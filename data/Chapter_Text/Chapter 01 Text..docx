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446C931" w14:textId="31E9A673" w:rsidR="00AF11D1" w:rsidRPr="009B6EF8" w:rsidRDefault="00AF11D1" w:rsidP="003D1EBD">
      <w:pPr>
        <w:pStyle w:val="AR6Chap1Level0"/>
        <w:rPr>
          <w:lang w:val="en-GB"/>
        </w:rPr>
      </w:pPr>
      <w:r w:rsidRPr="009B6EF8">
        <w:rPr>
          <w:lang w:val="en-GB"/>
        </w:rPr>
        <w:t xml:space="preserve">Chapter 1: </w:t>
      </w:r>
      <w:bookmarkStart w:id="1" w:name="_Hlk75163950"/>
      <w:r w:rsidRPr="009B6EF8">
        <w:rPr>
          <w:lang w:val="en-GB"/>
        </w:rPr>
        <w:t xml:space="preserve">Framing, </w:t>
      </w:r>
      <w:del w:id="2" w:author="Ian Blenkinsop" w:date="2021-06-30T16:16:00Z">
        <w:r w:rsidRPr="009B6EF8" w:rsidDel="00461C4F">
          <w:rPr>
            <w:lang w:val="en-GB"/>
          </w:rPr>
          <w:delText>c</w:delText>
        </w:r>
      </w:del>
      <w:ins w:id="3" w:author="Ian Blenkinsop" w:date="2021-06-30T16:16:00Z">
        <w:r w:rsidR="00461C4F">
          <w:rPr>
            <w:lang w:val="en-GB"/>
          </w:rPr>
          <w:t>C</w:t>
        </w:r>
      </w:ins>
      <w:r w:rsidRPr="009B6EF8">
        <w:rPr>
          <w:lang w:val="en-GB"/>
        </w:rPr>
        <w:t>ontext</w:t>
      </w:r>
      <w:del w:id="4" w:author="Ian Blenkinsop" w:date="2021-06-30T16:16:00Z">
        <w:r w:rsidR="003F1527" w:rsidDel="00461C4F">
          <w:rPr>
            <w:lang w:val="en-GB"/>
          </w:rPr>
          <w:delText xml:space="preserve">, </w:delText>
        </w:r>
      </w:del>
      <w:ins w:id="5" w:author="Ian Blenkinsop" w:date="2021-06-30T16:16:00Z">
        <w:r w:rsidR="00461C4F">
          <w:rPr>
            <w:lang w:val="en-GB"/>
          </w:rPr>
          <w:t xml:space="preserve"> </w:t>
        </w:r>
      </w:ins>
      <w:r w:rsidR="003F1527">
        <w:rPr>
          <w:lang w:val="en-GB"/>
        </w:rPr>
        <w:t>and</w:t>
      </w:r>
      <w:r w:rsidRPr="009B6EF8">
        <w:rPr>
          <w:lang w:val="en-GB"/>
        </w:rPr>
        <w:t xml:space="preserve"> </w:t>
      </w:r>
      <w:del w:id="6" w:author="Ian Blenkinsop" w:date="2021-06-30T16:16:00Z">
        <w:r w:rsidRPr="009B6EF8" w:rsidDel="00461C4F">
          <w:rPr>
            <w:lang w:val="en-GB"/>
          </w:rPr>
          <w:delText>methods</w:delText>
        </w:r>
      </w:del>
      <w:bookmarkEnd w:id="1"/>
      <w:ins w:id="7" w:author="Ian Blenkinsop" w:date="2021-06-30T16:16:00Z">
        <w:r w:rsidR="00461C4F">
          <w:rPr>
            <w:lang w:val="en-GB"/>
          </w:rPr>
          <w:t>M</w:t>
        </w:r>
        <w:r w:rsidR="00461C4F" w:rsidRPr="009B6EF8">
          <w:rPr>
            <w:lang w:val="en-GB"/>
          </w:rPr>
          <w:t>ethods</w:t>
        </w:r>
      </w:ins>
    </w:p>
    <w:p w14:paraId="5D0BD438" w14:textId="77777777" w:rsidR="001467AB" w:rsidRPr="001467AB" w:rsidRDefault="001467AB" w:rsidP="001467AB">
      <w:pPr>
        <w:rPr>
          <w:b/>
        </w:rPr>
      </w:pPr>
    </w:p>
    <w:p w14:paraId="431F2557" w14:textId="77777777" w:rsidR="002079D8" w:rsidRPr="002079D8" w:rsidRDefault="002079D8" w:rsidP="002079D8">
      <w:pPr>
        <w:spacing w:after="160" w:line="259" w:lineRule="auto"/>
      </w:pPr>
    </w:p>
    <w:tbl>
      <w:tblPr>
        <w:tblStyle w:val="Grilledutableau2"/>
        <w:tblW w:w="0" w:type="auto"/>
        <w:tblLook w:val="04A0" w:firstRow="1" w:lastRow="0" w:firstColumn="1" w:lastColumn="0" w:noHBand="0" w:noVBand="1"/>
      </w:tblPr>
      <w:tblGrid>
        <w:gridCol w:w="2265"/>
        <w:gridCol w:w="2265"/>
        <w:gridCol w:w="2266"/>
        <w:gridCol w:w="2266"/>
      </w:tblGrid>
      <w:tr w:rsidR="002079D8" w:rsidRPr="002079D8" w14:paraId="09A61D86" w14:textId="77777777" w:rsidTr="005C2E32">
        <w:tc>
          <w:tcPr>
            <w:tcW w:w="2265" w:type="dxa"/>
          </w:tcPr>
          <w:p w14:paraId="1CE84FBA" w14:textId="77777777" w:rsidR="002079D8" w:rsidRPr="002079D8" w:rsidRDefault="002079D8" w:rsidP="002079D8">
            <w:r w:rsidRPr="002079D8">
              <w:t>Version</w:t>
            </w:r>
          </w:p>
        </w:tc>
        <w:tc>
          <w:tcPr>
            <w:tcW w:w="2265" w:type="dxa"/>
          </w:tcPr>
          <w:p w14:paraId="1747533C" w14:textId="77777777" w:rsidR="002079D8" w:rsidRPr="002079D8" w:rsidRDefault="002079D8" w:rsidP="002079D8">
            <w:r w:rsidRPr="002079D8">
              <w:t>Date</w:t>
            </w:r>
          </w:p>
        </w:tc>
        <w:tc>
          <w:tcPr>
            <w:tcW w:w="2266" w:type="dxa"/>
          </w:tcPr>
          <w:p w14:paraId="2650F546" w14:textId="77777777" w:rsidR="002079D8" w:rsidRPr="002079D8" w:rsidRDefault="002079D8" w:rsidP="002079D8">
            <w:r w:rsidRPr="002079D8">
              <w:t>Name</w:t>
            </w:r>
          </w:p>
        </w:tc>
        <w:tc>
          <w:tcPr>
            <w:tcW w:w="2266" w:type="dxa"/>
          </w:tcPr>
          <w:p w14:paraId="0ADE350E" w14:textId="77777777" w:rsidR="002079D8" w:rsidRPr="002079D8" w:rsidRDefault="002079D8" w:rsidP="002079D8">
            <w:r w:rsidRPr="002079D8">
              <w:t>Action</w:t>
            </w:r>
          </w:p>
        </w:tc>
      </w:tr>
      <w:tr w:rsidR="002079D8" w:rsidRPr="002079D8" w14:paraId="4301EE64" w14:textId="77777777" w:rsidTr="005C2E32">
        <w:tc>
          <w:tcPr>
            <w:tcW w:w="2265" w:type="dxa"/>
          </w:tcPr>
          <w:p w14:paraId="44C76370" w14:textId="45938519" w:rsidR="002079D8" w:rsidRPr="002079D8" w:rsidRDefault="00772BAC" w:rsidP="002079D8">
            <w:r>
              <w:t>2</w:t>
            </w:r>
          </w:p>
        </w:tc>
        <w:tc>
          <w:tcPr>
            <w:tcW w:w="2265" w:type="dxa"/>
          </w:tcPr>
          <w:p w14:paraId="303E9DA6" w14:textId="7DCFFB77" w:rsidR="002079D8" w:rsidRPr="002079D8" w:rsidRDefault="00772BAC" w:rsidP="002079D8">
            <w:r>
              <w:t>20 May 2021</w:t>
            </w:r>
          </w:p>
        </w:tc>
        <w:tc>
          <w:tcPr>
            <w:tcW w:w="2266" w:type="dxa"/>
          </w:tcPr>
          <w:p w14:paraId="6D32BA99" w14:textId="26ED4B71" w:rsidR="002079D8" w:rsidRPr="002079D8" w:rsidRDefault="00772BAC" w:rsidP="002079D8">
            <w:r>
              <w:t>Robin</w:t>
            </w:r>
          </w:p>
        </w:tc>
        <w:tc>
          <w:tcPr>
            <w:tcW w:w="2266" w:type="dxa"/>
          </w:tcPr>
          <w:p w14:paraId="4E2D82DB" w14:textId="45123B63" w:rsidR="002079D8" w:rsidRPr="002079D8" w:rsidRDefault="00772BAC" w:rsidP="002079D8">
            <w:r>
              <w:t>Reference check 1</w:t>
            </w:r>
            <w:r w:rsidR="00D17E0D">
              <w:t xml:space="preserve"> half-done</w:t>
            </w:r>
          </w:p>
        </w:tc>
      </w:tr>
      <w:tr w:rsidR="00D17E0D" w:rsidRPr="002079D8" w14:paraId="0BD79936" w14:textId="77777777" w:rsidTr="005C2E32">
        <w:tc>
          <w:tcPr>
            <w:tcW w:w="2265" w:type="dxa"/>
          </w:tcPr>
          <w:p w14:paraId="3C233C35" w14:textId="0C0307BB" w:rsidR="00D17E0D" w:rsidRPr="002079D8" w:rsidRDefault="00D17E0D" w:rsidP="00D17E0D">
            <w:r>
              <w:t>4</w:t>
            </w:r>
          </w:p>
        </w:tc>
        <w:tc>
          <w:tcPr>
            <w:tcW w:w="2265" w:type="dxa"/>
          </w:tcPr>
          <w:p w14:paraId="2EC99AD7" w14:textId="274971AE" w:rsidR="00D17E0D" w:rsidRPr="002079D8" w:rsidRDefault="00D17E0D" w:rsidP="00D17E0D">
            <w:r>
              <w:t>1 June 2021</w:t>
            </w:r>
          </w:p>
        </w:tc>
        <w:tc>
          <w:tcPr>
            <w:tcW w:w="2266" w:type="dxa"/>
          </w:tcPr>
          <w:p w14:paraId="0745FEEE" w14:textId="69F904FA" w:rsidR="00D17E0D" w:rsidRPr="002079D8" w:rsidRDefault="00D17E0D" w:rsidP="00D17E0D">
            <w:r>
              <w:t>Robin</w:t>
            </w:r>
          </w:p>
        </w:tc>
        <w:tc>
          <w:tcPr>
            <w:tcW w:w="2266" w:type="dxa"/>
          </w:tcPr>
          <w:p w14:paraId="23519541" w14:textId="02500E56" w:rsidR="00D17E0D" w:rsidRPr="002079D8" w:rsidRDefault="00D17E0D" w:rsidP="00D17E0D">
            <w:r>
              <w:t>Reference check 1 completed</w:t>
            </w:r>
          </w:p>
        </w:tc>
      </w:tr>
      <w:tr w:rsidR="00D17E0D" w:rsidRPr="00512141" w14:paraId="23CBEC69" w14:textId="77777777" w:rsidTr="005C2E32">
        <w:tc>
          <w:tcPr>
            <w:tcW w:w="2265" w:type="dxa"/>
          </w:tcPr>
          <w:p w14:paraId="691D61BD" w14:textId="7FF09076" w:rsidR="00D17E0D" w:rsidRPr="002079D8" w:rsidRDefault="00115C88" w:rsidP="00D17E0D">
            <w:r>
              <w:t>6</w:t>
            </w:r>
          </w:p>
        </w:tc>
        <w:tc>
          <w:tcPr>
            <w:tcW w:w="2265" w:type="dxa"/>
          </w:tcPr>
          <w:p w14:paraId="273B878C" w14:textId="6A3E8CCA" w:rsidR="00D17E0D" w:rsidRPr="002079D8" w:rsidRDefault="00115C88" w:rsidP="00D17E0D">
            <w:r>
              <w:t>18 June 2021</w:t>
            </w:r>
          </w:p>
        </w:tc>
        <w:tc>
          <w:tcPr>
            <w:tcW w:w="2266" w:type="dxa"/>
          </w:tcPr>
          <w:p w14:paraId="31CBD150" w14:textId="08F508A5" w:rsidR="00D17E0D" w:rsidRPr="002079D8" w:rsidRDefault="00115C88" w:rsidP="00D17E0D">
            <w:r>
              <w:t>clotilde</w:t>
            </w:r>
          </w:p>
        </w:tc>
        <w:tc>
          <w:tcPr>
            <w:tcW w:w="2266" w:type="dxa"/>
          </w:tcPr>
          <w:p w14:paraId="7329C087" w14:textId="2635DE43" w:rsidR="00D17E0D" w:rsidRPr="00846764" w:rsidRDefault="00115C88" w:rsidP="00D17E0D">
            <w:pPr>
              <w:rPr>
                <w:lang w:val="en-US"/>
              </w:rPr>
            </w:pPr>
            <w:r w:rsidRPr="00846764">
              <w:rPr>
                <w:lang w:val="en-US"/>
              </w:rPr>
              <w:t xml:space="preserve">Author list &amp; ccb list </w:t>
            </w:r>
            <w:r>
              <w:rPr>
                <w:lang w:val="en-US"/>
              </w:rPr>
              <w:t>checked and updated</w:t>
            </w:r>
          </w:p>
        </w:tc>
      </w:tr>
      <w:tr w:rsidR="00D17E0D" w:rsidRPr="00115C88" w14:paraId="1913CA19" w14:textId="77777777" w:rsidTr="005C2E32">
        <w:tc>
          <w:tcPr>
            <w:tcW w:w="2265" w:type="dxa"/>
          </w:tcPr>
          <w:p w14:paraId="61394B3D" w14:textId="7FF7F0CA" w:rsidR="00D17E0D" w:rsidRPr="00846764" w:rsidRDefault="007174D1" w:rsidP="00D17E0D">
            <w:pPr>
              <w:rPr>
                <w:lang w:val="en-US"/>
              </w:rPr>
            </w:pPr>
            <w:r>
              <w:rPr>
                <w:lang w:val="en-US"/>
              </w:rPr>
              <w:t>7</w:t>
            </w:r>
          </w:p>
        </w:tc>
        <w:tc>
          <w:tcPr>
            <w:tcW w:w="2265" w:type="dxa"/>
          </w:tcPr>
          <w:p w14:paraId="6E084DDB" w14:textId="4A7EDF0A" w:rsidR="00D17E0D" w:rsidRPr="00846764" w:rsidRDefault="007174D1" w:rsidP="00D17E0D">
            <w:pPr>
              <w:rPr>
                <w:lang w:val="en-US"/>
              </w:rPr>
            </w:pPr>
            <w:r>
              <w:rPr>
                <w:lang w:val="en-US"/>
              </w:rPr>
              <w:t>21 June</w:t>
            </w:r>
          </w:p>
        </w:tc>
        <w:tc>
          <w:tcPr>
            <w:tcW w:w="2266" w:type="dxa"/>
          </w:tcPr>
          <w:p w14:paraId="4F9FBD93" w14:textId="67D9D869" w:rsidR="00D17E0D" w:rsidRPr="00846764" w:rsidRDefault="007174D1" w:rsidP="00D17E0D">
            <w:pPr>
              <w:rPr>
                <w:lang w:val="en-US"/>
              </w:rPr>
            </w:pPr>
            <w:r>
              <w:rPr>
                <w:lang w:val="en-US"/>
              </w:rPr>
              <w:t>clotilde</w:t>
            </w:r>
          </w:p>
        </w:tc>
        <w:tc>
          <w:tcPr>
            <w:tcW w:w="2266" w:type="dxa"/>
          </w:tcPr>
          <w:p w14:paraId="3E388359" w14:textId="3D7DDD14" w:rsidR="00D17E0D" w:rsidRPr="00846764" w:rsidRDefault="007174D1" w:rsidP="00D17E0D">
            <w:pPr>
              <w:rPr>
                <w:lang w:val="en-US"/>
              </w:rPr>
            </w:pPr>
            <w:r>
              <w:rPr>
                <w:lang w:val="en-US"/>
              </w:rPr>
              <w:t>Citation added</w:t>
            </w:r>
          </w:p>
        </w:tc>
      </w:tr>
      <w:tr w:rsidR="00D17E0D" w:rsidRPr="00115C88" w14:paraId="2E6BDA18" w14:textId="77777777" w:rsidTr="005C2E32">
        <w:tc>
          <w:tcPr>
            <w:tcW w:w="2265" w:type="dxa"/>
          </w:tcPr>
          <w:p w14:paraId="273CCF9D" w14:textId="367FCA9A" w:rsidR="00D17E0D" w:rsidRPr="00846764" w:rsidRDefault="00846764" w:rsidP="00D17E0D">
            <w:pPr>
              <w:rPr>
                <w:lang w:val="en-US"/>
              </w:rPr>
            </w:pPr>
            <w:r>
              <w:rPr>
                <w:lang w:val="en-US"/>
              </w:rPr>
              <w:t>8</w:t>
            </w:r>
          </w:p>
        </w:tc>
        <w:tc>
          <w:tcPr>
            <w:tcW w:w="2265" w:type="dxa"/>
          </w:tcPr>
          <w:p w14:paraId="62F58C28" w14:textId="5FE9B8C3" w:rsidR="00D17E0D" w:rsidRPr="00846764" w:rsidRDefault="00846764" w:rsidP="00D17E0D">
            <w:pPr>
              <w:rPr>
                <w:lang w:val="en-US"/>
              </w:rPr>
            </w:pPr>
            <w:r>
              <w:rPr>
                <w:lang w:val="en-US"/>
              </w:rPr>
              <w:t>21 June</w:t>
            </w:r>
          </w:p>
        </w:tc>
        <w:tc>
          <w:tcPr>
            <w:tcW w:w="2266" w:type="dxa"/>
          </w:tcPr>
          <w:p w14:paraId="010EB75F" w14:textId="687C4DB8" w:rsidR="00D17E0D" w:rsidRPr="00846764" w:rsidRDefault="00846764" w:rsidP="00D17E0D">
            <w:pPr>
              <w:rPr>
                <w:lang w:val="en-US"/>
              </w:rPr>
            </w:pPr>
            <w:r>
              <w:rPr>
                <w:lang w:val="en-US"/>
              </w:rPr>
              <w:t>clotilde</w:t>
            </w:r>
          </w:p>
        </w:tc>
        <w:tc>
          <w:tcPr>
            <w:tcW w:w="2266" w:type="dxa"/>
          </w:tcPr>
          <w:p w14:paraId="2C9D6D03" w14:textId="75FBC581" w:rsidR="00D17E0D" w:rsidRPr="00846764" w:rsidRDefault="00846764" w:rsidP="00D17E0D">
            <w:pPr>
              <w:rPr>
                <w:lang w:val="en-US"/>
              </w:rPr>
            </w:pPr>
            <w:r>
              <w:rPr>
                <w:lang w:val="en-US"/>
              </w:rPr>
              <w:t>Revision citation</w:t>
            </w:r>
          </w:p>
        </w:tc>
      </w:tr>
      <w:tr w:rsidR="00512141" w:rsidRPr="00512141" w14:paraId="71292313" w14:textId="77777777" w:rsidTr="005C2E32">
        <w:trPr>
          <w:ins w:id="8" w:author="Clotilde Pean" w:date="2021-06-21T11:47:00Z"/>
        </w:trPr>
        <w:tc>
          <w:tcPr>
            <w:tcW w:w="2265" w:type="dxa"/>
          </w:tcPr>
          <w:p w14:paraId="4BDFB1B5" w14:textId="10FA051D" w:rsidR="00512141" w:rsidRDefault="00512141" w:rsidP="00D17E0D">
            <w:pPr>
              <w:rPr>
                <w:ins w:id="9" w:author="Clotilde Pean" w:date="2021-06-21T11:47:00Z"/>
                <w:lang w:val="en-US"/>
              </w:rPr>
            </w:pPr>
            <w:r>
              <w:rPr>
                <w:lang w:val="en-US"/>
              </w:rPr>
              <w:t>9</w:t>
            </w:r>
          </w:p>
        </w:tc>
        <w:tc>
          <w:tcPr>
            <w:tcW w:w="2265" w:type="dxa"/>
          </w:tcPr>
          <w:p w14:paraId="5FB14EE9" w14:textId="20560D37" w:rsidR="00512141" w:rsidRDefault="00512141" w:rsidP="00D17E0D">
            <w:pPr>
              <w:rPr>
                <w:ins w:id="10" w:author="Clotilde Pean" w:date="2021-06-21T11:47:00Z"/>
                <w:lang w:val="en-US"/>
              </w:rPr>
            </w:pPr>
            <w:r>
              <w:rPr>
                <w:lang w:val="en-US"/>
              </w:rPr>
              <w:t>21 June</w:t>
            </w:r>
          </w:p>
        </w:tc>
        <w:tc>
          <w:tcPr>
            <w:tcW w:w="2266" w:type="dxa"/>
          </w:tcPr>
          <w:p w14:paraId="302D1889" w14:textId="41E2A787" w:rsidR="00512141" w:rsidRDefault="00512141" w:rsidP="00D17E0D">
            <w:pPr>
              <w:rPr>
                <w:ins w:id="11" w:author="Clotilde Pean" w:date="2021-06-21T11:47:00Z"/>
                <w:lang w:val="en-US"/>
              </w:rPr>
            </w:pPr>
            <w:r>
              <w:rPr>
                <w:lang w:val="en-US"/>
              </w:rPr>
              <w:t>clotilde</w:t>
            </w:r>
          </w:p>
        </w:tc>
        <w:tc>
          <w:tcPr>
            <w:tcW w:w="2266" w:type="dxa"/>
          </w:tcPr>
          <w:p w14:paraId="4D131C15" w14:textId="38D70E24" w:rsidR="00512141" w:rsidRDefault="00512141" w:rsidP="00D17E0D">
            <w:pPr>
              <w:rPr>
                <w:ins w:id="12" w:author="Clotilde Pean" w:date="2021-06-21T11:47:00Z"/>
                <w:lang w:val="en-US"/>
              </w:rPr>
            </w:pPr>
            <w:r>
              <w:rPr>
                <w:lang w:val="en-US"/>
              </w:rPr>
              <w:t>Figure 1.10 caption revised following Melissa’s intervention on te figure</w:t>
            </w:r>
          </w:p>
        </w:tc>
      </w:tr>
      <w:tr w:rsidR="007351B2" w:rsidRPr="00512141" w14:paraId="24DE10FF" w14:textId="77777777" w:rsidTr="005C2E32">
        <w:tc>
          <w:tcPr>
            <w:tcW w:w="2265" w:type="dxa"/>
          </w:tcPr>
          <w:p w14:paraId="7D527AA1" w14:textId="77777777" w:rsidR="007351B2" w:rsidRDefault="007351B2" w:rsidP="00D17E0D">
            <w:pPr>
              <w:rPr>
                <w:lang w:val="en-US"/>
              </w:rPr>
            </w:pPr>
          </w:p>
        </w:tc>
        <w:tc>
          <w:tcPr>
            <w:tcW w:w="2265" w:type="dxa"/>
          </w:tcPr>
          <w:p w14:paraId="60376919" w14:textId="71CAEF61" w:rsidR="007351B2" w:rsidRDefault="00197B9F" w:rsidP="00D17E0D">
            <w:pPr>
              <w:rPr>
                <w:lang w:val="en-US"/>
              </w:rPr>
            </w:pPr>
            <w:ins w:id="13" w:author="Ian Blenkinsop" w:date="2021-07-12T15:26:00Z">
              <w:r>
                <w:rPr>
                  <w:lang w:val="en-US"/>
                </w:rPr>
                <w:t>12</w:t>
              </w:r>
            </w:ins>
            <w:ins w:id="14" w:author="Ian Blenkinsop" w:date="2021-06-30T09:53:00Z">
              <w:r w:rsidR="007351B2">
                <w:rPr>
                  <w:lang w:val="en-US"/>
                </w:rPr>
                <w:t xml:space="preserve"> July 2021</w:t>
              </w:r>
            </w:ins>
          </w:p>
        </w:tc>
        <w:tc>
          <w:tcPr>
            <w:tcW w:w="2266" w:type="dxa"/>
          </w:tcPr>
          <w:p w14:paraId="48C7D29A" w14:textId="380E1042" w:rsidR="007351B2" w:rsidRDefault="007351B2" w:rsidP="00D17E0D">
            <w:pPr>
              <w:rPr>
                <w:lang w:val="en-US"/>
              </w:rPr>
            </w:pPr>
            <w:ins w:id="15" w:author="Ian Blenkinsop" w:date="2021-06-30T09:53:00Z">
              <w:r>
                <w:rPr>
                  <w:lang w:val="en-US"/>
                </w:rPr>
                <w:t>Soapbox (external)</w:t>
              </w:r>
            </w:ins>
          </w:p>
        </w:tc>
        <w:tc>
          <w:tcPr>
            <w:tcW w:w="2266" w:type="dxa"/>
          </w:tcPr>
          <w:p w14:paraId="34E734B7" w14:textId="067688EF" w:rsidR="007351B2" w:rsidRDefault="007351B2" w:rsidP="00D17E0D">
            <w:pPr>
              <w:rPr>
                <w:lang w:val="en-US"/>
              </w:rPr>
            </w:pPr>
            <w:ins w:id="16" w:author="Ian Blenkinsop" w:date="2021-06-30T09:53:00Z">
              <w:r>
                <w:rPr>
                  <w:lang w:val="en-US"/>
                </w:rPr>
                <w:t>Copyedit</w:t>
              </w:r>
            </w:ins>
          </w:p>
        </w:tc>
      </w:tr>
    </w:tbl>
    <w:p w14:paraId="7A9A8D11" w14:textId="77777777" w:rsidR="002079D8" w:rsidRPr="00846764" w:rsidRDefault="002079D8" w:rsidP="002079D8">
      <w:pPr>
        <w:spacing w:after="160" w:line="259" w:lineRule="auto"/>
        <w:rPr>
          <w:rFonts w:asciiTheme="minorHAnsi" w:eastAsiaTheme="minorHAnsi" w:hAnsiTheme="minorHAnsi"/>
          <w:lang w:val="en-US" w:eastAsia="en-US"/>
        </w:rPr>
      </w:pPr>
    </w:p>
    <w:p w14:paraId="157AB582" w14:textId="77777777" w:rsidR="002079D8" w:rsidRDefault="002079D8">
      <w:pPr>
        <w:rPr>
          <w:b/>
        </w:rPr>
      </w:pPr>
      <w:r>
        <w:br w:type="page"/>
      </w:r>
    </w:p>
    <w:p w14:paraId="6F04043B" w14:textId="19957373" w:rsidR="00AF11D1" w:rsidRPr="009B6EF8" w:rsidRDefault="00AF11D1" w:rsidP="00AF11D1">
      <w:pPr>
        <w:pStyle w:val="AR6BodyTextBold"/>
        <w:rPr>
          <w:rStyle w:val="AR6BodyTextCar"/>
        </w:rPr>
      </w:pPr>
      <w:r w:rsidRPr="009B6EF8">
        <w:rPr>
          <w:lang w:val="en-GB"/>
        </w:rPr>
        <w:lastRenderedPageBreak/>
        <w:t xml:space="preserve">Coordinating Lead Authors: </w:t>
      </w:r>
    </w:p>
    <w:p w14:paraId="08232EA4" w14:textId="6363BB97" w:rsidR="00A0682F" w:rsidRPr="00FA4D8D" w:rsidRDefault="00A0682F" w:rsidP="00A0682F">
      <w:pPr>
        <w:pStyle w:val="AR6BodyText"/>
        <w:rPr>
          <w:lang w:val="en-GB"/>
        </w:rPr>
      </w:pPr>
      <w:r w:rsidRPr="00FA4D8D">
        <w:rPr>
          <w:lang w:val="en-GB"/>
        </w:rPr>
        <w:t xml:space="preserve">Deliang Chen (Sweden), Maisa Rojas (Chile), Bjørn </w:t>
      </w:r>
      <w:r w:rsidR="00493F74" w:rsidRPr="00FA4D8D">
        <w:rPr>
          <w:lang w:val="en-GB"/>
        </w:rPr>
        <w:t xml:space="preserve">H. </w:t>
      </w:r>
      <w:r w:rsidRPr="00FA4D8D">
        <w:rPr>
          <w:lang w:val="en-GB"/>
        </w:rPr>
        <w:t>Samset (Norway)</w:t>
      </w:r>
    </w:p>
    <w:p w14:paraId="48C10FF0" w14:textId="77777777" w:rsidR="00AF11D1" w:rsidRPr="00FA4D8D" w:rsidRDefault="00AF11D1" w:rsidP="00A0682F">
      <w:pPr>
        <w:pStyle w:val="AR6BodyText"/>
        <w:rPr>
          <w:lang w:val="en-GB"/>
        </w:rPr>
      </w:pPr>
    </w:p>
    <w:p w14:paraId="318D332B" w14:textId="77777777" w:rsidR="00AF11D1" w:rsidRPr="009B6EF8" w:rsidRDefault="00AF11D1" w:rsidP="00AF11D1">
      <w:pPr>
        <w:pStyle w:val="AR6BodyTextBold"/>
        <w:rPr>
          <w:lang w:val="en-GB"/>
        </w:rPr>
      </w:pPr>
      <w:r w:rsidRPr="009B6EF8">
        <w:rPr>
          <w:lang w:val="en-GB"/>
        </w:rPr>
        <w:t xml:space="preserve">Lead Authors: </w:t>
      </w:r>
    </w:p>
    <w:p w14:paraId="10F0CF51" w14:textId="1BDFBAD1" w:rsidR="00AF11D1" w:rsidRPr="00FA4D8D" w:rsidRDefault="00A0682F" w:rsidP="00AF11D1">
      <w:pPr>
        <w:pStyle w:val="AR6BodyText"/>
        <w:rPr>
          <w:color w:val="000000"/>
          <w:lang w:val="en-GB"/>
        </w:rPr>
      </w:pPr>
      <w:r w:rsidRPr="00FA4D8D">
        <w:rPr>
          <w:color w:val="000000"/>
          <w:lang w:val="en-GB"/>
        </w:rPr>
        <w:t>Kim Cobb (</w:t>
      </w:r>
      <w:bookmarkStart w:id="17" w:name="_Hlk74925717"/>
      <w:r w:rsidR="00115C88">
        <w:rPr>
          <w:color w:val="000000"/>
          <w:lang w:val="en-GB"/>
        </w:rPr>
        <w:t>United States of America</w:t>
      </w:r>
      <w:bookmarkEnd w:id="17"/>
      <w:r w:rsidRPr="00FA4D8D">
        <w:rPr>
          <w:color w:val="000000"/>
          <w:lang w:val="en-GB"/>
        </w:rPr>
        <w:t>), Aida Diongue-Niang (Senegal), Paul Edwards (</w:t>
      </w:r>
      <w:r w:rsidR="00115C88" w:rsidRPr="00115C88">
        <w:rPr>
          <w:color w:val="000000"/>
          <w:lang w:val="en-GB"/>
        </w:rPr>
        <w:t>United States of America</w:t>
      </w:r>
      <w:r w:rsidRPr="00FA4D8D">
        <w:rPr>
          <w:color w:val="000000"/>
          <w:lang w:val="en-GB"/>
        </w:rPr>
        <w:t>), Seita Emori (Japan), Sergio Henrique Faria (Spain/Brazil), Ed Hawkins (</w:t>
      </w:r>
      <w:r w:rsidR="00115C88">
        <w:rPr>
          <w:color w:val="000000"/>
          <w:lang w:val="en-GB"/>
        </w:rPr>
        <w:t>United Kingdom</w:t>
      </w:r>
      <w:r w:rsidRPr="00FA4D8D">
        <w:rPr>
          <w:color w:val="000000"/>
          <w:lang w:val="en-GB"/>
        </w:rPr>
        <w:t xml:space="preserve">), Pandora Hope (Australia), Philippe Huybrechts (Belgium), Malte Meinshausen (Australia/Germany), Sawsan </w:t>
      </w:r>
      <w:r w:rsidR="00115C88">
        <w:rPr>
          <w:color w:val="000000"/>
          <w:lang w:val="en-GB"/>
        </w:rPr>
        <w:t xml:space="preserve">Khair Elsied Abdel </w:t>
      </w:r>
      <w:r w:rsidR="00AB77D2" w:rsidRPr="00AB77D2">
        <w:rPr>
          <w:color w:val="000000"/>
          <w:lang w:val="en-GB"/>
        </w:rPr>
        <w:t xml:space="preserve">Rahim </w:t>
      </w:r>
      <w:r w:rsidRPr="00FA4D8D">
        <w:rPr>
          <w:color w:val="000000"/>
          <w:lang w:val="en-GB"/>
        </w:rPr>
        <w:t>Mustafa (Sudan), Gian-Kasper Plattner (Switzerland), Anne Marie Treguier (France)</w:t>
      </w:r>
    </w:p>
    <w:p w14:paraId="014E0FFA" w14:textId="77777777" w:rsidR="00A0682F" w:rsidRPr="00FA4D8D" w:rsidRDefault="00A0682F" w:rsidP="00AF11D1">
      <w:pPr>
        <w:pStyle w:val="AR6BodyText"/>
        <w:rPr>
          <w:lang w:val="en-GB"/>
        </w:rPr>
      </w:pPr>
    </w:p>
    <w:p w14:paraId="2AC78A1E" w14:textId="2026933D" w:rsidR="00AF11D1" w:rsidRPr="009B6EF8" w:rsidRDefault="00AF11D1" w:rsidP="00AF11D1">
      <w:pPr>
        <w:pStyle w:val="AR6BodyTextBold"/>
        <w:rPr>
          <w:lang w:val="en-GB"/>
        </w:rPr>
      </w:pPr>
      <w:r w:rsidRPr="009B6EF8">
        <w:rPr>
          <w:lang w:val="en-GB"/>
        </w:rPr>
        <w:t xml:space="preserve">Contributing Authors: </w:t>
      </w:r>
    </w:p>
    <w:p w14:paraId="5CFA5109" w14:textId="50B6F7F4" w:rsidR="00AF11D1" w:rsidRPr="00FA4D8D" w:rsidRDefault="0099474F" w:rsidP="0079149B">
      <w:pPr>
        <w:pStyle w:val="AR6BodyText"/>
        <w:rPr>
          <w:lang w:val="en-GB"/>
        </w:rPr>
      </w:pPr>
      <w:r w:rsidRPr="00FA4D8D">
        <w:rPr>
          <w:lang w:val="en-GB"/>
        </w:rPr>
        <w:t xml:space="preserve">Hui-Wen Lai (Sweden), </w:t>
      </w:r>
      <w:r w:rsidR="00C65430" w:rsidRPr="00FA4D8D">
        <w:rPr>
          <w:lang w:val="en-GB"/>
        </w:rPr>
        <w:t xml:space="preserve">Tania Villaseñor (Chile), </w:t>
      </w:r>
      <w:r w:rsidR="001D7209" w:rsidRPr="00FA4D8D">
        <w:rPr>
          <w:lang w:val="en-GB"/>
        </w:rPr>
        <w:t xml:space="preserve">Rondrotiana Barimalala (South Africa/Madagascar), Rosario Carmona (Chile), Peter </w:t>
      </w:r>
      <w:r w:rsidR="00115C88">
        <w:rPr>
          <w:lang w:val="en-GB"/>
        </w:rPr>
        <w:t xml:space="preserve">M. </w:t>
      </w:r>
      <w:r w:rsidR="001D7209" w:rsidRPr="00FA4D8D">
        <w:rPr>
          <w:lang w:val="en-GB"/>
        </w:rPr>
        <w:t>Cox (U</w:t>
      </w:r>
      <w:r w:rsidR="00115C88">
        <w:rPr>
          <w:lang w:val="en-GB"/>
        </w:rPr>
        <w:t>nited Kingdom</w:t>
      </w:r>
      <w:del w:id="18" w:author="Ian Blenkinsop" w:date="2021-06-30T09:53:00Z">
        <w:r w:rsidR="001D7209" w:rsidRPr="00FA4D8D" w:rsidDel="007351B2">
          <w:rPr>
            <w:lang w:val="en-GB"/>
          </w:rPr>
          <w:delText>K</w:delText>
        </w:r>
      </w:del>
      <w:r w:rsidR="001D7209" w:rsidRPr="00FA4D8D">
        <w:rPr>
          <w:lang w:val="en-GB"/>
        </w:rPr>
        <w:t xml:space="preserve">), Wolfgang Cramer (France/Germany), Francisco </w:t>
      </w:r>
      <w:r w:rsidR="00115C88">
        <w:rPr>
          <w:lang w:val="en-GB"/>
        </w:rPr>
        <w:t xml:space="preserve">J. </w:t>
      </w:r>
      <w:r w:rsidR="001D7209" w:rsidRPr="00FA4D8D">
        <w:rPr>
          <w:lang w:val="en-GB"/>
        </w:rPr>
        <w:t>Doblas-Reyes (Spain), Hans Dolman (</w:t>
      </w:r>
      <w:r w:rsidR="00115C88">
        <w:rPr>
          <w:lang w:val="en-GB"/>
        </w:rPr>
        <w:t xml:space="preserve">The </w:t>
      </w:r>
      <w:r w:rsidR="001D7209" w:rsidRPr="00FA4D8D">
        <w:rPr>
          <w:lang w:val="en-GB"/>
        </w:rPr>
        <w:t xml:space="preserve">Netherlands), Alessandro Dosio (Italy), Veronika Eyring (Germany), Greg </w:t>
      </w:r>
      <w:r w:rsidR="00115C88">
        <w:rPr>
          <w:lang w:val="en-GB"/>
        </w:rPr>
        <w:t xml:space="preserve">M. </w:t>
      </w:r>
      <w:r w:rsidR="001D7209" w:rsidRPr="00FA4D8D">
        <w:rPr>
          <w:lang w:val="en-GB"/>
        </w:rPr>
        <w:t xml:space="preserve">Flato (Canada), </w:t>
      </w:r>
      <w:r w:rsidR="00C65430" w:rsidRPr="00FA4D8D">
        <w:rPr>
          <w:lang w:val="en-GB"/>
        </w:rPr>
        <w:t>Piers Forster (U</w:t>
      </w:r>
      <w:r w:rsidR="00115C88">
        <w:rPr>
          <w:lang w:val="en-GB"/>
        </w:rPr>
        <w:t>nited Kingdom</w:t>
      </w:r>
      <w:r w:rsidR="00C65430" w:rsidRPr="00FA4D8D">
        <w:rPr>
          <w:lang w:val="en-GB"/>
        </w:rPr>
        <w:t xml:space="preserve">), </w:t>
      </w:r>
      <w:r w:rsidR="001D7209" w:rsidRPr="00FA4D8D">
        <w:rPr>
          <w:lang w:val="en-GB"/>
        </w:rPr>
        <w:t xml:space="preserve">David Frame (New Zealand), Katja Frieler (Germany), </w:t>
      </w:r>
      <w:r w:rsidR="00C65430" w:rsidRPr="00FA4D8D">
        <w:rPr>
          <w:lang w:val="en-GB"/>
        </w:rPr>
        <w:t xml:space="preserve">Jan </w:t>
      </w:r>
      <w:r w:rsidR="00386A7B" w:rsidRPr="00FA4D8D">
        <w:rPr>
          <w:lang w:val="en-GB"/>
        </w:rPr>
        <w:t xml:space="preserve">S. </w:t>
      </w:r>
      <w:r w:rsidR="00C65430" w:rsidRPr="00FA4D8D">
        <w:rPr>
          <w:lang w:val="en-GB"/>
        </w:rPr>
        <w:t>Fuglestvedt (No</w:t>
      </w:r>
      <w:r w:rsidR="00386A7B" w:rsidRPr="00FA4D8D">
        <w:rPr>
          <w:lang w:val="en-GB"/>
        </w:rPr>
        <w:t>r</w:t>
      </w:r>
      <w:r w:rsidR="00C65430" w:rsidRPr="00FA4D8D">
        <w:rPr>
          <w:lang w:val="en-GB"/>
        </w:rPr>
        <w:t xml:space="preserve">way), </w:t>
      </w:r>
      <w:r w:rsidR="001D7209" w:rsidRPr="00FA4D8D">
        <w:rPr>
          <w:lang w:val="en-GB"/>
        </w:rPr>
        <w:t xml:space="preserve">John </w:t>
      </w:r>
      <w:r w:rsidR="00115C88">
        <w:rPr>
          <w:lang w:val="en-GB"/>
        </w:rPr>
        <w:t xml:space="preserve">C. </w:t>
      </w:r>
      <w:r w:rsidR="001D7209" w:rsidRPr="00FA4D8D">
        <w:rPr>
          <w:lang w:val="en-GB"/>
        </w:rPr>
        <w:t>Fyfe (Canada),</w:t>
      </w:r>
      <w:r w:rsidR="004D26F9" w:rsidRPr="00FA4D8D">
        <w:rPr>
          <w:lang w:val="en-GB"/>
        </w:rPr>
        <w:t xml:space="preserve"> Mathias Garschagen (Germany),</w:t>
      </w:r>
      <w:r w:rsidR="001D7209" w:rsidRPr="00FA4D8D">
        <w:rPr>
          <w:lang w:val="en-GB"/>
        </w:rPr>
        <w:t xml:space="preserve"> Joelle Gergis (Australia), Nathan </w:t>
      </w:r>
      <w:r w:rsidR="00115C88">
        <w:rPr>
          <w:lang w:val="en-GB"/>
        </w:rPr>
        <w:t xml:space="preserve">P. </w:t>
      </w:r>
      <w:r w:rsidR="001D7209" w:rsidRPr="00FA4D8D">
        <w:rPr>
          <w:lang w:val="en-GB"/>
        </w:rPr>
        <w:t>Gillet (Canad</w:t>
      </w:r>
      <w:r w:rsidR="00115C88">
        <w:rPr>
          <w:lang w:val="en-GB"/>
        </w:rPr>
        <w:t>a</w:t>
      </w:r>
      <w:r w:rsidR="001D7209" w:rsidRPr="00FA4D8D">
        <w:rPr>
          <w:lang w:val="en-GB"/>
        </w:rPr>
        <w:t>), Michael Grose (Australia), Eric Guilyardi (France), Celine Guivarch (France), Susan Hassol (</w:t>
      </w:r>
      <w:bookmarkStart w:id="19" w:name="_Hlk74926682"/>
      <w:r w:rsidR="00115C88" w:rsidRPr="00115C88">
        <w:rPr>
          <w:lang w:val="en-GB"/>
        </w:rPr>
        <w:t>United States of America</w:t>
      </w:r>
      <w:bookmarkEnd w:id="19"/>
      <w:r w:rsidR="001D7209" w:rsidRPr="00FA4D8D">
        <w:rPr>
          <w:lang w:val="en-GB"/>
        </w:rPr>
        <w:t>), Zeke Hausfather (</w:t>
      </w:r>
      <w:r w:rsidR="00115C88" w:rsidRPr="00115C88">
        <w:rPr>
          <w:lang w:val="en-GB"/>
        </w:rPr>
        <w:t>United States of America</w:t>
      </w:r>
      <w:r w:rsidR="001D7209" w:rsidRPr="00FA4D8D">
        <w:rPr>
          <w:lang w:val="en-GB"/>
        </w:rPr>
        <w:t>), Hans Hersbach (U</w:t>
      </w:r>
      <w:r w:rsidR="00115C88">
        <w:rPr>
          <w:lang w:val="en-GB"/>
        </w:rPr>
        <w:t>nited Kingdom</w:t>
      </w:r>
      <w:r w:rsidR="009B6EF8" w:rsidRPr="00FA4D8D">
        <w:rPr>
          <w:lang w:val="en-GB"/>
        </w:rPr>
        <w:t>/</w:t>
      </w:r>
      <w:r w:rsidR="00115C88">
        <w:rPr>
          <w:lang w:val="en-GB"/>
        </w:rPr>
        <w:t xml:space="preserve">The </w:t>
      </w:r>
      <w:r w:rsidR="009B6EF8" w:rsidRPr="00FA4D8D">
        <w:rPr>
          <w:lang w:val="en-GB"/>
        </w:rPr>
        <w:t>Netherlands</w:t>
      </w:r>
      <w:r w:rsidR="001D7209" w:rsidRPr="00FA4D8D">
        <w:rPr>
          <w:lang w:val="en-GB"/>
        </w:rPr>
        <w:t xml:space="preserve">), </w:t>
      </w:r>
      <w:r w:rsidR="00C65430" w:rsidRPr="00FA4D8D">
        <w:rPr>
          <w:lang w:val="en-GB"/>
        </w:rPr>
        <w:t xml:space="preserve">Helene </w:t>
      </w:r>
      <w:r w:rsidR="0084357E">
        <w:rPr>
          <w:lang w:val="en-GB"/>
        </w:rPr>
        <w:t xml:space="preserve">T. </w:t>
      </w:r>
      <w:r w:rsidR="00C65430" w:rsidRPr="00FA4D8D">
        <w:rPr>
          <w:lang w:val="en-GB"/>
        </w:rPr>
        <w:t>Hewitt (U</w:t>
      </w:r>
      <w:r w:rsidR="0084357E">
        <w:rPr>
          <w:lang w:val="en-GB"/>
        </w:rPr>
        <w:t>nited Kingdom</w:t>
      </w:r>
      <w:r w:rsidR="00C65430" w:rsidRPr="00FA4D8D">
        <w:rPr>
          <w:lang w:val="en-GB"/>
        </w:rPr>
        <w:t xml:space="preserve">), </w:t>
      </w:r>
      <w:r w:rsidR="001D7209" w:rsidRPr="00FA4D8D">
        <w:rPr>
          <w:lang w:val="en-GB"/>
        </w:rPr>
        <w:t>Mark Howden (Australia),</w:t>
      </w:r>
      <w:r w:rsidR="0083799B" w:rsidRPr="00FA4D8D">
        <w:rPr>
          <w:lang w:val="en-GB"/>
        </w:rPr>
        <w:t xml:space="preserve"> Christian Huggel (Switzerland), </w:t>
      </w:r>
      <w:r w:rsidR="001D7209" w:rsidRPr="00FA4D8D">
        <w:rPr>
          <w:lang w:val="en-GB"/>
        </w:rPr>
        <w:t xml:space="preserve"> </w:t>
      </w:r>
      <w:r w:rsidR="00C34B81" w:rsidRPr="00FA4D8D">
        <w:rPr>
          <w:lang w:val="en-GB"/>
        </w:rPr>
        <w:t xml:space="preserve">Margot Hurlbert (Canada), </w:t>
      </w:r>
      <w:r w:rsidR="00C55003" w:rsidRPr="00FA4D8D">
        <w:rPr>
          <w:lang w:val="en-GB"/>
        </w:rPr>
        <w:t xml:space="preserve">Christopher </w:t>
      </w:r>
      <w:r w:rsidR="001D7209" w:rsidRPr="00FA4D8D">
        <w:rPr>
          <w:lang w:val="en-GB"/>
        </w:rPr>
        <w:t>Jones (</w:t>
      </w:r>
      <w:r w:rsidR="0084357E">
        <w:rPr>
          <w:lang w:val="en-GB"/>
        </w:rPr>
        <w:t>United Kingdom</w:t>
      </w:r>
      <w:r w:rsidR="001D7209" w:rsidRPr="00FA4D8D">
        <w:rPr>
          <w:lang w:val="en-GB"/>
        </w:rPr>
        <w:t xml:space="preserve">), Richard </w:t>
      </w:r>
      <w:r w:rsidR="0084357E">
        <w:rPr>
          <w:lang w:val="en-GB"/>
        </w:rPr>
        <w:t xml:space="preserve">G. </w:t>
      </w:r>
      <w:r w:rsidR="001D7209" w:rsidRPr="00FA4D8D">
        <w:rPr>
          <w:lang w:val="en-GB"/>
        </w:rPr>
        <w:t>Jones (</w:t>
      </w:r>
      <w:r w:rsidR="0084357E" w:rsidRPr="0084357E">
        <w:rPr>
          <w:lang w:val="en-GB"/>
        </w:rPr>
        <w:t>United Kingdom</w:t>
      </w:r>
      <w:r w:rsidR="001D7209" w:rsidRPr="00FA4D8D">
        <w:rPr>
          <w:lang w:val="en-GB"/>
        </w:rPr>
        <w:t xml:space="preserve">), Darrell </w:t>
      </w:r>
      <w:r w:rsidR="0084357E">
        <w:rPr>
          <w:lang w:val="en-GB"/>
        </w:rPr>
        <w:t xml:space="preserve">S. </w:t>
      </w:r>
      <w:r w:rsidR="001D7209" w:rsidRPr="00FA4D8D">
        <w:rPr>
          <w:lang w:val="en-GB"/>
        </w:rPr>
        <w:t>Kaufman (</w:t>
      </w:r>
      <w:r w:rsidR="0084357E" w:rsidRPr="0084357E">
        <w:rPr>
          <w:lang w:val="en-GB"/>
        </w:rPr>
        <w:t>United States of America</w:t>
      </w:r>
      <w:r w:rsidR="001D7209" w:rsidRPr="00FA4D8D">
        <w:rPr>
          <w:lang w:val="en-GB"/>
        </w:rPr>
        <w:t>), Robert</w:t>
      </w:r>
      <w:r w:rsidR="0084357E">
        <w:rPr>
          <w:lang w:val="en-GB"/>
        </w:rPr>
        <w:t xml:space="preserve"> E.</w:t>
      </w:r>
      <w:r w:rsidR="001D7209" w:rsidRPr="00FA4D8D">
        <w:rPr>
          <w:lang w:val="en-GB"/>
        </w:rPr>
        <w:t xml:space="preserve"> Kopp (</w:t>
      </w:r>
      <w:r w:rsidR="0084357E" w:rsidRPr="0084357E">
        <w:rPr>
          <w:lang w:val="en-GB"/>
        </w:rPr>
        <w:t>United States of America</w:t>
      </w:r>
      <w:r w:rsidR="001D7209" w:rsidRPr="00FA4D8D">
        <w:rPr>
          <w:lang w:val="en-GB"/>
        </w:rPr>
        <w:t>), Anthony Leiserowitz (</w:t>
      </w:r>
      <w:r w:rsidR="0084357E" w:rsidRPr="00115C88">
        <w:rPr>
          <w:lang w:val="en-GB"/>
        </w:rPr>
        <w:t>United States of America</w:t>
      </w:r>
      <w:r w:rsidR="001D7209" w:rsidRPr="00FA4D8D">
        <w:rPr>
          <w:lang w:val="en-GB"/>
        </w:rPr>
        <w:t xml:space="preserve">), </w:t>
      </w:r>
      <w:r w:rsidR="004D26F9" w:rsidRPr="00FA4D8D">
        <w:rPr>
          <w:lang w:val="en-GB"/>
        </w:rPr>
        <w:t>Rob</w:t>
      </w:r>
      <w:r w:rsidR="00C77F36" w:rsidRPr="00FA4D8D">
        <w:rPr>
          <w:lang w:val="en-GB"/>
        </w:rPr>
        <w:t xml:space="preserve">ert </w:t>
      </w:r>
      <w:r w:rsidR="005407FB" w:rsidRPr="00FA4D8D">
        <w:rPr>
          <w:lang w:val="en-GB"/>
        </w:rPr>
        <w:t>J.</w:t>
      </w:r>
      <w:r w:rsidR="004D26F9" w:rsidRPr="00FA4D8D">
        <w:rPr>
          <w:lang w:val="en-GB"/>
        </w:rPr>
        <w:t xml:space="preserve"> Lempert (</w:t>
      </w:r>
      <w:r w:rsidR="00F67E9F" w:rsidRPr="00115C88">
        <w:rPr>
          <w:lang w:val="en-GB"/>
        </w:rPr>
        <w:t>United States of America</w:t>
      </w:r>
      <w:r w:rsidR="004D26F9" w:rsidRPr="00FA4D8D">
        <w:rPr>
          <w:lang w:val="en-GB"/>
        </w:rPr>
        <w:t xml:space="preserve">), </w:t>
      </w:r>
      <w:r w:rsidR="00027186" w:rsidRPr="00FA4D8D">
        <w:rPr>
          <w:lang w:val="en-GB"/>
        </w:rPr>
        <w:t>Jared Lewis (Australia</w:t>
      </w:r>
      <w:r w:rsidR="00B26821" w:rsidRPr="00FA4D8D">
        <w:rPr>
          <w:lang w:val="en-GB"/>
        </w:rPr>
        <w:t>/New Zealand</w:t>
      </w:r>
      <w:r w:rsidR="00027186" w:rsidRPr="00FA4D8D">
        <w:rPr>
          <w:lang w:val="en-GB"/>
        </w:rPr>
        <w:t xml:space="preserve">), </w:t>
      </w:r>
      <w:r w:rsidR="004D26F9" w:rsidRPr="00FA4D8D">
        <w:rPr>
          <w:lang w:val="en-GB"/>
        </w:rPr>
        <w:t>Hong Liao (</w:t>
      </w:r>
      <w:r w:rsidR="00E97BD7" w:rsidRPr="00FA4D8D">
        <w:rPr>
          <w:lang w:val="en-GB"/>
        </w:rPr>
        <w:t>China</w:t>
      </w:r>
      <w:r w:rsidR="004D26F9" w:rsidRPr="00FA4D8D">
        <w:rPr>
          <w:lang w:val="en-GB"/>
        </w:rPr>
        <w:t xml:space="preserve">), </w:t>
      </w:r>
      <w:r w:rsidR="001D7209" w:rsidRPr="00FA4D8D">
        <w:rPr>
          <w:lang w:val="en-GB"/>
        </w:rPr>
        <w:t>Nikki Lovenduski (</w:t>
      </w:r>
      <w:r w:rsidR="00F67E9F" w:rsidRPr="00115C88">
        <w:rPr>
          <w:lang w:val="en-GB"/>
        </w:rPr>
        <w:t>United States of America</w:t>
      </w:r>
      <w:r w:rsidR="001D7209" w:rsidRPr="00FA4D8D">
        <w:rPr>
          <w:lang w:val="en-GB"/>
        </w:rPr>
        <w:t xml:space="preserve">), Marianne T. Lund (Norway), </w:t>
      </w:r>
      <w:r w:rsidR="00C35A9B" w:rsidRPr="00FA4D8D">
        <w:rPr>
          <w:lang w:val="en-GB"/>
        </w:rPr>
        <w:t>Kat</w:t>
      </w:r>
      <w:r w:rsidR="00C55003" w:rsidRPr="00FA4D8D">
        <w:rPr>
          <w:lang w:val="en-GB"/>
        </w:rPr>
        <w:t>harine</w:t>
      </w:r>
      <w:r w:rsidR="00C35A9B" w:rsidRPr="00FA4D8D">
        <w:rPr>
          <w:lang w:val="en-GB"/>
        </w:rPr>
        <w:t xml:space="preserve"> Mach (</w:t>
      </w:r>
      <w:r w:rsidR="00F67E9F" w:rsidRPr="00F67E9F">
        <w:rPr>
          <w:lang w:val="en-GB"/>
        </w:rPr>
        <w:t>United States of America</w:t>
      </w:r>
      <w:r w:rsidR="00C35A9B" w:rsidRPr="00FA4D8D">
        <w:rPr>
          <w:lang w:val="en-GB"/>
        </w:rPr>
        <w:t xml:space="preserve">), </w:t>
      </w:r>
      <w:r w:rsidR="001D7209" w:rsidRPr="00FA4D8D">
        <w:rPr>
          <w:lang w:val="en-GB"/>
        </w:rPr>
        <w:t>Douglas Maraun (Austria</w:t>
      </w:r>
      <w:r w:rsidR="007325EC" w:rsidRPr="00FA4D8D">
        <w:rPr>
          <w:lang w:val="en-GB"/>
        </w:rPr>
        <w:t>/Germany</w:t>
      </w:r>
      <w:r w:rsidR="001D7209" w:rsidRPr="00FA4D8D">
        <w:rPr>
          <w:lang w:val="en-GB"/>
        </w:rPr>
        <w:t>), Jochem Marotzke (Germany),</w:t>
      </w:r>
      <w:r w:rsidR="00C34B81" w:rsidRPr="00FA4D8D">
        <w:rPr>
          <w:lang w:val="en-GB"/>
        </w:rPr>
        <w:t xml:space="preserve"> Jan Minx (Germany),</w:t>
      </w:r>
      <w:r w:rsidR="001D7209" w:rsidRPr="00FA4D8D">
        <w:rPr>
          <w:lang w:val="en-GB"/>
        </w:rPr>
        <w:t xml:space="preserve"> </w:t>
      </w:r>
      <w:r w:rsidR="004D26F9" w:rsidRPr="00FA4D8D">
        <w:rPr>
          <w:lang w:val="en-GB"/>
        </w:rPr>
        <w:t xml:space="preserve">Zebedee </w:t>
      </w:r>
      <w:r w:rsidR="00F67E9F">
        <w:rPr>
          <w:lang w:val="en-GB"/>
        </w:rPr>
        <w:t xml:space="preserve">R.J. </w:t>
      </w:r>
      <w:r w:rsidR="004D26F9" w:rsidRPr="00FA4D8D">
        <w:rPr>
          <w:lang w:val="en-GB"/>
        </w:rPr>
        <w:t>Nicholls (Australia),</w:t>
      </w:r>
      <w:r w:rsidR="001D7209" w:rsidRPr="00FA4D8D">
        <w:rPr>
          <w:lang w:val="en-GB"/>
        </w:rPr>
        <w:t xml:space="preserve"> Brian </w:t>
      </w:r>
      <w:r w:rsidR="00F67E9F">
        <w:rPr>
          <w:lang w:val="en-GB"/>
        </w:rPr>
        <w:t xml:space="preserve">C. </w:t>
      </w:r>
      <w:r w:rsidR="001D7209" w:rsidRPr="00FA4D8D">
        <w:rPr>
          <w:lang w:val="en-GB"/>
        </w:rPr>
        <w:t>O’Neill (</w:t>
      </w:r>
      <w:r w:rsidR="00F67E9F" w:rsidRPr="00F67E9F">
        <w:rPr>
          <w:lang w:val="en-GB"/>
        </w:rPr>
        <w:t>United States of America</w:t>
      </w:r>
      <w:r w:rsidR="001D7209" w:rsidRPr="00FA4D8D">
        <w:rPr>
          <w:lang w:val="en-GB"/>
        </w:rPr>
        <w:t xml:space="preserve">), </w:t>
      </w:r>
      <w:r w:rsidR="00C1628A" w:rsidRPr="00FA4D8D">
        <w:rPr>
          <w:lang w:val="en-GB"/>
        </w:rPr>
        <w:t xml:space="preserve">M. </w:t>
      </w:r>
      <w:r w:rsidR="00AD7486" w:rsidRPr="00FA4D8D">
        <w:rPr>
          <w:lang w:val="en-GB"/>
        </w:rPr>
        <w:t xml:space="preserve">Giselle Ogaz (Chile), </w:t>
      </w:r>
      <w:r w:rsidR="00C34B81" w:rsidRPr="00FA4D8D">
        <w:rPr>
          <w:lang w:val="en-GB"/>
        </w:rPr>
        <w:t>Friederike Otto (</w:t>
      </w:r>
      <w:r w:rsidR="00F67E9F">
        <w:rPr>
          <w:lang w:val="en-GB"/>
        </w:rPr>
        <w:t>United Kingdom</w:t>
      </w:r>
      <w:del w:id="20" w:author="Ian Blenkinsop" w:date="2021-06-30T09:55:00Z">
        <w:r w:rsidR="00F67E9F" w:rsidRPr="00FA4D8D" w:rsidDel="007351B2">
          <w:rPr>
            <w:lang w:val="en-GB"/>
          </w:rPr>
          <w:delText xml:space="preserve"> </w:delText>
        </w:r>
      </w:del>
      <w:r w:rsidR="00C34B81" w:rsidRPr="00FA4D8D">
        <w:rPr>
          <w:lang w:val="en-GB"/>
        </w:rPr>
        <w:t xml:space="preserve">/Germany), </w:t>
      </w:r>
      <w:r w:rsidR="00EC2D6D" w:rsidRPr="00FA4D8D">
        <w:rPr>
          <w:lang w:val="en-GB"/>
        </w:rPr>
        <w:t>Wendy Parker (</w:t>
      </w:r>
      <w:r w:rsidR="00F67E9F">
        <w:rPr>
          <w:lang w:val="en-GB"/>
        </w:rPr>
        <w:t>United Kingdom</w:t>
      </w:r>
      <w:r w:rsidR="00EC2D6D" w:rsidRPr="00FA4D8D">
        <w:rPr>
          <w:lang w:val="en-GB"/>
        </w:rPr>
        <w:t xml:space="preserve">), </w:t>
      </w:r>
      <w:r w:rsidR="0001251C" w:rsidRPr="00FA4D8D">
        <w:rPr>
          <w:lang w:val="en-GB"/>
        </w:rPr>
        <w:t>Camille Parmesan (France</w:t>
      </w:r>
      <w:r w:rsidR="00AB77D2">
        <w:rPr>
          <w:lang w:val="en-GB"/>
        </w:rPr>
        <w:t xml:space="preserve">, </w:t>
      </w:r>
      <w:r w:rsidR="00F67E9F">
        <w:rPr>
          <w:lang w:val="en-GB"/>
        </w:rPr>
        <w:t>United Kingdom</w:t>
      </w:r>
      <w:r w:rsidR="00AB77D2">
        <w:rPr>
          <w:lang w:val="en-GB"/>
        </w:rPr>
        <w:t>/</w:t>
      </w:r>
      <w:r w:rsidR="00F67E9F" w:rsidRPr="00F67E9F">
        <w:rPr>
          <w:lang w:val="en-GB"/>
        </w:rPr>
        <w:t>United States of America</w:t>
      </w:r>
      <w:r w:rsidR="00F67E9F">
        <w:rPr>
          <w:lang w:val="en-GB"/>
        </w:rPr>
        <w:t xml:space="preserve">), </w:t>
      </w:r>
      <w:r w:rsidR="00EC2D6D" w:rsidRPr="00FA4D8D">
        <w:rPr>
          <w:lang w:val="en-GB"/>
        </w:rPr>
        <w:t>Warren Pearce (</w:t>
      </w:r>
      <w:r w:rsidR="00F67E9F" w:rsidRPr="00F67E9F">
        <w:rPr>
          <w:lang w:val="en-GB"/>
        </w:rPr>
        <w:t>United Kingdom</w:t>
      </w:r>
      <w:r w:rsidR="00EC2D6D" w:rsidRPr="00FA4D8D">
        <w:rPr>
          <w:lang w:val="en-GB"/>
        </w:rPr>
        <w:t>),</w:t>
      </w:r>
      <w:r w:rsidR="00EC2D6D">
        <w:rPr>
          <w:lang w:val="en-GB"/>
        </w:rPr>
        <w:t xml:space="preserve"> </w:t>
      </w:r>
      <w:r w:rsidR="001D7209" w:rsidRPr="00FA4D8D">
        <w:rPr>
          <w:lang w:val="en-GB"/>
        </w:rPr>
        <w:t>Roque Pedace (Argentina),</w:t>
      </w:r>
      <w:r w:rsidR="00B26821" w:rsidRPr="00FA4D8D">
        <w:rPr>
          <w:lang w:val="en-GB"/>
        </w:rPr>
        <w:t xml:space="preserve"> </w:t>
      </w:r>
      <w:r w:rsidR="001D7209" w:rsidRPr="00FA4D8D">
        <w:rPr>
          <w:lang w:val="en-GB"/>
        </w:rPr>
        <w:t xml:space="preserve">Andy Reisinger (New Zealand), James Renwick (New Zealand), </w:t>
      </w:r>
      <w:r w:rsidR="00735562" w:rsidRPr="00FA4D8D">
        <w:rPr>
          <w:lang w:val="en-GB"/>
        </w:rPr>
        <w:t xml:space="preserve">Keywan Riahi (Austria), </w:t>
      </w:r>
      <w:r w:rsidR="001D7209" w:rsidRPr="00FA4D8D">
        <w:rPr>
          <w:lang w:val="en-GB"/>
        </w:rPr>
        <w:t>Paul Ritchie (</w:t>
      </w:r>
      <w:r w:rsidR="00F67E9F">
        <w:rPr>
          <w:lang w:val="en-GB"/>
        </w:rPr>
        <w:t>United Kingdom</w:t>
      </w:r>
      <w:r w:rsidR="001D7209" w:rsidRPr="00FA4D8D">
        <w:rPr>
          <w:lang w:val="en-GB"/>
        </w:rPr>
        <w:t>), Joeri Rogelj (</w:t>
      </w:r>
      <w:r w:rsidR="00F67E9F">
        <w:rPr>
          <w:lang w:val="en-GB"/>
        </w:rPr>
        <w:t>United Kingdom</w:t>
      </w:r>
      <w:commentRangeStart w:id="21"/>
      <w:r w:rsidR="00F67E9F">
        <w:rPr>
          <w:lang w:val="en-GB"/>
        </w:rPr>
        <w:t xml:space="preserve">, </w:t>
      </w:r>
      <w:commentRangeEnd w:id="21"/>
      <w:r w:rsidR="007351B2">
        <w:rPr>
          <w:rStyle w:val="CommentReference"/>
        </w:rPr>
        <w:commentReference w:id="21"/>
      </w:r>
      <w:r w:rsidR="00F67E9F">
        <w:rPr>
          <w:lang w:val="en-GB"/>
        </w:rPr>
        <w:t>Austria</w:t>
      </w:r>
      <w:r w:rsidR="001D7209" w:rsidRPr="00FA4D8D">
        <w:rPr>
          <w:lang w:val="en-GB"/>
        </w:rPr>
        <w:t>/Belgium), Rodolfo Sapiains (Chile), Yusuke Satoh (Japan),</w:t>
      </w:r>
      <w:r w:rsidR="004D26F9" w:rsidRPr="00FA4D8D">
        <w:rPr>
          <w:lang w:val="en-GB"/>
        </w:rPr>
        <w:t xml:space="preserve"> </w:t>
      </w:r>
      <w:r w:rsidR="001D7209" w:rsidRPr="00FA4D8D">
        <w:rPr>
          <w:lang w:val="en-GB"/>
        </w:rPr>
        <w:t>Sonia</w:t>
      </w:r>
      <w:r w:rsidR="00735562" w:rsidRPr="00FA4D8D">
        <w:rPr>
          <w:lang w:val="en-GB"/>
        </w:rPr>
        <w:t xml:space="preserve"> I.</w:t>
      </w:r>
      <w:r w:rsidR="001D7209" w:rsidRPr="00FA4D8D">
        <w:rPr>
          <w:lang w:val="en-GB"/>
        </w:rPr>
        <w:t xml:space="preserve"> Seneviratne (Switzerland), </w:t>
      </w:r>
      <w:r w:rsidR="00C35A9B" w:rsidRPr="00FA4D8D">
        <w:rPr>
          <w:lang w:val="en-GB"/>
        </w:rPr>
        <w:t>T</w:t>
      </w:r>
      <w:r w:rsidR="00F67E9F">
        <w:rPr>
          <w:lang w:val="en-GB"/>
        </w:rPr>
        <w:t>heodore G.</w:t>
      </w:r>
      <w:r w:rsidR="00C35A9B" w:rsidRPr="00FA4D8D">
        <w:rPr>
          <w:lang w:val="en-GB"/>
        </w:rPr>
        <w:t xml:space="preserve"> Shepherd (</w:t>
      </w:r>
      <w:r w:rsidR="00F67E9F">
        <w:rPr>
          <w:lang w:val="en-GB"/>
        </w:rPr>
        <w:t>United Kingdom/Canada</w:t>
      </w:r>
      <w:r w:rsidR="00C35A9B" w:rsidRPr="00FA4D8D">
        <w:rPr>
          <w:lang w:val="en-GB"/>
        </w:rPr>
        <w:t xml:space="preserve">), </w:t>
      </w:r>
      <w:r w:rsidR="001D7209" w:rsidRPr="00FA4D8D">
        <w:rPr>
          <w:lang w:val="en-GB"/>
        </w:rPr>
        <w:t xml:space="preserve">Jana Sillmann (Norway/Germany), Lucas Silva </w:t>
      </w:r>
      <w:r w:rsidR="001D7209" w:rsidRPr="00E35E42">
        <w:rPr>
          <w:lang w:val="en-GB"/>
        </w:rPr>
        <w:t xml:space="preserve">(Portugal/Switzerland), </w:t>
      </w:r>
      <w:r w:rsidR="00C34B81" w:rsidRPr="00E35E42">
        <w:rPr>
          <w:lang w:val="en-GB"/>
        </w:rPr>
        <w:t>Aim</w:t>
      </w:r>
      <w:r w:rsidR="00AB77D2">
        <w:rPr>
          <w:lang w:val="en-GB"/>
        </w:rPr>
        <w:t>é</w:t>
      </w:r>
      <w:r w:rsidR="00C34B81" w:rsidRPr="00E35E42">
        <w:rPr>
          <w:lang w:val="en-GB"/>
        </w:rPr>
        <w:t xml:space="preserve">e </w:t>
      </w:r>
      <w:r w:rsidR="00F67E9F">
        <w:rPr>
          <w:lang w:val="en-GB"/>
        </w:rPr>
        <w:t xml:space="preserve">B.A. </w:t>
      </w:r>
      <w:r w:rsidR="00C34B81" w:rsidRPr="00E35E42">
        <w:rPr>
          <w:lang w:val="en-GB"/>
        </w:rPr>
        <w:t>Slangen (</w:t>
      </w:r>
      <w:r w:rsidR="00F67E9F">
        <w:rPr>
          <w:lang w:val="en-GB"/>
        </w:rPr>
        <w:t xml:space="preserve">The </w:t>
      </w:r>
      <w:r w:rsidR="00C34B81" w:rsidRPr="00E35E42">
        <w:rPr>
          <w:lang w:val="en-GB"/>
        </w:rPr>
        <w:t xml:space="preserve">Netherlands), </w:t>
      </w:r>
      <w:r w:rsidR="001D7209" w:rsidRPr="00E35E42">
        <w:rPr>
          <w:lang w:val="en-GB"/>
        </w:rPr>
        <w:t xml:space="preserve">Anna </w:t>
      </w:r>
      <w:r w:rsidR="00F67E9F">
        <w:rPr>
          <w:lang w:val="en-GB"/>
        </w:rPr>
        <w:t xml:space="preserve">A. </w:t>
      </w:r>
      <w:r w:rsidR="001D7209" w:rsidRPr="00E35E42">
        <w:rPr>
          <w:lang w:val="en-GB"/>
        </w:rPr>
        <w:t>S</w:t>
      </w:r>
      <w:r w:rsidR="00F67E9F">
        <w:rPr>
          <w:lang w:val="en-GB"/>
        </w:rPr>
        <w:t>ö</w:t>
      </w:r>
      <w:r w:rsidR="001D7209" w:rsidRPr="00E35E42">
        <w:rPr>
          <w:lang w:val="en-GB"/>
        </w:rPr>
        <w:t xml:space="preserve">rensson (Argentina), </w:t>
      </w:r>
      <w:r w:rsidR="00094520" w:rsidRPr="00E35E42">
        <w:rPr>
          <w:lang w:val="en-GB"/>
        </w:rPr>
        <w:t>Peter Steinle (Australia),</w:t>
      </w:r>
      <w:r w:rsidR="00094520">
        <w:rPr>
          <w:lang w:val="en-GB"/>
        </w:rPr>
        <w:t xml:space="preserve"> </w:t>
      </w:r>
      <w:r w:rsidR="001D7209" w:rsidRPr="00FA4D8D">
        <w:rPr>
          <w:lang w:val="en-GB"/>
        </w:rPr>
        <w:t>Thomas F. Stocker (Switzerland), Martina Stockhause (Germany), Daithi Stone (New Zealand), Abigail Swann (</w:t>
      </w:r>
      <w:r w:rsidR="00F67E9F">
        <w:rPr>
          <w:lang w:val="en-GB"/>
        </w:rPr>
        <w:t>United States of America</w:t>
      </w:r>
      <w:r w:rsidR="001D7209" w:rsidRPr="00FA4D8D">
        <w:rPr>
          <w:lang w:val="en-GB"/>
        </w:rPr>
        <w:t>),</w:t>
      </w:r>
      <w:r w:rsidR="00735562" w:rsidRPr="00FA4D8D">
        <w:rPr>
          <w:lang w:val="en-GB"/>
        </w:rPr>
        <w:t xml:space="preserve"> Sophie Szopa (France),</w:t>
      </w:r>
      <w:r w:rsidR="001D7209" w:rsidRPr="00FA4D8D">
        <w:rPr>
          <w:lang w:val="en-GB"/>
        </w:rPr>
        <w:t xml:space="preserve"> Izuru Takayabu (Japan), Claudia Tebaldi (</w:t>
      </w:r>
      <w:r w:rsidR="00F67E9F">
        <w:rPr>
          <w:lang w:val="en-GB"/>
        </w:rPr>
        <w:t>United States of America</w:t>
      </w:r>
      <w:r w:rsidR="001D7209" w:rsidRPr="00FA4D8D">
        <w:rPr>
          <w:lang w:val="en-GB"/>
        </w:rPr>
        <w:t xml:space="preserve">), Laurent Terray (France), Peter </w:t>
      </w:r>
      <w:r w:rsidR="00F67E9F">
        <w:rPr>
          <w:lang w:val="en-GB"/>
        </w:rPr>
        <w:t xml:space="preserve">W. </w:t>
      </w:r>
      <w:r w:rsidR="001D7209" w:rsidRPr="00FA4D8D">
        <w:rPr>
          <w:lang w:val="en-GB"/>
        </w:rPr>
        <w:t>Thorne (Ireland/</w:t>
      </w:r>
      <w:del w:id="22" w:author="Ian Blenkinsop" w:date="2021-06-30T09:56:00Z">
        <w:r w:rsidR="00F67E9F" w:rsidRPr="00F67E9F" w:rsidDel="002D3299">
          <w:rPr>
            <w:lang w:val="en-US"/>
          </w:rPr>
          <w:delText xml:space="preserve"> </w:delText>
        </w:r>
      </w:del>
      <w:r w:rsidR="00F67E9F" w:rsidRPr="00F67E9F">
        <w:rPr>
          <w:lang w:val="en-GB"/>
        </w:rPr>
        <w:t>United Kingdom</w:t>
      </w:r>
      <w:r w:rsidR="001D7209" w:rsidRPr="00FA4D8D">
        <w:rPr>
          <w:lang w:val="en-GB"/>
        </w:rPr>
        <w:t xml:space="preserve">), Blair Trewin (Australia), Isabel Trigo (Portugal), </w:t>
      </w:r>
      <w:r w:rsidR="00115C88" w:rsidRPr="00FA4D8D">
        <w:rPr>
          <w:lang w:val="en-GB"/>
        </w:rPr>
        <w:t xml:space="preserve">Maarten </w:t>
      </w:r>
      <w:r w:rsidR="00F67E9F">
        <w:rPr>
          <w:lang w:val="en-GB"/>
        </w:rPr>
        <w:t xml:space="preserve">K. </w:t>
      </w:r>
      <w:r w:rsidR="00115C88" w:rsidRPr="00FA4D8D">
        <w:rPr>
          <w:lang w:val="en-GB"/>
        </w:rPr>
        <w:t>van Aalst (</w:t>
      </w:r>
      <w:r w:rsidR="00F67E9F">
        <w:rPr>
          <w:lang w:val="en-GB"/>
        </w:rPr>
        <w:t xml:space="preserve">The </w:t>
      </w:r>
      <w:r w:rsidR="00115C88" w:rsidRPr="00FA4D8D">
        <w:rPr>
          <w:lang w:val="en-GB"/>
        </w:rPr>
        <w:t xml:space="preserve">Netherlands), </w:t>
      </w:r>
      <w:r w:rsidR="0084357E" w:rsidRPr="00FA4D8D">
        <w:rPr>
          <w:lang w:val="en-GB"/>
        </w:rPr>
        <w:t>Bart van den Hurk (</w:t>
      </w:r>
      <w:r w:rsidR="00F67E9F">
        <w:rPr>
          <w:lang w:val="en-GB"/>
        </w:rPr>
        <w:t xml:space="preserve">The </w:t>
      </w:r>
      <w:r w:rsidR="0084357E" w:rsidRPr="00FA4D8D">
        <w:rPr>
          <w:lang w:val="en-GB"/>
        </w:rPr>
        <w:t xml:space="preserve">Netherlands), </w:t>
      </w:r>
      <w:r w:rsidR="00F67E9F" w:rsidRPr="00FA4D8D">
        <w:rPr>
          <w:lang w:val="en-GB"/>
        </w:rPr>
        <w:t>Detlef van Vuuren (</w:t>
      </w:r>
      <w:r w:rsidR="00F67E9F">
        <w:rPr>
          <w:lang w:val="en-GB"/>
        </w:rPr>
        <w:t xml:space="preserve">The </w:t>
      </w:r>
      <w:r w:rsidR="00F67E9F" w:rsidRPr="00FA4D8D">
        <w:rPr>
          <w:lang w:val="en-GB"/>
        </w:rPr>
        <w:t xml:space="preserve">Netherlands), </w:t>
      </w:r>
      <w:r w:rsidR="001D7209" w:rsidRPr="00FA4D8D">
        <w:rPr>
          <w:lang w:val="en-GB"/>
        </w:rPr>
        <w:t>Robert Vautard (France), Carolina Vera (Argentina), David Viner (</w:t>
      </w:r>
      <w:r w:rsidR="00F67E9F">
        <w:rPr>
          <w:lang w:val="en-GB"/>
        </w:rPr>
        <w:t>United Kingdom</w:t>
      </w:r>
      <w:r w:rsidR="001D7209" w:rsidRPr="00FA4D8D">
        <w:rPr>
          <w:lang w:val="en-GB"/>
        </w:rPr>
        <w:t xml:space="preserve">), </w:t>
      </w:r>
      <w:r w:rsidR="00115C88" w:rsidRPr="00FA4D8D">
        <w:rPr>
          <w:lang w:val="en-GB"/>
        </w:rPr>
        <w:t>Axel von Engeln (Germany),</w:t>
      </w:r>
      <w:r w:rsidR="00F67E9F" w:rsidRPr="00F67E9F">
        <w:rPr>
          <w:lang w:val="en-GB"/>
        </w:rPr>
        <w:t xml:space="preserve"> </w:t>
      </w:r>
      <w:r w:rsidR="00F67E9F" w:rsidRPr="00FA4D8D">
        <w:rPr>
          <w:lang w:val="en-GB"/>
        </w:rPr>
        <w:t>Karina von Schuckmann (France</w:t>
      </w:r>
      <w:r w:rsidR="00F67E9F">
        <w:rPr>
          <w:lang w:val="en-GB"/>
        </w:rPr>
        <w:t>/Germany</w:t>
      </w:r>
      <w:r w:rsidR="00F67E9F" w:rsidRPr="00FA4D8D">
        <w:rPr>
          <w:lang w:val="en-GB"/>
        </w:rPr>
        <w:t xml:space="preserve">), </w:t>
      </w:r>
      <w:r w:rsidR="001D7209" w:rsidRPr="00FA4D8D">
        <w:rPr>
          <w:lang w:val="en-GB"/>
        </w:rPr>
        <w:t>Xuebin Zhang (Canada)</w:t>
      </w:r>
    </w:p>
    <w:p w14:paraId="43B98FEE" w14:textId="77777777" w:rsidR="004D26F9" w:rsidRPr="00FA4D8D" w:rsidRDefault="004D26F9" w:rsidP="00AF11D1">
      <w:pPr>
        <w:pStyle w:val="AR6BodyText"/>
        <w:rPr>
          <w:lang w:val="en-GB"/>
        </w:rPr>
      </w:pPr>
    </w:p>
    <w:p w14:paraId="0A03B65E" w14:textId="77777777" w:rsidR="00AF11D1" w:rsidRPr="009B6EF8" w:rsidRDefault="00AF11D1" w:rsidP="00AF11D1">
      <w:pPr>
        <w:pStyle w:val="AR6BodyTextBold"/>
        <w:rPr>
          <w:lang w:val="en-GB"/>
        </w:rPr>
      </w:pPr>
      <w:r w:rsidRPr="009B6EF8">
        <w:rPr>
          <w:lang w:val="en-GB"/>
        </w:rPr>
        <w:t xml:space="preserve">Review Editors: </w:t>
      </w:r>
    </w:p>
    <w:p w14:paraId="4B77DD6F" w14:textId="3624519F" w:rsidR="00AF11D1" w:rsidRPr="00FA4D8D" w:rsidRDefault="00A0682F" w:rsidP="0079149B">
      <w:pPr>
        <w:pStyle w:val="AR6BodyText"/>
        <w:rPr>
          <w:lang w:val="en-GB"/>
        </w:rPr>
      </w:pPr>
      <w:r w:rsidRPr="00FA4D8D">
        <w:rPr>
          <w:lang w:val="en-GB"/>
        </w:rPr>
        <w:t>Nares Chuersuwan (Thailand), Gabriele Hegerl (U</w:t>
      </w:r>
      <w:r w:rsidR="00115C88">
        <w:rPr>
          <w:lang w:val="en-GB"/>
        </w:rPr>
        <w:t>nited Kingdom</w:t>
      </w:r>
      <w:r w:rsidRPr="00FA4D8D">
        <w:rPr>
          <w:lang w:val="en-GB"/>
        </w:rPr>
        <w:t>/Germany), Tetsuzo Yasunari (Japan)</w:t>
      </w:r>
    </w:p>
    <w:p w14:paraId="5076C862" w14:textId="77777777" w:rsidR="00AF11D1" w:rsidRPr="00FA4D8D" w:rsidRDefault="00AF11D1" w:rsidP="00A0682F">
      <w:pPr>
        <w:pStyle w:val="AR6BodyText"/>
        <w:rPr>
          <w:lang w:val="en-GB"/>
        </w:rPr>
      </w:pPr>
    </w:p>
    <w:p w14:paraId="77F2485E" w14:textId="77777777" w:rsidR="00A0682F" w:rsidRPr="009B6EF8" w:rsidRDefault="00A0682F" w:rsidP="00204E9F">
      <w:pPr>
        <w:pStyle w:val="AR6BodyTextBold"/>
      </w:pPr>
      <w:r w:rsidRPr="009B6EF8">
        <w:t>Chapter Scientist:</w:t>
      </w:r>
    </w:p>
    <w:p w14:paraId="24CF2627" w14:textId="77777777" w:rsidR="00A0682F" w:rsidRPr="00FA4D8D" w:rsidRDefault="00A0682F" w:rsidP="0079149B">
      <w:pPr>
        <w:pStyle w:val="AR6BodyText"/>
        <w:rPr>
          <w:lang w:val="en-GB"/>
        </w:rPr>
      </w:pPr>
      <w:r w:rsidRPr="00FA4D8D">
        <w:rPr>
          <w:lang w:val="en-GB"/>
        </w:rPr>
        <w:t>Hui-Wen Lai (Sweden), Tania Villaseñor (Chile)</w:t>
      </w:r>
    </w:p>
    <w:p w14:paraId="39F75E24" w14:textId="77777777" w:rsidR="00A0682F" w:rsidRPr="00FA4D8D" w:rsidRDefault="00A0682F" w:rsidP="00A0682F">
      <w:pPr>
        <w:pStyle w:val="AR6BodyText"/>
        <w:rPr>
          <w:lang w:val="en-GB"/>
        </w:rPr>
      </w:pPr>
    </w:p>
    <w:p w14:paraId="716318EE" w14:textId="287E4F99" w:rsidR="003C6D3C" w:rsidRDefault="007174D1" w:rsidP="003133C1">
      <w:pPr>
        <w:pStyle w:val="AR6BodyText"/>
        <w:rPr>
          <w:lang w:val="en-GB"/>
        </w:rPr>
      </w:pPr>
      <w:r>
        <w:rPr>
          <w:lang w:val="en-GB"/>
        </w:rPr>
        <w:t>This chapter should be cited as:</w:t>
      </w:r>
    </w:p>
    <w:p w14:paraId="2067F6DB" w14:textId="3F88FF3A" w:rsidR="00097AC3" w:rsidRPr="005E28E3" w:rsidRDefault="007174D1">
      <w:r w:rsidRPr="00B57476">
        <w:rPr>
          <w:lang w:val="en-US"/>
        </w:rPr>
        <w:t>Chen, D., M. Rojas, B.</w:t>
      </w:r>
      <w:commentRangeStart w:id="23"/>
      <w:del w:id="24" w:author="Ian Blenkinsop" w:date="2021-06-30T11:15:00Z">
        <w:r w:rsidRPr="00B57476" w:rsidDel="00AD0B8F">
          <w:rPr>
            <w:lang w:val="en-US"/>
          </w:rPr>
          <w:delText xml:space="preserve"> </w:delText>
        </w:r>
      </w:del>
      <w:r w:rsidRPr="00B57476">
        <w:rPr>
          <w:lang w:val="en-US"/>
        </w:rPr>
        <w:t>H</w:t>
      </w:r>
      <w:commentRangeEnd w:id="23"/>
      <w:r w:rsidR="00EC1BF8">
        <w:rPr>
          <w:rStyle w:val="CommentReference"/>
          <w:rFonts w:cstheme="minorBidi"/>
          <w:lang w:eastAsia="fr-FR"/>
        </w:rPr>
        <w:commentReference w:id="23"/>
      </w:r>
      <w:r w:rsidRPr="00B57476">
        <w:rPr>
          <w:lang w:val="en-US"/>
        </w:rPr>
        <w:t>. Sam</w:t>
      </w:r>
      <w:r>
        <w:rPr>
          <w:lang w:val="en-US"/>
        </w:rPr>
        <w:t>set, K. Cobb, A. Diongue Niang, P. Edwards, S. Emori, S.</w:t>
      </w:r>
      <w:del w:id="25" w:author="Ian Blenkinsop" w:date="2021-06-30T11:15:00Z">
        <w:r w:rsidDel="00AD0B8F">
          <w:rPr>
            <w:lang w:val="en-US"/>
          </w:rPr>
          <w:delText xml:space="preserve"> </w:delText>
        </w:r>
      </w:del>
      <w:r>
        <w:rPr>
          <w:lang w:val="en-US"/>
        </w:rPr>
        <w:t>H. Faria, E. Hawkins, P. Hope, P. Huybrechts, M. Meinshausen, S.</w:t>
      </w:r>
      <w:del w:id="26" w:author="Ian Blenkinsop" w:date="2021-06-30T11:15:00Z">
        <w:r w:rsidDel="00AD0B8F">
          <w:rPr>
            <w:lang w:val="en-US"/>
          </w:rPr>
          <w:delText xml:space="preserve"> </w:delText>
        </w:r>
      </w:del>
      <w:r>
        <w:rPr>
          <w:lang w:val="en-US"/>
        </w:rPr>
        <w:t>K. Mustafa, G.</w:t>
      </w:r>
      <w:del w:id="27" w:author="Ian Blenkinsop" w:date="2021-06-30T11:15:00Z">
        <w:r w:rsidDel="00AD0B8F">
          <w:rPr>
            <w:lang w:val="en-US"/>
          </w:rPr>
          <w:delText xml:space="preserve"> </w:delText>
        </w:r>
      </w:del>
      <w:r>
        <w:rPr>
          <w:lang w:val="en-US"/>
        </w:rPr>
        <w:t>K. Plattner, A.</w:t>
      </w:r>
      <w:del w:id="28" w:author="Ian Blenkinsop" w:date="2021-06-30T11:15:00Z">
        <w:r w:rsidDel="00AD0B8F">
          <w:rPr>
            <w:lang w:val="en-US"/>
          </w:rPr>
          <w:delText xml:space="preserve"> </w:delText>
        </w:r>
      </w:del>
      <w:r>
        <w:rPr>
          <w:lang w:val="en-US"/>
        </w:rPr>
        <w:t xml:space="preserve">M. Tréguier, 2021, </w:t>
      </w:r>
      <w:r w:rsidRPr="00AF0574">
        <w:rPr>
          <w:lang w:val="en-US"/>
        </w:rPr>
        <w:t xml:space="preserve">Framing, </w:t>
      </w:r>
      <w:r w:rsidR="00DB51E7">
        <w:rPr>
          <w:lang w:val="en-US"/>
        </w:rPr>
        <w:t>C</w:t>
      </w:r>
      <w:r w:rsidRPr="00AF0574">
        <w:rPr>
          <w:lang w:val="en-US"/>
        </w:rPr>
        <w:t xml:space="preserve">ontext, and </w:t>
      </w:r>
      <w:r w:rsidR="00DB51E7">
        <w:rPr>
          <w:lang w:val="en-US"/>
        </w:rPr>
        <w:t>M</w:t>
      </w:r>
      <w:r w:rsidRPr="00AF0574">
        <w:rPr>
          <w:lang w:val="en-US"/>
        </w:rPr>
        <w:t>ethods</w:t>
      </w:r>
      <w:r>
        <w:rPr>
          <w:lang w:val="en-US"/>
        </w:rPr>
        <w:t xml:space="preserve">. </w:t>
      </w:r>
      <w:r w:rsidRPr="00FA782A">
        <w:rPr>
          <w:lang w:val="en-US"/>
        </w:rPr>
        <w:t xml:space="preserve">In: </w:t>
      </w:r>
      <w:r w:rsidRPr="00F8132E">
        <w:rPr>
          <w:i/>
          <w:iCs/>
          <w:lang w:val="en-US"/>
        </w:rPr>
        <w:t>Climate Change 2021: The Physical Science Basis. Contribution of Working Group I to the Sixth Assessment Report of the Intergovernmental Panel on Climate Change</w:t>
      </w:r>
      <w:r w:rsidRPr="009956FB">
        <w:rPr>
          <w:lang w:val="en-US"/>
        </w:rPr>
        <w:t xml:space="preserve"> </w:t>
      </w:r>
      <w:r w:rsidRPr="00B57476">
        <w:rPr>
          <w:lang w:val="en-US"/>
        </w:rPr>
        <w:t>[Masson-Delmotte, V., P. Zhai, A. Pirani, S.</w:t>
      </w:r>
      <w:del w:id="29" w:author="Ian Blenkinsop" w:date="2021-06-30T11:15:00Z">
        <w:r w:rsidRPr="00B57476" w:rsidDel="00AD0B8F">
          <w:rPr>
            <w:lang w:val="en-US"/>
          </w:rPr>
          <w:delText xml:space="preserve"> </w:delText>
        </w:r>
      </w:del>
      <w:r w:rsidRPr="00B57476">
        <w:rPr>
          <w:lang w:val="en-US"/>
        </w:rPr>
        <w:t>L. Connors, C. Péan, S. Berger, N. Caud, Y. Chen, L. Goldfarb, M.</w:t>
      </w:r>
      <w:del w:id="30" w:author="Ian Blenkinsop" w:date="2021-06-30T11:15:00Z">
        <w:r w:rsidRPr="00B57476" w:rsidDel="00AD0B8F">
          <w:rPr>
            <w:lang w:val="en-US"/>
          </w:rPr>
          <w:delText xml:space="preserve"> </w:delText>
        </w:r>
      </w:del>
      <w:r w:rsidRPr="00B57476">
        <w:rPr>
          <w:lang w:val="en-US"/>
        </w:rPr>
        <w:t>I. Gomis, M. Huang, K. Leitzell, E. Lonnoy, J.B.R. Matthews, T.</w:t>
      </w:r>
      <w:del w:id="31" w:author="Ian Blenkinsop" w:date="2021-06-30T11:15:00Z">
        <w:r w:rsidRPr="00B57476" w:rsidDel="00AD0B8F">
          <w:rPr>
            <w:lang w:val="en-US"/>
          </w:rPr>
          <w:delText xml:space="preserve"> </w:delText>
        </w:r>
      </w:del>
      <w:r w:rsidRPr="00B57476">
        <w:rPr>
          <w:lang w:val="en-US"/>
        </w:rPr>
        <w:t>K. Maycock, T. Waterfield, O. Yelekçi, R. Yu and B. Zhou (eds.)]. In Press.</w:t>
      </w:r>
      <w:r w:rsidR="00097AC3" w:rsidRPr="005E28E3">
        <w:br w:type="page"/>
      </w:r>
    </w:p>
    <w:sdt>
      <w:sdtPr>
        <w:rPr>
          <w:rFonts w:asciiTheme="minorHAnsi" w:eastAsiaTheme="minorEastAsia" w:hAnsiTheme="minorHAnsi" w:cstheme="minorBidi"/>
          <w:color w:val="auto"/>
          <w:sz w:val="22"/>
          <w:szCs w:val="22"/>
          <w:lang w:val="en-GB" w:eastAsia="en-GB"/>
        </w:rPr>
        <w:id w:val="-381248773"/>
        <w:docPartObj>
          <w:docPartGallery w:val="Table of Contents"/>
          <w:docPartUnique/>
        </w:docPartObj>
      </w:sdtPr>
      <w:sdtEndPr>
        <w:rPr>
          <w:rFonts w:ascii="Times New Roman" w:eastAsia="Times New Roman" w:hAnsi="Times New Roman" w:cs="Times New Roman"/>
          <w:b/>
          <w:bCs/>
          <w:noProof/>
          <w:sz w:val="24"/>
          <w:szCs w:val="24"/>
        </w:rPr>
      </w:sdtEndPr>
      <w:sdtContent>
        <w:commentRangeStart w:id="32" w:displacedByCustomXml="prev"/>
        <w:p w14:paraId="15378C43" w14:textId="424EE0DE" w:rsidR="00097AC3" w:rsidRDefault="00821BD3">
          <w:pPr>
            <w:pStyle w:val="TOCHeading"/>
            <w:rPr>
              <w:rFonts w:ascii="Times New Roman" w:hAnsi="Times New Roman" w:cs="Times New Roman"/>
              <w:b/>
              <w:color w:val="auto"/>
              <w:sz w:val="22"/>
              <w:szCs w:val="22"/>
              <w:lang w:val="en-GB"/>
            </w:rPr>
          </w:pPr>
          <w:r w:rsidRPr="00821BD3">
            <w:rPr>
              <w:rFonts w:ascii="Times New Roman" w:hAnsi="Times New Roman" w:cs="Times New Roman"/>
              <w:b/>
              <w:color w:val="auto"/>
              <w:sz w:val="22"/>
              <w:szCs w:val="22"/>
              <w:lang w:val="en-GB"/>
            </w:rPr>
            <w:t>T</w:t>
          </w:r>
          <w:commentRangeEnd w:id="32"/>
          <w:r w:rsidR="00AD0B8F">
            <w:rPr>
              <w:rStyle w:val="CommentReference"/>
              <w:rFonts w:ascii="Times New Roman" w:eastAsia="Times New Roman" w:hAnsi="Times New Roman" w:cstheme="minorBidi"/>
              <w:color w:val="auto"/>
            </w:rPr>
            <w:commentReference w:id="32"/>
          </w:r>
          <w:r w:rsidRPr="00821BD3">
            <w:rPr>
              <w:rFonts w:ascii="Times New Roman" w:hAnsi="Times New Roman" w:cs="Times New Roman"/>
              <w:b/>
              <w:color w:val="auto"/>
              <w:sz w:val="22"/>
              <w:szCs w:val="22"/>
              <w:lang w:val="en-GB"/>
            </w:rPr>
            <w:t>able of contents</w:t>
          </w:r>
        </w:p>
        <w:p w14:paraId="16C09984" w14:textId="77777777" w:rsidR="00821BD3" w:rsidRPr="00821BD3" w:rsidRDefault="00821BD3" w:rsidP="00821BD3"/>
        <w:p w14:paraId="1B3E763D" w14:textId="12F053BD" w:rsidR="0000757E" w:rsidRDefault="00821BD3" w:rsidP="00B90677">
          <w:pPr>
            <w:pStyle w:val="TOC1"/>
            <w:rPr>
              <w:rStyle w:val="Hyperlink"/>
            </w:rPr>
          </w:pPr>
          <w:r>
            <w:fldChar w:fldCharType="begin"/>
          </w:r>
          <w:r>
            <w:instrText xml:space="preserve"> TOC \h \z \t "AR6 Chap 1 Level 1 (1.1);1;AR6 Chap 1 Level 2 (1.1.1);2;AR6 Chap 1 Level 3 (1.1.1.1);2;AR6 Chap 1 Level 4 (1.1.1.1.1);2;AR6 Chap 1 Box;2;AR6 Chap 1 FAQ;1;AR6 Chap 1 Cross Chapter Box;1;Titre;1" </w:instrText>
          </w:r>
          <w:r>
            <w:fldChar w:fldCharType="separate"/>
          </w:r>
          <w:hyperlink w:anchor="_Toc69949954" w:history="1">
            <w:r w:rsidR="0000757E" w:rsidRPr="0036773B">
              <w:rPr>
                <w:rStyle w:val="Hyperlink"/>
              </w:rPr>
              <w:t>Executive Summary</w:t>
            </w:r>
            <w:r w:rsidR="0000757E" w:rsidRPr="0036773B">
              <w:rPr>
                <w:webHidden/>
              </w:rPr>
              <w:tab/>
            </w:r>
            <w:r w:rsidR="0000757E" w:rsidRPr="0036773B">
              <w:rPr>
                <w:webHidden/>
              </w:rPr>
              <w:tab/>
            </w:r>
            <w:r w:rsidR="0000757E" w:rsidRPr="0036773B">
              <w:rPr>
                <w:webHidden/>
              </w:rPr>
              <w:fldChar w:fldCharType="begin"/>
            </w:r>
            <w:r w:rsidR="0000757E" w:rsidRPr="0036773B">
              <w:rPr>
                <w:webHidden/>
              </w:rPr>
              <w:instrText xml:space="preserve"> PAGEREF _Toc69949954 \h </w:instrText>
            </w:r>
            <w:r w:rsidR="0000757E" w:rsidRPr="0036773B">
              <w:rPr>
                <w:webHidden/>
              </w:rPr>
            </w:r>
            <w:r w:rsidR="0000757E" w:rsidRPr="0036773B">
              <w:rPr>
                <w:webHidden/>
              </w:rPr>
              <w:fldChar w:fldCharType="separate"/>
            </w:r>
            <w:r w:rsidR="00F7577F">
              <w:rPr>
                <w:webHidden/>
              </w:rPr>
              <w:t>5</w:t>
            </w:r>
            <w:r w:rsidR="0000757E" w:rsidRPr="0036773B">
              <w:rPr>
                <w:webHidden/>
              </w:rPr>
              <w:fldChar w:fldCharType="end"/>
            </w:r>
          </w:hyperlink>
        </w:p>
        <w:p w14:paraId="699E33A5" w14:textId="79DAF1D2" w:rsidR="0000757E" w:rsidRPr="0000757E" w:rsidRDefault="0000757E" w:rsidP="0000757E">
          <w:pPr>
            <w:rPr>
              <w:rFonts w:eastAsiaTheme="minorEastAsia"/>
              <w:noProof/>
            </w:rPr>
          </w:pPr>
        </w:p>
        <w:p w14:paraId="464AB3EA" w14:textId="77777777" w:rsidR="0000757E" w:rsidRPr="0036773B" w:rsidRDefault="003A713F" w:rsidP="00B90677">
          <w:pPr>
            <w:pStyle w:val="TOC1"/>
            <w:rPr>
              <w:rFonts w:asciiTheme="minorHAnsi" w:eastAsiaTheme="minorEastAsia" w:hAnsiTheme="minorHAnsi"/>
            </w:rPr>
          </w:pPr>
          <w:hyperlink w:anchor="_Toc69949955" w:history="1">
            <w:r w:rsidR="0000757E" w:rsidRPr="0036773B">
              <w:rPr>
                <w:rStyle w:val="Hyperlink"/>
              </w:rPr>
              <w:t>1.1</w:t>
            </w:r>
            <w:r w:rsidR="0000757E" w:rsidRPr="0036773B">
              <w:rPr>
                <w:rFonts w:asciiTheme="minorHAnsi" w:eastAsiaTheme="minorEastAsia" w:hAnsiTheme="minorHAnsi"/>
              </w:rPr>
              <w:tab/>
            </w:r>
            <w:r w:rsidR="0000757E" w:rsidRPr="0036773B">
              <w:rPr>
                <w:rStyle w:val="Hyperlink"/>
              </w:rPr>
              <w:t>Report and chapter overview</w:t>
            </w:r>
            <w:r w:rsidR="0000757E" w:rsidRPr="0036773B">
              <w:rPr>
                <w:webHidden/>
              </w:rPr>
              <w:tab/>
            </w:r>
            <w:r w:rsidR="0000757E" w:rsidRPr="0036773B">
              <w:rPr>
                <w:webHidden/>
              </w:rPr>
              <w:fldChar w:fldCharType="begin"/>
            </w:r>
            <w:r w:rsidR="0000757E" w:rsidRPr="0036773B">
              <w:rPr>
                <w:webHidden/>
              </w:rPr>
              <w:instrText xml:space="preserve"> PAGEREF _Toc69949955 \h </w:instrText>
            </w:r>
            <w:r w:rsidR="0000757E" w:rsidRPr="0036773B">
              <w:rPr>
                <w:webHidden/>
              </w:rPr>
            </w:r>
            <w:r w:rsidR="0000757E" w:rsidRPr="0036773B">
              <w:rPr>
                <w:webHidden/>
              </w:rPr>
              <w:fldChar w:fldCharType="separate"/>
            </w:r>
            <w:r w:rsidR="00F7577F">
              <w:rPr>
                <w:webHidden/>
              </w:rPr>
              <w:t>8</w:t>
            </w:r>
            <w:r w:rsidR="0000757E" w:rsidRPr="0036773B">
              <w:rPr>
                <w:webHidden/>
              </w:rPr>
              <w:fldChar w:fldCharType="end"/>
            </w:r>
          </w:hyperlink>
        </w:p>
        <w:p w14:paraId="3AE4E2DD" w14:textId="77777777" w:rsidR="0000757E" w:rsidRDefault="003A713F" w:rsidP="0036773B">
          <w:pPr>
            <w:pStyle w:val="TOC2"/>
            <w:rPr>
              <w:rFonts w:asciiTheme="minorHAnsi" w:eastAsiaTheme="minorEastAsia" w:hAnsiTheme="minorHAnsi"/>
            </w:rPr>
          </w:pPr>
          <w:hyperlink w:anchor="_Toc69949956" w:history="1">
            <w:r w:rsidR="0000757E" w:rsidRPr="00A46678">
              <w:rPr>
                <w:rStyle w:val="Hyperlink"/>
                <w:lang w:val="en-GB"/>
              </w:rPr>
              <w:t>1.1.1</w:t>
            </w:r>
            <w:r w:rsidR="0000757E">
              <w:rPr>
                <w:rFonts w:asciiTheme="minorHAnsi" w:eastAsiaTheme="minorEastAsia" w:hAnsiTheme="minorHAnsi"/>
              </w:rPr>
              <w:tab/>
            </w:r>
            <w:r w:rsidR="0000757E" w:rsidRPr="00A46678">
              <w:rPr>
                <w:rStyle w:val="Hyperlink"/>
                <w:lang w:val="en-GB"/>
              </w:rPr>
              <w:t>The AR6 WGI Report</w:t>
            </w:r>
            <w:r w:rsidR="0000757E">
              <w:rPr>
                <w:webHidden/>
              </w:rPr>
              <w:tab/>
            </w:r>
            <w:r w:rsidR="0000757E">
              <w:rPr>
                <w:webHidden/>
              </w:rPr>
              <w:fldChar w:fldCharType="begin"/>
            </w:r>
            <w:r w:rsidR="0000757E">
              <w:rPr>
                <w:webHidden/>
              </w:rPr>
              <w:instrText xml:space="preserve"> PAGEREF _Toc69949956 \h </w:instrText>
            </w:r>
            <w:r w:rsidR="0000757E">
              <w:rPr>
                <w:webHidden/>
              </w:rPr>
            </w:r>
            <w:r w:rsidR="0000757E">
              <w:rPr>
                <w:webHidden/>
              </w:rPr>
              <w:fldChar w:fldCharType="separate"/>
            </w:r>
            <w:r w:rsidR="00F7577F">
              <w:rPr>
                <w:webHidden/>
              </w:rPr>
              <w:t>8</w:t>
            </w:r>
            <w:r w:rsidR="0000757E">
              <w:rPr>
                <w:webHidden/>
              </w:rPr>
              <w:fldChar w:fldCharType="end"/>
            </w:r>
          </w:hyperlink>
        </w:p>
        <w:p w14:paraId="79DFFD5E" w14:textId="77777777" w:rsidR="0000757E" w:rsidRDefault="003A713F" w:rsidP="0036773B">
          <w:pPr>
            <w:pStyle w:val="TOC2"/>
            <w:rPr>
              <w:rFonts w:asciiTheme="minorHAnsi" w:eastAsiaTheme="minorEastAsia" w:hAnsiTheme="minorHAnsi"/>
            </w:rPr>
          </w:pPr>
          <w:hyperlink w:anchor="_Toc69949957" w:history="1">
            <w:r w:rsidR="0000757E" w:rsidRPr="00A46678">
              <w:rPr>
                <w:rStyle w:val="Hyperlink"/>
                <w:lang w:val="en-GB"/>
              </w:rPr>
              <w:t>1.1.2</w:t>
            </w:r>
            <w:r w:rsidR="0000757E">
              <w:rPr>
                <w:rFonts w:asciiTheme="minorHAnsi" w:eastAsiaTheme="minorEastAsia" w:hAnsiTheme="minorHAnsi"/>
              </w:rPr>
              <w:tab/>
            </w:r>
            <w:r w:rsidR="0000757E" w:rsidRPr="00A46678">
              <w:rPr>
                <w:rStyle w:val="Hyperlink"/>
                <w:lang w:val="en-GB"/>
              </w:rPr>
              <w:t>Rationale for the new AR6 WGI structure and its relation to the previous AR5 WGI Report</w:t>
            </w:r>
            <w:r w:rsidR="0000757E">
              <w:rPr>
                <w:webHidden/>
              </w:rPr>
              <w:tab/>
            </w:r>
            <w:r w:rsidR="0000757E">
              <w:rPr>
                <w:webHidden/>
              </w:rPr>
              <w:fldChar w:fldCharType="begin"/>
            </w:r>
            <w:r w:rsidR="0000757E">
              <w:rPr>
                <w:webHidden/>
              </w:rPr>
              <w:instrText xml:space="preserve"> PAGEREF _Toc69949957 \h </w:instrText>
            </w:r>
            <w:r w:rsidR="0000757E">
              <w:rPr>
                <w:webHidden/>
              </w:rPr>
            </w:r>
            <w:r w:rsidR="0000757E">
              <w:rPr>
                <w:webHidden/>
              </w:rPr>
              <w:fldChar w:fldCharType="separate"/>
            </w:r>
            <w:r w:rsidR="00F7577F">
              <w:rPr>
                <w:webHidden/>
              </w:rPr>
              <w:t>9</w:t>
            </w:r>
            <w:r w:rsidR="0000757E">
              <w:rPr>
                <w:webHidden/>
              </w:rPr>
              <w:fldChar w:fldCharType="end"/>
            </w:r>
          </w:hyperlink>
        </w:p>
        <w:p w14:paraId="2107EB1F" w14:textId="77777777" w:rsidR="0000757E" w:rsidRDefault="003A713F" w:rsidP="0036773B">
          <w:pPr>
            <w:pStyle w:val="TOC2"/>
            <w:rPr>
              <w:rFonts w:asciiTheme="minorHAnsi" w:eastAsiaTheme="minorEastAsia" w:hAnsiTheme="minorHAnsi"/>
            </w:rPr>
          </w:pPr>
          <w:hyperlink w:anchor="_Toc69949958" w:history="1">
            <w:r w:rsidR="0000757E" w:rsidRPr="00A46678">
              <w:rPr>
                <w:rStyle w:val="Hyperlink"/>
                <w:lang w:val="en-GB"/>
              </w:rPr>
              <w:t>1.1.3</w:t>
            </w:r>
            <w:r w:rsidR="0000757E">
              <w:rPr>
                <w:rFonts w:asciiTheme="minorHAnsi" w:eastAsiaTheme="minorEastAsia" w:hAnsiTheme="minorHAnsi"/>
              </w:rPr>
              <w:tab/>
            </w:r>
            <w:r w:rsidR="0000757E" w:rsidRPr="00A46678">
              <w:rPr>
                <w:rStyle w:val="Hyperlink"/>
                <w:lang w:val="en-GB"/>
              </w:rPr>
              <w:t>Integration of AR6 WGI assessments with other Working Groups</w:t>
            </w:r>
            <w:r w:rsidR="0000757E">
              <w:rPr>
                <w:webHidden/>
              </w:rPr>
              <w:tab/>
            </w:r>
            <w:r w:rsidR="0000757E">
              <w:rPr>
                <w:webHidden/>
              </w:rPr>
              <w:fldChar w:fldCharType="begin"/>
            </w:r>
            <w:r w:rsidR="0000757E">
              <w:rPr>
                <w:webHidden/>
              </w:rPr>
              <w:instrText xml:space="preserve"> PAGEREF _Toc69949958 \h </w:instrText>
            </w:r>
            <w:r w:rsidR="0000757E">
              <w:rPr>
                <w:webHidden/>
              </w:rPr>
            </w:r>
            <w:r w:rsidR="0000757E">
              <w:rPr>
                <w:webHidden/>
              </w:rPr>
              <w:fldChar w:fldCharType="separate"/>
            </w:r>
            <w:r w:rsidR="00F7577F">
              <w:rPr>
                <w:webHidden/>
              </w:rPr>
              <w:t>12</w:t>
            </w:r>
            <w:r w:rsidR="0000757E">
              <w:rPr>
                <w:webHidden/>
              </w:rPr>
              <w:fldChar w:fldCharType="end"/>
            </w:r>
          </w:hyperlink>
        </w:p>
        <w:p w14:paraId="47D3D45C" w14:textId="77777777" w:rsidR="0000757E" w:rsidRDefault="003A713F" w:rsidP="0036773B">
          <w:pPr>
            <w:pStyle w:val="TOC2"/>
            <w:rPr>
              <w:rStyle w:val="Hyperlink"/>
            </w:rPr>
          </w:pPr>
          <w:hyperlink w:anchor="_Toc69949959" w:history="1">
            <w:r w:rsidR="0000757E" w:rsidRPr="00A46678">
              <w:rPr>
                <w:rStyle w:val="Hyperlink"/>
                <w:lang w:val="en-GB"/>
              </w:rPr>
              <w:t>1.1.4</w:t>
            </w:r>
            <w:r w:rsidR="0000757E">
              <w:rPr>
                <w:rFonts w:asciiTheme="minorHAnsi" w:eastAsiaTheme="minorEastAsia" w:hAnsiTheme="minorHAnsi"/>
              </w:rPr>
              <w:tab/>
            </w:r>
            <w:r w:rsidR="0000757E" w:rsidRPr="00A46678">
              <w:rPr>
                <w:rStyle w:val="Hyperlink"/>
                <w:lang w:val="en-GB"/>
              </w:rPr>
              <w:t>Chapter preview</w:t>
            </w:r>
            <w:r w:rsidR="0000757E">
              <w:rPr>
                <w:webHidden/>
              </w:rPr>
              <w:tab/>
            </w:r>
            <w:r w:rsidR="0000757E">
              <w:rPr>
                <w:webHidden/>
              </w:rPr>
              <w:fldChar w:fldCharType="begin"/>
            </w:r>
            <w:r w:rsidR="0000757E">
              <w:rPr>
                <w:webHidden/>
              </w:rPr>
              <w:instrText xml:space="preserve"> PAGEREF _Toc69949959 \h </w:instrText>
            </w:r>
            <w:r w:rsidR="0000757E">
              <w:rPr>
                <w:webHidden/>
              </w:rPr>
            </w:r>
            <w:r w:rsidR="0000757E">
              <w:rPr>
                <w:webHidden/>
              </w:rPr>
              <w:fldChar w:fldCharType="separate"/>
            </w:r>
            <w:r w:rsidR="00F7577F">
              <w:rPr>
                <w:webHidden/>
              </w:rPr>
              <w:t>13</w:t>
            </w:r>
            <w:r w:rsidR="0000757E">
              <w:rPr>
                <w:webHidden/>
              </w:rPr>
              <w:fldChar w:fldCharType="end"/>
            </w:r>
          </w:hyperlink>
        </w:p>
        <w:p w14:paraId="62631BF0" w14:textId="77777777" w:rsidR="0000757E" w:rsidRPr="0000757E" w:rsidRDefault="0000757E" w:rsidP="0000757E">
          <w:pPr>
            <w:rPr>
              <w:rFonts w:eastAsiaTheme="minorEastAsia"/>
              <w:noProof/>
            </w:rPr>
          </w:pPr>
        </w:p>
        <w:p w14:paraId="2486ADEE" w14:textId="77777777" w:rsidR="0000757E" w:rsidRDefault="003A713F" w:rsidP="00B90677">
          <w:pPr>
            <w:pStyle w:val="TOC1"/>
            <w:rPr>
              <w:rFonts w:asciiTheme="minorHAnsi" w:eastAsiaTheme="minorEastAsia" w:hAnsiTheme="minorHAnsi"/>
            </w:rPr>
          </w:pPr>
          <w:hyperlink w:anchor="_Toc69949960" w:history="1">
            <w:r w:rsidR="0000757E" w:rsidRPr="00A46678">
              <w:rPr>
                <w:rStyle w:val="Hyperlink"/>
              </w:rPr>
              <w:t>1.2</w:t>
            </w:r>
            <w:r w:rsidR="0000757E">
              <w:rPr>
                <w:rFonts w:asciiTheme="minorHAnsi" w:eastAsiaTheme="minorEastAsia" w:hAnsiTheme="minorHAnsi"/>
              </w:rPr>
              <w:tab/>
            </w:r>
            <w:r w:rsidR="0000757E" w:rsidRPr="00A46678">
              <w:rPr>
                <w:rStyle w:val="Hyperlink"/>
              </w:rPr>
              <w:t>Where we are now</w:t>
            </w:r>
            <w:r w:rsidR="0000757E">
              <w:rPr>
                <w:webHidden/>
              </w:rPr>
              <w:tab/>
            </w:r>
            <w:r w:rsidR="0000757E">
              <w:rPr>
                <w:webHidden/>
              </w:rPr>
              <w:fldChar w:fldCharType="begin"/>
            </w:r>
            <w:r w:rsidR="0000757E">
              <w:rPr>
                <w:webHidden/>
              </w:rPr>
              <w:instrText xml:space="preserve"> PAGEREF _Toc69949960 \h </w:instrText>
            </w:r>
            <w:r w:rsidR="0000757E">
              <w:rPr>
                <w:webHidden/>
              </w:rPr>
            </w:r>
            <w:r w:rsidR="0000757E">
              <w:rPr>
                <w:webHidden/>
              </w:rPr>
              <w:fldChar w:fldCharType="separate"/>
            </w:r>
            <w:r w:rsidR="00F7577F">
              <w:rPr>
                <w:webHidden/>
              </w:rPr>
              <w:t>13</w:t>
            </w:r>
            <w:r w:rsidR="0000757E">
              <w:rPr>
                <w:webHidden/>
              </w:rPr>
              <w:fldChar w:fldCharType="end"/>
            </w:r>
          </w:hyperlink>
        </w:p>
        <w:p w14:paraId="5DCB5B80" w14:textId="77777777" w:rsidR="0000757E" w:rsidRDefault="003A713F" w:rsidP="0036773B">
          <w:pPr>
            <w:pStyle w:val="TOC2"/>
            <w:rPr>
              <w:rFonts w:asciiTheme="minorHAnsi" w:eastAsiaTheme="minorEastAsia" w:hAnsiTheme="minorHAnsi"/>
            </w:rPr>
          </w:pPr>
          <w:hyperlink w:anchor="_Toc69949961" w:history="1">
            <w:r w:rsidR="0000757E" w:rsidRPr="00A46678">
              <w:rPr>
                <w:rStyle w:val="Hyperlink"/>
                <w:lang w:val="en-GB"/>
              </w:rPr>
              <w:t>1.2.1</w:t>
            </w:r>
            <w:r w:rsidR="0000757E">
              <w:rPr>
                <w:rFonts w:asciiTheme="minorHAnsi" w:eastAsiaTheme="minorEastAsia" w:hAnsiTheme="minorHAnsi"/>
              </w:rPr>
              <w:tab/>
            </w:r>
            <w:r w:rsidR="0000757E" w:rsidRPr="00A46678">
              <w:rPr>
                <w:rStyle w:val="Hyperlink"/>
                <w:lang w:val="en-GB"/>
              </w:rPr>
              <w:t>The changing state of the physical climate system</w:t>
            </w:r>
            <w:r w:rsidR="0000757E">
              <w:rPr>
                <w:webHidden/>
              </w:rPr>
              <w:tab/>
            </w:r>
            <w:r w:rsidR="0000757E">
              <w:rPr>
                <w:webHidden/>
              </w:rPr>
              <w:fldChar w:fldCharType="begin"/>
            </w:r>
            <w:r w:rsidR="0000757E">
              <w:rPr>
                <w:webHidden/>
              </w:rPr>
              <w:instrText xml:space="preserve"> PAGEREF _Toc69949961 \h </w:instrText>
            </w:r>
            <w:r w:rsidR="0000757E">
              <w:rPr>
                <w:webHidden/>
              </w:rPr>
            </w:r>
            <w:r w:rsidR="0000757E">
              <w:rPr>
                <w:webHidden/>
              </w:rPr>
              <w:fldChar w:fldCharType="separate"/>
            </w:r>
            <w:r w:rsidR="00F7577F">
              <w:rPr>
                <w:webHidden/>
              </w:rPr>
              <w:t>13</w:t>
            </w:r>
            <w:r w:rsidR="0000757E">
              <w:rPr>
                <w:webHidden/>
              </w:rPr>
              <w:fldChar w:fldCharType="end"/>
            </w:r>
          </w:hyperlink>
        </w:p>
        <w:p w14:paraId="5D8227BF" w14:textId="02DF6D0E" w:rsidR="0000757E" w:rsidRDefault="003A713F" w:rsidP="0036773B">
          <w:pPr>
            <w:pStyle w:val="TOC2"/>
            <w:rPr>
              <w:rFonts w:asciiTheme="minorHAnsi" w:eastAsiaTheme="minorEastAsia" w:hAnsiTheme="minorHAnsi"/>
            </w:rPr>
          </w:pPr>
          <w:hyperlink w:anchor="_Toc69949962" w:history="1">
            <w:r w:rsidR="0000757E" w:rsidRPr="00A46678">
              <w:rPr>
                <w:rStyle w:val="Hyperlink"/>
                <w:lang w:val="en-GB"/>
              </w:rPr>
              <w:t>1.2.1.1</w:t>
            </w:r>
            <w:r w:rsidR="0000757E">
              <w:rPr>
                <w:rFonts w:asciiTheme="minorHAnsi" w:eastAsiaTheme="minorEastAsia" w:hAnsiTheme="minorHAnsi"/>
              </w:rPr>
              <w:tab/>
            </w:r>
            <w:r w:rsidR="00676F4F">
              <w:rPr>
                <w:rFonts w:asciiTheme="minorHAnsi" w:eastAsiaTheme="minorEastAsia" w:hAnsiTheme="minorHAnsi"/>
              </w:rPr>
              <w:t xml:space="preserve"> </w:t>
            </w:r>
            <w:r w:rsidR="0000757E" w:rsidRPr="00A46678">
              <w:rPr>
                <w:rStyle w:val="Hyperlink"/>
                <w:lang w:val="en-GB"/>
              </w:rPr>
              <w:t>Recent changes in multiple climate indicators</w:t>
            </w:r>
            <w:r w:rsidR="0000757E">
              <w:rPr>
                <w:webHidden/>
              </w:rPr>
              <w:tab/>
            </w:r>
            <w:r w:rsidR="0000757E">
              <w:rPr>
                <w:webHidden/>
              </w:rPr>
              <w:fldChar w:fldCharType="begin"/>
            </w:r>
            <w:r w:rsidR="0000757E">
              <w:rPr>
                <w:webHidden/>
              </w:rPr>
              <w:instrText xml:space="preserve"> PAGEREF _Toc69949962 \h </w:instrText>
            </w:r>
            <w:r w:rsidR="0000757E">
              <w:rPr>
                <w:webHidden/>
              </w:rPr>
            </w:r>
            <w:r w:rsidR="0000757E">
              <w:rPr>
                <w:webHidden/>
              </w:rPr>
              <w:fldChar w:fldCharType="separate"/>
            </w:r>
            <w:r w:rsidR="00F7577F">
              <w:rPr>
                <w:webHidden/>
              </w:rPr>
              <w:t>14</w:t>
            </w:r>
            <w:r w:rsidR="0000757E">
              <w:rPr>
                <w:webHidden/>
              </w:rPr>
              <w:fldChar w:fldCharType="end"/>
            </w:r>
          </w:hyperlink>
        </w:p>
        <w:p w14:paraId="653BB9F4" w14:textId="57C93AD3" w:rsidR="0000757E" w:rsidRDefault="003A713F" w:rsidP="0036773B">
          <w:pPr>
            <w:pStyle w:val="TOC2"/>
            <w:rPr>
              <w:rFonts w:asciiTheme="minorHAnsi" w:eastAsiaTheme="minorEastAsia" w:hAnsiTheme="minorHAnsi"/>
            </w:rPr>
          </w:pPr>
          <w:hyperlink w:anchor="_Toc69949963" w:history="1">
            <w:r w:rsidR="0000757E" w:rsidRPr="00A46678">
              <w:rPr>
                <w:rStyle w:val="Hyperlink"/>
                <w:lang w:val="en-GB"/>
              </w:rPr>
              <w:t>1.2.1.2</w:t>
            </w:r>
            <w:r w:rsidR="0000757E">
              <w:rPr>
                <w:rFonts w:asciiTheme="minorHAnsi" w:eastAsiaTheme="minorEastAsia" w:hAnsiTheme="minorHAnsi"/>
              </w:rPr>
              <w:tab/>
            </w:r>
            <w:r w:rsidR="00676F4F">
              <w:rPr>
                <w:rFonts w:asciiTheme="minorHAnsi" w:eastAsiaTheme="minorEastAsia" w:hAnsiTheme="minorHAnsi"/>
              </w:rPr>
              <w:t xml:space="preserve"> </w:t>
            </w:r>
            <w:r w:rsidR="0000757E" w:rsidRPr="00A46678">
              <w:rPr>
                <w:rStyle w:val="Hyperlink"/>
                <w:lang w:val="en-GB"/>
              </w:rPr>
              <w:t>Long-term perspectives on anthropogenic climate change</w:t>
            </w:r>
            <w:r w:rsidR="0000757E">
              <w:rPr>
                <w:webHidden/>
              </w:rPr>
              <w:tab/>
            </w:r>
            <w:r w:rsidR="0000757E">
              <w:rPr>
                <w:webHidden/>
              </w:rPr>
              <w:fldChar w:fldCharType="begin"/>
            </w:r>
            <w:r w:rsidR="0000757E">
              <w:rPr>
                <w:webHidden/>
              </w:rPr>
              <w:instrText xml:space="preserve"> PAGEREF _Toc69949963 \h </w:instrText>
            </w:r>
            <w:r w:rsidR="0000757E">
              <w:rPr>
                <w:webHidden/>
              </w:rPr>
            </w:r>
            <w:r w:rsidR="0000757E">
              <w:rPr>
                <w:webHidden/>
              </w:rPr>
              <w:fldChar w:fldCharType="separate"/>
            </w:r>
            <w:r w:rsidR="00F7577F">
              <w:rPr>
                <w:webHidden/>
              </w:rPr>
              <w:t>15</w:t>
            </w:r>
            <w:r w:rsidR="0000757E">
              <w:rPr>
                <w:webHidden/>
              </w:rPr>
              <w:fldChar w:fldCharType="end"/>
            </w:r>
          </w:hyperlink>
        </w:p>
        <w:p w14:paraId="3F59B13D" w14:textId="77777777" w:rsidR="0000757E" w:rsidRDefault="003A713F" w:rsidP="0036773B">
          <w:pPr>
            <w:pStyle w:val="TOC2"/>
            <w:rPr>
              <w:rStyle w:val="Hyperlink"/>
            </w:rPr>
          </w:pPr>
          <w:hyperlink w:anchor="_Toc69949964" w:history="1">
            <w:r w:rsidR="0000757E" w:rsidRPr="00A46678">
              <w:rPr>
                <w:rStyle w:val="Hyperlink"/>
                <w:lang w:val="en-GB"/>
              </w:rPr>
              <w:t>1.2.2</w:t>
            </w:r>
            <w:r w:rsidR="0000757E">
              <w:rPr>
                <w:rFonts w:asciiTheme="minorHAnsi" w:eastAsiaTheme="minorEastAsia" w:hAnsiTheme="minorHAnsi"/>
              </w:rPr>
              <w:tab/>
            </w:r>
            <w:r w:rsidR="0000757E" w:rsidRPr="00A46678">
              <w:rPr>
                <w:rStyle w:val="Hyperlink"/>
                <w:lang w:val="en-GB"/>
              </w:rPr>
              <w:t>The policy and governance context</w:t>
            </w:r>
            <w:r w:rsidR="0000757E">
              <w:rPr>
                <w:webHidden/>
              </w:rPr>
              <w:tab/>
            </w:r>
            <w:r w:rsidR="0000757E">
              <w:rPr>
                <w:webHidden/>
              </w:rPr>
              <w:fldChar w:fldCharType="begin"/>
            </w:r>
            <w:r w:rsidR="0000757E">
              <w:rPr>
                <w:webHidden/>
              </w:rPr>
              <w:instrText xml:space="preserve"> PAGEREF _Toc69949964 \h </w:instrText>
            </w:r>
            <w:r w:rsidR="0000757E">
              <w:rPr>
                <w:webHidden/>
              </w:rPr>
            </w:r>
            <w:r w:rsidR="0000757E">
              <w:rPr>
                <w:webHidden/>
              </w:rPr>
              <w:fldChar w:fldCharType="separate"/>
            </w:r>
            <w:r w:rsidR="00F7577F">
              <w:rPr>
                <w:webHidden/>
              </w:rPr>
              <w:t>18</w:t>
            </w:r>
            <w:r w:rsidR="0000757E">
              <w:rPr>
                <w:webHidden/>
              </w:rPr>
              <w:fldChar w:fldCharType="end"/>
            </w:r>
          </w:hyperlink>
        </w:p>
        <w:p w14:paraId="6F6E2745" w14:textId="77777777" w:rsidR="0000757E" w:rsidRPr="0000757E" w:rsidRDefault="0000757E" w:rsidP="0000757E">
          <w:pPr>
            <w:rPr>
              <w:rFonts w:eastAsiaTheme="minorEastAsia"/>
              <w:noProof/>
            </w:rPr>
          </w:pPr>
        </w:p>
        <w:p w14:paraId="6EF144B4" w14:textId="146F7894" w:rsidR="0000757E" w:rsidRDefault="003A713F" w:rsidP="00B90677">
          <w:pPr>
            <w:pStyle w:val="TOC1"/>
            <w:rPr>
              <w:rStyle w:val="Hyperlink"/>
            </w:rPr>
          </w:pPr>
          <w:hyperlink w:anchor="_Toc69949965" w:history="1">
            <w:r w:rsidR="0000757E" w:rsidRPr="00A46678">
              <w:rPr>
                <w:rStyle w:val="Hyperlink"/>
              </w:rPr>
              <w:t>Cross-Chapter Box 1.1:</w:t>
            </w:r>
            <w:r w:rsidR="0000757E">
              <w:rPr>
                <w:rFonts w:asciiTheme="minorHAnsi" w:eastAsiaTheme="minorEastAsia" w:hAnsiTheme="minorHAnsi"/>
              </w:rPr>
              <w:tab/>
            </w:r>
            <w:r w:rsidR="0000757E" w:rsidRPr="00A46678">
              <w:rPr>
                <w:rStyle w:val="Hyperlink"/>
              </w:rPr>
              <w:t>The WGI contribution to the AR6 and its potential relevance f</w:t>
            </w:r>
            <w:r w:rsidR="0000757E">
              <w:rPr>
                <w:rStyle w:val="Hyperlink"/>
              </w:rPr>
              <w:t>or the global stocktake</w:t>
            </w:r>
            <w:r w:rsidR="0000757E">
              <w:rPr>
                <w:webHidden/>
              </w:rPr>
              <w:tab/>
            </w:r>
            <w:r w:rsidR="0000757E">
              <w:rPr>
                <w:webHidden/>
              </w:rPr>
              <w:fldChar w:fldCharType="begin"/>
            </w:r>
            <w:r w:rsidR="0000757E">
              <w:rPr>
                <w:webHidden/>
              </w:rPr>
              <w:instrText xml:space="preserve"> PAGEREF _Toc69949965 \h </w:instrText>
            </w:r>
            <w:r w:rsidR="0000757E">
              <w:rPr>
                <w:webHidden/>
              </w:rPr>
            </w:r>
            <w:r w:rsidR="0000757E">
              <w:rPr>
                <w:webHidden/>
              </w:rPr>
              <w:fldChar w:fldCharType="separate"/>
            </w:r>
            <w:r w:rsidR="00F7577F">
              <w:rPr>
                <w:webHidden/>
              </w:rPr>
              <w:t>19</w:t>
            </w:r>
            <w:r w:rsidR="0000757E">
              <w:rPr>
                <w:webHidden/>
              </w:rPr>
              <w:fldChar w:fldCharType="end"/>
            </w:r>
          </w:hyperlink>
        </w:p>
        <w:p w14:paraId="6ACB199E" w14:textId="77777777" w:rsidR="0000757E" w:rsidRPr="0000757E" w:rsidRDefault="0000757E" w:rsidP="0000757E">
          <w:pPr>
            <w:rPr>
              <w:rFonts w:eastAsiaTheme="minorEastAsia"/>
              <w:noProof/>
            </w:rPr>
          </w:pPr>
        </w:p>
        <w:p w14:paraId="38E59B89" w14:textId="77777777" w:rsidR="0000757E" w:rsidRDefault="003A713F" w:rsidP="0036773B">
          <w:pPr>
            <w:pStyle w:val="TOC2"/>
            <w:rPr>
              <w:rFonts w:asciiTheme="minorHAnsi" w:eastAsiaTheme="minorEastAsia" w:hAnsiTheme="minorHAnsi"/>
            </w:rPr>
          </w:pPr>
          <w:hyperlink w:anchor="_Toc69949966" w:history="1">
            <w:r w:rsidR="0000757E" w:rsidRPr="00A46678">
              <w:rPr>
                <w:rStyle w:val="Hyperlink"/>
                <w:lang w:val="en-GB"/>
              </w:rPr>
              <w:t>1.2.3</w:t>
            </w:r>
            <w:r w:rsidR="0000757E">
              <w:rPr>
                <w:rFonts w:asciiTheme="minorHAnsi" w:eastAsiaTheme="minorEastAsia" w:hAnsiTheme="minorHAnsi"/>
              </w:rPr>
              <w:tab/>
            </w:r>
            <w:r w:rsidR="0000757E" w:rsidRPr="00A46678">
              <w:rPr>
                <w:rStyle w:val="Hyperlink"/>
                <w:lang w:val="en-GB"/>
              </w:rPr>
              <w:t>Linking science and society: communication, values, and the IPCC assessment process</w:t>
            </w:r>
            <w:r w:rsidR="0000757E">
              <w:rPr>
                <w:webHidden/>
              </w:rPr>
              <w:tab/>
            </w:r>
            <w:r w:rsidR="0000757E">
              <w:rPr>
                <w:webHidden/>
              </w:rPr>
              <w:fldChar w:fldCharType="begin"/>
            </w:r>
            <w:r w:rsidR="0000757E">
              <w:rPr>
                <w:webHidden/>
              </w:rPr>
              <w:instrText xml:space="preserve"> PAGEREF _Toc69949966 \h </w:instrText>
            </w:r>
            <w:r w:rsidR="0000757E">
              <w:rPr>
                <w:webHidden/>
              </w:rPr>
            </w:r>
            <w:r w:rsidR="0000757E">
              <w:rPr>
                <w:webHidden/>
              </w:rPr>
              <w:fldChar w:fldCharType="separate"/>
            </w:r>
            <w:r w:rsidR="00F7577F">
              <w:rPr>
                <w:webHidden/>
              </w:rPr>
              <w:t>29</w:t>
            </w:r>
            <w:r w:rsidR="0000757E">
              <w:rPr>
                <w:webHidden/>
              </w:rPr>
              <w:fldChar w:fldCharType="end"/>
            </w:r>
          </w:hyperlink>
        </w:p>
        <w:p w14:paraId="5B8CB135" w14:textId="340767F3" w:rsidR="0000757E" w:rsidRDefault="003A713F" w:rsidP="0036773B">
          <w:pPr>
            <w:pStyle w:val="TOC2"/>
            <w:rPr>
              <w:rStyle w:val="Hyperlink"/>
            </w:rPr>
          </w:pPr>
          <w:hyperlink w:anchor="_Toc69949967" w:history="1">
            <w:r w:rsidR="0000757E" w:rsidRPr="00A46678">
              <w:rPr>
                <w:rStyle w:val="Hyperlink"/>
                <w:lang w:val="en-GB"/>
              </w:rPr>
              <w:t>1.2.3.1</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lang w:val="en-GB"/>
              </w:rPr>
              <w:t>Climate change understanding, communication, and uncertainties</w:t>
            </w:r>
            <w:r w:rsidR="0000757E">
              <w:rPr>
                <w:webHidden/>
              </w:rPr>
              <w:tab/>
            </w:r>
            <w:r w:rsidR="0000757E">
              <w:rPr>
                <w:webHidden/>
              </w:rPr>
              <w:fldChar w:fldCharType="begin"/>
            </w:r>
            <w:r w:rsidR="0000757E">
              <w:rPr>
                <w:webHidden/>
              </w:rPr>
              <w:instrText xml:space="preserve"> PAGEREF _Toc69949967 \h </w:instrText>
            </w:r>
            <w:r w:rsidR="0000757E">
              <w:rPr>
                <w:webHidden/>
              </w:rPr>
            </w:r>
            <w:r w:rsidR="0000757E">
              <w:rPr>
                <w:webHidden/>
              </w:rPr>
              <w:fldChar w:fldCharType="separate"/>
            </w:r>
            <w:r w:rsidR="00F7577F">
              <w:rPr>
                <w:webHidden/>
              </w:rPr>
              <w:t>29</w:t>
            </w:r>
            <w:r w:rsidR="0000757E">
              <w:rPr>
                <w:webHidden/>
              </w:rPr>
              <w:fldChar w:fldCharType="end"/>
            </w:r>
          </w:hyperlink>
        </w:p>
        <w:p w14:paraId="212F6092" w14:textId="77777777" w:rsidR="00676F4F" w:rsidRPr="00676F4F" w:rsidRDefault="00676F4F" w:rsidP="00676F4F">
          <w:pPr>
            <w:rPr>
              <w:rFonts w:eastAsiaTheme="minorEastAsia"/>
              <w:noProof/>
            </w:rPr>
          </w:pPr>
        </w:p>
        <w:p w14:paraId="3F77214F" w14:textId="77777777" w:rsidR="0000757E" w:rsidRPr="0036773B" w:rsidRDefault="003A713F" w:rsidP="0036773B">
          <w:pPr>
            <w:pStyle w:val="TOC2"/>
            <w:rPr>
              <w:rStyle w:val="Hyperlink"/>
              <w:b/>
            </w:rPr>
          </w:pPr>
          <w:hyperlink w:anchor="_Toc69949968" w:history="1">
            <w:r w:rsidR="0000757E" w:rsidRPr="0036773B">
              <w:rPr>
                <w:rStyle w:val="Hyperlink"/>
                <w:b/>
                <w:lang w:val="en-GB"/>
              </w:rPr>
              <w:t>Box 1.1:</w:t>
            </w:r>
            <w:r w:rsidR="0000757E" w:rsidRPr="0036773B">
              <w:rPr>
                <w:rFonts w:asciiTheme="minorHAnsi" w:eastAsiaTheme="minorEastAsia" w:hAnsiTheme="minorHAnsi"/>
              </w:rPr>
              <w:tab/>
            </w:r>
            <w:r w:rsidR="0000757E" w:rsidRPr="0036773B">
              <w:rPr>
                <w:rStyle w:val="Hyperlink"/>
                <w:b/>
                <w:lang w:val="en-GB"/>
              </w:rPr>
              <w:t>Treatment of uncertainty and calibrated uncertainty language in AR6</w:t>
            </w:r>
            <w:r w:rsidR="0000757E" w:rsidRPr="0036773B">
              <w:rPr>
                <w:webHidden/>
              </w:rPr>
              <w:tab/>
            </w:r>
            <w:r w:rsidR="0000757E" w:rsidRPr="0036773B">
              <w:rPr>
                <w:webHidden/>
              </w:rPr>
              <w:fldChar w:fldCharType="begin"/>
            </w:r>
            <w:r w:rsidR="0000757E" w:rsidRPr="0036773B">
              <w:rPr>
                <w:webHidden/>
              </w:rPr>
              <w:instrText xml:space="preserve"> PAGEREF _Toc69949968 \h </w:instrText>
            </w:r>
            <w:r w:rsidR="0000757E" w:rsidRPr="0036773B">
              <w:rPr>
                <w:webHidden/>
              </w:rPr>
            </w:r>
            <w:r w:rsidR="0000757E" w:rsidRPr="0036773B">
              <w:rPr>
                <w:webHidden/>
              </w:rPr>
              <w:fldChar w:fldCharType="separate"/>
            </w:r>
            <w:r w:rsidR="00F7577F">
              <w:rPr>
                <w:webHidden/>
              </w:rPr>
              <w:t>30</w:t>
            </w:r>
            <w:r w:rsidR="0000757E" w:rsidRPr="0036773B">
              <w:rPr>
                <w:webHidden/>
              </w:rPr>
              <w:fldChar w:fldCharType="end"/>
            </w:r>
          </w:hyperlink>
        </w:p>
        <w:p w14:paraId="21DD4477" w14:textId="77777777" w:rsidR="00676F4F" w:rsidRPr="00676F4F" w:rsidRDefault="00676F4F" w:rsidP="00676F4F">
          <w:pPr>
            <w:rPr>
              <w:rFonts w:eastAsiaTheme="minorEastAsia"/>
              <w:noProof/>
            </w:rPr>
          </w:pPr>
        </w:p>
        <w:p w14:paraId="5845B27B" w14:textId="7DD9C3F2" w:rsidR="0000757E" w:rsidRDefault="003A713F" w:rsidP="0036773B">
          <w:pPr>
            <w:pStyle w:val="TOC2"/>
            <w:rPr>
              <w:rFonts w:asciiTheme="minorHAnsi" w:eastAsiaTheme="minorEastAsia" w:hAnsiTheme="minorHAnsi"/>
            </w:rPr>
          </w:pPr>
          <w:hyperlink w:anchor="_Toc69949969" w:history="1">
            <w:r w:rsidR="0000757E" w:rsidRPr="00A46678">
              <w:rPr>
                <w:rStyle w:val="Hyperlink"/>
                <w:lang w:val="en-GB"/>
              </w:rPr>
              <w:t>1.2.3.2</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lang w:val="en-GB"/>
              </w:rPr>
              <w:t>Values, science, and climate change communication</w:t>
            </w:r>
            <w:r w:rsidR="0000757E">
              <w:rPr>
                <w:webHidden/>
              </w:rPr>
              <w:tab/>
            </w:r>
            <w:r w:rsidR="0000757E">
              <w:rPr>
                <w:webHidden/>
              </w:rPr>
              <w:fldChar w:fldCharType="begin"/>
            </w:r>
            <w:r w:rsidR="0000757E">
              <w:rPr>
                <w:webHidden/>
              </w:rPr>
              <w:instrText xml:space="preserve"> PAGEREF _Toc69949969 \h </w:instrText>
            </w:r>
            <w:r w:rsidR="0000757E">
              <w:rPr>
                <w:webHidden/>
              </w:rPr>
            </w:r>
            <w:r w:rsidR="0000757E">
              <w:rPr>
                <w:webHidden/>
              </w:rPr>
              <w:fldChar w:fldCharType="separate"/>
            </w:r>
            <w:r w:rsidR="00F7577F">
              <w:rPr>
                <w:webHidden/>
              </w:rPr>
              <w:t>32</w:t>
            </w:r>
            <w:r w:rsidR="0000757E">
              <w:rPr>
                <w:webHidden/>
              </w:rPr>
              <w:fldChar w:fldCharType="end"/>
            </w:r>
          </w:hyperlink>
        </w:p>
        <w:p w14:paraId="04DD1046" w14:textId="35A7CCFD" w:rsidR="0000757E" w:rsidRDefault="003A713F" w:rsidP="0036773B">
          <w:pPr>
            <w:pStyle w:val="TOC2"/>
            <w:rPr>
              <w:rFonts w:asciiTheme="minorHAnsi" w:eastAsiaTheme="minorEastAsia" w:hAnsiTheme="minorHAnsi"/>
            </w:rPr>
          </w:pPr>
          <w:hyperlink w:anchor="_Toc69949970" w:history="1">
            <w:r w:rsidR="0000757E" w:rsidRPr="00A46678">
              <w:rPr>
                <w:rStyle w:val="Hyperlink"/>
                <w:lang w:val="en-GB"/>
              </w:rPr>
              <w:t>1.2.3.3</w:t>
            </w:r>
            <w:r w:rsidR="00C63340">
              <w:rPr>
                <w:rStyle w:val="Hyperlink"/>
                <w:lang w:val="en-GB"/>
              </w:rPr>
              <w:t xml:space="preserve"> </w:t>
            </w:r>
            <w:r w:rsidR="00C63340">
              <w:rPr>
                <w:rFonts w:asciiTheme="minorHAnsi" w:eastAsiaTheme="minorEastAsia" w:hAnsiTheme="minorHAnsi"/>
              </w:rPr>
              <w:t xml:space="preserve"> </w:t>
            </w:r>
            <w:r w:rsidR="0000757E" w:rsidRPr="00A46678">
              <w:rPr>
                <w:rStyle w:val="Hyperlink"/>
                <w:lang w:val="en-GB"/>
              </w:rPr>
              <w:t>Climate information, co-production, and climate services</w:t>
            </w:r>
            <w:r w:rsidR="0000757E">
              <w:rPr>
                <w:webHidden/>
              </w:rPr>
              <w:tab/>
            </w:r>
            <w:r w:rsidR="0000757E">
              <w:rPr>
                <w:webHidden/>
              </w:rPr>
              <w:fldChar w:fldCharType="begin"/>
            </w:r>
            <w:r w:rsidR="0000757E">
              <w:rPr>
                <w:webHidden/>
              </w:rPr>
              <w:instrText xml:space="preserve"> PAGEREF _Toc69949970 \h </w:instrText>
            </w:r>
            <w:r w:rsidR="0000757E">
              <w:rPr>
                <w:webHidden/>
              </w:rPr>
            </w:r>
            <w:r w:rsidR="0000757E">
              <w:rPr>
                <w:webHidden/>
              </w:rPr>
              <w:fldChar w:fldCharType="separate"/>
            </w:r>
            <w:r w:rsidR="00F7577F">
              <w:rPr>
                <w:webHidden/>
              </w:rPr>
              <w:t>34</w:t>
            </w:r>
            <w:r w:rsidR="0000757E">
              <w:rPr>
                <w:webHidden/>
              </w:rPr>
              <w:fldChar w:fldCharType="end"/>
            </w:r>
          </w:hyperlink>
        </w:p>
        <w:p w14:paraId="2FC5FD03" w14:textId="0FE02405" w:rsidR="0000757E" w:rsidRDefault="003A713F" w:rsidP="0036773B">
          <w:pPr>
            <w:pStyle w:val="TOC2"/>
            <w:rPr>
              <w:rStyle w:val="Hyperlink"/>
            </w:rPr>
          </w:pPr>
          <w:hyperlink w:anchor="_Toc69949971" w:history="1">
            <w:r w:rsidR="0000757E" w:rsidRPr="00A46678">
              <w:rPr>
                <w:rStyle w:val="Hyperlink"/>
                <w:lang w:val="en-GB"/>
              </w:rPr>
              <w:t>1.2.3.4</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lang w:val="en-GB"/>
              </w:rPr>
              <w:t>Media coverage of climate change</w:t>
            </w:r>
            <w:r w:rsidR="0000757E">
              <w:rPr>
                <w:webHidden/>
              </w:rPr>
              <w:tab/>
            </w:r>
            <w:r w:rsidR="0000757E">
              <w:rPr>
                <w:webHidden/>
              </w:rPr>
              <w:fldChar w:fldCharType="begin"/>
            </w:r>
            <w:r w:rsidR="0000757E">
              <w:rPr>
                <w:webHidden/>
              </w:rPr>
              <w:instrText xml:space="preserve"> PAGEREF _Toc69949971 \h </w:instrText>
            </w:r>
            <w:r w:rsidR="0000757E">
              <w:rPr>
                <w:webHidden/>
              </w:rPr>
            </w:r>
            <w:r w:rsidR="0000757E">
              <w:rPr>
                <w:webHidden/>
              </w:rPr>
              <w:fldChar w:fldCharType="separate"/>
            </w:r>
            <w:r w:rsidR="00F7577F">
              <w:rPr>
                <w:webHidden/>
              </w:rPr>
              <w:t>35</w:t>
            </w:r>
            <w:r w:rsidR="0000757E">
              <w:rPr>
                <w:webHidden/>
              </w:rPr>
              <w:fldChar w:fldCharType="end"/>
            </w:r>
          </w:hyperlink>
        </w:p>
        <w:p w14:paraId="3F58D253" w14:textId="77777777" w:rsidR="00676F4F" w:rsidRPr="00676F4F" w:rsidRDefault="00676F4F" w:rsidP="00676F4F">
          <w:pPr>
            <w:rPr>
              <w:rFonts w:eastAsiaTheme="minorEastAsia"/>
              <w:noProof/>
            </w:rPr>
          </w:pPr>
        </w:p>
        <w:p w14:paraId="59881CAD" w14:textId="77777777" w:rsidR="0000757E" w:rsidRDefault="003A713F" w:rsidP="00B90677">
          <w:pPr>
            <w:pStyle w:val="TOC1"/>
            <w:rPr>
              <w:rFonts w:asciiTheme="minorHAnsi" w:eastAsiaTheme="minorEastAsia" w:hAnsiTheme="minorHAnsi"/>
            </w:rPr>
          </w:pPr>
          <w:hyperlink w:anchor="_Toc69949972" w:history="1">
            <w:r w:rsidR="0000757E" w:rsidRPr="00A46678">
              <w:rPr>
                <w:rStyle w:val="Hyperlink"/>
              </w:rPr>
              <w:t>1.3</w:t>
            </w:r>
            <w:r w:rsidR="0000757E">
              <w:rPr>
                <w:rFonts w:asciiTheme="minorHAnsi" w:eastAsiaTheme="minorEastAsia" w:hAnsiTheme="minorHAnsi"/>
              </w:rPr>
              <w:tab/>
            </w:r>
            <w:r w:rsidR="0000757E" w:rsidRPr="00A46678">
              <w:rPr>
                <w:rStyle w:val="Hyperlink"/>
              </w:rPr>
              <w:t>How we got here: the scientific context</w:t>
            </w:r>
            <w:r w:rsidR="0000757E">
              <w:rPr>
                <w:webHidden/>
              </w:rPr>
              <w:tab/>
            </w:r>
            <w:r w:rsidR="0000757E">
              <w:rPr>
                <w:webHidden/>
              </w:rPr>
              <w:fldChar w:fldCharType="begin"/>
            </w:r>
            <w:r w:rsidR="0000757E">
              <w:rPr>
                <w:webHidden/>
              </w:rPr>
              <w:instrText xml:space="preserve"> PAGEREF _Toc69949972 \h </w:instrText>
            </w:r>
            <w:r w:rsidR="0000757E">
              <w:rPr>
                <w:webHidden/>
              </w:rPr>
            </w:r>
            <w:r w:rsidR="0000757E">
              <w:rPr>
                <w:webHidden/>
              </w:rPr>
              <w:fldChar w:fldCharType="separate"/>
            </w:r>
            <w:r w:rsidR="00F7577F">
              <w:rPr>
                <w:webHidden/>
              </w:rPr>
              <w:t>36</w:t>
            </w:r>
            <w:r w:rsidR="0000757E">
              <w:rPr>
                <w:webHidden/>
              </w:rPr>
              <w:fldChar w:fldCharType="end"/>
            </w:r>
          </w:hyperlink>
        </w:p>
        <w:p w14:paraId="55C108B7" w14:textId="77777777" w:rsidR="0000757E" w:rsidRDefault="003A713F" w:rsidP="0036773B">
          <w:pPr>
            <w:pStyle w:val="TOC2"/>
            <w:rPr>
              <w:rFonts w:asciiTheme="minorHAnsi" w:eastAsiaTheme="minorEastAsia" w:hAnsiTheme="minorHAnsi"/>
            </w:rPr>
          </w:pPr>
          <w:hyperlink w:anchor="_Toc69949973" w:history="1">
            <w:r w:rsidR="0000757E" w:rsidRPr="00A46678">
              <w:rPr>
                <w:rStyle w:val="Hyperlink"/>
                <w:lang w:val="en-GB"/>
              </w:rPr>
              <w:t>1.3.1</w:t>
            </w:r>
            <w:r w:rsidR="0000757E">
              <w:rPr>
                <w:rFonts w:asciiTheme="minorHAnsi" w:eastAsiaTheme="minorEastAsia" w:hAnsiTheme="minorHAnsi"/>
              </w:rPr>
              <w:tab/>
            </w:r>
            <w:r w:rsidR="0000757E" w:rsidRPr="00A46678">
              <w:rPr>
                <w:rStyle w:val="Hyperlink"/>
                <w:lang w:val="en-GB"/>
              </w:rPr>
              <w:t>Lines of evidence: instrumental observations</w:t>
            </w:r>
            <w:r w:rsidR="0000757E">
              <w:rPr>
                <w:webHidden/>
              </w:rPr>
              <w:tab/>
            </w:r>
            <w:r w:rsidR="0000757E">
              <w:rPr>
                <w:webHidden/>
              </w:rPr>
              <w:fldChar w:fldCharType="begin"/>
            </w:r>
            <w:r w:rsidR="0000757E">
              <w:rPr>
                <w:webHidden/>
              </w:rPr>
              <w:instrText xml:space="preserve"> PAGEREF _Toc69949973 \h </w:instrText>
            </w:r>
            <w:r w:rsidR="0000757E">
              <w:rPr>
                <w:webHidden/>
              </w:rPr>
            </w:r>
            <w:r w:rsidR="0000757E">
              <w:rPr>
                <w:webHidden/>
              </w:rPr>
              <w:fldChar w:fldCharType="separate"/>
            </w:r>
            <w:r w:rsidR="00F7577F">
              <w:rPr>
                <w:webHidden/>
              </w:rPr>
              <w:t>36</w:t>
            </w:r>
            <w:r w:rsidR="0000757E">
              <w:rPr>
                <w:webHidden/>
              </w:rPr>
              <w:fldChar w:fldCharType="end"/>
            </w:r>
          </w:hyperlink>
        </w:p>
        <w:p w14:paraId="69783596" w14:textId="77777777" w:rsidR="0000757E" w:rsidRDefault="003A713F" w:rsidP="0036773B">
          <w:pPr>
            <w:pStyle w:val="TOC2"/>
            <w:rPr>
              <w:rFonts w:asciiTheme="minorHAnsi" w:eastAsiaTheme="minorEastAsia" w:hAnsiTheme="minorHAnsi"/>
            </w:rPr>
          </w:pPr>
          <w:hyperlink w:anchor="_Toc69949974" w:history="1">
            <w:r w:rsidR="0000757E" w:rsidRPr="00A46678">
              <w:rPr>
                <w:rStyle w:val="Hyperlink"/>
                <w:lang w:val="en-GB"/>
              </w:rPr>
              <w:t>1.3.2</w:t>
            </w:r>
            <w:r w:rsidR="0000757E">
              <w:rPr>
                <w:rFonts w:asciiTheme="minorHAnsi" w:eastAsiaTheme="minorEastAsia" w:hAnsiTheme="minorHAnsi"/>
              </w:rPr>
              <w:tab/>
            </w:r>
            <w:r w:rsidR="0000757E" w:rsidRPr="00A46678">
              <w:rPr>
                <w:rStyle w:val="Hyperlink"/>
                <w:lang w:val="en-GB"/>
              </w:rPr>
              <w:t>Lines of evidence: paleoclimate</w:t>
            </w:r>
            <w:r w:rsidR="0000757E">
              <w:rPr>
                <w:webHidden/>
              </w:rPr>
              <w:tab/>
            </w:r>
            <w:r w:rsidR="0000757E">
              <w:rPr>
                <w:webHidden/>
              </w:rPr>
              <w:fldChar w:fldCharType="begin"/>
            </w:r>
            <w:r w:rsidR="0000757E">
              <w:rPr>
                <w:webHidden/>
              </w:rPr>
              <w:instrText xml:space="preserve"> PAGEREF _Toc69949974 \h </w:instrText>
            </w:r>
            <w:r w:rsidR="0000757E">
              <w:rPr>
                <w:webHidden/>
              </w:rPr>
            </w:r>
            <w:r w:rsidR="0000757E">
              <w:rPr>
                <w:webHidden/>
              </w:rPr>
              <w:fldChar w:fldCharType="separate"/>
            </w:r>
            <w:r w:rsidR="00F7577F">
              <w:rPr>
                <w:webHidden/>
              </w:rPr>
              <w:t>39</w:t>
            </w:r>
            <w:r w:rsidR="0000757E">
              <w:rPr>
                <w:webHidden/>
              </w:rPr>
              <w:fldChar w:fldCharType="end"/>
            </w:r>
          </w:hyperlink>
        </w:p>
        <w:p w14:paraId="43ACA4EB" w14:textId="77777777" w:rsidR="0000757E" w:rsidRDefault="003A713F" w:rsidP="0036773B">
          <w:pPr>
            <w:pStyle w:val="TOC2"/>
            <w:rPr>
              <w:rFonts w:asciiTheme="minorHAnsi" w:eastAsiaTheme="minorEastAsia" w:hAnsiTheme="minorHAnsi"/>
            </w:rPr>
          </w:pPr>
          <w:hyperlink w:anchor="_Toc69949975" w:history="1">
            <w:r w:rsidR="0000757E" w:rsidRPr="00A46678">
              <w:rPr>
                <w:rStyle w:val="Hyperlink"/>
                <w:lang w:val="en-GB"/>
              </w:rPr>
              <w:t>1.3.3</w:t>
            </w:r>
            <w:r w:rsidR="0000757E">
              <w:rPr>
                <w:rFonts w:asciiTheme="minorHAnsi" w:eastAsiaTheme="minorEastAsia" w:hAnsiTheme="minorHAnsi"/>
              </w:rPr>
              <w:tab/>
            </w:r>
            <w:r w:rsidR="0000757E" w:rsidRPr="00A46678">
              <w:rPr>
                <w:rStyle w:val="Hyperlink"/>
                <w:lang w:val="en-GB"/>
              </w:rPr>
              <w:t>Lines of evidence: identifying natural and human drivers</w:t>
            </w:r>
            <w:r w:rsidR="0000757E">
              <w:rPr>
                <w:webHidden/>
              </w:rPr>
              <w:tab/>
            </w:r>
            <w:r w:rsidR="0000757E">
              <w:rPr>
                <w:webHidden/>
              </w:rPr>
              <w:fldChar w:fldCharType="begin"/>
            </w:r>
            <w:r w:rsidR="0000757E">
              <w:rPr>
                <w:webHidden/>
              </w:rPr>
              <w:instrText xml:space="preserve"> PAGEREF _Toc69949975 \h </w:instrText>
            </w:r>
            <w:r w:rsidR="0000757E">
              <w:rPr>
                <w:webHidden/>
              </w:rPr>
            </w:r>
            <w:r w:rsidR="0000757E">
              <w:rPr>
                <w:webHidden/>
              </w:rPr>
              <w:fldChar w:fldCharType="separate"/>
            </w:r>
            <w:r w:rsidR="00F7577F">
              <w:rPr>
                <w:webHidden/>
              </w:rPr>
              <w:t>40</w:t>
            </w:r>
            <w:r w:rsidR="0000757E">
              <w:rPr>
                <w:webHidden/>
              </w:rPr>
              <w:fldChar w:fldCharType="end"/>
            </w:r>
          </w:hyperlink>
        </w:p>
        <w:p w14:paraId="513F94A6" w14:textId="77777777" w:rsidR="0000757E" w:rsidRDefault="003A713F" w:rsidP="0036773B">
          <w:pPr>
            <w:pStyle w:val="TOC2"/>
            <w:rPr>
              <w:rFonts w:asciiTheme="minorHAnsi" w:eastAsiaTheme="minorEastAsia" w:hAnsiTheme="minorHAnsi"/>
            </w:rPr>
          </w:pPr>
          <w:hyperlink w:anchor="_Toc69949976" w:history="1">
            <w:r w:rsidR="0000757E" w:rsidRPr="00A46678">
              <w:rPr>
                <w:rStyle w:val="Hyperlink"/>
                <w:lang w:val="en-GB"/>
              </w:rPr>
              <w:t>1.3.4</w:t>
            </w:r>
            <w:r w:rsidR="0000757E">
              <w:rPr>
                <w:rFonts w:asciiTheme="minorHAnsi" w:eastAsiaTheme="minorEastAsia" w:hAnsiTheme="minorHAnsi"/>
              </w:rPr>
              <w:tab/>
            </w:r>
            <w:r w:rsidR="0000757E" w:rsidRPr="00A46678">
              <w:rPr>
                <w:rStyle w:val="Hyperlink"/>
                <w:lang w:val="en-GB"/>
              </w:rPr>
              <w:t>Lines of evidence: understanding and attributing climate change</w:t>
            </w:r>
            <w:r w:rsidR="0000757E">
              <w:rPr>
                <w:webHidden/>
              </w:rPr>
              <w:tab/>
            </w:r>
            <w:r w:rsidR="0000757E">
              <w:rPr>
                <w:webHidden/>
              </w:rPr>
              <w:fldChar w:fldCharType="begin"/>
            </w:r>
            <w:r w:rsidR="0000757E">
              <w:rPr>
                <w:webHidden/>
              </w:rPr>
              <w:instrText xml:space="preserve"> PAGEREF _Toc69949976 \h </w:instrText>
            </w:r>
            <w:r w:rsidR="0000757E">
              <w:rPr>
                <w:webHidden/>
              </w:rPr>
            </w:r>
            <w:r w:rsidR="0000757E">
              <w:rPr>
                <w:webHidden/>
              </w:rPr>
              <w:fldChar w:fldCharType="separate"/>
            </w:r>
            <w:r w:rsidR="00F7577F">
              <w:rPr>
                <w:webHidden/>
              </w:rPr>
              <w:t>43</w:t>
            </w:r>
            <w:r w:rsidR="0000757E">
              <w:rPr>
                <w:webHidden/>
              </w:rPr>
              <w:fldChar w:fldCharType="end"/>
            </w:r>
          </w:hyperlink>
        </w:p>
        <w:p w14:paraId="0F3696E0" w14:textId="77777777" w:rsidR="0000757E" w:rsidRDefault="003A713F" w:rsidP="0036773B">
          <w:pPr>
            <w:pStyle w:val="TOC2"/>
            <w:rPr>
              <w:rFonts w:asciiTheme="minorHAnsi" w:eastAsiaTheme="minorEastAsia" w:hAnsiTheme="minorHAnsi"/>
            </w:rPr>
          </w:pPr>
          <w:hyperlink w:anchor="_Toc69949977" w:history="1">
            <w:r w:rsidR="0000757E" w:rsidRPr="00A46678">
              <w:rPr>
                <w:rStyle w:val="Hyperlink"/>
                <w:lang w:val="en-GB"/>
              </w:rPr>
              <w:t>1.3.5</w:t>
            </w:r>
            <w:r w:rsidR="0000757E">
              <w:rPr>
                <w:rFonts w:asciiTheme="minorHAnsi" w:eastAsiaTheme="minorEastAsia" w:hAnsiTheme="minorHAnsi"/>
              </w:rPr>
              <w:tab/>
            </w:r>
            <w:r w:rsidR="0000757E" w:rsidRPr="00A46678">
              <w:rPr>
                <w:rStyle w:val="Hyperlink"/>
                <w:lang w:val="en-GB"/>
              </w:rPr>
              <w:t>Projections of future climate change</w:t>
            </w:r>
            <w:r w:rsidR="0000757E">
              <w:rPr>
                <w:webHidden/>
              </w:rPr>
              <w:tab/>
            </w:r>
            <w:r w:rsidR="0000757E">
              <w:rPr>
                <w:webHidden/>
              </w:rPr>
              <w:fldChar w:fldCharType="begin"/>
            </w:r>
            <w:r w:rsidR="0000757E">
              <w:rPr>
                <w:webHidden/>
              </w:rPr>
              <w:instrText xml:space="preserve"> PAGEREF _Toc69949977 \h </w:instrText>
            </w:r>
            <w:r w:rsidR="0000757E">
              <w:rPr>
                <w:webHidden/>
              </w:rPr>
            </w:r>
            <w:r w:rsidR="0000757E">
              <w:rPr>
                <w:webHidden/>
              </w:rPr>
              <w:fldChar w:fldCharType="separate"/>
            </w:r>
            <w:r w:rsidR="00F7577F">
              <w:rPr>
                <w:webHidden/>
              </w:rPr>
              <w:t>45</w:t>
            </w:r>
            <w:r w:rsidR="0000757E">
              <w:rPr>
                <w:webHidden/>
              </w:rPr>
              <w:fldChar w:fldCharType="end"/>
            </w:r>
          </w:hyperlink>
        </w:p>
        <w:p w14:paraId="3C46B870" w14:textId="77777777" w:rsidR="0000757E" w:rsidRDefault="003A713F" w:rsidP="0036773B">
          <w:pPr>
            <w:pStyle w:val="TOC2"/>
            <w:rPr>
              <w:rStyle w:val="Hyperlink"/>
            </w:rPr>
          </w:pPr>
          <w:hyperlink w:anchor="_Toc69949978" w:history="1">
            <w:r w:rsidR="0000757E" w:rsidRPr="00A46678">
              <w:rPr>
                <w:rStyle w:val="Hyperlink"/>
                <w:lang w:val="en-GB"/>
              </w:rPr>
              <w:t>1.3.6</w:t>
            </w:r>
            <w:r w:rsidR="0000757E">
              <w:rPr>
                <w:rFonts w:asciiTheme="minorHAnsi" w:eastAsiaTheme="minorEastAsia" w:hAnsiTheme="minorHAnsi"/>
              </w:rPr>
              <w:tab/>
            </w:r>
            <w:r w:rsidR="0000757E" w:rsidRPr="00A46678">
              <w:rPr>
                <w:rStyle w:val="Hyperlink"/>
                <w:lang w:val="en-GB"/>
              </w:rPr>
              <w:t>How do previous climate projections compare with subsequent observations?</w:t>
            </w:r>
            <w:r w:rsidR="0000757E">
              <w:rPr>
                <w:webHidden/>
              </w:rPr>
              <w:tab/>
            </w:r>
            <w:r w:rsidR="0000757E">
              <w:rPr>
                <w:webHidden/>
              </w:rPr>
              <w:fldChar w:fldCharType="begin"/>
            </w:r>
            <w:r w:rsidR="0000757E">
              <w:rPr>
                <w:webHidden/>
              </w:rPr>
              <w:instrText xml:space="preserve"> PAGEREF _Toc69949978 \h </w:instrText>
            </w:r>
            <w:r w:rsidR="0000757E">
              <w:rPr>
                <w:webHidden/>
              </w:rPr>
            </w:r>
            <w:r w:rsidR="0000757E">
              <w:rPr>
                <w:webHidden/>
              </w:rPr>
              <w:fldChar w:fldCharType="separate"/>
            </w:r>
            <w:r w:rsidR="00F7577F">
              <w:rPr>
                <w:webHidden/>
              </w:rPr>
              <w:t>48</w:t>
            </w:r>
            <w:r w:rsidR="0000757E">
              <w:rPr>
                <w:webHidden/>
              </w:rPr>
              <w:fldChar w:fldCharType="end"/>
            </w:r>
          </w:hyperlink>
        </w:p>
        <w:p w14:paraId="40C3D196" w14:textId="77777777" w:rsidR="00676F4F" w:rsidRPr="00676F4F" w:rsidRDefault="00676F4F" w:rsidP="00676F4F">
          <w:pPr>
            <w:rPr>
              <w:rFonts w:eastAsiaTheme="minorEastAsia"/>
              <w:noProof/>
            </w:rPr>
          </w:pPr>
        </w:p>
        <w:p w14:paraId="001E68D9" w14:textId="77777777" w:rsidR="0000757E" w:rsidRDefault="003A713F" w:rsidP="0036773B">
          <w:pPr>
            <w:pStyle w:val="TOC2"/>
            <w:rPr>
              <w:rStyle w:val="Hyperlink"/>
            </w:rPr>
          </w:pPr>
          <w:hyperlink w:anchor="_Toc69949979" w:history="1">
            <w:r w:rsidR="0000757E" w:rsidRPr="00A46678">
              <w:rPr>
                <w:rStyle w:val="Hyperlink"/>
                <w:bCs/>
                <w:lang w:val="en-GB"/>
              </w:rPr>
              <w:t>Box 1.2:</w:t>
            </w:r>
            <w:r w:rsidR="0000757E">
              <w:rPr>
                <w:rFonts w:asciiTheme="minorHAnsi" w:eastAsiaTheme="minorEastAsia" w:hAnsiTheme="minorHAnsi"/>
              </w:rPr>
              <w:tab/>
            </w:r>
            <w:r w:rsidR="0000757E" w:rsidRPr="00A46678">
              <w:rPr>
                <w:rStyle w:val="Hyperlink"/>
                <w:bCs/>
                <w:lang w:val="en-GB"/>
              </w:rPr>
              <w:t>Special Reports in the sixth IPCC assessment cycle: key findings</w:t>
            </w:r>
            <w:r w:rsidR="0000757E">
              <w:rPr>
                <w:webHidden/>
              </w:rPr>
              <w:tab/>
            </w:r>
            <w:r w:rsidR="0000757E">
              <w:rPr>
                <w:webHidden/>
              </w:rPr>
              <w:fldChar w:fldCharType="begin"/>
            </w:r>
            <w:r w:rsidR="0000757E">
              <w:rPr>
                <w:webHidden/>
              </w:rPr>
              <w:instrText xml:space="preserve"> PAGEREF _Toc69949979 \h </w:instrText>
            </w:r>
            <w:r w:rsidR="0000757E">
              <w:rPr>
                <w:webHidden/>
              </w:rPr>
            </w:r>
            <w:r w:rsidR="0000757E">
              <w:rPr>
                <w:webHidden/>
              </w:rPr>
              <w:fldChar w:fldCharType="separate"/>
            </w:r>
            <w:r w:rsidR="00F7577F">
              <w:rPr>
                <w:webHidden/>
              </w:rPr>
              <w:t>50</w:t>
            </w:r>
            <w:r w:rsidR="0000757E">
              <w:rPr>
                <w:webHidden/>
              </w:rPr>
              <w:fldChar w:fldCharType="end"/>
            </w:r>
          </w:hyperlink>
        </w:p>
        <w:p w14:paraId="6BB79595" w14:textId="77777777" w:rsidR="00676F4F" w:rsidRPr="00676F4F" w:rsidRDefault="00676F4F" w:rsidP="00676F4F">
          <w:pPr>
            <w:rPr>
              <w:rFonts w:eastAsiaTheme="minorEastAsia"/>
              <w:noProof/>
            </w:rPr>
          </w:pPr>
        </w:p>
        <w:p w14:paraId="29A8FD3D" w14:textId="77777777" w:rsidR="0000757E" w:rsidRDefault="003A713F" w:rsidP="00B90677">
          <w:pPr>
            <w:pStyle w:val="TOC1"/>
            <w:rPr>
              <w:rFonts w:asciiTheme="minorHAnsi" w:eastAsiaTheme="minorEastAsia" w:hAnsiTheme="minorHAnsi"/>
            </w:rPr>
          </w:pPr>
          <w:hyperlink w:anchor="_Toc69949980" w:history="1">
            <w:r w:rsidR="0000757E" w:rsidRPr="00A46678">
              <w:rPr>
                <w:rStyle w:val="Hyperlink"/>
                <w:rFonts w:cs="Times New Roman"/>
              </w:rPr>
              <w:t>1.4</w:t>
            </w:r>
            <w:r w:rsidR="0000757E">
              <w:rPr>
                <w:rFonts w:asciiTheme="minorHAnsi" w:eastAsiaTheme="minorEastAsia" w:hAnsiTheme="minorHAnsi"/>
              </w:rPr>
              <w:tab/>
            </w:r>
            <w:r w:rsidR="0000757E" w:rsidRPr="00A46678">
              <w:rPr>
                <w:rStyle w:val="Hyperlink"/>
                <w:rFonts w:cs="Times New Roman"/>
              </w:rPr>
              <w:t>AR6 foundations and concepts</w:t>
            </w:r>
            <w:r w:rsidR="0000757E">
              <w:rPr>
                <w:webHidden/>
              </w:rPr>
              <w:tab/>
            </w:r>
            <w:r w:rsidR="0000757E">
              <w:rPr>
                <w:webHidden/>
              </w:rPr>
              <w:fldChar w:fldCharType="begin"/>
            </w:r>
            <w:r w:rsidR="0000757E">
              <w:rPr>
                <w:webHidden/>
              </w:rPr>
              <w:instrText xml:space="preserve"> PAGEREF _Toc69949980 \h </w:instrText>
            </w:r>
            <w:r w:rsidR="0000757E">
              <w:rPr>
                <w:webHidden/>
              </w:rPr>
            </w:r>
            <w:r w:rsidR="0000757E">
              <w:rPr>
                <w:webHidden/>
              </w:rPr>
              <w:fldChar w:fldCharType="separate"/>
            </w:r>
            <w:r w:rsidR="00F7577F">
              <w:rPr>
                <w:webHidden/>
              </w:rPr>
              <w:t>53</w:t>
            </w:r>
            <w:r w:rsidR="0000757E">
              <w:rPr>
                <w:webHidden/>
              </w:rPr>
              <w:fldChar w:fldCharType="end"/>
            </w:r>
          </w:hyperlink>
        </w:p>
        <w:p w14:paraId="5307CDAD" w14:textId="77777777" w:rsidR="0000757E" w:rsidRDefault="003A713F" w:rsidP="0036773B">
          <w:pPr>
            <w:pStyle w:val="TOC2"/>
            <w:rPr>
              <w:rStyle w:val="Hyperlink"/>
            </w:rPr>
          </w:pPr>
          <w:hyperlink w:anchor="_Toc69949981" w:history="1">
            <w:r w:rsidR="0000757E" w:rsidRPr="00A46678">
              <w:rPr>
                <w:rStyle w:val="Hyperlink"/>
                <w:rFonts w:cs="Times New Roman"/>
                <w:lang w:val="en-GB"/>
              </w:rPr>
              <w:t>1.4.1</w:t>
            </w:r>
            <w:r w:rsidR="0000757E">
              <w:rPr>
                <w:rFonts w:asciiTheme="minorHAnsi" w:eastAsiaTheme="minorEastAsia" w:hAnsiTheme="minorHAnsi"/>
              </w:rPr>
              <w:tab/>
            </w:r>
            <w:r w:rsidR="0000757E" w:rsidRPr="00A46678">
              <w:rPr>
                <w:rStyle w:val="Hyperlink"/>
                <w:rFonts w:cs="Times New Roman"/>
                <w:lang w:val="en-GB"/>
              </w:rPr>
              <w:t>Baselines, reference periods and anomalies</w:t>
            </w:r>
            <w:r w:rsidR="0000757E">
              <w:rPr>
                <w:webHidden/>
              </w:rPr>
              <w:tab/>
            </w:r>
            <w:r w:rsidR="0000757E">
              <w:rPr>
                <w:webHidden/>
              </w:rPr>
              <w:fldChar w:fldCharType="begin"/>
            </w:r>
            <w:r w:rsidR="0000757E">
              <w:rPr>
                <w:webHidden/>
              </w:rPr>
              <w:instrText xml:space="preserve"> PAGEREF _Toc69949981 \h </w:instrText>
            </w:r>
            <w:r w:rsidR="0000757E">
              <w:rPr>
                <w:webHidden/>
              </w:rPr>
            </w:r>
            <w:r w:rsidR="0000757E">
              <w:rPr>
                <w:webHidden/>
              </w:rPr>
              <w:fldChar w:fldCharType="separate"/>
            </w:r>
            <w:r w:rsidR="00F7577F">
              <w:rPr>
                <w:webHidden/>
              </w:rPr>
              <w:t>53</w:t>
            </w:r>
            <w:r w:rsidR="0000757E">
              <w:rPr>
                <w:webHidden/>
              </w:rPr>
              <w:fldChar w:fldCharType="end"/>
            </w:r>
          </w:hyperlink>
        </w:p>
        <w:p w14:paraId="06A2491B" w14:textId="77777777" w:rsidR="00676F4F" w:rsidRPr="00676F4F" w:rsidRDefault="00676F4F" w:rsidP="00676F4F">
          <w:pPr>
            <w:rPr>
              <w:rFonts w:eastAsiaTheme="minorEastAsia"/>
              <w:noProof/>
            </w:rPr>
          </w:pPr>
        </w:p>
        <w:p w14:paraId="6D6A36C5" w14:textId="30D4E0AF" w:rsidR="0000757E" w:rsidRDefault="003A713F" w:rsidP="00B90677">
          <w:pPr>
            <w:pStyle w:val="TOC1"/>
            <w:rPr>
              <w:rStyle w:val="Hyperlink"/>
            </w:rPr>
          </w:pPr>
          <w:hyperlink w:anchor="_Toc69949982" w:history="1">
            <w:r w:rsidR="0000757E" w:rsidRPr="00A46678">
              <w:rPr>
                <w:rStyle w:val="Hyperlink"/>
                <w:rFonts w:cs="Times New Roman"/>
              </w:rPr>
              <w:t>Cross-Chapter Box 1.2:</w:t>
            </w:r>
            <w:r w:rsidR="00F7577F">
              <w:rPr>
                <w:rFonts w:asciiTheme="minorHAnsi" w:eastAsiaTheme="minorEastAsia" w:hAnsiTheme="minorHAnsi"/>
              </w:rPr>
              <w:t xml:space="preserve"> </w:t>
            </w:r>
            <w:r w:rsidR="0000757E" w:rsidRPr="00A46678">
              <w:rPr>
                <w:rStyle w:val="Hyperlink"/>
                <w:rFonts w:cs="Times New Roman"/>
              </w:rPr>
              <w:t>Changes in global temperature between 1750 and 1850</w:t>
            </w:r>
            <w:r w:rsidR="0000757E">
              <w:rPr>
                <w:webHidden/>
              </w:rPr>
              <w:tab/>
            </w:r>
            <w:r w:rsidR="0000757E">
              <w:rPr>
                <w:webHidden/>
              </w:rPr>
              <w:fldChar w:fldCharType="begin"/>
            </w:r>
            <w:r w:rsidR="0000757E">
              <w:rPr>
                <w:webHidden/>
              </w:rPr>
              <w:instrText xml:space="preserve"> PAGEREF _Toc69949982 \h </w:instrText>
            </w:r>
            <w:r w:rsidR="0000757E">
              <w:rPr>
                <w:webHidden/>
              </w:rPr>
            </w:r>
            <w:r w:rsidR="0000757E">
              <w:rPr>
                <w:webHidden/>
              </w:rPr>
              <w:fldChar w:fldCharType="separate"/>
            </w:r>
            <w:r w:rsidR="00F7577F">
              <w:rPr>
                <w:webHidden/>
              </w:rPr>
              <w:t>55</w:t>
            </w:r>
            <w:r w:rsidR="0000757E">
              <w:rPr>
                <w:webHidden/>
              </w:rPr>
              <w:fldChar w:fldCharType="end"/>
            </w:r>
          </w:hyperlink>
        </w:p>
        <w:p w14:paraId="7F71B1DF" w14:textId="77777777" w:rsidR="00676F4F" w:rsidRPr="00676F4F" w:rsidRDefault="00676F4F" w:rsidP="00676F4F">
          <w:pPr>
            <w:rPr>
              <w:rFonts w:eastAsiaTheme="minorEastAsia"/>
              <w:noProof/>
            </w:rPr>
          </w:pPr>
        </w:p>
        <w:p w14:paraId="1EC40400" w14:textId="77777777" w:rsidR="0000757E" w:rsidRDefault="003A713F" w:rsidP="0036773B">
          <w:pPr>
            <w:pStyle w:val="TOC2"/>
            <w:rPr>
              <w:rFonts w:asciiTheme="minorHAnsi" w:eastAsiaTheme="minorEastAsia" w:hAnsiTheme="minorHAnsi"/>
            </w:rPr>
          </w:pPr>
          <w:hyperlink w:anchor="_Toc69949983" w:history="1">
            <w:r w:rsidR="0000757E" w:rsidRPr="00A46678">
              <w:rPr>
                <w:rStyle w:val="Hyperlink"/>
                <w:rFonts w:cs="Times New Roman"/>
                <w:lang w:val="en-GB"/>
              </w:rPr>
              <w:t>1.4.2</w:t>
            </w:r>
            <w:r w:rsidR="0000757E">
              <w:rPr>
                <w:rFonts w:asciiTheme="minorHAnsi" w:eastAsiaTheme="minorEastAsia" w:hAnsiTheme="minorHAnsi"/>
              </w:rPr>
              <w:tab/>
            </w:r>
            <w:r w:rsidR="0000757E" w:rsidRPr="00A46678">
              <w:rPr>
                <w:rStyle w:val="Hyperlink"/>
                <w:rFonts w:cs="Times New Roman"/>
                <w:lang w:val="en-GB"/>
              </w:rPr>
              <w:t>Variability and emergence of the climate change signal</w:t>
            </w:r>
            <w:r w:rsidR="0000757E">
              <w:rPr>
                <w:webHidden/>
              </w:rPr>
              <w:tab/>
            </w:r>
            <w:r w:rsidR="0000757E">
              <w:rPr>
                <w:webHidden/>
              </w:rPr>
              <w:fldChar w:fldCharType="begin"/>
            </w:r>
            <w:r w:rsidR="0000757E">
              <w:rPr>
                <w:webHidden/>
              </w:rPr>
              <w:instrText xml:space="preserve"> PAGEREF _Toc69949983 \h </w:instrText>
            </w:r>
            <w:r w:rsidR="0000757E">
              <w:rPr>
                <w:webHidden/>
              </w:rPr>
            </w:r>
            <w:r w:rsidR="0000757E">
              <w:rPr>
                <w:webHidden/>
              </w:rPr>
              <w:fldChar w:fldCharType="separate"/>
            </w:r>
            <w:r w:rsidR="00F7577F">
              <w:rPr>
                <w:webHidden/>
              </w:rPr>
              <w:t>56</w:t>
            </w:r>
            <w:r w:rsidR="0000757E">
              <w:rPr>
                <w:webHidden/>
              </w:rPr>
              <w:fldChar w:fldCharType="end"/>
            </w:r>
          </w:hyperlink>
        </w:p>
        <w:p w14:paraId="60DA4525" w14:textId="0225CCD2" w:rsidR="0000757E" w:rsidRDefault="003A713F" w:rsidP="0036773B">
          <w:pPr>
            <w:pStyle w:val="TOC2"/>
            <w:rPr>
              <w:rFonts w:asciiTheme="minorHAnsi" w:eastAsiaTheme="minorEastAsia" w:hAnsiTheme="minorHAnsi"/>
            </w:rPr>
          </w:pPr>
          <w:hyperlink w:anchor="_Toc69949984" w:history="1">
            <w:r w:rsidR="0000757E" w:rsidRPr="00A46678">
              <w:rPr>
                <w:rStyle w:val="Hyperlink"/>
                <w:rFonts w:cs="Times New Roman"/>
                <w:lang w:val="en-GB"/>
              </w:rPr>
              <w:t>1.4.2.1</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rFonts w:cs="Times New Roman"/>
                <w:lang w:val="en-GB"/>
              </w:rPr>
              <w:t>Climate variability can influence trends over short periods</w:t>
            </w:r>
            <w:r w:rsidR="0000757E">
              <w:rPr>
                <w:webHidden/>
              </w:rPr>
              <w:tab/>
            </w:r>
            <w:r w:rsidR="0000757E">
              <w:rPr>
                <w:webHidden/>
              </w:rPr>
              <w:fldChar w:fldCharType="begin"/>
            </w:r>
            <w:r w:rsidR="0000757E">
              <w:rPr>
                <w:webHidden/>
              </w:rPr>
              <w:instrText xml:space="preserve"> PAGEREF _Toc69949984 \h </w:instrText>
            </w:r>
            <w:r w:rsidR="0000757E">
              <w:rPr>
                <w:webHidden/>
              </w:rPr>
            </w:r>
            <w:r w:rsidR="0000757E">
              <w:rPr>
                <w:webHidden/>
              </w:rPr>
              <w:fldChar w:fldCharType="separate"/>
            </w:r>
            <w:r w:rsidR="00F7577F">
              <w:rPr>
                <w:webHidden/>
              </w:rPr>
              <w:t>57</w:t>
            </w:r>
            <w:r w:rsidR="0000757E">
              <w:rPr>
                <w:webHidden/>
              </w:rPr>
              <w:fldChar w:fldCharType="end"/>
            </w:r>
          </w:hyperlink>
        </w:p>
        <w:p w14:paraId="309B91C8" w14:textId="5B69D279" w:rsidR="0000757E" w:rsidRDefault="003A713F" w:rsidP="0036773B">
          <w:pPr>
            <w:pStyle w:val="TOC2"/>
            <w:rPr>
              <w:rFonts w:asciiTheme="minorHAnsi" w:eastAsiaTheme="minorEastAsia" w:hAnsiTheme="minorHAnsi"/>
            </w:rPr>
          </w:pPr>
          <w:hyperlink w:anchor="_Toc69949985" w:history="1">
            <w:r w:rsidR="0000757E" w:rsidRPr="00A46678">
              <w:rPr>
                <w:rStyle w:val="Hyperlink"/>
                <w:rFonts w:cs="Times New Roman"/>
                <w:lang w:val="en-GB"/>
              </w:rPr>
              <w:t>1.4.2.2</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rFonts w:cs="Times New Roman"/>
                <w:lang w:val="en-GB"/>
              </w:rPr>
              <w:t>The emergence of the climate change signal</w:t>
            </w:r>
            <w:r w:rsidR="0000757E">
              <w:rPr>
                <w:webHidden/>
              </w:rPr>
              <w:tab/>
            </w:r>
            <w:r w:rsidR="0000757E">
              <w:rPr>
                <w:webHidden/>
              </w:rPr>
              <w:fldChar w:fldCharType="begin"/>
            </w:r>
            <w:r w:rsidR="0000757E">
              <w:rPr>
                <w:webHidden/>
              </w:rPr>
              <w:instrText xml:space="preserve"> PAGEREF _Toc69949985 \h </w:instrText>
            </w:r>
            <w:r w:rsidR="0000757E">
              <w:rPr>
                <w:webHidden/>
              </w:rPr>
            </w:r>
            <w:r w:rsidR="0000757E">
              <w:rPr>
                <w:webHidden/>
              </w:rPr>
              <w:fldChar w:fldCharType="separate"/>
            </w:r>
            <w:r w:rsidR="00F7577F">
              <w:rPr>
                <w:webHidden/>
              </w:rPr>
              <w:t>57</w:t>
            </w:r>
            <w:r w:rsidR="0000757E">
              <w:rPr>
                <w:webHidden/>
              </w:rPr>
              <w:fldChar w:fldCharType="end"/>
            </w:r>
          </w:hyperlink>
        </w:p>
        <w:p w14:paraId="5B346A5D" w14:textId="77777777" w:rsidR="0000757E" w:rsidRDefault="003A713F" w:rsidP="0036773B">
          <w:pPr>
            <w:pStyle w:val="TOC2"/>
            <w:rPr>
              <w:rFonts w:asciiTheme="minorHAnsi" w:eastAsiaTheme="minorEastAsia" w:hAnsiTheme="minorHAnsi"/>
            </w:rPr>
          </w:pPr>
          <w:hyperlink w:anchor="_Toc69949986" w:history="1">
            <w:r w:rsidR="0000757E" w:rsidRPr="00A46678">
              <w:rPr>
                <w:rStyle w:val="Hyperlink"/>
                <w:rFonts w:cs="Times New Roman"/>
                <w:lang w:val="en-GB"/>
              </w:rPr>
              <w:t>1.4.3</w:t>
            </w:r>
            <w:r w:rsidR="0000757E">
              <w:rPr>
                <w:rFonts w:asciiTheme="minorHAnsi" w:eastAsiaTheme="minorEastAsia" w:hAnsiTheme="minorHAnsi"/>
              </w:rPr>
              <w:tab/>
            </w:r>
            <w:r w:rsidR="0000757E" w:rsidRPr="00A46678">
              <w:rPr>
                <w:rStyle w:val="Hyperlink"/>
                <w:rFonts w:cs="Times New Roman"/>
                <w:lang w:val="en-GB"/>
              </w:rPr>
              <w:t>Sources of uncertainty in climate simulations</w:t>
            </w:r>
            <w:r w:rsidR="0000757E">
              <w:rPr>
                <w:webHidden/>
              </w:rPr>
              <w:tab/>
            </w:r>
            <w:r w:rsidR="0000757E">
              <w:rPr>
                <w:webHidden/>
              </w:rPr>
              <w:fldChar w:fldCharType="begin"/>
            </w:r>
            <w:r w:rsidR="0000757E">
              <w:rPr>
                <w:webHidden/>
              </w:rPr>
              <w:instrText xml:space="preserve"> PAGEREF _Toc69949986 \h </w:instrText>
            </w:r>
            <w:r w:rsidR="0000757E">
              <w:rPr>
                <w:webHidden/>
              </w:rPr>
            </w:r>
            <w:r w:rsidR="0000757E">
              <w:rPr>
                <w:webHidden/>
              </w:rPr>
              <w:fldChar w:fldCharType="separate"/>
            </w:r>
            <w:r w:rsidR="00F7577F">
              <w:rPr>
                <w:webHidden/>
              </w:rPr>
              <w:t>59</w:t>
            </w:r>
            <w:r w:rsidR="0000757E">
              <w:rPr>
                <w:webHidden/>
              </w:rPr>
              <w:fldChar w:fldCharType="end"/>
            </w:r>
          </w:hyperlink>
        </w:p>
        <w:p w14:paraId="04E16148" w14:textId="522F974C" w:rsidR="0000757E" w:rsidRDefault="003A713F" w:rsidP="0036773B">
          <w:pPr>
            <w:pStyle w:val="TOC2"/>
            <w:rPr>
              <w:rFonts w:asciiTheme="minorHAnsi" w:eastAsiaTheme="minorEastAsia" w:hAnsiTheme="minorHAnsi"/>
            </w:rPr>
          </w:pPr>
          <w:hyperlink w:anchor="_Toc69949987" w:history="1">
            <w:r w:rsidR="0000757E" w:rsidRPr="00A46678">
              <w:rPr>
                <w:rStyle w:val="Hyperlink"/>
                <w:rFonts w:cs="Times New Roman"/>
                <w:lang w:val="en-GB"/>
              </w:rPr>
              <w:t>1.4.3.1</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rFonts w:cs="Times New Roman"/>
                <w:lang w:val="en-GB"/>
              </w:rPr>
              <w:t>Sources of uncertainty</w:t>
            </w:r>
            <w:r w:rsidR="0000757E">
              <w:rPr>
                <w:webHidden/>
              </w:rPr>
              <w:tab/>
            </w:r>
            <w:r w:rsidR="0000757E">
              <w:rPr>
                <w:webHidden/>
              </w:rPr>
              <w:fldChar w:fldCharType="begin"/>
            </w:r>
            <w:r w:rsidR="0000757E">
              <w:rPr>
                <w:webHidden/>
              </w:rPr>
              <w:instrText xml:space="preserve"> PAGEREF _Toc69949987 \h </w:instrText>
            </w:r>
            <w:r w:rsidR="0000757E">
              <w:rPr>
                <w:webHidden/>
              </w:rPr>
            </w:r>
            <w:r w:rsidR="0000757E">
              <w:rPr>
                <w:webHidden/>
              </w:rPr>
              <w:fldChar w:fldCharType="separate"/>
            </w:r>
            <w:r w:rsidR="00F7577F">
              <w:rPr>
                <w:webHidden/>
              </w:rPr>
              <w:t>59</w:t>
            </w:r>
            <w:r w:rsidR="0000757E">
              <w:rPr>
                <w:webHidden/>
              </w:rPr>
              <w:fldChar w:fldCharType="end"/>
            </w:r>
          </w:hyperlink>
        </w:p>
        <w:p w14:paraId="555DC56C" w14:textId="6A2F684D" w:rsidR="0000757E" w:rsidRDefault="003A713F" w:rsidP="0036773B">
          <w:pPr>
            <w:pStyle w:val="TOC2"/>
            <w:rPr>
              <w:rFonts w:asciiTheme="minorHAnsi" w:eastAsiaTheme="minorEastAsia" w:hAnsiTheme="minorHAnsi"/>
            </w:rPr>
          </w:pPr>
          <w:hyperlink w:anchor="_Toc69949988" w:history="1">
            <w:r w:rsidR="0000757E" w:rsidRPr="00A46678">
              <w:rPr>
                <w:rStyle w:val="Hyperlink"/>
                <w:lang w:val="en-GB"/>
              </w:rPr>
              <w:t>1.4.3.2</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lang w:val="en-GB"/>
              </w:rPr>
              <w:t>Uncertainty quantification</w:t>
            </w:r>
            <w:r w:rsidR="0000757E">
              <w:rPr>
                <w:webHidden/>
              </w:rPr>
              <w:tab/>
            </w:r>
            <w:r w:rsidR="0000757E">
              <w:rPr>
                <w:webHidden/>
              </w:rPr>
              <w:fldChar w:fldCharType="begin"/>
            </w:r>
            <w:r w:rsidR="0000757E">
              <w:rPr>
                <w:webHidden/>
              </w:rPr>
              <w:instrText xml:space="preserve"> PAGEREF _Toc69949988 \h </w:instrText>
            </w:r>
            <w:r w:rsidR="0000757E">
              <w:rPr>
                <w:webHidden/>
              </w:rPr>
            </w:r>
            <w:r w:rsidR="0000757E">
              <w:rPr>
                <w:webHidden/>
              </w:rPr>
              <w:fldChar w:fldCharType="separate"/>
            </w:r>
            <w:r w:rsidR="00F7577F">
              <w:rPr>
                <w:webHidden/>
              </w:rPr>
              <w:t>60</w:t>
            </w:r>
            <w:r w:rsidR="0000757E">
              <w:rPr>
                <w:webHidden/>
              </w:rPr>
              <w:fldChar w:fldCharType="end"/>
            </w:r>
          </w:hyperlink>
        </w:p>
        <w:p w14:paraId="096B97E7" w14:textId="77777777" w:rsidR="0000757E" w:rsidRDefault="003A713F" w:rsidP="0036773B">
          <w:pPr>
            <w:pStyle w:val="TOC2"/>
            <w:rPr>
              <w:rFonts w:asciiTheme="minorHAnsi" w:eastAsiaTheme="minorEastAsia" w:hAnsiTheme="minorHAnsi"/>
            </w:rPr>
          </w:pPr>
          <w:hyperlink w:anchor="_Toc69949989" w:history="1">
            <w:r w:rsidR="0000757E" w:rsidRPr="00A46678">
              <w:rPr>
                <w:rStyle w:val="Hyperlink"/>
                <w:rFonts w:cs="Times New Roman"/>
                <w:lang w:val="en-GB"/>
              </w:rPr>
              <w:t>1.4.4</w:t>
            </w:r>
            <w:r w:rsidR="0000757E">
              <w:rPr>
                <w:rFonts w:asciiTheme="minorHAnsi" w:eastAsiaTheme="minorEastAsia" w:hAnsiTheme="minorHAnsi"/>
              </w:rPr>
              <w:tab/>
            </w:r>
            <w:r w:rsidR="0000757E" w:rsidRPr="00A46678">
              <w:rPr>
                <w:rStyle w:val="Hyperlink"/>
                <w:rFonts w:cs="Times New Roman"/>
                <w:lang w:val="en-GB"/>
              </w:rPr>
              <w:t>Considering an uncertain future</w:t>
            </w:r>
            <w:r w:rsidR="0000757E">
              <w:rPr>
                <w:webHidden/>
              </w:rPr>
              <w:tab/>
            </w:r>
            <w:r w:rsidR="0000757E">
              <w:rPr>
                <w:webHidden/>
              </w:rPr>
              <w:fldChar w:fldCharType="begin"/>
            </w:r>
            <w:r w:rsidR="0000757E">
              <w:rPr>
                <w:webHidden/>
              </w:rPr>
              <w:instrText xml:space="preserve"> PAGEREF _Toc69949989 \h </w:instrText>
            </w:r>
            <w:r w:rsidR="0000757E">
              <w:rPr>
                <w:webHidden/>
              </w:rPr>
            </w:r>
            <w:r w:rsidR="0000757E">
              <w:rPr>
                <w:webHidden/>
              </w:rPr>
              <w:fldChar w:fldCharType="separate"/>
            </w:r>
            <w:r w:rsidR="00F7577F">
              <w:rPr>
                <w:webHidden/>
              </w:rPr>
              <w:t>61</w:t>
            </w:r>
            <w:r w:rsidR="0000757E">
              <w:rPr>
                <w:webHidden/>
              </w:rPr>
              <w:fldChar w:fldCharType="end"/>
            </w:r>
          </w:hyperlink>
        </w:p>
        <w:p w14:paraId="7FAF4052" w14:textId="1B90ADAC" w:rsidR="0000757E" w:rsidRDefault="003A713F" w:rsidP="0036773B">
          <w:pPr>
            <w:pStyle w:val="TOC2"/>
            <w:rPr>
              <w:rFonts w:asciiTheme="minorHAnsi" w:eastAsiaTheme="minorEastAsia" w:hAnsiTheme="minorHAnsi"/>
            </w:rPr>
          </w:pPr>
          <w:hyperlink w:anchor="_Toc69949990" w:history="1">
            <w:r w:rsidR="0000757E" w:rsidRPr="00A46678">
              <w:rPr>
                <w:rStyle w:val="Hyperlink"/>
                <w:rFonts w:cs="Times New Roman"/>
                <w:lang w:val="en-GB"/>
              </w:rPr>
              <w:t>1.4.4.1</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rFonts w:cs="Times New Roman"/>
                <w:lang w:val="en-GB"/>
              </w:rPr>
              <w:t>Low-likelihood outcomes</w:t>
            </w:r>
            <w:r w:rsidR="0000757E">
              <w:rPr>
                <w:webHidden/>
              </w:rPr>
              <w:tab/>
            </w:r>
            <w:r w:rsidR="0000757E">
              <w:rPr>
                <w:webHidden/>
              </w:rPr>
              <w:fldChar w:fldCharType="begin"/>
            </w:r>
            <w:r w:rsidR="0000757E">
              <w:rPr>
                <w:webHidden/>
              </w:rPr>
              <w:instrText xml:space="preserve"> PAGEREF _Toc69949990 \h </w:instrText>
            </w:r>
            <w:r w:rsidR="0000757E">
              <w:rPr>
                <w:webHidden/>
              </w:rPr>
            </w:r>
            <w:r w:rsidR="0000757E">
              <w:rPr>
                <w:webHidden/>
              </w:rPr>
              <w:fldChar w:fldCharType="separate"/>
            </w:r>
            <w:r w:rsidR="00F7577F">
              <w:rPr>
                <w:webHidden/>
              </w:rPr>
              <w:t>62</w:t>
            </w:r>
            <w:r w:rsidR="0000757E">
              <w:rPr>
                <w:webHidden/>
              </w:rPr>
              <w:fldChar w:fldCharType="end"/>
            </w:r>
          </w:hyperlink>
        </w:p>
        <w:p w14:paraId="01438DF7" w14:textId="22E66F16" w:rsidR="0000757E" w:rsidRDefault="003A713F" w:rsidP="0036773B">
          <w:pPr>
            <w:pStyle w:val="TOC2"/>
            <w:rPr>
              <w:rStyle w:val="Hyperlink"/>
            </w:rPr>
          </w:pPr>
          <w:hyperlink w:anchor="_Toc69949991" w:history="1">
            <w:r w:rsidR="0000757E" w:rsidRPr="00A46678">
              <w:rPr>
                <w:rStyle w:val="Hyperlink"/>
                <w:rFonts w:cs="Times New Roman"/>
                <w:lang w:val="en-GB"/>
              </w:rPr>
              <w:t>1.4.4.2</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rFonts w:cs="Times New Roman"/>
                <w:lang w:val="en-GB"/>
              </w:rPr>
              <w:t>Storylines</w:t>
            </w:r>
            <w:r w:rsidR="0000757E">
              <w:rPr>
                <w:webHidden/>
              </w:rPr>
              <w:tab/>
            </w:r>
            <w:r w:rsidR="0000757E">
              <w:rPr>
                <w:webHidden/>
              </w:rPr>
              <w:fldChar w:fldCharType="begin"/>
            </w:r>
            <w:r w:rsidR="0000757E">
              <w:rPr>
                <w:webHidden/>
              </w:rPr>
              <w:instrText xml:space="preserve"> PAGEREF _Toc69949991 \h </w:instrText>
            </w:r>
            <w:r w:rsidR="0000757E">
              <w:rPr>
                <w:webHidden/>
              </w:rPr>
            </w:r>
            <w:r w:rsidR="0000757E">
              <w:rPr>
                <w:webHidden/>
              </w:rPr>
              <w:fldChar w:fldCharType="separate"/>
            </w:r>
            <w:r w:rsidR="00F7577F">
              <w:rPr>
                <w:webHidden/>
              </w:rPr>
              <w:t>62</w:t>
            </w:r>
            <w:r w:rsidR="0000757E">
              <w:rPr>
                <w:webHidden/>
              </w:rPr>
              <w:fldChar w:fldCharType="end"/>
            </w:r>
          </w:hyperlink>
        </w:p>
        <w:p w14:paraId="55AADF53" w14:textId="77777777" w:rsidR="00676F4F" w:rsidRPr="00676F4F" w:rsidRDefault="00676F4F" w:rsidP="00676F4F">
          <w:pPr>
            <w:rPr>
              <w:rFonts w:eastAsiaTheme="minorEastAsia"/>
              <w:noProof/>
            </w:rPr>
          </w:pPr>
        </w:p>
        <w:p w14:paraId="17AA0018" w14:textId="14E4086C" w:rsidR="0000757E" w:rsidRDefault="003A713F" w:rsidP="00B90677">
          <w:pPr>
            <w:pStyle w:val="TOC1"/>
            <w:rPr>
              <w:rStyle w:val="Hyperlink"/>
            </w:rPr>
          </w:pPr>
          <w:hyperlink w:anchor="_Toc69949992" w:history="1">
            <w:r w:rsidR="0000757E" w:rsidRPr="00A46678">
              <w:rPr>
                <w:rStyle w:val="Hyperlink"/>
                <w:rFonts w:cs="Times New Roman"/>
                <w:lang w:val="sv-SE"/>
              </w:rPr>
              <w:t>Cross-Chapter Box 1.3:</w:t>
            </w:r>
            <w:r w:rsidR="00F7577F">
              <w:rPr>
                <w:rFonts w:asciiTheme="minorHAnsi" w:eastAsiaTheme="minorEastAsia" w:hAnsiTheme="minorHAnsi"/>
              </w:rPr>
              <w:t xml:space="preserve"> </w:t>
            </w:r>
            <w:r w:rsidR="0000757E" w:rsidRPr="00A46678">
              <w:rPr>
                <w:rStyle w:val="Hyperlink"/>
                <w:rFonts w:cs="Times New Roman"/>
                <w:lang w:val="sv-SE"/>
              </w:rPr>
              <w:t>Risk framing in IPCC AR6</w:t>
            </w:r>
            <w:r w:rsidR="0000757E">
              <w:rPr>
                <w:webHidden/>
              </w:rPr>
              <w:tab/>
            </w:r>
            <w:r w:rsidR="0000757E">
              <w:rPr>
                <w:webHidden/>
              </w:rPr>
              <w:fldChar w:fldCharType="begin"/>
            </w:r>
            <w:r w:rsidR="0000757E">
              <w:rPr>
                <w:webHidden/>
              </w:rPr>
              <w:instrText xml:space="preserve"> PAGEREF _Toc69949992 \h </w:instrText>
            </w:r>
            <w:r w:rsidR="0000757E">
              <w:rPr>
                <w:webHidden/>
              </w:rPr>
            </w:r>
            <w:r w:rsidR="0000757E">
              <w:rPr>
                <w:webHidden/>
              </w:rPr>
              <w:fldChar w:fldCharType="separate"/>
            </w:r>
            <w:r w:rsidR="00F7577F">
              <w:rPr>
                <w:webHidden/>
              </w:rPr>
              <w:t>63</w:t>
            </w:r>
            <w:r w:rsidR="0000757E">
              <w:rPr>
                <w:webHidden/>
              </w:rPr>
              <w:fldChar w:fldCharType="end"/>
            </w:r>
          </w:hyperlink>
        </w:p>
        <w:p w14:paraId="59E80110" w14:textId="77777777" w:rsidR="00676F4F" w:rsidRPr="00676F4F" w:rsidRDefault="00676F4F" w:rsidP="00676F4F">
          <w:pPr>
            <w:rPr>
              <w:rFonts w:eastAsiaTheme="minorEastAsia"/>
              <w:noProof/>
            </w:rPr>
          </w:pPr>
        </w:p>
        <w:p w14:paraId="6FD25782" w14:textId="4432B075" w:rsidR="0000757E" w:rsidRDefault="003A713F" w:rsidP="0036773B">
          <w:pPr>
            <w:pStyle w:val="TOC2"/>
            <w:rPr>
              <w:rStyle w:val="Hyperlink"/>
            </w:rPr>
          </w:pPr>
          <w:hyperlink w:anchor="_Toc69949993" w:history="1">
            <w:r w:rsidR="0000757E" w:rsidRPr="00A46678">
              <w:rPr>
                <w:rStyle w:val="Hyperlink"/>
                <w:rFonts w:cs="Times New Roman"/>
                <w:lang w:val="en-GB"/>
              </w:rPr>
              <w:t>1.4.4.3</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rFonts w:cs="Times New Roman"/>
                <w:lang w:val="en-GB"/>
              </w:rPr>
              <w:t>Abrupt change, tipping points and surprises</w:t>
            </w:r>
            <w:r w:rsidR="0000757E">
              <w:rPr>
                <w:webHidden/>
              </w:rPr>
              <w:tab/>
            </w:r>
            <w:r w:rsidR="0000757E">
              <w:rPr>
                <w:webHidden/>
              </w:rPr>
              <w:fldChar w:fldCharType="begin"/>
            </w:r>
            <w:r w:rsidR="0000757E">
              <w:rPr>
                <w:webHidden/>
              </w:rPr>
              <w:instrText xml:space="preserve"> PAGEREF _Toc69949993 \h </w:instrText>
            </w:r>
            <w:r w:rsidR="0000757E">
              <w:rPr>
                <w:webHidden/>
              </w:rPr>
            </w:r>
            <w:r w:rsidR="0000757E">
              <w:rPr>
                <w:webHidden/>
              </w:rPr>
              <w:fldChar w:fldCharType="separate"/>
            </w:r>
            <w:r w:rsidR="00F7577F">
              <w:rPr>
                <w:webHidden/>
              </w:rPr>
              <w:t>65</w:t>
            </w:r>
            <w:r w:rsidR="0000757E">
              <w:rPr>
                <w:webHidden/>
              </w:rPr>
              <w:fldChar w:fldCharType="end"/>
            </w:r>
          </w:hyperlink>
        </w:p>
        <w:p w14:paraId="76F78648" w14:textId="77777777" w:rsidR="00676F4F" w:rsidRPr="00676F4F" w:rsidRDefault="00676F4F" w:rsidP="00676F4F">
          <w:pPr>
            <w:rPr>
              <w:rFonts w:eastAsiaTheme="minorEastAsia"/>
              <w:noProof/>
            </w:rPr>
          </w:pPr>
        </w:p>
        <w:p w14:paraId="737403CE" w14:textId="77777777" w:rsidR="0000757E" w:rsidRDefault="003A713F" w:rsidP="00B90677">
          <w:pPr>
            <w:pStyle w:val="TOC1"/>
            <w:rPr>
              <w:rStyle w:val="Hyperlink"/>
            </w:rPr>
          </w:pPr>
          <w:hyperlink w:anchor="_Toc69949994" w:history="1">
            <w:r w:rsidR="0000757E" w:rsidRPr="00A46678">
              <w:rPr>
                <w:rStyle w:val="Hyperlink"/>
                <w:bCs/>
              </w:rPr>
              <w:t>Cross-Working Group Box: Attribution</w:t>
            </w:r>
            <w:r w:rsidR="0000757E">
              <w:rPr>
                <w:webHidden/>
              </w:rPr>
              <w:tab/>
            </w:r>
            <w:r w:rsidR="0000757E">
              <w:rPr>
                <w:webHidden/>
              </w:rPr>
              <w:fldChar w:fldCharType="begin"/>
            </w:r>
            <w:r w:rsidR="0000757E">
              <w:rPr>
                <w:webHidden/>
              </w:rPr>
              <w:instrText xml:space="preserve"> PAGEREF _Toc69949994 \h </w:instrText>
            </w:r>
            <w:r w:rsidR="0000757E">
              <w:rPr>
                <w:webHidden/>
              </w:rPr>
            </w:r>
            <w:r w:rsidR="0000757E">
              <w:rPr>
                <w:webHidden/>
              </w:rPr>
              <w:fldChar w:fldCharType="separate"/>
            </w:r>
            <w:r w:rsidR="00F7577F">
              <w:rPr>
                <w:webHidden/>
              </w:rPr>
              <w:t>67</w:t>
            </w:r>
            <w:r w:rsidR="0000757E">
              <w:rPr>
                <w:webHidden/>
              </w:rPr>
              <w:fldChar w:fldCharType="end"/>
            </w:r>
          </w:hyperlink>
        </w:p>
        <w:p w14:paraId="253B4ACE" w14:textId="77777777" w:rsidR="00676F4F" w:rsidRPr="00676F4F" w:rsidRDefault="00676F4F" w:rsidP="00676F4F">
          <w:pPr>
            <w:rPr>
              <w:rFonts w:eastAsiaTheme="minorEastAsia"/>
              <w:noProof/>
            </w:rPr>
          </w:pPr>
        </w:p>
        <w:p w14:paraId="44C2FBE2" w14:textId="77777777" w:rsidR="0000757E" w:rsidRDefault="003A713F" w:rsidP="0036773B">
          <w:pPr>
            <w:pStyle w:val="TOC2"/>
            <w:rPr>
              <w:rFonts w:asciiTheme="minorHAnsi" w:eastAsiaTheme="minorEastAsia" w:hAnsiTheme="minorHAnsi"/>
            </w:rPr>
          </w:pPr>
          <w:hyperlink w:anchor="_Toc69949995" w:history="1">
            <w:r w:rsidR="0000757E" w:rsidRPr="00A46678">
              <w:rPr>
                <w:rStyle w:val="Hyperlink"/>
                <w:rFonts w:cs="Times New Roman"/>
                <w:lang w:val="en-GB"/>
              </w:rPr>
              <w:t>1.4.5</w:t>
            </w:r>
            <w:r w:rsidR="0000757E">
              <w:rPr>
                <w:rFonts w:asciiTheme="minorHAnsi" w:eastAsiaTheme="minorEastAsia" w:hAnsiTheme="minorHAnsi"/>
              </w:rPr>
              <w:tab/>
            </w:r>
            <w:r w:rsidR="0000757E" w:rsidRPr="00A46678">
              <w:rPr>
                <w:rStyle w:val="Hyperlink"/>
                <w:rFonts w:cs="Times New Roman"/>
                <w:lang w:val="en-GB"/>
              </w:rPr>
              <w:t>Climate regions used in AR6</w:t>
            </w:r>
            <w:r w:rsidR="0000757E">
              <w:rPr>
                <w:webHidden/>
              </w:rPr>
              <w:tab/>
            </w:r>
            <w:r w:rsidR="0000757E">
              <w:rPr>
                <w:webHidden/>
              </w:rPr>
              <w:fldChar w:fldCharType="begin"/>
            </w:r>
            <w:r w:rsidR="0000757E">
              <w:rPr>
                <w:webHidden/>
              </w:rPr>
              <w:instrText xml:space="preserve"> PAGEREF _Toc69949995 \h </w:instrText>
            </w:r>
            <w:r w:rsidR="0000757E">
              <w:rPr>
                <w:webHidden/>
              </w:rPr>
            </w:r>
            <w:r w:rsidR="0000757E">
              <w:rPr>
                <w:webHidden/>
              </w:rPr>
              <w:fldChar w:fldCharType="separate"/>
            </w:r>
            <w:r w:rsidR="00F7577F">
              <w:rPr>
                <w:webHidden/>
              </w:rPr>
              <w:t>70</w:t>
            </w:r>
            <w:r w:rsidR="0000757E">
              <w:rPr>
                <w:webHidden/>
              </w:rPr>
              <w:fldChar w:fldCharType="end"/>
            </w:r>
          </w:hyperlink>
        </w:p>
        <w:p w14:paraId="0745E54C" w14:textId="77777777" w:rsidR="0000757E" w:rsidRDefault="003A713F" w:rsidP="0036773B">
          <w:pPr>
            <w:pStyle w:val="TOC2"/>
            <w:rPr>
              <w:rFonts w:asciiTheme="minorHAnsi" w:eastAsiaTheme="minorEastAsia" w:hAnsiTheme="minorHAnsi"/>
            </w:rPr>
          </w:pPr>
          <w:hyperlink w:anchor="_Toc69949996" w:history="1">
            <w:r w:rsidR="0000757E" w:rsidRPr="00A46678">
              <w:rPr>
                <w:rStyle w:val="Hyperlink"/>
                <w:rFonts w:cs="Times New Roman"/>
                <w:lang w:val="en-GB"/>
              </w:rPr>
              <w:t>1.4.5.1</w:t>
            </w:r>
            <w:r w:rsidR="0000757E">
              <w:rPr>
                <w:rFonts w:asciiTheme="minorHAnsi" w:eastAsiaTheme="minorEastAsia" w:hAnsiTheme="minorHAnsi"/>
              </w:rPr>
              <w:tab/>
            </w:r>
            <w:r w:rsidR="0000757E" w:rsidRPr="00A46678">
              <w:rPr>
                <w:rStyle w:val="Hyperlink"/>
                <w:rFonts w:cs="Times New Roman"/>
                <w:lang w:val="en-GB"/>
              </w:rPr>
              <w:t>Defining climate regions</w:t>
            </w:r>
            <w:r w:rsidR="0000757E">
              <w:rPr>
                <w:webHidden/>
              </w:rPr>
              <w:tab/>
            </w:r>
            <w:r w:rsidR="0000757E">
              <w:rPr>
                <w:webHidden/>
              </w:rPr>
              <w:fldChar w:fldCharType="begin"/>
            </w:r>
            <w:r w:rsidR="0000757E">
              <w:rPr>
                <w:webHidden/>
              </w:rPr>
              <w:instrText xml:space="preserve"> PAGEREF _Toc69949996 \h </w:instrText>
            </w:r>
            <w:r w:rsidR="0000757E">
              <w:rPr>
                <w:webHidden/>
              </w:rPr>
            </w:r>
            <w:r w:rsidR="0000757E">
              <w:rPr>
                <w:webHidden/>
              </w:rPr>
              <w:fldChar w:fldCharType="separate"/>
            </w:r>
            <w:r w:rsidR="00F7577F">
              <w:rPr>
                <w:webHidden/>
              </w:rPr>
              <w:t>70</w:t>
            </w:r>
            <w:r w:rsidR="0000757E">
              <w:rPr>
                <w:webHidden/>
              </w:rPr>
              <w:fldChar w:fldCharType="end"/>
            </w:r>
          </w:hyperlink>
        </w:p>
        <w:p w14:paraId="1F7A4012" w14:textId="77777777" w:rsidR="0000757E" w:rsidRDefault="003A713F" w:rsidP="0036773B">
          <w:pPr>
            <w:pStyle w:val="TOC2"/>
            <w:rPr>
              <w:rStyle w:val="Hyperlink"/>
            </w:rPr>
          </w:pPr>
          <w:hyperlink w:anchor="_Toc69949997" w:history="1">
            <w:r w:rsidR="0000757E" w:rsidRPr="00A46678">
              <w:rPr>
                <w:rStyle w:val="Hyperlink"/>
                <w:rFonts w:cs="Times New Roman"/>
                <w:lang w:val="en-GB"/>
              </w:rPr>
              <w:t>1.4.5.2</w:t>
            </w:r>
            <w:r w:rsidR="0000757E">
              <w:rPr>
                <w:rFonts w:asciiTheme="minorHAnsi" w:eastAsiaTheme="minorEastAsia" w:hAnsiTheme="minorHAnsi"/>
              </w:rPr>
              <w:tab/>
            </w:r>
            <w:r w:rsidR="0000757E" w:rsidRPr="00A46678">
              <w:rPr>
                <w:rStyle w:val="Hyperlink"/>
                <w:rFonts w:cs="Times New Roman"/>
                <w:lang w:val="en-GB"/>
              </w:rPr>
              <w:t>Types of regions used in AR6</w:t>
            </w:r>
            <w:r w:rsidR="0000757E">
              <w:rPr>
                <w:webHidden/>
              </w:rPr>
              <w:tab/>
            </w:r>
            <w:r w:rsidR="0000757E">
              <w:rPr>
                <w:webHidden/>
              </w:rPr>
              <w:fldChar w:fldCharType="begin"/>
            </w:r>
            <w:r w:rsidR="0000757E">
              <w:rPr>
                <w:webHidden/>
              </w:rPr>
              <w:instrText xml:space="preserve"> PAGEREF _Toc69949997 \h </w:instrText>
            </w:r>
            <w:r w:rsidR="0000757E">
              <w:rPr>
                <w:webHidden/>
              </w:rPr>
            </w:r>
            <w:r w:rsidR="0000757E">
              <w:rPr>
                <w:webHidden/>
              </w:rPr>
              <w:fldChar w:fldCharType="separate"/>
            </w:r>
            <w:r w:rsidR="00F7577F">
              <w:rPr>
                <w:webHidden/>
              </w:rPr>
              <w:t>71</w:t>
            </w:r>
            <w:r w:rsidR="0000757E">
              <w:rPr>
                <w:webHidden/>
              </w:rPr>
              <w:fldChar w:fldCharType="end"/>
            </w:r>
          </w:hyperlink>
        </w:p>
        <w:p w14:paraId="688FF6AB" w14:textId="77777777" w:rsidR="00676F4F" w:rsidRPr="00676F4F" w:rsidRDefault="00676F4F" w:rsidP="00676F4F">
          <w:pPr>
            <w:rPr>
              <w:rFonts w:eastAsiaTheme="minorEastAsia"/>
              <w:noProof/>
            </w:rPr>
          </w:pPr>
        </w:p>
        <w:p w14:paraId="2FF8B381" w14:textId="77777777" w:rsidR="0000757E" w:rsidRDefault="003A713F" w:rsidP="00B90677">
          <w:pPr>
            <w:pStyle w:val="TOC1"/>
            <w:rPr>
              <w:rFonts w:asciiTheme="minorHAnsi" w:eastAsiaTheme="minorEastAsia" w:hAnsiTheme="minorHAnsi"/>
            </w:rPr>
          </w:pPr>
          <w:hyperlink w:anchor="_Toc69949998" w:history="1">
            <w:r w:rsidR="0000757E" w:rsidRPr="00A46678">
              <w:rPr>
                <w:rStyle w:val="Hyperlink"/>
              </w:rPr>
              <w:t>1.5</w:t>
            </w:r>
            <w:r w:rsidR="0000757E">
              <w:rPr>
                <w:rFonts w:asciiTheme="minorHAnsi" w:eastAsiaTheme="minorEastAsia" w:hAnsiTheme="minorHAnsi"/>
              </w:rPr>
              <w:tab/>
            </w:r>
            <w:r w:rsidR="0000757E" w:rsidRPr="00A46678">
              <w:rPr>
                <w:rStyle w:val="Hyperlink"/>
              </w:rPr>
              <w:t>Major developments and their implications</w:t>
            </w:r>
            <w:r w:rsidR="0000757E">
              <w:rPr>
                <w:webHidden/>
              </w:rPr>
              <w:tab/>
            </w:r>
            <w:r w:rsidR="0000757E">
              <w:rPr>
                <w:webHidden/>
              </w:rPr>
              <w:fldChar w:fldCharType="begin"/>
            </w:r>
            <w:r w:rsidR="0000757E">
              <w:rPr>
                <w:webHidden/>
              </w:rPr>
              <w:instrText xml:space="preserve"> PAGEREF _Toc69949998 \h </w:instrText>
            </w:r>
            <w:r w:rsidR="0000757E">
              <w:rPr>
                <w:webHidden/>
              </w:rPr>
            </w:r>
            <w:r w:rsidR="0000757E">
              <w:rPr>
                <w:webHidden/>
              </w:rPr>
              <w:fldChar w:fldCharType="separate"/>
            </w:r>
            <w:r w:rsidR="00F7577F">
              <w:rPr>
                <w:webHidden/>
              </w:rPr>
              <w:t>72</w:t>
            </w:r>
            <w:r w:rsidR="0000757E">
              <w:rPr>
                <w:webHidden/>
              </w:rPr>
              <w:fldChar w:fldCharType="end"/>
            </w:r>
          </w:hyperlink>
        </w:p>
        <w:p w14:paraId="730B21D8" w14:textId="77777777" w:rsidR="0000757E" w:rsidRDefault="003A713F" w:rsidP="0036773B">
          <w:pPr>
            <w:pStyle w:val="TOC2"/>
            <w:rPr>
              <w:rFonts w:asciiTheme="minorHAnsi" w:eastAsiaTheme="minorEastAsia" w:hAnsiTheme="minorHAnsi"/>
            </w:rPr>
          </w:pPr>
          <w:hyperlink w:anchor="_Toc69949999" w:history="1">
            <w:r w:rsidR="0000757E" w:rsidRPr="00A46678">
              <w:rPr>
                <w:rStyle w:val="Hyperlink"/>
              </w:rPr>
              <w:t>1.5.1</w:t>
            </w:r>
            <w:r w:rsidR="0000757E">
              <w:rPr>
                <w:rFonts w:asciiTheme="minorHAnsi" w:eastAsiaTheme="minorEastAsia" w:hAnsiTheme="minorHAnsi"/>
              </w:rPr>
              <w:tab/>
            </w:r>
            <w:r w:rsidR="0000757E" w:rsidRPr="00A46678">
              <w:rPr>
                <w:rStyle w:val="Hyperlink"/>
              </w:rPr>
              <w:t>Observational data and observing systems</w:t>
            </w:r>
            <w:r w:rsidR="0000757E">
              <w:rPr>
                <w:webHidden/>
              </w:rPr>
              <w:tab/>
            </w:r>
            <w:r w:rsidR="0000757E">
              <w:rPr>
                <w:webHidden/>
              </w:rPr>
              <w:fldChar w:fldCharType="begin"/>
            </w:r>
            <w:r w:rsidR="0000757E">
              <w:rPr>
                <w:webHidden/>
              </w:rPr>
              <w:instrText xml:space="preserve"> PAGEREF _Toc69949999 \h </w:instrText>
            </w:r>
            <w:r w:rsidR="0000757E">
              <w:rPr>
                <w:webHidden/>
              </w:rPr>
            </w:r>
            <w:r w:rsidR="0000757E">
              <w:rPr>
                <w:webHidden/>
              </w:rPr>
              <w:fldChar w:fldCharType="separate"/>
            </w:r>
            <w:r w:rsidR="00F7577F">
              <w:rPr>
                <w:webHidden/>
              </w:rPr>
              <w:t>72</w:t>
            </w:r>
            <w:r w:rsidR="0000757E">
              <w:rPr>
                <w:webHidden/>
              </w:rPr>
              <w:fldChar w:fldCharType="end"/>
            </w:r>
          </w:hyperlink>
        </w:p>
        <w:p w14:paraId="0D1E4E56" w14:textId="541E20F1" w:rsidR="0000757E" w:rsidRDefault="003A713F" w:rsidP="0036773B">
          <w:pPr>
            <w:pStyle w:val="TOC2"/>
            <w:rPr>
              <w:rFonts w:asciiTheme="minorHAnsi" w:eastAsiaTheme="minorEastAsia" w:hAnsiTheme="minorHAnsi"/>
            </w:rPr>
          </w:pPr>
          <w:hyperlink w:anchor="_Toc69950000" w:history="1">
            <w:r w:rsidR="0000757E" w:rsidRPr="00A46678">
              <w:rPr>
                <w:rStyle w:val="Hyperlink"/>
              </w:rPr>
              <w:t>1.5.1.1</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rPr>
              <w:t>Major expansions of observational capacity</w:t>
            </w:r>
            <w:r w:rsidR="0000757E">
              <w:rPr>
                <w:webHidden/>
              </w:rPr>
              <w:tab/>
            </w:r>
            <w:r w:rsidR="0000757E">
              <w:rPr>
                <w:webHidden/>
              </w:rPr>
              <w:fldChar w:fldCharType="begin"/>
            </w:r>
            <w:r w:rsidR="0000757E">
              <w:rPr>
                <w:webHidden/>
              </w:rPr>
              <w:instrText xml:space="preserve"> PAGEREF _Toc69950000 \h </w:instrText>
            </w:r>
            <w:r w:rsidR="0000757E">
              <w:rPr>
                <w:webHidden/>
              </w:rPr>
            </w:r>
            <w:r w:rsidR="0000757E">
              <w:rPr>
                <w:webHidden/>
              </w:rPr>
              <w:fldChar w:fldCharType="separate"/>
            </w:r>
            <w:r w:rsidR="00F7577F">
              <w:rPr>
                <w:webHidden/>
              </w:rPr>
              <w:t>73</w:t>
            </w:r>
            <w:r w:rsidR="0000757E">
              <w:rPr>
                <w:webHidden/>
              </w:rPr>
              <w:fldChar w:fldCharType="end"/>
            </w:r>
          </w:hyperlink>
        </w:p>
        <w:p w14:paraId="5EAFFE40" w14:textId="284931EC" w:rsidR="0000757E" w:rsidRDefault="003A713F" w:rsidP="0036773B">
          <w:pPr>
            <w:pStyle w:val="TOC2"/>
            <w:rPr>
              <w:rFonts w:asciiTheme="minorHAnsi" w:eastAsiaTheme="minorEastAsia" w:hAnsiTheme="minorHAnsi"/>
            </w:rPr>
          </w:pPr>
          <w:hyperlink w:anchor="_Toc69950001" w:history="1">
            <w:r w:rsidR="0000757E" w:rsidRPr="00A46678">
              <w:rPr>
                <w:rStyle w:val="Hyperlink"/>
                <w:lang w:val="en-GB"/>
              </w:rPr>
              <w:t>1.5.1.2</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lang w:val="en-GB"/>
              </w:rPr>
              <w:t>Threats to observational capacity or continuity</w:t>
            </w:r>
            <w:r w:rsidR="0000757E">
              <w:rPr>
                <w:webHidden/>
              </w:rPr>
              <w:tab/>
            </w:r>
            <w:r w:rsidR="0000757E">
              <w:rPr>
                <w:webHidden/>
              </w:rPr>
              <w:fldChar w:fldCharType="begin"/>
            </w:r>
            <w:r w:rsidR="0000757E">
              <w:rPr>
                <w:webHidden/>
              </w:rPr>
              <w:instrText xml:space="preserve"> PAGEREF _Toc69950001 \h </w:instrText>
            </w:r>
            <w:r w:rsidR="0000757E">
              <w:rPr>
                <w:webHidden/>
              </w:rPr>
            </w:r>
            <w:r w:rsidR="0000757E">
              <w:rPr>
                <w:webHidden/>
              </w:rPr>
              <w:fldChar w:fldCharType="separate"/>
            </w:r>
            <w:r w:rsidR="00F7577F">
              <w:rPr>
                <w:webHidden/>
              </w:rPr>
              <w:t>77</w:t>
            </w:r>
            <w:r w:rsidR="0000757E">
              <w:rPr>
                <w:webHidden/>
              </w:rPr>
              <w:fldChar w:fldCharType="end"/>
            </w:r>
          </w:hyperlink>
        </w:p>
        <w:p w14:paraId="20B9C241" w14:textId="77777777" w:rsidR="0000757E" w:rsidRDefault="003A713F" w:rsidP="0036773B">
          <w:pPr>
            <w:pStyle w:val="TOC2"/>
            <w:rPr>
              <w:rFonts w:asciiTheme="minorHAnsi" w:eastAsiaTheme="minorEastAsia" w:hAnsiTheme="minorHAnsi"/>
            </w:rPr>
          </w:pPr>
          <w:hyperlink w:anchor="_Toc69950002" w:history="1">
            <w:r w:rsidR="0000757E" w:rsidRPr="00A46678">
              <w:rPr>
                <w:rStyle w:val="Hyperlink"/>
              </w:rPr>
              <w:t>1.5.2</w:t>
            </w:r>
            <w:r w:rsidR="0000757E">
              <w:rPr>
                <w:rFonts w:asciiTheme="minorHAnsi" w:eastAsiaTheme="minorEastAsia" w:hAnsiTheme="minorHAnsi"/>
              </w:rPr>
              <w:tab/>
            </w:r>
            <w:r w:rsidR="0000757E" w:rsidRPr="00A46678">
              <w:rPr>
                <w:rStyle w:val="Hyperlink"/>
              </w:rPr>
              <w:t>New developments in reanalyses</w:t>
            </w:r>
            <w:r w:rsidR="0000757E">
              <w:rPr>
                <w:webHidden/>
              </w:rPr>
              <w:tab/>
            </w:r>
            <w:r w:rsidR="0000757E">
              <w:rPr>
                <w:webHidden/>
              </w:rPr>
              <w:fldChar w:fldCharType="begin"/>
            </w:r>
            <w:r w:rsidR="0000757E">
              <w:rPr>
                <w:webHidden/>
              </w:rPr>
              <w:instrText xml:space="preserve"> PAGEREF _Toc69950002 \h </w:instrText>
            </w:r>
            <w:r w:rsidR="0000757E">
              <w:rPr>
                <w:webHidden/>
              </w:rPr>
            </w:r>
            <w:r w:rsidR="0000757E">
              <w:rPr>
                <w:webHidden/>
              </w:rPr>
              <w:fldChar w:fldCharType="separate"/>
            </w:r>
            <w:r w:rsidR="00F7577F">
              <w:rPr>
                <w:webHidden/>
              </w:rPr>
              <w:t>78</w:t>
            </w:r>
            <w:r w:rsidR="0000757E">
              <w:rPr>
                <w:webHidden/>
              </w:rPr>
              <w:fldChar w:fldCharType="end"/>
            </w:r>
          </w:hyperlink>
        </w:p>
        <w:p w14:paraId="115E0BC3" w14:textId="77777777" w:rsidR="0000757E" w:rsidRDefault="003A713F" w:rsidP="0036773B">
          <w:pPr>
            <w:pStyle w:val="TOC2"/>
            <w:rPr>
              <w:rFonts w:asciiTheme="minorHAnsi" w:eastAsiaTheme="minorEastAsia" w:hAnsiTheme="minorHAnsi"/>
            </w:rPr>
          </w:pPr>
          <w:hyperlink w:anchor="_Toc69950003" w:history="1">
            <w:r w:rsidR="0000757E" w:rsidRPr="00A46678">
              <w:rPr>
                <w:rStyle w:val="Hyperlink"/>
              </w:rPr>
              <w:t>1.5.3</w:t>
            </w:r>
            <w:r w:rsidR="0000757E">
              <w:rPr>
                <w:rFonts w:asciiTheme="minorHAnsi" w:eastAsiaTheme="minorEastAsia" w:hAnsiTheme="minorHAnsi"/>
              </w:rPr>
              <w:tab/>
            </w:r>
            <w:r w:rsidR="0000757E" w:rsidRPr="00A46678">
              <w:rPr>
                <w:rStyle w:val="Hyperlink"/>
              </w:rPr>
              <w:t>Climate Models</w:t>
            </w:r>
            <w:r w:rsidR="0000757E">
              <w:rPr>
                <w:webHidden/>
              </w:rPr>
              <w:tab/>
            </w:r>
            <w:r w:rsidR="0000757E">
              <w:rPr>
                <w:webHidden/>
              </w:rPr>
              <w:fldChar w:fldCharType="begin"/>
            </w:r>
            <w:r w:rsidR="0000757E">
              <w:rPr>
                <w:webHidden/>
              </w:rPr>
              <w:instrText xml:space="preserve"> PAGEREF _Toc69950003 \h </w:instrText>
            </w:r>
            <w:r w:rsidR="0000757E">
              <w:rPr>
                <w:webHidden/>
              </w:rPr>
            </w:r>
            <w:r w:rsidR="0000757E">
              <w:rPr>
                <w:webHidden/>
              </w:rPr>
              <w:fldChar w:fldCharType="separate"/>
            </w:r>
            <w:r w:rsidR="00F7577F">
              <w:rPr>
                <w:webHidden/>
              </w:rPr>
              <w:t>82</w:t>
            </w:r>
            <w:r w:rsidR="0000757E">
              <w:rPr>
                <w:webHidden/>
              </w:rPr>
              <w:fldChar w:fldCharType="end"/>
            </w:r>
          </w:hyperlink>
        </w:p>
        <w:p w14:paraId="5FF5EAA4" w14:textId="4996CD38" w:rsidR="0000757E" w:rsidRDefault="003A713F" w:rsidP="0036773B">
          <w:pPr>
            <w:pStyle w:val="TOC2"/>
            <w:rPr>
              <w:rFonts w:asciiTheme="minorHAnsi" w:eastAsiaTheme="minorEastAsia" w:hAnsiTheme="minorHAnsi"/>
            </w:rPr>
          </w:pPr>
          <w:hyperlink w:anchor="_Toc69950004" w:history="1">
            <w:r w:rsidR="0000757E" w:rsidRPr="00A46678">
              <w:rPr>
                <w:rStyle w:val="Hyperlink"/>
              </w:rPr>
              <w:t>1.5.3.1</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rPr>
              <w:t>Earth System Models</w:t>
            </w:r>
            <w:r w:rsidR="0000757E">
              <w:rPr>
                <w:webHidden/>
              </w:rPr>
              <w:tab/>
            </w:r>
            <w:r w:rsidR="0000757E">
              <w:rPr>
                <w:webHidden/>
              </w:rPr>
              <w:fldChar w:fldCharType="begin"/>
            </w:r>
            <w:r w:rsidR="0000757E">
              <w:rPr>
                <w:webHidden/>
              </w:rPr>
              <w:instrText xml:space="preserve"> PAGEREF _Toc69950004 \h </w:instrText>
            </w:r>
            <w:r w:rsidR="0000757E">
              <w:rPr>
                <w:webHidden/>
              </w:rPr>
            </w:r>
            <w:r w:rsidR="0000757E">
              <w:rPr>
                <w:webHidden/>
              </w:rPr>
              <w:fldChar w:fldCharType="separate"/>
            </w:r>
            <w:r w:rsidR="00F7577F">
              <w:rPr>
                <w:webHidden/>
              </w:rPr>
              <w:t>82</w:t>
            </w:r>
            <w:r w:rsidR="0000757E">
              <w:rPr>
                <w:webHidden/>
              </w:rPr>
              <w:fldChar w:fldCharType="end"/>
            </w:r>
          </w:hyperlink>
        </w:p>
        <w:p w14:paraId="78377542" w14:textId="34968EC3" w:rsidR="0000757E" w:rsidRDefault="003A713F" w:rsidP="0036773B">
          <w:pPr>
            <w:pStyle w:val="TOC2"/>
            <w:rPr>
              <w:rFonts w:asciiTheme="minorHAnsi" w:eastAsiaTheme="minorEastAsia" w:hAnsiTheme="minorHAnsi"/>
            </w:rPr>
          </w:pPr>
          <w:hyperlink w:anchor="_Toc69950005" w:history="1">
            <w:r w:rsidR="0000757E" w:rsidRPr="00A46678">
              <w:rPr>
                <w:rStyle w:val="Hyperlink"/>
              </w:rPr>
              <w:t>1.5.3.2</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rPr>
              <w:t>Model tuning and adjustment</w:t>
            </w:r>
            <w:r w:rsidR="0000757E">
              <w:rPr>
                <w:webHidden/>
              </w:rPr>
              <w:tab/>
            </w:r>
            <w:r w:rsidR="0000757E">
              <w:rPr>
                <w:webHidden/>
              </w:rPr>
              <w:fldChar w:fldCharType="begin"/>
            </w:r>
            <w:r w:rsidR="0000757E">
              <w:rPr>
                <w:webHidden/>
              </w:rPr>
              <w:instrText xml:space="preserve"> PAGEREF _Toc69950005 \h </w:instrText>
            </w:r>
            <w:r w:rsidR="0000757E">
              <w:rPr>
                <w:webHidden/>
              </w:rPr>
            </w:r>
            <w:r w:rsidR="0000757E">
              <w:rPr>
                <w:webHidden/>
              </w:rPr>
              <w:fldChar w:fldCharType="separate"/>
            </w:r>
            <w:r w:rsidR="00F7577F">
              <w:rPr>
                <w:webHidden/>
              </w:rPr>
              <w:t>84</w:t>
            </w:r>
            <w:r w:rsidR="0000757E">
              <w:rPr>
                <w:webHidden/>
              </w:rPr>
              <w:fldChar w:fldCharType="end"/>
            </w:r>
          </w:hyperlink>
        </w:p>
        <w:p w14:paraId="029A6376" w14:textId="19DEEFB8" w:rsidR="0000757E" w:rsidRDefault="003A713F" w:rsidP="0036773B">
          <w:pPr>
            <w:pStyle w:val="TOC2"/>
            <w:rPr>
              <w:rFonts w:asciiTheme="minorHAnsi" w:eastAsiaTheme="minorEastAsia" w:hAnsiTheme="minorHAnsi"/>
            </w:rPr>
          </w:pPr>
          <w:hyperlink w:anchor="_Toc69950006" w:history="1">
            <w:r w:rsidR="0000757E" w:rsidRPr="00A46678">
              <w:rPr>
                <w:rStyle w:val="Hyperlink"/>
              </w:rPr>
              <w:t>1.5.3.3</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rPr>
              <w:t>From global to regional models</w:t>
            </w:r>
            <w:r w:rsidR="0000757E">
              <w:rPr>
                <w:webHidden/>
              </w:rPr>
              <w:tab/>
            </w:r>
            <w:r w:rsidR="0000757E">
              <w:rPr>
                <w:webHidden/>
              </w:rPr>
              <w:fldChar w:fldCharType="begin"/>
            </w:r>
            <w:r w:rsidR="0000757E">
              <w:rPr>
                <w:webHidden/>
              </w:rPr>
              <w:instrText xml:space="preserve"> PAGEREF _Toc69950006 \h </w:instrText>
            </w:r>
            <w:r w:rsidR="0000757E">
              <w:rPr>
                <w:webHidden/>
              </w:rPr>
            </w:r>
            <w:r w:rsidR="0000757E">
              <w:rPr>
                <w:webHidden/>
              </w:rPr>
              <w:fldChar w:fldCharType="separate"/>
            </w:r>
            <w:r w:rsidR="00F7577F">
              <w:rPr>
                <w:webHidden/>
              </w:rPr>
              <w:t>85</w:t>
            </w:r>
            <w:r w:rsidR="0000757E">
              <w:rPr>
                <w:webHidden/>
              </w:rPr>
              <w:fldChar w:fldCharType="end"/>
            </w:r>
          </w:hyperlink>
        </w:p>
        <w:p w14:paraId="77E64A5B" w14:textId="5948C15F" w:rsidR="0000757E" w:rsidRDefault="003A713F" w:rsidP="0036773B">
          <w:pPr>
            <w:pStyle w:val="TOC2"/>
            <w:rPr>
              <w:rStyle w:val="Hyperlink"/>
            </w:rPr>
          </w:pPr>
          <w:hyperlink w:anchor="_Toc69950007" w:history="1">
            <w:r w:rsidR="0000757E" w:rsidRPr="00A46678">
              <w:rPr>
                <w:rStyle w:val="Hyperlink"/>
              </w:rPr>
              <w:t>1.5.3.4</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rPr>
              <w:t>Models of lower complexity</w:t>
            </w:r>
            <w:r w:rsidR="0000757E">
              <w:rPr>
                <w:webHidden/>
              </w:rPr>
              <w:tab/>
            </w:r>
            <w:r w:rsidR="0000757E">
              <w:rPr>
                <w:webHidden/>
              </w:rPr>
              <w:fldChar w:fldCharType="begin"/>
            </w:r>
            <w:r w:rsidR="0000757E">
              <w:rPr>
                <w:webHidden/>
              </w:rPr>
              <w:instrText xml:space="preserve"> PAGEREF _Toc69950007 \h </w:instrText>
            </w:r>
            <w:r w:rsidR="0000757E">
              <w:rPr>
                <w:webHidden/>
              </w:rPr>
            </w:r>
            <w:r w:rsidR="0000757E">
              <w:rPr>
                <w:webHidden/>
              </w:rPr>
              <w:fldChar w:fldCharType="separate"/>
            </w:r>
            <w:r w:rsidR="00F7577F">
              <w:rPr>
                <w:webHidden/>
              </w:rPr>
              <w:t>86</w:t>
            </w:r>
            <w:r w:rsidR="0000757E">
              <w:rPr>
                <w:webHidden/>
              </w:rPr>
              <w:fldChar w:fldCharType="end"/>
            </w:r>
          </w:hyperlink>
        </w:p>
        <w:p w14:paraId="018DD8C9" w14:textId="77777777" w:rsidR="00676F4F" w:rsidRPr="0036773B" w:rsidRDefault="00676F4F" w:rsidP="00676F4F">
          <w:pPr>
            <w:rPr>
              <w:rFonts w:eastAsiaTheme="minorEastAsia"/>
              <w:b/>
              <w:noProof/>
            </w:rPr>
          </w:pPr>
        </w:p>
        <w:p w14:paraId="58BF7082" w14:textId="77777777" w:rsidR="0000757E" w:rsidRPr="0036773B" w:rsidRDefault="003A713F" w:rsidP="0036773B">
          <w:pPr>
            <w:pStyle w:val="TOC2"/>
            <w:rPr>
              <w:rStyle w:val="Hyperlink"/>
              <w:b/>
            </w:rPr>
          </w:pPr>
          <w:hyperlink w:anchor="_Toc69950008" w:history="1">
            <w:r w:rsidR="0000757E" w:rsidRPr="0036773B">
              <w:rPr>
                <w:rStyle w:val="Hyperlink"/>
                <w:b/>
              </w:rPr>
              <w:t>Box 1.3:</w:t>
            </w:r>
            <w:r w:rsidR="0000757E" w:rsidRPr="0036773B">
              <w:rPr>
                <w:rFonts w:asciiTheme="minorHAnsi" w:eastAsiaTheme="minorEastAsia" w:hAnsiTheme="minorHAnsi"/>
              </w:rPr>
              <w:tab/>
            </w:r>
            <w:r w:rsidR="0000757E" w:rsidRPr="0036773B">
              <w:rPr>
                <w:rStyle w:val="Hyperlink"/>
                <w:b/>
              </w:rPr>
              <w:t>Emission metrics in AR6 WGI</w:t>
            </w:r>
            <w:r w:rsidR="0000757E" w:rsidRPr="0036773B">
              <w:rPr>
                <w:webHidden/>
              </w:rPr>
              <w:tab/>
            </w:r>
            <w:r w:rsidR="0000757E" w:rsidRPr="0036773B">
              <w:rPr>
                <w:webHidden/>
              </w:rPr>
              <w:fldChar w:fldCharType="begin"/>
            </w:r>
            <w:r w:rsidR="0000757E" w:rsidRPr="0036773B">
              <w:rPr>
                <w:webHidden/>
              </w:rPr>
              <w:instrText xml:space="preserve"> PAGEREF _Toc69950008 \h </w:instrText>
            </w:r>
            <w:r w:rsidR="0000757E" w:rsidRPr="0036773B">
              <w:rPr>
                <w:webHidden/>
              </w:rPr>
            </w:r>
            <w:r w:rsidR="0000757E" w:rsidRPr="0036773B">
              <w:rPr>
                <w:webHidden/>
              </w:rPr>
              <w:fldChar w:fldCharType="separate"/>
            </w:r>
            <w:r w:rsidR="00F7577F">
              <w:rPr>
                <w:webHidden/>
              </w:rPr>
              <w:t>88</w:t>
            </w:r>
            <w:r w:rsidR="0000757E" w:rsidRPr="0036773B">
              <w:rPr>
                <w:webHidden/>
              </w:rPr>
              <w:fldChar w:fldCharType="end"/>
            </w:r>
          </w:hyperlink>
        </w:p>
        <w:p w14:paraId="0A687BE8" w14:textId="77777777" w:rsidR="00676F4F" w:rsidRPr="00676F4F" w:rsidRDefault="00676F4F" w:rsidP="00676F4F">
          <w:pPr>
            <w:rPr>
              <w:rFonts w:eastAsiaTheme="minorEastAsia"/>
              <w:noProof/>
            </w:rPr>
          </w:pPr>
        </w:p>
        <w:p w14:paraId="434C07EA" w14:textId="77777777" w:rsidR="0000757E" w:rsidRDefault="003A713F" w:rsidP="0036773B">
          <w:pPr>
            <w:pStyle w:val="TOC2"/>
            <w:rPr>
              <w:rFonts w:asciiTheme="minorHAnsi" w:eastAsiaTheme="minorEastAsia" w:hAnsiTheme="minorHAnsi"/>
            </w:rPr>
          </w:pPr>
          <w:hyperlink w:anchor="_Toc69950009" w:history="1">
            <w:r w:rsidR="0000757E" w:rsidRPr="00A46678">
              <w:rPr>
                <w:rStyle w:val="Hyperlink"/>
                <w:lang w:val="en-GB"/>
              </w:rPr>
              <w:t>1.5.4</w:t>
            </w:r>
            <w:r w:rsidR="0000757E">
              <w:rPr>
                <w:rFonts w:asciiTheme="minorHAnsi" w:eastAsiaTheme="minorEastAsia" w:hAnsiTheme="minorHAnsi"/>
              </w:rPr>
              <w:tab/>
            </w:r>
            <w:r w:rsidR="0000757E" w:rsidRPr="00A46678">
              <w:rPr>
                <w:rStyle w:val="Hyperlink"/>
                <w:lang w:val="en-GB"/>
              </w:rPr>
              <w:t>Modelling techniques, comparisons and performance assessments</w:t>
            </w:r>
            <w:r w:rsidR="0000757E">
              <w:rPr>
                <w:webHidden/>
              </w:rPr>
              <w:tab/>
            </w:r>
            <w:r w:rsidR="0000757E">
              <w:rPr>
                <w:webHidden/>
              </w:rPr>
              <w:fldChar w:fldCharType="begin"/>
            </w:r>
            <w:r w:rsidR="0000757E">
              <w:rPr>
                <w:webHidden/>
              </w:rPr>
              <w:instrText xml:space="preserve"> PAGEREF _Toc69950009 \h </w:instrText>
            </w:r>
            <w:r w:rsidR="0000757E">
              <w:rPr>
                <w:webHidden/>
              </w:rPr>
            </w:r>
            <w:r w:rsidR="0000757E">
              <w:rPr>
                <w:webHidden/>
              </w:rPr>
              <w:fldChar w:fldCharType="separate"/>
            </w:r>
            <w:r w:rsidR="00F7577F">
              <w:rPr>
                <w:webHidden/>
              </w:rPr>
              <w:t>89</w:t>
            </w:r>
            <w:r w:rsidR="0000757E">
              <w:rPr>
                <w:webHidden/>
              </w:rPr>
              <w:fldChar w:fldCharType="end"/>
            </w:r>
          </w:hyperlink>
        </w:p>
        <w:p w14:paraId="56D869EF" w14:textId="2D4BA725" w:rsidR="0000757E" w:rsidRDefault="003A713F" w:rsidP="0036773B">
          <w:pPr>
            <w:pStyle w:val="TOC2"/>
            <w:rPr>
              <w:rFonts w:asciiTheme="minorHAnsi" w:eastAsiaTheme="minorEastAsia" w:hAnsiTheme="minorHAnsi"/>
            </w:rPr>
          </w:pPr>
          <w:hyperlink w:anchor="_Toc69950010" w:history="1">
            <w:r w:rsidR="0000757E" w:rsidRPr="00A46678">
              <w:rPr>
                <w:rStyle w:val="Hyperlink"/>
              </w:rPr>
              <w:t>1.5.4.1</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rPr>
              <w:t>Model ‘fitness for purpose</w:t>
            </w:r>
            <w:r w:rsidR="0000757E" w:rsidRPr="00A46678">
              <w:rPr>
                <w:rStyle w:val="Hyperlink"/>
                <w:rFonts w:cs="Times New Roman"/>
              </w:rPr>
              <w:t>’</w:t>
            </w:r>
            <w:r w:rsidR="0000757E">
              <w:rPr>
                <w:webHidden/>
              </w:rPr>
              <w:tab/>
            </w:r>
            <w:r w:rsidR="0000757E">
              <w:rPr>
                <w:webHidden/>
              </w:rPr>
              <w:fldChar w:fldCharType="begin"/>
            </w:r>
            <w:r w:rsidR="0000757E">
              <w:rPr>
                <w:webHidden/>
              </w:rPr>
              <w:instrText xml:space="preserve"> PAGEREF _Toc69950010 \h </w:instrText>
            </w:r>
            <w:r w:rsidR="0000757E">
              <w:rPr>
                <w:webHidden/>
              </w:rPr>
            </w:r>
            <w:r w:rsidR="0000757E">
              <w:rPr>
                <w:webHidden/>
              </w:rPr>
              <w:fldChar w:fldCharType="separate"/>
            </w:r>
            <w:r w:rsidR="00F7577F">
              <w:rPr>
                <w:webHidden/>
              </w:rPr>
              <w:t>89</w:t>
            </w:r>
            <w:r w:rsidR="0000757E">
              <w:rPr>
                <w:webHidden/>
              </w:rPr>
              <w:fldChar w:fldCharType="end"/>
            </w:r>
          </w:hyperlink>
        </w:p>
        <w:p w14:paraId="4764CC11" w14:textId="54996D1C" w:rsidR="0000757E" w:rsidRDefault="003A713F" w:rsidP="0036773B">
          <w:pPr>
            <w:pStyle w:val="TOC2"/>
            <w:rPr>
              <w:rFonts w:asciiTheme="minorHAnsi" w:eastAsiaTheme="minorEastAsia" w:hAnsiTheme="minorHAnsi"/>
            </w:rPr>
          </w:pPr>
          <w:hyperlink w:anchor="_Toc69950011" w:history="1">
            <w:r w:rsidR="0000757E" w:rsidRPr="00A46678">
              <w:rPr>
                <w:rStyle w:val="Hyperlink"/>
              </w:rPr>
              <w:t>1.5.4.2</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rPr>
              <w:t>Ensemble modelling techniques</w:t>
            </w:r>
            <w:r w:rsidR="0000757E">
              <w:rPr>
                <w:webHidden/>
              </w:rPr>
              <w:tab/>
            </w:r>
            <w:r w:rsidR="0000757E">
              <w:rPr>
                <w:webHidden/>
              </w:rPr>
              <w:fldChar w:fldCharType="begin"/>
            </w:r>
            <w:r w:rsidR="0000757E">
              <w:rPr>
                <w:webHidden/>
              </w:rPr>
              <w:instrText xml:space="preserve"> PAGEREF _Toc69950011 \h </w:instrText>
            </w:r>
            <w:r w:rsidR="0000757E">
              <w:rPr>
                <w:webHidden/>
              </w:rPr>
            </w:r>
            <w:r w:rsidR="0000757E">
              <w:rPr>
                <w:webHidden/>
              </w:rPr>
              <w:fldChar w:fldCharType="separate"/>
            </w:r>
            <w:r w:rsidR="00F7577F">
              <w:rPr>
                <w:webHidden/>
              </w:rPr>
              <w:t>89</w:t>
            </w:r>
            <w:r w:rsidR="0000757E">
              <w:rPr>
                <w:webHidden/>
              </w:rPr>
              <w:fldChar w:fldCharType="end"/>
            </w:r>
          </w:hyperlink>
        </w:p>
        <w:p w14:paraId="00F584A4" w14:textId="24E52D7B" w:rsidR="0000757E" w:rsidRDefault="003A713F" w:rsidP="0036773B">
          <w:pPr>
            <w:pStyle w:val="TOC2"/>
            <w:rPr>
              <w:rFonts w:asciiTheme="minorHAnsi" w:eastAsiaTheme="minorEastAsia" w:hAnsiTheme="minorHAnsi"/>
            </w:rPr>
          </w:pPr>
          <w:hyperlink w:anchor="_Toc69950012" w:history="1">
            <w:r w:rsidR="0000757E" w:rsidRPr="00A46678">
              <w:rPr>
                <w:rStyle w:val="Hyperlink"/>
                <w:lang w:val="en-GB"/>
              </w:rPr>
              <w:t>1.5.4.3</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lang w:val="en-GB"/>
              </w:rPr>
              <w:t>The sixth phase of the Coupled Model Intercomparison Project (CMIP6)</w:t>
            </w:r>
            <w:r w:rsidR="0000757E">
              <w:rPr>
                <w:webHidden/>
              </w:rPr>
              <w:tab/>
            </w:r>
            <w:r w:rsidR="0000757E">
              <w:rPr>
                <w:webHidden/>
              </w:rPr>
              <w:fldChar w:fldCharType="begin"/>
            </w:r>
            <w:r w:rsidR="0000757E">
              <w:rPr>
                <w:webHidden/>
              </w:rPr>
              <w:instrText xml:space="preserve"> PAGEREF _Toc69950012 \h </w:instrText>
            </w:r>
            <w:r w:rsidR="0000757E">
              <w:rPr>
                <w:webHidden/>
              </w:rPr>
            </w:r>
            <w:r w:rsidR="0000757E">
              <w:rPr>
                <w:webHidden/>
              </w:rPr>
              <w:fldChar w:fldCharType="separate"/>
            </w:r>
            <w:r w:rsidR="00F7577F">
              <w:rPr>
                <w:webHidden/>
              </w:rPr>
              <w:t>91</w:t>
            </w:r>
            <w:r w:rsidR="0000757E">
              <w:rPr>
                <w:webHidden/>
              </w:rPr>
              <w:fldChar w:fldCharType="end"/>
            </w:r>
          </w:hyperlink>
        </w:p>
        <w:p w14:paraId="65EE4099" w14:textId="30930BB4" w:rsidR="0000757E" w:rsidRDefault="003A713F" w:rsidP="0036773B">
          <w:pPr>
            <w:pStyle w:val="TOC2"/>
            <w:rPr>
              <w:rFonts w:asciiTheme="minorHAnsi" w:eastAsiaTheme="minorEastAsia" w:hAnsiTheme="minorHAnsi"/>
            </w:rPr>
          </w:pPr>
          <w:hyperlink w:anchor="_Toc69950013" w:history="1">
            <w:r w:rsidR="0000757E" w:rsidRPr="00A46678">
              <w:rPr>
                <w:rStyle w:val="Hyperlink"/>
                <w:lang w:val="en-GB"/>
              </w:rPr>
              <w:t>1.5.4.4</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lang w:val="en-GB"/>
              </w:rPr>
              <w:t>Coordinated Regional Downscaling Experiment (CORDEX)</w:t>
            </w:r>
            <w:r w:rsidR="0000757E">
              <w:rPr>
                <w:webHidden/>
              </w:rPr>
              <w:tab/>
            </w:r>
            <w:r w:rsidR="0000757E">
              <w:rPr>
                <w:webHidden/>
              </w:rPr>
              <w:fldChar w:fldCharType="begin"/>
            </w:r>
            <w:r w:rsidR="0000757E">
              <w:rPr>
                <w:webHidden/>
              </w:rPr>
              <w:instrText xml:space="preserve"> PAGEREF _Toc69950013 \h </w:instrText>
            </w:r>
            <w:r w:rsidR="0000757E">
              <w:rPr>
                <w:webHidden/>
              </w:rPr>
            </w:r>
            <w:r w:rsidR="0000757E">
              <w:rPr>
                <w:webHidden/>
              </w:rPr>
              <w:fldChar w:fldCharType="separate"/>
            </w:r>
            <w:r w:rsidR="00F7577F">
              <w:rPr>
                <w:webHidden/>
              </w:rPr>
              <w:t>93</w:t>
            </w:r>
            <w:r w:rsidR="0000757E">
              <w:rPr>
                <w:webHidden/>
              </w:rPr>
              <w:fldChar w:fldCharType="end"/>
            </w:r>
          </w:hyperlink>
        </w:p>
        <w:p w14:paraId="00311031" w14:textId="7C3CBE41" w:rsidR="0000757E" w:rsidRDefault="003A713F" w:rsidP="0036773B">
          <w:pPr>
            <w:pStyle w:val="TOC2"/>
            <w:rPr>
              <w:rFonts w:asciiTheme="minorHAnsi" w:eastAsiaTheme="minorEastAsia" w:hAnsiTheme="minorHAnsi"/>
            </w:rPr>
          </w:pPr>
          <w:hyperlink w:anchor="_Toc69950014" w:history="1">
            <w:r w:rsidR="0000757E" w:rsidRPr="00A46678">
              <w:rPr>
                <w:rStyle w:val="Hyperlink"/>
              </w:rPr>
              <w:t>1.5.4.5</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rPr>
              <w:t>Model Evaluation Tools</w:t>
            </w:r>
            <w:r w:rsidR="0000757E">
              <w:rPr>
                <w:webHidden/>
              </w:rPr>
              <w:tab/>
            </w:r>
            <w:r w:rsidR="0000757E">
              <w:rPr>
                <w:webHidden/>
              </w:rPr>
              <w:fldChar w:fldCharType="begin"/>
            </w:r>
            <w:r w:rsidR="0000757E">
              <w:rPr>
                <w:webHidden/>
              </w:rPr>
              <w:instrText xml:space="preserve"> PAGEREF _Toc69950014 \h </w:instrText>
            </w:r>
            <w:r w:rsidR="0000757E">
              <w:rPr>
                <w:webHidden/>
              </w:rPr>
            </w:r>
            <w:r w:rsidR="0000757E">
              <w:rPr>
                <w:webHidden/>
              </w:rPr>
              <w:fldChar w:fldCharType="separate"/>
            </w:r>
            <w:r w:rsidR="00F7577F">
              <w:rPr>
                <w:webHidden/>
              </w:rPr>
              <w:t>94</w:t>
            </w:r>
            <w:r w:rsidR="0000757E">
              <w:rPr>
                <w:webHidden/>
              </w:rPr>
              <w:fldChar w:fldCharType="end"/>
            </w:r>
          </w:hyperlink>
        </w:p>
        <w:p w14:paraId="7546E83C" w14:textId="53659E4D" w:rsidR="0000757E" w:rsidRDefault="003A713F" w:rsidP="0036773B">
          <w:pPr>
            <w:pStyle w:val="TOC2"/>
            <w:rPr>
              <w:rFonts w:asciiTheme="minorHAnsi" w:eastAsiaTheme="minorEastAsia" w:hAnsiTheme="minorHAnsi"/>
            </w:rPr>
          </w:pPr>
          <w:hyperlink w:anchor="_Toc69950015" w:history="1">
            <w:r w:rsidR="0000757E" w:rsidRPr="00A46678">
              <w:rPr>
                <w:rStyle w:val="Hyperlink"/>
                <w:lang w:val="en-GB"/>
              </w:rPr>
              <w:t>1.5.4.6</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lang w:val="en-GB"/>
              </w:rPr>
              <w:t>Evaluation of process-based models against observations</w:t>
            </w:r>
            <w:r w:rsidR="0000757E">
              <w:rPr>
                <w:webHidden/>
              </w:rPr>
              <w:tab/>
            </w:r>
            <w:r w:rsidR="0000757E">
              <w:rPr>
                <w:webHidden/>
              </w:rPr>
              <w:fldChar w:fldCharType="begin"/>
            </w:r>
            <w:r w:rsidR="0000757E">
              <w:rPr>
                <w:webHidden/>
              </w:rPr>
              <w:instrText xml:space="preserve"> PAGEREF _Toc69950015 \h </w:instrText>
            </w:r>
            <w:r w:rsidR="0000757E">
              <w:rPr>
                <w:webHidden/>
              </w:rPr>
            </w:r>
            <w:r w:rsidR="0000757E">
              <w:rPr>
                <w:webHidden/>
              </w:rPr>
              <w:fldChar w:fldCharType="separate"/>
            </w:r>
            <w:r w:rsidR="00F7577F">
              <w:rPr>
                <w:webHidden/>
              </w:rPr>
              <w:t>94</w:t>
            </w:r>
            <w:r w:rsidR="0000757E">
              <w:rPr>
                <w:webHidden/>
              </w:rPr>
              <w:fldChar w:fldCharType="end"/>
            </w:r>
          </w:hyperlink>
        </w:p>
        <w:p w14:paraId="3C484E18" w14:textId="40CB4689" w:rsidR="0000757E" w:rsidRDefault="003A713F" w:rsidP="0036773B">
          <w:pPr>
            <w:pStyle w:val="TOC2"/>
            <w:rPr>
              <w:rFonts w:asciiTheme="minorHAnsi" w:eastAsiaTheme="minorEastAsia" w:hAnsiTheme="minorHAnsi"/>
            </w:rPr>
          </w:pPr>
          <w:hyperlink w:anchor="_Toc69950016" w:history="1">
            <w:r w:rsidR="0000757E" w:rsidRPr="00A46678">
              <w:rPr>
                <w:rStyle w:val="Hyperlink"/>
                <w:lang w:val="en-GB"/>
              </w:rPr>
              <w:t>1.5.4.7</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lang w:val="en-GB"/>
              </w:rPr>
              <w:t>Emergent constraints on climate feedbacks, sensitivities and projections</w:t>
            </w:r>
            <w:r w:rsidR="0000757E">
              <w:rPr>
                <w:webHidden/>
              </w:rPr>
              <w:tab/>
            </w:r>
            <w:r w:rsidR="0000757E">
              <w:rPr>
                <w:webHidden/>
              </w:rPr>
              <w:fldChar w:fldCharType="begin"/>
            </w:r>
            <w:r w:rsidR="0000757E">
              <w:rPr>
                <w:webHidden/>
              </w:rPr>
              <w:instrText xml:space="preserve"> PAGEREF _Toc69950016 \h </w:instrText>
            </w:r>
            <w:r w:rsidR="0000757E">
              <w:rPr>
                <w:webHidden/>
              </w:rPr>
            </w:r>
            <w:r w:rsidR="0000757E">
              <w:rPr>
                <w:webHidden/>
              </w:rPr>
              <w:fldChar w:fldCharType="separate"/>
            </w:r>
            <w:r w:rsidR="00F7577F">
              <w:rPr>
                <w:webHidden/>
              </w:rPr>
              <w:t>95</w:t>
            </w:r>
            <w:r w:rsidR="0000757E">
              <w:rPr>
                <w:webHidden/>
              </w:rPr>
              <w:fldChar w:fldCharType="end"/>
            </w:r>
          </w:hyperlink>
        </w:p>
        <w:p w14:paraId="3CE8C02B" w14:textId="74D59034" w:rsidR="0000757E" w:rsidRDefault="003A713F" w:rsidP="0036773B">
          <w:pPr>
            <w:pStyle w:val="TOC2"/>
            <w:rPr>
              <w:rStyle w:val="Hyperlink"/>
            </w:rPr>
          </w:pPr>
          <w:hyperlink w:anchor="_Toc69950017" w:history="1">
            <w:r w:rsidR="0000757E" w:rsidRPr="00A46678">
              <w:rPr>
                <w:rStyle w:val="Hyperlink"/>
              </w:rPr>
              <w:t>1.5.4.8</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rPr>
              <w:t>Weighting techniques for model comparisons</w:t>
            </w:r>
            <w:r w:rsidR="0000757E">
              <w:rPr>
                <w:webHidden/>
              </w:rPr>
              <w:tab/>
            </w:r>
            <w:r w:rsidR="0000757E">
              <w:rPr>
                <w:webHidden/>
              </w:rPr>
              <w:fldChar w:fldCharType="begin"/>
            </w:r>
            <w:r w:rsidR="0000757E">
              <w:rPr>
                <w:webHidden/>
              </w:rPr>
              <w:instrText xml:space="preserve"> PAGEREF _Toc69950017 \h </w:instrText>
            </w:r>
            <w:r w:rsidR="0000757E">
              <w:rPr>
                <w:webHidden/>
              </w:rPr>
            </w:r>
            <w:r w:rsidR="0000757E">
              <w:rPr>
                <w:webHidden/>
              </w:rPr>
              <w:fldChar w:fldCharType="separate"/>
            </w:r>
            <w:r w:rsidR="00F7577F">
              <w:rPr>
                <w:webHidden/>
              </w:rPr>
              <w:t>96</w:t>
            </w:r>
            <w:r w:rsidR="0000757E">
              <w:rPr>
                <w:webHidden/>
              </w:rPr>
              <w:fldChar w:fldCharType="end"/>
            </w:r>
          </w:hyperlink>
        </w:p>
        <w:p w14:paraId="28A5B531" w14:textId="77777777" w:rsidR="00676F4F" w:rsidRPr="00676F4F" w:rsidRDefault="00676F4F" w:rsidP="00676F4F">
          <w:pPr>
            <w:rPr>
              <w:rFonts w:eastAsiaTheme="minorEastAsia"/>
              <w:noProof/>
            </w:rPr>
          </w:pPr>
        </w:p>
        <w:p w14:paraId="4820F61B" w14:textId="77777777" w:rsidR="0000757E" w:rsidRDefault="003A713F" w:rsidP="00B90677">
          <w:pPr>
            <w:pStyle w:val="TOC1"/>
            <w:rPr>
              <w:rFonts w:asciiTheme="minorHAnsi" w:eastAsiaTheme="minorEastAsia" w:hAnsiTheme="minorHAnsi"/>
            </w:rPr>
          </w:pPr>
          <w:hyperlink w:anchor="_Toc69950018" w:history="1">
            <w:r w:rsidR="0000757E" w:rsidRPr="00A46678">
              <w:rPr>
                <w:rStyle w:val="Hyperlink"/>
              </w:rPr>
              <w:t>1.6</w:t>
            </w:r>
            <w:r w:rsidR="0000757E">
              <w:rPr>
                <w:rFonts w:asciiTheme="minorHAnsi" w:eastAsiaTheme="minorEastAsia" w:hAnsiTheme="minorHAnsi"/>
              </w:rPr>
              <w:tab/>
            </w:r>
            <w:r w:rsidR="0000757E" w:rsidRPr="00A46678">
              <w:rPr>
                <w:rStyle w:val="Hyperlink"/>
              </w:rPr>
              <w:t>Dimensions of Integration: Scenarios, global warming levels and cumulative carbon emissions</w:t>
            </w:r>
            <w:r w:rsidR="0000757E">
              <w:rPr>
                <w:webHidden/>
              </w:rPr>
              <w:tab/>
            </w:r>
            <w:r w:rsidR="0000757E">
              <w:rPr>
                <w:webHidden/>
              </w:rPr>
              <w:fldChar w:fldCharType="begin"/>
            </w:r>
            <w:r w:rsidR="0000757E">
              <w:rPr>
                <w:webHidden/>
              </w:rPr>
              <w:instrText xml:space="preserve"> PAGEREF _Toc69950018 \h </w:instrText>
            </w:r>
            <w:r w:rsidR="0000757E">
              <w:rPr>
                <w:webHidden/>
              </w:rPr>
            </w:r>
            <w:r w:rsidR="0000757E">
              <w:rPr>
                <w:webHidden/>
              </w:rPr>
              <w:fldChar w:fldCharType="separate"/>
            </w:r>
            <w:r w:rsidR="00F7577F">
              <w:rPr>
                <w:webHidden/>
              </w:rPr>
              <w:t>97</w:t>
            </w:r>
            <w:r w:rsidR="0000757E">
              <w:rPr>
                <w:webHidden/>
              </w:rPr>
              <w:fldChar w:fldCharType="end"/>
            </w:r>
          </w:hyperlink>
        </w:p>
        <w:p w14:paraId="338E4466" w14:textId="77777777" w:rsidR="0000757E" w:rsidRDefault="003A713F" w:rsidP="0036773B">
          <w:pPr>
            <w:pStyle w:val="TOC2"/>
            <w:rPr>
              <w:rFonts w:asciiTheme="minorHAnsi" w:eastAsiaTheme="minorEastAsia" w:hAnsiTheme="minorHAnsi"/>
            </w:rPr>
          </w:pPr>
          <w:hyperlink w:anchor="_Toc69950019" w:history="1">
            <w:r w:rsidR="0000757E" w:rsidRPr="00A46678">
              <w:rPr>
                <w:rStyle w:val="Hyperlink"/>
              </w:rPr>
              <w:t>1.6.1</w:t>
            </w:r>
            <w:r w:rsidR="0000757E">
              <w:rPr>
                <w:rFonts w:asciiTheme="minorHAnsi" w:eastAsiaTheme="minorEastAsia" w:hAnsiTheme="minorHAnsi"/>
              </w:rPr>
              <w:tab/>
            </w:r>
            <w:r w:rsidR="0000757E" w:rsidRPr="00A46678">
              <w:rPr>
                <w:rStyle w:val="Hyperlink"/>
              </w:rPr>
              <w:t>Scenarios</w:t>
            </w:r>
            <w:r w:rsidR="0000757E">
              <w:rPr>
                <w:webHidden/>
              </w:rPr>
              <w:tab/>
            </w:r>
            <w:r w:rsidR="0000757E">
              <w:rPr>
                <w:webHidden/>
              </w:rPr>
              <w:fldChar w:fldCharType="begin"/>
            </w:r>
            <w:r w:rsidR="0000757E">
              <w:rPr>
                <w:webHidden/>
              </w:rPr>
              <w:instrText xml:space="preserve"> PAGEREF _Toc69950019 \h </w:instrText>
            </w:r>
            <w:r w:rsidR="0000757E">
              <w:rPr>
                <w:webHidden/>
              </w:rPr>
            </w:r>
            <w:r w:rsidR="0000757E">
              <w:rPr>
                <w:webHidden/>
              </w:rPr>
              <w:fldChar w:fldCharType="separate"/>
            </w:r>
            <w:r w:rsidR="00F7577F">
              <w:rPr>
                <w:webHidden/>
              </w:rPr>
              <w:t>98</w:t>
            </w:r>
            <w:r w:rsidR="0000757E">
              <w:rPr>
                <w:webHidden/>
              </w:rPr>
              <w:fldChar w:fldCharType="end"/>
            </w:r>
          </w:hyperlink>
        </w:p>
        <w:p w14:paraId="73E2C7AE" w14:textId="4F219050" w:rsidR="0000757E" w:rsidRDefault="003A713F" w:rsidP="0036773B">
          <w:pPr>
            <w:pStyle w:val="TOC2"/>
            <w:rPr>
              <w:rStyle w:val="Hyperlink"/>
            </w:rPr>
          </w:pPr>
          <w:hyperlink w:anchor="_Toc69950020" w:history="1">
            <w:r w:rsidR="0000757E" w:rsidRPr="00A46678">
              <w:rPr>
                <w:rStyle w:val="Hyperlink"/>
              </w:rPr>
              <w:t>1.6.1.1</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rPr>
              <w:t>Shared Socio-economic Pathways</w:t>
            </w:r>
            <w:r w:rsidR="0000757E">
              <w:rPr>
                <w:webHidden/>
              </w:rPr>
              <w:tab/>
            </w:r>
            <w:r w:rsidR="0000757E">
              <w:rPr>
                <w:webHidden/>
              </w:rPr>
              <w:fldChar w:fldCharType="begin"/>
            </w:r>
            <w:r w:rsidR="0000757E">
              <w:rPr>
                <w:webHidden/>
              </w:rPr>
              <w:instrText xml:space="preserve"> PAGEREF _Toc69950020 \h </w:instrText>
            </w:r>
            <w:r w:rsidR="0000757E">
              <w:rPr>
                <w:webHidden/>
              </w:rPr>
            </w:r>
            <w:r w:rsidR="0000757E">
              <w:rPr>
                <w:webHidden/>
              </w:rPr>
              <w:fldChar w:fldCharType="separate"/>
            </w:r>
            <w:r w:rsidR="00F7577F">
              <w:rPr>
                <w:webHidden/>
              </w:rPr>
              <w:t>100</w:t>
            </w:r>
            <w:r w:rsidR="0000757E">
              <w:rPr>
                <w:webHidden/>
              </w:rPr>
              <w:fldChar w:fldCharType="end"/>
            </w:r>
          </w:hyperlink>
        </w:p>
        <w:p w14:paraId="7D9EBDF5" w14:textId="77777777" w:rsidR="00676F4F" w:rsidRPr="00676F4F" w:rsidRDefault="00676F4F" w:rsidP="00676F4F">
          <w:pPr>
            <w:rPr>
              <w:rFonts w:eastAsiaTheme="minorEastAsia"/>
              <w:noProof/>
            </w:rPr>
          </w:pPr>
        </w:p>
        <w:p w14:paraId="5E135B1D" w14:textId="5E6FD6A4" w:rsidR="0000757E" w:rsidRDefault="003A713F" w:rsidP="00B90677">
          <w:pPr>
            <w:pStyle w:val="TOC1"/>
            <w:rPr>
              <w:rStyle w:val="Hyperlink"/>
            </w:rPr>
          </w:pPr>
          <w:hyperlink w:anchor="_Toc69950021" w:history="1">
            <w:r w:rsidR="0000757E" w:rsidRPr="00A46678">
              <w:rPr>
                <w:rStyle w:val="Hyperlink"/>
              </w:rPr>
              <w:t>Cross-Chapter Box 1.4:</w:t>
            </w:r>
            <w:r w:rsidR="00F7577F">
              <w:rPr>
                <w:rFonts w:asciiTheme="minorHAnsi" w:eastAsiaTheme="minorEastAsia" w:hAnsiTheme="minorHAnsi"/>
              </w:rPr>
              <w:t xml:space="preserve"> </w:t>
            </w:r>
            <w:r w:rsidR="0000757E" w:rsidRPr="00A46678">
              <w:rPr>
                <w:rStyle w:val="Hyperlink"/>
              </w:rPr>
              <w:t>The SSP scenarios as used in Working Group I</w:t>
            </w:r>
            <w:r w:rsidR="0000757E">
              <w:rPr>
                <w:webHidden/>
              </w:rPr>
              <w:tab/>
            </w:r>
            <w:r w:rsidR="0000757E">
              <w:rPr>
                <w:webHidden/>
              </w:rPr>
              <w:fldChar w:fldCharType="begin"/>
            </w:r>
            <w:r w:rsidR="0000757E">
              <w:rPr>
                <w:webHidden/>
              </w:rPr>
              <w:instrText xml:space="preserve"> PAGEREF _Toc69950021 \h </w:instrText>
            </w:r>
            <w:r w:rsidR="0000757E">
              <w:rPr>
                <w:webHidden/>
              </w:rPr>
            </w:r>
            <w:r w:rsidR="0000757E">
              <w:rPr>
                <w:webHidden/>
              </w:rPr>
              <w:fldChar w:fldCharType="separate"/>
            </w:r>
            <w:r w:rsidR="00F7577F">
              <w:rPr>
                <w:webHidden/>
              </w:rPr>
              <w:t>102</w:t>
            </w:r>
            <w:r w:rsidR="0000757E">
              <w:rPr>
                <w:webHidden/>
              </w:rPr>
              <w:fldChar w:fldCharType="end"/>
            </w:r>
          </w:hyperlink>
        </w:p>
        <w:p w14:paraId="2DDE7323" w14:textId="77777777" w:rsidR="00676F4F" w:rsidRPr="00676F4F" w:rsidRDefault="00676F4F" w:rsidP="00676F4F">
          <w:pPr>
            <w:rPr>
              <w:rFonts w:eastAsiaTheme="minorEastAsia"/>
              <w:noProof/>
            </w:rPr>
          </w:pPr>
        </w:p>
        <w:p w14:paraId="279B5FF2" w14:textId="50A003A3" w:rsidR="0000757E" w:rsidRDefault="003A713F" w:rsidP="0036773B">
          <w:pPr>
            <w:pStyle w:val="TOC2"/>
            <w:rPr>
              <w:rFonts w:asciiTheme="minorHAnsi" w:eastAsiaTheme="minorEastAsia" w:hAnsiTheme="minorHAnsi"/>
            </w:rPr>
          </w:pPr>
          <w:hyperlink w:anchor="_Toc69950022" w:history="1">
            <w:r w:rsidR="0000757E" w:rsidRPr="00A46678">
              <w:rPr>
                <w:rStyle w:val="Hyperlink"/>
              </w:rPr>
              <w:t>1.6.1.2</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rPr>
              <w:t>Scenario generation process for CMIP6</w:t>
            </w:r>
            <w:r w:rsidR="0000757E">
              <w:rPr>
                <w:webHidden/>
              </w:rPr>
              <w:tab/>
            </w:r>
            <w:r w:rsidR="0000757E">
              <w:rPr>
                <w:webHidden/>
              </w:rPr>
              <w:fldChar w:fldCharType="begin"/>
            </w:r>
            <w:r w:rsidR="0000757E">
              <w:rPr>
                <w:webHidden/>
              </w:rPr>
              <w:instrText xml:space="preserve"> PAGEREF _Toc69950022 \h </w:instrText>
            </w:r>
            <w:r w:rsidR="0000757E">
              <w:rPr>
                <w:webHidden/>
              </w:rPr>
            </w:r>
            <w:r w:rsidR="0000757E">
              <w:rPr>
                <w:webHidden/>
              </w:rPr>
              <w:fldChar w:fldCharType="separate"/>
            </w:r>
            <w:r w:rsidR="00F7577F">
              <w:rPr>
                <w:webHidden/>
              </w:rPr>
              <w:t>107</w:t>
            </w:r>
            <w:r w:rsidR="0000757E">
              <w:rPr>
                <w:webHidden/>
              </w:rPr>
              <w:fldChar w:fldCharType="end"/>
            </w:r>
          </w:hyperlink>
        </w:p>
        <w:p w14:paraId="0EBC9CC9" w14:textId="233B8BE0" w:rsidR="0000757E" w:rsidRDefault="003A713F" w:rsidP="0036773B">
          <w:pPr>
            <w:pStyle w:val="TOC2"/>
            <w:rPr>
              <w:rFonts w:asciiTheme="minorHAnsi" w:eastAsiaTheme="minorEastAsia" w:hAnsiTheme="minorHAnsi"/>
            </w:rPr>
          </w:pPr>
          <w:hyperlink w:anchor="_Toc69950023" w:history="1">
            <w:r w:rsidR="0000757E" w:rsidRPr="00A46678">
              <w:rPr>
                <w:rStyle w:val="Hyperlink"/>
                <w:lang w:val="en-GB"/>
              </w:rPr>
              <w:t>1.6.1.3</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lang w:val="en-GB"/>
              </w:rPr>
              <w:t>History of scenarios within the IPCC</w:t>
            </w:r>
            <w:r w:rsidR="0000757E">
              <w:rPr>
                <w:webHidden/>
              </w:rPr>
              <w:tab/>
            </w:r>
            <w:r w:rsidR="0000757E">
              <w:rPr>
                <w:webHidden/>
              </w:rPr>
              <w:fldChar w:fldCharType="begin"/>
            </w:r>
            <w:r w:rsidR="0000757E">
              <w:rPr>
                <w:webHidden/>
              </w:rPr>
              <w:instrText xml:space="preserve"> PAGEREF _Toc69950023 \h </w:instrText>
            </w:r>
            <w:r w:rsidR="0000757E">
              <w:rPr>
                <w:webHidden/>
              </w:rPr>
            </w:r>
            <w:r w:rsidR="0000757E">
              <w:rPr>
                <w:webHidden/>
              </w:rPr>
              <w:fldChar w:fldCharType="separate"/>
            </w:r>
            <w:r w:rsidR="00F7577F">
              <w:rPr>
                <w:webHidden/>
              </w:rPr>
              <w:t>108</w:t>
            </w:r>
            <w:r w:rsidR="0000757E">
              <w:rPr>
                <w:webHidden/>
              </w:rPr>
              <w:fldChar w:fldCharType="end"/>
            </w:r>
          </w:hyperlink>
        </w:p>
        <w:p w14:paraId="74D784A3" w14:textId="7B745620" w:rsidR="0000757E" w:rsidRDefault="003A713F" w:rsidP="0036773B">
          <w:pPr>
            <w:pStyle w:val="TOC2"/>
            <w:rPr>
              <w:rFonts w:asciiTheme="minorHAnsi" w:eastAsiaTheme="minorEastAsia" w:hAnsiTheme="minorHAnsi"/>
            </w:rPr>
          </w:pPr>
          <w:hyperlink w:anchor="_Toc69950024" w:history="1">
            <w:r w:rsidR="0000757E" w:rsidRPr="00A46678">
              <w:rPr>
                <w:rStyle w:val="Hyperlink"/>
                <w:lang w:val="en-GB"/>
              </w:rPr>
              <w:t>1.6.1.4</w:t>
            </w:r>
            <w:r w:rsidR="0000757E">
              <w:rPr>
                <w:rFonts w:asciiTheme="minorHAnsi" w:eastAsiaTheme="minorEastAsia" w:hAnsiTheme="minorHAnsi"/>
              </w:rPr>
              <w:tab/>
            </w:r>
            <w:r w:rsidR="00C63340">
              <w:rPr>
                <w:rFonts w:asciiTheme="minorHAnsi" w:eastAsiaTheme="minorEastAsia" w:hAnsiTheme="minorHAnsi"/>
              </w:rPr>
              <w:t xml:space="preserve"> </w:t>
            </w:r>
            <w:r w:rsidR="0000757E" w:rsidRPr="00A46678">
              <w:rPr>
                <w:rStyle w:val="Hyperlink"/>
                <w:lang w:val="en-GB"/>
              </w:rPr>
              <w:t>The likelihood of reference scenarios, scenario uncertainty and storylines</w:t>
            </w:r>
            <w:r w:rsidR="0000757E">
              <w:rPr>
                <w:webHidden/>
              </w:rPr>
              <w:tab/>
            </w:r>
            <w:r w:rsidR="0000757E">
              <w:rPr>
                <w:webHidden/>
              </w:rPr>
              <w:fldChar w:fldCharType="begin"/>
            </w:r>
            <w:r w:rsidR="0000757E">
              <w:rPr>
                <w:webHidden/>
              </w:rPr>
              <w:instrText xml:space="preserve"> PAGEREF _Toc69950024 \h </w:instrText>
            </w:r>
            <w:r w:rsidR="0000757E">
              <w:rPr>
                <w:webHidden/>
              </w:rPr>
            </w:r>
            <w:r w:rsidR="0000757E">
              <w:rPr>
                <w:webHidden/>
              </w:rPr>
              <w:fldChar w:fldCharType="separate"/>
            </w:r>
            <w:r w:rsidR="00F7577F">
              <w:rPr>
                <w:webHidden/>
              </w:rPr>
              <w:t>109</w:t>
            </w:r>
            <w:r w:rsidR="0000757E">
              <w:rPr>
                <w:webHidden/>
              </w:rPr>
              <w:fldChar w:fldCharType="end"/>
            </w:r>
          </w:hyperlink>
        </w:p>
        <w:p w14:paraId="0B085535" w14:textId="77777777" w:rsidR="0000757E" w:rsidRDefault="003A713F" w:rsidP="0036773B">
          <w:pPr>
            <w:pStyle w:val="TOC2"/>
            <w:rPr>
              <w:rFonts w:asciiTheme="minorHAnsi" w:eastAsiaTheme="minorEastAsia" w:hAnsiTheme="minorHAnsi"/>
            </w:rPr>
          </w:pPr>
          <w:hyperlink w:anchor="_Toc69950025" w:history="1">
            <w:r w:rsidR="0000757E" w:rsidRPr="00A46678">
              <w:rPr>
                <w:rStyle w:val="Hyperlink"/>
              </w:rPr>
              <w:t>1.6.2</w:t>
            </w:r>
            <w:r w:rsidR="0000757E">
              <w:rPr>
                <w:rFonts w:asciiTheme="minorHAnsi" w:eastAsiaTheme="minorEastAsia" w:hAnsiTheme="minorHAnsi"/>
              </w:rPr>
              <w:tab/>
            </w:r>
            <w:r w:rsidR="0000757E" w:rsidRPr="00A46678">
              <w:rPr>
                <w:rStyle w:val="Hyperlink"/>
              </w:rPr>
              <w:t>Global warming levels</w:t>
            </w:r>
            <w:r w:rsidR="0000757E">
              <w:rPr>
                <w:webHidden/>
              </w:rPr>
              <w:tab/>
            </w:r>
            <w:r w:rsidR="0000757E">
              <w:rPr>
                <w:webHidden/>
              </w:rPr>
              <w:fldChar w:fldCharType="begin"/>
            </w:r>
            <w:r w:rsidR="0000757E">
              <w:rPr>
                <w:webHidden/>
              </w:rPr>
              <w:instrText xml:space="preserve"> PAGEREF _Toc69950025 \h </w:instrText>
            </w:r>
            <w:r w:rsidR="0000757E">
              <w:rPr>
                <w:webHidden/>
              </w:rPr>
            </w:r>
            <w:r w:rsidR="0000757E">
              <w:rPr>
                <w:webHidden/>
              </w:rPr>
              <w:fldChar w:fldCharType="separate"/>
            </w:r>
            <w:r w:rsidR="00F7577F">
              <w:rPr>
                <w:webHidden/>
              </w:rPr>
              <w:t>111</w:t>
            </w:r>
            <w:r w:rsidR="0000757E">
              <w:rPr>
                <w:webHidden/>
              </w:rPr>
              <w:fldChar w:fldCharType="end"/>
            </w:r>
          </w:hyperlink>
        </w:p>
        <w:p w14:paraId="59B98C9F" w14:textId="77777777" w:rsidR="0000757E" w:rsidRDefault="003A713F" w:rsidP="0036773B">
          <w:pPr>
            <w:pStyle w:val="TOC2"/>
            <w:rPr>
              <w:rStyle w:val="Hyperlink"/>
            </w:rPr>
          </w:pPr>
          <w:hyperlink w:anchor="_Toc69950026" w:history="1">
            <w:r w:rsidR="0000757E" w:rsidRPr="00A46678">
              <w:rPr>
                <w:rStyle w:val="Hyperlink"/>
              </w:rPr>
              <w:t>1.6.3</w:t>
            </w:r>
            <w:r w:rsidR="0000757E">
              <w:rPr>
                <w:rFonts w:asciiTheme="minorHAnsi" w:eastAsiaTheme="minorEastAsia" w:hAnsiTheme="minorHAnsi"/>
              </w:rPr>
              <w:tab/>
            </w:r>
            <w:r w:rsidR="0000757E" w:rsidRPr="00A46678">
              <w:rPr>
                <w:rStyle w:val="Hyperlink"/>
              </w:rPr>
              <w:t>Cumulative CO</w:t>
            </w:r>
            <w:r w:rsidR="0000757E" w:rsidRPr="00A46678">
              <w:rPr>
                <w:rStyle w:val="Hyperlink"/>
                <w:vertAlign w:val="subscript"/>
              </w:rPr>
              <w:t>2</w:t>
            </w:r>
            <w:r w:rsidR="0000757E" w:rsidRPr="00A46678">
              <w:rPr>
                <w:rStyle w:val="Hyperlink"/>
              </w:rPr>
              <w:t xml:space="preserve"> emissions</w:t>
            </w:r>
            <w:r w:rsidR="0000757E">
              <w:rPr>
                <w:webHidden/>
              </w:rPr>
              <w:tab/>
            </w:r>
            <w:r w:rsidR="0000757E">
              <w:rPr>
                <w:webHidden/>
              </w:rPr>
              <w:fldChar w:fldCharType="begin"/>
            </w:r>
            <w:r w:rsidR="0000757E">
              <w:rPr>
                <w:webHidden/>
              </w:rPr>
              <w:instrText xml:space="preserve"> PAGEREF _Toc69950026 \h </w:instrText>
            </w:r>
            <w:r w:rsidR="0000757E">
              <w:rPr>
                <w:webHidden/>
              </w:rPr>
            </w:r>
            <w:r w:rsidR="0000757E">
              <w:rPr>
                <w:webHidden/>
              </w:rPr>
              <w:fldChar w:fldCharType="separate"/>
            </w:r>
            <w:r w:rsidR="00F7577F">
              <w:rPr>
                <w:webHidden/>
              </w:rPr>
              <w:t>112</w:t>
            </w:r>
            <w:r w:rsidR="0000757E">
              <w:rPr>
                <w:webHidden/>
              </w:rPr>
              <w:fldChar w:fldCharType="end"/>
            </w:r>
          </w:hyperlink>
        </w:p>
        <w:p w14:paraId="7D3B3602" w14:textId="77777777" w:rsidR="00676F4F" w:rsidRPr="00676F4F" w:rsidRDefault="00676F4F" w:rsidP="00676F4F">
          <w:pPr>
            <w:rPr>
              <w:rFonts w:eastAsiaTheme="minorEastAsia"/>
              <w:noProof/>
            </w:rPr>
          </w:pPr>
        </w:p>
        <w:p w14:paraId="3E549CB5" w14:textId="77777777" w:rsidR="0000757E" w:rsidRPr="0036773B" w:rsidRDefault="003A713F" w:rsidP="0036773B">
          <w:pPr>
            <w:pStyle w:val="TOC2"/>
            <w:rPr>
              <w:rStyle w:val="Hyperlink"/>
              <w:b/>
            </w:rPr>
          </w:pPr>
          <w:hyperlink w:anchor="_Toc69950027" w:history="1">
            <w:r w:rsidR="0000757E" w:rsidRPr="0036773B">
              <w:rPr>
                <w:rStyle w:val="Hyperlink"/>
                <w:b/>
              </w:rPr>
              <w:t>Box 1.4:</w:t>
            </w:r>
            <w:r w:rsidR="0000757E" w:rsidRPr="0036773B">
              <w:rPr>
                <w:rFonts w:asciiTheme="minorHAnsi" w:eastAsiaTheme="minorEastAsia" w:hAnsiTheme="minorHAnsi"/>
              </w:rPr>
              <w:tab/>
            </w:r>
            <w:r w:rsidR="0000757E" w:rsidRPr="0036773B">
              <w:rPr>
                <w:rStyle w:val="Hyperlink"/>
                <w:b/>
              </w:rPr>
              <w:t>The relationships between ‘net zero’ emissions, temperature outcomes and carbon dioxide removal</w:t>
            </w:r>
            <w:r w:rsidR="0000757E" w:rsidRPr="0036773B">
              <w:rPr>
                <w:webHidden/>
              </w:rPr>
              <w:tab/>
            </w:r>
            <w:r w:rsidR="0000757E" w:rsidRPr="0036773B">
              <w:rPr>
                <w:webHidden/>
              </w:rPr>
              <w:fldChar w:fldCharType="begin"/>
            </w:r>
            <w:r w:rsidR="0000757E" w:rsidRPr="0036773B">
              <w:rPr>
                <w:webHidden/>
              </w:rPr>
              <w:instrText xml:space="preserve"> PAGEREF _Toc69950027 \h </w:instrText>
            </w:r>
            <w:r w:rsidR="0000757E" w:rsidRPr="0036773B">
              <w:rPr>
                <w:webHidden/>
              </w:rPr>
            </w:r>
            <w:r w:rsidR="0000757E" w:rsidRPr="0036773B">
              <w:rPr>
                <w:webHidden/>
              </w:rPr>
              <w:fldChar w:fldCharType="separate"/>
            </w:r>
            <w:r w:rsidR="00F7577F">
              <w:rPr>
                <w:webHidden/>
              </w:rPr>
              <w:t>113</w:t>
            </w:r>
            <w:r w:rsidR="0000757E" w:rsidRPr="0036773B">
              <w:rPr>
                <w:webHidden/>
              </w:rPr>
              <w:fldChar w:fldCharType="end"/>
            </w:r>
          </w:hyperlink>
        </w:p>
        <w:p w14:paraId="03C44E60" w14:textId="77777777" w:rsidR="00676F4F" w:rsidRPr="00676F4F" w:rsidRDefault="00676F4F" w:rsidP="00676F4F">
          <w:pPr>
            <w:rPr>
              <w:rFonts w:eastAsiaTheme="minorEastAsia"/>
              <w:noProof/>
            </w:rPr>
          </w:pPr>
        </w:p>
        <w:p w14:paraId="4F0CA9A3" w14:textId="0786C1B2" w:rsidR="0000757E" w:rsidRDefault="003A713F" w:rsidP="00B90677">
          <w:pPr>
            <w:pStyle w:val="TOC1"/>
            <w:rPr>
              <w:rStyle w:val="Hyperlink"/>
            </w:rPr>
          </w:pPr>
          <w:hyperlink w:anchor="_Toc69950028" w:history="1">
            <w:r w:rsidR="0000757E" w:rsidRPr="00A46678">
              <w:rPr>
                <w:rStyle w:val="Hyperlink"/>
              </w:rPr>
              <w:t>1.7</w:t>
            </w:r>
            <w:r w:rsidR="0000757E">
              <w:rPr>
                <w:rFonts w:asciiTheme="minorHAnsi" w:eastAsiaTheme="minorEastAsia" w:hAnsiTheme="minorHAnsi"/>
              </w:rPr>
              <w:tab/>
            </w:r>
            <w:r w:rsidR="0000757E" w:rsidRPr="00A46678">
              <w:rPr>
                <w:rStyle w:val="Hyperlink"/>
              </w:rPr>
              <w:t>Final remarks</w:t>
            </w:r>
            <w:r w:rsidR="00C63340">
              <w:rPr>
                <w:webHidden/>
              </w:rPr>
              <w:tab/>
            </w:r>
            <w:r w:rsidR="00C63340">
              <w:rPr>
                <w:webHidden/>
              </w:rPr>
              <w:tab/>
            </w:r>
            <w:r w:rsidR="0000757E">
              <w:rPr>
                <w:webHidden/>
              </w:rPr>
              <w:fldChar w:fldCharType="begin"/>
            </w:r>
            <w:r w:rsidR="0000757E">
              <w:rPr>
                <w:webHidden/>
              </w:rPr>
              <w:instrText xml:space="preserve"> PAGEREF _Toc69950028 \h </w:instrText>
            </w:r>
            <w:r w:rsidR="0000757E">
              <w:rPr>
                <w:webHidden/>
              </w:rPr>
            </w:r>
            <w:r w:rsidR="0000757E">
              <w:rPr>
                <w:webHidden/>
              </w:rPr>
              <w:fldChar w:fldCharType="separate"/>
            </w:r>
            <w:r w:rsidR="00F7577F">
              <w:rPr>
                <w:webHidden/>
              </w:rPr>
              <w:t>114</w:t>
            </w:r>
            <w:r w:rsidR="0000757E">
              <w:rPr>
                <w:webHidden/>
              </w:rPr>
              <w:fldChar w:fldCharType="end"/>
            </w:r>
          </w:hyperlink>
        </w:p>
        <w:p w14:paraId="2FE1DE46" w14:textId="77777777" w:rsidR="00676F4F" w:rsidRPr="00676F4F" w:rsidRDefault="00676F4F" w:rsidP="00676F4F">
          <w:pPr>
            <w:rPr>
              <w:rFonts w:eastAsiaTheme="minorEastAsia"/>
              <w:noProof/>
            </w:rPr>
          </w:pPr>
        </w:p>
        <w:p w14:paraId="25708D0B" w14:textId="66DBA5F7" w:rsidR="00676F4F" w:rsidRPr="00676F4F" w:rsidRDefault="003A713F" w:rsidP="00B90677">
          <w:pPr>
            <w:pStyle w:val="TOC1"/>
          </w:pPr>
          <w:hyperlink w:anchor="_Toc69950029" w:history="1">
            <w:r w:rsidR="0000757E" w:rsidRPr="00A46678">
              <w:rPr>
                <w:rStyle w:val="Hyperlink"/>
              </w:rPr>
              <w:t>Frequently Asked Questions</w:t>
            </w:r>
            <w:r w:rsidR="0000757E">
              <w:rPr>
                <w:webHidden/>
              </w:rPr>
              <w:tab/>
            </w:r>
            <w:r w:rsidR="0000757E">
              <w:rPr>
                <w:webHidden/>
              </w:rPr>
              <w:fldChar w:fldCharType="begin"/>
            </w:r>
            <w:r w:rsidR="0000757E">
              <w:rPr>
                <w:webHidden/>
              </w:rPr>
              <w:instrText xml:space="preserve"> PAGEREF _Toc69950029 \h </w:instrText>
            </w:r>
            <w:r w:rsidR="0000757E">
              <w:rPr>
                <w:webHidden/>
              </w:rPr>
            </w:r>
            <w:r w:rsidR="0000757E">
              <w:rPr>
                <w:webHidden/>
              </w:rPr>
              <w:fldChar w:fldCharType="separate"/>
            </w:r>
            <w:r w:rsidR="00F7577F">
              <w:rPr>
                <w:webHidden/>
              </w:rPr>
              <w:t>116</w:t>
            </w:r>
            <w:r w:rsidR="0000757E">
              <w:rPr>
                <w:webHidden/>
              </w:rPr>
              <w:fldChar w:fldCharType="end"/>
            </w:r>
          </w:hyperlink>
        </w:p>
        <w:p w14:paraId="04461F51" w14:textId="77777777" w:rsidR="0000757E" w:rsidRPr="0036773B" w:rsidRDefault="003A713F" w:rsidP="00B90677">
          <w:pPr>
            <w:pStyle w:val="TOC1"/>
            <w:rPr>
              <w:rFonts w:asciiTheme="minorHAnsi" w:eastAsiaTheme="minorEastAsia" w:hAnsiTheme="minorHAnsi"/>
            </w:rPr>
          </w:pPr>
          <w:hyperlink w:anchor="_Toc69950030" w:history="1">
            <w:r w:rsidR="0000757E" w:rsidRPr="0036773B">
              <w:rPr>
                <w:rStyle w:val="Hyperlink"/>
                <w:b w:val="0"/>
              </w:rPr>
              <w:t>FAQ 1.1:</w:t>
            </w:r>
            <w:r w:rsidR="0000757E" w:rsidRPr="0036773B">
              <w:rPr>
                <w:rFonts w:asciiTheme="minorHAnsi" w:eastAsiaTheme="minorEastAsia" w:hAnsiTheme="minorHAnsi"/>
              </w:rPr>
              <w:tab/>
            </w:r>
            <w:r w:rsidR="0000757E" w:rsidRPr="0036773B">
              <w:rPr>
                <w:rStyle w:val="Hyperlink"/>
                <w:b w:val="0"/>
              </w:rPr>
              <w:t>Do we understand climate change better now compared to when the IPCC started?</w:t>
            </w:r>
            <w:r w:rsidR="0000757E" w:rsidRPr="0036773B">
              <w:rPr>
                <w:webHidden/>
              </w:rPr>
              <w:tab/>
            </w:r>
            <w:r w:rsidR="0000757E" w:rsidRPr="0036773B">
              <w:rPr>
                <w:webHidden/>
              </w:rPr>
              <w:fldChar w:fldCharType="begin"/>
            </w:r>
            <w:r w:rsidR="0000757E" w:rsidRPr="0036773B">
              <w:rPr>
                <w:webHidden/>
              </w:rPr>
              <w:instrText xml:space="preserve"> PAGEREF _Toc69950030 \h </w:instrText>
            </w:r>
            <w:r w:rsidR="0000757E" w:rsidRPr="0036773B">
              <w:rPr>
                <w:webHidden/>
              </w:rPr>
            </w:r>
            <w:r w:rsidR="0000757E" w:rsidRPr="0036773B">
              <w:rPr>
                <w:webHidden/>
              </w:rPr>
              <w:fldChar w:fldCharType="separate"/>
            </w:r>
            <w:r w:rsidR="00F7577F">
              <w:rPr>
                <w:webHidden/>
              </w:rPr>
              <w:t>116</w:t>
            </w:r>
            <w:r w:rsidR="0000757E" w:rsidRPr="0036773B">
              <w:rPr>
                <w:webHidden/>
              </w:rPr>
              <w:fldChar w:fldCharType="end"/>
            </w:r>
          </w:hyperlink>
        </w:p>
        <w:p w14:paraId="112C2285" w14:textId="77777777" w:rsidR="0000757E" w:rsidRPr="0036773B" w:rsidRDefault="003A713F" w:rsidP="00B90677">
          <w:pPr>
            <w:pStyle w:val="TOC1"/>
            <w:rPr>
              <w:rFonts w:asciiTheme="minorHAnsi" w:eastAsiaTheme="minorEastAsia" w:hAnsiTheme="minorHAnsi"/>
            </w:rPr>
          </w:pPr>
          <w:hyperlink w:anchor="_Toc69950031" w:history="1">
            <w:r w:rsidR="0000757E" w:rsidRPr="0036773B">
              <w:rPr>
                <w:rStyle w:val="Hyperlink"/>
                <w:b w:val="0"/>
              </w:rPr>
              <w:t>FAQ 1.2:</w:t>
            </w:r>
            <w:r w:rsidR="0000757E" w:rsidRPr="0036773B">
              <w:rPr>
                <w:rFonts w:asciiTheme="minorHAnsi" w:eastAsiaTheme="minorEastAsia" w:hAnsiTheme="minorHAnsi"/>
              </w:rPr>
              <w:tab/>
            </w:r>
            <w:r w:rsidR="0000757E" w:rsidRPr="0036773B">
              <w:rPr>
                <w:rStyle w:val="Hyperlink"/>
                <w:b w:val="0"/>
              </w:rPr>
              <w:t>Where is climate change most apparent?</w:t>
            </w:r>
            <w:r w:rsidR="0000757E" w:rsidRPr="0036773B">
              <w:rPr>
                <w:webHidden/>
              </w:rPr>
              <w:tab/>
            </w:r>
            <w:r w:rsidR="0000757E" w:rsidRPr="0036773B">
              <w:rPr>
                <w:webHidden/>
              </w:rPr>
              <w:fldChar w:fldCharType="begin"/>
            </w:r>
            <w:r w:rsidR="0000757E" w:rsidRPr="0036773B">
              <w:rPr>
                <w:webHidden/>
              </w:rPr>
              <w:instrText xml:space="preserve"> PAGEREF _Toc69950031 \h </w:instrText>
            </w:r>
            <w:r w:rsidR="0000757E" w:rsidRPr="0036773B">
              <w:rPr>
                <w:webHidden/>
              </w:rPr>
            </w:r>
            <w:r w:rsidR="0000757E" w:rsidRPr="0036773B">
              <w:rPr>
                <w:webHidden/>
              </w:rPr>
              <w:fldChar w:fldCharType="separate"/>
            </w:r>
            <w:r w:rsidR="00F7577F">
              <w:rPr>
                <w:webHidden/>
              </w:rPr>
              <w:t>117</w:t>
            </w:r>
            <w:r w:rsidR="0000757E" w:rsidRPr="0036773B">
              <w:rPr>
                <w:webHidden/>
              </w:rPr>
              <w:fldChar w:fldCharType="end"/>
            </w:r>
          </w:hyperlink>
        </w:p>
        <w:p w14:paraId="653515B7" w14:textId="77777777" w:rsidR="0000757E" w:rsidRPr="0036773B" w:rsidRDefault="003A713F" w:rsidP="00B90677">
          <w:pPr>
            <w:pStyle w:val="TOC1"/>
            <w:rPr>
              <w:rStyle w:val="Hyperlink"/>
              <w:b w:val="0"/>
            </w:rPr>
          </w:pPr>
          <w:hyperlink w:anchor="_Toc69950032" w:history="1">
            <w:r w:rsidR="0000757E" w:rsidRPr="0036773B">
              <w:rPr>
                <w:rStyle w:val="Hyperlink"/>
                <w:b w:val="0"/>
                <w:lang w:eastAsia="en-US"/>
              </w:rPr>
              <w:t>FAQ 1.3:</w:t>
            </w:r>
            <w:r w:rsidR="0000757E" w:rsidRPr="0036773B">
              <w:rPr>
                <w:rFonts w:asciiTheme="minorHAnsi" w:eastAsiaTheme="minorEastAsia" w:hAnsiTheme="minorHAnsi"/>
              </w:rPr>
              <w:tab/>
            </w:r>
            <w:r w:rsidR="0000757E" w:rsidRPr="0036773B">
              <w:rPr>
                <w:rStyle w:val="Hyperlink"/>
                <w:b w:val="0"/>
                <w:lang w:eastAsia="en-US"/>
              </w:rPr>
              <w:t>What can past climate teach us about the future?</w:t>
            </w:r>
            <w:r w:rsidR="0000757E" w:rsidRPr="0036773B">
              <w:rPr>
                <w:webHidden/>
              </w:rPr>
              <w:tab/>
            </w:r>
            <w:r w:rsidR="0000757E" w:rsidRPr="0036773B">
              <w:rPr>
                <w:webHidden/>
              </w:rPr>
              <w:fldChar w:fldCharType="begin"/>
            </w:r>
            <w:r w:rsidR="0000757E" w:rsidRPr="0036773B">
              <w:rPr>
                <w:webHidden/>
              </w:rPr>
              <w:instrText xml:space="preserve"> PAGEREF _Toc69950032 \h </w:instrText>
            </w:r>
            <w:r w:rsidR="0000757E" w:rsidRPr="0036773B">
              <w:rPr>
                <w:webHidden/>
              </w:rPr>
            </w:r>
            <w:r w:rsidR="0000757E" w:rsidRPr="0036773B">
              <w:rPr>
                <w:webHidden/>
              </w:rPr>
              <w:fldChar w:fldCharType="separate"/>
            </w:r>
            <w:r w:rsidR="00F7577F">
              <w:rPr>
                <w:webHidden/>
              </w:rPr>
              <w:t>118</w:t>
            </w:r>
            <w:r w:rsidR="0000757E" w:rsidRPr="0036773B">
              <w:rPr>
                <w:webHidden/>
              </w:rPr>
              <w:fldChar w:fldCharType="end"/>
            </w:r>
          </w:hyperlink>
        </w:p>
        <w:p w14:paraId="4A2FD54D" w14:textId="77777777" w:rsidR="00676F4F" w:rsidRPr="00676F4F" w:rsidRDefault="00676F4F" w:rsidP="00676F4F">
          <w:pPr>
            <w:rPr>
              <w:rFonts w:eastAsiaTheme="minorEastAsia"/>
              <w:noProof/>
            </w:rPr>
          </w:pPr>
        </w:p>
        <w:p w14:paraId="408EFFAC" w14:textId="7DE6AC24" w:rsidR="0000757E" w:rsidRDefault="003A713F" w:rsidP="00B90677">
          <w:pPr>
            <w:pStyle w:val="TOC1"/>
            <w:rPr>
              <w:rStyle w:val="Hyperlink"/>
            </w:rPr>
          </w:pPr>
          <w:hyperlink w:anchor="_Toc69950033" w:history="1">
            <w:r w:rsidR="0000757E" w:rsidRPr="00A46678">
              <w:rPr>
                <w:rStyle w:val="Hyperlink"/>
              </w:rPr>
              <w:t>Acknowledgement</w:t>
            </w:r>
            <w:r w:rsidR="006E2E84">
              <w:rPr>
                <w:rStyle w:val="Hyperlink"/>
              </w:rPr>
              <w:t>s</w:t>
            </w:r>
            <w:r w:rsidR="00676F4F">
              <w:rPr>
                <w:webHidden/>
              </w:rPr>
              <w:tab/>
            </w:r>
            <w:r w:rsidR="00676F4F">
              <w:rPr>
                <w:webHidden/>
              </w:rPr>
              <w:tab/>
            </w:r>
            <w:r w:rsidR="0000757E">
              <w:rPr>
                <w:webHidden/>
              </w:rPr>
              <w:fldChar w:fldCharType="begin"/>
            </w:r>
            <w:r w:rsidR="0000757E">
              <w:rPr>
                <w:webHidden/>
              </w:rPr>
              <w:instrText xml:space="preserve"> PAGEREF _Toc69950033 \h </w:instrText>
            </w:r>
            <w:r w:rsidR="0000757E">
              <w:rPr>
                <w:webHidden/>
              </w:rPr>
            </w:r>
            <w:r w:rsidR="0000757E">
              <w:rPr>
                <w:webHidden/>
              </w:rPr>
              <w:fldChar w:fldCharType="separate"/>
            </w:r>
            <w:r w:rsidR="00F7577F">
              <w:rPr>
                <w:webHidden/>
              </w:rPr>
              <w:t>120</w:t>
            </w:r>
            <w:r w:rsidR="0000757E">
              <w:rPr>
                <w:webHidden/>
              </w:rPr>
              <w:fldChar w:fldCharType="end"/>
            </w:r>
          </w:hyperlink>
        </w:p>
        <w:p w14:paraId="49C8829F" w14:textId="77777777" w:rsidR="00676F4F" w:rsidRPr="00676F4F" w:rsidRDefault="00676F4F" w:rsidP="00676F4F">
          <w:pPr>
            <w:rPr>
              <w:rFonts w:eastAsiaTheme="minorEastAsia"/>
              <w:noProof/>
            </w:rPr>
          </w:pPr>
        </w:p>
        <w:p w14:paraId="48F33C6E" w14:textId="0B229DF6" w:rsidR="0000757E" w:rsidRDefault="003A713F" w:rsidP="00B90677">
          <w:pPr>
            <w:pStyle w:val="TOC1"/>
            <w:rPr>
              <w:rStyle w:val="Hyperlink"/>
            </w:rPr>
          </w:pPr>
          <w:hyperlink w:anchor="_Toc69950034" w:history="1">
            <w:r w:rsidR="0000757E" w:rsidRPr="00A46678">
              <w:rPr>
                <w:rStyle w:val="Hyperlink"/>
              </w:rPr>
              <w:t>References</w:t>
            </w:r>
            <w:r w:rsidR="0000757E">
              <w:rPr>
                <w:webHidden/>
              </w:rPr>
              <w:tab/>
            </w:r>
            <w:r w:rsidR="00676F4F">
              <w:rPr>
                <w:webHidden/>
              </w:rPr>
              <w:tab/>
            </w:r>
            <w:r w:rsidR="0000757E">
              <w:rPr>
                <w:webHidden/>
              </w:rPr>
              <w:fldChar w:fldCharType="begin"/>
            </w:r>
            <w:r w:rsidR="0000757E">
              <w:rPr>
                <w:webHidden/>
              </w:rPr>
              <w:instrText xml:space="preserve"> PAGEREF _Toc69950034 \h </w:instrText>
            </w:r>
            <w:r w:rsidR="0000757E">
              <w:rPr>
                <w:webHidden/>
              </w:rPr>
            </w:r>
            <w:r w:rsidR="0000757E">
              <w:rPr>
                <w:webHidden/>
              </w:rPr>
              <w:fldChar w:fldCharType="separate"/>
            </w:r>
            <w:r w:rsidR="00F7577F">
              <w:rPr>
                <w:webHidden/>
              </w:rPr>
              <w:t>121</w:t>
            </w:r>
            <w:r w:rsidR="0000757E">
              <w:rPr>
                <w:webHidden/>
              </w:rPr>
              <w:fldChar w:fldCharType="end"/>
            </w:r>
          </w:hyperlink>
        </w:p>
        <w:p w14:paraId="5313FADB" w14:textId="77777777" w:rsidR="00676F4F" w:rsidRPr="00676F4F" w:rsidRDefault="00676F4F" w:rsidP="00676F4F">
          <w:pPr>
            <w:rPr>
              <w:rFonts w:eastAsiaTheme="minorEastAsia"/>
              <w:noProof/>
            </w:rPr>
          </w:pPr>
        </w:p>
        <w:p w14:paraId="366224B9" w14:textId="74BDBAD1" w:rsidR="0000757E" w:rsidRDefault="003A713F" w:rsidP="00B90677">
          <w:pPr>
            <w:pStyle w:val="TOC1"/>
            <w:rPr>
              <w:rFonts w:asciiTheme="minorHAnsi" w:eastAsiaTheme="minorEastAsia" w:hAnsiTheme="minorHAnsi"/>
            </w:rPr>
          </w:pPr>
          <w:hyperlink w:anchor="_Toc69950035" w:history="1">
            <w:r w:rsidR="0000757E" w:rsidRPr="00A46678">
              <w:rPr>
                <w:rStyle w:val="Hyperlink"/>
              </w:rPr>
              <w:t>Appendix 1.A</w:t>
            </w:r>
            <w:r w:rsidR="0000757E">
              <w:rPr>
                <w:webHidden/>
              </w:rPr>
              <w:tab/>
            </w:r>
            <w:r w:rsidR="00676F4F">
              <w:rPr>
                <w:webHidden/>
              </w:rPr>
              <w:tab/>
            </w:r>
            <w:r w:rsidR="0000757E">
              <w:rPr>
                <w:webHidden/>
              </w:rPr>
              <w:fldChar w:fldCharType="begin"/>
            </w:r>
            <w:r w:rsidR="0000757E">
              <w:rPr>
                <w:webHidden/>
              </w:rPr>
              <w:instrText xml:space="preserve"> PAGEREF _Toc69950035 \h </w:instrText>
            </w:r>
            <w:r w:rsidR="0000757E">
              <w:rPr>
                <w:webHidden/>
              </w:rPr>
            </w:r>
            <w:r w:rsidR="0000757E">
              <w:rPr>
                <w:webHidden/>
              </w:rPr>
              <w:fldChar w:fldCharType="separate"/>
            </w:r>
            <w:r w:rsidR="00F7577F">
              <w:rPr>
                <w:webHidden/>
              </w:rPr>
              <w:t>165</w:t>
            </w:r>
            <w:r w:rsidR="0000757E">
              <w:rPr>
                <w:webHidden/>
              </w:rPr>
              <w:fldChar w:fldCharType="end"/>
            </w:r>
          </w:hyperlink>
        </w:p>
        <w:p w14:paraId="0F0CABBA" w14:textId="5A2D0771" w:rsidR="00097AC3" w:rsidRDefault="00821BD3">
          <w:r>
            <w:fldChar w:fldCharType="end"/>
          </w:r>
        </w:p>
      </w:sdtContent>
    </w:sdt>
    <w:p w14:paraId="73A235FB" w14:textId="77777777" w:rsidR="0012456C" w:rsidRDefault="0012456C">
      <w:r>
        <w:br w:type="page"/>
      </w:r>
    </w:p>
    <w:p w14:paraId="51B8F488" w14:textId="185B4C81" w:rsidR="0012456C" w:rsidRDefault="0012456C" w:rsidP="00106629">
      <w:pPr>
        <w:pStyle w:val="Title"/>
      </w:pPr>
      <w:bookmarkStart w:id="33" w:name="_Toc69949954"/>
      <w:r w:rsidRPr="007605A4">
        <w:lastRenderedPageBreak/>
        <w:t>Executive Summary</w:t>
      </w:r>
      <w:bookmarkEnd w:id="33"/>
    </w:p>
    <w:p w14:paraId="0192A89D" w14:textId="77777777" w:rsidR="0012456C" w:rsidRPr="00C421D6" w:rsidRDefault="0012456C" w:rsidP="00A618D7">
      <w:pPr>
        <w:pStyle w:val="AR6BodyText"/>
        <w:rPr>
          <w:lang w:val="en-GB"/>
        </w:rPr>
      </w:pPr>
    </w:p>
    <w:p w14:paraId="6813237C" w14:textId="449E43A1" w:rsidR="007B7DA9" w:rsidRPr="00BD2206" w:rsidRDefault="007B7DA9" w:rsidP="007B7DA9">
      <w:pPr>
        <w:rPr>
          <w:color w:val="000000"/>
        </w:rPr>
      </w:pPr>
      <w:r w:rsidRPr="00BD2206">
        <w:rPr>
          <w:color w:val="000000"/>
        </w:rPr>
        <w:t>Working Group I (WGI) of the Inter</w:t>
      </w:r>
      <w:r w:rsidRPr="00BD2206">
        <w:t>governmental Panel on Climate Change (IPCC)</w:t>
      </w:r>
      <w:r w:rsidRPr="00BD2206">
        <w:rPr>
          <w:color w:val="000000"/>
        </w:rPr>
        <w:t xml:space="preserve"> assesses the current </w:t>
      </w:r>
      <w:r w:rsidRPr="00BD2206">
        <w:t>evidence</w:t>
      </w:r>
      <w:r w:rsidRPr="00BD2206">
        <w:rPr>
          <w:color w:val="000000"/>
        </w:rPr>
        <w:t xml:space="preserve"> on the physical science of climate change, </w:t>
      </w:r>
      <w:r w:rsidRPr="00BD2206">
        <w:t>evaluating</w:t>
      </w:r>
      <w:r w:rsidRPr="00BD2206">
        <w:rPr>
          <w:color w:val="000000"/>
        </w:rPr>
        <w:t xml:space="preserve"> knowledge gained from observations, reanalyses, paleoclimate archives and climate model simulations,</w:t>
      </w:r>
      <w:r w:rsidRPr="00BD2206">
        <w:t xml:space="preserve"> as well as </w:t>
      </w:r>
      <w:r w:rsidRPr="00BD2206">
        <w:rPr>
          <w:color w:val="000000"/>
        </w:rPr>
        <w:t>physical</w:t>
      </w:r>
      <w:r w:rsidRPr="00BD2206">
        <w:t xml:space="preserve">, chemical and biological </w:t>
      </w:r>
      <w:r w:rsidRPr="00BD2206">
        <w:rPr>
          <w:color w:val="000000"/>
        </w:rPr>
        <w:t xml:space="preserve">climate processes. This chapter sets the scene for the WGI </w:t>
      </w:r>
      <w:del w:id="34" w:author="Ian Blenkinsop" w:date="2021-07-02T14:25:00Z">
        <w:r w:rsidRPr="00BD2206" w:rsidDel="00857DC7">
          <w:rPr>
            <w:color w:val="000000"/>
          </w:rPr>
          <w:delText>assessment</w:delText>
        </w:r>
      </w:del>
      <w:ins w:id="35" w:author="Ian Blenkinsop" w:date="2021-07-02T14:25:00Z">
        <w:r w:rsidR="00857DC7">
          <w:rPr>
            <w:color w:val="000000"/>
          </w:rPr>
          <w:t>A</w:t>
        </w:r>
        <w:r w:rsidR="00857DC7" w:rsidRPr="00BD2206">
          <w:rPr>
            <w:color w:val="000000"/>
          </w:rPr>
          <w:t>ssessment</w:t>
        </w:r>
      </w:ins>
      <w:r w:rsidRPr="00BD2206">
        <w:rPr>
          <w:color w:val="000000"/>
        </w:rPr>
        <w:t xml:space="preserve">, </w:t>
      </w:r>
      <w:r w:rsidRPr="00BD2206">
        <w:t>placing it</w:t>
      </w:r>
      <w:r w:rsidRPr="00BD2206">
        <w:rPr>
          <w:color w:val="000000"/>
        </w:rPr>
        <w:t xml:space="preserve"> in the context of ongoing global and regional changes, international policy responses, the history of climate science and the evolution from previous IPCC assessments, including the Special Reports prepared as part of this Assessment Cycle. </w:t>
      </w:r>
      <w:ins w:id="36" w:author="Ian Blenkinsop" w:date="2021-06-30T11:26:00Z">
        <w:r w:rsidR="00375229">
          <w:rPr>
            <w:color w:val="000000"/>
          </w:rPr>
          <w:t xml:space="preserve">This chapter presents </w:t>
        </w:r>
      </w:ins>
      <w:del w:id="37" w:author="Ian Blenkinsop" w:date="2021-06-30T11:27:00Z">
        <w:r w:rsidRPr="00BD2206" w:rsidDel="00375229">
          <w:rPr>
            <w:color w:val="000000"/>
          </w:rPr>
          <w:delText xml:space="preserve">Key </w:delText>
        </w:r>
      </w:del>
      <w:ins w:id="38" w:author="Ian Blenkinsop" w:date="2021-06-30T11:27:00Z">
        <w:r w:rsidR="00375229">
          <w:rPr>
            <w:color w:val="000000"/>
          </w:rPr>
          <w:t>k</w:t>
        </w:r>
        <w:r w:rsidR="00375229" w:rsidRPr="00BD2206">
          <w:rPr>
            <w:color w:val="000000"/>
          </w:rPr>
          <w:t xml:space="preserve">ey </w:t>
        </w:r>
      </w:ins>
      <w:r w:rsidRPr="00BD2206">
        <w:rPr>
          <w:color w:val="000000"/>
        </w:rPr>
        <w:t xml:space="preserve">concepts and methods, relevant recent developments, and the modelling and scenario framework used in this </w:t>
      </w:r>
      <w:del w:id="39" w:author="Ian Blenkinsop" w:date="2021-06-30T11:27:00Z">
        <w:r w:rsidRPr="00BD2206" w:rsidDel="00375229">
          <w:rPr>
            <w:color w:val="000000"/>
          </w:rPr>
          <w:delText>assessment</w:delText>
        </w:r>
      </w:del>
      <w:ins w:id="40" w:author="Ian Blenkinsop" w:date="2021-06-30T11:27:00Z">
        <w:r w:rsidR="00375229">
          <w:rPr>
            <w:color w:val="000000"/>
          </w:rPr>
          <w:t>A</w:t>
        </w:r>
        <w:r w:rsidR="00375229" w:rsidRPr="00BD2206">
          <w:rPr>
            <w:color w:val="000000"/>
          </w:rPr>
          <w:t>ssessment</w:t>
        </w:r>
      </w:ins>
      <w:del w:id="41" w:author="Ian Blenkinsop" w:date="2021-06-30T11:27:00Z">
        <w:r w:rsidRPr="00BD2206" w:rsidDel="00375229">
          <w:rPr>
            <w:color w:val="000000"/>
          </w:rPr>
          <w:delText xml:space="preserve"> are presented</w:delText>
        </w:r>
      </w:del>
      <w:r w:rsidRPr="00BD2206">
        <w:rPr>
          <w:color w:val="000000"/>
        </w:rPr>
        <w:t xml:space="preserve">. </w:t>
      </w:r>
    </w:p>
    <w:p w14:paraId="41452B81" w14:textId="77777777" w:rsidR="007B7DA9" w:rsidRPr="00BD2206" w:rsidRDefault="007B7DA9" w:rsidP="007B7DA9">
      <w:pPr>
        <w:rPr>
          <w:color w:val="000000"/>
        </w:rPr>
      </w:pPr>
    </w:p>
    <w:p w14:paraId="15A2DD71" w14:textId="77777777" w:rsidR="007B7DA9" w:rsidRPr="00C3252D" w:rsidRDefault="007B7DA9" w:rsidP="007B7DA9">
      <w:pPr>
        <w:rPr>
          <w:b/>
        </w:rPr>
      </w:pPr>
      <w:r w:rsidRPr="00C3252D">
        <w:rPr>
          <w:b/>
        </w:rPr>
        <w:t>Framing and Context of the WGI Report</w:t>
      </w:r>
    </w:p>
    <w:p w14:paraId="2415E8E8" w14:textId="77777777" w:rsidR="007B7DA9" w:rsidRPr="00C3252D" w:rsidRDefault="007B7DA9" w:rsidP="007B7DA9"/>
    <w:p w14:paraId="7794D03D" w14:textId="799EC7E1" w:rsidR="007B7DA9" w:rsidRPr="00BD2206" w:rsidRDefault="007B7DA9" w:rsidP="007B7DA9">
      <w:r w:rsidRPr="00BD2206">
        <w:rPr>
          <w:b/>
        </w:rPr>
        <w:t xml:space="preserve">The WGI contribution to the IPCC Sixth Assessment Report (AR6) assesses </w:t>
      </w:r>
      <w:r w:rsidR="0037390B" w:rsidRPr="0037390B">
        <w:rPr>
          <w:b/>
          <w:lang w:val="sv"/>
        </w:rPr>
        <w:t>new scientific evidence relevant for a world whose climate system is rapidly changing, overwhelmingly due to human influence</w:t>
      </w:r>
      <w:r w:rsidRPr="00BD2206">
        <w:rPr>
          <w:b/>
        </w:rPr>
        <w:t>.</w:t>
      </w:r>
      <w:r w:rsidRPr="00BD2206">
        <w:rPr>
          <w:color w:val="000000"/>
        </w:rPr>
        <w:t xml:space="preserve"> </w:t>
      </w:r>
      <w:r w:rsidRPr="00BD2206">
        <w:t xml:space="preserve">The five IPCC assessment cycles since 1990 have comprehensively and consistently laid out the </w:t>
      </w:r>
      <w:r w:rsidR="0037390B" w:rsidRPr="0037390B">
        <w:rPr>
          <w:lang w:val="sv"/>
        </w:rPr>
        <w:t>rapidly accumulating</w:t>
      </w:r>
      <w:r w:rsidRPr="00BD2206">
        <w:t xml:space="preserve"> evidence of a changing climate system, with the Fourth Assessment Report (AR4, 2007) being the first to conclude that warming of the climate system is unequivocal. Sustained changes have been documented in all major elements of the climate system, including the atmosphere, </w:t>
      </w:r>
      <w:r w:rsidR="00FF4A54">
        <w:t xml:space="preserve">land, </w:t>
      </w:r>
      <w:r w:rsidRPr="00BD2206">
        <w:t xml:space="preserve">cryosphere, biosphere and ocean. </w:t>
      </w:r>
      <w:r w:rsidR="004C2668" w:rsidRPr="004C2668">
        <w:t xml:space="preserve">Multiple lines of evidence indicate the unprecedented nature of recent large-scale climatic changes in </w:t>
      </w:r>
      <w:ins w:id="42" w:author="Ian Blenkinsop" w:date="2021-06-30T11:43:00Z">
        <w:r w:rsidR="00D54D7D">
          <w:t xml:space="preserve">the </w:t>
        </w:r>
      </w:ins>
      <w:r w:rsidR="004C2668" w:rsidRPr="004C2668">
        <w:t xml:space="preserve">context of all human history, and that </w:t>
      </w:r>
      <w:del w:id="43" w:author="Ian Blenkinsop" w:date="2021-06-30T11:44:00Z">
        <w:r w:rsidR="004C2668" w:rsidRPr="004C2668" w:rsidDel="00D54D7D">
          <w:delText xml:space="preserve">they </w:delText>
        </w:r>
      </w:del>
      <w:ins w:id="44" w:author="Ian Blenkinsop" w:date="2021-06-30T11:44:00Z">
        <w:r w:rsidR="00D54D7D">
          <w:t xml:space="preserve">these changes </w:t>
        </w:r>
      </w:ins>
      <w:r w:rsidR="004C2668" w:rsidRPr="004C2668">
        <w:t xml:space="preserve">represent a millennial-scale </w:t>
      </w:r>
      <w:commentRangeStart w:id="45"/>
      <w:r w:rsidR="004C2668" w:rsidRPr="004C2668">
        <w:t xml:space="preserve">commitment </w:t>
      </w:r>
      <w:commentRangeEnd w:id="45"/>
      <w:r w:rsidR="00D54D7D">
        <w:rPr>
          <w:rStyle w:val="CommentReference"/>
        </w:rPr>
        <w:commentReference w:id="45"/>
      </w:r>
      <w:r w:rsidR="004C2668" w:rsidRPr="004C2668">
        <w:t>for the slow-responding elements of the climate system, resulting in continued worldwide loss of ice, increase in ocean heat content, sea level rise and deep ocean acidification.</w:t>
      </w:r>
      <w:r w:rsidRPr="00BD2206">
        <w:t xml:space="preserve"> {1.2.1, 1.3, Box 1.2, Appendix 1.A}</w:t>
      </w:r>
    </w:p>
    <w:p w14:paraId="2305AAB3" w14:textId="77777777" w:rsidR="007B7DA9" w:rsidRPr="00BD2206" w:rsidRDefault="007B7DA9" w:rsidP="007B7DA9"/>
    <w:p w14:paraId="2B72564B" w14:textId="042B8064" w:rsidR="007B7DA9" w:rsidRPr="00BD2206" w:rsidRDefault="007B7DA9" w:rsidP="007B7DA9">
      <w:r w:rsidRPr="00BD2206">
        <w:rPr>
          <w:b/>
        </w:rPr>
        <w:t xml:space="preserve">Since the IPCC Fifth Assessment Report (AR5), the international policy context of IPCC reports has changed. </w:t>
      </w:r>
      <w:r w:rsidRPr="00BD2206">
        <w:t>The UN Framework Convention on Climate Change (UNFCCC, 1992) has the overarching objective of preventing ‘dangerous anthropogenic interference with the climate system’. Responding to that objective, t</w:t>
      </w:r>
      <w:r w:rsidRPr="00BD2206">
        <w:rPr>
          <w:highlight w:val="white"/>
        </w:rPr>
        <w:t>he Paris Agreement (2015) established</w:t>
      </w:r>
      <w:r w:rsidRPr="00BD2206">
        <w:t xml:space="preserve"> the long-term goals of ‘holding the increase in global average temperature to well below 2°C above pre-industrial levels and pursuing efforts to limit the temperature increase to 1.5°C above pre-industrial </w:t>
      </w:r>
      <w:r w:rsidRPr="00FE2C05">
        <w:t>levels’ and of achieving ‘a</w:t>
      </w:r>
      <w:r w:rsidRPr="00BD2206">
        <w:t xml:space="preserve"> balance between anthropogenic emissions by sources and removals by sinks of greenhouse gases in the second half of this century’. Parties to the Agreement have submitted Nationally Determined Contributions (NDCs) indicating their planned mitigation and adaptation strategies. However, the NDCs submitted as of 2020 are </w:t>
      </w:r>
      <w:r w:rsidRPr="00E35E42">
        <w:rPr>
          <w:lang w:val="en-US"/>
        </w:rPr>
        <w:t>insufficient to reduce greenhouse gas emission</w:t>
      </w:r>
      <w:ins w:id="46" w:author="Ian Blenkinsop" w:date="2021-06-30T11:50:00Z">
        <w:r w:rsidR="00D54D7D">
          <w:rPr>
            <w:lang w:val="en-US"/>
          </w:rPr>
          <w:t>s</w:t>
        </w:r>
      </w:ins>
      <w:r w:rsidRPr="00E35E42">
        <w:rPr>
          <w:lang w:val="en-US"/>
        </w:rPr>
        <w:t xml:space="preserve"> enough to be consistent with trajectories limiting global warming </w:t>
      </w:r>
      <w:r w:rsidRPr="00BD2206">
        <w:t>to well below 2°C above pre-industrial levels (</w:t>
      </w:r>
      <w:r w:rsidRPr="00BD2206">
        <w:rPr>
          <w:i/>
          <w:iCs/>
        </w:rPr>
        <w:t>high confidence</w:t>
      </w:r>
      <w:r w:rsidRPr="00BD2206">
        <w:t>). {1.1, 1.2}</w:t>
      </w:r>
    </w:p>
    <w:p w14:paraId="5C6536BD" w14:textId="77777777" w:rsidR="007B7DA9" w:rsidRPr="00BD2206" w:rsidRDefault="007B7DA9" w:rsidP="007B7DA9"/>
    <w:p w14:paraId="31F1D30B" w14:textId="5384A8EB" w:rsidR="007B7DA9" w:rsidRPr="00BD2206" w:rsidRDefault="007B7DA9" w:rsidP="007B7DA9">
      <w:r w:rsidRPr="00BD2206">
        <w:rPr>
          <w:b/>
        </w:rPr>
        <w:t xml:space="preserve">This report provides information of potential relevance to the 2023 global stocktake. </w:t>
      </w:r>
      <w:r w:rsidRPr="00BD2206">
        <w:t xml:space="preserve">The </w:t>
      </w:r>
      <w:del w:id="47" w:author="Ian Blenkinsop" w:date="2021-06-30T11:50:00Z">
        <w:r w:rsidRPr="00BD2206" w:rsidDel="00D54D7D">
          <w:delText>5</w:delText>
        </w:r>
      </w:del>
      <w:ins w:id="48" w:author="Ian Blenkinsop" w:date="2021-06-30T11:50:00Z">
        <w:r w:rsidR="00D54D7D">
          <w:t>five</w:t>
        </w:r>
      </w:ins>
      <w:r w:rsidRPr="00BD2206">
        <w:t xml:space="preserve">-yearly stocktakes called for in the Paris Agreement will evaluate alignment among the Agreement’s long-term goals, its means of implementation and support, and evolving global efforts in climate </w:t>
      </w:r>
      <w:r w:rsidR="00A071C3">
        <w:t xml:space="preserve">change </w:t>
      </w:r>
      <w:r w:rsidRPr="00FE2C05">
        <w:t xml:space="preserve">mitigation (efforts to limit climate change) and adaptation (efforts to adapt to changes that cannot be avoided). In this context, WGI assesses, among other topics, remaining cumulative </w:t>
      </w:r>
      <w:commentRangeStart w:id="49"/>
      <w:r w:rsidRPr="00FE2C05">
        <w:t>carbon</w:t>
      </w:r>
      <w:commentRangeEnd w:id="49"/>
      <w:r w:rsidR="00E563C1">
        <w:rPr>
          <w:rStyle w:val="CommentReference"/>
          <w:b/>
          <w:bCs/>
        </w:rPr>
        <w:commentReference w:id="49"/>
      </w:r>
      <w:r w:rsidRPr="00FE2C05">
        <w:t xml:space="preserve"> emission</w:t>
      </w:r>
      <w:ins w:id="50" w:author="Ian Blenkinsop" w:date="2021-07-01T16:39:00Z">
        <w:r w:rsidR="00E563C1">
          <w:t>s</w:t>
        </w:r>
      </w:ins>
      <w:r w:rsidRPr="00FE2C05">
        <w:t xml:space="preserve"> budgets for a range of global warming levels, effects of long-lived and short-lived climate forcers, projected changes in sea level and extreme events, and attribution to anthropogenic climate change. {Cross-Chapter Box 1.1}</w:t>
      </w:r>
    </w:p>
    <w:p w14:paraId="253A136E" w14:textId="77777777" w:rsidR="007B7DA9" w:rsidRPr="00BD2206" w:rsidRDefault="007B7DA9" w:rsidP="007B7DA9"/>
    <w:p w14:paraId="400832E9" w14:textId="2341B789" w:rsidR="007B7DA9" w:rsidRPr="00BD2206" w:rsidRDefault="007B7DA9" w:rsidP="007B7DA9">
      <w:r w:rsidRPr="00BD2206">
        <w:rPr>
          <w:b/>
        </w:rPr>
        <w:t xml:space="preserve">Understanding of the fundamental </w:t>
      </w:r>
      <w:r>
        <w:rPr>
          <w:b/>
        </w:rPr>
        <w:t>features</w:t>
      </w:r>
      <w:r w:rsidRPr="00BD2206">
        <w:rPr>
          <w:b/>
        </w:rPr>
        <w:t xml:space="preserve"> </w:t>
      </w:r>
      <w:r>
        <w:rPr>
          <w:b/>
        </w:rPr>
        <w:t xml:space="preserve">of the </w:t>
      </w:r>
      <w:r w:rsidRPr="00BD2206">
        <w:rPr>
          <w:b/>
        </w:rPr>
        <w:t>climate system</w:t>
      </w:r>
      <w:r>
        <w:rPr>
          <w:b/>
        </w:rPr>
        <w:t xml:space="preserve"> </w:t>
      </w:r>
      <w:r w:rsidRPr="00BD2206">
        <w:rPr>
          <w:b/>
        </w:rPr>
        <w:t>is robust and well established.</w:t>
      </w:r>
      <w:r w:rsidRPr="00BD2206">
        <w:rPr>
          <w:b/>
          <w:color w:val="000000"/>
        </w:rPr>
        <w:t xml:space="preserve"> </w:t>
      </w:r>
      <w:r w:rsidRPr="00BD2206">
        <w:rPr>
          <w:color w:val="000000"/>
        </w:rPr>
        <w:t>S</w:t>
      </w:r>
      <w:r w:rsidRPr="00BD2206">
        <w:t>cientists in the 19th</w:t>
      </w:r>
      <w:del w:id="51" w:author="Ian Blenkinsop" w:date="2021-06-30T13:02:00Z">
        <w:r w:rsidRPr="00BD2206" w:rsidDel="00E834F2">
          <w:delText>-</w:delText>
        </w:r>
      </w:del>
      <w:ins w:id="52" w:author="Ian Blenkinsop" w:date="2021-06-30T13:02:00Z">
        <w:r w:rsidR="00E834F2">
          <w:t xml:space="preserve"> </w:t>
        </w:r>
      </w:ins>
      <w:r w:rsidRPr="00BD2206">
        <w:t>century identified the major natural factors influencing the climate system. They also hypothesized the potential for anthropogenic climate change due to carbon dioxide (CO</w:t>
      </w:r>
      <w:r w:rsidRPr="00BD2206">
        <w:rPr>
          <w:vertAlign w:val="subscript"/>
        </w:rPr>
        <w:t>2</w:t>
      </w:r>
      <w:r w:rsidRPr="00BD2206">
        <w:t xml:space="preserve">) emitted by fossil fuel combustion. The principal natural drivers of climate </w:t>
      </w:r>
      <w:r w:rsidRPr="00BD2206">
        <w:lastRenderedPageBreak/>
        <w:t>change, including changes in incoming solar radiation, volcanic activity, orbital cycles, and changes in global biogeochemical cycles, have been studied systematically since the early 20th century. Other major anthropogenic drivers, such as atmospheric aerosols (fine solid particles or liquid droplets), land</w:t>
      </w:r>
      <w:r>
        <w:t>-</w:t>
      </w:r>
      <w:r w:rsidRPr="00BD2206">
        <w:t>use change and non-CO</w:t>
      </w:r>
      <w:r w:rsidRPr="00BD2206">
        <w:rPr>
          <w:vertAlign w:val="subscript"/>
        </w:rPr>
        <w:t>2</w:t>
      </w:r>
      <w:r w:rsidRPr="00BD2206">
        <w:t xml:space="preserve"> greenhouse gases, were identified by the 1970s. Since systematic scientific assessments began in the 1970s, the influence of human activity on the warming of the climate system has evolved from theory to established fact. Past projections of global surface temperature and the pattern of warming are broadly consistent with subsequent observations (</w:t>
      </w:r>
      <w:r w:rsidRPr="00BD2206">
        <w:rPr>
          <w:i/>
        </w:rPr>
        <w:t>limited evidence</w:t>
      </w:r>
      <w:r w:rsidR="00104968" w:rsidRPr="00E834F2">
        <w:rPr>
          <w:iCs/>
          <w:rPrChange w:id="53" w:author="Ian Blenkinsop" w:date="2021-06-30T13:04:00Z">
            <w:rPr>
              <w:i/>
            </w:rPr>
          </w:rPrChange>
        </w:rPr>
        <w:t>,</w:t>
      </w:r>
      <w:r w:rsidR="00104968">
        <w:rPr>
          <w:i/>
        </w:rPr>
        <w:t xml:space="preserve"> </w:t>
      </w:r>
      <w:r w:rsidR="00104968" w:rsidRPr="00BD2206">
        <w:rPr>
          <w:i/>
        </w:rPr>
        <w:t>high agreement</w:t>
      </w:r>
      <w:r w:rsidRPr="00BD2206">
        <w:t>), especially when accounting for the difference in radiative forcing scenarios used for making projections and the radiative forcings that actually occurred. {1.3.1</w:t>
      </w:r>
      <w:del w:id="54" w:author="Ian Blenkinsop" w:date="2021-06-30T13:05:00Z">
        <w:r w:rsidRPr="00BD2206" w:rsidDel="00E834F2">
          <w:delText xml:space="preserve"> - </w:delText>
        </w:r>
      </w:del>
      <w:ins w:id="55" w:author="Ian Blenkinsop" w:date="2021-06-30T13:05:00Z">
        <w:r w:rsidR="00E834F2">
          <w:t>–</w:t>
        </w:r>
      </w:ins>
      <w:r w:rsidRPr="00BD2206">
        <w:t>1.3.6}</w:t>
      </w:r>
    </w:p>
    <w:p w14:paraId="1595E738" w14:textId="77777777" w:rsidR="007B7DA9" w:rsidRPr="00BD2206" w:rsidRDefault="007B7DA9" w:rsidP="007B7DA9"/>
    <w:p w14:paraId="32D40944" w14:textId="3F742D49" w:rsidR="007B7DA9" w:rsidRPr="00BD2206" w:rsidRDefault="007B7DA9" w:rsidP="007B7DA9">
      <w:r w:rsidRPr="00BD2206">
        <w:rPr>
          <w:b/>
          <w:bCs/>
        </w:rPr>
        <w:t>Global surface temperatures increased by about 0.1°C (</w:t>
      </w:r>
      <w:r w:rsidRPr="00BD2206">
        <w:rPr>
          <w:b/>
          <w:bCs/>
          <w:i/>
          <w:iCs/>
        </w:rPr>
        <w:t>likely</w:t>
      </w:r>
      <w:r w:rsidRPr="00BD2206">
        <w:rPr>
          <w:b/>
          <w:bCs/>
        </w:rPr>
        <w:t xml:space="preserve"> range </w:t>
      </w:r>
      <w:r>
        <w:rPr>
          <w:b/>
          <w:bCs/>
        </w:rPr>
        <w:t>–</w:t>
      </w:r>
      <w:r w:rsidRPr="00BD2206">
        <w:rPr>
          <w:b/>
          <w:bCs/>
        </w:rPr>
        <w:t>0.1</w:t>
      </w:r>
      <w:r w:rsidRPr="002E5840">
        <w:rPr>
          <w:b/>
          <w:bCs/>
        </w:rPr>
        <w:t>°C</w:t>
      </w:r>
      <w:r w:rsidRPr="00BD2206">
        <w:rPr>
          <w:b/>
          <w:bCs/>
        </w:rPr>
        <w:t xml:space="preserve"> to +0.3°C, </w:t>
      </w:r>
      <w:r w:rsidRPr="00BD2206">
        <w:rPr>
          <w:b/>
          <w:bCs/>
          <w:i/>
          <w:iCs/>
        </w:rPr>
        <w:t>medium confidence</w:t>
      </w:r>
      <w:r w:rsidRPr="00BD2206">
        <w:rPr>
          <w:b/>
          <w:bCs/>
        </w:rPr>
        <w:t>) between the period around 1750 and the 1850–1900 period, with anthropogenic factors responsible for a warming of 0.0</w:t>
      </w:r>
      <w:r w:rsidRPr="002E5840">
        <w:rPr>
          <w:b/>
          <w:bCs/>
        </w:rPr>
        <w:t>°C</w:t>
      </w:r>
      <w:r w:rsidRPr="00BD2206">
        <w:rPr>
          <w:b/>
          <w:bCs/>
        </w:rPr>
        <w:t>–0.2°C (</w:t>
      </w:r>
      <w:r w:rsidRPr="00BD2206">
        <w:rPr>
          <w:b/>
          <w:bCs/>
          <w:i/>
          <w:iCs/>
        </w:rPr>
        <w:t>likely</w:t>
      </w:r>
      <w:r w:rsidRPr="00BD2206">
        <w:rPr>
          <w:b/>
          <w:bCs/>
        </w:rPr>
        <w:t xml:space="preserve"> range, </w:t>
      </w:r>
      <w:r w:rsidRPr="00BD2206">
        <w:rPr>
          <w:b/>
          <w:bCs/>
          <w:i/>
          <w:iCs/>
        </w:rPr>
        <w:t>medium confidence</w:t>
      </w:r>
      <w:r w:rsidRPr="00BD2206">
        <w:rPr>
          <w:b/>
          <w:bCs/>
        </w:rPr>
        <w:t>).</w:t>
      </w:r>
      <w:r w:rsidRPr="00BD2206">
        <w:t xml:space="preserve"> This assessed change in temperature before 1850</w:t>
      </w:r>
      <w:r w:rsidRPr="00BD2206">
        <w:rPr>
          <w:b/>
          <w:bCs/>
        </w:rPr>
        <w:t>–</w:t>
      </w:r>
      <w:r w:rsidRPr="00BD2206">
        <w:t xml:space="preserve">1900 is not included in the AR6 </w:t>
      </w:r>
      <w:del w:id="56" w:author="Ian Blenkinsop" w:date="2021-07-02T14:25:00Z">
        <w:r w:rsidRPr="00BD2206" w:rsidDel="00857DC7">
          <w:delText xml:space="preserve">assessment </w:delText>
        </w:r>
      </w:del>
      <w:ins w:id="57" w:author="Ian Blenkinsop" w:date="2021-07-02T14:25:00Z">
        <w:r w:rsidR="00857DC7">
          <w:t>A</w:t>
        </w:r>
        <w:r w:rsidR="00857DC7" w:rsidRPr="00BD2206">
          <w:t xml:space="preserve">ssessment </w:t>
        </w:r>
      </w:ins>
      <w:r w:rsidRPr="00BD2206">
        <w:t xml:space="preserve">of global warming to date, to ensure consistency with previous IPCC </w:t>
      </w:r>
      <w:commentRangeStart w:id="58"/>
      <w:r w:rsidRPr="00BD2206">
        <w:t>assessment reports</w:t>
      </w:r>
      <w:commentRangeEnd w:id="58"/>
      <w:r w:rsidR="00FA3AFF">
        <w:rPr>
          <w:rStyle w:val="CommentReference"/>
          <w:rFonts w:cstheme="minorBidi"/>
          <w:lang w:eastAsia="fr-FR"/>
        </w:rPr>
        <w:commentReference w:id="58"/>
      </w:r>
      <w:r w:rsidRPr="00BD2206">
        <w:t xml:space="preserve">, and because of the lower confidence in the estimate. There was </w:t>
      </w:r>
      <w:r w:rsidRPr="00BD2206">
        <w:rPr>
          <w:i/>
          <w:iCs/>
        </w:rPr>
        <w:t>likely</w:t>
      </w:r>
      <w:r w:rsidRPr="00BD2206">
        <w:t> a net anthropogenic forcing of 0.0</w:t>
      </w:r>
      <w:r w:rsidRPr="00BD2206">
        <w:rPr>
          <w:b/>
          <w:bCs/>
        </w:rPr>
        <w:t>–</w:t>
      </w:r>
      <w:r w:rsidRPr="00BD2206">
        <w:t>0.3 W</w:t>
      </w:r>
      <w:ins w:id="59" w:author="Ian Blenkinsop" w:date="2021-06-30T13:10:00Z">
        <w:r w:rsidR="00E834F2">
          <w:t xml:space="preserve"> </w:t>
        </w:r>
      </w:ins>
      <w:r w:rsidRPr="00BD2206">
        <w:t>m</w:t>
      </w:r>
      <w:del w:id="60" w:author="Ian Blenkinsop" w:date="2021-06-30T13:09:00Z">
        <w:r w:rsidRPr="00BD2206" w:rsidDel="00E834F2">
          <w:rPr>
            <w:vertAlign w:val="superscript"/>
          </w:rPr>
          <w:delText>-</w:delText>
        </w:r>
      </w:del>
      <w:ins w:id="61" w:author="Ian Blenkinsop" w:date="2021-06-30T13:09:00Z">
        <w:r w:rsidR="00E834F2">
          <w:rPr>
            <w:vertAlign w:val="superscript"/>
          </w:rPr>
          <w:t>–</w:t>
        </w:r>
      </w:ins>
      <w:r w:rsidRPr="00BD2206">
        <w:rPr>
          <w:vertAlign w:val="superscript"/>
        </w:rPr>
        <w:t>2</w:t>
      </w:r>
      <w:r w:rsidRPr="00BD2206">
        <w:t xml:space="preserve"> in 1850</w:t>
      </w:r>
      <w:r w:rsidRPr="00BD2206">
        <w:rPr>
          <w:b/>
          <w:bCs/>
        </w:rPr>
        <w:t>–</w:t>
      </w:r>
      <w:r w:rsidRPr="00BD2206">
        <w:t>1900 relative to 1750 (</w:t>
      </w:r>
      <w:r w:rsidRPr="00BD2206">
        <w:rPr>
          <w:i/>
          <w:iCs/>
        </w:rPr>
        <w:t>medium confidence</w:t>
      </w:r>
      <w:r w:rsidRPr="00BD2206">
        <w:t xml:space="preserve">), with radiative forcing from increases in atmospheric </w:t>
      </w:r>
      <w:commentRangeStart w:id="62"/>
      <w:r w:rsidRPr="00BD2206">
        <w:t>greenhouse gas</w:t>
      </w:r>
      <w:commentRangeEnd w:id="62"/>
      <w:r w:rsidR="00C013F3">
        <w:rPr>
          <w:rStyle w:val="CommentReference"/>
        </w:rPr>
        <w:commentReference w:id="62"/>
      </w:r>
      <w:r w:rsidRPr="00BD2206">
        <w:t xml:space="preserve"> concentrations being partially offset by anthropogenic aerosol emissions and land</w:t>
      </w:r>
      <w:r>
        <w:t>-</w:t>
      </w:r>
      <w:r w:rsidRPr="00BD2206">
        <w:t>use change. Net radiative forcing from solar and volcanic activity is estimated to be smaller than ±0.1 W</w:t>
      </w:r>
      <w:ins w:id="63" w:author="Ian Blenkinsop" w:date="2021-06-30T13:10:00Z">
        <w:r w:rsidR="00E834F2">
          <w:t xml:space="preserve"> </w:t>
        </w:r>
      </w:ins>
      <w:r w:rsidRPr="00BD2206">
        <w:t>m</w:t>
      </w:r>
      <w:del w:id="64" w:author="Ian Blenkinsop" w:date="2021-06-30T13:10:00Z">
        <w:r w:rsidRPr="00BD2206" w:rsidDel="00E834F2">
          <w:rPr>
            <w:vertAlign w:val="superscript"/>
          </w:rPr>
          <w:delText>-</w:delText>
        </w:r>
      </w:del>
      <w:ins w:id="65" w:author="Ian Blenkinsop" w:date="2021-06-30T13:10:00Z">
        <w:r w:rsidR="00E834F2">
          <w:rPr>
            <w:vertAlign w:val="superscript"/>
          </w:rPr>
          <w:t>–</w:t>
        </w:r>
      </w:ins>
      <w:r w:rsidRPr="00BD2206">
        <w:rPr>
          <w:vertAlign w:val="superscript"/>
        </w:rPr>
        <w:t>2</w:t>
      </w:r>
      <w:r w:rsidRPr="00BD2206">
        <w:t xml:space="preserve"> for the same period. {</w:t>
      </w:r>
      <w:del w:id="66" w:author="Ian Blenkinsop" w:date="2021-06-30T13:13:00Z">
        <w:r w:rsidRPr="00BD2206" w:rsidDel="00E834F2">
          <w:delText xml:space="preserve">Cross </w:delText>
        </w:r>
      </w:del>
      <w:ins w:id="67" w:author="Ian Blenkinsop" w:date="2021-06-30T13:13:00Z">
        <w:r w:rsidR="00E834F2" w:rsidRPr="00BD2206">
          <w:t>Cross</w:t>
        </w:r>
        <w:r w:rsidR="00E834F2">
          <w:t>-</w:t>
        </w:r>
      </w:ins>
      <w:r w:rsidRPr="00BD2206">
        <w:t xml:space="preserve">Chapter Box 1.2, 1.4.1, </w:t>
      </w:r>
      <w:del w:id="68" w:author="Ian Blenkinsop" w:date="2021-06-30T13:13:00Z">
        <w:r w:rsidRPr="00BD2206" w:rsidDel="00D03CED">
          <w:delText xml:space="preserve">Cross </w:delText>
        </w:r>
      </w:del>
      <w:ins w:id="69" w:author="Ian Blenkinsop" w:date="2021-06-30T13:13:00Z">
        <w:r w:rsidR="00D03CED" w:rsidRPr="00BD2206">
          <w:t>Cross</w:t>
        </w:r>
        <w:r w:rsidR="00D03CED">
          <w:t>-</w:t>
        </w:r>
      </w:ins>
      <w:r w:rsidRPr="00BD2206">
        <w:t>Chapter Box 2.3}</w:t>
      </w:r>
    </w:p>
    <w:p w14:paraId="0B7438D8" w14:textId="77777777" w:rsidR="007B7DA9" w:rsidRPr="00BD2206" w:rsidRDefault="007B7DA9" w:rsidP="007B7DA9"/>
    <w:p w14:paraId="04B5605C" w14:textId="740C5959" w:rsidR="007B7DA9" w:rsidRPr="00BD2206" w:rsidRDefault="007B7DA9" w:rsidP="007B7DA9">
      <w:pPr>
        <w:rPr>
          <w:color w:val="000000"/>
        </w:rPr>
      </w:pPr>
      <w:r w:rsidRPr="00BD2206">
        <w:rPr>
          <w:b/>
        </w:rPr>
        <w:t xml:space="preserve">Natural climate </w:t>
      </w:r>
      <w:r>
        <w:rPr>
          <w:b/>
        </w:rPr>
        <w:t>variability</w:t>
      </w:r>
      <w:r w:rsidRPr="00BD2206">
        <w:rPr>
          <w:b/>
        </w:rPr>
        <w:t xml:space="preserve"> can temporarily obscure or intensify anthropogenic climate change on decadal time</w:t>
      </w:r>
      <w:r>
        <w:rPr>
          <w:b/>
        </w:rPr>
        <w:t xml:space="preserve"> </w:t>
      </w:r>
      <w:r w:rsidRPr="00BD2206">
        <w:rPr>
          <w:b/>
        </w:rPr>
        <w:t>scales, especially in regions with large internal interannual</w:t>
      </w:r>
      <w:r>
        <w:rPr>
          <w:b/>
        </w:rPr>
        <w:t>-</w:t>
      </w:r>
      <w:r w:rsidRPr="00BD2206">
        <w:rPr>
          <w:b/>
        </w:rPr>
        <w:t>to</w:t>
      </w:r>
      <w:r>
        <w:rPr>
          <w:b/>
        </w:rPr>
        <w:t>-</w:t>
      </w:r>
      <w:r w:rsidRPr="00BD2206">
        <w:rPr>
          <w:b/>
        </w:rPr>
        <w:t>decadal variability. At the current level of global warming, an observed signal of temperature change relative to the 1850</w:t>
      </w:r>
      <w:r>
        <w:rPr>
          <w:b/>
        </w:rPr>
        <w:t>–</w:t>
      </w:r>
      <w:r w:rsidRPr="00BD2206">
        <w:rPr>
          <w:b/>
        </w:rPr>
        <w:t>1900 baseline has emerged above the levels of background variability over virtually all land regions (</w:t>
      </w:r>
      <w:r w:rsidRPr="00BD2206">
        <w:rPr>
          <w:b/>
          <w:i/>
        </w:rPr>
        <w:t>high confidence</w:t>
      </w:r>
      <w:r w:rsidRPr="00BD2206">
        <w:rPr>
          <w:b/>
        </w:rPr>
        <w:t xml:space="preserve">). </w:t>
      </w:r>
      <w:r w:rsidRPr="00BD2206">
        <w:rPr>
          <w:color w:val="000000"/>
        </w:rPr>
        <w:t xml:space="preserve">Both the rate of long-term change and the amplitude of interannual (year-to-year) variability differ </w:t>
      </w:r>
      <w:del w:id="70" w:author="Ian Blenkinsop" w:date="2021-06-30T13:17:00Z">
        <w:r w:rsidRPr="00BD2206" w:rsidDel="00D03CED">
          <w:delText>from global to regional to local scales</w:delText>
        </w:r>
      </w:del>
      <w:ins w:id="71" w:author="Ian Blenkinsop" w:date="2021-06-30T13:17:00Z">
        <w:r w:rsidR="00D03CED">
          <w:t>between global, regional and local scales</w:t>
        </w:r>
      </w:ins>
      <w:r w:rsidRPr="00BD2206">
        <w:t xml:space="preserve">, </w:t>
      </w:r>
      <w:r w:rsidRPr="00BD2206">
        <w:rPr>
          <w:color w:val="000000"/>
        </w:rPr>
        <w:t xml:space="preserve">between regions and across climate variables, </w:t>
      </w:r>
      <w:r w:rsidRPr="00BD2206">
        <w:t>thus</w:t>
      </w:r>
      <w:r w:rsidRPr="00BD2206">
        <w:rPr>
          <w:color w:val="000000"/>
        </w:rPr>
        <w:t xml:space="preserve"> influencing when changes become ap</w:t>
      </w:r>
      <w:r w:rsidRPr="00BD2206">
        <w:t>parent</w:t>
      </w:r>
      <w:r w:rsidRPr="00BD2206">
        <w:rPr>
          <w:color w:val="000000"/>
        </w:rPr>
        <w:t xml:space="preserve">. </w:t>
      </w:r>
      <w:r w:rsidRPr="00BD2206">
        <w:t>T</w:t>
      </w:r>
      <w:r w:rsidRPr="00BD2206">
        <w:rPr>
          <w:color w:val="000000"/>
        </w:rPr>
        <w:t xml:space="preserve">ropical regions have experienced less warming than most </w:t>
      </w:r>
      <w:r w:rsidRPr="00BD2206">
        <w:t>others</w:t>
      </w:r>
      <w:r w:rsidRPr="00BD2206">
        <w:rPr>
          <w:color w:val="000000"/>
        </w:rPr>
        <w:t>, but also exhibit smaller interannual variations in tempera</w:t>
      </w:r>
      <w:r w:rsidRPr="00BD2206">
        <w:t xml:space="preserve">ture. Accordingly, </w:t>
      </w:r>
      <w:r w:rsidRPr="00BD2206">
        <w:rPr>
          <w:color w:val="000000"/>
        </w:rPr>
        <w:t xml:space="preserve">the signal of change is more apparent in tropical regions than in regions with </w:t>
      </w:r>
      <w:r w:rsidRPr="00BD2206">
        <w:t>greater</w:t>
      </w:r>
      <w:r w:rsidRPr="00BD2206">
        <w:rPr>
          <w:color w:val="000000"/>
        </w:rPr>
        <w:t xml:space="preserve"> warming but larger interannual variations (</w:t>
      </w:r>
      <w:r w:rsidRPr="00BD2206">
        <w:rPr>
          <w:i/>
          <w:color w:val="000000"/>
        </w:rPr>
        <w:t>high</w:t>
      </w:r>
      <w:r w:rsidRPr="00BD2206">
        <w:rPr>
          <w:i/>
        </w:rPr>
        <w:t xml:space="preserve"> confidence</w:t>
      </w:r>
      <w:r w:rsidRPr="00BD2206">
        <w:t>)</w:t>
      </w:r>
      <w:r w:rsidRPr="00BD2206">
        <w:rPr>
          <w:color w:val="000000"/>
        </w:rPr>
        <w:t>. {1.4.2, FAQ</w:t>
      </w:r>
      <w:ins w:id="72" w:author="Ian Blenkinsop" w:date="2021-06-30T13:21:00Z">
        <w:r w:rsidR="00D03CED">
          <w:rPr>
            <w:color w:val="000000"/>
          </w:rPr>
          <w:t xml:space="preserve"> </w:t>
        </w:r>
      </w:ins>
      <w:r w:rsidRPr="00BD2206">
        <w:rPr>
          <w:color w:val="000000"/>
        </w:rPr>
        <w:t>1.2}</w:t>
      </w:r>
    </w:p>
    <w:p w14:paraId="3D3E4B24" w14:textId="77777777" w:rsidR="007B7DA9" w:rsidRPr="00BD2206" w:rsidRDefault="007B7DA9" w:rsidP="007B7DA9"/>
    <w:p w14:paraId="19D573E1" w14:textId="48BF76D5" w:rsidR="007B7DA9" w:rsidRPr="00BD2206" w:rsidRDefault="007B7DA9" w:rsidP="007B7DA9">
      <w:del w:id="73" w:author="Ian Blenkinsop" w:date="2021-06-30T13:21:00Z">
        <w:r w:rsidRPr="00BD2206" w:rsidDel="00D03CED">
          <w:rPr>
            <w:b/>
          </w:rPr>
          <w:delText xml:space="preserve">The </w:delText>
        </w:r>
      </w:del>
      <w:r w:rsidRPr="00BD2206">
        <w:rPr>
          <w:b/>
        </w:rPr>
        <w:t>AR6 has adopted a unified framework of climate risk, supported by an increased focus in WGI on low-likelihood, high-impact events.</w:t>
      </w:r>
      <w:r w:rsidRPr="00BD2206">
        <w:t xml:space="preserve"> Systematic risk framing is intended to aid the formulation of effective responses to the challenges posed by current and future climatic changes and to better inform risk assessment and decision</w:t>
      </w:r>
      <w:r>
        <w:t>-</w:t>
      </w:r>
      <w:r w:rsidRPr="00BD2206">
        <w:t>making. AR6 also makes use of the ‘storylines’ approach, which contributes to building a robust and comprehensive picture of climate information, allow</w:t>
      </w:r>
      <w:r>
        <w:t>s</w:t>
      </w:r>
      <w:r w:rsidRPr="00BD2206">
        <w:t xml:space="preserve"> </w:t>
      </w:r>
      <w:commentRangeStart w:id="74"/>
      <w:r w:rsidRPr="00BD2206">
        <w:t>a</w:t>
      </w:r>
      <w:commentRangeEnd w:id="74"/>
      <w:r w:rsidR="0023633C">
        <w:rPr>
          <w:rStyle w:val="CommentReference"/>
        </w:rPr>
        <w:commentReference w:id="74"/>
      </w:r>
      <w:r w:rsidRPr="00BD2206">
        <w:t xml:space="preserve"> more flexible consideration and communication of risk, and can explicitly address low-likelihood, high-impact events. {1.1.2, 1.4.4, Cross-Chapter Box 1.3}</w:t>
      </w:r>
    </w:p>
    <w:p w14:paraId="2CCB4360" w14:textId="77777777" w:rsidR="007B7DA9" w:rsidRPr="00BD2206" w:rsidRDefault="007B7DA9" w:rsidP="007B7DA9"/>
    <w:p w14:paraId="0CE47C0A" w14:textId="77777777" w:rsidR="007B7DA9" w:rsidRPr="00BD2206" w:rsidRDefault="007B7DA9" w:rsidP="007B7DA9">
      <w:pPr>
        <w:rPr>
          <w:color w:val="000000"/>
        </w:rPr>
      </w:pPr>
      <w:r>
        <w:rPr>
          <w:b/>
        </w:rPr>
        <w:t>The c</w:t>
      </w:r>
      <w:r w:rsidRPr="00BD2206">
        <w:rPr>
          <w:b/>
        </w:rPr>
        <w:t xml:space="preserve">onstruction of climate change information and communication of scientific understanding are influenced by the values of the producers, the users and their broader audiences. </w:t>
      </w:r>
      <w:r w:rsidRPr="00BD2206">
        <w:t>S</w:t>
      </w:r>
      <w:r w:rsidRPr="00BD2206">
        <w:rPr>
          <w:color w:val="000000"/>
        </w:rPr>
        <w:t>cientific knowledge interacts with pre-existing conceptions of weather and climate</w:t>
      </w:r>
      <w:r w:rsidRPr="00BD2206">
        <w:t>,</w:t>
      </w:r>
      <w:r w:rsidRPr="00BD2206">
        <w:rPr>
          <w:color w:val="000000"/>
        </w:rPr>
        <w:t xml:space="preserve"> </w:t>
      </w:r>
      <w:r w:rsidRPr="00BD2206">
        <w:t>including</w:t>
      </w:r>
      <w:r w:rsidRPr="00BD2206">
        <w:rPr>
          <w:color w:val="000000"/>
        </w:rPr>
        <w:t xml:space="preserve"> values and beliefs stemming from ethnic </w:t>
      </w:r>
      <w:r w:rsidRPr="00BD2206">
        <w:t>or</w:t>
      </w:r>
      <w:r w:rsidRPr="00BD2206">
        <w:rPr>
          <w:color w:val="000000"/>
        </w:rPr>
        <w:t xml:space="preserve"> national identity, traditions, religion </w:t>
      </w:r>
      <w:r w:rsidRPr="00BD2206">
        <w:t>or</w:t>
      </w:r>
      <w:r w:rsidRPr="00BD2206">
        <w:rPr>
          <w:color w:val="000000"/>
        </w:rPr>
        <w:t xml:space="preserve"> lived relationships to land and sea (</w:t>
      </w:r>
      <w:r w:rsidRPr="00BD2206">
        <w:rPr>
          <w:i/>
          <w:color w:val="000000"/>
        </w:rPr>
        <w:t>high confidence</w:t>
      </w:r>
      <w:r w:rsidRPr="00BD2206">
        <w:rPr>
          <w:color w:val="000000"/>
        </w:rPr>
        <w:t>). Science has values of its own, including objectivity, openness</w:t>
      </w:r>
      <w:r w:rsidRPr="00BD2206">
        <w:t xml:space="preserve"> and evidence-based thinking.</w:t>
      </w:r>
      <w:r w:rsidRPr="00BD2206">
        <w:rPr>
          <w:color w:val="000000"/>
        </w:rPr>
        <w:t xml:space="preserve"> </w:t>
      </w:r>
      <w:r w:rsidRPr="00BD2206">
        <w:t>Social v</w:t>
      </w:r>
      <w:r w:rsidRPr="00BD2206">
        <w:rPr>
          <w:color w:val="000000"/>
        </w:rPr>
        <w:t xml:space="preserve">alues </w:t>
      </w:r>
      <w:r w:rsidRPr="00BD2206">
        <w:t xml:space="preserve">may guide </w:t>
      </w:r>
      <w:commentRangeStart w:id="75"/>
      <w:r w:rsidRPr="00BD2206">
        <w:t>certain</w:t>
      </w:r>
      <w:r w:rsidRPr="00BD2206">
        <w:rPr>
          <w:color w:val="000000"/>
        </w:rPr>
        <w:t xml:space="preserve"> choices made during</w:t>
      </w:r>
      <w:commentRangeEnd w:id="75"/>
      <w:r w:rsidR="00AC4C19">
        <w:rPr>
          <w:rStyle w:val="CommentReference"/>
        </w:rPr>
        <w:commentReference w:id="75"/>
      </w:r>
      <w:r w:rsidRPr="00BD2206">
        <w:rPr>
          <w:color w:val="000000"/>
        </w:rPr>
        <w:t xml:space="preserve"> the construction, assessment and communication of information (</w:t>
      </w:r>
      <w:r w:rsidRPr="00BD2206">
        <w:rPr>
          <w:i/>
        </w:rPr>
        <w:t>high confidence</w:t>
      </w:r>
      <w:r w:rsidRPr="00BD2206">
        <w:t>)</w:t>
      </w:r>
      <w:r w:rsidRPr="00BD2206">
        <w:rPr>
          <w:color w:val="000000"/>
        </w:rPr>
        <w:t>. {1.2.3, Box 1.1}</w:t>
      </w:r>
    </w:p>
    <w:p w14:paraId="5FF8ED1B" w14:textId="77777777" w:rsidR="007B7DA9" w:rsidRPr="00BD2206" w:rsidRDefault="007B7DA9" w:rsidP="007B7DA9">
      <w:pPr>
        <w:rPr>
          <w:b/>
        </w:rPr>
      </w:pPr>
    </w:p>
    <w:p w14:paraId="6BAD1619" w14:textId="77777777" w:rsidR="007B7DA9" w:rsidRPr="00E86F4C" w:rsidRDefault="007B7DA9" w:rsidP="007B7DA9">
      <w:pPr>
        <w:rPr>
          <w:b/>
        </w:rPr>
      </w:pPr>
      <w:r w:rsidRPr="00E86F4C">
        <w:rPr>
          <w:b/>
        </w:rPr>
        <w:t>Data, Tools and Methods Used across the WGI Report</w:t>
      </w:r>
    </w:p>
    <w:p w14:paraId="6A35AF7F" w14:textId="77777777" w:rsidR="007B7DA9" w:rsidRPr="00BD2206" w:rsidRDefault="007B7DA9" w:rsidP="007B7DA9">
      <w:pPr>
        <w:rPr>
          <w:b/>
        </w:rPr>
      </w:pPr>
    </w:p>
    <w:p w14:paraId="289A8310" w14:textId="6614CE77" w:rsidR="007B7DA9" w:rsidRPr="00BD2206" w:rsidRDefault="007B7DA9" w:rsidP="007B7DA9">
      <w:pPr>
        <w:rPr>
          <w:color w:val="000000"/>
        </w:rPr>
      </w:pPr>
      <w:r w:rsidRPr="00BD2206">
        <w:rPr>
          <w:b/>
        </w:rPr>
        <w:t>C</w:t>
      </w:r>
      <w:r w:rsidRPr="00BD2206">
        <w:rPr>
          <w:b/>
          <w:color w:val="000000"/>
        </w:rPr>
        <w:t xml:space="preserve">apabilities for observing the physical climate system have continued to improve and expand overall, but some reductions in </w:t>
      </w:r>
      <w:r w:rsidRPr="00BD2206">
        <w:rPr>
          <w:b/>
        </w:rPr>
        <w:t>observational capacity are also evident (</w:t>
      </w:r>
      <w:r w:rsidRPr="00BD2206">
        <w:rPr>
          <w:b/>
          <w:i/>
        </w:rPr>
        <w:t>high confidence</w:t>
      </w:r>
      <w:r w:rsidRPr="00BD2206">
        <w:rPr>
          <w:b/>
        </w:rPr>
        <w:t xml:space="preserve">). </w:t>
      </w:r>
      <w:r w:rsidRPr="00BD2206">
        <w:rPr>
          <w:color w:val="000000"/>
        </w:rPr>
        <w:t xml:space="preserve">Improvements </w:t>
      </w:r>
      <w:r w:rsidRPr="00BD2206">
        <w:t>are particularly evident in ocean observing networks and remote</w:t>
      </w:r>
      <w:r>
        <w:t>-</w:t>
      </w:r>
      <w:r w:rsidRPr="00BD2206">
        <w:t>sensing systems, and in paleoclimate reconstructions from proxy archives.</w:t>
      </w:r>
      <w:r w:rsidRPr="00BD2206">
        <w:rPr>
          <w:color w:val="000000"/>
        </w:rPr>
        <w:t xml:space="preserve"> </w:t>
      </w:r>
      <w:r w:rsidRPr="00BD2206">
        <w:t>H</w:t>
      </w:r>
      <w:r w:rsidRPr="00BD2206">
        <w:rPr>
          <w:color w:val="000000"/>
        </w:rPr>
        <w:t xml:space="preserve">owever, </w:t>
      </w:r>
      <w:r w:rsidRPr="00BD2206">
        <w:t>some climate-relevant observations have been interrupted by</w:t>
      </w:r>
      <w:r w:rsidRPr="00BD2206">
        <w:rPr>
          <w:color w:val="000000"/>
        </w:rPr>
        <w:t xml:space="preserve"> the discontinuation of surface station</w:t>
      </w:r>
      <w:r w:rsidRPr="00BD2206">
        <w:t>s</w:t>
      </w:r>
      <w:r w:rsidRPr="00BD2206">
        <w:rPr>
          <w:color w:val="000000"/>
        </w:rPr>
        <w:t xml:space="preserve"> and radiosonde launches, and delays in the digitisation of records. Further reductions </w:t>
      </w:r>
      <w:r w:rsidRPr="00BD2206">
        <w:t xml:space="preserve">are expected to result from the COVID-19 pandemic. </w:t>
      </w:r>
      <w:r w:rsidRPr="00BD2206">
        <w:rPr>
          <w:color w:val="000000"/>
        </w:rPr>
        <w:t>In addition, paleoclimate archives such as mid-latitude a</w:t>
      </w:r>
      <w:r w:rsidRPr="00BD2206">
        <w:t xml:space="preserve">nd </w:t>
      </w:r>
      <w:r w:rsidRPr="00BD2206">
        <w:rPr>
          <w:color w:val="000000"/>
        </w:rPr>
        <w:t>tropical glaciers</w:t>
      </w:r>
      <w:ins w:id="76" w:author="Ian Blenkinsop" w:date="2021-06-30T13:58:00Z">
        <w:r w:rsidR="00C013F3">
          <w:rPr>
            <w:color w:val="000000"/>
          </w:rPr>
          <w:t>,</w:t>
        </w:r>
      </w:ins>
      <w:r w:rsidRPr="00BD2206">
        <w:rPr>
          <w:color w:val="000000"/>
        </w:rPr>
        <w:t xml:space="preserve"> </w:t>
      </w:r>
      <w:r w:rsidRPr="00BD2206">
        <w:t>as well as</w:t>
      </w:r>
      <w:r w:rsidRPr="00BD2206">
        <w:rPr>
          <w:color w:val="000000"/>
        </w:rPr>
        <w:t xml:space="preserve"> </w:t>
      </w:r>
      <w:r w:rsidRPr="00BD2206">
        <w:t xml:space="preserve">modern natural archives used for calibration (e.g., corals </w:t>
      </w:r>
      <w:r w:rsidRPr="00BD2206">
        <w:rPr>
          <w:color w:val="000000"/>
        </w:rPr>
        <w:t>and trees)</w:t>
      </w:r>
      <w:ins w:id="77" w:author="Ian Blenkinsop" w:date="2021-06-30T13:59:00Z">
        <w:r w:rsidR="00C013F3">
          <w:rPr>
            <w:color w:val="000000"/>
          </w:rPr>
          <w:t>,</w:t>
        </w:r>
      </w:ins>
      <w:r w:rsidRPr="00BD2206">
        <w:rPr>
          <w:color w:val="000000"/>
        </w:rPr>
        <w:t xml:space="preserve"> are rapidly disappearing </w:t>
      </w:r>
      <w:del w:id="78" w:author="Ian Blenkinsop" w:date="2021-06-30T13:59:00Z">
        <w:r w:rsidRPr="00BD2206" w:rsidDel="00C013F3">
          <w:rPr>
            <w:color w:val="000000"/>
          </w:rPr>
          <w:delText xml:space="preserve">owing </w:delText>
        </w:r>
      </w:del>
      <w:ins w:id="79" w:author="Ian Blenkinsop" w:date="2021-06-30T13:59:00Z">
        <w:r w:rsidR="00C013F3">
          <w:rPr>
            <w:color w:val="000000"/>
          </w:rPr>
          <w:t>due</w:t>
        </w:r>
        <w:r w:rsidR="00C013F3" w:rsidRPr="00BD2206">
          <w:rPr>
            <w:color w:val="000000"/>
          </w:rPr>
          <w:t xml:space="preserve"> </w:t>
        </w:r>
      </w:ins>
      <w:r w:rsidRPr="00BD2206">
        <w:rPr>
          <w:color w:val="000000"/>
        </w:rPr>
        <w:t xml:space="preserve">to a host of pressures, including </w:t>
      </w:r>
      <w:r w:rsidRPr="00BD2206">
        <w:t>increasing</w:t>
      </w:r>
      <w:r w:rsidRPr="00BD2206">
        <w:rPr>
          <w:color w:val="000000"/>
        </w:rPr>
        <w:t xml:space="preserve"> temperatures (</w:t>
      </w:r>
      <w:r w:rsidRPr="00BD2206">
        <w:rPr>
          <w:i/>
          <w:color w:val="000000"/>
        </w:rPr>
        <w:t>high confidence</w:t>
      </w:r>
      <w:r w:rsidRPr="00BD2206">
        <w:rPr>
          <w:color w:val="000000"/>
        </w:rPr>
        <w:t xml:space="preserve">). {1.5.1}   </w:t>
      </w:r>
    </w:p>
    <w:p w14:paraId="4AA2D42E" w14:textId="77777777" w:rsidR="007B7DA9" w:rsidRPr="00BD2206" w:rsidRDefault="007B7DA9" w:rsidP="007B7DA9">
      <w:pPr>
        <w:rPr>
          <w:color w:val="000000"/>
        </w:rPr>
      </w:pPr>
    </w:p>
    <w:p w14:paraId="63B2BA9B" w14:textId="77777777" w:rsidR="007B7DA9" w:rsidRPr="00BD2206" w:rsidRDefault="007B7DA9" w:rsidP="007B7DA9">
      <w:pPr>
        <w:rPr>
          <w:color w:val="000000"/>
        </w:rPr>
      </w:pPr>
      <w:r w:rsidRPr="00BD2206">
        <w:rPr>
          <w:b/>
          <w:color w:val="000000"/>
        </w:rPr>
        <w:t xml:space="preserve">Reanalyses have </w:t>
      </w:r>
      <w:r w:rsidRPr="00BD2206">
        <w:rPr>
          <w:b/>
        </w:rPr>
        <w:t>improved</w:t>
      </w:r>
      <w:r w:rsidRPr="00BD2206">
        <w:rPr>
          <w:b/>
          <w:color w:val="000000"/>
        </w:rPr>
        <w:t xml:space="preserve"> </w:t>
      </w:r>
      <w:r w:rsidRPr="00BD2206">
        <w:rPr>
          <w:b/>
        </w:rPr>
        <w:t xml:space="preserve">since AR5 and </w:t>
      </w:r>
      <w:r w:rsidRPr="00BD2206">
        <w:rPr>
          <w:b/>
          <w:color w:val="000000"/>
        </w:rPr>
        <w:t xml:space="preserve">are increasingly used as a line of evidence in assessments of the state and evolution of the climate system </w:t>
      </w:r>
      <w:r w:rsidRPr="0039042B">
        <w:rPr>
          <w:b/>
        </w:rPr>
        <w:t>(</w:t>
      </w:r>
      <w:r w:rsidRPr="00BD2206">
        <w:rPr>
          <w:b/>
          <w:i/>
        </w:rPr>
        <w:t>high</w:t>
      </w:r>
      <w:r w:rsidRPr="00BD2206">
        <w:rPr>
          <w:b/>
          <w:i/>
          <w:color w:val="000000"/>
        </w:rPr>
        <w:t xml:space="preserve"> confidence</w:t>
      </w:r>
      <w:r w:rsidRPr="0039042B">
        <w:t>)</w:t>
      </w:r>
      <w:r w:rsidRPr="00BD2206">
        <w:rPr>
          <w:b/>
          <w:color w:val="000000"/>
        </w:rPr>
        <w:t>.</w:t>
      </w:r>
      <w:r w:rsidRPr="00BD2206">
        <w:rPr>
          <w:color w:val="000000"/>
        </w:rPr>
        <w:t xml:space="preserve"> Reanalys</w:t>
      </w:r>
      <w:r w:rsidRPr="00BD2206">
        <w:t>es</w:t>
      </w:r>
      <w:r w:rsidRPr="00BD2206">
        <w:rPr>
          <w:color w:val="000000"/>
        </w:rPr>
        <w:t xml:space="preserve">, where atmosphere or ocean forecast models are </w:t>
      </w:r>
      <w:r w:rsidRPr="00BD2206">
        <w:t>constrained by historical</w:t>
      </w:r>
      <w:r w:rsidRPr="00BD2206">
        <w:rPr>
          <w:color w:val="000000"/>
        </w:rPr>
        <w:t xml:space="preserve"> observational data to create a climate record of the past, provide consistency across multiple physical quantities and information about variables and locations that are not directly observed. Since AR5, </w:t>
      </w:r>
      <w:r w:rsidRPr="00BD2206">
        <w:t>n</w:t>
      </w:r>
      <w:r w:rsidRPr="00BD2206">
        <w:rPr>
          <w:color w:val="000000"/>
        </w:rPr>
        <w:t xml:space="preserve">ew reanalyses have been developed with various combinations of increased resolution, extended records, more consistent data assimilation, estimation of uncertainty arising from the range of initial conditions, and an improved representation of the ocean. While noting </w:t>
      </w:r>
      <w:r w:rsidRPr="00BD2206">
        <w:t>their remaining limitations, t</w:t>
      </w:r>
      <w:r w:rsidRPr="00BD2206">
        <w:rPr>
          <w:color w:val="000000"/>
        </w:rPr>
        <w:t>h</w:t>
      </w:r>
      <w:r w:rsidRPr="00BD2206">
        <w:t xml:space="preserve">e WGI report uses the most recent generation of reanalysis products alongside more standard observation-based datasets. </w:t>
      </w:r>
      <w:r w:rsidRPr="00BD2206">
        <w:rPr>
          <w:color w:val="000000"/>
        </w:rPr>
        <w:t>{1.5.2, Annex 1}</w:t>
      </w:r>
    </w:p>
    <w:p w14:paraId="5AADBA9A" w14:textId="77777777" w:rsidR="007B7DA9" w:rsidRPr="00BD2206" w:rsidRDefault="007B7DA9" w:rsidP="007B7DA9"/>
    <w:p w14:paraId="55DC8E2B" w14:textId="7F6C14F2" w:rsidR="007B7DA9" w:rsidRPr="00BD2206" w:rsidRDefault="007B7DA9" w:rsidP="007B7DA9">
      <w:r w:rsidRPr="00BD2206">
        <w:rPr>
          <w:b/>
        </w:rPr>
        <w:t xml:space="preserve">Since AR5, new techniques have provided greater confidence in attributing changes in climate extremes to climate change. </w:t>
      </w:r>
      <w:r w:rsidRPr="00BD2206">
        <w:t>Attribution is the process of evaluating the relative contributions of multiple causal factors to an observed change or event. This includes the attribution of the causal factors of changes in physical or biogeochemical weather or climate variables (e.g.</w:t>
      </w:r>
      <w:r>
        <w:t>,</w:t>
      </w:r>
      <w:r w:rsidRPr="00BD2206">
        <w:t xml:space="preserve"> temperature or atmospheric CO</w:t>
      </w:r>
      <w:r w:rsidRPr="00BD2206">
        <w:rPr>
          <w:sz w:val="18"/>
          <w:szCs w:val="18"/>
          <w:vertAlign w:val="subscript"/>
        </w:rPr>
        <w:t>2</w:t>
      </w:r>
      <w:r w:rsidRPr="00BD2206">
        <w:t>)</w:t>
      </w:r>
      <w:r>
        <w:t xml:space="preserve"> as done in WGI</w:t>
      </w:r>
      <w:r w:rsidRPr="00BD2206">
        <w:t>, or of the impacts of these changes on natural and human systems (e.g.</w:t>
      </w:r>
      <w:r>
        <w:t>,</w:t>
      </w:r>
      <w:r w:rsidRPr="00BD2206">
        <w:t xml:space="preserve"> infrastructure damage or agricultural productivity)</w:t>
      </w:r>
      <w:r>
        <w:t>, as done in WGII.</w:t>
      </w:r>
      <w:r w:rsidRPr="00BD2206">
        <w:t xml:space="preserve"> Attributed causes include human activities (such as emissions of greenhouse gases and aerosols, or land</w:t>
      </w:r>
      <w:r>
        <w:t>-</w:t>
      </w:r>
      <w:r w:rsidRPr="00BD2206">
        <w:t>use change), and changes in other aspects of the climate, or natural or human systems. {Cross-</w:t>
      </w:r>
      <w:del w:id="80" w:author="Ian Blenkinsop" w:date="2021-06-30T14:01:00Z">
        <w:r w:rsidRPr="00BD2206" w:rsidDel="00C013F3">
          <w:delText xml:space="preserve">WG </w:delText>
        </w:r>
      </w:del>
      <w:ins w:id="81" w:author="Ian Blenkinsop" w:date="2021-06-30T14:01:00Z">
        <w:r w:rsidR="00C013F3" w:rsidRPr="00BD2206">
          <w:t>W</w:t>
        </w:r>
        <w:r w:rsidR="00C013F3">
          <w:t>orking Group</w:t>
        </w:r>
        <w:r w:rsidR="00C013F3" w:rsidRPr="00BD2206">
          <w:t xml:space="preserve"> </w:t>
        </w:r>
      </w:ins>
      <w:r w:rsidRPr="00BD2206">
        <w:t>Box 1.1}</w:t>
      </w:r>
    </w:p>
    <w:p w14:paraId="0946FADD" w14:textId="77777777" w:rsidR="007B7DA9" w:rsidRPr="00BD2206" w:rsidRDefault="007B7DA9" w:rsidP="007B7DA9"/>
    <w:p w14:paraId="0312B1B4" w14:textId="6D241710" w:rsidR="007B7DA9" w:rsidRPr="00BD2206" w:rsidRDefault="007B7DA9" w:rsidP="007B7DA9">
      <w:pPr>
        <w:rPr>
          <w:color w:val="000000"/>
          <w:highlight w:val="white"/>
        </w:rPr>
      </w:pPr>
      <w:r w:rsidRPr="00BD2206">
        <w:rPr>
          <w:b/>
          <w:highlight w:val="white"/>
        </w:rPr>
        <w:t xml:space="preserve">The latest generation of complex climate models </w:t>
      </w:r>
      <w:commentRangeStart w:id="82"/>
      <w:r w:rsidRPr="00BD2206">
        <w:rPr>
          <w:b/>
          <w:highlight w:val="white"/>
        </w:rPr>
        <w:t>has an improved representation of physical processes</w:t>
      </w:r>
      <w:commentRangeEnd w:id="82"/>
      <w:r w:rsidR="00C013F3">
        <w:rPr>
          <w:rStyle w:val="CommentReference"/>
        </w:rPr>
        <w:commentReference w:id="82"/>
      </w:r>
      <w:r w:rsidRPr="00BD2206">
        <w:rPr>
          <w:b/>
          <w:highlight w:val="white"/>
        </w:rPr>
        <w:t xml:space="preserve">, and a wider range of Earth system models now represent biogeochemical cycles. Since </w:t>
      </w:r>
      <w:del w:id="83" w:author="Ian Blenkinsop" w:date="2021-06-30T14:09:00Z">
        <w:r w:rsidRPr="00BD2206" w:rsidDel="00C013F3">
          <w:rPr>
            <w:b/>
            <w:highlight w:val="white"/>
          </w:rPr>
          <w:delText xml:space="preserve">the </w:delText>
        </w:r>
      </w:del>
      <w:r w:rsidRPr="00BD2206">
        <w:rPr>
          <w:b/>
          <w:highlight w:val="white"/>
        </w:rPr>
        <w:t>AR5, higher-resolution models that better capture smaller-scale processes and extreme events have become available.</w:t>
      </w:r>
      <w:r w:rsidRPr="00BD2206">
        <w:rPr>
          <w:color w:val="000000"/>
          <w:highlight w:val="white"/>
        </w:rPr>
        <w:t xml:space="preserve"> Key model intercomparisons supporting this </w:t>
      </w:r>
      <w:ins w:id="84" w:author="Ian Blenkinsop" w:date="2021-06-30T14:06:00Z">
        <w:r w:rsidR="00C013F3">
          <w:rPr>
            <w:color w:val="000000"/>
            <w:highlight w:val="white"/>
          </w:rPr>
          <w:t>A</w:t>
        </w:r>
      </w:ins>
      <w:del w:id="85" w:author="Ian Blenkinsop" w:date="2021-06-30T14:06:00Z">
        <w:r w:rsidRPr="00BD2206" w:rsidDel="00C013F3">
          <w:rPr>
            <w:color w:val="000000"/>
            <w:highlight w:val="white"/>
          </w:rPr>
          <w:delText>a</w:delText>
        </w:r>
      </w:del>
      <w:r w:rsidRPr="00BD2206">
        <w:rPr>
          <w:color w:val="000000"/>
          <w:highlight w:val="white"/>
        </w:rPr>
        <w:t>ssessment include the</w:t>
      </w:r>
      <w:r w:rsidRPr="00BD2206">
        <w:rPr>
          <w:color w:val="000000"/>
        </w:rPr>
        <w:t xml:space="preserve"> Coupled Model Intercomparison Project Phase 6 (</w:t>
      </w:r>
      <w:r w:rsidRPr="00BD2206">
        <w:rPr>
          <w:color w:val="000000"/>
          <w:highlight w:val="white"/>
        </w:rPr>
        <w:t xml:space="preserve">CMIP6) and the Coordinated Regional Climate Downscaling Experiment (CORDEX), for global and regional models respectively. Results using </w:t>
      </w:r>
      <w:r w:rsidRPr="00BD2206">
        <w:rPr>
          <w:color w:val="000000"/>
        </w:rPr>
        <w:t>CMIP</w:t>
      </w:r>
      <w:r>
        <w:rPr>
          <w:color w:val="000000"/>
        </w:rPr>
        <w:t xml:space="preserve"> Phase </w:t>
      </w:r>
      <w:r w:rsidRPr="00BD2206">
        <w:rPr>
          <w:color w:val="000000"/>
        </w:rPr>
        <w:t xml:space="preserve">5 </w:t>
      </w:r>
      <w:r>
        <w:rPr>
          <w:color w:val="000000"/>
        </w:rPr>
        <w:t xml:space="preserve">(CMIP5) </w:t>
      </w:r>
      <w:r w:rsidRPr="00BD2206">
        <w:rPr>
          <w:color w:val="000000"/>
        </w:rPr>
        <w:t xml:space="preserve">simulations </w:t>
      </w:r>
      <w:r w:rsidRPr="00BD2206">
        <w:rPr>
          <w:color w:val="000000"/>
          <w:highlight w:val="white"/>
        </w:rPr>
        <w:t xml:space="preserve">are also </w:t>
      </w:r>
      <w:r w:rsidRPr="00BD2206">
        <w:rPr>
          <w:highlight w:val="white"/>
        </w:rPr>
        <w:t>asses</w:t>
      </w:r>
      <w:r w:rsidRPr="00BD2206">
        <w:rPr>
          <w:color w:val="000000"/>
          <w:highlight w:val="white"/>
        </w:rPr>
        <w:t xml:space="preserve">sed. Since </w:t>
      </w:r>
      <w:del w:id="86" w:author="Ian Blenkinsop" w:date="2021-06-30T14:09:00Z">
        <w:r w:rsidRPr="00BD2206" w:rsidDel="00F74175">
          <w:rPr>
            <w:color w:val="000000"/>
            <w:highlight w:val="white"/>
          </w:rPr>
          <w:delText xml:space="preserve">the </w:delText>
        </w:r>
      </w:del>
      <w:r w:rsidRPr="00BD2206">
        <w:rPr>
          <w:color w:val="000000"/>
          <w:highlight w:val="white"/>
        </w:rPr>
        <w:t>AR5, large ensemble simu</w:t>
      </w:r>
      <w:r w:rsidRPr="00BD2206">
        <w:rPr>
          <w:highlight w:val="white"/>
        </w:rPr>
        <w:t>lations</w:t>
      </w:r>
      <w:r w:rsidRPr="00BD2206">
        <w:rPr>
          <w:color w:val="000000"/>
          <w:highlight w:val="white"/>
        </w:rPr>
        <w:t xml:space="preserve">, where </w:t>
      </w:r>
      <w:r w:rsidRPr="00BD2206">
        <w:rPr>
          <w:highlight w:val="white"/>
        </w:rPr>
        <w:t xml:space="preserve">individual </w:t>
      </w:r>
      <w:r w:rsidRPr="00BD2206">
        <w:rPr>
          <w:color w:val="000000"/>
          <w:highlight w:val="white"/>
        </w:rPr>
        <w:t xml:space="preserve">models perform multiple </w:t>
      </w:r>
      <w:r w:rsidRPr="00BD2206">
        <w:rPr>
          <w:highlight w:val="white"/>
        </w:rPr>
        <w:t xml:space="preserve">simulations with the same climate forcings, </w:t>
      </w:r>
      <w:r w:rsidRPr="00BD2206">
        <w:rPr>
          <w:color w:val="000000"/>
          <w:highlight w:val="white"/>
        </w:rPr>
        <w:t xml:space="preserve">are increasingly </w:t>
      </w:r>
      <w:r>
        <w:rPr>
          <w:color w:val="000000"/>
          <w:highlight w:val="white"/>
        </w:rPr>
        <w:t xml:space="preserve">used to </w:t>
      </w:r>
      <w:r w:rsidRPr="00BD2206">
        <w:rPr>
          <w:color w:val="000000"/>
          <w:highlight w:val="white"/>
        </w:rPr>
        <w:t xml:space="preserve">inform understanding of the relative roles of internal variability and forced change in the climate system, especially on regional scales. </w:t>
      </w:r>
      <w:r w:rsidRPr="00BD2206">
        <w:rPr>
          <w:highlight w:val="white"/>
        </w:rPr>
        <w:t>The broader availability of ensemble model simulations has contributed to better estimations of uncertainty in projections of future change (</w:t>
      </w:r>
      <w:r w:rsidRPr="00BD2206">
        <w:rPr>
          <w:i/>
          <w:color w:val="000000"/>
          <w:highlight w:val="white"/>
        </w:rPr>
        <w:t>high confidence</w:t>
      </w:r>
      <w:r w:rsidRPr="00BD2206">
        <w:rPr>
          <w:highlight w:val="white"/>
        </w:rPr>
        <w:t xml:space="preserve">). </w:t>
      </w:r>
      <w:r w:rsidRPr="00BD2206">
        <w:rPr>
          <w:color w:val="000000"/>
          <w:highlight w:val="white"/>
        </w:rPr>
        <w:t xml:space="preserve">A broad set of simplified climate models </w:t>
      </w:r>
      <w:r w:rsidRPr="00BD2206">
        <w:rPr>
          <w:highlight w:val="white"/>
        </w:rPr>
        <w:t>is</w:t>
      </w:r>
      <w:r w:rsidRPr="00BD2206">
        <w:rPr>
          <w:color w:val="000000"/>
          <w:highlight w:val="white"/>
        </w:rPr>
        <w:t xml:space="preserve"> assessed and used as emulators to transfer climate information across research communities, such as for evaluating impacts or mitigation pathways consistent with certain levels of future warming. {1.4.2, 1.5.3, 1.5.4, Cross-</w:t>
      </w:r>
      <w:del w:id="87" w:author="Ian Blenkinsop" w:date="2021-06-30T14:12:00Z">
        <w:r w:rsidRPr="00BD2206" w:rsidDel="00F74175">
          <w:rPr>
            <w:color w:val="000000"/>
            <w:highlight w:val="white"/>
          </w:rPr>
          <w:delText xml:space="preserve">chapter </w:delText>
        </w:r>
      </w:del>
      <w:ins w:id="88" w:author="Ian Blenkinsop" w:date="2021-06-30T14:12:00Z">
        <w:r w:rsidR="00F74175">
          <w:rPr>
            <w:color w:val="000000"/>
            <w:highlight w:val="white"/>
          </w:rPr>
          <w:t>C</w:t>
        </w:r>
        <w:r w:rsidR="00F74175" w:rsidRPr="00BD2206">
          <w:rPr>
            <w:color w:val="000000"/>
            <w:highlight w:val="white"/>
          </w:rPr>
          <w:t xml:space="preserve">hapter </w:t>
        </w:r>
      </w:ins>
      <w:r w:rsidRPr="00BD2206">
        <w:rPr>
          <w:color w:val="000000"/>
          <w:highlight w:val="white"/>
        </w:rPr>
        <w:t>Bo</w:t>
      </w:r>
      <w:r w:rsidRPr="00BD2206">
        <w:rPr>
          <w:highlight w:val="white"/>
        </w:rPr>
        <w:t>x 7.1</w:t>
      </w:r>
      <w:r w:rsidRPr="00BD2206">
        <w:rPr>
          <w:color w:val="000000"/>
          <w:highlight w:val="white"/>
        </w:rPr>
        <w:t xml:space="preserve">} </w:t>
      </w:r>
    </w:p>
    <w:p w14:paraId="7F37E974" w14:textId="77777777" w:rsidR="007B7DA9" w:rsidRPr="00BD2206" w:rsidRDefault="007B7DA9" w:rsidP="007B7DA9">
      <w:pPr>
        <w:rPr>
          <w:highlight w:val="white"/>
        </w:rPr>
      </w:pPr>
    </w:p>
    <w:p w14:paraId="1F0407A6" w14:textId="31299ECB" w:rsidR="007B7DA9" w:rsidRPr="00E82661" w:rsidRDefault="007B7DA9" w:rsidP="007B7DA9">
      <w:pPr>
        <w:rPr>
          <w:color w:val="000000"/>
        </w:rPr>
      </w:pPr>
      <w:r w:rsidRPr="00BD2206">
        <w:rPr>
          <w:b/>
        </w:rPr>
        <w:t xml:space="preserve">Assessments of future climate change are integrated within and across the three IPCC Working Groups through the use of three core components: scenarios, global warming levels, and the relationship between cumulative </w:t>
      </w:r>
      <w:commentRangeStart w:id="89"/>
      <w:r w:rsidRPr="00BD2206">
        <w:rPr>
          <w:b/>
        </w:rPr>
        <w:t>carbon</w:t>
      </w:r>
      <w:commentRangeEnd w:id="89"/>
      <w:r w:rsidR="00E563C1">
        <w:rPr>
          <w:rStyle w:val="CommentReference"/>
          <w:b/>
          <w:bCs/>
        </w:rPr>
        <w:commentReference w:id="89"/>
      </w:r>
      <w:r w:rsidRPr="00BD2206">
        <w:rPr>
          <w:b/>
        </w:rPr>
        <w:t xml:space="preserve"> emissions and global warming. </w:t>
      </w:r>
      <w:r w:rsidRPr="00BD2206">
        <w:t>Scenarios have a long history in the IPCC as a method for systematically examining possible futures. A new set of scenarios, derived from the Shared Socio-</w:t>
      </w:r>
      <w:del w:id="90" w:author="Ian Blenkinsop" w:date="2021-06-30T14:21:00Z">
        <w:r w:rsidRPr="00BD2206" w:rsidDel="00A8666E">
          <w:delText xml:space="preserve">economic </w:delText>
        </w:r>
      </w:del>
      <w:ins w:id="91" w:author="Ian Blenkinsop" w:date="2021-07-12T11:16:00Z">
        <w:r w:rsidR="00F94953">
          <w:t>e</w:t>
        </w:r>
      </w:ins>
      <w:ins w:id="92" w:author="Ian Blenkinsop" w:date="2021-06-30T14:21:00Z">
        <w:r w:rsidR="00A8666E" w:rsidRPr="00BD2206">
          <w:t xml:space="preserve">conomic </w:t>
        </w:r>
      </w:ins>
      <w:r w:rsidRPr="00BD2206">
        <w:t xml:space="preserve">Pathways (SSPs), is used to synthesize knowledge across the physical sciences, </w:t>
      </w:r>
      <w:commentRangeStart w:id="93"/>
      <w:r w:rsidRPr="00BD2206">
        <w:t>impact</w:t>
      </w:r>
      <w:commentRangeEnd w:id="93"/>
      <w:r w:rsidR="00A8666E">
        <w:rPr>
          <w:rStyle w:val="CommentReference"/>
        </w:rPr>
        <w:commentReference w:id="93"/>
      </w:r>
      <w:r w:rsidRPr="00BD2206">
        <w:t>, and adaptation and mitigation research. The core set of SSP scenarios used in the WGI report, SSP1-1.9, SSP1-2.6, SSP2-4.5, SSP3-7.0 and SSP5-8.5, cover a broad range of</w:t>
      </w:r>
      <w:commentRangeStart w:id="94"/>
      <w:r w:rsidRPr="00BD2206">
        <w:t xml:space="preserve"> </w:t>
      </w:r>
      <w:commentRangeEnd w:id="94"/>
      <w:r w:rsidR="00E563C1">
        <w:rPr>
          <w:rStyle w:val="CommentReference"/>
          <w:b/>
          <w:bCs/>
        </w:rPr>
        <w:commentReference w:id="94"/>
      </w:r>
      <w:r w:rsidRPr="00BD2206">
        <w:t>emission</w:t>
      </w:r>
      <w:ins w:id="95" w:author="Ian Blenkinsop" w:date="2021-07-01T16:40:00Z">
        <w:r w:rsidR="00E563C1">
          <w:t>s</w:t>
        </w:r>
      </w:ins>
      <w:r w:rsidRPr="00BD2206">
        <w:t xml:space="preserve"> pathways, including new low-emissions pathways. </w:t>
      </w:r>
      <w:r w:rsidR="00187445" w:rsidRPr="00AB0419">
        <w:rPr>
          <w:lang w:val="en-US"/>
        </w:rPr>
        <w:t xml:space="preserve">The feasibility or likelihood of individual scenarios is not part of this </w:t>
      </w:r>
      <w:del w:id="96" w:author="Ian Blenkinsop" w:date="2021-06-30T14:28:00Z">
        <w:r w:rsidR="00187445" w:rsidRPr="00AB0419" w:rsidDel="00A8666E">
          <w:rPr>
            <w:lang w:val="en-US"/>
          </w:rPr>
          <w:delText>assessment</w:delText>
        </w:r>
      </w:del>
      <w:ins w:id="97" w:author="Ian Blenkinsop" w:date="2021-06-30T14:28:00Z">
        <w:r w:rsidR="00A8666E">
          <w:rPr>
            <w:lang w:val="en-US"/>
          </w:rPr>
          <w:t>A</w:t>
        </w:r>
        <w:r w:rsidR="00A8666E" w:rsidRPr="00AB0419">
          <w:rPr>
            <w:lang w:val="en-US"/>
          </w:rPr>
          <w:t>ssessment</w:t>
        </w:r>
      </w:ins>
      <w:r w:rsidR="00187445" w:rsidRPr="00AB0419">
        <w:rPr>
          <w:lang w:val="en-US"/>
        </w:rPr>
        <w:t>, which focuses on the climate response to possible, prescribed emission</w:t>
      </w:r>
      <w:ins w:id="98" w:author="Ian Blenkinsop" w:date="2021-06-30T14:30:00Z">
        <w:r w:rsidR="00D03EAE">
          <w:rPr>
            <w:lang w:val="en-US"/>
          </w:rPr>
          <w:t>s</w:t>
        </w:r>
      </w:ins>
      <w:r w:rsidR="00187445" w:rsidRPr="00AB0419">
        <w:rPr>
          <w:lang w:val="en-US"/>
        </w:rPr>
        <w:t xml:space="preserve"> futures. </w:t>
      </w:r>
      <w:r w:rsidRPr="00BD2206">
        <w:t xml:space="preserve">Levels of global </w:t>
      </w:r>
      <w:r>
        <w:t>surface</w:t>
      </w:r>
      <w:r w:rsidRPr="00BD2206">
        <w:t xml:space="preserve"> temperature change (</w:t>
      </w:r>
      <w:r>
        <w:t>g</w:t>
      </w:r>
      <w:r w:rsidRPr="00BD2206">
        <w:t xml:space="preserve">lobal </w:t>
      </w:r>
      <w:r>
        <w:t>w</w:t>
      </w:r>
      <w:r w:rsidRPr="00BD2206">
        <w:t xml:space="preserve">arming </w:t>
      </w:r>
      <w:r>
        <w:t>l</w:t>
      </w:r>
      <w:r w:rsidRPr="00BD2206">
        <w:t xml:space="preserve">evels), which are closely related to a range of hazards and regional climate impacts, also serve as reference points within and across IPCC Working Groups. Cumulative carbon emissions, which have a nearly linear relationship to increases in global </w:t>
      </w:r>
      <w:r>
        <w:t>surface</w:t>
      </w:r>
      <w:r w:rsidRPr="00BD2206">
        <w:t xml:space="preserve"> temperature, are also used. {1.6.1</w:t>
      </w:r>
      <w:del w:id="99" w:author="Ian Blenkinsop" w:date="2021-06-30T14:31:00Z">
        <w:r w:rsidRPr="00BD2206" w:rsidDel="00D03EAE">
          <w:delText>-</w:delText>
        </w:r>
      </w:del>
      <w:ins w:id="100" w:author="Ian Blenkinsop" w:date="2021-06-30T14:31:00Z">
        <w:r w:rsidR="00D03EAE">
          <w:t>–</w:t>
        </w:r>
      </w:ins>
      <w:r w:rsidRPr="00BD2206">
        <w:t>1.6.4, Cross-Chapter Box 1.5, Cross-Chapter Box 11.1}</w:t>
      </w:r>
    </w:p>
    <w:p w14:paraId="04344D15" w14:textId="19DE69B7" w:rsidR="0012456C" w:rsidRDefault="0012456C" w:rsidP="00A618D7">
      <w:pPr>
        <w:pStyle w:val="AR6BodyText"/>
        <w:rPr>
          <w:color w:val="000000"/>
        </w:rPr>
      </w:pPr>
    </w:p>
    <w:p w14:paraId="00A9F753" w14:textId="77777777" w:rsidR="00430A84" w:rsidRDefault="00430A84" w:rsidP="00A618D7">
      <w:pPr>
        <w:pStyle w:val="AR6BodyText"/>
        <w:rPr>
          <w:color w:val="000000"/>
        </w:rPr>
      </w:pPr>
    </w:p>
    <w:p w14:paraId="251C3AEA" w14:textId="4878D452" w:rsidR="007B7DA9" w:rsidRDefault="007B7DA9">
      <w:pPr>
        <w:rPr>
          <w:color w:val="000000"/>
        </w:rPr>
      </w:pPr>
      <w:r>
        <w:rPr>
          <w:color w:val="000000"/>
        </w:rPr>
        <w:br w:type="page"/>
      </w:r>
    </w:p>
    <w:p w14:paraId="4D7BDB28" w14:textId="365ABB70" w:rsidR="00A0682F" w:rsidRPr="009B6EF8" w:rsidRDefault="00A0682F" w:rsidP="00A0682F">
      <w:pPr>
        <w:pStyle w:val="AR6Chap1Level111"/>
        <w:rPr>
          <w:lang w:val="en-GB"/>
        </w:rPr>
      </w:pPr>
      <w:bookmarkStart w:id="101" w:name="_Toc69949955"/>
      <w:r w:rsidRPr="009B6EF8">
        <w:rPr>
          <w:lang w:val="en-GB"/>
        </w:rPr>
        <w:lastRenderedPageBreak/>
        <w:t xml:space="preserve">Report and </w:t>
      </w:r>
      <w:del w:id="102" w:author="Ian Blenkinsop" w:date="2021-06-30T14:35:00Z">
        <w:r w:rsidRPr="009B6EF8" w:rsidDel="00D03EAE">
          <w:rPr>
            <w:lang w:val="en-GB"/>
          </w:rPr>
          <w:delText xml:space="preserve">chapter </w:delText>
        </w:r>
      </w:del>
      <w:ins w:id="103" w:author="Ian Blenkinsop" w:date="2021-06-30T14:35:00Z">
        <w:r w:rsidR="00D03EAE">
          <w:rPr>
            <w:lang w:val="en-GB"/>
          </w:rPr>
          <w:t>C</w:t>
        </w:r>
        <w:r w:rsidR="00D03EAE" w:rsidRPr="009B6EF8">
          <w:rPr>
            <w:lang w:val="en-GB"/>
          </w:rPr>
          <w:t xml:space="preserve">hapter </w:t>
        </w:r>
      </w:ins>
      <w:del w:id="104" w:author="Ian Blenkinsop" w:date="2021-06-30T14:35:00Z">
        <w:r w:rsidRPr="009B6EF8" w:rsidDel="00D03EAE">
          <w:rPr>
            <w:lang w:val="en-GB"/>
          </w:rPr>
          <w:delText>overview</w:delText>
        </w:r>
      </w:del>
      <w:bookmarkEnd w:id="101"/>
      <w:ins w:id="105" w:author="Ian Blenkinsop" w:date="2021-06-30T14:35:00Z">
        <w:r w:rsidR="00D03EAE">
          <w:rPr>
            <w:lang w:val="en-GB"/>
          </w:rPr>
          <w:t>O</w:t>
        </w:r>
        <w:r w:rsidR="00D03EAE" w:rsidRPr="009B6EF8">
          <w:rPr>
            <w:lang w:val="en-GB"/>
          </w:rPr>
          <w:t>verview</w:t>
        </w:r>
      </w:ins>
    </w:p>
    <w:p w14:paraId="23937D7B" w14:textId="77777777" w:rsidR="00A0682F" w:rsidRPr="009B6EF8" w:rsidRDefault="00A0682F" w:rsidP="00A0682F">
      <w:pPr>
        <w:pStyle w:val="AR6BodyText"/>
      </w:pPr>
    </w:p>
    <w:p w14:paraId="6C418A08" w14:textId="0672520F" w:rsidR="00A0682F" w:rsidRPr="00C421D6" w:rsidRDefault="00A0682F" w:rsidP="00A0682F">
      <w:pPr>
        <w:pStyle w:val="AR6BodyText"/>
        <w:rPr>
          <w:lang w:val="en-GB"/>
        </w:rPr>
      </w:pPr>
      <w:r w:rsidRPr="00C421D6">
        <w:rPr>
          <w:lang w:val="en-GB"/>
        </w:rPr>
        <w:t>The role of the Intergovernmental Panel on Climate Change (IPCC) is to critically assess the scientific, technical</w:t>
      </w:r>
      <w:del w:id="106" w:author="Ian Blenkinsop" w:date="2021-06-30T14:39:00Z">
        <w:r w:rsidRPr="00C421D6" w:rsidDel="00D03EAE">
          <w:rPr>
            <w:lang w:val="en-GB"/>
          </w:rPr>
          <w:delText>,</w:delText>
        </w:r>
      </w:del>
      <w:r w:rsidRPr="00C421D6">
        <w:rPr>
          <w:lang w:val="en-GB"/>
        </w:rPr>
        <w:t xml:space="preserve"> and socio-economic information relevant to understanding the physical science and impacts of human-induced climate change and </w:t>
      </w:r>
      <w:r w:rsidR="009B6EF8" w:rsidRPr="00C421D6">
        <w:rPr>
          <w:lang w:val="en-GB"/>
        </w:rPr>
        <w:t>natural variations</w:t>
      </w:r>
      <w:r w:rsidRPr="00C421D6">
        <w:rPr>
          <w:lang w:val="en-GB"/>
        </w:rPr>
        <w:t xml:space="preserve">, including </w:t>
      </w:r>
      <w:r w:rsidR="009B6EF8" w:rsidRPr="00C421D6">
        <w:rPr>
          <w:lang w:val="en-GB"/>
        </w:rPr>
        <w:t xml:space="preserve">the </w:t>
      </w:r>
      <w:r w:rsidRPr="00C421D6">
        <w:rPr>
          <w:lang w:val="en-GB"/>
        </w:rPr>
        <w:t xml:space="preserve">risks, opportunities and options for adaptation and mitigation. This task is performed through a comprehensive assessment of the scientific literature. The robustness of IPCC assessments stems from the systematic consideration and combination of multiple lines of independent evidence. In addition, </w:t>
      </w:r>
      <w:r w:rsidR="00FD59E1" w:rsidRPr="00C421D6">
        <w:rPr>
          <w:lang w:val="en-GB"/>
        </w:rPr>
        <w:t xml:space="preserve">IPCC </w:t>
      </w:r>
      <w:r w:rsidRPr="00C421D6">
        <w:rPr>
          <w:lang w:val="en-GB"/>
        </w:rPr>
        <w:t>reports undergo one of the most comprehensive, open</w:t>
      </w:r>
      <w:del w:id="107" w:author="Ian Blenkinsop" w:date="2021-06-30T14:37:00Z">
        <w:r w:rsidRPr="00C421D6" w:rsidDel="00D03EAE">
          <w:rPr>
            <w:lang w:val="en-GB"/>
          </w:rPr>
          <w:delText>,</w:delText>
        </w:r>
      </w:del>
      <w:r w:rsidRPr="00C421D6">
        <w:rPr>
          <w:lang w:val="en-GB"/>
        </w:rPr>
        <w:t xml:space="preserve"> and transparent review and revision processes ever </w:t>
      </w:r>
      <w:r w:rsidR="0092063A" w:rsidRPr="00C421D6">
        <w:rPr>
          <w:lang w:val="en-GB"/>
        </w:rPr>
        <w:t xml:space="preserve">employed </w:t>
      </w:r>
      <w:r w:rsidRPr="00C421D6">
        <w:rPr>
          <w:lang w:val="en-GB"/>
        </w:rPr>
        <w:t>for science assessments.</w:t>
      </w:r>
    </w:p>
    <w:p w14:paraId="29595782" w14:textId="77777777" w:rsidR="00A0682F" w:rsidRPr="00C421D6" w:rsidRDefault="00A0682F" w:rsidP="00A0682F">
      <w:pPr>
        <w:pStyle w:val="AR6BodyText"/>
        <w:rPr>
          <w:lang w:val="en-GB"/>
        </w:rPr>
      </w:pPr>
    </w:p>
    <w:p w14:paraId="637EE0C7" w14:textId="05F0885C" w:rsidR="00A0682F" w:rsidRPr="00C421D6" w:rsidRDefault="00A0682F" w:rsidP="00A0682F">
      <w:pPr>
        <w:pStyle w:val="AR6BodyText"/>
        <w:rPr>
          <w:lang w:val="en-GB"/>
        </w:rPr>
      </w:pPr>
      <w:r w:rsidRPr="00C421D6">
        <w:rPr>
          <w:lang w:val="en-GB"/>
        </w:rPr>
        <w:t xml:space="preserve">Starting with the First Assessment Report (FAR; </w:t>
      </w:r>
      <w:r w:rsidR="00C9426E" w:rsidRPr="009B6EF8">
        <w:fldChar w:fldCharType="begin" w:fldLock="1"/>
      </w:r>
      <w:ins w:id="108" w:author="Robin Matthews" w:date="2021-05-18T16:32:00Z">
        <w:r w:rsidR="007F11F7">
          <w:rPr>
            <w:lang w:val="en-GB"/>
          </w:rPr>
          <w:instrText>ADDIN CSL_CITATION { "citationItems" : [ { "id" : "ITEM-1", "itemData" : { "DOI" : "https://www.ipcc.ch/report/ar1/wg1", "ISBN" : "052140360X", "author" : [ { "dropping-particle" : "", "family" : "IPCC", "given" : "", "non-dropping-particle" : "", "parse-names" : false, "suffix" : "" } ], "editor" : [ { "dropping-particle" : "", "family" : "Houghton", "given" : "J. T.", "non-dropping-particle" : "", "parse-names" : false, "suffix" : "" }, { "dropping-particle" : "", "family" : "Jenkins", "given" : "G. J.", "non-dropping-particle" : "", "parse-names" : false, "suffix" : "" }, { "dropping-particle" : "", "family" : "Ephraums", "given" : "J. J.", "non-dropping-particle" : "", "parse-names" : false, "suffix" : "" } ], "id" : "ITEM-1", "issued" : { "date-parts" : [ [ "1990" ] ] }, "number-of-pages" : "365", "publisher" : "Cambridge University Press", "publisher-place" : "Cambridge, United Kingdom and New York, NY, USA", "title" : "Climate Change: The IPCC Scientific Assessment", "translator" : [ { "dropping-particle" : "", "family" : "H3287", "given" : "Rt12", "non-dropping-particle" : "", "parse-names" : false, "suffix" : "" } ], "type" : "report" }, "uris" : [ "http://www.mendeley.com/documents/?uuid=16db1bd4-14f0-4228-b69d-ffcb3a8679a6" ] } ], "mendeley" : { "formattedCitation" : "(IPCC, 1990a)", "manualFormatting" : "IPCC, 1990a)", "plainTextFormattedCitation" : "(IPCC, 1990a)", "previouslyFormattedCitation" : "(IPCC, 1990a)" }, "properties" : { "noteIndex" : 0 }, "schema" : "https://github.com/citation-style-language/schema/raw/master/csl-citation.json" }</w:instrText>
        </w:r>
      </w:ins>
      <w:del w:id="109" w:author="Robin Matthews" w:date="2021-05-18T16:32:00Z">
        <w:r w:rsidR="00A94565" w:rsidDel="007F11F7">
          <w:rPr>
            <w:lang w:val="en-GB"/>
          </w:rPr>
          <w:delInstrText>ADDIN CSL_CITATION { "citationItems" : [ { "id" : "ITEM-1", "itemData" : { "DOI" : "https://www.ipcc.ch/report/ar1/wg1", "ISBN" : "052140360X", "author" : [ { "dropping-particle" : "", "family" : "IPCC", "given" : "", "non-dropping-particle" : "", "parse-names" : false, "suffix" : "" } ], "editor" : [ { "dropping-particle" : "", "family" : "Houghton", "given" : "J. T.", "non-dropping-particle" : "", "parse-names" : false, "suffix" : "" }, { "dropping-particle" : "", "family" : "Jenkins", "given" : "G. J.", "non-dropping-particle" : "", "parse-names" : false, "suffix" : "" }, { "dropping-particle" : "", "family" : "Ephraums", "given" : "J. J.", "non-dropping-particle" : "", "parse-names" : false, "suffix" : "" } ], "id" : "ITEM-1", "issued" : { "date-parts" : [ [ "1990" ] ] }, "number-of-pages" : "365", "publisher" : "Cambridge University Press", "publisher-place" : "Cambridge, United Kingdom and New York, NY, USA", "title" : "Climate Change: The IPCC Scientific Assessment", "translator" : [ { "dropping-particle" : "", "family" : "H3287", "given" : "Rt12", "non-dropping-particle" : "", "parse-names" : false, "suffix" : "" } ], "type" : "report" }, "uris" : [ "http://www.mendeley.com/documents/?uuid=16db1bd4-14f0-4228-b69d-ffcb3a8679a6" ] } ], "mendeley" : { "formattedCitation" : "(IPCC, 1990a)", "manualFormatting" : "IPCC, 1990)", "plainTextFormattedCitation" : "(IPCC, 1990a)", "previouslyFormattedCitation" : "(IPCC, 1990a)" }, "properties" : { "noteIndex" : 0 }, "schema" : "https://github.com/citation-style-language/schema/raw/master/csl-citation.json" }</w:delInstrText>
        </w:r>
      </w:del>
      <w:r w:rsidR="00C9426E" w:rsidRPr="009B6EF8">
        <w:fldChar w:fldCharType="separate"/>
      </w:r>
      <w:ins w:id="110" w:author="Robin Matthews" w:date="2021-05-18T16:00:00Z">
        <w:r w:rsidR="00602365">
          <w:rPr>
            <w:noProof/>
            <w:lang w:val="en-GB"/>
          </w:rPr>
          <w:t>IPCC, 1990</w:t>
        </w:r>
      </w:ins>
      <w:ins w:id="111" w:author="Robin Matthews" w:date="2021-05-18T16:32:00Z">
        <w:r w:rsidR="007F11F7">
          <w:rPr>
            <w:noProof/>
            <w:lang w:val="en-GB"/>
          </w:rPr>
          <w:t>a</w:t>
        </w:r>
      </w:ins>
      <w:ins w:id="112" w:author="Robin Matthews" w:date="2021-05-18T16:00:00Z">
        <w:r w:rsidR="00602365">
          <w:rPr>
            <w:noProof/>
            <w:lang w:val="en-GB"/>
          </w:rPr>
          <w:t>)</w:t>
        </w:r>
      </w:ins>
      <w:del w:id="113" w:author="Robin Matthews" w:date="2021-05-18T16:00:00Z">
        <w:r w:rsidR="00C9426E" w:rsidRPr="00C421D6" w:rsidDel="00602365">
          <w:rPr>
            <w:noProof/>
            <w:lang w:val="en-GB"/>
          </w:rPr>
          <w:delText>IPCC, 1990)</w:delText>
        </w:r>
      </w:del>
      <w:r w:rsidR="00C9426E" w:rsidRPr="009B6EF8">
        <w:fldChar w:fldCharType="end"/>
      </w:r>
      <w:r w:rsidRPr="00C421D6">
        <w:rPr>
          <w:lang w:val="en-GB"/>
        </w:rPr>
        <w:t xml:space="preserve"> the IPCC assessments have been structured into three </w:t>
      </w:r>
      <w:del w:id="114" w:author="Ian Blenkinsop" w:date="2021-07-07T12:48:00Z">
        <w:r w:rsidRPr="00C421D6" w:rsidDel="00620FE4">
          <w:rPr>
            <w:lang w:val="en-GB"/>
          </w:rPr>
          <w:delText>working group</w:delText>
        </w:r>
      </w:del>
      <w:ins w:id="115" w:author="Ian Blenkinsop" w:date="2021-07-07T12:48:00Z">
        <w:r w:rsidR="00620FE4">
          <w:rPr>
            <w:lang w:val="en-GB"/>
          </w:rPr>
          <w:t xml:space="preserve">Working </w:t>
        </w:r>
      </w:ins>
      <w:del w:id="116" w:author="Ian Blenkinsop" w:date="2021-07-07T12:48:00Z">
        <w:r w:rsidRPr="00C421D6" w:rsidDel="00620FE4">
          <w:rPr>
            <w:lang w:val="en-GB"/>
          </w:rPr>
          <w:delText>s</w:delText>
        </w:r>
      </w:del>
      <w:ins w:id="117" w:author="Ian Blenkinsop" w:date="2021-07-07T12:48:00Z">
        <w:r w:rsidR="00620FE4">
          <w:rPr>
            <w:lang w:val="en-GB"/>
          </w:rPr>
          <w:t>Groups</w:t>
        </w:r>
      </w:ins>
      <w:r w:rsidRPr="00C421D6">
        <w:rPr>
          <w:lang w:val="en-GB"/>
        </w:rPr>
        <w:t xml:space="preserve">. Working Group I (WGI) assesses the physical science basis of climate change, Working Group II (WGII) assesses associated impacts, vulnerability and adaptation options, and Working Group III (WGIII) assesses mitigation response options. Each report builds on the earlier comprehensive assessments by incorporating new research and updating previous findings. The volume of knowledge </w:t>
      </w:r>
      <w:r w:rsidR="009B6EF8" w:rsidRPr="00C421D6">
        <w:rPr>
          <w:lang w:val="en-GB"/>
        </w:rPr>
        <w:t xml:space="preserve">assessed </w:t>
      </w:r>
      <w:r w:rsidRPr="00C421D6">
        <w:rPr>
          <w:lang w:val="en-GB"/>
        </w:rPr>
        <w:t xml:space="preserve">and the cross-linkages between the three </w:t>
      </w:r>
      <w:del w:id="118" w:author="Ian Blenkinsop" w:date="2021-07-07T12:49:00Z">
        <w:r w:rsidRPr="00C421D6" w:rsidDel="00620FE4">
          <w:rPr>
            <w:lang w:val="en-GB"/>
          </w:rPr>
          <w:delText>working groups</w:delText>
        </w:r>
      </w:del>
      <w:ins w:id="119" w:author="Ian Blenkinsop" w:date="2021-07-07T12:49:00Z">
        <w:r w:rsidR="00620FE4">
          <w:rPr>
            <w:lang w:val="en-GB"/>
          </w:rPr>
          <w:t>Working Groups</w:t>
        </w:r>
      </w:ins>
      <w:r w:rsidRPr="00C421D6">
        <w:rPr>
          <w:lang w:val="en-GB"/>
        </w:rPr>
        <w:t xml:space="preserve"> ha</w:t>
      </w:r>
      <w:r w:rsidR="00A17BB7" w:rsidRPr="00C421D6">
        <w:rPr>
          <w:lang w:val="en-GB"/>
        </w:rPr>
        <w:t>ve</w:t>
      </w:r>
      <w:r w:rsidRPr="00C421D6">
        <w:rPr>
          <w:lang w:val="en-GB"/>
        </w:rPr>
        <w:t xml:space="preserve"> substantially increased over time. </w:t>
      </w:r>
    </w:p>
    <w:p w14:paraId="1582283C" w14:textId="77777777" w:rsidR="00A0682F" w:rsidRPr="00C421D6" w:rsidRDefault="00A0682F" w:rsidP="00A0682F">
      <w:pPr>
        <w:pStyle w:val="AR6BodyText"/>
        <w:rPr>
          <w:lang w:val="en-GB"/>
        </w:rPr>
      </w:pPr>
    </w:p>
    <w:p w14:paraId="3D4E3587" w14:textId="61C6120C" w:rsidR="00A0682F" w:rsidRPr="00C421D6" w:rsidRDefault="00A0682F" w:rsidP="00A0682F">
      <w:pPr>
        <w:pStyle w:val="AR6BodyText"/>
        <w:rPr>
          <w:lang w:val="en-GB"/>
        </w:rPr>
      </w:pPr>
      <w:r w:rsidRPr="00C421D6">
        <w:rPr>
          <w:lang w:val="en-GB"/>
        </w:rPr>
        <w:t xml:space="preserve">As part of its </w:t>
      </w:r>
      <w:del w:id="120" w:author="Ian Blenkinsop" w:date="2021-06-30T11:35:00Z">
        <w:r w:rsidRPr="00C421D6" w:rsidDel="00375229">
          <w:rPr>
            <w:lang w:val="en-GB"/>
          </w:rPr>
          <w:delText xml:space="preserve">sixth </w:delText>
        </w:r>
      </w:del>
      <w:ins w:id="121" w:author="Ian Blenkinsop" w:date="2021-06-30T11:35:00Z">
        <w:r w:rsidR="00375229">
          <w:rPr>
            <w:lang w:val="en-GB"/>
          </w:rPr>
          <w:t>S</w:t>
        </w:r>
        <w:r w:rsidR="00375229" w:rsidRPr="00C421D6">
          <w:rPr>
            <w:lang w:val="en-GB"/>
          </w:rPr>
          <w:t xml:space="preserve">ixth </w:t>
        </w:r>
      </w:ins>
      <w:del w:id="122" w:author="Ian Blenkinsop" w:date="2021-06-30T11:35:00Z">
        <w:r w:rsidRPr="00C421D6" w:rsidDel="00375229">
          <w:rPr>
            <w:lang w:val="en-GB"/>
          </w:rPr>
          <w:delText xml:space="preserve">assessment </w:delText>
        </w:r>
      </w:del>
      <w:ins w:id="123" w:author="Ian Blenkinsop" w:date="2021-06-30T11:35:00Z">
        <w:r w:rsidR="00375229">
          <w:rPr>
            <w:lang w:val="en-GB"/>
          </w:rPr>
          <w:t>A</w:t>
        </w:r>
        <w:r w:rsidR="00375229" w:rsidRPr="00C421D6">
          <w:rPr>
            <w:lang w:val="en-GB"/>
          </w:rPr>
          <w:t xml:space="preserve">ssessment </w:t>
        </w:r>
      </w:ins>
      <w:del w:id="124" w:author="Ian Blenkinsop" w:date="2021-06-30T11:35:00Z">
        <w:r w:rsidRPr="00C421D6" w:rsidDel="00375229">
          <w:rPr>
            <w:lang w:val="en-GB"/>
          </w:rPr>
          <w:delText>cycle</w:delText>
        </w:r>
      </w:del>
      <w:ins w:id="125" w:author="Ian Blenkinsop" w:date="2021-06-30T11:35:00Z">
        <w:r w:rsidR="00375229">
          <w:rPr>
            <w:lang w:val="en-GB"/>
          </w:rPr>
          <w:t>C</w:t>
        </w:r>
        <w:r w:rsidR="00375229" w:rsidRPr="00C421D6">
          <w:rPr>
            <w:lang w:val="en-GB"/>
          </w:rPr>
          <w:t>ycle</w:t>
        </w:r>
      </w:ins>
      <w:r w:rsidR="00F26C0C">
        <w:rPr>
          <w:lang w:val="en-GB"/>
        </w:rPr>
        <w:t xml:space="preserve">, </w:t>
      </w:r>
      <w:r w:rsidRPr="00C421D6">
        <w:rPr>
          <w:lang w:val="en-GB"/>
        </w:rPr>
        <w:t xml:space="preserve">from 2015 to 2022, the IPCC is producing three Working Group Reports, three targeted Special Reports, a Refinement to the 2006 IPCC Guidelines for National Greenhouse Gas Inventories, and a Synthesis Report. The AR6 Special Reports covered the topics of </w:t>
      </w:r>
      <w:del w:id="126" w:author="Ian Blenkinsop" w:date="2021-07-01T16:00:00Z">
        <w:r w:rsidR="009B6EF8" w:rsidRPr="00C421D6" w:rsidDel="00FA3243">
          <w:rPr>
            <w:lang w:val="en-GB"/>
          </w:rPr>
          <w:delText>‘</w:delText>
        </w:r>
      </w:del>
      <w:r w:rsidRPr="00C421D6">
        <w:rPr>
          <w:lang w:val="en-GB"/>
        </w:rPr>
        <w:t>Global Warming of 1.5°C</w:t>
      </w:r>
      <w:del w:id="127" w:author="Ian Blenkinsop" w:date="2021-07-01T16:00:00Z">
        <w:r w:rsidR="009B6EF8" w:rsidRPr="00C421D6" w:rsidDel="00FA3243">
          <w:rPr>
            <w:lang w:val="en-GB"/>
          </w:rPr>
          <w:delText>’</w:delText>
        </w:r>
      </w:del>
      <w:r w:rsidR="009B6EF8" w:rsidRPr="00C421D6">
        <w:rPr>
          <w:lang w:val="en-GB"/>
        </w:rPr>
        <w:t xml:space="preserve"> </w:t>
      </w:r>
      <w:r w:rsidRPr="00C421D6">
        <w:rPr>
          <w:lang w:val="en-GB"/>
        </w:rPr>
        <w:t xml:space="preserve">(SR1.5; </w:t>
      </w:r>
      <w:r w:rsidR="00C9426E" w:rsidRPr="009B6EF8">
        <w:fldChar w:fldCharType="begin" w:fldLock="1"/>
      </w:r>
      <w:r w:rsidR="00A94565">
        <w:rPr>
          <w:lang w:val="en-GB"/>
        </w:rPr>
        <w:instrText>ADDIN CSL_CITATION { "citationItems" : [ { "id" : "ITEM-1", "itemData" : { "DOI" : "https://www.ipcc.ch/sr15",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"H2627", "given" : "Rt12", "non-dropping-particle" : "", "parse-names" : false, "suffix" : "" } ], "type" : "report" }, "uris" : [ "http://www.mendeley.com/documents/?uuid=f66dda96-9de8-43b3-bfb8-9baf95af1c24" ] } ], "mendeley" : { "formattedCitation" : "(IPCC, 2018)", "manualFormatting" : "IPCC, 2018)", "plainTextFormattedCitation" : "(IPCC, 2018)", "previouslyFormattedCitation" : "(IPCC, 2018)" }, "properties" : { "noteIndex" : 0 }, "schema" : "https://github.com/citation-style-language/schema/raw/master/csl-citation.json" }</w:instrText>
      </w:r>
      <w:r w:rsidR="00C9426E" w:rsidRPr="009B6EF8">
        <w:fldChar w:fldCharType="separate"/>
      </w:r>
      <w:ins w:id="128" w:author="Robin Matthews" w:date="2021-05-18T16:00:00Z">
        <w:r w:rsidR="00602365">
          <w:rPr>
            <w:noProof/>
            <w:lang w:val="en-US"/>
          </w:rPr>
          <w:t>IPCC, 2018)</w:t>
        </w:r>
      </w:ins>
      <w:del w:id="129" w:author="Robin Matthews" w:date="2021-05-18T16:00:00Z">
        <w:r w:rsidR="00C9426E" w:rsidRPr="00E35E42" w:rsidDel="00602365">
          <w:rPr>
            <w:noProof/>
            <w:lang w:val="en-US"/>
          </w:rPr>
          <w:delText>IPCC, 2018)</w:delText>
        </w:r>
      </w:del>
      <w:r w:rsidR="00C9426E" w:rsidRPr="009B6EF8">
        <w:fldChar w:fldCharType="end"/>
      </w:r>
      <w:r w:rsidRPr="00E35E42">
        <w:rPr>
          <w:lang w:val="en-US"/>
        </w:rPr>
        <w:t xml:space="preserve">, </w:t>
      </w:r>
      <w:del w:id="130" w:author="Ian Blenkinsop" w:date="2021-07-01T16:00:00Z">
        <w:r w:rsidR="009B6EF8" w:rsidRPr="00E35E42" w:rsidDel="00FA3243">
          <w:rPr>
            <w:lang w:val="en-US"/>
          </w:rPr>
          <w:delText>‘</w:delText>
        </w:r>
      </w:del>
      <w:r w:rsidRPr="00E35E42">
        <w:rPr>
          <w:lang w:val="en-US"/>
        </w:rPr>
        <w:t>Climate Change and Land</w:t>
      </w:r>
      <w:del w:id="131" w:author="Ian Blenkinsop" w:date="2021-07-01T16:00:00Z">
        <w:r w:rsidR="009B6EF8" w:rsidRPr="00E35E42" w:rsidDel="00FA3243">
          <w:rPr>
            <w:lang w:val="en-US"/>
          </w:rPr>
          <w:delText>’</w:delText>
        </w:r>
      </w:del>
      <w:r w:rsidR="009B6EF8" w:rsidRPr="00E35E42">
        <w:rPr>
          <w:lang w:val="en-US"/>
        </w:rPr>
        <w:t xml:space="preserve"> </w:t>
      </w:r>
      <w:r w:rsidRPr="00E35E42">
        <w:rPr>
          <w:lang w:val="en-US"/>
        </w:rPr>
        <w:t xml:space="preserve">(SRCCL; </w:t>
      </w:r>
      <w:r w:rsidR="00C9426E" w:rsidRPr="009B6EF8">
        <w:fldChar w:fldCharType="begin" w:fldLock="1"/>
      </w:r>
      <w:r w:rsidR="00A94565">
        <w:rPr>
          <w:lang w:val="en-US"/>
        </w:rPr>
        <w:instrText>ADDIN CSL_CITATION { "citationItems" : [ { "id" : "ITEM-1", "itemData" : { "DOI" : "https://www.ipcc.ch/srccl", "author" : [ { "dropping-particle" : "", "family" : "IPCC", "given" : "", "non-dropping-particle" : "", "parse-names" : false, "suffix" : "" } ],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 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"number-of-pages" : "896", "publisher" : "In Press", "title" : "Climate Change and Land: an IPCC special report on climate change, desertification, land degradation, sustainable land management, food security, and greenhouse gas fluxes in terrestrial ecosystems", "translator" : [ { "dropping-particle" : "", "family" : "H3827", "given" : "Rt12", "non-dropping-particle" : "", "parse-names" : false, "suffix" : "" } ], "type" : "report" }, "uris" : [ "http://www.mendeley.com/documents/?uuid=ced0b1bf-2b88-45d1-9453-1b4dbe2b2fea" ] } ], "mendeley" : { "formattedCitation" : "(IPCC, 2019a)", "manualFormatting" : "IPCC, 2019a)", "plainTextFormattedCitation" : "(IPCC, 2019a)", "previouslyFormattedCitation" : "(IPCC, 2019a)" }, "properties" : { "noteIndex" : 0 }, "schema" : "https://github.com/citation-style-language/schema/raw/master/csl-citation.json" }</w:instrText>
      </w:r>
      <w:r w:rsidR="00C9426E" w:rsidRPr="009B6EF8">
        <w:fldChar w:fldCharType="separate"/>
      </w:r>
      <w:ins w:id="132" w:author="Robin Matthews" w:date="2021-05-18T16:00:00Z">
        <w:r w:rsidR="00602365">
          <w:rPr>
            <w:noProof/>
            <w:lang w:val="en-GB"/>
          </w:rPr>
          <w:t>IPCC, 2019a)</w:t>
        </w:r>
      </w:ins>
      <w:del w:id="133" w:author="Robin Matthews" w:date="2021-05-18T16:00:00Z">
        <w:r w:rsidR="00C9426E" w:rsidRPr="00C421D6" w:rsidDel="00602365">
          <w:rPr>
            <w:noProof/>
            <w:lang w:val="en-GB"/>
          </w:rPr>
          <w:delText>IPCC, 2019a)</w:delText>
        </w:r>
      </w:del>
      <w:r w:rsidR="00C9426E" w:rsidRPr="009B6EF8">
        <w:fldChar w:fldCharType="end"/>
      </w:r>
      <w:r w:rsidRPr="00C421D6">
        <w:rPr>
          <w:lang w:val="en-GB"/>
        </w:rPr>
        <w:t xml:space="preserve"> and </w:t>
      </w:r>
      <w:del w:id="134" w:author="Ian Blenkinsop" w:date="2021-07-01T16:00:00Z">
        <w:r w:rsidR="009B6EF8" w:rsidRPr="00C421D6" w:rsidDel="00FA3243">
          <w:rPr>
            <w:lang w:val="en-GB"/>
          </w:rPr>
          <w:delText>‘</w:delText>
        </w:r>
      </w:del>
      <w:r w:rsidRPr="00C421D6">
        <w:rPr>
          <w:lang w:val="en-GB"/>
        </w:rPr>
        <w:t>The Ocean and Cryosphere in a Changing Climate</w:t>
      </w:r>
      <w:del w:id="135" w:author="Ian Blenkinsop" w:date="2021-07-01T16:00:00Z">
        <w:r w:rsidR="009B6EF8" w:rsidRPr="00C421D6" w:rsidDel="00FA3243">
          <w:rPr>
            <w:lang w:val="en-GB"/>
          </w:rPr>
          <w:delText>’</w:delText>
        </w:r>
      </w:del>
      <w:r w:rsidR="009B6EF8" w:rsidRPr="00C421D6">
        <w:rPr>
          <w:lang w:val="en-GB"/>
        </w:rPr>
        <w:t xml:space="preserve"> </w:t>
      </w:r>
      <w:r w:rsidRPr="00C421D6">
        <w:rPr>
          <w:lang w:val="en-GB"/>
        </w:rPr>
        <w:t xml:space="preserve">(SROCC; </w:t>
      </w:r>
      <w:r w:rsidR="00EA71BE">
        <w:fldChar w:fldCharType="begin" w:fldLock="1"/>
      </w:r>
      <w:r w:rsidR="00A94565">
        <w:rPr>
          <w:lang w:val="en-GB"/>
        </w:rPr>
        <w:instrText>ADDIN CSL_CITATION { "citationItems" : [ { "id" : "ITEM-1", "itemData" : { "DOI" : "https://www.ipcc.ch/srocc", "author" : [ { "dropping-particle" : "", "family" : "IPCC", "given" : "", "non-dropping-particle" : "", "parse-names" : false, "suffix" : "" } ],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"ITEM-1", "issued" : { "date-parts" : [ [ "2019" ] ] }, "number-of-pages" : "755", "publisher" : "In Press", "title" : "IPCC Special Report on the Ocean and Cryosphere in a Changing Climate", "translator" : [ { "dropping-particle" : "", "family" : "H2451", "given" : "Rt12", "non-dropping-particle" : "", "parse-names" : false, "suffix" : "" } ], "type" : "report" }, "uris" : [ "http://www.mendeley.com/documents/?uuid=227028d1-09de-4919-8f98-5c0ed7547b53" ] } ], "mendeley" : { "formattedCitation" : "(IPCC, 2019b)", "manualFormatting" : "IPCC, 2019b)", "plainTextFormattedCitation" : "(IPCC, 2019b)", "previouslyFormattedCitation" : "(IPCC, 2019b)" }, "properties" : { "noteIndex" : 0 }, "schema" : "https://github.com/citation-style-language/schema/raw/master/csl-citation.json" }</w:instrText>
      </w:r>
      <w:r w:rsidR="00EA71BE">
        <w:fldChar w:fldCharType="separate"/>
      </w:r>
      <w:ins w:id="136" w:author="Robin Matthews" w:date="2021-05-18T16:00:00Z">
        <w:r w:rsidR="00602365">
          <w:rPr>
            <w:noProof/>
            <w:lang w:val="en-GB"/>
          </w:rPr>
          <w:t>IPCC, 2019b)</w:t>
        </w:r>
      </w:ins>
      <w:del w:id="137" w:author="Robin Matthews" w:date="2021-05-18T16:00:00Z">
        <w:r w:rsidR="00EA71BE" w:rsidRPr="00C421D6" w:rsidDel="00602365">
          <w:rPr>
            <w:noProof/>
            <w:lang w:val="en-GB"/>
          </w:rPr>
          <w:delText>IPCC, 2019b)</w:delText>
        </w:r>
      </w:del>
      <w:r w:rsidR="00EA71BE">
        <w:fldChar w:fldCharType="end"/>
      </w:r>
      <w:r w:rsidRPr="00C421D6">
        <w:rPr>
          <w:lang w:val="en-GB"/>
        </w:rPr>
        <w:t xml:space="preserve">. The SR1.5 and SRCCL are the first IPCC reports jointly produced by all three Working Groups. This evolution towards a more integrated assessment reflects a broader understanding of the interconnectedness of the multiple dimensions of climate change. </w:t>
      </w:r>
    </w:p>
    <w:p w14:paraId="7C684A91" w14:textId="77777777" w:rsidR="00A0682F" w:rsidRPr="00C421D6" w:rsidRDefault="00A0682F" w:rsidP="00A0682F">
      <w:pPr>
        <w:pStyle w:val="AR6BodyText"/>
        <w:rPr>
          <w:lang w:val="en-GB"/>
        </w:rPr>
      </w:pPr>
    </w:p>
    <w:p w14:paraId="4801844D" w14:textId="77777777" w:rsidR="00A0682F" w:rsidRPr="00C421D6" w:rsidRDefault="00A0682F" w:rsidP="00A0682F">
      <w:pPr>
        <w:pStyle w:val="AR6BodyText"/>
        <w:rPr>
          <w:lang w:val="en-GB"/>
        </w:rPr>
      </w:pPr>
    </w:p>
    <w:p w14:paraId="7D3D5FE7" w14:textId="6D9E1569" w:rsidR="00A0682F" w:rsidRPr="009B6EF8" w:rsidRDefault="006714BB" w:rsidP="00A0682F">
      <w:pPr>
        <w:pStyle w:val="AR6Chap1Level2111"/>
        <w:rPr>
          <w:lang w:val="en-GB"/>
        </w:rPr>
      </w:pPr>
      <w:bookmarkStart w:id="138" w:name="_2et92p0" w:colFirst="0" w:colLast="0"/>
      <w:bookmarkStart w:id="139" w:name="_Toc69949956"/>
      <w:bookmarkEnd w:id="138"/>
      <w:r>
        <w:rPr>
          <w:lang w:val="en-GB"/>
        </w:rPr>
        <w:t>T</w:t>
      </w:r>
      <w:r w:rsidR="00A0682F" w:rsidRPr="009B6EF8">
        <w:rPr>
          <w:lang w:val="en-GB"/>
        </w:rPr>
        <w:t>he AR6 WGI Report</w:t>
      </w:r>
      <w:bookmarkEnd w:id="139"/>
    </w:p>
    <w:p w14:paraId="36950A45" w14:textId="77777777" w:rsidR="00A0682F" w:rsidRPr="009B6EF8" w:rsidRDefault="00A0682F" w:rsidP="00A0682F">
      <w:pPr>
        <w:pStyle w:val="AR6BodyText"/>
      </w:pPr>
    </w:p>
    <w:p w14:paraId="1234AB55" w14:textId="03851D2F" w:rsidR="005C44A7" w:rsidRPr="00C421D6" w:rsidRDefault="00A0682F" w:rsidP="00A0682F">
      <w:pPr>
        <w:pStyle w:val="AR6BodyText"/>
        <w:rPr>
          <w:lang w:val="en-GB"/>
        </w:rPr>
      </w:pPr>
      <w:r w:rsidRPr="00C421D6">
        <w:rPr>
          <w:lang w:val="en-GB"/>
        </w:rPr>
        <w:t>The Sixth Assessment Report (AR6) of the IPCC marks more than 30 years of global collaboration to describe and understand, through expert assessments, one of the defining challenges of the 21st century: human-induced climate change. Since the inception of the IPCC in 1988, our understanding of the physical science basis of climate change has advanced markedly. The amount and quality of instrumental observations and information from paleoclimate archives have substantially increased. Understanding of individual physical, chemical and biological processes has improved. Climate model capabilities have been enhanced</w:t>
      </w:r>
      <w:r w:rsidR="000E42B2" w:rsidRPr="00C421D6">
        <w:rPr>
          <w:lang w:val="en-GB"/>
        </w:rPr>
        <w:t>,</w:t>
      </w:r>
      <w:r w:rsidRPr="00C421D6">
        <w:rPr>
          <w:lang w:val="en-GB"/>
        </w:rPr>
        <w:t xml:space="preserve"> through </w:t>
      </w:r>
      <w:r w:rsidR="00103F42" w:rsidRPr="00C421D6">
        <w:rPr>
          <w:lang w:val="en-GB"/>
        </w:rPr>
        <w:t xml:space="preserve">the </w:t>
      </w:r>
      <w:r w:rsidRPr="00C421D6">
        <w:rPr>
          <w:lang w:val="en-GB"/>
        </w:rPr>
        <w:t>more realistic treatment of interactions among the components of the climate system</w:t>
      </w:r>
      <w:r w:rsidR="000E42B2" w:rsidRPr="00C421D6">
        <w:rPr>
          <w:lang w:val="en-GB"/>
        </w:rPr>
        <w:t>,</w:t>
      </w:r>
      <w:r w:rsidRPr="00C421D6">
        <w:rPr>
          <w:lang w:val="en-GB"/>
        </w:rPr>
        <w:t xml:space="preserve"> and improved representation of the physical processes, in line with the increased computational capacities of the world</w:t>
      </w:r>
      <w:r w:rsidR="0071005F">
        <w:rPr>
          <w:lang w:val="en-GB"/>
        </w:rPr>
        <w:t>’</w:t>
      </w:r>
      <w:r w:rsidRPr="00C421D6">
        <w:rPr>
          <w:lang w:val="en-GB"/>
        </w:rPr>
        <w:t xml:space="preserve">s supercomputers. </w:t>
      </w:r>
    </w:p>
    <w:p w14:paraId="7D1B6185" w14:textId="77777777" w:rsidR="005C44A7" w:rsidRPr="00C421D6" w:rsidRDefault="005C44A7" w:rsidP="00A0682F">
      <w:pPr>
        <w:pStyle w:val="AR6BodyText"/>
        <w:rPr>
          <w:lang w:val="en-GB"/>
        </w:rPr>
      </w:pPr>
    </w:p>
    <w:p w14:paraId="0EB7BB88" w14:textId="640141FD" w:rsidR="00A0682F" w:rsidRPr="00C421D6" w:rsidRDefault="00684AF2" w:rsidP="00A0682F">
      <w:pPr>
        <w:pStyle w:val="AR6BodyText"/>
        <w:rPr>
          <w:lang w:val="en-GB"/>
        </w:rPr>
      </w:pPr>
      <w:r w:rsidRPr="00C421D6">
        <w:rPr>
          <w:lang w:val="en-GB"/>
        </w:rPr>
        <w:t xml:space="preserve">This </w:t>
      </w:r>
      <w:del w:id="140" w:author="Ian Blenkinsop" w:date="2021-06-30T14:47:00Z">
        <w:r w:rsidRPr="00C421D6" w:rsidDel="0071005F">
          <w:rPr>
            <w:lang w:val="en-GB"/>
          </w:rPr>
          <w:delText xml:space="preserve">report </w:delText>
        </w:r>
      </w:del>
      <w:ins w:id="141" w:author="Ian Blenkinsop" w:date="2021-06-30T14:47:00Z">
        <w:r w:rsidR="0071005F">
          <w:rPr>
            <w:lang w:val="en-GB"/>
          </w:rPr>
          <w:t>R</w:t>
        </w:r>
        <w:r w:rsidR="0071005F" w:rsidRPr="00C421D6">
          <w:rPr>
            <w:lang w:val="en-GB"/>
          </w:rPr>
          <w:t xml:space="preserve">eport </w:t>
        </w:r>
      </w:ins>
      <w:r w:rsidR="00F26C0C">
        <w:rPr>
          <w:lang w:val="en-GB"/>
        </w:rPr>
        <w:t>assesses</w:t>
      </w:r>
      <w:r w:rsidR="00F26C0C" w:rsidRPr="00C421D6">
        <w:rPr>
          <w:lang w:val="en-GB"/>
        </w:rPr>
        <w:t xml:space="preserve"> </w:t>
      </w:r>
      <w:r w:rsidRPr="00C421D6">
        <w:rPr>
          <w:lang w:val="en-GB"/>
        </w:rPr>
        <w:t>both observed changes, and the components of these changes that are attributable to anthropogenic influence (</w:t>
      </w:r>
      <w:del w:id="142" w:author="Ian Blenkinsop" w:date="2021-06-30T14:47:00Z">
        <w:r w:rsidRPr="00C421D6" w:rsidDel="0071005F">
          <w:rPr>
            <w:lang w:val="en-GB"/>
          </w:rPr>
          <w:delText xml:space="preserve">or </w:delText>
        </w:r>
      </w:del>
      <w:ins w:id="143" w:author="Ian Blenkinsop" w:date="2021-06-30T14:47:00Z">
        <w:r w:rsidR="0071005F">
          <w:rPr>
            <w:lang w:val="en-GB"/>
          </w:rPr>
          <w:t>i.e.</w:t>
        </w:r>
      </w:ins>
      <w:ins w:id="144" w:author="Ian Blenkinsop" w:date="2021-06-30T14:48:00Z">
        <w:r w:rsidR="0071005F">
          <w:rPr>
            <w:lang w:val="en-GB"/>
          </w:rPr>
          <w:t>,</w:t>
        </w:r>
      </w:ins>
      <w:ins w:id="145" w:author="Ian Blenkinsop" w:date="2021-06-30T14:47:00Z">
        <w:r w:rsidR="0071005F" w:rsidRPr="00C421D6">
          <w:rPr>
            <w:lang w:val="en-GB"/>
          </w:rPr>
          <w:t xml:space="preserve"> </w:t>
        </w:r>
      </w:ins>
      <w:r w:rsidRPr="00C421D6">
        <w:rPr>
          <w:lang w:val="en-GB"/>
        </w:rPr>
        <w:t>human-induced), distinguishing between anthropogenic and naturally forced changes (</w:t>
      </w:r>
      <w:ins w:id="146" w:author="Ian Blenkinsop" w:date="2021-07-12T13:51:00Z">
        <w:r w:rsidR="00795D45" w:rsidRPr="00C421D6">
          <w:rPr>
            <w:lang w:val="en-GB"/>
          </w:rPr>
          <w:t>Chapter 3</w:t>
        </w:r>
        <w:r w:rsidR="00795D45">
          <w:rPr>
            <w:lang w:val="en-GB"/>
          </w:rPr>
          <w:t xml:space="preserve">, </w:t>
        </w:r>
      </w:ins>
      <w:del w:id="147" w:author="Ian Blenkinsop" w:date="2021-06-30T14:50:00Z">
        <w:r w:rsidRPr="00C421D6" w:rsidDel="004502A1">
          <w:rPr>
            <w:lang w:val="en-GB"/>
          </w:rPr>
          <w:delText xml:space="preserve">see </w:delText>
        </w:r>
      </w:del>
      <w:r w:rsidRPr="00C421D6">
        <w:rPr>
          <w:lang w:val="en-GB"/>
        </w:rPr>
        <w:t>Section</w:t>
      </w:r>
      <w:ins w:id="148" w:author="Ian Blenkinsop" w:date="2021-06-30T14:50:00Z">
        <w:r w:rsidR="004502A1">
          <w:rPr>
            <w:lang w:val="en-GB"/>
          </w:rPr>
          <w:t>s</w:t>
        </w:r>
      </w:ins>
      <w:r w:rsidRPr="00C421D6">
        <w:rPr>
          <w:lang w:val="en-GB"/>
        </w:rPr>
        <w:t xml:space="preserve"> 1.2.1.1</w:t>
      </w:r>
      <w:del w:id="149" w:author="Ian Blenkinsop" w:date="2021-06-30T14:51:00Z">
        <w:r w:rsidRPr="00C421D6" w:rsidDel="004502A1">
          <w:rPr>
            <w:lang w:val="en-GB"/>
          </w:rPr>
          <w:delText xml:space="preserve">, </w:delText>
        </w:r>
      </w:del>
      <w:ins w:id="150" w:author="Ian Blenkinsop" w:date="2021-07-12T13:51:00Z">
        <w:r w:rsidR="00795D45">
          <w:rPr>
            <w:lang w:val="en-GB"/>
          </w:rPr>
          <w:t xml:space="preserve"> and</w:t>
        </w:r>
      </w:ins>
      <w:del w:id="151" w:author="Ian Blenkinsop" w:date="2021-06-30T17:39:00Z">
        <w:r w:rsidRPr="00C421D6" w:rsidDel="00CC219B">
          <w:rPr>
            <w:lang w:val="en-GB"/>
          </w:rPr>
          <w:delText>Section</w:delText>
        </w:r>
      </w:del>
      <w:r w:rsidRPr="00C421D6">
        <w:rPr>
          <w:lang w:val="en-GB"/>
        </w:rPr>
        <w:t xml:space="preserve"> 1.4.1,</w:t>
      </w:r>
      <w:ins w:id="152" w:author="Ian Blenkinsop" w:date="2021-07-12T13:51:00Z">
        <w:r w:rsidR="00795D45">
          <w:rPr>
            <w:lang w:val="en-GB"/>
          </w:rPr>
          <w:t xml:space="preserve"> and</w:t>
        </w:r>
      </w:ins>
      <w:r w:rsidRPr="00C421D6">
        <w:rPr>
          <w:lang w:val="en-GB"/>
        </w:rPr>
        <w:t xml:space="preserve"> </w:t>
      </w:r>
      <w:del w:id="153" w:author="Ian Blenkinsop" w:date="2021-06-30T14:48:00Z">
        <w:r w:rsidRPr="00C421D6" w:rsidDel="0071005F">
          <w:rPr>
            <w:lang w:val="en-GB"/>
          </w:rPr>
          <w:delText>C</w:delText>
        </w:r>
        <w:r w:rsidR="0022092E" w:rsidDel="0071005F">
          <w:rPr>
            <w:lang w:val="en-GB"/>
          </w:rPr>
          <w:delText xml:space="preserve">ross </w:delText>
        </w:r>
      </w:del>
      <w:ins w:id="154" w:author="Ian Blenkinsop" w:date="2021-06-30T14:48:00Z">
        <w:r w:rsidR="0071005F" w:rsidRPr="00C421D6">
          <w:rPr>
            <w:lang w:val="en-GB"/>
          </w:rPr>
          <w:t>C</w:t>
        </w:r>
        <w:r w:rsidR="0071005F">
          <w:rPr>
            <w:lang w:val="en-GB"/>
          </w:rPr>
          <w:t>ross-</w:t>
        </w:r>
      </w:ins>
      <w:r w:rsidR="0022092E">
        <w:rPr>
          <w:lang w:val="en-GB"/>
        </w:rPr>
        <w:t>Working Group Box: Attribution</w:t>
      </w:r>
      <w:commentRangeStart w:id="155"/>
      <w:del w:id="156" w:author="Ian Blenkinsop" w:date="2021-06-30T17:40:00Z">
        <w:r w:rsidR="00F26C0C" w:rsidDel="00CC219B">
          <w:rPr>
            <w:lang w:val="en-GB"/>
          </w:rPr>
          <w:delText>,</w:delText>
        </w:r>
      </w:del>
      <w:commentRangeEnd w:id="155"/>
      <w:r w:rsidR="004502A1">
        <w:rPr>
          <w:rStyle w:val="CommentReference"/>
        </w:rPr>
        <w:commentReference w:id="155"/>
      </w:r>
      <w:del w:id="157" w:author="Ian Blenkinsop" w:date="2021-07-12T13:51:00Z">
        <w:r w:rsidRPr="00C421D6" w:rsidDel="00795D45">
          <w:rPr>
            <w:lang w:val="en-GB"/>
          </w:rPr>
          <w:delText xml:space="preserve"> </w:delText>
        </w:r>
      </w:del>
      <w:del w:id="158" w:author="Ian Blenkinsop" w:date="2021-06-30T17:40:00Z">
        <w:r w:rsidRPr="00C421D6" w:rsidDel="00CC219B">
          <w:rPr>
            <w:lang w:val="en-GB"/>
          </w:rPr>
          <w:delText xml:space="preserve">and </w:delText>
        </w:r>
      </w:del>
      <w:del w:id="159" w:author="Ian Blenkinsop" w:date="2021-07-12T13:51:00Z">
        <w:r w:rsidRPr="00C421D6" w:rsidDel="00795D45">
          <w:rPr>
            <w:lang w:val="en-GB"/>
          </w:rPr>
          <w:delText>Chapter 3</w:delText>
        </w:r>
      </w:del>
      <w:r w:rsidRPr="00C421D6">
        <w:rPr>
          <w:lang w:val="en-GB"/>
        </w:rPr>
        <w:t xml:space="preserve">). The core assessment conclusions from previous IPCC reports are confirmed or strengthened in this report, indicating the robustness of our understanding of the primary causes and consequences of anthropogenic climate change. </w:t>
      </w:r>
    </w:p>
    <w:p w14:paraId="39A2084E" w14:textId="77777777" w:rsidR="00A0682F" w:rsidRPr="00C421D6" w:rsidRDefault="00A0682F" w:rsidP="00A0682F">
      <w:pPr>
        <w:pStyle w:val="AR6BodyText"/>
        <w:rPr>
          <w:lang w:val="en-GB"/>
        </w:rPr>
      </w:pPr>
      <w:bookmarkStart w:id="160" w:name="_tyjcwt" w:colFirst="0" w:colLast="0"/>
      <w:bookmarkEnd w:id="160"/>
    </w:p>
    <w:p w14:paraId="2F33BC08" w14:textId="4D8BB63E" w:rsidR="005B454D" w:rsidRPr="00C421D6" w:rsidRDefault="00FE6894" w:rsidP="00A0682F">
      <w:pPr>
        <w:pStyle w:val="AR6BodyText"/>
        <w:rPr>
          <w:lang w:val="en-GB"/>
        </w:rPr>
      </w:pPr>
      <w:r w:rsidRPr="00C421D6">
        <w:rPr>
          <w:lang w:val="en-GB"/>
        </w:rPr>
        <w:t>T</w:t>
      </w:r>
      <w:r w:rsidR="00A0682F" w:rsidRPr="00C421D6">
        <w:rPr>
          <w:lang w:val="en-GB"/>
        </w:rPr>
        <w:t>he WGI contribution to AR6 is focused on physical and biogeochemical climate science information, with particular emphasis on regional climate changes</w:t>
      </w:r>
      <w:r w:rsidR="00B63A5E" w:rsidRPr="00C421D6">
        <w:rPr>
          <w:lang w:val="en-GB"/>
        </w:rPr>
        <w:t>.</w:t>
      </w:r>
      <w:r w:rsidR="00A0682F" w:rsidRPr="00C421D6">
        <w:rPr>
          <w:lang w:val="en-GB"/>
        </w:rPr>
        <w:t xml:space="preserve"> </w:t>
      </w:r>
      <w:r w:rsidR="00B63A5E" w:rsidRPr="00C421D6">
        <w:rPr>
          <w:lang w:val="en-GB"/>
        </w:rPr>
        <w:t xml:space="preserve">These </w:t>
      </w:r>
      <w:r w:rsidR="00A0682F" w:rsidRPr="00C421D6">
        <w:rPr>
          <w:lang w:val="en-GB"/>
        </w:rPr>
        <w:t xml:space="preserve">are relevant for mitigation, adaptation and risk assessment in the context of complex and evolving policy settings, including the Paris Agreement, the </w:t>
      </w:r>
      <w:del w:id="161" w:author="Ian Blenkinsop" w:date="2021-06-30T16:09:00Z">
        <w:r w:rsidR="003F7334" w:rsidRPr="00C421D6" w:rsidDel="00077609">
          <w:rPr>
            <w:lang w:val="en-GB"/>
          </w:rPr>
          <w:delText>G</w:delText>
        </w:r>
        <w:r w:rsidR="00A0682F" w:rsidRPr="00C421D6" w:rsidDel="00077609">
          <w:rPr>
            <w:lang w:val="en-GB"/>
          </w:rPr>
          <w:delText xml:space="preserve">lobal </w:delText>
        </w:r>
      </w:del>
      <w:ins w:id="162" w:author="Ian Blenkinsop" w:date="2021-06-30T16:09:00Z">
        <w:r w:rsidR="00077609">
          <w:rPr>
            <w:lang w:val="en-GB"/>
          </w:rPr>
          <w:t>g</w:t>
        </w:r>
        <w:r w:rsidR="00077609" w:rsidRPr="00C421D6">
          <w:rPr>
            <w:lang w:val="en-GB"/>
          </w:rPr>
          <w:t xml:space="preserve">lobal </w:t>
        </w:r>
      </w:ins>
      <w:del w:id="163" w:author="Ian Blenkinsop" w:date="2021-06-30T16:09:00Z">
        <w:r w:rsidR="003F7334" w:rsidRPr="00C421D6" w:rsidDel="00077609">
          <w:rPr>
            <w:lang w:val="en-GB"/>
          </w:rPr>
          <w:delText>S</w:delText>
        </w:r>
        <w:r w:rsidR="00A0682F" w:rsidRPr="00C421D6" w:rsidDel="00077609">
          <w:rPr>
            <w:lang w:val="en-GB"/>
          </w:rPr>
          <w:delText>tocktake</w:delText>
        </w:r>
      </w:del>
      <w:ins w:id="164" w:author="Ian Blenkinsop" w:date="2021-06-30T16:09:00Z">
        <w:r w:rsidR="00077609">
          <w:rPr>
            <w:lang w:val="en-GB"/>
          </w:rPr>
          <w:t>s</w:t>
        </w:r>
        <w:r w:rsidR="00077609" w:rsidRPr="00C421D6">
          <w:rPr>
            <w:lang w:val="en-GB"/>
          </w:rPr>
          <w:t>tocktake</w:t>
        </w:r>
      </w:ins>
      <w:r w:rsidR="00A0682F" w:rsidRPr="00C421D6">
        <w:rPr>
          <w:lang w:val="en-GB"/>
        </w:rPr>
        <w:t xml:space="preserve">, the Sendai Framework and the Sustainable Development Goals (SDGs) Framework. </w:t>
      </w:r>
    </w:p>
    <w:p w14:paraId="061DFB1D" w14:textId="77777777" w:rsidR="005B454D" w:rsidRPr="00C421D6" w:rsidRDefault="005B454D" w:rsidP="00A0682F">
      <w:pPr>
        <w:pStyle w:val="AR6BodyText"/>
        <w:rPr>
          <w:lang w:val="en-GB"/>
        </w:rPr>
      </w:pPr>
    </w:p>
    <w:p w14:paraId="18255F25" w14:textId="75E234A1" w:rsidR="00A0682F" w:rsidRPr="00C421D6" w:rsidRDefault="00A0682F" w:rsidP="00A0682F">
      <w:pPr>
        <w:pStyle w:val="AR6BodyText"/>
        <w:rPr>
          <w:lang w:val="en-GB"/>
        </w:rPr>
      </w:pPr>
      <w:r w:rsidRPr="00C421D6">
        <w:rPr>
          <w:lang w:val="en-GB"/>
        </w:rPr>
        <w:t xml:space="preserve">The core of this report consists of </w:t>
      </w:r>
      <w:del w:id="165" w:author="Ian Blenkinsop" w:date="2021-06-30T14:57:00Z">
        <w:r w:rsidRPr="00C421D6" w:rsidDel="00E91EEC">
          <w:rPr>
            <w:lang w:val="en-GB"/>
          </w:rPr>
          <w:delText xml:space="preserve">twelve </w:delText>
        </w:r>
      </w:del>
      <w:ins w:id="166" w:author="Ian Blenkinsop" w:date="2021-06-30T14:57:00Z">
        <w:r w:rsidR="00E91EEC">
          <w:rPr>
            <w:lang w:val="en-GB"/>
          </w:rPr>
          <w:t>12</w:t>
        </w:r>
        <w:r w:rsidR="00E91EEC" w:rsidRPr="00C421D6">
          <w:rPr>
            <w:lang w:val="en-GB"/>
          </w:rPr>
          <w:t xml:space="preserve"> </w:t>
        </w:r>
      </w:ins>
      <w:r w:rsidRPr="00C421D6">
        <w:rPr>
          <w:lang w:val="en-GB"/>
        </w:rPr>
        <w:t>chapters plus the Atlas (Figure 1.1), which can together be grouped into three categories (excluding this framing chapter):</w:t>
      </w:r>
    </w:p>
    <w:p w14:paraId="6CBFDADE" w14:textId="77777777" w:rsidR="00A0682F" w:rsidRPr="00C421D6" w:rsidRDefault="00A0682F" w:rsidP="00A0682F">
      <w:pPr>
        <w:pStyle w:val="AR6BodyText"/>
        <w:rPr>
          <w:lang w:val="en-GB"/>
        </w:rPr>
      </w:pPr>
    </w:p>
    <w:p w14:paraId="173C5AFB" w14:textId="53278873" w:rsidR="00A0682F" w:rsidRPr="00C421D6" w:rsidRDefault="00A0682F" w:rsidP="00A0682F">
      <w:pPr>
        <w:pStyle w:val="AR6BodyText"/>
        <w:rPr>
          <w:b/>
          <w:lang w:val="en-GB"/>
        </w:rPr>
      </w:pPr>
      <w:r w:rsidRPr="00C421D6">
        <w:rPr>
          <w:b/>
          <w:lang w:val="en-GB"/>
        </w:rPr>
        <w:t>Large-</w:t>
      </w:r>
      <w:del w:id="167" w:author="Ian Blenkinsop" w:date="2021-07-12T13:52:00Z">
        <w:r w:rsidRPr="00C421D6" w:rsidDel="00795D45">
          <w:rPr>
            <w:b/>
            <w:lang w:val="en-GB"/>
          </w:rPr>
          <w:delText xml:space="preserve">Scale </w:delText>
        </w:r>
      </w:del>
      <w:ins w:id="168" w:author="Ian Blenkinsop" w:date="2021-07-12T13:52:00Z">
        <w:r w:rsidR="00795D45">
          <w:rPr>
            <w:b/>
            <w:lang w:val="en-GB"/>
          </w:rPr>
          <w:t>s</w:t>
        </w:r>
        <w:r w:rsidR="00795D45" w:rsidRPr="00C421D6">
          <w:rPr>
            <w:b/>
            <w:lang w:val="en-GB"/>
          </w:rPr>
          <w:t xml:space="preserve">cale </w:t>
        </w:r>
      </w:ins>
      <w:r w:rsidRPr="00C421D6">
        <w:rPr>
          <w:b/>
          <w:lang w:val="en-GB"/>
        </w:rPr>
        <w:t>Information (Chapters 2, 3 and 4).</w:t>
      </w:r>
      <w:r w:rsidRPr="00C421D6">
        <w:rPr>
          <w:lang w:val="en-GB"/>
        </w:rPr>
        <w:t xml:space="preserve"> These chapters assess climate information from global to continental or ocean-basin scales. Chapter 2 </w:t>
      </w:r>
      <w:r w:rsidR="009278D4" w:rsidRPr="00C421D6">
        <w:rPr>
          <w:lang w:val="en-GB"/>
        </w:rPr>
        <w:t xml:space="preserve">presents </w:t>
      </w:r>
      <w:r w:rsidRPr="00C421D6">
        <w:rPr>
          <w:lang w:val="en-GB"/>
        </w:rPr>
        <w:t xml:space="preserve">an assessment of the changing state of the climate </w:t>
      </w:r>
      <w:r w:rsidRPr="00C421D6">
        <w:rPr>
          <w:lang w:val="en-GB"/>
        </w:rPr>
        <w:lastRenderedPageBreak/>
        <w:t xml:space="preserve">system, including the atmosphere, biosphere, ocean and cryosphere. Chapter 3 continues with an assessment of the human influence on </w:t>
      </w:r>
      <w:r w:rsidR="009278D4" w:rsidRPr="00C421D6">
        <w:rPr>
          <w:lang w:val="en-GB"/>
        </w:rPr>
        <w:t xml:space="preserve">this </w:t>
      </w:r>
      <w:r w:rsidRPr="00C421D6">
        <w:rPr>
          <w:lang w:val="en-GB"/>
        </w:rPr>
        <w:t xml:space="preserve">changing climate, covering the attribution of observed changes, and introducing the fitness-for-purpose approach for the evaluation of climate models used to conduct the attribution studies. Finally, Chapter 4 assesses climate change projections, from the near to the long term, including climate change beyond 2100, as well as the potential </w:t>
      </w:r>
      <w:r w:rsidR="00D164D2" w:rsidRPr="00C421D6">
        <w:rPr>
          <w:lang w:val="en-GB"/>
        </w:rPr>
        <w:t xml:space="preserve">for </w:t>
      </w:r>
      <w:r w:rsidRPr="00C421D6">
        <w:rPr>
          <w:lang w:val="en-GB"/>
        </w:rPr>
        <w:t xml:space="preserve">abrupt and </w:t>
      </w:r>
      <w:r w:rsidR="007D0D2A" w:rsidRPr="00C421D6">
        <w:rPr>
          <w:lang w:val="en-GB"/>
        </w:rPr>
        <w:t>‘</w:t>
      </w:r>
      <w:r w:rsidRPr="00C421D6">
        <w:rPr>
          <w:lang w:val="en-GB"/>
        </w:rPr>
        <w:t>low-likelihood</w:t>
      </w:r>
      <w:r w:rsidR="007D0D2A" w:rsidRPr="00C421D6">
        <w:rPr>
          <w:lang w:val="en-GB"/>
        </w:rPr>
        <w:t>,</w:t>
      </w:r>
      <w:r w:rsidRPr="00C421D6">
        <w:rPr>
          <w:lang w:val="en-GB"/>
        </w:rPr>
        <w:t xml:space="preserve"> high</w:t>
      </w:r>
      <w:r w:rsidR="00C1628A" w:rsidRPr="00C421D6">
        <w:rPr>
          <w:lang w:val="en-GB"/>
        </w:rPr>
        <w:t>-</w:t>
      </w:r>
      <w:r w:rsidRPr="00C421D6">
        <w:rPr>
          <w:lang w:val="en-GB"/>
        </w:rPr>
        <w:t>impact</w:t>
      </w:r>
      <w:r w:rsidR="007D0D2A" w:rsidRPr="00C421D6">
        <w:rPr>
          <w:lang w:val="en-GB"/>
        </w:rPr>
        <w:t>’</w:t>
      </w:r>
      <w:r w:rsidRPr="00C421D6">
        <w:rPr>
          <w:lang w:val="en-GB"/>
        </w:rPr>
        <w:t xml:space="preserve"> changes.</w:t>
      </w:r>
    </w:p>
    <w:p w14:paraId="017B0B0E" w14:textId="77777777" w:rsidR="00A0682F" w:rsidRPr="00C421D6" w:rsidRDefault="00A0682F" w:rsidP="00A0682F">
      <w:pPr>
        <w:pStyle w:val="AR6BodyText"/>
        <w:rPr>
          <w:lang w:val="en-GB"/>
        </w:rPr>
      </w:pPr>
    </w:p>
    <w:p w14:paraId="6863D094" w14:textId="41CF710A" w:rsidR="00A0682F" w:rsidRPr="00C421D6" w:rsidRDefault="00A0682F" w:rsidP="00A0682F">
      <w:pPr>
        <w:pStyle w:val="AR6BodyText"/>
        <w:rPr>
          <w:b/>
          <w:lang w:val="en-GB"/>
        </w:rPr>
      </w:pPr>
      <w:r w:rsidRPr="00C421D6">
        <w:rPr>
          <w:b/>
          <w:lang w:val="en-GB"/>
        </w:rPr>
        <w:t xml:space="preserve">Process Understanding (Chapters 5, 6, 7, 8 and 9). </w:t>
      </w:r>
      <w:r w:rsidRPr="00C421D6">
        <w:rPr>
          <w:lang w:val="en-GB"/>
        </w:rPr>
        <w:t>These five chapters provide end-to-end assessments of fundamental Earth system processes</w:t>
      </w:r>
      <w:r w:rsidR="00732E80" w:rsidRPr="00C421D6">
        <w:rPr>
          <w:lang w:val="en-GB"/>
        </w:rPr>
        <w:t xml:space="preserve"> and components</w:t>
      </w:r>
      <w:r w:rsidRPr="00C421D6">
        <w:rPr>
          <w:lang w:val="en-GB"/>
        </w:rPr>
        <w:t>: the carbon budget and biogeochemical cycles (Chapter 5), short-lived climate forcers</w:t>
      </w:r>
      <w:r w:rsidR="00541C6A" w:rsidRPr="00C421D6">
        <w:rPr>
          <w:lang w:val="en-GB"/>
        </w:rPr>
        <w:t xml:space="preserve"> and their links to air quality</w:t>
      </w:r>
      <w:r w:rsidRPr="00C421D6">
        <w:rPr>
          <w:lang w:val="en-GB"/>
        </w:rPr>
        <w:t xml:space="preserve"> (Chapter 6), the Earth’s energy budget </w:t>
      </w:r>
      <w:r w:rsidR="00816801" w:rsidRPr="00C421D6">
        <w:rPr>
          <w:lang w:val="en-GB"/>
        </w:rPr>
        <w:t xml:space="preserve">and climate sensitivity </w:t>
      </w:r>
      <w:r w:rsidRPr="00C421D6">
        <w:rPr>
          <w:lang w:val="en-GB"/>
        </w:rPr>
        <w:t>(Chapter 7), the water cycle (Chapter 8)</w:t>
      </w:r>
      <w:r w:rsidR="008D6964" w:rsidRPr="00C421D6">
        <w:rPr>
          <w:lang w:val="en-GB"/>
        </w:rPr>
        <w:t>,</w:t>
      </w:r>
      <w:r w:rsidRPr="00C421D6">
        <w:rPr>
          <w:lang w:val="en-GB"/>
        </w:rPr>
        <w:t xml:space="preserve"> and the ocean, cryosphere and sea</w:t>
      </w:r>
      <w:del w:id="169" w:author="Ian Blenkinsop" w:date="2021-06-30T15:49:00Z">
        <w:r w:rsidRPr="00C421D6" w:rsidDel="00D63573">
          <w:rPr>
            <w:lang w:val="en-GB"/>
          </w:rPr>
          <w:delText>-</w:delText>
        </w:r>
      </w:del>
      <w:ins w:id="170" w:author="Ian Blenkinsop" w:date="2021-06-30T15:49:00Z">
        <w:r w:rsidR="00D63573">
          <w:rPr>
            <w:lang w:val="en-GB"/>
          </w:rPr>
          <w:t xml:space="preserve"> </w:t>
        </w:r>
      </w:ins>
      <w:r w:rsidRPr="00C421D6">
        <w:rPr>
          <w:lang w:val="en-GB"/>
        </w:rPr>
        <w:t>level changes (Chapter 9). All these chapters provide assessments of observed changes, including relevant paleoclimatic information</w:t>
      </w:r>
      <w:r w:rsidR="008D6964" w:rsidRPr="00C421D6">
        <w:rPr>
          <w:lang w:val="en-GB"/>
        </w:rPr>
        <w:t xml:space="preserve"> and</w:t>
      </w:r>
      <w:r w:rsidRPr="00C421D6">
        <w:rPr>
          <w:lang w:val="en-GB"/>
        </w:rPr>
        <w:t xml:space="preserve"> understanding of processes and mechanisms as well as projections</w:t>
      </w:r>
      <w:r w:rsidR="008D6964" w:rsidRPr="00C421D6">
        <w:rPr>
          <w:lang w:val="en-GB"/>
        </w:rPr>
        <w:t xml:space="preserve"> and </w:t>
      </w:r>
      <w:r w:rsidRPr="00C421D6">
        <w:rPr>
          <w:lang w:val="en-GB"/>
        </w:rPr>
        <w:t>model evaluation.</w:t>
      </w:r>
    </w:p>
    <w:p w14:paraId="5845BC52" w14:textId="77777777" w:rsidR="00A0682F" w:rsidRPr="00C421D6" w:rsidRDefault="00A0682F" w:rsidP="00A0682F">
      <w:pPr>
        <w:pStyle w:val="AR6BodyText"/>
        <w:rPr>
          <w:b/>
          <w:lang w:val="en-GB"/>
        </w:rPr>
      </w:pPr>
    </w:p>
    <w:p w14:paraId="06567314" w14:textId="7C549F1F" w:rsidR="00A0682F" w:rsidRPr="00C421D6" w:rsidRDefault="00A0682F" w:rsidP="00A0682F">
      <w:pPr>
        <w:pStyle w:val="AR6BodyText"/>
        <w:rPr>
          <w:lang w:val="en-GB"/>
        </w:rPr>
      </w:pPr>
      <w:r w:rsidRPr="00C421D6">
        <w:rPr>
          <w:b/>
          <w:lang w:val="en-GB"/>
        </w:rPr>
        <w:t xml:space="preserve">Regional Information (Chapters 10, 11, 12 and Atlas). </w:t>
      </w:r>
      <w:r w:rsidRPr="00C421D6">
        <w:rPr>
          <w:lang w:val="en-GB"/>
        </w:rPr>
        <w:t xml:space="preserve">New knowledge on climate change at regional scales is reflected in this report with </w:t>
      </w:r>
      <w:r w:rsidR="00817068" w:rsidRPr="00C421D6">
        <w:rPr>
          <w:lang w:val="en-GB"/>
        </w:rPr>
        <w:t>four</w:t>
      </w:r>
      <w:r w:rsidRPr="00C421D6">
        <w:rPr>
          <w:lang w:val="en-GB"/>
        </w:rPr>
        <w:t xml:space="preserve"> chapters covering regional information. Chapter 10 provides </w:t>
      </w:r>
      <w:r w:rsidR="000C3C1C" w:rsidRPr="00C421D6">
        <w:rPr>
          <w:lang w:val="en-GB"/>
        </w:rPr>
        <w:t xml:space="preserve">a framework </w:t>
      </w:r>
      <w:r w:rsidRPr="00C421D6">
        <w:rPr>
          <w:lang w:val="en-GB"/>
        </w:rPr>
        <w:t xml:space="preserve">for </w:t>
      </w:r>
      <w:r w:rsidR="000C3C1C" w:rsidRPr="00C421D6">
        <w:rPr>
          <w:lang w:val="en-GB"/>
        </w:rPr>
        <w:t xml:space="preserve">assessment of </w:t>
      </w:r>
      <w:r w:rsidRPr="00C421D6">
        <w:rPr>
          <w:lang w:val="en-GB"/>
        </w:rPr>
        <w:t>regional climate information, including methods, physical processes</w:t>
      </w:r>
      <w:r w:rsidR="000C3C1C" w:rsidRPr="00C421D6">
        <w:rPr>
          <w:lang w:val="en-GB"/>
        </w:rPr>
        <w:t>,</w:t>
      </w:r>
      <w:r w:rsidRPr="00C421D6">
        <w:rPr>
          <w:lang w:val="en-GB"/>
        </w:rPr>
        <w:t xml:space="preserve"> an assessment of observed changes at regional scales</w:t>
      </w:r>
      <w:r w:rsidR="000C3C1C" w:rsidRPr="00C421D6">
        <w:rPr>
          <w:lang w:val="en-GB"/>
        </w:rPr>
        <w:t>,</w:t>
      </w:r>
      <w:r w:rsidRPr="00C421D6">
        <w:rPr>
          <w:lang w:val="en-GB"/>
        </w:rPr>
        <w:t xml:space="preserve"> and the performance of regional models. Chapter 11 addresses extreme weather and climate events, including </w:t>
      </w:r>
      <w:r w:rsidR="00A02ADC" w:rsidRPr="00C421D6">
        <w:rPr>
          <w:lang w:val="en-GB"/>
        </w:rPr>
        <w:t xml:space="preserve">temperature, precipitation, flooding, droughts and </w:t>
      </w:r>
      <w:r w:rsidRPr="00C421D6">
        <w:rPr>
          <w:lang w:val="en-GB"/>
        </w:rPr>
        <w:t>compound events. Chapter 12 provide</w:t>
      </w:r>
      <w:r w:rsidR="00AE0472" w:rsidRPr="00C421D6">
        <w:rPr>
          <w:lang w:val="en-GB"/>
        </w:rPr>
        <w:t>s</w:t>
      </w:r>
      <w:r w:rsidRPr="00C421D6">
        <w:rPr>
          <w:lang w:val="en-GB"/>
        </w:rPr>
        <w:t xml:space="preserve"> a comprehensive, region-specific assessment of changing climatic conditions that may be hazardous or favourable</w:t>
      </w:r>
      <w:r w:rsidR="008D6964" w:rsidRPr="00C421D6">
        <w:rPr>
          <w:lang w:val="en-GB"/>
        </w:rPr>
        <w:t xml:space="preserve"> (</w:t>
      </w:r>
      <w:r w:rsidR="000C2622" w:rsidRPr="00C421D6">
        <w:rPr>
          <w:lang w:val="en-GB"/>
        </w:rPr>
        <w:t>hence influencing climate risk</w:t>
      </w:r>
      <w:r w:rsidR="008D6964" w:rsidRPr="00C421D6">
        <w:rPr>
          <w:lang w:val="en-GB"/>
        </w:rPr>
        <w:t>)</w:t>
      </w:r>
      <w:r w:rsidRPr="00C421D6">
        <w:rPr>
          <w:lang w:val="en-GB"/>
        </w:rPr>
        <w:t xml:space="preserve"> for various sectors </w:t>
      </w:r>
      <w:commentRangeStart w:id="171"/>
      <w:r w:rsidRPr="00C421D6">
        <w:rPr>
          <w:lang w:val="en-GB"/>
        </w:rPr>
        <w:t xml:space="preserve">to be </w:t>
      </w:r>
      <w:commentRangeEnd w:id="171"/>
      <w:r w:rsidR="00D63573">
        <w:rPr>
          <w:rStyle w:val="CommentReference"/>
        </w:rPr>
        <w:commentReference w:id="171"/>
      </w:r>
      <w:r w:rsidRPr="00C421D6">
        <w:rPr>
          <w:lang w:val="en-GB"/>
        </w:rPr>
        <w:t xml:space="preserve">assessed in WGII. Lastly, the Atlas assesses and synthesizes regional climate information from the whole report, focussing on the assessments of mean changes in </w:t>
      </w:r>
      <w:r w:rsidR="003F7334" w:rsidRPr="00C421D6">
        <w:rPr>
          <w:lang w:val="en-GB"/>
        </w:rPr>
        <w:t>different</w:t>
      </w:r>
      <w:r w:rsidRPr="00C421D6">
        <w:rPr>
          <w:lang w:val="en-GB"/>
        </w:rPr>
        <w:t xml:space="preserve"> regions and on model assessments for the regions. It also introduces the online Interactive Atlas, a novel compendium of </w:t>
      </w:r>
      <w:r w:rsidR="00F26C0C">
        <w:rPr>
          <w:lang w:val="en-GB"/>
        </w:rPr>
        <w:t xml:space="preserve">global and </w:t>
      </w:r>
      <w:r w:rsidRPr="00C421D6">
        <w:rPr>
          <w:lang w:val="en-GB"/>
        </w:rPr>
        <w:t>regional climate change observations and projections. It includes a visualization tool</w:t>
      </w:r>
      <w:del w:id="172" w:author="Ian Blenkinsop" w:date="2021-06-30T15:52:00Z">
        <w:r w:rsidRPr="00C421D6" w:rsidDel="0011253E">
          <w:rPr>
            <w:lang w:val="en-GB"/>
          </w:rPr>
          <w:delText xml:space="preserve"> combining</w:delText>
        </w:r>
      </w:del>
      <w:ins w:id="173" w:author="Ian Blenkinsop" w:date="2021-06-30T15:52:00Z">
        <w:r w:rsidR="0011253E">
          <w:rPr>
            <w:lang w:val="en-GB"/>
          </w:rPr>
          <w:t>, which combines</w:t>
        </w:r>
      </w:ins>
      <w:r w:rsidRPr="00C421D6">
        <w:rPr>
          <w:lang w:val="en-GB"/>
        </w:rPr>
        <w:t xml:space="preserve"> various warming levels and scenarios on multiple </w:t>
      </w:r>
      <w:r w:rsidR="008D6964" w:rsidRPr="00C421D6">
        <w:rPr>
          <w:lang w:val="en-GB"/>
        </w:rPr>
        <w:t xml:space="preserve">scales of </w:t>
      </w:r>
      <w:r w:rsidRPr="00C421D6">
        <w:rPr>
          <w:lang w:val="en-GB"/>
        </w:rPr>
        <w:t>spa</w:t>
      </w:r>
      <w:r w:rsidR="008D6964" w:rsidRPr="00C421D6">
        <w:rPr>
          <w:lang w:val="en-GB"/>
        </w:rPr>
        <w:t xml:space="preserve">ce </w:t>
      </w:r>
      <w:r w:rsidRPr="00C421D6">
        <w:rPr>
          <w:lang w:val="en-GB"/>
        </w:rPr>
        <w:t>and time.</w:t>
      </w:r>
    </w:p>
    <w:p w14:paraId="3D897F36" w14:textId="77777777" w:rsidR="00A0682F" w:rsidRPr="00C421D6" w:rsidRDefault="00A0682F" w:rsidP="00A0682F">
      <w:pPr>
        <w:pStyle w:val="AR6BodyText"/>
        <w:rPr>
          <w:lang w:val="en-GB"/>
        </w:rPr>
      </w:pPr>
    </w:p>
    <w:p w14:paraId="68A5A076" w14:textId="284FB941" w:rsidR="00DE5A8C" w:rsidRPr="00C421D6" w:rsidRDefault="006B183C" w:rsidP="00A0682F">
      <w:pPr>
        <w:pStyle w:val="AR6BodyText"/>
        <w:rPr>
          <w:lang w:val="en-GB"/>
        </w:rPr>
      </w:pPr>
      <w:bookmarkStart w:id="174" w:name="_Hlk69479190"/>
      <w:r w:rsidRPr="00C421D6">
        <w:rPr>
          <w:lang w:val="en-GB"/>
        </w:rPr>
        <w:t xml:space="preserve">Embedded in the </w:t>
      </w:r>
      <w:r w:rsidR="00F636BE" w:rsidRPr="00C421D6">
        <w:rPr>
          <w:lang w:val="en-GB"/>
        </w:rPr>
        <w:t xml:space="preserve">chapters are </w:t>
      </w:r>
      <w:r w:rsidR="00A0682F" w:rsidRPr="00C421D6">
        <w:rPr>
          <w:b/>
          <w:bCs/>
          <w:lang w:val="en-GB"/>
        </w:rPr>
        <w:t>Cross-Chapter Boxes</w:t>
      </w:r>
      <w:r w:rsidR="00A0682F" w:rsidRPr="00C421D6">
        <w:rPr>
          <w:lang w:val="en-GB"/>
        </w:rPr>
        <w:t xml:space="preserve"> </w:t>
      </w:r>
      <w:r w:rsidR="00F636BE" w:rsidRPr="00C421D6">
        <w:rPr>
          <w:lang w:val="en-GB"/>
        </w:rPr>
        <w:t xml:space="preserve">that </w:t>
      </w:r>
      <w:r w:rsidR="00A0682F" w:rsidRPr="00C421D6">
        <w:rPr>
          <w:lang w:val="en-GB"/>
        </w:rPr>
        <w:t xml:space="preserve">highlight </w:t>
      </w:r>
      <w:r w:rsidR="00F636BE" w:rsidRPr="00C421D6">
        <w:rPr>
          <w:lang w:val="en-GB"/>
        </w:rPr>
        <w:t xml:space="preserve">cross-cutting </w:t>
      </w:r>
      <w:r w:rsidR="00A0682F" w:rsidRPr="00C421D6">
        <w:rPr>
          <w:lang w:val="en-GB"/>
        </w:rPr>
        <w:t>issues</w:t>
      </w:r>
      <w:r w:rsidR="00F636BE" w:rsidRPr="00C421D6">
        <w:rPr>
          <w:lang w:val="en-GB"/>
        </w:rPr>
        <w:t>. E</w:t>
      </w:r>
      <w:r w:rsidR="00A0682F" w:rsidRPr="00C421D6">
        <w:rPr>
          <w:lang w:val="en-GB"/>
        </w:rPr>
        <w:t xml:space="preserve">ach chapter </w:t>
      </w:r>
      <w:r w:rsidR="00F636BE" w:rsidRPr="00C421D6">
        <w:rPr>
          <w:lang w:val="en-GB"/>
        </w:rPr>
        <w:t xml:space="preserve">also </w:t>
      </w:r>
      <w:r w:rsidR="00A0682F" w:rsidRPr="00C421D6">
        <w:rPr>
          <w:lang w:val="en-GB"/>
        </w:rPr>
        <w:t xml:space="preserve">includes </w:t>
      </w:r>
      <w:r w:rsidR="00D11C06" w:rsidRPr="00C421D6">
        <w:rPr>
          <w:lang w:val="en-GB"/>
        </w:rPr>
        <w:t xml:space="preserve">an </w:t>
      </w:r>
      <w:r w:rsidR="00A0682F" w:rsidRPr="00C421D6">
        <w:rPr>
          <w:b/>
          <w:lang w:val="en-GB"/>
        </w:rPr>
        <w:t>Executive Summary (ES)</w:t>
      </w:r>
      <w:r w:rsidR="00D11C06" w:rsidRPr="00C421D6">
        <w:rPr>
          <w:b/>
          <w:lang w:val="en-GB"/>
        </w:rPr>
        <w:t>,</w:t>
      </w:r>
      <w:r w:rsidR="00A0682F" w:rsidRPr="00C421D6">
        <w:rPr>
          <w:bCs/>
          <w:lang w:val="en-GB"/>
        </w:rPr>
        <w:t xml:space="preserve"> and</w:t>
      </w:r>
      <w:r w:rsidR="00A0682F" w:rsidRPr="00C421D6">
        <w:rPr>
          <w:b/>
          <w:lang w:val="en-GB"/>
        </w:rPr>
        <w:t xml:space="preserve"> </w:t>
      </w:r>
      <w:r w:rsidR="00D11C06" w:rsidRPr="00C421D6">
        <w:rPr>
          <w:bCs/>
          <w:lang w:val="en-GB"/>
        </w:rPr>
        <w:t xml:space="preserve">several </w:t>
      </w:r>
      <w:r w:rsidR="00A0682F" w:rsidRPr="00C421D6">
        <w:rPr>
          <w:b/>
          <w:lang w:val="en-GB"/>
        </w:rPr>
        <w:t>Frequently Asked Questions (FAQs)</w:t>
      </w:r>
      <w:r w:rsidR="00A0682F" w:rsidRPr="00C421D6">
        <w:rPr>
          <w:lang w:val="en-GB"/>
        </w:rPr>
        <w:t>. To enhance traceability and reproducibility of report figures and tables, detailed information on the input data used to create them</w:t>
      </w:r>
      <w:r w:rsidR="00FA488E">
        <w:rPr>
          <w:lang w:val="en-GB"/>
        </w:rPr>
        <w:t>, as well as links to archived code,</w:t>
      </w:r>
      <w:r w:rsidR="00A0682F" w:rsidRPr="00C421D6">
        <w:rPr>
          <w:lang w:val="en-GB"/>
        </w:rPr>
        <w:t xml:space="preserve"> </w:t>
      </w:r>
      <w:r w:rsidR="00FA488E">
        <w:rPr>
          <w:lang w:val="en-GB"/>
        </w:rPr>
        <w:t>are</w:t>
      </w:r>
      <w:r w:rsidR="00FA488E" w:rsidRPr="00C421D6">
        <w:rPr>
          <w:lang w:val="en-GB"/>
        </w:rPr>
        <w:t xml:space="preserve"> </w:t>
      </w:r>
      <w:r w:rsidR="00A0682F" w:rsidRPr="00C421D6">
        <w:rPr>
          <w:lang w:val="en-GB"/>
        </w:rPr>
        <w:t xml:space="preserve">provided in the </w:t>
      </w:r>
      <w:r w:rsidR="00A0682F" w:rsidRPr="00C421D6">
        <w:rPr>
          <w:b/>
          <w:bCs/>
          <w:lang w:val="en-GB"/>
        </w:rPr>
        <w:t>Input Data Tables</w:t>
      </w:r>
      <w:r w:rsidR="00A0682F" w:rsidRPr="00C421D6">
        <w:rPr>
          <w:lang w:val="en-GB"/>
        </w:rPr>
        <w:t xml:space="preserve"> </w:t>
      </w:r>
      <w:r w:rsidR="00FA488E">
        <w:rPr>
          <w:lang w:val="en-GB"/>
        </w:rPr>
        <w:t xml:space="preserve">in chapter </w:t>
      </w:r>
      <w:r w:rsidR="00FA488E" w:rsidRPr="0011253E">
        <w:rPr>
          <w:b/>
          <w:bCs/>
          <w:lang w:val="en-GB"/>
          <w:rPrChange w:id="175" w:author="Ian Blenkinsop" w:date="2021-06-30T15:53:00Z">
            <w:rPr>
              <w:lang w:val="en-GB"/>
            </w:rPr>
          </w:rPrChange>
        </w:rPr>
        <w:t>Supplementary Material</w:t>
      </w:r>
      <w:r w:rsidR="00A0682F" w:rsidRPr="00C421D6">
        <w:rPr>
          <w:lang w:val="en-GB"/>
        </w:rPr>
        <w:t>. Additional metadata on the model input datasets is provided</w:t>
      </w:r>
      <w:r w:rsidR="00FA488E">
        <w:rPr>
          <w:lang w:val="en-GB"/>
        </w:rPr>
        <w:t xml:space="preserve"> via the </w:t>
      </w:r>
      <w:commentRangeStart w:id="176"/>
      <w:r w:rsidR="00FA488E">
        <w:rPr>
          <w:lang w:val="en-GB"/>
        </w:rPr>
        <w:t>report website</w:t>
      </w:r>
      <w:commentRangeEnd w:id="176"/>
      <w:r w:rsidR="0011253E">
        <w:rPr>
          <w:rStyle w:val="CommentReference"/>
        </w:rPr>
        <w:commentReference w:id="176"/>
      </w:r>
      <w:r w:rsidR="00A0682F" w:rsidRPr="00C421D6">
        <w:rPr>
          <w:lang w:val="en-GB"/>
        </w:rPr>
        <w:t xml:space="preserve">. </w:t>
      </w:r>
    </w:p>
    <w:bookmarkEnd w:id="174"/>
    <w:p w14:paraId="4FA54D66" w14:textId="77777777" w:rsidR="00DE5A8C" w:rsidRPr="00C421D6" w:rsidRDefault="00DE5A8C" w:rsidP="00A0682F">
      <w:pPr>
        <w:pStyle w:val="AR6BodyText"/>
        <w:rPr>
          <w:lang w:val="en-GB"/>
        </w:rPr>
      </w:pPr>
    </w:p>
    <w:p w14:paraId="5EE21641" w14:textId="3EB404DF" w:rsidR="00A0682F" w:rsidRPr="00C421D6" w:rsidRDefault="00A0682F" w:rsidP="00A0682F">
      <w:pPr>
        <w:pStyle w:val="AR6BodyText"/>
        <w:rPr>
          <w:lang w:val="en-GB"/>
        </w:rPr>
      </w:pPr>
      <w:r w:rsidRPr="00C421D6">
        <w:rPr>
          <w:lang w:val="en-GB"/>
        </w:rPr>
        <w:t xml:space="preserve">The </w:t>
      </w:r>
      <w:r w:rsidR="00DE5A8C" w:rsidRPr="00C421D6">
        <w:rPr>
          <w:lang w:val="en-GB"/>
        </w:rPr>
        <w:t>AR6 WG</w:t>
      </w:r>
      <w:r w:rsidR="002D38ED" w:rsidRPr="00C421D6">
        <w:rPr>
          <w:lang w:val="en-GB"/>
        </w:rPr>
        <w:t>I</w:t>
      </w:r>
      <w:r w:rsidR="00DE5A8C" w:rsidRPr="00C421D6">
        <w:rPr>
          <w:lang w:val="en-GB"/>
        </w:rPr>
        <w:t xml:space="preserve"> </w:t>
      </w:r>
      <w:del w:id="177" w:author="Ian Blenkinsop" w:date="2021-06-30T15:55:00Z">
        <w:r w:rsidRPr="00C421D6" w:rsidDel="0011253E">
          <w:rPr>
            <w:lang w:val="en-GB"/>
          </w:rPr>
          <w:delText xml:space="preserve">report </w:delText>
        </w:r>
      </w:del>
      <w:ins w:id="178" w:author="Ian Blenkinsop" w:date="2021-06-30T15:55:00Z">
        <w:r w:rsidR="0011253E">
          <w:rPr>
            <w:lang w:val="en-GB"/>
          </w:rPr>
          <w:t>R</w:t>
        </w:r>
        <w:r w:rsidR="0011253E" w:rsidRPr="00C421D6">
          <w:rPr>
            <w:lang w:val="en-GB"/>
          </w:rPr>
          <w:t xml:space="preserve">eport </w:t>
        </w:r>
      </w:ins>
      <w:r w:rsidR="00606796">
        <w:rPr>
          <w:lang w:val="en-GB"/>
        </w:rPr>
        <w:t>includes</w:t>
      </w:r>
      <w:r w:rsidRPr="00C421D6">
        <w:rPr>
          <w:lang w:val="en-GB"/>
        </w:rPr>
        <w:t xml:space="preserve"> a </w:t>
      </w:r>
      <w:r w:rsidRPr="00C421D6">
        <w:rPr>
          <w:b/>
          <w:lang w:val="en-GB"/>
        </w:rPr>
        <w:t>Summary for Policy Makers (SPM)</w:t>
      </w:r>
      <w:r w:rsidRPr="00C421D6">
        <w:rPr>
          <w:lang w:val="en-GB"/>
        </w:rPr>
        <w:t xml:space="preserve"> and a </w:t>
      </w:r>
      <w:r w:rsidRPr="00C421D6">
        <w:rPr>
          <w:b/>
          <w:lang w:val="en-GB"/>
        </w:rPr>
        <w:t>Technical Summary (TS)</w:t>
      </w:r>
      <w:r w:rsidRPr="00C421D6">
        <w:rPr>
          <w:lang w:val="en-GB"/>
        </w:rPr>
        <w:t xml:space="preserve">. The integration among the three </w:t>
      </w:r>
      <w:r w:rsidR="00DE5A8C" w:rsidRPr="00C421D6">
        <w:rPr>
          <w:lang w:val="en-GB"/>
        </w:rPr>
        <w:t xml:space="preserve">IPCC </w:t>
      </w:r>
      <w:r w:rsidRPr="00C421D6">
        <w:rPr>
          <w:lang w:val="en-GB"/>
        </w:rPr>
        <w:t xml:space="preserve">Working Groups is strengthened by the </w:t>
      </w:r>
      <w:commentRangeStart w:id="179"/>
      <w:r w:rsidRPr="00C421D6">
        <w:rPr>
          <w:lang w:val="en-GB"/>
        </w:rPr>
        <w:t>implementation</w:t>
      </w:r>
      <w:commentRangeEnd w:id="179"/>
      <w:r w:rsidR="0011253E">
        <w:rPr>
          <w:rStyle w:val="CommentReference"/>
        </w:rPr>
        <w:commentReference w:id="179"/>
      </w:r>
      <w:r w:rsidRPr="00C421D6">
        <w:rPr>
          <w:lang w:val="en-GB"/>
        </w:rPr>
        <w:t xml:space="preserve"> of the </w:t>
      </w:r>
      <w:r w:rsidRPr="00C421D6">
        <w:rPr>
          <w:b/>
          <w:lang w:val="en-GB"/>
        </w:rPr>
        <w:t>Cross-Working-Group Glossary</w:t>
      </w:r>
      <w:r w:rsidRPr="00C421D6">
        <w:rPr>
          <w:lang w:val="en-GB"/>
        </w:rPr>
        <w:t xml:space="preserve">. </w:t>
      </w:r>
    </w:p>
    <w:p w14:paraId="227C9B13" w14:textId="77777777" w:rsidR="00A0682F" w:rsidRPr="00C421D6" w:rsidRDefault="00A0682F" w:rsidP="00A0682F">
      <w:pPr>
        <w:pStyle w:val="AR6BodyText"/>
        <w:rPr>
          <w:lang w:val="en-GB"/>
        </w:rPr>
      </w:pPr>
    </w:p>
    <w:p w14:paraId="35821C94" w14:textId="77777777" w:rsidR="00430A84" w:rsidRPr="00C421D6" w:rsidRDefault="00430A84" w:rsidP="00A0682F">
      <w:pPr>
        <w:pStyle w:val="AR6BodyText"/>
        <w:rPr>
          <w:lang w:val="en-GB"/>
        </w:rPr>
      </w:pPr>
    </w:p>
    <w:p w14:paraId="2155EB1D" w14:textId="0E6C876A" w:rsidR="00A0682F" w:rsidRPr="009B6EF8" w:rsidRDefault="00A0682F" w:rsidP="00A0682F">
      <w:pPr>
        <w:pStyle w:val="AR6BodyTextBold"/>
        <w:rPr>
          <w:lang w:val="en-GB"/>
        </w:rPr>
      </w:pPr>
      <w:commentRangeStart w:id="180"/>
      <w:r w:rsidRPr="009B6EF8">
        <w:rPr>
          <w:lang w:val="en-GB"/>
        </w:rPr>
        <w:t>[START FIGURE 1.1 HERE]</w:t>
      </w:r>
      <w:commentRangeEnd w:id="180"/>
      <w:r w:rsidR="009E2F61">
        <w:rPr>
          <w:rStyle w:val="CommentReference"/>
          <w:b w:val="0"/>
        </w:rPr>
        <w:commentReference w:id="180"/>
      </w:r>
    </w:p>
    <w:p w14:paraId="78298EC0" w14:textId="77777777" w:rsidR="00A0682F" w:rsidRPr="009B6EF8" w:rsidRDefault="00A0682F" w:rsidP="00A0682F">
      <w:pPr>
        <w:pBdr>
          <w:top w:val="nil"/>
          <w:left w:val="nil"/>
          <w:bottom w:val="nil"/>
          <w:right w:val="nil"/>
          <w:between w:val="nil"/>
        </w:pBdr>
        <w:rPr>
          <w:color w:val="000000"/>
        </w:rPr>
      </w:pPr>
    </w:p>
    <w:p w14:paraId="6D564612" w14:textId="21C97EA7" w:rsidR="00A0682F" w:rsidRPr="00C421D6" w:rsidRDefault="00124801" w:rsidP="00A0682F">
      <w:pPr>
        <w:pStyle w:val="AR6Chap1Figure"/>
        <w:rPr>
          <w:lang w:val="en-GB"/>
        </w:rPr>
      </w:pPr>
      <w:r w:rsidRPr="00E35E42">
        <w:rPr>
          <w:b/>
          <w:lang w:val="en-GB"/>
        </w:rPr>
        <w:t>Th</w:t>
      </w:r>
      <w:r w:rsidR="00A0682F" w:rsidRPr="00E35E42">
        <w:rPr>
          <w:b/>
          <w:lang w:val="en-GB"/>
        </w:rPr>
        <w:t>e structure of the AR6 WGI Report</w:t>
      </w:r>
      <w:r>
        <w:rPr>
          <w:lang w:val="en-GB"/>
        </w:rPr>
        <w:t xml:space="preserve">. Shown are the </w:t>
      </w:r>
      <w:r w:rsidR="00A0682F" w:rsidRPr="00C421D6">
        <w:rPr>
          <w:lang w:val="en-GB"/>
        </w:rPr>
        <w:t>three pillars</w:t>
      </w:r>
      <w:r>
        <w:rPr>
          <w:lang w:val="en-GB"/>
        </w:rPr>
        <w:t xml:space="preserve"> of the AR6 WGI</w:t>
      </w:r>
      <w:r w:rsidR="00A0682F" w:rsidRPr="00C421D6">
        <w:rPr>
          <w:lang w:val="en-GB"/>
        </w:rPr>
        <w:t>, its relation to the WGII and WGIII contributions, and</w:t>
      </w:r>
      <w:r w:rsidR="00817068" w:rsidRPr="00C421D6">
        <w:rPr>
          <w:lang w:val="en-GB"/>
        </w:rPr>
        <w:t xml:space="preserve"> the </w:t>
      </w:r>
      <w:r w:rsidR="00A0682F" w:rsidRPr="00C421D6">
        <w:rPr>
          <w:lang w:val="en-GB"/>
        </w:rPr>
        <w:t xml:space="preserve">cross-working-group AR6 Synthesis Report (SYR). </w:t>
      </w:r>
    </w:p>
    <w:p w14:paraId="21CB1727" w14:textId="77777777" w:rsidR="00A0682F" w:rsidRPr="005E56CD" w:rsidRDefault="00A0682F" w:rsidP="00A0682F">
      <w:pPr>
        <w:pBdr>
          <w:top w:val="nil"/>
          <w:left w:val="nil"/>
          <w:bottom w:val="nil"/>
          <w:right w:val="nil"/>
          <w:between w:val="nil"/>
        </w:pBdr>
        <w:rPr>
          <w:color w:val="000000"/>
        </w:rPr>
      </w:pPr>
    </w:p>
    <w:p w14:paraId="0743FB54" w14:textId="1B4A3132" w:rsidR="00A0682F" w:rsidRPr="009B6EF8" w:rsidRDefault="00A0682F" w:rsidP="00A0682F">
      <w:pPr>
        <w:pStyle w:val="AR6BodyTextBold"/>
        <w:rPr>
          <w:lang w:val="en-GB"/>
        </w:rPr>
      </w:pPr>
      <w:commentRangeStart w:id="181"/>
      <w:r w:rsidRPr="009B6EF8">
        <w:rPr>
          <w:lang w:val="en-GB"/>
        </w:rPr>
        <w:t xml:space="preserve">[END </w:t>
      </w:r>
      <w:commentRangeEnd w:id="181"/>
      <w:r w:rsidR="007B5A50">
        <w:rPr>
          <w:rStyle w:val="CommentReference"/>
          <w:b w:val="0"/>
        </w:rPr>
        <w:commentReference w:id="181"/>
      </w:r>
      <w:r w:rsidRPr="009B6EF8">
        <w:rPr>
          <w:lang w:val="en-GB"/>
        </w:rPr>
        <w:t>FIGURE 1.1 HERE]</w:t>
      </w:r>
    </w:p>
    <w:p w14:paraId="560D75EB" w14:textId="77777777" w:rsidR="00A0682F" w:rsidRDefault="00A0682F" w:rsidP="00A0682F">
      <w:pPr>
        <w:pBdr>
          <w:top w:val="nil"/>
          <w:left w:val="nil"/>
          <w:bottom w:val="nil"/>
          <w:right w:val="nil"/>
          <w:between w:val="nil"/>
        </w:pBdr>
        <w:rPr>
          <w:color w:val="000000"/>
        </w:rPr>
      </w:pPr>
    </w:p>
    <w:p w14:paraId="5B8F1D20" w14:textId="77777777" w:rsidR="00430A84" w:rsidRPr="009B6EF8" w:rsidRDefault="00430A84" w:rsidP="00A0682F">
      <w:pPr>
        <w:pBdr>
          <w:top w:val="nil"/>
          <w:left w:val="nil"/>
          <w:bottom w:val="nil"/>
          <w:right w:val="nil"/>
          <w:between w:val="nil"/>
        </w:pBdr>
        <w:rPr>
          <w:color w:val="000000"/>
        </w:rPr>
      </w:pPr>
    </w:p>
    <w:p w14:paraId="5D719F3F" w14:textId="447FB42C" w:rsidR="00A0682F" w:rsidRPr="009B6EF8" w:rsidRDefault="00A0682F" w:rsidP="00A0682F">
      <w:pPr>
        <w:pStyle w:val="AR6Chap1Level2111"/>
        <w:rPr>
          <w:lang w:val="en-GB"/>
        </w:rPr>
      </w:pPr>
      <w:bookmarkStart w:id="182" w:name="_30j0zll" w:colFirst="0" w:colLast="0"/>
      <w:bookmarkStart w:id="183" w:name="_Toc69949957"/>
      <w:bookmarkEnd w:id="182"/>
      <w:r w:rsidRPr="009B6EF8">
        <w:rPr>
          <w:lang w:val="en-GB"/>
        </w:rPr>
        <w:t xml:space="preserve">Rationale for the </w:t>
      </w:r>
      <w:del w:id="184" w:author="Ian Blenkinsop" w:date="2021-06-30T16:04:00Z">
        <w:r w:rsidRPr="009B6EF8" w:rsidDel="005056BE">
          <w:rPr>
            <w:lang w:val="en-GB"/>
          </w:rPr>
          <w:delText xml:space="preserve">new </w:delText>
        </w:r>
      </w:del>
      <w:ins w:id="185" w:author="Ian Blenkinsop" w:date="2021-06-30T16:04:00Z">
        <w:r w:rsidR="005056BE">
          <w:rPr>
            <w:lang w:val="en-GB"/>
          </w:rPr>
          <w:t>N</w:t>
        </w:r>
        <w:r w:rsidR="005056BE" w:rsidRPr="009B6EF8">
          <w:rPr>
            <w:lang w:val="en-GB"/>
          </w:rPr>
          <w:t xml:space="preserve">ew </w:t>
        </w:r>
      </w:ins>
      <w:r w:rsidRPr="009B6EF8">
        <w:rPr>
          <w:lang w:val="en-GB"/>
        </w:rPr>
        <w:t xml:space="preserve">AR6 WGI </w:t>
      </w:r>
      <w:del w:id="186" w:author="Ian Blenkinsop" w:date="2021-06-30T16:04:00Z">
        <w:r w:rsidRPr="009B6EF8" w:rsidDel="005056BE">
          <w:rPr>
            <w:lang w:val="en-GB"/>
          </w:rPr>
          <w:delText xml:space="preserve">structure </w:delText>
        </w:r>
      </w:del>
      <w:ins w:id="187" w:author="Ian Blenkinsop" w:date="2021-06-30T16:04:00Z">
        <w:r w:rsidR="005056BE">
          <w:rPr>
            <w:lang w:val="en-GB"/>
          </w:rPr>
          <w:t>S</w:t>
        </w:r>
        <w:r w:rsidR="005056BE" w:rsidRPr="009B6EF8">
          <w:rPr>
            <w:lang w:val="en-GB"/>
          </w:rPr>
          <w:t xml:space="preserve">tructure </w:t>
        </w:r>
      </w:ins>
      <w:r w:rsidRPr="009B6EF8">
        <w:rPr>
          <w:lang w:val="en-GB"/>
        </w:rPr>
        <w:t xml:space="preserve">and </w:t>
      </w:r>
      <w:del w:id="188" w:author="Ian Blenkinsop" w:date="2021-06-30T16:06:00Z">
        <w:r w:rsidRPr="009B6EF8" w:rsidDel="005056BE">
          <w:rPr>
            <w:lang w:val="en-GB"/>
          </w:rPr>
          <w:delText xml:space="preserve">its </w:delText>
        </w:r>
      </w:del>
      <w:ins w:id="189" w:author="Ian Blenkinsop" w:date="2021-06-30T16:06:00Z">
        <w:r w:rsidR="005056BE">
          <w:rPr>
            <w:lang w:val="en-GB"/>
          </w:rPr>
          <w:t>I</w:t>
        </w:r>
        <w:r w:rsidR="005056BE" w:rsidRPr="009B6EF8">
          <w:rPr>
            <w:lang w:val="en-GB"/>
          </w:rPr>
          <w:t xml:space="preserve">ts </w:t>
        </w:r>
      </w:ins>
      <w:del w:id="190" w:author="Ian Blenkinsop" w:date="2021-06-30T16:05:00Z">
        <w:r w:rsidRPr="009B6EF8" w:rsidDel="005056BE">
          <w:rPr>
            <w:lang w:val="en-GB"/>
          </w:rPr>
          <w:delText xml:space="preserve">relation </w:delText>
        </w:r>
      </w:del>
      <w:ins w:id="191" w:author="Ian Blenkinsop" w:date="2021-06-30T16:05:00Z">
        <w:r w:rsidR="005056BE">
          <w:rPr>
            <w:lang w:val="en-GB"/>
          </w:rPr>
          <w:t>R</w:t>
        </w:r>
        <w:r w:rsidR="005056BE" w:rsidRPr="009B6EF8">
          <w:rPr>
            <w:lang w:val="en-GB"/>
          </w:rPr>
          <w:t xml:space="preserve">elation </w:t>
        </w:r>
      </w:ins>
      <w:r w:rsidRPr="009B6EF8">
        <w:rPr>
          <w:lang w:val="en-GB"/>
        </w:rPr>
        <w:t xml:space="preserve">to the </w:t>
      </w:r>
      <w:del w:id="192" w:author="Ian Blenkinsop" w:date="2021-06-30T16:05:00Z">
        <w:r w:rsidRPr="009B6EF8" w:rsidDel="005056BE">
          <w:rPr>
            <w:lang w:val="en-GB"/>
          </w:rPr>
          <w:delText xml:space="preserve">previous </w:delText>
        </w:r>
      </w:del>
      <w:ins w:id="193" w:author="Ian Blenkinsop" w:date="2021-06-30T16:05:00Z">
        <w:r w:rsidR="005056BE">
          <w:rPr>
            <w:lang w:val="en-GB"/>
          </w:rPr>
          <w:t>P</w:t>
        </w:r>
        <w:r w:rsidR="005056BE" w:rsidRPr="009B6EF8">
          <w:rPr>
            <w:lang w:val="en-GB"/>
          </w:rPr>
          <w:t xml:space="preserve">revious </w:t>
        </w:r>
      </w:ins>
      <w:r w:rsidRPr="009B6EF8">
        <w:rPr>
          <w:lang w:val="en-GB"/>
        </w:rPr>
        <w:t>AR5 WGI Report</w:t>
      </w:r>
      <w:bookmarkEnd w:id="183"/>
    </w:p>
    <w:p w14:paraId="6AF71CC9" w14:textId="77777777" w:rsidR="00A0682F" w:rsidRPr="00C421D6" w:rsidRDefault="00A0682F" w:rsidP="00A0682F">
      <w:pPr>
        <w:pStyle w:val="AR6BodyText"/>
        <w:rPr>
          <w:lang w:val="en-GB"/>
        </w:rPr>
      </w:pPr>
    </w:p>
    <w:p w14:paraId="25183040" w14:textId="07228E56" w:rsidR="00A0682F" w:rsidRPr="00C421D6" w:rsidRDefault="00A0682F" w:rsidP="00A0682F">
      <w:pPr>
        <w:pStyle w:val="AR6BodyText"/>
        <w:rPr>
          <w:lang w:val="en-GB"/>
        </w:rPr>
      </w:pPr>
      <w:r w:rsidRPr="00C421D6">
        <w:rPr>
          <w:lang w:val="en-GB"/>
        </w:rPr>
        <w:t>The AR6 WGI report</w:t>
      </w:r>
      <w:r w:rsidR="00FE6894" w:rsidRPr="00C421D6">
        <w:rPr>
          <w:lang w:val="en-GB"/>
        </w:rPr>
        <w:t>, as a result of its scoping process,</w:t>
      </w:r>
      <w:r w:rsidRPr="00C421D6">
        <w:rPr>
          <w:lang w:val="en-GB"/>
        </w:rPr>
        <w:t xml:space="preserve"> is structured around topics such as large-scale information, process understanding and regional information (Figure 1.1). </w:t>
      </w:r>
      <w:r w:rsidR="0052692E" w:rsidRPr="00C421D6">
        <w:rPr>
          <w:lang w:val="en-GB"/>
        </w:rPr>
        <w:t xml:space="preserve">This </w:t>
      </w:r>
      <w:r w:rsidR="00D92766" w:rsidRPr="00C421D6">
        <w:rPr>
          <w:lang w:val="en-GB"/>
        </w:rPr>
        <w:t xml:space="preserve">represents a </w:t>
      </w:r>
      <w:r w:rsidR="0052692E" w:rsidRPr="00C421D6">
        <w:rPr>
          <w:lang w:val="en-GB"/>
        </w:rPr>
        <w:t xml:space="preserve">rearrangement </w:t>
      </w:r>
      <w:r w:rsidR="00D92766" w:rsidRPr="00C421D6">
        <w:rPr>
          <w:lang w:val="en-GB"/>
        </w:rPr>
        <w:t xml:space="preserve">relative to </w:t>
      </w:r>
      <w:r w:rsidR="0052692E" w:rsidRPr="00C421D6">
        <w:rPr>
          <w:lang w:val="en-GB"/>
        </w:rPr>
        <w:t xml:space="preserve">the structure of the </w:t>
      </w:r>
      <w:r w:rsidR="00B16F6B" w:rsidRPr="00C421D6">
        <w:rPr>
          <w:lang w:val="en-GB"/>
        </w:rPr>
        <w:t>WG</w:t>
      </w:r>
      <w:r w:rsidR="00EF3FAB" w:rsidRPr="00C421D6">
        <w:rPr>
          <w:lang w:val="en-GB"/>
        </w:rPr>
        <w:t>I</w:t>
      </w:r>
      <w:r w:rsidR="00B16F6B" w:rsidRPr="00C421D6">
        <w:rPr>
          <w:lang w:val="en-GB"/>
        </w:rPr>
        <w:t xml:space="preserve"> </w:t>
      </w:r>
      <w:r w:rsidR="00EF3FAB" w:rsidRPr="00C421D6">
        <w:rPr>
          <w:lang w:val="en-GB"/>
        </w:rPr>
        <w:t xml:space="preserve">contribution to the IPCC </w:t>
      </w:r>
      <w:r w:rsidR="009C15A3" w:rsidRPr="00C421D6">
        <w:rPr>
          <w:lang w:val="en-GB"/>
        </w:rPr>
        <w:t>Fifth Assessment Report (</w:t>
      </w:r>
      <w:r w:rsidR="0052692E" w:rsidRPr="00C421D6">
        <w:rPr>
          <w:lang w:val="en-GB"/>
        </w:rPr>
        <w:t>AR5</w:t>
      </w:r>
      <w:r w:rsidR="009C15A3" w:rsidRPr="00C421D6">
        <w:rPr>
          <w:lang w:val="en-GB"/>
        </w:rPr>
        <w:t>;</w:t>
      </w:r>
      <w:r w:rsidR="0052692E" w:rsidRPr="00C421D6">
        <w:rPr>
          <w:lang w:val="en-GB"/>
        </w:rPr>
        <w:t xml:space="preserve"> </w:t>
      </w:r>
      <w:r w:rsidR="00DF18CF">
        <w:fldChar w:fldCharType="begin" w:fldLock="1"/>
      </w:r>
      <w:r w:rsidR="00A94565">
        <w:rPr>
          <w:lang w:val="en-GB"/>
        </w:rPr>
        <w:instrText>ADDIN CSL_CITATION { "citationItems" : [ { "id" : "ITEM-1", "itemData" : { "DOI" : "10.1017/CBO9781107415324.004", "ISBN" : "9781107661820", "author" : [ { "dropping-particle" : "", "family" : "IPCC", "given" : "", "non-dropping-particle" : "", "parse-names" : false, "suffix" : "" } ],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"number-of-pages" : "1535", "publisher" : "Cambridge University Press", "publisher-place" : "Cambridge, United Kingdom and New York, NY, USA", "title" : "Climate Change 2013: The Physical Science Basis. Contribution of Working Group I to the Fifth Assessment Report of the Intergovernmental Panel on Climate Change", "translator" : [ { "dropping-particle" : "", "family" : "H4704", "given" : "Rt12", "non-dropping-particle" : "", "parse-names" : false, "suffix" : "" } ], "type" : "report" }, "uris" : [ "http://www.mendeley.com/documents/?uuid=20985b92-cfdd-47ac-93e2-af70e27d838b" ] } ], "mendeley" : { "formattedCitation" : "(IPCC, 2013a)", "manualFormatting" : "IPCC, 2013a)", "plainTextFormattedCitation" : "(IPCC, 2013a)", "previouslyFormattedCitation" : "(IPCC, 2013a)" }, "properties" : { "noteIndex" : 0 }, "schema" : "https://github.com/citation-style-language/schema/raw/master/csl-citation.json" }</w:instrText>
      </w:r>
      <w:r w:rsidR="00DF18CF">
        <w:fldChar w:fldCharType="separate"/>
      </w:r>
      <w:ins w:id="194" w:author="Robin Matthews" w:date="2021-05-18T16:00:00Z">
        <w:r w:rsidR="00602365">
          <w:rPr>
            <w:noProof/>
            <w:lang w:val="en-GB"/>
          </w:rPr>
          <w:t>IPCC, 2013a)</w:t>
        </w:r>
      </w:ins>
      <w:del w:id="195" w:author="Robin Matthews" w:date="2021-05-18T16:00:00Z">
        <w:r w:rsidR="00DF18CF" w:rsidRPr="00C421D6" w:rsidDel="00602365">
          <w:rPr>
            <w:noProof/>
            <w:lang w:val="en-GB"/>
          </w:rPr>
          <w:delText>IPCC, 2013a)</w:delText>
        </w:r>
      </w:del>
      <w:r w:rsidR="00DF18CF">
        <w:fldChar w:fldCharType="end"/>
      </w:r>
      <w:r w:rsidR="00C260B2" w:rsidRPr="00C421D6">
        <w:rPr>
          <w:lang w:val="en-GB"/>
        </w:rPr>
        <w:t>,</w:t>
      </w:r>
      <w:r w:rsidR="0052692E" w:rsidRPr="00C421D6">
        <w:rPr>
          <w:lang w:val="en-GB"/>
        </w:rPr>
        <w:t xml:space="preserve"> as summarized in Figure 1.2. The </w:t>
      </w:r>
      <w:r w:rsidR="00D92766" w:rsidRPr="00C421D6">
        <w:rPr>
          <w:lang w:val="en-GB"/>
        </w:rPr>
        <w:t xml:space="preserve">AR6 </w:t>
      </w:r>
      <w:r w:rsidRPr="00C421D6">
        <w:rPr>
          <w:lang w:val="en-GB"/>
        </w:rPr>
        <w:t xml:space="preserve">approach aims at a greater visibility </w:t>
      </w:r>
      <w:r w:rsidR="00F332BD" w:rsidRPr="00C421D6">
        <w:rPr>
          <w:lang w:val="en-GB"/>
        </w:rPr>
        <w:t xml:space="preserve">of </w:t>
      </w:r>
      <w:r w:rsidRPr="00C421D6">
        <w:rPr>
          <w:lang w:val="en-GB"/>
        </w:rPr>
        <w:t xml:space="preserve">key knowledge developments </w:t>
      </w:r>
      <w:ins w:id="196" w:author="Ian Blenkinsop" w:date="2021-06-30T16:07:00Z">
        <w:r w:rsidR="005056BE">
          <w:rPr>
            <w:lang w:val="en-GB"/>
          </w:rPr>
          <w:t xml:space="preserve">that </w:t>
        </w:r>
      </w:ins>
      <w:ins w:id="197" w:author="Ian Blenkinsop" w:date="2021-06-30T16:08:00Z">
        <w:r w:rsidR="005056BE">
          <w:rPr>
            <w:lang w:val="en-GB"/>
          </w:rPr>
          <w:t xml:space="preserve">are </w:t>
        </w:r>
      </w:ins>
      <w:r w:rsidR="00481909" w:rsidRPr="00C421D6">
        <w:rPr>
          <w:lang w:val="en-GB"/>
        </w:rPr>
        <w:t xml:space="preserve">potentially </w:t>
      </w:r>
      <w:r w:rsidRPr="00C421D6">
        <w:rPr>
          <w:lang w:val="en-GB"/>
        </w:rPr>
        <w:t xml:space="preserve">relevant for policymakers, including climate change mitigation, regional adaptation planning based on a risk management framework, </w:t>
      </w:r>
      <w:r w:rsidR="00C260B2" w:rsidRPr="00C421D6">
        <w:rPr>
          <w:lang w:val="en-GB"/>
        </w:rPr>
        <w:t>and</w:t>
      </w:r>
      <w:r w:rsidRPr="00C421D6">
        <w:rPr>
          <w:lang w:val="en-GB"/>
        </w:rPr>
        <w:t xml:space="preserve"> the </w:t>
      </w:r>
      <w:del w:id="198" w:author="Ian Blenkinsop" w:date="2021-06-30T16:09:00Z">
        <w:r w:rsidR="00481909" w:rsidRPr="00C421D6" w:rsidDel="00077609">
          <w:rPr>
            <w:lang w:val="en-GB"/>
          </w:rPr>
          <w:delText>G</w:delText>
        </w:r>
        <w:r w:rsidRPr="00C421D6" w:rsidDel="00077609">
          <w:rPr>
            <w:lang w:val="en-GB"/>
          </w:rPr>
          <w:delText>lobal</w:delText>
        </w:r>
        <w:r w:rsidR="00481909" w:rsidRPr="00C421D6" w:rsidDel="00077609">
          <w:rPr>
            <w:lang w:val="en-GB"/>
          </w:rPr>
          <w:delText xml:space="preserve"> </w:delText>
        </w:r>
      </w:del>
      <w:ins w:id="199" w:author="Ian Blenkinsop" w:date="2021-06-30T16:09:00Z">
        <w:r w:rsidR="00077609">
          <w:rPr>
            <w:lang w:val="en-GB"/>
          </w:rPr>
          <w:t>g</w:t>
        </w:r>
        <w:r w:rsidR="00077609" w:rsidRPr="00C421D6">
          <w:rPr>
            <w:lang w:val="en-GB"/>
          </w:rPr>
          <w:t xml:space="preserve">lobal </w:t>
        </w:r>
      </w:ins>
      <w:del w:id="200" w:author="Ian Blenkinsop" w:date="2021-06-30T16:09:00Z">
        <w:r w:rsidR="00481909" w:rsidRPr="00C421D6" w:rsidDel="00077609">
          <w:rPr>
            <w:lang w:val="en-GB"/>
          </w:rPr>
          <w:delText>S</w:delText>
        </w:r>
        <w:r w:rsidRPr="00C421D6" w:rsidDel="00077609">
          <w:rPr>
            <w:lang w:val="en-GB"/>
          </w:rPr>
          <w:delText>tocktake</w:delText>
        </w:r>
      </w:del>
      <w:ins w:id="201" w:author="Ian Blenkinsop" w:date="2021-06-30T16:09:00Z">
        <w:r w:rsidR="00077609">
          <w:rPr>
            <w:lang w:val="en-GB"/>
          </w:rPr>
          <w:t>s</w:t>
        </w:r>
        <w:r w:rsidR="00077609" w:rsidRPr="00C421D6">
          <w:rPr>
            <w:lang w:val="en-GB"/>
          </w:rPr>
          <w:t>tocktake</w:t>
        </w:r>
      </w:ins>
      <w:r w:rsidRPr="00C421D6">
        <w:rPr>
          <w:lang w:val="en-GB"/>
        </w:rPr>
        <w:t xml:space="preserve">. </w:t>
      </w:r>
    </w:p>
    <w:p w14:paraId="2BFFCA03" w14:textId="77777777" w:rsidR="00A0682F" w:rsidRPr="00C421D6" w:rsidRDefault="00A0682F" w:rsidP="00A0682F">
      <w:pPr>
        <w:pStyle w:val="AR6BodyText"/>
        <w:rPr>
          <w:lang w:val="en-GB"/>
        </w:rPr>
      </w:pPr>
    </w:p>
    <w:p w14:paraId="0EF5A8DD" w14:textId="77777777" w:rsidR="00A0682F" w:rsidRPr="00C421D6" w:rsidRDefault="00A0682F" w:rsidP="00A0682F">
      <w:pPr>
        <w:pStyle w:val="AR6BodyText"/>
        <w:rPr>
          <w:lang w:val="en-GB"/>
        </w:rPr>
      </w:pPr>
    </w:p>
    <w:p w14:paraId="3C2B1A99" w14:textId="778307BA" w:rsidR="00A0682F" w:rsidRDefault="00A0682F" w:rsidP="000A4141">
      <w:pPr>
        <w:pStyle w:val="AR6BodyText"/>
        <w:rPr>
          <w:color w:val="000000"/>
        </w:rPr>
      </w:pPr>
      <w:r w:rsidRPr="009B6EF8">
        <w:rPr>
          <w:color w:val="000000"/>
        </w:rPr>
        <w:t>[</w:t>
      </w:r>
      <w:r w:rsidRPr="009B6EF8">
        <w:rPr>
          <w:rStyle w:val="AR6BodyTextBoldCar"/>
          <w:lang w:val="en-GB"/>
        </w:rPr>
        <w:t>START FIGURE 1.2 HERE</w:t>
      </w:r>
      <w:r w:rsidRPr="009B6EF8">
        <w:rPr>
          <w:color w:val="000000"/>
        </w:rPr>
        <w:t>]</w:t>
      </w:r>
    </w:p>
    <w:p w14:paraId="78CC6F7D" w14:textId="77777777" w:rsidR="000A4141" w:rsidRPr="009B6EF8" w:rsidRDefault="000A4141" w:rsidP="000A4141">
      <w:pPr>
        <w:pStyle w:val="AR6BodyText"/>
        <w:rPr>
          <w:color w:val="000000"/>
        </w:rPr>
      </w:pPr>
    </w:p>
    <w:p w14:paraId="5CA835D3" w14:textId="531E2EB0" w:rsidR="00A0682F" w:rsidRPr="00C421D6" w:rsidRDefault="00A0682F" w:rsidP="00A0682F">
      <w:pPr>
        <w:pStyle w:val="AR6Chap1Figure"/>
        <w:rPr>
          <w:lang w:val="en-GB"/>
        </w:rPr>
      </w:pPr>
      <w:r w:rsidRPr="00E35E42">
        <w:rPr>
          <w:b/>
          <w:lang w:val="en-GB"/>
        </w:rPr>
        <w:t>Main relations between AR5 WGI and AR6 WGI chapters.</w:t>
      </w:r>
      <w:r w:rsidRPr="00C421D6">
        <w:rPr>
          <w:lang w:val="en-GB"/>
        </w:rPr>
        <w:t xml:space="preserve"> The left column shows the AR5 WGI chapter categories. The central column lists the AR5 WGI chapters, with the colour code indicating their relation to the AR6 WGI structure shown in Figure 1.1: Large-Scale Information (red), Process Understanding (gold), Regional Information (light blue), and Whole-Report Information (dark blue). AR5 WGI chapters depicted in white have their topics distributed over multiple AR6 WGI chapters and categories. The right column explains where to find related information in the AR6 WGI report.</w:t>
      </w:r>
    </w:p>
    <w:p w14:paraId="40BE6C32" w14:textId="77777777" w:rsidR="000A4141" w:rsidRDefault="000A4141" w:rsidP="00A0682F">
      <w:pPr>
        <w:pStyle w:val="AR6BodyTextBold"/>
        <w:rPr>
          <w:lang w:val="en-GB"/>
        </w:rPr>
      </w:pPr>
    </w:p>
    <w:p w14:paraId="10665023" w14:textId="0AD8F868" w:rsidR="00A0682F" w:rsidRPr="009B6EF8" w:rsidRDefault="00A0682F" w:rsidP="00A0682F">
      <w:pPr>
        <w:pStyle w:val="AR6BodyTextBold"/>
        <w:rPr>
          <w:lang w:val="en-GB"/>
        </w:rPr>
      </w:pPr>
      <w:r w:rsidRPr="009B6EF8">
        <w:rPr>
          <w:lang w:val="en-GB"/>
        </w:rPr>
        <w:t>[END FIGURE 1.2 HERE]</w:t>
      </w:r>
    </w:p>
    <w:p w14:paraId="401CFA40" w14:textId="77777777" w:rsidR="00A0682F" w:rsidRPr="00C421D6" w:rsidRDefault="00A0682F" w:rsidP="00A0682F">
      <w:pPr>
        <w:pStyle w:val="AR6BodyText"/>
        <w:rPr>
          <w:lang w:val="en-GB"/>
        </w:rPr>
      </w:pPr>
    </w:p>
    <w:p w14:paraId="1C5D39C8" w14:textId="77777777" w:rsidR="00430A84" w:rsidRPr="00C421D6" w:rsidRDefault="00430A84" w:rsidP="00A0682F">
      <w:pPr>
        <w:pStyle w:val="AR6BodyText"/>
        <w:rPr>
          <w:lang w:val="en-GB"/>
        </w:rPr>
      </w:pPr>
    </w:p>
    <w:p w14:paraId="32B9312F" w14:textId="27A42EF0" w:rsidR="00A0682F" w:rsidRPr="00C421D6" w:rsidRDefault="00A0682F" w:rsidP="00A0682F">
      <w:pPr>
        <w:pStyle w:val="AR6BodyText"/>
        <w:rPr>
          <w:lang w:val="en-GB"/>
        </w:rPr>
      </w:pPr>
      <w:r w:rsidRPr="00C421D6">
        <w:rPr>
          <w:lang w:val="en-GB"/>
        </w:rPr>
        <w:t xml:space="preserve">Two </w:t>
      </w:r>
      <w:r w:rsidR="00F00522" w:rsidRPr="00C421D6">
        <w:rPr>
          <w:lang w:val="en-GB"/>
        </w:rPr>
        <w:t xml:space="preserve">key </w:t>
      </w:r>
      <w:r w:rsidRPr="00C421D6">
        <w:rPr>
          <w:lang w:val="en-GB"/>
        </w:rPr>
        <w:t xml:space="preserve">subjects presented separately in AR5, paleoclimate and model evaluation, are </w:t>
      </w:r>
      <w:r w:rsidR="00F00522" w:rsidRPr="00C421D6">
        <w:rPr>
          <w:lang w:val="en-GB"/>
        </w:rPr>
        <w:t xml:space="preserve">now </w:t>
      </w:r>
      <w:r w:rsidRPr="00C421D6">
        <w:rPr>
          <w:lang w:val="en-GB"/>
        </w:rPr>
        <w:t xml:space="preserve">distributed among multiple AR6 WGI chapters. Various </w:t>
      </w:r>
      <w:r w:rsidR="00944BB8" w:rsidRPr="00C421D6">
        <w:rPr>
          <w:lang w:val="en-GB"/>
        </w:rPr>
        <w:t xml:space="preserve">other </w:t>
      </w:r>
      <w:r w:rsidRPr="00C421D6">
        <w:rPr>
          <w:lang w:val="en-GB"/>
        </w:rPr>
        <w:t xml:space="preserve">cross-cutting themes are </w:t>
      </w:r>
      <w:r w:rsidR="00944BB8" w:rsidRPr="00C421D6">
        <w:rPr>
          <w:lang w:val="en-GB"/>
        </w:rPr>
        <w:t xml:space="preserve">also distributed throughout </w:t>
      </w:r>
      <w:r w:rsidRPr="00C421D6">
        <w:rPr>
          <w:lang w:val="en-GB"/>
        </w:rPr>
        <w:t xml:space="preserve">this </w:t>
      </w:r>
      <w:del w:id="202" w:author="Ian Blenkinsop" w:date="2021-06-30T16:25:00Z">
        <w:r w:rsidRPr="00C421D6" w:rsidDel="007E15A5">
          <w:rPr>
            <w:lang w:val="en-GB"/>
          </w:rPr>
          <w:delText>report</w:delText>
        </w:r>
      </w:del>
      <w:ins w:id="203" w:author="Ian Blenkinsop" w:date="2021-06-30T16:25:00Z">
        <w:r w:rsidR="007E15A5">
          <w:rPr>
            <w:lang w:val="en-GB"/>
          </w:rPr>
          <w:t>R</w:t>
        </w:r>
        <w:r w:rsidR="007E15A5" w:rsidRPr="00C421D6">
          <w:rPr>
            <w:lang w:val="en-GB"/>
          </w:rPr>
          <w:t>eport</w:t>
        </w:r>
      </w:ins>
      <w:r w:rsidRPr="00C421D6">
        <w:rPr>
          <w:lang w:val="en-GB"/>
        </w:rPr>
        <w:t xml:space="preserve">. A summary of these themes and their integration across chapters is described in Table 1.1. </w:t>
      </w:r>
    </w:p>
    <w:p w14:paraId="05A099F1" w14:textId="77777777" w:rsidR="00A0682F" w:rsidRPr="00C421D6" w:rsidRDefault="00A0682F" w:rsidP="00A0682F">
      <w:pPr>
        <w:pStyle w:val="AR6BodyText"/>
        <w:rPr>
          <w:lang w:val="en-GB"/>
        </w:rPr>
      </w:pPr>
    </w:p>
    <w:p w14:paraId="7D3E590F" w14:textId="77777777" w:rsidR="00A0682F" w:rsidRPr="00C421D6" w:rsidRDefault="00A0682F" w:rsidP="00A0682F">
      <w:pPr>
        <w:pStyle w:val="AR6BodyText"/>
        <w:rPr>
          <w:lang w:val="en-GB"/>
        </w:rPr>
      </w:pPr>
    </w:p>
    <w:p w14:paraId="79C9445B" w14:textId="2BFA9AD4" w:rsidR="00A0682F" w:rsidRDefault="00A0682F" w:rsidP="000A4141">
      <w:pPr>
        <w:pStyle w:val="AR6BodyTextBold"/>
        <w:rPr>
          <w:color w:val="000000"/>
          <w:lang w:val="en-GB"/>
        </w:rPr>
      </w:pPr>
      <w:r w:rsidRPr="009B6EF8">
        <w:rPr>
          <w:color w:val="000000"/>
          <w:lang w:val="en-GB"/>
        </w:rPr>
        <w:t>[START TABLE 1.</w:t>
      </w:r>
      <w:r w:rsidRPr="009B6EF8">
        <w:rPr>
          <w:lang w:val="en-GB"/>
        </w:rPr>
        <w:t xml:space="preserve">1 </w:t>
      </w:r>
      <w:r w:rsidRPr="009B6EF8">
        <w:rPr>
          <w:color w:val="000000"/>
          <w:lang w:val="en-GB"/>
        </w:rPr>
        <w:t>HERE]</w:t>
      </w:r>
    </w:p>
    <w:p w14:paraId="48128DDB" w14:textId="77777777" w:rsidR="000A4141" w:rsidRPr="000A4141" w:rsidRDefault="000A4141" w:rsidP="000A4141">
      <w:pPr>
        <w:pStyle w:val="AR6BodyText"/>
      </w:pPr>
    </w:p>
    <w:p w14:paraId="39505E88" w14:textId="43FF1C2E" w:rsidR="00A0682F" w:rsidRPr="009B6EF8" w:rsidRDefault="00A0682F" w:rsidP="00A0682F">
      <w:pPr>
        <w:pStyle w:val="AR6Chap1Table"/>
        <w:rPr>
          <w:lang w:val="en-GB"/>
        </w:rPr>
      </w:pPr>
      <w:r w:rsidRPr="009B6EF8">
        <w:rPr>
          <w:lang w:val="en-GB"/>
        </w:rPr>
        <w:t xml:space="preserve">Cross-cutting themes in AR6 WGI, and the main chapters that deal with them. Bold numbers in the table indicate the chapters that have extensive coverage. </w:t>
      </w:r>
    </w:p>
    <w:p w14:paraId="5B474A77" w14:textId="77777777" w:rsidR="00A0682F" w:rsidRPr="005E56CD" w:rsidRDefault="00A0682F" w:rsidP="00A0682F">
      <w:pPr>
        <w:pBdr>
          <w:top w:val="nil"/>
          <w:left w:val="nil"/>
          <w:bottom w:val="nil"/>
          <w:right w:val="nil"/>
          <w:between w:val="nil"/>
        </w:pBdr>
        <w:rPr>
          <w:color w:val="000000"/>
        </w:rPr>
      </w:pPr>
    </w:p>
    <w:tbl>
      <w:tblPr>
        <w:tblW w:w="93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671"/>
        <w:gridCol w:w="5659"/>
      </w:tblGrid>
      <w:tr w:rsidR="00A0682F" w:rsidRPr="009B6EF8" w14:paraId="12D91C31" w14:textId="77777777" w:rsidTr="00BA2010">
        <w:tc>
          <w:tcPr>
            <w:tcW w:w="3671"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5900A6DF" w14:textId="03A86547" w:rsidR="00A0682F" w:rsidRPr="009B6EF8" w:rsidRDefault="00A0682F" w:rsidP="00204E9F">
            <w:pPr>
              <w:pStyle w:val="AR6BodyTextBold"/>
            </w:pPr>
            <w:r w:rsidRPr="009B6EF8">
              <w:t xml:space="preserve">Thematic </w:t>
            </w:r>
            <w:del w:id="204" w:author="Ian Blenkinsop" w:date="2021-06-30T16:31:00Z">
              <w:r w:rsidRPr="009B6EF8" w:rsidDel="007E15A5">
                <w:delText>focus</w:delText>
              </w:r>
            </w:del>
            <w:ins w:id="205" w:author="Ian Blenkinsop" w:date="2021-06-30T16:31:00Z">
              <w:r w:rsidR="007E15A5">
                <w:t>F</w:t>
              </w:r>
              <w:r w:rsidR="007E15A5" w:rsidRPr="009B6EF8">
                <w:t>ocus</w:t>
              </w:r>
            </w:ins>
          </w:p>
        </w:tc>
        <w:tc>
          <w:tcPr>
            <w:tcW w:w="5659"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090EAB95" w14:textId="2D0FDDA8" w:rsidR="00A0682F" w:rsidRPr="009B6EF8" w:rsidRDefault="00A0682F" w:rsidP="00204E9F">
            <w:pPr>
              <w:pStyle w:val="AR6BodyTextBold"/>
            </w:pPr>
            <w:r w:rsidRPr="009B6EF8">
              <w:t xml:space="preserve">Main </w:t>
            </w:r>
            <w:del w:id="206" w:author="Ian Blenkinsop" w:date="2021-06-30T16:31:00Z">
              <w:r w:rsidRPr="009B6EF8" w:rsidDel="007E15A5">
                <w:delText>chapters</w:delText>
              </w:r>
            </w:del>
            <w:ins w:id="207" w:author="Ian Blenkinsop" w:date="2021-06-30T16:31:00Z">
              <w:r w:rsidR="007E15A5">
                <w:t>C</w:t>
              </w:r>
              <w:r w:rsidR="007E15A5" w:rsidRPr="009B6EF8">
                <w:t>hapters</w:t>
              </w:r>
            </w:ins>
            <w:r w:rsidRPr="009B6EF8">
              <w:t xml:space="preserve">; </w:t>
            </w:r>
            <w:del w:id="208" w:author="Ian Blenkinsop" w:date="2021-06-30T16:31:00Z">
              <w:r w:rsidRPr="00683C68" w:rsidDel="007E15A5">
                <w:rPr>
                  <w:b w:val="0"/>
                  <w:bCs/>
                </w:rPr>
                <w:delText xml:space="preserve">additional </w:delText>
              </w:r>
            </w:del>
            <w:ins w:id="209" w:author="Ian Blenkinsop" w:date="2021-06-30T16:31:00Z">
              <w:r w:rsidR="007E15A5">
                <w:rPr>
                  <w:b w:val="0"/>
                  <w:bCs/>
                </w:rPr>
                <w:t>A</w:t>
              </w:r>
              <w:r w:rsidR="007E15A5" w:rsidRPr="00683C68">
                <w:rPr>
                  <w:b w:val="0"/>
                  <w:bCs/>
                </w:rPr>
                <w:t xml:space="preserve">dditional </w:t>
              </w:r>
            </w:ins>
            <w:commentRangeStart w:id="210"/>
            <w:del w:id="211" w:author="Ian Blenkinsop" w:date="2021-06-30T16:31:00Z">
              <w:r w:rsidRPr="00683C68" w:rsidDel="007E15A5">
                <w:rPr>
                  <w:b w:val="0"/>
                  <w:bCs/>
                </w:rPr>
                <w:delText>chapters</w:delText>
              </w:r>
            </w:del>
            <w:ins w:id="212" w:author="Ian Blenkinsop" w:date="2021-06-30T16:31:00Z">
              <w:r w:rsidR="007E15A5">
                <w:rPr>
                  <w:b w:val="0"/>
                  <w:bCs/>
                </w:rPr>
                <w:t>C</w:t>
              </w:r>
              <w:r w:rsidR="007E15A5" w:rsidRPr="00683C68">
                <w:rPr>
                  <w:b w:val="0"/>
                  <w:bCs/>
                </w:rPr>
                <w:t>hapters</w:t>
              </w:r>
              <w:commentRangeEnd w:id="210"/>
              <w:r w:rsidR="007E15A5">
                <w:rPr>
                  <w:rStyle w:val="CommentReference"/>
                  <w:b w:val="0"/>
                </w:rPr>
                <w:commentReference w:id="210"/>
              </w:r>
            </w:ins>
          </w:p>
        </w:tc>
      </w:tr>
      <w:tr w:rsidR="00A0682F" w:rsidRPr="009B6EF8" w14:paraId="25E58872" w14:textId="77777777" w:rsidTr="00BA2010">
        <w:trPr>
          <w:trHeight w:val="500"/>
        </w:trPr>
        <w:tc>
          <w:tcPr>
            <w:tcW w:w="3671" w:type="dxa"/>
            <w:tcBorders>
              <w:top w:val="single" w:sz="12" w:space="0" w:color="000000"/>
              <w:left w:val="single" w:sz="12" w:space="0" w:color="000000"/>
              <w:bottom w:val="single" w:sz="8" w:space="0" w:color="000000"/>
              <w:right w:val="single" w:sz="12" w:space="0" w:color="000000"/>
            </w:tcBorders>
            <w:tcMar>
              <w:top w:w="100" w:type="dxa"/>
              <w:left w:w="100" w:type="dxa"/>
              <w:bottom w:w="100" w:type="dxa"/>
              <w:right w:w="100" w:type="dxa"/>
            </w:tcMar>
          </w:tcPr>
          <w:p w14:paraId="2E1B4BF5" w14:textId="77777777" w:rsidR="00A0682F" w:rsidRPr="00BA2010" w:rsidRDefault="00A0682F" w:rsidP="00204E9F">
            <w:pPr>
              <w:pStyle w:val="AR6BodyText"/>
            </w:pPr>
            <w:r w:rsidRPr="00BA2010">
              <w:t>Aerosols</w:t>
            </w:r>
          </w:p>
        </w:tc>
        <w:tc>
          <w:tcPr>
            <w:tcW w:w="5659" w:type="dxa"/>
            <w:tcBorders>
              <w:top w:val="single" w:sz="12" w:space="0" w:color="000000"/>
              <w:left w:val="single" w:sz="12" w:space="0" w:color="000000"/>
              <w:bottom w:val="single" w:sz="8" w:space="0" w:color="000000"/>
              <w:right w:val="single" w:sz="12" w:space="0" w:color="000000"/>
            </w:tcBorders>
            <w:tcMar>
              <w:top w:w="100" w:type="dxa"/>
              <w:left w:w="100" w:type="dxa"/>
              <w:bottom w:w="100" w:type="dxa"/>
              <w:right w:w="100" w:type="dxa"/>
            </w:tcMar>
          </w:tcPr>
          <w:p w14:paraId="683DCCC5" w14:textId="77777777" w:rsidR="00A0682F" w:rsidRPr="00BA2010" w:rsidRDefault="00A0682F" w:rsidP="00204E9F">
            <w:pPr>
              <w:pStyle w:val="AR6BodyText"/>
            </w:pPr>
            <w:r w:rsidRPr="00BA2010">
              <w:rPr>
                <w:b/>
                <w:bCs/>
              </w:rPr>
              <w:t>2, 6, 7, 8, 9, 10, 11;</w:t>
            </w:r>
            <w:r w:rsidRPr="00BA2010">
              <w:t xml:space="preserve"> 3, 4, Atlas</w:t>
            </w:r>
          </w:p>
        </w:tc>
      </w:tr>
      <w:tr w:rsidR="00A0682F" w:rsidRPr="009B6EF8" w14:paraId="30A867FD"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71B03FF3" w14:textId="50DD42B4" w:rsidR="00A0682F" w:rsidRPr="00BA2010" w:rsidRDefault="00A0682F" w:rsidP="00204E9F">
            <w:pPr>
              <w:pStyle w:val="AR6BodyText"/>
            </w:pPr>
            <w:r w:rsidRPr="00BA2010">
              <w:t>Atmospheric</w:t>
            </w:r>
            <w:commentRangeStart w:id="213"/>
            <w:r w:rsidRPr="00BA2010">
              <w:t xml:space="preserve"> </w:t>
            </w:r>
            <w:commentRangeEnd w:id="213"/>
            <w:r w:rsidR="00FD0D8E">
              <w:rPr>
                <w:rStyle w:val="CommentReference"/>
              </w:rPr>
              <w:commentReference w:id="213"/>
            </w:r>
            <w:commentRangeStart w:id="214"/>
            <w:del w:id="215" w:author="Ian Blenkinsop" w:date="2021-06-30T16:35:00Z">
              <w:r w:rsidRPr="00BA2010" w:rsidDel="00FD0D8E">
                <w:delText>c</w:delText>
              </w:r>
            </w:del>
            <w:commentRangeEnd w:id="214"/>
            <w:ins w:id="216" w:author="Ian Blenkinsop" w:date="2021-06-30T16:35:00Z">
              <w:r w:rsidR="00FD0D8E">
                <w:t>C</w:t>
              </w:r>
            </w:ins>
            <w:r w:rsidR="002372CD">
              <w:rPr>
                <w:rStyle w:val="CommentReference"/>
              </w:rPr>
              <w:commentReference w:id="214"/>
            </w:r>
            <w:r w:rsidRPr="00BA2010">
              <w:t>irculation</w:t>
            </w:r>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11923282" w14:textId="77777777" w:rsidR="00A0682F" w:rsidRPr="00BA2010" w:rsidRDefault="00A0682F" w:rsidP="00204E9F">
            <w:pPr>
              <w:pStyle w:val="AR6BodyText"/>
            </w:pPr>
            <w:r w:rsidRPr="00BA2010">
              <w:rPr>
                <w:b/>
                <w:bCs/>
              </w:rPr>
              <w:t>3, 4, 8;</w:t>
            </w:r>
            <w:r w:rsidRPr="00BA2010">
              <w:t xml:space="preserve"> 2, 5, 10, 11</w:t>
            </w:r>
          </w:p>
        </w:tc>
      </w:tr>
      <w:tr w:rsidR="00A0682F" w:rsidRPr="009B6EF8" w14:paraId="7BEF807A"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47AA28AE" w14:textId="77777777" w:rsidR="00A0682F" w:rsidRPr="00BA2010" w:rsidRDefault="00A0682F" w:rsidP="00204E9F">
            <w:pPr>
              <w:pStyle w:val="AR6BodyText"/>
            </w:pPr>
            <w:r w:rsidRPr="00BA2010">
              <w:t>Biosphere</w:t>
            </w:r>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65E777E5" w14:textId="77777777" w:rsidR="00A0682F" w:rsidRPr="00BA2010" w:rsidRDefault="00A0682F" w:rsidP="00204E9F">
            <w:pPr>
              <w:pStyle w:val="AR6BodyText"/>
            </w:pPr>
            <w:r w:rsidRPr="00BA2010">
              <w:rPr>
                <w:b/>
                <w:bCs/>
              </w:rPr>
              <w:t>2, 3, 5, 11, Cross-Chapter Box 5.1;</w:t>
            </w:r>
            <w:r w:rsidRPr="00BA2010">
              <w:t xml:space="preserve"> 1, 4, 6, 8</w:t>
            </w:r>
          </w:p>
        </w:tc>
      </w:tr>
      <w:tr w:rsidR="00A0682F" w:rsidRPr="009B6EF8" w14:paraId="4E65F134" w14:textId="77777777" w:rsidTr="00BA2010">
        <w:trPr>
          <w:trHeight w:val="184"/>
        </w:trPr>
        <w:tc>
          <w:tcPr>
            <w:tcW w:w="3671" w:type="dxa"/>
            <w:tcBorders>
              <w:left w:val="single" w:sz="12" w:space="0" w:color="000000"/>
              <w:right w:val="single" w:sz="12" w:space="0" w:color="000000"/>
            </w:tcBorders>
            <w:tcMar>
              <w:top w:w="100" w:type="dxa"/>
              <w:left w:w="100" w:type="dxa"/>
              <w:bottom w:w="100" w:type="dxa"/>
              <w:right w:w="100" w:type="dxa"/>
            </w:tcMar>
          </w:tcPr>
          <w:p w14:paraId="2E20C4ED" w14:textId="2BF13BE5" w:rsidR="00A0682F" w:rsidRPr="00BA2010" w:rsidRDefault="00A0682F" w:rsidP="00204E9F">
            <w:pPr>
              <w:pStyle w:val="AR6BodyText"/>
            </w:pPr>
            <w:commentRangeStart w:id="217"/>
            <w:r w:rsidRPr="00BA2010">
              <w:t xml:space="preserve">Carbon </w:t>
            </w:r>
            <w:del w:id="218" w:author="Ian Blenkinsop" w:date="2021-06-30T16:36:00Z">
              <w:r w:rsidR="0081163C" w:rsidRPr="00BA2010" w:rsidDel="00FD0D8E">
                <w:delText>d</w:delText>
              </w:r>
              <w:r w:rsidRPr="00BA2010" w:rsidDel="00FD0D8E">
                <w:delText xml:space="preserve">ioxide </w:delText>
              </w:r>
            </w:del>
            <w:commentRangeEnd w:id="217"/>
            <w:ins w:id="219" w:author="Ian Blenkinsop" w:date="2021-06-30T16:36:00Z">
              <w:r w:rsidR="00FD0D8E">
                <w:t>D</w:t>
              </w:r>
              <w:r w:rsidR="00FD0D8E" w:rsidRPr="00BA2010">
                <w:t xml:space="preserve">ioxide </w:t>
              </w:r>
            </w:ins>
            <w:r w:rsidR="007E15A5">
              <w:rPr>
                <w:rStyle w:val="CommentReference"/>
              </w:rPr>
              <w:commentReference w:id="217"/>
            </w:r>
            <w:del w:id="220" w:author="Ian Blenkinsop" w:date="2021-06-30T16:36:00Z">
              <w:r w:rsidR="0081163C" w:rsidRPr="00BA2010" w:rsidDel="00FD0D8E">
                <w:delText>r</w:delText>
              </w:r>
              <w:r w:rsidRPr="00BA2010" w:rsidDel="00FD0D8E">
                <w:delText xml:space="preserve">emoval </w:delText>
              </w:r>
            </w:del>
            <w:ins w:id="221" w:author="Ian Blenkinsop" w:date="2021-06-30T16:36:00Z">
              <w:r w:rsidR="00FD0D8E">
                <w:t>R</w:t>
              </w:r>
              <w:r w:rsidR="00FD0D8E" w:rsidRPr="00BA2010">
                <w:t xml:space="preserve">emoval </w:t>
              </w:r>
            </w:ins>
            <w:r w:rsidRPr="00BA2010">
              <w:t xml:space="preserve">(CDR) </w:t>
            </w:r>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3A2F94A3" w14:textId="77777777" w:rsidR="00A0682F" w:rsidRPr="00BA2010" w:rsidRDefault="00A0682F" w:rsidP="00204E9F">
            <w:pPr>
              <w:pStyle w:val="AR6BodyText"/>
            </w:pPr>
            <w:r w:rsidRPr="00BA2010">
              <w:rPr>
                <w:b/>
                <w:bCs/>
              </w:rPr>
              <w:t xml:space="preserve">4, 5; </w:t>
            </w:r>
            <w:r w:rsidRPr="00BA2010">
              <w:t>8</w:t>
            </w:r>
          </w:p>
        </w:tc>
      </w:tr>
      <w:tr w:rsidR="00A0682F" w:rsidRPr="009B6EF8" w14:paraId="44148766"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7A13B8D2" w14:textId="10BECD02" w:rsidR="00A0682F" w:rsidRPr="00BA2010" w:rsidRDefault="00A0682F" w:rsidP="00204E9F">
            <w:pPr>
              <w:pStyle w:val="AR6BodyText"/>
            </w:pPr>
            <w:r w:rsidRPr="00BA2010">
              <w:t xml:space="preserve">Cities and </w:t>
            </w:r>
            <w:del w:id="222" w:author="Ian Blenkinsop" w:date="2021-06-30T16:36:00Z">
              <w:r w:rsidRPr="00BA2010" w:rsidDel="00FD0D8E">
                <w:delText xml:space="preserve">urban </w:delText>
              </w:r>
            </w:del>
            <w:ins w:id="223" w:author="Ian Blenkinsop" w:date="2021-06-30T16:36:00Z">
              <w:r w:rsidR="00FD0D8E">
                <w:t>U</w:t>
              </w:r>
              <w:r w:rsidR="00FD0D8E" w:rsidRPr="00BA2010">
                <w:t xml:space="preserve">rban </w:t>
              </w:r>
            </w:ins>
            <w:del w:id="224" w:author="Ian Blenkinsop" w:date="2021-06-30T16:36:00Z">
              <w:r w:rsidRPr="00BA2010" w:rsidDel="00FD0D8E">
                <w:delText>aspects</w:delText>
              </w:r>
            </w:del>
            <w:ins w:id="225" w:author="Ian Blenkinsop" w:date="2021-06-30T16:36:00Z">
              <w:r w:rsidR="00FD0D8E">
                <w:t>A</w:t>
              </w:r>
              <w:r w:rsidR="00FD0D8E" w:rsidRPr="00BA2010">
                <w:t>spects</w:t>
              </w:r>
            </w:ins>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61A64E3E" w14:textId="77777777" w:rsidR="00A0682F" w:rsidRPr="00BA2010" w:rsidRDefault="00A0682F" w:rsidP="00204E9F">
            <w:pPr>
              <w:pStyle w:val="AR6BodyText"/>
            </w:pPr>
            <w:r w:rsidRPr="00BA2010">
              <w:rPr>
                <w:b/>
                <w:bCs/>
              </w:rPr>
              <w:t>10, 11, 12;</w:t>
            </w:r>
            <w:r w:rsidRPr="00BA2010">
              <w:t xml:space="preserve"> 2, 8, 9, Atlas</w:t>
            </w:r>
          </w:p>
        </w:tc>
      </w:tr>
      <w:tr w:rsidR="00A0682F" w:rsidRPr="009B6EF8" w14:paraId="1EB1CAB3"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629B3CF4" w14:textId="13F7CB04" w:rsidR="00A0682F" w:rsidRPr="00BA2010" w:rsidRDefault="00A0682F" w:rsidP="00204E9F">
            <w:pPr>
              <w:pStyle w:val="AR6BodyText"/>
            </w:pPr>
            <w:r w:rsidRPr="00BA2010">
              <w:t xml:space="preserve">Climate </w:t>
            </w:r>
            <w:del w:id="226" w:author="Ian Blenkinsop" w:date="2021-06-30T16:36:00Z">
              <w:r w:rsidRPr="00BA2010" w:rsidDel="00FD0D8E">
                <w:delText>services</w:delText>
              </w:r>
            </w:del>
            <w:ins w:id="227" w:author="Ian Blenkinsop" w:date="2021-06-30T16:36:00Z">
              <w:r w:rsidR="00FD0D8E">
                <w:t>S</w:t>
              </w:r>
              <w:r w:rsidR="00FD0D8E" w:rsidRPr="00BA2010">
                <w:t>ervices</w:t>
              </w:r>
            </w:ins>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787E41DE" w14:textId="77777777" w:rsidR="00A0682F" w:rsidRPr="00BA2010" w:rsidRDefault="00A0682F" w:rsidP="00204E9F">
            <w:pPr>
              <w:pStyle w:val="AR6BodyText"/>
            </w:pPr>
            <w:r w:rsidRPr="00BA2010">
              <w:rPr>
                <w:b/>
                <w:bCs/>
              </w:rPr>
              <w:t xml:space="preserve">12, Atlas, Cross-Chapter Box 12.2; </w:t>
            </w:r>
            <w:r w:rsidRPr="00BA2010">
              <w:t>1, 10</w:t>
            </w:r>
          </w:p>
        </w:tc>
      </w:tr>
      <w:tr w:rsidR="00A0682F" w:rsidRPr="009B6EF8" w14:paraId="2836F9FC"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25BA01FB" w14:textId="13F03075" w:rsidR="00A0682F" w:rsidRPr="00BA2010" w:rsidRDefault="00A0682F" w:rsidP="00204E9F">
            <w:pPr>
              <w:pStyle w:val="AR6BodyText"/>
            </w:pPr>
            <w:r w:rsidRPr="00BA2010">
              <w:t xml:space="preserve">Climatic </w:t>
            </w:r>
            <w:del w:id="228" w:author="Ian Blenkinsop" w:date="2021-06-30T16:36:00Z">
              <w:r w:rsidRPr="00BA2010" w:rsidDel="00FD0D8E">
                <w:delText>impact</w:delText>
              </w:r>
            </w:del>
            <w:ins w:id="229" w:author="Ian Blenkinsop" w:date="2021-06-30T16:36:00Z">
              <w:r w:rsidR="00FD0D8E">
                <w:t>I</w:t>
              </w:r>
              <w:r w:rsidR="00FD0D8E" w:rsidRPr="00BA2010">
                <w:t>mpact</w:t>
              </w:r>
            </w:ins>
            <w:r w:rsidRPr="00BA2010">
              <w:t>-</w:t>
            </w:r>
            <w:del w:id="230" w:author="Ian Blenkinsop" w:date="2021-06-30T16:36:00Z">
              <w:r w:rsidRPr="00BA2010" w:rsidDel="00FD0D8E">
                <w:delText>drivers</w:delText>
              </w:r>
            </w:del>
            <w:ins w:id="231" w:author="Ian Blenkinsop" w:date="2021-06-30T16:36:00Z">
              <w:r w:rsidR="00FD0D8E">
                <w:t>D</w:t>
              </w:r>
              <w:r w:rsidR="00FD0D8E" w:rsidRPr="00BA2010">
                <w:t>rivers</w:t>
              </w:r>
            </w:ins>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6BEAC290" w14:textId="13EC312E" w:rsidR="00A0682F" w:rsidRPr="00BA2010" w:rsidRDefault="00A0682F" w:rsidP="00204E9F">
            <w:pPr>
              <w:pStyle w:val="AR6BodyText"/>
            </w:pPr>
            <w:r w:rsidRPr="00BA2010">
              <w:rPr>
                <w:b/>
                <w:bCs/>
              </w:rPr>
              <w:t>12, Annex VI;</w:t>
            </w:r>
            <w:r w:rsidRPr="00BA2010">
              <w:t xml:space="preserve"> 1, 9, 10, 11, Atlas</w:t>
            </w:r>
          </w:p>
        </w:tc>
      </w:tr>
      <w:tr w:rsidR="00A0682F" w:rsidRPr="009B6EF8" w14:paraId="2FFC3683"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60211322" w14:textId="2EA9A867" w:rsidR="00A0682F" w:rsidRPr="00BA2010" w:rsidRDefault="00A0682F" w:rsidP="00204E9F">
            <w:pPr>
              <w:pStyle w:val="AR6BodyText"/>
            </w:pPr>
            <w:r w:rsidRPr="00BA2010">
              <w:t>CO</w:t>
            </w:r>
            <w:r w:rsidRPr="00BA2010">
              <w:rPr>
                <w:vertAlign w:val="subscript"/>
              </w:rPr>
              <w:t>2</w:t>
            </w:r>
            <w:r w:rsidRPr="00BA2010">
              <w:t xml:space="preserve"> </w:t>
            </w:r>
            <w:del w:id="232" w:author="Ian Blenkinsop" w:date="2021-06-30T16:36:00Z">
              <w:r w:rsidRPr="00BA2010" w:rsidDel="00FD0D8E">
                <w:delText xml:space="preserve">concentration </w:delText>
              </w:r>
            </w:del>
            <w:ins w:id="233" w:author="Ian Blenkinsop" w:date="2021-06-30T16:36:00Z">
              <w:r w:rsidR="00FD0D8E">
                <w:t>C</w:t>
              </w:r>
              <w:r w:rsidR="00FD0D8E" w:rsidRPr="00BA2010">
                <w:t xml:space="preserve">oncentration </w:t>
              </w:r>
            </w:ins>
            <w:del w:id="234" w:author="Ian Blenkinsop" w:date="2021-06-30T16:36:00Z">
              <w:r w:rsidRPr="00BA2010" w:rsidDel="00FD0D8E">
                <w:delText>levels</w:delText>
              </w:r>
            </w:del>
            <w:ins w:id="235" w:author="Ian Blenkinsop" w:date="2021-06-30T16:36:00Z">
              <w:r w:rsidR="00FD0D8E">
                <w:t>L</w:t>
              </w:r>
              <w:r w:rsidR="00FD0D8E" w:rsidRPr="00BA2010">
                <w:t>evels</w:t>
              </w:r>
            </w:ins>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6FE7F057" w14:textId="77777777" w:rsidR="00A0682F" w:rsidRPr="00BA2010" w:rsidRDefault="00A0682F" w:rsidP="00204E9F">
            <w:pPr>
              <w:pStyle w:val="AR6BodyText"/>
            </w:pPr>
            <w:r w:rsidRPr="00BA2010">
              <w:rPr>
                <w:b/>
                <w:bCs/>
              </w:rPr>
              <w:t xml:space="preserve">1, 2, 5, Cross-Chapter Box 1.1; </w:t>
            </w:r>
            <w:r w:rsidRPr="00BA2010">
              <w:t>12, Atlas</w:t>
            </w:r>
          </w:p>
        </w:tc>
      </w:tr>
      <w:tr w:rsidR="00A0682F" w:rsidRPr="009B6EF8" w14:paraId="0A09B5C4"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79C411A2" w14:textId="571AE710" w:rsidR="00A0682F" w:rsidRPr="00BA2010" w:rsidRDefault="00A0682F" w:rsidP="00204E9F">
            <w:pPr>
              <w:pStyle w:val="AR6BodyText"/>
            </w:pPr>
            <w:r w:rsidRPr="00BA2010">
              <w:t xml:space="preserve">Coronavirus </w:t>
            </w:r>
            <w:del w:id="236" w:author="Ian Blenkinsop" w:date="2021-06-30T16:36:00Z">
              <w:r w:rsidR="00C260B2" w:rsidRPr="00BA2010" w:rsidDel="00FD0D8E">
                <w:delText>p</w:delText>
              </w:r>
              <w:r w:rsidR="00BB43C5" w:rsidRPr="00BA2010" w:rsidDel="00FD0D8E">
                <w:delText>andemic</w:delText>
              </w:r>
              <w:r w:rsidRPr="00BA2010" w:rsidDel="00FD0D8E">
                <w:delText xml:space="preserve"> </w:delText>
              </w:r>
            </w:del>
            <w:ins w:id="237" w:author="Ian Blenkinsop" w:date="2021-06-30T16:36:00Z">
              <w:r w:rsidR="00FD0D8E">
                <w:t>P</w:t>
              </w:r>
              <w:r w:rsidR="00FD0D8E" w:rsidRPr="00BA2010">
                <w:t xml:space="preserve">andemic </w:t>
              </w:r>
            </w:ins>
            <w:r w:rsidRPr="00BA2010">
              <w:t>(COVID-19)</w:t>
            </w:r>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71E57014" w14:textId="77777777" w:rsidR="00A0682F" w:rsidRPr="00BA2010" w:rsidRDefault="00A0682F" w:rsidP="00204E9F">
            <w:pPr>
              <w:pStyle w:val="AR6BodyText"/>
            </w:pPr>
            <w:r w:rsidRPr="00BA2010">
              <w:rPr>
                <w:b/>
                <w:bCs/>
              </w:rPr>
              <w:t xml:space="preserve">Cross-Chapter Box 6.1; </w:t>
            </w:r>
            <w:r w:rsidRPr="00BA2010">
              <w:t>1</w:t>
            </w:r>
          </w:p>
        </w:tc>
      </w:tr>
      <w:tr w:rsidR="00A0682F" w:rsidRPr="009B6EF8" w14:paraId="5CAC23DE"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318ED57A" w14:textId="77777777" w:rsidR="00A0682F" w:rsidRPr="00BA2010" w:rsidRDefault="00A0682F" w:rsidP="00204E9F">
            <w:pPr>
              <w:pStyle w:val="AR6BodyText"/>
            </w:pPr>
            <w:r w:rsidRPr="00BA2010">
              <w:t>Cryosphere</w:t>
            </w:r>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4FA088C7" w14:textId="77777777" w:rsidR="00A0682F" w:rsidRPr="00BA2010" w:rsidRDefault="00A0682F" w:rsidP="00204E9F">
            <w:pPr>
              <w:pStyle w:val="AR6BodyText"/>
            </w:pPr>
            <w:r w:rsidRPr="00BA2010">
              <w:rPr>
                <w:b/>
                <w:bCs/>
              </w:rPr>
              <w:t xml:space="preserve">2, 3, 9; </w:t>
            </w:r>
            <w:r w:rsidRPr="00BA2010">
              <w:t>1, 4, 8, 12, Atlas</w:t>
            </w:r>
          </w:p>
        </w:tc>
      </w:tr>
      <w:tr w:rsidR="00A0682F" w:rsidRPr="00512141" w14:paraId="79E3FAD8"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52E8D2DD" w14:textId="4BB7E466" w:rsidR="00A0682F" w:rsidRPr="00BA2010" w:rsidRDefault="00A0682F" w:rsidP="00204E9F">
            <w:pPr>
              <w:pStyle w:val="AR6BodyText"/>
            </w:pPr>
            <w:r w:rsidRPr="00BA2010">
              <w:lastRenderedPageBreak/>
              <w:t xml:space="preserve">Deep </w:t>
            </w:r>
            <w:del w:id="238" w:author="Ian Blenkinsop" w:date="2021-06-30T16:36:00Z">
              <w:r w:rsidRPr="00BA2010" w:rsidDel="00FD0D8E">
                <w:delText>uncertainty</w:delText>
              </w:r>
            </w:del>
            <w:ins w:id="239" w:author="Ian Blenkinsop" w:date="2021-06-30T16:36:00Z">
              <w:r w:rsidR="00FD0D8E">
                <w:t>U</w:t>
              </w:r>
              <w:r w:rsidR="00FD0D8E" w:rsidRPr="00BA2010">
                <w:t>ncertainty</w:t>
              </w:r>
            </w:ins>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48EE529C" w14:textId="1E3E04E1" w:rsidR="00A0682F" w:rsidRPr="00C421D6" w:rsidRDefault="00A0682F" w:rsidP="00204E9F">
            <w:pPr>
              <w:pStyle w:val="AR6BodyText"/>
              <w:rPr>
                <w:lang w:val="en-GB"/>
              </w:rPr>
            </w:pPr>
            <w:r w:rsidRPr="00C421D6">
              <w:rPr>
                <w:b/>
                <w:bCs/>
                <w:lang w:val="en-GB"/>
              </w:rPr>
              <w:t xml:space="preserve">9; </w:t>
            </w:r>
            <w:r w:rsidRPr="00C421D6">
              <w:rPr>
                <w:lang w:val="en-GB"/>
              </w:rPr>
              <w:t>4, 7, 8, Cross-Chapter Box 11.2, Cross-Chapter Box</w:t>
            </w:r>
            <w:r w:rsidR="00B839CB" w:rsidRPr="00C421D6">
              <w:rPr>
                <w:lang w:val="en-GB"/>
              </w:rPr>
              <w:t> </w:t>
            </w:r>
            <w:r w:rsidRPr="00C421D6">
              <w:rPr>
                <w:lang w:val="en-GB"/>
              </w:rPr>
              <w:t>12.1</w:t>
            </w:r>
          </w:p>
        </w:tc>
      </w:tr>
      <w:tr w:rsidR="00A0682F" w:rsidRPr="00512141" w14:paraId="0DAF1FE0"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3A1B17F2" w14:textId="58F00CC5" w:rsidR="00A0682F" w:rsidRPr="00BA2010" w:rsidRDefault="00A0682F" w:rsidP="00204E9F">
            <w:pPr>
              <w:pStyle w:val="AR6BodyText"/>
            </w:pPr>
            <w:r w:rsidRPr="00BA2010">
              <w:t xml:space="preserve">Detection and </w:t>
            </w:r>
            <w:del w:id="240" w:author="Ian Blenkinsop" w:date="2021-06-30T16:36:00Z">
              <w:r w:rsidRPr="00BA2010" w:rsidDel="00FD0D8E">
                <w:delText>attribution</w:delText>
              </w:r>
            </w:del>
            <w:ins w:id="241" w:author="Ian Blenkinsop" w:date="2021-06-30T16:36:00Z">
              <w:r w:rsidR="00FD0D8E">
                <w:t>A</w:t>
              </w:r>
              <w:r w:rsidR="00FD0D8E" w:rsidRPr="00BA2010">
                <w:t>ttribution</w:t>
              </w:r>
            </w:ins>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3C7272E9" w14:textId="78B9F980" w:rsidR="00A0682F" w:rsidRPr="00C421D6" w:rsidRDefault="00A0682F" w:rsidP="00204E9F">
            <w:pPr>
              <w:pStyle w:val="AR6BodyText"/>
              <w:rPr>
                <w:lang w:val="en-GB"/>
              </w:rPr>
            </w:pPr>
            <w:r w:rsidRPr="00C421D6">
              <w:rPr>
                <w:b/>
                <w:bCs/>
                <w:lang w:val="en-GB"/>
              </w:rPr>
              <w:t xml:space="preserve">3, 10, 11, </w:t>
            </w:r>
            <w:r w:rsidR="0048332D" w:rsidRPr="0048332D">
              <w:rPr>
                <w:b/>
                <w:bCs/>
                <w:lang w:val="en-GB"/>
              </w:rPr>
              <w:t>Cross-Working Group Box: Attribution</w:t>
            </w:r>
            <w:r w:rsidRPr="00C421D6">
              <w:rPr>
                <w:b/>
                <w:bCs/>
                <w:lang w:val="en-GB"/>
              </w:rPr>
              <w:t>;</w:t>
            </w:r>
            <w:r w:rsidRPr="00C421D6">
              <w:rPr>
                <w:lang w:val="en-GB"/>
              </w:rPr>
              <w:t xml:space="preserve"> 5, 6, 8, 9, 12, Atlas</w:t>
            </w:r>
          </w:p>
        </w:tc>
      </w:tr>
      <w:tr w:rsidR="00A0682F" w:rsidRPr="009B6EF8" w14:paraId="13FCEC7C"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126695F1" w14:textId="77777777" w:rsidR="00A0682F" w:rsidRPr="009B6EF8" w:rsidRDefault="00A0682F" w:rsidP="00204E9F">
            <w:pPr>
              <w:pStyle w:val="AR6BodyText"/>
            </w:pPr>
            <w:r w:rsidRPr="009B6EF8">
              <w:t>Emergence</w:t>
            </w:r>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0492EF8F" w14:textId="77777777" w:rsidR="00A0682F" w:rsidRPr="009B6EF8" w:rsidRDefault="00A0682F" w:rsidP="00204E9F">
            <w:pPr>
              <w:pStyle w:val="AR6BodyText"/>
            </w:pPr>
            <w:r w:rsidRPr="00683C68">
              <w:rPr>
                <w:b/>
                <w:bCs/>
              </w:rPr>
              <w:t xml:space="preserve">1, 10, 12; </w:t>
            </w:r>
            <w:r w:rsidRPr="009B6EF8">
              <w:t>8, 11</w:t>
            </w:r>
          </w:p>
        </w:tc>
      </w:tr>
      <w:tr w:rsidR="00A0682F" w:rsidRPr="009B6EF8" w14:paraId="0D50F43D"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690918FA" w14:textId="172CC77F" w:rsidR="00A0682F" w:rsidRPr="00BA2010" w:rsidRDefault="00A0682F" w:rsidP="00204E9F">
            <w:pPr>
              <w:pStyle w:val="AR6BodyText"/>
            </w:pPr>
            <w:r w:rsidRPr="00BA2010">
              <w:t xml:space="preserve">Extremes and </w:t>
            </w:r>
            <w:del w:id="242" w:author="Ian Blenkinsop" w:date="2021-06-30T16:36:00Z">
              <w:r w:rsidR="00C260B2" w:rsidRPr="00BA2010" w:rsidDel="00FD0D8E">
                <w:delText>a</w:delText>
              </w:r>
              <w:r w:rsidRPr="00BA2010" w:rsidDel="00FD0D8E">
                <w:delText xml:space="preserve">brupt </w:delText>
              </w:r>
            </w:del>
            <w:ins w:id="243" w:author="Ian Blenkinsop" w:date="2021-06-30T16:36:00Z">
              <w:r w:rsidR="00FD0D8E">
                <w:t>A</w:t>
              </w:r>
              <w:r w:rsidR="00FD0D8E" w:rsidRPr="00BA2010">
                <w:t xml:space="preserve">brupt </w:t>
              </w:r>
            </w:ins>
            <w:del w:id="244" w:author="Ian Blenkinsop" w:date="2021-06-30T16:36:00Z">
              <w:r w:rsidR="00C260B2" w:rsidRPr="00BA2010" w:rsidDel="00FD0D8E">
                <w:delText>c</w:delText>
              </w:r>
              <w:r w:rsidRPr="00BA2010" w:rsidDel="00FD0D8E">
                <w:delText>hange</w:delText>
              </w:r>
            </w:del>
            <w:ins w:id="245" w:author="Ian Blenkinsop" w:date="2021-06-30T16:36:00Z">
              <w:r w:rsidR="00FD0D8E">
                <w:t>C</w:t>
              </w:r>
              <w:r w:rsidR="00FD0D8E" w:rsidRPr="00BA2010">
                <w:t>hange</w:t>
              </w:r>
            </w:ins>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1D10170C" w14:textId="4C4DEF53" w:rsidR="00A0682F" w:rsidRPr="00BA2010" w:rsidRDefault="00A0682F" w:rsidP="00204E9F">
            <w:pPr>
              <w:pStyle w:val="AR6BodyText"/>
            </w:pPr>
            <w:r w:rsidRPr="00BA2010">
              <w:rPr>
                <w:b/>
                <w:bCs/>
              </w:rPr>
              <w:t>11, 12;</w:t>
            </w:r>
            <w:r w:rsidRPr="00BA2010">
              <w:t xml:space="preserve"> 1, 5, 7, 8, 9, 10, Atlas, Cross-Chapter Box</w:t>
            </w:r>
            <w:r w:rsidR="00B839CB" w:rsidRPr="00BA2010">
              <w:t> </w:t>
            </w:r>
            <w:r w:rsidRPr="00BA2010">
              <w:t>12.1</w:t>
            </w:r>
          </w:p>
        </w:tc>
      </w:tr>
      <w:tr w:rsidR="00A0682F" w:rsidRPr="009B6EF8" w14:paraId="0828E685"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75B68992" w14:textId="4CDFA8F1" w:rsidR="00A0682F" w:rsidRPr="00BA2010" w:rsidRDefault="00A0682F" w:rsidP="00204E9F">
            <w:pPr>
              <w:pStyle w:val="AR6BodyText"/>
            </w:pPr>
            <w:r w:rsidRPr="00BA2010">
              <w:t xml:space="preserve">Global </w:t>
            </w:r>
            <w:del w:id="246" w:author="Ian Blenkinsop" w:date="2021-06-30T16:36:00Z">
              <w:r w:rsidRPr="00BA2010" w:rsidDel="00FD0D8E">
                <w:delText xml:space="preserve">warming </w:delText>
              </w:r>
            </w:del>
            <w:ins w:id="247" w:author="Ian Blenkinsop" w:date="2021-06-30T16:36:00Z">
              <w:r w:rsidR="00FD0D8E">
                <w:t>W</w:t>
              </w:r>
              <w:r w:rsidR="00FD0D8E" w:rsidRPr="00BA2010">
                <w:t xml:space="preserve">arming </w:t>
              </w:r>
            </w:ins>
            <w:del w:id="248" w:author="Ian Blenkinsop" w:date="2021-06-30T16:36:00Z">
              <w:r w:rsidRPr="00BA2010" w:rsidDel="00FD0D8E">
                <w:delText>hiatus</w:delText>
              </w:r>
            </w:del>
            <w:ins w:id="249" w:author="Ian Blenkinsop" w:date="2021-06-30T16:36:00Z">
              <w:r w:rsidR="00FD0D8E">
                <w:t>H</w:t>
              </w:r>
              <w:r w:rsidR="00FD0D8E" w:rsidRPr="00BA2010">
                <w:t>iatus</w:t>
              </w:r>
            </w:ins>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76C895D4" w14:textId="77777777" w:rsidR="00A0682F" w:rsidRPr="00BA2010" w:rsidRDefault="00A0682F" w:rsidP="00204E9F">
            <w:pPr>
              <w:pStyle w:val="AR6BodyText"/>
            </w:pPr>
            <w:r w:rsidRPr="00BA2010">
              <w:rPr>
                <w:b/>
                <w:bCs/>
              </w:rPr>
              <w:t>Cross-Chapter Box 3.1;</w:t>
            </w:r>
            <w:r w:rsidRPr="00BA2010">
              <w:t xml:space="preserve"> 10, 11</w:t>
            </w:r>
          </w:p>
        </w:tc>
      </w:tr>
      <w:tr w:rsidR="00A0682F" w:rsidRPr="009B6EF8" w14:paraId="4E752565"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24204393" w14:textId="37082DFD" w:rsidR="00A0682F" w:rsidRPr="00BA2010" w:rsidRDefault="00A0682F" w:rsidP="00204E9F">
            <w:pPr>
              <w:pStyle w:val="AR6BodyText"/>
            </w:pPr>
            <w:r w:rsidRPr="00BA2010">
              <w:t xml:space="preserve">Land </w:t>
            </w:r>
            <w:del w:id="250" w:author="Ian Blenkinsop" w:date="2021-06-30T16:36:00Z">
              <w:r w:rsidRPr="00BA2010" w:rsidDel="00FD0D8E">
                <w:delText>use</w:delText>
              </w:r>
            </w:del>
            <w:ins w:id="251" w:author="Ian Blenkinsop" w:date="2021-06-30T16:36:00Z">
              <w:r w:rsidR="00FD0D8E">
                <w:t>U</w:t>
              </w:r>
              <w:r w:rsidR="00FD0D8E" w:rsidRPr="00BA2010">
                <w:t>se</w:t>
              </w:r>
            </w:ins>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04CD2E48" w14:textId="77777777" w:rsidR="00A0682F" w:rsidRPr="00BA2010" w:rsidRDefault="00A0682F" w:rsidP="00204E9F">
            <w:pPr>
              <w:pStyle w:val="AR6BodyText"/>
            </w:pPr>
            <w:r w:rsidRPr="00BA2010">
              <w:rPr>
                <w:b/>
                <w:bCs/>
              </w:rPr>
              <w:t>5;</w:t>
            </w:r>
            <w:r w:rsidRPr="00BA2010">
              <w:t xml:space="preserve"> 2, 7, 8, 10, 11</w:t>
            </w:r>
          </w:p>
        </w:tc>
      </w:tr>
      <w:tr w:rsidR="00817068" w:rsidRPr="009B6EF8" w14:paraId="22B04751" w14:textId="77777777" w:rsidTr="00BA2010">
        <w:trPr>
          <w:trHeight w:val="154"/>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7F287817" w14:textId="2B814D3F" w:rsidR="00817068" w:rsidRPr="00BA2010" w:rsidRDefault="00817068" w:rsidP="00204E9F">
            <w:pPr>
              <w:pStyle w:val="AR6BodyText"/>
            </w:pPr>
            <w:r w:rsidRPr="00BA2010">
              <w:t xml:space="preserve">Limits of </w:t>
            </w:r>
            <w:del w:id="252" w:author="Ian Blenkinsop" w:date="2021-06-30T16:36:00Z">
              <w:r w:rsidRPr="00BA2010" w:rsidDel="00FD0D8E">
                <w:delText>habitability</w:delText>
              </w:r>
            </w:del>
            <w:ins w:id="253" w:author="Ian Blenkinsop" w:date="2021-06-30T16:36:00Z">
              <w:r w:rsidR="00FD0D8E">
                <w:t>H</w:t>
              </w:r>
              <w:r w:rsidR="00FD0D8E" w:rsidRPr="00BA2010">
                <w:t>abitability</w:t>
              </w:r>
            </w:ins>
          </w:p>
        </w:tc>
        <w:tc>
          <w:tcPr>
            <w:tcW w:w="5659" w:type="dxa"/>
            <w:tcBorders>
              <w:left w:val="single" w:sz="12" w:space="0" w:color="000000"/>
              <w:right w:val="single" w:sz="12" w:space="0" w:color="000000"/>
            </w:tcBorders>
            <w:tcMar>
              <w:top w:w="100" w:type="dxa"/>
              <w:left w:w="100" w:type="dxa"/>
              <w:bottom w:w="100" w:type="dxa"/>
              <w:right w:w="100" w:type="dxa"/>
            </w:tcMar>
          </w:tcPr>
          <w:p w14:paraId="4E9419D8" w14:textId="77777777" w:rsidR="00817068" w:rsidRPr="00BA2010" w:rsidRDefault="00817068" w:rsidP="00204E9F">
            <w:pPr>
              <w:pStyle w:val="AR6BodyText"/>
            </w:pPr>
            <w:r w:rsidRPr="00BA2010">
              <w:rPr>
                <w:b/>
                <w:bCs/>
              </w:rPr>
              <w:t>9, 12;</w:t>
            </w:r>
            <w:r w:rsidRPr="00BA2010">
              <w:t xml:space="preserve"> 11</w:t>
            </w:r>
          </w:p>
        </w:tc>
      </w:tr>
      <w:tr w:rsidR="00817068" w:rsidRPr="00512141" w14:paraId="1D596531" w14:textId="77777777" w:rsidTr="00BA2010">
        <w:trPr>
          <w:trHeight w:val="154"/>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78384168" w14:textId="09FF7C6F" w:rsidR="00817068" w:rsidRPr="00C421D6" w:rsidRDefault="00B839CB" w:rsidP="001437B0">
            <w:pPr>
              <w:pStyle w:val="AR6BodyText"/>
              <w:rPr>
                <w:lang w:val="en-GB"/>
              </w:rPr>
            </w:pPr>
            <w:r w:rsidRPr="00C421D6">
              <w:rPr>
                <w:lang w:val="en-GB"/>
              </w:rPr>
              <w:t>Low</w:t>
            </w:r>
            <w:r w:rsidR="00BA2010" w:rsidRPr="00C421D6">
              <w:rPr>
                <w:lang w:val="en-GB"/>
              </w:rPr>
              <w:t>-</w:t>
            </w:r>
            <w:del w:id="254" w:author="Ian Blenkinsop" w:date="2021-06-30T16:36:00Z">
              <w:r w:rsidRPr="00C421D6" w:rsidDel="00FD0D8E">
                <w:rPr>
                  <w:lang w:val="en-GB"/>
                </w:rPr>
                <w:delText>likelihood</w:delText>
              </w:r>
            </w:del>
            <w:ins w:id="255" w:author="Ian Blenkinsop" w:date="2021-06-30T16:36:00Z">
              <w:r w:rsidR="00FD0D8E">
                <w:rPr>
                  <w:lang w:val="en-GB"/>
                </w:rPr>
                <w:t>L</w:t>
              </w:r>
              <w:r w:rsidR="00FD0D8E" w:rsidRPr="00C421D6">
                <w:rPr>
                  <w:lang w:val="en-GB"/>
                </w:rPr>
                <w:t>ikelihood</w:t>
              </w:r>
            </w:ins>
            <w:r w:rsidRPr="00C421D6">
              <w:rPr>
                <w:lang w:val="en-GB"/>
              </w:rPr>
              <w:t xml:space="preserve">, </w:t>
            </w:r>
            <w:del w:id="256" w:author="Ian Blenkinsop" w:date="2021-06-30T16:36:00Z">
              <w:r w:rsidRPr="00C421D6" w:rsidDel="00FD0D8E">
                <w:rPr>
                  <w:lang w:val="en-GB"/>
                </w:rPr>
                <w:delText>high</w:delText>
              </w:r>
            </w:del>
            <w:ins w:id="257" w:author="Ian Blenkinsop" w:date="2021-06-30T16:36:00Z">
              <w:r w:rsidR="00FD0D8E">
                <w:rPr>
                  <w:lang w:val="en-GB"/>
                </w:rPr>
                <w:t>H</w:t>
              </w:r>
              <w:r w:rsidR="00FD0D8E" w:rsidRPr="00C421D6">
                <w:rPr>
                  <w:lang w:val="en-GB"/>
                </w:rPr>
                <w:t>igh</w:t>
              </w:r>
            </w:ins>
            <w:r w:rsidR="00C1628A" w:rsidRPr="00C421D6">
              <w:rPr>
                <w:lang w:val="en-GB"/>
              </w:rPr>
              <w:t>-</w:t>
            </w:r>
            <w:del w:id="258" w:author="Ian Blenkinsop" w:date="2021-06-30T16:36:00Z">
              <w:r w:rsidRPr="00C421D6" w:rsidDel="00FD0D8E">
                <w:rPr>
                  <w:lang w:val="en-GB"/>
                </w:rPr>
                <w:delText>impact</w:delText>
              </w:r>
            </w:del>
            <w:ins w:id="259" w:author="Ian Blenkinsop" w:date="2021-06-30T16:36:00Z">
              <w:r w:rsidR="00FD0D8E">
                <w:rPr>
                  <w:lang w:val="en-GB"/>
                </w:rPr>
                <w:t>I</w:t>
              </w:r>
              <w:r w:rsidR="00FD0D8E" w:rsidRPr="00C421D6">
                <w:rPr>
                  <w:lang w:val="en-GB"/>
                </w:rPr>
                <w:t>mpact</w:t>
              </w:r>
            </w:ins>
            <w:commentRangeStart w:id="260"/>
            <w:r w:rsidRPr="00C421D6">
              <w:rPr>
                <w:lang w:val="en-GB"/>
              </w:rPr>
              <w:t>/</w:t>
            </w:r>
            <w:del w:id="261" w:author="Ian Blenkinsop" w:date="2021-06-30T16:36:00Z">
              <w:r w:rsidRPr="00C421D6" w:rsidDel="00FD0D8E">
                <w:rPr>
                  <w:lang w:val="en-GB"/>
                </w:rPr>
                <w:delText>warming</w:delText>
              </w:r>
            </w:del>
            <w:commentRangeEnd w:id="260"/>
            <w:ins w:id="262" w:author="Ian Blenkinsop" w:date="2021-06-30T16:36:00Z">
              <w:r w:rsidR="00FD0D8E">
                <w:rPr>
                  <w:lang w:val="en-GB"/>
                </w:rPr>
                <w:t>W</w:t>
              </w:r>
              <w:r w:rsidR="00FD0D8E" w:rsidRPr="00C421D6">
                <w:rPr>
                  <w:lang w:val="en-GB"/>
                </w:rPr>
                <w:t>arming</w:t>
              </w:r>
            </w:ins>
            <w:r w:rsidR="007E15A5">
              <w:rPr>
                <w:rStyle w:val="CommentReference"/>
              </w:rPr>
              <w:commentReference w:id="260"/>
            </w:r>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21322F9D" w14:textId="355A5CAF" w:rsidR="00817068" w:rsidRPr="00C421D6" w:rsidRDefault="00860B29" w:rsidP="001437B0">
            <w:pPr>
              <w:pStyle w:val="AR6BodyText"/>
              <w:rPr>
                <w:lang w:val="en-GB"/>
              </w:rPr>
            </w:pPr>
            <w:r w:rsidRPr="00C421D6">
              <w:rPr>
                <w:b/>
                <w:bCs/>
                <w:lang w:val="en-GB"/>
              </w:rPr>
              <w:t>1, 4, 11</w:t>
            </w:r>
            <w:r w:rsidR="0016490C" w:rsidRPr="00C421D6">
              <w:rPr>
                <w:b/>
                <w:bCs/>
                <w:lang w:val="en-GB"/>
              </w:rPr>
              <w:t>;</w:t>
            </w:r>
            <w:r w:rsidR="004F3641" w:rsidRPr="00C421D6">
              <w:rPr>
                <w:b/>
                <w:bCs/>
                <w:lang w:val="en-GB"/>
              </w:rPr>
              <w:t xml:space="preserve"> </w:t>
            </w:r>
            <w:r w:rsidR="004F3641" w:rsidRPr="00C421D6">
              <w:rPr>
                <w:lang w:val="en-GB"/>
              </w:rPr>
              <w:t>7, 8, 9, 10, Cross-Chapter Box 1.1, Cross-Chapter Box 1.3, Cross-Chapter Box 4</w:t>
            </w:r>
          </w:p>
        </w:tc>
      </w:tr>
      <w:tr w:rsidR="00A0682F" w:rsidRPr="009B6EF8" w14:paraId="244865EC"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5FACABB7" w14:textId="6622E637" w:rsidR="00A0682F" w:rsidRPr="00BA2010" w:rsidRDefault="00A0682F" w:rsidP="00204E9F">
            <w:pPr>
              <w:pStyle w:val="AR6BodyText"/>
            </w:pPr>
            <w:r w:rsidRPr="00BA2010">
              <w:t xml:space="preserve">Model </w:t>
            </w:r>
            <w:del w:id="263" w:author="Ian Blenkinsop" w:date="2021-06-30T16:36:00Z">
              <w:r w:rsidRPr="00BA2010" w:rsidDel="00FD0D8E">
                <w:delText>evaluation</w:delText>
              </w:r>
            </w:del>
            <w:ins w:id="264" w:author="Ian Blenkinsop" w:date="2021-06-30T16:36:00Z">
              <w:r w:rsidR="00FD0D8E">
                <w:t>E</w:t>
              </w:r>
              <w:r w:rsidR="00FD0D8E" w:rsidRPr="00BA2010">
                <w:t>valuation</w:t>
              </w:r>
            </w:ins>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7E447BA5" w14:textId="77777777" w:rsidR="00A0682F" w:rsidRPr="00BA2010" w:rsidRDefault="00A0682F" w:rsidP="00204E9F">
            <w:pPr>
              <w:pStyle w:val="AR6BodyText"/>
            </w:pPr>
            <w:r w:rsidRPr="00BA2010">
              <w:rPr>
                <w:b/>
                <w:bCs/>
              </w:rPr>
              <w:t xml:space="preserve">1, 3, 9, 10, 11, Atlas; </w:t>
            </w:r>
            <w:r w:rsidRPr="00BA2010">
              <w:t>5, 6, 8</w:t>
            </w:r>
          </w:p>
        </w:tc>
      </w:tr>
      <w:tr w:rsidR="00A0682F" w:rsidRPr="009B6EF8" w14:paraId="7569B89A"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087AE7AE" w14:textId="0A516A69" w:rsidR="00A0682F" w:rsidRPr="00BA2010" w:rsidRDefault="00A0682F" w:rsidP="00204E9F">
            <w:pPr>
              <w:pStyle w:val="AR6BodyText"/>
            </w:pPr>
            <w:r w:rsidRPr="00BA2010">
              <w:t xml:space="preserve">Modes of </w:t>
            </w:r>
            <w:del w:id="265" w:author="Ian Blenkinsop" w:date="2021-06-30T16:36:00Z">
              <w:r w:rsidRPr="00BA2010" w:rsidDel="00FD0D8E">
                <w:delText>variability</w:delText>
              </w:r>
            </w:del>
            <w:ins w:id="266" w:author="Ian Blenkinsop" w:date="2021-06-30T16:37:00Z">
              <w:r w:rsidR="00FD0D8E">
                <w:t>V</w:t>
              </w:r>
            </w:ins>
            <w:ins w:id="267" w:author="Ian Blenkinsop" w:date="2021-06-30T16:36:00Z">
              <w:r w:rsidR="00FD0D8E" w:rsidRPr="00BA2010">
                <w:t>ariability</w:t>
              </w:r>
            </w:ins>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6E16A2A0" w14:textId="6C3101D1" w:rsidR="00A0682F" w:rsidRPr="00BA2010" w:rsidRDefault="00A0682F" w:rsidP="00204E9F">
            <w:pPr>
              <w:pStyle w:val="AR6BodyText"/>
            </w:pPr>
            <w:r w:rsidRPr="00BA2010">
              <w:rPr>
                <w:b/>
                <w:bCs/>
              </w:rPr>
              <w:t xml:space="preserve">1, 2, 3, 4, 8, 9, Annex </w:t>
            </w:r>
            <w:r w:rsidR="001A5F22" w:rsidRPr="00BA2010">
              <w:rPr>
                <w:b/>
                <w:bCs/>
              </w:rPr>
              <w:t>I</w:t>
            </w:r>
            <w:r w:rsidRPr="00BA2010">
              <w:rPr>
                <w:b/>
                <w:bCs/>
              </w:rPr>
              <w:t xml:space="preserve">V; </w:t>
            </w:r>
            <w:r w:rsidRPr="00BA2010">
              <w:t xml:space="preserve">7, 10, 11, 12, Atlas </w:t>
            </w:r>
          </w:p>
        </w:tc>
      </w:tr>
      <w:tr w:rsidR="00A0682F" w:rsidRPr="009B6EF8" w14:paraId="6A59600D"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73DBDC1C" w14:textId="77777777" w:rsidR="00A0682F" w:rsidRPr="00BA2010" w:rsidRDefault="00A0682F" w:rsidP="00204E9F">
            <w:pPr>
              <w:pStyle w:val="AR6BodyText"/>
            </w:pPr>
            <w:r w:rsidRPr="00BA2010">
              <w:t>Monsoons</w:t>
            </w:r>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54981B3A" w14:textId="77777777" w:rsidR="00A0682F" w:rsidRPr="00BA2010" w:rsidRDefault="00A0682F" w:rsidP="00204E9F">
            <w:pPr>
              <w:pStyle w:val="AR6BodyText"/>
            </w:pPr>
            <w:r w:rsidRPr="00BA2010">
              <w:rPr>
                <w:b/>
                <w:bCs/>
              </w:rPr>
              <w:t>8;</w:t>
            </w:r>
            <w:r w:rsidRPr="00BA2010">
              <w:t xml:space="preserve"> 3, 4, 9, 10, 11, 12, Atlas</w:t>
            </w:r>
          </w:p>
        </w:tc>
      </w:tr>
      <w:tr w:rsidR="00A0682F" w:rsidRPr="009B6EF8" w14:paraId="4DA6B5C8"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01C6C6B7" w14:textId="3CD47392" w:rsidR="00A0682F" w:rsidRPr="00BA2010" w:rsidRDefault="00A0682F" w:rsidP="00204E9F">
            <w:pPr>
              <w:pStyle w:val="AR6BodyText"/>
            </w:pPr>
            <w:r w:rsidRPr="00BA2010">
              <w:t xml:space="preserve">Natural </w:t>
            </w:r>
            <w:del w:id="268" w:author="Ian Blenkinsop" w:date="2021-06-30T16:37:00Z">
              <w:r w:rsidRPr="00BA2010" w:rsidDel="00FD0D8E">
                <w:delText>variability</w:delText>
              </w:r>
            </w:del>
            <w:ins w:id="269" w:author="Ian Blenkinsop" w:date="2021-06-30T16:37:00Z">
              <w:r w:rsidR="00FD0D8E">
                <w:t>V</w:t>
              </w:r>
              <w:r w:rsidR="00FD0D8E" w:rsidRPr="00BA2010">
                <w:t>ariability</w:t>
              </w:r>
            </w:ins>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41C214DA" w14:textId="2C78D93F" w:rsidR="00A0682F" w:rsidRPr="00BA2010" w:rsidRDefault="00A0682F" w:rsidP="00204E9F">
            <w:pPr>
              <w:pStyle w:val="AR6BodyText"/>
            </w:pPr>
            <w:r w:rsidRPr="00BA2010">
              <w:rPr>
                <w:b/>
                <w:bCs/>
              </w:rPr>
              <w:t>1,</w:t>
            </w:r>
            <w:r w:rsidR="0090307F">
              <w:rPr>
                <w:b/>
                <w:bCs/>
              </w:rPr>
              <w:t xml:space="preserve"> </w:t>
            </w:r>
            <w:r w:rsidR="00606796">
              <w:rPr>
                <w:b/>
                <w:bCs/>
              </w:rPr>
              <w:t>2,</w:t>
            </w:r>
            <w:r w:rsidRPr="00BA2010">
              <w:rPr>
                <w:b/>
                <w:bCs/>
              </w:rPr>
              <w:t xml:space="preserve"> </w:t>
            </w:r>
            <w:r w:rsidR="00606796">
              <w:rPr>
                <w:b/>
                <w:bCs/>
              </w:rPr>
              <w:t xml:space="preserve">3, </w:t>
            </w:r>
            <w:r w:rsidRPr="00BA2010">
              <w:rPr>
                <w:b/>
                <w:bCs/>
              </w:rPr>
              <w:t>4, 9, 11;</w:t>
            </w:r>
            <w:r w:rsidRPr="00BA2010">
              <w:t xml:space="preserve"> 5, 8, 10</w:t>
            </w:r>
          </w:p>
        </w:tc>
      </w:tr>
      <w:tr w:rsidR="00A0682F" w:rsidRPr="009B6EF8" w14:paraId="34BDA919"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0F98882F" w14:textId="7B6CC7EA" w:rsidR="00A0682F" w:rsidRPr="00BA2010" w:rsidRDefault="00A0682F" w:rsidP="00204E9F">
            <w:pPr>
              <w:pStyle w:val="AR6BodyText"/>
            </w:pPr>
            <w:r w:rsidRPr="00BA2010">
              <w:t>Ocean</w:t>
            </w:r>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69AD3456" w14:textId="77777777" w:rsidR="00A0682F" w:rsidRPr="00BA2010" w:rsidRDefault="00A0682F" w:rsidP="00204E9F">
            <w:pPr>
              <w:pStyle w:val="AR6BodyText"/>
            </w:pPr>
            <w:r w:rsidRPr="00BA2010">
              <w:rPr>
                <w:b/>
                <w:bCs/>
              </w:rPr>
              <w:t>3, 5, 9;</w:t>
            </w:r>
            <w:r w:rsidRPr="00BA2010">
              <w:t xml:space="preserve"> 1, 2, 4, 7, 12, Atlas</w:t>
            </w:r>
          </w:p>
        </w:tc>
      </w:tr>
      <w:tr w:rsidR="00A0682F" w:rsidRPr="009B6EF8" w14:paraId="24EE4EB5"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6B0D0676" w14:textId="77777777" w:rsidR="00A0682F" w:rsidRPr="00BA2010" w:rsidRDefault="00A0682F" w:rsidP="00204E9F">
            <w:pPr>
              <w:pStyle w:val="AR6BodyText"/>
            </w:pPr>
            <w:r w:rsidRPr="00BA2010">
              <w:t>Paleoclimate</w:t>
            </w:r>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6DBDC9A9" w14:textId="4E52FBD0" w:rsidR="00A0682F" w:rsidRPr="00BA2010" w:rsidRDefault="00A0682F" w:rsidP="00204E9F">
            <w:pPr>
              <w:pStyle w:val="AR6BodyText"/>
            </w:pPr>
            <w:r w:rsidRPr="00BA2010">
              <w:rPr>
                <w:b/>
                <w:bCs/>
              </w:rPr>
              <w:t xml:space="preserve">1, 2; </w:t>
            </w:r>
            <w:r w:rsidRPr="00BA2010">
              <w:t xml:space="preserve">3, 5, 7, 8, 9, Atlas, Box 11.3 </w:t>
            </w:r>
          </w:p>
        </w:tc>
      </w:tr>
      <w:tr w:rsidR="00A0682F" w:rsidRPr="009B6EF8" w14:paraId="31148DB7"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654E4866" w14:textId="67855F06" w:rsidR="00A0682F" w:rsidRPr="00BA2010" w:rsidRDefault="00A0682F" w:rsidP="00204E9F">
            <w:pPr>
              <w:pStyle w:val="AR6BodyText"/>
            </w:pPr>
            <w:r w:rsidRPr="00BA2010">
              <w:t xml:space="preserve">Polar </w:t>
            </w:r>
            <w:del w:id="270" w:author="Ian Blenkinsop" w:date="2021-06-30T16:37:00Z">
              <w:r w:rsidRPr="00BA2010" w:rsidDel="00FD0D8E">
                <w:delText>regions</w:delText>
              </w:r>
            </w:del>
            <w:ins w:id="271" w:author="Ian Blenkinsop" w:date="2021-06-30T16:37:00Z">
              <w:r w:rsidR="00FD0D8E">
                <w:t>R</w:t>
              </w:r>
              <w:r w:rsidR="00FD0D8E" w:rsidRPr="00BA2010">
                <w:t>egions</w:t>
              </w:r>
            </w:ins>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073C584F" w14:textId="77777777" w:rsidR="00A0682F" w:rsidRPr="00BA2010" w:rsidRDefault="00A0682F" w:rsidP="00204E9F">
            <w:pPr>
              <w:pStyle w:val="AR6BodyText"/>
            </w:pPr>
            <w:r w:rsidRPr="00BA2010">
              <w:rPr>
                <w:b/>
                <w:bCs/>
              </w:rPr>
              <w:t>9, 12, Atlas;</w:t>
            </w:r>
            <w:r w:rsidRPr="00BA2010">
              <w:t xml:space="preserve"> 2, 3, 7, 8</w:t>
            </w:r>
          </w:p>
        </w:tc>
      </w:tr>
      <w:tr w:rsidR="00A0682F" w:rsidRPr="009B6EF8" w14:paraId="34462DC8"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7C8D761A" w14:textId="27DCA61B" w:rsidR="00A0682F" w:rsidRPr="00BA2010" w:rsidRDefault="00A0682F" w:rsidP="00204E9F">
            <w:pPr>
              <w:pStyle w:val="AR6BodyText"/>
            </w:pPr>
            <w:r w:rsidRPr="00BA2010">
              <w:t>Radiative Forcing</w:t>
            </w:r>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59F8AE5E" w14:textId="5C8DA4F5" w:rsidR="00A0682F" w:rsidRPr="00BA2010" w:rsidRDefault="00A0682F" w:rsidP="00204E9F">
            <w:pPr>
              <w:pStyle w:val="AR6BodyText"/>
            </w:pPr>
            <w:r w:rsidRPr="00BA2010">
              <w:rPr>
                <w:b/>
                <w:bCs/>
              </w:rPr>
              <w:t xml:space="preserve">7; </w:t>
            </w:r>
            <w:r w:rsidR="00C260B2" w:rsidRPr="00BA2010">
              <w:t xml:space="preserve">1, </w:t>
            </w:r>
            <w:r w:rsidRPr="00BA2010">
              <w:t xml:space="preserve">2, 6, 11 </w:t>
            </w:r>
          </w:p>
        </w:tc>
      </w:tr>
      <w:tr w:rsidR="0081163C" w:rsidRPr="00512141" w14:paraId="7F49DB98" w14:textId="77777777" w:rsidTr="00BA2010">
        <w:trPr>
          <w:trHeight w:val="500"/>
        </w:trPr>
        <w:tc>
          <w:tcPr>
            <w:tcW w:w="3671" w:type="dxa"/>
            <w:tcBorders>
              <w:left w:val="single" w:sz="12" w:space="0" w:color="000000"/>
              <w:bottom w:val="single" w:sz="8" w:space="0" w:color="000000"/>
              <w:right w:val="single" w:sz="12" w:space="0" w:color="000000"/>
            </w:tcBorders>
            <w:shd w:val="clear" w:color="auto" w:fill="auto"/>
            <w:tcMar>
              <w:top w:w="100" w:type="dxa"/>
              <w:left w:w="100" w:type="dxa"/>
              <w:bottom w:w="100" w:type="dxa"/>
              <w:right w:w="100" w:type="dxa"/>
            </w:tcMar>
          </w:tcPr>
          <w:p w14:paraId="01C1A42C" w14:textId="10E60F47" w:rsidR="0081163C" w:rsidRPr="00BA2010" w:rsidRDefault="0081163C" w:rsidP="0081163C">
            <w:pPr>
              <w:pStyle w:val="AR6BodyText"/>
            </w:pPr>
            <w:r w:rsidRPr="00BA2010">
              <w:t xml:space="preserve">Regional </w:t>
            </w:r>
            <w:del w:id="272" w:author="Ian Blenkinsop" w:date="2021-06-30T16:37:00Z">
              <w:r w:rsidRPr="00BA2010" w:rsidDel="00FD0D8E">
                <w:delText xml:space="preserve">case </w:delText>
              </w:r>
            </w:del>
            <w:ins w:id="273" w:author="Ian Blenkinsop" w:date="2021-06-30T16:37:00Z">
              <w:r w:rsidR="00FD0D8E">
                <w:t>C</w:t>
              </w:r>
              <w:r w:rsidR="00FD0D8E" w:rsidRPr="00BA2010">
                <w:t xml:space="preserve">ase </w:t>
              </w:r>
            </w:ins>
            <w:del w:id="274" w:author="Ian Blenkinsop" w:date="2021-06-30T16:37:00Z">
              <w:r w:rsidRPr="00BA2010" w:rsidDel="00FD0D8E">
                <w:delText>studies</w:delText>
              </w:r>
            </w:del>
            <w:ins w:id="275" w:author="Ian Blenkinsop" w:date="2021-06-30T16:37:00Z">
              <w:r w:rsidR="00FD0D8E">
                <w:t>S</w:t>
              </w:r>
              <w:r w:rsidR="00FD0D8E" w:rsidRPr="00BA2010">
                <w:t>tudies</w:t>
              </w:r>
            </w:ins>
          </w:p>
        </w:tc>
        <w:tc>
          <w:tcPr>
            <w:tcW w:w="5659" w:type="dxa"/>
            <w:tcBorders>
              <w:left w:val="single" w:sz="12" w:space="0" w:color="000000"/>
              <w:bottom w:val="single" w:sz="8" w:space="0" w:color="000000"/>
              <w:right w:val="single" w:sz="12" w:space="0" w:color="000000"/>
            </w:tcBorders>
            <w:shd w:val="clear" w:color="auto" w:fill="auto"/>
            <w:tcMar>
              <w:top w:w="100" w:type="dxa"/>
              <w:left w:w="100" w:type="dxa"/>
              <w:bottom w:w="100" w:type="dxa"/>
              <w:right w:w="100" w:type="dxa"/>
            </w:tcMar>
          </w:tcPr>
          <w:p w14:paraId="7CC3D185" w14:textId="76F0588C" w:rsidR="0081163C" w:rsidRPr="00C421D6" w:rsidRDefault="0081163C" w:rsidP="0081163C">
            <w:pPr>
              <w:pStyle w:val="AR6BodyText"/>
              <w:rPr>
                <w:lang w:val="en-GB"/>
              </w:rPr>
            </w:pPr>
            <w:r w:rsidRPr="00C421D6">
              <w:rPr>
                <w:b/>
                <w:bCs/>
                <w:lang w:val="en-GB"/>
              </w:rPr>
              <w:t xml:space="preserve">10, 11, Atlas; </w:t>
            </w:r>
            <w:r w:rsidRPr="00C421D6">
              <w:rPr>
                <w:lang w:val="en-GB"/>
              </w:rPr>
              <w:t>12, Box 8.1, Box 11.4, Cross-Chapter Box</w:t>
            </w:r>
            <w:r w:rsidR="00B839CB" w:rsidRPr="00C421D6">
              <w:rPr>
                <w:lang w:val="en-GB"/>
              </w:rPr>
              <w:t> </w:t>
            </w:r>
            <w:r w:rsidRPr="00C421D6">
              <w:rPr>
                <w:lang w:val="en-GB"/>
              </w:rPr>
              <w:t>12.2</w:t>
            </w:r>
          </w:p>
        </w:tc>
      </w:tr>
      <w:tr w:rsidR="00A0682F" w:rsidRPr="00512141" w14:paraId="2BC136A1"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03571F23" w14:textId="77777777" w:rsidR="00A0682F" w:rsidRPr="00BA2010" w:rsidRDefault="00A0682F" w:rsidP="00204E9F">
            <w:pPr>
              <w:pStyle w:val="AR6BodyText"/>
            </w:pPr>
            <w:r w:rsidRPr="00BA2010">
              <w:t>Risk</w:t>
            </w:r>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40522E26" w14:textId="1F421345" w:rsidR="00A0682F" w:rsidRPr="00C421D6" w:rsidRDefault="00A0682F" w:rsidP="00204E9F">
            <w:pPr>
              <w:pStyle w:val="AR6BodyText"/>
              <w:rPr>
                <w:lang w:val="en-GB"/>
              </w:rPr>
            </w:pPr>
            <w:r w:rsidRPr="00C421D6">
              <w:rPr>
                <w:b/>
                <w:bCs/>
                <w:lang w:val="en-GB"/>
              </w:rPr>
              <w:t>1, 11, 12, Cross-Chapter Box 1.</w:t>
            </w:r>
            <w:r w:rsidR="00204E9F" w:rsidRPr="00C421D6">
              <w:rPr>
                <w:b/>
                <w:bCs/>
                <w:lang w:val="en-GB"/>
              </w:rPr>
              <w:t>3</w:t>
            </w:r>
            <w:r w:rsidRPr="00C421D6">
              <w:rPr>
                <w:b/>
                <w:bCs/>
                <w:lang w:val="en-GB"/>
              </w:rPr>
              <w:t xml:space="preserve">; </w:t>
            </w:r>
            <w:r w:rsidRPr="00C421D6">
              <w:rPr>
                <w:lang w:val="en-GB"/>
              </w:rPr>
              <w:t>4, 5, 9, Cross-Chapter Box 12.1</w:t>
            </w:r>
          </w:p>
        </w:tc>
      </w:tr>
      <w:tr w:rsidR="00A0682F" w:rsidRPr="009B6EF8" w14:paraId="1E695E05"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2E599BA0" w14:textId="5ABF14F7" w:rsidR="00A0682F" w:rsidRPr="00BA2010" w:rsidRDefault="00A0682F" w:rsidP="00204E9F">
            <w:pPr>
              <w:pStyle w:val="AR6BodyText"/>
            </w:pPr>
            <w:r w:rsidRPr="00BA2010">
              <w:t xml:space="preserve">Sea </w:t>
            </w:r>
            <w:del w:id="276" w:author="Ian Blenkinsop" w:date="2021-06-30T16:37:00Z">
              <w:r w:rsidRPr="00BA2010" w:rsidDel="00FD0D8E">
                <w:delText>level</w:delText>
              </w:r>
            </w:del>
            <w:ins w:id="277" w:author="Ian Blenkinsop" w:date="2021-06-30T16:37:00Z">
              <w:r w:rsidR="00FD0D8E">
                <w:t>L</w:t>
              </w:r>
              <w:r w:rsidR="00FD0D8E" w:rsidRPr="00BA2010">
                <w:t>evel</w:t>
              </w:r>
            </w:ins>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3EB41A7F" w14:textId="77777777" w:rsidR="00A0682F" w:rsidRPr="00BA2010" w:rsidRDefault="00A0682F" w:rsidP="00204E9F">
            <w:pPr>
              <w:pStyle w:val="AR6BodyText"/>
            </w:pPr>
            <w:r w:rsidRPr="00BA2010">
              <w:rPr>
                <w:b/>
                <w:bCs/>
              </w:rPr>
              <w:t>9, 12;</w:t>
            </w:r>
            <w:r w:rsidRPr="00BA2010">
              <w:t xml:space="preserve"> 1, 2, 3, 4, 7, 8, 10, 11, Atlas</w:t>
            </w:r>
          </w:p>
        </w:tc>
      </w:tr>
      <w:tr w:rsidR="00A0682F" w:rsidRPr="009B6EF8" w14:paraId="60D72AA7"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4B489E2A" w14:textId="2B0ABC75" w:rsidR="00A0682F" w:rsidRPr="00C421D6" w:rsidRDefault="00A0682F" w:rsidP="00204E9F">
            <w:pPr>
              <w:pStyle w:val="AR6BodyText"/>
              <w:rPr>
                <w:lang w:val="en-GB"/>
              </w:rPr>
            </w:pPr>
            <w:r w:rsidRPr="00C421D6">
              <w:rPr>
                <w:lang w:val="en-GB"/>
              </w:rPr>
              <w:lastRenderedPageBreak/>
              <w:t>Short-</w:t>
            </w:r>
            <w:del w:id="278" w:author="Ian Blenkinsop" w:date="2021-06-30T16:37:00Z">
              <w:r w:rsidRPr="00C421D6" w:rsidDel="00FD0D8E">
                <w:rPr>
                  <w:lang w:val="en-GB"/>
                </w:rPr>
                <w:delText xml:space="preserve">lived </w:delText>
              </w:r>
            </w:del>
            <w:ins w:id="279" w:author="Ian Blenkinsop" w:date="2021-06-30T16:37:00Z">
              <w:r w:rsidR="00FD0D8E">
                <w:rPr>
                  <w:lang w:val="en-GB"/>
                </w:rPr>
                <w:t>L</w:t>
              </w:r>
              <w:r w:rsidR="00FD0D8E" w:rsidRPr="00C421D6">
                <w:rPr>
                  <w:lang w:val="en-GB"/>
                </w:rPr>
                <w:t xml:space="preserve">ived </w:t>
              </w:r>
            </w:ins>
            <w:del w:id="280" w:author="Ian Blenkinsop" w:date="2021-06-30T16:37:00Z">
              <w:r w:rsidRPr="00C421D6" w:rsidDel="00FD0D8E">
                <w:rPr>
                  <w:lang w:val="en-GB"/>
                </w:rPr>
                <w:delText xml:space="preserve">climate </w:delText>
              </w:r>
            </w:del>
            <w:ins w:id="281" w:author="Ian Blenkinsop" w:date="2021-06-30T16:37:00Z">
              <w:r w:rsidR="00FD0D8E">
                <w:rPr>
                  <w:lang w:val="en-GB"/>
                </w:rPr>
                <w:t>C</w:t>
              </w:r>
              <w:r w:rsidR="00FD0D8E" w:rsidRPr="00C421D6">
                <w:rPr>
                  <w:lang w:val="en-GB"/>
                </w:rPr>
                <w:t xml:space="preserve">limate </w:t>
              </w:r>
            </w:ins>
            <w:del w:id="282" w:author="Ian Blenkinsop" w:date="2021-06-30T16:37:00Z">
              <w:r w:rsidRPr="00C421D6" w:rsidDel="00FD0D8E">
                <w:rPr>
                  <w:lang w:val="en-GB"/>
                </w:rPr>
                <w:delText xml:space="preserve">forcers </w:delText>
              </w:r>
            </w:del>
            <w:ins w:id="283" w:author="Ian Blenkinsop" w:date="2021-06-30T16:37:00Z">
              <w:r w:rsidR="00FD0D8E">
                <w:rPr>
                  <w:lang w:val="en-GB"/>
                </w:rPr>
                <w:t>F</w:t>
              </w:r>
              <w:r w:rsidR="00FD0D8E" w:rsidRPr="00C421D6">
                <w:rPr>
                  <w:lang w:val="en-GB"/>
                </w:rPr>
                <w:t xml:space="preserve">orcers </w:t>
              </w:r>
            </w:ins>
            <w:r w:rsidRPr="00C421D6">
              <w:rPr>
                <w:lang w:val="en-GB"/>
              </w:rPr>
              <w:t>(SLCF</w:t>
            </w:r>
            <w:ins w:id="284" w:author="Ian Blenkinsop" w:date="2021-07-05T14:46:00Z">
              <w:r w:rsidR="002C7475">
                <w:rPr>
                  <w:lang w:val="en-GB"/>
                </w:rPr>
                <w:t>s</w:t>
              </w:r>
            </w:ins>
            <w:r w:rsidRPr="00C421D6">
              <w:rPr>
                <w:lang w:val="en-GB"/>
              </w:rPr>
              <w:t>)</w:t>
            </w:r>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3BE87B83" w14:textId="77777777" w:rsidR="00A0682F" w:rsidRPr="00BA2010" w:rsidRDefault="00A0682F" w:rsidP="00204E9F">
            <w:pPr>
              <w:pStyle w:val="AR6BodyText"/>
            </w:pPr>
            <w:r w:rsidRPr="00BA2010">
              <w:rPr>
                <w:b/>
                <w:bCs/>
              </w:rPr>
              <w:t>6, 7;</w:t>
            </w:r>
            <w:r w:rsidRPr="00BA2010">
              <w:t xml:space="preserve"> 1, 2, 4, Atlas</w:t>
            </w:r>
          </w:p>
        </w:tc>
      </w:tr>
      <w:tr w:rsidR="00A0682F" w:rsidRPr="009B6EF8" w14:paraId="7E15F05A"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398C2F3F" w14:textId="052BE6CC" w:rsidR="00A0682F" w:rsidRPr="00BA2010" w:rsidRDefault="00A0682F" w:rsidP="00204E9F">
            <w:pPr>
              <w:pStyle w:val="AR6BodyText"/>
            </w:pPr>
            <w:r w:rsidRPr="00BA2010">
              <w:t xml:space="preserve">Solar </w:t>
            </w:r>
            <w:del w:id="285" w:author="Ian Blenkinsop" w:date="2021-06-30T16:37:00Z">
              <w:r w:rsidRPr="00BA2010" w:rsidDel="00FD0D8E">
                <w:delText xml:space="preserve">radiation </w:delText>
              </w:r>
            </w:del>
            <w:ins w:id="286" w:author="Ian Blenkinsop" w:date="2021-06-30T16:37:00Z">
              <w:r w:rsidR="00FD0D8E">
                <w:t>R</w:t>
              </w:r>
              <w:r w:rsidR="00FD0D8E" w:rsidRPr="00BA2010">
                <w:t xml:space="preserve">adiation </w:t>
              </w:r>
            </w:ins>
            <w:del w:id="287" w:author="Ian Blenkinsop" w:date="2021-06-30T16:37:00Z">
              <w:r w:rsidRPr="00BA2010" w:rsidDel="00FD0D8E">
                <w:delText xml:space="preserve">modification </w:delText>
              </w:r>
            </w:del>
            <w:ins w:id="288" w:author="Ian Blenkinsop" w:date="2021-06-30T16:37:00Z">
              <w:r w:rsidR="00FD0D8E">
                <w:t>M</w:t>
              </w:r>
              <w:r w:rsidR="00FD0D8E" w:rsidRPr="00BA2010">
                <w:t xml:space="preserve">odification </w:t>
              </w:r>
            </w:ins>
            <w:r w:rsidRPr="00BA2010">
              <w:t>(SRM)</w:t>
            </w:r>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51FD50EA" w14:textId="77777777" w:rsidR="00A0682F" w:rsidRPr="00BA2010" w:rsidRDefault="00A0682F" w:rsidP="00204E9F">
            <w:pPr>
              <w:pStyle w:val="AR6BodyText"/>
            </w:pPr>
            <w:r w:rsidRPr="00BA2010">
              <w:rPr>
                <w:b/>
                <w:bCs/>
              </w:rPr>
              <w:t>4, 5;</w:t>
            </w:r>
            <w:r w:rsidRPr="00BA2010">
              <w:t xml:space="preserve"> 6, 8</w:t>
            </w:r>
          </w:p>
        </w:tc>
      </w:tr>
      <w:tr w:rsidR="00A0682F" w:rsidRPr="009B6EF8" w14:paraId="17B98D32"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2AB2BA9C" w14:textId="6C278009" w:rsidR="00A0682F" w:rsidRPr="00BA2010" w:rsidRDefault="00A0682F" w:rsidP="00204E9F">
            <w:pPr>
              <w:pStyle w:val="AR6BodyText"/>
            </w:pPr>
            <w:r w:rsidRPr="00BA2010">
              <w:t xml:space="preserve">Tipping </w:t>
            </w:r>
            <w:del w:id="289" w:author="Ian Blenkinsop" w:date="2021-06-30T16:37:00Z">
              <w:r w:rsidRPr="00BA2010" w:rsidDel="00FD0D8E">
                <w:delText>points</w:delText>
              </w:r>
            </w:del>
            <w:ins w:id="290" w:author="Ian Blenkinsop" w:date="2021-06-30T16:37:00Z">
              <w:r w:rsidR="00FD0D8E">
                <w:t>P</w:t>
              </w:r>
              <w:r w:rsidR="00FD0D8E" w:rsidRPr="00BA2010">
                <w:t>oints</w:t>
              </w:r>
            </w:ins>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25ADCDB6" w14:textId="77777777" w:rsidR="00A0682F" w:rsidRPr="00BA2010" w:rsidRDefault="00A0682F" w:rsidP="00204E9F">
            <w:pPr>
              <w:pStyle w:val="AR6BodyText"/>
            </w:pPr>
            <w:r w:rsidRPr="00BA2010">
              <w:rPr>
                <w:b/>
                <w:bCs/>
              </w:rPr>
              <w:t xml:space="preserve">5, 8, 9; </w:t>
            </w:r>
            <w:r w:rsidRPr="00BA2010">
              <w:t>4, 11, 12, Cross-Chapter Box 12.1</w:t>
            </w:r>
          </w:p>
        </w:tc>
      </w:tr>
      <w:tr w:rsidR="00A0682F" w:rsidRPr="009B6EF8" w14:paraId="546E708D"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446A74FB" w14:textId="672DDA26" w:rsidR="00A0682F" w:rsidRPr="00BA2010" w:rsidRDefault="00A0682F" w:rsidP="00204E9F">
            <w:pPr>
              <w:pStyle w:val="AR6BodyText"/>
            </w:pPr>
            <w:r w:rsidRPr="00BA2010">
              <w:t xml:space="preserve">Values and </w:t>
            </w:r>
            <w:del w:id="291" w:author="Ian Blenkinsop" w:date="2021-06-30T16:37:00Z">
              <w:r w:rsidRPr="00BA2010" w:rsidDel="00FD0D8E">
                <w:delText xml:space="preserve">beliefs </w:delText>
              </w:r>
            </w:del>
            <w:ins w:id="292" w:author="Ian Blenkinsop" w:date="2021-06-30T16:37:00Z">
              <w:r w:rsidR="00FD0D8E">
                <w:t>B</w:t>
              </w:r>
              <w:r w:rsidR="00FD0D8E" w:rsidRPr="00BA2010">
                <w:t xml:space="preserve">eliefs </w:t>
              </w:r>
            </w:ins>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43169567" w14:textId="77777777" w:rsidR="00A0682F" w:rsidRPr="00BA2010" w:rsidRDefault="00A0682F" w:rsidP="00204E9F">
            <w:pPr>
              <w:pStyle w:val="AR6BodyText"/>
            </w:pPr>
            <w:r w:rsidRPr="00BA2010">
              <w:rPr>
                <w:b/>
                <w:bCs/>
              </w:rPr>
              <w:t xml:space="preserve">1, 10; </w:t>
            </w:r>
            <w:r w:rsidRPr="00BA2010">
              <w:t>12</w:t>
            </w:r>
          </w:p>
        </w:tc>
      </w:tr>
      <w:tr w:rsidR="00A0682F" w:rsidRPr="009B6EF8" w14:paraId="00C92FED" w14:textId="77777777" w:rsidTr="00BA2010">
        <w:trPr>
          <w:trHeight w:val="500"/>
        </w:trPr>
        <w:tc>
          <w:tcPr>
            <w:tcW w:w="3671"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2BE0ACC9" w14:textId="5FBEB255" w:rsidR="00A0682F" w:rsidRPr="00BA2010" w:rsidRDefault="00A0682F" w:rsidP="00204E9F">
            <w:pPr>
              <w:pStyle w:val="AR6BodyText"/>
            </w:pPr>
            <w:r w:rsidRPr="00BA2010">
              <w:t xml:space="preserve">Volcanic </w:t>
            </w:r>
            <w:del w:id="293" w:author="Ian Blenkinsop" w:date="2021-06-30T16:37:00Z">
              <w:r w:rsidRPr="00BA2010" w:rsidDel="00FD0D8E">
                <w:delText>forcing</w:delText>
              </w:r>
            </w:del>
            <w:ins w:id="294" w:author="Ian Blenkinsop" w:date="2021-06-30T16:37:00Z">
              <w:r w:rsidR="00FD0D8E">
                <w:t>F</w:t>
              </w:r>
              <w:r w:rsidR="00FD0D8E" w:rsidRPr="00BA2010">
                <w:t>orcing</w:t>
              </w:r>
            </w:ins>
          </w:p>
        </w:tc>
        <w:tc>
          <w:tcPr>
            <w:tcW w:w="5659" w:type="dxa"/>
            <w:tcBorders>
              <w:left w:val="single" w:sz="12" w:space="0" w:color="000000"/>
              <w:bottom w:val="single" w:sz="8" w:space="0" w:color="000000"/>
              <w:right w:val="single" w:sz="12" w:space="0" w:color="000000"/>
            </w:tcBorders>
            <w:tcMar>
              <w:top w:w="100" w:type="dxa"/>
              <w:left w:w="100" w:type="dxa"/>
              <w:bottom w:w="100" w:type="dxa"/>
              <w:right w:w="100" w:type="dxa"/>
            </w:tcMar>
          </w:tcPr>
          <w:p w14:paraId="65517382" w14:textId="49931ACB" w:rsidR="00A0682F" w:rsidRPr="00BA2010" w:rsidRDefault="00A0682F" w:rsidP="00204E9F">
            <w:pPr>
              <w:pStyle w:val="AR6BodyText"/>
            </w:pPr>
            <w:r w:rsidRPr="00BA2010">
              <w:rPr>
                <w:b/>
                <w:bCs/>
              </w:rPr>
              <w:t>2, 4, 7, 8;</w:t>
            </w:r>
            <w:r w:rsidRPr="00BA2010">
              <w:t xml:space="preserve"> 1, 3, 5, 9, 10, Annex </w:t>
            </w:r>
            <w:r w:rsidR="006C0387" w:rsidRPr="00BA2010">
              <w:t>III</w:t>
            </w:r>
          </w:p>
        </w:tc>
      </w:tr>
      <w:tr w:rsidR="00A0682F" w:rsidRPr="009B6EF8" w14:paraId="500A2121" w14:textId="77777777" w:rsidTr="00BA2010">
        <w:trPr>
          <w:trHeight w:val="500"/>
        </w:trPr>
        <w:tc>
          <w:tcPr>
            <w:tcW w:w="3671" w:type="dxa"/>
            <w:tcBorders>
              <w:left w:val="single" w:sz="12" w:space="0" w:color="000000"/>
              <w:bottom w:val="single" w:sz="12" w:space="0" w:color="000000"/>
              <w:right w:val="single" w:sz="12" w:space="0" w:color="000000"/>
            </w:tcBorders>
            <w:tcMar>
              <w:top w:w="100" w:type="dxa"/>
              <w:left w:w="100" w:type="dxa"/>
              <w:bottom w:w="100" w:type="dxa"/>
              <w:right w:w="100" w:type="dxa"/>
            </w:tcMar>
          </w:tcPr>
          <w:p w14:paraId="41404794" w14:textId="17F5AEEE" w:rsidR="00A0682F" w:rsidRPr="00BA2010" w:rsidRDefault="00A0682F" w:rsidP="00204E9F">
            <w:pPr>
              <w:pStyle w:val="AR6BodyText"/>
            </w:pPr>
            <w:r w:rsidRPr="00BA2010">
              <w:t xml:space="preserve">Water </w:t>
            </w:r>
            <w:del w:id="295" w:author="Ian Blenkinsop" w:date="2021-06-30T16:37:00Z">
              <w:r w:rsidRPr="00BA2010" w:rsidDel="00FD0D8E">
                <w:delText>cycle</w:delText>
              </w:r>
            </w:del>
            <w:ins w:id="296" w:author="Ian Blenkinsop" w:date="2021-06-30T16:37:00Z">
              <w:r w:rsidR="00FD0D8E">
                <w:t>C</w:t>
              </w:r>
              <w:r w:rsidR="00FD0D8E" w:rsidRPr="00BA2010">
                <w:t>ycle</w:t>
              </w:r>
            </w:ins>
          </w:p>
        </w:tc>
        <w:tc>
          <w:tcPr>
            <w:tcW w:w="5659" w:type="dxa"/>
            <w:tcBorders>
              <w:left w:val="single" w:sz="12" w:space="0" w:color="000000"/>
              <w:bottom w:val="single" w:sz="12" w:space="0" w:color="000000"/>
              <w:right w:val="single" w:sz="12" w:space="0" w:color="000000"/>
            </w:tcBorders>
            <w:tcMar>
              <w:top w:w="100" w:type="dxa"/>
              <w:left w:w="100" w:type="dxa"/>
              <w:bottom w:w="100" w:type="dxa"/>
              <w:right w:w="100" w:type="dxa"/>
            </w:tcMar>
          </w:tcPr>
          <w:p w14:paraId="5A06C03F" w14:textId="77777777" w:rsidR="00A0682F" w:rsidRPr="00BA2010" w:rsidRDefault="00A0682F" w:rsidP="00204E9F">
            <w:pPr>
              <w:pStyle w:val="AR6BodyText"/>
            </w:pPr>
            <w:r w:rsidRPr="00BA2010">
              <w:rPr>
                <w:b/>
                <w:bCs/>
              </w:rPr>
              <w:t>8, 11;</w:t>
            </w:r>
            <w:r w:rsidRPr="00BA2010">
              <w:t xml:space="preserve"> 2, 3, 10, Box 11.1</w:t>
            </w:r>
          </w:p>
        </w:tc>
      </w:tr>
    </w:tbl>
    <w:p w14:paraId="443C5F43" w14:textId="77777777" w:rsidR="000A4141" w:rsidRDefault="000A4141" w:rsidP="00A0682F">
      <w:pPr>
        <w:pStyle w:val="AR6BodyTextBold"/>
        <w:rPr>
          <w:lang w:val="en-GB"/>
        </w:rPr>
      </w:pPr>
    </w:p>
    <w:p w14:paraId="06A5F83A" w14:textId="55DE179A" w:rsidR="00A0682F" w:rsidRPr="009B6EF8" w:rsidRDefault="00A0682F" w:rsidP="00A0682F">
      <w:pPr>
        <w:pStyle w:val="AR6BodyTextBold"/>
        <w:rPr>
          <w:lang w:val="en-GB"/>
        </w:rPr>
      </w:pPr>
      <w:r w:rsidRPr="009B6EF8">
        <w:rPr>
          <w:lang w:val="en-GB"/>
        </w:rPr>
        <w:t>[END TABLE 1.1 HERE]</w:t>
      </w:r>
    </w:p>
    <w:p w14:paraId="28306DDD" w14:textId="5B1F71E4" w:rsidR="00A0682F" w:rsidRDefault="00A0682F" w:rsidP="00A0682F">
      <w:pPr>
        <w:pStyle w:val="AR6BodyText"/>
      </w:pPr>
    </w:p>
    <w:p w14:paraId="60612EE3" w14:textId="77777777" w:rsidR="000A4141" w:rsidRPr="009B6EF8" w:rsidRDefault="000A4141" w:rsidP="00A0682F">
      <w:pPr>
        <w:pStyle w:val="AR6BodyText"/>
      </w:pPr>
    </w:p>
    <w:p w14:paraId="6A64A039" w14:textId="5DD459C7" w:rsidR="00A0682F" w:rsidRPr="009B6EF8" w:rsidRDefault="00A0682F" w:rsidP="00A0682F">
      <w:pPr>
        <w:pStyle w:val="AR6Chap1Level2111"/>
        <w:rPr>
          <w:lang w:val="en-GB"/>
        </w:rPr>
      </w:pPr>
      <w:bookmarkStart w:id="297" w:name="_1fob9te" w:colFirst="0" w:colLast="0"/>
      <w:bookmarkStart w:id="298" w:name="_Toc69949958"/>
      <w:bookmarkEnd w:id="297"/>
      <w:r w:rsidRPr="009B6EF8">
        <w:rPr>
          <w:lang w:val="en-GB"/>
        </w:rPr>
        <w:t xml:space="preserve">Integration of AR6 WGI </w:t>
      </w:r>
      <w:del w:id="299" w:author="Ian Blenkinsop" w:date="2021-06-30T16:37:00Z">
        <w:r w:rsidRPr="009B6EF8" w:rsidDel="00FD0D8E">
          <w:rPr>
            <w:lang w:val="en-GB"/>
          </w:rPr>
          <w:delText xml:space="preserve">assessments </w:delText>
        </w:r>
      </w:del>
      <w:ins w:id="300" w:author="Ian Blenkinsop" w:date="2021-06-30T16:37:00Z">
        <w:r w:rsidR="00FD0D8E">
          <w:rPr>
            <w:lang w:val="en-GB"/>
          </w:rPr>
          <w:t>A</w:t>
        </w:r>
        <w:r w:rsidR="00FD0D8E" w:rsidRPr="009B6EF8">
          <w:rPr>
            <w:lang w:val="en-GB"/>
          </w:rPr>
          <w:t xml:space="preserve">ssessments </w:t>
        </w:r>
      </w:ins>
      <w:del w:id="301" w:author="Ian Blenkinsop" w:date="2021-06-30T16:37:00Z">
        <w:r w:rsidRPr="009B6EF8" w:rsidDel="00FD0D8E">
          <w:rPr>
            <w:lang w:val="en-GB"/>
          </w:rPr>
          <w:delText xml:space="preserve">with </w:delText>
        </w:r>
      </w:del>
      <w:ins w:id="302" w:author="Ian Blenkinsop" w:date="2021-06-30T16:37:00Z">
        <w:r w:rsidR="00FD0D8E">
          <w:rPr>
            <w:lang w:val="en-GB"/>
          </w:rPr>
          <w:t>W</w:t>
        </w:r>
        <w:r w:rsidR="00FD0D8E" w:rsidRPr="009B6EF8">
          <w:rPr>
            <w:lang w:val="en-GB"/>
          </w:rPr>
          <w:t xml:space="preserve">ith </w:t>
        </w:r>
      </w:ins>
      <w:del w:id="303" w:author="Ian Blenkinsop" w:date="2021-06-30T16:37:00Z">
        <w:r w:rsidRPr="009B6EF8" w:rsidDel="00FD0D8E">
          <w:rPr>
            <w:lang w:val="en-GB"/>
          </w:rPr>
          <w:delText xml:space="preserve">other </w:delText>
        </w:r>
      </w:del>
      <w:ins w:id="304" w:author="Ian Blenkinsop" w:date="2021-06-30T16:37:00Z">
        <w:r w:rsidR="00FD0D8E">
          <w:rPr>
            <w:lang w:val="en-GB"/>
          </w:rPr>
          <w:t>O</w:t>
        </w:r>
        <w:r w:rsidR="00FD0D8E" w:rsidRPr="009B6EF8">
          <w:rPr>
            <w:lang w:val="en-GB"/>
          </w:rPr>
          <w:t xml:space="preserve">ther </w:t>
        </w:r>
      </w:ins>
      <w:del w:id="305" w:author="Ian Blenkinsop" w:date="2021-06-30T16:37:00Z">
        <w:r w:rsidRPr="009B6EF8" w:rsidDel="00FD0D8E">
          <w:rPr>
            <w:lang w:val="en-GB"/>
          </w:rPr>
          <w:delText xml:space="preserve">Working </w:delText>
        </w:r>
      </w:del>
      <w:ins w:id="306" w:author="Ian Blenkinsop" w:date="2021-06-30T16:37:00Z">
        <w:r w:rsidR="00FD0D8E">
          <w:rPr>
            <w:lang w:val="en-GB"/>
          </w:rPr>
          <w:t>W</w:t>
        </w:r>
        <w:r w:rsidR="00FD0D8E" w:rsidRPr="009B6EF8">
          <w:rPr>
            <w:lang w:val="en-GB"/>
          </w:rPr>
          <w:t xml:space="preserve">orking </w:t>
        </w:r>
      </w:ins>
      <w:del w:id="307" w:author="Ian Blenkinsop" w:date="2021-06-30T16:37:00Z">
        <w:r w:rsidRPr="009B6EF8" w:rsidDel="00FD0D8E">
          <w:rPr>
            <w:lang w:val="en-GB"/>
          </w:rPr>
          <w:delText>Groups</w:delText>
        </w:r>
      </w:del>
      <w:bookmarkEnd w:id="298"/>
      <w:ins w:id="308" w:author="Ian Blenkinsop" w:date="2021-06-30T16:37:00Z">
        <w:r w:rsidR="00FD0D8E">
          <w:rPr>
            <w:lang w:val="en-GB"/>
          </w:rPr>
          <w:t>G</w:t>
        </w:r>
        <w:r w:rsidR="00FD0D8E" w:rsidRPr="009B6EF8">
          <w:rPr>
            <w:lang w:val="en-GB"/>
          </w:rPr>
          <w:t>roups</w:t>
        </w:r>
      </w:ins>
    </w:p>
    <w:p w14:paraId="3163A298" w14:textId="77777777" w:rsidR="00A0682F" w:rsidRPr="00C421D6" w:rsidRDefault="00A0682F" w:rsidP="00A0682F">
      <w:pPr>
        <w:pStyle w:val="AR6BodyText"/>
        <w:rPr>
          <w:lang w:val="en-GB"/>
        </w:rPr>
      </w:pPr>
    </w:p>
    <w:p w14:paraId="56616CAC" w14:textId="2B6E1EF2" w:rsidR="00A0682F" w:rsidRPr="00C421D6" w:rsidRDefault="00A0682F" w:rsidP="00A0682F">
      <w:pPr>
        <w:pStyle w:val="AR6BodyText"/>
        <w:rPr>
          <w:lang w:val="en-GB"/>
        </w:rPr>
      </w:pPr>
      <w:r w:rsidRPr="00C421D6">
        <w:rPr>
          <w:lang w:val="en-GB"/>
        </w:rPr>
        <w:t xml:space="preserve">Integration </w:t>
      </w:r>
      <w:r w:rsidR="00EA4B51" w:rsidRPr="00C421D6">
        <w:rPr>
          <w:lang w:val="en-GB"/>
        </w:rPr>
        <w:t xml:space="preserve">of assessments </w:t>
      </w:r>
      <w:r w:rsidRPr="00C421D6">
        <w:rPr>
          <w:lang w:val="en-GB"/>
        </w:rPr>
        <w:t xml:space="preserve">across the </w:t>
      </w:r>
      <w:r w:rsidR="00FE0468" w:rsidRPr="00C421D6">
        <w:rPr>
          <w:lang w:val="en-GB"/>
        </w:rPr>
        <w:t xml:space="preserve">chapters of the </w:t>
      </w:r>
      <w:r w:rsidRPr="00C421D6">
        <w:rPr>
          <w:lang w:val="en-GB"/>
        </w:rPr>
        <w:t>WGI Report</w:t>
      </w:r>
      <w:r w:rsidR="00FE0468" w:rsidRPr="00C421D6">
        <w:rPr>
          <w:lang w:val="en-GB"/>
        </w:rPr>
        <w:t>,</w:t>
      </w:r>
      <w:r w:rsidRPr="00C421D6">
        <w:rPr>
          <w:lang w:val="en-GB"/>
        </w:rPr>
        <w:t xml:space="preserve"> and with WGII and WGIII</w:t>
      </w:r>
      <w:r w:rsidR="00FE0468" w:rsidRPr="00C421D6">
        <w:rPr>
          <w:lang w:val="en-GB"/>
        </w:rPr>
        <w:t>,</w:t>
      </w:r>
      <w:r w:rsidRPr="00C421D6">
        <w:rPr>
          <w:lang w:val="en-GB"/>
        </w:rPr>
        <w:t xml:space="preserve"> occurs in </w:t>
      </w:r>
      <w:r w:rsidR="00C260B2" w:rsidRPr="00C421D6">
        <w:rPr>
          <w:lang w:val="en-GB"/>
        </w:rPr>
        <w:t>a number of ways</w:t>
      </w:r>
      <w:r w:rsidRPr="00C421D6">
        <w:rPr>
          <w:lang w:val="en-GB"/>
        </w:rPr>
        <w:t>, including</w:t>
      </w:r>
      <w:r w:rsidR="00BE5B51" w:rsidRPr="00C421D6">
        <w:rPr>
          <w:lang w:val="en-GB"/>
        </w:rPr>
        <w:t xml:space="preserve"> work on a </w:t>
      </w:r>
      <w:r w:rsidRPr="00C421D6">
        <w:rPr>
          <w:lang w:val="en-GB"/>
        </w:rPr>
        <w:t xml:space="preserve">common </w:t>
      </w:r>
      <w:r w:rsidR="00BE5B51" w:rsidRPr="00C421D6">
        <w:rPr>
          <w:lang w:val="en-GB"/>
        </w:rPr>
        <w:t>Glossary, risk framework (</w:t>
      </w:r>
      <w:del w:id="309" w:author="Ian Blenkinsop" w:date="2021-06-30T16:45:00Z">
        <w:r w:rsidR="00BE5B51" w:rsidRPr="00C421D6" w:rsidDel="00C5064A">
          <w:rPr>
            <w:lang w:val="en-GB"/>
          </w:rPr>
          <w:delText xml:space="preserve">see </w:delText>
        </w:r>
      </w:del>
      <w:r w:rsidR="00BE5B51" w:rsidRPr="00C421D6">
        <w:rPr>
          <w:lang w:val="en-GB"/>
        </w:rPr>
        <w:t xml:space="preserve">Cross-Chapter Box 1.3), </w:t>
      </w:r>
      <w:r w:rsidRPr="00C421D6">
        <w:rPr>
          <w:lang w:val="en-GB"/>
        </w:rPr>
        <w:t>scenarios and projections of future large-scale changes, and the presentation of results at various global warming levels (</w:t>
      </w:r>
      <w:del w:id="310" w:author="Ian Blenkinsop" w:date="2021-06-30T16:45:00Z">
        <w:r w:rsidRPr="00C421D6" w:rsidDel="00C5064A">
          <w:rPr>
            <w:lang w:val="en-GB"/>
          </w:rPr>
          <w:delText xml:space="preserve">see </w:delText>
        </w:r>
      </w:del>
      <w:r w:rsidRPr="00C421D6">
        <w:rPr>
          <w:lang w:val="en-GB"/>
        </w:rPr>
        <w:t xml:space="preserve">Section 1.6). </w:t>
      </w:r>
    </w:p>
    <w:p w14:paraId="7292D8F3" w14:textId="77777777" w:rsidR="00A0682F" w:rsidRPr="00C421D6" w:rsidRDefault="00A0682F" w:rsidP="00A0682F">
      <w:pPr>
        <w:pStyle w:val="AR6BodyText"/>
        <w:rPr>
          <w:lang w:val="en-GB"/>
        </w:rPr>
      </w:pPr>
    </w:p>
    <w:p w14:paraId="0699D3A6" w14:textId="3A238608" w:rsidR="00A0682F" w:rsidRPr="00C421D6" w:rsidRDefault="00A0682F" w:rsidP="00A0682F">
      <w:pPr>
        <w:pStyle w:val="AR6BodyText"/>
        <w:rPr>
          <w:lang w:val="en-GB"/>
        </w:rPr>
      </w:pPr>
      <w:r w:rsidRPr="00C421D6">
        <w:rPr>
          <w:lang w:val="en-GB"/>
        </w:rPr>
        <w:t xml:space="preserve">Chapters 8 </w:t>
      </w:r>
      <w:del w:id="311" w:author="Ian Blenkinsop" w:date="2021-06-30T16:46:00Z">
        <w:r w:rsidR="00C260B2" w:rsidRPr="00C421D6" w:rsidDel="00C5064A">
          <w:rPr>
            <w:lang w:val="en-GB"/>
          </w:rPr>
          <w:delText xml:space="preserve">through </w:delText>
        </w:r>
      </w:del>
      <w:ins w:id="312" w:author="Ian Blenkinsop" w:date="2021-06-30T16:46:00Z">
        <w:r w:rsidR="00C5064A">
          <w:rPr>
            <w:lang w:val="en-GB"/>
          </w:rPr>
          <w:t>to</w:t>
        </w:r>
        <w:r w:rsidR="00C5064A" w:rsidRPr="00C421D6">
          <w:rPr>
            <w:lang w:val="en-GB"/>
          </w:rPr>
          <w:t xml:space="preserve"> </w:t>
        </w:r>
      </w:ins>
      <w:r w:rsidRPr="00C421D6">
        <w:rPr>
          <w:lang w:val="en-GB"/>
        </w:rPr>
        <w:t>12</w:t>
      </w:r>
      <w:r w:rsidR="00917C0A" w:rsidRPr="00C421D6">
        <w:rPr>
          <w:lang w:val="en-GB"/>
        </w:rPr>
        <w:t>,</w:t>
      </w:r>
      <w:r w:rsidRPr="00C421D6">
        <w:rPr>
          <w:lang w:val="en-GB"/>
        </w:rPr>
        <w:t xml:space="preserve"> and the Atlas</w:t>
      </w:r>
      <w:r w:rsidR="00917C0A" w:rsidRPr="00C421D6">
        <w:rPr>
          <w:lang w:val="en-GB"/>
        </w:rPr>
        <w:t>,</w:t>
      </w:r>
      <w:r w:rsidRPr="00C421D6">
        <w:rPr>
          <w:lang w:val="en-GB"/>
        </w:rPr>
        <w:t xml:space="preserve"> </w:t>
      </w:r>
      <w:r w:rsidR="00C260B2" w:rsidRPr="00C421D6">
        <w:rPr>
          <w:lang w:val="en-GB"/>
        </w:rPr>
        <w:t>cover</w:t>
      </w:r>
      <w:r w:rsidRPr="00C421D6">
        <w:rPr>
          <w:lang w:val="en-GB"/>
        </w:rPr>
        <w:t xml:space="preserve"> topics </w:t>
      </w:r>
      <w:r w:rsidR="00C260B2" w:rsidRPr="00C421D6">
        <w:rPr>
          <w:lang w:val="en-GB"/>
        </w:rPr>
        <w:t xml:space="preserve">also assessed by </w:t>
      </w:r>
      <w:r w:rsidRPr="00C421D6">
        <w:rPr>
          <w:lang w:val="en-GB"/>
        </w:rPr>
        <w:t>WGII in several areas, including regional climate information and climate-related risks. This approach produces a more integrated assessment of impacts of climate change across Working Groups. In particular, Chapter 10 discusses the generation of regional climate information for users, the co-design of research with users</w:t>
      </w:r>
      <w:r w:rsidR="00745EEF" w:rsidRPr="00C421D6">
        <w:rPr>
          <w:lang w:val="en-GB"/>
        </w:rPr>
        <w:t>,</w:t>
      </w:r>
      <w:r w:rsidRPr="00C421D6">
        <w:rPr>
          <w:lang w:val="en-GB"/>
        </w:rPr>
        <w:t xml:space="preserve"> and the translation of information into the user context (in particular directed towards WGII). Chapter 12 provid</w:t>
      </w:r>
      <w:r w:rsidR="004A5A15" w:rsidRPr="00C421D6">
        <w:rPr>
          <w:lang w:val="en-GB"/>
        </w:rPr>
        <w:t>es</w:t>
      </w:r>
      <w:r w:rsidRPr="00C421D6">
        <w:rPr>
          <w:lang w:val="en-GB"/>
        </w:rPr>
        <w:t xml:space="preserve"> a direct bridge between physical climate information (climatic impact-drivers) and sectoral impacts and risk</w:t>
      </w:r>
      <w:r w:rsidR="004A5A15" w:rsidRPr="00C421D6">
        <w:rPr>
          <w:lang w:val="en-GB"/>
        </w:rPr>
        <w:t xml:space="preserve">, </w:t>
      </w:r>
      <w:r w:rsidR="004C6D48" w:rsidRPr="00C421D6">
        <w:rPr>
          <w:lang w:val="en-GB"/>
        </w:rPr>
        <w:t>following the chapter organization</w:t>
      </w:r>
      <w:r w:rsidR="004A5A15" w:rsidRPr="00C421D6">
        <w:rPr>
          <w:lang w:val="en-GB"/>
        </w:rPr>
        <w:t xml:space="preserve"> of </w:t>
      </w:r>
      <w:r w:rsidR="004C6D48" w:rsidRPr="00C421D6">
        <w:rPr>
          <w:lang w:val="en-GB"/>
        </w:rPr>
        <w:t xml:space="preserve">the </w:t>
      </w:r>
      <w:r w:rsidR="004A5A15" w:rsidRPr="00C421D6">
        <w:rPr>
          <w:lang w:val="en-GB"/>
        </w:rPr>
        <w:t xml:space="preserve">WGII </w:t>
      </w:r>
      <w:del w:id="313" w:author="Ian Blenkinsop" w:date="2021-06-30T16:53:00Z">
        <w:r w:rsidR="004C6D48" w:rsidRPr="00C421D6" w:rsidDel="00C5064A">
          <w:rPr>
            <w:lang w:val="en-GB"/>
          </w:rPr>
          <w:delText>assessment</w:delText>
        </w:r>
      </w:del>
      <w:ins w:id="314" w:author="Ian Blenkinsop" w:date="2021-06-30T16:53:00Z">
        <w:r w:rsidR="00C5064A">
          <w:rPr>
            <w:lang w:val="en-GB"/>
          </w:rPr>
          <w:t>A</w:t>
        </w:r>
        <w:r w:rsidR="00C5064A" w:rsidRPr="00C421D6">
          <w:rPr>
            <w:lang w:val="en-GB"/>
          </w:rPr>
          <w:t>ssessment</w:t>
        </w:r>
      </w:ins>
      <w:r w:rsidRPr="00C421D6">
        <w:rPr>
          <w:lang w:val="en-GB"/>
        </w:rPr>
        <w:t xml:space="preserve">. </w:t>
      </w:r>
      <w:r w:rsidR="00CF7006" w:rsidRPr="00C421D6">
        <w:rPr>
          <w:lang w:val="en-GB"/>
        </w:rPr>
        <w:t xml:space="preserve">Notably, </w:t>
      </w:r>
      <w:r w:rsidRPr="00C421D6">
        <w:rPr>
          <w:lang w:val="en-GB"/>
        </w:rPr>
        <w:t>Cross-Chapter Box 12.1</w:t>
      </w:r>
      <w:r w:rsidR="00CF7006" w:rsidRPr="00C421D6">
        <w:rPr>
          <w:lang w:val="en-GB"/>
        </w:rPr>
        <w:t xml:space="preserve"> </w:t>
      </w:r>
      <w:r w:rsidRPr="00C421D6">
        <w:rPr>
          <w:lang w:val="en-GB"/>
        </w:rPr>
        <w:t xml:space="preserve">draws a connection to representative key risks and </w:t>
      </w:r>
      <w:r w:rsidR="00113BF1">
        <w:rPr>
          <w:lang w:val="en-GB"/>
        </w:rPr>
        <w:t>R</w:t>
      </w:r>
      <w:r w:rsidR="00113BF1" w:rsidRPr="00C421D6">
        <w:rPr>
          <w:lang w:val="en-GB"/>
        </w:rPr>
        <w:t xml:space="preserve">easons </w:t>
      </w:r>
      <w:r w:rsidRPr="00C421D6">
        <w:rPr>
          <w:lang w:val="en-GB"/>
        </w:rPr>
        <w:t xml:space="preserve">for </w:t>
      </w:r>
      <w:r w:rsidR="00113BF1">
        <w:rPr>
          <w:lang w:val="en-GB"/>
        </w:rPr>
        <w:t>C</w:t>
      </w:r>
      <w:r w:rsidRPr="00C421D6">
        <w:rPr>
          <w:lang w:val="en-GB"/>
        </w:rPr>
        <w:t>oncern</w:t>
      </w:r>
      <w:r w:rsidR="00113BF1">
        <w:rPr>
          <w:lang w:val="en-GB"/>
        </w:rPr>
        <w:t xml:space="preserve"> (RFC)</w:t>
      </w:r>
      <w:r w:rsidRPr="00C421D6">
        <w:rPr>
          <w:lang w:val="en-GB"/>
        </w:rPr>
        <w:t xml:space="preserve">. </w:t>
      </w:r>
    </w:p>
    <w:p w14:paraId="56593409" w14:textId="77777777" w:rsidR="00A0682F" w:rsidRPr="00C421D6" w:rsidRDefault="00A0682F" w:rsidP="00A0682F">
      <w:pPr>
        <w:pStyle w:val="AR6BodyText"/>
        <w:rPr>
          <w:lang w:val="en-GB"/>
        </w:rPr>
      </w:pPr>
    </w:p>
    <w:p w14:paraId="372E27F8" w14:textId="78AA99CF" w:rsidR="00A0682F" w:rsidRPr="00C421D6" w:rsidRDefault="00A0682F" w:rsidP="00A0682F">
      <w:pPr>
        <w:pStyle w:val="AR6BodyText"/>
        <w:rPr>
          <w:lang w:val="en-GB"/>
        </w:rPr>
      </w:pPr>
      <w:r w:rsidRPr="00C421D6">
        <w:rPr>
          <w:lang w:val="en-GB"/>
        </w:rPr>
        <w:t>The science assessed in Chapters 2 to 7, such as the carbon budget, short-lived climate forcers</w:t>
      </w:r>
      <w:ins w:id="315" w:author="Ian Blenkinsop" w:date="2021-07-01T16:59:00Z">
        <w:r w:rsidR="0098780F">
          <w:rPr>
            <w:lang w:val="en-GB"/>
          </w:rPr>
          <w:t xml:space="preserve"> (SLCFs)</w:t>
        </w:r>
      </w:ins>
      <w:r w:rsidRPr="00C421D6">
        <w:rPr>
          <w:lang w:val="en-GB"/>
        </w:rPr>
        <w:t xml:space="preserve"> and emission metrics, are topics in common with WGIII</w:t>
      </w:r>
      <w:r w:rsidR="00D648C9" w:rsidRPr="00C421D6">
        <w:rPr>
          <w:lang w:val="en-GB"/>
        </w:rPr>
        <w:t>,</w:t>
      </w:r>
      <w:r w:rsidRPr="00C421D6">
        <w:rPr>
          <w:lang w:val="en-GB"/>
        </w:rPr>
        <w:t xml:space="preserve"> and relevant for the mitigation of climate change. </w:t>
      </w:r>
      <w:r w:rsidR="00BE5B51" w:rsidRPr="00C421D6">
        <w:rPr>
          <w:lang w:val="en-GB"/>
        </w:rPr>
        <w:t xml:space="preserve">This includes </w:t>
      </w:r>
      <w:r w:rsidRPr="00C421D6">
        <w:rPr>
          <w:lang w:val="en-GB"/>
        </w:rPr>
        <w:t xml:space="preserve">a consistent presentation of the concepts of carbon budget and </w:t>
      </w:r>
      <w:r w:rsidR="00964056" w:rsidRPr="00C41086">
        <w:rPr>
          <w:lang w:val="en-GB"/>
        </w:rPr>
        <w:t>net zero</w:t>
      </w:r>
      <w:r w:rsidRPr="00C421D6">
        <w:rPr>
          <w:lang w:val="en-GB"/>
        </w:rPr>
        <w:t xml:space="preserve"> emission</w:t>
      </w:r>
      <w:ins w:id="316" w:author="Ian Blenkinsop" w:date="2021-06-30T16:54:00Z">
        <w:r w:rsidR="00C5064A">
          <w:rPr>
            <w:lang w:val="en-GB"/>
          </w:rPr>
          <w:t>s</w:t>
        </w:r>
      </w:ins>
      <w:r w:rsidRPr="00C421D6">
        <w:rPr>
          <w:lang w:val="en-GB"/>
        </w:rPr>
        <w:t xml:space="preserve"> targets within chapters, in order to support integration in the Synthesis Report. </w:t>
      </w:r>
      <w:r w:rsidR="00BF76A9">
        <w:rPr>
          <w:lang w:val="en-GB"/>
        </w:rPr>
        <w:t>Emission</w:t>
      </w:r>
      <w:ins w:id="317" w:author="Ian Blenkinsop" w:date="2021-06-30T16:55:00Z">
        <w:r w:rsidR="00C5064A">
          <w:rPr>
            <w:lang w:val="en-GB"/>
          </w:rPr>
          <w:t>s</w:t>
        </w:r>
      </w:ins>
      <w:r w:rsidR="00BF76A9">
        <w:rPr>
          <w:lang w:val="en-GB"/>
        </w:rPr>
        <w:t>-driven e</w:t>
      </w:r>
      <w:r w:rsidRPr="00C421D6">
        <w:rPr>
          <w:lang w:val="en-GB"/>
        </w:rPr>
        <w:t>mulators (simple climate models)</w:t>
      </w:r>
      <w:r w:rsidR="005160ED" w:rsidRPr="00C421D6">
        <w:rPr>
          <w:lang w:val="en-GB"/>
        </w:rPr>
        <w:t>,</w:t>
      </w:r>
      <w:r w:rsidRPr="00C421D6">
        <w:rPr>
          <w:lang w:val="en-GB"/>
        </w:rPr>
        <w:t xml:space="preserve"> </w:t>
      </w:r>
      <w:del w:id="318" w:author="Ian Blenkinsop" w:date="2021-06-30T16:55:00Z">
        <w:r w:rsidR="00612191" w:rsidDel="00C5064A">
          <w:rPr>
            <w:lang w:val="en-GB"/>
          </w:rPr>
          <w:delText>summarised</w:delText>
        </w:r>
        <w:r w:rsidR="00612191" w:rsidRPr="00C421D6" w:rsidDel="00C5064A">
          <w:rPr>
            <w:lang w:val="en-GB"/>
          </w:rPr>
          <w:delText xml:space="preserve"> </w:delText>
        </w:r>
      </w:del>
      <w:ins w:id="319" w:author="Ian Blenkinsop" w:date="2021-06-30T16:55:00Z">
        <w:r w:rsidR="00C5064A">
          <w:rPr>
            <w:lang w:val="en-GB"/>
          </w:rPr>
          <w:t>summarized</w:t>
        </w:r>
        <w:r w:rsidR="00C5064A" w:rsidRPr="00C421D6">
          <w:rPr>
            <w:lang w:val="en-GB"/>
          </w:rPr>
          <w:t xml:space="preserve"> </w:t>
        </w:r>
      </w:ins>
      <w:r w:rsidRPr="00C421D6">
        <w:rPr>
          <w:lang w:val="en-GB"/>
        </w:rPr>
        <w:t>in</w:t>
      </w:r>
      <w:r w:rsidR="00862BE6" w:rsidRPr="00C421D6">
        <w:rPr>
          <w:lang w:val="en-GB"/>
        </w:rPr>
        <w:t xml:space="preserve"> </w:t>
      </w:r>
      <w:r w:rsidRPr="00C421D6">
        <w:rPr>
          <w:lang w:val="en-GB"/>
        </w:rPr>
        <w:t>Cross-Chapter Box 7.1</w:t>
      </w:r>
      <w:del w:id="320" w:author="Ian Blenkinsop" w:date="2021-07-12T13:54:00Z">
        <w:r w:rsidR="00862BE6" w:rsidRPr="00C421D6" w:rsidDel="00795D45">
          <w:rPr>
            <w:lang w:val="en-GB"/>
          </w:rPr>
          <w:delText xml:space="preserve"> in Chapter 7</w:delText>
        </w:r>
      </w:del>
      <w:ins w:id="321" w:author="Ian Blenkinsop" w:date="2021-06-30T16:55:00Z">
        <w:r w:rsidR="00C5064A">
          <w:rPr>
            <w:lang w:val="en-GB"/>
          </w:rPr>
          <w:t>,</w:t>
        </w:r>
      </w:ins>
      <w:r w:rsidR="00BF76A9">
        <w:rPr>
          <w:lang w:val="en-GB"/>
        </w:rPr>
        <w:t xml:space="preserve"> are used </w:t>
      </w:r>
      <w:r w:rsidR="00BF76A9" w:rsidRPr="002456BC">
        <w:rPr>
          <w:lang w:val="en-US"/>
        </w:rPr>
        <w:t>to approximate large-scale climate responses of complex Earth System Models (ESMs) and</w:t>
      </w:r>
      <w:r w:rsidR="00612191" w:rsidRPr="002456BC">
        <w:rPr>
          <w:lang w:val="en-US"/>
        </w:rPr>
        <w:t xml:space="preserve"> have been used as tools to explore the expected </w:t>
      </w:r>
      <w:ins w:id="322" w:author="Ian Blenkinsop" w:date="2021-06-30T16:57:00Z">
        <w:r w:rsidR="00BE79B7">
          <w:rPr>
            <w:lang w:val="en-US"/>
          </w:rPr>
          <w:t>global surface air temperature (</w:t>
        </w:r>
      </w:ins>
      <w:r w:rsidR="00612191" w:rsidRPr="002456BC">
        <w:rPr>
          <w:lang w:val="en-US"/>
        </w:rPr>
        <w:t>GSAT</w:t>
      </w:r>
      <w:ins w:id="323" w:author="Ian Blenkinsop" w:date="2021-06-30T16:57:00Z">
        <w:r w:rsidR="00BE79B7">
          <w:rPr>
            <w:lang w:val="en-US"/>
          </w:rPr>
          <w:t>)</w:t>
        </w:r>
      </w:ins>
      <w:r w:rsidR="00612191" w:rsidRPr="002456BC">
        <w:rPr>
          <w:lang w:val="en-US"/>
        </w:rPr>
        <w:t xml:space="preserve"> response to multiple scenarios consistent with those assessed in WGI for </w:t>
      </w:r>
      <w:r w:rsidR="00612191">
        <w:rPr>
          <w:lang w:val="en-GB"/>
        </w:rPr>
        <w:t>the</w:t>
      </w:r>
      <w:r w:rsidRPr="00C421D6">
        <w:rPr>
          <w:lang w:val="en-GB"/>
        </w:rPr>
        <w:t xml:space="preserve"> classification of scenarios </w:t>
      </w:r>
      <w:r w:rsidR="00612191">
        <w:rPr>
          <w:lang w:val="en-GB"/>
        </w:rPr>
        <w:t>in WGIII</w:t>
      </w:r>
      <w:r w:rsidR="00BF76A9">
        <w:rPr>
          <w:lang w:val="en-GB"/>
        </w:rPr>
        <w:t>.</w:t>
      </w:r>
      <w:r w:rsidRPr="00C421D6">
        <w:rPr>
          <w:lang w:val="en-GB"/>
        </w:rPr>
        <w:t xml:space="preserve"> Chapter 6 provides </w:t>
      </w:r>
      <w:r w:rsidR="008C5327" w:rsidRPr="00C421D6">
        <w:rPr>
          <w:lang w:val="en-GB"/>
        </w:rPr>
        <w:t>information about</w:t>
      </w:r>
      <w:r w:rsidRPr="00C421D6">
        <w:rPr>
          <w:lang w:val="en-GB"/>
        </w:rPr>
        <w:t xml:space="preserve"> the impact of climate change on global air pollution</w:t>
      </w:r>
      <w:r w:rsidR="003D07A2" w:rsidRPr="00C421D6">
        <w:rPr>
          <w:lang w:val="en-GB"/>
        </w:rPr>
        <w:t>,</w:t>
      </w:r>
      <w:r w:rsidRPr="00C421D6">
        <w:rPr>
          <w:lang w:val="en-GB"/>
        </w:rPr>
        <w:t xml:space="preserve"> relevant for WGII, including Cross-Chapter Box 6.1 on the implications </w:t>
      </w:r>
      <w:r w:rsidR="003D268D" w:rsidRPr="00C421D6">
        <w:rPr>
          <w:lang w:val="en-GB"/>
        </w:rPr>
        <w:t xml:space="preserve">of the recent coronavirus </w:t>
      </w:r>
      <w:r w:rsidR="00F51AA4" w:rsidRPr="00C421D6">
        <w:rPr>
          <w:lang w:val="en-GB"/>
        </w:rPr>
        <w:t xml:space="preserve">pandemic (COVID-19) </w:t>
      </w:r>
      <w:r w:rsidRPr="00C421D6">
        <w:rPr>
          <w:lang w:val="en-GB"/>
        </w:rPr>
        <w:t>for climate and air quality. Cross-Chapter Box 2.3</w:t>
      </w:r>
      <w:r w:rsidR="00862BE6" w:rsidRPr="00C421D6">
        <w:rPr>
          <w:lang w:val="en-GB"/>
        </w:rPr>
        <w:t xml:space="preserve"> in Chapter 2</w:t>
      </w:r>
      <w:r w:rsidR="008C5327" w:rsidRPr="00C421D6">
        <w:rPr>
          <w:lang w:val="en-GB"/>
        </w:rPr>
        <w:t xml:space="preserve"> </w:t>
      </w:r>
      <w:r w:rsidRPr="00C421D6">
        <w:rPr>
          <w:lang w:val="en-GB"/>
        </w:rPr>
        <w:t xml:space="preserve">presents an integrated </w:t>
      </w:r>
      <w:r w:rsidR="008C5327" w:rsidRPr="00C421D6">
        <w:rPr>
          <w:lang w:val="en-GB"/>
        </w:rPr>
        <w:t>cross-</w:t>
      </w:r>
      <w:del w:id="324" w:author="Ian Blenkinsop" w:date="2021-07-02T11:06:00Z">
        <w:r w:rsidR="008C5327" w:rsidRPr="00C421D6" w:rsidDel="00AC7ABB">
          <w:rPr>
            <w:lang w:val="en-GB"/>
          </w:rPr>
          <w:delText xml:space="preserve">WG </w:delText>
        </w:r>
      </w:del>
      <w:ins w:id="325" w:author="Ian Blenkinsop" w:date="2021-07-07T12:50:00Z">
        <w:r w:rsidR="00AD777A">
          <w:rPr>
            <w:lang w:val="en-GB"/>
          </w:rPr>
          <w:t>W</w:t>
        </w:r>
      </w:ins>
      <w:ins w:id="326" w:author="Ian Blenkinsop" w:date="2021-07-02T11:06:00Z">
        <w:r w:rsidR="00AC7ABB">
          <w:rPr>
            <w:lang w:val="en-GB"/>
          </w:rPr>
          <w:t xml:space="preserve">orking </w:t>
        </w:r>
      </w:ins>
      <w:ins w:id="327" w:author="Ian Blenkinsop" w:date="2021-07-07T12:50:00Z">
        <w:r w:rsidR="00AD777A">
          <w:rPr>
            <w:lang w:val="en-GB"/>
          </w:rPr>
          <w:t>G</w:t>
        </w:r>
      </w:ins>
      <w:ins w:id="328" w:author="Ian Blenkinsop" w:date="2021-07-02T11:06:00Z">
        <w:r w:rsidR="00AC7ABB">
          <w:rPr>
            <w:lang w:val="en-GB"/>
          </w:rPr>
          <w:t>roup</w:t>
        </w:r>
        <w:r w:rsidR="00AC7ABB" w:rsidRPr="00C421D6">
          <w:rPr>
            <w:lang w:val="en-GB"/>
          </w:rPr>
          <w:t xml:space="preserve"> </w:t>
        </w:r>
      </w:ins>
      <w:r w:rsidRPr="00C421D6">
        <w:rPr>
          <w:lang w:val="en-GB"/>
        </w:rPr>
        <w:t xml:space="preserve">discussion of global temperature definitions, </w:t>
      </w:r>
      <w:r w:rsidR="004C6D48" w:rsidRPr="00C421D6">
        <w:rPr>
          <w:lang w:val="en-GB"/>
        </w:rPr>
        <w:t>with</w:t>
      </w:r>
      <w:r w:rsidRPr="00C421D6">
        <w:rPr>
          <w:lang w:val="en-GB"/>
        </w:rPr>
        <w:t xml:space="preserve"> implications for many aspects of climate change science. </w:t>
      </w:r>
    </w:p>
    <w:p w14:paraId="00C021C0" w14:textId="77777777" w:rsidR="00A0682F" w:rsidRPr="00C421D6" w:rsidRDefault="00A0682F" w:rsidP="00A0682F">
      <w:pPr>
        <w:pStyle w:val="AR6BodyText"/>
        <w:rPr>
          <w:lang w:val="en-GB"/>
        </w:rPr>
      </w:pPr>
    </w:p>
    <w:p w14:paraId="65DB6F41" w14:textId="7277AA7E" w:rsidR="00A0682F" w:rsidRPr="00C421D6" w:rsidRDefault="00A0682F" w:rsidP="00A0682F">
      <w:pPr>
        <w:pStyle w:val="AR6BodyText"/>
        <w:rPr>
          <w:lang w:val="en-GB"/>
        </w:rPr>
      </w:pPr>
      <w:r w:rsidRPr="00C421D6">
        <w:rPr>
          <w:lang w:val="en-GB"/>
        </w:rPr>
        <w:t xml:space="preserve">In addition, Chapter 1 </w:t>
      </w:r>
      <w:r w:rsidR="0074136A" w:rsidRPr="00C421D6">
        <w:rPr>
          <w:lang w:val="en-GB"/>
        </w:rPr>
        <w:t xml:space="preserve">sets out </w:t>
      </w:r>
      <w:r w:rsidRPr="00C421D6">
        <w:rPr>
          <w:lang w:val="en-GB"/>
        </w:rPr>
        <w:t xml:space="preserve">a shared terminology on </w:t>
      </w:r>
      <w:r w:rsidR="00CA0019" w:rsidRPr="00C421D6">
        <w:rPr>
          <w:lang w:val="en-GB"/>
        </w:rPr>
        <w:t>cross-cutting</w:t>
      </w:r>
      <w:r w:rsidRPr="00C421D6">
        <w:rPr>
          <w:lang w:val="en-GB"/>
        </w:rPr>
        <w:t xml:space="preserve"> topics, including </w:t>
      </w:r>
      <w:r w:rsidR="00CA0019" w:rsidRPr="00C421D6">
        <w:rPr>
          <w:lang w:val="en-GB"/>
        </w:rPr>
        <w:t>climate</w:t>
      </w:r>
      <w:r w:rsidR="008C5327" w:rsidRPr="00C421D6">
        <w:rPr>
          <w:lang w:val="en-GB"/>
        </w:rPr>
        <w:t xml:space="preserve"> </w:t>
      </w:r>
      <w:r w:rsidRPr="00C421D6">
        <w:rPr>
          <w:lang w:val="en-GB"/>
        </w:rPr>
        <w:t>risk, attribution and storylines, as well as an introduction to</w:t>
      </w:r>
      <w:commentRangeStart w:id="329"/>
      <w:r w:rsidRPr="00C421D6">
        <w:rPr>
          <w:lang w:val="en-GB"/>
        </w:rPr>
        <w:t xml:space="preserve"> </w:t>
      </w:r>
      <w:r w:rsidR="002C52D0" w:rsidRPr="002C52D0">
        <w:rPr>
          <w:lang w:val="en-GB"/>
        </w:rPr>
        <w:t>emission scenarios</w:t>
      </w:r>
      <w:commentRangeEnd w:id="329"/>
      <w:r w:rsidR="000A59ED">
        <w:rPr>
          <w:rStyle w:val="CommentReference"/>
          <w:b/>
          <w:bCs/>
        </w:rPr>
        <w:commentReference w:id="329"/>
      </w:r>
      <w:r w:rsidR="002C52D0" w:rsidRPr="002C52D0">
        <w:rPr>
          <w:lang w:val="en-GB"/>
        </w:rPr>
        <w:t xml:space="preserve">, global warming levels and cumulative carbon emissions </w:t>
      </w:r>
      <w:r w:rsidRPr="00C421D6">
        <w:rPr>
          <w:lang w:val="en-GB"/>
        </w:rPr>
        <w:t xml:space="preserve">as an overarching topic for integration across all three Working Groups. </w:t>
      </w:r>
    </w:p>
    <w:p w14:paraId="2E480CC6" w14:textId="77777777" w:rsidR="00A0682F" w:rsidRPr="00C421D6" w:rsidRDefault="00A0682F" w:rsidP="00A0682F">
      <w:pPr>
        <w:pStyle w:val="AR6BodyText"/>
        <w:rPr>
          <w:lang w:val="en-GB"/>
        </w:rPr>
      </w:pPr>
    </w:p>
    <w:p w14:paraId="1D1EC60C" w14:textId="274F900A" w:rsidR="00A0682F" w:rsidRPr="00C421D6" w:rsidRDefault="00A0682F" w:rsidP="00A0682F">
      <w:pPr>
        <w:pStyle w:val="AR6BodyText"/>
        <w:rPr>
          <w:lang w:val="en-GB"/>
        </w:rPr>
      </w:pPr>
      <w:r w:rsidRPr="00C421D6">
        <w:rPr>
          <w:lang w:val="en-GB"/>
        </w:rPr>
        <w:t xml:space="preserve">All these integration efforts are aimed at enhancing the bridges and </w:t>
      </w:r>
      <w:r w:rsidR="008C5327" w:rsidRPr="00C421D6">
        <w:rPr>
          <w:lang w:val="en-GB"/>
        </w:rPr>
        <w:t>‘</w:t>
      </w:r>
      <w:r w:rsidRPr="00C421D6">
        <w:rPr>
          <w:lang w:val="en-GB"/>
        </w:rPr>
        <w:t>handshak</w:t>
      </w:r>
      <w:r w:rsidR="004C6D48" w:rsidRPr="00C421D6">
        <w:rPr>
          <w:lang w:val="en-GB"/>
        </w:rPr>
        <w:t>es</w:t>
      </w:r>
      <w:r w:rsidR="008C5327" w:rsidRPr="00C421D6">
        <w:rPr>
          <w:lang w:val="en-GB"/>
        </w:rPr>
        <w:t>’</w:t>
      </w:r>
      <w:r w:rsidRPr="00C421D6">
        <w:rPr>
          <w:lang w:val="en-GB"/>
        </w:rPr>
        <w:t xml:space="preserve"> among </w:t>
      </w:r>
      <w:r w:rsidR="00DD19F0" w:rsidRPr="00C421D6">
        <w:rPr>
          <w:lang w:val="en-GB"/>
        </w:rPr>
        <w:t>Working Groups</w:t>
      </w:r>
      <w:r w:rsidRPr="00C421D6">
        <w:rPr>
          <w:lang w:val="en-GB"/>
        </w:rPr>
        <w:t>,</w:t>
      </w:r>
      <w:r w:rsidR="00DD19F0" w:rsidRPr="00C421D6">
        <w:rPr>
          <w:lang w:val="en-GB"/>
        </w:rPr>
        <w:t xml:space="preserve"> </w:t>
      </w:r>
      <w:r w:rsidRPr="00C421D6">
        <w:rPr>
          <w:lang w:val="en-GB"/>
        </w:rPr>
        <w:lastRenderedPageBreak/>
        <w:t>enabl</w:t>
      </w:r>
      <w:r w:rsidR="00DD19F0" w:rsidRPr="00C421D6">
        <w:rPr>
          <w:lang w:val="en-GB"/>
        </w:rPr>
        <w:t>ing</w:t>
      </w:r>
      <w:r w:rsidRPr="00C421D6">
        <w:rPr>
          <w:lang w:val="en-GB"/>
        </w:rPr>
        <w:t xml:space="preserve"> the final cross-</w:t>
      </w:r>
      <w:del w:id="330" w:author="Ian Blenkinsop" w:date="2021-07-07T12:51:00Z">
        <w:r w:rsidRPr="00C421D6" w:rsidDel="00AD777A">
          <w:rPr>
            <w:lang w:val="en-GB"/>
          </w:rPr>
          <w:delText xml:space="preserve">working </w:delText>
        </w:r>
      </w:del>
      <w:ins w:id="331" w:author="Ian Blenkinsop" w:date="2021-07-07T12:51:00Z">
        <w:r w:rsidR="00AD777A">
          <w:rPr>
            <w:lang w:val="en-GB"/>
          </w:rPr>
          <w:t>W</w:t>
        </w:r>
        <w:r w:rsidR="00AD777A" w:rsidRPr="00C421D6">
          <w:rPr>
            <w:lang w:val="en-GB"/>
          </w:rPr>
          <w:t xml:space="preserve">orking </w:t>
        </w:r>
      </w:ins>
      <w:del w:id="332" w:author="Ian Blenkinsop" w:date="2021-07-07T12:51:00Z">
        <w:r w:rsidRPr="00C421D6" w:rsidDel="00AD777A">
          <w:rPr>
            <w:lang w:val="en-GB"/>
          </w:rPr>
          <w:delText xml:space="preserve">group </w:delText>
        </w:r>
      </w:del>
      <w:ins w:id="333" w:author="Ian Blenkinsop" w:date="2021-07-07T12:51:00Z">
        <w:r w:rsidR="00AD777A">
          <w:rPr>
            <w:lang w:val="en-GB"/>
          </w:rPr>
          <w:t>G</w:t>
        </w:r>
        <w:r w:rsidR="00AD777A" w:rsidRPr="00C421D6">
          <w:rPr>
            <w:lang w:val="en-GB"/>
          </w:rPr>
          <w:t xml:space="preserve">roup </w:t>
        </w:r>
      </w:ins>
      <w:r w:rsidRPr="00C421D6">
        <w:rPr>
          <w:lang w:val="en-GB"/>
        </w:rPr>
        <w:t xml:space="preserve">exercise of producing the integrated Synthesis Report. </w:t>
      </w:r>
    </w:p>
    <w:p w14:paraId="40A08417" w14:textId="77777777" w:rsidR="00A0682F" w:rsidRPr="00C421D6" w:rsidRDefault="00A0682F" w:rsidP="00A0682F">
      <w:pPr>
        <w:pStyle w:val="AR6BodyText"/>
        <w:rPr>
          <w:lang w:val="en-GB"/>
        </w:rPr>
      </w:pPr>
    </w:p>
    <w:p w14:paraId="02646A8C" w14:textId="77777777" w:rsidR="00430A84" w:rsidRPr="00C421D6" w:rsidRDefault="00430A84" w:rsidP="00A0682F">
      <w:pPr>
        <w:pStyle w:val="AR6BodyText"/>
        <w:rPr>
          <w:lang w:val="en-GB"/>
        </w:rPr>
      </w:pPr>
    </w:p>
    <w:p w14:paraId="68F83601" w14:textId="00F4B6C7" w:rsidR="00A0682F" w:rsidRPr="009B6EF8" w:rsidRDefault="00A0682F" w:rsidP="00A0682F">
      <w:pPr>
        <w:pStyle w:val="AR6Chap1Level2111"/>
        <w:rPr>
          <w:lang w:val="en-GB"/>
        </w:rPr>
      </w:pPr>
      <w:bookmarkStart w:id="334" w:name="_3znysh7" w:colFirst="0" w:colLast="0"/>
      <w:bookmarkStart w:id="335" w:name="_Toc69949959"/>
      <w:bookmarkEnd w:id="334"/>
      <w:r w:rsidRPr="009B6EF8">
        <w:rPr>
          <w:lang w:val="en-GB"/>
        </w:rPr>
        <w:t xml:space="preserve">Chapter </w:t>
      </w:r>
      <w:del w:id="336" w:author="Ian Blenkinsop" w:date="2021-07-07T12:52:00Z">
        <w:r w:rsidRPr="009B6EF8" w:rsidDel="00AD777A">
          <w:rPr>
            <w:lang w:val="en-GB"/>
          </w:rPr>
          <w:delText>preview</w:delText>
        </w:r>
      </w:del>
      <w:bookmarkEnd w:id="335"/>
      <w:ins w:id="337" w:author="Ian Blenkinsop" w:date="2021-07-07T12:52:00Z">
        <w:r w:rsidR="00AD777A">
          <w:rPr>
            <w:lang w:val="en-GB"/>
          </w:rPr>
          <w:t>P</w:t>
        </w:r>
        <w:r w:rsidR="00AD777A" w:rsidRPr="009B6EF8">
          <w:rPr>
            <w:lang w:val="en-GB"/>
          </w:rPr>
          <w:t>review</w:t>
        </w:r>
      </w:ins>
    </w:p>
    <w:p w14:paraId="153CA16D" w14:textId="77777777" w:rsidR="00A0682F" w:rsidRPr="009B6EF8" w:rsidRDefault="00A0682F" w:rsidP="00A0682F">
      <w:pPr>
        <w:pStyle w:val="AR6BodyText"/>
      </w:pPr>
    </w:p>
    <w:p w14:paraId="3E314DC5" w14:textId="6DA4E194" w:rsidR="005C1EF3" w:rsidRPr="003646E2" w:rsidRDefault="00A0682F" w:rsidP="002335DB">
      <w:pPr>
        <w:pStyle w:val="AR6BodyText"/>
        <w:rPr>
          <w:lang w:val="en-GB"/>
        </w:rPr>
      </w:pPr>
      <w:r w:rsidRPr="00C421D6">
        <w:rPr>
          <w:lang w:val="en-GB"/>
        </w:rPr>
        <w:t>The main purposes of this chapter are: (</w:t>
      </w:r>
      <w:del w:id="338" w:author="Ian Blenkinsop" w:date="2021-06-30T17:06:00Z">
        <w:r w:rsidRPr="00C421D6" w:rsidDel="00BE79B7">
          <w:rPr>
            <w:lang w:val="en-GB"/>
          </w:rPr>
          <w:delText>1</w:delText>
        </w:r>
      </w:del>
      <w:ins w:id="339" w:author="Ian Blenkinsop" w:date="2021-06-30T17:06:00Z">
        <w:r w:rsidR="00BE79B7">
          <w:rPr>
            <w:lang w:val="en-GB"/>
          </w:rPr>
          <w:t>i</w:t>
        </w:r>
      </w:ins>
      <w:r w:rsidRPr="00C421D6">
        <w:rPr>
          <w:lang w:val="en-GB"/>
        </w:rPr>
        <w:t xml:space="preserve">) to set the scene for the WGI </w:t>
      </w:r>
      <w:del w:id="340" w:author="Ian Blenkinsop" w:date="2021-07-02T14:41:00Z">
        <w:r w:rsidRPr="00C421D6" w:rsidDel="00535DA8">
          <w:rPr>
            <w:lang w:val="en-GB"/>
          </w:rPr>
          <w:delText xml:space="preserve">assessment </w:delText>
        </w:r>
      </w:del>
      <w:ins w:id="341" w:author="Ian Blenkinsop" w:date="2021-07-02T14:41:00Z">
        <w:r w:rsidR="00535DA8">
          <w:rPr>
            <w:lang w:val="en-GB"/>
          </w:rPr>
          <w:t>A</w:t>
        </w:r>
        <w:r w:rsidR="00535DA8" w:rsidRPr="00C421D6">
          <w:rPr>
            <w:lang w:val="en-GB"/>
          </w:rPr>
          <w:t xml:space="preserve">ssessment </w:t>
        </w:r>
      </w:ins>
      <w:r w:rsidRPr="00C421D6">
        <w:rPr>
          <w:lang w:val="en-GB"/>
        </w:rPr>
        <w:t>and to place it in the context of ongoing global changes, international policy processes, the history of climate science and the evolution from previous IPCC assessments, including the Special Reports prepared as part of th</w:t>
      </w:r>
      <w:r w:rsidR="00F42279" w:rsidRPr="00C421D6">
        <w:rPr>
          <w:lang w:val="en-GB"/>
        </w:rPr>
        <w:t xml:space="preserve">e </w:t>
      </w:r>
      <w:del w:id="342" w:author="Ian Blenkinsop" w:date="2021-06-30T11:35:00Z">
        <w:r w:rsidR="00F42279" w:rsidRPr="00C421D6" w:rsidDel="00375229">
          <w:rPr>
            <w:lang w:val="en-GB"/>
          </w:rPr>
          <w:delText>sixth</w:delText>
        </w:r>
        <w:r w:rsidRPr="00C421D6" w:rsidDel="00375229">
          <w:rPr>
            <w:lang w:val="en-GB"/>
          </w:rPr>
          <w:delText xml:space="preserve"> </w:delText>
        </w:r>
      </w:del>
      <w:ins w:id="343" w:author="Ian Blenkinsop" w:date="2021-06-30T11:35:00Z">
        <w:r w:rsidR="00375229">
          <w:rPr>
            <w:lang w:val="en-GB"/>
          </w:rPr>
          <w:t>S</w:t>
        </w:r>
        <w:r w:rsidR="00375229" w:rsidRPr="00C421D6">
          <w:rPr>
            <w:lang w:val="en-GB"/>
          </w:rPr>
          <w:t xml:space="preserve">ixth </w:t>
        </w:r>
      </w:ins>
      <w:del w:id="344" w:author="Ian Blenkinsop" w:date="2021-06-30T11:35:00Z">
        <w:r w:rsidR="00511D69" w:rsidRPr="00C421D6" w:rsidDel="00375229">
          <w:rPr>
            <w:lang w:val="en-GB"/>
          </w:rPr>
          <w:delText xml:space="preserve">assessment </w:delText>
        </w:r>
      </w:del>
      <w:ins w:id="345" w:author="Ian Blenkinsop" w:date="2021-06-30T11:35:00Z">
        <w:r w:rsidR="00375229">
          <w:rPr>
            <w:lang w:val="en-GB"/>
          </w:rPr>
          <w:t>A</w:t>
        </w:r>
        <w:r w:rsidR="00375229" w:rsidRPr="00C421D6">
          <w:rPr>
            <w:lang w:val="en-GB"/>
          </w:rPr>
          <w:t xml:space="preserve">ssessment </w:t>
        </w:r>
      </w:ins>
      <w:del w:id="346" w:author="Ian Blenkinsop" w:date="2021-06-30T11:35:00Z">
        <w:r w:rsidR="00511D69" w:rsidRPr="00C421D6" w:rsidDel="00375229">
          <w:rPr>
            <w:lang w:val="en-GB"/>
          </w:rPr>
          <w:delText>cycle</w:delText>
        </w:r>
      </w:del>
      <w:ins w:id="347" w:author="Ian Blenkinsop" w:date="2021-06-30T11:35:00Z">
        <w:r w:rsidR="00375229">
          <w:rPr>
            <w:lang w:val="en-GB"/>
          </w:rPr>
          <w:t>C</w:t>
        </w:r>
        <w:r w:rsidR="00375229" w:rsidRPr="00C421D6">
          <w:rPr>
            <w:lang w:val="en-GB"/>
          </w:rPr>
          <w:t>ycle</w:t>
        </w:r>
      </w:ins>
      <w:r w:rsidRPr="00C421D6">
        <w:rPr>
          <w:lang w:val="en-GB"/>
        </w:rPr>
        <w:t>; (</w:t>
      </w:r>
      <w:del w:id="348" w:author="Ian Blenkinsop" w:date="2021-06-30T17:06:00Z">
        <w:r w:rsidRPr="00C421D6" w:rsidDel="009E2F61">
          <w:rPr>
            <w:lang w:val="en-GB"/>
          </w:rPr>
          <w:delText>2</w:delText>
        </w:r>
      </w:del>
      <w:ins w:id="349" w:author="Ian Blenkinsop" w:date="2021-06-30T17:06:00Z">
        <w:r w:rsidR="009E2F61">
          <w:rPr>
            <w:lang w:val="en-GB"/>
          </w:rPr>
          <w:t>ii</w:t>
        </w:r>
      </w:ins>
      <w:r w:rsidRPr="00C421D6">
        <w:rPr>
          <w:lang w:val="en-GB"/>
        </w:rPr>
        <w:t>) to describe key concepts and methods, relevant developments</w:t>
      </w:r>
      <w:r w:rsidR="001849DA" w:rsidRPr="00C421D6">
        <w:rPr>
          <w:lang w:val="en-GB"/>
        </w:rPr>
        <w:t xml:space="preserve"> since AR5</w:t>
      </w:r>
      <w:r w:rsidRPr="00C421D6">
        <w:rPr>
          <w:lang w:val="en-GB"/>
        </w:rPr>
        <w:t xml:space="preserve">, and the </w:t>
      </w:r>
      <w:r w:rsidRPr="002335DB">
        <w:rPr>
          <w:lang w:val="en-GB"/>
        </w:rPr>
        <w:t xml:space="preserve">modelling framework used in this </w:t>
      </w:r>
      <w:del w:id="350" w:author="Ian Blenkinsop" w:date="2021-07-02T14:41:00Z">
        <w:r w:rsidRPr="002335DB" w:rsidDel="00535DA8">
          <w:rPr>
            <w:lang w:val="en-GB"/>
          </w:rPr>
          <w:delText>assessment</w:delText>
        </w:r>
      </w:del>
      <w:ins w:id="351" w:author="Ian Blenkinsop" w:date="2021-07-02T14:41:00Z">
        <w:r w:rsidR="00535DA8">
          <w:rPr>
            <w:lang w:val="en-GB"/>
          </w:rPr>
          <w:t>A</w:t>
        </w:r>
        <w:r w:rsidR="00535DA8" w:rsidRPr="002335DB">
          <w:rPr>
            <w:lang w:val="en-GB"/>
          </w:rPr>
          <w:t>ssessment</w:t>
        </w:r>
      </w:ins>
      <w:r w:rsidRPr="002335DB">
        <w:rPr>
          <w:lang w:val="en-GB"/>
        </w:rPr>
        <w:t>; and (</w:t>
      </w:r>
      <w:del w:id="352" w:author="Ian Blenkinsop" w:date="2021-06-30T17:06:00Z">
        <w:r w:rsidRPr="002335DB" w:rsidDel="009E2F61">
          <w:rPr>
            <w:lang w:val="en-GB"/>
          </w:rPr>
          <w:delText>3</w:delText>
        </w:r>
      </w:del>
      <w:ins w:id="353" w:author="Ian Blenkinsop" w:date="2021-06-30T17:06:00Z">
        <w:r w:rsidR="009E2F61">
          <w:rPr>
            <w:lang w:val="en-GB"/>
          </w:rPr>
          <w:t>iii</w:t>
        </w:r>
      </w:ins>
      <w:r w:rsidRPr="002335DB">
        <w:rPr>
          <w:lang w:val="en-GB"/>
        </w:rPr>
        <w:t xml:space="preserve">) </w:t>
      </w:r>
      <w:r w:rsidR="004C6D48" w:rsidRPr="002335DB">
        <w:rPr>
          <w:lang w:val="en-GB"/>
        </w:rPr>
        <w:t xml:space="preserve">together with the other chapters of this report, </w:t>
      </w:r>
      <w:r w:rsidRPr="002335DB">
        <w:rPr>
          <w:lang w:val="en-GB"/>
        </w:rPr>
        <w:t xml:space="preserve">to provide </w:t>
      </w:r>
      <w:r w:rsidR="00BD46D2" w:rsidRPr="002335DB">
        <w:rPr>
          <w:lang w:val="en-GB"/>
        </w:rPr>
        <w:t xml:space="preserve">context and </w:t>
      </w:r>
      <w:r w:rsidRPr="002335DB">
        <w:rPr>
          <w:lang w:val="en-GB"/>
        </w:rPr>
        <w:t xml:space="preserve">support </w:t>
      </w:r>
      <w:r w:rsidR="004C6D48" w:rsidRPr="002335DB">
        <w:rPr>
          <w:lang w:val="en-GB"/>
        </w:rPr>
        <w:t>for</w:t>
      </w:r>
      <w:r w:rsidRPr="002335DB">
        <w:rPr>
          <w:lang w:val="en-GB"/>
        </w:rPr>
        <w:t xml:space="preserve"> the WGII and WGIII contributions to AR6, particularly on</w:t>
      </w:r>
      <w:r w:rsidR="005C1EF3" w:rsidRPr="002335DB">
        <w:rPr>
          <w:lang w:val="en-GB"/>
        </w:rPr>
        <w:t xml:space="preserve"> </w:t>
      </w:r>
      <w:r w:rsidR="001329F9" w:rsidRPr="003646E2">
        <w:rPr>
          <w:lang w:val="en-GB"/>
        </w:rPr>
        <w:t>c</w:t>
      </w:r>
      <w:r w:rsidR="005C1EF3" w:rsidRPr="003646E2">
        <w:rPr>
          <w:lang w:val="en-GB"/>
        </w:rPr>
        <w:t>limate information to support mitigation, adaptation and risk management.</w:t>
      </w:r>
    </w:p>
    <w:p w14:paraId="55D8F100" w14:textId="77777777" w:rsidR="00A0682F" w:rsidRPr="005E56CD" w:rsidRDefault="00A0682F" w:rsidP="002335DB"/>
    <w:p w14:paraId="7EA26B55" w14:textId="2EBB0439" w:rsidR="00A0682F" w:rsidRPr="00C421D6" w:rsidRDefault="00E04466" w:rsidP="00A0682F">
      <w:pPr>
        <w:pStyle w:val="AR6BodyText"/>
        <w:rPr>
          <w:lang w:val="en-GB"/>
        </w:rPr>
      </w:pPr>
      <w:r w:rsidRPr="00C421D6">
        <w:rPr>
          <w:lang w:val="en-GB"/>
        </w:rPr>
        <w:t xml:space="preserve">The </w:t>
      </w:r>
      <w:r w:rsidR="00A0682F" w:rsidRPr="00C421D6">
        <w:rPr>
          <w:lang w:val="en-GB"/>
        </w:rPr>
        <w:t xml:space="preserve">chapter comprises seven sections (Figure 1.3). Section 1.2 describes the present state of Earth’s climate, in the context of reconstructed and observed long-term changes and variations caused by natural and anthropogenic </w:t>
      </w:r>
      <w:r w:rsidR="00DD19F0" w:rsidRPr="00C421D6">
        <w:rPr>
          <w:lang w:val="en-GB"/>
        </w:rPr>
        <w:t xml:space="preserve">factors. It also </w:t>
      </w:r>
      <w:r w:rsidR="0032627D" w:rsidRPr="00C421D6">
        <w:rPr>
          <w:lang w:val="en-GB"/>
        </w:rPr>
        <w:t xml:space="preserve">provides context for the present </w:t>
      </w:r>
      <w:del w:id="354" w:author="Ian Blenkinsop" w:date="2021-06-30T17:08:00Z">
        <w:r w:rsidR="0032627D" w:rsidRPr="00C421D6" w:rsidDel="009E2F61">
          <w:rPr>
            <w:lang w:val="en-GB"/>
          </w:rPr>
          <w:delText xml:space="preserve">assessment </w:delText>
        </w:r>
      </w:del>
      <w:ins w:id="355" w:author="Ian Blenkinsop" w:date="2021-06-30T17:08:00Z">
        <w:r w:rsidR="009E2F61">
          <w:rPr>
            <w:lang w:val="en-GB"/>
          </w:rPr>
          <w:t>A</w:t>
        </w:r>
        <w:r w:rsidR="009E2F61" w:rsidRPr="00C421D6">
          <w:rPr>
            <w:lang w:val="en-GB"/>
          </w:rPr>
          <w:t xml:space="preserve">ssessment </w:t>
        </w:r>
      </w:ins>
      <w:r w:rsidR="0032627D" w:rsidRPr="00C421D6">
        <w:rPr>
          <w:lang w:val="en-GB"/>
        </w:rPr>
        <w:t xml:space="preserve">by </w:t>
      </w:r>
      <w:r w:rsidR="00DD19F0" w:rsidRPr="00C421D6">
        <w:rPr>
          <w:lang w:val="en-GB"/>
        </w:rPr>
        <w:t>describ</w:t>
      </w:r>
      <w:r w:rsidR="0032627D" w:rsidRPr="00C421D6">
        <w:rPr>
          <w:lang w:val="en-GB"/>
        </w:rPr>
        <w:t>ing</w:t>
      </w:r>
      <w:r w:rsidR="00A0682F" w:rsidRPr="00C421D6">
        <w:rPr>
          <w:lang w:val="en-GB"/>
        </w:rPr>
        <w:t xml:space="preserve"> </w:t>
      </w:r>
      <w:r w:rsidR="0032627D" w:rsidRPr="00C421D6">
        <w:rPr>
          <w:lang w:val="en-GB"/>
        </w:rPr>
        <w:t xml:space="preserve">recent changes in </w:t>
      </w:r>
      <w:r w:rsidR="00A0682F" w:rsidRPr="00C421D6">
        <w:rPr>
          <w:lang w:val="en-GB"/>
        </w:rPr>
        <w:t xml:space="preserve">international climate change governance and fundamental scientific values. The evolution of knowledge about climate change and the development of earlier IPCC assessments </w:t>
      </w:r>
      <w:r w:rsidR="00DE7D03" w:rsidRPr="00C421D6">
        <w:rPr>
          <w:lang w:val="en-GB"/>
        </w:rPr>
        <w:t>are</w:t>
      </w:r>
      <w:r w:rsidR="00A0682F" w:rsidRPr="00C421D6">
        <w:rPr>
          <w:lang w:val="en-GB"/>
        </w:rPr>
        <w:t xml:space="preserve"> presented in Section 1.3. Approaches, methods</w:t>
      </w:r>
      <w:del w:id="356" w:author="Ian Blenkinsop" w:date="2021-06-30T17:09:00Z">
        <w:r w:rsidR="00A0682F" w:rsidRPr="00C421D6" w:rsidDel="009E2F61">
          <w:rPr>
            <w:lang w:val="en-GB"/>
          </w:rPr>
          <w:delText>,</w:delText>
        </w:r>
      </w:del>
      <w:r w:rsidR="00A0682F" w:rsidRPr="00C421D6">
        <w:rPr>
          <w:lang w:val="en-GB"/>
        </w:rPr>
        <w:t xml:space="preserve"> and key concepts of this </w:t>
      </w:r>
      <w:del w:id="357" w:author="Ian Blenkinsop" w:date="2021-06-30T17:08:00Z">
        <w:r w:rsidR="00A0682F" w:rsidRPr="00C421D6" w:rsidDel="009E2F61">
          <w:rPr>
            <w:lang w:val="en-GB"/>
          </w:rPr>
          <w:delText xml:space="preserve">assessment </w:delText>
        </w:r>
      </w:del>
      <w:ins w:id="358" w:author="Ian Blenkinsop" w:date="2021-06-30T17:08:00Z">
        <w:r w:rsidR="009E2F61">
          <w:rPr>
            <w:lang w:val="en-GB"/>
          </w:rPr>
          <w:t>A</w:t>
        </w:r>
        <w:r w:rsidR="009E2F61" w:rsidRPr="00C421D6">
          <w:rPr>
            <w:lang w:val="en-GB"/>
          </w:rPr>
          <w:t xml:space="preserve">ssessment </w:t>
        </w:r>
      </w:ins>
      <w:r w:rsidR="00A0682F" w:rsidRPr="00C421D6">
        <w:rPr>
          <w:lang w:val="en-GB"/>
        </w:rPr>
        <w:t xml:space="preserve">are introduced in Section 1.4. New developments in observing networks, reanalyses, modelling capabilities and techniques since </w:t>
      </w:r>
      <w:del w:id="359" w:author="Ian Blenkinsop" w:date="2021-06-30T17:09:00Z">
        <w:r w:rsidR="00A0682F" w:rsidRPr="00C421D6" w:rsidDel="009E2F61">
          <w:rPr>
            <w:lang w:val="en-GB"/>
          </w:rPr>
          <w:delText xml:space="preserve">the </w:delText>
        </w:r>
      </w:del>
      <w:r w:rsidR="00A0682F" w:rsidRPr="00C421D6">
        <w:rPr>
          <w:lang w:val="en-GB"/>
        </w:rPr>
        <w:t xml:space="preserve">AR5 are discussed in Section 1.5. The three main ‘dimensions of integration’ across Working Groups in </w:t>
      </w:r>
      <w:del w:id="360" w:author="Ian Blenkinsop" w:date="2021-06-30T17:09:00Z">
        <w:r w:rsidR="00A0682F" w:rsidRPr="00C421D6" w:rsidDel="009E2F61">
          <w:rPr>
            <w:lang w:val="en-GB"/>
          </w:rPr>
          <w:delText xml:space="preserve">the </w:delText>
        </w:r>
      </w:del>
      <w:r w:rsidR="00A0682F" w:rsidRPr="00C421D6">
        <w:rPr>
          <w:lang w:val="en-GB"/>
        </w:rPr>
        <w:t xml:space="preserve">AR6, </w:t>
      </w:r>
      <w:del w:id="361" w:author="Ian Blenkinsop" w:date="2021-06-30T17:09:00Z">
        <w:r w:rsidR="00A0682F" w:rsidRPr="00C421D6" w:rsidDel="009E2F61">
          <w:rPr>
            <w:lang w:val="en-GB"/>
          </w:rPr>
          <w:delText>i.e.</w:delText>
        </w:r>
      </w:del>
      <w:ins w:id="362" w:author="Ian Blenkinsop" w:date="2021-06-30T17:09:00Z">
        <w:r w:rsidR="009E2F61">
          <w:rPr>
            <w:lang w:val="en-GB"/>
          </w:rPr>
          <w:t>that is,</w:t>
        </w:r>
      </w:ins>
      <w:r w:rsidR="00A0682F" w:rsidRPr="00C421D6">
        <w:rPr>
          <w:lang w:val="en-GB"/>
        </w:rPr>
        <w:t xml:space="preserve"> emission scenarios, global warming levels and cumulative carbon emissions, are described in Section 1.6. The Chapter closes with a discussion of opportunities and gaps in knowledge integration in Section 1.7.</w:t>
      </w:r>
    </w:p>
    <w:p w14:paraId="37FC9005" w14:textId="77777777" w:rsidR="00A0682F" w:rsidRPr="00C421D6" w:rsidRDefault="00A0682F" w:rsidP="00A0682F">
      <w:pPr>
        <w:pStyle w:val="AR6BodyText"/>
        <w:rPr>
          <w:lang w:val="en-GB"/>
        </w:rPr>
      </w:pPr>
    </w:p>
    <w:p w14:paraId="6F2DD845" w14:textId="77777777" w:rsidR="00A0682F" w:rsidRPr="009B6EF8" w:rsidRDefault="00A0682F" w:rsidP="00A0682F">
      <w:pPr>
        <w:pStyle w:val="AR6BodyTextBold"/>
        <w:rPr>
          <w:lang w:val="en-GB"/>
        </w:rPr>
      </w:pPr>
    </w:p>
    <w:p w14:paraId="32EA134C" w14:textId="035EEA9A" w:rsidR="00A0682F" w:rsidRDefault="00A0682F" w:rsidP="0036671B">
      <w:pPr>
        <w:pStyle w:val="AR6BodyTextBold"/>
        <w:rPr>
          <w:lang w:val="en-GB"/>
        </w:rPr>
      </w:pPr>
      <w:r w:rsidRPr="009B6EF8">
        <w:rPr>
          <w:lang w:val="en-GB"/>
        </w:rPr>
        <w:t>[START FIGURE 1.3 HERE]</w:t>
      </w:r>
    </w:p>
    <w:p w14:paraId="6B5ABA22" w14:textId="77777777" w:rsidR="0036671B" w:rsidRPr="0036671B" w:rsidRDefault="0036671B" w:rsidP="0036671B">
      <w:pPr>
        <w:pStyle w:val="AR6BodyText"/>
      </w:pPr>
    </w:p>
    <w:p w14:paraId="58F31C94" w14:textId="77777777" w:rsidR="00A0682F" w:rsidRPr="00C421D6" w:rsidRDefault="00A0682F" w:rsidP="00A0682F">
      <w:pPr>
        <w:pStyle w:val="AR6Chap1Figure"/>
        <w:rPr>
          <w:lang w:val="en-GB"/>
        </w:rPr>
      </w:pPr>
      <w:r w:rsidRPr="00C421D6">
        <w:rPr>
          <w:lang w:val="en-GB"/>
        </w:rPr>
        <w:t>A roadmap to the contents of Chapter 1.</w:t>
      </w:r>
    </w:p>
    <w:p w14:paraId="2972D542" w14:textId="77777777" w:rsidR="0036671B" w:rsidRDefault="0036671B" w:rsidP="00A0682F">
      <w:pPr>
        <w:pStyle w:val="AR6BodyTextBold"/>
        <w:rPr>
          <w:lang w:val="en-GB"/>
        </w:rPr>
      </w:pPr>
    </w:p>
    <w:p w14:paraId="1BE2E48F" w14:textId="0E013F75" w:rsidR="00A0682F" w:rsidRDefault="00A0682F" w:rsidP="0036671B">
      <w:pPr>
        <w:pStyle w:val="AR6BodyTextBold"/>
        <w:rPr>
          <w:lang w:val="en-GB"/>
        </w:rPr>
      </w:pPr>
      <w:r w:rsidRPr="009B6EF8">
        <w:rPr>
          <w:lang w:val="en-GB"/>
        </w:rPr>
        <w:t>[END FIGURE 1.3 HERE]</w:t>
      </w:r>
      <w:bookmarkStart w:id="363" w:name="_3dy6vkm" w:colFirst="0" w:colLast="0"/>
      <w:bookmarkEnd w:id="363"/>
    </w:p>
    <w:p w14:paraId="60EC2473" w14:textId="6D780B8B" w:rsidR="0036671B" w:rsidRDefault="0036671B" w:rsidP="0036671B">
      <w:pPr>
        <w:pStyle w:val="AR6BodyText"/>
      </w:pPr>
    </w:p>
    <w:p w14:paraId="315FCA09" w14:textId="77777777" w:rsidR="0036671B" w:rsidRPr="0036671B" w:rsidRDefault="0036671B" w:rsidP="0036671B">
      <w:pPr>
        <w:pStyle w:val="AR6BodyText"/>
      </w:pPr>
    </w:p>
    <w:p w14:paraId="1F2C058C" w14:textId="0B9A77FB" w:rsidR="0079149B" w:rsidRPr="00780BF3" w:rsidRDefault="0079149B" w:rsidP="0079149B">
      <w:pPr>
        <w:pStyle w:val="AR6Chap1Level111"/>
        <w:spacing w:line="240" w:lineRule="auto"/>
        <w:rPr>
          <w:lang w:val="en-GB"/>
        </w:rPr>
      </w:pPr>
      <w:bookmarkStart w:id="364" w:name="_Toc69949960"/>
      <w:r w:rsidRPr="00780BF3">
        <w:rPr>
          <w:lang w:val="en-GB"/>
        </w:rPr>
        <w:t xml:space="preserve">Where </w:t>
      </w:r>
      <w:del w:id="365" w:author="Ian Blenkinsop" w:date="2021-07-07T12:52:00Z">
        <w:r w:rsidRPr="00780BF3" w:rsidDel="00AD777A">
          <w:rPr>
            <w:lang w:val="en-GB"/>
          </w:rPr>
          <w:delText xml:space="preserve">we </w:delText>
        </w:r>
      </w:del>
      <w:ins w:id="366" w:author="Ian Blenkinsop" w:date="2021-07-07T12:52:00Z">
        <w:r w:rsidR="00AD777A">
          <w:rPr>
            <w:lang w:val="en-GB"/>
          </w:rPr>
          <w:t>W</w:t>
        </w:r>
        <w:r w:rsidR="00AD777A" w:rsidRPr="00780BF3">
          <w:rPr>
            <w:lang w:val="en-GB"/>
          </w:rPr>
          <w:t xml:space="preserve">e </w:t>
        </w:r>
      </w:ins>
      <w:del w:id="367" w:author="Ian Blenkinsop" w:date="2021-07-07T12:52:00Z">
        <w:r w:rsidRPr="00780BF3" w:rsidDel="00AD777A">
          <w:rPr>
            <w:lang w:val="en-GB"/>
          </w:rPr>
          <w:delText xml:space="preserve">are </w:delText>
        </w:r>
      </w:del>
      <w:ins w:id="368" w:author="Ian Blenkinsop" w:date="2021-07-07T12:52:00Z">
        <w:r w:rsidR="00AD777A">
          <w:rPr>
            <w:lang w:val="en-GB"/>
          </w:rPr>
          <w:t>A</w:t>
        </w:r>
        <w:r w:rsidR="00AD777A" w:rsidRPr="00780BF3">
          <w:rPr>
            <w:lang w:val="en-GB"/>
          </w:rPr>
          <w:t xml:space="preserve">re </w:t>
        </w:r>
      </w:ins>
      <w:del w:id="369" w:author="Ian Blenkinsop" w:date="2021-07-07T12:52:00Z">
        <w:r w:rsidRPr="00780BF3" w:rsidDel="00AD777A">
          <w:rPr>
            <w:lang w:val="en-GB"/>
          </w:rPr>
          <w:delText>now</w:delText>
        </w:r>
      </w:del>
      <w:bookmarkEnd w:id="364"/>
      <w:ins w:id="370" w:author="Ian Blenkinsop" w:date="2021-07-07T12:52:00Z">
        <w:r w:rsidR="00AD777A">
          <w:rPr>
            <w:lang w:val="en-GB"/>
          </w:rPr>
          <w:t>N</w:t>
        </w:r>
        <w:r w:rsidR="00AD777A" w:rsidRPr="00780BF3">
          <w:rPr>
            <w:lang w:val="en-GB"/>
          </w:rPr>
          <w:t>ow</w:t>
        </w:r>
      </w:ins>
    </w:p>
    <w:p w14:paraId="0586D69E" w14:textId="77777777" w:rsidR="0036671B" w:rsidRDefault="0036671B" w:rsidP="0079149B">
      <w:pPr>
        <w:pStyle w:val="AR6BodyText"/>
        <w:rPr>
          <w:color w:val="000000"/>
        </w:rPr>
      </w:pPr>
    </w:p>
    <w:p w14:paraId="040CEC28" w14:textId="4DAB9E55" w:rsidR="0079149B" w:rsidRPr="00C421D6" w:rsidRDefault="0079149B" w:rsidP="0036671B">
      <w:pPr>
        <w:pStyle w:val="AR6BodyText"/>
        <w:rPr>
          <w:lang w:val="en-GB"/>
        </w:rPr>
      </w:pPr>
      <w:r w:rsidRPr="00C421D6">
        <w:rPr>
          <w:color w:val="000000"/>
          <w:lang w:val="en-GB"/>
        </w:rPr>
        <w:t xml:space="preserve">The IPCC </w:t>
      </w:r>
      <w:del w:id="371" w:author="Ian Blenkinsop" w:date="2021-06-30T11:28:00Z">
        <w:r w:rsidRPr="00C421D6" w:rsidDel="00375229">
          <w:rPr>
            <w:color w:val="000000"/>
            <w:lang w:val="en-GB"/>
          </w:rPr>
          <w:delText xml:space="preserve">sixth </w:delText>
        </w:r>
      </w:del>
      <w:ins w:id="372" w:author="Ian Blenkinsop" w:date="2021-06-30T11:28:00Z">
        <w:r w:rsidR="00375229">
          <w:rPr>
            <w:color w:val="000000"/>
            <w:lang w:val="en-GB"/>
          </w:rPr>
          <w:t>S</w:t>
        </w:r>
        <w:r w:rsidR="00375229" w:rsidRPr="00C421D6">
          <w:rPr>
            <w:color w:val="000000"/>
            <w:lang w:val="en-GB"/>
          </w:rPr>
          <w:t xml:space="preserve">ixth </w:t>
        </w:r>
      </w:ins>
      <w:del w:id="373" w:author="Ian Blenkinsop" w:date="2021-06-30T11:29:00Z">
        <w:r w:rsidRPr="00C421D6" w:rsidDel="00375229">
          <w:rPr>
            <w:color w:val="000000"/>
            <w:lang w:val="en-GB"/>
          </w:rPr>
          <w:delText xml:space="preserve">assessment </w:delText>
        </w:r>
      </w:del>
      <w:ins w:id="374" w:author="Ian Blenkinsop" w:date="2021-06-30T11:29:00Z">
        <w:r w:rsidR="00375229">
          <w:rPr>
            <w:color w:val="000000"/>
            <w:lang w:val="en-GB"/>
          </w:rPr>
          <w:t>A</w:t>
        </w:r>
        <w:r w:rsidR="00375229" w:rsidRPr="00C421D6">
          <w:rPr>
            <w:color w:val="000000"/>
            <w:lang w:val="en-GB"/>
          </w:rPr>
          <w:t xml:space="preserve">ssessment </w:t>
        </w:r>
      </w:ins>
      <w:del w:id="375" w:author="Ian Blenkinsop" w:date="2021-06-30T11:29:00Z">
        <w:r w:rsidRPr="00C421D6" w:rsidDel="00375229">
          <w:rPr>
            <w:color w:val="000000"/>
            <w:lang w:val="en-GB"/>
          </w:rPr>
          <w:delText xml:space="preserve">cycle </w:delText>
        </w:r>
      </w:del>
      <w:ins w:id="376" w:author="Ian Blenkinsop" w:date="2021-06-30T11:29:00Z">
        <w:r w:rsidR="00375229">
          <w:rPr>
            <w:color w:val="000000"/>
            <w:lang w:val="en-GB"/>
          </w:rPr>
          <w:t>C</w:t>
        </w:r>
        <w:r w:rsidR="00375229" w:rsidRPr="00C421D6">
          <w:rPr>
            <w:color w:val="000000"/>
            <w:lang w:val="en-GB"/>
          </w:rPr>
          <w:t xml:space="preserve">ycle </w:t>
        </w:r>
      </w:ins>
      <w:r w:rsidRPr="00C421D6">
        <w:rPr>
          <w:color w:val="000000"/>
          <w:lang w:val="en-GB"/>
        </w:rPr>
        <w:t xml:space="preserve">occurs in the context of increasingly apparent climatic changes </w:t>
      </w:r>
      <w:r w:rsidRPr="00C421D6">
        <w:rPr>
          <w:lang w:val="en-GB"/>
        </w:rPr>
        <w:t xml:space="preserve">observed across the physical climate system. Many of these changes can be attributed to anthropogenic influences, with impacts on natural and human systems. </w:t>
      </w:r>
      <w:ins w:id="377" w:author="Ian Blenkinsop" w:date="2021-06-30T17:12:00Z">
        <w:r w:rsidR="009E2F61">
          <w:rPr>
            <w:lang w:val="en-GB"/>
          </w:rPr>
          <w:t xml:space="preserve">The </w:t>
        </w:r>
      </w:ins>
      <w:r w:rsidRPr="00C421D6">
        <w:rPr>
          <w:lang w:val="en-GB"/>
        </w:rPr>
        <w:t xml:space="preserve">AR6 also occurs in the context </w:t>
      </w:r>
      <w:r w:rsidRPr="00C421D6">
        <w:rPr>
          <w:color w:val="000000"/>
          <w:lang w:val="en-GB"/>
        </w:rPr>
        <w:t xml:space="preserve">of efforts in international climate governance such as the </w:t>
      </w:r>
      <w:r w:rsidRPr="00C421D6">
        <w:rPr>
          <w:lang w:val="en-GB"/>
        </w:rPr>
        <w:t>Paris Agreement, which sets a long-term goal to hold the increase in global average temperature to ‘well below 2°C above pre-industrial levels, and to pursue efforts to limit the temperature increase to 1.5°C above pre-industrial levels, recognizing that this would significantly reduce the risks and impacts of climate change</w:t>
      </w:r>
      <w:del w:id="378" w:author="Ian Blenkinsop" w:date="2021-07-01T16:02:00Z">
        <w:r w:rsidRPr="00C421D6" w:rsidDel="00FA3243">
          <w:rPr>
            <w:lang w:val="en-GB"/>
          </w:rPr>
          <w:delText>’</w:delText>
        </w:r>
      </w:del>
      <w:r w:rsidRPr="00C421D6">
        <w:rPr>
          <w:color w:val="000000"/>
          <w:lang w:val="en-GB"/>
        </w:rPr>
        <w:t>.</w:t>
      </w:r>
      <w:ins w:id="379" w:author="Ian Blenkinsop" w:date="2021-07-01T16:02:00Z">
        <w:r w:rsidR="00FA3243" w:rsidRPr="00C421D6">
          <w:rPr>
            <w:lang w:val="en-GB"/>
          </w:rPr>
          <w:t>’</w:t>
        </w:r>
      </w:ins>
      <w:r w:rsidRPr="00C421D6">
        <w:rPr>
          <w:color w:val="000000"/>
          <w:lang w:val="en-GB"/>
        </w:rPr>
        <w:t xml:space="preserve"> </w:t>
      </w:r>
      <w:r w:rsidRPr="00C421D6">
        <w:rPr>
          <w:lang w:val="en-GB"/>
        </w:rPr>
        <w:t xml:space="preserve">This section </w:t>
      </w:r>
      <w:del w:id="380" w:author="Ian Blenkinsop" w:date="2021-07-13T15:13:00Z">
        <w:r w:rsidRPr="00C421D6" w:rsidDel="00281E0F">
          <w:rPr>
            <w:lang w:val="en-GB"/>
          </w:rPr>
          <w:delText xml:space="preserve">summarises </w:delText>
        </w:r>
      </w:del>
      <w:ins w:id="381" w:author="Ian Blenkinsop" w:date="2021-07-13T15:13:00Z">
        <w:r w:rsidR="00281E0F" w:rsidRPr="00C421D6">
          <w:rPr>
            <w:lang w:val="en-GB"/>
          </w:rPr>
          <w:t>summari</w:t>
        </w:r>
        <w:r w:rsidR="00281E0F">
          <w:rPr>
            <w:lang w:val="en-GB"/>
          </w:rPr>
          <w:t>z</w:t>
        </w:r>
        <w:r w:rsidR="00281E0F" w:rsidRPr="00C421D6">
          <w:rPr>
            <w:lang w:val="en-GB"/>
          </w:rPr>
          <w:t xml:space="preserve">es </w:t>
        </w:r>
      </w:ins>
      <w:r w:rsidRPr="00C421D6">
        <w:rPr>
          <w:lang w:val="en-GB"/>
        </w:rPr>
        <w:t xml:space="preserve">key elements of the broader context surrounding the assessments made in the present report. </w:t>
      </w:r>
    </w:p>
    <w:p w14:paraId="4103C77D" w14:textId="21D4E99C" w:rsidR="0036671B" w:rsidRPr="00C421D6" w:rsidRDefault="0036671B" w:rsidP="0036671B">
      <w:pPr>
        <w:pStyle w:val="AR6BodyText"/>
        <w:rPr>
          <w:lang w:val="en-GB"/>
        </w:rPr>
      </w:pPr>
    </w:p>
    <w:p w14:paraId="0012C48A" w14:textId="77777777" w:rsidR="0036671B" w:rsidRPr="00C421D6" w:rsidRDefault="0036671B" w:rsidP="0036671B">
      <w:pPr>
        <w:pStyle w:val="AR6BodyText"/>
        <w:rPr>
          <w:lang w:val="en-GB"/>
        </w:rPr>
      </w:pPr>
    </w:p>
    <w:p w14:paraId="7ECC5DAB" w14:textId="2BCC31E1" w:rsidR="0079149B" w:rsidRPr="00C562CE" w:rsidRDefault="0079149B" w:rsidP="0079149B">
      <w:pPr>
        <w:pStyle w:val="AR6Chap1Level2111"/>
        <w:spacing w:line="240" w:lineRule="auto"/>
        <w:rPr>
          <w:lang w:val="en-GB"/>
        </w:rPr>
      </w:pPr>
      <w:bookmarkStart w:id="382" w:name="_Toc69949961"/>
      <w:r w:rsidRPr="00C562CE">
        <w:rPr>
          <w:lang w:val="en-GB"/>
        </w:rPr>
        <w:t xml:space="preserve">The </w:t>
      </w:r>
      <w:del w:id="383" w:author="Ian Blenkinsop" w:date="2021-06-30T17:13:00Z">
        <w:r w:rsidRPr="00C562CE" w:rsidDel="009E2F61">
          <w:rPr>
            <w:lang w:val="en-GB"/>
          </w:rPr>
          <w:delText xml:space="preserve">changing </w:delText>
        </w:r>
      </w:del>
      <w:ins w:id="384" w:author="Ian Blenkinsop" w:date="2021-06-30T17:13:00Z">
        <w:r w:rsidR="009E2F61">
          <w:rPr>
            <w:lang w:val="en-GB"/>
          </w:rPr>
          <w:t>C</w:t>
        </w:r>
        <w:r w:rsidR="009E2F61" w:rsidRPr="00C562CE">
          <w:rPr>
            <w:lang w:val="en-GB"/>
          </w:rPr>
          <w:t xml:space="preserve">hanging </w:t>
        </w:r>
      </w:ins>
      <w:del w:id="385" w:author="Ian Blenkinsop" w:date="2021-06-30T17:13:00Z">
        <w:r w:rsidRPr="00C562CE" w:rsidDel="009E2F61">
          <w:rPr>
            <w:lang w:val="en-GB"/>
          </w:rPr>
          <w:delText xml:space="preserve">state </w:delText>
        </w:r>
      </w:del>
      <w:ins w:id="386" w:author="Ian Blenkinsop" w:date="2021-06-30T17:13:00Z">
        <w:r w:rsidR="009E2F61">
          <w:rPr>
            <w:lang w:val="en-GB"/>
          </w:rPr>
          <w:t>S</w:t>
        </w:r>
        <w:r w:rsidR="009E2F61" w:rsidRPr="00C562CE">
          <w:rPr>
            <w:lang w:val="en-GB"/>
          </w:rPr>
          <w:t xml:space="preserve">tate </w:t>
        </w:r>
      </w:ins>
      <w:r w:rsidRPr="00C562CE">
        <w:rPr>
          <w:lang w:val="en-GB"/>
        </w:rPr>
        <w:t xml:space="preserve">of the </w:t>
      </w:r>
      <w:del w:id="387" w:author="Ian Blenkinsop" w:date="2021-06-30T17:13:00Z">
        <w:r w:rsidRPr="00C562CE" w:rsidDel="009E2F61">
          <w:rPr>
            <w:lang w:val="en-GB"/>
          </w:rPr>
          <w:delText xml:space="preserve">physical </w:delText>
        </w:r>
      </w:del>
      <w:ins w:id="388" w:author="Ian Blenkinsop" w:date="2021-06-30T17:13:00Z">
        <w:r w:rsidR="009E2F61">
          <w:rPr>
            <w:lang w:val="en-GB"/>
          </w:rPr>
          <w:t>P</w:t>
        </w:r>
        <w:r w:rsidR="009E2F61" w:rsidRPr="00C562CE">
          <w:rPr>
            <w:lang w:val="en-GB"/>
          </w:rPr>
          <w:t xml:space="preserve">hysical </w:t>
        </w:r>
      </w:ins>
      <w:del w:id="389" w:author="Ian Blenkinsop" w:date="2021-06-30T17:13:00Z">
        <w:r w:rsidRPr="00C562CE" w:rsidDel="009E2F61">
          <w:rPr>
            <w:lang w:val="en-GB"/>
          </w:rPr>
          <w:delText xml:space="preserve">climate </w:delText>
        </w:r>
      </w:del>
      <w:ins w:id="390" w:author="Ian Blenkinsop" w:date="2021-06-30T17:13:00Z">
        <w:r w:rsidR="009E2F61">
          <w:rPr>
            <w:lang w:val="en-GB"/>
          </w:rPr>
          <w:t>C</w:t>
        </w:r>
        <w:r w:rsidR="009E2F61" w:rsidRPr="00C562CE">
          <w:rPr>
            <w:lang w:val="en-GB"/>
          </w:rPr>
          <w:t xml:space="preserve">limate </w:t>
        </w:r>
      </w:ins>
      <w:del w:id="391" w:author="Ian Blenkinsop" w:date="2021-06-30T17:13:00Z">
        <w:r w:rsidRPr="00C562CE" w:rsidDel="009E2F61">
          <w:rPr>
            <w:lang w:val="en-GB"/>
          </w:rPr>
          <w:delText>system</w:delText>
        </w:r>
      </w:del>
      <w:bookmarkEnd w:id="382"/>
      <w:ins w:id="392" w:author="Ian Blenkinsop" w:date="2021-06-30T17:13:00Z">
        <w:r w:rsidR="009E2F61">
          <w:rPr>
            <w:lang w:val="en-GB"/>
          </w:rPr>
          <w:t>S</w:t>
        </w:r>
        <w:r w:rsidR="009E2F61" w:rsidRPr="00C562CE">
          <w:rPr>
            <w:lang w:val="en-GB"/>
          </w:rPr>
          <w:t>ystem</w:t>
        </w:r>
      </w:ins>
    </w:p>
    <w:p w14:paraId="7169A924" w14:textId="77777777" w:rsidR="0036671B" w:rsidRPr="00C421D6" w:rsidRDefault="0036671B" w:rsidP="0079149B">
      <w:pPr>
        <w:pStyle w:val="AR6BodyText"/>
        <w:rPr>
          <w:lang w:val="en-GB"/>
        </w:rPr>
      </w:pPr>
    </w:p>
    <w:p w14:paraId="07163A49" w14:textId="09E1A398" w:rsidR="0079149B" w:rsidRPr="00C421D6" w:rsidRDefault="0079149B" w:rsidP="0079149B">
      <w:pPr>
        <w:pStyle w:val="AR6BodyText"/>
        <w:rPr>
          <w:lang w:val="en-GB"/>
        </w:rPr>
      </w:pPr>
      <w:r w:rsidRPr="00C421D6">
        <w:rPr>
          <w:lang w:val="en-GB"/>
        </w:rPr>
        <w:t xml:space="preserve">The WGI contribution to </w:t>
      </w:r>
      <w:del w:id="393" w:author="Ian Blenkinsop" w:date="2021-06-30T17:13:00Z">
        <w:r w:rsidRPr="00C421D6" w:rsidDel="009E2F61">
          <w:rPr>
            <w:lang w:val="en-GB"/>
          </w:rPr>
          <w:delText xml:space="preserve">the </w:delText>
        </w:r>
      </w:del>
      <w:r w:rsidRPr="00C421D6">
        <w:rPr>
          <w:lang w:val="en-GB"/>
        </w:rPr>
        <w:t>AR5 (AR5 WGI;</w:t>
      </w:r>
      <w:r w:rsidR="00DF18CF" w:rsidRPr="00C421D6">
        <w:rPr>
          <w:lang w:val="en-GB"/>
        </w:rPr>
        <w:t xml:space="preserve"> </w:t>
      </w:r>
      <w:r w:rsidR="00DF18CF">
        <w:fldChar w:fldCharType="begin" w:fldLock="1"/>
      </w:r>
      <w:r w:rsidR="00A94565">
        <w:rPr>
          <w:lang w:val="en-GB"/>
        </w:rPr>
        <w:instrText>ADDIN CSL_CITATION { "citationItems" : [ { "id" : "ITEM-1", "itemData" : { "DOI" : "10.1017/CBO9781107415324.004", "ISBN" : "9781107661820", "author" : [ { "dropping-particle" : "", "family" : "IPCC", "given" : "", "non-dropping-particle" : "", "parse-names" : false, "suffix" : "" } ],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"number-of-pages" : "1535", "publisher" : "Cambridge University Press", "publisher-place" : "Cambridge, United Kingdom and New York, NY, USA", "title" : "Climate Change 2013: The Physical Science Basis. Contribution of Working Group I to the Fifth Assessment Report of the Intergovernmental Panel on Climate Change", "translator" : [ { "dropping-particle" : "", "family" : "H4704", "given" : "Rt12", "non-dropping-particle" : "", "parse-names" : false, "suffix" : "" } ], "type" : "report" }, "uris" : [ "http://www.mendeley.com/documents/?uuid=20985b92-cfdd-47ac-93e2-af70e27d838b" ] } ], "mendeley" : { "formattedCitation" : "(IPCC, 2013a)", "manualFormatting" : "IPCC, 2013a)", "plainTextFormattedCitation" : "(IPCC, 2013a)", "previouslyFormattedCitation" : "(IPCC, 2013a)" }, "properties" : { "noteIndex" : 0 }, "schema" : "https://github.com/citation-style-language/schema/raw/master/csl-citation.json" }</w:instrText>
      </w:r>
      <w:r w:rsidR="00DF18CF">
        <w:fldChar w:fldCharType="separate"/>
      </w:r>
      <w:ins w:id="394" w:author="Robin Matthews" w:date="2021-05-18T16:00:00Z">
        <w:r w:rsidR="00602365">
          <w:rPr>
            <w:noProof/>
            <w:lang w:val="en-GB"/>
          </w:rPr>
          <w:t>IPCC, 2013a)</w:t>
        </w:r>
      </w:ins>
      <w:del w:id="395" w:author="Robin Matthews" w:date="2021-05-18T16:00:00Z">
        <w:r w:rsidR="00DF18CF" w:rsidRPr="00C421D6" w:rsidDel="00602365">
          <w:rPr>
            <w:noProof/>
            <w:lang w:val="en-GB"/>
          </w:rPr>
          <w:delText>IPCC, 2013a)</w:delText>
        </w:r>
      </w:del>
      <w:r w:rsidR="00DF18CF">
        <w:fldChar w:fldCharType="end"/>
      </w:r>
      <w:r w:rsidRPr="00C421D6">
        <w:rPr>
          <w:lang w:val="en-GB"/>
        </w:rPr>
        <w:t xml:space="preserve"> assessed that ‘warming of the climate system is unequivocal’, and that since the 1950s, many of the observed changes are unprecedented over decades to millennia. Changes are evident in all components of the climate system: the atmosphere and </w:t>
      </w:r>
      <w:r w:rsidR="00D866AF">
        <w:rPr>
          <w:lang w:val="en-GB"/>
        </w:rPr>
        <w:t xml:space="preserve">the </w:t>
      </w:r>
      <w:r w:rsidRPr="00C421D6">
        <w:rPr>
          <w:lang w:val="en-GB"/>
        </w:rPr>
        <w:t xml:space="preserve">ocean </w:t>
      </w:r>
      <w:r w:rsidR="00D866AF">
        <w:rPr>
          <w:lang w:val="en-GB"/>
        </w:rPr>
        <w:t>ha</w:t>
      </w:r>
      <w:r w:rsidR="0037390B">
        <w:rPr>
          <w:lang w:val="en-GB"/>
        </w:rPr>
        <w:t>ve</w:t>
      </w:r>
      <w:r w:rsidR="00D866AF" w:rsidRPr="00C421D6">
        <w:rPr>
          <w:lang w:val="en-GB"/>
        </w:rPr>
        <w:t xml:space="preserve"> </w:t>
      </w:r>
      <w:r w:rsidRPr="00C421D6">
        <w:rPr>
          <w:lang w:val="en-GB"/>
        </w:rPr>
        <w:t xml:space="preserve">warmed, amounts of snow and ice have diminished, sea level has risen, </w:t>
      </w:r>
      <w:r w:rsidR="00D866AF">
        <w:rPr>
          <w:lang w:val="en-GB"/>
        </w:rPr>
        <w:t xml:space="preserve">the </w:t>
      </w:r>
      <w:r w:rsidR="00964056" w:rsidRPr="00C41086">
        <w:rPr>
          <w:lang w:val="en-GB"/>
        </w:rPr>
        <w:t>ocean</w:t>
      </w:r>
      <w:r w:rsidRPr="00C421D6">
        <w:rPr>
          <w:lang w:val="en-GB"/>
        </w:rPr>
        <w:t xml:space="preserve"> </w:t>
      </w:r>
      <w:r w:rsidR="00D866AF">
        <w:rPr>
          <w:lang w:val="en-GB"/>
        </w:rPr>
        <w:t>has</w:t>
      </w:r>
      <w:r w:rsidR="00D866AF" w:rsidRPr="00C421D6">
        <w:rPr>
          <w:lang w:val="en-GB"/>
        </w:rPr>
        <w:t xml:space="preserve"> </w:t>
      </w:r>
      <w:r w:rsidRPr="00C421D6">
        <w:rPr>
          <w:lang w:val="en-GB"/>
        </w:rPr>
        <w:t xml:space="preserve">acidified and </w:t>
      </w:r>
      <w:r w:rsidR="000B4512">
        <w:rPr>
          <w:lang w:val="en-GB"/>
        </w:rPr>
        <w:t>its</w:t>
      </w:r>
      <w:r w:rsidRPr="00C421D6">
        <w:rPr>
          <w:lang w:val="en-GB"/>
        </w:rPr>
        <w:t xml:space="preserve"> oxygen content has declined, and atmospheric concentrations of </w:t>
      </w:r>
      <w:commentRangeStart w:id="396"/>
      <w:r w:rsidRPr="00C421D6">
        <w:rPr>
          <w:lang w:val="en-GB"/>
        </w:rPr>
        <w:t>greenhouse gases</w:t>
      </w:r>
      <w:commentRangeEnd w:id="396"/>
      <w:r w:rsidR="00B852C0">
        <w:rPr>
          <w:rStyle w:val="CommentReference"/>
        </w:rPr>
        <w:commentReference w:id="396"/>
      </w:r>
      <w:ins w:id="397" w:author="Ian Blenkinsop" w:date="2021-07-12T15:17:00Z">
        <w:r w:rsidR="00B852C0">
          <w:rPr>
            <w:lang w:val="en-GB"/>
          </w:rPr>
          <w:t xml:space="preserve"> (</w:t>
        </w:r>
      </w:ins>
      <w:ins w:id="398" w:author="Ian Blenkinsop" w:date="2021-07-12T15:18:00Z">
        <w:r w:rsidR="00B852C0">
          <w:rPr>
            <w:lang w:val="en-GB"/>
          </w:rPr>
          <w:t>GHGs)</w:t>
        </w:r>
      </w:ins>
      <w:r w:rsidRPr="00C421D6">
        <w:rPr>
          <w:lang w:val="en-GB"/>
        </w:rPr>
        <w:t xml:space="preserve"> have increased</w:t>
      </w:r>
      <w:r w:rsidR="00DF18CF" w:rsidRPr="00C421D6">
        <w:rPr>
          <w:lang w:val="en-GB"/>
        </w:rPr>
        <w:t xml:space="preserve"> </w:t>
      </w:r>
      <w:r w:rsidR="00DF18CF">
        <w:fldChar w:fldCharType="begin" w:fldLock="1"/>
      </w:r>
      <w:r w:rsidR="00A94565">
        <w:rPr>
          <w:lang w:val="en-GB"/>
        </w:rPr>
        <w:instrText>ADDIN CSL_CITATION { "citationItems" : [ { "id" : "ITEM-1",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"3-29", "publisher" : "Cambridge University Press", "publisher-place" : "Cambridge, United Kingdom and New York, NY, USA", "title" : "Summary for Policymakers", "translator" : [ { "dropping-particle" : "", "family" : "H3185", "given" : "Rt13", "non-dropping-particle" : "", "parse-names" : false, "suffix" : "" } ], "type" : "chapter" }, "uris" : [ "http://www.mendeley.com/documents/?uuid=5ce3e796-588b-4ad7-b106-6f7aace25aa3" ] } ], "mendeley" : { "formattedCitation" : "(IPCC, 2013b)", "plainTextFormattedCitation" : "(IPCC, 2013b)", "previouslyFormattedCitation" : "(IPCC, 2013b)" }, "properties" : { "noteIndex" : 0 }, "schema" : "https://github.com/citation-style-language/schema/raw/master/csl-citation.json" }</w:instrText>
      </w:r>
      <w:r w:rsidR="00DF18CF">
        <w:fldChar w:fldCharType="separate"/>
      </w:r>
      <w:ins w:id="399" w:author="Robin Matthews" w:date="2021-05-18T16:00:00Z">
        <w:r w:rsidR="00602365">
          <w:rPr>
            <w:noProof/>
            <w:lang w:val="en-GB"/>
          </w:rPr>
          <w:t>(IPCC, 2013b)</w:t>
        </w:r>
      </w:ins>
      <w:del w:id="400" w:author="Robin Matthews" w:date="2021-05-18T16:00:00Z">
        <w:r w:rsidR="00962E93" w:rsidRPr="00C421D6" w:rsidDel="00602365">
          <w:rPr>
            <w:noProof/>
            <w:lang w:val="en-GB"/>
          </w:rPr>
          <w:delText>(IPCC, 2013b)</w:delText>
        </w:r>
      </w:del>
      <w:r w:rsidR="00DF18CF">
        <w:fldChar w:fldCharType="end"/>
      </w:r>
      <w:r w:rsidRPr="00C421D6">
        <w:rPr>
          <w:lang w:val="en-GB"/>
        </w:rPr>
        <w:t xml:space="preserve">. This </w:t>
      </w:r>
      <w:r w:rsidR="00BF76A9">
        <w:rPr>
          <w:lang w:val="en-GB"/>
        </w:rPr>
        <w:t>R</w:t>
      </w:r>
      <w:r w:rsidRPr="00C421D6">
        <w:rPr>
          <w:lang w:val="en-GB"/>
        </w:rPr>
        <w:t>eport documents that, since the AR5, changes to the state of the physical and biogeochemical climate system have continued, and these are assessed in full in later chapters. Here, we summarize changes to a set of key large-scale climate indicators over the modern era</w:t>
      </w:r>
      <w:r w:rsidR="00A55E37">
        <w:rPr>
          <w:lang w:val="en-GB"/>
        </w:rPr>
        <w:t xml:space="preserve"> (1850 to present)</w:t>
      </w:r>
      <w:r w:rsidRPr="00C421D6">
        <w:rPr>
          <w:lang w:val="en-GB"/>
        </w:rPr>
        <w:t xml:space="preserve">. We also discuss the changes in relation to the longer-term evolution of the climate. These ongoing changes </w:t>
      </w:r>
      <w:r w:rsidRPr="00C421D6">
        <w:rPr>
          <w:lang w:val="en-GB"/>
        </w:rPr>
        <w:lastRenderedPageBreak/>
        <w:t xml:space="preserve">throughout the climate system form a key part of the context of the present </w:t>
      </w:r>
      <w:del w:id="401" w:author="Ian Blenkinsop" w:date="2021-06-30T17:18:00Z">
        <w:r w:rsidRPr="00C421D6" w:rsidDel="001D698E">
          <w:rPr>
            <w:lang w:val="en-GB"/>
          </w:rPr>
          <w:delText>report</w:delText>
        </w:r>
      </w:del>
      <w:ins w:id="402" w:author="Ian Blenkinsop" w:date="2021-06-30T17:18:00Z">
        <w:r w:rsidR="001D698E">
          <w:rPr>
            <w:lang w:val="en-GB"/>
          </w:rPr>
          <w:t>R</w:t>
        </w:r>
        <w:r w:rsidR="001D698E" w:rsidRPr="00C421D6">
          <w:rPr>
            <w:lang w:val="en-GB"/>
          </w:rPr>
          <w:t>eport</w:t>
        </w:r>
      </w:ins>
      <w:r w:rsidRPr="00C421D6">
        <w:rPr>
          <w:lang w:val="en-GB"/>
        </w:rPr>
        <w:t xml:space="preserve">. </w:t>
      </w:r>
    </w:p>
    <w:p w14:paraId="7AC6A56F" w14:textId="77777777" w:rsidR="0079149B" w:rsidRPr="005E56CD" w:rsidRDefault="0079149B" w:rsidP="0079149B">
      <w:pPr>
        <w:pBdr>
          <w:top w:val="nil"/>
          <w:left w:val="nil"/>
          <w:bottom w:val="nil"/>
          <w:right w:val="nil"/>
          <w:between w:val="nil"/>
        </w:pBdr>
        <w:rPr>
          <w:color w:val="000000"/>
        </w:rPr>
      </w:pPr>
    </w:p>
    <w:p w14:paraId="31C59164" w14:textId="77777777" w:rsidR="0079149B" w:rsidRPr="005E56CD" w:rsidRDefault="0079149B" w:rsidP="0079149B">
      <w:pPr>
        <w:pBdr>
          <w:top w:val="nil"/>
          <w:left w:val="nil"/>
          <w:bottom w:val="nil"/>
          <w:right w:val="nil"/>
          <w:between w:val="nil"/>
        </w:pBdr>
        <w:rPr>
          <w:color w:val="000000"/>
        </w:rPr>
      </w:pPr>
    </w:p>
    <w:p w14:paraId="03678784" w14:textId="54C64CA6" w:rsidR="0079149B" w:rsidRPr="00780BF3" w:rsidRDefault="0079149B" w:rsidP="0079149B">
      <w:pPr>
        <w:pStyle w:val="AR6Chap1Level31111"/>
        <w:spacing w:line="240" w:lineRule="auto"/>
        <w:rPr>
          <w:lang w:val="en-GB"/>
        </w:rPr>
      </w:pPr>
      <w:bookmarkStart w:id="403" w:name="_Toc69949962"/>
      <w:r w:rsidRPr="00C562CE">
        <w:rPr>
          <w:lang w:val="en-GB"/>
        </w:rPr>
        <w:t xml:space="preserve">Recent </w:t>
      </w:r>
      <w:del w:id="404" w:author="Ian Blenkinsop" w:date="2021-06-30T17:18:00Z">
        <w:r w:rsidRPr="00C562CE" w:rsidDel="001D698E">
          <w:rPr>
            <w:lang w:val="en-GB"/>
          </w:rPr>
          <w:delText xml:space="preserve">changes </w:delText>
        </w:r>
      </w:del>
      <w:ins w:id="405" w:author="Ian Blenkinsop" w:date="2021-06-30T17:18:00Z">
        <w:r w:rsidR="001D698E">
          <w:rPr>
            <w:lang w:val="en-GB"/>
          </w:rPr>
          <w:t>C</w:t>
        </w:r>
        <w:r w:rsidR="001D698E" w:rsidRPr="00C562CE">
          <w:rPr>
            <w:lang w:val="en-GB"/>
          </w:rPr>
          <w:t xml:space="preserve">hanges </w:t>
        </w:r>
      </w:ins>
      <w:r w:rsidRPr="00C562CE">
        <w:rPr>
          <w:lang w:val="en-GB"/>
        </w:rPr>
        <w:t xml:space="preserve">in </w:t>
      </w:r>
      <w:del w:id="406" w:author="Ian Blenkinsop" w:date="2021-06-30T17:18:00Z">
        <w:r w:rsidRPr="00C562CE" w:rsidDel="001D698E">
          <w:rPr>
            <w:lang w:val="en-GB"/>
          </w:rPr>
          <w:delText xml:space="preserve">multiple </w:delText>
        </w:r>
      </w:del>
      <w:ins w:id="407" w:author="Ian Blenkinsop" w:date="2021-06-30T17:18:00Z">
        <w:r w:rsidR="001D698E">
          <w:rPr>
            <w:lang w:val="en-GB"/>
          </w:rPr>
          <w:t>M</w:t>
        </w:r>
        <w:r w:rsidR="001D698E" w:rsidRPr="00C562CE">
          <w:rPr>
            <w:lang w:val="en-GB"/>
          </w:rPr>
          <w:t xml:space="preserve">ultiple </w:t>
        </w:r>
      </w:ins>
      <w:del w:id="408" w:author="Ian Blenkinsop" w:date="2021-06-30T17:18:00Z">
        <w:r w:rsidRPr="00C562CE" w:rsidDel="001D698E">
          <w:rPr>
            <w:lang w:val="en-GB"/>
          </w:rPr>
          <w:delText xml:space="preserve">climate </w:delText>
        </w:r>
      </w:del>
      <w:ins w:id="409" w:author="Ian Blenkinsop" w:date="2021-06-30T17:18:00Z">
        <w:r w:rsidR="001D698E">
          <w:rPr>
            <w:lang w:val="en-GB"/>
          </w:rPr>
          <w:t>C</w:t>
        </w:r>
        <w:r w:rsidR="001D698E" w:rsidRPr="00C562CE">
          <w:rPr>
            <w:lang w:val="en-GB"/>
          </w:rPr>
          <w:t xml:space="preserve">limate </w:t>
        </w:r>
      </w:ins>
      <w:del w:id="410" w:author="Ian Blenkinsop" w:date="2021-06-30T17:18:00Z">
        <w:r w:rsidRPr="00C562CE" w:rsidDel="001D698E">
          <w:rPr>
            <w:lang w:val="en-GB"/>
          </w:rPr>
          <w:delText>indicators</w:delText>
        </w:r>
      </w:del>
      <w:bookmarkEnd w:id="403"/>
      <w:ins w:id="411" w:author="Ian Blenkinsop" w:date="2021-06-30T17:18:00Z">
        <w:r w:rsidR="001D698E">
          <w:rPr>
            <w:lang w:val="en-GB"/>
          </w:rPr>
          <w:t>I</w:t>
        </w:r>
        <w:r w:rsidR="001D698E" w:rsidRPr="00C562CE">
          <w:rPr>
            <w:lang w:val="en-GB"/>
          </w:rPr>
          <w:t>ndicators</w:t>
        </w:r>
      </w:ins>
    </w:p>
    <w:p w14:paraId="35C692CB" w14:textId="77777777" w:rsidR="0079149B" w:rsidRPr="00780BF3" w:rsidRDefault="0079149B" w:rsidP="0079149B">
      <w:pPr>
        <w:pBdr>
          <w:top w:val="nil"/>
          <w:left w:val="nil"/>
          <w:bottom w:val="nil"/>
          <w:right w:val="nil"/>
          <w:between w:val="nil"/>
        </w:pBdr>
        <w:rPr>
          <w:color w:val="000000"/>
        </w:rPr>
      </w:pPr>
    </w:p>
    <w:p w14:paraId="1DFA464C" w14:textId="5F924F17" w:rsidR="0079149B" w:rsidRPr="00C421D6" w:rsidRDefault="0079149B" w:rsidP="0079149B">
      <w:pPr>
        <w:pStyle w:val="AR6BodyText"/>
        <w:rPr>
          <w:lang w:val="en-GB"/>
        </w:rPr>
      </w:pPr>
      <w:r w:rsidRPr="00C421D6">
        <w:rPr>
          <w:lang w:val="en-GB"/>
        </w:rPr>
        <w:t>The physical climate system comprises all processes that combine to form weather and climate. The early chapters of this report broadly organize their assessments according to overarching realms: the atmosphere, the biosphere, the cryosphere (surface areas covered by frozen water, such as glaciers and ice sheets), and the ocean. Elsewhere in the report, and in previous IPCC assessments, the land is also used as an integrating realm that includes parts of the biosphere and the cryosphere. These overarching realms have been studied and measured in increasing detail by scientists, institutions</w:t>
      </w:r>
      <w:del w:id="412" w:author="Ian Blenkinsop" w:date="2021-06-30T17:22:00Z">
        <w:r w:rsidRPr="00C421D6" w:rsidDel="001D698E">
          <w:rPr>
            <w:lang w:val="en-GB"/>
          </w:rPr>
          <w:delText>,</w:delText>
        </w:r>
      </w:del>
      <w:r w:rsidRPr="00C421D6">
        <w:rPr>
          <w:lang w:val="en-GB"/>
        </w:rPr>
        <w:t xml:space="preserve"> and the general public since the 18</w:t>
      </w:r>
      <w:r w:rsidRPr="00E646CD">
        <w:rPr>
          <w:vertAlign w:val="superscript"/>
          <w:lang w:val="en-GB"/>
          <w:rPrChange w:id="413" w:author="Ian Blenkinsop" w:date="2021-07-01T16:56:00Z">
            <w:rPr>
              <w:lang w:val="en-GB"/>
            </w:rPr>
          </w:rPrChange>
        </w:rPr>
        <w:t>th</w:t>
      </w:r>
      <w:r w:rsidRPr="00C421D6">
        <w:rPr>
          <w:lang w:val="en-GB"/>
        </w:rPr>
        <w:t xml:space="preserve"> century, </w:t>
      </w:r>
      <w:del w:id="414" w:author="Ian Blenkinsop" w:date="2021-06-30T17:22:00Z">
        <w:r w:rsidRPr="00C421D6" w:rsidDel="001D698E">
          <w:rPr>
            <w:lang w:val="en-GB"/>
          </w:rPr>
          <w:delText xml:space="preserve">over </w:delText>
        </w:r>
      </w:del>
      <w:ins w:id="415" w:author="Ian Blenkinsop" w:date="2021-06-30T17:22:00Z">
        <w:r w:rsidR="001D698E">
          <w:rPr>
            <w:lang w:val="en-GB"/>
          </w:rPr>
          <w:t>throughout</w:t>
        </w:r>
        <w:r w:rsidR="001D698E" w:rsidRPr="00C421D6">
          <w:rPr>
            <w:lang w:val="en-GB"/>
          </w:rPr>
          <w:t xml:space="preserve"> </w:t>
        </w:r>
      </w:ins>
      <w:r w:rsidRPr="00C421D6">
        <w:rPr>
          <w:lang w:val="en-GB"/>
        </w:rPr>
        <w:t>the era of instrumental observation (</w:t>
      </w:r>
      <w:del w:id="416" w:author="Ian Blenkinsop" w:date="2021-06-30T17:22:00Z">
        <w:r w:rsidRPr="00C421D6" w:rsidDel="001D698E">
          <w:rPr>
            <w:lang w:val="en-GB"/>
          </w:rPr>
          <w:delText xml:space="preserve">see </w:delText>
        </w:r>
      </w:del>
      <w:r w:rsidRPr="00C421D6">
        <w:rPr>
          <w:lang w:val="en-GB"/>
        </w:rPr>
        <w:t xml:space="preserve">Section 1.3). Today, observations include those taken by numerous land surface stations, ocean surface measurements from ships and buoys, underwater instrumentation, satellite and surface-based remote sensing, and in situ atmospheric measurements from </w:t>
      </w:r>
      <w:del w:id="417" w:author="Ian Blenkinsop" w:date="2021-06-30T17:24:00Z">
        <w:r w:rsidRPr="00C421D6" w:rsidDel="001D698E">
          <w:rPr>
            <w:lang w:val="en-GB"/>
          </w:rPr>
          <w:delText xml:space="preserve">airplanes </w:delText>
        </w:r>
      </w:del>
      <w:ins w:id="418" w:author="Ian Blenkinsop" w:date="2021-06-30T17:24:00Z">
        <w:r w:rsidR="001D698E">
          <w:rPr>
            <w:lang w:val="en-GB"/>
          </w:rPr>
          <w:t xml:space="preserve">aeroplanes </w:t>
        </w:r>
      </w:ins>
      <w:r w:rsidRPr="00C421D6">
        <w:rPr>
          <w:lang w:val="en-GB"/>
        </w:rPr>
        <w:t>and balloons. These instrumental observations are combined with paleoclimate reconstructions and historical documentations to produce a highly detailed picture of the past and present state of the whole climate system, and to allow assessments about rates of change across the different realms (</w:t>
      </w:r>
      <w:del w:id="419" w:author="Ian Blenkinsop" w:date="2021-06-30T17:24:00Z">
        <w:r w:rsidRPr="00C421D6" w:rsidDel="001D698E">
          <w:rPr>
            <w:lang w:val="en-GB"/>
          </w:rPr>
          <w:delText xml:space="preserve">see </w:delText>
        </w:r>
      </w:del>
      <w:r w:rsidRPr="00C421D6">
        <w:rPr>
          <w:lang w:val="en-GB"/>
        </w:rPr>
        <w:t>Chapter 2 and Section 1.5).</w:t>
      </w:r>
    </w:p>
    <w:p w14:paraId="25678F34" w14:textId="77777777" w:rsidR="0079149B" w:rsidRPr="00C421D6" w:rsidRDefault="0079149B" w:rsidP="0079149B">
      <w:pPr>
        <w:pStyle w:val="AR6BodyText"/>
        <w:rPr>
          <w:lang w:val="en-GB"/>
        </w:rPr>
      </w:pPr>
    </w:p>
    <w:p w14:paraId="10ED7D35" w14:textId="50796620" w:rsidR="0079149B" w:rsidRPr="00C421D6" w:rsidRDefault="0079149B" w:rsidP="0079149B">
      <w:pPr>
        <w:pStyle w:val="AR6BodyText"/>
        <w:rPr>
          <w:lang w:val="en-GB"/>
        </w:rPr>
      </w:pPr>
      <w:r w:rsidRPr="00C421D6">
        <w:rPr>
          <w:lang w:val="en-GB"/>
        </w:rPr>
        <w:t xml:space="preserve">Figure 1.4 documents </w:t>
      </w:r>
      <w:r w:rsidR="001B0AA5">
        <w:rPr>
          <w:lang w:val="en-GB"/>
        </w:rPr>
        <w:t xml:space="preserve">that </w:t>
      </w:r>
      <w:r w:rsidR="00625DCA">
        <w:rPr>
          <w:lang w:val="en-GB"/>
        </w:rPr>
        <w:t>the</w:t>
      </w:r>
      <w:r w:rsidRPr="00C421D6">
        <w:rPr>
          <w:lang w:val="en-GB"/>
        </w:rPr>
        <w:t xml:space="preserve"> climate system</w:t>
      </w:r>
      <w:r w:rsidR="001B0AA5">
        <w:rPr>
          <w:lang w:val="en-GB"/>
        </w:rPr>
        <w:t xml:space="preserve"> is</w:t>
      </w:r>
      <w:r w:rsidRPr="00C421D6">
        <w:rPr>
          <w:lang w:val="en-GB"/>
        </w:rPr>
        <w:t xml:space="preserve"> undergoing </w:t>
      </w:r>
      <w:r w:rsidR="001B0AA5">
        <w:rPr>
          <w:lang w:val="en-GB"/>
        </w:rPr>
        <w:t xml:space="preserve">a </w:t>
      </w:r>
      <w:r w:rsidRPr="00C421D6">
        <w:rPr>
          <w:lang w:val="en-GB"/>
        </w:rPr>
        <w:t xml:space="preserve">comprehensive </w:t>
      </w:r>
      <w:r w:rsidR="001B0AA5">
        <w:rPr>
          <w:lang w:val="en-GB"/>
        </w:rPr>
        <w:t xml:space="preserve">set of </w:t>
      </w:r>
      <w:r w:rsidRPr="00C421D6">
        <w:rPr>
          <w:lang w:val="en-GB"/>
        </w:rPr>
        <w:t>change</w:t>
      </w:r>
      <w:r w:rsidR="00201D8A">
        <w:rPr>
          <w:lang w:val="en-GB"/>
        </w:rPr>
        <w:t xml:space="preserve">s. It </w:t>
      </w:r>
      <w:r w:rsidRPr="00C421D6">
        <w:rPr>
          <w:lang w:val="en-GB"/>
        </w:rPr>
        <w:t>show</w:t>
      </w:r>
      <w:r w:rsidR="00201D8A">
        <w:rPr>
          <w:lang w:val="en-GB"/>
        </w:rPr>
        <w:t>s</w:t>
      </w:r>
      <w:r w:rsidRPr="00C421D6">
        <w:rPr>
          <w:lang w:val="en-GB"/>
        </w:rPr>
        <w:t xml:space="preserve"> a selection of key indicators of change through the instrumental era that are assessed and presented in the subsequent chapters of this report. Annual mean values are shown as stripes, with colours indicating their value. The transitions from one colour to another over time illustrate how conditions are shifting in all components of the climate system. For these particular indicators, the observed changes go beyond the yearly and decadal variability of the climate system. </w:t>
      </w:r>
      <w:r w:rsidR="00625DCA">
        <w:rPr>
          <w:lang w:val="en-GB"/>
        </w:rPr>
        <w:t>In this Report, this</w:t>
      </w:r>
      <w:r w:rsidR="00625DCA" w:rsidRPr="00C421D6">
        <w:rPr>
          <w:lang w:val="en-GB"/>
        </w:rPr>
        <w:t xml:space="preserve"> </w:t>
      </w:r>
      <w:r w:rsidRPr="00C421D6">
        <w:rPr>
          <w:lang w:val="en-GB"/>
        </w:rPr>
        <w:t>is termed an ‘emergence’ of the climate signal (</w:t>
      </w:r>
      <w:del w:id="420" w:author="Ian Blenkinsop" w:date="2021-06-30T17:27:00Z">
        <w:r w:rsidRPr="00C421D6" w:rsidDel="006D22C4">
          <w:rPr>
            <w:lang w:val="en-GB"/>
          </w:rPr>
          <w:delText xml:space="preserve">see </w:delText>
        </w:r>
      </w:del>
      <w:r w:rsidRPr="00C421D6">
        <w:rPr>
          <w:lang w:val="en-GB"/>
        </w:rPr>
        <w:t>Section 1.4.2 and FAQ 1.2).</w:t>
      </w:r>
    </w:p>
    <w:p w14:paraId="01E92064" w14:textId="77777777" w:rsidR="0079149B" w:rsidRPr="00C421D6" w:rsidRDefault="0079149B" w:rsidP="0079149B">
      <w:pPr>
        <w:pStyle w:val="AR6BodyText"/>
        <w:rPr>
          <w:lang w:val="en-GB"/>
        </w:rPr>
      </w:pPr>
    </w:p>
    <w:p w14:paraId="678C5067" w14:textId="792F162C" w:rsidR="0079149B" w:rsidRPr="00C421D6" w:rsidRDefault="0079149B" w:rsidP="0079149B">
      <w:pPr>
        <w:pStyle w:val="AR6BodyText"/>
        <w:rPr>
          <w:lang w:val="en-GB"/>
        </w:rPr>
      </w:pPr>
      <w:r w:rsidRPr="00C421D6">
        <w:rPr>
          <w:lang w:val="en-GB"/>
        </w:rPr>
        <w:t>Warming of the climate system is most commonly presented through the observed increase in global mean surface temperature (GMST). Taking a baseline of 1850</w:t>
      </w:r>
      <w:r w:rsidRPr="00C421D6">
        <w:rPr>
          <w:rFonts w:ascii="Arial" w:hAnsi="Arial" w:cs="Arial"/>
          <w:color w:val="202122"/>
          <w:sz w:val="21"/>
          <w:szCs w:val="21"/>
          <w:shd w:val="clear" w:color="auto" w:fill="FDFDFD"/>
          <w:lang w:val="en-GB"/>
        </w:rPr>
        <w:t>–</w:t>
      </w:r>
      <w:r w:rsidRPr="00C421D6">
        <w:rPr>
          <w:lang w:val="en-GB"/>
        </w:rPr>
        <w:t>1900, GMST change until present (2011</w:t>
      </w:r>
      <w:r w:rsidRPr="00C421D6">
        <w:rPr>
          <w:rFonts w:ascii="Arial" w:hAnsi="Arial" w:cs="Arial"/>
          <w:color w:val="202122"/>
          <w:sz w:val="21"/>
          <w:szCs w:val="21"/>
          <w:shd w:val="clear" w:color="auto" w:fill="FDFDFD"/>
          <w:lang w:val="en-GB"/>
        </w:rPr>
        <w:t>–</w:t>
      </w:r>
      <w:r w:rsidRPr="00C421D6">
        <w:rPr>
          <w:lang w:val="en-GB"/>
        </w:rPr>
        <w:t>2020) is 1.09</w:t>
      </w:r>
      <w:del w:id="421" w:author="Ian Blenkinsop" w:date="2021-06-30T17:28:00Z">
        <w:r w:rsidRPr="00C421D6" w:rsidDel="006D22C4">
          <w:rPr>
            <w:lang w:val="en-GB"/>
          </w:rPr>
          <w:delText xml:space="preserve"> </w:delText>
        </w:r>
      </w:del>
      <w:r w:rsidRPr="00C421D6">
        <w:rPr>
          <w:lang w:val="en-GB"/>
        </w:rPr>
        <w:t>°C (0.95</w:t>
      </w:r>
      <w:r w:rsidRPr="00C421D6">
        <w:rPr>
          <w:rFonts w:ascii="Arial" w:hAnsi="Arial" w:cs="Arial"/>
          <w:color w:val="202122"/>
          <w:sz w:val="21"/>
          <w:szCs w:val="21"/>
          <w:shd w:val="clear" w:color="auto" w:fill="FDFDFD"/>
          <w:lang w:val="en-GB"/>
        </w:rPr>
        <w:t>–</w:t>
      </w:r>
      <w:r w:rsidRPr="00C421D6">
        <w:rPr>
          <w:lang w:val="en-GB"/>
        </w:rPr>
        <w:t>1.20</w:t>
      </w:r>
      <w:del w:id="422" w:author="Ian Blenkinsop" w:date="2021-06-30T17:28:00Z">
        <w:r w:rsidRPr="00C421D6" w:rsidDel="006D22C4">
          <w:rPr>
            <w:lang w:val="en-GB"/>
          </w:rPr>
          <w:delText xml:space="preserve"> </w:delText>
        </w:r>
      </w:del>
      <w:r w:rsidRPr="00C421D6">
        <w:rPr>
          <w:lang w:val="en-GB"/>
        </w:rPr>
        <w:t>°C</w:t>
      </w:r>
      <w:del w:id="423" w:author="Ian Blenkinsop" w:date="2021-07-12T13:55:00Z">
        <w:r w:rsidRPr="00C421D6" w:rsidDel="00795D45">
          <w:rPr>
            <w:lang w:val="en-GB"/>
          </w:rPr>
          <w:delText>) (</w:delText>
        </w:r>
      </w:del>
      <w:ins w:id="424" w:author="Ian Blenkinsop" w:date="2021-07-12T13:55:00Z">
        <w:r w:rsidR="00795D45">
          <w:rPr>
            <w:lang w:val="en-GB"/>
          </w:rPr>
          <w:t xml:space="preserve">; </w:t>
        </w:r>
      </w:ins>
      <w:del w:id="425" w:author="Ian Blenkinsop" w:date="2021-06-30T17:27:00Z">
        <w:r w:rsidRPr="00C421D6" w:rsidDel="006D22C4">
          <w:rPr>
            <w:lang w:val="en-GB"/>
          </w:rPr>
          <w:delText xml:space="preserve">see </w:delText>
        </w:r>
      </w:del>
      <w:del w:id="426" w:author="Ian Blenkinsop" w:date="2021-07-12T17:24:00Z">
        <w:r w:rsidRPr="00C421D6" w:rsidDel="00677495">
          <w:rPr>
            <w:lang w:val="en-GB"/>
          </w:rPr>
          <w:delText xml:space="preserve">Chapter 2, </w:delText>
        </w:r>
      </w:del>
      <w:r w:rsidRPr="00C421D6">
        <w:rPr>
          <w:lang w:val="en-GB"/>
        </w:rPr>
        <w:t>Section 2.3</w:t>
      </w:r>
      <w:del w:id="427" w:author="Ian Blenkinsop" w:date="2021-06-30T17:27:00Z">
        <w:r w:rsidRPr="00C421D6" w:rsidDel="006D22C4">
          <w:rPr>
            <w:lang w:val="en-GB"/>
          </w:rPr>
          <w:delText xml:space="preserve">, </w:delText>
        </w:r>
      </w:del>
      <w:ins w:id="428" w:author="Ian Blenkinsop" w:date="2021-06-30T17:27:00Z">
        <w:r w:rsidR="006D22C4">
          <w:rPr>
            <w:lang w:val="en-GB"/>
          </w:rPr>
          <w:t xml:space="preserve"> </w:t>
        </w:r>
      </w:ins>
      <w:ins w:id="429" w:author="Ian Blenkinsop" w:date="2021-06-30T17:28:00Z">
        <w:r w:rsidR="006D22C4">
          <w:rPr>
            <w:lang w:val="en-GB"/>
          </w:rPr>
          <w:t>and</w:t>
        </w:r>
      </w:ins>
      <w:ins w:id="430" w:author="Ian Blenkinsop" w:date="2021-06-30T17:27:00Z">
        <w:r w:rsidR="006D22C4" w:rsidRPr="00C421D6">
          <w:rPr>
            <w:lang w:val="en-GB"/>
          </w:rPr>
          <w:t xml:space="preserve"> </w:t>
        </w:r>
      </w:ins>
      <w:r w:rsidRPr="00C421D6">
        <w:rPr>
          <w:lang w:val="en-GB"/>
        </w:rPr>
        <w:t xml:space="preserve">Cross-Chapter Box 2.3). This evolving change has been documented in previous </w:t>
      </w:r>
      <w:del w:id="431" w:author="Ian Blenkinsop" w:date="2021-07-12T11:14:00Z">
        <w:r w:rsidRPr="00C421D6" w:rsidDel="00FA3AFF">
          <w:rPr>
            <w:lang w:val="en-GB"/>
          </w:rPr>
          <w:delText xml:space="preserve">Assessment </w:delText>
        </w:r>
      </w:del>
      <w:ins w:id="432" w:author="Ian Blenkinsop" w:date="2021-07-12T11:14:00Z">
        <w:r w:rsidR="00FA3AFF">
          <w:rPr>
            <w:lang w:val="en-GB"/>
          </w:rPr>
          <w:t>a</w:t>
        </w:r>
        <w:r w:rsidR="00FA3AFF" w:rsidRPr="00C421D6">
          <w:rPr>
            <w:lang w:val="en-GB"/>
          </w:rPr>
          <w:t xml:space="preserve">ssessment </w:t>
        </w:r>
      </w:ins>
      <w:del w:id="433" w:author="Ian Blenkinsop" w:date="2021-07-12T11:14:00Z">
        <w:r w:rsidRPr="00C421D6" w:rsidDel="00FA3AFF">
          <w:rPr>
            <w:lang w:val="en-GB"/>
          </w:rPr>
          <w:delText>Reports</w:delText>
        </w:r>
      </w:del>
      <w:ins w:id="434" w:author="Ian Blenkinsop" w:date="2021-07-12T11:14:00Z">
        <w:r w:rsidR="00FA3AFF">
          <w:rPr>
            <w:lang w:val="en-GB"/>
          </w:rPr>
          <w:t>r</w:t>
        </w:r>
        <w:r w:rsidR="00FA3AFF" w:rsidRPr="00C421D6">
          <w:rPr>
            <w:lang w:val="en-GB"/>
          </w:rPr>
          <w:t>eports</w:t>
        </w:r>
      </w:ins>
      <w:r w:rsidRPr="00C421D6">
        <w:rPr>
          <w:lang w:val="en-GB"/>
        </w:rPr>
        <w:t>, with each reporting a higher total global temperature change (</w:t>
      </w:r>
      <w:del w:id="435" w:author="Ian Blenkinsop" w:date="2021-06-30T17:30:00Z">
        <w:r w:rsidRPr="00C421D6" w:rsidDel="006D22C4">
          <w:rPr>
            <w:lang w:val="en-GB"/>
          </w:rPr>
          <w:delText xml:space="preserve">see </w:delText>
        </w:r>
      </w:del>
      <w:r w:rsidRPr="00C421D6">
        <w:rPr>
          <w:lang w:val="en-GB"/>
        </w:rPr>
        <w:t>Section 1.3</w:t>
      </w:r>
      <w:del w:id="436" w:author="Ian Blenkinsop" w:date="2021-06-30T17:30:00Z">
        <w:r w:rsidRPr="00C421D6" w:rsidDel="006D22C4">
          <w:rPr>
            <w:lang w:val="en-GB"/>
          </w:rPr>
          <w:delText xml:space="preserve">, </w:delText>
        </w:r>
      </w:del>
      <w:ins w:id="437" w:author="Ian Blenkinsop" w:date="2021-06-30T17:30:00Z">
        <w:r w:rsidR="006D22C4">
          <w:rPr>
            <w:lang w:val="en-GB"/>
          </w:rPr>
          <w:t xml:space="preserve"> and</w:t>
        </w:r>
        <w:r w:rsidR="006D22C4" w:rsidRPr="00C421D6">
          <w:rPr>
            <w:lang w:val="en-GB"/>
          </w:rPr>
          <w:t xml:space="preserve"> </w:t>
        </w:r>
      </w:ins>
      <w:r w:rsidRPr="00C421D6">
        <w:rPr>
          <w:lang w:val="en-GB"/>
        </w:rPr>
        <w:t xml:space="preserve">Cross-Chapter Box 1.2). The total change in </w:t>
      </w:r>
      <w:del w:id="438" w:author="Ian Blenkinsop" w:date="2021-06-30T17:31:00Z">
        <w:r w:rsidRPr="00C421D6" w:rsidDel="006D22C4">
          <w:rPr>
            <w:lang w:val="en-GB"/>
          </w:rPr>
          <w:delText xml:space="preserve">Global </w:delText>
        </w:r>
      </w:del>
      <w:ins w:id="439" w:author="Ian Blenkinsop" w:date="2021-06-30T17:31:00Z">
        <w:r w:rsidR="006D22C4">
          <w:rPr>
            <w:lang w:val="en-GB"/>
          </w:rPr>
          <w:t>g</w:t>
        </w:r>
        <w:r w:rsidR="006D22C4" w:rsidRPr="00C421D6">
          <w:rPr>
            <w:lang w:val="en-GB"/>
          </w:rPr>
          <w:t xml:space="preserve">lobal </w:t>
        </w:r>
      </w:ins>
      <w:del w:id="440" w:author="Ian Blenkinsop" w:date="2021-06-30T17:31:00Z">
        <w:r w:rsidRPr="00C421D6" w:rsidDel="006D22C4">
          <w:rPr>
            <w:lang w:val="en-GB"/>
          </w:rPr>
          <w:delText xml:space="preserve">Surface </w:delText>
        </w:r>
      </w:del>
      <w:ins w:id="441" w:author="Ian Blenkinsop" w:date="2021-06-30T17:31:00Z">
        <w:r w:rsidR="006D22C4">
          <w:rPr>
            <w:lang w:val="en-GB"/>
          </w:rPr>
          <w:t>s</w:t>
        </w:r>
        <w:r w:rsidR="006D22C4" w:rsidRPr="00C421D6">
          <w:rPr>
            <w:lang w:val="en-GB"/>
          </w:rPr>
          <w:t xml:space="preserve">urface </w:t>
        </w:r>
      </w:ins>
      <w:del w:id="442" w:author="Ian Blenkinsop" w:date="2021-06-30T17:31:00Z">
        <w:r w:rsidRPr="00C421D6" w:rsidDel="006D22C4">
          <w:rPr>
            <w:lang w:val="en-GB"/>
          </w:rPr>
          <w:delText xml:space="preserve">Air </w:delText>
        </w:r>
      </w:del>
      <w:ins w:id="443" w:author="Ian Blenkinsop" w:date="2021-06-30T17:31:00Z">
        <w:r w:rsidR="006D22C4">
          <w:rPr>
            <w:lang w:val="en-GB"/>
          </w:rPr>
          <w:t>a</w:t>
        </w:r>
        <w:r w:rsidR="006D22C4" w:rsidRPr="00C421D6">
          <w:rPr>
            <w:lang w:val="en-GB"/>
          </w:rPr>
          <w:t xml:space="preserve">ir </w:t>
        </w:r>
      </w:ins>
      <w:del w:id="444" w:author="Ian Blenkinsop" w:date="2021-06-30T17:31:00Z">
        <w:r w:rsidRPr="00C421D6" w:rsidDel="006D22C4">
          <w:rPr>
            <w:lang w:val="en-GB"/>
          </w:rPr>
          <w:delText xml:space="preserve">Temperature </w:delText>
        </w:r>
      </w:del>
      <w:ins w:id="445" w:author="Ian Blenkinsop" w:date="2021-06-30T17:31:00Z">
        <w:r w:rsidR="006D22C4">
          <w:rPr>
            <w:lang w:val="en-GB"/>
          </w:rPr>
          <w:t>t</w:t>
        </w:r>
        <w:r w:rsidR="006D22C4" w:rsidRPr="00C421D6">
          <w:rPr>
            <w:lang w:val="en-GB"/>
          </w:rPr>
          <w:t xml:space="preserve">emperature </w:t>
        </w:r>
      </w:ins>
      <w:r w:rsidRPr="00C421D6">
        <w:rPr>
          <w:lang w:val="en-GB"/>
        </w:rPr>
        <w:t>(GSAT</w:t>
      </w:r>
      <w:del w:id="446" w:author="Ian Blenkinsop" w:date="2021-06-30T17:50:00Z">
        <w:r w:rsidRPr="00C421D6" w:rsidDel="00CA10E2">
          <w:rPr>
            <w:lang w:val="en-GB"/>
          </w:rPr>
          <w:delText xml:space="preserve">; </w:delText>
        </w:r>
      </w:del>
      <w:ins w:id="447" w:author="Ian Blenkinsop" w:date="2021-06-30T17:50:00Z">
        <w:r w:rsidR="00CA10E2">
          <w:rPr>
            <w:lang w:val="en-GB"/>
          </w:rPr>
          <w:t>) (</w:t>
        </w:r>
      </w:ins>
      <w:del w:id="448" w:author="Ian Blenkinsop" w:date="2021-06-30T17:31:00Z">
        <w:r w:rsidRPr="00C421D6" w:rsidDel="006D22C4">
          <w:rPr>
            <w:lang w:val="en-GB"/>
          </w:rPr>
          <w:delText xml:space="preserve">see </w:delText>
        </w:r>
      </w:del>
      <w:r w:rsidRPr="00C421D6">
        <w:rPr>
          <w:lang w:val="en-GB"/>
        </w:rPr>
        <w:t>Section 1.4.1</w:t>
      </w:r>
      <w:del w:id="449" w:author="Ian Blenkinsop" w:date="2021-06-30T17:50:00Z">
        <w:r w:rsidRPr="00C421D6" w:rsidDel="00CA10E2">
          <w:rPr>
            <w:lang w:val="en-GB"/>
          </w:rPr>
          <w:delText xml:space="preserve"> and</w:delText>
        </w:r>
      </w:del>
      <w:ins w:id="450" w:author="Ian Blenkinsop" w:date="2021-06-30T18:26:00Z">
        <w:r w:rsidR="00B8132A">
          <w:rPr>
            <w:lang w:val="en-GB"/>
          </w:rPr>
          <w:t xml:space="preserve"> and</w:t>
        </w:r>
      </w:ins>
      <w:r w:rsidRPr="00C421D6">
        <w:rPr>
          <w:lang w:val="en-GB"/>
        </w:rPr>
        <w:t xml:space="preserve"> Cross-Chapter Box 2.3</w:t>
      </w:r>
      <w:del w:id="451" w:author="Ian Blenkinsop" w:date="2021-06-30T17:50:00Z">
        <w:r w:rsidRPr="00C421D6" w:rsidDel="00CA10E2">
          <w:rPr>
            <w:lang w:val="en-GB"/>
          </w:rPr>
          <w:delText xml:space="preserve"> in Chapter 2</w:delText>
        </w:r>
      </w:del>
      <w:r w:rsidRPr="00C421D6">
        <w:rPr>
          <w:lang w:val="en-GB"/>
        </w:rPr>
        <w:t>) attributable to anthropogenic activities is assessed to be consistent with the observed change in GSAT (</w:t>
      </w:r>
      <w:del w:id="452" w:author="Ian Blenkinsop" w:date="2021-06-30T17:49:00Z">
        <w:r w:rsidRPr="00C421D6" w:rsidDel="00CA10E2">
          <w:rPr>
            <w:lang w:val="en-GB"/>
          </w:rPr>
          <w:delText xml:space="preserve">see </w:delText>
        </w:r>
      </w:del>
      <w:del w:id="453" w:author="Ian Blenkinsop" w:date="2021-07-12T17:24:00Z">
        <w:r w:rsidRPr="00C421D6" w:rsidDel="00677495">
          <w:rPr>
            <w:lang w:val="en-GB"/>
          </w:rPr>
          <w:delText xml:space="preserve">Chapter 3, </w:delText>
        </w:r>
      </w:del>
      <w:r w:rsidRPr="00C421D6">
        <w:rPr>
          <w:lang w:val="en-GB"/>
        </w:rPr>
        <w:t>Section 3.3)</w:t>
      </w:r>
      <w:ins w:id="454" w:author="Ian Blenkinsop" w:date="2021-06-30T17:50:00Z">
        <w:r w:rsidR="00CA10E2" w:rsidRPr="00C421D6">
          <w:rPr>
            <w:lang w:val="en-GB"/>
          </w:rPr>
          <w:t>.</w:t>
        </w:r>
      </w:ins>
      <w:r w:rsidRPr="00745EAB">
        <w:rPr>
          <w:rStyle w:val="FootnoteReference"/>
          <w:rFonts w:eastAsiaTheme="minorEastAsia"/>
        </w:rPr>
        <w:footnoteReference w:id="1"/>
      </w:r>
      <w:del w:id="460" w:author="Ian Blenkinsop" w:date="2021-06-30T17:50:00Z">
        <w:r w:rsidRPr="00C421D6" w:rsidDel="00CA10E2">
          <w:rPr>
            <w:lang w:val="en-GB"/>
          </w:rPr>
          <w:delText>.</w:delText>
        </w:r>
      </w:del>
    </w:p>
    <w:p w14:paraId="0CF5627B" w14:textId="77777777" w:rsidR="0079149B" w:rsidRPr="00C421D6" w:rsidRDefault="0079149B" w:rsidP="0079149B">
      <w:pPr>
        <w:pStyle w:val="AR6BodyText"/>
        <w:rPr>
          <w:lang w:val="en-GB"/>
        </w:rPr>
      </w:pPr>
    </w:p>
    <w:p w14:paraId="3CCFB1BF" w14:textId="382A3015" w:rsidR="0079149B" w:rsidRPr="00C421D6" w:rsidRDefault="0079149B" w:rsidP="0079149B">
      <w:pPr>
        <w:pStyle w:val="AR6BodyText"/>
        <w:rPr>
          <w:lang w:val="en-GB"/>
        </w:rPr>
      </w:pPr>
      <w:r w:rsidRPr="00C421D6">
        <w:rPr>
          <w:lang w:val="en-GB"/>
        </w:rPr>
        <w:t xml:space="preserve">Similarly, atmospheric concentrations of a range of </w:t>
      </w:r>
      <w:del w:id="461" w:author="Ian Blenkinsop" w:date="2021-07-12T15:19:00Z">
        <w:r w:rsidRPr="00C421D6" w:rsidDel="00B852C0">
          <w:rPr>
            <w:lang w:val="en-GB"/>
          </w:rPr>
          <w:delText>greenhouse gases</w:delText>
        </w:r>
      </w:del>
      <w:ins w:id="462" w:author="Ian Blenkinsop" w:date="2021-07-12T15:19:00Z">
        <w:r w:rsidR="00B852C0">
          <w:rPr>
            <w:lang w:val="en-GB"/>
          </w:rPr>
          <w:t>GHGs</w:t>
        </w:r>
      </w:ins>
      <w:r w:rsidRPr="00C421D6">
        <w:rPr>
          <w:lang w:val="en-GB"/>
        </w:rPr>
        <w:t xml:space="preserve"> are increasing. Carbon dioxide (CO</w:t>
      </w:r>
      <w:r w:rsidRPr="00C421D6">
        <w:rPr>
          <w:vertAlign w:val="subscript"/>
          <w:lang w:val="en-GB"/>
        </w:rPr>
        <w:t>2</w:t>
      </w:r>
      <w:r w:rsidRPr="00C421D6">
        <w:rPr>
          <w:lang w:val="en-GB"/>
        </w:rPr>
        <w:t>, shown in Figure 1.4 and Figure 1.5a</w:t>
      </w:r>
      <w:del w:id="463" w:author="Ian Blenkinsop" w:date="2021-06-30T17:55:00Z">
        <w:r w:rsidRPr="00C421D6" w:rsidDel="00A01625">
          <w:rPr>
            <w:lang w:val="en-GB"/>
          </w:rPr>
          <w:delText>)</w:delText>
        </w:r>
      </w:del>
      <w:r w:rsidRPr="00C421D6">
        <w:rPr>
          <w:lang w:val="en-GB"/>
        </w:rPr>
        <w:t>, found in AR5 and earlier reports to be the current strongest driver of anthropogenic climate change</w:t>
      </w:r>
      <w:ins w:id="464" w:author="Ian Blenkinsop" w:date="2021-06-30T17:55:00Z">
        <w:r w:rsidR="00A01625">
          <w:rPr>
            <w:lang w:val="en-GB"/>
          </w:rPr>
          <w:t>)</w:t>
        </w:r>
      </w:ins>
      <w:r w:rsidRPr="00C421D6">
        <w:rPr>
          <w:lang w:val="en-GB"/>
        </w:rPr>
        <w:t>, has increased from 285.5 ± 2.1 ppm in 1850 to 409.9 ± 0.4 ppm in 2019; concentrations of methane (CH</w:t>
      </w:r>
      <w:r w:rsidRPr="00C421D6">
        <w:rPr>
          <w:vertAlign w:val="subscript"/>
          <w:lang w:val="en-GB"/>
        </w:rPr>
        <w:t>4</w:t>
      </w:r>
      <w:r w:rsidRPr="00C421D6">
        <w:rPr>
          <w:lang w:val="en-GB"/>
        </w:rPr>
        <w:t>), and nitrous oxide (N</w:t>
      </w:r>
      <w:r w:rsidRPr="00C421D6">
        <w:rPr>
          <w:vertAlign w:val="subscript"/>
          <w:lang w:val="en-GB"/>
        </w:rPr>
        <w:t>2</w:t>
      </w:r>
      <w:r w:rsidRPr="00C421D6">
        <w:rPr>
          <w:lang w:val="en-GB"/>
        </w:rPr>
        <w:t>O) have increased as well (</w:t>
      </w:r>
      <w:del w:id="465" w:author="Ian Blenkinsop" w:date="2021-06-30T17:56:00Z">
        <w:r w:rsidRPr="00C421D6" w:rsidDel="00A01625">
          <w:rPr>
            <w:lang w:val="en-GB"/>
          </w:rPr>
          <w:delText xml:space="preserve">see </w:delText>
        </w:r>
      </w:del>
      <w:del w:id="466" w:author="Ian Blenkinsop" w:date="2021-07-12T17:23:00Z">
        <w:r w:rsidRPr="00C421D6" w:rsidDel="008478EE">
          <w:rPr>
            <w:lang w:val="en-GB"/>
          </w:rPr>
          <w:delText xml:space="preserve">Chapter 2, </w:delText>
        </w:r>
      </w:del>
      <w:r w:rsidRPr="00C421D6">
        <w:rPr>
          <w:lang w:val="en-GB"/>
        </w:rPr>
        <w:t>Section</w:t>
      </w:r>
      <w:ins w:id="467" w:author="Ian Blenkinsop" w:date="2021-07-12T17:23:00Z">
        <w:r w:rsidR="008478EE">
          <w:rPr>
            <w:lang w:val="en-GB"/>
          </w:rPr>
          <w:t>s</w:t>
        </w:r>
      </w:ins>
      <w:del w:id="468" w:author="Ian Blenkinsop" w:date="2021-06-30T17:56:00Z">
        <w:r w:rsidRPr="00C421D6" w:rsidDel="00A01625">
          <w:rPr>
            <w:lang w:val="en-GB"/>
          </w:rPr>
          <w:delText>s</w:delText>
        </w:r>
      </w:del>
      <w:r w:rsidRPr="00C421D6">
        <w:rPr>
          <w:lang w:val="en-GB"/>
        </w:rPr>
        <w:t xml:space="preserve"> 2.2</w:t>
      </w:r>
      <w:del w:id="469" w:author="Ian Blenkinsop" w:date="2021-07-12T17:23:00Z">
        <w:r w:rsidRPr="00C421D6" w:rsidDel="008478EE">
          <w:rPr>
            <w:lang w:val="en-GB"/>
          </w:rPr>
          <w:delText xml:space="preserve">, Chapter 5, </w:delText>
        </w:r>
      </w:del>
      <w:del w:id="470" w:author="Ian Blenkinsop" w:date="2021-06-30T17:56:00Z">
        <w:r w:rsidRPr="00C421D6" w:rsidDel="00A01625">
          <w:rPr>
            <w:lang w:val="en-GB"/>
          </w:rPr>
          <w:delText xml:space="preserve">section </w:delText>
        </w:r>
      </w:del>
      <w:ins w:id="471" w:author="Ian Blenkinsop" w:date="2021-07-12T17:23:00Z">
        <w:r w:rsidR="008478EE">
          <w:rPr>
            <w:lang w:val="en-GB"/>
          </w:rPr>
          <w:t xml:space="preserve"> and </w:t>
        </w:r>
      </w:ins>
      <w:r w:rsidRPr="00C421D6">
        <w:rPr>
          <w:lang w:val="en-GB"/>
        </w:rPr>
        <w:t>5.2</w:t>
      </w:r>
      <w:ins w:id="472" w:author="Ian Blenkinsop" w:date="2021-07-12T17:23:00Z">
        <w:r w:rsidR="008478EE">
          <w:rPr>
            <w:lang w:val="en-GB"/>
          </w:rPr>
          <w:t>,</w:t>
        </w:r>
      </w:ins>
      <w:del w:id="473" w:author="Ian Blenkinsop" w:date="2021-06-30T17:57:00Z">
        <w:r w:rsidRPr="00C421D6" w:rsidDel="00A01625">
          <w:rPr>
            <w:lang w:val="en-GB"/>
          </w:rPr>
          <w:delText>,</w:delText>
        </w:r>
      </w:del>
      <w:r w:rsidRPr="00C421D6">
        <w:rPr>
          <w:lang w:val="en-GB"/>
        </w:rPr>
        <w:t xml:space="preserve"> and Annex V). These observed changes are assessed to be in line with known anthropogenic and natural emissions, when accounting for observed and inferred uptake by land, </w:t>
      </w:r>
      <w:r w:rsidR="00964056" w:rsidRPr="00C41086">
        <w:rPr>
          <w:lang w:val="en-GB"/>
        </w:rPr>
        <w:t>ocean</w:t>
      </w:r>
      <w:del w:id="474" w:author="Ian Blenkinsop" w:date="2021-06-30T17:57:00Z">
        <w:r w:rsidRPr="00C421D6" w:rsidDel="00A01625">
          <w:rPr>
            <w:lang w:val="en-GB"/>
          </w:rPr>
          <w:delText>,</w:delText>
        </w:r>
      </w:del>
      <w:r w:rsidRPr="00C421D6">
        <w:rPr>
          <w:lang w:val="en-GB"/>
        </w:rPr>
        <w:t xml:space="preserve"> and biosphere respectively (</w:t>
      </w:r>
      <w:del w:id="475" w:author="Ian Blenkinsop" w:date="2021-06-30T17:57:00Z">
        <w:r w:rsidRPr="00C421D6" w:rsidDel="00A01625">
          <w:rPr>
            <w:lang w:val="en-GB"/>
          </w:rPr>
          <w:delText xml:space="preserve">see </w:delText>
        </w:r>
      </w:del>
      <w:del w:id="476" w:author="Ian Blenkinsop" w:date="2021-07-12T17:23:00Z">
        <w:r w:rsidRPr="00C421D6" w:rsidDel="008478EE">
          <w:rPr>
            <w:lang w:val="en-GB"/>
          </w:rPr>
          <w:delText xml:space="preserve">Chapter 5, </w:delText>
        </w:r>
      </w:del>
      <w:r w:rsidRPr="00C421D6">
        <w:rPr>
          <w:lang w:val="en-GB"/>
        </w:rPr>
        <w:t xml:space="preserve">Section 5.2), and are a key source of anthropogenic changes to the global energy balance (or radiative forcing; </w:t>
      </w:r>
      <w:del w:id="477" w:author="Ian Blenkinsop" w:date="2021-06-30T17:57:00Z">
        <w:r w:rsidRPr="00C421D6" w:rsidDel="00A01625">
          <w:rPr>
            <w:lang w:val="en-GB"/>
          </w:rPr>
          <w:delText xml:space="preserve">see </w:delText>
        </w:r>
      </w:del>
      <w:del w:id="478" w:author="Ian Blenkinsop" w:date="2021-07-12T13:55:00Z">
        <w:r w:rsidRPr="00C421D6" w:rsidDel="00795D45">
          <w:rPr>
            <w:lang w:val="en-GB"/>
          </w:rPr>
          <w:delText xml:space="preserve">Chapter 2, </w:delText>
        </w:r>
      </w:del>
      <w:r w:rsidRPr="00C421D6">
        <w:rPr>
          <w:lang w:val="en-GB"/>
        </w:rPr>
        <w:t>Section</w:t>
      </w:r>
      <w:ins w:id="479" w:author="Ian Blenkinsop" w:date="2021-07-12T13:55:00Z">
        <w:r w:rsidR="00795D45">
          <w:rPr>
            <w:lang w:val="en-GB"/>
          </w:rPr>
          <w:t>s</w:t>
        </w:r>
      </w:ins>
      <w:r w:rsidRPr="00C421D6">
        <w:rPr>
          <w:lang w:val="en-GB"/>
        </w:rPr>
        <w:t xml:space="preserve"> 2.2 and </w:t>
      </w:r>
      <w:del w:id="480" w:author="Ian Blenkinsop" w:date="2021-07-12T13:55:00Z">
        <w:r w:rsidRPr="00C421D6" w:rsidDel="00795D45">
          <w:rPr>
            <w:lang w:val="en-GB"/>
          </w:rPr>
          <w:delText xml:space="preserve">Chapter 7, Section </w:delText>
        </w:r>
      </w:del>
      <w:r w:rsidRPr="00C421D6">
        <w:rPr>
          <w:lang w:val="en-GB"/>
        </w:rPr>
        <w:t xml:space="preserve">7.3). </w:t>
      </w:r>
    </w:p>
    <w:p w14:paraId="06E2B48C" w14:textId="77777777" w:rsidR="0079149B" w:rsidRPr="00C421D6" w:rsidRDefault="0079149B" w:rsidP="0079149B">
      <w:pPr>
        <w:pStyle w:val="AR6BodyText"/>
        <w:rPr>
          <w:lang w:val="en-GB"/>
        </w:rPr>
      </w:pPr>
    </w:p>
    <w:p w14:paraId="42350F43" w14:textId="4554A6C2" w:rsidR="0079149B" w:rsidRPr="00C421D6" w:rsidRDefault="0079149B" w:rsidP="0079149B">
      <w:pPr>
        <w:pStyle w:val="AR6BodyText"/>
        <w:rPr>
          <w:lang w:val="en-GB"/>
        </w:rPr>
      </w:pPr>
      <w:r w:rsidRPr="00C421D6">
        <w:rPr>
          <w:lang w:val="en-GB"/>
        </w:rPr>
        <w:t>The hydrological (or water) cycle is also changing and is assessed to be intensifying, through a higher exchange of water between the surface and the atmosphere (</w:t>
      </w:r>
      <w:del w:id="481" w:author="Ian Blenkinsop" w:date="2021-06-30T18:28:00Z">
        <w:r w:rsidRPr="00C421D6" w:rsidDel="00B8132A">
          <w:rPr>
            <w:lang w:val="en-GB"/>
          </w:rPr>
          <w:delText xml:space="preserve">see </w:delText>
        </w:r>
      </w:del>
      <w:del w:id="482" w:author="Ian Blenkinsop" w:date="2021-07-12T13:55:00Z">
        <w:r w:rsidRPr="00C421D6" w:rsidDel="00795D45">
          <w:rPr>
            <w:lang w:val="en-GB"/>
          </w:rPr>
          <w:delText xml:space="preserve">Chapter 3, </w:delText>
        </w:r>
      </w:del>
      <w:r w:rsidRPr="00C421D6">
        <w:rPr>
          <w:lang w:val="en-GB"/>
        </w:rPr>
        <w:t>Section</w:t>
      </w:r>
      <w:ins w:id="483" w:author="Ian Blenkinsop" w:date="2021-07-12T13:55:00Z">
        <w:r w:rsidR="00795D45">
          <w:rPr>
            <w:lang w:val="en-GB"/>
          </w:rPr>
          <w:t>s</w:t>
        </w:r>
      </w:ins>
      <w:r w:rsidRPr="00C421D6">
        <w:rPr>
          <w:lang w:val="en-GB"/>
        </w:rPr>
        <w:t xml:space="preserve"> 2.3 and </w:t>
      </w:r>
      <w:del w:id="484" w:author="Ian Blenkinsop" w:date="2021-07-12T13:56:00Z">
        <w:r w:rsidRPr="00C421D6" w:rsidDel="00795D45">
          <w:rPr>
            <w:lang w:val="en-GB"/>
          </w:rPr>
          <w:delText xml:space="preserve">Chapter 8, Section </w:delText>
        </w:r>
      </w:del>
      <w:r w:rsidRPr="00C421D6">
        <w:rPr>
          <w:lang w:val="en-GB"/>
        </w:rPr>
        <w:t>8.3). The resulting regional patterns of changes to precipitation are, however, different from surface temperature change, and interannual variability is larger, as illustrated in Figure 1.4. Annual land area mean precipitation in the Northern Hemisphere temperate regions has increased, while the sub</w:t>
      </w:r>
      <w:del w:id="485" w:author="Ian Blenkinsop" w:date="2021-07-01T11:29:00Z">
        <w:r w:rsidRPr="00C421D6" w:rsidDel="00B22858">
          <w:rPr>
            <w:lang w:val="en-GB"/>
          </w:rPr>
          <w:delText>-</w:delText>
        </w:r>
      </w:del>
      <w:r w:rsidRPr="00C421D6">
        <w:rPr>
          <w:lang w:val="en-GB"/>
        </w:rPr>
        <w:t xml:space="preserve">tropical dry regions have experienced a decrease </w:t>
      </w:r>
      <w:r w:rsidRPr="00C421D6">
        <w:rPr>
          <w:lang w:val="en-GB"/>
        </w:rPr>
        <w:lastRenderedPageBreak/>
        <w:t>in precipitation in recent decades (</w:t>
      </w:r>
      <w:del w:id="486" w:author="Ian Blenkinsop" w:date="2021-06-30T18:31:00Z">
        <w:r w:rsidRPr="00C421D6" w:rsidDel="001756A4">
          <w:rPr>
            <w:lang w:val="en-GB"/>
          </w:rPr>
          <w:delText xml:space="preserve">see </w:delText>
        </w:r>
      </w:del>
      <w:del w:id="487" w:author="Ian Blenkinsop" w:date="2021-07-12T13:56:00Z">
        <w:r w:rsidRPr="00C421D6" w:rsidDel="00795D45">
          <w:rPr>
            <w:lang w:val="en-GB"/>
          </w:rPr>
          <w:delText xml:space="preserve">Chapter 2, </w:delText>
        </w:r>
      </w:del>
      <w:r w:rsidRPr="00C421D6">
        <w:rPr>
          <w:lang w:val="en-GB"/>
        </w:rPr>
        <w:t>Section 2.3).</w:t>
      </w:r>
    </w:p>
    <w:p w14:paraId="08976438" w14:textId="77777777" w:rsidR="0079149B" w:rsidRPr="00C421D6" w:rsidRDefault="0079149B" w:rsidP="0079149B">
      <w:pPr>
        <w:pStyle w:val="AR6BodyText"/>
        <w:rPr>
          <w:lang w:val="en-GB"/>
        </w:rPr>
      </w:pPr>
    </w:p>
    <w:p w14:paraId="32EC7AE2" w14:textId="5EEAB384" w:rsidR="0079149B" w:rsidRPr="00C421D6" w:rsidRDefault="0079149B" w:rsidP="0079149B">
      <w:pPr>
        <w:pStyle w:val="AR6BodyText"/>
        <w:rPr>
          <w:lang w:val="en-GB"/>
        </w:rPr>
      </w:pPr>
      <w:r w:rsidRPr="00C421D6">
        <w:rPr>
          <w:lang w:val="en-GB"/>
        </w:rPr>
        <w:t>The cryosphere is undergoing rapid changes, with increased melting and loss of frozen water mass in most regions. This includes all frozen parts of the globe, such as terrestrial snow, permafrost, sea ice, glaciers, freshwater ice, solid precipitation, and t</w:t>
      </w:r>
      <w:r w:rsidRPr="00A52919">
        <w:rPr>
          <w:lang w:val="en-GB"/>
        </w:rPr>
        <w:t>he ice sheets</w:t>
      </w:r>
      <w:r w:rsidRPr="00C421D6">
        <w:rPr>
          <w:lang w:val="en-GB"/>
        </w:rPr>
        <w:t xml:space="preserve"> covering Greenland and Antarctica (</w:t>
      </w:r>
      <w:del w:id="488" w:author="Ian Blenkinsop" w:date="2021-07-01T11:31:00Z">
        <w:r w:rsidRPr="00C421D6" w:rsidDel="00B22858">
          <w:rPr>
            <w:lang w:val="en-GB"/>
          </w:rPr>
          <w:delText xml:space="preserve">see </w:delText>
        </w:r>
      </w:del>
      <w:r w:rsidRPr="00C421D6">
        <w:rPr>
          <w:lang w:val="en-GB"/>
        </w:rPr>
        <w:t>Chapter 9; SROCC</w:t>
      </w:r>
      <w:r w:rsidR="002102A9" w:rsidRPr="00C421D6">
        <w:rPr>
          <w:lang w:val="en-GB"/>
        </w:rPr>
        <w:t>,</w:t>
      </w:r>
      <w:r w:rsidR="00EA71BE" w:rsidRPr="00C421D6">
        <w:rPr>
          <w:lang w:val="en-GB"/>
        </w:rPr>
        <w:t xml:space="preserve"> </w:t>
      </w:r>
      <w:r w:rsidR="006C71FE">
        <w:fldChar w:fldCharType="begin" w:fldLock="1"/>
      </w:r>
      <w:r w:rsidR="00A94565">
        <w:rPr>
          <w:lang w:val="en-GB"/>
        </w:rPr>
        <w:instrText>ADDIN CSL_CITATION { "citationItems" : [ { "id" : "ITEM-1", "itemData" : { "DOI" : "https://www.ipcc.ch/srocc", "author" : [ { "dropping-particle" : "", "family" : "IPCC", "given" : "", "non-dropping-particle" : "", "parse-names" : false, "suffix" : "" } ],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"ITEM-1", "issued" : { "date-parts" : [ [ "2019" ] ] }, "number-of-pages" : "755", "publisher" : "In Press", "title" : "IPCC Special Report on the Ocean and Cryosphere in a Changing Climate", "translator" : [ { "dropping-particle" : "", "family" : "H2451", "given" : "Rt12", "non-dropping-particle" : "", "parse-names" : false, "suffix" : "" } ], "type" : "report" }, "uris" : [ "http://www.mendeley.com/documents/?uuid=227028d1-09de-4919-8f98-5c0ed7547b53" ] } ], "mendeley" : { "formattedCitation" : "(IPCC, 2019b)", "manualFormatting" : "IPCC, 2019b)", "plainTextFormattedCitation" : "(IPCC, 2019b)", "previouslyFormattedCitation" : "(IPCC, 2019b)" }, "properties" : { "noteIndex" : 0 }, "schema" : "https://github.com/citation-style-language/schema/raw/master/csl-citation.json" }</w:instrText>
      </w:r>
      <w:r w:rsidR="006C71FE">
        <w:fldChar w:fldCharType="separate"/>
      </w:r>
      <w:ins w:id="489" w:author="Robin Matthews" w:date="2021-05-18T16:00:00Z">
        <w:r w:rsidR="00602365">
          <w:rPr>
            <w:noProof/>
            <w:lang w:val="en-GB"/>
          </w:rPr>
          <w:t>IPCC, 2019b)</w:t>
        </w:r>
      </w:ins>
      <w:del w:id="490" w:author="Robin Matthews" w:date="2021-05-18T16:00:00Z">
        <w:r w:rsidR="006C71FE" w:rsidRPr="00C421D6" w:rsidDel="00602365">
          <w:rPr>
            <w:noProof/>
            <w:lang w:val="en-GB"/>
          </w:rPr>
          <w:delText>IPCC, 2019b)</w:delText>
        </w:r>
      </w:del>
      <w:r w:rsidR="006C71FE">
        <w:fldChar w:fldCharType="end"/>
      </w:r>
      <w:r w:rsidRPr="00C421D6">
        <w:rPr>
          <w:lang w:val="en-GB"/>
        </w:rPr>
        <w:t xml:space="preserve">. Figure 1.4 illustrates how, globally, glaciers have been </w:t>
      </w:r>
      <w:commentRangeStart w:id="491"/>
      <w:r w:rsidRPr="00C421D6">
        <w:rPr>
          <w:lang w:val="en-GB"/>
        </w:rPr>
        <w:t xml:space="preserve">increasingly losing mass </w:t>
      </w:r>
      <w:commentRangeEnd w:id="491"/>
      <w:r w:rsidR="00B22858">
        <w:rPr>
          <w:rStyle w:val="CommentReference"/>
        </w:rPr>
        <w:commentReference w:id="491"/>
      </w:r>
      <w:r w:rsidRPr="00C421D6">
        <w:rPr>
          <w:lang w:val="en-GB"/>
        </w:rPr>
        <w:t>for the last fifty years. The total glacier mass in the most recent decade (2010</w:t>
      </w:r>
      <w:del w:id="492" w:author="Ian Blenkinsop" w:date="2021-07-01T11:32:00Z">
        <w:r w:rsidRPr="00C421D6" w:rsidDel="00B22858">
          <w:rPr>
            <w:lang w:val="en-GB"/>
          </w:rPr>
          <w:delText>-</w:delText>
        </w:r>
      </w:del>
      <w:ins w:id="493" w:author="Ian Blenkinsop" w:date="2021-07-01T11:32:00Z">
        <w:r w:rsidR="00B22858">
          <w:rPr>
            <w:lang w:val="en-GB"/>
          </w:rPr>
          <w:t>–</w:t>
        </w:r>
      </w:ins>
      <w:r w:rsidRPr="00C421D6">
        <w:rPr>
          <w:lang w:val="en-GB"/>
        </w:rPr>
        <w:t>2019) was the lowest since the beginning of the 20</w:t>
      </w:r>
      <w:r w:rsidRPr="00795D45">
        <w:rPr>
          <w:lang w:val="en-GB"/>
        </w:rPr>
        <w:t>th</w:t>
      </w:r>
      <w:r w:rsidRPr="00C421D6">
        <w:rPr>
          <w:lang w:val="en-GB"/>
        </w:rPr>
        <w:t xml:space="preserve"> century</w:t>
      </w:r>
      <w:ins w:id="494" w:author="Ian Blenkinsop" w:date="2021-07-01T11:32:00Z">
        <w:r w:rsidR="00B22858">
          <w:rPr>
            <w:lang w:val="en-GB"/>
          </w:rPr>
          <w:t xml:space="preserve"> </w:t>
        </w:r>
      </w:ins>
      <w:del w:id="495" w:author="Ian Blenkinsop" w:date="2021-07-01T11:32:00Z">
        <w:r w:rsidRPr="00C421D6" w:rsidDel="00B22858">
          <w:rPr>
            <w:lang w:val="en-GB"/>
          </w:rPr>
          <w:delText xml:space="preserve">. (See </w:delText>
        </w:r>
      </w:del>
      <w:ins w:id="496" w:author="Ian Blenkinsop" w:date="2021-07-01T11:32:00Z">
        <w:r w:rsidR="00B22858">
          <w:rPr>
            <w:lang w:val="en-GB"/>
          </w:rPr>
          <w:t>(</w:t>
        </w:r>
      </w:ins>
      <w:del w:id="497" w:author="Ian Blenkinsop" w:date="2021-07-12T13:56:00Z">
        <w:r w:rsidRPr="00C421D6" w:rsidDel="00795D45">
          <w:rPr>
            <w:lang w:val="en-GB"/>
          </w:rPr>
          <w:delText xml:space="preserve">Chapter 2, </w:delText>
        </w:r>
      </w:del>
      <w:r w:rsidRPr="00C421D6">
        <w:rPr>
          <w:lang w:val="en-GB"/>
        </w:rPr>
        <w:t>Section</w:t>
      </w:r>
      <w:ins w:id="498" w:author="Ian Blenkinsop" w:date="2021-07-12T13:56:00Z">
        <w:r w:rsidR="00795D45">
          <w:rPr>
            <w:lang w:val="en-GB"/>
          </w:rPr>
          <w:t>s</w:t>
        </w:r>
      </w:ins>
      <w:r w:rsidRPr="00C421D6">
        <w:rPr>
          <w:lang w:val="en-GB"/>
        </w:rPr>
        <w:t xml:space="preserve"> 2.3 and </w:t>
      </w:r>
      <w:del w:id="499" w:author="Ian Blenkinsop" w:date="2021-07-12T13:57:00Z">
        <w:r w:rsidRPr="00C421D6" w:rsidDel="00795D45">
          <w:rPr>
            <w:lang w:val="en-GB"/>
          </w:rPr>
          <w:delText xml:space="preserve">Chapter 9, Section </w:delText>
        </w:r>
      </w:del>
      <w:r w:rsidRPr="00C421D6">
        <w:rPr>
          <w:lang w:val="en-GB"/>
        </w:rPr>
        <w:t>9.5).</w:t>
      </w:r>
    </w:p>
    <w:p w14:paraId="3532EEF8" w14:textId="77777777" w:rsidR="0079149B" w:rsidRPr="00C421D6" w:rsidRDefault="0079149B" w:rsidP="0079149B">
      <w:pPr>
        <w:pStyle w:val="AR6BodyText"/>
        <w:rPr>
          <w:lang w:val="en-GB"/>
        </w:rPr>
      </w:pPr>
    </w:p>
    <w:p w14:paraId="7E0662C7" w14:textId="5E429400" w:rsidR="0079149B" w:rsidRPr="00C421D6" w:rsidRDefault="0079149B" w:rsidP="0079149B">
      <w:pPr>
        <w:pStyle w:val="AR6BodyText"/>
        <w:rPr>
          <w:lang w:val="en-GB"/>
        </w:rPr>
      </w:pPr>
      <w:r w:rsidRPr="00C421D6">
        <w:rPr>
          <w:lang w:val="en-GB"/>
        </w:rPr>
        <w:t>The global ocean has warmed unabated</w:t>
      </w:r>
      <w:r w:rsidR="00113BF1">
        <w:rPr>
          <w:lang w:val="en-GB"/>
        </w:rPr>
        <w:t>ly</w:t>
      </w:r>
      <w:r w:rsidRPr="00C421D6">
        <w:rPr>
          <w:lang w:val="en-GB"/>
        </w:rPr>
        <w:t xml:space="preserve"> since at least 1970 (Sections 1.3, 2.3</w:t>
      </w:r>
      <w:del w:id="500" w:author="Ian Blenkinsop" w:date="2021-07-12T13:56:00Z">
        <w:r w:rsidRPr="00C421D6" w:rsidDel="00795D45">
          <w:rPr>
            <w:lang w:val="en-GB"/>
          </w:rPr>
          <w:delText>,</w:delText>
        </w:r>
      </w:del>
      <w:ins w:id="501" w:author="Ian Blenkinsop" w:date="2021-07-12T13:56:00Z">
        <w:r w:rsidR="00795D45">
          <w:rPr>
            <w:lang w:val="en-GB"/>
          </w:rPr>
          <w:t xml:space="preserve"> and</w:t>
        </w:r>
      </w:ins>
      <w:r w:rsidRPr="00C421D6">
        <w:rPr>
          <w:lang w:val="en-GB"/>
        </w:rPr>
        <w:t xml:space="preserve"> 9.2; SROCC</w:t>
      </w:r>
      <w:r w:rsidR="006C71FE" w:rsidRPr="00C421D6">
        <w:rPr>
          <w:lang w:val="en-GB"/>
        </w:rPr>
        <w:t xml:space="preserve">, </w:t>
      </w:r>
      <w:r w:rsidR="006C71FE">
        <w:fldChar w:fldCharType="begin" w:fldLock="1"/>
      </w:r>
      <w:r w:rsidR="00A94565">
        <w:rPr>
          <w:lang w:val="en-GB"/>
        </w:rPr>
        <w:instrText>ADDIN CSL_CITATION { "citationItems" : [ { "id" : "ITEM-1", "itemData" : { "DOI" : "https://www.ipcc.ch/srocc", "author" : [ { "dropping-particle" : "", "family" : "IPCC", "given" : "", "non-dropping-particle" : "", "parse-names" : false, "suffix" : "" } ],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"ITEM-1", "issued" : { "date-parts" : [ [ "2019" ] ] }, "number-of-pages" : "755", "publisher" : "In Press", "title" : "IPCC Special Report on the Ocean and Cryosphere in a Changing Climate", "translator" : [ { "dropping-particle" : "", "family" : "H2451", "given" : "Rt12", "non-dropping-particle" : "", "parse-names" : false, "suffix" : "" } ], "type" : "report" }, "uris" : [ "http://www.mendeley.com/documents/?uuid=227028d1-09de-4919-8f98-5c0ed7547b53" ] } ], "mendeley" : { "formattedCitation" : "(IPCC, 2019b)", "manualFormatting" : "IPCC, 2019b)", "plainTextFormattedCitation" : "(IPCC, 2019b)", "previouslyFormattedCitation" : "(IPCC, 2019b)" }, "properties" : { "noteIndex" : 0 }, "schema" : "https://github.com/citation-style-language/schema/raw/master/csl-citation.json" }</w:instrText>
      </w:r>
      <w:r w:rsidR="006C71FE">
        <w:fldChar w:fldCharType="separate"/>
      </w:r>
      <w:ins w:id="502" w:author="Robin Matthews" w:date="2021-05-18T16:00:00Z">
        <w:r w:rsidR="00602365">
          <w:rPr>
            <w:noProof/>
            <w:lang w:val="en-GB"/>
          </w:rPr>
          <w:t>IPCC, 2019b)</w:t>
        </w:r>
      </w:ins>
      <w:del w:id="503" w:author="Robin Matthews" w:date="2021-05-18T16:00:00Z">
        <w:r w:rsidR="006C71FE" w:rsidRPr="00C421D6" w:rsidDel="00602365">
          <w:rPr>
            <w:noProof/>
            <w:lang w:val="en-GB"/>
          </w:rPr>
          <w:delText>IPCC, 2019b)</w:delText>
        </w:r>
      </w:del>
      <w:r w:rsidR="006C71FE">
        <w:fldChar w:fldCharType="end"/>
      </w:r>
      <w:del w:id="504" w:author="Ian Blenkinsop" w:date="2021-07-01T11:35:00Z">
        <w:r w:rsidR="006C71FE" w:rsidRPr="00C421D6" w:rsidDel="00B22858">
          <w:rPr>
            <w:lang w:val="en-GB"/>
          </w:rPr>
          <w:delText xml:space="preserve"> </w:delText>
        </w:r>
      </w:del>
      <w:r w:rsidRPr="00C421D6">
        <w:rPr>
          <w:lang w:val="en-GB"/>
        </w:rPr>
        <w:t xml:space="preserve">. Figure 1.4 shows how the </w:t>
      </w:r>
      <w:commentRangeStart w:id="505"/>
      <w:r w:rsidRPr="00C421D6">
        <w:rPr>
          <w:lang w:val="en-GB"/>
        </w:rPr>
        <w:t>averaged</w:t>
      </w:r>
      <w:commentRangeEnd w:id="505"/>
      <w:r w:rsidR="00AD0A4A">
        <w:rPr>
          <w:rStyle w:val="CommentReference"/>
        </w:rPr>
        <w:commentReference w:id="505"/>
      </w:r>
      <w:r w:rsidRPr="00C421D6">
        <w:rPr>
          <w:lang w:val="en-GB"/>
        </w:rPr>
        <w:t xml:space="preserve"> ocean heat content is steadily increasing, with a total increase of </w:t>
      </w:r>
      <w:commentRangeStart w:id="506"/>
      <w:r w:rsidRPr="00C421D6">
        <w:rPr>
          <w:lang w:val="en-GB"/>
        </w:rPr>
        <w:t>[0.28</w:t>
      </w:r>
      <w:ins w:id="507" w:author="Ian Blenkinsop" w:date="2021-07-14T11:39:00Z">
        <w:r w:rsidR="0024577B">
          <w:rPr>
            <w:lang w:val="en-GB"/>
          </w:rPr>
          <w:t xml:space="preserve"> </w:t>
        </w:r>
        <w:commentRangeStart w:id="508"/>
        <w:r w:rsidR="0024577B">
          <w:rPr>
            <w:lang w:val="en-GB"/>
          </w:rPr>
          <w:t>to</w:t>
        </w:r>
        <w:commentRangeEnd w:id="508"/>
        <w:r w:rsidR="0024577B">
          <w:rPr>
            <w:rStyle w:val="CommentReference"/>
          </w:rPr>
          <w:commentReference w:id="508"/>
        </w:r>
        <w:r w:rsidR="0024577B">
          <w:rPr>
            <w:lang w:val="en-GB"/>
          </w:rPr>
          <w:t xml:space="preserve"> </w:t>
        </w:r>
      </w:ins>
      <w:del w:id="509" w:author="Ian Blenkinsop" w:date="2021-07-14T11:39:00Z">
        <w:r w:rsidRPr="00C421D6" w:rsidDel="0024577B">
          <w:rPr>
            <w:rFonts w:ascii="Arial" w:hAnsi="Arial" w:cs="Arial"/>
            <w:color w:val="202122"/>
            <w:sz w:val="21"/>
            <w:szCs w:val="21"/>
            <w:shd w:val="clear" w:color="auto" w:fill="FDFDFD"/>
            <w:lang w:val="en-GB"/>
          </w:rPr>
          <w:delText>–</w:delText>
        </w:r>
      </w:del>
      <w:r w:rsidRPr="00C421D6">
        <w:rPr>
          <w:lang w:val="en-GB"/>
        </w:rPr>
        <w:t>0.55]</w:t>
      </w:r>
      <w:commentRangeEnd w:id="506"/>
      <w:r w:rsidR="00AD0A4A">
        <w:rPr>
          <w:rStyle w:val="CommentReference"/>
        </w:rPr>
        <w:commentReference w:id="506"/>
      </w:r>
      <w:r w:rsidRPr="00C421D6">
        <w:rPr>
          <w:lang w:val="en-GB"/>
        </w:rPr>
        <w:t xml:space="preserve"> yottajoule (</w:t>
      </w:r>
      <w:ins w:id="510" w:author="Ian Blenkinsop" w:date="2021-07-06T10:06:00Z">
        <w:r w:rsidR="00281C64">
          <w:rPr>
            <w:lang w:val="en-GB"/>
          </w:rPr>
          <w:t xml:space="preserve">YJ; </w:t>
        </w:r>
      </w:ins>
      <w:r w:rsidRPr="00C421D6">
        <w:rPr>
          <w:lang w:val="en-GB"/>
        </w:rPr>
        <w:t>10</w:t>
      </w:r>
      <w:r w:rsidRPr="00C421D6">
        <w:rPr>
          <w:vertAlign w:val="superscript"/>
          <w:lang w:val="en-GB"/>
        </w:rPr>
        <w:t>24</w:t>
      </w:r>
      <w:r w:rsidRPr="00C421D6">
        <w:rPr>
          <w:lang w:val="en-GB"/>
        </w:rPr>
        <w:t xml:space="preserve"> joule) between 1971 and 2018</w:t>
      </w:r>
      <w:del w:id="511" w:author="Ian Blenkinsop" w:date="2021-07-01T11:37:00Z">
        <w:r w:rsidRPr="00C421D6" w:rsidDel="00AD0A4A">
          <w:rPr>
            <w:lang w:val="en-GB"/>
          </w:rPr>
          <w:delText xml:space="preserve">. (see </w:delText>
        </w:r>
      </w:del>
      <w:ins w:id="512" w:author="Ian Blenkinsop" w:date="2021-07-01T11:37:00Z">
        <w:r w:rsidR="00AD0A4A">
          <w:rPr>
            <w:lang w:val="en-GB"/>
          </w:rPr>
          <w:t xml:space="preserve"> (</w:t>
        </w:r>
      </w:ins>
      <w:del w:id="513" w:author="Ian Blenkinsop" w:date="2021-07-12T13:56:00Z">
        <w:r w:rsidRPr="00C421D6" w:rsidDel="00795D45">
          <w:rPr>
            <w:lang w:val="en-GB"/>
          </w:rPr>
          <w:delText xml:space="preserve">Chapter 9, </w:delText>
        </w:r>
      </w:del>
      <w:r w:rsidRPr="00C421D6">
        <w:rPr>
          <w:lang w:val="en-GB"/>
        </w:rPr>
        <w:t>Section 9.2). In response to this ocean warming, as well as to the loss of mass from glaciers and ice sheets, the global mean sea level (GMSL) has risen by 0.20 [0.15</w:t>
      </w:r>
      <w:del w:id="514" w:author="Ian Blenkinsop" w:date="2021-07-01T11:39:00Z">
        <w:r w:rsidRPr="00C421D6" w:rsidDel="00AD0A4A">
          <w:rPr>
            <w:lang w:val="en-GB"/>
          </w:rPr>
          <w:delText xml:space="preserve"> to </w:delText>
        </w:r>
      </w:del>
      <w:ins w:id="515" w:author="Ian Blenkinsop" w:date="2021-07-14T11:41:00Z">
        <w:r w:rsidR="00894E7C">
          <w:rPr>
            <w:lang w:val="en-GB"/>
          </w:rPr>
          <w:t xml:space="preserve"> to </w:t>
        </w:r>
      </w:ins>
      <w:r w:rsidRPr="00C421D6">
        <w:rPr>
          <w:lang w:val="en-GB"/>
        </w:rPr>
        <w:t xml:space="preserve">0.25] metres between 1900 and 2018. GMSL rise has accelerated since the late 1960s. (See </w:t>
      </w:r>
      <w:del w:id="516" w:author="Ian Blenkinsop" w:date="2021-07-12T13:57:00Z">
        <w:r w:rsidRPr="00C421D6" w:rsidDel="00795D45">
          <w:rPr>
            <w:lang w:val="en-GB"/>
          </w:rPr>
          <w:delText xml:space="preserve">Chapter 9, </w:delText>
        </w:r>
      </w:del>
      <w:r w:rsidRPr="00C421D6">
        <w:rPr>
          <w:lang w:val="en-GB"/>
        </w:rPr>
        <w:t xml:space="preserve">Section 9.6). </w:t>
      </w:r>
    </w:p>
    <w:p w14:paraId="56085F75" w14:textId="77777777" w:rsidR="0079149B" w:rsidRPr="00C421D6" w:rsidRDefault="0079149B" w:rsidP="0079149B">
      <w:pPr>
        <w:pStyle w:val="AR6BodyText"/>
        <w:rPr>
          <w:lang w:val="en-GB"/>
        </w:rPr>
      </w:pPr>
    </w:p>
    <w:p w14:paraId="2A2F78B1" w14:textId="3A1F7DDD" w:rsidR="0079149B" w:rsidRPr="00C421D6" w:rsidRDefault="0079149B" w:rsidP="0036671B">
      <w:pPr>
        <w:pStyle w:val="AR6BodyText"/>
        <w:rPr>
          <w:lang w:val="en-GB"/>
        </w:rPr>
      </w:pPr>
      <w:r w:rsidRPr="00C421D6">
        <w:rPr>
          <w:lang w:val="en-GB"/>
        </w:rPr>
        <w:t>Overall, the changes in these selected climatic indicators have progressed beyond the range of natural year-to-year variability (</w:t>
      </w:r>
      <w:del w:id="517" w:author="Ian Blenkinsop" w:date="2021-07-01T11:40:00Z">
        <w:r w:rsidRPr="00C421D6" w:rsidDel="000A2C0F">
          <w:rPr>
            <w:lang w:val="en-GB"/>
          </w:rPr>
          <w:delText xml:space="preserve">see </w:delText>
        </w:r>
      </w:del>
      <w:r w:rsidRPr="00C421D6">
        <w:rPr>
          <w:lang w:val="en-GB"/>
        </w:rPr>
        <w:t>Chapters 2, 3, 8</w:t>
      </w:r>
      <w:del w:id="518" w:author="Ian Blenkinsop" w:date="2021-07-01T11:41:00Z">
        <w:r w:rsidRPr="00C421D6" w:rsidDel="000A2C0F">
          <w:rPr>
            <w:lang w:val="en-GB"/>
          </w:rPr>
          <w:delText>,</w:delText>
        </w:r>
      </w:del>
      <w:r w:rsidRPr="00C421D6">
        <w:rPr>
          <w:lang w:val="en-GB"/>
        </w:rPr>
        <w:t xml:space="preserve"> and 9, and </w:t>
      </w:r>
      <w:del w:id="519" w:author="Ian Blenkinsop" w:date="2021-07-01T11:41:00Z">
        <w:r w:rsidRPr="00C421D6" w:rsidDel="000A2C0F">
          <w:rPr>
            <w:lang w:val="en-GB"/>
          </w:rPr>
          <w:delText xml:space="preserve">further discussion in </w:delText>
        </w:r>
      </w:del>
      <w:r w:rsidRPr="00C421D6">
        <w:rPr>
          <w:lang w:val="en-GB"/>
        </w:rPr>
        <w:t xml:space="preserve">Sections 1.2.1.2 and 1.4.2). The indicators presented in Figure 1.4 document a broad set of concurrent and emerging changes across the physical climate system. All indicators shown here, along with many others, are further presented in the coming chapters, together with a rigorous assessment of the supporting scientific literature. Later chapters </w:t>
      </w:r>
      <w:bookmarkStart w:id="520" w:name="_Hlk66794773"/>
      <w:r w:rsidRPr="00C421D6">
        <w:rPr>
          <w:lang w:val="en-GB"/>
        </w:rPr>
        <w:t>(Chapter</w:t>
      </w:r>
      <w:ins w:id="521" w:author="Ian Blenkinsop" w:date="2021-07-01T11:41:00Z">
        <w:r w:rsidR="000A2C0F">
          <w:rPr>
            <w:lang w:val="en-GB"/>
          </w:rPr>
          <w:t>s</w:t>
        </w:r>
      </w:ins>
      <w:r w:rsidRPr="00C421D6">
        <w:rPr>
          <w:lang w:val="en-GB"/>
        </w:rPr>
        <w:t xml:space="preserve"> 10, 11, 12</w:t>
      </w:r>
      <w:del w:id="522" w:author="Ian Blenkinsop" w:date="2021-07-01T11:42:00Z">
        <w:r w:rsidRPr="00C421D6" w:rsidDel="000A2C0F">
          <w:rPr>
            <w:lang w:val="en-GB"/>
          </w:rPr>
          <w:delText>,</w:delText>
        </w:r>
      </w:del>
      <w:r w:rsidRPr="00C421D6">
        <w:rPr>
          <w:lang w:val="en-GB"/>
        </w:rPr>
        <w:t xml:space="preserve"> and </w:t>
      </w:r>
      <w:del w:id="523" w:author="Ian Blenkinsop" w:date="2021-07-01T11:42:00Z">
        <w:r w:rsidRPr="00C421D6" w:rsidDel="000A2C0F">
          <w:rPr>
            <w:lang w:val="en-GB"/>
          </w:rPr>
          <w:delText xml:space="preserve">the </w:delText>
        </w:r>
      </w:del>
      <w:r w:rsidRPr="00C421D6">
        <w:rPr>
          <w:lang w:val="en-GB"/>
        </w:rPr>
        <w:t xml:space="preserve">Atlas) </w:t>
      </w:r>
      <w:bookmarkEnd w:id="520"/>
      <w:r w:rsidRPr="00C421D6">
        <w:rPr>
          <w:lang w:val="en-GB"/>
        </w:rPr>
        <w:t xml:space="preserve">present similar assessments at the regional level, where observed changes do not always align with the global mean picture shown here. </w:t>
      </w:r>
    </w:p>
    <w:p w14:paraId="3254BBC9" w14:textId="77B4D3ED" w:rsidR="0036671B" w:rsidRPr="00C421D6" w:rsidRDefault="0036671B" w:rsidP="0036671B">
      <w:pPr>
        <w:pStyle w:val="AR6BodyText"/>
        <w:rPr>
          <w:lang w:val="en-GB"/>
        </w:rPr>
      </w:pPr>
    </w:p>
    <w:p w14:paraId="6F3316FE" w14:textId="77777777" w:rsidR="0036671B" w:rsidRPr="00C421D6" w:rsidRDefault="0036671B" w:rsidP="0036671B">
      <w:pPr>
        <w:pStyle w:val="AR6BodyText"/>
        <w:rPr>
          <w:color w:val="000000"/>
          <w:lang w:val="en-GB"/>
        </w:rPr>
      </w:pPr>
    </w:p>
    <w:p w14:paraId="0147083B" w14:textId="19CB81F9" w:rsidR="0079149B" w:rsidRDefault="0079149B" w:rsidP="0036671B">
      <w:pPr>
        <w:pStyle w:val="AR6BodyTextBold"/>
      </w:pPr>
      <w:r w:rsidRPr="00BC5722">
        <w:t xml:space="preserve">[START FIGURE 1.4 </w:t>
      </w:r>
      <w:r w:rsidRPr="00C562CE">
        <w:t>HERE]</w:t>
      </w:r>
    </w:p>
    <w:p w14:paraId="2F45F64A" w14:textId="77777777" w:rsidR="0036671B" w:rsidRPr="0036671B" w:rsidRDefault="0036671B" w:rsidP="0036671B">
      <w:pPr>
        <w:pStyle w:val="AR6BodyText"/>
        <w:rPr>
          <w:lang w:val="en-US"/>
        </w:rPr>
      </w:pPr>
    </w:p>
    <w:p w14:paraId="1D1378C2" w14:textId="74549D3A" w:rsidR="0079149B" w:rsidRPr="00E35E42" w:rsidRDefault="0079149B" w:rsidP="0079149B">
      <w:pPr>
        <w:pStyle w:val="AR6Chap1Figure"/>
        <w:rPr>
          <w:lang w:val="en-US"/>
        </w:rPr>
      </w:pPr>
      <w:r w:rsidRPr="00C421D6">
        <w:rPr>
          <w:b/>
          <w:bCs/>
          <w:lang w:val="en-GB"/>
        </w:rPr>
        <w:t>Changes are occurring throughout the climate system.</w:t>
      </w:r>
      <w:r w:rsidRPr="00C421D6">
        <w:rPr>
          <w:lang w:val="en-GB"/>
        </w:rPr>
        <w:t xml:space="preserve"> Left: Main realms of the climate system: atmosphere, biosphere, cryosphere, and ocean. Right: Six key indicators of ongoing changes since 1850, or the start of the observational or assessed record, through 2018. Each stripe indicates the global (except for precipitation which shows two latitude band means), annual mean anomaly for a single year, relative to a multi-year baseline (except for CO</w:t>
      </w:r>
      <w:r w:rsidRPr="00C421D6">
        <w:rPr>
          <w:vertAlign w:val="subscript"/>
          <w:lang w:val="en-GB"/>
        </w:rPr>
        <w:t>2</w:t>
      </w:r>
      <w:r w:rsidRPr="00C421D6">
        <w:rPr>
          <w:lang w:val="en-GB"/>
        </w:rPr>
        <w:t xml:space="preserve"> concentration and glacier mass loss, which are absolute values). Grey indicates that data are not available. Datasets and baselines used are: (</w:t>
      </w:r>
      <w:r w:rsidR="00C1628A" w:rsidRPr="00C421D6">
        <w:rPr>
          <w:lang w:val="en-GB"/>
        </w:rPr>
        <w:t>1</w:t>
      </w:r>
      <w:r w:rsidRPr="00C421D6">
        <w:rPr>
          <w:lang w:val="en-GB"/>
        </w:rPr>
        <w:t xml:space="preserve">) </w:t>
      </w:r>
      <w:r w:rsidRPr="00C421D6">
        <w:rPr>
          <w:iCs/>
          <w:lang w:val="en-GB"/>
        </w:rPr>
        <w:t>CO</w:t>
      </w:r>
      <w:r w:rsidRPr="00C421D6">
        <w:rPr>
          <w:iCs/>
          <w:vertAlign w:val="subscript"/>
          <w:lang w:val="en-GB"/>
        </w:rPr>
        <w:t>2</w:t>
      </w:r>
      <w:r w:rsidRPr="00C421D6">
        <w:rPr>
          <w:iCs/>
          <w:lang w:val="en-GB"/>
        </w:rPr>
        <w:t>:</w:t>
      </w:r>
      <w:r w:rsidRPr="00C421D6">
        <w:rPr>
          <w:lang w:val="en-GB"/>
        </w:rPr>
        <w:t xml:space="preserve"> Antarctic ice cores </w:t>
      </w:r>
      <w:r w:rsidRPr="00780BF3">
        <w:fldChar w:fldCharType="begin" w:fldLock="1"/>
      </w:r>
      <w:r w:rsidR="00E81B0B">
        <w:rPr>
          <w:lang w:val="en-GB"/>
        </w:rPr>
        <w:instrText>ADDIN CSL_CITATION { "citationItems" : [ { "id" : "ITEM-1", "itemData" : { "DOI" : "10.1038/nature06949", "ISSN" : "0028-0836", "author" : [ { "dropping-particle" : "", "family" : "L\u00fcthi", "given" : "Dieter", "non-dropping-particle" : "", "parse-names" : false, "suffix" : "" }, { "dropping-particle" : "", "family" : "Floch", "given" : "Martine", "non-dropping-particle" : "Le", "parse-names" : false, "suffix" : "" }, { "dropping-particle" : "", "family" : "Bereiter", "given" : "Bernhard", "non-dropping-particle" : "", "parse-names" : false, "suffix" : "" }, { "dropping-particle" : "", "family" : "Blunier", "given" : "Thomas", "non-dropping-particle" : "", "parse-names" : false, "suffix" : "" }, { "dropping-particle" : "", "family" : "Barnola", "given" : "Jean-Marc", "non-dropping-particle" : "", "parse-names" : false, "suffix" : "" }, { "dropping-particle" : "", "family" : "Siegenthaler", "given" : "Urs", "non-dropping-particle" : "", "parse-names" : false, "suffix" : "" }, { "dropping-particle" : "", "family" : "Raynaud", "given" : "Dominique", "non-dropping-particle" : "", "parse-names" : false, "suffix" : "" }, { "dropping-particle" : "", "family" : "Jouzel", "given" : "Jean", "non-dropping-particle" : "", "parse-names" : false, "suffix" : "" }, { "dropping-particle" : "", "family" : "Fischer", "given" : "Hubertus", "non-dropping-particle" : "", "parse-names" : false, "suffix" : "" }, { "dropping-particle" : "", "family" : "Kawamura", "given" : "Kenji", "non-dropping-particle" : "", "parse-names" : false, "suffix" : "" }, { "dropping-particle" : "", "family" : "Stocker", "given" : "Thomas F.", "non-dropping-particle" : "", "parse-names" : false, "suffix" : "" } ], "container-title" : "Nature", "id" : "ITEM-1", "issue" : "7193", "issued" : { "date-parts" : [ [ "2008", "5", "15" ] ] }, "page" : "379-382", "title" : "High-resolution carbon dioxide concentration record 650,000\u2013800,000 years before present", "translator" : [ { "dropping-particle" : "", "family" : "H3368", "given" : "", "non-dropping-particle" : "", "parse-names" : false, "suffix" : "" } ], "type" : "article-journal", "volume" : "453" }, "uris" : [ "http://www.mendeley.com/documents/?uuid=aa13f572-fbfe-4339-a6ea-6d316a3c27cf" ] }, { "id" : "ITEM-2", "itemData" : { "DOI" : "10.1002/2014GL061957", "ISSN" : "00948276", "author" : [ { "dropping-particle" : "", "family" : "Bereiter", "given" : "Bernhard", "non-dropping-particle" : "", "parse-names" : false, "suffix" : "" }, { "dropping-particle" : "", "family" : "Eggleston", "given" : "Sarah", "non-dropping-particle" : "", "parse-names" : false, "suffix" : "" }, { "dropping-particle" : "", "family" : "Schmitt", "given" : "Jochen", "non-dropping-particle" : "", "parse-names" : false, "suffix" : "" }, { "dropping-particle" : "", "family" : "Nehrbass-Ahles", "given" : "Christoph", "non-dropping-particle" : "", "parse-names" : false, "suffix" : "" }, { "dropping-particle" : "", "family" : "Stocker", "given" : "Thomas F.", "non-dropping-particle" : "", "parse-names" : false, "suffix" : "" }, { "dropping-particle" : "", "family" : "Fischer", "given" : "Hubertus", "non-dropping-particle" : "", "parse-names" : false, "suffix" : "" }, { "dropping-particle" : "", "family" : "Kipfstuhl", "given" : "Sepp", "non-dropping-particle" : "", "parse-names" : false, "suffix" : "" }, { "dropping-particle" : "", "family" : "Chappellaz", "given" : "Jerome", "non-dropping-particle" : "", "parse-names" : false, "suffix" : "" } ], "container-title" : "Geophysical Research Letters", "id" : "ITEM-2", "issue" : "2", "issued" : { "date-parts" : [ [ "2015", "1", "28" ] ] }, "page" : "542-549", "title" : "Revision of the EPICA Dome C CO2 record from 800 to 600 kyr before present", "translator" : [ { "dropping-particle" : "", "family" : "H963", "given" : "", "non-dropping-particle" : "", "parse-names" : false, "suffix" : "" } ], "type" : "article-journal", "volume" : "42" }, "uris" : [ "http://www.mendeley.com/documents/?uuid=3d1b9f5c-8711-4a5b-bf6d-7069753cb815" ] } ], "mendeley" : { "formattedCitation" : "(L\u00fcthi et al., 2008; Bereiter et al., 2015)", "plainTextFormattedCitation" : "(L\u00fcthi et al., 2008; Bereiter et al., 2015)", "previouslyFormattedCitation" : "(L\u00fcthi et al., 2008; Bereiter et al., 2015)" }, "properties" : { "noteIndex" : 0 }, "schema" : "https://github.com/citation-style-language/schema/raw/master/csl-citation.json" }</w:instrText>
      </w:r>
      <w:r w:rsidRPr="00780BF3">
        <w:fldChar w:fldCharType="separate"/>
      </w:r>
      <w:ins w:id="524" w:author="Robin Matthews" w:date="2021-05-18T16:00:00Z">
        <w:r w:rsidR="00602365">
          <w:rPr>
            <w:noProof/>
            <w:lang w:val="en-GB"/>
          </w:rPr>
          <w:t>(Lüthi et al., 2008; Bereiter et al., 2015)</w:t>
        </w:r>
      </w:ins>
      <w:del w:id="525" w:author="Robin Matthews" w:date="2021-05-18T16:00:00Z">
        <w:r w:rsidRPr="00C421D6" w:rsidDel="00602365">
          <w:rPr>
            <w:noProof/>
            <w:lang w:val="en-GB"/>
          </w:rPr>
          <w:delText>(Lüthi et al., 2008; Bereiter et al., 2015)</w:delText>
        </w:r>
      </w:del>
      <w:r w:rsidRPr="00780BF3">
        <w:fldChar w:fldCharType="end"/>
      </w:r>
      <w:r w:rsidRPr="00C421D6">
        <w:rPr>
          <w:lang w:val="en-GB"/>
        </w:rPr>
        <w:t xml:space="preserve"> and direct air measurements </w:t>
      </w:r>
      <w:r w:rsidRPr="00780BF3">
        <w:fldChar w:fldCharType="begin" w:fldLock="1"/>
      </w:r>
      <w:r w:rsidR="00A94565">
        <w:rPr>
          <w:lang w:val="en-GB"/>
        </w:rPr>
        <w:instrText>ADDIN CSL_CITATION { "citationItems" : [ { "id" : "ITEM-1", "itemData" : { "URL" : "www.esrl.noaa.gov/gmd/ccgg/trends/", "accessed" : { "date-parts" : [ [ "2021", "3", "1" ] ] }, "author" : [ { "dropping-particle" : "", "family" : "Tans", "given" : "P.", "non-dropping-particle" : "", "parse-names" : false, "suffix" : "" }, { "dropping-particle" : "", "family" : "Keeling", "given" : "R.F.", "non-dropping-particle" : "", "parse-names" : false, "suffix" : "" } ], "id" : "ITEM-1", "issued" : { "date-parts" : [ [ "2020" ] ] }, "publisher" : "Global Monitoring Laboratory, National Oceanic &amp; Atmospheric Administration Earth System Research Laboratories (NOAA/ESRL)", "title" : "Trends in Atmospheric Carbon Dioxide", "translator" : [ { "dropping-particle" : "", "family" : "H3712", "given" : "Rt17", "non-dropping-particle" : "", "parse-names" : false, "suffix" : "" } ], "type" : "webpage" }, "uris" : [ "http://www.mendeley.com/documents/?uuid=bb0f074f-fbc6-4165-9881-1390606a84a0" ] } ], "mendeley" : { "formattedCitation" : "(Tans and Keeling, 2020)", "manualFormatting" : "(Tans and Keeling, 2020)", "plainTextFormattedCitation" : "(Tans and Keeling, 2020)", "previouslyFormattedCitation" : "(Tans and Keeling, 2020)" }, "properties" : { "noteIndex" : 0 }, "schema" : "https://github.com/citation-style-language/schema/raw/master/csl-citation.json" }</w:instrText>
      </w:r>
      <w:r w:rsidRPr="00780BF3">
        <w:fldChar w:fldCharType="separate"/>
      </w:r>
      <w:ins w:id="526" w:author="Robin Matthews" w:date="2021-05-18T16:00:00Z">
        <w:r w:rsidR="00602365">
          <w:rPr>
            <w:noProof/>
            <w:lang w:val="en-GB"/>
          </w:rPr>
          <w:t>(Tans and Keeling, 2020)</w:t>
        </w:r>
      </w:ins>
      <w:del w:id="527" w:author="Robin Matthews" w:date="2021-05-18T16:00:00Z">
        <w:r w:rsidRPr="00C421D6" w:rsidDel="00602365">
          <w:rPr>
            <w:noProof/>
            <w:lang w:val="en-GB"/>
          </w:rPr>
          <w:delText>(Tans and Keeling</w:delText>
        </w:r>
        <w:r w:rsidR="004856B2" w:rsidDel="00602365">
          <w:rPr>
            <w:noProof/>
            <w:lang w:val="en-GB"/>
          </w:rPr>
          <w:delText>,</w:delText>
        </w:r>
        <w:r w:rsidRPr="00C421D6" w:rsidDel="00602365">
          <w:rPr>
            <w:noProof/>
            <w:lang w:val="en-GB"/>
          </w:rPr>
          <w:delText xml:space="preserve"> 20</w:delText>
        </w:r>
        <w:r w:rsidR="004856B2" w:rsidDel="00602365">
          <w:rPr>
            <w:noProof/>
            <w:lang w:val="en-GB"/>
          </w:rPr>
          <w:delText>20</w:delText>
        </w:r>
        <w:r w:rsidRPr="00C421D6" w:rsidDel="00602365">
          <w:rPr>
            <w:noProof/>
            <w:lang w:val="en-GB"/>
          </w:rPr>
          <w:delText>)</w:delText>
        </w:r>
      </w:del>
      <w:r w:rsidRPr="00780BF3">
        <w:fldChar w:fldCharType="end"/>
      </w:r>
      <w:r w:rsidRPr="00C421D6">
        <w:rPr>
          <w:lang w:val="en-GB"/>
        </w:rPr>
        <w:t xml:space="preserve"> (see Figure 1.5 for details); (</w:t>
      </w:r>
      <w:r w:rsidR="00C1628A" w:rsidRPr="00C421D6">
        <w:rPr>
          <w:lang w:val="en-GB"/>
        </w:rPr>
        <w:t>2</w:t>
      </w:r>
      <w:r w:rsidRPr="00C421D6">
        <w:rPr>
          <w:lang w:val="en-GB"/>
        </w:rPr>
        <w:t xml:space="preserve">) precipitation: Global Precipitation Climatology Centre (GPCC) V8 (updated from </w:t>
      </w:r>
      <w:r w:rsidRPr="00780BF3">
        <w:fldChar w:fldCharType="begin" w:fldLock="1"/>
      </w:r>
      <w:ins w:id="528" w:author="Robin Matthews" w:date="2021-05-18T16:34:00Z">
        <w:r w:rsidR="007F11F7">
          <w:rPr>
            <w:lang w:val="en-GB"/>
          </w:rPr>
          <w:instrText>ADDIN CSL_CITATION { "citationItems" : [ { "id" : "ITEM-1", "itemData" : { "DOI" : "10.5194/essd-5-71-2013", "ISSN" : "1866-3516", "abstract" : "Abstract. The availability of highly accessible and reliable monthly gridded data sets of global land-surface precipitation is a need that was already identified in the mid-1980s when there was a complete lack of globally homogeneous gauge-based precipitation analyses. Since 1989, the Global Precipitation Climatology Centre (GPCC) has built up its unique capacity to assemble, quality assure, and analyse rain gauge data gathered from all over the world. The resulting database has exceeded 200 yr in temporal coverage and has acquired data from more than 85 000 stations worldwide. Based on this database, this paper provides the reference publication for the four globally gridded monthly precipitation products of the GPCC, covering a 111-yr analysis period from 1901\u2013present. As required for a reference publication, the content of the product portfolio, as well as the underlying methodologies to process and interpolate are detailed. Moreover, we provide information on the systematic and statistical errors associated with the data products. Finally, sample applications provide potential users of GPCC data products with suitable advice on capabilities and constraints of the gridded data sets. In doing so, the capabilities to access El Ni\u00f1o\u2013Southern Oscillation (ENSO) and North Atlantic Oscillation (NAO) sensitive precipitation regions and to perform trend analyses across the past 110 yr are demonstrated. The four gridded products, i.e. the Climatology (CLIM) V2011, the Full Data Reanalysis (FD) V6, the Monitoring Product (MP) V4, and the First Guess Product (FG), are publicly available on easily accessible latitude/longitude grids encoded in zipped clear text ASCII files for subsequent visualization and download through the GPCC download gate hosted on ftp://ftp.dwd.de/pub/data/gpcc/html/download_gate.html by the Deutscher Wetterdienst (DWD), Offenbach, Germany. Depending on the product, four (0.25\u00b0, 0.5\u00b0, 1.0\u00b0, 2.5\u00b0 for CLIM), three (0.5\u00b0, 1.0\u00b0, 2.5\u00b0, for FD), two (1.0\u00b0, 2.5\u00b0 for MP) or one (1.0\u00b0 for FG) resolution is provided, and for each product a DOI reference is provided allowing for public user access to the products. A preliminary description of the scope of a fifth product \u2013 the Homogenized Precipitation Analysis (HOMPRA) \u2013 is also provided. Its comprehensive description will be submitted later in an extra paper upon completion of this data product. DOIs of the gridded data sets examined are as follows: doi:10.5676/DWD_GPCC/CLIM_M_V2011_025, doi:10.56\u2026", "author" : [ { "dropping-particle" : "", "family" : "Becker", "given" : "A.", "non-dropping-particle" : "", "parse-names" : false, "suffix" : "" }, { "dropping-particle" : "", "family" : "Finger", "given" : "P.", "non-dropping-particle" : "", "parse-names" : false, "suffix" : "" }, { "dropping-particle" : "", "family" : "Meyer-Christoffer", "given" : "A.", "non-dropping-particle" : "", "parse-names" : false, "suffix" : "" }, { "dropping-particle" : "", "family" : "Rudolf", "given" : "B.", "non-dropping-particle" : "", "parse-names" : false, "suffix" : "" }, { "dropping-particle" : "", "family" : "Schamm", "given" : "K.", "non-dropping-particle" : "", "parse-names" : false, "suffix" : "" }, { "dropping-particle" : "", "family" : "Schneider", "given" : "U.", "non-dropping-particle" : "", "parse-names" : false, "suffix" : "" }, { "dropping-particle" : "", "family" : "Ziese", "given" : "M.", "non-dropping-particle" : "", "parse-names" : false, "suffix" : "" } ], "container-title" : "Earth System Science Data", "id" : "ITEM-1", "issue" : "1", "issued" : { "date-parts" : [ [ "2013", "2", "21" ] ] }, "page" : "71-99", "title" : "A description of the global land-surface precipitation data products of the Global Precipitation Climatology Centre with sample applications including centennial (trend) analysis from 1901\u2013present", "translator" : [ { "dropping-particle" : "", "family" : "H3977", "given" : "", "non-dropping-particle" : "", "parse-names" : false, "suffix" : "" } ], "type" : "article-journal", "volume" : "5" }, "uris" : [ "http://www.mendeley.com/documents/?uuid=f00a90d5-f1eb-352b-b337-050a45174e2c" ] } ], "mendeley" : { "formattedCitation" : "(Becker et al., 2013)", "manualFormatting" : "Becker et al., 2013)", "plainTextFormattedCitation" : "(Becker et al., 2013)", "previouslyFormattedCitation" : "(Becker et al., 2013)" }, "properties" : { "noteIndex" : 0 }, "schema" : "https://github.com/citation-style-language/schema/raw/master/csl-citation.json" }</w:instrText>
        </w:r>
      </w:ins>
      <w:del w:id="529" w:author="Robin Matthews" w:date="2021-05-18T16:34:00Z">
        <w:r w:rsidR="00E81B0B" w:rsidDel="007F11F7">
          <w:rPr>
            <w:lang w:val="en-GB"/>
          </w:rPr>
          <w:delInstrText>ADDIN CSL_CITATION { "citationItems" : [ { "id" : "ITEM-1", "itemData" : { "DOI" : "10.5194/essd-5-71-2013", "ISSN" : "1866-3516", "abstract" : "Abstract. The availability of highly accessible and reliable monthly gridded data sets of global land-surface precipitation is a need that was already identified in the mid-1980s when there was a complete lack of globally homogeneous gauge-based precipitation analyses. Since 1989, the Global Precipitation Climatology Centre (GPCC) has built up its unique capacity to assemble, quality assure, and analyse rain gauge data gathered from all over the world. The resulting database has exceeded 200 yr in temporal coverage and has acquired data from more than 85 000 stations worldwide. Based on this database, this paper provides the reference publication for the four globally gridded monthly precipitation products of the GPCC, covering a 111-yr analysis period from 1901\u2013present. As required for a reference publication, the content of the product portfolio, as well as the underlying methodologies to process and interpolate are detailed. Moreover, we provide information on the systematic and statistical errors associated with the data products. Finally, sample applications provide potential users of GPCC data products with suitable advice on capabilities and constraints of the gridded data sets. In doing so, the capabilities to access El Ni\u00f1o\u2013Southern Oscillation (ENSO) and North Atlantic Oscillation (NAO) sensitive precipitation regions and to perform trend analyses across the past 110 yr are demonstrated. The four gridded products, i.e. the Climatology (CLIM) V2011, the Full Data Reanalysis (FD) V6, the Monitoring Product (MP) V4, and the First Guess Product (FG), are publicly available on easily accessible latitude/longitude grids encoded in zipped clear text ASCII files for subsequent visualization and download through the GPCC download gate hosted on ftp://ftp.dwd.de/pub/data/gpcc/html/download_gate.html by the Deutscher Wetterdienst (DWD), Offenbach, Germany. Depending on the product, four (0.25\u00b0, 0.5\u00b0, 1.0\u00b0, 2.5\u00b0 for CLIM), three (0.5\u00b0, 1.0\u00b0, 2.5\u00b0, for FD), two (1.0\u00b0, 2.5\u00b0 for MP) or one (1.0\u00b0 for FG) resolution is provided, and for each product a DOI reference is provided allowing for public user access to the products. A preliminary description of the scope of a fifth product \u2013 the Homogenized Precipitation Analysis (HOMPRA) \u2013 is also provided. Its comprehensive description will be submitted later in an extra paper upon completion of this data product. DOIs of the gridded data sets examined are as follows: doi:10.5676/DWD_GPCC/CLIM_M_V2011_025, doi:10.56\u2026", "author" : [ { "dropping-particle" : "", "family" : "Becker", "given" : "A.", "non-dropping-particle" : "", "parse-names" : false, "suffix" : "" }, { "dropping-particle" : "", "family" : "Finger", "given" : "P.", "non-dropping-particle" : "", "parse-names" : false, "suffix" : "" }, { "dropping-particle" : "", "family" : "Meyer-Christoffer", "given" : "A.", "non-dropping-particle" : "", "parse-names" : false, "suffix" : "" }, { "dropping-particle" : "", "family" : "Rudolf", "given" : "B.", "non-dropping-particle" : "", "parse-names" : false, "suffix" : "" }, { "dropping-particle" : "", "family" : "Schamm", "given" : "K.", "non-dropping-particle" : "", "parse-names" : false, "suffix" : "" }, { "dropping-particle" : "", "family" : "Schneider", "given" : "U.", "non-dropping-particle" : "", "parse-names" : false, "suffix" : "" }, { "dropping-particle" : "", "family" : "Ziese", "given" : "M.", "non-dropping-particle" : "", "parse-names" : false, "suffix" : "" } ], "container-title" : "Earth System Science Data", "id" : "ITEM-1", "issue" : "1", "issued" : { "date-parts" : [ [ "2013", "2", "21" ] ] }, "page" : "71-99", "title" : "A description of the global land-surface precipitation data products of the Global Precipitation Climatology Centre with sample applications including centennial (trend) analysis from 1901\u2013present", "translator" : [ { "dropping-particle" : "", "family" : "H3977", "given" : "", "non-dropping-particle" : "", "parse-names" : false, "suffix" : "" } ], "type" : "article-journal", "volume" : "5" }, "uris" : [ "http://www.mendeley.com/documents/?uuid=f00a90d5-f1eb-352b-b337-050a45174e2c" ] } ], "mendeley" : { "formattedCitation" : "(Becker et al., 2013)", "manualFormatting" : "Becker et al. 2013)", "plainTextFormattedCitation" : "(Becker et al., 2013)", "previouslyFormattedCitation" : "(Becker et al., 2013)" }, "properties" : { "noteIndex" : 0 }, "schema" : "https://github.com/citation-style-language/schema/raw/master/csl-citation.json" }</w:delInstrText>
        </w:r>
      </w:del>
      <w:r w:rsidRPr="00780BF3">
        <w:fldChar w:fldCharType="separate"/>
      </w:r>
      <w:ins w:id="530" w:author="Robin Matthews" w:date="2021-05-18T16:00:00Z">
        <w:r w:rsidR="00602365">
          <w:rPr>
            <w:noProof/>
            <w:lang w:val="en-GB"/>
          </w:rPr>
          <w:t>Becker et al.</w:t>
        </w:r>
      </w:ins>
      <w:ins w:id="531" w:author="Robin Matthews" w:date="2021-05-18T16:34:00Z">
        <w:r w:rsidR="007F11F7">
          <w:rPr>
            <w:noProof/>
            <w:lang w:val="en-GB"/>
          </w:rPr>
          <w:t>,</w:t>
        </w:r>
      </w:ins>
      <w:ins w:id="532" w:author="Robin Matthews" w:date="2021-05-18T16:00:00Z">
        <w:r w:rsidR="00602365">
          <w:rPr>
            <w:noProof/>
            <w:lang w:val="en-GB"/>
          </w:rPr>
          <w:t xml:space="preserve"> 2013)</w:t>
        </w:r>
      </w:ins>
      <w:del w:id="533" w:author="Robin Matthews" w:date="2021-05-18T16:00:00Z">
        <w:r w:rsidRPr="00C421D6" w:rsidDel="00602365">
          <w:rPr>
            <w:noProof/>
            <w:lang w:val="en-GB"/>
          </w:rPr>
          <w:delText>Becker et al. 2013)</w:delText>
        </w:r>
      </w:del>
      <w:r w:rsidRPr="00780BF3">
        <w:fldChar w:fldCharType="end"/>
      </w:r>
      <w:r w:rsidRPr="00C421D6">
        <w:rPr>
          <w:lang w:val="en-GB"/>
        </w:rPr>
        <w:t>, baseline 1961-1990 using land areas only with latitude bands 33°N</w:t>
      </w:r>
      <w:r w:rsidRPr="00C421D6">
        <w:rPr>
          <w:rFonts w:ascii="Arial" w:hAnsi="Arial" w:cs="Arial"/>
          <w:color w:val="202122"/>
          <w:sz w:val="21"/>
          <w:szCs w:val="21"/>
          <w:shd w:val="clear" w:color="auto" w:fill="FDFDFD"/>
          <w:lang w:val="en-GB"/>
        </w:rPr>
        <w:t>–</w:t>
      </w:r>
      <w:r w:rsidRPr="00C421D6">
        <w:rPr>
          <w:lang w:val="en-GB"/>
        </w:rPr>
        <w:t>66°N and 15°S</w:t>
      </w:r>
      <w:r w:rsidRPr="00C421D6">
        <w:rPr>
          <w:rFonts w:ascii="Arial" w:hAnsi="Arial" w:cs="Arial"/>
          <w:color w:val="202122"/>
          <w:sz w:val="21"/>
          <w:szCs w:val="21"/>
          <w:shd w:val="clear" w:color="auto" w:fill="FDFDFD"/>
          <w:lang w:val="en-GB"/>
        </w:rPr>
        <w:t>–</w:t>
      </w:r>
      <w:r w:rsidRPr="00C421D6">
        <w:rPr>
          <w:lang w:val="en-GB"/>
        </w:rPr>
        <w:t>30°S; (</w:t>
      </w:r>
      <w:r w:rsidR="00C1628A" w:rsidRPr="00C421D6">
        <w:rPr>
          <w:lang w:val="en-GB"/>
        </w:rPr>
        <w:t>3</w:t>
      </w:r>
      <w:r w:rsidRPr="00C421D6">
        <w:rPr>
          <w:lang w:val="en-GB"/>
        </w:rPr>
        <w:t xml:space="preserve">) glacier mass loss: </w:t>
      </w:r>
      <w:r w:rsidRPr="00780BF3">
        <w:fldChar w:fldCharType="begin" w:fldLock="1"/>
      </w:r>
      <w:r w:rsidR="00E81B0B">
        <w:rPr>
          <w:lang w:val="en-GB"/>
        </w:rPr>
        <w:instrText>ADDIN CSL_CITATION { "citationItems" : [ { "id" : "ITEM-1", "itemData" : { "DOI" : "10.1038/s41586-019-1071-0", "ISSN" : "1476-4687", "abstract" : "Glaciers distinct from the Greenland and Antarctic ice sheets cover an area of approximately 706,000 square kilometres globally1, with an estimated total volume of 170,000 cubic kilometres, or 0.4 metres of potential sea-level-rise equivalent2. Retreating and thinning glaciers are icons of climate change3 and affect regional runoff4 as well as global sea level5,6. In past\u00a0reports from the Intergovernmental Panel on Climate Change, estimates of changes in glacier mass were based on the multiplication of averaged or interpolated results from available observations of a few hundred glaciers by defined regional glacier areas7\u201310. For data-scarce regions, these results had to be complemented with estimates based on satellite altimetry and gravimetry11. These past approaches were challenged by the small number and heterogeneous spatiotemporal distribution of in situ measurement series and their often unknown ability to represent their respective mountain ranges, as well as by the spatial limitations of satellite altimetry (for which only point data are available) and gravimetry (with its coarse resolution). Here we use an extrapolation of glaciological and geodetic observations to show that glaciers contributed 27\u00a0\u00b1\u00a022\u00a0millimetres to global mean sea-level rise from 1961 to 2016. Regional\u00a0specific-mass-change rates for 2006\u20132016 range from \u22120.1 metres to \u22121.2 metres of water equivalent per year, resulting in a global sea-level contribution of 335\u00a0\u00b1\u00a0144 gigatonnes, or 0.92\u00a0\u00b1\u00a00.39 millimetres, per year. Although statistical uncertainty ranges overlap, our conclusions suggest that glacier mass loss may be larger than previously reported11. The present glacier mass loss is equivalent to the sea-level contribution of the Greenland Ice Sheet12, clearly exceeds the loss from the Antarctic Ice Sheet13, and accounts for 25\u00a0to\u00a030 per cent of the total observed sea-level rise14. Present mass-loss rates indicate that glaciers could almost disappear in some mountain ranges in this century, while heavily glacierized regions will continue to contribute to sea-level rise beyond 2100.", "author" : [ { "dropping-particle" : "", "family" : "Zemp", "given" : "M", "non-dropping-particle" : "", "parse-names" : false, "suffix" : "" }, { "dropping-particle" : "", "family" : "Huss", "given" : "M", "non-dropping-particle" : "", "parse-names" : false, "suffix" : "" }, { "dropping-particle" : "", "family" : "Thibert", "given" : "E", "non-dropping-particle" : "", "parse-names" : false, "suffix" : "" }, { "dropping-particle" : "", "family" : "Eckert", "given" : "N", "non-dropping-particle" : "", "parse-names" : false, "suffix" : "" }, { "dropping-particle" : "", "family" : "McNabb", "given" : "R", "non-dropping-particle" : "", "parse-names" : false, "suffix" : "" }, { "dropping-particle" : "", "family" : "Huber", "given" : "J", "non-dropping-particle" : "", "parse-names" : false, "suffix" : "" }, { "dropping-particle" : "", "family" : "Barandun", "given" : "M", "non-dropping-particle" : "", "parse-names" : false, "suffix" : "" }, { "dropping-particle" : "", "family" : "Machguth", "given" : "H", "non-dropping-particle" : "", "parse-names" : false, "suffix" : "" }, { "dropping-particle" : "", "family" : "Nussbaumer", "given" : "S U", "non-dropping-particle" : "", "parse-names" : false, "suffix" : "" }, { "dropping-particle" : "", "family" : "G\u00e4rtner-Roer", "given" : "I", "non-dropping-particle" : "", "parse-names" : false, "suffix" : "" }, { "dropping-particle" : "", "family" : "Thomson", "given" : "L", "non-dropping-particle" : "", "parse-names" : false, "suffix" : "" }, { "dropping-particle" : "", "family" : "Paul", "given" : "F", "non-dropping-particle" : "", "parse-names" : false, "suffix" : "" }, { "dropping-particle" : "", "family" : "Maussion", "given" : "F", "non-dropping-particle" : "", "parse-names" : false, "suffix" : "" }, { "dropping-particle" : "", "family" : "Kutuzov", "given" : "S", "non-dropping-particle" : "", "parse-names" : false, "suffix" : "" }, { "dropping-particle" : "", "family" : "Cogley", "given" : "J G", "non-dropping-particle" : "", "parse-names" : false, "suffix" : "" } ], "container-title" : "Nature", "id" : "ITEM-1", "issue" : "7752", "issued" : { "date-parts" : [ [ "2019" ] ] }, "page" : "382-386", "title" : "Global glacier mass changes and their contributions to sea-level rise from 1961 to 2016", "translator" : [ { "dropping-particle" : "", "family" : "H4325", "given" : "", "non-dropping-particle" : "", "parse-names" : false, "suffix" : "" } ], "type" : "article-journal", "volume" : "568" }, "uris" : [ "http://www.mendeley.com/documents/?uuid=352f4414-8ebc-4185-a311-e0dd59a204b9" ] } ], "mendeley" : { "formattedCitation" : "(Zemp et al., 2019)", "manualFormatting" : "Zemp et al., 2019", "plainTextFormattedCitation" : "(Zemp et al., 2019)", "previouslyFormattedCitation" : "(Zemp et al., 2019)" }, "properties" : { "noteIndex" : 0 }, "schema" : "https://github.com/citation-style-language/schema/raw/master/csl-citation.json" }</w:instrText>
      </w:r>
      <w:r w:rsidRPr="00780BF3">
        <w:fldChar w:fldCharType="separate"/>
      </w:r>
      <w:ins w:id="534" w:author="Robin Matthews" w:date="2021-05-18T16:00:00Z">
        <w:r w:rsidR="00602365">
          <w:rPr>
            <w:noProof/>
            <w:lang w:val="en-GB"/>
          </w:rPr>
          <w:t>Zemp et al., 2019</w:t>
        </w:r>
      </w:ins>
      <w:del w:id="535" w:author="Robin Matthews" w:date="2021-05-18T16:00:00Z">
        <w:r w:rsidRPr="00E35E42" w:rsidDel="00602365">
          <w:rPr>
            <w:noProof/>
            <w:lang w:val="en-GB"/>
          </w:rPr>
          <w:delText>Zemp et al., 2019</w:delText>
        </w:r>
      </w:del>
      <w:r w:rsidRPr="00780BF3">
        <w:fldChar w:fldCharType="end"/>
      </w:r>
      <w:r w:rsidRPr="00E35E42">
        <w:rPr>
          <w:lang w:val="en-GB"/>
        </w:rPr>
        <w:t>; (</w:t>
      </w:r>
      <w:r w:rsidR="00C1628A" w:rsidRPr="00E35E42">
        <w:rPr>
          <w:lang w:val="en-GB"/>
        </w:rPr>
        <w:t>4</w:t>
      </w:r>
      <w:r w:rsidRPr="00E35E42">
        <w:rPr>
          <w:lang w:val="en-GB"/>
        </w:rPr>
        <w:t xml:space="preserve">) global surface air temperature (GMST): HadCRUT5 </w:t>
      </w:r>
      <w:r w:rsidRPr="00780BF3">
        <w:fldChar w:fldCharType="begin" w:fldLock="1"/>
      </w:r>
      <w:r w:rsidR="00E81B0B">
        <w:rPr>
          <w:lang w:val="en-GB"/>
        </w:rPr>
        <w:instrText>ADDIN CSL_CITATION { "citationItems" : [ { "id" : "ITEM-1", "itemData" : { "DOI" : "10.1029/2019JD032361", "ISSN" : "2169-897X", "author" : [ { "dropping-particle" : "", "family" : "Morice", "given" : "C. P.", "non-dropping-particle" : "", "parse-names" : false, "suffix" : "" }, { "dropping-particle" : "", "family" : "Kennedy", "given" : "J. J.", "non-dropping-particle" : "", "parse-names" : false, "suffix" : "" }, { "dropping-particle" : "", "family" : "Rayner", "given" : "N. A.", "non-dropping-particle" : "", "parse-names" : false, "suffix" : "" }, { "dropping-particle" : "", "family" : "Winn", "given" : "J. P.", "non-dropping-particle" : "", "parse-names" : false, "suffix" : "" }, { "dropping-particle" : "", "family" : "Hogan", "given" : "E.", "non-dropping-particle" : "", "parse-names" : false, "suffix" : "" }, { "dropping-particle" : "", "family" : "Killick", "given" : "R. E.", "non-dropping-particle" : "", "parse-names" : false, "suffix" : "" }, { "dropping-particle" : "", "family" : "Dunn", "given" : "R. J. H.", "non-dropping-particle" : "", "parse-names" : false, "suffix" : "" }, { "dropping-particle" : "", "family" : "Osborn", "given" : "T. J.", "non-dropping-particle" : "", "parse-names" : false, "suffix" : "" }, { "dropping-particle" : "", "family" : "Jones", "given" : "P. D.", "non-dropping-particle" : "", "parse-names" : false, "suffix" : "" }, { "dropping-particle" : "", "family" : "Simpson", "given" : "I. R.", "non-dropping-particle" : "", "parse-names" : false, "suffix" : "" } ], "container-title" : "Journal of Geophysical Research: Atmospheres", "id" : "ITEM-1", "issue" : "3", "issued" : { "date-parts" : [ [ "2021", "2", "16" ] ] }, "title" : "An Updated Assessment of Near\u2010Surface Temperature Change From 1850: The HadCRUT5 Data Set", "translator" : [ { "dropping-particle" : "", "family" : "H4029", "given" : "", "non-dropping-particle" : "", "parse-names" : false, "suffix" : "" } ], "type" : "article-journal", "volume" : "126" }, "uris" : [ "http://www.mendeley.com/documents/?uuid=a8d18372-7eba-441b-9e0c-decfa37fce5e" ] } ], "mendeley" : { "formattedCitation" : "(Morice et al., 2021)", "plainTextFormattedCitation" : "(Morice et al., 2021)", "previouslyFormattedCitation" : "(Morice et al., 2021)" }, "properties" : { "noteIndex" : 0 }, "schema" : "https://github.com/citation-style-language/schema/raw/master/csl-citation.json" }</w:instrText>
      </w:r>
      <w:r w:rsidRPr="00780BF3">
        <w:fldChar w:fldCharType="separate"/>
      </w:r>
      <w:ins w:id="536" w:author="Robin Matthews" w:date="2021-05-18T16:00:00Z">
        <w:r w:rsidR="00602365">
          <w:rPr>
            <w:noProof/>
            <w:lang w:val="en-GB"/>
          </w:rPr>
          <w:t>(Morice et al., 2021)</w:t>
        </w:r>
      </w:ins>
      <w:del w:id="537" w:author="Robin Matthews" w:date="2021-05-18T16:00:00Z">
        <w:r w:rsidRPr="00E35E42" w:rsidDel="00602365">
          <w:rPr>
            <w:noProof/>
            <w:lang w:val="en-GB"/>
          </w:rPr>
          <w:delText>(Morice et al., 2021)</w:delText>
        </w:r>
      </w:del>
      <w:r w:rsidRPr="00780BF3">
        <w:fldChar w:fldCharType="end"/>
      </w:r>
      <w:r w:rsidRPr="00E35E42">
        <w:rPr>
          <w:lang w:val="en-GB"/>
        </w:rPr>
        <w:t>, baseline 1961</w:t>
      </w:r>
      <w:r w:rsidRPr="00E35E42">
        <w:rPr>
          <w:rFonts w:ascii="Arial" w:hAnsi="Arial" w:cs="Arial"/>
          <w:color w:val="202122"/>
          <w:sz w:val="21"/>
          <w:szCs w:val="21"/>
          <w:shd w:val="clear" w:color="auto" w:fill="FDFDFD"/>
          <w:lang w:val="en-GB"/>
        </w:rPr>
        <w:t>–</w:t>
      </w:r>
      <w:r w:rsidRPr="00E35E42">
        <w:rPr>
          <w:lang w:val="en-GB"/>
        </w:rPr>
        <w:t>1990; (</w:t>
      </w:r>
      <w:r w:rsidR="00C1628A" w:rsidRPr="00E35E42">
        <w:rPr>
          <w:lang w:val="en-GB"/>
        </w:rPr>
        <w:t>5</w:t>
      </w:r>
      <w:r w:rsidRPr="00E35E42">
        <w:rPr>
          <w:lang w:val="en-GB"/>
        </w:rPr>
        <w:t xml:space="preserve">) sea level change: </w:t>
      </w:r>
      <w:r w:rsidRPr="00780BF3">
        <w:fldChar w:fldCharType="begin" w:fldLock="1"/>
      </w:r>
      <w:r w:rsidR="00E81B0B">
        <w:rPr>
          <w:lang w:val="en-GB"/>
        </w:rPr>
        <w:instrText>ADDIN CSL_CITATION { "citationItems" : [ { "id" : "ITEM-1", "itemData" : { "DOI" : "10.1038/s41558-019-0531-8", "ISSN" : "17586798", "abstract" : "Previous studies reconstructed twentieth-century global mean sea level (GMSL) from sparse tide-gauge records to understand whether the recent high rates obtained from satellite altimetry are part of a longer-term acceleration. However, these analyses used techniques that can only accurately capture either the trend or the variability in GMSL, but not both. Here we present an improved hybrid sea-level reconstruction during 1900\u20132015 that combines previous techniques at time scales where they perform best. We find a persistent acceleration in GMSL since the 1960s and demonstrate that this is largely (~76%) associated with sea-level changes in the Indo-Pacific and South Atlantic. We show that the initiation of the acceleration in the 1960s is tightly linked to an intensification and a basin-scale equatorward shift of Southern Hemispheric westerlies, leading to increased ocean heat uptake, and hence greater rates of GMSL rise, through changes in the circulation of the Southern Ocean.", "author" : [ { "dropping-particle" : "", "family" : "Dangendorf", "given" : "S\u00f6nke", "non-dropping-particle" : "", "parse-names" : false, "suffix" : "" }, { "dropping-particle" : "", "family" : "Hay", "given" : "Carling", "non-dropping-particle" : "", "parse-names" : false, "suffix" : "" }, { "dropping-particle" : "", "family" : "Calafat", "given" : "Francisco M.", "non-dropping-particle" : "", "parse-names" : false, "suffix" : "" }, { "dropping-particle" : "", "family" : "Marcos", "given" : "Marta", "non-dropping-particle" : "", "parse-names" : false, "suffix" : "" }, { "dropping-particle" : "", "family" : "Piecuch", "given" : "Christopher G.", "non-dropping-particle" : "", "parse-names" : false, "suffix" : "" }, { "dropping-particle" : "", "family" : "Berk", "given" : "Kevin", "non-dropping-particle" : "", "parse-names" : false, "suffix" : "" }, { "dropping-particle" : "", "family" : "Jensen", "given" : "J\u00fcrgen", "non-dropping-particle" : "", "parse-names" : false, "suffix" : "" } ], "container-title" : "Nature Climate Change", "id" : "ITEM-1", "issue" : "9", "issued" : { "date-parts" : [ [ "2019", "9", "1" ] ] }, "page" : "705-710", "publisher" : "Nature Publishing Group", "title" : "Persistent acceleration in global sea-level rise since the 1960s", "translator" : [ { "dropping-particle" : "", "family" : "H3908", "given" : "", "non-dropping-particle" : "", "parse-names" : false, "suffix" : "" } ], "type" : "article-journal", "volume" : "9" }, "uris" : [ "http://www.mendeley.com/documents/?uuid=696a0d54-ae55-3338-b4c0-999627d756fe" ] } ], "mendeley" : { "formattedCitation" : "(Dangendorf et al., 2019)", "plainTextFormattedCitation" : "(Dangendorf et al., 2019)", "previouslyFormattedCitation" : "(Dangendorf et al., 2019)" }, "properties" : { "noteIndex" : 0 }, "schema" : "https://github.com/citation-style-language/schema/raw/master/csl-citation.json" }</w:instrText>
      </w:r>
      <w:r w:rsidRPr="00780BF3">
        <w:fldChar w:fldCharType="separate"/>
      </w:r>
      <w:ins w:id="538" w:author="Robin Matthews" w:date="2021-05-18T16:00:00Z">
        <w:r w:rsidR="00602365">
          <w:rPr>
            <w:noProof/>
            <w:lang w:val="en-GB"/>
          </w:rPr>
          <w:t>(Dangendorf et al., 2019)</w:t>
        </w:r>
      </w:ins>
      <w:del w:id="539" w:author="Robin Matthews" w:date="2021-05-18T16:00:00Z">
        <w:r w:rsidRPr="00E35E42" w:rsidDel="00602365">
          <w:rPr>
            <w:noProof/>
            <w:lang w:val="en-GB"/>
          </w:rPr>
          <w:delText>(Dangendorf et al., 2019)</w:delText>
        </w:r>
      </w:del>
      <w:r w:rsidRPr="00780BF3">
        <w:fldChar w:fldCharType="end"/>
      </w:r>
      <w:r w:rsidRPr="00E35E42">
        <w:rPr>
          <w:lang w:val="en-GB"/>
        </w:rPr>
        <w:t>, baseline 1900</w:t>
      </w:r>
      <w:r w:rsidRPr="00E35E42">
        <w:rPr>
          <w:rFonts w:ascii="Arial" w:hAnsi="Arial" w:cs="Arial"/>
          <w:color w:val="202122"/>
          <w:sz w:val="21"/>
          <w:szCs w:val="21"/>
          <w:shd w:val="clear" w:color="auto" w:fill="FDFDFD"/>
          <w:lang w:val="en-GB"/>
        </w:rPr>
        <w:t>–</w:t>
      </w:r>
      <w:r w:rsidRPr="00E35E42">
        <w:rPr>
          <w:lang w:val="en-GB"/>
        </w:rPr>
        <w:t>1929; (</w:t>
      </w:r>
      <w:r w:rsidR="000243CD" w:rsidRPr="00E35E42">
        <w:rPr>
          <w:lang w:val="en-GB"/>
        </w:rPr>
        <w:t>6</w:t>
      </w:r>
      <w:r w:rsidRPr="00E35E42">
        <w:rPr>
          <w:lang w:val="en-GB"/>
        </w:rPr>
        <w:t xml:space="preserve">) ocean heat content (model-observation hybrid): </w:t>
      </w:r>
      <w:r w:rsidRPr="00780BF3">
        <w:fldChar w:fldCharType="begin" w:fldLock="1"/>
      </w:r>
      <w:r w:rsidR="00745EAB">
        <w:rPr>
          <w:lang w:val="en-GB"/>
        </w:rPr>
        <w:instrText>ADDIN CSL_CITATION { "citationItems" : [ { "id" : "ITEM-1", "itemData" : { "DOI" : "10.1073/pnas.1808838115", "ISSN" : "10916490", "abstract" : "Most of the excess energy stored in the climate system due to anthropogenic greenhouse gas emissions has been taken up by the oceans, leading to thermal expansion and sea-level rise. The oceans thus have an important role in the Earth\u2019s energy imbalance. Observational constraints on future anthropogenic warming critically depend on accurate estimates of past ocean heat content (OHC) change. We present a reconstruction of OHC since 1871, with global coverage of the full ocean depth. Our estimates combine timeseries of observed sea surface temperatures with much longer historical coverage than those in the ocean interior together with a representation (a Green\u2019s function) of time-independent ocean transport processes. For 1955\u20132017, our estimates are comparable with direct estimates made by infilling the available 3D time-dependent ocean temperature observations. We find that the global ocean absorbed heat during this period at a rate of 0.30 \u00b1 0.06 W/m 2 in the upper 2,000 m and 0.028 \u00b1 0.026 W/m 2 below 2,000 m, with large decadal fluctuations. The total OHC change since 1871 is estimated at 436 \u00b1 91 \u00d7 10 21 J, with an increase during 1921\u20131946 (145 \u00b1 62 \u00d7 10 21 J) that is as large as during 1990\u20132015. By comparing with direct estimates, we also infer that, during 1955\u20132017, up to one-half of the Atlantic Ocean warming and thermosteric sea-level rise at low latitudes to midlatitudes emerged due to heat convergence from changes in ocean transport.", "author" : [ { "dropping-particle" : "", "family" : "Zanna", "given" : "Laure", "non-dropping-particle" : "", "parse-names" : false, "suffix" : "" }, { "dropping-particle" : "", "family" : "Khatiwala", "given" : "Samar", "non-dropping-particle" : "", "parse-names" : false, "suffix" : "" }, { "dropping-particle" : "", "family" : "Gregory", "given" : "Jonathan M.", "non-dropping-particle" : "", "parse-names" : false, "suffix" : "" }, { "dropping-particle" : "", "family" : "Ison", "given" : "Jonathan", "non-dropping-particle" : "", "parse-names" : false, "suffix" : "" }, { "dropping-particle" : "", "family" : "Heimbach", "given" : "Patrick", "non-dropping-particle" : "", "parse-names" : false, "suffix" : "" } ], "container-title" : "Proceedings of the National Academy of Sciences", "id" : "ITEM-1", "issue" : "4", "issued" : { "date-parts" : [ [ "2019", "1", "22" ] ] }, "page" : "1126-1131", "publisher" : "National Academy of Sciences", "title" : "Global reconstruction of historical ocean heat storage and transport", "translator" : [ { "dropping-particle" : "", "family" : "H3905", "given" : "", "non-dropping-particle" : "", "parse-names" : false, "suffix" : "" } ], "type" : "article-journal", "volume" : "116" }, "uris" : [ "http://www.mendeley.com/documents/?uuid=947365e1-0cef-3fe9-8e97-30fa872d71b9" ] } ], "mendeley" : { "formattedCitation" : "(Zanna et al., 2019)", "manualFormatting" : "Zanna et al. (2019)", "plainTextFormattedCitation" : "(Zanna et al., 2019)", "previouslyFormattedCitation" : "(Zanna et al., 2019)" }, "properties" : { "noteIndex" : 0 }, "schema" : "https://github.com/citation-style-language/schema/raw/master/csl-citation.json" }</w:instrText>
      </w:r>
      <w:r w:rsidRPr="00780BF3">
        <w:fldChar w:fldCharType="separate"/>
      </w:r>
      <w:ins w:id="540" w:author="Robin Matthews" w:date="2021-05-18T16:00:00Z">
        <w:r w:rsidR="00602365">
          <w:rPr>
            <w:noProof/>
            <w:lang w:val="en-US"/>
          </w:rPr>
          <w:t>Zanna et al. (2019)</w:t>
        </w:r>
      </w:ins>
      <w:del w:id="541" w:author="Robin Matthews" w:date="2021-05-18T16:00:00Z">
        <w:r w:rsidRPr="00E35E42" w:rsidDel="00602365">
          <w:rPr>
            <w:noProof/>
            <w:lang w:val="en-US"/>
          </w:rPr>
          <w:delText>Zanna et al., (2019)</w:delText>
        </w:r>
      </w:del>
      <w:r w:rsidRPr="00780BF3">
        <w:fldChar w:fldCharType="end"/>
      </w:r>
      <w:r w:rsidRPr="00E35E42">
        <w:rPr>
          <w:lang w:val="en-US"/>
        </w:rPr>
        <w:t>, baseline 1961</w:t>
      </w:r>
      <w:r w:rsidRPr="00E35E42">
        <w:rPr>
          <w:rFonts w:ascii="Arial" w:hAnsi="Arial" w:cs="Arial"/>
          <w:color w:val="202122"/>
          <w:sz w:val="21"/>
          <w:szCs w:val="21"/>
          <w:shd w:val="clear" w:color="auto" w:fill="FDFDFD"/>
          <w:lang w:val="en-US"/>
        </w:rPr>
        <w:t>–</w:t>
      </w:r>
      <w:r w:rsidRPr="00E35E42">
        <w:rPr>
          <w:lang w:val="en-US"/>
        </w:rPr>
        <w:t>1990.</w:t>
      </w:r>
      <w:r w:rsidR="000E0308" w:rsidRPr="00E35E42">
        <w:rPr>
          <w:lang w:val="en-US"/>
        </w:rPr>
        <w:t xml:space="preserve"> </w:t>
      </w:r>
      <w:r w:rsidR="000E0308" w:rsidRPr="00E35E42">
        <w:rPr>
          <w:rFonts w:cs="Times New Roman"/>
          <w:szCs w:val="20"/>
          <w:lang w:val="en-US"/>
        </w:rPr>
        <w:t>Further details on data sources and processing are available in the chapter data table (Table 1.SM.1).</w:t>
      </w:r>
    </w:p>
    <w:p w14:paraId="3A199AF9" w14:textId="77777777" w:rsidR="0036671B" w:rsidRDefault="0036671B" w:rsidP="0036671B">
      <w:pPr>
        <w:pStyle w:val="AR6BodyTextBold"/>
      </w:pPr>
    </w:p>
    <w:p w14:paraId="683B19C9" w14:textId="71FD0F27" w:rsidR="0079149B" w:rsidRDefault="0079149B" w:rsidP="0036671B">
      <w:pPr>
        <w:pStyle w:val="AR6BodyTextBold"/>
      </w:pPr>
      <w:r w:rsidRPr="00BC5722">
        <w:t>[END FIGURE 1.4 HERE]</w:t>
      </w:r>
    </w:p>
    <w:p w14:paraId="143B399E" w14:textId="706B802E" w:rsidR="0036671B" w:rsidRDefault="0036671B" w:rsidP="0036671B">
      <w:pPr>
        <w:pStyle w:val="AR6BodyText"/>
        <w:rPr>
          <w:lang w:val="en-US"/>
        </w:rPr>
      </w:pPr>
    </w:p>
    <w:p w14:paraId="67214E48" w14:textId="77777777" w:rsidR="0036671B" w:rsidRDefault="0036671B" w:rsidP="0036671B">
      <w:pPr>
        <w:pStyle w:val="AR6BodyText"/>
        <w:rPr>
          <w:lang w:val="en-US"/>
        </w:rPr>
      </w:pPr>
    </w:p>
    <w:p w14:paraId="1D877C9B" w14:textId="541E184F" w:rsidR="0079149B" w:rsidRPr="00780BF3" w:rsidRDefault="0079149B" w:rsidP="0079149B">
      <w:pPr>
        <w:pStyle w:val="AR6Chap1Level31111"/>
        <w:spacing w:line="240" w:lineRule="auto"/>
        <w:rPr>
          <w:lang w:val="en-GB"/>
        </w:rPr>
      </w:pPr>
      <w:bookmarkStart w:id="542" w:name="_Toc69949963"/>
      <w:r w:rsidRPr="00780BF3">
        <w:rPr>
          <w:lang w:val="en-GB"/>
        </w:rPr>
        <w:t>Long-</w:t>
      </w:r>
      <w:del w:id="543" w:author="Ian Blenkinsop" w:date="2021-07-01T12:10:00Z">
        <w:r w:rsidRPr="00780BF3" w:rsidDel="002F54B0">
          <w:rPr>
            <w:lang w:val="en-GB"/>
          </w:rPr>
          <w:delText xml:space="preserve">term </w:delText>
        </w:r>
      </w:del>
      <w:ins w:id="544" w:author="Ian Blenkinsop" w:date="2021-07-01T12:10:00Z">
        <w:r w:rsidR="002F54B0">
          <w:rPr>
            <w:lang w:val="en-GB"/>
          </w:rPr>
          <w:t>T</w:t>
        </w:r>
        <w:r w:rsidR="002F54B0" w:rsidRPr="00780BF3">
          <w:rPr>
            <w:lang w:val="en-GB"/>
          </w:rPr>
          <w:t xml:space="preserve">erm </w:t>
        </w:r>
      </w:ins>
      <w:del w:id="545" w:author="Ian Blenkinsop" w:date="2021-07-01T12:11:00Z">
        <w:r w:rsidRPr="00780BF3" w:rsidDel="002F54B0">
          <w:rPr>
            <w:lang w:val="en-GB"/>
          </w:rPr>
          <w:delText xml:space="preserve">perspectives </w:delText>
        </w:r>
      </w:del>
      <w:ins w:id="546" w:author="Ian Blenkinsop" w:date="2021-07-01T12:11:00Z">
        <w:r w:rsidR="002F54B0">
          <w:rPr>
            <w:lang w:val="en-GB"/>
          </w:rPr>
          <w:t>P</w:t>
        </w:r>
        <w:r w:rsidR="002F54B0" w:rsidRPr="00780BF3">
          <w:rPr>
            <w:lang w:val="en-GB"/>
          </w:rPr>
          <w:t xml:space="preserve">erspectives </w:t>
        </w:r>
      </w:ins>
      <w:r w:rsidRPr="00780BF3">
        <w:rPr>
          <w:lang w:val="en-GB"/>
        </w:rPr>
        <w:t xml:space="preserve">on </w:t>
      </w:r>
      <w:del w:id="547" w:author="Ian Blenkinsop" w:date="2021-07-01T12:11:00Z">
        <w:r w:rsidRPr="00780BF3" w:rsidDel="002F54B0">
          <w:rPr>
            <w:lang w:val="en-GB"/>
          </w:rPr>
          <w:delText xml:space="preserve">anthropogenic </w:delText>
        </w:r>
      </w:del>
      <w:ins w:id="548" w:author="Ian Blenkinsop" w:date="2021-07-01T12:11:00Z">
        <w:r w:rsidR="002F54B0">
          <w:rPr>
            <w:lang w:val="en-GB"/>
          </w:rPr>
          <w:t>A</w:t>
        </w:r>
        <w:r w:rsidR="002F54B0" w:rsidRPr="00780BF3">
          <w:rPr>
            <w:lang w:val="en-GB"/>
          </w:rPr>
          <w:t xml:space="preserve">nthropogenic </w:t>
        </w:r>
      </w:ins>
      <w:del w:id="549" w:author="Ian Blenkinsop" w:date="2021-07-01T12:11:00Z">
        <w:r w:rsidRPr="00780BF3" w:rsidDel="002F54B0">
          <w:rPr>
            <w:lang w:val="en-GB"/>
          </w:rPr>
          <w:delText xml:space="preserve">climate </w:delText>
        </w:r>
      </w:del>
      <w:ins w:id="550" w:author="Ian Blenkinsop" w:date="2021-07-01T12:11:00Z">
        <w:r w:rsidR="002F54B0">
          <w:rPr>
            <w:lang w:val="en-GB"/>
          </w:rPr>
          <w:t>C</w:t>
        </w:r>
        <w:r w:rsidR="002F54B0" w:rsidRPr="00780BF3">
          <w:rPr>
            <w:lang w:val="en-GB"/>
          </w:rPr>
          <w:t xml:space="preserve">limate </w:t>
        </w:r>
      </w:ins>
      <w:del w:id="551" w:author="Ian Blenkinsop" w:date="2021-07-01T12:11:00Z">
        <w:r w:rsidRPr="00780BF3" w:rsidDel="002F54B0">
          <w:rPr>
            <w:lang w:val="en-GB"/>
          </w:rPr>
          <w:delText>change</w:delText>
        </w:r>
        <w:bookmarkEnd w:id="542"/>
        <w:r w:rsidRPr="00780BF3" w:rsidDel="002F54B0">
          <w:rPr>
            <w:lang w:val="en-GB"/>
          </w:rPr>
          <w:delText xml:space="preserve"> </w:delText>
        </w:r>
      </w:del>
      <w:ins w:id="552" w:author="Ian Blenkinsop" w:date="2021-07-01T12:11:00Z">
        <w:r w:rsidR="002F54B0">
          <w:rPr>
            <w:lang w:val="en-GB"/>
          </w:rPr>
          <w:t>C</w:t>
        </w:r>
        <w:r w:rsidR="002F54B0" w:rsidRPr="00780BF3">
          <w:rPr>
            <w:lang w:val="en-GB"/>
          </w:rPr>
          <w:t xml:space="preserve">hange </w:t>
        </w:r>
      </w:ins>
    </w:p>
    <w:p w14:paraId="76001680" w14:textId="77777777" w:rsidR="0036671B" w:rsidRPr="00C421D6" w:rsidRDefault="0036671B" w:rsidP="0079149B">
      <w:pPr>
        <w:pStyle w:val="AR6BodyText"/>
        <w:rPr>
          <w:lang w:val="en-GB"/>
        </w:rPr>
      </w:pPr>
    </w:p>
    <w:p w14:paraId="6E70DB1A" w14:textId="608DE25F" w:rsidR="0079149B" w:rsidRPr="00C421D6" w:rsidRDefault="00430A84" w:rsidP="0036671B">
      <w:pPr>
        <w:pStyle w:val="AR6BodyText"/>
        <w:rPr>
          <w:lang w:val="en-GB"/>
        </w:rPr>
      </w:pPr>
      <w:r w:rsidRPr="00430A84">
        <w:rPr>
          <w:lang w:val="en-GB"/>
        </w:rPr>
        <w:t>Paleoclimate archives (e.g</w:t>
      </w:r>
      <w:r w:rsidR="0079149B" w:rsidRPr="00430A84">
        <w:rPr>
          <w:lang w:val="en-GB"/>
        </w:rPr>
        <w:t xml:space="preserve">, ice cores, corals, marine and lake sediments, speleothems, tree rings, borehole temperatures, soils) permit the reconstruction of climatic conditions before the instrumental era. </w:t>
      </w:r>
      <w:r w:rsidR="0079149B" w:rsidRPr="00C421D6">
        <w:rPr>
          <w:lang w:val="en-GB"/>
        </w:rPr>
        <w:t>This establishes an essential long-term context for the climate change of the past 150 years and the projected changes in the 21</w:t>
      </w:r>
      <w:r w:rsidR="0079149B" w:rsidRPr="00E646CD">
        <w:rPr>
          <w:vertAlign w:val="superscript"/>
          <w:lang w:val="en-GB"/>
          <w:rPrChange w:id="553" w:author="Ian Blenkinsop" w:date="2021-07-01T16:56:00Z">
            <w:rPr>
              <w:lang w:val="en-GB"/>
            </w:rPr>
          </w:rPrChange>
        </w:rPr>
        <w:t>st</w:t>
      </w:r>
      <w:r w:rsidR="0079149B" w:rsidRPr="00C421D6">
        <w:rPr>
          <w:lang w:val="en-GB"/>
        </w:rPr>
        <w:t xml:space="preserve"> century and beyond</w:t>
      </w:r>
      <w:ins w:id="554" w:author="Ian Blenkinsop" w:date="2021-07-01T12:12:00Z">
        <w:r w:rsidR="002F54B0">
          <w:rPr>
            <w:lang w:val="en-GB"/>
          </w:rPr>
          <w:t xml:space="preserve"> (</w:t>
        </w:r>
        <w:r w:rsidR="002F54B0" w:rsidRPr="00C421D6">
          <w:rPr>
            <w:lang w:val="en-GB"/>
          </w:rPr>
          <w:t>Chapter 3</w:t>
        </w:r>
        <w:r w:rsidR="002F54B0">
          <w:rPr>
            <w:lang w:val="en-GB"/>
          </w:rPr>
          <w:t>;</w:t>
        </w:r>
      </w:ins>
      <w:r w:rsidR="00B26821" w:rsidRPr="00C421D6">
        <w:rPr>
          <w:lang w:val="en-GB"/>
        </w:rPr>
        <w:t xml:space="preserve"> </w:t>
      </w:r>
      <w:r w:rsidR="00B26821">
        <w:fldChar w:fldCharType="begin" w:fldLock="1"/>
      </w:r>
      <w:r w:rsidR="00A94565">
        <w:rPr>
          <w:lang w:val="en-GB"/>
        </w:rPr>
        <w:instrText>ADDIN CSL_CITATION { "citationItems" : [ { "id" : "ITEM-1", "itemData" : { "DOI" : "10.1017/CBO9781107415324.013", "ISBN" : "9781107661820", "author" : [ { "dropping-particle" : "", "family" : "Masson-Delmotte", "given" : "V", "non-dropping-particle" : "", "parse-names" : false, "suffix" : "" }, { "dropping-particle" : "", "family" : "Schulz", "given" : "M", "non-dropping-particle" : "", "parse-names" : false, "suffix" : "" }, { "dropping-particle" : "", "family" : "Abe-Ouchi", "given" : "A", "non-dropping-particle" : "", "parse-names" : false, "suffix" : "" }, { "dropping-particle" : "", "family" : "Beer", "given" : "J", "non-dropping-particle" : "", "parse-names" : false, "suffix" : "" }, { "dropping-particle" : "", "family" : "Ganopolski", "given" : "A", "non-dropping-particle" : "", "parse-names" : false, "suffix" : "" }, { "dropping-particle" : "", "family" : "Gonza\u0301lez Rouco", "given" : "J F", "non-dropping-particle" : "", "parse-names" : false, "suffix" : "" }, { "dropping-particle" : "", "family" : "Jansen", "given" : "E", "non-dropping-particle" : "", "parse-names" : false, "suffix" : "" }, { "dropping-particle" : "", "family" : "Lambeck", "given" : "K", "non-dropping-particle" : "", "parse-names" : false, "suffix" : "" }, { "dropping-particle" : "", "family" : "Luterbacher", "given" : "J", "non-dropping-particle" : "", "parse-names" : false, "suffix" : "" }, { "dropping-particle" : "", "family" : "Naish", "given" : "T", "non-dropping-particle" : "", "parse-names" : false, "suffix" : "" }, { "dropping-particle" : "", "family" : "Osborn", "given" : "T", "non-dropping-particle" : "", "parse-names" : false, "suffix" : "" }, { "dropping-particle" : "", "family" : "Otto-Bliesner", "given" : "B", "non-dropping-particle" : "", "parse-names" : false, "suffix" : "" }, { "dropping-particle" : "", "family" : "Quinn", "given" : "T", "non-dropping-particle" : "", "parse-names" : false, "suffix" : "" }, { "dropping-particle" : "", "family" : "Ramesh", "given" : "R", "non-dropping-particle" : "", "parse-names" : false, "suffix" : "" }, { "dropping-particle" : "", "family" : "Rojas", "given" : "M", "non-dropping-particle" : "", "parse-names" : false, "suffix" : "" }, { "dropping-particle" : "", "family" : "Shao", "given" : "X", "non-dropping-particle" : "", "parse-names" : false, "suffix" : "" }, { "dropping-particle" : "", "family" : "Timmermann", "given" : "A", "non-dropping-particle" : "", "parse-names" : false, "suffix" : "" } ], "chapter-number" : "5",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"383-464", "publisher" : "Cambridge University Press", "publisher-place" : "Cambridge, United Kingdom and New York, NY, USA", "title" : "Information from Paleoclimate Archives", "translator" : [ { "dropping-particle" : "", "family" : "H3184", "given" : "Rt13", "non-dropping-particle" : "", "parse-names" : false, "suffix" : "" } ], "type" : "chapter" }, "uris" : [ "http://www.mendeley.com/documents/?uuid=91e58fc9-c04d-4203-b4d7-0711f03f70f1" ] }, { "id" : "ITEM-2", "itemData" : { "DOI" : "10.1017/CBO9781107415324.004", "ISBN" : "9781107661820", "author" : [ { "dropping-particle" : "", "family" : "IPCC", "given" : "", "non-dropping-particle" : "", "parse-names" : false, "suffix" : "" } ],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"ITEM-2", "issued" : { "date-parts" : [ [ "2013" ] ] }, "number-of-pages" : "1535", "publisher" : "Cambridge University Press", "publisher-place" : "Cambridge, United Kingdom and New York, NY, USA", "title" : "Climate Change 2013: The Physical Science Basis. Contribution of Working Group I to the Fifth Assessment Report of the Intergovernmental Panel on Climate Change", "translator" : [ { "dropping-particle" : "", "family" : "H4704", "given" : "Rt12", "non-dropping-particle" : "", "parse-names" : false, "suffix" : "" } ], "type" : "report" }, "uris" : [ "http://www.mendeley.com/documents/?uuid=20985b92-cfdd-47ac-93e2-af70e27d838b" ] } ], "mendeley" : { "formattedCitation" : "(IPCC, 2013a; Masson-Delmotte et al., 2013)", "plainTextFormattedCitation" : "(IPCC, 2013a; Masson-Delmotte et al., 2013)", "previouslyFormattedCitation" : "(IPCC, 2013a; Masson-Delmotte et al., 2013)" }, "properties" : { "noteIndex" : 0 }, "schema" : "https://github.com/citation-style-language/schema/raw/master/csl-citation.json" }</w:instrText>
      </w:r>
      <w:r w:rsidR="00B26821">
        <w:fldChar w:fldCharType="separate"/>
      </w:r>
      <w:ins w:id="555" w:author="Robin Matthews" w:date="2021-05-18T16:00:00Z">
        <w:del w:id="556" w:author="Ian Blenkinsop" w:date="2021-07-01T12:12:00Z">
          <w:r w:rsidR="00602365" w:rsidDel="002F54B0">
            <w:rPr>
              <w:noProof/>
              <w:lang w:val="en-GB"/>
            </w:rPr>
            <w:delText>(</w:delText>
          </w:r>
        </w:del>
        <w:r w:rsidR="00602365">
          <w:rPr>
            <w:noProof/>
            <w:lang w:val="en-GB"/>
          </w:rPr>
          <w:t>IPCC, 2013a; Masson-Delmotte et al., 2013</w:t>
        </w:r>
        <w:del w:id="557" w:author="Ian Blenkinsop" w:date="2021-07-01T12:12:00Z">
          <w:r w:rsidR="00602365" w:rsidDel="002F54B0">
            <w:rPr>
              <w:noProof/>
              <w:lang w:val="en-GB"/>
            </w:rPr>
            <w:delText>)</w:delText>
          </w:r>
        </w:del>
      </w:ins>
      <w:del w:id="558" w:author="Robin Matthews" w:date="2021-05-18T16:00:00Z">
        <w:r w:rsidR="00B26821" w:rsidRPr="00C421D6" w:rsidDel="00602365">
          <w:rPr>
            <w:noProof/>
            <w:lang w:val="en-GB"/>
          </w:rPr>
          <w:delText>(IPCC, 2013a; Masson-Delmotte et al., 2013)</w:delText>
        </w:r>
      </w:del>
      <w:r w:rsidR="00B26821">
        <w:fldChar w:fldCharType="end"/>
      </w:r>
      <w:del w:id="559" w:author="Ian Blenkinsop" w:date="2021-07-01T12:12:00Z">
        <w:r w:rsidR="0079149B" w:rsidRPr="00C421D6" w:rsidDel="002F54B0">
          <w:rPr>
            <w:lang w:val="en-GB"/>
          </w:rPr>
          <w:delText xml:space="preserve"> Chapter 3</w:delText>
        </w:r>
      </w:del>
      <w:r w:rsidR="0079149B" w:rsidRPr="00C421D6">
        <w:rPr>
          <w:lang w:val="en-GB"/>
        </w:rPr>
        <w:t>). Figure 1.5 shows reconstructions of three key indicators of climate change over the past 800,000 years</w:t>
      </w:r>
      <w:ins w:id="560" w:author="Ian Blenkinsop" w:date="2021-07-01T12:28:00Z">
        <w:r w:rsidR="009C0051">
          <w:rPr>
            <w:lang w:val="en-GB"/>
          </w:rPr>
          <w:t xml:space="preserve"> (800 kyr</w:t>
        </w:r>
        <w:commentRangeStart w:id="561"/>
        <w:r w:rsidR="009C0051">
          <w:rPr>
            <w:lang w:val="en-GB"/>
          </w:rPr>
          <w:t>)</w:t>
        </w:r>
        <w:commentRangeEnd w:id="561"/>
        <w:r w:rsidR="009C0051">
          <w:rPr>
            <w:rStyle w:val="CommentReference"/>
          </w:rPr>
          <w:commentReference w:id="561"/>
        </w:r>
      </w:ins>
      <w:r w:rsidR="0079149B" w:rsidRPr="00745EAB">
        <w:rPr>
          <w:rStyle w:val="FootnoteReference"/>
        </w:rPr>
        <w:footnoteReference w:id="2"/>
      </w:r>
      <w:r w:rsidR="0079149B" w:rsidRPr="00C421D6">
        <w:rPr>
          <w:lang w:val="en-GB"/>
        </w:rPr>
        <w:t xml:space="preserve"> – </w:t>
      </w:r>
      <w:r w:rsidR="0079149B" w:rsidRPr="00C421D6">
        <w:rPr>
          <w:lang w:val="en-GB"/>
        </w:rPr>
        <w:lastRenderedPageBreak/>
        <w:t>atmospheric CO</w:t>
      </w:r>
      <w:r w:rsidR="0079149B" w:rsidRPr="00C421D6">
        <w:rPr>
          <w:vertAlign w:val="subscript"/>
          <w:lang w:val="en-GB"/>
        </w:rPr>
        <w:t>2</w:t>
      </w:r>
      <w:r w:rsidR="0079149B" w:rsidRPr="00C421D6">
        <w:rPr>
          <w:lang w:val="en-GB"/>
        </w:rPr>
        <w:t xml:space="preserve"> concentrations, global </w:t>
      </w:r>
      <w:r w:rsidR="00083C96">
        <w:rPr>
          <w:lang w:val="en-GB"/>
        </w:rPr>
        <w:t xml:space="preserve">mean </w:t>
      </w:r>
      <w:r w:rsidR="0079149B" w:rsidRPr="00C421D6">
        <w:rPr>
          <w:lang w:val="en-GB"/>
        </w:rPr>
        <w:t>surface temperature</w:t>
      </w:r>
      <w:r w:rsidR="00083C96">
        <w:rPr>
          <w:lang w:val="en-GB"/>
        </w:rPr>
        <w:t xml:space="preserve"> (GMST)</w:t>
      </w:r>
      <w:r w:rsidR="0079149B" w:rsidRPr="00C421D6">
        <w:rPr>
          <w:lang w:val="en-GB"/>
        </w:rPr>
        <w:t xml:space="preserve"> and global mean sea level</w:t>
      </w:r>
      <w:r w:rsidR="00083C96">
        <w:rPr>
          <w:lang w:val="en-GB"/>
        </w:rPr>
        <w:t xml:space="preserve"> (GMSL)</w:t>
      </w:r>
      <w:r w:rsidR="0079149B" w:rsidRPr="00C421D6">
        <w:rPr>
          <w:lang w:val="en-GB"/>
        </w:rPr>
        <w:t xml:space="preserve"> – comprising at least eight complete glacial</w:t>
      </w:r>
      <w:del w:id="568" w:author="Ian Blenkinsop" w:date="2021-07-01T13:08:00Z">
        <w:r w:rsidR="0079149B" w:rsidRPr="00C421D6" w:rsidDel="009C5C5D">
          <w:rPr>
            <w:lang w:val="en-GB"/>
          </w:rPr>
          <w:delText>-</w:delText>
        </w:r>
      </w:del>
      <w:ins w:id="569" w:author="Ian Blenkinsop" w:date="2021-07-01T13:08:00Z">
        <w:r w:rsidR="009C5C5D">
          <w:rPr>
            <w:lang w:val="en-GB"/>
          </w:rPr>
          <w:t>–</w:t>
        </w:r>
      </w:ins>
      <w:r w:rsidR="0079149B" w:rsidRPr="00C421D6">
        <w:rPr>
          <w:lang w:val="en-GB"/>
        </w:rPr>
        <w:t xml:space="preserve">interglacial cycles </w:t>
      </w:r>
      <w:r w:rsidR="0079149B" w:rsidRPr="00780BF3">
        <w:fldChar w:fldCharType="begin" w:fldLock="1"/>
      </w:r>
      <w:r w:rsidR="00E81B0B">
        <w:rPr>
          <w:lang w:val="en-GB"/>
        </w:rPr>
        <w:instrText>ADDIN CSL_CITATION { "citationItems" : [ { "id" : "ITEM-1", "itemData" : { "DOI" : "10.1126/science.1141038", "ISSN" : "0036-8075", "author" : [ { "dropping-particle" : "", "family" : "Jouzel", "given" : "J.", "non-dropping-particle" : "", "parse-names" : false, "suffix" : "" }, { "dropping-particle" : "", "family" : "Masson-Delmotte", "given" : "V.", "non-dropping-particle" : "", "parse-names" : false, "suffix" : "" }, { "dropping-particle" : "", "family" : "Cattani", "given" : "O.", "non-dropping-particle" : "", "parse-names" : false, "suffix" : "" }, { "dropping-particle" : "", "family" : "Dreyfus", "given" : "G.", "non-dropping-particle" : "", "parse-names" : false, "suffix" : "" }, { "dropping-particle" : "", "family" : "Falourd", "given" : "S.", "non-dropping-particle" : "", "parse-names" : false, "suffix" : "" }, { "dropping-particle" : "", "family" : "Hoffmann", "given" : "G.", "non-dropping-particle" : "", "parse-names" : false, "suffix" : "" }, { "dropping-particle" : "", "family" : "Minster", "given" : "B.", "non-dropping-particle" : "", "parse-names" : false, "suffix" : "" }, { "dropping-particle" : "", "family" : "Nouet", "given" : "J.", "non-dropping-particle" : "", "parse-names" : false, "suffix" : "" }, { "dropping-particle" : "", "family" : "Barnola", "given" : "J. M.", "non-dropping-particle" : "", "parse-names" : false, "suffix" : "" }, { "dropping-particle" : "", "family" : "Chappellaz", "given" : "J.", "non-dropping-particle" : "", "parse-names" : false, "suffix" : "" }, { "dropping-particle" : "", "family" : "Fischer", "given" : "H.", "non-dropping-particle" : "", "parse-names" : false, "suffix" : "" }, { "dropping-particle" : "", "family" : "Gallet", "given" : "J. C.", "non-dropping-particle" : "", "parse-names" : false, "suffix" : "" }, { "dropping-particle" : "", "family" : "Johnsen", "given" : "S.", "non-dropping-particle" : "", "parse-names" : false, "suffix" : "" }, { "dropping-particle" : "", "family" : "Leuenberger", "given" : "M.", "non-dropping-particle" : "", "parse-names" : false, "suffix" : "" }, { "dropping-particle" : "", "family" : "Loulergue", "given" : "L.", "non-dropping-particle" : "", "parse-names" : false, "suffix" : "" }, { "dropping-particle" : "", "family" : "Luethi", "given" : "D.", "non-dropping-particle" : "", "parse-names" : false, "suffix" : "" }, { "dropping-particle" : "", "family" : "Oerter", "given" : "H.", "non-dropping-particle" : "", "parse-names" : false, "suffix" : "" }, { "dropping-particle" : "", "family" : "Parrenin", "given" : "F.", "non-dropping-particle" : "", "parse-names" : false, "suffix" : "" }, { "dropping-particle" : "", "family" : "Raisbeck", "given" : "G.", "non-dropping-particle" : "", "parse-names" : false, "suffix" : "" }, { "dropping-particle" : "", "family" : "Raynaud", "given" : "D.", "non-dropping-particle" : "", "parse-names" : false, "suffix" : "" }, { "dropping-particle" : "", "family" : "Schilt", "given" : "A.", "non-dropping-particle" : "", "parse-names" : false, "suffix" : "" }, { "dropping-particle" : "", "family" : "Schwander", "given" : "J.", "non-dropping-particle" : "", "parse-names" : false, "suffix" : "" }, { "dropping-particle" : "", "family" : "Selmo", "given" : "E.", "non-dropping-particle" : "", "parse-names" : false, "suffix" : "" }, { "dropping-particle" : "", "family" : "Souchez", "given" : "R.", "non-dropping-particle" : "", "parse-names" : false, "suffix" : "" }, { "dropping-particle" : "", "family" : "Spahni", "given" : "R.", "non-dropping-particle" : "", "parse-names" : false, "suffix" : "" }, { "dropping-particle" : "", "family" : "Stauffer", "given" : "B.", "non-dropping-particle" : "", "parse-names" : false, "suffix" : "" }, { "dropping-particle" : "", "family" : "Steffensen", "given" : "J. P.", "non-dropping-particle" : "", "parse-names" : false, "suffix" : "" }, { "dropping-particle" : "", "family" : "Stenni", "given" : "B.", "non-dropping-particle" : "", "parse-names" : false, "suffix" : "" }, { "dropping-particle" : "", "family" : "Stocker", "given" : "T. F.", "non-dropping-particle" : "", "parse-names" : false, "suffix" : "" }, { "dropping-particle" : "", "family" : "Tison", "given" : "J. L.", "non-dropping-particle" : "", "parse-names" : false, "suffix" : "" }, { "dropping-particle" : "", "family" : "Werner", "given" : "M.", "non-dropping-particle" : "", "parse-names" : false, "suffix" : "" }, { "dropping-particle" : "", "family" : "Wolff", "given" : "E. W.", "non-dropping-particle" : "", "parse-names" : false, "suffix" : "" } ], "container-title" : "Science", "id" : "ITEM-1", "issue" : "5839", "issued" : { "date-parts" : [ [ "2007", "8", "10" ] ] }, "page" : "793-796", "title" : "Orbital and Millennial Antarctic Climate Variability over the Past 800,000 Years", "translator" : [ { "dropping-particle" : "", "family" : "H4410", "given" : "", "non-dropping-particle" : "", "parse-names" : false, "suffix" : "" } ], "type" : "article-journal", "volume" : "317" }, "uris" : [ "http://www.mendeley.com/documents/?uuid=138af435-3cbc-4186-96b6-c9f4b43470a7" ] }, { "id" : "ITEM-2", "itemData" : { "DOI" : "10.1038/nature02599", "ISSN" : "0028-0836", "author" : [ { "dropping-particle" : "", "family" : "EPICA Community Members", "given" : "", "non-dropping-particle" : "", "parse-names" : false, "suffix" : "" } ], "container-title" : "Nature", "id" : "ITEM-2", "issue" : "6992", "issued" : { "date-parts" : [ [ "2004", "6", "10" ] ] }, "page" : "623-628", "title" : "Eight glacial cycles from an Antarctic ice core", "translator" : [ { "dropping-particle" : "", "family" : "H4126", "given" : "", "non-dropping-particle" : "", "parse-names" : false, "suffix" : "" } ], "type" : "article-journal", "volume" : "429" }, "uris" : [ "http://www.mendeley.com/documents/?uuid=6eb2d400-7262-4bba-b321-366e7e83b7b7" ] } ], "mendeley" : { "formattedCitation" : "(EPICA Community Members, 2004; Jouzel et al., 2007)", "plainTextFormattedCitation" : "(EPICA Community Members, 2004; Jouzel et al., 2007)", "previouslyFormattedCitation" : "(EPICA Community Members, 2004; Jouzel et al., 2007)" }, "properties" : { "noteIndex" : 0 }, "schema" : "https://github.com/citation-style-language/schema/raw/master/csl-citation.json" }</w:instrText>
      </w:r>
      <w:r w:rsidR="0079149B" w:rsidRPr="00780BF3">
        <w:fldChar w:fldCharType="separate"/>
      </w:r>
      <w:ins w:id="570" w:author="Robin Matthews" w:date="2021-05-18T16:00:00Z">
        <w:r w:rsidR="00602365">
          <w:rPr>
            <w:noProof/>
            <w:lang w:val="en-GB"/>
          </w:rPr>
          <w:t>(EPICA Community Members, 2004; Jouzel et al., 2007)</w:t>
        </w:r>
      </w:ins>
      <w:del w:id="571" w:author="Robin Matthews" w:date="2021-05-18T16:00:00Z">
        <w:r w:rsidR="0079149B" w:rsidRPr="00C421D6" w:rsidDel="00602365">
          <w:rPr>
            <w:noProof/>
            <w:lang w:val="en-GB"/>
          </w:rPr>
          <w:delText>(EPICA Community Members, 2004; Jouzel et al., 2007)</w:delText>
        </w:r>
      </w:del>
      <w:r w:rsidR="0079149B" w:rsidRPr="00780BF3">
        <w:fldChar w:fldCharType="end"/>
      </w:r>
      <w:del w:id="572" w:author="Ian Blenkinsop" w:date="2021-07-12T13:58:00Z">
        <w:r w:rsidR="0079149B" w:rsidRPr="00C421D6" w:rsidDel="00795D45">
          <w:rPr>
            <w:rStyle w:val="CommentReference"/>
          </w:rPr>
          <w:delText xml:space="preserve"> </w:delText>
        </w:r>
      </w:del>
      <w:ins w:id="573" w:author="Ian Blenkinsop" w:date="2021-07-01T12:16:00Z">
        <w:r w:rsidR="002F54B0">
          <w:rPr>
            <w:rStyle w:val="CommentReference"/>
          </w:rPr>
          <w:t>,</w:t>
        </w:r>
      </w:ins>
      <w:r w:rsidR="0079149B" w:rsidRPr="00C421D6">
        <w:rPr>
          <w:lang w:val="en-GB"/>
        </w:rPr>
        <w:t xml:space="preserve"> </w:t>
      </w:r>
      <w:del w:id="574" w:author="Ian Blenkinsop" w:date="2021-07-01T12:16:00Z">
        <w:r w:rsidR="0079149B" w:rsidRPr="00C421D6" w:rsidDel="002F54B0">
          <w:rPr>
            <w:lang w:val="en-GB"/>
          </w:rPr>
          <w:delText xml:space="preserve">that </w:delText>
        </w:r>
      </w:del>
      <w:ins w:id="575" w:author="Ian Blenkinsop" w:date="2021-07-01T12:16:00Z">
        <w:r w:rsidR="002F54B0">
          <w:rPr>
            <w:lang w:val="en-GB"/>
          </w:rPr>
          <w:t xml:space="preserve">which </w:t>
        </w:r>
      </w:ins>
      <w:r w:rsidR="0079149B" w:rsidRPr="00C421D6">
        <w:rPr>
          <w:lang w:val="en-GB"/>
        </w:rPr>
        <w:t xml:space="preserve">are largely driven by oscillations in the Earth’s orbit and consequent feedbacks on multi-millennial time scales </w:t>
      </w:r>
      <w:r w:rsidR="0079149B" w:rsidRPr="00780BF3">
        <w:fldChar w:fldCharType="begin" w:fldLock="1"/>
      </w:r>
      <w:r w:rsidR="00745EAB">
        <w:rPr>
          <w:lang w:val="en-GB"/>
        </w:rPr>
        <w:instrText>ADDIN CSL_CITATION { "citationItems" : [ { "id" : "ITEM-1", "itemData" : { "DOI" : "10.1175/1520-0469(1978)035&lt;2362:LTVODI&gt;2.0.CO;2", "ISSN" : "0022-4928", "author" : [ { "dropping-particle" : "", "family" : "Berger", "given" : "Andr\u00e9 L.", "non-dropping-particle" : "", "parse-names" : false, "suffix" : "" } ], "container-title" : "Journal of the Atmospheric Sciences", "id" : "ITEM-1", "issue" : "12", "issued" : { "date-parts" : [ [ "1978", "12" ] ] }, "page" : "2362-2367", "title" : "Long-Term Variations of Daily Insolation and Quaternary Climatic Changes", "translator" : [ { "dropping-particle" : "", "family" : "H4102", "given" : "", "non-dropping-particle" : "", "parse-names" : false, "suffix" : "" } ], "type" : "article-journal", "volume" : "35" }, "uris" : [ "http://www.mendeley.com/documents/?uuid=185cfdf5-6034-4783-b34b-0de354bcb16b" ] }, { "id" : "ITEM-2", "itemData" : { "author" : [ { "dropping-particle" : "", "family" : "Laskar", "given" : "J.", "non-dropping-particle" : "", "parse-names" : false, "suffix" : "" }, { "dropping-particle" : "", "family" : "Joutel", "given" : "F.", "non-dropping-particle" : "", "parse-names" : false, "suffix" : "" }, { "dropping-particle" : "", "family" : "Boudin", "given" : "F.", "non-dropping-particle" : "", "parse-names" : false, "suffix" : "" } ], "container-title" : "Astronomy and Astrophysics", "id" : "ITEM-2", "issued" : { "date-parts" : [ [ "1993" ] ] }, "page" : "522-533", "title" : "Orbital, precessional, and insolation quantities for the earth from -20 Myr to +10 Myr", "translator" : [ { "dropping-particle" : "", "family" : "H3711", "given" : "", "non-dropping-particle" : "", "parse-names" : false, "suffix" : "" } ], "type" : "article-journal", "volume" : "270" }, "uris" : [ "http://www.mendeley.com/documents/?uuid=0dd95484-37ac-40b8-94fa-870a151a14be" ] } ], "mendeley" : { "formattedCitation" : "(Berger, 1978; Laskar et al., 1993)", "manualFormatting" : "(Berger, 1978; Laskar et al., 1993)", "plainTextFormattedCitation" : "(Berger, 1978; Laskar et al., 1993)", "previouslyFormattedCitation" : "(Berger, 1978; Laskar et al., 1993)" }, "properties" : { "noteIndex" : 0 }, "schema" : "https://github.com/citation-style-language/schema/raw/master/csl-citation.json" }</w:instrText>
      </w:r>
      <w:r w:rsidR="0079149B" w:rsidRPr="00780BF3">
        <w:fldChar w:fldCharType="separate"/>
      </w:r>
      <w:ins w:id="576" w:author="Robin Matthews" w:date="2021-05-18T16:00:00Z">
        <w:r w:rsidR="00602365">
          <w:rPr>
            <w:noProof/>
            <w:lang w:val="en-GB"/>
          </w:rPr>
          <w:t>(Berger, 1978; Laskar et al., 1993)</w:t>
        </w:r>
      </w:ins>
      <w:del w:id="577" w:author="Robin Matthews" w:date="2021-05-18T16:00:00Z">
        <w:r w:rsidR="0079149B" w:rsidRPr="00C421D6" w:rsidDel="00602365">
          <w:rPr>
            <w:noProof/>
            <w:lang w:val="en-GB"/>
          </w:rPr>
          <w:delText>(Berger, 1978; Laskar et al., 1993)</w:delText>
        </w:r>
      </w:del>
      <w:r w:rsidR="0079149B" w:rsidRPr="00780BF3">
        <w:fldChar w:fldCharType="end"/>
      </w:r>
      <w:r w:rsidR="0079149B" w:rsidRPr="00C421D6">
        <w:rPr>
          <w:lang w:val="en-GB"/>
        </w:rPr>
        <w:t xml:space="preserve">. The dominant cycles </w:t>
      </w:r>
      <w:r w:rsidR="0079149B" w:rsidRPr="00C421D6">
        <w:rPr>
          <w:rFonts w:ascii="Arial" w:hAnsi="Arial" w:cs="Arial"/>
          <w:color w:val="202122"/>
          <w:sz w:val="21"/>
          <w:szCs w:val="21"/>
          <w:shd w:val="clear" w:color="auto" w:fill="FDFDFD"/>
          <w:lang w:val="en-GB"/>
        </w:rPr>
        <w:t xml:space="preserve">– </w:t>
      </w:r>
      <w:r w:rsidR="0079149B" w:rsidRPr="00C421D6">
        <w:rPr>
          <w:lang w:val="en-GB"/>
        </w:rPr>
        <w:t>recurring approximately every 100</w:t>
      </w:r>
      <w:del w:id="578" w:author="Ian Blenkinsop" w:date="2021-07-01T12:27:00Z">
        <w:r w:rsidR="0079149B" w:rsidRPr="00C421D6" w:rsidDel="009C0051">
          <w:rPr>
            <w:lang w:val="en-GB"/>
          </w:rPr>
          <w:delText>,000 years</w:delText>
        </w:r>
      </w:del>
      <w:ins w:id="579" w:author="Ian Blenkinsop" w:date="2021-07-01T12:27:00Z">
        <w:r w:rsidR="009C0051">
          <w:rPr>
            <w:lang w:val="en-GB"/>
          </w:rPr>
          <w:t xml:space="preserve"> kyr</w:t>
        </w:r>
      </w:ins>
      <w:r w:rsidR="0079149B" w:rsidRPr="00C421D6">
        <w:rPr>
          <w:lang w:val="en-GB"/>
        </w:rPr>
        <w:t xml:space="preserve"> </w:t>
      </w:r>
      <w:r w:rsidR="0079149B" w:rsidRPr="00C421D6">
        <w:rPr>
          <w:rFonts w:ascii="Arial" w:hAnsi="Arial" w:cs="Arial"/>
          <w:color w:val="202122"/>
          <w:sz w:val="21"/>
          <w:szCs w:val="21"/>
          <w:shd w:val="clear" w:color="auto" w:fill="FDFDFD"/>
          <w:lang w:val="en-GB"/>
        </w:rPr>
        <w:t xml:space="preserve">– </w:t>
      </w:r>
      <w:r w:rsidR="0079149B" w:rsidRPr="00C421D6">
        <w:rPr>
          <w:lang w:val="en-GB"/>
        </w:rPr>
        <w:t>can be found imprinted in the natural variations of these three key indicators. Before industrialisation, atmospheric CO</w:t>
      </w:r>
      <w:r w:rsidR="0079149B" w:rsidRPr="00C421D6">
        <w:rPr>
          <w:vertAlign w:val="subscript"/>
          <w:lang w:val="en-GB"/>
        </w:rPr>
        <w:t>2</w:t>
      </w:r>
      <w:r w:rsidR="0079149B" w:rsidRPr="00C421D6">
        <w:rPr>
          <w:lang w:val="en-GB"/>
        </w:rPr>
        <w:t xml:space="preserve"> concentrations varied between 174 ppm and 300 ppm, as measured directly in air trapped in ice at Dome Concordia, Antarctica </w:t>
      </w:r>
      <w:r w:rsidR="0079149B" w:rsidRPr="00780BF3">
        <w:fldChar w:fldCharType="begin" w:fldLock="1"/>
      </w:r>
      <w:r w:rsidR="00A94565">
        <w:rPr>
          <w:lang w:val="en-GB"/>
        </w:rPr>
        <w:instrText>ADDIN CSL_CITATION { "citationItems" : [ { "id" : "ITEM-1", "itemData" : { "DOI" : "10.1002/2014GL061957", "ISSN" : "00948276", "author" : [ { "dropping-particle" : "", "family" : "Bereiter", "given" : "Bernhard", "non-dropping-particle" : "", "parse-names" : false, "suffix" : "" }, { "dropping-particle" : "", "family" : "Eggleston", "given" : "Sarah", "non-dropping-particle" : "", "parse-names" : false, "suffix" : "" }, { "dropping-particle" : "", "family" : "Schmitt", "given" : "Jochen", "non-dropping-particle" : "", "parse-names" : false, "suffix" : "" }, { "dropping-particle" : "", "family" : "Nehrbass-Ahles", "given" : "Christoph", "non-dropping-particle" : "", "parse-names" : false, "suffix" : "" }, { "dropping-particle" : "", "family" : "Stocker", "given" : "Thomas F.", "non-dropping-particle" : "", "parse-names" : false, "suffix" : "" }, { "dropping-particle" : "", "family" : "Fischer", "given" : "Hubertus", "non-dropping-particle" : "", "parse-names" : false, "suffix" : "" }, { "dropping-particle" : "", "family" : "Kipfstuhl", "given" : "Sepp", "non-dropping-particle" : "", "parse-names" : false, "suffix" : "" }, { "dropping-particle" : "", "family" : "Chappellaz", "given" : "Jerome", "non-dropping-particle" : "", "parse-names" : false, "suffix" : "" } ], "container-title" : "Geophysical Research Letters", "id" : "ITEM-1", "issue" : "2", "issued" : { "date-parts" : [ [ "2015", "1", "28" ] ] }, "page" : "542-549", "title" : "Revision of the EPICA Dome C CO2 record from 800 to 600 kyr before present", "translator" : [ { "dropping-particle" : "", "family" : "H963", "given" : "", "non-dropping-particle" : "", "parse-names" : false, "suffix" : "" } ], "type" : "article-journal", "volume" : "42" }, "uris" : [ "http://www.mendeley.com/documents/?uuid=3d1b9f5c-8711-4a5b-bf6d-7069753cb815" ] }, { "id" : "ITEM-2", "itemData" : { "DOI" : "10.1126/science.aay8178", "ISSN" : "0036-8075", "abstract" : "Pulse-like carbon dioxide release to the atmosphere on centennial time scales has only been identified for the most recent glacial and deglacial periods and is thought to be absent during warmer climate conditions. Here, we present a high-resolution carbon dioxide record from 330,000 to 450,000 years before present, revealing pronounced carbon dioxide jumps (CDJ) under cold and warm climate conditions. CDJ come in two varieties that we attribute to invigoration or weakening of the Atlantic meridional overturning circulation (AMOC) and associated northward and southward shifts of the intertropical convergence zone, respectively. We find that CDJ are pervasive features of the carbon cycle that can occur during interglacial climate conditions if land ice masses are sufficiently extended to be able to disturb the AMOC by freshwater input.", "author" : [ { "dropping-particle" : "", "family" : "Nehrbass-Ahles", "given" : "C.", "non-dropping-particle" : "", "parse-names" : false, "suffix" : "" }, { "dropping-particle" : "", "family" : "Shin", "given" : "J.", "non-dropping-particle" : "", "parse-names" : false, "suffix" : "" }, { "dropping-particle" : "", "family" : "Schmitt", "given" : "J.", "non-dropping-particle" : "", "parse-names" : false, "suffix" : "" }, { "dropping-particle" : "", "family" : "Bereiter", "given" : "B.", "non-dropping-particle" : "", "parse-names" : false, "suffix" : "" }, { "dropping-particle" : "", "family" : "Joos", "given" : "F.", "non-dropping-particle" : "", "parse-names" : false, "suffix" : "" }, { "dropping-particle" : "", "family" : "Schilt", "given" : "A.", "non-dropping-particle" : "", "parse-names" : false, "suffix" : "" }, { "dropping-particle" : "", "family" : "Schmidely", "given" : "L.", "non-dropping-particle" : "", "parse-names" : false, "suffix" : "" }, { "dropping-particle" : "", "family" : "Silva", "given" : "L.", "non-dropping-particle" : "", "parse-names" : false, "suffix" : "" }, { "dropping-particle" : "", "family" : "Teste", "given" : "G.", "non-dropping-particle" : "", "parse-names" : false, "suffix" : "" }, { "dropping-particle" : "", "family" : "Grilli", "given" : "R.", "non-dropping-particle" : "", "parse-names" : false, "suffix" : "" }, { "dropping-particle" : "", "family" : "Chappellaz", "given" : "J.", "non-dropping-particle" : "", "parse-names" : false, "suffix" : "" }, { "dropping-particle" : "", "family" : "Hodell", "given" : "D.", "non-dropping-particle" : "", "parse-names" : false, "suffix" : "" }, { "dropping-particle" : "", "family" : "Fischer", "given" : "H.", "non-dropping-particle" : "", "parse-names" : false, "suffix" : "" }, { "dropping-particle" : "", "family" : "Stocker", "given" : "T. F.", "non-dropping-particle" : "", "parse-names" : false, "suffix" : "" } ], "container-title" : "Science", "id" : "ITEM-2", "issue" : "6506", "issued" : { "date-parts" : [ [ "2020", "8", "21" ] ] }, "page" : "1000-1005", "title" : "Abrupt CO2 release to the atmosphere under glacial and early interglacial climate conditions", "translator" : [ { "dropping-particle" : "", "family" : "H4335", "given" : "", "non-dropping-particle" : "", "parse-names" : false, "suffix" : "" } ], "type" : "article-journal", "volume" : "369" }, "uris" : [ "http://www.mendeley.com/documents/?uuid=c95048c9-7f19-43c5-9b36-e47ce0dc5a40" ] } ], "mendeley" : { "formattedCitation" : "(Bereiter et al., 2015; Nehrbass-Ahles et al., 2020)", "plainTextFormattedCitation" : "(Bereiter et al., 2015; Nehrbass-Ahles et al., 2020)", "previouslyFormattedCitation" : "(Bereiter et al., 2015; Nehrbass-Ahles et al., 2020)" }, "properties" : { "noteIndex" : 0 }, "schema" : "https://github.com/citation-style-language/schema/raw/master/csl-citation.json" }</w:instrText>
      </w:r>
      <w:r w:rsidR="0079149B" w:rsidRPr="00780BF3">
        <w:fldChar w:fldCharType="separate"/>
      </w:r>
      <w:ins w:id="580" w:author="Robin Matthews" w:date="2021-05-18T16:00:00Z">
        <w:r w:rsidR="00602365">
          <w:rPr>
            <w:noProof/>
            <w:lang w:val="en-GB"/>
          </w:rPr>
          <w:t>(Bereiter et al., 2015; Nehrbass-Ahles et al., 2020)</w:t>
        </w:r>
      </w:ins>
      <w:del w:id="581" w:author="Robin Matthews" w:date="2021-05-18T16:00:00Z">
        <w:r w:rsidR="0079149B" w:rsidRPr="00C421D6" w:rsidDel="00602365">
          <w:rPr>
            <w:noProof/>
            <w:lang w:val="en-GB"/>
          </w:rPr>
          <w:delText>(Bereiter et al., 2015; Nehrbass-Ahles et al., 2020)</w:delText>
        </w:r>
      </w:del>
      <w:r w:rsidR="0079149B" w:rsidRPr="00780BF3">
        <w:fldChar w:fldCharType="end"/>
      </w:r>
      <w:r w:rsidR="0079149B" w:rsidRPr="00C421D6">
        <w:rPr>
          <w:lang w:val="en-GB"/>
        </w:rPr>
        <w:t xml:space="preserve">. </w:t>
      </w:r>
      <w:r w:rsidR="002212A5" w:rsidRPr="002212A5">
        <w:rPr>
          <w:lang w:val="sv"/>
        </w:rPr>
        <w:t>Relative to 1850–1900</w:t>
      </w:r>
      <w:ins w:id="582" w:author="Ian Blenkinsop" w:date="2021-07-01T12:22:00Z">
        <w:r w:rsidR="009C0051">
          <w:rPr>
            <w:lang w:val="sv"/>
          </w:rPr>
          <w:t xml:space="preserve"> CE</w:t>
        </w:r>
      </w:ins>
      <w:r w:rsidR="002212A5" w:rsidRPr="002212A5">
        <w:rPr>
          <w:lang w:val="sv"/>
        </w:rPr>
        <w:t xml:space="preserve">, the reconstructed GMST changed in the range of </w:t>
      </w:r>
      <w:del w:id="583" w:author="Ian Blenkinsop" w:date="2021-07-01T12:17:00Z">
        <w:r w:rsidR="002212A5" w:rsidRPr="002212A5" w:rsidDel="002F54B0">
          <w:rPr>
            <w:lang w:val="sv"/>
          </w:rPr>
          <w:delText>-</w:delText>
        </w:r>
      </w:del>
      <w:ins w:id="584" w:author="Ian Blenkinsop" w:date="2021-07-01T12:17:00Z">
        <w:r w:rsidR="002F54B0">
          <w:rPr>
            <w:lang w:val="sv"/>
          </w:rPr>
          <w:t>–</w:t>
        </w:r>
      </w:ins>
      <w:r w:rsidR="002212A5" w:rsidRPr="002212A5">
        <w:rPr>
          <w:lang w:val="sv"/>
        </w:rPr>
        <w:t>6</w:t>
      </w:r>
      <w:ins w:id="585" w:author="Ian Blenkinsop" w:date="2021-07-01T12:17:00Z">
        <w:r w:rsidR="002F54B0" w:rsidRPr="002212A5">
          <w:rPr>
            <w:lang w:val="sv"/>
          </w:rPr>
          <w:t>°</w:t>
        </w:r>
        <w:r w:rsidR="002F54B0">
          <w:rPr>
            <w:lang w:val="sv"/>
          </w:rPr>
          <w:t>C</w:t>
        </w:r>
      </w:ins>
      <w:r w:rsidR="002212A5" w:rsidRPr="002212A5">
        <w:rPr>
          <w:lang w:val="sv"/>
        </w:rPr>
        <w:t xml:space="preserve"> to +1°C across these glacial</w:t>
      </w:r>
      <w:del w:id="586" w:author="Ian Blenkinsop" w:date="2021-07-01T13:08:00Z">
        <w:r w:rsidR="002212A5" w:rsidRPr="002212A5" w:rsidDel="009C5C5D">
          <w:rPr>
            <w:lang w:val="sv"/>
          </w:rPr>
          <w:delText>-</w:delText>
        </w:r>
      </w:del>
      <w:ins w:id="587" w:author="Ian Blenkinsop" w:date="2021-07-01T13:08:00Z">
        <w:r w:rsidR="009C5C5D">
          <w:rPr>
            <w:lang w:val="sv"/>
          </w:rPr>
          <w:t>–</w:t>
        </w:r>
      </w:ins>
      <w:r w:rsidR="002212A5" w:rsidRPr="002212A5">
        <w:rPr>
          <w:lang w:val="sv"/>
        </w:rPr>
        <w:t xml:space="preserve">interglacial cycles (see Chapter 2, Section 2.3.1 for an assessment of different </w:t>
      </w:r>
      <w:del w:id="588" w:author="Ian Blenkinsop" w:date="2021-07-01T12:54:00Z">
        <w:r w:rsidR="002212A5" w:rsidRPr="002212A5" w:rsidDel="00EF783C">
          <w:rPr>
            <w:lang w:val="sv"/>
          </w:rPr>
          <w:delText xml:space="preserve">paleo </w:delText>
        </w:r>
      </w:del>
      <w:ins w:id="589" w:author="Ian Blenkinsop" w:date="2021-07-01T12:54:00Z">
        <w:r w:rsidR="00EF783C" w:rsidRPr="002212A5">
          <w:rPr>
            <w:lang w:val="sv"/>
          </w:rPr>
          <w:t>paleo</w:t>
        </w:r>
        <w:r w:rsidR="00EF783C">
          <w:rPr>
            <w:lang w:val="sv"/>
          </w:rPr>
          <w:t>-</w:t>
        </w:r>
      </w:ins>
      <w:r w:rsidR="002212A5" w:rsidRPr="002212A5">
        <w:rPr>
          <w:lang w:val="sv"/>
        </w:rPr>
        <w:t>reference periods)</w:t>
      </w:r>
      <w:r w:rsidR="0079149B" w:rsidRPr="00C421D6">
        <w:rPr>
          <w:lang w:val="en-GB"/>
        </w:rPr>
        <w:t>. GMSL</w:t>
      </w:r>
      <w:r w:rsidR="0079149B" w:rsidRPr="00C421D6">
        <w:rPr>
          <w:rFonts w:eastAsia="Gungsuh"/>
          <w:lang w:val="en-GB"/>
        </w:rPr>
        <w:t xml:space="preserve"> varied between about </w:t>
      </w:r>
      <w:del w:id="590" w:author="Ian Blenkinsop" w:date="2021-07-01T12:18:00Z">
        <w:r w:rsidR="0079149B" w:rsidRPr="00C421D6" w:rsidDel="002F54B0">
          <w:rPr>
            <w:rFonts w:eastAsia="Gungsuh"/>
            <w:lang w:val="en-GB"/>
          </w:rPr>
          <w:delText>-</w:delText>
        </w:r>
      </w:del>
      <w:ins w:id="591" w:author="Ian Blenkinsop" w:date="2021-07-01T12:18:00Z">
        <w:r w:rsidR="002F54B0">
          <w:rPr>
            <w:rFonts w:eastAsia="Gungsuh"/>
            <w:lang w:val="en-GB"/>
          </w:rPr>
          <w:t>–</w:t>
        </w:r>
      </w:ins>
      <w:r w:rsidR="0079149B" w:rsidRPr="00C421D6">
        <w:rPr>
          <w:rFonts w:eastAsia="Gungsuh"/>
          <w:lang w:val="en-GB"/>
        </w:rPr>
        <w:t xml:space="preserve">130 m during the coldest glacial maxima and </w:t>
      </w:r>
      <w:r w:rsidR="0079149B" w:rsidRPr="00C421D6">
        <w:rPr>
          <w:lang w:val="en-GB"/>
        </w:rPr>
        <w:t>+5 to +25 m during the warmest interglacial periods</w:t>
      </w:r>
      <w:ins w:id="592" w:author="Ian Blenkinsop" w:date="2021-07-01T12:18:00Z">
        <w:r w:rsidR="002F54B0">
          <w:rPr>
            <w:lang w:val="en-GB"/>
          </w:rPr>
          <w:t xml:space="preserve"> (</w:t>
        </w:r>
        <w:r w:rsidR="002F54B0" w:rsidRPr="00C421D6">
          <w:rPr>
            <w:lang w:val="en-GB"/>
          </w:rPr>
          <w:t>Chapter 2</w:t>
        </w:r>
      </w:ins>
      <w:ins w:id="593" w:author="Ian Blenkinsop" w:date="2021-07-01T12:19:00Z">
        <w:r w:rsidR="002F54B0">
          <w:rPr>
            <w:lang w:val="en-GB"/>
          </w:rPr>
          <w:t>;</w:t>
        </w:r>
      </w:ins>
      <w:r w:rsidR="0079149B" w:rsidRPr="00C421D6">
        <w:rPr>
          <w:lang w:val="en-GB"/>
        </w:rPr>
        <w:t xml:space="preserve"> </w:t>
      </w:r>
      <w:r w:rsidR="0079149B" w:rsidRPr="00780BF3">
        <w:rPr>
          <w:rStyle w:val="AR6BodyTextCar"/>
        </w:rPr>
        <w:fldChar w:fldCharType="begin" w:fldLock="1"/>
      </w:r>
      <w:r w:rsidR="00E81B0B">
        <w:rPr>
          <w:rStyle w:val="AR6BodyTextCar"/>
          <w:lang w:val="en-GB"/>
        </w:rPr>
        <w:instrText>ADDIN CSL_CITATION { "citationItems" : [ { "id" : "ITEM-1", "itemData" : { "DOI" : "10.5194/cp-12-1079-2016", "ISSN" : "1814-9332", "abstract" : "Abstract. Late Pleistocene sea level has been reconstructed from ocean sediment core data using a wide variety of proxies and models. However, the accuracy of individual reconstructions is limited by measurement error, local variations in salinity and temperature, and assumptions particular to each technique. Here we present a sea level stack (average) which increases the signal-to-noise ratio of individual reconstructions. Specifically, we perform principal component analysis (PCA) on seven records from 0 to 430ka and five records from 0 to 798ka. The first principal component, which we use as the stack, describes \u223c 80% of the variance in the data and is similar using either five or seven records. After scaling the stack based on Holocene and Last Glacial Maximum (LGM) sea level estimates, the stack agrees to within 5m with isostatically adjusted coral sea level estimates for Marine Isotope Stages 5e and 11 (125 and 400ka, respectively). Bootstrapping and random sampling yield mean uncertainty estimates of 9\u201312m (1\u03c3) for the scaled stack. Sea level change accounts for about 45% of the total orbital-band variance in benthic \u03b418O, compared to a 65% contribution during the LGM-to-Holocene transition. Additionally, the second and third principal components of our analyses reflect differences between proxy records associated with spatial variations in the \u03b418O of seawater.", "author" : [ { "dropping-particle" : "", "family" : "Spratt", "given" : "Rachel M.", "non-dropping-particle" : "", "parse-names" : false, "suffix" : "" }, { "dropping-particle" : "", "family" : "Lisiecki", "given" : "Lorraine E.", "non-dropping-particle" : "", "parse-names" : false, "suffix" : "" } ], "container-title" : "Climate of the Past", "id" : "ITEM-1", "issue" : "4", "issued" : { "date-parts" : [ [ "2016", "4", "26" ] ] }, "page" : "1079-1092", "title" : "A Late Pleistocene sea level stack", "translator" : [ { "dropping-particle" : "", "family" : "H3369", "given" : "", "non-dropping-particle" : "", "parse-names" : false, "suffix" : "" } ], "type" : "article-journal", "volume" : "12" }, "uris" : [ "http://www.mendeley.com/documents/?uuid=a89731b9-92cd-40c2-9da1-8e8db5453c71" ] } ], "mendeley" : { "formattedCitation" : "(Spratt and Lisiecki, 2016)", "manualFormatting" : "(Spratt and Lisiecki, 2016", "plainTextFormattedCitation" : "(Spratt and Lisiecki, 2016)", "previouslyFormattedCitation" : "(Spratt and Lisiecki, 2016)" }, "properties" : { "noteIndex" : 0 }, "schema" : "https://github.com/citation-style-language/schema/raw/master/csl-citation.json" }</w:instrText>
      </w:r>
      <w:r w:rsidR="0079149B" w:rsidRPr="00780BF3">
        <w:rPr>
          <w:rStyle w:val="AR6BodyTextCar"/>
        </w:rPr>
        <w:fldChar w:fldCharType="separate"/>
      </w:r>
      <w:ins w:id="594" w:author="Robin Matthews" w:date="2021-05-18T16:00:00Z">
        <w:del w:id="595" w:author="Ian Blenkinsop" w:date="2021-07-01T12:18:00Z">
          <w:r w:rsidR="00602365" w:rsidDel="002F54B0">
            <w:rPr>
              <w:rStyle w:val="AR6BodyTextCar"/>
              <w:noProof/>
              <w:lang w:val="en-GB"/>
            </w:rPr>
            <w:delText>(</w:delText>
          </w:r>
        </w:del>
        <w:r w:rsidR="00602365">
          <w:rPr>
            <w:rStyle w:val="AR6BodyTextCar"/>
            <w:noProof/>
            <w:lang w:val="en-GB"/>
          </w:rPr>
          <w:t>Spratt and Lisiecki, 2016</w:t>
        </w:r>
      </w:ins>
      <w:del w:id="596" w:author="Robin Matthews" w:date="2021-05-18T16:00:00Z">
        <w:r w:rsidR="0079149B" w:rsidRPr="00C421D6" w:rsidDel="00602365">
          <w:rPr>
            <w:rStyle w:val="AR6BodyTextCar"/>
            <w:noProof/>
            <w:lang w:val="en-GB"/>
          </w:rPr>
          <w:delText>(Spratt and Lisiecki, 2016</w:delText>
        </w:r>
      </w:del>
      <w:r w:rsidR="0079149B" w:rsidRPr="00780BF3">
        <w:rPr>
          <w:rStyle w:val="AR6BodyTextCar"/>
        </w:rPr>
        <w:fldChar w:fldCharType="end"/>
      </w:r>
      <w:del w:id="597" w:author="Ian Blenkinsop" w:date="2021-07-01T12:18:00Z">
        <w:r w:rsidR="0079149B" w:rsidRPr="00C421D6" w:rsidDel="002F54B0">
          <w:rPr>
            <w:lang w:val="en-GB"/>
          </w:rPr>
          <w:delText>; Chapter 2</w:delText>
        </w:r>
      </w:del>
      <w:r w:rsidR="0079149B" w:rsidRPr="00C421D6">
        <w:rPr>
          <w:lang w:val="en-GB"/>
        </w:rPr>
        <w:t>). They represent the amplitudes of natural, global-scale climate variati</w:t>
      </w:r>
      <w:r w:rsidR="00C421D6">
        <w:rPr>
          <w:lang w:val="en-GB"/>
        </w:rPr>
        <w:t>ons over the last 800</w:t>
      </w:r>
      <w:del w:id="598" w:author="Ian Blenkinsop" w:date="2021-07-01T12:27:00Z">
        <w:r w:rsidR="00C421D6" w:rsidDel="009C0051">
          <w:rPr>
            <w:lang w:val="en-GB"/>
          </w:rPr>
          <w:delText>,000 years</w:delText>
        </w:r>
      </w:del>
      <w:ins w:id="599" w:author="Ian Blenkinsop" w:date="2021-07-01T12:27:00Z">
        <w:r w:rsidR="009C0051">
          <w:rPr>
            <w:lang w:val="en-GB"/>
          </w:rPr>
          <w:t xml:space="preserve"> kyr</w:t>
        </w:r>
      </w:ins>
      <w:r w:rsidR="0079149B" w:rsidRPr="00C421D6">
        <w:rPr>
          <w:lang w:val="en-GB"/>
        </w:rPr>
        <w:t xml:space="preserve"> prior to the influence of human activity. Further climate information from a variety of paleoclimatic archives </w:t>
      </w:r>
      <w:del w:id="600" w:author="Ian Blenkinsop" w:date="2021-07-01T12:19:00Z">
        <w:r w:rsidR="0079149B" w:rsidRPr="00C421D6" w:rsidDel="002F54B0">
          <w:rPr>
            <w:lang w:val="en-GB"/>
          </w:rPr>
          <w:delText xml:space="preserve">are </w:delText>
        </w:r>
      </w:del>
      <w:ins w:id="601" w:author="Ian Blenkinsop" w:date="2021-07-01T12:19:00Z">
        <w:r w:rsidR="002F54B0">
          <w:rPr>
            <w:lang w:val="en-GB"/>
          </w:rPr>
          <w:t>is</w:t>
        </w:r>
        <w:r w:rsidR="002F54B0" w:rsidRPr="00C421D6">
          <w:rPr>
            <w:lang w:val="en-GB"/>
          </w:rPr>
          <w:t xml:space="preserve"> </w:t>
        </w:r>
      </w:ins>
      <w:r w:rsidR="0079149B" w:rsidRPr="00C421D6">
        <w:rPr>
          <w:lang w:val="en-GB"/>
        </w:rPr>
        <w:t>assessed in Chapters 2, 5, 7</w:t>
      </w:r>
      <w:del w:id="602" w:author="Ian Blenkinsop" w:date="2021-07-01T12:19:00Z">
        <w:r w:rsidR="0079149B" w:rsidRPr="00C421D6" w:rsidDel="002F54B0">
          <w:rPr>
            <w:lang w:val="en-GB"/>
          </w:rPr>
          <w:delText xml:space="preserve">, </w:delText>
        </w:r>
      </w:del>
      <w:ins w:id="603" w:author="Ian Blenkinsop" w:date="2021-07-01T12:19:00Z">
        <w:r w:rsidR="002F54B0">
          <w:rPr>
            <w:lang w:val="en-GB"/>
          </w:rPr>
          <w:t xml:space="preserve"> and</w:t>
        </w:r>
        <w:r w:rsidR="002F54B0" w:rsidRPr="00C421D6">
          <w:rPr>
            <w:lang w:val="en-GB"/>
          </w:rPr>
          <w:t xml:space="preserve"> </w:t>
        </w:r>
      </w:ins>
      <w:r w:rsidR="0079149B" w:rsidRPr="00C421D6">
        <w:rPr>
          <w:lang w:val="en-GB"/>
        </w:rPr>
        <w:t xml:space="preserve">9. </w:t>
      </w:r>
    </w:p>
    <w:p w14:paraId="007984FD" w14:textId="77777777" w:rsidR="0036671B" w:rsidRPr="00C421D6" w:rsidRDefault="0036671B" w:rsidP="0036671B">
      <w:pPr>
        <w:pStyle w:val="AR6BodyText"/>
        <w:rPr>
          <w:color w:val="000000"/>
          <w:lang w:val="en-GB"/>
        </w:rPr>
      </w:pPr>
    </w:p>
    <w:p w14:paraId="7A9273F8" w14:textId="11D6A1A7" w:rsidR="0079149B" w:rsidRPr="00C421D6" w:rsidRDefault="0079149B" w:rsidP="0079149B">
      <w:pPr>
        <w:pStyle w:val="AR6BodyText"/>
        <w:rPr>
          <w:lang w:val="en-GB"/>
        </w:rPr>
      </w:pPr>
      <w:r w:rsidRPr="00C421D6">
        <w:rPr>
          <w:lang w:val="en-GB"/>
        </w:rPr>
        <w:t xml:space="preserve">Paleoclimatic information also provides a long-term perspective on rates of change of these three key indicators. </w:t>
      </w:r>
      <w:commentRangeStart w:id="604"/>
      <w:r w:rsidRPr="00C421D6">
        <w:rPr>
          <w:lang w:val="en-GB"/>
        </w:rPr>
        <w:t>The rate of increase in atmospheric CO</w:t>
      </w:r>
      <w:r w:rsidRPr="00C421D6">
        <w:rPr>
          <w:vertAlign w:val="subscript"/>
          <w:lang w:val="en-GB"/>
        </w:rPr>
        <w:t>2</w:t>
      </w:r>
      <w:r w:rsidRPr="00C421D6">
        <w:rPr>
          <w:lang w:val="en-GB"/>
        </w:rPr>
        <w:t xml:space="preserve"> observed over 1919</w:t>
      </w:r>
      <w:del w:id="605" w:author="Ian Blenkinsop" w:date="2021-07-01T12:19:00Z">
        <w:r w:rsidRPr="00C421D6" w:rsidDel="002F54B0">
          <w:rPr>
            <w:lang w:val="en-GB"/>
          </w:rPr>
          <w:delText>-</w:delText>
        </w:r>
      </w:del>
      <w:ins w:id="606" w:author="Ian Blenkinsop" w:date="2021-07-01T12:19:00Z">
        <w:r w:rsidR="002F54B0">
          <w:rPr>
            <w:lang w:val="en-GB"/>
          </w:rPr>
          <w:t>–</w:t>
        </w:r>
      </w:ins>
      <w:r w:rsidRPr="00C421D6">
        <w:rPr>
          <w:lang w:val="en-GB"/>
        </w:rPr>
        <w:t>2019 CE is one order of magnitude higher than the fastest CO</w:t>
      </w:r>
      <w:r w:rsidRPr="00C421D6">
        <w:rPr>
          <w:vertAlign w:val="subscript"/>
          <w:lang w:val="en-GB"/>
        </w:rPr>
        <w:t>2</w:t>
      </w:r>
      <w:r w:rsidRPr="00C421D6">
        <w:rPr>
          <w:lang w:val="en-GB"/>
        </w:rPr>
        <w:t xml:space="preserve"> fluctuations documented during the last glacial maximum and the last deglacial transition in high-resolution reconstructions from polar ice cores </w:t>
      </w:r>
      <w:commentRangeEnd w:id="604"/>
      <w:r w:rsidR="002F54B0">
        <w:rPr>
          <w:rStyle w:val="CommentReference"/>
        </w:rPr>
        <w:commentReference w:id="604"/>
      </w:r>
      <w:r w:rsidRPr="00780BF3">
        <w:fldChar w:fldCharType="begin" w:fldLock="1"/>
      </w:r>
      <w:r w:rsidR="00E81B0B">
        <w:rPr>
          <w:lang w:val="en-GB"/>
        </w:rPr>
        <w:instrText>ADDIN CSL_CITATION { "citationItems" : [ { "id" : "ITEM-1", "itemData" : { "DOI" : "10.1038/nature13799", "ISSN" : "0028-0836", "author" : [ { "dropping-particle" : "", "family" : "Marcott", "given" : "Shaun A.", "non-dropping-particle" : "", "parse-names" : false, "suffix" : "" }, { "dropping-particle" : "", "family" : "Bauska", "given" : "Thomas K.", "non-dropping-particle" : "", "parse-names" : false, "suffix" : "" }, { "dropping-particle" : "", "family" : "Buizert", "given" : "Christo", "non-dropping-particle" : "", "parse-names" : false, "suffix" : "" }, { "dropping-particle" : "", "family" : "Steig", "given" : "Eric J.", "non-dropping-particle" : "", "parse-names" : false, "suffix" : "" }, { "dropping-particle" : "", "family" : "Rosen", "given" : "Julia L.", "non-dropping-particle" : "", "parse-names" : false, "suffix" : "" }, { "dropping-particle" : "", "family" : "Cuffey", "given" : "Kurt M.", "non-dropping-particle" : "", "parse-names" : false, "suffix" : "" }, { "dropping-particle" : "", "family" : "Fudge", "given" : "T. J.", "non-dropping-particle" : "", "parse-names" : false, "suffix" : "" }, { "dropping-particle" : "", "family" : "Severinghaus", "given" : "Jeffery P.", "non-dropping-particle" : "", "parse-names" : false, "suffix" : "" }, { "dropping-particle" : "", "family" : "Ahn", "given" : "Jinho", "non-dropping-particle" : "", "parse-names" : false, "suffix" : "" }, { "dropping-particle" : "", "family" : "Kalk", "given" : "Michael L.", "non-dropping-particle" : "", "parse-names" : false, "suffix" : "" }, { "dropping-particle" : "", "family" : "McConnell", "given" : "Joseph R.", "non-dropping-particle" : "", "parse-names" : false, "suffix" : "" }, { "dropping-particle" : "", "family" : "Sowers", "given" : "Todd", "non-dropping-particle" : "", "parse-names" : false, "suffix" : "" }, { "dropping-particle" : "", "family" : "Taylor", "given" : "Kendrick C.", "non-dropping-particle" : "", "parse-names" : false, "suffix" : "" }, { "dropping-particle" : "", "family" : "White", "given" : "James W. C.", "non-dropping-particle" : "", "parse-names" : false, "suffix" : "" }, { "dropping-particle" : "", "family" : "Brook", "given" : "Edward J.", "non-dropping-particle" : "", "parse-names" : false, "suffix" : "" } ], "container-title" : "Nature", "id" : "ITEM-1", "issue" : "7524", "issued" : { "date-parts" : [ [ "2014", "10", "29" ] ] }, "page" : "616-619", "title" : "Centennial-scale changes in the global carbon cycle during the last deglaciation", "translator" : [ { "dropping-particle" : "", "family" : "H4263", "given" : "", "non-dropping-particle" : "", "parse-names" : false, "suffix" : "" } ], "type" : "article-journal", "volume" : "514" }, "uris" : [ "http://www.mendeley.com/documents/?uuid=b8b6c033-00c8-4913-8d08-10b260f4a8d9" ] } ], "mendeley" : { "formattedCitation" : "(Marcott et al., 2014)", "manualFormatting" : "(Marcott et al., 2014", "plainTextFormattedCitation" : "(Marcott et al., 2014)", "previouslyFormattedCitation" : "(Marcott et al., 2014)" }, "properties" : { "noteIndex" : 0 }, "schema" : "https://github.com/citation-style-language/schema/raw/master/csl-citation.json" }</w:instrText>
      </w:r>
      <w:r w:rsidRPr="00780BF3">
        <w:fldChar w:fldCharType="separate"/>
      </w:r>
      <w:ins w:id="607" w:author="Robin Matthews" w:date="2021-05-18T16:00:00Z">
        <w:r w:rsidR="00602365">
          <w:rPr>
            <w:noProof/>
            <w:lang w:val="en-GB"/>
          </w:rPr>
          <w:t>(Marcott et al., 2014</w:t>
        </w:r>
      </w:ins>
      <w:del w:id="608" w:author="Robin Matthews" w:date="2021-05-18T16:00:00Z">
        <w:r w:rsidRPr="00C421D6" w:rsidDel="00602365">
          <w:rPr>
            <w:noProof/>
            <w:lang w:val="en-GB"/>
          </w:rPr>
          <w:delText>(Marcott et al., 2014</w:delText>
        </w:r>
      </w:del>
      <w:r w:rsidRPr="00780BF3">
        <w:fldChar w:fldCharType="end"/>
      </w:r>
      <w:r w:rsidRPr="00C421D6">
        <w:rPr>
          <w:lang w:val="en-GB"/>
        </w:rPr>
        <w:t xml:space="preserve">, see Chapter 2, Section 2.2.3.2.1). Current multi-decadal GMST exhibit a higher rate of increase than over the past </w:t>
      </w:r>
      <w:del w:id="609" w:author="Ian Blenkinsop" w:date="2021-07-01T12:24:00Z">
        <w:r w:rsidRPr="00C421D6" w:rsidDel="009C0051">
          <w:rPr>
            <w:lang w:val="en-GB"/>
          </w:rPr>
          <w:delText>two thousand</w:delText>
        </w:r>
      </w:del>
      <w:ins w:id="610" w:author="Ian Blenkinsop" w:date="2021-07-01T12:24:00Z">
        <w:r w:rsidR="009C0051">
          <w:rPr>
            <w:lang w:val="en-GB"/>
          </w:rPr>
          <w:t>2</w:t>
        </w:r>
      </w:ins>
      <w:ins w:id="611" w:author="Ian Blenkinsop" w:date="2021-07-01T12:29:00Z">
        <w:r w:rsidR="00AD7084">
          <w:rPr>
            <w:lang w:val="en-GB"/>
          </w:rPr>
          <w:t xml:space="preserve"> kyr</w:t>
        </w:r>
      </w:ins>
      <w:del w:id="612" w:author="Ian Blenkinsop" w:date="2021-07-01T12:29:00Z">
        <w:r w:rsidRPr="00C421D6" w:rsidDel="00AD7084">
          <w:rPr>
            <w:lang w:val="en-GB"/>
          </w:rPr>
          <w:delText xml:space="preserve"> years</w:delText>
        </w:r>
      </w:del>
      <w:ins w:id="613" w:author="Ian Blenkinsop" w:date="2021-07-01T12:22:00Z">
        <w:r w:rsidR="009C0051">
          <w:rPr>
            <w:lang w:val="en-GB"/>
          </w:rPr>
          <w:t xml:space="preserve"> (</w:t>
        </w:r>
        <w:r w:rsidR="009C0051" w:rsidRPr="00C421D6">
          <w:rPr>
            <w:lang w:val="en-GB"/>
          </w:rPr>
          <w:t>Section 2.3.1.1.2</w:t>
        </w:r>
        <w:r w:rsidR="009C0051">
          <w:rPr>
            <w:lang w:val="en-GB"/>
          </w:rPr>
          <w:t>;</w:t>
        </w:r>
      </w:ins>
      <w:r w:rsidRPr="00C421D6">
        <w:rPr>
          <w:lang w:val="en-GB"/>
        </w:rPr>
        <w:t xml:space="preserve"> </w:t>
      </w:r>
      <w:r w:rsidRPr="00780BF3">
        <w:fldChar w:fldCharType="begin" w:fldLock="1"/>
      </w:r>
      <w:r w:rsidR="00E81B0B">
        <w:rPr>
          <w:lang w:val="en-GB"/>
        </w:rPr>
        <w:instrText>ADDIN CSL_CITATION { "citationItems" : [ { "id" : "ITEM-1", "itemData" : { "DOI" : "10.1038/s41561-019-0400-0", "ISSN" : "1752-0908", "abstract" : "Multidecadal surface temperature changes may be forced by natural as well as anthropogenic factors, or arise unforced from the climate system. Distinguishing these factors is essential for estimating sensitivity to multiple climatic forcings and the amplitude of the unforced variability. Here we present 2,000-year-long global mean temperature reconstructions using seven different statistical methods that draw from a global collection of temperature-sensitive palaeoclimate records. Our reconstructions display synchronous multidecadal temperature fluctuations that are coherent with one another and with fully forced millennial model simulations from the Coupled Model Intercomparison Project Phase 5 across the Common Era. A substantial portion of pre-industrial (1300\u20131800 ce) variability at multidecadal timescales is attributed to volcanic aerosol forcing. Reconstructions and simulations qualitatively agree on the amplitude of the unforced global mean multidecadal temperature variability, thereby increasing confidence in future projections of climate change on these timescales. The largest warming trends at timescales of 20 years and longer occur during the second half of the twentieth century, highlighting the unusual character of the warming in recent decades.", "author" : [ { "dropping-particle" : "", "family" : "PAGES 2k Consortium", "given" : "", "non-dropping-particle" : "", "parse-names" : false, "suffix" : "" } ], "container-title" : "Nature Geoscience", "id" : "ITEM-1", "issue" : "8", "issued" : { "date-parts" : [ [ "2019", "8", "24" ] ] }, "page" : "643-649", "title" : "Consistent multidecadal variability in global temperature reconstructions and simulations over the Common Era", "translator" : [ { "dropping-particle" : "", "family" : "H4337", "given" : "", "non-dropping-particle" : "", "parse-names" : false, "suffix" : "" } ], "type" : "article-journal", "volume" : "12" }, "uris" : [ "http://www.mendeley.com/documents/?uuid=d51a0734-e380-4ab7-8a04-6957575c2ca0" ] } ], "mendeley" : { "formattedCitation" : "(PAGES 2k Consortium, 2019)", "manualFormatting" : "(PAGES 2k Consortium, 2019", "plainTextFormattedCitation" : "(PAGES 2k Consortium, 2019)", "previouslyFormattedCitation" : "(PAGES 2k Consortium, 2019)" }, "properties" : { "noteIndex" : 0 }, "schema" : "https://github.com/citation-style-language/schema/raw/master/csl-citation.json" }</w:instrText>
      </w:r>
      <w:r w:rsidRPr="00780BF3">
        <w:fldChar w:fldCharType="separate"/>
      </w:r>
      <w:ins w:id="614" w:author="Robin Matthews" w:date="2021-05-18T16:00:00Z">
        <w:del w:id="615" w:author="Ian Blenkinsop" w:date="2021-07-01T12:22:00Z">
          <w:r w:rsidR="00602365" w:rsidDel="009C0051">
            <w:rPr>
              <w:noProof/>
              <w:lang w:val="en-GB"/>
            </w:rPr>
            <w:delText>(</w:delText>
          </w:r>
        </w:del>
        <w:r w:rsidR="00602365">
          <w:rPr>
            <w:noProof/>
            <w:lang w:val="en-GB"/>
          </w:rPr>
          <w:t>PAGES 2k Consortium, 2019</w:t>
        </w:r>
      </w:ins>
      <w:del w:id="616" w:author="Robin Matthews" w:date="2021-05-18T16:00:00Z">
        <w:r w:rsidRPr="00C421D6" w:rsidDel="00602365">
          <w:rPr>
            <w:noProof/>
            <w:lang w:val="en-GB"/>
          </w:rPr>
          <w:delText>(PAGES 2k Consortium, 2019</w:delText>
        </w:r>
      </w:del>
      <w:r w:rsidRPr="00780BF3">
        <w:fldChar w:fldCharType="end"/>
      </w:r>
      <w:del w:id="617" w:author="Ian Blenkinsop" w:date="2021-07-01T12:22:00Z">
        <w:r w:rsidRPr="00C421D6" w:rsidDel="009C0051">
          <w:rPr>
            <w:lang w:val="en-GB"/>
          </w:rPr>
          <w:delText>; Chapter 2, Section 2.3.1.1.2</w:delText>
        </w:r>
      </w:del>
      <w:r w:rsidRPr="00C421D6">
        <w:rPr>
          <w:lang w:val="en-GB"/>
        </w:rPr>
        <w:t>), and in the 20</w:t>
      </w:r>
      <w:r w:rsidRPr="00E646CD">
        <w:rPr>
          <w:vertAlign w:val="superscript"/>
          <w:lang w:val="en-GB"/>
          <w:rPrChange w:id="618" w:author="Ian Blenkinsop" w:date="2021-07-01T16:56:00Z">
            <w:rPr>
              <w:lang w:val="en-GB"/>
            </w:rPr>
          </w:rPrChange>
        </w:rPr>
        <w:t>th</w:t>
      </w:r>
      <w:r w:rsidRPr="00C421D6">
        <w:rPr>
          <w:lang w:val="en-GB"/>
        </w:rPr>
        <w:t xml:space="preserve"> century GMSL rise was faster than during any other century over the past </w:t>
      </w:r>
      <w:del w:id="619" w:author="Ian Blenkinsop" w:date="2021-07-01T12:22:00Z">
        <w:r w:rsidRPr="00C421D6" w:rsidDel="009C0051">
          <w:rPr>
            <w:lang w:val="en-GB"/>
          </w:rPr>
          <w:delText>three thousand</w:delText>
        </w:r>
      </w:del>
      <w:ins w:id="620" w:author="Ian Blenkinsop" w:date="2021-07-01T12:22:00Z">
        <w:r w:rsidR="009C0051">
          <w:rPr>
            <w:lang w:val="en-GB"/>
          </w:rPr>
          <w:t>3</w:t>
        </w:r>
      </w:ins>
      <w:ins w:id="621" w:author="Ian Blenkinsop" w:date="2021-07-01T12:28:00Z">
        <w:r w:rsidR="009C0051">
          <w:rPr>
            <w:lang w:val="en-GB"/>
          </w:rPr>
          <w:t xml:space="preserve"> kyr</w:t>
        </w:r>
      </w:ins>
      <w:del w:id="622" w:author="Ian Blenkinsop" w:date="2021-07-01T12:28:00Z">
        <w:r w:rsidRPr="00C421D6" w:rsidDel="009C0051">
          <w:rPr>
            <w:lang w:val="en-GB"/>
          </w:rPr>
          <w:delText xml:space="preserve"> years</w:delText>
        </w:r>
      </w:del>
      <w:r w:rsidRPr="00C421D6">
        <w:rPr>
          <w:lang w:val="en-GB"/>
        </w:rPr>
        <w:t xml:space="preserve"> (</w:t>
      </w:r>
      <w:del w:id="623" w:author="Ian Blenkinsop" w:date="2021-07-12T13:58:00Z">
        <w:r w:rsidRPr="00C421D6" w:rsidDel="00795D45">
          <w:rPr>
            <w:lang w:val="en-GB"/>
          </w:rPr>
          <w:delText xml:space="preserve">Chapter 2, </w:delText>
        </w:r>
      </w:del>
      <w:r w:rsidRPr="00C421D6">
        <w:rPr>
          <w:lang w:val="en-GB"/>
        </w:rPr>
        <w:t>Section 2.3.3.3).</w:t>
      </w:r>
    </w:p>
    <w:p w14:paraId="12DFC6AC" w14:textId="7138FAA4" w:rsidR="0036671B" w:rsidRPr="00C421D6" w:rsidRDefault="0036671B" w:rsidP="0079149B">
      <w:pPr>
        <w:pStyle w:val="AR6BodyText"/>
        <w:rPr>
          <w:lang w:val="en-GB"/>
        </w:rPr>
      </w:pPr>
    </w:p>
    <w:p w14:paraId="31F46A94" w14:textId="77777777" w:rsidR="0036671B" w:rsidRPr="00C421D6" w:rsidRDefault="0036671B" w:rsidP="0079149B">
      <w:pPr>
        <w:pStyle w:val="AR6BodyText"/>
        <w:rPr>
          <w:lang w:val="en-GB"/>
        </w:rPr>
      </w:pPr>
    </w:p>
    <w:p w14:paraId="51DE14AB" w14:textId="7BCDAB6C" w:rsidR="0079149B" w:rsidRPr="00C562CE" w:rsidRDefault="0079149B" w:rsidP="0036671B">
      <w:pPr>
        <w:pStyle w:val="AR6BodyTextBold"/>
      </w:pPr>
      <w:r w:rsidRPr="00BC5722">
        <w:t>[START FIGURE 1.</w:t>
      </w:r>
      <w:r w:rsidRPr="00C562CE">
        <w:t>5 HERE]</w:t>
      </w:r>
    </w:p>
    <w:p w14:paraId="4FCBCC32" w14:textId="77777777" w:rsidR="0079149B" w:rsidRPr="00780BF3" w:rsidRDefault="0079149B" w:rsidP="0036671B">
      <w:pPr>
        <w:pStyle w:val="AR6BodyTextBold"/>
      </w:pPr>
    </w:p>
    <w:p w14:paraId="58657F77" w14:textId="09761295" w:rsidR="0079149B" w:rsidRPr="00C421D6" w:rsidRDefault="0079149B" w:rsidP="0079149B">
      <w:pPr>
        <w:pStyle w:val="AR6Chap1Figure"/>
        <w:rPr>
          <w:lang w:val="en-GB"/>
        </w:rPr>
      </w:pPr>
      <w:r w:rsidRPr="00C421D6">
        <w:rPr>
          <w:b/>
          <w:bCs/>
          <w:lang w:val="en-GB"/>
        </w:rPr>
        <w:t>Long-term context of anthropogenic climate change</w:t>
      </w:r>
      <w:r w:rsidRPr="00C421D6">
        <w:rPr>
          <w:lang w:val="en-GB"/>
        </w:rPr>
        <w:t xml:space="preserve"> based on selected paleoclimatic reconstructions over the past 800,000 years for three key indicators: atmospheric CO</w:t>
      </w:r>
      <w:r w:rsidRPr="00C421D6">
        <w:rPr>
          <w:vertAlign w:val="subscript"/>
          <w:lang w:val="en-GB"/>
        </w:rPr>
        <w:t>2</w:t>
      </w:r>
      <w:r w:rsidRPr="00C421D6">
        <w:rPr>
          <w:lang w:val="en-GB"/>
        </w:rPr>
        <w:t xml:space="preserve"> concentrations, Global Mean </w:t>
      </w:r>
      <w:r w:rsidRPr="00C421D6">
        <w:rPr>
          <w:rFonts w:cs="Times New Roman"/>
          <w:szCs w:val="20"/>
          <w:lang w:val="en-GB"/>
        </w:rPr>
        <w:t xml:space="preserve">Surface Temperature (GMST), and Global Mean Sea Level (GMSL). </w:t>
      </w:r>
      <w:r w:rsidR="00E646CD" w:rsidRPr="00C421D6">
        <w:rPr>
          <w:rFonts w:cs="Times New Roman"/>
          <w:szCs w:val="20"/>
          <w:lang w:val="en-GB"/>
        </w:rPr>
        <w:t>A</w:t>
      </w:r>
      <w:r w:rsidRPr="00C421D6">
        <w:rPr>
          <w:rFonts w:cs="Times New Roman"/>
          <w:szCs w:val="20"/>
          <w:lang w:val="en-GB"/>
        </w:rPr>
        <w:t>) Measurements of CO</w:t>
      </w:r>
      <w:r w:rsidRPr="00C421D6">
        <w:rPr>
          <w:rFonts w:cs="Times New Roman"/>
          <w:szCs w:val="20"/>
          <w:vertAlign w:val="subscript"/>
          <w:lang w:val="en-GB"/>
        </w:rPr>
        <w:t>2</w:t>
      </w:r>
      <w:r w:rsidRPr="00C421D6">
        <w:rPr>
          <w:rFonts w:cs="Times New Roman"/>
          <w:szCs w:val="20"/>
          <w:lang w:val="en-GB"/>
        </w:rPr>
        <w:t xml:space="preserve"> in air enclosed in Antarctic ice </w:t>
      </w:r>
      <w:bookmarkStart w:id="624" w:name="_Hlk72248219"/>
      <w:r w:rsidRPr="00C421D6">
        <w:rPr>
          <w:rFonts w:cs="Times New Roman"/>
          <w:szCs w:val="20"/>
          <w:lang w:val="en-GB"/>
        </w:rPr>
        <w:t xml:space="preserve">cores </w:t>
      </w:r>
      <w:r w:rsidRPr="00191D32">
        <w:rPr>
          <w:rFonts w:cs="Times New Roman"/>
          <w:szCs w:val="20"/>
        </w:rPr>
        <w:fldChar w:fldCharType="begin" w:fldLock="1"/>
      </w:r>
      <w:r w:rsidR="00E81B0B">
        <w:rPr>
          <w:rFonts w:cs="Times New Roman"/>
          <w:szCs w:val="20"/>
          <w:lang w:val="en-GB"/>
        </w:rPr>
        <w:instrText>ADDIN CSL_CITATION { "citationItems" : [ { "id" : "ITEM-1", "itemData" : { "DOI" : "10.1038/nature06949", "ISSN" : "0028-0836", "author" : [ { "dropping-particle" : "", "family" : "L\u00fcthi", "given" : "Dieter", "non-dropping-particle" : "", "parse-names" : false, "suffix" : "" }, { "dropping-particle" : "", "family" : "Floch", "given" : "Martine", "non-dropping-particle" : "Le", "parse-names" : false, "suffix" : "" }, { "dropping-particle" : "", "family" : "Bereiter", "given" : "Bernhard", "non-dropping-particle" : "", "parse-names" : false, "suffix" : "" }, { "dropping-particle" : "", "family" : "Blunier", "given" : "Thomas", "non-dropping-particle" : "", "parse-names" : false, "suffix" : "" }, { "dropping-particle" : "", "family" : "Barnola", "given" : "Jean-Marc", "non-dropping-particle" : "", "parse-names" : false, "suffix" : "" }, { "dropping-particle" : "", "family" : "Siegenthaler", "given" : "Urs", "non-dropping-particle" : "", "parse-names" : false, "suffix" : "" }, { "dropping-particle" : "", "family" : "Raynaud", "given" : "Dominique", "non-dropping-particle" : "", "parse-names" : false, "suffix" : "" }, { "dropping-particle" : "", "family" : "Jouzel", "given" : "Jean", "non-dropping-particle" : "", "parse-names" : false, "suffix" : "" }, { "dropping-particle" : "", "family" : "Fischer", "given" : "Hubertus", "non-dropping-particle" : "", "parse-names" : false, "suffix" : "" }, { "dropping-particle" : "", "family" : "Kawamura", "given" : "Kenji", "non-dropping-particle" : "", "parse-names" : false, "suffix" : "" }, { "dropping-particle" : "", "family" : "Stocker", "given" : "Thomas F.", "non-dropping-particle" : "", "parse-names" : false, "suffix" : "" } ], "container-title" : "Nature", "id" : "ITEM-1", "issue" : "7193", "issued" : { "date-parts" : [ [ "2008", "5", "15" ] ] }, "page" : "379-382", "title" : "High-resolution carbon dioxide concentration record 650,000\u2013800,000 years before present", "translator" : [ { "dropping-particle" : "", "family" : "H3368", "given" : "", "non-dropping-particle" : "", "parse-names" : false, "suffix" : "" } ], "type" : "article-journal", "volume" : "453" }, "uris" : [ "http://www.mendeley.com/documents/?uuid=aa13f572-fbfe-4339-a6ea-6d316a3c27cf" ] }, { "id" : "ITEM-2", "itemData" : { "DOI" : "10.1002/2014GL061957", "ISSN" : "00948276", "author" : [ { "dropping-particle" : "", "family" : "Bereiter", "given" : "Bernhard", "non-dropping-particle" : "", "parse-names" : false, "suffix" : "" }, { "dropping-particle" : "", "family" : "Eggleston", "given" : "Sarah", "non-dropping-particle" : "", "parse-names" : false, "suffix" : "" }, { "dropping-particle" : "", "family" : "Schmitt", "given" : "Jochen", "non-dropping-particle" : "", "parse-names" : false, "suffix" : "" }, { "dropping-particle" : "", "family" : "Nehrbass-Ahles", "given" : "Christoph", "non-dropping-particle" : "", "parse-names" : false, "suffix" : "" }, { "dropping-particle" : "", "family" : "Stocker", "given" : "Thomas F.", "non-dropping-particle" : "", "parse-names" : false, "suffix" : "" }, { "dropping-particle" : "", "family" : "Fischer", "given" : "Hubertus", "non-dropping-particle" : "", "parse-names" : false, "suffix" : "" }, { "dropping-particle" : "", "family" : "Kipfstuhl", "given" : "Sepp", "non-dropping-particle" : "", "parse-names" : false, "suffix" : "" }, { "dropping-particle" : "", "family" : "Chappellaz", "given" : "Jerome", "non-dropping-particle" : "", "parse-names" : false, "suffix" : "" } ], "container-title" : "Geophysical Research Letters", "id" : "ITEM-2", "issue" : "2", "issued" : { "date-parts" : [ [ "2015", "1", "28" ] ] }, "page" : "542-549", "title" : "Revision of the EPICA Dome C CO2 record from 800 to 600 kyr before present", "translator" : [ { "dropping-particle" : "", "family" : "H963", "given" : "", "non-dropping-particle" : "", "parse-names" : false, "suffix" : "" } ], "type" : "article-journal", "volume" : "42" }, "uris" : [ "http://www.mendeley.com/documents/?uuid=3d1b9f5c-8711-4a5b-bf6d-7069753cb815" ] } ], "mendeley" : { "formattedCitation" : "(L\u00fcthi et al., 2008; Bereiter et al., 2015)", "manualFormatting" : "(L\u00fcthi et al., 2008; Bereiter et al., 2015", "plainTextFormattedCitation" : "(L\u00fcthi et al., 2008; Bereiter et al., 2015)", "previouslyFormattedCitation" : "(L\u00fcthi et al., 2008; Bereiter et al., 2015)" }, "properties" : { "noteIndex" : 0 }, "schema" : "https://github.com/citation-style-language/schema/raw/master/csl-citation.json" }</w:instrText>
      </w:r>
      <w:r w:rsidRPr="00191D32">
        <w:rPr>
          <w:rFonts w:cs="Times New Roman"/>
          <w:szCs w:val="20"/>
        </w:rPr>
        <w:fldChar w:fldCharType="separate"/>
      </w:r>
      <w:ins w:id="625" w:author="Robin Matthews" w:date="2021-05-18T16:00:00Z">
        <w:r w:rsidR="00602365">
          <w:rPr>
            <w:rFonts w:cs="Times New Roman"/>
            <w:noProof/>
            <w:szCs w:val="20"/>
            <w:lang w:val="en-GB"/>
          </w:rPr>
          <w:t>(Lüthi et al., 2008; Bereiter et al., 2015</w:t>
        </w:r>
      </w:ins>
      <w:del w:id="626" w:author="Robin Matthews" w:date="2021-05-18T16:00:00Z">
        <w:r w:rsidRPr="00C421D6" w:rsidDel="00602365">
          <w:rPr>
            <w:rFonts w:cs="Times New Roman"/>
            <w:noProof/>
            <w:szCs w:val="20"/>
            <w:lang w:val="en-GB"/>
          </w:rPr>
          <w:delText>(Lüthi et al., 2008; Bereiter et al., 2015</w:delText>
        </w:r>
      </w:del>
      <w:r w:rsidRPr="00191D32">
        <w:rPr>
          <w:rFonts w:cs="Times New Roman"/>
          <w:szCs w:val="20"/>
        </w:rPr>
        <w:fldChar w:fldCharType="end"/>
      </w:r>
      <w:r w:rsidRPr="00C421D6">
        <w:rPr>
          <w:rFonts w:cs="Times New Roman"/>
          <w:szCs w:val="20"/>
          <w:lang w:val="en-GB"/>
        </w:rPr>
        <w:t xml:space="preserve"> [a compilation]; uncertainty ±1.3ppm; see Chapter 2, Section 2.2.3 and Chapter 5, Section 5.1.2 for an assessment) and direct air measurements </w:t>
      </w:r>
      <w:r w:rsidRPr="00191D32">
        <w:rPr>
          <w:rFonts w:cs="Times New Roman"/>
          <w:szCs w:val="20"/>
        </w:rPr>
        <w:fldChar w:fldCharType="begin" w:fldLock="1"/>
      </w:r>
      <w:r w:rsidR="00A94565">
        <w:rPr>
          <w:rFonts w:cs="Times New Roman"/>
          <w:szCs w:val="20"/>
          <w:lang w:val="en-GB"/>
        </w:rPr>
        <w:instrText>ADDIN CSL_CITATION { "citationItems" : [ { "id" : "ITEM-1", "itemData" : { "URL" : "www.esrl.noaa.gov/gmd/ccgg/trends/", "accessed" : { "date-parts" : [ [ "2021", "3", "1" ] ] }, "author" : [ { "dropping-particle" : "", "family" : "Tans", "given" : "P.", "non-dropping-particle" : "", "parse-names" : false, "suffix" : "" }, { "dropping-particle" : "", "family" : "Keeling", "given" : "R.F.", "non-dropping-particle" : "", "parse-names" : false, "suffix" : "" } ], "id" : "ITEM-1", "issued" : { "date-parts" : [ [ "2020" ] ] }, "publisher" : "Global Monitoring Laboratory, National Oceanic &amp; Atmospheric Administration Earth System Research Laboratories (NOAA/ESRL)", "title" : "Trends in Atmospheric Carbon Dioxide", "translator" : [ { "dropping-particle" : "", "family" : "H3712", "given" : "Rt17", "non-dropping-particle" : "", "parse-names" : false, "suffix" : "" } ], "type" : "webpage" }, "uris" : [ "http://www.mendeley.com/documents/?uuid=bb0f074f-fbc6-4165-9881-1390606a84a0" ] } ], "mendeley" : { "formattedCitation" : "(Tans and Keeling, 2020)", "manualFormatting" : "(Tans and Keeling, 2020", "plainTextFormattedCitation" : "(Tans and Keeling, 2020)", "previouslyFormattedCitation" : "(Tans and Keeling, 2020)" }, "properties" : { "noteIndex" : 0 }, "schema" : "https://github.com/citation-style-language/schema/raw/master/csl-citation.json" }</w:instrText>
      </w:r>
      <w:r w:rsidRPr="00191D32">
        <w:rPr>
          <w:rFonts w:cs="Times New Roman"/>
          <w:szCs w:val="20"/>
        </w:rPr>
        <w:fldChar w:fldCharType="separate"/>
      </w:r>
      <w:ins w:id="627" w:author="Robin Matthews" w:date="2021-05-18T16:00:00Z">
        <w:r w:rsidR="00602365">
          <w:rPr>
            <w:rFonts w:cs="Times New Roman"/>
            <w:noProof/>
            <w:szCs w:val="20"/>
            <w:lang w:val="en-GB"/>
          </w:rPr>
          <w:t>(Tans and Keeling, 2020</w:t>
        </w:r>
      </w:ins>
      <w:del w:id="628" w:author="Robin Matthews" w:date="2021-05-18T16:00:00Z">
        <w:r w:rsidRPr="00C421D6" w:rsidDel="00602365">
          <w:rPr>
            <w:rFonts w:cs="Times New Roman"/>
            <w:noProof/>
            <w:szCs w:val="20"/>
            <w:lang w:val="en-GB"/>
          </w:rPr>
          <w:delText>(Tans and Keeling, 20</w:delText>
        </w:r>
        <w:r w:rsidR="004856B2" w:rsidDel="00602365">
          <w:rPr>
            <w:rFonts w:cs="Times New Roman"/>
            <w:noProof/>
            <w:szCs w:val="20"/>
            <w:lang w:val="en-GB"/>
          </w:rPr>
          <w:delText>20</w:delText>
        </w:r>
      </w:del>
      <w:r w:rsidRPr="00191D32">
        <w:rPr>
          <w:rFonts w:cs="Times New Roman"/>
          <w:szCs w:val="20"/>
        </w:rPr>
        <w:fldChar w:fldCharType="end"/>
      </w:r>
      <w:r w:rsidRPr="00C421D6">
        <w:rPr>
          <w:rFonts w:cs="Times New Roman"/>
          <w:szCs w:val="20"/>
          <w:lang w:val="en-GB"/>
        </w:rPr>
        <w:t xml:space="preserve">; uncertainty ±0.12 ppm). Projected </w:t>
      </w:r>
      <w:bookmarkEnd w:id="624"/>
      <w:r w:rsidRPr="00C421D6">
        <w:rPr>
          <w:rFonts w:cs="Times New Roman"/>
          <w:szCs w:val="20"/>
          <w:lang w:val="en-GB"/>
        </w:rPr>
        <w:t>CO</w:t>
      </w:r>
      <w:r w:rsidRPr="00C421D6">
        <w:rPr>
          <w:rFonts w:cs="Times New Roman"/>
          <w:szCs w:val="20"/>
          <w:vertAlign w:val="subscript"/>
          <w:lang w:val="en-GB"/>
        </w:rPr>
        <w:t>2</w:t>
      </w:r>
      <w:r w:rsidRPr="00C421D6">
        <w:rPr>
          <w:rFonts w:cs="Times New Roman"/>
          <w:szCs w:val="20"/>
          <w:lang w:val="en-GB"/>
        </w:rPr>
        <w:t xml:space="preserve"> concentrations for five Shared Socioeconomic Pathways (SSP) scenarios are indicated by dots on the right-hand side panels of the figure (grey background) </w:t>
      </w:r>
      <w:r w:rsidRPr="00191D32">
        <w:rPr>
          <w:rFonts w:cs="Times New Roman"/>
          <w:szCs w:val="20"/>
        </w:rPr>
        <w:fldChar w:fldCharType="begin" w:fldLock="1"/>
      </w:r>
      <w:r w:rsidR="00E81B0B">
        <w:rPr>
          <w:rFonts w:cs="Times New Roman"/>
          <w:szCs w:val="20"/>
          <w:lang w:val="en-GB"/>
        </w:rPr>
        <w:instrText>ADDIN CSL_CITATION { "citationItems" : [ { "id" : "ITEM-1", "itemData" : { "DOI" : "10.5194/gmd-13-3571-2020", "ISSN" : "1991-9603", "author" : [ { "dropping-particle" : "", "family" : "Meinshausen", "given" : "Malte", "non-dropping-particle" : "", "parse-names" : false, "suffix" : "" }, { "dropping-particle" : "", "family" : "Nicholls", "given" : "Zebedee R. J.", "non-dropping-particle" : "", "parse-names" : false, "suffix" : "" }, { "dropping-particle" : "", "family" : "Lewis", "given" : "Jared", "non-dropping-particle" : "", "parse-names" : false, "suffix" : "" }, { "dropping-particle" : "", "family" : "Gidden", "given" : "Matthew J.", "non-dropping-particle" : "", "parse-names" : false, "suffix" : "" }, { "dropping-particle" : "", "family" : "Vogel", "given" : "Elisabeth", "non-dropping-particle" : "", "parse-names" : false, "suffix" : "" }, { "dropping-particle" : "", "family" : "Freund", "given" : "Mandy", "non-dropping-particle" : "", "parse-names" : false, "suffix" : "" }, { "dropping-particle" : "", "family" : "Beyerle", "given" : "Urs", "non-dropping-particle" : "", "parse-names" : false, "suffix" : "" }, { "dropping-particle" : "", "family" : "Gessner", "given" : "Claudia", "non-dropping-particle" : "", "parse-names" : false, "suffix" : "" }, { "dropping-particle" : "", "family" : "Nauels", "given" : "Alexander", "non-dropping-particle" : "", "parse-names" : false, "suffix" : "" }, { "dropping-particle" : "", "family" : "Bauer", "given" : "Nico", "non-dropping-particle" : "", "parse-names" : false, "suffix" : "" }, { "dropping-particle" : "", "family" : "Canadell", "given" : "Josep G.", "non-dropping-particle" : "", "parse-names" : false, "suffix" : "" }, { "dropping-particle" : "", "family" : "Daniel", "given" : "John S.", "non-dropping-particle" : "", "parse-names" : false, "suffix" : "" }, { "dropping-particle" : "", "family" : "John", "given" : "Andrew", "non-dropping-particle" : "", "parse-names" : false, "suffix" : "" }, { "dropping-particle" : "", "family" : "Krummel", "given" : "Paul B.", "non-dropping-particle" : "", "parse-names" : false, "suffix" : "" }, { "dropping-particle" : "", "family" : "Luderer", "given" : "Gunnar", "non-dropping-particle" : "", "parse-names" : false, "suffix" : "" }, { "dropping-particle" : "", "family" : "Meinshausen", "given" : "Nicolai", "non-dropping-particle" : "", "parse-names" : false, "suffix" : "" }, { "dropping-particle" : "", "family" : "Montzka", "given" : "Stephen A.", "non-dropping-particle" : "", "parse-names" : false, "suffix" : "" }, { "dropping-particle" : "", "family" : "Rayner", "given" : "Peter J.", "non-dropping-particle" : "", "parse-names" : false, "suffix" : "" }, { "dropping-particle" : "", "family" : "Reimann", "given" : "Stefan", "non-dropping-particle" : "", "parse-names" : false, "suffix" : "" }, { "dropping-particle" : "", "family" : "Smith", "given" : "Steven J.", "non-dropping-particle" : "", "parse-names" : false, "suffix" : "" }, { "dropping-particle" : "", "family" : "Berg", "given" : "Marten", "non-dropping-particle" : "van den", "parse-names" : false, "suffix" : "" }, { "dropping-particle" : "", "family" : "Velders", "given" : "Guus J. M.", "non-dropping-particle" : "", "parse-names" : false, "suffix" : "" }, { "dropping-particle" : "", "family" : "Vollmer", "given" : "Martin K.", "non-dropping-particle" : "", "parse-names" : false, "suffix" : "" }, { "dropping-particle" : "", "family" : "Wang", "given" : "Ray H. J.", "non-dropping-particle" : "", "parse-names" : false, "suffix" : "" } ], "container-title" : "Geoscientific Model Development", "id" : "ITEM-1", "issue" : "8", "issued" : { "date-parts" : [ [ "2020", "8", "13" ] ] }, "page" : "3571-3605", "title" : "The shared socio-economic pathway (SSP) greenhouse gas concentrations and their extensions to 2500", "translator" : [ { "dropping-particle" : "", "family" : "H4156", "given" : "", "non-dropping-particle" : "", "parse-names" : false, "suffix" : "" } ], "type" : "article-journal", "volume" : "13" }, "uris" : [ "http://www.mendeley.com/documents/?uuid=62c52ac2-f094-4954-a9c7-afc037288ea0" ] } ], "mendeley" : { "formattedCitation" : "(Meinshausen et al., 2020)", "manualFormatting" : "(Meinshausen et al., 2020", "plainTextFormattedCitation" : "(Meinshausen et al., 2020)", "previouslyFormattedCitation" : "(Meinshausen et al., 2020)" }, "properties" : { "noteIndex" : 0 }, "schema" : "https://github.com/citation-style-language/schema/raw/master/csl-citation.json" }</w:instrText>
      </w:r>
      <w:r w:rsidRPr="00191D32">
        <w:rPr>
          <w:rFonts w:cs="Times New Roman"/>
          <w:szCs w:val="20"/>
        </w:rPr>
        <w:fldChar w:fldCharType="separate"/>
      </w:r>
      <w:ins w:id="629" w:author="Robin Matthews" w:date="2021-05-18T16:00:00Z">
        <w:r w:rsidR="00602365">
          <w:rPr>
            <w:rFonts w:cs="Times New Roman"/>
            <w:noProof/>
            <w:szCs w:val="20"/>
            <w:lang w:val="en-GB"/>
          </w:rPr>
          <w:t>(Meinshausen et al., 2020</w:t>
        </w:r>
      </w:ins>
      <w:del w:id="630" w:author="Robin Matthews" w:date="2021-05-18T16:00:00Z">
        <w:r w:rsidRPr="00C421D6" w:rsidDel="00602365">
          <w:rPr>
            <w:rFonts w:cs="Times New Roman"/>
            <w:noProof/>
            <w:szCs w:val="20"/>
            <w:lang w:val="en-GB"/>
          </w:rPr>
          <w:delText>(Meinshausen et al., 2020</w:delText>
        </w:r>
      </w:del>
      <w:r w:rsidRPr="00191D32">
        <w:rPr>
          <w:rFonts w:cs="Times New Roman"/>
          <w:szCs w:val="20"/>
        </w:rPr>
        <w:fldChar w:fldCharType="end"/>
      </w:r>
      <w:r w:rsidRPr="00C421D6">
        <w:rPr>
          <w:rFonts w:cs="Times New Roman"/>
          <w:szCs w:val="20"/>
          <w:lang w:val="en-GB"/>
        </w:rPr>
        <w:t xml:space="preserve">; SSPs are described in Section 1.6). b) Reconstruction of GMST from marine paleoclimate proxies (light grey: </w:t>
      </w:r>
      <w:commentRangeStart w:id="631"/>
      <w:r w:rsidR="000243CD" w:rsidRPr="00191D32">
        <w:rPr>
          <w:rFonts w:cs="Times New Roman"/>
          <w:szCs w:val="20"/>
        </w:rPr>
        <w:fldChar w:fldCharType="begin" w:fldLock="1"/>
      </w:r>
      <w:r w:rsidR="00A77847">
        <w:rPr>
          <w:rFonts w:cs="Times New Roman"/>
          <w:szCs w:val="20"/>
          <w:lang w:val="en-GB"/>
        </w:rPr>
        <w:instrText>ADDIN CSL_CITATION { "citationItems" : [ { "id" : "ITEM-1", "itemData" : { "DOI" : "10.1038/nature19798", "ISSN" : "0028-0836", "author" : [ { "dropping-particle" : "", "family" : "Snyder", "given" : "Carolyn W.", "non-dropping-particle" : "", "parse-names" : false, "suffix" : "" } ], "container-title" : "Nature", "id" : "ITEM-1", "issue" : "7624", "issued" : { "date-parts" : [ [ "2016", "10", "26" ] ] }, "page" : "226-228", "title" : "Evolution of global temperature over the past two million years", "translator" : [ { "dropping-particle" : "", "family" : "H3366", "given" : "", "non-dropping-particle" : "", "parse-names" : false, "suffix" : "" } ], "type" : "article-journal", "volume" : "538" }, "uris" : [ "http://www.mendeley.com/documents/?uuid=d9456ef8-ec75-4469-9e25-a76681ef0dd9" ] } ], "mendeley" : { "formattedCitation" : "(Snyder, 2016)", "manualFormatting" : "Snyder (2016)", "plainTextFormattedCitation" : "(Snyder, 2016)", "previouslyFormattedCitation" : "(Snyder, 2016)" }, "properties" : { "noteIndex" : 0 }, "schema" : "https://github.com/citation-style-language/schema/raw/master/csl-citation.json" }</w:instrText>
      </w:r>
      <w:r w:rsidR="000243CD" w:rsidRPr="00191D32">
        <w:rPr>
          <w:rFonts w:cs="Times New Roman"/>
          <w:szCs w:val="20"/>
        </w:rPr>
        <w:fldChar w:fldCharType="separate"/>
      </w:r>
      <w:ins w:id="632" w:author="Robin Matthews" w:date="2021-05-18T16:00:00Z">
        <w:r w:rsidR="00602365">
          <w:rPr>
            <w:rFonts w:cs="Times New Roman"/>
            <w:noProof/>
            <w:szCs w:val="20"/>
            <w:lang w:val="en-GB"/>
          </w:rPr>
          <w:t>Snyder (2016)</w:t>
        </w:r>
      </w:ins>
      <w:del w:id="633" w:author="Robin Matthews" w:date="2021-05-18T16:00:00Z">
        <w:r w:rsidR="000243CD" w:rsidRPr="00C421D6" w:rsidDel="00602365">
          <w:rPr>
            <w:rFonts w:cs="Times New Roman"/>
            <w:noProof/>
            <w:szCs w:val="20"/>
            <w:lang w:val="en-GB"/>
          </w:rPr>
          <w:delText>Snyder</w:delText>
        </w:r>
        <w:r w:rsidR="00A77847" w:rsidDel="00602365">
          <w:rPr>
            <w:rFonts w:cs="Times New Roman"/>
            <w:noProof/>
            <w:szCs w:val="20"/>
            <w:lang w:val="en-GB"/>
          </w:rPr>
          <w:delText xml:space="preserve"> (</w:delText>
        </w:r>
        <w:r w:rsidR="000243CD" w:rsidRPr="00C421D6" w:rsidDel="00602365">
          <w:rPr>
            <w:rFonts w:cs="Times New Roman"/>
            <w:noProof/>
            <w:szCs w:val="20"/>
            <w:lang w:val="en-GB"/>
          </w:rPr>
          <w:delText>201</w:delText>
        </w:r>
        <w:r w:rsidR="00A77847" w:rsidDel="00602365">
          <w:rPr>
            <w:rFonts w:cs="Times New Roman"/>
            <w:noProof/>
            <w:szCs w:val="20"/>
            <w:lang w:val="en-GB"/>
          </w:rPr>
          <w:delText>6)</w:delText>
        </w:r>
      </w:del>
      <w:r w:rsidR="000243CD" w:rsidRPr="00191D32">
        <w:rPr>
          <w:rFonts w:cs="Times New Roman"/>
          <w:szCs w:val="20"/>
        </w:rPr>
        <w:fldChar w:fldCharType="end"/>
      </w:r>
      <w:commentRangeEnd w:id="631"/>
      <w:r w:rsidR="008254BD">
        <w:rPr>
          <w:rStyle w:val="CommentReference"/>
        </w:rPr>
        <w:commentReference w:id="631"/>
      </w:r>
      <w:r w:rsidRPr="00C421D6">
        <w:rPr>
          <w:rFonts w:cs="Times New Roman"/>
          <w:szCs w:val="20"/>
          <w:lang w:val="en-GB"/>
        </w:rPr>
        <w:t xml:space="preserve">; dark grey: </w:t>
      </w:r>
      <w:bookmarkStart w:id="634" w:name="_Hlk69678350"/>
      <w:r w:rsidR="00A77847">
        <w:fldChar w:fldCharType="begin" w:fldLock="1"/>
      </w:r>
      <w:r w:rsidR="00FA488E" w:rsidRPr="006B3DE1">
        <w:rPr>
          <w:lang w:val="en-GB"/>
        </w:rPr>
        <w:instrText>ADDIN CSL_CITATION { "citationItems" : [ { "id" : "ITEM-1", "itemData" : { "DOI" : "10.1098/rsta.2012.0294", "ISSN" : "1364-503X", "abstract" : "Cenozoic temperature, sea level and CO 2 covariations provide insights into climate sensitivity to external forcings and sea-lev</w:instrText>
      </w:r>
      <w:r w:rsidR="00FA488E">
        <w:instrText>el sensitivity to climate change. Climate sensitivity depends on the initial climate state, but potentially can be accurately inferred from precise palaeoclimate data. Pleistocene climate oscillations yield a fast-feedback climate sensitivity of 3\u00b11 \u00b0 C for a 4 W m \u22122 CO 2 forcing if Holocene warming relative to the Last Glacial Maximum (LGM) is used as calibration, but the error (uncertainty) is substantial and partly subjective because of poorly defined LGM global temperature and possible human influences in the Holocene. Glacial-to-interglacial climate change leading to the prior (Eemian) interglacial is less ambiguous and implies a sensitivity in the upper part of the above range, i.e. 3\u20134 \u00b0 C for a 4 W m \u22122 CO 2 forcing. Slow feedbacks, especially change of ice sheet size and atmospheric CO 2 , amplify the total Earth system sensitivity by an amount that depends on the time scale considered. Ice sheet response time is poorly defined, but we show that the slow response and hysteresis in prevailing ice sheet models are exaggerated. We use a global model, simplified to essential processes, to investigate state dependence of climate sensitivity, finding an increased sensitivity towards warmer climates, as low cloud cover is diminished and increased water vapour elevates the tropopause. Burning all fossil fuels, we conclude, would make most of the planet uninhabitable by humans, thus calling into question strategies that emphasize adaptation to climate change.", "author" : [ { "dropping-part</w:instrText>
      </w:r>
      <w:r w:rsidR="00FA488E" w:rsidRPr="006B3DE1">
        <w:rPr>
          <w:lang w:val="en-GB"/>
        </w:rPr>
        <w:instrText>icle" : "", "family" : "Hansen", "given" : "James", "non-dropping-particle" : "", "parse-names" : false, "suffix" : "" }, { "dropping-particle" : "", "family" : "Sato", "given" : "Makiko", "non-dropping-particle" : "", "parse-names" : false, "suffix" : "" }, { "dropping-particle" : "", "family" : "Russell", "given" : "Gary", "non-dropping-particle" : "", "parse-names" : false, "suffix" : "" }, { "dropping-particle" : "", "family" : "Kharecha", "given" : "Pushker", "non-dropping-particle" : "", "parse-names" : false, "suffix" : "" } ], "container-title" : "Philosophical Transactions of the Royal Society A: Mathematical, Physical and Engineering Sciences", "id" : "ITEM-1", "issue" : "2001", "issued" : { "date-parts" : [ [ "2013", "10", "28" ] ] }, "page" : "20120294", "title" : "Climate sensitivity, sea level and atmospheric carbon dioxide", "translator" : [ { "dropping-particle" : "", "family" : "H4660", "given" : "", "non-dropping-particle" : "", "parse-names" : false, "suffix" : "" } ], "type" : "article-journal", "volume" : "371" }, "uris" : [ "http://www.mendeley.com/documents/?uuid=2ffdb719-1ff3-4bea-a1b5-f710b80cacf6" ] } ], "mendeley" : { "formattedCitation" : "(Hansen et al., 2013)", "manualFormatting" : "Hansen et al. (2013)", "plainTextFormattedCitation" : "(Hansen et al., 2013)", "previouslyFormattedCitation" : "(Hansen et al., 2013)" }, "properties" : { "noteIndex" : 0 }, "schema" : "https://github.com/citation-style-language/schema/raw/master/csl-citation.json" }</w:instrText>
      </w:r>
      <w:r w:rsidR="00A77847">
        <w:fldChar w:fldCharType="separate"/>
      </w:r>
      <w:ins w:id="635" w:author="Robin Matthews" w:date="2021-05-18T16:00:00Z">
        <w:r w:rsidR="00602365">
          <w:rPr>
            <w:noProof/>
            <w:lang w:val="en-GB"/>
          </w:rPr>
          <w:t>Hansen et al. (2013)</w:t>
        </w:r>
      </w:ins>
      <w:del w:id="636" w:author="Robin Matthews" w:date="2021-05-18T16:00:00Z">
        <w:r w:rsidR="00A77847" w:rsidRPr="006B3DE1" w:rsidDel="00602365">
          <w:rPr>
            <w:noProof/>
            <w:lang w:val="en-GB"/>
          </w:rPr>
          <w:delText>Hansen et al. (2013)</w:delText>
        </w:r>
      </w:del>
      <w:r w:rsidR="00A77847">
        <w:fldChar w:fldCharType="end"/>
      </w:r>
      <w:bookmarkEnd w:id="634"/>
      <w:r w:rsidRPr="00C421D6">
        <w:rPr>
          <w:rFonts w:cs="Times New Roman"/>
          <w:szCs w:val="20"/>
          <w:lang w:val="en-GB"/>
        </w:rPr>
        <w:t xml:space="preserve">; see Chapter 2, Section 2.3.1 for an assessment). </w:t>
      </w:r>
      <w:r w:rsidR="00A23E0A" w:rsidRPr="00C421D6">
        <w:rPr>
          <w:rFonts w:cs="Times New Roman"/>
          <w:szCs w:val="20"/>
          <w:lang w:val="en-GB"/>
        </w:rPr>
        <w:t xml:space="preserve">Observed and reconstructed temperature changes since 1850 </w:t>
      </w:r>
      <w:r w:rsidR="002212A5" w:rsidRPr="002212A5">
        <w:rPr>
          <w:rFonts w:cs="Times New Roman"/>
          <w:szCs w:val="20"/>
          <w:lang w:val="sv"/>
        </w:rPr>
        <w:t>are the AR6 assessed mean (referenced to 1850–1900; Box TS.3; 2.3.1.1)</w:t>
      </w:r>
      <w:r w:rsidR="00A23E0A" w:rsidRPr="00C421D6">
        <w:rPr>
          <w:rFonts w:cs="Times New Roman"/>
          <w:szCs w:val="20"/>
          <w:lang w:val="en-GB"/>
        </w:rPr>
        <w:t xml:space="preserve">; </w:t>
      </w:r>
      <w:r w:rsidRPr="00C421D6">
        <w:rPr>
          <w:rFonts w:cs="Times New Roman"/>
          <w:szCs w:val="20"/>
          <w:lang w:val="en-GB"/>
        </w:rPr>
        <w:t>dots/whiskers on the right-hand side panels of the figure (grey background) indicate the projected mean and ranges of warming derived from Coupled Model Intercomparison Project Phase 6 (CMIP6) SSP-based (2081</w:t>
      </w:r>
      <w:r w:rsidRPr="00C421D6">
        <w:rPr>
          <w:rFonts w:cs="Times New Roman"/>
          <w:color w:val="202122"/>
          <w:szCs w:val="20"/>
          <w:shd w:val="clear" w:color="auto" w:fill="FDFDFD"/>
          <w:lang w:val="en-GB"/>
        </w:rPr>
        <w:t>–</w:t>
      </w:r>
      <w:r w:rsidRPr="00C421D6">
        <w:rPr>
          <w:rFonts w:cs="Times New Roman"/>
          <w:szCs w:val="20"/>
          <w:lang w:val="en-GB"/>
        </w:rPr>
        <w:t xml:space="preserve">2100) and Model for the Assessment of Greenhouse Gas Induced Climate Change (MAGICC7) (2300) simulations (Chapter 4, Tables 4.5 and 4.9). c) Sea level changes reconstructed from a stack of oxygen isotope measurements on seven ocean sediment cores </w:t>
      </w:r>
      <w:r w:rsidRPr="00191D32">
        <w:rPr>
          <w:rFonts w:cs="Times New Roman"/>
          <w:szCs w:val="20"/>
        </w:rPr>
        <w:fldChar w:fldCharType="begin" w:fldLock="1"/>
      </w:r>
      <w:r w:rsidR="00E81B0B">
        <w:rPr>
          <w:rFonts w:cs="Times New Roman"/>
          <w:szCs w:val="20"/>
          <w:lang w:val="en-GB"/>
        </w:rPr>
        <w:instrText>ADDIN CSL_CITATION { "citationItems" : [ { "id" : "ITEM-1", "itemData" : { "DOI" : "10.5194/cp-12-1079-2016", "ISSN" : "1814-9332", "abstract" : "Abstract. Late Pleistocene sea level has been reconstructed from ocean sediment core data using a wide variety of proxies and models. However, the accuracy of individual reconstructions is limited by measurement error, local variations in salinity and temperature, and assumptions particular to each technique. Here we present a sea level stack (average) which increases the signal-to-noise ratio of individual reconstructions. Specifically, we perform principal component analysis (PCA) on seven records from 0 to 430ka and five records from 0 to 798ka. The first principal component, which we use as the stack, describes \u223c 80% of the variance in the data and is similar using either five or seven records. After scaling the stack based on Holocene and Last Glacial Maximum (LGM) sea level estimates, the stack agrees to within 5m with isostatically adjusted coral sea level estimates for Marine Isotope Stages 5e and 11 (125 and 400ka, respectively). Bootstrapping and random sampling yield mean uncertainty estimates of 9\u201312m (1\u03c3) for the scaled stack. Sea level change accounts for about 45% of the total orbital-band variance in benthic \u03b418O, compared to a 65% contribution during the LGM-to-Holocene transition. Additionally, the second and third principal components of our analyses reflect differences between proxy records associated with spatial variations in the \u03b418O of seawater.", "author" : [ { "dropping-particle" : "", "family" : "Spratt", "given" : "Rachel M.", "non-dropping-particle" : "", "parse-names" : false, "suffix" : "" }, { "dropping-particle" : "", "family" : "Lisiecki", "given" : "Lorraine E.", "non-dropping-particle" : "", "parse-names" : false, "suffix" : "" } ], "container-title" : "Climate of the Past", "id" : "ITEM-1", "issue" : "4", "issued" : { "date-parts" : [ [ "2016", "4", "26" ] ] }, "page" : "1079-1092", "title" : "A Late Pleistocene sea level stack", "translator" : [ { "dropping-particle" : "", "family" : "H3369", "given" : "", "non-dropping-particle" : "", "parse-names" : false, "suffix" : "" } ], "type" : "article-journal", "volume" : "12" }, "uris" : [ "http://www.mendeley.com/documents/?uuid=a89731b9-92cd-40c2-9da1-8e8db5453c71" ] } ], "mendeley" : { "formattedCitation" : "(Spratt and Lisiecki, 2016)", "manualFormatting" : "(Spratt and Lisiecki, 2016", "plainTextFormattedCitation" : "(Spratt and Lisiecki, 2016)", "previouslyFormattedCitation" : "(Spratt and Lisiecki, 2016)" }, "properties" : { "noteIndex" : 0 }, "schema" : "https://github.com/citation-style-language/schema/raw/master/csl-citation.json" }</w:instrText>
      </w:r>
      <w:r w:rsidRPr="00191D32">
        <w:rPr>
          <w:rFonts w:cs="Times New Roman"/>
          <w:szCs w:val="20"/>
        </w:rPr>
        <w:fldChar w:fldCharType="separate"/>
      </w:r>
      <w:ins w:id="637" w:author="Robin Matthews" w:date="2021-05-18T16:00:00Z">
        <w:r w:rsidR="00602365">
          <w:rPr>
            <w:rFonts w:cs="Times New Roman"/>
            <w:noProof/>
            <w:szCs w:val="20"/>
            <w:lang w:val="en-GB"/>
          </w:rPr>
          <w:t>(Spratt and Lisiecki, 2016</w:t>
        </w:r>
      </w:ins>
      <w:del w:id="638" w:author="Robin Matthews" w:date="2021-05-18T16:00:00Z">
        <w:r w:rsidRPr="00C421D6" w:rsidDel="00602365">
          <w:rPr>
            <w:rFonts w:cs="Times New Roman"/>
            <w:noProof/>
            <w:szCs w:val="20"/>
            <w:lang w:val="en-GB"/>
          </w:rPr>
          <w:delText>(Spratt and Lisiecki, 2016</w:delText>
        </w:r>
      </w:del>
      <w:r w:rsidRPr="00191D32">
        <w:rPr>
          <w:rFonts w:cs="Times New Roman"/>
          <w:szCs w:val="20"/>
        </w:rPr>
        <w:fldChar w:fldCharType="end"/>
      </w:r>
      <w:r w:rsidRPr="00C421D6">
        <w:rPr>
          <w:rFonts w:cs="Times New Roman"/>
          <w:szCs w:val="20"/>
          <w:lang w:val="en-GB"/>
        </w:rPr>
        <w:t>; see Chapter 2, Section 2.3.3.3 and Chapter 9, Section 9.6.2 for an assessment). The sea level record from 1850 to</w:t>
      </w:r>
      <w:r w:rsidRPr="00C421D6">
        <w:rPr>
          <w:rFonts w:cs="Times New Roman"/>
          <w:color w:val="202122"/>
          <w:szCs w:val="20"/>
          <w:shd w:val="clear" w:color="auto" w:fill="FDFDFD"/>
          <w:lang w:val="en-GB"/>
        </w:rPr>
        <w:t xml:space="preserve"> </w:t>
      </w:r>
      <w:r w:rsidRPr="00C421D6">
        <w:rPr>
          <w:rFonts w:cs="Times New Roman"/>
          <w:szCs w:val="20"/>
          <w:lang w:val="en-GB"/>
        </w:rPr>
        <w:t xml:space="preserve">1900 is from </w:t>
      </w:r>
      <w:r w:rsidRPr="00191D32">
        <w:rPr>
          <w:rFonts w:cs="Times New Roman"/>
          <w:szCs w:val="20"/>
        </w:rPr>
        <w:fldChar w:fldCharType="begin" w:fldLock="1"/>
      </w:r>
      <w:ins w:id="639" w:author="Robin Matthews" w:date="2021-05-18T16:38:00Z">
        <w:r w:rsidR="007F11F7">
          <w:rPr>
            <w:rFonts w:cs="Times New Roman"/>
            <w:szCs w:val="20"/>
            <w:lang w:val="en-GB"/>
          </w:rPr>
          <w:instrText>ADDIN CSL_CITATION { "citationItems" : [ { "id" : "ITEM-1", "itemData" : { "DOI" : "10.1073/pnas.1517056113", "ISSN" : "0027-8424", "author" : [ { "dropping-particle" : "", "family" : "Kopp", "given" : "Robert E.", "non-dropping-particle" : "", "parse-names" : false, "suffix" : "" }, { "dropping-particle" : "", "family" : "Kemp", "given" : "Andrew C.", "non-dropping-particle" : "", "parse-names" : false, "suffix" : "" }, { "dropping-particle" : "", "family" : "Bittermann", "given" : "Klaus", "non-dropping-particle" : "", "parse-names" : false, "suffix" : "" }, { "dropping-particle" : "", "family" : "Horton", "given" : "Benjamin P.", "non-dropping-particle" : "", "parse-names" : false, "suffix" : "" }, { "dropping-particle" : "", "family" : "Donnelly", "given" : "Jeffrey P.", "non-dropping-particle" : "", "parse-names" : false, "suffix" : "" }, { "dropping-particle" : "", "family" : "Gehrels", "given" : "W. Roland", "non-dropping-particle" : "", "parse-names" : false, "suffix" : "" }, { "dropping-particle" : "", "family" : "Hay", "given" : "Carling C.", "non-dropping-particle" : "", "parse-names" : false, "suffix" : "" }, { "dropping-particle" : "", "family" : "Mitrovica", "given" : "Jerry X.", "non-dropping-particle" : "", "parse-names" : false, "suffix" : "" }, { "dropping-particle" : "", "family" : "Morrow", "given" : "Eric D.", "non-dropping-particle" : "", "parse-names" : false, "suffix" : "" }, { "dropping-particle" : "", "family" : "Rahmstorf", "given" : "Stefan", "non-dropping-particle" : "", "parse-names" : false, "suffix" : "" } ], "container-title" : "Proceedings of the National Academy of Sciences", "id" : "ITEM-1", "issue" : "11", "issued" : { "date-parts" : [ [ "2016", "3", "15" ] ] }, "page" : "E1434-E1441", "title" : "Temperature-driven global sea-level variability in the Common Era", "translator" : [ { "dropping-particle" : "", "family" : "H3736", "given" : "", "non-dropping-particle" : "", "parse-names" : false, "suffix" : "" } ], "type" : "article-journal", "volume" : "113" }, "uris" : [ "http://www.mendeley.com/documents/?uuid=6db90e2b-6c7e-43fb-bd34-468412270bb6" ] } ], "mendeley" : { "formattedCitation" : "(Kopp et al., 2016)", "manualFormatting" : "Kopp et al. (2016)", "plainTextFormattedCitation" : "(Kopp et al., 2016)", "previouslyFormattedCitation" : "(Kopp et al., 2016)" }, "properties" : { "noteIndex" : 0 }, "schema" : "https://github.com/citation-style-language/schema/raw/master/csl-citation.json" }</w:instrText>
        </w:r>
      </w:ins>
      <w:del w:id="640" w:author="Robin Matthews" w:date="2021-05-18T16:38:00Z">
        <w:r w:rsidR="00E81B0B" w:rsidDel="007F11F7">
          <w:rPr>
            <w:rFonts w:cs="Times New Roman"/>
            <w:szCs w:val="20"/>
            <w:lang w:val="en-GB"/>
          </w:rPr>
          <w:delInstrText>ADDIN CSL_CITATION { "citationItems" : [ { "id" : "ITEM-1", "itemData" : { "DOI" : "10.1073/pnas.1517056113", "ISSN" : "0027-8424", "author" : [ { "dropping-particle" : "", "family" : "Kopp", "given" : "Robert E.", "non-dropping-particle" : "", "parse-names" : false, "suffix" : "" }, { "dropping-particle" : "", "family" : "Kemp", "given" : "Andrew C.", "non-dropping-particle" : "", "parse-names" : false, "suffix" : "" }, { "dropping-particle" : "", "family" : "Bittermann", "given" : "Klaus", "non-dropping-particle" : "", "parse-names" : false, "suffix" : "" }, { "dropping-particle" : "", "family" : "Horton", "given" : "Benjamin P.", "non-dropping-particle" : "", "parse-names" : false, "suffix" : "" }, { "dropping-particle" : "", "family" : "Donnelly", "given" : "Jeffrey P.", "non-dropping-particle" : "", "parse-names" : false, "suffix" : "" }, { "dropping-particle" : "", "family" : "Gehrels", "given" : "W. Roland", "non-dropping-particle" : "", "parse-names" : false, "suffix" : "" }, { "dropping-particle" : "", "family" : "Hay", "given" : "Carling C.", "non-dropping-particle" : "", "parse-names" : false, "suffix" : "" }, { "dropping-particle" : "", "family" : "Mitrovica", "given" : "Jerry X.", "non-dropping-particle" : "", "parse-names" : false, "suffix" : "" }, { "dropping-particle" : "", "family" : "Morrow", "given" : "Eric D.", "non-dropping-particle" : "", "parse-names" : false, "suffix" : "" }, { "dropping-particle" : "", "family" : "Rahmstorf", "given" : "Stefan", "non-dropping-particle" : "", "parse-names" : false, "suffix" : "" } ], "container-title" : "Proceedings of the National Academy of Sciences", "id" : "ITEM-1", "issue" : "11", "issued" : { "date-parts" : [ [ "2016", "3", "15" ] ] }, "page" : "E1434-E1441", "title" : "Temperature-driven global sea-level variability in the Common Era", "translator" : [ { "dropping-particle" : "", "family" : "H3736", "given" : "", "non-dropping-particle" : "", "parse-names" : false, "suffix" : "" } ], "type" : "article-journal", "volume" : "113" }, "uris" : [ "http://www.mendeley.com/documents/?uuid=6db90e2b-6c7e-43fb-bd34-468412270bb6" ] } ], "mendeley" : { "formattedCitation" : "(Kopp et al., 2016)", "manualFormatting" : "Kopp et al. (2016", "plainTextFormattedCitation" : "(Kopp et al., 2016)", "previouslyFormattedCitation" : "(Kopp et al., 2016)" }, "properties" : { "noteIndex" : 0 }, "schema" : "https://github.com/citation-style-language/schema/raw/master/csl-citation.json" }</w:delInstrText>
        </w:r>
      </w:del>
      <w:r w:rsidRPr="00191D32">
        <w:rPr>
          <w:rFonts w:cs="Times New Roman"/>
          <w:szCs w:val="20"/>
        </w:rPr>
        <w:fldChar w:fldCharType="separate"/>
      </w:r>
      <w:ins w:id="641" w:author="Robin Matthews" w:date="2021-05-18T16:00:00Z">
        <w:r w:rsidR="00602365">
          <w:rPr>
            <w:rFonts w:cs="Times New Roman"/>
            <w:noProof/>
            <w:szCs w:val="20"/>
            <w:lang w:val="en-GB"/>
          </w:rPr>
          <w:t>Kopp et al. (201</w:t>
        </w:r>
      </w:ins>
      <w:ins w:id="642" w:author="Robin Matthews" w:date="2021-05-18T16:38:00Z">
        <w:r w:rsidR="007F11F7">
          <w:rPr>
            <w:rFonts w:cs="Times New Roman"/>
            <w:noProof/>
            <w:szCs w:val="20"/>
            <w:lang w:val="en-GB"/>
          </w:rPr>
          <w:t>6)</w:t>
        </w:r>
      </w:ins>
      <w:del w:id="643" w:author="Robin Matthews" w:date="2021-05-18T16:00:00Z">
        <w:r w:rsidRPr="00C421D6" w:rsidDel="00602365">
          <w:rPr>
            <w:rFonts w:cs="Times New Roman"/>
            <w:noProof/>
            <w:szCs w:val="20"/>
            <w:lang w:val="en-GB"/>
          </w:rPr>
          <w:delText>Kopp et al. (2016</w:delText>
        </w:r>
      </w:del>
      <w:r w:rsidRPr="00191D32">
        <w:rPr>
          <w:rFonts w:cs="Times New Roman"/>
          <w:szCs w:val="20"/>
        </w:rPr>
        <w:fldChar w:fldCharType="end"/>
      </w:r>
      <w:del w:id="644" w:author="Robin Matthews" w:date="2021-05-18T16:38:00Z">
        <w:r w:rsidRPr="00C421D6" w:rsidDel="007F11F7">
          <w:rPr>
            <w:rFonts w:cs="Times New Roman"/>
            <w:szCs w:val="20"/>
            <w:lang w:val="en-GB"/>
          </w:rPr>
          <w:delText>)</w:delText>
        </w:r>
      </w:del>
      <w:r w:rsidRPr="00C421D6">
        <w:rPr>
          <w:rFonts w:cs="Times New Roman"/>
          <w:szCs w:val="20"/>
          <w:lang w:val="en-GB"/>
        </w:rPr>
        <w:t>, while the 20</w:t>
      </w:r>
      <w:r w:rsidRPr="00E646CD">
        <w:rPr>
          <w:rFonts w:cs="Times New Roman"/>
          <w:szCs w:val="20"/>
          <w:vertAlign w:val="superscript"/>
          <w:lang w:val="en-GB"/>
          <w:rPrChange w:id="645" w:author="Ian Blenkinsop" w:date="2021-07-01T16:56:00Z">
            <w:rPr>
              <w:rFonts w:cs="Times New Roman"/>
              <w:szCs w:val="20"/>
              <w:lang w:val="en-GB"/>
            </w:rPr>
          </w:rPrChange>
        </w:rPr>
        <w:t>th</w:t>
      </w:r>
      <w:r w:rsidRPr="00C421D6">
        <w:rPr>
          <w:rFonts w:cs="Times New Roman"/>
          <w:szCs w:val="20"/>
          <w:lang w:val="en-GB"/>
        </w:rPr>
        <w:t xml:space="preserve"> century record is an updated ensemble estimate of GMSL change </w:t>
      </w:r>
      <w:r w:rsidRPr="00191D32">
        <w:rPr>
          <w:rFonts w:cs="Times New Roman"/>
          <w:szCs w:val="20"/>
        </w:rPr>
        <w:fldChar w:fldCharType="begin" w:fldLock="1"/>
      </w:r>
      <w:r w:rsidR="00E81B0B">
        <w:rPr>
          <w:rFonts w:cs="Times New Roman"/>
          <w:szCs w:val="20"/>
          <w:lang w:val="en-GB"/>
        </w:rPr>
        <w:instrText>ADDIN CSL_CITATION { "citationItems" : [ { "id" : "ITEM-1", "itemData" : { "DOI" : "10.1088/1748-9326/abdaec", "ISSN" : "1748-9326", "author" : [ { "dropping-particle" : "", "family" : "Palmer", "given" : "Matthew D", "non-dropping-particle" : "", "parse-names" : false, "suffix" : "" }, { "dropping-particle" : "", "family" : "Domingues", "given" : "Catia M.", "non-dropping-particle" : "", "parse-names" : false, "suffix" : "" }, { "dropping-particle" : "", "family" : "Slangen", "given" : "Aim\u00e9e B.A.", "non-dropping-particle" : "", "parse-names" : false, "suffix" : "" }, { "dropping-particle" : "", "family" : "Boeira Dias", "given" : "Fabio", "non-dropping-particle" : "", "parse-names" : false, "suffix" : "" } ], "container-title" : "Environmental Research Letters", "id" : "ITEM-1", "issued" : { "date-parts" : [ [ "2021", "1", "12" ] ] }, "title" : "An ensemble approach to quantify global mean sea-level rise over the 20th century from tide gauge reconstructions", "translator" : [ { "dropping-particle" : "", "family" : "H4643", "given" : "", "non-dropping-particle" : "", "parse-names" : false, "suffix" : "" } ], "type" : "article-journal" }, "uris" : [ "http://www.mendeley.com/documents/?uuid=a105aaf3-7bad-4788-98d1-430d5c836952" ] } ], "mendeley" : { "formattedCitation" : "(Palmer et al., 2021)", "manualFormatting" : "(Palmer et al., 2021", "plainTextFormattedCitation" : "(Palmer et al., 2021)", "previouslyFormattedCitation" : "(Palmer et al., 2021)" }, "properties" : { "noteIndex" : 0 }, "schema" : "https://github.com/citation-style-language/schema/raw/master/csl-citation.json" }</w:instrText>
      </w:r>
      <w:r w:rsidRPr="00191D32">
        <w:rPr>
          <w:rFonts w:cs="Times New Roman"/>
          <w:szCs w:val="20"/>
        </w:rPr>
        <w:fldChar w:fldCharType="separate"/>
      </w:r>
      <w:ins w:id="646" w:author="Robin Matthews" w:date="2021-05-18T16:01:00Z">
        <w:r w:rsidR="00602365">
          <w:rPr>
            <w:rFonts w:cs="Times New Roman"/>
            <w:noProof/>
            <w:szCs w:val="20"/>
            <w:lang w:val="en-GB"/>
          </w:rPr>
          <w:t>(Palmer et al., 2021</w:t>
        </w:r>
      </w:ins>
      <w:del w:id="647" w:author="Robin Matthews" w:date="2021-05-18T16:01:00Z">
        <w:r w:rsidRPr="00C421D6" w:rsidDel="00602365">
          <w:rPr>
            <w:rFonts w:cs="Times New Roman"/>
            <w:noProof/>
            <w:szCs w:val="20"/>
            <w:lang w:val="en-GB"/>
          </w:rPr>
          <w:delText>(Palmer et al., 2021</w:delText>
        </w:r>
      </w:del>
      <w:r w:rsidRPr="00191D32">
        <w:rPr>
          <w:rFonts w:cs="Times New Roman"/>
          <w:szCs w:val="20"/>
        </w:rPr>
        <w:fldChar w:fldCharType="end"/>
      </w:r>
      <w:r w:rsidRPr="00C421D6">
        <w:rPr>
          <w:rFonts w:cs="Times New Roman"/>
          <w:szCs w:val="20"/>
          <w:lang w:val="en-GB"/>
        </w:rPr>
        <w:t>; see also Chapter 2, Section 2.3.3.3 and Chapter 9, Section 9.6.1.1). Dots/whiskers on the right-hand side panels of the figure (grey background) indicate the projected median and ranges derived from SSP-based simulations (2081</w:t>
      </w:r>
      <w:r w:rsidRPr="00C421D6">
        <w:rPr>
          <w:rFonts w:cs="Times New Roman"/>
          <w:color w:val="202122"/>
          <w:szCs w:val="20"/>
          <w:shd w:val="clear" w:color="auto" w:fill="FDFDFD"/>
          <w:lang w:val="en-GB"/>
        </w:rPr>
        <w:t>–</w:t>
      </w:r>
      <w:r w:rsidRPr="00C421D6">
        <w:rPr>
          <w:rFonts w:cs="Times New Roman"/>
          <w:szCs w:val="20"/>
          <w:lang w:val="en-GB"/>
        </w:rPr>
        <w:t>2100: Chapter 9, Table 9.9; 2300: Chapter 9, Section 9.6.3.5). Best estimates (dots) and uncertainties (whiskers) as assessed</w:t>
      </w:r>
      <w:r w:rsidRPr="00C421D6">
        <w:rPr>
          <w:lang w:val="en-GB"/>
        </w:rPr>
        <w:t xml:space="preserve"> by Chapter 2 are included in the left and middle panels for each of the three indicators and selected paleo-reference periods used in this report (CO</w:t>
      </w:r>
      <w:r w:rsidRPr="00C421D6">
        <w:rPr>
          <w:vertAlign w:val="subscript"/>
          <w:lang w:val="en-GB"/>
        </w:rPr>
        <w:t>2</w:t>
      </w:r>
      <w:r w:rsidRPr="00C421D6">
        <w:rPr>
          <w:lang w:val="en-GB"/>
        </w:rPr>
        <w:t xml:space="preserve">: Chapter 2, Table 2.1; GMST: Chapter 2, Section 2.3.1.1 and Cross-Chapter Box 2.3, Table 1 in Chapter 2; GMSL: Chapter 2, Section 2.3.3.3 and Chapter 9, Section 9.6.2. See also Cross-Chapter Box 2.1 in Chapter 2). Selected paleo-reference periods: LIG – Last Interglacial; LGM – Last Glacial Maximum; MH – mid-Holocene (Cross-Chapter Box 2.1, Table 1 in </w:t>
      </w:r>
      <w:r w:rsidRPr="00C421D6">
        <w:rPr>
          <w:lang w:val="en-GB"/>
        </w:rPr>
        <w:lastRenderedPageBreak/>
        <w:t>Chapter 2). The non-labelled best estimate in panel c) corresponds to the sea level high-stand during Marine Isotope Stage 11, about 410,000 years ago (see Chapter 9, Section 9.6.2).</w:t>
      </w:r>
      <w:r w:rsidR="000E0308">
        <w:rPr>
          <w:lang w:val="en-GB"/>
        </w:rPr>
        <w:t xml:space="preserve"> </w:t>
      </w:r>
      <w:r w:rsidR="000E0308" w:rsidRPr="00E35E42">
        <w:rPr>
          <w:rFonts w:cs="Times New Roman"/>
          <w:szCs w:val="20"/>
          <w:lang w:val="en-US"/>
        </w:rPr>
        <w:t>Further details on data sources and processing are available in the chapter data table (Table 1.SM.1).</w:t>
      </w:r>
    </w:p>
    <w:p w14:paraId="48D7E840" w14:textId="77777777" w:rsidR="0079149B" w:rsidRPr="00252F83" w:rsidRDefault="0079149B" w:rsidP="0036671B">
      <w:pPr>
        <w:pStyle w:val="AR6BodyTextBold"/>
      </w:pPr>
    </w:p>
    <w:p w14:paraId="1DF5A7EF" w14:textId="03BE7885" w:rsidR="0079149B" w:rsidRPr="00252F83" w:rsidRDefault="0079149B" w:rsidP="0036671B">
      <w:pPr>
        <w:pStyle w:val="AR6BodyTextBold"/>
      </w:pPr>
      <w:r w:rsidRPr="00252F83">
        <w:t>[END FIGURE 1.5 HERE]</w:t>
      </w:r>
    </w:p>
    <w:p w14:paraId="743836A4" w14:textId="77777777" w:rsidR="0079149B" w:rsidRPr="005E56CD" w:rsidRDefault="0079149B" w:rsidP="0079149B">
      <w:pPr>
        <w:pBdr>
          <w:top w:val="nil"/>
          <w:left w:val="nil"/>
          <w:bottom w:val="nil"/>
          <w:right w:val="nil"/>
          <w:between w:val="nil"/>
        </w:pBdr>
        <w:rPr>
          <w:color w:val="000000"/>
        </w:rPr>
      </w:pPr>
    </w:p>
    <w:p w14:paraId="2B9521F9" w14:textId="77777777" w:rsidR="0079149B" w:rsidRPr="005E56CD" w:rsidRDefault="0079149B" w:rsidP="0079149B">
      <w:pPr>
        <w:pBdr>
          <w:top w:val="nil"/>
          <w:left w:val="nil"/>
          <w:bottom w:val="nil"/>
          <w:right w:val="nil"/>
          <w:between w:val="nil"/>
        </w:pBdr>
        <w:rPr>
          <w:color w:val="000000"/>
        </w:rPr>
      </w:pPr>
    </w:p>
    <w:p w14:paraId="1345129E" w14:textId="550045D3" w:rsidR="0079149B" w:rsidRPr="00C421D6" w:rsidRDefault="0079149B" w:rsidP="0079149B">
      <w:pPr>
        <w:pStyle w:val="AR6BodyText"/>
        <w:rPr>
          <w:lang w:val="en-GB"/>
        </w:rPr>
      </w:pPr>
      <w:r w:rsidRPr="00C421D6">
        <w:rPr>
          <w:lang w:val="en-GB"/>
        </w:rPr>
        <w:t>Paleoclimate reconstructions also shed light on the causes of these variations, revealing processes that need to be considered when projecting climate change. The paleorecords show that sustained changes in global mean temperature of a few degrees Celsius are associated with increases in sea level of several tens of metres (Figure 1.5). During two extended warm periods (interglacials) of the last 800</w:t>
      </w:r>
      <w:del w:id="648" w:author="Ian Blenkinsop" w:date="2021-07-01T13:02:00Z">
        <w:r w:rsidRPr="00C421D6" w:rsidDel="00EF783C">
          <w:rPr>
            <w:lang w:val="en-GB"/>
          </w:rPr>
          <w:delText>,000 years</w:delText>
        </w:r>
      </w:del>
      <w:ins w:id="649" w:author="Ian Blenkinsop" w:date="2021-07-01T13:02:00Z">
        <w:r w:rsidR="00EF783C">
          <w:rPr>
            <w:lang w:val="en-GB"/>
          </w:rPr>
          <w:t xml:space="preserve"> kyr</w:t>
        </w:r>
      </w:ins>
      <w:r w:rsidRPr="00C421D6">
        <w:rPr>
          <w:lang w:val="en-GB"/>
        </w:rPr>
        <w:t xml:space="preserve">, sea level is estimated to have been at least six metres higher than today (Chapter 2; </w:t>
      </w:r>
      <w:r w:rsidRPr="004A0A86">
        <w:fldChar w:fldCharType="begin" w:fldLock="1"/>
      </w:r>
      <w:r w:rsidR="00A94565">
        <w:rPr>
          <w:lang w:val="en-GB"/>
        </w:rPr>
        <w:instrText>ADDIN CSL_CITATION { "citationItems" : [ { "id" : "ITEM-1", "itemData" : { "DOI" : "10.1126/science.aaa4019", "ISSN" : "0036-8075", "author" : [ { "dropping-particle" : "", "family" : "Dutton", "given" : "A.", "non-dropping-particle" : "", "parse-names" : false, "suffix" : "" }, { "dropping-particle" : "", "family" : "Carlson", "given" : "A. E.", "non-dropping-particle" : "", "parse-names" : false, "suffix" : "" }, { "dropping-particle" : "", "family" : "Long", "given" : "A. J.", "non-dropping-particle" : "", "parse-names" : false, "suffix" : "" }, { "dropping-particle" : "", "family" : "Milne", "given" : "G. A.", "non-dropping-particle" : "", "parse-names" : false, "suffix" : "" }, { "dropping-particle" : "", "family" : "Clark", "given" : "P. U.", "non-dropping-particle" : "", "parse-names" : false, "suffix" : "" }, { "dropping-particle" : "", "family" : "DeConto", "given" : "R.", "non-dropping-particle" : "", "parse-names" : false, "suffix" : "" }, { "dropping-particle" : "", "family" : "Horton", "given" : "B. P.", "non-dropping-particle" : "", "parse-names" : false, "suffix" : "" }, { "dropping-particle" : "", "family" : "Rahmstorf", "given" : "S.", "non-dropping-particle" : "", "parse-names" : false, "suffix" : "" }, { "dropping-particle" : "", "family" : "Raymo", "given" : "M. E.", "non-dropping-particle" : "", "parse-names" : false, "suffix" : "" } ], "container-title" : "Science", "id" : "ITEM-1", "issue" : "6244", "issued" : { "date-parts" : [ [ "2015", "7", "10" ] ] }, "page" : "aaa4019", "title" : "Sea-level rise due to polar ice-sheet mass loss during past warm periods", "translator" : [ { "dropping-particle" : "", "family" : "H4349", "given" : "", "non-dropping-particle" : "", "parse-names" : false, "suffix" : "" } ], "type" : "article-journal", "volume" : "349" }, "uris" : [ "http://www.mendeley.com/documents/?uuid=e14041e0-7c3f-4540-ad35-28ad50aaab31" ] } ], "mendeley" : { "formattedCitation" : "(Dutton et al., 2015)", "manualFormatting" : "Dutton et al., 2015)", "plainTextFormattedCitation" : "(Dutton et al., 2015)", "previouslyFormattedCitation" : "(Dutton et al., 2015)" }, "properties" : { "noteIndex" : 0 }, "schema" : "https://github.com/citation-style-language/schema/raw/master/csl-citation.json" }</w:instrText>
      </w:r>
      <w:r w:rsidRPr="004A0A86">
        <w:fldChar w:fldCharType="separate"/>
      </w:r>
      <w:ins w:id="650" w:author="Robin Matthews" w:date="2021-05-18T16:01:00Z">
        <w:r w:rsidR="00602365">
          <w:rPr>
            <w:noProof/>
            <w:lang w:val="en-GB"/>
          </w:rPr>
          <w:t>Dutton et al., 2015)</w:t>
        </w:r>
      </w:ins>
      <w:del w:id="651" w:author="Robin Matthews" w:date="2021-05-18T16:01:00Z">
        <w:r w:rsidRPr="00C421D6" w:rsidDel="00602365">
          <w:rPr>
            <w:noProof/>
            <w:lang w:val="en-GB"/>
          </w:rPr>
          <w:delText>Dutton et al., 2015)</w:delText>
        </w:r>
      </w:del>
      <w:r w:rsidRPr="004A0A86">
        <w:fldChar w:fldCharType="end"/>
      </w:r>
      <w:r w:rsidRPr="00C421D6">
        <w:rPr>
          <w:lang w:val="en-GB"/>
        </w:rPr>
        <w:t xml:space="preserve">. During the last interglacial, sustained warmer temperatures in Greenland preceded the peak of sea level rise (Figure 5.15 in </w:t>
      </w:r>
      <w:r w:rsidRPr="004A0A86">
        <w:fldChar w:fldCharType="begin" w:fldLock="1"/>
      </w:r>
      <w:r w:rsidR="00E81B0B">
        <w:rPr>
          <w:lang w:val="en-GB"/>
        </w:rPr>
        <w:instrText>ADDIN CSL_CITATION { "citationItems" : [ { "id" : "ITEM-1", "itemData" : { "DOI" : "10.1017/CBO9781107415324.013", "ISBN" : "9781107661820", "author" : [ { "dropping-particle" : "", "family" : "Masson-Delmotte", "given" : "V", "non-dropping-particle" : "", "parse-names" : false, "suffix" : "" }, { "dropping-particle" : "", "family" : "Schulz", "given" : "M", "non-dropping-particle" : "", "parse-names" : false, "suffix" : "" }, { "dropping-particle" : "", "family" : "Abe-Ouchi", "given" : "A", "non-dropping-particle" : "", "parse-names" : false, "suffix" : "" }, { "dropping-particle" : "", "family" : "Beer", "given" : "J", "non-dropping-particle" : "", "parse-names" : false, "suffix" : "" }, { "dropping-particle" : "", "family" : "Ganopolski", "given" : "A", "non-dropping-particle" : "", "parse-names" : false, "suffix" : "" }, { "dropping-particle" : "", "family" : "Gonza\u0301lez Rouco", "given" : "J F", "non-dropping-particle" : "", "parse-names" : false, "suffix" : "" }, { "dropping-particle" : "", "family" : "Jansen", "given" : "E", "non-dropping-particle" : "", "parse-names" : false, "suffix" : "" }, { "dropping-particle" : "", "family" : "Lambeck", "given" : "K", "non-dropping-particle" : "", "parse-names" : false, "suffix" : "" }, { "dropping-particle" : "", "family" : "Luterbacher", "given" : "J", "non-dropping-particle" : "", "parse-names" : false, "suffix" : "" }, { "dropping-particle" : "", "family" : "Naish", "given" : "T", "non-dropping-particle" : "", "parse-names" : false, "suffix" : "" }, { "dropping-particle" : "", "family" : "Osborn", "given" : "T", "non-dropping-particle" : "", "parse-names" : false, "suffix" : "" }, { "dropping-particle" : "", "family" : "Otto-Bliesner", "given" : "B", "non-dropping-particle" : "", "parse-names" : false, "suffix" : "" }, { "dropping-particle" : "", "family" : "Quinn", "given" : "T", "non-dropping-particle" : "", "parse-names" : false, "suffix" : "" }, { "dropping-particle" : "", "family" : "Ramesh", "given" : "R", "non-dropping-particle" : "", "parse-names" : false, "suffix" : "" }, { "dropping-particle" : "", "family" : "Rojas", "given" : "M", "non-dropping-particle" : "", "parse-names" : false, "suffix" : "" }, { "dropping-particle" : "", "family" : "Shao", "given" : "X", "non-dropping-particle" : "", "parse-names" : false, "suffix" : "" }, { "dropping-particle" : "", "family" : "Timmermann", "given" : "A", "non-dropping-particle" : "", "parse-names" : false, "suffix" : "" } ], "chapter-number" : "5",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"383-464", "publisher" : "Cambridge University Press", "publisher-place" : "Cambridge, United Kingdom and New York, NY, USA", "title" : "Information from Paleoclimate Archives", "translator" : [ { "dropping-particle" : "", "family" : "H3184", "given" : "Rt13", "non-dropping-particle" : "", "parse-names" : false, "suffix" : "" } ], "type" : "chapter" }, "uris" : [ "http://www.mendeley.com/documents/?uuid=91e58fc9-c04d-4203-b4d7-0711f03f70f1" ] } ], "mendeley" : { "formattedCitation" : "(Masson-Delmotte et al., 2013)", "manualFormatting" : "Masson-Delmotte et al., 2013)", "plainTextFormattedCitation" : "(Masson-Delmotte et al., 2013)", "previouslyFormattedCitation" : "(Masson-Delmotte et al., 2013)" }, "properties" : { "noteIndex" : 0 }, "schema" : "https://github.com/citation-style-language/schema/raw/master/csl-citation.json" }</w:instrText>
      </w:r>
      <w:r w:rsidRPr="004A0A86">
        <w:fldChar w:fldCharType="separate"/>
      </w:r>
      <w:ins w:id="652" w:author="Robin Matthews" w:date="2021-05-18T16:01:00Z">
        <w:r w:rsidR="00602365">
          <w:rPr>
            <w:noProof/>
            <w:lang w:val="en-GB"/>
          </w:rPr>
          <w:t>Masson-Delmotte et al., 2013)</w:t>
        </w:r>
      </w:ins>
      <w:del w:id="653" w:author="Robin Matthews" w:date="2021-05-18T16:01:00Z">
        <w:r w:rsidRPr="00C421D6" w:rsidDel="00602365">
          <w:rPr>
            <w:noProof/>
            <w:lang w:val="en-GB"/>
          </w:rPr>
          <w:delText>Masson-Delmotte et al., 2013)</w:delText>
        </w:r>
      </w:del>
      <w:r w:rsidRPr="004A0A86">
        <w:fldChar w:fldCharType="end"/>
      </w:r>
      <w:r w:rsidRPr="00C421D6">
        <w:rPr>
          <w:lang w:val="en-GB"/>
        </w:rPr>
        <w:t>. The paleoclimate record therefore provides substantial evidence directly linking warmer GMST to substantially higher GMSL.</w:t>
      </w:r>
    </w:p>
    <w:p w14:paraId="5BE803F9" w14:textId="77777777" w:rsidR="0079149B" w:rsidRPr="00C421D6" w:rsidRDefault="0079149B" w:rsidP="0079149B">
      <w:pPr>
        <w:pStyle w:val="AR6BodyText"/>
        <w:rPr>
          <w:lang w:val="en-GB"/>
        </w:rPr>
      </w:pPr>
    </w:p>
    <w:p w14:paraId="6EED59B8" w14:textId="392A252C" w:rsidR="0079149B" w:rsidRPr="00C421D6" w:rsidRDefault="0079149B" w:rsidP="0079149B">
      <w:pPr>
        <w:pStyle w:val="AR6BodyText"/>
        <w:rPr>
          <w:lang w:val="en-GB"/>
        </w:rPr>
      </w:pPr>
      <w:r w:rsidRPr="00C421D6">
        <w:rPr>
          <w:lang w:val="en-GB"/>
        </w:rPr>
        <w:t>GMST</w:t>
      </w:r>
      <w:r w:rsidR="00936E29">
        <w:rPr>
          <w:lang w:val="en-GB"/>
        </w:rPr>
        <w:t xml:space="preserve"> </w:t>
      </w:r>
      <w:r w:rsidR="00F9694B">
        <w:rPr>
          <w:lang w:val="en-GB"/>
        </w:rPr>
        <w:t xml:space="preserve">will remain above present-day levels </w:t>
      </w:r>
      <w:r w:rsidRPr="00C421D6">
        <w:rPr>
          <w:lang w:val="en-GB"/>
        </w:rPr>
        <w:t xml:space="preserve">for many centuries even </w:t>
      </w:r>
      <w:r w:rsidR="00F9694B">
        <w:rPr>
          <w:lang w:val="en-GB"/>
        </w:rPr>
        <w:t xml:space="preserve">if </w:t>
      </w:r>
      <w:r w:rsidR="00936E29">
        <w:rPr>
          <w:lang w:val="en-GB"/>
        </w:rPr>
        <w:t xml:space="preserve">net </w:t>
      </w:r>
      <w:r w:rsidRPr="00C421D6">
        <w:rPr>
          <w:lang w:val="en-GB"/>
        </w:rPr>
        <w:t>CO</w:t>
      </w:r>
      <w:r w:rsidRPr="00C421D6">
        <w:rPr>
          <w:vertAlign w:val="subscript"/>
          <w:lang w:val="en-GB"/>
        </w:rPr>
        <w:t>2</w:t>
      </w:r>
      <w:r w:rsidRPr="00C421D6">
        <w:rPr>
          <w:lang w:val="en-GB"/>
        </w:rPr>
        <w:t xml:space="preserve"> emissions </w:t>
      </w:r>
      <w:r w:rsidR="00936E29">
        <w:rPr>
          <w:lang w:val="en-GB"/>
        </w:rPr>
        <w:t>are</w:t>
      </w:r>
      <w:r w:rsidR="00F9694B">
        <w:rPr>
          <w:lang w:val="en-GB"/>
        </w:rPr>
        <w:t xml:space="preserve"> reduced</w:t>
      </w:r>
      <w:r w:rsidR="00936E29">
        <w:rPr>
          <w:lang w:val="en-GB"/>
        </w:rPr>
        <w:t xml:space="preserve"> </w:t>
      </w:r>
      <w:r w:rsidR="00F9694B">
        <w:rPr>
          <w:lang w:val="en-GB"/>
        </w:rPr>
        <w:t xml:space="preserve">to </w:t>
      </w:r>
      <w:r w:rsidR="00936E29">
        <w:rPr>
          <w:lang w:val="en-GB"/>
        </w:rPr>
        <w:t>zero,</w:t>
      </w:r>
      <w:r w:rsidRPr="00C421D6">
        <w:rPr>
          <w:lang w:val="en-GB"/>
        </w:rPr>
        <w:t xml:space="preserve"> as shown in simulations with coupled climate models </w:t>
      </w:r>
      <w:ins w:id="654" w:author="Ian Blenkinsop" w:date="2021-07-01T13:09:00Z">
        <w:r w:rsidR="009C5C5D">
          <w:rPr>
            <w:lang w:val="en-GB"/>
          </w:rPr>
          <w:t>(</w:t>
        </w:r>
        <w:r w:rsidR="009C5C5D">
          <w:rPr>
            <w:noProof/>
            <w:lang w:val="fr-CH"/>
          </w:rPr>
          <w:t>Section 4.7.1</w:t>
        </w:r>
      </w:ins>
      <w:ins w:id="655" w:author="Ian Blenkinsop" w:date="2021-07-01T16:56:00Z">
        <w:r w:rsidR="00E646CD">
          <w:rPr>
            <w:noProof/>
            <w:lang w:val="fr-CH"/>
          </w:rPr>
          <w:t> </w:t>
        </w:r>
      </w:ins>
      <w:ins w:id="656" w:author="Ian Blenkinsop" w:date="2021-07-01T13:09:00Z">
        <w:r w:rsidR="009C5C5D">
          <w:rPr>
            <w:noProof/>
            <w:lang w:val="fr-CH"/>
          </w:rPr>
          <w:t xml:space="preserve">; </w:t>
        </w:r>
      </w:ins>
      <w:r w:rsidRPr="004A0A86">
        <w:fldChar w:fldCharType="begin" w:fldLock="1"/>
      </w:r>
      <w:ins w:id="657" w:author="Robin Matthews" w:date="2021-05-18T16:39:00Z">
        <w:r w:rsidR="007F11F7">
          <w:rPr>
            <w:lang w:val="en-GB"/>
          </w:rPr>
          <w:instrText>ADDIN CSL_CITATION { "citationItems" : [ { "id" : "ITEM-1", "itemData" : { "DOI" : "10.1017/CBO9781107415324.024", "ISBN" : "9781107661820", "author" : [ { "dropping-particle" : "", "family" : "Collins", "given" : "M", "non-dropping-particle" : "", "parse-names" : false, "suffix" : "" }, { "dropping-particle" : "", "family" : "Knutti", "given" : "R", "non-dropping-particle" : "", "parse-names" : false, "suffix" : "" }, { "dropping-particle" : "", "family" : "Arblaster", "given" : "J", "non-dropping-particle" : "", "parse-names" : false, "suffix" : "" }, { "dropping-particle" : "", "family" : "Dufresne", "given" : "J.-L.", "non-dropping-particle" : "", "parse-names" : false, "suffix" : "" }, { "dropping-particle" : "", "family" : "Fichefet", "given" : "T", "non-dropping-particle" : "", "parse-names" : false, "suffix" : "" }, { "dropping-particle" : "", "family" : "Friedlingstein", "given" : "P", "non-dropping-particle" : "", "parse-names" : false, "suffix" : "" }, { "dropping-particle" : "", "family" : "Gao", "given" : "X", "non-dropping-particle" : "", "parse-names" : false, "suffix" : "" }, { "dropping-particle" : "", "family" : "Gutowski", "given" : "W J", "non-dropping-particle" : "", "parse-names" : false, "suffix" : "" }, { "dropping-particle" : "", "family" : "Johns", "given" : "T", "non-dropping-particle" : "", "parse-names" : false, "suffix" : "" }, { "dropping-particle" : "", "family" : "Krinner", "given" : "G", "non-dropping-particle" : "", "parse-names" : false, "suffix" : "" }, { "dropping-particle" : "", "family" : "Shongwe", "given" : "M", "non-dropping-particle" : "", "parse-names" : false, "suffix" : "" }, { "dropping-particle" : "", "family" : "Tebaldi", "given" : "C", "non-dropping-particle" : "", "parse-names" : false, "suffix" : "" }, { "dropping-particle" : "", "family" : "Weaver", "given" : "A J", "non-dropping-particle" : "", "parse-names" : false, "suffix" : "" }, { "dropping-particle" : "", "family" : "Wehner", "given" : "M",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"H3196", "given" : "Rt13", "non-dropping-particle" : "", "parse-names" : false, "suffix" : "" } ], "type" : "chapter" }, "uris" : [ "http://www.mendeley.com/documents/?uuid=0870fe69-2bce-44a5-bf76-3c9eb37f4f0c" ] }, { "id" : "ITEM-2", "itemData" : { "DOI" : "10.1175/2007JCLI1905.1", "ISSN" : "0894-8755", "author" : [ { "dropping-particle" : "", "family" : "Plattner", "given" : "G.-K.", "non-dropping-particle" : "", "parse-names" : false, "suffix" : "" }, { "dropping-particle" : "", "family" : "Knutti", "given" : "R.", "non-dropping-particle" : "", "parse-names" : false, "suffix" : "" }, { "dropping-particle" : "", "family" : "Joos", "given" : "F.", "non-dropping-particle" : "", "parse-names" : false, "suffix" : "" }, { "dropping-particle" : "", "family" : "Stocker", "given" : "T. F.", "non-dropping-particle" : "", "parse-names" : false, "suffix" : "" }, { "dropping-particle" : "", "family" : "Bloh", "given" : "W.", "non-dropping-particle" : "von", "parse-names" : false, "suffix" : "" }, { "dropping-particle" : "", "family" : "Brovkin", "given" : "V.", "non-dropping-particle" : "", "parse-names" : false, "suffix" : "" }, { "dropping-particle" : "", "family" : "Cameron", "given" : "D.", "non-dropping-particle" : "", "parse-names" : false, "suffix" : "" }, { "dropping-particle" : "", "family" : "Driesschaert", "given" : "E.", "non-dropping-particle" : "", "parse-names" : false, "suffix" : "" }, { "dropping-particle" : "", "family" : "Dutkiewicz", "given" : "S.", "non-dropping-particle" : "", "parse-names" : false, "suffix" : "" }, { "dropping-particle" : "", "family" : "Eby", "given" : "M.", "non-dropping-particle" : "", "parse-names" : false, "suffix" : "" }, { "dropping-particle" : "", "family" : "Edwards", "given" : "N. R.", "non-dropping-particle" : "", "parse-names" : false, "suffix" : "" }, { "dropping-particle" : "", "family" : "Fichefet", "given" : "T.", "non-dropping-particle" : "", "parse-names" : false, "suffix" : "" }, { "dropping-particle" : "", "family" : "Hargreaves", "given" : "J. C.", "non-dropping-particle" : "", "parse-names" : false, "suffix" : "" }, { "dropping-particle" : "", "family" : "Jones", "given" : "C. D.", "non-dropping-particle" : "", "parse-names" : false, "suffix" : "" }, { "dropping-particle" : "", "family" : "Loutre", "given" : "M. F.", "non-dropping-particle" : "", "parse-names" : false, "suffix" : "" }, { "dropping-particle" : "", "family" : "Matthews", "given" : "H. D.", "non-dropping-particle" : "", "parse-names" : false, "suffix" : "" }, { "dropping-particle" : "", "family" : "Mouchet", "given" : "A.", "non-dropping-particle" : "", "parse-names" : false, "suffix" : "" }, { "dropping-particle" : "", "family" : "M\u00fcller", "given" : "S. A.", "non-dropping-particle" : "", "parse-names" : false, "suffix" : "" }, { "dropping-particle" : "", "family" : "Nawrath", "given" : "S.", "non-dropping-particle" : "", "parse-names" : false, "suffix" : "" }, { "dropping-particle" : "", "family" : "Price", "given" : "A.", "non-dropping-particle" : "", "parse-names" : false, "suffix" : "" }, { "dropping-particle" : "", "family" : "Sokolov", "given" : "A.", "non-dropping-particle" : "", "parse-names" : false, "suffix" : "" }, { "dropping-particle" : "", "family" : "Strassmann", "given" : "K. M.", "non-dropping-particle" : "", "parse-names" : false, "suffix" : "" }, { "dropping-particle" : "", "family" : "Weaver", "given" : "A. J.", "non-dropping-particle" : "", "parse-names" : false, "suffix" : "" } ], "container-title" : "Journal of Climate", "id" : "ITEM-2", "issue" : "12", "issued" : { "date-parts" : [ [ "2008", "6" ] ] }, "page" : "2721-2751", "title" : "Long-Term Climate Commitments Projected with Climate\u2013Carbon Cycle Models", "translator" : [ { "dropping-particle" : "", "family" : "H3226", "given" : "", "non-dropping-particle" : "", "parse-names" : false, "suffix" : "" } ], "type" : "article-journal", "volume" : "21" }, "uris" : [ "http://www.mendeley.com/documents/?uuid=cc3cb5f7-cb28-4a29-bffb-e0cfffbc0a3b" ] }, { "id" : "ITEM-3", "itemData" : { "DOI" : "10.1175/JCLI-D-12-00584.1", "ISSN" : "0894-8755", "author" : [ { "dropping-particle" : "", "family" : "Zickfeld", "given" : "Kirsten", "non-dropping-particle" : "", "parse-names" : false, "suffix" : "" }, { "dropping-particle" : "", "family" : "Eby", "given" : "Michael", "non-dropping-particle" : "", "parse-names" : false, "suffix" : "" }, { "dropping-particle" : "", "family" : "Weaver", "given" : "Andrew J.", "non-dropping-particle" : "", "parse-names" : false, "suffix" : "" }, { "dropping-particle" : "", "family" : "Alexander", "given" : "Kaitlin", "non-dropping-particle" : "", "parse-names" : false, "suffix" : "" }, { "dropping-particle" : "", "family" : "Crespin", "given" : "Elisabeth", "non-dropping-particle" : "", "parse-names" : false, "suffix" : "" }, { "dropping-particle" : "", "family" : "Edwards", "given" : "Neil R.", "non-dropping-particle" : "", "parse-names" : false, "suffix" : "" }, { "dropping-particle" : "V.", "family" : "Eliseev", "given" : "Alexey", "non-dropping-particle" : "", "parse-names" : false, "suffix" : "" }, { "dropping-particle" : "", "family" : "Feulner", "given" : "Georg", "non-dropping-particle" : "", "parse-names" : false, "suffix" : "" }, { "dropping-particle" : "", "family" : "Fichefet", "given" : "Thierry", "non-dropping-particle" : "", "parse-names" : false, "suffix" : "" }, { "dropping-particle" : "", "family" : "Forest", "given" : "Chris E.", "non-dropping-particle" : "", "parse-names" : false, "suffix" : "" }, { "dropping-particle" : "", "family" : "Friedlingstein", "given" : "Pierre", "non-dropping-particle" : "", "parse-names" : false, "suffix" : "" }, { "dropping-particle" : "", "family" : "Goosse", "given" : "Hugues", "non-dropping-particle" : "", "parse-names" : false, "suffix" : "" }, { "dropping-particle" : "", "family" : "Holden", "given" : "Philip B.", "non-dropping-particle" : "", "parse-names" : false, "suffix" : "" }, { "dropping-particle" : "", "family" : "Joos", "given" : "Fortunat", "non-dropping-particle" : "", "parse-names" : false, "suffix" : "" }, { "dropping-particle" : "", "family" : "Kawamiya", "given" : "Michio", "non-dropping-particle" : "", "parse-names" : false, "suffix" : "" }, { "dropping-particle" : "", "family" : "Kicklighter", "given" : "David", "non-dropping-particle" : "", "parse-names" : false, "suffix" : "" }, { "dropping-particle" : "", "family" : "Kienert", "given" : "Hendrik", "non-dropping-particle" : "", "parse-names" : false, "suffix" : "" }, { "dropping-particle" : "", "family" : "Matsumoto", "given" : "Katsumi", "non-dropping-particle" : "", "parse-names" : false, "suffix" : "" }, { "dropping-particle" : "", "family" : "Mokhov", "given" : "Igor I.", "non-dropping-particle" : "", "parse-names" : false, "suffix" : "" }, { "dropping-particle" : "", "family" : "Monier", "given" : "Erwan", "non-dropping-particle" : "", "parse-names" : false, "suffix" : "" }, { "dropping-particle" : "", "family" : "Olsen", "given" : "Steffen M.", "non-dropping-particle" : "", "parse-names" : false, "suffix" : "" }, { "dropping-particle" : "", "family" : "Pedersen", "given" : "Jens O. P.", "non-dropping-particle" : "", "parse-names" : false, "suffix" : "" }, { "dropping-particle" : "", "family" : "Perrette", "given" : "Mahe", "non-dropping-particle" : "", "parse-names" : false, "suffix" : "" }, { "dropping-particle" : "", "family" : "Philippon-Berthier", "given" : "Gwena\u00eblle", "non-dropping-particle" : "", "parse-names" : false, "suffix" : "" }, { "dropping-particle" : "", "family" : "Ridgwell", "given" : "Andy", "non-dropping-particle" : "", "parse-names" : false, "suffix" : "" }, { "dropping-particle" : "", "family" : "Schlosser", "given" : "Adam", "non-dropping-particle" : "", "parse-names" : false, "suffix" : "" }, { "dropping-particle" : "", "family" : "Schneider Von Deimling", "given" : "Thomas", "non-dropping-particle" : "", "parse-names" : false, "suffix" : "" }, { "dropping-particle" : "", "family" : "Shaffer", "given" : "Gary", "non-dropping-particle" : "", "parse-names" : false, "suffix" : "" }, { "dropping-particle" : "", "family" : "Sokolov", "given" : "Andrei", "non-dropping-particle" : "", "parse-names" : false, "suffix" : "" }, { "dropping-particle" : "", "family" : "Spahni", "given" : "Renato", "non-dropping-particle" : "", "parse-names" : false, "suffix" : "" }, { "dropping-particle" : "", "family" : "Steinacher", "given" : "Marco", "non-dropping-particle" : "", "parse-names" : false, "suffix" : "" }, { "dropping-particle" : "", "family" : "Tachiiri", "given" : "Kaoru", "non-dropping-particle" : "", "parse-names" : false, "suffix" : "" }, { "dropping-particle" : "", "family" : "Tokos", "given" : "Kathy S.", "non-dropping-particle" : "", "parse-names" : false, "suffix" : "" }, { "dropping-particle" : "", "family" : "Yoshimori", "given" : "Masakazu", "non-dropping-particle" : "", "parse-names" : false, "suffix" : "" }, { "dropping-particle" : "", "family" : "Zeng", "given" : "Ning", "non-dropping-particle" : "", "parse-names" : false, "suffix" : "" }, { "dropping-particle" : "", "family" : "Zhao", "given" : "Fang", "non-dropping-particle" : "", "parse-names" : false, "suffix" : "" } ], "container-title" : "Journal of Climate", "id" : "ITEM-3", "issue" : "16", "issued" : { "date-parts" : [ [ "2013", "8" ] ] }, "page" : "5782-5809", "title" : "Long-Term Climate Change Commitment and Reversibility: An EMIC Intercomparison", "translator" : [ { "dropping-particle" : "", "family" : "H3223", "given" : "", "non-dropping-particle" : "", "parse-names" : false, "suffix" : "" } ], "type" : "article-journal", "volume" : "26" }, "uris" : [ "http://www.mendeley.com/documents/?uuid=85c2238a-0943-4723-9258-e46affe0f713" ] }, { "id" : "ITEM-4", "itemData" : { "DOI" : "10.5194/bg-17-2987-2020", "ISSN" : "1726-4189", "abstract" : "Abstract. The Zero Emissions Commitment (ZEC) is the change in global mean temperature expected to occur following the cessation of net CO2 emissions and as such is a critical parameter for calculating the remaining carbon budget. The Zero Emissions Commitment Model Intercomparison Project (ZECMIP) was established to gain a better understanding of the potential magnitude and sign of ZEC, in addition to the processes that underlie this metric. A total of 18 Earth system models of both full and intermediate complexity participated in ZECMIP. All models conducted an experiment where atmospheric CO2 concentration increases exponentially until 1000 PgC has been emitted. Thereafter emissions are set to zero and models are configured to allow free evolution of atmospheric CO2 concentration. Many models conducted additional second-priority simulations with different cumulative emission totals and an alternative idealized emissions pathway with a gradual transition to zero emissions. The inter-model range of ZEC 50 years after emissions cease for the 1000 PgC experiment is \u22120.36 to 0.29 \u2218C, with a model ensemble mean of \u22120.07 \u2218C, median of \u22120.05 \u2218C, and standard deviation of 0.19 \u2218C. Models exhibit a wide variety of behaviours after emissions cease, with some models continuing to warm for decades to millennia and others cooling substantially. Analysis shows that both the carbon uptake by the ocean and the terrestrial biosphere are important for counteracting the warming effect from the reduction in ocean heat uptake in the decades after emissions cease. This warming effect is difficult to constrain due to high uncertainty in the efficacy of ocean heat uptake. Overall, the most likely value of ZEC on multi-decadal timescales is close to zero, consistent with previous model experiments and simple theory.", "author" : [ { "dropping-particle" : "", "family" : "MacDougall", "given" : "Andrew H.", "non-dropping-particle" : "", "parse-names" : false, "suffix" : "" }, { "dropping-particle" : "", "family" : "Fr\u00f6licher", "given" : "Thomas L.", "non-dropping-particle" : "", "parse-names" : false, "suffix" : "" }, { "dropping-particle" : "", "family" : "Jones", "given" : "Chris D.", "non-dropping-particle" : "", "parse-names" : false, "suffix" : "" }, { "dropping-particle" : "", "family" : "Rogelj", "given" : "Joeri", "non-dropping-particle" : "", "parse-names" : false, "suffix" : "" }, { "dropping-particle" : "", "family" : "Matthews", "given" : "H. Damon", "non-dropping-particle" : "", "parse-names" : false, "suffix" : "" }, { "dropping-particle" : "", "family" : "Zickfeld", "given" : "Kirsten", "non-dropping-particle" : "", "parse-names" : false, "suffix" : "" }, { "dropping-particle" : "", "family" : "Arora", "given" : "Vivek K.", "non-dropping-particle" : "", "parse-names" : false, "suffix" : "" }, { "dropping-particle" : "", "family" : "Barrett", "given" : "Noah J.", "non-dropping-particle" : "", "parse-names" : false, "suffix" : "" }, { "dropping-particle" : "", "family" : "Brovkin", "given" : "Victor", "non-dropping-particle" : "", "parse-names" : false, "suffix" : "" }, { "dropping-particle" : "", "family" : "Burger", "given" : "Friedrich A.", "non-dropping-particle" : "", "parse-names" : false, "suffix" : "" }, { "dropping-particle" : "", "family" : "Eby", "given" : "Micheal", "non-dropping-particle" : "", "parse-names" : false, "suffix" : "" }, { "dropping-particle" : "V.", "family" : "Eliseev", "given" : "Alexey", "non-dropping-particle" : "", "parse-names" : false, "suffix" : "" }, { "dropping-particle" : "", "family" : "Hajima", "given" : "Tomohiro", "non-dropping-particle" : "", "parse-names" : false, "suffix" : "" }, { "dropping-particle" : "", "family" : "Holden", "given" : "Philip B.", "non-dropping-particle" : "", "parse-names" : false, "suffix" : "" }, { "dropping-particle" : "", "family" : "Jeltsch-Th\u00f6mmes", "given" : "Aurich", "non-dropping-particle" : "", "parse-names" : false, "suffix" : "" }, { "dropping-particle" : "", "family" : "Koven", "given" : "Charles", "non-dropping-particle" : "", "parse-names" : false, "suffix" : "" }, { "dropping-particle" : "", "family" : "Mengis", "given" : "Nadine", "non-dropping-particle" : "", "parse-names" : false, "suffix" : "" }, { "dropping-particle" : "", "family" : "Menviel", "given" : "Laurie", "non-dropping-particle" : "", "parse-names" : false, "suffix" : "" }, { "dropping-particle" : "", "family" : "Michou", "given" : "Martine", "non-dropping-particle" : "", "parse-names" : false, "suffix" : "" }, { "dropping-particle" : "", "family" : "Mokhov", "given" : "Igor I.", "non-dropping-particle" : "", "parse-names" : false, "suffix" : "" }, { "dropping-particle" : "", "family" : "Oka", "given" : "Akira",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"Shaffer", "given" : "Gary", "non-dropping-particle" : "", "parse-names" : false, "suffix" : "" }, { "dropping-particle" : "", "family" : "Sokolov", "given" : "Andrei", "non-dropping-particle" : "", "parse-names" : false, "suffix" : "" }, { "dropping-particle" : "", "family" : "Tachiiri", "given" : "Kaoru", "non-dropping-particle" : "", "parse-names" : false, "suffix" : "" }, { "dropping-particle" : "", "family" : "Tjiputra", "given" : "Jerry", "non-dropping-particle" : "", "parse-names" : false, "suffix" : "" }, { "dropping-particle" : "", "family" : "Wiltshire", "given" : "Andrew", "non-dropping-particle" : "", "parse-names" : false, "suffix" : "" }, { "dropping-particle" : "", "family" : "Ziehn", "given" : "Tilo", "non-dropping-particle" : "", "parse-names" : false, "suffix" : "" } ], "container-title" : "Biogeosciences", "id" : "ITEM-4", "issue" : "11", "issued" : { "date-parts" : [ [ "2020", "6", "15" ] ] }, "page" : "2987-3016", "title" : "Is there warming in the pipeline? A multi-model analysis of the Zero Emissions Commitment from CO2", "translator" : [ { "dropping-particle" : "", "family" : "H1846", "given" : "", "non-dropping-particle" : "", "parse-names" : false, "suffix" : "" } ], "type" : "article-journal", "volume" : "17" }, "uris" : [ "http://www.mendeley.com/documents/?uuid=8630e4b7-7444-4615-9304-2ec9dcf1d8c7" ] } ], "mendeley" : { "formattedCitation" : "(Plattner et al., 2008; Collins et al., 2013; Zickfeld et al., 2013; MacDougall et al., 2020)", "manualFormatting" : "(Plattner et al., 2008; Section 12.5.3 in Collins et al., 2013; Zickfeld et al., 2013; MacDougall et al., 2020", "plainTextFormattedCitation" : "(Plattner et al., 2008; Collins et al., 2013; Zickfeld et al., 2013; MacDougall et al., 2020)", "previouslyFormattedCitation" : "(Plattner et al., 2008; Collins et al., 2013; Zickfeld et al., 2013; MacDougall et al., 2020)" }, "properties" : { "noteIndex" : 0 }, "schema" : "https://github.com/citation-style-language/schema/raw/master/csl-citation.json" }</w:instrText>
        </w:r>
      </w:ins>
      <w:del w:id="658" w:author="Robin Matthews" w:date="2021-05-18T16:39:00Z">
        <w:r w:rsidR="00E81B0B" w:rsidDel="007F11F7">
          <w:rPr>
            <w:lang w:val="en-GB"/>
          </w:rPr>
          <w:delInstrText xml:space="preserve">ADDIN CSL_CITATION { "citationItems" : [ { "id" : "ITEM-1", "itemData" : { "DOI" : "10.1017/CBO9781107415324.024", "ISBN" : "9781107661820", "author" : [ { "dropping-particle" : "", "family" : "Collins", "given" : "M", "non-dropping-particle" : "", "parse-names" : false, "suffix" : "" }, { "dropping-particle" : "", "family" : "Knutti", "given" : "R", "non-dropping-particle" : "", "parse-names" : false, "suffix" : "" }, { "dropping-particle" : "", "family" : "Arblaster", "given" : "J", "non-dropping-particle" : "", "parse-names" : false, "suffix" : "" }, { "dropping-particle" : "", "family" : "Dufresne", "given" : "J.-L.", "non-dropping-particle" : "", "parse-names" : false, "suffix" : "" }, { "dropping-particle" : "", "family" : "Fichefet", "given" : "T", "non-dropping-particle" : "", "parse-names" : false, "suffix" : "" }, { "dropping-particle" : "", "family" : "Friedlingstein", "given" : "P", "non-dropping-particle" : "", "parse-names" : false, "suffix" : "" }, { "dropping-particle" : "", "family" : "Gao", "given" : "X", "non-dropping-particle" : "", "parse-names" : false, "suffix" : "" }, { "dropping-particle" : "", "family" : "Gutowski", "given" : "W J", "non-dropping-particle" : "", "parse-names" : false, "suffix" : "" }, { "dropping-particle" : "", "family" : "Johns", "given" : "T", "non-dropping-particle" : "", "parse-names" : false, "suffix" : "" }, { "dropping-particle" : "", "family" : "Krinner", "given" : "G", "non-dropping-particle" : "", "parse-names" : false, "suffix" : "" }, { "dropping-particle" : "", "family" : "Shongwe", "given" : "M", "non-dropping-particle" : "", "parse-names" : false, "suffix" : "" }, { "dropping-particle" : "", "family" : "Tebaldi", "given" : "C", "non-dropping-particle" : "", "parse-names" : false, "suffix" : "" }, { "dropping-particle" : "", "family" : "Weaver", "given" : "A J", "non-dropping-particle" : "", "parse-names" : false, "suffix" : "" }, { "dropping-particle" : "", "family" : "Wehner", "given" : "M",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"H3196", "given" : "Rt13", "non-dropping-particle" : "", "parse-names" : false, "suffix" : "" } ], "type" : "chapter" }, "uris" : [ "http://www.mendeley.com/documents/?uuid=0870fe69-2bce-44a5-bf76-3c9eb37f4f0c" ] }, { "id" : "ITEM-2", "itemData" : { "DOI" : "10.1175/2007JCLI1905.1", "ISSN" : "0894-8755", "author" : [ { "dropping-particle" : "", "family" : "Plattner", "given" : "G.-K.", "non-dropping-particle" : "", "parse-names" : false, "suffix" : "" }, { "dropping-particle" : "", "family" : "Knutti", "given" : "R.", "non-dropping-particle" : "", "parse-names" : false, "suffix" : "" }, { "dropping-particle" : "", "family" : "Joos", "given" : "F.", "non-dropping-particle" : "", "parse-names" : false, "suffix" : "" }, { "dropping-particle" : "", "family" : "Stocker", "given" : "T. F.", "non-dropping-particle" : "", "parse-names" : false, "suffix" : "" }, { "dropping-particle" : "", "family" : "Bloh", "given" : "W.", "non-dropping-particle" : "von", "parse-names" : false, "suffix" : "" }, { "dropping-particle" : "", "family" : "Brovkin", "given" : "V.", "non-dropping-particle" : "", "parse-names" : false, "suffix" : "" }, { "dropping-particle" : "", "family" : "Cameron", "given" : "D.", "non-dropping-particle" : "", "parse-names" : false, "suffix" : "" }, { "dropping-particle" : "", "family" : "Driesschaert", "given" : "E.", "non-dropping-particle" : "", "parse-names" : false, "suffix" : "" }, { "dropping-particle" : "", "family" : "Dutkiewicz", "given" : "S.", "non-dropping-particle" : "", "parse-names" : false, "suffix" : "" }, { "dropping-particle" : "", "family" : "Eby", "given" : "M.", "non-dropping-particle" : "", "parse-names" : false, "suffix" : "" }, { "dropping-particle" : "", "family" : "Edwards", "given" : "N. R.", "non-dropping-particle" : "", "parse-names" : false, "suffix" : "" }, { "dropping-particle" : "", "family" : "Fichefet", "given" : "T.", "non-dropping-particle" : "", "parse-names" : false, "suffix" : "" }, { "dropping-particle" : "", "family" : "Hargreaves", "given" : "J. C.", "non-dropping-particle" : "", "parse-names" : false, "suffix" : "" }, { "dropping-particle" : "", "family" : "Jones", "given" : "C. D.", "non-dropping-particle" : "", "parse-names" : false, "suffix" : "" }, { "dropping-particle" : "", "family" : "Loutre", "given" : "M. F.", "non-dropping-particle" : "", "parse-names" : false, "suffix" : "" }, { "dropping-particle" : "", "family" : "Matthews", "given" : "H. D.", "non-dropping-particle" : "", "parse-names" : false, "suffix" : "" }, { "dropping-particle" : "", "family" : "Mouchet", "given" : "A.", "non-dropping-particle" : "", "parse-names" : false, "suffix" : "" }, { "dropping-particle" : "", "family" : "M\u00fcller", "given" : "S. A.", "non-dropping-particle" : "", "parse-names" : false, "suffix" : "" }, { "dropping-particle" : "", "family" : "Nawrath", "given" : "S.", "non-dropping-particle" : "", "parse-names" : false, "suffix" : "" }, { "dropping-particle" : "", "family" : "Price", "given" : "A.", "non-dropping-particle" : "", "parse-names" : false, "suffix" : "" }, { "dropping-particle" : "", "family" : "Sokolov", "given" : "A.", "non-dropping-particle" : "", "parse-names" : false, "suffix" : "" }, { "dropping-particle" : "", "family" : "Strassmann", "given" : "K. M.", "non-dropping-particle" : "", "parse-names" : false, "suffix" : "" }, { "dropping-particle" : "", "family" : "Weaver", "given" : "A. J.", "non-dropping-particle" : "", "parse-names" : false, "suffix" : "" } ], "container-title" : "Journal of Climate", "id" : "ITEM-2", "issue" : "12", "issued" : { "date-parts" : [ [ "2008", "6" ] ] }, "page" : "2721-2751", "title" : "Long-Term Climate Commitments Projected with Climate\u2013Carbon Cycle Models", "translator" : [ { "dropping-particle" : "", "family" : "H3226", "given" : "", "non-dropping-particle" : "", "parse-names" : false, "suffix" : "" } ], "type" : "article-journal", "volume" : "21" }, "uris" : [ "http://www.mendeley.com/documents/?uuid=cc3cb5f7-cb28-4a29-bffb-e0cfffbc0a3b" ] }, { "id" : "ITEM-3", "itemData" : { "DOI" : "10.1175/JCLI-D-12-00584.1", "ISSN" : "0894-8755", "author" : [ { "dropping-particle" : "", "family" : "Zickfeld", "given" : "Kirsten", "non-dropping-particle" : "", "parse-names" : false, "suffix" : "" }, { "dropping-particle" : "", "family" : "Eby", "given" : "Michael", "non-dropping-particle" : "", "parse-names" : false, "suffix" : "" }, { "dropping-particle" : "", "family" : "Weaver", "given" : "Andrew J.", "non-dropping-particle" : "", "parse-names" : false, "suffix" : "" }, { "dropping-particle" : "", "family" : "Alexander", "given" : "Kaitlin", "non-dropping-particle" : "", "parse-names" : false, "suffix" : "" }, { "dropping-particle" : "", "family" : "Crespin", "given" : "Elisabeth", "non-dropping-particle" : "", "parse-names" : false, "suffix" : "" }, { "dropping-particle" : "", "family" : "Edwards", "given" : "Neil R.", "non-dropping-particle" : "", "parse-names" : false, "suffix" : "" }, { "dropping-particle" : "V.", "family" : "Eliseev", "given" : "Alexey", "non-dropping-particle" : "", "parse-names" : false, "suffix" : "" }, { "dropping-particle" : "", "family" : "Feulner", "given" : "Georg", "non-dropping-particle" : "", "parse-names" : false, "suffix" : "" }, { "dropping-particle" : "", "family" : "Fichefet", "given" : "Thierry", "non-dropping-particle" : "", "parse-names" : false, "suffix" : "" }, { "dropping-particle" : "", "family" : "Forest", "given" : "Chris E.", "non-dropping-particle" : "", "parse-names" : false, "suffix" : "" }, { "dropping-particle" : "", "family" : "Friedlingstein", "given" : "Pierre", "non-dropping-particle" : "", "parse-names" : false, "suffix" : "" }, { "dropping-particle" : "", "family" : "Goosse", "given" : "Hugues", "non-dropping-particle" : "", "parse-names" : false, "suffix" : "" }, { "dropping-particle" : "", "family" : "Holden", "given" : "Philip B.", "non-dropping-particle" : "", "parse-names" : false, "suffix" : "" }, { "dropping-particle" : "", "family" : "Joos", "given" : "Fortunat", "non-dropping-particle" : "", "parse-names" : false, "suffix" : "" }, { "dropping-particle" : "", "family" : "Kawamiya", "given" : "Michio", "non-dropping-particle" : "", "parse-names" : false, "suffix" : "" }, { "dropping-particle" : "", "family" : "Kicklighter", "given" : "David", "non-dropping-particle" : "", "parse-names" : false, "suffix" : "" }, { "dropping-particle" : "", "family" : "Kienert", "given" : "Hendrik", "non-dropping-particle" : "", "parse-names" : false, "suffix" : "" }, { "dropping-particle" : "", "family" : "Matsumoto", "given" : "Katsumi", "non-dropping-particle" : "", "parse-names" : false, "suffix" : "" }, { "dropping-particle" : "", "family" : "Mokhov", "given" : "Igor I.", "non-dropping-particle" : "", "parse-names" : false, "suffix" : "" }, { "dropping-particle" : "", "family" : "Monier", "given" : "Erwan", "non-dropping-particle" : "", "parse-names" : false, "suffix" : "" }, { "dropping-particle" : "", "family" : "Olsen", "given" : "Steffen M.", "non-dropping-particle" : "", "parse-names" : false, "suffix" : "" }, { "dropping-particle" : "", "family" : "Pedersen", "given" : "Jens O. P.", "non-dropping-particle" : "", "parse-names" : false, "suffix" : "" }, { "dropping-particle" : "", "family" : "Perrette", "given" : "Mahe", "non-dropping-particle" : "", "parse-names" : false, "suffix" : "" }, { "dropping-particle" : "", "family" : "Philippon-Berthier", "given" : "Gwena\u00eblle", "non-dropping-particle" : "", "parse-names" : false, "suffix" : "" }, { "dropping-particle" : "", "family" : "Ridgwell", "given" : "Andy", "non-dropping-particle" : "", "parse-names" : false, "suffix" : "" }, { "dropping-particle" : "", "family" : "Schlosser", "given" : "Adam", "non-dropping-particle" : "", "parse-names" : false, "suffix" : "" }, { "dropping-particle" : "", "family" : "Schneider Von Deimling", "given" : "Thomas", "non-dropping-particle" : "", "parse-names" : false, "suffix" : "" }, { "dropping-particle" : "", "family" : "Shaffer", "given" : "Gary", "non-dropping-particle" : "", "parse-names" : false, "suffix" : "" }, { "dropping-particle" : "", "family" : "Sokolov", "given" : "Andrei", "non-dropping-particle" : "", "parse-names" : false, "suffix" : "" }, { "dropping-particle" : "", "family" : "Spahni", "given" : "Renato", "non-dropping-particle" : "", "parse-names" : false, "suffix" : "" }, { "dropping-particle" : "", "family" : "Steinacher", "given" : "Marco", "non-dropping-particle" : "", "parse-names" : false, "suffix" : "" }, { "dropping-particle" : "", "family" : "Tachiiri", "given" : "Kaoru", "non-dropping-particle" : "", "parse-names" : false, "suffix" : "" }, { "dropping-particle" : "", "family" : "Tokos", "given" : "Kathy S.", "non-dropping-particle" : "", "parse-names" : false, "suffix" : "" }, { "dropping-particle" : "", "family" : "Yoshimori", "given" : "Masakazu", "non-dropping-particle" : "", "parse-names" : false, "suffix" : "" }, { "dropping-particle" : "", "family" : "Zeng", "given" : "Ning", "non-dropping-particle" : "", "parse-names" : false, "suffix" : "" }, { "dropping-particle" : "", "family" : "Zhao", "given" : "Fang", "non-dropping-particle" : "", "parse-names" : false, "suffix" : "" } ], "container-title" : "Journal of Climate", "id" : "ITEM-3", "issue" : "16", "issued" : { "date-parts" : [ [ "2013", "8" ] ] }, "page" : "5782-5809", "title" : "Long-Term Climate Change Commitment and Reversibility: An EMIC Intercomparison", "translator" : [ { "dropping-particle" : "", "family" : "H3223", "given" : "", "non-dropping-particle" : "", "parse-names" : false, "suffix" : "" } ], "type" : "article-journal", "volume" : "26" }, "uris" : [ "http://www.mendeley.com/documents/?uuid=85c2238a-0943-4723-9258-e46affe0f713" ] }, { "id" : "ITEM-4", "itemData" : { "DOI" : "10.5194/bg-17-2987-2020", "ISSN" : "1726-4189", "abstract" : "Abstract. The Zero Emissions Commitment (ZEC) is the change in global mean temperature expected to occur following the cessation of net CO2 emissions and as such is a critical parameter for calculating the remaining carbon budget. The Zero Emissions Commitment Model Intercomparison Project (ZECMIP) was established to gain a better understanding of the potential magnitude and sign of ZEC, in addition to the processes that underlie this metric. A total of 18 Earth system models of both full and intermediate complexity participated in ZECMIP. All models conducted an experiment where atmospheric CO2 concentration increases exponentially until 1000 PgC has been emitted. Thereafter emissions are set to zero and models are configured to allow free evolution of atmospheric CO2 concentration. Many models conducted additional second-priority simulations with different cumulative emission totals and an alternative idealized emissions pathway with a gradual transition to zero emissions. The inter-model range of ZEC 50 years after emissions cease for the 1000 PgC experiment is \u22120.36 to 0.29 \u2218C, with a model ensemble mean of \u22120.07 \u2218C, median of \u22120.05 \u2218C, and standard deviation of 0.19 \u2218C. Models exhibit a wide variety of behaviours after emissions cease, with some models continuing to warm for decades to millennia and others cooling substantially. Analysis shows that both the carbon uptake by the ocean and the terrestrial biosphere are important for counteracting the warming effect from the reduction in ocean heat uptake in the decades after emissions cease. This warming effect is difficult to constrain due to high uncertainty in the efficacy of ocean heat uptake. Overall, the most likely value of ZEC on multi-decadal timescales is close to zero, consistent with previous model experiments and simple theory.", "author" : [ { "dropping-particle" : "", "family" : "MacDougall", "given" : "Andrew H.", "non-dropping-particle" : "", "parse-names" : false, "suffix" : "" }, { "dropping-particle" : "", "family" : "Fr\u00f6licher", "given" : "Thomas L.", "non-dropping-particle" : "", "parse-names" : false, "suffix" : "" }, { "dropping-particle" : "", "family" : "Jones", "given" : "Chris D.", "non-dropping-particle" : "", "parse-names" : false, "suffix" : "" }, { "dropping-particle" : "", "family" : "Rogelj", "given" : "Joeri", "non-dropping-particle" : "", "parse-names" : false, "suffix" : "" }, { "dropping-particle" : "", "family" : "Matthews", "given" : "H. Damon", "non-dropping-particle" : "", "parse-names" : false, "suffix" : "" }, { "dropping-particle" : "", "family" : "Zickfeld", "given" : "Kirsten", "non-dropping-particle" : "", "parse-names" : false, "suffix" : "" }, { "dropping-particle" : "", "family" : "Arora", "given" : "Vivek K.", "non-dropping-particle" : "", "parse-names" : false, "suffix" : "" }, { "dropping-particle" : "", "family" : "Barrett", "given" : "Noah J.", "non-dropping-particle" : "", "parse-names" : false, "suffix" : "" }, { "dropping-particle" : "", "family" : "Brovkin", "given" : "Victor", "non-dropping-particle" : "", "parse-names" : false, "suffix" : "" }, { "dropping-particle" : "", "family" : "Burger", "given" : "Friedrich A.", "non-dropping-particle" : "", "parse-names" : false, "suffix" : "" }, { "dropping-particle" : "", "family" : "Eby", "given" : "Micheal", "non-dropping-particle" : "", "parse-names" : false, "suffix" : "" }, { "dropping-particle" : "V.", "family" : "Eliseev", "given" : "Alexey", "non-dropping-particle" : "", "parse-names" : false, "suffix" : "" }, { "dropping-particle" : "", "family" : "Hajima", "given" : "Tomohiro", "non-dropping-particle" : "", "parse-names" : false, "suffix" : "" }, { "dropping-particle" : "", "family" : "Holden", "given" : "Philip B.", "non-dropping-particle" : "", "parse-names" : false, "suffix" : "" }, { "dropping-particle" : "", "family" : "Jeltsch-Th\u00f6mmes", "given" : "Aurich", "non-dropping-particle" : "", "parse-names" : false, "suffix" : "" }, { "dropping-particle" : "", "family" : "Koven", "given" : "Charles", "non-dropping-particle" : "", "parse-names" : false, "suffix" : "" }, { "dropping-particle" : "", "family" : "Mengis", "given" : "Nadine", "non-dropping-particle" : "", "parse-names" : false, "suffix" : "" }, { "dropping-particle" : "", "family" : "Menviel", "given" : "Laurie", "non-dropping-particle" : "", "parse-names" : false, "suffix" : "" }, { "dropping-particle" : "", "family" : "Michou", "given" : "Martine", "non-dropping-particle" : "", "parse-names" : false, "suffix" : "" }, { "dropping-particle" : "", "family" : "Mokhov", "given" : "Igor I.", "non-dropping-particle" : "", "parse-names" : false, "suffix" : "" }, { "dropping-particle" : "", "family" : "Oka", "given" : "Akira",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"Shaffer", "given" : "Gary", "non-dropping-particle" : "", "parse-names" : false, "suffix" : "" }, { "dropping-particle" : "", "family" : "Sokolov", "given" : "Andrei", "non-dropping-particle" : "", "parse-names" : false, "suffix" : "" }, { "dropping-particle" : "", "family" : "Tachiiri", "given" : "Kaoru", "non-dropping-particle" : "", "parse-names" : false, "suffix" : "" }, { "dropping-particle" : "", "family" : "Tjiputra", "given" : "Jerry", "non-dropping-particle" : "", "parse-names" : false, "suffix" : "" }, { "dropping-particle" </w:delInstrText>
        </w:r>
        <w:r w:rsidR="00E81B0B" w:rsidRPr="00A1237E" w:rsidDel="007F11F7">
          <w:delInstrText>: "", "family" : "Wiltshire", "given" : "Andrew", "non-dropping-particle" : "", "parse-names" : false, "suffix" : "" }, { "dropping-particle" : "", "family" : "Ziehn", "given" : "Tilo", "non-dropping-particle" : "", "parse-names" : false, "suffix" : "" } ], "container-title" : "Biogeosciences", "id" : "ITEM-4", "issue" : "11", "issued" : { "date-parts" : [ [ "2020", "6", "15" ] ] }, "page" : "2987-3016", "title" : "Is there warming in the pipeline? A multi-model analysis of the Zero Emissions Commitment from CO2", "translator" : [ { "dropping-particle" : "", "family" : "H1846", "given" : "", "non-dropping-particle" : "", "parse-names" : false, "suffix" : "" } ], "type" : "article-journal", "volume" : "17" }, "uris" : [ "http://www.mendeley.com/documents/?uuid=8630e4b7-7444-4615-9304-2ec9dcf1d8c7" ] } ], "mendeley" : { "formattedCitation" : "(Plattner et al., 2008; Collins et al., 2013; Zickfeld et al., 2013; MacDougall et al., 2020)", "manualFormatting" : "(Plattner et al., 2008; Section 12.5.3 in Collins et al., 2013; Zickfeld et al., 2013; MacDougall et al., 2020; Chapter 4, Section 4.7.1)", "plainTextFormattedCitation" : "(Plattner et al., 2008; Collins et al., 2013; Zickfeld et al., 2013; MacDougall et al., 2020)", "previouslyFormattedCitation" : "(Plattner et al., 2008; Collins et al., 2013; Zickfeld et al., 2013; MacDougall et al., 2020)" }, "properties" : { "noteIndex" : 0 }, "schema" : "https://github.com/citation-style-language/schema/raw/master/csl-citation.json" }</w:delInstrText>
        </w:r>
      </w:del>
      <w:r w:rsidRPr="004A0A86">
        <w:fldChar w:fldCharType="separate"/>
      </w:r>
      <w:ins w:id="659" w:author="Robin Matthews" w:date="2021-05-18T16:01:00Z">
        <w:del w:id="660" w:author="Ian Blenkinsop" w:date="2021-07-01T13:09:00Z">
          <w:r w:rsidR="00602365" w:rsidDel="009C5C5D">
            <w:rPr>
              <w:noProof/>
              <w:lang w:val="fr-CH"/>
            </w:rPr>
            <w:delText>(</w:delText>
          </w:r>
        </w:del>
        <w:r w:rsidR="00602365">
          <w:rPr>
            <w:noProof/>
            <w:lang w:val="fr-CH"/>
          </w:rPr>
          <w:t>Plattner et al., 2008; Section 12.5.3 in Collins et al., 2013; Zickfeld et al., 2013; MacDougall et al., 2020</w:t>
        </w:r>
      </w:ins>
      <w:del w:id="661" w:author="Robin Matthews" w:date="2021-05-18T16:01:00Z">
        <w:r w:rsidRPr="00D5130B" w:rsidDel="00602365">
          <w:rPr>
            <w:noProof/>
            <w:lang w:val="fr-CH"/>
          </w:rPr>
          <w:delText xml:space="preserve">(Plattner et al., 2008; </w:delText>
        </w:r>
        <w:r w:rsidRPr="008F01B2" w:rsidDel="00602365">
          <w:rPr>
            <w:noProof/>
            <w:lang w:val="fr-CH"/>
          </w:rPr>
          <w:delText>Section 12</w:delText>
        </w:r>
        <w:r w:rsidRPr="00D5130B" w:rsidDel="00602365">
          <w:rPr>
            <w:noProof/>
            <w:lang w:val="fr-CH"/>
          </w:rPr>
          <w:delText>.</w:delText>
        </w:r>
        <w:r w:rsidDel="00602365">
          <w:rPr>
            <w:noProof/>
            <w:lang w:val="fr-CH"/>
          </w:rPr>
          <w:delText xml:space="preserve">5.3 in </w:delText>
        </w:r>
        <w:r w:rsidRPr="00D5130B" w:rsidDel="00602365">
          <w:rPr>
            <w:noProof/>
            <w:lang w:val="fr-CH"/>
          </w:rPr>
          <w:delText>Collins et al., 2013; Zickfeld et al., 2013; MacDougall et al., 2020; Chapter 4, Section 4.7.</w:delText>
        </w:r>
        <w:r w:rsidR="002456BC" w:rsidDel="00602365">
          <w:rPr>
            <w:noProof/>
            <w:lang w:val="fr-CH"/>
          </w:rPr>
          <w:delText>1</w:delText>
        </w:r>
        <w:r w:rsidRPr="00D5130B" w:rsidDel="00602365">
          <w:rPr>
            <w:noProof/>
            <w:lang w:val="fr-CH"/>
          </w:rPr>
          <w:delText>)</w:delText>
        </w:r>
      </w:del>
      <w:r w:rsidRPr="004A0A86">
        <w:fldChar w:fldCharType="end"/>
      </w:r>
      <w:ins w:id="662" w:author="Robin Matthews" w:date="2021-05-18T16:39:00Z">
        <w:del w:id="663" w:author="Ian Blenkinsop" w:date="2021-07-01T13:09:00Z">
          <w:r w:rsidR="007F11F7" w:rsidDel="009C5C5D">
            <w:rPr>
              <w:noProof/>
              <w:lang w:val="fr-CH"/>
            </w:rPr>
            <w:delText>; Chapter 4, Section 4.7.1</w:delText>
          </w:r>
        </w:del>
        <w:r w:rsidR="007F11F7">
          <w:rPr>
            <w:noProof/>
            <w:lang w:val="fr-CH"/>
          </w:rPr>
          <w:t>)</w:t>
        </w:r>
      </w:ins>
      <w:r w:rsidRPr="00D5130B">
        <w:rPr>
          <w:lang w:val="fr-CH"/>
        </w:rPr>
        <w:t xml:space="preserve">. </w:t>
      </w:r>
      <w:r w:rsidRPr="00C421D6">
        <w:rPr>
          <w:lang w:val="en-GB"/>
        </w:rPr>
        <w:t xml:space="preserve">Such persistent warm conditions in the atmosphere represent a multi-century commitment to long-term sea level rise, summer sea ice reduction in the Arctic, substantial </w:t>
      </w:r>
      <w:del w:id="664" w:author="Ian Blenkinsop" w:date="2021-07-01T13:12:00Z">
        <w:r w:rsidRPr="00C421D6" w:rsidDel="009C5C5D">
          <w:rPr>
            <w:lang w:val="en-GB"/>
          </w:rPr>
          <w:delText xml:space="preserve">ice </w:delText>
        </w:r>
      </w:del>
      <w:ins w:id="665" w:author="Ian Blenkinsop" w:date="2021-07-01T13:12:00Z">
        <w:r w:rsidR="009C5C5D" w:rsidRPr="00C421D6">
          <w:rPr>
            <w:lang w:val="en-GB"/>
          </w:rPr>
          <w:t>ice</w:t>
        </w:r>
        <w:r w:rsidR="009C5C5D">
          <w:rPr>
            <w:lang w:val="en-GB"/>
          </w:rPr>
          <w:t>-</w:t>
        </w:r>
      </w:ins>
      <w:r w:rsidRPr="00C421D6">
        <w:rPr>
          <w:lang w:val="en-GB"/>
        </w:rPr>
        <w:t xml:space="preserve">sheet melting, potential </w:t>
      </w:r>
      <w:del w:id="666" w:author="Ian Blenkinsop" w:date="2021-07-01T13:12:00Z">
        <w:r w:rsidRPr="00C421D6" w:rsidDel="009C5C5D">
          <w:rPr>
            <w:lang w:val="en-GB"/>
          </w:rPr>
          <w:delText xml:space="preserve">ice </w:delText>
        </w:r>
      </w:del>
      <w:ins w:id="667" w:author="Ian Blenkinsop" w:date="2021-07-01T13:12:00Z">
        <w:r w:rsidR="009C5C5D" w:rsidRPr="00C421D6">
          <w:rPr>
            <w:lang w:val="en-GB"/>
          </w:rPr>
          <w:t>ice</w:t>
        </w:r>
        <w:r w:rsidR="009C5C5D">
          <w:rPr>
            <w:lang w:val="en-GB"/>
          </w:rPr>
          <w:t>-</w:t>
        </w:r>
      </w:ins>
      <w:r w:rsidRPr="00C421D6">
        <w:rPr>
          <w:lang w:val="en-GB"/>
        </w:rPr>
        <w:t xml:space="preserve">sheet collapse, and many other consequences in all components of the climate system </w:t>
      </w:r>
      <w:ins w:id="668" w:author="Ian Blenkinsop" w:date="2021-07-01T13:12:00Z">
        <w:r w:rsidR="009C5C5D">
          <w:rPr>
            <w:lang w:val="en-GB"/>
          </w:rPr>
          <w:t>(</w:t>
        </w:r>
      </w:ins>
      <w:ins w:id="669" w:author="Ian Blenkinsop" w:date="2021-07-12T13:59:00Z">
        <w:r w:rsidR="00795D45" w:rsidRPr="00C421D6">
          <w:rPr>
            <w:lang w:val="en-GB"/>
          </w:rPr>
          <w:t>Section 9.4</w:t>
        </w:r>
        <w:r w:rsidR="00795D45">
          <w:rPr>
            <w:lang w:val="en-GB"/>
          </w:rPr>
          <w:t xml:space="preserve"> and </w:t>
        </w:r>
      </w:ins>
      <w:ins w:id="670" w:author="Ian Blenkinsop" w:date="2021-07-01T13:12:00Z">
        <w:r w:rsidR="009C5C5D" w:rsidRPr="00C421D6">
          <w:rPr>
            <w:lang w:val="en-GB"/>
          </w:rPr>
          <w:t>Figure 1.5</w:t>
        </w:r>
        <w:r w:rsidR="009C5C5D">
          <w:rPr>
            <w:lang w:val="en-GB"/>
          </w:rPr>
          <w:t xml:space="preserve">; </w:t>
        </w:r>
      </w:ins>
      <w:r w:rsidRPr="004A0A86">
        <w:fldChar w:fldCharType="begin" w:fldLock="1"/>
      </w:r>
      <w:r w:rsidR="00745EAB">
        <w:rPr>
          <w:lang w:val="en-GB"/>
        </w:rPr>
        <w:instrText>ADDIN CSL_CITATION { "citationItems" : [ { "id" : "ITEM-1", "itemData" : { "DOI" : "10.1038/nclimate2923", "ISSN" : "1758-678X", "author" : [ { "dropping-particle" : "", "family" : "Clark", "given" : "Peter U.", "non-dropping-particle" : "", "parse-names" : false, "suffix" : "" }, { "dropping-particle" : "", "family" : "Shakun", "given" : "Jeremy D.", "non-dropping-particle" : "", "parse-names" : false, "suffix" : "" }, { "dropping-particle" : "", "family" : "Marcott", "given" : "Shaun A.", "non-dropping-particle" : "", "parse-names" : false, "suffix" : "" }, { "dropping-particle" : "", "family" : "Mix", "given" : "Alan C.", "non-dropping-particle" : "", "parse-names" : false, "suffix" : "" }, { "dropping-particle" : "", "family" : "Eby", "given" : "Michael", "non-dropping-particle" : "", "parse-names" : false, "suffix" : "" }, { "dropping-particle" : "", "family" : "Kulp", "given" : "Scott", "non-dropping-particle" : "", "parse-names" : false, "suffix" : "" }, { "dropping-particle" : "", "family" : "Levermann", "given" : "Anders", "non-dropping-particle" : "", "parse-names" : false, "suffix" : "" }, { "dropping-particle" : "", "family" : "Milne", "given" : "Glenn A.", "non-dropping-particle" : "", "parse-names" : false, "suffix" : "" }, { "dropping-particle" : "", "family" : "Pfister", "given" : "Patrik L.", "non-dropping-particle" : "", "parse-names" : false, "suffix" : "" }, { "dropping-particle" : "", "family" : "Santer", "given" : "Benjamin D.", "non-dropping-particle" : "", "parse-names" : false, "suffix" : "" }, { "dropping-particle" : "", "family" : "Schrag", "given" : "Daniel P.", "non-dropping-particle" : "", "parse-names" : false, "suffix" : "" }, { "dropping-particle" : "", "family" : "Solomon", "given" : "Susan", "non-dropping-particle" : "", "parse-names" : false, "suffix" : "" }, { "dropping-particle" : "", "family" : "Stocker", "given" : "Thomas F.", "non-dropping-particle" : "", "parse-names" : false, "suffix" : "" }, { "dropping-particle" : "", "family" : "Strauss", "given" : "Benjamin H.", "non-dropping-particle" : "", "parse-names" : false, "suffix" : "" }, { "dropping-particle" : "", "family" : "Weaver", "given" : "Andrew J.", "non-dropping-particle" : "", "parse-names" : false, "suffix" : "" }, { "dropping-particle" : "", "family" : "Winkelmann", "given" : "Ricarda", "non-dropping-particle" : "", "parse-names" : false, "suffix" : "" }, { "dropping-particle" : "", "family" : "Archer", "given" : "David", "non-dropping-particle" : "", "parse-names" : false, "suffix" : "" }, { "dropping-particle" : "", "family" : "Bard", "given" : "Edouard", "non-dropping-particle" : "", "parse-names" : false, "suffix" : "" }, { "dropping-particle" : "", "family" : "Goldner", "given" : "Aaron", "non-dropping-particle" : "", "parse-names" : false, "suffix" : "" }, { "dropping-particle" : "", "family" : "Lambeck", "given" : "Kurt", "non-dropping-particle" : "", "parse-names" : false, "suffix" : "" }, { "dropping-particle" : "", "family" : "Pierrehumbert", "given" : "Raymond T.", "non-dropping-particle" : "", "parse-names" : false, "suffix" : "" }, { "dropping-particle" : "", "family" : "Plattner", "given" : "Gian-Kasper", "non-dropping-particle" : "", "parse-names" : false, "suffix" : "" } ], "container-title" : "Nature Climate Change", "id" : "ITEM-1", "issue" : "4", "issued" : { "date-parts" : [ [ "2016", "4", "8" ] ] }, "page" : "360-369", "title" : "Consequences of twenty-first-century policy for multi-millennial climate and sea-level change", "translator" : [ { "dropping-particle" : "", "family" : "H3365", "given" : "", "non-dropping-particle" : "", "parse-names" : false, "suffix" : "" } ], "type" : "article-journal", "volume" : "6" }, "uris" : [ "http://www.mendeley.com/documents/?uuid=fb3e15d3-31a0-4802-a33d-6bfdb81196a1" ] }, { "id" : "ITEM-2", "itemData" : { "DOI" : "10.1038/s41561-018-0146-0", "ISSN" : "1752-0894", "author" : [ { "dropping-particle" : "", "family" : "Fischer", "given" : "Hubertus", "non-dropping-particle" : "", "parse-names" : false, "suffix" : "" }, { "dropping-particle" : "", "family" : "Meissner", "given" : "Katrin J.", "non-dropping-particle" : "", "parse-names" : false, "suffix" : "" }, { "dropping-particle" : "", "family" : "Mix", "given" : "Alan C.", "non-dropping-particle" : "", "parse-names" : false, "suffix" : "" }, { "dropping-particle" : "", "family" : "Abram", "given" : "Nerilie J.", "non-dropping-particle" : "", "parse-names" : false, "suffix" : "" }, { "dropping-particle" : "", "family" : "Austermann", "given" : "Jacqueline", "non-dropping-particle" : "", "parse-names" : false, "suffix" : "" }, { "dropping-particle" : "", "family" : "Brovkin", "given" : "Victor", "non-dropping-particle" : "", "parse-names" : false, "suffix" : "" }, { "dropping-particle" : "", "family" : "Capron", "given" : "Emilie", "non-dropping-particle" : "", "parse-names" : false, "suffix" : "" }, { "dropping-particle" : "", "family" : "Colombaroli", "given" : "Daniele", "non-dropping-particle" : "", "parse-names" : false, "suffix" : "" }, { "dropping-particle" : "", "family" : "Daniau", "given" : "Anne-Laure", "non-dropping-particle" : "", "parse-names" : false, "suffix" : "" }, { "dropping-particle" : "", "family" : "Dyez", "given" : "Kelsey A.", "non-dropping-particle" : "", "parse-names" : false, "suffix" : "" }, { "dropping-particle" : "", "family" : "Felis", "given" : "Thomas", "non-dropping-particle" : "", "parse-names" : false, "suffix" : "" }, { "dropping-particle" : "", "family" : "Finkelstein", "given" : "Sarah A.", "non-dropping-particle" : "", "parse-names" : false, "suffix" : "" }, { "dropping-particle" : "", "family" : "Jaccard", "given" : "Samuel L.", "non-dropping-particle" : "", "parse-names" : false, "suffix" : "" }, { "dropping-particle" : "", "family" : "McClymont", "given" : "Erin L.", "non-dropping-particle" : "", "parse-names" : false, "suffix" : "" }, { "dropping-particle" : "", "family" : "Rovere", "given" : "Alessio", "non-dropping-particle" : "", "parse-names" : false, "suffix" : "" }, { "dropping-particle" : "", "family" : "Sutter", "given" : "Johannes", "non-dropping-particle" : "", "parse-names" : false, "suffix" : "" }, { "dropping-particle" : "", "family" : "Wolff", "given" : "Eric W.", "non-dropping-particle" : "", "parse-names" : false, "suffix" : "" }, { "dropping-particle" : "", "family" : "Affolter", "given" : "St\u00e9phane", "non-dropping-particle" : "", "parse-names" : false, "suffix" : "" }, { "dropping-particle" : "", "family" : "Bakker", "given" : "Pepijn", "non-dropping-particle" : "", "parse-names" : false, "suffix" : "" }, { "dropping-particle" : "", "family" : "Ballesteros-C\u00e1novas", "given" : "Juan Antonio", "non-dropping-particle" : "", "parse-names" : false, "suffix" : "" }, { "dropping-particle" : "", "family" : "Barbante", "given" : "Carlo", "non-dropping-particle" : "", "parse-names" : false, "suffix" : "" }, { "dropping-particle" : "", "family" : "Caley", "given" : "Thibaut", "non-dropping-particle" : "", "parse-names" : false, "suffix" : "" }, { "dropping-particle" : "", "family" : "Carlson", "given" : "Anders E.", "non-dropping-particle" : "", "parse-names" : false, "suffix" : "" }, { "dropping-particle" : "", "family" : "Churakova", "given" : "Olga", "non-dropping-particle" : "", "parse-names" : false, "suffix" : "" }, { "dropping-particle" : "", "family" : "Cortese", "given" : "Giuseppe", "non-dropping-particle" : "", "parse-names" : false, "suffix" : "" }, { "dropping-particle" : "", "family" : "Cumming", "given" : "Brian F.", "non-dropping-particle" : "", "parse-names" : false, "suffix" : "" }, { "dropping-particle" : "", "family" : "Davis", "given" : "Basil A. S.", "non-dropping-particle" : "", "parse-names" : false, "suffix" : "" }, { "dropping-particle" : "", "family" : "Vernal", "given" : "Anne", "non-dropping-particle" : "de", "parse-names" : false, "suffix" : "" }, { "dropping-particle" : "", "family" : "Emile-Geay", "given" : "Julien", "non-dropping-particle" : "", "parse-names" : false, "suffix" : "" }, { "dropping-particle" : "", "family" : "Fritz", "given" : "Sherilyn C.", "non-dropping-particle" : "", "parse-names" : false, "suffix" : "" }, { "dropping-particle" : "", "family" : "Gierz", "given" : "Paul", "non-dropping-particle" : "", "parse-names" : false, "suffix" : "" }, { "dropping-particle" : "", "family" : "Gottschalk", "given" : "Julia", "non-dropping-particle" : "", "parse-names" : false, "suffix" : "" }, { "dropping-particle" : "", "family" : "Holloway", "given" : "Max D.", "non-dropping-particle" : "", "parse-names" : false, "suffix" : "" }, { "dropping-particle" : "", "family" : "Joos", "given" : "Fortunat", "non-dropping-particle" : "", "parse-names" : false, "suffix" : "" }, { "dropping-particle" : "", "family" : "Kucera", "given" : "Michal", "non-dropping-particle" : "", "parse-names" : false, "suffix" : "" }, { "dropping-particle" : "", "family" : "Loutre", "given" : "Marie-France", "non-dropping-particle" : "", "parse-names" : false, "suffix" : "" }, { "dropping-particle" : "", "family" : "Lunt", "given" : "Daniel J.", "non-dropping-particle" : "", "parse-names" : false, "suffix" : "" }, { "dropping-particle" : "", "family" : "Marcisz", "given" : "Katarzyna", "non-dropping-particle" : "", "parse-names" : false, "suffix" : "" }, { "dropping-particle" : "", "family" : "Marlon", "given" : "Jennifer R.", "non-dropping-particle" : "", "parse-names" : false, "suffix" : "" }, { "dropping-particle" : "", "family" : "Martinez", "given" : "Philippe", "non-dropping-particle" : "", "parse-names" : false, "suffix" : "" }, { "dropping-particle" : "", "family" : "Masson-Delmotte", "given" : "Valerie", "non-dropping-particle" : "", "parse-names" : false, "suffix" : "" }, { "dropping-particle" : "", "family" : "Nehrbass-Ahles", "given" : "Christoph", "non-dropping-particle" : "", "parse-names" : false, "suffix" : "" }, { "dropping-particle" : "", "family" : "Otto-Bliesner", "given" : "Bette L.", "non-dropping-particle" : "", "parse-names" : false, "suffix" : "" }, { "dropping-particle" : "", "family" : "Raible", "given" : "Christoph C.", "non-dropping-particle" : "", "parse-names" : false, "suffix" : "" }, { "dropping-particle" : "", "family" : "Risebrobakken", "given" : "Bj\u00f8rg", "non-dropping-particle" : "", "parse-names" : false, "suffix" : "" }, { "dropping-particle" : "", "family" : "S\u00e1nchez Go\u00f1i", "given" : "Mar\u00eda F.", "non-dropping-particle" : "", "parse-names" : false, "suffix" : "" }, { "dropping-particle" : "", "family" : "Arrigo", "given" : "Jennifer Saleem", "non-dropping-particle" : "", "parse-names" : false, "suffix" : "" }, { "dropping-particle" : "", "family" : "Sarnthein", "given" : "Michael", "non-dropping-particle" : "", "parse-names" : false, "suffix" : "" }, { "dropping-particle" : "", "family" : "Sjolte", "given" : "Jesper", "non-dropping-particle" : "", "parse-names" : false, "suffix" : "" }, { "dropping-particle" : "", "family" : "Stocker", "given" : "Thomas F.", "non-dropping-particle" : "", "parse-names" : false, "suffix" : "" }, { "dropping-particle" : "", "family" : "Velasquez Alv\u00e1rez", "given" : "Patricio A.", "non-dropping-particle" : "", "parse-names" : false, "suffix" : "" }, { "dropping-particle" : "", "family" : "Tinner", "given" : "Willy", "non-dropping-particle" : "", "parse-names" : false, "suffix" : "" }, { "dropping-particle" : "", "family" : "Valdes", "given" : "Paul J.", "non-dropping-particle" : "", "parse-names" : false, "suffix" : "" }, { "dropping-particle" : "", "family" : "Vogel", "given" : "Hendrik", "non-dropping-particle" : "", "parse-names" : false, "suffix" : "" }, { "dropping-particle" : "", "family" : "Wanner", "given" : "Heinz", "non-dropping-particle" : "", "parse-names" : false, "suffix" : "" }, { "dropping-particle" : "", "family" : "Yan", "given" : "Qing", "non-dropping-particle" : "", "parse-names" : false, "suffix" : "" }, { "dropping-particle" : "", "family" : "Yu", "given" : "Zicheng", "non-dropping-particle" : "", "parse-names" : false, "suffix" : "" }, { "dropping-particle" : "", "family" : "Ziegler", "given" : "Martin", "non-dropping-particle" : "", "parse-names" : false, "suffix" : "" }, { "dropping-particle" : "", "family" : "Zhou", "given" : "Liping", "non-dropping-particle" : "", "parse-names" : false, "suffix" : "" } ], "container-title" : "Nature Geoscience", "id" : "ITEM-2", "issue" : "7", "issued" : { "date-parts" : [ [ "2018", "7", "25" ] ] }, "page" : "474-485", "title" : "Palaeoclimate constraints on the impact of 2 \u00b0C anthropogenic warming and beyond", "translator" : [ { "dropping-particle" : "", "family" : "H3655", "given" : "", "non-dropping-particle" : "", "parse-names" : false, "suffix" : "" } ], "type" : "article-journal", "volume" : "11" }, "uris" : [ "http://www.mendeley.com/documents/?uuid=326763e4-6bfc-4d6e-8704-3e5330bf66f1" ] }, { "id" : "ITEM-3", "itemData" : { "DOI" : "10.1088/1748-9326/11/1/014010", "ISSN" : "1748-9326", "author" : [ { "dropping-particle" : "", "family" : "Pfister", "given" : "Patrik L", "non-dropping-particle" : "", "parse-names" : false, "suffix" : "" }, { "dropping-particle" : "", "family" : "Stocker", "given" : "Thomas F", "non-dropping-particle" : "", "parse-names" : false, "suffix" : "" } ], "container-title" : "Environmental Research Letters", "id" : "ITEM-3", "issue" : "1", "issued" : { "date-parts" : [ [ "2016", "1", "1" ] ] }, "page" : "014010", "title" : "Earth system commitments due to delayed mitigation", "translator" : [ { "dropping-particle" : "", "family" : "H3656", "given" : "", "non-dropping-particle" : "", "parse-names" : false, "suffix" : "" } ], "type" : "article-journal", "volume" : "11" }, "uris" : [ "http://www.mendeley.com/documents/?uuid=949897f4-5185-4ee0-bebe-46ddf6defead" ] } ], "mendeley" : { "formattedCitation" : "(Clark et al., 2016; Pfister and Stocker, 2016; Fischer et al., 2018b)", "manualFormatting" : "(Clark et al., 2016; Pfister and Stocker, 2016; H. Fischer et al., 2018", "plainTextFormattedCitation" : "(Clark et al., 2016; Pfister and Stocker, 2016; Fischer et al., 2018b)", "previouslyFormattedCitation" : "(Clark et al., 2016; Pfister and Stocker, 2016; Fischer et al., 2018b)" }, "properties" : { "noteIndex" : 0 }, "schema" : "https://github.com/citation-style-language/schema/raw/master/csl-citation.json" }</w:instrText>
      </w:r>
      <w:r w:rsidRPr="004A0A86">
        <w:fldChar w:fldCharType="separate"/>
      </w:r>
      <w:ins w:id="671" w:author="Robin Matthews" w:date="2021-05-18T16:01:00Z">
        <w:del w:id="672" w:author="Ian Blenkinsop" w:date="2021-07-01T13:12:00Z">
          <w:r w:rsidR="00602365" w:rsidDel="009C5C5D">
            <w:rPr>
              <w:noProof/>
              <w:lang w:val="en-GB"/>
            </w:rPr>
            <w:delText>(</w:delText>
          </w:r>
        </w:del>
        <w:r w:rsidR="00602365">
          <w:rPr>
            <w:noProof/>
            <w:lang w:val="en-GB"/>
          </w:rPr>
          <w:t xml:space="preserve">Clark et al., 2016; Pfister and Stocker, 2016; </w:t>
        </w:r>
      </w:ins>
      <w:ins w:id="673" w:author="Robin Matthews" w:date="2021-05-18T16:40:00Z">
        <w:r w:rsidR="007F11F7">
          <w:rPr>
            <w:noProof/>
            <w:lang w:val="en-GB"/>
          </w:rPr>
          <w:t xml:space="preserve">H. </w:t>
        </w:r>
      </w:ins>
      <w:ins w:id="674" w:author="Robin Matthews" w:date="2021-05-18T16:01:00Z">
        <w:r w:rsidR="00602365">
          <w:rPr>
            <w:noProof/>
            <w:lang w:val="en-GB"/>
          </w:rPr>
          <w:t>Fischer et al., 2018</w:t>
        </w:r>
      </w:ins>
      <w:del w:id="675" w:author="Robin Matthews" w:date="2021-05-18T16:01:00Z">
        <w:r w:rsidRPr="00C421D6" w:rsidDel="00602365">
          <w:rPr>
            <w:noProof/>
            <w:lang w:val="en-GB"/>
          </w:rPr>
          <w:delText>(Clark et al., 2016; Pfister and Stocker, 2016; Fischer et al., 2018</w:delText>
        </w:r>
      </w:del>
      <w:r w:rsidRPr="004A0A86">
        <w:fldChar w:fldCharType="end"/>
      </w:r>
      <w:del w:id="676" w:author="Ian Blenkinsop" w:date="2021-07-01T13:12:00Z">
        <w:r w:rsidRPr="00C421D6" w:rsidDel="009C5C5D">
          <w:rPr>
            <w:lang w:val="en-GB"/>
          </w:rPr>
          <w:delText>; see also Chapter 9, Section 9.4)</w:delText>
        </w:r>
      </w:del>
      <w:del w:id="677" w:author="Ian Blenkinsop" w:date="2021-07-01T13:13:00Z">
        <w:r w:rsidRPr="00C421D6" w:rsidDel="009C5C5D">
          <w:rPr>
            <w:lang w:val="en-GB"/>
          </w:rPr>
          <w:delText xml:space="preserve"> (</w:delText>
        </w:r>
      </w:del>
      <w:del w:id="678" w:author="Ian Blenkinsop" w:date="2021-07-01T13:12:00Z">
        <w:r w:rsidRPr="00C421D6" w:rsidDel="009C5C5D">
          <w:rPr>
            <w:lang w:val="en-GB"/>
          </w:rPr>
          <w:delText>Figure 1.5</w:delText>
        </w:r>
      </w:del>
      <w:r w:rsidRPr="00C421D6">
        <w:rPr>
          <w:lang w:val="en-GB"/>
        </w:rPr>
        <w:t>).</w:t>
      </w:r>
    </w:p>
    <w:p w14:paraId="2297E820" w14:textId="77777777" w:rsidR="0079149B" w:rsidRPr="00C421D6" w:rsidRDefault="0079149B" w:rsidP="0079149B">
      <w:pPr>
        <w:pStyle w:val="AR6BodyText"/>
        <w:rPr>
          <w:lang w:val="en-GB"/>
        </w:rPr>
      </w:pPr>
    </w:p>
    <w:p w14:paraId="38B0C5E7" w14:textId="616CE377" w:rsidR="0079149B" w:rsidRPr="00C421D6" w:rsidRDefault="0079149B" w:rsidP="0079149B">
      <w:pPr>
        <w:pStyle w:val="AR6BodyText"/>
        <w:rPr>
          <w:lang w:val="en-GB"/>
        </w:rPr>
      </w:pPr>
      <w:r w:rsidRPr="00C421D6">
        <w:rPr>
          <w:lang w:val="en-GB"/>
        </w:rPr>
        <w:t xml:space="preserve">Paleoclimate records also show centennial- to millennial-scale variations, particularly during the ice ages, which indicate rapid or abrupt changes of the Atlantic Meridional Overturning Circulation (AMOC; </w:t>
      </w:r>
      <w:del w:id="679" w:author="Ian Blenkinsop" w:date="2021-07-12T14:00:00Z">
        <w:r w:rsidRPr="00C421D6" w:rsidDel="00795D45">
          <w:rPr>
            <w:lang w:val="en-GB"/>
          </w:rPr>
          <w:delText xml:space="preserve">see Chapter 9, </w:delText>
        </w:r>
      </w:del>
      <w:r w:rsidRPr="00C421D6">
        <w:rPr>
          <w:lang w:val="en-GB"/>
        </w:rPr>
        <w:t>Section 9.2.3.1) and the occurrence of a ‘bipolar seesaw’ (opposite-phase surface temperature changes in both hemispheres</w:t>
      </w:r>
      <w:ins w:id="680" w:author="Ian Blenkinsop" w:date="2021-07-01T13:14:00Z">
        <w:r w:rsidR="0037189F">
          <w:rPr>
            <w:lang w:val="en-GB"/>
          </w:rPr>
          <w:t>;</w:t>
        </w:r>
        <w:r w:rsidR="0037189F" w:rsidRPr="0037189F">
          <w:rPr>
            <w:lang w:val="en-GB"/>
          </w:rPr>
          <w:t xml:space="preserve"> </w:t>
        </w:r>
        <w:r w:rsidR="0037189F" w:rsidRPr="00C421D6">
          <w:rPr>
            <w:lang w:val="en-GB"/>
          </w:rPr>
          <w:t>Section 2.3.3.4.1</w:t>
        </w:r>
      </w:ins>
      <w:r w:rsidRPr="00C421D6">
        <w:rPr>
          <w:lang w:val="en-GB"/>
        </w:rPr>
        <w:t xml:space="preserve">; </w:t>
      </w:r>
      <w:r w:rsidRPr="004A0A86">
        <w:fldChar w:fldCharType="begin" w:fldLock="1"/>
      </w:r>
      <w:r w:rsidR="006B53FC">
        <w:rPr>
          <w:lang w:val="en-GB"/>
        </w:rPr>
        <w:instrText>ADDIN CSL_CITATION { "citationItems" : [ { "id" : "ITEM-1", "itemData" : { "DOI" : "10.1029/2003PA000920", "ISSN" : "08838305", "author" : [ { "dropping-particle" : "", "family" : "Stocker", "given" : "Thomas F.", "non-dropping-particle" : "", "parse-names" : false, "suffix" : "" }, { "dropping-particle" : "", "family" : "Johnsen", "given" : "Sigf\u00f9s J.", "non-dropping-particle" : "", "parse-names" : false, "suffix" : "" } ], "container-title" : "Paleoceanography", "id" : "ITEM-1", "issue" : "4", "issued" : { "date-parts" : [ [ "2003", "12" ] ] }, "page" : "1087", "title" : "A minimum thermodynamic model for the bipolar seesaw", "translator" : [ { "dropping-particle" : "", "family" : "H3367", "given" : "", "non-dropping-particle" : "", "parse-names" : false, "suffix" : "" } ], "type" : "article-journal", "volume" : "18" }, "uris" : [ "http://www.mendeley.com/documents/?uuid=cc0d7984-2602-492b-967c-5f9680c90ff8" ] }, { "id" : "ITEM-2", "itemData" : { "DOI" : "10.1038/nature05301", "ISSN" : "0028-0836", "author" : [ { "dropping-particle" : "", "family" : "EPICA Community Members", "given" : "", "non-dropping-particle" : "", "parse-names" : false, "suffix" : "" } ], "container-title" : "Nature", "id" : "ITEM-2", "issue" : "7116", "issued" : { "date-parts" : [ [ "2006", "11" ] ] }, "page" : "195-198", "title" : "One-to-one coupling of glacial climate variability in Greenland and Antarctica", "translator" : [ { "dropping-particle" : "", "family" : "H3708", "given" : "", "non-dropping-particle" : "", "parse-names" : false, "suffix" : "" } ], "type" : "article-journal", "volume" : "444" }, "uris" : [ "http://www.mendeley.com/documents/?uuid=1c6c3129-044e-4f45-8601-eb4d0c8162e4" ] }, { "id" : "ITEM-3", "itemData" : { "DOI" : "10.1038/nature14401", "ISSN" : "0028-0836", "author" : [ { "dropping-particle" : "", "family" : "WAIS Divide Project Members", "given" : "", "non-dropping-particle" : "", "parse-names" : false, "suffix" : "" }, { "dropping-particle" : "", "family" : "Buizert", "given" : "Christo", "non-dropping-particle" : "", "parse-names" : false, "suffix" : "" }, { "dropping-particle" : "", "family" : "Adrian", "given" : "Betty", "non-dropping-particle" : "", "parse-names" : false, "suffix" : "" }, { "dropping-particle" : "", "family" : "Ahn", "given" : "Jinho", "non-dropping-particle" : "", "parse-names" : false, "suffix" : "" }, { "dropping-particle" : "", "family" : "Albert", "given" : "Mary", "non-dropping-particle" : "", "parse-names" : false, "suffix" : "" }, { "dropping-particle" : "", "family" : "Alley", "given" : "Richard B.", "non-dropping-particle" : "", "parse-names" : false, "suffix" : "" }, { "dropping-particle" : "", "family" : "Baggenstos", "given" : "Daniel", "non-dropping-particle" : "", "parse-names" : false, "suffix" : "" }, { "dropping-particle" : "", "family" : "Bauska", "given" : "Thomas K.", "non-dropping-particle" : "", "parse-names" : false, "suffix" : "" }, { "dropping-particle" : "", "family" : "Bay", "given" : "Ryan C.", "non-dropping-particle" : "", "parse-names" : false, "suffix" : "" }, { "dropping-particle" : "", "family" : "Bencivengo", "given" : "Brian B.", "non-dropping-particle" : "", "parse-names" : false, "suffix" : "" }, { "dropping-particle" : "", "family" : "Bentley", "given" : "Charles R.", "non-dropping-particle" : "", "parse-names" : false, "suffix" : "" }, { "dropping-particle" : "", "family" : "Brook", "given" : "Edward J.", "non-dropping-particle" : "", "parse-names" : false, "suffix" : "" }, { "dropping-particle" : "", "family" : "Chellman", "given" : "Nathan J.", "non-dropping-particle" : "", "parse-names" : false, "suffix" : "" }, { "dropping-particle" : "", "family" : "Clow", "given" : "Gary D.", "non-dropping-particle" : "", "parse-names" : false, "suffix" : "" }, { "dropping-particle" : "", "family" : "Cole-Dai", "given" : "Jihong", "non-dropping-particle" : "", "parse-names" : false, "suffix" : "" }, { "dropping-particle" : "", "family" : "Conway", "given" : "Howard", "non-dropping-particle" : "", "parse-names" : false, "suffix" : "" }, { "dropping-particle" : "", "family" : "Cravens", "given" : "Eric", "non-dropping-particle" : "", "parse-names" : false, "suffix" : "" }, { "dropping-particle" : "", "family" : "Cuffey", "given" : "Kurt M.", "non-dropping-particle" : "", "parse-names" : false, "suffix" : "" }, { "dropping-particle" : "", "family" : "Dunbar", "given" : "Nelia W.", "non-dropping-particle" : "", "parse-names" : false, "suffix" : "" }, { "dropping-particle" : "", "family" : "Edwards", "given" : "Jon S.", "non-dropping-particle" : "", "parse-names" : false, "suffix" : "" }, { "dropping-particle" : "", "family" : "Fegyveresi", "given" : "John M.", "non-dropping-particle" : "", "parse-names" : false, "suffix" : "" }, { "dropping-particle" : "", "family" : "Ferris", "given" : "Dave G.", "non-dropping-particle" : "", "parse-names" : false, "suffix" : "" }, { "dropping-particle" : "", "family" : "Fitzpatrick", "given" : "Joan J.", "non-dropping-particle" : "", "parse-names" : false, "suffix" : "" }, { "dropping-particle" : "", "family" : "Fudge", "given" : "T. J.", "non-dropping-particle" : "", "parse-names" : false, "suffix" : "" }, { "dropping-particle" : "", "family" : "Gibson", "given" : "Chris J.", "non-dropping-particle" : "", "parse-names" : false, "suffix" : "" }, { "dropping-particle" : "", "family" : "Gkinis", "given" : "Vasileios", "non-dropping-particle" : "", "parse-names" : false, "suffix" : "" }, { "dropping-particle" : "", "family" : "Goetz", "given" : "Joshua J.", "non-dropping-particle" : "", "parse-names" : false, "suffix" : "" }, { "dropping-particle" : "", "family" : "Gregory", "given" : "Stephanie", "non-dropping-particle" : "", "parse-names" : false, "suffix" : "" }, { "dropping-particle" : "", "family" : "Hargreaves", "given" : "Geoffrey M.", "non-dropping-particle" : "", "parse-names" : false, "suffix" : "" }, { "dropping-particle" : "", "family" : "Iverson", "given" : "Nels", "non-dropping-particle" : "", "parse-names" : false, "suffix" : "" }, { "dropping-particle" : "", "family" : "Johnson", "given" : "Jay A.", "non-dropping-particle" : "", "parse-names" : false, "suffix" : "" }, { "dropping-particle" : "", "family" : "Jones", "given" : "Tyler R.", "non-dropping-particle" : "", "parse-names" : false, "suffix" : "" }, { "dropping-particle" : "", "family" : "Kalk", "given" : "Michael L.", "non-dropping-particle" : "", "parse-names" : false, "suffix" : "" }, { "dropping-particle" : "", "family" : "Kippenhan", "given" : "Matthew J.", "non-dropping-particle" : "", "parse-names" : false, "suffix" : "" }, { "dropping-particle" : "", "family" : "Koffman", "given" : "Bess G.", "non-dropping-particle" : "", "parse-names" : false, "suffix" : "" }, { "dropping-particle" : "", "family" : "Kreutz", "given" : "Karl", "non-dropping-particle" : "", "parse-names" : false, "suffix" : "" }, { "dropping-particle" : "", "family" : "Kuhl", "given" : "Tanner W.", "non-dropping-particle" : "", "parse-names" : false, "suffix" : "" }, { "dropping-particle" : "", "family" : "Lebar", "given" : "Donald A.", "non-dropping-particle" : "", "parse-names" : false, "suffix" : "" }, { "dropping-particle" : "", "family" : "Lee", "given" : "James E.", "non-dropping-particle" : "", "parse-names" : false, "suffix" : "" }, { "dropping-particle" : "", "family" : "Marcott", "given" : "Shaun A.", "non-dropping-particle" : "", "parse-names" : false, "suffix" : "" }, { "dropping-particle" : "", "family" : "Markle", "given" : "Bradley R.", "non-dropping-particle" : "", "parse-names" : false, "suffix" : "" }, { "dropping-particle" : "", "family" : "Maselli", "given" : "Olivia J.", "non-dropping-particle" : "", "parse-names" : false, "suffix" : "" }, { "dropping-particle" : "", "family" : "McConnell", "given" : "Joseph R.", "non-dropping-particle" : "", "parse-names" : false, "suffix" : "" }, { "dropping-particle" : "", "family" : "McGwire", "given" : "Kenneth C.", "non-dropping-particle" : "", "parse-names" : false, "suffix" : "" }, { "dropping-particle" : "", "family" : "Mitchell", "given" : "Logan E.", "non-dropping-particle" : "", "parse-names" : false, "suffix" : "" }, { "dropping-particle" : "", "family" : "Mortensen", "given" : "Nicolai B.", "non-dropping-particle" : "", "parse-names" : false, "suffix" : "" }, { "dropping-particle" : "", "family" : "Neff", "given" : "Peter D.", "non-dropping-particle" : "", "parse-names" : false, "suffix" : "" }, { "dropping-particle" : "", "family" : "Nishiizumi", "given" : "Kunihiko", "non-dropping-particle" : "", "parse-names" : false, "suffix" : "" }, { "dropping-particle" : "", "family" : "Nunn", "given" : "Richard M.", "non-dropping-particle" : "", "parse-names" : false, "suffix" : "" }, { "dropping-particle" : "", "family" : "Orsi", "given" : "Anais J.", "non-dropping-particle" : "", "parse-names" : false, "suffix" : "" }, { "dropping-particle" : "", "family" : "Pasteris", "given" : "Daniel R.", "non-dropping-particle" : "", "parse-names" : false, "suffix" : "" }, { "dropping-particle" : "", "family" : "Pedro", "given" : "Joel B.", "non-dropping-particle" : "", "parse-names" : false, "suffix" : "" }, { "dropping-particle" : "", "family" : "Pettit", "given" : "Erin C.", "non-dropping-particle" : "", "parse-names" : false, "suffix" : "" }, { "dropping-particle" : "", "family" : "Buford Price", "given" : "P.", "non-dropping-particle" : "", "parse-names" : false, "suffix" : "" }, { "dropping-particle" : "", "family" : "Priscu", "given" : "John C.", "non-dropping-particle" : "", "parse-names" : false, "suffix" : "" }, { "dropping-particle" : "", "family" : "Rhodes", "given" : "Rachael H.", "non-dropping-particle" : "", "parse-names" : false, "suffix" : "" }, { "dropping-particle" : "", "family" : "Rosen", "given" : "Julia L.", "non-dropping-particle" : "", "parse-names" : false, "suffix" : "" }, { "dropping-particle" : "", "family" : "Schauer", "given" : "Andrew J.", "non-dropping-particle" : "", "parse-names" : false, "suffix" : "" }, { "dropping-particle" : "", "family" : "Schoenemann", "given" : "Spruce W.", "non-dropping-particle" : "", "parse-names" : false, "suffix" : "" }, { "dropping-particle" : "", "family" : "Sendelbach", "given" : "Paul J.", "non-dropping-particle" : "", "parse-names" : false, "suffix" : "" }, { "dropping-particle" : "", "family" : "Severinghaus", "given" : "Jeffrey P.", "non-dropping-particle" : "", "parse-names" : false, "suffix" : "" }, { "dropping-particle" : "", "family" : "Shturmakov", "given" : "Alexander J.", "non-dropping-particle" : "", "parse-names" : false, "suffix" : "" }, { "dropping-particle" : "", "family" : "Sigl", "given" : "Michael", "non-dropping-particle" : "", "parse-names" : false, "suffix" : "" }, { "dropping-particle" : "", "family" : "Slawny", "given" : "Kristina R.", "non-dropping-particle" : "", "parse-names" : false, "suffix" : "" }, { "dropping-particle" : "", "family" : "Souney", "given" : "Joseph M.", "non-dropping-particle" : "", "parse-names" : false, "suffix" : "" }, { "dropping-particle" : "", "family" : "Sowers", "given" : "Todd A.", "non-dropping-particle" : "", "parse-names" : false, "suffix" : "" }, { "dropping-particle" : "", "family" : "Spencer", "given" : "Matthew K.", "non-dropping-particle" : "", "parse-names" : false, "suffix" : "" }, { "dropping-particle" : "", "family" : "Steig", "given" : "Eric J.", "non-dropping-particle" : "", "parse-names" : false, "suffix" : "" }, { "dropping-particle" : "", "family" : "Taylor", "given" : "Kendrick C.", "non-dropping-particle" : "", "parse-names" : false, "suffix" : "" }, { "dropping-particle" : "", "family" : "Twickler", "given" : "Mark S.", "non-dropping-particle" : "", "parse-names" : false, "suffix" : "" }, { "dropping-particle" : "", "family" : "Vaughn", "given" : "Bruce H.", "non-dropping-particle" : "", "parse-names" : false, "suffix" : "" }, { "dropping-particle" : "", "family" : "Voigt", "given" : "Donald E.", "non-dropping-particle" : "", "parse-names" : false, "suffix" : "" }, { "dropping-particle" : "", "family" : "Waddington", "given" : "Edwin D.", "non-dropping-particle" : "", "parse-names" : false, "suffix" : "" }, { "dropping-particle" : "", "family" : "Welten", "given" : "Kees C.", "non-dropping-particle" : "", "parse-names" : false, "suffix" : "" }, { "dropping-particle" : "", "family" : "Wendricks", "given" : "Anthony W.", "non-dropping-particle" : "", "parse-names" : false, "suffix" : "" }, { "dropping-particle" : "", "family" : "White", "given" : "James W. C.", "non-dropping-particle" : "", "parse-names" : false, "suffix" : "" }, { "dropping-particle" : "", "family" : "Winstrup", "given" : "Mai", "non-dropping-particle" : "", "parse-names" : false, "suffix" : "" }, { "dropping-particle" : "", "family" : "Wong", "given" : "Gifford J.", "non-dropping-particle" : "", "parse-names" : false, "suffix" : "" }, { "dropping-particle" : "", "family" : "Woodruff", "given" : "Thomas E.", "non-dropping-particle" : "", "parse-names" : false, "suffix" : "" } ], "container-title" : "Nature", "id" : "ITEM-3", "issue" : "7549", "issued" : { "date-parts" : [ [ "2015", "4", "30" ] ] }, "page" : "661-665", "title" : "Precise interpolar phasing of abrupt climate change during the last ice age", "translator" : [ { "dropping-particle" : "", "family" : "H3364", "given" : "", "non-dropping-particle" : "", "parse-names" : false, "suffix" : "" } ], "type" : "article-journal", "volume" : "520" }, "uris" : [ "http://www.mendeley.com/documents/?uuid=656a9d69-d5b4-4414-ab6e-de561060f347" ] }, { "id" : "ITEM-4", "itemData" : { "DOI" : "10.1146/annurev-marine-010816-060415", "ISSN" : "1941-1405", "author" : [ { "dropping-particle" : "", "family" : "Lynch-Stieglitz", "given" : "Jean", "non-dropping-particle" : "", "parse-names" : false, "suffix" : "" } ], "container-title" : "Annual Review of Marine Science", "id" : "ITEM-4", "issue" : "1", "issued" : { "date-parts" : [ [ "2017", "1", "3" ] ] }, "page" : "83-104", "title" : "The Atlantic Meridional Overturning Circulation and Abrupt Climate Change", "translator" : [ { "dropping-particle" : "", "family" : "H3710", "given" : "", "non-dropping-particle" : "", "parse-names" : false, "suffix" : "" } ], "type" : "article-journal", "volume" : "9" }, "uris" : [ "http://www.mendeley.com/documents/?uuid=69be4197-eec4-4667-9145-a49dd28a0af8" ] }, { "id" : "ITEM-5", "itemData" : { "DOI" : "10.1016/j.quascirev.2018.05.005", "ISSN" : "02773791", "author" : [ { "dropping-particle" : "", "family" : "Pedro", "given" : "Joel B.", "non-dropping-particle" : "", "parse-names" : false, "suffix" : "" }, { "dropping-particle" : "", "family" : "Jochum", "given" : "Markus", "non-dropping-particle" : "", "parse-names" : false, "suffix" : "" }, { "dropping-particle" : "", "family" : "Buizert", "given" : "Christo", "non-dropping-particle" : "", "parse-names" : false, "suffix" : "" }, { "dropping-particle" : "", "family" : "He", "given" : "Feng", "non-dropping-particle" : "", "parse-names" : false, "suffix" : "" }, { "dropping-particle" : "", "family" : "Barker", "given" : "Stephen", "non-dropping-particle" : "", "parse-names" : false, "suffix" : "" }, { "dropping-particle" : "", "family" : "Rasmussen", "given" : "Sune O.", "non-dropping-particle" : "", "parse-names" : false, "suffix" : "" } ], "container-title" : "Quaternary Science Reviews", "id" : "ITEM-5", "issued" : { "date-parts" : [ [ "2018", "7" ] ] }, "page" : "27-46", "title" : "Beyond the bipolar seesaw: Toward a process understanding of interhemispheric coupling", "translator" : [ { "dropping-particle" : "", "family" : "H3410", "given" : "", "non-dropping-particle" : "", "parse-names" : false, "suffix" : "" } ], "type" : "article-journal", "volume" : "192" }, "uris" : [ "http://www.mendeley.com/documents/?uuid=4e56b766-98aa-45f5-9e3a-d790c9bb8370" ] }, { "id" : "ITEM-6", "itemData" : { "DOI" : "10.1029/2019JC015083", "ISSN" : "2169-9275", "author" : [ { "dropping-particle" : "", "family" : "Weijer", "given" : "W.", "non-dropping-particle" : "", "parse-names" : false, "suffix" : "" }, { "dropping-particle" : "", "family" : "Cheng", "given" : "W.", "non-dropping-particle" : "", "parse-names" : false, "suffix" : "" }, { "dropping-particle" : "", "family" : "Drijfhout", "given" : "S. S.", "non-dropping-particle" : "", "parse-names" : false, "suffix" : "" }, { "dropping-particle" : "V.", "family" : "Fedorov", "given" : "A.", "non-dropping-particle" : "", "parse-names" : false, "suffix" : "" }, { "dropping-particle" : "", "family" : "Hu", "given" : "A.", "non-dropping-particle" : "", "parse-names" : false, "suffix" : "" }, { "dropping-particle" : "", "family" : "Jackson", "given" : "L. C.", "non-dropping-particle" : "", "parse-names" : false, "suffix" : "" }, { "dropping-particle" : "", "family" : "Liu", "given" : "W.", "non-dropping-particle" : "", "parse-names" : false, "suffix" : "" }, { "dropping-particle" : "", "family" : "McDonagh", "given" : "E. L.", "non-dropping-particle" : "", "parse-names" : false, "suffix" : "" }, { "dropping-particle" : "V.", "family" : "Mecking", "given" : "J.", "non-dropping-particle" : "", "parse-names" : false, "suffix" : "" }, { "dropping-particle" : "", "family" : "Zhang", "given" : "J.", "non-dropping-particle" : "", "parse-names" : false, "suffix" : "" } ], "container-title" : "Journal of Geophysical Research: Oceans", "id" : "ITEM-6", "issue" : "8", "issued" : { "date-parts" : [ [ "2019", "8", "17" ] ] }, "page" : "5336-5375", "title" : "Stability of the Atlantic Meridional Overturning Circulation: A Review and Synthesis", "translator" : [ { "dropping-particle" : "", "family" : "H4302", "given" : "", "non-dropping-particle" : "", "parse-names" : false, "suffix" : "" } ], "type" : "article-journal", "volume" : "124" }, "uris" : [ "http://www.mendeley.com/documents/?uuid=72ba5817-679f-46e8-9d8c-dcd7efc71cc5" ] } ], "mendeley" : { "formattedCitation" : "(Stocker and Johnsen, 2003; EPICA Community Members, 2006; WAIS Divide Project Members et al., 2015; Lynch-Stieglitz, 2017; Pedro et al., 2018; Weijer et al., 2019)", "manualFormatting" : "Stocker and Johnsen, 2003; EPICA Community Members, 2006; Members WAIS Divide Project Members et al., 2015; Lynch-Stieglitz, 2017; Pedro et al., 2018; Weijer et al., 2019", "plainTextFormattedCitation" : "(Stocker and Johnsen, 2003; EPICA Community Members, 2006; WAIS Divide Project Members et al., 2015; Lynch-Stieglitz, 2017; Pedro et al., 2018; Weijer et al., 2019)", "previouslyFormattedCitation" : "(Stocker and Johnsen, 2003; EPICA Community Members, 2006; WAIS Divide Project Members et al., 2015; Lynch-Stieglitz, 2017; Pedro et al., 2018; Weijer et al., 2019)" }, "properties" : { "noteIndex" : 0 }, "schema" : "https://github.com/citation-style-language/schema/raw/master/csl-citation.json" }</w:instrText>
      </w:r>
      <w:r w:rsidRPr="004A0A86">
        <w:fldChar w:fldCharType="separate"/>
      </w:r>
      <w:ins w:id="681" w:author="Robin Matthews" w:date="2021-05-18T16:01:00Z">
        <w:r w:rsidR="00602365">
          <w:rPr>
            <w:noProof/>
            <w:lang w:val="en-GB"/>
          </w:rPr>
          <w:t xml:space="preserve">Stocker and Johnsen, 2003; EPICA Community Members, 2006; Members WAIS Divide Project </w:t>
        </w:r>
      </w:ins>
      <w:ins w:id="682" w:author="Robin Matthews" w:date="2021-05-18T16:42:00Z">
        <w:r w:rsidR="0055754D">
          <w:rPr>
            <w:noProof/>
            <w:lang w:val="en-GB"/>
          </w:rPr>
          <w:t xml:space="preserve">Members </w:t>
        </w:r>
      </w:ins>
      <w:ins w:id="683" w:author="Robin Matthews" w:date="2021-05-18T16:01:00Z">
        <w:r w:rsidR="00602365">
          <w:rPr>
            <w:noProof/>
            <w:lang w:val="en-GB"/>
          </w:rPr>
          <w:t>et al., 2015; Lynch-Stieglitz, 2017; Pedro et al., 2018; Weijer et al., 2019</w:t>
        </w:r>
      </w:ins>
      <w:del w:id="684" w:author="Robin Matthews" w:date="2021-05-18T16:01:00Z">
        <w:r w:rsidRPr="00C421D6" w:rsidDel="00602365">
          <w:rPr>
            <w:noProof/>
            <w:lang w:val="en-GB"/>
          </w:rPr>
          <w:delText>Stocker and Johnsen, 2003; EPICA Community Members, 2006; Members WAIS Divide Project et al., 2015; Lynch-Stieglitz, 2017; Pedro et al., 2018; Weijer et al., 2019</w:delText>
        </w:r>
      </w:del>
      <w:r w:rsidRPr="004A0A86">
        <w:fldChar w:fldCharType="end"/>
      </w:r>
      <w:del w:id="685" w:author="Ian Blenkinsop" w:date="2021-07-01T13:14:00Z">
        <w:r w:rsidRPr="00C421D6" w:rsidDel="0037189F">
          <w:rPr>
            <w:lang w:val="en-GB"/>
          </w:rPr>
          <w:delText>,</w:delText>
        </w:r>
        <w:r w:rsidRPr="00C421D6" w:rsidDel="0037189F">
          <w:rPr>
            <w:rFonts w:ascii="Calibri" w:eastAsia="Calibri" w:hAnsi="Calibri" w:cs="Calibri"/>
            <w:sz w:val="18"/>
            <w:szCs w:val="18"/>
            <w:lang w:val="en-GB"/>
          </w:rPr>
          <w:delText xml:space="preserve"> </w:delText>
        </w:r>
        <w:r w:rsidRPr="00C421D6" w:rsidDel="0037189F">
          <w:rPr>
            <w:lang w:val="en-GB"/>
          </w:rPr>
          <w:delText>see Chapter 2, Section 2.3.3.4.1</w:delText>
        </w:r>
      </w:del>
      <w:r w:rsidRPr="00C421D6">
        <w:rPr>
          <w:lang w:val="en-GB"/>
        </w:rPr>
        <w:t xml:space="preserve">). This process suggests that instabilities and irreversible changes could be triggered if critical thresholds are passed (Section 1.4.4.3). Several other processes involving instabilities are identified in climate models </w:t>
      </w:r>
      <w:r w:rsidRPr="004A0A86">
        <w:fldChar w:fldCharType="begin" w:fldLock="1"/>
      </w:r>
      <w:r w:rsidR="00E81B0B">
        <w:rPr>
          <w:lang w:val="en-GB"/>
        </w:rPr>
        <w:instrText>ADDIN CSL_CITATION { "citationItems" : [ { "id" : "ITEM-1", "itemData" : { "DOI" : "10.1073/pnas.1511451112", "ISSN" : "0027-8424", "author" : [ { "dropping-particle" : "", "family" : "Drijfhout", "given" : "Sybren", "non-dropping-particle" : "", "parse-names" : false, "suffix" : "" }, { "dropping-particle" : "", "family" : "Bathiany", "given" : "Sebastian", "non-dropping-particle" : "", "parse-names" : false, "suffix" : "" }, { "dropping-particle" : "", "family" : "Beaulieu", "given" : "Claudie", "non-dropping-particle" : "", "parse-names" : false, "suffix" : "" }, { "dropping-particle" : "", "family" : "Brovkin", "given" : "Victor", "non-dropping-particle" : "", "parse-names" : false, "suffix" : "" }, { "dropping-particle" : "", "family" : "Claussen", "given" : "Martin", "non-dropping-particle" : "", "parse-names" : false, "suffix" : "" }, { "dropping-particle" : "", "family" : "Huntingford", "given" : "Chris", "non-dropping-particle" : "", "parse-names" : false, "suffix" : "" }, { "dropping-particle" : "", "family" : "Scheffer", "given" : "Marten", "non-dropping-particle" : "", "parse-names" : false, "suffix" : "" }, { "dropping-particle" : "", "family" : "Sgubin", "given" : "Giovanni", "non-dropping-particle" : "", "parse-names" : false, "suffix" : "" }, { "dropping-particle" : "", "family" : "Swingedouw", "given" : "Didier", "non-dropping-particle" : "", "parse-names" : false, "suffix" : "" } ], "container-title" : "Proceedings of the National Academy of Sciences", "id" : "ITEM-1", "issue" : "43", "issued" : { "date-parts" : [ [ "2015", "10", "27" ] ] }, "page" : "E5777-E5786", "title" : "Catalogue of abrupt shifts in Intergovernmental Panel on Climate Change climate models", "translator" : [ { "dropping-particle" : "", "family" : "H3217", "given" : "", "non-dropping-particle" : "", "parse-names" : false, "suffix" : "" } ], "type" : "article-journal", "volume" : "112" }, "uris" : [ "http://www.mendeley.com/documents/?uuid=2c851624-db14-4cfb-9f4d-882cd2c2cd2c" ] } ], "mendeley" : { "formattedCitation" : "(Drijfhout et al., 2015)", "plainTextFormattedCitation" : "(Drijfhout et al., 2015)", "previouslyFormattedCitation" : "(Drijfhout et al., 2015)" }, "properties" : { "noteIndex" : 0 }, "schema" : "https://github.com/citation-style-language/schema/raw/master/csl-citation.json" }</w:instrText>
      </w:r>
      <w:r w:rsidRPr="004A0A86">
        <w:fldChar w:fldCharType="separate"/>
      </w:r>
      <w:ins w:id="686" w:author="Robin Matthews" w:date="2021-05-18T16:01:00Z">
        <w:r w:rsidR="00602365">
          <w:rPr>
            <w:noProof/>
            <w:lang w:val="en-GB"/>
          </w:rPr>
          <w:t>(Drijfhout et al., 2015)</w:t>
        </w:r>
      </w:ins>
      <w:del w:id="687" w:author="Robin Matthews" w:date="2021-05-18T16:01:00Z">
        <w:r w:rsidRPr="00C421D6" w:rsidDel="00602365">
          <w:rPr>
            <w:noProof/>
            <w:lang w:val="en-GB"/>
          </w:rPr>
          <w:delText>(Drijfhout et al., 2015)</w:delText>
        </w:r>
      </w:del>
      <w:r w:rsidRPr="004A0A86">
        <w:fldChar w:fldCharType="end"/>
      </w:r>
      <w:r w:rsidRPr="00C421D6">
        <w:rPr>
          <w:lang w:val="en-GB"/>
        </w:rPr>
        <w:t xml:space="preserve">, some of which may now be close to critical thresholds </w:t>
      </w:r>
      <w:ins w:id="688" w:author="Ian Blenkinsop" w:date="2021-07-01T13:14:00Z">
        <w:r w:rsidR="0037189F">
          <w:rPr>
            <w:lang w:val="en-GB"/>
          </w:rPr>
          <w:t>(</w:t>
        </w:r>
        <w:r w:rsidR="0037189F" w:rsidRPr="00C421D6">
          <w:rPr>
            <w:lang w:val="en-GB"/>
          </w:rPr>
          <w:t>Section 1.4.4.3; see also Chapters 5, 8 and 9 regarding tipping points</w:t>
        </w:r>
        <w:r w:rsidR="0037189F">
          <w:rPr>
            <w:lang w:val="en-GB"/>
          </w:rPr>
          <w:t>;</w:t>
        </w:r>
        <w:r w:rsidR="0037189F" w:rsidRPr="004A0A86">
          <w:t xml:space="preserve"> </w:t>
        </w:r>
      </w:ins>
      <w:r w:rsidRPr="004A0A86">
        <w:fldChar w:fldCharType="begin" w:fldLock="1"/>
      </w:r>
      <w:r w:rsidR="00E81B0B">
        <w:rPr>
          <w:lang w:val="en-GB"/>
        </w:rPr>
        <w:instrText>ADDIN CSL_CITATION { "citationItems" : [ { "id" : "ITEM-1", "itemData" : { "DOI" : "10.1126/science.1249055", "ISSN" : "0036-8075", "author" : [ { "dropping-particle" : "", "family" : "Joughin", "given" : "I.", "non-dropping-particle" : "", "parse-names" : false, "suffix" : "" }, { "dropping-particle" : "", "family" : "Smith", "given" : "B. E.", "non-dropping-particle" : "", "parse-names" : false, "suffix" : "" }, { "dropping-particle" : "", "family" : "Medley", "given" : "B.", "non-dropping-particle" : "", "parse-names" : false, "suffix" : "" } ], "container-title" : "Science", "id" : "ITEM-1", "issue" : "6185", "issued" : { "date-parts" : [ [ "2014", "5", "16" ] ] }, "page" : "735-738", "title" : "Marine Ice Sheet Collapse Potentially Under Way for the Thwaites Glacier Basin, West Antarctica", "translator" : [ { "dropping-particle" : "", "family" : "H3709", "given" : "", "non-dropping-particle" : "", "parse-names" : false, "suffix" : "" } ], "type" : "article-journal", "volume" : "344" }, "uris" : [ "http://www.mendeley.com/documents/?uuid=61cfd648-9c50-4b9a-aba7-239942681ad0" ] } ], "mendeley" : { "formattedCitation" : "(Joughin et al., 2014)", "manualFormatting" : "(Joughin et al., 2014", "plainTextFormattedCitation" : "(Joughin et al., 2014)", "previouslyFormattedCitation" : "(Joughin et al., 2014)" }, "properties" : { "noteIndex" : 0 }, "schema" : "https://github.com/citation-style-language/schema/raw/master/csl-citation.json" }</w:instrText>
      </w:r>
      <w:r w:rsidRPr="004A0A86">
        <w:fldChar w:fldCharType="separate"/>
      </w:r>
      <w:ins w:id="689" w:author="Robin Matthews" w:date="2021-05-18T16:01:00Z">
        <w:del w:id="690" w:author="Ian Blenkinsop" w:date="2021-07-01T13:14:00Z">
          <w:r w:rsidR="00602365" w:rsidDel="0037189F">
            <w:rPr>
              <w:noProof/>
              <w:lang w:val="en-GB"/>
            </w:rPr>
            <w:delText>(</w:delText>
          </w:r>
        </w:del>
        <w:r w:rsidR="00602365">
          <w:rPr>
            <w:noProof/>
            <w:lang w:val="en-GB"/>
          </w:rPr>
          <w:t>Joughin et al., 2014</w:t>
        </w:r>
      </w:ins>
      <w:del w:id="691" w:author="Robin Matthews" w:date="2021-05-18T16:01:00Z">
        <w:r w:rsidRPr="00C421D6" w:rsidDel="00602365">
          <w:rPr>
            <w:noProof/>
            <w:lang w:val="en-GB"/>
          </w:rPr>
          <w:delText>(Joughin et al., 2014</w:delText>
        </w:r>
      </w:del>
      <w:r w:rsidRPr="004A0A86">
        <w:fldChar w:fldCharType="end"/>
      </w:r>
      <w:del w:id="692" w:author="Ian Blenkinsop" w:date="2021-07-01T13:14:00Z">
        <w:r w:rsidRPr="00C421D6" w:rsidDel="0037189F">
          <w:rPr>
            <w:lang w:val="en-GB"/>
          </w:rPr>
          <w:delText>; Section 1.4.4.3; see also Chapters 5, 8 and 9 regarding tipping points</w:delText>
        </w:r>
      </w:del>
      <w:r w:rsidRPr="00C421D6">
        <w:rPr>
          <w:lang w:val="en-GB"/>
        </w:rPr>
        <w:t>).</w:t>
      </w:r>
    </w:p>
    <w:p w14:paraId="059E740B" w14:textId="77777777" w:rsidR="0079149B" w:rsidRPr="00C421D6" w:rsidRDefault="0079149B" w:rsidP="0079149B">
      <w:pPr>
        <w:pStyle w:val="AR6BodyText"/>
        <w:rPr>
          <w:lang w:val="en-GB"/>
        </w:rPr>
      </w:pPr>
    </w:p>
    <w:p w14:paraId="2AD66BF1" w14:textId="57537FAE" w:rsidR="0079149B" w:rsidRPr="007174D1" w:rsidRDefault="0079149B" w:rsidP="0079149B">
      <w:pPr>
        <w:pStyle w:val="AR6BodyText"/>
      </w:pPr>
      <w:r w:rsidRPr="00C421D6">
        <w:rPr>
          <w:lang w:val="en-GB"/>
        </w:rPr>
        <w:t>Based on Figure 1.5, the reconstructed, observed and projected ranges of changes in the three key indicators can be compared. By the first decade of the 20</w:t>
      </w:r>
      <w:r w:rsidRPr="00182F08">
        <w:rPr>
          <w:lang w:val="en-GB"/>
        </w:rPr>
        <w:t>th</w:t>
      </w:r>
      <w:r w:rsidRPr="00C421D6">
        <w:rPr>
          <w:lang w:val="en-GB"/>
        </w:rPr>
        <w:t xml:space="preserve"> century, atmospheric CO</w:t>
      </w:r>
      <w:r w:rsidRPr="00C421D6">
        <w:rPr>
          <w:vertAlign w:val="subscript"/>
          <w:lang w:val="en-GB"/>
        </w:rPr>
        <w:t>2</w:t>
      </w:r>
      <w:r w:rsidRPr="00C421D6">
        <w:rPr>
          <w:lang w:val="en-GB"/>
        </w:rPr>
        <w:t xml:space="preserve"> concentrations had already moved outside the reconstructed range of natural variation over the past 800</w:t>
      </w:r>
      <w:del w:id="693" w:author="Ian Blenkinsop" w:date="2021-07-01T13:15:00Z">
        <w:r w:rsidRPr="00C421D6" w:rsidDel="0037189F">
          <w:rPr>
            <w:lang w:val="en-GB"/>
          </w:rPr>
          <w:delText>,000 years</w:delText>
        </w:r>
      </w:del>
      <w:ins w:id="694" w:author="Ian Blenkinsop" w:date="2021-07-01T13:15:00Z">
        <w:r w:rsidR="0037189F">
          <w:rPr>
            <w:lang w:val="en-GB"/>
          </w:rPr>
          <w:t xml:space="preserve"> kyr</w:t>
        </w:r>
      </w:ins>
      <w:r w:rsidRPr="00C421D6">
        <w:rPr>
          <w:lang w:val="en-GB"/>
        </w:rPr>
        <w:t xml:space="preserve">. On the other hand, </w:t>
      </w:r>
      <w:del w:id="695" w:author="Ian Blenkinsop" w:date="2021-07-01T13:15:00Z">
        <w:r w:rsidRPr="00C421D6" w:rsidDel="0037189F">
          <w:rPr>
            <w:lang w:val="en-GB"/>
          </w:rPr>
          <w:delText>global mean surface temperature</w:delText>
        </w:r>
      </w:del>
      <w:ins w:id="696" w:author="Ian Blenkinsop" w:date="2021-07-01T13:15:00Z">
        <w:r w:rsidR="0037189F">
          <w:rPr>
            <w:lang w:val="en-GB"/>
          </w:rPr>
          <w:t>GMST</w:t>
        </w:r>
      </w:ins>
      <w:r w:rsidRPr="00C421D6">
        <w:rPr>
          <w:lang w:val="en-GB"/>
        </w:rPr>
        <w:t xml:space="preserve"> and </w:t>
      </w:r>
      <w:del w:id="697" w:author="Ian Blenkinsop" w:date="2021-07-01T13:16:00Z">
        <w:r w:rsidRPr="00C421D6" w:rsidDel="0037189F">
          <w:rPr>
            <w:lang w:val="en-GB"/>
          </w:rPr>
          <w:delText>sea level</w:delText>
        </w:r>
      </w:del>
      <w:ins w:id="698" w:author="Ian Blenkinsop" w:date="2021-07-01T13:16:00Z">
        <w:r w:rsidR="0037189F">
          <w:rPr>
            <w:lang w:val="en-GB"/>
          </w:rPr>
          <w:t>GMSL</w:t>
        </w:r>
      </w:ins>
      <w:r w:rsidRPr="00C421D6">
        <w:rPr>
          <w:lang w:val="en-GB"/>
        </w:rPr>
        <w:t xml:space="preserve"> were higher than today during several interglacials of that period (</w:t>
      </w:r>
      <w:del w:id="699" w:author="Ian Blenkinsop" w:date="2021-07-12T13:59:00Z">
        <w:r w:rsidRPr="00C421D6" w:rsidDel="00795D45">
          <w:rPr>
            <w:lang w:val="en-GB"/>
          </w:rPr>
          <w:delText xml:space="preserve">Chapter 2, </w:delText>
        </w:r>
      </w:del>
      <w:r w:rsidRPr="00C421D6">
        <w:rPr>
          <w:lang w:val="en-GB"/>
        </w:rPr>
        <w:t>Section</w:t>
      </w:r>
      <w:ins w:id="700" w:author="Ian Blenkinsop" w:date="2021-07-12T13:59:00Z">
        <w:r w:rsidR="00795D45">
          <w:rPr>
            <w:lang w:val="en-GB"/>
          </w:rPr>
          <w:t>s</w:t>
        </w:r>
      </w:ins>
      <w:r w:rsidRPr="00C421D6">
        <w:rPr>
          <w:lang w:val="en-GB"/>
        </w:rPr>
        <w:t xml:space="preserve"> 2.3.1</w:t>
      </w:r>
      <w:ins w:id="701" w:author="Ian Blenkinsop" w:date="2021-07-12T13:59:00Z">
        <w:r w:rsidR="00795D45">
          <w:rPr>
            <w:lang w:val="en-GB"/>
          </w:rPr>
          <w:t xml:space="preserve"> and </w:t>
        </w:r>
        <w:r w:rsidR="00795D45" w:rsidRPr="00C421D6">
          <w:rPr>
            <w:lang w:val="en-GB"/>
          </w:rPr>
          <w:t>2.3.3</w:t>
        </w:r>
      </w:ins>
      <w:r w:rsidRPr="00C421D6">
        <w:rPr>
          <w:lang w:val="en-GB"/>
        </w:rPr>
        <w:t>,</w:t>
      </w:r>
      <w:ins w:id="702" w:author="Ian Blenkinsop" w:date="2021-07-12T13:59:00Z">
        <w:r w:rsidR="00795D45">
          <w:rPr>
            <w:lang w:val="en-GB"/>
          </w:rPr>
          <w:t xml:space="preserve"> and</w:t>
        </w:r>
      </w:ins>
      <w:r w:rsidRPr="00C421D6">
        <w:rPr>
          <w:lang w:val="en-GB"/>
        </w:rPr>
        <w:t xml:space="preserve"> Figure 2.34</w:t>
      </w:r>
      <w:del w:id="703" w:author="Ian Blenkinsop" w:date="2021-07-12T14:00:00Z">
        <w:r w:rsidRPr="00C421D6" w:rsidDel="00795D45">
          <w:rPr>
            <w:lang w:val="en-GB"/>
          </w:rPr>
          <w:delText xml:space="preserve"> and Section</w:delText>
        </w:r>
      </w:del>
      <w:del w:id="704" w:author="Ian Blenkinsop" w:date="2021-07-12T13:59:00Z">
        <w:r w:rsidRPr="00C421D6" w:rsidDel="00795D45">
          <w:rPr>
            <w:lang w:val="en-GB"/>
          </w:rPr>
          <w:delText xml:space="preserve"> 2.3.3</w:delText>
        </w:r>
      </w:del>
      <w:r w:rsidRPr="00C421D6">
        <w:rPr>
          <w:lang w:val="en-GB"/>
        </w:rPr>
        <w:t>). Projections for the end of the 21</w:t>
      </w:r>
      <w:r w:rsidRPr="00795D45">
        <w:rPr>
          <w:lang w:val="en-GB"/>
        </w:rPr>
        <w:t>st</w:t>
      </w:r>
      <w:r w:rsidRPr="00C421D6">
        <w:rPr>
          <w:lang w:val="en-GB"/>
        </w:rPr>
        <w:t xml:space="preserve"> century, however, show that GMST will have moved outside of its natural range within the next few decades, except for the strong mitigation scenarios (Section 1.6). There is a risk that GMSL may potentially leave the reconstructed range of natural variations over the next few millennia </w:t>
      </w:r>
      <w:ins w:id="705" w:author="Ian Blenkinsop" w:date="2021-07-01T13:17:00Z">
        <w:r w:rsidR="0037189F">
          <w:rPr>
            <w:lang w:val="en-GB"/>
          </w:rPr>
          <w:t>(</w:t>
        </w:r>
        <w:r w:rsidR="0037189F" w:rsidRPr="00D5130B">
          <w:rPr>
            <w:lang w:val="fr-CH"/>
          </w:rPr>
          <w:t>Section 9.6.3.5</w:t>
        </w:r>
        <w:r w:rsidR="0037189F">
          <w:rPr>
            <w:lang w:val="fr-CH"/>
          </w:rPr>
          <w:t xml:space="preserve">; </w:t>
        </w:r>
      </w:ins>
      <w:r w:rsidRPr="00311ED9">
        <w:fldChar w:fldCharType="begin" w:fldLock="1"/>
      </w:r>
      <w:r w:rsidR="00E81B0B">
        <w:rPr>
          <w:lang w:val="en-GB"/>
        </w:rPr>
        <w:instrText>ADDIN CSL_CITATION { "citationItems" : [ { "id" : "ITEM-1", "itemData" : { "DOI" : "10.1038/nclimate2923", "ISSN" : "1758-678X", "author" : [ { "dropping-particle" : "", "family" : "Clark", "given" : "Peter U.", "non-dropping-particle" : "", "parse-names" : false, "suffix" : "" }, { "dropping-particle" : "", "family" : "Shakun", "given" : "Jeremy D.", "non-dropping-particle" : "", "parse-names" : false, "suffix" : "" }, { "dropping-particle" : "", "family" : "Marcott", "given" : "Shaun A.", "non-dropping-particle" : "", "parse-names" : false, "suffix" : "" }, { "dropping-particle" : "", "family" : "Mix", "given" : "Alan C.", "non-dropping-particle" : "", "parse-names" : false, "suffix" : "" }, { "dropping-particle" : "", "family" : "Eby", "given" : "Michael", "non-dropping-particle" : "", "parse-names" : false, "suffix" : "" }, { "dropping-particle" : "", "family" : "Kulp", "given" : "Scott", "non-dropping-particle" : "", "parse-names" : false, "suffix" : "" }, { "dropping-particle" : "", "family" : "Levermann", "given" : "Anders", "non-dropping-particle" : "", "parse-names" : false, "suffix" : "" }, { "dropping-particle" : "", "family" : "Milne", "given" : "Glenn A.", "non-dropping-particle" : "", "parse-names" : false, "suffix" : "" }, { "dropping-particle" : "", "family" : "Pfister", "given" : "Patrik L.", "non-dropping-particle" : "", "parse-names" : false, "suffix" : "" }, { "dropping-particle" : "", "family" : "Santer", "given" : "Benjamin D.", "non-dropping-particle" : "", "parse-names" : false, "suffix" : "" }, { "dropping-particle" : "", "family" : "Schrag", "given" : "Daniel P.", "non-dropping-particle" : "", "parse-names" : false, "suffix" : "" }, { "dropping-particle" : "", "family" : "Solomon", "given" : "Susan", "non-dropping-particle" : "", "parse-names" : false, "suffix" : "" }, { "dropping-particle" : "", "family" : "Stocker", "given" : "Thomas F.", "non-dropping-particle" : "", "parse-names" : false, "suffix" : "" }, { "dropping-particle" : "", "family" : "Strauss", "given" : "Benjamin H.", "non-dropping-particle" : "", "parse-names" : false, "suffix" : "" }, { "dropping-particle" : "", "family" : "Weaver", "given" : "Andrew J.", "non-dropping-particle" : "", "parse-names" : false, "suffix" : "" }, { "dropping-particle" : "", "family" : "Winkelmann", "given" : "Ricarda", "non-dropping-particle" : "", "parse-names" : false, "suffix" : "" }, { "dropping-particle" : "", "family" : "Archer", "given" : "David", "non-dropping-particle" : "", "parse-names" : false, "suffix" : "" }, { "dropping-particle" : "", "family" : "Bard", "given" : "Edouard", "non-dropping-particle" : "", "parse-names" : f</w:instrText>
      </w:r>
      <w:r w:rsidR="00E81B0B" w:rsidRPr="00AB0419">
        <w:instrText>alse, "suffix" : "" }, { "dropping-particle" : "", "family" : "Goldner", "given" : "Aaron", "non-dropping-particle" : "", "parse-names" : false, "suffix" : "" }, { "dropping-particle" : "", "family" : "Lambeck", "given" : "Kurt", "non-dropping-particle" : "", "parse-names" : false, "suffix" : "" }, { "dropping-particle" : "", "family" : "Pierrehumbert", "given" : "Raymond T.", "non-dropping-particle" : "", "parse-names" : false, "suffix" : "" }, { "dropping-particle" : "", "family" : "Plattner", "given" : "Gian-Kasper", "non-dropping-particle" : "", "parse-names" : false, "suffix" : "" } ], "container-title" : "Nature Climate Change", "id" : "ITEM-1", "issue" : "4", "issued" : { "date-parts" : [ [ "2016", "4", "8" ] ] }, "page" : "360-369", "title" : "Consequences of twenty-first-century policy for multi-millennial climate and sea-level change", "translator" : [ { "dropping-particle" : "", "family" : "H3365", "given" : "", "non-dropping-particle" : "", "parse-names" : false, "suffix" : "" } ], "type" : "article-journal", "volume" : "6" }, "uris" : [ "http://www.mendeley.com/documents/?uuid=fb3e15d3-31a0-4802-a33d-6bfdb81196a1" ] } ], "mendeley" : { "formattedCitation" : "(Clark et al., 2016)", "manualFormatting" : "(Clark et al., 2016", "plainTextFormattedCitation" : "(Clark et al., 2016)", "previouslyFormattedCitation" : "(Clark et al., 2016)" }, "properties" : { "noteIndex" : 0 }, "schema" : "https://github.com/citation-style-language/schema/raw/master/csl-citation.json" }</w:instrText>
      </w:r>
      <w:r w:rsidRPr="00311ED9">
        <w:fldChar w:fldCharType="separate"/>
      </w:r>
      <w:ins w:id="706" w:author="Robin Matthews" w:date="2021-05-18T16:01:00Z">
        <w:del w:id="707" w:author="Ian Blenkinsop" w:date="2021-07-01T13:17:00Z">
          <w:r w:rsidR="00602365" w:rsidDel="0037189F">
            <w:rPr>
              <w:noProof/>
              <w:lang w:val="fr-CH"/>
            </w:rPr>
            <w:delText>(</w:delText>
          </w:r>
        </w:del>
        <w:r w:rsidR="00602365">
          <w:rPr>
            <w:noProof/>
            <w:lang w:val="fr-CH"/>
          </w:rPr>
          <w:t>Clark et al., 2016</w:t>
        </w:r>
      </w:ins>
      <w:del w:id="708" w:author="Robin Matthews" w:date="2021-05-18T16:01:00Z">
        <w:r w:rsidRPr="00D5130B" w:rsidDel="00602365">
          <w:rPr>
            <w:noProof/>
            <w:lang w:val="fr-CH"/>
          </w:rPr>
          <w:delText>(Clark et al., 2016</w:delText>
        </w:r>
      </w:del>
      <w:r w:rsidRPr="00311ED9">
        <w:fldChar w:fldCharType="end"/>
      </w:r>
      <w:del w:id="709" w:author="Ian Blenkinsop" w:date="2021-07-01T13:17:00Z">
        <w:r w:rsidRPr="00D5130B" w:rsidDel="0037189F">
          <w:rPr>
            <w:lang w:val="fr-CH"/>
          </w:rPr>
          <w:delText>; Chapter 9, Section 9.6.3.5</w:delText>
        </w:r>
      </w:del>
      <w:r w:rsidRPr="00D5130B">
        <w:rPr>
          <w:lang w:val="fr-CH"/>
        </w:rPr>
        <w:t xml:space="preserve">; </w:t>
      </w:r>
      <w:commentRangeStart w:id="710"/>
      <w:r w:rsidRPr="00D5130B">
        <w:rPr>
          <w:lang w:val="fr-CH"/>
        </w:rPr>
        <w:t>SROCC</w:t>
      </w:r>
      <w:ins w:id="711" w:author="Ian Blenkinsop" w:date="2021-07-05T15:47:00Z">
        <w:r w:rsidR="00182F08">
          <w:rPr>
            <w:lang w:val="fr-CH"/>
          </w:rPr>
          <w:t>,</w:t>
        </w:r>
      </w:ins>
      <w:r w:rsidR="006C71FE">
        <w:rPr>
          <w:lang w:val="fr-CH"/>
        </w:rPr>
        <w:t xml:space="preserve"> </w:t>
      </w:r>
      <w:commentRangeEnd w:id="710"/>
      <w:r w:rsidR="0037189F">
        <w:rPr>
          <w:rStyle w:val="CommentReference"/>
        </w:rPr>
        <w:commentReference w:id="710"/>
      </w:r>
      <w:r w:rsidR="006C71FE">
        <w:rPr>
          <w:lang w:val="fr-CH"/>
        </w:rPr>
        <w:fldChar w:fldCharType="begin" w:fldLock="1"/>
      </w:r>
      <w:r w:rsidR="00A94565">
        <w:rPr>
          <w:lang w:val="fr-CH"/>
        </w:rPr>
        <w:instrText>ADDIN CSL_CITATION { "citationItems" : [ { "id" : "ITEM-1", "itemData" : { "DOI" : "https://www.ipcc.ch/srocc", "author" : [ { "dropping-particle" : "", "family" : "IPCC", "given" : "", "non-dropping-particle" : "", "parse-names" : false, "suffix" : "" } ],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"ITEM-1", "issued" : { "date-parts" : [ [ "2019" ] ] }, "number-of-pages" : "755", "publisher" : "In Press", "title" : "IPCC Special Report on the Ocean and Cryosphere in a Changing Climate", "translator" : [ { "dropping-particle" : "", "family" : "H2451", "given" : "Rt12", "non-dropping-particle" : "", "parse-names" : false, "suffix" : "" } ], "type" : "report" }, "uris" : [ "http://www.mendeley.com/documents/?uuid=227028d1-09de-4919-8f98-5c0ed7547b53" ] } ], "mendeley" : { "formattedCitation" : "(IPCC, 2019b)", "plainTextFormattedCitation" : "(IPCC, 2019b)", "previouslyFormattedCitation" : "(IPCC, 2019b)" }, "properties" : { "noteIndex" : 0 }, "schema" : "https://github.com/citation-style-language/schema/raw/master/csl-citation.json" }</w:instrText>
      </w:r>
      <w:r w:rsidR="006C71FE">
        <w:rPr>
          <w:lang w:val="fr-CH"/>
        </w:rPr>
        <w:fldChar w:fldCharType="separate"/>
      </w:r>
      <w:ins w:id="712" w:author="Robin Matthews" w:date="2021-05-18T16:01:00Z">
        <w:del w:id="713" w:author="Ian Blenkinsop" w:date="2021-07-05T15:47:00Z">
          <w:r w:rsidR="00602365" w:rsidDel="00182F08">
            <w:rPr>
              <w:noProof/>
              <w:lang w:val="fr-CH"/>
            </w:rPr>
            <w:delText>(</w:delText>
          </w:r>
        </w:del>
        <w:r w:rsidR="00602365">
          <w:rPr>
            <w:noProof/>
            <w:lang w:val="fr-CH"/>
          </w:rPr>
          <w:t>IPCC, 2019b)</w:t>
        </w:r>
      </w:ins>
      <w:del w:id="714" w:author="Robin Matthews" w:date="2021-05-18T16:01:00Z">
        <w:r w:rsidR="006C71FE" w:rsidRPr="006C71FE" w:rsidDel="00602365">
          <w:rPr>
            <w:noProof/>
            <w:lang w:val="fr-CH"/>
          </w:rPr>
          <w:delText>(IPCC, 2019b)</w:delText>
        </w:r>
      </w:del>
      <w:r w:rsidR="006C71FE">
        <w:rPr>
          <w:lang w:val="fr-CH"/>
        </w:rPr>
        <w:fldChar w:fldCharType="end"/>
      </w:r>
      <w:r w:rsidRPr="00D5130B">
        <w:rPr>
          <w:lang w:val="fr-CH"/>
        </w:rPr>
        <w:t xml:space="preserve">. </w:t>
      </w:r>
      <w:r w:rsidRPr="007174D1">
        <w:t>In addition, abrupt changes</w:t>
      </w:r>
      <w:r w:rsidR="00E378AC" w:rsidRPr="007174D1">
        <w:t xml:space="preserve"> can not be excluded</w:t>
      </w:r>
      <w:r w:rsidRPr="007174D1">
        <w:t xml:space="preserve"> (Section 1.4.4.3).</w:t>
      </w:r>
    </w:p>
    <w:p w14:paraId="7EF7BAE3" w14:textId="77777777" w:rsidR="0079149B" w:rsidRPr="007174D1" w:rsidRDefault="0079149B" w:rsidP="0079149B">
      <w:pPr>
        <w:pStyle w:val="AR6BodyText"/>
      </w:pPr>
    </w:p>
    <w:p w14:paraId="00C99B77" w14:textId="36D97A52" w:rsidR="0079149B" w:rsidRPr="00C421D6" w:rsidRDefault="0079149B" w:rsidP="0079149B">
      <w:pPr>
        <w:pStyle w:val="AR6BodyText"/>
        <w:rPr>
          <w:lang w:val="en-GB"/>
        </w:rPr>
      </w:pPr>
      <w:r w:rsidRPr="00C421D6">
        <w:rPr>
          <w:lang w:val="en-GB"/>
        </w:rPr>
        <w:t xml:space="preserve">An important time period in the assessment of anthropogenic climate change is the last </w:t>
      </w:r>
      <w:del w:id="715" w:author="Ian Blenkinsop" w:date="2021-07-01T13:19:00Z">
        <w:r w:rsidRPr="00C421D6" w:rsidDel="0037189F">
          <w:rPr>
            <w:lang w:val="en-GB"/>
          </w:rPr>
          <w:delText>2000 years</w:delText>
        </w:r>
      </w:del>
      <w:ins w:id="716" w:author="Ian Blenkinsop" w:date="2021-07-01T13:19:00Z">
        <w:r w:rsidR="0037189F">
          <w:rPr>
            <w:lang w:val="en-GB"/>
          </w:rPr>
          <w:t>2 kyr</w:t>
        </w:r>
      </w:ins>
      <w:r w:rsidRPr="00C421D6">
        <w:rPr>
          <w:lang w:val="en-GB"/>
        </w:rPr>
        <w:t xml:space="preserve">. Since AR5, new global datasets have emerged, aggregating local and regional paleorecords </w:t>
      </w:r>
      <w:r w:rsidRPr="00311ED9">
        <w:fldChar w:fldCharType="begin" w:fldLock="1"/>
      </w:r>
      <w:r w:rsidR="00A94565">
        <w:rPr>
          <w:lang w:val="en-GB"/>
        </w:rPr>
        <w:instrText>ADDIN CSL_CITATION { "citationItems" : [ { "id" : "ITEM-1", "itemData" : { "DOI" : "10.1038/ngeo1797", "ISSN" : "1752-0894", "author" : [ { "dropping-particle" : "", "family" : "PAGES 2k Consortium", "given" : "", "non-dropping-particle" : "", "parse-names" : false, "suffix" : "" } ], "container-title" : "Nature Geoscience", "id" : "ITEM-1", "issue" : "5", "issued" : { "date-parts" : [ [ "2013", "5", "21" ] ] }, "page" : "339-346", "title" : "Continental-scale temperature variability during the past two millennia", "translator" : [ { "dropping-particle" : "", "family" : "H3074", "given" : "", "non-dropping-particle" : "", "parse-names" : false, "suffix" : "" } ], "type" : "article-journal", "volume" : "6" }, "uris" : [ "http://www.mendeley.com/documents/?uuid=28b939ef-48b6-4b10-a502-532d23e10833" ] }, { "id" : "ITEM-2", "itemData" : { "DOI" : "10.1038/sdata.2017.88", "ISSN" : "2052-4463", "author" : [ { "dropping-particle" : "", "family" : "PAGES 2k Consortium", "given" : "", "non-dropping-particle" : "", "parse-names" : false, "suffix" : "" } ], "container-title" : "Scientific Data", "id" : "ITEM-2", "issued" : { "date-parts" : [ [ "2017", "7", "11" ] ] }, "page" : "170088", "title" : "A global multiproxy database for temperature reconstructions of the Common Era", "translator" : [ { "dropping-particle" : "", "family" : "H2646", "given" : "", "non-dropping-particle" : "", "parse-names" : false, "suffix" : "" } ], "type" : "article-journal", "volume" : "4" }, "uris" : [ "http://www.mendeley.com/documents/?uuid=f10be890-6444-4879-9470-483a7dcdef36" ] }, { "id" : "ITEM-3", "itemData" : { "DOI" : "10.1038/s41561-019-0400-0", "ISSN" : "1752-0908", "abstract" : "Multidecadal surface temperature changes may be forced by natural as well as anthropogenic factors, or arise unforced from the climate system. Distinguishing these factors is essential for estimating sensitivity to multiple climatic forcings and the amplitude of the unforced variability. Here we present 2,000-year-long global mean temperature reconstructions using seven different statistical methods that draw from a global collection of temperature-sensitive palaeoclimate records. Our reconstructions display synchronous multidecadal temperature fluctuations that are coherent with one another and with fully forced millennial model simulations from the Coupled Model Intercomparison Project Phase 5 across the Common Era. A substantial portion of pre-industrial (1300\u20131800 ce) variability at multidecadal timescales is attributed to volcanic aerosol forcing. Reconstructions and simulations qualitatively agree on the amplitude of the unforced global mean multidecadal temperature variability, thereby increasing confidence in future projections of climate change on these timescales. The largest warming trends at timescales of 20 years and longer occur during the second half of the twentieth century, highlighting the unusual character of the warming in recent decades.", "author" : [ { "dropping-particle" : "", "family" : "PAGES 2k Consortium", "given" : "", "non-dropping-particle" : "", "parse-names" : false, "suffix" : "" } ], "container-title" : "Nature Geoscience", "id" : "ITEM-3", "issue" : "8", "issued" : { "date-parts" : [ [ "2019", "8", "24" ] ] }, "page" : "643-649", "title" : "Consistent multidecadal variability in global temperature reconstructions and simulations over the Common Era", "translator" : [ { "dropping-particle" : "", "family" : "H4337", "given" : "", "non-dropping-particle" : "", "parse-names" : false, "suffix" : "" } ], "type" : "article-journal", "volume" : "12" }, "uris" : [ "http://www.mendeley.com/documents/?uuid=d51a0734-e380-4ab7-8a04-6957575c2ca0" ] }, { "id" : "ITEM-4", "itemData" : { "DOI" : "10.1038/ngeo2510", "ISSN" : "1752-0894", "author" : [ { "dropping-particle" : "V.", "family" : "McGregor", "given" : "Helen", "non-dropping-particle" : "", "parse-names" : false, "suffix" : "" }, { "dropping-particle" : "", "family" : "Evans", "given" : "Michael N.", "non-dropping-particle" : "", "parse-names" : false, "suffix" : "" }, { "dropping-particle" : "", "family" : "Goosse", "given" : "Hugues", "non-dropping-particle" : "", "parse-names" : false, "suffix" : "" }, { "dropping-particle" : "", "family" : "Leduc", "given" : "Guillaume", "non-dropping-particle" : "", "parse-names" : false, "suffix" : "" }, { "dropping-particle" : "", "family" : "Martrat", "given" : "Belen", "non-dropping-particle" : "", "parse-names" : false, "suffix" : "" }, { "dropping-particle" : "", "family" : "Addison", "given" : "Jason A.", "non-dropping-particle" : "", "parse-names" : false, "suffix" : "" }, { "dropping-particle" : "", "family" : "Mortyn", "given" : "P. Graham", "non-dropping-particle" : "", "parse-names" : false, "suffix" : "" }, { "dropping-particle" : "", "family" : "Oppo", "given" : "Delia W.", "non-dropping-particle" : "", "parse-names" : false, "suffix" : "" }, { "dropping-particle" : "", "family" : "Seidenkrantz", "given" : "Marit-Solveig", "non-dropping-particle" : "", "parse-names" : false, "suffix" : "" }, { "dropping-particle" : "", "family" : "Sicre", "given" : "Marie-Alexandrine", "non-dropping-particle" : "", "parse-names" : false, "suffix" : "" }, { "dropping-particle" : "", "family" : "Phipps", "given" : "Steven J.", "non-dropping-particle" : "", "parse-names" : false, "suffix" : "" }, { "dropping-particle" : "", "family" : "Selvaraj", "given" : "Kandasamy", "non-dropping-particle" : "", "parse-names" : false, "suffix" : "" }, { "dropping-particle" : "", "family" : "Thirumalai", "given" : "Kaustubh", "non-dropping-particle" : "", "parse-names" : false, "suffix" : "" }, { "dropping-particle" : "", "family" : "Filipsson", "given" : "Helena L.", "non-dropping-particle" : "", "parse-names" : false, "suffix" : "" }, { "dropping-particle" : "", "family" : "Ersek", "given" : "Vasile", "non-dropping-particle" : "", "parse-names" : false, "suffix" : "" } ], "container-title" : "Nature Geoscience", "id" : "ITEM-4", "issue" : "9", "issued" : { "date-parts" : [ [ "2015", "9", "17" ] ] }, "page" : "671-677", "title" : "Robust global ocean cooling trend for the pre-industrial Common Era", "translator" : [ { "dropping-particle" : "", "family" : "H2883", "given" : "", "non-dropping-particle" : "", "parse-names" : false, "suffix" : "" } ], "type" : "article-journal", "volume" : "8" }, "uris" : [ "http://www.mendeley.com/documents/?uuid=e2c88ed6-e76c-448e-be34-7a98f8454266" ] }, { "id" : "ITEM-5", "itemData" : { "DOI" : "10.1002/2014PA002717", "ISSN" : "0883-8305", "abstract" : "AbstractMost annually resolved climate reconstructions of the Common Era are based on terrestrial data, making it a challenge to independently assess how recent climate changes have affected the oceans. Here as part of the Past Global Changes Ocean2K project, we present four regionally calibrated and validated reconstructions of sea surface temperatures in the tropics, based on 57 published and publicly archived marine paleoclimate data sets derived exclusively from tropical coral archives. Validation exercises suggest that our reconstructions are interpretable for much of the past 400 years, depending on the availability of paleoclimate data within, and the reconstruction validation statistics for, each target region. Analysis of the trends in the data suggests that the Indian, western Pacific, and western Atlantic Ocean regions were cooling until modern warming began around the 1830s. The early 1800s were an exceptionally cool period in the Indo-Pacific region, likely due to multiple large tropical volcanic eruptions occurring in the early nineteenth century. Decadal-scale variability is a quasi-persistent feature of all basins. Twentieth century warming associated with greenhouse gas emissions is apparent in the Indian, West Pacific, and western Atlantic Oceans, but we find no evidence that either natural or anthropogenic forcings have altered El Ni\u00f1o?Southern Oscillation-related variance in tropical sea surface temperatures. Our marine-based regional paleoclimate reconstructions serve as benchmarks against which terrestrial reconstructions as well as climate model simulations can be compared and as a basis for studying the processes by which the tropical oceans mediate climate variability and change.", "author" : [ { "dropping-particle" : "", "family" : "Tierney", "given" : "Jessica E", "non-dropping-particle" : "", "parse-names" : false, "suffix" : "" }, { "dropping-particle" : "", "family" : "Abram", "given" : "Nerilie J", "non-dropping-particle" : "", "parse-names" : false, "suffix" : "" }, { "dropping-particle" : "", "family" : "Anchukaitis", "given" : "Kevin J", "non-dropping-particle" : "", "parse-names" : false, "suffix" : "" }, { "dropping-particle" : "", "family" : "Evans", "given" : "Michael N", "non-dropping-particle" : "", "parse-names" : false, "suffix" : "" }, { "dropping-particle" : "", "family" : "Giry", "given" : "Cyril", "non-dropping-particle" : "", "parse-names" : false, "suffix" : "" }, { "dropping-particle" : "", "family" : "Kilbourne", "given" : "K Halimeda", "non-dropping-particle" : "", "parse-names" : false, "suffix" : "" }, { "dropping-particle" : "", "family" : "Saenger", "given" : "Casey P", "non-dropping-particle" : "", "parse-names" : false, "suffix" : "" }, { "dropping-particle" : "", "family" : "Wu", "given" : "Henry C", "non-dropping-particle" : "", "parse-names" : false, "suffix" : "" }, { "dropping-particle" : "", "family" : "Zinke", "given" : "Jens", "non-dropping-particle" : "", "parse-names" : false, "suffix" : "" } ], "container-title" : "Paleoceanography", "id" : "ITEM-5", "issue" : "3", "issued" : { "date-parts" : [ [ "2015", "2", "16" ] ] }, "note" : "doi: 10.1002/2014PA002717", "page" : "226-252", "publisher" : "Wiley-Blackwell", "title" : "Tropical sea surface temperatures for the past four centuries reconstructed from coral archives", "translator" : [ { "dropping-particle" : "", "family" : "H2671", "given" : "", "non-dropping-particle" : "", "parse-names" : false, "suffix" : "" } ], "type" : "article-journal", "volume" : "30" }, "uris" : [ "http://www.mendeley.com/documents/?uuid=f2b8cc7a-5f2e-4877-9c55-438b6b7d05ec" ] }, { "id" : "ITEM-6", "itemData" : { "DOI" : "10.1038/nature19082", "ISSN" : "0028-0836", "author" : [ { "dropping-particle" : "", "family" : "Abram", "given" : "Nerilie", "non-dropping-particle" : "", "parse-names" : false, "suffix" : "" }, { "dropping-particle" : "V.", "family" : "McGregor", "given" : "Helen", "non-dropping-particle" : "", "parse-names" : false, "suffix" : "" }, { "dropping-particle" : "", "family" : "Tierney", "given" : "Jessica E.", "non-dropping-particle" : "", "parse-names" : false, "suffix" : "" }, { "dropping-particle" : "", "family" : "Evans", "given" : "Michael N.", "non-dropping-particle" : "", "parse-names" : false, "suffix" : "" }, { "dropping-particle" : "", "family" : "McKay", "given" : "Nicholas P.", "non-dropping-particle" : "", "parse-names" : false, "suffix" : "" }, { "dropping-particle" : "", "family" : "Kaufman", "given" : "Darrell S.", "non-dropping-particle" : "", "parse-names" : false, "suffix" : "" } ], "container-title" : "Nature", "id" : "ITEM-6", "issue" : "7617", "issued" : { "date-parts" : [ [ "2016", "8", "25" ] ] }, "page" : "411-418", "title" : "Early onset of industrial-era warming across the oceans and continents", "translator" : [ { "dropping-particle" : "", "family" : "H2647", "given" : "", "non-dropping-particle" : "", "parse-names" : false, "suffix" : "" } ], "type" : "article-journal", "volume" : "536" }, "uris" : [ "http://www.mendeley.com/documents/?uuid=8e07095a-f310-41ab-a052-451da188fc73" ] }, { "id" : "ITEM-7", "itemData" : { "DOI" : "10.1002/2016JD024751", "ISSN" : "2169897X", "abstract" : "Abstract An ?offline? approach to DA is used, where static ensemble samples are drawn from existing CMIP climate-model simulations to serve as the prior estimate of climate variables. We use linear, univariate forward models (?proxy system models (PSMs)?) that map climate variables to proxy measurements by fitting proxy data to 2 m air temperature from gridded instrumental temperature data; the linear PSMs are then used to predict proxy values from the prior estimate. Results for the LMR are compared against six gridded instrumental temperature data sets and 25% of the proxy records are withheld from assimilation for independent verification. Results show broad agreement with previous reconstructions of Northern Hemisphere mean 2 m air temperature, with millennial-scale cooling, a multicentennial warm period around 1000 C.E., and a cold period coincident with the Little Ice Age (circa 1450?1800 C.E.). Verification against gridded instrumental data sets during 1880?2000 C.E. reveals greatest skill in the tropics and lowest skill over Northern Hemisphere land areas. Verification against independent proxy records indicates substantial improvement relative to the model (prior) data without proxy assimilation. As an illustrative example, we present multivariate reconstructed fields for a singular event, the 1808/1809 ?mystery? volcanic eruption, which reveal global cooling that is strongly enhanced locally due to the presence of the Pacific-North America wave pattern in the 500 hPa geopotential height field.", "author" : [ { "dropping-particle" : "", "family" : "Hakim", "given" : "Gregory J", "non-dropping-particle" : "", "parse-names" : false, "suffix" : "" }, { "dropping-particle" : "", "family" : "Emile-Geay", "given" : "Julien", "non-dropping-particle" : "", "parse-names" : false, "suffix" : "" }, { "dropping-particle" : "", "family" : "Steig", "given" : "Eric J", "non-dropping-particle" : "", "parse-names" : false, "suffix" : "" }, { "dropping-particle" : "", "family" : "Noone", "given" : "David", "non-dropping-particle" : "", "parse-names" : false, "suffix" : "" }, { "dropping-particle" : "", "family" : "Anderson", "given" : "David M", "non-dropping-particle" : "", "parse-names" : false, "suffix" : "" }, { "dropping-particle" : "", "family" : "Tardif", "given" : "Robert", "non-dropping-particle" : "", "parse-names" : false, "suffix" : "" }, { "dropping-particle" : "", "family" : "Steiger", "given" : "Nathan", "non-dropping-particle" : "", "parse-names" : false, "suffix" : "" }, { "dropping-particle" : "", "family" : "Perkins", "given" : "Walter A", "non-dropping-particle" : "", "parse-names" : false, "suffix" : "" } ], "container-title" : "Journal of Geophysical Research: Atmospheres", "id" : "ITEM-7", "issue" : "12", "issued" : { "date-parts" : [ [ "2016", "6", "27" ] ] }, "note" : "doi: 10.1002/2016JD024751", "page" : "6745-6764", "publisher" : "Wiley-Blackwell", "title" : "The last millennium climate reanalysis project: Framework and first results", "translator" : [ { "dropping-particle" : "", "family" : "H2673", "given" : "", "non-dropping-particle" : "", "parse-names" : false, "suffix" : "" } ], "type" : "article-journal", "volume" : "121" }, "uris" : [ "http://www.mendeley.com/documents/?uuid=583ee99a-e703-4d85-87cb-6a017776976c" ] }, { "id" : "ITEM-8", "itemData" : { "DOI" : "10.1038/sdata.2018.86", "ISSN" : "2052-4463", "author" : [ { "dropping-particle" : "", "family" : "Steiger", "given" : "Nathan J.", "non-dropping-particle" : "", "parse-names" : false, "suffix" : "" }, { "dropping-particle" : "", "family" : "Smerdon", "given" : "Jason E.", "non-dropping-particle" : "", "parse-names" : false, "suffix" : "" }, { "dropping-particle" : "", "family" : "Cook", "given" : "Edward R.", "non-dropping-particle" : "", "parse-names" : false, "suffix" : "" }, { "dropping-particle" : "", "family" : "Cook", "given" : "Benjamin I.", "non-dropping-particle" : "", "parse-names" : false, "suffix" : "" } ], "container-title" : "Scientific Data", "id" : "ITEM-8", "issue" : "1", "issued" : { "date-parts" : [ [ "2018", "12", "22" ] ] }, "page" : "180086", "title" : "A reconstruction of global hydroclimate and dynamical variables over the Common Era", "translator" : [ { "dropping-particle" : "", "family" : "H3717", "given" : "", "non-dropping-particle" : "", "parse-names" : false, "suffix" : "" } ], "type" : "article-journal", "volume" : "5" }, "uris" : [ "http://www.mendeley.com/documents/?uuid=c954e581-16c7-4fee-bc8f-d43b7ce0a72b" ] }, { "id" : "ITEM-9", "itemData" : { "DOI" : "10.1038/s41561-019-0402-y", "ISSN" : "1752-0894", "author" : [ { "dropping-particle" : "", "family" : "Br\u00f6nnimann", "given" : "Stefan", "non-dropping-particle" : "", "parse-names" : false, "suffix" : "" }, { "dropping-particle" : "", "family" : "Franke", "given" : "J\u00f6rg", "non-dropping-particle" : "", "parse-names" : false, "suffix" : "" }, { "dropping-particle" : "", "family" : "Nussbaumer", "given" : "Samuel U.", "non-dropping-particle" : "", "parse-names" : false, "suffix" : "" }, { "dropping-particle" : "", "family" : "Zumb\u00fchl", "given" : "Heinz J.", "non-dropping-particle" : "", "parse-names" : false, "suffix" : "" }, { "dropping-particle" : "", "family" : "Steiner", "given" : "Daniel", "non-dropping-particle" : "", "parse-names" : false, "suffix" : "" }, { "dropping-particle" : "", "family" : "Trachsel", "given" : "Mathias", "non-dropping-particle" : "", "parse-names" : false, "suffix" : "" }, { "dropping-particle" : "", "family" : "Hegerl", "given" : "Gabriele C.", "non-dropping-particle" : "", "parse-names" : false, "suffix" : "" }, { "dropping-particle" : "", "family" : "Schurer", "given" : "Andrew", "non-dropping-particle" : "", "parse-names" : false, "suffix" : "" }, { "dropping-particle" : "", "family" : "Worni", "given" : "Matthias", "non-dropping-particle" : "", "parse-names" : false, "suffix" : "" }, { "dropping-particle" : "", "family" : "Malik", "given" : "Abdul", "non-dropping-particle" : "", "parse-names" : false, "suffix" : "" }, { "dropping-particle" : "", "family" : "Fl\u00fcckiger", "given" : "Julian", "non-droppin</w:instrText>
      </w:r>
      <w:r w:rsidR="00A94565" w:rsidRPr="002079D8">
        <w:rPr>
          <w:rPrChange w:id="717" w:author="Elisabeth Lonnoy" w:date="2021-05-20T15:25:00Z">
            <w:rPr>
              <w:lang w:val="en-GB"/>
            </w:rPr>
          </w:rPrChange>
        </w:rPr>
        <w:instrText>g-particle" : "", "parse-names" : false, "suffix" : "" }, { "dropping-particle" : "", "family" : "Raible", "given" : "Christoph C.", "non-dropping-particle" : "", "parse-names" : false, "suffix" : "" } ], "container-title" : "Nature Geoscience", "id" : "ITEM-9", "issue" : "8", "issued" : { "date-parts" : [ [ "2019", "8", "24" ] ] }, "page" : "650-656", "title" : "Last phase of the Little Ice Age forced by volcanic eruptions", "translator" : [ { "dropping-particle" : "", "family" : "H3716", "given" : "", "non-dropping-particle" : "", "parse-names" : false, "suffix" : "" } ], "type" : "article-journal", "volume" : "12" }, "uris" : [ "http://www.mendeley.com/documents/?uuid=6eaddfe5-b1b1-4db0-ab5d-876e70773482" ] } ], "mendeley" : { "formattedCitation" : "(PAGES 2k Consortium, 2013, 2017, 2019; McGregor et al., 2015; Tierney et al., 2015; Abram et al., 2016; Hakim et al., 2016; Steiger et al., 2018; Br\u00f6nnimann et al., 2019b)", "plainTextFormattedCitation" : "(PAGES 2k Consortium, 2013, 2017, 2019; McGregor et al., 2015; Tierney et al., 2015; Abram et al., 2016; Hakim et al., 2016; Steiger et al., 2018; Br\u00f6nnimann et al., 2019b)", "previouslyFormattedCitation" : "(PAGES 2k Consortium, 2013, 2017, 2019; McGregor et al., 2015; Tierney et al., 2015; Abram et al., 2016; Hakim et al., 2016; Steiger et al., 2018; Br\u00f6nnimann et al., 2019b)" }, "properties" : { "noteIndex" : 0 }, "schema" : "https://github.com/citation-style-language/schema/raw/master/csl-citation.json" }</w:instrText>
      </w:r>
      <w:r w:rsidRPr="00311ED9">
        <w:fldChar w:fldCharType="separate"/>
      </w:r>
      <w:ins w:id="718" w:author="Robin Matthews" w:date="2021-05-18T16:01:00Z">
        <w:r w:rsidR="00602365">
          <w:rPr>
            <w:noProof/>
            <w:lang w:val="fr-CH"/>
          </w:rPr>
          <w:t>(PAGES 2k Consortium, 2013, 2017, 2019; McGregor et al., 2015; Tierney et al., 2015; Abram et al., 2016; Hakim et al., 2016; Steiger et al., 2018; Brönnimann et al., 2019b)</w:t>
        </w:r>
      </w:ins>
      <w:del w:id="719" w:author="Robin Matthews" w:date="2021-05-18T16:01:00Z">
        <w:r w:rsidR="007009D9" w:rsidRPr="007009D9" w:rsidDel="00602365">
          <w:rPr>
            <w:noProof/>
            <w:lang w:val="fr-CH"/>
          </w:rPr>
          <w:delText>(PAGES 2k Consortium, 2013, 2017, 2019; McGregor et al., 2015; Tierney et al., 2015; Abram et al., 2016; Hakim et al., 2016; Steiger et al., 2018; Brönnimann et al., 2019b)</w:delText>
        </w:r>
      </w:del>
      <w:r w:rsidRPr="00311ED9">
        <w:fldChar w:fldCharType="end"/>
      </w:r>
      <w:r w:rsidRPr="00D5130B">
        <w:rPr>
          <w:lang w:val="fr-CH"/>
        </w:rPr>
        <w:t xml:space="preserve">. </w:t>
      </w:r>
      <w:r w:rsidRPr="00C421D6">
        <w:rPr>
          <w:lang w:val="en-GB"/>
        </w:rPr>
        <w:t>Before the global warming that began around the mid-19</w:t>
      </w:r>
      <w:r w:rsidRPr="00E646CD">
        <w:rPr>
          <w:vertAlign w:val="superscript"/>
          <w:lang w:val="en-GB"/>
        </w:rPr>
        <w:t>th</w:t>
      </w:r>
      <w:r w:rsidRPr="00C421D6">
        <w:rPr>
          <w:lang w:val="en-GB"/>
        </w:rPr>
        <w:t xml:space="preserve"> century </w:t>
      </w:r>
      <w:r w:rsidRPr="00311ED9">
        <w:fldChar w:fldCharType="begin" w:fldLock="1"/>
      </w:r>
      <w:r w:rsidR="00A94565">
        <w:rPr>
          <w:lang w:val="en-GB"/>
        </w:rPr>
        <w:instrText>ADDIN CSL_CITATION { "citationItems" : [ { "id" : "ITEM-1", "itemData" : { "DOI" : "10.1038/nature19082", "ISSN" : "0028-0836", "author" : [ { "dropping-particle" : "", "family" : "Abram", "given" : "Nerilie", "non-dropping-particle" : "", "parse-names" : false, "suffix" : "" }, { "dropping-particle" : "V.", "family" : "McGregor", "given" : "Helen", "non-dropping-particle" : "", "parse-names" : false, "suffix" : "" }, { "dropping-particle" : "", "family" : "Tierney", "given" : "Jessica E.", "non-dropping-particle" : "", "parse-names" : false, "suffix" : "" }, { "dropping-particle" : "", "family" : "Evans", "given" : "Michael N.", "non-dropping-particle" : "", "parse-names" : false, "suffix" : "" }, { "dropping-particle" : "", "family" : "McKay", "given" : "Nicholas P.", "non-dropping-particle" : "", "parse-names" : false, "suffix" : "" }, { "dropping-particle" : "", "family" : "Kaufman", "given" : "Darrell S.", "non-dropping-particle" : "", "parse-names" : false, "suffix" : "" } ], "container-title" : "Nature", "id" : "ITEM-1", "issue" : "7617", "issued" : { "date-parts" : [ [ "2016", "8", "25" ] ] }, "page" : "411-418", "title" : "Early onset of industrial-era warming across the oceans and continents", "translator" : [ { "dropping-particle" : "", "family" : "H2647", "given" : "", "non-dropping-particle" : "", "parse-names" : false, "suffix" : "" } ], "type" : "article-journal", "volume" : "536" }, "uris" : [ "http://www.mendeley.com/documents/?uuid=8e07095a-f310-41ab-a052-451da188fc73" ] } ], "mendeley" : { "formattedCitation" : "(Abram et al., 2016)", "plainTextFormattedCitation" : "(Abram et al., 2016)", "previouslyFormattedCitation" : "(Abram et al., 2016)" }, "properties" : { "noteIndex" : 0 }, "schema" : "https://github.com/citation-style-language/schema/raw/master/csl-citation.json" }</w:instrText>
      </w:r>
      <w:r w:rsidRPr="00311ED9">
        <w:fldChar w:fldCharType="separate"/>
      </w:r>
      <w:ins w:id="720" w:author="Robin Matthews" w:date="2021-05-18T16:01:00Z">
        <w:r w:rsidR="00602365">
          <w:rPr>
            <w:noProof/>
            <w:lang w:val="en-GB"/>
          </w:rPr>
          <w:t>(Abram et al., 2016)</w:t>
        </w:r>
      </w:ins>
      <w:del w:id="721" w:author="Robin Matthews" w:date="2021-05-18T16:01:00Z">
        <w:r w:rsidRPr="00C421D6" w:rsidDel="00602365">
          <w:rPr>
            <w:noProof/>
            <w:lang w:val="en-GB"/>
          </w:rPr>
          <w:delText>(Abram et al., 2016)</w:delText>
        </w:r>
      </w:del>
      <w:r w:rsidRPr="00311ED9">
        <w:fldChar w:fldCharType="end"/>
      </w:r>
      <w:r w:rsidRPr="00C421D6">
        <w:rPr>
          <w:lang w:val="en-GB"/>
        </w:rPr>
        <w:t>, a slow cooling in the Northern Hemisphere from roughly 1450</w:t>
      </w:r>
      <w:del w:id="722" w:author="Ian Blenkinsop" w:date="2021-07-01T13:20:00Z">
        <w:r w:rsidRPr="00C421D6" w:rsidDel="0037189F">
          <w:rPr>
            <w:lang w:val="en-GB"/>
          </w:rPr>
          <w:delText xml:space="preserve"> to </w:delText>
        </w:r>
      </w:del>
      <w:ins w:id="723" w:author="Ian Blenkinsop" w:date="2021-07-01T13:20:00Z">
        <w:r w:rsidR="0037189F">
          <w:rPr>
            <w:lang w:val="en-GB"/>
          </w:rPr>
          <w:t>–</w:t>
        </w:r>
      </w:ins>
      <w:r w:rsidRPr="00C421D6">
        <w:rPr>
          <w:lang w:val="en-GB"/>
        </w:rPr>
        <w:t xml:space="preserve">1850 </w:t>
      </w:r>
      <w:ins w:id="724" w:author="Ian Blenkinsop" w:date="2021-07-01T13:20:00Z">
        <w:r w:rsidR="0037189F">
          <w:rPr>
            <w:lang w:val="en-GB"/>
          </w:rPr>
          <w:t xml:space="preserve">CE </w:t>
        </w:r>
      </w:ins>
      <w:r w:rsidRPr="00C421D6">
        <w:rPr>
          <w:lang w:val="en-GB"/>
        </w:rPr>
        <w:t xml:space="preserve">is consistently recorded in paleoclimate archives </w:t>
      </w:r>
      <w:r w:rsidRPr="00311ED9">
        <w:fldChar w:fldCharType="begin" w:fldLock="1"/>
      </w:r>
      <w:r w:rsidR="00E81B0B">
        <w:rPr>
          <w:lang w:val="en-GB"/>
        </w:rPr>
        <w:instrText>ADDIN CSL_CITATION { "citationItems" : [ { "id" : "ITEM-1", "itemData" : { "DOI" : "10.1038/ngeo1797", "ISSN" : "1752-0894", "author" : [ { "dropping-particle" : "", "family" : "PAGES 2k Consortium", "given" : "", "non-dropping-particle" : "", "parse-names" : false, "suffix" : "" } ], "container-title" : "Nature Geoscience", "id" : "ITEM-1", "issue" : "5", "issued" : { "date-parts" : [ [ "2013", "5", "21" ] ] }, "page" : "339-346", "title" : "Continental-scale temperature variability during the past two millennia", "translator" : [ { "dropping-particle" : "", "family" : "H3074", "given" : "", "non-dropping-particle" : "", "parse-names" : false, "suffix" : "" } ], "type" : "article-journal", "volume" : "6" }, "uris" : [ "http://www.mendeley.com/documents/?uuid=28b939ef-48b6-4b10-a502-532d23e10833" ] }, { "id" : "ITEM-2", "itemData" : { "DOI" : "10.1038/ngeo2510", "ISSN" : "1752-0894", "author" : [ { "dropping-particle" : "V.", "family" : "McGregor", "given" : "Helen", "non-dropping-particle" : "", "parse-names" : false, "suffix" : "" }, { "dropping-particle" : "", "family" : "Evans", "given" : "Michael N.", "non-dropping-particle" : "", "parse-names" : false, "suffix" : "" }, { "dropping-particle" : "", "family" : "Goosse", "given" : "Hugues", "non-dropping-particle" : "", "parse-names" : false, "suffix" : "" }, { "dropping-particle" : "", "family" : "Leduc", "given" : "Guillaume", "non-dropping-particle" : "", "parse-names" : false, "suffix" : "" }, { "dropping-particle" : "", "family" : "Martrat", "given" : "Belen", "non-dropping-particle" : "", "parse-names" : false, "suffix" : "" }, { "dropping-particle" : "", "family" : "Addison", "given" : "Jason A.", "non-dropping-particle" : "", "parse-names" : false, "suffix" : "" }, { "dropping-particle" : "", "family" : "Mortyn", "given" : "P. Graham", "non-dropping-particle" : "", "parse-names" : false, "suffix" : "" }, { "dropping-particle" : "", "family" : "Oppo", "given" : "Delia W.", "non-dropping-particle" : "", "parse-names" : false, "suffix" : "" }, { "dropping-particle" : "", "family" : "Seidenkrantz", "given" : "Marit-Solveig", "non-dropping-particle" : "", "parse-names" : false, "suffix" : "" }, { "dropping-particle" : "", "family" : "Sicre", "given" : "Marie-Alexandrine", "non-dropping-particle" : "", "parse-names" : false, "suffix" : "" }, { "dropping-particle" : "", "family" : "Phipps", "given" : "Steven J.", "non-dropping-particle" : "", "parse-names" : false, "suffix" : "" }, { "dropping-particle" : "", "family" : "Selvaraj", "given" : "Kandasamy", "non-dropping-particle" : "", "parse-names" : false, "suffix" : "" }, { "dropping-particle" : "", "family" : "Thirumalai", "given" : "Kaustubh", "non-dropping-particle" : "", "parse-names" : false, "suffix" : "" }, { "dropping-particle" : "", "family" : "Filipsson", "given" : "Helena L.", "non-dropping-particle" : "", "parse-names" : false, "suffix" : "" }, { "dropping-particle" : "", "family" : "Ersek", "given" : "Vasile", "non-dropping-particle" : "", "parse-names" : false, "suffix" : "" } ], "container-title" : "Nature Geoscience", "id" : "ITEM-2", "issue" : "9", "issued" : { "date-parts" : [ [ "2015", "9", "17" ] ] }, "page" : "671-677", "title" : "Robust global ocean cooling trend for the pre-industrial Common Era", "translator" : [ { "dropping-particle" : "", "family" : "H2883", "given" : "", "non-dropping-particle" : "", "parse-names" : false, "suffix" : "" } ], "type" : "article-journal", "volume" : "8" }, "uris" : [ "http://www.mendeley.com/documents/?uuid=e2c88ed6-e76c-448e-be34-7a98f8454266" ] } ], "mendeley" : { "formattedCitation" : "(PAGES 2k Consortium, 2013; McGregor et al., 2015)", "plainTextFormattedCitation" : "(PAGES 2k Consortium, 2013; McGregor et al., 2015)", "previouslyFormattedCitation" : "(PAGES 2k Consortium, 2013; McGregor et al., 2015)" }, "properties" : { "noteIndex" : 0 }, "schema" : "https://github.com/citation-style-language/schema/raw/master/csl-citation.json" }</w:instrText>
      </w:r>
      <w:r w:rsidRPr="00311ED9">
        <w:fldChar w:fldCharType="separate"/>
      </w:r>
      <w:ins w:id="725" w:author="Robin Matthews" w:date="2021-05-18T16:01:00Z">
        <w:r w:rsidR="00602365">
          <w:rPr>
            <w:noProof/>
            <w:lang w:val="en-GB"/>
          </w:rPr>
          <w:t>(PAGES 2k Consortium, 2013; McGregor et al., 2015)</w:t>
        </w:r>
      </w:ins>
      <w:del w:id="726" w:author="Robin Matthews" w:date="2021-05-18T16:01:00Z">
        <w:r w:rsidRPr="00C421D6" w:rsidDel="00602365">
          <w:rPr>
            <w:noProof/>
            <w:lang w:val="en-GB"/>
          </w:rPr>
          <w:delText>(PAGES 2k Consortium, 2013; McGregor et al., 2015)</w:delText>
        </w:r>
      </w:del>
      <w:r w:rsidRPr="00311ED9">
        <w:fldChar w:fldCharType="end"/>
      </w:r>
      <w:r w:rsidRPr="00C421D6">
        <w:rPr>
          <w:lang w:val="en-GB"/>
        </w:rPr>
        <w:t xml:space="preserve">. While this cooling, primarily driven by an increased number of volcanic eruptions </w:t>
      </w:r>
      <w:ins w:id="727" w:author="Ian Blenkinsop" w:date="2021-07-01T13:21:00Z">
        <w:r w:rsidR="0037189F">
          <w:rPr>
            <w:lang w:val="en-GB"/>
          </w:rPr>
          <w:t>(</w:t>
        </w:r>
        <w:r w:rsidR="0037189F" w:rsidRPr="00C421D6">
          <w:rPr>
            <w:lang w:val="en-GB"/>
          </w:rPr>
          <w:t>Section 3.3.1</w:t>
        </w:r>
        <w:r w:rsidR="0037189F">
          <w:rPr>
            <w:lang w:val="en-GB"/>
          </w:rPr>
          <w:t xml:space="preserve">; </w:t>
        </w:r>
      </w:ins>
      <w:r w:rsidRPr="00311ED9">
        <w:fldChar w:fldCharType="begin" w:fldLock="1"/>
      </w:r>
      <w:r w:rsidR="00E81B0B">
        <w:rPr>
          <w:lang w:val="en-GB"/>
        </w:rPr>
        <w:instrText>ADDIN CSL_CITATION { "citationItems" : [ { "id" : "ITEM-1", "itemData" : { "DOI" : "10.1038/ngeo1797", "ISSN" : "1752-0894", "author" : [ { "dropping-particle" : "", "family" : "PAGES 2k Consortium", "given" : "", "non-dropping-particle" : "", "parse-names" : false, "suffix" : "" } ], "container-title" : "Nature Geoscience", "id" : "ITEM-1", "issue" : "5", "issued" : { "date-parts" : [ [ "2013", "5", "21" ] ] }, "page" : "339-346", "title" : "Continental-scale temperature variability during the past two millennia", "translator" : [ { "dropping-particle" : "", "family" : "H3074", "given" : "", "non-dropping-particle" : "", "parse-names" : false, "suffix" : "" } ], "type" : "article-journal", "volume" : "6" }, "uris" : [ "http://www.mendeley.com/documents/?uuid=28b939ef-48b6-4b10-a502-532d23e10833" ] }, { "id" : "ITEM-2", "itemData" : { "DOI" : "10.1051/swsc/2017034", "ISSN" : "2115-7251", "author" : [ { "dropping-particle" : "", "family" : "Owens", "given" : "Mathew J.", "non-dropping-particle" : "", "parse-names" : false, "suffix" : "" }, { "dropping-particle" : "", "family" : "Lockwood", "given" : "Mike", "non-dropping-particle" : "", "parse-names" : false, "suffix" : "" }, { "dropping-particle" : "", "family" : "Hawkins", "given" : "Ed", "non-dropping-particle" : "", "parse-names" : false, "suffix" : "" }, { "dropping-particle" : "", "family" : "Usoskin", "given" : "Ilya", "non-dropping-particle" : "", "parse-names" : false, "suffix" : "" }, { "dropping-particle" : "", "family" : "Jones", "given" : "Gareth S.", "non-dropping-particle" : "", "parse-names" : false, "suffix" : "" }, { "dropping-particle" : "", "family" : "Barnard", "given" : "Luke", "non-dropping-particle" : "", "parse-names" : false, "suffix" : "" }, { "dropping-particle" : "", "family" : "Schurer", "given" : "Andrew", "non-dropping-particle" : "", "parse-names" : false, "suffix" : "" }, { "dropping-particle" : "", "family" : "Fasullo", "given" : "John", "non-dropping-particle" : "", "parse-names" : false, "suffix" : "" } ], "container-title" : "Journal of Space Weather and Space Climate", "id" : "ITEM-2", "issued" : { "date-parts" : [ [ "2017", "12", "4" ] ] }, "page" : "A33", "title" : "The Maunder minimum and the Little Ice Age: an update from recent reconstructions and climate simulations", "translator" : [ { "dropping-particle" : "", "family" : "H3941", "given" : "", "non-dropping-particle" : "", "parse-names" : false, "suffix" : "" } ], "type" : "article-journal", "volume" : "7" }, "uris" : [ "http://www.mendeley.com/documents/?uuid=f39d501a-1a95-4ac4-a811-7014413f47b5" ] }, { "id" : "ITEM-3", "itemData" : { "DOI" : "10.1038/s41561-019-0402-y", "ISSN" : "1752-0894", "author" : [ { "dropping-particle" : "", "family" : "Br\u00f6nnimann", "given" : "Stefan", "non-dropping-particle" : "", "parse-names" : false, "suffix" : "" }, { "dropping-particle" : "", "family" : "Franke", "given" : "J\u00f6rg", "non-dropping-particle" : "", "parse-names" : false, "suffix" : "" }, { "dropping-particle" : "", "family" : "Nussbaumer", "given" : "Samuel U.", "non-dropping-particle" : "", "parse-names" : false, "suffix" : "" }, { "dropping-particle" : "", "family" : "Zumb\u00fchl", "given" : "Heinz J.", "non-dropping-particle" : "", "parse-names" : false, "suffix" : "" }, { "dropping-particle" : "", "family" : "Steiner", "given" : "Daniel", "non-dropping-particle" : "", "parse-names" : false, "suffix" : "" }, { "dropping-particle" : "", "family" : "Trachsel", "given" : "Mathias", "non-dropping-particle" : "", "parse-names" : false, "suffix" : "" }, { "dropping-particle" : "", "family" : "Hegerl", "given" : "Gabriele C.", "non-dropping-particle" : "", "parse-names" : false, "suffix" : "" }, { "dropping-particle" : "", "family" : "Schurer", "given" : "Andrew", "non-dropping-particle" : "", "parse-names" : false, "suffix" : "" }, { "dropping-particle" : "", "family" : "Worni", "given" : "Matthias", "non-dropping-particle" : "", "parse-names" : false, "suffix" : "" }, { "dropping-particle" : "", "family" : "Malik", "given" : "Abdul", "non-dropping-particle" : "", "parse-names" : false, "suffix" : "" }, { "dropping-particle" : "", "family" : "Fl\u00fcckiger", "given" : "Julian", "non-dropping-particle" : "", "parse-names" : false, "suffix" : "" }, { "dropping-particle" : "", "family" : "Raible", "given" : "Christoph C.", "non-dropping-particle" : "", "parse-names" : false, "suffix" : "" } ], "container-title" : "Nature Geoscience", "id" : "ITEM-3", "issue" : "8", "issued" : { "date-parts" : [ [ "2019", "8", "24" ] ] }, "page" : "650-656", "title" : "Last phase of the Little Ice Age forced by volcanic eruptions", "translator" : [ { "dropping-particle" : "", "family" : "H3716", "given" : "", "non-dropping-particle" : "", "parse-names" : false, "suffix" : "" } ], "type" : "article-journal", "volume" : "12" }, "uris" : [ "http://www.mendeley.com/documents/?uuid=6eaddfe5-b1b1-4db0-ab5d-876e70773482" ] } ], "mendeley" : { "formattedCitation" : "(PAGES 2k Consortium, 2013; Owens et al., 2017; Br\u00f6nnimann et al., 2019b)", "manualFormatting" : "(PAGES 2k Consortium, 2013; Owens et al., 2017; Br\u00f6nnimann et al., 2019b", "plainTextFormattedCitation" : "(PAGES 2k Consortium, 2013; Owens et al., 2017; Br\u00f6nnimann et al., 2019b)", "previouslyFormattedCitation" : "(PAGES 2k Consortium, 2013; Owens et al., 2017; Br\u00f6nnimann et al., 2019b)" }, "properties" : { "noteIndex" : 0 }, "schema" : "https://github.com/citation-style-language/schema/raw/master/csl-citation.json" }</w:instrText>
      </w:r>
      <w:r w:rsidRPr="00311ED9">
        <w:fldChar w:fldCharType="separate"/>
      </w:r>
      <w:ins w:id="728" w:author="Robin Matthews" w:date="2021-05-18T16:01:00Z">
        <w:del w:id="729" w:author="Ian Blenkinsop" w:date="2021-07-01T13:21:00Z">
          <w:r w:rsidR="00602365" w:rsidDel="0037189F">
            <w:rPr>
              <w:noProof/>
              <w:lang w:val="en-GB"/>
            </w:rPr>
            <w:delText>(</w:delText>
          </w:r>
        </w:del>
        <w:r w:rsidR="00602365">
          <w:rPr>
            <w:noProof/>
            <w:lang w:val="en-GB"/>
          </w:rPr>
          <w:t>PAGES 2k Consortium, 2013; Owens et al., 2017; Brönnimann et al., 2019b</w:t>
        </w:r>
      </w:ins>
      <w:del w:id="730" w:author="Robin Matthews" w:date="2021-05-18T16:01:00Z">
        <w:r w:rsidR="007009D9" w:rsidRPr="00C421D6" w:rsidDel="00602365">
          <w:rPr>
            <w:noProof/>
            <w:lang w:val="en-GB"/>
          </w:rPr>
          <w:delText>(PAGES 2k Consortium, 2013; Owens et al., 2017; Brönnimann et al., 2019b</w:delText>
        </w:r>
      </w:del>
      <w:r w:rsidRPr="00311ED9">
        <w:fldChar w:fldCharType="end"/>
      </w:r>
      <w:del w:id="731" w:author="Ian Blenkinsop" w:date="2021-07-01T13:21:00Z">
        <w:r w:rsidRPr="00C421D6" w:rsidDel="0037189F">
          <w:rPr>
            <w:lang w:val="en-GB"/>
          </w:rPr>
          <w:delText>; Chapter 3, Section 3.3.1</w:delText>
        </w:r>
      </w:del>
      <w:r w:rsidR="0027775C">
        <w:rPr>
          <w:lang w:val="en-GB"/>
        </w:rPr>
        <w:t>)</w:t>
      </w:r>
      <w:r w:rsidRPr="00C421D6">
        <w:rPr>
          <w:lang w:val="en-GB"/>
        </w:rPr>
        <w:t xml:space="preserve">, shows regional differences, the subsequent warming over the past 150 years exhibits a global coherence that is unprecedented in the last </w:t>
      </w:r>
      <w:del w:id="732" w:author="Ian Blenkinsop" w:date="2021-07-01T13:21:00Z">
        <w:r w:rsidRPr="00C421D6" w:rsidDel="0037189F">
          <w:rPr>
            <w:lang w:val="en-GB"/>
          </w:rPr>
          <w:delText>2000 years</w:delText>
        </w:r>
      </w:del>
      <w:ins w:id="733" w:author="Ian Blenkinsop" w:date="2021-07-01T13:21:00Z">
        <w:r w:rsidR="0037189F">
          <w:rPr>
            <w:lang w:val="en-GB"/>
          </w:rPr>
          <w:t>2 kyr</w:t>
        </w:r>
      </w:ins>
      <w:r w:rsidRPr="00C421D6">
        <w:rPr>
          <w:lang w:val="en-GB"/>
        </w:rPr>
        <w:t xml:space="preserve"> </w:t>
      </w:r>
      <w:r w:rsidRPr="00311ED9">
        <w:fldChar w:fldCharType="begin" w:fldLock="1"/>
      </w:r>
      <w:r w:rsidR="00E81B0B">
        <w:rPr>
          <w:lang w:val="en-GB"/>
        </w:rPr>
        <w:instrText>ADDIN CSL_CITATION { "citationItems" : [ { "id" : "ITEM-1", "itemData" : { "DOI" : "10.1038/s41586-019-1401-2", "ISSN" : "0028-0836", "author" : [ { "dropping-particle" : "", "family" : "Neukom", "given" : "Raphael", "non-dropping-particle" : "", "parse-names" : false, "suffix" : "" }, { "dropping-particle" : "", "family" : "Steiger", "given" : "Nathan", "non-dropping-particle" : "", "parse-names" : false, "suffix" : "" }, { "dropping-particle" : "", "family" : "G\u00f3mez-Navarro", "given" : "Juan Jos\u00e9", "non-dropping-particle" : "", "parse-names" : false, "suffix" : "" }, { "dropping-particle" : "", "family" : "Wang", "given" : "Jianghao", "non-dropping-particle" : "", "parse-names" : false, "suffix" : "" }, { "dropping-particle" : "", "family" : "Werner", "given" : "Johannes P.", "non-dropping-particle" : "", "parse-names" : false, "suffix" : "" } ], "container-title" : "Nature", "id" : "ITEM-1", "issue" : "7766", "issued" : { "date-parts" : [ [ "2019", "7", "24" ] ] }, "page" : "550-554", "title" : "No evidence for globally coherent warm and cold periods over the preindustrial Common Era", "translator" : [ { "dropping-particle" : "", "family" : "H3715", "given" : "", "non-dropping-particle" : "", "parse-names" : false, "suffix" : "" } ], "type" : "article-journal", "volume" : "571" }, "uris" : [ "http://www.mendeley.com/documents/?uuid=411c87a2-41ce-4b82-adf4-09575d6f09e1" ] } ], "mendeley" : { "formattedCitation" : "(Neukom et al., 2019)", "plainTextFormattedCitation" : "(Neukom et al., 2019)", "previouslyFormattedCitation" : "(Neukom et al., 2019)" }, "properties" : { "noteIndex" : 0 }, "schema" : "https://github.com/citation-style-language/schema/raw/master/csl-citation.json" }</w:instrText>
      </w:r>
      <w:r w:rsidRPr="00311ED9">
        <w:fldChar w:fldCharType="separate"/>
      </w:r>
      <w:ins w:id="734" w:author="Robin Matthews" w:date="2021-05-18T16:01:00Z">
        <w:r w:rsidR="00602365">
          <w:rPr>
            <w:noProof/>
            <w:lang w:val="en-GB"/>
          </w:rPr>
          <w:t>(Neukom et al., 2019)</w:t>
        </w:r>
      </w:ins>
      <w:del w:id="735" w:author="Robin Matthews" w:date="2021-05-18T16:01:00Z">
        <w:r w:rsidRPr="00C421D6" w:rsidDel="00602365">
          <w:rPr>
            <w:noProof/>
            <w:lang w:val="en-GB"/>
          </w:rPr>
          <w:delText>(Neukom et al., 2019)</w:delText>
        </w:r>
      </w:del>
      <w:r w:rsidRPr="00311ED9">
        <w:fldChar w:fldCharType="end"/>
      </w:r>
      <w:r w:rsidRPr="00C421D6">
        <w:rPr>
          <w:lang w:val="en-GB"/>
        </w:rPr>
        <w:t xml:space="preserve">. </w:t>
      </w:r>
    </w:p>
    <w:p w14:paraId="515DE797" w14:textId="77777777" w:rsidR="0079149B" w:rsidRPr="00C421D6" w:rsidRDefault="0079149B" w:rsidP="0079149B">
      <w:pPr>
        <w:pStyle w:val="AR6BodyText"/>
        <w:rPr>
          <w:lang w:val="en-GB"/>
        </w:rPr>
      </w:pPr>
    </w:p>
    <w:p w14:paraId="40A11156" w14:textId="229F9909" w:rsidR="0079149B" w:rsidRPr="00C421D6" w:rsidRDefault="0079149B" w:rsidP="0036671B">
      <w:pPr>
        <w:pStyle w:val="AR6BodyText"/>
        <w:rPr>
          <w:lang w:val="en-GB"/>
        </w:rPr>
      </w:pPr>
      <w:r w:rsidRPr="00C421D6">
        <w:rPr>
          <w:lang w:val="en-GB"/>
        </w:rPr>
        <w:lastRenderedPageBreak/>
        <w:t>The rate, scale</w:t>
      </w:r>
      <w:del w:id="736" w:author="Ian Blenkinsop" w:date="2021-07-01T13:18:00Z">
        <w:r w:rsidRPr="00C421D6" w:rsidDel="0037189F">
          <w:rPr>
            <w:lang w:val="en-GB"/>
          </w:rPr>
          <w:delText>,</w:delText>
        </w:r>
      </w:del>
      <w:r w:rsidRPr="00C421D6">
        <w:rPr>
          <w:lang w:val="en-GB"/>
        </w:rPr>
        <w:t xml:space="preserve"> and magnitude of anthropogenic changes in the climate system since the mid-20</w:t>
      </w:r>
      <w:r w:rsidRPr="00E646CD">
        <w:rPr>
          <w:vertAlign w:val="superscript"/>
          <w:lang w:val="en-GB"/>
          <w:rPrChange w:id="737" w:author="Ian Blenkinsop" w:date="2021-07-01T16:56:00Z">
            <w:rPr>
              <w:lang w:val="en-GB"/>
            </w:rPr>
          </w:rPrChange>
        </w:rPr>
        <w:t>th</w:t>
      </w:r>
      <w:r w:rsidRPr="00C421D6">
        <w:rPr>
          <w:lang w:val="en-GB"/>
        </w:rPr>
        <w:t xml:space="preserve"> century suggested the definition of a new geological epoch</w:t>
      </w:r>
      <w:del w:id="738" w:author="Ian Blenkinsop" w:date="2021-07-01T13:21:00Z">
        <w:r w:rsidRPr="00C421D6" w:rsidDel="0037189F">
          <w:rPr>
            <w:lang w:val="en-GB"/>
          </w:rPr>
          <w:delText xml:space="preserve">, </w:delText>
        </w:r>
      </w:del>
      <w:ins w:id="739" w:author="Ian Blenkinsop" w:date="2021-07-01T13:21:00Z">
        <w:r w:rsidR="0037189F">
          <w:rPr>
            <w:lang w:val="en-GB"/>
          </w:rPr>
          <w:t>:</w:t>
        </w:r>
        <w:r w:rsidR="0037189F" w:rsidRPr="00C421D6">
          <w:rPr>
            <w:lang w:val="en-GB"/>
          </w:rPr>
          <w:t xml:space="preserve"> </w:t>
        </w:r>
      </w:ins>
      <w:r w:rsidRPr="00C421D6">
        <w:rPr>
          <w:lang w:val="en-GB"/>
        </w:rPr>
        <w:t xml:space="preserve">the Anthropocene </w:t>
      </w:r>
      <w:r w:rsidRPr="00311ED9">
        <w:fldChar w:fldCharType="begin" w:fldLock="1"/>
      </w:r>
      <w:r w:rsidR="00A94565">
        <w:rPr>
          <w:lang w:val="en-GB"/>
        </w:rPr>
        <w:instrText>ADDIN CSL_CITATION { "citationItems" : [ { "id" : "ITEM-1", "itemData" : { "author" : [ { "dropping-particle" : "", "family" : "Crutzen", "given" : "P.J.", "non-dropping-particle" : "", "parse-names" : false, "suffix" : "" }, { "dropping-particle" : "", "family" : "Stoermer", "given" : "E.F.", "non-dropping-particle" : "", "parse-names" : false, "suffix" : "" } ], "container-title" : "IGBP Newsletter", "id" : "ITEM-1", "issue" : "41", "issued" : { "date-parts" : [ [ "2000" ] ] }, "page" : "17-18", "title" : "The \u201cAnthropocene\u201d", "translator" : [ { "dropping-particle" : "", "family" : "H3654", "given" : "", "non-dropping-particle" : "", "parse-names" : false, "suffix" : "" } ], "type" : "article-journal" }, "uris" : [ "http://www.mendeley.com/documents/?uuid=1862ed3f-002f-46ed-bc37-5a909bf4dfd5" ] }, { "id" : "ITEM-2", "itemData" : { "DOI" : "10.1579/0044-7447(2007)36[614:TAAHNO]2.0.CO;2", "author" : [ { "dropping-particle" : "", "family" : "Steffen", "given" : "Will", "non-dropping-particle" : "", "parse-names" : false, "suffix" : "" }, { "dropping-particle" : "", "family" : "Crutzen", "given" : "Paul J", "non-dropping-particle" : "", "parse-names" : false, "suffix" : "" }, { "dropping-particle" : "", "family" : "McNeill", "given" : "John R", "non-dropping-particle" : "", "parse-names" : false, "suffix" : "" } ], "container-title" : "AMBIO: A Journal of the Human Environment", "id" : "ITEM-2", "issue" : "8", "issued" : { "date-parts" : [ [ "2007" ] ] }, "page" : "614-621", "title" : "The Anthropocene: Are Humans Now Overwhelming the Great Forces of Nature", "translator" : [ { "dropping-particle" : "", "family" : "H2899", "given" : "", "non-dropping-particle" : "", "parse-names" : false, "suffix" : "" } ], "type" : "article-journal", "volume" : "36" }, "uris" : [ "http://www.mendeley.com/documents/?uuid=a55690ff-3066-426a-9c91-fe2effd422eb" ] } ], "mendeley" : { "formattedCitation" : "(Crutzen and Stoermer, 2000; Steffen et al., 2007)", "manualFormatting" : "(Crutzen and Stoermer, 2000; Steffen et al., 2007)", "plainTextFormattedCitation" : "(Crutzen and Stoermer, 2000; Steffen et al., 2007)", "previouslyFormattedCitation" : "(Crutzen and Stoermer, 2000; Steffen et al., 2007)" }, "properties" : { "noteIndex" : 0 }, "schema" : "https://github.com/citation-style-language/schema/raw/master/csl-citation.json" }</w:instrText>
      </w:r>
      <w:r w:rsidRPr="00311ED9">
        <w:fldChar w:fldCharType="separate"/>
      </w:r>
      <w:ins w:id="740" w:author="Robin Matthews" w:date="2021-05-18T16:01:00Z">
        <w:r w:rsidR="00602365">
          <w:rPr>
            <w:noProof/>
            <w:lang w:val="en-GB"/>
          </w:rPr>
          <w:t>(Crutzen and Stoermer, 2000; Steffen et al., 2007)</w:t>
        </w:r>
      </w:ins>
      <w:del w:id="741" w:author="Robin Matthews" w:date="2021-05-18T16:01:00Z">
        <w:r w:rsidRPr="00C421D6" w:rsidDel="00602365">
          <w:rPr>
            <w:noProof/>
            <w:lang w:val="en-GB"/>
          </w:rPr>
          <w:delText>(Crutzen and Stoermer, 2000; Steffen et al., 2007)</w:delText>
        </w:r>
      </w:del>
      <w:r w:rsidRPr="00311ED9">
        <w:fldChar w:fldCharType="end"/>
      </w:r>
      <w:r w:rsidRPr="00C421D6">
        <w:rPr>
          <w:lang w:val="en-GB"/>
        </w:rPr>
        <w:t xml:space="preserve">, referring to an era in which human activity is altering major components of the Earth system and leaving measurable imprints that will remain in the permanent geological record </w:t>
      </w:r>
      <w:ins w:id="742" w:author="Ian Blenkinsop" w:date="2021-07-01T13:22:00Z">
        <w:r w:rsidR="0037189F">
          <w:rPr>
            <w:lang w:val="en-GB"/>
          </w:rPr>
          <w:t>(</w:t>
        </w:r>
        <w:r w:rsidR="0037189F" w:rsidRPr="00C421D6">
          <w:rPr>
            <w:lang w:val="en-GB"/>
          </w:rPr>
          <w:t>Figure 1.5</w:t>
        </w:r>
        <w:r w:rsidR="0037189F">
          <w:rPr>
            <w:lang w:val="en-GB"/>
          </w:rPr>
          <w:t xml:space="preserve">; </w:t>
        </w:r>
      </w:ins>
      <w:r w:rsidR="00CB3230">
        <w:fldChar w:fldCharType="begin" w:fldLock="1"/>
      </w:r>
      <w:r w:rsidR="00A94565">
        <w:rPr>
          <w:lang w:val="en-GB"/>
        </w:rPr>
        <w:instrText>ADDIN CSL_CITATION { "citationItems" : [ { "id" : "ITEM-1", "itemData" : { "DOI" : "https://www.ipcc.ch/sr15",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"H2627", "given" : "Rt12", "non-dropping-particle" : "", "parse-names" : false, "suffix" : "" } ], "type" : "report" }, "uris" : [ "http://www.mendeley.com/documents/?uuid=f66dda96-9de8-43b3-bfb8-9baf95af1c24" ] } ], "mendeley" : { "formattedCitation" : "(IPCC, 2018)", "plainTextFormattedCitation" : "(IPCC, 2018)", "previouslyFormattedCitation" : "(IPCC, 2018)" }, "properties" : { "noteIndex" : 0 }, "schema" : "https://github.com/citation-style-language/schema/raw/master/csl-citation.json" }</w:instrText>
      </w:r>
      <w:r w:rsidR="00CB3230">
        <w:fldChar w:fldCharType="separate"/>
      </w:r>
      <w:ins w:id="743" w:author="Robin Matthews" w:date="2021-05-18T16:01:00Z">
        <w:del w:id="744" w:author="Ian Blenkinsop" w:date="2021-07-01T13:22:00Z">
          <w:r w:rsidR="00602365" w:rsidDel="0037189F">
            <w:rPr>
              <w:noProof/>
              <w:lang w:val="en-GB"/>
            </w:rPr>
            <w:delText>(</w:delText>
          </w:r>
        </w:del>
        <w:r w:rsidR="00602365">
          <w:rPr>
            <w:noProof/>
            <w:lang w:val="en-GB"/>
          </w:rPr>
          <w:t>IPCC, 2018)</w:t>
        </w:r>
      </w:ins>
      <w:del w:id="745" w:author="Robin Matthews" w:date="2021-05-18T16:01:00Z">
        <w:r w:rsidR="00CB3230" w:rsidRPr="00C421D6" w:rsidDel="00602365">
          <w:rPr>
            <w:noProof/>
            <w:lang w:val="en-GB"/>
          </w:rPr>
          <w:delText>(IPCC, 2018)</w:delText>
        </w:r>
      </w:del>
      <w:r w:rsidR="00CB3230">
        <w:fldChar w:fldCharType="end"/>
      </w:r>
      <w:del w:id="746" w:author="Ian Blenkinsop" w:date="2021-07-01T13:22:00Z">
        <w:r w:rsidRPr="00C421D6" w:rsidDel="0037189F">
          <w:rPr>
            <w:lang w:val="en-GB"/>
          </w:rPr>
          <w:delText xml:space="preserve"> (Figure 1.5)</w:delText>
        </w:r>
      </w:del>
      <w:r w:rsidRPr="00C421D6">
        <w:rPr>
          <w:lang w:val="en-GB"/>
        </w:rPr>
        <w:t xml:space="preserve">. These alterations include not only climate change itself, but also chemical and biological changes in the Earth system such as rapid ocean acidification due to uptake of anthropogenic </w:t>
      </w:r>
      <w:del w:id="747" w:author="Ian Blenkinsop" w:date="2021-07-01T13:23:00Z">
        <w:r w:rsidRPr="00C421D6" w:rsidDel="007441C1">
          <w:rPr>
            <w:lang w:val="en-GB"/>
          </w:rPr>
          <w:delText>carbon dioxide</w:delText>
        </w:r>
      </w:del>
      <w:ins w:id="748" w:author="Ian Blenkinsop" w:date="2021-07-01T13:23:00Z">
        <w:r w:rsidR="007441C1">
          <w:rPr>
            <w:lang w:val="en-GB"/>
          </w:rPr>
          <w:t>CO</w:t>
        </w:r>
        <w:r w:rsidR="007441C1" w:rsidRPr="007441C1">
          <w:rPr>
            <w:vertAlign w:val="subscript"/>
            <w:lang w:val="en-GB"/>
            <w:rPrChange w:id="749" w:author="Ian Blenkinsop" w:date="2021-07-01T13:23:00Z">
              <w:rPr>
                <w:lang w:val="en-GB"/>
              </w:rPr>
            </w:rPrChange>
          </w:rPr>
          <w:t>2</w:t>
        </w:r>
      </w:ins>
      <w:r w:rsidRPr="00C421D6">
        <w:rPr>
          <w:lang w:val="en-GB"/>
        </w:rPr>
        <w:t xml:space="preserve">, massive destruction of tropical forests, a worldwide loss of biodiversity and the sixth mass extinction of species </w:t>
      </w:r>
      <w:r w:rsidRPr="00311ED9">
        <w:fldChar w:fldCharType="begin" w:fldLock="1"/>
      </w:r>
      <w:r w:rsidR="00E81B0B">
        <w:rPr>
          <w:lang w:val="en-GB"/>
        </w:rPr>
        <w:instrText>ADDIN CSL_CITATION { "citationItems" : [ { "id" : "ITEM-1", "itemData" : { "DOI" : "10.1126/science.1189930", "ISSN" : "0036-8075", "author" : [ { "dropping-particle" : "", "family" : "Hoegh-Guldberg", "given" : "O.", "non-dropping-particle" : "", "parse-names" : false, "suffix" : "" }, { "dropping-particle" : "", "family" : "Bruno", "given" : "J. F.", "non-dropping-particle" : "", "parse-names" : false, "suffix" : "" } ], "container-title" : "Science", "id" : "ITEM-1", "issue" : "5985", "issued" : { "date-parts" : [ [ "2010", "6", "18" ] ] }, "page" : "1523-1528", "title" : "The Impact of Climate Change on the World's Marine Ecosystems", "translator" : [ { "dropping-particle" : "", "family" : "H3702", "given" : "", "non-dropping-particle" : "", "parse-names" : false, "suffix" : "" } ], "type" : "article-journal", "volume" : "328" }, "uris" : [ "http://www.mendeley.com/documents/?uuid=52371037-d270-414b-ab2e-cf0863c148fd" ] }, { "id" : "ITEM-2", "itemData" : { "DOI" : "10.1073/pnas.1704949114", "ISSN" : "0027-8424", "abstract" : "The population extinction pulse we describe here shows, from a quantitative viewpoint, that Earth\u2019s sixth mass extinction is more severe than perceived when looking exclusively at species extinctions. Therefore, humanity needs to address anthropogenic population extirpation and decimation immediately. That conclusion is based on analyses of the numbers and degrees of range contraction (indicative of population shrinkage and/or population extinctions according to the International Union for Conservation of Nature) using a sample of 27,600 vertebrate species, and on a more detailed analysis documenting the population extinctions between 1900 and 2015 in 177 mammal species. We find that the rate of population loss in terrestrial vertebrates is extremely high\u2014even in \u201cspecies of low concern.\u201d In our sample, comprising nearly half of known vertebrate species, 32% (8,851/27,600) are decreasing; that is, they have decreased in population size and range. In the 177 mammals for which we have detailed data, all have lost 30% or more of their geographic ranges and more than 40% of the species have experienced severe population declines (&gt;80% range shrinkage). Our data indicate that beyond global species extinctions Earth is experiencing a huge episode of population declines and extirpations, which will have negative cascading consequences on ecosystem functioning and services vital to sustaining civilization. We describe this as a \u201cbiological annihilation\u201d to highlight the current magnitude of Earth\u2019s ongoing sixth major extinction event.", "author" : [ { "dropping-particle" : "", "family" : "Ceballos", "given" : "Gerardo", "non-dropping-particle" : "", "parse-names" : false, "suffix" : "" }, { "dropping-particle" : "", "family" : "Ehrlich", "given" : "Paul R.", "non-dropping-particle" : "", "parse-names" : false, "suffix" : "" }, { "dropping-particle" : "", "family" : "Dirzo", "given" : "Rodolfo", "non-dropping-particle" : "", "parse-names" : false, "suffix" : "" } ], "container-title" : "Proceedings of the National Academy of Sciences", "id" : "ITEM-2", "issue" : "30", "issued" : { "date-parts" : [ [ "2017", "7", "25" ] ] }, "page" : "E6089-E6096", "title" : "Biological annihilation via the ongoing sixth mass extinction signaled by vertebrate population losses and declines", "translator" : [ { "dropping-particle" : "", "family" : "H3704", "given" : "", "non-dropping-particle" : "", "parse-names" : false, "suffix" : "" } ], "type" : "article-journal", "volume" : "114" }, "uris" : [ "http://www.mendeley.com/documents/?uuid=ecd25c62-a7c3-4388-8f39-c94ffc60013a" ] }, { "id" : "ITEM-3", "itemData" : { "DOI" : "10.5281/zenodo.3553579", "author" : [ { "dropping-particle" : "", "family" : "IPBES", "given" : "", "non-dropping-particle" : "", "parse-names" : false, "suffix" : "" } ], "container-title" : "Global assessment report on biodiversity and ecosystem services of the Intergovernmental Science-Policy Platform on Biodiversity and Ecosystem Services", "editor" : [ { "dropping-particle" : "", "family" : "D\u00edaz", "given" : "S.", "non-dropping-particle" : "", "parse-names" : false, "suffix" : "" }, { "dropping-particle" : "", "family" : "Settele", "given" : "J.", "non-dropping-particle" : "", "parse-names" : false, "suffix" : "" }, { "dropping-particle" : "", "family" : "Brond\u00edzio", "given" : "E. S.", "non-dropping-particle" : "", "parse-names" : false, "suffix" : "" }, { "dropping-particle" : "", "family" : "Ngo", "given" : "H. T.", "non-dropping-particle" : "", "parse-names" : false, "suffix" : "" }, { "dropping-particle" : "", "family" : "Gu\u00e8ze", "given" : "M.", "non-dropping-particle" : "", "parse-names" : false, "suffix" : "" }, { "dropping-particle" : "", "family" : "Agard", "given" : "J.", "non-dropping-particle" : "", "parse-names" : false, "suffix" : "" }, { "dropping-particle" : "", "family" : "Arneth", "given" : "A.", "non-dropping-particle" : "", "parse-names" : false, "suffix" : "" }, { "dropping-particle" : "", "family" : "Balvanera", "given" : "P.", "non-dropping-particle" : "", "parse-names" : false, "suffix" : "" }, { "dropping-particle" : "", "family" : "Brauman", "given" : "K. A.", "non-dropping-particle" : "", "parse-names" : false, "suffix" : "" }, { "dropping-particle" : "", "family" : "Butchart", "given" : "S. H. M.", "non-dropping-particle" : "", "parse-names" : false, "suffix" : "" }, { "dropping-particle" : "", "family" : "Chan", "given" : "K. M. A.", "non-dropping-particle" : "", "parse-names" : false, "suffix" : "" }, { "dropping-particle" : "", "family" : "Garibaldi", "given" : "L. A.", "non-dropping-particle" : "", "parse-names" : false, "suffix" : "" }, { "dropping-particle" : "", "family" : "Ichii", "given" : "K.", "non-dropping-particle" : "", "parse-names" : false, "suffix" : "" }, { "dropping-particle" : "", "family" : "Liu", "given" : "J.", "non-dropping-particle" : "", "parse-names" : false, "suffix" : "" }, { "dropping-particle" : "", "family" : "Subramanian", "given" : "S. M.", "non-dropping-particle" : "", "parse-names" : false, "suffix" : "" }, { "dropping-particle" : "", "family" : "Midgley", "given" : "G. F.", "non-dropping-particle" : "", "parse-names" : false, "suffix" : "" }, { "dropping-particle" : "", "family" : "Miloslavich", "given" : "P.", "non-dropping-particle" : "", "parse-names" : false, "suffix" : "" }, { "dropping-particle" : "", "family" : "Moln\u00e1r", "given" : "Z.", "non-dropping-particle" : "", "parse-names" : false, "suffix" : "" }, { "dropping-particle" : "", "family" : "Obura", "given" : "D.", "non-dropping-particle" : "", "parse-names" : false, "suffix" : "" }, { "dropping-particle" : "", "family" : "Pfaff", "given" : "A.", "non-dropping-particle" : "", "parse-names" : false, "suffix" : "" }, { "dropping-particle" : "", "family" : "Polasky", "given" : "S.", "non-dropping-particle" : "", "parse-names" : false, "suffix" : "" }, { "dropping-particle" : "", "family" : "Purvis", "given" : "A.", "non-dropping-particle" : "", "parse-names" : false, "suffix" : "" }, { "dropping-particle" : "", "family" : "Razzaque", "given" : "J.", "non-dropping-particle" : "", "parse-names" : false, "suffix" : "" }, { "dropping-particle" : "", "family" : "Reyers", "given" : "B.", "non-dropping-particle" : "", "parse-names" : false, "suffix" : "" }, { "dropping-particle" : "", "family" : "Chowdhury", "given" : "R. Roy", "non-dropping-particle" : "", "parse-names" : false, "suffix" : "" }, { "dropping-particle" : "", "family" : "Shin", "given" : "Y. J.", "non-dropping-particle" : "", "parse-names" : false, "suffix" : "" }, { "dropping-particle" : "", "family" : "Visseren-Hamakers", "given" : "I. J.", "non-dropping-particle" : "", "parse-names" : false, "suffix" : "" }, { "dropping-particle" : "", "family" : "Willis", "given" : "K. J.", "non-dropping-particle" : "", "parse-names" : false, "suffix" : "" }, { "dropping-particle" : "", "family" : "Zayas", "given" : "C. N.", "non-dropping-particle" : "", "parse-names" : false, "suffix" : "" } ], "id" : "ITEM-3", "issued" : { "date-parts" : [ [ "2019" ] ] }, "page" : "56", "publisher" : "Intergovernmental Science-Policy Platform on Biodiversity and Ecosystem Services (IPBES) Secretariat", "publisher-place" : "Bonn, Germany", "title" : "Summary for policymakers of the global assessment report on biodiversity and ecosystem services of the Intergovernmental Science-Policy Platform on Biodiversity and Ecosystem Services", "translator" : [ { "dropping-particle" : "", "family" : "H3701", "given" : "Rt6", "non-dropping-particle" : "", "parse-names" : false, "suffix" : "" } ], "type" : "chapter" }, "uris" : [ "http://www.mendeley.com/documents/?uuid=c487816a-3b05-448a-8c50-b2f1d39d2b44" ] } ], "mendeley" : { "formattedCitation" : "(Hoegh-Guldberg and Bruno, 2010; Ceballos et al., 2017; IPBES, 2019)", "manualFormatting" : "(Hoegh-Guldberg and Bruno, 2010; Ceballos et al., 2017; IPBES, 2019)", "plainTextFormattedCitation" : "(Hoegh-Guldberg and Bruno, 2010; Ceballos et al., 2017; IPBES, 2019)", "previouslyFormattedCitation" : "(Hoegh-Guldberg and Bruno, 2010; Ceballos et al., 2017; IPBES, 2019)" }, "properties" : { "noteIndex" : 0 }, "schema" : "https://github.com/citation-style-language/schema/raw/master/csl-citation.json" }</w:instrText>
      </w:r>
      <w:r w:rsidRPr="00311ED9">
        <w:fldChar w:fldCharType="separate"/>
      </w:r>
      <w:ins w:id="750" w:author="Robin Matthews" w:date="2021-05-18T16:01:00Z">
        <w:r w:rsidR="00602365">
          <w:rPr>
            <w:noProof/>
            <w:lang w:val="en-GB"/>
          </w:rPr>
          <w:t>(Hoegh-Guldberg and Bruno, 2010; Ceballos et al., 2017; IPBES, 2019)</w:t>
        </w:r>
      </w:ins>
      <w:del w:id="751" w:author="Robin Matthews" w:date="2021-05-18T16:01:00Z">
        <w:r w:rsidRPr="00C421D6" w:rsidDel="00602365">
          <w:rPr>
            <w:noProof/>
            <w:lang w:val="en-GB"/>
          </w:rPr>
          <w:delText>(Hoegh-Guldberg and Bruno, 2010; Ceballos et al., 2017; IPBES, 2019)</w:delText>
        </w:r>
      </w:del>
      <w:r w:rsidRPr="00311ED9">
        <w:fldChar w:fldCharType="end"/>
      </w:r>
      <w:r w:rsidRPr="00C421D6">
        <w:rPr>
          <w:lang w:val="en-GB"/>
        </w:rPr>
        <w:t xml:space="preserve">. According to the key messages of the last global assessment of the Intergovernmental Science-Policy Platform on Biodiversity and Ecosystem Services </w:t>
      </w:r>
      <w:r w:rsidRPr="00311ED9">
        <w:fldChar w:fldCharType="begin" w:fldLock="1"/>
      </w:r>
      <w:r w:rsidR="00E81B0B">
        <w:rPr>
          <w:lang w:val="en-GB"/>
        </w:rPr>
        <w:instrText>ADDIN CSL_CITATION { "citationItems" : [ { "id" : "ITEM-1", "itemData" : { "DOI" : "10.5281/zenodo.3553579", "author" : [ { "dropping-particle" : "", "family" : "IPBES", "given" : "", "non-dropping-particle" : "", "parse-names" : false, "suffix" : "" } ], "container-title" : "Global assessment report on biodiversity and ecosystem services of the Intergovernmental Science-Policy Platform on Biodiversity and Ecosystem Services", "editor" : [ { "dropping-particle" : "", "family" : "D\u00edaz", "given" : "S.", "non-dropping-particle" : "", "parse-names" : false, "suffix" : "" }, { "dropping-particle" : "", "family" : "Settele", "given" : "J.", "non-dropping-particle" : "", "parse-names" : false, "suffix" : "" }, { "dropping-particle" : "", "family" : "Brond\u00edzio", "given" : "E. S.", "non-dropping-particle" : "", "parse-names" : false, "suffix" : "" }, { "dropping-particle" : "", "family" : "Ngo", "given" : "H. T.", "non-dropping-particle" : "", "parse-names" : false, "suffix" : "" }, { "dropping-particle" : "", "family" : "Gu\u00e8ze", "given" : "M.", "non-dropping-particle" : "", "parse-names" : false, "suffix" : "" }, { "dropping-particle" : "", "family" : "Agard", "given" : "J.", "non-dropping-particle" : "", "parse-names" : false, "suffix" : "" }, { "dropping-particle" : "", "family" : "Arneth", "given" : "A.", "non-dropping-particle" : "", "parse-names" : false, "suffix" : "" }, { "dropping-particle" : "", "family" : "Balvanera", "given" : "P.", "non-dropping-particle" : "", "parse-names" : false, "suffix" : "" }, { "dropping-particle" : "", "family" : "Brauman", "given" : "K. A.", "non-dropping-particle" : "", "parse-names" : false, "suffix" : "" }, { "dropping-particle" : "", "family" : "Butchart", "given" : "S. H. M.", "non-dropping-particle" : "", "parse-names" : false, "suffix" : "" }, { "dropping-particle" : "", "family" : "Chan", "given" : "K. M. A.", "non-dropping-particle" : "", "parse-names" : false, "suffix" : "" }, { "dropping-particle" : "", "family" : "Garibaldi", "given" : "L. A.", "non-dropping-particle" : "", "parse-names" : false, "suffix" : "" }, { "dropping-particle" : "", "family" : "Ichii", "given" : "K.", "non-dropping-particle" : "", "parse-names" : false, "suffix" : "" }, { "dropping-particle" : "", "family" : "Liu", "given" : "J.", "non-dropping-particle" : "", "parse-names" : false, "suffix" : "" }, { "dropping-particle" : "", "family" : "Subramanian", "given" : "S. M.", "non-dropping-particle" : "", "parse-names" : false, "suffix" : "" }, { "dropping-particle" : "", "family" : "Midgley", "given" : "G. F.", "non-dropping-particle" : "", "parse-names" : false, "suffix" : "" }, { "dropping-particle" : "", "family" : "Miloslavich", "given" : "P.", "non-dropping-particle" : "", "parse-names" : false, "suffix" : "" }, { "dropping-particle" : "", "family" : "Moln\u00e1r", "given" : "Z.", "non-dropping-particle" : "", "parse-names" : false, "suffix" : "" }, { "dropping-particle" : "", "family" : "Obura", "given" : "D.", "non-dropping-particle" : "", "parse-names" : false, "suffix" : "" }, { "dropping-particle" : "", "family" : "Pfaff", "given" : "A.", "non-dropping-particle" : "", "parse-names" : false, "suffix" : "" }, { "dropping-particle" : "", "family" : "Polasky", "given" : "S.", "non-dropping-particle" : "", "parse-names" : false, "suffix" : "" }, { "dropping-particle" : "", "family" : "Purvis", "given" : "A.", "non-dropping-particle" : "", "parse-names" : false, "suffix" : "" }, { "dropping-particle" : "", "family" : "Razzaque", "given" : "J.", "non-dropping-particle" : "", "parse-names" : false, "suffix" : "" }, { "dropping-particle" : "", "family" : "Reyers", "given" : "B.", "non-dropping-particle" : "", "parse-names" : false, "suffix" : "" }, { "dropping-particle" : "", "family" : "Chowdhury", "given" : "R. Roy", "non-dropping-particle" : "", "parse-names" : false, "suffix" : "" }, { "dropping-particle" : "", "family" : "Shin", "given" : "Y. J.", "non-dropping-particle" : "", "parse-names" : false, "suffix" : "" }, { "dropping-particle" : "", "family" : "Visseren-Hamakers", "given" : "I. J.", "non-dropping-particle" : "", "parse-names" : false, "suffix" : "" }, { "dropping-particle" : "", "family" : "Willis", "given" : "K. J.", "non-dropping-particle" : "", "parse-names" : false, "suffix" : "" }, { "dropping-particle" : "", "family" : "Zayas", "given" : "C. N.", "non-dropping-particle" : "", "parse-names" : false, "suffix" : "" } ], "id" : "ITEM-1", "issued" : { "date-parts" : [ [ "2019" ] ] }, "page" : "56", "publisher" : "Intergovernmental Science-Policy Platform on Biodiversity and Ecosystem Services (IPBES) Secretariat", "publisher-place" : "Bonn, Germany", "title" : "Summary for policymakers of the global assessment report on biodiversity and ecosystem services of the Intergovernmental Science-Policy Platform on Biodiversity and Ecosystem Services", "translator" : [ { "dropping-particle" : "", "family" : "H3701", "given" : "Rt6", "non-dropping-particle" : "", "parse-names" : false, "suffix" : "" } ], "type" : "chapter" }, "uris" : [ "http://www.mendeley.com/documents/?uuid=c487816a-3b05-448a-8c50-b2f1d39d2b44" ] } ], "mendeley" : { "formattedCitation" : "(IPBES, 2019)", "plainTextFormattedCitation" : "(IPBES, 2019)", "previouslyFormattedCitation" : "(IPBES, 2019)" }, "properties" : { "noteIndex" : 0 }, "schema" : "https://github.com/citation-style-language/schema/raw/master/csl-citation.json" }</w:instrText>
      </w:r>
      <w:r w:rsidRPr="00311ED9">
        <w:fldChar w:fldCharType="separate"/>
      </w:r>
      <w:ins w:id="752" w:author="Robin Matthews" w:date="2021-05-18T16:01:00Z">
        <w:r w:rsidR="00602365">
          <w:rPr>
            <w:noProof/>
            <w:lang w:val="en-GB"/>
          </w:rPr>
          <w:t>(IPBES, 2019)</w:t>
        </w:r>
      </w:ins>
      <w:del w:id="753" w:author="Robin Matthews" w:date="2021-05-18T16:01:00Z">
        <w:r w:rsidRPr="00C421D6" w:rsidDel="00602365">
          <w:rPr>
            <w:noProof/>
            <w:lang w:val="en-GB"/>
          </w:rPr>
          <w:delText>(IPBES, 2019)</w:delText>
        </w:r>
      </w:del>
      <w:r w:rsidRPr="00311ED9">
        <w:fldChar w:fldCharType="end"/>
      </w:r>
      <w:r w:rsidRPr="00C421D6">
        <w:rPr>
          <w:lang w:val="en-GB"/>
        </w:rPr>
        <w:t>, climate change is a ‘direct driver that is increasingly exacerbating the impact of other drivers on nature and human well-being’, and ‘the adverse impacts of climate change on biodiversity are projected to increase with increasing warming</w:t>
      </w:r>
      <w:del w:id="754" w:author="Ian Blenkinsop" w:date="2021-07-01T16:01:00Z">
        <w:r w:rsidRPr="00C421D6" w:rsidDel="00FA3243">
          <w:rPr>
            <w:lang w:val="en-GB"/>
          </w:rPr>
          <w:delText>’</w:delText>
        </w:r>
      </w:del>
      <w:r w:rsidRPr="00C421D6">
        <w:rPr>
          <w:lang w:val="en-GB"/>
        </w:rPr>
        <w:t>.</w:t>
      </w:r>
      <w:ins w:id="755" w:author="Ian Blenkinsop" w:date="2021-07-01T16:01:00Z">
        <w:r w:rsidR="00FA3243" w:rsidRPr="00C421D6">
          <w:rPr>
            <w:lang w:val="en-GB"/>
          </w:rPr>
          <w:t>’</w:t>
        </w:r>
      </w:ins>
    </w:p>
    <w:p w14:paraId="120A93C2" w14:textId="02C554E5" w:rsidR="0036671B" w:rsidRPr="00C421D6" w:rsidRDefault="0036671B" w:rsidP="0036671B">
      <w:pPr>
        <w:pStyle w:val="AR6BodyText"/>
        <w:rPr>
          <w:lang w:val="en-GB"/>
        </w:rPr>
      </w:pPr>
    </w:p>
    <w:p w14:paraId="67567B8D" w14:textId="77777777" w:rsidR="0036671B" w:rsidRPr="00C421D6" w:rsidRDefault="0036671B" w:rsidP="0036671B">
      <w:pPr>
        <w:pStyle w:val="AR6BodyText"/>
        <w:rPr>
          <w:color w:val="000000"/>
          <w:lang w:val="en-GB"/>
        </w:rPr>
      </w:pPr>
    </w:p>
    <w:p w14:paraId="7E22DFF6" w14:textId="6A76E1FF" w:rsidR="0079149B" w:rsidRPr="00C562CE" w:rsidRDefault="0079149B" w:rsidP="0079149B">
      <w:pPr>
        <w:pStyle w:val="AR6Chap1Level2111"/>
        <w:spacing w:line="240" w:lineRule="auto"/>
        <w:rPr>
          <w:lang w:val="en-GB"/>
        </w:rPr>
      </w:pPr>
      <w:bookmarkStart w:id="756" w:name="_Toc69949964"/>
      <w:r w:rsidRPr="00BC5722">
        <w:rPr>
          <w:lang w:val="en-GB"/>
        </w:rPr>
        <w:t>The</w:t>
      </w:r>
      <w:r w:rsidRPr="00C562CE">
        <w:rPr>
          <w:lang w:val="en-GB"/>
        </w:rPr>
        <w:t xml:space="preserve"> </w:t>
      </w:r>
      <w:del w:id="757" w:author="Ian Blenkinsop" w:date="2021-07-01T13:24:00Z">
        <w:r w:rsidRPr="00C562CE" w:rsidDel="002E4EDE">
          <w:rPr>
            <w:lang w:val="en-GB"/>
          </w:rPr>
          <w:delText xml:space="preserve">policy </w:delText>
        </w:r>
      </w:del>
      <w:ins w:id="758" w:author="Ian Blenkinsop" w:date="2021-07-01T13:24:00Z">
        <w:r w:rsidR="002E4EDE">
          <w:rPr>
            <w:lang w:val="en-GB"/>
          </w:rPr>
          <w:t>P</w:t>
        </w:r>
        <w:r w:rsidR="002E4EDE" w:rsidRPr="00C562CE">
          <w:rPr>
            <w:lang w:val="en-GB"/>
          </w:rPr>
          <w:t xml:space="preserve">olicy </w:t>
        </w:r>
      </w:ins>
      <w:r w:rsidRPr="00C562CE">
        <w:rPr>
          <w:lang w:val="en-GB"/>
        </w:rPr>
        <w:t xml:space="preserve">and </w:t>
      </w:r>
      <w:del w:id="759" w:author="Ian Blenkinsop" w:date="2021-07-01T13:24:00Z">
        <w:r w:rsidRPr="00C562CE" w:rsidDel="002E4EDE">
          <w:rPr>
            <w:lang w:val="en-GB"/>
          </w:rPr>
          <w:delText xml:space="preserve">governance </w:delText>
        </w:r>
      </w:del>
      <w:ins w:id="760" w:author="Ian Blenkinsop" w:date="2021-07-01T13:24:00Z">
        <w:r w:rsidR="002E4EDE">
          <w:rPr>
            <w:lang w:val="en-GB"/>
          </w:rPr>
          <w:t>G</w:t>
        </w:r>
        <w:r w:rsidR="002E4EDE" w:rsidRPr="00C562CE">
          <w:rPr>
            <w:lang w:val="en-GB"/>
          </w:rPr>
          <w:t xml:space="preserve">overnance </w:t>
        </w:r>
      </w:ins>
      <w:del w:id="761" w:author="Ian Blenkinsop" w:date="2021-07-01T13:24:00Z">
        <w:r w:rsidRPr="00C562CE" w:rsidDel="002E4EDE">
          <w:rPr>
            <w:lang w:val="en-GB"/>
          </w:rPr>
          <w:delText>context</w:delText>
        </w:r>
      </w:del>
      <w:bookmarkEnd w:id="756"/>
      <w:ins w:id="762" w:author="Ian Blenkinsop" w:date="2021-07-01T13:24:00Z">
        <w:r w:rsidR="002E4EDE">
          <w:rPr>
            <w:lang w:val="en-GB"/>
          </w:rPr>
          <w:t>C</w:t>
        </w:r>
        <w:r w:rsidR="002E4EDE" w:rsidRPr="00C562CE">
          <w:rPr>
            <w:lang w:val="en-GB"/>
          </w:rPr>
          <w:t>ontext</w:t>
        </w:r>
      </w:ins>
    </w:p>
    <w:p w14:paraId="78B7BCE1" w14:textId="77777777" w:rsidR="0036671B" w:rsidRDefault="0036671B" w:rsidP="0036671B">
      <w:pPr>
        <w:pStyle w:val="AR6BodyText"/>
      </w:pPr>
    </w:p>
    <w:p w14:paraId="0D990133" w14:textId="6FEC577B" w:rsidR="0079149B" w:rsidRPr="00C421D6" w:rsidRDefault="0079149B" w:rsidP="0036671B">
      <w:pPr>
        <w:pStyle w:val="AR6BodyText"/>
        <w:rPr>
          <w:color w:val="000000"/>
          <w:lang w:val="en-GB"/>
        </w:rPr>
      </w:pPr>
      <w:r w:rsidRPr="00C421D6">
        <w:rPr>
          <w:lang w:val="en-GB"/>
        </w:rPr>
        <w:t xml:space="preserve">The contexts of both policymaking and </w:t>
      </w:r>
      <w:r w:rsidR="00866AC2">
        <w:rPr>
          <w:lang w:val="en-GB"/>
        </w:rPr>
        <w:t>societal</w:t>
      </w:r>
      <w:r w:rsidR="00866AC2" w:rsidRPr="00C421D6">
        <w:rPr>
          <w:lang w:val="en-GB"/>
        </w:rPr>
        <w:t xml:space="preserve"> </w:t>
      </w:r>
      <w:r w:rsidRPr="00C421D6">
        <w:rPr>
          <w:lang w:val="en-GB"/>
        </w:rPr>
        <w:t xml:space="preserve">understanding about climate change have evolved since </w:t>
      </w:r>
      <w:del w:id="763" w:author="Ian Blenkinsop" w:date="2021-07-01T13:24:00Z">
        <w:r w:rsidRPr="00C421D6" w:rsidDel="002E4EDE">
          <w:rPr>
            <w:lang w:val="en-GB"/>
          </w:rPr>
          <w:delText xml:space="preserve">the </w:delText>
        </w:r>
      </w:del>
      <w:r w:rsidRPr="00C421D6">
        <w:rPr>
          <w:lang w:val="en-GB"/>
        </w:rPr>
        <w:t>AR5 was published (2013</w:t>
      </w:r>
      <w:r w:rsidRPr="00C421D6">
        <w:rPr>
          <w:rFonts w:ascii="Arial" w:hAnsi="Arial" w:cs="Arial"/>
          <w:color w:val="202122"/>
          <w:sz w:val="21"/>
          <w:szCs w:val="21"/>
          <w:shd w:val="clear" w:color="auto" w:fill="FDFDFD"/>
          <w:lang w:val="en-GB"/>
        </w:rPr>
        <w:t>–</w:t>
      </w:r>
      <w:r w:rsidRPr="00C421D6">
        <w:rPr>
          <w:lang w:val="en-GB"/>
        </w:rPr>
        <w:t xml:space="preserve">2014). Increasing recognition of the urgency of the climate change threat, along with still-rising emissions and unresolved issues of mitigation and adaptation, including aspects of sustainable development, poverty eradication and equity, have led to new policy efforts. This section summarizes these contextual developments and how they have shaped, and been used during the preparation of this </w:t>
      </w:r>
      <w:r w:rsidR="00866AC2">
        <w:rPr>
          <w:lang w:val="en-GB"/>
        </w:rPr>
        <w:t>R</w:t>
      </w:r>
      <w:r w:rsidRPr="00C421D6">
        <w:rPr>
          <w:lang w:val="en-GB"/>
        </w:rPr>
        <w:t>eport.</w:t>
      </w:r>
    </w:p>
    <w:p w14:paraId="41CFCA82" w14:textId="77777777" w:rsidR="0079149B" w:rsidRPr="00C421D6" w:rsidRDefault="0079149B" w:rsidP="0079149B">
      <w:pPr>
        <w:pStyle w:val="AR6BodyText"/>
        <w:rPr>
          <w:color w:val="000000"/>
          <w:lang w:val="en-GB"/>
        </w:rPr>
      </w:pPr>
    </w:p>
    <w:p w14:paraId="5B98B3EB" w14:textId="0E74448B" w:rsidR="0079149B" w:rsidRPr="00C421D6" w:rsidRDefault="0079149B" w:rsidP="0036671B">
      <w:pPr>
        <w:pStyle w:val="AR6BodyText"/>
        <w:rPr>
          <w:highlight w:val="white"/>
          <w:lang w:val="en-GB"/>
        </w:rPr>
      </w:pPr>
      <w:commentRangeStart w:id="764"/>
      <w:r w:rsidRPr="00C421D6">
        <w:rPr>
          <w:b/>
          <w:lang w:val="en-GB"/>
        </w:rPr>
        <w:t>I</w:t>
      </w:r>
      <w:commentRangeEnd w:id="764"/>
      <w:r w:rsidR="00E66F47">
        <w:rPr>
          <w:rStyle w:val="CommentReference"/>
        </w:rPr>
        <w:commentReference w:id="764"/>
      </w:r>
      <w:r w:rsidRPr="00C421D6">
        <w:rPr>
          <w:b/>
          <w:lang w:val="en-GB"/>
        </w:rPr>
        <w:t xml:space="preserve">PCC reports and the UN Framework Convention on Climate Change (UNFCCC). </w:t>
      </w:r>
      <w:r w:rsidRPr="00C421D6">
        <w:rPr>
          <w:lang w:val="en-GB"/>
        </w:rPr>
        <w:t>The IPCC First Assessment Report (FAR,</w:t>
      </w:r>
      <w:r w:rsidR="00E41A60" w:rsidRPr="00C421D6">
        <w:rPr>
          <w:lang w:val="en-GB"/>
        </w:rPr>
        <w:t xml:space="preserve"> </w:t>
      </w:r>
      <w:r w:rsidR="00E41A60">
        <w:fldChar w:fldCharType="begin" w:fldLock="1"/>
      </w:r>
      <w:r w:rsidR="00A94565">
        <w:rPr>
          <w:lang w:val="en-GB"/>
        </w:rPr>
        <w:instrText>ADDIN CSL_CITATION { "citationItems" : [ { "id" : "ITEM-1", "itemData" : { "DOI" : "https://www.ipcc.ch/report/ar1/wg1", "ISBN" : "052140360X", "author" : [ { "dropping-particle" : "", "family" : "IPCC", "given" : "", "non-dropping-particle" : "", "parse-names" : false, "suffix" : "" } ], "editor" : [ { "dropping-particle" : "", "family" : "Houghton", "given" : "J. T.", "non-dropping-particle" : "", "parse-names" : false, "suffix" : "" }, { "dropping-particle" : "", "family" : "Jenkins", "given" : "G. J.", "non-dropping-particle" : "", "parse-names" : false, "suffix" : "" }, { "dropping-particle" : "", "family" : "Ephraums", "given" : "J. J.", "non-dropping-particle" : "", "parse-names" : false, "suffix" : "" } ], "id" : "ITEM-1", "issued" : { "date-parts" : [ [ "1990" ] ] }, "number-of-pages" : "365", "publisher" : "Cambridge University Press", "publisher-place" : "Cambridge, United Kingdom and New York, NY, USA", "title" : "Climate Change: The IPCC Scientific Assessment", "translator" : [ { "dropping-particle" : "", "family" : "H3287", "given" : "Rt12", "non-dropping-particle" : "", "parse-names" : false, "suffix" : "" } ], "type" : "report" }, "uris" : [ "http://www.mendeley.com/documents/?uuid=16db1bd4-14f0-4228-b69d-ffcb3a8679a6" ] } ], "mendeley" : { "formattedCitation" : "(IPCC, 1990a)", "manualFormatting" : "IPCC, 1990a)", "plainTextFormattedCitation" : "(IPCC, 1990a)", "previouslyFormattedCitation" : "(IPCC, 1990a)" }, "properties" : { "noteIndex" : 0 }, "schema" : "https://github.com/citation-style-language/schema/raw/master/csl-citation.json" }</w:instrText>
      </w:r>
      <w:r w:rsidR="00E41A60">
        <w:fldChar w:fldCharType="separate"/>
      </w:r>
      <w:ins w:id="765" w:author="Robin Matthews" w:date="2021-05-18T16:01:00Z">
        <w:r w:rsidR="00602365">
          <w:rPr>
            <w:noProof/>
            <w:lang w:val="en-GB"/>
          </w:rPr>
          <w:t>IPCC, 1990a)</w:t>
        </w:r>
      </w:ins>
      <w:del w:id="766" w:author="Robin Matthews" w:date="2021-05-18T16:01:00Z">
        <w:r w:rsidR="00E41A60" w:rsidRPr="00C421D6" w:rsidDel="00602365">
          <w:rPr>
            <w:noProof/>
            <w:lang w:val="en-GB"/>
          </w:rPr>
          <w:delText>IPCC, 1990a)</w:delText>
        </w:r>
      </w:del>
      <w:r w:rsidR="00E41A60">
        <w:fldChar w:fldCharType="end"/>
      </w:r>
      <w:r w:rsidRPr="00C421D6">
        <w:rPr>
          <w:lang w:val="en-GB"/>
        </w:rPr>
        <w:t xml:space="preserve"> provided the scientific background for the establishment of the </w:t>
      </w:r>
      <w:del w:id="767" w:author="Ian Blenkinsop" w:date="2021-07-02T11:20:00Z">
        <w:r w:rsidRPr="00C421D6" w:rsidDel="00934493">
          <w:rPr>
            <w:lang w:val="en-GB"/>
          </w:rPr>
          <w:delText>United Nations Framework Convention on Climate Change</w:delText>
        </w:r>
      </w:del>
      <w:ins w:id="768" w:author="Ian Blenkinsop" w:date="2021-07-02T11:20:00Z">
        <w:r w:rsidR="00934493">
          <w:rPr>
            <w:lang w:val="en-GB"/>
          </w:rPr>
          <w:t>UNFCCC</w:t>
        </w:r>
      </w:ins>
      <w:r w:rsidRPr="00C421D6">
        <w:rPr>
          <w:lang w:val="en-GB"/>
        </w:rPr>
        <w:t xml:space="preserve"> </w:t>
      </w:r>
      <w:r w:rsidRPr="00BC5722">
        <w:fldChar w:fldCharType="begin" w:fldLock="1"/>
      </w:r>
      <w:r w:rsidR="00A94565">
        <w:rPr>
          <w:lang w:val="en-GB"/>
        </w:rPr>
        <w:instrText>ADDIN CSL_CITATION { "citationItems" : [ { "id" : "ITEM-1", "itemData" : { "DOI" : "https://unfccc.int/resource/docs/convkp/conveng.pdf", "author" : [ { "dropping-particle" : "", "family" : "UNFCCC", "given" : "", "non-dropping-particle" : "", "parse-names" : false, "suffix" : "" } ], "collection-title" : "FCCC/INFORMAL/84", "id" : "ITEM-1", "issued" : { "date-parts" : [ [ "1992" ] ] }, "number-of-pages" : "24", "publisher" : "United Nations Framework Convention on Climate Change (UNFCCC)", "title" : "United Nations Framework Convention on Climate Change", "translator" : [ { "dropping-particle" : "", "family" : "H3542", "given" : "Rt7", "non-dropping-particle" : "", "parse-names" : false, "suffix" : "" } ], "type" : "report" }, "uris" : [ "http://www.mendeley.com/documents/?uuid=431e7195-bc89-4037-9abb-a5a34487b326" ] } ], "mendeley" : { "formattedCitation" : "(UNFCCC, 1992)", "plainTextFormattedCitation" : "(UNFCCC, 1992)", "previouslyFormattedCitation" : "(UNFCCC, 1992)" }, "properties" : { "noteIndex" : 0 }, "schema" : "https://github.com/citation-style-language/schema/raw/master/csl-citation.json" }</w:instrText>
      </w:r>
      <w:r w:rsidRPr="00BC5722">
        <w:fldChar w:fldCharType="separate"/>
      </w:r>
      <w:ins w:id="769" w:author="Robin Matthews" w:date="2021-05-18T16:01:00Z">
        <w:r w:rsidR="00602365">
          <w:rPr>
            <w:noProof/>
            <w:lang w:val="en-GB"/>
          </w:rPr>
          <w:t>(UNFCCC, 1992)</w:t>
        </w:r>
      </w:ins>
      <w:del w:id="770" w:author="Robin Matthews" w:date="2021-05-18T16:01:00Z">
        <w:r w:rsidRPr="00C421D6" w:rsidDel="00602365">
          <w:rPr>
            <w:noProof/>
            <w:lang w:val="en-GB"/>
          </w:rPr>
          <w:delText>(UNFCCC, 1992)</w:delText>
        </w:r>
      </w:del>
      <w:r w:rsidRPr="00BC5722">
        <w:fldChar w:fldCharType="end"/>
      </w:r>
      <w:r w:rsidRPr="00C421D6">
        <w:rPr>
          <w:lang w:val="en-GB"/>
        </w:rPr>
        <w:t xml:space="preserve">, which committed parties to negotiate ways to ‘prevent dangerous anthropogenic interference with the climate system’ (the ultimate objective of the UNFCCC). The Second Assessment Report (SAR, </w:t>
      </w:r>
      <w:r w:rsidR="00E41A60">
        <w:fldChar w:fldCharType="begin" w:fldLock="1"/>
      </w:r>
      <w:ins w:id="771" w:author="Robin Matthews" w:date="2021-05-18T16:43:00Z">
        <w:r w:rsidR="0055754D">
          <w:rPr>
            <w:lang w:val="en-GB"/>
          </w:rPr>
          <w:instrText>ADDIN CSL_CITATION { "citationItems" : [ { "id" : "ITEM-1", "itemData" : { "DOI" : "https://www.ipcc.ch/report/ar2/wg1", "ISBN" : "0521564336", "author" : [ { "dropping-particle" : "", "family" : "IPCC", "given" : "", "non-dropping-particle" : "", "parse-names" : false, "suffix" : "" } ], "editor" : [ { "dropping-particle" : "", "family" : "Houghton", "given" : "J.T.", "non-dropping-particle" : "", "parse-names" : false, "suffix" : "" }, { "dropping-particle" : "", "family" : "Filho", "given" : "L.G. Meira", "non-dropping-particle" : "", "parse-names" : false, "suffix" : "" }, { "dropping-particle" : "", "family" : "Callander", "given" : "B.A.", "non-dropping-particle" : "", "parse-names" : false, "suffix" : "" }, { "dropping-particle" : "", "family" : "Harris", "given" : "N.", "non-dropping-particle" : "", "parse-names" : false, "suffix" : "" }, { "dropping-particle" : "", "family" : "Kattenberg", "given" : "A.", "non-dropping-particle" : "", "parse-names" : false, "suffix" : "" }, { "dropping-particle" : "", "family" : "Maskell", "given" : "K.", "non-dropping-particle" : "", "parse-names" : false, "suffix" : "" } ], "id" : "ITEM-1", "issued" : { "date-parts" : [ [ "1996" ] ] }, "number-of-pages" : "584", "publisher" : "Cambridge University Press", "publisher-place" : "Cambridge, United Kingdom and New York, NY, USA", "title" : "Climate Change 1995: The Science of Climate Change. Contribution of Working Group I to the Second Assessment Report of the Intergovernmental Panel on Climate Change", "translator" : [ { "dropping-particle" : "", "family" : "H3728", "given" : "Rt12", "non-dropping-particle" : "", "parse-names" : false, "suffix" : "" } ], "type" : "report" }, "uris" : [ "http://www.mendeley.com/documents/?uuid=c98a71bd-81ab-4db1-9b9e-f0396b6fb333" ] } ], "mendeley" : { "formattedCitation" : "(IPCC, 1996)", "manualFormatting" : "IPCC, 1996)", "plainTextFormattedCitation" : "(IPCC, 1996)", "previouslyFormattedCitation" : "(IPCC, 1996)" }, "properties" : { "noteIndex" : 0 }, "schema" : "https://github.com/citation-style-language/schema/raw/master/csl-citation.json" }</w:instrText>
        </w:r>
      </w:ins>
      <w:del w:id="772" w:author="Robin Matthews" w:date="2021-05-18T16:43:00Z">
        <w:r w:rsidR="00A94565" w:rsidDel="0055754D">
          <w:rPr>
            <w:lang w:val="en-GB"/>
          </w:rPr>
          <w:delInstrText>ADDIN CSL_CITATION { "citationItems" : [ { "id" : "ITEM-1", "itemData" : { "DOI" : "https://www.ipcc.ch/report/ar2/wg1", "ISBN" : "0521564336", "author" : [ { "dropping-particle" : "", "family" : "IPCC", "given" : "", "non-dropping-particle" : "", "parse-names" : false, "suffix" : "" } ], "editor" : [ { "dropping-particle" : "", "family" : "Houghton", "given" : "J.T.", "non-dropping-particle" : "", "parse-names" : false, "suffix" : "" }, { "dropping-particle" : "", "family" : "Filho", "given" : "L.G. Meira", "non-dropping-particle" : "", "parse-names" : false, "suffix" : "" }, { "dropping-particle" : "", "family" : "Callander", "given" : "B.A.", "non-dropping-particle" : "", "parse-names" : false, "suffix" : "" }, { "dropping-particle" : "", "family" : "Harris", "given" : "N.", "non-dropping-particle" : "", "parse-names" : false, "suffix" : "" }, { "dropping-particle" : "", "family" : "Kattenberg", "given" : "A.", "non-dropping-particle" : "", "parse-names" : false, "suffix" : "" }, { "dropping-particle" : "", "family" : "Maskell", "given" : "K.", "non-dropping-particle" : "", "parse-names" : false, "suffix" : "" } ], "id" : "ITEM-1", "issued" : { "date-parts" : [ [ "1996" ] ] }, "number-of-pages" : "584", "publisher" : "Cambridge University Press", "publisher-place" : "Cambridge, United Kingdom and New York, NY, USA", "title" : "Climate Change 1995: The Science of Climate Change. Contribution of Working Group I to the Second Assessment Report of the Intergovernmental Panel on Climate Change", "translator" : [ { "dropping-particle" : "", "family" : "H3728", "given" : "Rt12", "non-dropping-particle" : "", "parse-names" : false, "suffix" : "" } ], "type" : "report" }, "uris" : [ "http://www.mendeley.com/documents/?uuid=c98a71bd-81ab-4db1-9b9e-f0396b6fb333" ] } ], "mendeley" : { "formattedCitation" : "(IPCC, 1996)", "manualFormatting" : "IPCC, 1995a)", "plainTextFormattedCitation" : "(IPCC, 1996)", "previouslyFormattedCitation" : "(IPCC, 1996)" }, "properties" : { "noteIndex" : 0 }, "schema" : "https://github.com/citation-style-language/schema/raw/master/csl-citation.json" }</w:delInstrText>
        </w:r>
      </w:del>
      <w:r w:rsidR="00E41A60">
        <w:fldChar w:fldCharType="separate"/>
      </w:r>
      <w:ins w:id="773" w:author="Robin Matthews" w:date="2021-05-18T16:01:00Z">
        <w:r w:rsidR="00602365">
          <w:rPr>
            <w:noProof/>
            <w:lang w:val="en-GB"/>
          </w:rPr>
          <w:t>IPCC, 199</w:t>
        </w:r>
      </w:ins>
      <w:ins w:id="774" w:author="Robin Matthews" w:date="2021-05-18T16:43:00Z">
        <w:r w:rsidR="0055754D">
          <w:rPr>
            <w:noProof/>
            <w:lang w:val="en-GB"/>
          </w:rPr>
          <w:t>6</w:t>
        </w:r>
      </w:ins>
      <w:ins w:id="775" w:author="Robin Matthews" w:date="2021-05-18T16:01:00Z">
        <w:r w:rsidR="00602365">
          <w:rPr>
            <w:noProof/>
            <w:lang w:val="en-GB"/>
          </w:rPr>
          <w:t>)</w:t>
        </w:r>
      </w:ins>
      <w:del w:id="776" w:author="Robin Matthews" w:date="2021-05-18T16:01:00Z">
        <w:r w:rsidR="00E41A60" w:rsidRPr="00C421D6" w:rsidDel="00602365">
          <w:rPr>
            <w:noProof/>
            <w:lang w:val="en-GB"/>
          </w:rPr>
          <w:delText>IPCC, 1995a)</w:delText>
        </w:r>
      </w:del>
      <w:r w:rsidR="00E41A60">
        <w:fldChar w:fldCharType="end"/>
      </w:r>
      <w:r w:rsidR="00E41A60" w:rsidRPr="00C421D6">
        <w:rPr>
          <w:lang w:val="en-GB"/>
        </w:rPr>
        <w:t xml:space="preserve"> </w:t>
      </w:r>
      <w:r w:rsidRPr="00C421D6">
        <w:rPr>
          <w:lang w:val="en-GB"/>
        </w:rPr>
        <w:t>informed governments in negotiating the Kyoto Protocol (1997), the first major agreement focusing on mitigation under the UNFCCC. The Third Assessment report (TAR,</w:t>
      </w:r>
      <w:r w:rsidR="00E41A60" w:rsidRPr="00C421D6">
        <w:rPr>
          <w:lang w:val="en-GB"/>
        </w:rPr>
        <w:t xml:space="preserve"> </w:t>
      </w:r>
      <w:r w:rsidR="00E41A60">
        <w:fldChar w:fldCharType="begin" w:fldLock="1"/>
      </w:r>
      <w:r w:rsidR="00A94565">
        <w:rPr>
          <w:lang w:val="en-GB"/>
        </w:rPr>
        <w:instrText>ADDIN CSL_CITATION { "citationItems" : [ { "id" : "ITEM-1", "itemData" : { "DOI" : "https://www.ipcc.ch/report/ar3/wg1", "ISBN" : "0521807670", "author" : [ { "dropping-particle" : "", "family" : "IPCC", "given" : "", "non-dropping-particle" : "", "parse-names" : false, "suffix" : "" } ], "editor" : [ { "dropping-particle" : "", "family" : "Houghton", "given" : "J. T.", "non-dropping-particle" : "", "parse-names" : false, "suffix" : "" }, { "dropping-particle" : "", "family" : "Ding", "given" : "Y.", "non-dropping-particle" : "", "parse-names" : false, "suffix" : "" }, { "dropping-particle" : "", "family" : "Griggs", "given" : "D. J.", "non-dropping-particle" : "", "parse-names" : false, "suffix" : "" }, { "dropping-particle" : "", "family" : "Noguer", "given" : "M.", "non-dropping-particle" : "", "parse-names" : false, "suffix" : "" }, { "dropping-particle" : "", "family" : "Linden", "given" : "P. J.", "non-dropping-particle" : "van der", "parse-names" : false, "suffix" : "" }, { "dropping-particle" : "", "family" : "Dai", "given" : "X.", "non-dropping-particle" : "", "parse-names" : false, "suffix" : "" }, { "dropping-particle" : "", "family" : "Maskell", "given" : "K.", "non-dropping-particle" : "", "parse-names" : false, "suffix" : "" }, { "dropping-particle" : "", "family" : "Johnson", "given" : "C. A.", "non-dropping-particle" : "", "parse-names" : false, "suffix" : "" } ], "id" : "ITEM-1", "issued" : { "date-parts" : [ [ "2001" ] ] }, "number-of-pages" : "881", "publisher" : "Cambridge University Press", "publisher-place" : "Cambridge, United Kingdom and New York, NY, USA", "title" : "Climate Change 2001: The Scientific Basis. Contribution of Working Group I to the Third Assessment Report of the Intergovernmental Panel on Climate Change", "translator" : [ { "dropping-particle" : "", "family" : "H3611", "given" : "Rt12", "non-dropping-particle" : "", "parse-names" : false, "suffix" : "" } ], "type" : "report" }, "uris" : [ "http://www.mendeley.com/documents/?uuid=bc3efbf9-4ce7-4aed-a33b-05e8760b6b34" ] } ], "mendeley" : { "formattedCitation" : "(IPCC, 2001a)", "manualFormatting" : "IPCC, 2001a)", "plainTextFormattedCitation" : "(IPCC, 2001a)", "previouslyFormattedCitation" : "(IPCC, 2001a)" }, "properties" : { "noteIndex" : 0 }, "schema" : "https://github.com/citation-style-language/schema/raw/master/csl-citation.json" }</w:instrText>
      </w:r>
      <w:r w:rsidR="00E41A60">
        <w:fldChar w:fldCharType="separate"/>
      </w:r>
      <w:ins w:id="777" w:author="Robin Matthews" w:date="2021-05-18T16:01:00Z">
        <w:r w:rsidR="00602365">
          <w:rPr>
            <w:noProof/>
            <w:lang w:val="en-GB"/>
          </w:rPr>
          <w:t>IPCC, 2001a)</w:t>
        </w:r>
      </w:ins>
      <w:del w:id="778" w:author="Robin Matthews" w:date="2021-05-18T16:01:00Z">
        <w:r w:rsidR="00E41A60" w:rsidRPr="00C421D6" w:rsidDel="00602365">
          <w:rPr>
            <w:noProof/>
            <w:lang w:val="en-GB"/>
          </w:rPr>
          <w:delText>IPCC, 2001a)</w:delText>
        </w:r>
      </w:del>
      <w:r w:rsidR="00E41A60">
        <w:fldChar w:fldCharType="end"/>
      </w:r>
      <w:r w:rsidR="00C60BC8" w:rsidRPr="00C421D6">
        <w:rPr>
          <w:lang w:val="en-GB"/>
        </w:rPr>
        <w:t xml:space="preserve"> </w:t>
      </w:r>
      <w:r w:rsidRPr="00C421D6">
        <w:rPr>
          <w:lang w:val="en-GB"/>
        </w:rPr>
        <w:t xml:space="preserve">highlighted the impacts of climate change and </w:t>
      </w:r>
      <w:ins w:id="779" w:author="Ian Blenkinsop" w:date="2021-07-01T13:30:00Z">
        <w:r w:rsidR="00E66F47">
          <w:rPr>
            <w:lang w:val="en-GB"/>
          </w:rPr>
          <w:t xml:space="preserve">the </w:t>
        </w:r>
      </w:ins>
      <w:r w:rsidRPr="00C421D6">
        <w:rPr>
          <w:lang w:val="en-GB"/>
        </w:rPr>
        <w:t>need for adaptation</w:t>
      </w:r>
      <w:ins w:id="780" w:author="Ian Blenkinsop" w:date="2021-07-01T13:30:00Z">
        <w:r w:rsidR="00E66F47">
          <w:rPr>
            <w:lang w:val="en-GB"/>
          </w:rPr>
          <w:t>,</w:t>
        </w:r>
      </w:ins>
      <w:r w:rsidRPr="00C421D6">
        <w:rPr>
          <w:lang w:val="en-GB"/>
        </w:rPr>
        <w:t xml:space="preserve"> and introduced the treatment of new topics such as policy and governance in IPCC reports. The Fourth and Fifth Assessment Reports</w:t>
      </w:r>
      <w:r w:rsidR="00E41A60" w:rsidRPr="00C421D6">
        <w:rPr>
          <w:lang w:val="en-GB"/>
        </w:rPr>
        <w:t xml:space="preserve"> (AR4, </w:t>
      </w:r>
      <w:r w:rsidR="00E41A60">
        <w:fldChar w:fldCharType="begin" w:fldLock="1"/>
      </w:r>
      <w:r w:rsidR="00A94565">
        <w:rPr>
          <w:lang w:val="en-GB"/>
        </w:rPr>
        <w:instrText>ADDIN CSL_CITATION { "citationItems" : [ { "id" : "ITEM-1", "itemData" : { "DOI" : "https://www.ipcc.ch/report/ar4/wg1", "ISBN" : "9780521880091", "author" : [ { "dropping-particle" : "", "family" : "IPCC", "given" : "", "non-dropping-particle" : "", "parse-names" : false, "suffix" : "" } ],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"number-of-pages" : "996", "publisher" : "Cambridge University Press", "publisher-place" : "Cambridge, United Kingdom and New York, NY, USA", "title" : "Climate Change 2007: The Physical Science Basis. Contribution of Working Group I to the Fourth Assessment Report of the Intergovernmental Panel on Climate Change", "translator" : [ { "dropping-particle" : "", "family" : "H3370", "given" : "Rt12", "non-dropping-particle" : "", "parse-names" : false, "suffix" : "" } ], "type" : "report" }, "uris" : [ "http://www.mendeley.com/documents/?uuid=0895601f-c83b-4fde-a42b-738333a2b21b" ] } ], "mendeley" : { "formattedCitation" : "(IPCC, 2007a)", "manualFormatting" : "IPCC, 2007a", "plainTextFormattedCitation" : "(IPCC, 2007a)", "previouslyFormattedCitation" : "(IPCC, 2007a)" }, "properties" : { "noteIndex" : 0 }, "schema" : "https://github.com/citation-style-language/schema/raw/master/csl-citation.json" }</w:instrText>
      </w:r>
      <w:r w:rsidR="00E41A60">
        <w:fldChar w:fldCharType="separate"/>
      </w:r>
      <w:ins w:id="781" w:author="Robin Matthews" w:date="2021-05-18T16:01:00Z">
        <w:r w:rsidR="00602365">
          <w:rPr>
            <w:noProof/>
            <w:lang w:val="en-GB"/>
          </w:rPr>
          <w:t>IPCC, 2007a</w:t>
        </w:r>
      </w:ins>
      <w:del w:id="782" w:author="Robin Matthews" w:date="2021-05-18T16:01:00Z">
        <w:r w:rsidR="00E41A60" w:rsidRPr="00C421D6" w:rsidDel="00602365">
          <w:rPr>
            <w:noProof/>
            <w:lang w:val="en-GB"/>
          </w:rPr>
          <w:delText>IPCC, 2007a</w:delText>
        </w:r>
      </w:del>
      <w:r w:rsidR="00E41A60">
        <w:fldChar w:fldCharType="end"/>
      </w:r>
      <w:r w:rsidR="00E41A60" w:rsidRPr="00C421D6">
        <w:rPr>
          <w:lang w:val="en-GB"/>
        </w:rPr>
        <w:t xml:space="preserve">; AR5, </w:t>
      </w:r>
      <w:r w:rsidR="00E41A60">
        <w:fldChar w:fldCharType="begin" w:fldLock="1"/>
      </w:r>
      <w:r w:rsidR="00A94565">
        <w:rPr>
          <w:lang w:val="en-GB"/>
        </w:rPr>
        <w:instrText>ADDIN CSL_CITATION { "citationItems" : [ { "id" : "ITEM-1", "itemData" : { "DOI" : "10.1017/CBO9781107415324.004", "ISBN" : "9781107661820", "author" : [ { "dropping-particle" : "", "family" : "IPCC", "given" : "", "non-dropping-particle" : "", "parse-names" : false, "suffix" : "" } ],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"number-of-pages" : "1535", "publisher" : "Cambridge University Press", "publisher-place" : "Cambridge, United Kingdom and New York, NY, USA", "title" : "Climate Change 2013: The Physical Science Basis. Contribution of Working Group I to the Fifth Assessment Report of the Intergovernmental Panel on Climate Change", "translator" : [ { "dropping-particle" : "", "family" : "H4704", "given" : "Rt12", "non-dropping-particle" : "", "parse-names" : false, "suffix" : "" } ], "type" : "report" }, "uris" : [ "http://www.mendeley.com/documents/?uuid=20985b92-cfdd-47ac-93e2-af70e27d838b" ] } ], "mendeley" : { "formattedCitation" : "(IPCC, 2013a)", "manualFormatting" : "IPCC, 2013a)", "plainTextFormattedCitation" : "(IPCC, 2013a)", "previouslyFormattedCitation" : "(IPCC, 2013a)" }, "properties" : { "noteIndex" : 0 }, "schema" : "https://github.com/citation-style-language/schema/raw/master/csl-citation.json" }</w:instrText>
      </w:r>
      <w:r w:rsidR="00E41A60">
        <w:fldChar w:fldCharType="separate"/>
      </w:r>
      <w:ins w:id="783" w:author="Robin Matthews" w:date="2021-05-18T16:01:00Z">
        <w:r w:rsidR="00602365">
          <w:rPr>
            <w:noProof/>
            <w:lang w:val="en-GB"/>
          </w:rPr>
          <w:t>IPCC, 2013a)</w:t>
        </w:r>
      </w:ins>
      <w:del w:id="784" w:author="Robin Matthews" w:date="2021-05-18T16:01:00Z">
        <w:r w:rsidR="00E41A60" w:rsidRPr="00C421D6" w:rsidDel="00602365">
          <w:rPr>
            <w:noProof/>
            <w:lang w:val="en-GB"/>
          </w:rPr>
          <w:delText>IPCC, 2013a)</w:delText>
        </w:r>
      </w:del>
      <w:r w:rsidR="00E41A60">
        <w:fldChar w:fldCharType="end"/>
      </w:r>
      <w:r w:rsidR="00E41A60" w:rsidRPr="00C421D6">
        <w:rPr>
          <w:lang w:val="en-GB"/>
        </w:rPr>
        <w:t xml:space="preserve"> </w:t>
      </w:r>
      <w:r w:rsidRPr="00C421D6">
        <w:rPr>
          <w:lang w:val="en-GB"/>
        </w:rPr>
        <w:t xml:space="preserve">provided the scientific background for the second major agreement under the UNFCCC: the Paris Agreement (2015), which entered into force in 2016.  </w:t>
      </w:r>
    </w:p>
    <w:p w14:paraId="0C3B1E48" w14:textId="77777777" w:rsidR="0079149B" w:rsidRPr="00C421D6" w:rsidRDefault="0079149B" w:rsidP="0036671B">
      <w:pPr>
        <w:pStyle w:val="AR6BodyText"/>
        <w:rPr>
          <w:highlight w:val="white"/>
          <w:lang w:val="en-GB"/>
        </w:rPr>
      </w:pPr>
    </w:p>
    <w:p w14:paraId="530576D0" w14:textId="479B5A1A" w:rsidR="0079149B" w:rsidRPr="00C421D6" w:rsidRDefault="0079149B" w:rsidP="0036671B">
      <w:pPr>
        <w:pStyle w:val="AR6BodyText"/>
        <w:rPr>
          <w:lang w:val="en-GB"/>
        </w:rPr>
      </w:pPr>
      <w:r w:rsidRPr="00C421D6">
        <w:rPr>
          <w:b/>
          <w:lang w:val="en-GB"/>
        </w:rPr>
        <w:t>The Paris Agreement (PA)</w:t>
      </w:r>
      <w:r w:rsidRPr="00E66F47">
        <w:rPr>
          <w:b/>
          <w:bCs/>
          <w:lang w:val="en-GB"/>
          <w:rPrChange w:id="785" w:author="Ian Blenkinsop" w:date="2021-07-01T13:30:00Z">
            <w:rPr>
              <w:lang w:val="en-GB"/>
            </w:rPr>
          </w:rPrChange>
        </w:rPr>
        <w:t>.</w:t>
      </w:r>
      <w:r w:rsidRPr="00C421D6">
        <w:rPr>
          <w:lang w:val="en-GB"/>
        </w:rPr>
        <w:t xml:space="preserve"> </w:t>
      </w:r>
      <w:r w:rsidRPr="00430A84">
        <w:rPr>
          <w:lang w:val="en-GB"/>
        </w:rPr>
        <w:t>Parties to the PA commit to the goal of limiting global average temperature increase to ‘well below 2°C above pre-industrial levels, and to pursue efforts to limit the temperature increase to 1.5°C in order to ‘significantly reduce the risks and impacts of climate change’.</w:t>
      </w:r>
      <w:bookmarkStart w:id="786" w:name="_Hlk65613214"/>
      <w:bookmarkStart w:id="787" w:name="_Hlk65613240"/>
      <w:r w:rsidRPr="00430A84">
        <w:rPr>
          <w:lang w:val="en-GB"/>
        </w:rPr>
        <w:t xml:space="preserve"> </w:t>
      </w:r>
      <w:bookmarkEnd w:id="786"/>
      <w:r w:rsidRPr="00C421D6">
        <w:rPr>
          <w:lang w:val="en-GB"/>
        </w:rPr>
        <w:t>In AR6, as in many previous IPCC reports, observations and projections of changes in global temperature are expressed relative to 1850</w:t>
      </w:r>
      <w:del w:id="788" w:author="Ian Blenkinsop" w:date="2021-07-01T13:34:00Z">
        <w:r w:rsidRPr="00C421D6" w:rsidDel="00360F7D">
          <w:rPr>
            <w:lang w:val="en-GB"/>
          </w:rPr>
          <w:delText>-</w:delText>
        </w:r>
      </w:del>
      <w:ins w:id="789" w:author="Ian Blenkinsop" w:date="2021-07-01T13:34:00Z">
        <w:r w:rsidR="00360F7D">
          <w:rPr>
            <w:lang w:val="en-GB"/>
          </w:rPr>
          <w:t>–</w:t>
        </w:r>
      </w:ins>
      <w:r w:rsidRPr="00C421D6">
        <w:rPr>
          <w:lang w:val="en-GB"/>
        </w:rPr>
        <w:t>1900 as an approximation for pre-industrial levels (Cross-Chapter Box</w:t>
      </w:r>
      <w:r w:rsidR="007009D9" w:rsidRPr="00C421D6">
        <w:rPr>
          <w:lang w:val="en-GB"/>
        </w:rPr>
        <w:t xml:space="preserve"> 1.2</w:t>
      </w:r>
      <w:r w:rsidRPr="00C421D6">
        <w:rPr>
          <w:lang w:val="en-GB"/>
        </w:rPr>
        <w:t>).</w:t>
      </w:r>
    </w:p>
    <w:p w14:paraId="13ABEE6B" w14:textId="77777777" w:rsidR="0079149B" w:rsidRPr="00C421D6" w:rsidRDefault="0079149B" w:rsidP="0036671B">
      <w:pPr>
        <w:pStyle w:val="AR6BodyText"/>
        <w:rPr>
          <w:lang w:val="en-GB"/>
        </w:rPr>
      </w:pPr>
    </w:p>
    <w:p w14:paraId="45E64514" w14:textId="2CAB1EB9" w:rsidR="0079149B" w:rsidRPr="00C421D6" w:rsidRDefault="0079149B" w:rsidP="0036671B">
      <w:pPr>
        <w:pStyle w:val="AR6BodyText"/>
        <w:rPr>
          <w:lang w:val="en-GB"/>
        </w:rPr>
      </w:pPr>
      <w:r w:rsidRPr="00C421D6">
        <w:rPr>
          <w:lang w:val="en-GB"/>
        </w:rPr>
        <w:t xml:space="preserve">The PA further addresses mitigation (Article 4) and adaptation to climate change (Article 7), as well as loss and damage (Article 8), through the mechanisms of finance (Article 9), technology development and transfer (Article 10), capacity-building (Article 11) and education (Article 12). </w:t>
      </w:r>
      <w:bookmarkEnd w:id="787"/>
      <w:r w:rsidRPr="00C421D6">
        <w:rPr>
          <w:lang w:val="en-GB"/>
        </w:rPr>
        <w:t>To reach its long-term temperature goal, the PA recommends ‘achieving a balance between anthropogenic emissions by sources and removals by sinks of greenhouse gases in the second half of this century’, a state commonly described as ‘net zero’ emissions (Article 4) (</w:t>
      </w:r>
      <w:commentRangeStart w:id="790"/>
      <w:r w:rsidRPr="00C421D6">
        <w:rPr>
          <w:lang w:val="en-GB"/>
        </w:rPr>
        <w:t>Section 6</w:t>
      </w:r>
      <w:commentRangeEnd w:id="790"/>
      <w:r w:rsidR="00360F7D">
        <w:rPr>
          <w:rStyle w:val="CommentReference"/>
        </w:rPr>
        <w:commentReference w:id="790"/>
      </w:r>
      <w:del w:id="791" w:author="Ian Blenkinsop" w:date="2021-07-12T14:01:00Z">
        <w:r w:rsidRPr="00C421D6" w:rsidDel="00795D45">
          <w:rPr>
            <w:lang w:val="en-GB"/>
          </w:rPr>
          <w:delText xml:space="preserve">, </w:delText>
        </w:r>
      </w:del>
      <w:ins w:id="792" w:author="Ian Blenkinsop" w:date="2021-07-12T14:01:00Z">
        <w:r w:rsidR="00795D45">
          <w:rPr>
            <w:lang w:val="en-GB"/>
          </w:rPr>
          <w:t xml:space="preserve"> and</w:t>
        </w:r>
        <w:r w:rsidR="00795D45" w:rsidRPr="00C421D6">
          <w:rPr>
            <w:lang w:val="en-GB"/>
          </w:rPr>
          <w:t xml:space="preserve"> </w:t>
        </w:r>
      </w:ins>
      <w:r w:rsidRPr="00C421D6">
        <w:rPr>
          <w:lang w:val="en-GB"/>
        </w:rPr>
        <w:t xml:space="preserve">Box </w:t>
      </w:r>
      <w:r w:rsidR="007009D9" w:rsidRPr="00C421D6">
        <w:rPr>
          <w:lang w:val="en-GB"/>
        </w:rPr>
        <w:t>1.4</w:t>
      </w:r>
      <w:r w:rsidRPr="00C421D6">
        <w:rPr>
          <w:lang w:val="en-GB"/>
        </w:rPr>
        <w:t xml:space="preserve">). Each Party to the PA is required to submit a Nationally Determined Contribution (NDC) and pursue, on a voluntary basis, domestic mitigation measures with the aim of achieving the objectives of its NDC (Article 4). </w:t>
      </w:r>
    </w:p>
    <w:p w14:paraId="2DF4F1AD" w14:textId="77777777" w:rsidR="0079149B" w:rsidRPr="00C421D6" w:rsidRDefault="0079149B" w:rsidP="0036671B">
      <w:pPr>
        <w:pStyle w:val="AR6BodyText"/>
        <w:rPr>
          <w:lang w:val="en-GB"/>
        </w:rPr>
      </w:pPr>
    </w:p>
    <w:p w14:paraId="28E8326C" w14:textId="369D5AD7" w:rsidR="0079149B" w:rsidRPr="00C421D6" w:rsidRDefault="0079149B" w:rsidP="0036671B">
      <w:pPr>
        <w:pStyle w:val="AR6BodyText"/>
        <w:rPr>
          <w:lang w:val="en-GB"/>
        </w:rPr>
      </w:pPr>
      <w:r w:rsidRPr="00C421D6">
        <w:rPr>
          <w:lang w:val="en-GB"/>
        </w:rPr>
        <w:t xml:space="preserve">Numerous studies of the NDCs submitted since adoption of the PA in 2015 </w:t>
      </w:r>
      <w:r w:rsidRPr="00BC5722">
        <w:fldChar w:fldCharType="begin" w:fldLock="1"/>
      </w:r>
      <w:r w:rsidR="008E52F9">
        <w:rPr>
          <w:lang w:val="en-GB"/>
        </w:rPr>
        <w:instrText>ADDIN CSL_CITATION { "citationItems" : [ { "id" : "ITEM-1", "itemData" : { "DOI" : "10.1126/science.aad5761", "ISSN" : "0036-8075", "author" : [ { "dropping-particle" : "", "family" : "Fawcett", "given" : "A. A.", "non-dropping-particle" : "", "parse-names" : false, "suffix" : "" }, { "dropping-particle" : "", "family" : "Iyer", "given" : "G. C.", "non-dropping-particle" : "", "parse-names" : false, "suffix" : "" }, { "dropping-particle" : "", "family" : "Clarke", "given" : "L. E.", "non-dropping-particle" : "", "parse-names" : false, "suffix" : "" }, { "dropping-particle" : "", "family" : "Edmonds", "given" : "J. A.", "non-dropping-particle" : "", "parse-names" : false, "suffix" : "" }, { "dropping-particle" : "", "family" : "Hultman", "given" : "N. E.", "non-dropping-particle" : "", "parse-names" : false, "suffix" : "" }, { "dropping-particle" : "", "family" : "McJeon", "given" : "H. C.", "non-dropping-particle" : "", "parse-names" : false, "suffix" : "" }, { "dropping-particle" : "", "family" : "Rogelj", "given" : "J.", "non-dropping-particle" : "", "parse-names" : false, "suffix" : "" }, { "dropping-particle" : "", "family" : "Schuler", "given" : "R.", "non-dropping-particle" : "", "parse-names" : false, "suffix" : "" }, { "dropping-particle" : "", "family" : "Alsalam", "given" : "J.", "non-dropping-particle" : "", "parse-names" : false, "suffix" : "" }, { "dropping-particle" : "", "family" : "Asrar", "given" : "G. R.", "non-dropping-particle" : "", "parse-names" : false, "suffix" : "" }, { "dropping-particle" : "", "family" : "Creason", "given" : "J.", "non-dropping-particle" : "", "parse-names" : false, "suffix" : "" }, { "dropping-particle" : "", "family" : "Jeong", "given" : "M.", "non-dropping-particle" : "", "parse-names" : false, "suffix" : "" }, { "dropping-particle" : "", "family" : "McFarland", "given" : "J.", "non-dropping-particle" : "", "parse-names" : false, "suffix" : "" }, { "dropping-particle" : "", "family" : "Mundra", "given" : "A.", "non-dropping-particle" : "", "parse-names" : false, "suffix" : "" }, { "dropping-particle" : "", "family" : "Shi", "given" : "W.", "non-dropping-particle" : "", "parse-names" : false, "suffix" : "" } ], "container-title" : "Science", "id" : "ITEM-1", "issue" : "6265", "issued" : { "date-parts" : [ [ "2015", "12", "4" ] ] }, "page" : "1168-1169", "title" : "Can Paris pledges avert severe climate change?", "translator" : [ { "dropping-particle" : "", "family" : "H3918", "given" : "", "non-dropping-particle" : "", "parse-names" : false, "suffix" : "" } ], "type" : "article-journal", "volume" : "350" }, "uris" : [ "http://www.mendeley.com/documents/?uuid=455030d5-fae0-4dcd-b758-926870fa0298" ] }, { "id" : "ITEM-2", "itemData" : { "DOI" : "https://unfccc.int/documents/8707", "abstract" : "This report summarizes the face-to-face dialogue between over 70 experts and Parties on: the adequacy of the long-term global goal in the light of the ultimate objective of the Convention; and the overall progress made towards achieving the long-term global goal, including a consideration of the commitments under the Convention. It includes a technical summary and a compilation of the summary reports on the four sessions of the structured expert dialogue (SED). The technical summary synthesizes the work done by the SED and includes 10 messages capturing the key findings from its sessions.", "author" : [ { "dropping-particle" : "", "family" : "UNFCCC", "given" : "", "non-dropping-particle" : "", "parse-names" : false, "suffix" : "" } ], "collection-title" : "FCCC/SB/2015/INF.1", "id" : "ITEM-2", "issued" : { "date-parts" : [ [ "2015" ] ] }, "number-of-pages" : "182", "publisher" : "Subsidiary Body for Implementation (SBI) and Subsidiary Body for Scientific and Technological Advice (SBSTA), United Nations Framework Convention on Climate Change (UNFCCC)", "title" : "Report on the Structured Expert Dialogue on the 2013\u20132015 Review. Note by the co-facilitators of the structured expert dialogue", "translator" : [ { "dropping-particle" : "", "family" : "H4080", "given" : "Rt7", "non-dropping-particle" : "", "parse-names" : false, "suffix" : "" } ], "type" : "report" }, "uris" : [ "http://www.mendeley.com/documents/?uuid=19257849-b184-4836-9887-8c1b8d3fd02c" ] }, { "id" : "ITEM-3", "itemData" : { "DOI" : "10.1111/1758-5899.12295", "ISSN" : "17585880", "author" : [ { "dropping-particle" : "", "family" : "Lomborg", "given" : "Bjorn", "non-dropping-particle" : "", "parse-names" : false, "suffix" : "" } ], "container-title" : "Global Policy", "id" : "ITEM-3", "issue" : "1", "issued" : { "date-parts" : [ [ "2016", "2" ] ] }, "note" : "Times cited: 13", "page" : "109-118", "publisher" : "Wiley", "title" : "Impact of Current Climate Proposals", "translator" : [ { "dropping-particle" : "", "family" : "H3759", "given" : "", "non-dropping-particle" : "", "parse-names" : false, "suffix" : "" } ], "type" : "article-journal", "volume" : "7" }, "uris" : [ "http://www.mendeley.com/documents/?uuid=37a435fa-9cd6-4342-a46a-e7df113e933d" ] }, { "id" : "ITEM-4", "itemData" : { "DOI" : "10.1038/nature18307", "ISBN" : "0028-0836", "ISSN" : "0028-0836", "PMID" : "27357792", "abstract" : "The Paris climate agreement aims at holding global warming to well below 2 degrees Celsius and to \u201cpursue efforts\u201d to limit it to 1.5 degrees Celsius. To accomplish this, countries have submitted Intended Nationally Determined Contributions (INDCs) outlining their post-2020 climate action. Here we assess the effect of current INDCs on reducing aggregate greenhouse gas emissions, its implications for achieving the temperature objective of the Paris climate agreement, and potential options for overachievement. The INDCs collectively lower greenhouse gas emissions compared to where current policies stand, but still imply a median warming of 2.6\u20133.1 degrees Celsius by 2100. More can be achieved, because the agreement stipulates that targets for reducing greenhouse gas emissions are strengthened over time, both in ambition and scope. Substantial enhancement or over-delivery on current INDCs by additional national, sub-national and non-state actions is required to maintain a reasonable chance of meeting the target of keeping warming well below 2 degrees Celsius.", "author" : [ { "dropping-particle" : "", "family" : "Rogelj", "given" : "Joeri", "non-dropping-particle" : "", "parse-names" : false, "suffix" : "" }, { "dropping-particle" : "", "family" : "Elzen", "given" : "Michel", "non-dropping-particle" : "den", "parse-names" : false, "suffix" : "" }, { "dropping-particle" : "", "family" : "H\u00f6hne", "given" : "Niklas", "non-dropping-particle" : "", "parse-names" : false, "suffix" : "" }, { "dropping-particle" : "", "family" : "Fransen", "given" : "Taryn", "non-dropping-particle" : "", "parse-names" : false, "suffix" : "" }, { "dropping-particle" : "", "family" : "Fekete", "given" : "Hanna", "non-dropping-particle" : "", "parse-names" : false, "suffix" : "" }, { "dropping-particle" : "", "family" : "Winkler", "given" : "Harald", "non-dropping-particle" : "", "parse-names" : false, "suffix" : "" }, { "dropping-particle" : "", "family" : "Schaeffer", "given" : "Roberto", "non-dropping-particle" : "", "parse-names" : false, "suffix" : "" }, { "dropping-particle" : "", "family" : "Sha", "given" : "Fu", "non-dropping-particle" : "", "parse-names" : false, "suffix" : "" }, { "dropping-particle" : "", "family" : "Riahi", "given" : "Keywan", "non-dropping-particle" : "", "parse-names" : false, "suffix" : "" }, { "dropping-particle" : "", "family" : "Meinshausen", "given" : "Malte", "non-dropping-particle" : "", "parse-names" : false, "suffix" : "" } ], "container-title" : "Nature", "id" : "ITEM-4", "issue" : "7609", "issued" : { "date-parts" : [ [ "2016", "6", "29" ] ] }, "page" : "631-639", "title" : "Paris Agreement climate proposals need a boost to keep warming well below 2 \u00b0C", "translator" : [ { "dropping-particle" : "", "family" : "H96", "given" : "", "non-dropping-particle" : "", "parse-names" : false, "suffix" : "" } ], "type" : "article-journal", "volume" : "534" }, "uris" : [ "http://www.mendeley.com/documents/?uuid=24337725-75b9-41f4-aff1-4b0aa2fcab73" ] }, { "id" : "ITEM-5", "itemData" : { "DOI" : "10.1038/ncomms15748", "author" : [ { "dropping-particle" : "", "family" : "Rogelj", "given" : "Joeri", "non-dropping-particle" : "", "parse-names" : false, "suffix" : "" }, { "dropping-particle" : "", "family" : "Fricko", "given" : "Oliver", "non-dropping-particle" : "", "parse-names" : false, "suffix" : "" }, { "dropping-particle" : "", "family" : "Meinshausen", "given" : "Malte", "non-dropping-particle" : "", "parse-names" : false, "suffix" : "" }, { "dropping-particle" : "", "family" : "Krey", "given" : "Volker", "non-dropping-particle" : "", "parse-names" : false, "suffix" : "" }, { "dropping-particle" : "", "family" : "Zilliacus", "given" : "Johanna J J", "non-dropping-particle" : "", "parse-names" : false, "suffix" : "" }, { "dropping-particle" : "", "family" : "Riahi", "given" : "Keywan", "non-dropping-particle" : "", "parse-names" : false, "suffix" : "" } ], "container-title" : "Nature Communications", "id" : "ITEM-5", "issue" : "1", "issued" : { "date-parts" : [ [ "2017" ] ] }, "note" : "Times cited: 32", "publisher" : "Springer Science and Business Media LLC", "title" : "Understanding the origin of Paris Agreement emission uncertainties", "translator" : [ { "dropping-particle" : "", "family" : "H3944", "given" : "", "non-dropping-particle" : "", "parse-names" : false, "suffix" : "" } ], "type" : "article-journal", "volume" : "8" }, "uris" : [ "http://www.mendeley.com/documents/?uuid=8cc16571-2672-4453-9a1d-3fab41c179d9" ] }, { "id" : "ITEM-6", "itemData" : { "DOI" : "https://unfccc.int/sites/default/files/resource/docs/2016/cop22/eng/02.pdf", "abstract" : "This synthesis report on the aggregate effect of the 161 intended nationally determined contributions (INDCs) communicated by 189 Parties by 4 April 2016 provides estimates of the aggregate greenhouse gas emission levels in 2025 and 2030 resulting from the implementation of those INDCs. Those levels are compared with the emission levels in 1990, 2000 and 2010 as well as with emission trajectories consistent with (1) action communicated by Parties for the pre-2020 period and (2) holding the average global temperature rise below 2 \u00baC and 1.5 \u00baC above pre-industrial levels. This document identifies and discusses trends that indicate opportunities for enhanced action to address climate change in the longer term. In addition, it synthesizes information relating to adaptation, which was included in the INDCs communicated by 137 Parties.", "author" : [ { "dropping-particle" : "", "family" : "UNFCCC", "given" : "", "non-dropping-particle" : "", "parse-names" : false, "suffix" : "" } ], "collection-title" : "FCCC/CP/2016/2", "id" : "ITEM-6", "issued" : { "date-parts" : [ [ "2016" ] ] }, "number-of-pages" : "75", "publisher" : "United Nations Framework Convention on Climate Change (UNFCCC)", "title" : "Aggregate effect of the Intended Nationally Determined Contributions: An Update \u2013 Synthesis Report by the Secretariat", "translator" : [ { "dropping-particle" : "", "family" : "H3638", "given" : "Rt7", "non-dropping-particle" : "", "parse-names" : false, "suffix" : "" } ], "type" : "report" }, "uris" : [ "http://www.mendeley.com/documents/?uuid=9dfddfd4-1286-3271-8df3-d73e268110e2" ] }, { "id" : "ITEM-7", "itemData" : { "DOI" : "10.1088/1748-9326/aaa0b9", "ISSN" : "1748-9326", "author" : [ { "dropping-particle" : "", "family" : "Benveniste", "given" : "H\u00e9l\u00e8ne", "non-dropping-particle" : "", "parse-names" : false, "suffix" : "" }, { "dropping-particle" : "", "family" : "Boucher", "given" : "Olivier", "non-dropping-particle" : "", "parse-names" : false, "suffix" : "" }, { "dropping-particle" : "", "family" : "Guivarch", "given" : "C\u00e9line", "non-dropping-particle" : "", "parse-names" : false, "suffix" : "" }, { "dropping-particle" : "Le", "family" : "Treut", "given" : "Herv\u00e9", "non-dropping-particle" : "", "parse-names" : false, "suffix" : "" }, { "dropping-particle" : "", "family" : "Criqui", "given" : "Patrick", "non-dropping-particle" : "", "parse-names" : false, "suffix" : "" } ], "container-title" : "Environmental Research Letters", "id" : "ITEM-7", "issue" : "1", "issued" : { "date-parts" : [ [ "2018", "1", "1" ] ] }, "note" : "Times cited: 10", "page" : "014022", "publisher" : "IOP Publishing", "title" : "Impacts of nationally determined contributions on 2030 global greenhouse gas emissions: uncertainty analysis and distribution of emissions", "translator" : [ { "dropping-particle" : "", "family" : "H3761", "given" : "", "non-dropping-particle" : "", "parse-names" : false, "suffix" : "" } ], "type" : "article-journal", "volume" : "13" }, "uris" : [ "http://www.mendeley.com/documents/?uuid=7a49915c-377a-42e4-8c57-5db8c824d714" ] }, { "id" : "ITEM-8", "itemData" : { "DOI" : "10.1002/2017EF000781", "ISSN" : "23284277", "author" : [ { "dropping-particle" : "", "family" : "G\u00fctschow", "given" : "Johannes", "non-dropping-particle" : "", "parse-names" : false, "suffix" : "" }, { "dropping-particle" : "", "family" : "Jeffery", "given" : "Mairi Louise", "non-dropping-particle" : "", "parse-names" : false, "suffix" : "" }, { "dropping-particle" : "", "family" : "Schaeffer", "given" : "Michiel", "non-dropping-particle" : "", "parse-names" : false, "suffix" : "" }, { "dropping-particle" : "", "family" : "Hare", "given" : "Bill", "non-dropping-particle" : "", "parse-names" : false, "suffix" : "" } ], "container-title" : "Earth's Future", "id" : "ITEM-8", "issue" : "9", "issued" : { "date-parts" : [ [ "2018", "9" ] ] }, "note" : "Times cited: 2", "page" : "1242-1259", "publisher" : "Wiley", "title" : "Extending Near-Term Emissions Scenarios to Assess Warming Implications of Paris Agreement NDCs", "translator" : [ { "dropping-particle" : "", "family" : "H3943", "given" : "", "non-dropping-particle" : "", "parse-names" : false, "suffix" : "" } ], "type" : "article-journal", "volume" : "6" }, "uris" : [ "http://www.mendeley.com/documents/?uuid=b032ac51-3bb1-4d53-b102-5535ef4fa2ce" ] }, { "id" : "ITEM-9", "itemData" : { "DOI" : "https://www.unep.org/resources/emissions-gap-report-2018", "ISBN" : "978-92-807-3726-4", "abstract" : "This 9th edition of the UN Environment Emissions Gap Report assesses the latest scientific studies on current and estimated future greenhouse gas emissions and compares these with the emission levels permissible for the world to progress on a least-cost pathway to achieve the goals of the Paris Agreement. This difference between \"where we are likely to be and where we need to be\" is known as the 'emissions gap'. As in previous years, the report explores some of the most important options available for countries to bridge the gap.", "author" : [ { "dropping-particle" : "", "family" : "UNEP", "given" : "", "non-dropping-particle" : "", "parse-names" : false, "suffix" : "" } ], "id" : "ITEM-9", "issued" : { "date-parts" : [ [ "2019" ] ] }, "note" : "Times cited: 6", "number-of-pages" : "112", "publisher" : "United Nations Environment Programme (UNEP)", "publisher-place" : "Nairobi, Kenya", "title" : "Emissions Gap Report 2018", "translator" : [ { "dropping-particle" : "", "family" : "H3760", "given" : "Rt7", "non-dropping-particle" : "", "parse-names" : false, "suffix" : "" } ], "type" : "report" }, "uris" : [ "http://www.mendeley.com/documents/?uuid=63f25099-8a00-428d-8504-7465fab15181" ] } ], "mendeley" : { "formattedCitation" : "(Fawcett et al., 2015; UNFCCC, 2015; Lomborg, 2016; Rogelj et al., 2016; UNFCCC, 2016; Rogelj et al., 2017; Benveniste et al., 2018; G\u00fctschow et al., 2018; UNEP, 2019)", "plainTextFormattedCitation" : "(Fawcett et al., 2015; UNFCCC, 2015; Lomborg, 2016; Rogelj et al., 2016; UNFCCC, 2016; Rogelj et al., 2017; Benveniste et al., 2018; G\u00fctschow et al., 2018; UNEP, 2019)", "previouslyFormattedCitation" : "(Fawcett et al., 2015; UNFCCC, 2015a, 2016; Lomborg, 2016; Rogelj et al., 2016, 2017; Benveniste et al., 2018; G\u00fctschow et al., 2018; UNEP, 2019)" }, "properties" : { "noteIndex" : 0 }, "schema" : "https://github.com/citation-style-language/schema/raw/master/csl-citation.json" }</w:instrText>
      </w:r>
      <w:r w:rsidRPr="00BC5722">
        <w:fldChar w:fldCharType="separate"/>
      </w:r>
      <w:r w:rsidR="008E52F9" w:rsidRPr="008E52F9">
        <w:rPr>
          <w:noProof/>
          <w:lang w:val="en-GB"/>
        </w:rPr>
        <w:t>(Fawcett et al., 2015; UNFCCC, 2015; Lomborg, 2016; Rogelj et al., 2016; UNFCCC, 2016; Rogelj et al., 2017; Benveniste et al., 2018; Gütschow et al., 2018; UNEP, 2019)</w:t>
      </w:r>
      <w:r w:rsidRPr="00BC5722">
        <w:fldChar w:fldCharType="end"/>
      </w:r>
      <w:r w:rsidRPr="00C421D6">
        <w:rPr>
          <w:lang w:val="en-GB"/>
        </w:rPr>
        <w:t xml:space="preserve"> conclude that they are insufficient to meet the Paris temperature goal. In the present IPCC Sixth Assessment </w:t>
      </w:r>
      <w:del w:id="793" w:author="Ian Blenkinsop" w:date="2021-06-30T11:31:00Z">
        <w:r w:rsidRPr="00C421D6" w:rsidDel="00375229">
          <w:rPr>
            <w:lang w:val="en-GB"/>
          </w:rPr>
          <w:delText>cycle</w:delText>
        </w:r>
      </w:del>
      <w:ins w:id="794" w:author="Ian Blenkinsop" w:date="2021-06-30T11:31:00Z">
        <w:r w:rsidR="00375229">
          <w:rPr>
            <w:lang w:val="en-GB"/>
          </w:rPr>
          <w:t>C</w:t>
        </w:r>
        <w:r w:rsidR="00375229" w:rsidRPr="00C421D6">
          <w:rPr>
            <w:lang w:val="en-GB"/>
          </w:rPr>
          <w:t>ycle</w:t>
        </w:r>
      </w:ins>
      <w:r w:rsidRPr="00C421D6">
        <w:rPr>
          <w:lang w:val="en-GB"/>
        </w:rPr>
        <w:t>, a Special Report on Global Warming of 1.5°C (SR1.5</w:t>
      </w:r>
      <w:r w:rsidR="00B14506">
        <w:rPr>
          <w:lang w:val="en-GB"/>
        </w:rPr>
        <w:t>,</w:t>
      </w:r>
      <w:r w:rsidR="00CB3230" w:rsidRPr="00C421D6">
        <w:rPr>
          <w:lang w:val="en-GB"/>
        </w:rPr>
        <w:t xml:space="preserve"> </w:t>
      </w:r>
      <w:r w:rsidR="00F81C72">
        <w:fldChar w:fldCharType="begin" w:fldLock="1"/>
      </w:r>
      <w:r w:rsidR="00A94565">
        <w:rPr>
          <w:lang w:val="en-GB"/>
        </w:rPr>
        <w:instrText>ADDIN CSL_CITATION { "citationItems" : [ { "id" : "ITEM-1", "itemData" : { "DOI" : "https://www.ipcc.ch/sr15",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"H2627", "given" : "Rt12", "non-dropping-particle" : "", "parse-names" : false, "suffix" : "" } ], "type" : "report" }, "uris" : [ "http://www.mendeley.com/documents/?uuid=f66dda96-9de8-43b3-bfb8-9baf95af1c24" ] } ], "mendeley" : { "formattedCitation" : "(IPCC, 2018)", "manualFormatting" : "IPCC, 2018)", "plainTextFormattedCitation" : "(IPCC, 2018)", "previouslyFormattedCitation" : "(IPCC, 2018)" }, "properties" : { "noteIndex" : 0 }, "schema" : "https://github.com/citation-style-language/schema/raw/master/csl-citation.json" }</w:instrText>
      </w:r>
      <w:r w:rsidR="00F81C72">
        <w:fldChar w:fldCharType="separate"/>
      </w:r>
      <w:ins w:id="795" w:author="Robin Matthews" w:date="2021-05-18T16:01:00Z">
        <w:r w:rsidR="00602365">
          <w:rPr>
            <w:noProof/>
            <w:lang w:val="en-GB"/>
          </w:rPr>
          <w:t>IPCC, 2018)</w:t>
        </w:r>
      </w:ins>
      <w:del w:id="796" w:author="Robin Matthews" w:date="2021-05-18T16:01:00Z">
        <w:r w:rsidR="00CB3230" w:rsidRPr="00C421D6" w:rsidDel="00602365">
          <w:rPr>
            <w:noProof/>
            <w:lang w:val="en-GB"/>
          </w:rPr>
          <w:delText>IPCC, 2018)</w:delText>
        </w:r>
      </w:del>
      <w:r w:rsidR="00F81C72">
        <w:fldChar w:fldCharType="end"/>
      </w:r>
      <w:r w:rsidRPr="00C421D6">
        <w:rPr>
          <w:lang w:val="en-GB"/>
        </w:rPr>
        <w:t xml:space="preserve"> </w:t>
      </w:r>
      <w:del w:id="797" w:author="Ian Blenkinsop" w:date="2021-07-01T14:17:00Z">
        <w:r w:rsidRPr="00C421D6" w:rsidDel="00124929">
          <w:rPr>
            <w:lang w:val="en-GB"/>
          </w:rPr>
          <w:delText xml:space="preserve">assessed </w:delText>
        </w:r>
      </w:del>
      <w:ins w:id="798" w:author="Ian Blenkinsop" w:date="2021-07-01T14:17:00Z">
        <w:r w:rsidR="00124929">
          <w:rPr>
            <w:lang w:val="en-GB"/>
          </w:rPr>
          <w:t>found</w:t>
        </w:r>
        <w:r w:rsidR="00573FF3">
          <w:rPr>
            <w:lang w:val="en-GB"/>
          </w:rPr>
          <w:t>, with</w:t>
        </w:r>
        <w:r w:rsidR="00124929" w:rsidRPr="00C421D6">
          <w:rPr>
            <w:lang w:val="en-GB"/>
          </w:rPr>
          <w:t xml:space="preserve"> </w:t>
        </w:r>
      </w:ins>
      <w:r w:rsidRPr="00C421D6">
        <w:rPr>
          <w:i/>
          <w:iCs/>
          <w:lang w:val="en-GB"/>
        </w:rPr>
        <w:t>high agreement</w:t>
      </w:r>
      <w:ins w:id="799" w:author="Ian Blenkinsop" w:date="2021-07-01T14:17:00Z">
        <w:r w:rsidR="00573FF3">
          <w:rPr>
            <w:lang w:val="en-GB"/>
          </w:rPr>
          <w:t>,</w:t>
        </w:r>
      </w:ins>
      <w:r w:rsidRPr="00C421D6">
        <w:rPr>
          <w:lang w:val="en-GB"/>
        </w:rPr>
        <w:t xml:space="preserve"> that current NDCs ‘are not in line with pathways that limit warming to 1.5°C by the end of the century</w:t>
      </w:r>
      <w:del w:id="800" w:author="Ian Blenkinsop" w:date="2021-07-01T16:02:00Z">
        <w:r w:rsidRPr="00C421D6" w:rsidDel="00FA3243">
          <w:rPr>
            <w:lang w:val="en-GB"/>
          </w:rPr>
          <w:delText>’</w:delText>
        </w:r>
      </w:del>
      <w:r w:rsidRPr="00C421D6">
        <w:rPr>
          <w:lang w:val="en-GB"/>
        </w:rPr>
        <w:t>.</w:t>
      </w:r>
      <w:ins w:id="801" w:author="Ian Blenkinsop" w:date="2021-07-01T16:02:00Z">
        <w:r w:rsidR="00FA3243" w:rsidRPr="00C421D6">
          <w:rPr>
            <w:lang w:val="en-GB"/>
          </w:rPr>
          <w:t>’</w:t>
        </w:r>
      </w:ins>
      <w:r w:rsidRPr="00C421D6">
        <w:rPr>
          <w:lang w:val="en-GB"/>
        </w:rPr>
        <w:t xml:space="preserve"> The PA includes a ratcheting mechanism designed to increase the ambition of voluntary national pledges over time. Under this mechanism, NDCs will be communicated or updated </w:t>
      </w:r>
      <w:r w:rsidRPr="00C421D6">
        <w:rPr>
          <w:lang w:val="en-GB"/>
        </w:rPr>
        <w:lastRenderedPageBreak/>
        <w:t xml:space="preserve">every five years. Each successive NDC will represent a ‘progression beyond’ the ‘then current’ NDC and reflect the ‘highest possible ambition’ (Article 4). These updates will be informed by a five-yearly periodic review including the </w:t>
      </w:r>
      <w:del w:id="802" w:author="Ian Blenkinsop" w:date="2021-07-01T16:03:00Z">
        <w:r w:rsidRPr="00C421D6" w:rsidDel="00FA3243">
          <w:rPr>
            <w:lang w:val="en-GB"/>
          </w:rPr>
          <w:delText>‘</w:delText>
        </w:r>
      </w:del>
      <w:r w:rsidRPr="00C421D6">
        <w:rPr>
          <w:lang w:val="en-GB"/>
        </w:rPr>
        <w:t>Structured Expert Dialogue</w:t>
      </w:r>
      <w:del w:id="803" w:author="Ian Blenkinsop" w:date="2021-07-01T16:03:00Z">
        <w:r w:rsidRPr="00C421D6" w:rsidDel="00FA3243">
          <w:rPr>
            <w:lang w:val="en-GB"/>
          </w:rPr>
          <w:delText>’</w:delText>
        </w:r>
      </w:del>
      <w:r w:rsidRPr="00C421D6">
        <w:rPr>
          <w:lang w:val="en-GB"/>
        </w:rPr>
        <w:t xml:space="preserve"> (SED), as well as a ‘global stocktake’, to assess collective progress toward achieving the PA long-term goals. These processes will rely upon the assessments prepared during the IPCC </w:t>
      </w:r>
      <w:del w:id="804" w:author="Ian Blenkinsop" w:date="2021-06-30T11:31:00Z">
        <w:r w:rsidRPr="00C421D6" w:rsidDel="00375229">
          <w:rPr>
            <w:lang w:val="en-GB"/>
          </w:rPr>
          <w:delText xml:space="preserve">sixth </w:delText>
        </w:r>
      </w:del>
      <w:ins w:id="805" w:author="Ian Blenkinsop" w:date="2021-06-30T11:31:00Z">
        <w:r w:rsidR="00375229">
          <w:rPr>
            <w:lang w:val="en-GB"/>
          </w:rPr>
          <w:t>S</w:t>
        </w:r>
        <w:r w:rsidR="00375229" w:rsidRPr="00C421D6">
          <w:rPr>
            <w:lang w:val="en-GB"/>
          </w:rPr>
          <w:t xml:space="preserve">ixth </w:t>
        </w:r>
      </w:ins>
      <w:del w:id="806" w:author="Ian Blenkinsop" w:date="2021-06-30T11:31:00Z">
        <w:r w:rsidRPr="00C421D6" w:rsidDel="00375229">
          <w:rPr>
            <w:lang w:val="en-GB"/>
          </w:rPr>
          <w:delText xml:space="preserve">assessment </w:delText>
        </w:r>
      </w:del>
      <w:ins w:id="807" w:author="Ian Blenkinsop" w:date="2021-06-30T11:31:00Z">
        <w:r w:rsidR="00375229">
          <w:rPr>
            <w:lang w:val="en-GB"/>
          </w:rPr>
          <w:t>A</w:t>
        </w:r>
        <w:r w:rsidR="00375229" w:rsidRPr="00C421D6">
          <w:rPr>
            <w:lang w:val="en-GB"/>
          </w:rPr>
          <w:t xml:space="preserve">ssessment </w:t>
        </w:r>
      </w:ins>
      <w:del w:id="808" w:author="Ian Blenkinsop" w:date="2021-06-30T11:31:00Z">
        <w:r w:rsidRPr="00C421D6" w:rsidDel="00375229">
          <w:rPr>
            <w:lang w:val="en-GB"/>
          </w:rPr>
          <w:delText xml:space="preserve">cycle </w:delText>
        </w:r>
      </w:del>
      <w:ins w:id="809" w:author="Ian Blenkinsop" w:date="2021-06-30T11:31:00Z">
        <w:r w:rsidR="00375229">
          <w:rPr>
            <w:lang w:val="en-GB"/>
          </w:rPr>
          <w:t>C</w:t>
        </w:r>
        <w:r w:rsidR="00375229" w:rsidRPr="00C421D6">
          <w:rPr>
            <w:lang w:val="en-GB"/>
          </w:rPr>
          <w:t xml:space="preserve">ycle </w:t>
        </w:r>
      </w:ins>
      <w:r w:rsidRPr="00C421D6">
        <w:rPr>
          <w:lang w:val="en-GB"/>
        </w:rPr>
        <w:t>(</w:t>
      </w:r>
      <w:ins w:id="810" w:author="Ian Blenkinsop" w:date="2021-07-01T14:30:00Z">
        <w:r w:rsidR="00573FF3" w:rsidRPr="00C421D6">
          <w:rPr>
            <w:lang w:val="en-GB"/>
          </w:rPr>
          <w:t>e.g.,</w:t>
        </w:r>
        <w:r w:rsidR="00573FF3">
          <w:rPr>
            <w:lang w:val="en-GB"/>
          </w:rPr>
          <w:t xml:space="preserve"> </w:t>
        </w:r>
      </w:ins>
      <w:ins w:id="811" w:author="Ian Blenkinsop" w:date="2021-07-01T14:23:00Z">
        <w:r w:rsidR="00573FF3" w:rsidRPr="00C421D6">
          <w:rPr>
            <w:lang w:val="en-GB"/>
          </w:rPr>
          <w:t>Cross-Chapter Box 1.1</w:t>
        </w:r>
        <w:r w:rsidR="00573FF3">
          <w:rPr>
            <w:lang w:val="en-GB"/>
          </w:rPr>
          <w:t xml:space="preserve">; </w:t>
        </w:r>
      </w:ins>
      <w:del w:id="812" w:author="Ian Blenkinsop" w:date="2021-07-01T14:30:00Z">
        <w:r w:rsidRPr="00C421D6" w:rsidDel="00573FF3">
          <w:rPr>
            <w:lang w:val="en-GB"/>
          </w:rPr>
          <w:delText xml:space="preserve">e.g., </w:delText>
        </w:r>
      </w:del>
      <w:r>
        <w:fldChar w:fldCharType="begin" w:fldLock="1"/>
      </w:r>
      <w:r w:rsidR="00E81B0B">
        <w:rPr>
          <w:lang w:val="en-GB"/>
        </w:rPr>
        <w:instrText>ADDIN CSL_CITATION { "citationItems" : [ { "id" : "ITEM-1", "itemData" : { "DOI" : "10.1038/nclimate3096", "ISBN" : "1758-678X", "ISSN" : "1758-678X", "abstract" : "The Paris Agreement sets a long-term temperature goal of holding the global average temperature increase to well below 2 \u00b0C, and pursuing efforts to limit this to 1.5 \u00b0C above pre-industrial levels. Here, we present an overview of science and policy aspects related to this goal and analyse the implications for mitigation pathways. We show examples of discernible differences in impacts between 1.5 \u00b0C and 2 \u00b0C warming. At the same time, most available low emission scenarios at least temporarily exceed the 1.5 \u00b0C limit before 2100. The legacy of temperature overshoots and the feasibility of limiting warming to 1.5 \u00b0C, or below, thus become central elements of a post-Paris science agenda. The near-term mitigation targets set by countries for the 2020\u20132030 period are insufficient to secure the achievement of the temperature goal. An increase in mitigation ambition for this period will determine the Agreement\u2019s effectiveness in achieving its temperature goal.", "author" : [ { "dropping-particle" : "", "family" : "Schleussner", "given" : "Carl-Friedrich", "non-dropping-particle" : "", "parse-names" : false, "suffix" : "" }, { "dropping-particle" : "", "family" : "Rogelj", "given" : "Joeri", "non-dropping-particle" : "", "parse-names" : false, "suffix" : "" }, { "dropping-particle" : "", "family" : "Schaeffer", "given" : "Michiel", "non-dropping-particle" : "", "parse-names" : false, "suffix" : "" }, { "dropping-particle" : "", "family" : "Lissner", "given" : "Tabea", "non-dropping-particle" : "", "parse-names" : false, "suffix" : "" }, { "dropping-particle" : "", "family" : "Licker", "given" : "Rachel", "non-dropping-particle" : "", "parse-names" : false, "suffix" : "" }, { "dropping-particle" : "", "family" : "Fischer", "given" : "Erich M.", "non-dropping-particle" : "", "parse-names" : false, "suffix" : "" }, { "dropping-particle" : "", "family" : "Knutti", "given" : "Reto", "non-dropping-particle" : "", "parse-names" : false, "suffix" : "" }, { "dropping-particle" : "", "family" : "Levermann", "given" : "Anders", "non-dropping-particle" : "", "parse-names" : false, "suffix" : "" }, { "dropping-particle" : "", "family" : "Frieler", "given" : "Katja", "non-dropping-particle" : "", "parse-names" : false, "suffix" : "" }, { "dropping-particle" : "", "family" : "Hare", "given" : "William", "non-dropping-particle" : "", "parse-names" : false, "suffix" : "" } ], "container-title" : "Nature Climate Change", "id" : "ITEM-1", "issue" : "9", "issued" : { "date-parts" : [ [ "2016", "9", "25" ] ] }, "page" : "827-835", "title" : "Science and policy characteristics of the Paris Agreement temperature goal", "translator" : [ { "dropping-particle" : "", "family" : "H2511", "given" : "", "non-dropping-particle" : "", "parse-names" : false, "suffix" : "" } ], "type" : "article-journal", "volume" : "6" }, "uris" : [ "http://www.mendeley.com/documents/?uuid=dd4eca78-0bfe-4f1a-8000-207f288a2616" ] } ], "mendeley" : { "formattedCitation" : "(Schleussner et al., 2016b)", "manualFormatting" : "Schleussner et al., 2016b", "plainTextFormattedCitation" : "(Schleussner et al., 2016b)", "previouslyFormattedCitation" : "(Schleussner et al., 2016b)" }, "properties" : { "noteIndex" : 0 }, "schema" : "https://github.com/citation-style-language/schema/raw/master/csl-citation.json" }</w:instrText>
      </w:r>
      <w:r>
        <w:fldChar w:fldCharType="separate"/>
      </w:r>
      <w:ins w:id="813" w:author="Robin Matthews" w:date="2021-05-18T16:01:00Z">
        <w:r w:rsidR="00602365">
          <w:rPr>
            <w:noProof/>
            <w:lang w:val="en-GB"/>
          </w:rPr>
          <w:t>Schleussner et al., 2016b</w:t>
        </w:r>
      </w:ins>
      <w:del w:id="814" w:author="Robin Matthews" w:date="2021-05-18T16:01:00Z">
        <w:r w:rsidRPr="00C421D6" w:rsidDel="00602365">
          <w:rPr>
            <w:noProof/>
            <w:lang w:val="en-GB"/>
          </w:rPr>
          <w:delText>Schleussner et al., 2016b</w:delText>
        </w:r>
      </w:del>
      <w:r>
        <w:fldChar w:fldCharType="end"/>
      </w:r>
      <w:del w:id="815" w:author="Ian Blenkinsop" w:date="2021-07-01T14:23:00Z">
        <w:r w:rsidRPr="00C421D6" w:rsidDel="00573FF3">
          <w:rPr>
            <w:lang w:val="en-GB"/>
          </w:rPr>
          <w:delText>; Cross-Chapter Box 1.1</w:delText>
        </w:r>
      </w:del>
      <w:r w:rsidRPr="00C421D6">
        <w:rPr>
          <w:lang w:val="en-GB"/>
        </w:rPr>
        <w:t>).</w:t>
      </w:r>
    </w:p>
    <w:p w14:paraId="6EE31207" w14:textId="77777777" w:rsidR="0079149B" w:rsidRPr="00C421D6" w:rsidRDefault="0079149B" w:rsidP="0036671B">
      <w:pPr>
        <w:pStyle w:val="AR6BodyText"/>
        <w:rPr>
          <w:lang w:val="en-GB"/>
        </w:rPr>
      </w:pPr>
    </w:p>
    <w:p w14:paraId="18378A9C" w14:textId="36E19B5C" w:rsidR="0079149B" w:rsidRPr="00C421D6" w:rsidRDefault="0079149B" w:rsidP="0036671B">
      <w:pPr>
        <w:pStyle w:val="AR6BodyText"/>
        <w:rPr>
          <w:color w:val="1F1F1F"/>
          <w:shd w:val="clear" w:color="auto" w:fill="FFFFFF"/>
          <w:lang w:val="en-GB"/>
        </w:rPr>
      </w:pPr>
      <w:r w:rsidRPr="00C421D6">
        <w:rPr>
          <w:b/>
          <w:bCs/>
          <w:lang w:val="en-GB"/>
        </w:rPr>
        <w:t xml:space="preserve">The Structured Expert Dialogue (SED).  </w:t>
      </w:r>
      <w:r w:rsidRPr="00C421D6">
        <w:rPr>
          <w:lang w:val="en-GB"/>
        </w:rPr>
        <w:t>Since AR5, the formal dialogue between the scientific and policy communities has been strengthened through a new science</w:t>
      </w:r>
      <w:del w:id="816" w:author="Ian Blenkinsop" w:date="2021-07-01T14:23:00Z">
        <w:r w:rsidRPr="00C421D6" w:rsidDel="00573FF3">
          <w:rPr>
            <w:lang w:val="en-GB"/>
          </w:rPr>
          <w:delText>-</w:delText>
        </w:r>
      </w:del>
      <w:ins w:id="817" w:author="Ian Blenkinsop" w:date="2021-07-01T14:23:00Z">
        <w:r w:rsidR="00573FF3">
          <w:rPr>
            <w:lang w:val="en-GB"/>
          </w:rPr>
          <w:t>–</w:t>
        </w:r>
      </w:ins>
      <w:r w:rsidRPr="00C421D6">
        <w:rPr>
          <w:lang w:val="en-GB"/>
        </w:rPr>
        <w:t xml:space="preserve">policy interface, the Structured Expert Dialogue (SED). The SED was established by UNFCCC to support the work of its two subsidiary bodies, the Subsidiary Body for Scientific and Technological Advice (SBSTA) and the Subsidiary Body for Implementation (SBI). The first SED aimed </w:t>
      </w:r>
      <w:r w:rsidRPr="00C421D6">
        <w:rPr>
          <w:shd w:val="clear" w:color="auto" w:fill="FFFFFF"/>
          <w:lang w:val="en-GB"/>
        </w:rPr>
        <w:t>to ‘ensure the scientific integrity of the first periodic review’ of the UNFCCC, the 2013</w:t>
      </w:r>
      <w:del w:id="818" w:author="Ian Blenkinsop" w:date="2021-07-01T14:24:00Z">
        <w:r w:rsidRPr="00C421D6" w:rsidDel="00573FF3">
          <w:rPr>
            <w:shd w:val="clear" w:color="auto" w:fill="FFFFFF"/>
            <w:lang w:val="en-GB"/>
          </w:rPr>
          <w:delText>-</w:delText>
        </w:r>
      </w:del>
      <w:ins w:id="819" w:author="Ian Blenkinsop" w:date="2021-07-01T14:24:00Z">
        <w:r w:rsidR="00573FF3">
          <w:rPr>
            <w:shd w:val="clear" w:color="auto" w:fill="FFFFFF"/>
            <w:lang w:val="en-GB"/>
          </w:rPr>
          <w:t>–</w:t>
        </w:r>
      </w:ins>
      <w:r w:rsidRPr="00C421D6">
        <w:rPr>
          <w:shd w:val="clear" w:color="auto" w:fill="FFFFFF"/>
          <w:lang w:val="en-GB"/>
        </w:rPr>
        <w:t xml:space="preserve">2015 review. The </w:t>
      </w:r>
      <w:commentRangeStart w:id="820"/>
      <w:r w:rsidRPr="00C421D6">
        <w:rPr>
          <w:shd w:val="clear" w:color="auto" w:fill="FFFFFF"/>
          <w:lang w:val="en-GB"/>
        </w:rPr>
        <w:t>M</w:t>
      </w:r>
      <w:commentRangeEnd w:id="820"/>
      <w:r w:rsidR="00573FF3">
        <w:rPr>
          <w:rStyle w:val="CommentReference"/>
        </w:rPr>
        <w:commentReference w:id="820"/>
      </w:r>
      <w:r w:rsidRPr="00C421D6">
        <w:rPr>
          <w:shd w:val="clear" w:color="auto" w:fill="FFFFFF"/>
          <w:lang w:val="en-GB"/>
        </w:rPr>
        <w:t>andate of the periodic review is to ‘assess the adequacy of the long-term (temperature) goal in light of the ultimate objective of the convention’ and the ‘</w:t>
      </w:r>
      <w:r w:rsidRPr="00C421D6">
        <w:rPr>
          <w:color w:val="1F1F1F"/>
          <w:shd w:val="clear" w:color="auto" w:fill="FFFFFF"/>
          <w:lang w:val="en-GB"/>
        </w:rPr>
        <w:t>overall progress made towards achieving the long-term global goal, including a consideration of the implementation of the commitments under the Convention</w:t>
      </w:r>
      <w:del w:id="821" w:author="Ian Blenkinsop" w:date="2021-07-01T16:03:00Z">
        <w:r w:rsidR="00573FF3" w:rsidDel="00FA3243">
          <w:rPr>
            <w:color w:val="1F1F1F"/>
            <w:shd w:val="clear" w:color="auto" w:fill="FFFFFF"/>
            <w:lang w:val="en-GB"/>
          </w:rPr>
          <w:delText>’</w:delText>
        </w:r>
      </w:del>
      <w:r w:rsidRPr="00C421D6">
        <w:rPr>
          <w:color w:val="1F1F1F"/>
          <w:shd w:val="clear" w:color="auto" w:fill="FFFFFF"/>
          <w:lang w:val="en-GB"/>
        </w:rPr>
        <w:t>.</w:t>
      </w:r>
      <w:ins w:id="822" w:author="Ian Blenkinsop" w:date="2021-07-01T16:03:00Z">
        <w:r w:rsidR="00FA3243">
          <w:rPr>
            <w:color w:val="1F1F1F"/>
            <w:shd w:val="clear" w:color="auto" w:fill="FFFFFF"/>
            <w:lang w:val="en-GB"/>
          </w:rPr>
          <w:t>’</w:t>
        </w:r>
      </w:ins>
    </w:p>
    <w:p w14:paraId="25CD4416" w14:textId="77777777" w:rsidR="0079149B" w:rsidRPr="00C421D6" w:rsidRDefault="0079149B" w:rsidP="0036671B">
      <w:pPr>
        <w:pStyle w:val="AR6BodyText"/>
        <w:rPr>
          <w:lang w:val="en-GB"/>
        </w:rPr>
      </w:pPr>
    </w:p>
    <w:p w14:paraId="4EB9C96C" w14:textId="2828D754" w:rsidR="0079149B" w:rsidRPr="00C421D6" w:rsidRDefault="0079149B" w:rsidP="0036671B">
      <w:pPr>
        <w:pStyle w:val="AR6BodyText"/>
        <w:rPr>
          <w:b/>
          <w:lang w:val="en-GB"/>
        </w:rPr>
      </w:pPr>
      <w:r w:rsidRPr="00C421D6">
        <w:rPr>
          <w:color w:val="000000" w:themeColor="text1"/>
          <w:shd w:val="clear" w:color="auto" w:fill="FFFFFF"/>
          <w:lang w:val="en-GB"/>
        </w:rPr>
        <w:t>The SED of the first periodic review (2013</w:t>
      </w:r>
      <w:del w:id="823" w:author="Ian Blenkinsop" w:date="2021-07-01T14:27:00Z">
        <w:r w:rsidRPr="00C421D6" w:rsidDel="00573FF3">
          <w:rPr>
            <w:color w:val="000000" w:themeColor="text1"/>
            <w:shd w:val="clear" w:color="auto" w:fill="FFFFFF"/>
            <w:lang w:val="en-GB"/>
          </w:rPr>
          <w:delText>-</w:delText>
        </w:r>
      </w:del>
      <w:ins w:id="824" w:author="Ian Blenkinsop" w:date="2021-07-01T14:27:00Z">
        <w:r w:rsidR="00573FF3">
          <w:rPr>
            <w:color w:val="000000" w:themeColor="text1"/>
            <w:shd w:val="clear" w:color="auto" w:fill="FFFFFF"/>
            <w:lang w:val="en-GB"/>
          </w:rPr>
          <w:t>–</w:t>
        </w:r>
      </w:ins>
      <w:r w:rsidRPr="00C421D6">
        <w:rPr>
          <w:color w:val="000000" w:themeColor="text1"/>
          <w:shd w:val="clear" w:color="auto" w:fill="FFFFFF"/>
          <w:lang w:val="en-GB"/>
        </w:rPr>
        <w:t>2015) provided an important opportunity for face-to-face dialogue between decision makers and experts on review themes, based on ‘the best available scientific knowledge, including the assessment reports of the IPCC</w:t>
      </w:r>
      <w:del w:id="825" w:author="Ian Blenkinsop" w:date="2021-07-01T16:03:00Z">
        <w:r w:rsidRPr="00C421D6" w:rsidDel="00FA3243">
          <w:rPr>
            <w:color w:val="000000" w:themeColor="text1"/>
            <w:shd w:val="clear" w:color="auto" w:fill="FFFFFF"/>
            <w:lang w:val="en-GB"/>
          </w:rPr>
          <w:delText>’</w:delText>
        </w:r>
      </w:del>
      <w:r w:rsidRPr="00C421D6">
        <w:rPr>
          <w:color w:val="000000" w:themeColor="text1"/>
          <w:shd w:val="clear" w:color="auto" w:fill="FFFFFF"/>
          <w:lang w:val="en-GB"/>
        </w:rPr>
        <w:t>.</w:t>
      </w:r>
      <w:ins w:id="826" w:author="Ian Blenkinsop" w:date="2021-07-01T16:03:00Z">
        <w:r w:rsidR="00FA3243" w:rsidRPr="00C421D6">
          <w:rPr>
            <w:color w:val="000000" w:themeColor="text1"/>
            <w:shd w:val="clear" w:color="auto" w:fill="FFFFFF"/>
            <w:lang w:val="en-GB"/>
          </w:rPr>
          <w:t>’</w:t>
        </w:r>
      </w:ins>
      <w:r w:rsidRPr="00C421D6">
        <w:rPr>
          <w:color w:val="000000" w:themeColor="text1"/>
          <w:shd w:val="clear" w:color="auto" w:fill="FFFFFF"/>
          <w:lang w:val="en-GB"/>
        </w:rPr>
        <w:t xml:space="preserve"> That SED </w:t>
      </w:r>
      <w:r w:rsidRPr="00C421D6">
        <w:rPr>
          <w:color w:val="000000" w:themeColor="text1"/>
          <w:sz w:val="23"/>
          <w:szCs w:val="23"/>
          <w:shd w:val="clear" w:color="auto" w:fill="FFFFFF"/>
          <w:lang w:val="en-GB"/>
        </w:rPr>
        <w:t xml:space="preserve">was instrumental in informing the long-term global goal of </w:t>
      </w:r>
      <w:r w:rsidRPr="00C421D6">
        <w:rPr>
          <w:color w:val="000000" w:themeColor="text1"/>
          <w:shd w:val="clear" w:color="auto" w:fill="FFFFFF"/>
          <w:lang w:val="en-GB"/>
        </w:rPr>
        <w:t xml:space="preserve">the PA and in providing the scientific argument of the consideration of </w:t>
      </w:r>
      <w:r w:rsidR="008F1FA0">
        <w:rPr>
          <w:color w:val="000000" w:themeColor="text1"/>
          <w:shd w:val="clear" w:color="auto" w:fill="FFFFFF"/>
          <w:lang w:val="en-GB"/>
        </w:rPr>
        <w:t>limiting warming to</w:t>
      </w:r>
      <w:r w:rsidR="008F1FA0" w:rsidRPr="00C421D6">
        <w:rPr>
          <w:color w:val="000000" w:themeColor="text1"/>
          <w:shd w:val="clear" w:color="auto" w:fill="FFFFFF"/>
          <w:lang w:val="en-GB"/>
        </w:rPr>
        <w:t xml:space="preserve"> </w:t>
      </w:r>
      <w:r w:rsidRPr="00C421D6">
        <w:rPr>
          <w:color w:val="000000" w:themeColor="text1"/>
          <w:shd w:val="clear" w:color="auto" w:fill="FFFFFF"/>
          <w:lang w:val="en-GB"/>
        </w:rPr>
        <w:t xml:space="preserve">1.5°C warming </w:t>
      </w:r>
      <w:r>
        <w:rPr>
          <w:color w:val="000000" w:themeColor="text1"/>
          <w:shd w:val="clear" w:color="auto" w:fill="FFFFFF"/>
        </w:rPr>
        <w:fldChar w:fldCharType="begin" w:fldLock="1"/>
      </w:r>
      <w:r w:rsidR="008E52F9">
        <w:rPr>
          <w:color w:val="000000" w:themeColor="text1"/>
          <w:shd w:val="clear" w:color="auto" w:fill="FFFFFF"/>
          <w:lang w:val="en-GB"/>
        </w:rPr>
        <w:instrText>ADDIN CSL_CITATION { "citationItems" : [ { "id" : "ITEM-1", "itemData" : { "ISBN" : "9780198789338", "author" : [ { "dropping-particle" : "", "family" : "Fischlin", "given" : "A", "non-dropping-particle" : "", "parse-names" : false, "suffix" : "" } ], "container-title" : "The Paris Agreement on Climate Change", "editor" : [ { "dropping-particle" : "", "family" : "Klein", "given" : "Daniel", "non-dropping-particle" : "", "parse-names" : false, "suffix" : "" }, { "dropping-particle" : "", "family" : "Carazo", "given" : "Mar\u00eda P\u00eda", "non-dropping-particle" : "", "parse-names" : false, "suffix" : "" }, { "dropping-particle" : "", "family" : "Doelle", "given" : "Meinhard", "non-dropping-particle" : "", "parse-names" : false, "suffix" : "" }, { "dropping-particle" : "", "family" : "Bulmer", "given" : "Jane", "non-dropping-particle" : "", "parse-names" : false, "suffix" : "" }, { "dropping-particle" : "", "family" : "Higham", "given" : "Andrew", "non-dropping-particle" : "", "parse-names" : false, "suffix" : "" } ], "id" : "ITEM-1", "issued" : { "date-parts" : [ [ "2017" ] ] }, "page" : "3-16", "publisher" : "Oxford University Press", "publisher-place" : "Oxford, UK", "title" : "Background and role of science", "translator" : [ { "dropping-particle" : "", "family" : "H4334", "given" : "Rt6", "non-dropping-particle" : "", "parse-names" : false, "suffix" : "" } ], "type" : "chapter" }, "uris" : [ "http://www.mendeley.com/documents/?uuid=852725d6-7843-4427-aa8a-06b787d1f56b" ] }, { "id" : "ITEM-2", "itemData" : { "DOI" : "https://unfccc.int/documents/8707", "abstract" : "This report summarizes the face-to-face dialogue between over 70 experts and Parties on: the adequacy of the long-term global goal in the light of the ultimate objective of the Convention; and the overall progress made towards achieving the long-term global goal, including a consideration of the commitments under the Convention. It includes a technical summary and a compilation of the summary reports on the four sessions of the structured expert dialogue (SED). The technical summary synthesizes the work done by the SED and includes 10 messages capturing the key findings from its sessions.", "author" : [ { "dropping-particle" : "", "family" : "UNFCCC", "given" : "", "non-dropping-particle" : "", "parse-names" : false, "suffix" : "" } ], "collection-title" : "FCCC/SB/2015/INF.1", "id" : "ITEM-2", "issued" : { "date-parts" : [ [ "2015" ] ] }, "number-of-pages" : "182", "publisher" : "Subsidiary Body for Implementation (SBI) and Subsidiary Body for Scientific and Technological Advice (SBSTA), United Nations Framework Convention on Climate Change (UNFCCC)", "title" : "Report on the Structured Expert Dialogue on the 2013\u20132015 Review. Note by the co-facilitators of the structured expert dialogue", "translator" : [ { "dropping-particle" : "", "family" : "H4080", "given" : "Rt7", "non-dropping-particle" : "", "parse-names" : false, "suffix" : "" } ], "type" : "report" }, "uris" : [ "http://www.mendeley.com/documents/?uuid=19257849-b184-4836-9887-8c1b8d3fd02c" ] } ], "mendeley" : { "formattedCitation" : "(UNFCCC, 2015; Fischlin, 2017)", "plainTextFormattedCitation" : "(UNFCCC, 2015; Fischlin, 2017)", "previouslyFormattedCitation" : "(UNFCCC, 2015b; Fischlin, 2017)" }, "properties" : { "noteIndex" : 0 }, "schema" : "https://github.com/citation-style-language/schema/raw/master/csl-citation.json" }</w:instrText>
      </w:r>
      <w:r>
        <w:rPr>
          <w:color w:val="000000" w:themeColor="text1"/>
          <w:shd w:val="clear" w:color="auto" w:fill="FFFFFF"/>
        </w:rPr>
        <w:fldChar w:fldCharType="separate"/>
      </w:r>
      <w:r w:rsidR="008E52F9" w:rsidRPr="008E52F9">
        <w:rPr>
          <w:noProof/>
          <w:color w:val="000000" w:themeColor="text1"/>
          <w:shd w:val="clear" w:color="auto" w:fill="FFFFFF"/>
          <w:lang w:val="en-GB"/>
        </w:rPr>
        <w:t>(UNFCCC, 2015; Fischlin, 2017)</w:t>
      </w:r>
      <w:r>
        <w:rPr>
          <w:color w:val="000000" w:themeColor="text1"/>
          <w:shd w:val="clear" w:color="auto" w:fill="FFFFFF"/>
        </w:rPr>
        <w:fldChar w:fldCharType="end"/>
      </w:r>
      <w:r w:rsidRPr="00C421D6">
        <w:rPr>
          <w:color w:val="000000" w:themeColor="text1"/>
          <w:shd w:val="clear" w:color="auto" w:fill="FFFFFF"/>
          <w:lang w:val="en-GB"/>
        </w:rPr>
        <w:t xml:space="preserve">. The SED of the second periodic review, initiated in the second half of 2020, focuses on, </w:t>
      </w:r>
      <w:commentRangeStart w:id="827"/>
      <w:r w:rsidRPr="00C421D6">
        <w:rPr>
          <w:color w:val="000000" w:themeColor="text1"/>
          <w:shd w:val="clear" w:color="auto" w:fill="FFFFFF"/>
          <w:lang w:val="en-GB"/>
        </w:rPr>
        <w:t>inter alia</w:t>
      </w:r>
      <w:commentRangeEnd w:id="827"/>
      <w:r w:rsidR="00573FF3">
        <w:rPr>
          <w:rStyle w:val="CommentReference"/>
        </w:rPr>
        <w:commentReference w:id="827"/>
      </w:r>
      <w:r w:rsidRPr="00C421D6">
        <w:rPr>
          <w:color w:val="000000" w:themeColor="text1"/>
          <w:shd w:val="clear" w:color="auto" w:fill="FFFFFF"/>
          <w:lang w:val="en-GB"/>
        </w:rPr>
        <w:t>, ‘enhancing Parties’ understanding of the long-term global</w:t>
      </w:r>
      <w:r w:rsidRPr="00C421D6">
        <w:rPr>
          <w:b/>
          <w:bCs/>
          <w:color w:val="000000" w:themeColor="text1"/>
          <w:lang w:val="en-GB"/>
        </w:rPr>
        <w:t xml:space="preserve"> </w:t>
      </w:r>
      <w:r w:rsidRPr="00C421D6">
        <w:rPr>
          <w:color w:val="000000" w:themeColor="text1"/>
          <w:shd w:val="clear" w:color="auto" w:fill="FFFFFF"/>
          <w:lang w:val="en-GB"/>
        </w:rPr>
        <w:t xml:space="preserve">goal and the scenarios towards achieving it in the light of the ultimate objective of the Convention’. The second SED provides a formal venue for the scientific and the policy communities to discuss the requirements and benchmarks to achieve the ‘long-term temperature goal’ (LTTG) of 1.5°C and well below 2°C </w:t>
      </w:r>
      <w:r w:rsidR="00CE26C3">
        <w:rPr>
          <w:color w:val="000000" w:themeColor="text1"/>
          <w:shd w:val="clear" w:color="auto" w:fill="FFFFFF"/>
          <w:lang w:val="en-GB"/>
        </w:rPr>
        <w:t xml:space="preserve">global </w:t>
      </w:r>
      <w:r w:rsidRPr="00C421D6">
        <w:rPr>
          <w:color w:val="000000" w:themeColor="text1"/>
          <w:shd w:val="clear" w:color="auto" w:fill="FFFFFF"/>
          <w:lang w:val="en-GB"/>
        </w:rPr>
        <w:t xml:space="preserve">warming. The discussions also concern the associated timing of </w:t>
      </w:r>
      <w:r w:rsidR="00964056" w:rsidRPr="00C41086">
        <w:rPr>
          <w:color w:val="000000" w:themeColor="text1"/>
          <w:shd w:val="clear" w:color="auto" w:fill="FFFFFF"/>
          <w:lang w:val="en-GB"/>
        </w:rPr>
        <w:t>net zero</w:t>
      </w:r>
      <w:r w:rsidRPr="00C421D6">
        <w:rPr>
          <w:color w:val="000000" w:themeColor="text1"/>
          <w:shd w:val="clear" w:color="auto" w:fill="FFFFFF"/>
          <w:lang w:val="en-GB"/>
        </w:rPr>
        <w:t xml:space="preserve"> emissions targets and the different interpretations of the PA LTTG, including the possibility of overshooting the 1.5° C warming level before returning to it by means of negative emissions </w:t>
      </w:r>
      <w:r w:rsidR="00397C32" w:rsidRPr="00C421D6">
        <w:rPr>
          <w:color w:val="000000" w:themeColor="text1"/>
          <w:shd w:val="clear" w:color="auto" w:fill="FFFFFF"/>
          <w:lang w:val="en-GB"/>
        </w:rPr>
        <w:t>(e.g.</w:t>
      </w:r>
      <w:ins w:id="828" w:author="Ian Blenkinsop" w:date="2021-07-01T14:29:00Z">
        <w:r w:rsidR="00573FF3">
          <w:rPr>
            <w:color w:val="000000" w:themeColor="text1"/>
            <w:shd w:val="clear" w:color="auto" w:fill="FFFFFF"/>
            <w:lang w:val="en-GB"/>
          </w:rPr>
          <w:t>,</w:t>
        </w:r>
        <w:r w:rsidR="00573FF3" w:rsidRPr="00573FF3">
          <w:rPr>
            <w:color w:val="000000" w:themeColor="text1"/>
            <w:shd w:val="clear" w:color="auto" w:fill="FFFFFF"/>
            <w:lang w:val="en-GB"/>
          </w:rPr>
          <w:t xml:space="preserve"> </w:t>
        </w:r>
        <w:r w:rsidR="00573FF3" w:rsidRPr="00C421D6">
          <w:rPr>
            <w:color w:val="000000" w:themeColor="text1"/>
            <w:shd w:val="clear" w:color="auto" w:fill="FFFFFF"/>
            <w:lang w:val="en-GB"/>
          </w:rPr>
          <w:t>Section 1.6</w:t>
        </w:r>
      </w:ins>
      <w:del w:id="829" w:author="Ian Blenkinsop" w:date="2021-07-01T14:29:00Z">
        <w:r w:rsidR="00397C32" w:rsidRPr="00C421D6" w:rsidDel="00573FF3">
          <w:rPr>
            <w:color w:val="000000" w:themeColor="text1"/>
            <w:shd w:val="clear" w:color="auto" w:fill="FFFFFF"/>
            <w:lang w:val="en-GB"/>
          </w:rPr>
          <w:delText xml:space="preserve">, </w:delText>
        </w:r>
      </w:del>
      <w:ins w:id="830" w:author="Ian Blenkinsop" w:date="2021-07-01T14:29:00Z">
        <w:r w:rsidR="00573FF3">
          <w:rPr>
            <w:color w:val="000000" w:themeColor="text1"/>
            <w:shd w:val="clear" w:color="auto" w:fill="FFFFFF"/>
            <w:lang w:val="en-GB"/>
          </w:rPr>
          <w:t>;</w:t>
        </w:r>
        <w:r w:rsidR="00573FF3" w:rsidRPr="00C421D6">
          <w:rPr>
            <w:color w:val="000000" w:themeColor="text1"/>
            <w:shd w:val="clear" w:color="auto" w:fill="FFFFFF"/>
            <w:lang w:val="en-GB"/>
          </w:rPr>
          <w:t xml:space="preserve"> </w:t>
        </w:r>
      </w:ins>
      <w:r w:rsidRPr="00C421D6">
        <w:rPr>
          <w:color w:val="000000" w:themeColor="text1"/>
        </w:rPr>
        <w:fldChar w:fldCharType="begin" w:fldLock="1"/>
      </w:r>
      <w:r w:rsidR="00E81B0B">
        <w:rPr>
          <w:color w:val="000000" w:themeColor="text1"/>
          <w:lang w:val="en-GB"/>
        </w:rPr>
        <w:instrText>ADDIN CSL_CITATION { "citationItems" : [ { "id" : "ITEM-1", "itemData" : { "DOI" : "10.1038/s41558-020-0729-9", "ISSN" : "1758-678X", "author" : [ { "dropping-particle" : "", "family" : "Schleussner", "given" : "Carl-Friedrich", "non-dropping-particle" : "", "parse-names" : false, "suffix" : "" }, { "dropping-particle" : "", "family" : "Fyson", "given" : "Claire L.", "non-dropping-particle" : "", "parse-names" : false, "suffix" : "" } ], "container-title" : "Nature Climate Change", "id" : "ITEM-1", "issue" : "4", "issued" : { "date-parts" : [ [ "2020", "4", "9" ] ] }, "page" : "272-272", "title" : "Scenarios science needed in UNFCCC periodic review", "translator" : [ { "dropping-particle" : "", "family" : "H4266", "given" : "", "non-dropping-particle" : "", "parse-names" : false, "suffix" : "" } ], "type" : "article-journal", "volume" : "10" }, "uris" : [ "http://www.mendeley.com/documents/?uuid=add83d12-0f24-4395-9898-eb423e717bdf" ] } ], "mendeley" : { "formattedCitation" : "(Schleussner and Fyson, 2020)", "manualFormatting" : "Schleussner and Fyson, 2020", "plainTextFormattedCitation" : "(Schleussner and Fyson, 2020)", "previouslyFormattedCitation" : "(Schleussner and Fyson, 2020)" }, "properties" : { "noteIndex" : 0 }, "schema" : "https://github.com/citation-style-language/schema/raw/master/csl-citation.json" }</w:instrText>
      </w:r>
      <w:r w:rsidRPr="00C421D6">
        <w:rPr>
          <w:color w:val="000000" w:themeColor="text1"/>
        </w:rPr>
        <w:fldChar w:fldCharType="separate"/>
      </w:r>
      <w:ins w:id="831" w:author="Robin Matthews" w:date="2021-05-18T16:01:00Z">
        <w:r w:rsidR="00602365">
          <w:rPr>
            <w:noProof/>
            <w:color w:val="000000" w:themeColor="text1"/>
            <w:lang w:val="en-GB"/>
          </w:rPr>
          <w:t>Schleussner and Fyson, 2020</w:t>
        </w:r>
      </w:ins>
      <w:del w:id="832" w:author="Robin Matthews" w:date="2021-05-18T16:01:00Z">
        <w:r w:rsidRPr="00C421D6" w:rsidDel="00602365">
          <w:rPr>
            <w:noProof/>
            <w:color w:val="000000" w:themeColor="text1"/>
            <w:lang w:val="en-GB"/>
          </w:rPr>
          <w:delText>Schleussner and Fyson, 2020</w:delText>
        </w:r>
      </w:del>
      <w:r w:rsidRPr="00C421D6">
        <w:rPr>
          <w:color w:val="000000" w:themeColor="text1"/>
        </w:rPr>
        <w:fldChar w:fldCharType="end"/>
      </w:r>
      <w:del w:id="833" w:author="Ian Blenkinsop" w:date="2021-07-01T14:30:00Z">
        <w:r w:rsidR="00397C32" w:rsidRPr="00C421D6" w:rsidDel="00573FF3">
          <w:rPr>
            <w:color w:val="000000" w:themeColor="text1"/>
            <w:lang w:val="en-GB"/>
          </w:rPr>
          <w:delText>;</w:delText>
        </w:r>
      </w:del>
      <w:del w:id="834" w:author="Ian Blenkinsop" w:date="2021-07-01T14:29:00Z">
        <w:r w:rsidR="00397C32" w:rsidRPr="00C421D6" w:rsidDel="00573FF3">
          <w:rPr>
            <w:color w:val="000000" w:themeColor="text1"/>
            <w:shd w:val="clear" w:color="auto" w:fill="FFFFFF"/>
            <w:lang w:val="en-GB"/>
          </w:rPr>
          <w:delText xml:space="preserve"> Section 1.6</w:delText>
        </w:r>
      </w:del>
      <w:r w:rsidR="00397C32" w:rsidRPr="00C421D6">
        <w:rPr>
          <w:color w:val="000000" w:themeColor="text1"/>
          <w:shd w:val="clear" w:color="auto" w:fill="FFFFFF"/>
          <w:lang w:val="en-GB"/>
        </w:rPr>
        <w:t xml:space="preserve">). </w:t>
      </w:r>
      <w:r w:rsidRPr="00C421D6">
        <w:rPr>
          <w:color w:val="000000" w:themeColor="text1"/>
          <w:shd w:val="clear" w:color="auto" w:fill="FFFFFF"/>
          <w:lang w:val="en-GB"/>
        </w:rPr>
        <w:t xml:space="preserve">The second periodic review is planned to continue until November 2022 and its focus includes the review of the progress made since the first review, with minimising ‘possible overlaps’ and profiting from ‘synergies with the </w:t>
      </w:r>
      <w:del w:id="835" w:author="Ian Blenkinsop" w:date="2021-07-01T14:30:00Z">
        <w:r w:rsidRPr="00C421D6" w:rsidDel="00573FF3">
          <w:rPr>
            <w:color w:val="000000" w:themeColor="text1"/>
            <w:shd w:val="clear" w:color="auto" w:fill="FFFFFF"/>
            <w:lang w:val="en-GB"/>
          </w:rPr>
          <w:delText xml:space="preserve">Global </w:delText>
        </w:r>
      </w:del>
      <w:ins w:id="836" w:author="Ian Blenkinsop" w:date="2021-07-01T14:30:00Z">
        <w:r w:rsidR="00573FF3">
          <w:rPr>
            <w:color w:val="000000" w:themeColor="text1"/>
            <w:shd w:val="clear" w:color="auto" w:fill="FFFFFF"/>
            <w:lang w:val="en-GB"/>
          </w:rPr>
          <w:t>g</w:t>
        </w:r>
        <w:r w:rsidR="00573FF3" w:rsidRPr="00C421D6">
          <w:rPr>
            <w:color w:val="000000" w:themeColor="text1"/>
            <w:shd w:val="clear" w:color="auto" w:fill="FFFFFF"/>
            <w:lang w:val="en-GB"/>
          </w:rPr>
          <w:t xml:space="preserve">lobal </w:t>
        </w:r>
      </w:ins>
      <w:del w:id="837" w:author="Ian Blenkinsop" w:date="2021-07-01T14:30:00Z">
        <w:r w:rsidRPr="00C421D6" w:rsidDel="00573FF3">
          <w:rPr>
            <w:color w:val="000000" w:themeColor="text1"/>
            <w:shd w:val="clear" w:color="auto" w:fill="FFFFFF"/>
            <w:lang w:val="en-GB"/>
          </w:rPr>
          <w:delText>Stocktake’</w:delText>
        </w:r>
      </w:del>
      <w:ins w:id="838" w:author="Ian Blenkinsop" w:date="2021-07-01T14:30:00Z">
        <w:r w:rsidR="00573FF3">
          <w:rPr>
            <w:color w:val="000000" w:themeColor="text1"/>
            <w:shd w:val="clear" w:color="auto" w:fill="FFFFFF"/>
            <w:lang w:val="en-GB"/>
          </w:rPr>
          <w:t>s</w:t>
        </w:r>
        <w:r w:rsidR="00573FF3" w:rsidRPr="00C421D6">
          <w:rPr>
            <w:color w:val="000000" w:themeColor="text1"/>
            <w:shd w:val="clear" w:color="auto" w:fill="FFFFFF"/>
            <w:lang w:val="en-GB"/>
          </w:rPr>
          <w:t>tocktake’</w:t>
        </w:r>
      </w:ins>
      <w:r w:rsidRPr="00C421D6">
        <w:rPr>
          <w:color w:val="000000" w:themeColor="text1"/>
          <w:shd w:val="clear" w:color="auto" w:fill="FFFFFF"/>
          <w:lang w:val="en-GB"/>
        </w:rPr>
        <w:t>.</w:t>
      </w:r>
    </w:p>
    <w:p w14:paraId="48710E5F" w14:textId="77777777" w:rsidR="0079149B" w:rsidRPr="00C421D6" w:rsidRDefault="0079149B" w:rsidP="0036671B">
      <w:pPr>
        <w:pStyle w:val="AR6BodyText"/>
        <w:rPr>
          <w:lang w:val="en-GB"/>
        </w:rPr>
      </w:pPr>
    </w:p>
    <w:p w14:paraId="3441400F" w14:textId="77777777" w:rsidR="0079149B" w:rsidRPr="00C421D6" w:rsidRDefault="0079149B" w:rsidP="0036671B">
      <w:pPr>
        <w:pStyle w:val="AR6BodyText"/>
        <w:rPr>
          <w:lang w:val="en-GB"/>
        </w:rPr>
      </w:pPr>
    </w:p>
    <w:p w14:paraId="4643485B" w14:textId="4F66D4B9" w:rsidR="0079149B" w:rsidRDefault="0079149B" w:rsidP="0079149B">
      <w:pPr>
        <w:pStyle w:val="AR6BodyTextBold"/>
      </w:pPr>
      <w:r w:rsidRPr="00C562CE">
        <w:t>[START CROSS-CHAPTER BOX 1.1 HERE]</w:t>
      </w:r>
    </w:p>
    <w:p w14:paraId="36FB8EF4" w14:textId="77777777" w:rsidR="0036671B" w:rsidRPr="0036671B" w:rsidRDefault="0036671B" w:rsidP="0036671B">
      <w:pPr>
        <w:pStyle w:val="AR6BodyText"/>
        <w:rPr>
          <w:lang w:val="en-US"/>
        </w:rPr>
      </w:pPr>
    </w:p>
    <w:p w14:paraId="1E3B9AC9" w14:textId="73D1367C" w:rsidR="0079149B" w:rsidRPr="00780BF3" w:rsidRDefault="0079149B" w:rsidP="0079149B">
      <w:pPr>
        <w:pStyle w:val="AR6Chap1CrossChapterBox"/>
        <w:shd w:val="clear" w:color="auto" w:fill="DEEAF6" w:themeFill="accent1" w:themeFillTint="33"/>
        <w:rPr>
          <w:lang w:val="en-GB"/>
        </w:rPr>
      </w:pPr>
      <w:bookmarkStart w:id="839" w:name="_1t3h5sf" w:colFirst="0" w:colLast="0"/>
      <w:bookmarkStart w:id="840" w:name="_Toc69949965"/>
      <w:bookmarkEnd w:id="839"/>
      <w:r w:rsidRPr="00780BF3">
        <w:rPr>
          <w:lang w:val="en-GB"/>
        </w:rPr>
        <w:t xml:space="preserve">The WGI contribution to </w:t>
      </w:r>
      <w:del w:id="841" w:author="Ian Blenkinsop" w:date="2021-07-01T14:30:00Z">
        <w:r w:rsidRPr="00780BF3" w:rsidDel="00573FF3">
          <w:rPr>
            <w:lang w:val="en-GB"/>
          </w:rPr>
          <w:delText xml:space="preserve">the </w:delText>
        </w:r>
      </w:del>
      <w:r w:rsidRPr="00780BF3">
        <w:rPr>
          <w:lang w:val="en-GB"/>
        </w:rPr>
        <w:t>AR6 and its potential relevance for the global stocktake</w:t>
      </w:r>
      <w:bookmarkEnd w:id="840"/>
    </w:p>
    <w:p w14:paraId="6FADCEAF" w14:textId="77777777" w:rsidR="0079149B" w:rsidRPr="005E56CD" w:rsidRDefault="0079149B" w:rsidP="0079149B">
      <w:pPr>
        <w:shd w:val="clear" w:color="auto" w:fill="DEEAF6"/>
      </w:pPr>
    </w:p>
    <w:p w14:paraId="79DEFC38" w14:textId="28448B6D" w:rsidR="0079149B" w:rsidRPr="00C06D4D" w:rsidRDefault="0079149B" w:rsidP="0079149B">
      <w:pPr>
        <w:pStyle w:val="AR6BodyText"/>
        <w:shd w:val="clear" w:color="auto" w:fill="DEEAF6" w:themeFill="accent1" w:themeFillTint="33"/>
        <w:rPr>
          <w:lang w:val="en-US"/>
        </w:rPr>
      </w:pPr>
      <w:r w:rsidRPr="00C06D4D">
        <w:rPr>
          <w:b/>
          <w:lang w:val="en-US"/>
        </w:rPr>
        <w:t>Contributing Authors:</w:t>
      </w:r>
      <w:r w:rsidRPr="00C06D4D">
        <w:rPr>
          <w:lang w:val="en-US"/>
        </w:rPr>
        <w:t xml:space="preserve">  </w:t>
      </w:r>
      <w:r w:rsidR="00215E7D" w:rsidRPr="00C06D4D">
        <w:rPr>
          <w:lang w:val="en-US"/>
        </w:rPr>
        <w:t xml:space="preserve">Malte Meinshausen (Australia/Germany), Gian-Kasper Plattner (Switzerland), </w:t>
      </w:r>
      <w:r w:rsidRPr="00C06D4D">
        <w:rPr>
          <w:lang w:val="en-US"/>
        </w:rPr>
        <w:t xml:space="preserve">Aïda Diongue-Niang (Senegal), Francisco </w:t>
      </w:r>
      <w:r w:rsidR="00A352D8">
        <w:rPr>
          <w:lang w:val="en-US"/>
        </w:rPr>
        <w:t xml:space="preserve">J. </w:t>
      </w:r>
      <w:r w:rsidRPr="00C06D4D">
        <w:rPr>
          <w:lang w:val="en-US"/>
        </w:rPr>
        <w:t xml:space="preserve">Doblas-Reyes (Spain), David Frame (New Zealand), Nathan </w:t>
      </w:r>
      <w:r w:rsidR="0021435B">
        <w:rPr>
          <w:lang w:val="en-US"/>
        </w:rPr>
        <w:t xml:space="preserve">P. </w:t>
      </w:r>
      <w:r w:rsidRPr="00C06D4D">
        <w:rPr>
          <w:lang w:val="en-US"/>
        </w:rPr>
        <w:t>Gillett (Canada), H</w:t>
      </w:r>
      <w:r>
        <w:rPr>
          <w:lang w:val="en-US"/>
        </w:rPr>
        <w:t xml:space="preserve">elene </w:t>
      </w:r>
      <w:r w:rsidR="0021435B">
        <w:rPr>
          <w:lang w:val="en-US"/>
        </w:rPr>
        <w:t xml:space="preserve">T. </w:t>
      </w:r>
      <w:r>
        <w:rPr>
          <w:lang w:val="en-US"/>
        </w:rPr>
        <w:t>Hewitt (</w:t>
      </w:r>
      <w:r w:rsidR="0021435B">
        <w:rPr>
          <w:lang w:val="en-GB"/>
        </w:rPr>
        <w:t>United Kingdom</w:t>
      </w:r>
      <w:r>
        <w:rPr>
          <w:lang w:val="en-US"/>
        </w:rPr>
        <w:t xml:space="preserve">), </w:t>
      </w:r>
      <w:r w:rsidRPr="00C06D4D">
        <w:rPr>
          <w:lang w:val="en-US"/>
        </w:rPr>
        <w:t>Richard</w:t>
      </w:r>
      <w:r w:rsidR="0021435B">
        <w:rPr>
          <w:lang w:val="en-US"/>
        </w:rPr>
        <w:t xml:space="preserve"> G.</w:t>
      </w:r>
      <w:r w:rsidRPr="00C06D4D">
        <w:rPr>
          <w:lang w:val="en-US"/>
        </w:rPr>
        <w:t xml:space="preserve"> Jones (</w:t>
      </w:r>
      <w:r w:rsidR="0021435B">
        <w:rPr>
          <w:lang w:val="en-GB"/>
        </w:rPr>
        <w:t>United Kingdom</w:t>
      </w:r>
      <w:r w:rsidRPr="00C06D4D">
        <w:rPr>
          <w:lang w:val="en-US"/>
        </w:rPr>
        <w:t>), Hong Liao (China), Jochem Marotzke (Germany), James Renwick (New Zealand), Joeri Rogelj (</w:t>
      </w:r>
      <w:r w:rsidR="0021435B">
        <w:rPr>
          <w:lang w:val="en-GB"/>
        </w:rPr>
        <w:t>United Kingdom, Austria/</w:t>
      </w:r>
      <w:r w:rsidRPr="00C06D4D">
        <w:rPr>
          <w:lang w:val="en-US"/>
        </w:rPr>
        <w:t>Belgium), Maisa Rojas (Chile), Sonia I. Seneviratne (Switzerland), Claudia Tebaldi (</w:t>
      </w:r>
      <w:commentRangeStart w:id="842"/>
      <w:r w:rsidRPr="00C06D4D">
        <w:rPr>
          <w:lang w:val="en-US"/>
        </w:rPr>
        <w:t>USA</w:t>
      </w:r>
      <w:commentRangeEnd w:id="842"/>
      <w:r w:rsidR="00573FF3">
        <w:rPr>
          <w:rStyle w:val="CommentReference"/>
        </w:rPr>
        <w:commentReference w:id="842"/>
      </w:r>
      <w:r w:rsidRPr="00C06D4D">
        <w:rPr>
          <w:lang w:val="en-US"/>
        </w:rPr>
        <w:t xml:space="preserve">), Blair Trewin (Australia) </w:t>
      </w:r>
    </w:p>
    <w:p w14:paraId="7A7ED8DE" w14:textId="77777777" w:rsidR="0079149B" w:rsidRPr="00C06D4D" w:rsidRDefault="0079149B" w:rsidP="0079149B">
      <w:pPr>
        <w:pStyle w:val="AR6BodyText"/>
        <w:shd w:val="clear" w:color="auto" w:fill="DEEAF6" w:themeFill="accent1" w:themeFillTint="33"/>
        <w:rPr>
          <w:lang w:val="en-US"/>
        </w:rPr>
      </w:pPr>
    </w:p>
    <w:p w14:paraId="6F4AC65B" w14:textId="16C5B288" w:rsidR="0079149B" w:rsidRPr="00430A84" w:rsidRDefault="0079149B" w:rsidP="0079149B">
      <w:pPr>
        <w:pStyle w:val="AR6BodyText"/>
        <w:shd w:val="clear" w:color="auto" w:fill="DEEAF6" w:themeFill="accent1" w:themeFillTint="33"/>
        <w:rPr>
          <w:shd w:val="clear" w:color="auto" w:fill="DEEAF6"/>
          <w:lang w:val="en-GB"/>
        </w:rPr>
      </w:pPr>
      <w:r w:rsidRPr="00C421D6">
        <w:rPr>
          <w:b/>
          <w:shd w:val="clear" w:color="auto" w:fill="DEEAF6"/>
          <w:lang w:val="en-GB"/>
        </w:rPr>
        <w:t>The global stocktake under the Paris Agreement (PA) evaluates the collective progress of countries’ actions towards</w:t>
      </w:r>
      <w:r w:rsidR="0043103A">
        <w:rPr>
          <w:b/>
          <w:shd w:val="clear" w:color="auto" w:fill="DEEAF6"/>
          <w:lang w:val="en-GB"/>
        </w:rPr>
        <w:t xml:space="preserve"> </w:t>
      </w:r>
      <w:bookmarkStart w:id="843" w:name="_Hlk66711038"/>
      <w:r w:rsidR="002D0FAF" w:rsidRPr="00476335">
        <w:rPr>
          <w:b/>
          <w:shd w:val="clear" w:color="auto" w:fill="DEEAF6"/>
          <w:lang w:val="en-GB"/>
        </w:rPr>
        <w:t>attaining</w:t>
      </w:r>
      <w:r w:rsidRPr="00C421D6">
        <w:rPr>
          <w:b/>
          <w:shd w:val="clear" w:color="auto" w:fill="DEEAF6"/>
          <w:lang w:val="en-GB"/>
        </w:rPr>
        <w:t xml:space="preserve"> </w:t>
      </w:r>
      <w:bookmarkEnd w:id="843"/>
      <w:r w:rsidRPr="00C421D6">
        <w:rPr>
          <w:b/>
          <w:shd w:val="clear" w:color="auto" w:fill="DEEAF6"/>
          <w:lang w:val="en-GB"/>
        </w:rPr>
        <w:t>the Agreement’s purpose and long-term goals every five years.</w:t>
      </w:r>
      <w:r w:rsidRPr="00C421D6">
        <w:rPr>
          <w:shd w:val="clear" w:color="auto" w:fill="DEEAF6"/>
          <w:lang w:val="en-GB"/>
        </w:rPr>
        <w:t xml:space="preserve"> The first global stocktake is due in 2023, and then every five years thereafter, unless otherwise decided by the Conference of the Parties. The purpose and long-term goals of the PA are captured in Article 2: to ‘strengthen the global response to the threat of climate change, in the context of sustainable development and efforts to eradicate poverty, including by’: </w:t>
      </w:r>
      <w:r w:rsidRPr="00C421D6">
        <w:rPr>
          <w:i/>
          <w:shd w:val="clear" w:color="auto" w:fill="DEEAF6"/>
          <w:lang w:val="en-GB"/>
        </w:rPr>
        <w:t>mitigation</w:t>
      </w:r>
      <w:ins w:id="844" w:author="Ian Blenkinsop" w:date="2021-07-01T14:39:00Z">
        <w:r w:rsidR="0023587C">
          <w:rPr>
            <w:i/>
            <w:shd w:val="clear" w:color="auto" w:fill="DEEAF6"/>
            <w:lang w:val="en-GB"/>
          </w:rPr>
          <w:t>,</w:t>
        </w:r>
      </w:ins>
      <w:r w:rsidRPr="00745EAB">
        <w:rPr>
          <w:rStyle w:val="FootnoteReference"/>
        </w:rPr>
        <w:footnoteReference w:id="3"/>
      </w:r>
      <w:del w:id="858" w:author="Ian Blenkinsop" w:date="2021-07-01T14:39:00Z">
        <w:r w:rsidRPr="00C421D6" w:rsidDel="0023587C">
          <w:rPr>
            <w:shd w:val="clear" w:color="auto" w:fill="DEEAF6"/>
            <w:lang w:val="en-GB"/>
          </w:rPr>
          <w:delText>,</w:delText>
        </w:r>
      </w:del>
      <w:r w:rsidRPr="00C421D6">
        <w:rPr>
          <w:shd w:val="clear" w:color="auto" w:fill="DEEAF6"/>
          <w:lang w:val="en-GB"/>
        </w:rPr>
        <w:t xml:space="preserve"> specifically, ‘holding the increase in the global </w:t>
      </w:r>
      <w:r w:rsidRPr="00C421D6">
        <w:rPr>
          <w:shd w:val="clear" w:color="auto" w:fill="DEEAF6"/>
          <w:lang w:val="en-GB"/>
        </w:rPr>
        <w:lastRenderedPageBreak/>
        <w:t xml:space="preserve">average temperature to well below 2°C above pre-industrial levels and to pursue efforts to limit the temperature increase to </w:t>
      </w:r>
      <w:r w:rsidR="00964056" w:rsidRPr="00C41086">
        <w:rPr>
          <w:shd w:val="clear" w:color="auto" w:fill="DEEAF6"/>
          <w:lang w:val="en-GB"/>
        </w:rPr>
        <w:t>1.5°C</w:t>
      </w:r>
      <w:r w:rsidRPr="00C421D6">
        <w:rPr>
          <w:shd w:val="clear" w:color="auto" w:fill="DEEAF6"/>
          <w:lang w:val="en-GB"/>
        </w:rPr>
        <w:t xml:space="preserve"> above pre-industrial levels, recognizing that this would significantly reduce the risks and impacts of climate change’;</w:t>
      </w:r>
      <w:r w:rsidR="00476335">
        <w:rPr>
          <w:i/>
          <w:shd w:val="clear" w:color="auto" w:fill="DEEAF6"/>
          <w:lang w:val="en-GB"/>
        </w:rPr>
        <w:t xml:space="preserve"> </w:t>
      </w:r>
      <w:r w:rsidRPr="00C421D6">
        <w:rPr>
          <w:i/>
          <w:shd w:val="clear" w:color="auto" w:fill="DEEAF6"/>
          <w:lang w:val="en-GB"/>
        </w:rPr>
        <w:t>adaptation</w:t>
      </w:r>
      <w:r w:rsidRPr="00C421D6">
        <w:rPr>
          <w:shd w:val="clear" w:color="auto" w:fill="DEEAF6"/>
          <w:lang w:val="en-GB"/>
        </w:rPr>
        <w:t>, that is, ‘</w:t>
      </w:r>
      <w:del w:id="859" w:author="Ian Blenkinsop" w:date="2021-07-01T14:40:00Z">
        <w:r w:rsidRPr="00C421D6" w:rsidDel="002C5199">
          <w:rPr>
            <w:shd w:val="clear" w:color="auto" w:fill="DEEAF6"/>
            <w:lang w:val="en-GB"/>
          </w:rPr>
          <w:delText xml:space="preserve">Increasing </w:delText>
        </w:r>
      </w:del>
      <w:ins w:id="860" w:author="Ian Blenkinsop" w:date="2021-07-01T14:40:00Z">
        <w:r w:rsidR="002C5199">
          <w:rPr>
            <w:shd w:val="clear" w:color="auto" w:fill="DEEAF6"/>
            <w:lang w:val="en-GB"/>
          </w:rPr>
          <w:t>i</w:t>
        </w:r>
        <w:r w:rsidR="002C5199" w:rsidRPr="00C421D6">
          <w:rPr>
            <w:shd w:val="clear" w:color="auto" w:fill="DEEAF6"/>
            <w:lang w:val="en-GB"/>
          </w:rPr>
          <w:t xml:space="preserve">ncreasing </w:t>
        </w:r>
      </w:ins>
      <w:r w:rsidRPr="00C421D6">
        <w:rPr>
          <w:shd w:val="clear" w:color="auto" w:fill="DEEAF6"/>
          <w:lang w:val="en-GB"/>
        </w:rPr>
        <w:t xml:space="preserve">the ability to adapt to the adverse impacts of climate change and foster climate resilience and low greenhouse gas </w:t>
      </w:r>
      <w:ins w:id="861" w:author="Ian Blenkinsop" w:date="2021-07-13T10:56:00Z">
        <w:r w:rsidR="005F5FCF">
          <w:rPr>
            <w:shd w:val="clear" w:color="auto" w:fill="DEEAF6"/>
            <w:lang w:val="en-GB"/>
          </w:rPr>
          <w:t xml:space="preserve">(GHG) </w:t>
        </w:r>
      </w:ins>
      <w:r w:rsidRPr="00C421D6">
        <w:rPr>
          <w:shd w:val="clear" w:color="auto" w:fill="DEEAF6"/>
          <w:lang w:val="en-GB"/>
        </w:rPr>
        <w:t xml:space="preserve">emissions development, in a manner that does not threaten food production’; and </w:t>
      </w:r>
      <w:r w:rsidR="00430A84">
        <w:rPr>
          <w:i/>
          <w:shd w:val="clear" w:color="auto" w:fill="DEEAF6"/>
          <w:lang w:val="en-GB"/>
        </w:rPr>
        <w:t>means</w:t>
      </w:r>
      <w:r w:rsidR="00430A84" w:rsidRPr="00430A84">
        <w:rPr>
          <w:i/>
          <w:shd w:val="clear" w:color="auto" w:fill="DEEAF6"/>
          <w:lang w:val="en-GB"/>
        </w:rPr>
        <w:t xml:space="preserve"> </w:t>
      </w:r>
      <w:r w:rsidRPr="00430A84">
        <w:rPr>
          <w:i/>
          <w:shd w:val="clear" w:color="auto" w:fill="DEEAF6"/>
          <w:lang w:val="en-GB"/>
        </w:rPr>
        <w:t>of implementation and support</w:t>
      </w:r>
      <w:r w:rsidRPr="00430A84">
        <w:rPr>
          <w:shd w:val="clear" w:color="auto" w:fill="DEEAF6"/>
          <w:lang w:val="en-GB"/>
        </w:rPr>
        <w:t>, that is, ‘</w:t>
      </w:r>
      <w:del w:id="862" w:author="Ian Blenkinsop" w:date="2021-07-01T14:40:00Z">
        <w:r w:rsidRPr="00430A84" w:rsidDel="002C5199">
          <w:rPr>
            <w:shd w:val="clear" w:color="auto" w:fill="DEEAF6"/>
            <w:lang w:val="en-GB"/>
          </w:rPr>
          <w:delText xml:space="preserve">Making </w:delText>
        </w:r>
      </w:del>
      <w:ins w:id="863" w:author="Ian Blenkinsop" w:date="2021-07-01T14:40:00Z">
        <w:r w:rsidR="002C5199">
          <w:rPr>
            <w:shd w:val="clear" w:color="auto" w:fill="DEEAF6"/>
            <w:lang w:val="en-GB"/>
          </w:rPr>
          <w:t>m</w:t>
        </w:r>
        <w:r w:rsidR="002C5199" w:rsidRPr="00430A84">
          <w:rPr>
            <w:shd w:val="clear" w:color="auto" w:fill="DEEAF6"/>
            <w:lang w:val="en-GB"/>
          </w:rPr>
          <w:t xml:space="preserve">aking </w:t>
        </w:r>
      </w:ins>
      <w:r w:rsidRPr="00430A84">
        <w:rPr>
          <w:shd w:val="clear" w:color="auto" w:fill="DEEAF6"/>
          <w:lang w:val="en-GB"/>
        </w:rPr>
        <w:t xml:space="preserve">finance flows consistent with a pathway towards low </w:t>
      </w:r>
      <w:del w:id="864" w:author="Ian Blenkinsop" w:date="2021-07-13T10:56:00Z">
        <w:r w:rsidRPr="00430A84" w:rsidDel="005F5FCF">
          <w:rPr>
            <w:shd w:val="clear" w:color="auto" w:fill="DEEAF6"/>
            <w:lang w:val="en-GB"/>
          </w:rPr>
          <w:delText>greenhouse gas</w:delText>
        </w:r>
      </w:del>
      <w:ins w:id="865" w:author="Ian Blenkinsop" w:date="2021-07-13T10:56:00Z">
        <w:r w:rsidR="005F5FCF">
          <w:rPr>
            <w:shd w:val="clear" w:color="auto" w:fill="DEEAF6"/>
            <w:lang w:val="en-GB"/>
          </w:rPr>
          <w:t>GHG</w:t>
        </w:r>
      </w:ins>
      <w:r w:rsidRPr="00430A84">
        <w:rPr>
          <w:shd w:val="clear" w:color="auto" w:fill="DEEAF6"/>
          <w:lang w:val="en-GB"/>
        </w:rPr>
        <w:t xml:space="preserve"> emissions and climate-resilient development</w:t>
      </w:r>
      <w:del w:id="866" w:author="Ian Blenkinsop" w:date="2021-07-01T16:04:00Z">
        <w:r w:rsidRPr="00430A84" w:rsidDel="00FA3243">
          <w:rPr>
            <w:shd w:val="clear" w:color="auto" w:fill="DEEAF6"/>
            <w:lang w:val="en-GB"/>
          </w:rPr>
          <w:delText>’</w:delText>
        </w:r>
      </w:del>
      <w:r w:rsidRPr="00430A84">
        <w:rPr>
          <w:shd w:val="clear" w:color="auto" w:fill="DEEAF6"/>
          <w:lang w:val="en-GB"/>
        </w:rPr>
        <w:t>.</w:t>
      </w:r>
      <w:ins w:id="867" w:author="Ian Blenkinsop" w:date="2021-07-01T16:04:00Z">
        <w:r w:rsidR="00FA3243" w:rsidRPr="00430A84">
          <w:rPr>
            <w:shd w:val="clear" w:color="auto" w:fill="DEEAF6"/>
            <w:lang w:val="en-GB"/>
          </w:rPr>
          <w:t>’</w:t>
        </w:r>
      </w:ins>
    </w:p>
    <w:p w14:paraId="33D685CD" w14:textId="77777777" w:rsidR="0079149B" w:rsidRPr="00C421D6" w:rsidRDefault="0079149B" w:rsidP="0079149B">
      <w:pPr>
        <w:pStyle w:val="AR6BodyText"/>
        <w:shd w:val="clear" w:color="auto" w:fill="DEEAF6" w:themeFill="accent1" w:themeFillTint="33"/>
        <w:rPr>
          <w:rFonts w:cs="Times New Roman"/>
          <w:shd w:val="clear" w:color="auto" w:fill="DEEAF6"/>
          <w:lang w:val="en-GB"/>
        </w:rPr>
      </w:pPr>
    </w:p>
    <w:p w14:paraId="47D7DF91" w14:textId="77777777" w:rsidR="0079149B" w:rsidRPr="00C421D6" w:rsidRDefault="0079149B" w:rsidP="0079149B">
      <w:pPr>
        <w:pStyle w:val="AR6BodyText"/>
        <w:shd w:val="clear" w:color="auto" w:fill="DEEAF6" w:themeFill="accent1" w:themeFillTint="33"/>
        <w:rPr>
          <w:rFonts w:cs="Times New Roman"/>
          <w:shd w:val="clear" w:color="auto" w:fill="DEEAF6"/>
          <w:lang w:val="en-GB"/>
        </w:rPr>
      </w:pPr>
      <w:r w:rsidRPr="00C421D6">
        <w:rPr>
          <w:rFonts w:cs="Times New Roman"/>
          <w:shd w:val="clear" w:color="auto" w:fill="DEEAF6"/>
          <w:lang w:val="en-GB"/>
        </w:rPr>
        <w:t xml:space="preserve">The PA further specifies that the stocktake shall be undertaken in a ‘comprehensive and facilitative manner, considering mitigation, adaptation and the means of implementation and support, and in the light of equity and the best available science’ (Article 14). </w:t>
      </w:r>
    </w:p>
    <w:p w14:paraId="3FA88C33" w14:textId="77777777" w:rsidR="0079149B" w:rsidRPr="00C421D6" w:rsidRDefault="0079149B" w:rsidP="0079149B">
      <w:pPr>
        <w:pStyle w:val="AR6BodyText"/>
        <w:shd w:val="clear" w:color="auto" w:fill="DEEAF6" w:themeFill="accent1" w:themeFillTint="33"/>
        <w:rPr>
          <w:rFonts w:cs="Times New Roman"/>
          <w:shd w:val="clear" w:color="auto" w:fill="DEEAF6"/>
          <w:lang w:val="en-GB"/>
        </w:rPr>
      </w:pPr>
    </w:p>
    <w:p w14:paraId="40176827" w14:textId="1A9D6C1C" w:rsidR="0079149B" w:rsidRPr="00C421D6" w:rsidRDefault="0079149B" w:rsidP="0079149B">
      <w:pPr>
        <w:pStyle w:val="AR6BodyText"/>
        <w:shd w:val="clear" w:color="auto" w:fill="DEEAF6" w:themeFill="accent1" w:themeFillTint="33"/>
        <w:rPr>
          <w:rFonts w:cs="Times New Roman"/>
          <w:b/>
          <w:shd w:val="clear" w:color="auto" w:fill="DEEAF6"/>
          <w:lang w:val="en-GB"/>
        </w:rPr>
      </w:pPr>
      <w:r w:rsidRPr="00C421D6">
        <w:rPr>
          <w:rFonts w:cs="Times New Roman"/>
          <w:b/>
          <w:shd w:val="clear" w:color="auto" w:fill="DEEAF6"/>
          <w:lang w:val="en-GB"/>
        </w:rPr>
        <w:t xml:space="preserve">The sources of input </w:t>
      </w:r>
      <w:r w:rsidRPr="00C421D6">
        <w:rPr>
          <w:rFonts w:cs="Times New Roman"/>
          <w:shd w:val="clear" w:color="auto" w:fill="DEEAF6"/>
          <w:lang w:val="en-GB"/>
        </w:rPr>
        <w:t>envisaged for the global stocktake include the ‘latest reports of the Intergovernmental Panel on Climate Change’ as a central source of information</w:t>
      </w:r>
      <w:ins w:id="868" w:author="Ian Blenkinsop" w:date="2021-07-01T14:55:00Z">
        <w:r w:rsidR="002C5199" w:rsidRPr="00C421D6">
          <w:rPr>
            <w:rFonts w:cs="Times New Roman"/>
            <w:shd w:val="clear" w:color="auto" w:fill="DEEAF6"/>
            <w:lang w:val="en-GB"/>
          </w:rPr>
          <w:t>.</w:t>
        </w:r>
      </w:ins>
      <w:r w:rsidRPr="00745EAB">
        <w:rPr>
          <w:rStyle w:val="FootnoteReference"/>
        </w:rPr>
        <w:footnoteReference w:id="4"/>
      </w:r>
      <w:del w:id="873" w:author="Ian Blenkinsop" w:date="2021-07-01T14:55:00Z">
        <w:r w:rsidRPr="00C421D6" w:rsidDel="002C5199">
          <w:rPr>
            <w:rFonts w:cs="Times New Roman"/>
            <w:shd w:val="clear" w:color="auto" w:fill="DEEAF6"/>
            <w:lang w:val="en-GB"/>
          </w:rPr>
          <w:delText>.</w:delText>
        </w:r>
      </w:del>
      <w:r w:rsidRPr="00C421D6">
        <w:rPr>
          <w:rFonts w:cs="Times New Roman"/>
          <w:shd w:val="clear" w:color="auto" w:fill="DEEAF6"/>
          <w:lang w:val="en-GB"/>
        </w:rPr>
        <w:t xml:space="preserve"> The global stocktake is one of the key formal avenues for scientific inputs into the UNFCCC and PA negotiation process alongside, for example, the Structured Expert Dialogues</w:t>
      </w:r>
      <w:ins w:id="874" w:author="Ian Blenkinsop" w:date="2021-07-01T14:58:00Z">
        <w:r w:rsidR="0011324E">
          <w:rPr>
            <w:rFonts w:cs="Times New Roman"/>
            <w:shd w:val="clear" w:color="auto" w:fill="DEEAF6"/>
            <w:lang w:val="en-GB"/>
          </w:rPr>
          <w:t xml:space="preserve"> (SEDs)</w:t>
        </w:r>
      </w:ins>
      <w:r w:rsidRPr="00C421D6">
        <w:rPr>
          <w:rFonts w:cs="Times New Roman"/>
          <w:shd w:val="clear" w:color="auto" w:fill="DEEAF6"/>
          <w:lang w:val="en-GB"/>
        </w:rPr>
        <w:t xml:space="preserve"> under the UNFCCC</w:t>
      </w:r>
      <w:del w:id="875" w:author="Ian Blenkinsop" w:date="2021-07-01T14:57:00Z">
        <w:r w:rsidRPr="0011324E" w:rsidDel="0011324E">
          <w:rPr>
            <w:rStyle w:val="FootnoteReference"/>
            <w:vertAlign w:val="baseline"/>
          </w:rPr>
          <w:footnoteReference w:id="5"/>
        </w:r>
      </w:del>
      <w:r w:rsidRPr="0011324E">
        <w:rPr>
          <w:rFonts w:cs="Times New Roman"/>
          <w:lang w:val="en-GB"/>
        </w:rPr>
        <w:t xml:space="preserve"> </w:t>
      </w:r>
      <w:r w:rsidRPr="00C421D6">
        <w:rPr>
          <w:rFonts w:cs="Times New Roman"/>
          <w:shd w:val="clear" w:color="auto" w:fill="DEEAF6"/>
          <w:lang w:val="en-GB"/>
        </w:rPr>
        <w:t>(Section 1.2.2).</w:t>
      </w:r>
      <w:ins w:id="878" w:author="Ian Blenkinsop" w:date="2021-07-01T14:57:00Z">
        <w:r w:rsidR="0011324E" w:rsidRPr="00745EAB">
          <w:rPr>
            <w:rStyle w:val="FootnoteReference"/>
          </w:rPr>
          <w:footnoteReference w:id="6"/>
        </w:r>
      </w:ins>
    </w:p>
    <w:p w14:paraId="5D038206" w14:textId="77777777" w:rsidR="0079149B" w:rsidRPr="00C421D6" w:rsidRDefault="0079149B" w:rsidP="0079149B">
      <w:pPr>
        <w:pStyle w:val="AR6BodyText"/>
        <w:shd w:val="clear" w:color="auto" w:fill="DEEAF6" w:themeFill="accent1" w:themeFillTint="33"/>
        <w:rPr>
          <w:rFonts w:cs="Times New Roman"/>
          <w:shd w:val="clear" w:color="auto" w:fill="DEEAF6"/>
          <w:lang w:val="en-GB"/>
        </w:rPr>
      </w:pPr>
    </w:p>
    <w:p w14:paraId="6AA0028F" w14:textId="25605ADB" w:rsidR="0079149B" w:rsidRPr="00C421D6" w:rsidRDefault="0079149B" w:rsidP="0079149B">
      <w:pPr>
        <w:pStyle w:val="AR6BodyText"/>
        <w:shd w:val="clear" w:color="auto" w:fill="DEEAF6" w:themeFill="accent1" w:themeFillTint="33"/>
        <w:rPr>
          <w:rFonts w:cs="Times New Roman"/>
          <w:shd w:val="clear" w:color="auto" w:fill="DEEAF6"/>
          <w:lang w:val="en-GB"/>
        </w:rPr>
      </w:pPr>
      <w:r w:rsidRPr="00C421D6">
        <w:rPr>
          <w:rFonts w:cs="Times New Roman"/>
          <w:b/>
          <w:shd w:val="clear" w:color="auto" w:fill="DEEAF6"/>
          <w:lang w:val="en-GB"/>
        </w:rPr>
        <w:t xml:space="preserve">The WGI </w:t>
      </w:r>
      <w:del w:id="887" w:author="Ian Blenkinsop" w:date="2021-07-01T14:58:00Z">
        <w:r w:rsidRPr="00C421D6" w:rsidDel="0011324E">
          <w:rPr>
            <w:rFonts w:cs="Times New Roman"/>
            <w:b/>
            <w:shd w:val="clear" w:color="auto" w:fill="DEEAF6"/>
            <w:lang w:val="en-GB"/>
          </w:rPr>
          <w:delText xml:space="preserve">assessment </w:delText>
        </w:r>
      </w:del>
      <w:ins w:id="888" w:author="Ian Blenkinsop" w:date="2021-07-01T14:58:00Z">
        <w:r w:rsidR="0011324E">
          <w:rPr>
            <w:rFonts w:cs="Times New Roman"/>
            <w:b/>
            <w:shd w:val="clear" w:color="auto" w:fill="DEEAF6"/>
            <w:lang w:val="en-GB"/>
          </w:rPr>
          <w:t>A</w:t>
        </w:r>
        <w:r w:rsidR="0011324E" w:rsidRPr="00C421D6">
          <w:rPr>
            <w:rFonts w:cs="Times New Roman"/>
            <w:b/>
            <w:shd w:val="clear" w:color="auto" w:fill="DEEAF6"/>
            <w:lang w:val="en-GB"/>
          </w:rPr>
          <w:t xml:space="preserve">ssessment </w:t>
        </w:r>
      </w:ins>
      <w:r w:rsidRPr="00C421D6">
        <w:rPr>
          <w:rFonts w:cs="Times New Roman"/>
          <w:b/>
          <w:shd w:val="clear" w:color="auto" w:fill="DEEAF6"/>
          <w:lang w:val="en-GB"/>
        </w:rPr>
        <w:t xml:space="preserve">provides a wide range of information </w:t>
      </w:r>
      <w:del w:id="889" w:author="Ian Blenkinsop" w:date="2021-07-01T14:58:00Z">
        <w:r w:rsidRPr="00C421D6" w:rsidDel="0011324E">
          <w:rPr>
            <w:rFonts w:cs="Times New Roman"/>
            <w:b/>
            <w:shd w:val="clear" w:color="auto" w:fill="DEEAF6"/>
            <w:lang w:val="en-GB"/>
          </w:rPr>
          <w:delText>potentially relevant</w:delText>
        </w:r>
      </w:del>
      <w:ins w:id="890" w:author="Ian Blenkinsop" w:date="2021-07-01T14:58:00Z">
        <w:r w:rsidR="0011324E">
          <w:rPr>
            <w:rFonts w:cs="Times New Roman"/>
            <w:b/>
            <w:shd w:val="clear" w:color="auto" w:fill="DEEAF6"/>
            <w:lang w:val="en-GB"/>
          </w:rPr>
          <w:t>with potential rele</w:t>
        </w:r>
      </w:ins>
      <w:ins w:id="891" w:author="Ian Blenkinsop" w:date="2021-07-01T14:59:00Z">
        <w:r w:rsidR="0011324E">
          <w:rPr>
            <w:rFonts w:cs="Times New Roman"/>
            <w:b/>
            <w:shd w:val="clear" w:color="auto" w:fill="DEEAF6"/>
            <w:lang w:val="en-GB"/>
          </w:rPr>
          <w:t>vance</w:t>
        </w:r>
      </w:ins>
      <w:r w:rsidRPr="00C421D6">
        <w:rPr>
          <w:rFonts w:cs="Times New Roman"/>
          <w:b/>
          <w:shd w:val="clear" w:color="auto" w:fill="DEEAF6"/>
          <w:lang w:val="en-GB"/>
        </w:rPr>
        <w:t xml:space="preserve"> for the global stocktake, complementing the IPCC AR6 Special Reports, the contributions from WGII and WGIII and the Synthesis Report. </w:t>
      </w:r>
      <w:r w:rsidRPr="00C421D6">
        <w:rPr>
          <w:rFonts w:cs="Times New Roman"/>
          <w:shd w:val="clear" w:color="auto" w:fill="DEEAF6"/>
          <w:lang w:val="en-GB"/>
        </w:rPr>
        <w:t xml:space="preserve">This includes the state of </w:t>
      </w:r>
      <w:del w:id="892" w:author="Ian Blenkinsop" w:date="2021-07-12T15:19:00Z">
        <w:r w:rsidRPr="00C421D6" w:rsidDel="00B852C0">
          <w:rPr>
            <w:rFonts w:cs="Times New Roman"/>
            <w:shd w:val="clear" w:color="auto" w:fill="DEEAF6"/>
            <w:lang w:val="en-GB"/>
          </w:rPr>
          <w:delText>greenhouse gas</w:delText>
        </w:r>
      </w:del>
      <w:ins w:id="893" w:author="Ian Blenkinsop" w:date="2021-07-12T15:19:00Z">
        <w:r w:rsidR="00B852C0">
          <w:rPr>
            <w:rFonts w:cs="Times New Roman"/>
            <w:shd w:val="clear" w:color="auto" w:fill="DEEAF6"/>
            <w:lang w:val="en-GB"/>
          </w:rPr>
          <w:t>GHG</w:t>
        </w:r>
      </w:ins>
      <w:r w:rsidRPr="00C421D6">
        <w:rPr>
          <w:rFonts w:cs="Times New Roman"/>
          <w:shd w:val="clear" w:color="auto" w:fill="DEEAF6"/>
          <w:lang w:val="en-GB"/>
        </w:rPr>
        <w:t xml:space="preserve"> emissions and concentrations, the current state of the climate, projected long-term warming levels under different scenarios, near-term projections, the attribution of extreme events, and remaining carbon budgets. Cross-Chapter Box 1.1</w:t>
      </w:r>
      <w:r w:rsidR="0036671B" w:rsidRPr="00C421D6">
        <w:rPr>
          <w:rFonts w:cs="Times New Roman"/>
          <w:shd w:val="clear" w:color="auto" w:fill="DEEAF6"/>
          <w:lang w:val="en-GB"/>
        </w:rPr>
        <w:t>,</w:t>
      </w:r>
      <w:r w:rsidRPr="00C421D6">
        <w:rPr>
          <w:rFonts w:cs="Times New Roman"/>
          <w:shd w:val="clear" w:color="auto" w:fill="DEEAF6"/>
          <w:lang w:val="en-GB"/>
        </w:rPr>
        <w:t xml:space="preserve"> Table 1 provide</w:t>
      </w:r>
      <w:ins w:id="894" w:author="Ian Blenkinsop" w:date="2021-07-01T14:59:00Z">
        <w:r w:rsidR="0011324E">
          <w:rPr>
            <w:rFonts w:cs="Times New Roman"/>
            <w:shd w:val="clear" w:color="auto" w:fill="DEEAF6"/>
            <w:lang w:val="en-GB"/>
          </w:rPr>
          <w:t>s</w:t>
        </w:r>
      </w:ins>
      <w:r w:rsidRPr="00C421D6">
        <w:rPr>
          <w:rFonts w:cs="Times New Roman"/>
          <w:shd w:val="clear" w:color="auto" w:fill="DEEAF6"/>
          <w:lang w:val="en-GB"/>
        </w:rPr>
        <w:t xml:space="preserve"> pointers to the in-depth material that WGI </w:t>
      </w:r>
      <w:r w:rsidR="0043103A">
        <w:rPr>
          <w:rFonts w:cs="Times New Roman"/>
          <w:shd w:val="clear" w:color="auto" w:fill="DEEAF6"/>
          <w:lang w:val="en-GB"/>
        </w:rPr>
        <w:t xml:space="preserve">has assessed and </w:t>
      </w:r>
      <w:ins w:id="895" w:author="Ian Blenkinsop" w:date="2021-07-01T14:59:00Z">
        <w:r w:rsidR="0011324E">
          <w:rPr>
            <w:rFonts w:cs="Times New Roman"/>
            <w:shd w:val="clear" w:color="auto" w:fill="DEEAF6"/>
            <w:lang w:val="en-GB"/>
          </w:rPr>
          <w:t xml:space="preserve">that </w:t>
        </w:r>
      </w:ins>
      <w:r w:rsidR="0043103A">
        <w:rPr>
          <w:rFonts w:cs="Times New Roman"/>
          <w:shd w:val="clear" w:color="auto" w:fill="DEEAF6"/>
          <w:lang w:val="en-GB"/>
        </w:rPr>
        <w:t xml:space="preserve">may be </w:t>
      </w:r>
      <w:r w:rsidR="004B4EC2">
        <w:rPr>
          <w:rFonts w:cs="Times New Roman"/>
          <w:shd w:val="clear" w:color="auto" w:fill="DEEAF6"/>
          <w:lang w:val="en-GB"/>
        </w:rPr>
        <w:t>relevant</w:t>
      </w:r>
      <w:r w:rsidR="0043103A">
        <w:rPr>
          <w:rFonts w:cs="Times New Roman"/>
          <w:shd w:val="clear" w:color="auto" w:fill="DEEAF6"/>
          <w:lang w:val="en-GB"/>
        </w:rPr>
        <w:t xml:space="preserve"> for</w:t>
      </w:r>
      <w:r w:rsidRPr="00C421D6">
        <w:rPr>
          <w:rFonts w:cs="Times New Roman"/>
          <w:shd w:val="clear" w:color="auto" w:fill="DEEAF6"/>
          <w:lang w:val="en-GB"/>
        </w:rPr>
        <w:t xml:space="preserve"> the global stocktake. </w:t>
      </w:r>
    </w:p>
    <w:p w14:paraId="178F14BF" w14:textId="77777777" w:rsidR="0079149B" w:rsidRPr="00C421D6" w:rsidRDefault="0079149B" w:rsidP="0079149B">
      <w:pPr>
        <w:pStyle w:val="AR6BodyText"/>
        <w:shd w:val="clear" w:color="auto" w:fill="DEEAF6" w:themeFill="accent1" w:themeFillTint="33"/>
        <w:rPr>
          <w:rFonts w:cs="Times New Roman"/>
          <w:b/>
          <w:shd w:val="clear" w:color="auto" w:fill="DEEAF6"/>
          <w:lang w:val="en-GB" w:eastAsia="zh-TW"/>
        </w:rPr>
      </w:pPr>
    </w:p>
    <w:p w14:paraId="671BB355" w14:textId="20BAAF00" w:rsidR="0079149B" w:rsidRPr="00C421D6" w:rsidRDefault="0079149B" w:rsidP="0079149B">
      <w:pPr>
        <w:pStyle w:val="AR6BodyText"/>
        <w:shd w:val="clear" w:color="auto" w:fill="DEEAF6" w:themeFill="accent1" w:themeFillTint="33"/>
        <w:rPr>
          <w:rFonts w:cs="Times New Roman"/>
          <w:shd w:val="clear" w:color="auto" w:fill="DEEAF6"/>
          <w:lang w:val="en-GB"/>
        </w:rPr>
      </w:pPr>
      <w:r w:rsidRPr="00C421D6">
        <w:rPr>
          <w:rFonts w:cs="Times New Roman"/>
          <w:b/>
          <w:shd w:val="clear" w:color="auto" w:fill="DEEAF6"/>
          <w:lang w:val="en-GB"/>
        </w:rPr>
        <w:t>The following tabular</w:t>
      </w:r>
      <w:del w:id="896" w:author="Ian Blenkinsop" w:date="2021-07-01T15:01:00Z">
        <w:r w:rsidRPr="00C421D6" w:rsidDel="0011324E">
          <w:rPr>
            <w:rFonts w:cs="Times New Roman"/>
            <w:b/>
            <w:shd w:val="clear" w:color="auto" w:fill="DEEAF6"/>
            <w:lang w:val="en-GB"/>
          </w:rPr>
          <w:delText>ised</w:delText>
        </w:r>
      </w:del>
      <w:r w:rsidRPr="00C421D6">
        <w:rPr>
          <w:rFonts w:cs="Times New Roman"/>
          <w:b/>
          <w:shd w:val="clear" w:color="auto" w:fill="DEEAF6"/>
          <w:lang w:val="en-GB"/>
        </w:rPr>
        <w:t xml:space="preserve"> overview of potentially relevant information from the WGI contribution for the global stocktake is structured into three sections: the current state of the climate, the long-term future, and the near-term. </w:t>
      </w:r>
      <w:r w:rsidRPr="00C421D6">
        <w:rPr>
          <w:rFonts w:cs="Times New Roman"/>
          <w:shd w:val="clear" w:color="auto" w:fill="DEEAF6"/>
          <w:lang w:val="en-GB"/>
        </w:rPr>
        <w:t>These sections and their order align with the three questions of the Talanoa dialogue</w:t>
      </w:r>
      <w:r w:rsidRPr="00C421D6">
        <w:rPr>
          <w:rFonts w:cs="Times New Roman"/>
          <w:lang w:val="en-GB"/>
        </w:rPr>
        <w:t>, launched during COP23</w:t>
      </w:r>
      <w:ins w:id="897" w:author="Ian Blenkinsop" w:date="2021-07-01T15:04:00Z">
        <w:r w:rsidR="0011324E">
          <w:rPr>
            <w:rFonts w:cs="Times New Roman"/>
            <w:lang w:val="en-GB"/>
          </w:rPr>
          <w:t>,</w:t>
        </w:r>
      </w:ins>
      <w:r w:rsidRPr="00C421D6">
        <w:rPr>
          <w:rFonts w:cs="Times New Roman"/>
          <w:lang w:val="en-GB"/>
        </w:rPr>
        <w:t xml:space="preserve"> based on the Pacific concept of </w:t>
      </w:r>
      <w:r w:rsidR="0043103A" w:rsidRPr="0011324E">
        <w:rPr>
          <w:rFonts w:cs="Times New Roman"/>
          <w:i/>
          <w:iCs/>
          <w:lang w:val="en-GB"/>
          <w:rPrChange w:id="898" w:author="Ian Blenkinsop" w:date="2021-07-01T15:04:00Z">
            <w:rPr>
              <w:rFonts w:cs="Times New Roman"/>
              <w:lang w:val="en-GB"/>
            </w:rPr>
          </w:rPrChange>
        </w:rPr>
        <w:t>talanoa</w:t>
      </w:r>
      <w:r w:rsidRPr="00745EAB">
        <w:rPr>
          <w:rStyle w:val="FootnoteReference"/>
        </w:rPr>
        <w:footnoteReference w:id="7"/>
      </w:r>
      <w:r w:rsidRPr="00C421D6">
        <w:rPr>
          <w:rFonts w:cs="Times New Roman"/>
          <w:shd w:val="clear" w:color="auto" w:fill="DEEAF6"/>
          <w:lang w:val="en-GB"/>
        </w:rPr>
        <w:t>:</w:t>
      </w:r>
      <w:r w:rsidRPr="00C421D6">
        <w:rPr>
          <w:rFonts w:cs="Times New Roman"/>
          <w:lang w:val="en-GB"/>
        </w:rPr>
        <w:t xml:space="preserve"> ‘</w:t>
      </w:r>
      <w:r w:rsidRPr="00C421D6">
        <w:rPr>
          <w:rFonts w:cs="Times New Roman"/>
          <w:i/>
          <w:lang w:val="en-GB"/>
        </w:rPr>
        <w:t>Where are we’, ‘Where do we want to go’</w:t>
      </w:r>
      <w:r w:rsidRPr="00C421D6">
        <w:rPr>
          <w:rFonts w:cs="Times New Roman"/>
          <w:lang w:val="en-GB"/>
        </w:rPr>
        <w:t xml:space="preserve"> and ‘</w:t>
      </w:r>
      <w:r w:rsidRPr="00C421D6">
        <w:rPr>
          <w:rFonts w:cs="Times New Roman"/>
          <w:i/>
          <w:lang w:val="en-GB"/>
        </w:rPr>
        <w:t>How do we get there?’</w:t>
      </w:r>
      <w:del w:id="902" w:author="Ian Blenkinsop" w:date="2021-07-01T16:04:00Z">
        <w:r w:rsidRPr="00C421D6" w:rsidDel="00FA3243">
          <w:rPr>
            <w:rFonts w:cs="Times New Roman"/>
            <w:i/>
            <w:lang w:val="en-GB"/>
          </w:rPr>
          <w:delText>.</w:delText>
        </w:r>
      </w:del>
    </w:p>
    <w:p w14:paraId="2CBBBCD1" w14:textId="77777777" w:rsidR="0079149B" w:rsidRPr="00C421D6" w:rsidRDefault="0079149B" w:rsidP="0079149B">
      <w:pPr>
        <w:pStyle w:val="AR6BodyText"/>
        <w:shd w:val="clear" w:color="auto" w:fill="DEEAF6" w:themeFill="accent1" w:themeFillTint="33"/>
        <w:rPr>
          <w:b/>
          <w:lang w:val="en-GB"/>
        </w:rPr>
      </w:pPr>
    </w:p>
    <w:p w14:paraId="387B0F75" w14:textId="77777777" w:rsidR="00A85889" w:rsidRPr="00C421D6" w:rsidRDefault="00A85889" w:rsidP="0079149B">
      <w:pPr>
        <w:pStyle w:val="AR6BodyText"/>
        <w:shd w:val="clear" w:color="auto" w:fill="DEEAF6" w:themeFill="accent1" w:themeFillTint="33"/>
        <w:rPr>
          <w:b/>
          <w:lang w:val="en-GB"/>
        </w:rPr>
      </w:pPr>
    </w:p>
    <w:p w14:paraId="0101E2F9" w14:textId="394DD954" w:rsidR="0079149B" w:rsidRPr="00C421D6" w:rsidRDefault="0079149B" w:rsidP="0036671B">
      <w:pPr>
        <w:pStyle w:val="AR6BodyText"/>
        <w:shd w:val="clear" w:color="auto" w:fill="DEEAF6" w:themeFill="accent1" w:themeFillTint="33"/>
        <w:rPr>
          <w:b/>
          <w:lang w:val="en-GB"/>
        </w:rPr>
      </w:pPr>
      <w:r w:rsidRPr="00C421D6">
        <w:rPr>
          <w:b/>
          <w:lang w:val="en-GB"/>
        </w:rPr>
        <w:t>[START CROSS-CHAPTER BOX 1.1, TABLE 1 HERE]</w:t>
      </w:r>
    </w:p>
    <w:p w14:paraId="7A974008" w14:textId="77777777" w:rsidR="0036671B" w:rsidRPr="00C421D6" w:rsidRDefault="0036671B" w:rsidP="0036671B">
      <w:pPr>
        <w:pStyle w:val="AR6BodyText"/>
        <w:shd w:val="clear" w:color="auto" w:fill="DEEAF6" w:themeFill="accent1" w:themeFillTint="33"/>
        <w:rPr>
          <w:rFonts w:cs="Times New Roman"/>
          <w:color w:val="000000"/>
          <w:shd w:val="clear" w:color="auto" w:fill="DEEAF6"/>
          <w:lang w:val="en-GB"/>
        </w:rPr>
      </w:pPr>
    </w:p>
    <w:p w14:paraId="33B23C0D" w14:textId="15364DA1" w:rsidR="0079149B" w:rsidRPr="005E56CD" w:rsidRDefault="0079149B" w:rsidP="0079149B">
      <w:pPr>
        <w:shd w:val="clear" w:color="auto" w:fill="DEEAF6"/>
        <w:ind w:left="2835" w:hanging="2835"/>
        <w:rPr>
          <w:sz w:val="20"/>
          <w:szCs w:val="20"/>
          <w:shd w:val="clear" w:color="auto" w:fill="DEEAF6"/>
        </w:rPr>
      </w:pPr>
      <w:r w:rsidRPr="005E56CD">
        <w:rPr>
          <w:b/>
          <w:sz w:val="20"/>
          <w:szCs w:val="20"/>
          <w:shd w:val="clear" w:color="auto" w:fill="DEEAF6"/>
        </w:rPr>
        <w:t>Cross-Chapter Box 1.1, Table 1</w:t>
      </w:r>
      <w:r w:rsidRPr="0011324E">
        <w:rPr>
          <w:b/>
          <w:bCs/>
          <w:shd w:val="clear" w:color="auto" w:fill="DEEAF6"/>
          <w:rPrChange w:id="903" w:author="Ian Blenkinsop" w:date="2021-07-01T15:05:00Z">
            <w:rPr>
              <w:shd w:val="clear" w:color="auto" w:fill="DEEAF6"/>
            </w:rPr>
          </w:rPrChange>
        </w:rPr>
        <w:t>:</w:t>
      </w:r>
      <w:r w:rsidRPr="005E56CD">
        <w:rPr>
          <w:shd w:val="clear" w:color="auto" w:fill="DEEAF6"/>
        </w:rPr>
        <w:t xml:space="preserve"> </w:t>
      </w:r>
      <w:r w:rsidRPr="005E56CD">
        <w:rPr>
          <w:sz w:val="20"/>
          <w:szCs w:val="20"/>
          <w:shd w:val="clear" w:color="auto" w:fill="DEEAF6"/>
        </w:rPr>
        <w:t xml:space="preserve">WGI </w:t>
      </w:r>
      <w:del w:id="904" w:author="Ian Blenkinsop" w:date="2021-07-02T14:42:00Z">
        <w:r w:rsidRPr="005E56CD" w:rsidDel="00535DA8">
          <w:rPr>
            <w:sz w:val="20"/>
            <w:szCs w:val="20"/>
            <w:shd w:val="clear" w:color="auto" w:fill="DEEAF6"/>
          </w:rPr>
          <w:delText xml:space="preserve">assessment </w:delText>
        </w:r>
      </w:del>
      <w:ins w:id="905" w:author="Ian Blenkinsop" w:date="2021-07-02T14:42:00Z">
        <w:r w:rsidR="00535DA8">
          <w:rPr>
            <w:sz w:val="20"/>
            <w:szCs w:val="20"/>
            <w:shd w:val="clear" w:color="auto" w:fill="DEEAF6"/>
          </w:rPr>
          <w:t>A</w:t>
        </w:r>
        <w:r w:rsidR="00535DA8" w:rsidRPr="005E56CD">
          <w:rPr>
            <w:sz w:val="20"/>
            <w:szCs w:val="20"/>
            <w:shd w:val="clear" w:color="auto" w:fill="DEEAF6"/>
          </w:rPr>
          <w:t xml:space="preserve">ssessment </w:t>
        </w:r>
      </w:ins>
      <w:r w:rsidRPr="005E56CD">
        <w:rPr>
          <w:sz w:val="20"/>
          <w:szCs w:val="20"/>
          <w:shd w:val="clear" w:color="auto" w:fill="DEEAF6"/>
        </w:rPr>
        <w:t xml:space="preserve">findings and their potential relevance for the global stocktake. The table combines information assessed in this report that could potentially be relevant for the global stocktake process. Section 1 focuses on the current state of the climate and its recent past. Section 2 focuses on long-term projections in the context of the PA’s 1.5°C and 2.0°C goals and on progress towards </w:t>
      </w:r>
      <w:r w:rsidR="00964056" w:rsidRPr="00C41086">
        <w:rPr>
          <w:sz w:val="20"/>
          <w:szCs w:val="20"/>
          <w:shd w:val="clear" w:color="auto" w:fill="DEEAF6"/>
        </w:rPr>
        <w:t>net zero</w:t>
      </w:r>
      <w:r w:rsidRPr="005E56CD">
        <w:rPr>
          <w:sz w:val="20"/>
          <w:szCs w:val="20"/>
          <w:shd w:val="clear" w:color="auto" w:fill="DEEAF6"/>
        </w:rPr>
        <w:t xml:space="preserve"> greenhouse gas emissions. Section 3 considers challenges and key insights for mitigation and adaptation in the near term from a WGI perspective. Further </w:t>
      </w:r>
      <w:del w:id="906" w:author="Ian Blenkinsop" w:date="2021-07-01T15:06:00Z">
        <w:r w:rsidRPr="005E56CD" w:rsidDel="0011324E">
          <w:rPr>
            <w:sz w:val="20"/>
            <w:szCs w:val="20"/>
            <w:shd w:val="clear" w:color="auto" w:fill="DEEAF6"/>
          </w:rPr>
          <w:delText xml:space="preserve">Information </w:delText>
        </w:r>
      </w:del>
      <w:ins w:id="907" w:author="Ian Blenkinsop" w:date="2021-07-01T15:06:00Z">
        <w:r w:rsidR="0011324E">
          <w:rPr>
            <w:sz w:val="20"/>
            <w:szCs w:val="20"/>
            <w:shd w:val="clear" w:color="auto" w:fill="DEEAF6"/>
          </w:rPr>
          <w:t>i</w:t>
        </w:r>
        <w:r w:rsidR="0011324E" w:rsidRPr="005E56CD">
          <w:rPr>
            <w:sz w:val="20"/>
            <w:szCs w:val="20"/>
            <w:shd w:val="clear" w:color="auto" w:fill="DEEAF6"/>
          </w:rPr>
          <w:t xml:space="preserve">nformation </w:t>
        </w:r>
      </w:ins>
      <w:r w:rsidRPr="005E56CD">
        <w:rPr>
          <w:sz w:val="20"/>
          <w:szCs w:val="20"/>
          <w:shd w:val="clear" w:color="auto" w:fill="DEEAF6"/>
        </w:rPr>
        <w:t xml:space="preserve">on potential relevance of the aspects listed here in terms of, for example, impacts and socio-economic aspects can be found in the WGII and WGIII reports </w:t>
      </w:r>
    </w:p>
    <w:p w14:paraId="7FF223C0" w14:textId="77777777" w:rsidR="0036671B" w:rsidRPr="005E56CD" w:rsidRDefault="0036671B" w:rsidP="0079149B">
      <w:pPr>
        <w:shd w:val="clear" w:color="auto" w:fill="DEEAF6"/>
        <w:ind w:left="2835" w:hanging="2835"/>
        <w:rPr>
          <w:sz w:val="20"/>
          <w:szCs w:val="20"/>
          <w:shd w:val="clear" w:color="auto" w:fill="DEEAF6"/>
        </w:rPr>
      </w:pPr>
    </w:p>
    <w:tbl>
      <w:tblPr>
        <w:tblW w:w="9630" w:type="dxa"/>
        <w:tblBorders>
          <w:top w:val="nil"/>
          <w:left w:val="nil"/>
          <w:bottom w:val="nil"/>
          <w:right w:val="nil"/>
          <w:insideH w:val="nil"/>
          <w:insideV w:val="nil"/>
        </w:tblBorders>
        <w:tblLayout w:type="fixed"/>
        <w:tblLook w:val="0600" w:firstRow="0" w:lastRow="0" w:firstColumn="0" w:lastColumn="0" w:noHBand="1" w:noVBand="1"/>
      </w:tblPr>
      <w:tblGrid>
        <w:gridCol w:w="2480"/>
        <w:gridCol w:w="70"/>
        <w:gridCol w:w="105"/>
        <w:gridCol w:w="1140"/>
        <w:gridCol w:w="23"/>
        <w:gridCol w:w="187"/>
        <w:gridCol w:w="5370"/>
        <w:gridCol w:w="35"/>
        <w:gridCol w:w="78"/>
        <w:gridCol w:w="107"/>
        <w:gridCol w:w="35"/>
      </w:tblGrid>
      <w:tr w:rsidR="0079149B" w:rsidRPr="00512141" w14:paraId="557E81DC" w14:textId="77777777" w:rsidTr="00102875">
        <w:trPr>
          <w:gridAfter w:val="2"/>
          <w:wAfter w:w="142" w:type="dxa"/>
          <w:trHeight w:val="780"/>
        </w:trPr>
        <w:tc>
          <w:tcPr>
            <w:tcW w:w="9488" w:type="dxa"/>
            <w:gridSpan w:val="9"/>
            <w:tcBorders>
              <w:top w:val="single" w:sz="8" w:space="0" w:color="000000"/>
              <w:left w:val="single" w:sz="8" w:space="0" w:color="000000"/>
              <w:bottom w:val="single" w:sz="8" w:space="0" w:color="000000"/>
              <w:right w:val="single" w:sz="8" w:space="0" w:color="000000"/>
            </w:tcBorders>
            <w:shd w:val="clear" w:color="auto" w:fill="F9CB9C"/>
            <w:tcMar>
              <w:top w:w="100" w:type="dxa"/>
              <w:left w:w="120" w:type="dxa"/>
              <w:bottom w:w="100" w:type="dxa"/>
              <w:right w:w="120" w:type="dxa"/>
            </w:tcMar>
          </w:tcPr>
          <w:p w14:paraId="57B699FC" w14:textId="77777777" w:rsidR="0079149B" w:rsidRPr="005E56CD" w:rsidRDefault="0079149B" w:rsidP="00102875">
            <w:pPr>
              <w:rPr>
                <w:b/>
                <w:shd w:val="clear" w:color="auto" w:fill="DEEAF6"/>
              </w:rPr>
            </w:pPr>
            <w:r w:rsidRPr="005E56CD">
              <w:rPr>
                <w:b/>
              </w:rPr>
              <w:lastRenderedPageBreak/>
              <w:t xml:space="preserve">Section 1: State of the Climate – </w:t>
            </w:r>
            <w:r w:rsidRPr="005E56CD">
              <w:t>‘</w:t>
            </w:r>
            <w:r w:rsidRPr="005E56CD">
              <w:rPr>
                <w:i/>
              </w:rPr>
              <w:t>Where are we?’</w:t>
            </w:r>
          </w:p>
          <w:p w14:paraId="133E3B88" w14:textId="15B14A18" w:rsidR="0079149B" w:rsidRPr="005E56CD" w:rsidRDefault="0079149B" w:rsidP="0035638E">
            <w:pPr>
              <w:rPr>
                <w:b/>
                <w:shd w:val="clear" w:color="auto" w:fill="DEEAF6"/>
              </w:rPr>
            </w:pPr>
            <w:r w:rsidRPr="005E56CD">
              <w:rPr>
                <w:i/>
              </w:rPr>
              <w:t xml:space="preserve">WGI </w:t>
            </w:r>
            <w:del w:id="908" w:author="Ian Blenkinsop" w:date="2021-07-01T15:28:00Z">
              <w:r w:rsidR="0035638E" w:rsidDel="00355EB0">
                <w:rPr>
                  <w:i/>
                </w:rPr>
                <w:delText>assessment</w:delText>
              </w:r>
              <w:r w:rsidR="0035638E" w:rsidRPr="005E56CD" w:rsidDel="00355EB0">
                <w:rPr>
                  <w:i/>
                </w:rPr>
                <w:delText xml:space="preserve"> </w:delText>
              </w:r>
            </w:del>
            <w:ins w:id="909" w:author="Ian Blenkinsop" w:date="2021-07-01T15:28:00Z">
              <w:r w:rsidR="00355EB0">
                <w:rPr>
                  <w:i/>
                </w:rPr>
                <w:t>Assessment</w:t>
              </w:r>
              <w:r w:rsidR="00355EB0" w:rsidRPr="005E56CD">
                <w:rPr>
                  <w:i/>
                </w:rPr>
                <w:t xml:space="preserve"> </w:t>
              </w:r>
            </w:ins>
            <w:r w:rsidRPr="005E56CD">
              <w:rPr>
                <w:i/>
              </w:rPr>
              <w:t>to inform about past changes in the climate system, current climate and committed changes</w:t>
            </w:r>
            <w:del w:id="910" w:author="Ian Blenkinsop" w:date="2021-07-01T15:06:00Z">
              <w:r w:rsidRPr="005E56CD" w:rsidDel="009D0727">
                <w:rPr>
                  <w:i/>
                </w:rPr>
                <w:delText>.</w:delText>
              </w:r>
            </w:del>
          </w:p>
        </w:tc>
      </w:tr>
      <w:tr w:rsidR="0079149B" w:rsidRPr="00512141" w14:paraId="3DFCF0FC" w14:textId="77777777" w:rsidTr="00102875">
        <w:trPr>
          <w:gridAfter w:val="2"/>
          <w:wAfter w:w="142" w:type="dxa"/>
          <w:trHeight w:val="500"/>
        </w:trPr>
        <w:tc>
          <w:tcPr>
            <w:tcW w:w="2655" w:type="dxa"/>
            <w:gridSpan w:val="3"/>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7148AA43" w14:textId="77777777" w:rsidR="0079149B" w:rsidRPr="00D95B65" w:rsidRDefault="0079149B" w:rsidP="00102875">
            <w:pPr>
              <w:rPr>
                <w:b/>
                <w:shd w:val="clear" w:color="auto" w:fill="DEEAF6"/>
              </w:rPr>
            </w:pPr>
            <w:r w:rsidRPr="00D95B65">
              <w:rPr>
                <w:b/>
                <w:shd w:val="clear" w:color="auto" w:fill="DEEAF6"/>
              </w:rPr>
              <w:t>Question</w:t>
            </w:r>
          </w:p>
        </w:tc>
        <w:tc>
          <w:tcPr>
            <w:tcW w:w="135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0BB8C846" w14:textId="07057364" w:rsidR="0079149B" w:rsidRPr="00D95B65" w:rsidRDefault="0079149B" w:rsidP="00102875">
            <w:pPr>
              <w:rPr>
                <w:b/>
                <w:shd w:val="clear" w:color="auto" w:fill="DEEAF6"/>
              </w:rPr>
            </w:pPr>
            <w:commentRangeStart w:id="911"/>
            <w:r w:rsidRPr="00D95B65">
              <w:rPr>
                <w:b/>
                <w:shd w:val="clear" w:color="auto" w:fill="DEEAF6"/>
              </w:rPr>
              <w:t>Chapter</w:t>
            </w:r>
            <w:commentRangeEnd w:id="911"/>
            <w:r w:rsidR="00B9258B">
              <w:rPr>
                <w:rStyle w:val="CommentReference"/>
              </w:rPr>
              <w:commentReference w:id="911"/>
            </w:r>
            <w:ins w:id="912" w:author="Ian Blenkinsop" w:date="2021-07-08T15:34:00Z">
              <w:r w:rsidR="00266094">
                <w:rPr>
                  <w:b/>
                  <w:shd w:val="clear" w:color="auto" w:fill="DEEAF6"/>
                </w:rPr>
                <w:t>/Section</w:t>
              </w:r>
            </w:ins>
          </w:p>
        </w:tc>
        <w:tc>
          <w:tcPr>
            <w:tcW w:w="5483"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4AE7E9B0" w14:textId="77777777" w:rsidR="0079149B" w:rsidRPr="005E56CD" w:rsidRDefault="0079149B" w:rsidP="00102875">
            <w:pPr>
              <w:rPr>
                <w:b/>
                <w:shd w:val="clear" w:color="auto" w:fill="DEEAF6"/>
              </w:rPr>
            </w:pPr>
            <w:r w:rsidRPr="005E56CD">
              <w:rPr>
                <w:b/>
                <w:shd w:val="clear" w:color="auto" w:fill="DEEAF6"/>
              </w:rPr>
              <w:t>Potential Relevance and Explanatory Remarks</w:t>
            </w:r>
          </w:p>
        </w:tc>
      </w:tr>
      <w:tr w:rsidR="0079149B" w:rsidRPr="00512141" w14:paraId="1F66B960" w14:textId="77777777" w:rsidTr="00102875">
        <w:trPr>
          <w:gridAfter w:val="2"/>
          <w:wAfter w:w="142" w:type="dxa"/>
          <w:trHeight w:val="1500"/>
        </w:trPr>
        <w:tc>
          <w:tcPr>
            <w:tcW w:w="2655" w:type="dxa"/>
            <w:gridSpan w:val="3"/>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2BB5CA8A" w14:textId="77777777" w:rsidR="0079149B" w:rsidRPr="005E56CD" w:rsidRDefault="0079149B" w:rsidP="00102875">
            <w:pPr>
              <w:rPr>
                <w:shd w:val="clear" w:color="auto" w:fill="DEEAF6"/>
              </w:rPr>
            </w:pPr>
            <w:r w:rsidRPr="005E56CD">
              <w:rPr>
                <w:shd w:val="clear" w:color="auto" w:fill="DEEAF6"/>
              </w:rPr>
              <w:t xml:space="preserve">How much warming have we observed in global mean </w:t>
            </w:r>
            <w:commentRangeStart w:id="913"/>
            <w:r w:rsidRPr="005E56CD">
              <w:rPr>
                <w:shd w:val="clear" w:color="auto" w:fill="DEEAF6"/>
              </w:rPr>
              <w:t xml:space="preserve">surface air </w:t>
            </w:r>
            <w:commentRangeEnd w:id="913"/>
            <w:r w:rsidR="00355EB0">
              <w:rPr>
                <w:rStyle w:val="CommentReference"/>
              </w:rPr>
              <w:commentReference w:id="913"/>
            </w:r>
            <w:r w:rsidRPr="005E56CD">
              <w:rPr>
                <w:shd w:val="clear" w:color="auto" w:fill="DEEAF6"/>
              </w:rPr>
              <w:t xml:space="preserve">temperatures? </w:t>
            </w:r>
          </w:p>
        </w:tc>
        <w:tc>
          <w:tcPr>
            <w:tcW w:w="135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7827E58C" w14:textId="77777777" w:rsidR="0079149B" w:rsidRPr="005E56CD" w:rsidRDefault="0079149B" w:rsidP="00102875">
            <w:pPr>
              <w:rPr>
                <w:shd w:val="clear" w:color="auto" w:fill="DEEAF6"/>
              </w:rPr>
            </w:pPr>
            <w:r w:rsidRPr="005E56CD">
              <w:rPr>
                <w:shd w:val="clear" w:color="auto" w:fill="DEEAF6"/>
              </w:rPr>
              <w:t xml:space="preserve">Cross-Chapter Box 1.2; Cross-Chapter Box 2.3; </w:t>
            </w:r>
          </w:p>
          <w:p w14:paraId="2D9E2EC3" w14:textId="77777777" w:rsidR="0079149B" w:rsidRPr="00D95B65" w:rsidRDefault="0079149B" w:rsidP="00102875">
            <w:pPr>
              <w:rPr>
                <w:shd w:val="clear" w:color="auto" w:fill="DEEAF6"/>
              </w:rPr>
            </w:pPr>
            <w:r w:rsidRPr="00D95B65">
              <w:rPr>
                <w:shd w:val="clear" w:color="auto" w:fill="DEEAF6"/>
              </w:rPr>
              <w:t>2.3.1.1, especially 2.3.1.1.3</w:t>
            </w:r>
          </w:p>
        </w:tc>
        <w:tc>
          <w:tcPr>
            <w:tcW w:w="5483"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2874AEE8" w14:textId="459AE374" w:rsidR="0079149B" w:rsidRPr="005E56CD" w:rsidRDefault="0079149B" w:rsidP="00102875">
            <w:pPr>
              <w:rPr>
                <w:shd w:val="clear" w:color="auto" w:fill="DEEAF6"/>
              </w:rPr>
            </w:pPr>
            <w:r w:rsidRPr="005E56CD">
              <w:rPr>
                <w:shd w:val="clear" w:color="auto" w:fill="DEEAF6"/>
              </w:rPr>
              <w:t>Knowledge about the current warming relative to pre-industrial levels allows us to quantify the remaining distance to the PA goal of keeping global mean temperatures well below 2°C above pre-industrial level</w:t>
            </w:r>
            <w:ins w:id="914" w:author="Ian Blenkinsop" w:date="2021-07-01T15:30:00Z">
              <w:r w:rsidR="00355EB0">
                <w:rPr>
                  <w:shd w:val="clear" w:color="auto" w:fill="DEEAF6"/>
                </w:rPr>
                <w:t>s</w:t>
              </w:r>
            </w:ins>
            <w:r w:rsidRPr="005E56CD">
              <w:rPr>
                <w:shd w:val="clear" w:color="auto" w:fill="DEEAF6"/>
              </w:rPr>
              <w:t xml:space="preserve"> or pursue best efforts to limit warming to 1.5°C above pre-industrial level</w:t>
            </w:r>
            <w:ins w:id="915" w:author="Ian Blenkinsop" w:date="2021-07-01T15:30:00Z">
              <w:r w:rsidR="00355EB0">
                <w:rPr>
                  <w:shd w:val="clear" w:color="auto" w:fill="DEEAF6"/>
                </w:rPr>
                <w:t>s</w:t>
              </w:r>
            </w:ins>
            <w:r w:rsidRPr="005E56CD">
              <w:rPr>
                <w:shd w:val="clear" w:color="auto" w:fill="DEEAF6"/>
              </w:rPr>
              <w:t xml:space="preserve">. Many of the </w:t>
            </w:r>
            <w:del w:id="916" w:author="Ian Blenkinsop" w:date="2021-07-01T15:30:00Z">
              <w:r w:rsidRPr="005E56CD" w:rsidDel="00355EB0">
                <w:rPr>
                  <w:shd w:val="clear" w:color="auto" w:fill="DEEAF6"/>
                </w:rPr>
                <w:delText xml:space="preserve">report’s </w:delText>
              </w:r>
            </w:del>
            <w:ins w:id="917" w:author="Ian Blenkinsop" w:date="2021-07-01T15:30:00Z">
              <w:r w:rsidR="00355EB0">
                <w:rPr>
                  <w:shd w:val="clear" w:color="auto" w:fill="DEEAF6"/>
                </w:rPr>
                <w:t>R</w:t>
              </w:r>
              <w:r w:rsidR="00355EB0" w:rsidRPr="005E56CD">
                <w:rPr>
                  <w:shd w:val="clear" w:color="auto" w:fill="DEEAF6"/>
                </w:rPr>
                <w:t xml:space="preserve">eport’s </w:t>
              </w:r>
            </w:ins>
            <w:r w:rsidRPr="005E56CD">
              <w:rPr>
                <w:shd w:val="clear" w:color="auto" w:fill="DEEAF6"/>
              </w:rPr>
              <w:t>findings are provided against a proxy for pre-industrial temperature levels</w:t>
            </w:r>
            <w:ins w:id="918" w:author="Ian Blenkinsop" w:date="2021-07-01T15:30:00Z">
              <w:r w:rsidR="00355EB0">
                <w:rPr>
                  <w:shd w:val="clear" w:color="auto" w:fill="DEEAF6"/>
                </w:rPr>
                <w:t>,</w:t>
              </w:r>
            </w:ins>
            <w:r w:rsidRPr="005E56CD">
              <w:rPr>
                <w:shd w:val="clear" w:color="auto" w:fill="DEEAF6"/>
              </w:rPr>
              <w:t xml:space="preserve"> with Cross-Chapter Box 1.2 examining the difference between pre-industrial levels and the 1850</w:t>
            </w:r>
            <w:r w:rsidRPr="005E56CD">
              <w:rPr>
                <w:color w:val="202122"/>
                <w:shd w:val="clear" w:color="auto" w:fill="DEEAF6" w:themeFill="accent1" w:themeFillTint="33"/>
              </w:rPr>
              <w:t>–</w:t>
            </w:r>
            <w:r w:rsidRPr="005E56CD">
              <w:rPr>
                <w:shd w:val="clear" w:color="auto" w:fill="DEEAF6"/>
              </w:rPr>
              <w:t>1900 period.</w:t>
            </w:r>
          </w:p>
        </w:tc>
      </w:tr>
      <w:tr w:rsidR="0079149B" w:rsidRPr="00512141" w14:paraId="5FB39E59" w14:textId="77777777" w:rsidTr="00102875">
        <w:trPr>
          <w:gridAfter w:val="2"/>
          <w:wAfter w:w="142" w:type="dxa"/>
          <w:trHeight w:val="2010"/>
        </w:trPr>
        <w:tc>
          <w:tcPr>
            <w:tcW w:w="2655" w:type="dxa"/>
            <w:gridSpan w:val="3"/>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42E2491A" w14:textId="77777777" w:rsidR="0079149B" w:rsidRPr="005E56CD" w:rsidRDefault="0079149B" w:rsidP="00102875">
            <w:pPr>
              <w:rPr>
                <w:shd w:val="clear" w:color="auto" w:fill="DEEAF6"/>
              </w:rPr>
            </w:pPr>
            <w:r w:rsidRPr="005E56CD">
              <w:rPr>
                <w:shd w:val="clear" w:color="auto" w:fill="DEEAF6"/>
              </w:rPr>
              <w:t xml:space="preserve">How much has the ocean warmed? </w:t>
            </w:r>
          </w:p>
        </w:tc>
        <w:tc>
          <w:tcPr>
            <w:tcW w:w="135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7E1B513E" w14:textId="75551067" w:rsidR="0079149B" w:rsidRPr="00D95B65" w:rsidRDefault="0079149B" w:rsidP="00102875">
            <w:pPr>
              <w:rPr>
                <w:shd w:val="clear" w:color="auto" w:fill="DEEAF6"/>
              </w:rPr>
            </w:pPr>
            <w:r w:rsidRPr="00D95B65">
              <w:rPr>
                <w:shd w:val="clear" w:color="auto" w:fill="DEEAF6"/>
              </w:rPr>
              <w:t>2.3.3.1</w:t>
            </w:r>
            <w:del w:id="919" w:author="Ian Blenkinsop" w:date="2021-07-01T15:14:00Z">
              <w:r w:rsidR="009D0727" w:rsidDel="009D0727">
                <w:rPr>
                  <w:shd w:val="clear" w:color="auto" w:fill="DEEAF6"/>
                </w:rPr>
                <w:delText>;</w:delText>
              </w:r>
              <w:r w:rsidRPr="00D95B65" w:rsidDel="009D0727">
                <w:rPr>
                  <w:shd w:val="clear" w:color="auto" w:fill="DEEAF6"/>
                </w:rPr>
                <w:delText xml:space="preserve"> </w:delText>
              </w:r>
            </w:del>
            <w:ins w:id="920" w:author="Ian Blenkinsop" w:date="2021-07-01T16:56:00Z">
              <w:r w:rsidR="00E646CD">
                <w:rPr>
                  <w:shd w:val="clear" w:color="auto" w:fill="DEEAF6"/>
                </w:rPr>
                <w:t> </w:t>
              </w:r>
            </w:ins>
            <w:ins w:id="921" w:author="Ian Blenkinsop" w:date="2021-07-01T15:14:00Z">
              <w:r w:rsidR="009D0727">
                <w:rPr>
                  <w:shd w:val="clear" w:color="auto" w:fill="DEEAF6"/>
                </w:rPr>
                <w:t>;</w:t>
              </w:r>
              <w:r w:rsidR="009D0727" w:rsidRPr="00D95B65">
                <w:rPr>
                  <w:shd w:val="clear" w:color="auto" w:fill="DEEAF6"/>
                </w:rPr>
                <w:t xml:space="preserve"> </w:t>
              </w:r>
            </w:ins>
            <w:r w:rsidRPr="00D95B65">
              <w:rPr>
                <w:shd w:val="clear" w:color="auto" w:fill="DEEAF6"/>
              </w:rPr>
              <w:t>9.2.1.1</w:t>
            </w:r>
            <w:ins w:id="922" w:author="Ian Blenkinsop" w:date="2021-07-01T16:56:00Z">
              <w:r w:rsidR="00E646CD">
                <w:rPr>
                  <w:shd w:val="clear" w:color="auto" w:fill="DEEAF6"/>
                </w:rPr>
                <w:t> </w:t>
              </w:r>
            </w:ins>
            <w:r w:rsidRPr="00D95B65">
              <w:rPr>
                <w:shd w:val="clear" w:color="auto" w:fill="DEEAF6"/>
              </w:rPr>
              <w:t>; Box 9.1</w:t>
            </w:r>
            <w:ins w:id="923" w:author="Ian Blenkinsop" w:date="2021-07-01T16:56:00Z">
              <w:r w:rsidR="00E646CD">
                <w:rPr>
                  <w:shd w:val="clear" w:color="auto" w:fill="DEEAF6"/>
                </w:rPr>
                <w:t> </w:t>
              </w:r>
            </w:ins>
            <w:r w:rsidRPr="00D95B65">
              <w:rPr>
                <w:shd w:val="clear" w:color="auto" w:fill="DEEAF6"/>
              </w:rPr>
              <w:t xml:space="preserve">; </w:t>
            </w:r>
            <w:commentRangeStart w:id="924"/>
            <w:r w:rsidRPr="00D95B65">
              <w:rPr>
                <w:shd w:val="clear" w:color="auto" w:fill="DEEAF6"/>
              </w:rPr>
              <w:t>7.2</w:t>
            </w:r>
            <w:ins w:id="925" w:author="Ian Blenkinsop" w:date="2021-07-01T16:56:00Z">
              <w:r w:rsidR="00E646CD">
                <w:rPr>
                  <w:shd w:val="clear" w:color="auto" w:fill="DEEAF6"/>
                </w:rPr>
                <w:t> </w:t>
              </w:r>
            </w:ins>
            <w:r w:rsidRPr="00D95B65">
              <w:rPr>
                <w:shd w:val="clear" w:color="auto" w:fill="DEEAF6"/>
              </w:rPr>
              <w:t>; Box 7.2</w:t>
            </w:r>
            <w:commentRangeEnd w:id="924"/>
            <w:r w:rsidR="00854CBA">
              <w:rPr>
                <w:rStyle w:val="CommentReference"/>
              </w:rPr>
              <w:commentReference w:id="924"/>
            </w:r>
          </w:p>
        </w:tc>
        <w:tc>
          <w:tcPr>
            <w:tcW w:w="5483"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7908BFD1" w14:textId="0D9E870F" w:rsidR="0079149B" w:rsidRPr="005E56CD" w:rsidRDefault="0079149B" w:rsidP="00102875">
            <w:pPr>
              <w:rPr>
                <w:shd w:val="clear" w:color="auto" w:fill="DEEAF6"/>
              </w:rPr>
            </w:pPr>
            <w:r w:rsidRPr="005E56CD">
              <w:rPr>
                <w:shd w:val="clear" w:color="auto" w:fill="DEEAF6"/>
              </w:rPr>
              <w:t xml:space="preserve">A warming ocean can affect marine life (e.g., coral bleaching) and </w:t>
            </w:r>
            <w:del w:id="926" w:author="Ian Blenkinsop" w:date="2021-07-01T15:31:00Z">
              <w:r w:rsidRPr="005E56CD" w:rsidDel="00355EB0">
                <w:rPr>
                  <w:shd w:val="clear" w:color="auto" w:fill="DEEAF6"/>
                </w:rPr>
                <w:delText>also are among</w:delText>
              </w:r>
            </w:del>
            <w:ins w:id="927" w:author="Ian Blenkinsop" w:date="2021-07-01T15:31:00Z">
              <w:r w:rsidR="00355EB0">
                <w:rPr>
                  <w:shd w:val="clear" w:color="auto" w:fill="DEEAF6"/>
                </w:rPr>
                <w:t>is also one of</w:t>
              </w:r>
            </w:ins>
            <w:r w:rsidRPr="005E56CD">
              <w:rPr>
                <w:shd w:val="clear" w:color="auto" w:fill="DEEAF6"/>
              </w:rPr>
              <w:t xml:space="preserve"> the main contributors to long-term sea level rise (thermal expansion). Marine heatwaves can accentuate the impacts of ocean warming on marine ecosystems. Also, knowing the heat uptake of the ocean helps to better understand the response of the climate system and hence helps to project future warming. </w:t>
            </w:r>
          </w:p>
        </w:tc>
      </w:tr>
      <w:tr w:rsidR="0079149B" w:rsidRPr="00512141" w14:paraId="00D805BF" w14:textId="77777777" w:rsidTr="00102875">
        <w:trPr>
          <w:gridAfter w:val="2"/>
          <w:wAfter w:w="142" w:type="dxa"/>
          <w:trHeight w:val="2010"/>
        </w:trPr>
        <w:tc>
          <w:tcPr>
            <w:tcW w:w="2655" w:type="dxa"/>
            <w:gridSpan w:val="3"/>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08CEAC0E" w14:textId="77777777" w:rsidR="0079149B" w:rsidRPr="005E56CD" w:rsidRDefault="0079149B" w:rsidP="00102875">
            <w:pPr>
              <w:rPr>
                <w:shd w:val="clear" w:color="auto" w:fill="DEEAF6"/>
              </w:rPr>
            </w:pPr>
            <w:r w:rsidRPr="005E56CD">
              <w:rPr>
                <w:shd w:val="clear" w:color="auto" w:fill="DEEAF6"/>
              </w:rPr>
              <w:t xml:space="preserve">How much have </w:t>
            </w:r>
            <w:commentRangeStart w:id="928"/>
            <w:r w:rsidRPr="005E56CD">
              <w:rPr>
                <w:shd w:val="clear" w:color="auto" w:fill="DEEAF6"/>
              </w:rPr>
              <w:t>the</w:t>
            </w:r>
            <w:commentRangeEnd w:id="928"/>
            <w:r w:rsidR="00355EB0">
              <w:rPr>
                <w:rStyle w:val="CommentReference"/>
              </w:rPr>
              <w:commentReference w:id="928"/>
            </w:r>
            <w:r w:rsidRPr="005E56CD">
              <w:rPr>
                <w:shd w:val="clear" w:color="auto" w:fill="DEEAF6"/>
              </w:rPr>
              <w:t xml:space="preserve"> land areas warmed and how has precipitation changed? </w:t>
            </w:r>
          </w:p>
        </w:tc>
        <w:tc>
          <w:tcPr>
            <w:tcW w:w="135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7BAB41E4" w14:textId="4C48C3FB" w:rsidR="0079149B" w:rsidRPr="00D95B65" w:rsidRDefault="0079149B" w:rsidP="00102875">
            <w:pPr>
              <w:rPr>
                <w:shd w:val="clear" w:color="auto" w:fill="DEEAF6"/>
              </w:rPr>
            </w:pPr>
            <w:r w:rsidRPr="00D95B65">
              <w:rPr>
                <w:shd w:val="clear" w:color="auto" w:fill="DEEAF6"/>
              </w:rPr>
              <w:t>2.3.4</w:t>
            </w:r>
            <w:ins w:id="929" w:author="Ian Blenkinsop" w:date="2021-07-01T16:56:00Z">
              <w:r w:rsidR="00E646CD">
                <w:rPr>
                  <w:shd w:val="clear" w:color="auto" w:fill="DEEAF6"/>
                </w:rPr>
                <w:t> </w:t>
              </w:r>
            </w:ins>
            <w:r w:rsidRPr="00D95B65">
              <w:rPr>
                <w:shd w:val="clear" w:color="auto" w:fill="DEEAF6"/>
              </w:rPr>
              <w:t>; 5.4.3</w:t>
            </w:r>
            <w:ins w:id="930" w:author="Ian Blenkinsop" w:date="2021-07-01T16:56:00Z">
              <w:r w:rsidR="00E646CD">
                <w:rPr>
                  <w:shd w:val="clear" w:color="auto" w:fill="DEEAF6"/>
                </w:rPr>
                <w:t> </w:t>
              </w:r>
            </w:ins>
            <w:r w:rsidRPr="00D95B65">
              <w:rPr>
                <w:shd w:val="clear" w:color="auto" w:fill="DEEAF6"/>
              </w:rPr>
              <w:t>; 5.4.8</w:t>
            </w:r>
            <w:ins w:id="931" w:author="Ian Blenkinsop" w:date="2021-07-01T16:56:00Z">
              <w:r w:rsidR="00E646CD">
                <w:rPr>
                  <w:shd w:val="clear" w:color="auto" w:fill="DEEAF6"/>
                </w:rPr>
                <w:t> </w:t>
              </w:r>
            </w:ins>
            <w:r w:rsidRPr="00D95B65">
              <w:rPr>
                <w:shd w:val="clear" w:color="auto" w:fill="DEEAF6"/>
              </w:rPr>
              <w:t>; 8.2.1</w:t>
            </w:r>
            <w:ins w:id="932" w:author="Ian Blenkinsop" w:date="2021-07-01T16:56:00Z">
              <w:r w:rsidR="00E646CD">
                <w:rPr>
                  <w:shd w:val="clear" w:color="auto" w:fill="DEEAF6"/>
                </w:rPr>
                <w:t> </w:t>
              </w:r>
            </w:ins>
            <w:r w:rsidRPr="00D95B65">
              <w:rPr>
                <w:shd w:val="clear" w:color="auto" w:fill="DEEAF6"/>
              </w:rPr>
              <w:t>; 8.2.3</w:t>
            </w:r>
            <w:ins w:id="933" w:author="Ian Blenkinsop" w:date="2021-07-01T16:56:00Z">
              <w:r w:rsidR="00E646CD">
                <w:rPr>
                  <w:shd w:val="clear" w:color="auto" w:fill="DEEAF6"/>
                </w:rPr>
                <w:t> </w:t>
              </w:r>
            </w:ins>
            <w:r w:rsidRPr="00D95B65">
              <w:rPr>
                <w:shd w:val="clear" w:color="auto" w:fill="DEEAF6"/>
              </w:rPr>
              <w:t>; 8.5.1</w:t>
            </w:r>
            <w:del w:id="934" w:author="Ian Blenkinsop" w:date="2021-07-01T15:16:00Z">
              <w:r w:rsidRPr="00D95B65" w:rsidDel="00854CBA">
                <w:rPr>
                  <w:shd w:val="clear" w:color="auto" w:fill="DEEAF6"/>
                </w:rPr>
                <w:delText>;</w:delText>
              </w:r>
            </w:del>
            <w:r w:rsidRPr="00D95B65">
              <w:rPr>
                <w:shd w:val="clear" w:color="auto" w:fill="DEEAF6"/>
              </w:rPr>
              <w:t xml:space="preserve"> </w:t>
            </w:r>
          </w:p>
        </w:tc>
        <w:tc>
          <w:tcPr>
            <w:tcW w:w="5483"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740BB97E" w14:textId="4F1D1AFC" w:rsidR="0079149B" w:rsidRPr="005E56CD" w:rsidRDefault="0079149B" w:rsidP="00102875">
            <w:pPr>
              <w:rPr>
                <w:shd w:val="clear" w:color="auto" w:fill="DEEAF6"/>
              </w:rPr>
            </w:pPr>
            <w:r w:rsidRPr="005E56CD">
              <w:rPr>
                <w:shd w:val="clear" w:color="auto" w:fill="DEEAF6"/>
              </w:rPr>
              <w:t>A stronger than global-average warming over land, combined with changing precipitation patterns, and/or increased aridity in some regions (like the Mediterranean) can severely affect land ecosystems and species distributions, the terrestrial carbon cycle</w:t>
            </w:r>
            <w:ins w:id="935" w:author="Ian Blenkinsop" w:date="2021-07-01T15:32:00Z">
              <w:r w:rsidR="00355EB0">
                <w:rPr>
                  <w:shd w:val="clear" w:color="auto" w:fill="DEEAF6"/>
                </w:rPr>
                <w:t>,</w:t>
              </w:r>
            </w:ins>
            <w:r w:rsidRPr="005E56CD">
              <w:rPr>
                <w:shd w:val="clear" w:color="auto" w:fill="DEEAF6"/>
              </w:rPr>
              <w:t xml:space="preserve"> and food production systems. Amplified warming in the Arctic can enhance permafrost thawing, which in turn can result in overall stronger anthropogenic warming (a positive feedback loop). Intensification of heavy precipitation events can cause more severe impacts related to flooding. </w:t>
            </w:r>
          </w:p>
        </w:tc>
      </w:tr>
      <w:tr w:rsidR="0079149B" w:rsidRPr="00512141" w14:paraId="3F54205F" w14:textId="77777777" w:rsidTr="00102875">
        <w:trPr>
          <w:gridAfter w:val="2"/>
          <w:wAfter w:w="142" w:type="dxa"/>
          <w:trHeight w:val="1200"/>
        </w:trPr>
        <w:tc>
          <w:tcPr>
            <w:tcW w:w="2655" w:type="dxa"/>
            <w:gridSpan w:val="3"/>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7A61244F" w14:textId="77777777" w:rsidR="0079149B" w:rsidRPr="005E56CD" w:rsidRDefault="0079149B" w:rsidP="00102875">
            <w:pPr>
              <w:rPr>
                <w:shd w:val="clear" w:color="auto" w:fill="DEEAF6"/>
              </w:rPr>
            </w:pPr>
            <w:r w:rsidRPr="005E56CD">
              <w:rPr>
                <w:shd w:val="clear" w:color="auto" w:fill="DEEAF6"/>
              </w:rPr>
              <w:t xml:space="preserve">How did the sea ice area change in recent decades in both the Arctic and Antarctic? </w:t>
            </w:r>
          </w:p>
        </w:tc>
        <w:tc>
          <w:tcPr>
            <w:tcW w:w="135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7BBAE62E" w14:textId="12E31C57" w:rsidR="0079149B" w:rsidRPr="00D95B65" w:rsidRDefault="0079149B" w:rsidP="00102875">
            <w:pPr>
              <w:rPr>
                <w:shd w:val="clear" w:color="auto" w:fill="DEEAF6"/>
              </w:rPr>
            </w:pPr>
            <w:r w:rsidRPr="00D95B65">
              <w:rPr>
                <w:shd w:val="clear" w:color="auto" w:fill="DEEAF6"/>
              </w:rPr>
              <w:t>2.3.2.1.1</w:t>
            </w:r>
            <w:ins w:id="936" w:author="Ian Blenkinsop" w:date="2021-07-01T16:56:00Z">
              <w:r w:rsidR="00E646CD">
                <w:rPr>
                  <w:shd w:val="clear" w:color="auto" w:fill="DEEAF6"/>
                </w:rPr>
                <w:t> </w:t>
              </w:r>
            </w:ins>
            <w:r w:rsidRPr="00D95B65">
              <w:rPr>
                <w:shd w:val="clear" w:color="auto" w:fill="DEEAF6"/>
              </w:rPr>
              <w:t>; 2.3.2.1.2</w:t>
            </w:r>
            <w:ins w:id="937" w:author="Ian Blenkinsop" w:date="2021-07-01T16:56:00Z">
              <w:r w:rsidR="00E646CD">
                <w:rPr>
                  <w:shd w:val="clear" w:color="auto" w:fill="DEEAF6"/>
                </w:rPr>
                <w:t> </w:t>
              </w:r>
            </w:ins>
            <w:r w:rsidRPr="00D95B65">
              <w:rPr>
                <w:shd w:val="clear" w:color="auto" w:fill="DEEAF6"/>
              </w:rPr>
              <w:t xml:space="preserve">; </w:t>
            </w:r>
          </w:p>
          <w:p w14:paraId="4C1D6547" w14:textId="29915B02" w:rsidR="0079149B" w:rsidRPr="00D95B65" w:rsidRDefault="0079149B" w:rsidP="00102875">
            <w:pPr>
              <w:rPr>
                <w:shd w:val="clear" w:color="auto" w:fill="DEEAF6"/>
              </w:rPr>
            </w:pPr>
            <w:r w:rsidRPr="00D95B65">
              <w:rPr>
                <w:shd w:val="clear" w:color="auto" w:fill="DEEAF6"/>
              </w:rPr>
              <w:t>9.3</w:t>
            </w:r>
            <w:ins w:id="938" w:author="Ian Blenkinsop" w:date="2021-07-01T16:56:00Z">
              <w:r w:rsidR="00E646CD">
                <w:rPr>
                  <w:shd w:val="clear" w:color="auto" w:fill="DEEAF6"/>
                </w:rPr>
                <w:t> </w:t>
              </w:r>
            </w:ins>
            <w:r w:rsidRPr="00D95B65">
              <w:rPr>
                <w:shd w:val="clear" w:color="auto" w:fill="DEEAF6"/>
              </w:rPr>
              <w:t>; Cross-Chapter Box 10.1</w:t>
            </w:r>
            <w:ins w:id="939" w:author="Ian Blenkinsop" w:date="2021-07-01T16:56:00Z">
              <w:r w:rsidR="00E646CD">
                <w:rPr>
                  <w:shd w:val="clear" w:color="auto" w:fill="DEEAF6"/>
                </w:rPr>
                <w:t> </w:t>
              </w:r>
            </w:ins>
            <w:r w:rsidRPr="00D95B65">
              <w:rPr>
                <w:shd w:val="clear" w:color="auto" w:fill="DEEAF6"/>
              </w:rPr>
              <w:t>; 12.4.9</w:t>
            </w:r>
          </w:p>
        </w:tc>
        <w:tc>
          <w:tcPr>
            <w:tcW w:w="5483"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1EC3244B" w14:textId="6CB130A5" w:rsidR="0079149B" w:rsidRPr="005E56CD" w:rsidRDefault="0079149B" w:rsidP="00102875">
            <w:pPr>
              <w:rPr>
                <w:shd w:val="clear" w:color="auto" w:fill="DEEAF6"/>
              </w:rPr>
            </w:pPr>
            <w:r w:rsidRPr="005E56CD">
              <w:rPr>
                <w:shd w:val="clear" w:color="auto" w:fill="DEEAF6"/>
              </w:rPr>
              <w:t>Sea ice area influences mass and energy (ice</w:t>
            </w:r>
            <w:del w:id="940" w:author="Ian Blenkinsop" w:date="2021-07-01T15:33:00Z">
              <w:r w:rsidRPr="005E56CD" w:rsidDel="00E54348">
                <w:rPr>
                  <w:shd w:val="clear" w:color="auto" w:fill="DEEAF6"/>
                </w:rPr>
                <w:delText>-</w:delText>
              </w:r>
            </w:del>
            <w:ins w:id="941" w:author="Ian Blenkinsop" w:date="2021-07-01T15:33:00Z">
              <w:r w:rsidR="00E54348">
                <w:rPr>
                  <w:shd w:val="clear" w:color="auto" w:fill="DEEAF6"/>
                </w:rPr>
                <w:t xml:space="preserve"> </w:t>
              </w:r>
            </w:ins>
            <w:r w:rsidRPr="005E56CD">
              <w:rPr>
                <w:shd w:val="clear" w:color="auto" w:fill="DEEAF6"/>
              </w:rPr>
              <w:t>albedo, heat and momentum) exchange between the atmosphere and the ocean, and its changes in turn impact polar life, adjacent land and ice masses and complex dynamical flows in the atmosphere. The loss of a year-round sea</w:t>
            </w:r>
            <w:del w:id="942" w:author="Ian Blenkinsop" w:date="2021-07-01T15:34:00Z">
              <w:r w:rsidRPr="005E56CD" w:rsidDel="00E54348">
                <w:rPr>
                  <w:shd w:val="clear" w:color="auto" w:fill="DEEAF6"/>
                </w:rPr>
                <w:delText>-</w:delText>
              </w:r>
            </w:del>
            <w:ins w:id="943" w:author="Ian Blenkinsop" w:date="2021-07-01T15:34:00Z">
              <w:r w:rsidR="00E54348">
                <w:rPr>
                  <w:shd w:val="clear" w:color="auto" w:fill="DEEAF6"/>
                </w:rPr>
                <w:t xml:space="preserve"> </w:t>
              </w:r>
            </w:ins>
            <w:r w:rsidRPr="005E56CD">
              <w:rPr>
                <w:shd w:val="clear" w:color="auto" w:fill="DEEAF6"/>
              </w:rPr>
              <w:t xml:space="preserve">ice cover in the Arctic can severely impact Arctic ecosystems, affect the livelihood of </w:t>
            </w:r>
            <w:commentRangeStart w:id="944"/>
            <w:r w:rsidRPr="005E56CD">
              <w:rPr>
                <w:shd w:val="clear" w:color="auto" w:fill="DEEAF6"/>
              </w:rPr>
              <w:t>First Nations</w:t>
            </w:r>
            <w:commentRangeEnd w:id="944"/>
            <w:r w:rsidR="00E54348">
              <w:rPr>
                <w:rStyle w:val="CommentReference"/>
              </w:rPr>
              <w:commentReference w:id="944"/>
            </w:r>
            <w:r w:rsidRPr="005E56CD">
              <w:rPr>
                <w:shd w:val="clear" w:color="auto" w:fill="DEEAF6"/>
              </w:rPr>
              <w:t xml:space="preserve"> in the Arctic, and amplify Arctic warming with potential consequences for the warming of the surrounding permafrost regions and ice sheets. </w:t>
            </w:r>
          </w:p>
        </w:tc>
      </w:tr>
      <w:tr w:rsidR="0079149B" w:rsidRPr="00512141" w14:paraId="7B4907E4" w14:textId="77777777" w:rsidTr="00102875">
        <w:trPr>
          <w:gridAfter w:val="2"/>
          <w:wAfter w:w="142" w:type="dxa"/>
          <w:trHeight w:val="2360"/>
        </w:trPr>
        <w:tc>
          <w:tcPr>
            <w:tcW w:w="2655" w:type="dxa"/>
            <w:gridSpan w:val="3"/>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196AAF29" w14:textId="77777777" w:rsidR="0079149B" w:rsidRPr="005E56CD" w:rsidRDefault="0079149B" w:rsidP="00102875">
            <w:pPr>
              <w:rPr>
                <w:shd w:val="clear" w:color="auto" w:fill="DEEAF6"/>
              </w:rPr>
            </w:pPr>
            <w:r w:rsidRPr="005E56CD">
              <w:rPr>
                <w:shd w:val="clear" w:color="auto" w:fill="DEEAF6"/>
              </w:rPr>
              <w:lastRenderedPageBreak/>
              <w:t>How much have atmospheric CO</w:t>
            </w:r>
            <w:r w:rsidRPr="005E56CD">
              <w:rPr>
                <w:shd w:val="clear" w:color="auto" w:fill="DEEAF6"/>
                <w:vertAlign w:val="subscript"/>
              </w:rPr>
              <w:t>2</w:t>
            </w:r>
            <w:r w:rsidRPr="005E56CD">
              <w:rPr>
                <w:shd w:val="clear" w:color="auto" w:fill="DEEAF6"/>
              </w:rPr>
              <w:t xml:space="preserve"> and other GHG concentrations increased? </w:t>
            </w:r>
          </w:p>
        </w:tc>
        <w:tc>
          <w:tcPr>
            <w:tcW w:w="135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2CCE78C9" w14:textId="23F55CD8" w:rsidR="0079149B" w:rsidRPr="00D95B65" w:rsidRDefault="0079149B" w:rsidP="00102875">
            <w:pPr>
              <w:rPr>
                <w:shd w:val="clear" w:color="auto" w:fill="DEEAF6"/>
              </w:rPr>
            </w:pPr>
            <w:r w:rsidRPr="00D95B65">
              <w:rPr>
                <w:shd w:val="clear" w:color="auto" w:fill="DEEAF6"/>
              </w:rPr>
              <w:t>2.2.3</w:t>
            </w:r>
            <w:ins w:id="945" w:author="Ian Blenkinsop" w:date="2021-07-01T16:56:00Z">
              <w:r w:rsidR="00E646CD">
                <w:rPr>
                  <w:shd w:val="clear" w:color="auto" w:fill="DEEAF6"/>
                </w:rPr>
                <w:t> </w:t>
              </w:r>
            </w:ins>
            <w:r w:rsidRPr="00D95B65">
              <w:rPr>
                <w:shd w:val="clear" w:color="auto" w:fill="DEEAF6"/>
              </w:rPr>
              <w:t>; 2.2.4</w:t>
            </w:r>
            <w:ins w:id="946" w:author="Ian Blenkinsop" w:date="2021-07-01T16:56:00Z">
              <w:r w:rsidR="00E646CD">
                <w:rPr>
                  <w:shd w:val="clear" w:color="auto" w:fill="DEEAF6"/>
                </w:rPr>
                <w:t> </w:t>
              </w:r>
            </w:ins>
            <w:r w:rsidRPr="00D95B65">
              <w:rPr>
                <w:shd w:val="clear" w:color="auto" w:fill="DEEAF6"/>
              </w:rPr>
              <w:t>; 5.1.1</w:t>
            </w:r>
            <w:ins w:id="947" w:author="Ian Blenkinsop" w:date="2021-07-01T16:56:00Z">
              <w:r w:rsidR="00E646CD">
                <w:rPr>
                  <w:shd w:val="clear" w:color="auto" w:fill="DEEAF6"/>
                </w:rPr>
                <w:t> </w:t>
              </w:r>
            </w:ins>
            <w:r w:rsidRPr="00D95B65">
              <w:rPr>
                <w:shd w:val="clear" w:color="auto" w:fill="DEEAF6"/>
              </w:rPr>
              <w:t>; 5.2.2</w:t>
            </w:r>
            <w:ins w:id="948" w:author="Ian Blenkinsop" w:date="2021-07-01T16:56:00Z">
              <w:r w:rsidR="00E646CD">
                <w:rPr>
                  <w:shd w:val="clear" w:color="auto" w:fill="DEEAF6"/>
                </w:rPr>
                <w:t> </w:t>
              </w:r>
            </w:ins>
            <w:r w:rsidRPr="00D95B65">
              <w:rPr>
                <w:shd w:val="clear" w:color="auto" w:fill="DEEAF6"/>
              </w:rPr>
              <w:t>; 5.2.3</w:t>
            </w:r>
            <w:ins w:id="949" w:author="Ian Blenkinsop" w:date="2021-07-01T16:56:00Z">
              <w:r w:rsidR="00E646CD">
                <w:rPr>
                  <w:shd w:val="clear" w:color="auto" w:fill="DEEAF6"/>
                </w:rPr>
                <w:t> </w:t>
              </w:r>
            </w:ins>
            <w:r w:rsidRPr="00D95B65">
              <w:rPr>
                <w:shd w:val="clear" w:color="auto" w:fill="DEEAF6"/>
              </w:rPr>
              <w:t>; 5.2.4</w:t>
            </w:r>
          </w:p>
        </w:tc>
        <w:tc>
          <w:tcPr>
            <w:tcW w:w="5483"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07FC760A" w14:textId="238405BE" w:rsidR="0079149B" w:rsidRPr="005E56CD" w:rsidRDefault="0079149B" w:rsidP="00102875">
            <w:pPr>
              <w:rPr>
                <w:shd w:val="clear" w:color="auto" w:fill="DEEAF6"/>
              </w:rPr>
            </w:pPr>
            <w:r w:rsidRPr="005E56CD">
              <w:rPr>
                <w:shd w:val="clear" w:color="auto" w:fill="DEEAF6"/>
              </w:rPr>
              <w:t xml:space="preserve">The main human influence on the climate is via combustion of fossil fuels and </w:t>
            </w:r>
            <w:del w:id="950" w:author="Ian Blenkinsop" w:date="2021-07-01T15:38:00Z">
              <w:r w:rsidRPr="005E56CD" w:rsidDel="00E54348">
                <w:rPr>
                  <w:shd w:val="clear" w:color="auto" w:fill="DEEAF6"/>
                </w:rPr>
                <w:delText>land</w:delText>
              </w:r>
              <w:r w:rsidR="00C1628A" w:rsidRPr="005E56CD" w:rsidDel="00E54348">
                <w:rPr>
                  <w:shd w:val="clear" w:color="auto" w:fill="DEEAF6"/>
                </w:rPr>
                <w:delText xml:space="preserve"> </w:delText>
              </w:r>
            </w:del>
            <w:del w:id="951" w:author="Ian Blenkinsop" w:date="2021-07-01T15:39:00Z">
              <w:r w:rsidRPr="005E56CD" w:rsidDel="00D96172">
                <w:rPr>
                  <w:shd w:val="clear" w:color="auto" w:fill="DEEAF6"/>
                </w:rPr>
                <w:delText>use</w:delText>
              </w:r>
            </w:del>
            <w:del w:id="952" w:author="Ian Blenkinsop" w:date="2021-07-01T15:38:00Z">
              <w:r w:rsidRPr="005E56CD" w:rsidDel="00E54348">
                <w:rPr>
                  <w:shd w:val="clear" w:color="auto" w:fill="DEEAF6"/>
                </w:rPr>
                <w:delText>-</w:delText>
              </w:r>
            </w:del>
            <w:del w:id="953" w:author="Ian Blenkinsop" w:date="2021-07-01T15:39:00Z">
              <w:r w:rsidRPr="005E56CD" w:rsidDel="00D96172">
                <w:rPr>
                  <w:shd w:val="clear" w:color="auto" w:fill="DEEAF6"/>
                </w:rPr>
                <w:delText xml:space="preserve">change-related </w:delText>
              </w:r>
            </w:del>
            <w:r w:rsidRPr="005E56CD">
              <w:rPr>
                <w:shd w:val="clear" w:color="auto" w:fill="DEEAF6"/>
              </w:rPr>
              <w:t>CO</w:t>
            </w:r>
            <w:r w:rsidRPr="005E56CD">
              <w:rPr>
                <w:shd w:val="clear" w:color="auto" w:fill="DEEAF6"/>
                <w:vertAlign w:val="subscript"/>
              </w:rPr>
              <w:t>2</w:t>
            </w:r>
            <w:r w:rsidRPr="005E56CD">
              <w:rPr>
                <w:shd w:val="clear" w:color="auto" w:fill="DEEAF6"/>
              </w:rPr>
              <w:t xml:space="preserve"> emissions</w:t>
            </w:r>
            <w:ins w:id="954" w:author="Ian Blenkinsop" w:date="2021-07-01T15:39:00Z">
              <w:r w:rsidR="00D96172" w:rsidRPr="005E56CD">
                <w:rPr>
                  <w:shd w:val="clear" w:color="auto" w:fill="DEEAF6"/>
                </w:rPr>
                <w:t xml:space="preserve"> </w:t>
              </w:r>
              <w:r w:rsidR="00D96172">
                <w:rPr>
                  <w:shd w:val="clear" w:color="auto" w:fill="DEEAF6"/>
                </w:rPr>
                <w:t xml:space="preserve">related to </w:t>
              </w:r>
              <w:r w:rsidR="00D96172" w:rsidRPr="005E56CD">
                <w:rPr>
                  <w:shd w:val="clear" w:color="auto" w:fill="DEEAF6"/>
                </w:rPr>
                <w:t>land</w:t>
              </w:r>
              <w:r w:rsidR="00D96172">
                <w:rPr>
                  <w:shd w:val="clear" w:color="auto" w:fill="DEEAF6"/>
                </w:rPr>
                <w:t>-</w:t>
              </w:r>
              <w:r w:rsidR="00D96172" w:rsidRPr="005E56CD">
                <w:rPr>
                  <w:shd w:val="clear" w:color="auto" w:fill="DEEAF6"/>
                </w:rPr>
                <w:t>use</w:t>
              </w:r>
              <w:r w:rsidR="00D96172">
                <w:rPr>
                  <w:shd w:val="clear" w:color="auto" w:fill="DEEAF6"/>
                </w:rPr>
                <w:t xml:space="preserve"> </w:t>
              </w:r>
              <w:r w:rsidR="00D96172" w:rsidRPr="005E56CD">
                <w:rPr>
                  <w:shd w:val="clear" w:color="auto" w:fill="DEEAF6"/>
                </w:rPr>
                <w:t>change</w:t>
              </w:r>
            </w:ins>
            <w:del w:id="955" w:author="Ian Blenkinsop" w:date="2021-07-01T15:39:00Z">
              <w:r w:rsidRPr="005E56CD" w:rsidDel="00D96172">
                <w:rPr>
                  <w:shd w:val="clear" w:color="auto" w:fill="DEEAF6"/>
                </w:rPr>
                <w:delText xml:space="preserve">, </w:delText>
              </w:r>
            </w:del>
            <w:ins w:id="956" w:author="Ian Blenkinsop" w:date="2021-07-01T15:39:00Z">
              <w:r w:rsidR="00D96172">
                <w:rPr>
                  <w:shd w:val="clear" w:color="auto" w:fill="DEEAF6"/>
                </w:rPr>
                <w:t>:</w:t>
              </w:r>
              <w:r w:rsidR="00D96172" w:rsidRPr="005E56CD">
                <w:rPr>
                  <w:shd w:val="clear" w:color="auto" w:fill="DEEAF6"/>
                </w:rPr>
                <w:t xml:space="preserve"> </w:t>
              </w:r>
            </w:ins>
            <w:r w:rsidRPr="005E56CD">
              <w:rPr>
                <w:shd w:val="clear" w:color="auto" w:fill="DEEAF6"/>
              </w:rPr>
              <w:t>the principal causes of increased CO</w:t>
            </w:r>
            <w:r w:rsidRPr="005E56CD">
              <w:rPr>
                <w:shd w:val="clear" w:color="auto" w:fill="DEEAF6"/>
                <w:vertAlign w:val="subscript"/>
              </w:rPr>
              <w:t>2</w:t>
            </w:r>
            <w:r w:rsidRPr="005E56CD">
              <w:rPr>
                <w:shd w:val="clear" w:color="auto" w:fill="DEEAF6"/>
              </w:rPr>
              <w:t xml:space="preserve"> concentrations since the pre-industrial period. Historical observations indicate that current atmospheric concentrations are unprecedented within at least the last 800</w:t>
            </w:r>
            <w:del w:id="957" w:author="Ian Blenkinsop" w:date="2021-07-01T15:38:00Z">
              <w:r w:rsidRPr="005E56CD" w:rsidDel="00D96172">
                <w:rPr>
                  <w:shd w:val="clear" w:color="auto" w:fill="DEEAF6"/>
                </w:rPr>
                <w:delText>,000 years</w:delText>
              </w:r>
            </w:del>
            <w:ins w:id="958" w:author="Ian Blenkinsop" w:date="2021-07-01T15:38:00Z">
              <w:r w:rsidR="00D96172">
                <w:rPr>
                  <w:shd w:val="clear" w:color="auto" w:fill="DEEAF6"/>
                </w:rPr>
                <w:t xml:space="preserve"> kyr</w:t>
              </w:r>
            </w:ins>
            <w:r w:rsidRPr="005E56CD">
              <w:rPr>
                <w:shd w:val="clear" w:color="auto" w:fill="DEEAF6"/>
              </w:rPr>
              <w:t xml:space="preserve">. An understanding of historical fossil fuel emissions and </w:t>
            </w:r>
            <w:del w:id="959" w:author="Ian Blenkinsop" w:date="2021-07-01T15:40:00Z">
              <w:r w:rsidRPr="005E56CD" w:rsidDel="00D96172">
                <w:rPr>
                  <w:shd w:val="clear" w:color="auto" w:fill="DEEAF6"/>
                </w:rPr>
                <w:delText xml:space="preserve">the </w:delText>
              </w:r>
            </w:del>
            <w:r w:rsidRPr="005E56CD">
              <w:rPr>
                <w:shd w:val="clear" w:color="auto" w:fill="DEEAF6"/>
              </w:rPr>
              <w:t xml:space="preserve">carbon cycle interactions, as well as </w:t>
            </w:r>
            <w:ins w:id="960" w:author="Ian Blenkinsop" w:date="2021-07-01T15:40:00Z">
              <w:r w:rsidR="00D96172">
                <w:rPr>
                  <w:shd w:val="clear" w:color="auto" w:fill="DEEAF6"/>
                </w:rPr>
                <w:t>meth</w:t>
              </w:r>
            </w:ins>
            <w:ins w:id="961" w:author="Ian Blenkinsop" w:date="2021-07-01T15:41:00Z">
              <w:r w:rsidR="00D96172">
                <w:rPr>
                  <w:shd w:val="clear" w:color="auto" w:fill="DEEAF6"/>
                </w:rPr>
                <w:t>ane (</w:t>
              </w:r>
            </w:ins>
            <w:r w:rsidRPr="005E56CD">
              <w:rPr>
                <w:shd w:val="clear" w:color="auto" w:fill="DEEAF6"/>
              </w:rPr>
              <w:t>CH</w:t>
            </w:r>
            <w:r w:rsidRPr="005E56CD">
              <w:rPr>
                <w:shd w:val="clear" w:color="auto" w:fill="DEEAF6"/>
                <w:vertAlign w:val="subscript"/>
              </w:rPr>
              <w:t>4</w:t>
            </w:r>
            <w:del w:id="962" w:author="Ian Blenkinsop" w:date="2021-07-01T15:41:00Z">
              <w:r w:rsidRPr="005E56CD" w:rsidDel="00D96172">
                <w:rPr>
                  <w:shd w:val="clear" w:color="auto" w:fill="DEEAF6"/>
                </w:rPr>
                <w:delText xml:space="preserve"> </w:delText>
              </w:r>
            </w:del>
            <w:ins w:id="963" w:author="Ian Blenkinsop" w:date="2021-07-01T15:41:00Z">
              <w:r w:rsidR="00D96172">
                <w:rPr>
                  <w:shd w:val="clear" w:color="auto" w:fill="DEEAF6"/>
                </w:rPr>
                <w:t xml:space="preserve">) </w:t>
              </w:r>
            </w:ins>
            <w:r w:rsidRPr="005E56CD">
              <w:rPr>
                <w:shd w:val="clear" w:color="auto" w:fill="DEEAF6"/>
              </w:rPr>
              <w:t xml:space="preserve">and </w:t>
            </w:r>
            <w:ins w:id="964" w:author="Ian Blenkinsop" w:date="2021-07-01T15:41:00Z">
              <w:r w:rsidR="00D96172">
                <w:rPr>
                  <w:shd w:val="clear" w:color="auto" w:fill="DEEAF6"/>
                </w:rPr>
                <w:t>nitrous oxide (</w:t>
              </w:r>
            </w:ins>
            <w:r w:rsidRPr="005E56CD">
              <w:rPr>
                <w:shd w:val="clear" w:color="auto" w:fill="DEEAF6"/>
              </w:rPr>
              <w:t>N</w:t>
            </w:r>
            <w:r w:rsidRPr="005E56CD">
              <w:rPr>
                <w:shd w:val="clear" w:color="auto" w:fill="DEEAF6"/>
                <w:vertAlign w:val="subscript"/>
              </w:rPr>
              <w:t>2</w:t>
            </w:r>
            <w:r w:rsidRPr="005E56CD">
              <w:rPr>
                <w:shd w:val="clear" w:color="auto" w:fill="DEEAF6"/>
              </w:rPr>
              <w:t>O</w:t>
            </w:r>
            <w:ins w:id="965" w:author="Ian Blenkinsop" w:date="2021-07-01T15:41:00Z">
              <w:r w:rsidR="00D96172">
                <w:rPr>
                  <w:shd w:val="clear" w:color="auto" w:fill="DEEAF6"/>
                </w:rPr>
                <w:t>)</w:t>
              </w:r>
            </w:ins>
            <w:r w:rsidRPr="005E56CD">
              <w:rPr>
                <w:shd w:val="clear" w:color="auto" w:fill="DEEAF6"/>
              </w:rPr>
              <w:t xml:space="preserve"> sinks and sources</w:t>
            </w:r>
            <w:ins w:id="966" w:author="Ian Blenkinsop" w:date="2021-07-01T15:40:00Z">
              <w:r w:rsidR="00D96172">
                <w:rPr>
                  <w:shd w:val="clear" w:color="auto" w:fill="DEEAF6"/>
                </w:rPr>
                <w:t>,</w:t>
              </w:r>
            </w:ins>
            <w:r w:rsidRPr="005E56CD">
              <w:rPr>
                <w:shd w:val="clear" w:color="auto" w:fill="DEEAF6"/>
              </w:rPr>
              <w:t xml:space="preserve"> are crucial for better estimates of future GHG emissions compatible with the PA’s long-term goals. </w:t>
            </w:r>
          </w:p>
        </w:tc>
      </w:tr>
      <w:tr w:rsidR="0079149B" w:rsidRPr="00512141" w14:paraId="1FC386A4" w14:textId="77777777" w:rsidTr="00102875">
        <w:trPr>
          <w:gridAfter w:val="2"/>
          <w:wAfter w:w="142" w:type="dxa"/>
          <w:trHeight w:val="1660"/>
        </w:trPr>
        <w:tc>
          <w:tcPr>
            <w:tcW w:w="2655" w:type="dxa"/>
            <w:gridSpan w:val="3"/>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3BC0A0C0" w14:textId="77777777" w:rsidR="0079149B" w:rsidRPr="005E56CD" w:rsidRDefault="0079149B" w:rsidP="00102875">
            <w:pPr>
              <w:rPr>
                <w:shd w:val="clear" w:color="auto" w:fill="DEEAF6"/>
              </w:rPr>
            </w:pPr>
            <w:r w:rsidRPr="005E56CD">
              <w:rPr>
                <w:shd w:val="clear" w:color="auto" w:fill="DEEAF6"/>
              </w:rPr>
              <w:t xml:space="preserve">How much did sea level rise in past centuries and how large is the long-term commitment? </w:t>
            </w:r>
          </w:p>
        </w:tc>
        <w:tc>
          <w:tcPr>
            <w:tcW w:w="135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67E3C761" w14:textId="16F78870" w:rsidR="0079149B" w:rsidRPr="00D95B65" w:rsidRDefault="0079149B" w:rsidP="00102875">
            <w:pPr>
              <w:rPr>
                <w:shd w:val="clear" w:color="auto" w:fill="DEEAF6"/>
              </w:rPr>
            </w:pPr>
            <w:r w:rsidRPr="00D95B65">
              <w:rPr>
                <w:shd w:val="clear" w:color="auto" w:fill="DEEAF6"/>
              </w:rPr>
              <w:t>2.3.3.3</w:t>
            </w:r>
            <w:ins w:id="967" w:author="Ian Blenkinsop" w:date="2021-07-01T16:56:00Z">
              <w:r w:rsidR="00E646CD">
                <w:rPr>
                  <w:shd w:val="clear" w:color="auto" w:fill="DEEAF6"/>
                </w:rPr>
                <w:t> </w:t>
              </w:r>
            </w:ins>
            <w:r w:rsidRPr="00D95B65">
              <w:rPr>
                <w:shd w:val="clear" w:color="auto" w:fill="DEEAF6"/>
              </w:rPr>
              <w:t>;</w:t>
            </w:r>
          </w:p>
          <w:p w14:paraId="2864C814" w14:textId="0561DCF3" w:rsidR="0079149B" w:rsidRPr="00D95B65" w:rsidRDefault="0079149B" w:rsidP="00102875">
            <w:pPr>
              <w:rPr>
                <w:shd w:val="clear" w:color="auto" w:fill="DEEAF6"/>
              </w:rPr>
            </w:pPr>
            <w:r w:rsidRPr="00D95B65">
              <w:rPr>
                <w:shd w:val="clear" w:color="auto" w:fill="DEEAF6"/>
              </w:rPr>
              <w:t>9.6.1</w:t>
            </w:r>
            <w:ins w:id="968" w:author="Ian Blenkinsop" w:date="2021-07-01T16:56:00Z">
              <w:r w:rsidR="00E646CD">
                <w:rPr>
                  <w:shd w:val="clear" w:color="auto" w:fill="DEEAF6"/>
                </w:rPr>
                <w:t> </w:t>
              </w:r>
            </w:ins>
            <w:r w:rsidRPr="00D95B65">
              <w:rPr>
                <w:shd w:val="clear" w:color="auto" w:fill="DEEAF6"/>
              </w:rPr>
              <w:t>; 9.6.2</w:t>
            </w:r>
            <w:ins w:id="969" w:author="Ian Blenkinsop" w:date="2021-07-01T16:56:00Z">
              <w:r w:rsidR="00E646CD">
                <w:rPr>
                  <w:shd w:val="clear" w:color="auto" w:fill="DEEAF6"/>
                </w:rPr>
                <w:t> </w:t>
              </w:r>
            </w:ins>
            <w:r w:rsidRPr="00D95B65">
              <w:rPr>
                <w:shd w:val="clear" w:color="auto" w:fill="DEEAF6"/>
              </w:rPr>
              <w:t>; FAQ 9.1</w:t>
            </w:r>
            <w:ins w:id="970" w:author="Ian Blenkinsop" w:date="2021-07-01T16:56:00Z">
              <w:r w:rsidR="00E646CD">
                <w:rPr>
                  <w:shd w:val="clear" w:color="auto" w:fill="DEEAF6"/>
                </w:rPr>
                <w:t> </w:t>
              </w:r>
            </w:ins>
            <w:r w:rsidRPr="00D95B65">
              <w:rPr>
                <w:shd w:val="clear" w:color="auto" w:fill="DEEAF6"/>
              </w:rPr>
              <w:t>; Box 9.1</w:t>
            </w:r>
            <w:ins w:id="971" w:author="Ian Blenkinsop" w:date="2021-07-01T16:56:00Z">
              <w:r w:rsidR="00E646CD">
                <w:rPr>
                  <w:shd w:val="clear" w:color="auto" w:fill="DEEAF6"/>
                </w:rPr>
                <w:t> </w:t>
              </w:r>
            </w:ins>
            <w:r w:rsidRPr="00D95B65">
              <w:rPr>
                <w:shd w:val="clear" w:color="auto" w:fill="DEEAF6"/>
              </w:rPr>
              <w:t>; 9.6.3</w:t>
            </w:r>
            <w:ins w:id="972" w:author="Ian Blenkinsop" w:date="2021-07-01T16:56:00Z">
              <w:r w:rsidR="00E646CD">
                <w:rPr>
                  <w:shd w:val="clear" w:color="auto" w:fill="DEEAF6"/>
                </w:rPr>
                <w:t> </w:t>
              </w:r>
            </w:ins>
            <w:r w:rsidRPr="00D95B65">
              <w:rPr>
                <w:shd w:val="clear" w:color="auto" w:fill="DEEAF6"/>
              </w:rPr>
              <w:t>; 9.6.4</w:t>
            </w:r>
          </w:p>
        </w:tc>
        <w:tc>
          <w:tcPr>
            <w:tcW w:w="5483"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3D5C7A10" w14:textId="5D3A069B" w:rsidR="0079149B" w:rsidRPr="005E56CD" w:rsidRDefault="0079149B" w:rsidP="00EE4668">
            <w:pPr>
              <w:rPr>
                <w:shd w:val="clear" w:color="auto" w:fill="DEEAF6"/>
              </w:rPr>
            </w:pPr>
            <w:r w:rsidRPr="005E56CD">
              <w:rPr>
                <w:shd w:val="clear" w:color="auto" w:fill="DEEAF6"/>
              </w:rPr>
              <w:t>Sea level rise is a comparatively slow consequence of a warming world. Historical warming committed the world already to long-term sea level rise that is not reversed in even the lowest</w:t>
            </w:r>
            <w:commentRangeStart w:id="973"/>
            <w:r w:rsidRPr="005E56CD">
              <w:rPr>
                <w:shd w:val="clear" w:color="auto" w:fill="DEEAF6"/>
              </w:rPr>
              <w:t xml:space="preserve"> </w:t>
            </w:r>
            <w:commentRangeEnd w:id="973"/>
            <w:r w:rsidR="001F595F">
              <w:rPr>
                <w:rStyle w:val="CommentReference"/>
                <w:b/>
                <w:bCs/>
              </w:rPr>
              <w:commentReference w:id="973"/>
            </w:r>
            <w:r w:rsidR="00EE4668">
              <w:rPr>
                <w:shd w:val="clear" w:color="auto" w:fill="DEEAF6"/>
              </w:rPr>
              <w:t>emissions</w:t>
            </w:r>
            <w:r w:rsidR="005B0251">
              <w:rPr>
                <w:shd w:val="clear" w:color="auto" w:fill="DEEAF6"/>
              </w:rPr>
              <w:t xml:space="preserve"> </w:t>
            </w:r>
            <w:r w:rsidRPr="005E56CD">
              <w:rPr>
                <w:shd w:val="clear" w:color="auto" w:fill="DEEAF6"/>
              </w:rPr>
              <w:t xml:space="preserve">scenarios (such as 1.5°C), which come </w:t>
            </w:r>
            <w:commentRangeStart w:id="974"/>
            <w:r w:rsidRPr="005E56CD">
              <w:rPr>
                <w:shd w:val="clear" w:color="auto" w:fill="DEEAF6"/>
              </w:rPr>
              <w:t>with a multi</w:t>
            </w:r>
            <w:ins w:id="975" w:author="Ian Blenkinsop" w:date="2021-07-01T15:42:00Z">
              <w:r w:rsidR="00D96172">
                <w:rPr>
                  <w:shd w:val="clear" w:color="auto" w:fill="DEEAF6"/>
                </w:rPr>
                <w:t>-</w:t>
              </w:r>
            </w:ins>
            <w:del w:id="976" w:author="Ian Blenkinsop" w:date="2021-07-01T15:42:00Z">
              <w:r w:rsidRPr="005E56CD" w:rsidDel="00D96172">
                <w:rPr>
                  <w:shd w:val="clear" w:color="auto" w:fill="DEEAF6"/>
                </w:rPr>
                <w:delText xml:space="preserve">meter </w:delText>
              </w:r>
            </w:del>
            <w:ins w:id="977" w:author="Ian Blenkinsop" w:date="2021-07-01T15:42:00Z">
              <w:r w:rsidR="00D96172" w:rsidRPr="005E56CD">
                <w:rPr>
                  <w:shd w:val="clear" w:color="auto" w:fill="DEEAF6"/>
                </w:rPr>
                <w:t>met</w:t>
              </w:r>
              <w:r w:rsidR="00D96172">
                <w:rPr>
                  <w:shd w:val="clear" w:color="auto" w:fill="DEEAF6"/>
                </w:rPr>
                <w:t>re</w:t>
              </w:r>
              <w:r w:rsidR="00D96172" w:rsidRPr="005E56CD">
                <w:rPr>
                  <w:shd w:val="clear" w:color="auto" w:fill="DEEAF6"/>
                </w:rPr>
                <w:t xml:space="preserve"> </w:t>
              </w:r>
            </w:ins>
            <w:r w:rsidRPr="005E56CD">
              <w:rPr>
                <w:shd w:val="clear" w:color="auto" w:fill="DEEAF6"/>
              </w:rPr>
              <w:t>sea level commitment</w:t>
            </w:r>
            <w:commentRangeEnd w:id="974"/>
            <w:r w:rsidR="00D96172">
              <w:rPr>
                <w:rStyle w:val="CommentReference"/>
              </w:rPr>
              <w:commentReference w:id="974"/>
            </w:r>
            <w:r w:rsidRPr="005E56CD">
              <w:rPr>
                <w:shd w:val="clear" w:color="auto" w:fill="DEEAF6"/>
              </w:rPr>
              <w:t xml:space="preserve">. Regional sea level change near </w:t>
            </w:r>
            <w:del w:id="978" w:author="Ian Blenkinsop" w:date="2021-07-01T15:44:00Z">
              <w:r w:rsidRPr="005E56CD" w:rsidDel="00D96172">
                <w:rPr>
                  <w:shd w:val="clear" w:color="auto" w:fill="DEEAF6"/>
                </w:rPr>
                <w:delText xml:space="preserve">the </w:delText>
              </w:r>
            </w:del>
            <w:r w:rsidRPr="005E56CD">
              <w:rPr>
                <w:shd w:val="clear" w:color="auto" w:fill="DEEAF6"/>
              </w:rPr>
              <w:t>coastlines differs from global</w:t>
            </w:r>
            <w:del w:id="979" w:author="Ian Blenkinsop" w:date="2021-07-01T15:44:00Z">
              <w:r w:rsidRPr="005E56CD" w:rsidDel="00D96172">
                <w:rPr>
                  <w:shd w:val="clear" w:color="auto" w:fill="DEEAF6"/>
                </w:rPr>
                <w:delText>-</w:delText>
              </w:r>
            </w:del>
            <w:ins w:id="980" w:author="Ian Blenkinsop" w:date="2021-07-01T15:44:00Z">
              <w:r w:rsidR="00D96172">
                <w:rPr>
                  <w:shd w:val="clear" w:color="auto" w:fill="DEEAF6"/>
                </w:rPr>
                <w:t xml:space="preserve"> </w:t>
              </w:r>
            </w:ins>
            <w:r w:rsidRPr="005E56CD">
              <w:rPr>
                <w:shd w:val="clear" w:color="auto" w:fill="DEEAF6"/>
              </w:rPr>
              <w:t>mean sea level change due to vertical land movement, ice mass changes</w:t>
            </w:r>
            <w:del w:id="981" w:author="Ian Blenkinsop" w:date="2021-07-01T15:44:00Z">
              <w:r w:rsidRPr="005E56CD" w:rsidDel="00D96172">
                <w:rPr>
                  <w:shd w:val="clear" w:color="auto" w:fill="DEEAF6"/>
                </w:rPr>
                <w:delText>,</w:delText>
              </w:r>
            </w:del>
            <w:r w:rsidRPr="005E56CD">
              <w:rPr>
                <w:shd w:val="clear" w:color="auto" w:fill="DEEAF6"/>
              </w:rPr>
              <w:t xml:space="preserve"> and ocean dynamical changes.  </w:t>
            </w:r>
          </w:p>
        </w:tc>
      </w:tr>
      <w:tr w:rsidR="0079149B" w:rsidRPr="00512141" w14:paraId="209CBDCC" w14:textId="77777777" w:rsidTr="00102875">
        <w:trPr>
          <w:gridAfter w:val="2"/>
          <w:wAfter w:w="142" w:type="dxa"/>
          <w:trHeight w:val="1440"/>
        </w:trPr>
        <w:tc>
          <w:tcPr>
            <w:tcW w:w="2655" w:type="dxa"/>
            <w:gridSpan w:val="3"/>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2B10F85A" w14:textId="7BB494BD" w:rsidR="0079149B" w:rsidRPr="005E56CD" w:rsidRDefault="0079149B" w:rsidP="00102875">
            <w:pPr>
              <w:rPr>
                <w:shd w:val="clear" w:color="auto" w:fill="DEEAF6"/>
              </w:rPr>
            </w:pPr>
            <w:r w:rsidRPr="005E56CD">
              <w:rPr>
                <w:shd w:val="clear" w:color="auto" w:fill="DEEAF6"/>
              </w:rPr>
              <w:t xml:space="preserve">How much has the ocean acidified and how much oxygen </w:t>
            </w:r>
            <w:del w:id="982" w:author="Ian Blenkinsop" w:date="2021-07-01T15:45:00Z">
              <w:r w:rsidRPr="005E56CD" w:rsidDel="00D96172">
                <w:rPr>
                  <w:shd w:val="clear" w:color="auto" w:fill="DEEAF6"/>
                </w:rPr>
                <w:delText>have they</w:delText>
              </w:r>
            </w:del>
            <w:ins w:id="983" w:author="Ian Blenkinsop" w:date="2021-07-01T15:45:00Z">
              <w:r w:rsidR="00D96172">
                <w:rPr>
                  <w:shd w:val="clear" w:color="auto" w:fill="DEEAF6"/>
                </w:rPr>
                <w:t>has it</w:t>
              </w:r>
            </w:ins>
            <w:r w:rsidRPr="005E56CD">
              <w:rPr>
                <w:shd w:val="clear" w:color="auto" w:fill="DEEAF6"/>
              </w:rPr>
              <w:t xml:space="preserve"> lost? </w:t>
            </w:r>
          </w:p>
        </w:tc>
        <w:tc>
          <w:tcPr>
            <w:tcW w:w="135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45146611" w14:textId="63B3813B" w:rsidR="0079149B" w:rsidRPr="00D95B65" w:rsidRDefault="0079149B" w:rsidP="00102875">
            <w:pPr>
              <w:rPr>
                <w:shd w:val="clear" w:color="auto" w:fill="DEEAF6"/>
              </w:rPr>
            </w:pPr>
            <w:r w:rsidRPr="00D95B65">
              <w:rPr>
                <w:shd w:val="clear" w:color="auto" w:fill="DEEAF6"/>
              </w:rPr>
              <w:t>2.3.4.3</w:t>
            </w:r>
            <w:ins w:id="984" w:author="Ian Blenkinsop" w:date="2021-07-01T16:56:00Z">
              <w:r w:rsidR="00E646CD">
                <w:rPr>
                  <w:shd w:val="clear" w:color="auto" w:fill="DEEAF6"/>
                </w:rPr>
                <w:t> </w:t>
              </w:r>
            </w:ins>
            <w:r w:rsidRPr="00D95B65">
              <w:rPr>
                <w:shd w:val="clear" w:color="auto" w:fill="DEEAF6"/>
              </w:rPr>
              <w:t>; 2.3.4.2</w:t>
            </w:r>
            <w:ins w:id="985" w:author="Ian Blenkinsop" w:date="2021-07-01T16:56:00Z">
              <w:r w:rsidR="00E646CD">
                <w:rPr>
                  <w:shd w:val="clear" w:color="auto" w:fill="DEEAF6"/>
                </w:rPr>
                <w:t> </w:t>
              </w:r>
            </w:ins>
            <w:r w:rsidRPr="00D95B65">
              <w:rPr>
                <w:shd w:val="clear" w:color="auto" w:fill="DEEAF6"/>
              </w:rPr>
              <w:t>; 5.3</w:t>
            </w:r>
          </w:p>
        </w:tc>
        <w:tc>
          <w:tcPr>
            <w:tcW w:w="5483"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3A9C7E0E" w14:textId="2141A084" w:rsidR="0079149B" w:rsidRPr="005E56CD" w:rsidRDefault="0079149B" w:rsidP="00102875">
            <w:pPr>
              <w:rPr>
                <w:shd w:val="clear" w:color="auto" w:fill="DEEAF6"/>
              </w:rPr>
            </w:pPr>
            <w:r w:rsidRPr="005E56CD">
              <w:rPr>
                <w:shd w:val="clear" w:color="auto" w:fill="DEEAF6"/>
              </w:rPr>
              <w:t>Ocean acidification is affecting marine life, especially organisms that build calciferous shells and structures (e.g., coral reefs). Together with less oxygen in upper ocean waters and increasingly widespread oxygen minimum zones</w:t>
            </w:r>
            <w:ins w:id="986" w:author="Ian Blenkinsop" w:date="2021-07-01T15:45:00Z">
              <w:r w:rsidR="00D96172">
                <w:rPr>
                  <w:shd w:val="clear" w:color="auto" w:fill="DEEAF6"/>
                </w:rPr>
                <w:t>,</w:t>
              </w:r>
            </w:ins>
            <w:r w:rsidRPr="005E56CD">
              <w:rPr>
                <w:shd w:val="clear" w:color="auto" w:fill="DEEAF6"/>
              </w:rPr>
              <w:t xml:space="preserve"> and in addition to ocean warming, this poses adaptation challenges for coastal and marine ecosystems and their services, including seafood supply. </w:t>
            </w:r>
          </w:p>
        </w:tc>
      </w:tr>
      <w:tr w:rsidR="0079149B" w:rsidRPr="00512141" w14:paraId="49A5522C" w14:textId="77777777" w:rsidTr="00102875">
        <w:trPr>
          <w:gridAfter w:val="2"/>
          <w:wAfter w:w="142" w:type="dxa"/>
          <w:trHeight w:val="3060"/>
        </w:trPr>
        <w:tc>
          <w:tcPr>
            <w:tcW w:w="2655" w:type="dxa"/>
            <w:gridSpan w:val="3"/>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382A055D" w14:textId="77777777" w:rsidR="0079149B" w:rsidRPr="005E56CD" w:rsidRDefault="0079149B" w:rsidP="00102875">
            <w:pPr>
              <w:rPr>
                <w:shd w:val="clear" w:color="auto" w:fill="DEEAF6"/>
              </w:rPr>
            </w:pPr>
            <w:r w:rsidRPr="005E56CD">
              <w:rPr>
                <w:shd w:val="clear" w:color="auto" w:fill="DEEAF6"/>
              </w:rPr>
              <w:t>How much of the observed warming was due to anthropogenic influences?</w:t>
            </w:r>
          </w:p>
        </w:tc>
        <w:tc>
          <w:tcPr>
            <w:tcW w:w="135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3F1C9AD9" w14:textId="77777777" w:rsidR="0079149B" w:rsidRPr="00D95B65" w:rsidRDefault="0079149B" w:rsidP="00102875">
            <w:pPr>
              <w:rPr>
                <w:shd w:val="clear" w:color="auto" w:fill="DEEAF6"/>
              </w:rPr>
            </w:pPr>
            <w:r w:rsidRPr="00D95B65">
              <w:rPr>
                <w:shd w:val="clear" w:color="auto" w:fill="DEEAF6"/>
              </w:rPr>
              <w:t>3.3.1</w:t>
            </w:r>
          </w:p>
        </w:tc>
        <w:tc>
          <w:tcPr>
            <w:tcW w:w="5483"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476D5D69" w14:textId="6174E202" w:rsidR="0079149B" w:rsidRPr="005E56CD" w:rsidRDefault="0079149B" w:rsidP="00102875">
            <w:pPr>
              <w:rPr>
                <w:shd w:val="clear" w:color="auto" w:fill="DEEAF6"/>
              </w:rPr>
            </w:pPr>
            <w:r w:rsidRPr="005E56CD">
              <w:rPr>
                <w:shd w:val="clear" w:color="auto" w:fill="DEEAF6"/>
              </w:rPr>
              <w:t xml:space="preserve">To monitor progress toward the PA’s long-term goals it is important to know how much of the observed warming is due to human activities. Chapter 3 assesses human-induced warming in global mean near-surface air temperature for the decade </w:t>
            </w:r>
            <w:r w:rsidRPr="005E56CD">
              <w:rPr>
                <w:shd w:val="clear" w:color="auto" w:fill="DEEAF6" w:themeFill="accent1" w:themeFillTint="33"/>
              </w:rPr>
              <w:t>2010</w:t>
            </w:r>
            <w:r w:rsidRPr="005E56CD">
              <w:rPr>
                <w:color w:val="202122"/>
                <w:shd w:val="clear" w:color="auto" w:fill="DEEAF6" w:themeFill="accent1" w:themeFillTint="33"/>
              </w:rPr>
              <w:t>–</w:t>
            </w:r>
            <w:r w:rsidRPr="005E56CD">
              <w:rPr>
                <w:shd w:val="clear" w:color="auto" w:fill="DEEAF6" w:themeFill="accent1" w:themeFillTint="33"/>
              </w:rPr>
              <w:t>2019, relative to 1850</w:t>
            </w:r>
            <w:r w:rsidRPr="005E56CD">
              <w:rPr>
                <w:color w:val="202122"/>
                <w:shd w:val="clear" w:color="auto" w:fill="DEEAF6" w:themeFill="accent1" w:themeFillTint="33"/>
              </w:rPr>
              <w:t>–</w:t>
            </w:r>
            <w:r w:rsidRPr="005E56CD">
              <w:rPr>
                <w:shd w:val="clear" w:color="auto" w:fill="DEEAF6" w:themeFill="accent1" w:themeFillTint="33"/>
              </w:rPr>
              <w:t>1900 with associated uncert</w:t>
            </w:r>
            <w:r w:rsidRPr="005E56CD">
              <w:rPr>
                <w:shd w:val="clear" w:color="auto" w:fill="DEEAF6"/>
              </w:rPr>
              <w:t xml:space="preserve">ainties, based on detection and attribution studies. This estimate can be compared with observed estimates of warming for the same decade reported in Chapter 2, and </w:t>
            </w:r>
            <w:r w:rsidR="005B0251">
              <w:rPr>
                <w:shd w:val="clear" w:color="auto" w:fill="DEEAF6"/>
              </w:rPr>
              <w:t xml:space="preserve">is </w:t>
            </w:r>
            <w:r w:rsidR="0043103A" w:rsidRPr="00380371">
              <w:rPr>
                <w:shd w:val="clear" w:color="auto" w:fill="DEEAF6"/>
              </w:rPr>
              <w:t>typically</w:t>
            </w:r>
            <w:r w:rsidRPr="005E56CD">
              <w:rPr>
                <w:shd w:val="clear" w:color="auto" w:fill="DEEAF6"/>
              </w:rPr>
              <w:t xml:space="preserve"> used to calculate carbon budgets consistent with remaining below a particular temperature threshold.</w:t>
            </w:r>
          </w:p>
        </w:tc>
      </w:tr>
      <w:tr w:rsidR="0079149B" w:rsidRPr="00512141" w14:paraId="599E6255" w14:textId="77777777" w:rsidTr="00102875">
        <w:trPr>
          <w:gridAfter w:val="2"/>
          <w:wAfter w:w="142" w:type="dxa"/>
          <w:trHeight w:val="1905"/>
        </w:trPr>
        <w:tc>
          <w:tcPr>
            <w:tcW w:w="2655" w:type="dxa"/>
            <w:gridSpan w:val="3"/>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664E3155" w14:textId="77777777" w:rsidR="0079149B" w:rsidRPr="005E56CD" w:rsidRDefault="0079149B" w:rsidP="00102875">
            <w:pPr>
              <w:rPr>
                <w:shd w:val="clear" w:color="auto" w:fill="DEEAF6"/>
              </w:rPr>
            </w:pPr>
            <w:r w:rsidRPr="005E56CD">
              <w:rPr>
                <w:shd w:val="clear" w:color="auto" w:fill="DEEAF6"/>
              </w:rPr>
              <w:lastRenderedPageBreak/>
              <w:t>How much has anthropogenic influence changed other aspects of the climate system?</w:t>
            </w:r>
          </w:p>
        </w:tc>
        <w:tc>
          <w:tcPr>
            <w:tcW w:w="135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60C7716E" w14:textId="1DACE61A" w:rsidR="0079149B" w:rsidRPr="00D95B65" w:rsidRDefault="0079149B" w:rsidP="00102875">
            <w:pPr>
              <w:rPr>
                <w:shd w:val="clear" w:color="auto" w:fill="DEEAF6"/>
              </w:rPr>
            </w:pPr>
            <w:r w:rsidRPr="00D95B65">
              <w:rPr>
                <w:shd w:val="clear" w:color="auto" w:fill="DEEAF6"/>
              </w:rPr>
              <w:t>3.3.2</w:t>
            </w:r>
            <w:ins w:id="987" w:author="Ian Blenkinsop" w:date="2021-07-01T16:56:00Z">
              <w:r w:rsidR="00E646CD">
                <w:rPr>
                  <w:shd w:val="clear" w:color="auto" w:fill="DEEAF6"/>
                </w:rPr>
                <w:t> </w:t>
              </w:r>
            </w:ins>
            <w:r w:rsidRPr="00D95B65">
              <w:rPr>
                <w:shd w:val="clear" w:color="auto" w:fill="DEEAF6"/>
              </w:rPr>
              <w:t>; 3.3.3</w:t>
            </w:r>
            <w:ins w:id="988" w:author="Ian Blenkinsop" w:date="2021-07-01T16:56:00Z">
              <w:r w:rsidR="00E646CD">
                <w:rPr>
                  <w:shd w:val="clear" w:color="auto" w:fill="DEEAF6"/>
                </w:rPr>
                <w:t> </w:t>
              </w:r>
            </w:ins>
            <w:r w:rsidRPr="00D95B65">
              <w:rPr>
                <w:shd w:val="clear" w:color="auto" w:fill="DEEAF6"/>
              </w:rPr>
              <w:t>; 3.4</w:t>
            </w:r>
            <w:ins w:id="989" w:author="Ian Blenkinsop" w:date="2021-07-01T16:56:00Z">
              <w:r w:rsidR="00E646CD">
                <w:rPr>
                  <w:shd w:val="clear" w:color="auto" w:fill="DEEAF6"/>
                </w:rPr>
                <w:t> </w:t>
              </w:r>
            </w:ins>
            <w:r w:rsidRPr="00D95B65">
              <w:rPr>
                <w:shd w:val="clear" w:color="auto" w:fill="DEEAF6"/>
              </w:rPr>
              <w:t>; 3.5</w:t>
            </w:r>
            <w:ins w:id="990" w:author="Ian Blenkinsop" w:date="2021-07-01T16:56:00Z">
              <w:r w:rsidR="00E646CD">
                <w:rPr>
                  <w:shd w:val="clear" w:color="auto" w:fill="DEEAF6"/>
                </w:rPr>
                <w:t> </w:t>
              </w:r>
            </w:ins>
            <w:r w:rsidRPr="00D95B65">
              <w:rPr>
                <w:shd w:val="clear" w:color="auto" w:fill="DEEAF6"/>
              </w:rPr>
              <w:t>; 3.6</w:t>
            </w:r>
            <w:ins w:id="991" w:author="Ian Blenkinsop" w:date="2021-07-01T16:56:00Z">
              <w:r w:rsidR="00E646CD">
                <w:rPr>
                  <w:shd w:val="clear" w:color="auto" w:fill="DEEAF6"/>
                </w:rPr>
                <w:t> </w:t>
              </w:r>
            </w:ins>
            <w:r w:rsidRPr="00D95B65">
              <w:rPr>
                <w:shd w:val="clear" w:color="auto" w:fill="DEEAF6"/>
              </w:rPr>
              <w:t>; 3.7</w:t>
            </w:r>
            <w:ins w:id="992" w:author="Ian Blenkinsop" w:date="2021-07-01T16:56:00Z">
              <w:r w:rsidR="00E646CD">
                <w:rPr>
                  <w:shd w:val="clear" w:color="auto" w:fill="DEEAF6"/>
                </w:rPr>
                <w:t> </w:t>
              </w:r>
            </w:ins>
            <w:r w:rsidRPr="00D95B65">
              <w:rPr>
                <w:shd w:val="clear" w:color="auto" w:fill="DEEAF6"/>
              </w:rPr>
              <w:t>;</w:t>
            </w:r>
            <w:commentRangeStart w:id="993"/>
            <w:r w:rsidRPr="00D95B65">
              <w:rPr>
                <w:shd w:val="clear" w:color="auto" w:fill="DEEAF6"/>
              </w:rPr>
              <w:t xml:space="preserve"> 8</w:t>
            </w:r>
            <w:ins w:id="994" w:author="Ian Blenkinsop" w:date="2021-07-01T16:56:00Z">
              <w:r w:rsidR="00E646CD">
                <w:rPr>
                  <w:shd w:val="clear" w:color="auto" w:fill="DEEAF6"/>
                </w:rPr>
                <w:t> </w:t>
              </w:r>
            </w:ins>
            <w:r w:rsidRPr="00D95B65">
              <w:rPr>
                <w:shd w:val="clear" w:color="auto" w:fill="DEEAF6"/>
              </w:rPr>
              <w:t>; 12</w:t>
            </w:r>
            <w:ins w:id="995" w:author="Ian Blenkinsop" w:date="2021-07-01T16:56:00Z">
              <w:r w:rsidR="00E646CD">
                <w:rPr>
                  <w:shd w:val="clear" w:color="auto" w:fill="DEEAF6"/>
                </w:rPr>
                <w:t> </w:t>
              </w:r>
            </w:ins>
            <w:r w:rsidRPr="00D95B65">
              <w:rPr>
                <w:shd w:val="clear" w:color="auto" w:fill="DEEAF6"/>
              </w:rPr>
              <w:t>; 10.4</w:t>
            </w:r>
            <w:commentRangeEnd w:id="993"/>
            <w:r w:rsidR="00272925">
              <w:rPr>
                <w:rStyle w:val="CommentReference"/>
              </w:rPr>
              <w:commentReference w:id="993"/>
            </w:r>
          </w:p>
        </w:tc>
        <w:tc>
          <w:tcPr>
            <w:tcW w:w="5483"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5E5763D9" w14:textId="741F43AE" w:rsidR="0079149B" w:rsidRPr="005E56CD" w:rsidRDefault="0079149B" w:rsidP="00102875">
            <w:pPr>
              <w:rPr>
                <w:shd w:val="clear" w:color="auto" w:fill="DEEAF6"/>
              </w:rPr>
            </w:pPr>
            <w:r w:rsidRPr="005E56CD">
              <w:rPr>
                <w:shd w:val="clear" w:color="auto" w:fill="DEEAF6"/>
              </w:rPr>
              <w:t>Climate change impacts are driven by changes in many aspects of the climate system, including changes in the water cycle, atmospheric circulation, ocean, cryosphere, biosphere and modes of variability</w:t>
            </w:r>
            <w:del w:id="996" w:author="Ian Blenkinsop" w:date="2021-07-01T15:53:00Z">
              <w:r w:rsidRPr="005E56CD" w:rsidDel="00D96172">
                <w:rPr>
                  <w:shd w:val="clear" w:color="auto" w:fill="DEEAF6"/>
                </w:rPr>
                <w:delText>, and to</w:delText>
              </w:r>
            </w:del>
            <w:ins w:id="997" w:author="Ian Blenkinsop" w:date="2021-07-01T15:53:00Z">
              <w:r w:rsidR="00D96172">
                <w:rPr>
                  <w:shd w:val="clear" w:color="auto" w:fill="DEEAF6"/>
                </w:rPr>
                <w:t>. To</w:t>
              </w:r>
            </w:ins>
            <w:r w:rsidRPr="005E56CD">
              <w:rPr>
                <w:shd w:val="clear" w:color="auto" w:fill="DEEAF6"/>
              </w:rPr>
              <w:t xml:space="preserve"> better plan climate change adaptation it is relevant to know which observed changes have been driven by human influence.</w:t>
            </w:r>
          </w:p>
        </w:tc>
      </w:tr>
      <w:tr w:rsidR="0079149B" w:rsidRPr="00512141" w14:paraId="0ABEA17C" w14:textId="77777777" w:rsidTr="00102875">
        <w:trPr>
          <w:gridAfter w:val="2"/>
          <w:wAfter w:w="142" w:type="dxa"/>
          <w:trHeight w:val="3060"/>
        </w:trPr>
        <w:tc>
          <w:tcPr>
            <w:tcW w:w="2655" w:type="dxa"/>
            <w:gridSpan w:val="3"/>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2C2F434D" w14:textId="77777777" w:rsidR="0079149B" w:rsidRPr="005E56CD" w:rsidRDefault="0079149B" w:rsidP="00102875">
            <w:pPr>
              <w:rPr>
                <w:shd w:val="clear" w:color="auto" w:fill="DEEAF6"/>
              </w:rPr>
            </w:pPr>
            <w:r w:rsidRPr="005E56CD">
              <w:rPr>
                <w:shd w:val="clear" w:color="auto" w:fill="DEEAF6"/>
              </w:rPr>
              <w:t xml:space="preserve">How much are anthropogenic emissions contributing to changes in the severity and frequency of extreme events? </w:t>
            </w:r>
          </w:p>
        </w:tc>
        <w:tc>
          <w:tcPr>
            <w:tcW w:w="135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2C35B472" w14:textId="2FE12D19" w:rsidR="0079149B" w:rsidRPr="005E56CD" w:rsidRDefault="0079149B" w:rsidP="00086BCE">
            <w:pPr>
              <w:rPr>
                <w:shd w:val="clear" w:color="auto" w:fill="DEEAF6"/>
              </w:rPr>
            </w:pPr>
            <w:r w:rsidRPr="005E56CD">
              <w:rPr>
                <w:shd w:val="clear" w:color="auto" w:fill="DEEAF6"/>
              </w:rPr>
              <w:t>9.6.4; 11.3</w:t>
            </w:r>
            <w:del w:id="998" w:author="Ian Blenkinsop" w:date="2021-07-01T15:07:00Z">
              <w:r w:rsidR="00086BCE" w:rsidDel="009D0727">
                <w:rPr>
                  <w:shd w:val="clear" w:color="auto" w:fill="DEEAF6"/>
                </w:rPr>
                <w:delText>-</w:delText>
              </w:r>
            </w:del>
            <w:ins w:id="999" w:author="Ian Blenkinsop" w:date="2021-07-01T15:11:00Z">
              <w:r w:rsidR="009D0727">
                <w:rPr>
                  <w:shd w:val="clear" w:color="auto" w:fill="DEEAF6"/>
                </w:rPr>
                <w:t>–</w:t>
              </w:r>
            </w:ins>
            <w:r w:rsidR="00086BCE">
              <w:rPr>
                <w:shd w:val="clear" w:color="auto" w:fill="DEEAF6"/>
              </w:rPr>
              <w:t>11.8</w:t>
            </w:r>
            <w:r w:rsidRPr="005E56CD">
              <w:rPr>
                <w:shd w:val="clear" w:color="auto" w:fill="DEEAF6"/>
              </w:rPr>
              <w:t xml:space="preserve">; 12.3; </w:t>
            </w:r>
            <w:commentRangeStart w:id="1000"/>
            <w:r w:rsidRPr="005E56CD">
              <w:rPr>
                <w:shd w:val="clear" w:color="auto" w:fill="DEEAF6"/>
              </w:rPr>
              <w:t>Cross-Chapter Box 3.2; 1.5; Cross-Chapter Box 1.3</w:t>
            </w:r>
            <w:commentRangeEnd w:id="1000"/>
            <w:r w:rsidR="00272925">
              <w:rPr>
                <w:rStyle w:val="CommentReference"/>
              </w:rPr>
              <w:commentReference w:id="1000"/>
            </w:r>
            <w:r w:rsidRPr="005E56CD">
              <w:rPr>
                <w:shd w:val="clear" w:color="auto" w:fill="DEEAF6"/>
              </w:rPr>
              <w:t xml:space="preserve"> </w:t>
            </w:r>
          </w:p>
        </w:tc>
        <w:tc>
          <w:tcPr>
            <w:tcW w:w="5483"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23583A3B" w14:textId="41518B5F" w:rsidR="0079149B" w:rsidRPr="005E56CD" w:rsidRDefault="0079149B" w:rsidP="00102875">
            <w:pPr>
              <w:rPr>
                <w:shd w:val="clear" w:color="auto" w:fill="DEEAF6"/>
              </w:rPr>
            </w:pPr>
            <w:r w:rsidRPr="005E56CD">
              <w:rPr>
                <w:shd w:val="clear" w:color="auto" w:fill="DEEAF6"/>
              </w:rPr>
              <w:t>Adaptation challenges are often accentuated in the face of extreme events, including floods, droughts, bushfires</w:t>
            </w:r>
            <w:del w:id="1001" w:author="Ian Blenkinsop" w:date="2021-07-01T15:58:00Z">
              <w:r w:rsidRPr="005E56CD" w:rsidDel="00D96172">
                <w:rPr>
                  <w:shd w:val="clear" w:color="auto" w:fill="DEEAF6"/>
                </w:rPr>
                <w:delText>,</w:delText>
              </w:r>
            </w:del>
            <w:r w:rsidRPr="005E56CD">
              <w:rPr>
                <w:shd w:val="clear" w:color="auto" w:fill="DEEAF6"/>
              </w:rPr>
              <w:t xml:space="preserve"> and tropical cyclones. For agricultural management, infrastructure planning, and designing for climate resilience it is relevant to know whether extreme events will become more frequent in the near future. In that respect it is important to understand whether observed extreme events are part of a natural background variability or caused by past anthropogenic emissions. This attribution of extreme events is therefore key to understanding current events, as well as to better project the future evolution of these events, such as temperature extremes</w:t>
            </w:r>
            <w:del w:id="1002" w:author="Ian Blenkinsop" w:date="2021-07-01T16:08:00Z">
              <w:r w:rsidRPr="005E56CD" w:rsidDel="00FA3243">
                <w:rPr>
                  <w:shd w:val="clear" w:color="auto" w:fill="DEEAF6"/>
                </w:rPr>
                <w:delText xml:space="preserve">; </w:delText>
              </w:r>
            </w:del>
            <w:ins w:id="1003" w:author="Ian Blenkinsop" w:date="2021-07-01T16:08:00Z">
              <w:r w:rsidR="00FA3243">
                <w:rPr>
                  <w:shd w:val="clear" w:color="auto" w:fill="DEEAF6"/>
                </w:rPr>
                <w:t>,</w:t>
              </w:r>
              <w:r w:rsidR="00FA3243" w:rsidRPr="005E56CD">
                <w:rPr>
                  <w:shd w:val="clear" w:color="auto" w:fill="DEEAF6"/>
                </w:rPr>
                <w:t xml:space="preserve"> </w:t>
              </w:r>
            </w:ins>
            <w:r w:rsidRPr="005E56CD">
              <w:rPr>
                <w:shd w:val="clear" w:color="auto" w:fill="DEEAF6"/>
              </w:rPr>
              <w:t>heavy precipitation</w:t>
            </w:r>
            <w:del w:id="1004" w:author="Ian Blenkinsop" w:date="2021-07-01T16:08:00Z">
              <w:r w:rsidRPr="005E56CD" w:rsidDel="00FA3243">
                <w:rPr>
                  <w:shd w:val="clear" w:color="auto" w:fill="DEEAF6"/>
                </w:rPr>
                <w:delText xml:space="preserve">; </w:delText>
              </w:r>
            </w:del>
            <w:ins w:id="1005" w:author="Ian Blenkinsop" w:date="2021-07-01T16:08:00Z">
              <w:r w:rsidR="00FA3243">
                <w:rPr>
                  <w:shd w:val="clear" w:color="auto" w:fill="DEEAF6"/>
                </w:rPr>
                <w:t>,</w:t>
              </w:r>
              <w:r w:rsidR="00FA3243" w:rsidRPr="005E56CD">
                <w:rPr>
                  <w:shd w:val="clear" w:color="auto" w:fill="DEEAF6"/>
                </w:rPr>
                <w:t xml:space="preserve"> </w:t>
              </w:r>
            </w:ins>
            <w:r w:rsidRPr="005E56CD">
              <w:rPr>
                <w:shd w:val="clear" w:color="auto" w:fill="DEEAF6"/>
              </w:rPr>
              <w:t>floods</w:t>
            </w:r>
            <w:del w:id="1006" w:author="Ian Blenkinsop" w:date="2021-07-01T16:08:00Z">
              <w:r w:rsidRPr="005E56CD" w:rsidDel="00FA3243">
                <w:rPr>
                  <w:shd w:val="clear" w:color="auto" w:fill="DEEAF6"/>
                </w:rPr>
                <w:delText xml:space="preserve">; </w:delText>
              </w:r>
            </w:del>
            <w:ins w:id="1007" w:author="Ian Blenkinsop" w:date="2021-07-01T16:08:00Z">
              <w:r w:rsidR="00FA3243">
                <w:rPr>
                  <w:shd w:val="clear" w:color="auto" w:fill="DEEAF6"/>
                </w:rPr>
                <w:t>,</w:t>
              </w:r>
              <w:r w:rsidR="00FA3243" w:rsidRPr="005E56CD">
                <w:rPr>
                  <w:shd w:val="clear" w:color="auto" w:fill="DEEAF6"/>
                </w:rPr>
                <w:t xml:space="preserve"> </w:t>
              </w:r>
            </w:ins>
            <w:r w:rsidRPr="005E56CD">
              <w:rPr>
                <w:shd w:val="clear" w:color="auto" w:fill="DEEAF6"/>
              </w:rPr>
              <w:t>droughts</w:t>
            </w:r>
            <w:del w:id="1008" w:author="Ian Blenkinsop" w:date="2021-07-01T16:08:00Z">
              <w:r w:rsidRPr="005E56CD" w:rsidDel="00FA3243">
                <w:rPr>
                  <w:shd w:val="clear" w:color="auto" w:fill="DEEAF6"/>
                </w:rPr>
                <w:delText xml:space="preserve">; </w:delText>
              </w:r>
            </w:del>
            <w:ins w:id="1009" w:author="Ian Blenkinsop" w:date="2021-07-01T16:08:00Z">
              <w:r w:rsidR="00FA3243">
                <w:rPr>
                  <w:shd w:val="clear" w:color="auto" w:fill="DEEAF6"/>
                </w:rPr>
                <w:t>,</w:t>
              </w:r>
              <w:r w:rsidR="00FA3243" w:rsidRPr="005E56CD">
                <w:rPr>
                  <w:shd w:val="clear" w:color="auto" w:fill="DEEAF6"/>
                </w:rPr>
                <w:t xml:space="preserve"> </w:t>
              </w:r>
            </w:ins>
            <w:r w:rsidRPr="005E56CD">
              <w:rPr>
                <w:shd w:val="clear" w:color="auto" w:fill="DEEAF6"/>
              </w:rPr>
              <w:t>extreme storms and compound events</w:t>
            </w:r>
            <w:del w:id="1010" w:author="Ian Blenkinsop" w:date="2021-07-01T16:08:00Z">
              <w:r w:rsidRPr="005E56CD" w:rsidDel="00FA3243">
                <w:rPr>
                  <w:shd w:val="clear" w:color="auto" w:fill="DEEAF6"/>
                </w:rPr>
                <w:delText xml:space="preserve">; </w:delText>
              </w:r>
            </w:del>
            <w:ins w:id="1011" w:author="Ian Blenkinsop" w:date="2021-07-01T16:08:00Z">
              <w:r w:rsidR="00FA3243">
                <w:rPr>
                  <w:shd w:val="clear" w:color="auto" w:fill="DEEAF6"/>
                </w:rPr>
                <w:t>, and</w:t>
              </w:r>
              <w:r w:rsidR="00FA3243" w:rsidRPr="005E56CD">
                <w:rPr>
                  <w:shd w:val="clear" w:color="auto" w:fill="DEEAF6"/>
                </w:rPr>
                <w:t xml:space="preserve"> </w:t>
              </w:r>
            </w:ins>
            <w:r w:rsidRPr="005E56CD">
              <w:rPr>
                <w:shd w:val="clear" w:color="auto" w:fill="DEEAF6"/>
              </w:rPr>
              <w:t>extreme sea level</w:t>
            </w:r>
            <w:commentRangeStart w:id="1012"/>
            <w:r w:rsidRPr="005E56CD">
              <w:rPr>
                <w:shd w:val="clear" w:color="auto" w:fill="DEEAF6"/>
              </w:rPr>
              <w:t>.</w:t>
            </w:r>
            <w:commentRangeEnd w:id="1012"/>
            <w:r w:rsidR="001F595F">
              <w:rPr>
                <w:rStyle w:val="CommentReference"/>
                <w:b/>
                <w:bCs/>
              </w:rPr>
              <w:commentReference w:id="1012"/>
            </w:r>
            <w:r w:rsidRPr="005E56CD">
              <w:rPr>
                <w:shd w:val="clear" w:color="auto" w:fill="DEEAF6"/>
              </w:rPr>
              <w:t xml:space="preserve"> Also, loss and damage events are often related to extreme events, which means that future disasters can be fractionally attributed to past human emissions</w:t>
            </w:r>
            <w:ins w:id="1013" w:author="Ian Blenkinsop" w:date="2021-07-01T16:09:00Z">
              <w:r w:rsidR="00FA3243">
                <w:rPr>
                  <w:shd w:val="clear" w:color="auto" w:fill="DEEAF6"/>
                </w:rPr>
                <w:t>.</w:t>
              </w:r>
            </w:ins>
            <w:r w:rsidRPr="005E56CD">
              <w:rPr>
                <w:shd w:val="clear" w:color="auto" w:fill="DEEAF6"/>
              </w:rPr>
              <w:t xml:space="preserve"> </w:t>
            </w:r>
          </w:p>
        </w:tc>
      </w:tr>
      <w:tr w:rsidR="0079149B" w:rsidRPr="00512141" w14:paraId="7FB67084" w14:textId="77777777" w:rsidTr="00102875">
        <w:trPr>
          <w:gridAfter w:val="2"/>
          <w:wAfter w:w="142" w:type="dxa"/>
          <w:trHeight w:val="840"/>
        </w:trPr>
        <w:tc>
          <w:tcPr>
            <w:tcW w:w="9488" w:type="dxa"/>
            <w:gridSpan w:val="9"/>
            <w:tcBorders>
              <w:top w:val="single" w:sz="8" w:space="0" w:color="000000"/>
              <w:left w:val="single" w:sz="8" w:space="0" w:color="000000"/>
              <w:bottom w:val="single" w:sz="8" w:space="0" w:color="000000"/>
              <w:right w:val="single" w:sz="8" w:space="0" w:color="000000"/>
            </w:tcBorders>
            <w:shd w:val="clear" w:color="auto" w:fill="F9CB9C"/>
            <w:tcMar>
              <w:top w:w="100" w:type="dxa"/>
              <w:left w:w="120" w:type="dxa"/>
              <w:bottom w:w="100" w:type="dxa"/>
              <w:right w:w="120" w:type="dxa"/>
            </w:tcMar>
          </w:tcPr>
          <w:p w14:paraId="4E45C06D" w14:textId="5CB930D3" w:rsidR="0079149B" w:rsidRPr="005E56CD" w:rsidRDefault="0079149B" w:rsidP="00102875">
            <w:pPr>
              <w:rPr>
                <w:b/>
              </w:rPr>
            </w:pPr>
            <w:r w:rsidRPr="005E56CD">
              <w:rPr>
                <w:b/>
              </w:rPr>
              <w:t>Section 2: Long-</w:t>
            </w:r>
            <w:del w:id="1014" w:author="Ian Blenkinsop" w:date="2021-07-01T15:26:00Z">
              <w:r w:rsidRPr="005E56CD" w:rsidDel="009020FD">
                <w:rPr>
                  <w:b/>
                </w:rPr>
                <w:delText xml:space="preserve">term </w:delText>
              </w:r>
            </w:del>
            <w:ins w:id="1015" w:author="Ian Blenkinsop" w:date="2021-07-01T15:26:00Z">
              <w:r w:rsidR="009020FD">
                <w:rPr>
                  <w:b/>
                </w:rPr>
                <w:t>T</w:t>
              </w:r>
              <w:r w:rsidR="009020FD" w:rsidRPr="005E56CD">
                <w:rPr>
                  <w:b/>
                </w:rPr>
                <w:t xml:space="preserve">erm </w:t>
              </w:r>
            </w:ins>
            <w:del w:id="1016" w:author="Ian Blenkinsop" w:date="2021-07-01T15:26:00Z">
              <w:r w:rsidRPr="005E56CD" w:rsidDel="009020FD">
                <w:rPr>
                  <w:b/>
                </w:rPr>
                <w:delText xml:space="preserve">climate </w:delText>
              </w:r>
            </w:del>
            <w:ins w:id="1017" w:author="Ian Blenkinsop" w:date="2021-07-01T15:26:00Z">
              <w:r w:rsidR="009020FD">
                <w:rPr>
                  <w:b/>
                </w:rPr>
                <w:t>C</w:t>
              </w:r>
              <w:r w:rsidR="009020FD" w:rsidRPr="005E56CD">
                <w:rPr>
                  <w:b/>
                </w:rPr>
                <w:t xml:space="preserve">limate </w:t>
              </w:r>
            </w:ins>
            <w:del w:id="1018" w:author="Ian Blenkinsop" w:date="2021-07-01T15:26:00Z">
              <w:r w:rsidRPr="005E56CD" w:rsidDel="009020FD">
                <w:rPr>
                  <w:b/>
                </w:rPr>
                <w:delText>f</w:delText>
              </w:r>
            </w:del>
            <w:ins w:id="1019" w:author="Ian Blenkinsop" w:date="2021-07-01T15:26:00Z">
              <w:r w:rsidR="009020FD">
                <w:rPr>
                  <w:b/>
                </w:rPr>
                <w:t>F</w:t>
              </w:r>
            </w:ins>
            <w:r w:rsidRPr="005E56CD">
              <w:rPr>
                <w:b/>
              </w:rPr>
              <w:t>utures</w:t>
            </w:r>
            <w:del w:id="1020" w:author="Ian Blenkinsop" w:date="2021-07-01T15:26:00Z">
              <w:r w:rsidRPr="005E56CD" w:rsidDel="009020FD">
                <w:rPr>
                  <w:b/>
                </w:rPr>
                <w:delText>.</w:delText>
              </w:r>
            </w:del>
            <w:r w:rsidRPr="005E56CD">
              <w:rPr>
                <w:b/>
              </w:rPr>
              <w:t xml:space="preserve"> – </w:t>
            </w:r>
            <w:r w:rsidRPr="005E56CD">
              <w:rPr>
                <w:i/>
              </w:rPr>
              <w:t>‘Where do we want to go?’</w:t>
            </w:r>
          </w:p>
          <w:p w14:paraId="64F40025" w14:textId="7CA6A81C" w:rsidR="0079149B" w:rsidRPr="005E56CD" w:rsidRDefault="0079149B" w:rsidP="00391A5B">
            <w:r w:rsidRPr="005E56CD">
              <w:rPr>
                <w:i/>
              </w:rPr>
              <w:t xml:space="preserve">WGI </w:t>
            </w:r>
            <w:del w:id="1021" w:author="Ian Blenkinsop" w:date="2021-07-01T15:28:00Z">
              <w:r w:rsidR="00391A5B" w:rsidDel="00355EB0">
                <w:rPr>
                  <w:i/>
                </w:rPr>
                <w:delText>assessment</w:delText>
              </w:r>
              <w:r w:rsidR="00391A5B" w:rsidRPr="005E56CD" w:rsidDel="00355EB0">
                <w:rPr>
                  <w:i/>
                </w:rPr>
                <w:delText xml:space="preserve"> </w:delText>
              </w:r>
            </w:del>
            <w:ins w:id="1022" w:author="Ian Blenkinsop" w:date="2021-07-01T15:28:00Z">
              <w:r w:rsidR="00355EB0">
                <w:rPr>
                  <w:i/>
                </w:rPr>
                <w:t>Assessment</w:t>
              </w:r>
              <w:r w:rsidR="00355EB0" w:rsidRPr="005E56CD">
                <w:rPr>
                  <w:i/>
                </w:rPr>
                <w:t xml:space="preserve"> </w:t>
              </w:r>
            </w:ins>
            <w:r w:rsidRPr="005E56CD">
              <w:rPr>
                <w:i/>
              </w:rPr>
              <w:t>to inform how long-term climate change could unfold depending on chosen emission</w:t>
            </w:r>
            <w:ins w:id="1023" w:author="Ian Blenkinsop" w:date="2021-07-01T16:10:00Z">
              <w:r w:rsidR="00FA3243">
                <w:rPr>
                  <w:i/>
                </w:rPr>
                <w:t>s</w:t>
              </w:r>
            </w:ins>
            <w:r w:rsidRPr="005E56CD">
              <w:rPr>
                <w:i/>
              </w:rPr>
              <w:t xml:space="preserve"> futures</w:t>
            </w:r>
            <w:del w:id="1024" w:author="Ian Blenkinsop" w:date="2021-07-01T16:10:00Z">
              <w:r w:rsidRPr="005E56CD" w:rsidDel="00FA3243">
                <w:rPr>
                  <w:i/>
                </w:rPr>
                <w:delText>.</w:delText>
              </w:r>
            </w:del>
          </w:p>
        </w:tc>
      </w:tr>
      <w:tr w:rsidR="0079149B" w:rsidRPr="00512141" w14:paraId="1673CCA1" w14:textId="77777777" w:rsidTr="00102875">
        <w:trPr>
          <w:gridAfter w:val="1"/>
          <w:wAfter w:w="35" w:type="dxa"/>
          <w:trHeight w:val="500"/>
        </w:trPr>
        <w:tc>
          <w:tcPr>
            <w:tcW w:w="2550" w:type="dxa"/>
            <w:gridSpan w:val="2"/>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1507796F" w14:textId="77777777" w:rsidR="0079149B" w:rsidRPr="00D95B65" w:rsidRDefault="0079149B" w:rsidP="00102875">
            <w:pPr>
              <w:rPr>
                <w:b/>
                <w:shd w:val="clear" w:color="auto" w:fill="DEEAF6"/>
              </w:rPr>
            </w:pPr>
            <w:r w:rsidRPr="00D95B65">
              <w:rPr>
                <w:b/>
                <w:shd w:val="clear" w:color="auto" w:fill="DEEAF6"/>
              </w:rPr>
              <w:t>Question</w:t>
            </w:r>
          </w:p>
        </w:tc>
        <w:tc>
          <w:tcPr>
            <w:tcW w:w="1245" w:type="dxa"/>
            <w:gridSpan w:val="2"/>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5ACA4601" w14:textId="77777777" w:rsidR="0079149B" w:rsidRPr="00D95B65" w:rsidRDefault="0079149B" w:rsidP="00102875">
            <w:pPr>
              <w:rPr>
                <w:b/>
                <w:shd w:val="clear" w:color="auto" w:fill="DEEAF6"/>
              </w:rPr>
            </w:pPr>
            <w:r w:rsidRPr="00D95B65">
              <w:rPr>
                <w:b/>
                <w:shd w:val="clear" w:color="auto" w:fill="DEEAF6"/>
              </w:rPr>
              <w:t>Chapter</w:t>
            </w:r>
          </w:p>
        </w:tc>
        <w:tc>
          <w:tcPr>
            <w:tcW w:w="558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1CEC746C" w14:textId="77777777" w:rsidR="0079149B" w:rsidRPr="005E56CD" w:rsidRDefault="0079149B" w:rsidP="00102875">
            <w:pPr>
              <w:rPr>
                <w:b/>
                <w:shd w:val="clear" w:color="auto" w:fill="DEEAF6"/>
              </w:rPr>
            </w:pPr>
            <w:r w:rsidRPr="005E56CD">
              <w:rPr>
                <w:b/>
                <w:shd w:val="clear" w:color="auto" w:fill="DEEAF6"/>
              </w:rPr>
              <w:t>Potential Relevance and Explanatory Remarks</w:t>
            </w:r>
          </w:p>
        </w:tc>
        <w:tc>
          <w:tcPr>
            <w:tcW w:w="220" w:type="dxa"/>
            <w:gridSpan w:val="3"/>
            <w:tcBorders>
              <w:top w:val="nil"/>
              <w:left w:val="nil"/>
              <w:bottom w:val="nil"/>
              <w:right w:val="nil"/>
            </w:tcBorders>
            <w:shd w:val="clear" w:color="auto" w:fill="auto"/>
            <w:tcMar>
              <w:top w:w="100" w:type="dxa"/>
              <w:left w:w="100" w:type="dxa"/>
              <w:bottom w:w="100" w:type="dxa"/>
              <w:right w:w="100" w:type="dxa"/>
            </w:tcMar>
          </w:tcPr>
          <w:p w14:paraId="363B27D4" w14:textId="77777777" w:rsidR="0079149B" w:rsidRPr="005E56CD" w:rsidRDefault="0079149B" w:rsidP="00102875">
            <w:pPr>
              <w:rPr>
                <w:shd w:val="clear" w:color="auto" w:fill="DEEAF6"/>
              </w:rPr>
            </w:pPr>
            <w:r w:rsidRPr="005E56CD">
              <w:rPr>
                <w:shd w:val="clear" w:color="auto" w:fill="DEEAF6"/>
              </w:rPr>
              <w:t xml:space="preserve"> </w:t>
            </w:r>
          </w:p>
        </w:tc>
      </w:tr>
      <w:tr w:rsidR="0079149B" w:rsidRPr="00512141" w14:paraId="4FF92812" w14:textId="77777777" w:rsidTr="00102875">
        <w:trPr>
          <w:gridAfter w:val="1"/>
          <w:wAfter w:w="35" w:type="dxa"/>
          <w:trHeight w:val="2080"/>
        </w:trPr>
        <w:tc>
          <w:tcPr>
            <w:tcW w:w="2550" w:type="dxa"/>
            <w:gridSpan w:val="2"/>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737E0371" w14:textId="77777777" w:rsidR="0079149B" w:rsidRPr="005E56CD" w:rsidRDefault="0079149B" w:rsidP="00102875">
            <w:pPr>
              <w:rPr>
                <w:shd w:val="clear" w:color="auto" w:fill="DEEAF6"/>
              </w:rPr>
            </w:pPr>
            <w:r w:rsidRPr="005E56CD">
              <w:rPr>
                <w:shd w:val="clear" w:color="auto" w:fill="DEEAF6"/>
              </w:rPr>
              <w:t xml:space="preserve">How are climate model projections used to project the range of future global and regional climate changes? </w:t>
            </w:r>
          </w:p>
        </w:tc>
        <w:tc>
          <w:tcPr>
            <w:tcW w:w="1245" w:type="dxa"/>
            <w:gridSpan w:val="2"/>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445706C7" w14:textId="02CE2B91" w:rsidR="0079149B" w:rsidRPr="00D95B65" w:rsidRDefault="0079149B" w:rsidP="00102875">
            <w:pPr>
              <w:rPr>
                <w:shd w:val="clear" w:color="auto" w:fill="DEEAF6"/>
              </w:rPr>
            </w:pPr>
            <w:commentRangeStart w:id="1025"/>
            <w:r w:rsidRPr="00D95B65">
              <w:rPr>
                <w:shd w:val="clear" w:color="auto" w:fill="DEEAF6"/>
              </w:rPr>
              <w:t>Box 4.1</w:t>
            </w:r>
            <w:ins w:id="1026" w:author="Ian Blenkinsop" w:date="2021-07-01T16:56:00Z">
              <w:r w:rsidR="00E646CD">
                <w:rPr>
                  <w:shd w:val="clear" w:color="auto" w:fill="DEEAF6"/>
                </w:rPr>
                <w:t> </w:t>
              </w:r>
            </w:ins>
            <w:r w:rsidRPr="00D95B65">
              <w:rPr>
                <w:shd w:val="clear" w:color="auto" w:fill="DEEAF6"/>
              </w:rPr>
              <w:t>; 3.8.2</w:t>
            </w:r>
            <w:ins w:id="1027" w:author="Ian Blenkinsop" w:date="2021-07-01T16:56:00Z">
              <w:r w:rsidR="00E646CD">
                <w:rPr>
                  <w:shd w:val="clear" w:color="auto" w:fill="DEEAF6"/>
                </w:rPr>
                <w:t> </w:t>
              </w:r>
            </w:ins>
            <w:r w:rsidRPr="00D95B65">
              <w:rPr>
                <w:shd w:val="clear" w:color="auto" w:fill="DEEAF6"/>
              </w:rPr>
              <w:t>; Cross-Chapter Box 3.1</w:t>
            </w:r>
            <w:ins w:id="1028" w:author="Ian Blenkinsop" w:date="2021-07-01T16:56:00Z">
              <w:r w:rsidR="00E646CD">
                <w:rPr>
                  <w:shd w:val="clear" w:color="auto" w:fill="DEEAF6"/>
                </w:rPr>
                <w:t> </w:t>
              </w:r>
            </w:ins>
            <w:r w:rsidRPr="00D95B65">
              <w:rPr>
                <w:shd w:val="clear" w:color="auto" w:fill="DEEAF6"/>
              </w:rPr>
              <w:t>; 10.3</w:t>
            </w:r>
            <w:commentRangeEnd w:id="1025"/>
            <w:r w:rsidR="00DA5392">
              <w:rPr>
                <w:rStyle w:val="CommentReference"/>
              </w:rPr>
              <w:commentReference w:id="1025"/>
            </w:r>
            <w:ins w:id="1029" w:author="Ian Blenkinsop" w:date="2021-07-01T16:56:00Z">
              <w:r w:rsidR="00E646CD">
                <w:rPr>
                  <w:shd w:val="clear" w:color="auto" w:fill="DEEAF6"/>
                </w:rPr>
                <w:t> </w:t>
              </w:r>
            </w:ins>
            <w:r w:rsidRPr="00D95B65">
              <w:rPr>
                <w:shd w:val="clear" w:color="auto" w:fill="DEEAF6"/>
              </w:rPr>
              <w:t>; 10.4</w:t>
            </w:r>
            <w:ins w:id="1030" w:author="Ian Blenkinsop" w:date="2021-07-01T16:56:00Z">
              <w:r w:rsidR="00E646CD">
                <w:rPr>
                  <w:shd w:val="clear" w:color="auto" w:fill="DEEAF6"/>
                </w:rPr>
                <w:t> </w:t>
              </w:r>
            </w:ins>
            <w:r w:rsidRPr="00D95B65">
              <w:rPr>
                <w:shd w:val="clear" w:color="auto" w:fill="DEEAF6"/>
              </w:rPr>
              <w:t>; 12.4</w:t>
            </w:r>
          </w:p>
        </w:tc>
        <w:tc>
          <w:tcPr>
            <w:tcW w:w="558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59ABDC87" w14:textId="475D9286" w:rsidR="0079149B" w:rsidRPr="005E56CD" w:rsidRDefault="0079149B" w:rsidP="00490A82">
            <w:pPr>
              <w:rPr>
                <w:shd w:val="clear" w:color="auto" w:fill="DEEAF6"/>
              </w:rPr>
            </w:pPr>
            <w:r w:rsidRPr="005E56CD">
              <w:rPr>
                <w:shd w:val="clear" w:color="auto" w:fill="DEEAF6"/>
              </w:rPr>
              <w:t xml:space="preserve">The scientific literature provides new insights in a developing field of scientific research regarding evaluating model performance and </w:t>
            </w:r>
            <w:r w:rsidR="005A3403">
              <w:rPr>
                <w:shd w:val="clear" w:color="auto" w:fill="DEEAF6"/>
              </w:rPr>
              <w:t>weighting</w:t>
            </w:r>
            <w:r w:rsidRPr="005E56CD">
              <w:rPr>
                <w:shd w:val="clear" w:color="auto" w:fill="DEEAF6"/>
              </w:rPr>
              <w:t xml:space="preserve">. This can lead to more </w:t>
            </w:r>
            <w:r w:rsidR="00380371">
              <w:rPr>
                <w:shd w:val="clear" w:color="auto" w:fill="DEEAF6"/>
              </w:rPr>
              <w:t>constrained</w:t>
            </w:r>
            <w:r w:rsidR="00380371" w:rsidRPr="005E56CD">
              <w:rPr>
                <w:shd w:val="clear" w:color="auto" w:fill="DEEAF6"/>
              </w:rPr>
              <w:t xml:space="preserve"> </w:t>
            </w:r>
            <w:r w:rsidRPr="005E56CD">
              <w:rPr>
                <w:shd w:val="clear" w:color="auto" w:fill="DEEAF6"/>
              </w:rPr>
              <w:t xml:space="preserve">projection ranges for a given scenario and some variables, which take into account the </w:t>
            </w:r>
            <w:r w:rsidR="00490A82">
              <w:rPr>
                <w:shd w:val="clear" w:color="auto" w:fill="DEEAF6"/>
              </w:rPr>
              <w:t>performance</w:t>
            </w:r>
            <w:r w:rsidR="00380371">
              <w:rPr>
                <w:shd w:val="clear" w:color="auto" w:fill="DEEAF6"/>
              </w:rPr>
              <w:t xml:space="preserve"> </w:t>
            </w:r>
            <w:r w:rsidRPr="005E56CD">
              <w:rPr>
                <w:shd w:val="clear" w:color="auto" w:fill="DEEAF6"/>
              </w:rPr>
              <w:t xml:space="preserve">of climate models and interdependencies among them. These techniques have a strong relevance to quantifying future uncertainties, for example regarding the likelihood of the various scenarios exceeding the PA’s long-term temperature goals of 1.5°C or 2°C. </w:t>
            </w:r>
          </w:p>
        </w:tc>
        <w:tc>
          <w:tcPr>
            <w:tcW w:w="220" w:type="dxa"/>
            <w:gridSpan w:val="3"/>
            <w:tcBorders>
              <w:top w:val="nil"/>
              <w:left w:val="nil"/>
              <w:bottom w:val="nil"/>
              <w:right w:val="nil"/>
            </w:tcBorders>
            <w:shd w:val="clear" w:color="auto" w:fill="auto"/>
            <w:tcMar>
              <w:top w:w="100" w:type="dxa"/>
              <w:left w:w="100" w:type="dxa"/>
              <w:bottom w:w="100" w:type="dxa"/>
              <w:right w:w="100" w:type="dxa"/>
            </w:tcMar>
          </w:tcPr>
          <w:p w14:paraId="313817E3" w14:textId="77777777" w:rsidR="0079149B" w:rsidRPr="005E56CD" w:rsidRDefault="0079149B" w:rsidP="00102875">
            <w:pPr>
              <w:rPr>
                <w:shd w:val="clear" w:color="auto" w:fill="DEEAF6"/>
              </w:rPr>
            </w:pPr>
            <w:r w:rsidRPr="005E56CD">
              <w:rPr>
                <w:shd w:val="clear" w:color="auto" w:fill="DEEAF6"/>
              </w:rPr>
              <w:t xml:space="preserve"> </w:t>
            </w:r>
          </w:p>
        </w:tc>
      </w:tr>
      <w:tr w:rsidR="0079149B" w:rsidRPr="00512141" w14:paraId="529A5D56" w14:textId="77777777" w:rsidTr="00102875">
        <w:trPr>
          <w:gridAfter w:val="1"/>
          <w:wAfter w:w="35" w:type="dxa"/>
          <w:trHeight w:val="2920"/>
        </w:trPr>
        <w:tc>
          <w:tcPr>
            <w:tcW w:w="2550" w:type="dxa"/>
            <w:gridSpan w:val="2"/>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248314C1" w14:textId="421B4D6E" w:rsidR="0079149B" w:rsidRPr="005E56CD" w:rsidRDefault="0079149B" w:rsidP="00102875">
            <w:pPr>
              <w:rPr>
                <w:shd w:val="clear" w:color="auto" w:fill="DEEAF6"/>
              </w:rPr>
            </w:pPr>
            <w:r w:rsidRPr="005E56CD">
              <w:rPr>
                <w:shd w:val="clear" w:color="auto" w:fill="DEEAF6"/>
              </w:rPr>
              <w:lastRenderedPageBreak/>
              <w:t>If emission</w:t>
            </w:r>
            <w:ins w:id="1031" w:author="Ian Blenkinsop" w:date="2021-07-01T16:19:00Z">
              <w:r w:rsidR="00E53776">
                <w:rPr>
                  <w:shd w:val="clear" w:color="auto" w:fill="DEEAF6"/>
                </w:rPr>
                <w:t>s</w:t>
              </w:r>
            </w:ins>
            <w:r w:rsidRPr="005E56CD">
              <w:rPr>
                <w:shd w:val="clear" w:color="auto" w:fill="DEEAF6"/>
              </w:rPr>
              <w:t xml:space="preserve"> scenarios are pursued that achieve mitigation goals by 2050, what </w:t>
            </w:r>
            <w:del w:id="1032" w:author="Ian Blenkinsop" w:date="2021-07-01T16:20:00Z">
              <w:r w:rsidRPr="005E56CD" w:rsidDel="00E53776">
                <w:rPr>
                  <w:shd w:val="clear" w:color="auto" w:fill="DEEAF6"/>
                </w:rPr>
                <w:delText>are the</w:delText>
              </w:r>
            </w:del>
            <w:ins w:id="1033" w:author="Ian Blenkinsop" w:date="2021-07-01T16:20:00Z">
              <w:r w:rsidR="00E53776">
                <w:rPr>
                  <w:shd w:val="clear" w:color="auto" w:fill="DEEAF6"/>
                </w:rPr>
                <w:t>will be the</w:t>
              </w:r>
            </w:ins>
            <w:r w:rsidRPr="005E56CD">
              <w:rPr>
                <w:shd w:val="clear" w:color="auto" w:fill="DEEAF6"/>
              </w:rPr>
              <w:t xml:space="preserve"> difference</w:t>
            </w:r>
            <w:del w:id="1034" w:author="Ian Blenkinsop" w:date="2021-07-01T16:20:00Z">
              <w:r w:rsidRPr="005E56CD" w:rsidDel="00E53776">
                <w:rPr>
                  <w:shd w:val="clear" w:color="auto" w:fill="DEEAF6"/>
                </w:rPr>
                <w:delText>s</w:delText>
              </w:r>
            </w:del>
            <w:r w:rsidRPr="005E56CD">
              <w:rPr>
                <w:shd w:val="clear" w:color="auto" w:fill="DEEAF6"/>
              </w:rPr>
              <w:t xml:space="preserve"> in climate over the 21</w:t>
            </w:r>
            <w:r w:rsidRPr="002D42E0">
              <w:rPr>
                <w:shd w:val="clear" w:color="auto" w:fill="DEEAF6"/>
                <w:rPrChange w:id="1035" w:author="Ian Blenkinsop" w:date="2021-07-02T09:27:00Z">
                  <w:rPr>
                    <w:shd w:val="clear" w:color="auto" w:fill="DEEAF6"/>
                    <w:vertAlign w:val="superscript"/>
                  </w:rPr>
                </w:rPrChange>
              </w:rPr>
              <w:t>st</w:t>
            </w:r>
            <w:r w:rsidRPr="005E56CD">
              <w:rPr>
                <w:shd w:val="clear" w:color="auto" w:fill="DEEAF6"/>
              </w:rPr>
              <w:t xml:space="preserve"> century compared to emission</w:t>
            </w:r>
            <w:ins w:id="1036" w:author="Ian Blenkinsop" w:date="2021-07-01T16:19:00Z">
              <w:r w:rsidR="00E53776">
                <w:rPr>
                  <w:shd w:val="clear" w:color="auto" w:fill="DEEAF6"/>
                </w:rPr>
                <w:t>s</w:t>
              </w:r>
            </w:ins>
            <w:r w:rsidRPr="005E56CD">
              <w:rPr>
                <w:shd w:val="clear" w:color="auto" w:fill="DEEAF6"/>
              </w:rPr>
              <w:t xml:space="preserve"> scenarios where no additional climate policies are implemented? </w:t>
            </w:r>
          </w:p>
        </w:tc>
        <w:tc>
          <w:tcPr>
            <w:tcW w:w="1245" w:type="dxa"/>
            <w:gridSpan w:val="2"/>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53BFFE43" w14:textId="000F0F49" w:rsidR="0079149B" w:rsidRPr="00D95B65" w:rsidRDefault="0079149B" w:rsidP="00102875">
            <w:pPr>
              <w:rPr>
                <w:shd w:val="clear" w:color="auto" w:fill="DEEAF6"/>
              </w:rPr>
            </w:pPr>
            <w:r w:rsidRPr="00D95B65">
              <w:rPr>
                <w:shd w:val="clear" w:color="auto" w:fill="DEEAF6"/>
              </w:rPr>
              <w:t>1.2.2</w:t>
            </w:r>
            <w:ins w:id="1037" w:author="Ian Blenkinsop" w:date="2021-07-01T16:56:00Z">
              <w:r w:rsidR="00E646CD">
                <w:rPr>
                  <w:shd w:val="clear" w:color="auto" w:fill="DEEAF6"/>
                </w:rPr>
                <w:t> </w:t>
              </w:r>
            </w:ins>
            <w:r w:rsidRPr="00D95B65">
              <w:rPr>
                <w:shd w:val="clear" w:color="auto" w:fill="DEEAF6"/>
              </w:rPr>
              <w:t xml:space="preserve">; 4.6, FAQ 4.2, 12.4, </w:t>
            </w:r>
            <w:commentRangeStart w:id="1038"/>
            <w:r w:rsidRPr="00D95B65">
              <w:rPr>
                <w:shd w:val="clear" w:color="auto" w:fill="DEEAF6"/>
              </w:rPr>
              <w:t>9, 11</w:t>
            </w:r>
            <w:commentRangeEnd w:id="1038"/>
            <w:r w:rsidR="005860C7">
              <w:rPr>
                <w:rStyle w:val="CommentReference"/>
              </w:rPr>
              <w:commentReference w:id="1038"/>
            </w:r>
            <w:ins w:id="1039" w:author="Ian Blenkinsop" w:date="2021-07-01T16:56:00Z">
              <w:r w:rsidR="00E646CD">
                <w:rPr>
                  <w:shd w:val="clear" w:color="auto" w:fill="DEEAF6"/>
                </w:rPr>
                <w:t> </w:t>
              </w:r>
            </w:ins>
            <w:r w:rsidRPr="00D95B65">
              <w:rPr>
                <w:shd w:val="clear" w:color="auto" w:fill="DEEAF6"/>
              </w:rPr>
              <w:t>; Atlas</w:t>
            </w:r>
            <w:ins w:id="1040" w:author="Ian Blenkinsop" w:date="2021-07-01T16:56:00Z">
              <w:r w:rsidR="00E646CD">
                <w:rPr>
                  <w:shd w:val="clear" w:color="auto" w:fill="DEEAF6"/>
                </w:rPr>
                <w:t> </w:t>
              </w:r>
            </w:ins>
            <w:r w:rsidRPr="00D95B65">
              <w:rPr>
                <w:shd w:val="clear" w:color="auto" w:fill="DEEAF6"/>
              </w:rPr>
              <w:t>;</w:t>
            </w:r>
          </w:p>
          <w:p w14:paraId="078A3B7E" w14:textId="6EDF87F1" w:rsidR="0079149B" w:rsidRPr="00D95B65" w:rsidRDefault="0079149B" w:rsidP="00102875">
            <w:pPr>
              <w:rPr>
                <w:shd w:val="clear" w:color="auto" w:fill="DEEAF6"/>
              </w:rPr>
            </w:pPr>
            <w:r w:rsidRPr="00D95B65">
              <w:rPr>
                <w:shd w:val="clear" w:color="auto" w:fill="DEEAF6"/>
              </w:rPr>
              <w:t>Interactive Atlas</w:t>
            </w:r>
            <w:del w:id="1041" w:author="Ian Blenkinsop" w:date="2021-07-01T15:07:00Z">
              <w:r w:rsidRPr="00D95B65" w:rsidDel="009D0727">
                <w:rPr>
                  <w:shd w:val="clear" w:color="auto" w:fill="DEEAF6"/>
                </w:rPr>
                <w:delText>;</w:delText>
              </w:r>
            </w:del>
          </w:p>
        </w:tc>
        <w:tc>
          <w:tcPr>
            <w:tcW w:w="558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5D18FA82" w14:textId="7310DB58" w:rsidR="0079149B" w:rsidRPr="005E56CD" w:rsidRDefault="0079149B" w:rsidP="00102875">
            <w:pPr>
              <w:rPr>
                <w:shd w:val="clear" w:color="auto" w:fill="DEEAF6"/>
              </w:rPr>
            </w:pPr>
            <w:commentRangeStart w:id="1042"/>
            <w:r w:rsidRPr="005E56CD">
              <w:rPr>
                <w:shd w:val="clear" w:color="auto" w:fill="DEEAF6"/>
              </w:rPr>
              <w:t>Understanding of the response to a change of anthropogenic emissions is important to estimate</w:t>
            </w:r>
            <w:r w:rsidR="00380371">
              <w:rPr>
                <w:shd w:val="clear" w:color="auto" w:fill="DEEAF6"/>
              </w:rPr>
              <w:t xml:space="preserve"> the </w:t>
            </w:r>
            <w:r w:rsidRPr="005E56CD">
              <w:rPr>
                <w:shd w:val="clear" w:color="auto" w:fill="DEEAF6"/>
              </w:rPr>
              <w:t>scale and timing of mitigation compatible with the PA’s long-term goals</w:t>
            </w:r>
            <w:commentRangeEnd w:id="1042"/>
            <w:r w:rsidR="00E53776">
              <w:rPr>
                <w:rStyle w:val="CommentReference"/>
              </w:rPr>
              <w:commentReference w:id="1042"/>
            </w:r>
            <w:r w:rsidRPr="005E56CD">
              <w:rPr>
                <w:shd w:val="clear" w:color="auto" w:fill="DEEAF6"/>
              </w:rPr>
              <w:t>. The new generation of scenarios spans the response space from very low</w:t>
            </w:r>
            <w:commentRangeStart w:id="1043"/>
            <w:r w:rsidRPr="005E56CD">
              <w:rPr>
                <w:shd w:val="clear" w:color="auto" w:fill="DEEAF6"/>
              </w:rPr>
              <w:t xml:space="preserve"> </w:t>
            </w:r>
            <w:commentRangeEnd w:id="1043"/>
            <w:r w:rsidR="001F595F">
              <w:rPr>
                <w:rStyle w:val="CommentReference"/>
              </w:rPr>
              <w:commentReference w:id="1043"/>
            </w:r>
            <w:r w:rsidRPr="005E56CD">
              <w:rPr>
                <w:shd w:val="clear" w:color="auto" w:fill="DEEAF6"/>
              </w:rPr>
              <w:t>emission</w:t>
            </w:r>
            <w:ins w:id="1044" w:author="Ian Blenkinsop" w:date="2021-07-01T16:27:00Z">
              <w:r w:rsidR="00E53776">
                <w:rPr>
                  <w:shd w:val="clear" w:color="auto" w:fill="DEEAF6"/>
                </w:rPr>
                <w:t>s</w:t>
              </w:r>
            </w:ins>
            <w:r w:rsidRPr="005E56CD">
              <w:rPr>
                <w:shd w:val="clear" w:color="auto" w:fill="DEEAF6"/>
              </w:rPr>
              <w:t xml:space="preserve"> scenarios (SSP1-1.9) under the assumption of accelerated and effective climate policy implementation</w:t>
            </w:r>
            <w:r w:rsidR="00963CE8">
              <w:rPr>
                <w:shd w:val="clear" w:color="auto" w:fill="DEEAF6"/>
              </w:rPr>
              <w:t>,</w:t>
            </w:r>
            <w:r w:rsidRPr="005E56CD">
              <w:rPr>
                <w:shd w:val="clear" w:color="auto" w:fill="DEEAF6"/>
              </w:rPr>
              <w:t xml:space="preserve"> to very high</w:t>
            </w:r>
            <w:commentRangeStart w:id="1045"/>
            <w:r w:rsidRPr="005E56CD">
              <w:rPr>
                <w:shd w:val="clear" w:color="auto" w:fill="DEEAF6"/>
              </w:rPr>
              <w:t xml:space="preserve"> </w:t>
            </w:r>
            <w:commentRangeEnd w:id="1045"/>
            <w:r w:rsidR="001F595F">
              <w:rPr>
                <w:rStyle w:val="CommentReference"/>
              </w:rPr>
              <w:commentReference w:id="1045"/>
            </w:r>
            <w:r w:rsidRPr="005E56CD">
              <w:rPr>
                <w:shd w:val="clear" w:color="auto" w:fill="DEEAF6"/>
              </w:rPr>
              <w:t>emission</w:t>
            </w:r>
            <w:ins w:id="1046" w:author="Ian Blenkinsop" w:date="2021-07-01T16:27:00Z">
              <w:r w:rsidR="00E53776">
                <w:rPr>
                  <w:shd w:val="clear" w:color="auto" w:fill="DEEAF6"/>
                </w:rPr>
                <w:t>s</w:t>
              </w:r>
            </w:ins>
            <w:r w:rsidRPr="005E56CD">
              <w:rPr>
                <w:shd w:val="clear" w:color="auto" w:fill="DEEAF6"/>
              </w:rPr>
              <w:t xml:space="preserve"> scenarios in the absence of </w:t>
            </w:r>
            <w:r w:rsidR="00991156">
              <w:rPr>
                <w:shd w:val="clear" w:color="auto" w:fill="DEEAF6"/>
              </w:rPr>
              <w:t xml:space="preserve">additional </w:t>
            </w:r>
            <w:r w:rsidRPr="005E56CD">
              <w:rPr>
                <w:shd w:val="clear" w:color="auto" w:fill="DEEAF6"/>
              </w:rPr>
              <w:t>climate policies (SSP3-7.0 or SSP5-8.5). It can be informative to place current NDCs and their</w:t>
            </w:r>
            <w:commentRangeStart w:id="1047"/>
            <w:r w:rsidRPr="005E56CD">
              <w:rPr>
                <w:shd w:val="clear" w:color="auto" w:fill="DEEAF6"/>
              </w:rPr>
              <w:t xml:space="preserve"> </w:t>
            </w:r>
            <w:commentRangeEnd w:id="1047"/>
            <w:r w:rsidR="001F595F">
              <w:rPr>
                <w:rStyle w:val="CommentReference"/>
              </w:rPr>
              <w:commentReference w:id="1047"/>
            </w:r>
            <w:r w:rsidRPr="005E56CD">
              <w:rPr>
                <w:shd w:val="clear" w:color="auto" w:fill="DEEAF6"/>
              </w:rPr>
              <w:t>emission</w:t>
            </w:r>
            <w:ins w:id="1048" w:author="Ian Blenkinsop" w:date="2021-07-01T16:29:00Z">
              <w:r w:rsidR="001F595F">
                <w:rPr>
                  <w:shd w:val="clear" w:color="auto" w:fill="DEEAF6"/>
                </w:rPr>
                <w:t>s</w:t>
              </w:r>
            </w:ins>
            <w:r w:rsidRPr="005E56CD">
              <w:rPr>
                <w:shd w:val="clear" w:color="auto" w:fill="DEEAF6"/>
              </w:rPr>
              <w:t xml:space="preserve"> mitigation pledges within this low</w:t>
            </w:r>
            <w:ins w:id="1049" w:author="Ian Blenkinsop" w:date="2021-07-01T16:29:00Z">
              <w:r w:rsidR="001F595F">
                <w:rPr>
                  <w:shd w:val="clear" w:color="auto" w:fill="DEEAF6"/>
                </w:rPr>
                <w:t>-</w:t>
              </w:r>
            </w:ins>
            <w:r w:rsidRPr="005E56CD">
              <w:rPr>
                <w:shd w:val="clear" w:color="auto" w:fill="DEEAF6"/>
              </w:rPr>
              <w:t xml:space="preserve"> and high-end scenario range, that is, in the context of medium-</w:t>
            </w:r>
            <w:ins w:id="1050" w:author="Ian Blenkinsop" w:date="2021-07-01T16:29:00Z">
              <w:r w:rsidR="001F595F">
                <w:rPr>
                  <w:shd w:val="clear" w:color="auto" w:fill="DEEAF6"/>
                </w:rPr>
                <w:t>to-</w:t>
              </w:r>
            </w:ins>
            <w:r w:rsidRPr="005E56CD">
              <w:rPr>
                <w:shd w:val="clear" w:color="auto" w:fill="DEEAF6"/>
              </w:rPr>
              <w:t>high</w:t>
            </w:r>
            <w:commentRangeStart w:id="1051"/>
            <w:r w:rsidRPr="005E56CD">
              <w:rPr>
                <w:shd w:val="clear" w:color="auto" w:fill="DEEAF6"/>
              </w:rPr>
              <w:t xml:space="preserve"> </w:t>
            </w:r>
            <w:commentRangeEnd w:id="1051"/>
            <w:r w:rsidR="001F595F">
              <w:rPr>
                <w:rStyle w:val="CommentReference"/>
              </w:rPr>
              <w:commentReference w:id="1051"/>
            </w:r>
            <w:r w:rsidRPr="005E56CD">
              <w:rPr>
                <w:shd w:val="clear" w:color="auto" w:fill="DEEAF6"/>
              </w:rPr>
              <w:t>emission</w:t>
            </w:r>
            <w:ins w:id="1052" w:author="Ian Blenkinsop" w:date="2021-07-01T16:29:00Z">
              <w:r w:rsidR="001F595F">
                <w:rPr>
                  <w:shd w:val="clear" w:color="auto" w:fill="DEEAF6"/>
                </w:rPr>
                <w:t>s</w:t>
              </w:r>
            </w:ins>
            <w:r w:rsidRPr="005E56CD">
              <w:rPr>
                <w:shd w:val="clear" w:color="auto" w:fill="DEEAF6"/>
              </w:rPr>
              <w:t xml:space="preserve"> scenarios (RCP4.5, RCP6.0 or SSP4-6.0). Climate </w:t>
            </w:r>
            <w:r w:rsidR="00380371">
              <w:rPr>
                <w:shd w:val="clear" w:color="auto" w:fill="DEEAF6"/>
              </w:rPr>
              <w:t xml:space="preserve">response </w:t>
            </w:r>
            <w:r w:rsidRPr="005E56CD">
              <w:rPr>
                <w:shd w:val="clear" w:color="auto" w:fill="DEEAF6"/>
              </w:rPr>
              <w:t>differences between those future medium or high</w:t>
            </w:r>
            <w:commentRangeStart w:id="1053"/>
            <w:r w:rsidRPr="005E56CD">
              <w:rPr>
                <w:shd w:val="clear" w:color="auto" w:fill="DEEAF6"/>
              </w:rPr>
              <w:t xml:space="preserve"> </w:t>
            </w:r>
            <w:commentRangeEnd w:id="1053"/>
            <w:r w:rsidR="001F595F">
              <w:rPr>
                <w:rStyle w:val="CommentReference"/>
                <w:b/>
                <w:bCs/>
              </w:rPr>
              <w:commentReference w:id="1053"/>
            </w:r>
            <w:r w:rsidRPr="005E56CD">
              <w:rPr>
                <w:shd w:val="clear" w:color="auto" w:fill="DEEAF6"/>
              </w:rPr>
              <w:t>emission</w:t>
            </w:r>
            <w:ins w:id="1054" w:author="Ian Blenkinsop" w:date="2021-07-01T16:30:00Z">
              <w:r w:rsidR="001F595F">
                <w:rPr>
                  <w:shd w:val="clear" w:color="auto" w:fill="DEEAF6"/>
                </w:rPr>
                <w:t>s</w:t>
              </w:r>
            </w:ins>
            <w:r w:rsidRPr="005E56CD">
              <w:rPr>
                <w:shd w:val="clear" w:color="auto" w:fill="DEEAF6"/>
              </w:rPr>
              <w:t xml:space="preserve"> scenarios and those compatible with the PA’s long-term temperature goals can help inform policymakers about the corresponding adaptation challenges. </w:t>
            </w:r>
          </w:p>
        </w:tc>
        <w:tc>
          <w:tcPr>
            <w:tcW w:w="220" w:type="dxa"/>
            <w:gridSpan w:val="3"/>
            <w:tcBorders>
              <w:top w:val="nil"/>
              <w:left w:val="nil"/>
              <w:bottom w:val="nil"/>
              <w:right w:val="nil"/>
            </w:tcBorders>
            <w:shd w:val="clear" w:color="auto" w:fill="auto"/>
            <w:tcMar>
              <w:top w:w="100" w:type="dxa"/>
              <w:left w:w="100" w:type="dxa"/>
              <w:bottom w:w="100" w:type="dxa"/>
              <w:right w:w="100" w:type="dxa"/>
            </w:tcMar>
          </w:tcPr>
          <w:p w14:paraId="224F2DBD" w14:textId="77777777" w:rsidR="0079149B" w:rsidRPr="005E56CD" w:rsidRDefault="0079149B" w:rsidP="00102875">
            <w:pPr>
              <w:rPr>
                <w:shd w:val="clear" w:color="auto" w:fill="DEEAF6"/>
              </w:rPr>
            </w:pPr>
            <w:r w:rsidRPr="005E56CD">
              <w:rPr>
                <w:shd w:val="clear" w:color="auto" w:fill="DEEAF6"/>
              </w:rPr>
              <w:t xml:space="preserve"> </w:t>
            </w:r>
          </w:p>
        </w:tc>
      </w:tr>
      <w:tr w:rsidR="0079149B" w:rsidRPr="00512141" w14:paraId="775776A6" w14:textId="77777777" w:rsidTr="00102875">
        <w:trPr>
          <w:gridAfter w:val="1"/>
          <w:wAfter w:w="35" w:type="dxa"/>
          <w:trHeight w:val="2920"/>
        </w:trPr>
        <w:tc>
          <w:tcPr>
            <w:tcW w:w="2550" w:type="dxa"/>
            <w:gridSpan w:val="2"/>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06FB967F" w14:textId="0F45FEEA" w:rsidR="0079149B" w:rsidRPr="005E56CD" w:rsidRDefault="0079149B" w:rsidP="00102875">
            <w:pPr>
              <w:rPr>
                <w:shd w:val="clear" w:color="auto" w:fill="DEEAF6"/>
              </w:rPr>
            </w:pPr>
            <w:r w:rsidRPr="005E56CD">
              <w:rPr>
                <w:shd w:val="clear" w:color="auto" w:fill="DEEAF6"/>
              </w:rPr>
              <w:t xml:space="preserve">What is the climatic effect of </w:t>
            </w:r>
            <w:r w:rsidR="00964056" w:rsidRPr="00C41086">
              <w:rPr>
                <w:shd w:val="clear" w:color="auto" w:fill="DEEAF6"/>
              </w:rPr>
              <w:t>net zero</w:t>
            </w:r>
            <w:r w:rsidRPr="005E56CD">
              <w:rPr>
                <w:shd w:val="clear" w:color="auto" w:fill="DEEAF6"/>
              </w:rPr>
              <w:t xml:space="preserve"> GHG emissions and a balance between anthropogenic sources and anthropogenic sinks? </w:t>
            </w:r>
          </w:p>
        </w:tc>
        <w:tc>
          <w:tcPr>
            <w:tcW w:w="1245" w:type="dxa"/>
            <w:gridSpan w:val="2"/>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7CC928FA" w14:textId="499641D2" w:rsidR="0079149B" w:rsidRPr="00D95B65" w:rsidRDefault="0079149B" w:rsidP="00102875">
            <w:pPr>
              <w:rPr>
                <w:shd w:val="clear" w:color="auto" w:fill="DEEAF6"/>
              </w:rPr>
            </w:pPr>
            <w:r w:rsidRPr="00D95B65">
              <w:rPr>
                <w:shd w:val="clear" w:color="auto" w:fill="DEEAF6"/>
              </w:rPr>
              <w:t>Box 1.4</w:t>
            </w:r>
            <w:ins w:id="1055" w:author="Ian Blenkinsop" w:date="2021-07-01T16:56:00Z">
              <w:r w:rsidR="00E646CD">
                <w:rPr>
                  <w:shd w:val="clear" w:color="auto" w:fill="DEEAF6"/>
                </w:rPr>
                <w:t> </w:t>
              </w:r>
            </w:ins>
            <w:r w:rsidRPr="00D95B65">
              <w:rPr>
                <w:shd w:val="clear" w:color="auto" w:fill="DEEAF6"/>
              </w:rPr>
              <w:t>; 4.7.2</w:t>
            </w:r>
            <w:ins w:id="1056" w:author="Ian Blenkinsop" w:date="2021-07-01T16:56:00Z">
              <w:r w:rsidR="00E646CD">
                <w:rPr>
                  <w:shd w:val="clear" w:color="auto" w:fill="DEEAF6"/>
                </w:rPr>
                <w:t> </w:t>
              </w:r>
            </w:ins>
            <w:r w:rsidRPr="00D95B65">
              <w:rPr>
                <w:shd w:val="clear" w:color="auto" w:fill="DEEAF6"/>
              </w:rPr>
              <w:t>; 5.2.2</w:t>
            </w:r>
            <w:del w:id="1057" w:author="Ian Blenkinsop" w:date="2021-07-01T15:22:00Z">
              <w:r w:rsidRPr="00D95B65" w:rsidDel="005860C7">
                <w:rPr>
                  <w:shd w:val="clear" w:color="auto" w:fill="DEEAF6"/>
                </w:rPr>
                <w:delText xml:space="preserve">; 5.2.3 and </w:delText>
              </w:r>
            </w:del>
            <w:ins w:id="1058" w:author="Ian Blenkinsop" w:date="2021-07-01T15:22:00Z">
              <w:r w:rsidR="005860C7">
                <w:rPr>
                  <w:shd w:val="clear" w:color="auto" w:fill="DEEAF6"/>
                </w:rPr>
                <w:t>–</w:t>
              </w:r>
            </w:ins>
            <w:r w:rsidRPr="00D95B65">
              <w:rPr>
                <w:shd w:val="clear" w:color="auto" w:fill="DEEAF6"/>
              </w:rPr>
              <w:t>5.2.4</w:t>
            </w:r>
            <w:ins w:id="1059" w:author="Ian Blenkinsop" w:date="2021-07-01T16:56:00Z">
              <w:r w:rsidR="00E646CD">
                <w:rPr>
                  <w:shd w:val="clear" w:color="auto" w:fill="DEEAF6"/>
                </w:rPr>
                <w:t> </w:t>
              </w:r>
            </w:ins>
            <w:r w:rsidRPr="00D95B65">
              <w:rPr>
                <w:shd w:val="clear" w:color="auto" w:fill="DEEAF6"/>
              </w:rPr>
              <w:t>; 7.6</w:t>
            </w:r>
          </w:p>
        </w:tc>
        <w:tc>
          <w:tcPr>
            <w:tcW w:w="558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4C35EA6B" w14:textId="331E2A9E" w:rsidR="0079149B" w:rsidRPr="005E56CD" w:rsidRDefault="0079149B" w:rsidP="005A3403">
            <w:pPr>
              <w:rPr>
                <w:shd w:val="clear" w:color="auto" w:fill="DEEAF6"/>
              </w:rPr>
            </w:pPr>
            <w:r w:rsidRPr="005E56CD">
              <w:rPr>
                <w:shd w:val="clear" w:color="auto" w:fill="DEEAF6"/>
              </w:rPr>
              <w:t>Understanding the long-term climate effect of global</w:t>
            </w:r>
            <w:commentRangeStart w:id="1060"/>
            <w:r w:rsidRPr="005E56CD">
              <w:rPr>
                <w:shd w:val="clear" w:color="auto" w:fill="DEEAF6"/>
              </w:rPr>
              <w:t xml:space="preserve"> </w:t>
            </w:r>
            <w:commentRangeEnd w:id="1060"/>
            <w:r w:rsidR="001F595F">
              <w:rPr>
                <w:rStyle w:val="CommentReference"/>
                <w:b/>
                <w:bCs/>
              </w:rPr>
              <w:commentReference w:id="1060"/>
            </w:r>
            <w:r w:rsidRPr="005E56CD">
              <w:rPr>
                <w:shd w:val="clear" w:color="auto" w:fill="DEEAF6"/>
              </w:rPr>
              <w:t>emission</w:t>
            </w:r>
            <w:ins w:id="1061" w:author="Ian Blenkinsop" w:date="2021-07-01T16:35:00Z">
              <w:r w:rsidR="001F595F">
                <w:rPr>
                  <w:shd w:val="clear" w:color="auto" w:fill="DEEAF6"/>
                </w:rPr>
                <w:t>s</w:t>
              </w:r>
            </w:ins>
            <w:r w:rsidRPr="005E56CD">
              <w:rPr>
                <w:shd w:val="clear" w:color="auto" w:fill="DEEAF6"/>
              </w:rPr>
              <w:t xml:space="preserve"> levels, including the effect of </w:t>
            </w:r>
            <w:r w:rsidR="00964056" w:rsidRPr="00C41086">
              <w:rPr>
                <w:shd w:val="clear" w:color="auto" w:fill="DEEAF6"/>
              </w:rPr>
              <w:t>net zero</w:t>
            </w:r>
            <w:r w:rsidRPr="005E56CD">
              <w:rPr>
                <w:shd w:val="clear" w:color="auto" w:fill="DEEAF6"/>
              </w:rPr>
              <w:t xml:space="preserve"> emission</w:t>
            </w:r>
            <w:ins w:id="1062" w:author="Ian Blenkinsop" w:date="2021-07-01T16:35:00Z">
              <w:r w:rsidR="001F595F">
                <w:rPr>
                  <w:shd w:val="clear" w:color="auto" w:fill="DEEAF6"/>
                </w:rPr>
                <w:t>s</w:t>
              </w:r>
            </w:ins>
            <w:r w:rsidRPr="005E56CD">
              <w:rPr>
                <w:shd w:val="clear" w:color="auto" w:fill="DEEAF6"/>
              </w:rPr>
              <w:t xml:space="preserve"> targets adopted by countries as part of their long-term climate strategies, can be important when assessing whether the collective level of mitigation action is consistent with</w:t>
            </w:r>
            <w:ins w:id="1063" w:author="Ian Blenkinsop" w:date="2021-07-01T16:35:00Z">
              <w:r w:rsidR="001F595F">
                <w:rPr>
                  <w:shd w:val="clear" w:color="auto" w:fill="DEEAF6"/>
                </w:rPr>
                <w:t xml:space="preserve"> the</w:t>
              </w:r>
            </w:ins>
            <w:r w:rsidRPr="005E56CD">
              <w:rPr>
                <w:shd w:val="clear" w:color="auto" w:fill="DEEAF6"/>
              </w:rPr>
              <w:t xml:space="preserve"> long-term goals of the PA. Understanding the dynamics of natural sources of CO</w:t>
            </w:r>
            <w:r w:rsidRPr="005E56CD">
              <w:rPr>
                <w:shd w:val="clear" w:color="auto" w:fill="DEEAF6"/>
                <w:vertAlign w:val="subscript"/>
              </w:rPr>
              <w:t>2</w:t>
            </w:r>
            <w:r w:rsidRPr="005E56CD">
              <w:rPr>
                <w:shd w:val="clear" w:color="auto" w:fill="DEEAF6"/>
              </w:rPr>
              <w:t>, CH</w:t>
            </w:r>
            <w:r w:rsidRPr="005E56CD">
              <w:rPr>
                <w:shd w:val="clear" w:color="auto" w:fill="DEEAF6"/>
                <w:vertAlign w:val="subscript"/>
              </w:rPr>
              <w:t>4</w:t>
            </w:r>
            <w:r w:rsidRPr="005E56CD">
              <w:rPr>
                <w:shd w:val="clear" w:color="auto" w:fill="DEEAF6"/>
              </w:rPr>
              <w:t xml:space="preserve"> and N</w:t>
            </w:r>
            <w:r w:rsidRPr="005E56CD">
              <w:rPr>
                <w:shd w:val="clear" w:color="auto" w:fill="DEEAF6"/>
                <w:vertAlign w:val="subscript"/>
              </w:rPr>
              <w:t>2</w:t>
            </w:r>
            <w:r w:rsidRPr="005E56CD">
              <w:rPr>
                <w:shd w:val="clear" w:color="auto" w:fill="DEEAF6"/>
              </w:rPr>
              <w:t xml:space="preserve">O is a fundamental prerequisite to derive climate projections. </w:t>
            </w:r>
            <w:r w:rsidR="00964056" w:rsidRPr="00C41086">
              <w:rPr>
                <w:shd w:val="clear" w:color="auto" w:fill="DEEAF6"/>
              </w:rPr>
              <w:t>Net zero</w:t>
            </w:r>
            <w:r w:rsidRPr="005E56CD">
              <w:rPr>
                <w:shd w:val="clear" w:color="auto" w:fill="DEEAF6"/>
              </w:rPr>
              <w:t xml:space="preserve"> GHG emissions, that is, the balance between anthropogenic sources and anthropogenic sinks of CO</w:t>
            </w:r>
            <w:r w:rsidRPr="005E56CD">
              <w:rPr>
                <w:shd w:val="clear" w:color="auto" w:fill="DEEAF6"/>
                <w:vertAlign w:val="subscript"/>
              </w:rPr>
              <w:t>2</w:t>
            </w:r>
            <w:r w:rsidRPr="005E56CD">
              <w:rPr>
                <w:shd w:val="clear" w:color="auto" w:fill="DEEAF6"/>
              </w:rPr>
              <w:t xml:space="preserve"> and other </w:t>
            </w:r>
            <w:del w:id="1064" w:author="Ian Blenkinsop" w:date="2021-07-01T16:36:00Z">
              <w:r w:rsidRPr="005E56CD" w:rsidDel="001F595F">
                <w:rPr>
                  <w:shd w:val="clear" w:color="auto" w:fill="DEEAF6"/>
                </w:rPr>
                <w:delText>greenhouse gases</w:delText>
              </w:r>
            </w:del>
            <w:ins w:id="1065" w:author="Ian Blenkinsop" w:date="2021-07-01T16:36:00Z">
              <w:r w:rsidR="001F595F">
                <w:rPr>
                  <w:shd w:val="clear" w:color="auto" w:fill="DEEAF6"/>
                </w:rPr>
                <w:t>GHGs</w:t>
              </w:r>
            </w:ins>
            <w:r w:rsidRPr="005E56CD">
              <w:rPr>
                <w:shd w:val="clear" w:color="auto" w:fill="DEEAF6"/>
              </w:rPr>
              <w:t xml:space="preserve">, will </w:t>
            </w:r>
            <w:r w:rsidRPr="00D95B65">
              <w:rPr>
                <w:shd w:val="clear" w:color="auto" w:fill="DEEAF6"/>
              </w:rPr>
              <w:t xml:space="preserve">halt human-induced </w:t>
            </w:r>
            <w:r w:rsidR="00380371">
              <w:rPr>
                <w:shd w:val="clear" w:color="auto" w:fill="DEEAF6"/>
              </w:rPr>
              <w:t xml:space="preserve">global </w:t>
            </w:r>
            <w:r w:rsidRPr="00D95B65">
              <w:rPr>
                <w:shd w:val="clear" w:color="auto" w:fill="DEEAF6"/>
              </w:rPr>
              <w:t xml:space="preserve">warming and/or lead to slight reversal below peak warming levels. </w:t>
            </w:r>
            <w:r w:rsidR="00964056" w:rsidRPr="00C41086">
              <w:rPr>
                <w:shd w:val="clear" w:color="auto" w:fill="DEEAF6"/>
              </w:rPr>
              <w:t>Net zero</w:t>
            </w:r>
            <w:r w:rsidRPr="00D95B65">
              <w:rPr>
                <w:shd w:val="clear" w:color="auto" w:fill="DEEAF6"/>
              </w:rPr>
              <w:t xml:space="preserve"> CO</w:t>
            </w:r>
            <w:r w:rsidRPr="00D95B65">
              <w:rPr>
                <w:shd w:val="clear" w:color="auto" w:fill="DEEAF6"/>
                <w:vertAlign w:val="subscript"/>
              </w:rPr>
              <w:t>2</w:t>
            </w:r>
            <w:r w:rsidRPr="00D95B65">
              <w:rPr>
                <w:shd w:val="clear" w:color="auto" w:fill="DEEAF6"/>
              </w:rPr>
              <w:t xml:space="preserve"> emissions will </w:t>
            </w:r>
            <w:commentRangeStart w:id="1066"/>
            <w:r w:rsidRPr="00D95B65">
              <w:rPr>
                <w:shd w:val="clear" w:color="auto" w:fill="DEEAF6"/>
              </w:rPr>
              <w:t xml:space="preserve">approximately lead to a </w:t>
            </w:r>
            <w:del w:id="1067" w:author="Ian Blenkinsop" w:date="2021-07-01T16:37:00Z">
              <w:r w:rsidRPr="00D95B65" w:rsidDel="001F595F">
                <w:rPr>
                  <w:shd w:val="clear" w:color="auto" w:fill="DEEAF6"/>
                </w:rPr>
                <w:delText xml:space="preserve">stabilisation </w:delText>
              </w:r>
            </w:del>
            <w:commentRangeEnd w:id="1066"/>
            <w:ins w:id="1068" w:author="Ian Blenkinsop" w:date="2021-07-01T16:37:00Z">
              <w:r w:rsidR="001F595F" w:rsidRPr="00D95B65">
                <w:rPr>
                  <w:shd w:val="clear" w:color="auto" w:fill="DEEAF6"/>
                </w:rPr>
                <w:t>stabili</w:t>
              </w:r>
              <w:r w:rsidR="001F595F">
                <w:rPr>
                  <w:shd w:val="clear" w:color="auto" w:fill="DEEAF6"/>
                </w:rPr>
                <w:t>z</w:t>
              </w:r>
              <w:r w:rsidR="001F595F" w:rsidRPr="00D95B65">
                <w:rPr>
                  <w:shd w:val="clear" w:color="auto" w:fill="DEEAF6"/>
                </w:rPr>
                <w:t xml:space="preserve">ation </w:t>
              </w:r>
            </w:ins>
            <w:r w:rsidR="001F595F">
              <w:rPr>
                <w:rStyle w:val="CommentReference"/>
                <w:b/>
                <w:bCs/>
              </w:rPr>
              <w:commentReference w:id="1066"/>
            </w:r>
            <w:r w:rsidRPr="00D95B65">
              <w:rPr>
                <w:shd w:val="clear" w:color="auto" w:fill="DEEAF6"/>
              </w:rPr>
              <w:t>of CO</w:t>
            </w:r>
            <w:r w:rsidRPr="00D95B65">
              <w:rPr>
                <w:shd w:val="clear" w:color="auto" w:fill="DEEAF6"/>
                <w:vertAlign w:val="subscript"/>
              </w:rPr>
              <w:t>2</w:t>
            </w:r>
            <w:r w:rsidRPr="00D95B65">
              <w:rPr>
                <w:shd w:val="clear" w:color="auto" w:fill="DEEAF6"/>
              </w:rPr>
              <w:t xml:space="preserve">-induced </w:t>
            </w:r>
            <w:r w:rsidR="00380371">
              <w:rPr>
                <w:shd w:val="clear" w:color="auto" w:fill="DEEAF6"/>
              </w:rPr>
              <w:t xml:space="preserve">global </w:t>
            </w:r>
            <w:r w:rsidRPr="00D95B65">
              <w:rPr>
                <w:shd w:val="clear" w:color="auto" w:fill="DEEAF6"/>
              </w:rPr>
              <w:t>warming.</w:t>
            </w:r>
            <w:r w:rsidRPr="005E56CD">
              <w:rPr>
                <w:shd w:val="clear" w:color="auto" w:fill="DEEAF6"/>
              </w:rPr>
              <w:t xml:space="preserve"> </w:t>
            </w:r>
          </w:p>
        </w:tc>
        <w:tc>
          <w:tcPr>
            <w:tcW w:w="220" w:type="dxa"/>
            <w:gridSpan w:val="3"/>
            <w:tcBorders>
              <w:top w:val="nil"/>
              <w:left w:val="nil"/>
              <w:bottom w:val="nil"/>
              <w:right w:val="nil"/>
            </w:tcBorders>
            <w:shd w:val="clear" w:color="auto" w:fill="auto"/>
            <w:tcMar>
              <w:top w:w="100" w:type="dxa"/>
              <w:left w:w="100" w:type="dxa"/>
              <w:bottom w:w="100" w:type="dxa"/>
              <w:right w:w="100" w:type="dxa"/>
            </w:tcMar>
          </w:tcPr>
          <w:p w14:paraId="4B6EDE6A" w14:textId="77777777" w:rsidR="0079149B" w:rsidRPr="005E56CD" w:rsidRDefault="0079149B" w:rsidP="00102875">
            <w:pPr>
              <w:rPr>
                <w:shd w:val="clear" w:color="auto" w:fill="DEEAF6"/>
              </w:rPr>
            </w:pPr>
          </w:p>
        </w:tc>
      </w:tr>
      <w:tr w:rsidR="0079149B" w:rsidRPr="00512141" w14:paraId="0CCCEB24" w14:textId="77777777" w:rsidTr="00102875">
        <w:trPr>
          <w:gridAfter w:val="1"/>
          <w:wAfter w:w="35" w:type="dxa"/>
          <w:trHeight w:val="3120"/>
        </w:trPr>
        <w:tc>
          <w:tcPr>
            <w:tcW w:w="2550" w:type="dxa"/>
            <w:gridSpan w:val="2"/>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716FBEF4" w14:textId="77777777" w:rsidR="0079149B" w:rsidRPr="005E56CD" w:rsidRDefault="0079149B" w:rsidP="00102875">
            <w:pPr>
              <w:rPr>
                <w:shd w:val="clear" w:color="auto" w:fill="DEEAF6"/>
              </w:rPr>
            </w:pPr>
            <w:r w:rsidRPr="005E56CD">
              <w:rPr>
                <w:shd w:val="clear" w:color="auto" w:fill="DEEAF6"/>
              </w:rPr>
              <w:t xml:space="preserve">What is the remaining carbon budget that is consistent with the PA’s long-term temperature goals? </w:t>
            </w:r>
          </w:p>
        </w:tc>
        <w:tc>
          <w:tcPr>
            <w:tcW w:w="1245" w:type="dxa"/>
            <w:gridSpan w:val="2"/>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66FD9232" w14:textId="77777777" w:rsidR="0079149B" w:rsidRPr="00D95B65" w:rsidRDefault="0079149B" w:rsidP="00102875">
            <w:pPr>
              <w:rPr>
                <w:shd w:val="clear" w:color="auto" w:fill="DEEAF6"/>
              </w:rPr>
            </w:pPr>
            <w:r w:rsidRPr="00D95B65">
              <w:rPr>
                <w:shd w:val="clear" w:color="auto" w:fill="DEEAF6"/>
              </w:rPr>
              <w:t>5.5</w:t>
            </w:r>
          </w:p>
        </w:tc>
        <w:tc>
          <w:tcPr>
            <w:tcW w:w="558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28DE763C" w14:textId="731CBD69" w:rsidR="0079149B" w:rsidRPr="005E56CD" w:rsidRDefault="0079149B" w:rsidP="00490A82">
            <w:pPr>
              <w:rPr>
                <w:shd w:val="clear" w:color="auto" w:fill="DEEAF6"/>
              </w:rPr>
            </w:pPr>
            <w:r w:rsidRPr="005E56CD">
              <w:rPr>
                <w:shd w:val="clear" w:color="auto" w:fill="DEEAF6"/>
              </w:rPr>
              <w:t>The remaining carbon budget provides an estimate of how much CO</w:t>
            </w:r>
            <w:r w:rsidRPr="005E56CD">
              <w:rPr>
                <w:shd w:val="clear" w:color="auto" w:fill="DEEAF6"/>
                <w:vertAlign w:val="subscript"/>
              </w:rPr>
              <w:t>2</w:t>
            </w:r>
            <w:r w:rsidRPr="005E56CD">
              <w:rPr>
                <w:shd w:val="clear" w:color="auto" w:fill="DEEAF6"/>
              </w:rPr>
              <w:t xml:space="preserve"> can still be emitted into the atmosphere by human activities while keeping </w:t>
            </w:r>
            <w:del w:id="1069" w:author="Ian Blenkinsop" w:date="2021-07-01T16:38:00Z">
              <w:r w:rsidR="00433A7D" w:rsidDel="00E563C1">
                <w:rPr>
                  <w:shd w:val="clear" w:color="auto" w:fill="DEEAF6"/>
                </w:rPr>
                <w:delText xml:space="preserve">global mean surface </w:delText>
              </w:r>
              <w:r w:rsidR="00490A82" w:rsidDel="00E563C1">
                <w:rPr>
                  <w:shd w:val="clear" w:color="auto" w:fill="DEEAF6"/>
                </w:rPr>
                <w:delText>temperature</w:delText>
              </w:r>
            </w:del>
            <w:ins w:id="1070" w:author="Ian Blenkinsop" w:date="2021-07-01T16:38:00Z">
              <w:r w:rsidR="00E563C1">
                <w:rPr>
                  <w:shd w:val="clear" w:color="auto" w:fill="DEEAF6"/>
                </w:rPr>
                <w:t>GMST</w:t>
              </w:r>
            </w:ins>
            <w:r w:rsidRPr="005E56CD">
              <w:rPr>
                <w:shd w:val="clear" w:color="auto" w:fill="DEEAF6"/>
              </w:rPr>
              <w:t xml:space="preserve"> to a specific </w:t>
            </w:r>
            <w:r w:rsidR="00490A82">
              <w:rPr>
                <w:shd w:val="clear" w:color="auto" w:fill="DEEAF6"/>
              </w:rPr>
              <w:t>warming</w:t>
            </w:r>
            <w:r w:rsidRPr="00623721">
              <w:rPr>
                <w:shd w:val="clear" w:color="auto" w:fill="DEEAF6"/>
              </w:rPr>
              <w:t xml:space="preserve"> </w:t>
            </w:r>
            <w:r w:rsidR="006D71CE" w:rsidRPr="00623721">
              <w:rPr>
                <w:shd w:val="clear" w:color="auto" w:fill="DEEAF6"/>
              </w:rPr>
              <w:t>level</w:t>
            </w:r>
            <w:r w:rsidRPr="005E56CD">
              <w:rPr>
                <w:shd w:val="clear" w:color="auto" w:fill="DEEAF6"/>
              </w:rPr>
              <w:t>. It thus provides key geophysical information about</w:t>
            </w:r>
            <w:commentRangeStart w:id="1071"/>
            <w:r w:rsidRPr="005E56CD">
              <w:rPr>
                <w:shd w:val="clear" w:color="auto" w:fill="DEEAF6"/>
              </w:rPr>
              <w:t xml:space="preserve"> </w:t>
            </w:r>
            <w:commentRangeEnd w:id="1071"/>
            <w:r w:rsidR="00E563C1">
              <w:rPr>
                <w:rStyle w:val="CommentReference"/>
                <w:b/>
                <w:bCs/>
              </w:rPr>
              <w:commentReference w:id="1071"/>
            </w:r>
            <w:r w:rsidRPr="005E56CD">
              <w:rPr>
                <w:shd w:val="clear" w:color="auto" w:fill="DEEAF6"/>
              </w:rPr>
              <w:t xml:space="preserve">emissions limits consistent with limiting global warming to </w:t>
            </w:r>
            <w:r w:rsidRPr="00D95B65">
              <w:rPr>
                <w:shd w:val="clear" w:color="auto" w:fill="DEEAF6"/>
              </w:rPr>
              <w:t xml:space="preserve">well below </w:t>
            </w:r>
            <w:r w:rsidR="00964056" w:rsidRPr="00C41086">
              <w:rPr>
                <w:shd w:val="clear" w:color="auto" w:fill="DEEAF6"/>
              </w:rPr>
              <w:t>2°C</w:t>
            </w:r>
            <w:r w:rsidRPr="00D95B65">
              <w:rPr>
                <w:shd w:val="clear" w:color="auto" w:fill="DEEAF6"/>
              </w:rPr>
              <w:t xml:space="preserve"> above pre-industrial levels and to pursue efforts to limit the temperature increase to </w:t>
            </w:r>
            <w:r w:rsidR="00964056" w:rsidRPr="00C41086">
              <w:rPr>
                <w:shd w:val="clear" w:color="auto" w:fill="DEEAF6"/>
              </w:rPr>
              <w:t>1.5°C</w:t>
            </w:r>
            <w:r w:rsidRPr="00D95B65">
              <w:rPr>
                <w:shd w:val="clear" w:color="auto" w:fill="DEEAF6"/>
              </w:rPr>
              <w:t>. Remaining carbon budgets can be seen in the context of historical CO</w:t>
            </w:r>
            <w:r w:rsidRPr="00D95B65">
              <w:rPr>
                <w:shd w:val="clear" w:color="auto" w:fill="DEEAF6"/>
                <w:vertAlign w:val="subscript"/>
              </w:rPr>
              <w:t>2</w:t>
            </w:r>
            <w:r w:rsidRPr="00D95B65">
              <w:rPr>
                <w:shd w:val="clear" w:color="auto" w:fill="DEEAF6"/>
              </w:rPr>
              <w:t xml:space="preserve"> emissions to date. The concept of the transient climate response to cumulative </w:t>
            </w:r>
            <w:commentRangeStart w:id="1072"/>
            <w:r w:rsidRPr="00D95B65">
              <w:rPr>
                <w:shd w:val="clear" w:color="auto" w:fill="DEEAF6"/>
              </w:rPr>
              <w:t>emissions of CO</w:t>
            </w:r>
            <w:r w:rsidRPr="00D95B65">
              <w:rPr>
                <w:shd w:val="clear" w:color="auto" w:fill="DEEAF6"/>
                <w:vertAlign w:val="subscript"/>
              </w:rPr>
              <w:t>2</w:t>
            </w:r>
            <w:r w:rsidRPr="00D95B65">
              <w:rPr>
                <w:shd w:val="clear" w:color="auto" w:fill="DEEAF6"/>
              </w:rPr>
              <w:t xml:space="preserve"> </w:t>
            </w:r>
            <w:commentRangeEnd w:id="1072"/>
            <w:r w:rsidR="00E563C1">
              <w:rPr>
                <w:rStyle w:val="CommentReference"/>
                <w:b/>
                <w:bCs/>
              </w:rPr>
              <w:commentReference w:id="1072"/>
            </w:r>
            <w:r w:rsidRPr="00D95B65">
              <w:rPr>
                <w:shd w:val="clear" w:color="auto" w:fill="DEEAF6"/>
              </w:rPr>
              <w:t>(TCRE) indicates that one tonne of CO</w:t>
            </w:r>
            <w:r w:rsidRPr="00D95B65">
              <w:rPr>
                <w:shd w:val="clear" w:color="auto" w:fill="DEEAF6"/>
                <w:vertAlign w:val="subscript"/>
              </w:rPr>
              <w:t>2</w:t>
            </w:r>
            <w:r w:rsidRPr="00D95B65">
              <w:rPr>
                <w:shd w:val="clear" w:color="auto" w:fill="DEEAF6"/>
              </w:rPr>
              <w:t xml:space="preserve"> has the same effect on global warming irrespective of whether it is emitted in the past, today, or in the future. In contrast, the global warming from short-lived climate forcers</w:t>
            </w:r>
            <w:ins w:id="1073" w:author="Ian Blenkinsop" w:date="2021-07-01T17:04:00Z">
              <w:r w:rsidR="004E7483">
                <w:rPr>
                  <w:shd w:val="clear" w:color="auto" w:fill="DEEAF6"/>
                </w:rPr>
                <w:t xml:space="preserve"> (SLCFs)</w:t>
              </w:r>
            </w:ins>
            <w:r w:rsidRPr="00D95B65">
              <w:rPr>
                <w:shd w:val="clear" w:color="auto" w:fill="DEEAF6"/>
              </w:rPr>
              <w:t xml:space="preserve"> is </w:t>
            </w:r>
            <w:r w:rsidRPr="00D95B65">
              <w:rPr>
                <w:shd w:val="clear" w:color="auto" w:fill="DEEAF6"/>
              </w:rPr>
              <w:lastRenderedPageBreak/>
              <w:t>dependent on their rate of emission rather than their cumulative emission.</w:t>
            </w:r>
          </w:p>
        </w:tc>
        <w:tc>
          <w:tcPr>
            <w:tcW w:w="220" w:type="dxa"/>
            <w:gridSpan w:val="3"/>
            <w:tcBorders>
              <w:top w:val="nil"/>
              <w:left w:val="nil"/>
              <w:bottom w:val="nil"/>
              <w:right w:val="nil"/>
            </w:tcBorders>
            <w:shd w:val="clear" w:color="auto" w:fill="auto"/>
            <w:tcMar>
              <w:top w:w="100" w:type="dxa"/>
              <w:left w:w="100" w:type="dxa"/>
              <w:bottom w:w="100" w:type="dxa"/>
              <w:right w:w="100" w:type="dxa"/>
            </w:tcMar>
          </w:tcPr>
          <w:p w14:paraId="796AAF1D" w14:textId="77777777" w:rsidR="0079149B" w:rsidRPr="005E56CD" w:rsidRDefault="0079149B" w:rsidP="00102875">
            <w:pPr>
              <w:rPr>
                <w:shd w:val="clear" w:color="auto" w:fill="DEEAF6"/>
              </w:rPr>
            </w:pPr>
            <w:r w:rsidRPr="005E56CD">
              <w:rPr>
                <w:shd w:val="clear" w:color="auto" w:fill="DEEAF6"/>
              </w:rPr>
              <w:lastRenderedPageBreak/>
              <w:t xml:space="preserve"> </w:t>
            </w:r>
          </w:p>
        </w:tc>
      </w:tr>
      <w:tr w:rsidR="0079149B" w:rsidRPr="00512141" w14:paraId="2F15BF19" w14:textId="77777777" w:rsidTr="00102875">
        <w:trPr>
          <w:gridAfter w:val="1"/>
          <w:wAfter w:w="35" w:type="dxa"/>
          <w:trHeight w:val="3300"/>
        </w:trPr>
        <w:tc>
          <w:tcPr>
            <w:tcW w:w="2550" w:type="dxa"/>
            <w:gridSpan w:val="2"/>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2C658471" w14:textId="73FAFC23" w:rsidR="0079149B" w:rsidRPr="005E56CD" w:rsidRDefault="0079149B" w:rsidP="00102875">
            <w:pPr>
              <w:rPr>
                <w:shd w:val="clear" w:color="auto" w:fill="DEEAF6"/>
              </w:rPr>
            </w:pPr>
            <w:r w:rsidRPr="005E56CD">
              <w:rPr>
                <w:shd w:val="clear" w:color="auto" w:fill="DEEAF6"/>
              </w:rPr>
              <w:t xml:space="preserve">What is our current knowledge on the ‘Reasons for Concern’ </w:t>
            </w:r>
            <w:r w:rsidR="00623721">
              <w:rPr>
                <w:shd w:val="clear" w:color="auto" w:fill="DEEAF6"/>
              </w:rPr>
              <w:t>related to</w:t>
            </w:r>
            <w:r w:rsidR="00623721" w:rsidRPr="005E56CD">
              <w:rPr>
                <w:shd w:val="clear" w:color="auto" w:fill="DEEAF6"/>
              </w:rPr>
              <w:t xml:space="preserve"> </w:t>
            </w:r>
            <w:r w:rsidRPr="005E56CD">
              <w:rPr>
                <w:shd w:val="clear" w:color="auto" w:fill="DEEAF6"/>
              </w:rPr>
              <w:t xml:space="preserve">the PA’s long-term temperature goals and higher warming levels?  </w:t>
            </w:r>
          </w:p>
        </w:tc>
        <w:tc>
          <w:tcPr>
            <w:tcW w:w="1245" w:type="dxa"/>
            <w:gridSpan w:val="2"/>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4D96BE03" w14:textId="35AA7906" w:rsidR="0079149B" w:rsidRPr="005E56CD" w:rsidRDefault="0079149B" w:rsidP="00102875">
            <w:pPr>
              <w:rPr>
                <w:shd w:val="clear" w:color="auto" w:fill="DEEAF6"/>
              </w:rPr>
            </w:pPr>
            <w:r w:rsidRPr="005E56CD">
              <w:rPr>
                <w:shd w:val="clear" w:color="auto" w:fill="DEEAF6"/>
              </w:rPr>
              <w:t>Cross-Chapter</w:t>
            </w:r>
            <w:r w:rsidRPr="005E56CD" w:rsidDel="002E5A5E">
              <w:rPr>
                <w:shd w:val="clear" w:color="auto" w:fill="DEEAF6"/>
              </w:rPr>
              <w:t xml:space="preserve"> </w:t>
            </w:r>
            <w:r w:rsidRPr="005E56CD">
              <w:rPr>
                <w:shd w:val="clear" w:color="auto" w:fill="DEEAF6"/>
              </w:rPr>
              <w:t xml:space="preserve">Box 12.1; </w:t>
            </w:r>
            <w:del w:id="1074" w:author="Ian Blenkinsop" w:date="2021-07-01T15:23:00Z">
              <w:r w:rsidRPr="005E56CD" w:rsidDel="005860C7">
                <w:rPr>
                  <w:shd w:val="clear" w:color="auto" w:fill="DEEAF6"/>
                </w:rPr>
                <w:delText xml:space="preserve">with </w:delText>
              </w:r>
            </w:del>
            <w:r w:rsidRPr="005E56CD">
              <w:rPr>
                <w:shd w:val="clear" w:color="auto" w:fill="DEEAF6"/>
              </w:rPr>
              <w:t>individual domains</w:t>
            </w:r>
            <w:ins w:id="1075" w:author="Ian Blenkinsop" w:date="2021-07-01T15:23:00Z">
              <w:r w:rsidR="005860C7">
                <w:rPr>
                  <w:shd w:val="clear" w:color="auto" w:fill="DEEAF6"/>
                </w:rPr>
                <w:t xml:space="preserve"> are</w:t>
              </w:r>
            </w:ins>
            <w:r w:rsidRPr="005E56CD">
              <w:rPr>
                <w:shd w:val="clear" w:color="auto" w:fill="DEEAF6"/>
              </w:rPr>
              <w:t xml:space="preserve"> discussed </w:t>
            </w:r>
            <w:r w:rsidR="00623721">
              <w:rPr>
                <w:shd w:val="clear" w:color="auto" w:fill="DEEAF6"/>
              </w:rPr>
              <w:t>in</w:t>
            </w:r>
            <w:r w:rsidRPr="005E56CD">
              <w:rPr>
                <w:shd w:val="clear" w:color="auto" w:fill="DEEAF6"/>
              </w:rPr>
              <w:t xml:space="preserve"> </w:t>
            </w:r>
            <w:r w:rsidR="00623721">
              <w:rPr>
                <w:shd w:val="clear" w:color="auto" w:fill="DEEAF6"/>
              </w:rPr>
              <w:t>2.3</w:t>
            </w:r>
            <w:r w:rsidR="00433A7D">
              <w:rPr>
                <w:shd w:val="clear" w:color="auto" w:fill="DEEAF6"/>
              </w:rPr>
              <w:t>.3</w:t>
            </w:r>
            <w:del w:id="1076" w:author="Ian Blenkinsop" w:date="2021-07-01T15:23:00Z">
              <w:r w:rsidR="00623721" w:rsidDel="005860C7">
                <w:rPr>
                  <w:shd w:val="clear" w:color="auto" w:fill="DEEAF6"/>
                </w:rPr>
                <w:delText xml:space="preserve">, </w:delText>
              </w:r>
            </w:del>
            <w:ins w:id="1077" w:author="Ian Blenkinsop" w:date="2021-07-01T15:23:00Z">
              <w:r w:rsidR="005860C7">
                <w:rPr>
                  <w:shd w:val="clear" w:color="auto" w:fill="DEEAF6"/>
                </w:rPr>
                <w:t xml:space="preserve">; </w:t>
              </w:r>
            </w:ins>
            <w:r w:rsidR="00623721">
              <w:rPr>
                <w:shd w:val="clear" w:color="auto" w:fill="DEEAF6"/>
              </w:rPr>
              <w:t>3.5</w:t>
            </w:r>
            <w:r w:rsidR="00433A7D">
              <w:rPr>
                <w:shd w:val="clear" w:color="auto" w:fill="DEEAF6"/>
              </w:rPr>
              <w:t>.4</w:t>
            </w:r>
            <w:del w:id="1078" w:author="Ian Blenkinsop" w:date="2021-07-01T15:23:00Z">
              <w:r w:rsidR="00623721" w:rsidDel="005860C7">
                <w:rPr>
                  <w:shd w:val="clear" w:color="auto" w:fill="DEEAF6"/>
                </w:rPr>
                <w:delText xml:space="preserve">, </w:delText>
              </w:r>
            </w:del>
            <w:ins w:id="1079" w:author="Ian Blenkinsop" w:date="2021-07-01T15:23:00Z">
              <w:r w:rsidR="005860C7">
                <w:rPr>
                  <w:shd w:val="clear" w:color="auto" w:fill="DEEAF6"/>
                </w:rPr>
                <w:t xml:space="preserve">; </w:t>
              </w:r>
            </w:ins>
            <w:r w:rsidRPr="005E56CD">
              <w:rPr>
                <w:shd w:val="clear" w:color="auto" w:fill="DEEAF6"/>
              </w:rPr>
              <w:t>4</w:t>
            </w:r>
            <w:r w:rsidR="00623721">
              <w:rPr>
                <w:shd w:val="clear" w:color="auto" w:fill="DEEAF6"/>
              </w:rPr>
              <w:t>.3</w:t>
            </w:r>
            <w:r w:rsidR="00433A7D">
              <w:rPr>
                <w:shd w:val="clear" w:color="auto" w:fill="DEEAF6"/>
              </w:rPr>
              <w:t>.2</w:t>
            </w:r>
            <w:r w:rsidRPr="005E56CD">
              <w:rPr>
                <w:shd w:val="clear" w:color="auto" w:fill="DEEAF6"/>
              </w:rPr>
              <w:t>; 5</w:t>
            </w:r>
            <w:r w:rsidR="00623721">
              <w:rPr>
                <w:shd w:val="clear" w:color="auto" w:fill="DEEAF6"/>
              </w:rPr>
              <w:t>.3</w:t>
            </w:r>
            <w:r w:rsidRPr="005E56CD">
              <w:rPr>
                <w:shd w:val="clear" w:color="auto" w:fill="DEEAF6"/>
              </w:rPr>
              <w:t>; 8</w:t>
            </w:r>
            <w:r w:rsidR="00623721">
              <w:rPr>
                <w:shd w:val="clear" w:color="auto" w:fill="DEEAF6"/>
              </w:rPr>
              <w:t>.4</w:t>
            </w:r>
            <w:r w:rsidR="00433A7D">
              <w:rPr>
                <w:shd w:val="clear" w:color="auto" w:fill="DEEAF6"/>
              </w:rPr>
              <w:t>.1</w:t>
            </w:r>
            <w:r w:rsidRPr="005E56CD">
              <w:rPr>
                <w:shd w:val="clear" w:color="auto" w:fill="DEEAF6"/>
              </w:rPr>
              <w:t xml:space="preserve">; </w:t>
            </w:r>
            <w:r w:rsidR="00623721">
              <w:rPr>
                <w:shd w:val="clear" w:color="auto" w:fill="DEEAF6"/>
              </w:rPr>
              <w:t>9.4</w:t>
            </w:r>
            <w:r w:rsidR="00433A7D">
              <w:rPr>
                <w:shd w:val="clear" w:color="auto" w:fill="DEEAF6"/>
              </w:rPr>
              <w:t>.2</w:t>
            </w:r>
            <w:r w:rsidR="00623721">
              <w:rPr>
                <w:shd w:val="clear" w:color="auto" w:fill="DEEAF6"/>
              </w:rPr>
              <w:t xml:space="preserve">, </w:t>
            </w:r>
            <w:r w:rsidRPr="005E56CD">
              <w:rPr>
                <w:shd w:val="clear" w:color="auto" w:fill="DEEAF6"/>
              </w:rPr>
              <w:t>9</w:t>
            </w:r>
            <w:r w:rsidR="00623721">
              <w:rPr>
                <w:shd w:val="clear" w:color="auto" w:fill="DEEAF6"/>
              </w:rPr>
              <w:t>.5</w:t>
            </w:r>
            <w:r w:rsidRPr="005E56CD">
              <w:rPr>
                <w:shd w:val="clear" w:color="auto" w:fill="DEEAF6"/>
              </w:rPr>
              <w:t xml:space="preserve">; </w:t>
            </w:r>
            <w:commentRangeStart w:id="1080"/>
            <w:r w:rsidRPr="005E56CD">
              <w:rPr>
                <w:shd w:val="clear" w:color="auto" w:fill="DEEAF6"/>
              </w:rPr>
              <w:t xml:space="preserve">11; 12 </w:t>
            </w:r>
            <w:commentRangeEnd w:id="1080"/>
            <w:r w:rsidR="005860C7">
              <w:rPr>
                <w:rStyle w:val="CommentReference"/>
              </w:rPr>
              <w:commentReference w:id="1080"/>
            </w:r>
          </w:p>
        </w:tc>
        <w:tc>
          <w:tcPr>
            <w:tcW w:w="558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2B046690" w14:textId="587CA16C" w:rsidR="0079149B" w:rsidRPr="005E56CD" w:rsidRDefault="0079149B" w:rsidP="00102875">
            <w:pPr>
              <w:rPr>
                <w:shd w:val="clear" w:color="auto" w:fill="DEEAF6"/>
              </w:rPr>
            </w:pPr>
            <w:r w:rsidRPr="005E56CD">
              <w:rPr>
                <w:shd w:val="clear" w:color="auto" w:fill="DEEAF6"/>
              </w:rPr>
              <w:t>Synthesis information on projected changes in</w:t>
            </w:r>
            <w:r w:rsidR="00623721">
              <w:rPr>
                <w:shd w:val="clear" w:color="auto" w:fill="DEEAF6"/>
              </w:rPr>
              <w:t xml:space="preserve"> indices of</w:t>
            </w:r>
            <w:r w:rsidRPr="005E56CD">
              <w:rPr>
                <w:shd w:val="clear" w:color="auto" w:fill="DEEAF6"/>
              </w:rPr>
              <w:t xml:space="preserve"> climatic impact</w:t>
            </w:r>
            <w:r w:rsidR="00512FAF">
              <w:rPr>
                <w:shd w:val="clear" w:color="auto" w:fill="DEEAF6"/>
              </w:rPr>
              <w:t>-</w:t>
            </w:r>
            <w:r w:rsidRPr="005E56CD">
              <w:rPr>
                <w:shd w:val="clear" w:color="auto" w:fill="DEEAF6"/>
              </w:rPr>
              <w:t xml:space="preserve">drivers feeds into different </w:t>
            </w:r>
            <w:del w:id="1081" w:author="Ian Blenkinsop" w:date="2021-07-02T09:28:00Z">
              <w:r w:rsidRPr="005E56CD" w:rsidDel="002D42E0">
                <w:rPr>
                  <w:shd w:val="clear" w:color="auto" w:fill="DEEAF6"/>
                </w:rPr>
                <w:delText>‘</w:delText>
              </w:r>
            </w:del>
            <w:r w:rsidRPr="005E56CD">
              <w:rPr>
                <w:shd w:val="clear" w:color="auto" w:fill="DEEAF6"/>
              </w:rPr>
              <w:t>Reasons for Concern</w:t>
            </w:r>
            <w:del w:id="1082" w:author="Ian Blenkinsop" w:date="2021-07-02T09:28:00Z">
              <w:r w:rsidRPr="005E56CD" w:rsidDel="002D42E0">
                <w:rPr>
                  <w:shd w:val="clear" w:color="auto" w:fill="DEEAF6"/>
                </w:rPr>
                <w:delText>’</w:delText>
              </w:r>
            </w:del>
            <w:r w:rsidRPr="005E56CD">
              <w:rPr>
                <w:shd w:val="clear" w:color="auto" w:fill="DEEAF6"/>
              </w:rPr>
              <w:t>. Where possible, an explicit transfer function between different warming levels and indices quantifying characteristics of these hazards is provided, or the difficulties in doing so documented. Those indices include Arctic sea ice area in September; global average change in ocean acidification; volume of glaciers or snow cover; ice volume change for the West Antarctic Ice Sheet (WAIS) and Greenland Ice Sheet (GIS); Atlantic Meridional Overturning Circulation (AMOC) strength</w:t>
            </w:r>
            <w:del w:id="1083" w:author="Ian Blenkinsop" w:date="2021-07-01T16:51:00Z">
              <w:r w:rsidRPr="005E56CD" w:rsidDel="00E646CD">
                <w:rPr>
                  <w:shd w:val="clear" w:color="auto" w:fill="DEEAF6"/>
                </w:rPr>
                <w:delText xml:space="preserve"> </w:delText>
              </w:r>
            </w:del>
            <w:r w:rsidRPr="005E56CD">
              <w:rPr>
                <w:shd w:val="clear" w:color="auto" w:fill="DEEAF6"/>
              </w:rPr>
              <w:t>; amplitude and variance of El Niño Southern Oscillation (ENSO) mode (Ni</w:t>
            </w:r>
            <w:commentRangeStart w:id="1084"/>
            <w:del w:id="1085" w:author="Ian Blenkinsop" w:date="2021-07-07T12:39:00Z">
              <w:r w:rsidRPr="005E56CD" w:rsidDel="00620FE4">
                <w:rPr>
                  <w:shd w:val="clear" w:color="auto" w:fill="DEEAF6"/>
                </w:rPr>
                <w:delText>n</w:delText>
              </w:r>
            </w:del>
            <w:commentRangeEnd w:id="1084"/>
            <w:ins w:id="1086" w:author="Ian Blenkinsop" w:date="2021-07-07T12:39:00Z">
              <w:r w:rsidR="00620FE4">
                <w:rPr>
                  <w:shd w:val="clear" w:color="auto" w:fill="DEEAF6"/>
                </w:rPr>
                <w:t>ñ</w:t>
              </w:r>
            </w:ins>
            <w:r w:rsidR="00E646CD">
              <w:rPr>
                <w:rStyle w:val="CommentReference"/>
                <w:b/>
                <w:bCs/>
              </w:rPr>
              <w:commentReference w:id="1084"/>
            </w:r>
            <w:r w:rsidRPr="005E56CD">
              <w:rPr>
                <w:shd w:val="clear" w:color="auto" w:fill="DEEAF6"/>
              </w:rPr>
              <w:t>o</w:t>
            </w:r>
            <w:ins w:id="1087" w:author="Ian Blenkinsop" w:date="2021-07-07T12:38:00Z">
              <w:r w:rsidR="00620FE4">
                <w:rPr>
                  <w:shd w:val="clear" w:color="auto" w:fill="DEEAF6"/>
                </w:rPr>
                <w:t xml:space="preserve"> </w:t>
              </w:r>
            </w:ins>
            <w:r w:rsidRPr="005E56CD">
              <w:rPr>
                <w:shd w:val="clear" w:color="auto" w:fill="DEEAF6"/>
              </w:rPr>
              <w:t xml:space="preserve">3.4 index); and weather and climate extremes. </w:t>
            </w:r>
          </w:p>
        </w:tc>
        <w:tc>
          <w:tcPr>
            <w:tcW w:w="220" w:type="dxa"/>
            <w:gridSpan w:val="3"/>
            <w:tcBorders>
              <w:top w:val="nil"/>
              <w:left w:val="nil"/>
              <w:bottom w:val="nil"/>
              <w:right w:val="nil"/>
            </w:tcBorders>
            <w:shd w:val="clear" w:color="auto" w:fill="auto"/>
            <w:tcMar>
              <w:top w:w="100" w:type="dxa"/>
              <w:left w:w="100" w:type="dxa"/>
              <w:bottom w:w="100" w:type="dxa"/>
              <w:right w:w="100" w:type="dxa"/>
            </w:tcMar>
          </w:tcPr>
          <w:p w14:paraId="62DF643F" w14:textId="77777777" w:rsidR="0079149B" w:rsidRPr="005E56CD" w:rsidRDefault="0079149B" w:rsidP="00102875">
            <w:pPr>
              <w:rPr>
                <w:shd w:val="clear" w:color="auto" w:fill="DEEAF6"/>
              </w:rPr>
            </w:pPr>
            <w:r w:rsidRPr="005E56CD">
              <w:rPr>
                <w:shd w:val="clear" w:color="auto" w:fill="DEEAF6"/>
              </w:rPr>
              <w:t xml:space="preserve"> </w:t>
            </w:r>
          </w:p>
        </w:tc>
      </w:tr>
      <w:tr w:rsidR="0079149B" w:rsidRPr="00512141" w14:paraId="0C33D0AD" w14:textId="77777777" w:rsidTr="00102875">
        <w:trPr>
          <w:gridAfter w:val="1"/>
          <w:wAfter w:w="35" w:type="dxa"/>
          <w:trHeight w:val="2145"/>
        </w:trPr>
        <w:tc>
          <w:tcPr>
            <w:tcW w:w="2550" w:type="dxa"/>
            <w:gridSpan w:val="2"/>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7050DF5F" w14:textId="63C9AAC0" w:rsidR="0079149B" w:rsidRPr="00D95B65" w:rsidRDefault="0079149B" w:rsidP="00102875">
            <w:pPr>
              <w:rPr>
                <w:shd w:val="clear" w:color="auto" w:fill="DEEAF6"/>
              </w:rPr>
            </w:pPr>
            <w:r w:rsidRPr="00D95B65">
              <w:rPr>
                <w:shd w:val="clear" w:color="auto" w:fill="DEEAF6"/>
              </w:rPr>
              <w:t>What are the climate effects and air pollution co-benefits of rapid decarbonisation due to the reduction of co-emitted short-lived climate forcers (SLCF</w:t>
            </w:r>
            <w:ins w:id="1088" w:author="Ian Blenkinsop" w:date="2021-07-01T17:04:00Z">
              <w:r w:rsidR="004E7483">
                <w:rPr>
                  <w:shd w:val="clear" w:color="auto" w:fill="DEEAF6"/>
                </w:rPr>
                <w:t>s</w:t>
              </w:r>
            </w:ins>
            <w:r w:rsidRPr="00D95B65">
              <w:rPr>
                <w:shd w:val="clear" w:color="auto" w:fill="DEEAF6"/>
              </w:rPr>
              <w:t xml:space="preserve">)? </w:t>
            </w:r>
          </w:p>
        </w:tc>
        <w:tc>
          <w:tcPr>
            <w:tcW w:w="1245" w:type="dxa"/>
            <w:gridSpan w:val="2"/>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69962FAD" w14:textId="32F9A733" w:rsidR="0079149B" w:rsidRPr="00D95B65" w:rsidRDefault="0079149B" w:rsidP="00102875">
            <w:pPr>
              <w:rPr>
                <w:shd w:val="clear" w:color="auto" w:fill="DEEAF6"/>
              </w:rPr>
            </w:pPr>
            <w:r w:rsidRPr="00D95B65">
              <w:rPr>
                <w:shd w:val="clear" w:color="auto" w:fill="DEEAF6"/>
              </w:rPr>
              <w:t>6.6</w:t>
            </w:r>
            <w:r w:rsidR="00433A7D">
              <w:rPr>
                <w:shd w:val="clear" w:color="auto" w:fill="DEEAF6"/>
              </w:rPr>
              <w:t>.3</w:t>
            </w:r>
            <w:del w:id="1089" w:author="Ian Blenkinsop" w:date="2021-07-01T15:23:00Z">
              <w:r w:rsidR="00433A7D" w:rsidDel="00750324">
                <w:rPr>
                  <w:shd w:val="clear" w:color="auto" w:fill="DEEAF6"/>
                </w:rPr>
                <w:delText> </w:delText>
              </w:r>
            </w:del>
            <w:r w:rsidR="00433A7D">
              <w:rPr>
                <w:shd w:val="clear" w:color="auto" w:fill="DEEAF6"/>
              </w:rPr>
              <w:t>;</w:t>
            </w:r>
            <w:r w:rsidRPr="00D95B65">
              <w:rPr>
                <w:shd w:val="clear" w:color="auto" w:fill="DEEAF6"/>
              </w:rPr>
              <w:t xml:space="preserve"> 6.7</w:t>
            </w:r>
            <w:r w:rsidR="00433A7D">
              <w:rPr>
                <w:shd w:val="clear" w:color="auto" w:fill="DEEAF6"/>
              </w:rPr>
              <w:t>.3</w:t>
            </w:r>
            <w:del w:id="1090" w:author="Ian Blenkinsop" w:date="2021-07-01T15:08:00Z">
              <w:r w:rsidR="00433A7D" w:rsidDel="009D0727">
                <w:rPr>
                  <w:shd w:val="clear" w:color="auto" w:fill="DEEAF6"/>
                </w:rPr>
                <w:delText> </w:delText>
              </w:r>
            </w:del>
            <w:r w:rsidR="00433A7D">
              <w:rPr>
                <w:shd w:val="clear" w:color="auto" w:fill="DEEAF6"/>
              </w:rPr>
              <w:t>;</w:t>
            </w:r>
            <w:r w:rsidRPr="00D95B65">
              <w:rPr>
                <w:shd w:val="clear" w:color="auto" w:fill="DEEAF6"/>
              </w:rPr>
              <w:t xml:space="preserve"> Box 6.2</w:t>
            </w:r>
          </w:p>
        </w:tc>
        <w:tc>
          <w:tcPr>
            <w:tcW w:w="558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41AFFCE7" w14:textId="7CDB4FBC" w:rsidR="0079149B" w:rsidRPr="005E56CD" w:rsidRDefault="0079149B" w:rsidP="00102875">
            <w:pPr>
              <w:rPr>
                <w:shd w:val="clear" w:color="auto" w:fill="DEEAF6"/>
              </w:rPr>
            </w:pPr>
            <w:r w:rsidRPr="00D95B65">
              <w:rPr>
                <w:shd w:val="clear" w:color="auto" w:fill="DEEAF6"/>
              </w:rPr>
              <w:t>Understanding to what degree rapid decarbonisation</w:t>
            </w:r>
            <w:r w:rsidRPr="005E56CD">
              <w:rPr>
                <w:shd w:val="clear" w:color="auto" w:fill="DEEAF6"/>
              </w:rPr>
              <w:t xml:space="preserve"> strategies bring about reduced air pollution due to reductions in co-emitted </w:t>
            </w:r>
            <w:del w:id="1091" w:author="Ian Blenkinsop" w:date="2021-07-01T17:04:00Z">
              <w:r w:rsidRPr="005E56CD" w:rsidDel="004E7483">
                <w:rPr>
                  <w:shd w:val="clear" w:color="auto" w:fill="DEEAF6"/>
                </w:rPr>
                <w:delText>short-lived climate forcers</w:delText>
              </w:r>
            </w:del>
            <w:ins w:id="1092" w:author="Ian Blenkinsop" w:date="2021-07-01T17:04:00Z">
              <w:r w:rsidR="004E7483">
                <w:rPr>
                  <w:shd w:val="clear" w:color="auto" w:fill="DEEAF6"/>
                </w:rPr>
                <w:t>SLCFs</w:t>
              </w:r>
            </w:ins>
            <w:r w:rsidRPr="005E56CD">
              <w:rPr>
                <w:shd w:val="clear" w:color="auto" w:fill="DEEAF6"/>
              </w:rPr>
              <w:t xml:space="preserve"> </w:t>
            </w:r>
            <w:commentRangeStart w:id="1093"/>
            <w:r w:rsidRPr="005E56CD">
              <w:rPr>
                <w:shd w:val="clear" w:color="auto" w:fill="DEEAF6"/>
              </w:rPr>
              <w:t xml:space="preserve">can be useful </w:t>
            </w:r>
            <w:r w:rsidR="00623721">
              <w:rPr>
                <w:shd w:val="clear" w:color="auto" w:fill="DEEAF6"/>
              </w:rPr>
              <w:t>to consider</w:t>
            </w:r>
            <w:r w:rsidRPr="005E56CD">
              <w:rPr>
                <w:shd w:val="clear" w:color="auto" w:fill="DEEAF6"/>
              </w:rPr>
              <w:t xml:space="preserve"> </w:t>
            </w:r>
            <w:commentRangeEnd w:id="1093"/>
            <w:r w:rsidR="004E7483">
              <w:rPr>
                <w:rStyle w:val="CommentReference"/>
                <w:b/>
                <w:bCs/>
              </w:rPr>
              <w:commentReference w:id="1093"/>
            </w:r>
            <w:r w:rsidRPr="005E56CD">
              <w:rPr>
                <w:shd w:val="clear" w:color="auto" w:fill="DEEAF6"/>
              </w:rPr>
              <w:t xml:space="preserve">integrated and/or complementary policies, </w:t>
            </w:r>
            <w:r w:rsidR="00623721">
              <w:rPr>
                <w:shd w:val="clear" w:color="auto" w:fill="DEEAF6"/>
              </w:rPr>
              <w:t>with synergies for</w:t>
            </w:r>
            <w:r w:rsidR="00623721" w:rsidRPr="005E56CD">
              <w:rPr>
                <w:shd w:val="clear" w:color="auto" w:fill="DEEAF6"/>
              </w:rPr>
              <w:t xml:space="preserve"> </w:t>
            </w:r>
            <w:r w:rsidRPr="005E56CD">
              <w:rPr>
                <w:shd w:val="clear" w:color="auto" w:fill="DEEAF6"/>
              </w:rPr>
              <w:t>pursu</w:t>
            </w:r>
            <w:r w:rsidR="00623721">
              <w:rPr>
                <w:shd w:val="clear" w:color="auto" w:fill="DEEAF6"/>
              </w:rPr>
              <w:t>ing</w:t>
            </w:r>
            <w:r w:rsidRPr="005E56CD">
              <w:rPr>
                <w:shd w:val="clear" w:color="auto" w:fill="DEEAF6"/>
              </w:rPr>
              <w:t xml:space="preserve"> the PA goals, </w:t>
            </w:r>
            <w:r w:rsidR="00623721">
              <w:rPr>
                <w:shd w:val="clear" w:color="auto" w:fill="DEEAF6"/>
              </w:rPr>
              <w:t xml:space="preserve">the </w:t>
            </w:r>
            <w:r w:rsidRPr="005E56CD">
              <w:rPr>
                <w:shd w:val="clear" w:color="auto" w:fill="DEEAF6"/>
              </w:rPr>
              <w:t xml:space="preserve">World Health Organization (WHO) air quality guidelines and </w:t>
            </w:r>
            <w:r w:rsidR="00623721">
              <w:rPr>
                <w:shd w:val="clear" w:color="auto" w:fill="DEEAF6"/>
              </w:rPr>
              <w:t xml:space="preserve">the </w:t>
            </w:r>
            <w:r w:rsidR="00963CE8">
              <w:rPr>
                <w:shd w:val="clear" w:color="auto" w:fill="DEEAF6"/>
              </w:rPr>
              <w:t>S</w:t>
            </w:r>
            <w:r w:rsidRPr="005E56CD">
              <w:rPr>
                <w:shd w:val="clear" w:color="auto" w:fill="DEEAF6"/>
              </w:rPr>
              <w:t xml:space="preserve">ustainable </w:t>
            </w:r>
            <w:r w:rsidR="00963CE8">
              <w:rPr>
                <w:shd w:val="clear" w:color="auto" w:fill="DEEAF6"/>
              </w:rPr>
              <w:t>D</w:t>
            </w:r>
            <w:r w:rsidRPr="005E56CD">
              <w:rPr>
                <w:shd w:val="clear" w:color="auto" w:fill="DEEAF6"/>
              </w:rPr>
              <w:t xml:space="preserve">evelopment </w:t>
            </w:r>
            <w:r w:rsidR="00963CE8">
              <w:rPr>
                <w:shd w:val="clear" w:color="auto" w:fill="DEEAF6"/>
              </w:rPr>
              <w:t>G</w:t>
            </w:r>
            <w:r w:rsidRPr="005E56CD">
              <w:rPr>
                <w:shd w:val="clear" w:color="auto" w:fill="DEEAF6"/>
              </w:rPr>
              <w:t>oals</w:t>
            </w:r>
            <w:r w:rsidR="00963CE8">
              <w:rPr>
                <w:shd w:val="clear" w:color="auto" w:fill="DEEAF6"/>
              </w:rPr>
              <w:t xml:space="preserve"> (SDGs)</w:t>
            </w:r>
            <w:r w:rsidRPr="005E56CD">
              <w:rPr>
                <w:shd w:val="clear" w:color="auto" w:fill="DEEAF6"/>
              </w:rPr>
              <w:t>.</w:t>
            </w:r>
          </w:p>
        </w:tc>
        <w:tc>
          <w:tcPr>
            <w:tcW w:w="220" w:type="dxa"/>
            <w:gridSpan w:val="3"/>
            <w:tcBorders>
              <w:top w:val="nil"/>
              <w:left w:val="nil"/>
              <w:bottom w:val="nil"/>
              <w:right w:val="nil"/>
            </w:tcBorders>
            <w:shd w:val="clear" w:color="auto" w:fill="auto"/>
            <w:tcMar>
              <w:top w:w="100" w:type="dxa"/>
              <w:left w:w="100" w:type="dxa"/>
              <w:bottom w:w="100" w:type="dxa"/>
              <w:right w:w="100" w:type="dxa"/>
            </w:tcMar>
          </w:tcPr>
          <w:p w14:paraId="178609D4" w14:textId="77777777" w:rsidR="0079149B" w:rsidRPr="005E56CD" w:rsidRDefault="0079149B" w:rsidP="00102875">
            <w:pPr>
              <w:rPr>
                <w:shd w:val="clear" w:color="auto" w:fill="DEEAF6"/>
              </w:rPr>
            </w:pPr>
          </w:p>
        </w:tc>
      </w:tr>
      <w:tr w:rsidR="0079149B" w:rsidRPr="00512141" w14:paraId="5851D2B3" w14:textId="77777777" w:rsidTr="00102875">
        <w:trPr>
          <w:gridAfter w:val="1"/>
          <w:wAfter w:w="35" w:type="dxa"/>
          <w:trHeight w:val="2200"/>
        </w:trPr>
        <w:tc>
          <w:tcPr>
            <w:tcW w:w="2550" w:type="dxa"/>
            <w:gridSpan w:val="2"/>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3AD93B57" w14:textId="2CDF3384" w:rsidR="0079149B" w:rsidRPr="005E56CD" w:rsidRDefault="0079149B" w:rsidP="00102875">
            <w:pPr>
              <w:rPr>
                <w:shd w:val="clear" w:color="auto" w:fill="DEEAF6"/>
              </w:rPr>
            </w:pPr>
            <w:r w:rsidRPr="005E56CD">
              <w:rPr>
                <w:shd w:val="clear" w:color="auto" w:fill="DEEAF6"/>
              </w:rPr>
              <w:t xml:space="preserve">What are the </w:t>
            </w:r>
            <w:del w:id="1094" w:author="Ian Blenkinsop" w:date="2021-07-01T17:52:00Z">
              <w:r w:rsidRPr="005E56CD" w:rsidDel="00630493">
                <w:rPr>
                  <w:shd w:val="clear" w:color="auto" w:fill="DEEAF6"/>
                </w:rPr>
                <w:delText xml:space="preserve">Equilibrium </w:delText>
              </w:r>
            </w:del>
            <w:ins w:id="1095" w:author="Ian Blenkinsop" w:date="2021-07-01T17:52:00Z">
              <w:r w:rsidR="00630493">
                <w:rPr>
                  <w:shd w:val="clear" w:color="auto" w:fill="DEEAF6"/>
                </w:rPr>
                <w:t>e</w:t>
              </w:r>
              <w:r w:rsidR="00630493" w:rsidRPr="005E56CD">
                <w:rPr>
                  <w:shd w:val="clear" w:color="auto" w:fill="DEEAF6"/>
                </w:rPr>
                <w:t xml:space="preserve">quilibrium </w:t>
              </w:r>
            </w:ins>
            <w:del w:id="1096" w:author="Ian Blenkinsop" w:date="2021-07-01T17:52:00Z">
              <w:r w:rsidRPr="005E56CD" w:rsidDel="00630493">
                <w:rPr>
                  <w:shd w:val="clear" w:color="auto" w:fill="DEEAF6"/>
                </w:rPr>
                <w:delText xml:space="preserve">Climate </w:delText>
              </w:r>
            </w:del>
            <w:ins w:id="1097" w:author="Ian Blenkinsop" w:date="2021-07-01T17:52:00Z">
              <w:r w:rsidR="00630493">
                <w:rPr>
                  <w:shd w:val="clear" w:color="auto" w:fill="DEEAF6"/>
                </w:rPr>
                <w:t>c</w:t>
              </w:r>
              <w:r w:rsidR="00630493" w:rsidRPr="005E56CD">
                <w:rPr>
                  <w:shd w:val="clear" w:color="auto" w:fill="DEEAF6"/>
                </w:rPr>
                <w:t xml:space="preserve">limate </w:t>
              </w:r>
            </w:ins>
            <w:del w:id="1098" w:author="Ian Blenkinsop" w:date="2021-07-01T17:52:00Z">
              <w:r w:rsidRPr="005E56CD" w:rsidDel="00630493">
                <w:rPr>
                  <w:shd w:val="clear" w:color="auto" w:fill="DEEAF6"/>
                </w:rPr>
                <w:delText>Sensitivity</w:delText>
              </w:r>
            </w:del>
            <w:ins w:id="1099" w:author="Ian Blenkinsop" w:date="2021-07-01T17:52:00Z">
              <w:r w:rsidR="00630493">
                <w:rPr>
                  <w:shd w:val="clear" w:color="auto" w:fill="DEEAF6"/>
                </w:rPr>
                <w:t>s</w:t>
              </w:r>
              <w:r w:rsidR="00630493" w:rsidRPr="005E56CD">
                <w:rPr>
                  <w:shd w:val="clear" w:color="auto" w:fill="DEEAF6"/>
                </w:rPr>
                <w:t>ensitivity</w:t>
              </w:r>
              <w:r w:rsidR="00630493">
                <w:rPr>
                  <w:shd w:val="clear" w:color="auto" w:fill="DEEAF6"/>
                </w:rPr>
                <w:t xml:space="preserve"> (ECS)</w:t>
              </w:r>
            </w:ins>
            <w:r w:rsidRPr="005E56CD">
              <w:rPr>
                <w:shd w:val="clear" w:color="auto" w:fill="DEEAF6"/>
              </w:rPr>
              <w:t xml:space="preserve">, the </w:t>
            </w:r>
            <w:commentRangeStart w:id="1100"/>
            <w:del w:id="1101" w:author="Ian Blenkinsop" w:date="2021-07-01T17:55:00Z">
              <w:r w:rsidRPr="005E56CD" w:rsidDel="00630493">
                <w:rPr>
                  <w:shd w:val="clear" w:color="auto" w:fill="DEEAF6"/>
                </w:rPr>
                <w:delText xml:space="preserve">Transient </w:delText>
              </w:r>
            </w:del>
            <w:ins w:id="1102" w:author="Ian Blenkinsop" w:date="2021-07-01T17:55:00Z">
              <w:r w:rsidR="00630493">
                <w:rPr>
                  <w:shd w:val="clear" w:color="auto" w:fill="DEEAF6"/>
                </w:rPr>
                <w:t>t</w:t>
              </w:r>
              <w:r w:rsidR="00630493" w:rsidRPr="005E56CD">
                <w:rPr>
                  <w:shd w:val="clear" w:color="auto" w:fill="DEEAF6"/>
                </w:rPr>
                <w:t xml:space="preserve">ransient </w:t>
              </w:r>
            </w:ins>
            <w:del w:id="1103" w:author="Ian Blenkinsop" w:date="2021-07-01T17:55:00Z">
              <w:r w:rsidRPr="005E56CD" w:rsidDel="00630493">
                <w:rPr>
                  <w:shd w:val="clear" w:color="auto" w:fill="DEEAF6"/>
                </w:rPr>
                <w:delText xml:space="preserve">Climate </w:delText>
              </w:r>
            </w:del>
            <w:ins w:id="1104" w:author="Ian Blenkinsop" w:date="2021-07-01T17:55:00Z">
              <w:r w:rsidR="00630493">
                <w:rPr>
                  <w:shd w:val="clear" w:color="auto" w:fill="DEEAF6"/>
                </w:rPr>
                <w:t>c</w:t>
              </w:r>
              <w:r w:rsidR="00630493" w:rsidRPr="005E56CD">
                <w:rPr>
                  <w:shd w:val="clear" w:color="auto" w:fill="DEEAF6"/>
                </w:rPr>
                <w:t xml:space="preserve">limate </w:t>
              </w:r>
            </w:ins>
            <w:del w:id="1105" w:author="Ian Blenkinsop" w:date="2021-07-01T17:55:00Z">
              <w:r w:rsidRPr="005E56CD" w:rsidDel="00630493">
                <w:rPr>
                  <w:shd w:val="clear" w:color="auto" w:fill="DEEAF6"/>
                </w:rPr>
                <w:delText>Response</w:delText>
              </w:r>
            </w:del>
            <w:ins w:id="1106" w:author="Ian Blenkinsop" w:date="2021-07-01T17:55:00Z">
              <w:r w:rsidR="00630493">
                <w:rPr>
                  <w:shd w:val="clear" w:color="auto" w:fill="DEEAF6"/>
                </w:rPr>
                <w:t>r</w:t>
              </w:r>
              <w:r w:rsidR="00630493" w:rsidRPr="005E56CD">
                <w:rPr>
                  <w:shd w:val="clear" w:color="auto" w:fill="DEEAF6"/>
                </w:rPr>
                <w:t>esponse</w:t>
              </w:r>
              <w:r w:rsidR="00630493">
                <w:rPr>
                  <w:shd w:val="clear" w:color="auto" w:fill="DEEAF6"/>
                </w:rPr>
                <w:t xml:space="preserve"> (TCR)</w:t>
              </w:r>
            </w:ins>
            <w:r w:rsidRPr="005E56CD">
              <w:rPr>
                <w:shd w:val="clear" w:color="auto" w:fill="DEEAF6"/>
              </w:rPr>
              <w:t xml:space="preserve">, and </w:t>
            </w:r>
            <w:del w:id="1107" w:author="Ian Blenkinsop" w:date="2021-07-01T17:55:00Z">
              <w:r w:rsidRPr="005E56CD" w:rsidDel="00630493">
                <w:rPr>
                  <w:shd w:val="clear" w:color="auto" w:fill="DEEAF6"/>
                </w:rPr>
                <w:delText xml:space="preserve">Transient </w:delText>
              </w:r>
            </w:del>
            <w:ins w:id="1108" w:author="Ian Blenkinsop" w:date="2021-07-01T17:55:00Z">
              <w:r w:rsidR="00630493">
                <w:rPr>
                  <w:shd w:val="clear" w:color="auto" w:fill="DEEAF6"/>
                </w:rPr>
                <w:t>t</w:t>
              </w:r>
              <w:r w:rsidR="00630493" w:rsidRPr="005E56CD">
                <w:rPr>
                  <w:shd w:val="clear" w:color="auto" w:fill="DEEAF6"/>
                </w:rPr>
                <w:t xml:space="preserve">ransient </w:t>
              </w:r>
            </w:ins>
            <w:del w:id="1109" w:author="Ian Blenkinsop" w:date="2021-07-01T17:55:00Z">
              <w:r w:rsidRPr="005E56CD" w:rsidDel="00630493">
                <w:rPr>
                  <w:shd w:val="clear" w:color="auto" w:fill="DEEAF6"/>
                </w:rPr>
                <w:delText xml:space="preserve">Climate </w:delText>
              </w:r>
            </w:del>
            <w:ins w:id="1110" w:author="Ian Blenkinsop" w:date="2021-07-01T17:55:00Z">
              <w:r w:rsidR="00630493">
                <w:rPr>
                  <w:shd w:val="clear" w:color="auto" w:fill="DEEAF6"/>
                </w:rPr>
                <w:t>c</w:t>
              </w:r>
              <w:r w:rsidR="00630493" w:rsidRPr="005E56CD">
                <w:rPr>
                  <w:shd w:val="clear" w:color="auto" w:fill="DEEAF6"/>
                </w:rPr>
                <w:t xml:space="preserve">limate </w:t>
              </w:r>
            </w:ins>
            <w:del w:id="1111" w:author="Ian Blenkinsop" w:date="2021-07-01T17:55:00Z">
              <w:r w:rsidRPr="005E56CD" w:rsidDel="00630493">
                <w:rPr>
                  <w:shd w:val="clear" w:color="auto" w:fill="DEEAF6"/>
                </w:rPr>
                <w:delText xml:space="preserve">Response </w:delText>
              </w:r>
            </w:del>
            <w:ins w:id="1112" w:author="Ian Blenkinsop" w:date="2021-07-01T17:55:00Z">
              <w:r w:rsidR="00630493">
                <w:rPr>
                  <w:shd w:val="clear" w:color="auto" w:fill="DEEAF6"/>
                </w:rPr>
                <w:t>r</w:t>
              </w:r>
              <w:r w:rsidR="00630493" w:rsidRPr="005E56CD">
                <w:rPr>
                  <w:shd w:val="clear" w:color="auto" w:fill="DEEAF6"/>
                </w:rPr>
                <w:t xml:space="preserve">esponse </w:t>
              </w:r>
            </w:ins>
            <w:r w:rsidRPr="005E56CD">
              <w:rPr>
                <w:shd w:val="clear" w:color="auto" w:fill="DEEAF6"/>
              </w:rPr>
              <w:t xml:space="preserve">to </w:t>
            </w:r>
            <w:del w:id="1113" w:author="Ian Blenkinsop" w:date="2021-07-01T17:55:00Z">
              <w:r w:rsidRPr="005E56CD" w:rsidDel="00630493">
                <w:rPr>
                  <w:shd w:val="clear" w:color="auto" w:fill="DEEAF6"/>
                </w:rPr>
                <w:delText>Emissions</w:delText>
              </w:r>
            </w:del>
            <w:commentRangeEnd w:id="1100"/>
            <w:ins w:id="1114" w:author="Ian Blenkinsop" w:date="2021-07-01T17:55:00Z">
              <w:r w:rsidR="00630493">
                <w:rPr>
                  <w:shd w:val="clear" w:color="auto" w:fill="DEEAF6"/>
                </w:rPr>
                <w:t>e</w:t>
              </w:r>
              <w:r w:rsidR="00630493" w:rsidRPr="005E56CD">
                <w:rPr>
                  <w:shd w:val="clear" w:color="auto" w:fill="DEEAF6"/>
                </w:rPr>
                <w:t>missions</w:t>
              </w:r>
            </w:ins>
            <w:r w:rsidR="004E7483">
              <w:rPr>
                <w:rStyle w:val="CommentReference"/>
                <w:b/>
                <w:bCs/>
              </w:rPr>
              <w:commentReference w:id="1100"/>
            </w:r>
            <w:ins w:id="1115" w:author="Ian Blenkinsop" w:date="2021-07-01T17:56:00Z">
              <w:r w:rsidR="00630493">
                <w:rPr>
                  <w:shd w:val="clear" w:color="auto" w:fill="DEEAF6"/>
                </w:rPr>
                <w:t xml:space="preserve"> (TCRE)</w:t>
              </w:r>
            </w:ins>
            <w:r w:rsidRPr="005E56CD">
              <w:rPr>
                <w:shd w:val="clear" w:color="auto" w:fill="DEEAF6"/>
              </w:rPr>
              <w:t xml:space="preserve"> and what do these indicators tell us about expected warming over the 21</w:t>
            </w:r>
            <w:r w:rsidRPr="004E7483">
              <w:rPr>
                <w:shd w:val="clear" w:color="auto" w:fill="DEEAF6"/>
                <w:rPrChange w:id="1116" w:author="Ian Blenkinsop" w:date="2021-07-01T17:07:00Z">
                  <w:rPr>
                    <w:shd w:val="clear" w:color="auto" w:fill="DEEAF6"/>
                    <w:vertAlign w:val="superscript"/>
                  </w:rPr>
                </w:rPrChange>
              </w:rPr>
              <w:t>st</w:t>
            </w:r>
            <w:r w:rsidRPr="005E56CD">
              <w:rPr>
                <w:shd w:val="clear" w:color="auto" w:fill="DEEAF6"/>
              </w:rPr>
              <w:t xml:space="preserve"> century under various scenarios? </w:t>
            </w:r>
          </w:p>
        </w:tc>
        <w:tc>
          <w:tcPr>
            <w:tcW w:w="1245" w:type="dxa"/>
            <w:gridSpan w:val="2"/>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3AC63ED0" w14:textId="2AAF0827" w:rsidR="0079149B" w:rsidRPr="00D95B65" w:rsidRDefault="0079149B" w:rsidP="00102875">
            <w:pPr>
              <w:rPr>
                <w:shd w:val="clear" w:color="auto" w:fill="DEEAF6"/>
              </w:rPr>
            </w:pPr>
            <w:r w:rsidRPr="00D95B65">
              <w:rPr>
                <w:shd w:val="clear" w:color="auto" w:fill="DEEAF6"/>
              </w:rPr>
              <w:t>Box 4.1; 5.4, 5.5</w:t>
            </w:r>
            <w:r w:rsidR="00433A7D">
              <w:rPr>
                <w:shd w:val="clear" w:color="auto" w:fill="DEEAF6"/>
              </w:rPr>
              <w:t>.1</w:t>
            </w:r>
            <w:r w:rsidRPr="00D95B65">
              <w:rPr>
                <w:shd w:val="clear" w:color="auto" w:fill="DEEAF6"/>
              </w:rPr>
              <w:t>, 7.5</w:t>
            </w:r>
          </w:p>
        </w:tc>
        <w:tc>
          <w:tcPr>
            <w:tcW w:w="558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626492F8" w14:textId="56B9F2E5" w:rsidR="0079149B" w:rsidRPr="005E56CD" w:rsidRDefault="0079149B" w:rsidP="00102875">
            <w:pPr>
              <w:rPr>
                <w:shd w:val="clear" w:color="auto" w:fill="DEEAF6"/>
              </w:rPr>
            </w:pPr>
            <w:del w:id="1117" w:author="Ian Blenkinsop" w:date="2021-07-02T09:31:00Z">
              <w:r w:rsidRPr="005E56CD" w:rsidDel="002D42E0">
                <w:rPr>
                  <w:shd w:val="clear" w:color="auto" w:fill="DEEAF6"/>
                </w:rPr>
                <w:delText xml:space="preserve">Equilibrium </w:delText>
              </w:r>
            </w:del>
            <w:del w:id="1118" w:author="Ian Blenkinsop" w:date="2021-07-01T17:52:00Z">
              <w:r w:rsidRPr="005E56CD" w:rsidDel="00630493">
                <w:rPr>
                  <w:shd w:val="clear" w:color="auto" w:fill="DEEAF6"/>
                </w:rPr>
                <w:delText xml:space="preserve">Climate Sensitivity </w:delText>
              </w:r>
            </w:del>
            <w:del w:id="1119" w:author="Ian Blenkinsop" w:date="2021-07-02T09:31:00Z">
              <w:r w:rsidRPr="005E56CD" w:rsidDel="002D42E0">
                <w:rPr>
                  <w:shd w:val="clear" w:color="auto" w:fill="DEEAF6"/>
                </w:rPr>
                <w:delText>(</w:delText>
              </w:r>
            </w:del>
            <w:r w:rsidRPr="005E56CD">
              <w:rPr>
                <w:shd w:val="clear" w:color="auto" w:fill="DEEAF6"/>
              </w:rPr>
              <w:t>ECS</w:t>
            </w:r>
            <w:del w:id="1120" w:author="Ian Blenkinsop" w:date="2021-07-02T09:31:00Z">
              <w:r w:rsidRPr="005E56CD" w:rsidDel="002D42E0">
                <w:rPr>
                  <w:shd w:val="clear" w:color="auto" w:fill="DEEAF6"/>
                </w:rPr>
                <w:delText>)</w:delText>
              </w:r>
            </w:del>
            <w:r w:rsidRPr="005E56CD">
              <w:rPr>
                <w:shd w:val="clear" w:color="auto" w:fill="DEEAF6"/>
              </w:rPr>
              <w:t xml:space="preserve"> measures the long-term global</w:t>
            </w:r>
            <w:del w:id="1121" w:author="Ian Blenkinsop" w:date="2021-07-01T17:57:00Z">
              <w:r w:rsidRPr="005E56CD" w:rsidDel="00630493">
                <w:rPr>
                  <w:shd w:val="clear" w:color="auto" w:fill="DEEAF6"/>
                </w:rPr>
                <w:delText>-</w:delText>
              </w:r>
            </w:del>
            <w:ins w:id="1122" w:author="Ian Blenkinsop" w:date="2021-07-01T17:57:00Z">
              <w:r w:rsidR="00630493">
                <w:rPr>
                  <w:shd w:val="clear" w:color="auto" w:fill="DEEAF6"/>
                </w:rPr>
                <w:t xml:space="preserve"> </w:t>
              </w:r>
            </w:ins>
            <w:r w:rsidRPr="005E56CD">
              <w:rPr>
                <w:shd w:val="clear" w:color="auto" w:fill="DEEAF6"/>
              </w:rPr>
              <w:t>mean warming in response to doubling CO</w:t>
            </w:r>
            <w:r w:rsidRPr="005E56CD">
              <w:rPr>
                <w:shd w:val="clear" w:color="auto" w:fill="DEEAF6"/>
                <w:vertAlign w:val="subscript"/>
              </w:rPr>
              <w:t>2</w:t>
            </w:r>
            <w:r w:rsidRPr="005E56CD">
              <w:rPr>
                <w:shd w:val="clear" w:color="auto" w:fill="DEEAF6"/>
              </w:rPr>
              <w:t xml:space="preserve"> concentrations from pre-industrial levels, while </w:t>
            </w:r>
            <w:del w:id="1123" w:author="Ian Blenkinsop" w:date="2021-07-01T17:57:00Z">
              <w:r w:rsidRPr="005E56CD" w:rsidDel="00630493">
                <w:rPr>
                  <w:shd w:val="clear" w:color="auto" w:fill="DEEAF6"/>
                </w:rPr>
                <w:delText xml:space="preserve">Transient Climate Response </w:delText>
              </w:r>
            </w:del>
            <w:del w:id="1124" w:author="Ian Blenkinsop" w:date="2021-07-02T09:32:00Z">
              <w:r w:rsidRPr="005E56CD" w:rsidDel="002D42E0">
                <w:rPr>
                  <w:shd w:val="clear" w:color="auto" w:fill="DEEAF6"/>
                </w:rPr>
                <w:delText>(</w:delText>
              </w:r>
            </w:del>
            <w:r w:rsidRPr="005E56CD">
              <w:rPr>
                <w:shd w:val="clear" w:color="auto" w:fill="DEEAF6"/>
              </w:rPr>
              <w:t>TCR</w:t>
            </w:r>
            <w:del w:id="1125" w:author="Ian Blenkinsop" w:date="2021-07-02T09:32:00Z">
              <w:r w:rsidRPr="005E56CD" w:rsidDel="002D42E0">
                <w:rPr>
                  <w:shd w:val="clear" w:color="auto" w:fill="DEEAF6"/>
                </w:rPr>
                <w:delText>)</w:delText>
              </w:r>
            </w:del>
            <w:r w:rsidRPr="005E56CD">
              <w:rPr>
                <w:shd w:val="clear" w:color="auto" w:fill="DEEAF6"/>
              </w:rPr>
              <w:t xml:space="preserve"> also takes into account the inertia of the climate system and is an indicator for the near- and medium-term warming. TCRE is similar to TCR, but ask</w:t>
            </w:r>
            <w:r w:rsidR="00623721">
              <w:rPr>
                <w:shd w:val="clear" w:color="auto" w:fill="DEEAF6"/>
              </w:rPr>
              <w:t>s</w:t>
            </w:r>
            <w:r w:rsidRPr="005E56CD">
              <w:rPr>
                <w:shd w:val="clear" w:color="auto" w:fill="DEEAF6"/>
              </w:rPr>
              <w:t xml:space="preserve"> the question </w:t>
            </w:r>
            <w:r w:rsidR="00623721">
              <w:rPr>
                <w:shd w:val="clear" w:color="auto" w:fill="DEEAF6"/>
              </w:rPr>
              <w:t xml:space="preserve">of </w:t>
            </w:r>
            <w:r w:rsidRPr="005E56CD">
              <w:rPr>
                <w:shd w:val="clear" w:color="auto" w:fill="DEEAF6"/>
              </w:rPr>
              <w:t xml:space="preserve">what </w:t>
            </w:r>
            <w:r w:rsidR="00623721">
              <w:rPr>
                <w:shd w:val="clear" w:color="auto" w:fill="DEEAF6"/>
              </w:rPr>
              <w:t xml:space="preserve">is </w:t>
            </w:r>
            <w:r w:rsidRPr="005E56CD">
              <w:rPr>
                <w:shd w:val="clear" w:color="auto" w:fill="DEEAF6"/>
              </w:rPr>
              <w:t xml:space="preserve">the implied warming </w:t>
            </w:r>
            <w:del w:id="1126" w:author="Ian Blenkinsop" w:date="2021-07-01T17:58:00Z">
              <w:r w:rsidRPr="005E56CD" w:rsidDel="00630493">
                <w:rPr>
                  <w:shd w:val="clear" w:color="auto" w:fill="DEEAF6"/>
                </w:rPr>
                <w:delText xml:space="preserve">is </w:delText>
              </w:r>
            </w:del>
            <w:r w:rsidRPr="005E56CD">
              <w:rPr>
                <w:shd w:val="clear" w:color="auto" w:fill="DEEAF6"/>
              </w:rPr>
              <w:t>in response to cumulative CO</w:t>
            </w:r>
            <w:r w:rsidRPr="005E56CD">
              <w:rPr>
                <w:shd w:val="clear" w:color="auto" w:fill="DEEAF6"/>
                <w:vertAlign w:val="subscript"/>
              </w:rPr>
              <w:t>2</w:t>
            </w:r>
            <w:r w:rsidRPr="005E56CD">
              <w:rPr>
                <w:shd w:val="clear" w:color="auto" w:fill="DEEAF6"/>
              </w:rPr>
              <w:t xml:space="preserve"> emissions (rather than CO</w:t>
            </w:r>
            <w:r w:rsidRPr="005E56CD">
              <w:rPr>
                <w:shd w:val="clear" w:color="auto" w:fill="DEEAF6"/>
                <w:vertAlign w:val="subscript"/>
              </w:rPr>
              <w:t>2</w:t>
            </w:r>
            <w:r w:rsidRPr="005E56CD">
              <w:rPr>
                <w:shd w:val="clear" w:color="auto" w:fill="DEEAF6"/>
              </w:rPr>
              <w:t xml:space="preserve"> concentration changes). The higher the ECS, TCR or TCRE, the lower are the </w:t>
            </w:r>
            <w:del w:id="1127" w:author="Ian Blenkinsop" w:date="2021-07-01T17:59:00Z">
              <w:r w:rsidRPr="005E56CD" w:rsidDel="00630493">
                <w:rPr>
                  <w:shd w:val="clear" w:color="auto" w:fill="DEEAF6"/>
                </w:rPr>
                <w:delText>greenhouse gas</w:delText>
              </w:r>
            </w:del>
            <w:ins w:id="1128" w:author="Ian Blenkinsop" w:date="2021-07-01T17:59:00Z">
              <w:r w:rsidR="00630493">
                <w:rPr>
                  <w:shd w:val="clear" w:color="auto" w:fill="DEEAF6"/>
                </w:rPr>
                <w:t>GHG</w:t>
              </w:r>
            </w:ins>
            <w:r w:rsidRPr="005E56CD">
              <w:rPr>
                <w:shd w:val="clear" w:color="auto" w:fill="DEEAF6"/>
              </w:rPr>
              <w:t xml:space="preserve"> emissions that are consistent with the PA’s long-term temperature goals.  </w:t>
            </w:r>
          </w:p>
        </w:tc>
        <w:tc>
          <w:tcPr>
            <w:tcW w:w="220" w:type="dxa"/>
            <w:gridSpan w:val="3"/>
            <w:tcBorders>
              <w:top w:val="nil"/>
              <w:left w:val="nil"/>
              <w:bottom w:val="nil"/>
              <w:right w:val="nil"/>
            </w:tcBorders>
            <w:shd w:val="clear" w:color="auto" w:fill="auto"/>
            <w:tcMar>
              <w:top w:w="100" w:type="dxa"/>
              <w:left w:w="100" w:type="dxa"/>
              <w:bottom w:w="100" w:type="dxa"/>
              <w:right w:w="100" w:type="dxa"/>
            </w:tcMar>
          </w:tcPr>
          <w:p w14:paraId="47671307" w14:textId="77777777" w:rsidR="0079149B" w:rsidRPr="005E56CD" w:rsidRDefault="0079149B" w:rsidP="00102875">
            <w:pPr>
              <w:rPr>
                <w:shd w:val="clear" w:color="auto" w:fill="DEEAF6"/>
              </w:rPr>
            </w:pPr>
            <w:r w:rsidRPr="005E56CD">
              <w:rPr>
                <w:shd w:val="clear" w:color="auto" w:fill="DEEAF6"/>
              </w:rPr>
              <w:t xml:space="preserve"> </w:t>
            </w:r>
          </w:p>
        </w:tc>
      </w:tr>
      <w:tr w:rsidR="0079149B" w:rsidRPr="00512141" w14:paraId="42E39F17" w14:textId="77777777" w:rsidTr="00102875">
        <w:trPr>
          <w:gridAfter w:val="1"/>
          <w:wAfter w:w="35" w:type="dxa"/>
          <w:trHeight w:val="1700"/>
        </w:trPr>
        <w:tc>
          <w:tcPr>
            <w:tcW w:w="2550" w:type="dxa"/>
            <w:gridSpan w:val="2"/>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560D1117" w14:textId="40CD6A0E" w:rsidR="0079149B" w:rsidRPr="005E56CD" w:rsidRDefault="0079149B" w:rsidP="00102875">
            <w:pPr>
              <w:rPr>
                <w:shd w:val="clear" w:color="auto" w:fill="DEEAF6"/>
              </w:rPr>
            </w:pPr>
            <w:r w:rsidRPr="005E56CD">
              <w:rPr>
                <w:shd w:val="clear" w:color="auto" w:fill="DEEAF6"/>
              </w:rPr>
              <w:lastRenderedPageBreak/>
              <w:t>What is the Earth</w:t>
            </w:r>
            <w:r w:rsidR="00750324">
              <w:rPr>
                <w:shd w:val="clear" w:color="auto" w:fill="DEEAF6"/>
              </w:rPr>
              <w:t>’</w:t>
            </w:r>
            <w:r w:rsidRPr="005E56CD">
              <w:rPr>
                <w:shd w:val="clear" w:color="auto" w:fill="DEEAF6"/>
              </w:rPr>
              <w:t>s energy imbalance and why does it matter?</w:t>
            </w:r>
          </w:p>
        </w:tc>
        <w:tc>
          <w:tcPr>
            <w:tcW w:w="1245" w:type="dxa"/>
            <w:gridSpan w:val="2"/>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4E55870E" w14:textId="6B73B214" w:rsidR="0079149B" w:rsidRPr="00D95B65" w:rsidRDefault="0079149B" w:rsidP="00102875">
            <w:pPr>
              <w:rPr>
                <w:shd w:val="clear" w:color="auto" w:fill="DEEAF6"/>
              </w:rPr>
            </w:pPr>
            <w:r w:rsidRPr="00D95B65">
              <w:rPr>
                <w:shd w:val="clear" w:color="auto" w:fill="DEEAF6"/>
              </w:rPr>
              <w:t>7.2</w:t>
            </w:r>
            <w:r w:rsidR="00433A7D">
              <w:rPr>
                <w:shd w:val="clear" w:color="auto" w:fill="DEEAF6"/>
              </w:rPr>
              <w:t>.2</w:t>
            </w:r>
          </w:p>
        </w:tc>
        <w:tc>
          <w:tcPr>
            <w:tcW w:w="558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422B0CE9" w14:textId="2169F8D4" w:rsidR="0079149B" w:rsidRPr="005E56CD" w:rsidRDefault="0079149B" w:rsidP="005A3403">
            <w:pPr>
              <w:rPr>
                <w:shd w:val="clear" w:color="auto" w:fill="DEEAF6"/>
              </w:rPr>
            </w:pPr>
            <w:r w:rsidRPr="005E56CD">
              <w:rPr>
                <w:shd w:val="clear" w:color="auto" w:fill="DEEAF6"/>
              </w:rPr>
              <w:t xml:space="preserve">The current </w:t>
            </w:r>
            <w:r w:rsidR="00623721">
              <w:rPr>
                <w:shd w:val="clear" w:color="auto" w:fill="DEEAF6"/>
              </w:rPr>
              <w:t xml:space="preserve">global </w:t>
            </w:r>
            <w:r w:rsidRPr="005E56CD">
              <w:rPr>
                <w:shd w:val="clear" w:color="auto" w:fill="DEEAF6"/>
              </w:rPr>
              <w:t xml:space="preserve">energy imbalance implies that one can expect additional warming before the Earth’s climate system attains equilibrium with the current level of concentrations and radiative forcing. Note though, that future warming commitments can be different </w:t>
            </w:r>
            <w:r w:rsidR="00623721">
              <w:rPr>
                <w:shd w:val="clear" w:color="auto" w:fill="DEEAF6"/>
              </w:rPr>
              <w:t>depending on how</w:t>
            </w:r>
            <w:r w:rsidR="00623721" w:rsidRPr="005E56CD">
              <w:rPr>
                <w:shd w:val="clear" w:color="auto" w:fill="DEEAF6"/>
              </w:rPr>
              <w:t xml:space="preserve"> </w:t>
            </w:r>
            <w:r w:rsidR="00623721">
              <w:rPr>
                <w:shd w:val="clear" w:color="auto" w:fill="DEEAF6"/>
              </w:rPr>
              <w:t xml:space="preserve">future </w:t>
            </w:r>
            <w:r w:rsidRPr="005E56CD">
              <w:rPr>
                <w:shd w:val="clear" w:color="auto" w:fill="DEEAF6"/>
              </w:rPr>
              <w:t xml:space="preserve">concentrations and radiative forcing change. </w:t>
            </w:r>
          </w:p>
        </w:tc>
        <w:tc>
          <w:tcPr>
            <w:tcW w:w="220" w:type="dxa"/>
            <w:gridSpan w:val="3"/>
            <w:tcBorders>
              <w:top w:val="nil"/>
              <w:left w:val="nil"/>
              <w:bottom w:val="nil"/>
              <w:right w:val="nil"/>
            </w:tcBorders>
            <w:shd w:val="clear" w:color="auto" w:fill="auto"/>
            <w:tcMar>
              <w:top w:w="100" w:type="dxa"/>
              <w:left w:w="100" w:type="dxa"/>
              <w:bottom w:w="100" w:type="dxa"/>
              <w:right w:w="100" w:type="dxa"/>
            </w:tcMar>
          </w:tcPr>
          <w:p w14:paraId="089B24E8" w14:textId="77777777" w:rsidR="0079149B" w:rsidRPr="005E56CD" w:rsidRDefault="0079149B" w:rsidP="00102875">
            <w:pPr>
              <w:rPr>
                <w:shd w:val="clear" w:color="auto" w:fill="DEEAF6"/>
              </w:rPr>
            </w:pPr>
            <w:r w:rsidRPr="005E56CD">
              <w:rPr>
                <w:shd w:val="clear" w:color="auto" w:fill="DEEAF6"/>
              </w:rPr>
              <w:t xml:space="preserve"> </w:t>
            </w:r>
          </w:p>
        </w:tc>
      </w:tr>
      <w:tr w:rsidR="0079149B" w:rsidRPr="00512141" w14:paraId="1B923D78" w14:textId="77777777" w:rsidTr="00102875">
        <w:trPr>
          <w:gridAfter w:val="1"/>
          <w:wAfter w:w="35" w:type="dxa"/>
          <w:trHeight w:val="350"/>
        </w:trPr>
        <w:tc>
          <w:tcPr>
            <w:tcW w:w="2550" w:type="dxa"/>
            <w:gridSpan w:val="2"/>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315B01C9" w14:textId="77777777" w:rsidR="0079149B" w:rsidRPr="005E56CD" w:rsidRDefault="0079149B" w:rsidP="00102875">
            <w:pPr>
              <w:rPr>
                <w:shd w:val="clear" w:color="auto" w:fill="DEEAF6"/>
              </w:rPr>
            </w:pPr>
            <w:r w:rsidRPr="005E56CD">
              <w:rPr>
                <w:shd w:val="clear" w:color="auto" w:fill="DEEAF6"/>
              </w:rPr>
              <w:t>What are the regional and long-term changes in precipitation, evaporation and runoff?</w:t>
            </w:r>
          </w:p>
        </w:tc>
        <w:tc>
          <w:tcPr>
            <w:tcW w:w="1245" w:type="dxa"/>
            <w:gridSpan w:val="2"/>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0B6039FD" w14:textId="7BB5D86A" w:rsidR="0079149B" w:rsidRPr="00D95B65" w:rsidRDefault="0079149B" w:rsidP="00102875">
            <w:pPr>
              <w:rPr>
                <w:shd w:val="clear" w:color="auto" w:fill="DEEAF6"/>
              </w:rPr>
            </w:pPr>
            <w:r w:rsidRPr="00D95B65">
              <w:rPr>
                <w:shd w:val="clear" w:color="auto" w:fill="DEEAF6"/>
              </w:rPr>
              <w:t>8.4</w:t>
            </w:r>
            <w:r w:rsidR="00433A7D">
              <w:rPr>
                <w:shd w:val="clear" w:color="auto" w:fill="DEEAF6"/>
              </w:rPr>
              <w:t>.1</w:t>
            </w:r>
            <w:r w:rsidRPr="00D95B65">
              <w:rPr>
                <w:shd w:val="clear" w:color="auto" w:fill="DEEAF6"/>
              </w:rPr>
              <w:t>, 8.5; 8.6; 10.4; 10.6; 12.4; 11.4; 11.9; 11.6; 11.7; Atlas; Interactive Atlas</w:t>
            </w:r>
          </w:p>
        </w:tc>
        <w:tc>
          <w:tcPr>
            <w:tcW w:w="558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059D5AB5" w14:textId="2D363548" w:rsidR="0079149B" w:rsidRPr="005E56CD" w:rsidRDefault="0079149B" w:rsidP="000812E1">
            <w:pPr>
              <w:rPr>
                <w:shd w:val="clear" w:color="auto" w:fill="DEEAF6"/>
              </w:rPr>
            </w:pPr>
            <w:r w:rsidRPr="005E56CD">
              <w:rPr>
                <w:shd w:val="clear" w:color="auto" w:fill="DEEAF6"/>
              </w:rPr>
              <w:t>Changes in regional precipitation</w:t>
            </w:r>
            <w:r w:rsidR="00212FAA">
              <w:rPr>
                <w:shd w:val="clear" w:color="auto" w:fill="DEEAF6"/>
              </w:rPr>
              <w:t xml:space="preserve"> </w:t>
            </w:r>
            <w:r w:rsidRPr="005E56CD">
              <w:rPr>
                <w:shd w:val="clear" w:color="auto" w:fill="DEEAF6"/>
              </w:rPr>
              <w:t>–</w:t>
            </w:r>
            <w:r w:rsidR="00212FAA">
              <w:rPr>
                <w:shd w:val="clear" w:color="auto" w:fill="DEEAF6"/>
              </w:rPr>
              <w:t xml:space="preserve"> </w:t>
            </w:r>
            <w:r w:rsidRPr="005E56CD">
              <w:rPr>
                <w:shd w:val="clear" w:color="auto" w:fill="DEEAF6"/>
              </w:rPr>
              <w:t>in terms of both extremes and long-term averages</w:t>
            </w:r>
            <w:r w:rsidR="00212FAA">
              <w:rPr>
                <w:shd w:val="clear" w:color="auto" w:fill="DEEAF6"/>
              </w:rPr>
              <w:t xml:space="preserve"> </w:t>
            </w:r>
            <w:r w:rsidRPr="005E56CD">
              <w:rPr>
                <w:shd w:val="clear" w:color="auto" w:fill="DEEAF6"/>
              </w:rPr>
              <w:t>–</w:t>
            </w:r>
            <w:r w:rsidR="00212FAA">
              <w:rPr>
                <w:shd w:val="clear" w:color="auto" w:fill="DEEAF6"/>
              </w:rPr>
              <w:t xml:space="preserve"> </w:t>
            </w:r>
            <w:r w:rsidRPr="005E56CD">
              <w:rPr>
                <w:shd w:val="clear" w:color="auto" w:fill="DEEAF6"/>
              </w:rPr>
              <w:t xml:space="preserve">are important for estimating adaptation </w:t>
            </w:r>
            <w:r w:rsidR="000812E1">
              <w:rPr>
                <w:shd w:val="clear" w:color="auto" w:fill="DEEAF6"/>
              </w:rPr>
              <w:t>challenges</w:t>
            </w:r>
            <w:r w:rsidRPr="005E56CD">
              <w:rPr>
                <w:shd w:val="clear" w:color="auto" w:fill="DEEAF6"/>
              </w:rPr>
              <w:t>. Projected changes of precipitation minus evaporation (P</w:t>
            </w:r>
            <w:del w:id="1129" w:author="Ian Blenkinsop" w:date="2021-07-01T18:03:00Z">
              <w:r w:rsidRPr="005E56CD" w:rsidDel="006B3323">
                <w:rPr>
                  <w:shd w:val="clear" w:color="auto" w:fill="DEEAF6"/>
                </w:rPr>
                <w:delText>-</w:delText>
              </w:r>
            </w:del>
            <w:ins w:id="1130" w:author="Ian Blenkinsop" w:date="2021-07-01T18:03:00Z">
              <w:r w:rsidR="006B3323">
                <w:rPr>
                  <w:shd w:val="clear" w:color="auto" w:fill="DEEAF6"/>
                </w:rPr>
                <w:t>–</w:t>
              </w:r>
            </w:ins>
            <w:r w:rsidRPr="005E56CD">
              <w:rPr>
                <w:shd w:val="clear" w:color="auto" w:fill="DEEAF6"/>
              </w:rPr>
              <w:t>E) are closely related to surface water availability and drought probability. Understanding water cycle changes over land, including seasonality, variability and extremes, and their uncertainties, is important to estimate a broad range of climate impacts and adaptation, including food production, water supply and ecosystem functioning.</w:t>
            </w:r>
          </w:p>
        </w:tc>
        <w:tc>
          <w:tcPr>
            <w:tcW w:w="220" w:type="dxa"/>
            <w:gridSpan w:val="3"/>
            <w:tcBorders>
              <w:top w:val="nil"/>
              <w:left w:val="nil"/>
              <w:bottom w:val="nil"/>
              <w:right w:val="nil"/>
            </w:tcBorders>
            <w:shd w:val="clear" w:color="auto" w:fill="auto"/>
            <w:tcMar>
              <w:top w:w="100" w:type="dxa"/>
              <w:left w:w="100" w:type="dxa"/>
              <w:bottom w:w="100" w:type="dxa"/>
              <w:right w:w="100" w:type="dxa"/>
            </w:tcMar>
          </w:tcPr>
          <w:p w14:paraId="00AD8349" w14:textId="77777777" w:rsidR="0079149B" w:rsidRPr="005E56CD" w:rsidRDefault="0079149B" w:rsidP="00102875">
            <w:pPr>
              <w:rPr>
                <w:shd w:val="clear" w:color="auto" w:fill="DEEAF6"/>
              </w:rPr>
            </w:pPr>
            <w:r w:rsidRPr="005E56CD">
              <w:rPr>
                <w:shd w:val="clear" w:color="auto" w:fill="DEEAF6"/>
              </w:rPr>
              <w:t xml:space="preserve"> </w:t>
            </w:r>
          </w:p>
        </w:tc>
      </w:tr>
      <w:tr w:rsidR="0079149B" w:rsidRPr="00512141" w14:paraId="1CFCBB49" w14:textId="77777777" w:rsidTr="00102875">
        <w:trPr>
          <w:gridAfter w:val="1"/>
          <w:wAfter w:w="35" w:type="dxa"/>
          <w:trHeight w:val="1500"/>
        </w:trPr>
        <w:tc>
          <w:tcPr>
            <w:tcW w:w="2550" w:type="dxa"/>
            <w:gridSpan w:val="2"/>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544CF60B" w14:textId="77777777" w:rsidR="0079149B" w:rsidRPr="005E56CD" w:rsidRDefault="0079149B" w:rsidP="00102875">
            <w:pPr>
              <w:rPr>
                <w:shd w:val="clear" w:color="auto" w:fill="DEEAF6"/>
              </w:rPr>
            </w:pPr>
            <w:r w:rsidRPr="005E56CD">
              <w:rPr>
                <w:shd w:val="clear" w:color="auto" w:fill="DEEAF6"/>
              </w:rPr>
              <w:t xml:space="preserve">Are we committed to irreversible sea level rise and what is the expected sea level rise by the end of the century if we pursue strong mitigation or </w:t>
            </w:r>
            <w:commentRangeStart w:id="1131"/>
            <w:r w:rsidRPr="005E56CD">
              <w:rPr>
                <w:shd w:val="clear" w:color="auto" w:fill="DEEAF6"/>
              </w:rPr>
              <w:t>high emission</w:t>
            </w:r>
            <w:commentRangeEnd w:id="1131"/>
            <w:r w:rsidR="002D42E0">
              <w:rPr>
                <w:rStyle w:val="CommentReference"/>
                <w:b/>
                <w:bCs/>
              </w:rPr>
              <w:commentReference w:id="1131"/>
            </w:r>
            <w:r w:rsidRPr="005E56CD">
              <w:rPr>
                <w:shd w:val="clear" w:color="auto" w:fill="DEEAF6"/>
              </w:rPr>
              <w:t xml:space="preserve"> scenarios? </w:t>
            </w:r>
          </w:p>
        </w:tc>
        <w:tc>
          <w:tcPr>
            <w:tcW w:w="1245" w:type="dxa"/>
            <w:gridSpan w:val="2"/>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2787D3FC" w14:textId="3050213E" w:rsidR="0079149B" w:rsidRPr="007A1728" w:rsidRDefault="0079149B" w:rsidP="00102875">
            <w:pPr>
              <w:rPr>
                <w:shd w:val="clear" w:color="auto" w:fill="DEEAF6"/>
                <w:lang w:val="en-US"/>
              </w:rPr>
            </w:pPr>
            <w:r w:rsidRPr="007A1728">
              <w:rPr>
                <w:shd w:val="clear" w:color="auto" w:fill="DEEAF6"/>
                <w:lang w:val="en-US"/>
              </w:rPr>
              <w:t>4.7</w:t>
            </w:r>
            <w:r w:rsidR="00433A7D" w:rsidRPr="007A1728">
              <w:rPr>
                <w:shd w:val="clear" w:color="auto" w:fill="DEEAF6"/>
                <w:lang w:val="en-US"/>
              </w:rPr>
              <w:t>.2</w:t>
            </w:r>
            <w:r w:rsidRPr="007A1728">
              <w:rPr>
                <w:shd w:val="clear" w:color="auto" w:fill="DEEAF6"/>
                <w:lang w:val="en-US"/>
              </w:rPr>
              <w:t>; 9.6</w:t>
            </w:r>
            <w:r w:rsidR="00433A7D" w:rsidRPr="007A1728">
              <w:rPr>
                <w:shd w:val="clear" w:color="auto" w:fill="DEEAF6"/>
                <w:lang w:val="en-US"/>
              </w:rPr>
              <w:t>.</w:t>
            </w:r>
            <w:r w:rsidR="00433A7D">
              <w:rPr>
                <w:shd w:val="clear" w:color="auto" w:fill="DEEAF6"/>
                <w:lang w:val="en-US"/>
              </w:rPr>
              <w:t>3</w:t>
            </w:r>
            <w:r w:rsidRPr="007A1728">
              <w:rPr>
                <w:shd w:val="clear" w:color="auto" w:fill="DEEAF6"/>
                <w:lang w:val="en-US"/>
              </w:rPr>
              <w:t>; 9.6</w:t>
            </w:r>
            <w:r w:rsidR="00433A7D">
              <w:rPr>
                <w:shd w:val="clear" w:color="auto" w:fill="DEEAF6"/>
                <w:lang w:val="en-US"/>
              </w:rPr>
              <w:t>.4</w:t>
            </w:r>
            <w:r w:rsidRPr="007A1728">
              <w:rPr>
                <w:shd w:val="clear" w:color="auto" w:fill="DEEAF6"/>
                <w:lang w:val="en-US"/>
              </w:rPr>
              <w:t>; 12.4;</w:t>
            </w:r>
          </w:p>
          <w:p w14:paraId="20DC2D63" w14:textId="77777777" w:rsidR="0079149B" w:rsidRPr="007A1728" w:rsidRDefault="0079149B" w:rsidP="00102875">
            <w:pPr>
              <w:rPr>
                <w:shd w:val="clear" w:color="auto" w:fill="DEEAF6"/>
                <w:lang w:val="en-US"/>
              </w:rPr>
            </w:pPr>
            <w:r w:rsidRPr="007A1728">
              <w:rPr>
                <w:shd w:val="clear" w:color="auto" w:fill="DEEAF6"/>
                <w:lang w:val="en-US"/>
              </w:rPr>
              <w:t>Interactive Atlas</w:t>
            </w:r>
          </w:p>
        </w:tc>
        <w:tc>
          <w:tcPr>
            <w:tcW w:w="558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39C5E357" w14:textId="08CEB6E8" w:rsidR="0079149B" w:rsidRPr="005E56CD" w:rsidRDefault="0079149B" w:rsidP="000812E1">
            <w:pPr>
              <w:rPr>
                <w:shd w:val="clear" w:color="auto" w:fill="DEEAF6"/>
              </w:rPr>
            </w:pPr>
            <w:r w:rsidRPr="005E56CD">
              <w:rPr>
                <w:shd w:val="clear" w:color="auto" w:fill="DEEAF6"/>
              </w:rPr>
              <w:t>Unlike many regional climate</w:t>
            </w:r>
            <w:r w:rsidR="000812E1">
              <w:rPr>
                <w:shd w:val="clear" w:color="auto" w:fill="DEEAF6"/>
              </w:rPr>
              <w:t xml:space="preserve"> responses</w:t>
            </w:r>
            <w:r w:rsidRPr="005E56CD">
              <w:rPr>
                <w:shd w:val="clear" w:color="auto" w:fill="DEEAF6"/>
              </w:rPr>
              <w:t>, global</w:t>
            </w:r>
            <w:del w:id="1132" w:author="Ian Blenkinsop" w:date="2021-07-02T09:33:00Z">
              <w:r w:rsidRPr="005E56CD" w:rsidDel="002D42E0">
                <w:rPr>
                  <w:shd w:val="clear" w:color="auto" w:fill="DEEAF6"/>
                </w:rPr>
                <w:delText>-</w:delText>
              </w:r>
            </w:del>
            <w:ins w:id="1133" w:author="Ian Blenkinsop" w:date="2021-07-02T09:33:00Z">
              <w:r w:rsidR="002D42E0">
                <w:rPr>
                  <w:shd w:val="clear" w:color="auto" w:fill="DEEAF6"/>
                </w:rPr>
                <w:t xml:space="preserve"> </w:t>
              </w:r>
            </w:ins>
            <w:r w:rsidRPr="005E56CD">
              <w:rPr>
                <w:shd w:val="clear" w:color="auto" w:fill="DEEAF6"/>
              </w:rPr>
              <w:t>mean sea level</w:t>
            </w:r>
            <w:ins w:id="1134" w:author="Ian Blenkinsop" w:date="2021-07-02T09:33:00Z">
              <w:r w:rsidR="002D42E0">
                <w:rPr>
                  <w:shd w:val="clear" w:color="auto" w:fill="DEEAF6"/>
                </w:rPr>
                <w:t xml:space="preserve"> (GMSL)</w:t>
              </w:r>
            </w:ins>
            <w:r w:rsidRPr="005E56CD">
              <w:rPr>
                <w:shd w:val="clear" w:color="auto" w:fill="DEEAF6"/>
              </w:rPr>
              <w:t xml:space="preserve"> keeps rising</w:t>
            </w:r>
            <w:ins w:id="1135" w:author="Ian Blenkinsop" w:date="2021-07-02T09:34:00Z">
              <w:r w:rsidR="002D42E0">
                <w:rPr>
                  <w:shd w:val="clear" w:color="auto" w:fill="DEEAF6"/>
                </w:rPr>
                <w:t>,</w:t>
              </w:r>
            </w:ins>
            <w:r w:rsidRPr="005E56CD">
              <w:rPr>
                <w:shd w:val="clear" w:color="auto" w:fill="DEEAF6"/>
              </w:rPr>
              <w:t xml:space="preserve"> even in the </w:t>
            </w:r>
            <w:commentRangeStart w:id="1136"/>
            <w:r w:rsidRPr="005E56CD">
              <w:rPr>
                <w:shd w:val="clear" w:color="auto" w:fill="DEEAF6"/>
              </w:rPr>
              <w:t xml:space="preserve">lowest </w:t>
            </w:r>
            <w:commentRangeEnd w:id="1136"/>
            <w:r w:rsidR="002D42E0">
              <w:rPr>
                <w:rStyle w:val="CommentReference"/>
                <w:b/>
                <w:bCs/>
              </w:rPr>
              <w:commentReference w:id="1136"/>
            </w:r>
            <w:r w:rsidRPr="005E56CD">
              <w:rPr>
                <w:shd w:val="clear" w:color="auto" w:fill="DEEAF6"/>
              </w:rPr>
              <w:t>scenarios and is not halted when warming is halted. This is due to the long timescales on which ocean heat uptake, glacier melt</w:t>
            </w:r>
            <w:del w:id="1137" w:author="Ian Blenkinsop" w:date="2021-07-02T09:35:00Z">
              <w:r w:rsidRPr="005E56CD" w:rsidDel="002D42E0">
                <w:rPr>
                  <w:shd w:val="clear" w:color="auto" w:fill="DEEAF6"/>
                </w:rPr>
                <w:delText xml:space="preserve">, </w:delText>
              </w:r>
            </w:del>
            <w:ins w:id="1138" w:author="Ian Blenkinsop" w:date="2021-07-02T09:35:00Z">
              <w:r w:rsidR="002D42E0">
                <w:rPr>
                  <w:shd w:val="clear" w:color="auto" w:fill="DEEAF6"/>
                </w:rPr>
                <w:t xml:space="preserve"> and</w:t>
              </w:r>
              <w:r w:rsidR="002D42E0" w:rsidRPr="005E56CD">
                <w:rPr>
                  <w:shd w:val="clear" w:color="auto" w:fill="DEEAF6"/>
                </w:rPr>
                <w:t xml:space="preserve"> </w:t>
              </w:r>
            </w:ins>
            <w:r w:rsidRPr="005E56CD">
              <w:rPr>
                <w:shd w:val="clear" w:color="auto" w:fill="DEEAF6"/>
              </w:rPr>
              <w:t xml:space="preserve">ice sheets react to temperature changes. Tipping points and </w:t>
            </w:r>
            <w:r w:rsidR="000812E1">
              <w:rPr>
                <w:shd w:val="clear" w:color="auto" w:fill="DEEAF6"/>
              </w:rPr>
              <w:t>thresholds</w:t>
            </w:r>
            <w:r w:rsidRPr="005E56CD">
              <w:rPr>
                <w:shd w:val="clear" w:color="auto" w:fill="DEEAF6"/>
              </w:rPr>
              <w:t xml:space="preserve"> in polar ice sheets need to be considered. Thus, sea level rise commitments and centennial-scale irreversibility of ocean warming and sea level rise are important </w:t>
            </w:r>
            <w:r w:rsidR="00212FAA">
              <w:rPr>
                <w:shd w:val="clear" w:color="auto" w:fill="DEEAF6"/>
              </w:rPr>
              <w:t>for future</w:t>
            </w:r>
            <w:r w:rsidRPr="005E56CD">
              <w:rPr>
                <w:shd w:val="clear" w:color="auto" w:fill="DEEAF6"/>
              </w:rPr>
              <w:t xml:space="preserve"> impacts under even the </w:t>
            </w:r>
            <w:commentRangeStart w:id="1139"/>
            <w:r w:rsidRPr="005E56CD">
              <w:rPr>
                <w:shd w:val="clear" w:color="auto" w:fill="DEEAF6"/>
              </w:rPr>
              <w:t>lowest of the emission</w:t>
            </w:r>
            <w:commentRangeEnd w:id="1139"/>
            <w:r w:rsidR="009E5621">
              <w:rPr>
                <w:rStyle w:val="CommentReference"/>
                <w:b/>
                <w:bCs/>
              </w:rPr>
              <w:commentReference w:id="1139"/>
            </w:r>
            <w:r w:rsidRPr="005E56CD">
              <w:rPr>
                <w:shd w:val="clear" w:color="auto" w:fill="DEEAF6"/>
              </w:rPr>
              <w:t xml:space="preserve"> scenarios.</w:t>
            </w:r>
          </w:p>
        </w:tc>
        <w:tc>
          <w:tcPr>
            <w:tcW w:w="220" w:type="dxa"/>
            <w:gridSpan w:val="3"/>
            <w:tcBorders>
              <w:top w:val="nil"/>
              <w:left w:val="nil"/>
              <w:bottom w:val="nil"/>
              <w:right w:val="nil"/>
            </w:tcBorders>
            <w:shd w:val="clear" w:color="auto" w:fill="auto"/>
            <w:tcMar>
              <w:top w:w="100" w:type="dxa"/>
              <w:left w:w="100" w:type="dxa"/>
              <w:bottom w:w="100" w:type="dxa"/>
              <w:right w:w="100" w:type="dxa"/>
            </w:tcMar>
          </w:tcPr>
          <w:p w14:paraId="77AF592B" w14:textId="77777777" w:rsidR="0079149B" w:rsidRPr="005E56CD" w:rsidRDefault="0079149B" w:rsidP="00102875">
            <w:pPr>
              <w:rPr>
                <w:shd w:val="clear" w:color="auto" w:fill="DEEAF6"/>
              </w:rPr>
            </w:pPr>
            <w:r w:rsidRPr="005E56CD">
              <w:rPr>
                <w:shd w:val="clear" w:color="auto" w:fill="DEEAF6"/>
              </w:rPr>
              <w:t xml:space="preserve"> </w:t>
            </w:r>
          </w:p>
        </w:tc>
      </w:tr>
      <w:tr w:rsidR="0079149B" w:rsidRPr="00512141" w14:paraId="0F978DF9" w14:textId="77777777" w:rsidTr="00102875">
        <w:trPr>
          <w:gridAfter w:val="1"/>
          <w:wAfter w:w="35" w:type="dxa"/>
          <w:trHeight w:val="1460"/>
        </w:trPr>
        <w:tc>
          <w:tcPr>
            <w:tcW w:w="2550" w:type="dxa"/>
            <w:gridSpan w:val="2"/>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26A9B251" w14:textId="496C8143" w:rsidR="0079149B" w:rsidRPr="005E56CD" w:rsidRDefault="0079149B" w:rsidP="00102875">
            <w:pPr>
              <w:rPr>
                <w:shd w:val="clear" w:color="auto" w:fill="DEEAF6"/>
              </w:rPr>
            </w:pPr>
            <w:r w:rsidRPr="005E56CD">
              <w:rPr>
                <w:shd w:val="clear" w:color="auto" w:fill="DEEAF6"/>
              </w:rPr>
              <w:t xml:space="preserve">Can we project </w:t>
            </w:r>
            <w:r w:rsidR="00212FAA">
              <w:rPr>
                <w:shd w:val="clear" w:color="auto" w:fill="DEEAF6"/>
              </w:rPr>
              <w:t xml:space="preserve">future </w:t>
            </w:r>
            <w:r w:rsidRPr="005E56CD">
              <w:rPr>
                <w:shd w:val="clear" w:color="auto" w:fill="DEEAF6"/>
              </w:rPr>
              <w:t xml:space="preserve">climate extremes under various global warming levels in the long term?  </w:t>
            </w:r>
          </w:p>
        </w:tc>
        <w:tc>
          <w:tcPr>
            <w:tcW w:w="1245" w:type="dxa"/>
            <w:gridSpan w:val="2"/>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572A9C40" w14:textId="77777777" w:rsidR="0079149B" w:rsidRPr="00D95B65" w:rsidRDefault="0079149B" w:rsidP="00102875">
            <w:pPr>
              <w:rPr>
                <w:shd w:val="clear" w:color="auto" w:fill="DEEAF6"/>
              </w:rPr>
            </w:pPr>
            <w:commentRangeStart w:id="1140"/>
            <w:r w:rsidRPr="00D95B65">
              <w:rPr>
                <w:shd w:val="clear" w:color="auto" w:fill="DEEAF6"/>
              </w:rPr>
              <w:t>11</w:t>
            </w:r>
            <w:commentRangeEnd w:id="1140"/>
            <w:r w:rsidR="00750324">
              <w:rPr>
                <w:rStyle w:val="CommentReference"/>
              </w:rPr>
              <w:commentReference w:id="1140"/>
            </w:r>
            <w:r w:rsidRPr="00D95B65">
              <w:rPr>
                <w:shd w:val="clear" w:color="auto" w:fill="DEEAF6"/>
              </w:rPr>
              <w:t>, 12.4;</w:t>
            </w:r>
          </w:p>
          <w:p w14:paraId="18B92063" w14:textId="77777777" w:rsidR="0079149B" w:rsidRPr="00D95B65" w:rsidRDefault="0079149B" w:rsidP="00102875">
            <w:pPr>
              <w:rPr>
                <w:shd w:val="clear" w:color="auto" w:fill="DEEAF6"/>
              </w:rPr>
            </w:pPr>
            <w:r w:rsidRPr="00D95B65">
              <w:rPr>
                <w:shd w:val="clear" w:color="auto" w:fill="DEEAF6"/>
              </w:rPr>
              <w:t>Interactive Atlas</w:t>
            </w:r>
          </w:p>
        </w:tc>
        <w:tc>
          <w:tcPr>
            <w:tcW w:w="558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111C4757" w14:textId="74D8453E" w:rsidR="0079149B" w:rsidRPr="005E56CD" w:rsidRDefault="00212FAA" w:rsidP="00102875">
            <w:pPr>
              <w:rPr>
                <w:shd w:val="clear" w:color="auto" w:fill="DEEAF6"/>
              </w:rPr>
            </w:pPr>
            <w:r>
              <w:rPr>
                <w:shd w:val="clear" w:color="auto" w:fill="DEEAF6"/>
              </w:rPr>
              <w:t>P</w:t>
            </w:r>
            <w:r w:rsidR="0079149B" w:rsidRPr="005E56CD">
              <w:rPr>
                <w:shd w:val="clear" w:color="auto" w:fill="DEEAF6"/>
              </w:rPr>
              <w:t>rojection</w:t>
            </w:r>
            <w:r>
              <w:rPr>
                <w:shd w:val="clear" w:color="auto" w:fill="DEEAF6"/>
              </w:rPr>
              <w:t>s</w:t>
            </w:r>
            <w:r w:rsidR="0079149B" w:rsidRPr="005E56CD">
              <w:rPr>
                <w:shd w:val="clear" w:color="auto" w:fill="DEEAF6"/>
              </w:rPr>
              <w:t xml:space="preserve"> of </w:t>
            </w:r>
            <w:r>
              <w:rPr>
                <w:shd w:val="clear" w:color="auto" w:fill="DEEAF6"/>
              </w:rPr>
              <w:t xml:space="preserve">future </w:t>
            </w:r>
            <w:r w:rsidR="0079149B" w:rsidRPr="005E56CD">
              <w:rPr>
                <w:shd w:val="clear" w:color="auto" w:fill="DEEAF6"/>
              </w:rPr>
              <w:t xml:space="preserve">weather and </w:t>
            </w:r>
            <w:commentRangeStart w:id="1141"/>
            <w:r w:rsidR="0079149B" w:rsidRPr="005E56CD">
              <w:rPr>
                <w:shd w:val="clear" w:color="auto" w:fill="DEEAF6"/>
              </w:rPr>
              <w:t xml:space="preserve">climate extreme events </w:t>
            </w:r>
            <w:commentRangeEnd w:id="1141"/>
            <w:r w:rsidR="009E5621">
              <w:rPr>
                <w:rStyle w:val="CommentReference"/>
                <w:b/>
                <w:bCs/>
              </w:rPr>
              <w:commentReference w:id="1141"/>
            </w:r>
            <w:r w:rsidR="0079149B" w:rsidRPr="005E56CD">
              <w:rPr>
                <w:shd w:val="clear" w:color="auto" w:fill="DEEAF6"/>
              </w:rPr>
              <w:t>and</w:t>
            </w:r>
            <w:r>
              <w:rPr>
                <w:shd w:val="clear" w:color="auto" w:fill="DEEAF6"/>
              </w:rPr>
              <w:t xml:space="preserve"> their</w:t>
            </w:r>
            <w:r w:rsidR="0079149B" w:rsidRPr="005E56CD">
              <w:rPr>
                <w:shd w:val="clear" w:color="auto" w:fill="DEEAF6"/>
              </w:rPr>
              <w:t xml:space="preserve"> regional occurrence</w:t>
            </w:r>
            <w:r>
              <w:rPr>
                <w:shd w:val="clear" w:color="auto" w:fill="DEEAF6"/>
              </w:rPr>
              <w:t>, including at different global</w:t>
            </w:r>
            <w:r w:rsidR="0079149B" w:rsidRPr="005E56CD">
              <w:rPr>
                <w:shd w:val="clear" w:color="auto" w:fill="DEEAF6"/>
              </w:rPr>
              <w:t xml:space="preserve"> warming levels</w:t>
            </w:r>
            <w:r w:rsidR="001F4F26">
              <w:rPr>
                <w:shd w:val="clear" w:color="auto" w:fill="DEEAF6"/>
              </w:rPr>
              <w:t>,</w:t>
            </w:r>
            <w:r>
              <w:rPr>
                <w:shd w:val="clear" w:color="auto" w:fill="DEEAF6"/>
              </w:rPr>
              <w:t xml:space="preserve"> are important for adaptation and disaster risk reduction.</w:t>
            </w:r>
            <w:r w:rsidR="007A1728">
              <w:rPr>
                <w:shd w:val="clear" w:color="auto" w:fill="DEEAF6"/>
              </w:rPr>
              <w:t xml:space="preserve"> </w:t>
            </w:r>
            <w:r>
              <w:rPr>
                <w:shd w:val="clear" w:color="auto" w:fill="DEEAF6"/>
              </w:rPr>
              <w:t xml:space="preserve">The </w:t>
            </w:r>
            <w:r w:rsidR="0079149B" w:rsidRPr="005E56CD">
              <w:rPr>
                <w:shd w:val="clear" w:color="auto" w:fill="DEEAF6"/>
              </w:rPr>
              <w:t xml:space="preserve">attribution of these extreme events to natural variability and human-induced changes can be of relevance for both </w:t>
            </w:r>
            <w:r>
              <w:rPr>
                <w:shd w:val="clear" w:color="auto" w:fill="DEEAF6"/>
              </w:rPr>
              <w:t xml:space="preserve">assessing </w:t>
            </w:r>
            <w:r w:rsidR="0079149B" w:rsidRPr="005E56CD">
              <w:rPr>
                <w:shd w:val="clear" w:color="auto" w:fill="DEEAF6"/>
              </w:rPr>
              <w:t xml:space="preserve">adaptation challenges and issues of loss and damage. </w:t>
            </w:r>
          </w:p>
        </w:tc>
        <w:tc>
          <w:tcPr>
            <w:tcW w:w="220" w:type="dxa"/>
            <w:gridSpan w:val="3"/>
            <w:tcBorders>
              <w:top w:val="nil"/>
              <w:left w:val="nil"/>
              <w:bottom w:val="nil"/>
              <w:right w:val="nil"/>
            </w:tcBorders>
            <w:shd w:val="clear" w:color="auto" w:fill="auto"/>
            <w:tcMar>
              <w:top w:w="100" w:type="dxa"/>
              <w:left w:w="100" w:type="dxa"/>
              <w:bottom w:w="100" w:type="dxa"/>
              <w:right w:w="100" w:type="dxa"/>
            </w:tcMar>
          </w:tcPr>
          <w:p w14:paraId="04E99220" w14:textId="77777777" w:rsidR="0079149B" w:rsidRPr="005E56CD" w:rsidRDefault="0079149B" w:rsidP="00102875">
            <w:pPr>
              <w:rPr>
                <w:shd w:val="clear" w:color="auto" w:fill="DEEAF6"/>
              </w:rPr>
            </w:pPr>
            <w:r w:rsidRPr="005E56CD">
              <w:rPr>
                <w:shd w:val="clear" w:color="auto" w:fill="DEEAF6"/>
              </w:rPr>
              <w:t xml:space="preserve"> </w:t>
            </w:r>
          </w:p>
        </w:tc>
      </w:tr>
      <w:tr w:rsidR="0079149B" w:rsidRPr="00512141" w14:paraId="40F7F6FE" w14:textId="77777777" w:rsidTr="00102875">
        <w:trPr>
          <w:gridAfter w:val="1"/>
          <w:wAfter w:w="35" w:type="dxa"/>
          <w:trHeight w:val="2120"/>
        </w:trPr>
        <w:tc>
          <w:tcPr>
            <w:tcW w:w="2550" w:type="dxa"/>
            <w:gridSpan w:val="2"/>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442E53B6" w14:textId="78D347F8" w:rsidR="0079149B" w:rsidRPr="005E56CD" w:rsidRDefault="0079149B" w:rsidP="00102875">
            <w:pPr>
              <w:rPr>
                <w:shd w:val="clear" w:color="auto" w:fill="DEEAF6"/>
              </w:rPr>
            </w:pPr>
            <w:r w:rsidRPr="005E56CD">
              <w:rPr>
                <w:shd w:val="clear" w:color="auto" w:fill="DEEAF6"/>
              </w:rPr>
              <w:t xml:space="preserve">What is the current knowledge of potential surprises, abrupt changes, tipping points and low-likelihood, </w:t>
            </w:r>
            <w:del w:id="1142" w:author="Ian Blenkinsop" w:date="2021-07-02T09:53:00Z">
              <w:r w:rsidRPr="005E56CD" w:rsidDel="009E5621">
                <w:rPr>
                  <w:shd w:val="clear" w:color="auto" w:fill="DEEAF6"/>
                </w:rPr>
                <w:delText xml:space="preserve">high </w:delText>
              </w:r>
            </w:del>
            <w:ins w:id="1143" w:author="Ian Blenkinsop" w:date="2021-07-02T09:53:00Z">
              <w:r w:rsidR="009E5621" w:rsidRPr="005E56CD">
                <w:rPr>
                  <w:shd w:val="clear" w:color="auto" w:fill="DEEAF6"/>
                </w:rPr>
                <w:t>high</w:t>
              </w:r>
              <w:r w:rsidR="009E5621">
                <w:rPr>
                  <w:shd w:val="clear" w:color="auto" w:fill="DEEAF6"/>
                </w:rPr>
                <w:t>-</w:t>
              </w:r>
            </w:ins>
            <w:r w:rsidRPr="005E56CD">
              <w:rPr>
                <w:shd w:val="clear" w:color="auto" w:fill="DEEAF6"/>
              </w:rPr>
              <w:t>impact events related to different levels of future emissions or warming?</w:t>
            </w:r>
          </w:p>
        </w:tc>
        <w:tc>
          <w:tcPr>
            <w:tcW w:w="1245" w:type="dxa"/>
            <w:gridSpan w:val="2"/>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404E472E" w14:textId="6CB11FBA" w:rsidR="0079149B" w:rsidRPr="005E56CD" w:rsidRDefault="0079149B" w:rsidP="00433A7D">
            <w:pPr>
              <w:rPr>
                <w:shd w:val="clear" w:color="auto" w:fill="DEEAF6"/>
              </w:rPr>
            </w:pPr>
            <w:r w:rsidRPr="005E56CD">
              <w:rPr>
                <w:shd w:val="clear" w:color="auto" w:fill="DEEAF6"/>
              </w:rPr>
              <w:t>1.4</w:t>
            </w:r>
            <w:r w:rsidR="00433A7D">
              <w:rPr>
                <w:shd w:val="clear" w:color="auto" w:fill="DEEAF6"/>
              </w:rPr>
              <w:t>.4</w:t>
            </w:r>
            <w:r w:rsidRPr="005E56CD">
              <w:rPr>
                <w:shd w:val="clear" w:color="auto" w:fill="DEEAF6"/>
              </w:rPr>
              <w:t>; 4.7</w:t>
            </w:r>
            <w:r w:rsidR="00433A7D">
              <w:rPr>
                <w:shd w:val="clear" w:color="auto" w:fill="DEEAF6"/>
              </w:rPr>
              <w:t>.2</w:t>
            </w:r>
            <w:r w:rsidRPr="005E56CD">
              <w:rPr>
                <w:shd w:val="clear" w:color="auto" w:fill="DEEAF6"/>
              </w:rPr>
              <w:t>; 4.8</w:t>
            </w:r>
            <w:r w:rsidR="00433A7D">
              <w:rPr>
                <w:shd w:val="clear" w:color="auto" w:fill="DEEAF6"/>
              </w:rPr>
              <w:t>; 5.4.8</w:t>
            </w:r>
            <w:r w:rsidRPr="005E56CD">
              <w:rPr>
                <w:shd w:val="clear" w:color="auto" w:fill="DEEAF6"/>
              </w:rPr>
              <w:t>; Box 5.1; 8.5.3.2; 8.6</w:t>
            </w:r>
            <w:r w:rsidR="00433A7D">
              <w:rPr>
                <w:shd w:val="clear" w:color="auto" w:fill="DEEAF6"/>
              </w:rPr>
              <w:t>.2</w:t>
            </w:r>
            <w:r w:rsidRPr="005E56CD">
              <w:rPr>
                <w:shd w:val="clear" w:color="auto" w:fill="DEEAF6"/>
              </w:rPr>
              <w:t>; Box 9.4; 11.2</w:t>
            </w:r>
            <w:r w:rsidR="00433A7D">
              <w:rPr>
                <w:shd w:val="clear" w:color="auto" w:fill="DEEAF6"/>
              </w:rPr>
              <w:t>.4</w:t>
            </w:r>
            <w:r w:rsidRPr="005E56CD">
              <w:rPr>
                <w:shd w:val="clear" w:color="auto" w:fill="DEEAF6"/>
              </w:rPr>
              <w:t>; Cross-Chapter</w:t>
            </w:r>
            <w:r w:rsidRPr="005E56CD" w:rsidDel="002E5A5E">
              <w:rPr>
                <w:shd w:val="clear" w:color="auto" w:fill="DEEAF6"/>
              </w:rPr>
              <w:t xml:space="preserve"> </w:t>
            </w:r>
            <w:r w:rsidRPr="005E56CD">
              <w:rPr>
                <w:shd w:val="clear" w:color="auto" w:fill="DEEAF6"/>
              </w:rPr>
              <w:t xml:space="preserve"> </w:t>
            </w:r>
            <w:r w:rsidRPr="005E56CD">
              <w:rPr>
                <w:shd w:val="clear" w:color="auto" w:fill="DEEAF6"/>
              </w:rPr>
              <w:lastRenderedPageBreak/>
              <w:t>Box 4.1; Cross-Chapter</w:t>
            </w:r>
            <w:r w:rsidRPr="005E56CD" w:rsidDel="002E5A5E">
              <w:rPr>
                <w:shd w:val="clear" w:color="auto" w:fill="DEEAF6"/>
              </w:rPr>
              <w:t xml:space="preserve"> </w:t>
            </w:r>
            <w:r w:rsidRPr="005E56CD">
              <w:rPr>
                <w:shd w:val="clear" w:color="auto" w:fill="DEEAF6"/>
              </w:rPr>
              <w:t xml:space="preserve"> Box 12.1</w:t>
            </w:r>
          </w:p>
        </w:tc>
        <w:tc>
          <w:tcPr>
            <w:tcW w:w="5580"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160D964A" w14:textId="2832F84D" w:rsidR="0079149B" w:rsidRPr="005E56CD" w:rsidRDefault="0079149B" w:rsidP="00102875">
            <w:pPr>
              <w:rPr>
                <w:shd w:val="clear" w:color="auto" w:fill="DEEAF6"/>
              </w:rPr>
            </w:pPr>
            <w:r w:rsidRPr="005E56CD">
              <w:rPr>
                <w:shd w:val="clear" w:color="auto" w:fill="DEEAF6"/>
              </w:rPr>
              <w:lastRenderedPageBreak/>
              <w:t xml:space="preserve">From a risk perspective, it is useful to have information </w:t>
            </w:r>
            <w:del w:id="1144" w:author="Ian Blenkinsop" w:date="2021-07-02T09:54:00Z">
              <w:r w:rsidR="00212FAA" w:rsidDel="009E5621">
                <w:rPr>
                  <w:shd w:val="clear" w:color="auto" w:fill="DEEAF6"/>
                </w:rPr>
                <w:delText>of</w:delText>
              </w:r>
              <w:r w:rsidRPr="005E56CD" w:rsidDel="009E5621">
                <w:rPr>
                  <w:shd w:val="clear" w:color="auto" w:fill="DEEAF6"/>
                </w:rPr>
                <w:delText xml:space="preserve"> </w:delText>
              </w:r>
            </w:del>
            <w:ins w:id="1145" w:author="Ian Blenkinsop" w:date="2021-07-02T09:54:00Z">
              <w:r w:rsidR="009E5621">
                <w:rPr>
                  <w:shd w:val="clear" w:color="auto" w:fill="DEEAF6"/>
                </w:rPr>
                <w:t>about</w:t>
              </w:r>
              <w:r w:rsidR="009E5621" w:rsidRPr="005E56CD">
                <w:rPr>
                  <w:shd w:val="clear" w:color="auto" w:fill="DEEAF6"/>
                </w:rPr>
                <w:t xml:space="preserve"> </w:t>
              </w:r>
            </w:ins>
            <w:del w:id="1146" w:author="Ian Blenkinsop" w:date="2021-07-02T09:54:00Z">
              <w:r w:rsidRPr="005E56CD" w:rsidDel="009E5621">
                <w:rPr>
                  <w:shd w:val="clear" w:color="auto" w:fill="DEEAF6"/>
                </w:rPr>
                <w:delText xml:space="preserve">lower </w:delText>
              </w:r>
            </w:del>
            <w:ins w:id="1147" w:author="Ian Blenkinsop" w:date="2021-07-02T09:54:00Z">
              <w:r w:rsidR="009E5621" w:rsidRPr="005E56CD">
                <w:rPr>
                  <w:shd w:val="clear" w:color="auto" w:fill="DEEAF6"/>
                </w:rPr>
                <w:t>lower</w:t>
              </w:r>
              <w:r w:rsidR="009E5621">
                <w:rPr>
                  <w:shd w:val="clear" w:color="auto" w:fill="DEEAF6"/>
                </w:rPr>
                <w:t>-</w:t>
              </w:r>
            </w:ins>
            <w:r w:rsidRPr="005E56CD">
              <w:rPr>
                <w:shd w:val="clear" w:color="auto" w:fill="DEEAF6"/>
              </w:rPr>
              <w:t xml:space="preserve">probability events and system changes, if they </w:t>
            </w:r>
            <w:del w:id="1148" w:author="Ian Blenkinsop" w:date="2021-07-02T09:54:00Z">
              <w:r w:rsidRPr="005E56CD" w:rsidDel="009E5621">
                <w:rPr>
                  <w:shd w:val="clear" w:color="auto" w:fill="DEEAF6"/>
                </w:rPr>
                <w:delText>could potentially</w:delText>
              </w:r>
            </w:del>
            <w:ins w:id="1149" w:author="Ian Blenkinsop" w:date="2021-07-02T09:54:00Z">
              <w:r w:rsidR="009E5621">
                <w:rPr>
                  <w:shd w:val="clear" w:color="auto" w:fill="DEEAF6"/>
                </w:rPr>
                <w:t>have the potential to</w:t>
              </w:r>
            </w:ins>
            <w:r w:rsidRPr="005E56CD">
              <w:rPr>
                <w:shd w:val="clear" w:color="auto" w:fill="DEEAF6"/>
              </w:rPr>
              <w:t xml:space="preserve"> result in high impacts, given the dynamic interactions between climate-related hazards and socio-economic drivers (</w:t>
            </w:r>
            <w:ins w:id="1150" w:author="Ian Blenkinsop" w:date="2021-07-02T09:55:00Z">
              <w:r w:rsidR="009E5621">
                <w:rPr>
                  <w:shd w:val="clear" w:color="auto" w:fill="DEEAF6"/>
                </w:rPr>
                <w:t xml:space="preserve">i.e., </w:t>
              </w:r>
            </w:ins>
            <w:r w:rsidRPr="005E56CD">
              <w:rPr>
                <w:shd w:val="clear" w:color="auto" w:fill="DEEAF6"/>
              </w:rPr>
              <w:t>exposure</w:t>
            </w:r>
            <w:del w:id="1151" w:author="Ian Blenkinsop" w:date="2021-07-02T09:55:00Z">
              <w:r w:rsidRPr="005E56CD" w:rsidDel="009E5621">
                <w:rPr>
                  <w:shd w:val="clear" w:color="auto" w:fill="DEEAF6"/>
                </w:rPr>
                <w:delText>,</w:delText>
              </w:r>
            </w:del>
            <w:ins w:id="1152" w:author="Ian Blenkinsop" w:date="2021-07-02T09:55:00Z">
              <w:r w:rsidR="009E5621">
                <w:rPr>
                  <w:shd w:val="clear" w:color="auto" w:fill="DEEAF6"/>
                </w:rPr>
                <w:t xml:space="preserve"> and </w:t>
              </w:r>
            </w:ins>
            <w:del w:id="1153" w:author="Ian Blenkinsop" w:date="2021-07-02T09:55:00Z">
              <w:r w:rsidRPr="005E56CD" w:rsidDel="009E5621">
                <w:rPr>
                  <w:shd w:val="clear" w:color="auto" w:fill="DEEAF6"/>
                </w:rPr>
                <w:delText xml:space="preserve"> </w:delText>
              </w:r>
            </w:del>
            <w:r w:rsidRPr="005E56CD">
              <w:rPr>
                <w:shd w:val="clear" w:color="auto" w:fill="DEEAF6"/>
              </w:rPr>
              <w:t>vulnerability of the affected human or ecological systems). Examples include permafrost thaw, CH</w:t>
            </w:r>
            <w:r w:rsidRPr="005E56CD">
              <w:rPr>
                <w:shd w:val="clear" w:color="auto" w:fill="DEEAF6"/>
                <w:vertAlign w:val="subscript"/>
              </w:rPr>
              <w:t>4</w:t>
            </w:r>
            <w:r w:rsidRPr="005E56CD">
              <w:rPr>
                <w:shd w:val="clear" w:color="auto" w:fill="DEEAF6"/>
              </w:rPr>
              <w:t xml:space="preserve"> clathrate feedbacks, ice sheet mass loss</w:t>
            </w:r>
            <w:del w:id="1154" w:author="Ian Blenkinsop" w:date="2021-07-02T09:56:00Z">
              <w:r w:rsidRPr="005E56CD" w:rsidDel="009E5621">
                <w:rPr>
                  <w:shd w:val="clear" w:color="auto" w:fill="DEEAF6"/>
                </w:rPr>
                <w:delText xml:space="preserve">, </w:delText>
              </w:r>
            </w:del>
            <w:ins w:id="1155" w:author="Ian Blenkinsop" w:date="2021-07-02T09:56:00Z">
              <w:r w:rsidR="009E5621">
                <w:rPr>
                  <w:shd w:val="clear" w:color="auto" w:fill="DEEAF6"/>
                </w:rPr>
                <w:t xml:space="preserve"> and</w:t>
              </w:r>
              <w:r w:rsidR="009E5621" w:rsidRPr="005E56CD">
                <w:rPr>
                  <w:shd w:val="clear" w:color="auto" w:fill="DEEAF6"/>
                </w:rPr>
                <w:t xml:space="preserve"> </w:t>
              </w:r>
            </w:ins>
            <w:r w:rsidRPr="005E56CD">
              <w:rPr>
                <w:shd w:val="clear" w:color="auto" w:fill="DEEAF6"/>
              </w:rPr>
              <w:t xml:space="preserve">ocean turnover circulation changes, </w:t>
            </w:r>
            <w:commentRangeStart w:id="1156"/>
            <w:r w:rsidRPr="005E56CD">
              <w:rPr>
                <w:shd w:val="clear" w:color="auto" w:fill="DEEAF6"/>
              </w:rPr>
              <w:t xml:space="preserve">either accelerating </w:t>
            </w:r>
            <w:r w:rsidRPr="005E56CD">
              <w:rPr>
                <w:shd w:val="clear" w:color="auto" w:fill="DEEAF6"/>
              </w:rPr>
              <w:lastRenderedPageBreak/>
              <w:t>warming globally or yielding</w:t>
            </w:r>
            <w:commentRangeEnd w:id="1156"/>
            <w:r w:rsidR="009E5621">
              <w:rPr>
                <w:rStyle w:val="CommentReference"/>
                <w:b/>
                <w:bCs/>
              </w:rPr>
              <w:commentReference w:id="1156"/>
            </w:r>
            <w:r w:rsidRPr="005E56CD">
              <w:rPr>
                <w:shd w:val="clear" w:color="auto" w:fill="DEEAF6"/>
              </w:rPr>
              <w:t xml:space="preserve"> particular regional </w:t>
            </w:r>
            <w:r w:rsidR="004F1CA2">
              <w:rPr>
                <w:shd w:val="clear" w:color="auto" w:fill="DEEAF6"/>
              </w:rPr>
              <w:t>responses and impacts</w:t>
            </w:r>
            <w:r w:rsidRPr="005E56CD">
              <w:rPr>
                <w:shd w:val="clear" w:color="auto" w:fill="DEEAF6"/>
              </w:rPr>
              <w:t>.</w:t>
            </w:r>
          </w:p>
        </w:tc>
        <w:tc>
          <w:tcPr>
            <w:tcW w:w="220" w:type="dxa"/>
            <w:gridSpan w:val="3"/>
            <w:tcBorders>
              <w:top w:val="nil"/>
              <w:left w:val="nil"/>
              <w:bottom w:val="nil"/>
              <w:right w:val="nil"/>
            </w:tcBorders>
            <w:shd w:val="clear" w:color="auto" w:fill="auto"/>
            <w:tcMar>
              <w:top w:w="100" w:type="dxa"/>
              <w:left w:w="100" w:type="dxa"/>
              <w:bottom w:w="100" w:type="dxa"/>
              <w:right w:w="100" w:type="dxa"/>
            </w:tcMar>
          </w:tcPr>
          <w:p w14:paraId="224B61E9" w14:textId="77777777" w:rsidR="0079149B" w:rsidRPr="005E56CD" w:rsidRDefault="0079149B" w:rsidP="00102875">
            <w:pPr>
              <w:rPr>
                <w:shd w:val="clear" w:color="auto" w:fill="DEEAF6"/>
              </w:rPr>
            </w:pPr>
            <w:r w:rsidRPr="005E56CD">
              <w:rPr>
                <w:shd w:val="clear" w:color="auto" w:fill="DEEAF6"/>
              </w:rPr>
              <w:lastRenderedPageBreak/>
              <w:t xml:space="preserve"> </w:t>
            </w:r>
          </w:p>
        </w:tc>
      </w:tr>
      <w:tr w:rsidR="0079149B" w:rsidRPr="00512141" w14:paraId="17A646A3" w14:textId="77777777" w:rsidTr="00102875">
        <w:trPr>
          <w:gridAfter w:val="2"/>
          <w:wAfter w:w="142" w:type="dxa"/>
          <w:trHeight w:val="740"/>
        </w:trPr>
        <w:tc>
          <w:tcPr>
            <w:tcW w:w="9488" w:type="dxa"/>
            <w:gridSpan w:val="9"/>
            <w:tcBorders>
              <w:top w:val="single" w:sz="8" w:space="0" w:color="000000"/>
              <w:left w:val="single" w:sz="8" w:space="0" w:color="000000"/>
              <w:bottom w:val="single" w:sz="8" w:space="0" w:color="000000"/>
              <w:right w:val="single" w:sz="8" w:space="0" w:color="000000"/>
            </w:tcBorders>
            <w:shd w:val="clear" w:color="auto" w:fill="F9CB9C"/>
            <w:tcMar>
              <w:top w:w="100" w:type="dxa"/>
              <w:left w:w="120" w:type="dxa"/>
              <w:bottom w:w="100" w:type="dxa"/>
              <w:right w:w="120" w:type="dxa"/>
            </w:tcMar>
          </w:tcPr>
          <w:p w14:paraId="03CB55D4" w14:textId="5D1CCF2F" w:rsidR="0079149B" w:rsidRPr="005E56CD" w:rsidRDefault="0079149B" w:rsidP="00102875">
            <w:pPr>
              <w:rPr>
                <w:b/>
                <w:shd w:val="clear" w:color="auto" w:fill="DEEAF6"/>
              </w:rPr>
            </w:pPr>
            <w:r w:rsidRPr="005E56CD">
              <w:rPr>
                <w:b/>
              </w:rPr>
              <w:t xml:space="preserve">Section 3: The </w:t>
            </w:r>
            <w:del w:id="1157" w:author="Ian Blenkinsop" w:date="2021-07-01T15:26:00Z">
              <w:r w:rsidRPr="005E56CD" w:rsidDel="009020FD">
                <w:rPr>
                  <w:b/>
                </w:rPr>
                <w:delText xml:space="preserve">near </w:delText>
              </w:r>
            </w:del>
            <w:ins w:id="1158" w:author="Ian Blenkinsop" w:date="2021-07-01T15:26:00Z">
              <w:r w:rsidR="009020FD">
                <w:rPr>
                  <w:b/>
                </w:rPr>
                <w:t>N</w:t>
              </w:r>
              <w:r w:rsidR="009020FD" w:rsidRPr="005E56CD">
                <w:rPr>
                  <w:b/>
                </w:rPr>
                <w:t xml:space="preserve">ear </w:t>
              </w:r>
            </w:ins>
            <w:del w:id="1159" w:author="Ian Blenkinsop" w:date="2021-07-01T15:26:00Z">
              <w:r w:rsidRPr="005E56CD" w:rsidDel="009020FD">
                <w:rPr>
                  <w:b/>
                </w:rPr>
                <w:delText>t</w:delText>
              </w:r>
            </w:del>
            <w:ins w:id="1160" w:author="Ian Blenkinsop" w:date="2021-07-01T15:26:00Z">
              <w:r w:rsidR="009020FD">
                <w:rPr>
                  <w:b/>
                </w:rPr>
                <w:t>T</w:t>
              </w:r>
            </w:ins>
            <w:r w:rsidRPr="005E56CD">
              <w:rPr>
                <w:b/>
              </w:rPr>
              <w:t>erm</w:t>
            </w:r>
            <w:del w:id="1161" w:author="Ian Blenkinsop" w:date="2021-07-01T15:24:00Z">
              <w:r w:rsidRPr="005E56CD" w:rsidDel="009020FD">
                <w:rPr>
                  <w:b/>
                </w:rPr>
                <w:delText>.</w:delText>
              </w:r>
            </w:del>
            <w:r w:rsidRPr="005E56CD">
              <w:rPr>
                <w:b/>
              </w:rPr>
              <w:t xml:space="preserve"> – </w:t>
            </w:r>
            <w:r w:rsidRPr="005E56CD">
              <w:t>‘</w:t>
            </w:r>
            <w:r w:rsidRPr="005E56CD">
              <w:rPr>
                <w:i/>
              </w:rPr>
              <w:t>How do we get there?’</w:t>
            </w:r>
          </w:p>
          <w:p w14:paraId="2AA85A8B" w14:textId="7055532E" w:rsidR="0079149B" w:rsidRPr="005E56CD" w:rsidRDefault="0079149B" w:rsidP="00102875">
            <w:pPr>
              <w:rPr>
                <w:i/>
                <w:shd w:val="clear" w:color="auto" w:fill="DEEAF6"/>
              </w:rPr>
            </w:pPr>
            <w:r w:rsidRPr="005E56CD">
              <w:rPr>
                <w:i/>
              </w:rPr>
              <w:t xml:space="preserve">WGI </w:t>
            </w:r>
            <w:del w:id="1162" w:author="Ian Blenkinsop" w:date="2021-07-01T15:24:00Z">
              <w:r w:rsidR="008A0F4D" w:rsidDel="009020FD">
                <w:rPr>
                  <w:i/>
                </w:rPr>
                <w:delText>assessment</w:delText>
              </w:r>
              <w:r w:rsidRPr="005E56CD" w:rsidDel="009020FD">
                <w:rPr>
                  <w:i/>
                </w:rPr>
                <w:delText xml:space="preserve"> </w:delText>
              </w:r>
            </w:del>
            <w:ins w:id="1163" w:author="Ian Blenkinsop" w:date="2021-07-01T15:24:00Z">
              <w:r w:rsidR="009020FD">
                <w:rPr>
                  <w:i/>
                </w:rPr>
                <w:t>Assessment</w:t>
              </w:r>
              <w:r w:rsidR="009020FD" w:rsidRPr="005E56CD">
                <w:rPr>
                  <w:i/>
                </w:rPr>
                <w:t xml:space="preserve"> </w:t>
              </w:r>
            </w:ins>
            <w:r w:rsidRPr="005E56CD">
              <w:rPr>
                <w:i/>
              </w:rPr>
              <w:t>to inform near-term adaptation and mitigation options</w:t>
            </w:r>
          </w:p>
        </w:tc>
      </w:tr>
      <w:tr w:rsidR="0079149B" w:rsidRPr="00512141" w14:paraId="4092A7B7" w14:textId="77777777" w:rsidTr="009020FD">
        <w:trPr>
          <w:trHeight w:val="500"/>
        </w:trPr>
        <w:tc>
          <w:tcPr>
            <w:tcW w:w="2480" w:type="dxa"/>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60F0A145" w14:textId="77777777" w:rsidR="0079149B" w:rsidRPr="00D95B65" w:rsidRDefault="0079149B" w:rsidP="00102875">
            <w:pPr>
              <w:rPr>
                <w:b/>
                <w:shd w:val="clear" w:color="auto" w:fill="DEEAF6"/>
              </w:rPr>
            </w:pPr>
            <w:r w:rsidRPr="00D95B65">
              <w:rPr>
                <w:b/>
                <w:shd w:val="clear" w:color="auto" w:fill="DEEAF6"/>
              </w:rPr>
              <w:t>Questions</w:t>
            </w:r>
          </w:p>
        </w:tc>
        <w:tc>
          <w:tcPr>
            <w:tcW w:w="1338" w:type="dxa"/>
            <w:gridSpan w:val="4"/>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0A67CDE7" w14:textId="77777777" w:rsidR="0079149B" w:rsidRPr="00D95B65" w:rsidRDefault="0079149B" w:rsidP="00102875">
            <w:pPr>
              <w:rPr>
                <w:b/>
                <w:shd w:val="clear" w:color="auto" w:fill="DEEAF6"/>
              </w:rPr>
            </w:pPr>
            <w:r w:rsidRPr="00D95B65">
              <w:rPr>
                <w:b/>
                <w:shd w:val="clear" w:color="auto" w:fill="DEEAF6"/>
              </w:rPr>
              <w:t>Chapter</w:t>
            </w:r>
          </w:p>
        </w:tc>
        <w:tc>
          <w:tcPr>
            <w:tcW w:w="5592"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4B52D7BB" w14:textId="77777777" w:rsidR="0079149B" w:rsidRPr="005E56CD" w:rsidRDefault="0079149B" w:rsidP="00102875">
            <w:pPr>
              <w:rPr>
                <w:b/>
                <w:shd w:val="clear" w:color="auto" w:fill="DEEAF6"/>
              </w:rPr>
            </w:pPr>
            <w:r w:rsidRPr="005E56CD">
              <w:rPr>
                <w:b/>
                <w:shd w:val="clear" w:color="auto" w:fill="DEEAF6"/>
              </w:rPr>
              <w:t>Potential Relevance and Explanatory Remarks</w:t>
            </w:r>
          </w:p>
        </w:tc>
        <w:tc>
          <w:tcPr>
            <w:tcW w:w="220" w:type="dxa"/>
            <w:gridSpan w:val="3"/>
            <w:tcBorders>
              <w:top w:val="nil"/>
              <w:left w:val="nil"/>
              <w:bottom w:val="nil"/>
              <w:right w:val="nil"/>
            </w:tcBorders>
            <w:shd w:val="clear" w:color="auto" w:fill="auto"/>
            <w:tcMar>
              <w:top w:w="100" w:type="dxa"/>
              <w:left w:w="100" w:type="dxa"/>
              <w:bottom w:w="100" w:type="dxa"/>
              <w:right w:w="100" w:type="dxa"/>
            </w:tcMar>
          </w:tcPr>
          <w:p w14:paraId="442AFF58" w14:textId="77777777" w:rsidR="0079149B" w:rsidRPr="005E56CD" w:rsidRDefault="0079149B" w:rsidP="00102875">
            <w:pPr>
              <w:rPr>
                <w:shd w:val="clear" w:color="auto" w:fill="DEEAF6"/>
              </w:rPr>
            </w:pPr>
            <w:r w:rsidRPr="005E56CD">
              <w:rPr>
                <w:shd w:val="clear" w:color="auto" w:fill="DEEAF6"/>
              </w:rPr>
              <w:t xml:space="preserve"> </w:t>
            </w:r>
          </w:p>
        </w:tc>
      </w:tr>
      <w:tr w:rsidR="0079149B" w:rsidRPr="00512141" w14:paraId="24963A9F" w14:textId="77777777" w:rsidTr="009020FD">
        <w:trPr>
          <w:trHeight w:val="1420"/>
        </w:trPr>
        <w:tc>
          <w:tcPr>
            <w:tcW w:w="2480" w:type="dxa"/>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5538DBAA" w14:textId="5E877334" w:rsidR="0079149B" w:rsidRPr="005E56CD" w:rsidRDefault="0079149B" w:rsidP="00102875">
            <w:pPr>
              <w:rPr>
                <w:shd w:val="clear" w:color="auto" w:fill="DEEAF6"/>
              </w:rPr>
            </w:pPr>
            <w:r w:rsidRPr="005E56CD">
              <w:rPr>
                <w:shd w:val="clear" w:color="auto" w:fill="DEEAF6"/>
              </w:rPr>
              <w:t>What are projected key climate indices under low</w:t>
            </w:r>
            <w:ins w:id="1164" w:author="Ian Blenkinsop" w:date="2021-07-02T10:10:00Z">
              <w:r w:rsidR="00F95E54">
                <w:rPr>
                  <w:shd w:val="clear" w:color="auto" w:fill="DEEAF6"/>
                </w:rPr>
                <w:t>-</w:t>
              </w:r>
            </w:ins>
            <w:r w:rsidRPr="005E56CD">
              <w:rPr>
                <w:shd w:val="clear" w:color="auto" w:fill="DEEAF6"/>
              </w:rPr>
              <w:t>, medium</w:t>
            </w:r>
            <w:ins w:id="1165" w:author="Ian Blenkinsop" w:date="2021-07-02T10:10:00Z">
              <w:r w:rsidR="00F95E54">
                <w:rPr>
                  <w:shd w:val="clear" w:color="auto" w:fill="DEEAF6"/>
                </w:rPr>
                <w:t>-</w:t>
              </w:r>
            </w:ins>
            <w:r w:rsidRPr="005E56CD">
              <w:rPr>
                <w:shd w:val="clear" w:color="auto" w:fill="DEEAF6"/>
              </w:rPr>
              <w:t xml:space="preserve"> and high</w:t>
            </w:r>
            <w:ins w:id="1166" w:author="Ian Blenkinsop" w:date="2021-07-02T10:10:00Z">
              <w:r w:rsidR="00F95E54">
                <w:rPr>
                  <w:shd w:val="clear" w:color="auto" w:fill="DEEAF6"/>
                </w:rPr>
                <w:t>-</w:t>
              </w:r>
            </w:ins>
            <w:commentRangeStart w:id="1167"/>
            <w:r w:rsidRPr="005E56CD">
              <w:rPr>
                <w:shd w:val="clear" w:color="auto" w:fill="DEEAF6"/>
              </w:rPr>
              <w:t xml:space="preserve"> </w:t>
            </w:r>
            <w:commentRangeEnd w:id="1167"/>
            <w:r w:rsidR="00F95E54">
              <w:rPr>
                <w:rStyle w:val="CommentReference"/>
              </w:rPr>
              <w:commentReference w:id="1167"/>
            </w:r>
            <w:r w:rsidRPr="005E56CD">
              <w:rPr>
                <w:shd w:val="clear" w:color="auto" w:fill="DEEAF6"/>
              </w:rPr>
              <w:t>emission</w:t>
            </w:r>
            <w:ins w:id="1168" w:author="Ian Blenkinsop" w:date="2021-07-02T09:57:00Z">
              <w:r w:rsidR="009E5621">
                <w:rPr>
                  <w:shd w:val="clear" w:color="auto" w:fill="DEEAF6"/>
                </w:rPr>
                <w:t>s</w:t>
              </w:r>
            </w:ins>
            <w:r w:rsidRPr="005E56CD">
              <w:rPr>
                <w:shd w:val="clear" w:color="auto" w:fill="DEEAF6"/>
              </w:rPr>
              <w:t xml:space="preserve"> scenarios in the near term, that is, the next 20 years? </w:t>
            </w:r>
          </w:p>
        </w:tc>
        <w:tc>
          <w:tcPr>
            <w:tcW w:w="1338" w:type="dxa"/>
            <w:gridSpan w:val="4"/>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014FEDD7" w14:textId="77777777" w:rsidR="0079149B" w:rsidRPr="00D95B65" w:rsidRDefault="0079149B" w:rsidP="00102875">
            <w:pPr>
              <w:rPr>
                <w:shd w:val="clear" w:color="auto" w:fill="DEEAF6"/>
              </w:rPr>
            </w:pPr>
            <w:r w:rsidRPr="00D95B65">
              <w:rPr>
                <w:shd w:val="clear" w:color="auto" w:fill="DEEAF6"/>
              </w:rPr>
              <w:t>4.3; 4.4; FAQ 4.1, 10.6; 12.3; Atlas; Interactive Atlas</w:t>
            </w:r>
          </w:p>
        </w:tc>
        <w:tc>
          <w:tcPr>
            <w:tcW w:w="5592"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726405DA" w14:textId="77777777" w:rsidR="0079149B" w:rsidRPr="005E56CD" w:rsidRDefault="0079149B" w:rsidP="00102875">
            <w:pPr>
              <w:rPr>
                <w:shd w:val="clear" w:color="auto" w:fill="DEEAF6"/>
              </w:rPr>
            </w:pPr>
            <w:r w:rsidRPr="005E56CD">
              <w:rPr>
                <w:shd w:val="clear" w:color="auto" w:fill="DEEAF6"/>
              </w:rPr>
              <w:t>Much of the near-term information and comparison to historical observations allows us to quantify the climate adaptation challenges for the next decades as well as the opportunities to reduce climate change by pursuing lower emissions. For this timescale both the forced changes and the internal variability are important.</w:t>
            </w:r>
          </w:p>
        </w:tc>
        <w:tc>
          <w:tcPr>
            <w:tcW w:w="220" w:type="dxa"/>
            <w:gridSpan w:val="3"/>
            <w:tcBorders>
              <w:top w:val="nil"/>
              <w:left w:val="nil"/>
              <w:bottom w:val="nil"/>
              <w:right w:val="nil"/>
            </w:tcBorders>
            <w:shd w:val="clear" w:color="auto" w:fill="auto"/>
            <w:tcMar>
              <w:top w:w="100" w:type="dxa"/>
              <w:left w:w="100" w:type="dxa"/>
              <w:bottom w:w="100" w:type="dxa"/>
              <w:right w:w="100" w:type="dxa"/>
            </w:tcMar>
          </w:tcPr>
          <w:p w14:paraId="0241779C" w14:textId="77777777" w:rsidR="0079149B" w:rsidRPr="005E56CD" w:rsidRDefault="0079149B" w:rsidP="00102875">
            <w:pPr>
              <w:rPr>
                <w:shd w:val="clear" w:color="auto" w:fill="DEEAF6"/>
              </w:rPr>
            </w:pPr>
            <w:r w:rsidRPr="005E56CD">
              <w:rPr>
                <w:shd w:val="clear" w:color="auto" w:fill="DEEAF6"/>
              </w:rPr>
              <w:t xml:space="preserve"> </w:t>
            </w:r>
          </w:p>
        </w:tc>
      </w:tr>
      <w:tr w:rsidR="0079149B" w:rsidRPr="00512141" w14:paraId="0787B513" w14:textId="77777777" w:rsidTr="009020FD">
        <w:trPr>
          <w:trHeight w:val="1600"/>
        </w:trPr>
        <w:tc>
          <w:tcPr>
            <w:tcW w:w="2480" w:type="dxa"/>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325399EA" w14:textId="324D284A" w:rsidR="0079149B" w:rsidRPr="005E56CD" w:rsidRDefault="0079149B" w:rsidP="00102875">
            <w:pPr>
              <w:rPr>
                <w:shd w:val="clear" w:color="auto" w:fill="DEEAF6"/>
              </w:rPr>
            </w:pPr>
            <w:r w:rsidRPr="005E56CD">
              <w:rPr>
                <w:shd w:val="clear" w:color="auto" w:fill="DEEAF6"/>
              </w:rPr>
              <w:t xml:space="preserve">How can the climate benefit of mitigating emissions of different </w:t>
            </w:r>
            <w:del w:id="1169" w:author="Ian Blenkinsop" w:date="2021-07-02T10:11:00Z">
              <w:r w:rsidRPr="005E56CD" w:rsidDel="00F95E54">
                <w:rPr>
                  <w:shd w:val="clear" w:color="auto" w:fill="DEEAF6"/>
                </w:rPr>
                <w:delText>greenhouse gases</w:delText>
              </w:r>
            </w:del>
            <w:ins w:id="1170" w:author="Ian Blenkinsop" w:date="2021-07-02T10:11:00Z">
              <w:r w:rsidR="00F95E54">
                <w:rPr>
                  <w:shd w:val="clear" w:color="auto" w:fill="DEEAF6"/>
                </w:rPr>
                <w:t>GHGs</w:t>
              </w:r>
            </w:ins>
            <w:r w:rsidRPr="005E56CD">
              <w:rPr>
                <w:shd w:val="clear" w:color="auto" w:fill="DEEAF6"/>
              </w:rPr>
              <w:t xml:space="preserve"> be compared? </w:t>
            </w:r>
          </w:p>
        </w:tc>
        <w:tc>
          <w:tcPr>
            <w:tcW w:w="1338" w:type="dxa"/>
            <w:gridSpan w:val="4"/>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4C4480AC" w14:textId="77777777" w:rsidR="0079149B" w:rsidRPr="00D95B65" w:rsidRDefault="0079149B" w:rsidP="00102875">
            <w:pPr>
              <w:rPr>
                <w:shd w:val="clear" w:color="auto" w:fill="DEEAF6"/>
              </w:rPr>
            </w:pPr>
            <w:r w:rsidRPr="00D95B65">
              <w:rPr>
                <w:shd w:val="clear" w:color="auto" w:fill="DEEAF6"/>
              </w:rPr>
              <w:t>7.6</w:t>
            </w:r>
          </w:p>
        </w:tc>
        <w:tc>
          <w:tcPr>
            <w:tcW w:w="5592"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7B091814" w14:textId="78A6DEBE" w:rsidR="0079149B" w:rsidRPr="005E56CD" w:rsidRDefault="0079149B" w:rsidP="008A0F4D">
            <w:pPr>
              <w:rPr>
                <w:shd w:val="clear" w:color="auto" w:fill="DEEAF6"/>
              </w:rPr>
            </w:pPr>
            <w:r w:rsidRPr="005E56CD">
              <w:rPr>
                <w:shd w:val="clear" w:color="auto" w:fill="DEEAF6"/>
              </w:rPr>
              <w:t>For mitigation challenges, it is important to compare efforts to reduce emissions of CO</w:t>
            </w:r>
            <w:r w:rsidRPr="005E56CD">
              <w:rPr>
                <w:shd w:val="clear" w:color="auto" w:fill="DEEAF6"/>
                <w:vertAlign w:val="subscript"/>
              </w:rPr>
              <w:t>2</w:t>
            </w:r>
            <w:r w:rsidRPr="005E56CD">
              <w:rPr>
                <w:shd w:val="clear" w:color="auto" w:fill="DEEAF6"/>
              </w:rPr>
              <w:t xml:space="preserve"> versus emissions of other climate forcers, such as</w:t>
            </w:r>
            <w:del w:id="1171" w:author="Ian Blenkinsop" w:date="2021-07-05T14:45:00Z">
              <w:r w:rsidRPr="005E56CD" w:rsidDel="002C7475">
                <w:rPr>
                  <w:shd w:val="clear" w:color="auto" w:fill="DEEAF6"/>
                </w:rPr>
                <w:delText>,</w:delText>
              </w:r>
            </w:del>
            <w:r w:rsidRPr="005E56CD">
              <w:rPr>
                <w:shd w:val="clear" w:color="auto" w:fill="DEEAF6"/>
              </w:rPr>
              <w:t xml:space="preserve"> short-lived CH</w:t>
            </w:r>
            <w:r w:rsidRPr="005E56CD">
              <w:rPr>
                <w:shd w:val="clear" w:color="auto" w:fill="DEEAF6"/>
                <w:vertAlign w:val="subscript"/>
              </w:rPr>
              <w:t>4</w:t>
            </w:r>
            <w:r w:rsidRPr="005E56CD">
              <w:rPr>
                <w:shd w:val="clear" w:color="auto" w:fill="DEEAF6"/>
              </w:rPr>
              <w:t xml:space="preserve"> or long-lived N</w:t>
            </w:r>
            <w:r w:rsidRPr="005E56CD">
              <w:rPr>
                <w:shd w:val="clear" w:color="auto" w:fill="DEEAF6"/>
                <w:vertAlign w:val="subscript"/>
              </w:rPr>
              <w:t>2</w:t>
            </w:r>
            <w:r w:rsidRPr="005E56CD">
              <w:rPr>
                <w:shd w:val="clear" w:color="auto" w:fill="DEEAF6"/>
              </w:rPr>
              <w:t xml:space="preserve">O. </w:t>
            </w:r>
            <w:del w:id="1172" w:author="Ian Blenkinsop" w:date="2021-07-02T10:13:00Z">
              <w:r w:rsidRPr="005E56CD" w:rsidDel="00F95E54">
                <w:rPr>
                  <w:shd w:val="clear" w:color="auto" w:fill="DEEAF6"/>
                </w:rPr>
                <w:delText xml:space="preserve">Global </w:delText>
              </w:r>
            </w:del>
            <w:ins w:id="1173" w:author="Ian Blenkinsop" w:date="2021-07-02T10:13:00Z">
              <w:r w:rsidR="00F95E54">
                <w:rPr>
                  <w:shd w:val="clear" w:color="auto" w:fill="DEEAF6"/>
                </w:rPr>
                <w:t>G</w:t>
              </w:r>
              <w:r w:rsidR="00F95E54" w:rsidRPr="005E56CD">
                <w:rPr>
                  <w:shd w:val="clear" w:color="auto" w:fill="DEEAF6"/>
                </w:rPr>
                <w:t xml:space="preserve">lobal </w:t>
              </w:r>
            </w:ins>
            <w:del w:id="1174" w:author="Ian Blenkinsop" w:date="2021-07-02T10:13:00Z">
              <w:r w:rsidRPr="005E56CD" w:rsidDel="00F95E54">
                <w:rPr>
                  <w:shd w:val="clear" w:color="auto" w:fill="DEEAF6"/>
                </w:rPr>
                <w:delText xml:space="preserve">Warming </w:delText>
              </w:r>
            </w:del>
            <w:ins w:id="1175" w:author="Ian Blenkinsop" w:date="2021-07-02T10:13:00Z">
              <w:r w:rsidR="00F95E54">
                <w:rPr>
                  <w:shd w:val="clear" w:color="auto" w:fill="DEEAF6"/>
                </w:rPr>
                <w:t>w</w:t>
              </w:r>
              <w:r w:rsidR="00F95E54" w:rsidRPr="005E56CD">
                <w:rPr>
                  <w:shd w:val="clear" w:color="auto" w:fill="DEEAF6"/>
                </w:rPr>
                <w:t xml:space="preserve">arming </w:t>
              </w:r>
            </w:ins>
            <w:del w:id="1176" w:author="Ian Blenkinsop" w:date="2021-07-02T10:13:00Z">
              <w:r w:rsidRPr="005E56CD" w:rsidDel="00F95E54">
                <w:rPr>
                  <w:shd w:val="clear" w:color="auto" w:fill="DEEAF6"/>
                </w:rPr>
                <w:delText xml:space="preserve">Potentials </w:delText>
              </w:r>
            </w:del>
            <w:ins w:id="1177" w:author="Ian Blenkinsop" w:date="2021-07-02T10:13:00Z">
              <w:r w:rsidR="00F95E54">
                <w:rPr>
                  <w:shd w:val="clear" w:color="auto" w:fill="DEEAF6"/>
                </w:rPr>
                <w:t>p</w:t>
              </w:r>
              <w:r w:rsidR="00F95E54" w:rsidRPr="005E56CD">
                <w:rPr>
                  <w:shd w:val="clear" w:color="auto" w:fill="DEEAF6"/>
                </w:rPr>
                <w:t xml:space="preserve">otentials </w:t>
              </w:r>
            </w:ins>
            <w:r w:rsidRPr="005E56CD">
              <w:rPr>
                <w:shd w:val="clear" w:color="auto" w:fill="DEEAF6"/>
              </w:rPr>
              <w:t>(GWPs), which are used in the UNFCCC and in emission</w:t>
            </w:r>
            <w:ins w:id="1178" w:author="Ian Blenkinsop" w:date="2021-07-02T10:13:00Z">
              <w:r w:rsidR="00F95E54">
                <w:rPr>
                  <w:shd w:val="clear" w:color="auto" w:fill="DEEAF6"/>
                </w:rPr>
                <w:t>s</w:t>
              </w:r>
            </w:ins>
            <w:r w:rsidRPr="005E56CD">
              <w:rPr>
                <w:shd w:val="clear" w:color="auto" w:fill="DEEAF6"/>
              </w:rPr>
              <w:t xml:space="preserve"> inventories</w:t>
            </w:r>
            <w:r w:rsidR="000532D9">
              <w:rPr>
                <w:shd w:val="clear" w:color="auto" w:fill="DEEAF6"/>
              </w:rPr>
              <w:t>,</w:t>
            </w:r>
            <w:r w:rsidRPr="005E56CD">
              <w:rPr>
                <w:shd w:val="clear" w:color="auto" w:fill="DEEAF6"/>
              </w:rPr>
              <w:t xml:space="preserve"> </w:t>
            </w:r>
            <w:commentRangeStart w:id="1179"/>
            <w:r w:rsidRPr="005E56CD">
              <w:rPr>
                <w:shd w:val="clear" w:color="auto" w:fill="DEEAF6"/>
              </w:rPr>
              <w:t>are updated and various other metrics are also investigated</w:t>
            </w:r>
            <w:commentRangeEnd w:id="1179"/>
            <w:r w:rsidR="00F95E54">
              <w:rPr>
                <w:rStyle w:val="CommentReference"/>
              </w:rPr>
              <w:commentReference w:id="1179"/>
            </w:r>
            <w:r w:rsidRPr="005E56CD">
              <w:rPr>
                <w:shd w:val="clear" w:color="auto" w:fill="DEEAF6"/>
              </w:rPr>
              <w:t>. While the NDCs of Parties to the PA, emission inventories under the UNFCCC</w:t>
            </w:r>
            <w:r w:rsidR="004F1CA2">
              <w:rPr>
                <w:shd w:val="clear" w:color="auto" w:fill="DEEAF6"/>
              </w:rPr>
              <w:t>,</w:t>
            </w:r>
            <w:r w:rsidRPr="005E56CD">
              <w:rPr>
                <w:shd w:val="clear" w:color="auto" w:fill="DEEAF6"/>
              </w:rPr>
              <w:t xml:space="preserve"> and various emission trading schemes work on the basis of GWP-weighted emissions, some recent discussion in the scientific literature also considers projecting temperatures induced by </w:t>
            </w:r>
            <w:del w:id="1180" w:author="Ian Blenkinsop" w:date="2021-07-05T14:46:00Z">
              <w:r w:rsidRPr="005E56CD" w:rsidDel="002C7475">
                <w:rPr>
                  <w:shd w:val="clear" w:color="auto" w:fill="DEEAF6"/>
                </w:rPr>
                <w:delText>short-lived climate forcers</w:delText>
              </w:r>
            </w:del>
            <w:ins w:id="1181" w:author="Ian Blenkinsop" w:date="2021-07-05T14:46:00Z">
              <w:r w:rsidR="002C7475">
                <w:rPr>
                  <w:shd w:val="clear" w:color="auto" w:fill="DEEAF6"/>
                </w:rPr>
                <w:t>SLCFs</w:t>
              </w:r>
            </w:ins>
            <w:r w:rsidRPr="005E56CD">
              <w:rPr>
                <w:shd w:val="clear" w:color="auto" w:fill="DEEAF6"/>
              </w:rPr>
              <w:t xml:space="preserve"> on the basis of emission changes, not emissions per se. </w:t>
            </w:r>
          </w:p>
        </w:tc>
        <w:tc>
          <w:tcPr>
            <w:tcW w:w="220" w:type="dxa"/>
            <w:gridSpan w:val="3"/>
            <w:tcBorders>
              <w:top w:val="nil"/>
              <w:left w:val="nil"/>
              <w:bottom w:val="nil"/>
              <w:right w:val="nil"/>
            </w:tcBorders>
            <w:shd w:val="clear" w:color="auto" w:fill="auto"/>
            <w:tcMar>
              <w:top w:w="100" w:type="dxa"/>
              <w:left w:w="100" w:type="dxa"/>
              <w:bottom w:w="100" w:type="dxa"/>
              <w:right w:w="100" w:type="dxa"/>
            </w:tcMar>
          </w:tcPr>
          <w:p w14:paraId="26EDB00D" w14:textId="77777777" w:rsidR="0079149B" w:rsidRPr="005E56CD" w:rsidRDefault="0079149B" w:rsidP="00102875">
            <w:pPr>
              <w:rPr>
                <w:shd w:val="clear" w:color="auto" w:fill="DEEAF6"/>
              </w:rPr>
            </w:pPr>
            <w:r w:rsidRPr="005E56CD">
              <w:rPr>
                <w:shd w:val="clear" w:color="auto" w:fill="DEEAF6"/>
              </w:rPr>
              <w:t xml:space="preserve"> </w:t>
            </w:r>
          </w:p>
        </w:tc>
      </w:tr>
      <w:tr w:rsidR="0079149B" w:rsidRPr="00512141" w14:paraId="7B41C61B" w14:textId="77777777" w:rsidTr="009020FD">
        <w:trPr>
          <w:trHeight w:val="1620"/>
        </w:trPr>
        <w:tc>
          <w:tcPr>
            <w:tcW w:w="2480" w:type="dxa"/>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7C3A3EEA" w14:textId="211C336B" w:rsidR="0079149B" w:rsidRPr="005E56CD" w:rsidRDefault="0079149B" w:rsidP="00102875">
            <w:pPr>
              <w:rPr>
                <w:shd w:val="clear" w:color="auto" w:fill="DEEAF6"/>
              </w:rPr>
            </w:pPr>
            <w:r w:rsidRPr="005E56CD">
              <w:rPr>
                <w:shd w:val="clear" w:color="auto" w:fill="DEEAF6"/>
              </w:rPr>
              <w:t>Do mountain glaciers shrink</w:t>
            </w:r>
            <w:ins w:id="1182" w:author="Ian Blenkinsop" w:date="2021-07-02T10:16:00Z">
              <w:r w:rsidR="00FE7F82">
                <w:rPr>
                  <w:shd w:val="clear" w:color="auto" w:fill="DEEAF6"/>
                </w:rPr>
                <w:t>,</w:t>
              </w:r>
            </w:ins>
            <w:r w:rsidRPr="005E56CD">
              <w:rPr>
                <w:shd w:val="clear" w:color="auto" w:fill="DEEAF6"/>
              </w:rPr>
              <w:t xml:space="preserve"> currently and in the near</w:t>
            </w:r>
            <w:del w:id="1183" w:author="Ian Blenkinsop" w:date="2021-07-02T10:15:00Z">
              <w:r w:rsidRPr="005E56CD" w:rsidDel="00FE7F82">
                <w:rPr>
                  <w:shd w:val="clear" w:color="auto" w:fill="DEEAF6"/>
                </w:rPr>
                <w:delText>-</w:delText>
              </w:r>
            </w:del>
            <w:ins w:id="1184" w:author="Ian Blenkinsop" w:date="2021-07-02T10:15:00Z">
              <w:r w:rsidR="00FE7F82">
                <w:rPr>
                  <w:shd w:val="clear" w:color="auto" w:fill="DEEAF6"/>
                </w:rPr>
                <w:t xml:space="preserve"> </w:t>
              </w:r>
            </w:ins>
            <w:r w:rsidRPr="005E56CD">
              <w:rPr>
                <w:shd w:val="clear" w:color="auto" w:fill="DEEAF6"/>
              </w:rPr>
              <w:t>future</w:t>
            </w:r>
            <w:ins w:id="1185" w:author="Ian Blenkinsop" w:date="2021-07-02T10:16:00Z">
              <w:r w:rsidR="00FE7F82">
                <w:rPr>
                  <w:shd w:val="clear" w:color="auto" w:fill="DEEAF6"/>
                </w:rPr>
                <w:t>,</w:t>
              </w:r>
            </w:ins>
            <w:r w:rsidRPr="005E56CD">
              <w:rPr>
                <w:shd w:val="clear" w:color="auto" w:fill="DEEAF6"/>
              </w:rPr>
              <w:t xml:space="preserve"> in regions that are currently dependent on </w:t>
            </w:r>
            <w:del w:id="1186" w:author="Ian Blenkinsop" w:date="2021-07-02T10:16:00Z">
              <w:r w:rsidRPr="005E56CD" w:rsidDel="00FE7F82">
                <w:rPr>
                  <w:shd w:val="clear" w:color="auto" w:fill="DEEAF6"/>
                </w:rPr>
                <w:delText xml:space="preserve">this </w:delText>
              </w:r>
            </w:del>
            <w:ins w:id="1187" w:author="Ian Blenkinsop" w:date="2021-07-02T10:16:00Z">
              <w:r w:rsidR="00FE7F82">
                <w:rPr>
                  <w:shd w:val="clear" w:color="auto" w:fill="DEEAF6"/>
                </w:rPr>
                <w:t>them for</w:t>
              </w:r>
            </w:ins>
            <w:ins w:id="1188" w:author="Ian Blenkinsop" w:date="2021-07-02T10:17:00Z">
              <w:r w:rsidR="00FE7F82">
                <w:rPr>
                  <w:shd w:val="clear" w:color="auto" w:fill="DEEAF6"/>
                </w:rPr>
                <w:t xml:space="preserve"> </w:t>
              </w:r>
            </w:ins>
            <w:r w:rsidRPr="005E56CD">
              <w:rPr>
                <w:shd w:val="clear" w:color="auto" w:fill="DEEAF6"/>
              </w:rPr>
              <w:t xml:space="preserve">seasonal freshwater supply? </w:t>
            </w:r>
          </w:p>
        </w:tc>
        <w:tc>
          <w:tcPr>
            <w:tcW w:w="1338" w:type="dxa"/>
            <w:gridSpan w:val="4"/>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618C8CDE" w14:textId="78118D66" w:rsidR="0079149B" w:rsidRPr="005E56CD" w:rsidRDefault="0079149B" w:rsidP="00102875">
            <w:pPr>
              <w:rPr>
                <w:shd w:val="clear" w:color="auto" w:fill="DEEAF6"/>
              </w:rPr>
            </w:pPr>
            <w:r w:rsidRPr="005E56CD">
              <w:rPr>
                <w:shd w:val="clear" w:color="auto" w:fill="DEEAF6"/>
              </w:rPr>
              <w:t>2.3.2.3; 9.5; Cross-</w:t>
            </w:r>
            <w:del w:id="1189" w:author="Ian Blenkinsop" w:date="2021-07-01T15:25:00Z">
              <w:r w:rsidRPr="005E56CD" w:rsidDel="009020FD">
                <w:rPr>
                  <w:shd w:val="clear" w:color="auto" w:fill="DEEAF6"/>
                </w:rPr>
                <w:delText xml:space="preserve">chapter </w:delText>
              </w:r>
            </w:del>
            <w:ins w:id="1190" w:author="Ian Blenkinsop" w:date="2021-07-01T15:25:00Z">
              <w:r w:rsidR="009020FD">
                <w:rPr>
                  <w:shd w:val="clear" w:color="auto" w:fill="DEEAF6"/>
                </w:rPr>
                <w:t>C</w:t>
              </w:r>
              <w:r w:rsidR="009020FD" w:rsidRPr="005E56CD">
                <w:rPr>
                  <w:shd w:val="clear" w:color="auto" w:fill="DEEAF6"/>
                </w:rPr>
                <w:t xml:space="preserve">hapter </w:t>
              </w:r>
            </w:ins>
            <w:r w:rsidRPr="005E56CD">
              <w:rPr>
                <w:shd w:val="clear" w:color="auto" w:fill="DEEAF6"/>
              </w:rPr>
              <w:t>Box 10.4; 12.4:</w:t>
            </w:r>
          </w:p>
          <w:p w14:paraId="68051635" w14:textId="29C825D9" w:rsidR="0079149B" w:rsidRPr="005E56CD" w:rsidRDefault="0079149B" w:rsidP="00102875">
            <w:pPr>
              <w:rPr>
                <w:shd w:val="clear" w:color="auto" w:fill="DEEAF6"/>
              </w:rPr>
            </w:pPr>
            <w:r w:rsidRPr="005E56CD">
              <w:rPr>
                <w:shd w:val="clear" w:color="auto" w:fill="DEEAF6"/>
              </w:rPr>
              <w:t>8.4</w:t>
            </w:r>
            <w:r w:rsidR="00987613">
              <w:rPr>
                <w:shd w:val="clear" w:color="auto" w:fill="DEEAF6"/>
              </w:rPr>
              <w:t>.1</w:t>
            </w:r>
            <w:r w:rsidRPr="005E56CD">
              <w:rPr>
                <w:shd w:val="clear" w:color="auto" w:fill="DEEAF6"/>
              </w:rPr>
              <w:t>;</w:t>
            </w:r>
          </w:p>
          <w:p w14:paraId="2631EF3C" w14:textId="77777777" w:rsidR="0079149B" w:rsidRPr="005E56CD" w:rsidRDefault="0079149B" w:rsidP="00102875">
            <w:pPr>
              <w:rPr>
                <w:shd w:val="clear" w:color="auto" w:fill="DEEAF6"/>
              </w:rPr>
            </w:pPr>
            <w:r w:rsidRPr="005E56CD">
              <w:rPr>
                <w:shd w:val="clear" w:color="auto" w:fill="DEEAF6"/>
              </w:rPr>
              <w:t>Atlas.5.2.2;</w:t>
            </w:r>
          </w:p>
          <w:p w14:paraId="64B38D90" w14:textId="77777777" w:rsidR="0079149B" w:rsidRPr="005E56CD" w:rsidRDefault="0079149B" w:rsidP="00102875">
            <w:pPr>
              <w:rPr>
                <w:shd w:val="clear" w:color="auto" w:fill="DEEAF6"/>
              </w:rPr>
            </w:pPr>
            <w:r w:rsidRPr="005E56CD">
              <w:rPr>
                <w:shd w:val="clear" w:color="auto" w:fill="DEEAF6"/>
              </w:rPr>
              <w:t>Atlas.5.3.2;</w:t>
            </w:r>
          </w:p>
          <w:p w14:paraId="574AB310" w14:textId="77777777" w:rsidR="0079149B" w:rsidRPr="00D95B65" w:rsidRDefault="0079149B" w:rsidP="00102875">
            <w:pPr>
              <w:rPr>
                <w:shd w:val="clear" w:color="auto" w:fill="DEEAF6"/>
              </w:rPr>
            </w:pPr>
            <w:r w:rsidRPr="00D95B65">
              <w:rPr>
                <w:shd w:val="clear" w:color="auto" w:fill="DEEAF6"/>
              </w:rPr>
              <w:t>Atlas.6.2; Atlas.9.2</w:t>
            </w:r>
          </w:p>
          <w:p w14:paraId="67C46046" w14:textId="77777777" w:rsidR="0079149B" w:rsidRPr="00D95B65" w:rsidRDefault="0079149B" w:rsidP="00102875">
            <w:pPr>
              <w:rPr>
                <w:shd w:val="clear" w:color="auto" w:fill="DEEAF6"/>
              </w:rPr>
            </w:pPr>
          </w:p>
          <w:p w14:paraId="73AE5A1C" w14:textId="77777777" w:rsidR="0079149B" w:rsidRPr="00D95B65" w:rsidRDefault="0079149B" w:rsidP="00102875">
            <w:pPr>
              <w:rPr>
                <w:shd w:val="clear" w:color="auto" w:fill="DEEAF6"/>
              </w:rPr>
            </w:pPr>
          </w:p>
        </w:tc>
        <w:tc>
          <w:tcPr>
            <w:tcW w:w="5592"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02C3C79B" w14:textId="425A1F48" w:rsidR="0079149B" w:rsidRPr="005E56CD" w:rsidRDefault="0079149B" w:rsidP="00102875">
            <w:pPr>
              <w:rPr>
                <w:shd w:val="clear" w:color="auto" w:fill="DEEAF6"/>
              </w:rPr>
            </w:pPr>
            <w:r w:rsidRPr="005E56CD">
              <w:rPr>
                <w:shd w:val="clear" w:color="auto" w:fill="DEEAF6"/>
              </w:rPr>
              <w:t xml:space="preserve">Mountain glaciers and seasonal snow cover often feed downstream river systems during the melting period, and can be an important source of freshwater. </w:t>
            </w:r>
            <w:commentRangeStart w:id="1191"/>
            <w:r w:rsidRPr="005E56CD">
              <w:rPr>
                <w:shd w:val="clear" w:color="auto" w:fill="DEEAF6"/>
              </w:rPr>
              <w:t>Changing river discharge</w:t>
            </w:r>
            <w:commentRangeEnd w:id="1191"/>
            <w:r w:rsidR="003A729E">
              <w:rPr>
                <w:rStyle w:val="CommentReference"/>
              </w:rPr>
              <w:commentReference w:id="1191"/>
            </w:r>
            <w:r w:rsidRPr="005E56CD">
              <w:rPr>
                <w:shd w:val="clear" w:color="auto" w:fill="DEEAF6"/>
              </w:rPr>
              <w:t xml:space="preserve"> can pose adaptation challenges. Melting mountain glaciers are among the main contributors to observed </w:t>
            </w:r>
            <w:del w:id="1192" w:author="Ian Blenkinsop" w:date="2021-07-02T10:18:00Z">
              <w:r w:rsidRPr="005E56CD" w:rsidDel="00FE7F82">
                <w:rPr>
                  <w:shd w:val="clear" w:color="auto" w:fill="DEEAF6"/>
                </w:rPr>
                <w:delText>global</w:delText>
              </w:r>
              <w:r w:rsidR="004F1CA2" w:rsidDel="00FE7F82">
                <w:rPr>
                  <w:shd w:val="clear" w:color="auto" w:fill="DEEAF6"/>
                </w:rPr>
                <w:delText xml:space="preserve"> </w:delText>
              </w:r>
              <w:r w:rsidRPr="005E56CD" w:rsidDel="00FE7F82">
                <w:rPr>
                  <w:shd w:val="clear" w:color="auto" w:fill="DEEAF6"/>
                </w:rPr>
                <w:delText>mean sea level</w:delText>
              </w:r>
            </w:del>
            <w:ins w:id="1193" w:author="Ian Blenkinsop" w:date="2021-07-02T10:18:00Z">
              <w:r w:rsidR="00FE7F82">
                <w:rPr>
                  <w:shd w:val="clear" w:color="auto" w:fill="DEEAF6"/>
                </w:rPr>
                <w:t>GMSL</w:t>
              </w:r>
            </w:ins>
            <w:r w:rsidRPr="005E56CD">
              <w:rPr>
                <w:shd w:val="clear" w:color="auto" w:fill="DEEAF6"/>
              </w:rPr>
              <w:t xml:space="preserve"> rise. </w:t>
            </w:r>
          </w:p>
        </w:tc>
        <w:tc>
          <w:tcPr>
            <w:tcW w:w="220" w:type="dxa"/>
            <w:gridSpan w:val="3"/>
            <w:tcBorders>
              <w:top w:val="nil"/>
              <w:left w:val="nil"/>
              <w:bottom w:val="nil"/>
              <w:right w:val="nil"/>
            </w:tcBorders>
            <w:shd w:val="clear" w:color="auto" w:fill="auto"/>
            <w:tcMar>
              <w:top w:w="100" w:type="dxa"/>
              <w:left w:w="100" w:type="dxa"/>
              <w:bottom w:w="100" w:type="dxa"/>
              <w:right w:w="100" w:type="dxa"/>
            </w:tcMar>
          </w:tcPr>
          <w:p w14:paraId="2BCD3A49" w14:textId="77777777" w:rsidR="0079149B" w:rsidRPr="005E56CD" w:rsidRDefault="0079149B" w:rsidP="00102875">
            <w:pPr>
              <w:rPr>
                <w:shd w:val="clear" w:color="auto" w:fill="DEEAF6"/>
              </w:rPr>
            </w:pPr>
            <w:r w:rsidRPr="005E56CD">
              <w:rPr>
                <w:shd w:val="clear" w:color="auto" w:fill="DEEAF6"/>
              </w:rPr>
              <w:t xml:space="preserve"> </w:t>
            </w:r>
          </w:p>
        </w:tc>
      </w:tr>
      <w:tr w:rsidR="0079149B" w:rsidRPr="00512141" w14:paraId="6DEF2D3E" w14:textId="77777777" w:rsidTr="009020FD">
        <w:trPr>
          <w:trHeight w:val="1700"/>
        </w:trPr>
        <w:tc>
          <w:tcPr>
            <w:tcW w:w="2480" w:type="dxa"/>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2559E482" w14:textId="77777777" w:rsidR="0079149B" w:rsidRPr="00FA4D8D" w:rsidRDefault="0079149B" w:rsidP="00102875">
            <w:pPr>
              <w:rPr>
                <w:shd w:val="clear" w:color="auto" w:fill="DEEAF6"/>
              </w:rPr>
            </w:pPr>
            <w:r w:rsidRPr="00FA4D8D">
              <w:rPr>
                <w:shd w:val="clear" w:color="auto" w:fill="DEEAF6"/>
              </w:rPr>
              <w:lastRenderedPageBreak/>
              <w:t>What are the capacities and limitations in the provision of regional climate information for adaptation and risk management?</w:t>
            </w:r>
          </w:p>
        </w:tc>
        <w:tc>
          <w:tcPr>
            <w:tcW w:w="1338" w:type="dxa"/>
            <w:gridSpan w:val="4"/>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04A01BE2" w14:textId="3E764F5E" w:rsidR="0079149B" w:rsidRPr="00FA4D8D" w:rsidRDefault="0079149B" w:rsidP="00102875">
            <w:pPr>
              <w:rPr>
                <w:shd w:val="clear" w:color="auto" w:fill="DEEAF6"/>
              </w:rPr>
            </w:pPr>
            <w:r w:rsidRPr="00FA4D8D">
              <w:rPr>
                <w:shd w:val="clear" w:color="auto" w:fill="DEEAF6"/>
              </w:rPr>
              <w:t>10.5;</w:t>
            </w:r>
            <w:ins w:id="1194" w:author="Ian Blenkinsop" w:date="2021-07-01T15:25:00Z">
              <w:r w:rsidR="009020FD">
                <w:rPr>
                  <w:shd w:val="clear" w:color="auto" w:fill="DEEAF6"/>
                </w:rPr>
                <w:t xml:space="preserve"> </w:t>
              </w:r>
            </w:ins>
            <w:r w:rsidRPr="00FA4D8D">
              <w:rPr>
                <w:shd w:val="clear" w:color="auto" w:fill="DEEAF6"/>
              </w:rPr>
              <w:t xml:space="preserve">10.6; Box 10.2; Cross-Chapter Box 10.4; 11.9; </w:t>
            </w:r>
            <w:commentRangeStart w:id="1195"/>
            <w:r w:rsidRPr="00FA4D8D">
              <w:rPr>
                <w:shd w:val="clear" w:color="auto" w:fill="DEEAF6"/>
              </w:rPr>
              <w:t>Cross-Chapter Box 1.3</w:t>
            </w:r>
            <w:commentRangeEnd w:id="1195"/>
            <w:r w:rsidR="00FF1BDB">
              <w:rPr>
                <w:rStyle w:val="CommentReference"/>
              </w:rPr>
              <w:commentReference w:id="1195"/>
            </w:r>
            <w:r w:rsidRPr="00FA4D8D">
              <w:rPr>
                <w:shd w:val="clear" w:color="auto" w:fill="DEEAF6"/>
              </w:rPr>
              <w:t>; 12.6; Cross-Chapter</w:t>
            </w:r>
            <w:r w:rsidRPr="00FA4D8D" w:rsidDel="002E5A5E">
              <w:rPr>
                <w:shd w:val="clear" w:color="auto" w:fill="DEEAF6"/>
              </w:rPr>
              <w:t xml:space="preserve"> </w:t>
            </w:r>
            <w:r w:rsidRPr="00FA4D8D">
              <w:rPr>
                <w:shd w:val="clear" w:color="auto" w:fill="DEEAF6"/>
              </w:rPr>
              <w:t>Box 12.1</w:t>
            </w:r>
          </w:p>
        </w:tc>
        <w:tc>
          <w:tcPr>
            <w:tcW w:w="5592"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0D5A599D" w14:textId="4FE3EFF4" w:rsidR="0079149B" w:rsidRPr="00FA4D8D" w:rsidRDefault="0079149B" w:rsidP="008A0F4D">
            <w:pPr>
              <w:rPr>
                <w:shd w:val="clear" w:color="auto" w:fill="DEEAF6"/>
              </w:rPr>
            </w:pPr>
            <w:r w:rsidRPr="00FA4D8D">
              <w:rPr>
                <w:shd w:val="clear" w:color="auto" w:fill="DEEAF6"/>
              </w:rPr>
              <w:t xml:space="preserve">Challenges for adaptation and risk management are predominantly local, even if globally interlinked. There are a number of approaches used in the production of regional climate information </w:t>
            </w:r>
            <w:commentRangeStart w:id="1196"/>
            <w:r w:rsidRPr="00FA4D8D">
              <w:rPr>
                <w:shd w:val="clear" w:color="auto" w:fill="DEEAF6"/>
              </w:rPr>
              <w:t>for adaptation purposes focusing on regional scales</w:t>
            </w:r>
            <w:commentRangeEnd w:id="1196"/>
            <w:r w:rsidR="00C308D5">
              <w:rPr>
                <w:rStyle w:val="CommentReference"/>
              </w:rPr>
              <w:commentReference w:id="1196"/>
            </w:r>
            <w:r w:rsidRPr="00FA4D8D">
              <w:rPr>
                <w:shd w:val="clear" w:color="auto" w:fill="DEEAF6"/>
              </w:rPr>
              <w:t>. All of them consider a range of sources of data and knowledge that are distilled into, at times contextual, climate information. A wealth of examples can be found in th</w:t>
            </w:r>
            <w:r w:rsidR="004F1CA2">
              <w:rPr>
                <w:shd w:val="clear" w:color="auto" w:fill="DEEAF6"/>
              </w:rPr>
              <w:t>is</w:t>
            </w:r>
            <w:r w:rsidRPr="00FA4D8D">
              <w:rPr>
                <w:shd w:val="clear" w:color="auto" w:fill="DEEAF6"/>
              </w:rPr>
              <w:t xml:space="preserve"> </w:t>
            </w:r>
            <w:r w:rsidR="004F1CA2">
              <w:rPr>
                <w:shd w:val="clear" w:color="auto" w:fill="DEEAF6"/>
              </w:rPr>
              <w:t>R</w:t>
            </w:r>
            <w:r w:rsidRPr="00FA4D8D">
              <w:rPr>
                <w:shd w:val="clear" w:color="auto" w:fill="DEEAF6"/>
              </w:rPr>
              <w:t>eport, including assessments of extremes and climatic impact</w:t>
            </w:r>
            <w:r w:rsidR="00512FAF">
              <w:rPr>
                <w:shd w:val="clear" w:color="auto" w:fill="DEEAF6"/>
              </w:rPr>
              <w:t>-</w:t>
            </w:r>
            <w:r w:rsidRPr="00FA4D8D">
              <w:rPr>
                <w:shd w:val="clear" w:color="auto" w:fill="DEEAF6"/>
              </w:rPr>
              <w:t>drivers</w:t>
            </w:r>
            <w:r w:rsidR="00487AFA">
              <w:rPr>
                <w:shd w:val="clear" w:color="auto" w:fill="DEEAF6"/>
              </w:rPr>
              <w:t>,</w:t>
            </w:r>
            <w:r w:rsidR="008A0F4D">
              <w:rPr>
                <w:shd w:val="clear" w:color="auto" w:fill="DEEAF6"/>
              </w:rPr>
              <w:t xml:space="preserve"> and</w:t>
            </w:r>
            <w:r w:rsidRPr="00FA4D8D">
              <w:rPr>
                <w:shd w:val="clear" w:color="auto" w:fill="DEEAF6"/>
              </w:rPr>
              <w:t xml:space="preserve"> attribution at regional scales. Specific regions and case studies for regional projections are considered, like the Sahel and West African </w:t>
            </w:r>
            <w:commentRangeStart w:id="1197"/>
            <w:r w:rsidRPr="00FA4D8D">
              <w:rPr>
                <w:shd w:val="clear" w:color="auto" w:fill="DEEAF6"/>
              </w:rPr>
              <w:t>monsoon drought and recovery</w:t>
            </w:r>
            <w:commentRangeEnd w:id="1197"/>
            <w:r w:rsidR="00C308D5">
              <w:rPr>
                <w:rStyle w:val="CommentReference"/>
              </w:rPr>
              <w:commentReference w:id="1197"/>
            </w:r>
            <w:r w:rsidRPr="00FA4D8D">
              <w:rPr>
                <w:shd w:val="clear" w:color="auto" w:fill="DEEAF6"/>
              </w:rPr>
              <w:t xml:space="preserve">, the </w:t>
            </w:r>
            <w:del w:id="1198" w:author="Ian Blenkinsop" w:date="2021-07-02T10:26:00Z">
              <w:r w:rsidRPr="00FA4D8D" w:rsidDel="00C308D5">
                <w:rPr>
                  <w:shd w:val="clear" w:color="auto" w:fill="DEEAF6"/>
                </w:rPr>
                <w:delText xml:space="preserve">Southern </w:delText>
              </w:r>
            </w:del>
            <w:ins w:id="1199" w:author="Ian Blenkinsop" w:date="2021-07-02T10:26:00Z">
              <w:r w:rsidR="00C308D5">
                <w:rPr>
                  <w:shd w:val="clear" w:color="auto" w:fill="DEEAF6"/>
                </w:rPr>
                <w:t>s</w:t>
              </w:r>
              <w:r w:rsidR="00C308D5" w:rsidRPr="00FA4D8D">
                <w:rPr>
                  <w:shd w:val="clear" w:color="auto" w:fill="DEEAF6"/>
                </w:rPr>
                <w:t xml:space="preserve">outhern </w:t>
              </w:r>
            </w:ins>
            <w:r w:rsidRPr="00FA4D8D">
              <w:rPr>
                <w:shd w:val="clear" w:color="auto" w:fill="DEEAF6"/>
              </w:rPr>
              <w:t xml:space="preserve">Australian rainfall decline, </w:t>
            </w:r>
            <w:ins w:id="1200" w:author="Ian Blenkinsop" w:date="2021-07-02T10:27:00Z">
              <w:r w:rsidR="00C308D5">
                <w:rPr>
                  <w:shd w:val="clear" w:color="auto" w:fill="DEEAF6"/>
                </w:rPr>
                <w:t xml:space="preserve">and </w:t>
              </w:r>
            </w:ins>
            <w:r w:rsidRPr="00FA4D8D">
              <w:rPr>
                <w:shd w:val="clear" w:color="auto" w:fill="DEEAF6"/>
              </w:rPr>
              <w:t>the Caribbean small island summer drought, and regional projections are discussed for Cape Town, the Mediterranean region and Hindu Kush Himalaya</w:t>
            </w:r>
            <w:r w:rsidR="004F1CA2">
              <w:rPr>
                <w:shd w:val="clear" w:color="auto" w:fill="DEEAF6"/>
              </w:rPr>
              <w:t>.</w:t>
            </w:r>
          </w:p>
        </w:tc>
        <w:tc>
          <w:tcPr>
            <w:tcW w:w="220" w:type="dxa"/>
            <w:gridSpan w:val="3"/>
            <w:tcBorders>
              <w:top w:val="nil"/>
              <w:left w:val="nil"/>
              <w:bottom w:val="nil"/>
              <w:right w:val="nil"/>
            </w:tcBorders>
            <w:shd w:val="clear" w:color="auto" w:fill="auto"/>
            <w:tcMar>
              <w:top w:w="100" w:type="dxa"/>
              <w:left w:w="100" w:type="dxa"/>
              <w:bottom w:w="100" w:type="dxa"/>
              <w:right w:w="100" w:type="dxa"/>
            </w:tcMar>
          </w:tcPr>
          <w:p w14:paraId="5E2C8B77" w14:textId="77777777" w:rsidR="0079149B" w:rsidRPr="00FA4D8D" w:rsidRDefault="0079149B" w:rsidP="00102875">
            <w:pPr>
              <w:rPr>
                <w:shd w:val="clear" w:color="auto" w:fill="DEEAF6"/>
              </w:rPr>
            </w:pPr>
            <w:r w:rsidRPr="00FA4D8D">
              <w:rPr>
                <w:shd w:val="clear" w:color="auto" w:fill="DEEAF6"/>
              </w:rPr>
              <w:t xml:space="preserve"> </w:t>
            </w:r>
          </w:p>
        </w:tc>
      </w:tr>
      <w:tr w:rsidR="0079149B" w:rsidRPr="00512141" w14:paraId="12C243E7" w14:textId="77777777" w:rsidTr="009020FD">
        <w:trPr>
          <w:trHeight w:val="3180"/>
        </w:trPr>
        <w:tc>
          <w:tcPr>
            <w:tcW w:w="2480" w:type="dxa"/>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0BA79BA3" w14:textId="4DCDDD78" w:rsidR="0079149B" w:rsidRPr="00FA4D8D" w:rsidRDefault="0079149B" w:rsidP="00102875">
            <w:pPr>
              <w:rPr>
                <w:shd w:val="clear" w:color="auto" w:fill="DEEAF6"/>
              </w:rPr>
            </w:pPr>
            <w:r w:rsidRPr="00FA4D8D">
              <w:rPr>
                <w:shd w:val="clear" w:color="auto" w:fill="DEEAF6"/>
              </w:rPr>
              <w:t>How important are reductions in short-lived climate forcers compared to the reduction of CO</w:t>
            </w:r>
            <w:r w:rsidRPr="00FA4D8D">
              <w:rPr>
                <w:shd w:val="clear" w:color="auto" w:fill="DEEAF6"/>
                <w:vertAlign w:val="subscript"/>
              </w:rPr>
              <w:t>2</w:t>
            </w:r>
            <w:r w:rsidRPr="00FA4D8D">
              <w:rPr>
                <w:shd w:val="clear" w:color="auto" w:fill="DEEAF6"/>
              </w:rPr>
              <w:t xml:space="preserve"> and other long-lived </w:t>
            </w:r>
            <w:del w:id="1201" w:author="Ian Blenkinsop" w:date="2021-07-02T10:28:00Z">
              <w:r w:rsidRPr="00FA4D8D" w:rsidDel="00C308D5">
                <w:rPr>
                  <w:shd w:val="clear" w:color="auto" w:fill="DEEAF6"/>
                </w:rPr>
                <w:delText>greenhouse gases</w:delText>
              </w:r>
            </w:del>
            <w:ins w:id="1202" w:author="Ian Blenkinsop" w:date="2021-07-02T10:28:00Z">
              <w:r w:rsidR="00C308D5">
                <w:rPr>
                  <w:shd w:val="clear" w:color="auto" w:fill="DEEAF6"/>
                </w:rPr>
                <w:t>GHGs</w:t>
              </w:r>
            </w:ins>
            <w:r w:rsidRPr="00FA4D8D">
              <w:rPr>
                <w:shd w:val="clear" w:color="auto" w:fill="DEEAF6"/>
              </w:rPr>
              <w:t>?</w:t>
            </w:r>
          </w:p>
        </w:tc>
        <w:tc>
          <w:tcPr>
            <w:tcW w:w="1338" w:type="dxa"/>
            <w:gridSpan w:val="4"/>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380A7649" w14:textId="77777777" w:rsidR="0079149B" w:rsidRPr="00D95B65" w:rsidRDefault="0079149B" w:rsidP="00102875">
            <w:pPr>
              <w:rPr>
                <w:shd w:val="clear" w:color="auto" w:fill="DEEAF6"/>
              </w:rPr>
            </w:pPr>
            <w:r w:rsidRPr="00D95B65">
              <w:rPr>
                <w:shd w:val="clear" w:color="auto" w:fill="DEEAF6"/>
              </w:rPr>
              <w:t>6.1; 6.6; 6.7; 7.6</w:t>
            </w:r>
          </w:p>
        </w:tc>
        <w:tc>
          <w:tcPr>
            <w:tcW w:w="5592"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04689F99" w14:textId="3CA4D0F4" w:rsidR="0079149B" w:rsidRPr="00FA4D8D" w:rsidRDefault="0079149B" w:rsidP="001D244E">
            <w:pPr>
              <w:rPr>
                <w:shd w:val="clear" w:color="auto" w:fill="DEEAF6"/>
              </w:rPr>
            </w:pPr>
            <w:r w:rsidRPr="00FA4D8D">
              <w:rPr>
                <w:shd w:val="clear" w:color="auto" w:fill="DEEAF6"/>
              </w:rPr>
              <w:t>While most of the radiative forcing which causes climate change comes from CO</w:t>
            </w:r>
            <w:r w:rsidRPr="00FA4D8D">
              <w:rPr>
                <w:shd w:val="clear" w:color="auto" w:fill="DEEAF6"/>
                <w:vertAlign w:val="subscript"/>
              </w:rPr>
              <w:t>2</w:t>
            </w:r>
            <w:r w:rsidR="00BE016C">
              <w:rPr>
                <w:shd w:val="clear" w:color="auto" w:fill="DEEAF6"/>
              </w:rPr>
              <w:t xml:space="preserve"> emissions, </w:t>
            </w:r>
            <w:r w:rsidRPr="00FA4D8D">
              <w:rPr>
                <w:shd w:val="clear" w:color="auto" w:fill="DEEAF6"/>
              </w:rPr>
              <w:t xml:space="preserve">short-lived climate forcers also play an important role in the anthropogenic effect on climate change. </w:t>
            </w:r>
            <w:r w:rsidR="00BE016C">
              <w:rPr>
                <w:shd w:val="clear" w:color="auto" w:fill="DEEAF6"/>
              </w:rPr>
              <w:t>M</w:t>
            </w:r>
            <w:r w:rsidRPr="00FA4D8D">
              <w:rPr>
                <w:shd w:val="clear" w:color="auto" w:fill="DEEAF6"/>
              </w:rPr>
              <w:t>any aerosol species, especially</w:t>
            </w:r>
            <w:commentRangeStart w:id="1203"/>
            <w:r w:rsidRPr="00FA4D8D">
              <w:rPr>
                <w:shd w:val="clear" w:color="auto" w:fill="DEEAF6"/>
              </w:rPr>
              <w:t xml:space="preserve"> </w:t>
            </w:r>
            <w:commentRangeEnd w:id="1203"/>
            <w:r w:rsidR="007606A0">
              <w:rPr>
                <w:rStyle w:val="CommentReference"/>
              </w:rPr>
              <w:commentReference w:id="1203"/>
            </w:r>
            <w:r w:rsidRPr="00FA4D8D">
              <w:rPr>
                <w:shd w:val="clear" w:color="auto" w:fill="DEEAF6"/>
              </w:rPr>
              <w:t>SO</w:t>
            </w:r>
            <w:r w:rsidRPr="00FA4D8D">
              <w:rPr>
                <w:shd w:val="clear" w:color="auto" w:fill="DEEAF6"/>
                <w:vertAlign w:val="subscript"/>
              </w:rPr>
              <w:t>4</w:t>
            </w:r>
            <w:r w:rsidRPr="00FA4D8D">
              <w:rPr>
                <w:shd w:val="clear" w:color="auto" w:fill="DEEAF6"/>
              </w:rPr>
              <w:t xml:space="preserve">, tend to cool the climate and </w:t>
            </w:r>
            <w:commentRangeStart w:id="1204"/>
            <w:r w:rsidRPr="00FA4D8D">
              <w:rPr>
                <w:shd w:val="clear" w:color="auto" w:fill="DEEAF6"/>
              </w:rPr>
              <w:t xml:space="preserve">their reduction leads to a </w:t>
            </w:r>
            <w:r w:rsidRPr="00101E19">
              <w:rPr>
                <w:shd w:val="clear" w:color="auto" w:fill="DEEAF6"/>
              </w:rPr>
              <w:t>masking</w:t>
            </w:r>
            <w:r w:rsidRPr="00FA4D8D">
              <w:rPr>
                <w:shd w:val="clear" w:color="auto" w:fill="DEEAF6"/>
              </w:rPr>
              <w:t xml:space="preserve"> of </w:t>
            </w:r>
            <w:del w:id="1205" w:author="Ian Blenkinsop" w:date="2021-07-02T10:30:00Z">
              <w:r w:rsidRPr="00FA4D8D" w:rsidDel="007606A0">
                <w:rPr>
                  <w:shd w:val="clear" w:color="auto" w:fill="DEEAF6"/>
                </w:rPr>
                <w:delText xml:space="preserve">greenhouse gas </w:delText>
              </w:r>
            </w:del>
            <w:ins w:id="1206" w:author="Ian Blenkinsop" w:date="2021-07-02T10:30:00Z">
              <w:r w:rsidR="007606A0">
                <w:rPr>
                  <w:shd w:val="clear" w:color="auto" w:fill="DEEAF6"/>
                </w:rPr>
                <w:t>GHG-</w:t>
              </w:r>
            </w:ins>
            <w:r w:rsidRPr="00FA4D8D">
              <w:rPr>
                <w:shd w:val="clear" w:color="auto" w:fill="DEEAF6"/>
              </w:rPr>
              <w:t>induced warming</w:t>
            </w:r>
            <w:commentRangeEnd w:id="1204"/>
            <w:r w:rsidR="007606A0">
              <w:rPr>
                <w:rStyle w:val="CommentReference"/>
              </w:rPr>
              <w:commentReference w:id="1204"/>
            </w:r>
            <w:r w:rsidRPr="00FA4D8D">
              <w:rPr>
                <w:shd w:val="clear" w:color="auto" w:fill="DEEAF6"/>
              </w:rPr>
              <w:t>. On the other hand, many short-lived species themselves exert a warming effect, including black carbon and CH</w:t>
            </w:r>
            <w:r w:rsidRPr="00FA4D8D">
              <w:rPr>
                <w:shd w:val="clear" w:color="auto" w:fill="DEEAF6"/>
                <w:vertAlign w:val="subscript"/>
              </w:rPr>
              <w:t>4</w:t>
            </w:r>
            <w:r w:rsidRPr="00FA4D8D">
              <w:rPr>
                <w:shd w:val="clear" w:color="auto" w:fill="DEEAF6"/>
              </w:rPr>
              <w:t xml:space="preserve">, the second most important anthropogenic </w:t>
            </w:r>
            <w:del w:id="1207" w:author="Ian Blenkinsop" w:date="2021-07-02T10:34:00Z">
              <w:r w:rsidRPr="00FA4D8D" w:rsidDel="007606A0">
                <w:rPr>
                  <w:shd w:val="clear" w:color="auto" w:fill="DEEAF6"/>
                </w:rPr>
                <w:delText>greenhouse gas</w:delText>
              </w:r>
            </w:del>
            <w:ins w:id="1208" w:author="Ian Blenkinsop" w:date="2021-07-02T10:34:00Z">
              <w:r w:rsidR="007606A0">
                <w:rPr>
                  <w:shd w:val="clear" w:color="auto" w:fill="DEEAF6"/>
                </w:rPr>
                <w:t>GHG</w:t>
              </w:r>
            </w:ins>
            <w:r w:rsidRPr="00FA4D8D">
              <w:rPr>
                <w:shd w:val="clear" w:color="auto" w:fill="DEEAF6"/>
              </w:rPr>
              <w:t xml:space="preserve"> (in terms of current radiative forcing). Notably, the </w:t>
            </w:r>
            <w:r w:rsidR="001D244E">
              <w:rPr>
                <w:shd w:val="clear" w:color="auto" w:fill="DEEAF6"/>
              </w:rPr>
              <w:t xml:space="preserve">climate response to aerosol emissions has a strong </w:t>
            </w:r>
            <w:r w:rsidR="00A825E0">
              <w:rPr>
                <w:shd w:val="clear" w:color="auto" w:fill="DEEAF6"/>
              </w:rPr>
              <w:t>regional</w:t>
            </w:r>
            <w:r w:rsidRPr="00FA4D8D">
              <w:rPr>
                <w:shd w:val="clear" w:color="auto" w:fill="DEEAF6"/>
              </w:rPr>
              <w:t xml:space="preserve"> pattern </w:t>
            </w:r>
            <w:r w:rsidR="001D244E">
              <w:rPr>
                <w:shd w:val="clear" w:color="auto" w:fill="DEEAF6"/>
              </w:rPr>
              <w:t xml:space="preserve">and is </w:t>
            </w:r>
            <w:r w:rsidRPr="00FA4D8D">
              <w:rPr>
                <w:shd w:val="clear" w:color="auto" w:fill="DEEAF6"/>
              </w:rPr>
              <w:t xml:space="preserve">different from that of </w:t>
            </w:r>
            <w:del w:id="1209" w:author="Ian Blenkinsop" w:date="2021-07-02T10:35:00Z">
              <w:r w:rsidRPr="00FA4D8D" w:rsidDel="007606A0">
                <w:rPr>
                  <w:shd w:val="clear" w:color="auto" w:fill="DEEAF6"/>
                </w:rPr>
                <w:delText xml:space="preserve">greenhouse gas </w:delText>
              </w:r>
            </w:del>
            <w:ins w:id="1210" w:author="Ian Blenkinsop" w:date="2021-07-02T10:35:00Z">
              <w:r w:rsidR="007606A0">
                <w:rPr>
                  <w:shd w:val="clear" w:color="auto" w:fill="DEEAF6"/>
                </w:rPr>
                <w:t>GHG-</w:t>
              </w:r>
            </w:ins>
            <w:r w:rsidRPr="00FA4D8D">
              <w:rPr>
                <w:shd w:val="clear" w:color="auto" w:fill="DEEAF6"/>
              </w:rPr>
              <w:t>driven warming.</w:t>
            </w:r>
          </w:p>
        </w:tc>
        <w:tc>
          <w:tcPr>
            <w:tcW w:w="220" w:type="dxa"/>
            <w:gridSpan w:val="3"/>
            <w:tcBorders>
              <w:top w:val="nil"/>
              <w:left w:val="nil"/>
              <w:bottom w:val="nil"/>
              <w:right w:val="nil"/>
            </w:tcBorders>
            <w:shd w:val="clear" w:color="auto" w:fill="auto"/>
            <w:tcMar>
              <w:top w:w="100" w:type="dxa"/>
              <w:left w:w="100" w:type="dxa"/>
              <w:bottom w:w="100" w:type="dxa"/>
              <w:right w:w="100" w:type="dxa"/>
            </w:tcMar>
          </w:tcPr>
          <w:p w14:paraId="3CBF523A" w14:textId="77777777" w:rsidR="0079149B" w:rsidRPr="00FA4D8D" w:rsidRDefault="0079149B" w:rsidP="00102875">
            <w:pPr>
              <w:rPr>
                <w:shd w:val="clear" w:color="auto" w:fill="DEEAF6"/>
              </w:rPr>
            </w:pPr>
            <w:r w:rsidRPr="00FA4D8D">
              <w:rPr>
                <w:shd w:val="clear" w:color="auto" w:fill="DEEAF6"/>
              </w:rPr>
              <w:t xml:space="preserve"> </w:t>
            </w:r>
          </w:p>
        </w:tc>
      </w:tr>
      <w:tr w:rsidR="0079149B" w:rsidRPr="00512141" w14:paraId="1E5058F4" w14:textId="77777777" w:rsidTr="009020FD">
        <w:trPr>
          <w:trHeight w:val="1400"/>
        </w:trPr>
        <w:tc>
          <w:tcPr>
            <w:tcW w:w="2480" w:type="dxa"/>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41B3BDAC" w14:textId="58E3F651" w:rsidR="0079149B" w:rsidRPr="00FA4D8D" w:rsidRDefault="0079149B" w:rsidP="00424098">
            <w:pPr>
              <w:rPr>
                <w:shd w:val="clear" w:color="auto" w:fill="DEEAF6"/>
              </w:rPr>
            </w:pPr>
            <w:r w:rsidRPr="00FA4D8D">
              <w:rPr>
                <w:shd w:val="clear" w:color="auto" w:fill="DEEAF6"/>
              </w:rPr>
              <w:t>What are</w:t>
            </w:r>
            <w:r w:rsidR="00FA2FCB">
              <w:rPr>
                <w:shd w:val="clear" w:color="auto" w:fill="DEEAF6"/>
              </w:rPr>
              <w:t xml:space="preserve"> </w:t>
            </w:r>
            <w:r w:rsidR="00FA2FCB" w:rsidRPr="00BE016C">
              <w:rPr>
                <w:shd w:val="clear" w:color="auto" w:fill="DEEAF6"/>
              </w:rPr>
              <w:t>potential</w:t>
            </w:r>
            <w:r w:rsidRPr="00FA4D8D">
              <w:rPr>
                <w:shd w:val="clear" w:color="auto" w:fill="DEEAF6"/>
              </w:rPr>
              <w:t xml:space="preserve"> co-benefits and side</w:t>
            </w:r>
            <w:del w:id="1211" w:author="Ian Blenkinsop" w:date="2021-07-02T10:35:00Z">
              <w:r w:rsidRPr="00FA4D8D" w:rsidDel="007606A0">
                <w:rPr>
                  <w:shd w:val="clear" w:color="auto" w:fill="DEEAF6"/>
                </w:rPr>
                <w:delText>-</w:delText>
              </w:r>
            </w:del>
            <w:ins w:id="1212" w:author="Ian Blenkinsop" w:date="2021-07-02T10:35:00Z">
              <w:r w:rsidR="007606A0">
                <w:rPr>
                  <w:shd w:val="clear" w:color="auto" w:fill="DEEAF6"/>
                </w:rPr>
                <w:t xml:space="preserve"> </w:t>
              </w:r>
            </w:ins>
            <w:r w:rsidRPr="00FA4D8D">
              <w:rPr>
                <w:shd w:val="clear" w:color="auto" w:fill="DEEAF6"/>
              </w:rPr>
              <w:t xml:space="preserve">effects of climate </w:t>
            </w:r>
            <w:r w:rsidR="00A071C3">
              <w:rPr>
                <w:shd w:val="clear" w:color="auto" w:fill="DEEAF6"/>
              </w:rPr>
              <w:t xml:space="preserve">change </w:t>
            </w:r>
            <w:r w:rsidRPr="00FA4D8D">
              <w:rPr>
                <w:shd w:val="clear" w:color="auto" w:fill="DEEAF6"/>
              </w:rPr>
              <w:t xml:space="preserve">mitigation? </w:t>
            </w:r>
          </w:p>
        </w:tc>
        <w:tc>
          <w:tcPr>
            <w:tcW w:w="1338" w:type="dxa"/>
            <w:gridSpan w:val="4"/>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278057A3" w14:textId="343CE4F0" w:rsidR="0079149B" w:rsidRPr="00D95B65" w:rsidRDefault="0079149B" w:rsidP="00102875">
            <w:pPr>
              <w:rPr>
                <w:shd w:val="clear" w:color="auto" w:fill="DEEAF6"/>
              </w:rPr>
            </w:pPr>
            <w:r w:rsidRPr="00D95B65">
              <w:rPr>
                <w:shd w:val="clear" w:color="auto" w:fill="DEEAF6"/>
              </w:rPr>
              <w:t>5.6</w:t>
            </w:r>
            <w:r w:rsidR="00E77C55">
              <w:rPr>
                <w:shd w:val="clear" w:color="auto" w:fill="DEEAF6"/>
              </w:rPr>
              <w:t>.2</w:t>
            </w:r>
            <w:r w:rsidRPr="00D95B65">
              <w:rPr>
                <w:shd w:val="clear" w:color="auto" w:fill="DEEAF6"/>
              </w:rPr>
              <w:t>; 6.1; 6.7</w:t>
            </w:r>
            <w:r w:rsidR="00E77C55">
              <w:rPr>
                <w:shd w:val="clear" w:color="auto" w:fill="DEEAF6"/>
              </w:rPr>
              <w:t>.5</w:t>
            </w:r>
          </w:p>
        </w:tc>
        <w:tc>
          <w:tcPr>
            <w:tcW w:w="5592"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01AECE21" w14:textId="6EE3DED0" w:rsidR="0079149B" w:rsidRPr="00FA4D8D" w:rsidRDefault="0079149B" w:rsidP="00102875">
            <w:pPr>
              <w:rPr>
                <w:shd w:val="clear" w:color="auto" w:fill="DEEAF6"/>
              </w:rPr>
            </w:pPr>
            <w:r w:rsidRPr="00FA4D8D">
              <w:rPr>
                <w:shd w:val="clear" w:color="auto" w:fill="DEEAF6"/>
              </w:rPr>
              <w:t>The reduction of fossil</w:t>
            </w:r>
            <w:del w:id="1213" w:author="Ian Blenkinsop" w:date="2021-07-02T10:35:00Z">
              <w:r w:rsidRPr="00FA4D8D" w:rsidDel="007606A0">
                <w:rPr>
                  <w:shd w:val="clear" w:color="auto" w:fill="DEEAF6"/>
                </w:rPr>
                <w:delText>-</w:delText>
              </w:r>
            </w:del>
            <w:ins w:id="1214" w:author="Ian Blenkinsop" w:date="2021-07-02T10:35:00Z">
              <w:r w:rsidR="007606A0">
                <w:rPr>
                  <w:shd w:val="clear" w:color="auto" w:fill="DEEAF6"/>
                </w:rPr>
                <w:t xml:space="preserve"> </w:t>
              </w:r>
            </w:ins>
            <w:r w:rsidRPr="00FA4D8D">
              <w:rPr>
                <w:shd w:val="clear" w:color="auto" w:fill="DEEAF6"/>
              </w:rPr>
              <w:t>fuel-related emissions often goes hand-in-hand with a reduction of air pollutants, such as aerosols and ozon</w:t>
            </w:r>
            <w:commentRangeStart w:id="1215"/>
            <w:r w:rsidRPr="00FA4D8D">
              <w:rPr>
                <w:shd w:val="clear" w:color="auto" w:fill="DEEAF6"/>
              </w:rPr>
              <w:t>e</w:t>
            </w:r>
            <w:commentRangeEnd w:id="1215"/>
            <w:r w:rsidR="007606A0">
              <w:rPr>
                <w:rStyle w:val="CommentReference"/>
              </w:rPr>
              <w:commentReference w:id="1215"/>
            </w:r>
            <w:r w:rsidRPr="00FA4D8D">
              <w:rPr>
                <w:shd w:val="clear" w:color="auto" w:fill="DEEAF6"/>
              </w:rPr>
              <w:t xml:space="preserve">. </w:t>
            </w:r>
            <w:r w:rsidR="00BE016C">
              <w:rPr>
                <w:shd w:val="clear" w:color="auto" w:fill="DEEAF6"/>
              </w:rPr>
              <w:t>R</w:t>
            </w:r>
            <w:r w:rsidRPr="00FA4D8D">
              <w:rPr>
                <w:shd w:val="clear" w:color="auto" w:fill="DEEAF6"/>
              </w:rPr>
              <w:t>eductions will improve air quality and result in broader environmental benefits (reduced acidification, eutrophication, and often tropospheric ozone</w:t>
            </w:r>
            <w:r w:rsidR="00BE016C">
              <w:rPr>
                <w:shd w:val="clear" w:color="auto" w:fill="DEEAF6"/>
              </w:rPr>
              <w:t xml:space="preserve"> recovery</w:t>
            </w:r>
            <w:r w:rsidRPr="00FA4D8D">
              <w:rPr>
                <w:shd w:val="clear" w:color="auto" w:fill="DEEAF6"/>
              </w:rPr>
              <w:t>). More broadly, various co-benefits are discussed in WGII and WGIII, as well as co-benefits and side</w:t>
            </w:r>
            <w:del w:id="1216" w:author="Ian Blenkinsop" w:date="2021-07-02T10:37:00Z">
              <w:r w:rsidRPr="00FA4D8D" w:rsidDel="007606A0">
                <w:rPr>
                  <w:shd w:val="clear" w:color="auto" w:fill="DEEAF6"/>
                </w:rPr>
                <w:delText>-</w:delText>
              </w:r>
            </w:del>
            <w:ins w:id="1217" w:author="Ian Blenkinsop" w:date="2021-07-02T10:37:00Z">
              <w:r w:rsidR="007606A0">
                <w:rPr>
                  <w:shd w:val="clear" w:color="auto" w:fill="DEEAF6"/>
                </w:rPr>
                <w:t xml:space="preserve"> </w:t>
              </w:r>
            </w:ins>
            <w:r w:rsidRPr="00FA4D8D">
              <w:rPr>
                <w:shd w:val="clear" w:color="auto" w:fill="DEEAF6"/>
              </w:rPr>
              <w:t xml:space="preserve">effects related to certain mitigation actions, like increased biomass use and associated challenges to food security and biodiversity conservation. </w:t>
            </w:r>
          </w:p>
        </w:tc>
        <w:tc>
          <w:tcPr>
            <w:tcW w:w="220" w:type="dxa"/>
            <w:gridSpan w:val="3"/>
            <w:tcBorders>
              <w:top w:val="nil"/>
              <w:left w:val="nil"/>
              <w:bottom w:val="nil"/>
              <w:right w:val="nil"/>
            </w:tcBorders>
            <w:shd w:val="clear" w:color="auto" w:fill="auto"/>
            <w:tcMar>
              <w:top w:w="100" w:type="dxa"/>
              <w:left w:w="100" w:type="dxa"/>
              <w:bottom w:w="100" w:type="dxa"/>
              <w:right w:w="100" w:type="dxa"/>
            </w:tcMar>
          </w:tcPr>
          <w:p w14:paraId="2A266729" w14:textId="77777777" w:rsidR="0079149B" w:rsidRPr="00FA4D8D" w:rsidRDefault="0079149B" w:rsidP="00102875">
            <w:pPr>
              <w:rPr>
                <w:shd w:val="clear" w:color="auto" w:fill="DEEAF6"/>
              </w:rPr>
            </w:pPr>
            <w:r w:rsidRPr="00FA4D8D">
              <w:rPr>
                <w:shd w:val="clear" w:color="auto" w:fill="DEEAF6"/>
              </w:rPr>
              <w:t xml:space="preserve"> </w:t>
            </w:r>
          </w:p>
        </w:tc>
      </w:tr>
      <w:tr w:rsidR="0079149B" w:rsidRPr="00512141" w14:paraId="2EA3A34B" w14:textId="77777777" w:rsidTr="009020FD">
        <w:trPr>
          <w:trHeight w:val="893"/>
        </w:trPr>
        <w:tc>
          <w:tcPr>
            <w:tcW w:w="2480" w:type="dxa"/>
            <w:tcBorders>
              <w:top w:val="nil"/>
              <w:left w:val="single" w:sz="8" w:space="0" w:color="000000"/>
              <w:bottom w:val="single" w:sz="8" w:space="0" w:color="000000"/>
              <w:right w:val="single" w:sz="8" w:space="0" w:color="000000"/>
            </w:tcBorders>
            <w:shd w:val="clear" w:color="auto" w:fill="DEEBF6"/>
            <w:tcMar>
              <w:top w:w="100" w:type="dxa"/>
              <w:left w:w="120" w:type="dxa"/>
              <w:bottom w:w="100" w:type="dxa"/>
              <w:right w:w="120" w:type="dxa"/>
            </w:tcMar>
          </w:tcPr>
          <w:p w14:paraId="0B7156F2" w14:textId="6A585E52" w:rsidR="0079149B" w:rsidRPr="00FA4D8D" w:rsidRDefault="0079149B" w:rsidP="00102875">
            <w:pPr>
              <w:rPr>
                <w:shd w:val="clear" w:color="auto" w:fill="DEEAF6"/>
              </w:rPr>
            </w:pPr>
            <w:r w:rsidRPr="00FA4D8D">
              <w:rPr>
                <w:shd w:val="clear" w:color="auto" w:fill="DEEAF6"/>
              </w:rPr>
              <w:t xml:space="preserve">What large near-term surprises </w:t>
            </w:r>
            <w:r w:rsidR="00BE016C">
              <w:rPr>
                <w:shd w:val="clear" w:color="auto" w:fill="DEEAF6"/>
              </w:rPr>
              <w:t>could</w:t>
            </w:r>
            <w:r w:rsidR="00BE016C" w:rsidRPr="00FA4D8D">
              <w:rPr>
                <w:shd w:val="clear" w:color="auto" w:fill="DEEAF6"/>
              </w:rPr>
              <w:t xml:space="preserve"> </w:t>
            </w:r>
            <w:r w:rsidRPr="00FA4D8D">
              <w:rPr>
                <w:shd w:val="clear" w:color="auto" w:fill="DEEAF6"/>
              </w:rPr>
              <w:t>result in particular adaptation challenges?</w:t>
            </w:r>
          </w:p>
        </w:tc>
        <w:tc>
          <w:tcPr>
            <w:tcW w:w="1338" w:type="dxa"/>
            <w:gridSpan w:val="4"/>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16212E46" w14:textId="586A5408" w:rsidR="0079149B" w:rsidRPr="00FA4D8D" w:rsidRDefault="00E77C55" w:rsidP="00E77C55">
            <w:pPr>
              <w:rPr>
                <w:shd w:val="clear" w:color="auto" w:fill="DEEAF6"/>
              </w:rPr>
            </w:pPr>
            <w:r>
              <w:rPr>
                <w:shd w:val="clear" w:color="auto" w:fill="DEEAF6"/>
              </w:rPr>
              <w:t xml:space="preserve">1.4; </w:t>
            </w:r>
            <w:r w:rsidR="0079149B" w:rsidRPr="00FA4D8D">
              <w:rPr>
                <w:shd w:val="clear" w:color="auto" w:fill="DEEAF6"/>
              </w:rPr>
              <w:t>4.4</w:t>
            </w:r>
            <w:r>
              <w:rPr>
                <w:shd w:val="clear" w:color="auto" w:fill="DEEAF6"/>
              </w:rPr>
              <w:t>.4</w:t>
            </w:r>
            <w:r w:rsidR="0079149B" w:rsidRPr="00FA4D8D">
              <w:rPr>
                <w:shd w:val="clear" w:color="auto" w:fill="DEEAF6"/>
              </w:rPr>
              <w:t>; Cross-Chapter Box 4.1; 8.5</w:t>
            </w:r>
            <w:r>
              <w:rPr>
                <w:shd w:val="clear" w:color="auto" w:fill="DEEAF6"/>
              </w:rPr>
              <w:t>.2</w:t>
            </w:r>
            <w:r w:rsidR="0079149B" w:rsidRPr="00FA4D8D">
              <w:rPr>
                <w:shd w:val="clear" w:color="auto" w:fill="DEEAF6"/>
              </w:rPr>
              <w:t>; 11</w:t>
            </w:r>
            <w:r>
              <w:rPr>
                <w:shd w:val="clear" w:color="auto" w:fill="DEEAF6"/>
              </w:rPr>
              <w:t>.2.4</w:t>
            </w:r>
            <w:r w:rsidR="0079149B" w:rsidRPr="00FA4D8D">
              <w:rPr>
                <w:shd w:val="clear" w:color="auto" w:fill="DEEAF6"/>
              </w:rPr>
              <w:t xml:space="preserve">; </w:t>
            </w:r>
            <w:r w:rsidR="0079149B" w:rsidRPr="00FA4D8D">
              <w:rPr>
                <w:shd w:val="clear" w:color="auto" w:fill="DEEAF6"/>
              </w:rPr>
              <w:lastRenderedPageBreak/>
              <w:t>Cross-Chapter Box 12.1</w:t>
            </w:r>
          </w:p>
        </w:tc>
        <w:tc>
          <w:tcPr>
            <w:tcW w:w="5592" w:type="dxa"/>
            <w:gridSpan w:val="3"/>
            <w:tcBorders>
              <w:top w:val="nil"/>
              <w:left w:val="nil"/>
              <w:bottom w:val="single" w:sz="8" w:space="0" w:color="000000"/>
              <w:right w:val="single" w:sz="8" w:space="0" w:color="000000"/>
            </w:tcBorders>
            <w:shd w:val="clear" w:color="auto" w:fill="DEEBF6"/>
            <w:tcMar>
              <w:top w:w="100" w:type="dxa"/>
              <w:left w:w="120" w:type="dxa"/>
              <w:bottom w:w="100" w:type="dxa"/>
              <w:right w:w="120" w:type="dxa"/>
            </w:tcMar>
          </w:tcPr>
          <w:p w14:paraId="11F8FB4A" w14:textId="39D3D07D" w:rsidR="0079149B" w:rsidRPr="00FA4D8D" w:rsidRDefault="0079149B" w:rsidP="001D244E">
            <w:pPr>
              <w:rPr>
                <w:shd w:val="clear" w:color="auto" w:fill="DEEAF6"/>
              </w:rPr>
            </w:pPr>
            <w:r w:rsidRPr="00FA4D8D">
              <w:rPr>
                <w:shd w:val="clear" w:color="auto" w:fill="DEEAF6"/>
              </w:rPr>
              <w:lastRenderedPageBreak/>
              <w:t>Surprises can come from a range of sources: from incomplete understanding of the climate system, from surprises in emissions of natural (e.g., volcanic) sources, or from disruptions to the carbon cycle associated with a warming climate (e.g., methane release</w:t>
            </w:r>
            <w:r w:rsidR="001D244E">
              <w:rPr>
                <w:shd w:val="clear" w:color="auto" w:fill="DEEAF6"/>
              </w:rPr>
              <w:t xml:space="preserve"> from permafrost thawing</w:t>
            </w:r>
            <w:r w:rsidRPr="00FA4D8D">
              <w:rPr>
                <w:shd w:val="clear" w:color="auto" w:fill="DEEAF6"/>
              </w:rPr>
              <w:t xml:space="preserve">, tropical forest </w:t>
            </w:r>
            <w:r w:rsidRPr="00FA4D8D">
              <w:rPr>
                <w:shd w:val="clear" w:color="auto" w:fill="DEEAF6"/>
              </w:rPr>
              <w:lastRenderedPageBreak/>
              <w:t>dieback). There could be large natural variability in the near</w:t>
            </w:r>
            <w:del w:id="1218" w:author="Ian Blenkinsop" w:date="2021-07-02T10:38:00Z">
              <w:r w:rsidRPr="00FA4D8D" w:rsidDel="007308E8">
                <w:rPr>
                  <w:shd w:val="clear" w:color="auto" w:fill="DEEAF6"/>
                </w:rPr>
                <w:delText>-</w:delText>
              </w:r>
            </w:del>
            <w:ins w:id="1219" w:author="Ian Blenkinsop" w:date="2021-07-02T10:38:00Z">
              <w:r w:rsidR="007308E8">
                <w:rPr>
                  <w:shd w:val="clear" w:color="auto" w:fill="DEEAF6"/>
                </w:rPr>
                <w:t xml:space="preserve"> </w:t>
              </w:r>
            </w:ins>
            <w:r w:rsidRPr="00FA4D8D">
              <w:rPr>
                <w:shd w:val="clear" w:color="auto" w:fill="DEEAF6"/>
              </w:rPr>
              <w:t>term; or also accelerated climate change due to a markedly more sensitive climate than previously thought. When the next large explosive volcanic eruption will happen is unknown. The largest volcanic eruptions over the last few hundred years led to substantial but temporary cooling, including precipitation changes</w:t>
            </w:r>
            <w:r w:rsidR="00BE016C">
              <w:rPr>
                <w:shd w:val="clear" w:color="auto" w:fill="DEEAF6"/>
              </w:rPr>
              <w:t>.</w:t>
            </w:r>
            <w:r w:rsidRPr="00FA4D8D">
              <w:rPr>
                <w:shd w:val="clear" w:color="auto" w:fill="DEEAF6"/>
              </w:rPr>
              <w:t xml:space="preserve"> </w:t>
            </w:r>
          </w:p>
        </w:tc>
        <w:tc>
          <w:tcPr>
            <w:tcW w:w="220" w:type="dxa"/>
            <w:gridSpan w:val="3"/>
            <w:tcBorders>
              <w:top w:val="nil"/>
              <w:left w:val="nil"/>
              <w:bottom w:val="nil"/>
              <w:right w:val="nil"/>
            </w:tcBorders>
            <w:shd w:val="clear" w:color="auto" w:fill="auto"/>
            <w:tcMar>
              <w:top w:w="100" w:type="dxa"/>
              <w:left w:w="100" w:type="dxa"/>
              <w:bottom w:w="100" w:type="dxa"/>
              <w:right w:w="100" w:type="dxa"/>
            </w:tcMar>
          </w:tcPr>
          <w:p w14:paraId="17CD00C7" w14:textId="77777777" w:rsidR="0079149B" w:rsidRPr="00FA4D8D" w:rsidRDefault="0079149B" w:rsidP="00102875">
            <w:pPr>
              <w:rPr>
                <w:shd w:val="clear" w:color="auto" w:fill="DEEAF6"/>
              </w:rPr>
            </w:pPr>
            <w:r w:rsidRPr="00FA4D8D">
              <w:rPr>
                <w:shd w:val="clear" w:color="auto" w:fill="DEEAF6"/>
              </w:rPr>
              <w:lastRenderedPageBreak/>
              <w:t xml:space="preserve"> </w:t>
            </w:r>
          </w:p>
        </w:tc>
      </w:tr>
    </w:tbl>
    <w:p w14:paraId="56BC3548" w14:textId="77777777" w:rsidR="0079149B" w:rsidRPr="00FB26EF" w:rsidRDefault="0079149B" w:rsidP="0079149B">
      <w:pPr>
        <w:pStyle w:val="AR6BodyTextBold"/>
        <w:shd w:val="clear" w:color="auto" w:fill="DEEAF6" w:themeFill="accent1" w:themeFillTint="33"/>
        <w:rPr>
          <w:shd w:val="clear" w:color="auto" w:fill="DEEAF6"/>
        </w:rPr>
      </w:pPr>
      <w:r w:rsidRPr="00FB26EF">
        <w:rPr>
          <w:shd w:val="clear" w:color="auto" w:fill="DEEAF6"/>
        </w:rPr>
        <w:t xml:space="preserve"> </w:t>
      </w:r>
    </w:p>
    <w:p w14:paraId="0D54FE79" w14:textId="77777777" w:rsidR="0079149B" w:rsidRDefault="0079149B" w:rsidP="0079149B">
      <w:pPr>
        <w:pStyle w:val="AR6BodyTextBold"/>
        <w:shd w:val="clear" w:color="auto" w:fill="DEEAF6" w:themeFill="accent1" w:themeFillTint="33"/>
      </w:pPr>
      <w:r w:rsidRPr="00FB26EF">
        <w:t>[END CROSS-CHAPTER BOX 1.1, TABLE 1 HERE]</w:t>
      </w:r>
    </w:p>
    <w:p w14:paraId="4A4A291D" w14:textId="77777777" w:rsidR="00A85889" w:rsidRPr="00A85889" w:rsidRDefault="00A85889" w:rsidP="00A85889">
      <w:pPr>
        <w:pStyle w:val="AR6BodyText"/>
        <w:rPr>
          <w:lang w:val="en-US"/>
        </w:rPr>
      </w:pPr>
    </w:p>
    <w:p w14:paraId="10B33057" w14:textId="77777777" w:rsidR="0079149B" w:rsidRPr="00FB26EF" w:rsidRDefault="0079149B" w:rsidP="0079149B">
      <w:pPr>
        <w:pStyle w:val="AR6BodyTextBold"/>
        <w:rPr>
          <w:b w:val="0"/>
          <w:highlight w:val="yellow"/>
        </w:rPr>
      </w:pPr>
      <w:bookmarkStart w:id="1220" w:name="_o5ihzjur95ci" w:colFirst="0" w:colLast="0"/>
      <w:bookmarkStart w:id="1221" w:name="_s1ridxp2ulc6" w:colFirst="0" w:colLast="0"/>
      <w:bookmarkEnd w:id="1220"/>
      <w:bookmarkEnd w:id="1221"/>
    </w:p>
    <w:p w14:paraId="7F447185" w14:textId="1403D218" w:rsidR="0079149B" w:rsidRDefault="0079149B" w:rsidP="0036671B">
      <w:pPr>
        <w:pStyle w:val="AR6BodyTextBold"/>
      </w:pPr>
      <w:r w:rsidRPr="00FB26EF">
        <w:t>[END CROSS-CHAPTER BOX 1.1 HERE]</w:t>
      </w:r>
    </w:p>
    <w:p w14:paraId="719F93A5" w14:textId="11F0123C" w:rsidR="0036671B" w:rsidRDefault="0036671B" w:rsidP="0036671B">
      <w:pPr>
        <w:pStyle w:val="AR6BodyText"/>
        <w:rPr>
          <w:lang w:val="en-US"/>
        </w:rPr>
      </w:pPr>
    </w:p>
    <w:p w14:paraId="41F853D9" w14:textId="77777777" w:rsidR="0036671B" w:rsidRPr="00C421D6" w:rsidRDefault="0036671B" w:rsidP="0036671B">
      <w:pPr>
        <w:pStyle w:val="AR6BodyText"/>
        <w:rPr>
          <w:lang w:val="en-GB"/>
        </w:rPr>
      </w:pPr>
    </w:p>
    <w:p w14:paraId="75ACADBF" w14:textId="67AF506F" w:rsidR="0036671B" w:rsidRPr="00C421D6" w:rsidRDefault="0079149B" w:rsidP="0036671B">
      <w:pPr>
        <w:pStyle w:val="AR6BodyText"/>
        <w:rPr>
          <w:rFonts w:cs="Times New Roman"/>
          <w:color w:val="000000"/>
          <w:lang w:val="en-GB"/>
        </w:rPr>
      </w:pPr>
      <w:r w:rsidRPr="00C421D6">
        <w:rPr>
          <w:rFonts w:cs="Times New Roman"/>
          <w:b/>
          <w:color w:val="000000"/>
          <w:lang w:val="en-GB"/>
        </w:rPr>
        <w:t>Sustainable Development Goals (SDGs).</w:t>
      </w:r>
      <w:r w:rsidRPr="00C421D6">
        <w:rPr>
          <w:rFonts w:cs="Times New Roman"/>
          <w:color w:val="000000"/>
          <w:lang w:val="en-GB"/>
        </w:rPr>
        <w:t xml:space="preserve"> Many interactions among environmental problems and development are addressed </w:t>
      </w:r>
      <w:r w:rsidRPr="00C421D6">
        <w:rPr>
          <w:rFonts w:cs="Times New Roman"/>
          <w:color w:val="000000"/>
          <w:highlight w:val="white"/>
          <w:lang w:val="en-GB"/>
        </w:rPr>
        <w:t>in the United Nations 2030 Agenda for Sustainable Development and its Sustainable Development Goals.</w:t>
      </w:r>
      <w:r w:rsidRPr="00C421D6">
        <w:rPr>
          <w:rFonts w:cs="Times New Roman"/>
          <w:color w:val="000000"/>
          <w:lang w:val="en-GB"/>
        </w:rPr>
        <w:t xml:space="preserve"> The 2030 Agenda, supported by the finance-oriented Addis Ababa Action Agenda </w:t>
      </w:r>
      <w:r w:rsidRPr="00CD3D36">
        <w:rPr>
          <w:rFonts w:cs="Times New Roman"/>
          <w:color w:val="000000"/>
        </w:rPr>
        <w:fldChar w:fldCharType="begin" w:fldLock="1"/>
      </w:r>
      <w:r w:rsidR="00A94565">
        <w:rPr>
          <w:rFonts w:cs="Times New Roman"/>
          <w:color w:val="000000"/>
          <w:lang w:val="en-GB"/>
        </w:rPr>
        <w:instrText>ADDIN CSL_CITATION { "citationItems" : [ { "id" : "ITEM-1", "itemData" : { "DOI" : "https://sustainabledevelopment.un.org/content/documents/2051AAAA_Outcome.pdf", "abstract" : "The final text of the outcome document adopted at the Third Internatinal Conference on Financing for Development (Addis Ababa, Ethiopia, 13\u201316 July 2015) and endorsed by the General Assembly in its resolution 69/313 of 27 July 2015.", "author" : [ { "dropping-particle" : "", "family" : "UN DESA", "given" : "", "non-dropping-particle" : "", "parse-names" : false, "suffix" : "" } ], "id" : "ITEM-1", "issued" : { "date-parts" : [ [ "2015" ] ] }, "number-of-pages" : "61", "publisher" : "UN Department of Economic and Social Affairs (UN DESA)", "title" : "Addis Ababa Action Agenda of the Third International Conference on Financing for Development (Addis Ababa Action Agenda)", "translator" : [ { "dropping-particle" : "", "family" : "H3789", "given" : "Rt7", "non-dropping-particle" : "", "parse-names" : false, "suffix" : "" } ], "type" : "report" }, "uris" : [ "http://www.mendeley.com/documents/?uuid=eb6ae23b-8b70-4e1b-b1e0-195ced23ddc3" ] } ], "mendeley" : { "formattedCitation" : "(UN DESA, 2015)", "plainTextFormattedCitation" : "(UN DESA, 2015)", "previouslyFormattedCitation" : "(UN DESA, 2015)" }, "properties" : { "noteIndex" : 0 }, "schema" : "https://github.com/citation-style-language/schema/raw/master/csl-citation.json" }</w:instrText>
      </w:r>
      <w:r w:rsidRPr="00CD3D36">
        <w:rPr>
          <w:rFonts w:cs="Times New Roman"/>
          <w:color w:val="000000"/>
        </w:rPr>
        <w:fldChar w:fldCharType="separate"/>
      </w:r>
      <w:ins w:id="1222" w:author="Robin Matthews" w:date="2021-05-18T16:01:00Z">
        <w:r w:rsidR="00602365">
          <w:rPr>
            <w:rFonts w:cs="Times New Roman"/>
            <w:noProof/>
            <w:color w:val="000000"/>
            <w:lang w:val="en-GB"/>
          </w:rPr>
          <w:t>(UN DESA, 2015)</w:t>
        </w:r>
      </w:ins>
      <w:del w:id="1223" w:author="Robin Matthews" w:date="2021-05-18T16:01:00Z">
        <w:r w:rsidR="00E14AAC" w:rsidRPr="00E14AAC" w:rsidDel="00602365">
          <w:rPr>
            <w:rFonts w:cs="Times New Roman"/>
            <w:noProof/>
            <w:color w:val="000000"/>
            <w:lang w:val="en-GB"/>
          </w:rPr>
          <w:delText>(UN DESA, 2015)</w:delText>
        </w:r>
      </w:del>
      <w:r w:rsidRPr="00CD3D36">
        <w:rPr>
          <w:rFonts w:cs="Times New Roman"/>
          <w:color w:val="000000"/>
        </w:rPr>
        <w:fldChar w:fldCharType="end"/>
      </w:r>
      <w:r w:rsidRPr="00C421D6">
        <w:rPr>
          <w:rFonts w:cs="Times New Roman"/>
          <w:color w:val="000000"/>
          <w:lang w:val="en-GB"/>
        </w:rPr>
        <w:t>, calls on nations to ‘take the bold and transformative steps which are urgently needed to shift the world onto a sustainable and resilient path.’ T</w:t>
      </w:r>
      <w:r w:rsidRPr="00C421D6">
        <w:rPr>
          <w:rFonts w:cs="Times New Roman"/>
          <w:color w:val="000000"/>
          <w:highlight w:val="white"/>
          <w:lang w:val="en-GB"/>
        </w:rPr>
        <w:t xml:space="preserve">he 2030 Agenda recognizes that ‘climate change is one of the greatest challenges of our time and its adverse impacts undermine the ability of all countries to achieve sustainable development.’ SDG 13 deals explicitly with climate change, establishing several targets </w:t>
      </w:r>
      <w:r w:rsidRPr="00C421D6">
        <w:rPr>
          <w:rFonts w:cs="Times New Roman"/>
          <w:highlight w:val="white"/>
          <w:lang w:val="en-GB"/>
        </w:rPr>
        <w:t>for</w:t>
      </w:r>
      <w:r w:rsidRPr="00C421D6">
        <w:rPr>
          <w:rFonts w:cs="Times New Roman"/>
          <w:color w:val="000000"/>
          <w:highlight w:val="white"/>
          <w:lang w:val="en-GB"/>
        </w:rPr>
        <w:t xml:space="preserve"> adaptation, awareness-raising and finance.</w:t>
      </w:r>
      <w:r w:rsidRPr="00C421D6">
        <w:rPr>
          <w:rFonts w:cs="Times New Roman"/>
          <w:color w:val="000000"/>
          <w:lang w:val="en-GB"/>
        </w:rPr>
        <w:t xml:space="preserve"> </w:t>
      </w:r>
      <w:r w:rsidRPr="00C421D6">
        <w:rPr>
          <w:rFonts w:cs="Times New Roman"/>
          <w:lang w:val="en-GB"/>
        </w:rPr>
        <w:t>Climate and climate change are also highly relevant to m</w:t>
      </w:r>
      <w:r w:rsidRPr="00C421D6">
        <w:rPr>
          <w:rFonts w:cs="Times New Roman"/>
          <w:color w:val="000000"/>
          <w:lang w:val="en-GB"/>
        </w:rPr>
        <w:t xml:space="preserve">ost other SDGs, </w:t>
      </w:r>
      <w:del w:id="1224" w:author="Ian Blenkinsop" w:date="2021-07-02T10:47:00Z">
        <w:r w:rsidRPr="00C421D6" w:rsidDel="00741D3C">
          <w:rPr>
            <w:rFonts w:cs="Times New Roman"/>
            <w:color w:val="000000"/>
            <w:highlight w:val="white"/>
            <w:lang w:val="en-GB"/>
          </w:rPr>
          <w:delText>while acknowledging</w:delText>
        </w:r>
      </w:del>
      <w:ins w:id="1225" w:author="Ian Blenkinsop" w:date="2021-07-02T10:47:00Z">
        <w:r w:rsidR="00741D3C">
          <w:rPr>
            <w:rFonts w:cs="Times New Roman"/>
            <w:color w:val="000000"/>
            <w:highlight w:val="white"/>
            <w:lang w:val="en-GB"/>
          </w:rPr>
          <w:t>and</w:t>
        </w:r>
      </w:ins>
      <w:r w:rsidRPr="00C421D6">
        <w:rPr>
          <w:rFonts w:cs="Times New Roman"/>
          <w:color w:val="000000"/>
          <w:highlight w:val="white"/>
          <w:lang w:val="en-GB"/>
        </w:rPr>
        <w:t xml:space="preserve"> UNFCCC </w:t>
      </w:r>
      <w:ins w:id="1226" w:author="Ian Blenkinsop" w:date="2021-07-02T10:47:00Z">
        <w:r w:rsidR="00741D3C">
          <w:rPr>
            <w:rFonts w:cs="Times New Roman"/>
            <w:color w:val="000000"/>
            <w:highlight w:val="white"/>
            <w:lang w:val="en-GB"/>
          </w:rPr>
          <w:t xml:space="preserve">is acknowledged </w:t>
        </w:r>
      </w:ins>
      <w:r w:rsidRPr="00C421D6">
        <w:rPr>
          <w:rFonts w:cs="Times New Roman"/>
          <w:color w:val="000000"/>
          <w:highlight w:val="white"/>
          <w:lang w:val="en-GB"/>
        </w:rPr>
        <w:t>as the main forum to negotiate the global response to climate change</w:t>
      </w:r>
      <w:r w:rsidRPr="00C421D6">
        <w:rPr>
          <w:rFonts w:cs="Times New Roman"/>
          <w:color w:val="000000"/>
          <w:lang w:val="en-GB"/>
        </w:rPr>
        <w:t xml:space="preserve">. For example, both </w:t>
      </w:r>
      <w:r w:rsidR="00311162" w:rsidRPr="00311162">
        <w:rPr>
          <w:rFonts w:cs="Times New Roman"/>
          <w:color w:val="000000"/>
          <w:lang w:val="en-GB"/>
        </w:rPr>
        <w:t xml:space="preserve">long-lived </w:t>
      </w:r>
      <w:del w:id="1227" w:author="Ian Blenkinsop" w:date="2021-07-12T15:20:00Z">
        <w:r w:rsidR="00311162" w:rsidRPr="00311162" w:rsidDel="00B852C0">
          <w:rPr>
            <w:rFonts w:cs="Times New Roman"/>
            <w:color w:val="000000"/>
            <w:lang w:val="en-GB"/>
          </w:rPr>
          <w:delText>greenhouse gase</w:delText>
        </w:r>
      </w:del>
      <w:ins w:id="1228" w:author="Ian Blenkinsop" w:date="2021-07-12T15:20:00Z">
        <w:r w:rsidR="00B852C0">
          <w:rPr>
            <w:rFonts w:cs="Times New Roman"/>
            <w:color w:val="000000"/>
            <w:lang w:val="en-GB"/>
          </w:rPr>
          <w:t>GHG</w:t>
        </w:r>
      </w:ins>
      <w:commentRangeStart w:id="1229"/>
      <w:r w:rsidR="00311162" w:rsidRPr="00311162">
        <w:rPr>
          <w:rFonts w:cs="Times New Roman"/>
          <w:color w:val="000000"/>
          <w:lang w:val="en-GB"/>
        </w:rPr>
        <w:t>s</w:t>
      </w:r>
      <w:commentRangeEnd w:id="1229"/>
      <w:r w:rsidR="00536014">
        <w:rPr>
          <w:rStyle w:val="CommentReference"/>
        </w:rPr>
        <w:commentReference w:id="1229"/>
      </w:r>
      <w:del w:id="1230" w:author="Ian Blenkinsop" w:date="2021-07-02T10:48:00Z">
        <w:r w:rsidR="00311162" w:rsidRPr="00311162" w:rsidDel="00741D3C">
          <w:rPr>
            <w:rFonts w:cs="Times New Roman"/>
            <w:color w:val="000000"/>
            <w:lang w:val="en-GB"/>
          </w:rPr>
          <w:delText xml:space="preserve"> </w:delText>
        </w:r>
        <w:r w:rsidR="00311162" w:rsidDel="00741D3C">
          <w:rPr>
            <w:rFonts w:cs="Times New Roman"/>
            <w:color w:val="000000"/>
            <w:lang w:val="en-GB"/>
          </w:rPr>
          <w:delText>(</w:delText>
        </w:r>
        <w:r w:rsidRPr="00C421D6" w:rsidDel="00741D3C">
          <w:rPr>
            <w:rFonts w:cs="Times New Roman"/>
            <w:color w:val="000000"/>
            <w:lang w:val="en-GB"/>
          </w:rPr>
          <w:delText>LL</w:delText>
        </w:r>
        <w:r w:rsidRPr="00C421D6" w:rsidDel="00741D3C">
          <w:rPr>
            <w:rFonts w:cs="Times New Roman"/>
            <w:lang w:val="en-GB"/>
          </w:rPr>
          <w:delText>GHGs</w:delText>
        </w:r>
        <w:r w:rsidR="00311162" w:rsidDel="00741D3C">
          <w:rPr>
            <w:rFonts w:cs="Times New Roman"/>
            <w:lang w:val="en-GB"/>
          </w:rPr>
          <w:delText>)</w:delText>
        </w:r>
      </w:del>
      <w:del w:id="1231" w:author="Ian Blenkinsop" w:date="2021-07-02T10:50:00Z">
        <w:r w:rsidR="00144FF7" w:rsidDel="00536014">
          <w:rPr>
            <w:rFonts w:cs="Times New Roman"/>
            <w:lang w:val="en-GB"/>
          </w:rPr>
          <w:delText>,</w:delText>
        </w:r>
      </w:del>
      <w:r w:rsidRPr="00C421D6">
        <w:rPr>
          <w:rFonts w:cs="Times New Roman"/>
          <w:lang w:val="en-GB"/>
        </w:rPr>
        <w:t xml:space="preserve"> </w:t>
      </w:r>
      <w:ins w:id="1232" w:author="Ian Blenkinsop" w:date="2021-07-02T10:50:00Z">
        <w:r w:rsidR="00536014">
          <w:rPr>
            <w:rFonts w:cs="Times New Roman"/>
            <w:lang w:val="en-GB"/>
          </w:rPr>
          <w:t>(</w:t>
        </w:r>
      </w:ins>
      <w:r w:rsidRPr="00C421D6">
        <w:rPr>
          <w:rFonts w:cs="Times New Roman"/>
          <w:lang w:val="en-GB"/>
        </w:rPr>
        <w:t>through mitigation decisions</w:t>
      </w:r>
      <w:ins w:id="1233" w:author="Ian Blenkinsop" w:date="2021-07-02T10:50:00Z">
        <w:r w:rsidR="00536014">
          <w:rPr>
            <w:rFonts w:cs="Times New Roman"/>
            <w:lang w:val="en-GB"/>
          </w:rPr>
          <w:t>)</w:t>
        </w:r>
      </w:ins>
      <w:r w:rsidR="00144FF7">
        <w:rPr>
          <w:rFonts w:cs="Times New Roman"/>
          <w:lang w:val="en-GB"/>
        </w:rPr>
        <w:t>,</w:t>
      </w:r>
      <w:r w:rsidRPr="00C421D6">
        <w:rPr>
          <w:rFonts w:cs="Times New Roman"/>
          <w:lang w:val="en-GB"/>
        </w:rPr>
        <w:t xml:space="preserve"> and SLCFs</w:t>
      </w:r>
      <w:del w:id="1234" w:author="Ian Blenkinsop" w:date="2021-07-02T10:50:00Z">
        <w:r w:rsidR="00144FF7" w:rsidDel="00536014">
          <w:rPr>
            <w:rFonts w:cs="Times New Roman"/>
            <w:lang w:val="en-GB"/>
          </w:rPr>
          <w:delText>,</w:delText>
        </w:r>
        <w:r w:rsidRPr="00C421D6" w:rsidDel="00536014">
          <w:rPr>
            <w:rFonts w:cs="Times New Roman"/>
            <w:lang w:val="en-GB"/>
          </w:rPr>
          <w:delText xml:space="preserve"> </w:delText>
        </w:r>
      </w:del>
      <w:ins w:id="1235" w:author="Ian Blenkinsop" w:date="2021-07-02T10:50:00Z">
        <w:r w:rsidR="00536014">
          <w:rPr>
            <w:rFonts w:cs="Times New Roman"/>
            <w:lang w:val="en-GB"/>
          </w:rPr>
          <w:t xml:space="preserve"> (</w:t>
        </w:r>
      </w:ins>
      <w:r w:rsidRPr="00C421D6">
        <w:rPr>
          <w:rFonts w:cs="Times New Roman"/>
          <w:lang w:val="en-GB"/>
        </w:rPr>
        <w:t>through air quality</w:t>
      </w:r>
      <w:ins w:id="1236" w:author="Ian Blenkinsop" w:date="2021-07-02T10:50:00Z">
        <w:r w:rsidR="00536014">
          <w:rPr>
            <w:rFonts w:cs="Times New Roman"/>
            <w:lang w:val="en-GB"/>
          </w:rPr>
          <w:t>)</w:t>
        </w:r>
      </w:ins>
      <w:r w:rsidR="00144FF7">
        <w:rPr>
          <w:rFonts w:cs="Times New Roman"/>
          <w:lang w:val="en-GB"/>
        </w:rPr>
        <w:t>,</w:t>
      </w:r>
      <w:r w:rsidRPr="00C421D6">
        <w:rPr>
          <w:rFonts w:cs="Times New Roman"/>
          <w:lang w:val="en-GB"/>
        </w:rPr>
        <w:t xml:space="preserve"> are relevant to </w:t>
      </w:r>
      <w:r w:rsidRPr="00C421D6">
        <w:rPr>
          <w:rFonts w:cs="Times New Roman"/>
          <w:color w:val="000000"/>
          <w:lang w:val="en-GB"/>
        </w:rPr>
        <w:t>SDG 11 (sustainable cities and communities)</w:t>
      </w:r>
      <w:r w:rsidRPr="00C421D6">
        <w:rPr>
          <w:rFonts w:cs="Times New Roman"/>
          <w:lang w:val="en-GB"/>
        </w:rPr>
        <w:t xml:space="preserve">. </w:t>
      </w:r>
      <w:r w:rsidRPr="00C421D6">
        <w:rPr>
          <w:rFonts w:cs="Times New Roman"/>
          <w:color w:val="000000"/>
          <w:lang w:val="en-GB"/>
        </w:rPr>
        <w:t>Chapter 6 assess</w:t>
      </w:r>
      <w:r w:rsidRPr="00C421D6">
        <w:rPr>
          <w:rFonts w:cs="Times New Roman"/>
          <w:lang w:val="en-GB"/>
        </w:rPr>
        <w:t>es</w:t>
      </w:r>
      <w:r w:rsidRPr="00C421D6">
        <w:rPr>
          <w:rFonts w:cs="Times New Roman"/>
          <w:color w:val="000000"/>
          <w:lang w:val="en-GB"/>
        </w:rPr>
        <w:t xml:space="preserve"> </w:t>
      </w:r>
      <w:ins w:id="1237" w:author="Ian Blenkinsop" w:date="2021-07-02T10:52:00Z">
        <w:r w:rsidR="00536014">
          <w:rPr>
            <w:rFonts w:cs="Times New Roman"/>
            <w:color w:val="000000"/>
            <w:lang w:val="en-GB"/>
          </w:rPr>
          <w:t xml:space="preserve">the effects of </w:t>
        </w:r>
      </w:ins>
      <w:r w:rsidRPr="00C421D6">
        <w:rPr>
          <w:rFonts w:cs="Times New Roman"/>
          <w:color w:val="000000"/>
          <w:lang w:val="en-GB"/>
        </w:rPr>
        <w:t>SLCF</w:t>
      </w:r>
      <w:ins w:id="1238" w:author="Ian Blenkinsop" w:date="2021-07-02T10:52:00Z">
        <w:r w:rsidR="00536014">
          <w:rPr>
            <w:rFonts w:cs="Times New Roman"/>
            <w:color w:val="000000"/>
            <w:lang w:val="en-GB"/>
          </w:rPr>
          <w:t>s</w:t>
        </w:r>
      </w:ins>
      <w:r w:rsidRPr="00C421D6">
        <w:rPr>
          <w:rFonts w:cs="Times New Roman"/>
          <w:color w:val="000000"/>
          <w:lang w:val="en-GB"/>
        </w:rPr>
        <w:t xml:space="preserve"> </w:t>
      </w:r>
      <w:del w:id="1239" w:author="Ian Blenkinsop" w:date="2021-07-02T10:52:00Z">
        <w:r w:rsidRPr="00C421D6" w:rsidDel="00536014">
          <w:rPr>
            <w:rFonts w:cs="Times New Roman"/>
            <w:lang w:val="en-GB"/>
          </w:rPr>
          <w:delText xml:space="preserve">effects </w:delText>
        </w:r>
      </w:del>
      <w:r w:rsidRPr="00C421D6">
        <w:rPr>
          <w:rFonts w:cs="Times New Roman"/>
          <w:lang w:val="en-GB"/>
        </w:rPr>
        <w:t>on climate</w:t>
      </w:r>
      <w:r w:rsidRPr="00C421D6">
        <w:rPr>
          <w:rFonts w:cs="Times New Roman"/>
          <w:color w:val="000000"/>
          <w:lang w:val="en-GB"/>
        </w:rPr>
        <w:t xml:space="preserve"> and the implications of changing climate </w:t>
      </w:r>
      <w:r w:rsidRPr="00C421D6">
        <w:rPr>
          <w:rFonts w:cs="Times New Roman"/>
          <w:lang w:val="en-GB"/>
        </w:rPr>
        <w:t>for</w:t>
      </w:r>
      <w:r w:rsidRPr="00C421D6">
        <w:rPr>
          <w:rFonts w:cs="Times New Roman"/>
          <w:color w:val="000000"/>
          <w:lang w:val="en-GB"/>
        </w:rPr>
        <w:t xml:space="preserve"> air quality</w:t>
      </w:r>
      <w:r w:rsidRPr="00C421D6">
        <w:rPr>
          <w:rFonts w:cs="Times New Roman"/>
          <w:lang w:val="en-GB"/>
        </w:rPr>
        <w:t>, including opportunities for mitigation relevant to the SDGs (</w:t>
      </w:r>
      <w:del w:id="1240" w:author="Ian Blenkinsop" w:date="2021-07-12T14:03:00Z">
        <w:r w:rsidRPr="00C421D6" w:rsidDel="00795D45">
          <w:rPr>
            <w:rFonts w:cs="Times New Roman"/>
            <w:lang w:val="en-GB"/>
          </w:rPr>
          <w:delText xml:space="preserve">Chapter 6, </w:delText>
        </w:r>
      </w:del>
      <w:r w:rsidRPr="00C421D6">
        <w:rPr>
          <w:rFonts w:cs="Times New Roman"/>
          <w:lang w:val="en-GB"/>
        </w:rPr>
        <w:t>Box 6.2)</w:t>
      </w:r>
      <w:r w:rsidRPr="00C421D6">
        <w:rPr>
          <w:rFonts w:cs="Times New Roman"/>
          <w:color w:val="000000"/>
          <w:lang w:val="en-GB"/>
        </w:rPr>
        <w:t xml:space="preserve">. Also, the UN Conference on Housing and Sustainable Development established a New Urban Agenda </w:t>
      </w:r>
      <w:r w:rsidRPr="00CD3D36">
        <w:rPr>
          <w:rFonts w:cs="Times New Roman"/>
          <w:color w:val="000000"/>
        </w:rPr>
        <w:fldChar w:fldCharType="begin" w:fldLock="1"/>
      </w:r>
      <w:r w:rsidR="00A94565">
        <w:rPr>
          <w:rFonts w:cs="Times New Roman"/>
          <w:color w:val="000000"/>
          <w:lang w:val="en-GB"/>
        </w:rPr>
        <w:instrText>ADDIN CSL_CITATION { "citationItems" : [ { "id" : "ITEM-1", "itemData" : { "DOI" : "https://unhabitat.org/about-us/new-urban-agenda", "ISBN" : "978-92-1-132731-1", "abstract" : "The New Urban Agenda was adopted at the United Nations Conference on Housing and Sustainable Urban Development (Habitat III) in Quito, Ecuador, on 20 October 2016. It was endorsed by the United Nations General Assembly at its sixty-eighth plenary meeting of the seventy-first session on 23 December 2016.", "author" : [ { "dropping-particle" : "", "family" : "United Nations", "given" : "", "non-dropping-particle" : "", "parse-names" : false, "suffix" : "" } ], "collection-title" : "A/RES/71/256", "id" : "ITEM-1", "issued" : { "date-parts" : [ [ "2017" ] ] }, "number-of-pages" : "66", "publisher" : "Conference on Housing and Sustainable Urban Development (Habitat III) Secretariat", "title" : "New Urban Agenda", "translator" : [ { "dropping-particle" : "", "family" : "H2516", "given" : "Rt7", "non-dropping-particle" : "", "parse-names" : false, "suffix" : "" } ], "type" : "report" }, "uris" : [ "http://www.mendeley.com/documents/?uuid=9ef63172-f989-4e0b-a616-feea57a61ba7" ] } ], "mendeley" : { "formattedCitation" : "(United Nations, 2017)", "plainTextFormattedCitation" : "(United Nations, 2017)", "previouslyFormattedCitation" : "(United Nations, 2017)" }, "properties" : { "noteIndex" : 0 }, "schema" : "https://github.com/citation-style-language/schema/raw/master/csl-citation.json" }</w:instrText>
      </w:r>
      <w:r w:rsidRPr="00CD3D36">
        <w:rPr>
          <w:rFonts w:cs="Times New Roman"/>
          <w:color w:val="000000"/>
        </w:rPr>
        <w:fldChar w:fldCharType="separate"/>
      </w:r>
      <w:ins w:id="1241" w:author="Robin Matthews" w:date="2021-05-18T16:01:00Z">
        <w:r w:rsidR="00602365">
          <w:rPr>
            <w:rFonts w:cs="Times New Roman"/>
            <w:noProof/>
            <w:color w:val="000000"/>
            <w:lang w:val="en-GB"/>
          </w:rPr>
          <w:t>(United Nations, 2017)</w:t>
        </w:r>
      </w:ins>
      <w:del w:id="1242" w:author="Robin Matthews" w:date="2021-05-18T16:01:00Z">
        <w:r w:rsidRPr="00C421D6" w:rsidDel="00602365">
          <w:rPr>
            <w:rFonts w:cs="Times New Roman"/>
            <w:noProof/>
            <w:color w:val="000000"/>
            <w:lang w:val="en-GB"/>
          </w:rPr>
          <w:delText>(United Nations, 2017)</w:delText>
        </w:r>
      </w:del>
      <w:r w:rsidRPr="00CD3D36">
        <w:rPr>
          <w:rFonts w:cs="Times New Roman"/>
          <w:color w:val="000000"/>
        </w:rPr>
        <w:fldChar w:fldCharType="end"/>
      </w:r>
      <w:r w:rsidRPr="00C421D6">
        <w:rPr>
          <w:rFonts w:cs="Times New Roman"/>
          <w:color w:val="000000"/>
          <w:lang w:val="en-GB"/>
        </w:rPr>
        <w:t xml:space="preserve"> envisaging cities as part of the solutions for sustainable development, climate change adaptation and mitigation. </w:t>
      </w:r>
    </w:p>
    <w:p w14:paraId="167A3506" w14:textId="77777777" w:rsidR="0036671B" w:rsidRPr="00C421D6" w:rsidRDefault="0036671B" w:rsidP="0036671B">
      <w:pPr>
        <w:pStyle w:val="AR6BodyText"/>
        <w:rPr>
          <w:rFonts w:cs="Times New Roman"/>
          <w:color w:val="000000"/>
          <w:lang w:val="en-GB"/>
        </w:rPr>
      </w:pPr>
    </w:p>
    <w:p w14:paraId="1739A99D" w14:textId="64679CDE" w:rsidR="0079149B" w:rsidRPr="00C421D6" w:rsidRDefault="0079149B" w:rsidP="0036671B">
      <w:pPr>
        <w:pStyle w:val="AR6BodyText"/>
        <w:rPr>
          <w:rFonts w:cs="Times New Roman"/>
          <w:color w:val="000000"/>
          <w:lang w:val="en-GB"/>
        </w:rPr>
      </w:pPr>
      <w:bookmarkStart w:id="1243" w:name="_Hlk66712732"/>
      <w:commentRangeStart w:id="1244"/>
      <w:r w:rsidRPr="00C421D6">
        <w:rPr>
          <w:rFonts w:cs="Times New Roman"/>
          <w:b/>
          <w:color w:val="000000"/>
          <w:lang w:val="en-GB"/>
        </w:rPr>
        <w:t xml:space="preserve">The </w:t>
      </w:r>
      <w:r w:rsidRPr="00C421D6">
        <w:rPr>
          <w:rFonts w:cs="Times New Roman"/>
          <w:b/>
          <w:lang w:val="en-GB"/>
        </w:rPr>
        <w:t>Sendai Framework for Disaster Risk Reduction</w:t>
      </w:r>
      <w:r w:rsidRPr="00C421D6">
        <w:rPr>
          <w:rFonts w:cs="Times New Roman"/>
          <w:lang w:val="en-GB"/>
        </w:rPr>
        <w:t xml:space="preserve"> (</w:t>
      </w:r>
      <w:r w:rsidRPr="00C421D6">
        <w:rPr>
          <w:rFonts w:cs="Times New Roman"/>
          <w:b/>
          <w:color w:val="000000"/>
          <w:lang w:val="en-GB"/>
        </w:rPr>
        <w:t>SFDRR)</w:t>
      </w:r>
      <w:commentRangeEnd w:id="1244"/>
      <w:r w:rsidR="00536014">
        <w:rPr>
          <w:rStyle w:val="CommentReference"/>
        </w:rPr>
        <w:commentReference w:id="1244"/>
      </w:r>
      <w:r w:rsidRPr="00C421D6">
        <w:rPr>
          <w:rFonts w:cs="Times New Roman"/>
          <w:b/>
          <w:bCs/>
          <w:color w:val="000000"/>
          <w:lang w:val="en-GB"/>
        </w:rPr>
        <w:t>.</w:t>
      </w:r>
      <w:r w:rsidRPr="00C421D6">
        <w:rPr>
          <w:rFonts w:cs="Times New Roman"/>
          <w:color w:val="000000"/>
          <w:lang w:val="en-GB"/>
        </w:rPr>
        <w:t xml:space="preserve"> The Sendai Framework for Disaster Risk Reduction is a non-binding agreement to reduce risks associated with disasters of all scales, frequencies and onset rates caused by natural or human-made hazards, including </w:t>
      </w:r>
      <w:r w:rsidRPr="00C421D6">
        <w:rPr>
          <w:rFonts w:cs="Times New Roman"/>
          <w:lang w:val="en-GB"/>
        </w:rPr>
        <w:t>c</w:t>
      </w:r>
      <w:r w:rsidRPr="00C421D6">
        <w:rPr>
          <w:rFonts w:cs="Times New Roman"/>
          <w:color w:val="000000"/>
          <w:lang w:val="en-GB"/>
        </w:rPr>
        <w:t xml:space="preserve">limate </w:t>
      </w:r>
      <w:r w:rsidRPr="00C421D6">
        <w:rPr>
          <w:rFonts w:cs="Times New Roman"/>
          <w:lang w:val="en-GB"/>
        </w:rPr>
        <w:t>c</w:t>
      </w:r>
      <w:r w:rsidRPr="00C421D6">
        <w:rPr>
          <w:rFonts w:cs="Times New Roman"/>
          <w:color w:val="000000"/>
          <w:lang w:val="en-GB"/>
        </w:rPr>
        <w:t xml:space="preserve">hange. The </w:t>
      </w:r>
      <w:commentRangeStart w:id="1245"/>
      <w:r w:rsidRPr="00C421D6">
        <w:rPr>
          <w:rFonts w:cs="Times New Roman"/>
          <w:color w:val="000000"/>
          <w:lang w:val="en-GB"/>
        </w:rPr>
        <w:t>SFDRR</w:t>
      </w:r>
      <w:commentRangeEnd w:id="1245"/>
      <w:r w:rsidR="00DF6FA9">
        <w:rPr>
          <w:rStyle w:val="CommentReference"/>
        </w:rPr>
        <w:commentReference w:id="1245"/>
      </w:r>
      <w:r w:rsidRPr="00C421D6">
        <w:rPr>
          <w:rFonts w:cs="Times New Roman"/>
          <w:color w:val="000000"/>
          <w:lang w:val="en-GB"/>
        </w:rPr>
        <w:t xml:space="preserve"> outlines targets and priorities for action including ‘</w:t>
      </w:r>
      <w:del w:id="1246" w:author="Ian Blenkinsop" w:date="2021-07-02T11:02:00Z">
        <w:r w:rsidRPr="00C421D6" w:rsidDel="00DF6FA9">
          <w:rPr>
            <w:rFonts w:cs="Times New Roman"/>
            <w:color w:val="000000"/>
            <w:lang w:val="en-GB"/>
          </w:rPr>
          <w:delText xml:space="preserve">Understanding </w:delText>
        </w:r>
      </w:del>
      <w:ins w:id="1247" w:author="Ian Blenkinsop" w:date="2021-07-02T11:02:00Z">
        <w:r w:rsidR="00DF6FA9">
          <w:rPr>
            <w:rFonts w:cs="Times New Roman"/>
            <w:color w:val="000000"/>
            <w:lang w:val="en-GB"/>
          </w:rPr>
          <w:t>u</w:t>
        </w:r>
        <w:r w:rsidR="00DF6FA9" w:rsidRPr="00C421D6">
          <w:rPr>
            <w:rFonts w:cs="Times New Roman"/>
            <w:color w:val="000000"/>
            <w:lang w:val="en-GB"/>
          </w:rPr>
          <w:t xml:space="preserve">nderstanding </w:t>
        </w:r>
      </w:ins>
      <w:r w:rsidRPr="00C421D6">
        <w:rPr>
          <w:rFonts w:cs="Times New Roman"/>
          <w:color w:val="000000"/>
          <w:lang w:val="en-GB"/>
        </w:rPr>
        <w:t xml:space="preserve">disaster risk’, </w:t>
      </w:r>
      <w:r w:rsidRPr="00C421D6">
        <w:rPr>
          <w:rFonts w:cs="Times New Roman"/>
          <w:lang w:val="en-GB"/>
        </w:rPr>
        <w:t>along</w:t>
      </w:r>
      <w:r w:rsidRPr="00C421D6">
        <w:rPr>
          <w:rFonts w:cs="Times New Roman"/>
          <w:color w:val="000000"/>
          <w:lang w:val="en-GB"/>
        </w:rPr>
        <w:t xml:space="preserve"> the dimensions of </w:t>
      </w:r>
      <w:bookmarkStart w:id="1248" w:name="_Hlk66712805"/>
      <w:r w:rsidRPr="00C421D6">
        <w:rPr>
          <w:rFonts w:cs="Times New Roman"/>
          <w:color w:val="000000"/>
          <w:lang w:val="en-GB"/>
        </w:rPr>
        <w:t>vulnerability, exposure of persons and assets</w:t>
      </w:r>
      <w:ins w:id="1249" w:author="Ian Blenkinsop" w:date="2021-07-02T11:03:00Z">
        <w:r w:rsidR="00DF6FA9">
          <w:rPr>
            <w:rFonts w:cs="Times New Roman"/>
            <w:color w:val="000000"/>
            <w:lang w:val="en-GB"/>
          </w:rPr>
          <w:t>,</w:t>
        </w:r>
      </w:ins>
      <w:r w:rsidRPr="00C421D6">
        <w:rPr>
          <w:rFonts w:cs="Times New Roman"/>
          <w:color w:val="000000"/>
          <w:lang w:val="en-GB"/>
        </w:rPr>
        <w:t xml:space="preserve"> and hazard characteristics.</w:t>
      </w:r>
      <w:bookmarkEnd w:id="1248"/>
      <w:r w:rsidRPr="00C421D6">
        <w:rPr>
          <w:rFonts w:cs="Times New Roman"/>
          <w:color w:val="000000"/>
          <w:lang w:val="en-GB"/>
        </w:rPr>
        <w:t xml:space="preserve"> Chapter 12 assesses climate information relevant to regional impact and risk assessment</w:t>
      </w:r>
      <w:ins w:id="1250" w:author="Ian Blenkinsop" w:date="2021-07-02T11:03:00Z">
        <w:r w:rsidR="00DF6FA9">
          <w:rPr>
            <w:rFonts w:cs="Times New Roman"/>
            <w:color w:val="000000"/>
            <w:lang w:val="en-GB"/>
          </w:rPr>
          <w:t>,</w:t>
        </w:r>
      </w:ins>
      <w:r w:rsidRPr="00C421D6">
        <w:rPr>
          <w:rFonts w:cs="Times New Roman"/>
          <w:color w:val="000000"/>
          <w:lang w:val="en-GB"/>
        </w:rPr>
        <w:t xml:space="preserve"> with a focus on climate hazards and other aspects of climate that influence society and ecosystem</w:t>
      </w:r>
      <w:ins w:id="1251" w:author="Ian Blenkinsop" w:date="2021-07-02T11:03:00Z">
        <w:r w:rsidR="00DF6FA9">
          <w:rPr>
            <w:rFonts w:cs="Times New Roman"/>
            <w:color w:val="000000"/>
            <w:lang w:val="en-GB"/>
          </w:rPr>
          <w:t>s</w:t>
        </w:r>
      </w:ins>
      <w:r w:rsidRPr="00C421D6">
        <w:rPr>
          <w:rFonts w:cs="Times New Roman"/>
          <w:color w:val="000000"/>
          <w:lang w:val="en-GB"/>
        </w:rPr>
        <w:t xml:space="preserve"> and makes the link with Working </w:t>
      </w:r>
      <w:r w:rsidRPr="00C421D6">
        <w:rPr>
          <w:rFonts w:cs="Times New Roman"/>
          <w:lang w:val="en-GB"/>
        </w:rPr>
        <w:t>G</w:t>
      </w:r>
      <w:r w:rsidRPr="00C421D6">
        <w:rPr>
          <w:rFonts w:cs="Times New Roman"/>
          <w:color w:val="000000"/>
          <w:lang w:val="en-GB"/>
        </w:rPr>
        <w:t>roup II. AR6 adopts a consistent risk</w:t>
      </w:r>
      <w:ins w:id="1252" w:author="Ian Blenkinsop" w:date="2021-07-02T11:03:00Z">
        <w:r w:rsidR="00DF6FA9">
          <w:rPr>
            <w:rFonts w:cs="Times New Roman"/>
            <w:color w:val="000000"/>
            <w:lang w:val="en-GB"/>
          </w:rPr>
          <w:t>-</w:t>
        </w:r>
      </w:ins>
      <w:r w:rsidRPr="00C421D6">
        <w:rPr>
          <w:rFonts w:cs="Times New Roman"/>
          <w:color w:val="000000"/>
          <w:lang w:val="en-GB"/>
        </w:rPr>
        <w:t xml:space="preserve"> and solution-oriented framing (Cross-Chapter Box 1.3) that calls for a multidisciplinary approach and cross-</w:t>
      </w:r>
      <w:del w:id="1253" w:author="Ian Blenkinsop" w:date="2021-07-07T12:48:00Z">
        <w:r w:rsidRPr="00C421D6" w:rsidDel="00620FE4">
          <w:rPr>
            <w:rFonts w:cs="Times New Roman"/>
            <w:color w:val="000000"/>
            <w:lang w:val="en-GB"/>
          </w:rPr>
          <w:delText>working group</w:delText>
        </w:r>
      </w:del>
      <w:ins w:id="1254" w:author="Ian Blenkinsop" w:date="2021-07-07T12:48:00Z">
        <w:r w:rsidR="00620FE4">
          <w:rPr>
            <w:rFonts w:cs="Times New Roman"/>
            <w:color w:val="000000"/>
            <w:lang w:val="en-GB"/>
          </w:rPr>
          <w:t>Working Group</w:t>
        </w:r>
      </w:ins>
      <w:r w:rsidRPr="00C421D6">
        <w:rPr>
          <w:rFonts w:cs="Times New Roman"/>
          <w:color w:val="000000"/>
          <w:lang w:val="en-GB"/>
        </w:rPr>
        <w:t xml:space="preserve"> coordination in order to ensure integrative discussions of major scientific issues associated with integrative risk management and sustainable solutions </w:t>
      </w:r>
      <w:r w:rsidRPr="00B377FE">
        <w:rPr>
          <w:rFonts w:cs="Times New Roman"/>
          <w:color w:val="000000"/>
        </w:rPr>
        <w:fldChar w:fldCharType="begin" w:fldLock="1"/>
      </w:r>
      <w:r w:rsidR="00A94565">
        <w:rPr>
          <w:rFonts w:cs="Times New Roman"/>
          <w:color w:val="000000"/>
          <w:lang w:val="en-GB"/>
        </w:rPr>
        <w:instrText>ADDIN CSL_CITATION { "citationItems" : [ { "id" : "ITEM-1", "itemData" : { "DOI" : "https://www.ipcc.ch/site/assets/uploads/2018/11/AR6-Chair-Vision-Paper.pdf", "author" : [ { "dropping-particle" : "", "family" : "IPCC", "given" : "", "non-dropping-particle" : "", "parse-names" : false, "suffix" : "" } ], "collection-title" : "AR6-SCOP/Doc.2", "id" : "ITEM-1", "issued" : { "date-parts" : [ [ "2017" ] ] }, "number-of-pages" : "44", "publisher" : "Intergovernmental Panel on Climate Change (IPCC) Secretariat", "publisher-place" : "Geneva, Switzerland", "title" : "AR6 Scoping Meeting \u2013 Chair's Vision Paper", "translator" : [ { "dropping-particle" : "", "family" : "H2541", "given" : "Rt15", "non-dropping-particle" : "", "parse-names" : false, "suffix" : "" } ], "type" : "report" }, "uris" : [ "http://www.mendeley.com/documents/?uuid=5105ec1e-2c3e-469f-9e45-8db224332c02" ] } ], "mendeley" : { "formattedCitation" : "(IPCC, 2017)", "plainTextFormattedCitation" : "(IPCC, 2017)", "previouslyFormattedCitation" : "(IPCC, 2017)" }, "properties" : { "noteIndex" : 0 }, "schema" : "https://github.com/citation-style-language/schema/raw/master/csl-citation.json" }</w:instrText>
      </w:r>
      <w:r w:rsidRPr="00B377FE">
        <w:rPr>
          <w:rFonts w:cs="Times New Roman"/>
          <w:color w:val="000000"/>
        </w:rPr>
        <w:fldChar w:fldCharType="separate"/>
      </w:r>
      <w:ins w:id="1255" w:author="Robin Matthews" w:date="2021-05-18T16:01:00Z">
        <w:r w:rsidR="00602365">
          <w:rPr>
            <w:rFonts w:cs="Times New Roman"/>
            <w:noProof/>
            <w:color w:val="000000"/>
            <w:lang w:val="en-GB"/>
          </w:rPr>
          <w:t>(IPCC, 2017)</w:t>
        </w:r>
      </w:ins>
      <w:del w:id="1256" w:author="Robin Matthews" w:date="2021-05-18T16:01:00Z">
        <w:r w:rsidR="00E14AAC" w:rsidRPr="00E14AAC" w:rsidDel="00602365">
          <w:rPr>
            <w:rFonts w:cs="Times New Roman"/>
            <w:noProof/>
            <w:color w:val="000000"/>
            <w:lang w:val="en-GB"/>
          </w:rPr>
          <w:delText>(IPCC, 2017)</w:delText>
        </w:r>
      </w:del>
      <w:r w:rsidRPr="00B377FE">
        <w:rPr>
          <w:rFonts w:cs="Times New Roman"/>
          <w:color w:val="000000"/>
        </w:rPr>
        <w:fldChar w:fldCharType="end"/>
      </w:r>
      <w:r w:rsidRPr="00C421D6">
        <w:rPr>
          <w:rFonts w:cs="Times New Roman"/>
          <w:color w:val="000000"/>
          <w:lang w:val="en-GB"/>
        </w:rPr>
        <w:t xml:space="preserve">. </w:t>
      </w:r>
    </w:p>
    <w:p w14:paraId="1A2C9AF1" w14:textId="77777777" w:rsidR="0079149B" w:rsidRPr="00C421D6" w:rsidRDefault="0079149B" w:rsidP="0036671B">
      <w:pPr>
        <w:pStyle w:val="AR6BodyText"/>
        <w:rPr>
          <w:rFonts w:cs="Times New Roman"/>
          <w:color w:val="000000"/>
          <w:lang w:val="en-GB"/>
        </w:rPr>
      </w:pPr>
    </w:p>
    <w:p w14:paraId="3C40DE27" w14:textId="513CB51E" w:rsidR="0079149B" w:rsidRPr="00C421D6" w:rsidRDefault="0079149B" w:rsidP="0036671B">
      <w:pPr>
        <w:pStyle w:val="AR6BodyText"/>
        <w:rPr>
          <w:rFonts w:cs="Times New Roman"/>
          <w:lang w:val="en-GB"/>
        </w:rPr>
      </w:pPr>
      <w:bookmarkStart w:id="1257" w:name="_Hlk66712835"/>
      <w:bookmarkEnd w:id="1243"/>
      <w:r w:rsidRPr="00C421D6">
        <w:rPr>
          <w:rFonts w:cs="Times New Roman"/>
          <w:b/>
          <w:lang w:val="en-GB"/>
        </w:rPr>
        <w:t xml:space="preserve">The Intergovernmental Science-Policy Platform on Biodiversity and Ecosystem Services (IPBES). </w:t>
      </w:r>
      <w:r w:rsidRPr="00C421D6">
        <w:rPr>
          <w:rFonts w:cs="Times New Roman"/>
          <w:lang w:val="en-GB"/>
        </w:rPr>
        <w:t xml:space="preserve">Efforts to address climate change take place alongside and in the context of other major environmental problems, such as biodiversity loss. </w:t>
      </w:r>
      <w:del w:id="1258" w:author="Ian Blenkinsop" w:date="2021-07-02T11:21:00Z">
        <w:r w:rsidRPr="00C421D6" w:rsidDel="00934493">
          <w:rPr>
            <w:rFonts w:cs="Times New Roman"/>
            <w:lang w:val="en-GB"/>
          </w:rPr>
          <w:delText>The Intergovernmental Science-Policy Platform on Biodiversity and Ecosystem Services (</w:delText>
        </w:r>
      </w:del>
      <w:r w:rsidRPr="00C421D6">
        <w:rPr>
          <w:rFonts w:cs="Times New Roman"/>
          <w:lang w:val="en-GB"/>
        </w:rPr>
        <w:t>IPBES</w:t>
      </w:r>
      <w:del w:id="1259" w:author="Ian Blenkinsop" w:date="2021-07-02T11:21:00Z">
        <w:r w:rsidRPr="00C421D6" w:rsidDel="00934493">
          <w:rPr>
            <w:rFonts w:cs="Times New Roman"/>
            <w:lang w:val="en-GB"/>
          </w:rPr>
          <w:delText>)</w:delText>
        </w:r>
      </w:del>
      <w:r w:rsidRPr="00C421D6">
        <w:rPr>
          <w:rFonts w:cs="Times New Roman"/>
          <w:lang w:val="en-GB"/>
        </w:rPr>
        <w:t>, established in 2012, builds on the IPCC model</w:t>
      </w:r>
      <w:r w:rsidR="00144FF7">
        <w:rPr>
          <w:rFonts w:cs="Times New Roman"/>
          <w:lang w:val="en-GB"/>
        </w:rPr>
        <w:t xml:space="preserve"> of a science</w:t>
      </w:r>
      <w:del w:id="1260" w:author="Ian Blenkinsop" w:date="2021-07-02T11:21:00Z">
        <w:r w:rsidR="00144FF7" w:rsidDel="00934493">
          <w:rPr>
            <w:rFonts w:cs="Times New Roman"/>
            <w:lang w:val="en-GB"/>
          </w:rPr>
          <w:delText>-</w:delText>
        </w:r>
      </w:del>
      <w:ins w:id="1261" w:author="Ian Blenkinsop" w:date="2021-07-02T11:21:00Z">
        <w:r w:rsidR="00934493">
          <w:rPr>
            <w:rFonts w:cs="Times New Roman"/>
            <w:lang w:val="en-GB"/>
          </w:rPr>
          <w:t>–</w:t>
        </w:r>
      </w:ins>
      <w:r w:rsidR="00144FF7">
        <w:rPr>
          <w:rFonts w:cs="Times New Roman"/>
          <w:lang w:val="en-GB"/>
        </w:rPr>
        <w:t>policy interface and assessment</w:t>
      </w:r>
      <w:r w:rsidRPr="00C421D6">
        <w:rPr>
          <w:rFonts w:cs="Times New Roman"/>
          <w:lang w:val="en-GB"/>
        </w:rPr>
        <w:t xml:space="preserve">. </w:t>
      </w:r>
      <w:r w:rsidRPr="00C421D6">
        <w:rPr>
          <w:rFonts w:cs="Times New Roman"/>
          <w:highlight w:val="white"/>
          <w:lang w:val="en-GB"/>
        </w:rPr>
        <w:t>The Platform</w:t>
      </w:r>
      <w:r w:rsidR="00934493">
        <w:rPr>
          <w:rFonts w:cs="Times New Roman"/>
          <w:highlight w:val="white"/>
          <w:lang w:val="en-GB"/>
        </w:rPr>
        <w:t>’</w:t>
      </w:r>
      <w:r w:rsidRPr="00C421D6">
        <w:rPr>
          <w:rFonts w:cs="Times New Roman"/>
          <w:highlight w:val="white"/>
          <w:lang w:val="en-GB"/>
        </w:rPr>
        <w:t xml:space="preserve">s objective is to </w:t>
      </w:r>
      <w:r w:rsidR="007C2596" w:rsidRPr="00C421D6">
        <w:rPr>
          <w:rFonts w:cs="Times New Roman"/>
          <w:highlight w:val="white"/>
          <w:lang w:val="en-GB"/>
        </w:rPr>
        <w:t>‘</w:t>
      </w:r>
      <w:r w:rsidRPr="00C421D6">
        <w:rPr>
          <w:rFonts w:cs="Times New Roman"/>
          <w:highlight w:val="white"/>
          <w:lang w:val="en-GB"/>
        </w:rPr>
        <w:t>strengthen the science</w:t>
      </w:r>
      <w:del w:id="1262" w:author="Ian Blenkinsop" w:date="2021-07-02T11:22:00Z">
        <w:r w:rsidRPr="00C421D6" w:rsidDel="00934493">
          <w:rPr>
            <w:rFonts w:cs="Times New Roman"/>
            <w:highlight w:val="white"/>
            <w:lang w:val="en-GB"/>
          </w:rPr>
          <w:delText>-</w:delText>
        </w:r>
      </w:del>
      <w:ins w:id="1263" w:author="Ian Blenkinsop" w:date="2021-07-02T11:22:00Z">
        <w:r w:rsidR="00934493">
          <w:rPr>
            <w:rFonts w:cs="Times New Roman"/>
            <w:highlight w:val="white"/>
            <w:lang w:val="en-GB"/>
          </w:rPr>
          <w:t>–</w:t>
        </w:r>
      </w:ins>
      <w:r w:rsidRPr="00C421D6">
        <w:rPr>
          <w:rFonts w:cs="Times New Roman"/>
          <w:highlight w:val="white"/>
          <w:lang w:val="en-GB"/>
        </w:rPr>
        <w:t xml:space="preserve">policy interface for biodiversity and ecosystem services for the conservation and sustainable use of biodiversity, long-term human well-being and sustainable </w:t>
      </w:r>
      <w:r w:rsidRPr="00C421D6">
        <w:rPr>
          <w:rFonts w:cs="Times New Roman"/>
          <w:lang w:val="en-GB"/>
        </w:rPr>
        <w:t xml:space="preserve">development’ </w:t>
      </w:r>
      <w:r w:rsidRPr="00B377FE">
        <w:rPr>
          <w:rFonts w:cs="Times New Roman"/>
        </w:rPr>
        <w:fldChar w:fldCharType="begin" w:fldLock="1"/>
      </w:r>
      <w:r w:rsidR="00A94565">
        <w:rPr>
          <w:rFonts w:cs="Times New Roman"/>
          <w:lang w:val="en-GB"/>
        </w:rPr>
        <w:instrText>ADDIN CSL_CITATION { "citationItems" : [ { "id" : "ITEM-1", "itemData" : { "DOI" : "https://www.ipbes.net/document-library-catalogue/unepipbesmi29", "author" : [ { "dropping-particle" : "", "family" : "UNEP", "given" : "", "non-dropping-particle" : "", "parse-names" : false, "suffix" : "" } ], "collection-title" : "UNEP/IPBES.MI/2/9", "id" : "ITEM-1", "issued" : { "date-parts" : [ [ "2012" ] ] }, "number-of-pages" : "26", "publisher" : "United Nations Environment Programme (UNEP)", "publisher-place" : "Nairobi, Kenya", "title" : "Report of the second session of the plenary meeting to determine modalities and institutional arrangements for an intergovernmental science-policy platform on biodiversity and ecosystem services", "translator" : [ { "dropping-particle" : "", "family" : "H4312", "given" : "Rt7", "non-dropping-particle" : "", "parse-names" : false, "suffix" : "" } ], "type" : "report" }, "uris" : [ "http://www.mendeley.com/documents/?uuid=afd96602-9083-4f13-9a2d-6bd09e4edbd7" ] } ], "mendeley" : { "formattedCitation" : "(UNEP, 2012)", "plainTextFormattedCitation" : "(UNEP, 2012)", "previouslyFormattedCitation" : "(UNEP, 2012)" }, "properties" : { "noteIndex" : 0 }, "schema" : "https://github.com/citation-style-language/schema/raw/master/csl-citation.json" }</w:instrText>
      </w:r>
      <w:r w:rsidRPr="00B377FE">
        <w:rPr>
          <w:rFonts w:cs="Times New Roman"/>
        </w:rPr>
        <w:fldChar w:fldCharType="separate"/>
      </w:r>
      <w:ins w:id="1264" w:author="Robin Matthews" w:date="2021-05-18T16:01:00Z">
        <w:r w:rsidR="00602365">
          <w:rPr>
            <w:rFonts w:cs="Times New Roman"/>
            <w:noProof/>
            <w:lang w:val="en-GB"/>
          </w:rPr>
          <w:t>(UNEP, 2012)</w:t>
        </w:r>
      </w:ins>
      <w:del w:id="1265" w:author="Robin Matthews" w:date="2021-05-18T16:01:00Z">
        <w:r w:rsidRPr="00C421D6" w:rsidDel="00602365">
          <w:rPr>
            <w:rFonts w:cs="Times New Roman"/>
            <w:noProof/>
            <w:lang w:val="en-GB"/>
          </w:rPr>
          <w:delText>(UNEP, 2012)</w:delText>
        </w:r>
      </w:del>
      <w:r w:rsidRPr="00B377FE">
        <w:rPr>
          <w:rFonts w:cs="Times New Roman"/>
        </w:rPr>
        <w:fldChar w:fldCharType="end"/>
      </w:r>
      <w:r w:rsidRPr="00C421D6">
        <w:rPr>
          <w:rFonts w:cs="Times New Roman"/>
          <w:lang w:val="en-GB"/>
        </w:rPr>
        <w:t xml:space="preserve">. </w:t>
      </w:r>
      <w:ins w:id="1266" w:author="Ian Blenkinsop" w:date="2021-07-05T15:50:00Z">
        <w:r w:rsidR="00182F08">
          <w:rPr>
            <w:rFonts w:cs="Times New Roman"/>
            <w:lang w:val="en-GB"/>
          </w:rPr>
          <w:t xml:space="preserve">The </w:t>
        </w:r>
      </w:ins>
      <w:r w:rsidRPr="00E35E42">
        <w:rPr>
          <w:rFonts w:cs="Times New Roman"/>
          <w:lang w:val="en-US"/>
        </w:rPr>
        <w:t>SROCC</w:t>
      </w:r>
      <w:r w:rsidR="00F81C72" w:rsidRPr="00E35E42">
        <w:rPr>
          <w:rFonts w:cs="Times New Roman"/>
          <w:lang w:val="en-US"/>
        </w:rPr>
        <w:t xml:space="preserve"> </w:t>
      </w:r>
      <w:r w:rsidR="00F81C72">
        <w:rPr>
          <w:rFonts w:cs="Times New Roman"/>
        </w:rPr>
        <w:fldChar w:fldCharType="begin" w:fldLock="1"/>
      </w:r>
      <w:r w:rsidR="00A94565">
        <w:rPr>
          <w:rFonts w:cs="Times New Roman"/>
          <w:lang w:val="en-US"/>
        </w:rPr>
        <w:instrText>ADDIN CSL_CITATION { "citationItems" : [ { "id" : "ITEM-1", "itemData" : { "DOI" : "https://www.ipcc.ch/srocc", "author" : [ { "dropping-particle" : "", "family" : "IPCC", "given" : "", "non-dropping-particle" : "", "parse-names" : false, "suffix" : "" } ],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"ITEM-1", "issued" : { "date-parts" : [ [ "2019" ] ] }, "number-of-pages" : "755", "publisher" : "In Press", "title" : "IPCC Special Report on the Ocean and Cryosphere in a Changing Climate", "translator" : [ { "dropping-particle" : "", "family" : "H2451", "given" : "Rt12", "non-dropping-particle" : "", "parse-names" : false, "suffix" : "" } ], "type" : "report" }, "uris" : [ "http://www.mendeley.com/documents/?uuid=227028d1-09de-4919-8f98-5c0ed7547b53" ] } ], "mendeley" : { "formattedCitation" : "(IPCC, 2019b)", "plainTextFormattedCitation" : "(IPCC, 2019b)", "previouslyFormattedCitation" : "(IPCC, 2019b)" }, "properties" : { "noteIndex" : 0 }, "schema" : "https://github.com/citation-style-language/schema/raw/master/csl-citation.json" }</w:instrText>
      </w:r>
      <w:r w:rsidR="00F81C72">
        <w:rPr>
          <w:rFonts w:cs="Times New Roman"/>
        </w:rPr>
        <w:fldChar w:fldCharType="separate"/>
      </w:r>
      <w:ins w:id="1267" w:author="Robin Matthews" w:date="2021-05-18T16:01:00Z">
        <w:r w:rsidR="00602365">
          <w:rPr>
            <w:rFonts w:cs="Times New Roman"/>
            <w:noProof/>
            <w:lang w:val="en-US"/>
          </w:rPr>
          <w:t>(IPCC, 2019b)</w:t>
        </w:r>
      </w:ins>
      <w:del w:id="1268" w:author="Robin Matthews" w:date="2021-05-18T16:01:00Z">
        <w:r w:rsidR="00F81C72" w:rsidRPr="00E35E42" w:rsidDel="00602365">
          <w:rPr>
            <w:rFonts w:cs="Times New Roman"/>
            <w:noProof/>
            <w:lang w:val="en-US"/>
          </w:rPr>
          <w:delText>(IPCC, 2019b)</w:delText>
        </w:r>
      </w:del>
      <w:r w:rsidR="00F81C72">
        <w:rPr>
          <w:rFonts w:cs="Times New Roman"/>
        </w:rPr>
        <w:fldChar w:fldCharType="end"/>
      </w:r>
      <w:r w:rsidRPr="00E35E42">
        <w:rPr>
          <w:rFonts w:cs="Times New Roman"/>
          <w:lang w:val="en-US"/>
        </w:rPr>
        <w:t xml:space="preserve"> and SRCCL</w:t>
      </w:r>
      <w:r w:rsidR="00F81C72" w:rsidRPr="00E35E42">
        <w:rPr>
          <w:rFonts w:cs="Times New Roman"/>
          <w:lang w:val="en-US"/>
        </w:rPr>
        <w:t xml:space="preserve"> </w:t>
      </w:r>
      <w:r w:rsidR="00F81C72">
        <w:rPr>
          <w:rFonts w:cs="Times New Roman"/>
        </w:rPr>
        <w:fldChar w:fldCharType="begin" w:fldLock="1"/>
      </w:r>
      <w:r w:rsidR="00A94565">
        <w:rPr>
          <w:rFonts w:cs="Times New Roman"/>
          <w:lang w:val="en-US"/>
        </w:rPr>
        <w:instrText>ADDIN CSL_CITATION { "citationItems" : [ { "id" : "ITEM-1", "itemData" : { "DOI" : "https://www.ipcc.ch/srccl", "author" : [ { "dropping-particle" : "", "family" : "IPCC", "given" : "", "non-dropping-particle" : "", "parse-names" : false, "suffix" : "" } ],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 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"number-of-pages" : "896", "publisher" : "In Press", "title" : "Climate Change and Land: an IPCC special report on climate change, desertification, land degradation, sustainable land management, food security, and greenhouse gas fluxes in terrestrial ecosystems", "translator" : [ { "dropping-particle" : "", "family" : "H3827", "given" : "Rt12", "non-dropping-particle" : "", "parse-names" : false, "suffix" : "" } ], "type" : "report" }, "uris" : [ "http://www.mendeley.com/documents/?uuid=ced0b1bf-2b88-45d1-9453-1b4dbe2b2fea" ] } ], "mendeley" : { "formattedCitation" : "(IPCC, 2019a)", "plainTextFormattedCitation" : "(IPCC, 2019a)", "previouslyFormattedCitation" : "(IPCC, 2019a)" }, "properties" : { "noteIndex" : 0 }, "schema" : "https://github.com/citation-style-language/schema/raw/master/csl-citation.json" }</w:instrText>
      </w:r>
      <w:r w:rsidR="00F81C72">
        <w:rPr>
          <w:rFonts w:cs="Times New Roman"/>
        </w:rPr>
        <w:fldChar w:fldCharType="separate"/>
      </w:r>
      <w:ins w:id="1269" w:author="Robin Matthews" w:date="2021-05-18T16:01:00Z">
        <w:r w:rsidR="00602365">
          <w:rPr>
            <w:rFonts w:cs="Times New Roman"/>
            <w:noProof/>
            <w:lang w:val="en-GB"/>
          </w:rPr>
          <w:t>(IPCC, 2019a)</w:t>
        </w:r>
      </w:ins>
      <w:del w:id="1270" w:author="Robin Matthews" w:date="2021-05-18T16:01:00Z">
        <w:r w:rsidR="00F81C72" w:rsidRPr="00C421D6" w:rsidDel="00602365">
          <w:rPr>
            <w:rFonts w:cs="Times New Roman"/>
            <w:noProof/>
            <w:lang w:val="en-GB"/>
          </w:rPr>
          <w:delText>(IPCC, 2019a)</w:delText>
        </w:r>
      </w:del>
      <w:r w:rsidR="00F81C72">
        <w:rPr>
          <w:rFonts w:cs="Times New Roman"/>
        </w:rPr>
        <w:fldChar w:fldCharType="end"/>
      </w:r>
      <w:r w:rsidRPr="00C421D6">
        <w:rPr>
          <w:rFonts w:cs="Times New Roman"/>
          <w:lang w:val="en-GB"/>
        </w:rPr>
        <w:t xml:space="preserve"> assessed the relations between changes in biodiversity and in the climate system. </w:t>
      </w:r>
      <w:r w:rsidRPr="00C421D6">
        <w:rPr>
          <w:rFonts w:cs="Times New Roman"/>
          <w:highlight w:val="white"/>
          <w:lang w:val="en-GB"/>
        </w:rPr>
        <w:t xml:space="preserve">The rolling work programme of IPBES up to 2030 will address interlinkages among biodiversity, water, food and health. </w:t>
      </w:r>
      <w:commentRangeStart w:id="1271"/>
      <w:r w:rsidRPr="00C421D6">
        <w:rPr>
          <w:rFonts w:cs="Times New Roman"/>
          <w:highlight w:val="white"/>
          <w:lang w:val="en-GB"/>
        </w:rPr>
        <w:t xml:space="preserve">This </w:t>
      </w:r>
      <w:del w:id="1272" w:author="Ian Blenkinsop" w:date="2021-07-02T14:42:00Z">
        <w:r w:rsidRPr="00C421D6" w:rsidDel="00535DA8">
          <w:rPr>
            <w:rFonts w:cs="Times New Roman"/>
            <w:highlight w:val="white"/>
            <w:lang w:val="en-GB"/>
          </w:rPr>
          <w:delText>a</w:delText>
        </w:r>
      </w:del>
      <w:ins w:id="1273" w:author="Ian Blenkinsop" w:date="2021-07-02T14:42:00Z">
        <w:r w:rsidR="00535DA8">
          <w:rPr>
            <w:rFonts w:cs="Times New Roman"/>
            <w:highlight w:val="white"/>
            <w:lang w:val="en-GB"/>
          </w:rPr>
          <w:t>A</w:t>
        </w:r>
      </w:ins>
      <w:r w:rsidRPr="00C421D6">
        <w:rPr>
          <w:rFonts w:cs="Times New Roman"/>
          <w:highlight w:val="white"/>
          <w:lang w:val="en-GB"/>
        </w:rPr>
        <w:t>ssessment</w:t>
      </w:r>
      <w:commentRangeEnd w:id="1271"/>
      <w:r w:rsidR="00934493">
        <w:rPr>
          <w:rStyle w:val="CommentReference"/>
        </w:rPr>
        <w:commentReference w:id="1271"/>
      </w:r>
      <w:r w:rsidRPr="00C421D6">
        <w:rPr>
          <w:rFonts w:cs="Times New Roman"/>
          <w:highlight w:val="white"/>
          <w:lang w:val="en-GB"/>
        </w:rPr>
        <w:t xml:space="preserve"> will use a nexus approach to examine interlinkages between biodiversity and the above-mentioned issues, including climate </w:t>
      </w:r>
      <w:r w:rsidR="00A071C3">
        <w:rPr>
          <w:rFonts w:cs="Times New Roman"/>
          <w:highlight w:val="white"/>
          <w:lang w:val="en-GB"/>
        </w:rPr>
        <w:t xml:space="preserve">change </w:t>
      </w:r>
      <w:r w:rsidRPr="00C421D6">
        <w:rPr>
          <w:rFonts w:cs="Times New Roman"/>
          <w:highlight w:val="white"/>
          <w:lang w:val="en-GB"/>
        </w:rPr>
        <w:t xml:space="preserve">mitigation and adaptation. Furthermore, IPBES and IPCC will directly collaborate on biodiversity and climate change under the rolling work programme. </w:t>
      </w:r>
    </w:p>
    <w:bookmarkEnd w:id="1257"/>
    <w:p w14:paraId="1F974667" w14:textId="77777777" w:rsidR="0079149B" w:rsidRPr="00C421D6" w:rsidRDefault="0079149B" w:rsidP="0079149B">
      <w:pPr>
        <w:pStyle w:val="AR6BodyText"/>
        <w:rPr>
          <w:rFonts w:cs="Times New Roman"/>
          <w:lang w:val="en-GB"/>
        </w:rPr>
      </w:pPr>
    </w:p>
    <w:p w14:paraId="097494CB" w14:textId="275B9D63" w:rsidR="0079149B" w:rsidRPr="00C421D6" w:rsidRDefault="0079149B" w:rsidP="0036671B">
      <w:pPr>
        <w:pStyle w:val="AR6BodyText"/>
        <w:rPr>
          <w:lang w:val="en-GB"/>
        </w:rPr>
      </w:pPr>
      <w:r w:rsidRPr="00C421D6">
        <w:rPr>
          <w:lang w:val="en-GB"/>
        </w:rPr>
        <w:t>Addressing climate change alongside other environmental problems, while simultaneously supporting sustainable socio</w:t>
      </w:r>
      <w:ins w:id="1274" w:author="Ian Blenkinsop" w:date="2021-07-02T11:26:00Z">
        <w:r w:rsidR="00934493">
          <w:rPr>
            <w:lang w:val="en-GB"/>
          </w:rPr>
          <w:t>-</w:t>
        </w:r>
      </w:ins>
      <w:r w:rsidRPr="00C421D6">
        <w:rPr>
          <w:lang w:val="en-GB"/>
        </w:rPr>
        <w:t xml:space="preserve">economic development, requires a holistic approach. Since AR5, there is increasing attention on the need for coordination among previously independent international agendas, </w:t>
      </w:r>
      <w:del w:id="1275" w:author="Ian Blenkinsop" w:date="2021-07-02T11:27:00Z">
        <w:r w:rsidRPr="00C421D6" w:rsidDel="00934493">
          <w:rPr>
            <w:lang w:val="en-GB"/>
          </w:rPr>
          <w:delText xml:space="preserve">recognizing </w:delText>
        </w:r>
      </w:del>
      <w:ins w:id="1276" w:author="Ian Blenkinsop" w:date="2021-07-02T11:27:00Z">
        <w:r w:rsidR="00934493">
          <w:rPr>
            <w:lang w:val="en-GB"/>
          </w:rPr>
          <w:t>and a recognition</w:t>
        </w:r>
        <w:r w:rsidR="00934493" w:rsidRPr="00C421D6">
          <w:rPr>
            <w:lang w:val="en-GB"/>
          </w:rPr>
          <w:t xml:space="preserve"> </w:t>
        </w:r>
      </w:ins>
      <w:r w:rsidRPr="00C421D6">
        <w:rPr>
          <w:lang w:val="en-GB"/>
        </w:rPr>
        <w:t xml:space="preserve">that climate change, disaster risk, economic development, biodiversity conservation and human well-being are tightly interconnected. The </w:t>
      </w:r>
      <w:r w:rsidR="00144FF7">
        <w:rPr>
          <w:lang w:val="en-GB"/>
        </w:rPr>
        <w:t xml:space="preserve">current </w:t>
      </w:r>
      <w:r w:rsidRPr="00C421D6">
        <w:rPr>
          <w:lang w:val="en-GB"/>
        </w:rPr>
        <w:t xml:space="preserve">COVID-19 pandemic provides an example of the need for such interconnection, with its widespread impacts on economy, society and environment (e.g., </w:t>
      </w:r>
      <w:r w:rsidRPr="00B377FE">
        <w:fldChar w:fldCharType="begin" w:fldLock="1"/>
      </w:r>
      <w:ins w:id="1277" w:author="Robin Matthews" w:date="2021-05-18T16:44:00Z">
        <w:r w:rsidR="0055754D">
          <w:rPr>
            <w:lang w:val="en-GB"/>
          </w:rPr>
          <w:instrText>ADDIN CSL_CITATION { "citationItems" : [ { "id" : "ITEM-1", "itemData" : { "DOI" : "10.1038/s41558-020-00977-5", "ISSN" : "1758-678X", "author" : [ { "dropping-particle" : "", "family" : "Shan", "given" : "Yuli", "non-dropping-particle" : "", "parse-names" : false, "suffix" : "" }, { "dropping-particle" : "", "family" : "Ou", "given" : "Jiamin", "non-dropping-particle" : "", "parse-names" : false, "suffix" : "" }, { "dropping-particle" : "", "family" : "Wang", "given" : "Daoping", "non-dropping-particle" : "", "parse-names" : false, "suffix" : "" }, { "dropping-particle" : "", "family" : "Zeng", "given" : "Zhao", "non-dropping-particle" : "", "parse-names" : false, "suffix" : "" }, { "dropping-particle" : "", "family" : "Zhang", "given" : "Shaohui", "non-dropping-particle" : "", "parse-names" : false, "suffix" : "" }, { "dropping-particle" : "", "family" : "Guan", "given" : "Dabo", "non-dropping-particle" : "", "parse-names" : false, "suffix" : "" }, { "dropping-particle" : "", "family" : "Hubacek", "given" : "Klaus", "non-dropping-particle" : "", "parse-names" : false, "suffix" : "" } ], "container-title" : "Nature Climate Change", "id" : "ITEM-1", "issued" : { "date-parts" : [ [ "2020", "12", "22" ] ] }, "title" : "Impacts of COVID-19 and fiscal stimuli on global emissions and the Paris Agreement", "translator" : [ { "dropping-particle" : "", "family" : "H4313", "given" : "", "non-dropping-particle" : "", "parse-names" : false, "suffix" : "" } ], "type" : "article-journal" }, "uris" : [ "http://www.mendeley.com/documents/?uuid=f0541618-80fa-4d1e-899e-5f9b7550b9a5" ] } ], "mendeley" : { "formattedCitation" : "(Shan et al., 2020)", "manualFormatting" : "Shan et al., 2020)", "plainTextFormattedCitation" : "(Shan et al., 2020)", "previouslyFormattedCitation" : "(Shan et al., 2020)" }, "properties" : { "noteIndex" : 0 }, "schema" : "https://github.com/citation-style-language/schema/raw/master/csl-citation.json" }</w:instrText>
        </w:r>
      </w:ins>
      <w:del w:id="1278" w:author="Robin Matthews" w:date="2021-05-18T16:44:00Z">
        <w:r w:rsidR="00E81B0B" w:rsidDel="0055754D">
          <w:rPr>
            <w:lang w:val="en-GB"/>
          </w:rPr>
          <w:delInstrText>ADDIN CSL_CITATION { "citationItems" : [ { "id" : "ITEM-1", "itemData" : { "DOI" : "10.1038/s41558-020-00977-5", "ISSN" : "1758-678X", "author" : [ { "dropping-particle" : "", "family" : "Shan", "given" : "Yuli", "non-dropping-particle" : "", "parse-names" : false, "suffix" : "" }, { "dropping-particle" : "", "family" : "Ou", "given" : "Jiamin", "non-dropping-particle" : "", "parse-names" : false, "suffix" : "" }, { "dropping-particle" : "", "family" : "Wang", "given" : "Daoping", "non-dropping-particle" : "", "parse-names" : false, "suffix" : "" }, { "dropping-particle" : "", "family" : "Zeng", "given" : "Zhao", "non-dropping-particle" : "", "parse-names" : false, "suffix" : "" }, { "dropping-particle" : "", "family" : "Zhang", "given" : "Shaohui", "non-dropping-particle" : "", "parse-names" : false, "suffix" : "" }, { "dropping-particle" : "", "family" : "Guan", "given" : "Dabo", "non-dropping-particle" : "", "parse-names" : false, "suffix" : "" }, { "dropping-particle" : "", "family" : "Hubacek", "given" : "Klaus", "non-dropping-particle" : "", "parse-names" : false, "suffix" : "" } ], "container-title" : "Nature Climate Change", "id" : "ITEM-1", "issued" : { "date-parts" : [ [ "2020", "12", "22" ] ] }, "title" : "Impacts of COVID-19 and fiscal stimuli on global emissions and the Paris Agreement", "translator" : [ { "dropping-particle" : "", "family" : "H4313", "given" : "", "non-dropping-particle" : "", "parse-names" : false, "suffix" : "" } ], "type" : "article-journal" }, "uris" : [ "http://www.mendeley.com/documents/?uuid=f0541618-80fa-4d1e-899e-5f9b7550b9a5" ] } ], "mendeley" : { "formattedCitation" : "(Shan et al., 2020)", "manualFormatting" : "Shan et al., 2020", "plainTextFormattedCitation" : "(Shan et al., 2020)", "previouslyFormattedCitation" : "(Shan et al., 2020)" }, "properties" : { "noteIndex" : 0 }, "schema" : "https://github.com/citation-style-language/schema/raw/master/csl-citation.json" }</w:delInstrText>
        </w:r>
      </w:del>
      <w:r w:rsidRPr="00B377FE">
        <w:fldChar w:fldCharType="separate"/>
      </w:r>
      <w:ins w:id="1279" w:author="Robin Matthews" w:date="2021-05-18T16:01:00Z">
        <w:r w:rsidR="00602365">
          <w:rPr>
            <w:noProof/>
            <w:lang w:val="en-GB"/>
          </w:rPr>
          <w:t>Shan et al., 202</w:t>
        </w:r>
      </w:ins>
      <w:ins w:id="1280" w:author="Robin Matthews" w:date="2021-05-18T16:44:00Z">
        <w:r w:rsidR="0055754D">
          <w:rPr>
            <w:noProof/>
            <w:lang w:val="en-GB"/>
          </w:rPr>
          <w:t>0)</w:t>
        </w:r>
      </w:ins>
      <w:del w:id="1281" w:author="Robin Matthews" w:date="2021-05-18T16:01:00Z">
        <w:r w:rsidRPr="00C421D6" w:rsidDel="00602365">
          <w:rPr>
            <w:noProof/>
            <w:lang w:val="en-GB"/>
          </w:rPr>
          <w:delText>Shan et al., 2020</w:delText>
        </w:r>
      </w:del>
      <w:r w:rsidRPr="00B377FE">
        <w:fldChar w:fldCharType="end"/>
      </w:r>
      <w:del w:id="1282" w:author="Robin Matthews" w:date="2021-05-18T16:44:00Z">
        <w:r w:rsidRPr="00C421D6" w:rsidDel="0055754D">
          <w:rPr>
            <w:lang w:val="en-GB"/>
          </w:rPr>
          <w:delText>)</w:delText>
        </w:r>
      </w:del>
      <w:r w:rsidRPr="00C421D6">
        <w:rPr>
          <w:lang w:val="en-GB"/>
        </w:rPr>
        <w:t xml:space="preserve">. </w:t>
      </w:r>
      <w:del w:id="1283" w:author="Ian Blenkinsop" w:date="2021-07-02T11:27:00Z">
        <w:r w:rsidRPr="00C421D6" w:rsidDel="00934493">
          <w:rPr>
            <w:lang w:val="en-GB"/>
          </w:rPr>
          <w:delText xml:space="preserve">Cross </w:delText>
        </w:r>
      </w:del>
      <w:ins w:id="1284" w:author="Ian Blenkinsop" w:date="2021-07-02T11:27:00Z">
        <w:r w:rsidR="00934493" w:rsidRPr="00C421D6">
          <w:rPr>
            <w:lang w:val="en-GB"/>
          </w:rPr>
          <w:t>Cross</w:t>
        </w:r>
        <w:r w:rsidR="00934493">
          <w:rPr>
            <w:lang w:val="en-GB"/>
          </w:rPr>
          <w:t>-</w:t>
        </w:r>
      </w:ins>
      <w:r w:rsidRPr="00C421D6">
        <w:rPr>
          <w:lang w:val="en-GB"/>
        </w:rPr>
        <w:t xml:space="preserve">Chapter Box 6.1 </w:t>
      </w:r>
      <w:del w:id="1285" w:author="Ian Blenkinsop" w:date="2021-07-02T11:27:00Z">
        <w:r w:rsidRPr="00C421D6" w:rsidDel="00934493">
          <w:rPr>
            <w:lang w:val="en-GB"/>
          </w:rPr>
          <w:delText xml:space="preserve">in Chapter 6 </w:delText>
        </w:r>
      </w:del>
      <w:r w:rsidRPr="00C421D6">
        <w:rPr>
          <w:lang w:val="en-GB"/>
        </w:rPr>
        <w:t>assesses the consequences of the COVID-19 lockdowns on emissions of GHGs and SLCFs</w:t>
      </w:r>
      <w:ins w:id="1286" w:author="Ian Blenkinsop" w:date="2021-07-02T11:27:00Z">
        <w:r w:rsidR="00934493">
          <w:rPr>
            <w:lang w:val="en-GB"/>
          </w:rPr>
          <w:t>,</w:t>
        </w:r>
      </w:ins>
      <w:r w:rsidRPr="00C421D6">
        <w:rPr>
          <w:lang w:val="en-GB"/>
        </w:rPr>
        <w:t xml:space="preserve"> and related implications for the climate. Another example </w:t>
      </w:r>
      <w:ins w:id="1287" w:author="Ian Blenkinsop" w:date="2021-07-02T11:28:00Z">
        <w:r w:rsidR="00934493">
          <w:rPr>
            <w:lang w:val="en-GB"/>
          </w:rPr>
          <w:t>of the int</w:t>
        </w:r>
      </w:ins>
      <w:ins w:id="1288" w:author="Ian Blenkinsop" w:date="2021-07-02T11:29:00Z">
        <w:r w:rsidR="00934493">
          <w:rPr>
            <w:lang w:val="en-GB"/>
          </w:rPr>
          <w:t>erconnected nature of these issues</w:t>
        </w:r>
      </w:ins>
      <w:ins w:id="1289" w:author="Ian Blenkinsop" w:date="2021-07-02T11:28:00Z">
        <w:r w:rsidR="00934493">
          <w:rPr>
            <w:lang w:val="en-GB"/>
          </w:rPr>
          <w:t xml:space="preserve"> </w:t>
        </w:r>
      </w:ins>
      <w:r w:rsidRPr="00C421D6">
        <w:rPr>
          <w:lang w:val="en-GB"/>
        </w:rPr>
        <w:t xml:space="preserve">is the close link between SLCF emissions, </w:t>
      </w:r>
      <w:commentRangeStart w:id="1290"/>
      <w:r w:rsidRPr="00C421D6">
        <w:rPr>
          <w:lang w:val="en-GB"/>
        </w:rPr>
        <w:t>climate evolution</w:t>
      </w:r>
      <w:commentRangeEnd w:id="1290"/>
      <w:r w:rsidR="00934493">
        <w:rPr>
          <w:rStyle w:val="CommentReference"/>
        </w:rPr>
        <w:commentReference w:id="1290"/>
      </w:r>
      <w:r w:rsidRPr="00C421D6">
        <w:rPr>
          <w:lang w:val="en-GB"/>
        </w:rPr>
        <w:t xml:space="preserve"> and air quality concerns (</w:t>
      </w:r>
      <w:del w:id="1291" w:author="Ian Blenkinsop" w:date="2021-07-02T11:28:00Z">
        <w:r w:rsidRPr="00C421D6" w:rsidDel="00934493">
          <w:rPr>
            <w:lang w:val="en-GB"/>
          </w:rPr>
          <w:delText xml:space="preserve">see </w:delText>
        </w:r>
      </w:del>
      <w:r w:rsidRPr="00C421D6">
        <w:rPr>
          <w:lang w:val="en-GB"/>
        </w:rPr>
        <w:t xml:space="preserve">Chapter 6). Emissions of halocarbons have previously been successfully regulated under the </w:t>
      </w:r>
      <w:bookmarkStart w:id="1292" w:name="_Hlk66712893"/>
      <w:r w:rsidRPr="00C421D6">
        <w:rPr>
          <w:lang w:val="en-GB"/>
        </w:rPr>
        <w:t>Montreal Protocol and its Kigali Amendment.</w:t>
      </w:r>
      <w:bookmarkEnd w:id="1292"/>
      <w:r w:rsidRPr="00C421D6">
        <w:rPr>
          <w:lang w:val="en-GB"/>
        </w:rPr>
        <w:t xml:space="preserve"> This has been achieved in an effort to reduce ozone depletion </w:t>
      </w:r>
      <w:commentRangeStart w:id="1293"/>
      <w:r w:rsidRPr="00C421D6">
        <w:rPr>
          <w:lang w:val="en-GB"/>
        </w:rPr>
        <w:t>that has also modulated anthropogenic climate influence</w:t>
      </w:r>
      <w:commentRangeEnd w:id="1293"/>
      <w:r w:rsidR="00934493">
        <w:rPr>
          <w:rStyle w:val="CommentReference"/>
        </w:rPr>
        <w:commentReference w:id="1293"/>
      </w:r>
      <w:r w:rsidRPr="00C421D6">
        <w:rPr>
          <w:lang w:val="en-GB"/>
        </w:rPr>
        <w:t xml:space="preserve"> </w:t>
      </w:r>
      <w:r w:rsidRPr="00B377FE">
        <w:fldChar w:fldCharType="begin" w:fldLock="1"/>
      </w:r>
      <w:r w:rsidR="00E81B0B">
        <w:rPr>
          <w:lang w:val="en-GB"/>
        </w:rPr>
        <w:instrText>ADDIN CSL_CITATION { "citationItems" : [ { "id" : "ITEM-1", "itemData" : { "DOI" : "10.1038/ngeo1999", "ISSN" : "17520894", "abstract" : "The warming of the climate system is unequivocal as evidenced by an increase in global temperatures by 0.8C over the past century. However, the attribution of the observed warming to human activities remains less clear, particularly because of the apparent slow-down in warming since the late 1990s. Here we analyse radiative forcing and temperature time series with state-of-the-art statistical methods to address this question without climate model simulations. We show that long-term trends in total radiative forcing and temperatures have largely been determined by atmospheric greenhouse gas concentrations, and modulated by other radiative factors. We identify a pronounced increase in the growth rates of both temperatures and radiative forcing around 1960, which marks the onset of sustained global warming. Our analyses also reveal a contribution of human interventions to two periods when global warming slowed down. Our statistical analysis suggests that the reduction in the emissions of ozone-depleting substances under the Montreal Protocol, as well as a reduction in methane emissions, contributed to the lower rate of warming since the 1990s. Furthermore, we identify a contribution from the two world wars and the Great Depression to the documented cooling in the mid-twentieth century, through lower carbon dioxide emissions. We conclude that reductions in greenhouse gas emissions are effective in slowing the rate of warming in the short term. \u00a9 2013 Macmillan Publishers Limited.", "author" : [ { "dropping-particle" : "", "family" : "Estrada", "given" : "Francisco", "non-dropping-particle" : "", "parse-names" : false, "suffix" : "" }, { "dropping-particle" : "", "family" : "Perron", "given" : "Pierre", "non-dropping-particle" : "", "parse-names" : false, "suffix" : "" }, { "dropping-particle" : "", "family" : "Mart\u00ednez-L\u00f3pez", "given" : "Benjam\u00edn", "non-dropping-particle" : "", "parse-names" : false, "suffix" : "" } ], "container-title" : "Nature Geoscience", "id" : "ITEM-1", "issue" : "12", "issued" : { "date-parts" : [ [ "2013", "12", "10" ] ] }, "page" : "1050-1055", "publisher" : "Nature Publishing Group", "title" : "Statistically derived contributions of diverse human influences to twentieth-century temperature changes", "translator" : [ { "dropping-particle" : "", "family" : "H4552", "given" : "", "non-dropping-particle" : "", "parse-names" : false, "suffix" : "" } ], "type" : "article-journal", "volume" : "6" }, "uris" : [ "http://www.mendeley.com/documents/?uuid=c78e7654-3f7d-3736-879a-105abd59fee1" ] }, { "id" : "ITEM-2", "itemData" : { "DOI" : "10.1175/JCLI-D-12-00675.1", "ISSN" : "08948755", "abstract" : "The 1987 Montreal Protocol regulating emissions of chlorofluorocarbons (CFCs) and other ozonedepleting substances (ODSs) was motivated primarily by the harm to human health and ecosystems arising from increased exposure to ultraviolet-B (UV-B) radiation associated with depletion of the ozone layer. It is now known that the Montreal Protocol has helped reduce radiative forcing of the climate system since CFCs are greenhouse gases (GHGs), and that ozone depletion (which is now on the verge of reversing) has been the dominant driver of atmospheric circulation changes in the Southern Hemisphere in the last half century. This paper demonstrates that the Montreal Protocol also significantly protects Earth's hydroclimate. Using the Community Atmospheric Model, version 3 (CAM3), coupled to a simple mixed layer ocean, it is shown that in the \"world avoided\" (i.e., with CFC emissions not regulated), the subtropical dry zones would be substantially drier, and the middle- and high-latitude regions considerably wetter in the coming decade (2020- 29) than in a world without ozone depletion. Surprisingly, these changes are very similar, in both pattern and magnitude, to those caused by projected increases in GHG concentrations over the same period. It is further shown that, by dynamical and thermodynamical mechanisms, both the stratospheric ozone depletion and increased CFCs contribute to these changes. The results herein imply that, as a consequence of the Montreal Protocol, changes in the hydrological cycle in the coming decade will be only half as strong as what they otherwise would be. \u00a9 2013 American Meteorological Society.", "author" : [ { "dropping-particle" : "", "family" : "Wu", "given" : "Yutian", "non-dropping-particle" : "", "parse-names" : false, "suffix" : "" }, { "dropping-particle" : "", "family" : "Polvani", "given" : "Lorenzo M.", "non-dropping-particle" : "", "parse-names" : false, "suffix" : "" }, { "dropping-particle" : "", "family" : "Seager", "given" : "Richard", "non-dropping-particle" : "", "parse-names" : false, "suffix" : "" } ], "container-title" : "Journal of Climate", "id" : "ITEM-2", "issue" : "12", "issued" : { "date-parts" : [ [ "2013", "6", "15" ] ] }, "page" : "4049-4068", "publisher" : "American Meteorological Society", "title" : "The importance of the montreal protocol in protecting Earth's hydroclimate", "translator" : [ { "dropping-particle" : "", "family" : "H4551", "given" : "", "non-dropping-particle" : "", "parse-names" : false, "suffix" : "" } ], "type" : "article-journal", "volume" : "26" }, "uris" : [ "http://www.mendeley.com/documents/?uuid=d1fefa26-6f95-3e32-bb57-e2235bd0f231" ] } ], "mendeley" : { "formattedCitation" : "(Estrada et al., 2013; Wu et al., 2013)", "plainTextFormattedCitation" : "(Estrada et al., 2013; Wu et al., 2013)", "previouslyFormattedCitation" : "(Estrada et al., 2013; Wu et al., 2013)" }, "properties" : { "noteIndex" : 0 }, "schema" : "https://github.com/citation-style-language/schema/raw/master/csl-citation.json" }</w:instrText>
      </w:r>
      <w:r w:rsidRPr="00B377FE">
        <w:fldChar w:fldCharType="separate"/>
      </w:r>
      <w:ins w:id="1294" w:author="Robin Matthews" w:date="2021-05-18T16:01:00Z">
        <w:r w:rsidR="00602365">
          <w:rPr>
            <w:noProof/>
            <w:lang w:val="en-US"/>
          </w:rPr>
          <w:t>(Estrada et al., 2013; Wu et al., 2013)</w:t>
        </w:r>
      </w:ins>
      <w:del w:id="1295" w:author="Robin Matthews" w:date="2021-05-18T16:01:00Z">
        <w:r w:rsidRPr="00B377FE" w:rsidDel="00602365">
          <w:rPr>
            <w:noProof/>
            <w:lang w:val="en-US"/>
          </w:rPr>
          <w:delText>(Estrada et al., 2013; Wu et al., 2013)</w:delText>
        </w:r>
      </w:del>
      <w:r w:rsidRPr="00B377FE">
        <w:fldChar w:fldCharType="end"/>
      </w:r>
      <w:r w:rsidRPr="00B377FE">
        <w:rPr>
          <w:lang w:val="en-US"/>
        </w:rPr>
        <w:t xml:space="preserve">. </w:t>
      </w:r>
      <w:commentRangeStart w:id="1296"/>
      <w:r w:rsidRPr="00C421D6">
        <w:rPr>
          <w:lang w:val="en-GB"/>
        </w:rPr>
        <w:t>In the process</w:t>
      </w:r>
      <w:commentRangeEnd w:id="1296"/>
      <w:r w:rsidR="00934493">
        <w:rPr>
          <w:rStyle w:val="CommentReference"/>
        </w:rPr>
        <w:commentReference w:id="1296"/>
      </w:r>
      <w:r w:rsidRPr="00C421D6">
        <w:rPr>
          <w:lang w:val="en-GB"/>
        </w:rPr>
        <w:t xml:space="preserve">, emissions of some SLCFs are jointly regulated to reduce environmental and health impacts from air pollution (e.g., Gothenburg Protocol; </w:t>
      </w:r>
      <w:r w:rsidRPr="00B377FE">
        <w:fldChar w:fldCharType="begin" w:fldLock="1"/>
      </w:r>
      <w:r w:rsidR="00E81B0B">
        <w:rPr>
          <w:lang w:val="en-GB"/>
        </w:rPr>
        <w:instrText>ADDIN CSL_CITATION { "citationItems" : [ { "id" : "ITEM-1", "itemData" : { "DOI" : "10.1126/science.1226514", "ISSN" : "10959203", "PMID" : "23197517", "abstract" : "Updated air pollution science and policies address human health, ecosystem effects, and climate change in Europe.", "author" : [ { "dropping-particle" : "", "family" : "Reis", "given" : "S.", "non-dropping-particle" : "", "parse-names" : false, "suffix" : "" }, { "dropping-particle" : "", "family" : "Grennfelt", "given" : "P.", "non-dropping-particle" : "", "parse-names" : false, "suffix" : "" }, { "dropping-particle" : "", "family" : "Klimont", "given" : "Z.", "non-dropping-particle" : "", "parse-names" : false, "suffix" : "" }, { "dropping-particle" : "", "family" : "Amann", "given" : "M.", "non-dropping-particle" : "", "parse-names" : false, "suffix" : "" }, { "dropping-particle" : "", "family" : "ApSimon", "given" : "H.", "non-dropping-particle" : "", "parse-names" : false, "suffix" : "" }, { "dropping-particle" : "", "family" : "Hettelingh", "given" : "J. P.", "non-dropping-particle" : "", "parse-names" : false, "suffix" : "" }, { "dropping-particle" : "", "family" : "Holland", "given" : "M.", "non-dropping-particle" : "", "parse-names" : false, "suffix" : "" }, { "dropping-particle" : "", "family" : "LeGall", "given" : "A. C.", "non-dropping-particle" : "", "parse-names" : false, "suffix" : "" }, { "dropping-particle" : "", "family" : "Maas", "given" : "R.", "non-dropping-particle" : "", "parse-names" : false, "suffix" : "" }, { "dropping-particle" : "", "family" : "Posch", "given" : "M.", "non-dropping-particle" : "", "parse-names" : false, "suffix" : "" }, { "dropping-particle" : "", "family" : "Spranger", "given" : "T.", "non-dropping-particle" : "", "parse-names" : false, "suffix" : "" }, { "dropping-particle" : "", "family" : "Sutton", "given" : "M. A.", "non-dropping-particle" : "", "parse-names" : false, "suffix" : "" }, { "dropping-particle" : "", "family" : "Williams", "given" : "M.", "non-dropping-particle" : "", "parse-names" : false, "suffix" : "" } ], "container-title" : "Science", "id" : "ITEM-1", "issue" : "6111", "issued" : { "date-parts" : [ [ "2012", "11", "30" ] ] }, "page" : "1153-1154", "publisher" : "American Association for the Advancement of Science", "title" : "From acid rain to climate change", "translator" : [ { "dropping-particle" : "", "family" : "H4550", "given" : "", "non-dropping-particle" : "", "parse-names" : false, "suffix" : "" } ], "type" : "article", "volume" : "338" }, "uris" : [ "http://www.mendeley.com/documents/?uuid=134c097f-56d3-30c3-9aa5-6e23049420ff" ] } ], "mendeley" : { "formattedCitation" : "(Reis et al., 2012)", "manualFormatting" : "Reis et al., 2012)", "plainTextFormattedCitation" : "(Reis et al., 2012)", "previouslyFormattedCitation" : "(Reis et al., 2012)" }, "properties" : { "noteIndex" : 0 }, "schema" : "https://github.com/citation-style-language/schema/raw/master/csl-citation.json" }</w:instrText>
      </w:r>
      <w:r w:rsidRPr="00B377FE">
        <w:fldChar w:fldCharType="separate"/>
      </w:r>
      <w:ins w:id="1297" w:author="Robin Matthews" w:date="2021-05-18T16:01:00Z">
        <w:r w:rsidR="00602365">
          <w:rPr>
            <w:noProof/>
            <w:lang w:val="en-GB"/>
          </w:rPr>
          <w:t>Reis et al., 2012)</w:t>
        </w:r>
      </w:ins>
      <w:del w:id="1298" w:author="Robin Matthews" w:date="2021-05-18T16:01:00Z">
        <w:r w:rsidRPr="00C421D6" w:rsidDel="00602365">
          <w:rPr>
            <w:noProof/>
            <w:lang w:val="en-GB"/>
          </w:rPr>
          <w:delText>Reis et al., 2012)</w:delText>
        </w:r>
      </w:del>
      <w:r w:rsidRPr="00B377FE">
        <w:fldChar w:fldCharType="end"/>
      </w:r>
      <w:r w:rsidRPr="00C421D6">
        <w:rPr>
          <w:lang w:val="en-GB"/>
        </w:rPr>
        <w:t xml:space="preserve">. Considering the recognized importance of SLCFs </w:t>
      </w:r>
      <w:del w:id="1299" w:author="Ian Blenkinsop" w:date="2021-07-02T11:34:00Z">
        <w:r w:rsidRPr="00C421D6" w:rsidDel="00934493">
          <w:rPr>
            <w:lang w:val="en-GB"/>
          </w:rPr>
          <w:delText>for climate</w:delText>
        </w:r>
      </w:del>
      <w:ins w:id="1300" w:author="Ian Blenkinsop" w:date="2021-07-02T11:34:00Z">
        <w:r w:rsidR="00934493">
          <w:rPr>
            <w:lang w:val="en-GB"/>
          </w:rPr>
          <w:t>in climate change processes</w:t>
        </w:r>
      </w:ins>
      <w:r w:rsidRPr="00C421D6">
        <w:rPr>
          <w:lang w:val="en-GB"/>
        </w:rPr>
        <w:t>, the IPCC decided in May 2019 to approve that the IPCC Task Force on National Greenhouse Gas Inventories produces an IPCC Methodology Report on SLCFs to develop guidance for national SLCF</w:t>
      </w:r>
      <w:del w:id="1301" w:author="Ian Blenkinsop" w:date="2021-07-02T11:35:00Z">
        <w:r w:rsidRPr="00C421D6" w:rsidDel="00934493">
          <w:rPr>
            <w:lang w:val="en-GB"/>
          </w:rPr>
          <w:delText>s</w:delText>
        </w:r>
      </w:del>
      <w:r w:rsidRPr="00C421D6">
        <w:rPr>
          <w:lang w:val="en-GB"/>
        </w:rPr>
        <w:t xml:space="preserve"> inventories.</w:t>
      </w:r>
    </w:p>
    <w:p w14:paraId="587CEC23" w14:textId="77777777" w:rsidR="0079149B" w:rsidRPr="00C421D6" w:rsidRDefault="0079149B" w:rsidP="0036671B">
      <w:pPr>
        <w:pStyle w:val="AR6BodyText"/>
        <w:rPr>
          <w:lang w:val="en-GB"/>
        </w:rPr>
      </w:pPr>
    </w:p>
    <w:p w14:paraId="4B7BE3FD" w14:textId="4047953F" w:rsidR="0079149B" w:rsidRPr="00C421D6" w:rsidRDefault="0079149B" w:rsidP="0036671B">
      <w:pPr>
        <w:pStyle w:val="AR6BodyText"/>
        <w:rPr>
          <w:lang w:val="en-GB"/>
        </w:rPr>
      </w:pPr>
      <w:r w:rsidRPr="00C421D6">
        <w:rPr>
          <w:lang w:val="en-GB"/>
        </w:rPr>
        <w:t>The evolving governance context since AR5 challenges the IPCC to provide policymakers and other actors with information relevant for both adaptation to and mitigation of climate change</w:t>
      </w:r>
      <w:ins w:id="1302" w:author="Ian Blenkinsop" w:date="2021-07-02T11:35:00Z">
        <w:r w:rsidR="00934493">
          <w:rPr>
            <w:lang w:val="en-GB"/>
          </w:rPr>
          <w:t>,</w:t>
        </w:r>
      </w:ins>
      <w:r w:rsidRPr="00C421D6">
        <w:rPr>
          <w:lang w:val="en-GB"/>
        </w:rPr>
        <w:t xml:space="preserve"> and for the loss and damage induced. </w:t>
      </w:r>
    </w:p>
    <w:p w14:paraId="26A0251B" w14:textId="77777777" w:rsidR="0036671B" w:rsidRPr="00C421D6" w:rsidRDefault="0036671B" w:rsidP="0036671B">
      <w:pPr>
        <w:pStyle w:val="AR6BodyText"/>
        <w:rPr>
          <w:lang w:val="en-GB"/>
        </w:rPr>
      </w:pPr>
    </w:p>
    <w:p w14:paraId="6AE6429D" w14:textId="77777777" w:rsidR="0079149B" w:rsidRPr="00C421D6" w:rsidRDefault="0079149B" w:rsidP="0036671B">
      <w:pPr>
        <w:pStyle w:val="AR6BodyText"/>
        <w:rPr>
          <w:lang w:val="en-GB"/>
        </w:rPr>
      </w:pPr>
    </w:p>
    <w:p w14:paraId="1E967BD8" w14:textId="7C19BEEA" w:rsidR="0079149B" w:rsidRPr="00C562CE" w:rsidRDefault="0079149B" w:rsidP="0079149B">
      <w:pPr>
        <w:pStyle w:val="AR6Chap1Level2111"/>
        <w:spacing w:line="240" w:lineRule="auto"/>
        <w:rPr>
          <w:lang w:val="en-GB"/>
        </w:rPr>
      </w:pPr>
      <w:bookmarkStart w:id="1303" w:name="_2s8eyo1" w:colFirst="0" w:colLast="0"/>
      <w:bookmarkStart w:id="1304" w:name="_Toc69949966"/>
      <w:bookmarkEnd w:id="1303"/>
      <w:r w:rsidRPr="00BC5722">
        <w:rPr>
          <w:lang w:val="en-GB"/>
        </w:rPr>
        <w:t xml:space="preserve">Linking </w:t>
      </w:r>
      <w:del w:id="1305" w:author="Ian Blenkinsop" w:date="2021-07-02T11:35:00Z">
        <w:r w:rsidRPr="00BC5722" w:rsidDel="00934493">
          <w:rPr>
            <w:lang w:val="en-GB"/>
          </w:rPr>
          <w:delText xml:space="preserve">science </w:delText>
        </w:r>
      </w:del>
      <w:ins w:id="1306" w:author="Ian Blenkinsop" w:date="2021-07-02T11:35:00Z">
        <w:r w:rsidR="00934493">
          <w:rPr>
            <w:lang w:val="en-GB"/>
          </w:rPr>
          <w:t>S</w:t>
        </w:r>
        <w:r w:rsidR="00934493" w:rsidRPr="00BC5722">
          <w:rPr>
            <w:lang w:val="en-GB"/>
          </w:rPr>
          <w:t xml:space="preserve">cience </w:t>
        </w:r>
      </w:ins>
      <w:r w:rsidRPr="00BC5722">
        <w:rPr>
          <w:lang w:val="en-GB"/>
        </w:rPr>
        <w:t xml:space="preserve">and </w:t>
      </w:r>
      <w:del w:id="1307" w:author="Ian Blenkinsop" w:date="2021-07-02T11:35:00Z">
        <w:r w:rsidRPr="00BC5722" w:rsidDel="00934493">
          <w:rPr>
            <w:lang w:val="en-GB"/>
          </w:rPr>
          <w:delText>society</w:delText>
        </w:r>
      </w:del>
      <w:ins w:id="1308" w:author="Ian Blenkinsop" w:date="2021-07-02T11:35:00Z">
        <w:r w:rsidR="00934493">
          <w:rPr>
            <w:lang w:val="en-GB"/>
          </w:rPr>
          <w:t>S</w:t>
        </w:r>
        <w:r w:rsidR="00934493" w:rsidRPr="00BC5722">
          <w:rPr>
            <w:lang w:val="en-GB"/>
          </w:rPr>
          <w:t>ociety</w:t>
        </w:r>
      </w:ins>
      <w:r w:rsidRPr="00BC5722">
        <w:rPr>
          <w:lang w:val="en-GB"/>
        </w:rPr>
        <w:t xml:space="preserve">: </w:t>
      </w:r>
      <w:del w:id="1309" w:author="Ian Blenkinsop" w:date="2021-07-02T11:35:00Z">
        <w:r w:rsidRPr="00BC5722" w:rsidDel="00934493">
          <w:rPr>
            <w:lang w:val="en-GB"/>
          </w:rPr>
          <w:delText>communication</w:delText>
        </w:r>
      </w:del>
      <w:ins w:id="1310" w:author="Ian Blenkinsop" w:date="2021-07-02T11:35:00Z">
        <w:r w:rsidR="00934493">
          <w:rPr>
            <w:lang w:val="en-GB"/>
          </w:rPr>
          <w:t>C</w:t>
        </w:r>
        <w:r w:rsidR="00934493" w:rsidRPr="00BC5722">
          <w:rPr>
            <w:lang w:val="en-GB"/>
          </w:rPr>
          <w:t>ommunication</w:t>
        </w:r>
      </w:ins>
      <w:r w:rsidRPr="00BC5722">
        <w:rPr>
          <w:lang w:val="en-GB"/>
        </w:rPr>
        <w:t xml:space="preserve">, </w:t>
      </w:r>
      <w:del w:id="1311" w:author="Ian Blenkinsop" w:date="2021-07-02T11:35:00Z">
        <w:r w:rsidRPr="00BC5722" w:rsidDel="00934493">
          <w:rPr>
            <w:lang w:val="en-GB"/>
          </w:rPr>
          <w:delText>values</w:delText>
        </w:r>
      </w:del>
      <w:ins w:id="1312" w:author="Ian Blenkinsop" w:date="2021-07-02T11:35:00Z">
        <w:r w:rsidR="00934493">
          <w:rPr>
            <w:lang w:val="en-GB"/>
          </w:rPr>
          <w:t>V</w:t>
        </w:r>
        <w:r w:rsidR="00934493" w:rsidRPr="00BC5722">
          <w:rPr>
            <w:lang w:val="en-GB"/>
          </w:rPr>
          <w:t>alues</w:t>
        </w:r>
      </w:ins>
      <w:r w:rsidRPr="00BC5722">
        <w:rPr>
          <w:lang w:val="en-GB"/>
        </w:rPr>
        <w:t xml:space="preserve">, and the IPCC </w:t>
      </w:r>
      <w:del w:id="1313" w:author="Ian Blenkinsop" w:date="2021-07-02T11:35:00Z">
        <w:r w:rsidRPr="00BC5722" w:rsidDel="00934493">
          <w:rPr>
            <w:lang w:val="en-GB"/>
          </w:rPr>
          <w:delText xml:space="preserve">assessment </w:delText>
        </w:r>
      </w:del>
      <w:ins w:id="1314" w:author="Ian Blenkinsop" w:date="2021-07-02T11:35:00Z">
        <w:r w:rsidR="00934493">
          <w:rPr>
            <w:lang w:val="en-GB"/>
          </w:rPr>
          <w:t>A</w:t>
        </w:r>
        <w:r w:rsidR="00934493" w:rsidRPr="00BC5722">
          <w:rPr>
            <w:lang w:val="en-GB"/>
          </w:rPr>
          <w:t xml:space="preserve">ssessment </w:t>
        </w:r>
      </w:ins>
      <w:del w:id="1315" w:author="Ian Blenkinsop" w:date="2021-07-02T11:35:00Z">
        <w:r w:rsidRPr="00BC5722" w:rsidDel="00934493">
          <w:rPr>
            <w:lang w:val="en-GB"/>
          </w:rPr>
          <w:delText>process</w:delText>
        </w:r>
        <w:bookmarkEnd w:id="1304"/>
        <w:r w:rsidRPr="00BC5722" w:rsidDel="00934493">
          <w:rPr>
            <w:lang w:val="en-GB"/>
          </w:rPr>
          <w:delText xml:space="preserve"> </w:delText>
        </w:r>
      </w:del>
      <w:ins w:id="1316" w:author="Ian Blenkinsop" w:date="2021-07-02T11:35:00Z">
        <w:r w:rsidR="00934493">
          <w:rPr>
            <w:lang w:val="en-GB"/>
          </w:rPr>
          <w:t>P</w:t>
        </w:r>
        <w:r w:rsidR="00934493" w:rsidRPr="00BC5722">
          <w:rPr>
            <w:lang w:val="en-GB"/>
          </w:rPr>
          <w:t xml:space="preserve">rocess </w:t>
        </w:r>
      </w:ins>
    </w:p>
    <w:p w14:paraId="0E19DC39" w14:textId="77777777" w:rsidR="0079149B" w:rsidRPr="00C421D6" w:rsidRDefault="0079149B" w:rsidP="0079149B">
      <w:pPr>
        <w:pStyle w:val="AR6BodyText"/>
        <w:rPr>
          <w:lang w:val="en-GB"/>
        </w:rPr>
      </w:pPr>
    </w:p>
    <w:p w14:paraId="11222684" w14:textId="569E9011" w:rsidR="0079149B" w:rsidRPr="00C421D6" w:rsidRDefault="0079149B" w:rsidP="0079149B">
      <w:pPr>
        <w:pStyle w:val="AR6BodyText"/>
        <w:rPr>
          <w:lang w:val="en-GB"/>
        </w:rPr>
      </w:pPr>
      <w:r w:rsidRPr="00C421D6">
        <w:rPr>
          <w:lang w:val="en-GB"/>
        </w:rPr>
        <w:t xml:space="preserve">This section assesses how the process of communicating climate information has evolved since AR5. It summarizes key issues regarding scientific uncertainty addressed in previous IPCC assessments and introduces the IPCC calibrated uncertainty language. Next it discusses the role of values in problem-driven, multidisciplinary science assessments such as this one. The section introduces climate services and how climate information can be tailored for greatest utility in specific contexts, such as the </w:t>
      </w:r>
      <w:r w:rsidR="00EE3071">
        <w:rPr>
          <w:lang w:val="en-GB"/>
        </w:rPr>
        <w:t>g</w:t>
      </w:r>
      <w:r w:rsidRPr="00C421D6">
        <w:rPr>
          <w:lang w:val="en-GB"/>
        </w:rPr>
        <w:t xml:space="preserve">lobal </w:t>
      </w:r>
      <w:r w:rsidR="00EE3071">
        <w:rPr>
          <w:lang w:val="en-GB"/>
        </w:rPr>
        <w:t>s</w:t>
      </w:r>
      <w:r w:rsidRPr="00C421D6">
        <w:rPr>
          <w:lang w:val="en-GB"/>
        </w:rPr>
        <w:t xml:space="preserve">tocktake. Finally, we briefly evaluate changes in media coverage of climate information since AR5, including the increasing role of </w:t>
      </w:r>
      <w:del w:id="1317" w:author="Ian Blenkinsop" w:date="2021-07-02T11:37:00Z">
        <w:r w:rsidRPr="00C421D6" w:rsidDel="005F4B15">
          <w:rPr>
            <w:lang w:val="en-GB"/>
          </w:rPr>
          <w:delText xml:space="preserve">internet </w:delText>
        </w:r>
      </w:del>
      <w:ins w:id="1318" w:author="Ian Blenkinsop" w:date="2021-07-02T11:37:00Z">
        <w:r w:rsidR="005F4B15">
          <w:rPr>
            <w:lang w:val="en-GB"/>
          </w:rPr>
          <w:t>I</w:t>
        </w:r>
        <w:r w:rsidR="005F4B15" w:rsidRPr="00C421D6">
          <w:rPr>
            <w:lang w:val="en-GB"/>
          </w:rPr>
          <w:t xml:space="preserve">nternet </w:t>
        </w:r>
      </w:ins>
      <w:r w:rsidRPr="00C421D6">
        <w:rPr>
          <w:lang w:val="en-GB"/>
        </w:rPr>
        <w:t>sources and social media.</w:t>
      </w:r>
    </w:p>
    <w:p w14:paraId="662C4515" w14:textId="77777777" w:rsidR="0079149B" w:rsidRPr="00C421D6" w:rsidRDefault="0079149B" w:rsidP="0079149B">
      <w:pPr>
        <w:pStyle w:val="AR6BodyText"/>
        <w:rPr>
          <w:lang w:val="en-GB"/>
        </w:rPr>
      </w:pPr>
    </w:p>
    <w:p w14:paraId="4B631A22" w14:textId="77777777" w:rsidR="0079149B" w:rsidRPr="00C421D6" w:rsidRDefault="0079149B" w:rsidP="0079149B">
      <w:pPr>
        <w:pStyle w:val="AR6BodyText"/>
        <w:rPr>
          <w:color w:val="000000"/>
          <w:lang w:val="en-GB"/>
        </w:rPr>
      </w:pPr>
    </w:p>
    <w:p w14:paraId="33EE6C95" w14:textId="236E50DE" w:rsidR="0079149B" w:rsidRPr="00BC5722" w:rsidRDefault="0079149B" w:rsidP="0079149B">
      <w:pPr>
        <w:pStyle w:val="AR6Chap1Level31111"/>
        <w:spacing w:line="240" w:lineRule="auto"/>
        <w:rPr>
          <w:lang w:val="en-GB"/>
        </w:rPr>
      </w:pPr>
      <w:bookmarkStart w:id="1319" w:name="_17dp8vu" w:colFirst="0" w:colLast="0"/>
      <w:bookmarkStart w:id="1320" w:name="_Toc69949967"/>
      <w:bookmarkEnd w:id="1319"/>
      <w:r w:rsidRPr="00BC5722">
        <w:rPr>
          <w:lang w:val="en-GB"/>
        </w:rPr>
        <w:t xml:space="preserve">Climate </w:t>
      </w:r>
      <w:del w:id="1321" w:author="Ian Blenkinsop" w:date="2021-07-02T11:37:00Z">
        <w:r w:rsidRPr="00BC5722" w:rsidDel="005F4B15">
          <w:rPr>
            <w:lang w:val="en-GB"/>
          </w:rPr>
          <w:delText xml:space="preserve">change </w:delText>
        </w:r>
      </w:del>
      <w:ins w:id="1322" w:author="Ian Blenkinsop" w:date="2021-07-02T11:37:00Z">
        <w:r w:rsidR="005F4B15">
          <w:rPr>
            <w:lang w:val="en-GB"/>
          </w:rPr>
          <w:t>C</w:t>
        </w:r>
        <w:r w:rsidR="005F4B15" w:rsidRPr="00BC5722">
          <w:rPr>
            <w:lang w:val="en-GB"/>
          </w:rPr>
          <w:t xml:space="preserve">hange </w:t>
        </w:r>
      </w:ins>
      <w:del w:id="1323" w:author="Ian Blenkinsop" w:date="2021-07-02T11:37:00Z">
        <w:r w:rsidRPr="00BC5722" w:rsidDel="005F4B15">
          <w:rPr>
            <w:lang w:val="en-GB"/>
          </w:rPr>
          <w:delText>understanding</w:delText>
        </w:r>
      </w:del>
      <w:ins w:id="1324" w:author="Ian Blenkinsop" w:date="2021-07-02T11:37:00Z">
        <w:r w:rsidR="005F4B15">
          <w:rPr>
            <w:lang w:val="en-GB"/>
          </w:rPr>
          <w:t>U</w:t>
        </w:r>
        <w:r w:rsidR="005F4B15" w:rsidRPr="00BC5722">
          <w:rPr>
            <w:lang w:val="en-GB"/>
          </w:rPr>
          <w:t>nderstanding</w:t>
        </w:r>
      </w:ins>
      <w:r w:rsidRPr="00BC5722">
        <w:rPr>
          <w:lang w:val="en-GB"/>
        </w:rPr>
        <w:t xml:space="preserve">, </w:t>
      </w:r>
      <w:del w:id="1325" w:author="Ian Blenkinsop" w:date="2021-07-02T11:37:00Z">
        <w:r w:rsidRPr="00BC5722" w:rsidDel="005F4B15">
          <w:rPr>
            <w:lang w:val="en-GB"/>
          </w:rPr>
          <w:delText>communication</w:delText>
        </w:r>
      </w:del>
      <w:ins w:id="1326" w:author="Ian Blenkinsop" w:date="2021-07-02T11:37:00Z">
        <w:r w:rsidR="005F4B15">
          <w:rPr>
            <w:lang w:val="en-GB"/>
          </w:rPr>
          <w:t>C</w:t>
        </w:r>
        <w:r w:rsidR="005F4B15" w:rsidRPr="00BC5722">
          <w:rPr>
            <w:lang w:val="en-GB"/>
          </w:rPr>
          <w:t>ommunication</w:t>
        </w:r>
      </w:ins>
      <w:del w:id="1327" w:author="Ian Blenkinsop" w:date="2021-07-02T11:37:00Z">
        <w:r w:rsidRPr="00BC5722" w:rsidDel="005F4B15">
          <w:rPr>
            <w:lang w:val="en-GB"/>
          </w:rPr>
          <w:delText>,</w:delText>
        </w:r>
      </w:del>
      <w:r w:rsidRPr="00BC5722">
        <w:rPr>
          <w:lang w:val="en-GB"/>
        </w:rPr>
        <w:t xml:space="preserve"> and </w:t>
      </w:r>
      <w:del w:id="1328" w:author="Ian Blenkinsop" w:date="2021-07-02T11:37:00Z">
        <w:r w:rsidRPr="00BC5722" w:rsidDel="005F4B15">
          <w:rPr>
            <w:lang w:val="en-GB"/>
          </w:rPr>
          <w:delText>uncertainties</w:delText>
        </w:r>
      </w:del>
      <w:bookmarkEnd w:id="1320"/>
      <w:ins w:id="1329" w:author="Ian Blenkinsop" w:date="2021-07-02T11:37:00Z">
        <w:r w:rsidR="005F4B15">
          <w:rPr>
            <w:lang w:val="en-GB"/>
          </w:rPr>
          <w:t>U</w:t>
        </w:r>
        <w:r w:rsidR="005F4B15" w:rsidRPr="00BC5722">
          <w:rPr>
            <w:lang w:val="en-GB"/>
          </w:rPr>
          <w:t>ncertainties</w:t>
        </w:r>
      </w:ins>
    </w:p>
    <w:p w14:paraId="5CC86EFD" w14:textId="77777777" w:rsidR="0079149B" w:rsidRPr="00C421D6" w:rsidRDefault="0079149B" w:rsidP="0079149B">
      <w:pPr>
        <w:pStyle w:val="AR6BodyText"/>
        <w:rPr>
          <w:lang w:val="en-GB"/>
        </w:rPr>
      </w:pPr>
    </w:p>
    <w:p w14:paraId="1056B81B" w14:textId="0E3351CB" w:rsidR="0079149B" w:rsidRDefault="00EE3071" w:rsidP="0079149B">
      <w:pPr>
        <w:pStyle w:val="AR6BodyText"/>
        <w:rPr>
          <w:lang w:val="en-GB"/>
        </w:rPr>
      </w:pPr>
      <w:bookmarkStart w:id="1330" w:name="_Hlk66713185"/>
      <w:bookmarkStart w:id="1331" w:name="_Hlk66713167"/>
      <w:del w:id="1332" w:author="Ian Blenkinsop" w:date="2021-07-02T11:37:00Z">
        <w:r w:rsidDel="005F4B15">
          <w:rPr>
            <w:lang w:val="en-GB"/>
          </w:rPr>
          <w:delText>The</w:delText>
        </w:r>
        <w:r w:rsidRPr="00C421D6" w:rsidDel="005F4B15">
          <w:rPr>
            <w:lang w:val="en-GB"/>
          </w:rPr>
          <w:delText xml:space="preserve"> </w:delText>
        </w:r>
        <w:r w:rsidR="0079149B" w:rsidRPr="00C421D6" w:rsidDel="005F4B15">
          <w:rPr>
            <w:lang w:val="en-GB"/>
          </w:rPr>
          <w:delText>r</w:delText>
        </w:r>
      </w:del>
      <w:ins w:id="1333" w:author="Ian Blenkinsop" w:date="2021-07-02T11:37:00Z">
        <w:r w:rsidR="005F4B15">
          <w:rPr>
            <w:lang w:val="en-GB"/>
          </w:rPr>
          <w:t>R</w:t>
        </w:r>
      </w:ins>
      <w:r w:rsidR="0079149B" w:rsidRPr="00C421D6">
        <w:rPr>
          <w:lang w:val="en-GB"/>
        </w:rPr>
        <w:t>esponse</w:t>
      </w:r>
      <w:bookmarkEnd w:id="1330"/>
      <w:ins w:id="1334" w:author="Ian Blenkinsop" w:date="2021-07-02T11:37:00Z">
        <w:r w:rsidR="005F4B15">
          <w:rPr>
            <w:lang w:val="en-GB"/>
          </w:rPr>
          <w:t>s</w:t>
        </w:r>
      </w:ins>
      <w:r w:rsidR="0079149B" w:rsidRPr="00C421D6">
        <w:rPr>
          <w:lang w:val="en-GB"/>
        </w:rPr>
        <w:t xml:space="preserve"> to climate change </w:t>
      </w:r>
      <w:del w:id="1335" w:author="Ian Blenkinsop" w:date="2021-07-02T11:37:00Z">
        <w:r w:rsidDel="005F4B15">
          <w:rPr>
            <w:lang w:val="en-GB"/>
          </w:rPr>
          <w:delText>is</w:delText>
        </w:r>
        <w:r w:rsidRPr="00C421D6" w:rsidDel="005F4B15">
          <w:rPr>
            <w:lang w:val="en-GB"/>
          </w:rPr>
          <w:delText xml:space="preserve"> </w:delText>
        </w:r>
      </w:del>
      <w:ins w:id="1336" w:author="Ian Blenkinsop" w:date="2021-07-02T11:37:00Z">
        <w:r w:rsidR="005F4B15">
          <w:rPr>
            <w:lang w:val="en-GB"/>
          </w:rPr>
          <w:t>are</w:t>
        </w:r>
        <w:r w:rsidR="005F4B15" w:rsidRPr="00C421D6">
          <w:rPr>
            <w:lang w:val="en-GB"/>
          </w:rPr>
          <w:t xml:space="preserve"> </w:t>
        </w:r>
      </w:ins>
      <w:commentRangeStart w:id="1337"/>
      <w:r w:rsidR="0079149B" w:rsidRPr="00C421D6">
        <w:rPr>
          <w:lang w:val="en-GB"/>
        </w:rPr>
        <w:t>facilitated</w:t>
      </w:r>
      <w:commentRangeEnd w:id="1337"/>
      <w:r w:rsidR="005F4B15">
        <w:rPr>
          <w:rStyle w:val="CommentReference"/>
        </w:rPr>
        <w:commentReference w:id="1337"/>
      </w:r>
      <w:r w:rsidR="0079149B" w:rsidRPr="00C421D6">
        <w:rPr>
          <w:lang w:val="en-GB"/>
        </w:rPr>
        <w:t xml:space="preserve"> when leaders, policymakers, resource managers</w:t>
      </w:r>
      <w:del w:id="1338" w:author="Ian Blenkinsop" w:date="2021-07-02T11:37:00Z">
        <w:r w:rsidR="0079149B" w:rsidRPr="00C421D6" w:rsidDel="005F4B15">
          <w:rPr>
            <w:lang w:val="en-GB"/>
          </w:rPr>
          <w:delText>,</w:delText>
        </w:r>
      </w:del>
      <w:r w:rsidR="0079149B" w:rsidRPr="00C421D6">
        <w:rPr>
          <w:lang w:val="en-GB"/>
        </w:rPr>
        <w:t xml:space="preserve"> and their constituencies share </w:t>
      </w:r>
      <w:ins w:id="1339" w:author="Ian Blenkinsop" w:date="2021-07-02T11:38:00Z">
        <w:r w:rsidR="005F4B15">
          <w:rPr>
            <w:lang w:val="en-GB"/>
          </w:rPr>
          <w:t xml:space="preserve">a </w:t>
        </w:r>
      </w:ins>
      <w:r w:rsidR="0079149B" w:rsidRPr="00C421D6">
        <w:rPr>
          <w:lang w:val="en-GB"/>
        </w:rPr>
        <w:t>basic understanding of the causes, effects, and possible future course of climate change</w:t>
      </w:r>
      <w:r w:rsidR="00E716D0" w:rsidRPr="00C421D6">
        <w:rPr>
          <w:lang w:val="en-GB"/>
        </w:rPr>
        <w:t xml:space="preserve"> </w:t>
      </w:r>
      <w:r w:rsidR="006909E1" w:rsidRPr="00C421D6">
        <w:rPr>
          <w:lang w:val="en-GB"/>
        </w:rPr>
        <w:t>(SR1.5,</w:t>
      </w:r>
      <w:r w:rsidR="002102A9" w:rsidRPr="00C421D6">
        <w:rPr>
          <w:lang w:val="en-GB"/>
        </w:rPr>
        <w:t xml:space="preserve"> </w:t>
      </w:r>
      <w:r w:rsidR="00E716D0">
        <w:fldChar w:fldCharType="begin" w:fldLock="1"/>
      </w:r>
      <w:r w:rsidR="00A94565">
        <w:rPr>
          <w:lang w:val="en-GB"/>
        </w:rPr>
        <w:instrText>ADDIN CSL_CITATION { "citationItems" : [ { "id" : "ITEM-1", "itemData" : { "DOI" : "https://www.ipcc.ch/sr15",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"H2627", "given" : "Rt12", "non-dropping-particle" : "", "parse-names" : false, "suffix" : "" } ], "type" : "report" }, "uris" : [ "http://www.mendeley.com/documents/?uuid=f66dda96-9de8-43b3-bfb8-9baf95af1c24" ] } ], "mendeley" : { "formattedCitation" : "(IPCC, 2018)", "manualFormatting" : "IPCC, 2018", "plainTextFormattedCitation" : "(IPCC, 2018)", "previouslyFormattedCitation" : "(IPCC, 2018)" }, "properties" : { "noteIndex" : 0 }, "schema" : "https://github.com/citation-style-language/schema/raw/master/csl-citation.json" }</w:instrText>
      </w:r>
      <w:r w:rsidR="00E716D0">
        <w:fldChar w:fldCharType="separate"/>
      </w:r>
      <w:ins w:id="1340" w:author="Robin Matthews" w:date="2021-05-18T16:01:00Z">
        <w:r w:rsidR="00602365">
          <w:rPr>
            <w:noProof/>
            <w:lang w:val="en-US"/>
          </w:rPr>
          <w:t>IPCC, 2018</w:t>
        </w:r>
      </w:ins>
      <w:del w:id="1341" w:author="Robin Matthews" w:date="2021-05-18T16:01:00Z">
        <w:r w:rsidR="00CB3230" w:rsidRPr="00E35E42" w:rsidDel="00602365">
          <w:rPr>
            <w:noProof/>
            <w:lang w:val="en-US"/>
          </w:rPr>
          <w:delText>IPCC, 2018</w:delText>
        </w:r>
      </w:del>
      <w:r w:rsidR="00E716D0">
        <w:fldChar w:fldCharType="end"/>
      </w:r>
      <w:r w:rsidR="006909E1" w:rsidRPr="00E35E42">
        <w:rPr>
          <w:lang w:val="en-US"/>
        </w:rPr>
        <w:t xml:space="preserve">; SRCCL, </w:t>
      </w:r>
      <w:r w:rsidR="006909E1">
        <w:fldChar w:fldCharType="begin" w:fldLock="1"/>
      </w:r>
      <w:r w:rsidR="00A94565">
        <w:rPr>
          <w:lang w:val="en-US"/>
        </w:rPr>
        <w:instrText>ADDIN CSL_CITATION { "citationItems" : [ { "id" : "ITEM-1", "itemData" : { "DOI" : "https://www.ipcc.ch/srccl", "author" : [ { "dropping-particle" : "", "family" : "IPCC", "given" : "", "non-dropping-particle" : "", "parse-names" : false, "suffix" : "" } ],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 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"number-of-pages" : "896", "publisher" : "In Press", "title" : "Climate Change and Land: an IPCC special report on climate change, desertification, land degradation, sustainable land management, food security, and greenhouse gas fluxes in terrestrial ecosystems", "translator" : [ { "dropping-particle" : "", "family" : "H3827", "given" : "Rt12", "non-dropping-particle" : "", "parse-names" : false, "suffix" : "" } ], "type" : "report" }, "uris" : [ "http://www.mendeley.com/documents/?uuid=ced0b1bf-2b88-45d1-9453-1b4dbe2b2fea" ] } ], "mendeley" : { "formattedCitation" : "(IPCC, 2019a)", "manualFormatting" : "IPCC, 2019a)", "plainTextFormattedCitation" : "(IPCC, 2019a)", "previouslyFormattedCitation" : "(IPCC, 2019a)" }, "properties" : { "noteIndex" : 0 }, "schema" : "https://github.com/citation-style-language/schema/raw/master/csl-citation.json" }</w:instrText>
      </w:r>
      <w:r w:rsidR="006909E1">
        <w:fldChar w:fldCharType="separate"/>
      </w:r>
      <w:ins w:id="1342" w:author="Robin Matthews" w:date="2021-05-18T16:01:00Z">
        <w:r w:rsidR="00602365">
          <w:rPr>
            <w:noProof/>
            <w:lang w:val="en-GB"/>
          </w:rPr>
          <w:t>IPCC, 2019a)</w:t>
        </w:r>
      </w:ins>
      <w:del w:id="1343" w:author="Robin Matthews" w:date="2021-05-18T16:01:00Z">
        <w:r w:rsidR="00F81C72" w:rsidRPr="00C421D6" w:rsidDel="00602365">
          <w:rPr>
            <w:noProof/>
            <w:lang w:val="en-GB"/>
          </w:rPr>
          <w:delText>IPCC, 2019a)</w:delText>
        </w:r>
      </w:del>
      <w:r w:rsidR="006909E1">
        <w:fldChar w:fldCharType="end"/>
      </w:r>
      <w:r w:rsidR="006909E1" w:rsidRPr="00C421D6">
        <w:rPr>
          <w:lang w:val="en-GB"/>
        </w:rPr>
        <w:t xml:space="preserve">. </w:t>
      </w:r>
      <w:r w:rsidR="0079149B" w:rsidRPr="00C421D6">
        <w:rPr>
          <w:lang w:val="en-GB"/>
        </w:rPr>
        <w:t>Achieving shared understanding is complicated, since scientific knowledge interacts with pre-existing conceptions of weather and climate</w:t>
      </w:r>
      <w:ins w:id="1344" w:author="Ian Blenkinsop" w:date="2021-07-02T11:39:00Z">
        <w:r w:rsidR="005F4B15">
          <w:rPr>
            <w:lang w:val="en-GB"/>
          </w:rPr>
          <w:t xml:space="preserve"> that have</w:t>
        </w:r>
      </w:ins>
      <w:r w:rsidR="0079149B" w:rsidRPr="00C421D6">
        <w:rPr>
          <w:lang w:val="en-GB"/>
        </w:rPr>
        <w:t xml:space="preserve"> built up in diverse world cultures over centuries</w:t>
      </w:r>
      <w:ins w:id="1345" w:author="Ian Blenkinsop" w:date="2021-07-02T11:39:00Z">
        <w:r w:rsidR="005F4B15">
          <w:rPr>
            <w:lang w:val="en-GB"/>
          </w:rPr>
          <w:t>,</w:t>
        </w:r>
      </w:ins>
      <w:del w:id="1346" w:author="Ian Blenkinsop" w:date="2021-07-02T11:40:00Z">
        <w:r w:rsidR="0079149B" w:rsidRPr="00C421D6" w:rsidDel="005F4B15">
          <w:rPr>
            <w:lang w:val="en-GB"/>
          </w:rPr>
          <w:delText xml:space="preserve"> and</w:delText>
        </w:r>
      </w:del>
      <w:ins w:id="1347" w:author="Ian Blenkinsop" w:date="2021-07-02T11:40:00Z">
        <w:r w:rsidR="005F4B15">
          <w:rPr>
            <w:lang w:val="en-GB"/>
          </w:rPr>
          <w:t xml:space="preserve"> and which are</w:t>
        </w:r>
      </w:ins>
      <w:r w:rsidR="0079149B" w:rsidRPr="00C421D6">
        <w:rPr>
          <w:lang w:val="en-GB"/>
        </w:rPr>
        <w:t xml:space="preserve"> often embedded in strongly held values and beliefs stemming from ethnic or national identities, traditions, religion</w:t>
      </w:r>
      <w:ins w:id="1348" w:author="Ian Blenkinsop" w:date="2021-07-02T11:40:00Z">
        <w:r w:rsidR="005F4B15">
          <w:rPr>
            <w:lang w:val="en-GB"/>
          </w:rPr>
          <w:t>s</w:t>
        </w:r>
      </w:ins>
      <w:r w:rsidR="0079149B" w:rsidRPr="00C421D6">
        <w:rPr>
          <w:lang w:val="en-GB"/>
        </w:rPr>
        <w:t>, and lived relationships to weather, land and sea</w:t>
      </w:r>
      <w:bookmarkEnd w:id="1331"/>
      <w:r w:rsidR="0079149B" w:rsidRPr="00C421D6">
        <w:rPr>
          <w:lang w:val="en-GB"/>
        </w:rPr>
        <w:t xml:space="preserve"> </w:t>
      </w:r>
      <w:r w:rsidR="0079149B" w:rsidRPr="00BC5722">
        <w:fldChar w:fldCharType="begin" w:fldLock="1"/>
      </w:r>
      <w:r w:rsidR="00745EAB">
        <w:rPr>
          <w:lang w:val="en-GB"/>
        </w:rPr>
        <w:instrText>ADDIN CSL_CITATION { "citationItems" : [ { "id" : "ITEM-1", "itemData" : { "DOI" : "10.1016/0959-3780(96)00015-5", "ISSN" : "09593780", "author" : [ { "dropping-particle" : "", "family" : "Asselt", "given" : "Marjolein", "non-dropping-particle" : "van", "parse-names" : false, "suffix" : "" }, { "dropping-particle" : "", "family" : "Rotmans", "given" : "Jan", "non-dropping-particle" : "", "parse-names" : false, "suffix" : "" } ], "container-title" : "Global Environmental Change", "id" : "ITEM-1", "issue" : "2", "issued" : { "date-parts" : [ [ "1996", "6" ] ] }, "page" : "121-157", "title" : "Uncertainty in perspective", "translator" : [ { "dropping-particle" : "", "family" : "H4244", "given" : "", "non-dropping-particle" : "", "parse-names" : false, "suffix" : "" } ], "type" : "article-journal", "volume" : "6" }, "uris" : [ "http://www.mendeley.com/documents/?uuid=e0082ca2-1205-4ff2-9f17-2f20c2d282d0" ] }, { "id" : "ITEM-2", "itemData" : { "ISBN" : "978-1574770445", "abstract" : "This book is Volume 1 of a four-volume set which assesses social science research that is relevant to global climate change from a wide-ranging interdisciplinary perspective. Attention is focused on the societal framework as it relates to climate change. This series is indispensable reading for scientists and engineers wishing to make an effective contribution to the climate change policy debate.", "author" : [ { "dropping-particle" : "", "family" : "Rayner", "given" : "Steve", "non-dropping-particle" : "", "parse-names" : false, "suffix" : "" }, { "dropping-particle" : "", "family" : "Malone", "given" : "Elizabeth L.", "non-dropping-particle" : "", "parse-names" : false, "suffix" : "" } ], "id" : "ITEM-2", "issued" : { "date-parts" : [ [ "1998" ] ] }, "number-of-pages" : "536", "publisher" : "Battelle Press", "publisher-place" : "Columbus, OH, USA", "title" : "Human Choice and Climate Change: The Societal Framework", "translator" : [ { "dropping-particle" : "", "family" : "H4236", "given" : "Rt4", "non-dropping-particle" : "", "parse-names" : false, "suffix" : "" } ], "type" : "book" }, "uris" : [ "http://www.mendeley.com/documents/?uuid=d40c1203-6e89-4271-9734-2f4081543ab8" ] }, { "id" : "ITEM-3", "itemData" : { "ISBN" : "9780521727327", "author" : [ { "dropping-particle" : "", "family" : "Hulme", "given" : "Mike", "non-dropping-particle" : "", "parse-names" : false, "suffix" : "" } ], "id" : "ITEM-3", "issued" : { "date-parts" : [ [ "2009" ] ] }, "note" : "Times cited: 403", "number-of-pages" : "432", "publisher" : "Cambridge University Press", "publisher-place" : "Cambridge, UK", "title" : "Why We Disagree about Climate Change: Understanding Controversy, Inaction and Opportunity", "translator" : [ { "dropping-particle" : "", "family" : "H2886", "given" : "Rt4", "non-dropping-particle" : "", "parse-names" : false, "suffix" : "" } ], "type" : "book" }, "uris" : [ "http://www.mendeley.com/documents/?uuid=1f7ba662-6f5c-4a53-9d1a-083a05a9abfe" ] }, { "id" : "ITEM-4", "itemData" : { "DOI" : "10.1215/22011919-4385599", "ISSN" : "2201-1919", "author" : [ { "dropping-particle" : "", "family" : "Hulme", "given" : "Mike", "non-dropping-particle" : "", "parse-names" : false, "suffix" : "" } ], "container-title" : "Environmental Humanities", "id" : "ITEM-4", "issue" : "1", "issued" : { "date-parts" : [ [ "2018", "5", "1" ] ] }, "note" : "10.1215/22011919-4385599", "page" : "330-337", "title" : "\u201cGaps\u201d in Climate Change Knowledge", "translator" : [ { "dropping-particle" : "", "family" : "H2450", "given" : "", "non-dropping-particle" : "", "parse-names" : false, "suffix" : "" } ], "type" : "article-journal", "volume" : "10" }, "uris" : [ "http://www.mendeley.com/documents/?uuid=fa17b13f-1221-4627-b562-acbfd5bb63fb" ] }, { "id" : "ITEM-5", "itemData" : { "ISBN" : "9789230010683", "abstract" : "When considering climate change, indigenous peoples and marginalized populations warrant particular attention. Impacts on their territories and communities are anticipated to be both early and severe due to their location in vulnerable environments, including small islands, high-altitude zones, desert margins and the circumpolar Arctic. Indeed, climate change poses a direct threat to many indigenous societies due to their continuing reliance upon resource-based livelihoods. Heightened exposure to negative impacts, however, is not the only reason for specific attention and concern. As many indigenous societies are socially and culturally distinct from mainstream society, decisions, policies and actions undertaken by the majority, even if well-intended, may prove inadequate, ill-adapted, and even inappropriate. There is therefore a need to understand the specific vulnerabilities, concerns, adaptation capacities and longer-term aspirations of indigenous peoples and marginalized communities throughout the world. Indigenous and traditional knowledge contribute to this broader understanding. Indigenous and rural peoples, however, are not only potential victims of global climate change. Attentiveness to environmental variability, shifts and trends is an integral part of their ways of life. Community-based and local knowledge may offer valuable insights into environmental change due to climate change, and complement broader-scale scientific research with local precision and nuance. Indigenous societies have elaborated coping strategies to deal with unstable environments, and in some cases, are already actively adapting to early climate change impacts. While the transformations due to climate change are expected to be unprecedented, indigenous knowledge and coping strategies provide a crucial foundation for community-based adaptation measures. Indigenous knowledge was acknowledged in the Fourth Assessment Report (AR4) of the Intergovernmental Panel on Climate Change (IPCC) as \u2018an invaluable basis for developing adaptation and natural resource management strategies in response to environmental and other forms of change\u2019 (IPCC, 2007). This recognition was reaffirmed at IPCC\u2019s 32nd Session (IPCC, 2010a) and consideration of traditional and indigenous knowledge was included as a guiding principle for the Cancun Adaptation Framework (CAF) that was adopted by Parties at the 2010 United Nations Framework Convention on Climate Change (UNFCCC) Conference in Cancun (UNFCC\u2026", "author" : [ { "dropping-particle" : "", "family" : "Nakashima", "given" : "D.J.", "non-dropping-particle" : "", "parse-names" : false, "suffix" : "" }, { "dropping-particle" : "", "family" : "Galloway McLean", "given" : "K.", "non-dropping-particle" : "", "parse-names" : false, "suffix" : "" }, { "dropping-particle" : "", "family" : "Thulstrup", "given" : "H.D.", "non-dropping-particle" : "", "parse-names" : false, "suffix" : "" }, { "dropping-particle" : "", "family" : "Ramos Castillo", "given" : "A.", "non-dropping-particle" : "", "parse-names" : false, "suffix" : "" }, { "dropping-particle" : "", "family" : "Rubis", "given" : "J.T.", "non-dropping-particle" : "", "parse-names" : false, "suffix" : "" } ], "id" : "ITEM-5", "issued" : { "date-parts" : [ [ "2012" ] ] }, "number-of-pages" : "120", "publisher" : "United Nations Educational, Scientific and Cultural Organization (UNESCO) and United Nations University Traditional Knowledge Initiative", "publisher-place" : "Paris, France and Darwin, Australia", "title" : "Weathering Uncertainty: Traditional knowledge for climate change assessment and adaptation", "translator" : [ { "dropping-particle" : "", "family" : "H4243", "given" : "Rt4", "non-dropping-particle" : "", "parse-names" : false, "suffix" : "" } ], "type" : "book" }, "uris" : [ "http://www.mendeley.com/documents/?uuid=72320dd5-30a9-4612-9252-3dc15c8fdf2c" ] }, { "id" : "ITEM-6", "itemData" : { "DOI" : "10.1007/s10584-010-9803-z", "ISBN" : "0165-0009", "ISSN" : "0165-0009", "abstract" : "Although the last 200 years of colonisation has brought radical changes in economic and governance structures for thousands of Aboriginal and Torres Strait Islanders living in remote areas of northern Australia, many of these Indigenous people still rely upon, and live closely connected to, their natural environment. Over millennia, living 'on country', many of these communities have developed a sophisticated appreciation of their local ecosystems and the climatic patterns associated with the changes in them. Some of this knowledge is \u2026", "author" : [ { "dropping-particle" : "", "family" : "Green", "given" : "Donna", "non-dropping-particle" : "", "parse-names" : false, "suffix" : "" }, { "dropping-particle" : "", "family" : "Billy", "given" : "Jack", "non-dropping-particle" : "", "parse-names" : false, "suffix" : "" }, { "dropping-particle" : "", "family" : "Tapim", "given" : "Alo", "non-dropping-particle" : "", "parse-names" : false, "suffix" : "" } ], "container-title" : "Climatic Change", "id" : "ITEM-6", "issue" : "2", "issued" : { "date-parts" : [ [ "2010", "5", "13" ] ] }, "note" : "Times cited: 119", "page" : "337-354", "publisher" : "Springer", "title" : "Indigenous Australians\u2019 knowledge of weather and climate", "translator" : [ { "dropping-particle" : "", "family" : "H3101", "given" : "", "non-dropping-particle" : "", "parse-names" : false, "suffix" : "" } ], "type" : "article-journal", "volume" : "100" }, "uris" : [ "http://www.mendeley.com/documents/?uuid=bf8fcf21-cae0-4950-8924-7f391bc60b6b" ] }, { "id" : "ITEM-7", "itemData" : { "DOI" : "10.1177/0263276409361497", "ISSN" : "0263-2764", "author" : [ { "dropping-particle" : "", "family" : "Jasanoff", "given" : "Sheila", "non-dropping-particle" : "", "parse-names" : false, "suffix" : "" } ], "container-title" : "Theory, Culture &amp; Society", "id" : "ITEM-7", "issue" : "2-3", "issued" : { "date-parts" : [ [ "2010", "3", "24" ] ] }, "page" : "233-253", "title" : "A New Climate for Society", "translator" : [ { "dropping-particle" : "", "family" : "H3059", "given" : "", "non-dropping-particle" : "", "parse-names" : false, "suffix" : "" } ], "type" : "article-journal", "volume" : "27" }, "uris" : [ "http://www.mendeley.com/documents/?uuid=4a189dc7-bbc6-4675-924b-c530c61794a9" ] }, { "id" : "ITEM-8", "itemData" : { "DOI" : "10.1007/s10584-009-9586-2", "ISSN" : "0165-0009", "author" : [ { "dropping-particle" : "", "family" : "Orlove", "given" : "Ben", "non-dropping-particle" : "", "parse-names" : false, "suffix" : "" }, { "dropping-particle" : "", "family" : "Roncoli", "given" : "Carla", "non-dropping-particle" : "", "parse-names" : false, "suffix" : "" }, { "dropping-particle" : "", "family" : "Kabugo", "given" : "Merit", "non-dropping-particle" : "", "parse-names" : false, "suffix" : "" }, { "dropping-particle" : "", "family" : "Majugu", "given" : "Abushen", "non-dropping-particle" : "", "parse-names" : false, "suffix" : "" } ], "container-title" : "Climatic Change", "id" : "ITEM-8", "issue" : "2", "issued" : { "date-parts" : [ [ "2010", "5", "23" ] ] }, "page" : "243-265", "title" : "Indigenous climate knowledge in southern Uganda: the multiple components of a dynamic regional system", "translator" : [ { "dropping-particle" : "", "family" : "H3403", "given" : "", "non-dropping-particle" : "", "parse-names" : false, "suffix" : "" } ], "type" : "article-journal", "volume" : "100" }, "uris" : [ "http://www.mendeley.com/documents/?uuid=69f32455-e07a-4c5c-bbc8-8978a12f230e" ] }, { "id" : "ITEM-9", "itemData" : { "DOI" : "10.1215/1089201X-8185983", "ISSN" : "1089-201X", "abstract" : "Climate change is a global problem, yet it is experienced at the local scale, in ways that are both place-specific and specific to the accidents of weather history. This article takes the dichotomy between the global and the local as a starting point to develop a critique of the normative approach within climate science, which is global in various ways and thereby fails to bring meaning to the local. The article discusses the ethical choices implicit in the current paradigm of climate prediction, how irreducible uncertainty at the local scale can be managed by suitable reframing of the scientific questions, and some particular epistemic considerations that apply to climate change in the global South. The article argues for an elevation of the narrative and for a demotion of the probabilistic from its place of privilege in the construction and communication of our understanding of global warming and its local consequences.", "author" : [ { "dropping-particle" : "", "family" : "Shepherd", "given" : "Theodore G.", "non-dropping-particle" : "", "parse-names" : false, "suffix" : "" }, { "dropping-particle" : "", "family" : "Sobel", "given" : "Adam H.", "non-dropping-particle" : "", "parse-names" : false, "suffix" : "" } ], "container-title" : "Comparative Studies of South Asia, Africa and the Middle East", "id" : "ITEM-9", "issue" : "1", "issued" : { "date-parts" : [ [ "2020", "5", "1" ] ] }, "page" : "7-16", "title" : "Localness in Climate Change", "translator" : [ { "dropping-particle" : "", "family" : "H4059", "given" : "", "non-dropping-particle" : "", "parse-names" : false, "suffix" : "" } ], "type" : "article-journal", "volume" : "40" }, "uris" : [ "http://www.mendeley.com/documents/?uuid=8b1d4319-a7ea-4a55-bf88-3c363d6005bc" ] } ], "mendeley" : { "formattedCitation" : "(van Asselt and Rotmans, 1996; Rayner and Malone, 1998; Hulme, 2009, 2018; Green et al., 2010; Jasanoff, 2010; Orlove et al., 2010; Nakashima et al., 2012; Shepherd and Sobel, 2020)", "manualFormatting" : "(Van Asselt and Rotmans, 1996; Rayner and Malone, 1998; Hulme, 2009, 2018; Green et al., 2010; Jasanoff, 2010; Orlove et al., 2010; Nakashima et al., 2012; Shepherd and Sobel, 2020)", "plainTextFormattedCitation" : "(van Asselt and Rotmans, 1996; Rayner and Malone, 1998; Hulme, 2009, 2018; Green et al., 2010; Jasanoff, 2010; Orlove et al., 2010; Nakashima et al., 2012; Shepherd and Sobel, 2020)", "previouslyFormattedCitation" : "(van Asselt and Rotmans, 1996; Rayner and Malone, 1998; Hulme, 2009, 2018; Green et al., 2010; Jasanoff, 2010; Orlove et al., 2010; Nakashima et al., 2012; Shepherd and Sobel, 2020)" }, "properties" : { "noteIndex" : 0 }, "schema" : "https://github.com/citation-style-language/schema/raw/master/csl-citation.json" }</w:instrText>
      </w:r>
      <w:r w:rsidR="0079149B" w:rsidRPr="00BC5722">
        <w:fldChar w:fldCharType="separate"/>
      </w:r>
      <w:ins w:id="1349" w:author="Robin Matthews" w:date="2021-05-18T16:01:00Z">
        <w:r w:rsidR="00602365">
          <w:rPr>
            <w:noProof/>
            <w:lang w:val="en-GB"/>
          </w:rPr>
          <w:t>(Van Asselt and Rotmans, 1996; Rayner and Malone, 1998; Hulme, 2009, 2018; Green et al., 2010; Jasanoff, 2010; Orlove et al., 2010; Nakashima et al., 2012; Shepherd and Sobel, 2020)</w:t>
        </w:r>
      </w:ins>
      <w:del w:id="1350" w:author="Robin Matthews" w:date="2021-05-18T16:01:00Z">
        <w:r w:rsidR="0079149B" w:rsidRPr="00C421D6" w:rsidDel="00602365">
          <w:rPr>
            <w:noProof/>
            <w:lang w:val="en-GB"/>
          </w:rPr>
          <w:delText>(Van Asselt and Rotmans, 1996; Rayner and Malone, 1998; Hulme, 2009, 2018; Green et al., 2010; Jasanoff, 2010; Orlove et al., 2010; Nakashima et al., 2012; Shepherd and Sobel, 2020)</w:delText>
        </w:r>
      </w:del>
      <w:r w:rsidR="0079149B" w:rsidRPr="00BC5722">
        <w:fldChar w:fldCharType="end"/>
      </w:r>
      <w:r w:rsidR="0079149B" w:rsidRPr="00C421D6">
        <w:rPr>
          <w:lang w:val="en-GB"/>
        </w:rPr>
        <w:t xml:space="preserve">. </w:t>
      </w:r>
      <w:bookmarkStart w:id="1351" w:name="_Hlk66713215"/>
      <w:r w:rsidR="0079149B" w:rsidRPr="00C421D6">
        <w:rPr>
          <w:lang w:val="en-GB"/>
        </w:rPr>
        <w:t>These diverse, more local understandings can both contrast with and enrich the planetary-scale analyses of global climate science (</w:t>
      </w:r>
      <w:r w:rsidR="0079149B" w:rsidRPr="00C421D6">
        <w:rPr>
          <w:i/>
          <w:lang w:val="en-GB"/>
        </w:rPr>
        <w:t>high confidence</w:t>
      </w:r>
      <w:r w:rsidR="0079149B" w:rsidRPr="00C421D6">
        <w:rPr>
          <w:lang w:val="en-GB"/>
        </w:rPr>
        <w:t>).</w:t>
      </w:r>
    </w:p>
    <w:p w14:paraId="18942CB3" w14:textId="77777777" w:rsidR="00EE3071" w:rsidRPr="00C421D6" w:rsidRDefault="00EE3071" w:rsidP="0079149B">
      <w:pPr>
        <w:pStyle w:val="AR6BodyText"/>
        <w:rPr>
          <w:lang w:val="en-GB"/>
        </w:rPr>
      </w:pPr>
    </w:p>
    <w:p w14:paraId="69E18F44" w14:textId="62F1860D" w:rsidR="0079149B" w:rsidRPr="00C421D6" w:rsidRDefault="0079149B" w:rsidP="0079149B">
      <w:pPr>
        <w:pStyle w:val="AR6BodyText"/>
        <w:rPr>
          <w:lang w:val="en-GB"/>
        </w:rPr>
      </w:pPr>
      <w:r w:rsidRPr="00C421D6">
        <w:rPr>
          <w:lang w:val="en-GB"/>
        </w:rPr>
        <w:t>Political cultures also give rise to variation in how climate science knowledge is interpreted, used</w:t>
      </w:r>
      <w:del w:id="1352" w:author="Ian Blenkinsop" w:date="2021-07-02T11:40:00Z">
        <w:r w:rsidRPr="00C421D6" w:rsidDel="005F4B15">
          <w:rPr>
            <w:lang w:val="en-GB"/>
          </w:rPr>
          <w:delText>,</w:delText>
        </w:r>
      </w:del>
      <w:r w:rsidRPr="00C421D6">
        <w:rPr>
          <w:lang w:val="en-GB"/>
        </w:rPr>
        <w:t xml:space="preserve"> and challenged </w:t>
      </w:r>
      <w:r w:rsidRPr="00BC5722">
        <w:fldChar w:fldCharType="begin" w:fldLock="1"/>
      </w:r>
      <w:r w:rsidR="00E81B0B">
        <w:rPr>
          <w:lang w:val="en-GB"/>
        </w:rPr>
        <w:instrText>ADDIN CSL_CITATION { "citationItems" : [ { "id" : "ITEM-1", "itemData" : { "DOI" : "10.1007/s10584-006-9059-9", "ISSN" : "0165-0009", "author" : [ { "dropping-particle" : "", "family" : "Leiserowitz", "given" : "Anthony", "non-dropping-particle" : "", "parse-names" : false, "suffix" : "" } ], "container-title" : "Climatic Change", "id" : "ITEM-1", "issue" : "1-2", "issued" : { "date-parts" : [ [ "2006", "8", "21" ] ] }, "page" : "45-72", "title" : "Climate Change Risk Perception and Policy Preferences: The Role of Affect, Imagery, and Values", "translator" : [ { "dropping-particle" : "", "family" : "H4049", "given" : "", "non-dropping-particle" : "", "parse-names" : false, "suffix" : "" } ], "type" : "article-journal", "volume" : "77" }, "uris" : [ "http://www.mendeley.com/documents/?uuid=21778c4c-b56c-49d8-a200-d9bfd5c8bd70" ] }, { "id" : "ITEM-2", "itemData" : { "ISBN" : "978-1596916104", "abstract" : "The U.S. scientific community has long led the world in research on such areas as public health, environmental science, and issues affecting quality of life. These scientists have produced landmark studies on the dangers of DDT, tobacco smoke, acid rain, and global warming. But at the same time, a small yet potent subset of this community leads the world in vehement denial of these dangers. Merchants of Doubt tells the story of how a loose-knit group of high-level scientists and scientific advisers, with deep connections in politics and industry, ran effective campaigns to mislead the public and deny well-established scientific knowledge over four decades. Remarkably, the same individuals surface repeatedly-some of the same figures who have claimed that the science of global warming is \"not settled\" denied the truth of studies linking smoking to lung cancer, coal smoke to acid rain, and CFCs to the ozone hole. \"Doubt is our product,\" wrote one tobacco executive. These \"experts\" supplied it. Naomi Oreskes and Erik M. Conway, historians of science, roll back the rug on this dark corner of the American scientific community, showing how ideology and corporate interests, aided by a too-compliant media, have skewed public understanding of some of the most pressing issues of our era.", "author" : [ { "dropping-particle" : "", "family" : "Oreskes", "given" : "Naomi", "non-dropping-particle" : "", "parse-names" : false, "suffix" : "" }, { "dropping-particle" : "", "family" : "Conway", "given" : "Erik M.", "non-dropping-particle" : "", "parse-names" : false, "suffix" : "" } ], "id" : "ITEM-2", "issued" : { "date-parts" : [ [ "2010" ] ] }, "number-of-pages" : "368", "publisher" : "Bloomsbury Press", "publisher-place" : "New York, NY, USA", "title" : "Merchants of Doubt: How a Handful of Scientists Obscured the Truth on Issues from Tobacco Smoke to Global Warming", "translator" : [ { "dropping-particle" : "", "family" : "H4062", "given" : "Rt4", "non-dropping-particle" : "", "parse-names" : false, "suffix" : "" } ], "type" : "book" }, "uris" : [ "http://www.mendeley.com/documents/?uuid=b04dfbdf-949f-4814-9d92-d1c4c6281d72" ] }, { "id" : "ITEM-3", "itemData" : { "DOI" : "10.1007/s10584-012-0403-y", "ISSN" : "0165-0009", "author" : [ { "dropping-particle" : "", "family" : "Brulle", "given" : "Robert J.", "non-dropping-particle" : "", "parse-names" : false, "suffix" : "" }, { "dropping-particle" : "", "family" : "Carmichael", "given" : "Jason", "non-dropping-particle" : "", "parse-names" : false, "suffix" : "" }, { "dropping-particle" : "", "family" : "Jenkins", "given" : "J. Craig", "non-dropping-particle" : "", "parse-names" : false, "suffix" : "" } ], "container-title" : "Climatic Change", "id" : "ITEM-3", "issue" : "2", "issued" : { "date-parts" : [ [ "2012", "9", "3" ] ] }, "page" : "169-188", "title" : "Shifting public opinion on climate change: an empirical assessment of factors influencing concern over climate change in the U.S., 2002\u20132010", "translator" : [ { "dropping-particle" : "", "family" : "H3053", "given" : "", "non-dropping-particle" : "", "parse-names" : false, "suffix" : "" } ], "type" : "article-journal", "volume" : "114" }, "uris" : [ "http://www.mendeley.com/documents/?uuid=7fcc1e9c-a6a5-4993-abb5-d987f72ac7dc" ] }, { "id" : "ITEM-4", "itemData" : { "DOI" : "10.1177/0002764213477096", "ISSN" : "0002-7642", "abstract" : "The conservative movement and especially its think tanks play a critical role in denying thereality and significance of anthropogenic global warming (AGW), especially by manufacturinguncertainty over climate science. Books denying AGW are a crucial means of attacking climate scienceand scientists, and we examine the links between conservative think tanks (CTTs) and 108 climatechange denial books published through 2010. We find a strong link, albeit noticeably weaker for thegrowing number of self-published denial books. We also examine the national origins of the books andthe academic backgrounds of their authors or editors, finding that with the help of American CTTsclimate change denial has spread to several other nations and that an increasing portion of denialbooks are produced by individuals with no scientific training. It appears that at least 90% ofdenial books do not undergo peer review, allowing authors or editors to recycle scientificallyunfounded claims that are then amplified by the conservative movement, media, and politicalelites. \u00a9 2013 SAGE Publications.", "author" : [ { "dropping-particle" : "", "family" : "Dunlap", "given" : "Riley E.", "non-dropping-particle" : "", "parse-names" : false, "suffix" : "" }, { "dropping-particle" : "", "family" : "Jacques", "given" : "Peter J.", "non-dropping-particle" : "", "parse-names" : false, "suffix" : "" } ], "container-title" : "American Behavioral Scientist", "id" : "ITEM-4", "issue" : "6", "issued" : { "date-parts" : [ [ "2013", "6", "22" ] ] }, "page" : "699-731", "title" : "Climate Change Denial Books and Conservative Think Tanks", "translator" : [ { "dropping-particle" : "", "family" : "H4063", "given" : "", "non-dropping-particle" : "", "parse-names" : false, "suffix" : "" } ], "type" : "article-journal", "volume" : "57" }, "uris" : [ "http://www.mendeley.com/documents/?uuid=a3717b5a-60c1-4992-be8b-495a4faa99f7" ] }, { "id" : "ITEM-5", "itemData" : { "DOI" : "10.1177/0306312713501407", "ISSN" : "0306-3127", "author" : [ { "dropping-particle" : "", "family" : "Mahony", "given" : "Martin", "non-dropping-particle" : "", "parse-names" : false, "suffix" : "" } ], "container-title" : "Social Studies of Science", "id" : "ITEM-5", "issue" : "1", "issued" : { "date-parts" : [ [ "2014", "2", "25" ] ] }, "page" : "109-133", "title" : "The predictive state: Science, territory and the future of the Indian climate", "translator" : [ { "dropping-particle" : "", "family" : "H3055", "given" : "", "non-dropping-particle" : "", "parse-names" : false, "suffix" : "" } ], "type" : "article-journal", "volume" : "44" }, "uris" : [ "http://www.mendeley.com/documents/?uuid=39777eb8-a01c-428b-a09c-a9ba3f72d351" ] }, { "id" : "ITEM-6", "itemData" : { "DOI" : "10.1111/tran.12064", "ISSN" : "00202754", "author" : [ { "dropping-particle" : "", "family" : "Mahony", "given" : "Martin", "non-dropping-particle" : "", "parse-names" : false, "suffix" : "" } ], "container-title" : "Transactions of the Institute of British Geographers", "id" : "ITEM-6", "issue" : "2", "issued" : { "date-parts" : [ [ "2015", "4" ] ] }, "page" : "153-167", "title" : "Climate change and the geographies of objectivity: the case of the IPCC's burning embers diagram", "translator" : [ { "dropping-particle" : "", "family" : "H3056", "given" : "", "non-dropping-particle" : "", "parse-names" : false, "suffix" : "" } ], "type" : "article-journal", "volume" : "40" }, "uris" : [ "http://www.mendeley.com/documents/?uuid=1f29939c-38c9-465a-9156-55b468076e7d" ] }, { "id" : "ITEM-7", "itemData" : { "DOI" : "10.1111/soin.12333", "ISSN" : "0038-0245", "abstract" : "The climate change countermovement (CCCM) in the United States has exerted an important influence on delaying efforts to address climate change. Analyses of this countermovement have primarily focused on the role of conservative think tanks. Expanding this research, this article initiates an examination of the structure of key political coalitions that worked to oppose climate action. In conjunction with their allied trade associations, these coalitions have served as a central coordination mechanism in efforts opposed to mandatory limits on carbon emissions. These coalitions pool resources from a large number of corporations and execute sophisticated political and cultural campaigns designed to oppose efforts to address climate change. Through an analysis of twelve prominent CCCM coalitions from 1989 to 2015, I show that over 2,000 organizations were members of these coalitions and that a core of 179 organizations belonged to multiple coalitions. Organizations from the coal and electrical utility sectors were the most numerous and influential organizations in these coalitions. The article concludes with suggestions for further research to expand understanding of complex social movements and countermovements.", "author" : [ { "dropping-particle" : "", "family" : "Brulle", "given" : "Robert J.", "non-dropping-particle" : "", "parse-names" : false, "suffix" : "" } ], "container-title" : "Sociological Inquiry", "id" : "ITEM-7", "issued" : { "date-parts" : [ [ "2019", "10", "21" ] ] }, "page" : "soin.12333", "title" : "Networks of Opposition: A Structural Analysis of U.S. Climate Change Countermovement Coalitions 1989\u20132015", "translator" : [ { "dropping-particle" : "", "family" : "H4066", "given" : "", "non-dropping-particle" : "", "parse-names" : false, "suffix" : "" } ], "type" : "article-journal" }, "uris" : [ "http://www.mendeley.com/documents/?uuid=581e4f60-74a3-4d74-bea9-e8d97bd2b994" ] } ], "mendeley" : { "formattedCitation" : "(Leiserowitz, 2006; Oreskes and Conway, 2010; Brulle et al., 2012; Dunlap and Jacques, 2013; Mahony, 2014, 2015; Brulle, 2019)", "manualFormatting" : "(Leiserowitz, 2006; Oreskes and Conway, 2010; Brulle et al., 2012; Dunlap and Jacques, 2013; Mahony, 2014, 2015; Brulle, 2019)", "plainTextFormattedCitation" : "(Leiserowitz, 2006; Oreskes and Conway, 2010; Brulle et al., 2012; Dunlap and Jacques, 2013; Mahony, 2014, 2015; Brulle, 2019)", "previouslyFormattedCitation" : "(Leiserowitz, 2006; Oreskes and Conway, 2010; Brulle et al., 2012; Dunlap and Jacques, 2013; Mahony, 2014, 2015; Brulle, 2019)" }, "properties" : { "noteIndex" : 0 }, "schema" : "https://github.com/citation-style-language/schema/raw/master/csl-citation.json" }</w:instrText>
      </w:r>
      <w:r w:rsidRPr="00BC5722">
        <w:fldChar w:fldCharType="separate"/>
      </w:r>
      <w:ins w:id="1353" w:author="Robin Matthews" w:date="2021-05-18T16:01:00Z">
        <w:r w:rsidR="00602365">
          <w:rPr>
            <w:noProof/>
            <w:lang w:val="en-GB"/>
          </w:rPr>
          <w:t>(Leiserowitz, 2006; Oreskes and Conway, 2010; Brulle et al., 2012; Dunlap and Jacques, 2013; Mahony, 2014, 2015; Brulle, 2019)</w:t>
        </w:r>
      </w:ins>
      <w:del w:id="1354" w:author="Robin Matthews" w:date="2021-05-18T16:01:00Z">
        <w:r w:rsidRPr="00C421D6" w:rsidDel="00602365">
          <w:rPr>
            <w:noProof/>
            <w:lang w:val="en-GB"/>
          </w:rPr>
          <w:delText>(Leiserowitz, 2006; Oreskes and Conway, 2010; Brulle et al., 2012; Dunlap and Jacques, 2013; Mahony, 2014, 2015; Brulle, 2019)</w:delText>
        </w:r>
      </w:del>
      <w:r w:rsidRPr="00BC5722">
        <w:fldChar w:fldCharType="end"/>
      </w:r>
      <w:r w:rsidRPr="00C421D6">
        <w:rPr>
          <w:lang w:val="en-GB"/>
        </w:rPr>
        <w:t>. A meta-analysis of 87 studies carried out between 1998 and 2016 (62 USA national, 16 non-USA national, 9 cross-national) found that political orientation and political party identification were the second</w:t>
      </w:r>
      <w:del w:id="1355" w:author="Ian Blenkinsop" w:date="2021-07-02T11:43:00Z">
        <w:r w:rsidRPr="00C421D6" w:rsidDel="005F4B15">
          <w:rPr>
            <w:lang w:val="en-GB"/>
          </w:rPr>
          <w:delText>-</w:delText>
        </w:r>
      </w:del>
      <w:ins w:id="1356" w:author="Ian Blenkinsop" w:date="2021-07-02T11:43:00Z">
        <w:r w:rsidR="005F4B15">
          <w:rPr>
            <w:lang w:val="en-GB"/>
          </w:rPr>
          <w:t xml:space="preserve"> </w:t>
        </w:r>
      </w:ins>
      <w:r w:rsidRPr="00C421D6">
        <w:rPr>
          <w:lang w:val="en-GB"/>
        </w:rPr>
        <w:t xml:space="preserve">most important predictors of views on climate change after environmental values </w:t>
      </w:r>
      <w:commentRangeStart w:id="1357"/>
      <w:r w:rsidRPr="00C421D6">
        <w:rPr>
          <w:lang w:val="en-GB"/>
        </w:rPr>
        <w:t>(the strongest predictor)</w:t>
      </w:r>
      <w:commentRangeEnd w:id="1357"/>
      <w:r w:rsidR="005F4B15">
        <w:rPr>
          <w:rStyle w:val="CommentReference"/>
        </w:rPr>
        <w:commentReference w:id="1357"/>
      </w:r>
      <w:r w:rsidRPr="00C421D6">
        <w:rPr>
          <w:lang w:val="en-GB"/>
        </w:rPr>
        <w:t xml:space="preserve"> (</w:t>
      </w:r>
      <w:r w:rsidRPr="00BC5722">
        <w:fldChar w:fldCharType="begin" w:fldLock="1"/>
      </w:r>
      <w:r w:rsidR="00E81B0B">
        <w:rPr>
          <w:lang w:val="en-GB"/>
        </w:rPr>
        <w:instrText>ADDIN CSL_CITATION { "citationItems" : [ { "id" : "ITEM-1", "itemData" : { "DOI" : "10.1016/j.erss.2016.08.003", "ISSN" : "22146296", "author" : [ { "dropping-particle" : "", "family" : "McCright", "given" : "Aaron M.", "non-dropping-particle" : "", "parse-names" : false, "suff</w:instrText>
      </w:r>
      <w:r w:rsidR="00E81B0B" w:rsidRPr="00512141">
        <w:rPr>
          <w:rPrChange w:id="1358" w:author="Clotilde Pean" w:date="2021-06-21T11:46:00Z">
            <w:rPr>
              <w:lang w:val="en-GB"/>
            </w:rPr>
          </w:rPrChange>
        </w:rPr>
        <w:instrText>ix" : "" }, { "dropping-particle" : "", "family" : "Marquart-Pyatt", "given" : "Sandra T.", "non-dropping-particle" : "", "parse-names" : false, "suffix" : "" }, { "dropping-particle" : "", "family" : "Shwom", "given" : "Rachael L.", "non-dropping-particle" : "", "parse-names" : false, "suffix" : "" }, { "dropping-particle" : "", "family" : "Brechin", "given" : "Steven R.", "non-dropping-particle" : "", "parse-names" : false, "suffix" : "" }, { "dropping-particle" : "", "family" : "Allen", "given" : "Summer", "non-dropping-particle" : "", "parse-names" : false, "suffix" : "" } ], "container-title" : "Energy Research &amp; Social Science", "id" : "ITEM-1", "issued" : { "date-parts" : [ [ "2016", "11" ] ] }, "page" : "180-189", "title" : "Ideology, capitalism, and climate: Explaining public views about climate change in the United States", "translator" : [ { "dropping-particle" : "", "family" : "H4061"</w:instrText>
      </w:r>
      <w:r w:rsidR="00E81B0B" w:rsidRPr="002079D8">
        <w:rPr>
          <w:rPrChange w:id="1359" w:author="Elisabeth Lonnoy" w:date="2021-05-20T15:25:00Z">
            <w:rPr>
              <w:lang w:val="en-GB"/>
            </w:rPr>
          </w:rPrChange>
        </w:rPr>
        <w:instrText>, "given" : "", "non-dropping-particle" : "", "parse-names" : false, "suffix" : "" } ], "type" : "article-journal", "volume" : "21" }, "uris" : [ "http://www.mendeley.com/documents/?uuid=e9e027b6-ab1a-40c0-a830-71944cafa5f7" ] } ], "mendeley" : { "formattedCitation" : "(McCright et al., 2016)", "manualFormatting" : "McCright et al. 2016)", "plainTextFormattedCitation" : "(McCright et al., 2016)", "previouslyFormattedCitation" : "(McCright et al., 2016)" }, "properties" : { "noteIndex" : 0 }, "schema" : "https://github.com/citation-style-language/schema/raw/master/csl-citation.json" }</w:instrText>
      </w:r>
      <w:r w:rsidRPr="00BC5722">
        <w:fldChar w:fldCharType="separate"/>
      </w:r>
      <w:ins w:id="1360" w:author="Robin Matthews" w:date="2021-05-18T16:01:00Z">
        <w:r w:rsidR="00602365" w:rsidRPr="002079D8">
          <w:rPr>
            <w:noProof/>
            <w:rPrChange w:id="1361" w:author="Elisabeth Lonnoy" w:date="2021-05-20T15:25:00Z">
              <w:rPr>
                <w:noProof/>
                <w:lang w:val="en-GB"/>
              </w:rPr>
            </w:rPrChange>
          </w:rPr>
          <w:t>McCright et al. 2016)</w:t>
        </w:r>
      </w:ins>
      <w:del w:id="1362" w:author="Robin Matthews" w:date="2021-05-18T16:01:00Z">
        <w:r w:rsidRPr="002079D8" w:rsidDel="00602365">
          <w:rPr>
            <w:noProof/>
            <w:rPrChange w:id="1363" w:author="Elisabeth Lonnoy" w:date="2021-05-20T15:25:00Z">
              <w:rPr>
                <w:noProof/>
                <w:lang w:val="en-GB"/>
              </w:rPr>
            </w:rPrChange>
          </w:rPr>
          <w:delText>McCright et al. 2016)</w:delText>
        </w:r>
      </w:del>
      <w:r w:rsidRPr="00BC5722">
        <w:fldChar w:fldCharType="end"/>
      </w:r>
      <w:r w:rsidRPr="002079D8">
        <w:rPr>
          <w:rPrChange w:id="1364" w:author="Elisabeth Lonnoy" w:date="2021-05-20T15:25:00Z">
            <w:rPr>
              <w:lang w:val="en-GB"/>
            </w:rPr>
          </w:rPrChange>
        </w:rPr>
        <w:t xml:space="preserve">. </w:t>
      </w:r>
      <w:r w:rsidRPr="00BC5722">
        <w:fldChar w:fldCharType="begin" w:fldLock="1"/>
      </w:r>
      <w:r w:rsidR="00E81B0B" w:rsidRPr="002079D8">
        <w:rPr>
          <w:rPrChange w:id="1365" w:author="Elisabeth Lonnoy" w:date="2021-05-20T15:25:00Z">
            <w:rPr>
              <w:lang w:val="en-GB"/>
            </w:rPr>
          </w:rPrChange>
        </w:rPr>
        <w:instrText>ADDIN CSL_CITATION { "citationItems" : [ { "id" : "ITEM-1", "itemData" : { "DOI" : "10.1016/j.envsci.2020.03.020", "ISSN" : "14629011", "author" : [ { "dropping-particle" : "", "family" : "Ruiz", "given" : "Itxaso", "non-dropping-particle" : "", "parse-names" : false, "suffix" : "" }, { "dropping-particle" : "", "family" : "Faria", "given" : "S\u00e9rgio H.", "non-dropping-particle" : "", "parse-names" : false, "suffix" : "" }, { "dropping-particle" : "", "family" : "Neumann", "given" : "Marc B.", "non-dropping-particle" : "", "parse-names" : false, "suffix" : "" } ], "container-title" : "Environmental Science &amp; Policy", "id" : "ITEM-1", "issued" : { "date-parts" : [ [ "2020", "6" ] ] }, "page" : "112-120", "title" : "Climate change perception: Driving forces and their interactions", "translator" : [ { "dropping-particle" : "", "family" : "H4057", "given" : "", "non-dropping-particle" : "", "parse-names" : false, "suffix" : "" } ], "type" : "article-journal", "volume" : "108" }, "uris" : [ "http://www.mendeley.com/documents/?uuid=988698fa-f411-441d-a364-d84d1ba2ff76" ] } ], "mendeley" : { "formattedCitation" : "(Ruiz et al., 2020)", "manualFormatting" : "Ruiz et al. (2020)", "plainTextFormattedCitation" : "(Ruiz et al., 2020)", "previouslyFormattedCitation" : "(Ruiz et al., 2020)" }, "properties" : { "noteIndex" : 0 }, "schema" : "https://github.com/citation-style-language/schema/raw/master/csl-citation.json" }</w:instrText>
      </w:r>
      <w:r w:rsidRPr="00BC5722">
        <w:fldChar w:fldCharType="separate"/>
      </w:r>
      <w:ins w:id="1366" w:author="Robin Matthews" w:date="2021-05-18T16:01:00Z">
        <w:r w:rsidR="00602365" w:rsidRPr="007174D1">
          <w:rPr>
            <w:noProof/>
            <w:rPrChange w:id="1367" w:author="Clotilde Pean" w:date="2021-06-18T16:18:00Z">
              <w:rPr>
                <w:noProof/>
                <w:lang w:val="en-GB"/>
              </w:rPr>
            </w:rPrChange>
          </w:rPr>
          <w:t>Ruiz et al. (2020)</w:t>
        </w:r>
      </w:ins>
      <w:del w:id="1368" w:author="Robin Matthews" w:date="2021-05-18T16:01:00Z">
        <w:r w:rsidRPr="007174D1" w:rsidDel="00602365">
          <w:rPr>
            <w:noProof/>
            <w:rPrChange w:id="1369" w:author="Clotilde Pean" w:date="2021-06-18T16:18:00Z">
              <w:rPr>
                <w:noProof/>
                <w:lang w:val="en-GB"/>
              </w:rPr>
            </w:rPrChange>
          </w:rPr>
          <w:delText>Ruiz et al. (2020)</w:delText>
        </w:r>
      </w:del>
      <w:r w:rsidRPr="00BC5722">
        <w:fldChar w:fldCharType="end"/>
      </w:r>
      <w:r w:rsidRPr="007174D1">
        <w:rPr>
          <w:rPrChange w:id="1370" w:author="Clotilde Pean" w:date="2021-06-18T16:18:00Z">
            <w:rPr>
              <w:lang w:val="en-GB"/>
            </w:rPr>
          </w:rPrChange>
        </w:rPr>
        <w:t xml:space="preserve"> systematically reviewed 34 studies of non-US nations or clusters of nations and 30 studies of the USA alone. </w:t>
      </w:r>
      <w:r w:rsidRPr="00C421D6">
        <w:rPr>
          <w:lang w:val="en-GB"/>
        </w:rPr>
        <w:t xml:space="preserve">They found that in the non-US </w:t>
      </w:r>
      <w:r w:rsidRPr="00C421D6">
        <w:rPr>
          <w:lang w:val="en-GB"/>
        </w:rPr>
        <w:lastRenderedPageBreak/>
        <w:t>studies, ‘changed weather’ and ‘socio-altruistic values’ were the most important drivers of public attitudes. For the USA case, by contrast, political affiliation and the influence of corporations were most important. Widely varying media treatment of climate issues also affects public responses (</w:t>
      </w:r>
      <w:del w:id="1371" w:author="Ian Blenkinsop" w:date="2021-07-02T11:45:00Z">
        <w:r w:rsidRPr="00C421D6" w:rsidDel="005F4B15">
          <w:rPr>
            <w:lang w:val="en-GB"/>
          </w:rPr>
          <w:delText xml:space="preserve">see </w:delText>
        </w:r>
      </w:del>
      <w:r w:rsidRPr="00C421D6">
        <w:rPr>
          <w:lang w:val="en-GB"/>
        </w:rPr>
        <w:t>Section 1.2.3.4). In summary, environmental and socio-altruistic values are the most significant influences on public opinion about climate change globally, while political views, political party affiliation, and corporate influence also had strong effects, especially in the USA (</w:t>
      </w:r>
      <w:r w:rsidRPr="00C421D6">
        <w:rPr>
          <w:i/>
          <w:lang w:val="en-GB"/>
        </w:rPr>
        <w:t>high confidence</w:t>
      </w:r>
      <w:r w:rsidRPr="00C421D6">
        <w:rPr>
          <w:lang w:val="en-GB"/>
        </w:rPr>
        <w:t xml:space="preserve">). </w:t>
      </w:r>
    </w:p>
    <w:bookmarkEnd w:id="1351"/>
    <w:p w14:paraId="0D420B08" w14:textId="77777777" w:rsidR="0079149B" w:rsidRPr="00C421D6" w:rsidRDefault="0079149B" w:rsidP="0079149B">
      <w:pPr>
        <w:pStyle w:val="AR6BodyText"/>
        <w:rPr>
          <w:lang w:val="en-GB"/>
        </w:rPr>
      </w:pPr>
    </w:p>
    <w:p w14:paraId="39ADF7E4" w14:textId="44EA7C3A" w:rsidR="0079149B" w:rsidRPr="00C421D6" w:rsidRDefault="0079149B" w:rsidP="0079149B">
      <w:pPr>
        <w:pStyle w:val="AR6BodyText"/>
        <w:rPr>
          <w:lang w:val="en-GB"/>
        </w:rPr>
      </w:pPr>
      <w:r w:rsidRPr="00C421D6">
        <w:rPr>
          <w:lang w:val="en-GB"/>
        </w:rPr>
        <w:t xml:space="preserve">Furthermore, climate change itself is not uniform. Some regions face steady, readily observable change, while others experience high variability that masks underlying trends (Section 1.4.1); </w:t>
      </w:r>
      <w:bookmarkStart w:id="1372" w:name="_Hlk66713492"/>
      <w:r w:rsidRPr="00EE3071">
        <w:rPr>
          <w:lang w:val="en-GB"/>
        </w:rPr>
        <w:t xml:space="preserve">most regions </w:t>
      </w:r>
      <w:r w:rsidR="00534FF2">
        <w:rPr>
          <w:lang w:val="en-GB"/>
        </w:rPr>
        <w:t xml:space="preserve">are subject to </w:t>
      </w:r>
      <w:r w:rsidRPr="00EE3071">
        <w:rPr>
          <w:lang w:val="en-GB"/>
        </w:rPr>
        <w:t>hazards</w:t>
      </w:r>
      <w:bookmarkEnd w:id="1372"/>
      <w:r w:rsidRPr="00C421D6">
        <w:rPr>
          <w:lang w:val="en-GB"/>
        </w:rPr>
        <w:t xml:space="preserve">, but some may </w:t>
      </w:r>
      <w:r w:rsidR="00534FF2">
        <w:rPr>
          <w:lang w:val="en-GB"/>
        </w:rPr>
        <w:t xml:space="preserve">also </w:t>
      </w:r>
      <w:r w:rsidRPr="00C421D6">
        <w:rPr>
          <w:lang w:val="en-GB"/>
        </w:rPr>
        <w:t>experience benefits, at least temporarily (</w:t>
      </w:r>
      <w:del w:id="1373" w:author="Ian Blenkinsop" w:date="2021-07-02T11:47:00Z">
        <w:r w:rsidRPr="00C421D6" w:rsidDel="005F4B15">
          <w:rPr>
            <w:lang w:val="en-GB"/>
          </w:rPr>
          <w:delText xml:space="preserve">see </w:delText>
        </w:r>
      </w:del>
      <w:r w:rsidRPr="00C421D6">
        <w:rPr>
          <w:lang w:val="en-GB"/>
        </w:rPr>
        <w:t>Chapters 11, 12</w:t>
      </w:r>
      <w:del w:id="1374" w:author="Ian Blenkinsop" w:date="2021-07-12T14:04:00Z">
        <w:r w:rsidRPr="00C421D6" w:rsidDel="00795D45">
          <w:rPr>
            <w:lang w:val="en-GB"/>
          </w:rPr>
          <w:delText xml:space="preserve">, </w:delText>
        </w:r>
      </w:del>
      <w:ins w:id="1375" w:author="Ian Blenkinsop" w:date="2021-07-12T14:04:00Z">
        <w:r w:rsidR="00795D45" w:rsidRPr="00C421D6">
          <w:rPr>
            <w:lang w:val="en-GB"/>
          </w:rPr>
          <w:t xml:space="preserve"> </w:t>
        </w:r>
      </w:ins>
      <w:r w:rsidRPr="00C421D6">
        <w:rPr>
          <w:lang w:val="en-GB"/>
        </w:rPr>
        <w:t xml:space="preserve">and Atlas). This non-uniformity may lead to wide variation in public climate change awareness and risk perceptions at multiple scales </w:t>
      </w:r>
      <w:r w:rsidRPr="00BC5722">
        <w:fldChar w:fldCharType="begin" w:fldLock="1"/>
      </w:r>
      <w:r w:rsidR="00E81B0B">
        <w:rPr>
          <w:lang w:val="en-GB"/>
        </w:rPr>
        <w:instrText>ADDIN CSL_CITATION { "citationItems" : [ { "id" : "ITEM-1", "itemData" : { "DOI" : "10.1038/nclimate2728", "ISSN" : "1758-678X", "author" : [ { "dropping-particle" : "", "family" : "Lee", "given" : "Tien Ming", "non-dropping-particle" : "", "parse-names" : false, "suffix" : "" }, { "dropping-particle" : "", "family" : "Markowitz", "given" : "Ezra M.", "non-dropping-particle" : "", "parse-names" : false, "suffix" : "" }, { "dropping-particle" : "", "family" : "Howe", "given" : "Peter D.", "non-dropping-particle" : "", "parse-names" : false, "suffix" : "" }, { "dropping-particle" : "", "family" : "Ko", "given" : "Chia-Ying", "non-dropping-particle" : "", "parse-names" : false, "suffix" : "" }, { "dropping-particle" : "", "family" : "Leiserowitz", "given" : "Anthony A.", "non-dropping-particle" : "", "parse-names" : false, "suffix" : "" } ], "container-title" : "Nature Climate Change", "id" : "ITEM-1", "issue" : "11", "issued" : { "date-parts" : [ [ "2015", "11", "27" ] ] }, "page" : "1014-1020", "title" : "Predictors of public climate change awareness and risk perception around the world", "translator" : [ { "dropping-particle" : "", "family" : "H3100", "given" : "", "non-dropping-particle" : "", "parse-names" : false, "suffix" : "" } ], "type" : "article-journal", "volume" : "5" }, "uris" : [ "http://www.mendeley.com/documents/?uuid=91147e1f-f495-4c41-81a4-6aa891c07d85" ] }, { "id" : "ITEM-2", "itemData" : { "DOI" : "10.1038/nclimate2583", "ISSN" : "1758-678X", "author" : [ { "dropping-particle" : "", "family" : "Howe", "given" : "Peter D.", "non-dropping-particle" : "", "parse-names" : false, "suffix" : "" }, { "dropping-particle" : "", "family" : "Mildenberger", "given" : "Matto", "non-dropping-particle" : "", "parse-names" : false, "suffix" : "" }, { "dropping-particle" : "", "family" : "Marlon", "given" : "Jennifer R.", "non-dropping-particle" : "", "parse-names" : false, "suffix" : "" }, { "dropping-particle" : "", "family" : "Leiserowitz", "given" : "Anthony", "non-dropping-particle" : "", "parse-names" : false, "suffix" : "" } ], "container-title" : "Nature Climate Change", "id" : "ITEM-2", "issue" : "6", "issued" : { "date-parts" : [ [ "2015", "6", "6" ] ] }, "page" : "596-603", "title" : "Geographic variation in opinions on climate change at state and local scales in the USA", "translator" : [ { "dropping-particle" : "", "family" : "H3962", "given" : "", "non-dropping-particle" : "", "parse-names" : false, "suffix" : "" } ], "type" : "article-journal", "volume" : "5" }, "uris" : [ "http://www.mendeley.com/documents/?uuid=f6810a4f-cf28-42d4-aaad-38b3b4804c9f" ] } ], "mendeley" : { "formattedCitation" : "(Howe et al., 2015; Lee et al., 2015)", "plainTextFormattedCitation" : "(Howe et al., 2015; Lee et al., 2015)", "previouslyFormattedCitation" : "(Howe et al., 2015; Lee et al., 2015)" }, "properties" : { "noteIndex" : 0 }, "schema" : "https://github.com/citation-style-language/schema/raw/master/csl-citation.json" }</w:instrText>
      </w:r>
      <w:r w:rsidRPr="00BC5722">
        <w:fldChar w:fldCharType="separate"/>
      </w:r>
      <w:ins w:id="1376" w:author="Robin Matthews" w:date="2021-05-18T16:01:00Z">
        <w:r w:rsidR="00602365">
          <w:rPr>
            <w:noProof/>
            <w:lang w:val="en-GB"/>
          </w:rPr>
          <w:t>(Howe et al., 2015; Lee et al., 2015)</w:t>
        </w:r>
      </w:ins>
      <w:del w:id="1377" w:author="Robin Matthews" w:date="2021-05-18T16:01:00Z">
        <w:r w:rsidRPr="00C421D6" w:rsidDel="00602365">
          <w:rPr>
            <w:noProof/>
            <w:lang w:val="en-GB"/>
          </w:rPr>
          <w:delText>(Howe et al., 2015; Lee et al., 2015)</w:delText>
        </w:r>
      </w:del>
      <w:r w:rsidRPr="00BC5722">
        <w:fldChar w:fldCharType="end"/>
      </w:r>
      <w:r w:rsidRPr="00C421D6">
        <w:rPr>
          <w:lang w:val="en-GB"/>
        </w:rPr>
        <w:t xml:space="preserve">. For example, short-term temperature trends, such as cold spells or warm days, have been shown to influence public concern </w:t>
      </w:r>
      <w:r w:rsidRPr="00BC5722">
        <w:fldChar w:fldCharType="begin" w:fldLock="1"/>
      </w:r>
      <w:r w:rsidR="00E81B0B">
        <w:rPr>
          <w:lang w:val="en-GB"/>
        </w:rPr>
        <w:instrText>ADDIN CSL_CITATION { "citationItems" : [ { "id" : "ITEM-1", "itemData" : { "DOI" : "10.1175/WCAS-D-12-00048.1", "ISSN" : "1948-8327", "author" : [ { "dropping-particle" : "", "family" : "Hamilton", "given" : "Lawrence C.", "non-dropping-particle" : "", "parse-names" : false, "suffix" : "" }, { "dropping-particle" : "", "family" : "Stampone", "given" : "Mary D.", "non-dropping-particle" : "", "parse-names" : false, "suffix" : "" } ], "container-title" : "Weather, Climate, and Society", "id" : "ITEM-1", "issue" : "2", "issued" : { "date-parts" : [ [ "2013", "4" ] ] }, "page" : "112-119", "title" : "Blowin\u2019 in the Wind: Short-Term Weather and Belief in Anthropogenic Climate Change", "translator" : [ { "dropping-particle" : "", "family" : "H3057", "given" : "", "non-dropping-particle" : "", "parse-names" : false, "suffix" : "" } ], "type" : "article-journal", "volume" : "5" }, "uris" : [ "http://www.mendeley.com/documents/?uuid=4c424b00-3346-4a4f-b564-5c9422809785" ] }, { "id" : "ITEM-2", "itemData" : { "DOI" : "10.1038/nclimate2093", "ISSN" : "1758-678X", "author" : [ { "dropping-particle" : "", "family" : "Zaval", "given" : "Lisa", "non-dropping-particle" : "", "parse-names" : false, "suffix" : "" }, { "dropping-particle" : "", "family" : "Keenan", "given" : "Elizabeth A.", "non-dropping-particle" : "", "parse-names" : false, "suffix" : "" }, { "dropping-particle" : "", "family" : "Johnson", "given" : "Eric J.", "non-dropping-particle" : "", "parse-names" : false, "suffix" : "" }, { "dropping-particle" : "", "family" : "Weber", "given" : "Elke U.", "non-dropping-particle" : "", "parse-names" : false, "suffix" : "" } ], "container-title" : "Nature Climate Change", "id" : "ITEM-2", "issue" : "2", "issued" : { "date-parts" : [ [ "2014", "2", "12" ] ] }, "page" : "143-147", "title" : "How warm days increase belief in global warming", "translator" : [ { "dropping-particle" : "", "family" : "H3102", "given" : "", "non-dropping-particle" : "", "parse-names" : false, "suffix" : "" } ], "type" : "article-journal", "volume" : "4" }, "uris" : [ "http://www.mendeley.com/documents/?uuid=1762e6fe-1032-4902-afd0-8e23efda9173" ] }, { "id" : "ITEM-3", "itemData" : { "DOI" : "10.1007/s10584-017-1934-z", "ISSN" : "0165-0009", "author" : [ { "dropping-particle" : "", "family" : "Bohr", "given" : "Jeremiah", "non-dropping-particle" : "", "parse-names" : false, "suffix" : "" } ], "container-title" : "Climatic Change", "id" : "ITEM-3", "issue" : "1-2", "issued" : { "date-parts" : [ [ "2017", "5", "13" ] ] }, "page" : "271-285", "title" : "Is it hot in here or is it just me? Temperature anomalies and political polarization over global warming in the American public", "translator" : [ { "dropping-particle" : "", "family" : "H3060", "given" : "", "non-dropping-particle" : "", "parse-names" : false, "suffix" : "" } ], "type" : "article-journal", "volume" : "142" }, "uris" : [ "http://www.mendeley.com/documents/?uuid=774249f1-eeea-4acc-9755-fbc316f0b0bb" ] } ], "mendeley" : { "formattedCitation" : "(Hamilton and Stampone, 2013; Zaval et al., 2014; Bohr, 2017)", "manualFormatting" : "(Hamilton and Stampone, 2013; Zaval et al., 2014; Bohr, 2017)", "plainTextFormattedCitation" : "(Hamilton and Stampone, 2013; Zaval et al., 2014; Bohr, 2017)", "previouslyFormattedCitation" : "(Hamilton and Stampone, 2013; Zaval et al., 2014; Bohr, 2017)" }, "properties" : { "noteIndex" : 0 }, "schema" : "https://github.com/citation-style-language/schema/raw/master/csl-citation.json" }</w:instrText>
      </w:r>
      <w:r w:rsidRPr="00BC5722">
        <w:fldChar w:fldCharType="separate"/>
      </w:r>
      <w:ins w:id="1378" w:author="Robin Matthews" w:date="2021-05-18T16:01:00Z">
        <w:r w:rsidR="00602365">
          <w:rPr>
            <w:noProof/>
            <w:lang w:val="en-GB"/>
          </w:rPr>
          <w:t>(Hamilton and Stampone, 2013; Zaval et al., 2014; Bohr, 2017)</w:t>
        </w:r>
      </w:ins>
      <w:del w:id="1379" w:author="Robin Matthews" w:date="2021-05-18T16:01:00Z">
        <w:r w:rsidRPr="00C421D6" w:rsidDel="00602365">
          <w:rPr>
            <w:noProof/>
            <w:lang w:val="en-GB"/>
          </w:rPr>
          <w:delText>(Hamilton and Stampone, 2013; Zaval et al., 2014; Bohr, 2017)</w:delText>
        </w:r>
      </w:del>
      <w:r w:rsidRPr="00BC5722">
        <w:fldChar w:fldCharType="end"/>
      </w:r>
      <w:r w:rsidRPr="00C421D6">
        <w:rPr>
          <w:lang w:val="en-GB"/>
        </w:rPr>
        <w:t>.</w:t>
      </w:r>
    </w:p>
    <w:p w14:paraId="620BB254" w14:textId="77777777" w:rsidR="0079149B" w:rsidRPr="00C421D6" w:rsidRDefault="0079149B" w:rsidP="0079149B">
      <w:pPr>
        <w:pStyle w:val="AR6BodyText"/>
        <w:rPr>
          <w:lang w:val="en-GB"/>
        </w:rPr>
      </w:pPr>
    </w:p>
    <w:p w14:paraId="2106CDED" w14:textId="1016A714" w:rsidR="0079149B" w:rsidRPr="00C421D6" w:rsidRDefault="0079149B" w:rsidP="00397C32">
      <w:pPr>
        <w:pStyle w:val="AR6BodyText"/>
        <w:rPr>
          <w:lang w:val="en-GB"/>
        </w:rPr>
      </w:pPr>
      <w:bookmarkStart w:id="1380" w:name="_Hlk66713645"/>
      <w:r w:rsidRPr="00C421D6">
        <w:rPr>
          <w:lang w:val="en-GB"/>
        </w:rPr>
        <w:t>Given these manifold influences and the highly varied contexts of climate change communication, special care is required when expressing findings and uncertainties, including  IPCC assessments that inform</w:t>
      </w:r>
      <w:r w:rsidR="00EE3071">
        <w:rPr>
          <w:lang w:val="en-GB"/>
        </w:rPr>
        <w:t xml:space="preserve"> decision making</w:t>
      </w:r>
      <w:r w:rsidRPr="00C421D6">
        <w:rPr>
          <w:lang w:val="en-GB"/>
        </w:rPr>
        <w:t xml:space="preserve">. Throughout the IPCC’s history, all three Working Groups </w:t>
      </w:r>
      <w:del w:id="1381" w:author="Ian Blenkinsop" w:date="2021-07-02T11:48:00Z">
        <w:r w:rsidRPr="00C421D6" w:rsidDel="005F4B15">
          <w:rPr>
            <w:lang w:val="en-GB"/>
          </w:rPr>
          <w:delText xml:space="preserve">(WGs) </w:delText>
        </w:r>
      </w:del>
      <w:r w:rsidRPr="00C421D6">
        <w:rPr>
          <w:lang w:val="en-GB"/>
        </w:rPr>
        <w:t xml:space="preserve">have sought to explicitly </w:t>
      </w:r>
      <w:r w:rsidR="00EE3071">
        <w:rPr>
          <w:lang w:val="en-GB"/>
        </w:rPr>
        <w:t>assess</w:t>
      </w:r>
      <w:r w:rsidR="00EE3071" w:rsidRPr="00C421D6">
        <w:rPr>
          <w:lang w:val="en-GB"/>
        </w:rPr>
        <w:t xml:space="preserve"> </w:t>
      </w:r>
      <w:r w:rsidRPr="00C421D6">
        <w:rPr>
          <w:lang w:val="en-GB"/>
        </w:rPr>
        <w:t xml:space="preserve">and communicate scientific uncertainty </w:t>
      </w:r>
      <w:r w:rsidRPr="00E569A7">
        <w:fldChar w:fldCharType="begin" w:fldLock="1"/>
      </w:r>
      <w:r w:rsidR="00A94565">
        <w:rPr>
          <w:lang w:val="en-GB"/>
        </w:rPr>
        <w:instrText>ADDIN CSL_CITATION { "citationItems" : [ { "id" : "ITEM-1", "itemData" : { "DOI" : "https://www.ipcc.ch/report/ar4/wg1", "ISBN" : "9780521880091", "author" : [ { "dropping-particle" : "", "family" : "Treut", "given" : "H.", "non-dropping-particle" : "Le", "parse-names" : false, "suffix" : "" }, { "dropping-particle" : "", "family" : "Sommervile", "given" : "R.", "non-dropping-particle" : "", "parse-names" : false, "suffix" : "" }, { "dropping-particle" : "", "family" : "Cubasch", "given" : "U.", "non-dropping-particle" : "", "parse-names" : false, "suffix" : "" }, { "dropping-particle" : "", "family" : "Ding", "given" : "Y.", "non-dropping-particle" : "", "parse-names" : false, "suffix" : "" }, { "dropping-particle" : "", "family" : "Mauritzen", "given" : "C.", "non-dropping-particle" : "", "parse-names" : false, "suffix" : "" }, { "dropping-particle" : "", "family" : "Mokssit", "given" : "A.", "non-dropping-particle" : "", "parse-names" : false, "suffix" : "" }, { "dropping-particle" : "", "family" : "Peterson", "given" : "T.", "non-dropping-particle" : "", "parse-names" : false, "suffix" : "" }, { "dropping-particle" : "", "family" : "Prather", "given" : "M.",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"K.B.", "non-dropping-particle" : "", "parse-names" : false, "suffix" : "" }, { "dropping-particle" : "", "family" : "Tignor", "given" : "M.", "non-dropping-particle" : "", "parse-names" : false, "suffix" : "" }, { "dropping-particle" : "", "family" : "Miller", "given" : "H.L.", "non-dropping-particle" : "", "parse-names" : false, "suffix" : "" } ], "id" : "ITEM-1", "issued" : { "date-parts" : [ [ "2007" ] ] }, "page" : "93-127", "publisher" : "Cambridge University Press", "publisher-place" : "Cambridge, United Kingdom and New York, NY, USA", "title" : "Historical Overview of Climate Change", "translator" : [ { "dropping-particle" : "", "family" : "H2666", "given" : "Rt13", "non-dropping-particle" : "", "parse-names" : false, "suffix" : "" } ], "type" : "chapter" }, "uris" : [ "http://www.mendeley.com/documents/?uuid=2e2a2f11-02a6-4c9e-86fc-0edf89d95b47" ] }, { "id" : "ITEM-2", "itemData" : { "DOI" : "10.1017/CBO9781107415324.007", "ISBN" : "978-1-107-66182-0", "author" : [ { "dropping-particle" : "", "family" : "Cubasch", "given" : "U", "non-dropping-particle" : "", "parse-names" : false, "suffix" : "" }, { "dropping-particle" : "", "family" : "Wuebbles", "given" : "D", "non-dropping-particle" : "", "parse-names" : false, "suffix" : "" }, { "dropping-particle" : "", "family" : "Chen", "given" : "D", "non-dropping-particle" : "", "parse-names" : false, "suffix" : "" }, { "dropping-particle" : "", "family" : "Facchini", "given" : "M C", "non-dropping-particle" : "", "parse-names" : false, "suffix" : "" }, { "dropping-particle" : "", "family" : "Frame", "given" : "D", "non-dropping-particle" : "", "parse-names" : false, "suffix" : "" }, { "dropping-particle" : "", "family" : "Mahowald", "given" : "N", "non-dropping-particle" : "", "parse-names" : false, "suffix" : "" }, { "dropping-particle" : "", "family" : "Winther", "given" : "J.-G.", "non-dropping-particle" : "", "parse-names" : false, "suffix" : "" } ], "chapter-number" : "1",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"119-158", "publisher" : "Cambridge University Press", "publisher-place" : "Cambridge, United Kingdom and New York, NY, USA", "title" : "Introduction", "translator" : [ { "dropping-particle" : "", "family" : "H3179", "given" : "Rt13", "non-dropping-particle" : "", "parse-names" : false, "suffix" : "" } ], "type" : "chapter" }, "uris" : [ "http://www.mendeley.com/documents/?uuid=422c9c18-f836-430d-a2cf-7dfd6dd5f054" ] } ], "mendeley" : { "formattedCitation" : "(Le Treut et al., 2007; Cubasch et al., 2013)", "manualFormatting" : "(Le Treut et al., 2007; Cubasch et al., 2013)", "plainTextFormattedCitation" : "(Le Treut et al., 2007; Cubasch et al., 2013)", "previouslyFormattedCitation" : "(Le Treut et al., 2007; Cubasch et al., 2013)" }, "properties" : { "noteIndex" : 0 }, "schema" : "https://github.com/citation-style-language/schema/raw/master/csl-citation.json" }</w:instrText>
      </w:r>
      <w:r w:rsidRPr="00E569A7">
        <w:fldChar w:fldCharType="separate"/>
      </w:r>
      <w:ins w:id="1382" w:author="Robin Matthews" w:date="2021-05-18T16:01:00Z">
        <w:r w:rsidR="00602365">
          <w:rPr>
            <w:noProof/>
            <w:lang w:val="sv-SE"/>
          </w:rPr>
          <w:t>(Le Treut et al., 2007; Cubasch et al., 2013)</w:t>
        </w:r>
      </w:ins>
      <w:del w:id="1383" w:author="Robin Matthews" w:date="2021-05-18T16:01:00Z">
        <w:r w:rsidRPr="000B6AEE" w:rsidDel="00602365">
          <w:rPr>
            <w:noProof/>
            <w:lang w:val="sv-SE"/>
          </w:rPr>
          <w:delText>(Le Treut et al., 2007; Cubasch et al., 2013)</w:delText>
        </w:r>
      </w:del>
      <w:r w:rsidRPr="00E569A7">
        <w:fldChar w:fldCharType="end"/>
      </w:r>
      <w:r w:rsidRPr="000B6AEE">
        <w:rPr>
          <w:lang w:val="sv-SE"/>
        </w:rPr>
        <w:t xml:space="preserve">. </w:t>
      </w:r>
      <w:r w:rsidRPr="002B7092">
        <w:rPr>
          <w:lang w:val="en-GB"/>
        </w:rPr>
        <w:t xml:space="preserve">Over time, the IPCC has developed and revised a framework to treat uncertainties consistently across assessment cycles, reports, and </w:t>
      </w:r>
      <w:commentRangeStart w:id="1384"/>
      <w:r w:rsidRPr="002B7092">
        <w:rPr>
          <w:lang w:val="en-GB"/>
        </w:rPr>
        <w:t>Working Groups</w:t>
      </w:r>
      <w:commentRangeEnd w:id="1384"/>
      <w:r w:rsidR="005F4B15">
        <w:rPr>
          <w:rStyle w:val="CommentReference"/>
        </w:rPr>
        <w:commentReference w:id="1384"/>
      </w:r>
      <w:r w:rsidRPr="002B7092">
        <w:rPr>
          <w:lang w:val="en-GB"/>
        </w:rPr>
        <w:t xml:space="preserve"> through the use of calibrated language </w:t>
      </w:r>
      <w:r w:rsidRPr="00E569A7">
        <w:fldChar w:fldCharType="begin" w:fldLock="1"/>
      </w:r>
      <w:r w:rsidR="00A94565">
        <w:rPr>
          <w:lang w:val="en-GB"/>
        </w:rPr>
        <w:instrText>ADDIN CSL_CITATION { "citationItems" : [ { "id" : "ITEM-1", "itemData" : { "ISBN" : "4-9980908-0-1", "author" : [ { "dropping-particle" : "", "family" : "Moss", "given" : "R H", "non-dropping-particle" : "", "parse-names" : false, "suffix" : "" }, { "dropping-particle" : "", "family" : "Schneider", "given" : "S H", "non-dropping-particle" : "", "parse-names" : false, "suffix" : "" } ], "container-title" : "Guidance Papers on the Cross Cutting Issues of the Third Assessment Report of the IPCC", "editor" : [ { "dropping-particle" : "", "family" : "Pachauri", "given" : "R.", "non-dropping-particle" : "", "parse-names" : false, "suffix" : "" }, { "dropping-particle" : "", "family" : "Taniguchi", "given" : "T.", "non-dropping-particle" : "", "parse-names" : false, "suffix" : "" }, { "dropping-particle" : "", "family" : "Tanaka", "given" : "K.", "non-dropping-particle" : "", "parse-names" : false, "suffix" : "" } ], "id" : "ITEM-1", "issued" : { "date-parts" : [ [ "2000" ] ] }, "page" : "33-51", "publisher" : "World Meteorological Organization (WMO)", "publisher-place" : "Geneva, Switzerland", "title" : "Uncertainties in the IPCC TAR: Recommendations to lead authors for more consistent assessment and reporting", "translator" : [ { "dropping-particle" : "", "family" : "H3204", "given" : "Rt13", "non-dropping-particle" : "", "parse-names" : false, "suffix" : "" } ], "type" : "chapter" }, "uris" : [ "http://www.mendeley.com/documents/?uuid=d4d5ea3c-ebb6-4cf1-8147-d13473b793f3" ] }, { "id" : "ITEM-2", "itemData" : { "DOI" : "https://www.ipcc.ch/site/assets/uploads/2018/02/ar4-uncertaintyguidancenote-1.pdf", "author" : [ { "dropping-particle" : "", "family" : "IPCC", "given" : "", "non-dropping-particle" : "", "parse-names" : false, "suffix" : "" } ], "id" : "ITEM-2", "issued" : { "date-parts" : [ [ "2005" ] ] }, "number-of-pages" : "4", "publisher" : "Intergovernmental Panel on Climate Change (IPCC) Secretariat", "publisher-place" : "Geneva, Switzerland", "title" : "Guidance notes for lead authors of the IPCC Fourth Assessment Report on addressing uncertainties", "translator" : [ { "dropping-particle" : "", "family" : "H3202", "given" : "Rt15", "non-dropping-particle" : "", "parse-names" : false, "suffix" : "" } ], "type" : "report" }, "uris" : [ "http://www.mendeley.com/documents/?uuid=d044a2ce-930b-440d-913d-a3c094bb1e03" ] } ], "mendeley" : { "formattedCitation" : "(Moss and Schneider, 2000; IPCC, 2005)", "manualFormatting" : "(Moss and Schneider, 2000; IPCC, 2005)", "plainTextFormattedCitation" : "(Moss and Schneider, 2000; IPCC, 2005)", "previouslyFormattedCitation" : "(Moss and Schneider, 2000; IPCC, 2005)" }, "properties" : { "noteIndex" : 0 }, "schema" : "https://github.com/citation-style-language/schema/raw/master/csl-citation.json" }</w:instrText>
      </w:r>
      <w:r w:rsidRPr="00E569A7">
        <w:fldChar w:fldCharType="separate"/>
      </w:r>
      <w:ins w:id="1385" w:author="Robin Matthews" w:date="2021-05-18T16:01:00Z">
        <w:r w:rsidR="00602365">
          <w:rPr>
            <w:noProof/>
            <w:lang w:val="en-GB"/>
          </w:rPr>
          <w:t>(Moss and Schneider, 2000; IPCC, 2005)</w:t>
        </w:r>
      </w:ins>
      <w:del w:id="1386" w:author="Robin Matthews" w:date="2021-05-18T16:01:00Z">
        <w:r w:rsidRPr="00C421D6" w:rsidDel="00602365">
          <w:rPr>
            <w:noProof/>
            <w:lang w:val="en-GB"/>
          </w:rPr>
          <w:delText>(Moss and Schneider, 2000; IPCC, 2005)</w:delText>
        </w:r>
      </w:del>
      <w:r w:rsidRPr="00E569A7">
        <w:fldChar w:fldCharType="end"/>
      </w:r>
      <w:r w:rsidRPr="00C421D6">
        <w:rPr>
          <w:lang w:val="en-GB"/>
        </w:rPr>
        <w:t xml:space="preserve">. </w:t>
      </w:r>
      <w:r w:rsidR="00EE3071">
        <w:rPr>
          <w:lang w:val="en-GB"/>
        </w:rPr>
        <w:t>Since</w:t>
      </w:r>
      <w:r w:rsidR="00EE3071" w:rsidRPr="00C421D6">
        <w:rPr>
          <w:lang w:val="en-GB"/>
        </w:rPr>
        <w:t xml:space="preserve"> its First Assessment Report</w:t>
      </w:r>
      <w:commentRangeStart w:id="1387"/>
      <w:r w:rsidR="00EE3071" w:rsidRPr="00C421D6">
        <w:rPr>
          <w:lang w:val="en-GB"/>
        </w:rPr>
        <w:t xml:space="preserve"> </w:t>
      </w:r>
      <w:commentRangeEnd w:id="1387"/>
      <w:r w:rsidR="005F4B15">
        <w:rPr>
          <w:rStyle w:val="CommentReference"/>
        </w:rPr>
        <w:commentReference w:id="1387"/>
      </w:r>
      <w:r w:rsidR="00EE3071" w:rsidRPr="00E569A7">
        <w:fldChar w:fldCharType="begin" w:fldLock="1"/>
      </w:r>
      <w:r w:rsidR="00A94565">
        <w:rPr>
          <w:lang w:val="en-GB"/>
        </w:rPr>
        <w:instrText>ADDIN CSL_CITATION { "citationItems" : [ { "id" : "ITEM-1", "itemData" : { "DOI" : "https://www.ipcc.ch/report/ar1/wg1", "ISBN" : "052140360X", "author" : [ { "dropping-particle" : "", "family" : "IPCC", "given" : "", "non-dropping-particle" : "", "parse-names" : false, "suffix" : "" } ], "editor" : [ { "dropping-particle" : "", "family" : "Houghton", "given" : "J. T.", "non-dropping-particle" : "", "parse-names" : false, "suffix" : "" }, { "dropping-particle" : "", "family" : "Jenkins", "given" : "G. J.", "non-dropping-particle" : "", "parse-names" : false, "suffix" : "" }, { "dropping-particle" : "", "family" : "Ephraums", "given" : "J. J.", "non-dropping-particle" : "", "parse-names" : false, "suffix" : "" } ], "id" : "ITEM-1", "issued" : { "date-parts" : [ [ "1990" ] ] }, "number-of-pages" : "365", "publisher" : "Cambridge University Press", "publisher-place" : "Cambridge, United Kingdom and New York, NY, USA", "title" : "Climate Change: The IPCC Scientific Assessment", "translator" : [ { "dropping-particle" : "", "family" : "H3287", "given" : "Rt12", "non-dropping-particle" : "", "parse-names" : false, "suffix" : "" } ], "type" : "report" }, "uris" : [ "http://www.mendeley.com/documents/?uuid=16db1bd4-14f0-4228-b69d-ffcb3a8679a6" ] } ], "mendeley" : { "formattedCitation" : "(IPCC, 1990a)", "plainTextFormattedCitation" : "(IPCC, 1990a)", "previouslyFormattedCitation" : "(IPCC, 1990a)" }, "properties" : { "noteIndex" : 0 }, "schema" : "https://github.com/citation-style-language/schema/raw/master/csl-citation.json" }</w:instrText>
      </w:r>
      <w:r w:rsidR="00EE3071" w:rsidRPr="00E569A7">
        <w:fldChar w:fldCharType="separate"/>
      </w:r>
      <w:ins w:id="1388" w:author="Robin Matthews" w:date="2021-05-18T16:01:00Z">
        <w:r w:rsidR="00602365">
          <w:rPr>
            <w:noProof/>
            <w:lang w:val="en-GB"/>
          </w:rPr>
          <w:t>(IPCC, 1990a)</w:t>
        </w:r>
      </w:ins>
      <w:del w:id="1389" w:author="Robin Matthews" w:date="2021-05-18T16:01:00Z">
        <w:r w:rsidR="00EE3071" w:rsidRPr="00C421D6" w:rsidDel="00602365">
          <w:rPr>
            <w:noProof/>
            <w:lang w:val="en-GB"/>
          </w:rPr>
          <w:delText>(IPCC, 1990a)</w:delText>
        </w:r>
      </w:del>
      <w:r w:rsidR="00EE3071" w:rsidRPr="00E569A7">
        <w:fldChar w:fldCharType="end"/>
      </w:r>
      <w:r w:rsidR="00EE3071" w:rsidRPr="00C421D6">
        <w:rPr>
          <w:lang w:val="en-GB"/>
        </w:rPr>
        <w:t xml:space="preserve">, the IPCC </w:t>
      </w:r>
      <w:ins w:id="1390" w:author="Ian Blenkinsop" w:date="2021-07-02T11:53:00Z">
        <w:r w:rsidR="005F4B15">
          <w:rPr>
            <w:lang w:val="en-GB"/>
          </w:rPr>
          <w:t xml:space="preserve">has </w:t>
        </w:r>
      </w:ins>
      <w:r w:rsidR="00EE3071" w:rsidRPr="00C421D6">
        <w:rPr>
          <w:lang w:val="en-GB"/>
        </w:rPr>
        <w:t xml:space="preserve">specified terms and methods for communicating authors’ expert judgments </w:t>
      </w:r>
      <w:r w:rsidR="00EE3071" w:rsidRPr="00E569A7">
        <w:fldChar w:fldCharType="begin" w:fldLock="1"/>
      </w:r>
      <w:r w:rsidR="00E81B0B">
        <w:rPr>
          <w:lang w:val="en-GB"/>
        </w:rPr>
        <w:instrText>ADDIN CSL_CITATION { "citationItems" : [ { "id" : "ITEM-1", "itemData" : { "DOI" : "10.1007/s10584-011-0177-7", "ISSN" : "0165-0009", "author" : [ { "dropping-particle" : "", "family" : "Mastrandrea", "given" : "Michael D.", "non-dropping-particle" : "", "parse-names" : false, "suffix" : "" }, { "dropping-particle" : "", "family" : "Mach", "given" : "Katharine J.", "non-dropping-particle" : "", "parse-names" : false, "suffix" : "" } ], "container-title" : "Climatic Change", "id" : "ITEM-1", "issue" : "4", "issued" : { "date-parts" : [ [ "2011", "10", "13" ] ] }, "page" : "659-673", "title" : "Treatment of uncertainties in IPCC Assessment Reports: past approaches and considerations for the Fifth Assessment Report", "translator" : [ { "dropping-particle" : "", "family" : "H3198", "given" : "", "non-dropping-particle" : "", "parse-names" : false, "suffix" : "" } ], "type" : "article-journal", "volume" : "108" }, "uris" : [ "http://www.mendeley.com/documents/?uuid=6040b112-5394-44c7-a6fc-e6d738934f25" ] } ], "mendeley" : { "formattedCitation" : "(Mastrandrea and Mach, 2011)", "manualFormatting" : "(Mastrandrea and Mach, 2011)", "plainTextFormattedCitation" : "(Mastrandrea and Mach, 2011)", "previouslyFormattedCitation" : "(Mastrandrea and Mach, 2011)" }, "properties" : { "noteIndex" : 0 }, "schema" : "https://github.com/citation-style-language/schema/raw/master/csl-citation.json" }</w:instrText>
      </w:r>
      <w:r w:rsidR="00EE3071" w:rsidRPr="00E569A7">
        <w:fldChar w:fldCharType="separate"/>
      </w:r>
      <w:ins w:id="1391" w:author="Robin Matthews" w:date="2021-05-18T16:01:00Z">
        <w:r w:rsidR="00602365">
          <w:rPr>
            <w:noProof/>
            <w:lang w:val="en-GB"/>
          </w:rPr>
          <w:t>(Mastrandrea and Mach, 2011)</w:t>
        </w:r>
      </w:ins>
      <w:del w:id="1392" w:author="Robin Matthews" w:date="2021-05-18T16:01:00Z">
        <w:r w:rsidR="00EE3071" w:rsidRPr="00C421D6" w:rsidDel="00602365">
          <w:rPr>
            <w:noProof/>
            <w:lang w:val="en-GB"/>
          </w:rPr>
          <w:delText>(Mastrandrea and Mach, 2011)</w:delText>
        </w:r>
      </w:del>
      <w:r w:rsidR="00EE3071" w:rsidRPr="00E569A7">
        <w:fldChar w:fldCharType="end"/>
      </w:r>
      <w:r w:rsidR="00EE3071" w:rsidRPr="00C421D6">
        <w:rPr>
          <w:lang w:val="en-GB"/>
        </w:rPr>
        <w:t xml:space="preserve">. </w:t>
      </w:r>
      <w:r w:rsidRPr="00C421D6">
        <w:rPr>
          <w:lang w:val="en-GB"/>
        </w:rPr>
        <w:t xml:space="preserve">During the AR5 cycle, this calibrated uncertainty language was updated and unified across all </w:t>
      </w:r>
      <w:del w:id="1393" w:author="Ian Blenkinsop" w:date="2021-07-02T11:54:00Z">
        <w:r w:rsidRPr="00C421D6" w:rsidDel="005F4B15">
          <w:rPr>
            <w:lang w:val="en-GB"/>
          </w:rPr>
          <w:delText xml:space="preserve">WGs </w:delText>
        </w:r>
      </w:del>
      <w:ins w:id="1394" w:author="Ian Blenkinsop" w:date="2021-07-07T12:49:00Z">
        <w:r w:rsidR="00AD777A">
          <w:rPr>
            <w:lang w:val="en-GB"/>
          </w:rPr>
          <w:t>Working Groups</w:t>
        </w:r>
      </w:ins>
      <w:ins w:id="1395" w:author="Ian Blenkinsop" w:date="2021-07-02T11:54:00Z">
        <w:r w:rsidR="005F4B15" w:rsidRPr="00C421D6">
          <w:rPr>
            <w:lang w:val="en-GB"/>
          </w:rPr>
          <w:t xml:space="preserve"> </w:t>
        </w:r>
      </w:ins>
      <w:r w:rsidRPr="00E569A7">
        <w:fldChar w:fldCharType="begin" w:fldLock="1"/>
      </w:r>
      <w:r w:rsidR="00A94565">
        <w:rPr>
          <w:lang w:val="en-GB"/>
        </w:rPr>
        <w:instrText>ADDIN CSL_CITATION { "citationItems" : [ { "id" : "ITEM-1", "itemData" : { "DOI" : "https://www.ipcc.ch/site/assets/uploads/2017/08/AR5_Uncertainty_Guidance_Note.pdf", "author" : [ { "dropping-particle" : "", "family" : "Mastrandrea", "given" : "M D", "non-dropping-particle" : "", "parse-names" : false, "suffix" : "" }, { "dropping-particle" : "", "family" : "Field", "given" : "C B", "non-dropping-particle" : "", "parse-names" : false, "suffix" : "" }, { "dropping-particle" : "", "family" : "Stocker", "given" : "T F", "non-dropping-particle" : "", "parse-names" : false, "suffix" : "" }, { "dropping-particle" : "", "family" : "Edenhofer", "given" : "O", "non-dropping-particle" : "", "parse-names" : false, "suffix" : "" }, { "dropping-particle" : "", "family" : "Ebi", "given" : "K L", "non-dropping-particle" : "", "parse-names" : false, "suffix" : "" }, { "dropping-particle" : "", "family" : "Frame", "given" : "D J", "non-dropping-particle" : "", "parse-names" : false, "suffix" : "" }, { "dropping-particle" : "", "family" : "Held", "given" : "H", "non-dropping-particle" : "", "parse-names" : false, "suffix" : "" }, { "dropping-particle" : "", "family" : "Kriegler", "given" : "E", "non-dropping-particle" : "", "parse-names" : false, "suffix" : "" }, { "dropping-particle" : "", "family" : "Mach", "given" : "K J", "non-dropping-particle" : "", "parse-names" : false, "suffix" : "" }, { "dropping-particle" : "", "family" : "Matschoss", "given" : "P R", "non-dropping-particle" : "", "parse-names" : false, "suffix" : "" }, { "dropping-particle" : "", "family" : "Plattner", "given" : "G.-K.", "non-dropping-particle" : "", "parse-names" : false, "suffix" : "" }, { "dropping-particle" : "", "family" : "Yohe", "given" : "G W", "non-dropping-particle" : "", "parse-names" : false, "suffix" : "" }, { "dropping-particle" : "", "family" : "Zwiers", "given" : "F W", "non-dropping-particle" : "", "parse-names" : false, "suffix" : "" } ], "id" : "ITEM-1", "issued" : { "date-parts" : [ [ "2010" ] ] }, "number-of-pages" : "7", "publisher" : "Intergovernmental Panel on Climate Change (IPCC)", "title" : "Guidance Note for Lead Authors of the IPCC Fifth Assessment Report on Consistent Treatment of Uncertainties", "translator" : [ { "dropping-particle" : "", "family" : "H3296", "given" : "Rt15", "non-dropping-particle" : "", "parse-names" : false, "suffix" : "" } ], "type" : "report" }, "uris" : [ "http://www.mendeley.com/documents/?uuid=3035cbea-106a-4bb7-a236-2d886a289786" ] }, { "id" : "ITEM-2", "itemData" : { "DOI" : "10.1007/s10584-011-0178-6", "ISSN" : "0165-0009", "abstract" : "Evaluation and communication of the relative degree of certainty in assessment findings are key cross-cutting issues for the three Working Groups of the Intergovernmental Panel on Climate Change. A goal for the Fifth Assessment Report, which is currently under development, is the application of a common framework with associated calibrated uncertainty language that can be used to characterize findings of the assessment process. A guidance note for authors of the Fifth Assessment Report has been developed that describes this common approach and language, building upon the guidance employed in past Assessment Reports. Here, we introduce the main features of this guidance note, with a focus on how it has been designed for use by author teams. We also provide perspectives on considerations and challenges relevant to the application of this guidance in the contribution of each Working Group to the Fifth Assessment Report. Despite the wide spectrum of disciplines encompassed by the three Working Groups, we expect that the framework of the new uncertainties guidance will enable consistent communication of the degree of certainty in their policy-relevant assessment findings. \u00a9 2011 The Author(s).", "author" : [ { "dropping-particle" : "", "family" : "Mastrandrea", "given" : "Michael D.", "non-dropping-particle" : "", "parse-names" : false, "suffix" : "" }, { "dropping-particle" : "", "family" : "Mach", "given" : "Katharine J.", "non-dropping-particle" : "", "parse-names" : false, "suffix" : "" }, { "dropping-particle" : "", "family" : "Plattner", "given" : "Gian-Kasper Kasper", "non-dropping-particle" : "", "parse-names" : false, "suffix" : "" }, { "dropping-particle" : "", "family" : "Edenhofer", "given" : "Ottmar", "non-dropping-particle" : "", "parse-names" : false, "suffix" : "" }, { "dropping-particle" : "", "family" : "Stocker", "given" : "Thomas F.", "non-dropping-particle" : "", "parse-names" : false, "suffix" : "" }, { "dropping-particle" : "", "family" : "Field", "given" : "Christopher B.", "non-dropping-particle" : "", "parse-names" : false, "suffix" : "" }, { "dropping-particle" : "", "family" : "Ebi", "given" : "Kristie L.", "non-dropping-particle" : "", "parse-names" : false, "suffix" : "" }, { "dropping-particle" : "", "family" : "Matschoss", "given" : "Patrick R.", "non-dropping-particle" : "", "parse-names" : false, "suffix" : "" } ], "container-title" : "Climatic Change", "id" : "ITEM-2", "issue" : "4", "issued" : { "date-parts" : [ [ "2011", "10", "18" ] ] }, "page" : "675-691", "title" : "The IPCC AR5 guidance note on consistent treatment of uncertainties: A common approach across the working groups", "translator" : [ { "dropping-particle" : "", "family" : "H3961", "given" : "", "non-dropping-particle" : "", "parse-names" : false, "suffix" : "" } ], "type" : "article-journal", "volume" : "108" }, "uris" : [ "http://www.mendeley.com/documents/?uuid=f097387e-3190-4b9e-81dd-225053df4832" ] } ], "mendeley" : { "formattedCitation" : "(Mastrandrea et al., 2010, 2011)", "plainTextFormattedCitation" : "(Mastrandrea et al., 2010, 2011)", "previouslyFormattedCitation" : "(Mastrandrea et al., 2010, 2011)" }, "properties" : { "noteIndex" : 0 }, "schema" : "https://github.com/citation-style-language/schema/raw/master/csl-citation.json" }</w:instrText>
      </w:r>
      <w:r w:rsidRPr="00E569A7">
        <w:fldChar w:fldCharType="separate"/>
      </w:r>
      <w:ins w:id="1396" w:author="Robin Matthews" w:date="2021-05-18T16:01:00Z">
        <w:r w:rsidR="00602365">
          <w:rPr>
            <w:noProof/>
            <w:lang w:val="en-GB"/>
          </w:rPr>
          <w:t>(Mastrandrea et al., 2010, 2011)</w:t>
        </w:r>
      </w:ins>
      <w:del w:id="1397" w:author="Robin Matthews" w:date="2021-05-18T16:01:00Z">
        <w:r w:rsidRPr="00C421D6" w:rsidDel="00602365">
          <w:rPr>
            <w:noProof/>
            <w:lang w:val="en-GB"/>
          </w:rPr>
          <w:delText>(Mastrandrea et al., 2010, 2011)</w:delText>
        </w:r>
      </w:del>
      <w:r w:rsidRPr="00E569A7">
        <w:fldChar w:fldCharType="end"/>
      </w:r>
      <w:r w:rsidRPr="00C421D6">
        <w:rPr>
          <w:lang w:val="en-GB"/>
        </w:rPr>
        <w:t xml:space="preserve">. Box 1.1 summarizes this framework as </w:t>
      </w:r>
      <w:ins w:id="1398" w:author="Ian Blenkinsop" w:date="2021-07-02T11:54:00Z">
        <w:r w:rsidR="005F4B15">
          <w:rPr>
            <w:lang w:val="en-GB"/>
          </w:rPr>
          <w:t xml:space="preserve">it is </w:t>
        </w:r>
      </w:ins>
      <w:r w:rsidRPr="00C421D6">
        <w:rPr>
          <w:lang w:val="en-GB"/>
        </w:rPr>
        <w:t>used in AR6.</w:t>
      </w:r>
    </w:p>
    <w:bookmarkEnd w:id="1380"/>
    <w:p w14:paraId="2B2E9739" w14:textId="356C2E2A" w:rsidR="00397C32" w:rsidRPr="00C421D6" w:rsidRDefault="00397C32" w:rsidP="00397C32">
      <w:pPr>
        <w:pStyle w:val="AR6BodyText"/>
        <w:rPr>
          <w:lang w:val="en-GB"/>
        </w:rPr>
      </w:pPr>
    </w:p>
    <w:p w14:paraId="1233CD8A" w14:textId="77777777" w:rsidR="00397C32" w:rsidRPr="00C421D6" w:rsidRDefault="00397C32" w:rsidP="00397C32">
      <w:pPr>
        <w:pStyle w:val="AR6BodyText"/>
        <w:rPr>
          <w:lang w:val="en-GB"/>
        </w:rPr>
      </w:pPr>
    </w:p>
    <w:p w14:paraId="0B63DEDC" w14:textId="662B2A4A" w:rsidR="0079149B" w:rsidRDefault="0079149B" w:rsidP="00397C32">
      <w:pPr>
        <w:pStyle w:val="AR6BodyTextBold"/>
      </w:pPr>
      <w:r w:rsidRPr="00FB26EF">
        <w:t>[START BOX 1.1 HERE]</w:t>
      </w:r>
    </w:p>
    <w:p w14:paraId="21025664" w14:textId="77777777" w:rsidR="00397C32" w:rsidRPr="00397C32" w:rsidRDefault="00397C32" w:rsidP="00397C32">
      <w:pPr>
        <w:pStyle w:val="AR6BodyText"/>
        <w:rPr>
          <w:lang w:val="en-US"/>
        </w:rPr>
      </w:pPr>
    </w:p>
    <w:p w14:paraId="116964A8" w14:textId="4CDA2FFB" w:rsidR="0079149B" w:rsidRPr="00C421D6" w:rsidRDefault="0079149B" w:rsidP="0079149B">
      <w:pPr>
        <w:pStyle w:val="AR6Chap1Box"/>
        <w:shd w:val="clear" w:color="auto" w:fill="DEEAF6" w:themeFill="accent1" w:themeFillTint="33"/>
        <w:rPr>
          <w:sz w:val="24"/>
          <w:szCs w:val="24"/>
          <w:lang w:val="en-GB"/>
        </w:rPr>
      </w:pPr>
      <w:bookmarkStart w:id="1399" w:name="_3j2qqm3" w:colFirst="0" w:colLast="0"/>
      <w:bookmarkStart w:id="1400" w:name="_Toc69949968"/>
      <w:bookmarkEnd w:id="1399"/>
      <w:r w:rsidRPr="00C421D6">
        <w:rPr>
          <w:lang w:val="en-GB"/>
        </w:rPr>
        <w:t xml:space="preserve">Treatment of </w:t>
      </w:r>
      <w:del w:id="1401" w:author="Ian Blenkinsop" w:date="2021-07-02T11:54:00Z">
        <w:r w:rsidRPr="00C421D6" w:rsidDel="005F4B15">
          <w:rPr>
            <w:lang w:val="en-GB"/>
          </w:rPr>
          <w:delText xml:space="preserve">uncertainty </w:delText>
        </w:r>
      </w:del>
      <w:ins w:id="1402" w:author="Ian Blenkinsop" w:date="2021-07-02T11:54:00Z">
        <w:r w:rsidR="005F4B15">
          <w:rPr>
            <w:lang w:val="en-GB"/>
          </w:rPr>
          <w:t>U</w:t>
        </w:r>
        <w:r w:rsidR="005F4B15" w:rsidRPr="00C421D6">
          <w:rPr>
            <w:lang w:val="en-GB"/>
          </w:rPr>
          <w:t xml:space="preserve">ncertainty </w:t>
        </w:r>
      </w:ins>
      <w:r w:rsidRPr="00C421D6">
        <w:rPr>
          <w:lang w:val="en-GB"/>
        </w:rPr>
        <w:t xml:space="preserve">and </w:t>
      </w:r>
      <w:del w:id="1403" w:author="Ian Blenkinsop" w:date="2021-07-02T11:54:00Z">
        <w:r w:rsidRPr="00C421D6" w:rsidDel="005F4B15">
          <w:rPr>
            <w:lang w:val="en-GB"/>
          </w:rPr>
          <w:delText xml:space="preserve">calibrated </w:delText>
        </w:r>
      </w:del>
      <w:ins w:id="1404" w:author="Ian Blenkinsop" w:date="2021-07-02T11:54:00Z">
        <w:r w:rsidR="005F4B15">
          <w:rPr>
            <w:lang w:val="en-GB"/>
          </w:rPr>
          <w:t>C</w:t>
        </w:r>
        <w:r w:rsidR="005F4B15" w:rsidRPr="00C421D6">
          <w:rPr>
            <w:lang w:val="en-GB"/>
          </w:rPr>
          <w:t xml:space="preserve">alibrated </w:t>
        </w:r>
      </w:ins>
      <w:del w:id="1405" w:author="Ian Blenkinsop" w:date="2021-07-02T11:54:00Z">
        <w:r w:rsidRPr="00C421D6" w:rsidDel="005F4B15">
          <w:rPr>
            <w:lang w:val="en-GB"/>
          </w:rPr>
          <w:delText xml:space="preserve">uncertainty </w:delText>
        </w:r>
      </w:del>
      <w:ins w:id="1406" w:author="Ian Blenkinsop" w:date="2021-07-02T11:54:00Z">
        <w:r w:rsidR="005F4B15">
          <w:rPr>
            <w:lang w:val="en-GB"/>
          </w:rPr>
          <w:t>U</w:t>
        </w:r>
        <w:r w:rsidR="005F4B15" w:rsidRPr="00C421D6">
          <w:rPr>
            <w:lang w:val="en-GB"/>
          </w:rPr>
          <w:t xml:space="preserve">ncertainty </w:t>
        </w:r>
      </w:ins>
      <w:del w:id="1407" w:author="Ian Blenkinsop" w:date="2021-07-02T11:54:00Z">
        <w:r w:rsidRPr="00C421D6" w:rsidDel="005F4B15">
          <w:rPr>
            <w:lang w:val="en-GB"/>
          </w:rPr>
          <w:delText xml:space="preserve">language </w:delText>
        </w:r>
      </w:del>
      <w:ins w:id="1408" w:author="Ian Blenkinsop" w:date="2021-07-02T11:54:00Z">
        <w:r w:rsidR="005F4B15">
          <w:rPr>
            <w:lang w:val="en-GB"/>
          </w:rPr>
          <w:t>L</w:t>
        </w:r>
        <w:r w:rsidR="005F4B15" w:rsidRPr="00C421D6">
          <w:rPr>
            <w:lang w:val="en-GB"/>
          </w:rPr>
          <w:t xml:space="preserve">anguage </w:t>
        </w:r>
      </w:ins>
      <w:r w:rsidRPr="00C421D6">
        <w:rPr>
          <w:lang w:val="en-GB"/>
        </w:rPr>
        <w:t>in AR6</w:t>
      </w:r>
      <w:bookmarkEnd w:id="1400"/>
    </w:p>
    <w:p w14:paraId="5FF4D915" w14:textId="77777777" w:rsidR="00397C32" w:rsidRPr="00C421D6" w:rsidRDefault="00397C32" w:rsidP="0079149B">
      <w:pPr>
        <w:pStyle w:val="AR6BodyText"/>
        <w:shd w:val="clear" w:color="auto" w:fill="DEEAF6" w:themeFill="accent1" w:themeFillTint="33"/>
        <w:rPr>
          <w:lang w:val="en-GB"/>
        </w:rPr>
      </w:pPr>
    </w:p>
    <w:p w14:paraId="306811DD" w14:textId="0A59142D" w:rsidR="0079149B" w:rsidRPr="00C421D6" w:rsidRDefault="0079149B" w:rsidP="0079149B">
      <w:pPr>
        <w:pStyle w:val="AR6BodyText"/>
        <w:shd w:val="clear" w:color="auto" w:fill="DEEAF6" w:themeFill="accent1" w:themeFillTint="33"/>
        <w:rPr>
          <w:lang w:val="en-GB"/>
        </w:rPr>
      </w:pPr>
      <w:bookmarkStart w:id="1409" w:name="_Hlk66713718"/>
      <w:r w:rsidRPr="00C421D6">
        <w:rPr>
          <w:lang w:val="en-GB"/>
        </w:rPr>
        <w:t xml:space="preserve">The AR6 follows the approach developed for AR5 (Box 1.1, Figure 1), as described in the ‘Guidance Notes for Lead Authors of the IPCC Fifth Assessment Report on Consistent Treatment of Uncertainties’ </w:t>
      </w:r>
      <w:r w:rsidRPr="00BC5722">
        <w:fldChar w:fldCharType="begin" w:fldLock="1"/>
      </w:r>
      <w:r w:rsidR="00A94565">
        <w:rPr>
          <w:lang w:val="en-GB"/>
        </w:rPr>
        <w:instrText>ADDIN CSL_CITATION { "citationItems" : [ { "id" : "ITEM-1", "itemData" : { "DOI" : "https://www.ipcc.ch/site/assets/uploads/2017/08/AR5_Uncertainty_Guidance_Note.pdf", "author" : [ { "dropping-particle" : "", "family" : "Mastrandrea", "given" : "M D", "non-dropping-particle" : "", "parse-names" : false, "suffix" : "" }, { "dropping-particle" : "", "family" : "Field", "given" : "C B", "non-dropping-particle" : "", "parse-names" : false, "suffix" : "" }, { "dropping-particle" : "", "family" : "Stocker", "given" : "T F", "non-dropping-particle" : "", "parse-names" : false, "suffix" : "" }, { "dropping-particle" : "", "family" : "Edenhofer", "given" : "O", "non-dropping-particle" : "", "parse-names" : false, "suffix" : "" }, { "dropping-particle" : "", "family" : "Ebi", "given" : "K L", "non-dropping-particle" : "", "parse-names" : false, "suffix" : "" }, { "dropping-particle" : "", "family" : "Frame", "given" : "D J", "non-dropping-particle" : "", "parse-names" : false, "suffix" : "" }, { "dropping-particle" : "", "family" : "Held", "given" : "H", "non-dropping-particle" : "", "parse-names" : false, "suffix" : "" }, { "dropping-particle" : "", "family" : "Kriegler", "given" : "E", "non-dropping-particle" : "", "parse-names" : false, "suffix" : "" }, { "dropping-particle" : "", "family" : "Mach", "given" : "K J", "non-dropping-particle" : "", "parse-names" : false, "suffix" : "" }, { "dropping-particle" : "", "family" : "Matschoss", "given" : "P R", "non-dropping-particle" : "", "parse-names" : false, "suffix" : "" }, { "dropping-particle" : "", "family" : "Plattner", "given" : "G.-K.", "non-dropping-particle" : "", "parse-names" : false, "suffix" : "" }, { "dropping-particle" : "", "family" : "Yohe", "given" : "G W", "non-dropping-particle" : "", "parse-names" : false, "suffix" : "" }, { "dropping-particle" : "", "family" : "Zwiers", "given" : "F W", "non-dropping-particle" : "", "parse-names" : false, "suffix" : "" } ], "id" : "ITEM-1", "issued" : { "date-parts" : [ [ "2010" ] ] }, "number-of-pages" : "7", "publisher" : "Intergovernmental Panel on Climate Change (IPCC)", "title" : "Guidance Note for Lead Authors of the IPCC Fifth Assessment Report on Consistent Treatment of Uncertainties", "translator" : [ { "dropping-particle" : "", "family" : "H3296", "given" : "Rt15", "non-dropping-particle" : "", "parse-names" : false, "suffix" : "" } ], "type" : "report" }, "uris" : [ "http://www.mendeley.com/documents/?uuid=3035cbea-106a-4bb7-a236-2d886a289786" ] } ], "mendeley" : { "formattedCitation" : "(Mastrandrea et al., 2010)", "plainTextFormattedCitation" : "(Mastrandrea et al., 2010)", "previouslyFormattedCitation" : "(Mastrandrea et al., 2010)" }, "properties" : { "noteIndex" : 0 }, "schema" : "https://github.com/citation-style-language/schema/raw/master/csl-citation.json" }</w:instrText>
      </w:r>
      <w:r w:rsidRPr="00BC5722">
        <w:fldChar w:fldCharType="separate"/>
      </w:r>
      <w:ins w:id="1410" w:author="Robin Matthews" w:date="2021-05-18T16:01:00Z">
        <w:r w:rsidR="00602365">
          <w:rPr>
            <w:noProof/>
            <w:lang w:val="en-GB"/>
          </w:rPr>
          <w:t>(Mastrandrea et al., 2010)</w:t>
        </w:r>
      </w:ins>
      <w:del w:id="1411" w:author="Robin Matthews" w:date="2021-05-18T16:01:00Z">
        <w:r w:rsidRPr="00C421D6" w:rsidDel="00602365">
          <w:rPr>
            <w:noProof/>
            <w:lang w:val="en-GB"/>
          </w:rPr>
          <w:delText>(Mastrandrea et al., 2010)</w:delText>
        </w:r>
      </w:del>
      <w:r w:rsidRPr="00BC5722">
        <w:fldChar w:fldCharType="end"/>
      </w:r>
      <w:r w:rsidRPr="00C421D6">
        <w:rPr>
          <w:lang w:val="en-GB"/>
        </w:rPr>
        <w:t xml:space="preserve">. The </w:t>
      </w:r>
      <w:ins w:id="1412" w:author="Ian Blenkinsop" w:date="2021-07-02T11:55:00Z">
        <w:r w:rsidR="005F4B15">
          <w:rPr>
            <w:lang w:val="en-GB"/>
          </w:rPr>
          <w:t>‘</w:t>
        </w:r>
      </w:ins>
      <w:r w:rsidRPr="00C421D6">
        <w:rPr>
          <w:lang w:val="en-GB"/>
        </w:rPr>
        <w:t>uncertainty</w:t>
      </w:r>
      <w:ins w:id="1413" w:author="Ian Blenkinsop" w:date="2021-07-02T11:55:00Z">
        <w:r w:rsidR="005F4B15">
          <w:rPr>
            <w:lang w:val="en-GB"/>
          </w:rPr>
          <w:t>’</w:t>
        </w:r>
      </w:ins>
      <w:r w:rsidRPr="00C421D6">
        <w:rPr>
          <w:lang w:val="en-GB"/>
        </w:rPr>
        <w:t xml:space="preserve"> Guidance Note used in AR6 clarifies the relationship between the qualitative description of confidence and the quantitative representation of uncertainty expressed by the likelihood scale. </w:t>
      </w:r>
      <w:r w:rsidR="00487834" w:rsidRPr="00487834">
        <w:rPr>
          <w:lang w:val="en-GB"/>
        </w:rPr>
        <w:t>The calibrated uncertainty language emphasizes</w:t>
      </w:r>
      <w:r w:rsidR="00487834" w:rsidRPr="00487834" w:rsidDel="00EE3071">
        <w:rPr>
          <w:lang w:val="en-GB"/>
        </w:rPr>
        <w:t xml:space="preserve"> </w:t>
      </w:r>
      <w:r w:rsidRPr="00C421D6">
        <w:rPr>
          <w:lang w:val="en-GB"/>
        </w:rPr>
        <w:t xml:space="preserve">traceability of the assessment throughout the process. Key chapter findings </w:t>
      </w:r>
      <w:r w:rsidR="00D44B81">
        <w:rPr>
          <w:lang w:val="en-GB"/>
        </w:rPr>
        <w:t>presented in</w:t>
      </w:r>
      <w:r w:rsidR="00D44B81" w:rsidRPr="00C421D6">
        <w:rPr>
          <w:lang w:val="en-GB"/>
        </w:rPr>
        <w:t xml:space="preserve"> </w:t>
      </w:r>
      <w:del w:id="1414" w:author="Ian Blenkinsop" w:date="2021-07-02T11:56:00Z">
        <w:r w:rsidRPr="00C421D6" w:rsidDel="005F4B15">
          <w:rPr>
            <w:lang w:val="en-GB"/>
          </w:rPr>
          <w:delText xml:space="preserve">the </w:delText>
        </w:r>
        <w:r w:rsidR="00D44B81" w:rsidDel="005F4B15">
          <w:rPr>
            <w:lang w:val="en-GB"/>
          </w:rPr>
          <w:delText xml:space="preserve">chapter </w:delText>
        </w:r>
      </w:del>
      <w:ins w:id="1415" w:author="Ian Blenkinsop" w:date="2021-07-02T11:56:00Z">
        <w:r w:rsidR="005F4B15">
          <w:rPr>
            <w:lang w:val="en-GB"/>
          </w:rPr>
          <w:t xml:space="preserve">each chapter’s </w:t>
        </w:r>
      </w:ins>
      <w:r w:rsidRPr="00C421D6">
        <w:rPr>
          <w:lang w:val="en-GB"/>
        </w:rPr>
        <w:t xml:space="preserve">Executive Summary are supported in the chapter text by </w:t>
      </w:r>
      <w:r w:rsidR="00EE3071">
        <w:rPr>
          <w:lang w:val="en-GB"/>
        </w:rPr>
        <w:t>a summary</w:t>
      </w:r>
      <w:r w:rsidR="00EE3071" w:rsidRPr="00C421D6">
        <w:rPr>
          <w:lang w:val="en-GB"/>
        </w:rPr>
        <w:t xml:space="preserve"> </w:t>
      </w:r>
      <w:r w:rsidRPr="00C421D6">
        <w:rPr>
          <w:lang w:val="en-GB"/>
        </w:rPr>
        <w:t xml:space="preserve">of the underlying </w:t>
      </w:r>
      <w:r w:rsidR="00EE3071">
        <w:rPr>
          <w:lang w:val="en-GB"/>
        </w:rPr>
        <w:t>literature</w:t>
      </w:r>
      <w:r w:rsidR="00C23E1E">
        <w:rPr>
          <w:lang w:val="en-GB"/>
        </w:rPr>
        <w:t xml:space="preserve"> </w:t>
      </w:r>
      <w:r w:rsidR="00D44B81">
        <w:rPr>
          <w:lang w:val="en-GB"/>
        </w:rPr>
        <w:t xml:space="preserve">that is assessed in terms </w:t>
      </w:r>
      <w:r w:rsidRPr="00C421D6">
        <w:rPr>
          <w:lang w:val="en-GB"/>
        </w:rPr>
        <w:t xml:space="preserve">of evidence and agreement, confidence, and </w:t>
      </w:r>
      <w:r w:rsidR="00D44B81">
        <w:rPr>
          <w:lang w:val="en-GB"/>
        </w:rPr>
        <w:t xml:space="preserve">also </w:t>
      </w:r>
      <w:r w:rsidRPr="00C421D6">
        <w:rPr>
          <w:lang w:val="en-GB"/>
        </w:rPr>
        <w:t>likelihood</w:t>
      </w:r>
      <w:ins w:id="1416" w:author="Ian Blenkinsop" w:date="2021-07-02T11:56:00Z">
        <w:r w:rsidR="005F4B15">
          <w:rPr>
            <w:lang w:val="en-GB"/>
          </w:rPr>
          <w:t>,</w:t>
        </w:r>
      </w:ins>
      <w:r w:rsidRPr="00C421D6">
        <w:rPr>
          <w:lang w:val="en-GB"/>
        </w:rPr>
        <w:t xml:space="preserve"> if applicable. </w:t>
      </w:r>
    </w:p>
    <w:p w14:paraId="238206B5" w14:textId="77777777" w:rsidR="0079149B" w:rsidRPr="00C421D6" w:rsidRDefault="0079149B" w:rsidP="0079149B">
      <w:pPr>
        <w:pStyle w:val="AR6BodyText"/>
        <w:shd w:val="clear" w:color="auto" w:fill="DEEAF6" w:themeFill="accent1" w:themeFillTint="33"/>
        <w:rPr>
          <w:lang w:val="en-GB"/>
        </w:rPr>
      </w:pPr>
    </w:p>
    <w:p w14:paraId="4E4802CD" w14:textId="1D786E6C" w:rsidR="0079149B" w:rsidRPr="00B377FE" w:rsidRDefault="0079149B" w:rsidP="0079149B">
      <w:pPr>
        <w:pStyle w:val="AR6BodyText"/>
        <w:shd w:val="clear" w:color="auto" w:fill="DEEAF6" w:themeFill="accent1" w:themeFillTint="33"/>
      </w:pPr>
      <w:bookmarkStart w:id="1417" w:name="_Hlk66713774"/>
      <w:bookmarkEnd w:id="1409"/>
      <w:r w:rsidRPr="00C421D6">
        <w:rPr>
          <w:lang w:val="en-GB"/>
        </w:rPr>
        <w:t xml:space="preserve">In all three </w:t>
      </w:r>
      <w:del w:id="1418" w:author="Ian Blenkinsop" w:date="2021-07-02T11:56:00Z">
        <w:r w:rsidRPr="00C421D6" w:rsidDel="005F4B15">
          <w:rPr>
            <w:lang w:val="en-GB"/>
          </w:rPr>
          <w:delText>WGs</w:delText>
        </w:r>
      </w:del>
      <w:ins w:id="1419" w:author="Ian Blenkinsop" w:date="2021-07-07T12:49:00Z">
        <w:r w:rsidR="00AD777A">
          <w:rPr>
            <w:lang w:val="en-GB"/>
          </w:rPr>
          <w:t>W</w:t>
        </w:r>
      </w:ins>
      <w:ins w:id="1420" w:author="Ian Blenkinsop" w:date="2021-07-02T11:56:00Z">
        <w:r w:rsidR="005F4B15">
          <w:rPr>
            <w:lang w:val="en-GB"/>
          </w:rPr>
          <w:t xml:space="preserve">orking </w:t>
        </w:r>
      </w:ins>
      <w:ins w:id="1421" w:author="Ian Blenkinsop" w:date="2021-07-07T12:49:00Z">
        <w:r w:rsidR="00AD777A">
          <w:rPr>
            <w:lang w:val="en-GB"/>
          </w:rPr>
          <w:t>G</w:t>
        </w:r>
      </w:ins>
      <w:ins w:id="1422" w:author="Ian Blenkinsop" w:date="2021-07-02T11:56:00Z">
        <w:r w:rsidR="005F4B15">
          <w:rPr>
            <w:lang w:val="en-GB"/>
          </w:rPr>
          <w:t>roups</w:t>
        </w:r>
      </w:ins>
      <w:r w:rsidRPr="00C421D6">
        <w:rPr>
          <w:lang w:val="en-GB"/>
        </w:rPr>
        <w:t xml:space="preserve">, author teams evaluate underlying scientific understanding and use two metrics to communicate the degree of certainty in key findings. </w:t>
      </w:r>
      <w:r w:rsidRPr="00B377FE">
        <w:t>These metrics are:</w:t>
      </w:r>
    </w:p>
    <w:bookmarkEnd w:id="1417"/>
    <w:p w14:paraId="3BA06364" w14:textId="77777777" w:rsidR="0079149B" w:rsidRPr="00B377FE" w:rsidRDefault="0079149B" w:rsidP="0079149B">
      <w:pPr>
        <w:pStyle w:val="AR6BodyText"/>
        <w:shd w:val="clear" w:color="auto" w:fill="DEEAF6" w:themeFill="accent1" w:themeFillTint="33"/>
      </w:pPr>
    </w:p>
    <w:p w14:paraId="1311C2E8" w14:textId="0B4F8DAB" w:rsidR="0079149B" w:rsidRPr="00FA4D8D" w:rsidRDefault="0079149B" w:rsidP="00834275">
      <w:pPr>
        <w:numPr>
          <w:ilvl w:val="0"/>
          <w:numId w:val="7"/>
        </w:numPr>
        <w:shd w:val="clear" w:color="auto" w:fill="DEEAF6" w:themeFill="accent1" w:themeFillTint="33"/>
      </w:pPr>
      <w:r w:rsidRPr="00FA4D8D">
        <w:rPr>
          <w:i/>
        </w:rPr>
        <w:t>Confidence:</w:t>
      </w:r>
      <w:r w:rsidRPr="00FA4D8D">
        <w:t xml:space="preserve"> a qualitative measure of the validity of a finding, based on the type, amount, quality and consistency of evidence (e.g., data, mechanistic understanding, theory, models, expert judgment) and the degree of agreement</w:t>
      </w:r>
      <w:r w:rsidR="00D44B81">
        <w:t>.</w:t>
      </w:r>
    </w:p>
    <w:p w14:paraId="2B6EEE03" w14:textId="77777777" w:rsidR="0079149B" w:rsidRPr="00FA4D8D" w:rsidRDefault="0079149B" w:rsidP="00834275">
      <w:pPr>
        <w:numPr>
          <w:ilvl w:val="0"/>
          <w:numId w:val="7"/>
        </w:numPr>
        <w:shd w:val="clear" w:color="auto" w:fill="DEEAF6" w:themeFill="accent1" w:themeFillTint="33"/>
      </w:pPr>
      <w:r w:rsidRPr="00FA4D8D">
        <w:rPr>
          <w:i/>
        </w:rPr>
        <w:t xml:space="preserve">Likelihood: </w:t>
      </w:r>
      <w:r w:rsidRPr="00FA4D8D">
        <w:t xml:space="preserve">a quantitative measure of uncertainty in a finding, expressed probabilistically (e.g., based on statistical analysis of observations or model results, or both, and expert judgement by the author team or from a formal quantitative survey of expert views, or both). </w:t>
      </w:r>
    </w:p>
    <w:p w14:paraId="59ADB79D" w14:textId="77777777" w:rsidR="0079149B" w:rsidRPr="00C421D6" w:rsidRDefault="0079149B" w:rsidP="0079149B">
      <w:pPr>
        <w:pStyle w:val="AR6BodyText"/>
        <w:shd w:val="clear" w:color="auto" w:fill="DEEAF6" w:themeFill="accent1" w:themeFillTint="33"/>
        <w:rPr>
          <w:lang w:val="en-GB"/>
        </w:rPr>
      </w:pPr>
    </w:p>
    <w:p w14:paraId="3702ABC8" w14:textId="08CD97A2" w:rsidR="0079149B" w:rsidRPr="00C421D6" w:rsidRDefault="0079149B" w:rsidP="0079149B">
      <w:pPr>
        <w:pStyle w:val="AR6BodyText"/>
        <w:shd w:val="clear" w:color="auto" w:fill="DEEAF6" w:themeFill="accent1" w:themeFillTint="33"/>
        <w:rPr>
          <w:lang w:val="en-GB"/>
        </w:rPr>
      </w:pPr>
      <w:r w:rsidRPr="00C421D6">
        <w:rPr>
          <w:lang w:val="en-GB"/>
        </w:rPr>
        <w:t xml:space="preserve">Throughout IPCC reports, the calibrated language indicating a formal confidence assessment is clearly identified by </w:t>
      </w:r>
      <w:r w:rsidRPr="00C421D6">
        <w:rPr>
          <w:i/>
          <w:lang w:val="en-GB"/>
        </w:rPr>
        <w:t>italics</w:t>
      </w:r>
      <w:r w:rsidRPr="00C421D6">
        <w:rPr>
          <w:lang w:val="en-GB"/>
        </w:rPr>
        <w:t xml:space="preserve"> (e.g., </w:t>
      </w:r>
      <w:r w:rsidRPr="00C421D6">
        <w:rPr>
          <w:i/>
          <w:lang w:val="en-GB"/>
        </w:rPr>
        <w:t>medium confidence</w:t>
      </w:r>
      <w:r w:rsidRPr="00C421D6">
        <w:rPr>
          <w:lang w:val="en-GB"/>
        </w:rPr>
        <w:t xml:space="preserve">). Where appropriate, findings can also be formulated as statements of fact without uncertainty qualifiers. </w:t>
      </w:r>
    </w:p>
    <w:p w14:paraId="29AB4D72" w14:textId="77777777" w:rsidR="00397C32" w:rsidRPr="00C421D6" w:rsidRDefault="00397C32" w:rsidP="0079149B">
      <w:pPr>
        <w:pStyle w:val="AR6BodyText"/>
        <w:shd w:val="clear" w:color="auto" w:fill="DEEAF6" w:themeFill="accent1" w:themeFillTint="33"/>
        <w:rPr>
          <w:lang w:val="en-GB"/>
        </w:rPr>
      </w:pPr>
    </w:p>
    <w:p w14:paraId="67C9A5DA" w14:textId="77777777" w:rsidR="00A85889" w:rsidRPr="00C421D6" w:rsidRDefault="00A85889" w:rsidP="0079149B">
      <w:pPr>
        <w:pStyle w:val="AR6BodyText"/>
        <w:shd w:val="clear" w:color="auto" w:fill="DEEAF6" w:themeFill="accent1" w:themeFillTint="33"/>
        <w:rPr>
          <w:lang w:val="en-GB"/>
        </w:rPr>
      </w:pPr>
    </w:p>
    <w:p w14:paraId="7C84EC06" w14:textId="5A8CFB57" w:rsidR="0079149B" w:rsidRPr="00C421D6" w:rsidRDefault="0079149B" w:rsidP="0079149B">
      <w:pPr>
        <w:pStyle w:val="AR6BodyText"/>
        <w:shd w:val="clear" w:color="auto" w:fill="DEEAF6" w:themeFill="accent1" w:themeFillTint="33"/>
        <w:rPr>
          <w:b/>
          <w:lang w:val="en-GB"/>
        </w:rPr>
      </w:pPr>
      <w:r w:rsidRPr="00C421D6">
        <w:rPr>
          <w:b/>
          <w:lang w:val="en-GB"/>
        </w:rPr>
        <w:t>[START BOX 1.1, FIGURE 1 HERE]</w:t>
      </w:r>
    </w:p>
    <w:p w14:paraId="622FBF48" w14:textId="77777777" w:rsidR="00A85889" w:rsidRPr="00C421D6" w:rsidRDefault="00A85889" w:rsidP="0079149B">
      <w:pPr>
        <w:pStyle w:val="AR6BodyText"/>
        <w:shd w:val="clear" w:color="auto" w:fill="DEEAF6" w:themeFill="accent1" w:themeFillTint="33"/>
        <w:rPr>
          <w:b/>
          <w:lang w:val="en-GB"/>
        </w:rPr>
      </w:pPr>
    </w:p>
    <w:p w14:paraId="28B354CE" w14:textId="5C907330" w:rsidR="00921C92" w:rsidRPr="0022439D" w:rsidRDefault="0079149B" w:rsidP="00921C92">
      <w:pPr>
        <w:shd w:val="clear" w:color="auto" w:fill="DEEAF6" w:themeFill="accent1" w:themeFillTint="33"/>
        <w:ind w:left="1560" w:hanging="1560"/>
        <w:rPr>
          <w:sz w:val="20"/>
          <w:szCs w:val="20"/>
          <w:lang w:val="en-US"/>
        </w:rPr>
      </w:pPr>
      <w:bookmarkStart w:id="1423" w:name="_1y810tw" w:colFirst="0" w:colLast="0"/>
      <w:bookmarkStart w:id="1424" w:name="_Hlk66715127"/>
      <w:bookmarkEnd w:id="1423"/>
      <w:r w:rsidRPr="00FA4D8D">
        <w:rPr>
          <w:b/>
          <w:sz w:val="20"/>
          <w:szCs w:val="20"/>
        </w:rPr>
        <w:t>Box 1.1, Figure 1:</w:t>
      </w:r>
      <w:r w:rsidRPr="00FA4D8D">
        <w:rPr>
          <w:sz w:val="20"/>
          <w:szCs w:val="20"/>
        </w:rPr>
        <w:t xml:space="preserve"> </w:t>
      </w:r>
      <w:bookmarkEnd w:id="1424"/>
      <w:r w:rsidRPr="00FA4D8D">
        <w:rPr>
          <w:sz w:val="20"/>
          <w:szCs w:val="20"/>
        </w:rPr>
        <w:t xml:space="preserve">The IPCC AR6 approach for characterizing understanding and uncertainty in assessment findings. This diagram illustrates the step-by-step process authors use to evaluate and communicate the state of knowledge in their assessment </w:t>
      </w:r>
      <w:r w:rsidRPr="00883079">
        <w:rPr>
          <w:sz w:val="20"/>
          <w:szCs w:val="20"/>
        </w:rPr>
        <w:fldChar w:fldCharType="begin" w:fldLock="1"/>
      </w:r>
      <w:r w:rsidR="00A94565">
        <w:rPr>
          <w:sz w:val="20"/>
          <w:szCs w:val="20"/>
        </w:rPr>
        <w:instrText>ADDIN CSL_CITATION { "citationItems" : [ { "id" : "ITEM-1", "itemData" : { "DOI" : "https://www.ipcc.ch/site/assets/uploads/2017/08/AR5_Uncertainty_Guidance_Note.pdf", "author" : [ { "dropping-particle" : "", "family" : "Mastrandrea", "given" : "M D", "non-dropping-particle" : "", "parse-names" : false, "suffix" : "" }, { "dropping-particle" : "", "family" : "Field", "given" : "C B", "non-dropping-particle" : "", "parse-names" : false, "suffix" : "" }, { "dropping-particle" : "", "family" : "Stocker", "given" : "T F", "non-dropping-particle" : "", "parse-names" : false, "suffix" : "" }, { "dropping-particle" : "", "family" : "Edenhofer", "given" : "O", "non-dropping-particle" : "", "parse-names" : false, "suffix" : "" }, { "dropping-particle" : "", "family" : "Ebi", "given" : "K L", "non-dropping-particle" : "", "parse-names" : false, "suffix" : "" }, { "dropping-particle" : "", "family" : "Frame", "given" : "D J", "non-dropping-particle" : "", "parse-names" : false, "suffix" : "" }, { "dropping-particle" : "", "family" : "Held", "given" : "H", "non-dropping-particle" : "", "parse-names" : false, "suffix" : "" }, { "dropping-particle" : "", "family" : "Kriegler", "given" : "E", "non-dropping-particle" : "", "parse-names" : false, "suffix" : "" }, { "dropping-particle" : "", "family" : "Mach", "given" : "K J", "non-dropping-particle" : "", "parse-names" : false, "suffix" : "" }, { "dropping-particle" : "", "family" : "Matschoss", "given" : "P R", "non-dropping-particle" : "", "parse-names" : false, "suffix" : "" }, { "dropping-particle" : "", "family" : "Plattner", "given" : "G.-K.", "non-dropping-particle" : "", "parse-names" : false, "suffix" : "" }, { "dropping-particle" : "", "family" : "Yohe", "given" : "G W", "non-dropping-particle" : "", "parse-names" : false, "suffix" : "" }, { "dropping-particle" : "", "family" : "Zwiers", "given" : "F W", "non-dropping-particle" : "", "parse-names" : false, "suffix" : "" } ], "id" : "ITEM-1", "issued" : { "date-parts" : [ [ "2010" ] ] }, "number-of-pages" : "7", "publisher" : "Intergovernmental Panel on Climate Change (IPCC)", "title" : "Guidance Note for Lead Authors of the IPCC Fifth Assessment Report on Consistent Treatment of Uncertainties", "translator" : [ { "dropping-particle" : "", "family" : "H3296", "given" : "Rt15", "non-dropping-particle" : "", "parse-names" : false, "suffix" : "" } ], "type" : "report" }, "uris" : [ "http://www.mendeley.com/documents/?uuid=3035cbea-106a-4bb7-a236-2d886a289786" ] } ], "mendeley" : { "formattedCitation" : "(Mastrandrea et al., 2010)", "plainTextFormattedCitation" : "(Mastrandrea et al., 2010)", "previouslyFormattedCitation" : "(Mastrandrea et al., 2010)" }, "properties" : { "noteIndex" : 0 }, "schema" : "https://github.com/citation-style-language/schema/raw/master/csl-citation.json" }</w:instrText>
      </w:r>
      <w:r w:rsidRPr="00883079">
        <w:rPr>
          <w:sz w:val="20"/>
          <w:szCs w:val="20"/>
        </w:rPr>
        <w:fldChar w:fldCharType="separate"/>
      </w:r>
      <w:ins w:id="1425" w:author="Robin Matthews" w:date="2021-05-18T16:01:00Z">
        <w:r w:rsidR="00602365">
          <w:rPr>
            <w:noProof/>
            <w:sz w:val="20"/>
            <w:szCs w:val="20"/>
          </w:rPr>
          <w:t>(Mastrandrea et al., 2010)</w:t>
        </w:r>
      </w:ins>
      <w:del w:id="1426" w:author="Robin Matthews" w:date="2021-05-18T16:01:00Z">
        <w:r w:rsidRPr="00FA4D8D" w:rsidDel="00602365">
          <w:rPr>
            <w:noProof/>
            <w:sz w:val="20"/>
            <w:szCs w:val="20"/>
          </w:rPr>
          <w:delText>(Mastrandrea et al., 2010)</w:delText>
        </w:r>
      </w:del>
      <w:r w:rsidRPr="00883079">
        <w:rPr>
          <w:sz w:val="20"/>
          <w:szCs w:val="20"/>
        </w:rPr>
        <w:fldChar w:fldCharType="end"/>
      </w:r>
      <w:r w:rsidRPr="00FA4D8D">
        <w:rPr>
          <w:sz w:val="20"/>
          <w:szCs w:val="20"/>
        </w:rPr>
        <w:t xml:space="preserve">. Authors present evidence/agreement, confidence, or likelihood terms with assessment conclusions, communicating their expert judgments accordingly. </w:t>
      </w:r>
      <w:r w:rsidR="00B548E1" w:rsidRPr="00B548E1">
        <w:rPr>
          <w:sz w:val="20"/>
          <w:szCs w:val="20"/>
        </w:rPr>
        <w:t>Example conclusions drawn from this report are presented</w:t>
      </w:r>
      <w:r w:rsidR="00921C92">
        <w:rPr>
          <w:sz w:val="20"/>
          <w:szCs w:val="20"/>
        </w:rPr>
        <w:t xml:space="preserve"> in the box</w:t>
      </w:r>
      <w:r w:rsidR="00B548E1" w:rsidRPr="00B548E1">
        <w:rPr>
          <w:sz w:val="20"/>
          <w:szCs w:val="20"/>
        </w:rPr>
        <w:t xml:space="preserve"> at the bottom of the figure</w:t>
      </w:r>
      <w:r w:rsidRPr="00FA4D8D">
        <w:rPr>
          <w:sz w:val="20"/>
          <w:szCs w:val="20"/>
        </w:rPr>
        <w:t xml:space="preserve">. </w:t>
      </w:r>
      <w:r w:rsidR="00266662" w:rsidRPr="000400D3">
        <w:rPr>
          <w:sz w:val="20"/>
          <w:szCs w:val="20"/>
          <w:lang w:val="en-US"/>
        </w:rPr>
        <w:t>[</w:t>
      </w:r>
      <w:r w:rsidR="00266662">
        <w:rPr>
          <w:sz w:val="20"/>
          <w:szCs w:val="20"/>
        </w:rPr>
        <w:t>a</w:t>
      </w:r>
      <w:r w:rsidRPr="00FA4D8D">
        <w:rPr>
          <w:sz w:val="20"/>
          <w:szCs w:val="20"/>
        </w:rPr>
        <w:t xml:space="preserve">dapted from </w:t>
      </w:r>
      <w:r w:rsidRPr="00883079">
        <w:rPr>
          <w:sz w:val="20"/>
          <w:szCs w:val="20"/>
        </w:rPr>
        <w:fldChar w:fldCharType="begin" w:fldLock="1"/>
      </w:r>
      <w:r w:rsidR="00E81B0B">
        <w:rPr>
          <w:sz w:val="20"/>
          <w:szCs w:val="20"/>
        </w:rPr>
        <w:instrText>ADDIN CSL_CITATION { "citationItems" : [ { "id" : "ITEM-1", "itemData" : { "DOI" : "10.1016/j.gloenvcha.2017.02.005", "ISSN" : "09593780", "author" : [ { "dropping-particle" : "", "family" : "Mach", "given" : "Katharine J.", "non-dropping-particle" : "", "parse-names" : false, "suffix" : "" }, { "dropping-particle" : "", "family" : "Mastrandrea", "given" : "Michael D.", "non-dropping-particle" : "", "parse-names" : false, "suffix" : "" }, { "dropping-particle" : "", "family" : "Freeman", "given" : "Patrick T.", "non-dropping-particle" : "", "parse-names" : false, "suffix" : "" }, { "dropping-particle" : "", "family" : "Field", "given" : "Christopher B.", "non-dropping-particle" : "", "parse-names" : false, "suffix" : "" } ], "container-title" : "Global Environmental Change", "id" : "ITEM-1", "issued" : { "date-parts" : [ [ "2017", "5" ] ] }, "page" : "1-14", "title" : "Unleashing expert judgment in assessment", "translator" : [ { "dropping-particle" : "", "family" : "H3199", "given" : "", "non-dropping-particle" : "", "parse-names" : false, "suffix" : "" } ], "type" : "article-journal", "volume" : "44" }, "uris" : [ "http://www.mendeley.com/documents/?uuid=7d61c05d-7be1-48b0-a634-e85abe4f725b" ] } ], "mendeley" : { "formattedCitation" : "(Mach et al., 2017)", "manualFormatting" : "Mach et al. (2017)", "plainTextFormattedCitation" : "(Mach et al., 2017)", "previouslyFormattedCitation" : "(Mach et al., 2017)" }, "properties" : { "noteIndex" : 0 }, "schema" : "https://github.com/citation-style-language/schema/raw/master/csl-citation.json" }</w:instrText>
      </w:r>
      <w:r w:rsidRPr="00883079">
        <w:rPr>
          <w:sz w:val="20"/>
          <w:szCs w:val="20"/>
        </w:rPr>
        <w:fldChar w:fldCharType="separate"/>
      </w:r>
      <w:ins w:id="1427" w:author="Robin Matthews" w:date="2021-05-18T16:01:00Z">
        <w:r w:rsidR="00602365">
          <w:rPr>
            <w:noProof/>
            <w:sz w:val="20"/>
            <w:szCs w:val="20"/>
          </w:rPr>
          <w:t>Mach et al. (2017)</w:t>
        </w:r>
      </w:ins>
      <w:del w:id="1428" w:author="Robin Matthews" w:date="2021-05-18T16:01:00Z">
        <w:r w:rsidRPr="00FA4D8D" w:rsidDel="00602365">
          <w:rPr>
            <w:noProof/>
            <w:sz w:val="20"/>
            <w:szCs w:val="20"/>
          </w:rPr>
          <w:delText>Mach et al. (2017)</w:delText>
        </w:r>
      </w:del>
      <w:r w:rsidRPr="00883079">
        <w:rPr>
          <w:sz w:val="20"/>
          <w:szCs w:val="20"/>
        </w:rPr>
        <w:fldChar w:fldCharType="end"/>
      </w:r>
      <w:bookmarkStart w:id="1429" w:name="_Hlk66713799"/>
      <w:r w:rsidR="00266662" w:rsidRPr="000400D3">
        <w:rPr>
          <w:sz w:val="20"/>
          <w:szCs w:val="20"/>
          <w:lang w:val="en-US"/>
        </w:rPr>
        <w:t>]</w:t>
      </w:r>
      <w:r w:rsidR="00BC7D90" w:rsidRPr="002456BC">
        <w:rPr>
          <w:sz w:val="20"/>
          <w:szCs w:val="20"/>
          <w:lang w:val="en-US"/>
        </w:rPr>
        <w:t>.</w:t>
      </w:r>
    </w:p>
    <w:bookmarkEnd w:id="1429"/>
    <w:p w14:paraId="350870BC" w14:textId="77777777" w:rsidR="00A85889" w:rsidRPr="00C421D6" w:rsidRDefault="00A85889" w:rsidP="0079149B">
      <w:pPr>
        <w:pStyle w:val="AR6BodyText"/>
        <w:shd w:val="clear" w:color="auto" w:fill="DEEAF6" w:themeFill="accent1" w:themeFillTint="33"/>
        <w:rPr>
          <w:b/>
          <w:lang w:val="en-GB"/>
        </w:rPr>
      </w:pPr>
    </w:p>
    <w:p w14:paraId="772DBAA4" w14:textId="4CC521D7" w:rsidR="0079149B" w:rsidRPr="00C421D6" w:rsidRDefault="0079149B" w:rsidP="0079149B">
      <w:pPr>
        <w:pStyle w:val="AR6BodyText"/>
        <w:shd w:val="clear" w:color="auto" w:fill="DEEAF6" w:themeFill="accent1" w:themeFillTint="33"/>
        <w:rPr>
          <w:b/>
          <w:lang w:val="en-GB"/>
        </w:rPr>
      </w:pPr>
      <w:r w:rsidRPr="00C421D6">
        <w:rPr>
          <w:b/>
          <w:lang w:val="en-GB"/>
        </w:rPr>
        <w:t>[END BOX 1.1, FIGURE 1 HERE]</w:t>
      </w:r>
    </w:p>
    <w:p w14:paraId="305E2C27" w14:textId="77777777" w:rsidR="0079149B" w:rsidRPr="00C421D6" w:rsidRDefault="0079149B" w:rsidP="0079149B">
      <w:pPr>
        <w:pStyle w:val="AR6BodyText"/>
        <w:shd w:val="clear" w:color="auto" w:fill="DEEAF6" w:themeFill="accent1" w:themeFillTint="33"/>
        <w:rPr>
          <w:lang w:val="en-GB"/>
        </w:rPr>
      </w:pPr>
    </w:p>
    <w:p w14:paraId="27D09056" w14:textId="77777777" w:rsidR="0079149B" w:rsidRPr="00C421D6" w:rsidRDefault="0079149B" w:rsidP="0079149B">
      <w:pPr>
        <w:pStyle w:val="AR6BodyText"/>
        <w:shd w:val="clear" w:color="auto" w:fill="DEEAF6" w:themeFill="accent1" w:themeFillTint="33"/>
        <w:rPr>
          <w:lang w:val="en-GB"/>
        </w:rPr>
      </w:pPr>
    </w:p>
    <w:p w14:paraId="073E079E" w14:textId="5629D2C9" w:rsidR="0079149B" w:rsidRPr="00C421D6" w:rsidRDefault="0079149B" w:rsidP="0079149B">
      <w:pPr>
        <w:pStyle w:val="AR6BodyText"/>
        <w:shd w:val="clear" w:color="auto" w:fill="DEEAF6" w:themeFill="accent1" w:themeFillTint="33"/>
        <w:rPr>
          <w:lang w:val="en-GB"/>
        </w:rPr>
      </w:pPr>
      <w:r w:rsidRPr="00C421D6">
        <w:rPr>
          <w:lang w:val="en-GB"/>
        </w:rPr>
        <w:t xml:space="preserve">Box.1.1, Figure 1 (adapted from </w:t>
      </w:r>
      <w:r w:rsidRPr="00BC5722">
        <w:fldChar w:fldCharType="begin" w:fldLock="1"/>
      </w:r>
      <w:r w:rsidR="00E81B0B">
        <w:rPr>
          <w:lang w:val="en-GB"/>
        </w:rPr>
        <w:instrText>ADDIN CSL_CITATION { "citationItems" : [ { "id" : "ITEM-1", "itemData" : { "DOI" : "10.1016/j.gloenvcha.2017.02.005", "ISSN" : "09593780", "author" : [ { "dropping-particle" : "", "family" : "Mach", "given" : "Katharine J.", "non-dropping-particle" : "", "parse-names" : false, "suffix" : "" }, { "dropping-particle" : "", "family" : "Mastrandrea", "given" : "Michael D.", "non-dropping-particle" : "", "parse-names" : false, "suffix" : "" }, { "dropping-particle" : "", "family" : "Freeman", "given" : "Patrick T.", "non-dropping-particle" : "", "parse-names" : false, "suffix" : "" }, { "dropping-particle" : "", "family" : "Field", "given" : "Christopher B.", "non-dropping-particle" : "", "parse-names" : false, "suffix" : "" } ], "container-title" : "Global Environmental Change", "id" : "ITEM-1", "issued" : { "date-parts" : [ [ "2017", "5" ] ] }, "page" : "1-14", "title" : "Unleashing expert judgment in assessment", "translator" : [ { "dropping-particle" : "", "family" : "H3199", "given" : "", "non-dropping-particle" : "", "parse-names" : false, "suffix" : "" } ], "type" : "article-journal", "volume" : "44" }, "uris" : [ "http://www.mendeley.com/documents/?uuid=7d61c05d-7be1-48b0-a634-e85abe4f725b" ] } ], "mendeley" : { "formattedCitation" : "(Mach et al., 2017)", "manualFormatting" : "Mach et al., 2017)", "plainTextFormattedCitation" : "(Mach et al., 2017)", "previouslyFormattedCitation" : "(Mach et al., 2017)" }, "properties" : { "noteIndex" : 0 }, "schema" : "https://github.com/citation-style-language/schema/raw/master/csl-citation.json" }</w:instrText>
      </w:r>
      <w:r w:rsidRPr="00BC5722">
        <w:fldChar w:fldCharType="separate"/>
      </w:r>
      <w:ins w:id="1430" w:author="Robin Matthews" w:date="2021-05-18T16:01:00Z">
        <w:r w:rsidR="00602365">
          <w:rPr>
            <w:noProof/>
            <w:lang w:val="en-GB"/>
          </w:rPr>
          <w:t>Mach et al., 2017)</w:t>
        </w:r>
      </w:ins>
      <w:del w:id="1431" w:author="Robin Matthews" w:date="2021-05-18T16:01:00Z">
        <w:r w:rsidRPr="00C421D6" w:rsidDel="00602365">
          <w:rPr>
            <w:noProof/>
            <w:lang w:val="en-GB"/>
          </w:rPr>
          <w:delText>Mach et al.</w:delText>
        </w:r>
        <w:r w:rsidR="00581859" w:rsidRPr="00C421D6" w:rsidDel="00602365">
          <w:rPr>
            <w:noProof/>
            <w:lang w:val="en-GB"/>
          </w:rPr>
          <w:delText>,</w:delText>
        </w:r>
        <w:r w:rsidRPr="00C421D6" w:rsidDel="00602365">
          <w:rPr>
            <w:noProof/>
            <w:lang w:val="en-GB"/>
          </w:rPr>
          <w:delText xml:space="preserve"> 2017)</w:delText>
        </w:r>
      </w:del>
      <w:r w:rsidRPr="00BC5722">
        <w:fldChar w:fldCharType="end"/>
      </w:r>
      <w:r w:rsidRPr="00C421D6">
        <w:rPr>
          <w:lang w:val="en-GB"/>
        </w:rPr>
        <w:t xml:space="preserve"> shows the idealized step-by-step process by which IPCC authors assess scientific understanding and uncertainties. It starts with </w:t>
      </w:r>
      <w:r w:rsidR="00D44B81">
        <w:rPr>
          <w:lang w:val="en-GB"/>
        </w:rPr>
        <w:t xml:space="preserve">the </w:t>
      </w:r>
      <w:r w:rsidRPr="00C421D6">
        <w:rPr>
          <w:lang w:val="en-GB"/>
        </w:rPr>
        <w:t>evaluation of the available evidence and agreement (</w:t>
      </w:r>
      <w:del w:id="1432" w:author="Ian Blenkinsop" w:date="2021-07-02T12:15:00Z">
        <w:r w:rsidRPr="00C421D6" w:rsidDel="00C30C4D">
          <w:rPr>
            <w:lang w:val="en-GB"/>
          </w:rPr>
          <w:delText xml:space="preserve">Steps </w:delText>
        </w:r>
      </w:del>
      <w:ins w:id="1433" w:author="Ian Blenkinsop" w:date="2021-07-02T12:15:00Z">
        <w:r w:rsidR="00C30C4D">
          <w:rPr>
            <w:lang w:val="en-GB"/>
          </w:rPr>
          <w:t>s</w:t>
        </w:r>
        <w:r w:rsidR="00C30C4D" w:rsidRPr="00C421D6">
          <w:rPr>
            <w:lang w:val="en-GB"/>
          </w:rPr>
          <w:t xml:space="preserve">teps </w:t>
        </w:r>
      </w:ins>
      <w:r w:rsidRPr="00C421D6">
        <w:rPr>
          <w:lang w:val="en-GB"/>
        </w:rPr>
        <w:t xml:space="preserve">1–2). The following summary terms are used to describe the available evidence: </w:t>
      </w:r>
      <w:r w:rsidRPr="00C421D6">
        <w:rPr>
          <w:i/>
          <w:lang w:val="en-GB"/>
        </w:rPr>
        <w:t>limited, medium,</w:t>
      </w:r>
      <w:r w:rsidRPr="00C421D6">
        <w:rPr>
          <w:lang w:val="en-GB"/>
        </w:rPr>
        <w:t xml:space="preserve"> or </w:t>
      </w:r>
      <w:r w:rsidRPr="00C421D6">
        <w:rPr>
          <w:i/>
          <w:lang w:val="en-GB"/>
        </w:rPr>
        <w:t>robust</w:t>
      </w:r>
      <w:r w:rsidRPr="00C421D6">
        <w:rPr>
          <w:lang w:val="en-GB"/>
        </w:rPr>
        <w:t xml:space="preserve">; and the degree of agreement: </w:t>
      </w:r>
      <w:r w:rsidRPr="00C421D6">
        <w:rPr>
          <w:i/>
          <w:lang w:val="en-GB"/>
        </w:rPr>
        <w:t>low, medium,</w:t>
      </w:r>
      <w:r w:rsidRPr="00C421D6">
        <w:rPr>
          <w:lang w:val="en-GB"/>
        </w:rPr>
        <w:t xml:space="preserve"> or </w:t>
      </w:r>
      <w:r w:rsidRPr="00C421D6">
        <w:rPr>
          <w:i/>
          <w:lang w:val="en-GB"/>
        </w:rPr>
        <w:t>high</w:t>
      </w:r>
      <w:r w:rsidRPr="00C421D6">
        <w:rPr>
          <w:lang w:val="en-GB"/>
        </w:rPr>
        <w:t>. Generally, evidence is most robust when there are multiple, consistent, independent lines of high-quality evidence.</w:t>
      </w:r>
    </w:p>
    <w:p w14:paraId="71B6D9BD" w14:textId="77777777" w:rsidR="0079149B" w:rsidRPr="00C421D6" w:rsidRDefault="0079149B" w:rsidP="0079149B">
      <w:pPr>
        <w:pStyle w:val="AR6BodyText"/>
        <w:shd w:val="clear" w:color="auto" w:fill="DEEAF6" w:themeFill="accent1" w:themeFillTint="33"/>
        <w:rPr>
          <w:lang w:val="en-GB"/>
        </w:rPr>
      </w:pPr>
    </w:p>
    <w:p w14:paraId="0ECC2159" w14:textId="3225E2E0" w:rsidR="0079149B" w:rsidRPr="00C421D6" w:rsidRDefault="0079149B" w:rsidP="0079149B">
      <w:pPr>
        <w:pStyle w:val="AR6BodyText"/>
        <w:shd w:val="clear" w:color="auto" w:fill="DEEAF6" w:themeFill="accent1" w:themeFillTint="33"/>
        <w:rPr>
          <w:lang w:val="en-GB"/>
        </w:rPr>
      </w:pPr>
      <w:bookmarkStart w:id="1434" w:name="_Hlk66714156"/>
      <w:r w:rsidRPr="00C421D6">
        <w:rPr>
          <w:lang w:val="en-GB"/>
        </w:rPr>
        <w:t>If the author team concludes that there is sufficient evidence and agreement, the level of confidence can be evaluated. In this step, assessments of evidence and agreement are combined into a single metric (</w:t>
      </w:r>
      <w:del w:id="1435" w:author="Ian Blenkinsop" w:date="2021-07-02T12:16:00Z">
        <w:r w:rsidRPr="00C421D6" w:rsidDel="00C30C4D">
          <w:rPr>
            <w:lang w:val="en-GB"/>
          </w:rPr>
          <w:delText xml:space="preserve">Steps </w:delText>
        </w:r>
      </w:del>
      <w:ins w:id="1436" w:author="Ian Blenkinsop" w:date="2021-07-02T12:16:00Z">
        <w:r w:rsidR="00C30C4D">
          <w:rPr>
            <w:lang w:val="en-GB"/>
          </w:rPr>
          <w:t>s</w:t>
        </w:r>
        <w:r w:rsidR="00C30C4D" w:rsidRPr="00C421D6">
          <w:rPr>
            <w:lang w:val="en-GB"/>
          </w:rPr>
          <w:t xml:space="preserve">teps </w:t>
        </w:r>
      </w:ins>
      <w:r w:rsidRPr="00C421D6">
        <w:rPr>
          <w:lang w:val="en-GB"/>
        </w:rPr>
        <w:t xml:space="preserve">3–5). The assessed level of confidence is expressed using five qualifiers: </w:t>
      </w:r>
      <w:r w:rsidRPr="00C421D6">
        <w:rPr>
          <w:i/>
          <w:lang w:val="en-GB"/>
        </w:rPr>
        <w:t>very low, low, medium, high,</w:t>
      </w:r>
      <w:r w:rsidRPr="00C421D6">
        <w:rPr>
          <w:lang w:val="en-GB"/>
        </w:rPr>
        <w:t xml:space="preserve"> and </w:t>
      </w:r>
      <w:r w:rsidRPr="00C421D6">
        <w:rPr>
          <w:i/>
          <w:lang w:val="en-GB"/>
        </w:rPr>
        <w:t>very high</w:t>
      </w:r>
      <w:r w:rsidRPr="00C421D6">
        <w:rPr>
          <w:lang w:val="en-GB"/>
        </w:rPr>
        <w:t xml:space="preserve">. Step 4 depicts how summary statements for evidence and agreement relate to confidence levels. For a given evidence and agreement statement, different confidence levels can be assigned depending on the context, but increasing levels of evidence and degrees of agreement correlate with increasing confidence. When confidence in a finding is assessed to be </w:t>
      </w:r>
      <w:r w:rsidRPr="00C421D6">
        <w:rPr>
          <w:i/>
          <w:lang w:val="en-GB"/>
        </w:rPr>
        <w:t>low</w:t>
      </w:r>
      <w:r w:rsidRPr="00C421D6">
        <w:rPr>
          <w:lang w:val="en-GB"/>
        </w:rPr>
        <w:t xml:space="preserve">, this does not necessarily mean that confidence in its opposite is </w:t>
      </w:r>
      <w:r w:rsidRPr="00C421D6">
        <w:rPr>
          <w:i/>
          <w:lang w:val="en-GB"/>
        </w:rPr>
        <w:t>high,</w:t>
      </w:r>
      <w:r w:rsidRPr="00C421D6">
        <w:rPr>
          <w:lang w:val="en-GB"/>
        </w:rPr>
        <w:t xml:space="preserve"> and vice versa. Similarly, </w:t>
      </w:r>
      <w:r w:rsidRPr="00C421D6">
        <w:rPr>
          <w:i/>
          <w:lang w:val="en-GB"/>
        </w:rPr>
        <w:t>low</w:t>
      </w:r>
      <w:r w:rsidRPr="00C421D6">
        <w:rPr>
          <w:lang w:val="en-GB"/>
        </w:rPr>
        <w:t xml:space="preserve"> </w:t>
      </w:r>
      <w:r w:rsidRPr="00C421D6">
        <w:rPr>
          <w:i/>
          <w:lang w:val="en-GB"/>
        </w:rPr>
        <w:t>confidence</w:t>
      </w:r>
      <w:r w:rsidRPr="00C421D6">
        <w:rPr>
          <w:lang w:val="en-GB"/>
        </w:rPr>
        <w:t xml:space="preserve"> does not imply distrust in the finding; instead, it means that the statement is the best conclusion </w:t>
      </w:r>
      <w:r w:rsidR="00D44B81">
        <w:rPr>
          <w:lang w:val="en-GB"/>
        </w:rPr>
        <w:t xml:space="preserve">based on </w:t>
      </w:r>
      <w:r w:rsidRPr="00C421D6">
        <w:rPr>
          <w:lang w:val="en-GB"/>
        </w:rPr>
        <w:t>currently available</w:t>
      </w:r>
      <w:r w:rsidR="00D44B81">
        <w:rPr>
          <w:lang w:val="en-GB"/>
        </w:rPr>
        <w:t xml:space="preserve"> knowledge</w:t>
      </w:r>
      <w:r w:rsidRPr="00C421D6">
        <w:rPr>
          <w:lang w:val="en-GB"/>
        </w:rPr>
        <w:t xml:space="preserve">. Further research </w:t>
      </w:r>
      <w:r w:rsidR="00D44B81">
        <w:rPr>
          <w:lang w:val="en-GB"/>
        </w:rPr>
        <w:t xml:space="preserve">and methodological progress </w:t>
      </w:r>
      <w:r w:rsidRPr="00C421D6">
        <w:rPr>
          <w:lang w:val="en-GB"/>
        </w:rPr>
        <w:t>may change the level of confidence in any finding</w:t>
      </w:r>
      <w:r w:rsidR="00D44B81">
        <w:rPr>
          <w:lang w:val="en-GB"/>
        </w:rPr>
        <w:t xml:space="preserve"> in future assessments</w:t>
      </w:r>
      <w:r w:rsidRPr="00C421D6">
        <w:rPr>
          <w:lang w:val="en-GB"/>
        </w:rPr>
        <w:t>.</w:t>
      </w:r>
    </w:p>
    <w:bookmarkEnd w:id="1434"/>
    <w:p w14:paraId="48280635" w14:textId="77777777" w:rsidR="0079149B" w:rsidRPr="00C421D6" w:rsidRDefault="0079149B" w:rsidP="0079149B">
      <w:pPr>
        <w:pStyle w:val="AR6BodyText"/>
        <w:shd w:val="clear" w:color="auto" w:fill="DEEAF6" w:themeFill="accent1" w:themeFillTint="33"/>
        <w:rPr>
          <w:lang w:val="en-GB"/>
        </w:rPr>
      </w:pPr>
    </w:p>
    <w:p w14:paraId="428305E8" w14:textId="1BC5841C" w:rsidR="0079149B" w:rsidRPr="00C421D6" w:rsidRDefault="0079149B" w:rsidP="0079149B">
      <w:pPr>
        <w:pStyle w:val="AR6BodyText"/>
        <w:shd w:val="clear" w:color="auto" w:fill="DEEAF6" w:themeFill="accent1" w:themeFillTint="33"/>
        <w:rPr>
          <w:lang w:val="en-GB"/>
        </w:rPr>
      </w:pPr>
      <w:bookmarkStart w:id="1437" w:name="_Hlk66714423"/>
      <w:r w:rsidRPr="00C421D6">
        <w:rPr>
          <w:lang w:val="en-GB"/>
        </w:rPr>
        <w:t xml:space="preserve">If the </w:t>
      </w:r>
      <w:r w:rsidR="00D44B81">
        <w:rPr>
          <w:lang w:val="en-GB"/>
        </w:rPr>
        <w:t xml:space="preserve">expert judgement of the </w:t>
      </w:r>
      <w:r w:rsidRPr="00C421D6">
        <w:rPr>
          <w:lang w:val="en-GB"/>
        </w:rPr>
        <w:t>author team concludes that there is sufficient confidence and quantitative/probabilistic evidence, assessment conclusions can be expressed with likelihood statements (</w:t>
      </w:r>
      <w:del w:id="1438" w:author="Ian Blenkinsop" w:date="2021-07-02T12:17:00Z">
        <w:r w:rsidRPr="00C421D6" w:rsidDel="00C30C4D">
          <w:rPr>
            <w:lang w:val="en-GB"/>
          </w:rPr>
          <w:delText>Box.1.1, Figure 1, S</w:delText>
        </w:r>
      </w:del>
      <w:ins w:id="1439" w:author="Ian Blenkinsop" w:date="2021-07-02T12:17:00Z">
        <w:r w:rsidR="00C30C4D">
          <w:rPr>
            <w:lang w:val="en-GB"/>
          </w:rPr>
          <w:t>s</w:t>
        </w:r>
      </w:ins>
      <w:r w:rsidRPr="00C421D6">
        <w:rPr>
          <w:lang w:val="en-GB"/>
        </w:rPr>
        <w:t xml:space="preserve">teps 5–6). Unless otherwise indicated, likelihood statements are </w:t>
      </w:r>
      <w:r w:rsidR="00D44B81">
        <w:rPr>
          <w:lang w:val="en-GB"/>
        </w:rPr>
        <w:t>related</w:t>
      </w:r>
      <w:r w:rsidR="00D44B81" w:rsidRPr="00C421D6">
        <w:rPr>
          <w:lang w:val="en-GB"/>
        </w:rPr>
        <w:t xml:space="preserve"> </w:t>
      </w:r>
      <w:r w:rsidRPr="00C421D6">
        <w:rPr>
          <w:lang w:val="en-GB"/>
        </w:rPr>
        <w:t xml:space="preserve">to findings for which the authors’ assessment of confidence is </w:t>
      </w:r>
      <w:del w:id="1440" w:author="Ian Blenkinsop" w:date="2021-07-02T12:18:00Z">
        <w:r w:rsidRPr="00C421D6" w:rsidDel="00C30C4D">
          <w:rPr>
            <w:lang w:val="en-GB"/>
          </w:rPr>
          <w:delText>‘</w:delText>
        </w:r>
      </w:del>
      <w:r w:rsidRPr="00C421D6">
        <w:rPr>
          <w:i/>
          <w:lang w:val="en-GB"/>
        </w:rPr>
        <w:t>high</w:t>
      </w:r>
      <w:del w:id="1441" w:author="Ian Blenkinsop" w:date="2021-07-02T12:18:00Z">
        <w:r w:rsidRPr="00C421D6" w:rsidDel="00C30C4D">
          <w:rPr>
            <w:lang w:val="en-GB"/>
          </w:rPr>
          <w:delText>’</w:delText>
        </w:r>
      </w:del>
      <w:r w:rsidRPr="00C421D6">
        <w:rPr>
          <w:lang w:val="en-GB"/>
        </w:rPr>
        <w:t xml:space="preserve"> or </w:t>
      </w:r>
      <w:del w:id="1442" w:author="Ian Blenkinsop" w:date="2021-07-02T12:18:00Z">
        <w:r w:rsidRPr="00C421D6" w:rsidDel="00C30C4D">
          <w:rPr>
            <w:lang w:val="en-GB"/>
          </w:rPr>
          <w:delText>‘</w:delText>
        </w:r>
      </w:del>
      <w:r w:rsidRPr="00C421D6">
        <w:rPr>
          <w:i/>
          <w:lang w:val="en-GB"/>
        </w:rPr>
        <w:t>very high</w:t>
      </w:r>
      <w:del w:id="1443" w:author="Ian Blenkinsop" w:date="2021-07-02T12:18:00Z">
        <w:r w:rsidRPr="00C421D6" w:rsidDel="00C30C4D">
          <w:rPr>
            <w:lang w:val="en-GB"/>
          </w:rPr>
          <w:delText>’</w:delText>
        </w:r>
      </w:del>
      <w:r w:rsidRPr="00C421D6">
        <w:rPr>
          <w:lang w:val="en-GB"/>
        </w:rPr>
        <w:t xml:space="preserve">. Terms used to indicate the assessed likelihood of an outcome include: </w:t>
      </w:r>
      <w:r w:rsidRPr="00C421D6">
        <w:rPr>
          <w:i/>
          <w:lang w:val="en-GB"/>
        </w:rPr>
        <w:t>virtually certain</w:t>
      </w:r>
      <w:r w:rsidRPr="00C421D6">
        <w:rPr>
          <w:lang w:val="en-GB"/>
        </w:rPr>
        <w:t xml:space="preserve">: 99–100% probability, </w:t>
      </w:r>
      <w:r w:rsidRPr="00C421D6">
        <w:rPr>
          <w:i/>
          <w:lang w:val="en-GB"/>
        </w:rPr>
        <w:t>very likely</w:t>
      </w:r>
      <w:r w:rsidRPr="00C421D6">
        <w:rPr>
          <w:lang w:val="en-GB"/>
        </w:rPr>
        <w:t xml:space="preserve">: 90–100%, </w:t>
      </w:r>
      <w:r w:rsidRPr="00C421D6">
        <w:rPr>
          <w:i/>
          <w:lang w:val="en-GB"/>
        </w:rPr>
        <w:t>likely</w:t>
      </w:r>
      <w:r w:rsidRPr="00C421D6">
        <w:rPr>
          <w:lang w:val="en-GB"/>
        </w:rPr>
        <w:t xml:space="preserve">: 66–100%, </w:t>
      </w:r>
      <w:r w:rsidRPr="00C421D6">
        <w:rPr>
          <w:i/>
          <w:lang w:val="en-GB"/>
        </w:rPr>
        <w:t>about as likely as not</w:t>
      </w:r>
      <w:r w:rsidRPr="00C421D6">
        <w:rPr>
          <w:lang w:val="en-GB"/>
        </w:rPr>
        <w:t xml:space="preserve">: 33–66%, </w:t>
      </w:r>
      <w:r w:rsidRPr="00C421D6">
        <w:rPr>
          <w:i/>
          <w:lang w:val="en-GB"/>
        </w:rPr>
        <w:t>unlikely</w:t>
      </w:r>
      <w:r w:rsidRPr="00C421D6">
        <w:rPr>
          <w:lang w:val="en-GB"/>
        </w:rPr>
        <w:t xml:space="preserve">: 0–33%, </w:t>
      </w:r>
      <w:r w:rsidRPr="00C421D6">
        <w:rPr>
          <w:i/>
          <w:lang w:val="en-GB"/>
        </w:rPr>
        <w:t>very unlikely</w:t>
      </w:r>
      <w:r w:rsidRPr="00C421D6">
        <w:rPr>
          <w:lang w:val="en-GB"/>
        </w:rPr>
        <w:t xml:space="preserve">: 0–10%, </w:t>
      </w:r>
      <w:r w:rsidRPr="00C421D6">
        <w:rPr>
          <w:i/>
          <w:lang w:val="en-GB"/>
        </w:rPr>
        <w:t>exceptionally unlikely</w:t>
      </w:r>
      <w:r w:rsidRPr="00C421D6">
        <w:rPr>
          <w:lang w:val="en-GB"/>
        </w:rPr>
        <w:t>: 0–1%. Additional terms (</w:t>
      </w:r>
      <w:r w:rsidRPr="00C421D6">
        <w:rPr>
          <w:i/>
          <w:lang w:val="en-GB"/>
        </w:rPr>
        <w:t>extremely likely</w:t>
      </w:r>
      <w:r w:rsidRPr="00C421D6">
        <w:rPr>
          <w:lang w:val="en-GB"/>
        </w:rPr>
        <w:t xml:space="preserve">: 95–100%, </w:t>
      </w:r>
      <w:r w:rsidRPr="00C421D6">
        <w:rPr>
          <w:i/>
          <w:lang w:val="en-GB"/>
        </w:rPr>
        <w:t>more likely than not</w:t>
      </w:r>
      <w:r w:rsidRPr="00C421D6">
        <w:rPr>
          <w:lang w:val="en-GB"/>
        </w:rPr>
        <w:t xml:space="preserve"> &gt;50–100%, and </w:t>
      </w:r>
      <w:r w:rsidRPr="00C421D6">
        <w:rPr>
          <w:i/>
          <w:lang w:val="en-GB"/>
        </w:rPr>
        <w:t>extremely unlikely</w:t>
      </w:r>
      <w:r w:rsidRPr="00C421D6">
        <w:rPr>
          <w:lang w:val="en-GB"/>
        </w:rPr>
        <w:t xml:space="preserve"> 0–5%) may also be used when appropriate. </w:t>
      </w:r>
    </w:p>
    <w:bookmarkEnd w:id="1437"/>
    <w:p w14:paraId="37866947" w14:textId="77777777" w:rsidR="0079149B" w:rsidRPr="00C421D6" w:rsidRDefault="0079149B" w:rsidP="0079149B">
      <w:pPr>
        <w:pStyle w:val="AR6BodyText"/>
        <w:shd w:val="clear" w:color="auto" w:fill="DEEAF6" w:themeFill="accent1" w:themeFillTint="33"/>
        <w:rPr>
          <w:lang w:val="en-GB"/>
        </w:rPr>
      </w:pPr>
    </w:p>
    <w:p w14:paraId="3A819406" w14:textId="0D2924CA" w:rsidR="0079149B" w:rsidRPr="00C421D6" w:rsidRDefault="0079149B" w:rsidP="0079149B">
      <w:pPr>
        <w:pStyle w:val="AR6BodyText"/>
        <w:shd w:val="clear" w:color="auto" w:fill="DEEAF6" w:themeFill="accent1" w:themeFillTint="33"/>
        <w:rPr>
          <w:lang w:val="en-GB"/>
        </w:rPr>
      </w:pPr>
      <w:r w:rsidRPr="00C421D6">
        <w:rPr>
          <w:lang w:val="en-GB"/>
        </w:rPr>
        <w:t xml:space="preserve">Likelihood can indicate probabilities for single events or broader outcomes. The probabilistic </w:t>
      </w:r>
      <w:r w:rsidR="00D44B81">
        <w:rPr>
          <w:lang w:val="en-GB"/>
        </w:rPr>
        <w:t>information</w:t>
      </w:r>
      <w:r w:rsidR="00D44B81" w:rsidRPr="00C421D6">
        <w:rPr>
          <w:lang w:val="en-GB"/>
        </w:rPr>
        <w:t xml:space="preserve"> </w:t>
      </w:r>
      <w:r w:rsidRPr="00C421D6">
        <w:rPr>
          <w:lang w:val="en-GB"/>
        </w:rPr>
        <w:t xml:space="preserve">may build from statistical or modelling analyses, other quantitative analyses, or expert </w:t>
      </w:r>
      <w:r w:rsidR="00D44B81">
        <w:rPr>
          <w:lang w:val="en-GB"/>
        </w:rPr>
        <w:t>elicitation</w:t>
      </w:r>
      <w:r w:rsidRPr="00C421D6">
        <w:rPr>
          <w:lang w:val="en-GB"/>
        </w:rPr>
        <w:t>. The framework encourages authors, where appropriate, to present probability more precisely than can be done with the likelihood scale, for example with complete probability distributions or percentile ranges, including quantification of tails of distributions</w:t>
      </w:r>
      <w:ins w:id="1444" w:author="Ian Blenkinsop" w:date="2021-07-02T12:19:00Z">
        <w:r w:rsidR="00C30C4D">
          <w:rPr>
            <w:lang w:val="en-GB"/>
          </w:rPr>
          <w:t>, which are</w:t>
        </w:r>
      </w:ins>
      <w:r w:rsidRPr="00C421D6">
        <w:rPr>
          <w:lang w:val="en-GB"/>
        </w:rPr>
        <w:t xml:space="preserve"> important for risk management </w:t>
      </w:r>
      <w:ins w:id="1445" w:author="Ian Blenkinsop" w:date="2021-07-02T12:19:00Z">
        <w:r w:rsidR="00C30C4D">
          <w:rPr>
            <w:lang w:val="en-GB"/>
          </w:rPr>
          <w:t>(</w:t>
        </w:r>
        <w:r w:rsidR="00C30C4D" w:rsidRPr="00C421D6">
          <w:rPr>
            <w:lang w:val="en-GB"/>
          </w:rPr>
          <w:t>Sections 1.2.2 and 1.4.4</w:t>
        </w:r>
        <w:r w:rsidR="00C30C4D">
          <w:rPr>
            <w:lang w:val="en-GB"/>
          </w:rPr>
          <w:t xml:space="preserve">; </w:t>
        </w:r>
      </w:ins>
      <w:r w:rsidRPr="00BC5722">
        <w:fldChar w:fldCharType="begin" w:fldLock="1"/>
      </w:r>
      <w:r w:rsidR="00E81B0B">
        <w:rPr>
          <w:lang w:val="en-GB"/>
        </w:rPr>
        <w:instrText>ADDIN CSL_CITATION { "citationItems" : [ { "id" : "ITEM-1", "itemData" : { "DOI" : "10.1016/j.gloenvcha.2017.02.005", "ISSN" : "09593780", "author" : [ { "dropping-particle" : "", "family" : "Mach", "given" : "Katharine J.", "non-dropping-particle" : "", "parse-names" : false, "suffix" : "" }, { "dropping-particle" : "", "family" : "Mastrandrea", "given" : "Michael D.", "non-dropping-particle" : "", "parse-names" : false, "suffix" : "" }, { "dropping-particle" : "", "family" : "Freeman", "given" : "Patrick T.", "non-dropping-particle" : "", "parse-names" : false, "suffix" : "" }, { "dropping-particle" : "", "family" : "Field", "given" : "Christopher B.", "non-dropping-particle" : "", "parse-names" : false, "suffix" : "" } ], "container-title" : "Global Environmental Change", "id" : "ITEM-1", "issued" : { "date-parts" : [ [ "2017", "5" ] ] }, "page" : "1-14", "title" : "Unleashing expert judgment in assessment", "translator" : [ { "dropping-particle" : "", "family" : "H3199", "given" : "", "non-dropping-particle" : "", "parse-names" : false, "suffix" : "" } ], "type" : "article-journal", "volume" : "44" }, "uris" : [ "http://www.mendeley.com/documents/?uuid=7d61c05d-7be1-48b0-a634-e85abe4f725b" ] } ], "mendeley" : { "formattedCitation" : "(Mach et al., 2017)", "manualFormatting" : "(Mach et al., 2017", "plainTextFormattedCitation" : "(Mach et al., 2017)", "previouslyFormattedCitation" : "(Mach et al., 2017)" }, "properties" : { "noteIndex" : 0 }, "schema" : "https://github.com/citation-style-language/schema/raw/master/csl-citation.json" }</w:instrText>
      </w:r>
      <w:r w:rsidRPr="00BC5722">
        <w:fldChar w:fldCharType="separate"/>
      </w:r>
      <w:ins w:id="1446" w:author="Robin Matthews" w:date="2021-05-18T16:01:00Z">
        <w:del w:id="1447" w:author="Ian Blenkinsop" w:date="2021-07-02T12:19:00Z">
          <w:r w:rsidR="00602365" w:rsidDel="00C30C4D">
            <w:rPr>
              <w:noProof/>
              <w:lang w:val="en-GB"/>
            </w:rPr>
            <w:delText>(</w:delText>
          </w:r>
        </w:del>
        <w:r w:rsidR="00602365">
          <w:rPr>
            <w:noProof/>
            <w:lang w:val="en-GB"/>
          </w:rPr>
          <w:t>Mach et al., 2017</w:t>
        </w:r>
      </w:ins>
      <w:del w:id="1448" w:author="Robin Matthews" w:date="2021-05-18T16:01:00Z">
        <w:r w:rsidRPr="00C421D6" w:rsidDel="00602365">
          <w:rPr>
            <w:noProof/>
            <w:lang w:val="en-GB"/>
          </w:rPr>
          <w:delText>(Mach et al., 2017</w:delText>
        </w:r>
      </w:del>
      <w:r w:rsidRPr="00BC5722">
        <w:fldChar w:fldCharType="end"/>
      </w:r>
      <w:del w:id="1449" w:author="Ian Blenkinsop" w:date="2021-07-02T12:20:00Z">
        <w:r w:rsidRPr="00C421D6" w:rsidDel="00C30C4D">
          <w:rPr>
            <w:lang w:val="en-GB"/>
          </w:rPr>
          <w:delText>; see also</w:delText>
        </w:r>
      </w:del>
      <w:del w:id="1450" w:author="Ian Blenkinsop" w:date="2021-07-02T12:19:00Z">
        <w:r w:rsidRPr="00C421D6" w:rsidDel="00C30C4D">
          <w:rPr>
            <w:lang w:val="en-GB"/>
          </w:rPr>
          <w:delText xml:space="preserve"> Sections 1.2.2 and 1.4.4</w:delText>
        </w:r>
      </w:del>
      <w:r w:rsidRPr="00C421D6">
        <w:rPr>
          <w:lang w:val="en-GB"/>
        </w:rPr>
        <w:t xml:space="preserve">). In some instances, multiple combinations of confidence and likelihood are possible to characterize key findings. For example, a </w:t>
      </w:r>
      <w:r w:rsidRPr="00C421D6">
        <w:rPr>
          <w:i/>
          <w:lang w:val="en-GB"/>
        </w:rPr>
        <w:t>very likely</w:t>
      </w:r>
      <w:r w:rsidRPr="00C421D6">
        <w:rPr>
          <w:lang w:val="en-GB"/>
        </w:rPr>
        <w:t xml:space="preserve"> statement might be made with </w:t>
      </w:r>
      <w:r w:rsidRPr="00C421D6">
        <w:rPr>
          <w:i/>
          <w:lang w:val="en-GB"/>
        </w:rPr>
        <w:t>high confidence</w:t>
      </w:r>
      <w:r w:rsidRPr="00C421D6">
        <w:rPr>
          <w:lang w:val="en-GB"/>
        </w:rPr>
        <w:t xml:space="preserve">, whereas a </w:t>
      </w:r>
      <w:r w:rsidRPr="00C421D6">
        <w:rPr>
          <w:i/>
          <w:lang w:val="en-GB"/>
        </w:rPr>
        <w:t>likely</w:t>
      </w:r>
      <w:r w:rsidRPr="00C421D6">
        <w:rPr>
          <w:lang w:val="en-GB"/>
        </w:rPr>
        <w:t xml:space="preserve"> statement might be made with </w:t>
      </w:r>
      <w:r w:rsidRPr="00C421D6">
        <w:rPr>
          <w:i/>
          <w:lang w:val="en-GB"/>
        </w:rPr>
        <w:t>very high confidence</w:t>
      </w:r>
      <w:r w:rsidRPr="00C421D6">
        <w:rPr>
          <w:lang w:val="en-GB"/>
        </w:rPr>
        <w:t>. In these instances, the author teams consider which statement will convey the most balanced information to the reader.</w:t>
      </w:r>
    </w:p>
    <w:p w14:paraId="18186BBF" w14:textId="77777777" w:rsidR="0079149B" w:rsidRPr="00C421D6" w:rsidRDefault="0079149B" w:rsidP="0079149B">
      <w:pPr>
        <w:pStyle w:val="AR6BodyText"/>
        <w:shd w:val="clear" w:color="auto" w:fill="DEEAF6" w:themeFill="accent1" w:themeFillTint="33"/>
        <w:rPr>
          <w:lang w:val="en-GB"/>
        </w:rPr>
      </w:pPr>
    </w:p>
    <w:p w14:paraId="7BEA2F63" w14:textId="34564C3C" w:rsidR="0079149B" w:rsidRPr="00C421D6" w:rsidRDefault="0079149B" w:rsidP="0079149B">
      <w:pPr>
        <w:pStyle w:val="AR6BodyText"/>
        <w:shd w:val="clear" w:color="auto" w:fill="DEEAF6" w:themeFill="accent1" w:themeFillTint="33"/>
        <w:rPr>
          <w:lang w:val="en-GB"/>
        </w:rPr>
      </w:pPr>
      <w:bookmarkStart w:id="1451" w:name="_Hlk66714530"/>
      <w:r w:rsidRPr="00C421D6">
        <w:rPr>
          <w:lang w:val="en-GB"/>
        </w:rPr>
        <w:t xml:space="preserve">Throughout this WGI </w:t>
      </w:r>
      <w:del w:id="1452" w:author="Ian Blenkinsop" w:date="2021-07-02T12:20:00Z">
        <w:r w:rsidRPr="00C421D6" w:rsidDel="00C30C4D">
          <w:rPr>
            <w:lang w:val="en-GB"/>
          </w:rPr>
          <w:delText xml:space="preserve">report </w:delText>
        </w:r>
      </w:del>
      <w:ins w:id="1453" w:author="Ian Blenkinsop" w:date="2021-07-02T12:20:00Z">
        <w:r w:rsidR="00C30C4D">
          <w:rPr>
            <w:lang w:val="en-GB"/>
          </w:rPr>
          <w:t>R</w:t>
        </w:r>
        <w:r w:rsidR="00C30C4D" w:rsidRPr="00C421D6">
          <w:rPr>
            <w:lang w:val="en-GB"/>
          </w:rPr>
          <w:t>eport</w:t>
        </w:r>
        <w:r w:rsidR="00C30C4D">
          <w:rPr>
            <w:lang w:val="en-GB"/>
          </w:rPr>
          <w:t>,</w:t>
        </w:r>
        <w:r w:rsidR="00C30C4D" w:rsidRPr="00C421D6">
          <w:rPr>
            <w:lang w:val="en-GB"/>
          </w:rPr>
          <w:t xml:space="preserve"> </w:t>
        </w:r>
      </w:ins>
      <w:del w:id="1454" w:author="Ian Blenkinsop" w:date="2021-07-02T12:20:00Z">
        <w:r w:rsidRPr="00C421D6" w:rsidDel="00C30C4D">
          <w:rPr>
            <w:lang w:val="en-GB"/>
          </w:rPr>
          <w:delText xml:space="preserve">and </w:delText>
        </w:r>
      </w:del>
      <w:r w:rsidRPr="00C421D6">
        <w:rPr>
          <w:lang w:val="en-GB"/>
        </w:rPr>
        <w:t>unless stated otherwise, uncertainty is quantified using 90% uncertainty intervals. The 90% uncertainty interval, reported in square brackets [x to y], is estimated to have a 90% likelihood of covering the value that is being estimated.</w:t>
      </w:r>
      <w:bookmarkEnd w:id="1451"/>
      <w:r w:rsidRPr="00C421D6">
        <w:rPr>
          <w:lang w:val="en-GB"/>
        </w:rPr>
        <w:t xml:space="preserve"> The range encompasses the median value and there is an estimated 10% combined likelihood of the value being below the lower end of the range (x) </w:t>
      </w:r>
      <w:commentRangeStart w:id="1455"/>
      <w:r w:rsidRPr="00C421D6">
        <w:rPr>
          <w:lang w:val="en-GB"/>
        </w:rPr>
        <w:t>and</w:t>
      </w:r>
      <w:commentRangeEnd w:id="1455"/>
      <w:r w:rsidR="00C30C4D">
        <w:rPr>
          <w:rStyle w:val="CommentReference"/>
        </w:rPr>
        <w:commentReference w:id="1455"/>
      </w:r>
      <w:r w:rsidRPr="00C421D6">
        <w:rPr>
          <w:lang w:val="en-GB"/>
        </w:rPr>
        <w:t xml:space="preserve"> above its upper end (y). Often the distribution will be considered symmetric about the corresponding best estimate (as in the illustrative example in the figure), but this is not always the case. In this report, an assessed </w:t>
      </w:r>
      <w:bookmarkStart w:id="1456" w:name="_Hlk66714588"/>
      <w:r w:rsidRPr="00C421D6">
        <w:rPr>
          <w:lang w:val="en-GB"/>
        </w:rPr>
        <w:t>90% uncertainty interval is referred to as a ‘</w:t>
      </w:r>
      <w:r w:rsidRPr="00C421D6">
        <w:rPr>
          <w:i/>
          <w:lang w:val="en-GB"/>
        </w:rPr>
        <w:t xml:space="preserve">very likely </w:t>
      </w:r>
      <w:r w:rsidRPr="00C421D6">
        <w:rPr>
          <w:lang w:val="en-GB"/>
        </w:rPr>
        <w:t xml:space="preserve">range’. Similarly, an assessed 66% uncertainty interval is </w:t>
      </w:r>
      <w:r w:rsidRPr="00C421D6">
        <w:rPr>
          <w:lang w:val="en-GB"/>
        </w:rPr>
        <w:lastRenderedPageBreak/>
        <w:t>referred to as a ‘</w:t>
      </w:r>
      <w:r w:rsidRPr="00C421D6">
        <w:rPr>
          <w:i/>
          <w:lang w:val="en-GB"/>
        </w:rPr>
        <w:t xml:space="preserve">likely </w:t>
      </w:r>
      <w:r w:rsidRPr="00C421D6">
        <w:rPr>
          <w:lang w:val="en-GB"/>
        </w:rPr>
        <w:t>range’.</w:t>
      </w:r>
    </w:p>
    <w:p w14:paraId="6228E139" w14:textId="77777777" w:rsidR="0079149B" w:rsidRPr="00FA4D8D" w:rsidRDefault="0079149B" w:rsidP="0079149B">
      <w:pPr>
        <w:shd w:val="clear" w:color="auto" w:fill="DEEAF6" w:themeFill="accent1" w:themeFillTint="33"/>
      </w:pPr>
    </w:p>
    <w:bookmarkEnd w:id="1456"/>
    <w:p w14:paraId="55553613" w14:textId="77777777" w:rsidR="0079149B" w:rsidRPr="00780BF3" w:rsidRDefault="0079149B" w:rsidP="0079149B">
      <w:pPr>
        <w:pStyle w:val="AR6BodyTextBold"/>
      </w:pPr>
      <w:r w:rsidRPr="00780BF3">
        <w:t>[END BOX 1.1 HERE]</w:t>
      </w:r>
    </w:p>
    <w:p w14:paraId="41086619" w14:textId="77777777" w:rsidR="0079149B" w:rsidRPr="00C421D6" w:rsidRDefault="0079149B" w:rsidP="00581859">
      <w:pPr>
        <w:pStyle w:val="AR6BodyText"/>
        <w:rPr>
          <w:lang w:val="en-GB"/>
        </w:rPr>
      </w:pPr>
    </w:p>
    <w:p w14:paraId="7A4195D6" w14:textId="77777777" w:rsidR="0079149B" w:rsidRPr="00C421D6" w:rsidRDefault="0079149B" w:rsidP="00581859">
      <w:pPr>
        <w:pStyle w:val="AR6BodyText"/>
        <w:rPr>
          <w:lang w:val="en-GB"/>
        </w:rPr>
      </w:pPr>
    </w:p>
    <w:p w14:paraId="411E1AE5" w14:textId="4B89EB6E" w:rsidR="0079149B" w:rsidRPr="00C421D6" w:rsidRDefault="0079149B" w:rsidP="00581859">
      <w:pPr>
        <w:pStyle w:val="AR6BodyText"/>
        <w:rPr>
          <w:lang w:val="en-GB"/>
        </w:rPr>
      </w:pPr>
      <w:bookmarkStart w:id="1457" w:name="_Hlk66714609"/>
      <w:r w:rsidRPr="00C421D6">
        <w:rPr>
          <w:lang w:val="en-GB"/>
        </w:rPr>
        <w:t xml:space="preserve">Considerable critical attention has focused on whether applying the IPCC framework effectively achieves consistent treatment of uncertainties and clear communication of findings to users </w:t>
      </w:r>
      <w:r w:rsidRPr="00BC5722">
        <w:fldChar w:fldCharType="begin" w:fldLock="1"/>
      </w:r>
      <w:r w:rsidR="00A94565">
        <w:rPr>
          <w:lang w:val="en-GB"/>
        </w:rPr>
        <w:instrText>ADDIN CSL_CITATION { "citationItems" : [ { "id" : "ITEM-1", "itemData" : { "DOI" : "https://www.interacademies.org/publication/climate-change-assessments-review-processes-procedures-ipcc", "ISBN" : "9789069846170", "author" : [ { "dropping-particle" : "", "family" : "Shapiro", "given" : "Harold T", "non-dropping-particle" : "", "parse-names" : false, "suffix" : "" }, { "dropping-particle" : "", "family" : "Diab", "given" : "R", "non-dropping-particle" : "", "parse-names" : false, "suffix" : "" }, { "dropping-particle" : "", "family" : "Brito Cruz", "given" : "C H", "non-dropping-particle" : "de", "parse-names" : false, "suffix" : "" }, { "dropping-particle" : "", "family" : "Cropper", "given" : "M L", "non-dropping-particle" : "", "parse-names" : false, "suffix" : "" }, { "dropping-particle" : "", "family" : "Fang", "given" : "J", "non-dropping-particle" : "", "parse-names" : false, "suffix" : "" }, { "dropping-particle" : "", "family" : "Fresco", "given" : "L O", "non-dropping-particle" : "", "parse-names" : false, "suffix" : "" }, { "dropping-particle" : "", "family" : "Manabe", "given" : "S", "non-dropping-particle" : "", "parse-names" : false, "suffix" : "" }, { "dropping-particle" : "", "family" : "Mehta", "given" : "G", "non-dropping-particle" : "", "parse-names" : false, "suffix" : "" }, { "dropping-particle" : "", "family" : "Molina", "given" : "M", "non-dropping-particle" : "", "parse-names" : false, "suffix" : "" }, { "dropping-particle" : "", "family" : "Williams", "given" : "P", "non-dropping-particle" : "", "parse-names" : false, "suffix" : "" }, { "dropping-particle" : "", "family" : "Winnacker", "given" : "E.-L.", "non-dropping-particle" : "", "parse-names" : false, "suffix" : "" }, { "dropping-particle" : "", "family" : "Zakri", "given" : "A H", "non-dropping-particle" : "", "parse-names" : false, "suffix" : "" } ], "id" : "ITEM-1", "issued" : { "date-parts" : [ [ "2010" ] ] }, "note" : "Times cited: 7", "publisher" : "InterAcademy Council", "publisher-place" : "Amsterdam, The Netherlands", "title" : "Climate change assessments: Review of the processes and procedures of the IPCC", "translator" : [ { "dropping-particle" : "", "family" : "H3311", "given" : "Rt7", "non-dropping-particle" : "", "parse-names" : false, "suffix" : "" } ], "type" : "report" }, "uris" : [ "http://www.mendeley.com/documents/?uuid=436c006e-0fee-460e-a4bf-730d887aa80d" ] }, { "id" : "ITEM-2", "itemData" : { "DOI" : "10.1002/wcc.297", "ISSN" : "17577780", "author" : [ { "dropping-particle" : "", "family" : "Adler", "given" : "Carolina E.", "non-dropping-particle" : "", "parse-names" : false, "suffix" : "" }, { "dropping-particle" : "", "family" : "Hirsch Hadorn", "given" : "Gertrude", "non-dropping-particle" : "", "parse-names" : false, "suffix" : "" } ], "container-title" : "WIREs Climate Change", "id" : "ITEM-2", "issue" : "5", "issued" : { "date-parts" : [ [ "2014", "9" ] ] }, "page" : "663-676", "title" : "The IPCC and treatment of uncertainties: topics and sources of dissensus", "translator" : [ { "dropping-particle" : "", "family" : "H3200", "given" : "", "non-dropping-particle" : "", "parse-names" : false, "suffix" : "" } ], "type" : "article-journal", "volume" : "5" }, "uris" : [ "http://www.mendeley.com/documents/?uuid=718ad6f4-fc8d-40b6-8252-6ff990db4393" ] } ], "mendeley" : { "formattedCitation" : "(Shapiro et al., 2010; Adler and Hirsch Hadorn, 2014)", "manualFormatting" : "(Shapiro et al., 2010; Adler and Hirsch Hadorn, 2014)", "plainTextFormattedCitation" : "(Shapiro et al., 2010; Adler and Hirsch Hadorn, 2014)", "previouslyFormattedCitation" : "(Shapiro et al., 2010; Adler and Hirsch Hadorn, 2014)" }, "properties" : { "noteIndex" : 0 }, "schema" : "https://github.com/citation-style-language/schema/raw/master/csl-citation.json" }</w:instrText>
      </w:r>
      <w:r w:rsidRPr="00BC5722">
        <w:fldChar w:fldCharType="separate"/>
      </w:r>
      <w:ins w:id="1458" w:author="Robin Matthews" w:date="2021-05-18T16:01:00Z">
        <w:r w:rsidR="00602365">
          <w:rPr>
            <w:noProof/>
            <w:lang w:val="en-GB"/>
          </w:rPr>
          <w:t>(Shapiro et al., 2010; Adler and Hirsch Hadorn, 2014)</w:t>
        </w:r>
      </w:ins>
      <w:del w:id="1459" w:author="Robin Matthews" w:date="2021-05-18T16:01:00Z">
        <w:r w:rsidRPr="00C421D6" w:rsidDel="00602365">
          <w:rPr>
            <w:noProof/>
            <w:lang w:val="en-GB"/>
          </w:rPr>
          <w:delText>(Shapiro et al., 2010; Adler and Hirsch Hadorn, 2014)</w:delText>
        </w:r>
      </w:del>
      <w:r w:rsidRPr="00BC5722">
        <w:fldChar w:fldCharType="end"/>
      </w:r>
      <w:r w:rsidRPr="00C421D6">
        <w:rPr>
          <w:lang w:val="en-GB"/>
        </w:rPr>
        <w:t xml:space="preserve">. Specific concerns include, for example, the transparency and traceability of expert judgements underlying the assessment conclusions </w:t>
      </w:r>
      <w:r w:rsidRPr="00BC5722">
        <w:fldChar w:fldCharType="begin" w:fldLock="1"/>
      </w:r>
      <w:r w:rsidR="00E81B0B">
        <w:rPr>
          <w:lang w:val="en-GB"/>
        </w:rPr>
        <w:instrText>ADDIN CSL_CITATION { "citationItems" : [ { "id" : "ITEM-1", "itemData" : { "DOI" : "10.1038/nclimate2959", "ISSN" : "1758-678X", "author" : [ { "dropping-particle" : "", "family" : "Oppenheimer", "given" : "Michael", "non-dropping-particle" : "", "parse-names" : false, "suffix" : "" }, { "dropping-particle" : "", "family" : "Little", "given" : "Christopher M.", "non-dropping-particle" : "", "parse-names" : false, "suffix" : "" }, { "dropping-particle" : "", "family" : "Cooke", "given" : "Roger M.", "non-dropping-particle" : "", "parse-names" : false, "suffix" : "" } ], "container-title" : "Nature Climate Change", "id" : "ITEM-1", "issue" : "5", "issued" : { "date-parts" : [ [ "2016", "5", "1" ] ] }, "page" : "445-451", "title" : "Expert judgement and uncertainty quantification for climate change", "translator" : [ { "dropping-particle" : "", "family" : "H3203", "given" : "", "non-dropping-particle" : "", "parse-names" : false, "suffix" : "" } ], "type" : "article-journal", "volume" : "6" }, "uris" : [ "http://www.mendeley.com/documents/?uuid=25473ff8-1d37-426f-a1b5-168e8feb67cf" ] } ], "mendeley" : { "formattedCitation" : "(Oppenheimer et al., 2016)", "plainTextFormattedCitation" : "(Oppenheimer et al., 2016)", "previouslyFormattedCitation" : "(Oppenheimer et al., 2016)" }, "properties" : { "noteIndex" : 0 }, "schema" : "https://github.com/citation-style-language/schema/raw/master/csl-citation.json" }</w:instrText>
      </w:r>
      <w:r w:rsidRPr="00BC5722">
        <w:fldChar w:fldCharType="separate"/>
      </w:r>
      <w:ins w:id="1460" w:author="Robin Matthews" w:date="2021-05-18T16:01:00Z">
        <w:r w:rsidR="00602365">
          <w:rPr>
            <w:noProof/>
            <w:lang w:val="en-GB"/>
          </w:rPr>
          <w:t>(Oppenheimer et al., 2016)</w:t>
        </w:r>
      </w:ins>
      <w:del w:id="1461" w:author="Robin Matthews" w:date="2021-05-18T16:01:00Z">
        <w:r w:rsidRPr="00C421D6" w:rsidDel="00602365">
          <w:rPr>
            <w:noProof/>
            <w:lang w:val="en-GB"/>
          </w:rPr>
          <w:delText>(Oppenheimer et al., 2016)</w:delText>
        </w:r>
      </w:del>
      <w:r w:rsidRPr="00BC5722">
        <w:fldChar w:fldCharType="end"/>
      </w:r>
      <w:r w:rsidRPr="00C421D6">
        <w:rPr>
          <w:lang w:val="en-GB"/>
        </w:rPr>
        <w:t xml:space="preserve"> and the context-dependent representations and interpretations of probability terms </w:t>
      </w:r>
      <w:r w:rsidRPr="00BC5722">
        <w:fldChar w:fldCharType="begin" w:fldLock="1"/>
      </w:r>
      <w:r w:rsidR="00E81B0B">
        <w:rPr>
          <w:lang w:val="en-GB"/>
        </w:rPr>
        <w:instrText>ADDIN CSL_CITATION { "citationItems" : [ { "id" : "ITEM-1", "itemData" : { "DOI" : "10.1111/j.1467-9280.2009.02284.x", "ISSN" : "0956-7976", "author" : [ { "dropping-particle" : "V.", "family" : "Budescu", "given" : "David", "non-dropping-particle" : "", "parse-names" : false, "suffix" : "" }, { "dropping-particle" : "", "family" : "Broomell", "given" : "Stephen", "non-dropping-particle" : "", "parse-names" : false, "suffix" : "" }, { "dropping-particle" : "", "family" : "Por", "given" : "Han-Hui", "non-dropping-particle" : "", "parse-names" : false, "suffix" : "" } ], "container-title" : "Psychological Science", "id" : "ITEM-1", "issue" : "3", "issued" : { "date-parts" : [ [ "2009", "3" ] ] }, "page" : "299-308", "title" : "Improving Communication of Uncertainty in the Reports of the Intergovernmental Panel on Climate Change", "translator" : [ { "dropping-particle" : "", "family" : "H3095", "given" : "", "non-dropping-particle" : "", "parse-names" : false, "suffix" : "" } ], "type" : "article-journal", "volume" : "20" }, "uris" : [ "http://www.mendeley.com/documents/?uuid=8bfa8408-eeda-41f2-bdea-007cb4361f55" ] }, { "id" : "ITEM-2", "itemData" : { "DOI" : "10.1007/s10584-011-0330-3", "ISSN" : "0165-0009", "author" : [ { "dropping-particle" : "V.", "family" : "Budescu", "given" : "David", "non-dropping-particle" : "", "parse-names" : false, "suffix" : "" }, { "dropping-particle" : "", "family" : "Por", "given" : "Han-Hui", "non-dropping-particle" : "", "parse-names" : false, "suffix" : "" }, { "dropping-particle" : "", "family" : "Broomell", "given" : "Stephen B.", "non-dropping-particle" : "", "parse-names" : false, "suffix" : "" } ], "container-title" : "Climatic Change", "id" : "ITEM-2", "issue" : "2", "issued" : { "date-parts" : [ [ "2012", "7", "23" ] ] }, "page" : "181-200", "tit</w:instrText>
      </w:r>
      <w:r w:rsidR="00E81B0B" w:rsidRPr="00A1237E">
        <w:instrText>le" : "Effective communication of uncertainty in the IPCC reports", "translator" : [ { "dropping-particle" : "", "family" : "H4068", "given" : "", "non-dropping-particle" : "", "parse-names" : false, "suffix" : "" } ], "type" : "article-journal", "volume" : "113" }, "uris" : [ "http://www.mendeley.com/documents/?uuid=803d6467-04ae-4c64-a884-383f54272d72" ] }, { "id" : "ITEM-3", "itemData" : { "DOI" : "10.1007/s10584-020-02746-x", "ISSN" : "0165-0009", "author" : [ { "dropping-particle" : "", "family" : "Janzwood", "given" : "Scott", "non-dropping-particle" : "", "parse-names" : false, "suffix" : "" } ], "container-title" : "Climatic Change", "id" : "ITEM-3", "issued" : { "date-parts" : [ [ "2020", "5", "23" ] ] }, "title" : "Confident, likely, or both? The implementation of the uncertainty language framework in IPCC special reports", "translator" : [ { "dropping-particle" : "", "family" : "H4069", "given" : "", "non-dropping-particle" : "", "parse-names" : false, "suffix" : "" } ], "type" : "article-journal" }, "uris" : [ "http://www.mendeley.com/documents/?uuid=61685487-448d-4fe8-a07f-ee63b91e98e8" ] } ], "mendeley" : { "formattedCitation" : "(Budescu et al., 2009, 2012; Janzwood, 2020)", "plainTextFormattedCitation" : "(Budescu et al., 2009, 2012; Janzwood, 2020)", "previouslyFormattedCitation" : "(Budescu et al., 2009, 2012; Janzwood, 2020)" }, "properties" : { "noteIndex" : 0 }, "schema" : "https://github.com/citation-style-language/schema/raw/master/csl-citation.json" }</w:instrText>
      </w:r>
      <w:r w:rsidRPr="00BC5722">
        <w:fldChar w:fldCharType="separate"/>
      </w:r>
      <w:ins w:id="1462" w:author="Robin Matthews" w:date="2021-05-18T16:01:00Z">
        <w:r w:rsidR="00602365">
          <w:rPr>
            <w:noProof/>
          </w:rPr>
          <w:t>(Budescu et al., 2009, 2012; Janzwood, 2020)</w:t>
        </w:r>
      </w:ins>
      <w:del w:id="1463" w:author="Robin Matthews" w:date="2021-05-18T16:01:00Z">
        <w:r w:rsidRPr="00A1237E" w:rsidDel="00602365">
          <w:rPr>
            <w:noProof/>
          </w:rPr>
          <w:delText>(Budescu et al., 2009, 2012; Janzwood, 2020)</w:delText>
        </w:r>
      </w:del>
      <w:r w:rsidRPr="00BC5722">
        <w:fldChar w:fldCharType="end"/>
      </w:r>
      <w:r w:rsidRPr="00A1237E">
        <w:t xml:space="preserve">. </w:t>
      </w:r>
      <w:r w:rsidRPr="00BC5722">
        <w:fldChar w:fldCharType="begin" w:fldLock="1"/>
      </w:r>
      <w:r w:rsidR="00E81B0B" w:rsidRPr="00A1237E">
        <w:instrText>ADDIN CSL_CITATION { "citationItems" : [ { "id" : "ITEM-1", "itemData" : { "DOI" : "10.1038/ncl</w:instrText>
      </w:r>
      <w:r w:rsidR="00E81B0B" w:rsidRPr="00115C88">
        <w:instrText>imate2194", "ISSN" : "1758-678X", "author" : [ { "dropping-particle" : "V.", "family" : "Budescu", "given" : "David", "non-dropping-particle" : "", "parse-names" : false, "suffix" : "" }, { "dropping-particle" : "", "family" : "Por", "given" : "Han-Hui", "non-dropping-particle" : "", "parse-names" : false, "suffix" : "" }, { "dropping-particle" : "", "family" : "Broomell", "given" : "Stephen B.", "non-dropping-particle" : "", "parse-names" : false, "suffix" : "" }, { "dropping-particle" : "", "family" : "Smithson", "given" : "Michael", "non-dropping-particle" : "", "parse-names" : false, "suffix" : "" } ], "container-title" : "Nature Climate Change", "id" : "ITEM-1", "issue" : "6", "issued" : { "date-parts" : [ [ "2014", "6", "20" ] ] }, "page" : "508-512", "title" : "The interpretation of IPCC probabilistic statements around the world", "translator" : [ { "dropping-particle" : "", "family" : "H3201", "given" : "", "non-dropping-particle" : "", "parse-names" : false, "suffix" : "" } ], "type" : "article-journal", "volume" : "4" }, "uris" : [ "http://www.mendeley.com/documents/?uuid=b8671da6-49c7-42aa-b942-df4dd38e7082" ] } ], "mendeley" : { "formattedCitation" : "(Budescu et al., 2014)", "manualFormatting" : "Budescu et al. (2014)", "plainTextFormattedCitation" : "(Budescu et al., 2014)", "previouslyFormattedCitation" : "(Budescu et al., 2014)" }, "properties" : { "noteIndex" : 0 }, "schema" : "https://github.com/citation-style-language/schema/raw/master/csl-citation.json" }</w:instrText>
      </w:r>
      <w:r w:rsidRPr="00BC5722">
        <w:fldChar w:fldCharType="separate"/>
      </w:r>
      <w:ins w:id="1464" w:author="Robin Matthews" w:date="2021-05-18T16:01:00Z">
        <w:r w:rsidR="00602365" w:rsidRPr="00115C88">
          <w:rPr>
            <w:noProof/>
          </w:rPr>
          <w:t>Budescu et al. (2014)</w:t>
        </w:r>
      </w:ins>
      <w:del w:id="1465" w:author="Robin Matthews" w:date="2021-05-18T16:01:00Z">
        <w:r w:rsidRPr="00115C88" w:rsidDel="00602365">
          <w:rPr>
            <w:noProof/>
          </w:rPr>
          <w:delText>Budescu et al. (2014)</w:delText>
        </w:r>
      </w:del>
      <w:r w:rsidRPr="00BC5722">
        <w:fldChar w:fldCharType="end"/>
      </w:r>
      <w:r w:rsidRPr="00115C88">
        <w:t xml:space="preserve"> surveyed 25 samples in 24 countries (a total of 10,792 individual responses), finding that even when shown IPCC uncertainty guidance, lay readers systematically misunderstood IPCC likelihood statements. </w:t>
      </w:r>
      <w:r w:rsidRPr="00C421D6">
        <w:rPr>
          <w:lang w:val="en-GB"/>
        </w:rPr>
        <w:t xml:space="preserve">When presented with a ‘high likelihood’ statement, they understood it as indicating a lower likelihood than intended by the IPCC authors. Conversely, they interpreted ‘low likelihood’ statements as indicating a higher likelihood than intended. In another study, British lay readers interpreted uncertainty language somewhat differently from IPCC guidance, but Chinese lay people reading the same uncertainty language translated into Chinese differed much more in their interpretations </w:t>
      </w:r>
      <w:r w:rsidRPr="00BC5722">
        <w:fldChar w:fldCharType="begin" w:fldLock="1"/>
      </w:r>
      <w:r w:rsidR="00E81B0B">
        <w:rPr>
          <w:lang w:val="en-GB"/>
        </w:rPr>
        <w:instrText>ADDIN CSL_CITATION { "citationItems" : [ { "id" : "ITEM-1", "itemData" : { "DOI" : "10.1007/s10584-013-0975-1", "ISSN" : "1573-1480", "abstract" : "Tackling climate change is a global challenge and the Intergovernmental Panel on Climate Change (IPCC) is the organisation charged with communicating the risks, dangers and mechanisms underlying climate change to both policy makers and the general public. The IPCC has traditionally used words (e.g., \u2018likely\u2019) in place of numbers (\u201870\u00a0% chance\u2019) to communicate risk and uncertainty information. The IPCC assessment reports have been published in six languages, but the consistency of the interpretation of these words cross-culturally has yet to be investigated. In two studies, we find considerable variation in the interpretation of the IPCC\u2019s probability expressions between the Chinese and British public. Whilst British interpretations differ somewhat from the IPCC\u2019s prescriptions, Chinese interpretations differ to a much greater degree and show more variation. These results add weight to continuing calls for the IPCC to make greater use of numbers in its forecasts.", "author" : [ { "dropping-particle" : "", "family" : "Harris", "given" : "Adam J L", "non-dropping-particle" : "", "parse-names" : false, "suffix" : "" }, { "dropping-particle" : "", "family" : "Corner", "given" : "Adam", "non-dropping-particle" : "", "parse-names" : false, "suffix" : "" }, { "dropping-particle" : "", "family" : "Xu", "given" : "Juemin", "non-dropping-particle" : "", "parse-names" : false, "suffix" : "" }, { "dropping-particle" : "", "family" : "Du", "given" : "Xiufang", "non-dropping-particle" : "", "parse-names" : false, "suffix" : "" } ], "container-title" : "Climatic Change", "id" : "ITEM-1", "issue" : "2", "issued" : { "date-parts" : [ [ "2013" ] ] }, "page" : "415-425", "title" : "Lost in translation? Interpretations of the probability phrases used by the Intergovernmental Panel on Climate Change in China and the UK", "translator" : [ { "dropping-particle" : "", "family" : "H4231", "given" : "", "non-dropping-particle" : "", "parse-names" : false, "suffix" : "" } ], "type" : "article-journal", "volume" : "121" }, "uris" : [ "http://www.mendeley.com/documents/?uuid=8bd01c92-1a71-4369-bb4f-b8cab59d40cc" ] } ], "mendeley" : { "formattedCitation" : "(Harris et al., 2013)", "plainTextFormattedCitation" : "(Harris et al., 2013)", "previouslyFormattedCitation" : "(Harris et al., 2013)" }, "properties" : { "noteIndex" : 0 }, "schema" : "https://github.com/citation-style-language/schema/raw/master/csl-citation.json" }</w:instrText>
      </w:r>
      <w:r w:rsidRPr="00BC5722">
        <w:fldChar w:fldCharType="separate"/>
      </w:r>
      <w:ins w:id="1466" w:author="Robin Matthews" w:date="2021-05-18T16:01:00Z">
        <w:r w:rsidR="00602365">
          <w:rPr>
            <w:noProof/>
            <w:lang w:val="en-GB"/>
          </w:rPr>
          <w:t>(Harris et al., 2013)</w:t>
        </w:r>
      </w:ins>
      <w:del w:id="1467" w:author="Robin Matthews" w:date="2021-05-18T16:01:00Z">
        <w:r w:rsidRPr="00C421D6" w:rsidDel="00602365">
          <w:rPr>
            <w:noProof/>
            <w:lang w:val="en-GB"/>
          </w:rPr>
          <w:delText>(Harris et al., 2013)</w:delText>
        </w:r>
      </w:del>
      <w:r w:rsidRPr="00BC5722">
        <w:fldChar w:fldCharType="end"/>
      </w:r>
      <w:r w:rsidRPr="00C421D6">
        <w:rPr>
          <w:lang w:val="en-GB"/>
        </w:rPr>
        <w:t xml:space="preserve">. Further, even though it is objectively more probable that wide uncertainty intervals will </w:t>
      </w:r>
      <w:r w:rsidR="002B53E5">
        <w:rPr>
          <w:lang w:val="en-GB"/>
        </w:rPr>
        <w:t>encompass</w:t>
      </w:r>
      <w:r w:rsidR="002B53E5" w:rsidRPr="00C421D6">
        <w:rPr>
          <w:lang w:val="en-GB"/>
        </w:rPr>
        <w:t xml:space="preserve"> </w:t>
      </w:r>
      <w:r w:rsidRPr="00C421D6">
        <w:rPr>
          <w:lang w:val="en-GB"/>
        </w:rPr>
        <w:t xml:space="preserve">true values, wide intervals were interpreted by lay people as implying subjective uncertainty or lack of knowledge on the part of scientists </w:t>
      </w:r>
      <w:r w:rsidRPr="00BC5722">
        <w:fldChar w:fldCharType="begin" w:fldLock="1"/>
      </w:r>
      <w:r w:rsidR="00E81B0B">
        <w:rPr>
          <w:lang w:val="en-GB"/>
        </w:rPr>
        <w:instrText>ADDIN CSL_CITATION { "citationItems" : [ { "id" : "ITEM-1", "itemData" : { "DOI" : "10.1175/WCAS-D-18-0136.1", "ISSN" : "1948-8327", "abstract" : "The use of interval forecasts allows climate scientists to issue predictions with high levels of certainty even for areas fraught with uncertainty, since wide intervals are objectively more likely to capture the truth than narrow intervals. However, wide intervals are also less informative about what the outcome will be than narrow intervals, implying a lack of knowledge or subjective uncertainty in the forecaster. In six experiments, we investigate how laypeople perceive the (un)certainty associated with wide and narrow interval forecasts, and find that the preference for accuracy (seeing wide intervals as \u201cobjectively\u201d certain) versus informativeness (seeing wide intervals as indicating \u201csubjective\u201d uncertainty) is influenced by contextual cues (e.g., question formulation). Most important, we find that people more commonly and intuitively associate wide intervals with uncertainty than with certainty. Our research thus challenges the wisdom of using wide intervals to construct statements of high certainty in climate change reports.", "author" : [ { "dropping-particle" : "", "family" : "L\u00f8hre", "given" : "Erik", "non-dropping-particle" : "", "parse-na</w:instrText>
      </w:r>
      <w:r w:rsidR="00E81B0B" w:rsidRPr="00A1237E">
        <w:instrText>mes" : false, "suffix" : "" }, { "dropping-particle" : "", "family" : "Juanchich", "given" : "Marie", "non-dropping-particle" : "", "parse-names" : false, "suffix" : "" }, { "dropping-particle" : "", "family" : "Sirota", "given" : "Miroslav", "non-dropping-particle" : "", "parse-names" : false, "suffix" : "" }, { "dropping-particle" : "", "family" : "Teigen", "given" : "Karl Halvor", "non-dropping-particle" : "", "parse-names" : false, "suffix" : "" }, { "dropping-particle" : "", "family" : "Shepherd", "given" : "Theodore G.", "non-dropping-particle" : "", "parse-names" : false, "suffix" : "" } ], "container-title" : "Weather, Climate, and Society", "id" : "ITEM-1", "issue" : "3", "issued" : { "date-parts" : [ [ "2019", "7", "1" ] ] }, "page" : "565-575", "title" : "Climate Scientists\u2019 Wide Prediction Intervals May Be More Likely but Are Perceived to Be Less Certain", "translator" : [ { "dropping-particle" : "", "family" : "H4221", "given" : "", "non-dropping-particle" : "", "parse-names" : false, "suffix" : "" } ], "type" : "article-journal", "volume" : "11" }, "uris" : [ "http://www.mendeley.com/documents/?uuid=6d1a1e07-9e88-49af-a799-b3f883b88b7b" ] } ], "mendeley" : { "formattedCitation" : "(L\u00f8hre et al., 2019)", "plainTextFormattedCitation" : "(L\u00f8hre et al., 2019)", "previouslyFormattedCitation" : "(L\u00f8hre et al., 2019)" }, "properties" : { "noteIndex" : 0 }, "schema" : "https://github.com/citation-style-language/schema/raw/master/csl-citation.json" }</w:instrText>
      </w:r>
      <w:r w:rsidRPr="00BC5722">
        <w:fldChar w:fldCharType="separate"/>
      </w:r>
      <w:ins w:id="1468" w:author="Robin Matthews" w:date="2021-05-18T16:01:00Z">
        <w:r w:rsidR="00602365">
          <w:rPr>
            <w:noProof/>
          </w:rPr>
          <w:t>(Løhre et al., 2019)</w:t>
        </w:r>
      </w:ins>
      <w:del w:id="1469" w:author="Robin Matthews" w:date="2021-05-18T16:01:00Z">
        <w:r w:rsidRPr="00A1237E" w:rsidDel="00602365">
          <w:rPr>
            <w:noProof/>
          </w:rPr>
          <w:delText>(Løhre et al., 2019)</w:delText>
        </w:r>
      </w:del>
      <w:r w:rsidRPr="00BC5722">
        <w:fldChar w:fldCharType="end"/>
      </w:r>
      <w:r w:rsidRPr="00A1237E">
        <w:t xml:space="preserve">. </w:t>
      </w:r>
      <w:r w:rsidRPr="00BC5722">
        <w:fldChar w:fldCharType="begin" w:fldLock="1"/>
      </w:r>
      <w:r w:rsidR="00E81B0B" w:rsidRPr="00A1237E">
        <w:instrText>ADDIN CSL_CITATION { "citationItems" : [ { "id" : "ITEM-1", "ite</w:instrText>
      </w:r>
      <w:r w:rsidR="00E81B0B" w:rsidRPr="00115C88">
        <w:instrText>mData" : { "DOI" : "10.1016/j.gloenvcha.2017.02.005", "ISSN" : "09593780", "author" : [ { "dropping-particle" : "", "family" : "Mach", "given" : "Katharine J.", "non-dropping-particle" : "", "parse-names" : false, "suffix" : "" }, { "dropping-particle" : "", "family" : "Mastrandrea", "given" : "Michael D.", "non-dropping-particle" : "", "parse-names" : false, "suffix" : "" }, { "dropping-particle" : "", "family" : "Freeman", "given" : "Patrick T.", "non-dropping-particle" : "", "parse-names" : false, "suffix" : "" }, { "dropping-particle" : "", "family" : "Field", "given" : "Christopher B.", "non-dropping-particle" : "", "parse-names" : false, "suffix" : "" } ], "container-title" : "Global Environmental Change", "id" : "ITEM-1", "issued" : { "date-parts" : [ [ "2017", "5" ] ] }, "page" : "1-14", "title" : "Unleashing expert judgment in assessment", "translator" : [ { "dropping-particle" : "", "family" : "H3199", "given" : "", "non-dropping-particle" : "", "parse-names" : false, "suffix" : "" } ], "type" : "article-journal", "volume" : "44" }, "uris" : [ "http://www.mendeley.com/documents/?uuid=7d61c05d-7be1-48b0-a634-e85abe4f725b" ] } ], "mendeley" : { "formattedCitation" : "(Mach et al., 2017)", "manualFormatting" : "Mach et al. (2017)", "plainTextFormattedCitation" : "(Mach et al., 2017)", "previouslyFormattedCitation" : "(Mach et al., 2017)" }, "properties" : { "noteIndex" : 0 }, "schema" : "https://github.com/citation-style-language/schema/raw/master/csl-citation.json" }</w:instrText>
      </w:r>
      <w:r w:rsidRPr="00BC5722">
        <w:fldChar w:fldCharType="separate"/>
      </w:r>
      <w:ins w:id="1470" w:author="Robin Matthews" w:date="2021-05-18T16:01:00Z">
        <w:r w:rsidR="00602365" w:rsidRPr="00115C88">
          <w:rPr>
            <w:noProof/>
          </w:rPr>
          <w:t>Mach et al. (2017)</w:t>
        </w:r>
      </w:ins>
      <w:del w:id="1471" w:author="Robin Matthews" w:date="2021-05-18T16:01:00Z">
        <w:r w:rsidRPr="00115C88" w:rsidDel="00602365">
          <w:rPr>
            <w:noProof/>
          </w:rPr>
          <w:delText>Mach et al. (2017)</w:delText>
        </w:r>
      </w:del>
      <w:r w:rsidRPr="00BC5722">
        <w:fldChar w:fldCharType="end"/>
      </w:r>
      <w:r w:rsidRPr="00115C88">
        <w:t xml:space="preserve"> investigated the advances and challenges in approaches to expert judgment in </w:t>
      </w:r>
      <w:del w:id="1472" w:author="Ian Blenkinsop" w:date="2021-07-02T13:18:00Z">
        <w:r w:rsidRPr="00115C88" w:rsidDel="00D71BF2">
          <w:delText xml:space="preserve">the </w:delText>
        </w:r>
      </w:del>
      <w:r w:rsidRPr="00115C88">
        <w:t xml:space="preserve">AR5. </w:t>
      </w:r>
      <w:r w:rsidRPr="00C421D6">
        <w:rPr>
          <w:lang w:val="en-GB"/>
        </w:rPr>
        <w:t xml:space="preserve">Their analysis showed that the shared framework increased the overall comparability of assessment conclusions across all </w:t>
      </w:r>
      <w:del w:id="1473" w:author="Ian Blenkinsop" w:date="2021-07-02T13:18:00Z">
        <w:r w:rsidRPr="00C421D6" w:rsidDel="00D71BF2">
          <w:rPr>
            <w:lang w:val="en-GB"/>
          </w:rPr>
          <w:delText xml:space="preserve">WGs </w:delText>
        </w:r>
      </w:del>
      <w:ins w:id="1474" w:author="Ian Blenkinsop" w:date="2021-07-07T12:49:00Z">
        <w:r w:rsidR="00AD777A">
          <w:rPr>
            <w:lang w:val="en-GB"/>
          </w:rPr>
          <w:t>Working Groups</w:t>
        </w:r>
      </w:ins>
      <w:ins w:id="1475" w:author="Ian Blenkinsop" w:date="2021-07-02T13:18:00Z">
        <w:r w:rsidR="00D71BF2" w:rsidRPr="00C421D6">
          <w:rPr>
            <w:lang w:val="en-GB"/>
          </w:rPr>
          <w:t xml:space="preserve"> </w:t>
        </w:r>
      </w:ins>
      <w:r w:rsidRPr="00C421D6">
        <w:rPr>
          <w:lang w:val="en-GB"/>
        </w:rPr>
        <w:t xml:space="preserve">and topics related to climate change, from the physical science basis to resulting impacts, risks, and options for response. Nevertheless, many challenges in developing and communicating assessment conclusions persist, especially for findings drawn from multiple disciplines and </w:t>
      </w:r>
      <w:del w:id="1476" w:author="Ian Blenkinsop" w:date="2021-07-02T13:18:00Z">
        <w:r w:rsidRPr="00C421D6" w:rsidDel="00D71BF2">
          <w:rPr>
            <w:lang w:val="en-GB"/>
          </w:rPr>
          <w:delText>Working Groups</w:delText>
        </w:r>
      </w:del>
      <w:ins w:id="1477" w:author="Ian Blenkinsop" w:date="2021-07-07T12:49:00Z">
        <w:r w:rsidR="00AD777A">
          <w:rPr>
            <w:lang w:val="en-GB"/>
          </w:rPr>
          <w:t>Working Groups</w:t>
        </w:r>
      </w:ins>
      <w:r w:rsidRPr="00C421D6">
        <w:rPr>
          <w:lang w:val="en-GB"/>
        </w:rPr>
        <w:t>, for subjective aspects of judg</w:t>
      </w:r>
      <w:ins w:id="1478" w:author="Ian Blenkinsop" w:date="2021-07-02T13:21:00Z">
        <w:r w:rsidR="00D71BF2">
          <w:rPr>
            <w:lang w:val="en-GB"/>
          </w:rPr>
          <w:t>e</w:t>
        </w:r>
      </w:ins>
      <w:r w:rsidRPr="00C421D6">
        <w:rPr>
          <w:lang w:val="en-GB"/>
        </w:rPr>
        <w:t xml:space="preserve">ments, and for findings with substantial uncertainties </w:t>
      </w:r>
      <w:r w:rsidRPr="00BC5722">
        <w:fldChar w:fldCharType="begin" w:fldLock="1"/>
      </w:r>
      <w:r w:rsidR="00A94565">
        <w:rPr>
          <w:lang w:val="en-GB"/>
        </w:rPr>
        <w:instrText>ADDIN CSL_CITATION { "citationItems" : [ { "id" : "ITEM-1", "itemData" : { "DOI" : "10.1002/wcc.297", "ISSN" : "17577780", "author" : [ { "dropping-particle" : "", "family" : "Adler", "given" : "Carolina E.", "non-dropping-particle" : "", "parse-names" : false, "suffix" : "" }, { "dropping-particle" : "", "family" : "Hirsch Hadorn", "given" : "Gertrude", "non-dropping-particle" : "", "parse-names" : false, "suffix" : "" } ], "container-title" : "WIREs Climate Change", "id" : "ITEM-1", "issue" : "5", "issued" : { "date-parts" : [ [ "2014", "9" ] ] }, "page" : "663-676", "title" : "The IPCC and treatment of uncertainties: topics and sources of dissensus", "translator" : [ { "dropping-particle" : "", "family" : "H3200", "given" : "", "non-dropping-particle" : "", "parse-names" : false, "suffix" : "" } ], "type" : "article-journal", "volume" : "5" }, "uris" : [ "http://www.mendeley.com/documents/?uuid=718ad6f4-fc8d-40b6-8252-6ff990db4393" ] } ], "mendeley" : { "formattedCitation" : "(Adler and Hirsch Hadorn, 2014)", "manualFormatting" : "(Adler and Hirsch Hadorn, 2014)", "plainTextFormattedCitation" : "(Adler and Hirsch Hadorn, 2014)", "previouslyFormattedCitation" : "(Adler and Hirsch Hadorn, 2014)" }, "properties" : { "noteIndex" : 0 }, "schema" : "https://github.com/citation-style-language/schema/raw/master/csl-citation.json" }</w:instrText>
      </w:r>
      <w:r w:rsidRPr="00BC5722">
        <w:fldChar w:fldCharType="separate"/>
      </w:r>
      <w:ins w:id="1479" w:author="Robin Matthews" w:date="2021-05-18T16:01:00Z">
        <w:r w:rsidR="00602365">
          <w:rPr>
            <w:noProof/>
            <w:lang w:val="en-GB"/>
          </w:rPr>
          <w:t>(Adler and Hirsch Hadorn, 2014)</w:t>
        </w:r>
      </w:ins>
      <w:del w:id="1480" w:author="Robin Matthews" w:date="2021-05-18T16:01:00Z">
        <w:r w:rsidRPr="00C421D6" w:rsidDel="00602365">
          <w:rPr>
            <w:noProof/>
            <w:lang w:val="en-GB"/>
          </w:rPr>
          <w:delText>(Adler and Hirsch Hadorn, 2014)</w:delText>
        </w:r>
      </w:del>
      <w:r w:rsidRPr="00BC5722">
        <w:fldChar w:fldCharType="end"/>
      </w:r>
      <w:r w:rsidRPr="00C421D6">
        <w:rPr>
          <w:lang w:val="en-GB"/>
        </w:rPr>
        <w:t>. In summary, the calibrated language cannot entirely prevent misunderstandings, including a tendency to systematically underestimate the probability of the IPCC’s higher-likelihood conclusions and overestimate the probability of the lower-likelihood ones (</w:t>
      </w:r>
      <w:r w:rsidRPr="00C421D6">
        <w:rPr>
          <w:i/>
          <w:lang w:val="en-GB"/>
        </w:rPr>
        <w:t>high confidence</w:t>
      </w:r>
      <w:r w:rsidRPr="00C421D6">
        <w:rPr>
          <w:lang w:val="en-GB"/>
        </w:rPr>
        <w:t>)</w:t>
      </w:r>
      <w:del w:id="1481" w:author="Ian Blenkinsop" w:date="2021-07-02T13:22:00Z">
        <w:r w:rsidR="002B53E5" w:rsidDel="00D71BF2">
          <w:rPr>
            <w:lang w:val="en-GB"/>
          </w:rPr>
          <w:delText>, h</w:delText>
        </w:r>
      </w:del>
      <w:ins w:id="1482" w:author="Ian Blenkinsop" w:date="2021-07-02T13:22:00Z">
        <w:r w:rsidR="00D71BF2">
          <w:rPr>
            <w:lang w:val="en-GB"/>
          </w:rPr>
          <w:t>. H</w:t>
        </w:r>
      </w:ins>
      <w:r w:rsidR="002B53E5">
        <w:rPr>
          <w:lang w:val="en-GB"/>
        </w:rPr>
        <w:t>owever</w:t>
      </w:r>
      <w:ins w:id="1483" w:author="Ian Blenkinsop" w:date="2021-07-02T13:22:00Z">
        <w:r w:rsidR="00D71BF2">
          <w:rPr>
            <w:lang w:val="en-GB"/>
          </w:rPr>
          <w:t>,</w:t>
        </w:r>
      </w:ins>
      <w:r w:rsidR="002B53E5">
        <w:rPr>
          <w:lang w:val="en-GB"/>
        </w:rPr>
        <w:t xml:space="preserve"> a consistent and systematic approach across </w:t>
      </w:r>
      <w:del w:id="1484" w:author="Ian Blenkinsop" w:date="2021-07-02T13:22:00Z">
        <w:r w:rsidR="002B53E5" w:rsidDel="00D71BF2">
          <w:rPr>
            <w:lang w:val="en-GB"/>
          </w:rPr>
          <w:delText xml:space="preserve">Working Groups </w:delText>
        </w:r>
      </w:del>
      <w:ins w:id="1485" w:author="Ian Blenkinsop" w:date="2021-07-07T12:49:00Z">
        <w:r w:rsidR="00AD777A">
          <w:rPr>
            <w:lang w:val="en-GB"/>
          </w:rPr>
          <w:t>Working Groups</w:t>
        </w:r>
      </w:ins>
      <w:ins w:id="1486" w:author="Ian Blenkinsop" w:date="2021-07-02T13:22:00Z">
        <w:r w:rsidR="00D71BF2">
          <w:rPr>
            <w:lang w:val="en-GB"/>
          </w:rPr>
          <w:t xml:space="preserve"> </w:t>
        </w:r>
      </w:ins>
      <w:r w:rsidR="002B53E5">
        <w:rPr>
          <w:lang w:val="en-GB"/>
        </w:rPr>
        <w:t>to communicate the assessment outcomes is an important characteristic of the IPCC</w:t>
      </w:r>
      <w:r w:rsidRPr="00C421D6">
        <w:rPr>
          <w:lang w:val="en-GB"/>
        </w:rPr>
        <w:t xml:space="preserve">. </w:t>
      </w:r>
    </w:p>
    <w:p w14:paraId="3AFA8940" w14:textId="77777777" w:rsidR="0079149B" w:rsidRPr="00C421D6" w:rsidRDefault="0079149B" w:rsidP="00581859">
      <w:pPr>
        <w:pStyle w:val="AR6BodyText"/>
        <w:rPr>
          <w:lang w:val="en-GB"/>
        </w:rPr>
      </w:pPr>
    </w:p>
    <w:p w14:paraId="38702FB9" w14:textId="0A964B7A" w:rsidR="0079149B" w:rsidRPr="00C421D6" w:rsidRDefault="0079149B" w:rsidP="00581859">
      <w:pPr>
        <w:pStyle w:val="AR6BodyText"/>
        <w:rPr>
          <w:lang w:val="en-GB"/>
        </w:rPr>
      </w:pPr>
      <w:bookmarkStart w:id="1487" w:name="_Hlk66714761"/>
      <w:bookmarkEnd w:id="1457"/>
      <w:r w:rsidRPr="00C421D6">
        <w:rPr>
          <w:lang w:val="en-GB"/>
        </w:rPr>
        <w:t xml:space="preserve">Some suggested alternatives are impractical, such as always including numerical values along with calibrated language </w:t>
      </w:r>
      <w:r w:rsidRPr="00BC5722">
        <w:fldChar w:fldCharType="begin" w:fldLock="1"/>
      </w:r>
      <w:r w:rsidR="00E81B0B">
        <w:rPr>
          <w:lang w:val="en-GB"/>
        </w:rPr>
        <w:instrText>ADDIN CSL_CITATION { "citationItems" : [ { "id" : "ITEM-1", "itemData" : { "DOI" : "10.1038/nclimate2194", "ISSN" : "1758-678X", "author" : [ { "dropping-particle" : "V.", "family" : "Budescu", "given" : "David", "non-dropping-particle" : "", "parse-names" : false, "suffix" : "" }, { "dropping-particle" : "", "family" : "Por", "given" : "Han-Hui", "non-dropping-particle" : "", "parse-names" : false, "suffix" : "" }, { "dropping-particle" : "", "family" : "Broomell", "given" : "Stephen B.", "non-dropping-particle" : "", "parse-names" : false, "suffix" : "" }, { "dropping-particle" : "", "family" : "Smithson", "given" : "Michael", "non-dropping-particle" : "", "parse-names" : false, "suffix" : "" } ], "container-title" : "Nature Climate Change", "id" : "ITEM-1", "issue" : "6", "issued" : { "date-parts" : [ [ "2014", "6", "20" ] ] }, "page" : "508-512", "title" : "The interpretation of IPCC probabilistic statements around the world", "translator" : [ { "dropping-particle" : "", "family" : "H3201", "given" : "", "non-dropping-particle" : "", "parse-names" : false, "suffix" : "" } ], "type" : "article-journal", "volume" : "4" }, "uris" : [ "http://www.mendeley.com/documents/?uuid=b8671da6-49c7-42aa-b942-df4dd38e7082" ] } ], "mendeley" : { "formattedCitation" : "(Budescu et al., 2014)", "plainTextFormattedCitation" : "(Budescu et al., 2014)", "previouslyFormattedCitation" : "(Budescu et al., 2014)" }, "properties" : { "noteIndex" : 0 }, "schema" : "https://github.com/citation-style-language/schema/raw/master/csl-citation.json" }</w:instrText>
      </w:r>
      <w:r w:rsidRPr="00BC5722">
        <w:fldChar w:fldCharType="separate"/>
      </w:r>
      <w:ins w:id="1488" w:author="Robin Matthews" w:date="2021-05-18T16:01:00Z">
        <w:r w:rsidR="00602365">
          <w:rPr>
            <w:noProof/>
            <w:lang w:val="en-GB"/>
          </w:rPr>
          <w:t>(Budescu et al., 2014)</w:t>
        </w:r>
      </w:ins>
      <w:del w:id="1489" w:author="Robin Matthews" w:date="2021-05-18T16:01:00Z">
        <w:r w:rsidRPr="00C421D6" w:rsidDel="00602365">
          <w:rPr>
            <w:noProof/>
            <w:lang w:val="en-GB"/>
          </w:rPr>
          <w:delText>(Budescu et al., 2014)</w:delText>
        </w:r>
      </w:del>
      <w:r w:rsidRPr="00BC5722">
        <w:fldChar w:fldCharType="end"/>
      </w:r>
      <w:r w:rsidRPr="00C421D6">
        <w:rPr>
          <w:lang w:val="en-GB"/>
        </w:rPr>
        <w:t xml:space="preserve">. Others, such as using positive instead of negative expressions of </w:t>
      </w:r>
      <w:del w:id="1490" w:author="Ian Blenkinsop" w:date="2021-07-02T13:22:00Z">
        <w:r w:rsidRPr="00C421D6" w:rsidDel="00D71BF2">
          <w:rPr>
            <w:lang w:val="en-GB"/>
          </w:rPr>
          <w:delText xml:space="preserve">low </w:delText>
        </w:r>
      </w:del>
      <w:ins w:id="1491" w:author="Ian Blenkinsop" w:date="2021-07-02T13:22:00Z">
        <w:r w:rsidR="00D71BF2" w:rsidRPr="00C421D6">
          <w:rPr>
            <w:lang w:val="en-GB"/>
          </w:rPr>
          <w:t>low</w:t>
        </w:r>
        <w:r w:rsidR="00D71BF2">
          <w:rPr>
            <w:lang w:val="en-GB"/>
          </w:rPr>
          <w:t>-</w:t>
        </w:r>
      </w:ins>
      <w:del w:id="1492" w:author="Ian Blenkinsop" w:date="2021-07-02T13:22:00Z">
        <w:r w:rsidRPr="00C421D6" w:rsidDel="00D71BF2">
          <w:rPr>
            <w:lang w:val="en-GB"/>
          </w:rPr>
          <w:delText xml:space="preserve">to </w:delText>
        </w:r>
      </w:del>
      <w:ins w:id="1493" w:author="Ian Blenkinsop" w:date="2021-07-02T13:22:00Z">
        <w:r w:rsidR="00D71BF2" w:rsidRPr="00C421D6">
          <w:rPr>
            <w:lang w:val="en-GB"/>
          </w:rPr>
          <w:t>to</w:t>
        </w:r>
        <w:r w:rsidR="00D71BF2">
          <w:rPr>
            <w:lang w:val="en-GB"/>
          </w:rPr>
          <w:t>-</w:t>
        </w:r>
      </w:ins>
      <w:r w:rsidRPr="00C421D6">
        <w:rPr>
          <w:lang w:val="en-GB"/>
        </w:rPr>
        <w:t xml:space="preserve">medium probabilities, show promise but were not proposed in time for adoption in AR6 </w:t>
      </w:r>
      <w:r w:rsidRPr="00BC5722">
        <w:fldChar w:fldCharType="begin" w:fldLock="1"/>
      </w:r>
      <w:r w:rsidR="00E81B0B">
        <w:rPr>
          <w:lang w:val="en-GB"/>
        </w:rPr>
        <w:instrText>ADDIN CSL_CITATION { "citationItems" : [ { "id" : "ITEM-1", "itemData" : { "DOI" : "10.1007/s10584-020-02737-y", "ISSN" : "0165-0009", "author" : [ { "dropping-particle" : "", "family" : "Juanchich", "given" : "Marie", "non-dropping-particle" : "", "parse-names" : false, "suffix" : "" }, { "dropping-particle" : "", "family" : "Shepherd", "given" : "Theodore G.", "non-dropping-particle" : "", "parse-names" : false, "suffix" : "" }, { "dropping-particle" : "", "family" : "Sirota", "given" : "Miroslav", "non-dropping-particle" : "", "parse-names" : false, "suffix" : "" } ], "container-title" : "Climatic Change", "id" : "ITEM-1", "issued" : { "date-parts" : [ [ "2020", "6", "23" ] ] }, "title" : "Negations in uncertainty lexicon affect attention, decision-making and trust", "translator" : [ { "dropping-particle" : "", "family" : "H4064", "given" : "", "non-dropping-particle" : "", "parse-names" : false, "suffix" : "" } ], "type" : "article-journal" }, "uris" : [ "http://www.mendeley.com/documents/?uuid=ff2aa77a-b428-4144-9e06-5ca6ad009f58" ] } ], "mendeley" : { "formattedCitation" : "(Juanchich et al., 2020)", "plainTextFormattedCitation" : "(Juanchich et al., 2020)", "previouslyFormattedCitation" : "(Juanchich et al., 2020)" }, "properties" : { "noteIndex" : 0 }, "schema" : "https://github.com/citation-style-language/schema/raw/master/csl-citation.json" }</w:instrText>
      </w:r>
      <w:r w:rsidRPr="00BC5722">
        <w:fldChar w:fldCharType="separate"/>
      </w:r>
      <w:ins w:id="1494" w:author="Robin Matthews" w:date="2021-05-18T16:01:00Z">
        <w:r w:rsidR="00602365">
          <w:rPr>
            <w:noProof/>
            <w:lang w:val="en-GB"/>
          </w:rPr>
          <w:t>(Juanchich et al., 2020)</w:t>
        </w:r>
      </w:ins>
      <w:del w:id="1495" w:author="Robin Matthews" w:date="2021-05-18T16:01:00Z">
        <w:r w:rsidRPr="00C421D6" w:rsidDel="00602365">
          <w:rPr>
            <w:noProof/>
            <w:lang w:val="en-GB"/>
          </w:rPr>
          <w:delText>(Juanchich et al., 2020)</w:delText>
        </w:r>
      </w:del>
      <w:r w:rsidRPr="00BC5722">
        <w:fldChar w:fldCharType="end"/>
      </w:r>
      <w:r w:rsidRPr="00C421D6">
        <w:rPr>
          <w:lang w:val="en-GB"/>
        </w:rPr>
        <w:t>. This report therefore retains the same calibrated language used in AR5 (Box 1.1). Like previous reports, AR6 also includes FAQs that express its chief conclusions in plain language designed for lay readers.</w:t>
      </w:r>
    </w:p>
    <w:p w14:paraId="42E38D05" w14:textId="77777777" w:rsidR="0079149B" w:rsidRPr="00C421D6" w:rsidRDefault="0079149B" w:rsidP="0079149B">
      <w:pPr>
        <w:pStyle w:val="AR6BodyText"/>
        <w:rPr>
          <w:lang w:val="en-GB"/>
        </w:rPr>
      </w:pPr>
    </w:p>
    <w:p w14:paraId="2EA5D73A" w14:textId="64D3E301" w:rsidR="0079149B" w:rsidRPr="00C421D6" w:rsidRDefault="008A0BED" w:rsidP="00581859">
      <w:pPr>
        <w:pStyle w:val="AR6BodyText"/>
        <w:rPr>
          <w:lang w:val="en-GB"/>
        </w:rPr>
      </w:pPr>
      <w:r>
        <w:rPr>
          <w:lang w:val="en-GB"/>
        </w:rPr>
        <w:t>The</w:t>
      </w:r>
      <w:r w:rsidR="0079149B" w:rsidRPr="00C421D6">
        <w:rPr>
          <w:lang w:val="en-GB"/>
        </w:rPr>
        <w:t xml:space="preserve"> framework</w:t>
      </w:r>
      <w:r>
        <w:rPr>
          <w:lang w:val="en-GB"/>
        </w:rPr>
        <w:t xml:space="preserve"> for communicating uncertainties </w:t>
      </w:r>
      <w:commentRangeStart w:id="1496"/>
      <w:r>
        <w:rPr>
          <w:lang w:val="en-GB"/>
        </w:rPr>
        <w:t xml:space="preserve">does not </w:t>
      </w:r>
      <w:r w:rsidR="0079149B" w:rsidRPr="00C421D6">
        <w:rPr>
          <w:lang w:val="en-GB"/>
        </w:rPr>
        <w:t xml:space="preserve"> </w:t>
      </w:r>
      <w:r>
        <w:rPr>
          <w:lang w:val="en-GB"/>
        </w:rPr>
        <w:t>address when</w:t>
      </w:r>
      <w:r w:rsidR="0079149B" w:rsidRPr="00C421D6">
        <w:rPr>
          <w:lang w:val="en-GB"/>
        </w:rPr>
        <w:t xml:space="preserve"> </w:t>
      </w:r>
      <w:del w:id="1497" w:author="Ian Blenkinsop" w:date="2021-07-02T13:23:00Z">
        <w:r w:rsidR="00D71BF2" w:rsidDel="00D71BF2">
          <w:rPr>
            <w:lang w:val="en-GB"/>
          </w:rPr>
          <w:delText>“</w:delText>
        </w:r>
      </w:del>
      <w:ins w:id="1498" w:author="Ian Blenkinsop" w:date="2021-07-02T13:23:00Z">
        <w:r w:rsidR="00D71BF2">
          <w:rPr>
            <w:lang w:val="en-GB"/>
          </w:rPr>
          <w:t>‘</w:t>
        </w:r>
      </w:ins>
      <w:r w:rsidR="0079149B" w:rsidRPr="00C421D6">
        <w:rPr>
          <w:lang w:val="en-GB"/>
        </w:rPr>
        <w:t>deep uncertainty</w:t>
      </w:r>
      <w:del w:id="1499" w:author="Ian Blenkinsop" w:date="2021-07-02T13:23:00Z">
        <w:r w:rsidR="00D71BF2" w:rsidDel="00D71BF2">
          <w:rPr>
            <w:lang w:val="en-GB"/>
          </w:rPr>
          <w:delText>”</w:delText>
        </w:r>
        <w:r w:rsidR="0079149B" w:rsidRPr="00C421D6" w:rsidDel="00D71BF2">
          <w:rPr>
            <w:lang w:val="en-GB"/>
          </w:rPr>
          <w:delText xml:space="preserve"> </w:delText>
        </w:r>
      </w:del>
      <w:ins w:id="1500" w:author="Ian Blenkinsop" w:date="2021-07-02T13:23:00Z">
        <w:r w:rsidR="00D71BF2">
          <w:rPr>
            <w:lang w:val="en-GB"/>
          </w:rPr>
          <w:t>’</w:t>
        </w:r>
        <w:r w:rsidR="00D71BF2" w:rsidRPr="00C421D6">
          <w:rPr>
            <w:lang w:val="en-GB"/>
          </w:rPr>
          <w:t xml:space="preserve"> </w:t>
        </w:r>
      </w:ins>
      <w:r>
        <w:rPr>
          <w:lang w:val="en-GB"/>
        </w:rPr>
        <w:t>is identified in the assessment</w:t>
      </w:r>
      <w:commentRangeEnd w:id="1496"/>
      <w:r w:rsidR="00D71BF2">
        <w:rPr>
          <w:rStyle w:val="CommentReference"/>
        </w:rPr>
        <w:commentReference w:id="1496"/>
      </w:r>
      <w:r w:rsidR="0079149B" w:rsidRPr="00C421D6">
        <w:rPr>
          <w:lang w:val="en-GB"/>
        </w:rPr>
        <w:t xml:space="preserve"> </w:t>
      </w:r>
      <w:r w:rsidR="0079149B" w:rsidRPr="00BC5722">
        <w:fldChar w:fldCharType="begin" w:fldLock="1"/>
      </w:r>
      <w:r w:rsidR="00A94565">
        <w:rPr>
          <w:lang w:val="en-GB"/>
        </w:rPr>
        <w:instrText>ADDIN CSL_CITATION { "citationItems" : [ { "id" : "ITEM-1", "itemData" : { "DOI" : "10.1002/wcc.297", "ISSN" : "17577780", "author" : [ { "dropping-particle" : "", "family" : "Adler", "given" : "Carolina E.", "non-dropping-particle" : "", "parse-names" : false, "suffix" : "" }, { "dropping-particle" : "", "family" : "Hirsch Hadorn", "given" : "Gertrude", "non-dropping-particle" : "", "parse-names" : false, "suffix" : "" } ], "container-title" : "WIREs Climate Change", "id" : "ITEM-1", "issue" : "5", "issued" : { "date-parts" : [ [ "2014", "9" ] ] }, "page" : "663-676", "title" : "The IPCC and treatment of uncertainties: topics and sources of dissensus", "translator" : [ { "dropping-particle" : "", "family" : "H3200", "given" : "", "non-dropping-particle" : "", "parse-names" : false, "suffix" : "" } ], "type" : "article-journal", "volume" : "5" }, "uris" : [ "http://www.mendeley.com/documents/?uuid=718ad6f4-fc8d-40b6-8252-6ff990db4393" ] } ], "mendeley" : { "formattedCitation" : "(Adler and Hirsch Hadorn, 2014)", "manualFormatting" : "(Adler and Hirsch Hadorn, 2014)", "plainTextFormattedCitation" : "(Adler and Hirsch Hadorn, 2014)", "previouslyFormattedCitation" : "(Adler and Hirsch Hadorn, 2014)" }, "properties" : { "noteIndex" : 0 }, "schema" : "https://github.com/citation-style-language/schema/raw/master/csl-citation.json" }</w:instrText>
      </w:r>
      <w:r w:rsidR="0079149B" w:rsidRPr="00BC5722">
        <w:fldChar w:fldCharType="separate"/>
      </w:r>
      <w:ins w:id="1501" w:author="Robin Matthews" w:date="2021-05-18T16:01:00Z">
        <w:r w:rsidR="00602365">
          <w:rPr>
            <w:noProof/>
            <w:lang w:val="en-GB"/>
          </w:rPr>
          <w:t>(Adler and Hirsch Hadorn, 2014)</w:t>
        </w:r>
      </w:ins>
      <w:del w:id="1502" w:author="Robin Matthews" w:date="2021-05-18T16:01:00Z">
        <w:r w:rsidR="0079149B" w:rsidRPr="00C421D6" w:rsidDel="00602365">
          <w:rPr>
            <w:noProof/>
            <w:lang w:val="en-GB"/>
          </w:rPr>
          <w:delText>(Adler and Hirsch Hadorn, 2014)</w:delText>
        </w:r>
      </w:del>
      <w:r w:rsidR="0079149B" w:rsidRPr="00BC5722">
        <w:fldChar w:fldCharType="end"/>
      </w:r>
      <w:r>
        <w:rPr>
          <w:lang w:val="en-GB"/>
        </w:rPr>
        <w:t>. The definition</w:t>
      </w:r>
      <w:r w:rsidR="0079149B" w:rsidRPr="00C421D6">
        <w:rPr>
          <w:lang w:val="en-GB"/>
        </w:rPr>
        <w:t xml:space="preserve"> of deep uncertainty in IPCC assessments has </w:t>
      </w:r>
      <w:r>
        <w:rPr>
          <w:lang w:val="en-GB"/>
        </w:rPr>
        <w:t>been described</w:t>
      </w:r>
      <w:r w:rsidR="0079149B" w:rsidRPr="00C421D6">
        <w:rPr>
          <w:lang w:val="en-GB"/>
        </w:rPr>
        <w:t xml:space="preserve"> in the context of </w:t>
      </w:r>
      <w:del w:id="1503" w:author="Ian Blenkinsop" w:date="2021-07-12T11:35:00Z">
        <w:r w:rsidR="0079149B" w:rsidRPr="00C421D6" w:rsidDel="001C25EB">
          <w:rPr>
            <w:lang w:val="en-GB"/>
          </w:rPr>
          <w:delText xml:space="preserve">the </w:delText>
        </w:r>
      </w:del>
      <w:r w:rsidR="0079149B" w:rsidRPr="00C421D6">
        <w:rPr>
          <w:lang w:val="en-GB"/>
        </w:rPr>
        <w:t>SROCC</w:t>
      </w:r>
      <w:r w:rsidR="006C71FE" w:rsidRPr="00C421D6">
        <w:rPr>
          <w:lang w:val="en-GB"/>
        </w:rPr>
        <w:t xml:space="preserve"> </w:t>
      </w:r>
      <w:r w:rsidR="006C71FE">
        <w:fldChar w:fldCharType="begin" w:fldLock="1"/>
      </w:r>
      <w:r w:rsidR="00A94565">
        <w:rPr>
          <w:lang w:val="en-GB"/>
        </w:rPr>
        <w:instrText>ADDIN CSL_CITATION { "citationItems" : [ { "id" : "ITEM-1", "itemData" : { "DOI" : "https://www.ipcc.ch/srocc", "author" : [ { "dropping-particle" : "", "family" : "IPCC", "given" : "", "non-dropping-particle" : "", "parse-names" : false, "suffix" : "" } ],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"ITEM-1", "issued" : { "date-parts" : [ [ "2019" ] ] }, "number-of-pages" : "755", "publisher" : "In Press", "title" : "IPCC Special Report on the Ocean and Cryosphere in a Changing Climate", "translator" : [ { "dropping-particle" : "", "family" : "H2451", "given" : "Rt12", "non-dropping-particle" : "", "parse-names" : false, "suffix" : "" } ], "type" : "report" }, "uris" : [ "http://www.mendeley.com/documents/?uuid=227028d1-09de-4919-8f98-5c0ed7547b53" ] } ], "mendeley" : { "formattedCitation" : "(IPCC, 2019b)", "manualFormatting" : "(IPCC, 2019b", "plainTextFormattedCitation" : "(IPCC, 2019b)", "previouslyFormattedCitation" : "(IPCC, 2019b)" }, "properties" : { "noteIndex" : 0 }, "schema" : "https://github.com/citation-style-language/schema/raw/master/csl-citation.json" }</w:instrText>
      </w:r>
      <w:r w:rsidR="006C71FE">
        <w:fldChar w:fldCharType="separate"/>
      </w:r>
      <w:ins w:id="1504" w:author="Robin Matthews" w:date="2021-05-18T16:01:00Z">
        <w:r w:rsidR="00602365">
          <w:rPr>
            <w:noProof/>
            <w:lang w:val="en-GB"/>
          </w:rPr>
          <w:t>(IPCC, 2019b</w:t>
        </w:r>
      </w:ins>
      <w:del w:id="1505" w:author="Robin Matthews" w:date="2021-05-18T16:01:00Z">
        <w:r w:rsidR="006C71FE" w:rsidRPr="00C421D6" w:rsidDel="00602365">
          <w:rPr>
            <w:noProof/>
            <w:lang w:val="en-GB"/>
          </w:rPr>
          <w:delText>(IPCC, 2019b</w:delText>
        </w:r>
      </w:del>
      <w:r w:rsidR="006C71FE">
        <w:fldChar w:fldCharType="end"/>
      </w:r>
      <w:r w:rsidR="0079149B" w:rsidRPr="00C421D6">
        <w:rPr>
          <w:lang w:val="en-GB"/>
        </w:rPr>
        <w:t xml:space="preserve">; Box 5 in </w:t>
      </w:r>
      <w:r w:rsidR="0079149B" w:rsidRPr="00BC5722">
        <w:fldChar w:fldCharType="begin" w:fldLock="1"/>
      </w:r>
      <w:ins w:id="1506" w:author="Robin Matthews" w:date="2021-05-18T16:46:00Z">
        <w:r w:rsidR="0055754D">
          <w:rPr>
            <w:lang w:val="en-GB"/>
          </w:rPr>
          <w:instrText>ADDIN CSL_CITATION { "citationItems" : [ { "id" : "ITEM-1", "itemData" : { "DOI" : "https://www.ipcc.ch/srocc/chapter/chapter-1-framing-and-context-of-the-report", "author" : [ { "dropping-particle" : "", "family" : "Abram", "given" : "Nerilie", "non-dropping-particle" : "", "parse-names" : false, "suffix" : "" }, { "dropping-particle" : "", "family" : "Gattuso", "given" : "Jean-Pierre", "non-dropping-particle" : "", "parse-names" : false, "suffix" : "" }, { "dropping-particle" : "", "family" : "Prakash", "given" : "Anjal", "non-dropping-particle" : "", "parse-names" : false, "suffix" : "" }, { "dropping-particle" : "", "family" : "Cheng", "given" : "Lijing", "non-dropping-particle" : "", "parse-names" : false, "suffix" : "" }, { "dropping-particle" : "", "family" : "Chidichimo", "given" : "Mar\u00eda Paz", "non-dropping-particle" : "", "parse-names" : false, "suffix" : "" }, { "dropping-particle" : "", "family" : "Crate", "given" : "Susan", "non-dropping-particle" : "", "parse-names" : false, "suffix" : "" }, { "dropping-particle" : "", "family" : "Enomoto", "given" : "Hiroyuki", "non-dropping-particle" : "", "parse-names" : false, "suffix" : "" }, { "dropping-particle" : "", "family" : "Garschagen", "given" : "Matthias", "non-dropping-particle" : "", "parse-names" : false, "suffix" : "" }, { "dropping-particle" : "", "family" : "Gruber", "given" : "Nicolas", "non-dropping-particle" : "", "parse-names" : false, "suffix" : "" }, { "dropping-particle" : "", "family" : "Harper", "given" : "Sherilee", "non-dropping-particle" : "", "parse-names" : false, "suffix" : "" } ], "container-title" : "IPCC Special Report on the Ocean and Cryosphere in a Changing Climate", "id" : "ITEM-1", "issued" : { "date-parts" : [ [ "2019" ] ] }, "page" : "73-129", "publisher" : "In Press", "title" : "Framing and Context of the Report", "translator" : [ { "dropping-particle" : "", "family" : "H4238", "given" : "Rt13", "non-dropping-particle" : "", "parse-names" : false, "suffix" : "" } ], "type" : "chapter" }, "uris" : [ "http://www.mendeley.com/documents/?uuid=2bb4b220-9075-4148-8985-b31b2f17903b" ] } ], "mendeley" : { "formattedCitation" : "(Abram et al., 2019)", "manualFormatting" : "Abram et al., 2019)", "plainTextFormattedCitation" : "(Abram et al., 2019)", "previouslyFormattedCitation" : "(Abram et al., 2019)" }, "properties" : { "noteIndex" : 0 }, "schema" : "https://github.com/citation-style-language/schema/raw/master/csl-citation.json" }</w:instrText>
        </w:r>
      </w:ins>
      <w:del w:id="1507" w:author="Robin Matthews" w:date="2021-05-18T16:46:00Z">
        <w:r w:rsidR="00A94565" w:rsidDel="0055754D">
          <w:rPr>
            <w:lang w:val="en-GB"/>
          </w:rPr>
          <w:delInstrText>ADDIN CSL_CITATION { "citationItems" : [ { "id" : "ITEM-1", "itemData" : { "DOI" : "https://www.ipcc.ch/srocc/chapter/chapter-1-framing-and-context-of-the-report", "author" : [ { "dropping-particle" : "", "family" : "Abram", "given" : "Nerilie", "non-dropping-particle" : "", "parse-names" : false, "suffix" : "" }, { "dropping-particle" : "", "family" : "Gattuso", "given" : "Jean-Pierre", "non-dropping-particle" : "", "parse-names" : false, "suffix" : "" }, { "dropping-particle" : "", "family" : "Prakash", "given" : "Anjal", "non-dropping-particle" : "", "parse-names" : false, "suffix" : "" }, { "dropping-particle" : "", "family" : "Cheng", "given" : "Lijing", "non-dropping-particle" : "", "parse-names" : false, "suffix" : "" }, { "dropping-particle" : "", "family" : "Chidichimo", "given" : "Mar\u00eda Paz", "non-dropping-particle" : "", "parse-names" : false, "suffix" : "" }, { "dropping-particle" : "", "family" : "Crate", "given" : "Susan", "non-dropping-particle" : "", "parse-names" : false, "suffix" : "" }, { "dropping-particle" : "", "family" : "Enomoto", "given" : "Hiroyuki", "non-dropping-particle" : "", "parse-names" : false, "suffix" : "" }, { "dropping-particle" : "", "family" : "Garschagen", "given" : "Matthias", "non-dropping-particle" : "", "parse-names" : false, "suffix" : "" }, { "dropping-particle" : "", "family" : "Gruber", "given" : "Nicolas", "non-dropping-particle" : "", "parse-names" : false, "suffix" : "" }, { "dropping-particle" : "", "family" : "Harper", "given" : "Sherilee", "non-dropping-particle" : "", "parse-names" : false, "suffix" : "" } ], "container-title" : "IPCC Special Report on the Ocean and Cryosphere in a Changing Climate", "id" : "ITEM-1", "issued" : { "date-parts" : [ [ "2019" ] ] }, "page" : "73-129", "publisher" : "In Press", "title" : "Framing and Context of the Report", "translator" : [ { "dropping-particle" : "", "family" : "H4238", "given" : "Rt13", "non-dropping-particle" : "", "parse-names" : false, "suffix" : "" } ], "type" : "chapter" }, "uris" : [ "http://www.mendeley.com/documents/?uuid=2bb4b220-9075-4148-8985-b31b2f17903b" ] } ], "mendeley" : { "formattedCitation" : "(Abram et al., 2019)", "manualFormatting" : "Abram et al. (2019))", "plainTextFormattedCitation" : "(Abram et al., 2019)", "previouslyFormattedCitation" : "(Abram et al., 2019)" }, "properties" : { "noteIndex" : 0 }, "schema" : "https://github.com/citation-style-language/schema/raw/master/csl-citation.json" }</w:delInstrText>
        </w:r>
      </w:del>
      <w:r w:rsidR="0079149B" w:rsidRPr="00BC5722">
        <w:fldChar w:fldCharType="separate"/>
      </w:r>
      <w:ins w:id="1508" w:author="Robin Matthews" w:date="2021-05-18T16:01:00Z">
        <w:r w:rsidR="00602365">
          <w:rPr>
            <w:noProof/>
            <w:lang w:val="en-GB"/>
          </w:rPr>
          <w:t>Abram et al.</w:t>
        </w:r>
      </w:ins>
      <w:ins w:id="1509" w:author="Robin Matthews" w:date="2021-05-18T16:46:00Z">
        <w:r w:rsidR="0055754D">
          <w:rPr>
            <w:noProof/>
            <w:lang w:val="en-GB"/>
          </w:rPr>
          <w:t>,</w:t>
        </w:r>
      </w:ins>
      <w:ins w:id="1510" w:author="Robin Matthews" w:date="2021-05-18T16:01:00Z">
        <w:r w:rsidR="00602365">
          <w:rPr>
            <w:noProof/>
            <w:lang w:val="en-GB"/>
          </w:rPr>
          <w:t xml:space="preserve"> 2019)</w:t>
        </w:r>
      </w:ins>
      <w:del w:id="1511" w:author="Robin Matthews" w:date="2021-05-18T16:01:00Z">
        <w:r w:rsidR="0079149B" w:rsidRPr="00C421D6" w:rsidDel="00602365">
          <w:rPr>
            <w:noProof/>
            <w:lang w:val="en-GB"/>
          </w:rPr>
          <w:delText>Abram et al. (2019))</w:delText>
        </w:r>
      </w:del>
      <w:r w:rsidR="0079149B" w:rsidRPr="00BC5722">
        <w:fldChar w:fldCharType="end"/>
      </w:r>
      <w:del w:id="1512" w:author="Ian Blenkinsop" w:date="2021-07-02T13:27:00Z">
        <w:r w:rsidR="0079149B" w:rsidRPr="00C421D6" w:rsidDel="00D71BF2">
          <w:rPr>
            <w:lang w:val="en-GB"/>
          </w:rPr>
          <w:delText>. A</w:delText>
        </w:r>
      </w:del>
      <w:ins w:id="1513" w:author="Ian Blenkinsop" w:date="2021-07-02T13:27:00Z">
        <w:r w:rsidR="00D71BF2">
          <w:rPr>
            <w:lang w:val="en-GB"/>
          </w:rPr>
          <w:t>: a</w:t>
        </w:r>
      </w:ins>
      <w:r w:rsidR="0079149B" w:rsidRPr="00C421D6">
        <w:rPr>
          <w:lang w:val="en-GB"/>
        </w:rPr>
        <w:t xml:space="preserve"> situation of deep uncertainty exists when experts or stakeholders do not know or cannot agree on: (</w:t>
      </w:r>
      <w:del w:id="1514" w:author="Ian Blenkinsop" w:date="2021-07-02T13:27:00Z">
        <w:r w:rsidR="0079149B" w:rsidRPr="00C421D6" w:rsidDel="00D71BF2">
          <w:rPr>
            <w:lang w:val="en-GB"/>
          </w:rPr>
          <w:delText>1</w:delText>
        </w:r>
      </w:del>
      <w:ins w:id="1515" w:author="Ian Blenkinsop" w:date="2021-07-02T13:27:00Z">
        <w:r w:rsidR="00D71BF2">
          <w:rPr>
            <w:lang w:val="en-GB"/>
          </w:rPr>
          <w:t>i</w:t>
        </w:r>
      </w:ins>
      <w:r w:rsidR="0079149B" w:rsidRPr="00C421D6">
        <w:rPr>
          <w:lang w:val="en-GB"/>
        </w:rPr>
        <w:t>) appropriate conceptual models that describe relationships among key driving forces in a system; (</w:t>
      </w:r>
      <w:del w:id="1516" w:author="Ian Blenkinsop" w:date="2021-07-02T13:28:00Z">
        <w:r w:rsidR="0079149B" w:rsidRPr="00C421D6" w:rsidDel="00D71BF2">
          <w:rPr>
            <w:lang w:val="en-GB"/>
          </w:rPr>
          <w:delText>2</w:delText>
        </w:r>
      </w:del>
      <w:ins w:id="1517" w:author="Ian Blenkinsop" w:date="2021-07-02T13:28:00Z">
        <w:r w:rsidR="00D71BF2">
          <w:rPr>
            <w:lang w:val="en-GB"/>
          </w:rPr>
          <w:t>ii</w:t>
        </w:r>
      </w:ins>
      <w:r w:rsidR="0079149B" w:rsidRPr="00C421D6">
        <w:rPr>
          <w:lang w:val="en-GB"/>
        </w:rPr>
        <w:t>) the probability distributions used to represent uncertainty about key variables and parameters; and/or (</w:t>
      </w:r>
      <w:del w:id="1518" w:author="Ian Blenkinsop" w:date="2021-07-02T13:28:00Z">
        <w:r w:rsidR="0079149B" w:rsidRPr="00C421D6" w:rsidDel="00D71BF2">
          <w:rPr>
            <w:lang w:val="en-GB"/>
          </w:rPr>
          <w:delText>3</w:delText>
        </w:r>
      </w:del>
      <w:ins w:id="1519" w:author="Ian Blenkinsop" w:date="2021-07-02T13:28:00Z">
        <w:r w:rsidR="00D71BF2">
          <w:rPr>
            <w:lang w:val="en-GB"/>
          </w:rPr>
          <w:t>iii</w:t>
        </w:r>
      </w:ins>
      <w:r w:rsidR="0079149B" w:rsidRPr="00C421D6">
        <w:rPr>
          <w:lang w:val="en-GB"/>
        </w:rPr>
        <w:t xml:space="preserve">) how to weigh and value desirable alternative outcomes </w:t>
      </w:r>
      <w:ins w:id="1520" w:author="Ian Blenkinsop" w:date="2021-07-02T13:28:00Z">
        <w:r w:rsidR="00D71BF2">
          <w:rPr>
            <w:lang w:val="en-GB"/>
          </w:rPr>
          <w:t>(</w:t>
        </w:r>
        <w:r w:rsidR="00D71BF2" w:rsidRPr="00C421D6">
          <w:rPr>
            <w:lang w:val="en-GB"/>
          </w:rPr>
          <w:t>Cross-Chapter Box 1.2</w:t>
        </w:r>
      </w:ins>
      <w:ins w:id="1521" w:author="Ian Blenkinsop" w:date="2021-07-12T14:05:00Z">
        <w:r w:rsidR="00110491">
          <w:rPr>
            <w:lang w:val="en-GB"/>
          </w:rPr>
          <w:t xml:space="preserve"> and</w:t>
        </w:r>
      </w:ins>
      <w:ins w:id="1522" w:author="Ian Blenkinsop" w:date="2021-07-02T13:28:00Z">
        <w:r w:rsidR="00D71BF2">
          <w:rPr>
            <w:lang w:val="en-GB"/>
          </w:rPr>
          <w:t xml:space="preserve"> </w:t>
        </w:r>
        <w:r w:rsidR="00D71BF2" w:rsidRPr="00C421D6">
          <w:rPr>
            <w:lang w:val="en-GB"/>
          </w:rPr>
          <w:t>Annex VII</w:t>
        </w:r>
      </w:ins>
      <w:ins w:id="1523" w:author="Ian Blenkinsop" w:date="2021-07-02T13:29:00Z">
        <w:r w:rsidR="00D71BF2">
          <w:rPr>
            <w:lang w:val="en-GB"/>
          </w:rPr>
          <w:t>:</w:t>
        </w:r>
      </w:ins>
      <w:ins w:id="1524" w:author="Ian Blenkinsop" w:date="2021-07-02T13:28:00Z">
        <w:r w:rsidR="00D71BF2" w:rsidRPr="00C421D6">
          <w:rPr>
            <w:lang w:val="en-GB"/>
          </w:rPr>
          <w:t xml:space="preserve"> </w:t>
        </w:r>
        <w:r w:rsidR="00D71BF2">
          <w:rPr>
            <w:lang w:val="en-GB"/>
          </w:rPr>
          <w:t>Glossary;</w:t>
        </w:r>
        <w:r w:rsidR="00D71BF2" w:rsidRPr="00BC5722">
          <w:t xml:space="preserve"> </w:t>
        </w:r>
      </w:ins>
      <w:r w:rsidR="0079149B" w:rsidRPr="00BC5722">
        <w:fldChar w:fldCharType="begin" w:fldLock="1"/>
      </w:r>
      <w:r w:rsidR="00A94565">
        <w:rPr>
          <w:lang w:val="en-GB"/>
        </w:rPr>
        <w:instrText>ADDIN CSL_CITATION { "citationItems" : [ { "id" : "ITEM-1", "itemData" : { "DOI" : "https://www.ipcc.ch/srocc/chapter/chapter-1-framing-and-context-of-the-report", "author" : [ { "dropping-particle" : "", "family" : "Abram", "given" : "Nerilie", "non-dropping-particle" : "", "parse-names" : false, "suffix" : "" }, { "dropping-particle" : "", "family" : "Gattuso", "given" : "Jean-Pierre", "non-dropping-particle" : "", "parse-names" : false, "suffix" : "" }, { "dropping-particle" : "", "family" : "Prakash", "given" : "Anjal", "non-dropping-particle" : "", "parse-names" : false, "suffix" : "" }, { "dropping-particle" : "", "family" : "Cheng", "given" : "Lijing", "non-dropping-particle" : "", "parse-names" : false, "suffix" : "" }, { "dropping-particle" : "", "family" : "Chidichimo", "given" : "Mar\u00eda Paz", "non-dropping-particle" : "", "parse-names" : false, "suffix" : "" }, { "dropping-particle" : "", "family" : "Crate", "given" : "Susan", "non-dropping-particle" : "", "parse-names" : false, "suffix" : "" }, { "dropping-particle" : "", "family" : "Enomoto", "given" : "Hiroyuki", "non-dropping-particle" : "", "parse-names" : false, "suffix" : "" }, { "dropping-particle" : "", "family" : "Garschagen", "given" : "Matthias", "non-dropping-particle" : "", "parse-names" : false, "suffix" : "" }, { "dropping-particle" : "", "family" : "Gruber", "given" : "Nicolas", "non-dropping-particle" : "", "parse-names" : false, "suffix" : "" }, { "dropping-particle" : "", "family" : "Harper", "given" : "Sherilee", "non-dropping-particle" : "", "parse-names" : false, "suffix" : "" } ], "container-title" : "IPCC Special Report on the Ocean and Cryosphere in a Changing Climate", "id" : "ITEM-1", "issued" : { "date-parts" : [ [ "2019" ] ] }, "page" : "73-129", "publisher" : "In Press", "title" : "Framing and Context of the Report", "translator" : [ { "dropping-particle" : "", "family" : "H4238", "given" : "Rt13", "non-dropping-particle" : "", "parse-names" : false, "suffix" : "" } ], "type" : "chapter" }, "uris" : [ "http://www.mendeley.com/documents/?uuid=2bb4b220-9075-4148-8985-b31b2f17903b" ] } ], "mendeley" : { "formattedCitation" : "(Abram et al., 2019)", "plainTextFormattedCitation" : "(Abram et al., 2019)", "previouslyFormattedCitation" : "(Abram et al., 2019)" }, "properties" : { "noteIndex" : 0 }, "schema" : "https://github.com/citation-style-language/schema/raw/master/csl-citation.json" }</w:instrText>
      </w:r>
      <w:r w:rsidR="0079149B" w:rsidRPr="00BC5722">
        <w:fldChar w:fldCharType="separate"/>
      </w:r>
      <w:ins w:id="1525" w:author="Robin Matthews" w:date="2021-05-18T16:01:00Z">
        <w:del w:id="1526" w:author="Ian Blenkinsop" w:date="2021-07-02T13:28:00Z">
          <w:r w:rsidR="00602365" w:rsidDel="00D71BF2">
            <w:rPr>
              <w:noProof/>
              <w:lang w:val="en-GB"/>
            </w:rPr>
            <w:delText>(</w:delText>
          </w:r>
        </w:del>
        <w:r w:rsidR="00602365">
          <w:rPr>
            <w:noProof/>
            <w:lang w:val="en-GB"/>
          </w:rPr>
          <w:t>Abram et al., 2019)</w:t>
        </w:r>
      </w:ins>
      <w:del w:id="1527" w:author="Robin Matthews" w:date="2021-05-18T16:01:00Z">
        <w:r w:rsidR="0079149B" w:rsidRPr="00C421D6" w:rsidDel="00602365">
          <w:rPr>
            <w:noProof/>
            <w:lang w:val="en-GB"/>
          </w:rPr>
          <w:delText>(Abram et al., 2019)</w:delText>
        </w:r>
      </w:del>
      <w:r w:rsidR="0079149B" w:rsidRPr="00BC5722">
        <w:fldChar w:fldCharType="end"/>
      </w:r>
      <w:r w:rsidR="0079149B" w:rsidRPr="00C421D6">
        <w:rPr>
          <w:lang w:val="en-GB"/>
        </w:rPr>
        <w:t xml:space="preserve">. </w:t>
      </w:r>
      <w:del w:id="1528" w:author="Ian Blenkinsop" w:date="2021-07-02T13:28:00Z">
        <w:r w:rsidR="0079149B" w:rsidRPr="00C421D6" w:rsidDel="00D71BF2">
          <w:rPr>
            <w:lang w:val="en-GB"/>
          </w:rPr>
          <w:delText>(See also Cross-Chapter Box 1.2</w:delText>
        </w:r>
        <w:r w:rsidR="00817F7A" w:rsidDel="00D71BF2">
          <w:rPr>
            <w:lang w:val="en-GB"/>
          </w:rPr>
          <w:delText xml:space="preserve">, </w:delText>
        </w:r>
        <w:r w:rsidR="00240B6E" w:rsidRPr="00C421D6" w:rsidDel="00D71BF2">
          <w:rPr>
            <w:lang w:val="en-GB"/>
          </w:rPr>
          <w:delText xml:space="preserve">Annex VII </w:delText>
        </w:r>
        <w:r w:rsidR="00817F7A" w:rsidDel="00D71BF2">
          <w:rPr>
            <w:lang w:val="en-GB"/>
          </w:rPr>
          <w:delText>Glossary</w:delText>
        </w:r>
        <w:r w:rsidR="0079149B" w:rsidRPr="00C421D6" w:rsidDel="00D71BF2">
          <w:rPr>
            <w:lang w:val="en-GB"/>
          </w:rPr>
          <w:delText xml:space="preserve">) </w:delText>
        </w:r>
      </w:del>
      <w:bookmarkStart w:id="1529" w:name="_Hlk66715405"/>
      <w:r w:rsidR="0079149B" w:rsidRPr="00C421D6">
        <w:rPr>
          <w:lang w:val="en-GB"/>
        </w:rPr>
        <w:t xml:space="preserve">Since AR5, </w:t>
      </w:r>
      <w:del w:id="1530" w:author="Ian Blenkinsop" w:date="2021-07-06T13:53:00Z">
        <w:r w:rsidR="0079149B" w:rsidRPr="00C421D6" w:rsidDel="008E2C3A">
          <w:rPr>
            <w:lang w:val="en-GB"/>
          </w:rPr>
          <w:delText xml:space="preserve">the </w:delText>
        </w:r>
      </w:del>
      <w:r w:rsidR="0079149B" w:rsidRPr="00C421D6">
        <w:rPr>
          <w:lang w:val="en-GB"/>
        </w:rPr>
        <w:t xml:space="preserve">‘storylines’ or ‘narratives’ </w:t>
      </w:r>
      <w:r>
        <w:rPr>
          <w:lang w:val="en-GB"/>
        </w:rPr>
        <w:t>approach</w:t>
      </w:r>
      <w:ins w:id="1531" w:author="Ian Blenkinsop" w:date="2021-07-06T13:53:00Z">
        <w:r w:rsidR="008E2C3A">
          <w:rPr>
            <w:lang w:val="en-GB"/>
          </w:rPr>
          <w:t>es</w:t>
        </w:r>
      </w:ins>
      <w:r>
        <w:rPr>
          <w:lang w:val="en-GB"/>
        </w:rPr>
        <w:t xml:space="preserve"> </w:t>
      </w:r>
      <w:del w:id="1532" w:author="Ian Blenkinsop" w:date="2021-07-06T13:53:00Z">
        <w:r w:rsidR="0079149B" w:rsidRPr="00C421D6" w:rsidDel="008E2C3A">
          <w:rPr>
            <w:lang w:val="en-GB"/>
          </w:rPr>
          <w:delText xml:space="preserve">has </w:delText>
        </w:r>
      </w:del>
      <w:ins w:id="1533" w:author="Ian Blenkinsop" w:date="2021-07-06T13:53:00Z">
        <w:r w:rsidR="008E2C3A">
          <w:rPr>
            <w:lang w:val="en-GB"/>
          </w:rPr>
          <w:t xml:space="preserve">have </w:t>
        </w:r>
      </w:ins>
      <w:r>
        <w:rPr>
          <w:lang w:val="en-GB"/>
        </w:rPr>
        <w:t>been used</w:t>
      </w:r>
      <w:r w:rsidRPr="00C421D6">
        <w:rPr>
          <w:lang w:val="en-GB"/>
        </w:rPr>
        <w:t xml:space="preserve"> </w:t>
      </w:r>
      <w:r w:rsidR="0079149B" w:rsidRPr="00C421D6">
        <w:rPr>
          <w:lang w:val="en-GB"/>
        </w:rPr>
        <w:t xml:space="preserve">to address issues </w:t>
      </w:r>
      <w:r>
        <w:rPr>
          <w:lang w:val="en-GB"/>
        </w:rPr>
        <w:t>related to</w:t>
      </w:r>
      <w:r w:rsidRPr="00C421D6">
        <w:rPr>
          <w:lang w:val="en-GB"/>
        </w:rPr>
        <w:t xml:space="preserve"> </w:t>
      </w:r>
      <w:r w:rsidR="0079149B" w:rsidRPr="00C421D6">
        <w:rPr>
          <w:lang w:val="en-GB"/>
        </w:rPr>
        <w:t>deep uncertainty</w:t>
      </w:r>
      <w:r>
        <w:rPr>
          <w:lang w:val="en-GB"/>
        </w:rPr>
        <w:t>, for example</w:t>
      </w:r>
      <w:r w:rsidR="0079149B" w:rsidRPr="00C421D6">
        <w:rPr>
          <w:lang w:val="en-GB"/>
        </w:rPr>
        <w:t xml:space="preserve"> low-likelihood events that would have high impact if they occurred, to better inform risk assessment and decision making (</w:t>
      </w:r>
      <w:del w:id="1534" w:author="Ian Blenkinsop" w:date="2021-07-02T13:32:00Z">
        <w:r w:rsidR="0079149B" w:rsidRPr="00C421D6" w:rsidDel="00D71BF2">
          <w:rPr>
            <w:lang w:val="en-GB"/>
          </w:rPr>
          <w:delText xml:space="preserve">see </w:delText>
        </w:r>
      </w:del>
      <w:r w:rsidR="0079149B" w:rsidRPr="00C421D6">
        <w:rPr>
          <w:lang w:val="en-GB"/>
        </w:rPr>
        <w:t xml:space="preserve">Section 1.4.4). Chapter 9 (Section 9.2.3) notes deep uncertainty in </w:t>
      </w:r>
      <w:del w:id="1535" w:author="Ian Blenkinsop" w:date="2021-07-02T13:32:00Z">
        <w:r w:rsidR="00CA5BD0" w:rsidDel="00D71BF2">
          <w:rPr>
            <w:lang w:val="en-GB"/>
          </w:rPr>
          <w:delText xml:space="preserve">long </w:delText>
        </w:r>
      </w:del>
      <w:ins w:id="1536" w:author="Ian Blenkinsop" w:date="2021-07-02T13:32:00Z">
        <w:r w:rsidR="00D71BF2">
          <w:rPr>
            <w:lang w:val="en-GB"/>
          </w:rPr>
          <w:t>long-</w:t>
        </w:r>
      </w:ins>
      <w:r w:rsidR="00CA5BD0">
        <w:rPr>
          <w:lang w:val="en-GB"/>
        </w:rPr>
        <w:t xml:space="preserve">term </w:t>
      </w:r>
      <w:r w:rsidR="0079149B" w:rsidRPr="00C421D6">
        <w:rPr>
          <w:lang w:val="en-GB"/>
        </w:rPr>
        <w:t xml:space="preserve">projections for sea level rise, </w:t>
      </w:r>
      <w:r w:rsidR="00542CEA">
        <w:rPr>
          <w:lang w:val="en-GB"/>
        </w:rPr>
        <w:t xml:space="preserve">and in processes related to </w:t>
      </w:r>
      <w:del w:id="1537" w:author="Ian Blenkinsop" w:date="2021-07-02T13:32:00Z">
        <w:r w:rsidR="00C64FF8" w:rsidRPr="00C64FF8" w:rsidDel="00D71BF2">
          <w:rPr>
            <w:lang w:val="en-GB"/>
          </w:rPr>
          <w:delText xml:space="preserve">Marine </w:delText>
        </w:r>
      </w:del>
      <w:ins w:id="1538" w:author="Ian Blenkinsop" w:date="2021-07-02T13:32:00Z">
        <w:r w:rsidR="00D71BF2">
          <w:rPr>
            <w:lang w:val="en-GB"/>
          </w:rPr>
          <w:t>m</w:t>
        </w:r>
        <w:r w:rsidR="00D71BF2" w:rsidRPr="00C64FF8">
          <w:rPr>
            <w:lang w:val="en-GB"/>
          </w:rPr>
          <w:t xml:space="preserve">arine </w:t>
        </w:r>
      </w:ins>
      <w:del w:id="1539" w:author="Ian Blenkinsop" w:date="2021-07-02T13:32:00Z">
        <w:r w:rsidR="00C64FF8" w:rsidRPr="00C64FF8" w:rsidDel="00D71BF2">
          <w:rPr>
            <w:lang w:val="en-GB"/>
          </w:rPr>
          <w:delText xml:space="preserve">Ice </w:delText>
        </w:r>
      </w:del>
      <w:ins w:id="1540" w:author="Ian Blenkinsop" w:date="2021-07-02T13:32:00Z">
        <w:r w:rsidR="00D71BF2">
          <w:rPr>
            <w:lang w:val="en-GB"/>
          </w:rPr>
          <w:t>i</w:t>
        </w:r>
        <w:r w:rsidR="00D71BF2" w:rsidRPr="00C64FF8">
          <w:rPr>
            <w:lang w:val="en-GB"/>
          </w:rPr>
          <w:t xml:space="preserve">ce </w:t>
        </w:r>
      </w:ins>
      <w:del w:id="1541" w:author="Ian Blenkinsop" w:date="2021-07-02T13:32:00Z">
        <w:r w:rsidR="00C64FF8" w:rsidRPr="00C64FF8" w:rsidDel="00D71BF2">
          <w:rPr>
            <w:lang w:val="en-GB"/>
          </w:rPr>
          <w:delText xml:space="preserve">Sheet </w:delText>
        </w:r>
      </w:del>
      <w:ins w:id="1542" w:author="Ian Blenkinsop" w:date="2021-07-02T13:32:00Z">
        <w:r w:rsidR="00D71BF2">
          <w:rPr>
            <w:lang w:val="en-GB"/>
          </w:rPr>
          <w:t>s</w:t>
        </w:r>
        <w:r w:rsidR="00D71BF2" w:rsidRPr="00C64FF8">
          <w:rPr>
            <w:lang w:val="en-GB"/>
          </w:rPr>
          <w:t xml:space="preserve">heet </w:t>
        </w:r>
      </w:ins>
      <w:del w:id="1543" w:author="Ian Blenkinsop" w:date="2021-07-02T13:32:00Z">
        <w:r w:rsidR="00C64FF8" w:rsidRPr="00C64FF8" w:rsidDel="00D71BF2">
          <w:rPr>
            <w:lang w:val="en-GB"/>
          </w:rPr>
          <w:delText xml:space="preserve">Instability </w:delText>
        </w:r>
      </w:del>
      <w:ins w:id="1544" w:author="Ian Blenkinsop" w:date="2021-07-02T13:32:00Z">
        <w:r w:rsidR="00D71BF2">
          <w:rPr>
            <w:lang w:val="en-GB"/>
          </w:rPr>
          <w:t>i</w:t>
        </w:r>
        <w:r w:rsidR="00D71BF2" w:rsidRPr="00C64FF8">
          <w:rPr>
            <w:lang w:val="en-GB"/>
          </w:rPr>
          <w:t xml:space="preserve">nstability </w:t>
        </w:r>
      </w:ins>
      <w:r w:rsidR="00C64FF8" w:rsidRPr="00C64FF8">
        <w:rPr>
          <w:lang w:val="en-GB"/>
        </w:rPr>
        <w:t xml:space="preserve">and </w:t>
      </w:r>
      <w:del w:id="1545" w:author="Ian Blenkinsop" w:date="2021-07-02T13:32:00Z">
        <w:r w:rsidR="00C64FF8" w:rsidRPr="00C64FF8" w:rsidDel="00D71BF2">
          <w:rPr>
            <w:lang w:val="en-GB"/>
          </w:rPr>
          <w:delText xml:space="preserve">Marine </w:delText>
        </w:r>
      </w:del>
      <w:ins w:id="1546" w:author="Ian Blenkinsop" w:date="2021-07-02T13:32:00Z">
        <w:r w:rsidR="00D71BF2">
          <w:rPr>
            <w:lang w:val="en-GB"/>
          </w:rPr>
          <w:t>m</w:t>
        </w:r>
        <w:r w:rsidR="00D71BF2" w:rsidRPr="00C64FF8">
          <w:rPr>
            <w:lang w:val="en-GB"/>
          </w:rPr>
          <w:t xml:space="preserve">arine </w:t>
        </w:r>
      </w:ins>
      <w:del w:id="1547" w:author="Ian Blenkinsop" w:date="2021-07-02T13:32:00Z">
        <w:r w:rsidR="00C64FF8" w:rsidRPr="00C64FF8" w:rsidDel="00D71BF2">
          <w:rPr>
            <w:lang w:val="en-GB"/>
          </w:rPr>
          <w:delText xml:space="preserve">Ice </w:delText>
        </w:r>
      </w:del>
      <w:ins w:id="1548" w:author="Ian Blenkinsop" w:date="2021-07-02T13:32:00Z">
        <w:r w:rsidR="00D71BF2">
          <w:rPr>
            <w:lang w:val="en-GB"/>
          </w:rPr>
          <w:t>i</w:t>
        </w:r>
        <w:r w:rsidR="00D71BF2" w:rsidRPr="00C64FF8">
          <w:rPr>
            <w:lang w:val="en-GB"/>
          </w:rPr>
          <w:t xml:space="preserve">ce </w:t>
        </w:r>
      </w:ins>
      <w:del w:id="1549" w:author="Ian Blenkinsop" w:date="2021-07-02T13:32:00Z">
        <w:r w:rsidR="00C64FF8" w:rsidRPr="00C64FF8" w:rsidDel="00D71BF2">
          <w:rPr>
            <w:lang w:val="en-GB"/>
          </w:rPr>
          <w:delText xml:space="preserve">Cliff </w:delText>
        </w:r>
      </w:del>
      <w:ins w:id="1550" w:author="Ian Blenkinsop" w:date="2021-07-02T13:32:00Z">
        <w:r w:rsidR="00D71BF2">
          <w:rPr>
            <w:lang w:val="en-GB"/>
          </w:rPr>
          <w:t>c</w:t>
        </w:r>
        <w:r w:rsidR="00D71BF2" w:rsidRPr="00C64FF8">
          <w:rPr>
            <w:lang w:val="en-GB"/>
          </w:rPr>
          <w:t xml:space="preserve">liff </w:t>
        </w:r>
      </w:ins>
      <w:del w:id="1551" w:author="Ian Blenkinsop" w:date="2021-07-02T13:32:00Z">
        <w:r w:rsidR="00C64FF8" w:rsidRPr="00C64FF8" w:rsidDel="00D71BF2">
          <w:rPr>
            <w:lang w:val="en-GB"/>
          </w:rPr>
          <w:delText>Instability</w:delText>
        </w:r>
      </w:del>
      <w:ins w:id="1552" w:author="Ian Blenkinsop" w:date="2021-07-02T13:32:00Z">
        <w:r w:rsidR="00D71BF2">
          <w:rPr>
            <w:lang w:val="en-GB"/>
          </w:rPr>
          <w:t>i</w:t>
        </w:r>
        <w:r w:rsidR="00D71BF2" w:rsidRPr="00C64FF8">
          <w:rPr>
            <w:lang w:val="en-GB"/>
          </w:rPr>
          <w:t>nstability</w:t>
        </w:r>
      </w:ins>
      <w:r w:rsidR="00CA5BD0">
        <w:rPr>
          <w:lang w:val="en-GB"/>
        </w:rPr>
        <w:t>.</w:t>
      </w:r>
      <w:r w:rsidR="00C64FF8" w:rsidRPr="00C64FF8">
        <w:rPr>
          <w:lang w:val="en-GB"/>
        </w:rPr>
        <w:t xml:space="preserve"> </w:t>
      </w:r>
    </w:p>
    <w:bookmarkEnd w:id="1487"/>
    <w:bookmarkEnd w:id="1529"/>
    <w:p w14:paraId="2B3EA0D1" w14:textId="77777777" w:rsidR="0079149B" w:rsidRPr="00C421D6" w:rsidRDefault="0079149B" w:rsidP="00581859">
      <w:pPr>
        <w:pStyle w:val="AR6BodyText"/>
        <w:rPr>
          <w:lang w:val="en-GB"/>
        </w:rPr>
      </w:pPr>
    </w:p>
    <w:p w14:paraId="1CAC361D" w14:textId="77777777" w:rsidR="0079149B" w:rsidRPr="00C421D6" w:rsidRDefault="0079149B" w:rsidP="00581859">
      <w:pPr>
        <w:pStyle w:val="AR6BodyText"/>
        <w:rPr>
          <w:b/>
          <w:color w:val="000000"/>
          <w:lang w:val="en-GB"/>
        </w:rPr>
      </w:pPr>
    </w:p>
    <w:p w14:paraId="15A4B541" w14:textId="7C4D871A" w:rsidR="0079149B" w:rsidRPr="00780BF3" w:rsidRDefault="0079149B" w:rsidP="0079149B">
      <w:pPr>
        <w:pStyle w:val="AR6Chap1Level31111"/>
        <w:spacing w:line="240" w:lineRule="auto"/>
        <w:rPr>
          <w:lang w:val="en-GB"/>
        </w:rPr>
      </w:pPr>
      <w:bookmarkStart w:id="1553" w:name="_26in1rg" w:colFirst="0" w:colLast="0"/>
      <w:bookmarkStart w:id="1554" w:name="_Toc69949969"/>
      <w:bookmarkEnd w:id="1553"/>
      <w:r w:rsidRPr="00780BF3">
        <w:rPr>
          <w:lang w:val="en-GB"/>
        </w:rPr>
        <w:t xml:space="preserve">Values, </w:t>
      </w:r>
      <w:del w:id="1555" w:author="Ian Blenkinsop" w:date="2021-07-02T13:33:00Z">
        <w:r w:rsidRPr="00780BF3" w:rsidDel="00D71BF2">
          <w:rPr>
            <w:lang w:val="en-GB"/>
          </w:rPr>
          <w:delText>science</w:delText>
        </w:r>
      </w:del>
      <w:ins w:id="1556" w:author="Ian Blenkinsop" w:date="2021-07-02T13:33:00Z">
        <w:r w:rsidR="00D71BF2">
          <w:rPr>
            <w:lang w:val="en-GB"/>
          </w:rPr>
          <w:t>S</w:t>
        </w:r>
        <w:r w:rsidR="00D71BF2" w:rsidRPr="00780BF3">
          <w:rPr>
            <w:lang w:val="en-GB"/>
          </w:rPr>
          <w:t>cience</w:t>
        </w:r>
      </w:ins>
      <w:del w:id="1557" w:author="Ian Blenkinsop" w:date="2021-07-02T13:33:00Z">
        <w:r w:rsidRPr="00780BF3" w:rsidDel="00D71BF2">
          <w:rPr>
            <w:lang w:val="en-GB"/>
          </w:rPr>
          <w:delText>,</w:delText>
        </w:r>
      </w:del>
      <w:r w:rsidRPr="00780BF3">
        <w:rPr>
          <w:lang w:val="en-GB"/>
        </w:rPr>
        <w:t xml:space="preserve"> and </w:t>
      </w:r>
      <w:del w:id="1558" w:author="Ian Blenkinsop" w:date="2021-07-02T13:33:00Z">
        <w:r w:rsidRPr="00780BF3" w:rsidDel="00D71BF2">
          <w:rPr>
            <w:lang w:val="en-GB"/>
          </w:rPr>
          <w:delText xml:space="preserve">climate </w:delText>
        </w:r>
      </w:del>
      <w:ins w:id="1559" w:author="Ian Blenkinsop" w:date="2021-07-02T13:33:00Z">
        <w:r w:rsidR="00D71BF2">
          <w:rPr>
            <w:lang w:val="en-GB"/>
          </w:rPr>
          <w:t>C</w:t>
        </w:r>
        <w:r w:rsidR="00D71BF2" w:rsidRPr="00780BF3">
          <w:rPr>
            <w:lang w:val="en-GB"/>
          </w:rPr>
          <w:t xml:space="preserve">limate </w:t>
        </w:r>
      </w:ins>
      <w:del w:id="1560" w:author="Ian Blenkinsop" w:date="2021-07-02T13:33:00Z">
        <w:r w:rsidRPr="00780BF3" w:rsidDel="00D71BF2">
          <w:rPr>
            <w:lang w:val="en-GB"/>
          </w:rPr>
          <w:delText xml:space="preserve">change </w:delText>
        </w:r>
      </w:del>
      <w:ins w:id="1561" w:author="Ian Blenkinsop" w:date="2021-07-02T13:33:00Z">
        <w:r w:rsidR="00D71BF2">
          <w:rPr>
            <w:lang w:val="en-GB"/>
          </w:rPr>
          <w:t>C</w:t>
        </w:r>
        <w:r w:rsidR="00D71BF2" w:rsidRPr="00780BF3">
          <w:rPr>
            <w:lang w:val="en-GB"/>
          </w:rPr>
          <w:t xml:space="preserve">hange </w:t>
        </w:r>
      </w:ins>
      <w:del w:id="1562" w:author="Ian Blenkinsop" w:date="2021-07-02T13:33:00Z">
        <w:r w:rsidRPr="00780BF3" w:rsidDel="00D71BF2">
          <w:rPr>
            <w:lang w:val="en-GB"/>
          </w:rPr>
          <w:delText>communication</w:delText>
        </w:r>
        <w:bookmarkEnd w:id="1554"/>
        <w:r w:rsidRPr="00780BF3" w:rsidDel="00D71BF2">
          <w:rPr>
            <w:lang w:val="en-GB"/>
          </w:rPr>
          <w:delText xml:space="preserve"> </w:delText>
        </w:r>
      </w:del>
      <w:ins w:id="1563" w:author="Ian Blenkinsop" w:date="2021-07-02T13:33:00Z">
        <w:r w:rsidR="00D71BF2">
          <w:rPr>
            <w:lang w:val="en-GB"/>
          </w:rPr>
          <w:t>C</w:t>
        </w:r>
        <w:r w:rsidR="00D71BF2" w:rsidRPr="00780BF3">
          <w:rPr>
            <w:lang w:val="en-GB"/>
          </w:rPr>
          <w:t xml:space="preserve">ommunication </w:t>
        </w:r>
      </w:ins>
    </w:p>
    <w:p w14:paraId="6ACA335C" w14:textId="77777777" w:rsidR="0079149B" w:rsidRPr="00780BF3" w:rsidRDefault="0079149B" w:rsidP="0079149B">
      <w:pPr>
        <w:pBdr>
          <w:top w:val="nil"/>
          <w:left w:val="nil"/>
          <w:bottom w:val="nil"/>
          <w:right w:val="nil"/>
          <w:between w:val="nil"/>
        </w:pBdr>
        <w:rPr>
          <w:color w:val="000000"/>
        </w:rPr>
      </w:pPr>
    </w:p>
    <w:p w14:paraId="6A214BD4" w14:textId="71CA8E55" w:rsidR="0079149B" w:rsidRPr="00C421D6" w:rsidRDefault="0079149B" w:rsidP="0079149B">
      <w:pPr>
        <w:pStyle w:val="AR6BodyText"/>
        <w:rPr>
          <w:lang w:val="en-GB"/>
        </w:rPr>
      </w:pPr>
      <w:bookmarkStart w:id="1564" w:name="_Hlk66715584"/>
      <w:r w:rsidRPr="00C421D6">
        <w:rPr>
          <w:lang w:val="en-GB"/>
        </w:rPr>
        <w:t xml:space="preserve">As noted above, values </w:t>
      </w:r>
      <w:del w:id="1565" w:author="Ian Blenkinsop" w:date="2021-07-02T13:33:00Z">
        <w:r w:rsidRPr="00C421D6" w:rsidDel="00D71BF2">
          <w:rPr>
            <w:lang w:val="en-GB"/>
          </w:rPr>
          <w:delText xml:space="preserve">— </w:delText>
        </w:r>
      </w:del>
      <w:ins w:id="1566" w:author="Ian Blenkinsop" w:date="2021-07-02T13:33:00Z">
        <w:r w:rsidR="00D71BF2">
          <w:rPr>
            <w:lang w:val="en-GB"/>
          </w:rPr>
          <w:t>–</w:t>
        </w:r>
        <w:r w:rsidR="00D71BF2" w:rsidRPr="00C421D6">
          <w:rPr>
            <w:lang w:val="en-GB"/>
          </w:rPr>
          <w:t xml:space="preserve"> </w:t>
        </w:r>
      </w:ins>
      <w:r w:rsidRPr="00C421D6">
        <w:rPr>
          <w:lang w:val="en-GB"/>
        </w:rPr>
        <w:t xml:space="preserve">fundamental attitudes about what is important, good, and right </w:t>
      </w:r>
      <w:del w:id="1567" w:author="Ian Blenkinsop" w:date="2021-07-02T13:33:00Z">
        <w:r w:rsidRPr="00C421D6" w:rsidDel="00D71BF2">
          <w:rPr>
            <w:lang w:val="en-GB"/>
          </w:rPr>
          <w:delText xml:space="preserve">— </w:delText>
        </w:r>
      </w:del>
      <w:ins w:id="1568" w:author="Ian Blenkinsop" w:date="2021-07-02T13:33:00Z">
        <w:r w:rsidR="00D71BF2">
          <w:rPr>
            <w:lang w:val="en-GB"/>
          </w:rPr>
          <w:t>–</w:t>
        </w:r>
        <w:r w:rsidR="00D71BF2" w:rsidRPr="00C421D6">
          <w:rPr>
            <w:lang w:val="en-GB"/>
          </w:rPr>
          <w:t xml:space="preserve"> </w:t>
        </w:r>
      </w:ins>
      <w:r w:rsidRPr="00C421D6">
        <w:rPr>
          <w:lang w:val="en-GB"/>
        </w:rPr>
        <w:t xml:space="preserve">play critical roles </w:t>
      </w:r>
      <w:r w:rsidRPr="00C421D6">
        <w:rPr>
          <w:lang w:val="en-GB"/>
        </w:rPr>
        <w:lastRenderedPageBreak/>
        <w:t xml:space="preserve">in all human endeavours, including climate science. In AR5, Chapters 3 and 4 of the WGIII </w:t>
      </w:r>
      <w:del w:id="1569" w:author="Ian Blenkinsop" w:date="2021-07-02T14:43:00Z">
        <w:r w:rsidRPr="00C421D6" w:rsidDel="00535DA8">
          <w:rPr>
            <w:lang w:val="en-GB"/>
          </w:rPr>
          <w:delText xml:space="preserve">assessment </w:delText>
        </w:r>
      </w:del>
      <w:ins w:id="1570" w:author="Ian Blenkinsop" w:date="2021-07-02T14:43:00Z">
        <w:r w:rsidR="00535DA8">
          <w:rPr>
            <w:lang w:val="en-GB"/>
          </w:rPr>
          <w:t>A</w:t>
        </w:r>
        <w:r w:rsidR="00535DA8" w:rsidRPr="00C421D6">
          <w:rPr>
            <w:lang w:val="en-GB"/>
          </w:rPr>
          <w:t xml:space="preserve">ssessment </w:t>
        </w:r>
      </w:ins>
      <w:r w:rsidRPr="00C421D6">
        <w:rPr>
          <w:lang w:val="en-GB"/>
        </w:rPr>
        <w:t>addressed the role of cultural, social</w:t>
      </w:r>
      <w:del w:id="1571" w:author="Ian Blenkinsop" w:date="2021-07-02T13:34:00Z">
        <w:r w:rsidRPr="00C421D6" w:rsidDel="00D71BF2">
          <w:rPr>
            <w:lang w:val="en-GB"/>
          </w:rPr>
          <w:delText>,</w:delText>
        </w:r>
      </w:del>
      <w:r w:rsidRPr="00C421D6">
        <w:rPr>
          <w:lang w:val="en-GB"/>
        </w:rPr>
        <w:t xml:space="preserve"> and ethical values in climate change mitigation and sustainable development </w:t>
      </w:r>
      <w:r w:rsidRPr="00221810">
        <w:fldChar w:fldCharType="begin" w:fldLock="1"/>
      </w:r>
      <w:r w:rsidR="00E81B0B">
        <w:rPr>
          <w:lang w:val="en-GB"/>
        </w:rPr>
        <w:instrText>ADDIN CSL_CITATION { "citationItems" : [ { "id" : "ITEM-1", "itemData" : { "DOI" : "10.1017/CBO9781107415416.009", "ISBN" : "9781107058217", "author" : [ { "dropping-particle" : "", "family" : "Kolstad", "given" : "C.", "non-dropping-particle" : "", "parse-names" : false, "suffix" : "" }, { "dropping-particle" : "", "family" : "Urama", "given" : "K.", "non-dropping-particle" : "", "parse-names" : false, "suffix" : "" }, { "dropping-particle" : "", "family" : "Broome", "given" : "J.", "non-dropping-particle" : "", "parse-names" : false, "suffix" : "" }, { "dropping-particle" : "", "family" : "Bruvoll", "given" : "A.", "non-dropping-particle" : "", "parse-names" : false, "suffix" : "" }, { "dropping-particle" : "", "family" : "Cari\u00f1o Olvera", "given" : "M.", "non-dropping-particle" : "", "parse-names" : false, "suffix" : "" }, { "dropping-particle" : "", "family" : "Fullerton", "given" : "D.", "non-dropping-particle" : "", "parse-names" : false, "suffix" : "" }, { "dropping-particle" : "", "family" : "Gollier", "given" : "C.", "non-dropping-particle" : "", "parse-names" : false, "suffix" : "" }, { "dropping-particle" : "", "family" : "Hanemann", "given" : "W. M.", "non-dropping-particle" : "", "parse-names" : false, "suffix" : "" }, { "dropping-particle" : "", "family" : "Hassan", "given" : "R.", "non-dropping-particle" : "", "parse-names" : false, "suffix" : "" }, { "dropping-particle" : "", "family" : "Jotzo", "given" : "F.", "non-dropping-particle" : "", "parse-names" : false, "suffix" : "" }, { "dropping-particle" : "", "family" : "Khan", "given" : "M.R.", "non-dropping-particle" : "", "parse-names" : false, "suffix" : "" }, { "dropping-particle" : "", "family" : "Meyer", "given" : "L.", "non-dropping-particle" : "", "parse-names" : false, "suffix" : "" }, { "dropping-particle" : "", "family" : "Mundaca", "given" : "L.", "non-dropping-particle" : "", "parse-names" : false, "suffix" : "" } ], "container-title" : "Climate Change 2014: Mitigation of Climate Change. Contribution of Working Group III to the Fifth Assessment Report of the Intergovernmental Panel on Climate Change", "editor" : [ { "dropping-particle" : "", "family" : "Edenhofer", "given" : "O.",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"Schl\u00f6mer",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"J.C.", "non-dropping-particle" : "", "parse-names" : false, "suffix" : "" } ], "id" : "ITEM-1", "issued" : { "date-parts" : [ [ "2014" ] ] }, "page" : "207-282", "publisher" : "Cambridge University Press", "publisher-place" : "Cambridge, United Kingdom and New York, NY, USA", "title" : "Social, Economic and Ethical Concepts and Methods", "translator" : [ { "dropping-particle" : "", "family" : "H4042", "given" : "Rt13", "non-dropping-particle" : "", "parse-names" : false, "suffix" : "" } ], "type" : "chapter" }, "uris" : [ "http://www.mendeley.com/documents/?uuid=6470596d-5ff1-437a-a569-34e9af5272c8" ] }, { "id" : "ITEM-2", "itemData" : { "DOI" : "10.1017/CBO9781107415416.010", "ISBN" : "9781107058217", "author" : [ { "dropping-particle" : "", "family" : "Fleurbaey", "given" : "M.", "non-dropping-particle" : "", "parse-names" : false, "suffix" : "" }, { "dropping-particle" : "", "family" : "Kartha", "given" : "S.", "non-dropping-particle" : "", "parse-names" : false, "suffix" : "" }, { "dropping-particle" : "", "family" : "Bolwig", "given" : "S.", "non-dropping-particle" : "", "parse-names" : false, "suffix" : "" }, { "dropping-particle" : "", "family" : "Chee", "given" : "Y. L.", "non-dropping-particle" : "", "parse-names" : false, "suffix" : "" }, { "dropping-particle" : "", "family" : "Chen", "given" : "Y.", "non-dropping-particle" : "", "parse-names" : false, "suffix" : "" }, { "dropping-particle" : "", "family" : "Corbera", "given" : "E.", "non-dropping-particle" : "", "parse-names" : false, "suffix" : "" }, { "dropping-particle" : "", "family" : "Lecocq", "given" : "F.", "non-dropping-particle" : "", "parse-names" : false, "suffix" : "" }, { "dropping-particle" : "", "family" : "Lutz", "given" : "W.", "non-dropping-particle" : "", "parse-names" : false, "suffix" : "" }, { "dropping-particle" : "", "family" : "Muylaert", "given" : "M. S.", "non-dropping-particle" : "", "parse-names" : false, "suffix" : "" }, { "dropping-particle" : "", "family" : "Norgaard", "given" : "R. B.", "non-dropping-particle" : "", "parse-names" : false, "suffix" : "" }, { "dropping-particle" : "", "family" : "Okereke", "given" : "C.", "non-dropping-particle" : "", "parse-names" : false, "suffix" : "" }, { "dropping-particle" : "", "family" : "Sagar", "given" : "A. D.", "non-dropping-particle" : "", "parse-names" : false, "suffix" : "" } ], "container-title" : "Climate Change 2014: Mitigation of Climate Change. Contribution of Working Group III to the Fifth Assessment Report of the Intergovernmental Panel on Climate Change", "editor" : [ { "dropping-particle" : "", "family" : "Edenhofer", "given" : "O.",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"Schl\u00f6mer",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"J.C.", "non-dropping-particle" : "", "parse-names" : false, "suffix" : "" } ], "id" : "ITEM-2", "issued" : { "date-parts" : [ [ "2014" ] ] }, "page" : "283-350", "publisher" : "Cambridge University Press", "publisher-place" : "Cambridge, United Kingdom and New York, NY, USA", "title" : "Sustainable Development and Equity", "translator" : [ { "dropping-particle" : "", "family" : "H4040", "given" : "Rt13", "non-dropping-particle" : "", "parse-names" : false, "suffix" : "" } ], "type" : "chapter" }, "uris" : [ "http://www.mendeley.com/documents/?uuid=b3cbff58-5446-4f0a-b0f6-95992f302c3b" ] } ], "mendeley" : { "formattedCitation" : "(Fleurbaey et al., 2014; Kolstad et al., 2014)", "plainTextFormattedCitation" : "(Fleurbaey et al., 2014; Kolstad et al., 2014)", "previouslyFormattedCitation" : "(Fleurbaey et al., 2014; Kolstad et al., 2014)" }, "properties" : { "noteIndex" : 0 }, "schema" : "https://github.com/citation-style-language/schema/raw/master/csl-citation.json" }</w:instrText>
      </w:r>
      <w:r w:rsidRPr="00221810">
        <w:fldChar w:fldCharType="separate"/>
      </w:r>
      <w:ins w:id="1572" w:author="Robin Matthews" w:date="2021-05-18T16:01:00Z">
        <w:r w:rsidR="00602365">
          <w:rPr>
            <w:noProof/>
            <w:lang w:val="en-GB"/>
          </w:rPr>
          <w:t>(Fleurbaey et al., 2014; Kolstad et al., 2014)</w:t>
        </w:r>
      </w:ins>
      <w:del w:id="1573" w:author="Robin Matthews" w:date="2021-05-18T16:01:00Z">
        <w:r w:rsidRPr="00C421D6" w:rsidDel="00602365">
          <w:rPr>
            <w:noProof/>
            <w:lang w:val="en-GB"/>
          </w:rPr>
          <w:delText>(Fleurbaey et al., 2014; Kolstad et al., 2014)</w:delText>
        </w:r>
      </w:del>
      <w:r w:rsidRPr="00221810">
        <w:fldChar w:fldCharType="end"/>
      </w:r>
      <w:r w:rsidRPr="00C421D6">
        <w:rPr>
          <w:lang w:val="en-GB"/>
        </w:rPr>
        <w:t xml:space="preserve">. These values include widely accepted concepts of human rights, enshrined in international law, that are relevant to climate impacts and policy objectives </w:t>
      </w:r>
      <w:r w:rsidRPr="00221810">
        <w:fldChar w:fldCharType="begin" w:fldLock="1"/>
      </w:r>
      <w:r w:rsidR="00A94565">
        <w:rPr>
          <w:lang w:val="en-GB"/>
        </w:rPr>
        <w:instrText>ADDIN CSL_CITATION { "citationItems" : [ { "id" : "ITEM-1", "itemData" : { "DOI" : "https://www.yjil.yale.edu/volume-37-issue-2", "author" : [ { "dropping-particle" : "", "family" : "Hall", "given" : "Margaux J.", "non-dropping-particle" : "", "parse-names" : false, "suffix" : "" }, { "dropping-particle" : "", "family" : "Weiss", "given" : "David C.", "non-dropping-particle" : "", "parse-names" : false, "suffix" : "" } ], "container-title" : "Yale Journal of International Law", "id" : "ITEM-1", "issue" : "2", "issued" : { "date-parts" : [ [ "2012" ] ] }, "page" : "310-366", "title" : "Avoiding Adaptation Apartheid: Climate Change Adaptation and Human Rights Law", "translator" : [ { "dropping-particle" : "", "family" : "H4222", "given" : "", "non-dropping-particle" : "", "parse-names" : false, "suffix" : "" } ], "type" : "article-journal", "volume" : "37" }, "uris" : [ "http://www.mendeley.com/documents/?uuid=2b55e276-a61a-4510-a479-40ed69547b7b" ] }, { "id" : "ITEM-2", "itemData" : { "DOI" : "10.1017/S2047102517000292", "ISSN" : "2047-1025", "abstract" : "In 2015, a Pakistani court in the case of Leghari v. Federation of Pakistan made history by accepting arguments that governmental failures to address climate change adequately violated petitioners\u2019 rights. This case forms part of an emerging body of pending or decided climate change-related lawsuits that incorporate rights-based arguments in several countries, including the Netherlands, the Philippines, Austria, South Africa, and the United States (US). These decisions align with efforts to recognize the human rights dimensions of climate change, which received important endorsement in the Paris Agreement. The decisions also represent a significant milestone in climate change litigation. Although there have been hundreds of climate-based cases around the world over the past two decades \u2013 especially in the US \u2013 past and much of the ongoing litigation focuses primarily on statutory interpretation avenues. Previous efforts to bring human rights cases have also failed to achieve formal success. The new cases demonstrate an increasing trend for petitioners to employ rights claims in climate change lawsuits, as well as a growing receptivity of courts to this framing. This \u2018rights turn\u2019 could serve as a model or inspiration for rights-based litigation in other jurisdictions, especially those with similarly structured law and court access.", "author" : [ { "dropping-particle" : "", "family" : "Peel", "given" : "Jacqueline", "non-dropping-particle" : "", "parse-names" : false, "suffix" : "" }, { "dropping-particle" : "", "family" : "Osofsky", "given" : "Hari M.", "non-dropping-particle" : "", "parse-names" : false, "suffix" : "" } ], "container-title" : "Transnational Environmental Law", "id" : "ITEM-2", "issue" : "1", "issued" : { "date-parts" : [ [ "2018", "3", "29" ] ] }, "page" : "37-67", "title" : "A Rights Turn in Climate Change Litigation?", "translator" : [ { "dropping-particle" : "", "family" : "H4041", "given" : "", "non-dropping-particle" : "", "parse-names" : false, "suffix" : "" } ], "type" : "article-journal", "volume" : "7" }, "uris" : [ "http://www.mendeley.com/documents/?uuid=584ee882-edec-4a67-8e9b-8cdc49f0b5d9" ] }, { "id" : "ITEM-3", "itemData" : { "DOI" : "10.1002/wcc.580", "ISSN" : "1757-7780", "author" : [ { "dropping-particle" : "", "family" : "Setzer", "given" : "Joana", "non-dropping-particle" : "", "parse-names" : false, "suffix" : "" }, { "dropping-particle" : "", "family" : "Vanhala", "given" : "Lisa C.", "non-dropping-particle" : "", "parse-names" : false, "suffix" : "" } ], "container-title" : "WIREs Climate Change", "id" : "ITEM-3", "issue" : "3", "issued" : { "date-parts" : [ [ "2019", "5", "4" ] ] }, "page" : "e580", "title" : "Climate change litigation: A review of research on courts and litigants in climate governance", "translator" : [ { "dropping-particle" : "", "family" : "H4220", "given" : "", "non-dropping-particle" : "", "parse-names" : false, "suffix" : "" } ], "type" : "article-journal", "volume" : "10" }, "uris" : [ "http://www.mendeley.com/documents/?uuid=c34c9aa8-58e2-475e-b082-d7a62d9bd997" ] } ], "mendeley" : { "formattedCitation" : "(Hall and Weiss, 2012; Peel and Osofsky, 2018; Setzer and Vanhala, 2019)", "manualFormatting" : "(Hall and Weiss, 2012; Peel and Osofsky, 2018; Setzer and Vanhala, 2019)", "plainTextFormattedCitation" : "(Hall and Weiss, 2012; Peel and Osofsky, 2018; Setzer and Vanhala, 2019)", "previouslyFormattedCitation" : "(Hall and Weiss, 2012; Peel and Osofsky, 2018; Setzer and Vanhala, 2019)" }, "properties" : { "noteIndex" : 0 }, "schema" : "https://github.com/citation-style-language/schema/raw/master/csl-citation.json" }</w:instrText>
      </w:r>
      <w:r w:rsidRPr="00221810">
        <w:fldChar w:fldCharType="separate"/>
      </w:r>
      <w:ins w:id="1574" w:author="Robin Matthews" w:date="2021-05-18T16:01:00Z">
        <w:r w:rsidR="00602365">
          <w:rPr>
            <w:noProof/>
            <w:lang w:val="en-GB"/>
          </w:rPr>
          <w:t>(Hall and Weiss, 2012; Peel and Osofsky, 2018; Setzer and Vanhala, 2019)</w:t>
        </w:r>
      </w:ins>
      <w:del w:id="1575" w:author="Robin Matthews" w:date="2021-05-18T16:01:00Z">
        <w:r w:rsidRPr="00C421D6" w:rsidDel="00602365">
          <w:rPr>
            <w:noProof/>
            <w:lang w:val="en-GB"/>
          </w:rPr>
          <w:delText>(Hall and Weiss, 2012; Peel and Osofsky, 2018; Setzer and Vanhala, 2019)</w:delText>
        </w:r>
      </w:del>
      <w:r w:rsidRPr="00221810">
        <w:fldChar w:fldCharType="end"/>
      </w:r>
      <w:r w:rsidRPr="00C421D6">
        <w:rPr>
          <w:lang w:val="en-GB"/>
        </w:rPr>
        <w:t xml:space="preserve">. Specific values – human life, subsistence, stability, and equitable distribution of the costs and benefits of climate impacts and policies – are explicit in the texts of the UNFCCC and the PA </w:t>
      </w:r>
      <w:r w:rsidRPr="00221810">
        <w:fldChar w:fldCharType="begin" w:fldLock="1"/>
      </w:r>
      <w:r w:rsidR="00A94565">
        <w:rPr>
          <w:lang w:val="en-GB"/>
        </w:rPr>
        <w:instrText>ADDIN CSL_CITATION { "citationItems" : [ { "id" : "ITEM-1", "itemData" : { "DOI" : "10.4324/9781315442365", "ISBN" : "9781315442365", "abstract" : "The UN Framework Convention on Climate Change (UNFCCC) aims to tackle the consequences of 'dangerous' climate impacts. 1 The Convention entered into effect in 1994, influenced by the dominant discourses of what might be termed 'the technological fix'and neo\u2013liberalism, epitomized by market-based approaches, including the 'flexible mechanisms' of the 1997 Kyoto Protocol (KP). These mechanisms consisted of the Clean Development Mechanism (CDM), joint implementation (JI) and international emissions \u2026", "author" : [ { "dropping-particle" : "", "family" : "Breakey", "given" : "Hugh", "non-dropping-particle" : "", "parse-names" : false, "suffix" : "" }, { "dropping-particle" : "", "family" : "Cadman", "given" : "Tim", "non-dropping-particle" : "", "parse-names" : false, "suffix" : "" }, { "dropping-particle" : "", "family" : "Sampford", "given" : "Charles", "non-dropping-particle" : "", "parse-names" : false, "suffix" : "" } ], "container-title" : "Governing the Climate Change Regime: Institutional Integrity and Integrity Systems", "editor" : [ { "dropping-particle" : "", "family" : "Cadman", "given" : "Tim", "non-dropping-particle" : "", "parse-names" : false, "suffix" : "" }, { "dropping-particle" : "", "family" : "Maguire", "given" : "Rowena", "non-dropping-particle" : "", "parse-names" : false, "suffix" : "" }, { "dropping-particle" : "", "family" : "Sampford", "given" : "Charles", "non-dropping-particle" : "", "parse-names" : false, "suffix" : "" } ], "id" : "ITEM-1", "issued" : { "date-parts" : [ [ "2016" ] ] }, "note" : "Times cited: 13", "page" : "34-62", "publisher" : "Routledge", "publisher-place" : "London, UK", "title" : "Governance values and institutional integrity", "translator" : [ { "dropping-particle" : "", "family" : "H4065", "given" : "Rt6", "non-dropping-particle" : "", "parse-names" : false, "suffix" : "" } ], "type" : "chapter" }, "uris" : [ "http://www.mendeley.com/documents/?uuid=3757610b-d427-4076-b124-a7dd3fa31f8b" ] }, { "id" : "ITEM-2", "itemData" : { "DOI" : "10.4324/9781315442365", "abstract" : "The UN Framework Convention on Climate Change (UNFCCC) aims to tackle the consequences of 'dangerous' climate impacts. 1 The Convention entered into effect in 1994, influenced by the dominant discourses of what might be termed 'the technological fix'and neo\u2013liberalism, epitomized by market-based approaches, including the 'flexible mechanisms' of the 1997 Kyoto Protocol (KP). These mechanisms consisted of the Clean Development Mechanism (CDM), joint implementation (JI) and international emissions \u2026", "author" : [ { "dropping-particle" : "", "family" : "Dooley", "given" : "Kate", "non-dropping-particle" : "", "parse-names" : false, "suffix" : "" }, { "dropping-particle" : "", "family" : "Parihar", "given" : "Gita", "non-dropping-particle" : "", "parse-names" : false, "suffix" : "" } ], "container-title" : "Governing the Climate Change Regime: Institutional Integrity and Integrity Systems", "editor" : [ { "dropping-particle" : "", "family" : "Cadman", "given" : "Tim", "non-dropping-particle" : "", "parse-names" : false, "suffix" : "" }, { "dropping-particle" : "", "family" : "Maguire", "given" : "Rowena", "non-dropping-particle" : "", "parse-names" : false, "suffix" : "" }, { "dropping-particle" : "", "family" : "Sampford", "given" : "Charles", "non-dropping-particle" : "", "parse-names" : false, "suffix" : "" } ], "id" : "ITEM-2", "issued" : { "date-parts" : [ [ "2016" ] ] }, "note" : "Times cited: 13", "page" : "136-154", "publisher" : "Routledge", "publisher-place" : "London, UK", "title" : "Human rights and equity: Governing values for the international climate regime", "translator" : [ { "dropping-particle" : "", "family" : "Rt6", "given" : "H4782", "non-dropping-particle" : "", "parse-names" : false, "suffix" : "" } ], "type" : "chapter" }, "uris" : [ "http://www.mendeley.com/documents/?uuid=5543433c-fcd3-4aef-9204-fd4e57446209" ] } ], "mendeley" : { "formattedCitation" : "(Breakey et al., 2016; Dooley and Parihar, 2016)", "manualFormatting" : "(Breakey et al., 2016; Dooley and Parihar, 2016)", "plainTextFormattedCitation" : "(Breakey et al., 2016; Dooley and Parihar, 2016)", "previouslyFormattedCitation" : "(Breakey et al., 2016; Dooley and Parihar, 2016)" }, "properties" : { "noteIndex" : 0 }, "schema" : "https://github.com/citation-style-language/schema/raw/master/csl-citation.json" }</w:instrText>
      </w:r>
      <w:r w:rsidRPr="00221810">
        <w:fldChar w:fldCharType="separate"/>
      </w:r>
      <w:ins w:id="1576" w:author="Robin Matthews" w:date="2021-05-18T16:01:00Z">
        <w:r w:rsidR="00602365">
          <w:rPr>
            <w:noProof/>
            <w:lang w:val="en-GB"/>
          </w:rPr>
          <w:t>(Breakey et al., 2016; Dooley and Parihar, 2016)</w:t>
        </w:r>
      </w:ins>
      <w:del w:id="1577" w:author="Robin Matthews" w:date="2021-05-18T16:01:00Z">
        <w:r w:rsidRPr="00C421D6" w:rsidDel="00602365">
          <w:rPr>
            <w:noProof/>
            <w:lang w:val="en-GB"/>
          </w:rPr>
          <w:delText>(Breakey et al., 2016; Dooley and Parihar, 2016)</w:delText>
        </w:r>
      </w:del>
      <w:r w:rsidRPr="00221810">
        <w:fldChar w:fldCharType="end"/>
      </w:r>
      <w:r w:rsidRPr="00C421D6">
        <w:rPr>
          <w:lang w:val="en-GB"/>
        </w:rPr>
        <w:t>. Here we address the role of values in how scientific knowledge is created, verified</w:t>
      </w:r>
      <w:del w:id="1578" w:author="Ian Blenkinsop" w:date="2021-07-02T13:34:00Z">
        <w:r w:rsidRPr="00C421D6" w:rsidDel="00D71BF2">
          <w:rPr>
            <w:lang w:val="en-GB"/>
          </w:rPr>
          <w:delText>,</w:delText>
        </w:r>
      </w:del>
      <w:r w:rsidRPr="00C421D6">
        <w:rPr>
          <w:lang w:val="en-GB"/>
        </w:rPr>
        <w:t xml:space="preserve"> and communicated. Chapters 10, 12</w:t>
      </w:r>
      <w:del w:id="1579" w:author="Ian Blenkinsop" w:date="2021-07-02T13:34:00Z">
        <w:r w:rsidRPr="00C421D6" w:rsidDel="00D71BF2">
          <w:rPr>
            <w:lang w:val="en-GB"/>
          </w:rPr>
          <w:delText>,</w:delText>
        </w:r>
      </w:del>
      <w:r w:rsidRPr="00C421D6">
        <w:rPr>
          <w:lang w:val="en-GB"/>
        </w:rPr>
        <w:t xml:space="preserve"> and Cross-Chapter Box 12.2 address how the specific values and contexts of users can be addressed in the co-production of climate information.</w:t>
      </w:r>
    </w:p>
    <w:bookmarkEnd w:id="1564"/>
    <w:p w14:paraId="1A66E427" w14:textId="77777777" w:rsidR="0079149B" w:rsidRPr="00C421D6" w:rsidRDefault="0079149B" w:rsidP="0079149B">
      <w:pPr>
        <w:pStyle w:val="AR6BodyText"/>
        <w:rPr>
          <w:lang w:val="en-GB"/>
        </w:rPr>
      </w:pPr>
    </w:p>
    <w:p w14:paraId="784B615D" w14:textId="712DFA6F" w:rsidR="0079149B" w:rsidRPr="00C421D6" w:rsidRDefault="0079149B" w:rsidP="0079149B">
      <w:pPr>
        <w:pStyle w:val="AR6BodyText"/>
        <w:rPr>
          <w:lang w:val="en-GB"/>
        </w:rPr>
      </w:pPr>
      <w:bookmarkStart w:id="1580" w:name="_Hlk66715670"/>
      <w:r w:rsidRPr="00C421D6">
        <w:rPr>
          <w:lang w:val="en-GB"/>
        </w:rPr>
        <w:t xml:space="preserve">The epistemic (knowledge-related) values of science include explanatory power, predictive accuracy, falsifiability, replicability, and justification of claims by explicit reasoning </w:t>
      </w:r>
      <w:r w:rsidRPr="00221810">
        <w:fldChar w:fldCharType="begin" w:fldLock="1"/>
      </w:r>
      <w:r w:rsidR="00E81B0B">
        <w:rPr>
          <w:lang w:val="en-GB"/>
        </w:rPr>
        <w:instrText>ADDIN CSL_CITATION { "citationItems" : [ { "id" : "ITEM-1", "itemData" : { "author" : [ { "dropping-particle" : "", "family" : "Popper", "given" : "Sir Karl R", "non-dropping-particle" : "", "parse-names" : false, "suffix" : "" } ], "id" : "ITEM-1", "issued" : { "date-parts" : [ [ "1959" ] ] }, "number-of-pages" : "480", "publisher" : "Hutchinson &amp; Co.", "publisher-place" : "London, UK", "title" : "The Logic of Scientific Discovery", "translator" : [ { "dropping-particle" : "", "family" : "H2890", "given" : "Rt4", "non-dropping-particle" : "", "parse-names" : false, "suffix" : "" } ], "type" : "book" }, "uris" : [ "http://www.mendeley.com/documents/?uuid=dfaa9c3f-2e3e-4266-ad76-a599efd1b6f6" ] }, { "id" : "ITEM-2", "itemData" : { "ISBN" : "0226458067", "author" : [ { "dropping-particle" : "", "family" : "Kuhn", "given" : "Thomas S", "non-dropping-particle" : "", "parse-names" : false, "suffix" : "" } ], "id" : "ITEM-2", "issued" : { "date-parts" : [ [ "1977" ] ] }, "note" : "$34.00\nUsed Price: $6.60\nCollectible Price: $57.12", "number-of-pages" : "390", "publisher" : "University of Chicago Press", "publisher-place" : "Chicago, IL, USA", "title" : "The Essential Tension: Selected Studies in Scientific Tradition and Change", "translator" : [ { "dropping-particle" : "", "family" : "H3356", "given" : "Rt4", "non-dropping-particle" : "", "parse-names" : false, "suffix" : "" } ], "type" : "book" }, "uris" : [ "http://www.mendeley.com/documents/?uuid=eab45dda-63db-4253-8560-5069d561ad7a" ] } ], "mendeley" : { "formattedCitation" : "(Popper, 1959; Kuhn, 1977)", "plainTextFormattedCitation" : "(Popper, 1959; Kuhn, 1977)", "previouslyFormattedCitation" : "(Popper, 1959; Kuhn, 1977)" }, "properties" : { "noteIndex" : 0 }, "schema" : "https://github.com/citation-style-language/schema/raw/master/csl-citation.json" }</w:instrText>
      </w:r>
      <w:r w:rsidRPr="00221810">
        <w:fldChar w:fldCharType="separate"/>
      </w:r>
      <w:ins w:id="1581" w:author="Robin Matthews" w:date="2021-05-18T16:01:00Z">
        <w:r w:rsidR="00602365">
          <w:rPr>
            <w:noProof/>
            <w:lang w:val="en-GB"/>
          </w:rPr>
          <w:t>(Popper, 1959; Kuhn, 1977)</w:t>
        </w:r>
      </w:ins>
      <w:del w:id="1582" w:author="Robin Matthews" w:date="2021-05-18T16:01:00Z">
        <w:r w:rsidRPr="00C421D6" w:rsidDel="00602365">
          <w:rPr>
            <w:noProof/>
            <w:lang w:val="en-GB"/>
          </w:rPr>
          <w:delText>(Popper, 1959; Kuhn, 1977)</w:delText>
        </w:r>
      </w:del>
      <w:r w:rsidRPr="00221810">
        <w:fldChar w:fldCharType="end"/>
      </w:r>
      <w:r w:rsidRPr="00C421D6">
        <w:rPr>
          <w:lang w:val="en-GB"/>
        </w:rPr>
        <w:t>. These are supported by key institutional values, including openness, ‘organized scepticism</w:t>
      </w:r>
      <w:del w:id="1583" w:author="Ian Blenkinsop" w:date="2021-07-02T13:36:00Z">
        <w:r w:rsidRPr="00C421D6" w:rsidDel="00D71BF2">
          <w:rPr>
            <w:lang w:val="en-GB"/>
          </w:rPr>
          <w:delText>,</w:delText>
        </w:r>
      </w:del>
      <w:r w:rsidRPr="00C421D6">
        <w:rPr>
          <w:lang w:val="en-GB"/>
        </w:rPr>
        <w:t>’</w:t>
      </w:r>
      <w:ins w:id="1584" w:author="Ian Blenkinsop" w:date="2021-07-02T13:36:00Z">
        <w:r w:rsidR="00D71BF2" w:rsidRPr="00C421D6">
          <w:rPr>
            <w:lang w:val="en-GB"/>
          </w:rPr>
          <w:t>,</w:t>
        </w:r>
      </w:ins>
      <w:r w:rsidRPr="00C421D6">
        <w:rPr>
          <w:lang w:val="en-GB"/>
        </w:rPr>
        <w:t xml:space="preserve"> and objectivity or ‘disinterestedness’ </w:t>
      </w:r>
      <w:r w:rsidRPr="00221810">
        <w:fldChar w:fldCharType="begin" w:fldLock="1"/>
      </w:r>
      <w:r w:rsidR="00E81B0B">
        <w:rPr>
          <w:lang w:val="en-GB"/>
        </w:rPr>
        <w:instrText>ADDIN CSL_CITATION { "citationItems" : [ { "id" : "ITEM-1", "itemData" : { "ISBN" : "9780226520926", "author" : [ { "dropping-particle" : "", "family" : "Merton", "given" : "Robert King", "non-dropping-particle" : "", "parse-names" : false, "suffix" : "" } ], "id" : "ITEM-1", "issued" : { "date-parts" : [ [ "1973" ] ] }, "note" : "Q175.5 .m47\n301.24/3", "number-of-pages" : "636", "publisher" : "University of Chicago Press", "publisher-place" : "Chicago, IL, USA", "title" : "The Sociology of Science: Theoretical and Empirical Investigations", "translator" : [ { "dropping-particle" : "", "family" : "H2891", "given" : "Rt4", "non-dropping-particle" : "", "parse-names" : false, "suffix" : "" } ], "type" : "book" }, "uris" : [ "http://www.mendeley.com/documents/?uuid=ebe929dc-bf46-4f4b-9871-f192f2a520d4" ] } ], "mendeley" : { "formattedCitation" : "(Merton, 1973)", "plainTextFormattedCitation" : "(Merton, 1973)", "previouslyFormattedCitation" : "(Merton, 1973)" }, "properties" : { "noteIndex" : 0 }, "schema" : "https://github.com/citation-style-language/schema/raw/master/csl-citation.json" }</w:instrText>
      </w:r>
      <w:r w:rsidRPr="00221810">
        <w:fldChar w:fldCharType="separate"/>
      </w:r>
      <w:ins w:id="1585" w:author="Robin Matthews" w:date="2021-05-18T16:01:00Z">
        <w:r w:rsidR="00602365">
          <w:rPr>
            <w:noProof/>
            <w:lang w:val="en-GB"/>
          </w:rPr>
          <w:t>(Merton, 1973)</w:t>
        </w:r>
      </w:ins>
      <w:del w:id="1586" w:author="Robin Matthews" w:date="2021-05-18T16:01:00Z">
        <w:r w:rsidRPr="00C421D6" w:rsidDel="00602365">
          <w:rPr>
            <w:noProof/>
            <w:lang w:val="en-GB"/>
          </w:rPr>
          <w:delText>(Merton, 1973)</w:delText>
        </w:r>
      </w:del>
      <w:r w:rsidRPr="00221810">
        <w:fldChar w:fldCharType="end"/>
      </w:r>
      <w:r w:rsidRPr="00C421D6">
        <w:rPr>
          <w:lang w:val="en-GB"/>
        </w:rPr>
        <w:t xml:space="preserve">, operationalized as well-defined methods, documented evidence, publication, peer review, and systems for institutional review of research ethics </w:t>
      </w:r>
      <w:r>
        <w:fldChar w:fldCharType="begin" w:fldLock="1"/>
      </w:r>
      <w:r w:rsidR="00A94565">
        <w:rPr>
          <w:lang w:val="en-GB"/>
        </w:rPr>
        <w:instrText>ADDIN CSL_CITATION { "citationItems" : [ { "id" : "ITEM-1", "itemData" : { "DOI" : "https://www.nap.edu/read/12192", "ISBN" : "0309119707", "abstract" : "Book Description: The scientific research enterprise is built on a foundation of trust. Scientists trust that the results reported by others are valid. Society trusts that the results of research reflect an honest attempt by scientists to describe the world accurately and without bias. But this trust will endure only if the scientific community devotes itself to exemplifying and transmitting the values associated with ethical scientific conduct. On Being a Scientist was designed to supplement the informal lessons in ethics provided by research supervisors and mentors. The book describes the ethical foundations of scientific practices and some of the personal and professional issues that researchers encounter in their work. It applies to all forms of research--whether in academic, industrial, or governmental settings-and to all scientific disciplines. This third edition of On Being a Scientist reflects developments since the publication of the original edition in 1989 and a second edition in 1995. A continuing feature of this edition is the inclusion of a number of hypothetical scenarios offering guidance in thinking about and discussing these scenarios. On Being a Scientist is aimed primarily at graduate students and beginning researchers, but its lessons apply to all scientists at all stages of their scientific careers.", "author" : [ { "dropping-particle" : "", "family" : "COSEPUP", "given" : "", "non-dropping-particle" : "", "parse-names" : false, "suffix" : "" } ], "id" : "ITEM-1", "issued" : { "date-parts" : [ [ "2009" ] ] }, "note" : "$14.88\nUsed Price: $0.98\nPaperback", "number-of-pages" : "63", "publisher" : "Committee on Science, Engineering, and Public Policy (COSEPUP), National Academy of Science, National Academy of Engineering, and Institute of Medicine of the National Academies. The National Academies Press", "publisher-place" : "Washington, DC, USA", "title" : "On Being a Scientist: A Guide to Responsible Conduct in Research (3rd Edition)", "translator" : [ { "dropping-particle" : "", "family" : "H3096", "given" : "Rt7", "non-dropping-particle" : "", "parse-names" : false, "suffix" : "" } ], "type" : "report" }, "uris" : [ "http://www.mendeley.com/documents/?uuid=4b0325d5-f6af-414f-a20c-8420eba70809" ] } ], "mendeley" : { "formattedCitation" : "(COSEPUP, 2009)", "plainTextFormattedCitation" : "(COSEPUP, 2009)", "previouslyFormattedCitation" : "(COSEPUP, 2009)" }, "properties" : { "noteIndex" : 0 }, "schema" : "https://github.com/citation-style-language/schema/raw/master/csl-citation.json" }</w:instrText>
      </w:r>
      <w:r>
        <w:fldChar w:fldCharType="separate"/>
      </w:r>
      <w:ins w:id="1587" w:author="Robin Matthews" w:date="2021-05-18T16:01:00Z">
        <w:r w:rsidR="00602365">
          <w:rPr>
            <w:noProof/>
            <w:lang w:val="en-GB"/>
          </w:rPr>
          <w:t>(COSEPUP, 2009)</w:t>
        </w:r>
      </w:ins>
      <w:del w:id="1588" w:author="Robin Matthews" w:date="2021-05-18T16:01:00Z">
        <w:r w:rsidR="00E14AAC" w:rsidRPr="00E14AAC" w:rsidDel="00602365">
          <w:rPr>
            <w:noProof/>
            <w:lang w:val="en-GB"/>
          </w:rPr>
          <w:delText>(COSEPUP, 2009)</w:delText>
        </w:r>
      </w:del>
      <w:r>
        <w:fldChar w:fldCharType="end"/>
      </w:r>
      <w:r w:rsidRPr="00C421D6">
        <w:rPr>
          <w:lang w:val="en-GB"/>
        </w:rPr>
        <w:t>. In recent decades, open data, open code</w:t>
      </w:r>
      <w:del w:id="1589" w:author="Ian Blenkinsop" w:date="2021-07-02T13:37:00Z">
        <w:r w:rsidRPr="00C421D6" w:rsidDel="00D71BF2">
          <w:rPr>
            <w:lang w:val="en-GB"/>
          </w:rPr>
          <w:delText>,</w:delText>
        </w:r>
      </w:del>
      <w:r w:rsidRPr="00C421D6">
        <w:rPr>
          <w:lang w:val="en-GB"/>
        </w:rPr>
        <w:t xml:space="preserve"> and scientific </w:t>
      </w:r>
      <w:bookmarkStart w:id="1590" w:name="_Hlk66715753"/>
      <w:r w:rsidRPr="00C421D6">
        <w:rPr>
          <w:lang w:val="en-GB"/>
        </w:rPr>
        <w:t>cyber</w:t>
      </w:r>
      <w:ins w:id="1591" w:author="Ian Blenkinsop" w:date="2021-07-02T13:38:00Z">
        <w:r w:rsidR="00D71BF2">
          <w:rPr>
            <w:lang w:val="en-GB"/>
          </w:rPr>
          <w:t>-</w:t>
        </w:r>
      </w:ins>
      <w:r w:rsidRPr="00C421D6">
        <w:rPr>
          <w:lang w:val="en-GB"/>
        </w:rPr>
        <w:t>infrastructure</w:t>
      </w:r>
      <w:bookmarkEnd w:id="1590"/>
      <w:r w:rsidRPr="00C421D6">
        <w:rPr>
          <w:lang w:val="en-GB"/>
        </w:rPr>
        <w:t xml:space="preserve"> </w:t>
      </w:r>
      <w:r w:rsidR="00817F7A">
        <w:rPr>
          <w:lang w:val="en-GB"/>
        </w:rPr>
        <w:t xml:space="preserve">(notably the Earth System Grid Federation, </w:t>
      </w:r>
      <w:r w:rsidR="00817F7A" w:rsidRPr="00817F7A">
        <w:rPr>
          <w:lang w:val="en-GB"/>
        </w:rPr>
        <w:t>a partnership of climate model</w:t>
      </w:r>
      <w:ins w:id="1592" w:author="Ian Blenkinsop" w:date="2021-07-02T13:37:00Z">
        <w:r w:rsidR="00D71BF2">
          <w:rPr>
            <w:lang w:val="en-GB"/>
          </w:rPr>
          <w:t>l</w:t>
        </w:r>
      </w:ins>
      <w:r w:rsidR="00817F7A" w:rsidRPr="00817F7A">
        <w:rPr>
          <w:lang w:val="en-GB"/>
        </w:rPr>
        <w:t>ing centers dedicated to supporting climate research by providing secure, web-based, distributed access to climate model data</w:t>
      </w:r>
      <w:r w:rsidR="00817F7A">
        <w:rPr>
          <w:lang w:val="en-GB"/>
        </w:rPr>
        <w:t xml:space="preserve">) </w:t>
      </w:r>
      <w:r w:rsidRPr="00C421D6">
        <w:rPr>
          <w:lang w:val="en-GB"/>
        </w:rPr>
        <w:t xml:space="preserve">have facilitated scrutiny from a larger range of participants, and FAIR data stewardship principles – making data Findable, Accessible, Interoperable and Reusable (FAIR) – are </w:t>
      </w:r>
      <w:r w:rsidR="00B407F6">
        <w:rPr>
          <w:lang w:val="en-GB"/>
        </w:rPr>
        <w:t>being mainstreamed</w:t>
      </w:r>
      <w:r w:rsidRPr="00C421D6">
        <w:rPr>
          <w:lang w:val="en-GB"/>
        </w:rPr>
        <w:t xml:space="preserve"> in many fields </w:t>
      </w:r>
      <w:r w:rsidRPr="00221810">
        <w:fldChar w:fldCharType="begin" w:fldLock="1"/>
      </w:r>
      <w:r w:rsidR="00E81B0B">
        <w:rPr>
          <w:lang w:val="en-GB"/>
        </w:rPr>
        <w:instrText>ADDIN CSL_CITATION { "citationItems" : [ { "id" : "ITEM-1", "itemData" : { "DOI" : "10.1038/sdata.2016.18", "ISSN" : "2052-4463", "author" : [ { "dropping-particle" : "", "family" : "Wilkinson", "given" : "Mark D.", "non-dropping-particle" : "", "parse-names" : false, "suffix" : "" }, { "dropping-particle" : "", "family" : "Dumontier", "given" : "Michel", "non-dropping-particle" : "", "parse-names" : false, "suffix" : "" }, { "dropping-particle" : "", "family" : "Aalbersberg", "given" : "IJsbrand Jan", "non-dropping-particle" : "", "parse-names" : false, "suffix" : "" }, { "dropping-particle" : "", "family" : "Appleton", "given" : "Gabrielle", "non-dropping-particle" : "", "parse-names" : false, "suffix" : "" }, { "dropping-particle" : "", "family" : "Axton", "given" : "Myles", "non-dropping-particle" : "", "parse-names" : false, "suffix" : "" }, { "dropping-particle" : "", "family" : "Baak", "given" : "Arie", "non-dropping-particle" : "", "parse-names" : false, "suffix" : "" }, { "dropping-particle" : "", "family" : "Blomberg", "given" : "Niklas", "non-dropping-particle" : "", "parse-names" : false, "suffix" : "" }, { "dropping-particle" : "", "family" : "Boiten", "given" : "Jan-Willem", "non-dropping-particle" : "", "parse-names" : false, "suffix" : "" }, { "dropping-particle" : "", "family" : "Silva Santos", "given" : "Luiz Bonino", "non-dropping-particle" : "da", "parse-names" : false, "suffix" : "" }, { "dropping-particle" : "", "family" : "Bourne", "given" : "Philip E.", "non-dropping-particle" : "", "parse-names" : false, "suffix" : "" }, { "dropping-particle" : "", "family" : "Bouwman", "given" : "Jildau", "non-dropping-particle" : "", "parse-names" : false, "suffix" : "" }, { "dropping-particle" : "", "family" : "Brookes", "given" : "Anthony J.", "non-dropping-particle" : "", "parse-names" : false, "suffix" : "" }, { "dropping-particle" : "", "family" : "Clark", "given" : "Tim", "non-dropping-particle" : "", "parse-names" : false, "suffix" : "" }, { "dropping-particle" : "", "family" : "Crosas", "given" : "Merc\u00e8", "non-dropping-particle" : "", "parse-names" : false, "suffix" : "" }, { "dropping-particle" : "", "family" : "Dillo", "given" : "Ingrid", "non-dropping-particle" : "", "parse-names" : false, "suffix" : "" }, { "dropping-particle" : "", "family" : "Dumon", "given" : "Olivier", "non-dropping-particle" : "", "parse-names" : false, "suffix" : "" }, { "dropping-particle" : "", "family" : "Edmunds", "given" : "Scott", "non-dropping-particle" : "", "parse-names" : false, "suffix" : "" }, { "dropping-particle" : "", "family" : "Evelo", "given" : "Chris T.", "non-dropping-particle" : "", "parse-names" : false, "suffix" : "" }, { "dropping-particle" : "", "family" : "Finkers", "given" : "Richard", "non-dropping-particle" : "", "parse-names" : false, "suffix" : "" }, { "dropping-particle" : "", "family" : "Gonzalez-Beltran", "given" : "Alejandra", "non-dropping-particle" : "", "parse-names" : false, "suffix" : "" }, { "dropping-particle" : "", "family" : "Gray", "given" : "Alasdair J.G.", "non-dropping-particle" : "", "parse-names" : false, "suffix" : "" }, { "dropping-particle" : "", "family" : "Groth", "given" : "Paul", "non-dropping-particle" : "", "parse-names" : false, "suffix" : "" }, { "dropping-particle" : "", "family" : "Goble", "given" : "Carole", "non-dropping-particle" : "", "parse-names" : false, "suffix" : "" }, { "dropping-particle" : "", "family" : "Grethe", "given" : "Jeffrey S.", "non-dropping-particle" : "", "parse-names" : false, "suffix" : "" }, { "dropping-particle" : "", "family" : "Heringa", "given" : "Jaap", "non-dropping-particle" : "", "parse-names" : false, "suffix" : "" }, { "dropping-particle" : "", "family" : "\u2019t Hoen", "given" : "Peter A.C", "non-dropping-particle" : "", "parse-names" : false, "suffix" : "" }, { "dropping-particle" : "", "family" : "Hooft", "given" : "Rob", "non-dropping-particle" : "", "parse-names" : false, "suffix" : "" }, { "dropping-particle" : "", "family" : "Kuhn", "given" : "Tobias", "non-dropping-particle" : "", "parse-names" : false, "suffix" : "" }, { "dropping-particle" : "", "family" : "Kok", "given" : "Ruben", "non-dropping-particle" : "", "parse-names" : false, "suffix" : "" }, { "dropping-particle" : "", "family" : "Kok", "given" : "Joost", "non-dropping-particle" : "", "parse-names" : false, "suffix" : "" }, { "dropping-particle" : "", "family" : "Lusher", "given" : "Scott J.", "non-dropping-particle" : "", "parse-names" : false, "suffix" : "" }, { "dropping-particle" : "", "family" : "Martone", "given" : "Maryann E.", "non-dropping-particle" : "", "parse-names" : false, "suffix" : "" }, { "dropping-particle" : "", "family" : "Mons", "given" : "Albert", "non-dropping-particle" : "", "parse-names" : false, "suffix" : "" }, { "dropping-particle" : "", "family" : "Packer", "given" : "Abel L.", "non-dropping-particle" : "", "parse-names" : false, "suffix" : "" }, { "dropping-particle" : "", "family" : "Persson", "given" : "Bengt", "non-dropping-particle" : "", "parse-names" : false, "suffix" : "" }, { "dropping-particle" : "", "family" : "Rocca-Serra", "given" : "Philippe", "non-dropping-particle" : "", "parse-names" : false, "suffix" : "" }, { "dropping-particle" : "", "family" : "Roos", "given" : "Marco", "non-dropping-particle" : "", "parse-names" : false, "suffix" : "" }, { "dropping-particle" : "", "family" : "Schaik", "given" : "Rene", "non-dropping-particle" : "van", "parse-names" : false, "suffix" : "" }, { "dropping-particle" : "", "family" : "Sansone", "given" : "Susanna-Assunta", "non-dropping-particle" : "", "parse-names" : false, "suffix" : "" }, { "dropping-particle" : "", "family" : "Schultes", "given" : "Erik", "non-dropping-particle" : "", "parse-names" : false, "suffix" : "" }, { "dropping-particle" : "", "family" : "Sengstag", "given" : "Thierry", "non-dropping-particle" : "", "parse-names" : false, "suffix" : "" }, { "dropping-particle" : "", "family" : "Slater", "given" : "Ted", "non-dropping-particle" : "", "parse-names" : false, "suffix" : "" }, { "dropping-particle" : "", "family" : "Strawn", "given" : "George", "non-dropping-particle" : "", "parse-names" : false, "suffix" : "" }, { "dropping-particle" : "", "family" : "Swertz", "given" : "Morris A.", "non-dropping-particle" : "", "parse-names" : false, "suffix" : "" }, { "dropping-particle" : "", "family" : "Thompson", "given" : "Mark", "non-dropping-particle" : "", "parse-names" : false, "suffix" : "" }, { "dropping-particle" : "", "family" : "Lei", "given" : "Johan", "non-dropping-particle" : "van der", "parse-names" : false, "suffix" : "" }, { "dropping-particle" : "", "family" : "Mulligen", "given" : "Erik", "non-dropping-particle" : "van", "parse-names" : false, "suffix" : "" }, { "dropping-particle" : "", "family" : "Velterop", "given" : "Jan", "non-dropping-particle" : "", "parse-names" : false, "suffix" : "" }, { "dropping-particle" : "", "family" : "Waagmeester", "given" : "Andra", "non-dropping-particle" : "", "parse-names" : false, "suffix" : "" }, { "dropping-particle" : "", "family" : "Wittenburg", "given" : "Peter", "non-dropping-particle" : "", "parse-names" : false, "suffix" : "" }, { "dropping-particle" : "", "family" : "Wolstencroft", "given" : "Katherine", "non-dropping-particle" : "", "parse-names" : false, "suffix" : "" }, { "dropping-particle" : "", "family" : "Zhao", "given" : "Jun", "non-dropping-particle" : "", "parse-names" : false, "suffix" : "" }, { "dropping-particle" : "", "family" : "Mons", "given" : "Barend", "non-dropping-particle" : "", "parse-names" : false, "suffix" : "" } ], "container-title" : "Scientific Data", "id" : "ITEM-1", "issue" : "1", "issued" : { "date-parts" : [ [ "2016", "12", "15" ] ] }, "page" : "160018", "title" : "The FAIR Guiding Principles for scientific data management and stewardship", "translator" : [ { "dropping-particle" : "", "family" : "H4314", "given" : "", "non-dropping-particle" : "", "parse-names" : false, "suffix" : "" } ], "type" : "article-journal", "volume" : "3" }, "uris" : [ "http://www.mendeley.com/documents/?uuid=bd196fa5-b03f-4fdd-aca0-c429670ba255" ] } ], "mendeley" : { "formattedCitation" : "(Wilkinson et al., 2016)", "plainTextFormattedCitation" : "(Wilkinson et al., 2016)", "previouslyFormattedCitation" : "(Wilkinson et al., 2016)" }, "properties" : { "noteIndex" : 0 }, "schema" : "https://github.com/citation-style-language/schema/raw/master/csl-citation.json" }</w:instrText>
      </w:r>
      <w:r w:rsidRPr="00221810">
        <w:fldChar w:fldCharType="separate"/>
      </w:r>
      <w:ins w:id="1593" w:author="Robin Matthews" w:date="2021-05-18T16:01:00Z">
        <w:r w:rsidR="00602365">
          <w:rPr>
            <w:noProof/>
            <w:lang w:val="en-GB"/>
          </w:rPr>
          <w:t>(Wilkinson et al., 2016)</w:t>
        </w:r>
      </w:ins>
      <w:del w:id="1594" w:author="Robin Matthews" w:date="2021-05-18T16:01:00Z">
        <w:r w:rsidRPr="00C421D6" w:rsidDel="00602365">
          <w:rPr>
            <w:noProof/>
            <w:lang w:val="en-GB"/>
          </w:rPr>
          <w:delText>(Wilkinson et al., 2016)</w:delText>
        </w:r>
      </w:del>
      <w:r w:rsidRPr="00221810">
        <w:fldChar w:fldCharType="end"/>
      </w:r>
      <w:r w:rsidRPr="00C421D6">
        <w:rPr>
          <w:lang w:val="en-GB"/>
        </w:rPr>
        <w:t xml:space="preserve">. Climate science norms and practices embodying these scientific values and principles include </w:t>
      </w:r>
      <w:r w:rsidR="00B407F6">
        <w:rPr>
          <w:lang w:val="en-GB"/>
        </w:rPr>
        <w:t xml:space="preserve">the </w:t>
      </w:r>
      <w:r w:rsidRPr="00C421D6">
        <w:rPr>
          <w:lang w:val="en-GB"/>
        </w:rPr>
        <w:t>publication of data and model code, multiple groups independently analysing the same problems and data, model intercomparison projects (MIPs), explicit evaluations of uncertainty, and comprehensive assessments by national academies of science and the IPCC.</w:t>
      </w:r>
    </w:p>
    <w:p w14:paraId="7EE32BA3" w14:textId="77777777" w:rsidR="0079149B" w:rsidRPr="00C421D6" w:rsidRDefault="0079149B" w:rsidP="0079149B">
      <w:pPr>
        <w:pStyle w:val="AR6BodyText"/>
        <w:rPr>
          <w:lang w:val="en-GB"/>
        </w:rPr>
      </w:pPr>
    </w:p>
    <w:p w14:paraId="6C0DF9FC" w14:textId="6CB10B2D" w:rsidR="0079149B" w:rsidRPr="00C421D6" w:rsidRDefault="0079149B" w:rsidP="0079149B">
      <w:pPr>
        <w:pStyle w:val="AR6BodyText"/>
        <w:rPr>
          <w:lang w:val="en-GB"/>
        </w:rPr>
      </w:pPr>
      <w:bookmarkStart w:id="1595" w:name="_Hlk66715846"/>
      <w:bookmarkEnd w:id="1580"/>
      <w:r w:rsidRPr="00C421D6">
        <w:rPr>
          <w:lang w:val="en-GB"/>
        </w:rPr>
        <w:t xml:space="preserve">The formal </w:t>
      </w:r>
      <w:bookmarkStart w:id="1596" w:name="_Hlk66715856"/>
      <w:r w:rsidRPr="00C421D6">
        <w:rPr>
          <w:lang w:val="en-GB"/>
        </w:rPr>
        <w:t xml:space="preserve">Principles Governing IPCC Work </w:t>
      </w:r>
      <w:bookmarkEnd w:id="1596"/>
      <w:r w:rsidRPr="00C421D6">
        <w:rPr>
          <w:lang w:val="en-GB"/>
        </w:rPr>
        <w:t>(</w:t>
      </w:r>
      <w:r w:rsidR="00C421D6">
        <w:rPr>
          <w:lang w:val="en-GB"/>
        </w:rPr>
        <w:t xml:space="preserve">1998, amended 2003, 2006, 2012, </w:t>
      </w:r>
      <w:r w:rsidRPr="00C421D6">
        <w:rPr>
          <w:lang w:val="en-GB"/>
        </w:rPr>
        <w:t>2013) specify that assessments should be ‘comprehensive, objective, open and transparent.’ The IPCC assessment process seeks to achieve these goals in several ways: by evaluating evidence and agreement across all relevant peer-reviewed literature, especially that published or accepted since the previous assessment; by maintaining a traceable, transparent process that documents the reasoning, data</w:t>
      </w:r>
      <w:del w:id="1597" w:author="Ian Blenkinsop" w:date="2021-07-02T13:42:00Z">
        <w:r w:rsidRPr="00C421D6" w:rsidDel="00D71BF2">
          <w:rPr>
            <w:lang w:val="en-GB"/>
          </w:rPr>
          <w:delText>,</w:delText>
        </w:r>
      </w:del>
      <w:r w:rsidRPr="00C421D6">
        <w:rPr>
          <w:lang w:val="en-GB"/>
        </w:rPr>
        <w:t xml:space="preserve"> and tools used in the assessment; and by maximizing the diversity of participants, authors, experts, reviewers, institutions</w:t>
      </w:r>
      <w:del w:id="1598" w:author="Ian Blenkinsop" w:date="2021-07-02T13:42:00Z">
        <w:r w:rsidRPr="00C421D6" w:rsidDel="00D71BF2">
          <w:rPr>
            <w:lang w:val="en-GB"/>
          </w:rPr>
          <w:delText>,</w:delText>
        </w:r>
      </w:del>
      <w:r w:rsidRPr="00C421D6">
        <w:rPr>
          <w:lang w:val="en-GB"/>
        </w:rPr>
        <w:t xml:space="preserve"> and communities represented, across scientific discipline, geographical location, gender, ethnicity, nationality</w:t>
      </w:r>
      <w:del w:id="1599" w:author="Ian Blenkinsop" w:date="2021-07-02T13:42:00Z">
        <w:r w:rsidRPr="00C421D6" w:rsidDel="00D71BF2">
          <w:rPr>
            <w:lang w:val="en-GB"/>
          </w:rPr>
          <w:delText>,</w:delText>
        </w:r>
      </w:del>
      <w:r w:rsidRPr="00C421D6">
        <w:rPr>
          <w:lang w:val="en-GB"/>
        </w:rPr>
        <w:t xml:space="preserve"> and other characteristics. The multi-stage review process is critical to ensure an objective, comprehensive and robust assessment, with hundreds of scientists, other experts</w:t>
      </w:r>
      <w:del w:id="1600" w:author="Ian Blenkinsop" w:date="2021-07-02T13:42:00Z">
        <w:r w:rsidRPr="00C421D6" w:rsidDel="00D71BF2">
          <w:rPr>
            <w:lang w:val="en-GB"/>
          </w:rPr>
          <w:delText>,</w:delText>
        </w:r>
      </w:del>
      <w:r w:rsidRPr="00C421D6">
        <w:rPr>
          <w:lang w:val="en-GB"/>
        </w:rPr>
        <w:t xml:space="preserve"> and governments providing comments to a series of drafts before the report is </w:t>
      </w:r>
      <w:del w:id="1601" w:author="Ian Blenkinsop" w:date="2021-07-13T15:14:00Z">
        <w:r w:rsidRPr="007646B5" w:rsidDel="00281E0F">
          <w:rPr>
            <w:lang w:val="en-GB"/>
          </w:rPr>
          <w:delText>final</w:delText>
        </w:r>
        <w:r w:rsidR="007646B5" w:rsidDel="00281E0F">
          <w:rPr>
            <w:lang w:val="en-GB"/>
          </w:rPr>
          <w:delText>i</w:delText>
        </w:r>
        <w:r w:rsidR="007646B5" w:rsidRPr="007646B5" w:rsidDel="00281E0F">
          <w:rPr>
            <w:lang w:val="en-GB"/>
          </w:rPr>
          <w:delText>s</w:delText>
        </w:r>
        <w:r w:rsidRPr="007646B5" w:rsidDel="00281E0F">
          <w:rPr>
            <w:lang w:val="en-GB"/>
          </w:rPr>
          <w:delText>ed</w:delText>
        </w:r>
      </w:del>
      <w:ins w:id="1602" w:author="Ian Blenkinsop" w:date="2021-07-13T15:14:00Z">
        <w:r w:rsidR="00281E0F" w:rsidRPr="007646B5">
          <w:rPr>
            <w:lang w:val="en-GB"/>
          </w:rPr>
          <w:t>final</w:t>
        </w:r>
        <w:r w:rsidR="00281E0F">
          <w:rPr>
            <w:lang w:val="en-GB"/>
          </w:rPr>
          <w:t>iz</w:t>
        </w:r>
        <w:r w:rsidR="00281E0F" w:rsidRPr="007646B5">
          <w:rPr>
            <w:lang w:val="en-GB"/>
          </w:rPr>
          <w:t>ed</w:t>
        </w:r>
      </w:ins>
      <w:r w:rsidRPr="007646B5">
        <w:rPr>
          <w:lang w:val="en-GB"/>
        </w:rPr>
        <w:t>.</w:t>
      </w:r>
      <w:r w:rsidRPr="00C421D6">
        <w:rPr>
          <w:lang w:val="en-GB"/>
        </w:rPr>
        <w:t xml:space="preserve"> </w:t>
      </w:r>
    </w:p>
    <w:bookmarkEnd w:id="1595"/>
    <w:p w14:paraId="6F3C166E" w14:textId="77777777" w:rsidR="0079149B" w:rsidRPr="00C421D6" w:rsidRDefault="0079149B" w:rsidP="0079149B">
      <w:pPr>
        <w:pStyle w:val="AR6BodyText"/>
        <w:rPr>
          <w:lang w:val="en-GB"/>
        </w:rPr>
      </w:pPr>
    </w:p>
    <w:p w14:paraId="6F356ABA" w14:textId="1D3C5D2B" w:rsidR="0079149B" w:rsidRPr="00C421D6" w:rsidRDefault="0079149B" w:rsidP="0079149B">
      <w:pPr>
        <w:pStyle w:val="AR6BodyText"/>
        <w:rPr>
          <w:lang w:val="en-GB"/>
        </w:rPr>
      </w:pPr>
      <w:bookmarkStart w:id="1603" w:name="_Hlk66715909"/>
      <w:r w:rsidRPr="00C421D6">
        <w:rPr>
          <w:lang w:val="en-GB"/>
        </w:rPr>
        <w:t>Social values are implicit in many choices made during the construction, assessment</w:t>
      </w:r>
      <w:del w:id="1604" w:author="Ian Blenkinsop" w:date="2021-07-02T13:42:00Z">
        <w:r w:rsidRPr="00C421D6" w:rsidDel="00D71BF2">
          <w:rPr>
            <w:lang w:val="en-GB"/>
          </w:rPr>
          <w:delText>,</w:delText>
        </w:r>
      </w:del>
      <w:r w:rsidRPr="00C421D6">
        <w:rPr>
          <w:lang w:val="en-GB"/>
        </w:rPr>
        <w:t xml:space="preserve"> and communication of climate science information </w:t>
      </w:r>
      <w:r w:rsidRPr="00BC5722">
        <w:fldChar w:fldCharType="begin" w:fldLock="1"/>
      </w:r>
      <w:r w:rsidR="00E81B0B">
        <w:rPr>
          <w:lang w:val="en-GB"/>
        </w:rPr>
        <w:instrText>ADDIN CSL_CITATION { "citationItems" : [ { "id" : "ITEM-1", "itemData" : { "DOI" : "10.1007/s10113-017-1155-z", "ISSN" : "1436-3798", "author" : [ { "dropping-particle" : "", "family" : "Skelton", "given" : "Maurice", "non-dropping-particle" : "", "parse-names" : false, "suffix" : "" }, { "dropping-particle" : "", "family" : "Porter", "given" : "James J.", "non-dropping-particle" : "", "parse-names" : false, "suffix" : "" }, { "dropping-particle" : "", "family" : "Dessai", "given" : "Suraje", "non-dropping-particle" : "", "parse-names" : false, "suffix" : "" }, { "dropping-particle" : "", "family" : "Bresch", "given" : "David N.", "non-dropping-particle" : "", "parse-names" : false, "suffix" : "" }, { "dropping-particle" : "", "family" : "Knutti", "given" : "Reto", "non-dropping-particle" : "", "parse-names" : false, "suffix" : "" } ], "container-title" : "Regional Environmental Change", "id" : "ITEM-1", "issue" : "8", "issued" : { "date-parts" : [ [ "2017", "12", "26" ] ] }, "page" : "2325-2338", "title" : "The social and scientific values that shape national climate scenarios: a comparison of the Netherlands, Switzerland and the UK", "translator" : [ { "dropping-particle" : "", "family" : "H4237", "given" : "", "non-dropping-particle" : "", "parse-names" : false, "suffix" : "" } ], "type" : "article-journal", "volume" : "17" }, "uris" : [ "http://www.mendeley.com/documents/?uuid=d81cf60e-cdb4-4a90-a525-8cfc9fbef14c" ] }, { "id" : "ITEM-2", "itemData" : { "ISBN" : "9781315406282", "editor" : [ { "dropping-particle" : "", "family" : "Heymann", "given" : "M", "non-dropping-particle" : "", "parse-names" : false, "suffix" : "" }, { "dropping-particle" : "", "family" : "Gramelsberger", "given" : "G", "non-dropping-particle" : "", "parse-names" : false, "suffix" : "" }, { "dropping-particle" : "", "family" : "Mahony", "given" : "M", "non-dropping-particle" : "", "parse-names" : false, "suffix" : "" } ], "id" : "ITEM-2", "issued" : { "date-parts" : [ [ "2017" ] ] }, "number-of-pages" : "272", "publisher" : "Taylor &amp; Francis", "publisher-place" : "Abingdon, Oxon, UK and New York, NY, USA", "title" : "Cultures of Prediction in Atmospheric and Climate Science: Epistemic and Cultural Shifts in Computer-based Modelling and Simulation", "translator" : [ { "dropping-particle" : "", "family" : "H4240", "given" : "Rt5", "non-dropping-particle" : "", "parse-names" : false, "suffix" : "" } ], "type" : "book" }, "uris" : [ "http://www.mendeley.com/documents/?uuid=73047d1a-5f34-443f-9004-a414a6eac186" ] } ], "mendeley" : { "formattedCitation" : "(Heymann et al., 2017; Skelton et al., 2017)", "plainTextFormattedCitation" : "(Heymann et al., 2017; Skelton et al., 2017)", "previouslyFormattedCitation" : "(Heymann et al., 2017; Skelton et al., 2017)" }, "properties" : { "noteIndex" : 0 }, "schema" : "https://github.com/citation-style-language/schema/raw/master/csl-citation.json" }</w:instrText>
      </w:r>
      <w:r w:rsidRPr="00BC5722">
        <w:fldChar w:fldCharType="separate"/>
      </w:r>
      <w:ins w:id="1605" w:author="Robin Matthews" w:date="2021-05-18T16:01:00Z">
        <w:r w:rsidR="00602365">
          <w:rPr>
            <w:noProof/>
            <w:lang w:val="en-GB"/>
          </w:rPr>
          <w:t>(Heymann et al., 2017; Skelton et al., 2017)</w:t>
        </w:r>
      </w:ins>
      <w:del w:id="1606" w:author="Robin Matthews" w:date="2021-05-18T16:01:00Z">
        <w:r w:rsidRPr="00C421D6" w:rsidDel="00602365">
          <w:rPr>
            <w:noProof/>
            <w:lang w:val="en-GB"/>
          </w:rPr>
          <w:delText>(Heymann et al., 2017; Skelton et al., 2017)</w:delText>
        </w:r>
      </w:del>
      <w:r w:rsidRPr="00BC5722">
        <w:fldChar w:fldCharType="end"/>
      </w:r>
      <w:r w:rsidRPr="00C421D6">
        <w:rPr>
          <w:lang w:val="en-GB"/>
        </w:rPr>
        <w:t xml:space="preserve">. Some climate science questions are </w:t>
      </w:r>
      <w:del w:id="1607" w:author="Ian Blenkinsop" w:date="2021-07-02T13:42:00Z">
        <w:r w:rsidR="00773AB4" w:rsidDel="00D71BF2">
          <w:rPr>
            <w:lang w:val="en-GB"/>
          </w:rPr>
          <w:delText>prioritised</w:delText>
        </w:r>
        <w:r w:rsidRPr="00C421D6" w:rsidDel="00D71BF2">
          <w:rPr>
            <w:lang w:val="en-GB"/>
          </w:rPr>
          <w:delText xml:space="preserve"> </w:delText>
        </w:r>
      </w:del>
      <w:ins w:id="1608" w:author="Ian Blenkinsop" w:date="2021-07-02T13:42:00Z">
        <w:r w:rsidR="00D71BF2">
          <w:rPr>
            <w:lang w:val="en-GB"/>
          </w:rPr>
          <w:t>prioritized</w:t>
        </w:r>
        <w:r w:rsidR="00D71BF2" w:rsidRPr="00C421D6">
          <w:rPr>
            <w:lang w:val="en-GB"/>
          </w:rPr>
          <w:t xml:space="preserve"> </w:t>
        </w:r>
      </w:ins>
      <w:r w:rsidRPr="00C421D6">
        <w:rPr>
          <w:lang w:val="en-GB"/>
        </w:rPr>
        <w:t xml:space="preserve">for investigation, or </w:t>
      </w:r>
      <w:r w:rsidR="001A48CD">
        <w:rPr>
          <w:lang w:val="en-GB"/>
        </w:rPr>
        <w:t>given a specific framing or context</w:t>
      </w:r>
      <w:r w:rsidRPr="00C421D6">
        <w:rPr>
          <w:lang w:val="en-GB"/>
        </w:rPr>
        <w:t xml:space="preserve">, because of their relevance to climate policy and governance. One example is the question of how the effects of a 1.5°C </w:t>
      </w:r>
      <w:r w:rsidR="00773AB4">
        <w:rPr>
          <w:lang w:val="en-GB"/>
        </w:rPr>
        <w:t xml:space="preserve">global </w:t>
      </w:r>
      <w:r w:rsidRPr="00C421D6">
        <w:rPr>
          <w:lang w:val="en-GB"/>
        </w:rPr>
        <w:t xml:space="preserve">warming would differ from those of a 2°C warming, an assessment specifically requested by </w:t>
      </w:r>
      <w:r w:rsidR="00A6204F">
        <w:rPr>
          <w:lang w:val="en-GB"/>
        </w:rPr>
        <w:t>P</w:t>
      </w:r>
      <w:r w:rsidR="00A6204F" w:rsidRPr="00C421D6">
        <w:rPr>
          <w:lang w:val="en-GB"/>
        </w:rPr>
        <w:t xml:space="preserve">arties </w:t>
      </w:r>
      <w:r w:rsidRPr="00C421D6">
        <w:rPr>
          <w:lang w:val="en-GB"/>
        </w:rPr>
        <w:t xml:space="preserve">to the PA. </w:t>
      </w:r>
      <w:ins w:id="1609" w:author="Ian Blenkinsop" w:date="2021-07-12T14:06:00Z">
        <w:r w:rsidR="00110491">
          <w:rPr>
            <w:lang w:val="en-GB"/>
          </w:rPr>
          <w:t xml:space="preserve">The </w:t>
        </w:r>
      </w:ins>
      <w:r w:rsidRPr="00C421D6">
        <w:rPr>
          <w:lang w:val="en-GB"/>
        </w:rPr>
        <w:t>SR1.5 (2018) explicitly addressed this issue ‘within the context of sustainable development; considerations of ethics, equity and human rights; and the problem of poverty’ (Chapter</w:t>
      </w:r>
      <w:ins w:id="1610" w:author="Ian Blenkinsop" w:date="2021-07-02T13:45:00Z">
        <w:r w:rsidR="00D71BF2">
          <w:rPr>
            <w:lang w:val="en-GB"/>
          </w:rPr>
          <w:t>s</w:t>
        </w:r>
      </w:ins>
      <w:del w:id="1611" w:author="Ian Blenkinsop" w:date="2021-07-02T13:43:00Z">
        <w:r w:rsidRPr="00C421D6" w:rsidDel="00D71BF2">
          <w:rPr>
            <w:lang w:val="en-GB"/>
          </w:rPr>
          <w:delText>s</w:delText>
        </w:r>
      </w:del>
      <w:r w:rsidRPr="00C421D6">
        <w:rPr>
          <w:lang w:val="en-GB"/>
        </w:rPr>
        <w:t xml:space="preserve"> 1</w:t>
      </w:r>
      <w:del w:id="1612" w:author="Ian Blenkinsop" w:date="2021-07-02T13:43:00Z">
        <w:r w:rsidRPr="00C421D6" w:rsidDel="00D71BF2">
          <w:rPr>
            <w:lang w:val="en-GB"/>
          </w:rPr>
          <w:delText xml:space="preserve"> and</w:delText>
        </w:r>
      </w:del>
      <w:ins w:id="1613" w:author="Ian Blenkinsop" w:date="2021-07-12T14:06:00Z">
        <w:r w:rsidR="00110491">
          <w:rPr>
            <w:lang w:val="en-GB"/>
          </w:rPr>
          <w:t xml:space="preserve"> and</w:t>
        </w:r>
      </w:ins>
      <w:ins w:id="1614" w:author="Ian Blenkinsop" w:date="2021-07-02T13:43:00Z">
        <w:r w:rsidR="00D71BF2">
          <w:rPr>
            <w:lang w:val="en-GB"/>
          </w:rPr>
          <w:t xml:space="preserve"> </w:t>
        </w:r>
      </w:ins>
      <w:del w:id="1615" w:author="Ian Blenkinsop" w:date="2021-07-02T13:43:00Z">
        <w:r w:rsidRPr="00C421D6" w:rsidDel="00D71BF2">
          <w:rPr>
            <w:lang w:val="en-GB"/>
          </w:rPr>
          <w:delText xml:space="preserve"> </w:delText>
        </w:r>
      </w:del>
      <w:r w:rsidRPr="00C421D6">
        <w:rPr>
          <w:lang w:val="en-GB"/>
        </w:rPr>
        <w:t xml:space="preserve">5; see also </w:t>
      </w:r>
      <w:r w:rsidRPr="00BC5722">
        <w:fldChar w:fldCharType="begin" w:fldLock="1"/>
      </w:r>
      <w:r w:rsidR="00E81B0B">
        <w:rPr>
          <w:lang w:val="en-GB"/>
        </w:rPr>
        <w:instrText>ADDIN CSL_CITATION { "citationItems" : [ { "id" : "ITEM-1", "itemData" : { "DOI" : "10.1126/science.aaw6974", "ISSN" : "0036-8075", "abstract" : "Increased concentrations of atmospheric greenhouse gases have led to a global mean surface temperature 1.0\u00b0C higher than during the pre-industrial period. We expand on the recent IPCC Special Report on global warming of 1.5\u00b0C and review the additional risks associated with higher levels of warming, each having major implications for multiple geographies, climates, and ecosystems. Limiting warming to 1.5\u00b0C rather than 2.0\u00b0C would be required to maintain substantial proportions of ecosystems and would have clear benefits for human health and economies. These conclusions are relevant for people everywhere, particularly in low- and middle-income countries, where the escalation of climate-related risks may prevent the achievement of the United Nations Sustainable Development Goals.", "author" : [ { "dropping-particle" : "", "family" : "Hoegh-Guldberg", "given" : "O.", "non-dropping-particle" : "", "parse-names" : false, "suffix" : "" }, { "dropping-particle" : "", "family" : "Jacob", "given" : "D.", "non-dropping-particle" : "", "parse-names" : false, "suffix" : "" }, { "dropping-particle" : "", "family" : "Taylor", "given" : "M.", "non-dropping-particle" : "", "parse-names" : false, "suffix" : "" }, { "dropping-particle" : "", "family" : "Guill\u00e9n Bola\u00f1os", "given" : "T.", "non-dropping-particle" : "", "parse-names" : false, "suffix" : "" }, { "dropping-particle" : "", "family" : "Bindi", "given" : "M.", "non-dropping-particle" : "", "parse-names" : false, "suffix" : "" }, { "dropping-particle" : "", "family" : "Brown", "given" : "S.", "non-dropping-particle" : "", "parse-names" : false, "suffix" : "" }, { "dropping-particle" : "", "family" : "Camilloni", "given" : "I. A.", "non-dropping-particle" : "", "parse-names" : false, "suffix" : "" }, { "dropping-particle" : "", "family" : "Diedhiou", "given" : "A.", "non-dropping-particle" : "", "parse-names" : false, "suffix" : "" }, { "dropping-particle" : "", "family" : "Djalante", "given" : "R.", "non-dropping-particle" : "", "parse-names" : false, "suffix" : "" }, { "dropping-particle" : "", "family" : "Ebi", "given" : "K.", "non-dropping-particle" : "", "parse-names" : false, "suffix" : "" }, { "dropping-particle" : "", "family" : "Engelbrecht", "given" : "F.", "non-dropping-particle" : "", "parse-names" : false, "suffix" : "" }, { "dropping-particle" : "", "family" : "Guiot", "given" : "J.", "non-dropping-particle" : "", "parse-names" : false, "suffix" : "" }, { "dropping-particle" : "", "family" : "Hijioka", "given" : "Y.", "non-dropping-particle" : "", "parse-names" : false, "suffix" : "" }, { "dropping-particle" : "", "family" : "Mehrotra", "given" : "S.", "non-dropping-particle" : "", "parse-names" : false, "suffix" : "" }, { "dropping-particle" : "", "family" : "Hope", "given" : "C. W.", "non-dropping-particle" : "", "parse-names" : false, "suffix" : "" }, { "dropping-particle" : "", "family" : "Payne", "given" : "A. J.", "non-dropping-particle" : "", "parse-names" : false, "suffix" : "" }, { "dropping-particle" : "", "family" : "P\u00f6rtner", "given" : "H.-O.", "non-dropping-particle" : "", "parse-names" : false, "suffix" : "" }, { "dropping-particle" : "", "family" : "Seneviratne", "given" : "S. I.", "non-dropping-particle" : "", "parse-names" : false, "suffix" : "" }, { "dropping-particle" : "", "family" : "Thomas", "given" : "A.", "non-dropping-particle" : "", "parse-names" : false, "suffix" : "" }, { "dropping-particle" : "", "family" : "Warren", "given" : "R.", "non-dropping-particle" : "", "parse-names" : false, "suffix" : "" }, { "dropping-particle" : "", "family" : "Zhou", "given" : "G.", "non-dropping-particle" : "", "parse-names" : false, "suffix" : "" } ], "container-title" : "Science", "id" : "ITEM-1", "issue" : "6459", "issued" : { "date-parts" : [ [ "2019", "9", "20" ] ] }, "page" : "eaaw6974", "title" : "The human imperative of stabilizing global climate change at 1.5\u00b0C", "translator" : [ { "dropping-particle" : "", "family" : "H4201", "given" : "", "non-dropping-particle" : "", "parse-names" : false, "suffix" : "" } ], "type" : "article-journal", "volume" : "365" }, "uris" : [ "http://www.mendeley.com/documents/?uuid=4ba637fb-dc52-4ae9-8735-f3d5293ecac3" ] } ], "mendeley" : { "formattedCitation" : "(Hoegh-Guldberg et al., 2019)", "manualFormatting" : "Hoegh-Guldberg et al., 2019)", "plainTextFormattedCitation" : "(Hoegh-Guldberg et al., 2019)", "previouslyFormattedCitation" : "(Hoegh-Guldberg et al., 2019)" }, "properties" : { "noteIndex" : 0 }, "schema" : "https://github.com/citation-style-language/schema/raw/master/csl-citation.json" }</w:instrText>
      </w:r>
      <w:r w:rsidRPr="00BC5722">
        <w:fldChar w:fldCharType="separate"/>
      </w:r>
      <w:ins w:id="1616" w:author="Robin Matthews" w:date="2021-05-18T16:01:00Z">
        <w:r w:rsidR="00602365">
          <w:rPr>
            <w:noProof/>
            <w:lang w:val="en-GB"/>
          </w:rPr>
          <w:t>Hoegh-Guldberg et al., 2019)</w:t>
        </w:r>
      </w:ins>
      <w:del w:id="1617" w:author="Robin Matthews" w:date="2021-05-18T16:01:00Z">
        <w:r w:rsidRPr="00C421D6" w:rsidDel="00602365">
          <w:rPr>
            <w:noProof/>
            <w:lang w:val="en-GB"/>
          </w:rPr>
          <w:delText>Hoegh-Guldberg et al., 2019)</w:delText>
        </w:r>
      </w:del>
      <w:r w:rsidRPr="00BC5722">
        <w:fldChar w:fldCharType="end"/>
      </w:r>
      <w:r w:rsidR="00773AB4" w:rsidRPr="002456BC">
        <w:rPr>
          <w:lang w:val="en-US"/>
        </w:rPr>
        <w:t xml:space="preserve"> following the outcome of the approval of the outline of the Special Report by the IPCC during its 44th Session (Bangkok, Thailand, 17</w:t>
      </w:r>
      <w:del w:id="1618" w:author="Ian Blenkinsop" w:date="2021-07-02T13:44:00Z">
        <w:r w:rsidR="00773AB4" w:rsidRPr="002456BC" w:rsidDel="00D71BF2">
          <w:rPr>
            <w:lang w:val="en-US"/>
          </w:rPr>
          <w:delText>-</w:delText>
        </w:r>
      </w:del>
      <w:ins w:id="1619" w:author="Ian Blenkinsop" w:date="2021-07-02T13:44:00Z">
        <w:r w:rsidR="00D71BF2">
          <w:rPr>
            <w:lang w:val="en-US"/>
          </w:rPr>
          <w:t>–</w:t>
        </w:r>
      </w:ins>
      <w:r w:rsidR="00773AB4" w:rsidRPr="002456BC">
        <w:rPr>
          <w:lang w:val="en-US"/>
        </w:rPr>
        <w:t>20 October 2016</w:t>
      </w:r>
      <w:r w:rsidR="005A5642" w:rsidRPr="002456BC">
        <w:rPr>
          <w:lang w:val="en-US"/>
        </w:rPr>
        <w:t>)</w:t>
      </w:r>
      <w:r w:rsidRPr="00C421D6">
        <w:rPr>
          <w:lang w:val="en-GB"/>
        </w:rPr>
        <w:t xml:space="preserve">. Likewise, particular metrics are sometimes prioritized in climate model improvement efforts because of their practical relevance for specific economic sectors or </w:t>
      </w:r>
      <w:r w:rsidR="005A5642">
        <w:rPr>
          <w:lang w:val="en-GB"/>
        </w:rPr>
        <w:t>stakeholders</w:t>
      </w:r>
      <w:r w:rsidRPr="00C421D6">
        <w:rPr>
          <w:lang w:val="en-GB"/>
        </w:rPr>
        <w:t>. Examples include reliable simulation of precipitation in a specific region, or attribution of particular extreme weather events to inform rebuilding and future policy (</w:t>
      </w:r>
      <w:del w:id="1620" w:author="Ian Blenkinsop" w:date="2021-07-02T13:44:00Z">
        <w:r w:rsidRPr="00C421D6" w:rsidDel="00D71BF2">
          <w:rPr>
            <w:lang w:val="en-GB"/>
          </w:rPr>
          <w:delText xml:space="preserve">see </w:delText>
        </w:r>
      </w:del>
      <w:r w:rsidRPr="00C421D6">
        <w:rPr>
          <w:lang w:val="en-GB"/>
        </w:rPr>
        <w:t>Chapter</w:t>
      </w:r>
      <w:ins w:id="1621" w:author="Ian Blenkinsop" w:date="2021-07-02T13:45:00Z">
        <w:r w:rsidR="00D71BF2">
          <w:rPr>
            <w:lang w:val="en-GB"/>
          </w:rPr>
          <w:t>s</w:t>
        </w:r>
      </w:ins>
      <w:del w:id="1622" w:author="Ian Blenkinsop" w:date="2021-07-02T13:44:00Z">
        <w:r w:rsidRPr="00C421D6" w:rsidDel="00D71BF2">
          <w:rPr>
            <w:lang w:val="en-GB"/>
          </w:rPr>
          <w:delText>s</w:delText>
        </w:r>
      </w:del>
      <w:r w:rsidRPr="00C421D6">
        <w:rPr>
          <w:lang w:val="en-GB"/>
        </w:rPr>
        <w:t xml:space="preserve"> 8</w:t>
      </w:r>
      <w:del w:id="1623" w:author="Ian Blenkinsop" w:date="2021-07-02T13:44:00Z">
        <w:r w:rsidRPr="00C421D6" w:rsidDel="00D71BF2">
          <w:rPr>
            <w:lang w:val="en-GB"/>
          </w:rPr>
          <w:delText xml:space="preserve"> and</w:delText>
        </w:r>
      </w:del>
      <w:ins w:id="1624" w:author="Ian Blenkinsop" w:date="2021-07-12T14:06:00Z">
        <w:r w:rsidR="00110491">
          <w:rPr>
            <w:lang w:val="en-GB"/>
          </w:rPr>
          <w:t xml:space="preserve"> and</w:t>
        </w:r>
      </w:ins>
      <w:r w:rsidRPr="00C421D6">
        <w:rPr>
          <w:lang w:val="en-GB"/>
        </w:rPr>
        <w:t xml:space="preserve"> 11; </w:t>
      </w:r>
      <w:r w:rsidR="007009D9">
        <w:fldChar w:fldCharType="begin" w:fldLock="1"/>
      </w:r>
      <w:r w:rsidR="00E81B0B">
        <w:rPr>
          <w:lang w:val="en-GB"/>
        </w:rPr>
        <w:instrText>ADDIN CSL_CITATION { "citationItems" : [ { "id" : "ITEM-1", "itemData" : { "DOI" : "10.1007/s13194-014-0105-6", "author" : [ { "dropping-particle" : "", "family" : "Intemann", "given" : "Kristen", "non-dropping-particle" : "", "parse-names" : false, "suffix" : "" } ], "container-title" : "European Journal for Philosophy of Science", "id" : "ITEM-1", "issued" : { "date-parts" : [ [ "2015" ] ] }, "title" : "Distinguishing Between Legitimate and Illegitimate Values in Climate Modeling", "translator" : [ { "dropping-particle" : "", "family" : "H3033", "given" : "", "non-dropping-particle" : "", "parse-names" : false, "suffix" : "" } ], "type" : "article-journal", "volume" : "5" }, "uris" : [ "http://www.mendeley.com/documents/?uuid=7ca6fb4b-c552-45dc-82f8-51a87cef9aa7" ] }, { "id" : "ITEM-2", "itemData" : { "DOI" : "10.1007/s10584-018-2258-3", "ISSN" : "0165-0009", "abstract" : "Abstract Increasing likelihoods of extreme weather events is the most noticeable and damaging manifestation of anthropogenic climate change. In the aftermath of an extreme event, policy makers are often called upon to make timely and sensitive decisions about rebuilding and managing present and future risks. Information regarding whether, where and how present-day and future risks are changing is needed to adequately inform these decisions. But, this information is often not available and when it is, it is often not presented in a systematic way. Here, we demonstrate a seamless approach to the science of extreme event attribution and future risk assessment by using the same set of model ensembles to provide such information on past, present and future hazard risks in four case studies on different types of events. Given the current relevance, we focus on estimating the change in future hazard risk under 1.5 \u00b0C and 2 \u00b0C of global mean temperature rise. We find that this approach not only addresses important decision-making gaps, but also improves the robustness of future risk assessment and attribution statements alike.", "author" : [ { "dropping-particle" : "", "family" : "Otto", "given" : "Friederike E. L.", "non-dropping-particle" : "", "parse-names" : false, "suffix" : "" }, { "dropping-particle" : "", "family" : "Philip", "given" : "Sjoukje", "non-dropping-particle" : "", "parse-names" : false, "suffix" : "" }, { "dropping-particle" : "", "family" : "Kew", "given" : "Sarah", "non-dropping-particle" : "", "parse-names" : false, "suffix" : "" }, { "dropping-particle" : "", "family" : "Li", "given" : "Sihan", "non-dropping-particle" : "", "parse-names" : false, "suffix" : "" }, { "dropping-particle" : "", "family" : "King", "given" : "Andrew", "non-dropping-particle" : "", "parse-names" : false, "suffix" : "" }, { "dropping-particle" : "", "family" : "Cullen", "given" : "Heidi", "non-dropping-particle" : "", "parse-names" : false, "suffix" : "" } ], "container-title" : "Climatic Change", "id" : "ITEM-2", "issue" : "3-4", "issued" : { "date-parts" : [ [ "2018", "8", "2" ] ] }, "page" : "399-412", "title" : "Attributing high-impact extreme events across timescales\u2014a case study of four different types of events", "translator" : [ { "dropping-particle" : "", "family" : "H2680", "given" : "", "non-dropping-particle" : "", "parse-names" : false, "suffix" : "" } ], "type" : "article-journal", "volume" : "149" }, "uris" : [ "http://www.mendeley.com/documents/?uuid=a932686c-d86f-4363-b2cc-31952cea687c" ] }, { "id" : "ITEM-3", "itemData" : { "DOI" : "10.1007/978-3-319-72026-5_5", "ISBN" : "978-3-319-72026-5", "abstract" : "Attribution has become a recurring issue in discussions about Loss and Damage (L&amp;D). In this highly-politicised context, attribution is often associated with responsibility and blame; and linked to debates about liability and compensation. The aim of attribution science, however, is not to establish responsibility, but to further scientific understanding of causal links between elements of the Earth System and society. This research into causality could inform the management of climate-related risks through improved understanding of drivers of relevant hazards, or, more widely, vulnerability and exposure; with potential benefits regardless of political positions on L&amp;D. Experience shows that it is nevertheless difficult to have open discussions about the science in the policy sphere. This is not only a missed opportunity, but also problematic in that it could inhibit understanding of scientific results and uncertainties, potentially leading to policy planning which does not have sufficient scientific evidence to support it. In this chapter, we first explore this dilemma for science-policy dialogue, summarising several years of research into stakeholder perspectives of attribution in the context of L&amp;D. We then aim to provide clarity about the scientific research available, through an overview of research which might contribute evidence about the causal connections between anthropogenic climate change and losses and damages, including climate science, but also other fields which examine other drivers of hazard, exposure, and vulnerability. Finally, we explore potential applications of attribution research, suggesting that an integrated and nuanced approach has potential to inform planning to avert, minimise and address losses and damages. The key messages are In the political context of climate negotiations, questions about whether losses and damages can be attributed to anthropogenic climate change are often linked to issues of responsibility, blame, and liability.Attribution science does not aim to establish responsibility or blame, but rather to investigate drivers of change.Attribution science is advancing rapidly, and has potential to increase understanding of how climate variability and change is influencing slow onset and extreme weather events, and how this interacts with other drivers of risk, including socio-economic drivers, to influence losses and damages.Over time, some uncertainties in the science will be reduced, as the anthropogenic clima\u2026", "author" : [ { "dropping-particle" : "", "family" : "James", "given" : "Rachel A", "non-dropping-particle" : "", "parse-names" : false, "suffix" : "" }, { "dropping-particle" : "", "family" : "Jones", "given" : "Richard G", "non-dropping-particle" : "", "parse-names" : false, "suffix" : "" }, { "dropping-particle" : "", "family" : "Boyd", "given" : "Emily", "non-dropping-particle" : "", "parse-names" : false, "suffix" : "" }, { "dropping-particle" : "", "family" : "Young", "given" : "Hannah R", "non-dropping-particle" : "", "parse-names" : false, "suffix" : "" }, { "dropping-particle" : "", "family" : "Otto", "given" : "Friederike E L", "non-dropping-particle" : "", "parse-names" : false, "suffix" : "" }, { "dropping-particle" : "", "family" : "Huggel", "given" : "Christian", "non-dropping-particle" : "", "parse-names" : false, "suffix" : "" }, { "dropping-particle" : "", "family" : "Fuglestvedt", "given" : "Jan S", "non-dropping-particle" : "", "parse-names" : false, "suffix" : "" } ], "container-title" : "Loss and Damage from Climate Change: Concepts, Methods and Policy Options", "editor" : [ { "dropping-particle" : "", "family" : "Mechler", "given" : "Reinhard", "non-dropping-particle" : "", "parse-names" : false, "suffix" : "" }, { "dropping-particle" : "", "family" : "Bouwer", "given" : "Laurens M", "non-dropping-particle" : "", "parse-names" : false, "suffix" : "" }, { "dropping-particle" : "", "family" : "Schinko", "given" : "Thomas", "non-dropping-particle" : "", "parse-names" : false, "suffix" : "" }, { "dropping-particle" : "", "family" : "Surminski", "given" : "Swenja", "non-dropping-particle" : "", "parse-names" : false, "suffix" : "" }, { "dropping-particle" : "", "family" : "Linnerooth-Bayer", "given" : "JoAnne", "non-dropping-particle" : "", "parse-names" : false, "suffix" : "" } ], "id" : "ITEM-3", "issued" : { "date-parts" : [ [ "2019" ] ] }, "page" : "113-154", "publisher" : "Springer", "publisher-place" : "Cham, Switzerland", "title" : "Attribution: How Is It Relevant for Loss and Damage Policy and Practice?", "translator" : [ { "dropping-particle" : "", "family" : "H2779", "given" : "Rt6", "non-dropping-particle" : "", "parse-names" : false, "suffix" : "" } ], "type" : "chapter" }, "uris" : [ "http://www.mendeley.com/documents/?uuid=745fde7e-525f-4835-a2c4-cb9bc003f5dd" ] } ], "mendeley" : { "formattedCitation" : "(Intemann, 2015; Otto et al., 2018; James et al., 2019)", "manualFormatting" : "Intemann, 2015; Otto et al., 2018; James et al., 2019)", "plainTextFormattedCitation" : "(Intemann, 2015; Otto et al., 2018; James et al., 2019)", "previouslyFormattedCitation" : "(Intemann, 2015; Otto et al., 2018; James et al., 2019)" }, "properties" : { "noteIndex" : 0 }, "schema" : "https://github.com/citation-style-language/schema/raw/master/csl-citation.json" }</w:instrText>
      </w:r>
      <w:r w:rsidR="007009D9">
        <w:fldChar w:fldCharType="separate"/>
      </w:r>
      <w:ins w:id="1625" w:author="Robin Matthews" w:date="2021-05-18T16:01:00Z">
        <w:r w:rsidR="00602365">
          <w:rPr>
            <w:noProof/>
            <w:lang w:val="en-GB"/>
          </w:rPr>
          <w:t>Intemann, 2015; Otto et al., 2018; James et al., 2019)</w:t>
        </w:r>
      </w:ins>
      <w:del w:id="1626" w:author="Robin Matthews" w:date="2021-05-18T16:01:00Z">
        <w:r w:rsidR="007009D9" w:rsidRPr="00C421D6" w:rsidDel="00602365">
          <w:rPr>
            <w:noProof/>
            <w:lang w:val="en-GB"/>
          </w:rPr>
          <w:delText>Intemann, 2015; Otto et al., 2018; James et al., 2019)</w:delText>
        </w:r>
      </w:del>
      <w:r w:rsidR="007009D9">
        <w:fldChar w:fldCharType="end"/>
      </w:r>
      <w:r w:rsidRPr="00C421D6">
        <w:rPr>
          <w:lang w:val="en-GB"/>
        </w:rPr>
        <w:t xml:space="preserve">. Sectors or groups whose interests do not influence research and modelling priorities may thus receive less information in support of their climate-related decisions </w:t>
      </w:r>
      <w:r w:rsidRPr="00BC5722">
        <w:fldChar w:fldCharType="begin" w:fldLock="1"/>
      </w:r>
      <w:r w:rsidR="00E81B0B">
        <w:rPr>
          <w:lang w:val="en-GB"/>
        </w:rPr>
        <w:instrText>ADDIN CSL_CITATION { "citationItems" : [ { "id" : "ITEM-1", "itemData" : { "DOI" : "10.1007/s13194-017-0180-6", "ISSN" : "1879-4912", "author" : [ { "dropping-particle" : "", "family" : "Parker", "given" : "Wendy S.", "non-dropping-particle" : "", "parse-names" : false, "suffix" : "" }, { "dropping-particle" : "", "family" : "Winsberg", "given" : "Eric", "non-dropping-particle" : "", "parse-names" : false, "suffix" : "" } ], "container-title" : "European Journal for Philosophy of Science", "id" : "ITEM-1", "issue" : "1", "issued" : { "date-parts" : [ [ "2018", "1", "17" ] ] }, "page" : "125-142", "title" : "Values and evidence: how models make a difference", "translator" : [ { "dropping-particle" : "", "family" : "H2909", "given" : "", "non-dropping-particle" : "", "parse-names" : false, "suffix" : "" } ], "type" : "article-journal", "volume" : "8" }, "uris" : [ "http://www.mendeley.com/documents/?uuid=f7a6f9de-36c2-498c-b996-73288902d168" ] } ], "mendeley" : { "formattedCitation" : "(Parker and Winsberg, 2018)", "manualFormatting" : "(Parker and Winsberg, 2018)", "plainTextFormattedCitation" : "(Parker and Winsberg, 2018)", "previouslyFormattedCitation" : "(Parker and Winsberg, 2018)" }, "properties" : { "noteIndex" : 0 }, "schema" : "https://github.com/citation-style-language/schema/raw/master/csl-citation.json" }</w:instrText>
      </w:r>
      <w:r w:rsidRPr="00BC5722">
        <w:fldChar w:fldCharType="separate"/>
      </w:r>
      <w:ins w:id="1627" w:author="Robin Matthews" w:date="2021-05-18T16:01:00Z">
        <w:r w:rsidR="00602365">
          <w:rPr>
            <w:noProof/>
            <w:lang w:val="en-GB"/>
          </w:rPr>
          <w:t>(Parker and Winsberg, 2018)</w:t>
        </w:r>
      </w:ins>
      <w:del w:id="1628" w:author="Robin Matthews" w:date="2021-05-18T16:01:00Z">
        <w:r w:rsidRPr="00C421D6" w:rsidDel="00602365">
          <w:rPr>
            <w:noProof/>
            <w:lang w:val="en-GB"/>
          </w:rPr>
          <w:delText>(Parker and Winsberg, 2018)</w:delText>
        </w:r>
      </w:del>
      <w:r w:rsidRPr="00BC5722">
        <w:fldChar w:fldCharType="end"/>
      </w:r>
      <w:r w:rsidRPr="00C421D6">
        <w:rPr>
          <w:lang w:val="en-GB"/>
        </w:rPr>
        <w:t xml:space="preserve">. </w:t>
      </w:r>
    </w:p>
    <w:bookmarkEnd w:id="1603"/>
    <w:p w14:paraId="6F4C49A5" w14:textId="77777777" w:rsidR="0079149B" w:rsidRPr="00C421D6" w:rsidRDefault="0079149B" w:rsidP="0079149B">
      <w:pPr>
        <w:pStyle w:val="AR6BodyText"/>
        <w:rPr>
          <w:lang w:val="en-GB"/>
        </w:rPr>
      </w:pPr>
    </w:p>
    <w:p w14:paraId="5CB22451" w14:textId="1B30FFC9" w:rsidR="0079149B" w:rsidRPr="00C421D6" w:rsidRDefault="0079149B" w:rsidP="0079149B">
      <w:pPr>
        <w:pStyle w:val="AR6BodyText"/>
        <w:rPr>
          <w:lang w:val="en-GB"/>
        </w:rPr>
      </w:pPr>
      <w:r w:rsidRPr="00C421D6">
        <w:rPr>
          <w:lang w:val="en-GB"/>
        </w:rPr>
        <w:t xml:space="preserve">Recent work also recognizes that choices made throughout the research process can affect the relative likelihood of false alarms (overestimating the probability and/or magnitude of hazards) or missed warnings </w:t>
      </w:r>
      <w:r w:rsidRPr="00C421D6">
        <w:rPr>
          <w:lang w:val="en-GB"/>
        </w:rPr>
        <w:lastRenderedPageBreak/>
        <w:t xml:space="preserve">(underestimating the probability and/or magnitude of hazards), known respectively as Type I and Type II errors. Researchers may choose different methods depending on which type of error they view as most important to avoid, a choice that may reflect social values </w:t>
      </w:r>
      <w:commentRangeStart w:id="1629"/>
      <w:r w:rsidRPr="00BC5722">
        <w:fldChar w:fldCharType="begin" w:fldLock="1"/>
      </w:r>
      <w:r w:rsidR="00E81B0B">
        <w:rPr>
          <w:lang w:val="en-GB"/>
        </w:rPr>
        <w:instrText>ADDIN CSL_CITATION { "citationItems" : [ { "id" : "ITEM-1", "itemData" : { "ISBN" : "9780822960263", "abstract" : "The role of science in policymaking has gained unprecedented stature in the United States, raising questions about the place of science and scientific expertise in the democratic process. Some scientists have been given considerable epistemic authority in shaping policy on issues of great moral and cultural significance, and the politicizing of these issues has become highly contentious. Since World War II, most philosophers of science have purported the concept that science should be \u201cvalue-free.\u201d In Science, Policy and the Value-Free Ideal, Heather E. Douglas argues that such an ideal is neither adequate nor desirable for science. She contends that the moral responsibilities of scientists require the consideration of values even at the heart of science. She lobbies for a new ideal in which values serve an essential function throughout scientific inquiry, but where the role values play is constrained at key points, thus protecting the integrity and objectivity of science. In this vein, Douglas outlines a system for the application of values to guide scientists through points of uncertainty fraught with moral valence. Following a philosophical analysis of the historical background of science advising and the value-free ideal, Douglas defines how values should-and should not-function in science. She discusses the distinctive direct and indirect roles for values in reasoning, and outlines seven senses of objectivity, showing how each can be employed to determine the reliability of scientific claims. Douglas then uses these philosophical insights to clarify the distinction between junk science and sound science to be used in policymaking. In conclusion, she calls for greater openness on the values utilized in policymaking, and more public participation in the policymaking process, by suggesting various models for effective use of both the public and experts in key risk assessments.", "author" : [ { "dropping-particle" : "", "family" : "Douglas", "given" : "Heather E.", "non-dropping-particle" : "", "parse-names" : false, "suffix" : "" } ], "id" : "ITEM-1", "issued" : { "date-parts" : [ [ "2009" ] ] }, "note" : "$32.95\nUsed Price: $27.65\nPaperback", "number-of-pages" : "256", "publisher" : "University of Pittsburgh Press", "publisher-place" : "Pittsburgh, PA, USA", "title" : "Science, Policy, and the Value-Free Ideal", "translator" : [ { "dropping-particle" : "", "family" : "H3041", "given" : "Rt4", "non-dropping-particle" : "", "parse-names" : false, "suffix" : "" } ], "type" : "book" }, "uris" : [ "http://www.mendeley.com/documents/?uuid=caf412a7-eb42-48ab-a667-d3e1f6ec1409" ] }, { "id" : "ITEM-2", "itemData" : { "ISBN" : "9780190260804", "abstract" : "Book Description: The role of values in scientific research has become an important topic of discussion in both scholarly and popular debates. Pundits across the political spectrum worry that research on topics like climate change, evolutionary theory, vaccine safety, and genetically modified foods has become overly politicized. At the same time, it is clear that values play an important role in science by limiting unethical forms of research and by deciding what areas of research have the greatest relevance for society. Deciding how to distinguish legitimate and illegitimate influences of values in scientific research is a matter of vital importance. Recently, philosophers of science have written a great deal on this topic, but most of their work has been directed toward a scholarly audience. This book makes the contemporary philosophical literature on science and values accessible to a wide readership. It examines case studies from a variety of research areas, including climate science, anthropology, chemical risk assessment, ecology, neurobiology, biomedical research, and agriculture. These cases show that values have necessary roles to play in identifying research topics, choosing research questions, determining the aims of inquiry, responding to uncertainty, and deciding how to communicate information. Kevin Elliott focuses not just on describing roles for values but also on determining when their influences are actually appropriate. He emphasizes several conditions for incorporating values in a legitimate fashion, and highlights multiple strategies for fostering engagement between stakeholders so that value influences can be subjected to careful and critical scrutiny.", "author" : [ { "dropping-particle" : "", "family" : "Elliott", "given" : "Kevin C", "non-dropping-particle" : "", "parse-names" : false, "suffix" : "" } ], "id" : "ITEM-2", "issued" : { "date-parts" : [ [ "2017" ] ] }, "note" : "$105.00\nHardcover", "number-of-pages" : "224", "publisher" : "Oxford University Press", "publisher-place" : "Oxford, UK", "title" : "A Tapestry of Values: An Introduction to Values in Science", "translator" : [ { "dropping-particle" : "", "family" : "H3098", "given" : "Rt4", "non-dropping-particle" : "", "parse-names" : false, "suffix" : "" } ], "type" : "book" }, "uris" : [ "http://www.mendeley.com/documents/?uuid=8f220a57-397c-4a09-92cb-a872cc9928bb" ] }, { "id" : "ITEM-3", "itemData" : { "DOI" : "10.1002/2017EF000665", "ISSN" : "23284277", "author" : [ { "dropping-particle" : "", "family" : "Lloyd", "given" : "Elisabeth A.", "non-dropping-particle" : "", "parse-names" : false, "suffix" : "" }, { "dropping-particle" : "", "family" : "Oreskes", "given" : "Naomi", "non-dropping-particle" : "", "parse-names" : false, "suffix" : "" } ], "container-title" : "Earth's Future", "id" : "ITEM-3", "issue" : "3", "issued" : { "date-parts" : [ [ "2018", "3" ] ] }, "page" : "311-325", "title" : "Climate Change Attribution: When Is It Appropriate to Accept New Methods?", "translator" : [ { "dropping-particle" : "", "family" : "H3819", "given" : "", "non-dropping-particle" : "", "parse-names" : false, "suffix" : "" } ], "type" : "article-journal", "volume" : "6" }, "uris" : [ "http://www.mendeley.com/documents/?uuid=c9cf6adc-185b-416f-93ef-2ea910d1756a" ] }, { "id" : "ITEM-4", "itemData" : { "DOI" : "10.1007/978-3-319-65058-6_11", "ISBN" : "978-3-319-65058-6", "abstract" : "Philosophical perspectives on numerical models help us to understand concepts, but will not predict the climate in the future. Studying climate model results in isolation on the other hand may seduce us to believe what we simulate will actually happen. A model is neither correct nor wrong as such; it is simply more or less useful as a representational tool for a certain purpose. I argue that process understanding is the key to make judgments about when this tool is adequate for insight relevant to certain aspects of the real world. It is only through understanding the relationships in components and variables of the climate and their representation in models, combined with understanding what our models are supposed to do, that we can make better use of them.", "author" : [ { "dropping-particle" : "", "family" : "Knutti", "given" : "Reto", "non-dropping-particle" : "", "parse-names" : false, "suffix" : "" } ], "container-title" : "Climate Modelling: Philosophical and Conceptual Issues", "editor" : [ { "dropping-particle" : "", "family" : "A. Lloyd", "given" : "Elisabeth", "non-dropping-particle" : "", "parse-names" : false, "suffix" : "" }, { "dropping-particle" : "", "family" : "Winsberg", "given" : "Eric", "non-dropping-particle" : "", "parse-names" : false, "suffix" : "" } ], "id" : "ITEM-4", "issued" : { "date-parts" : [ [ "2018" ] ] }, "page" : "325-359", "publisher" : "Palgrave Macmillan", "publisher-place" : "Cham, Switzerland", "title" : "Climate Model Confirmation: From Philosophy to Predicting Climate in the Real World", "translator" : [ { "dropping-particle" : "", "family" : "H3743", "given" : "Rt6", "non-dropping-particle" : "", "parse-names" : false, "suffix" : "" } ], "type" : "chapter" }, "uris" : [ "http://www.mendeley.com/documents/?uuid=2aebe906-e057-4081-a817-0f62aa0f9d0f" ] } ], "mendeley" : { "formattedCitation" : "(Douglas, 2009; Elliott, 2017; Knutti, 2018; Lloyd and Oreskes, 2018)", "manualFormatting" : "(Douglas, 2009; Knutti, 2018; Lloyd and Oreskes, 2018)", "plainTextFormattedCitation" : "(Douglas, 2009; Elliott, 2017; Knutti, 2018; Lloyd and Oreskes, 2018)", "previouslyFormattedCitation" : "(Douglas, 2009; Elliott, 2017; Knutti, 2018; Lloyd and Oreskes, 2018)" }, "properties" : { "noteIndex" : 0 }, "schema" : "https://github.com/citation-style-language/schema/raw/master/csl-citation.json" }</w:instrText>
      </w:r>
      <w:r w:rsidRPr="00BC5722">
        <w:fldChar w:fldCharType="separate"/>
      </w:r>
      <w:ins w:id="1630" w:author="Robin Matthews" w:date="2021-05-18T16:01:00Z">
        <w:r w:rsidR="00602365">
          <w:rPr>
            <w:noProof/>
            <w:lang w:val="en-GB"/>
          </w:rPr>
          <w:t>(Douglas, 2009; Knutti, 2018; Lloyd and Oreskes, 2018)</w:t>
        </w:r>
      </w:ins>
      <w:del w:id="1631" w:author="Robin Matthews" w:date="2021-05-18T16:01:00Z">
        <w:r w:rsidRPr="00C421D6" w:rsidDel="00602365">
          <w:rPr>
            <w:noProof/>
            <w:lang w:val="en-GB"/>
          </w:rPr>
          <w:delText>(Douglas, 2009; Knutti, 2018; Lloyd and Oreskes, 2018)</w:delText>
        </w:r>
      </w:del>
      <w:r w:rsidRPr="00BC5722">
        <w:fldChar w:fldCharType="end"/>
      </w:r>
      <w:commentRangeEnd w:id="1629"/>
      <w:r w:rsidR="00863BE4">
        <w:rPr>
          <w:rStyle w:val="CommentReference"/>
        </w:rPr>
        <w:commentReference w:id="1629"/>
      </w:r>
      <w:r w:rsidRPr="00C421D6">
        <w:rPr>
          <w:lang w:val="en-GB"/>
        </w:rPr>
        <w:t xml:space="preserve">. This reflects a fundamental trade-off between the values of reliability and informativeness. When uncertainty is large, researchers may choose to report a wide range as </w:t>
      </w:r>
      <w:del w:id="1632" w:author="Ian Blenkinsop" w:date="2021-07-02T13:46:00Z">
        <w:r w:rsidRPr="00C421D6" w:rsidDel="00D71BF2">
          <w:rPr>
            <w:lang w:val="en-GB"/>
          </w:rPr>
          <w:delText>‘</w:delText>
        </w:r>
      </w:del>
      <w:r w:rsidRPr="00C421D6">
        <w:rPr>
          <w:i/>
          <w:lang w:val="en-GB"/>
        </w:rPr>
        <w:t>very likely</w:t>
      </w:r>
      <w:del w:id="1633" w:author="Ian Blenkinsop" w:date="2021-07-02T13:46:00Z">
        <w:r w:rsidRPr="00C421D6" w:rsidDel="00D71BF2">
          <w:rPr>
            <w:lang w:val="en-GB"/>
          </w:rPr>
          <w:delText>’</w:delText>
        </w:r>
      </w:del>
      <w:r w:rsidRPr="00C421D6">
        <w:rPr>
          <w:lang w:val="en-GB"/>
        </w:rPr>
        <w:t xml:space="preserve">, even though it is less informative about potential consequences. By contrast, high-likelihood statements about a narrower range may be more informative, yet also prove less reliable if new evidence later emerges that widens the range. Furthermore, the difference between narrower and wider uncertainty intervals has been shown to be confusing to lay readers, who often interpret wider intervals as less certain (Løhre et al., 2019). </w:t>
      </w:r>
    </w:p>
    <w:p w14:paraId="39282E7D" w14:textId="77777777" w:rsidR="0079149B" w:rsidRPr="00C421D6" w:rsidRDefault="0079149B" w:rsidP="0079149B">
      <w:pPr>
        <w:pStyle w:val="AR6BodyText"/>
        <w:rPr>
          <w:color w:val="000000"/>
          <w:lang w:val="en-GB"/>
        </w:rPr>
      </w:pPr>
    </w:p>
    <w:p w14:paraId="7BFCA2A7" w14:textId="77777777" w:rsidR="00A85889" w:rsidRPr="00C421D6" w:rsidRDefault="00A85889" w:rsidP="0079149B">
      <w:pPr>
        <w:pStyle w:val="AR6BodyText"/>
        <w:rPr>
          <w:color w:val="000000"/>
          <w:lang w:val="en-GB"/>
        </w:rPr>
      </w:pPr>
    </w:p>
    <w:p w14:paraId="558C3CF0" w14:textId="4AA34026" w:rsidR="0079149B" w:rsidRPr="00780BF3" w:rsidRDefault="0079149B" w:rsidP="0079149B">
      <w:pPr>
        <w:pStyle w:val="AR6Chap1Level31111"/>
        <w:spacing w:line="240" w:lineRule="auto"/>
        <w:rPr>
          <w:lang w:val="en-GB"/>
        </w:rPr>
      </w:pPr>
      <w:bookmarkStart w:id="1634" w:name="_lnxbz9" w:colFirst="0" w:colLast="0"/>
      <w:bookmarkStart w:id="1635" w:name="_Toc69949970"/>
      <w:bookmarkEnd w:id="1634"/>
      <w:r w:rsidRPr="00780BF3">
        <w:rPr>
          <w:lang w:val="en-GB"/>
        </w:rPr>
        <w:t xml:space="preserve">Climate </w:t>
      </w:r>
      <w:del w:id="1636" w:author="Ian Blenkinsop" w:date="2021-07-02T13:47:00Z">
        <w:r w:rsidRPr="00780BF3" w:rsidDel="00D71BF2">
          <w:rPr>
            <w:lang w:val="en-GB"/>
          </w:rPr>
          <w:delText>information</w:delText>
        </w:r>
      </w:del>
      <w:ins w:id="1637" w:author="Ian Blenkinsop" w:date="2021-07-02T13:47:00Z">
        <w:r w:rsidR="00D71BF2">
          <w:rPr>
            <w:lang w:val="en-GB"/>
          </w:rPr>
          <w:t>I</w:t>
        </w:r>
        <w:r w:rsidR="00D71BF2" w:rsidRPr="00780BF3">
          <w:rPr>
            <w:lang w:val="en-GB"/>
          </w:rPr>
          <w:t>nformation</w:t>
        </w:r>
      </w:ins>
      <w:r w:rsidRPr="00780BF3">
        <w:rPr>
          <w:lang w:val="en-GB"/>
        </w:rPr>
        <w:t xml:space="preserve">, </w:t>
      </w:r>
      <w:del w:id="1638" w:author="Ian Blenkinsop" w:date="2021-07-02T13:46:00Z">
        <w:r w:rsidRPr="00780BF3" w:rsidDel="00D71BF2">
          <w:rPr>
            <w:lang w:val="en-GB"/>
          </w:rPr>
          <w:delText>co</w:delText>
        </w:r>
      </w:del>
      <w:ins w:id="1639" w:author="Ian Blenkinsop" w:date="2021-07-02T13:46:00Z">
        <w:r w:rsidR="00D71BF2">
          <w:rPr>
            <w:lang w:val="en-GB"/>
          </w:rPr>
          <w:t>C</w:t>
        </w:r>
        <w:r w:rsidR="00D71BF2" w:rsidRPr="00780BF3">
          <w:rPr>
            <w:lang w:val="en-GB"/>
          </w:rPr>
          <w:t>o</w:t>
        </w:r>
      </w:ins>
      <w:r w:rsidRPr="00780BF3">
        <w:rPr>
          <w:lang w:val="en-GB"/>
        </w:rPr>
        <w:t>-</w:t>
      </w:r>
      <w:del w:id="1640" w:author="Ian Blenkinsop" w:date="2021-07-02T13:46:00Z">
        <w:r w:rsidRPr="00780BF3" w:rsidDel="00D71BF2">
          <w:rPr>
            <w:lang w:val="en-GB"/>
          </w:rPr>
          <w:delText>production</w:delText>
        </w:r>
      </w:del>
      <w:ins w:id="1641" w:author="Ian Blenkinsop" w:date="2021-07-12T14:06:00Z">
        <w:r w:rsidR="00110491">
          <w:rPr>
            <w:lang w:val="en-GB"/>
          </w:rPr>
          <w:t>p</w:t>
        </w:r>
      </w:ins>
      <w:ins w:id="1642" w:author="Ian Blenkinsop" w:date="2021-07-02T13:46:00Z">
        <w:r w:rsidR="00D71BF2" w:rsidRPr="00780BF3">
          <w:rPr>
            <w:lang w:val="en-GB"/>
          </w:rPr>
          <w:t>roduction</w:t>
        </w:r>
      </w:ins>
      <w:del w:id="1643" w:author="Ian Blenkinsop" w:date="2021-07-02T13:47:00Z">
        <w:r w:rsidRPr="00780BF3" w:rsidDel="00D71BF2">
          <w:rPr>
            <w:lang w:val="en-GB"/>
          </w:rPr>
          <w:delText>,</w:delText>
        </w:r>
      </w:del>
      <w:r w:rsidRPr="00780BF3">
        <w:rPr>
          <w:lang w:val="en-GB"/>
        </w:rPr>
        <w:t xml:space="preserve"> and </w:t>
      </w:r>
      <w:del w:id="1644" w:author="Ian Blenkinsop" w:date="2021-07-02T13:46:00Z">
        <w:r w:rsidRPr="00780BF3" w:rsidDel="00D71BF2">
          <w:rPr>
            <w:lang w:val="en-GB"/>
          </w:rPr>
          <w:delText xml:space="preserve">climate </w:delText>
        </w:r>
      </w:del>
      <w:ins w:id="1645" w:author="Ian Blenkinsop" w:date="2021-07-02T13:46:00Z">
        <w:r w:rsidR="00D71BF2">
          <w:rPr>
            <w:lang w:val="en-GB"/>
          </w:rPr>
          <w:t>C</w:t>
        </w:r>
        <w:r w:rsidR="00D71BF2" w:rsidRPr="00780BF3">
          <w:rPr>
            <w:lang w:val="en-GB"/>
          </w:rPr>
          <w:t xml:space="preserve">limate </w:t>
        </w:r>
      </w:ins>
      <w:del w:id="1646" w:author="Ian Blenkinsop" w:date="2021-07-02T13:46:00Z">
        <w:r w:rsidRPr="00780BF3" w:rsidDel="00D71BF2">
          <w:rPr>
            <w:lang w:val="en-GB"/>
          </w:rPr>
          <w:delText>services</w:delText>
        </w:r>
      </w:del>
      <w:bookmarkEnd w:id="1635"/>
      <w:ins w:id="1647" w:author="Ian Blenkinsop" w:date="2021-07-02T13:46:00Z">
        <w:r w:rsidR="00D71BF2">
          <w:rPr>
            <w:lang w:val="en-GB"/>
          </w:rPr>
          <w:t>S</w:t>
        </w:r>
        <w:r w:rsidR="00D71BF2" w:rsidRPr="00780BF3">
          <w:rPr>
            <w:lang w:val="en-GB"/>
          </w:rPr>
          <w:t>ervices</w:t>
        </w:r>
      </w:ins>
    </w:p>
    <w:p w14:paraId="000AA0A1" w14:textId="77777777" w:rsidR="0079149B" w:rsidRPr="00C421D6" w:rsidRDefault="0079149B" w:rsidP="0079149B">
      <w:pPr>
        <w:pStyle w:val="AR6BodyText"/>
        <w:rPr>
          <w:lang w:val="en-GB"/>
        </w:rPr>
      </w:pPr>
    </w:p>
    <w:p w14:paraId="32C0E102" w14:textId="656AB11C" w:rsidR="0079149B" w:rsidRPr="00C421D6" w:rsidRDefault="0079149B" w:rsidP="0079149B">
      <w:pPr>
        <w:pStyle w:val="AR6BodyText"/>
        <w:rPr>
          <w:lang w:val="en-GB"/>
        </w:rPr>
      </w:pPr>
      <w:r w:rsidRPr="00C421D6">
        <w:rPr>
          <w:lang w:val="en-GB"/>
        </w:rPr>
        <w:t>In AR6, ‘climate information’ refers to specific information about the past, current</w:t>
      </w:r>
      <w:del w:id="1648" w:author="Ian Blenkinsop" w:date="2021-07-02T13:53:00Z">
        <w:r w:rsidRPr="00C421D6" w:rsidDel="00A808C2">
          <w:rPr>
            <w:lang w:val="en-GB"/>
          </w:rPr>
          <w:delText>,</w:delText>
        </w:r>
      </w:del>
      <w:r w:rsidRPr="00C421D6">
        <w:rPr>
          <w:lang w:val="en-GB"/>
        </w:rPr>
        <w:t xml:space="preserve"> or future </w:t>
      </w:r>
      <w:r w:rsidR="00A00130" w:rsidRPr="00C421D6">
        <w:rPr>
          <w:lang w:val="en-GB"/>
        </w:rPr>
        <w:t>state</w:t>
      </w:r>
      <w:r w:rsidR="00A00130">
        <w:rPr>
          <w:lang w:val="en-GB"/>
        </w:rPr>
        <w:t xml:space="preserve"> </w:t>
      </w:r>
      <w:r w:rsidRPr="00C421D6">
        <w:rPr>
          <w:lang w:val="en-GB"/>
        </w:rPr>
        <w:t xml:space="preserve">of the climate system that is relevant for mitigation, adaptation and risk management. Cross-Chapter Box 1.1 is an example of climate information at the global scale. It provides climate change information </w:t>
      </w:r>
      <w:del w:id="1649" w:author="Ian Blenkinsop" w:date="2021-07-02T13:54:00Z">
        <w:r w:rsidRPr="00C421D6" w:rsidDel="00A808C2">
          <w:rPr>
            <w:lang w:val="en-GB"/>
          </w:rPr>
          <w:delText>potentially relevant to</w:delText>
        </w:r>
      </w:del>
      <w:ins w:id="1650" w:author="Ian Blenkinsop" w:date="2021-07-02T13:54:00Z">
        <w:r w:rsidR="00A808C2">
          <w:rPr>
            <w:lang w:val="en-GB"/>
          </w:rPr>
          <w:t>with potential relevance for</w:t>
        </w:r>
      </w:ins>
      <w:r w:rsidRPr="00C421D6">
        <w:rPr>
          <w:lang w:val="en-GB"/>
        </w:rPr>
        <w:t xml:space="preserve"> the </w:t>
      </w:r>
      <w:r w:rsidR="006C26BB">
        <w:rPr>
          <w:lang w:val="en-GB"/>
        </w:rPr>
        <w:t>g</w:t>
      </w:r>
      <w:r w:rsidRPr="00C421D6">
        <w:rPr>
          <w:lang w:val="en-GB"/>
        </w:rPr>
        <w:t xml:space="preserve">lobal </w:t>
      </w:r>
      <w:r w:rsidR="006C26BB">
        <w:rPr>
          <w:lang w:val="en-GB"/>
        </w:rPr>
        <w:t>s</w:t>
      </w:r>
      <w:r w:rsidRPr="00C421D6">
        <w:rPr>
          <w:lang w:val="en-GB"/>
        </w:rPr>
        <w:t xml:space="preserve">tocktake, and indicates where in AR6 this information may be found. </w:t>
      </w:r>
    </w:p>
    <w:p w14:paraId="2C84DD20" w14:textId="77777777" w:rsidR="0079149B" w:rsidRPr="00C421D6" w:rsidRDefault="0079149B" w:rsidP="0079149B">
      <w:pPr>
        <w:pStyle w:val="AR6BodyText"/>
        <w:rPr>
          <w:lang w:val="en-GB"/>
        </w:rPr>
      </w:pPr>
    </w:p>
    <w:p w14:paraId="0023DC1C" w14:textId="6BC71B5A" w:rsidR="0079149B" w:rsidRPr="00C421D6" w:rsidRDefault="0079149B" w:rsidP="0079149B">
      <w:pPr>
        <w:pStyle w:val="AR6BodyText"/>
        <w:rPr>
          <w:lang w:val="en-GB"/>
        </w:rPr>
      </w:pPr>
      <w:bookmarkStart w:id="1651" w:name="_Hlk66716175"/>
      <w:r w:rsidRPr="00C421D6">
        <w:rPr>
          <w:lang w:val="en-GB"/>
        </w:rPr>
        <w:t>Responding to national and regional policymakers</w:t>
      </w:r>
      <w:r w:rsidR="00A808C2">
        <w:rPr>
          <w:lang w:val="en-GB"/>
        </w:rPr>
        <w:t>’</w:t>
      </w:r>
      <w:r w:rsidRPr="00C421D6">
        <w:rPr>
          <w:lang w:val="en-GB"/>
        </w:rPr>
        <w:t xml:space="preserve"> need</w:t>
      </w:r>
      <w:r w:rsidR="00A00130">
        <w:rPr>
          <w:lang w:val="en-GB"/>
        </w:rPr>
        <w:t>s</w:t>
      </w:r>
      <w:r w:rsidRPr="00C421D6">
        <w:rPr>
          <w:lang w:val="en-GB"/>
        </w:rPr>
        <w:t xml:space="preserve"> for </w:t>
      </w:r>
      <w:r w:rsidR="00662F20">
        <w:rPr>
          <w:lang w:val="en-GB"/>
        </w:rPr>
        <w:t>tailored</w:t>
      </w:r>
      <w:r w:rsidRPr="00C421D6">
        <w:rPr>
          <w:lang w:val="en-GB"/>
        </w:rPr>
        <w:t xml:space="preserve"> information relevant to risk assessment and adaptation, AR6 emphasizes assessment of regional information more than earlier reports. Here the phrase ‘regional climate information’ refers to predefined reference sets of land and ocean regions; various typological domains (such as mountains or monsoons); temporal frames including baseline periods as well as near</w:t>
      </w:r>
      <w:r w:rsidR="00A808C2">
        <w:rPr>
          <w:lang w:val="en-GB"/>
        </w:rPr>
        <w:t xml:space="preserve"> </w:t>
      </w:r>
      <w:r w:rsidRPr="00C421D6">
        <w:rPr>
          <w:lang w:val="en-GB"/>
        </w:rPr>
        <w:t>term (2021</w:t>
      </w:r>
      <w:r w:rsidRPr="00C421D6">
        <w:rPr>
          <w:rFonts w:ascii="Arial" w:hAnsi="Arial" w:cs="Arial"/>
          <w:color w:val="202122"/>
          <w:sz w:val="21"/>
          <w:szCs w:val="21"/>
          <w:shd w:val="clear" w:color="auto" w:fill="FDFDFD"/>
          <w:lang w:val="en-GB"/>
        </w:rPr>
        <w:t>–</w:t>
      </w:r>
      <w:r w:rsidRPr="00C421D6">
        <w:rPr>
          <w:lang w:val="en-GB"/>
        </w:rPr>
        <w:t>2040), medium</w:t>
      </w:r>
      <w:r w:rsidR="00A808C2">
        <w:rPr>
          <w:lang w:val="en-GB"/>
        </w:rPr>
        <w:t xml:space="preserve"> </w:t>
      </w:r>
      <w:r w:rsidRPr="00C421D6">
        <w:rPr>
          <w:lang w:val="en-GB"/>
        </w:rPr>
        <w:t>term (2041</w:t>
      </w:r>
      <w:r w:rsidRPr="00C421D6">
        <w:rPr>
          <w:rFonts w:ascii="Arial" w:hAnsi="Arial" w:cs="Arial"/>
          <w:color w:val="202122"/>
          <w:sz w:val="21"/>
          <w:szCs w:val="21"/>
          <w:shd w:val="clear" w:color="auto" w:fill="FDFDFD"/>
          <w:lang w:val="en-GB"/>
        </w:rPr>
        <w:t>–</w:t>
      </w:r>
      <w:r w:rsidRPr="00C421D6">
        <w:rPr>
          <w:lang w:val="en-GB"/>
        </w:rPr>
        <w:t>2060) and long</w:t>
      </w:r>
      <w:r w:rsidR="00A808C2">
        <w:rPr>
          <w:lang w:val="en-GB"/>
        </w:rPr>
        <w:t xml:space="preserve"> </w:t>
      </w:r>
      <w:r w:rsidRPr="00C421D6">
        <w:rPr>
          <w:lang w:val="en-GB"/>
        </w:rPr>
        <w:t>term (2081</w:t>
      </w:r>
      <w:r w:rsidRPr="00C421D6">
        <w:rPr>
          <w:rFonts w:ascii="Arial" w:hAnsi="Arial" w:cs="Arial"/>
          <w:color w:val="202122"/>
          <w:sz w:val="21"/>
          <w:szCs w:val="21"/>
          <w:shd w:val="clear" w:color="auto" w:fill="FDFDFD"/>
          <w:lang w:val="en-GB"/>
        </w:rPr>
        <w:t>–</w:t>
      </w:r>
      <w:r w:rsidRPr="00C421D6">
        <w:rPr>
          <w:lang w:val="en-GB"/>
        </w:rPr>
        <w:t xml:space="preserve">2100); and </w:t>
      </w:r>
      <w:r w:rsidR="006C26BB">
        <w:rPr>
          <w:lang w:val="en-GB"/>
        </w:rPr>
        <w:t xml:space="preserve">global </w:t>
      </w:r>
      <w:r w:rsidRPr="00C421D6">
        <w:rPr>
          <w:lang w:val="en-GB"/>
        </w:rPr>
        <w:t>warming levels (</w:t>
      </w:r>
      <w:ins w:id="1652" w:author="Ian Blenkinsop" w:date="2021-07-14T09:46:00Z">
        <w:r w:rsidR="001F7B03" w:rsidRPr="00C421D6">
          <w:rPr>
            <w:lang w:val="en-GB"/>
          </w:rPr>
          <w:t>Chapters 10</w:t>
        </w:r>
      </w:ins>
      <w:ins w:id="1653" w:author="Ian Blenkinsop" w:date="2021-07-14T09:47:00Z">
        <w:r w:rsidR="001F7B03">
          <w:rPr>
            <w:lang w:val="en-GB"/>
          </w:rPr>
          <w:t xml:space="preserve"> and</w:t>
        </w:r>
      </w:ins>
      <w:ins w:id="1654" w:author="Ian Blenkinsop" w:date="2021-07-14T09:46:00Z">
        <w:r w:rsidR="001F7B03" w:rsidRPr="00C421D6">
          <w:rPr>
            <w:lang w:val="en-GB"/>
          </w:rPr>
          <w:t xml:space="preserve"> 12,</w:t>
        </w:r>
        <w:r w:rsidR="001F7B03">
          <w:rPr>
            <w:lang w:val="en-GB"/>
          </w:rPr>
          <w:t xml:space="preserve"> </w:t>
        </w:r>
      </w:ins>
      <w:r w:rsidRPr="00C421D6">
        <w:rPr>
          <w:lang w:val="en-GB"/>
        </w:rPr>
        <w:t>Sections 1.4.1 and 1.4.5</w:t>
      </w:r>
      <w:ins w:id="1655" w:author="Ian Blenkinsop" w:date="2021-07-14T09:47:00Z">
        <w:r w:rsidR="001F7B03">
          <w:rPr>
            <w:lang w:val="en-GB"/>
          </w:rPr>
          <w:t>, and Atlas</w:t>
        </w:r>
      </w:ins>
      <w:del w:id="1656" w:author="Ian Blenkinsop" w:date="2021-07-14T09:46:00Z">
        <w:r w:rsidRPr="00C421D6" w:rsidDel="001F7B03">
          <w:rPr>
            <w:lang w:val="en-GB"/>
          </w:rPr>
          <w:delText>; Chapters 10, 12, and Atlas</w:delText>
        </w:r>
      </w:del>
      <w:r w:rsidRPr="00C421D6">
        <w:rPr>
          <w:lang w:val="en-GB"/>
        </w:rPr>
        <w:t>). Regional climate change information is constructed from multiple lines of evidence including observations, paleoclimate proxies, reanalyses, attribution of changes and climate model projections from both global and regional climate models (Section</w:t>
      </w:r>
      <w:ins w:id="1657" w:author="Ian Blenkinsop" w:date="2021-07-12T14:07:00Z">
        <w:r w:rsidR="00110491">
          <w:rPr>
            <w:lang w:val="en-GB"/>
          </w:rPr>
          <w:t>s</w:t>
        </w:r>
      </w:ins>
      <w:r w:rsidRPr="00C421D6">
        <w:rPr>
          <w:lang w:val="en-GB"/>
        </w:rPr>
        <w:t xml:space="preserve"> 1.5.3</w:t>
      </w:r>
      <w:del w:id="1658" w:author="Ian Blenkinsop" w:date="2021-07-12T14:07:00Z">
        <w:r w:rsidRPr="00C421D6" w:rsidDel="00110491">
          <w:rPr>
            <w:lang w:val="en-GB"/>
          </w:rPr>
          <w:delText>, Chapter 10, Sectio</w:delText>
        </w:r>
      </w:del>
      <w:ins w:id="1659" w:author="Ian Blenkinsop" w:date="2021-07-12T14:07:00Z">
        <w:r w:rsidR="00110491">
          <w:rPr>
            <w:lang w:val="en-GB"/>
          </w:rPr>
          <w:t xml:space="preserve"> and </w:t>
        </w:r>
      </w:ins>
      <w:del w:id="1660" w:author="Ian Blenkinsop" w:date="2021-07-12T14:07:00Z">
        <w:r w:rsidRPr="00C421D6" w:rsidDel="00110491">
          <w:rPr>
            <w:lang w:val="en-GB"/>
          </w:rPr>
          <w:delText xml:space="preserve">n </w:delText>
        </w:r>
      </w:del>
      <w:r w:rsidRPr="00C421D6">
        <w:rPr>
          <w:lang w:val="en-GB"/>
        </w:rPr>
        <w:t>10.2</w:t>
      </w:r>
      <w:del w:id="1661" w:author="Ian Blenkinsop" w:date="2021-07-02T13:56:00Z">
        <w:r w:rsidRPr="00C421D6" w:rsidDel="00A808C2">
          <w:rPr>
            <w:lang w:val="en-GB"/>
          </w:rPr>
          <w:delText xml:space="preserve"> to </w:delText>
        </w:r>
      </w:del>
      <w:ins w:id="1662" w:author="Ian Blenkinsop" w:date="2021-07-02T13:56:00Z">
        <w:r w:rsidR="00A808C2">
          <w:rPr>
            <w:lang w:val="en-GB"/>
          </w:rPr>
          <w:t>–</w:t>
        </w:r>
      </w:ins>
      <w:r w:rsidRPr="00C421D6">
        <w:rPr>
          <w:lang w:val="en-GB"/>
        </w:rPr>
        <w:t xml:space="preserve">10.4). The </w:t>
      </w:r>
      <w:bookmarkStart w:id="1663" w:name="_Hlk66716249"/>
      <w:r w:rsidRPr="00C421D6">
        <w:rPr>
          <w:lang w:val="en-GB"/>
        </w:rPr>
        <w:t xml:space="preserve">constructed </w:t>
      </w:r>
      <w:bookmarkEnd w:id="1663"/>
      <w:r w:rsidRPr="00C421D6">
        <w:rPr>
          <w:lang w:val="en-GB"/>
        </w:rPr>
        <w:t>regional information needs to take account of user context and values for risk assessment, adaptation and policy decisions (Section</w:t>
      </w:r>
      <w:ins w:id="1664" w:author="Ian Blenkinsop" w:date="2021-07-12T14:07:00Z">
        <w:r w:rsidR="00110491">
          <w:rPr>
            <w:lang w:val="en-GB"/>
          </w:rPr>
          <w:t>s</w:t>
        </w:r>
      </w:ins>
      <w:r w:rsidRPr="00C421D6">
        <w:rPr>
          <w:lang w:val="en-GB"/>
        </w:rPr>
        <w:t xml:space="preserve"> 1.2.3</w:t>
      </w:r>
      <w:del w:id="1665" w:author="Ian Blenkinsop" w:date="2021-07-12T14:07:00Z">
        <w:r w:rsidRPr="00C421D6" w:rsidDel="00110491">
          <w:rPr>
            <w:lang w:val="en-GB"/>
          </w:rPr>
          <w:delText>, Chapter 10, Section</w:delText>
        </w:r>
      </w:del>
      <w:ins w:id="1666" w:author="Ian Blenkinsop" w:date="2021-07-12T14:07:00Z">
        <w:r w:rsidR="00110491">
          <w:rPr>
            <w:lang w:val="en-GB"/>
          </w:rPr>
          <w:t xml:space="preserve"> and</w:t>
        </w:r>
      </w:ins>
      <w:r w:rsidRPr="00C421D6">
        <w:rPr>
          <w:lang w:val="en-GB"/>
        </w:rPr>
        <w:t xml:space="preserve"> 10.5).</w:t>
      </w:r>
    </w:p>
    <w:p w14:paraId="7ABFDC95" w14:textId="77777777" w:rsidR="0079149B" w:rsidRPr="00C421D6" w:rsidRDefault="0079149B" w:rsidP="0079149B">
      <w:pPr>
        <w:pStyle w:val="AR6BodyText"/>
        <w:rPr>
          <w:lang w:val="en-GB"/>
        </w:rPr>
      </w:pPr>
    </w:p>
    <w:p w14:paraId="2D7E4C19" w14:textId="37313192" w:rsidR="0079149B" w:rsidRPr="00C421D6" w:rsidRDefault="0079149B" w:rsidP="0079149B">
      <w:pPr>
        <w:pStyle w:val="AR6BodyText"/>
        <w:rPr>
          <w:iCs/>
          <w:lang w:val="en-GB"/>
        </w:rPr>
      </w:pPr>
      <w:bookmarkStart w:id="1667" w:name="_Hlk66716369"/>
      <w:bookmarkEnd w:id="1651"/>
      <w:r w:rsidRPr="00C421D6">
        <w:rPr>
          <w:lang w:val="en-GB"/>
        </w:rPr>
        <w:t>As detailed in Chapter 10, scientific climate information often requires ‘tailoring’ to meet the requirements of specific decision-making contexts. In a study of the UK Climate Projections 2009</w:t>
      </w:r>
      <w:ins w:id="1668" w:author="Ian Blenkinsop" w:date="2021-07-02T14:00:00Z">
        <w:r w:rsidR="00970065">
          <w:rPr>
            <w:lang w:val="en-GB"/>
          </w:rPr>
          <w:t xml:space="preserve"> (UKCP09)</w:t>
        </w:r>
      </w:ins>
      <w:r w:rsidRPr="00C421D6">
        <w:rPr>
          <w:lang w:val="en-GB"/>
        </w:rPr>
        <w:t xml:space="preserve"> project, researchers concluded that climate scientists struggled to grasp and respond to users’ information needs because they lacked experience interacting with users, institutions</w:t>
      </w:r>
      <w:del w:id="1669" w:author="Ian Blenkinsop" w:date="2021-07-02T14:01:00Z">
        <w:r w:rsidRPr="00C421D6" w:rsidDel="00970065">
          <w:rPr>
            <w:lang w:val="en-GB"/>
          </w:rPr>
          <w:delText>,</w:delText>
        </w:r>
      </w:del>
      <w:r w:rsidRPr="00C421D6">
        <w:rPr>
          <w:lang w:val="en-GB"/>
        </w:rPr>
        <w:t xml:space="preserve"> and scientific idioms outside the climate science domain </w:t>
      </w:r>
      <w:r w:rsidRPr="00BC5722">
        <w:fldChar w:fldCharType="begin" w:fldLock="1"/>
      </w:r>
      <w:r w:rsidR="00E81B0B">
        <w:rPr>
          <w:lang w:val="en-GB"/>
        </w:rPr>
        <w:instrText>ADDIN CSL_CITATION { "citationItems" : [ { "id" : "ITEM-1", "itemData" : { "DOI" : "10.1016/j.envsci.2017.07.004", "ISSN" : "14629011", "author" : [ { "dropping-particle" : "", "family" : "Porter", "given" : "James J.", "non-dropping-particle" : "", "parse-names" : false, "suffix" : "" }, { "dropping-particle" : "", "family" : "Dessai", "given" : "Suraje", "non-dropping-particle" : "", "parse-names" : false, "suffix" : "" } ], "container-title" : "Environmental Science &amp; Policy", "id" : "ITEM-1", "issued" : { "date-parts" : [ [ "2017", "11" ] ] }, "page" : "9-14", "title" : "Mini-me: Why do climate scientists\u2019 misunderstand users and their needs?", "translator" : [ { "dropping-particle" : "", "family" : "H4242", "given" : "", "non-dropping-particle" : "", "parse-names" : false, "suffix" : "" } ], "type" : "article-journal", "volume" : "77" }, "uris" : [ "http://www.mendeley.com/documents/?uuid=4a2dc307-18a3-4930-afc0-9827eacf1f2e" ] } ], "mendeley" : { "formattedCitation" : "(Porter and Dessai, 2017)", "manualFormatting" : "(Porter and Dessai, 2017)", "plainTextFormattedCitation" : "(Porter and Dessai, 2017)", "previouslyFormattedCitation" : "(Porter and Dessai, 2017)" }, "properties" : { "noteIndex" : 0 }, "schema" : "https://github.com/citation-style-language/schema/raw/master/csl-citation.json" }</w:instrText>
      </w:r>
      <w:r w:rsidRPr="00BC5722">
        <w:fldChar w:fldCharType="separate"/>
      </w:r>
      <w:ins w:id="1670" w:author="Robin Matthews" w:date="2021-05-18T16:01:00Z">
        <w:r w:rsidR="00602365">
          <w:rPr>
            <w:noProof/>
            <w:lang w:val="en-GB"/>
          </w:rPr>
          <w:t>(Porter and Dessai, 2017)</w:t>
        </w:r>
      </w:ins>
      <w:del w:id="1671" w:author="Robin Matthews" w:date="2021-05-18T16:01:00Z">
        <w:r w:rsidRPr="00C421D6" w:rsidDel="00602365">
          <w:rPr>
            <w:noProof/>
            <w:lang w:val="en-GB"/>
          </w:rPr>
          <w:delText>(Porter and Dessai, 2017)</w:delText>
        </w:r>
      </w:del>
      <w:r w:rsidRPr="00BC5722">
        <w:fldChar w:fldCharType="end"/>
      </w:r>
      <w:r w:rsidRPr="00C421D6">
        <w:rPr>
          <w:lang w:val="en-GB"/>
        </w:rPr>
        <w:t>. Economic theory predicts the value of ‘polycentric’ approaches to climate change informed by specific global, regional</w:t>
      </w:r>
      <w:del w:id="1672" w:author="Ian Blenkinsop" w:date="2021-07-02T14:01:00Z">
        <w:r w:rsidRPr="00C421D6" w:rsidDel="00970065">
          <w:rPr>
            <w:lang w:val="en-GB"/>
          </w:rPr>
          <w:delText>,</w:delText>
        </w:r>
      </w:del>
      <w:r w:rsidRPr="00C421D6">
        <w:rPr>
          <w:lang w:val="en-GB"/>
        </w:rPr>
        <w:t xml:space="preserve"> and local knowledge and experience </w:t>
      </w:r>
      <w:r w:rsidRPr="00BC5722">
        <w:fldChar w:fldCharType="begin" w:fldLock="1"/>
      </w:r>
      <w:r w:rsidR="00E81B0B">
        <w:rPr>
          <w:lang w:val="en-GB"/>
        </w:rPr>
        <w:instrText>ADDIN CSL_CITATION { "citationItems" : [ { "id" : "ITEM-1", "itemData" : { "DOI" : "10.1016/0305-750X(96)00023-X", "ISSN" : "0305750X", "author" : [ { "dropping-particle" : "", "family" : "Ostrom", "given" : "Elinor", "non-dropping-particle" : "", "parse-names" : false, "suffix" : "" } ], "container-title" : "World Development", "id" : "ITEM-1", "issue" : "6", "issued" : { "date-parts" : [ [ "1996", "6" ] ] }, "page" : "1073-1087", "title" : "Crossing the great divide: Coproduction, synergy, and development", "translator" : [ { "dropping-particle" : "", "family" : "H4426", "given" : "", "non-dropping-particle" : "", "parse-names" : false, "suffix" : "" } ], "type" : "article-journal", "volume" : "24" }, "uris" : [ "http://www.mendeley.com/documents/?uuid=0e43c156-0d78-44b8-877a-47b6b039e616" ] }, { "id" : "ITEM-2", "itemData" : { "DOI" : "10.1007/s00199-010-0558-6", "ISBN" : "0938-2259", "ISSN" : "0938-2259", "abstract" : "each element acts with independence of other elements (see also Ostrom 2008a,b ... A polycentricsystem exists when multiple public and private organizations at multiple scales jointly ... The earlytheoretical work on polycentricity stimulated intensive research on the governance of ...", "author" : [ { "dropping-particle" : "", "family" : "Ostrom", "given" : "Elinor", "non-dropping-particle" : "", "parse-names" : false, "suffix" : "" } ], "container-title" : "Economic Theory", "id" : "ITEM-2", "issue" : "2", "issued" : { "date-parts" : [ [ "2012", "2", "6" ] ] }, "note" : "Times cited: 23", "page" : "353-369", "publisher" : "Springer", "title" : "Nested externalities and polycentric institutions: must we wait for global solutions to climate change before taking actions at other scales?", "translator" : [ { "dropping-particle" : "", "family" : "H4239", "given" : "", "non-dropping-particle" : "", "parse-names" : false, "suffix" : "" } ], "type" : "article-journal", "volume" : "49" }, "uris" : [ "http://www.mendeley.com/documents/?uuid=e5bb96d5-f6ff-4c63-b63c-2857ab0b7e72" ] } ], "mendeley" : { "formattedCitation" : "(Ostrom, 1996, 2012)", "plainTextFormattedCitation" : "(Ostrom, 1996, 2012)", "previouslyFormattedCitation" : "(Ostrom, 1996, 2012)" }, "properties" : { "noteIndex" : 0 }, "schema" : "https://github.com/citation-style-language/schema/raw/master/csl-citation.json" }</w:instrText>
      </w:r>
      <w:r w:rsidRPr="00BC5722">
        <w:fldChar w:fldCharType="separate"/>
      </w:r>
      <w:ins w:id="1673" w:author="Robin Matthews" w:date="2021-05-18T16:01:00Z">
        <w:r w:rsidR="00602365">
          <w:rPr>
            <w:noProof/>
            <w:lang w:val="en-GB"/>
          </w:rPr>
          <w:t>(Ostrom, 1996, 2012)</w:t>
        </w:r>
      </w:ins>
      <w:del w:id="1674" w:author="Robin Matthews" w:date="2021-05-18T16:01:00Z">
        <w:r w:rsidRPr="00C421D6" w:rsidDel="00602365">
          <w:rPr>
            <w:noProof/>
            <w:lang w:val="en-GB"/>
          </w:rPr>
          <w:delText>(Ostrom, 1996, 2012)</w:delText>
        </w:r>
      </w:del>
      <w:r w:rsidRPr="00BC5722">
        <w:fldChar w:fldCharType="end"/>
      </w:r>
      <w:r w:rsidRPr="00C421D6">
        <w:rPr>
          <w:lang w:val="en-GB"/>
        </w:rPr>
        <w:t>. This is confirmed by numerous case studies of extended, iterative dialogue among scientists, policymakers, resource managers</w:t>
      </w:r>
      <w:del w:id="1675" w:author="Ian Blenkinsop" w:date="2021-07-02T14:01:00Z">
        <w:r w:rsidRPr="00C421D6" w:rsidDel="00970065">
          <w:rPr>
            <w:lang w:val="en-GB"/>
          </w:rPr>
          <w:delText>,</w:delText>
        </w:r>
      </w:del>
      <w:r w:rsidRPr="00C421D6">
        <w:rPr>
          <w:lang w:val="en-GB"/>
        </w:rPr>
        <w:t xml:space="preserve"> and other stakeholders to produce mutually </w:t>
      </w:r>
      <w:commentRangeStart w:id="1676"/>
      <w:r w:rsidRPr="00C421D6">
        <w:rPr>
          <w:lang w:val="en-GB"/>
        </w:rPr>
        <w:t>understandable, usable, task-related information and knowledge</w:t>
      </w:r>
      <w:commentRangeEnd w:id="1676"/>
      <w:r w:rsidR="00970065">
        <w:rPr>
          <w:rStyle w:val="CommentReference"/>
        </w:rPr>
        <w:commentReference w:id="1676"/>
      </w:r>
      <w:r w:rsidRPr="00C421D6">
        <w:rPr>
          <w:lang w:val="en-GB"/>
        </w:rPr>
        <w:t xml:space="preserve">, policymaking and resource management around the world </w:t>
      </w:r>
      <w:r>
        <w:fldChar w:fldCharType="begin" w:fldLock="1"/>
      </w:r>
      <w:r w:rsidR="00E81B0B">
        <w:rPr>
          <w:lang w:val="en-GB"/>
        </w:rPr>
        <w:instrText>ADDIN CSL_CITATION { "citationItems" : [ { "id" : "ITEM-1", "itemData" : { "DOI" : "10.1016/j.gloenvcha.2004.09.004", "ISBN" : "0959-3780", "ISSN" : "09593780", "abstract" : "This paper examines the use of interactive models of research in the US regional integrated scientific assessments (RISAS), using as a case study the climate assessment of the Southwest (CLIMAS). It focuses on three components of regional climate assessments: interdisciplinarity, interaction with stakeholders and production of usable knowledge, and on the role of three explanatory variables - the level of 'fit' between state of knowledge production and application, disciplinary and personal flexibility, and availability of resources - which affect the co-production of science and policy in the context of integrated assessments. It finds that although no single model can fulfill the multitude of goals of such assessments, it is in highly interactive models that the possibilities of higher levels of innovation and related social impact are most likely to occur. \u00a9 2004 Elsevier Ltd. All rights reserved.", "author" : [ { "dropping-particle" : "", "family" : "Lemos", "given" : "Maria Carmen", "non-dropping-particle" : "", "parse-names" : false, "suffix" : "" }, { "dropping-particle" : "", "family" : "Morehouse", "given" : "Barbara J.", "non-dropping-particle" : "", "parse-names" : false, "suffix" : "" } ], "container-title" : "Global Environmental Change", "id" : "ITEM-1", "issued" : { "date-parts" : [ [ "2005" ] ] }, "title" : "The co-production of science and policy in integrated climate assessments", "translator" : [ { "dropping-particle" : "", "family" : "H2610", "given" : "", "non-dropping-particle" : "", "parse-names" : false, "suffix" : "" } ], "type" : "article-journal" }, "uris" : [ "http://www.mendeley.com/documents/?uuid=3ef5cea0-26ac-3735-a094-8427311283d3" ] }, { "id" : "ITEM-2", "itemData" : { "DOI" : "10.1038/nclimate1614", "ISSN" : "1758-678X", "author" : [ { "dropping-particle" : "", "family" : "Lemos", "given" : "Maria Carmen", "non-dropping-particle" : "", "parse-names" : false, "suffix" : "" }, { "dropping-particle" : "", "family" : "Kirchhoff", "given" : "Christine J.", "non-dropping-particle" : "", "parse-names" : false, "suffix" : "" }, { "dropping-particle" : "", "family" : "Ramprasad", "given" : "Vijay", "non-dropping-particle" : "", "parse-names" : false, "suffix" : "" } ], "container-title" : "Nature Climate Change", "id" : "ITEM-2", "issue" : "11", "issued" : { "date-parts" : [ [ "2012", "11", "26" ] ] }, "page" : "789-794", "title" : "Narrowing the climate information usability gap", "translator" : [ { "dropping-particle" : "", "family" : "H4058", "given" : "", "non-dropping-particle" : "", "parse-names" : false, "suffix" : "" } ], "type" : "article-journal", "volume" : "2" }, "uris" : [ "http://www.mendeley.com/documents/?uuid=2ba766fe-26cd-4133-a1e8-235babcd35f5" ] }, { "id" : "ITEM-3", "itemData" : { "DOI" : "10.1175/WCAS-D-13-00044.1", "ISBN" : "1523-1739", "ISSN" : "1948-8327", "PMID" : "23574343", "abstract" : "While research focusing on how boundary organizations influence the use of climate information has expanded substantially in the past few decades, there has been relatively less attention to how these organizations innovate and adapt to different environments and users. This paper investigates how one boundary organization, the Great Lakes Integrated Sciences and Assessments Center (GLISA), has adapted by creating \u201cboundary chains\u201d to diversify its client base while minimizing transaction costs, increasing scientific knowledge usability, and better meeting client climate information needs. In this approach, boundary organizations connect like links in a chain and together these links span the range between the production of knowledge and its use. Three main chain configurations are identified. In the key chain approach, GLISA has partnered with other organizations in a number of separate projects simultaneously, diversifying its client base without sacrificing customization. In the linked chain approach, GLISA is one of several linked boundary organizations that successively deepen the level of customization to meet particular users\u2019 needs. Finally, by partnering with multiple organizations and stakeholder groups in both configurations, GLISA may be laying the groundwork for enhancing their partners\u2019 own capacity to make climate-related decisions through a networked chain approach that facilitates cooperation among organizations and groups. Each of these approaches represents an adaptive strategy that both enhances the efficiency and effectiveness of participating boundary organizations\u2019 work and improves the provision of climate information that meets users\u2019 needs.", "author" : [ { "dropping-particle" : "", "family" : "Lemos", "given" : "Maria Carmen", "non-dropping-particle" : "", "parse-names" : false, "suffix" : "" }, { "dropping-particle" : "", "family" : "Kirchhoff", "given" : "Christine J.", "non-dropping-particle" : "", "parse-names" : false, "suffix" : "" }, { "dropping-particle" : "", "family" : "Kalafatis", "given" : "Scott E.", "non-dropping-particle" : "", "parse-names" : false, "suffix" : "" }, { "dropping-particle" : "", "family" : "Scavia", "given" : "Donald", "non-dropping-particle" : "", "parse-names" : false, "suffix" : "" }, { "dropping-particle" : "", "family" : "Rood", "given" : "Richard B.", "non-dropping-particle" : "", "parse-names" : false, "suffix" : "" } ], "container-title" : "Weather, Climate, and Society", "id" : "ITEM-3", "issue" : "2", "issued" : { "date-parts" : [ [ "2014", "4", "1" ] ] }, "page" : "273-285", "title" : "Moving Climate Information off the Shelf: Boundary Chains and the Role of RISAs as Adaptive Organizations", "translator" : [ { "dropping-particle" : "", "family" : "H2609", "given" : "", "non-dropping-particle" : "", "parse-names" : false, "suffix" : "" } ], "type" : "article-journal", "volume" : "6" }, "uris" : [ "http://www.mendeley.com/documents/?uuid=8fbc6aa9-eb09-3caf-8f9b-9fff9d3ed493" ] }, { "id" : "ITEM-4", "itemData" : { "DOI" : "10.1038/s41893-018-0191-0", "ISSN" : "2398-9629", "author" : [ { "dropping-particle" : "", "family" : "Lemos", "given" : "Maria Carmen", "non-dropping-particle" : "", "parse-names" : false, "suffix" : "" }, { "dropping-particle" : "", "family" : "Arnott", "given" : "James C.", "non-dropping-particle" : "", "parse-names" : false, "suffix" : "" }, { "dropping-particle" : "", "family" : "Ardoin", "given" : "Nicole M.", "non-dropping-particle" : "", "parse-names" : false, "suffix" : "" }, { "dropping-particle" : "", "family" : "Baja", "given" : "Kristin", "non-dropping-particle" : "", "parse-names" : false, "suffix" : "" }, { "dropping-particle" : "", "family" : "Bednarek", "given" : "Angela T.", "non-dropping-particle" : "", "parse-names" : false, "suffix" : "" }, { "dropping-particle" : "", "family" : "Dewulf", "given" : "Art", "non-dropping-particle" : "", "parse-names" : false, "suffix" : "" }, { "dropping-particle" : "", "family" : "Fieseler", "given" : "Clare", "non-dropping-particle" : "", "parse-names" : false, "suffix" : "" }, { "dropping-particle" : "", "family" : "Goodrich", "given" : "Kristen A.", "non-dropping-particle" : "", "parse-names" : false, "suffix" : "" }, { "dropping-particle" : "", "family" : "Jagannathan", "given" : "Kripa", "non-dropping-particle" : "", "parse-names" : false, "suffix" : "" }, { "dropping-particle" : "", "family" : "Klenk", "given" : "Nicole", "non-dropping-particle" : "", "parse-names" : false, "suffix" : "" }, { "dropping-particle" : "", "family" : "Mach", "given" : "Katharine J.", "non-dropping-particle" : "", "parse-names" : false, "suffix" : "" }, { "dropping-particle" : "", "family" : "Meadow", "given" : "Alison M.", "non-dropping-particle" : "", "parse-names" : false, "suffix" : "" }, { "dropping-particle" : "", "family" : "Meyer", "given" : "Ryan", "non-dropping-particle" : "", "parse-names" : false, "suffix" : "" }, { "dropping-particle" : "", "family" : "Moss", "given" : "Richard", "non-dropping-particle" : "", "parse-names" : false, "suffix" : "" }, { "dropping-particle" : "", "family" : "Nichols", "given" : "Leah", "non-dropping-particle" : "", "parse-names" : false, "suffix" : "" }, { "dropping-particle" : "", "family" : "Sjostrom", "given" : "K. Dana", "non-dropping-particle" : "", "parse-names" : false, "suffix" : "" }, { "dropping-particle" : "", "family" : "Stults", "given" : "Missy", "non-dropping-particle" : "", "parse-names" : false, "suffix" : "" }, { "dropping-particle" : "", "family" : "Turnhout", "given" : "Esther", "non-dropping-particle" : "", "parse-names" : false, "suffix" : "" }, { "dropping-particle" : "", "family" : "Vaughan", "given" : "Catherine", "non-dropping-particle" : "", "parse-names" : false, "suffix" : "" }, { "dropping-particle" : "", "family" : "Wong-Parodi", "given" : "Gabrielle", "non-dropping-particle" : "", "parse-names" : false, "suffix" : "" }, { "dropping-particle" : "", "family" : "Wyborn", "given" : "Carina", "non-dropping-particle" : "", "parse-names" : false, "suffix" : "" } ], "container-title" : "Nature Sustainability", "id" : "ITEM-4", "issue" : "12", "issued" : { "date-parts" : [ [ "2018", "12", "14" ] ] }, "page" : "722-724", "title" : "To co-produce or not to co-produce", "translator" : [ { "dropping-particle" : "", "family" : "H4566", "given" : "", "non-dropping-particle" : "", "parse-names" : false, "suffix" : "" } ], "type" : "article-journal", "volume" : "1" }, "uris" : [ "http://www.mendeley.com/documents/?uuid=b5f7021f-1cb3-4792-b0d4-df2d17cf2d79" ] } ], "mendeley" : { "formattedCitation" : "(Lemos and Morehouse, 2005; Lemos et al., 2012, 2014, 2018)", "manualFormatting" : "(Lemos and Morehouse, 2005; Lemos et al., 2012, 2014, 2018", "plainTextFormattedCitation" : "(Lemos and Morehouse, 2005; Lemos et al., 2012, 2014, 2018)", "previouslyFormattedCitation" : "(Lemos and Morehouse, 2005; Lemos et al., 2012, 2014, 2018)" }, "properties" : { "noteIndex" : 0 }, "schema" : "https://github.com/citation-style-language/schema/raw/master/csl-citation.json" }</w:instrText>
      </w:r>
      <w:r>
        <w:fldChar w:fldCharType="separate"/>
      </w:r>
      <w:ins w:id="1677" w:author="Robin Matthews" w:date="2021-05-18T16:01:00Z">
        <w:r w:rsidR="00602365">
          <w:rPr>
            <w:noProof/>
            <w:lang w:val="en-GB"/>
          </w:rPr>
          <w:t>(Lemos and Morehouse, 2005; Lemos et al., 2012, 2014, 2018</w:t>
        </w:r>
      </w:ins>
      <w:del w:id="1678" w:author="Robin Matthews" w:date="2021-05-18T16:01:00Z">
        <w:r w:rsidRPr="00C421D6" w:rsidDel="00602365">
          <w:rPr>
            <w:noProof/>
            <w:lang w:val="en-GB"/>
          </w:rPr>
          <w:delText>(Lemos and Morehouse, 2005; Lemos et al., 2012, 2014, 2018</w:delText>
        </w:r>
      </w:del>
      <w:r>
        <w:fldChar w:fldCharType="end"/>
      </w:r>
      <w:r w:rsidRPr="00C421D6">
        <w:rPr>
          <w:lang w:val="en-GB"/>
        </w:rPr>
        <w:t xml:space="preserve">; see </w:t>
      </w:r>
      <w:r>
        <w:fldChar w:fldCharType="begin" w:fldLock="1"/>
      </w:r>
      <w:r w:rsidR="00A94565">
        <w:rPr>
          <w:lang w:val="en-GB"/>
        </w:rPr>
        <w:instrText>ADDIN CSL_CITATION { "citationItems" : [ { "id" : "ITEM-1", "itemData" : { "DOI" : "10.1002/wcc.290", "ISBN" : "1757-7780 (Print)\\r1757-7780 (Linking)", "ISSN" : "17577780", "PMID" : "25798197", "abstract" : "Climate services involve the generation, provision, and contextualization of information and knowledge derived from climate researchfor decision making at all levels of society. These services are mainly targeted at informing adaptation to climate variability and change, widely recognized as an important challenge for sustainable development. This paper reviews the development of climate services, beginning with a historical overview, a short summary of improvements in climate information, and a description of the recent surge of interest in climate service development including, for example, the Global Framework for Climate Services, implemented by theWorld Meteorological Organization in October 2012. It also reviews institutional arrangements of selected emerging climate services across local, national, regional, and international scales. By synthesizing existing literature, the paper proposes four design elements of a climate services evaluation framework. These design elements include: problem identification and the decision-making context; the characteristics, tailoring, anddissemination of the climate information; the governance and structure of the service, including the process by which it is developed; and the socioeconomic value of the service. The design elements are intended to serve as a guide to organize future work regarding the evaluation of when and whether climate services are more or less successful. The paper concludes by identifying future research questions regarding the institutional arrangements that support climate services and nascent efforts to evaluate them.", "author" : [ { "dropping-particle" : "", "family" : "Vaughan", "given" : "Catherine", "non-dropping-particle" : "", "parse-names" : false, "suffix" : "" }, { "dropping-particle" : "", "family" : "Dessai", "given" : "Suraje", "non-dropping-particle" : "", "parse-names" : false, "suffix" : "" } ], "container-title" : "WIREs Climate Change", "id" : "ITEM-1", "issue" : "5", "issued" : { "date-parts" : [ [ "2014", "9" ] ] }, "page" : "587-603", "title" : "Climate services for society: origins, institutional arrangements, and design elements for an evaluation framework", "translator" : [ { "dropping-particle" : "", "family" : "H2529", "given" : "", "non-dropping-particle" : "", "parse-names" : false, "suffix" : "" } ], "type" : "article-journal", "volume" : "5" }, "uris" : [ "http://www.mendeley.com/documents/?uuid=dd467665-f9a4-432d-84e7-d6e31821fb21" ] } ], "mendeley" : { "formattedCitation" : "(Vaughan and Dessai, 2014)", "manualFormatting" : "Vaughan and Dessai, 2014", "plainTextFormattedCitation" : "(Vaughan and Dessai, 2014)", "previouslyFormattedCitation" : "(Vaughan and Dessai, 2014)" }, "properties" : { "noteIndex" : 0 }, "schema" : "https://github.com/citation-style-language/schema/raw/master/csl-citation.json" }</w:instrText>
      </w:r>
      <w:r>
        <w:fldChar w:fldCharType="separate"/>
      </w:r>
      <w:ins w:id="1679" w:author="Robin Matthews" w:date="2021-05-18T16:01:00Z">
        <w:r w:rsidR="00602365">
          <w:rPr>
            <w:noProof/>
            <w:lang w:val="en-GB"/>
          </w:rPr>
          <w:t>Vaughan and Dessai, 2014</w:t>
        </w:r>
      </w:ins>
      <w:del w:id="1680" w:author="Robin Matthews" w:date="2021-05-18T16:01:00Z">
        <w:r w:rsidRPr="00C421D6" w:rsidDel="00602365">
          <w:rPr>
            <w:noProof/>
            <w:lang w:val="en-GB"/>
          </w:rPr>
          <w:delText>Vaughan and Dessai, 2014</w:delText>
        </w:r>
      </w:del>
      <w:r>
        <w:fldChar w:fldCharType="end"/>
      </w:r>
      <w:r w:rsidRPr="00C421D6">
        <w:rPr>
          <w:lang w:val="en-GB"/>
        </w:rPr>
        <w:t xml:space="preserve"> for a critical view). </w:t>
      </w:r>
      <w:ins w:id="1681" w:author="Ian Blenkinsop" w:date="2021-07-12T14:07:00Z">
        <w:r w:rsidR="005B2679">
          <w:rPr>
            <w:lang w:val="en-GB"/>
          </w:rPr>
          <w:t xml:space="preserve">The </w:t>
        </w:r>
      </w:ins>
      <w:r w:rsidRPr="00C421D6">
        <w:rPr>
          <w:lang w:val="en-GB"/>
        </w:rPr>
        <w:t xml:space="preserve">SR1.5 (2018) assessed that </w:t>
      </w:r>
      <w:commentRangeStart w:id="1682"/>
      <w:r w:rsidRPr="00C421D6">
        <w:rPr>
          <w:lang w:val="en-GB"/>
        </w:rPr>
        <w:t>‘education, information, and community approaches, including those that are informed by indigenous knowledge and local knowledge, can accelerate the wide-scale behaviour changes consistent with adapting to and limiting global warming to 1.5°C. These approaches are more effective when combined with other policies and tailored to the motivations, capabilities and resources of specific actors and contexts (</w:t>
      </w:r>
      <w:r w:rsidRPr="00C421D6">
        <w:rPr>
          <w:i/>
          <w:iCs/>
          <w:lang w:val="en-GB"/>
        </w:rPr>
        <w:t>high confidence</w:t>
      </w:r>
      <w:r w:rsidRPr="00C421D6">
        <w:rPr>
          <w:lang w:val="en-GB"/>
        </w:rPr>
        <w:t>).’</w:t>
      </w:r>
      <w:commentRangeEnd w:id="1682"/>
      <w:r w:rsidR="00036A5E">
        <w:rPr>
          <w:rStyle w:val="CommentReference"/>
        </w:rPr>
        <w:commentReference w:id="1682"/>
      </w:r>
      <w:r w:rsidRPr="00C421D6">
        <w:rPr>
          <w:lang w:val="en-GB"/>
        </w:rPr>
        <w:t xml:space="preserve"> These extended dialogic ‘co-production’ and education processes have thus been demonstrated to improve the quality of both scientific information and governance (</w:t>
      </w:r>
      <w:r w:rsidRPr="00C421D6">
        <w:rPr>
          <w:i/>
          <w:iCs/>
          <w:lang w:val="en-GB"/>
        </w:rPr>
        <w:t>high confidence</w:t>
      </w:r>
      <w:r w:rsidRPr="00C421D6">
        <w:rPr>
          <w:lang w:val="en-GB"/>
        </w:rPr>
        <w:t>)</w:t>
      </w:r>
      <w:r w:rsidRPr="00C421D6">
        <w:rPr>
          <w:iCs/>
          <w:lang w:val="en-GB"/>
        </w:rPr>
        <w:t xml:space="preserve"> </w:t>
      </w:r>
      <w:bookmarkEnd w:id="1667"/>
      <w:r w:rsidRPr="00C421D6">
        <w:rPr>
          <w:iCs/>
          <w:lang w:val="en-GB"/>
        </w:rPr>
        <w:t>(</w:t>
      </w:r>
      <w:del w:id="1683" w:author="Ian Blenkinsop" w:date="2021-07-12T14:07:00Z">
        <w:r w:rsidRPr="00C421D6" w:rsidDel="001465B6">
          <w:rPr>
            <w:iCs/>
            <w:lang w:val="en-GB"/>
          </w:rPr>
          <w:delText xml:space="preserve">Chapter 10, </w:delText>
        </w:r>
      </w:del>
      <w:r w:rsidRPr="00C421D6">
        <w:rPr>
          <w:iCs/>
          <w:lang w:val="en-GB"/>
        </w:rPr>
        <w:t>Section 10.5</w:t>
      </w:r>
      <w:del w:id="1684" w:author="Ian Blenkinsop" w:date="2021-07-12T14:07:00Z">
        <w:r w:rsidRPr="00C421D6" w:rsidDel="001465B6">
          <w:rPr>
            <w:iCs/>
            <w:lang w:val="en-GB"/>
          </w:rPr>
          <w:delText xml:space="preserve">; </w:delText>
        </w:r>
      </w:del>
      <w:ins w:id="1685" w:author="Ian Blenkinsop" w:date="2021-07-12T14:07:00Z">
        <w:r w:rsidR="001465B6">
          <w:rPr>
            <w:iCs/>
            <w:lang w:val="en-GB"/>
          </w:rPr>
          <w:t xml:space="preserve"> and</w:t>
        </w:r>
        <w:r w:rsidR="001465B6" w:rsidRPr="00C421D6">
          <w:rPr>
            <w:iCs/>
            <w:lang w:val="en-GB"/>
          </w:rPr>
          <w:t xml:space="preserve"> </w:t>
        </w:r>
      </w:ins>
      <w:r w:rsidRPr="00C421D6">
        <w:rPr>
          <w:iCs/>
          <w:lang w:val="en-GB"/>
        </w:rPr>
        <w:t>Cross Chapter Box 12.2</w:t>
      </w:r>
      <w:del w:id="1686" w:author="Ian Blenkinsop" w:date="2021-07-02T14:05:00Z">
        <w:r w:rsidRPr="00C421D6" w:rsidDel="00036A5E">
          <w:rPr>
            <w:iCs/>
            <w:lang w:val="en-GB"/>
          </w:rPr>
          <w:delText xml:space="preserve"> in Chapter 12</w:delText>
        </w:r>
      </w:del>
      <w:r w:rsidRPr="00C421D6">
        <w:rPr>
          <w:iCs/>
          <w:lang w:val="en-GB"/>
        </w:rPr>
        <w:t xml:space="preserve">). </w:t>
      </w:r>
    </w:p>
    <w:p w14:paraId="613A28A2" w14:textId="77777777" w:rsidR="0079149B" w:rsidRPr="00C421D6" w:rsidRDefault="0079149B" w:rsidP="0079149B">
      <w:pPr>
        <w:pStyle w:val="AR6BodyText"/>
        <w:rPr>
          <w:lang w:val="en-GB"/>
        </w:rPr>
      </w:pPr>
    </w:p>
    <w:p w14:paraId="0F35A89E" w14:textId="39665491" w:rsidR="0079149B" w:rsidRPr="00C421D6" w:rsidRDefault="0079149B" w:rsidP="0079149B">
      <w:pPr>
        <w:pStyle w:val="AR6BodyText"/>
        <w:rPr>
          <w:lang w:val="en-GB"/>
        </w:rPr>
      </w:pPr>
      <w:r w:rsidRPr="00C421D6">
        <w:rPr>
          <w:lang w:val="en-GB"/>
        </w:rPr>
        <w:t xml:space="preserve">Since AR5, </w:t>
      </w:r>
      <w:commentRangeStart w:id="1687"/>
      <w:r w:rsidRPr="00C421D6">
        <w:rPr>
          <w:lang w:val="en-GB"/>
        </w:rPr>
        <w:t xml:space="preserve">‘climate services’ have increased at multiple levels </w:t>
      </w:r>
      <w:commentRangeEnd w:id="1687"/>
      <w:r w:rsidR="00036A5E">
        <w:rPr>
          <w:rStyle w:val="CommentReference"/>
        </w:rPr>
        <w:commentReference w:id="1687"/>
      </w:r>
      <w:r w:rsidRPr="00C421D6">
        <w:rPr>
          <w:lang w:val="en-GB"/>
        </w:rPr>
        <w:t>(local, national, regional</w:t>
      </w:r>
      <w:del w:id="1688" w:author="Ian Blenkinsop" w:date="2021-07-02T14:05:00Z">
        <w:r w:rsidRPr="00C421D6" w:rsidDel="00036A5E">
          <w:rPr>
            <w:lang w:val="en-GB"/>
          </w:rPr>
          <w:delText>,</w:delText>
        </w:r>
      </w:del>
      <w:r w:rsidRPr="00C421D6">
        <w:rPr>
          <w:lang w:val="en-GB"/>
        </w:rPr>
        <w:t xml:space="preserve"> and global) </w:t>
      </w:r>
      <w:r w:rsidRPr="00C421D6">
        <w:rPr>
          <w:highlight w:val="white"/>
          <w:lang w:val="en-GB"/>
        </w:rPr>
        <w:t xml:space="preserve">to aid decision-making of individuals and organizations and to enable preparedness and early climate change action. </w:t>
      </w:r>
      <w:r w:rsidRPr="00C421D6">
        <w:rPr>
          <w:color w:val="222222"/>
          <w:lang w:val="en-GB"/>
        </w:rPr>
        <w:t xml:space="preserve">These services include appropriate engagement from users and providers, are based on scientifically credible information and producer and user expertise, have an effective access mechanism, and respond to the users’ needs </w:t>
      </w:r>
      <w:ins w:id="1689" w:author="Ian Blenkinsop" w:date="2021-07-02T14:07:00Z">
        <w:r w:rsidR="00036A5E">
          <w:rPr>
            <w:color w:val="222222"/>
            <w:lang w:val="en-GB"/>
          </w:rPr>
          <w:t>(</w:t>
        </w:r>
        <w:r w:rsidR="00036A5E" w:rsidRPr="00C421D6">
          <w:rPr>
            <w:highlight w:val="white"/>
            <w:lang w:val="en-GB"/>
          </w:rPr>
          <w:t>Glossary</w:t>
        </w:r>
        <w:r w:rsidR="00036A5E">
          <w:rPr>
            <w:lang w:val="en-GB"/>
          </w:rPr>
          <w:t>;</w:t>
        </w:r>
        <w:r w:rsidR="00036A5E" w:rsidRPr="00BC5722">
          <w:rPr>
            <w:color w:val="222222"/>
          </w:rPr>
          <w:t xml:space="preserve"> </w:t>
        </w:r>
      </w:ins>
      <w:r w:rsidRPr="00BC5722">
        <w:rPr>
          <w:color w:val="222222"/>
        </w:rPr>
        <w:fldChar w:fldCharType="begin" w:fldLock="1"/>
      </w:r>
      <w:r w:rsidR="00A94565">
        <w:rPr>
          <w:color w:val="222222"/>
          <w:lang w:val="en-GB"/>
        </w:rPr>
        <w:instrText>ADDIN CSL_CITATION { "citationItems" : [ { "id" : "ITEM-1", "itemData" : { "DOI" : "10.1038/nclimate1745", "ISSN" : "1758-678X", "author" : [ { "dropping-particle" : "", "family" : "Hewitt", "given" : "Chris D.", "non-dropping-particle" : "", "parse-names" : false, "suffix" : "" }, { "dropping-particle" : "", "family" : "Mason", "given" : "Simon", "non-dropping-particle" : "", "parse-names" : false, "suffix" : "" }, { "dropping-particle" : "", "family" : "Walland", "given" : "David", "non-dropping-particle" : "", "parse-names" : false, "suffix" : "" } ], "container-title" : "Nature Climate Change", "id" : "ITEM-1", "issue" : "12", "issued" : { "date-parts" : [ [ "2012", "12", "1" ] ] }, "page" : "831-832", "title" : "The Global Framework for Climate Services", "translator" : [ { "dropping-particle" : "", "family" : "H2440", "given" : "", "non-dropping-particle" : "", "parse-names" : false, "suffix" : "" } ], "type" : "article-journal", "volume" : "2" }, "uris" : [ "http://www.mendeley.com/documents/?uuid=e9133d0f-4b3e-4b78-8689-e7287011df2b" ] } ], "mendeley" : { "formattedCitation" : "(Hewitt et al., 2012)", "manualFormatting" : "(Hewitt et al., 2012", "plainTextFormattedCitation" : "(Hewitt et al., 2012)", "previouslyFormattedCitation" : "(Hewitt et al., 2012)" }, "properties" : { "noteIndex" : 0 }, "schema" : "https://github.com/citation-style-language/schema/raw/master/csl-citation.json" }</w:instrText>
      </w:r>
      <w:r w:rsidRPr="00BC5722">
        <w:rPr>
          <w:color w:val="222222"/>
        </w:rPr>
        <w:fldChar w:fldCharType="separate"/>
      </w:r>
      <w:ins w:id="1690" w:author="Robin Matthews" w:date="2021-05-18T16:01:00Z">
        <w:del w:id="1691" w:author="Ian Blenkinsop" w:date="2021-07-02T14:07:00Z">
          <w:r w:rsidR="00602365" w:rsidDel="00036A5E">
            <w:rPr>
              <w:noProof/>
              <w:color w:val="222222"/>
              <w:lang w:val="en-GB"/>
            </w:rPr>
            <w:delText>(</w:delText>
          </w:r>
        </w:del>
        <w:r w:rsidR="00602365">
          <w:rPr>
            <w:noProof/>
            <w:color w:val="222222"/>
            <w:lang w:val="en-GB"/>
          </w:rPr>
          <w:t>Hewitt et al., 2012</w:t>
        </w:r>
      </w:ins>
      <w:del w:id="1692" w:author="Robin Matthews" w:date="2021-05-18T16:01:00Z">
        <w:r w:rsidRPr="00C421D6" w:rsidDel="00602365">
          <w:rPr>
            <w:noProof/>
            <w:color w:val="222222"/>
            <w:lang w:val="en-GB"/>
          </w:rPr>
          <w:delText>(Hewitt et al., 2012</w:delText>
        </w:r>
      </w:del>
      <w:r w:rsidRPr="00BC5722">
        <w:rPr>
          <w:color w:val="222222"/>
        </w:rPr>
        <w:fldChar w:fldCharType="end"/>
      </w:r>
      <w:del w:id="1693" w:author="Ian Blenkinsop" w:date="2021-07-02T14:07:00Z">
        <w:r w:rsidRPr="00C421D6" w:rsidDel="00036A5E">
          <w:rPr>
            <w:lang w:val="en-GB"/>
          </w:rPr>
          <w:delText xml:space="preserve">; Annex VII </w:delText>
        </w:r>
        <w:r w:rsidRPr="00C421D6" w:rsidDel="00036A5E">
          <w:rPr>
            <w:highlight w:val="white"/>
            <w:lang w:val="en-GB"/>
          </w:rPr>
          <w:delText>Glossary</w:delText>
        </w:r>
      </w:del>
      <w:r w:rsidRPr="00C421D6">
        <w:rPr>
          <w:highlight w:val="white"/>
          <w:lang w:val="en-GB"/>
        </w:rPr>
        <w:t xml:space="preserve">). </w:t>
      </w:r>
      <w:bookmarkStart w:id="1694" w:name="_Hlk66716548"/>
      <w:r w:rsidRPr="00C421D6">
        <w:rPr>
          <w:lang w:val="en-GB"/>
        </w:rPr>
        <w:t xml:space="preserve">A Global Framework for Climate Services (GFCS) was established in 2009 by the World Meteorological Organization (WMO) in support of these efforts </w:t>
      </w:r>
      <w:r w:rsidRPr="00BC5722">
        <w:fldChar w:fldCharType="begin" w:fldLock="1"/>
      </w:r>
      <w:r w:rsidR="00A94565">
        <w:rPr>
          <w:lang w:val="en-GB"/>
        </w:rPr>
        <w:instrText>ADDIN CSL_CITATION { "citationItems" : [ { "id" : "ITEM-1", "itemData" : { "DOI" : "10.1038/nclimate1745", "ISSN" : "1758-678X", "author" : [ { "dropping-particle" : "", "family" : "Hewitt", "given" : "Chris D.", "non-dropping-particle" : "", "parse-names" : false, "suffix" : "" }, { "dropping-particle" : "", "family" : "Mason", "given" : "Simon", "non-dropping-particle" : "", "parse-names" : false, "suffix" : "" }, { "dropping-particle" : "", "family" : "Walland", "given" : "David", "non-dropping-particle" : "", "parse-names" : false, "suffix" : "" } ], "container-title" : "Nature Climate Change", "id" : "ITEM-1", "issue" : "12", "issued" : { "date-parts" : [ [ "2012", "12", "1" ] ] }, "page" : "831-832", "title" : "The Global Framework for Climate Services", "translator" : [ { "dropping-particle" : "", "family" : "H2440", "given" : "", "non-dropping-particle" : "", "parse-names" : false, "suffix" : "" } ], "type" : "article-journal", "volume" : "2" }, "uris" : [ "http://www.mendeley.com/documents/?uuid=e9133d0f-4b3e-4b78-8689-e7287011df2b" ] }, { "id" : "ITEM-2", "itemData" : { "DOI" : "10.1016/j.cliser.2016.09.001", "ISBN" : "1758-678X", "abstract" : "There is a growing and urgent need to improve society's resilience to climate-related hazards and better manage the risks and opportunities arising from climate variability and climate change.", "author" : [ { "dropping-particle" : "", "family" : "L\u00facio", "given" : "Filipe Domingos Freires", "non-dropping-particle" : "", "parse-names" : false, "suffix" : "" }, { "dropping-particle" : "", "family" : "Grasso", "given" : "Veronica", "non-dropping-particle" : "", "parse-names" : false, "suffix" : "" } ], "container-title" : "Climate Services", "id" : "ITEM-2", "issued" : { "date-parts" : [ [ "2016", "9", "1" ] ] }, "page" : "52-53", "publisher" : "Elsevier", "title" : "The Global Framework for Climate Services (GFCS)", "translator" : [ { "dropping-particle" : "", "family" : "H4105", "given" : "", "non-dropping-particle" : "", "parse-names" : false, "suffix" : "" } ], "type" : "article-journal", "volume" : "2-3" }, "uris" : [ "http://www.mendeley.com/documents/?uuid=73b70655-7b16-4c68-acfa-8f7de50b712f" ] } ], "mendeley" : { "formattedCitation" : "(Hewitt et al., 2012; L\u00facio and Grasso, 2016)", "manualFormatting" : "(Hewitt et al., 2012; L\u00facio and Grasso, 2016)", "plainTextFormattedCitation" : "(Hewitt et al., 2012; L\u00facio and Grasso, 2016)", "previouslyFormattedCitation" : "(Hewitt et al., 2012; L\u00facio and Grasso, 2016)" }, "properties" : { "noteIndex" : 0 }, "schema" : "https://github.com/citation-style-language/schema/raw/master/csl-citation.json" }</w:instrText>
      </w:r>
      <w:r w:rsidRPr="00BC5722">
        <w:fldChar w:fldCharType="separate"/>
      </w:r>
      <w:ins w:id="1695" w:author="Robin Matthews" w:date="2021-05-18T16:01:00Z">
        <w:r w:rsidR="00602365">
          <w:rPr>
            <w:noProof/>
            <w:lang w:val="en-GB"/>
          </w:rPr>
          <w:t>(Hewitt et al., 2012; Lúcio and Grasso, 2016)</w:t>
        </w:r>
      </w:ins>
      <w:del w:id="1696" w:author="Robin Matthews" w:date="2021-05-18T16:01:00Z">
        <w:r w:rsidRPr="00C421D6" w:rsidDel="00602365">
          <w:rPr>
            <w:noProof/>
            <w:lang w:val="en-GB"/>
          </w:rPr>
          <w:delText>(Hewitt et al., 2012; Lúcio and Grasso, 2016)</w:delText>
        </w:r>
      </w:del>
      <w:r w:rsidRPr="00BC5722">
        <w:fldChar w:fldCharType="end"/>
      </w:r>
      <w:r w:rsidRPr="00C421D6">
        <w:rPr>
          <w:lang w:val="en-GB"/>
        </w:rPr>
        <w:t xml:space="preserve">. Climate services are provided across sectors and timescales, from sub-seasonal to multi-decadal and support co-design and co-production processes that involve climate </w:t>
      </w:r>
      <w:r w:rsidRPr="00C421D6">
        <w:rPr>
          <w:lang w:val="en-GB"/>
        </w:rPr>
        <w:lastRenderedPageBreak/>
        <w:t xml:space="preserve">information providers, resource managers, planners, practitioners and decision makers </w:t>
      </w:r>
      <w:r w:rsidRPr="00BC5722">
        <w:fldChar w:fldCharType="begin" w:fldLock="1"/>
      </w:r>
      <w:r w:rsidR="00745EAB">
        <w:rPr>
          <w:lang w:val="en-GB"/>
        </w:rPr>
        <w:instrText>ADDIN CSL_CITATION { "citationItems" : [ { "id" : "ITEM-1", "itemData" : { "DOI" : "10.1002/2015EF000338", "ISBN" : "2328-4277", "ISSN" : "23284277", "abstract" : "This perspective paper reviews progress made in the last decades to enhance the communication and use of climate information relevant to the political and economic decision process. It focuses, specifically, on the creation and development of climate services, and highlights a number of difficulties that have limited the success of these services. Among them are the insufficient awareness by societal actors of their vulnerability to climate change, the lack of relevant products and services offered by the scientific community, the inappropriate format in which the information is provided, and the inadequate business model adopted by climate services. The authors suggest that, to be effective, centers should host within the same center a diversity of staff including experts in climate science, specialists in impact, adaptation, and vulnerability, representatives of the corporate world, agents of the public service as well as social managers and communication specialists. The role and importance of environmental engineering is emphasized.", "author" : [ { "dropping-particle" : "", "family" : "Brasseur", "given" : "Guy P.", "non-dropping-particle" : "", "parse-names" : false, "suffix" : "" }, { "dropping-particle" : "", "family" : "Gallardo", "given" : "Laura", "non-dropping-particle" : "", "parse-names" : false, "suffix" : "" } ], "container-title" : "Earth's Future", "id" : "ITEM-1", "issue" : "3", "issued" : { "date-parts" : [ [ "2016" ] ] }, "page" : "79-89", "title" : "Climate services: Lessons learned and future prospects", "translator" : [ { "dropping-particle" : "", "family" : "H2439", "given" : "", "non-dropping-particle" : "", "parse-names" : false, "suffix" : "" } ], "type" : "article-journal", "volume" : "4" }, "uris" : [ "http://www.mendeley.com/documents/?uuid=525263d2-bbf9-4c58-9f85-89473650145c" ] }, { "id" : "ITEM-2", "itemData" : { "DOI" : "10.1038/nclimate3170", "ISBN" : "1758-678X", "ISSN" : "17586798", "abstract" : "An end-to-end comprehensive climate information system is needed to complement mitigation and adaptation as responses to the threat of human-induced climate change.", "author" : [ { "dropping-particle" : "", "family" : "Trenberth", "given" : "Kevin E.", "non-dropping-particle" : "", "parse-names" : false, "suffix" : "" }, { "dropping-particle" : "", "family" : "Marquis", "given" : "Melinda", "non-dropping-particle" : "", "parse-names" : false, "suffix" : "" }, { "dropping-particle" : "", "family" : "Zebiak", "given" : "Stephen", "non-dropping-particle" : "", "parse-names" : false, "suffix" : "" } ], "container-title" : "Nature Climate Change", "id" : "ITEM-2", "issued" : { "date-parts" : [ [ "2016" ] ] }, "title" : "The vital need for a climate information system", "translator" : [ { "dropping-particle" : "", "family" : "H2513", "given" : "", "non-dropping-particle" : "", "parse-names" : false, "suffix" : "" } ], "type" : "article-journal" }, "uris" : [ "http://www.mendeley.com/documents/?uuid=125956ca-5031-4dda-9c01-5c7206ab4f0d" ] }, { "id" : "ITEM-3", "itemData" : { "DOI" : "10.1038/nclimate3378", "ISBN" : "1758-678X", "ISSN" : "17586798", "abstract" : "To enable society to better manage the risks and opportunities arising from changes in climate, engagement between the users and the providers of climate information needs to be much more effective and should better link climate information with decision-making. T here is growing acceptance that the climate is changing, and increasing recognition and realization of the socio-economic benefits arising from using climate information to better inform decisions and policies across a wide range of sectors 1\u20133 . Climate services are being developed worldwide for an expanding group of decision-makers and policymakers to enable society to better manage the risks and opportunities arising from changes in climate, especially for those who are most vulnerable to climate-related hazards. The global community is actively addressing this through the United Nation's Global Framework for Climate Services (GFCS) 4,5 . An essential element of any climate service is for there to be effective engagement between the users and the providers of the service. However, there is growing recognition that this interface between the users and providers is the least-developed aspect of climate services 5 , and therefore urgently needs improving. An international team of experts has been enlisted under the World Meteorological Organization's (WMO) Commission for Climatology to both provide recommendations for good practice and successful strategies for effective and improved engagement. The recommendations were made by gathering and assessing examples of good uptake and use of climate information through effective user\u2013 provider engagement. Each example was documented using a common structure, identifying who is involved in the engagement, how the engagement is conducted, what it aims to achieve, and any recommendations for good practice. The examples represent a variety of approaches adopted across key climate-sensitive sectors, and across a range of timescales (the past and the future on timescales from monthly and seasonal through to multi-decadal) and spacial scales (global, regional, national and local, with wide geographic spread globally). A subset of examples was assessed in detail (Table 1; full descriptions in forthcoming WMO report Good Practices for Climate Services User Engagement) to lead to the recommendations presented below, with three broad categories of engagement (Fig. 1) identified and described in the following sections.", "author" : [ { "dropping-particle" : "", "family" : "Hewitt", "given" : "Chris D.", "non-dropping-particle" : "", "parse-names" : false, "suffix" : "" }, { "dropping-particle" : "", "family" : "Stone", "given" : "Roger C.", "non-dropping-particle" : "", "parse-names" : false, "suffix" : "" }, { "dropping-particle" : "", "family" : "Tait", "given" : "Andrew B.", "non-dropping-particle" : "", "parse-names" : false, "suffix" : "" } ], "container-title" : "Nature Climate Change", "id" : "ITEM-3", "issue" : "9", "issued" : { "date-parts" : [ [ "2017" ] ] }, "title" : "Improving the use of climate information in decision-making", "translator" : [ { "dropping-particle" : "", "family" : "H2527", "given" : "", "non-dropping-particle" : "", "parse-names" : false, "suffix" : "" } ], "type" : "article-journal", "volume" : "7" }, "uris" : [ "http://www.mendeley.com/documents/?uuid=994c8ebb-9156-4336-8bfb-47b5d158bc9e" ] } ], "mendeley" : { "formattedCitation" : "(Brasseur and Gallardo, 2016; Trenberth et al., 2016; Hewitt et al., 2017a)", "manualFormatting" : "(Brasseur and Gallardo, 2016; Trenberth et al., 2016; C.D. Hewitt et al., 2017)", "plainTextFormattedCitation" : "(Brasseur and Gallardo, 2016; Trenberth et al., 2016; Hewitt et al., 2017a)", "previouslyFormattedCitation" : "(Brasseur and Gallardo, 2016; Trenberth et al., 2016; Hewitt et al., 2017a)" }, "properties" : { "noteIndex" : 0 }, "schema" : "https://github.com/citation-style-language/schema/raw/master/csl-citation.json" }</w:instrText>
      </w:r>
      <w:r w:rsidRPr="00BC5722">
        <w:fldChar w:fldCharType="separate"/>
      </w:r>
      <w:ins w:id="1697" w:author="Robin Matthews" w:date="2021-05-18T16:01:00Z">
        <w:r w:rsidR="00602365">
          <w:rPr>
            <w:noProof/>
            <w:lang w:val="en-GB"/>
          </w:rPr>
          <w:t xml:space="preserve">(Brasseur and Gallardo, 2016; Trenberth et al., 2016; </w:t>
        </w:r>
      </w:ins>
      <w:ins w:id="1698" w:author="Robin Matthews" w:date="2021-05-18T16:51:00Z">
        <w:r w:rsidR="00863BE4">
          <w:rPr>
            <w:noProof/>
            <w:lang w:val="en-GB"/>
          </w:rPr>
          <w:t xml:space="preserve">C.D. </w:t>
        </w:r>
      </w:ins>
      <w:ins w:id="1699" w:author="Robin Matthews" w:date="2021-05-18T16:01:00Z">
        <w:r w:rsidR="00602365">
          <w:rPr>
            <w:noProof/>
            <w:lang w:val="en-GB"/>
          </w:rPr>
          <w:t>Hewitt et al., 2017)</w:t>
        </w:r>
      </w:ins>
      <w:del w:id="1700" w:author="Robin Matthews" w:date="2021-05-18T16:01:00Z">
        <w:r w:rsidRPr="00C421D6" w:rsidDel="00602365">
          <w:rPr>
            <w:noProof/>
            <w:lang w:val="en-GB"/>
          </w:rPr>
          <w:delText>(Brasseur and Gallardo, 2016; Trenberth et al., 2016; Hewitt et al., 2017)</w:delText>
        </w:r>
      </w:del>
      <w:r w:rsidRPr="00BC5722">
        <w:fldChar w:fldCharType="end"/>
      </w:r>
      <w:r w:rsidRPr="00C421D6">
        <w:rPr>
          <w:lang w:val="en-GB"/>
        </w:rPr>
        <w:t xml:space="preserve">. </w:t>
      </w:r>
      <w:r w:rsidRPr="00C421D6">
        <w:rPr>
          <w:highlight w:val="white"/>
          <w:lang w:val="en-GB"/>
        </w:rPr>
        <w:t xml:space="preserve">For example, they may provide high-quality data on temperature, rainfall, wind, soil moisture and ocean conditions, as well as maps, risk and vulnerability analyses, assessments, and </w:t>
      </w:r>
      <w:r w:rsidR="002F7298">
        <w:rPr>
          <w:highlight w:val="white"/>
          <w:lang w:val="en-GB"/>
        </w:rPr>
        <w:t xml:space="preserve">future </w:t>
      </w:r>
      <w:r w:rsidRPr="00C421D6">
        <w:rPr>
          <w:highlight w:val="white"/>
          <w:lang w:val="en-GB"/>
        </w:rPr>
        <w:t xml:space="preserve">projections and scenarios. These data and information products may be combined with non-meteorological data, such as agricultural production, health trends, population distributions in high-risk areas, road and infrastructure maps for the delivery of goods, and other socio-economic variables, depending on users’ needs </w:t>
      </w:r>
      <w:commentRangeStart w:id="1701"/>
      <w:r w:rsidRPr="00BC5722">
        <w:rPr>
          <w:highlight w:val="white"/>
        </w:rPr>
        <w:fldChar w:fldCharType="begin" w:fldLock="1"/>
      </w:r>
      <w:r w:rsidR="00A94565">
        <w:rPr>
          <w:highlight w:val="white"/>
          <w:lang w:val="en-GB"/>
        </w:rPr>
        <w:instrText>ADDIN CSL_CITATION { "citationItems" : [ { "id" : "ITEM-1", "itemData" : { "DOI" : "https://library.wmo.int/doc_num.php?explnum_id=10385", "ISBN" : "978-92-63-11252-2", "author" : [ { "dropping-particle" : "", "family" : "WMO", "given" : "", "non-dropping-particle" : "", "parse-names" : false, "suffix" : "" } ], "collection-title" : "WMO-No. 1252", "editor" : [ { "dropping-particle" : "", "family" : "Cullmann", "given" : "Johannes", "non-dropping-particle" : "", "parse-names" : false, "suffix" : "" }, { "dropping-particle" : "", "family" : "Dilley", "given" : "Maxx", "non-dropping-particle" : "", "parse-names" : false, "suffix" : "" }, { "dropping-particle" : "", "family" : "Egerton", "given" : "Paul", "non-dropping-particle" : "", "parse-names" : false, "suffix" : "" }, { "dropping-particle" : "", "family" : "Fowler", "given" : "Jonathan", "non-dropping-particle" : "", "parse-names" : false, "suffix" : "" }, { "dropping-particle" : "", "family" : "Grasso", "given" : "Veronica F.", "non-dropping-particle" : "", "parse-names" : false, "suffix" : "" }, { "dropping-particle" : "", "family" : "Honor\u00e9", "given" : "Cyrille", "non-dropping-particle" : "", "parse-names" : false, "suffix" : "" }, { "dropping-particle" : "", "family" : "L\u00facio", "given" : "Filipe", "non-dropping-particle" : "", "parse-names" : false, "suffix" : "" }, { "dropping-particle" : "", "family" : "Luterbacher", "given" : "J\u00fcrg", "non-dropping-particle" : "", "parse-names" : false, "suffix" : "" }, { "dropping-particle" : "", "family" : "Nullis", "given" : "Clare", "non-dropping-particle" : "", "parse-names" : false, "suffix" : "" }, { "dropping-particle" : "", "family" : "Power", "given" : "Mary", "non-dropping-particle" : "", "parse-names" : false, "suffix" : "" }, { "dropping-particle" : "", "family" : "Rea", "given" : "Anthony", "non-dropping-particle" : "", "parse-names" : false, "suffix" : "" }, { "dropping-particle" : "", "family" : "Repnik", "given" : "Markus", "non-dropping-particle" : "", "parse-names" : false, "suffix" : "" }, { "dropping-particle" : "", "family" : "Stander", "given" : "Johan", "non-dropping-particle" : "", "parse-names" : false, "suffix" : "" } ], "id" : "ITEM-1", "issued" : { "date-parts" : [ [ "2020" ] ] }, "number-of-pages" : "47", "publisher" : "World Meteorological Organization (WMO)", "publisher-place" : "Geneva, Switzerland", "title" : "State of Climate Services 2020: Risk Information and Early Warning Systems", "translator" : [ { "dropping-particle" : "", "family" : "H4311", "given" : "Rt7", "non-dropping-particle" : "", "parse-names" : false, "suffix" : "" } ], "type" : "report" }, "uris" : [ "http://www.mendeley.com/documents/?uuid=d8044d21-32e7-4c2e-abf2-ea4c28e3b96f" ] } ], "mendeley" : { "formattedCitation" : "(WMO, 2020a)", "plainTextFormattedCitation" : "(WMO, 2020a)", "previouslyFormattedCitation" : "(WMO, 2020a)" }, "properties" : { "noteIndex" : 0 }, "schema" : "https://github.com/citation-style-language/schema/raw/master/csl-citation.json" }</w:instrText>
      </w:r>
      <w:r w:rsidRPr="00BC5722">
        <w:rPr>
          <w:highlight w:val="white"/>
        </w:rPr>
        <w:fldChar w:fldCharType="separate"/>
      </w:r>
      <w:ins w:id="1702" w:author="Robin Matthews" w:date="2021-05-18T16:01:00Z">
        <w:r w:rsidR="00602365">
          <w:rPr>
            <w:noProof/>
            <w:highlight w:val="white"/>
            <w:lang w:val="en-GB"/>
          </w:rPr>
          <w:t>(WMO, 2020a)</w:t>
        </w:r>
      </w:ins>
      <w:del w:id="1703" w:author="Robin Matthews" w:date="2021-05-18T16:01:00Z">
        <w:r w:rsidR="007009D9" w:rsidRPr="00C421D6" w:rsidDel="00602365">
          <w:rPr>
            <w:noProof/>
            <w:highlight w:val="white"/>
            <w:lang w:val="en-GB"/>
          </w:rPr>
          <w:delText>(WMO, 2020a)</w:delText>
        </w:r>
      </w:del>
      <w:r w:rsidRPr="00BC5722">
        <w:rPr>
          <w:highlight w:val="white"/>
        </w:rPr>
        <w:fldChar w:fldCharType="end"/>
      </w:r>
      <w:commentRangeEnd w:id="1701"/>
      <w:r w:rsidR="007B2C50">
        <w:rPr>
          <w:rStyle w:val="CommentReference"/>
        </w:rPr>
        <w:commentReference w:id="1701"/>
      </w:r>
      <w:r w:rsidRPr="00C421D6">
        <w:rPr>
          <w:highlight w:val="white"/>
          <w:lang w:val="en-GB"/>
        </w:rPr>
        <w:t>.</w:t>
      </w:r>
      <w:r w:rsidRPr="00C421D6">
        <w:rPr>
          <w:lang w:val="en-GB"/>
        </w:rPr>
        <w:t xml:space="preserve"> Cross-</w:t>
      </w:r>
      <w:del w:id="1704" w:author="Ian Blenkinsop" w:date="2021-07-02T14:11:00Z">
        <w:r w:rsidRPr="00C421D6" w:rsidDel="0001789A">
          <w:rPr>
            <w:lang w:val="en-GB"/>
          </w:rPr>
          <w:delText xml:space="preserve">chapter </w:delText>
        </w:r>
      </w:del>
      <w:ins w:id="1705" w:author="Ian Blenkinsop" w:date="2021-07-02T14:12:00Z">
        <w:r w:rsidR="0001789A">
          <w:rPr>
            <w:lang w:val="en-GB"/>
          </w:rPr>
          <w:t>C</w:t>
        </w:r>
      </w:ins>
      <w:ins w:id="1706" w:author="Ian Blenkinsop" w:date="2021-07-02T14:11:00Z">
        <w:r w:rsidR="0001789A" w:rsidRPr="00C421D6">
          <w:rPr>
            <w:lang w:val="en-GB"/>
          </w:rPr>
          <w:t xml:space="preserve">hapter </w:t>
        </w:r>
      </w:ins>
      <w:r w:rsidRPr="00C421D6">
        <w:rPr>
          <w:lang w:val="en-GB"/>
        </w:rPr>
        <w:t xml:space="preserve">Box 12.2 </w:t>
      </w:r>
      <w:del w:id="1707" w:author="Ian Blenkinsop" w:date="2021-07-02T14:12:00Z">
        <w:r w:rsidRPr="00C421D6" w:rsidDel="0001789A">
          <w:rPr>
            <w:lang w:val="en-GB"/>
          </w:rPr>
          <w:delText xml:space="preserve">in Chapter 12 </w:delText>
        </w:r>
      </w:del>
      <w:r w:rsidRPr="00C421D6">
        <w:rPr>
          <w:lang w:val="en-GB"/>
        </w:rPr>
        <w:t xml:space="preserve">illustrates the diversity of climate services with three examples from very different contexts. </w:t>
      </w:r>
    </w:p>
    <w:bookmarkEnd w:id="1694"/>
    <w:p w14:paraId="1892801B" w14:textId="77777777" w:rsidR="0079149B" w:rsidRPr="00C421D6" w:rsidRDefault="0079149B" w:rsidP="0079149B">
      <w:pPr>
        <w:pStyle w:val="AR6BodyText"/>
        <w:rPr>
          <w:lang w:val="en-GB"/>
        </w:rPr>
      </w:pPr>
    </w:p>
    <w:p w14:paraId="474942F5" w14:textId="623D9FD8" w:rsidR="0079149B" w:rsidRPr="00C421D6" w:rsidRDefault="0079149B" w:rsidP="0079149B">
      <w:pPr>
        <w:pStyle w:val="AR6BodyText"/>
        <w:rPr>
          <w:lang w:val="en-GB"/>
        </w:rPr>
      </w:pPr>
      <w:bookmarkStart w:id="1708" w:name="_Hlk66716629"/>
      <w:r w:rsidRPr="00C421D6">
        <w:rPr>
          <w:lang w:val="en-GB"/>
        </w:rPr>
        <w:t xml:space="preserve">The current landscape of climate services is assessed in detail in Chapter 12 (Section 12.6), with a focus on multi-decadal timescales relevant for climate change </w:t>
      </w:r>
      <w:r w:rsidR="002F7298">
        <w:rPr>
          <w:lang w:val="en-GB"/>
        </w:rPr>
        <w:t xml:space="preserve">risk </w:t>
      </w:r>
      <w:r w:rsidRPr="00C421D6">
        <w:rPr>
          <w:lang w:val="en-GB"/>
        </w:rPr>
        <w:t xml:space="preserve">assessment. Other information relevant to improving climate services for </w:t>
      </w:r>
      <w:del w:id="1709" w:author="Ian Blenkinsop" w:date="2021-07-02T14:13:00Z">
        <w:r w:rsidRPr="00C421D6" w:rsidDel="0001789A">
          <w:rPr>
            <w:lang w:val="en-GB"/>
          </w:rPr>
          <w:delText xml:space="preserve">decision </w:delText>
        </w:r>
      </w:del>
      <w:ins w:id="1710" w:author="Ian Blenkinsop" w:date="2021-07-02T14:13:00Z">
        <w:r w:rsidR="0001789A" w:rsidRPr="00C421D6">
          <w:rPr>
            <w:lang w:val="en-GB"/>
          </w:rPr>
          <w:t>decision</w:t>
        </w:r>
        <w:r w:rsidR="0001789A">
          <w:rPr>
            <w:lang w:val="en-GB"/>
          </w:rPr>
          <w:t>-</w:t>
        </w:r>
      </w:ins>
      <w:r w:rsidRPr="00C421D6">
        <w:rPr>
          <w:lang w:val="en-GB"/>
        </w:rPr>
        <w:t>making includes the assessment of methods to construct regional information (Chapter 10), as well as projections at the regional level (Atlas) relevant for impact and risk assessment in different sectors (Chapter 12).</w:t>
      </w:r>
    </w:p>
    <w:p w14:paraId="609A7EDA" w14:textId="77777777" w:rsidR="0079149B" w:rsidRDefault="0079149B" w:rsidP="0079149B">
      <w:pPr>
        <w:rPr>
          <w:shd w:val="clear" w:color="auto" w:fill="CC4125"/>
        </w:rPr>
      </w:pPr>
    </w:p>
    <w:p w14:paraId="26C8E111" w14:textId="77777777" w:rsidR="00A85889" w:rsidRPr="00FA4D8D" w:rsidRDefault="00A85889" w:rsidP="0079149B">
      <w:pPr>
        <w:rPr>
          <w:shd w:val="clear" w:color="auto" w:fill="CC4125"/>
        </w:rPr>
      </w:pPr>
    </w:p>
    <w:p w14:paraId="220166D6" w14:textId="654F39C0" w:rsidR="0079149B" w:rsidRPr="00780BF3" w:rsidRDefault="0079149B" w:rsidP="0079149B">
      <w:pPr>
        <w:pStyle w:val="AR6Chap1Level31111"/>
        <w:spacing w:line="240" w:lineRule="auto"/>
        <w:rPr>
          <w:lang w:val="en-GB"/>
        </w:rPr>
      </w:pPr>
      <w:bookmarkStart w:id="1711" w:name="_1ksv4uv" w:colFirst="0" w:colLast="0"/>
      <w:bookmarkStart w:id="1712" w:name="_Toc69949971"/>
      <w:bookmarkEnd w:id="1711"/>
      <w:r w:rsidRPr="00780BF3">
        <w:rPr>
          <w:lang w:val="en-GB"/>
        </w:rPr>
        <w:t xml:space="preserve">Media </w:t>
      </w:r>
      <w:del w:id="1713" w:author="Ian Blenkinsop" w:date="2021-07-02T14:13:00Z">
        <w:r w:rsidRPr="00780BF3" w:rsidDel="0001789A">
          <w:rPr>
            <w:lang w:val="en-GB"/>
          </w:rPr>
          <w:delText xml:space="preserve">coverage </w:delText>
        </w:r>
      </w:del>
      <w:ins w:id="1714" w:author="Ian Blenkinsop" w:date="2021-07-02T14:13:00Z">
        <w:r w:rsidR="0001789A">
          <w:rPr>
            <w:lang w:val="en-GB"/>
          </w:rPr>
          <w:t>C</w:t>
        </w:r>
        <w:r w:rsidR="0001789A" w:rsidRPr="00780BF3">
          <w:rPr>
            <w:lang w:val="en-GB"/>
          </w:rPr>
          <w:t xml:space="preserve">overage </w:t>
        </w:r>
      </w:ins>
      <w:r w:rsidRPr="00780BF3">
        <w:rPr>
          <w:lang w:val="en-GB"/>
        </w:rPr>
        <w:t xml:space="preserve">of </w:t>
      </w:r>
      <w:del w:id="1715" w:author="Ian Blenkinsop" w:date="2021-07-02T14:13:00Z">
        <w:r w:rsidRPr="00780BF3" w:rsidDel="0001789A">
          <w:rPr>
            <w:lang w:val="en-GB"/>
          </w:rPr>
          <w:delText xml:space="preserve">climate </w:delText>
        </w:r>
      </w:del>
      <w:ins w:id="1716" w:author="Ian Blenkinsop" w:date="2021-07-02T14:13:00Z">
        <w:r w:rsidR="0001789A">
          <w:rPr>
            <w:lang w:val="en-GB"/>
          </w:rPr>
          <w:t>C</w:t>
        </w:r>
        <w:r w:rsidR="0001789A" w:rsidRPr="00780BF3">
          <w:rPr>
            <w:lang w:val="en-GB"/>
          </w:rPr>
          <w:t xml:space="preserve">limate </w:t>
        </w:r>
      </w:ins>
      <w:del w:id="1717" w:author="Ian Blenkinsop" w:date="2021-07-02T14:13:00Z">
        <w:r w:rsidRPr="00780BF3" w:rsidDel="0001789A">
          <w:rPr>
            <w:lang w:val="en-GB"/>
          </w:rPr>
          <w:delText>change</w:delText>
        </w:r>
      </w:del>
      <w:bookmarkEnd w:id="1712"/>
      <w:ins w:id="1718" w:author="Ian Blenkinsop" w:date="2021-07-02T14:13:00Z">
        <w:r w:rsidR="0001789A">
          <w:rPr>
            <w:lang w:val="en-GB"/>
          </w:rPr>
          <w:t>C</w:t>
        </w:r>
        <w:r w:rsidR="0001789A" w:rsidRPr="00780BF3">
          <w:rPr>
            <w:lang w:val="en-GB"/>
          </w:rPr>
          <w:t>hange</w:t>
        </w:r>
      </w:ins>
    </w:p>
    <w:p w14:paraId="2AD2D9F7" w14:textId="77777777" w:rsidR="0079149B" w:rsidRPr="00780BF3" w:rsidRDefault="0079149B" w:rsidP="0079149B">
      <w:pPr>
        <w:pBdr>
          <w:top w:val="nil"/>
          <w:left w:val="nil"/>
          <w:bottom w:val="nil"/>
          <w:right w:val="nil"/>
          <w:between w:val="nil"/>
        </w:pBdr>
        <w:rPr>
          <w:color w:val="000000"/>
        </w:rPr>
      </w:pPr>
    </w:p>
    <w:p w14:paraId="76009160" w14:textId="6402668A" w:rsidR="0079149B" w:rsidRPr="00C421D6" w:rsidRDefault="0079149B" w:rsidP="0079149B">
      <w:pPr>
        <w:pStyle w:val="AR6BodyText"/>
        <w:rPr>
          <w:lang w:val="en-GB"/>
        </w:rPr>
      </w:pPr>
      <w:r w:rsidRPr="00C421D6">
        <w:rPr>
          <w:lang w:val="en-GB"/>
        </w:rPr>
        <w:t xml:space="preserve">Climate services focus on users with specific needs for climate information, but most people learn about climate science findings from media coverage. Since AR5, research has expanded on how mass media report climate change and how their audiences respond </w:t>
      </w:r>
      <w:r w:rsidRPr="00BC5722">
        <w:fldChar w:fldCharType="begin" w:fldLock="1"/>
      </w:r>
      <w:r w:rsidR="00A94565">
        <w:rPr>
          <w:lang w:val="en-GB"/>
        </w:rPr>
        <w:instrText>ADDIN CSL_CITATION { "citationItems" : [ { "id" : "ITEM-1", "itemData" : { "DOI" : "10.1080/17524032.2013.846270", "ISSN" : "1752-4032", "author" : [ { "dropping-particle" : "", "family" : "Jaspal", "given" : "Rusi", "non-dropping-particle" : "", "parse-names" : false, "suffix" : "" }, { "dropping-particle" : "", "family" : "Nerlich", "given" : "Brigitte", "non-dropping-particle" : "", "parse-names" : false, "suffix" : "" }, { "dropping-particle" : "", "family" : "Cinnirella", "given" : "Marco", "non-dropping-particle" : "", "parse-names" : false, "suffix" : "" } ], "container-title" : "Environmental Communication", "id" : "ITEM-1", "issue" : "1", "issued" : { "date-parts" : [ [ "2014", "1", "2" ] ] }, "page" : "110-130", "title" : "Human Responses to Climate Change: Social Representation, Identity and Socio-psychological Action", "translator" : [ { "dropping-particle" : "", "family" : "H4310", "given" : "", "non-dropping-particle" : "", "parse-names" : false, "suffix" : "" } ], "type" : "article-journal", "volume" : "8" }, "uris" : [ "http://www.mendeley.com/documents/?uuid=16d2a783-fba4-484b-8c7f-d89b57ce26c4" ] }, { "id" : "ITEM-2", "itemData" : { "DOI" : "10.1177/0963662512440219", "ISSN" : "0963-6625", "author" : [ { "dropping-particle" : "", "family" : "Jaspal", "given" : "Rusi", "non-dropping-particle" : "", "parse-names" : false, "suffix" : "" }, { "dropping-particle" : "", "family" : "Nerlich", "given" : "Brigitte", "non-dropping-particle" : "", "parse-names" : false, "suffix" : "" } ], "container-title" : "Public Understanding of Science", "id" : "ITEM-2", "issue" : "2", "issued" : { "date-parts" : [ [ "2014", "2", "11" ] ] }, "page" : "122-141", "title" : "When climate science became climate politics: British media representations of climate change in 1988", "translator" : [ { "dropping-particle" : "", "family" : "H3054", "given" : "", "non-dropping-particle" : "", "parse-names" : false, "suffix" : "" } ], "type" : "article-journal", "volume" : "23" }, "uris" : [ "http://www.mendeley.com/documents/?uuid=218e6155-dfa5-41a3-8a16-04a7a030bf8a" ] }, { "id" : "ITEM-3", "itemData" : { "DOI" : "10.1002/wcc.227", "ISSN" : "17577799", "abstract" : "The process by which issues, decisions, or events acquire different meanings from different perspectives has been studied as framing. In policy debates about climate change adaptation, framing the adaptation issue is a challenge with potentially far\u2010reaching implications for the shape and success of adaptation projects. From the available literature on how the meaning of climate change adaptation is constructed and debated, three key dimensions of frame differences were identified: (1) the tension between adaptation and mitigation as two contrasting but interrelated perspectives on climate change; (2) the contrast between framing climate change adaptation as a tame technical problem, and framing climate change as a wicked problem of governance; and (3) the framing of climate change adaptation as a security issue, contrasting state security frames with human security frames. It is argued that the study of how climate change adaptation gets framed could be enriched by connecting these dimensions more closely with the following themes in framing research: (1) how decision\u2010making biases that to framing issues as structured technical problems; (2) the process of scale framing by which issues are situated at a particular scale level; and (3) the challenge of dealing with the variety of frames in adaptation processes.", "author" : [ { "dropping-particle" : "", "family" : "Dewulf", "given" : "Art", "non-dropping-particle" : "", "parse-names" : false, "suffix" : "" } ], "container-title" : "WIREs Climate Change", "id" : "ITEM-3", "issue" : "4", "issued" : { "date-parts" : [ [ "2013", "7" ] ] }, "page" : "321-330", "title" : "Contrasting frames in policy debates on climate change adaptation", "translator" : [ { "dropping-particle" : "", "family" : "H3632", "given" : "", "non-dropping-particle" : "", "parse-names" : false, "suffix" : "" } ], "type" : "article-journal", "volume" : "4" }, "uris" : [ "http://www.mendeley.com/documents/?uuid=cd88f02d-2962-4406-862a-fda22754f1b8" ] } ], "mendeley" : { "formattedCitation" : "(Dewulf, 2013; Jaspal and Nerlich, 2014; Jaspal et al., 2014)", "manualFormatting" : "(Dewulf, 2013; Jaspal and Nerlich, 2014; Jaspal et al., 2014)", "plainTextFormattedCitation" : "(Dewulf, 2013; Jaspal and Nerlich, 2014; Jaspal et al., 2014)", "previouslyFormattedCitation" : "(Dewulf, 2013; Jaspal and Nerlich, 2014; Jaspal et al., 2014)" }, "properties" : { "noteIndex" : 0 }, "schema" : "https://github.com/citation-style-language/schema/raw/master/csl-citation.json" }</w:instrText>
      </w:r>
      <w:r w:rsidRPr="00BC5722">
        <w:fldChar w:fldCharType="separate"/>
      </w:r>
      <w:ins w:id="1719" w:author="Robin Matthews" w:date="2021-05-18T16:01:00Z">
        <w:r w:rsidR="00602365">
          <w:rPr>
            <w:noProof/>
            <w:lang w:val="en-GB"/>
          </w:rPr>
          <w:t>(Dewulf, 2013; Jaspal and Nerlich, 2014; Jaspal et al., 2014)</w:t>
        </w:r>
      </w:ins>
      <w:del w:id="1720" w:author="Robin Matthews" w:date="2021-05-18T16:01:00Z">
        <w:r w:rsidRPr="00C421D6" w:rsidDel="00602365">
          <w:rPr>
            <w:noProof/>
            <w:lang w:val="en-GB"/>
          </w:rPr>
          <w:delText>(Dewulf, 2013; Jaspal and Nerlich, 2014; Jaspal et al., 2014)</w:delText>
        </w:r>
      </w:del>
      <w:r w:rsidRPr="00BC5722">
        <w:fldChar w:fldCharType="end"/>
      </w:r>
      <w:r w:rsidRPr="00C421D6">
        <w:rPr>
          <w:lang w:val="en-GB"/>
        </w:rPr>
        <w:t>. For example, in five European Union (EU) countries,</w:t>
      </w:r>
      <w:commentRangeStart w:id="1721"/>
      <w:r w:rsidRPr="00C421D6">
        <w:rPr>
          <w:lang w:val="en-GB"/>
        </w:rPr>
        <w:t xml:space="preserve"> </w:t>
      </w:r>
      <w:commentRangeEnd w:id="1721"/>
      <w:r w:rsidR="0001789A">
        <w:rPr>
          <w:rStyle w:val="CommentReference"/>
        </w:rPr>
        <w:commentReference w:id="1721"/>
      </w:r>
      <w:r w:rsidRPr="00C421D6">
        <w:rPr>
          <w:lang w:val="en-GB"/>
        </w:rPr>
        <w:t xml:space="preserve">television coverage of </w:t>
      </w:r>
      <w:del w:id="1722" w:author="Ian Blenkinsop" w:date="2021-07-02T14:14:00Z">
        <w:r w:rsidRPr="00C421D6" w:rsidDel="0001789A">
          <w:rPr>
            <w:lang w:val="en-GB"/>
          </w:rPr>
          <w:delText xml:space="preserve">the </w:delText>
        </w:r>
      </w:del>
      <w:r w:rsidRPr="00C421D6">
        <w:rPr>
          <w:lang w:val="en-GB"/>
        </w:rPr>
        <w:t>AR5 used ‘disaster’ and ‘opportunity’ as its principal themes, but virtually ignored the ‘risk’ fram</w:t>
      </w:r>
      <w:r w:rsidR="002F7298">
        <w:rPr>
          <w:lang w:val="en-GB"/>
        </w:rPr>
        <w:t>ing</w:t>
      </w:r>
      <w:r w:rsidRPr="00C421D6">
        <w:rPr>
          <w:lang w:val="en-GB"/>
        </w:rPr>
        <w:t xml:space="preserve"> introduced by AR5 WGII </w:t>
      </w:r>
      <w:r w:rsidRPr="00BC5722">
        <w:fldChar w:fldCharType="begin" w:fldLock="1"/>
      </w:r>
      <w:r w:rsidR="00E14AAC">
        <w:rPr>
          <w:lang w:val="en-GB"/>
        </w:rPr>
        <w:instrText>ADDIN CSL_CITATION { "citationItems" : [ { "id" : "ITEM-1", "itemData" : { "DOI" : "10.7203/metode.85.4179", "ISSN" : "2174-9221", "author" : [ { "dropping-particle" : "", "family" : "Painter", "given" : "James", "non-dropping-particle" : "", "parse-names" : false, "suffix" : "" } ], "container-title" : "M\u00c8TODE Science Studies Journal", "id" : "ITEM-1", "issue" : "6", "issued" : { "date-parts" : [ [ "2015", "6", "15" ] ] }, "page" : "81-87", "title" : "Disaster, uncertainty, opportunity or risk? Key messages from the television coverage of the IPCC\u2019s 2013/2014 reports", "translator" : [ { "dropping-particle" : "", "family" : "H812", "given" : "", "non-dropping-particle" : "", "parse-names" : false, "suffix" : "" } ], "type" : "article-journal" }, "uris" : [ "http://www.mendeley.com/documents/?uuid=7154033b-4361-4db7-b2c3-e51a114190be" ] } ], "mendeley" : { "formattedCitation" : "(Painter, 2015)", "plainTextFormattedCitation" : "(Painter, 2015)", "previouslyFormattedCitation" : "(Painter, 2015)" }, "properties" : { "noteIndex" : 0 }, "schema" : "https://github.com/citation-style-language/schema/raw/master/csl-citation.json" }</w:instrText>
      </w:r>
      <w:r w:rsidRPr="00BC5722">
        <w:fldChar w:fldCharType="separate"/>
      </w:r>
      <w:ins w:id="1723" w:author="Robin Matthews" w:date="2021-05-18T16:01:00Z">
        <w:r w:rsidR="00602365">
          <w:rPr>
            <w:noProof/>
            <w:lang w:val="en-GB"/>
          </w:rPr>
          <w:t>(Painter, 2015)</w:t>
        </w:r>
      </w:ins>
      <w:del w:id="1724" w:author="Robin Matthews" w:date="2021-05-18T16:01:00Z">
        <w:r w:rsidRPr="00C421D6" w:rsidDel="00602365">
          <w:rPr>
            <w:noProof/>
            <w:lang w:val="en-GB"/>
          </w:rPr>
          <w:delText>(Painter, 2015)</w:delText>
        </w:r>
      </w:del>
      <w:r w:rsidRPr="00BC5722">
        <w:fldChar w:fldCharType="end"/>
      </w:r>
      <w:r w:rsidRPr="00C421D6">
        <w:rPr>
          <w:lang w:val="en-GB"/>
        </w:rPr>
        <w:t xml:space="preserve"> and now extended </w:t>
      </w:r>
      <w:commentRangeStart w:id="1725"/>
      <w:r w:rsidRPr="00C421D6">
        <w:rPr>
          <w:lang w:val="en-GB"/>
        </w:rPr>
        <w:t>by the AR6</w:t>
      </w:r>
      <w:commentRangeEnd w:id="1725"/>
      <w:r w:rsidR="0001789A">
        <w:rPr>
          <w:rStyle w:val="CommentReference"/>
        </w:rPr>
        <w:commentReference w:id="1725"/>
      </w:r>
      <w:r w:rsidRPr="00C421D6">
        <w:rPr>
          <w:lang w:val="en-GB"/>
        </w:rPr>
        <w:t xml:space="preserve"> (</w:t>
      </w:r>
      <w:del w:id="1726" w:author="Ian Blenkinsop" w:date="2021-07-02T14:15:00Z">
        <w:r w:rsidRPr="00C421D6" w:rsidDel="0001789A">
          <w:rPr>
            <w:lang w:val="en-GB"/>
          </w:rPr>
          <w:delText xml:space="preserve">see </w:delText>
        </w:r>
      </w:del>
      <w:r w:rsidR="007009D9" w:rsidRPr="00C421D6">
        <w:rPr>
          <w:lang w:val="en-GB"/>
        </w:rPr>
        <w:t>Cross-Chapter Box 1.3</w:t>
      </w:r>
      <w:r w:rsidRPr="00C421D6">
        <w:rPr>
          <w:lang w:val="en-GB"/>
        </w:rPr>
        <w:t xml:space="preserve">). Other studies show that people react differently to climate change news when it is framed as a catastrophe </w:t>
      </w:r>
      <w:r w:rsidRPr="00BC5722">
        <w:fldChar w:fldCharType="begin" w:fldLock="1"/>
      </w:r>
      <w:r w:rsidR="00E81B0B">
        <w:rPr>
          <w:lang w:val="en-GB"/>
        </w:rPr>
        <w:instrText>ADDIN CSL_CITATION { "citationItems" : [ { "id" : "ITEM-1", "itemData" : { "author" : [ { "dropping-particle" : "", "family" : "Hine", "given" : "D. W.", "non-dropping-particle" : "", "parse-names" : false, "suffix" : "" }, { "dropping-particle" : "", "family" : "Phillips", "given" : "W. J.", "non-dropping-particle" : "", "parse-names" : false, "suffix" : "" }, { "dropping-particle" : "", "family" : "Cooksey", "given" : "R.", "non-dropping-particle" : "", "parse-names" : false, "suffix" : "" }, { "dropping-particle" : "", "family" : "Reser", "given" : "J. P.", "non-dropping-particle" : "", "parse-names" : false, "suffix" : "" }, { "dropping-particle" : "", "family" : "Nunn", "given" : "P.", "non-dropping-particle" : "", "parse-names" : false, "suffix" : "" }, { "dropping-particle" : "", "family" : "Marks", "given" : "A. D.", "non-dropping-particle" : "", "parse-names" : false, "suffix" : "" }, { "dropping-particle" : "", "family" : "Watt", "given" : "S. E.", "non-dropping-particle" : "", "parse-names" : false, "suffix" : "" } ], "container-title" : "Global Environmental Change", "id" : "ITEM-1", "issued" : { "date-parts" : [ [ "2015" ] ] }, "page" : "1-11", "title" : "Preaching to different choirs: How to motivate dismissive, uncommitted, and alarmed audiences to adapt to climate change?", "translator" : [ { "dropping-particle" : "", "family" : "H3634", "given" : "", "non-dropping-particle" : "", "parse-names" : false, "suffix" : "" } ], "type" : "article-journal", "volume" : "36" }, "uris" : [ "http://www.mendeley.com/documents/?uuid=eb47a49b-7b36-4d89-b22f-ddab13a384db" ] } ], "mendeley" : { "formattedCitation" : "(Hine et al., 2015)", "plainTextFormattedCitation" : "(Hine et al., 2015)", "previouslyFormattedCitation" : "(Hine et al., 2015)" }, "properties" : { "noteIndex" : 0 }, "schema" : "https://github.com/citation-style-language/schema/raw/master/csl-citation.json" }</w:instrText>
      </w:r>
      <w:r w:rsidRPr="00BC5722">
        <w:fldChar w:fldCharType="separate"/>
      </w:r>
      <w:ins w:id="1727" w:author="Robin Matthews" w:date="2021-05-18T16:01:00Z">
        <w:r w:rsidR="00602365">
          <w:rPr>
            <w:noProof/>
            <w:lang w:val="en-GB"/>
          </w:rPr>
          <w:t>(Hine et al., 2015)</w:t>
        </w:r>
      </w:ins>
      <w:del w:id="1728" w:author="Robin Matthews" w:date="2021-05-18T16:01:00Z">
        <w:r w:rsidRPr="00C421D6" w:rsidDel="00602365">
          <w:rPr>
            <w:noProof/>
            <w:lang w:val="en-GB"/>
          </w:rPr>
          <w:delText>(Hine et al., 2015)</w:delText>
        </w:r>
      </w:del>
      <w:r w:rsidRPr="00BC5722">
        <w:fldChar w:fldCharType="end"/>
      </w:r>
      <w:r w:rsidRPr="00C421D6">
        <w:rPr>
          <w:lang w:val="en-GB"/>
        </w:rPr>
        <w:t xml:space="preserve">, as associated with local identities </w:t>
      </w:r>
      <w:r w:rsidRPr="00BC5722">
        <w:fldChar w:fldCharType="begin" w:fldLock="1"/>
      </w:r>
      <w:r w:rsidR="00E81B0B">
        <w:rPr>
          <w:lang w:val="en-GB"/>
        </w:rPr>
        <w:instrText>ADDIN CSL_CITATION { "citationItems" : [ { "id" : "ITEM-1", "itemData" : { "DOI" : "10.1111/jasp.12378", "ISSN" : "00219029", "author" : [ { "dropping-particle" : "", "family" : "Sapiains", "given" : "Rodolfo", "non-dropping-particle" : "", "parse-names" : false, "suffix" : "" }, { "dropping-particle" : "", "family" : "Beeton", "given" : "Robert J. S.", "non-dropping-particle" : "", "parse-names" : false, "suffix" : "" }, { "dropping-particle" : "", "family" : "Walker", "given" : "Iain A.", "non-dropping-particle" : "", "parse-names" : false, "suffix" : "" } ], "container-title" : "Journal of Applied Social Psychology", "id" : "ITEM-1", "issue" : "8", "issued" : { "date-parts" : [ [ "2016", "8" ] ] }, "page" : "483-493", "title" : "Individual responses to climate change: Framing effects on pro-environmental behaviors", "translator" : [ { "dropping-particle" : "", "family" : "H3627", "given" : "", "non-dropping-particle" : "", "parse-names" : false, "suffix" : "" } ], "type" : "article-journal", "volume" : "46" }, "uris" : [ "http://www.mendeley.com/documents/?uuid=700b8ced-ff27-4d9f-903e-be241940e4ed" ] } ], "mendeley" : { "formattedCitation" : "(Sapiains et al., 2016)", "plainTextFormattedCitation" : "(Sapiains et al., 2016)", "previouslyFormattedCitation" : "(Sapiains et al., 2016)" }, "properties" : { "noteIndex" : 0 }, "schema" : "https://github.com/citation-style-language/schema/raw/master/csl-citation.json" }</w:instrText>
      </w:r>
      <w:r w:rsidRPr="00BC5722">
        <w:fldChar w:fldCharType="separate"/>
      </w:r>
      <w:ins w:id="1729" w:author="Robin Matthews" w:date="2021-05-18T16:02:00Z">
        <w:r w:rsidR="00602365">
          <w:rPr>
            <w:noProof/>
            <w:lang w:val="en-GB"/>
          </w:rPr>
          <w:t>(Sapiains et al., 2016)</w:t>
        </w:r>
      </w:ins>
      <w:del w:id="1730" w:author="Robin Matthews" w:date="2021-05-18T16:02:00Z">
        <w:r w:rsidRPr="00C421D6" w:rsidDel="00602365">
          <w:rPr>
            <w:noProof/>
            <w:lang w:val="en-GB"/>
          </w:rPr>
          <w:delText>(Sapiains et al., 2016)</w:delText>
        </w:r>
      </w:del>
      <w:r w:rsidRPr="00BC5722">
        <w:fldChar w:fldCharType="end"/>
      </w:r>
      <w:r w:rsidRPr="00C421D6">
        <w:rPr>
          <w:lang w:val="en-GB"/>
        </w:rPr>
        <w:t xml:space="preserve">, or as a social justice issue </w:t>
      </w:r>
      <w:r w:rsidRPr="00BC5722">
        <w:fldChar w:fldCharType="begin" w:fldLock="1"/>
      </w:r>
      <w:r w:rsidR="00A94565">
        <w:rPr>
          <w:lang w:val="en-GB"/>
        </w:rPr>
        <w:instrText>ADDIN CSL_CITATION { "citationItems" : [ { "id" : "ITEM-1", "itemData" : { "DOI" : "10.1016/j.gloenvcha.2012.10.015", "ISSN" : "09593780", "abstract" : "This exploratory mixed-methods study uses in-depth interviews to investigate the values, motivations, and routes to engagement of UK citizens who have adopted lower-carbon lifestyles. Social justice, community, frugality, and personal integrity were common themes that emerged from the transcripts. Concern about 'the environment' per se is not the primary motivation for most interviewees' action. Typically, they are more concerned about the plight of poorer people who will suffer from climate change. Although biospheric values are important to the participants, they tended to score altruistic values significantly higher on a survey instrument. Thus, it may not be necessary to promote biospheric values to encourage lower-carbon lifestyles. Participants' narratives of how they became engaged with climate action reveal links to human rights issues and groups as much as environmental organisations and positive experiences in nature. Some interviewees offered very broad (positive) visions of what 'a low-carbon lifestyle' means to them. This, and the fact that 'climate change' is not necessarily seen as interesting even by these highly engaged people, reveals a need for climate change mitigation campaigns to promote a holistic view of a lower-carbon future, rather than simply offering a 'to do' list to 'combat climate change'. \u00a9 2012 Elsevier Ltd.", "author" : [ { "dropping-particle" : "", "family" : "Howell", "given" : "Rachel A.", "non-dropping-particle" : "", "parse-names" : false, "suffix" : "" } ], "container-title" : "Global Environmental Change", "id" : "ITEM-1", "issue" : "1", "issued" : { "date-parts" : [ [ "2013", "2" ] ] }, "page" : "281-290", "title" : "It's not (just) \u201cthe environment, stupid!\u201d Values, motivations, and routes to engagement of people adopting lower-carbon lifestyles", "translator" : [ { "dropping-particle" : "", "family" : "H4099", "given" : "", "non-dropping-particle" : "", "parse-names" : false, "suffix" : "" } ], "type" : "article-journal", "volume" : "23" }, "uris" : [ "http://www.mendeley.com/documents/?uuid=9a8b4f9e-654b-4a87-8d0b-47952ad2361c" ] } ], "mendeley" : { "formattedCitation" : "(Howell, 2013)", "plainTextFormattedCitation" : "(Howell, 2013)", "previouslyFormattedCitation" : "(Howell, 2013)" }, "properties" : { "noteIndex" : 0 }, "schema" : "https://github.com/citation-style-language/schema/raw/master/csl-citation.json" }</w:instrText>
      </w:r>
      <w:r w:rsidRPr="00BC5722">
        <w:fldChar w:fldCharType="separate"/>
      </w:r>
      <w:ins w:id="1731" w:author="Robin Matthews" w:date="2021-05-18T16:02:00Z">
        <w:r w:rsidR="00602365">
          <w:rPr>
            <w:noProof/>
            <w:lang w:val="en-GB"/>
          </w:rPr>
          <w:t>(Howell, 2013)</w:t>
        </w:r>
      </w:ins>
      <w:del w:id="1732" w:author="Robin Matthews" w:date="2021-05-18T16:02:00Z">
        <w:r w:rsidRPr="00C421D6" w:rsidDel="00602365">
          <w:rPr>
            <w:noProof/>
            <w:lang w:val="en-GB"/>
          </w:rPr>
          <w:delText>(Howell, 2013)</w:delText>
        </w:r>
      </w:del>
      <w:r w:rsidRPr="00BC5722">
        <w:fldChar w:fldCharType="end"/>
      </w:r>
      <w:r w:rsidRPr="00C421D6">
        <w:rPr>
          <w:lang w:val="en-GB"/>
        </w:rPr>
        <w:t xml:space="preserve">. Similarly, audience segmentation studies show that responses to climate change vary between groups of people with different, although not necessarily opposed, views on this phenomenon (e.g., </w:t>
      </w:r>
      <w:r w:rsidRPr="00BC5722">
        <w:fldChar w:fldCharType="begin" w:fldLock="1"/>
      </w:r>
      <w:r w:rsidR="00A94565">
        <w:rPr>
          <w:lang w:val="en-GB"/>
        </w:rPr>
        <w:instrText>ADDIN CSL_CITATION { "citationItems" : [ { "id" : "ITEM-1", "itemData" : { "DOI" : "10.1371/journal.pone.0017571", "ISSN" : "1932-6203", "author" : [ { "dropping-particle" : "", "family" : "Maibach", "given" : "Edward W.", "non-dropping-particle" : "", "parse-names" : false, "suffix" : "" }, { "dropping-particle" : "", "family" : "Leiserowitz", "given" : "Anthony", "non-dropping-particle" : "", "parse-names" : false, "suffix" : "" }, { "dropping-particle" : "", "family" : "Roser-Renouf", "given" : "Connie", "non-dropping-particle" : "", "parse-names" : false, "suffix" : "" }, { "dropping-particle" : "", "family" : "Mertz", "given" : "C. K.", "non-dropping-particle" : "", "parse-names" : false, "suffix" : "" } ], "container-title" : "PLoS ONE", "editor" : [ { "dropping-particle" : "", "family" : "Moen", "given" : "Jon", "non-dropping-particle" : "", "parse-names" : false, "suffix" : "" } ], "id" : "ITEM-1", "issue" : "3", "issued" : { "date-parts" : [ [ "2011", "3", "10" ] ] }, "page" : "e17571", "title" : "Identifying Like-Minded Audiences for Global Warming Public Engagement Campaigns: An Audience Segmentation Analysis and Tool Development", "translator" : [ { "dropping-particle" : "", "family" : "H4255", "given" : "", "non-dropping-particle" : "", "parse-names" : false, "suffix" : "" } ], "type" : "article-journal", "volume" : "6" }, "uris" : [ "http://www.mendeley.com/documents/?uuid=f5491816-a598-442b-84f1-2881e0ab57c2" ] }, { "id" : "ITEM-2", "itemData" : { "author" : [ { "dropping-particle" : "", "family" : "Detenber", "given" : "B.", "non-dropping-particle" : "", "parse-names" : false, "suffix" : "" }, { "dropping-particle" : "", "family" : "Rosenthal", "given" : "S.", "non-dropping-particle" : "", "parse-names" : false, "suffix" : "" }, { "dropping-particle" : "", "family" : "Liao", "given" : "Y.", "non-dropping-particle" : "", "parse-names" : false, "suffix" : "" }, { "dropping-particle" : "", "family" : "Ho", "given" : "S.", "non-dropping-particle" : "", "parse-names" : false, "suffix" : "" } ], "container-title" : "International Journal of Communication", "id" : "ITEM-2", "issued" : { "date-parts" : [ [ "2016" ] ] }, "page" : "4736\u20134758", "title" : "Audience Segmentation for Campaign Design: Addressing Climate Change in Singapore", "translator" : [ { "dropping-particle" : "", "family" : "H3633", "given" : "", "non-dropping-particle" : "", "parse-names" : false, "suffix" : "" } ], "type" : "article-journal", "volume" : "10" }, "uris" : [ "http://www.mendeley.com/documents/?uuid=db198019-563b-4fe9-8439-7ec0a59b311b" ] }, { "id" : "ITEM-3", "itemData" : { "DOI" : "10.1080/10495142.2014.918792", "ISSN" : "1049-5142", "abstract" : "Targeting messages to the different segments of a population is necessary to achieve support for policy addressing climate change. Finer segmentation and archetypal prototyping may be advantageous to provide an in-depth understanding of the most politically-salient segments. The research, conducted in Australia, used quantitative analysis to identify subsegments and prototypical respondents, followed by Jungian-style in-depth interviews to reveal the responses of segment representatives to different marketing stimuli. The results suggest that there are challenges in achieving majority support for action against climate change, but there are archetypal words and images that may garner action. \u00a9 Taylor &amp; Francis Group, LLC.", "author" : [ { "dropping-particle" : "", "family" : "Sherley", "given" : "Chris", "non-dropping-particle" : "", "parse-names" : false, "suffix" : "" }, { "dropping-particle" : "", "family" : "Morrison", "given" : "Mark", "non-dropping-particle" : "", "parse-names" : false, "suffix" : "" }, { "dropping-particle" : "", "family" : "Duncan", "given" : "Roderick", "non-dropping-particle" : "", "parse-names" : false, "suffix" : "" }, { "dropping-particle" : "", "family" : "Parton", "given" : "Kevin", "non-dropping-particle" : "", "parse-names" : false, "suffix" : "" } ], "container-title" : "Journal of Nonprofit &amp; Public Sector Marketing", "id" : "ITEM-3", "issue" : "3", "issued" : { "date-parts" : [ [ "2014", "7", "3" ] ] }, "page" : "258-280", "title" : "Using Segmentation and Prototyping in Engaging Politically-Salient Climate-Change Household Segments", "translator" : [ { "dropping-particle" : "", "family" : "H3628", "given" : "", "non-dropping-particle" : "", "parse-names" : false, "suffix" : "" } ], "type" : "article-journal", "volume" : "26" }, "uris" : [ "http://www.mendeley.com/documents/?uuid=f86f6286-c7de-35e2-91d7-50025b45dee7" ] } ], "mendeley" : { "formattedCitation" : "(Maibach et al., 2011; Sherley et al., 2014; Detenber et al., 2016)", "manualFormatting" : "Maibach et al., 2011; Sherley et al., 2014; Detenber et al., 2016)", "plainTextFormattedCitation" : "(Maibach et al., 2011; Sherley et al., 2014; Detenber et al., 2016)", "previouslyFormattedCitation" : "(Maibach et al., 2011; Sherley et al., 2014; Detenber et al., 2016)" }, "properties" : { "noteIndex" : 0 }, "schema" : "https://github.com/citation-style-language/schema/raw/master/csl-citation.json" }</w:instrText>
      </w:r>
      <w:r w:rsidRPr="00BC5722">
        <w:fldChar w:fldCharType="separate"/>
      </w:r>
      <w:ins w:id="1733" w:author="Robin Matthews" w:date="2021-05-18T16:02:00Z">
        <w:r w:rsidR="00602365">
          <w:rPr>
            <w:noProof/>
            <w:lang w:val="en-GB"/>
          </w:rPr>
          <w:t>Maibach et al., 2011; Sherley et al., 2014; Detenber et al., 2016)</w:t>
        </w:r>
      </w:ins>
      <w:del w:id="1734" w:author="Robin Matthews" w:date="2021-05-18T16:02:00Z">
        <w:r w:rsidRPr="00C421D6" w:rsidDel="00602365">
          <w:rPr>
            <w:noProof/>
            <w:lang w:val="en-GB"/>
          </w:rPr>
          <w:delText>Maibach et al., 2011; Sherley et al., 2014; Detenber et al., 2016)</w:delText>
        </w:r>
      </w:del>
      <w:r w:rsidRPr="00BC5722">
        <w:fldChar w:fldCharType="end"/>
      </w:r>
      <w:r w:rsidRPr="00C421D6">
        <w:rPr>
          <w:lang w:val="en-GB"/>
        </w:rPr>
        <w:t xml:space="preserve">. </w:t>
      </w:r>
      <w:r w:rsidRPr="00C421D6">
        <w:rPr>
          <w:color w:val="222222"/>
          <w:highlight w:val="white"/>
          <w:lang w:val="en-GB"/>
        </w:rPr>
        <w:t xml:space="preserve">In Brazil, two studies have shown the influence of mass media on the high level of public climate change concern in that country </w:t>
      </w:r>
      <w:commentRangeStart w:id="1735"/>
      <w:r>
        <w:rPr>
          <w:color w:val="222222"/>
          <w:highlight w:val="white"/>
        </w:rPr>
        <w:fldChar w:fldCharType="begin" w:fldLock="1"/>
      </w:r>
      <w:ins w:id="1736" w:author="Robin Matthews" w:date="2021-05-18T16:54:00Z">
        <w:r w:rsidR="00863BE4">
          <w:rPr>
            <w:color w:val="222222"/>
            <w:highlight w:val="white"/>
            <w:lang w:val="en-GB"/>
          </w:rPr>
          <w:instrText>ADDIN CSL_CITATION { "citationItems" : [ { "id" : "ITEM-1", "itemData" : { "DOI" : "10.5380/dma.v40i0.49002", "ISSN" : "2176-9109", "abstract" : "A m\u00eddia, com seu papel de revigorar a esfera p\u00fablica e criar um f\u00f3rum para o discurso p\u00fablico, tem sido importante para a compreens\u00e3o p\u00fablica das mudan\u00e7as clim\u00e1ticas, incluindo suas incertezas, controv\u00e9rsias, riscos e amea\u00e7as, bem como as proje\u00e7\u00f5es futuras e as possibilidades de enfrentamento. Ao oferecer ao p\u00fablico formas simb\u00f3licas de representa\u00e7\u00e3o da rela\u00e7\u00e3o dos indiv\u00edduos com o fen\u00f4meno, a m\u00eddia tem a responsabilidade de tentar representar as quest\u00f5es complexas que cercam as mudan\u00e7as clim\u00e1ticas, relacionando-as \u00e0s experi\u00eancias da vida moderna. Compreender essa divulga\u00e7\u00e3o midi\u00e1tica e suas caracter\u00edsticas \u00e9 um importante desafio colocado aos pesquisadores que se debru\u00e7am sobre a tr\u00edade ci\u00eancia, comunica\u00e7\u00e3o e sociedade. Este artigo busca trazer contribui\u00e7\u00f5es para esse campo anal\u00edtico, particularmente para uma lacuna que ainda existe em estudos sobre mudan\u00e7as clim\u00e1ticas e cobertura midi\u00e1tica no Brasil, a partir da an\u00e1lise e da discuss\u00e3o de resultados de uma pesquisa que teve os seguintes objetivos: (i) compreender a divulga\u00e7\u00e3o de quest\u00f5es relacionadas \u00e0s mudan\u00e7as clim\u00e1ticas e \u00e0 energia, a partir da an\u00e1lise de not\u00edcias publicadas em um jornal de grande circula\u00e7\u00e3o no Brasil, tendo como recorte temporal o per\u00edodo 2000 a 2014; e (ii) compreender percep\u00e7\u00f5es dos jornalistas sobre a cobertura jornal\u00edstica feita acerca desses temas, a partir da an\u00e1lise de conte\u00fado das entrevistas realizadas com profissionais que cobrem esses assuntos em suas rotinas. Neste artigo, os resultados s\u00e3o apresentados e discutidos \u00e0 luz de tr\u00eas argumentos anal\u00edticos: (i) tend\u00eancia a uma cobertura jornal\u00edstica mais centrada em eventos e acontecimentos pontuais; (ii) altera\u00e7\u00f5es na abordagem da cobertura sobre mudan\u00e7as clim\u00e1ticas ao longo dos anos; (iii) ado\u00e7\u00e3o de crit\u00e9rios de noticiabilidade na sele\u00e7\u00e3o das informa\u00e7\u00f5es divulgadas e na cobertura sobre mudan\u00e7as clim\u00e1ticas, incluindo senso de oportunidade, interesse (pelo) humano e conflito.", "author" : [ { "dropping-particle" : "", "family" : "Rodas", "given" : "Caroline De Ara\u00fajo", "non-dropping-particle" : "", "parse-names" : false, "suffix" : "" }, { "dropping-particle" : "", "family" : "Giulio", "given" : "Gabriela Marques", "non-dropping-particle" : "Di", "parse-names" : false, "suffix" : "" } ], "container-title" : "Desenvolvimento e Meio Ambiente", "id" : "ITEM-1", "issued" : { "date-parts" : [ [ "2017", "4", "30" ] ] }, "page" : "101-124", "title" : "M\u00eddia brasileira e mudan\u00e7as clim\u00e1ticas: uma an\u00e1lise sobre tend\u00eancias da cobertura jornal\u00edstica, abordagens e crit\u00e9rios de noticiabilidade", "translator" : [ { "dropping-particle" : "", "family" : "H3631", "given" : "", "non-dropping-particle" : "", "parse-names" : false, "suffix" : "" } ], "type" : "article-journal", "volume" : "40" }, "uris" : [ "http://www.mendeley.com/documents/?uuid=950201b2-2a8c-4a6b-bf7d-ac39be480b46" ] }, { "id" : "ITEM-2", "itemData" : { "DOI" : "10.1177/1750481318817620", "ISSN" : "17504821", "abstract" : "Given the crucial role of the mass media in influencing public\ndiscourse, this study examines the discourses around climate change\nwithin the Brazilian press, covering the time period of 2003-2013.\nSurvey evidence has shown that Brazilians' degree of concern about\nclimate change is higher than almost anywhere else, with nine out of 10\nBrazilians considering climate change a serious problem. The primary\npurpose of this study is to investigate how the press engendered\nBrazilians' striking level of climate change concern, with special\nattention to how the discourse developed over time. To this end, I\nundertake a corpus-assisted discourse analysis to examine the most\ndominant linguistic patterns in the discourse, presenting evidence on an\nunprecedented scale and with considerable depth. The corpus consists of\n19,686 newspaper texts (11.4 million words) published by 12 Brazilian\nbroadsheet papers. The results are interpreted in the light of available\nopinion polls on the public's perception of climate change as well as\nBrazil's national context and environmental governance.", "author" : [ { "dropping-particle" : "", "family" : "Dayrell", "given" : "Carmen", "non-dropping-particle" : "", "parse-names" : false, "suffix" : "" } ], "container-title" : "Discourse and Communication", "id" : "ITEM-2", "issue" : "2", "issued" : { "date-parts" : [ [ "2019", "4", "30" ] ] }, "page" : "149-171", "title" : "Discourses around climate change in Brazilian newspapers: 2003\u20132013", "translator" : [ { "dropping-particle" : "", "family" : "H3626", "given" : "", "non-dropping-particle" : "", "parse-names" : false, "suffix" : "" } ], "type" : "article-journal", "volume" : "13" }, "uris" : [ "http://www.mendeley.com/documents/?uuid=3693a613-3313-4aa9-b491-03e9860c08dd" ] } ], "mendeley" : { "formattedCitation" : "(Rodas and Di Giulio, 2017; Dayrell, 2019)", "manualFormatting" : "(Rodas and Di Giulio, 2017; Dayrell, 2019)", "plainTextFormattedCitation" : "(Rodas and Di Giulio, 2017; Dayrell, 2019)", "previouslyFormattedCitation" : "(Rodas and Di Giulio, 2017; Dayrell, 2019)" }, "properties" : { "noteIndex" : 0 }, "schema" : "https://github.com/citation-style-language/schema/raw/master/csl-citation.json" }</w:instrText>
        </w:r>
      </w:ins>
      <w:del w:id="1737" w:author="Robin Matthews" w:date="2021-05-18T16:54:00Z">
        <w:r w:rsidR="00E81B0B" w:rsidDel="00863BE4">
          <w:rPr>
            <w:color w:val="222222"/>
            <w:highlight w:val="white"/>
            <w:lang w:val="en-GB"/>
          </w:rPr>
          <w:delInstrText>ADDIN CSL_CITATION { "citationItems" : [ { "id" : "ITEM-1", "itemData" : { "DOI" : "10.5380/dma.v40i0.49002", "ISSN" : "2176-9109", "abstract" : "A m\u00eddia, com seu papel de revigorar a esfera p\u00fablica e criar um f\u00f3rum para o discurso p\u00fablico, tem sido importante para a compreens\u00e3o p\u00fablica das mudan\u00e7as clim\u00e1ticas, incluindo suas incertezas, controv\u00e9rsias, riscos e amea\u00e7as, bem como as proje\u00e7\u00f5es futuras e as possibilidades de enfrentamento. Ao oferecer ao p\u00fablico formas simb\u00f3licas de representa\u00e7\u00e3o da rela\u00e7\u00e3o dos indiv\u00edduos com o fen\u00f4meno, a m\u00eddia tem a responsabilidade de tentar representar as quest\u00f5es complexas que cercam as mudan\u00e7as clim\u00e1ticas, relacionando-as \u00e0s experi\u00eancias da vida moderna. Compreender essa divulga\u00e7\u00e3o midi\u00e1tica e suas caracter\u00edsticas \u00e9 um importante desafio colocado aos pesquisadores que se debru\u00e7am sobre a tr\u00edade ci\u00eancia, comunica\u00e7\u00e3o e sociedade. Este artigo busca trazer contribui\u00e7\u00f5es para esse campo anal\u00edtico, particularmente para uma lacuna que ainda existe em estudos sobre mudan\u00e7as clim\u00e1ticas e cobertura midi\u00e1tica no Brasil, a partir da an\u00e1lise e da discuss\u00e3o de resultados de uma pesquisa que teve os seguintes objetivos: (i) compreender a divulga\u00e7\u00e3o de quest\u00f5es relacionadas \u00e0s mudan\u00e7as clim\u00e1ticas e \u00e0 energia, a partir da an\u00e1lise de not\u00edcias publicadas em um jornal de grande circula\u00e7\u00e3o no Brasil, tendo como recorte temporal o per\u00edodo 2000 a 2014; e (ii) compreender percep\u00e7\u00f5es dos jornalistas sobre a cobertura jornal\u00edstica feita acerca desses temas, a partir da an\u00e1lise de conte\u00fado das entrevistas realizadas com profissionais que cobrem esses assuntos em suas rotinas. Neste artigo, os resultados s\u00e3o apresentados e discutidos \u00e0 luz de tr\u00eas argumentos anal\u00edticos: (i) tend\u00eancia a uma cobertura jornal\u00edstica mais centrada em eventos e acontecimentos pontuais; (ii) altera\u00e7\u00f5es na abordagem da cobertura sobre mudan\u00e7as clim\u00e1ticas ao longo dos anos; (iii) ado\u00e7\u00e3o de crit\u00e9rios de noticiabilidade na sele\u00e7\u00e3o das informa\u00e7\u00f5es divulgadas e na cobertura sobre mudan\u00e7as clim\u00e1ticas, incluindo senso de oportunidade, interesse (pelo) humano e conflito.", "author" : [ { "dropping-particle" : "", "family" : "Rodas", "given" : "Caroline De Ara\u00fajo", "non-dropping-particle" : "", "parse-names" : false, "suffix" : "" }, { "dropping-particle" : "", "family" : "Giulio", "given" : "Gabriela Marques", "non-dropping-particle" : "Di", "parse-names" : false, "suffix" : "" } ], "container-title" : "Desenvolvimento e Meio Ambiente", "id" : "ITEM-1", "issued" : { "date-parts" : [ [ "2017", "4", "30" ] ] }, "page" : "101-124", "title" : "M\u00eddia brasileira e mudan\u00e7as clim\u00e1ticas: uma an\u00e1lise sobre tend\u00eancias da cobertura jornal\u00edstica, abordagens e crit\u00e9rios de noticiabilidade", "translator" : [ { "dropping-particle" : "", "family" : "H3631", "given" : "", "non-dropping-particle" : "", "parse-names" : false, "suffix" : "" } ], "type" : "article-journal", "volume" : "40" }, "uris" : [ "http://www.mendeley.com/documents/?uuid=950201b2-2a8c-4a6b-bf7d-ac39be480b46" ] }, { "id" : "ITEM-2", "itemData" : { "DOI" : "10.1177/1750481318817620", "ISSN" : "17504821", "abstract" : "Given the crucial role of the mass media in influencing public\ndiscourse, this study examines the discourses around climate change\nwithin the Brazilian press, covering the time period of 2003-2013.\nSurvey evidence has shown that Brazilians' degree of concern about\nclimate change is higher than almost anywhere else, with nine out of 10\nBrazilians considering climate change a serious problem. The primary\npurpose of this study is to investigate how the press engendered\nBrazilians' striking level of climate change concern, with special\nattention to how the discourse developed over time. To this end, I\nundertake a corpus-assisted discourse analysis to examine the most\ndominant linguistic patterns in the discourse, presenting evidence on an\nunprecedented scale and with considerable depth. The corpus consists of\n19,686 newspaper texts (11.4 million words) published by 12 Brazilian\nbroadsheet papers. The results are interpreted in the light of available\nopinion polls on the public's perception of climate change as well as\nBrazil's national context and environmental governance.", "author" : [ { "dropping-particle" : "", "family" : "Dayrell", "given" : "Carmen", "non-dropping-particle" : "", "parse-names" : false, "suffix" : "" } ], "container-title" : "Discourse and Communication", "id" : "ITEM-2", "issue" : "2", "issued" : { "date-parts" : [ [ "2019", "4", "30" ] ] }, "page" : "149-171", "title" : "Discourses around climate change in Brazilian newspapers: 2003\u20132013", "translator" : [ { "dropping-particle" : "", "family" : "H3626", "given" : "", "non-dropping-particle" : "", "parse-names" : false, "suffix" : "" } ], "type" : "article-journal", "volume" : "13" }, "uris" : [ "http://www.mendeley.com/documents/?uuid=3693a613-3313-4aa9-b491-03e9860c08dd" ] } ], "mendeley" : { "formattedCitation" : "(Rodas and Di Giulio, 2017; Dayrell, 2019)", "manualFormatting" : "(Rodas and DiGiulio, 2017; Dayrell, 2019)", "plainTextFormattedCitation" : "(Rodas and Di Giulio, 2017; Dayrell, 2019)", "previouslyFormattedCitation" : "(Rodas and Di Giulio, 2017; Dayrell, 2019)" }, "properties" : { "noteIndex" : 0 }, "schema" : "https://github.com/citation-style-language/schema/raw/master/csl-citation.json" }</w:delInstrText>
        </w:r>
      </w:del>
      <w:r>
        <w:rPr>
          <w:color w:val="222222"/>
          <w:highlight w:val="white"/>
        </w:rPr>
        <w:fldChar w:fldCharType="separate"/>
      </w:r>
      <w:ins w:id="1738" w:author="Robin Matthews" w:date="2021-05-18T16:02:00Z">
        <w:r w:rsidR="00602365">
          <w:rPr>
            <w:noProof/>
            <w:color w:val="222222"/>
            <w:highlight w:val="white"/>
            <w:lang w:val="en-GB"/>
          </w:rPr>
          <w:t>(Rodas and Di</w:t>
        </w:r>
      </w:ins>
      <w:ins w:id="1739" w:author="Robin Matthews" w:date="2021-05-18T16:54:00Z">
        <w:r w:rsidR="00863BE4">
          <w:rPr>
            <w:noProof/>
            <w:color w:val="222222"/>
            <w:highlight w:val="white"/>
            <w:lang w:val="en-GB"/>
          </w:rPr>
          <w:t xml:space="preserve"> </w:t>
        </w:r>
      </w:ins>
      <w:ins w:id="1740" w:author="Robin Matthews" w:date="2021-05-18T16:02:00Z">
        <w:r w:rsidR="00602365">
          <w:rPr>
            <w:noProof/>
            <w:color w:val="222222"/>
            <w:highlight w:val="white"/>
            <w:lang w:val="en-GB"/>
          </w:rPr>
          <w:t>Giulio, 2017; Dayrell, 2019)</w:t>
        </w:r>
      </w:ins>
      <w:del w:id="1741" w:author="Robin Matthews" w:date="2021-05-18T16:02:00Z">
        <w:r w:rsidRPr="00C421D6" w:rsidDel="00602365">
          <w:rPr>
            <w:noProof/>
            <w:color w:val="222222"/>
            <w:highlight w:val="white"/>
            <w:lang w:val="en-GB"/>
          </w:rPr>
          <w:delText>(Rodas and DiGiulio, 2017; Dayrell, 2019)</w:delText>
        </w:r>
      </w:del>
      <w:r>
        <w:rPr>
          <w:color w:val="222222"/>
          <w:highlight w:val="white"/>
        </w:rPr>
        <w:fldChar w:fldCharType="end"/>
      </w:r>
      <w:commentRangeEnd w:id="1735"/>
      <w:r w:rsidR="007B2C50">
        <w:rPr>
          <w:rStyle w:val="CommentReference"/>
        </w:rPr>
        <w:commentReference w:id="1735"/>
      </w:r>
      <w:r w:rsidRPr="00C421D6">
        <w:rPr>
          <w:color w:val="222222"/>
          <w:highlight w:val="white"/>
          <w:lang w:val="en-GB"/>
        </w:rPr>
        <w:t>.</w:t>
      </w:r>
      <w:r w:rsidRPr="00C421D6">
        <w:rPr>
          <w:i/>
          <w:lang w:val="en-GB"/>
        </w:rPr>
        <w:t xml:space="preserve"> </w:t>
      </w:r>
      <w:r w:rsidRPr="00C421D6">
        <w:rPr>
          <w:lang w:val="en-GB"/>
        </w:rPr>
        <w:t xml:space="preserve">In the USA, analyses of television network news show that climate change receives minimal attention, is most often framed in a political context, and largely fails to link extreme weather events to climate change using appropriate probability framing </w:t>
      </w:r>
      <w:r w:rsidRPr="00BC5722">
        <w:fldChar w:fldCharType="begin" w:fldLock="1"/>
      </w:r>
      <w:r w:rsidR="00E81B0B">
        <w:rPr>
          <w:lang w:val="en-GB"/>
        </w:rPr>
        <w:instrText>ADDIN CSL_CITATION { "citationItems" : [ { "id" : "ITEM-1", "itemData" : { "author" : [ { "dropping-particle" : "", "family" : "Hassol", "given" : "Susan Joy", "non-dropping-particle" : "", "parse-names" : false, "suffix" : "" }, { "dropping-particle" : "", "family" : "Torok", "given" : "Simon", "non-dropping-particle" : "", "parse-names" : false, "suffix" : "" }, { "dropping-particle" : "", "family" : "Lewis Patrick", "given" : "Sophie Luganda", "non-dropping-particle" : "", "parse-names" : false, "suffix" : "" } ], "container-title" : "WMO Bulletin", "id" : "ITEM-1", "issue" : "2", "issued" : { "date-parts" : [ [ "2016" ] ] }, "title" : "(Un)Natural Disasters: Communicating Linkages Between Extreme Events and Climate Change", "translator" : [ { "dropping-particle" : "", "family" : "H3402", "given" : "", "non-dropping-particle" : "", "parse-names" : false, "suffix" : "" } ], "type" : "article-journal", "volume" : "65" }, "uris" : [ "http://www.mendeley.com/documents/?uuid=c3d6c310-0709-4ec2-ab86-ba08e78e5e14" ] } ], "mendeley" : { "formattedCitation" : "(Hassol et al., 2016)", "plainTextFormattedCitation" : "(Hassol et al., 2016)", "previouslyFormattedCitation" : "(Hassol et al., 2016)" }, "properties" : { "noteIndex" : 0 }, "schema" : "https://github.com/citation-style-language/schema/raw/master/csl-citation.json" }</w:instrText>
      </w:r>
      <w:r w:rsidRPr="00BC5722">
        <w:fldChar w:fldCharType="separate"/>
      </w:r>
      <w:ins w:id="1742" w:author="Robin Matthews" w:date="2021-05-18T16:02:00Z">
        <w:r w:rsidR="00602365">
          <w:rPr>
            <w:noProof/>
            <w:lang w:val="en-GB"/>
          </w:rPr>
          <w:t>(Hassol et al., 2016)</w:t>
        </w:r>
      </w:ins>
      <w:del w:id="1743" w:author="Robin Matthews" w:date="2021-05-18T16:02:00Z">
        <w:r w:rsidRPr="00C421D6" w:rsidDel="00602365">
          <w:rPr>
            <w:noProof/>
            <w:lang w:val="en-GB"/>
          </w:rPr>
          <w:delText>(Hassol et al., 2016)</w:delText>
        </w:r>
      </w:del>
      <w:r w:rsidRPr="00BC5722">
        <w:fldChar w:fldCharType="end"/>
      </w:r>
      <w:r w:rsidRPr="00C421D6">
        <w:rPr>
          <w:lang w:val="en-GB"/>
        </w:rPr>
        <w:t xml:space="preserve">. However, recent evidence suggests that Climate Matters (an Internet resource </w:t>
      </w:r>
      <w:del w:id="1744" w:author="Ian Blenkinsop" w:date="2021-07-02T14:21:00Z">
        <w:r w:rsidRPr="00C421D6" w:rsidDel="0001789A">
          <w:rPr>
            <w:lang w:val="en-GB"/>
          </w:rPr>
          <w:delText xml:space="preserve">for </w:delText>
        </w:r>
      </w:del>
      <w:ins w:id="1745" w:author="Ian Blenkinsop" w:date="2021-07-02T14:21:00Z">
        <w:r w:rsidR="0001789A">
          <w:rPr>
            <w:lang w:val="en-GB"/>
          </w:rPr>
          <w:t xml:space="preserve">to help </w:t>
        </w:r>
      </w:ins>
      <w:r w:rsidRPr="00C421D6">
        <w:rPr>
          <w:lang w:val="en-GB"/>
        </w:rPr>
        <w:t xml:space="preserve">US </w:t>
      </w:r>
      <w:del w:id="1746" w:author="Ian Blenkinsop" w:date="2021-07-02T14:18:00Z">
        <w:r w:rsidRPr="00C421D6" w:rsidDel="0001789A">
          <w:rPr>
            <w:lang w:val="en-GB"/>
          </w:rPr>
          <w:delText xml:space="preserve">TV </w:delText>
        </w:r>
      </w:del>
      <w:ins w:id="1747" w:author="Ian Blenkinsop" w:date="2021-07-02T14:18:00Z">
        <w:r w:rsidR="0001789A">
          <w:rPr>
            <w:lang w:val="en-GB"/>
          </w:rPr>
          <w:t>television</w:t>
        </w:r>
        <w:r w:rsidR="0001789A" w:rsidRPr="00C421D6">
          <w:rPr>
            <w:lang w:val="en-GB"/>
          </w:rPr>
          <w:t xml:space="preserve"> </w:t>
        </w:r>
      </w:ins>
      <w:commentRangeStart w:id="1748"/>
      <w:r w:rsidRPr="00C421D6">
        <w:rPr>
          <w:lang w:val="en-GB"/>
        </w:rPr>
        <w:t>weathercasters</w:t>
      </w:r>
      <w:commentRangeEnd w:id="1748"/>
      <w:r w:rsidR="0001789A">
        <w:rPr>
          <w:rStyle w:val="CommentReference"/>
        </w:rPr>
        <w:commentReference w:id="1748"/>
      </w:r>
      <w:r w:rsidRPr="00C421D6">
        <w:rPr>
          <w:lang w:val="en-GB"/>
        </w:rPr>
        <w:t xml:space="preserve"> </w:t>
      </w:r>
      <w:del w:id="1749" w:author="Ian Blenkinsop" w:date="2021-07-02T14:21:00Z">
        <w:r w:rsidRPr="00C421D6" w:rsidDel="0001789A">
          <w:rPr>
            <w:lang w:val="en-GB"/>
          </w:rPr>
          <w:delText xml:space="preserve">to </w:delText>
        </w:r>
      </w:del>
      <w:r w:rsidRPr="00C421D6">
        <w:rPr>
          <w:lang w:val="en-GB"/>
        </w:rPr>
        <w:t xml:space="preserve">link weather to climate change trends) may have had a positive effect on public understanding of climate change </w:t>
      </w:r>
      <w:r w:rsidRPr="00BC5722">
        <w:fldChar w:fldCharType="begin" w:fldLock="1"/>
      </w:r>
      <w:r w:rsidR="00E81B0B">
        <w:rPr>
          <w:lang w:val="en-GB"/>
        </w:rPr>
        <w:instrText>ADDIN CSL_CITATION { "citationItems" : [ { "id" : "ITEM-1", "itemData" : { "DOI" : "10.1175/WCAS-D-20-0026.1", "ISSN" : "1948-8327", "abstract" : "Climate Matters is a localized climate change reporting resources program developed to support television (TV) weathercasters across the United States. Developed as a pilot test in one media market in 2010, it launched nationwide in 2013; in the autumn of 2019 more than 797 weathercasters were participating in the program. In this paper we present evidence of the impact of the Climate Matters program on Americans\u2019 science-based understanding of climate change. We analyzed three sets of data in a multilevel model: 20 nationally representative surveys of American adults conducted biannually since 2010 (n = 23 635), data on when and how frequently Climate Matters stories were aired in each U.S. media market, and data describing the demographic, economic, and climatic conditions in each media market. We hypothesized that 1) reporting about climate change by TV weathercasters will increase science-based public understanding of climate change and 2) this effect will be stronger for people who pay more attention to local weather forecasts. Our results partially support the first hypothesis: controlling for market-level factors (population size, temperature, political ideology, and economic prosperity) and individual-level factors (age, education, income, gender, and political ideology), there is a significant positive association between the amount of Climate Matters reporting and some key indicators of science-based understanding (including that climate change is occurring, is primarily human caused, and causes harm). However, there was no evidence for the second hypothesis. These findings suggest that climate reporting by TV weathercasters, as enabled by the Climate Matters program, may be increasing the climate literacy of the American people.", "author" : [ { "dropping-particle" : "", "family" : "Myers", "given" : "Teresa A.", "non-dropping-particle" : "", "parse-names" : false, "suffix" : "" }, { "dropping-particle" : "", "family" : "Maibach", "given" : "Edward W.", "non-dropping-particle" : "", "parse-names" : false, "suffix" : "" }, { "dropping-particle" : "", "family" : "Placky", "given" : "Bernadette Woods", "non-dropping-particle" : "", "parse-names" : false, "suffix" : "" }, { "dropping-particle" : "", "family" : "Henry", "given" : "Kimberly L.", "non-dropping-particle" : "", "parse-names" : false, "suffix" : "" }, { "dropping-particle" : "", "family" : "Slater", "given" : "Michael D.", "non-dropping-particle" : "", "parse-names" : false, "suffix" : "" }, { "dropping-particle" : "", "family" : "Seitter", "given" : "Keith L.", "non-dropping-particle" : "", "parse-names" : false, "suffix" : "" } ], "container-title" : "Weather, Climate, and Society", "id" : "ITEM-1", "issue" : "4", "issued" : { "date-parts" : [ [ "2020", "10", "1" ] ] }, "page" : "863-876", "title" : "Impact of the Climate Matters Program on Public Understanding of Climate Change", "translator" : [ { "dropping-particle" : "", "family" : "H4256", "given" : "", "non-dropping-particle" : "", "parse-names" : false, "suffix" : "" } ], "type" : "article-journal", "volume" : "12" }, "uris" : [ "http://www.mendeley.com/documents/?uuid=d7847597-1a80-454d-b1d3-efa1d9fb0027" ] } ], "mendeley" : { "formattedCitation" : "(Myers et al., 2020)", "plainTextFormattedCitation" : "(Myers et al., 2020)", "previouslyFormattedCitation" : "(Myers et al., 2020)" }, "properties" : { "noteIndex" : 0 }, "schema" : "https://github.com/citation-style-language/schema/raw/master/csl-citation.json" }</w:instrText>
      </w:r>
      <w:r w:rsidRPr="00BC5722">
        <w:fldChar w:fldCharType="separate"/>
      </w:r>
      <w:ins w:id="1750" w:author="Robin Matthews" w:date="2021-05-18T16:02:00Z">
        <w:r w:rsidR="00602365">
          <w:rPr>
            <w:noProof/>
            <w:lang w:val="en-GB"/>
          </w:rPr>
          <w:t>(Myers et al., 2020)</w:t>
        </w:r>
      </w:ins>
      <w:del w:id="1751" w:author="Robin Matthews" w:date="2021-05-18T16:02:00Z">
        <w:r w:rsidRPr="00C421D6" w:rsidDel="00602365">
          <w:rPr>
            <w:noProof/>
            <w:lang w:val="en-GB"/>
          </w:rPr>
          <w:delText>(Myers et al., 2020)</w:delText>
        </w:r>
      </w:del>
      <w:r w:rsidRPr="00BC5722">
        <w:fldChar w:fldCharType="end"/>
      </w:r>
      <w:r w:rsidRPr="00C421D6">
        <w:rPr>
          <w:lang w:val="en-GB"/>
        </w:rPr>
        <w:t xml:space="preserve">. </w:t>
      </w:r>
      <w:r w:rsidRPr="00C421D6">
        <w:rPr>
          <w:color w:val="222222"/>
          <w:highlight w:val="white"/>
          <w:lang w:val="en-GB"/>
        </w:rPr>
        <w:t xml:space="preserve">Also, some media outlets have recently adopted and promoted terms and phrases stronger than the more neutral ‘climate change’ and ‘global warming’, including ‘climate crisis’, ‘global heating’, and ‘climate emergency’ </w:t>
      </w:r>
      <w:commentRangeStart w:id="1752"/>
      <w:commentRangeStart w:id="1753"/>
      <w:r>
        <w:rPr>
          <w:color w:val="222222"/>
          <w:highlight w:val="white"/>
        </w:rPr>
        <w:fldChar w:fldCharType="begin" w:fldLock="1"/>
      </w:r>
      <w:r w:rsidR="00A94565">
        <w:rPr>
          <w:color w:val="222222"/>
          <w:highlight w:val="white"/>
          <w:lang w:val="en-GB"/>
        </w:rPr>
        <w:instrText>ADDIN CSL_CITATION { "citationItems" : [ { "id" : "ITEM-1", "itemData" : { "author" : [ { "dropping-particle" : "", "family" : "Zeldin-O'Neill", "given" : "Sophie", "non-dropping-particle" : "", "parse-names" : false, "suffix" : "" } ], "container-title" : "The Guardian", "id" : "ITEM-1", "issued" : { "date-parts" : [ [ "2019" ] ] }, "title" : "\u2018It's a crisis, not a change\u2019: the six Guardian language changes on climate matters", "translator" : [ { "dropping-particle" : "", "family" : "Rt21", "given" : "H4783", "non-dropping-particle" : "", "parse-names" : false, "suffix" : "" } ], "type" : "article-newspaper" }, "uris" : [ "http://www.mendeley.com/documents/?uuid=c3c1dd21-035f-4d32-8fff-03e8291b0791" ] } ], "mendeley" : { "formattedCitation" : "(Zeldin-O\u2019Neill, 2019)", "plainTextFormattedCitation" : "(Zeldin-O\u2019Neill, 2019)", "previouslyFormattedCitation" : "(Zeldin-O\u2019Neill, 2019)" }, "properties" : { "noteIndex" : 0 }, "schema" : "https://github.com/citation-style-language/schema/raw/master/csl-citation.json" }</w:instrText>
      </w:r>
      <w:r>
        <w:rPr>
          <w:color w:val="222222"/>
          <w:highlight w:val="white"/>
        </w:rPr>
        <w:fldChar w:fldCharType="separate"/>
      </w:r>
      <w:ins w:id="1754" w:author="Robin Matthews" w:date="2021-05-18T16:02:00Z">
        <w:r w:rsidR="00602365">
          <w:rPr>
            <w:noProof/>
            <w:color w:val="222222"/>
            <w:highlight w:val="white"/>
            <w:lang w:val="en-GB"/>
          </w:rPr>
          <w:t>(Zeldin-O’Neill, 2019)</w:t>
        </w:r>
      </w:ins>
      <w:del w:id="1755" w:author="Robin Matthews" w:date="2021-05-18T16:02:00Z">
        <w:r w:rsidRPr="00C421D6" w:rsidDel="00602365">
          <w:rPr>
            <w:noProof/>
            <w:color w:val="222222"/>
            <w:highlight w:val="white"/>
            <w:lang w:val="en-GB"/>
          </w:rPr>
          <w:delText>(Zeldin-O’Neill, 2019)</w:delText>
        </w:r>
      </w:del>
      <w:r>
        <w:rPr>
          <w:color w:val="222222"/>
          <w:highlight w:val="white"/>
        </w:rPr>
        <w:fldChar w:fldCharType="end"/>
      </w:r>
      <w:commentRangeEnd w:id="1752"/>
      <w:commentRangeEnd w:id="1753"/>
      <w:r w:rsidR="007B2C50">
        <w:rPr>
          <w:rStyle w:val="CommentReference"/>
        </w:rPr>
        <w:commentReference w:id="1752"/>
      </w:r>
      <w:r w:rsidR="00863BE4">
        <w:rPr>
          <w:rStyle w:val="CommentReference"/>
        </w:rPr>
        <w:commentReference w:id="1753"/>
      </w:r>
      <w:r w:rsidRPr="00C421D6">
        <w:rPr>
          <w:color w:val="222222"/>
          <w:highlight w:val="white"/>
          <w:lang w:val="en-GB"/>
        </w:rPr>
        <w:t>. Google searches on those terms, and on ‘climate action</w:t>
      </w:r>
      <w:del w:id="1756" w:author="Ian Blenkinsop" w:date="2021-07-02T14:22:00Z">
        <w:r w:rsidRPr="00C421D6" w:rsidDel="00086E19">
          <w:rPr>
            <w:color w:val="222222"/>
            <w:highlight w:val="white"/>
            <w:lang w:val="en-GB"/>
          </w:rPr>
          <w:delText>,</w:delText>
        </w:r>
      </w:del>
      <w:r w:rsidRPr="00C421D6">
        <w:rPr>
          <w:color w:val="222222"/>
          <w:highlight w:val="white"/>
          <w:lang w:val="en-GB"/>
        </w:rPr>
        <w:t>’</w:t>
      </w:r>
      <w:ins w:id="1757" w:author="Ian Blenkinsop" w:date="2021-07-02T14:22:00Z">
        <w:r w:rsidR="00086E19" w:rsidRPr="00C421D6">
          <w:rPr>
            <w:color w:val="222222"/>
            <w:highlight w:val="white"/>
            <w:lang w:val="en-GB"/>
          </w:rPr>
          <w:t>,</w:t>
        </w:r>
      </w:ins>
      <w:r w:rsidRPr="00C421D6">
        <w:rPr>
          <w:color w:val="222222"/>
          <w:highlight w:val="white"/>
          <w:lang w:val="en-GB"/>
        </w:rPr>
        <w:t xml:space="preserve"> increased 20-fold in 2019, when large social movements such as </w:t>
      </w:r>
      <w:del w:id="1758" w:author="Ian Blenkinsop" w:date="2021-07-02T14:23:00Z">
        <w:r w:rsidRPr="00C421D6" w:rsidDel="00086E19">
          <w:rPr>
            <w:color w:val="222222"/>
            <w:highlight w:val="white"/>
            <w:lang w:val="en-GB"/>
          </w:rPr>
          <w:delText xml:space="preserve">the </w:delText>
        </w:r>
      </w:del>
      <w:bookmarkStart w:id="1759" w:name="_Hlk66716808"/>
      <w:r w:rsidRPr="00C421D6">
        <w:rPr>
          <w:color w:val="222222"/>
          <w:highlight w:val="white"/>
          <w:lang w:val="en-GB"/>
        </w:rPr>
        <w:t>School Strikes for Climate</w:t>
      </w:r>
      <w:bookmarkEnd w:id="1759"/>
      <w:r w:rsidRPr="00C421D6">
        <w:rPr>
          <w:color w:val="222222"/>
          <w:highlight w:val="white"/>
          <w:lang w:val="en-GB"/>
        </w:rPr>
        <w:t xml:space="preserve"> gained worldwide attention </w:t>
      </w:r>
      <w:commentRangeStart w:id="1760"/>
      <w:r>
        <w:rPr>
          <w:color w:val="222222"/>
          <w:highlight w:val="white"/>
        </w:rPr>
        <w:fldChar w:fldCharType="begin" w:fldLock="1"/>
      </w:r>
      <w:r w:rsidR="00E81B0B">
        <w:rPr>
          <w:color w:val="222222"/>
          <w:highlight w:val="white"/>
          <w:lang w:val="en-GB"/>
        </w:rPr>
        <w:instrText>ADDIN CSL_CITATION { "citationItems" : [ { "id" : "ITEM-1", "itemData" : { "DOI" : "10.1111/gcb.14978", "ISSN" : "1354-1013", "author" : [ { "dropping-particle" : "", "family" : "Thackeray", "given" : "Stephen J.", "non-dropping-particle" : "", "parse-names" : false, "suffix" : "" }, { "dropping-particle" : "", "family" : "Robinson", "given" : "Sharon A.", "non-dropping-particle" : "", "parse-names" : false, "suffix" : "" }, { "dropping-particle" : "", "family" : "Smith", "given" : "Pete", "non-dropping-particle" : "", "parse-names" : false, "suffix" : "" }, { "dropping-particle" : "", "family" : "Bruno", "given" : "Rhea", "non-dropping-particle" : "", "parse-names" : false, "suffix" : "" }, { "dropping-particle" : "", "family" : "Kirschbaum", "given" : "Miko U. F.", "non-dropping-particle" : "", "parse-names" : false, "suffix" : "" }, { "dropping-particle" : "", "family" : "Bernacchi", "given" : "Carl", "non-dropping-particle" : "", "parse-names" : false, "suffix" : "" }, { "dropping-particle" : "", "family" : "Byrne", "given" : "Maria", "non-dropping-particle" : "", "parse-names" : false, "suffix" : "" }, { "dropping-particle" : "", "family" : "Cheung", "given" : "William", "non-dropping-particle" : "", "parse-names" : false, "suffix" : "" }, { "dropping-particle" : "", "family" : "Cotrufo", "given" : "M. Francesca", "non-dropping-particle" : "", "parse-names" : false, "suffix" : "" }, { "dropping-particle" : "", "family" : "Gienapp", "given" : "Phillip", "non-dropping-particle" : "", "parse-names" : false, "suffix" : "" }, { "dropping-particle" : "", "family" : "Hartley", "given" : "Sue", "non-dropping-particle" : "", "parse-names" : false, "suffix" : "" }, { "dropping-particle" : "", "family" : "Janssens", "given" : "Ivan", "non-dropping-particle" : "", "parse-names" : false, "suffix" : "" }, { "dropping-particle" : "", "family" : "Hefin Jones", "given" : "T.", "non-dropping-particle" : "", "parse-names" : false, "suffix" : "" }, { "dropping-particle" : "", "family" : "Kobayashi", "given" : "Kazuhiko", "non-dropping-particle" : "", "parse-names" : false, "suffix" : "" }, { "dropping-particle" : "", "family" : "Luo", "given" : "Yiqi", "non-dropping-particle" : "", "parse-names" : false, "suffix" : "" }, { "dropping-particle" : "", "family" : "Penuelas", "given" : "Josep", "non-dropping-particle" : "", "parse-names" : false, "suffix" : "" }, { "dropping-particle" : "", "family" : "Sage", "given" : "Rowan", "non-dropping-particle" : "", "parse-names" : false, "suffix" : "" }, { "dropping-particle" : "", "family" : "Suggett", "given" : "David J.", "non-dropping-particle" : "", "parse-names" : false, "suffix" : "" }, { "dropping-particle" : "", "family" : "Way", "given" : "Danielle", "non-dropping-particle" : "", "parse-names" : false, "suffix" : "" }, { "dropping-particle" : "", "family" : "Long", "given" : "Steve", "non-dropping-particle" : "", "parse-names" : false, "suffix" : "" } ], "container-title" : "Global Change Biology", "id" : "ITEM-1", "issue" : "3", "issued" : { "date-parts" : [ [ "2020", "3", "23" ] ] }, "page" : "1042-1044", "title" : "Civil disobedience movements such as School Strike for the Climate are raising public awareness of the climate change emergency", "translator" : [ { "dropping-particle" : "", "family" : "H4199", "given" : "", "non-dropping-particle" : "", "parse-names" : false, "suffix" : "" } ], "type" : "article-journal", "volume" : "26" }, "uris" : [ "http://www.mendeley.com/documents/?uuid=218b92ba-5292-493a-bcaa-d5bb1b47b054" ] } ], "mendeley" : { "formattedCitation" : "(Thackeray et al., 2020)", "plainTextFormattedCitation" : "(Thackeray et al., 2020)", "previouslyFormattedCitation" : "(Thackeray et al., 2020)" }, "properties" : { "noteIndex" : 0 }, "schema" : "https://github.com/citation-style-language/schema/raw/master/csl-citation.json" }</w:instrText>
      </w:r>
      <w:r>
        <w:rPr>
          <w:color w:val="222222"/>
          <w:highlight w:val="white"/>
        </w:rPr>
        <w:fldChar w:fldCharType="separate"/>
      </w:r>
      <w:ins w:id="1761" w:author="Robin Matthews" w:date="2021-05-18T16:02:00Z">
        <w:r w:rsidR="00602365">
          <w:rPr>
            <w:noProof/>
            <w:color w:val="222222"/>
            <w:highlight w:val="white"/>
            <w:lang w:val="en-GB"/>
          </w:rPr>
          <w:t>(Thackeray et al., 2020)</w:t>
        </w:r>
      </w:ins>
      <w:del w:id="1762" w:author="Robin Matthews" w:date="2021-05-18T16:02:00Z">
        <w:r w:rsidRPr="00C421D6" w:rsidDel="00602365">
          <w:rPr>
            <w:noProof/>
            <w:color w:val="222222"/>
            <w:highlight w:val="white"/>
            <w:lang w:val="en-GB"/>
          </w:rPr>
          <w:delText>(Thackeray et al., 2020)</w:delText>
        </w:r>
      </w:del>
      <w:r>
        <w:rPr>
          <w:color w:val="222222"/>
          <w:highlight w:val="white"/>
        </w:rPr>
        <w:fldChar w:fldCharType="end"/>
      </w:r>
      <w:commentRangeEnd w:id="1760"/>
      <w:r w:rsidR="007B2C50">
        <w:rPr>
          <w:rStyle w:val="CommentReference"/>
        </w:rPr>
        <w:commentReference w:id="1760"/>
      </w:r>
      <w:r w:rsidRPr="00C421D6">
        <w:rPr>
          <w:color w:val="222222"/>
          <w:highlight w:val="white"/>
          <w:lang w:val="en-GB"/>
        </w:rPr>
        <w:t xml:space="preserve">. We thus assess that </w:t>
      </w:r>
      <w:r w:rsidRPr="00C421D6">
        <w:rPr>
          <w:lang w:val="en-GB"/>
        </w:rPr>
        <w:t>specific characteristics of media coverage play a major role in climate understanding and perception (</w:t>
      </w:r>
      <w:r w:rsidRPr="00C421D6">
        <w:rPr>
          <w:i/>
          <w:lang w:val="en-GB"/>
        </w:rPr>
        <w:t>high confidence</w:t>
      </w:r>
      <w:r w:rsidRPr="00C421D6">
        <w:rPr>
          <w:lang w:val="en-GB"/>
        </w:rPr>
        <w:t>), including how IPCC assessments are received by the general public.</w:t>
      </w:r>
    </w:p>
    <w:bookmarkEnd w:id="1708"/>
    <w:p w14:paraId="0ED5F601" w14:textId="77777777" w:rsidR="0079149B" w:rsidRPr="00C421D6" w:rsidRDefault="0079149B" w:rsidP="0079149B">
      <w:pPr>
        <w:pStyle w:val="AR6BodyText"/>
        <w:rPr>
          <w:lang w:val="en-GB"/>
        </w:rPr>
      </w:pPr>
    </w:p>
    <w:p w14:paraId="414B4E05" w14:textId="1DD43635" w:rsidR="0079149B" w:rsidRPr="00C421D6" w:rsidRDefault="0079149B" w:rsidP="0079149B">
      <w:pPr>
        <w:pStyle w:val="AR6BodyText"/>
        <w:rPr>
          <w:lang w:val="en-GB"/>
        </w:rPr>
      </w:pPr>
      <w:r w:rsidRPr="00C421D6">
        <w:rPr>
          <w:lang w:val="en-GB"/>
        </w:rPr>
        <w:t xml:space="preserve">Since AR5, social media platforms have dramatically altered the mass-media landscape, bringing about a </w:t>
      </w:r>
      <w:bookmarkStart w:id="1763" w:name="_Hlk66716828"/>
      <w:r w:rsidRPr="00C421D6">
        <w:rPr>
          <w:lang w:val="en-GB"/>
        </w:rPr>
        <w:t xml:space="preserve">shift from uni-directional transfer of information and ideas to more fluid, multi-directional flows </w:t>
      </w:r>
      <w:r w:rsidRPr="00BC5722">
        <w:fldChar w:fldCharType="begin" w:fldLock="1"/>
      </w:r>
      <w:r w:rsidR="00A94565">
        <w:rPr>
          <w:lang w:val="en-GB"/>
        </w:rPr>
        <w:instrText>ADDIN CSL_CITATION { "citationItems" : [ { "id" : "ITEM-1", "itemData" : { "DOI" : "10.1002/wcc.569", "ISSN" : "17577780", "author" : [ { "dropping-particle" : "", "family" : "Pearce", "given" : "Warren", "non-dropping-particle" : "", "parse-names" : false, "suffix" : "" }, { "dropping-particle" : "", "family" : "Niederer", "given" : "Sabine", "non-dropping-particle" : "", "parse-names" : false, "suffix" : "" }, { "dropping-particle" : "", "family" : "\u00d6zkula", "given" : "Suay Melisa", "non-dropping-particle" : "", "parse-names" : false, "suffix" : "" }, { "dropping-particle" : "", "family" : "S\u00e1nchez Querub\u00edn", "given" : "Natalia", "non-dropping-particle" : "", "parse-names" : false, "suffix" : "" } ], "container-title" : "WIREs Climate Change", "id" : "ITEM-1", "issue" : "2", "issued" : { "date-parts" : [ [ "2019", "3" ] ] }, "page" : "e569", "title" : "The social media life of climate change: Platforms, publics, and future imaginaries", "translator" : [ { "dropping-particle" : "", "family" : "H3017", "given" : "", "non-dropping-particle" : "", "parse-names" : false, "suffix" : "" } ], "type" : "article-journal", "volume" : "10" }, "uris" : [ "http://www.mendeley.com/documents/?uuid=aae89c80-48bd-41c1-91ab-22478e652574" ] } ], "mendeley" : { "formattedCitation" : "(Pearce et al., 2019)", "plainTextFormattedCitation" : "(Pearce et al., 2019)", "previouslyFormattedCitation" : "(Pearce et al., 2019)" }, "properties" : { "noteIndex" : 0 }, "schema" : "https://github.com/citation-style-language/schema/raw/master/csl-citation.json" }</w:instrText>
      </w:r>
      <w:r w:rsidRPr="00BC5722">
        <w:fldChar w:fldCharType="separate"/>
      </w:r>
      <w:ins w:id="1764" w:author="Robin Matthews" w:date="2021-05-18T16:02:00Z">
        <w:r w:rsidR="00602365">
          <w:rPr>
            <w:noProof/>
            <w:lang w:val="en-GB"/>
          </w:rPr>
          <w:t>(Pearce et al., 2019)</w:t>
        </w:r>
      </w:ins>
      <w:del w:id="1765" w:author="Robin Matthews" w:date="2021-05-18T16:02:00Z">
        <w:r w:rsidRPr="00C421D6" w:rsidDel="00602365">
          <w:rPr>
            <w:noProof/>
            <w:lang w:val="en-GB"/>
          </w:rPr>
          <w:delText>(Pearce et al., 2019)</w:delText>
        </w:r>
      </w:del>
      <w:r w:rsidRPr="00BC5722">
        <w:fldChar w:fldCharType="end"/>
      </w:r>
      <w:r w:rsidRPr="00C421D6">
        <w:rPr>
          <w:lang w:val="en-GB"/>
        </w:rPr>
        <w:t xml:space="preserve">. A survey covering 18 Latin American countries </w:t>
      </w:r>
      <w:r w:rsidRPr="00BC5722">
        <w:fldChar w:fldCharType="begin" w:fldLock="1"/>
      </w:r>
      <w:r w:rsidR="00A94565">
        <w:rPr>
          <w:lang w:val="en-GB"/>
        </w:rPr>
        <w:instrText>ADDIN CSL_CITATION { "citationItems" : [ { "id" : "ITEM-1", "itemData" : { "DOI" : "https://www.statknows.com/sk-and-cr2-cclatam-resultsreport", "author" : [ { "dropping-particle" : "", "family" : "StatKnows-CR2", "given" : "", "non-dropping-particle" : "", "parse-names" : false, "suffix" : "" } ], "id" : "ITEM-1", "issued" : { "date-parts" : [ [ "2019" ] ] }, "number-of-pages" : "30", "publisher" : "StatKnows and the Center for Climate and Resilience Research (CR2)", "title" : "International Survey on Climate Change", "translator" : [ { "dropping-particle" : "", "family" : "H4083", "given" : "Rt7", "non-dropping-particle" : "", "parse-names" : false, "suffix" : "" } ], "type" : "report" }, "uris" : [ "http://www.mendeley.com/documents/?uuid=5b1f46de-266c-4f76-b2fd-3de149915540" ] } ], "mendeley" : { "formattedCitation" : "(StatKnows-CR2, 2019)", "plainTextFormattedCitation" : "(StatKnows-CR2, 2019)", "previouslyFormattedCitation" : "(StatKnows-CR2, 2019)" }, "properties" : { "noteIndex" : 0 }, "schema" : "https://github.com/citation-style-language/schema/raw/master/csl-citation.json" }</w:instrText>
      </w:r>
      <w:r w:rsidRPr="00BC5722">
        <w:fldChar w:fldCharType="separate"/>
      </w:r>
      <w:ins w:id="1766" w:author="Robin Matthews" w:date="2021-05-18T16:02:00Z">
        <w:r w:rsidR="00602365">
          <w:rPr>
            <w:noProof/>
            <w:lang w:val="en-GB"/>
          </w:rPr>
          <w:t>(StatKnows-CR2, 2019)</w:t>
        </w:r>
      </w:ins>
      <w:del w:id="1767" w:author="Robin Matthews" w:date="2021-05-18T16:02:00Z">
        <w:r w:rsidRPr="00C421D6" w:rsidDel="00602365">
          <w:rPr>
            <w:noProof/>
            <w:lang w:val="en-GB"/>
          </w:rPr>
          <w:delText>(StatKnows-CR2, 2019)</w:delText>
        </w:r>
      </w:del>
      <w:r w:rsidRPr="00BC5722">
        <w:fldChar w:fldCharType="end"/>
      </w:r>
      <w:r w:rsidRPr="00C421D6">
        <w:rPr>
          <w:lang w:val="en-GB"/>
        </w:rPr>
        <w:t xml:space="preserve"> found that the main sources of information about climate change mentioned were the Internet (52% of mentions), followed by social media (18%). </w:t>
      </w:r>
      <w:bookmarkStart w:id="1768" w:name="_Hlk66716884"/>
      <w:r w:rsidR="00117528">
        <w:rPr>
          <w:lang w:val="en-GB"/>
        </w:rPr>
        <w:t>There are well-known challenges with s</w:t>
      </w:r>
      <w:r w:rsidRPr="00C421D6">
        <w:rPr>
          <w:lang w:val="en-GB"/>
        </w:rPr>
        <w:t>ocial</w:t>
      </w:r>
      <w:bookmarkEnd w:id="1768"/>
      <w:r w:rsidR="00A203C4">
        <w:rPr>
          <w:lang w:val="en-GB"/>
        </w:rPr>
        <w:t xml:space="preserve"> media</w:t>
      </w:r>
      <w:r w:rsidRPr="00C421D6">
        <w:rPr>
          <w:lang w:val="en-GB"/>
        </w:rPr>
        <w:t xml:space="preserve">, such as misleading or false presentations of scientific findings, incivility that diminishes the quality of discussion around climate change topics, and ‘filter bubbles’ that restrict interactions to those with broadly similar views </w:t>
      </w:r>
      <w:r w:rsidRPr="00BC5722">
        <w:fldChar w:fldCharType="begin" w:fldLock="1"/>
      </w:r>
      <w:r w:rsidR="00E81B0B">
        <w:rPr>
          <w:lang w:val="en-GB"/>
        </w:rPr>
        <w:instrText>ADDIN CSL_CITATION { "citationItems" : [ { "id" : "ITEM-1", "itemData" : { "DOI" : "10.1177/1075547017735113", "ISSN" : "1075-5470", "author" : [ { "dropping-particle" : "", "family" : "Anderson", "given" : "Ashley A.", "non-dropping-particle" : "", "parse-names" : false, "suffix" : "" }, { "dropping-particle" : "", "family" : "Huntington", "given" : "Heidi E.", "non-dropping-particle" : "", "parse-names" : false, "suffix" : "" } ], "container-title" : "Science Communication", "id" : "ITEM-1", "issue" : "5", "issued" : { "date-parts" : [ [ "2017", "10", "13" ] ] }, "page" : "598-620", "title" : "Social Media, Science, and Attack Discourse: How Twitter Discussions of Climate Change Use Sarcasm and Incivility", "translator" : [ { "dropping-particle" : "", "family" : "H3043", "given" : "", "non-dropping-particle" : "", "parse-names" : false, "suffix" : "" } ], "type" : "article-journal", "volume" : "39" }, "uris" : [ "http://www.mendeley.com/documents/?uuid=fa43c324-4252-470a-9e09-e1f2d1d80a5b" ] } ], "mendeley" : { "formattedCitation" : "(Anderson and Huntington, 2017)", "manualFormatting" : "(Anderson and Huntington, 2017)", "plainTextFormattedCitation" : "(Anderson and Huntington, 2017)", "previouslyFormattedCitation" : "(Anderson and Huntington, 2017)" }, "properties" : { "noteIndex" : 0 }, "schema" : "https://github.com/citation-style-language/schema/raw/master/csl-citation.json" }</w:instrText>
      </w:r>
      <w:r w:rsidRPr="00BC5722">
        <w:fldChar w:fldCharType="separate"/>
      </w:r>
      <w:ins w:id="1769" w:author="Robin Matthews" w:date="2021-05-18T16:02:00Z">
        <w:r w:rsidR="00602365">
          <w:rPr>
            <w:noProof/>
            <w:lang w:val="en-GB"/>
          </w:rPr>
          <w:t>(Anderson and Huntington, 2017)</w:t>
        </w:r>
      </w:ins>
      <w:del w:id="1770" w:author="Robin Matthews" w:date="2021-05-18T16:02:00Z">
        <w:r w:rsidRPr="00C421D6" w:rsidDel="00602365">
          <w:rPr>
            <w:noProof/>
            <w:lang w:val="en-GB"/>
          </w:rPr>
          <w:delText>(Anderson and Huntington, 2017)</w:delText>
        </w:r>
      </w:del>
      <w:r w:rsidRPr="00BC5722">
        <w:fldChar w:fldCharType="end"/>
      </w:r>
      <w:r w:rsidRPr="00C421D6">
        <w:rPr>
          <w:lang w:val="en-GB"/>
        </w:rPr>
        <w:t xml:space="preserve">. However, at certain moments (such as at the release of the AR5 WGI report), Twitter studies have found that more mixed, highly-connected groups existed, within which members were less polarized </w:t>
      </w:r>
      <w:r w:rsidRPr="00BC5722">
        <w:fldChar w:fldCharType="begin" w:fldLock="1"/>
      </w:r>
      <w:r w:rsidR="00E81B0B">
        <w:rPr>
          <w:lang w:val="en-GB"/>
        </w:rPr>
        <w:instrText>ADDIN CSL_CITATION { "citationItems" : [ { "id" : "ITEM-1", "itemData" : { "DOI" : "10.1371/journal.pone.0094785", "ISSN" : "1932-6203", "author" : [ { "dropping-particle" : "", "family" : "Pearce", "given" : "Warren", "non-dropping-particle" : "", "parse-names" : false, "suffix" : "" }, { "dropping-particle" : "", "family" : "Holmberg", "given" : "Kim", "non-dropping-particle" : "", "parse-names" : false, "suffix" : "" }, { "dropping-particle" : "", "family" : "Hellsten", "given" : "Iina", "non-dropping-particle" : "", "parse-names" : false, "suffix" : "" }, { "dropping-particle" : "", "family" : "Nerlich", "given" : "Brigitte", "non-dropping-particle" : "", "parse-names" : false, "suffix" : "" } ], "container-title" : "PLoS ONE", "editor" : [ { "dropping-particle" : "", "family" : "Amblard", "given" : "Frederic", "non-dropping-particle" : "", "parse-names" : false, "suffix" : "" } ], "id" : "ITEM-1", "issue" : "4", "issued" : { "date-parts" : [ [ "2014", "4", "9" ] ] }, "page" : "e94785", "title" : "Climate Change on Twitter: Topics, Communities and Conversations about the 2013 IPCC Working Group 1 Report", "translator" : [ { "dropping-particle" : "", "family" : "H3042", "given" : "", "non-dropping-particle" : "", "parse-names" : false, "suffix" : "" } ], "type" : "article-journal", "volume" : "9" }, "uris" : [ "http://www.mendeley.com/documents/?uuid=a02cc68b-ad88-4454-85bd-3c09ad652a2a" ] }, { "id" : "ITEM-2", "itemData" : { "DOI" : "10.1016/j.gloenvcha.2015.03.006", "ISSN" : "09593780", "author" : [ { "dropping-particle" : "", "family" : "Williams", "given" : "Hywel T.P.", "non-dropping-particle" : "", "parse-names" : false, "suffix" : "" }, { "dropping-particle" : "", "family" : "McMurray", "given" : "James R.", "non-dropping-particle" : "", "parse-names" : false, "suffix" : "" }, { "dropping-particle" : "", "family" : "Kurz", "given" : "Tim", "non-dropping-particle" : "", "parse-names" : false, "suffix" : "" }, { "dropping-particle" : "", "family" : "Hugo Lambert", "given" : "F.", "non-dropping-particle" : "", "parse-names" : false, "suffix" : "" } ], "container-title" : "Global Environmental Change", "id" : "ITEM-2", "issued" : { "date-parts" : [ [ "2015", "5" ] ] }, "page" : "126-138", "title" : "Network analysis reveals open forums and echo chambers in social media discussions of climate change", "translator" : [ { "dropping-particle" : "", "family" : "H3045", "given" : "", "non-dropping-particle" : "", "parse-names" : false, "suffix" : "" } ], "type" : "article-journal", "volume" : "32" }, "uris" : [ "http://www.mendeley.com/documents/?uuid=ec731191-9118-4de2-9f59-3efd1afcae21" ] } ], "mendeley" : { "formattedCitation" : "(Pearce et al., 2014; Williams et al., 2015)", "plainTextFormattedCitation" : "(Pearce et al., 2014; Williams et al., 2015)", "previouslyFormattedCitation" : "(Pearce et al., 2014; Williams et al., 2015)" }, "properties" : { "noteIndex" : 0 }, "schema" : "https://github.com/citation-style-language/schema/raw/master/csl-citation.json" }</w:instrText>
      </w:r>
      <w:r w:rsidRPr="00BC5722">
        <w:fldChar w:fldCharType="separate"/>
      </w:r>
      <w:ins w:id="1771" w:author="Robin Matthews" w:date="2021-05-18T16:02:00Z">
        <w:r w:rsidR="00602365">
          <w:rPr>
            <w:noProof/>
            <w:lang w:val="en-GB"/>
          </w:rPr>
          <w:t>(Pearce et al., 2014; Williams et al., 2015)</w:t>
        </w:r>
      </w:ins>
      <w:del w:id="1772" w:author="Robin Matthews" w:date="2021-05-18T16:02:00Z">
        <w:r w:rsidRPr="00C421D6" w:rsidDel="00602365">
          <w:rPr>
            <w:noProof/>
            <w:lang w:val="en-GB"/>
          </w:rPr>
          <w:delText>(Pearce et al., 2014; Williams et al., 2015)</w:delText>
        </w:r>
      </w:del>
      <w:r w:rsidRPr="00BC5722">
        <w:fldChar w:fldCharType="end"/>
      </w:r>
      <w:r w:rsidRPr="00C421D6">
        <w:rPr>
          <w:lang w:val="en-GB"/>
        </w:rPr>
        <w:t xml:space="preserve">. Thus, social media platforms may in some circumstances support dialogic or co-production approaches to climate communication. Because the contents of IPCC reports speak not only to policymakers, but also to the broader public, the character and effects of </w:t>
      </w:r>
      <w:r w:rsidRPr="00C421D6">
        <w:rPr>
          <w:lang w:val="en-GB"/>
        </w:rPr>
        <w:lastRenderedPageBreak/>
        <w:t xml:space="preserve">media coverage are important considerations across </w:t>
      </w:r>
      <w:del w:id="1773" w:author="Ian Blenkinsop" w:date="2021-07-02T15:07:00Z">
        <w:r w:rsidRPr="00C421D6" w:rsidDel="007C436E">
          <w:rPr>
            <w:lang w:val="en-GB"/>
          </w:rPr>
          <w:delText>Working Groups</w:delText>
        </w:r>
      </w:del>
      <w:ins w:id="1774" w:author="Ian Blenkinsop" w:date="2021-07-07T12:49:00Z">
        <w:r w:rsidR="00AD777A">
          <w:rPr>
            <w:lang w:val="en-GB"/>
          </w:rPr>
          <w:t>Working Groups</w:t>
        </w:r>
      </w:ins>
      <w:r w:rsidRPr="00C421D6">
        <w:rPr>
          <w:lang w:val="en-GB"/>
        </w:rPr>
        <w:t xml:space="preserve">. </w:t>
      </w:r>
    </w:p>
    <w:bookmarkEnd w:id="1763"/>
    <w:p w14:paraId="6A670B4D" w14:textId="77777777" w:rsidR="00A0682F" w:rsidRPr="0079149B" w:rsidRDefault="00A0682F" w:rsidP="00A0682F">
      <w:pPr>
        <w:pBdr>
          <w:top w:val="nil"/>
          <w:left w:val="nil"/>
          <w:bottom w:val="nil"/>
          <w:right w:val="nil"/>
          <w:between w:val="nil"/>
        </w:pBdr>
        <w:rPr>
          <w:color w:val="000000"/>
        </w:rPr>
      </w:pPr>
    </w:p>
    <w:p w14:paraId="0E298282" w14:textId="0E35A157" w:rsidR="00A0682F" w:rsidRPr="00C421D6" w:rsidRDefault="00A0682F" w:rsidP="003133C1">
      <w:pPr>
        <w:pStyle w:val="AR6BodyText"/>
        <w:rPr>
          <w:lang w:val="en-GB"/>
        </w:rPr>
      </w:pPr>
    </w:p>
    <w:p w14:paraId="268C70FD" w14:textId="7A5EE3AD" w:rsidR="00102875" w:rsidRPr="009D46EB" w:rsidRDefault="00102875" w:rsidP="00102875">
      <w:pPr>
        <w:pStyle w:val="AR6Chap1Level111"/>
        <w:rPr>
          <w:lang w:val="en-GB"/>
        </w:rPr>
      </w:pPr>
      <w:bookmarkStart w:id="1775" w:name="_Toc69949972"/>
      <w:r w:rsidRPr="009D46EB">
        <w:rPr>
          <w:lang w:val="en-GB"/>
        </w:rPr>
        <w:t xml:space="preserve">How </w:t>
      </w:r>
      <w:del w:id="1776" w:author="Ian Blenkinsop" w:date="2021-07-02T15:08:00Z">
        <w:r w:rsidRPr="009D46EB" w:rsidDel="007C436E">
          <w:rPr>
            <w:lang w:val="en-GB"/>
          </w:rPr>
          <w:delText xml:space="preserve">we </w:delText>
        </w:r>
      </w:del>
      <w:ins w:id="1777" w:author="Ian Blenkinsop" w:date="2021-07-02T15:08:00Z">
        <w:r w:rsidR="007C436E">
          <w:rPr>
            <w:lang w:val="en-GB"/>
          </w:rPr>
          <w:t>W</w:t>
        </w:r>
        <w:r w:rsidR="007C436E" w:rsidRPr="009D46EB">
          <w:rPr>
            <w:lang w:val="en-GB"/>
          </w:rPr>
          <w:t xml:space="preserve">e </w:t>
        </w:r>
      </w:ins>
      <w:del w:id="1778" w:author="Ian Blenkinsop" w:date="2021-07-02T15:08:00Z">
        <w:r w:rsidRPr="009D46EB" w:rsidDel="007C436E">
          <w:rPr>
            <w:lang w:val="en-GB"/>
          </w:rPr>
          <w:delText xml:space="preserve">got </w:delText>
        </w:r>
      </w:del>
      <w:ins w:id="1779" w:author="Ian Blenkinsop" w:date="2021-07-02T15:08:00Z">
        <w:r w:rsidR="007C436E">
          <w:rPr>
            <w:lang w:val="en-GB"/>
          </w:rPr>
          <w:t>G</w:t>
        </w:r>
        <w:r w:rsidR="007C436E" w:rsidRPr="009D46EB">
          <w:rPr>
            <w:lang w:val="en-GB"/>
          </w:rPr>
          <w:t xml:space="preserve">ot </w:t>
        </w:r>
      </w:ins>
      <w:del w:id="1780" w:author="Ian Blenkinsop" w:date="2021-07-02T15:08:00Z">
        <w:r w:rsidRPr="009D46EB" w:rsidDel="007C436E">
          <w:rPr>
            <w:lang w:val="en-GB"/>
          </w:rPr>
          <w:delText>here</w:delText>
        </w:r>
      </w:del>
      <w:ins w:id="1781" w:author="Ian Blenkinsop" w:date="2021-07-02T15:08:00Z">
        <w:r w:rsidR="007C436E">
          <w:rPr>
            <w:lang w:val="en-GB"/>
          </w:rPr>
          <w:t>H</w:t>
        </w:r>
        <w:r w:rsidR="007C436E" w:rsidRPr="009D46EB">
          <w:rPr>
            <w:lang w:val="en-GB"/>
          </w:rPr>
          <w:t>ere</w:t>
        </w:r>
      </w:ins>
      <w:r w:rsidRPr="009D46EB">
        <w:rPr>
          <w:lang w:val="en-GB"/>
        </w:rPr>
        <w:t xml:space="preserve">: </w:t>
      </w:r>
      <w:del w:id="1782" w:author="Ian Blenkinsop" w:date="2021-07-02T15:08:00Z">
        <w:r w:rsidRPr="009D46EB" w:rsidDel="007C436E">
          <w:rPr>
            <w:lang w:val="en-GB"/>
          </w:rPr>
          <w:delText xml:space="preserve">the </w:delText>
        </w:r>
      </w:del>
      <w:ins w:id="1783" w:author="Ian Blenkinsop" w:date="2021-07-02T15:08:00Z">
        <w:r w:rsidR="007C436E">
          <w:rPr>
            <w:lang w:val="en-GB"/>
          </w:rPr>
          <w:t>T</w:t>
        </w:r>
        <w:r w:rsidR="007C436E" w:rsidRPr="009D46EB">
          <w:rPr>
            <w:lang w:val="en-GB"/>
          </w:rPr>
          <w:t xml:space="preserve">he </w:t>
        </w:r>
      </w:ins>
      <w:del w:id="1784" w:author="Ian Blenkinsop" w:date="2021-07-02T15:08:00Z">
        <w:r w:rsidRPr="009D46EB" w:rsidDel="007C436E">
          <w:rPr>
            <w:lang w:val="en-GB"/>
          </w:rPr>
          <w:delText xml:space="preserve">scientific </w:delText>
        </w:r>
      </w:del>
      <w:ins w:id="1785" w:author="Ian Blenkinsop" w:date="2021-07-02T15:08:00Z">
        <w:r w:rsidR="007C436E">
          <w:rPr>
            <w:lang w:val="en-GB"/>
          </w:rPr>
          <w:t>S</w:t>
        </w:r>
        <w:r w:rsidR="007C436E" w:rsidRPr="009D46EB">
          <w:rPr>
            <w:lang w:val="en-GB"/>
          </w:rPr>
          <w:t xml:space="preserve">cientific </w:t>
        </w:r>
      </w:ins>
      <w:del w:id="1786" w:author="Ian Blenkinsop" w:date="2021-07-02T15:08:00Z">
        <w:r w:rsidRPr="009D46EB" w:rsidDel="007C436E">
          <w:rPr>
            <w:lang w:val="en-GB"/>
          </w:rPr>
          <w:delText>context</w:delText>
        </w:r>
        <w:bookmarkEnd w:id="1775"/>
        <w:r w:rsidRPr="009D46EB" w:rsidDel="007C436E">
          <w:rPr>
            <w:lang w:val="en-GB"/>
          </w:rPr>
          <w:delText xml:space="preserve"> </w:delText>
        </w:r>
      </w:del>
      <w:ins w:id="1787" w:author="Ian Blenkinsop" w:date="2021-07-02T15:08:00Z">
        <w:r w:rsidR="007C436E">
          <w:rPr>
            <w:lang w:val="en-GB"/>
          </w:rPr>
          <w:t>C</w:t>
        </w:r>
        <w:r w:rsidR="007C436E" w:rsidRPr="009D46EB">
          <w:rPr>
            <w:lang w:val="en-GB"/>
          </w:rPr>
          <w:t xml:space="preserve">ontext </w:t>
        </w:r>
      </w:ins>
    </w:p>
    <w:p w14:paraId="74D76BCE" w14:textId="77777777" w:rsidR="00102875" w:rsidRPr="00C421D6" w:rsidRDefault="00102875" w:rsidP="00102875">
      <w:pPr>
        <w:pStyle w:val="AR6BodyText"/>
        <w:rPr>
          <w:lang w:val="en-GB"/>
        </w:rPr>
      </w:pPr>
    </w:p>
    <w:p w14:paraId="074FAC22" w14:textId="023B22E6" w:rsidR="00102875" w:rsidRPr="00C421D6" w:rsidRDefault="00102875" w:rsidP="00102875">
      <w:pPr>
        <w:pStyle w:val="AR6BodyText"/>
        <w:rPr>
          <w:lang w:val="en-GB"/>
        </w:rPr>
      </w:pPr>
      <w:bookmarkStart w:id="1788" w:name="_Hlk66716960"/>
      <w:r w:rsidRPr="00C421D6">
        <w:rPr>
          <w:rFonts w:cs="Times New Roman"/>
          <w:lang w:val="en-GB"/>
        </w:rPr>
        <w:t xml:space="preserve">Scientific understanding of the climate system’s fundamental features is robust and well established. This section briefly presents the major lines of evidence in climate science (Figure 1.6). It illustrates their long history and </w:t>
      </w:r>
      <w:del w:id="1789" w:author="Ian Blenkinsop" w:date="2021-07-02T15:10:00Z">
        <w:r w:rsidRPr="00C421D6" w:rsidDel="007C436E">
          <w:rPr>
            <w:rFonts w:cs="Times New Roman"/>
            <w:lang w:val="en-GB"/>
          </w:rPr>
          <w:delText xml:space="preserve">summarises </w:delText>
        </w:r>
      </w:del>
      <w:ins w:id="1790" w:author="Ian Blenkinsop" w:date="2021-07-02T15:10:00Z">
        <w:r w:rsidR="007C436E" w:rsidRPr="00C421D6">
          <w:rPr>
            <w:rFonts w:cs="Times New Roman"/>
            <w:lang w:val="en-GB"/>
          </w:rPr>
          <w:t>summar</w:t>
        </w:r>
        <w:r w:rsidR="007C436E">
          <w:rPr>
            <w:rFonts w:cs="Times New Roman"/>
            <w:lang w:val="en-GB"/>
          </w:rPr>
          <w:t>iz</w:t>
        </w:r>
        <w:r w:rsidR="007C436E" w:rsidRPr="00C421D6">
          <w:rPr>
            <w:rFonts w:cs="Times New Roman"/>
            <w:lang w:val="en-GB"/>
          </w:rPr>
          <w:t xml:space="preserve">es </w:t>
        </w:r>
      </w:ins>
      <w:r w:rsidRPr="00C421D6">
        <w:rPr>
          <w:rFonts w:cs="Times New Roman"/>
          <w:lang w:val="en-GB"/>
        </w:rPr>
        <w:t xml:space="preserve">key findings from the WGI contribution to AR5, </w:t>
      </w:r>
      <w:del w:id="1791" w:author="Ian Blenkinsop" w:date="2021-07-02T15:11:00Z">
        <w:r w:rsidR="00117528" w:rsidDel="007C436E">
          <w:rPr>
            <w:rFonts w:cs="Times New Roman"/>
            <w:lang w:val="en-GB"/>
          </w:rPr>
          <w:delText>where relevant</w:delText>
        </w:r>
        <w:r w:rsidR="00117528" w:rsidRPr="00C421D6" w:rsidDel="007C436E">
          <w:rPr>
            <w:rFonts w:cs="Times New Roman"/>
            <w:lang w:val="en-GB"/>
          </w:rPr>
          <w:delText xml:space="preserve"> </w:delText>
        </w:r>
      </w:del>
      <w:r w:rsidRPr="00C421D6">
        <w:rPr>
          <w:rFonts w:cs="Times New Roman"/>
          <w:lang w:val="en-GB"/>
        </w:rPr>
        <w:t>referencing previous IPCC assessments for comparison</w:t>
      </w:r>
      <w:ins w:id="1792" w:author="Ian Blenkinsop" w:date="2021-07-02T15:11:00Z">
        <w:r w:rsidR="007C436E">
          <w:rPr>
            <w:rFonts w:cs="Times New Roman"/>
            <w:lang w:val="en-GB"/>
          </w:rPr>
          <w:t>,</w:t>
        </w:r>
        <w:r w:rsidR="007C436E" w:rsidRPr="007C436E">
          <w:rPr>
            <w:rFonts w:cs="Times New Roman"/>
            <w:lang w:val="en-GB"/>
          </w:rPr>
          <w:t xml:space="preserve"> </w:t>
        </w:r>
        <w:r w:rsidR="007C436E">
          <w:rPr>
            <w:rFonts w:cs="Times New Roman"/>
            <w:lang w:val="en-GB"/>
          </w:rPr>
          <w:t>where relevant</w:t>
        </w:r>
      </w:ins>
      <w:r w:rsidRPr="00C421D6">
        <w:rPr>
          <w:rFonts w:cs="Times New Roman"/>
          <w:lang w:val="en-GB"/>
        </w:rPr>
        <w:t xml:space="preserve">. Box 1.2 </w:t>
      </w:r>
      <w:del w:id="1793" w:author="Ian Blenkinsop" w:date="2021-07-13T15:14:00Z">
        <w:r w:rsidRPr="00C421D6" w:rsidDel="00281E0F">
          <w:rPr>
            <w:rFonts w:cs="Times New Roman"/>
            <w:lang w:val="en-GB"/>
          </w:rPr>
          <w:delText xml:space="preserve">summarises </w:delText>
        </w:r>
      </w:del>
      <w:ins w:id="1794" w:author="Ian Blenkinsop" w:date="2021-07-13T15:14:00Z">
        <w:r w:rsidR="00281E0F" w:rsidRPr="00C421D6">
          <w:rPr>
            <w:rFonts w:cs="Times New Roman"/>
            <w:lang w:val="en-GB"/>
          </w:rPr>
          <w:t>summari</w:t>
        </w:r>
        <w:r w:rsidR="00281E0F">
          <w:rPr>
            <w:rFonts w:cs="Times New Roman"/>
            <w:lang w:val="en-GB"/>
          </w:rPr>
          <w:t>z</w:t>
        </w:r>
        <w:r w:rsidR="00281E0F" w:rsidRPr="00C421D6">
          <w:rPr>
            <w:rFonts w:cs="Times New Roman"/>
            <w:lang w:val="en-GB"/>
          </w:rPr>
          <w:t xml:space="preserve">es </w:t>
        </w:r>
      </w:ins>
      <w:r w:rsidRPr="00C421D6">
        <w:rPr>
          <w:rFonts w:cs="Times New Roman"/>
          <w:lang w:val="en-GB"/>
        </w:rPr>
        <w:t xml:space="preserve">major findings from three Special Reports already released during the </w:t>
      </w:r>
      <w:del w:id="1795" w:author="Ian Blenkinsop" w:date="2021-06-30T11:31:00Z">
        <w:r w:rsidRPr="00C421D6" w:rsidDel="00375229">
          <w:rPr>
            <w:rFonts w:cs="Times New Roman"/>
            <w:lang w:val="en-GB"/>
          </w:rPr>
          <w:delText xml:space="preserve">sixth </w:delText>
        </w:r>
      </w:del>
      <w:r w:rsidRPr="00C421D6">
        <w:rPr>
          <w:rFonts w:cs="Times New Roman"/>
          <w:lang w:val="en-GB"/>
        </w:rPr>
        <w:t xml:space="preserve">IPCC </w:t>
      </w:r>
      <w:ins w:id="1796" w:author="Ian Blenkinsop" w:date="2021-06-30T11:31:00Z">
        <w:r w:rsidR="00375229">
          <w:rPr>
            <w:rFonts w:cs="Times New Roman"/>
            <w:lang w:val="en-GB"/>
          </w:rPr>
          <w:t>S</w:t>
        </w:r>
        <w:r w:rsidR="00375229" w:rsidRPr="00C421D6">
          <w:rPr>
            <w:rFonts w:cs="Times New Roman"/>
            <w:lang w:val="en-GB"/>
          </w:rPr>
          <w:t xml:space="preserve">ixth </w:t>
        </w:r>
      </w:ins>
      <w:del w:id="1797" w:author="Ian Blenkinsop" w:date="2021-06-30T11:31:00Z">
        <w:r w:rsidRPr="00C421D6" w:rsidDel="00375229">
          <w:rPr>
            <w:rFonts w:cs="Times New Roman"/>
            <w:lang w:val="en-GB"/>
          </w:rPr>
          <w:delText xml:space="preserve">assessment </w:delText>
        </w:r>
      </w:del>
      <w:ins w:id="1798" w:author="Ian Blenkinsop" w:date="2021-06-30T11:31:00Z">
        <w:r w:rsidR="00375229">
          <w:rPr>
            <w:rFonts w:cs="Times New Roman"/>
            <w:lang w:val="en-GB"/>
          </w:rPr>
          <w:t>A</w:t>
        </w:r>
        <w:r w:rsidR="00375229" w:rsidRPr="00C421D6">
          <w:rPr>
            <w:rFonts w:cs="Times New Roman"/>
            <w:lang w:val="en-GB"/>
          </w:rPr>
          <w:t xml:space="preserve">ssessment </w:t>
        </w:r>
      </w:ins>
      <w:del w:id="1799" w:author="Ian Blenkinsop" w:date="2021-06-30T11:31:00Z">
        <w:r w:rsidRPr="00C421D6" w:rsidDel="00375229">
          <w:rPr>
            <w:rFonts w:cs="Times New Roman"/>
            <w:lang w:val="en-GB"/>
          </w:rPr>
          <w:delText>cycle</w:delText>
        </w:r>
      </w:del>
      <w:ins w:id="1800" w:author="Ian Blenkinsop" w:date="2021-06-30T11:31:00Z">
        <w:r w:rsidR="00375229">
          <w:rPr>
            <w:rFonts w:cs="Times New Roman"/>
            <w:lang w:val="en-GB"/>
          </w:rPr>
          <w:t>C</w:t>
        </w:r>
        <w:r w:rsidR="00375229" w:rsidRPr="00C421D6">
          <w:rPr>
            <w:rFonts w:cs="Times New Roman"/>
            <w:lang w:val="en-GB"/>
          </w:rPr>
          <w:t>ycle</w:t>
        </w:r>
      </w:ins>
      <w:r w:rsidRPr="00C421D6">
        <w:rPr>
          <w:rFonts w:cs="Times New Roman"/>
          <w:lang w:val="en-GB"/>
        </w:rPr>
        <w:t>. This chapter</w:t>
      </w:r>
      <w:r w:rsidRPr="00C421D6">
        <w:rPr>
          <w:lang w:val="en-GB"/>
        </w:rPr>
        <w:t xml:space="preserve">’s </w:t>
      </w:r>
      <w:r w:rsidRPr="00C421D6">
        <w:rPr>
          <w:rFonts w:cs="Times New Roman"/>
          <w:lang w:val="en-GB"/>
        </w:rPr>
        <w:t xml:space="preserve">Appendix 1A </w:t>
      </w:r>
      <w:del w:id="1801" w:author="Ian Blenkinsop" w:date="2021-07-13T15:14:00Z">
        <w:r w:rsidRPr="00C421D6" w:rsidDel="00281E0F">
          <w:rPr>
            <w:lang w:val="en-GB"/>
          </w:rPr>
          <w:delText>summarises</w:delText>
        </w:r>
        <w:r w:rsidRPr="00C421D6" w:rsidDel="00281E0F">
          <w:rPr>
            <w:rFonts w:cs="Times New Roman"/>
            <w:lang w:val="en-GB"/>
          </w:rPr>
          <w:delText xml:space="preserve"> </w:delText>
        </w:r>
      </w:del>
      <w:ins w:id="1802" w:author="Ian Blenkinsop" w:date="2021-07-13T15:14:00Z">
        <w:r w:rsidR="00281E0F" w:rsidRPr="00C421D6">
          <w:rPr>
            <w:lang w:val="en-GB"/>
          </w:rPr>
          <w:t>summari</w:t>
        </w:r>
        <w:r w:rsidR="00281E0F">
          <w:rPr>
            <w:lang w:val="en-GB"/>
          </w:rPr>
          <w:t>z</w:t>
        </w:r>
        <w:r w:rsidR="00281E0F" w:rsidRPr="00C421D6">
          <w:rPr>
            <w:lang w:val="en-GB"/>
          </w:rPr>
          <w:t>es</w:t>
        </w:r>
        <w:r w:rsidR="00281E0F" w:rsidRPr="00C421D6">
          <w:rPr>
            <w:rFonts w:cs="Times New Roman"/>
            <w:lang w:val="en-GB"/>
          </w:rPr>
          <w:t xml:space="preserve"> </w:t>
        </w:r>
      </w:ins>
      <w:r w:rsidRPr="00C421D6">
        <w:rPr>
          <w:rFonts w:cs="Times New Roman"/>
          <w:lang w:val="en-GB"/>
        </w:rPr>
        <w:t xml:space="preserve">the principal findings of all six IPCC WGI Assessment Reports, including the present </w:t>
      </w:r>
      <w:del w:id="1803" w:author="Ian Blenkinsop" w:date="2021-07-02T15:11:00Z">
        <w:r w:rsidRPr="00C421D6" w:rsidDel="007C436E">
          <w:rPr>
            <w:rFonts w:cs="Times New Roman"/>
            <w:lang w:val="en-GB"/>
          </w:rPr>
          <w:delText>one</w:delText>
        </w:r>
      </w:del>
      <w:ins w:id="1804" w:author="Ian Blenkinsop" w:date="2021-07-02T15:11:00Z">
        <w:r w:rsidR="007C436E">
          <w:rPr>
            <w:rFonts w:cs="Times New Roman"/>
            <w:lang w:val="en-GB"/>
          </w:rPr>
          <w:t>Report</w:t>
        </w:r>
      </w:ins>
      <w:r w:rsidRPr="00C421D6">
        <w:rPr>
          <w:rFonts w:cs="Times New Roman"/>
          <w:lang w:val="en-GB"/>
        </w:rPr>
        <w:t xml:space="preserve">, in a single table for </w:t>
      </w:r>
      <w:del w:id="1805" w:author="Ian Blenkinsop" w:date="2021-07-02T15:11:00Z">
        <w:r w:rsidRPr="00C421D6" w:rsidDel="007C436E">
          <w:rPr>
            <w:rFonts w:cs="Times New Roman"/>
            <w:lang w:val="en-GB"/>
          </w:rPr>
          <w:delText xml:space="preserve">ready </w:delText>
        </w:r>
      </w:del>
      <w:ins w:id="1806" w:author="Ian Blenkinsop" w:date="2021-07-02T15:13:00Z">
        <w:r w:rsidR="007C436E">
          <w:rPr>
            <w:rFonts w:cs="Times New Roman"/>
            <w:lang w:val="en-GB"/>
          </w:rPr>
          <w:t>ease of</w:t>
        </w:r>
      </w:ins>
      <w:ins w:id="1807" w:author="Ian Blenkinsop" w:date="2021-07-02T15:11:00Z">
        <w:r w:rsidR="007C436E" w:rsidRPr="00C421D6">
          <w:rPr>
            <w:rFonts w:cs="Times New Roman"/>
            <w:lang w:val="en-GB"/>
          </w:rPr>
          <w:t xml:space="preserve"> </w:t>
        </w:r>
      </w:ins>
      <w:r w:rsidRPr="00C421D6">
        <w:rPr>
          <w:rFonts w:cs="Times New Roman"/>
          <w:lang w:val="en-GB"/>
        </w:rPr>
        <w:t>reference.</w:t>
      </w:r>
    </w:p>
    <w:bookmarkEnd w:id="1788"/>
    <w:p w14:paraId="168B5637" w14:textId="77777777" w:rsidR="00102875" w:rsidRPr="00C421D6" w:rsidRDefault="00102875" w:rsidP="00102875">
      <w:pPr>
        <w:pStyle w:val="AR6BodyText"/>
        <w:rPr>
          <w:lang w:val="en-GB"/>
        </w:rPr>
      </w:pPr>
    </w:p>
    <w:p w14:paraId="7A7748DB" w14:textId="77777777" w:rsidR="00102875" w:rsidRPr="00C421D6" w:rsidRDefault="00102875" w:rsidP="00102875">
      <w:pPr>
        <w:pStyle w:val="AR6BodyText"/>
        <w:rPr>
          <w:lang w:val="en-GB"/>
        </w:rPr>
      </w:pPr>
    </w:p>
    <w:p w14:paraId="4D32E155" w14:textId="11555BCE" w:rsidR="00102875" w:rsidRPr="009D46EB" w:rsidRDefault="00102875" w:rsidP="00102875">
      <w:pPr>
        <w:pStyle w:val="AR6BodyText"/>
        <w:rPr>
          <w:b/>
        </w:rPr>
      </w:pPr>
      <w:r w:rsidRPr="009D46EB">
        <w:rPr>
          <w:b/>
        </w:rPr>
        <w:t>[START FIGURE 1</w:t>
      </w:r>
      <w:r>
        <w:rPr>
          <w:b/>
        </w:rPr>
        <w:t>.6</w:t>
      </w:r>
      <w:r w:rsidRPr="009D46EB">
        <w:rPr>
          <w:b/>
        </w:rPr>
        <w:t xml:space="preserve"> HERE]</w:t>
      </w:r>
    </w:p>
    <w:p w14:paraId="68557BAB" w14:textId="77777777" w:rsidR="00A85889" w:rsidRDefault="00A85889" w:rsidP="00102875">
      <w:pPr>
        <w:pStyle w:val="AR6BodyText"/>
        <w:rPr>
          <w:b/>
          <w:lang w:val="en-GB"/>
        </w:rPr>
      </w:pPr>
    </w:p>
    <w:p w14:paraId="7A34E76A" w14:textId="656D65D9" w:rsidR="004333F4" w:rsidRPr="004333F4" w:rsidRDefault="004333F4" w:rsidP="004333F4">
      <w:pPr>
        <w:numPr>
          <w:ilvl w:val="0"/>
          <w:numId w:val="3"/>
        </w:numPr>
        <w:ind w:left="1134" w:hanging="1134"/>
        <w:rPr>
          <w:b/>
          <w:sz w:val="20"/>
        </w:rPr>
      </w:pPr>
      <w:r w:rsidRPr="004333F4">
        <w:rPr>
          <w:b/>
          <w:bCs/>
          <w:sz w:val="20"/>
        </w:rPr>
        <w:t>Climate science milestones,</w:t>
      </w:r>
      <w:r w:rsidRPr="004333F4">
        <w:rPr>
          <w:b/>
          <w:sz w:val="20"/>
        </w:rPr>
        <w:t xml:space="preserve"> between 1817-2021</w:t>
      </w:r>
      <w:r w:rsidRPr="004333F4">
        <w:rPr>
          <w:sz w:val="20"/>
        </w:rPr>
        <w:t>. Milestones in observations (top);</w:t>
      </w:r>
      <w:r w:rsidRPr="004333F4">
        <w:rPr>
          <w:b/>
          <w:sz w:val="20"/>
        </w:rPr>
        <w:t xml:space="preserve"> </w:t>
      </w:r>
      <w:r w:rsidRPr="004333F4">
        <w:rPr>
          <w:sz w:val="20"/>
        </w:rPr>
        <w:t xml:space="preserve">Curves of </w:t>
      </w:r>
      <w:r w:rsidRPr="004333F4">
        <w:rPr>
          <w:sz w:val="20"/>
          <w:shd w:val="clear" w:color="auto" w:fill="F8F8F8"/>
        </w:rPr>
        <w:t xml:space="preserve">global surface air temperature (GMST) </w:t>
      </w:r>
      <w:r w:rsidRPr="004333F4">
        <w:rPr>
          <w:sz w:val="20"/>
        </w:rPr>
        <w:t>using HadCRUT5 (Morice et al., 2021)</w:t>
      </w:r>
      <w:r w:rsidRPr="004333F4">
        <w:rPr>
          <w:sz w:val="20"/>
          <w:shd w:val="clear" w:color="auto" w:fill="F8F8F8"/>
        </w:rPr>
        <w:t xml:space="preserve"> and a</w:t>
      </w:r>
      <w:r w:rsidRPr="004333F4">
        <w:rPr>
          <w:sz w:val="20"/>
        </w:rPr>
        <w:t>tmospheric CO</w:t>
      </w:r>
      <w:r w:rsidRPr="004333F4">
        <w:rPr>
          <w:sz w:val="20"/>
          <w:vertAlign w:val="subscript"/>
        </w:rPr>
        <w:t>2</w:t>
      </w:r>
      <w:r w:rsidRPr="004333F4">
        <w:rPr>
          <w:sz w:val="20"/>
        </w:rPr>
        <w:t xml:space="preserve"> concentrations from Antarctic ice cores </w:t>
      </w:r>
      <w:r w:rsidRPr="004333F4">
        <w:rPr>
          <w:sz w:val="20"/>
        </w:rPr>
        <w:fldChar w:fldCharType="begin" w:fldLock="1"/>
      </w:r>
      <w:r w:rsidRPr="004333F4">
        <w:rPr>
          <w:sz w:val="20"/>
        </w:rPr>
        <w:instrText>ADDIN CSL_CITATION { "citationItems" : [ { "id" : "ITEM-1", "itemData" : { "DOI" : "10.1038/nature06949", "ISSN" : "0028-0836", "author" : [ { "dropping-particle" : "", "family" : "L\u00fcthi", "given" : "Dieter", "non-dropping-particle" : "", "parse-names" : false, "suffix" : "" }, { "dropping-particle" : "", "family" : "Floch", "given" : "Martine", "non-dropping-particle" : "Le", "parse-names" : false, "suffix" : "" }, { "dropping-particle" : "", "family" : "Bereiter", "given" : "Bernhard", "non-dropping-particle" : "", "parse-names" : false, "suffix" : "" }, { "dropping-particle" : "", "family" : "Blunier", "given" : "Thomas", "non-dropping-particle" : "", "parse-names" : false, "suffix" : "" }, { "dropping-particle" : "", "family" : "Barnola", "given" : "Jean-Marc", "non-dropping-particle" : "", "parse-names" : false, "suffix" : "" }, { "dropping-particle" : "", "family" : "Siegenthaler", "given" : "Urs", "non-dropping-particle" : "", "parse-names" : false, "suffix" : "" }, { "dropping-particle" : "", "family" : "Raynaud", "given" : "Dominique", "non-dropping-particle" : "", "parse-names" : false, "suffix" : "" }, { "dropping-particle" : "", "family" : "Jouzel", "given" : "Jean", "non-dropping-particle" : "", "parse-names" : false, "suffix" : "" }, { "dropping-particle" : "", "family" : "Fischer", "given" : "Hubertus", "non-dropping-particle" : "", "parse-names" : false, "suffix" : "" }, { "dropping-particle" : "", "family" : "Kawamura", "given" : "Kenji", "non-dropping-particle" : "", "parse-names" : false, "suffix" : "" }, { "dropping-particle" : "", "family" : "Stocker", "given" : "Thomas F.", "non-dropping-particle" : "", "parse-names" : false, "suffix" : "" } ], "container-title" : "Nature", "id" : "ITEM-1", "issue" : "7193", "issued" : { "date-parts" : [ [ "2008", "5", "15" ] ] }, "page" : "379-382", "title" : "High-resolution carbon dioxide concentration record 650,000\u2013800,000 years before present", "translator" : [ { "dropping-particle" : "", "family" : "H3368", "given" : "", "non-dropping-particle" : "", "parse-names" : false, "suffix" : "" } ], "type" : "article-journal", "volume" : "453" }, "uris" : [ "http://www.mendeley.com/documents/?uuid=aa13f572-fbfe-4339-a6ea-6d316a3c27cf" ] }, { "id" : "ITEM-2", "itemData" : { "DOI" : "10.1002/2014GL061957", "ISSN" : "00948276", "author" : [ { "dropping-particle" : "", "family" : "Bereiter", "given" : "Bernhard", "non-dropping-particle" : "", "parse-names" : false, "suffix" : "" }, { "dropping-particle" : "", "family" : "Eggleston", "given" : "Sarah", "non-dropping-particle" : "", "parse-names" : false, "suffix" : "" }, { "dropping-particle" : "", "family" : "Schmitt", "given" : "Jochen", "non-dropping-particle" : "", "parse-names" : false, "suffix" : "" }, { "dropping-particle" : "", "family" : "Nehrbass-Ahles", "given" : "Christoph", "non-dropping-particle" : "", "parse-names" : false, "suffix" : "" }, { "dropping-particle" : "", "family" : "Stocker", "given" : "Thomas F.", "non-dropping-particle" : "", "parse-names" : false, "suffix" : "" }, { "dropping-particle" : "", "family" : "Fischer", "given" : "Hubertus", "non-dropping-particle" : "", "parse-names" : false, "suffix" : "" }, { "dropping-particle" : "", "family" : "Kipfstuhl", "given" : "Sepp", "non-dropping-particle" : "", "parse-names" : false, "suffix" : "" }, { "dropping-particle" : "", "family" : "Chappellaz", "given" : "Jerome", "non-dropping-particle" : "", "parse-names" : false, "suffix" : "" } ], "container-title" : "Geophysical Research Letters", "id" : "ITEM-2", "issue" : "2", "issued" : { "date-parts" : [ [ "2015", "1", "28" ] ] }, "page" : "542-549", "title" : "Revision of the EPICA Dome C CO2 record from 800 to 600 kyr before present", "translator" : [ { "dropping-particle" : "", "family" : "H963", "given" : "", "non-dropping-particle" : "", "parse-names" : false, "suffix" : "" } ], "type" : "article-journal", "volume" : "42" }, "uris" : [ "http://www.mendeley.com/documents/?uuid=3d1b9f5c-8711-4a5b-bf6d-7069753cb815" ] } ], "mendeley" : { "formattedCitation" : "(L\u00fcthi et al., 2008; Bereiter et al., 2015)", "plainTextFormattedCitation" : "(L\u00fcthi et al., 2008; Bereiter et al., 2015)", "previouslyFormattedCitation" : "(L\u00fcthi et al., 2008; Bereiter et al., 2015)" }, "properties" : { "noteIndex" : 0 }, "schema" : "https://github.com/citation-style-language/schema/raw/master/csl-citation.json" }</w:instrText>
      </w:r>
      <w:r w:rsidRPr="004333F4">
        <w:rPr>
          <w:sz w:val="20"/>
        </w:rPr>
        <w:fldChar w:fldCharType="separate"/>
      </w:r>
      <w:ins w:id="1808" w:author="Robin Matthews" w:date="2021-05-18T16:02:00Z">
        <w:r w:rsidR="00602365">
          <w:rPr>
            <w:noProof/>
            <w:sz w:val="20"/>
          </w:rPr>
          <w:t>(Lüthi et al., 2008; Bereiter et al., 2015)</w:t>
        </w:r>
      </w:ins>
      <w:del w:id="1809" w:author="Robin Matthews" w:date="2021-05-18T16:02:00Z">
        <w:r w:rsidRPr="004333F4" w:rsidDel="00602365">
          <w:rPr>
            <w:noProof/>
            <w:sz w:val="20"/>
          </w:rPr>
          <w:delText>(Lüthi et al., 2008; Bereiter et al., 2015)</w:delText>
        </w:r>
      </w:del>
      <w:r w:rsidRPr="004333F4">
        <w:rPr>
          <w:sz w:val="20"/>
        </w:rPr>
        <w:fldChar w:fldCharType="end"/>
      </w:r>
      <w:r w:rsidRPr="004333F4">
        <w:rPr>
          <w:sz w:val="20"/>
        </w:rPr>
        <w:t xml:space="preserve"> and direct air measurements from 1957 onwards (Tans and Keeling, 2020) (see Figure 1.4 for details) (middle). Milestone in scientific understanding of the CO2 enhanced greenhouse effect (bottom). </w:t>
      </w:r>
      <w:r w:rsidRPr="004333F4">
        <w:rPr>
          <w:sz w:val="20"/>
          <w:szCs w:val="20"/>
          <w:lang w:val="en-US"/>
        </w:rPr>
        <w:t>Further details on each milestone are available in Chapter 1, Section 1.3, and Chapter 1 of AR4.</w:t>
      </w:r>
    </w:p>
    <w:p w14:paraId="18AD1987" w14:textId="77777777" w:rsidR="004333F4" w:rsidRPr="00C421D6" w:rsidRDefault="004333F4" w:rsidP="004333F4">
      <w:pPr>
        <w:pStyle w:val="AR6BodyText"/>
        <w:rPr>
          <w:b/>
          <w:lang w:val="en-GB"/>
        </w:rPr>
      </w:pPr>
    </w:p>
    <w:p w14:paraId="661DBC32" w14:textId="406208D6" w:rsidR="00102875" w:rsidRPr="009D46EB" w:rsidRDefault="00102875" w:rsidP="00102875">
      <w:pPr>
        <w:pStyle w:val="AR6BodyText"/>
        <w:rPr>
          <w:b/>
        </w:rPr>
      </w:pPr>
      <w:r w:rsidRPr="009D46EB">
        <w:rPr>
          <w:b/>
        </w:rPr>
        <w:t>[END FIGURE 1.</w:t>
      </w:r>
      <w:r>
        <w:rPr>
          <w:b/>
        </w:rPr>
        <w:t>6</w:t>
      </w:r>
      <w:r w:rsidRPr="009D46EB">
        <w:rPr>
          <w:b/>
        </w:rPr>
        <w:t xml:space="preserve"> HERE]</w:t>
      </w:r>
    </w:p>
    <w:p w14:paraId="1DC9B9CF" w14:textId="77777777" w:rsidR="00102875" w:rsidRPr="009D46EB" w:rsidRDefault="00102875" w:rsidP="00102875">
      <w:pPr>
        <w:pStyle w:val="AR6BodyText"/>
      </w:pPr>
    </w:p>
    <w:p w14:paraId="5EEA0666" w14:textId="77777777" w:rsidR="00102875" w:rsidRPr="009D46EB" w:rsidRDefault="00102875" w:rsidP="00102875">
      <w:pPr>
        <w:pStyle w:val="AR6BodyText"/>
      </w:pPr>
    </w:p>
    <w:p w14:paraId="53046CD7" w14:textId="2F5B6697" w:rsidR="00102875" w:rsidRPr="009D46EB" w:rsidRDefault="00102875" w:rsidP="00102875">
      <w:pPr>
        <w:pStyle w:val="AR6Chap1Level2111"/>
        <w:rPr>
          <w:lang w:val="en-GB"/>
        </w:rPr>
      </w:pPr>
      <w:bookmarkStart w:id="1810" w:name="_Toc69949973"/>
      <w:r w:rsidRPr="009D46EB">
        <w:rPr>
          <w:lang w:val="en-GB"/>
        </w:rPr>
        <w:t xml:space="preserve">Lines of </w:t>
      </w:r>
      <w:del w:id="1811" w:author="Ian Blenkinsop" w:date="2021-07-02T15:39:00Z">
        <w:r w:rsidRPr="009D46EB" w:rsidDel="006E3026">
          <w:rPr>
            <w:lang w:val="en-GB"/>
          </w:rPr>
          <w:delText>evidence</w:delText>
        </w:r>
      </w:del>
      <w:ins w:id="1812" w:author="Ian Blenkinsop" w:date="2021-07-02T15:39:00Z">
        <w:r w:rsidR="006E3026">
          <w:rPr>
            <w:lang w:val="en-GB"/>
          </w:rPr>
          <w:t>E</w:t>
        </w:r>
        <w:r w:rsidR="006E3026" w:rsidRPr="009D46EB">
          <w:rPr>
            <w:lang w:val="en-GB"/>
          </w:rPr>
          <w:t>vidence</w:t>
        </w:r>
      </w:ins>
      <w:r w:rsidRPr="009D46EB">
        <w:rPr>
          <w:lang w:val="en-GB"/>
        </w:rPr>
        <w:t xml:space="preserve">: </w:t>
      </w:r>
      <w:del w:id="1813" w:author="Ian Blenkinsop" w:date="2021-07-02T15:39:00Z">
        <w:r w:rsidRPr="009D46EB" w:rsidDel="006E3026">
          <w:rPr>
            <w:lang w:val="en-GB"/>
          </w:rPr>
          <w:delText xml:space="preserve">instrumental </w:delText>
        </w:r>
      </w:del>
      <w:ins w:id="1814" w:author="Ian Blenkinsop" w:date="2021-07-02T15:39:00Z">
        <w:r w:rsidR="006E3026">
          <w:rPr>
            <w:lang w:val="en-GB"/>
          </w:rPr>
          <w:t>I</w:t>
        </w:r>
        <w:r w:rsidR="006E3026" w:rsidRPr="009D46EB">
          <w:rPr>
            <w:lang w:val="en-GB"/>
          </w:rPr>
          <w:t xml:space="preserve">nstrumental </w:t>
        </w:r>
      </w:ins>
      <w:del w:id="1815" w:author="Ian Blenkinsop" w:date="2021-07-02T15:39:00Z">
        <w:r w:rsidRPr="009D46EB" w:rsidDel="006E3026">
          <w:rPr>
            <w:lang w:val="en-GB"/>
          </w:rPr>
          <w:delText>observations</w:delText>
        </w:r>
      </w:del>
      <w:bookmarkEnd w:id="1810"/>
      <w:ins w:id="1816" w:author="Ian Blenkinsop" w:date="2021-07-02T15:39:00Z">
        <w:r w:rsidR="006E3026">
          <w:rPr>
            <w:lang w:val="en-GB"/>
          </w:rPr>
          <w:t>O</w:t>
        </w:r>
        <w:r w:rsidR="006E3026" w:rsidRPr="009D46EB">
          <w:rPr>
            <w:lang w:val="en-GB"/>
          </w:rPr>
          <w:t>bservations</w:t>
        </w:r>
      </w:ins>
    </w:p>
    <w:p w14:paraId="6BD0629F" w14:textId="77777777" w:rsidR="00102875" w:rsidRPr="009D46EB" w:rsidRDefault="00102875" w:rsidP="00102875">
      <w:pPr>
        <w:pStyle w:val="AR6BodyText"/>
      </w:pPr>
    </w:p>
    <w:p w14:paraId="34646AE5" w14:textId="4D753C75" w:rsidR="00102875" w:rsidRPr="00C421D6" w:rsidRDefault="00102875" w:rsidP="00102875">
      <w:pPr>
        <w:pStyle w:val="AR6BodyText"/>
        <w:rPr>
          <w:highlight w:val="yellow"/>
          <w:lang w:val="en-GB"/>
        </w:rPr>
      </w:pPr>
      <w:bookmarkStart w:id="1817" w:name="_Hlk66717018"/>
      <w:r w:rsidRPr="00C421D6">
        <w:rPr>
          <w:rFonts w:cs="Times New Roman"/>
          <w:lang w:val="en-GB"/>
        </w:rPr>
        <w:t xml:space="preserve">Instrumental observations of the atmosphere, </w:t>
      </w:r>
      <w:r w:rsidR="00964056" w:rsidRPr="00C41086">
        <w:rPr>
          <w:rFonts w:cs="Times New Roman"/>
          <w:lang w:val="en-GB"/>
        </w:rPr>
        <w:t>ocean</w:t>
      </w:r>
      <w:r w:rsidRPr="00C421D6">
        <w:rPr>
          <w:rFonts w:cs="Times New Roman"/>
          <w:lang w:val="en-GB"/>
        </w:rPr>
        <w:t>, land, biosphere</w:t>
      </w:r>
      <w:del w:id="1818" w:author="Ian Blenkinsop" w:date="2021-07-02T15:39:00Z">
        <w:r w:rsidRPr="00C421D6" w:rsidDel="006E3026">
          <w:rPr>
            <w:rFonts w:cs="Times New Roman"/>
            <w:lang w:val="en-GB"/>
          </w:rPr>
          <w:delText>,</w:delText>
        </w:r>
      </w:del>
      <w:r w:rsidRPr="00C421D6">
        <w:rPr>
          <w:rFonts w:cs="Times New Roman"/>
          <w:lang w:val="en-GB"/>
        </w:rPr>
        <w:t xml:space="preserve"> and cryosphere underpin all understanding of the climate system. This section describes the evolution of instrumental data for major climate variables </w:t>
      </w:r>
      <w:r w:rsidRPr="00C421D6">
        <w:rPr>
          <w:lang w:val="en-GB"/>
        </w:rPr>
        <w:t>at Earth’s land and ocean surfaces, at altitude in the atmosphere, and at depth in the ocean</w:t>
      </w:r>
      <w:r w:rsidRPr="00C421D6">
        <w:rPr>
          <w:rFonts w:cs="Times New Roman"/>
          <w:lang w:val="en-GB"/>
        </w:rPr>
        <w:t>. Many data records exist, of varying length, continuity</w:t>
      </w:r>
      <w:del w:id="1819" w:author="Ian Blenkinsop" w:date="2021-07-02T15:40:00Z">
        <w:r w:rsidRPr="00C421D6" w:rsidDel="006E3026">
          <w:rPr>
            <w:rFonts w:cs="Times New Roman"/>
            <w:lang w:val="en-GB"/>
          </w:rPr>
          <w:delText>,</w:delText>
        </w:r>
      </w:del>
      <w:r w:rsidRPr="00C421D6">
        <w:rPr>
          <w:rFonts w:cs="Times New Roman"/>
          <w:lang w:val="en-GB"/>
        </w:rPr>
        <w:t xml:space="preserve"> and spatial distribution; Figure 1.7 gives a schematic overview of temporal coverage. </w:t>
      </w:r>
    </w:p>
    <w:bookmarkEnd w:id="1817"/>
    <w:p w14:paraId="0B6593DC" w14:textId="77777777" w:rsidR="00102875" w:rsidRPr="00C421D6" w:rsidRDefault="00102875" w:rsidP="00102875">
      <w:pPr>
        <w:pStyle w:val="AR6BodyText"/>
        <w:rPr>
          <w:lang w:val="en-GB"/>
        </w:rPr>
      </w:pPr>
    </w:p>
    <w:p w14:paraId="52E60908" w14:textId="1360DB51" w:rsidR="00102875" w:rsidRPr="00C421D6" w:rsidRDefault="00102875" w:rsidP="00102875">
      <w:pPr>
        <w:pStyle w:val="AR6BodyText"/>
        <w:rPr>
          <w:lang w:val="en-GB"/>
        </w:rPr>
      </w:pPr>
      <w:bookmarkStart w:id="1820" w:name="_Hlk66717053"/>
      <w:r w:rsidRPr="00C421D6">
        <w:rPr>
          <w:rFonts w:cs="Times New Roman"/>
          <w:lang w:val="en-GB"/>
        </w:rPr>
        <w:t>Instrumental weather observation at</w:t>
      </w:r>
      <w:r w:rsidR="007747F7">
        <w:rPr>
          <w:rFonts w:cs="Times New Roman"/>
          <w:lang w:val="en-GB"/>
        </w:rPr>
        <w:t xml:space="preserve"> the</w:t>
      </w:r>
      <w:r w:rsidRPr="00C421D6">
        <w:rPr>
          <w:rFonts w:cs="Times New Roman"/>
          <w:lang w:val="en-GB"/>
        </w:rPr>
        <w:t xml:space="preserve"> Earth’s surface dates to the invention of thermometers and barometers in the </w:t>
      </w:r>
      <w:del w:id="1821" w:author="Ian Blenkinsop" w:date="2021-07-02T15:40:00Z">
        <w:r w:rsidRPr="00C421D6" w:rsidDel="006E3026">
          <w:rPr>
            <w:rFonts w:cs="Times New Roman"/>
            <w:lang w:val="en-GB"/>
          </w:rPr>
          <w:delText>1600s</w:delText>
        </w:r>
      </w:del>
      <w:ins w:id="1822" w:author="Ian Blenkinsop" w:date="2021-07-02T15:40:00Z">
        <w:r w:rsidR="006E3026">
          <w:rPr>
            <w:rFonts w:cs="Times New Roman"/>
            <w:lang w:val="en-GB"/>
          </w:rPr>
          <w:t>17th century</w:t>
        </w:r>
      </w:ins>
      <w:r w:rsidRPr="00C421D6">
        <w:rPr>
          <w:rFonts w:cs="Times New Roman"/>
          <w:lang w:val="en-GB"/>
        </w:rPr>
        <w:t xml:space="preserve">. National and colonial weather services built networks of surface stations in the </w:t>
      </w:r>
      <w:del w:id="1823" w:author="Ian Blenkinsop" w:date="2021-07-02T15:41:00Z">
        <w:r w:rsidRPr="00C421D6" w:rsidDel="006E3026">
          <w:rPr>
            <w:rFonts w:cs="Times New Roman"/>
            <w:lang w:val="en-GB"/>
          </w:rPr>
          <w:delText>1800s</w:delText>
        </w:r>
      </w:del>
      <w:ins w:id="1824" w:author="Ian Blenkinsop" w:date="2021-07-02T15:41:00Z">
        <w:r w:rsidR="006E3026">
          <w:rPr>
            <w:rFonts w:cs="Times New Roman"/>
            <w:lang w:val="en-GB"/>
          </w:rPr>
          <w:t>19th century</w:t>
        </w:r>
      </w:ins>
      <w:r w:rsidRPr="00C421D6">
        <w:rPr>
          <w:rFonts w:cs="Times New Roman"/>
          <w:lang w:val="en-GB"/>
        </w:rPr>
        <w:t xml:space="preserve">. By the mid-19th century, semi-standardized naval weather logs recorded winds, currents, precipitation, air pressure, and temperature at sea, initiating the longest continuous quasi-global instrumental record </w:t>
      </w:r>
      <w:r w:rsidRPr="009D46EB">
        <w:rPr>
          <w:rFonts w:cs="Times New Roman"/>
        </w:rPr>
        <w:fldChar w:fldCharType="begin" w:fldLock="1"/>
      </w:r>
      <w:r w:rsidR="00E81B0B">
        <w:rPr>
          <w:rFonts w:cs="Times New Roman"/>
          <w:lang w:val="en-GB"/>
        </w:rPr>
        <w:instrText>ADDIN CSL_CITATION { "citationItems" : [ { "id" : "ITEM-1", "itemData" : { "author" : [ { "dropping-particle" : "", "family" : "Maury", "given" : "Matthew Fontaine", "non-dropping-particle" : "", "parse-names" : false, "suffix" : "" } ], "id" : "ITEM-1", "issued" : { "date-parts" : [ [ "1849" ] ] }, "number-of-pages" : "31 maps", "publisher" : "National Observatory", "publisher-place" : "Washington, DC, USA", "title" : "Wind and Current Charts of the North and South Atlantic", "translator" : [ { "dropping-particle" : "", "family" : "H2432", "given" : "Rt4", "non-dropping-particle" : "", "parse-names" : false, "suffix" : "" } ], "type" : "book" }, "uris" : [ "http://www.mendeley.com/documents/?uuid=b4c48b65-1ac6-415a-bb55-a04f95f3f4dc" ] }, { "id" : "ITEM-2", "itemData" : { "author" : [ { "dropping-particle" : "", "family" : "Maury", "given" : "Matthew Fontaine", "non-dropping-particle" : "", "parse-names" : false, "suffix" : "" } ], "id" : "ITEM-2", "issued" : { "date-parts" : [ [ "1855" ] ] }, "note" : "Gc11 .m445", "number-of-pages" : "274", "publisher" : "Harper &amp; Brothers Publishers", "publisher-place" : "New York, NY, USA", "title" : "The Physical Geography of the Sea", "translator" : [ { "dropping-particle" : "", "family" : "H2431", "given" : "Rt4", "non-dropping-particle" : "", "parse-names" : false, "suffix" : "" } ], "type" : "book" }, "uris" : [ "http://www.mendeley.com/documents/?uuid=69af0e09-9049-4919-8294-59fa87cd230d" ] }, { "id" : "ITEM-3", "itemData" : { "author" : [ { "dropping-particle" : "", "family" : "Maury", "given" : "Matthew Fontaine", "non-dropping-particle" : "", "parse-names" : false, "suffix" : "" } ], "id" : "ITEM-3", "issued" : { "date-parts" : [ [ "1860" ] ] }, "number-of-pages" : "474", "publisher" : "Harper &amp; Brothers Publishers", "publisher-place" : "New York, NY, USA", "title" : "The Physical Geography of the Sea, and its Meteorology", "translator" : [ { "dropping-particle" : "", "family" : "H10", "given" : "Rt4", "non-dropping-particle" : "", "parse-names" : false, "suffix" : "" } ], "type" : "book" }, "uris" : [ "http://www.mendeley.com/documents/?uuid=2c1a00e5-7da9-4b6a-bb8e-58347fa93b1e" ] } ], "mendeley" : { "formattedCitation" : "(Maury, 1849, 1855, 1860)", "plainTextFormattedCitation" : "(Maury, 1849, 1855, 1860)", "previouslyFormattedCitation" : "(Maury, 1849, 1855, 1860)" }, "properties" : { "noteIndex" : 0 }, "schema" : "https://github.com/citation-style-language/schema/raw/master/csl-citation.json" }</w:instrText>
      </w:r>
      <w:r w:rsidRPr="009D46EB">
        <w:rPr>
          <w:rFonts w:cs="Times New Roman"/>
        </w:rPr>
        <w:fldChar w:fldCharType="separate"/>
      </w:r>
      <w:ins w:id="1825" w:author="Robin Matthews" w:date="2021-05-18T16:02:00Z">
        <w:r w:rsidR="00602365">
          <w:rPr>
            <w:rFonts w:cs="Times New Roman"/>
            <w:noProof/>
            <w:lang w:val="en-GB"/>
          </w:rPr>
          <w:t>(Maury, 1849, 1855, 1860)</w:t>
        </w:r>
      </w:ins>
      <w:del w:id="1826" w:author="Robin Matthews" w:date="2021-05-18T16:02:00Z">
        <w:r w:rsidR="00E14AAC" w:rsidRPr="00E14AAC" w:rsidDel="00602365">
          <w:rPr>
            <w:rFonts w:cs="Times New Roman"/>
            <w:noProof/>
            <w:lang w:val="en-GB"/>
          </w:rPr>
          <w:delText>(Maury, 1849, 1855, 1860)</w:delText>
        </w:r>
      </w:del>
      <w:r w:rsidRPr="009D46EB">
        <w:rPr>
          <w:rFonts w:cs="Times New Roman"/>
        </w:rPr>
        <w:fldChar w:fldCharType="end"/>
      </w:r>
      <w:r w:rsidRPr="00C421D6">
        <w:rPr>
          <w:rFonts w:cs="Times New Roman"/>
          <w:lang w:val="en-GB"/>
        </w:rPr>
        <w:t xml:space="preserve">. Because the </w:t>
      </w:r>
      <w:r w:rsidR="00964056" w:rsidRPr="00C41086">
        <w:rPr>
          <w:rFonts w:cs="Times New Roman"/>
          <w:lang w:val="en-GB"/>
        </w:rPr>
        <w:t>ocean</w:t>
      </w:r>
      <w:r w:rsidRPr="00C421D6">
        <w:rPr>
          <w:rFonts w:cs="Times New Roman"/>
          <w:lang w:val="en-GB"/>
        </w:rPr>
        <w:t xml:space="preserve"> cover</w:t>
      </w:r>
      <w:r w:rsidR="00D866AF">
        <w:rPr>
          <w:rFonts w:cs="Times New Roman"/>
          <w:lang w:val="en-GB"/>
        </w:rPr>
        <w:t>s</w:t>
      </w:r>
      <w:r w:rsidRPr="00C421D6">
        <w:rPr>
          <w:rFonts w:cs="Times New Roman"/>
          <w:lang w:val="en-GB"/>
        </w:rPr>
        <w:t xml:space="preserve"> over 70% of global surface area and constantly exchange</w:t>
      </w:r>
      <w:ins w:id="1827" w:author="Ian Blenkinsop" w:date="2021-07-02T15:43:00Z">
        <w:r w:rsidR="007628B3">
          <w:rPr>
            <w:rFonts w:cs="Times New Roman"/>
            <w:lang w:val="en-GB"/>
          </w:rPr>
          <w:t>s</w:t>
        </w:r>
      </w:ins>
      <w:r w:rsidRPr="00C421D6">
        <w:rPr>
          <w:rFonts w:cs="Times New Roman"/>
          <w:lang w:val="en-GB"/>
        </w:rPr>
        <w:t xml:space="preserve"> energy with the atmosphere,</w:t>
      </w:r>
      <w:r w:rsidRPr="00C421D6">
        <w:rPr>
          <w:lang w:val="en-GB"/>
        </w:rPr>
        <w:t xml:space="preserve"> both air and </w:t>
      </w:r>
      <w:r w:rsidRPr="00C421D6">
        <w:rPr>
          <w:rFonts w:cs="Times New Roman"/>
          <w:lang w:val="en-GB"/>
        </w:rPr>
        <w:t>sea surface temperatures (SST) recorded in these naval logs are crucial variable</w:t>
      </w:r>
      <w:r w:rsidR="00117528">
        <w:rPr>
          <w:rFonts w:cs="Times New Roman"/>
          <w:lang w:val="en-GB"/>
        </w:rPr>
        <w:t>s</w:t>
      </w:r>
      <w:r w:rsidRPr="00C421D6">
        <w:rPr>
          <w:rFonts w:cs="Times New Roman"/>
          <w:lang w:val="en-GB"/>
        </w:rPr>
        <w:t xml:space="preserve"> in climate studies. </w:t>
      </w:r>
      <w:r>
        <w:rPr>
          <w:rFonts w:cs="Times New Roman"/>
        </w:rPr>
        <w:fldChar w:fldCharType="begin" w:fldLock="1"/>
      </w:r>
      <w:r w:rsidR="00E81B0B">
        <w:rPr>
          <w:rFonts w:cs="Times New Roman"/>
          <w:lang w:val="en-GB"/>
        </w:rPr>
        <w:instrText>ADDIN CSL_CITATION { "citationItems" : [ { "id" : "ITEM-1", "itemData" : { "author" : [ { "dropping-particle" : "", "family" : "Dove", "given" : "Heinrich Wilhelm", "non-dropping-particle" : "", "parse-names" : false, "suffix" : "" } ], "id" : "ITEM-1", "issued" : { "date-parts" : [ [ "1853" ] ] }, "note" : "1852", "number-of-pages" : "27", "publisher" : "Taylor and Francis", "publisher-place" : "London, UK", "title" : "The Distribution of Heat over the Surface of the Globe: Illustrated by Isothermal, Thermic Isabnormal, and Other Curves of Temperature", "translator" : [ { "dropping-particle" : "", "family" : "H2427", "given" : "Rt4", "non-dropping-particle" : "", "parse-names" : false, "suffix" : "" } ], "type" : "book" }, "uris" : [ "http://www.mendeley.com/documents/?uuid=9a679cad-83f2-4c60-ba69-b5f0adde7033" ] } ], "mendeley" : { "formattedCitation" : "(Dove, 1853)", "manualFormatting" : "Dove (1853)", "plainTextFormattedCitation" : "(Dove, 1853)", "previouslyFormattedCitation" : "(Dove, 1853)" }, "properties" : { "noteIndex" : 0 }, "schema" : "https://github.com/citation-style-language/schema/raw/master/csl-citation.json" }</w:instrText>
      </w:r>
      <w:r>
        <w:rPr>
          <w:rFonts w:cs="Times New Roman"/>
        </w:rPr>
        <w:fldChar w:fldCharType="separate"/>
      </w:r>
      <w:ins w:id="1828" w:author="Robin Matthews" w:date="2021-05-18T16:02:00Z">
        <w:r w:rsidR="00602365">
          <w:rPr>
            <w:rFonts w:cs="Times New Roman"/>
            <w:noProof/>
            <w:lang w:val="en-GB"/>
          </w:rPr>
          <w:t>Dove (1853)</w:t>
        </w:r>
      </w:ins>
      <w:del w:id="1829" w:author="Robin Matthews" w:date="2021-05-18T16:02:00Z">
        <w:r w:rsidRPr="00C421D6" w:rsidDel="00602365">
          <w:rPr>
            <w:rFonts w:cs="Times New Roman"/>
            <w:noProof/>
            <w:lang w:val="en-GB"/>
          </w:rPr>
          <w:delText>Dove (1853)</w:delText>
        </w:r>
      </w:del>
      <w:r>
        <w:rPr>
          <w:rFonts w:cs="Times New Roman"/>
        </w:rPr>
        <w:fldChar w:fldCharType="end"/>
      </w:r>
      <w:r w:rsidRPr="00C421D6">
        <w:rPr>
          <w:rFonts w:cs="Times New Roman"/>
          <w:lang w:val="en-GB"/>
        </w:rPr>
        <w:t xml:space="preserve"> mapped seasonal isotherms over most of the globe. By 1900, a patchy weather data-sharing system reached all continents except Antarctica. Regular compilation of climatological data for the world began in 1905 with the Réseau </w:t>
      </w:r>
      <w:bookmarkEnd w:id="1820"/>
      <w:r w:rsidRPr="00C421D6">
        <w:rPr>
          <w:rFonts w:cs="Times New Roman"/>
          <w:lang w:val="en-GB"/>
        </w:rPr>
        <w:t xml:space="preserve">Mondial </w:t>
      </w:r>
      <w:commentRangeStart w:id="1830"/>
      <w:r w:rsidRPr="009D46EB">
        <w:rPr>
          <w:rFonts w:cs="Times New Roman"/>
        </w:rPr>
        <w:fldChar w:fldCharType="begin" w:fldLock="1"/>
      </w:r>
      <w:r w:rsidR="00FA488E">
        <w:rPr>
          <w:rFonts w:cs="Times New Roman"/>
          <w:lang w:val="en-GB"/>
        </w:rPr>
        <w:instrText>ADDIN CSL_CITATION { "citationItems" : [ { "id" : "ITEM-1", "itemData" : { "author" : [ { "dropping-particle" : "", "family" : "Meteorological Office", "given" : "", "non-dropping-particle" : "", "parse-names" : false, "suffix" : "" }, { "dropping-particle" : "", "family" : "Shaw", "given" : "Napier", "non-dropping-particle" : "", "parse-names" : false, "suffix" : "" } ], "id" : "ITEM-1", "issued" : { "date-parts" : [ [ "1920" ] ] }, "language" : "Refcheck: Have changed author to 'Meteorological Office', rather than 'Great Britain Meteorological Office'; Strange to have a person as well as institutio in author listn. What should the page numbers be?; Should the year be 1910?", "publisher" : "H. M. Stationery Office", "publisher-place" : "London, UK", "title" : "R\u00e9seau Mondial, 1910: Monthly and Annual Summaries of Pressure, Temperature, and Precipitation at Land Stations", "translator" : [ { "dropping-particle" : "", "family" : "H2436", "given" : "Rt4", "non-dropping-particle" : "", "parse-names" : false, "suffix" : "" } ], "type" : "book" }, "uris" : [ "http://www.mendeley.com/documents/?uuid=89c7f76a-df6e-4d5a-a5fa-c7528d5abceb" ] } ], "mendeley" : { "formattedCitation" : "(Meteorological Office and Shaw, 1920)", "plainTextFormattedCitation" : "(Meteorological Office and Shaw, 1920)", "previouslyFormattedCitation" : "(Meteorological Office and Shaw, 1920)" }, "properties" : { "noteIndex" : 0 }, "schema" : "https://github.com/citation-style-language/schema/raw/master/csl-citation.json" }</w:instrText>
      </w:r>
      <w:r w:rsidRPr="009D46EB">
        <w:rPr>
          <w:rFonts w:cs="Times New Roman"/>
        </w:rPr>
        <w:fldChar w:fldCharType="separate"/>
      </w:r>
      <w:ins w:id="1831" w:author="Robin Matthews" w:date="2021-05-18T16:02:00Z">
        <w:r w:rsidR="00602365">
          <w:rPr>
            <w:rFonts w:cs="Times New Roman"/>
            <w:noProof/>
            <w:lang w:val="en-GB"/>
          </w:rPr>
          <w:t>(Meteorological Office and Shaw, 1920)</w:t>
        </w:r>
      </w:ins>
      <w:del w:id="1832" w:author="Robin Matthews" w:date="2021-05-18T16:02:00Z">
        <w:r w:rsidR="00E81B0B" w:rsidRPr="00E81B0B" w:rsidDel="00602365">
          <w:rPr>
            <w:rFonts w:cs="Times New Roman"/>
            <w:noProof/>
            <w:lang w:val="en-GB"/>
          </w:rPr>
          <w:delText>(Meteorological Office and Shaw, 1920)</w:delText>
        </w:r>
      </w:del>
      <w:r w:rsidRPr="009D46EB">
        <w:rPr>
          <w:rFonts w:cs="Times New Roman"/>
        </w:rPr>
        <w:fldChar w:fldCharType="end"/>
      </w:r>
      <w:commentRangeEnd w:id="1830"/>
      <w:r w:rsidR="00BD276D">
        <w:rPr>
          <w:rStyle w:val="CommentReference"/>
        </w:rPr>
        <w:commentReference w:id="1830"/>
      </w:r>
      <w:r w:rsidRPr="00C421D6">
        <w:rPr>
          <w:rFonts w:cs="Times New Roman"/>
          <w:lang w:val="en-GB"/>
        </w:rPr>
        <w:t xml:space="preserve">, and </w:t>
      </w:r>
      <w:del w:id="1833" w:author="Ian Blenkinsop" w:date="2021-07-02T15:44:00Z">
        <w:r w:rsidRPr="00C421D6" w:rsidDel="007628B3">
          <w:rPr>
            <w:rFonts w:cs="Times New Roman"/>
            <w:lang w:val="en-GB"/>
          </w:rPr>
          <w:delText xml:space="preserve">the </w:delText>
        </w:r>
      </w:del>
      <w:r w:rsidRPr="00C421D6">
        <w:rPr>
          <w:rFonts w:cs="Times New Roman"/>
          <w:lang w:val="en-GB"/>
        </w:rPr>
        <w:t>similar compilations</w:t>
      </w:r>
      <w:ins w:id="1834" w:author="Ian Blenkinsop" w:date="2021-07-02T15:45:00Z">
        <w:r w:rsidR="007628B3">
          <w:rPr>
            <w:rFonts w:cs="Times New Roman"/>
            <w:lang w:val="en-GB"/>
          </w:rPr>
          <w:t xml:space="preserve"> – the</w:t>
        </w:r>
      </w:ins>
      <w:r w:rsidRPr="00C421D6">
        <w:rPr>
          <w:rFonts w:cs="Times New Roman"/>
          <w:lang w:val="en-GB"/>
        </w:rPr>
        <w:t xml:space="preserve"> World Weather Records </w:t>
      </w:r>
      <w:r w:rsidRPr="009D46EB">
        <w:rPr>
          <w:rFonts w:cs="Times New Roman"/>
        </w:rPr>
        <w:fldChar w:fldCharType="begin" w:fldLock="1"/>
      </w:r>
      <w:r w:rsidR="00E81B0B">
        <w:rPr>
          <w:rFonts w:cs="Times New Roman"/>
          <w:lang w:val="en-GB"/>
        </w:rPr>
        <w:instrText>ADDIN CSL_CITATION { "citationItems" : [ { "id" : "ITEM-1", "itemData" : { "author" : [ { "dropping-particle" : "", "family" : "Clayton", "given" : "H H", "non-dropping-particle" : "", "parse-names" : false, "suffix" : "" } ], "collection-title" : "Smithsonian Miscellaneous Collections Vol. 79", "id" : "ITEM-1", "issued" : { "date-parts" : [ [ "1927" ] ] }, "note" : "UniM ERC B 551.5 WORL : 1971-80\nUniM EarthSci 551.5 WORL : 1941/50", "number-of-pages" : "1199", "publisher" : "Smithsonian Institution", "publisher-place" : "Washington, DC, USA", "title" : "World Weather Records", "translator" : [ { "dropping-particle" : "", "family" : "H2437", "given" : "Rt4", "non-dropping-particle" : "", "parse-names" : false, "suffix" : "" } ], "type" : "book" }, "uris" : [ "http://www.mendeley.com/documents/?uuid=ea6d7d42-4c61-4568-9a35-0e6288f7e11a" ] } ], "mendeley" : { "formattedCitation" : "(Clayton, 1927)", "plainTextFormattedCitation" : "(Clayton, 1927)", "previouslyFormattedCitation" : "(Clayton, 1927)" }, "properties" : { "noteIndex" : 0 }, "schema" : "https://github.com/citation-style-language/schema/raw/master/csl-citation.json" }</w:instrText>
      </w:r>
      <w:r w:rsidRPr="009D46EB">
        <w:rPr>
          <w:rFonts w:cs="Times New Roman"/>
        </w:rPr>
        <w:fldChar w:fldCharType="separate"/>
      </w:r>
      <w:ins w:id="1835" w:author="Robin Matthews" w:date="2021-05-18T16:02:00Z">
        <w:r w:rsidR="00602365">
          <w:rPr>
            <w:rFonts w:cs="Times New Roman"/>
            <w:noProof/>
            <w:lang w:val="en-GB"/>
          </w:rPr>
          <w:t>(Clayton, 1927)</w:t>
        </w:r>
      </w:ins>
      <w:del w:id="1836" w:author="Robin Matthews" w:date="2021-05-18T16:02:00Z">
        <w:r w:rsidRPr="00C421D6" w:rsidDel="00602365">
          <w:rPr>
            <w:rFonts w:cs="Times New Roman"/>
            <w:noProof/>
            <w:lang w:val="en-GB"/>
          </w:rPr>
          <w:delText>(Clayton, 1927)</w:delText>
        </w:r>
      </w:del>
      <w:r w:rsidRPr="009D46EB">
        <w:rPr>
          <w:rFonts w:cs="Times New Roman"/>
        </w:rPr>
        <w:fldChar w:fldCharType="end"/>
      </w:r>
      <w:r w:rsidRPr="00C421D6">
        <w:rPr>
          <w:rFonts w:cs="Times New Roman"/>
          <w:lang w:val="en-GB"/>
        </w:rPr>
        <w:t xml:space="preserve"> and Monthly Climatic Data for the World (est. 1948)</w:t>
      </w:r>
      <w:ins w:id="1837" w:author="Ian Blenkinsop" w:date="2021-07-02T15:45:00Z">
        <w:r w:rsidR="007628B3">
          <w:rPr>
            <w:rFonts w:cs="Times New Roman"/>
            <w:lang w:val="en-GB"/>
          </w:rPr>
          <w:t xml:space="preserve"> –</w:t>
        </w:r>
      </w:ins>
      <w:r w:rsidRPr="00C421D6">
        <w:rPr>
          <w:rFonts w:cs="Times New Roman"/>
          <w:lang w:val="en-GB"/>
        </w:rPr>
        <w:t xml:space="preserve"> have been published continuously since their founding. </w:t>
      </w:r>
    </w:p>
    <w:p w14:paraId="5DF554E4" w14:textId="77777777" w:rsidR="00102875" w:rsidRPr="00C421D6" w:rsidRDefault="00102875" w:rsidP="00102875">
      <w:pPr>
        <w:pStyle w:val="AR6BodyText"/>
        <w:rPr>
          <w:lang w:val="en-GB"/>
        </w:rPr>
      </w:pPr>
    </w:p>
    <w:p w14:paraId="27C698A1" w14:textId="6360B83B" w:rsidR="00102875" w:rsidRPr="00C421D6" w:rsidRDefault="00102875" w:rsidP="00102875">
      <w:pPr>
        <w:pStyle w:val="AR6BodyText"/>
        <w:rPr>
          <w:lang w:val="en-GB"/>
        </w:rPr>
      </w:pPr>
      <w:bookmarkStart w:id="1838" w:name="_Hlk66717131"/>
      <w:r w:rsidRPr="00C421D6">
        <w:rPr>
          <w:rFonts w:cs="Times New Roman"/>
          <w:lang w:val="en-GB"/>
        </w:rPr>
        <w:t>Land and ocean surface temperature data have been repeatedly evaluated, refined</w:t>
      </w:r>
      <w:del w:id="1839" w:author="Ian Blenkinsop" w:date="2021-07-02T15:45:00Z">
        <w:r w:rsidRPr="00C421D6" w:rsidDel="007628B3">
          <w:rPr>
            <w:rFonts w:cs="Times New Roman"/>
            <w:lang w:val="en-GB"/>
          </w:rPr>
          <w:delText>,</w:delText>
        </w:r>
      </w:del>
      <w:r w:rsidRPr="00C421D6">
        <w:rPr>
          <w:rFonts w:cs="Times New Roman"/>
          <w:lang w:val="en-GB"/>
        </w:rPr>
        <w:t xml:space="preserve"> and extended (Section 1.5.1). As computer power increased and older data were recovered from handwritten records, the number of surface station records used in published global land temperature time series grew. A pioneering study for 1880</w:t>
      </w:r>
      <w:r w:rsidRPr="00C421D6">
        <w:rPr>
          <w:rFonts w:ascii="Arial" w:hAnsi="Arial" w:cs="Arial"/>
          <w:color w:val="202122"/>
          <w:sz w:val="21"/>
          <w:szCs w:val="21"/>
          <w:shd w:val="clear" w:color="auto" w:fill="FDFDFD"/>
          <w:lang w:val="en-GB"/>
        </w:rPr>
        <w:t>–</w:t>
      </w:r>
      <w:r w:rsidRPr="00C421D6">
        <w:rPr>
          <w:rFonts w:cs="Times New Roman"/>
          <w:lang w:val="en-GB"/>
        </w:rPr>
        <w:t xml:space="preserve">1935 used fewer than 150 stations </w:t>
      </w:r>
      <w:r w:rsidRPr="009D46EB">
        <w:rPr>
          <w:rFonts w:cs="Times New Roman"/>
        </w:rPr>
        <w:fldChar w:fldCharType="begin" w:fldLock="1"/>
      </w:r>
      <w:r w:rsidR="00E81B0B">
        <w:rPr>
          <w:rFonts w:cs="Times New Roman"/>
          <w:lang w:val="en-GB"/>
        </w:rPr>
        <w:instrText>ADDIN CSL_CITATION { "citationItems" : [ { "id" : "ITEM-1", "itemData" : { "DOI" : "10.1002/qj.49706427503", "ISBN" : "0035-9009", "ISSN" : "00359009", "PMID" : "22035306", "abstract" : "By fuel combustion man has added about 150,000 million tons of carbon dioxide to the air during the past half century. The author estimates from the best available data that approximately three quarters of this has remained in the atmosphere.The radiation absorption coefficients of carbon dioxide and water vapour are used to show the effect of carbon dioxide on \u201csky radiation.\u201d From this the increase in mean temperature, due to the artificial production of carbon dioxide, is estimated to be at the rate of 0.003\u00b0C. per year at the present time.The temperature observations a t zoo meteorological stations are used to show that world temperatures have actually increased at an average rate of 0.005\u00b0C. per year during the past half century.", "author" : [ { "dropping-particle" : "", "family" : "Callendar", "given" : "G. S.", "non-dropping-particle" : "", "parse-names" : false, "suffix" : "" } ], "container-title" : "Quarterly Journal of the Royal Meteorological Society", "id" : "ITEM-1", "issue" : "275", "issued" : { "date-parts" : [ [ "1938", "9", "10" ] ] }, "page" : "223-240", "title" : "The artificial production of carbon dioxide and its influence on temperature", "translator" : [ { "dropping-particle" : "", "family" : "H3450", "given" : "", "non-dropping-particle" : "", "parse-names" : false, "suffix" : "" } ], "type" : "article-journal", "volume" : "64" }, "uris" : [ "http://www.mendeley.com/documents/?uuid=05e7d005-a66c-48b6-a2d7-a0cf4d48ad63" ] } ], "mendeley" : { "formattedCitation" : "(Callendar, 1938)", "plainTextFormattedCitation" : "(Callendar, 1938)", "previouslyFormattedCitation" : "(Callendar, 1938)" }, "properties" : { "noteIndex" : 0 }, "schema" : "https://github.com/citation-style-language/schema/raw/master/csl-citation.json" }</w:instrText>
      </w:r>
      <w:r w:rsidRPr="009D46EB">
        <w:rPr>
          <w:rFonts w:cs="Times New Roman"/>
        </w:rPr>
        <w:fldChar w:fldCharType="separate"/>
      </w:r>
      <w:ins w:id="1840" w:author="Robin Matthews" w:date="2021-05-18T16:02:00Z">
        <w:r w:rsidR="00602365">
          <w:rPr>
            <w:rFonts w:cs="Times New Roman"/>
            <w:noProof/>
            <w:lang w:val="en-GB"/>
          </w:rPr>
          <w:t>(Callendar, 1938)</w:t>
        </w:r>
      </w:ins>
      <w:del w:id="1841" w:author="Robin Matthews" w:date="2021-05-18T16:02:00Z">
        <w:r w:rsidRPr="00C421D6" w:rsidDel="00602365">
          <w:rPr>
            <w:rFonts w:cs="Times New Roman"/>
            <w:noProof/>
            <w:lang w:val="en-GB"/>
          </w:rPr>
          <w:delText>(Callendar, 1938)</w:delText>
        </w:r>
      </w:del>
      <w:r w:rsidRPr="009D46EB">
        <w:rPr>
          <w:rFonts w:cs="Times New Roman"/>
        </w:rPr>
        <w:fldChar w:fldCharType="end"/>
      </w:r>
      <w:r w:rsidRPr="00C421D6">
        <w:rPr>
          <w:rFonts w:cs="Times New Roman"/>
          <w:lang w:val="en-GB"/>
        </w:rPr>
        <w:t>. A benchmark study of 1880</w:t>
      </w:r>
      <w:r w:rsidRPr="00C421D6">
        <w:rPr>
          <w:rFonts w:ascii="Arial" w:hAnsi="Arial" w:cs="Arial"/>
          <w:color w:val="202122"/>
          <w:sz w:val="21"/>
          <w:szCs w:val="21"/>
          <w:shd w:val="clear" w:color="auto" w:fill="FDFDFD"/>
          <w:lang w:val="en-GB"/>
        </w:rPr>
        <w:t>–</w:t>
      </w:r>
      <w:r w:rsidRPr="00C421D6">
        <w:rPr>
          <w:rFonts w:cs="Times New Roman"/>
          <w:lang w:val="en-GB"/>
        </w:rPr>
        <w:t xml:space="preserve">2005 incorporated 4300 stations </w:t>
      </w:r>
      <w:r w:rsidRPr="009D46EB">
        <w:rPr>
          <w:rFonts w:cs="Times New Roman"/>
        </w:rPr>
        <w:fldChar w:fldCharType="begin" w:fldLock="1"/>
      </w:r>
      <w:r w:rsidR="00E81B0B">
        <w:rPr>
          <w:rFonts w:cs="Times New Roman"/>
          <w:lang w:val="en-GB"/>
        </w:rPr>
        <w:instrText>ADDIN CSL_CITATION { "citationItems" : [ { "id" : "ITEM-1", "itemData" : { "DOI" : "10.1029/2005JD006548", "abstract" : "The historical surface temperature data set HadCRUT provides a record of surface temperature trends and variability since 1850. A new version of this data set, HadCRUT3, has been produced, benefiting from recent improvements to the sea surface temperature data set which forms its marine component, and from improvements to the station records which provide the land data. A comprehensive set of uncertainty estimates has been derived to accompany the data: Estimates of measurement and sampling error, temperature bias effects, and the effect of limited observational coverage on large-scale averages have all been made. Since the mid twentieth century the uncertainties in global and hemispheric mean temperatures are small, and the temperature increase greatly exceeds its uncertainty. In earlier periods the uncertainties are larger, but the temperature increase over the twentieth century is still significantly larger than its uncertainty.", "author" : [ { "dropping-particle" : "", "family" : "Brohan", "given" : "P", "non-dropping-particle" : "", "parse-names" : false, "suffix" : "" }, { "dropping-particle" : "", "family" : "Kennedy", "given" : "J J", "non-dropping-particle" : "", "parse-names" : false, "suffix" : "" }, { "dropping-particle" : "", "family" : "Harris", "given" : "I", "non-dropping-particle" : "", "parse-names" : false, "suffix" : "" }, { "dropping-particle" : "", "family" : "Tett", "given" : "S F B", "non-dropping-particle" : "", "parse-names" : false, "suffix" : "" }, { "dropping-particle" : "", "family" : "Jones", "given" : "P D", "non-dropping-particle" : "", "parse-names" : false, "suffix" : "" } ], "container-title" : "Journal of Geophysical Research: Atmospheres", "id" : "ITEM-1", "issue" : "D12", "issued" : { "date-parts" : [ [ "2006" ] ] }, "title" : "Uncertainty estimates in regional and global observed temperature changes: A new data set from 1850", "translator" : [ { "dropping-particle" : "", "family" : "H3727", "given" : "", "non-dropping-particle" : "", "parse-names" : false, "suffix" : "" } ], "type" : "article-journal", "volume" : "111" }, "uris" : [ "http://www.mendeley.com/documents/?uuid=434ecdb2-b6d5-4486-86b3-1f4d8876910b" ] } ], "mendeley" : { "formattedCitation" : "(Brohan et al., 2006)", "plainTextFormattedCitation" : "(Brohan et al., 2006)", "previouslyFormattedCitation" : "(Brohan et al., 2006)" }, "properties" : { "noteIndex" : 0 }, "schema" : "https://github.com/citation-style-language/schema/raw/master/csl-citation.json" }</w:instrText>
      </w:r>
      <w:r w:rsidRPr="009D46EB">
        <w:rPr>
          <w:rFonts w:cs="Times New Roman"/>
        </w:rPr>
        <w:fldChar w:fldCharType="separate"/>
      </w:r>
      <w:ins w:id="1842" w:author="Robin Matthews" w:date="2021-05-18T16:02:00Z">
        <w:r w:rsidR="00602365">
          <w:rPr>
            <w:rFonts w:cs="Times New Roman"/>
            <w:noProof/>
            <w:lang w:val="en-GB"/>
          </w:rPr>
          <w:t>(Brohan et al., 2006)</w:t>
        </w:r>
      </w:ins>
      <w:del w:id="1843" w:author="Robin Matthews" w:date="2021-05-18T16:02:00Z">
        <w:r w:rsidRPr="00C421D6" w:rsidDel="00602365">
          <w:rPr>
            <w:rFonts w:cs="Times New Roman"/>
            <w:noProof/>
            <w:lang w:val="en-GB"/>
          </w:rPr>
          <w:delText>(Brohan et al., 2006)</w:delText>
        </w:r>
      </w:del>
      <w:r w:rsidRPr="009D46EB">
        <w:rPr>
          <w:rFonts w:cs="Times New Roman"/>
        </w:rPr>
        <w:fldChar w:fldCharType="end"/>
      </w:r>
      <w:r w:rsidRPr="00C421D6">
        <w:rPr>
          <w:rFonts w:cs="Times New Roman"/>
          <w:lang w:val="en-GB"/>
        </w:rPr>
        <w:t>. A study of the 1753</w:t>
      </w:r>
      <w:r w:rsidRPr="00C421D6">
        <w:rPr>
          <w:rFonts w:ascii="Arial" w:hAnsi="Arial" w:cs="Arial"/>
          <w:color w:val="202122"/>
          <w:sz w:val="21"/>
          <w:szCs w:val="21"/>
          <w:shd w:val="clear" w:color="auto" w:fill="FDFDFD"/>
          <w:lang w:val="en-GB"/>
        </w:rPr>
        <w:t>–</w:t>
      </w:r>
      <w:r w:rsidRPr="00C421D6">
        <w:rPr>
          <w:rFonts w:cs="Times New Roman"/>
          <w:lang w:val="en-GB"/>
        </w:rPr>
        <w:t xml:space="preserve">2011 period included previously unused station data, for a total of 36,000 stations </w:t>
      </w:r>
      <w:r w:rsidRPr="009D46EB">
        <w:rPr>
          <w:rFonts w:cs="Times New Roman"/>
        </w:rPr>
        <w:fldChar w:fldCharType="begin" w:fldLock="1"/>
      </w:r>
      <w:r w:rsidR="00A94565">
        <w:rPr>
          <w:rFonts w:cs="Times New Roman"/>
          <w:lang w:val="en-GB"/>
        </w:rPr>
        <w:instrText>ADDIN CSL_CITATION { "citationItems" : [ { "id" : "ITEM-1", "itemData" : { "DOI" : "10.4172/2327-4581.1000101", "ISBN" : "23274581", "ISSN" : "23274581", "author" : [ { "dropping-particle" : "", "family" : "Rohde", "given" : "Robert A.", "non-dropping-particle" : "", "parse-names" : false, "suffix" : "" }, { "dropping-particle" : "", "family" : "Muller", "given" : "Richard A.", "non-dropping-particle" : "", "parse-names" : false, "suffix" : "" }, { "dropping-particle" : "", "family" : "Jacobsen", "given" : "Robert", "non-dropping-particle" : "", "parse-names" : false, "suffix" : "" }, { "dropping-particle" : "", "family" : "Muller", "given" : "Elizabeth", "non-dropping-particle" : "", "parse-names" : false, "suffix" : "" }, { "dropping-particle" : "", "family" : "Wickham", "given" : "Charlotte", "non-dropping-particle" : "", "parse-names" : false, "suffix" : "" } ], "container-title" : "Geoinformatics &amp; Geostatistics: An Overview", "id" : "ITEM-1", "issue" : "01", "issued" : { "date-parts" : [ [ "2013" ] ] }, "title" : "A New Estimate of the Average Earth Surface Land Temperature Spanning 1753 to 2011", "translator" : [ { "dropping-particle" : "", "family" : "H2652", "given" : "", "non-dropping-particle" : "", "parse-names" : false, "suffix" : "" } ], "type" : "article-journal", "volume" : "01" }, "uris" : [ "http://www.mendeley.com/documents/?uuid=d6411b9e-33d8-4633-ac0c-8b50d1c02741" ] } ], "mendeley" : { "formattedCitation" : "(Rohde et al., 2013)", "plainTextFormattedCitation" : "(Rohde et al., 2013)", "previouslyFormattedCitation" : "(Rohde et al., 2013)" }, "properties" : { "noteIndex" : 0 }, "schema" : "https://github.com/citation-style-language/schema/raw/master/csl-citation.json" }</w:instrText>
      </w:r>
      <w:r w:rsidRPr="009D46EB">
        <w:rPr>
          <w:rFonts w:cs="Times New Roman"/>
        </w:rPr>
        <w:fldChar w:fldCharType="separate"/>
      </w:r>
      <w:ins w:id="1844" w:author="Robin Matthews" w:date="2021-05-18T16:02:00Z">
        <w:r w:rsidR="00602365">
          <w:rPr>
            <w:rFonts w:cs="Times New Roman"/>
            <w:noProof/>
            <w:lang w:val="en-GB"/>
          </w:rPr>
          <w:t>(Rohde et al., 2013)</w:t>
        </w:r>
      </w:ins>
      <w:del w:id="1845" w:author="Robin Matthews" w:date="2021-05-18T16:02:00Z">
        <w:r w:rsidRPr="00C421D6" w:rsidDel="00602365">
          <w:rPr>
            <w:rFonts w:cs="Times New Roman"/>
            <w:noProof/>
            <w:lang w:val="en-GB"/>
          </w:rPr>
          <w:delText>(Rohde et al., 2013)</w:delText>
        </w:r>
      </w:del>
      <w:r w:rsidRPr="009D46EB">
        <w:rPr>
          <w:rFonts w:cs="Times New Roman"/>
        </w:rPr>
        <w:fldChar w:fldCharType="end"/>
      </w:r>
      <w:r w:rsidRPr="00C421D6">
        <w:rPr>
          <w:lang w:val="en-GB"/>
        </w:rPr>
        <w:t xml:space="preserve">; recent versions of this dataset comprise over 40,000 land stations </w:t>
      </w:r>
      <w:r w:rsidRPr="00596304">
        <w:fldChar w:fldCharType="begin" w:fldLock="1"/>
      </w:r>
      <w:r w:rsidR="00E81B0B">
        <w:rPr>
          <w:lang w:val="en-GB"/>
        </w:rPr>
        <w:instrText>ADDIN CSL_CITATION { "citationItems" : [ { "id" : "ITEM-1", "itemData" : { "DOI" : "10.5194/essd-12-3469-2020", "ISSN" : "1866-3516", "author" : [ { "dropping-particle" : "", "family" : "Rohde", "given" : "Robert A.", "non-dropping-particle" : "", "parse-names" : false, "suffix" : "" }, { "dropping-particle" : "", "family" : "Hausfather", "given" : "Zeke", "non-dropping-particle" : "", "parse-names" : false, "suffix" : "" } ], "container-title" : "Earth System Science Data", "id" : "ITEM-1", "issue" : "4", "issued" : { "date-parts" : [ [ "2020", "12", "17" ] ] }, "page" : "3469-3479", "title" : "The Berkeley Earth Land/Ocean Temperature Record", "translator" : [ { "dropping-particle" : "", "family" : "H4362", "given" : "", "non-dropping-particle" : "", "parse-names" : false, "suffix" : "" } ], "type" : "article-journal", "volume" : "12" }, "uris" : [ "http://www.mendeley.com/documents/?uuid=e8c7bab3-a357-4d12-a7a5-01480025e8d4" ] } ], "mendeley" : { "formattedCitation" : "(Rohde and Hausfather, 2020)", "plainTextFormattedCitation" : "(Rohde and Hausfather, 2020)", "previouslyFormattedCitation" : "(Rohde and Hausfather, 2020)" }, "properties" : { "noteIndex" : 0 }, "schema" : "https://github.com/citation-style-language/schema/raw/master/csl-citation.json" }</w:instrText>
      </w:r>
      <w:r w:rsidRPr="00596304">
        <w:fldChar w:fldCharType="separate"/>
      </w:r>
      <w:ins w:id="1846" w:author="Robin Matthews" w:date="2021-05-18T16:02:00Z">
        <w:r w:rsidR="00602365">
          <w:rPr>
            <w:noProof/>
            <w:lang w:val="en-GB"/>
          </w:rPr>
          <w:t>(Rohde and Hausfather, 2020)</w:t>
        </w:r>
      </w:ins>
      <w:del w:id="1847" w:author="Robin Matthews" w:date="2021-05-18T16:02:00Z">
        <w:r w:rsidR="00F8677F" w:rsidRPr="00C421D6" w:rsidDel="00602365">
          <w:rPr>
            <w:noProof/>
            <w:lang w:val="en-GB"/>
          </w:rPr>
          <w:delText>(Rohde and Hausfather, 2020)</w:delText>
        </w:r>
      </w:del>
      <w:r w:rsidRPr="00596304">
        <w:fldChar w:fldCharType="end"/>
      </w:r>
      <w:r w:rsidRPr="00C421D6">
        <w:rPr>
          <w:lang w:val="en-GB"/>
        </w:rPr>
        <w:t>.</w:t>
      </w:r>
      <w:r w:rsidRPr="00C421D6">
        <w:rPr>
          <w:rFonts w:cs="Times New Roman"/>
          <w:lang w:val="en-GB"/>
        </w:rPr>
        <w:t xml:space="preserve"> Several centres, including </w:t>
      </w:r>
      <w:ins w:id="1848" w:author="Ian Blenkinsop" w:date="2021-07-02T15:46:00Z">
        <w:r w:rsidR="007628B3">
          <w:rPr>
            <w:rFonts w:cs="Times New Roman"/>
            <w:lang w:val="en-GB"/>
          </w:rPr>
          <w:t xml:space="preserve">the </w:t>
        </w:r>
        <w:r w:rsidR="007628B3" w:rsidRPr="007628B3">
          <w:rPr>
            <w:rFonts w:cs="Times New Roman"/>
            <w:lang w:val="en-GB"/>
          </w:rPr>
          <w:t>National Oceanic and Atmospheric Administration</w:t>
        </w:r>
        <w:r w:rsidR="007628B3">
          <w:rPr>
            <w:rFonts w:cs="Times New Roman"/>
            <w:lang w:val="en-GB"/>
          </w:rPr>
          <w:t xml:space="preserve"> (</w:t>
        </w:r>
      </w:ins>
      <w:r w:rsidRPr="00C421D6">
        <w:rPr>
          <w:rFonts w:cs="Times New Roman"/>
          <w:lang w:val="en-GB"/>
        </w:rPr>
        <w:t>NOAA</w:t>
      </w:r>
      <w:ins w:id="1849" w:author="Ian Blenkinsop" w:date="2021-07-02T15:46:00Z">
        <w:r w:rsidR="007628B3">
          <w:rPr>
            <w:rFonts w:cs="Times New Roman"/>
            <w:lang w:val="en-GB"/>
          </w:rPr>
          <w:t>)</w:t>
        </w:r>
      </w:ins>
      <w:r w:rsidRPr="00C421D6">
        <w:rPr>
          <w:lang w:val="en-GB"/>
        </w:rPr>
        <w:t xml:space="preserve">, </w:t>
      </w:r>
      <w:r w:rsidRPr="00C421D6">
        <w:rPr>
          <w:rFonts w:cs="Times New Roman"/>
          <w:lang w:val="en-GB"/>
        </w:rPr>
        <w:t xml:space="preserve">Hadley, and </w:t>
      </w:r>
      <w:r>
        <w:rPr>
          <w:lang w:val="en-US"/>
        </w:rPr>
        <w:t>Japan Meteorological Agency</w:t>
      </w:r>
      <w:r w:rsidRPr="00C421D6">
        <w:rPr>
          <w:rFonts w:cs="Times New Roman"/>
          <w:lang w:val="en-GB"/>
        </w:rPr>
        <w:t xml:space="preserve"> (JMA), each produce SST datasets independently </w:t>
      </w:r>
      <w:bookmarkStart w:id="1850" w:name="_Hlk66717211"/>
      <w:r w:rsidRPr="00C421D6">
        <w:rPr>
          <w:rFonts w:cs="Times New Roman"/>
          <w:lang w:val="en-GB"/>
        </w:rPr>
        <w:t>calculated from instrument</w:t>
      </w:r>
      <w:r w:rsidR="007747F7">
        <w:rPr>
          <w:rFonts w:cs="Times New Roman"/>
          <w:lang w:val="en-GB"/>
        </w:rPr>
        <w:t>al</w:t>
      </w:r>
      <w:r w:rsidRPr="00C421D6">
        <w:rPr>
          <w:rFonts w:cs="Times New Roman"/>
          <w:lang w:val="en-GB"/>
        </w:rPr>
        <w:t xml:space="preserve"> records.</w:t>
      </w:r>
      <w:bookmarkEnd w:id="1850"/>
      <w:r w:rsidRPr="00C421D6">
        <w:rPr>
          <w:rFonts w:cs="Times New Roman"/>
          <w:lang w:val="en-GB"/>
        </w:rPr>
        <w:t xml:space="preserve"> </w:t>
      </w:r>
      <w:r w:rsidRPr="00C421D6">
        <w:rPr>
          <w:lang w:val="en-GB"/>
        </w:rPr>
        <w:t xml:space="preserve">In the 2000s, adjustments for bias due to </w:t>
      </w:r>
      <w:r w:rsidRPr="00C421D6">
        <w:rPr>
          <w:lang w:val="en-GB"/>
        </w:rPr>
        <w:lastRenderedPageBreak/>
        <w:t xml:space="preserve">different measurement methods (buckets, engine intake thermometers, moored and drifting buoys) resulted in major improvements of SST data </w:t>
      </w:r>
      <w:r w:rsidRPr="009D46EB">
        <w:fldChar w:fldCharType="begin" w:fldLock="1"/>
      </w:r>
      <w:r w:rsidR="00E81B0B">
        <w:rPr>
          <w:lang w:val="en-GB"/>
        </w:rPr>
        <w:instrText>ADDIN CSL_CITATION { "citationItems" : [ { "id" : "ITEM-1", "itemData" : { "DOI" : "10.1038/nature06982", "ISSN" : "1476-4687", "abstract" : "The record of global sea-surface temperatures spanning the past century provides key evidence for global warming and is much scrutinized with a view to distinguishing between anthropogenic and natural climate variability. It has been assumed that this record is now largely free of substantial uncorrected instrument biases. Not so, according to a team assembled from four of the world's leading climate research institutes. They have identified a pronounced discontinuity in the record \u2014 a sudden drop of about 0.3 \u00b0C in global sea-surface temperature in 1945 \u2014 that coincides with a significant change in the shipboard instrumentation used to collect the data. This discontinuity is 40% as large as the century-long upward trend in temperatures, so correcting for it is likely to change the overall record and its interpretation substantially.", "author" : [ { "dropping-particle" : "", "family" : "Thompson", "given" : "David W. J.", "non-dropping-particle" : "", "parse-names" : false, "suffix" : "" }, { "dropping-particle" : "", "family" : "Kennedy", "given" : "John J.", "non-dropping-particle" : "", "parse-names" : false, "suffix" : "" }, { "dropping-particle" : "", "family" : "Wallace", "given" : "John M.", "non-dropping-particle" : "", "parse-names" : false, "suffix" : "" }, { "dropping-particle" : "", "family" : "Jones", "given" : "Phil D.", "non-dropping-particle" : "", "parse-names" : false, "suffix" : "" } ], "container-title" : "Nature", "id" : "ITEM-1", "issue" : "7195", "issued" : { "date-parts" : [ [ "2008", "5" ] ] }, "page" : "646-649", "title" : "A large discontinuity in the mid-twentieth century in observed global-mean surface temperature", "translator" : [ { "dropping-particle" : "", "family" : "H4100", "given" : "", "non-dropping-particle" : "", "parse-names" : false, "suffix" : "" } ], "type" : "article-journal", "volume" : "453" }, "uris" : [ "http://www.mendeley.com/documents/?uuid=6182d681-52cd-45f0-8a75-7604f233416b" ] } ], "mendeley" : { "formattedCitation" : "(Thompson et al., 2008)", "plainTextFormattedCitation" : "(Thompson et al., 2008)", "previouslyFormattedCitation" : "(Thompson et al., 2008)" }, "properties" : { "noteIndex" : 0 }, "schema" : "https://github.com/citation-style-language/schema/raw/master/csl-citation.json" }</w:instrText>
      </w:r>
      <w:r w:rsidRPr="009D46EB">
        <w:fldChar w:fldCharType="separate"/>
      </w:r>
      <w:ins w:id="1851" w:author="Robin Matthews" w:date="2021-05-18T16:02:00Z">
        <w:r w:rsidR="00602365">
          <w:rPr>
            <w:noProof/>
          </w:rPr>
          <w:t>(Thompson et al., 2008)</w:t>
        </w:r>
      </w:ins>
      <w:del w:id="1852" w:author="Robin Matthews" w:date="2021-05-18T16:02:00Z">
        <w:r w:rsidRPr="009D46EB" w:rsidDel="00602365">
          <w:rPr>
            <w:noProof/>
          </w:rPr>
          <w:delText>(Thompson et al., 2008)</w:delText>
        </w:r>
      </w:del>
      <w:r w:rsidRPr="009D46EB">
        <w:fldChar w:fldCharType="end"/>
      </w:r>
      <w:r w:rsidRPr="009D46EB">
        <w:t xml:space="preserve">, and these improvements continue </w:t>
      </w:r>
      <w:r w:rsidRPr="009D46EB">
        <w:fldChar w:fldCharType="begin" w:fldLock="1"/>
      </w:r>
      <w:r w:rsidR="00E81B0B">
        <w:instrText>ADDIN CSL_CITATION { "citationItems" : [ { "id" : "ITEM-1", "itemData" : { "DOI" : "10.1175/JCLI-D-16-0836.1", "ISSN" : "0894-8755", "abstract" : "The monthly global 2\u00b0 \u00d7 2\u00b0 Extended Reconstructed Sea Surface Temperature (ERSST) has been revised and updated from version 4 to version 5. This update incorporates a new release of ICOADS release 3.0 (R3.0), a decade of near-surface data from Argo floats, and a new estimate of centennial sea ice from HadISST2. A number of choices in aspects of quality control, bias adjustment, and interpolation have been substantively revised. The resulting ERSST estimates have more realistic spatiotemporal variations, better representation of high-latitude SSTs, and ship SST biases are now calculated relative to more accurate buoy measurements, while the global long-term trend remains about the same. Progressive experiments have been undertaken to highlight the effects of each change in data source and analysis technique upon the final product. The reconstructed SST is systematically decreased by 0.077\u00b0C, as the reference data source is switched from ship SST in ERSSTv4 to modern buoy SST in ERSSTv5. Furthermore, high-latitude SSTs are decreased by 0.1\u00b0\u20130.2\u00b0C by using sea ice concentration from HadISST2 over HadISST1. Changes arising from remaining innovations are mostly important at small space and time scales, primarily having an impact where and when input observations are sparse. Cross validations and verifications with independent modern observations show that the updates incorporated in ERSSTv5 have improved the representation of spatial variability over the global oceans, the magnitude of El Ni\u00f1o and La Ni\u00f1a events, and the decadal nature of SST changes over 1930s\u201340s when observation instruments changed rapidly. Both long- (1900\u20132015) and short-term (2000\u201315) SST trends in ERSSTv5 remain significant as in ERSSTv4.", "author" : [ { "dropping-particle" : "", "family" : "Huang", "given" : "Boyin", "non-dropping-particle" : "", "parse-names" : false, "suffix" : "" }, { "dropping-particle" : "", "family" : "Thorne", "given" : "Peter W.", "non-dropping-particle" : "", "parse-names" : false, "suffix" : "" }, { "dropping-particle" : "", "family" : "Banzon", "given" : "Viva F.", "non-dropping-particle" : "", "parse-names" : false, "suffix" : "" }, { "dropping-particle" : "", "family" : "Boyer", "given" : "Tim", "non-dropping-particle" : "", "parse-names" : false, "suffix" : "" }, { "dropping-particle" : "", "family" : "Chepurin", "given" : "Gennady", "non-dropping-particle" : "", "parse-names" : false, "suffix" : "" }, { "dropping-particle" : "", "family" : "Lawrimore", "given" : "Jay H.", "non-dropping-particle" : "", "parse-names" : false, "suffix" : "" }, { "dropping-particle" : "", "family" : "Menne", "given" : "Matthew J.", "non-dropping-particle" : "", "parse-names" : false, "suffix" : "" }, { "dropping-particle" : "", "family" : "Smith", "given" : "Thomas M.", "non-dropping-particle" : "", "parse-names" : false, "suffix" : "" }, { "dropping-particle" : "", "family" : "Vose", "given" : "Russell S.", "non-dropping-particle" : "", "parse-names" : false, "suffix" : "" }, { "dropping-particle" : "", "family" : "Zhang", "given" : "Huai-Min", "non-dropping-particle" : "", "parse-names" : false, "suffix" : "" } ], "container-title" : "Journal of Climate", "id" : "ITEM-1", "issue" : "20", "issued" : { "date-parts" : [ [ "2017", "10" ] ] }, "page" : "8179-8205", "title" : "Extended Reconstructed Sea Surface Temperature, Version 5 (ERSSTv5): Upgrades, Validations, and Intercomparisons", "translator" : [ { "dropping-particle" : "", "family" : "H3763", "given" : "", "non-dropping-particle" : "", "parse-names" : false, "suffix" : "" } ], "type" : "article-journal", "volume" : "30" }, "uris" : [ "http://www.mendeley.com/documents/?uuid=15b57768-dafd-435f-9dd3-d642c49df6a4" ] }, { "id" : "ITEM-2", "itemData" : { "DOI" : "10.1029/2018JD029867", "ISSN" : "2169-897X", "author" : [ { "dropping-particle" : "", "family"</w:instrText>
      </w:r>
      <w:r w:rsidR="00E81B0B" w:rsidRPr="00C00E84">
        <w:rPr>
          <w:lang w:val="en-US"/>
        </w:rPr>
        <w:instrText xml:space="preserve"> : "Kennedy", "given" : "J. J.", "non-dropping-particle" : "", "parse-names" : false, "suffix" : "" }, { "dropping-particle" : "", "family" : "Rayner", "given" : "N. A.", "non-dropping-particle" : "", "parse-names" : false, "suffix" : "" }, { "dropping-particle" : "", "family" : "Atkinson", "given" : "C. P.", "non-dropping-particle" : "", "parse-names" : false, "suffix" : "" }, { "dropping-particle" : "", "family" : "Killick", "given" : "R. E.", "non-dropping-particle" : "", "parse-names" : false, "suffix" : "" } ], "container-title" : "Journal of Geophysical Research: Atmospheres", "id" : "ITEM-2", "issue" : "14", "issued" : { "date-parts" : [ [ "2019", "7", "27" ] ] }, "page" : "7719-7763", "title" : "An Ensemble Data Set of Sea Surface Temperature Change From 1850: The Met Office Hadley Centre HadSST.4.0.0.0 Data Set", "translator" : [ { "dropping-particle" : "", "family" : "H3764", "given" : "", "non-dropping-particle" : "", "parse-names" : false, "suffix" : "" } ], "type" : "article-journal", "volume" : "124" }, "uris" : [ "http://www.mendeley.com/documents/?uuid=88bbdebb-abe1-4c71-8507-440e749ecd20" ] } ], "mendeley" : { "formattedCitation" : "(Huang et al., 2017; Kennedy et al., 2019)", "plainTextFormattedCitation" : "(Huang et al., 2017; Kennedy et al., 2019)", "previouslyFormattedCitation" : "(Huang et al., 2017; Kennedy et al., 2019)" }, "properties" : { "noteIndex" : 0 }, "schema" : "https://github.com/citation-style-language/schema/raw/master/csl-citation.json" }</w:instrText>
      </w:r>
      <w:r w:rsidRPr="009D46EB">
        <w:fldChar w:fldCharType="separate"/>
      </w:r>
      <w:ins w:id="1853" w:author="Robin Matthews" w:date="2021-05-18T16:02:00Z">
        <w:r w:rsidR="00602365">
          <w:rPr>
            <w:noProof/>
            <w:lang w:val="en-GB"/>
          </w:rPr>
          <w:t>(Huang et al., 2017; Kennedy et al., 2019)</w:t>
        </w:r>
      </w:ins>
      <w:del w:id="1854" w:author="Robin Matthews" w:date="2021-05-18T16:02:00Z">
        <w:r w:rsidRPr="00C421D6" w:rsidDel="00602365">
          <w:rPr>
            <w:noProof/>
            <w:lang w:val="en-GB"/>
          </w:rPr>
          <w:delText>(Huang et al., 2017; Kennedy et al., 2019)</w:delText>
        </w:r>
      </w:del>
      <w:r w:rsidRPr="009D46EB">
        <w:fldChar w:fldCharType="end"/>
      </w:r>
      <w:r w:rsidRPr="00C421D6">
        <w:rPr>
          <w:lang w:val="en-GB"/>
        </w:rPr>
        <w:t>. SST</w:t>
      </w:r>
      <w:r w:rsidRPr="00C421D6">
        <w:rPr>
          <w:rFonts w:cs="Times New Roman"/>
          <w:lang w:val="en-GB"/>
        </w:rPr>
        <w:t xml:space="preserve"> and land-based data are incorporated into global surface temperature datasets calculated </w:t>
      </w:r>
      <w:r w:rsidR="00117528">
        <w:rPr>
          <w:rFonts w:cs="Times New Roman"/>
          <w:lang w:val="en-GB"/>
        </w:rPr>
        <w:t>independently</w:t>
      </w:r>
      <w:r w:rsidR="00117528" w:rsidRPr="00C421D6">
        <w:rPr>
          <w:rFonts w:cs="Times New Roman"/>
          <w:lang w:val="en-GB"/>
        </w:rPr>
        <w:t xml:space="preserve"> </w:t>
      </w:r>
      <w:r w:rsidRPr="00C421D6">
        <w:rPr>
          <w:rFonts w:cs="Times New Roman"/>
          <w:lang w:val="en-GB"/>
        </w:rPr>
        <w:t xml:space="preserve">by </w:t>
      </w:r>
      <w:r w:rsidRPr="00C421D6">
        <w:rPr>
          <w:lang w:val="en-GB"/>
        </w:rPr>
        <w:t xml:space="preserve">multiple </w:t>
      </w:r>
      <w:r w:rsidRPr="00C421D6">
        <w:rPr>
          <w:rFonts w:cs="Times New Roman"/>
          <w:lang w:val="en-GB"/>
        </w:rPr>
        <w:t>research groups</w:t>
      </w:r>
      <w:r w:rsidRPr="00C421D6">
        <w:rPr>
          <w:lang w:val="en-GB"/>
        </w:rPr>
        <w:t xml:space="preserve">, including </w:t>
      </w:r>
      <w:r w:rsidRPr="00C421D6">
        <w:rPr>
          <w:rFonts w:cs="Times New Roman"/>
          <w:lang w:val="en-GB"/>
        </w:rPr>
        <w:t>NOAA, NASA, Berkeley Earth, Hadley-CRU, JMA, and China Meteorological Administration (</w:t>
      </w:r>
      <w:r w:rsidRPr="00C421D6">
        <w:rPr>
          <w:lang w:val="en-GB"/>
        </w:rPr>
        <w:t xml:space="preserve">CMA). </w:t>
      </w:r>
      <w:r w:rsidRPr="00C421D6">
        <w:rPr>
          <w:rFonts w:cs="Times New Roman"/>
          <w:lang w:val="en-GB"/>
        </w:rPr>
        <w:t xml:space="preserve">Each group aggregates the raw measurement data, applies various adjustments for non-climatic biases such as urban heat-island effects, and addresses unevenness in geospatial and temporal sampling with various techniques (see </w:t>
      </w:r>
      <w:del w:id="1855" w:author="Ian Blenkinsop" w:date="2021-07-12T14:09:00Z">
        <w:r w:rsidRPr="00C421D6" w:rsidDel="001465B6">
          <w:rPr>
            <w:rFonts w:cs="Times New Roman"/>
            <w:lang w:val="en-GB"/>
          </w:rPr>
          <w:delText xml:space="preserve">Chapter 2, </w:delText>
        </w:r>
      </w:del>
      <w:r w:rsidRPr="00C421D6">
        <w:rPr>
          <w:rFonts w:cs="Times New Roman"/>
          <w:lang w:val="en-GB"/>
        </w:rPr>
        <w:t xml:space="preserve">Section 2.3.1.1.3 and Table 2.4 for references). </w:t>
      </w:r>
      <w:r w:rsidRPr="00C421D6">
        <w:rPr>
          <w:lang w:val="en-GB"/>
        </w:rPr>
        <w:t xml:space="preserve">Other research groups provide alternative interpolations of these datasets using different methods (e.g., </w:t>
      </w:r>
      <w:r w:rsidRPr="00596304">
        <w:fldChar w:fldCharType="begin" w:fldLock="1"/>
      </w:r>
      <w:r w:rsidR="00E81B0B">
        <w:rPr>
          <w:lang w:val="en-GB"/>
        </w:rPr>
        <w:instrText>ADDIN CSL_CITATION { "citationItems" : [ { "id" : "ITEM-1", "itemData" : { "DOI" : "10.1038/s41561-020-0582-5", "ISSN" : "1752-0908", "abstract" : "Historical temperature measurements are the basis of global climate datasets like HadCRUT4. This dataset contains many missing values, particularly for periods before the mid-twentieth century, although recent years are also incomplete. Here we demonstrate that artificial intelligence can skilfully fill these observational gaps when combined with numerical climate model data. We show that recently developed image inpainting techniques perform accurate monthly reconstructions via transfer learning using either 20CR (Twentieth-Century Reanalysis) or the CMIP5 (Coupled Model Intercomparison Project Phase 5) experiments. The resulting global annual mean temperature time series exhibit high Pearson correlation coefficients (\u22650.9941) and low root mean squared errors (\u22640.0547\u2009\u00b0C) as compared with the original data. These techniques also provide advantages relative to state-of-the-art kriging interpolation and principal component analysis-based infilling. When applied to HadCRUT4, our method restores a missing spatial pattern of the documented El Ni\u00f1o from July 1877. With respect to the global mean temperature time series, a HadCRUT4 reconstruction by our method points to a cooler nineteenth century, a less apparent hiatus in the twenty-first century, an even warmer 2016 being the warmest year on record and a stronger global trend between 1850 and 2018 relative to previous estimates. We propose image inpainting as an approach to reconstruct missing climate information and thereby reduce uncertainties and biases in climate records.", "author" : [ { "dropping-particle" : "", "family" : "Kadow", "given" : "Christopher", "non-dropping-particle" : "", "parse-names" : false, "suffix" : "" }, { "dropping-particle" : "", "family" : "Hall", "given" : "David Matthew", "non-dropping-particle" : "", "parse-names" : false, "suffix" : "" }, { "dropping-particle" : "", "family" : "Ulbrich", "given" : "Uwe", "non-dropping-particle" : "", "parse-names" : false, "suffix" : "" } ], "container-title" : "Nature Geoscience", "id" : "ITEM-1", "issue" : "6", "issued" : { "date-parts" : [ [ "2020" ] ] }, "page" : "408-413", "title" : "Artificial intelligence reconstructs missing climate information", "translator" : [ { "dropping-particle" : "", "family" : "H4451", "given" : "", "non-dropping-particle" : "", "parse-names" : false, "suffix" : "" } ], "type" : "article-journal", "volume" : "13" }, "uris" : [ "http://www.mendeley.com/documents/?uuid=d82e7aeb-2957-4a9e-8b90-cfeb5be28b25" ] }, { "id" : "ITEM-2", "itemData" : { "DOI" : "10.1002/qj.2297", "ISBN" : "1477-870X", "ISSN" : "1477870X", "abstract" : "Incomplete global coverage is a potential source of bias in global temperature reconstructions if the unsampled regions are not uniformly distributed over the planet's surface. The widely used HadCRUT4 dataset covers on average about 84% of the globe ... \\n", "author" : [ { "dropping-particle" : "", "family" : "Cowtan", "given" : "Kevin", "non-dropping-particle" : "", "parse-names" : false, "suffix" : "" }, { "dropping-particle" : "", "family" : "Way", "given" : "Robert G.", "non-dropping-particle" : "", "parse-names" : false, "suffix" : "" } ], "container-title" : "Quarterly Journal of the Royal Meteorological Society", "id" : "ITEM-2", "issued" : { "date-parts" : [ [ "2014" ] ] }, "title" : "Coverage bias in the HadCRUT4 temperature series and its impact on recent temperature trends", "translator" : [ { "dropping-particle" : "", "family" : "H2460", "given" : "", "non-dropping-particle" : "", "parse-names" : false, "suffix" : "" } ], "type" : "article-journal" }, "uris" : [ "http://www.mendeley.com/documents/?uuid=39ad40e0-1ab0-4da1-abd6-6be46e217952" ] } ], "mendeley" : { "formattedCitation" : "(Cowtan and Way, 2014; Kadow et al., 2020)", "manualFormatting" : "Cowtan and Way, 2014; Kadow et al., 2020)", "plainTextFormattedCitation" : "(Cowtan and Way, 2014; Kadow et al., 2020)", "previouslyFormattedCitation" : "(Cowtan and Way, 2014; Kadow et al., 2020)" }, "properties" : { "noteIndex" : 0 }, "schema" : "https://github.com/citation-style-language/schema/raw/master/csl-citation.json" }</w:instrText>
      </w:r>
      <w:r w:rsidRPr="00596304">
        <w:fldChar w:fldCharType="separate"/>
      </w:r>
      <w:ins w:id="1856" w:author="Robin Matthews" w:date="2021-05-18T16:02:00Z">
        <w:r w:rsidR="00602365">
          <w:rPr>
            <w:noProof/>
            <w:lang w:val="en-GB"/>
          </w:rPr>
          <w:t>Cowtan and Way, 2014; Kadow et al., 2020)</w:t>
        </w:r>
      </w:ins>
      <w:del w:id="1857" w:author="Robin Matthews" w:date="2021-05-18T16:02:00Z">
        <w:r w:rsidRPr="00C421D6" w:rsidDel="00602365">
          <w:rPr>
            <w:noProof/>
            <w:lang w:val="en-GB"/>
          </w:rPr>
          <w:delText>Cowtan and Way, 2014; Kadow et al., 2020)</w:delText>
        </w:r>
      </w:del>
      <w:r w:rsidRPr="00596304">
        <w:fldChar w:fldCharType="end"/>
      </w:r>
      <w:r w:rsidRPr="00C421D6">
        <w:rPr>
          <w:lang w:val="en-GB"/>
        </w:rPr>
        <w:t xml:space="preserve">. </w:t>
      </w:r>
      <w:r w:rsidRPr="00C421D6">
        <w:rPr>
          <w:rFonts w:cs="Times New Roman"/>
          <w:lang w:val="en-GB"/>
        </w:rPr>
        <w:t xml:space="preserve">Using the then available global surface temperature datasets, </w:t>
      </w:r>
      <w:ins w:id="1858" w:author="Ian Blenkinsop" w:date="2021-07-02T15:48:00Z">
        <w:r w:rsidR="007628B3" w:rsidRPr="00C421D6">
          <w:rPr>
            <w:rFonts w:cs="Times New Roman"/>
            <w:lang w:val="en-GB"/>
          </w:rPr>
          <w:t>AR5</w:t>
        </w:r>
        <w:r w:rsidR="007628B3">
          <w:rPr>
            <w:rFonts w:cs="Times New Roman"/>
            <w:lang w:val="en-GB"/>
          </w:rPr>
          <w:t xml:space="preserve"> </w:t>
        </w:r>
      </w:ins>
      <w:r w:rsidRPr="00C421D6">
        <w:rPr>
          <w:rFonts w:cs="Times New Roman"/>
          <w:lang w:val="en-GB"/>
        </w:rPr>
        <w:t xml:space="preserve">WGI </w:t>
      </w:r>
      <w:del w:id="1859" w:author="Ian Blenkinsop" w:date="2021-07-02T15:48:00Z">
        <w:r w:rsidRPr="00C421D6" w:rsidDel="007628B3">
          <w:rPr>
            <w:rFonts w:cs="Times New Roman"/>
            <w:lang w:val="en-GB"/>
          </w:rPr>
          <w:delText xml:space="preserve">AR5 </w:delText>
        </w:r>
      </w:del>
      <w:r w:rsidRPr="00C421D6">
        <w:rPr>
          <w:rFonts w:cs="Times New Roman"/>
          <w:lang w:val="en-GB"/>
        </w:rPr>
        <w:t xml:space="preserve">assessed that </w:t>
      </w:r>
      <w:r w:rsidR="00117528">
        <w:rPr>
          <w:rFonts w:cs="Times New Roman"/>
          <w:lang w:val="en-GB"/>
        </w:rPr>
        <w:t xml:space="preserve">the </w:t>
      </w:r>
      <w:del w:id="1860" w:author="Ian Blenkinsop" w:date="2021-07-02T15:49:00Z">
        <w:r w:rsidR="00117528" w:rsidDel="007628B3">
          <w:rPr>
            <w:rFonts w:cs="Times New Roman"/>
            <w:lang w:val="en-GB"/>
          </w:rPr>
          <w:delText>global mean surface temperature (</w:delText>
        </w:r>
      </w:del>
      <w:r w:rsidRPr="00C421D6">
        <w:rPr>
          <w:rFonts w:cs="Times New Roman"/>
          <w:lang w:val="en-GB"/>
        </w:rPr>
        <w:t>GMST</w:t>
      </w:r>
      <w:del w:id="1861" w:author="Ian Blenkinsop" w:date="2021-07-02T15:49:00Z">
        <w:r w:rsidR="00117528" w:rsidDel="007628B3">
          <w:rPr>
            <w:rFonts w:cs="Times New Roman"/>
            <w:lang w:val="en-GB"/>
          </w:rPr>
          <w:delText>)</w:delText>
        </w:r>
        <w:r w:rsidRPr="00C421D6" w:rsidDel="007628B3">
          <w:rPr>
            <w:rFonts w:cs="Times New Roman"/>
            <w:lang w:val="en-GB"/>
          </w:rPr>
          <w:delText xml:space="preserve"> </w:delText>
        </w:r>
      </w:del>
      <w:ins w:id="1862" w:author="Ian Blenkinsop" w:date="2021-07-02T15:49:00Z">
        <w:r w:rsidR="007628B3">
          <w:rPr>
            <w:rFonts w:cs="Times New Roman"/>
            <w:lang w:val="en-GB"/>
          </w:rPr>
          <w:t xml:space="preserve"> </w:t>
        </w:r>
      </w:ins>
      <w:r w:rsidRPr="00C421D6">
        <w:rPr>
          <w:rFonts w:cs="Times New Roman"/>
          <w:lang w:val="en-GB"/>
        </w:rPr>
        <w:t xml:space="preserve">increased by 0.85°C from 1880 </w:t>
      </w:r>
      <w:r w:rsidRPr="00C421D6">
        <w:rPr>
          <w:lang w:val="en-GB"/>
        </w:rPr>
        <w:t xml:space="preserve">to </w:t>
      </w:r>
      <w:r w:rsidRPr="00C421D6">
        <w:rPr>
          <w:rFonts w:cs="Times New Roman"/>
          <w:lang w:val="en-GB"/>
        </w:rPr>
        <w:t xml:space="preserve">2012 and found that each of the three decades following 1980 was successively warmer at the Earth’s surface than any preceding decade since 1850 </w:t>
      </w:r>
      <w:r>
        <w:rPr>
          <w:rFonts w:cs="Times New Roman"/>
        </w:rPr>
        <w:fldChar w:fldCharType="begin" w:fldLock="1"/>
      </w:r>
      <w:r w:rsidR="00A94565">
        <w:rPr>
          <w:rFonts w:cs="Times New Roman"/>
          <w:lang w:val="en-GB"/>
        </w:rPr>
        <w:instrText>ADDIN CSL_CITATION { "citationItems" : [ { "id" : "ITEM-1",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"3-29", "publisher" : "Cambridge University Press", "publisher-place" : "Cambridge, United Kingdom and New York, NY, USA", "title" : "Summary for Policymakers", "translator" : [ { "dropping-particle" : "", "family" : "H3185", "given" : "Rt13", "non-dropping-particle" : "", "parse-names" : false, "suffix" : "" } ], "type" : "chapter" }, "uris" : [ "http://www.mendeley.com/documents/?uuid=5ce3e796-588b-4ad7-b106-6f7aace25aa3" ] } ], "mendeley" : { "formattedCitation" : "(IPCC, 2013b)", "plainTextFormattedCitation" : "(IPCC, 2013b)", "previouslyFormattedCitation" : "(IPCC, 2013b)" }, "properties" : { "noteIndex" : 0 }, "schema" : "https://github.com/citation-style-language/schema/raw/master/csl-citation.json" }</w:instrText>
      </w:r>
      <w:r>
        <w:rPr>
          <w:rFonts w:cs="Times New Roman"/>
        </w:rPr>
        <w:fldChar w:fldCharType="separate"/>
      </w:r>
      <w:ins w:id="1863" w:author="Robin Matthews" w:date="2021-05-18T16:02:00Z">
        <w:r w:rsidR="00602365">
          <w:rPr>
            <w:rFonts w:cs="Times New Roman"/>
            <w:noProof/>
            <w:lang w:val="en-GB"/>
          </w:rPr>
          <w:t>(IPCC, 2013b)</w:t>
        </w:r>
      </w:ins>
      <w:del w:id="1864" w:author="Robin Matthews" w:date="2021-05-18T16:02:00Z">
        <w:r w:rsidR="00962E93" w:rsidRPr="00C421D6" w:rsidDel="00602365">
          <w:rPr>
            <w:rFonts w:cs="Times New Roman"/>
            <w:noProof/>
            <w:lang w:val="en-GB"/>
          </w:rPr>
          <w:delText>(IPCC, 2013b)</w:delText>
        </w:r>
      </w:del>
      <w:r>
        <w:rPr>
          <w:rFonts w:cs="Times New Roman"/>
        </w:rPr>
        <w:fldChar w:fldCharType="end"/>
      </w:r>
      <w:r w:rsidRPr="00C421D6">
        <w:rPr>
          <w:rFonts w:cs="Times New Roman"/>
          <w:lang w:val="en-GB"/>
        </w:rPr>
        <w:t>. Ma</w:t>
      </w:r>
      <w:r w:rsidRPr="00C421D6">
        <w:rPr>
          <w:lang w:val="en-GB"/>
        </w:rPr>
        <w:t>rine air temperatures, especially those measured during night</w:t>
      </w:r>
      <w:del w:id="1865" w:author="Ian Blenkinsop" w:date="2021-07-02T15:49:00Z">
        <w:r w:rsidRPr="00C421D6" w:rsidDel="007628B3">
          <w:rPr>
            <w:lang w:val="en-GB"/>
          </w:rPr>
          <w:delText>-</w:delText>
        </w:r>
      </w:del>
      <w:r w:rsidRPr="00C421D6">
        <w:rPr>
          <w:lang w:val="en-GB"/>
        </w:rPr>
        <w:t xml:space="preserve">time, are increasingly also used to examine variability and long-term trends (e.g., </w:t>
      </w:r>
      <w:r w:rsidRPr="00596304">
        <w:rPr>
          <w:color w:val="1C1D1E"/>
        </w:rPr>
        <w:fldChar w:fldCharType="begin" w:fldLock="1"/>
      </w:r>
      <w:r w:rsidR="00E81B0B">
        <w:rPr>
          <w:color w:val="1C1D1E"/>
          <w:lang w:val="en-GB"/>
        </w:rPr>
        <w:instrText>ADDIN CSL_CITATION { "citationItems" : [ { "id" : "ITEM-1", "itemData" : { "DOI" : "10.1175/JCLI3637.1", "author" : [ { "dropping-particle" : "", "family" : "Rayner", "given" : "N A", "non-dropping-particle" : "", "parse-names" : false, "suffix" : "" }, { "dropping-particle" : "", "family" : "Brohan", "given" : "P", "non-dropping-particle" : "", "parse-names" : false, "suffix" : "" }, { "dropping-particle" : "", "family" : "Parker", "given" : "D E", "non-dropping-particle" : "", "parse-names" : false, "suffix" : "" }, { "dropping-particle" : "", "family" : "Folland", "given" : "C K", "non-dropping-particle" : "", "parse-names" : false, "suffix" : "" }, { "dropping-particle" : "", "family" : "Kennedy", "given" : "J J", "non-dropping-particle" : "", "parse-names" : false, "suffix" : "" }, { "dropping-particle" : "", "family" : "Vanicek", "given" : "M", "non-dropping-particle" : "", "parse-names" : false, "suffix" : "" }, { "dropping-particle" : "", "family" : "Ansell", "given" : "T J", "non-dropping-particle" : "", "parse-names" : false, "suffix" : "" }, { "dropping-particle" : "", "family" : "Tett", "given" : "S F B", "non-dropping-particle" : "", "parse-names" : false, "suffix" : "" } ], "container-title" : "Journal of Climate", "id" : "ITEM-1", "issue" : "3", "issued" : { "date-parts" : [ [ "2006" ] ] }, "language" : "English", "page" : "446-469", "publisher" : "American Meteorological Society", "publisher-place" : "Boston MA, USA", "title" : "Improved Analyses of Changes and Uncertainties in Sea Surface Temperature Measured In Situ since the Mid-Nineteenth Century: The HadSST2 Dataset", "translator" : [ { "dropping-particle" : "", "family" : "H4452", "given" : "", "non-dropping-particle" : "", "parse-names" : false, "suffix" : "" } ], "type" : "article-journal", "volume" : "19" }, "uris" : [ "http://www.mendeley.com/documents/?uuid=19ed15d2-e5f9-44e5-951e-defa01b68910" ] }, { "id" : "ITEM-2", "itemData" : { "DOI" : "10.1002/jgrd.50152", "abstract" : "An updated version of the Met Office Hadley Centre's monthly night marine air temperature data set is presented. It is available on a 5\u00b0 latitude-longitude grid from 1880 as anomalies relative to 1961\u20131990 calendar-monthly climatological average night marine air temperature (NMAT). Adjustments are made for changes in observation height; these depend on estimates of the stability of the near surface atmospheric boundary layer. In previous versions of the data set, ad hoc adjustments were also made for three periods and regions where poor observational practice was prevalent. These adjustments are re-examined. Estimates of uncertainty are calculated for every grid box and result from measurement errors, uncertainty in adjustments applied to the observations, uncertainty in the measurement height, and under-sampling. The new data set is a clear improvement over previous versions in terms of coverage because of the recent digitization of historical observations from ships' logbooks. However, the periods prior to about 1890 and around World War II remain particularly uncertain, and sampling is still sparse in some regions in other periods. A further improvement is the availability of uncertainty estimates for every grid box and every month. Previous versions required adjustments that were dependent on contemporary measurements of sea surface temperature (SST); to avoid these, the new data set starts in 1880 rather than 1856. Overall agreement with variations of SST is better for the updated data set than for previous versions, supporting existing estimates of global warming and increasing confidence in the global record of temperature variability and change.", "author" : [ { "dropping-particle" : "", "family" : "Kent", "given" : "Elizabeth C", "non-dropping-particle" : "", "parse-names" : false, "suffix" : "" }, { "dropping-particle" : "", "family" : "Rayner", "given" : "Nick A", "non-dropping-particle" : "", "parse-names" : false, "suffix" : "" }, { "dropping-particle" : "", "family" : "Berry", "given" : "David I", "non-dropping-particle" : "", "parse-names" : false, "suffix" : "" }, { "dropping-particle" : "", "family" : "Saunby", "given" : "Michael", "non-dropping-particle" : "", "parse-names" : false, "suffix" : "" }, { "dropping-particle" : "", "family" : "Moat", "given" : "Bengamin I", "non-dropping-particle" : "", "parse-names" : false, "suffix" : "" }, { "dropping-particle" : "", "family" : "Kennedy", "given" : "John J", "non-dropping-particle" : "", "parse-names" : false, "suffix" : "" }, { "dropping-particle" : "", "family" : "Parker", "given" : "David E", "non-dropping-particle" : "", "parse-names" : false, "suffix" : "" } ], "container-title" : "Journal of Geophysical Research: Atmospheres", "id" : "ITEM-2", "issue" : "3", "issued" : { "date-parts" : [ [ "2013" ] ] }, "page" : "1281-1298", "title" : "Global analysis of night marine air temperature and its uncertainty since 1880: The HadNMAT2 data set", "translator" : [ { "dropping-particle" : "", "family" : "H2109", "given" : "", "non-dropping-particle" : "", "parse-names" : false, "suffix" : "" } ], "type" : "article-journal", "volume" : "118" }, "uris" : [ "http://www.mendeley.com/documents/?uuid=df2da0ba-5809-4287-a372-c0c82c1186f4" ] }, { "id" : "ITEM-3", "itemData" : { "DOI" : "10.1002/gdj3.100", "abstract" : "Abstract A new data set of Night Marine Air Temperature (NMAT) is presented that builds on the HadNMAT2 data set, which was released in 2013. In a similar manner to HadNMAT2, the new data set (CLASSnmat) provides uninterpolated, monthly global values at a 5\u00b0 resolution back to 1880. In addition to being extended to the end of 2019, four main developments are made in CLASSnmat: (1) the NMAT values are extracted from the most recent version of the International Comprehensive Ocean-Atmosphere Data Set (ICOADS Release 3) and a revised method of eliminating duplicated observations is used; (2) values of NMAT are adjusted to 2m and 20m heights in addition to the 10 m height used in HadNMAT2; (3) a refinement is made to the corrections necessary during World War 2, which uses more of the NMAT observations and hence results in a more extensive spatial coverage for this period than was possible in HadNMAT2; (4) an updated gridding method is used that allows for an improved propagation of uncertainty from the individual NMAT values through to the gridded estimates. In this paper, the method used to construct CLASSnmat (version 1.0.0.0) is described.", "author" : [ { "dropping-particle" : "", "family" : "Cornes", "given" : "Richard C", "non-dropping-particle" : "", "parse-names" : false, "suffix" : "" }, { "dropping-particle" : "", "family" : "Kent", "given" : "Elizabeth.C.", "non-dropping-particle" : "", "parse-names" : false, "suffix" : "" }, { "dropping-particle" : "", "family" : "Berry", "given" : "David.I.", "non-dropping-particle" : "", "parse-names" : false, "suffix" : "" }, { "dropping-particle" : "", "family" : "Kennedy", "given" : "John J", "non-dropping-particle" : "", "parse-names" : false, "suffix" : "" } ], "container-title" : "Geoscience Data Journal", "id" : "ITEM-3", "issue" : "2", "issued" : { "date-parts" : [ [ "2020" ] ] }, "page" : "170-184", "title" : "CLASSnmat: A global night marine air temperature data set, 1880\u20132019", "translator" : [ { "dropping-particle" : "", "family" : "H2104", "given" : "", "non-dropping-particle" : "", "parse-names" : false, "suffix" : "" } ], "type" : "article-journal", "volume" : "7" }, "uris" : [ "http://www.mendeley.com/documents/?uuid=b606cbdb-94d0-4e9d-9092-35d59f4a8bac" ] }, { "id" : "ITEM-4", "itemData" : { "DOI" : "10.1002/joc.6354", "abstract" : "Abstract Near-surface air temperature over the oceans is a relatively unused parameter in understanding the current state of climate, but is useful as an independent temperature metric over the oceans and serves as a geographical and physical complement to near-surface air temperature over land. Although one complete version of this dataset exists (HadNMAT2), it has been strongly recommended that various groups generate climate records independently, which is one motivation here. This University of Alabama in Huntsville (UAH) study began with the construction of monthly night-time marine air temperature (UAHNMATv1) values from the early-twentieth century through to the present era using air temperatures on ships. Data from the International Comprehensive Ocean\u2013Atmosphere Data Set (ICOADS) Release 3.0 (R3.0) were used to compile a complete time series of gridded UAHNMATv1. The observations required detailed homogenization procedures since there are many biases to account for such as increasing ship height and changing observing practices. The UAHNMATv1 dataset, once homogenized, is gridded to 5.0\u00b0 monthly anomalies from 1900 to 2018. This study will present results which quantify the variability and trends and compare to current trends of other related datasets that include HadNMAT2 and sea-surface temperatures (HadISST &amp; ERSSTv4). This new dataset has broad overall agreement both globally and regionally with HadNMAT2, HadI</w:instrText>
      </w:r>
      <w:r w:rsidR="00E81B0B" w:rsidRPr="00A1237E">
        <w:rPr>
          <w:color w:val="1C1D1E"/>
        </w:rPr>
        <w:instrText>SST, and ERSSTv4 datasets.", "author" : [ { "dropping-particle" : "", "family" : "Junod", "given" : "Robert A", "non-dropping-particle" : "", "parse-names" : false, "suffix" : "" }, { "dropping-particle" : "", "family" : "Christy", "given" : "John R", "non-dropping-particle" : "", "parse-names" : false, "suffix" : "" } ], "container-title" : "International Journal of Climatology", "id" : "ITEM-4", "issue" : "5", "issued" : { "date-parts" : [ [ "2020" ] ] }, "page" : "2609-2623", "title" : "A new compilation of globally gridded night-time marine air temperatures: The UAHNMATv1 dataset", "translator" : [ { "dropping-particle" : "", "family" : "H2107", "given" : "", "non-dropping-particle" : "", "parse-names" : false, "suffix" : "" } ], "type" : "article-journal", "volume" : "40" }, "uris" : [ "http://www.mendeley.com/documents/?uuid=68e13035-1f43-4eb3-afbe-4d872a0e3c4d" ] } ], "mendeley" : { "formattedCitation" : "(Rayner et al., 2006; Kent et al., 2013; Cornes et al., 2020; Junod and Christy, 2020)", "manualFormatting" : "Rayner et al., 2006; Kent et al., 2013; Cornes et al., 2020; Junod and Christy, 2020)", "plainTextFormattedCitation" : "(Rayner et al., 2006; Kent et al., 2013; Cornes et al., 2020; Junod and Christy, 2020)", "previouslyFormattedCitation" : "(Rayner et al., 2006; Kent et al., 2013; Cornes et al., 2020; Junod and Christy, 2020)" }, "properties" : { "noteIndex" : 0 }, "schema" : "https://github.com/citation-style-language/schema/raw/master/csl-citation.json" }</w:instrText>
      </w:r>
      <w:r w:rsidRPr="00596304">
        <w:rPr>
          <w:color w:val="1C1D1E"/>
        </w:rPr>
        <w:fldChar w:fldCharType="separate"/>
      </w:r>
      <w:ins w:id="1866" w:author="Robin Matthews" w:date="2021-05-18T16:02:00Z">
        <w:r w:rsidR="00602365">
          <w:rPr>
            <w:noProof/>
            <w:color w:val="1C1D1E"/>
            <w:lang w:val="fr-CH"/>
          </w:rPr>
          <w:t>Rayner et al., 2006; Kent et al., 2013; Cornes et al., 2020; Junod and Christy, 2020)</w:t>
        </w:r>
      </w:ins>
      <w:del w:id="1867" w:author="Robin Matthews" w:date="2021-05-18T16:02:00Z">
        <w:r w:rsidRPr="00455EE4" w:rsidDel="00602365">
          <w:rPr>
            <w:noProof/>
            <w:color w:val="1C1D1E"/>
            <w:lang w:val="fr-CH"/>
          </w:rPr>
          <w:delText>Rayner et al., 2006; Kent et al., 2013; Cornes et al., 2020; Junod and Christy, 2020)</w:delText>
        </w:r>
      </w:del>
      <w:r w:rsidRPr="00596304">
        <w:rPr>
          <w:color w:val="1C1D1E"/>
        </w:rPr>
        <w:fldChar w:fldCharType="end"/>
      </w:r>
      <w:r w:rsidRPr="00455EE4">
        <w:rPr>
          <w:lang w:val="fr-CH"/>
        </w:rPr>
        <w:t xml:space="preserve">. </w:t>
      </w:r>
      <w:r w:rsidRPr="00C421D6">
        <w:rPr>
          <w:rFonts w:cs="Times New Roman"/>
          <w:lang w:val="en-GB"/>
        </w:rPr>
        <w:t>Cross-Chapter B</w:t>
      </w:r>
      <w:r w:rsidRPr="00C421D6">
        <w:rPr>
          <w:lang w:val="en-GB"/>
        </w:rPr>
        <w:t xml:space="preserve">ox 2.3 </w:t>
      </w:r>
      <w:del w:id="1868" w:author="Ian Blenkinsop" w:date="2021-07-02T15:49:00Z">
        <w:r w:rsidRPr="00C421D6" w:rsidDel="007628B3">
          <w:rPr>
            <w:lang w:val="en-GB"/>
          </w:rPr>
          <w:delText xml:space="preserve">in Chapter 2 </w:delText>
        </w:r>
      </w:del>
      <w:r w:rsidRPr="00C421D6">
        <w:rPr>
          <w:lang w:val="en-GB"/>
        </w:rPr>
        <w:t>discusses updates to the global temperature datasets, provides revised estimates for the observed changes and considers whether marine air temperatures are changing at the same rate as SSTs.</w:t>
      </w:r>
    </w:p>
    <w:bookmarkEnd w:id="1838"/>
    <w:p w14:paraId="08DA1E40" w14:textId="77777777" w:rsidR="00102875" w:rsidRPr="00C421D6" w:rsidRDefault="00102875" w:rsidP="00102875">
      <w:pPr>
        <w:pStyle w:val="AR6BodyText"/>
        <w:rPr>
          <w:lang w:val="en-GB"/>
        </w:rPr>
      </w:pPr>
    </w:p>
    <w:p w14:paraId="32C734D9" w14:textId="15707A3F" w:rsidR="00102875" w:rsidRPr="00C421D6" w:rsidRDefault="00102875" w:rsidP="00102875">
      <w:pPr>
        <w:pStyle w:val="AR6BodyText"/>
        <w:rPr>
          <w:lang w:val="en-GB"/>
        </w:rPr>
      </w:pPr>
      <w:bookmarkStart w:id="1869" w:name="_Hlk66717392"/>
      <w:r w:rsidRPr="00C421D6">
        <w:rPr>
          <w:rFonts w:cs="Times New Roman"/>
          <w:lang w:val="en-GB"/>
        </w:rPr>
        <w:t>Data at altitude came initially from scattered mountain summits, balloons</w:t>
      </w:r>
      <w:del w:id="1870" w:author="Ian Blenkinsop" w:date="2021-07-02T15:50:00Z">
        <w:r w:rsidRPr="00C421D6" w:rsidDel="007628B3">
          <w:rPr>
            <w:rFonts w:cs="Times New Roman"/>
            <w:lang w:val="en-GB"/>
          </w:rPr>
          <w:delText>,</w:delText>
        </w:r>
      </w:del>
      <w:r w:rsidRPr="00C421D6">
        <w:rPr>
          <w:rFonts w:cs="Times New Roman"/>
          <w:lang w:val="en-GB"/>
        </w:rPr>
        <w:t xml:space="preserve"> and kites, but the upper troposphere and stratosphere were not systematically observed until radiosonde (weather balloon) networks emerged in the 1940s and 1950s. These provide the longest continuous quasi-global record of the atmosphere’s vertical dimension </w:t>
      </w:r>
      <w:r>
        <w:rPr>
          <w:rFonts w:cs="Times New Roman"/>
        </w:rPr>
        <w:fldChar w:fldCharType="begin" w:fldLock="1"/>
      </w:r>
      <w:r w:rsidR="00E81B0B">
        <w:rPr>
          <w:rFonts w:cs="Times New Roman"/>
          <w:lang w:val="en-GB"/>
        </w:rPr>
        <w:instrText>ADDIN CSL_CITATION { "citationItems" : [ { "id" : "ITEM-1", "itemData" : { "DOI" : "10.1175/2009BAMS2852.1", "ISSN" : "0003-0007", "author" : [ { "dropping-particle" : "", "family" : "Stickler", "given" : "A.", "non-dropping-particle" : "", "parse-names" : false, "suffix" : "" }, { "dropping-particle" : "", "family" : "Grant", "given" : "A. N.", "non-dropping-particle" : "", "parse-names" : false, "suffix" : "" }, { "dropping-particle" : "", "family" : "Ewen", "given" : "T.", "non-dropping-particle" : "", "parse-names" : false, "suffix" : "" }, { "dropping-particle" : "", "family" : "Ross", "given" : "T. F.", "non-dropping-particle" : "", "parse-names" : false, "suffix" : "" }, { "dropping-particle" : "", "family" : "Vose", "given" : "R. S.", "non-dropping-particle" : "", "parse-names" : false, "suffix" : "" }, { "dropping-particle" : "", "family" : "Comeaux", "given" : "J.", "non-dropping-particle" : "", "parse-names" : false, "suffix" : "" }, { "dropping-particle" : "", "family" : "Bessemoulin", "given" : "P.", "non-dropping-particle" : "", "parse-names" : false, "suffix" : "" }, { "dropping-particle" : "", "family" : "Jylh\u00e4", "given" : "K.", "non-dropping-particle" : "", "parse-names" : false, "suffix" : "" }, { "dropping-particle" : "", "family" : "Adam", "given" : "W. K.", "non-dropping-particle" : "", "parse-names" : false, "suffix" : "" }, { "dropping-particle" : "", "family" : "Jeannet", "given" : "P.", "non-dropping-particle" : "", "parse-names" : false, "suffix" : "" }, { "dropping-particle" : "", "family" : "Nagurny", "given" : "A.", "non-dropping-particle" : "", "parse-names" : false, "suffix" : "" }, { "dropping-particle" : "", "family" : "Sterin", "given" : "A. M.", "non-dropping-particle" : "", "parse-names" : false, "suffix" : "" }, { "dropping-particle" : "", "family" : "Allan", "given" : "R.", "non-dropping-particle" : "", "parse-names" : false, "suffix" : "" }, { "dropping-particle" : "", "family" : "Compo", "given" : "G. P.", "non-dropping-particle" : "", "parse-names" : false, "suffix" : "" }, { "dropping-particle" : "", "family" : "Griesser", "given" : "T.", "non-dropping-particle" : "", "parse-names" : false, "suffix" : "" }, { "dropping-particle" : "", "family" : "Br\u00f6nnimann", "given" : "S.", "non-dropping-particle" : "", "parse-names" : false, "suffix" : "" } ], "container-title" : "Bulletin of the American Meteorological Society", "id" : "ITEM-1", "issue" : "6", "issued" : { "date-parts" : [ [ "2010", "6" ] ] }, "page" : "741-752", "title" : "The Comprehensive Historical Upper-Air Network", "translator" : [ { "dropping-particle" : "", "family" : "H3035", "given" : "", "non-dropping-particle" : "", "parse-names" : false, "suffix" : "" } ], "type" : "article-journal", "volume" : "91" }, "uris" : [ "http://www.mendeley.com/documents/?uuid=41f399d1-23d9-4cbd-9b60-6787e8852932" ] } ], "mendeley" : { "formattedCitation" : "(Stickler et al., 2010)", "plainTextFormattedCitation" : "(Stickler et al., 2010)", "previouslyFormattedCitation" : "(Stickler et al., 2010)" }, "properties" : { "noteIndex" : 0 }, "schema" : "https://github.com/citation-style-language/schema/raw/master/csl-citation.json" }</w:instrText>
      </w:r>
      <w:r>
        <w:rPr>
          <w:rFonts w:cs="Times New Roman"/>
        </w:rPr>
        <w:fldChar w:fldCharType="separate"/>
      </w:r>
      <w:ins w:id="1871" w:author="Robin Matthews" w:date="2021-05-18T16:02:00Z">
        <w:r w:rsidR="00602365">
          <w:rPr>
            <w:rFonts w:cs="Times New Roman"/>
            <w:noProof/>
            <w:lang w:val="en-GB"/>
          </w:rPr>
          <w:t>(Stickler et al., 2010)</w:t>
        </w:r>
      </w:ins>
      <w:del w:id="1872" w:author="Robin Matthews" w:date="2021-05-18T16:02:00Z">
        <w:r w:rsidRPr="00C421D6" w:rsidDel="00602365">
          <w:rPr>
            <w:rFonts w:cs="Times New Roman"/>
            <w:noProof/>
            <w:lang w:val="en-GB"/>
          </w:rPr>
          <w:delText>(Stickler et al., 2010)</w:delText>
        </w:r>
      </w:del>
      <w:r>
        <w:rPr>
          <w:rFonts w:cs="Times New Roman"/>
        </w:rPr>
        <w:fldChar w:fldCharType="end"/>
      </w:r>
      <w:r w:rsidRPr="00C421D6">
        <w:rPr>
          <w:rFonts w:cs="Times New Roman"/>
          <w:lang w:val="en-GB"/>
        </w:rPr>
        <w:t xml:space="preserve">. New methods for spatial and temporal homogenisation (intercalibration and quality control) of radiosonde records were introduced in the 2000s </w:t>
      </w:r>
      <w:r>
        <w:rPr>
          <w:rFonts w:cs="Times New Roman"/>
        </w:rPr>
        <w:fldChar w:fldCharType="begin" w:fldLock="1"/>
      </w:r>
      <w:r w:rsidR="00E81B0B">
        <w:rPr>
          <w:rFonts w:cs="Times New Roman"/>
          <w:lang w:val="en-GB"/>
        </w:rPr>
        <w:instrText>ADDIN CSL_CITATION { "citationItems" : [ { "id" : "ITEM-1", "itemData" : { "DOI" : "10.1175/2008JCLI2320.1", "ISSN" : "0894-8755", "abstract" : " Abstract Results are presented from a new homogenization of data since 1959 from 527 radiosonde stations. This effort differs from previous ones by employing an approach specifically designed to minimize systematic errors in adjustment, by including wind shear as well as temperature, by seasonally resolving adjustments, and by using neither satellite information nor station metadata. Relatively few artifacts were detected in wind shear, and associated adjustments were indistinguishable from random adjustments. Temperature artifacts were detected most often in the late 1980s\u2013early 1990s. Uncertainty was characterized from variations within an ensemble of homogenizations and used to test goodness of fit with satellite data using reduced chi squared. The meridional variations of zonally aggregated temperature trend since 1979 moved significantly closer to those of the Microwave Sounding Unit (MSU) after data adjustment. Adjusted data from 5\u00b0S to 20\u00b0N continue to show relatively weak warming, but the error is quite large, and the trends are inconsistent with those at other latitudes. Overall, the adjusted trends are close to those of MSU for the temperature of the lower troposphere (TLT). For channel 2, they are consistent with two analyses (Remote Sensing Systems, p = 0.54, and the University of Maryland, p = 0.32) showing the strongest warming but not with the University of Alabama dataset (p = 0.0001). The troposphere warms at least as strongly as the surface, with local warming maxima at 300 hPa in the tropics and in the boundary layer of the extratropical Northern Hemisphere (ENH). Tropospheric warming since 1959 is almost hemispherically symmetric, but since 1979 it is significantly stronger in ENH and weaker in the extratropical Southern Hemisphere (ESH). ESH trends are relatively uncertain because of poor sampling. Stratospheric cooling also remains stronger than indicated by MSU and likely excessive. While this effort appears not to have detected all artifacts, trends appear to be systematically improved. Stronger warming is shown in the Northern Hemisphere where sampling is best. Several suggestions are made for future attempts. These results support the hypothesis that trends in wind data are relatively uncorrupted by artifacts compared to temperature, and should be exploited in future homogenization efforts. ", "author" : [ { "dropping-particle" : "", "family" : "Sherwood", "given" : "Steven C.", "non-dropping-particle" : "", "parse-names" : false, "suffix" : "" }, { "dropping-particle" : "", "family" : "Meyer", "given" : "Cathryn L.", "non-dropping-particle" : "", "parse-names" : false, "suffix" : "" }, { "dropping-particle" : "", "family" : "Allen", "given" : "Robert J.", "non-dropping-particle" : "", "parse-names" : false, "suffix" : "" }, { "dropping-particle" : "", "family" : "Titchner", "given" : "Holly A.", "non-dropping-particle" : "", "parse-names" : false, "suffix" : "" } ], "container-title" : "Journal of Climate", "id" : "ITEM-1", "issue" : "20", "issued" : { "date-parts" : [ [ "2008", "10" ] ] }, "page" : "5336-5352", "title" : "Robust Tropospheric Warming Revealed by Iteratively Homogenized Radiosonde Data", "translator" : [ { "dropping-particle" : "", "family" : "H4119", "given" : "", "non-dropping-particle" : "", "parse-names" : false, "suffix" : "" } ], "type" : "article-journal", "volume" : "21" }, "uris" : [ "http://www.mendeley.com/documents/?uuid=8fccaa19-dfb9-4d8b-8894-2cd09ebd59cf" ] }, { "id" : "ITEM-2", "itemData" : { "DOI" : "10.1175/BAMS-D-13-00167.1", "ISSN" : "0003-0007", "abstract" : "AbstractThe traditional forcing\u2013feedback framework has provided an indispensable basis for discussing global climate changes. However, as analysis of model behavior has become more detailed, shortcomings and ambiguities in the framework have become more evident, and physical effects unaccounted for by the traditional framework have become interesting. In particular, the new concept of adjustments, which are responses to forcings that are not mediated by the global-mean temperature, has emerged. This concept, related to the older ones of climate efficacy and stratospheric adjustment, is a more physical way of capturing unique responses to specific forcings. We present a pedagogical review of the adjustment concept, why it is important, and how it can be used. The concept is particularly useful for aerosols, where it helps to organize what has become a complex array of forcing mechanisms. It also helps clarify issues around cloud and hydrological response, transient versus equilibrium climate change, and ge...", "author" : [ { "dropping-particle" : "", "family" : "Sherwood", "given" : "Steven C.", "non-dropping-particle" : "", "parse-names" : false, "suffix" : "" }, { "dropping-particle" : "", "family" : "Bony", "given" : "Sandrine", "non-dropping-particle" : "", "parse-names" : false, "suffix" : "" }, { "dropping-particle" : "", "family" : "Boucher", "given" : "Olivier", "non-dropping-particle" : "", "parse-names" : false, "suffix" : "" }, { "dropping-particle" : "", "family" : "Bretherton", "given" : "Chris", "non-dropping-particle" : "", "parse-names" : false, "suffix" : "" }, { "dropping-particle" : "", "family" : "Forster", "given" : "Piers M.", "non-dropping-particle" : "", "parse-names" : false, "suffix" : "" }, { "dropping-particle" : "", "family" : "Gregory", "given" : "Jonathan M.", "non-dropping-particle" : "", "parse-names" : false, "suffix" : "" }, { "dropping-particle" : "", "family" : "Stevens", "given" : "Bjorn", "non-dropping-particle" : "", "parse-names" : false, "suffix" : "" }, { "dropping-particle" : "", "family" : "Sherwood", "given" : "Steven C.", "non-dropping-particle" : "", "parse-names" : false, "suffix" : "" }, { "dropping-particle" : "", "family" : "Bony", "given" : "Sandrine", "non-dropping-particle" : "", "parse-names" : false, "suffix" : "" }, { "dropping-particle" : "", "family" : "Boucher", "given" : "Olivier", "non-dropping-particle" : "", "parse-names" : false, "suffix" : "" }, { "dropping-particle" : "", "family" : "Bretherton", "given" : "Chris", "non-dropping-particle" : "", "parse-names" : false, "suffix" : "" }, { "dropping-particle" : "", "family" : "Forster", "given" : "Piers M.", "non-dropping-particle" : "", "parse-names" : false, "suffix" : "" }, { "dropping-particle" : "", "family" : "Gregory", "given" : "Jonathan M.", "non-dropping-particle" : "", "parse-names" : false, "suffix" : "" }, { "dropping-particle" : "", "family" : "Stevens", "given" : "Bjorn", "non-dropping-particle" : "", "parse-names" : false, "suffix" : "" } ], "container-title" : "Bulletin of the American Meteorological Society", "id" : "ITEM-2", "issue" : "2", "issued" : { "date-parts" : [ [ "2015", "2", "20" ] ] }, "page" : "217-228", "title" : "Adjustments in the Forcing-Feedback Framework for Understanding Climate Change", "translator" : [ { "dropping-particle" : "", "family" : "H2693", "given" : "", "non-dropping-particle" : "", "parse-names" : false, "suffix" : "" } ], "type" : "article-journal", "volume" : "96" }, "uris" : [ "http://www.mendeley.com/documents/?uuid=dc0f0303-6325-3a77-bf5d-18c63f8c7a30" ] }, { "id" : "ITEM-3", "itemData" : { "DOI" : "10.1175/JCLI-D-11-00668.1", "ISBN" : "0894-8755", "ISSN" : "0894-8755", "abstract" : "AbstractThis article describes progress in the homogenization of global radiosonde temperatures with updated versions of the Radiosonde Observation Correction Using Reanalyses (RAOBCORE) and Radiosonde Innovation Composite Homogenization (RICH) software packages. These are automated methods to homogenize the global radiosonde temperature dataset back to 1958. The break dates are determined from analysis of time series of differences between radiosonde temperatures (obs) and background forecasts (bg) of climate data assimilation systems used for the 40-yr European Centre for Medium-Range Weather Forecasts (ECMWF) Re-Analysis (ERA-40) and the ongoing interim ECMWF Re-Analysis (ERA-Interim).RAOBCORE uses the obs\u2212bg time series also for estimating the break sizes. RICH determines the break sizes either by comparing the observations of a tested time series with observations of neighboring radiosonde time series (RICH-obs) or by comparing their background departures (RICH-\u03c4). Consequently RAOBCORE results may b...", "author" : [ { "dropping-particle" : "", "family" : "Haimberger", "given" : "Leopold", "non-dropping-particle" : "", "parse-names" : false, "suffix" : "" }, { "dropping-particle" : "", "family" : "Tavolato", "given" : "Christina", "non-dropping-particle" : "", "parse-names" : false, "suffix" : "" }, { "dropping-particle" : "", "family" : "Sperka", "given" : "Stefan", "non-dropping-particle" : "", "parse-names" : false, "suffix" : "" } ], "container-title" : "Journal of Climate", "id" : "ITEM-3", "issue" : "23", "issued" : { "date-parts" : [ [ "2012", "12" ] ] }, "page" : "8108-8131", "title" : "Homogenization of the global radiosonde temperature dataset through combined comparison with reanalysis background series and neighboring stations", "translator" : [ { "dropping-particle" : "", "family" : "H3126", "given" : "", "non-dropping-particle" : "", "parse-names" : false, "suffix" : "" } ], "type" : "article-journal", "volume" : "25" }, "uris" : [ "http://www.mendeley.com/documents/?uuid=d2af5cd9-829f-48f3-bad1-f01fecc29456" ] } ], "mendeley" : { "formattedCitation" : "(Sherwood et al., 2008, 2015; Haimberger et al., 2012)", "plainTextFormattedCitation" : "(Sherwood et al., 2008, 2015; Haimberger et al., 2012)", "previouslyFormattedCitation" : "(Sherwood et al., 2008, 2015; Haimberger et al., 2012)" }, "properties" : { "noteIndex" : 0 }, "schema" : "https://github.com/citation-style-language/schema/raw/master/csl-citation.json" }</w:instrText>
      </w:r>
      <w:r>
        <w:rPr>
          <w:rFonts w:cs="Times New Roman"/>
        </w:rPr>
        <w:fldChar w:fldCharType="separate"/>
      </w:r>
      <w:ins w:id="1873" w:author="Robin Matthews" w:date="2021-05-18T16:02:00Z">
        <w:r w:rsidR="00602365">
          <w:rPr>
            <w:rFonts w:cs="Times New Roman"/>
            <w:noProof/>
            <w:lang w:val="en-GB"/>
          </w:rPr>
          <w:t>(Sherwood et al., 2008, 2015; Haimberger et al., 2012)</w:t>
        </w:r>
      </w:ins>
      <w:del w:id="1874" w:author="Robin Matthews" w:date="2021-05-18T16:02:00Z">
        <w:r w:rsidRPr="00C421D6" w:rsidDel="00602365">
          <w:rPr>
            <w:rFonts w:cs="Times New Roman"/>
            <w:noProof/>
            <w:lang w:val="en-GB"/>
          </w:rPr>
          <w:delText>(Sherwood et al., 2008, 2015; Haimberger et al., 2012)</w:delText>
        </w:r>
      </w:del>
      <w:r>
        <w:rPr>
          <w:rFonts w:cs="Times New Roman"/>
        </w:rPr>
        <w:fldChar w:fldCharType="end"/>
      </w:r>
      <w:r w:rsidRPr="00C421D6">
        <w:rPr>
          <w:rFonts w:cs="Times New Roman"/>
          <w:lang w:val="en-GB"/>
        </w:rPr>
        <w:t xml:space="preserve">. Since 1978, </w:t>
      </w:r>
      <w:r w:rsidRPr="00C421D6">
        <w:rPr>
          <w:lang w:val="en-GB"/>
        </w:rPr>
        <w:t>Microwave Sounding Units (MSU)</w:t>
      </w:r>
      <w:r w:rsidRPr="00C421D6">
        <w:rPr>
          <w:rFonts w:cs="Times New Roman"/>
          <w:lang w:val="en-GB"/>
        </w:rPr>
        <w:t xml:space="preserve"> mounted on Earth-orbiting satellites have provided a second high-altitude data source, measuring temperature, humidity, ozone, and liquid water throughout the atmosphere. Over time, these satellite data have required numerous adjustments to account for such factors as orbital precession and decay </w:t>
      </w:r>
      <w:r>
        <w:rPr>
          <w:rFonts w:cs="Times New Roman"/>
        </w:rPr>
        <w:fldChar w:fldCharType="begin" w:fldLock="1"/>
      </w:r>
      <w:r w:rsidR="00E81B0B">
        <w:rPr>
          <w:rFonts w:cs="Times New Roman"/>
          <w:lang w:val="en-GB"/>
        </w:rPr>
        <w:instrText>ADDIN CSL_CITATION { "citationItems" : [ { "id" : "ITEM-1", "itemData" : { "ISBN" : "9780262013925", "author" : [ { "dropping-particle" : "", "family" : "Edwards", "given" : "Paul N", "non-dropping-particle" : "", "parse-names" : false, "suffix" : "" } ], "id" : "ITEM-1", "issued" : { "date-parts" : [ [ "2010" ] ] }, "number-of-pages" : "552", "publisher" : "MIT Press", "publisher-place" : "Cambridge. MA, USA", "title" : "A Vast Machine: Computer Models, Climate Data, and the Politics of Global Warming", "translator" : [ { "dropping-particle" : "", "family" : "H2562", "given" : "Rt4", "non-dropping-particle" : "", "parse-names" : false, "suffix" : "" } ], "type" : "book" }, "uris" : [ "http://www.mendeley.com/documents/?uuid=39dc10e8-4f08-4d14-aa4d-574e5c25a22d" ] } ], "mendeley" : { "formattedCitation" : "(Edwards, 2010)", "plainTextFormattedCitation" : "(Edwards, 2010)", "previouslyFormattedCitation" : "(Edwards, 2010)" }, "properties" : { "noteIndex" : 0 }, "schema" : "https://github.com/citation-style-language/schema/raw/master/csl-citation.json" }</w:instrText>
      </w:r>
      <w:r>
        <w:rPr>
          <w:rFonts w:cs="Times New Roman"/>
        </w:rPr>
        <w:fldChar w:fldCharType="separate"/>
      </w:r>
      <w:ins w:id="1875" w:author="Robin Matthews" w:date="2021-05-18T16:02:00Z">
        <w:r w:rsidR="00602365">
          <w:rPr>
            <w:rFonts w:cs="Times New Roman"/>
            <w:noProof/>
            <w:lang w:val="en-GB"/>
          </w:rPr>
          <w:t>(Edwards, 2010)</w:t>
        </w:r>
      </w:ins>
      <w:del w:id="1876" w:author="Robin Matthews" w:date="2021-05-18T16:02:00Z">
        <w:r w:rsidRPr="00C421D6" w:rsidDel="00602365">
          <w:rPr>
            <w:rFonts w:cs="Times New Roman"/>
            <w:noProof/>
            <w:lang w:val="en-GB"/>
          </w:rPr>
          <w:delText>(Edwards, 2010)</w:delText>
        </w:r>
      </w:del>
      <w:r>
        <w:rPr>
          <w:rFonts w:cs="Times New Roman"/>
        </w:rPr>
        <w:fldChar w:fldCharType="end"/>
      </w:r>
      <w:r w:rsidRPr="00C421D6">
        <w:rPr>
          <w:rFonts w:cs="Times New Roman"/>
          <w:lang w:val="en-GB"/>
        </w:rPr>
        <w:t>. Despite repeated adjustments, however, marked differences remain in the temperature trends from surface, radiosonde, and satellite observations; between the results from three research groups that analyse satellite data (</w:t>
      </w:r>
      <w:commentRangeStart w:id="1877"/>
      <w:r w:rsidRPr="00C421D6">
        <w:rPr>
          <w:rFonts w:cs="Times New Roman"/>
          <w:lang w:val="en-GB"/>
        </w:rPr>
        <w:t>UAH, RSS</w:t>
      </w:r>
      <w:commentRangeEnd w:id="1877"/>
      <w:r w:rsidR="007628B3">
        <w:rPr>
          <w:rStyle w:val="CommentReference"/>
        </w:rPr>
        <w:commentReference w:id="1877"/>
      </w:r>
      <w:r w:rsidRPr="00C421D6">
        <w:rPr>
          <w:rFonts w:cs="Times New Roman"/>
          <w:lang w:val="en-GB"/>
        </w:rPr>
        <w:t xml:space="preserve">, and NOAA); </w:t>
      </w:r>
      <w:r w:rsidRPr="00C421D6">
        <w:rPr>
          <w:rFonts w:cs="Times New Roman"/>
          <w:highlight w:val="white"/>
          <w:lang w:val="en-GB"/>
        </w:rPr>
        <w:t xml:space="preserve">and between modelled and satellite-derived tropospheric warming trends </w:t>
      </w:r>
      <w:r>
        <w:rPr>
          <w:rFonts w:cs="Times New Roman"/>
        </w:rPr>
        <w:fldChar w:fldCharType="begin" w:fldLock="1"/>
      </w:r>
      <w:r w:rsidR="00A94565">
        <w:rPr>
          <w:rFonts w:cs="Times New Roman"/>
          <w:lang w:val="en-GB"/>
        </w:rPr>
        <w:instrText>ADDIN CSL_CITATION { "citationItems" : [ { "id" : "ITEM-1", "itemData" : { "DOI" : "10.1002/wcc.80", "ISBN" : "1757-7799", "ISSN" : "17577780", "abstract" : "Changes in atmospheric temperature have a particular importance in climate research because climate models consistently predict a distinctive vertical profile\\r\\nof trends. With increasing greenhouse gas concentrations, the surface and troposphere are consistently projected to warm, with an enhancement of that warming in the tropical upper troposphere. Hence, attempts to detect this distinct\\r\\n\u2018fingerprint\u2019 have been a focus for observational studies. The topic acquired heightened importance following the 1990 publication of an analysis of satellite data which challenged the reality of the projected tropospheric warming. This review documents the evolution over the last four decades of understanding of tropospheric temperature trends and their likely causes. Particular focus\\r\\nis given to the difficulty of producing homogenized datasets, with which to derive trends, from both radiosonde and satellite observing systems, because of the many systematic changes over time. The value of multiple independent analyses is demonstrated. Paralleling developments in observational datasets, increased computer power and improved understanding of climate forcing\\r\\nmechanisms have led to refined estimates of temperature trends from a wide range of climate models and a better understanding of internal variability. It is concluded that there is no reasonable evidence of a fundamental disagreement between tropospheric temperature trends from models and observations when uncertainties in both are treated comprehensively", "author" : [ { "dropping-particle" : "", "family" : "Thorne", "given" : "Peter W.", "non-dropping-particle" : "", "parse-names" : false, "suffix" : "" }, { "dropping-particle" : "", "family" : "Lanzante", "given" : "John R.", "non-dropping-particle" : "", "parse-names" : false, "suffix" : "" }, { "dropping-particle" : "", "family" : "Peterson", "given" : "Thomas C.", "non-dropping-particle" : "", "parse-names" : false, "suffix" : "" }, { "dropping-particle" : "", "family" : "Seidel", "given" : "Dian J.", "non-dropping-particle" : "", "parse-names" : false, "suffix" : "" }, { "dropping-particle" : "", "family" : "Shine", "given" : "Keith P.", "non-dropping-particle" : "", "parse-names" : false, "suffix" : "" } ], "container-title" : "WIREs Climate Change", "id" : "ITEM-1", "issue" : "1", "issued" : { "date-parts" : [ [ "2011", "1" ] ] }, "page" : "66-88", "title" : "Tropospheric temperature trends: history of an ongoing controversy", "translator" : [ { "dropping-particle" : "", "family" : "H2555", "given" : "", "non-dropping-particle" : "", "parse-names" : false, "suffix" : "" } ], "type" : "article-journal", "volume" : "2" }, "uris" : [ "http://www.mendeley.com/documents/?uuid=ca133ec2-9bab-4766-8995-c8cf2e327920" ] }, { "id" : "ITEM-2", "itemData" : { "DOI" : "10.1038/ngeo2973", "ISBN" : "1752-0894", "ISSN" : "1752-0894", "author" : [ { "dropping-particle" : "", "family" : "Santer", "given" : "Benjamin D", "non-dropping-particle" : "", "parse-names" : false, "suffix" : "" }, { "dropping-particle" : "", "family" : "Fyfe", "given" : "John C", "non-dropping-particle" : "", "parse-names" : false, "suffix" : "" }, { "dropping-particle" : "", "family" : "Pallotta", "given" : "Giuliana", "non-dropping-particle" : "", "parse-names" : false, "suffix" : "" }, { "dropping-particle" : "", "family" : "Flato", "given" : "Gregory M", "non-dropping-particle" : "", "parse-names" : false, "suffix" : "" }, { "dropping-particle" : "", "family" : "Meehl", "given" : "Gerald A", "non-dropping-particle" : "", "parse-names" : false, "suffix" : "" }, { "dropping-particle" : "", "family" : "England", "given" : "Matthew H", "non-dropping-particle" : "", "parse-names" : false, "suffix" : "" }, { "dropping-particle" : "", "family" : "Hawkins", "given" : "Ed", "non-dropping-particle" : "", "parse-names" : false, "suffix" : "" }, { "dropping-particle" : "", "family" : "Mann", "given" : "Michael E", "non-dropping-particle" : "", "parse-names" : false, "suffix" : "" }, { "dropping-particle" : "", "family" : "Painter", "given" : "Jeffrey F", "non-dropping-particle" : "", "parse-names" : false, "suffix" : "" }, { "dropping-particle" : "", "family" : "Bonfils", "given" : "C\u00e9line", "non-dropping-particle" : "", "parse-names" : false, "suffix" : "" }, { "dropping-particle" : "", "family" : "Cvijanovic", "given" : "Ivana", "non-dropping-particle" : "", "parse-names" : false, "suffix" : "" }, { "dropping-particle" : "", "family" : "Mears", "given" : "Carl", "non-dropping-particle" : "", "parse-names" : false, "suffix" : "" }, { "dropping-particle" : "", "family" : "Wentz", "given" : "Frank J", "non-dropping-particle" : "", "parse-names" : false, "suffix" : "" }, { "dropping-particle" : "", "family" : "Po-Chedley", "given" : "Stephen", "non-dropping-particle" : "", "parse-names" : false, "suffix" : "" }, { "dropping-particle" : "", "family" : "Fu", "given" : "Qiang", "non-dropping-particle" : "", "parse-names" : false, "suffix" : "" }, { "dropping-particle" : "", "family" : "Zou", "given" : "Cheng-Zhi", "non-dropping-particle" : "", "parse-names" : false, "suffix" : "" } ], "container-title" : "Nature Geoscience", "id" : "ITEM-2", "issue" : "7", "issued" : { "date-parts" : [ [ "2017", "7", "19" ] ] }, "page" : "478-485", "title" : "Causes of differences in model and satellite tropospheric warming rates", "translator" : [ { "dropping-particle" : "", "family" : "H2505", "given" : "", "non-dropping-particle" : "", "parse-names" : false, "suffix" : "" } ], "type" : "article-journal", "volume" : "10" }, "uris" : [ "http://www.mendeley.com/documents/?uuid=80fb1064-d1b0-4d96-b75a-40feb7394d00" ] } ], "mendeley" : { "formattedCitation" : "(Thorne et al., 2011; Santer et al., 2017)", "plainTextFormattedCitation" : "(Thorne et al., 2011; Santer et al., 2017)", "previouslyFormattedCitation" : "(Thorne et al., 2011; Santer et al., 2017)" }, "properties" : { "noteIndex" : 0 }, "schema" : "https://github.com/citation-style-language/schema/raw/master/csl-citation.json" }</w:instrText>
      </w:r>
      <w:r>
        <w:rPr>
          <w:rFonts w:cs="Times New Roman"/>
        </w:rPr>
        <w:fldChar w:fldCharType="separate"/>
      </w:r>
      <w:ins w:id="1878" w:author="Robin Matthews" w:date="2021-05-18T16:02:00Z">
        <w:r w:rsidR="00602365">
          <w:rPr>
            <w:rFonts w:cs="Times New Roman"/>
            <w:noProof/>
            <w:lang w:val="en-GB"/>
          </w:rPr>
          <w:t>(Thorne et al., 2011; Santer et al., 2017)</w:t>
        </w:r>
      </w:ins>
      <w:del w:id="1879" w:author="Robin Matthews" w:date="2021-05-18T16:02:00Z">
        <w:r w:rsidRPr="00C421D6" w:rsidDel="00602365">
          <w:rPr>
            <w:rFonts w:cs="Times New Roman"/>
            <w:noProof/>
            <w:lang w:val="en-GB"/>
          </w:rPr>
          <w:delText>(Thorne et al., 2011; Santer et al., 2017)</w:delText>
        </w:r>
      </w:del>
      <w:r>
        <w:rPr>
          <w:rFonts w:cs="Times New Roman"/>
        </w:rPr>
        <w:fldChar w:fldCharType="end"/>
      </w:r>
      <w:r w:rsidRPr="00C421D6">
        <w:rPr>
          <w:rFonts w:cs="Times New Roman"/>
          <w:lang w:val="en-GB"/>
        </w:rPr>
        <w:t xml:space="preserve">. These differences are the subject of ongoing research </w:t>
      </w:r>
      <w:r>
        <w:rPr>
          <w:rFonts w:cs="Times New Roman"/>
        </w:rPr>
        <w:fldChar w:fldCharType="begin" w:fldLock="1"/>
      </w:r>
      <w:r w:rsidR="00E81B0B">
        <w:rPr>
          <w:rFonts w:cs="Times New Roman"/>
          <w:lang w:val="en-GB"/>
        </w:rPr>
        <w:instrText>ADDIN CSL_CITATION { "citationItems" : [ { "id" : "ITEM-1", "itemData" : { "DOI" : "10.1029/2018GL078035", "ISSN" : "00948276", "author" : [ { "dropping-particle" : "", "family" : "Maycock", "given" : "Amanda C.", "non-dropping-particle" : "", "parse-names" : false, "suffix" : "" }, { "dropping-particle" : "", "family" : "Randel", "given" : "William J.", "non-dropping-particle" : "", "parse-names" : false, "suffix" : "" }, { "dropping-particle" : "", "family" : "Steiner", "given" : "Andrea K.", "non-dropping-particle" : "", "parse-names" : false, "suffix" : "" }, { "dropping-particle" : "", "family" : "Karpechko", "given" : "Alexey Yu", "non-dropping-particle" : "", "parse-names" : false, "suffix" : "" }, { "dropping-particle" : "", "family" : "Christy", "given" : "John", "non-dropping-particle" : "", "parse-names" : false, "suffix" : "" }, { "dropping-particle" : "", "family" : "Saunders", "given" : "Roger", "non-dropping-particle" : "", "parse-names" : false, "suffix" : "" }, { "dropping-particle" : "", "family" : "Thompson", "given" : "David W. J.", "non-dropping-particle" : "", "parse-names" : false, "suffix" : "" }, { "dropping-particle" : "", "family" : "Zou", "given" : "Cheng-Zhi", "non-dropping-particle" : "", "parse-names" : false, "suffix" : "" }, { "dropping-particle" : "", "family" : "Chrysanthou", "given" : "Andreas", "non-dropping-particle" : "", "parse-names" : false, "suffix" : "" }, { "dropping-particle" : "", "family" : "Luke Abraham", "given" : "N.", "non-dropping-particle" : "", "parse-names" : false, "suffix" : "" }, { "dropping-particle" : "", "family" : "Akiyoshi", "given" : "Hideharu", "non-dropping-particle" : "", "parse-names" : false, "suffix" : "" }, { "dropping-particle" : "", "family" : "Archibald", "given" : "Alex T.", "non-dropping-particle" : "", "parse-names" : false, "suffix" : "" }, { "dropping-particle" : "", "family" : "Butchart", "given" : "Neal", "non-dropping-particle" : "", "parse-names" : false, "suffix" : "" }, { "dropping-particle" : "", "family" : "Chipperfield", "given" : "Martyn", "non-dropping-particle" : "", "parse-names" : false, "suffix" : "" }, { "dropping-particle" : "", "family" : "Dameris", "given" : "Martin", "non-dropping-particle" : "", "parse-names" : false, "suffix" : "" }, { "dropping-particle" : "", "family" : "Deushi", "given" : "Makoto", "non-dropping-particle" : "", "parse-names" : false, "suffix" : "" }, { "dropping-particle" : "", "family" : "Dhomse", "given" : "Sandip", "non-dropping-particle" : "", "parse-names" : false, "suffix" : "" }, { "dropping-particle" : "", "family" : "Genova", "given" : "Glauco", "non-dropping-particle" : "Di", "parse-names" : false, "suffix" : "" }, { "dropping-particle" : "", "family" : "J\u00f6ckel", "given" : "Patrick", "non-dropping-particle" : "", "parse-names" : false, "suffix" : "" }, { "dropping-particle" : "", "family" : "Kinnison", "given" : "Douglas E.", "non-dropping-particle" : "", "parse-names" : false, "suffix" : "" }, { "dropping-particle" : "", "family" : "Kirner", "given" : "Oliver", "non-dropping-particle" : "", "parse-names" : false, "suffix" : "" }, { "dropping-particle" : "", "family" : "Ladst\u00e4dter", "given" : "Florian", "non-dropping-particle" : "", "parse-names" : false, "suffix" : "" }, { "dropping-particle" : "", "family" : "Michou", "given" : "Martine", "non-dropping-particle" : "", "parse-names" : false, "suffix" : "" }, { "dropping-particle" : "", "family" : "Morgenstern", "given" : "Olaf", "non-dropping-particle" : "", "parse-names" : false, "suffix" : "" }, { "dropping-particle" : "", "family" : "O'Connor", "given" : "Fiona", "non-dropping-particle" : "", "parse-names" : false, "suffix" : "" }, { "dropping-particle" : "", "family" : "Oman", "given" : "Luke", "non-dropping-particle" : "", "parse-names" : false, "suffix" : "" }, { "dropping-particle" : "", "family" : "Pitari", "given" : "Giovanni", "non-dropping-particle" : "", "parse-names" : false, "suffix" : "" }, { "dropping-particle" : "", "family" : "Plummer", "given" : "David A.", "non-dropping-particle" : "", "parse-names" : false, "suffix" : "" }, { "dropping-particle" : "", "family" : "Revell", "given" : "Laura E.", "non-dropping-particle" : "", "parse-names" : false, "suffix" : "" }, { "dropping-particle" : "", "family" : "Rozanov", "given" : "Eugene", "non-dropping-particle" : "", "parse-names" : false, "suffix" : "" }, { "dropping-particle" : "", "family" : "Stenke", "given" : "Andrea", "non-dropping-particle" : "", "parse-names" : false, "suffix" : "" }, { "dropping-particle" : "", "family" : "Visioni", "given" : "Daniele", "non-dropping-particle" : "", "parse-names" : false, "suffix" : "" }, { "dropping-particle" : "", "family" : "Yamashita", "given" : "Yousuke", "non-dropping-particle" : "", "parse-names" : false, "suffix" : "" }, { "dropping-particle" : "", "family" : "Zeng", "given" : "Guang", "non-dropping-particle" : "", "parse-names" : false, "suffix" : "" } ], "container-title" : "Geophysical Research Letters", "id" : "ITEM-1", "issue" : "18", "issued" : { "date-parts" : [ [ "2018", "9", "28" ] ] }, "page" : "9919-9933", "title" : "Revisiting the Mystery of Recent Stratospheric Temperature Trends", "translator" : [ { "dropping-particle" : "", "family" : "H3915", "given" : "", "non-dropping-particle" : "", "parse-names" : false, "suffix" : "" } ], "type" : "article-journal", "volume" : "45" }, "uris" : [ "http://www.mendeley.com/documents/?uuid=31571086-557d-4aed-8e3b-dc5d0181f3ab" ] } ], "mendeley" : { "formattedCitation" : "(Maycock et al., 2018)", "plainTextFormattedCitation" : "(Maycock et al., 2018)", "previouslyFormattedCitation" : "(Maycock et al., 2018)" }, "properties" : { "noteIndex" : 0 }, "schema" : "https://github.com/citation-style-language/schema/raw/master/csl-citation.json" }</w:instrText>
      </w:r>
      <w:r>
        <w:rPr>
          <w:rFonts w:cs="Times New Roman"/>
        </w:rPr>
        <w:fldChar w:fldCharType="separate"/>
      </w:r>
      <w:ins w:id="1880" w:author="Robin Matthews" w:date="2021-05-18T16:02:00Z">
        <w:r w:rsidR="00602365">
          <w:rPr>
            <w:rFonts w:cs="Times New Roman"/>
            <w:noProof/>
            <w:lang w:val="en-GB"/>
          </w:rPr>
          <w:t>(Maycock et al., 2018)</w:t>
        </w:r>
      </w:ins>
      <w:del w:id="1881" w:author="Robin Matthews" w:date="2021-05-18T16:02:00Z">
        <w:r w:rsidRPr="00C421D6" w:rsidDel="00602365">
          <w:rPr>
            <w:rFonts w:cs="Times New Roman"/>
            <w:noProof/>
            <w:lang w:val="en-GB"/>
          </w:rPr>
          <w:delText>(Maycock et al., 2018)</w:delText>
        </w:r>
      </w:del>
      <w:r>
        <w:rPr>
          <w:rFonts w:cs="Times New Roman"/>
        </w:rPr>
        <w:fldChar w:fldCharType="end"/>
      </w:r>
      <w:r w:rsidRPr="00C421D6">
        <w:rPr>
          <w:rFonts w:cs="Times New Roman"/>
          <w:lang w:val="en-GB"/>
        </w:rPr>
        <w:t>. In the 2000s, Atmospheric Infrar</w:t>
      </w:r>
      <w:r w:rsidRPr="00C421D6">
        <w:rPr>
          <w:lang w:val="en-GB"/>
        </w:rPr>
        <w:t xml:space="preserve">ed Sounder (AIRS) and </w:t>
      </w:r>
      <w:r w:rsidRPr="00C421D6">
        <w:rPr>
          <w:rFonts w:cs="Times New Roman"/>
          <w:lang w:val="en-GB"/>
        </w:rPr>
        <w:t>radio occultation (GN</w:t>
      </w:r>
      <w:r w:rsidRPr="00C421D6">
        <w:rPr>
          <w:lang w:val="en-GB"/>
        </w:rPr>
        <w:t>SS-</w:t>
      </w:r>
      <w:r w:rsidRPr="00C421D6">
        <w:rPr>
          <w:rFonts w:cs="Times New Roman"/>
          <w:lang w:val="en-GB"/>
        </w:rPr>
        <w:t>RO) measurements provided new ways to measure temperature at al</w:t>
      </w:r>
      <w:r w:rsidRPr="00C421D6">
        <w:rPr>
          <w:lang w:val="en-GB"/>
        </w:rPr>
        <w:t>titude,</w:t>
      </w:r>
      <w:r w:rsidRPr="00C421D6">
        <w:rPr>
          <w:rFonts w:cs="Times New Roman"/>
          <w:lang w:val="en-GB"/>
        </w:rPr>
        <w:t xml:space="preserve"> complement</w:t>
      </w:r>
      <w:r w:rsidRPr="00C421D6">
        <w:rPr>
          <w:lang w:val="en-GB"/>
        </w:rPr>
        <w:t>ing data from the MSU. GNSS-RO is a</w:t>
      </w:r>
      <w:r w:rsidRPr="00C421D6">
        <w:rPr>
          <w:rFonts w:cs="Times New Roman"/>
          <w:lang w:val="en-GB"/>
        </w:rPr>
        <w:t xml:space="preserve"> new independent, absolutely calibrated source</w:t>
      </w:r>
      <w:r w:rsidRPr="00C421D6">
        <w:rPr>
          <w:lang w:val="en-GB"/>
        </w:rPr>
        <w:t>, using</w:t>
      </w:r>
      <w:r w:rsidRPr="00C421D6">
        <w:rPr>
          <w:rFonts w:cs="Times New Roman"/>
          <w:lang w:val="en-GB"/>
        </w:rPr>
        <w:t xml:space="preserve"> the refraction of radio-frequency signals from the Global Navigation Satellite System (GNSS) to measure temperature, pressure</w:t>
      </w:r>
      <w:del w:id="1882" w:author="Ian Blenkinsop" w:date="2021-07-02T15:59:00Z">
        <w:r w:rsidRPr="00C421D6" w:rsidDel="007628B3">
          <w:rPr>
            <w:rFonts w:cs="Times New Roman"/>
            <w:lang w:val="en-GB"/>
          </w:rPr>
          <w:delText>,</w:delText>
        </w:r>
      </w:del>
      <w:r w:rsidRPr="00C421D6">
        <w:rPr>
          <w:rFonts w:cs="Times New Roman"/>
          <w:lang w:val="en-GB"/>
        </w:rPr>
        <w:t xml:space="preserve"> and water vapour (</w:t>
      </w:r>
      <w:del w:id="1883" w:author="Ian Blenkinsop" w:date="2021-07-12T14:09:00Z">
        <w:r w:rsidRPr="00C421D6" w:rsidDel="001465B6">
          <w:rPr>
            <w:lang w:val="en-GB"/>
          </w:rPr>
          <w:delText xml:space="preserve">Chapter 2, </w:delText>
        </w:r>
      </w:del>
      <w:r w:rsidRPr="00C421D6">
        <w:rPr>
          <w:lang w:val="en-GB"/>
        </w:rPr>
        <w:t xml:space="preserve">Section 2.3.1.2.1; </w:t>
      </w:r>
      <w:r>
        <w:rPr>
          <w:rFonts w:cs="Times New Roman"/>
        </w:rPr>
        <w:fldChar w:fldCharType="begin" w:fldLock="1"/>
      </w:r>
      <w:r w:rsidR="00A94565">
        <w:rPr>
          <w:rFonts w:cs="Times New Roman"/>
          <w:lang w:val="en-GB"/>
        </w:rPr>
        <w:instrText>ADDIN CSL_CITATION { "citationItems" : [ { "id" : "ITEM-1", "itemData" : { "DOI" : "10.1029/2007JD009231", "ISSN" : "0148-0227", "author" : [ { "dropping-particle" : "", "family" : "Foelsche", "given" : "Ulrich", "non-dropping-particle" : "", "parse-names" : false, "suffix" : "" }, { "dropping-particle" : "", "family" : "Kirchengast", "given" : "Gottfried", "non-dropping-particle" : "", "parse-names" : false, "suffix" : "" }, { "dropping-particle" : "", "family" : "Steiner", "given" : "Andrea K.", "non-dropping-particle" : "", "parse-names" : false, "suffix" : "" }, { "dropping-particle" : "", "family" : "Kornblueh", "given" : "Luis", "non-dropping-particle" : "", "parse-names" : false, "suffix" : "" }, { "dropping-particle" : "", "family" : "Manzini", "given" : "Elisa", "non-dropping-particle" : "", "parse-names" : false, "suffix" : "" }, { "dropping-particle" : "", "family" : "Bengtsson", "given" : "Lennart", "non-dropping-particle" : "", "parse-names" : false, "suffix" : "" } ], "container-title" : "Journal of Geophysical Research: Atmospheres", "id" : "ITEM-1", "issue" : "D11", "issued" : { "date-parts" : [ [ "2008", "6", "6" ] ] }, "page" : "D11108", "title" : "An observing system simulation experiment for climate monitoring with GNSS radio occultation data: Setup and test bed study", "translator" : [ { "dropping-particle" : "", "family" : "H3807", "given" : "", "non-dropping-particle" : "", "parse-names" : false, "suffix" : "" } ], "type" : "article-journal", "volume" : "113" }, "uris" : [ "http://www.mendeley.com/documents/?uuid=78a6b1b9-1c90-4699-a1cf-8c5ea6a9fb5e" ] }, { "id" : "ITEM-2", "itemData" : { "DOI" : "10.5194/amt-4-1077-2011", "ISSN" : "1867-8548", "abstract" : "Abstract. The launch of the proof-of-concept mission GPS/MET (Global Positioning System/Meteorology) in 1995 began a revolution in profiling Earth's atmosphere through radio occultation (RO). GPS/MET; subsequent single-satellite missions CHAMP (CHAllenging Minisatellite Payload), SAC-C (Satellite de Aplicaciones Cientificas-C), GRACE (Gravity Recovery and Climate Experiment), METOP-A, and TerraSAR-X (Beyerle et al., 2010); and the six-satellite constellation, FORMOSAT-3/COSMIC (Formosa Satellite mission {#}3/Constellation Observing System for Meteorology, Ionosphere, and Climate) have proven the theoretical capabilities of RO to provide accurate and precise profiles of electron density in the ionosphere and refractivity, containing information on temperature and water vapor, in the stratosphere and troposphere. This paper summarizes results from these RO missions and the applications of RO observations to atmospheric research and operational weather analysis and prediction.", "author" : [ { "dropping-particle" : "", "family" : "Anthes", "given" : "R. A.", "non-dropping-particle" : "", "parse-names" : false, "suffix" : "" } ], "container-title" : "Atmospheric Measurement Techniques", "id" : "ITEM-2", "issue" : "6", "issued" : { "date-parts" : [ [ "2011", "6", "16" ] ] }, "page" : "1077-1103", "title" : "Exploring Earth's atmosphere with radio occultation: contributions to weather, climate and space weather", "translator" : [ { "dropping-particle" : "", "family" : "H4044", "given" : "", "non-dropping-particle" : "", "parse-names" : false, "suffix" : "" } ], "type" : "article-journal", "volume" : "4" }, "uris" : [ "http://www.mendeley.com/documents/?uuid=446ab459-2482-4dd0-8ed8-d34a4e302d14" ] } ], "mendeley" : { "formattedCitation" : "(Foelsche et al., 2008; Anthes, 2011)", "manualFormatting" : "Foelsche et al., 2008; Anthes, 2011)", "plainTextFormattedCitation" : "(Foelsche et al., 2008; Anthes, 2011)", "previouslyFormattedCitation" : "(Foelsche et al., 2008; Anthes, 2011)" }, "properties" : { "noteIndex" : 0 }, "schema" : "https://github.com/citation-style-language/schema/raw/master/csl-citation.json" }</w:instrText>
      </w:r>
      <w:r>
        <w:rPr>
          <w:rFonts w:cs="Times New Roman"/>
        </w:rPr>
        <w:fldChar w:fldCharType="separate"/>
      </w:r>
      <w:ins w:id="1884" w:author="Robin Matthews" w:date="2021-05-18T16:02:00Z">
        <w:r w:rsidR="00602365">
          <w:rPr>
            <w:rFonts w:cs="Times New Roman"/>
            <w:noProof/>
            <w:lang w:val="en-GB"/>
          </w:rPr>
          <w:t>Foelsche et al., 2008; Anthes, 2011)</w:t>
        </w:r>
      </w:ins>
      <w:del w:id="1885" w:author="Robin Matthews" w:date="2021-05-18T16:02:00Z">
        <w:r w:rsidRPr="00C421D6" w:rsidDel="00602365">
          <w:rPr>
            <w:rFonts w:cs="Times New Roman"/>
            <w:noProof/>
            <w:lang w:val="en-GB"/>
          </w:rPr>
          <w:delText>Foelsche et al., 2008; Anthes, 2011)</w:delText>
        </w:r>
      </w:del>
      <w:r>
        <w:rPr>
          <w:rFonts w:cs="Times New Roman"/>
        </w:rPr>
        <w:fldChar w:fldCharType="end"/>
      </w:r>
      <w:r w:rsidRPr="00C421D6">
        <w:rPr>
          <w:rFonts w:cs="Times New Roman"/>
          <w:lang w:val="en-GB"/>
        </w:rPr>
        <w:t>.</w:t>
      </w:r>
    </w:p>
    <w:bookmarkEnd w:id="1869"/>
    <w:p w14:paraId="1F433A22" w14:textId="77777777" w:rsidR="00102875" w:rsidRPr="00C421D6" w:rsidRDefault="00102875" w:rsidP="00102875">
      <w:pPr>
        <w:pStyle w:val="AR6BodyText"/>
        <w:rPr>
          <w:lang w:val="en-GB"/>
        </w:rPr>
      </w:pPr>
    </w:p>
    <w:p w14:paraId="7119E0E6" w14:textId="430835C0" w:rsidR="00102875" w:rsidRPr="00C421D6" w:rsidRDefault="00102875" w:rsidP="00102875">
      <w:pPr>
        <w:pStyle w:val="AR6BodyText"/>
        <w:rPr>
          <w:lang w:val="en-GB"/>
        </w:rPr>
      </w:pPr>
      <w:r w:rsidRPr="00C421D6">
        <w:rPr>
          <w:rFonts w:cs="Times New Roman"/>
          <w:lang w:val="en-GB"/>
        </w:rPr>
        <w:t xml:space="preserve">Heat-retaining properties of the atmosphere’s constituent gases were closely investigated in the 19th century. </w:t>
      </w:r>
      <w:r>
        <w:rPr>
          <w:rFonts w:cs="Times New Roman"/>
        </w:rPr>
        <w:fldChar w:fldCharType="begin" w:fldLock="1"/>
      </w:r>
      <w:ins w:id="1886" w:author="Robin Matthews" w:date="2021-05-18T16:54:00Z">
        <w:r w:rsidR="00863BE4">
          <w:rPr>
            <w:rFonts w:cs="Times New Roman"/>
            <w:lang w:val="en-GB"/>
          </w:rPr>
          <w:instrText>ADDIN CSL_CITATION { "citationItems" : [ { "id" : "ITEM-1", "itemData" : { "author" : [ { "dropping-particle" : "", "family" : "Foote", "given" : "Eunice", "non-dropping-particle" : "", "parse-names" : false, "suffix" : "" } ], "container-title" : "The American Journal of Science and Arts", "id" : "ITEM-1", "issue" : "65", "issued" : { "date-parts" : [ [ "1856" ] ] }, "page" : "382-383", "title" : "Circumstances affecting the Heat of the Sun's Rays", "translator" : [ { "dropping-particle" : "", "family" : "H2643", "given" : "", "non-dropping-particle" : "", "parse-names" : false, "suffix" : "" } ], "type" : "article-journal", "volume" : "22" }, "uris" : [ "http://www.mendeley.com/documents/?uuid=eda19afe-8a44-464d-bae9-e5b5afb6fdc4" ] } ], "mendeley" : { "formattedCitation" : "(Foote, 1856)", "manualFormatting" : "Foote (1856)", "plainTextFormattedCitation" : "(Foote, 1856)", "previouslyFormattedCitation" : "(Foote, 1856)" }, "properties" : { "noteIndex" : 0 }, "schema" : "https://github.com/citation-style-language/schema/raw/master/csl-citation.json" }</w:instrText>
        </w:r>
      </w:ins>
      <w:del w:id="1887" w:author="Robin Matthews" w:date="2021-05-18T16:54:00Z">
        <w:r w:rsidR="00E81B0B" w:rsidDel="00863BE4">
          <w:rPr>
            <w:rFonts w:cs="Times New Roman"/>
            <w:lang w:val="en-GB"/>
          </w:rPr>
          <w:delInstrText>ADDIN CSL_CITATION { "citationItems" : [ { "id" : "ITEM-1", "itemData" : { "author" : [ { "dropping-particle" : "", "family" : "Foote", "given" : "Eunice", "non-dropping-particle" : "", "parse-names" : false, "suffix" : "" } ], "container-title" : "The American Journal of Science and Arts", "id" : "ITEM-1", "issue" : "65", "issued" : { "date-parts" : [ [ "1856" ] ] }, "page" : "382-383", "title" : "Circumstances affecting the Heat of the Sun's Rays", "translator" : [ { "dropping-particle" : "", "family" : "H2643", "given" : "", "non-dropping-particle" : "", "parse-names" : false, "suffix" : "" } ], "type" : "article-journal", "volume" : "22" }, "uris" : [ "http://www.mendeley.com/documents/?uuid=eda19afe-8a44-464d-bae9-e5b5afb6fdc4" ] } ], "mendeley" : { "formattedCitation" : "(Foote, 1856)", "manualFormatting" : "Foote, (1856)", "plainTextFormattedCitation" : "(Foote, 1856)", "previouslyFormattedCitation" : "(Foote, 1856)" }, "properties" : { "noteIndex" : 0 }, "schema" : "https://github.com/citation-style-language/schema/raw/master/csl-citation.json" }</w:delInstrText>
        </w:r>
      </w:del>
      <w:r>
        <w:rPr>
          <w:rFonts w:cs="Times New Roman"/>
        </w:rPr>
        <w:fldChar w:fldCharType="separate"/>
      </w:r>
      <w:ins w:id="1888" w:author="Robin Matthews" w:date="2021-05-18T16:02:00Z">
        <w:r w:rsidR="00602365">
          <w:rPr>
            <w:rFonts w:cs="Times New Roman"/>
            <w:noProof/>
            <w:lang w:val="en-GB"/>
          </w:rPr>
          <w:t>Foote (1856)</w:t>
        </w:r>
      </w:ins>
      <w:del w:id="1889" w:author="Robin Matthews" w:date="2021-05-18T16:02:00Z">
        <w:r w:rsidRPr="00C421D6" w:rsidDel="00602365">
          <w:rPr>
            <w:rFonts w:cs="Times New Roman"/>
            <w:noProof/>
            <w:lang w:val="en-GB"/>
          </w:rPr>
          <w:delText>Foote, (1856)</w:delText>
        </w:r>
      </w:del>
      <w:r>
        <w:rPr>
          <w:rFonts w:cs="Times New Roman"/>
        </w:rPr>
        <w:fldChar w:fldCharType="end"/>
      </w:r>
      <w:r w:rsidRPr="00C421D6">
        <w:rPr>
          <w:rFonts w:cs="Times New Roman"/>
          <w:lang w:val="en-GB"/>
        </w:rPr>
        <w:t xml:space="preserve"> measured solar heating of CO</w:t>
      </w:r>
      <w:r w:rsidRPr="00C421D6">
        <w:rPr>
          <w:rFonts w:cs="Times New Roman"/>
          <w:vertAlign w:val="subscript"/>
          <w:lang w:val="en-GB"/>
        </w:rPr>
        <w:t>2</w:t>
      </w:r>
      <w:r w:rsidRPr="00C421D6">
        <w:rPr>
          <w:rFonts w:cs="Times New Roman"/>
          <w:lang w:val="en-GB"/>
        </w:rPr>
        <w:t xml:space="preserve"> experimentally and argued that higher concentrations in the atmosphere would increase Earth’s temperature. Water vapour, ozone, </w:t>
      </w:r>
      <w:del w:id="1890" w:author="Ian Blenkinsop" w:date="2021-07-02T15:59:00Z">
        <w:r w:rsidRPr="00C421D6" w:rsidDel="007628B3">
          <w:rPr>
            <w:rFonts w:cs="Times New Roman"/>
            <w:lang w:val="en-GB"/>
          </w:rPr>
          <w:delText>carbon dioxide,</w:delText>
        </w:r>
      </w:del>
      <w:ins w:id="1891" w:author="Ian Blenkinsop" w:date="2021-07-02T15:59:00Z">
        <w:r w:rsidR="007628B3">
          <w:rPr>
            <w:rFonts w:cs="Times New Roman"/>
            <w:lang w:val="en-GB"/>
          </w:rPr>
          <w:t>CO</w:t>
        </w:r>
        <w:r w:rsidR="007628B3" w:rsidRPr="007628B3">
          <w:rPr>
            <w:rFonts w:cs="Times New Roman"/>
            <w:vertAlign w:val="subscript"/>
            <w:lang w:val="en-GB"/>
            <w:rPrChange w:id="1892" w:author="Ian Blenkinsop" w:date="2021-07-02T15:59:00Z">
              <w:rPr>
                <w:rFonts w:cs="Times New Roman"/>
                <w:lang w:val="en-GB"/>
              </w:rPr>
            </w:rPrChange>
          </w:rPr>
          <w:t>2</w:t>
        </w:r>
      </w:ins>
      <w:r w:rsidRPr="00C421D6">
        <w:rPr>
          <w:rFonts w:cs="Times New Roman"/>
          <w:lang w:val="en-GB"/>
        </w:rPr>
        <w:t xml:space="preserve"> and certain hydrocarbons were found to absorb longwave (infrared) radiation, the principal mechanism of the greenhouse effect </w:t>
      </w:r>
      <w:r>
        <w:rPr>
          <w:rFonts w:cs="Times New Roman"/>
        </w:rPr>
        <w:fldChar w:fldCharType="begin" w:fldLock="1"/>
      </w:r>
      <w:r w:rsidR="00E14AAC">
        <w:rPr>
          <w:rFonts w:cs="Times New Roman"/>
          <w:lang w:val="en-GB"/>
        </w:rPr>
        <w:instrText>ADDIN CSL_CITATION { "citationItems" : [ { "id" : "ITEM-1", "itemData" : { "DOI" : "10.1098/rstl.1861.0001", "abstract" : "pnedwards", "author" : [ { "dropping-particle" : "", "family" : "Tyndall", "given" : "John", "non-dropping-particle" : "", "parse-names" : false, "suffix" : "" } ], "container-title" : "Philosophical Transactions of the Royal Society of London", "id" : "ITEM-1", "issued" : { "date-parts" : [ [ "1861" ] ] }, "page" : "1-36", "title" : "I. The Bakerian Lecture \u2013 On the absorption and radiation of heat by gases and vapours, and on the physical connexion of radiation, absorption, and conduction", "translator" : [ { "dropping-particle" : "", "family" : "H76", "given" : "", "non-dropping-particle" : "", "parse-names" : false, "suffix" : "" } ], "type" : "article-journal", "volume" : "151" }, "uris" : [ "http://www.mendeley.com/documents/?uuid=b5e3336b-c1f5-4bc9-bfb3-bf188a496e2c" ] } ], "mendeley" : { "formattedCitation" : "(Tyndall, 1861)", "plainTextFormattedCitation" : "(Tyndall, 1861)", "previouslyFormattedCitation" : "(Tyndall, 1861)" }, "properties" : { "noteIndex" : 0 }, "schema" : "https://github.com/citation-style-language/schema/raw/master/csl-citation.json" }</w:instrText>
      </w:r>
      <w:r>
        <w:rPr>
          <w:rFonts w:cs="Times New Roman"/>
        </w:rPr>
        <w:fldChar w:fldCharType="separate"/>
      </w:r>
      <w:ins w:id="1893" w:author="Robin Matthews" w:date="2021-05-18T16:02:00Z">
        <w:r w:rsidR="00602365">
          <w:rPr>
            <w:rFonts w:cs="Times New Roman"/>
            <w:noProof/>
            <w:lang w:val="en-GB"/>
          </w:rPr>
          <w:t>(Tyndall, 1861)</w:t>
        </w:r>
      </w:ins>
      <w:del w:id="1894" w:author="Robin Matthews" w:date="2021-05-18T16:02:00Z">
        <w:r w:rsidRPr="00C421D6" w:rsidDel="00602365">
          <w:rPr>
            <w:rFonts w:cs="Times New Roman"/>
            <w:noProof/>
            <w:lang w:val="en-GB"/>
          </w:rPr>
          <w:delText>(Tyndall, 1861)</w:delText>
        </w:r>
      </w:del>
      <w:r>
        <w:rPr>
          <w:rFonts w:cs="Times New Roman"/>
        </w:rPr>
        <w:fldChar w:fldCharType="end"/>
      </w:r>
      <w:r w:rsidRPr="00C421D6">
        <w:rPr>
          <w:rFonts w:cs="Times New Roman"/>
          <w:lang w:val="en-GB"/>
        </w:rPr>
        <w:t xml:space="preserve">. </w:t>
      </w:r>
      <w:del w:id="1895" w:author="Ian Blenkinsop" w:date="2021-07-02T16:00:00Z">
        <w:r w:rsidRPr="00C421D6" w:rsidDel="007628B3">
          <w:rPr>
            <w:rFonts w:cs="Times New Roman"/>
            <w:lang w:val="en-GB"/>
          </w:rPr>
          <w:delText>19th</w:delText>
        </w:r>
      </w:del>
      <w:ins w:id="1896" w:author="Ian Blenkinsop" w:date="2021-07-02T16:00:00Z">
        <w:r w:rsidR="007628B3">
          <w:rPr>
            <w:rFonts w:cs="Times New Roman"/>
            <w:lang w:val="en-GB"/>
          </w:rPr>
          <w:t>Nineteenth</w:t>
        </w:r>
      </w:ins>
      <w:r w:rsidRPr="00C421D6">
        <w:rPr>
          <w:rFonts w:cs="Times New Roman"/>
          <w:lang w:val="en-GB"/>
        </w:rPr>
        <w:t xml:space="preserve">-century investigators also established the existence of a natural biogeochemical carbon cycle. </w:t>
      </w:r>
      <w:del w:id="1897" w:author="Ian Blenkinsop" w:date="2021-07-02T16:00:00Z">
        <w:r w:rsidRPr="00C421D6" w:rsidDel="007628B3">
          <w:rPr>
            <w:rFonts w:cs="Times New Roman"/>
            <w:lang w:val="en-GB"/>
          </w:rPr>
          <w:delText>CO</w:delText>
        </w:r>
        <w:r w:rsidRPr="00C421D6" w:rsidDel="007628B3">
          <w:rPr>
            <w:rFonts w:cs="Times New Roman"/>
            <w:vertAlign w:val="subscript"/>
            <w:lang w:val="en-GB"/>
          </w:rPr>
          <w:delText>2</w:delText>
        </w:r>
        <w:r w:rsidRPr="00C421D6" w:rsidDel="007628B3">
          <w:rPr>
            <w:rFonts w:cs="Times New Roman"/>
            <w:lang w:val="en-GB"/>
          </w:rPr>
          <w:delText xml:space="preserve"> </w:delText>
        </w:r>
      </w:del>
      <w:ins w:id="1898" w:author="Ian Blenkinsop" w:date="2021-07-02T16:00:00Z">
        <w:r w:rsidR="007628B3">
          <w:rPr>
            <w:rFonts w:cs="Times New Roman"/>
            <w:lang w:val="en-GB"/>
          </w:rPr>
          <w:t>Carbon dioxide</w:t>
        </w:r>
        <w:r w:rsidR="007628B3" w:rsidRPr="00C421D6">
          <w:rPr>
            <w:rFonts w:cs="Times New Roman"/>
            <w:lang w:val="en-GB"/>
          </w:rPr>
          <w:t xml:space="preserve"> </w:t>
        </w:r>
      </w:ins>
      <w:r w:rsidRPr="00C421D6">
        <w:rPr>
          <w:rFonts w:cs="Times New Roman"/>
          <w:lang w:val="en-GB"/>
        </w:rPr>
        <w:t xml:space="preserve">emitted by volcanoes is removed from the atmosphere through a combination of silicate rock weathering, </w:t>
      </w:r>
      <w:commentRangeStart w:id="1899"/>
      <w:r w:rsidRPr="00C421D6">
        <w:rPr>
          <w:rFonts w:cs="Times New Roman"/>
          <w:lang w:val="en-GB"/>
        </w:rPr>
        <w:t>deep-sea</w:t>
      </w:r>
      <w:commentRangeEnd w:id="1899"/>
      <w:r w:rsidR="007628B3">
        <w:rPr>
          <w:rStyle w:val="CommentReference"/>
        </w:rPr>
        <w:commentReference w:id="1899"/>
      </w:r>
      <w:r w:rsidRPr="00C421D6">
        <w:rPr>
          <w:rFonts w:cs="Times New Roman"/>
          <w:lang w:val="en-GB"/>
        </w:rPr>
        <w:t xml:space="preserve"> sedimentation, oceanic absorption, and biological storage in plants, shellfish, and other organisms. On multi-million-year timescales, the compression of fossil organic matter </w:t>
      </w:r>
      <w:del w:id="1900" w:author="Ian Blenkinsop" w:date="2021-07-02T16:01:00Z">
        <w:r w:rsidRPr="00C421D6" w:rsidDel="007628B3">
          <w:rPr>
            <w:rFonts w:cs="Times New Roman"/>
            <w:lang w:val="en-GB"/>
          </w:rPr>
          <w:delText xml:space="preserve">stores </w:delText>
        </w:r>
      </w:del>
      <w:ins w:id="1901" w:author="Ian Blenkinsop" w:date="2021-07-02T16:01:00Z">
        <w:r w:rsidR="007628B3">
          <w:rPr>
            <w:rFonts w:cs="Times New Roman"/>
            <w:lang w:val="en-GB"/>
          </w:rPr>
          <w:t>is stored as</w:t>
        </w:r>
        <w:r w:rsidR="007628B3" w:rsidRPr="00C421D6">
          <w:rPr>
            <w:rFonts w:cs="Times New Roman"/>
            <w:lang w:val="en-GB"/>
          </w:rPr>
          <w:t xml:space="preserve"> </w:t>
        </w:r>
      </w:ins>
      <w:r w:rsidRPr="00C421D6">
        <w:rPr>
          <w:rFonts w:cs="Times New Roman"/>
          <w:lang w:val="en-GB"/>
        </w:rPr>
        <w:t>carbon as coal, oil</w:t>
      </w:r>
      <w:del w:id="1902" w:author="Ian Blenkinsop" w:date="2021-07-02T16:01:00Z">
        <w:r w:rsidRPr="00C421D6" w:rsidDel="007628B3">
          <w:rPr>
            <w:rFonts w:cs="Times New Roman"/>
            <w:lang w:val="en-GB"/>
          </w:rPr>
          <w:delText>,</w:delText>
        </w:r>
      </w:del>
      <w:r w:rsidRPr="00C421D6">
        <w:rPr>
          <w:rFonts w:cs="Times New Roman"/>
          <w:lang w:val="en-GB"/>
        </w:rPr>
        <w:t xml:space="preserve"> and natural gas </w:t>
      </w:r>
      <w:r>
        <w:rPr>
          <w:rFonts w:cs="Times New Roman"/>
        </w:rPr>
        <w:fldChar w:fldCharType="begin" w:fldLock="1"/>
      </w:r>
      <w:r w:rsidR="00E81B0B">
        <w:rPr>
          <w:rFonts w:cs="Times New Roman"/>
          <w:lang w:val="en-GB"/>
        </w:rPr>
        <w:instrText>ADDIN CSL_CITATION { "citationItems" : [ { "id" : "ITEM-1", "itemData" : { "DOI" : "10.1086/607921", "author" : [ { "dropping-particle" : "", "family" : "Chamberlin", "given" : "Thomas C", "non-dropping-particle" : "", "parse-names" : false, "suffix" : "" } ], "container-title" : "Journal of Geology", "id" : "ITEM-1", "issued" : { "date-parts" : [ [ "1897" ] ] }, "page" : "653-683", "title" : "A Group of Hypotheses Bearing on Climatic Changes", "translator" : [ { "dropping-particle" : "", "family" : "H2489", "given" : "", "non-dropping-particle" : "", "parse-names" : false, "suffix" : "" } ], "type" : "article-journal", "volume" : "5" }, "uris" : [ "http://www.mendeley.com/documents/?uuid=25564b3e-6ced-4dc1-a666-5b7066a3d419" ] }, { "id" : "ITEM-2", "itemData" : { "DOI" : "10.1086/608185", "author" : [ { "dropping-particle" : "", "family" : "Chamberlin", "given" : "Thomas C", "non-dropping-particle" : "", "parse-names" : false, "suffix" : "" } ], "container-title" : "Journal of Geology", "id" : "ITEM-2", "issued" : { "date-parts" : [ [ "1898" ] ] }, "page" : "609-621", "title" : "The Influence of Great Epochs of Limestone Formation upon the Constitution of the Atmosphere", "translator" : [ { "dropping-particle" : "", "family" : "H2488", "given" : "", "non-dropping-particle" : "", "parse-names" : false, "suffix" : "" } ], "type" : "article-journal", "volume" : "6" }, "uris" : [ "http://www.mendeley.com/documents/?uuid=1b70bf0a-e826-41d7-aed1-1c3e839cf8ac" ] }, { "id" : "ITEM-3", "itemData" : { "DOI" : "10.1002/qj.49702711702", "abstract" : "THIS paper is a revised and enlarged translation of a paper in Swedish, Om klimatets iindringar i geologisk och historisk tid samt deras orsaker,\u201d published in Ymer (a journal edited by the Swedish Society for Anthropology and Geology), Stockholm, 1899, p. 353. It ...", "author" : [ { "dropping-particle" : "", "family" : "Ekholm", "given" : "Nils", "non-dropping-particle" : "", "parse-names" : false, "suffix" : "" } ], "container-title" : "Quarterly Journal of the Royal Meteorological Society", "id" : "ITEM-3", "issue" : "117", "issued" : { "date-parts" : [ [ "1901" ] ] }, "note" : "Times cited: 30", "page" : "1-62", "publisher" : "Wiley Online Library", "title" : "On the variations of the climate of the geological and historical past and their causes", "translator" : [ { "dropping-particle" : "", "family" : "H61", "given" : "", "non-dropping-particle" : "", "parse-names" : false, "suffix" : "" } ], "type" : "article-journal", "volume" : "27" }, "uris" : [ "http://www.mendeley.com/documents/?uuid=1e760ab0-f094-43b7-bc41-6cbb0c3921cd" ] } ], "mendeley" : { "formattedCitation" : "(Chamberlin, 1897, 1898; Ekholm, 1901)", "plainTextFormattedCitation" : "(Chamberlin, 1897, 1898; Ekholm, 1901)", "previouslyFormattedCitation" : "(Chamberlin, 1897, 1898; Ekholm, 1901)" }, "properties" : { "noteIndex" : 0 }, "schema" : "https://github.com/citation-style-language/schema/raw/master/csl-citation.json" }</w:instrText>
      </w:r>
      <w:r>
        <w:rPr>
          <w:rFonts w:cs="Times New Roman"/>
        </w:rPr>
        <w:fldChar w:fldCharType="separate"/>
      </w:r>
      <w:ins w:id="1903" w:author="Robin Matthews" w:date="2021-05-18T16:02:00Z">
        <w:r w:rsidR="00602365">
          <w:rPr>
            <w:rFonts w:cs="Times New Roman"/>
            <w:noProof/>
            <w:lang w:val="en-GB"/>
          </w:rPr>
          <w:t>(Chamberlin, 1897, 1898; Ekholm, 1901)</w:t>
        </w:r>
      </w:ins>
      <w:del w:id="1904" w:author="Robin Matthews" w:date="2021-05-18T16:02:00Z">
        <w:r w:rsidRPr="00C421D6" w:rsidDel="00602365">
          <w:rPr>
            <w:rFonts w:cs="Times New Roman"/>
            <w:noProof/>
            <w:lang w:val="en-GB"/>
          </w:rPr>
          <w:delText>(Chamberlin, 1897, 1898; Ekholm, 1901)</w:delText>
        </w:r>
      </w:del>
      <w:r>
        <w:rPr>
          <w:rFonts w:cs="Times New Roman"/>
        </w:rPr>
        <w:fldChar w:fldCharType="end"/>
      </w:r>
      <w:r w:rsidRPr="00C421D6">
        <w:rPr>
          <w:rFonts w:cs="Times New Roman"/>
          <w:lang w:val="en-GB"/>
        </w:rPr>
        <w:t xml:space="preserve">. </w:t>
      </w:r>
    </w:p>
    <w:p w14:paraId="08D5BA64" w14:textId="77777777" w:rsidR="00102875" w:rsidRPr="00C421D6" w:rsidRDefault="00102875" w:rsidP="00102875">
      <w:pPr>
        <w:pStyle w:val="AR6BodyText"/>
        <w:rPr>
          <w:lang w:val="en-GB"/>
        </w:rPr>
      </w:pPr>
    </w:p>
    <w:bookmarkStart w:id="1905" w:name="_Hlk66717544"/>
    <w:p w14:paraId="0A5C31EC" w14:textId="38C2293F" w:rsidR="00102875" w:rsidRPr="00C421D6" w:rsidRDefault="00102875" w:rsidP="00102875">
      <w:pPr>
        <w:pStyle w:val="AR6BodyText"/>
        <w:rPr>
          <w:rFonts w:cs="Times New Roman"/>
          <w:lang w:val="en-GB"/>
        </w:rPr>
      </w:pPr>
      <w:r>
        <w:rPr>
          <w:rFonts w:cs="Times New Roman"/>
        </w:rPr>
        <w:fldChar w:fldCharType="begin" w:fldLock="1"/>
      </w:r>
      <w:r w:rsidR="00E81B0B">
        <w:rPr>
          <w:rFonts w:cs="Times New Roman"/>
          <w:lang w:val="en-GB"/>
        </w:rPr>
        <w:instrText>ADDIN CSL_CITATION { "citationItems" : [ { "id" : "ITEM-1", "itemData" : { "DOI" : "10.1080/14786449608620846", "author" : [ { "dropping-particle" : "", "family" : "Arrhenius", "given" : "Svante", "non-dropping-particle" : "", "parse-names" : false, "suffix" : "" } ], "container-title" : "The London, Edinburgh, and Dublin Philosophical Magazine and Journal of Science", "id" : "ITEM-1", "issue" : "251", "issued" : { "date-parts" : [ [ "1896" ] ] }, "page" : "237-276", "publisher" : "Taylor &amp; Francis", "title" : "On the influence of carbonic acid in the air upon the temperature of the ground", "translator" : [ { "dropping-particle" : "", "family" : "H2491", "given" : "", "non-dropping-particle" : "", "parse-names" : false, "suffix" : "" } ], "type" : "article-journal", "volume" : "41" }, "uris" : [ "http://www.mendeley.com/documents/?uuid=e278b476-7ff2-4480-a5d4-687f9778aa8a" ] } ], "mendeley" : { "formattedCitation" : "(Arrhenius, 1896)", "manualFormatting" : "Arrhenius (1896)", "plainTextFormattedCitation" : "(Arrhenius, 1896)", "previouslyFormattedCitation" : "(Arrhenius, 1896)" }, "properties" : { "noteIndex" : 0 }, "schema" : "https://github.com/citation-style-language/schema/raw/master/csl-citation.json" }</w:instrText>
      </w:r>
      <w:r>
        <w:rPr>
          <w:rFonts w:cs="Times New Roman"/>
        </w:rPr>
        <w:fldChar w:fldCharType="separate"/>
      </w:r>
      <w:ins w:id="1906" w:author="Robin Matthews" w:date="2021-05-18T16:02:00Z">
        <w:r w:rsidR="00602365">
          <w:rPr>
            <w:rFonts w:cs="Times New Roman"/>
            <w:noProof/>
            <w:lang w:val="en-GB"/>
          </w:rPr>
          <w:t>Arrhenius (1896)</w:t>
        </w:r>
      </w:ins>
      <w:del w:id="1907" w:author="Robin Matthews" w:date="2021-05-18T16:02:00Z">
        <w:r w:rsidRPr="00C421D6" w:rsidDel="00602365">
          <w:rPr>
            <w:rFonts w:cs="Times New Roman"/>
            <w:noProof/>
            <w:lang w:val="en-GB"/>
          </w:rPr>
          <w:delText>Arrhenius (1896)</w:delText>
        </w:r>
      </w:del>
      <w:r>
        <w:rPr>
          <w:rFonts w:cs="Times New Roman"/>
        </w:rPr>
        <w:fldChar w:fldCharType="end"/>
      </w:r>
      <w:r w:rsidRPr="00C421D6">
        <w:rPr>
          <w:rFonts w:cs="Times New Roman"/>
          <w:lang w:val="en-GB"/>
        </w:rPr>
        <w:t xml:space="preserve"> calculated that a doubling of atmospheric </w:t>
      </w:r>
      <w:ins w:id="1908" w:author="Ian Blenkinsop" w:date="2021-07-02T16:02:00Z">
        <w:r w:rsidR="007628B3" w:rsidRPr="00C421D6">
          <w:rPr>
            <w:rFonts w:cs="Times New Roman"/>
            <w:lang w:val="en-GB"/>
          </w:rPr>
          <w:t>CO</w:t>
        </w:r>
        <w:r w:rsidR="007628B3" w:rsidRPr="00C421D6">
          <w:rPr>
            <w:rFonts w:cs="Times New Roman"/>
            <w:vertAlign w:val="subscript"/>
            <w:lang w:val="en-GB"/>
          </w:rPr>
          <w:t>2</w:t>
        </w:r>
      </w:ins>
      <w:del w:id="1909" w:author="Ian Blenkinsop" w:date="2021-07-02T16:02:00Z">
        <w:r w:rsidRPr="00C421D6" w:rsidDel="007628B3">
          <w:rPr>
            <w:rFonts w:cs="Times New Roman"/>
            <w:lang w:val="en-GB"/>
          </w:rPr>
          <w:delText>carbon dioxide</w:delText>
        </w:r>
      </w:del>
      <w:r w:rsidRPr="00C421D6">
        <w:rPr>
          <w:rFonts w:cs="Times New Roman"/>
          <w:lang w:val="en-GB"/>
        </w:rPr>
        <w:t xml:space="preserve"> would produce </w:t>
      </w:r>
      <w:del w:id="1910" w:author="Ian Blenkinsop" w:date="2021-07-02T16:02:00Z">
        <w:r w:rsidRPr="00C421D6" w:rsidDel="007628B3">
          <w:rPr>
            <w:rFonts w:cs="Times New Roman"/>
            <w:lang w:val="en-GB"/>
          </w:rPr>
          <w:delText xml:space="preserve">a </w:delText>
        </w:r>
      </w:del>
      <w:ins w:id="1911" w:author="Ian Blenkinsop" w:date="2021-07-02T16:02:00Z">
        <w:r w:rsidR="007628B3">
          <w:rPr>
            <w:rFonts w:cs="Times New Roman"/>
            <w:lang w:val="en-GB"/>
          </w:rPr>
          <w:t xml:space="preserve">warming of </w:t>
        </w:r>
      </w:ins>
      <w:r w:rsidRPr="00C421D6">
        <w:rPr>
          <w:rFonts w:cs="Times New Roman"/>
          <w:lang w:val="en-GB"/>
        </w:rPr>
        <w:t>5</w:t>
      </w:r>
      <w:ins w:id="1912" w:author="Ian Blenkinsop" w:date="2021-07-02T16:02:00Z">
        <w:r w:rsidR="007628B3" w:rsidRPr="00C421D6">
          <w:rPr>
            <w:rFonts w:cs="Times New Roman"/>
            <w:lang w:val="en-GB"/>
          </w:rPr>
          <w:t>°C</w:t>
        </w:r>
      </w:ins>
      <w:r w:rsidRPr="00C421D6">
        <w:rPr>
          <w:rFonts w:ascii="Arial" w:hAnsi="Arial" w:cs="Arial"/>
          <w:color w:val="202122"/>
          <w:sz w:val="21"/>
          <w:szCs w:val="21"/>
          <w:shd w:val="clear" w:color="auto" w:fill="FDFDFD"/>
          <w:lang w:val="en-GB"/>
        </w:rPr>
        <w:t>–</w:t>
      </w:r>
      <w:r w:rsidRPr="00C421D6">
        <w:rPr>
          <w:rFonts w:cs="Times New Roman"/>
          <w:lang w:val="en-GB"/>
        </w:rPr>
        <w:t>6°C</w:t>
      </w:r>
      <w:del w:id="1913" w:author="Ian Blenkinsop" w:date="2021-07-02T16:02:00Z">
        <w:r w:rsidRPr="00C421D6" w:rsidDel="007628B3">
          <w:rPr>
            <w:rFonts w:cs="Times New Roman"/>
            <w:lang w:val="en-GB"/>
          </w:rPr>
          <w:delText xml:space="preserve"> warming</w:delText>
        </w:r>
      </w:del>
      <w:r w:rsidRPr="00C421D6">
        <w:rPr>
          <w:rFonts w:cs="Times New Roman"/>
          <w:lang w:val="en-GB"/>
        </w:rPr>
        <w:t>, but in 1900 new measurements seemed to rule out CO</w:t>
      </w:r>
      <w:r w:rsidRPr="00C421D6">
        <w:rPr>
          <w:rFonts w:cs="Times New Roman"/>
          <w:vertAlign w:val="subscript"/>
          <w:lang w:val="en-GB"/>
        </w:rPr>
        <w:t>2</w:t>
      </w:r>
      <w:r w:rsidRPr="00C421D6">
        <w:rPr>
          <w:rFonts w:cs="Times New Roman"/>
          <w:lang w:val="en-GB"/>
        </w:rPr>
        <w:t xml:space="preserve"> as a greenhouse gas due to overlap with the absorption bands of water vapour </w:t>
      </w:r>
      <w:r>
        <w:rPr>
          <w:rFonts w:cs="Times New Roman"/>
        </w:rPr>
        <w:fldChar w:fldCharType="begin" w:fldLock="1"/>
      </w:r>
      <w:r w:rsidR="00A94565">
        <w:rPr>
          <w:rFonts w:cs="Times New Roman"/>
          <w:lang w:val="en-GB"/>
        </w:rPr>
        <w:instrText>ADDIN CSL_CITATION { "citationItems" : [ { "id" : "ITEM-1", "itemData" : { "author" : [ { "dropping-particle" : "", "family" : "\u00c5ngstr\u00f6m", "given" : "Knut", "non-dropping-particle" : "", "parse-names" : false, "suffix" : "" } ], "container-title" : "Annalen der Physik", "id" : "ITEM-1", "issued" : { "date-parts" : [ [ "1900" ] ] }, "page" : "720-732", "title" : "\u00dcber die Bedeutung des Wasserdampfes und der Kohlens\u00e4ure bei der Absorption der Erdatmosph\u00e4re", "translator" : [ { "dropping-particle" : "", "family" : "H2417", "given" : "", "non-dropping-particle" : "", "parse-names" : false, "suffix" : "" } ], "type" : "article-journal", "volume" : "3" }, "uris" : [ "http://www.mendeley.com/documents/?uuid=43678a62-2616-44c9-8fc5-9d0c4b0c902d" ] }, { "id" : "ITEM-2", "itemData" : { "DOI" : "10.1175/1520-0493(1901)29[268a:KAOAA]2.0.CO;2", "author" : [ { "dropping-particle" : "", "family" : "Very", "given" : "F.W.", "non-dropping-particle" : "", "parse-names" : false, "suffix" : "" }, { "dropping-particle" : "", "family" : "Abbe", "given" : "Cleveland", "non-dropping-particle" : "", "parse-names" : false, "suffix" : "" } ], "container-title" : "Monthly Weather Review", "id" : "ITEM-2", "issue" : "6", "issued" : { "date-parts" : [ [ "1901" ] ] }, "page" : "268", "title" : "Knut Angstrom on Atmospheric Absorption", "translator" : [ { "dropping-particle" : "", "family" : "H161", "given" : "", "non-dropping-particle" : "", "parse-names" : false, "suffix" : "" } ], "type" : "article-journal", "volume" : "29" }, "uris" : [ "http://www.mendeley.com/documents/?uuid=28fb805d-cc19-438b-ac3b-72c9d705063a" ] } ], "mendeley" : { "formattedCitation" : "(\u00c5ngstr\u00f6m, 1900; Very and Abbe, 1901)", "plainTextFormattedCitation" : "(\u00c5ngstr\u00f6m, 1900; Very and Abbe, 1901)", "previouslyFormattedCitation" : "(\u00c5ngstr\u00f6m, 1900; Very and Abbe, 1901)" }, "properties" : { "noteIndex" : 0 }, "schema" : "https://github.com/citation-style-language/schema/raw/master/csl-citation.json" }</w:instrText>
      </w:r>
      <w:r>
        <w:rPr>
          <w:rFonts w:cs="Times New Roman"/>
        </w:rPr>
        <w:fldChar w:fldCharType="separate"/>
      </w:r>
      <w:ins w:id="1914" w:author="Robin Matthews" w:date="2021-05-18T16:02:00Z">
        <w:r w:rsidR="00602365">
          <w:rPr>
            <w:rFonts w:cs="Times New Roman"/>
            <w:noProof/>
            <w:lang w:val="en-GB"/>
          </w:rPr>
          <w:t>(Ångström, 1900; Very and Abbe, 1901)</w:t>
        </w:r>
      </w:ins>
      <w:del w:id="1915" w:author="Robin Matthews" w:date="2021-05-18T16:02:00Z">
        <w:r w:rsidR="00E14AAC" w:rsidRPr="00E14AAC" w:rsidDel="00602365">
          <w:rPr>
            <w:rFonts w:cs="Times New Roman"/>
            <w:noProof/>
            <w:lang w:val="en-GB"/>
          </w:rPr>
          <w:delText>(Ångström, 1900; Very and Abbe, 1901)</w:delText>
        </w:r>
      </w:del>
      <w:r>
        <w:rPr>
          <w:rFonts w:cs="Times New Roman"/>
        </w:rPr>
        <w:fldChar w:fldCharType="end"/>
      </w:r>
      <w:r w:rsidRPr="00C421D6">
        <w:rPr>
          <w:rFonts w:cs="Times New Roman"/>
          <w:lang w:val="en-GB"/>
        </w:rPr>
        <w:t xml:space="preserve">. Further investigation and more sensitive instruments later overturned Ångström’s conclusion </w:t>
      </w:r>
      <w:r>
        <w:rPr>
          <w:rFonts w:cs="Times New Roman"/>
        </w:rPr>
        <w:fldChar w:fldCharType="begin" w:fldLock="1"/>
      </w:r>
      <w:r w:rsidR="00E81B0B">
        <w:rPr>
          <w:rFonts w:cs="Times New Roman"/>
          <w:lang w:val="en-GB"/>
        </w:rPr>
        <w:instrText>ADDIN CSL_CITATION { "citationItems" : [ { "id" : "ITEM-1", "itemData" : { "author" : [ { "dropping-particle" : "", "family" : "Fowle", "given" : "Frederick E", "non-dropping-particle" : "", "parse-names" : false, "suffix" : "" } ], "container-title" : "Smithsonian Miscellaneous Collections", "id" : "ITEM-1", "issue" : "8", "issued" : { "date-parts" : [ [ "1917" ] ] }, "page" : "1-68", "title" : "Water-Vapor Transparency to Low-Temperature Radiation", "translator" : [ { "dropping-particle" : "", "family" : "H1269", "given" : "", "non-dropping-particle" : "", "parse-names" : false, "suffix" : "" } ], "type" : "article-journal", "volume" : "68" }, "uris" : [ "http://www.mendeley.com/documents/?uuid=954fd968-862e-43c3-9bb6-ac2e97a7b277" ] }, { "id" : "ITEM-2", "itemData" : { "DOI" : "10.1002/qj.49706427503", "ISBN" : "0035-9009", "ISSN" : "00359009", "PMID" : "22035306", "abstract" : "By fuel combustion man has added about 150,000 million tons of carbon dioxide to the air during the past half century. The author estimates from the best available data that approximately three quarters of this has remained in the atmosphere.The radiation absorption coefficients of carbon dioxide and water vapour are used to show the effect of carbon dioxide on \u201csky radiation.\u201d From this the increase in mean temperature, due to the artificial production of carbon dioxide, is estimated to be at the rate of 0.003\u00b0C. per year at the present time.The temperature observations a t zoo meteorological stations are used to show that world temperatures have actually increased at an average rate of 0.005\u00b0C. per year during the past half century.", "author" : [ { "dropping-particle" : "", "family" : "Callendar", "given" : "G. S.", "non-dropping-particle" : "", "parse-names" : false, "suffix" : "" } ], "container-title" : "Quarterly Journal of the Royal Meteorological Society", "id" : "ITEM-2", "issue" : "275", "issued" : { "date-parts" : [ [ "1938", "9", "10" ] ] }, "page" : "223-240", "title" : "The artificial production of carbon dioxide and its influence on temperature", "translator" : [ { "dropping-particle" : "", "family" : "H3450", "given" : "", "non-dropping-particle" : "", "parse-names" : false, "suffix" : "" } ], "type" : "article-journal", "volume" : "64" }, "uris" : [ "http://www.mendeley.com/documents/?uuid=05e7d005-a66c-48b6-a2d7-a0cf4d48ad63" ] } ], "mendeley" : { "formattedCitation" : "(Fowle, 1917; Callendar, 1938)", "plainTextFormattedCitation" : "(Fowle, 1917; Callendar, 1938)", "previouslyFormattedCitation" : "(Fowle, 1917; Callendar, 1938)" }, "properties" : { "noteIndex" : 0 }, "schema" : "https://github.com/citation-style-language/schema/raw/master/csl-citation.json" }</w:instrText>
      </w:r>
      <w:r>
        <w:rPr>
          <w:rFonts w:cs="Times New Roman"/>
        </w:rPr>
        <w:fldChar w:fldCharType="separate"/>
      </w:r>
      <w:ins w:id="1916" w:author="Robin Matthews" w:date="2021-05-18T16:02:00Z">
        <w:r w:rsidR="00602365">
          <w:rPr>
            <w:rFonts w:cs="Times New Roman"/>
            <w:noProof/>
            <w:lang w:val="en-GB"/>
          </w:rPr>
          <w:t>(Fowle, 1917; Callendar, 1938)</w:t>
        </w:r>
      </w:ins>
      <w:del w:id="1917" w:author="Robin Matthews" w:date="2021-05-18T16:02:00Z">
        <w:r w:rsidRPr="00C421D6" w:rsidDel="00602365">
          <w:rPr>
            <w:rFonts w:cs="Times New Roman"/>
            <w:noProof/>
            <w:lang w:val="en-GB"/>
          </w:rPr>
          <w:delText>(Fowle, 1917; Callendar, 1938)</w:delText>
        </w:r>
      </w:del>
      <w:r>
        <w:rPr>
          <w:rFonts w:cs="Times New Roman"/>
        </w:rPr>
        <w:fldChar w:fldCharType="end"/>
      </w:r>
      <w:r w:rsidRPr="00C421D6">
        <w:rPr>
          <w:rFonts w:cs="Times New Roman"/>
          <w:lang w:val="en-GB"/>
        </w:rPr>
        <w:t>. Nonetheless, the major role of CO</w:t>
      </w:r>
      <w:r w:rsidRPr="00C421D6">
        <w:rPr>
          <w:rFonts w:cs="Times New Roman"/>
          <w:vertAlign w:val="subscript"/>
          <w:lang w:val="en-GB"/>
        </w:rPr>
        <w:t>2</w:t>
      </w:r>
      <w:r w:rsidRPr="00C421D6">
        <w:rPr>
          <w:rFonts w:cs="Times New Roman"/>
          <w:lang w:val="en-GB"/>
        </w:rPr>
        <w:t xml:space="preserve"> in the </w:t>
      </w:r>
      <w:r w:rsidRPr="00C421D6">
        <w:rPr>
          <w:lang w:val="en-GB"/>
        </w:rPr>
        <w:t>energy</w:t>
      </w:r>
      <w:r w:rsidRPr="00C421D6">
        <w:rPr>
          <w:rFonts w:cs="Times New Roman"/>
          <w:lang w:val="en-GB"/>
        </w:rPr>
        <w:t xml:space="preserve"> balance of the atmosphere was not widely accepted until the 1950s </w:t>
      </w:r>
      <w:r>
        <w:rPr>
          <w:rFonts w:cs="Times New Roman"/>
        </w:rPr>
        <w:fldChar w:fldCharType="begin" w:fldLock="1"/>
      </w:r>
      <w:r w:rsidR="00E81B0B">
        <w:rPr>
          <w:rFonts w:cs="Times New Roman"/>
          <w:lang w:val="en-GB"/>
        </w:rPr>
        <w:instrText>ADDIN CSL_CITATION { "citationItems" : [ { "id" : "ITEM-1", "itemData" : { "DOI" : "10.1002/j.1477-8696.1949.tb00952.x", "author" : [ { "dropping-particle" : "", "family" : "Callendar", "given" : "G S", "non-dropping-particle" : "", "parse-names" : false, "suffix" : "" } ], "container-title" : "Weather", "id" : "ITEM-1", "issue" : "10", "issued" : { "date-parts" : [ [ "1949" ] ] }, "page" : "310-314", "title" : "Can Carbon Dioxide Influence Climate?", "translator" : [ { "dropping-particle" : "", "family" : "H2426", "given" : "", "non-dropping-particle" : "", "parse-names" : false, "suffix" : "" } ], "type" : "article-journal", "volume" : "4" }, "uris" : [ "http://www.mendeley.com/documents/?uuid=f529de3b-192b-48a5-a730-4384900686f2" ] }, { "id" : "ITEM-2", "itemData" : { "DOI" : "10.1119/1.1934233", "author" : [ { "dropping-particle" : "", "family" : "Plass", "given" : "Gilbert N", "non-dropping-particle" : "", "parse-names" : false, "suffix" : "" } ], "container-title" : "American Journal of Physics", "id" : "ITEM-2", "issue" : "5", "issued" : { "date-parts" : [ [ "1956" ] ] }, "note" : "Times cited: 17", "page" : "376-387", "publisher" : "AAPT", "title" : "Effect of Carbon Dioxide Variations on Climate", "translator" : [ { "dropping-particle" : "", "family" : "H2663", "given" : "", "non-dropping-particle" : "", "parse-names" : false, "suffix" : "" } ], "type" : "article-journal", "volume" : "24" }, "uris" : [ "http://www.mendeley.com/documents/?uuid=0ef0c792-b8fa-48aa-af28-02c51d27f7cb" ] }, { "id" : "ITEM-3", "itemData" : { "DOI" : "10.1111/j.1749-6632.1961.tb50025.x", "author" : [ { "dropping-particle" : "", "family" : "Plass", "given" : "Gilbert N.", "non-dropping-particle" : "", "parse-names" : false, "suffix" : "" } ], "container-title" : "Annals of the New York Academy of Sciences", "id" : "ITEM-3", "issue" : "1", "issued" : { "date-parts" : [ [ "1961" ] ] }, "page" : "61-71", "title" : "The Influence of Infrared Absorptive Molecules on the Climate", "translator" : [ { "dropping-particle" : "", "family" : "H2571", "given" : "", "non-dropping-particle" : "", "parse-names" : false, "suffix" : "" } ], "type" : "article-journal", "volume" : "95" }, "uris" : [ "http://www.mendeley.com/documents/?uuid=f4af1529-2e57-4dbd-a99e-12a127f2aa74" ] }, { "id" : "ITEM-4", "itemData" : { "DOI" : "10.1175/1520-0493(1961)089&lt;0503:OTREAH&gt;2.0.CO;2", "ISSN" : "0027-0644", "author" : [ { "dropping-particle" : "", "family" : "Manabe", "given" : "Syukuro", "non-dropping-particle" : "", "parse-names" : false, "suffix" : "" }, { "dropping-particle" : "", "family" : "M\u00f6ller", "given" : "Fritz", "non-dropping-particle" : "", "parse-names" : false, "suffix" : "" } ], "container-title" : "Monthly Weather Review", "id" : "ITEM-4", "issue" : "12", "issued" : { "date-parts" : [ [ "1961", "12" ] ] }, "page" : "503-532", "title" : "On the Radiative Equilibrium and Heat Balance of the AtmosphereE", "translator" : [ { "dropping-particle" : "", "family" : "H2570", "given" : "", "non-dropping-particle" : "", "parse-names" : false, "suffix" : "" } ], "type" : "article-journal", "volume" : "89" }, "uris" : [ "http://www.mendeley.com/documents/?uuid=a178e1df-4c6a-49cd-b9db-a7210954f083" ] }, { "id" : "ITEM-5", "itemData" : { "ISBN" : "9780674031890", "author" : [ { "dropping-particle" : "", "family" : "Weart", "given" : "Spencer R", "non-dropping-particle" : "", "parse-names" : false, "suffix" : "" } ], "edition" : "2nd", "id" : "ITEM-5", "issued" : { "date-parts" : [ [ "2008" ] ] }, "number-of-pages" : "240", "publisher" : "Harvard University Press", "publisher-place" : "Cambridge, MA, USA", "title" : "The Discovery of Global Warming: Revised and Expanded Edition", "translator" : [ { "dropping-particle" : "", "family" : "H4348", "given" : "Rt4", "non-dropping-particle" : "", "parse-names" : false, "suffix" : "" } ], "type" : "book" }, "uris" : [ "http://www.mendeley.com/documents/?uuid=5bec751e-2a98-4fbb-912c-fffca6eecfeb" ] }, { "id" : "ITEM-6", "itemData" : { "ISBN" : "9780262013925", "author" : [ { "dropping-particle" : "", "family" : "Edwards", "given" : "Paul N", "non-dropping-particle" : "", "parse-names" : false, "suffix" : "" } ], "id" : "ITEM-6", "issued" : { "date-parts" : [ [ "2010" ] ] }, "number-of-pages" : "552", "publisher" : "MIT Press", "publisher-place" : "Cambridge. MA, USA", "title" : "A Vast Machine: Computer Models, Climate Data, and the Politics of Global Warming", "translator" : [ { "dropping-particle" : "", "family" : "H2562", "given" : "Rt4", "non-dropping-particle" : "", "parse-names" : false, "suffix" : "" } ], "type" : "book" }, "uris" : [ "http://www.mendeley.com/documents/?uuid=39dc10e8-4f08-4d14-aa4d-574e5c25a22d" ] } ], "mendeley" : { "formattedCitation" : "(Callendar, 1949; Plass, 1956, 1961; Manabe and M\u00f6ller, 1961; Weart, 2008; Edwards, 2010)", "plainTextFormattedCitation" : "(Callendar, 1949; Plass, 1956, 1961; Manabe and M\u00f6ller, 1961; Weart, 2008; Edwards, 2010)", "previouslyFormattedCitation" : "(Callendar, 1949; Plass, 1956, 1961; Manabe and M\u00f6ller, 1961; Weart, 2008; Edwards, 2010)" }, "properties" : { "noteIndex" : 0 }, "schema" : "https://github.com/citation-style-language/schema/raw/master/csl-citation.json" }</w:instrText>
      </w:r>
      <w:r>
        <w:rPr>
          <w:rFonts w:cs="Times New Roman"/>
        </w:rPr>
        <w:fldChar w:fldCharType="separate"/>
      </w:r>
      <w:ins w:id="1918" w:author="Robin Matthews" w:date="2021-05-18T16:02:00Z">
        <w:r w:rsidR="00602365">
          <w:rPr>
            <w:rFonts w:cs="Times New Roman"/>
            <w:noProof/>
            <w:lang w:val="en-GB"/>
          </w:rPr>
          <w:t>(Callendar, 1949; Plass, 1956, 1961; Manabe and Möller, 1961; Weart, 2008; Edwards, 2010)</w:t>
        </w:r>
      </w:ins>
      <w:del w:id="1919" w:author="Robin Matthews" w:date="2021-05-18T16:02:00Z">
        <w:r w:rsidR="00F8677F" w:rsidRPr="00C421D6" w:rsidDel="00602365">
          <w:rPr>
            <w:rFonts w:cs="Times New Roman"/>
            <w:noProof/>
            <w:lang w:val="en-GB"/>
          </w:rPr>
          <w:delText>(Callendar, 1949; Plass, 1956, 1961; Manabe and Möller, 1961; Weart, 2008; Edwards, 2010)</w:delText>
        </w:r>
      </w:del>
      <w:r>
        <w:rPr>
          <w:rFonts w:cs="Times New Roman"/>
        </w:rPr>
        <w:fldChar w:fldCharType="end"/>
      </w:r>
      <w:r w:rsidRPr="00C421D6">
        <w:rPr>
          <w:rFonts w:cs="Times New Roman"/>
          <w:lang w:val="en-GB"/>
        </w:rPr>
        <w:t xml:space="preserve">. Revelle and Keeling established </w:t>
      </w:r>
      <w:ins w:id="1920" w:author="Ian Blenkinsop" w:date="2021-07-02T16:03:00Z">
        <w:r w:rsidR="007628B3" w:rsidRPr="00C421D6">
          <w:rPr>
            <w:rFonts w:cs="Times New Roman"/>
            <w:lang w:val="en-GB"/>
          </w:rPr>
          <w:t>CO</w:t>
        </w:r>
        <w:r w:rsidR="007628B3" w:rsidRPr="00C421D6">
          <w:rPr>
            <w:rFonts w:cs="Times New Roman"/>
            <w:vertAlign w:val="subscript"/>
            <w:lang w:val="en-GB"/>
          </w:rPr>
          <w:t>2</w:t>
        </w:r>
      </w:ins>
      <w:del w:id="1921" w:author="Ian Blenkinsop" w:date="2021-07-02T16:03:00Z">
        <w:r w:rsidRPr="00C421D6" w:rsidDel="007628B3">
          <w:rPr>
            <w:rFonts w:cs="Times New Roman"/>
            <w:lang w:val="en-GB"/>
          </w:rPr>
          <w:delText>carbon dioxide</w:delText>
        </w:r>
      </w:del>
      <w:r w:rsidRPr="00C421D6">
        <w:rPr>
          <w:rFonts w:cs="Times New Roman"/>
          <w:lang w:val="en-GB"/>
        </w:rPr>
        <w:t xml:space="preserve"> monitoring stations in Antarctica and Hawaii during the 1957</w:t>
      </w:r>
      <w:r w:rsidRPr="00C421D6">
        <w:rPr>
          <w:rFonts w:ascii="Arial" w:hAnsi="Arial" w:cs="Arial"/>
          <w:color w:val="202122"/>
          <w:sz w:val="21"/>
          <w:szCs w:val="21"/>
          <w:shd w:val="clear" w:color="auto" w:fill="FDFDFD"/>
          <w:lang w:val="en-GB"/>
        </w:rPr>
        <w:t>–</w:t>
      </w:r>
      <w:r w:rsidRPr="00C421D6">
        <w:rPr>
          <w:rFonts w:cs="Times New Roman"/>
          <w:lang w:val="en-GB"/>
        </w:rPr>
        <w:t xml:space="preserve">1958 International Geophysical Year </w:t>
      </w:r>
      <w:r>
        <w:rPr>
          <w:rFonts w:cs="Times New Roman"/>
        </w:rPr>
        <w:fldChar w:fldCharType="begin" w:fldLock="1"/>
      </w:r>
      <w:r w:rsidR="00E81B0B">
        <w:rPr>
          <w:rFonts w:cs="Times New Roman"/>
          <w:lang w:val="en-GB"/>
        </w:rPr>
        <w:instrText>ADDIN CSL_CITATION { "citationItems" : [ { "id" : "ITEM-1", "itemData" : { "DOI" : "10.1111/j.2153-3490.1957.tb01849.x", "author" : [ { "dropping-particle" : "", "family" : "Revelle", "given" : "Roger", "non-dropping-particle" : "", "parse-names" : false, "suffix" : "" }, { "dropping-particle" : "", "family" : "Suess", "given" : "Hans E", "non-dropping-particle" : "", "parse-names" : false, "suffix" : "" } ], "container-title" : "Tellus", "id" : "ITEM-1", "issue" : "1", "issued" : { "date-parts" : [ [ "1957" ] ] }, "page" : "18-27", "title" : "Carbon Dioxide Exchange Between the Atmosphere and Ocean and the Question of an Increase of Atmospheric CO2 during the Past Decades", "translator" : [ { "dropping-particle" : "", "family" : "H2415", "given" : "", "non-dropping-particle" : "", "parse-names" : false, "suffix" : "" } ], "type" : "article-journal", "volume" : "9" }, "uris" : [ "http://www.mendeley.com/documents/?uuid=2ff92ff5-87b4-4af0-84c7-434739f016d0" ] }, { "id" : "ITEM-2", "itemData" : { "DOI" : "10.3402/tellusa.v12i2.9366", "ISSN" : "0040-2826", "author" : [ { "dropping-particle" : "", "family" : "Keeling", "given" : "Charles D.", "non-dropping-particle" : "", "parse-names" : false, "suffix" : "" } ], "container-title" : "Tellus", "id" : "ITEM-2", "issue" : "2", "issued" : { "date-parts" : [ [ "1960", "1", "15" ] ] }, "page" : "200-203", "title" : "The Concentration and Isotopic Abundances of Carbon Dioxide in the Atmosphere", "translator" : [ { "dropping-particle" : "", "family" : "H3765", "given" : "", "non-dropping-particle" : "", "parse-names" : false, "suffix" : "" } ], "type" : "article-journal", "volume" : "12" }, "uris" : [ "http://www.mendeley.com/documents/?uuid=2e9a25a2-6838-4248-aadb-10bc302127bc" ] } ], "mendeley" : { "formattedCitation" : "(Revelle and Suess, 1957; Keeling, 1960)", "plainTextFormattedCitation" : "(Revelle and Suess, 1957; Keeling, 1960)", "previouslyFormattedCitation" : "(Revelle and Suess, 1957; Keeling, 1960)" }, "properties" : { "noteIndex" : 0 }, "schema" : "https://github.com/citation-style-language/schema/raw/master/csl-citation.json" }</w:instrText>
      </w:r>
      <w:r>
        <w:rPr>
          <w:rFonts w:cs="Times New Roman"/>
        </w:rPr>
        <w:fldChar w:fldCharType="separate"/>
      </w:r>
      <w:ins w:id="1922" w:author="Robin Matthews" w:date="2021-05-18T16:02:00Z">
        <w:r w:rsidR="00602365">
          <w:rPr>
            <w:rFonts w:cs="Times New Roman"/>
            <w:noProof/>
            <w:lang w:val="en-GB"/>
          </w:rPr>
          <w:t>(Revelle and Suess, 1957; Keeling, 1960)</w:t>
        </w:r>
      </w:ins>
      <w:del w:id="1923" w:author="Robin Matthews" w:date="2021-05-18T16:02:00Z">
        <w:r w:rsidR="00F8677F" w:rsidRPr="00C421D6" w:rsidDel="00602365">
          <w:rPr>
            <w:rFonts w:cs="Times New Roman"/>
            <w:noProof/>
            <w:lang w:val="en-GB"/>
          </w:rPr>
          <w:delText>(Revelle and Suess, 1957; Keeling, 1960)</w:delText>
        </w:r>
      </w:del>
      <w:r>
        <w:rPr>
          <w:rFonts w:cs="Times New Roman"/>
        </w:rPr>
        <w:fldChar w:fldCharType="end"/>
      </w:r>
      <w:r w:rsidRPr="00C421D6">
        <w:rPr>
          <w:rFonts w:cs="Times New Roman"/>
          <w:lang w:val="en-GB"/>
        </w:rPr>
        <w:t>. These stations have tracked rising atmospheric CO</w:t>
      </w:r>
      <w:r w:rsidRPr="00C421D6">
        <w:rPr>
          <w:rFonts w:cs="Times New Roman"/>
          <w:vertAlign w:val="subscript"/>
          <w:lang w:val="en-GB"/>
        </w:rPr>
        <w:t>2</w:t>
      </w:r>
      <w:r w:rsidRPr="00C421D6">
        <w:rPr>
          <w:rFonts w:cs="Times New Roman"/>
          <w:lang w:val="en-GB"/>
        </w:rPr>
        <w:t xml:space="preserve"> concentrations from 315 ppm in 1958 to 41</w:t>
      </w:r>
      <w:r w:rsidRPr="00C421D6">
        <w:rPr>
          <w:lang w:val="en-GB"/>
        </w:rPr>
        <w:t>4</w:t>
      </w:r>
      <w:r w:rsidRPr="00C421D6">
        <w:rPr>
          <w:rFonts w:cs="Times New Roman"/>
          <w:lang w:val="en-GB"/>
        </w:rPr>
        <w:t xml:space="preserve"> ppm in 20</w:t>
      </w:r>
      <w:r w:rsidRPr="00C421D6">
        <w:rPr>
          <w:lang w:val="en-GB"/>
        </w:rPr>
        <w:t>20</w:t>
      </w:r>
      <w:r w:rsidRPr="00C421D6">
        <w:rPr>
          <w:rFonts w:cs="Times New Roman"/>
          <w:lang w:val="en-GB"/>
        </w:rPr>
        <w:t xml:space="preserve">. Ground-based monitoring of other </w:t>
      </w:r>
      <w:del w:id="1924" w:author="Ian Blenkinsop" w:date="2021-07-02T16:03:00Z">
        <w:r w:rsidRPr="00C421D6" w:rsidDel="007628B3">
          <w:rPr>
            <w:rFonts w:cs="Times New Roman"/>
            <w:lang w:val="en-GB"/>
          </w:rPr>
          <w:delText>greenhouse gases</w:delText>
        </w:r>
      </w:del>
      <w:ins w:id="1925" w:author="Ian Blenkinsop" w:date="2021-07-02T16:03:00Z">
        <w:r w:rsidR="007628B3">
          <w:rPr>
            <w:rFonts w:cs="Times New Roman"/>
            <w:lang w:val="en-GB"/>
          </w:rPr>
          <w:t>GHGs</w:t>
        </w:r>
      </w:ins>
      <w:r w:rsidRPr="00C421D6">
        <w:rPr>
          <w:rFonts w:cs="Times New Roman"/>
          <w:lang w:val="en-GB"/>
        </w:rPr>
        <w:t xml:space="preserve"> </w:t>
      </w:r>
      <w:r w:rsidRPr="00C421D6">
        <w:rPr>
          <w:rFonts w:cs="Times New Roman"/>
          <w:lang w:val="en-GB"/>
        </w:rPr>
        <w:lastRenderedPageBreak/>
        <w:t xml:space="preserve">followed. The Greenhouse Gases Observing Satellite (GOSat) was launched in 2009, and two Orbiting Carbon Observatory satellite instruments have been </w:t>
      </w:r>
      <w:r w:rsidR="007747F7">
        <w:rPr>
          <w:rFonts w:cs="Times New Roman"/>
          <w:lang w:val="en-GB"/>
        </w:rPr>
        <w:t>in orbit</w:t>
      </w:r>
      <w:r w:rsidR="007747F7" w:rsidRPr="00C421D6">
        <w:rPr>
          <w:rFonts w:cs="Times New Roman"/>
          <w:lang w:val="en-GB"/>
        </w:rPr>
        <w:t xml:space="preserve"> </w:t>
      </w:r>
      <w:r w:rsidRPr="00C421D6">
        <w:rPr>
          <w:rFonts w:cs="Times New Roman"/>
          <w:lang w:val="en-GB"/>
        </w:rPr>
        <w:t xml:space="preserve">since 2014. </w:t>
      </w:r>
    </w:p>
    <w:bookmarkEnd w:id="1905"/>
    <w:p w14:paraId="0DF3E8EE" w14:textId="77777777" w:rsidR="00102875" w:rsidRPr="00C421D6" w:rsidRDefault="00102875" w:rsidP="00102875">
      <w:pPr>
        <w:pStyle w:val="AR6BodyText"/>
        <w:rPr>
          <w:rFonts w:cs="Times New Roman"/>
          <w:lang w:val="en-GB"/>
        </w:rPr>
      </w:pPr>
    </w:p>
    <w:p w14:paraId="613B9CCB" w14:textId="0607674F" w:rsidR="00102875" w:rsidRPr="00C421D6" w:rsidRDefault="007628B3" w:rsidP="00102875">
      <w:pPr>
        <w:pStyle w:val="AR6BodyText"/>
        <w:rPr>
          <w:lang w:val="en-GB"/>
        </w:rPr>
      </w:pPr>
      <w:bookmarkStart w:id="1926" w:name="_Hlk66717648"/>
      <w:ins w:id="1927" w:author="Ian Blenkinsop" w:date="2021-07-02T16:05:00Z">
        <w:r>
          <w:rPr>
            <w:rFonts w:cs="Times New Roman"/>
            <w:lang w:val="en-GB"/>
          </w:rPr>
          <w:t xml:space="preserve">The </w:t>
        </w:r>
        <w:r w:rsidRPr="00C421D6">
          <w:rPr>
            <w:rFonts w:cs="Times New Roman"/>
            <w:lang w:val="en-GB"/>
          </w:rPr>
          <w:t>AR5</w:t>
        </w:r>
        <w:r>
          <w:rPr>
            <w:rFonts w:cs="Times New Roman"/>
            <w:lang w:val="en-GB"/>
          </w:rPr>
          <w:t xml:space="preserve"> </w:t>
        </w:r>
      </w:ins>
      <w:r w:rsidR="00102875" w:rsidRPr="00C421D6">
        <w:rPr>
          <w:rFonts w:cs="Times New Roman"/>
          <w:lang w:val="en-GB"/>
        </w:rPr>
        <w:t xml:space="preserve">WGI </w:t>
      </w:r>
      <w:del w:id="1928" w:author="Ian Blenkinsop" w:date="2021-07-02T16:05:00Z">
        <w:r w:rsidR="00102875" w:rsidRPr="00C421D6" w:rsidDel="007628B3">
          <w:rPr>
            <w:rFonts w:cs="Times New Roman"/>
            <w:lang w:val="en-GB"/>
          </w:rPr>
          <w:delText xml:space="preserve">AR5 </w:delText>
        </w:r>
      </w:del>
      <w:r w:rsidR="00102875" w:rsidRPr="00C421D6">
        <w:rPr>
          <w:rFonts w:cs="Times New Roman"/>
          <w:lang w:val="en-GB"/>
        </w:rPr>
        <w:t>highlighted ‘the other CO</w:t>
      </w:r>
      <w:r w:rsidR="00102875" w:rsidRPr="00C421D6">
        <w:rPr>
          <w:rFonts w:cs="Times New Roman"/>
          <w:vertAlign w:val="subscript"/>
          <w:lang w:val="en-GB"/>
        </w:rPr>
        <w:t>2</w:t>
      </w:r>
      <w:r w:rsidR="00102875" w:rsidRPr="00C421D6">
        <w:rPr>
          <w:rFonts w:cs="Times New Roman"/>
          <w:lang w:val="en-GB"/>
        </w:rPr>
        <w:t xml:space="preserve"> problem’ </w:t>
      </w:r>
      <w:r w:rsidR="00102875">
        <w:rPr>
          <w:rFonts w:cs="Times New Roman"/>
        </w:rPr>
        <w:fldChar w:fldCharType="begin" w:fldLock="1"/>
      </w:r>
      <w:r w:rsidR="00E14AAC">
        <w:rPr>
          <w:rFonts w:cs="Times New Roman"/>
          <w:lang w:val="en-GB"/>
        </w:rPr>
        <w:instrText>ADDIN CSL_CITATION { "citationItems" : [ { "id" : "ITEM-1", "itemData" : { "DOI" : "10.1146/annurev.marine.010908.163834", "ISSN" : "1941-1405", "author" : [ { "dropping-particle" : "", "family" : "Doney", "given" : "Scott C.", "non-dropping-particle" : "", "parse-names" : false, "suffix" : "" }, { "dropping-particle" : "", "family" : "Fabry", "given" : "Victoria J.", "non-dropping-particle" : "", "parse-names" : false, "suffix" : "" }, { "dropping-particle" : "", "family" : "Feely", "given" : "Richard A.", "non-dropping-particle" : "", "parse-names" : false, "suffix" : "" }, { "dropping-particle" : "", "family" : "Kleypas", "given" : "Joan A.", "non-dropping-particle" : "", "parse-names" : false, "suffix" : "" } ], "container-title" : "Annual Review of Marine Science", "id" : "ITEM-1", "issue" : "1", "issued" : { "date-parts" : [ [ "2009", "1" ] ] }, "page" : "169-192", "title" : "Ocean Acidification: The Other CO2 Problem", "translator" : [ { "dropping-particle" : "", "family" : "H933", "given" : "", "non-dropping-particle" : "", "parse-names" : false, "suffix" : "" } ], "type" : "article-journal", "volume" : "1" }, "uris" : [ "http://www.mendeley.com/documents/?uuid=eada5aa2-7797-4343-ba5b-18c22420a883" ] } ], "mendeley" : { "formattedCitation" : "(Doney et al., 2009)", "plainTextFormattedCitation" : "(Doney et al., 2009)", "previouslyFormattedCitation" : "(Doney et al., 2009)" }, "properties" : { "noteIndex" : 0 }, "schema" : "https://github.com/citation-style-language/schema/raw/master/csl-citation.json" }</w:instrText>
      </w:r>
      <w:r w:rsidR="00102875">
        <w:rPr>
          <w:rFonts w:cs="Times New Roman"/>
        </w:rPr>
        <w:fldChar w:fldCharType="separate"/>
      </w:r>
      <w:ins w:id="1929" w:author="Robin Matthews" w:date="2021-05-18T16:02:00Z">
        <w:r w:rsidR="00602365">
          <w:rPr>
            <w:rFonts w:cs="Times New Roman"/>
            <w:noProof/>
            <w:lang w:val="en-GB"/>
          </w:rPr>
          <w:t>(Doney et al., 2009)</w:t>
        </w:r>
      </w:ins>
      <w:del w:id="1930" w:author="Robin Matthews" w:date="2021-05-18T16:02:00Z">
        <w:r w:rsidR="00102875" w:rsidRPr="00C421D6" w:rsidDel="00602365">
          <w:rPr>
            <w:rFonts w:cs="Times New Roman"/>
            <w:noProof/>
            <w:lang w:val="en-GB"/>
          </w:rPr>
          <w:delText>(Doney et al., 2009)</w:delText>
        </w:r>
      </w:del>
      <w:r w:rsidR="00102875">
        <w:rPr>
          <w:rFonts w:cs="Times New Roman"/>
        </w:rPr>
        <w:fldChar w:fldCharType="end"/>
      </w:r>
      <w:r w:rsidR="00102875" w:rsidRPr="00C421D6">
        <w:rPr>
          <w:rFonts w:cs="Times New Roman"/>
          <w:lang w:val="en-GB"/>
        </w:rPr>
        <w:t>, that is, ocean acidification caused by the absorption of some 20</w:t>
      </w:r>
      <w:r w:rsidR="00102875" w:rsidRPr="00C421D6">
        <w:rPr>
          <w:rFonts w:ascii="Arial" w:hAnsi="Arial" w:cs="Arial"/>
          <w:color w:val="202122"/>
          <w:sz w:val="21"/>
          <w:szCs w:val="21"/>
          <w:shd w:val="clear" w:color="auto" w:fill="FDFDFD"/>
          <w:lang w:val="en-GB"/>
        </w:rPr>
        <w:t>–</w:t>
      </w:r>
      <w:r w:rsidR="00102875" w:rsidRPr="00C421D6">
        <w:rPr>
          <w:rFonts w:cs="Times New Roman"/>
          <w:lang w:val="en-GB"/>
        </w:rPr>
        <w:t xml:space="preserve">30% of anthropogenic </w:t>
      </w:r>
      <w:ins w:id="1931" w:author="Ian Blenkinsop" w:date="2021-07-02T16:05:00Z">
        <w:r w:rsidRPr="00C421D6">
          <w:rPr>
            <w:rFonts w:cs="Times New Roman"/>
            <w:lang w:val="en-GB"/>
          </w:rPr>
          <w:t>CO</w:t>
        </w:r>
        <w:r w:rsidRPr="00C421D6">
          <w:rPr>
            <w:rFonts w:cs="Times New Roman"/>
            <w:vertAlign w:val="subscript"/>
            <w:lang w:val="en-GB"/>
          </w:rPr>
          <w:t>2</w:t>
        </w:r>
      </w:ins>
      <w:del w:id="1932" w:author="Ian Blenkinsop" w:date="2021-07-02T16:05:00Z">
        <w:r w:rsidR="00102875" w:rsidRPr="00C421D6" w:rsidDel="007628B3">
          <w:rPr>
            <w:rFonts w:cs="Times New Roman"/>
            <w:lang w:val="en-GB"/>
          </w:rPr>
          <w:delText>carbon dioxide</w:delText>
        </w:r>
      </w:del>
      <w:r w:rsidR="00102875" w:rsidRPr="00C421D6">
        <w:rPr>
          <w:rFonts w:cs="Times New Roman"/>
          <w:lang w:val="en-GB"/>
        </w:rPr>
        <w:t xml:space="preserve"> from the atmosphere and its conversion to carbonic acid in seawater. </w:t>
      </w:r>
      <w:ins w:id="1933" w:author="Ian Blenkinsop" w:date="2021-07-02T16:05:00Z">
        <w:r>
          <w:rPr>
            <w:rFonts w:cs="Times New Roman"/>
            <w:lang w:val="en-GB"/>
          </w:rPr>
          <w:t xml:space="preserve">The </w:t>
        </w:r>
        <w:r w:rsidRPr="00C421D6">
          <w:rPr>
            <w:rFonts w:cs="Times New Roman"/>
            <w:lang w:val="en-GB"/>
          </w:rPr>
          <w:t>AR5</w:t>
        </w:r>
        <w:r>
          <w:rPr>
            <w:rFonts w:cs="Times New Roman"/>
            <w:lang w:val="en-GB"/>
          </w:rPr>
          <w:t xml:space="preserve"> </w:t>
        </w:r>
      </w:ins>
      <w:r w:rsidR="00102875" w:rsidRPr="00C421D6">
        <w:rPr>
          <w:rFonts w:cs="Times New Roman"/>
          <w:lang w:val="en-GB"/>
        </w:rPr>
        <w:t xml:space="preserve">WGI </w:t>
      </w:r>
      <w:del w:id="1934" w:author="Ian Blenkinsop" w:date="2021-07-02T16:05:00Z">
        <w:r w:rsidR="00102875" w:rsidRPr="00C421D6" w:rsidDel="007628B3">
          <w:rPr>
            <w:rFonts w:cs="Times New Roman"/>
            <w:lang w:val="en-GB"/>
          </w:rPr>
          <w:delText xml:space="preserve">AR5 </w:delText>
        </w:r>
      </w:del>
      <w:r w:rsidR="00102875" w:rsidRPr="00C421D6">
        <w:rPr>
          <w:rFonts w:cs="Times New Roman"/>
          <w:lang w:val="en-GB"/>
        </w:rPr>
        <w:t>assessed that the pH of ocean surface water has decreased by 0.1 since the beginning of the industrial era (</w:t>
      </w:r>
      <w:r w:rsidR="00102875" w:rsidRPr="00C421D6">
        <w:rPr>
          <w:rFonts w:cs="Times New Roman"/>
          <w:i/>
          <w:lang w:val="en-GB"/>
        </w:rPr>
        <w:t>high confidence</w:t>
      </w:r>
      <w:r w:rsidR="00102875" w:rsidRPr="00C421D6">
        <w:rPr>
          <w:rFonts w:cs="Times New Roman"/>
          <w:lang w:val="en-GB"/>
        </w:rPr>
        <w:t xml:space="preserve">), indicating approximately a 30% increase in acidity </w:t>
      </w:r>
      <w:r w:rsidR="00102875">
        <w:rPr>
          <w:rFonts w:cs="Times New Roman"/>
        </w:rPr>
        <w:fldChar w:fldCharType="begin" w:fldLock="1"/>
      </w:r>
      <w:r w:rsidR="00A94565">
        <w:rPr>
          <w:rFonts w:cs="Times New Roman"/>
          <w:lang w:val="en-GB"/>
        </w:rPr>
        <w:instrText>ADDIN CSL_CITATION { "citationItems" : [ { "id" : "ITEM-1",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"3-29", "publisher" : "Cambridge University Press", "publisher-place" : "Cambridge, United Kingdom and New York, NY, USA", "title" : "Summary for Policymakers", "translator" : [ { "dropping-particle" : "", "family" : "H3185", "given" : "Rt13", "non-dropping-particle" : "", "parse-names" : false, "suffix" : "" } ], "type" : "chapter" }, "uris" : [ "http://www.mendeley.com/documents/?uuid=5ce3e796-588b-4ad7-b106-6f7aace25aa3" ] } ], "mendeley" : { "formattedCitation" : "(IPCC, 2013b)", "plainTextFormattedCitation" : "(IPCC, 2013b)", "previouslyFormattedCitation" : "(IPCC, 2013b)" }, "properties" : { "noteIndex" : 0 }, "schema" : "https://github.com/citation-style-language/schema/raw/master/csl-citation.json" }</w:instrText>
      </w:r>
      <w:r w:rsidR="00102875">
        <w:rPr>
          <w:rFonts w:cs="Times New Roman"/>
        </w:rPr>
        <w:fldChar w:fldCharType="separate"/>
      </w:r>
      <w:ins w:id="1935" w:author="Robin Matthews" w:date="2021-05-18T16:02:00Z">
        <w:r w:rsidR="00602365">
          <w:rPr>
            <w:rFonts w:cs="Times New Roman"/>
            <w:noProof/>
            <w:lang w:val="en-GB"/>
          </w:rPr>
          <w:t>(IPCC, 2013b)</w:t>
        </w:r>
      </w:ins>
      <w:del w:id="1936" w:author="Robin Matthews" w:date="2021-05-18T16:02:00Z">
        <w:r w:rsidR="00962E93" w:rsidRPr="00C421D6" w:rsidDel="00602365">
          <w:rPr>
            <w:rFonts w:cs="Times New Roman"/>
            <w:noProof/>
            <w:lang w:val="en-GB"/>
          </w:rPr>
          <w:delText>(IPCC, 2013b)</w:delText>
        </w:r>
      </w:del>
      <w:r w:rsidR="00102875">
        <w:rPr>
          <w:rFonts w:cs="Times New Roman"/>
        </w:rPr>
        <w:fldChar w:fldCharType="end"/>
      </w:r>
      <w:r w:rsidR="00102875" w:rsidRPr="00C421D6">
        <w:rPr>
          <w:rFonts w:cs="Times New Roman"/>
          <w:lang w:val="en-GB"/>
        </w:rPr>
        <w:t>.</w:t>
      </w:r>
    </w:p>
    <w:bookmarkEnd w:id="1926"/>
    <w:p w14:paraId="46FB09A3" w14:textId="77777777" w:rsidR="00102875" w:rsidRPr="00C421D6" w:rsidRDefault="00102875" w:rsidP="00102875">
      <w:pPr>
        <w:pStyle w:val="AR6BodyText"/>
        <w:rPr>
          <w:lang w:val="en-GB"/>
        </w:rPr>
      </w:pPr>
    </w:p>
    <w:p w14:paraId="27AD8FA7" w14:textId="0A68C320" w:rsidR="00102875" w:rsidRPr="00C421D6" w:rsidRDefault="00102875" w:rsidP="00102875">
      <w:pPr>
        <w:pStyle w:val="AR6BodyText"/>
        <w:rPr>
          <w:rFonts w:cs="Times New Roman"/>
          <w:lang w:val="en-GB"/>
        </w:rPr>
      </w:pPr>
      <w:bookmarkStart w:id="1937" w:name="_Hlk66717684"/>
      <w:r w:rsidRPr="00C421D6">
        <w:rPr>
          <w:rFonts w:cs="Times New Roman"/>
          <w:lang w:val="en-GB"/>
        </w:rPr>
        <w:t xml:space="preserve">With a heat capacity about 1000 times greater than that of the atmosphere, Earth’s </w:t>
      </w:r>
      <w:r w:rsidR="00964056" w:rsidRPr="00C41086">
        <w:rPr>
          <w:rFonts w:cs="Times New Roman"/>
          <w:lang w:val="en-GB"/>
        </w:rPr>
        <w:t>ocean</w:t>
      </w:r>
      <w:r w:rsidRPr="00C421D6">
        <w:rPr>
          <w:rFonts w:cs="Times New Roman"/>
          <w:lang w:val="en-GB"/>
        </w:rPr>
        <w:t xml:space="preserve"> store</w:t>
      </w:r>
      <w:r w:rsidR="00D866AF">
        <w:rPr>
          <w:rFonts w:cs="Times New Roman"/>
          <w:lang w:val="en-GB"/>
        </w:rPr>
        <w:t>s</w:t>
      </w:r>
      <w:r w:rsidRPr="00C421D6">
        <w:rPr>
          <w:rFonts w:cs="Times New Roman"/>
          <w:lang w:val="en-GB"/>
        </w:rPr>
        <w:t xml:space="preserve"> the vast majority of energy retained by the planet. Ocean currents transport the stored heat around the globe and, over decades to centuries, from the surface to its greatest depths. The </w:t>
      </w:r>
      <w:r w:rsidR="00964056" w:rsidRPr="00C41086">
        <w:rPr>
          <w:rFonts w:cs="Times New Roman"/>
          <w:lang w:val="en-GB"/>
        </w:rPr>
        <w:t>ocean</w:t>
      </w:r>
      <w:r w:rsidRPr="00C421D6">
        <w:rPr>
          <w:rFonts w:cs="Times New Roman"/>
          <w:lang w:val="en-GB"/>
        </w:rPr>
        <w:t>’</w:t>
      </w:r>
      <w:r w:rsidR="00D866AF">
        <w:rPr>
          <w:rFonts w:cs="Times New Roman"/>
          <w:lang w:val="en-GB"/>
        </w:rPr>
        <w:t>s</w:t>
      </w:r>
      <w:r w:rsidRPr="00C421D6">
        <w:rPr>
          <w:rFonts w:cs="Times New Roman"/>
          <w:lang w:val="en-GB"/>
        </w:rPr>
        <w:t xml:space="preserve"> thermal inertia moderates faster changes in radiative forcing on land and in the atmosphere, reaching full equilibrium with the atmosphere only after hundreds to thousands of years </w:t>
      </w:r>
      <w:r>
        <w:rPr>
          <w:rFonts w:cs="Times New Roman"/>
        </w:rPr>
        <w:fldChar w:fldCharType="begin" w:fldLock="1"/>
      </w:r>
      <w:r w:rsidR="00A94565">
        <w:rPr>
          <w:rFonts w:cs="Times New Roman"/>
          <w:lang w:val="en-GB"/>
        </w:rPr>
        <w:instrText>ADDIN CSL_CITATION { "citationItems" : [ { "id" : "ITEM-1", "itemData" : { "DOI" : "10.1029/2011GL048076", "ISSN" : "00948276", "abstract" : "The equilibrium response timescale of global oceans is estimated in a fully coupled climate model. In general, the equilibrium timescale increases with depth, except in the polar region. The timescale is approximately 200 years for the ocean for depths above 1 km, and it increases to 1500 years at a depth of 3 km. A layer with a rapid timescale change, referred to as a temporacline, is located at a depth of 1.5-2 km, which is analogous to the permanent thermocline in the ocean. The equilibrium timescale varies with the sign of the change in radiative forcing. The ocean response to surface cooling could be twice as fast as the surface warming because of enhanced vertical mixing, convection and overturning circulation. However, this phenomenon only occurs below the Atlantic temporacline. For the Atlantic upper ocean, the timescale is longer in the cooling case because of the readjustment of the upper ocean to the enhanced Atlantic overturning circulation. In the Pacific, the timescale change in the warming and cooling cases is not as significant as in the Atlantic because of the lack of deep convection. Copyright 2011 by the American Geophysical Union.", "author" : [ { "dropping-particle" : "", "family" : "Yang", "given" : "Haijun", "non-dropping-particle" : "", "parse-names" : false, "suffix" : "" }, { "dropping-particle" : "", "family" : "Zhu", "given" : "Jiang", "non-dropping-particle" : "", "parse-names" : false, "suffix" : "" } ], "container-title" : "Geophysical Research Letters", "id" : "ITEM-1", "issue" : "14", "issued" : { "date-parts" : [ [ "2011", "7", "1" ] ] }, "page" : "L14711", "publisher" : "Blackwell Publishing Ltd", "title" : "Equilibrium thermal response timescale of global oceans", "translator" : [ { "dropping-particle" : "", "family" : "H4330", "given" : "", "non-dropping-particle" : "", "parse-names" : false, "suffix" : "" } ], "type" : "article-journal", "volume" : "38" }, "uris" : [ "http://www.mendeley.com/documents/?uuid=ebbd9ce1-9bc4-45ff-a444-80bf2fa43647" ] } ], "mendeley" : { "formattedCitation" : "(Yang and Zhu, 2011)", "plainTextFormattedCitation" : "(Yang and Zhu, 2011)", "previouslyFormattedCitation" : "(Yang and Zhu, 2011)" }, "properties" : { "noteIndex" : 0 }, "schema" : "https://github.com/citation-style-language/schema/raw/master/csl-citation.json" }</w:instrText>
      </w:r>
      <w:r>
        <w:rPr>
          <w:rFonts w:cs="Times New Roman"/>
        </w:rPr>
        <w:fldChar w:fldCharType="separate"/>
      </w:r>
      <w:ins w:id="1938" w:author="Robin Matthews" w:date="2021-05-18T16:02:00Z">
        <w:r w:rsidR="00602365">
          <w:rPr>
            <w:rFonts w:cs="Times New Roman"/>
            <w:noProof/>
            <w:lang w:val="en-GB"/>
          </w:rPr>
          <w:t>(Yang and Zhu, 2011)</w:t>
        </w:r>
      </w:ins>
      <w:del w:id="1939" w:author="Robin Matthews" w:date="2021-05-18T16:02:00Z">
        <w:r w:rsidR="00F8677F" w:rsidRPr="00C421D6" w:rsidDel="00602365">
          <w:rPr>
            <w:rFonts w:cs="Times New Roman"/>
            <w:noProof/>
            <w:lang w:val="en-GB"/>
          </w:rPr>
          <w:delText>(Yang and Zhu, 2011)</w:delText>
        </w:r>
      </w:del>
      <w:r>
        <w:rPr>
          <w:rFonts w:cs="Times New Roman"/>
        </w:rPr>
        <w:fldChar w:fldCharType="end"/>
      </w:r>
      <w:r w:rsidRPr="00C421D6">
        <w:rPr>
          <w:rFonts w:cs="Times New Roman"/>
          <w:lang w:val="en-GB"/>
        </w:rPr>
        <w:t xml:space="preserve">. The earliest subsurface measurements in the open ocean date to the 1770s </w:t>
      </w:r>
      <w:r>
        <w:rPr>
          <w:rFonts w:cs="Times New Roman"/>
        </w:rPr>
        <w:fldChar w:fldCharType="begin" w:fldLock="1"/>
      </w:r>
      <w:r w:rsidR="00E81B0B">
        <w:rPr>
          <w:rFonts w:cs="Times New Roman"/>
          <w:lang w:val="en-GB"/>
        </w:rPr>
        <w:instrText>ADDIN CSL_CITATION { "citationItems" : [ { "id" : "ITEM-1", "itemData" : { "DOI" : "10.1002/rog.20022", "ISSN" : "87551209", "abstract" : "The evolution of ocean temperature measurement systems is presented with a focus on the development and accuracy of two critical devices in use today (expendable bathythermographs and conductivity-temperature-depth instruments used on Argo floats). A detailed discussion of the accuracy of these devices and a projection of the future of ocean temperature measurements are provided. The accuracy of ocean temperature measurements is discussed in detail in the context of ocean heat content, Earth's energy imbalance, and thermosteric sea level rise. Up-to-date estimates are provided for these three important quantities. The total energy imbalance at the top of atmosphere is best assessed by taking an inventory of changes in energy storage. The main storage is in the ocean, the latest values of which are presented. Furthermore, despite differences in measurement methods and analysis techniques, multiple studies show that there has been a multidecadal increase in the heat content of both the upper and deep ocean regions, which reflects the impact of anthropogenic warming. With respect to sea level rise, mutually reinforcing information from tide gauges and radar altimetry shows that presently, sea level is rising at approximately 3 mm yr-1 with contributions from both thermal expansion and mass accumulation from ice melt. The latest data for thermal expansion sea level rise are included here and analyzed. Key Points Oceanographic techniques and analysis have improved over many decadesThese improvements allow more accurate Earth-energy balance estimatesUnderstanding of ocean heat content and sea-level rise has also increased \u00a92013. American Geophysical Union. All Rights Reserved.", "author" : [ { "dropping-particle" : "", "family" : "Abraham", "given" : "J. P.", "non-dropping-particle" : "", "parse-names" : false, "suffix" : "" }, { "dropping-particle" : "", "family" : "Baringer", "given" : "M.", "non-dropping-particle" : "", "parse-names" : false, "suffix" : "" }, { "dropping-particle" : "", "family" : "Bindoff", "given" : "N. L.", "non-dropping-particle" : "", "parse-names" : false, "suffix" : "" }, { "dropping-particle" : "", "family" : "Boyer", "given" : "T.", "non-dropping-particle" : "", "parse-names" : false, "suffix" : "" }, { "dropping-particle" : "", "family" : "Cheng", "given" : "L. J.", "non-dropping-particle" : "", "parse-names" : false, "suffix" : "" }, { "dropping-particle" : "", "family" : "Church", "given" : "J. A.", "non-dropping-particle" : "", "parse-names" : false, "suffix" : "" }, { "dropping-particle" : "", "family" : "Conroy", "given" : "J. L.", "non-dropping-particle" : "", "parse-names" : false, "suffix" : "" }, { "dropping-particle" : "", "family" : "Domingues", "given" : "C. M.", "non-dropping-particle" : "", "parse-names" : false, "suffix" : "" }, { "dropping-particle" : "", "family" : "Fasullo", "given" : "J. T.", "non-dropping-particle" : "", "parse-names" : false, "suffix" : "" }, { "dropping-particle" : "", "family" : "Gilson", "given" : "J.", "non-dropping-particle" : "", "parse-names" : false, "suffix" : "" }, { "dropping-particle" : "", "family" : "Goni", "given" : "G.", "non-dropping-particle" : "", "parse-names" : false, "suffix" : "" }, { "dropping-particle" : "", "family" : "Good", "given" : "S. A.", "non-dropping-particle" : "", "parse-names" : false, "suffix" : "" }, { "dropping-particle" : "", "family" : "Gorman", "given" : "J. M.", "non-dropping-particle" : "", "parse-names" : false, "suffix" : "" }, { "dropping-particle" : "", "family" : "Gouretski", "given" : "V.", "non-dropping-particle" : "", "parse-names" : false, "suffix" : "" }, { "dropping-particle" : "", "family" : "Ishii", "given" : "M.", "non-dropping-particle" : "", "parse-names" : false, "suffix" : "" }, { "dropping-particle" : "", "family" : "Johnson", "given" : "G. C.", "non-dropping-particle" : "", "parse-names" : false, "suffix" : "" }, { "dropping-particle" : "", "family" : "Kizu", "given" : "S.", "non-dropping-particle" : "", "parse-names" : false, "suffix" : "" }, { "dropping-particle" : "", "family" : "Lyman", "given" : "J. M.", "non-dropping-particle" : "", "parse-names" : false, "suffix" : "" }, { "dropping-particle" : "", "family" : "Macdonald", "given" : "A. M.", "non-dropping-particle" : "", "parse-names" : false, "suffix" : "" }, { "dropping-particle" : "", "family" : "Minkowycz", "given" : "W. J.", "non-dropping-particle" : "", "parse-names" : false, "suffix" : "" }, { "dropping-particle" : "", "family" : "Moffitt", "given" : "S. E.", "non-dropping-particle" : "", "parse-names" : false, "suffix" : "" }, { "dropping-particle" : "", "family" : "Palmer", "given" : "M. D.", "non-dropping-particle" : "", "parse-names" : false, "suffix" : "" }, { "dropping-particle" : "", "family" : "Piola", "given" : "A. R.", "non-dropping-particle" : "", "parse-names" : false, "suffix" : "" }, { "dropping-particle" : "", "family" : "Reseghetti", "given" : "F.", "non-dropping-particle" : "", "parse-names" : false, "suffix" : "" }, { "dropping-particle" : "", "family" : "Schuckmann", "given" : "K.", "non-dropping-particle" : "", "parse-names" : false, "suffix" : "" }, { "dropping-particle" : "", "family" : "Trenberth", "given" : "K. E.", "non-dropping-particle" : "", "parse-names" : false, "suffix" : "" }, { "dropping-particle" : "", "family" : "Velicogna", "given" : "I.", "non-dropping-particle" : "", "parse-names" : false, "suffix" : "" }, { "dropping-particle" : "", "family" : "Willis", "given" : "J. K.", "non-dropping-particle" : "", "parse-names" : false, "suffix" : "" } ], "container-title" : "Reviews of Geophysics", "id" : "ITEM-1", "issue" : "3", "issued" : { "date-parts" : [ [ "2013", "9" ] ] }, "page" : "450-483", "title" : "A review of global ocean temperature observations: Implications for ocean heat content estimates and climate change", "translator" : [ { "dropping-particle" : "", "family" : "H4070", "given" : "", "non-dropping-particle" : "", "parse-names" : false, "suffix" : "" } ], "type" : "article-journal", "volume" : "51" }, "uris" : [ "http://www.mendeley.com/documents/?uuid=7266f35b-05eb-4566-b43d-502435bc8143" ] } ], "mendeley" : { "formattedCitation" : "(Abraham et al., 2013)", "plainTextFormattedCitation" : "(Abraham et al., 2013)", "previouslyFormattedCitation" : "(Abraham et al., 2013)" }, "properties" : { "noteIndex" : 0 }, "schema" : "https://github.com/citation-style-language/schema/raw/master/csl-citation.json" }</w:instrText>
      </w:r>
      <w:r>
        <w:rPr>
          <w:rFonts w:cs="Times New Roman"/>
        </w:rPr>
        <w:fldChar w:fldCharType="separate"/>
      </w:r>
      <w:ins w:id="1940" w:author="Robin Matthews" w:date="2021-05-18T16:02:00Z">
        <w:r w:rsidR="00602365">
          <w:rPr>
            <w:rFonts w:cs="Times New Roman"/>
            <w:noProof/>
            <w:lang w:val="en-GB"/>
          </w:rPr>
          <w:t>(Abraham et al., 2013)</w:t>
        </w:r>
      </w:ins>
      <w:del w:id="1941" w:author="Robin Matthews" w:date="2021-05-18T16:02:00Z">
        <w:r w:rsidRPr="00C421D6" w:rsidDel="00602365">
          <w:rPr>
            <w:rFonts w:cs="Times New Roman"/>
            <w:noProof/>
            <w:lang w:val="en-GB"/>
          </w:rPr>
          <w:delText>(Abraham et al., 2013)</w:delText>
        </w:r>
      </w:del>
      <w:r>
        <w:rPr>
          <w:rFonts w:cs="Times New Roman"/>
        </w:rPr>
        <w:fldChar w:fldCharType="end"/>
      </w:r>
      <w:r w:rsidRPr="00C421D6">
        <w:rPr>
          <w:rFonts w:cs="Times New Roman"/>
          <w:lang w:val="en-GB"/>
        </w:rPr>
        <w:t>. From 1872</w:t>
      </w:r>
      <w:r w:rsidRPr="00C421D6">
        <w:rPr>
          <w:rFonts w:ascii="Arial" w:hAnsi="Arial" w:cs="Arial"/>
          <w:color w:val="202122"/>
          <w:sz w:val="21"/>
          <w:szCs w:val="21"/>
          <w:shd w:val="clear" w:color="auto" w:fill="FDFDFD"/>
          <w:lang w:val="en-GB"/>
        </w:rPr>
        <w:t>–</w:t>
      </w:r>
      <w:r w:rsidRPr="00C421D6">
        <w:rPr>
          <w:rFonts w:cs="Times New Roman"/>
          <w:lang w:val="en-GB"/>
        </w:rPr>
        <w:t xml:space="preserve">76, the research ship </w:t>
      </w:r>
      <w:r w:rsidRPr="00C421D6">
        <w:rPr>
          <w:rFonts w:cs="Times New Roman"/>
          <w:i/>
          <w:lang w:val="en-GB"/>
        </w:rPr>
        <w:t>HMS Challenger</w:t>
      </w:r>
      <w:r w:rsidRPr="00C421D6">
        <w:rPr>
          <w:rFonts w:cs="Times New Roman"/>
          <w:lang w:val="en-GB"/>
        </w:rPr>
        <w:t xml:space="preserve"> measured global ocean temperature profiles at depths up to 1700 m </w:t>
      </w:r>
      <w:commentRangeStart w:id="1942"/>
      <w:r w:rsidRPr="00C421D6">
        <w:rPr>
          <w:rFonts w:cs="Times New Roman"/>
          <w:lang w:val="en-GB"/>
        </w:rPr>
        <w:t>along its cruise track</w:t>
      </w:r>
      <w:commentRangeEnd w:id="1942"/>
      <w:r w:rsidR="000911B4">
        <w:rPr>
          <w:rStyle w:val="CommentReference"/>
        </w:rPr>
        <w:commentReference w:id="1942"/>
      </w:r>
      <w:r w:rsidRPr="00C421D6">
        <w:rPr>
          <w:rFonts w:cs="Times New Roman"/>
          <w:lang w:val="en-GB"/>
        </w:rPr>
        <w:t>. By 1900, research ships were deploying instruments such as Nansen bottles and Mechanical Bathy</w:t>
      </w:r>
      <w:commentRangeStart w:id="1943"/>
      <w:r w:rsidRPr="00C421D6">
        <w:rPr>
          <w:rFonts w:cs="Times New Roman"/>
          <w:lang w:val="en-GB"/>
        </w:rPr>
        <w:t>T</w:t>
      </w:r>
      <w:commentRangeEnd w:id="1943"/>
      <w:r w:rsidR="005748AE">
        <w:rPr>
          <w:rStyle w:val="CommentReference"/>
        </w:rPr>
        <w:commentReference w:id="1943"/>
      </w:r>
      <w:r w:rsidRPr="00C421D6">
        <w:rPr>
          <w:rFonts w:cs="Times New Roman"/>
          <w:lang w:val="en-GB"/>
        </w:rPr>
        <w:t xml:space="preserve">hermographs (MBTs) to develop profiles of the upper 150 m in areas of interest to navies and commercial shipping </w:t>
      </w:r>
      <w:r>
        <w:rPr>
          <w:rFonts w:cs="Times New Roman"/>
        </w:rPr>
        <w:fldChar w:fldCharType="begin" w:fldLock="1"/>
      </w:r>
      <w:r w:rsidR="00E81B0B">
        <w:rPr>
          <w:rFonts w:cs="Times New Roman"/>
          <w:lang w:val="en-GB"/>
        </w:rPr>
        <w:instrText>ADDIN CSL_CITATION { "citationItems" : [ { "id" : "ITEM-1", "itemData" : { "DOI" : "10.1002/rog.20022", "ISSN" : "87551209", "abstract" : "The evolution of ocean temperature measurement systems is presented with a focus on the development and accuracy of two critical devices in use today (expendable bathythermographs and conductivity-temperature-depth instruments used on Argo floats). A detailed discussion of the accuracy of these devices and a projection of the future of ocean temperature measurements are provided. The accuracy of ocean temperature measurements is discussed in detail in the context of ocean heat content, Earth's energy imbalance, and thermosteric sea level rise. Up-to-date estimates are provided for these three important quantities. The total energy imbalance at the top of atmosphere is best assessed by taking an inventory of changes in energy storage. The main storage is in the ocean, the latest values of which are presented. Furthermore, despite differences in measurement methods and analysis techniques, multiple studies show that there has been a multidecadal increase in the heat content of both the upper and deep ocean regions, which reflects the impact of anthropogenic warming. With respect to sea level rise, mutually reinforcing information from tide gauges and radar altimetry shows that presently, sea level is rising at approximately 3 mm yr-1 with contributions from both thermal expansion and mass accumulation from ice melt. The latest data for thermal expansion sea level rise are included here and analyzed. Key Points Oceanographic techniques and analysis have improved over many decadesThese improvements allow more accurate Earth-energy balance estimatesUnderstanding of ocean heat content and sea-level rise has also increased \u00a92013. American Geophysical Union. All Rights Reserved.", "author" : [ { "dropping-particle" : "", "family" : "Abraham", "given" : "J. P.", "non-dropping-particle" : "", "parse-names" : false, "suffix" : "" }, { "dropping-particle" : "", "family" : "Baringer", "given" : "M.", "non-dropping-particle" : "", "parse-names" : false, "suffix" : "" }, { "dropping-particle" : "", "family" : "Bindoff", "given" : "N. L.", "non-dropping-particle" : "", "parse-names" : false, "suffix" : "" }, { "dropping-particle" : "", "family" : "Boyer", "given" : "T.", "non-dropping-particle" : "", "parse-names" : false, "suffix" : "" }, { "dropping-particle" : "", "family" : "Cheng", "given" : "L. J.", "non-dropping-particle" : "", "parse-names" : false, "suffix" : "" }, { "dropping-particle" : "", "family" : "Church", "given" : "J. A.", "non-dropping-particle" : "", "parse-names" : false, "suffix" : "" }, { "dropping-particle" : "", "family" : "Conroy", "given" : "J. L.", "non-dropping-particle" : "", "parse-names" : false, "suffix" : "" }, { "dropping-particle" : "", "family" : "Domingues", "given" : "C. M.", "non-dropping-particle" : "", "parse-names" : false, "suffix" : "" }, { "dropping-particle" : "", "family" : "Fasullo", "given" : "J. T.", "non-dropping-particle" : "", "parse-names" : false, "suffix" : "" }, { "dropping-particle" : "", "family" : "Gilson", "given" : "J.", "non-dropping-particle" : "", "parse-names" : false, "suffix" : "" }, { "dropping-particle" : "", "family" : "Goni", "given" : "G.", "non-dropping-particle" : "", "parse-names" : false, "suffix" : "" }, { "dropping-particle" : "", "family" : "Good", "given" : "S. A.", "non-dropping-particle" : "", "parse-names" : false, "suffix" : "" }, { "dropping-particle" : "", "family" : "Gorman", "given" : "J. M.", "non-dropping-particle" : "", "parse-names" : false, "suffix" : "" }, { "dropping-particle" : "", "family" : "Gouretski", "given" : "V.", "non-dropping-particle" : "", "parse-names" : false, "suffix" : "" }, { "dropping-particle" : "", "family" : "Ishii", "given" : "M.", "non-dropping-particle" : "", "parse-names" : false, "suffix" : "" }, { "dropping-particle" : "", "family" : "Johnson", "given" : "G. C.", "non-dropping-particle" : "", "parse-names" : false, "suffix" : "" }, { "dropping-particle" : "", "family" : "Kizu", "given" : "S.", "non-dropping-particle" : "", "parse-names" : false, "suffix" : "" }, { "dropping-particle" : "", "family" : "Lyman", "given" : "J. M.", "non-dropping-particle" : "", "parse-names" : false, "suffix" : "" }, { "dropping-particle" : "", "family" : "Macdonald", "given" : "A. M.", "non-dropping-particle" : "", "parse-names" : false, "suffix" : "" }, { "dropping-particle" : "", "family" : "Minkowycz", "given" : "W. J.", "non-dropping-particle" : "", "parse-names" : false, "suffix" : "" }, { "dropping-particle" : "", "family" : "Moffitt", "given" : "S. E.", "non-dropping-particle" : "", "parse-names" : false, "suffix" : "" }, { "dropping-particle" : "", "family" : "Palmer", "given" : "M. D.", "non-dropping-particle" : "", "parse-names" : false, "suffix" : "" }, { "dropping-particle" : "", "family" : "Piola", "given" : "A. R.", "non-dropping-particle" : "", "parse-names" : false, "suffix" : "" }, { "dropping-particle" : "", "family" : "Reseghetti", "given" : "F.", "non-dropping-particle" : "", "parse-names" : false, "suffix" : "" }, { "dropping-particle" : "", "family" : "Schuckmann", "given" : "K.", "non-dropping-particle" : "", "parse-names" : false, "suffix" : "" }, { "dropping-particle" : "", "family" : "Trenberth", "given" : "K. E.", "non-dropping-particle" : "", "parse-names" : false, "suffix" : "" }, { "dropping-particle" : "", "family" : "Velicogna", "given" : "I.", "non-dropping-particle" : "", "parse-names" : false, "suffix" : "" }, { "dropping-particle" : "", "family" : "Willis", "given" : "J. K.", "non-dropping-particle" : "", "parse-names" : false, "suffix" : "" } ], "container-title" : "Reviews of Geophysics", "id" : "ITEM-1", "issue" : "3", "issued" : { "date-parts" : [ [ "2013", "9" ] ] }, "page" : "450-483", "title" : "A review of global ocean temperature observations: Implications for ocean heat content estimates and climate change", "translator" : [ { "dropping-particle" : "", "family" : "H4070", "given" : "", "non-dropping-particle" : "", "parse-names" : false, "suffix" : "" } ], "type" : "article-journal", "volume" : "51" }, "uris" : [ "http://www.mendeley.com/documents/?uuid=7266f35b-05eb-4566-b43d-502435bc8143" ] } ], "mendeley" : { "formattedCitation" : "(Abraham et al., 2013)", "plainTextFormattedCitation" : "(Abraham et al., 2013)", "previouslyFormattedCitation" : "(Abraham et al., 2013)" }, "properties" : { "noteIndex" : 0 }, "schema" : "https://github.com/citation-style-language/schema/raw/master/csl-citation.json" }</w:instrText>
      </w:r>
      <w:r>
        <w:rPr>
          <w:rFonts w:cs="Times New Roman"/>
        </w:rPr>
        <w:fldChar w:fldCharType="separate"/>
      </w:r>
      <w:ins w:id="1944" w:author="Robin Matthews" w:date="2021-05-18T16:02:00Z">
        <w:r w:rsidR="00602365">
          <w:rPr>
            <w:rFonts w:cs="Times New Roman"/>
            <w:noProof/>
            <w:lang w:val="en-GB"/>
          </w:rPr>
          <w:t>(Abraham et al., 2013)</w:t>
        </w:r>
      </w:ins>
      <w:del w:id="1945" w:author="Robin Matthews" w:date="2021-05-18T16:02:00Z">
        <w:r w:rsidRPr="00C421D6" w:rsidDel="00602365">
          <w:rPr>
            <w:rFonts w:cs="Times New Roman"/>
            <w:noProof/>
            <w:lang w:val="en-GB"/>
          </w:rPr>
          <w:delText>(Abraham et al., 2013)</w:delText>
        </w:r>
      </w:del>
      <w:r>
        <w:rPr>
          <w:rFonts w:cs="Times New Roman"/>
        </w:rPr>
        <w:fldChar w:fldCharType="end"/>
      </w:r>
      <w:r w:rsidRPr="00C421D6">
        <w:rPr>
          <w:rFonts w:cs="Times New Roman"/>
          <w:lang w:val="en-GB"/>
        </w:rPr>
        <w:t xml:space="preserve">. Starting in 1967, eXpendable BathyThermographs (XBTs) were deployed by scientific and commercial ships along repeated transects to measure temperature to 700 m </w:t>
      </w:r>
      <w:r>
        <w:rPr>
          <w:rFonts w:cs="Times New Roman"/>
        </w:rPr>
        <w:fldChar w:fldCharType="begin" w:fldLock="1"/>
      </w:r>
      <w:r w:rsidR="00E81B0B">
        <w:rPr>
          <w:rFonts w:cs="Times New Roman"/>
          <w:lang w:val="en-GB"/>
        </w:rPr>
        <w:instrText>ADDIN CSL_CITATION { "citationItems" : [ { "id" : "ITEM-1", "itemData" : { "DOI" : "10.3389/fmars.2019.00452", "ISSN" : "2296-7745", "author" : [ { "dropping-particle" : "", "family" : "Goni", "given" : "Gustavo J.", "non-dropping-particle" : "", "parse-names" : false, "suffix" : "" }, { "dropping-particle" : "", "family" : "Sprintall", "given" : "Janet", "non-dropping-particle" : "", "parse-names" : false, "suffix" : "" }, { "dropping-particle" : "", "family" : "Bringas", "given" : "Francis", "non-dropping-particle" : "", "parse-names" : false, "suffix" : "" }, { "dropping-particle" : "", "family" : "Cheng", "given" : "Lijing", "non-dropping-particle" : "", "parse-names" : false, "suffix" : "" }, { "dropping-particle" : "", "family" : "Cirano", "given" : "Mauro", "non-dropping-particle" : "", "parse-names" : false, "suffix" : "" }, { "dropping-particle" : "", "family" : "Dong", "given" : "Shenfu", "non-dropping-particle" : "", "parse-names" : false, "suffix" : "" }, { "dropping-particle" : "", "family" : "Domingues", "given" : "Ricardo", "non-dropping-particle" : "", "parse-names" : false, "suffix" : "" }, { "dropping-particle" : "", "family" : "Goes", "given" : "Marlos", "non-dropping-particle" : "", "parse-names" : false, "suffix" : "" }, { "dropping-particle" : "", "family" : "Lopez", "given" : "Hosmay", "non-dropping-particle" : "", "parse-names" : false, "suffix" : "" }, { "dropping-particle" : "", "family" : "Morrow", "given" : "Rosemary", "non-dropping-particle" : "", "parse-names" : false, "suffix" : "" }, { "dropping-particle" : "", "family" : "Rivero", "given" : "Ulises", "non-dropping-particle" : "", "parse-names" : false, "suffix" : "" }, { "dropping-particle" : "", "family" : "Rossby", "given" : "Thomas", "non-dropping-particle" : "", "parse-names" : false, "suffix" : "" }, { "dropping-particle" : "", "family" : "Todd", "given" : "Robert E.", "non-dropping-particle" : "", "parse-names" : false, "suffix" : "" }, { "dropping-particle" : "", "family" : "Trinanes", "given" : "Joaquin", "non-dropping-particle" : "", "parse-names" : false, "suffix" : "" }, { "dropping-particle" : "", "family" : "Zilberman", "given" : "Nathalie", "non-dropping-particle" : "", "parse-names" : false, "suffix" : "" }, { "dropping-particle" : "", "family" : "Baringer", "given" : "Molly", "non-dropping-particle" : "", "parse-names" : false, "suffix" : "" }, { "dropping-particle" : "", "family" : "Boyer", "given" : "Tim", "non-dropping-particle" : "", "parse-names" : false, "suffix" : "" }, { "dropping-particle" : "", "family" : "Cowley", "given" : "Rebecca", "non-dropping-particle" : "", "parse-names" : false, "suffix" : "" }, { "dropping-particle" : "", "family" : "Domingues", "given" : "Catia M.", "non-dropping-particle" : "", "parse-names" : false, "suffix" : "" }, { "dropping-particle" : "", "family" : "Hutchinson", "given" : "Katherine", "non-dropping-particle" : "", "parse-names" : false, "suffix" : "" }, { "dropping-particle" : "", "family" : "Kramp", "given" : "Martin", "non-dropping-particle" : "", "parse-names" : false, "suffix" : "" }, { "dropping-particle" : "", "family" : "Mata", "given" : "Mauricio M.", "non-dropping-particle" : "", "parse-names" : false, "suffix" : "" }, { "dropping-particle" : "", "family" : "Reseghetti", "given" : "Franco", "non-dropping-particle" : "", "parse-names" : false, "suffix" : "" }, { "dropping-particle" : "", "family" : "Sun", "given" : "Charles", "non-dropping-particle" : "", "parse-names" : false, "suffix" : "" }, { "dropping-particle" : "", "family" : "Bhaskar TVS", "given" : "Udaya", "non-dropping-particle" : "", "parse-names" : false, "suffix" : "" }, { "dropping-particle" : "", "family" : "Volkov", "given" : "Denis", "non-dropping-particle" : "", "parse-names" : false, "suffix" : "" } ], "container-title" : "Frontiers in Marine Science", "id" : "ITEM-1", "issued" : { "date-parts" : [ [ "2019", "7", "24" ] ] }, "title" : "More Than 50 Years of Successful Continuous Temperature Section Measurements by the Global Expendable Bathythermograph Network, Its Integrability, Societal Benefits, and Future", "translator" : [ { "dropping-particle" : "", "family" : "H4254", "given" : "", "non-dropping-particle" : "", "parse-names" : false, "suffix" : "" } ], "type" : "article-journal", "volume" : "6" }, "uris" : [ "http://www.mendeley.com/documents/?uuid=142d78b4-e99c-4bf3-ae2d-95c5b8c01c37" ] } ], "mendeley" : { "formattedCitation" : "(Goni et al., 2019)", "plainTextFormattedCitation" : "(Goni et al., 2019)", "previouslyFormattedCitation" : "(Goni et al., 2019)" }, "properties" : { "noteIndex" : 0 }, "schema" : "https://github.com/citation-style-language/schema/raw/master/csl-citation.json" }</w:instrText>
      </w:r>
      <w:r>
        <w:rPr>
          <w:rFonts w:cs="Times New Roman"/>
        </w:rPr>
        <w:fldChar w:fldCharType="separate"/>
      </w:r>
      <w:ins w:id="1946" w:author="Robin Matthews" w:date="2021-05-18T16:02:00Z">
        <w:r w:rsidR="00602365">
          <w:rPr>
            <w:rFonts w:cs="Times New Roman"/>
            <w:noProof/>
            <w:lang w:val="en-GB"/>
          </w:rPr>
          <w:t>(Goni et al., 2019)</w:t>
        </w:r>
      </w:ins>
      <w:del w:id="1947" w:author="Robin Matthews" w:date="2021-05-18T16:02:00Z">
        <w:r w:rsidRPr="00C421D6" w:rsidDel="00602365">
          <w:rPr>
            <w:rFonts w:cs="Times New Roman"/>
            <w:noProof/>
            <w:lang w:val="en-GB"/>
          </w:rPr>
          <w:delText>(Goni et al., 2019)</w:delText>
        </w:r>
      </w:del>
      <w:r>
        <w:rPr>
          <w:rFonts w:cs="Times New Roman"/>
        </w:rPr>
        <w:fldChar w:fldCharType="end"/>
      </w:r>
      <w:r w:rsidRPr="00C421D6">
        <w:rPr>
          <w:rFonts w:cs="Times New Roman"/>
          <w:lang w:val="en-GB"/>
        </w:rPr>
        <w:t xml:space="preserve">. Ocean data collection expanded in the 1980s with the Tropical Ocean Global Experiment (TOGA; </w:t>
      </w:r>
      <w:r>
        <w:rPr>
          <w:rFonts w:cs="Times New Roman"/>
        </w:rPr>
        <w:fldChar w:fldCharType="begin" w:fldLock="1"/>
      </w:r>
      <w:r w:rsidR="00E81B0B">
        <w:rPr>
          <w:rFonts w:cs="Times New Roman"/>
          <w:lang w:val="en-GB"/>
        </w:rPr>
        <w:instrText>ADDIN CSL_CITATION { "citationItems" : [ { "id" : "ITEM-1", "itemData" : { "DOI" : "10.5670/oceanog.2003.05", "ISSN" : "10428275", "author" : [ { "dropping-particle" : "", "family" : "Gould", "given" : "John", "non-dropping-particle" : "", "parse-names" : false, "suffix" : "" } ], "container-title" : "Oceanography", "id" : "ITEM-1", "issue" : "4", "issued" : { "date-parts" : [ [ "2003", "12", "1" ] ] }, "page" : "24-30", "title" : "WOCE and TOGA\u2014The Foundations of the Global Ocean Observing System", "translator" : [ { "dropping-particle" : "", "family" : "H2648", "given" : "", "non-dropping-particle" : "", "parse-names" : false, "suffix" : "" } ], "type" : "article-journal", "volume" : "16" }, "uris" : [ "http://www.mendeley.com/documents/?uuid=5e006a99-53c9-4e6b-aee9-93403f486942" ] } ], "mendeley" : { "formattedCitation" : "(Gould, 2003)", "manualFormatting" : "Gould, 2003)", "plainTextFormattedCitation" : "(Gould, 2003)", "previouslyFormattedCitation" : "(Gould, 2003)" }, "properties" : { "noteIndex" : 0 }, "schema" : "https://github.com/citation-style-language/schema/raw/master/csl-citation.json" }</w:instrText>
      </w:r>
      <w:r>
        <w:rPr>
          <w:rFonts w:cs="Times New Roman"/>
        </w:rPr>
        <w:fldChar w:fldCharType="separate"/>
      </w:r>
      <w:ins w:id="1948" w:author="Robin Matthews" w:date="2021-05-18T16:02:00Z">
        <w:r w:rsidR="00602365">
          <w:rPr>
            <w:rFonts w:cs="Times New Roman"/>
            <w:noProof/>
            <w:lang w:val="en-GB"/>
          </w:rPr>
          <w:t>Gould, 2003)</w:t>
        </w:r>
      </w:ins>
      <w:del w:id="1949" w:author="Robin Matthews" w:date="2021-05-18T16:02:00Z">
        <w:r w:rsidRPr="00C421D6" w:rsidDel="00602365">
          <w:rPr>
            <w:rFonts w:cs="Times New Roman"/>
            <w:noProof/>
            <w:lang w:val="en-GB"/>
          </w:rPr>
          <w:delText>Gould, 2003)</w:delText>
        </w:r>
      </w:del>
      <w:r>
        <w:rPr>
          <w:rFonts w:cs="Times New Roman"/>
        </w:rPr>
        <w:fldChar w:fldCharType="end"/>
      </w:r>
      <w:r w:rsidRPr="00C421D6">
        <w:rPr>
          <w:rFonts w:cs="Times New Roman"/>
          <w:lang w:val="en-GB"/>
        </w:rPr>
        <w:t xml:space="preserve">. Marine surface observations for the globe, assembled in the mid-1980s in the International Comprehensive Ocean-Atmosphere Data Set (ICOADS; </w:t>
      </w:r>
      <w:r>
        <w:rPr>
          <w:rFonts w:cs="Times New Roman"/>
        </w:rPr>
        <w:fldChar w:fldCharType="begin" w:fldLock="1"/>
      </w:r>
      <w:r w:rsidR="00E81B0B">
        <w:rPr>
          <w:rFonts w:cs="Times New Roman"/>
          <w:lang w:val="en-GB"/>
        </w:rPr>
        <w:instrText>ADDIN CSL_CITATION { "citationItems" : [ { "id" : "ITEM-1", "itemData" : { "DOI" : "10.1175/1520-0477(1987)068&lt;1239:ACOADS&gt;2.0.CO;2", "ISSN" : "0003-0007", "author" : [ { "dropping-particle" : "", "family" : "Woodruff", "given" : "Scott D", "non-dropping-particle" : "", "parse-names" : false, "suffix" : "" }, { "dropping-particle" : "", "family" : "Slutz", "given" : "Ralph J", "non-dropping-particle" : "", "parse-names" : false, "suffix" : "" }, { "dropping-particle" : "", "family" : "Jenne", "given" : "Roy L", "non-dropping-particle" : "", "parse-names" : false, "suffix" : "" }, { "dropping-particle" : "", "family" : "Steurer", "given" : "Peter M", "non-dropping-particle" : "", "parse-names" : false, "suffix" : "" } ], "container-title" : "Bulletin of the American Meteorological Society", "id" : "ITEM-1", "issue" : "10", "issued" : { "date-parts" : [ [ "1987", "10" ] ] }, "page" : "1239-1250", "title" : "A Comprehensive Ocean-Atmosphere Data Set", "translator" : [ { "dropping-particle" : "", "family" : "H2657", "given" : "", "non-dropping-particle" : "", "parse-names" : false, "suffix" : "" } ], "type" : "article-journal", "volume" : "68" }, "uris" : [ "http://www.mendeley.com/documents/?uuid=7f049431-d52c-4510-bd4f-217bdd0a8fa8" ] }, { "id" : "ITEM-2", "itemData" : { "DOI" : "10.1007/s10584-005-3456-3", "ISSN" : "0165-0009", "author" : [ { "dropping-particle" : "", "family" : "Woodruff", "given" : "Scott D", "non-dropping-particle" : "", "parse-names" : false, "suffix" : "" }, { "dropping-particle" : "", "family" : "Diaz", "given" : "Henry F", "non-dropping-particle" : "", "parse-names" : false, "suffix" : "" }, { "dropping-particle" : "", "family" : "Worley", "given" : "Steven J", "non-dropping-particle" : "", "parse-names" : false, "suffix" : "" }, { "dropping-particle" : "", "family" : "Reynolds", "given" : "Richard W", "non-dropping-particle" : "", "parse-names" : false, "suffix" : "" }, { "dropping-particle" : "", "family" : "Lubker", "given" : "Sandra J", "non-dropping-particle" : "", "parse-names" : false, "suffix" : "" } ], "container-title" : "Climatic Change", "id" : "ITEM-2", "issue" : "1-2", "issued" : { "date-parts" : [ [ "2005", "11" ] ] }, "page" : "169-194", "title" : "Early Ship Observational Data and Icoads", "translator" : [ { "dropping-particle" : "", "family" : "H2659", "given" : "", "non-dropping-particle" : "", "parse-names" : false, "suffix" : "" } ], "type" : "article-journal", "volume" : "73" }, "uris" : [ "http://www.mendeley.com/documents/?uuid=20646adc-4ec9-4a0e-ab7e-e6e513cff6cf" ] } ], "mendeley" : { "formattedCitation" : "(Woodruff et al., 1987, 2005)", "manualFormatting" : "Woodruff et al., 1987, 2005)", "plainTextFormattedCitation" : "(Woodruff et al., 1987, 2005)", "previouslyFormattedCitation" : "(Woodruff et al., 1987, 2005)" }, "properties" : { "noteIndex" : 0 }, "schema" : "https://github.com/citation-style-language/schema/raw/master/csl-citation.json" }</w:instrText>
      </w:r>
      <w:r>
        <w:rPr>
          <w:rFonts w:cs="Times New Roman"/>
        </w:rPr>
        <w:fldChar w:fldCharType="separate"/>
      </w:r>
      <w:ins w:id="1950" w:author="Robin Matthews" w:date="2021-05-18T16:02:00Z">
        <w:r w:rsidR="00602365">
          <w:rPr>
            <w:rFonts w:cs="Times New Roman"/>
            <w:noProof/>
            <w:lang w:val="en-GB"/>
          </w:rPr>
          <w:t>Woodruff et al., 1987, 2005)</w:t>
        </w:r>
      </w:ins>
      <w:del w:id="1951" w:author="Robin Matthews" w:date="2021-05-18T16:02:00Z">
        <w:r w:rsidRPr="00C421D6" w:rsidDel="00602365">
          <w:rPr>
            <w:rFonts w:cs="Times New Roman"/>
            <w:noProof/>
            <w:lang w:val="en-GB"/>
          </w:rPr>
          <w:delText>Woodruff et al., 1987, 2005)</w:delText>
        </w:r>
      </w:del>
      <w:r>
        <w:rPr>
          <w:rFonts w:cs="Times New Roman"/>
        </w:rPr>
        <w:fldChar w:fldCharType="end"/>
      </w:r>
      <w:r w:rsidRPr="00C421D6">
        <w:rPr>
          <w:rFonts w:cs="Times New Roman"/>
          <w:lang w:val="en-GB"/>
        </w:rPr>
        <w:t>, were extended to 1662</w:t>
      </w:r>
      <w:del w:id="1952" w:author="Ian Blenkinsop" w:date="2021-07-02T16:19:00Z">
        <w:r w:rsidRPr="00C421D6" w:rsidDel="00551C36">
          <w:rPr>
            <w:rFonts w:ascii="Arial" w:hAnsi="Arial" w:cs="Arial"/>
            <w:color w:val="202122"/>
            <w:sz w:val="21"/>
            <w:szCs w:val="21"/>
            <w:shd w:val="clear" w:color="auto" w:fill="FDFDFD"/>
            <w:lang w:val="en-GB"/>
          </w:rPr>
          <w:delText>–</w:delText>
        </w:r>
      </w:del>
      <w:ins w:id="1953" w:author="Ian Blenkinsop" w:date="2021-07-02T16:19:00Z">
        <w:r w:rsidR="00551C36">
          <w:rPr>
            <w:rFonts w:ascii="Arial" w:hAnsi="Arial" w:cs="Arial"/>
            <w:color w:val="202122"/>
            <w:sz w:val="21"/>
            <w:szCs w:val="21"/>
            <w:shd w:val="clear" w:color="auto" w:fill="FDFDFD"/>
            <w:lang w:val="en-GB"/>
          </w:rPr>
          <w:t>–</w:t>
        </w:r>
      </w:ins>
      <w:r w:rsidRPr="00C421D6">
        <w:rPr>
          <w:rFonts w:cs="Times New Roman"/>
          <w:lang w:val="en-GB"/>
        </w:rPr>
        <w:t xml:space="preserve">2014 using newly recovered marine records and metadata </w:t>
      </w:r>
      <w:r>
        <w:rPr>
          <w:rFonts w:cs="Times New Roman"/>
        </w:rPr>
        <w:fldChar w:fldCharType="begin" w:fldLock="1"/>
      </w:r>
      <w:r w:rsidR="00E81B0B">
        <w:rPr>
          <w:rFonts w:cs="Times New Roman"/>
          <w:lang w:val="en-GB"/>
        </w:rPr>
        <w:instrText>ADDIN CSL_CITATION { "citationItems" : [ { "id" : "ITEM-1", "itemData" : { "DOI" : "10.1016/S0079-1946(98)00064-0", "ISBN" : "0079-1946", "ISSN" : "00791946", "abstract" : "The Comprehensive Ocean-Atmosphere Data Set (COADS) has been updated through a cooperative U.S. project since 1981, including vital international contributions. Quality controlled marine surface observations from ships have been supplemented in more recent years to include moored environmental buoys, drifting buoys, and near-surface measurements from oceanographic profiles. The data set now covers 142 years, 1854-1995. Monthly statistics of pseudo-fluxes and basic marine variables are calculated for each year using observed data falling within 2\u00b0latitude x 2\u00b0longitude boxes (1\u00b0x 1\u00b0summaries are also available for 1960-93). Enhancements in data and metadata planned by the year 2000 as part of COADS Release 2 (~1820-1997) will concentrate on the basic observational records. In addition to new data sources, which will augment flux estimates through expanded coverage, planned enhancements include: a) usage of selected metadata from WMO pub. No. 47 (ship instrumentation history) to improve the observational records back to about 1973; b) improvements in the reliability of the wind speed ('estimated/measured') indicator; and c) bias adjustments of wind speed Beaufort estimates and anemometer measurements.", "author" : [ { "dropping-particle" : "", "family" : "Woodruff", "given" : "S.D.", "non-dropping-particle" : "", "parse-names" : false, "suffix" : "" }, { "dropping-particle" : "", "family" : "Diaz", "given" : "H.F.", "non-dropping-particle" : "", "parse-names" : false, "suffix" : "" }, { "dropping-particle" : "", "family" : "Elms", "given" : "J.D.", "non-dropping-particle" : "", "parse-names" : false, "suffix" : "" }, { "dropping-particle" : "", "family" : "Worley", "given" : "S.J.", "non-dropping-particle" : "", "parse-names" : false, "suffix" : "" } ], "container-title" : "Physics and Chemistry of the Earth", "id" : "ITEM-1", "issue" : "5-6", "issued" : { "date-parts" : [ [ "1998", "1" ] ] }, "page" : "517-526", "title" : "COADS Release 2 data and metadata enhancements for improvements of marine surface flux fields", "translator" : [ { "dropping-particle" : "", "family" : "H2656", "given" : "", "non-dropping-particle" : "", "parse-names" : false, "suffix" : "" } ], "type" : "article-journal", "volume" : "23" }, "uris" : [ "http://www.mendeley.com/documents/?uuid=96eb4908-5e06-428d-9662-007f7e5d8513" ] }, { "id" : "ITEM-2", "itemData" : { "DOI" : "10.1002/joc.4775", "ISBN" : "1097-0088", "ISSN" : "08998418", "abstract" : "We highlight improvements to the International Comprehensive Ocean-Atmosphere Data Set (ICOADS) in the latest Release 3.0 (R3.0; covering 1662\u20132014). ICOADS is the most widely used freely available collection of surface marine observations, providing data for the construction of gridded analyses of sea surface temperature, estimates of air\u2013sea interaction and other meteorological variables. ICOADS observations are assimilated into all major atmospheric, oceanic and coupled reanalyses, further widening its impact. R3.0 therefore includes changes designed to enable effective exchange of information describing data quality between ICOADS, reanalysis centres, data set developers, scientists and the public. These user-driven innovations include the assignment of a unique identifier (UID) to each marine report \u2013 to enable tracing of observations, linking with reports and improved data sharing. Other revisions and extensions of the ICOADS' International Maritime Meteorological Archive common data format incorporate new near-surface oceanographic data elements and cloud parameters. Many new input data sources have been assembled, and updates and improvements to existing data sources, or removal of erroneous data, made. Coupled with enhanced \u2018preliminary\u2019 monthly data and product extensions past 2014, R3.0 provides improved support of climate assessment and monitoring, reanalyses and near-real-time applications.", "author" : [ { "dropping-particle" : "", "family" : "Freeman", "given" : "Eric", "non-dropping-particle" : "", "parse-names" : false, "suffix" : "" }, { "dropping-particle" : "", "family" : "Woodruff", "given" : "Scott D.", "non-dropping-particle" : "", "parse-names" : false, "suffix" : "" }, { "dropping-particle" : "", "family" : "Worley", "given" : "Steven J.", "non-dropping-particle" : "", "parse-names" : false, "suffix" : "" }, { "dropping-particle" : "", "family" : "Lubker", "given" : "Sandra J.", "non-dropping-particle" : "", "parse-names" : false, "suffix" : "" }, { "dropping-particle" : "", "family" : "Kent", "given" : "Elizabeth C.", "non-dropping-particle" : "", "parse-names" : false, "suffix" : "" }, { "dropping-particle" : "", "family" : "Angel", "given" : "William E.", "non-dropping-particle" : "", "parse-names" : false, "suffix" : "" }, { "dropping-particle" : "", "family" : "Berry", "given" : "David I.", "non-dropping-particle" : "", "parse-names" : false, "suffix" : "" }, { "dropping-particle" : "", "family" : "Brohan", "given" : "Philip", "non-dropping-particle" : "", "parse-names" : false, "suffix" : "" }, { "dropping-particle" : "", "family" : "Eastman", "given" : "Ryan", "non-dropping-particle" : "", "parse-names" : false, "suffix" : "" }, { "dropping-particle" : "", "family" : "Gates", "given" : "Lydia", "non-dropping-particle" : "", "parse-names" : false, "suffix" : "" }, { "dropping-particle" : "", "family" : "Gloeden", "given" : "Wolfgang", "non-dropping-particle" : "", "parse-names" : false, "suffix" : "" }, { "dropping-particle" : "", "family" : "Ji", "given" : "Zaihua", "non-dropping-particle" : "", "parse-names" : false, "suffix" : "" }, { "dropping-particle" : "", "family" : "Lawrimore", "given" : "Jay", "non-dropping-particle" : "", "parse-names" : false, "suffix" : "" }, { "dropping-particle" : "", "family" : "Rayner", "given" : "Nick A.", "non-dropping-particle" : "", "parse-names" : false, "suffix" : "" }, { "dropping-particle" : "", "family" : "Rosenhagen", "given" : "Gudrun", "non-dropping-particle" : "", "parse-names" : false, "suffix" : "" }, { "dropping-particle" : "", "family" : "Smith", "given" : "Shawn R.", "non-dropping-particle" : "", "parse-names" : false, "suffix" : "" } ], "container-title" : "International Journal of Climatology", "id" : "ITEM-2", "issue" : "5", "issued" : { "date-parts" : [ [ "2017", "4" ] ] }, "page" : "2211-2232", "title" : "ICOADS Release 3.0: a major update to the historical marine climate record", "translator" : [ { "dropping-particle" : "", "family" : "H2654", "given" : "", "non-dropping-particle" : "", "parse-names" : false, "suffix" : "" } ], "type" : "article-journal", "volume" : "37" }, "uris" : [ "http://www.mendeley.com/documents/?uuid=02d1ccfe-c582-4ab5-83f3-c3ab5c8f2599" ] } ], "mendeley" : { "formattedCitation" : "(Woodruff et al., 1998; Freeman et al., 2017)", "plainTextFormattedCitation" : "(Woodruff et al., 1998; Freeman et al., 2017)", "previouslyFormattedCitation" : "(Woodruff et al., 1998; Freeman et al., 2017)" }, "properties" : { "noteIndex" : 0 }, "schema" : "https://github.com/citation-style-language/schema/raw/master/csl-citation.json" }</w:instrText>
      </w:r>
      <w:r>
        <w:rPr>
          <w:rFonts w:cs="Times New Roman"/>
        </w:rPr>
        <w:fldChar w:fldCharType="separate"/>
      </w:r>
      <w:ins w:id="1954" w:author="Robin Matthews" w:date="2021-05-18T16:02:00Z">
        <w:r w:rsidR="00602365">
          <w:rPr>
            <w:rFonts w:cs="Times New Roman"/>
            <w:noProof/>
            <w:lang w:val="en-GB"/>
          </w:rPr>
          <w:t>(Woodruff et al., 1998; Freeman et al., 2017)</w:t>
        </w:r>
      </w:ins>
      <w:del w:id="1955" w:author="Robin Matthews" w:date="2021-05-18T16:02:00Z">
        <w:r w:rsidRPr="00C421D6" w:rsidDel="00602365">
          <w:rPr>
            <w:rFonts w:cs="Times New Roman"/>
            <w:noProof/>
            <w:lang w:val="en-GB"/>
          </w:rPr>
          <w:delText>(Woodruff et al., 1998; Freeman et al., 2017)</w:delText>
        </w:r>
      </w:del>
      <w:r>
        <w:rPr>
          <w:rFonts w:cs="Times New Roman"/>
        </w:rPr>
        <w:fldChar w:fldCharType="end"/>
      </w:r>
      <w:r w:rsidRPr="00C421D6">
        <w:rPr>
          <w:rFonts w:cs="Times New Roman"/>
          <w:lang w:val="en-GB"/>
        </w:rPr>
        <w:t>. The Argo submersible float network</w:t>
      </w:r>
      <w:ins w:id="1956" w:author="Ian Blenkinsop" w:date="2021-07-02T16:20:00Z">
        <w:r w:rsidR="00551C36">
          <w:rPr>
            <w:rFonts w:cs="Times New Roman"/>
            <w:lang w:val="en-GB"/>
          </w:rPr>
          <w:t>,</w:t>
        </w:r>
      </w:ins>
      <w:r w:rsidRPr="00C421D6">
        <w:rPr>
          <w:rFonts w:cs="Times New Roman"/>
          <w:lang w:val="en-GB"/>
        </w:rPr>
        <w:t xml:space="preserve"> developed in the early 2000s</w:t>
      </w:r>
      <w:ins w:id="1957" w:author="Ian Blenkinsop" w:date="2021-07-02T16:20:00Z">
        <w:r w:rsidR="00551C36">
          <w:rPr>
            <w:rFonts w:cs="Times New Roman"/>
            <w:lang w:val="en-GB"/>
          </w:rPr>
          <w:t>,</w:t>
        </w:r>
      </w:ins>
      <w:r w:rsidRPr="00C421D6">
        <w:rPr>
          <w:rFonts w:cs="Times New Roman"/>
          <w:lang w:val="en-GB"/>
        </w:rPr>
        <w:t xml:space="preserve"> provided the first systematic global measurements of the 700</w:t>
      </w:r>
      <w:r w:rsidRPr="00C421D6">
        <w:rPr>
          <w:rFonts w:ascii="Arial" w:hAnsi="Arial" w:cs="Arial"/>
          <w:color w:val="202122"/>
          <w:sz w:val="21"/>
          <w:szCs w:val="21"/>
          <w:shd w:val="clear" w:color="auto" w:fill="FDFDFD"/>
          <w:lang w:val="en-GB"/>
        </w:rPr>
        <w:t>–</w:t>
      </w:r>
      <w:r w:rsidRPr="00C421D6">
        <w:rPr>
          <w:rFonts w:cs="Times New Roman"/>
          <w:lang w:val="en-GB"/>
        </w:rPr>
        <w:t xml:space="preserve">2000 m layer. Comparing the </w:t>
      </w:r>
      <w:r w:rsidRPr="00C421D6">
        <w:rPr>
          <w:rFonts w:cs="Times New Roman"/>
          <w:i/>
          <w:iCs/>
          <w:lang w:val="en-GB"/>
        </w:rPr>
        <w:t xml:space="preserve">HMS </w:t>
      </w:r>
      <w:r w:rsidRPr="00C421D6">
        <w:rPr>
          <w:rFonts w:cs="Times New Roman"/>
          <w:i/>
          <w:lang w:val="en-GB"/>
        </w:rPr>
        <w:t>Challenger</w:t>
      </w:r>
      <w:r w:rsidRPr="00C421D6">
        <w:rPr>
          <w:rFonts w:cs="Times New Roman"/>
          <w:lang w:val="en-GB"/>
        </w:rPr>
        <w:t xml:space="preserve"> data to data from Argo submersible floats revealed global subsurface ocean warming on the centennial scale </w:t>
      </w:r>
      <w:r>
        <w:rPr>
          <w:rFonts w:cs="Times New Roman"/>
        </w:rPr>
        <w:fldChar w:fldCharType="begin" w:fldLock="1"/>
      </w:r>
      <w:r w:rsidR="00E81B0B">
        <w:rPr>
          <w:rFonts w:cs="Times New Roman"/>
          <w:lang w:val="en-GB"/>
        </w:rPr>
        <w:instrText>ADDIN CSL_CITATION { "citationItems" : [ { "id" : "ITEM-1", "itemData" : { "DOI" : "10.1038/nclimate1461", "ISSN" : "1758-678X", "author" : [ { "dropping-particle" : "", "family" : "Roemmich", "given" : "Dean", "non-dropping-particle" : "", "parse-names" : false, "suffix" : "" }, { "dropping-particle" : "", "family" : "John Gould", "given" : "W.", "non-dropping-particle" : "", "parse-names" : false, "suffix" : "" }, { "dropping-particle" : "", "family" : "Gilson", "given" : "John", "non-dropping-particle" : "", "parse-names" : false, "suffix" : "" } ], "container-title" : "Nature Climate Change", "id" : "ITEM-1", "issue" : "6", "issued" : { "date-parts" : [ [ "2012", "6", "1" ] ] }, "page" : "425-428", "title" : "135 years of global ocean warming between the Challenger expedition and the Argo Programme", "translator" : [ { "dropping-particle" : "", "family" : "H4327", "given" : "", "non-dropping-particle" : "", "parse-names" : false, "suffix" : "" } ], "type" : "article-journal", "volume" : "2" }, "uris" : [ "http://www.mendeley.com/documents/?uuid=ecfd538e-ba81-4750-a3b2-bb331e24934c" ] } ], "mendeley" : { "formattedCitation" : "(Roemmich et al., 2012)", "plainTextFormattedCitation" : "(Roemmich et al., 2012)", "previouslyFormattedCitation" : "(Roemmich et al., 2012)" }, "properties" : { "noteIndex" : 0 }, "schema" : "https://github.com/citation-style-language/schema/raw/master/csl-citation.json" }</w:instrText>
      </w:r>
      <w:r>
        <w:rPr>
          <w:rFonts w:cs="Times New Roman"/>
        </w:rPr>
        <w:fldChar w:fldCharType="separate"/>
      </w:r>
      <w:ins w:id="1958" w:author="Robin Matthews" w:date="2021-05-18T16:02:00Z">
        <w:r w:rsidR="00602365">
          <w:rPr>
            <w:rFonts w:cs="Times New Roman"/>
            <w:noProof/>
            <w:lang w:val="en-GB"/>
          </w:rPr>
          <w:t>(Roemmich et al., 2012)</w:t>
        </w:r>
      </w:ins>
      <w:del w:id="1959" w:author="Robin Matthews" w:date="2021-05-18T16:02:00Z">
        <w:r w:rsidRPr="00C421D6" w:rsidDel="00602365">
          <w:rPr>
            <w:rFonts w:cs="Times New Roman"/>
            <w:noProof/>
            <w:lang w:val="en-GB"/>
          </w:rPr>
          <w:delText>(Roemmich et al., 2012)</w:delText>
        </w:r>
      </w:del>
      <w:r>
        <w:rPr>
          <w:rFonts w:cs="Times New Roman"/>
        </w:rPr>
        <w:fldChar w:fldCharType="end"/>
      </w:r>
      <w:r w:rsidRPr="00C421D6">
        <w:rPr>
          <w:rFonts w:cs="Times New Roman"/>
          <w:lang w:val="en-GB"/>
        </w:rPr>
        <w:t xml:space="preserve">. </w:t>
      </w:r>
      <w:ins w:id="1960" w:author="Ian Blenkinsop" w:date="2021-07-02T16:21:00Z">
        <w:r w:rsidR="00551C36">
          <w:rPr>
            <w:rFonts w:cs="Times New Roman"/>
            <w:lang w:val="en-GB"/>
          </w:rPr>
          <w:t xml:space="preserve">The </w:t>
        </w:r>
      </w:ins>
      <w:del w:id="1961" w:author="Ian Blenkinsop" w:date="2021-07-02T16:21:00Z">
        <w:r w:rsidRPr="00C421D6" w:rsidDel="00551C36">
          <w:rPr>
            <w:rFonts w:cs="Times New Roman"/>
            <w:lang w:val="en-GB"/>
          </w:rPr>
          <w:delText xml:space="preserve">WGI </w:delText>
        </w:r>
      </w:del>
      <w:r w:rsidRPr="00C421D6">
        <w:rPr>
          <w:rFonts w:cs="Times New Roman"/>
          <w:lang w:val="en-GB"/>
        </w:rPr>
        <w:t xml:space="preserve">AR5 </w:t>
      </w:r>
      <w:ins w:id="1962" w:author="Ian Blenkinsop" w:date="2021-07-02T16:21:00Z">
        <w:r w:rsidR="00551C36" w:rsidRPr="00C421D6">
          <w:rPr>
            <w:rFonts w:cs="Times New Roman"/>
            <w:lang w:val="en-GB"/>
          </w:rPr>
          <w:t xml:space="preserve">WGI </w:t>
        </w:r>
      </w:ins>
      <w:r w:rsidRPr="00C421D6">
        <w:rPr>
          <w:rFonts w:cs="Times New Roman"/>
          <w:lang w:val="en-GB"/>
        </w:rPr>
        <w:t xml:space="preserve">assessed with </w:t>
      </w:r>
      <w:r w:rsidRPr="00C421D6">
        <w:rPr>
          <w:rFonts w:cs="Times New Roman"/>
          <w:i/>
          <w:lang w:val="en-GB"/>
        </w:rPr>
        <w:t>high confidence</w:t>
      </w:r>
      <w:r w:rsidRPr="00C421D6">
        <w:rPr>
          <w:rFonts w:cs="Times New Roman"/>
          <w:lang w:val="en-GB"/>
        </w:rPr>
        <w:t xml:space="preserve"> that ocean warming accounted for more than 90% of the additional energy accumulated by the climate system between 1971 and 2010 </w:t>
      </w:r>
      <w:r>
        <w:rPr>
          <w:rFonts w:cs="Times New Roman"/>
        </w:rPr>
        <w:fldChar w:fldCharType="begin" w:fldLock="1"/>
      </w:r>
      <w:r w:rsidR="00A94565">
        <w:rPr>
          <w:rFonts w:cs="Times New Roman"/>
          <w:lang w:val="en-GB"/>
        </w:rPr>
        <w:instrText>ADDIN CSL_CITATION { "citationItems" : [ { "id" : "ITEM-1",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"3-29", "publisher" : "Cambridge University Press", "publisher-place" : "Cambridge, United Kingdom and New York, NY, USA", "title" : "Summary for Policymakers", "translator" : [ { "dropping-particle" : "", "family" : "H3185", "given" : "Rt13", "non-dropping-particle" : "", "parse-names" : false, "suffix" : "" } ], "type" : "chapter" }, "uris" : [ "http://www.mendeley.com/documents/?uuid=5ce3e796-588b-4ad7-b106-6f7aace25aa3" ] } ], "mendeley" : { "formattedCitation" : "(IPCC, 2013b)", "plainTextFormattedCitation" : "(IPCC, 2013b)", "previouslyFormattedCitation" : "(IPCC, 2013b)" }, "properties" : { "noteIndex" : 0 }, "schema" : "https://github.com/citation-style-language/schema/raw/master/csl-citation.json" }</w:instrText>
      </w:r>
      <w:r>
        <w:rPr>
          <w:rFonts w:cs="Times New Roman"/>
        </w:rPr>
        <w:fldChar w:fldCharType="separate"/>
      </w:r>
      <w:ins w:id="1963" w:author="Robin Matthews" w:date="2021-05-18T16:02:00Z">
        <w:r w:rsidR="00602365">
          <w:rPr>
            <w:rFonts w:cs="Times New Roman"/>
            <w:noProof/>
            <w:lang w:val="en-GB"/>
          </w:rPr>
          <w:t>(IPCC, 2013b)</w:t>
        </w:r>
      </w:ins>
      <w:del w:id="1964" w:author="Robin Matthews" w:date="2021-05-18T16:02:00Z">
        <w:r w:rsidR="00962E93" w:rsidRPr="00C421D6" w:rsidDel="00602365">
          <w:rPr>
            <w:rFonts w:cs="Times New Roman"/>
            <w:noProof/>
            <w:lang w:val="en-GB"/>
          </w:rPr>
          <w:delText>(IPCC, 2013b)</w:delText>
        </w:r>
      </w:del>
      <w:r>
        <w:rPr>
          <w:rFonts w:cs="Times New Roman"/>
        </w:rPr>
        <w:fldChar w:fldCharType="end"/>
      </w:r>
      <w:r w:rsidRPr="00C421D6">
        <w:rPr>
          <w:rFonts w:cs="Times New Roman"/>
          <w:lang w:val="en-GB"/>
        </w:rPr>
        <w:t xml:space="preserve">. In comparison, warming of the atmosphere corresponds to only about 1% of the additional energy accumulated over that period </w:t>
      </w:r>
      <w:r>
        <w:rPr>
          <w:rFonts w:cs="Times New Roman"/>
        </w:rPr>
        <w:fldChar w:fldCharType="begin" w:fldLock="1"/>
      </w:r>
      <w:r w:rsidR="00A94565">
        <w:rPr>
          <w:rFonts w:cs="Times New Roman"/>
          <w:lang w:val="en-GB"/>
        </w:rPr>
        <w:instrText>ADDIN CSL_CITATION { "citationItems" : [ { "id" : "ITEM-1", "itemData" : { "DOI" : "10.1017/CBO9781107415324.004", "ISBN" : "9781107661820", "author" : [ { "dropping-particle" : "", "family" : "IPCC", "given" : "", "non-dropping-particle" : "", "parse-names" : false, "suffix" : "" } ],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"number-of-pages" : "1535", "publisher" : "Cambridge University Press", "publisher-place" : "Cambridge, United Kingdom and New York, NY, USA", "title" : "Climate Change 2013: The Physical Science Basis. Contribution of Working Group I to the Fifth Assessment Report of the Intergovernmental Panel on Climate Change", "translator" : [ { "dropping-particle" : "", "family" : "H4704", "given" : "Rt12", "non-dropping-particle" : "", "parse-names" : false, "suffix" : "" } ], "type" : "report" }, "uris" : [ "http://www.mendeley.com/documents/?uuid=20985b92-cfdd-47ac-93e2-af70e27d838b" ] } ], "mendeley" : { "formattedCitation" : "(IPCC, 2013a)", "plainTextFormattedCitation" : "(IPCC, 2013a)", "previouslyFormattedCitation" : "(IPCC, 2013a)" }, "properties" : { "noteIndex" : 0 }, "schema" : "https://github.com/citation-style-language/schema/raw/master/csl-citation.json" }</w:instrText>
      </w:r>
      <w:r>
        <w:rPr>
          <w:rFonts w:cs="Times New Roman"/>
        </w:rPr>
        <w:fldChar w:fldCharType="separate"/>
      </w:r>
      <w:ins w:id="1965" w:author="Robin Matthews" w:date="2021-05-18T16:02:00Z">
        <w:r w:rsidR="00602365">
          <w:rPr>
            <w:rFonts w:cs="Times New Roman"/>
            <w:noProof/>
            <w:lang w:val="en-GB"/>
          </w:rPr>
          <w:t>(IPCC, 2013a)</w:t>
        </w:r>
      </w:ins>
      <w:del w:id="1966" w:author="Robin Matthews" w:date="2021-05-18T16:02:00Z">
        <w:r w:rsidRPr="00C421D6" w:rsidDel="00602365">
          <w:rPr>
            <w:rFonts w:cs="Times New Roman"/>
            <w:noProof/>
            <w:lang w:val="en-GB"/>
          </w:rPr>
          <w:delText>(IPCC, 2013a)</w:delText>
        </w:r>
      </w:del>
      <w:r>
        <w:rPr>
          <w:rFonts w:cs="Times New Roman"/>
        </w:rPr>
        <w:fldChar w:fldCharType="end"/>
      </w:r>
      <w:r w:rsidRPr="00C421D6">
        <w:rPr>
          <w:rFonts w:cs="Times New Roman"/>
          <w:lang w:val="en-GB"/>
        </w:rPr>
        <w:t xml:space="preserve">. Chapter 2 </w:t>
      </w:r>
      <w:del w:id="1967" w:author="Ian Blenkinsop" w:date="2021-07-13T15:14:00Z">
        <w:r w:rsidRPr="00C421D6" w:rsidDel="00281E0F">
          <w:rPr>
            <w:rFonts w:cs="Times New Roman"/>
            <w:lang w:val="en-GB"/>
          </w:rPr>
          <w:delText xml:space="preserve">summarises </w:delText>
        </w:r>
      </w:del>
      <w:ins w:id="1968" w:author="Ian Blenkinsop" w:date="2021-07-13T15:14:00Z">
        <w:r w:rsidR="00281E0F" w:rsidRPr="00C421D6">
          <w:rPr>
            <w:rFonts w:cs="Times New Roman"/>
            <w:lang w:val="en-GB"/>
          </w:rPr>
          <w:t>summari</w:t>
        </w:r>
        <w:r w:rsidR="00281E0F">
          <w:rPr>
            <w:rFonts w:cs="Times New Roman"/>
            <w:lang w:val="en-GB"/>
          </w:rPr>
          <w:t>z</w:t>
        </w:r>
        <w:r w:rsidR="00281E0F" w:rsidRPr="00C421D6">
          <w:rPr>
            <w:rFonts w:cs="Times New Roman"/>
            <w:lang w:val="en-GB"/>
          </w:rPr>
          <w:t xml:space="preserve">es </w:t>
        </w:r>
      </w:ins>
      <w:r w:rsidRPr="00C421D6">
        <w:rPr>
          <w:rFonts w:cs="Times New Roman"/>
          <w:lang w:val="en-GB"/>
        </w:rPr>
        <w:t>the ocean heat content datasets used in AR6 (</w:t>
      </w:r>
      <w:del w:id="1969" w:author="Ian Blenkinsop" w:date="2021-07-02T16:22:00Z">
        <w:r w:rsidRPr="00C421D6" w:rsidDel="00551C36">
          <w:rPr>
            <w:rFonts w:cs="Times New Roman"/>
            <w:lang w:val="en-GB"/>
          </w:rPr>
          <w:delText xml:space="preserve">Chapter 2, </w:delText>
        </w:r>
      </w:del>
      <w:r w:rsidRPr="00C421D6">
        <w:rPr>
          <w:rFonts w:cs="Times New Roman"/>
          <w:lang w:val="en-GB"/>
        </w:rPr>
        <w:t>Section 2.3.3.1</w:t>
      </w:r>
      <w:del w:id="1970" w:author="Ian Blenkinsop" w:date="2021-07-12T14:10:00Z">
        <w:r w:rsidRPr="00C421D6" w:rsidDel="001465B6">
          <w:rPr>
            <w:rFonts w:cs="Times New Roman"/>
            <w:lang w:val="en-GB"/>
          </w:rPr>
          <w:delText xml:space="preserve">; </w:delText>
        </w:r>
      </w:del>
      <w:ins w:id="1971" w:author="Ian Blenkinsop" w:date="2021-07-12T14:10:00Z">
        <w:r w:rsidR="001465B6">
          <w:rPr>
            <w:rFonts w:cs="Times New Roman"/>
            <w:lang w:val="en-GB"/>
          </w:rPr>
          <w:t xml:space="preserve"> and</w:t>
        </w:r>
        <w:r w:rsidR="001465B6" w:rsidRPr="00C421D6">
          <w:rPr>
            <w:rFonts w:cs="Times New Roman"/>
            <w:lang w:val="en-GB"/>
          </w:rPr>
          <w:t xml:space="preserve"> </w:t>
        </w:r>
      </w:ins>
      <w:r w:rsidRPr="00C421D6">
        <w:rPr>
          <w:rFonts w:cs="Times New Roman"/>
          <w:lang w:val="en-GB"/>
        </w:rPr>
        <w:t xml:space="preserve">Table 2.7). </w:t>
      </w:r>
    </w:p>
    <w:p w14:paraId="486CC08D" w14:textId="77777777" w:rsidR="00102875" w:rsidRPr="00C421D6" w:rsidRDefault="00102875" w:rsidP="00102875">
      <w:pPr>
        <w:pStyle w:val="AR6BodyText"/>
        <w:rPr>
          <w:shd w:val="clear" w:color="auto" w:fill="FF9900"/>
          <w:lang w:val="en-GB"/>
        </w:rPr>
      </w:pPr>
    </w:p>
    <w:bookmarkEnd w:id="1937"/>
    <w:p w14:paraId="0F23B49F" w14:textId="697A1AB2" w:rsidR="00102875" w:rsidRPr="00C421D6" w:rsidRDefault="008D0CC5" w:rsidP="00102875">
      <w:pPr>
        <w:pStyle w:val="AR6BodyText"/>
        <w:rPr>
          <w:lang w:val="en-GB"/>
        </w:rPr>
      </w:pPr>
      <w:r>
        <w:rPr>
          <w:rFonts w:cs="Times New Roman"/>
          <w:lang w:val="en-GB"/>
        </w:rPr>
        <w:t>W</w:t>
      </w:r>
      <w:r w:rsidR="00102875" w:rsidRPr="00C421D6">
        <w:rPr>
          <w:rFonts w:cs="Times New Roman"/>
          <w:lang w:val="en-GB"/>
        </w:rPr>
        <w:t xml:space="preserve">ater expands as it warms. This thermal expansion, along with glacier mass loss, </w:t>
      </w:r>
      <w:r w:rsidR="00102875" w:rsidRPr="00C421D6">
        <w:rPr>
          <w:lang w:val="en-GB"/>
        </w:rPr>
        <w:t>were</w:t>
      </w:r>
      <w:r w:rsidR="00102875" w:rsidRPr="00C421D6">
        <w:rPr>
          <w:rFonts w:cs="Times New Roman"/>
          <w:lang w:val="en-GB"/>
        </w:rPr>
        <w:t xml:space="preserve"> the dominant contributors to </w:t>
      </w:r>
      <w:del w:id="1972" w:author="Ian Blenkinsop" w:date="2021-07-02T16:23:00Z">
        <w:r w:rsidR="00102875" w:rsidRPr="00C421D6" w:rsidDel="00551C36">
          <w:rPr>
            <w:rFonts w:cs="Times New Roman"/>
            <w:lang w:val="en-GB"/>
          </w:rPr>
          <w:delText>global mean sea level</w:delText>
        </w:r>
      </w:del>
      <w:ins w:id="1973" w:author="Ian Blenkinsop" w:date="2021-07-02T16:23:00Z">
        <w:r w:rsidR="00551C36">
          <w:rPr>
            <w:rFonts w:cs="Times New Roman"/>
            <w:lang w:val="en-GB"/>
          </w:rPr>
          <w:t>GMSL</w:t>
        </w:r>
      </w:ins>
      <w:r w:rsidR="00102875" w:rsidRPr="00C421D6">
        <w:rPr>
          <w:rFonts w:cs="Times New Roman"/>
          <w:lang w:val="en-GB"/>
        </w:rPr>
        <w:t xml:space="preserve"> rise during the 20th century (</w:t>
      </w:r>
      <w:r w:rsidR="00102875" w:rsidRPr="00C421D6">
        <w:rPr>
          <w:rFonts w:cs="Times New Roman"/>
          <w:i/>
          <w:lang w:val="en-GB"/>
        </w:rPr>
        <w:t>high confidence</w:t>
      </w:r>
      <w:r w:rsidR="00102875" w:rsidRPr="00C421D6">
        <w:rPr>
          <w:rFonts w:cs="Times New Roman"/>
          <w:lang w:val="en-GB"/>
        </w:rPr>
        <w:t xml:space="preserve">) according to AR5 </w:t>
      </w:r>
      <w:r w:rsidR="00102875">
        <w:rPr>
          <w:rFonts w:cs="Times New Roman"/>
        </w:rPr>
        <w:fldChar w:fldCharType="begin" w:fldLock="1"/>
      </w:r>
      <w:r w:rsidR="00A94565">
        <w:rPr>
          <w:rFonts w:cs="Times New Roman"/>
          <w:lang w:val="en-GB"/>
        </w:rPr>
        <w:instrText>ADDIN CSL_CITATION { "citationItems" : [ { "id" : "ITEM-1",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"3-29", "publisher" : "Cambridge University Press", "publisher-place" : "Cambridge, United Kingdom and New York, NY, USA", "title" : "Summary for Policymakers", "translator" : [ { "dropping-particle" : "", "family" : "H3185", "given" : "Rt13", "non-dropping-particle" : "", "parse-names" : false, "suffix" : "" } ], "type" : "chapter" }, "uris" : [ "http://www.mendeley.com/documents/?uuid=5ce3e796-588b-4ad7-b106-6f7aace25aa3" ] } ], "mendeley" : { "formattedCitation" : "(IPCC, 2013b)", "plainTextFormattedCitation" : "(IPCC, 2013b)", "previouslyFormattedCitation" : "(IPCC, 2013b)" }, "properties" : { "noteIndex" : 0 }, "schema" : "https://github.com/citation-style-language/schema/raw/master/csl-citation.json" }</w:instrText>
      </w:r>
      <w:r w:rsidR="00102875">
        <w:rPr>
          <w:rFonts w:cs="Times New Roman"/>
        </w:rPr>
        <w:fldChar w:fldCharType="separate"/>
      </w:r>
      <w:ins w:id="1974" w:author="Robin Matthews" w:date="2021-05-18T16:02:00Z">
        <w:r w:rsidR="00602365">
          <w:rPr>
            <w:rFonts w:cs="Times New Roman"/>
            <w:noProof/>
            <w:lang w:val="en-GB"/>
          </w:rPr>
          <w:t>(IPCC, 2013b)</w:t>
        </w:r>
      </w:ins>
      <w:del w:id="1975" w:author="Robin Matthews" w:date="2021-05-18T16:02:00Z">
        <w:r w:rsidR="00962E93" w:rsidRPr="00C421D6" w:rsidDel="00602365">
          <w:rPr>
            <w:rFonts w:cs="Times New Roman"/>
            <w:noProof/>
            <w:lang w:val="en-GB"/>
          </w:rPr>
          <w:delText>(IPCC, 2013b)</w:delText>
        </w:r>
      </w:del>
      <w:r w:rsidR="00102875">
        <w:rPr>
          <w:rFonts w:cs="Times New Roman"/>
        </w:rPr>
        <w:fldChar w:fldCharType="end"/>
      </w:r>
      <w:r w:rsidR="00102875" w:rsidRPr="00C421D6">
        <w:rPr>
          <w:rFonts w:cs="Times New Roman"/>
          <w:lang w:val="en-GB"/>
        </w:rPr>
        <w:t>. Sea level can be measured by averaging across tide gauges, some of which date to the 18th century. H</w:t>
      </w:r>
      <w:bookmarkStart w:id="1976" w:name="_Hlk66718114"/>
      <w:r w:rsidR="00102875" w:rsidRPr="00C421D6">
        <w:rPr>
          <w:rFonts w:cs="Times New Roman"/>
          <w:lang w:val="en-GB"/>
        </w:rPr>
        <w:t xml:space="preserve">owever, translating tide gauge readings into </w:t>
      </w:r>
      <w:del w:id="1977" w:author="Ian Blenkinsop" w:date="2021-07-02T16:23:00Z">
        <w:r w:rsidDel="00551C36">
          <w:rPr>
            <w:rFonts w:cs="Times New Roman"/>
            <w:lang w:val="en-GB"/>
          </w:rPr>
          <w:delText>global mean sea levevl (</w:delText>
        </w:r>
      </w:del>
      <w:r w:rsidR="00102875" w:rsidRPr="00C421D6">
        <w:rPr>
          <w:rFonts w:cs="Times New Roman"/>
          <w:lang w:val="en-GB"/>
        </w:rPr>
        <w:t>GMSL</w:t>
      </w:r>
      <w:del w:id="1978" w:author="Ian Blenkinsop" w:date="2021-07-02T16:23:00Z">
        <w:r w:rsidDel="00551C36">
          <w:rPr>
            <w:rFonts w:cs="Times New Roman"/>
            <w:lang w:val="en-GB"/>
          </w:rPr>
          <w:delText>)</w:delText>
        </w:r>
      </w:del>
      <w:r w:rsidR="00102875" w:rsidRPr="00C421D6">
        <w:rPr>
          <w:rFonts w:cs="Times New Roman"/>
          <w:lang w:val="en-GB"/>
        </w:rPr>
        <w:t xml:space="preserve"> is challenging, since their spatial distribution is limited to continental coasts and islands, and their readings are relative to local coastal conditions that may shift vertically over time. Satellite radar altimetry, introduced operationally in the 1990s, complements the tide gauge record with geocentric measurements of GMSL at much greater spatial coverage </w:t>
      </w:r>
      <w:r w:rsidR="00102875">
        <w:fldChar w:fldCharType="begin" w:fldLock="1"/>
      </w:r>
      <w:r w:rsidR="00A94565">
        <w:rPr>
          <w:lang w:val="en-GB"/>
        </w:rPr>
        <w:instrText>ADDIN CSL_CITATION { "citationItems" : [ { "id" : "ITEM-1", "itemData" : { "DOI" : "10.1175/1520-0477(1991)072&lt;0967:LOTSMF&gt;2.0.CO;2", "ISSN" : "0003-0007", "author" : [ { "dropping-particle" : "", "family" : "Katsaros", "given" : "Kristina B.", "non-dropping-particle" : "", "parse-names" : false, "suffix" : "" }, { "dropping-particle" : "", "family" : "Brown", "given" : "Robert A.", "non-dropping-particle" : "", "parse-names" : false, "suffix" : "" } ], "container-title" : "Bulletin of the American Meteorological Society", "id" : "ITEM-1", "issue" : "7", "issued" : { "date-parts" : [ [ "1991", "7" ] ] }, "page" : "967-981", "title" : "Legacy of the Seasat Mission for Studies of the Atmosphere and Air-Sea-Ice Interactions", "translator" : [ { "dropping-particle" : "", "family" : "H2895", "given" : "", "non-dropping-particle" : "", "parse-names" : false, "suffix" : "" } ], "type" : "article-journal", "volume" : "72" }, "uris" : [ "http://www.mendeley.com/documents/?uuid=83c728c7-94d0-4d82-a718-4bd9f38296a0" ] }, { "id" : "ITEM-2", "itemData" : { "DOI" : "10.1029/94JC01761", "ISSN" : "0148-0227", "author" : [ { "dropping-particle" : "", "family" : "Fu", "given" : "Lee-Lueng", "non-dropping-particle" : "", "parse-names" : false, "suffix" : "" }, { "dropping-particle" : "", "family" : "Christensen", "given" : "Edward J.", "non-dropping-particle" : "", "parse-names" : false, "suffix" : "" }, { "dropping-particle" : "", "family" : "Yamarone", "given" : "Charles A.", "non-dropping-particle" : "", "parse-names" : false, "suffix" : "" }, { "dropping-particle" : "", "family" : "Lefebvre", "given" : "Michel", "non-dropping-particle" : "", "parse-names" : false, "suffix" : "" }, { "dropping-particle" : "", "family" : "M\u00e9nard", "given" : "Yves", "non-dropping-particle" : "", "parse-names" : false, "suffix" : "" }, { "dropping-particle" : "", "family" : "Dorrer", "given" : "Michel", "non-dropping-particle" : "", "parse-names" : false, "suffix" : "" }, { "dropping-particle" : "", "family" : "Escudier", "given" : "Philippe", "non-dropping-particle" : "", "parse-names" : false, "suffix" : "" } ], "container-title" : "Journal of Geophysical Research: Oceans", "id" : "ITEM-2", "issue" : "C12", "issued" : { "date-parts" : [ [ "1994", "12", "15" ] ] }, "page" : "24369", "publisher" : "Wiley-Blackwell", "title" : "TOPEX/POSEIDON mission overview", "translator" : [ { "dropping-particle" : "", "family" : "H2660", "given" : "", "non-dropping-particle" : "", "parse-names" : false, "suffix" : "" } ], "type" : "article-journal", "volume" : "99" }, "uris" : [ "http://www.mendeley.com/documents/?uuid=4668bfd0-83ad-39fb-abb0-3404c30046aa" ] } ], "mendeley" : { "formattedCitation" : "(Katsaros and Brown, 1991; Fu et al., 1994)", "plainTextFormattedCitation" : "(Katsaros and Brown, 1991; Fu et al., 1994)", "previouslyFormattedCitation" : "(Katsaros and Brown, 1991; Fu et al., 1994)" }, "properties" : { "noteIndex" : 0 }, "schema" : "https://github.com/citation-style-language/schema/raw/master/csl-citation.json" }</w:instrText>
      </w:r>
      <w:r w:rsidR="00102875">
        <w:fldChar w:fldCharType="separate"/>
      </w:r>
      <w:ins w:id="1979" w:author="Robin Matthews" w:date="2021-05-18T16:02:00Z">
        <w:r w:rsidR="00602365">
          <w:rPr>
            <w:noProof/>
            <w:lang w:val="en-GB"/>
          </w:rPr>
          <w:t>(Katsaros and Brown, 1991; Fu et al., 1994)</w:t>
        </w:r>
      </w:ins>
      <w:del w:id="1980" w:author="Robin Matthews" w:date="2021-05-18T16:02:00Z">
        <w:r w:rsidR="00F8677F" w:rsidRPr="00C421D6" w:rsidDel="00602365">
          <w:rPr>
            <w:noProof/>
            <w:lang w:val="en-GB"/>
          </w:rPr>
          <w:delText>(Katsaros and Brown, 1991; Fu et al., 1994)</w:delText>
        </w:r>
      </w:del>
      <w:r w:rsidR="00102875">
        <w:fldChar w:fldCharType="end"/>
      </w:r>
      <w:r w:rsidR="00102875" w:rsidRPr="00C421D6">
        <w:rPr>
          <w:rFonts w:cs="Times New Roman"/>
          <w:lang w:val="en-GB"/>
        </w:rPr>
        <w:t xml:space="preserve">. </w:t>
      </w:r>
      <w:ins w:id="1981" w:author="Ian Blenkinsop" w:date="2021-07-02T16:24:00Z">
        <w:r w:rsidR="00551C36">
          <w:rPr>
            <w:rFonts w:cs="Times New Roman"/>
            <w:lang w:val="en-GB"/>
          </w:rPr>
          <w:t xml:space="preserve">The </w:t>
        </w:r>
        <w:r w:rsidR="00551C36" w:rsidRPr="00C421D6">
          <w:rPr>
            <w:rFonts w:cs="Times New Roman"/>
            <w:lang w:val="en-GB"/>
          </w:rPr>
          <w:t xml:space="preserve">AR5 </w:t>
        </w:r>
      </w:ins>
      <w:r w:rsidR="00102875" w:rsidRPr="00C421D6">
        <w:rPr>
          <w:rFonts w:cs="Times New Roman"/>
          <w:lang w:val="en-GB"/>
        </w:rPr>
        <w:t xml:space="preserve">WGI </w:t>
      </w:r>
      <w:del w:id="1982" w:author="Ian Blenkinsop" w:date="2021-07-02T16:24:00Z">
        <w:r w:rsidR="00102875" w:rsidRPr="00C421D6" w:rsidDel="00551C36">
          <w:rPr>
            <w:rFonts w:cs="Times New Roman"/>
            <w:lang w:val="en-GB"/>
          </w:rPr>
          <w:delText xml:space="preserve">AR5 </w:delText>
        </w:r>
      </w:del>
      <w:r w:rsidR="00102875" w:rsidRPr="00C421D6">
        <w:rPr>
          <w:rFonts w:cs="Times New Roman"/>
          <w:lang w:val="en-GB"/>
        </w:rPr>
        <w:t xml:space="preserve">assessed that </w:t>
      </w:r>
      <w:del w:id="1983" w:author="Ian Blenkinsop" w:date="2021-07-02T16:24:00Z">
        <w:r w:rsidR="00102875" w:rsidRPr="00C421D6" w:rsidDel="00551C36">
          <w:rPr>
            <w:rFonts w:cs="Times New Roman"/>
            <w:lang w:val="en-GB"/>
          </w:rPr>
          <w:delText>global mean sea level</w:delText>
        </w:r>
      </w:del>
      <w:ins w:id="1984" w:author="Ian Blenkinsop" w:date="2021-07-02T16:24:00Z">
        <w:r w:rsidR="00551C36">
          <w:rPr>
            <w:rFonts w:cs="Times New Roman"/>
            <w:lang w:val="en-GB"/>
          </w:rPr>
          <w:t>GMSL</w:t>
        </w:r>
      </w:ins>
      <w:r w:rsidR="00102875" w:rsidRPr="00C421D6">
        <w:rPr>
          <w:rFonts w:cs="Times New Roman"/>
          <w:lang w:val="en-GB"/>
        </w:rPr>
        <w:t xml:space="preserve"> rose by 0.19 [</w:t>
      </w:r>
      <w:commentRangeStart w:id="1985"/>
      <w:r w:rsidR="00102875" w:rsidRPr="00C421D6">
        <w:rPr>
          <w:rFonts w:cs="Times New Roman"/>
          <w:lang w:val="en-GB"/>
        </w:rPr>
        <w:t>0.</w:t>
      </w:r>
      <w:commentRangeEnd w:id="1985"/>
      <w:r w:rsidR="0024577B">
        <w:rPr>
          <w:rStyle w:val="CommentReference"/>
        </w:rPr>
        <w:commentReference w:id="1985"/>
      </w:r>
      <w:r w:rsidR="00102875" w:rsidRPr="00C421D6">
        <w:rPr>
          <w:rFonts w:cs="Times New Roman"/>
          <w:lang w:val="en-GB"/>
        </w:rPr>
        <w:t>17</w:t>
      </w:r>
      <w:del w:id="1986" w:author="Ian Blenkinsop" w:date="2021-07-02T16:24:00Z">
        <w:r w:rsidR="00102875" w:rsidRPr="00C421D6" w:rsidDel="00551C36">
          <w:rPr>
            <w:rFonts w:cs="Times New Roman"/>
            <w:lang w:val="en-GB"/>
          </w:rPr>
          <w:delText xml:space="preserve"> to </w:delText>
        </w:r>
      </w:del>
      <w:ins w:id="1987" w:author="Ian Blenkinsop" w:date="2021-07-14T11:37:00Z">
        <w:r w:rsidR="0024577B">
          <w:rPr>
            <w:rFonts w:cs="Times New Roman"/>
            <w:lang w:val="en-GB"/>
          </w:rPr>
          <w:t xml:space="preserve"> to </w:t>
        </w:r>
      </w:ins>
      <w:r w:rsidR="00102875" w:rsidRPr="00C421D6">
        <w:rPr>
          <w:rFonts w:cs="Times New Roman"/>
          <w:lang w:val="en-GB"/>
        </w:rPr>
        <w:t>0.21] m over the period 1901</w:t>
      </w:r>
      <w:r w:rsidR="00102875" w:rsidRPr="00C421D6">
        <w:rPr>
          <w:rFonts w:ascii="Arial" w:hAnsi="Arial" w:cs="Arial"/>
          <w:color w:val="202122"/>
          <w:sz w:val="21"/>
          <w:szCs w:val="21"/>
          <w:shd w:val="clear" w:color="auto" w:fill="FDFDFD"/>
          <w:lang w:val="en-GB"/>
        </w:rPr>
        <w:t>–</w:t>
      </w:r>
      <w:r w:rsidR="00102875" w:rsidRPr="00C421D6">
        <w:rPr>
          <w:rFonts w:cs="Times New Roman"/>
          <w:lang w:val="en-GB"/>
        </w:rPr>
        <w:t>2010, and that the rate of sea level rise increased from 2.0 [1.7</w:t>
      </w:r>
      <w:del w:id="1988" w:author="Ian Blenkinsop" w:date="2021-07-14T11:36:00Z">
        <w:r w:rsidR="00102875" w:rsidRPr="00C421D6" w:rsidDel="0024577B">
          <w:rPr>
            <w:rFonts w:cs="Times New Roman"/>
            <w:lang w:val="en-GB"/>
          </w:rPr>
          <w:delText xml:space="preserve"> to </w:delText>
        </w:r>
      </w:del>
      <w:ins w:id="1989" w:author="Ian Blenkinsop" w:date="2021-07-14T11:37:00Z">
        <w:r w:rsidR="0024577B">
          <w:rPr>
            <w:rFonts w:cs="Times New Roman"/>
            <w:lang w:val="en-GB"/>
          </w:rPr>
          <w:t xml:space="preserve"> to </w:t>
        </w:r>
      </w:ins>
      <w:r w:rsidR="00102875" w:rsidRPr="00C421D6">
        <w:rPr>
          <w:rFonts w:cs="Times New Roman"/>
          <w:lang w:val="en-GB"/>
        </w:rPr>
        <w:t>2.3] mm yr</w:t>
      </w:r>
      <w:r w:rsidR="00102875" w:rsidRPr="00C421D6">
        <w:rPr>
          <w:rFonts w:cs="Times New Roman"/>
          <w:vertAlign w:val="superscript"/>
          <w:lang w:val="en-GB"/>
        </w:rPr>
        <w:t>–1</w:t>
      </w:r>
      <w:r w:rsidR="00102875" w:rsidRPr="00C421D6">
        <w:rPr>
          <w:rFonts w:cs="Times New Roman"/>
          <w:lang w:val="en-GB"/>
        </w:rPr>
        <w:t xml:space="preserve"> </w:t>
      </w:r>
      <w:r w:rsidR="00102875" w:rsidRPr="00C421D6">
        <w:rPr>
          <w:lang w:val="en-GB"/>
        </w:rPr>
        <w:t>in</w:t>
      </w:r>
      <w:r w:rsidR="00102875" w:rsidRPr="00C421D6">
        <w:rPr>
          <w:rFonts w:cs="Times New Roman"/>
          <w:lang w:val="en-GB"/>
        </w:rPr>
        <w:t xml:space="preserve"> 1971</w:t>
      </w:r>
      <w:r w:rsidR="00102875" w:rsidRPr="00C421D6">
        <w:rPr>
          <w:rFonts w:ascii="Arial" w:hAnsi="Arial" w:cs="Arial"/>
          <w:color w:val="202122"/>
          <w:sz w:val="21"/>
          <w:szCs w:val="21"/>
          <w:shd w:val="clear" w:color="auto" w:fill="FDFDFD"/>
          <w:lang w:val="en-GB"/>
        </w:rPr>
        <w:t>–</w:t>
      </w:r>
      <w:r w:rsidR="00102875" w:rsidRPr="00C421D6">
        <w:rPr>
          <w:rFonts w:cs="Times New Roman"/>
          <w:lang w:val="en-GB"/>
        </w:rPr>
        <w:t>2010 to 3.2 [2.8</w:t>
      </w:r>
      <w:del w:id="1990" w:author="Ian Blenkinsop" w:date="2021-07-14T11:36:00Z">
        <w:r w:rsidR="00102875" w:rsidRPr="00C421D6" w:rsidDel="0024577B">
          <w:rPr>
            <w:rFonts w:cs="Times New Roman"/>
            <w:lang w:val="en-GB"/>
          </w:rPr>
          <w:delText xml:space="preserve"> to </w:delText>
        </w:r>
      </w:del>
      <w:ins w:id="1991" w:author="Ian Blenkinsop" w:date="2021-07-14T11:37:00Z">
        <w:r w:rsidR="0024577B">
          <w:rPr>
            <w:rFonts w:cs="Times New Roman"/>
            <w:lang w:val="en-GB"/>
          </w:rPr>
          <w:t xml:space="preserve"> to </w:t>
        </w:r>
      </w:ins>
      <w:r w:rsidR="00102875" w:rsidRPr="00C421D6">
        <w:rPr>
          <w:rFonts w:cs="Times New Roman"/>
          <w:lang w:val="en-GB"/>
        </w:rPr>
        <w:t>3.6] mm yr</w:t>
      </w:r>
      <w:r w:rsidR="00102875" w:rsidRPr="00C421D6">
        <w:rPr>
          <w:rFonts w:cs="Times New Roman"/>
          <w:vertAlign w:val="superscript"/>
          <w:lang w:val="en-GB"/>
        </w:rPr>
        <w:t>–1</w:t>
      </w:r>
      <w:r w:rsidR="00102875" w:rsidRPr="00C421D6">
        <w:rPr>
          <w:rFonts w:cs="Times New Roman"/>
          <w:lang w:val="en-GB"/>
        </w:rPr>
        <w:t xml:space="preserve"> </w:t>
      </w:r>
      <w:r w:rsidR="00102875" w:rsidRPr="00C421D6">
        <w:rPr>
          <w:lang w:val="en-GB"/>
        </w:rPr>
        <w:t>from</w:t>
      </w:r>
      <w:r w:rsidR="00102875" w:rsidRPr="00C421D6">
        <w:rPr>
          <w:rFonts w:cs="Times New Roman"/>
          <w:lang w:val="en-GB"/>
        </w:rPr>
        <w:t xml:space="preserve"> 1993</w:t>
      </w:r>
      <w:r w:rsidR="00102875" w:rsidRPr="00C421D6">
        <w:rPr>
          <w:rFonts w:ascii="Arial" w:hAnsi="Arial" w:cs="Arial"/>
          <w:color w:val="202122"/>
          <w:sz w:val="21"/>
          <w:szCs w:val="21"/>
          <w:shd w:val="clear" w:color="auto" w:fill="FDFDFD"/>
          <w:lang w:val="en-GB"/>
        </w:rPr>
        <w:t>–</w:t>
      </w:r>
      <w:r w:rsidR="00102875" w:rsidRPr="00C421D6">
        <w:rPr>
          <w:rFonts w:cs="Times New Roman"/>
          <w:lang w:val="en-GB"/>
        </w:rPr>
        <w:t xml:space="preserve">2010. Warming of the ocean </w:t>
      </w:r>
      <w:r w:rsidR="00102875" w:rsidRPr="00C421D6">
        <w:rPr>
          <w:rFonts w:cs="Times New Roman"/>
          <w:i/>
          <w:lang w:val="en-GB"/>
        </w:rPr>
        <w:t>very likely</w:t>
      </w:r>
      <w:r w:rsidR="00102875" w:rsidRPr="00C421D6">
        <w:rPr>
          <w:rFonts w:cs="Times New Roman"/>
          <w:lang w:val="en-GB"/>
        </w:rPr>
        <w:t xml:space="preserve"> </w:t>
      </w:r>
      <w:bookmarkEnd w:id="1976"/>
      <w:r w:rsidR="00102875" w:rsidRPr="00C421D6">
        <w:rPr>
          <w:rFonts w:cs="Times New Roman"/>
          <w:lang w:val="en-GB"/>
        </w:rPr>
        <w:t>contributed 0.8 [0.5</w:t>
      </w:r>
      <w:del w:id="1992" w:author="Ian Blenkinsop" w:date="2021-07-14T11:36:00Z">
        <w:r w:rsidR="00102875" w:rsidRPr="00C421D6" w:rsidDel="0024577B">
          <w:rPr>
            <w:rFonts w:cs="Times New Roman"/>
            <w:lang w:val="en-GB"/>
          </w:rPr>
          <w:delText xml:space="preserve"> to </w:delText>
        </w:r>
      </w:del>
      <w:ins w:id="1993" w:author="Ian Blenkinsop" w:date="2021-07-14T11:37:00Z">
        <w:r w:rsidR="0024577B">
          <w:rPr>
            <w:rFonts w:cs="Times New Roman"/>
            <w:lang w:val="en-GB"/>
          </w:rPr>
          <w:t xml:space="preserve"> to </w:t>
        </w:r>
      </w:ins>
      <w:r w:rsidR="00102875" w:rsidRPr="00C421D6">
        <w:rPr>
          <w:rFonts w:cs="Times New Roman"/>
          <w:lang w:val="en-GB"/>
        </w:rPr>
        <w:t>1.1] mm yr</w:t>
      </w:r>
      <w:r w:rsidR="00102875" w:rsidRPr="00C421D6">
        <w:rPr>
          <w:rFonts w:cs="Times New Roman"/>
          <w:vertAlign w:val="superscript"/>
          <w:lang w:val="en-GB"/>
        </w:rPr>
        <w:t>–1</w:t>
      </w:r>
      <w:r w:rsidR="00102875" w:rsidRPr="00C421D6">
        <w:rPr>
          <w:rFonts w:cs="Times New Roman"/>
          <w:lang w:val="en-GB"/>
        </w:rPr>
        <w:t xml:space="preserve"> of sea level change during 1971–2010, with the majority of that contribution coming from the upper 700 m </w:t>
      </w:r>
      <w:r w:rsidR="00102875">
        <w:rPr>
          <w:rFonts w:cs="Times New Roman"/>
        </w:rPr>
        <w:fldChar w:fldCharType="begin" w:fldLock="1"/>
      </w:r>
      <w:r w:rsidR="00A94565">
        <w:rPr>
          <w:rFonts w:cs="Times New Roman"/>
          <w:lang w:val="en-GB"/>
        </w:rPr>
        <w:instrText>ADDIN CSL_CITATION { "citationItems" : [ { "id" : "ITEM-1",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"3-29", "publisher" : "Cambridge University Press", "publisher-place" : "Cambridge, United Kingdom and New York, NY, USA", "title" : "Summary for Policymakers", "translator" : [ { "dropping-particle" : "", "family" : "H3185", "given" : "Rt13", "non-dropping-particle" : "", "parse-names" : false, "suffix" : "" } ], "type" : "chapter" }, "uris" : [ "http://www.mendeley.com/documents/?uuid=5ce3e796-588b-4ad7-b106-6f7aace25aa3" ] } ], "mendeley" : { "formattedCitation" : "(IPCC, 2013b)", "plainTextFormattedCitation" : "(IPCC, 2013b)", "previouslyFormattedCitation" : "(IPCC, 2013b)" }, "properties" : { "noteIndex" : 0 }, "schema" : "https://github.com/citation-style-language/schema/raw/master/csl-citation.json" }</w:instrText>
      </w:r>
      <w:r w:rsidR="00102875">
        <w:rPr>
          <w:rFonts w:cs="Times New Roman"/>
        </w:rPr>
        <w:fldChar w:fldCharType="separate"/>
      </w:r>
      <w:ins w:id="1994" w:author="Robin Matthews" w:date="2021-05-18T16:02:00Z">
        <w:r w:rsidR="00602365">
          <w:rPr>
            <w:rFonts w:cs="Times New Roman"/>
            <w:noProof/>
            <w:lang w:val="en-GB"/>
          </w:rPr>
          <w:t>(IPCC, 2013b)</w:t>
        </w:r>
      </w:ins>
      <w:del w:id="1995" w:author="Robin Matthews" w:date="2021-05-18T16:02:00Z">
        <w:r w:rsidR="00962E93" w:rsidRPr="00C421D6" w:rsidDel="00602365">
          <w:rPr>
            <w:rFonts w:cs="Times New Roman"/>
            <w:noProof/>
            <w:lang w:val="en-GB"/>
          </w:rPr>
          <w:delText>(IPCC, 2013b)</w:delText>
        </w:r>
      </w:del>
      <w:r w:rsidR="00102875">
        <w:rPr>
          <w:rFonts w:cs="Times New Roman"/>
        </w:rPr>
        <w:fldChar w:fldCharType="end"/>
      </w:r>
      <w:r w:rsidR="00102875" w:rsidRPr="00C421D6">
        <w:rPr>
          <w:rFonts w:cs="Times New Roman"/>
          <w:lang w:val="en-GB"/>
        </w:rPr>
        <w:t>.</w:t>
      </w:r>
      <w:r w:rsidR="00102875" w:rsidRPr="00C421D6">
        <w:rPr>
          <w:lang w:val="en-GB"/>
        </w:rPr>
        <w:t xml:space="preserve"> Chapter 2</w:t>
      </w:r>
      <w:del w:id="1996" w:author="Ian Blenkinsop" w:date="2021-07-12T14:11:00Z">
        <w:r w:rsidR="00102875" w:rsidRPr="00C421D6" w:rsidDel="001465B6">
          <w:rPr>
            <w:lang w:val="en-GB"/>
          </w:rPr>
          <w:delText xml:space="preserve">, </w:delText>
        </w:r>
      </w:del>
      <w:ins w:id="1997" w:author="Ian Blenkinsop" w:date="2021-07-12T14:11:00Z">
        <w:r w:rsidR="001465B6">
          <w:rPr>
            <w:lang w:val="en-GB"/>
          </w:rPr>
          <w:t xml:space="preserve"> (</w:t>
        </w:r>
      </w:ins>
      <w:r w:rsidR="00102875" w:rsidRPr="00C421D6">
        <w:rPr>
          <w:lang w:val="en-GB"/>
        </w:rPr>
        <w:t>Section 2.3.3.3</w:t>
      </w:r>
      <w:ins w:id="1998" w:author="Ian Blenkinsop" w:date="2021-07-12T14:11:00Z">
        <w:r w:rsidR="001465B6">
          <w:rPr>
            <w:lang w:val="en-GB"/>
          </w:rPr>
          <w:t>)</w:t>
        </w:r>
      </w:ins>
      <w:r w:rsidR="00102875" w:rsidRPr="00C421D6">
        <w:rPr>
          <w:lang w:val="en-GB"/>
        </w:rPr>
        <w:t xml:space="preserve"> assesses current understanding of the extent and rate of sea level rise, past and present.</w:t>
      </w:r>
    </w:p>
    <w:p w14:paraId="67D4F19B" w14:textId="77777777" w:rsidR="00102875" w:rsidRPr="00C421D6" w:rsidRDefault="00102875" w:rsidP="00102875">
      <w:pPr>
        <w:pStyle w:val="AR6BodyText"/>
        <w:rPr>
          <w:lang w:val="en-GB"/>
        </w:rPr>
      </w:pPr>
    </w:p>
    <w:p w14:paraId="6F45A9D6" w14:textId="716DACF3" w:rsidR="00102875" w:rsidRDefault="00102875" w:rsidP="00102875">
      <w:pPr>
        <w:pStyle w:val="AR6BodyText"/>
        <w:rPr>
          <w:rFonts w:cs="Times New Roman"/>
        </w:rPr>
      </w:pPr>
      <w:bookmarkStart w:id="1999" w:name="_Hlk66718172"/>
      <w:r w:rsidRPr="00C421D6">
        <w:rPr>
          <w:rFonts w:cs="Times New Roman"/>
          <w:lang w:val="en-GB"/>
        </w:rPr>
        <w:t xml:space="preserve">Satellite remote sensing also </w:t>
      </w:r>
      <w:del w:id="2000" w:author="Ian Blenkinsop" w:date="2021-07-02T16:28:00Z">
        <w:r w:rsidRPr="00C421D6" w:rsidDel="00551C36">
          <w:rPr>
            <w:rFonts w:cs="Times New Roman"/>
            <w:lang w:val="en-GB"/>
          </w:rPr>
          <w:delText xml:space="preserve">revolutionised </w:delText>
        </w:r>
      </w:del>
      <w:ins w:id="2001" w:author="Ian Blenkinsop" w:date="2021-07-02T16:28:00Z">
        <w:r w:rsidR="00551C36" w:rsidRPr="00C421D6">
          <w:rPr>
            <w:rFonts w:cs="Times New Roman"/>
            <w:lang w:val="en-GB"/>
          </w:rPr>
          <w:t>revolutioni</w:t>
        </w:r>
        <w:r w:rsidR="00551C36">
          <w:rPr>
            <w:rFonts w:cs="Times New Roman"/>
            <w:lang w:val="en-GB"/>
          </w:rPr>
          <w:t>z</w:t>
        </w:r>
        <w:r w:rsidR="00551C36" w:rsidRPr="00C421D6">
          <w:rPr>
            <w:rFonts w:cs="Times New Roman"/>
            <w:lang w:val="en-GB"/>
          </w:rPr>
          <w:t xml:space="preserve">ed </w:t>
        </w:r>
      </w:ins>
      <w:r w:rsidRPr="00C421D6">
        <w:rPr>
          <w:rFonts w:cs="Times New Roman"/>
          <w:lang w:val="en-GB"/>
        </w:rPr>
        <w:t>studies of the cryosphere (</w:t>
      </w:r>
      <w:del w:id="2002" w:author="Ian Blenkinsop" w:date="2021-07-12T14:11:00Z">
        <w:r w:rsidRPr="00C421D6" w:rsidDel="001465B6">
          <w:rPr>
            <w:rFonts w:cs="Times New Roman"/>
            <w:lang w:val="en-GB"/>
          </w:rPr>
          <w:delText xml:space="preserve">Chapter 2, </w:delText>
        </w:r>
      </w:del>
      <w:r w:rsidRPr="00C421D6">
        <w:rPr>
          <w:rFonts w:cs="Times New Roman"/>
          <w:lang w:val="en-GB"/>
        </w:rPr>
        <w:t>Section</w:t>
      </w:r>
      <w:ins w:id="2003" w:author="Ian Blenkinsop" w:date="2021-07-12T14:11:00Z">
        <w:r w:rsidR="001465B6">
          <w:rPr>
            <w:rFonts w:cs="Times New Roman"/>
            <w:lang w:val="en-GB"/>
          </w:rPr>
          <w:t>s</w:t>
        </w:r>
      </w:ins>
      <w:r w:rsidRPr="00C421D6">
        <w:rPr>
          <w:rFonts w:cs="Times New Roman"/>
          <w:lang w:val="en-GB"/>
        </w:rPr>
        <w:t xml:space="preserve"> 2.3.2 and </w:t>
      </w:r>
      <w:del w:id="2004" w:author="Ian Blenkinsop" w:date="2021-07-12T14:11:00Z">
        <w:r w:rsidRPr="00C421D6" w:rsidDel="001465B6">
          <w:rPr>
            <w:rFonts w:cs="Times New Roman"/>
            <w:lang w:val="en-GB"/>
          </w:rPr>
          <w:delText xml:space="preserve">Chapter 9, Sections </w:delText>
        </w:r>
      </w:del>
      <w:r w:rsidRPr="00C421D6">
        <w:rPr>
          <w:rFonts w:cs="Times New Roman"/>
          <w:lang w:val="en-GB"/>
        </w:rPr>
        <w:t>9.3</w:t>
      </w:r>
      <w:del w:id="2005" w:author="Ian Blenkinsop" w:date="2021-07-12T14:11:00Z">
        <w:r w:rsidRPr="00C421D6" w:rsidDel="001465B6">
          <w:rPr>
            <w:rFonts w:cs="Times New Roman"/>
            <w:lang w:val="en-GB"/>
          </w:rPr>
          <w:delText xml:space="preserve"> to </w:delText>
        </w:r>
      </w:del>
      <w:ins w:id="2006" w:author="Ian Blenkinsop" w:date="2021-07-12T14:11:00Z">
        <w:r w:rsidR="001465B6">
          <w:rPr>
            <w:rFonts w:cs="Times New Roman"/>
            <w:lang w:val="en-GB"/>
          </w:rPr>
          <w:t>–</w:t>
        </w:r>
      </w:ins>
      <w:r w:rsidRPr="00C421D6">
        <w:rPr>
          <w:rFonts w:cs="Times New Roman"/>
          <w:lang w:val="en-GB"/>
        </w:rPr>
        <w:t>9.5), particularly near the poles</w:t>
      </w:r>
      <w:ins w:id="2007" w:author="Ian Blenkinsop" w:date="2021-07-02T16:28:00Z">
        <w:r w:rsidR="00551C36">
          <w:rPr>
            <w:rFonts w:cs="Times New Roman"/>
            <w:lang w:val="en-GB"/>
          </w:rPr>
          <w:t>,</w:t>
        </w:r>
      </w:ins>
      <w:r w:rsidRPr="00C421D6">
        <w:rPr>
          <w:rFonts w:cs="Times New Roman"/>
          <w:lang w:val="en-GB"/>
        </w:rPr>
        <w:t xml:space="preserve"> where conditions make surface observations very difficult. Satellite mapping and measurement of snow cover began in 1966, with land and sea ice observations following in the mid-1970s. Yet prior to the </w:t>
      </w:r>
      <w:r w:rsidR="008D0CC5">
        <w:rPr>
          <w:rFonts w:cs="Times New Roman"/>
          <w:lang w:val="en-GB"/>
        </w:rPr>
        <w:t>Third Assessment Repor</w:t>
      </w:r>
      <w:ins w:id="2008" w:author="Ian Blenkinsop" w:date="2021-07-02T16:28:00Z">
        <w:r w:rsidR="00551C36">
          <w:rPr>
            <w:rFonts w:cs="Times New Roman"/>
            <w:lang w:val="en-GB"/>
          </w:rPr>
          <w:t>t</w:t>
        </w:r>
      </w:ins>
      <w:r w:rsidRPr="00C421D6">
        <w:rPr>
          <w:rFonts w:cs="Times New Roman"/>
          <w:lang w:val="en-GB"/>
        </w:rPr>
        <w:t xml:space="preserve">, researchers lacked sufficient data to tell whether the Greenland and Antarctic </w:t>
      </w:r>
      <w:del w:id="2009" w:author="Ian Blenkinsop" w:date="2021-07-02T16:29:00Z">
        <w:r w:rsidR="00FF43EB" w:rsidDel="00551C36">
          <w:rPr>
            <w:rFonts w:cs="Times New Roman"/>
            <w:lang w:val="en-GB"/>
          </w:rPr>
          <w:delText>I</w:delText>
        </w:r>
        <w:r w:rsidRPr="00C421D6" w:rsidDel="00551C36">
          <w:rPr>
            <w:rFonts w:cs="Times New Roman"/>
            <w:lang w:val="en-GB"/>
          </w:rPr>
          <w:delText xml:space="preserve">ce </w:delText>
        </w:r>
      </w:del>
      <w:ins w:id="2010" w:author="Ian Blenkinsop" w:date="2021-07-02T16:29:00Z">
        <w:r w:rsidR="00551C36">
          <w:rPr>
            <w:rFonts w:cs="Times New Roman"/>
            <w:lang w:val="en-GB"/>
          </w:rPr>
          <w:t>i</w:t>
        </w:r>
        <w:r w:rsidR="00551C36" w:rsidRPr="00C421D6">
          <w:rPr>
            <w:rFonts w:cs="Times New Roman"/>
            <w:lang w:val="en-GB"/>
          </w:rPr>
          <w:t xml:space="preserve">ce </w:t>
        </w:r>
      </w:ins>
      <w:del w:id="2011" w:author="Ian Blenkinsop" w:date="2021-07-02T16:29:00Z">
        <w:r w:rsidR="00FF43EB" w:rsidDel="00551C36">
          <w:rPr>
            <w:rFonts w:cs="Times New Roman"/>
            <w:lang w:val="en-GB"/>
          </w:rPr>
          <w:delText>S</w:delText>
        </w:r>
        <w:r w:rsidRPr="00C421D6" w:rsidDel="00551C36">
          <w:rPr>
            <w:rFonts w:cs="Times New Roman"/>
            <w:lang w:val="en-GB"/>
          </w:rPr>
          <w:delText xml:space="preserve">heets </w:delText>
        </w:r>
      </w:del>
      <w:ins w:id="2012" w:author="Ian Blenkinsop" w:date="2021-07-02T16:29:00Z">
        <w:r w:rsidR="00551C36">
          <w:rPr>
            <w:rFonts w:cs="Times New Roman"/>
            <w:lang w:val="en-GB"/>
          </w:rPr>
          <w:t>s</w:t>
        </w:r>
        <w:r w:rsidR="00551C36" w:rsidRPr="00C421D6">
          <w:rPr>
            <w:rFonts w:cs="Times New Roman"/>
            <w:lang w:val="en-GB"/>
          </w:rPr>
          <w:t xml:space="preserve">heets </w:t>
        </w:r>
      </w:ins>
      <w:r w:rsidRPr="00C421D6">
        <w:rPr>
          <w:rFonts w:cs="Times New Roman"/>
          <w:lang w:val="en-GB"/>
        </w:rPr>
        <w:t xml:space="preserve">were shrinking or growing. Through a combination of satellite and airborne altimetry and gravity measurements, and </w:t>
      </w:r>
      <w:r w:rsidR="008D0CC5">
        <w:rPr>
          <w:rFonts w:cs="Times New Roman"/>
          <w:lang w:val="en-GB"/>
        </w:rPr>
        <w:t>improved</w:t>
      </w:r>
      <w:r w:rsidR="008D0CC5" w:rsidRPr="00C421D6">
        <w:rPr>
          <w:rFonts w:cs="Times New Roman"/>
          <w:lang w:val="en-GB"/>
        </w:rPr>
        <w:t xml:space="preserve"> </w:t>
      </w:r>
      <w:r w:rsidRPr="00C421D6">
        <w:rPr>
          <w:rFonts w:cs="Times New Roman"/>
          <w:lang w:val="en-GB"/>
        </w:rPr>
        <w:t xml:space="preserve">knowledge of surface mass balance and perimeter fluxes, a consistent signal of ice loss for both ice sheets was established by the time of AR5 </w:t>
      </w:r>
      <w:r>
        <w:rPr>
          <w:rFonts w:cs="Times New Roman"/>
        </w:rPr>
        <w:fldChar w:fldCharType="begin" w:fldLock="1"/>
      </w:r>
      <w:r w:rsidR="00E81B0B">
        <w:rPr>
          <w:rFonts w:cs="Times New Roman"/>
          <w:lang w:val="en-GB"/>
        </w:rPr>
        <w:instrText>ADDIN CSL_CITATION { "citationItems" : [ { "id" : "ITEM-1", "itemData" : { "DOI" : "10.1126/science.1228102", "ISBN" : "1095-9203 (Electronic)\\r0036-8075 (Linking)", "ISSN" : "0036-8075", "PMID" : "23197528", "abstract" : "We combined an ensemble of satellite altimetry, interferometry, and gravimetry data sets using common geographical regions, time intervals, and models of surface mass balance and glacial isostatic adjustment to estimate the mass balance of Earth\u2019s polar ice sheets. We find that there is good agreement between different satellite methods\u2014especially in Greenland and West Antarctica\u2014and that combining satellite data sets leads to greater certainty. Between 1992 and 2011, the ice sheets of Greenland, East Antarctica, West Antarctica, and the Antarctic Peninsula changed in mass by \u2013142 T 49, +14 T 43, \u201365 T 26, and \u201320 T 14 gigatonnes year\u22121, respectively. Since 1992, the polar ice sheets have contributed, on average, 0.59 T 0.20 millimeter year\u22121 to the rate of global sea-level rise.", "author" : [ { "dropping-particle" : "", "family" : "Shepherd", "given" : "Andrew", "non-dropping-particle" : "", "parse-names" : false, "suffix" : "" }, { "dropping-particle" : "", "family" : "Ivins", "given" : "Erik R.", "non-dropping-particle" : "", "parse-names" : false, "suffix" : "" }, { "dropping-particle" : "", "family" : "Geruo A", "given" : "", "non-dropping-particle" : "", "parse-names" : false, "suffix" : "" }, { "dropping-particle" : "", "family" : "Barletta", "given" : "Valentina R.", "non-dropping-particle" : "", "parse-names" : false, "suffix" : "" }, { "dropping-particle" : "", "family" : "Bentley", "given" : "Mike J.", "non-dropping-particle" : "", "parse-names" : false, "suffix" : "" }, { "dropping-particle" : "", "family" : "Bettadpur", "given" : "Srinivas", "non-dropping-particle" : "", "parse-names" : false, "suffix" : "" }, { "dropping-particle" : "", "family" : "Briggs", "given" : "Kate H.", "non-dropping-particle" : "", "parse-names" : false, "suffix" : "" }, { "dropping-particle" : "", "family" : "Bromwich", "given" : "David H.", "non-dropping-particle" : "", "parse-names" : false, "suffix" : "" }, { "dropping-particle" : "", "family" : "Forsberg", "given" : "Ren\u00e9", "non-dropping-particle" : "", "parse-names" : false, "suffix" : "" }, { "dropping-particle" : "", "family" : "Galin", "given" : "Natalia", "non-dropping-particle" : "", "parse-names" : false, "suffix" : "" }, { "dropping-particle" : "", "family" : "Horwath", "given" : "Martin", "non-dropping-particle" : "", "parse-names" : false, "suffix" : "" }, { "dropping-particle" : "", "family" : "Jacobs", "given" : "Stan", "non-dropping-particle" : "", "parse-names" : false, "suffix" : "" }, { "dropping-particle" : "", "family" : "Joughin", "given" : "Ian", "non-dropping-particle" : "", "parse-names" : false, "suffix" : "" }, { "dropping-particle" : "", "family" : "King", "given" : "Matt A.", "non-dropping-particle" : "", "parse-names" : false, "suffix" : "" }, { "dropping-particle" : "", "family" : "Lenaerts", "given" : "J. T. M.", "non-dropping-particle" : "", "parse-names" : false, "suffix" : "" }, { "dropping-particle" : "", "family" : "Li", "given" : "Jilu", "non-dropping-particle" : "", "parse-names" : false, "suffix" : "" }, { "dropping-particle" : "", "family" : "Ligtenberg", "given" : "S. R. M.", "non-dropping-particle" : "", "parse-names" : false, "suffix" : "" }, { "dropping-particle" : "", "family" : "Luckman", "given" : "Adrian", "non-dropping-particle" : "", "parse-names" : false, "suffix" : "" }, { "dropping-particle" : "", "family" : "Luthcke", "given" : "Scott B.", "non-dropping-particle" : "", "parse-names" : false, "suffix" : "" }, { "dropping-particle" : "", "family" : "McMillan", "given" : "Malcolm", "non-dropping-particle" : "", "parse-names" : false, "suffix" : "" }, { "dropping-particle" : "", "family" : "Meister", "given" : "Rakia", "non-dropping-particle" : "", "parse-names" : false, "suffix" : "" }, { "dropping-particle" : "", "family" : "Milne", "given" : "Glenn", "non-dropping-particle" : "", "parse-names" : false, "suffix" : "" }, { "dropping-particle" : "", "family" : "Mouginot", "given" : "Jeremie", "non-dropping-particle" : "", "parse-names" : false, "suffix" : "" }, { "dropping-particle" : "", "family" : "Muir", "given" : "Alan", "non-dropping-particle" : "", "parse-names" : false, "suffix" : "" }, { "dropping-particle" : "", "family" : "Nicolas", "given" : "Julien P.", "non-dropping-particle" : "", "parse-names" : false, "suffix" : "" }, { "dropping-particle" : "", "family" : "Paden", "given" : "John", "non-dropping-particle" : "", "parse-names" : false, "suffix" : "" }, { "dropping-particle" : "", "family" : "Payne", "given" : "Antony J.", "non-dropping-particle" : "", "parse-names" : false, "suffix" : "" }, { "dropping-particle" : "", "family" : "Pritchard", "given" : "Hamish", "non-dropping-particle" : "", "parse-names" : false, "suffix" : "" }, { "dropping-particle" : "", "family" : "Rignot", "given" : "Eric", "non-dropping-particle" : "", "parse-names" : false, "suffix" : "" }, { "dropping-particle" : "", "family" : "Rott", "given" : "Helmut", "non-dropping-particle" : "", "parse-names" : false, "suffix" : "" }, { "dropping-particle" : "", "family" : "Sorensen", "given" : "L. S.", "non-dropping-particle" : "", "parse-names" : false, "suffix" : "" }, { "dropping-particle" : "", "family" : "Scambos", "given" : "Ted A.", "non-dropping-particle" : "", "parse-names" : false, "suffix" : "" }, { "dropping-particle" : "", "family" : "Scheuchl", "given" : "Bernd", "non-dropping-particle" : "", "parse-names" : false, "suffix" : "" }, { "dropping-particle" : "", "family" : "Schrama", "given" : "E. J. O.", "non-dropping-particle" : "", "parse-names" : false, "suffix" : "" }, { "dropping-particle" : "", "family" : "Smith", "given" : "Ben", "non-dropping-particle" : "", "parse-names" : false, "suffix" : "" }, { "dropping-particle" : "V.", "family" : "Sundal", "given" : "Aud", "non-dropping-particle" : "", "parse-names" : false, "suffix" : "" }, { "dropping-particle" : "", "family" : "Angelen", "given" : "J. H.", "non-dropping-particle" : "van", "parse-names" : false, "suffix" : "" }, { "dropping-particle" : "", "family" : "Berg", "given" : "W. J.", "non-dropping-particle" : "van de", "parse-names" : false, "suffix" : "" }, { "dropping-particle" : "", "family" : "Broeke", "given" : "M. R.", "non-dropping-particle" : "van den", "parse-names" : false, "suffix" : "" }, { "dropping-particle" : "", "family" : "Vaughan", "given" : "David G.", "non-dropping-particle" : "", "parse-names" : false, "suffix" : "" }, { "dropping-particle" : "", "family" : "Velicogna", "given" : "Isabella", "non-dropping-particle" : "", "parse-names" : false, "suffix" : "" }, { "dropping-particle" : "", "family" : "Wahr", "given" : "John", "non-dropping-particle" : "", "parse-names" : false, "suffix" : "" }, { "dropping-particle" : "", "family" : "Whitehouse", "given" : "Pippa L.", "non-dropping-particle" : "", "parse-names" : false, "suffix" : "" }, { "dropping-particle" : "", "family" : "Wingham", "given" : "Duncan J.", "non-dropping-particle" : "", "parse-names" : false, "suffix" : "" }, { "dropping-particle" : "", "family" : "Yi", "given" : "Donghui", "non-dropping-particle" : "", "parse-names" : false, "suffix" : "" }, { "dropping-particle" : "", "family" : "Young", "given" : "Duncan", "non-dropping-particle" : "", "parse-names" : false, "suffix" : "" }, { "dropping-particle" : "", "family" : "Zwally", "given" : "H. Jay", "non-dropping-particle" : "", "parse-names" : false, "suffix" : "" } ], "container-title" : "Science", "id" : "ITEM-1", "issue" : "6111", "issued" : { "date-parts" : [ [ "2012", "11", "30" ] ] }, "page" : "1183-1189", "title" : "A Reconciled Estimate of Ice-Sheet Mass Balance", "translator" : [ { "dropping-particle" : "", "family" : "H3246", "given" : "", "non-dropping-particle" : "", "parse-names" : false, "suffix" : "" } ], "type" : "article-journal", "volume" : "338" }, "uris" : [ "http://www.mendeley.com/documents/?uuid=4c56d30e-96a3-3231-a28a-5b20a20eca42" ] } ], "mendeley" : { "formattedCitation" : "(Shepherd et al., 2012)", "plainTextFormattedCitation" : "(Shepherd et al., 2012)", "previouslyFormattedCitation" : "(Shepherd et al., 2012)" }, "properties" : { "noteIndex" : 0 }, "schema" : "https://github.com/citation-style-language/schema/raw/master/csl-citation.json" }</w:instrText>
      </w:r>
      <w:r>
        <w:rPr>
          <w:rFonts w:cs="Times New Roman"/>
        </w:rPr>
        <w:fldChar w:fldCharType="separate"/>
      </w:r>
      <w:ins w:id="2013" w:author="Robin Matthews" w:date="2021-05-18T16:02:00Z">
        <w:r w:rsidR="00602365">
          <w:rPr>
            <w:rFonts w:cs="Times New Roman"/>
            <w:noProof/>
            <w:lang w:val="en-GB"/>
          </w:rPr>
          <w:t>(Shepherd et al., 2012)</w:t>
        </w:r>
      </w:ins>
      <w:del w:id="2014" w:author="Robin Matthews" w:date="2021-05-18T16:02:00Z">
        <w:r w:rsidRPr="00C421D6" w:rsidDel="00602365">
          <w:rPr>
            <w:rFonts w:cs="Times New Roman"/>
            <w:noProof/>
            <w:lang w:val="en-GB"/>
          </w:rPr>
          <w:delText>(Shepherd et al., 2012)</w:delText>
        </w:r>
      </w:del>
      <w:r>
        <w:rPr>
          <w:rFonts w:cs="Times New Roman"/>
        </w:rPr>
        <w:fldChar w:fldCharType="end"/>
      </w:r>
      <w:r w:rsidRPr="00C421D6">
        <w:rPr>
          <w:rFonts w:cs="Times New Roman"/>
          <w:lang w:val="en-GB"/>
        </w:rPr>
        <w:t xml:space="preserve">. After 2000, satellite radar interferometry revealed rapid changes in surface velocity at ice-sheet margins, often linked to reduction or loss of ice shelves </w:t>
      </w:r>
      <w:r>
        <w:rPr>
          <w:rFonts w:cs="Times New Roman"/>
        </w:rPr>
        <w:fldChar w:fldCharType="begin" w:fldLock="1"/>
      </w:r>
      <w:r w:rsidR="00E81B0B">
        <w:rPr>
          <w:rFonts w:cs="Times New Roman"/>
          <w:lang w:val="en-GB"/>
        </w:rPr>
        <w:instrText>ADDIN CSL_CITATION { "citationItems" : [ { "id" : "ITEM-1", "itemData" : { "DOI" : "10.1029/2004GL020670", "ISBN" : "0094-8276", "ISSN" : "0094-8276", "PMID" : "9844193", "abstract" : "Ice velocities derived from five Landsat 7 images acquired between January 2000 and February 2003 show a two- to six-fold increase in centerline speed of four glaciers flowing into the now-collapsed section of the Larsen B Ice Shelf. Satellite laser altimetry from ICESat indicates the surface of Hektoria Glacier lowered by up to 38 \ufffd 6 m in a six-month period beginning one year after the break-up in March 2002. Smaller elevation losses are observed for Crane and Jorum glaciers over a later 5-month period. Two glaciers south of the collapse area, Flask and Leppard, show little change in speed or elevation. Seasonal variations in speed preceding the large post-collapse velocity increases suggest that both summer melt percolation and changes in the stress field due to shelf removal play a major role in glacier dynamics.", "author" : [ { "dropping-particle" : "", "family" : "Scambos", "given" : "T. A.", "non-dropping-particle" : "", "parse-names" : false, "suffix" : "" }, { "dropping-particle" : "", "family" : "Bohlander", "given" : "J. A.", "non-dropping-particle" : "", "parse-names" : false, "suffix" : "" }, { "dropping-particle" : "", "family" : "Shuman", "given" : "C. A.", "non-dropping-particle" : "", "parse-names" : false, "suffix" : "" }, { "dropping-particle" : "", "family" : "Skvarca", "given" : "P.", "non-dropping-particle" : "", "parse-names" : false, "suffix" : "" } ], "container-title" : "Geophysical Research Letters", "id" : "ITEM-1", "issue" : "18", "issued" : { "date-parts" : [ [ "2004" ] ] }, "page" : "L18402", "title" : "Glacier acceleration and thinning after ice shelf collapse in the Larsen B embayment, Antarctica", "translator" : [ { "dropping-particle" : "", "family" : "H3245", "given" : "", "non-dropping-particle" : "", "parse-names" : false, "suffix" : "" } ], "type" : "article-journal", "volume" : "31" }, "uris" : [ "http://www.mendeley.com/documents/?uuid=4c0ff044-da4a-4f2e-bf5f-d21a377534ed" ] }, { "id" : "ITEM-2", "itemData" : { "DOI" : "10.1126/science.1121381", "ISBN" : "0036-8075", "ISSN" : "0036-8075", "PMID" : "16484490", "abstract" : "Using satellite radar interferometry observations of Greenland, we detected widespread glacier acceleration below 66- north between 1996 and 2000, which rapidly expanded to 70- north in 2005. Accelerated ice discharge in the west and particularly in the east doubled the ice sheet mass deficit in the last decade from 90 to 220 cubic kilometers per year. As more glaciers accelerate farther north, the contribution of Greenland to sea-level rise will continue to increase.", "author" : [ { "dropping-particle" : "", "family" : "Rignot", "given" : "Eric", "non-dropping-particle" : "", "parse-names" : false, "suffix" : "" }, { "dropping-particle" : "", "family" : "Kanagaratnam", "given" : "Pannir", "non-dropping-particle" : "", "parse-names" : false, "suffix" : "" } ], "container-title" : "Science", "id" : "ITEM-2", "issue" : "5763", "issued" : { "date-parts" : [ [ "2006", "2", "17" ] ] }, "page" : "986-990", "title" : "Changes in the Velocity Structure of the Greenland Ice Sheet", "translator" : [ { "dropping-particle" : "", "family" : "H3244", "given" : "", "non-dropping-particle" : "", "parse-names" : false, "suffix" : "" } ], "type" : "article-journal", "volume" : "311" }, "uris" : [ "http://www.mendeley.com/documents/?uuid=f3f7dcbd-e07b-4c30-8757-fe8fefff7e53" ] } ], "mendeley" : { "formattedCitation" : "(Scambos et al., 2004; Rignot and Kanagaratnam, 2006)", "plainTextFormattedCitation" : "(Scambos et al., 2004; Rignot and Kanagaratnam, 2006)", "previouslyFormattedCitation" : "(Scambos et al., 2004; Rignot and Kanagaratnam, 2006)" }, "properties" : { "noteIndex" : 0 }, "schema" : "https://github.com/citation-style-language/schema/raw/master/csl-citation.json" }</w:instrText>
      </w:r>
      <w:r>
        <w:rPr>
          <w:rFonts w:cs="Times New Roman"/>
        </w:rPr>
        <w:fldChar w:fldCharType="separate"/>
      </w:r>
      <w:ins w:id="2015" w:author="Robin Matthews" w:date="2021-05-18T16:02:00Z">
        <w:r w:rsidR="00602365">
          <w:rPr>
            <w:rFonts w:cs="Times New Roman"/>
            <w:noProof/>
            <w:lang w:val="en-GB"/>
          </w:rPr>
          <w:t>(Scambos et al., 2004; Rignot and Kanagaratnam, 2006)</w:t>
        </w:r>
      </w:ins>
      <w:del w:id="2016" w:author="Robin Matthews" w:date="2021-05-18T16:02:00Z">
        <w:r w:rsidR="00F8677F" w:rsidRPr="00C421D6" w:rsidDel="00602365">
          <w:rPr>
            <w:rFonts w:cs="Times New Roman"/>
            <w:noProof/>
            <w:lang w:val="en-GB"/>
          </w:rPr>
          <w:delText>(Scambos et al., 2004; Rignot and Kanagaratnam, 2006)</w:delText>
        </w:r>
      </w:del>
      <w:r>
        <w:rPr>
          <w:rFonts w:cs="Times New Roman"/>
        </w:rPr>
        <w:fldChar w:fldCharType="end"/>
      </w:r>
      <w:r w:rsidRPr="00C421D6">
        <w:rPr>
          <w:rFonts w:cs="Times New Roman"/>
          <w:lang w:val="en-GB"/>
        </w:rPr>
        <w:t xml:space="preserve">. </w:t>
      </w:r>
      <w:r w:rsidRPr="00C421D6">
        <w:rPr>
          <w:lang w:val="en-GB"/>
        </w:rPr>
        <w:lastRenderedPageBreak/>
        <w:t>Whereas s</w:t>
      </w:r>
      <w:r w:rsidRPr="00C421D6">
        <w:rPr>
          <w:rFonts w:cs="Times New Roman"/>
          <w:lang w:val="en-GB"/>
        </w:rPr>
        <w:t xml:space="preserve">ea ice area and concentration </w:t>
      </w:r>
      <w:commentRangeStart w:id="2017"/>
      <w:r w:rsidRPr="00C421D6">
        <w:rPr>
          <w:lang w:val="en-GB"/>
        </w:rPr>
        <w:t>were</w:t>
      </w:r>
      <w:r w:rsidRPr="00C421D6">
        <w:rPr>
          <w:rFonts w:cs="Times New Roman"/>
          <w:lang w:val="en-GB"/>
        </w:rPr>
        <w:t xml:space="preserve"> </w:t>
      </w:r>
      <w:commentRangeEnd w:id="2017"/>
      <w:r w:rsidR="00551C36">
        <w:rPr>
          <w:rStyle w:val="CommentReference"/>
        </w:rPr>
        <w:commentReference w:id="2017"/>
      </w:r>
      <w:r w:rsidRPr="00C421D6">
        <w:rPr>
          <w:rFonts w:cs="Times New Roman"/>
          <w:lang w:val="en-GB"/>
        </w:rPr>
        <w:t xml:space="preserve">continuously monitored </w:t>
      </w:r>
      <w:del w:id="2018" w:author="Ian Blenkinsop" w:date="2021-07-02T16:30:00Z">
        <w:r w:rsidRPr="00C421D6" w:rsidDel="00551C36">
          <w:rPr>
            <w:rFonts w:cs="Times New Roman"/>
            <w:lang w:val="en-GB"/>
          </w:rPr>
          <w:delText xml:space="preserve">since </w:delText>
        </w:r>
      </w:del>
      <w:ins w:id="2019" w:author="Ian Blenkinsop" w:date="2021-07-02T16:30:00Z">
        <w:r w:rsidR="00551C36">
          <w:rPr>
            <w:rFonts w:cs="Times New Roman"/>
            <w:lang w:val="en-GB"/>
          </w:rPr>
          <w:t>from</w:t>
        </w:r>
        <w:r w:rsidR="00551C36" w:rsidRPr="00C421D6">
          <w:rPr>
            <w:rFonts w:cs="Times New Roman"/>
            <w:lang w:val="en-GB"/>
          </w:rPr>
          <w:t xml:space="preserve"> </w:t>
        </w:r>
      </w:ins>
      <w:r w:rsidRPr="00C421D6">
        <w:rPr>
          <w:rFonts w:cs="Times New Roman"/>
          <w:lang w:val="en-GB"/>
        </w:rPr>
        <w:t xml:space="preserve">1979 </w:t>
      </w:r>
      <w:del w:id="2020" w:author="Ian Blenkinsop" w:date="2021-07-02T16:30:00Z">
        <w:r w:rsidRPr="00C421D6" w:rsidDel="00551C36">
          <w:rPr>
            <w:rFonts w:cs="Times New Roman"/>
            <w:lang w:val="en-GB"/>
          </w:rPr>
          <w:delText xml:space="preserve">from </w:delText>
        </w:r>
      </w:del>
      <w:ins w:id="2021" w:author="Ian Blenkinsop" w:date="2021-07-02T16:30:00Z">
        <w:r w:rsidR="00551C36">
          <w:rPr>
            <w:rFonts w:cs="Times New Roman"/>
            <w:lang w:val="en-GB"/>
          </w:rPr>
          <w:t xml:space="preserve">via </w:t>
        </w:r>
      </w:ins>
      <w:r w:rsidRPr="00C421D6">
        <w:rPr>
          <w:rFonts w:cs="Times New Roman"/>
          <w:lang w:val="en-GB"/>
        </w:rPr>
        <w:t>microwave imagery</w:t>
      </w:r>
      <w:r w:rsidRPr="00C421D6">
        <w:rPr>
          <w:lang w:val="en-GB"/>
        </w:rPr>
        <w:t>, d</w:t>
      </w:r>
      <w:r w:rsidRPr="00C421D6">
        <w:rPr>
          <w:rFonts w:cs="Times New Roman"/>
          <w:lang w:val="en-GB"/>
        </w:rPr>
        <w:t xml:space="preserve">atasets for ice thickness emerged later from upward sonar profiling by submarines </w:t>
      </w:r>
      <w:r>
        <w:rPr>
          <w:rFonts w:cs="Times New Roman"/>
        </w:rPr>
        <w:fldChar w:fldCharType="begin" w:fldLock="1"/>
      </w:r>
      <w:r w:rsidR="00E81B0B">
        <w:rPr>
          <w:rFonts w:cs="Times New Roman"/>
          <w:lang w:val="en-GB"/>
        </w:rPr>
        <w:instrText>ADDIN CSL_CITATION { "citationItems" : [ { "id" : "ITEM-1", "itemData" : { "DOI" : "10.1029/1999GL010863", "ISSN" : "00948276", "author" : [ { "dropping-particle" : "", "family" : "Rothrock", "given" : "D. A.", "non-dropping-particle" : "", "parse-names" : false, "suffix" : "" }, { "dropping-particle" : "", "family" : "Yu", "given" : "Y.", "non-dropping-particle" : "", "parse-names" : false, "suffix" : "" }, { "dropping-particle" : "", "family" : "Maykut", "given" : "G. A.", "non-dropping-particle" : "", "parse-names" : false, "suffix" : "" } ], "container-title" : "Geophysical Research Letters", "id" : "ITEM-1", "issue" : "23", "issued" : { "date-parts" : [ [ "1999", "12", "1" ] ] }, "page" : "3469-3472", "title" : "Thinning of the Arctic sea-ice cover", "translator" : [ { "dropping-particle" : "", "family" : "H3397", "given" : "", "non-dropping-particle" : "", "parse-names" : false, "suffix" : "" } ], "type" : "article-journal", "volume" : "26" }, "uris" : [ "http://www.mendeley.com/documents/?uuid=2b2cbb78-6a9c-42a9-ad37-c263e6b2b0ff" ] } ], "mendeley" : { "formattedCitation" : "(Rothrock et al., 1999)", "plainTextFormattedCitation" : "(Rothrock et al., 1999)", "previouslyFormattedCitation" : "(Rothrock et al., 1999)" }, "properties" : { "noteIndex" : 0 }, "schema" : "https://github.com/citation-style-language/schema/raw/master/csl-citation.json" }</w:instrText>
      </w:r>
      <w:r>
        <w:rPr>
          <w:rFonts w:cs="Times New Roman"/>
        </w:rPr>
        <w:fldChar w:fldCharType="separate"/>
      </w:r>
      <w:ins w:id="2022" w:author="Robin Matthews" w:date="2021-05-18T16:02:00Z">
        <w:r w:rsidR="00602365">
          <w:rPr>
            <w:rFonts w:cs="Times New Roman"/>
            <w:noProof/>
            <w:lang w:val="en-GB"/>
          </w:rPr>
          <w:t>(Rothrock et al., 1999)</w:t>
        </w:r>
      </w:ins>
      <w:del w:id="2023" w:author="Robin Matthews" w:date="2021-05-18T16:02:00Z">
        <w:r w:rsidRPr="00C421D6" w:rsidDel="00602365">
          <w:rPr>
            <w:rFonts w:cs="Times New Roman"/>
            <w:noProof/>
            <w:lang w:val="en-GB"/>
          </w:rPr>
          <w:delText>(Rothrock et al., 1999)</w:delText>
        </w:r>
      </w:del>
      <w:r>
        <w:rPr>
          <w:rFonts w:cs="Times New Roman"/>
        </w:rPr>
        <w:fldChar w:fldCharType="end"/>
      </w:r>
      <w:r w:rsidRPr="00C421D6">
        <w:rPr>
          <w:rFonts w:cs="Times New Roman"/>
          <w:lang w:val="en-GB"/>
        </w:rPr>
        <w:t xml:space="preserve"> and radar altimetry of sea</w:t>
      </w:r>
      <w:del w:id="2024" w:author="Ian Blenkinsop" w:date="2021-07-02T16:32:00Z">
        <w:r w:rsidRPr="00C421D6" w:rsidDel="00551C36">
          <w:rPr>
            <w:rFonts w:cs="Times New Roman"/>
            <w:lang w:val="en-GB"/>
          </w:rPr>
          <w:delText>-</w:delText>
        </w:r>
      </w:del>
      <w:ins w:id="2025" w:author="Ian Blenkinsop" w:date="2021-07-02T16:32:00Z">
        <w:r w:rsidR="00551C36">
          <w:rPr>
            <w:rFonts w:cs="Times New Roman"/>
            <w:lang w:val="en-GB"/>
          </w:rPr>
          <w:t xml:space="preserve"> </w:t>
        </w:r>
      </w:ins>
      <w:r w:rsidRPr="00C421D6">
        <w:rPr>
          <w:rFonts w:cs="Times New Roman"/>
          <w:lang w:val="en-GB"/>
        </w:rPr>
        <w:t xml:space="preserve">ice freeboards </w:t>
      </w:r>
      <w:r>
        <w:rPr>
          <w:rFonts w:cs="Times New Roman"/>
        </w:rPr>
        <w:fldChar w:fldCharType="begin" w:fldLock="1"/>
      </w:r>
      <w:r w:rsidR="00E81B0B">
        <w:rPr>
          <w:rFonts w:cs="Times New Roman"/>
          <w:lang w:val="en-GB"/>
        </w:rPr>
        <w:instrText>ADDIN CSL_CITATION { "citationItems" : [ { "id" : "ITEM-1", "itemData" : { "DOI" : "10.1038/nature02050", "ISSN" : "0028-0836", "author" : [ { "dropping-particle" : "", "family" : "Laxon", "given" : "Seymour", "non-dropping-particle" : "", "parse-names" : false, "suffix" : "" }, { "dropping-particle" : "", "family" : "Peacock", "given" : "Neil", "non-dropping-particle" : "", "parse-names" : false, "suffix" : "" }, { "dropping-particle" : "", "family" : "Smith", "given" : "Doug", "non-dropping-particle" : "", "parse-names" : false, "suffix" : "" } ], "container-title" : "Nature", "id" : "ITEM-1", "issue" : "6961", "issued" : { "date-parts" : [ [ "2003", "10" ] ] }, "page" : "947-950", "title" : "High interannual variability of sea ice thickness in the Arctic region", "translator" : [ { "dropping-particle" : "", "family" : "H3391", "given" : "", "non-dropping-particle" : "", "parse-names" : false, "suffix" : "" } ], "type" : "article-journal", "volume" : "425" }, "uris" : [ "http://www.mendeley.com/documents/?uuid=3810676e-6246-48af-9c0c-49e89af5e9d7" ] } ], "mendeley" : { "formattedCitation" : "(Laxon et al., 2003)", "plainTextFormattedCitation" : "(Laxon et al., 2003)", "previouslyFormattedCitation" : "(Laxon et al., 2003)" }, "properties" : { "noteIndex" : 0 }, "schema" : "https://github.com/citation-style-language/schema/raw/master/csl-citation.json" }</w:instrText>
      </w:r>
      <w:r>
        <w:rPr>
          <w:rFonts w:cs="Times New Roman"/>
        </w:rPr>
        <w:fldChar w:fldCharType="separate"/>
      </w:r>
      <w:ins w:id="2026" w:author="Robin Matthews" w:date="2021-05-18T16:02:00Z">
        <w:r w:rsidR="00602365">
          <w:rPr>
            <w:rFonts w:cs="Times New Roman"/>
            <w:noProof/>
            <w:lang w:val="en-GB"/>
          </w:rPr>
          <w:t>(Laxon et al., 2003)</w:t>
        </w:r>
      </w:ins>
      <w:del w:id="2027" w:author="Robin Matthews" w:date="2021-05-18T16:02:00Z">
        <w:r w:rsidRPr="00C421D6" w:rsidDel="00602365">
          <w:rPr>
            <w:rFonts w:cs="Times New Roman"/>
            <w:noProof/>
            <w:lang w:val="en-GB"/>
          </w:rPr>
          <w:delText>(Laxon et al., 2003)</w:delText>
        </w:r>
      </w:del>
      <w:r>
        <w:rPr>
          <w:rFonts w:cs="Times New Roman"/>
        </w:rPr>
        <w:fldChar w:fldCharType="end"/>
      </w:r>
      <w:r w:rsidRPr="00C421D6">
        <w:rPr>
          <w:rFonts w:cs="Times New Roman"/>
          <w:lang w:val="en-GB"/>
        </w:rPr>
        <w:t xml:space="preserve">. </w:t>
      </w:r>
      <w:r w:rsidRPr="00C421D6">
        <w:rPr>
          <w:lang w:val="en-GB"/>
        </w:rPr>
        <w:t xml:space="preserve">A recent reconstruction of Arctic sea ice extent back to 1850 found no historical precedent for the Arctic sea ice minima of the 21st century </w:t>
      </w:r>
      <w:r>
        <w:fldChar w:fldCharType="begin" w:fldLock="1"/>
      </w:r>
      <w:r w:rsidR="00E14AAC">
        <w:rPr>
          <w:lang w:val="en-GB"/>
        </w:rPr>
        <w:instrText>ADDIN CSL_CITATION { "citationItems" : [ { "id" : "ITEM-1", "itemData" : { "DOI" : "10.1111/j.1931-0846.2016.12195.x", "abstract" : "Abstract Arctic sea ice data from a variety of historical sources have been synthesized into a database extending back to 1850 with monthly time-resolution. The synthesis procedure includes interpolation to a uniform grid and an analog-based estimation of ice concentrations in areas of no data. The consolidated database shows that there is no precedent as far back as 1850 for the 21st century's minimum ice extent of sea ice on the pan-Arctic scale. A regional-scale exception to this statement is the Bering Sea. The rate of retreat since the 1990s is also unprecedented and especially large in the Beaufort and Chukchi Seas. Decadal and multidecadal variations have occurred in some regions, but their magnitudes are smaller than that of the recent ice loss. Interannual variability is prominent in all regions and will pose a challenge to sea ice prediction efforts.", "author" : [ { "dropping-particle" : "", "family" : "Walsh", "given" : "John E", "non-dropping-particle" : "", "parse-names" : false, "suffix" : "" }, { "dropping-particle" : "", "family" : "Fetterer", "given" : "Florence", "non-dropping-particle" : "", "parse-names" : false, "suffix" : "" }, { "dropping-particle" : "", "family" : "Scott Stewart", "given" : "J", "non-dropping-particle" : "", "parse-names" : false, "suffix" : "" }, { "dropping-particle" : "", "family" : "Chapman", "given" : "William L", "non-dropping-particle" : "", "parse-names" : false, "suffix" : "" } ], "container-title" : "Geographical Review", "id" : "ITEM-1", "issue" : "1", "issued" : { "date-parts" : [ [ "2017" ] ] }, "page" : "89-107", "title" : "A database for depicting Arctic sea ice variations back to 1850", "translator" : [ { "dropping-particle" : "", "family" : "H2105", "given" : "", "non-dropping-particle" : "", "parse-names" : false, "suffix" : "" } ], "type" : "article-journal", "volume" : "107" }, "uris" : [ "http://www.mendeley.com/documents/?uuid=5f2cd820-f520-445c-87c3-4dbeba79013b" ] } ], "mendeley" : { "formattedCitation" : "(Walsh et al., 2017)", "plainTextFormattedCitation" : "(Walsh et al., 2017)", "previouslyFormattedCitation" : "(Walsh et al., 2017)" }, "properties" : { "noteIndex" : 0 }, "schema" : "https://github.com/citation-style-language/schema/raw/master/csl-citation.json" }</w:instrText>
      </w:r>
      <w:r>
        <w:fldChar w:fldCharType="separate"/>
      </w:r>
      <w:ins w:id="2028" w:author="Robin Matthews" w:date="2021-05-18T16:02:00Z">
        <w:r w:rsidR="00602365">
          <w:rPr>
            <w:noProof/>
            <w:lang w:val="en-GB"/>
          </w:rPr>
          <w:t>(Walsh et al., 2017)</w:t>
        </w:r>
      </w:ins>
      <w:del w:id="2029" w:author="Robin Matthews" w:date="2021-05-18T16:02:00Z">
        <w:r w:rsidRPr="00C421D6" w:rsidDel="00602365">
          <w:rPr>
            <w:noProof/>
            <w:lang w:val="en-GB"/>
          </w:rPr>
          <w:delText>(Walsh et al., 2017)</w:delText>
        </w:r>
      </w:del>
      <w:r>
        <w:fldChar w:fldCharType="end"/>
      </w:r>
      <w:r w:rsidRPr="00C421D6">
        <w:rPr>
          <w:lang w:val="en-GB"/>
        </w:rPr>
        <w:t xml:space="preserve">. </w:t>
      </w:r>
      <w:r w:rsidRPr="00C421D6">
        <w:rPr>
          <w:rFonts w:cs="Times New Roman"/>
          <w:lang w:val="en-GB"/>
        </w:rPr>
        <w:t xml:space="preserve">Glacier length has been monitored for decades to centuries; internationally coordinated activities now compile worldwide glacier length and </w:t>
      </w:r>
      <w:commentRangeStart w:id="2030"/>
      <w:r w:rsidRPr="00C421D6">
        <w:rPr>
          <w:rFonts w:cs="Times New Roman"/>
          <w:lang w:val="en-GB"/>
        </w:rPr>
        <w:t>mass balance</w:t>
      </w:r>
      <w:commentRangeEnd w:id="2030"/>
      <w:r w:rsidR="00551C36">
        <w:rPr>
          <w:rStyle w:val="CommentReference"/>
        </w:rPr>
        <w:commentReference w:id="2030"/>
      </w:r>
      <w:r w:rsidRPr="00C421D6">
        <w:rPr>
          <w:rFonts w:cs="Times New Roman"/>
          <w:lang w:val="en-GB"/>
        </w:rPr>
        <w:t xml:space="preserve"> observations (World Glacier Monitoring Service, </w:t>
      </w:r>
      <w:r>
        <w:rPr>
          <w:rFonts w:cs="Times New Roman"/>
        </w:rPr>
        <w:fldChar w:fldCharType="begin" w:fldLock="1"/>
      </w:r>
      <w:r w:rsidR="00E81B0B">
        <w:rPr>
          <w:rFonts w:cs="Times New Roman"/>
          <w:lang w:val="en-GB"/>
        </w:rPr>
        <w:instrText>ADDIN CSL_CITATION { "citationItems" : [ { "id" : "ITEM-1", "itemData" : { "DOI" : "10.3189/2015JoG15J017", "ISSN" : "0022-1430", "abstract" : "Observations show that glaciers around the world are in retreat and losing mass. Internationally coordinated for over a century, glacier monitoring activities provide an unprecedented dataset of glacier observations from ground, air and space. Glacier studies generally select specific parts of these datasets to obtain optimal assessments of the mass-balance data relating to the impact that glaciers exercise on global sea-level fluctuations or on regional runoff. In this study we provide an overview and analysis of the main observational datasets compiled by the World Glacier Monitoring Service (WGMS). The dataset on glacier front variations (\u223c42 000 since 1600) delivers clear evidence that centennial glacier retreat is a global phenomenon. Intermittent readvance periods at regional and decadal scale are normally restricted to a subsample of glaciers and have not come close to achieving the maximum positions of the Little Ice Age (or Holocene). Glaciological and geodetic observations (\u223c5200 since 1850) show that the rates of early 21st-century mass loss are without precedent on a global scale, at least for the time period observed and probably also for recorded history, as indicated also in reconstructions from written and illustrated documents. This strong imbalance implies that glaciers in many regions will very likely suffer further ice loss, even if climate remains stable.", "author" : [ { "dropping-particle" : "", "family" : "Zemp", "given" : "Michael", "non-dropping-particle" : "", "parse-names" : false, "suffix" : "" }, { "dropping-particle" : "", "family" : "Frey", "given" : "Holger", "non-dropping-particle" : "", "parse-names" : false, "suffix" : "" }, { "dropping-particle" : "", "family" : "G\u00e4rtner-Roer", "given" : "Isabelle", "non-dropping-particle" : "", "parse-names" : false, "suffix" : "" }, { "dropping-particle" : "", "family" : "Nussbaumer", "given" : "Samuel U.", "non-dropping-particle" : "", "parse-names" : false, "suffix" : "" }, { "dropping-particle" : "", "family" : "Hoelzle", "given" : "Martin", "non-dropping-particle" : "", "parse-names" : false, "suffix" : "" }, { "dropping-particle" : "", "family" : "Paul", "given" : "Frank", "non-dropping-particle" : "", "parse-names" : false, "suffix" : "" }, { "dropping-particle" : "", "family" : "Haeberli", "given" : "Wilfried", "non-dropping-particle" : "", "parse-names" : false, "suffix" : "" }, { "dropping-particle" : "", "family" : "Denzinger", "given" : "Florian", "non-dropping-particle" : "", "parse-names" : false, "suffix" : "" }, { "dropping-particle" : "", "family" : "Ahlstr\u00f8m", "given" : "Andreas P.", "non-dropping-particle" : "", "parse-names" : false, "suffix" : "" }, { "dropping-particle" : "", "family" : "Anderson", "given" : "Brian", "non-dropping-particle" : "", "parse-names" : false, "suffix" : "" }, { "dropping-particle" : "", "family" : "Bajracharya", "given" : "Samjwal", "non-dropping-particle" : "", "parse-names" : false, "suffix" : "" }, { "dropping-particle" : "", "family" : "Baroni", "given" : "Carlo", "non-dropping-particle" : "", "parse-names" : false, "suffix" : "" }, { "dropping-particle" : "", "family" : "Braun", "given" : "Ludwig N.", "non-dropping-particle" : "", "parse-names" : false, "suffix" : "" }, { "dropping-particle" : "", "family" : "C\u00e1ceres", "given" : "Bol\u00edvar E.", "non-dropping-particle" : "", "parse-names" : false, "suffix" : "" }, { "dropping-particle" : "", "family" : "Casassa", "given" : "Gino", "non-dropping-particle" : "", "parse-names" : false, "suffix" : "" }, { "dropping-particle" : "", "family" : "Cobos", "given" : "Guillermo", "non-dropping-particle" : "", "parse-names" : false, "suffix" : "" }, { "dropping-particle" : "", "family" : "D\u00e1vila", "given" : "Luzmila R.", "non-dropping-particle" : "", "parse-names" : false, "suffix" : "" }, { "dropping-particle" : "", "family" : "Delgado Granados", "given" : "Hugo", "non-dropping-particle" : "", "parse-names" : false, "suffix" : "" }, { "dropping-particle" : "", "family" : "Demuth", "given" : "Michael N.", "non-dropping-particle" : "", "parse-names" : false, "suffix" : "" }, { "dropping-particle" : "", "family" : "Espizua", "given" : "Lydia", "non-dropping-particle" : "", "parse-names" : false, "suffix" : "" }, { "dropping-particle" : "", "family" : "Fischer", "given" : "Andrea", "non-dropping-particle" : "", "parse-names" : false, "suffix" : "" }, { "dropping-particle" : "", "family" : "Fujita", "given" : "Koji", "non-dropping-particle" : "", "parse-names" : false, "suffix" : "" }, { "dropping-particle" : "", "family" : "Gadek", "given" : "Bogdan", "non-dropping-particle" : "", "parse-names" : false, "suffix" : "" }, { "dropping-particle" : "", "family" : "Ghazanfar", "given" : "Ali", "non-dropping-particle" : "", "parse-names" : false, "suffix" : "" }, { "dropping-particle" : "", "family" : "Ove Hagen", "given" : "Jon", "non-dropping-particle" : "", "parse-names" : false, "suffix" : "" }, { "dropping-particle" : "", "family" : "Holmlund", "given" : "Per", "non-dropping-particle" : "", "parse-names" : false, "suffix" : "" }, { "dropping-particle" : "", "family" : "Karimi", "given" : "Neamat", "non-dropping-particle" : "", "parse-names" : false, "suffix" : "" }, { "dropping-particle" : "", "family" : "Li", "given" : "Zhongqin", "non-dropping-particle" : "", "parse-names" : false, "suffix" : "" }, { "dropping-particle" : "", "family" : "Pelto", "given" : "Mauri", "non-dropping-particle" : "", "parse-names" : false, "suffix" : "" }, { "dropping-particle" : "", "family" : "Pitte", "given" : "Pierre", "non-dropping-particle" : "", "parse-names" : false, "suffix" : "" }, { "dropping-particle" : "V.", "family" : "Popovnin", "given" : "Victor", "non-dropping-particle" : "", "parse-names" : false, "suffix" : "" }, { "dropping-particle" : "", "family" : "Portocarrero", "given" : "Cesar A.", "non-dropping-particle" : "", "parse-names" : false, "suffix" : "" }, { "dropping-particle" : "", "family" : "Prinz", "given" : "Rainer", "non-dropping-particle" : "", "parse-names" : false, "suffix" : "" }, { "dropping-particle" : "V.", "family" : "Sangewar", "given" : "Chandrashekhar", "non-dropping-particle" : "", "parse-names" : false, "suffix" : "" }, { "dropping-particle" : "", "family" : "Severskiy", "given" : "Igor", "non-dropping-particle" : "", "parse-names" : false, "suffix" : "" }, { "dropping-particle" : "", "family" : "Sigur\u0111sson", "given" : "Oddur", "non-dropping-particle" : "", "parse-names" : false, "suffix" : "" }, { "dropping-particle" : "", "family" : "Soruco", "given" : "Alvaro", "non-dropping-particle" : "", "parse-names" : false, "suffix" : "" }, { "dropping-particle" : "", "family" : "Usubaliev", "given" : "Ryskul", "non-dropping-particle" : "", "parse-names" : false, "suffix" : "" }, { "dropping-particle" : "", "family" : "Vincent", "given" : "Christian", "non-dropping-particle" : "", "parse-names" : false, "suffix" : "" } ], "container-title" : "Journal of Glaciology", "id" : "ITEM-1", "issue" : "228", "issued" : { "date-parts" : [ [ "2015", "7", "10" ] ] }, "page" : "745-762", "title" : "Historically unprecedented global glacier decline in the early 21st century", "translator" : [ { "dropping-particle" : "", "family" : "H3802", "given" : "", "non-dropping-particle" : "", "parse-names" : false, "suffix" : "" } ], "type" : "article-journal", "volume" : "61" }, "uris" : [ "http://www.mendeley.com/documents/?uuid=727ea5b4-a826-4ba7-9ec2-4b2e451bb546" ] } ], "mendeley" : { "formattedCitation" : "(Zemp et al., 2015)", "manualFormatting" : "Zemp et al., 2015)", "plainTextFormattedCitation" : "(Zemp et al., 2015)", "previouslyFormattedCitation" : "(Zemp et al., 2015)" }, "properties" : { "noteIndex" : 0 }, "schema" : "https://github.com/citation-style-language/schema/raw/master/csl-citation.json" }</w:instrText>
      </w:r>
      <w:r>
        <w:rPr>
          <w:rFonts w:cs="Times New Roman"/>
        </w:rPr>
        <w:fldChar w:fldCharType="separate"/>
      </w:r>
      <w:ins w:id="2031" w:author="Robin Matthews" w:date="2021-05-18T16:02:00Z">
        <w:r w:rsidR="00602365">
          <w:rPr>
            <w:rFonts w:cs="Times New Roman"/>
            <w:noProof/>
          </w:rPr>
          <w:t>Zemp et al., 2015)</w:t>
        </w:r>
      </w:ins>
      <w:del w:id="2032" w:author="Robin Matthews" w:date="2021-05-18T16:02:00Z">
        <w:r w:rsidRPr="002527B5" w:rsidDel="00602365">
          <w:rPr>
            <w:rFonts w:cs="Times New Roman"/>
            <w:noProof/>
          </w:rPr>
          <w:delText>Zemp et al., 2015)</w:delText>
        </w:r>
      </w:del>
      <w:r>
        <w:rPr>
          <w:rFonts w:cs="Times New Roman"/>
        </w:rPr>
        <w:fldChar w:fldCharType="end"/>
      </w:r>
      <w:r w:rsidRPr="009D46EB">
        <w:rPr>
          <w:rFonts w:cs="Times New Roman"/>
        </w:rPr>
        <w:t xml:space="preserve">, global glacier outlines (Randolph Glacier Inventory, </w:t>
      </w:r>
      <w:r>
        <w:rPr>
          <w:rFonts w:cs="Times New Roman"/>
        </w:rPr>
        <w:fldChar w:fldCharType="begin" w:fldLock="1"/>
      </w:r>
      <w:r w:rsidR="00E81B0B">
        <w:rPr>
          <w:rFonts w:cs="Times New Roman"/>
        </w:rPr>
        <w:instrText xml:space="preserve">ADDIN CSL_CITATION { "citationItems" : [ { "id" : "ITEM-1", "itemData" : { "DOI" : "10.3189/2014JoG13J176", "ISBN" : "9788578110796", "ISSN" : "0022-1430", "abstract" : "The Randolph Glacier Inventory (RGI) is a globally complete collection of digital outlines of glaciers, excluding the ice sheets, developed to meet the needs of the Fifth Assessment of the Intergovernmental Panel on Climate Change for estimates of past and future mass balance. The RGI was created with limited resources in a short period. Priority was given to completeness of coverage, but a limited, uniform set of attributes is attached to each of the ~198 000 glaciers in its latest version, 3.2. Satellite imagery from 1999\u20132010 provided most of the outlines. Their total extent is estimated as 726 800 \u00b1 34 000 km 2 . The uncertainty, about \u00b15%, is derived from careful single-glacier and basin-scale uncertainty estimates and comparisons with inventories that were not sources for the RGI. The main contributors to uncertainty are probably misinterpretation of seasonal snow cover and debris cover. These errors appear not to be normally distributed, and quantifying them reliably is an unsolved problem. Combined with digital elevation models, the RGI glacier outlines yield hypsometries that can be combined with atmospheric data or model outputs for analysis of the impacts of climatic change on glaciers. The RGI has already proved its value in the generation of significantly improved aggregate estimates of glacier mass changes and total volume, and thus actual and potential contributions to sea-level rise.", "author" : [ { "dropping-particle" : "", "family" : "Pfeffer", "given" : "W. Tad", "non-dropping-particle" : "", "parse-names" : false, "suffix" : "" }, { "dropping-particle" : "", "family" : "Arendt", "given" : "Anthony A.", "non-dropping-particle" : "", "parse-names" : false, "suffix" : "" }, { "dropping-particle" : "", "family" : "Bliss", "given" : "Andrew", "non-dropping-particle" : "", "parse-names" : false, "suffix" : "" }, { "dropping-particle" : "", "family" : "Bolch", "given" : "Tobias", "non-dropping-particle" : "", "parse-names" : false, "suffix" : "" }, { "dropping-particle" : "", "family" : "Cogley", "given" : "J. Graham", "non-dropping-particle" : "", "parse-names" : false, "suffix" : "" }, { "dropping-particle" : "", "family" : "Gardner", "given" : "Alex S.", "non-dropping-particle" : "", "parse-names" : false, "suffix" : "" }, { "dropping-particle" : "", "family" : "Hagen", "given" : "Jon-Ove", "non-dropping-particle" : "", "parse-names" : false, "suffix" : "" }, { "dropping-particle" : "", "family" : "Hock", "given" : "Regine", "non-dropping-particle" : "", "parse-names" : false, "suffix" : "" }, { "dropping-particle" : "", "family" : "Kaser", "given" : "Georg", "non-dropping-particle" : "", "parse-names" : false, "suffix" : "" }, { "dropping-particle" : "", "family" : "Kienholz", "given" : "Christian", "non-dropping-particle" : "", "parse-names" : false, "suffix" : "" }, { "dropping-particle" : "", "family" : "Miles", "given" : "Evan S.", "non-dropping-particle" : "", "parse-names" : false, "suffix" : "" }, { "dropping-particle" : "", "family" : "Moholdt", "given" : "Geir", "non-dropping-particle" : "", "parse-names" : false, "suffix" : "" }, { "dropping-particle" : "", "family" : "M\u00f6lg", "given" : "Nico", "non-dropping-particle" : "", "parse-names" : false, "suffix" : "" }, { "dropping-particle" : "", "family" : "Paul", "given" : "Frank", "non-dropping-particle" : "", "parse-names" : false, "suffix" : "" }, { "dropping-particle" : "", "family" : "Radi\u0107", "given" : "Valentina", "non-dropping-particle" </w:instrText>
      </w:r>
      <w:r w:rsidR="00E81B0B" w:rsidRPr="00A1237E">
        <w:rPr>
          <w:rFonts w:cs="Times New Roman"/>
          <w:lang w:val="en-US"/>
        </w:rPr>
        <w:instrText>: "", "parse-names" : false, "suffix" : "" }, { "dropping-particle" : "", "family" : "Rastner", "given" : "Philipp", "non-dropping-particle" : "", "parse-names" : false, "suffix" : "" }, { "dropping-particle" : "", "family" : "Raup", "given" : "Bruce H.", "non-dropping-particle" : "", "parse-names" : false, "suffix" : "" }, { "dropping-particle" : "", "family" : "Rich", "given" : "Justin", "non-dropping-particle" : "", "parse-names" : false, "suffix" : "" }, { "dropping-particle" : "", "family" : "Sharp", "given" : "Martin J.", "non-dropping-particle" : "", "parse-names" : false, "suffix" : "" } ], "container-title" : "Journal of Glaciology", "id" : "ITEM-1", "issue" : "221", "issued" : { "date-parts" : [ [ "2014", "7", "10" ] ] }, "page" : "537-552", "title" : "The Randolph Glacier Inventory: a globally complete inventory of glaciers", "translator" : [ { "dropping-particle" : "", "family" : "H3241", "given" : "", "non-dropping-particle" : "", "parse-names" : false, "suffix" : "" } ], "type" : "article-journal", "volume" : "60" }, "uris" : [ "http://www.mendeley.com/documents/?uuid=40a1215f-0d1d-4e43-9ee3-4d1b0fd1725c" ] } ], "mendeley" : { "formattedCitation" : "(Pfeffer et al., 2014)", "manualFormatting" : "Pfeffer et al., 2014)", "plainTextFormattedCitation" : "(Pfeffer et al., 2014)", "previouslyFormattedCitation" : "(Pfeffer et al., 2014)" }, "properties" : { "noteIndex" : 0 }, "schema" : "https://github.com/citation-style-language/schema/raw/master/csl-citation.json" }</w:instrText>
      </w:r>
      <w:r>
        <w:rPr>
          <w:rFonts w:cs="Times New Roman"/>
        </w:rPr>
        <w:fldChar w:fldCharType="separate"/>
      </w:r>
      <w:ins w:id="2033" w:author="Robin Matthews" w:date="2021-05-18T16:02:00Z">
        <w:r w:rsidR="00602365">
          <w:rPr>
            <w:rFonts w:cs="Times New Roman"/>
            <w:noProof/>
            <w:lang w:val="en-GB"/>
          </w:rPr>
          <w:t>Pfeffer et al., 2014)</w:t>
        </w:r>
      </w:ins>
      <w:del w:id="2034" w:author="Robin Matthews" w:date="2021-05-18T16:02:00Z">
        <w:r w:rsidRPr="00C421D6" w:rsidDel="00602365">
          <w:rPr>
            <w:rFonts w:cs="Times New Roman"/>
            <w:noProof/>
            <w:lang w:val="en-GB"/>
          </w:rPr>
          <w:delText>Pfeffer et al., 2014)</w:delText>
        </w:r>
      </w:del>
      <w:r>
        <w:rPr>
          <w:rFonts w:cs="Times New Roman"/>
        </w:rPr>
        <w:fldChar w:fldCharType="end"/>
      </w:r>
      <w:r w:rsidRPr="00C421D6">
        <w:rPr>
          <w:rFonts w:cs="Times New Roman"/>
          <w:lang w:val="en-GB"/>
        </w:rPr>
        <w:t xml:space="preserve">, and ice thickness </w:t>
      </w:r>
      <w:del w:id="2035" w:author="Ian Blenkinsop" w:date="2021-07-02T16:35:00Z">
        <w:r w:rsidRPr="00C421D6" w:rsidDel="00551C36">
          <w:rPr>
            <w:rFonts w:cs="Times New Roman"/>
            <w:lang w:val="en-GB"/>
          </w:rPr>
          <w:delText xml:space="preserve">of </w:delText>
        </w:r>
      </w:del>
      <w:ins w:id="2036" w:author="Ian Blenkinsop" w:date="2021-07-02T16:35:00Z">
        <w:r w:rsidR="00551C36">
          <w:rPr>
            <w:rFonts w:cs="Times New Roman"/>
            <w:lang w:val="en-GB"/>
          </w:rPr>
          <w:t>data for</w:t>
        </w:r>
        <w:r w:rsidR="00551C36" w:rsidRPr="00C421D6">
          <w:rPr>
            <w:rFonts w:cs="Times New Roman"/>
            <w:lang w:val="en-GB"/>
          </w:rPr>
          <w:t xml:space="preserve"> </w:t>
        </w:r>
      </w:ins>
      <w:r w:rsidRPr="00C421D6">
        <w:rPr>
          <w:rFonts w:cs="Times New Roman"/>
          <w:lang w:val="en-GB"/>
        </w:rPr>
        <w:t>about 1100 glaciers (</w:t>
      </w:r>
      <w:ins w:id="2037" w:author="Ian Blenkinsop" w:date="2021-07-02T16:36:00Z">
        <w:r w:rsidR="00551C36">
          <w:rPr>
            <w:rFonts w:cs="Times New Roman"/>
            <w:lang w:val="en-GB"/>
          </w:rPr>
          <w:t>Glacier Thickness Database (</w:t>
        </w:r>
      </w:ins>
      <w:r w:rsidRPr="00C421D6">
        <w:rPr>
          <w:rFonts w:cs="Times New Roman"/>
          <w:lang w:val="en-GB"/>
        </w:rPr>
        <w:t>GlaThiDa</w:t>
      </w:r>
      <w:ins w:id="2038" w:author="Ian Blenkinsop" w:date="2021-07-02T16:36:00Z">
        <w:r w:rsidR="00551C36">
          <w:rPr>
            <w:rFonts w:cs="Times New Roman"/>
            <w:lang w:val="en-GB"/>
          </w:rPr>
          <w:t>)</w:t>
        </w:r>
      </w:ins>
      <w:r w:rsidRPr="00C421D6">
        <w:rPr>
          <w:rFonts w:cs="Times New Roman"/>
          <w:lang w:val="en-GB"/>
        </w:rPr>
        <w:t xml:space="preserve">, </w:t>
      </w:r>
      <w:r>
        <w:rPr>
          <w:rFonts w:cs="Times New Roman"/>
        </w:rPr>
        <w:fldChar w:fldCharType="begin" w:fldLock="1"/>
      </w:r>
      <w:r w:rsidR="00E81B0B">
        <w:rPr>
          <w:rFonts w:cs="Times New Roman"/>
          <w:lang w:val="en-GB"/>
        </w:rPr>
        <w:instrText>ADDIN CSL_CITATION { "citationItems" : [ { "id" : "ITEM-1", "itemData" : { "DOI" : "10.1016/j.gloplacha.2014.09.003", "ISSN" : "09218181", "author" : [ { "dropping-particle" : "", "family" : "G\u00e4rtner-Roer", "given" : "I.", "non-dropping-particle" : "", "parse-names" : false, "suffix" : "" }, { "dropping-particle" : "", "family" : "Naegeli", "given" : "K.", "non-dropping-particle" : "", "parse-names" : false, "suffix" : "" }, { "dropping-particle" : "", "family" : "Huss", "given" : "M.", "non-dropping-particle" : "", "parse-names" : false, "suffix" : "" }, { "dropping-particle" : "", "family" : "Knecht", "given" : "T.", "non-dropping-particle" : "", "parse-names" : false, "suffix" : "" }, { "dropping-particle" : "", "family" : "Machguth", "given" : "H.", "non-dropping-particle" : "", "parse-names" : false, "suffix" : "" }, { "dropping-particle" : "", "family" : "Zemp", "given" : "M.", "non-dropping-particle" : "", "parse-names" : false, "suffix" : "" } ], "container-title" : "Global and Planetary Change", "id" : "ITEM-1", "issued" : { "date-parts" : [ [ "2014", "11" ] ] }, "page" : "330-344", "title" : "A database of worldwide glacier thickness observations", "translator" : [ { "dropping-particle" : "", "family" : "H4109", "given" : "", "non-dropping-particle" : "", "parse-names" : false, "suffix" : "" } ], "type" : "article-journal", "volume" : "122" }, "uris" : [ "http://www.mendeley.com/documents/?uuid=bb714b91-c775-4b2a-ac35-35e39cb26942" ] } ], "mendeley" : { "formattedCitation" : "(G\u00e4rtner-Roer et al., 2014)", "manualFormatting" : "G\u00e4rtner-Roer et al., 2014)", "plainTextFormattedCitation" : "(G\u00e4rtner-Roer et al., 2014)", "previouslyFormattedCitation" : "(G\u00e4rtner-Roer et al., 2014)" }, "properties" : { "noteIndex" : 0 }, "schema" : "https://github.com/citation-style-language/schema/raw/master/csl-citation.json" }</w:instrText>
      </w:r>
      <w:r>
        <w:rPr>
          <w:rFonts w:cs="Times New Roman"/>
        </w:rPr>
        <w:fldChar w:fldCharType="separate"/>
      </w:r>
      <w:ins w:id="2039" w:author="Robin Matthews" w:date="2021-05-18T16:02:00Z">
        <w:r w:rsidR="00602365">
          <w:rPr>
            <w:rFonts w:cs="Times New Roman"/>
            <w:noProof/>
            <w:lang w:val="en-GB"/>
          </w:rPr>
          <w:t>Gärtner-Roer et al., 2014)</w:t>
        </w:r>
      </w:ins>
      <w:del w:id="2040" w:author="Robin Matthews" w:date="2021-05-18T16:02:00Z">
        <w:r w:rsidRPr="00C421D6" w:rsidDel="00602365">
          <w:rPr>
            <w:rFonts w:cs="Times New Roman"/>
            <w:noProof/>
            <w:lang w:val="en-GB"/>
          </w:rPr>
          <w:delText>Gärtner-Roer et al., 2014)</w:delText>
        </w:r>
      </w:del>
      <w:r>
        <w:rPr>
          <w:rFonts w:cs="Times New Roman"/>
        </w:rPr>
        <w:fldChar w:fldCharType="end"/>
      </w:r>
      <w:r w:rsidRPr="00C421D6">
        <w:rPr>
          <w:rFonts w:cs="Times New Roman"/>
          <w:lang w:val="en-GB"/>
        </w:rPr>
        <w:t xml:space="preserve">. In summary, these data allowed </w:t>
      </w:r>
      <w:del w:id="2041" w:author="Ian Blenkinsop" w:date="2021-07-02T16:36:00Z">
        <w:r w:rsidRPr="00C421D6" w:rsidDel="00551C36">
          <w:rPr>
            <w:rFonts w:cs="Times New Roman"/>
            <w:lang w:val="en-GB"/>
          </w:rPr>
          <w:delText xml:space="preserve">WGI </w:delText>
        </w:r>
      </w:del>
      <w:r w:rsidRPr="00C421D6">
        <w:rPr>
          <w:rFonts w:cs="Times New Roman"/>
          <w:lang w:val="en-GB"/>
        </w:rPr>
        <w:t xml:space="preserve">AR5 </w:t>
      </w:r>
      <w:ins w:id="2042" w:author="Ian Blenkinsop" w:date="2021-07-02T16:36:00Z">
        <w:r w:rsidR="00551C36" w:rsidRPr="00C421D6">
          <w:rPr>
            <w:rFonts w:cs="Times New Roman"/>
            <w:lang w:val="en-GB"/>
          </w:rPr>
          <w:t xml:space="preserve">WGI </w:t>
        </w:r>
      </w:ins>
      <w:r w:rsidRPr="00C421D6">
        <w:rPr>
          <w:rFonts w:cs="Times New Roman"/>
          <w:lang w:val="en-GB"/>
        </w:rPr>
        <w:t xml:space="preserve">to assess that over the last two decades, the Greenland and Antarctic </w:t>
      </w:r>
      <w:del w:id="2043" w:author="Ian Blenkinsop" w:date="2021-07-02T16:36:00Z">
        <w:r w:rsidR="00FF43EB" w:rsidDel="00551C36">
          <w:rPr>
            <w:rFonts w:cs="Times New Roman"/>
            <w:lang w:val="en-GB"/>
          </w:rPr>
          <w:delText>I</w:delText>
        </w:r>
        <w:r w:rsidRPr="00C421D6" w:rsidDel="00551C36">
          <w:rPr>
            <w:rFonts w:cs="Times New Roman"/>
            <w:lang w:val="en-GB"/>
          </w:rPr>
          <w:delText xml:space="preserve">ce </w:delText>
        </w:r>
      </w:del>
      <w:ins w:id="2044" w:author="Ian Blenkinsop" w:date="2021-07-02T16:36:00Z">
        <w:r w:rsidR="00551C36">
          <w:rPr>
            <w:rFonts w:cs="Times New Roman"/>
            <w:lang w:val="en-GB"/>
          </w:rPr>
          <w:t>i</w:t>
        </w:r>
        <w:r w:rsidR="00551C36" w:rsidRPr="00C421D6">
          <w:rPr>
            <w:rFonts w:cs="Times New Roman"/>
            <w:lang w:val="en-GB"/>
          </w:rPr>
          <w:t xml:space="preserve">ce </w:t>
        </w:r>
      </w:ins>
      <w:del w:id="2045" w:author="Ian Blenkinsop" w:date="2021-07-02T16:36:00Z">
        <w:r w:rsidR="00FF43EB" w:rsidDel="00551C36">
          <w:rPr>
            <w:rFonts w:cs="Times New Roman"/>
            <w:lang w:val="en-GB"/>
          </w:rPr>
          <w:delText>S</w:delText>
        </w:r>
        <w:r w:rsidRPr="00C421D6" w:rsidDel="00551C36">
          <w:rPr>
            <w:rFonts w:cs="Times New Roman"/>
            <w:lang w:val="en-GB"/>
          </w:rPr>
          <w:delText xml:space="preserve">heets </w:delText>
        </w:r>
      </w:del>
      <w:ins w:id="2046" w:author="Ian Blenkinsop" w:date="2021-07-02T16:36:00Z">
        <w:r w:rsidR="00551C36">
          <w:rPr>
            <w:rFonts w:cs="Times New Roman"/>
            <w:lang w:val="en-GB"/>
          </w:rPr>
          <w:t>s</w:t>
        </w:r>
        <w:r w:rsidR="00551C36" w:rsidRPr="00C421D6">
          <w:rPr>
            <w:rFonts w:cs="Times New Roman"/>
            <w:lang w:val="en-GB"/>
          </w:rPr>
          <w:t xml:space="preserve">heets </w:t>
        </w:r>
      </w:ins>
      <w:r w:rsidRPr="00C421D6">
        <w:rPr>
          <w:rFonts w:cs="Times New Roman"/>
          <w:lang w:val="en-GB"/>
        </w:rPr>
        <w:t>have been losing mass, glaciers have continued to shrink almost worldwide, and Arctic sea ice and Northern Hemisphere spring snow cover have continued to decrease in extent (</w:t>
      </w:r>
      <w:r w:rsidRPr="00C421D6">
        <w:rPr>
          <w:rFonts w:cs="Times New Roman"/>
          <w:i/>
          <w:lang w:val="en-GB"/>
        </w:rPr>
        <w:t>high confidence</w:t>
      </w:r>
      <w:r w:rsidRPr="00C421D6">
        <w:rPr>
          <w:rFonts w:cs="Times New Roman"/>
          <w:lang w:val="en-GB"/>
        </w:rPr>
        <w:t xml:space="preserve">) </w:t>
      </w:r>
      <w:r>
        <w:rPr>
          <w:rFonts w:cs="Times New Roman"/>
        </w:rPr>
        <w:fldChar w:fldCharType="begin" w:fldLock="1"/>
      </w:r>
      <w:r w:rsidR="00A94565">
        <w:rPr>
          <w:rFonts w:cs="Times New Roman"/>
          <w:lang w:val="en-GB"/>
        </w:rPr>
        <w:instrText>ADDIN CSL_CITATION { "citationItems" : [ { "id" : "ITEM-1",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"3-29", "publisher" : "Cambridge University Press", "publisher-place" : "Cambridge, United Kingdom and New York, NY, USA", "title" : "Summary for Policymakers", "translator" : [ { "dropping-particle" : "", "family" : "H3185", "given" : "Rt13", "non-dropping-particle" : "", "parse-names" : false, "suffix" : "" } ], "type" : "chapter" }, "uris" : [ "http://www.mendeley.com/documents/?uuid=5ce3e796-588b-4ad7-b106-6f7aace25aa3" ] } ], "mendeley" : { "formattedCitation" : "(IPCC, 2013b)", "plainTextFormattedCitation" : "(IPCC, 2013b)", "previouslyFormattedCitation" : "(IPCC, 2013b)" }, "properties" : { "noteIndex" : 0 }, "schema" : "https://github.com/citation-style-language/schema/raw/master/csl-citation.json" }</w:instrText>
      </w:r>
      <w:r>
        <w:rPr>
          <w:rFonts w:cs="Times New Roman"/>
        </w:rPr>
        <w:fldChar w:fldCharType="separate"/>
      </w:r>
      <w:ins w:id="2047" w:author="Robin Matthews" w:date="2021-05-18T16:02:00Z">
        <w:r w:rsidR="00602365">
          <w:rPr>
            <w:rFonts w:cs="Times New Roman"/>
            <w:noProof/>
          </w:rPr>
          <w:t>(IPCC, 2013b)</w:t>
        </w:r>
      </w:ins>
      <w:del w:id="2048" w:author="Robin Matthews" w:date="2021-05-18T16:02:00Z">
        <w:r w:rsidR="00962E93" w:rsidRPr="00962E93" w:rsidDel="00602365">
          <w:rPr>
            <w:rFonts w:cs="Times New Roman"/>
            <w:noProof/>
          </w:rPr>
          <w:delText>(IPCC, 2013b)</w:delText>
        </w:r>
      </w:del>
      <w:r>
        <w:rPr>
          <w:rFonts w:cs="Times New Roman"/>
        </w:rPr>
        <w:fldChar w:fldCharType="end"/>
      </w:r>
      <w:r>
        <w:rPr>
          <w:rFonts w:cs="Times New Roman"/>
        </w:rPr>
        <w:t>.</w:t>
      </w:r>
    </w:p>
    <w:bookmarkEnd w:id="1999"/>
    <w:p w14:paraId="38AA155E" w14:textId="77777777" w:rsidR="00397C32" w:rsidRPr="009D46EB" w:rsidRDefault="00397C32" w:rsidP="00102875">
      <w:pPr>
        <w:pStyle w:val="AR6BodyText"/>
      </w:pPr>
    </w:p>
    <w:p w14:paraId="5E917179" w14:textId="77777777" w:rsidR="00102875" w:rsidRPr="009D46EB" w:rsidRDefault="00102875" w:rsidP="00102875">
      <w:pPr>
        <w:pStyle w:val="AR6BodyText"/>
      </w:pPr>
    </w:p>
    <w:p w14:paraId="0CBB1D2E" w14:textId="55F7C38C" w:rsidR="00102875" w:rsidRPr="009D46EB" w:rsidRDefault="00102875" w:rsidP="00102875">
      <w:pPr>
        <w:pStyle w:val="AR6BodyText"/>
        <w:rPr>
          <w:b/>
        </w:rPr>
      </w:pPr>
      <w:r w:rsidRPr="009D46EB">
        <w:rPr>
          <w:b/>
        </w:rPr>
        <w:t>[START FIGURE 1.</w:t>
      </w:r>
      <w:r>
        <w:rPr>
          <w:b/>
        </w:rPr>
        <w:t>7</w:t>
      </w:r>
      <w:r w:rsidRPr="009D46EB">
        <w:rPr>
          <w:b/>
        </w:rPr>
        <w:t xml:space="preserve"> HERE]</w:t>
      </w:r>
    </w:p>
    <w:p w14:paraId="015B289C" w14:textId="77777777" w:rsidR="00102875" w:rsidRPr="009D46EB" w:rsidRDefault="00102875" w:rsidP="00102875">
      <w:pPr>
        <w:pStyle w:val="AR6BodyText"/>
        <w:rPr>
          <w:sz w:val="20"/>
          <w:szCs w:val="20"/>
        </w:rPr>
      </w:pPr>
    </w:p>
    <w:p w14:paraId="690761A9" w14:textId="20C08A6C" w:rsidR="009C447C" w:rsidRPr="00341138" w:rsidRDefault="009C447C" w:rsidP="009C447C">
      <w:pPr>
        <w:pStyle w:val="AR6Chap1Figure"/>
        <w:rPr>
          <w:lang w:val="en-GB"/>
        </w:rPr>
      </w:pPr>
      <w:r w:rsidRPr="00E35E42">
        <w:rPr>
          <w:lang w:val="en-GB"/>
        </w:rPr>
        <w:t>Schematic of temporal coverage of selected instrumental climate observations (top) and selected paleoclimate archives (bottom).</w:t>
      </w:r>
      <w:r w:rsidRPr="00341138">
        <w:rPr>
          <w:lang w:val="en-GB"/>
        </w:rPr>
        <w:t xml:space="preserve"> The satellite era began in 1979 CE (Common Era). The width of the taper gives an indication of the amount of available records.</w:t>
      </w:r>
    </w:p>
    <w:p w14:paraId="2131934F" w14:textId="3C951544" w:rsidR="00102875" w:rsidRPr="00C421D6" w:rsidRDefault="00102875" w:rsidP="0036223C">
      <w:pPr>
        <w:pStyle w:val="AR6Chap1Figure"/>
        <w:numPr>
          <w:ilvl w:val="0"/>
          <w:numId w:val="0"/>
        </w:numPr>
        <w:ind w:left="1134"/>
        <w:rPr>
          <w:lang w:val="en-GB"/>
        </w:rPr>
      </w:pPr>
    </w:p>
    <w:p w14:paraId="05ECFEBE" w14:textId="77777777" w:rsidR="00102875" w:rsidRPr="00C421D6" w:rsidRDefault="00102875" w:rsidP="00102875">
      <w:pPr>
        <w:pStyle w:val="AR6BodyText"/>
        <w:rPr>
          <w:sz w:val="20"/>
          <w:szCs w:val="20"/>
          <w:lang w:val="en-GB"/>
        </w:rPr>
      </w:pPr>
    </w:p>
    <w:p w14:paraId="6FF5711C" w14:textId="77777777" w:rsidR="00102875" w:rsidRPr="009D46EB" w:rsidRDefault="00102875" w:rsidP="00102875">
      <w:pPr>
        <w:pStyle w:val="AR6BodyText"/>
        <w:rPr>
          <w:b/>
        </w:rPr>
      </w:pPr>
      <w:r w:rsidRPr="009D46EB">
        <w:rPr>
          <w:b/>
        </w:rPr>
        <w:t>[END FIGURE 1.</w:t>
      </w:r>
      <w:r>
        <w:rPr>
          <w:b/>
        </w:rPr>
        <w:t>7</w:t>
      </w:r>
      <w:r w:rsidRPr="009D46EB">
        <w:rPr>
          <w:b/>
        </w:rPr>
        <w:t xml:space="preserve"> HERE]</w:t>
      </w:r>
    </w:p>
    <w:p w14:paraId="36013C91" w14:textId="77777777" w:rsidR="00102875" w:rsidRPr="009D46EB" w:rsidRDefault="00102875" w:rsidP="00102875">
      <w:pPr>
        <w:pStyle w:val="AR6BodyText"/>
      </w:pPr>
    </w:p>
    <w:p w14:paraId="687D4C6F" w14:textId="77777777" w:rsidR="00102875" w:rsidRPr="009D46EB" w:rsidRDefault="00102875" w:rsidP="00102875">
      <w:pPr>
        <w:pStyle w:val="AR6BodyText"/>
      </w:pPr>
    </w:p>
    <w:p w14:paraId="29EA1C49" w14:textId="77DC4ADA" w:rsidR="00102875" w:rsidRPr="009D46EB" w:rsidRDefault="00102875" w:rsidP="00102875">
      <w:pPr>
        <w:pStyle w:val="AR6Chap1Level2111"/>
        <w:rPr>
          <w:lang w:val="en-GB"/>
        </w:rPr>
      </w:pPr>
      <w:bookmarkStart w:id="2049" w:name="_Toc69949974"/>
      <w:r w:rsidRPr="009D46EB">
        <w:rPr>
          <w:lang w:val="en-GB"/>
        </w:rPr>
        <w:t xml:space="preserve">Lines of </w:t>
      </w:r>
      <w:del w:id="2050" w:author="Ian Blenkinsop" w:date="2021-07-05T10:46:00Z">
        <w:r w:rsidRPr="009D46EB" w:rsidDel="000629FA">
          <w:rPr>
            <w:lang w:val="en-GB"/>
          </w:rPr>
          <w:delText>evidence</w:delText>
        </w:r>
      </w:del>
      <w:ins w:id="2051" w:author="Ian Blenkinsop" w:date="2021-07-05T10:46:00Z">
        <w:r w:rsidR="000629FA">
          <w:rPr>
            <w:lang w:val="en-GB"/>
          </w:rPr>
          <w:t>E</w:t>
        </w:r>
        <w:r w:rsidR="000629FA" w:rsidRPr="009D46EB">
          <w:rPr>
            <w:lang w:val="en-GB"/>
          </w:rPr>
          <w:t>vidence</w:t>
        </w:r>
      </w:ins>
      <w:r w:rsidRPr="009D46EB">
        <w:rPr>
          <w:lang w:val="en-GB"/>
        </w:rPr>
        <w:t xml:space="preserve">: </w:t>
      </w:r>
      <w:del w:id="2052" w:author="Ian Blenkinsop" w:date="2021-07-05T10:46:00Z">
        <w:r w:rsidRPr="009D46EB" w:rsidDel="000629FA">
          <w:rPr>
            <w:lang w:val="en-GB"/>
          </w:rPr>
          <w:delText>paleoclimate</w:delText>
        </w:r>
      </w:del>
      <w:bookmarkEnd w:id="2049"/>
      <w:ins w:id="2053" w:author="Ian Blenkinsop" w:date="2021-07-05T10:46:00Z">
        <w:r w:rsidR="000629FA">
          <w:rPr>
            <w:lang w:val="en-GB"/>
          </w:rPr>
          <w:t>P</w:t>
        </w:r>
        <w:r w:rsidR="000629FA" w:rsidRPr="009D46EB">
          <w:rPr>
            <w:lang w:val="en-GB"/>
          </w:rPr>
          <w:t>aleoclimate</w:t>
        </w:r>
      </w:ins>
    </w:p>
    <w:p w14:paraId="154BEDD2" w14:textId="77777777" w:rsidR="00102875" w:rsidRPr="009D46EB" w:rsidRDefault="00102875" w:rsidP="00102875">
      <w:pPr>
        <w:pStyle w:val="AR6BodyText"/>
      </w:pPr>
    </w:p>
    <w:p w14:paraId="1CEF47D7" w14:textId="2901F800" w:rsidR="00102875" w:rsidRPr="00C421D6" w:rsidRDefault="00102875" w:rsidP="00102875">
      <w:pPr>
        <w:pStyle w:val="AR6BodyText"/>
        <w:rPr>
          <w:lang w:val="en-GB"/>
        </w:rPr>
      </w:pPr>
      <w:bookmarkStart w:id="2054" w:name="_Hlk66718311"/>
      <w:r w:rsidRPr="00C421D6">
        <w:rPr>
          <w:rFonts w:cs="Times New Roman"/>
          <w:lang w:val="en-GB"/>
        </w:rPr>
        <w:t xml:space="preserve">With the gradual acceptance of </w:t>
      </w:r>
      <w:commentRangeStart w:id="2055"/>
      <w:r w:rsidRPr="00C421D6">
        <w:rPr>
          <w:rFonts w:cs="Times New Roman"/>
          <w:lang w:val="en-GB"/>
        </w:rPr>
        <w:t>geological ‘deep time’</w:t>
      </w:r>
      <w:commentRangeEnd w:id="2055"/>
      <w:r w:rsidR="00504B14">
        <w:rPr>
          <w:rStyle w:val="CommentReference"/>
        </w:rPr>
        <w:commentReference w:id="2055"/>
      </w:r>
      <w:r w:rsidRPr="00C421D6">
        <w:rPr>
          <w:rFonts w:cs="Times New Roman"/>
          <w:lang w:val="en-GB"/>
        </w:rPr>
        <w:t xml:space="preserve"> in the 19th century came investigation of fossils, geological strata, and other evidence pointing to large shifts in</w:t>
      </w:r>
      <w:r w:rsidR="00106194">
        <w:rPr>
          <w:rFonts w:cs="Times New Roman"/>
          <w:lang w:val="en-GB"/>
        </w:rPr>
        <w:t xml:space="preserve"> the</w:t>
      </w:r>
      <w:r w:rsidRPr="00C421D6">
        <w:rPr>
          <w:rFonts w:cs="Times New Roman"/>
          <w:lang w:val="en-GB"/>
        </w:rPr>
        <w:t xml:space="preserve"> Earth’s climate, from ice ages to much warmer periods, across thousands to billions of years. This awareness set off a search for the causes of climatic changes. The long-term perspective provided by paleoclimate studies is essential to understanding the causes and consequences of natural variations in climate, as well as crucial context for recent anthropogenic climatic change. </w:t>
      </w:r>
      <w:r w:rsidRPr="001467AB">
        <w:rPr>
          <w:rFonts w:cs="Times New Roman"/>
          <w:lang w:val="en-GB"/>
        </w:rPr>
        <w:t xml:space="preserve">The reconstruction of climate variability and change over recent millennia began in the 1800s </w:t>
      </w:r>
      <w:commentRangeStart w:id="2056"/>
      <w:r>
        <w:rPr>
          <w:rFonts w:cs="Times New Roman"/>
        </w:rPr>
        <w:fldChar w:fldCharType="begin" w:fldLock="1"/>
      </w:r>
      <w:ins w:id="2057" w:author="Robin Matthews" w:date="2021-05-18T17:01:00Z">
        <w:r w:rsidR="00D41CCB">
          <w:rPr>
            <w:rFonts w:cs="Times New Roman"/>
            <w:lang w:val="en-GB"/>
          </w:rPr>
          <w:instrText>ADDIN CSL_CITATION { "citationItems" : [ { "id" : "ITEM-1", "itemData" : { "author" : [ { "dropping-particle" : "", "family" : "Br\u00fcckner", "given" : "Eduard", "non-dropping-particle" : "", "parse-names" : false, "suffix" : "" } ], "id" : "ITEM-1", "issued" : { "date-parts" : [ [ "1890" ] ] }, "number-of-pages" : "324", "publisher" : "Eduard H\u00f6lzel", "publisher-place" : "Vienna and Olm\u00fctz", "title" : "Klima-Schwankungen Seit 1700, Nebst Bemerkungen \u00fcber Die Klimaschwankungen Der Diluvialzeit", "translator" : [ { "dropping-particle" : "", "family" : "H4450", "given" : "Rt4", "non-dropping-particle" : "", "parse-names" : false, "suffix" : "" } ], "type" : "book" }, "uris" : [ "http://www.mendeley.com/documents/?uuid=b2732e09-c7e8-48a8-85c8-8ccd086538ac" ] }, { "id" : "ITEM-2", "itemData" : { "DOI" : "10.1007/978-94-015-9612-1", "editor" : [ { "dropping-particle" : "", "family" : "Stehr", "given" : "Nico", "non-dropping-particle" : "", "parse-names" : false, "suffix" : "" }, { "dropping-particle" : "von", "family" : "Storch", "given" : "Hans", "non-dropping-particle" : "", "parse-names" : false, "suffix" : "" } ], "id" : "ITEM-2", "issued" : { "date-parts" : [ [ "2000" ] ] }, "number-of-pages" : "338", "publisher" : "Springer", "publisher-place" : "Dordrecth, The Netherlands", "title" : "Eduard Br\u00fcckner: The Sources and Consequences of Climate Change and Climate Variability in Historical Times", "translator" : [ { "dropping-particle" : "", "family" : "H2217", "given" : "Rt5", "non-dropping-particle" : "", "parse-names" : false, "suffix" : "" } ], "type" : "book" }, "uris" : [ "http://www.mendeley.com/documents/?uuid=bba86878-7cbf-4a6a-a768-9429d8841629" ] }, { "id" : "ITEM-3", "itemData" : { "DOI" : "10.7208/chicago/9780226555027.001.0001", "author" : [ { "dropping-particle" : "", "family" : "Coen", "given" : "Deborah R.", "non-dropping-particle" : "", "parse-names" : false, "suffix" : "" } ], "id" : "ITEM-3", "issued" : { "date-parts" : [ [ "2018" ] ] }, "number-of-pages" : "423", "publisher" : "University of Chicago Press", "publisher-place" : "Chicago, IL, USA", "title" : "Climate in Motion: Science, Empire, and the Problem of Scale", "translator" : [ { "dropping-particle" : "", "family" : "H4446", "given" : "Rt4", "non-dropping-particle" : "", "parse-names" : false, "suffix" : "" } ], "type" : "book" }, "uris" : [ "http://www.mendeley.com/documents/?uuid=3d8fd14e-478b-4cbd-8f58-7a657e64be87" ] }, { "id" : "ITEM-4", "itemData" : { "DOI" : "10.1093/acrefore/9780190228620.013.716", "author" : [ { "dropping-particle" : "", "family" : "Coen", "given" : "Deborah R.", "non-dropping-particle" : "", "parse-names" : false, "suffix" : "" } ], "container-title" : "Oxford Research Encyclopedia of Climate Science", "id" : "ITEM-4", "issued" : { "date-parts" : [ [ "2020" ] ] }, "publisher" : "Oxford University Press", "publisher-place" : "Oxford, UK", "title" : "The Advent of Climate Science", "translator" : [ { "dropping-particle" : "", "family" : "H4671", "given" : "Rt23", "non-dropping-particle" : "", "parse-names" : false, "suffix" : "" } ], "type" : "entry-encyclopedia" }, "uris" : [ "http://www.mendeley.com/documents/?uuid=a1983844-a058-45d1-baf9-97a4df060d3e" ] } ], "mendeley" : { "formattedCitation" : "(Br\u00fcckner, 1890; Stehr and Storch, 2000; Coen, 2018, 2020)", "manualFormatting" : "(Br\u00fcckner et al., 2000; Br\u00fcckner, 1890; Coen, 2018, 2020)", "plainTextFormattedCitation" : "(Br\u00fcckner, 1890; Stehr and Storch, 2000; Coen, 2018, 2020)", "previouslyFormattedCitation" : "(Br\u00fcckner, 1890; Stehr and Storch, 2000; Coen, 2018, 2020)" }, "properties" : { "noteIndex" : 0 }, "schema" : "https://github.com/citation-style-language/schema/raw/master/csl-citation.json" }</w:instrText>
        </w:r>
      </w:ins>
      <w:del w:id="2058" w:author="Robin Matthews" w:date="2021-05-18T17:01:00Z">
        <w:r w:rsidR="00E81B0B" w:rsidDel="00D41CCB">
          <w:rPr>
            <w:rFonts w:cs="Times New Roman"/>
            <w:lang w:val="en-GB"/>
          </w:rPr>
          <w:delInstrText>ADDIN CSL_CITATION { "citationItems" : [ { "id" : "ITEM-1", "itemData" : { "author" : [ { "dropping-particle" : "", "family" : "Br\u00fcckner", "given" : "Eduard", "non-dropping-particle" : "", "parse-names" : false, "suffix" : "" } ], "id" : "ITEM-1", "issued" : { "date-parts" : [ [ "1890" ] ] }, "number-of-pages" : "324", "publisher" : "Eduard H\u00f6lzel", "publisher-place" : "Vienna and Olm\u00fctz", "title" : "Klima-Schwankungen Seit 1700, Nebst Bemerkungen \u00fcber Die Klimaschwankungen Der Diluvialzeit", "translator" : [ { "dropping-particle" : "", "family" : "H4450", "given" : "Rt4", "non-dropping-particle" : "", "parse-names" : false, "suffix" : "" } ], "type" : "book" }, "uris" : [ "http://www.mendeley.com/documents/?uuid=b2732e09-c7e8-48a8-85c8-8ccd086538ac" ] }, { "id" : "ITEM-2", "itemData" : { "DOI" : "10.1007/978-94-015-9612-1", "editor" : [ { "dropping-particle" : "", "family" : "Stehr", "given" : "Nico", "non-dropping-particle" : "", "parse-names" : false, "suffix" : "" }, { "dropping-particle" : "von", "family" : "Storch", "given" : "Hans", "non-dropping-particle" : "", "parse-names" : false, "suffix" : "" } ], "id" : "ITEM-2", "issued" : { "date-parts" : [ [ "2000" ] ] }, "number-of-pages" : "338", "publisher" : "Springer", "publisher-place" : "Dordrecth, The Netherlands", "title" : "Eduard Br\u00fcckner: The Sources and Consequences of Climate Change and Climate Variability in Historical Times", "translator" : [ { "dropping-particle" : "", "family" : "H2217", "given" : "Rt5", "non-dropping-particle" : "", "parse-names" : false, "suffix" : "" } ], "type" : "book" }, "uris" : [ "http://www.mendeley.com/documents/?uuid=bba86878-7cbf-4a6a-a768-9429d8841629" ] }, { "id" : "ITEM-3", "itemData" : { "DOI" : "10.7208/chicago/9780226555027.001.0001", "author" : [ { "dropping-particle" : "", "family" : "Coen", "given" : "Deborah R.", "non-dropping-particle" : "", "parse-names" : false, "suffix" : "" } ], "id" : "ITEM-3", "issued" : { "date-parts" : [ [ "2018" ] ] }, "number-of-pages" : "423", "publisher" : "University of Chicago Press", "publisher-place" : "Chicago, IL, USA", "title" : "Climate in Motion: Science, Empire, and the Problem of Scale", "translator" : [ { "dropping-particle" : "", "family" : "H4446", "given" : "Rt4", "non-dropping-particle" : "", "parse-names" : false, "suffix" : "" } ], "type" : "book" }, "uris" : [ "http://www.mendeley.com/documents/?uuid=3d8fd14e-478b-4cbd-8f58-7a657e64be87" ] }, { "id" : "ITEM-4", "itemData" : { "DOI" : "10.1093/acrefore/9780190228620.013.716", "author" : [ { "dropping-particle" : "", "family" : "Coen", "given" : "Deborah R.", "non-dropping-particle" : "", "parse-names" : false, "suffix" : "" } ], "container-title" : "Oxford Research Encyclopedia of Climate Science", "id" : "ITEM-4", "issued" : { "date-parts" : [ [ "2020" ] ] }, "publisher" : "Oxford University Press", "publisher-place" : "Oxford, UK", "title" : "The Advent of Climate Science", "translator" : [ { "dropping-particle" : "", "family" : "H4671", "given" : "Rt23", "non-dropping-particle" : "", "parse-names" : false, "suffix" : "" } ], "type" : "entry-encyclopedia" }, "uris" : [ "http://www.mendeley.com/documents/?uuid=a1983844-a058-45d1-baf9-97a4df060d3e" ] } ], "mendeley" : { "formattedCitation" : "(Br\u00fcckner, 1890; Stehr and Storch, 2000; Coen, 2018, 2020)", "manualFormatting" : "(Br\u00fcckner et al., 2000; Br\u00fcckner, 2018 [1890]; Coen, 2018, 2020)", "plainTextFormattedCitation" : "(Br\u00fcckner, 1890; Stehr and Storch, 2000; Coen, 2018, 2020)", "previouslyFormattedCitation" : "(Br\u00fcckner, 1890; Stehr and Storch, 2000; Coen, 2018, 2020)" }, "properties" : { "noteIndex" : 0 }, "schema" : "https://github.com/citation-style-language/schema/raw/master/csl-citation.json" }</w:delInstrText>
        </w:r>
      </w:del>
      <w:r>
        <w:rPr>
          <w:rFonts w:cs="Times New Roman"/>
        </w:rPr>
        <w:fldChar w:fldCharType="separate"/>
      </w:r>
      <w:ins w:id="2059" w:author="Robin Matthews" w:date="2021-05-18T16:02:00Z">
        <w:r w:rsidR="00602365">
          <w:rPr>
            <w:rFonts w:cs="Times New Roman"/>
            <w:noProof/>
            <w:lang w:val="en-GB"/>
          </w:rPr>
          <w:t>(Brückner et al., 2000; Brückner, 1890; Coen, 2018, 2020)</w:t>
        </w:r>
      </w:ins>
      <w:del w:id="2060" w:author="Robin Matthews" w:date="2021-05-18T16:02:00Z">
        <w:r w:rsidRPr="00C421D6" w:rsidDel="00602365">
          <w:rPr>
            <w:rFonts w:cs="Times New Roman"/>
            <w:noProof/>
            <w:lang w:val="en-GB"/>
          </w:rPr>
          <w:delText>(Brückner et al., 2000; Brückner, 2018 [1890]; Coen, 2018, 2020)</w:delText>
        </w:r>
      </w:del>
      <w:r>
        <w:rPr>
          <w:rFonts w:cs="Times New Roman"/>
        </w:rPr>
        <w:fldChar w:fldCharType="end"/>
      </w:r>
      <w:commentRangeEnd w:id="2056"/>
      <w:r w:rsidR="00D41CCB">
        <w:rPr>
          <w:rStyle w:val="CommentReference"/>
        </w:rPr>
        <w:commentReference w:id="2056"/>
      </w:r>
      <w:r w:rsidRPr="00C421D6">
        <w:rPr>
          <w:rFonts w:cs="Times New Roman"/>
          <w:lang w:val="en-GB"/>
        </w:rPr>
        <w:t xml:space="preserve">. </w:t>
      </w:r>
      <w:r w:rsidRPr="00C421D6">
        <w:rPr>
          <w:lang w:val="en-GB"/>
        </w:rPr>
        <w:t xml:space="preserve">In brief, paleoclimatology reveals the key role of </w:t>
      </w:r>
      <w:del w:id="2061" w:author="Ian Blenkinsop" w:date="2021-07-05T10:58:00Z">
        <w:r w:rsidRPr="00C421D6" w:rsidDel="00504B14">
          <w:rPr>
            <w:lang w:val="en-GB"/>
          </w:rPr>
          <w:delText>carbon dioxide</w:delText>
        </w:r>
      </w:del>
      <w:ins w:id="2062" w:author="Ian Blenkinsop" w:date="2021-07-05T10:58:00Z">
        <w:r w:rsidR="00504B14">
          <w:rPr>
            <w:lang w:val="en-GB"/>
          </w:rPr>
          <w:t>CO</w:t>
        </w:r>
        <w:r w:rsidR="00504B14" w:rsidRPr="00504B14">
          <w:rPr>
            <w:vertAlign w:val="subscript"/>
            <w:lang w:val="en-GB"/>
            <w:rPrChange w:id="2063" w:author="Ian Blenkinsop" w:date="2021-07-05T10:58:00Z">
              <w:rPr>
                <w:lang w:val="en-GB"/>
              </w:rPr>
            </w:rPrChange>
          </w:rPr>
          <w:t>2</w:t>
        </w:r>
      </w:ins>
      <w:r w:rsidRPr="00C421D6">
        <w:rPr>
          <w:lang w:val="en-GB"/>
        </w:rPr>
        <w:t xml:space="preserve"> and other greenhouse gases in past climatic variability and change, the magnitude of recent climate change in comparison to past glacial</w:t>
      </w:r>
      <w:del w:id="2064" w:author="Ian Blenkinsop" w:date="2021-07-01T13:08:00Z">
        <w:r w:rsidRPr="00C421D6" w:rsidDel="009C5C5D">
          <w:rPr>
            <w:lang w:val="en-GB"/>
          </w:rPr>
          <w:delText>-</w:delText>
        </w:r>
      </w:del>
      <w:ins w:id="2065" w:author="Ian Blenkinsop" w:date="2021-07-01T13:08:00Z">
        <w:r w:rsidR="009C5C5D">
          <w:rPr>
            <w:lang w:val="en-GB"/>
          </w:rPr>
          <w:t>–</w:t>
        </w:r>
      </w:ins>
      <w:r w:rsidRPr="00C421D6">
        <w:rPr>
          <w:lang w:val="en-GB"/>
        </w:rPr>
        <w:t xml:space="preserve">interglacial cycles, and the </w:t>
      </w:r>
      <w:commentRangeStart w:id="2066"/>
      <w:r w:rsidRPr="00C421D6">
        <w:rPr>
          <w:lang w:val="en-GB"/>
        </w:rPr>
        <w:t>unusual</w:t>
      </w:r>
      <w:r w:rsidR="008D0CC5">
        <w:rPr>
          <w:lang w:val="en-GB"/>
        </w:rPr>
        <w:t>ness</w:t>
      </w:r>
      <w:commentRangeEnd w:id="2066"/>
      <w:r w:rsidR="00504B14">
        <w:rPr>
          <w:rStyle w:val="CommentReference"/>
        </w:rPr>
        <w:commentReference w:id="2066"/>
      </w:r>
      <w:r w:rsidRPr="00C421D6">
        <w:rPr>
          <w:lang w:val="en-GB"/>
        </w:rPr>
        <w:t xml:space="preserve"> </w:t>
      </w:r>
      <w:ins w:id="2067" w:author="Ian Blenkinsop" w:date="2021-07-05T10:59:00Z">
        <w:r w:rsidR="00504B14">
          <w:rPr>
            <w:lang w:val="en-GB"/>
          </w:rPr>
          <w:t xml:space="preserve">of </w:t>
        </w:r>
      </w:ins>
      <w:r w:rsidRPr="00C421D6">
        <w:rPr>
          <w:lang w:val="en-GB"/>
        </w:rPr>
        <w:t>recent climate change (Section 1.2.1.2</w:t>
      </w:r>
      <w:del w:id="2068" w:author="Ian Blenkinsop" w:date="2021-07-12T14:12:00Z">
        <w:r w:rsidRPr="00C421D6" w:rsidDel="001465B6">
          <w:rPr>
            <w:lang w:val="en-GB"/>
          </w:rPr>
          <w:delText xml:space="preserve">; </w:delText>
        </w:r>
      </w:del>
      <w:ins w:id="2069" w:author="Ian Blenkinsop" w:date="2021-07-12T14:12:00Z">
        <w:r w:rsidR="001465B6">
          <w:rPr>
            <w:lang w:val="en-GB"/>
          </w:rPr>
          <w:t xml:space="preserve"> and</w:t>
        </w:r>
        <w:r w:rsidR="001465B6" w:rsidRPr="00C421D6">
          <w:rPr>
            <w:lang w:val="en-GB"/>
          </w:rPr>
          <w:t xml:space="preserve"> </w:t>
        </w:r>
      </w:ins>
      <w:del w:id="2070" w:author="Ian Blenkinsop" w:date="2021-07-05T11:02:00Z">
        <w:r w:rsidRPr="00C421D6" w:rsidDel="00504B14">
          <w:rPr>
            <w:lang w:val="en-GB"/>
          </w:rPr>
          <w:delText xml:space="preserve">Cross </w:delText>
        </w:r>
      </w:del>
      <w:ins w:id="2071" w:author="Ian Blenkinsop" w:date="2021-07-05T11:02:00Z">
        <w:r w:rsidR="00504B14" w:rsidRPr="00C421D6">
          <w:rPr>
            <w:lang w:val="en-GB"/>
          </w:rPr>
          <w:t>Cross</w:t>
        </w:r>
        <w:r w:rsidR="00504B14">
          <w:rPr>
            <w:lang w:val="en-GB"/>
          </w:rPr>
          <w:t>-</w:t>
        </w:r>
      </w:ins>
      <w:r w:rsidRPr="00C421D6">
        <w:rPr>
          <w:lang w:val="en-GB"/>
        </w:rPr>
        <w:t>Chapter Box 2.1</w:t>
      </w:r>
      <w:del w:id="2072" w:author="Ian Blenkinsop" w:date="2021-07-05T11:00:00Z">
        <w:r w:rsidRPr="00C421D6" w:rsidDel="00504B14">
          <w:rPr>
            <w:lang w:val="en-GB"/>
          </w:rPr>
          <w:delText xml:space="preserve"> in Chapter 2</w:delText>
        </w:r>
      </w:del>
      <w:r w:rsidRPr="00C421D6">
        <w:rPr>
          <w:lang w:val="en-GB"/>
        </w:rPr>
        <w:t xml:space="preserve">; </w:t>
      </w:r>
      <w:r>
        <w:fldChar w:fldCharType="begin" w:fldLock="1"/>
      </w:r>
      <w:ins w:id="2073" w:author="Robin Matthews" w:date="2021-05-18T17:07:00Z">
        <w:r w:rsidR="00D41CCB">
          <w:rPr>
            <w:lang w:val="en-GB"/>
          </w:rPr>
          <w:instrText>ADDIN CSL_CITATION { "citationItems" : [ { "id" : "ITEM-1", "itemData" : { "DOI" : "10.1126/science.aay3701", "abstract" : "A major cause of uncertainties in climate projections is our imprecise knowledge of how much warming should occur as a result of a given increase in the amount of carbon dioxide in the atmosphere. Paleoclimate records have the potential to help us sharpen that understanding because they record such a wide variety of environmental conditions. Tierney et al. review the recent advances in data collection, statistics, and modeling that might help us better understand how rising levels of atmospheric carbon dioxide will affect future climate.Science, this issue p. eaay3701BACKGROUNDAnthropogenic emissions are rapidly altering Earth\u2019s climate, pushing it toward a warmer state for which there is no historical precedent. Although no perfect analog exists for such a disruption, Earth\u2019s history includes past climate states\u2014\u201cpaleoclimates\u201d\u2014that hold lessons for the future of our warming world. These periods in Earth\u2019s past span a tremendous range of temperatures, precipitation patterns, cryospheric extent, and biospheric adaptations and are increasingly relevant for improving our understanding of how key elements of the climate system are affected by greenhouse gas levels. The rise of new geochemical and statistical methods, as well as improvements in paleoclimate modeling, allow for formal evaluation of climate models based on paleoclimate data. In particular, given that some of the newest generation of climate models have a high sensitivity to a doubling of atmospheric CO2, there is a renewed role for paleoclimates in constraining equilibrium climate sensitivity (ECS) and its dependence on climate background state.ADVANCESIn the past decade, an increasing number of studies have used paleoclimate temperature and CO2 estimates to infer ECS in the deep past, in both warm and cold climate states. Recent studies support the paradigm that ECS is strongly state-dependent, rising with increased CO2 concentrations. Simulations of past warm climates such as the Eocene further highlight the role that cloud feedbacks play in contributing to high ECS under increased CO2 levels. Paleoclimates have provided critical constraints on the assessment of future ice sheet stability and concomitant sea level rise, including the viability of threshold processes like marine ice cliff instability. Beyond global-scale changes, analyses of past changes in the water cycle have advanced our understanding of dynamical drivers of hydroclimate, which is highly relevant for regional climate proj\u2026", "author" : [ { "dropping-particle" : "", "family" : "Tierney", "given" : "Jessica E", "non-dropping-particle" : "", "parse-names" : false, "suffix" : "" }, { "dropping-particle" : "", "family" : "Poulsen", "given" : "Christopher J", "non-dropping-particle" : "", "parse-names" : false, "suffix" : "" }, { "dropping-particle" : "", "family" : "Monta\u00f1ez", "given" : "Isabel P", "non-dropping-particle" : "", "parse-names" : false, "suffix" : "" }, { "dropping-particle" : "", "family" : "Bhattacharya", "given" : "Tripti", "non-dropping-particle" : "", "parse-names" : false, "suffix" : "" }, { "dropping-particle" : "", "family" : "Feng", "given" : "Ran", "non-dropping-particle" : "", "parse-names" : false, "suffix" : "" }, { "dropping-particle" : "", "family" : "Ford", "given" : "Heather L", "non-dropping-particle" : "", "parse-names" : false, "suffix" : "" }, { "dropping-particle" : "", "family" : "H\u00f6nisch", "given" : "B\u00e4rbel", "non-dropping-particle" : "", "parse-names" : false, "suffix" : "" }, { "dropping-particle" : "", "family" : "Inglis", "given" : "Gordon N", "non-dropping-particle" : "", "parse-names" : false, "suffix" : "" }, { "dropping-particle" : "V", "family" : "Petersen", "given" : "Sierra", "non-dropping-particle" : "", "parse-names" : false, "suffix" : "" }, { "dropping-particle" : "", "family" : "Sagoo", "given" : "Navjit", "non-dropping-particle" : "", "parse-names" : false, "suffix" : "" }, { "dropping-particle" : "", "family" : "Tabor", "given" : "Clay R", "non-dropping-particle" : "", "parse-names" : false, "suffix" : "" }, { "dropping-particle" : "", "family" : "Thirumalai", "given" : "Kaustubh", "non-dropping-particle" : "", "parse-names" : false, "suffix" : "" }, { "dropping-particle" : "", "family" : "Zhu", "given" : "Jiang", "non-dropping-particle" : "", "parse-names" : false, "suffix" : "" }, { "dropping-particle" : "", "family" : "Burls", "given" : "Natalie J", "non-dropping-particle" : "", "parse-names" : false, "suffix" : "" }, { "dropping-particle" : "", "family" : "Foster", "given" : "Gavin L", "non-dropping-particle" : "", "parse-names" : false, "suffix" : "" }, { "dropping-particle" : "", "family" : "Godd\u00e9ris", "given" : "Yves", "non-dropping-particle" : "", "parse-names" : false, "suffix" : "" }, { "dropping-particle" : "", "family" : "Huber", "given" : "Brian T", "non-dropping-particle" : "", "parse-names" : false, "suffix" : "" }, { "dropping-particle" : "", "family" : "Ivany", "given" : "Linda C", "non-dropping-particle" : "", "parse-names" : false, "suffix" : "" }, { "dropping-particle" : "", "family" : "Kirtland Turner", "given" : "Sandra", "non-dropping-particle" : "", "parse-names" : false, "suffix" : "" }, { "dropping-particle" : "", "family" : "Lunt", "given" : "Daniel J", "non-dropping-particle" : "", "parse-names" : false, "suffix" : "" }, { "dropping-particle" : "", "family" : "McElwain", "given" : "Jennifer C", "non-dropping-particle" : "", "parse-names" : false, "suffix" : "" }, { "dropping-particle" : "", "family" : "Mills", "given" : "Benjamin J W", "non-dropping-particle" : "", "parse-names" : false, "suffix" : "" }, { "dropping-particle" : "", "family" : "Otto-Bliesner", "given" : "Bette L", "non-dropping-particle" : "", "parse-names" : false, "suffix" : "" }, { "dropping-particle" : "", "family" : "Ridgwell", "given" : "Andy", "non-dropping-particle" : "", "parse-names" : false, "suffix" : "" }, { "dropping-particle" : "", "family" : "Zhang", "given" : "Yi Ge", "non-dropping-particle" : "", "parse-names" : false, "suffix" : "" } ], "container-title" : "Science", "id" : "ITEM-1", "issue" : "6517", "issued" : { "date-parts" : [ [ "2020", "11", "6" ] ] }, "page" : "eaay3701", "title" : "Past climates inform our future", "translator" : [ { "dropping-particle" : "", "family" : "H4449", "given" : "", "non-dropping-particle" : "", "parse-names" : false, "suffix" : "" } ], "type" : "article-journal", "volume" : "370" }, "uris" : [ "http://www.mendeley.com/documents/?uuid=abb35cdd-838f-4280-9148-6093d1cf99c1" ] } ], "mendeley" : { "formattedCitation" : "(Tierney et al., 2020a)", "manualFormatting" : "Tierney et al., 2020a)", "plainTextFormattedCitation" : "(Tierney et al., 2020a)", "previouslyFormattedCitation" : "(Tierney et al., 2020a)" }, "properties" : { "noteIndex" : 0 }, "schema" : "https://github.com/citation-style-language/schema/raw/master/csl-citation.json" }</w:instrText>
        </w:r>
      </w:ins>
      <w:del w:id="2074" w:author="Robin Matthews" w:date="2021-05-18T17:07:00Z">
        <w:r w:rsidR="00E81B0B" w:rsidDel="00D41CCB">
          <w:rPr>
            <w:lang w:val="en-GB"/>
          </w:rPr>
          <w:delInstrText>ADDIN CSL_CITATION { "citationItems" : [ { "id" : "ITEM-1", "itemData" : { "DOI" : "10.1126/science.aay3701", "abstract" : "A major cause of uncertainties in climate projections is our imprecise knowledge of how much warming should occur as a result of a given increase in the amount of carbon dioxide in the atmosphere. Paleoclimate records have the potential to help us sharpen that understanding because they record such a wide variety of environmental conditions. Tierney et al. review the recent advances in data collection, statistics, and modeling that might help us better understand how rising levels of atmospheric carbon dioxide will affect future climate.Science, this issue p. eaay3701BACKGROUNDAnthropogenic emissions are rapidly altering Earth\u2019s climate, pushing it toward a warmer state for which there is no historical precedent. Although no perfect analog exists for such a disruption, Earth\u2019s history includes past climate states\u2014\u201cpaleoclimates\u201d\u2014that hold lessons for the future of our warming world. These periods in Earth\u2019s past span a tremendous range of temperatures, precipitation patterns, cryospheric extent, and biospheric adaptations and are increasingly relevant for improving our understanding of how key elements of the climate system are affected by greenhouse gas levels. The rise of new geochemical and statistical methods, as well as improvements in paleoclimate modeling, allow for formal evaluation of climate models based on paleoclimate data. In particular, given that some of the newest generation of climate models have a high sensitivity to a doubling of atmospheric CO2, there is a renewed role for paleoclimates in constraining equilibrium climate sensitivity (ECS) and its dependence on climate background state.ADVANCESIn the past decade, an increasing number of studies have used paleoclimate temperature and CO2 estimates to infer ECS in the deep past, in both warm and cold climate states. Recent studies support the paradigm that ECS is strongly state-dependent, rising with increased CO2 concentrations. Simulations of past warm climates such as the Eocene further highlight the role that cloud feedbacks play in contributing to high ECS under increased CO2 levels. Paleoclimates have provided critical constraints on the assessment of future ice sheet stability and concomitant sea level rise, including the viability of threshold processes like marine ice cliff instability. Beyond global-scale changes, analyses of past changes in the water cycle have advanced our understanding of dynamical drivers of hydroclimate, which is highly relevant for regional climate proj\u2026", "author" : [ { "dropping-particle" : "", "family" : "Tierney", "given" : "Jessica E", "non-dropping-particle" : "", "parse-names" : false, "suffix" : "" }, { "dropping-particle" : "", "family" : "Poulsen", "given" : "Christopher J", "non-dropping-particle" : "", "parse-names" : false, "suffix" : "" }, { "dropping-particle" : "", "family" : "Monta\u00f1ez", "given" : "Isabel P", "non-dropping-particle" : "", "parse-names" : false, "suffix" : "" }, { "dropping-particle" : "", "family" : "Bhattacharya", "given" : "Tripti", "non-dropping-particle" : "", "parse-names" : false, "suffix" : "" }, { "dropping-particle" : "", "family" : "Feng", "given" : "Ran", "non-dropping-particle" : "", "parse-names" : false, "suffix" : "" }, { "dropping-particle" : "", "family" : "Ford", "given" : "Heather L", "non-dropping-particle" : "", "parse-names" : false, "suffix" : "" }, { "dropping-particle" : "", "family" : "H\u00f6nisch", "given" : "B\u00e4rbel", "non-dropping-particle" : "", "parse-names" : false, "suffix" : "" }, { "dropping-particle" : "", "family" : "Inglis", "given" : "Gordon N", "non-dropping-particle" : "", "parse-names" : false, "suffix" : "" }, { "dropping-particle" : "V", "family" : "Petersen", "given" : "Sierra", "non-dropping-particle" : "", "parse-names" : false, "suffix" : "" }, { "dropping-particle" : "", "family" : "Sagoo", "given" : "Navjit", "non-dropping-particle" : "", "parse-names" : false, "suffix" : "" }, { "dropping-particle" : "", "family" : "Tabor", "given" : "Clay R", "non-dropping-particle" : "", "parse-names" : false, "suffix" : "" }, { "dropping-particle" : "", "family" : "Thirumalai", "given" : "Kaustubh", "non-dropping-particle" : "", "parse-names" : false, "suffix" : "" }, { "dropping-particle" : "", "family" : "Zhu", "given" : "Jiang", "non-dropping-particle" : "", "parse-names" : false, "suffix" : "" }, { "dropping-particle" : "", "family" : "Burls", "given" : "Natalie J", "non-dropping-particle" : "", "parse-names" : false, "suffix" : "" }, { "dropping-particle" : "", "family" : "Foster", "given" : "Gavin L", "non-dropping-particle" : "", "parse-names" : false, "suffix" : "" }, { "dropping-particle" : "", "family" : "Godd\u00e9ris", "given" : "Yves", "non-dropping-particle" : "", "parse-names" : false, "suffix" : "" }, { "dropping-particle" : "", "family" : "Huber", "given" : "Brian T", "non-dropping-particle" : "", "parse-names" : false, "suffix" : "" }, { "dropping-particle" : "", "family" : "Ivany", "given" : "Linda C", "non-dropping-particle" : "", "parse-names" : false, "suffix" : "" }, { "dropping-particle" : "", "family" : "Kirtland Turner", "given" : "Sandra", "non-dropping-particle" : "", "parse-names" : false, "suffix" : "" }, { "dropping-particle" : "", "family" : "Lunt", "given" : "Daniel J", "non-dropping-particle" : "", "parse-names" : false, "suffix" : "" }, { "dropping-particle" : "", "family" : "McElwain", "given" : "Jennifer C", "non-dropping-particle" : "", "parse-names" : false, "suffix" : "" }, { "dropping-particle" : "", "family" : "Mills", "given" : "Benjamin J W", "non-dropping-particle" : "", "parse-names" : false, "suffix" : "" }, { "dropping-particle" : "", "family" : "Otto-Bliesner", "given" : "Bette L", "non-dropping-particle" : "", "parse-names" : false, "suffix" : "" }, { "dropping-particle" : "", "family" : "Ridgwell", "given" : "Andy", "non-dropping-particle" : "", "parse-names" : false, "suffix" : "" }, { "dropping-particle" : "", "family" : "Zhang", "given" : "Yi Ge", "non-dropping-particle" : "", "parse-names" : false, "suffix" : "" } ], "container-title" : "Science", "id" : "ITEM-1", "issue" : "6517", "issued" : { "date-parts" : [ [ "2020", "11", "6" ] ] }, "page" : "eaay3701", "title" : "Past climates inform our future", "translator" : [ { "dropping-particle" : "", "family" : "H4449", "given" : "", "non-dropping-particle" : "", "parse-names" : false, "suffix" : "" } ], "type" : "article-journal", "volume" : "370" }, "uris" : [ "http://www.mendeley.com/documents/?uuid=abb35cdd-838f-4280-9148-6093d1cf99c1" ] } ], "mendeley" : { "formattedCitation" : "(Tierney et al., 2020a)", "manualFormatting" : "Tierney et al., 2020)", "plainTextFormattedCitation" : "(Tierney et al., 2020a)", "previouslyFormattedCitation" : "(Tierney et al., 2020a)" }, "properties" : { "noteIndex" : 0 }, "schema" : "https://github.com/citation-style-language/schema/raw/master/csl-citation.json" }</w:delInstrText>
        </w:r>
      </w:del>
      <w:r>
        <w:fldChar w:fldCharType="separate"/>
      </w:r>
      <w:ins w:id="2075" w:author="Robin Matthews" w:date="2021-05-18T16:02:00Z">
        <w:r w:rsidR="00602365">
          <w:rPr>
            <w:noProof/>
            <w:lang w:val="en-GB"/>
          </w:rPr>
          <w:t>Tierney et al., 2020</w:t>
        </w:r>
      </w:ins>
      <w:ins w:id="2076" w:author="Robin Matthews" w:date="2021-05-18T17:07:00Z">
        <w:r w:rsidR="00D41CCB">
          <w:rPr>
            <w:noProof/>
            <w:lang w:val="en-GB"/>
          </w:rPr>
          <w:t>a</w:t>
        </w:r>
      </w:ins>
      <w:ins w:id="2077" w:author="Robin Matthews" w:date="2021-05-18T16:02:00Z">
        <w:r w:rsidR="00602365">
          <w:rPr>
            <w:noProof/>
            <w:lang w:val="en-GB"/>
          </w:rPr>
          <w:t>)</w:t>
        </w:r>
      </w:ins>
      <w:del w:id="2078" w:author="Robin Matthews" w:date="2021-05-18T16:02:00Z">
        <w:r w:rsidRPr="00C421D6" w:rsidDel="00602365">
          <w:rPr>
            <w:noProof/>
            <w:lang w:val="en-GB"/>
          </w:rPr>
          <w:delText>Tierney et al., 2020)</w:delText>
        </w:r>
      </w:del>
      <w:r>
        <w:fldChar w:fldCharType="end"/>
      </w:r>
      <w:r w:rsidRPr="00C421D6">
        <w:rPr>
          <w:lang w:val="en-GB"/>
        </w:rPr>
        <w:t>. FAQ 1.3 provides a plain-language summary of its importance.</w:t>
      </w:r>
    </w:p>
    <w:p w14:paraId="22A3BF93" w14:textId="77777777" w:rsidR="00102875" w:rsidRPr="00C421D6" w:rsidRDefault="00102875" w:rsidP="00102875">
      <w:pPr>
        <w:pStyle w:val="AR6BodyText"/>
        <w:rPr>
          <w:lang w:val="en-GB"/>
        </w:rPr>
      </w:pPr>
    </w:p>
    <w:p w14:paraId="7EF93447" w14:textId="504E3F56" w:rsidR="00102875" w:rsidRPr="00C421D6" w:rsidRDefault="00102875" w:rsidP="00102875">
      <w:pPr>
        <w:pStyle w:val="AR6BodyText"/>
        <w:rPr>
          <w:lang w:val="en-GB"/>
        </w:rPr>
      </w:pPr>
      <w:r w:rsidRPr="00C421D6">
        <w:rPr>
          <w:rFonts w:cs="Times New Roman"/>
          <w:lang w:val="en-GB"/>
        </w:rPr>
        <w:t xml:space="preserve">Paleoclimate studies reconstruct the evolution of Earth’s climate over hundreds to </w:t>
      </w:r>
      <w:r w:rsidRPr="00C421D6">
        <w:rPr>
          <w:lang w:val="en-GB"/>
        </w:rPr>
        <w:t>b</w:t>
      </w:r>
      <w:r w:rsidRPr="00C421D6">
        <w:rPr>
          <w:rFonts w:cs="Times New Roman"/>
          <w:lang w:val="en-GB"/>
        </w:rPr>
        <w:t>illions of years using pre-instrumental historical archives, indigenous knowledge and natural archives left behind by geological, chemical</w:t>
      </w:r>
      <w:del w:id="2079" w:author="Ian Blenkinsop" w:date="2021-07-05T11:02:00Z">
        <w:r w:rsidRPr="00C421D6" w:rsidDel="00504B14">
          <w:rPr>
            <w:rFonts w:cs="Times New Roman"/>
            <w:lang w:val="en-GB"/>
          </w:rPr>
          <w:delText>,</w:delText>
        </w:r>
      </w:del>
      <w:r w:rsidRPr="00C421D6">
        <w:rPr>
          <w:rFonts w:cs="Times New Roman"/>
          <w:lang w:val="en-GB"/>
        </w:rPr>
        <w:t xml:space="preserve"> and biological processes (Figure 1.7). Paleoclimatology covers a wide range of temporal scales, ranging from the human historical past (</w:t>
      </w:r>
      <w:r w:rsidRPr="00C421D6">
        <w:rPr>
          <w:lang w:val="en-GB"/>
        </w:rPr>
        <w:t>decades</w:t>
      </w:r>
      <w:r w:rsidRPr="00C421D6">
        <w:rPr>
          <w:rFonts w:cs="Times New Roman"/>
          <w:lang w:val="en-GB"/>
        </w:rPr>
        <w:t xml:space="preserve"> to millennia) to geological deep time (millions to billions of years). Paleoclimate reference periods are presented in </w:t>
      </w:r>
      <w:del w:id="2080" w:author="Ian Blenkinsop" w:date="2021-07-05T11:02:00Z">
        <w:r w:rsidRPr="00C421D6" w:rsidDel="00504B14">
          <w:rPr>
            <w:rFonts w:cs="Times New Roman"/>
            <w:lang w:val="en-GB"/>
          </w:rPr>
          <w:delText xml:space="preserve">Cross </w:delText>
        </w:r>
      </w:del>
      <w:ins w:id="2081" w:author="Ian Blenkinsop" w:date="2021-07-05T11:02:00Z">
        <w:r w:rsidR="00504B14" w:rsidRPr="00C421D6">
          <w:rPr>
            <w:rFonts w:cs="Times New Roman"/>
            <w:lang w:val="en-GB"/>
          </w:rPr>
          <w:t>Cross</w:t>
        </w:r>
        <w:r w:rsidR="00504B14">
          <w:rPr>
            <w:rFonts w:cs="Times New Roman"/>
            <w:lang w:val="en-GB"/>
          </w:rPr>
          <w:t>-</w:t>
        </w:r>
      </w:ins>
      <w:r w:rsidRPr="00C421D6">
        <w:rPr>
          <w:rFonts w:cs="Times New Roman"/>
          <w:lang w:val="en-GB"/>
        </w:rPr>
        <w:t>Chapter Box 2.1</w:t>
      </w:r>
      <w:del w:id="2082" w:author="Ian Blenkinsop" w:date="2021-07-05T11:02:00Z">
        <w:r w:rsidRPr="00C421D6" w:rsidDel="00504B14">
          <w:rPr>
            <w:rFonts w:cs="Times New Roman"/>
            <w:lang w:val="en-GB"/>
          </w:rPr>
          <w:delText xml:space="preserve"> in Chapter 2</w:delText>
        </w:r>
      </w:del>
      <w:r w:rsidRPr="00C421D6">
        <w:rPr>
          <w:rFonts w:cs="Times New Roman"/>
          <w:lang w:val="en-GB"/>
        </w:rPr>
        <w:t>.</w:t>
      </w:r>
    </w:p>
    <w:bookmarkEnd w:id="2054"/>
    <w:p w14:paraId="39578BBE" w14:textId="77777777" w:rsidR="00102875" w:rsidRPr="00C421D6" w:rsidRDefault="00102875" w:rsidP="00102875">
      <w:pPr>
        <w:pStyle w:val="AR6BodyText"/>
        <w:rPr>
          <w:lang w:val="en-GB"/>
        </w:rPr>
      </w:pPr>
    </w:p>
    <w:p w14:paraId="6E98CCEA" w14:textId="4161E4D4" w:rsidR="00102875" w:rsidRPr="00C421D6" w:rsidRDefault="00102875" w:rsidP="00102875">
      <w:pPr>
        <w:pStyle w:val="AR6BodyText"/>
        <w:rPr>
          <w:lang w:val="en-GB"/>
        </w:rPr>
      </w:pPr>
      <w:bookmarkStart w:id="2083" w:name="_Hlk66718427"/>
      <w:r w:rsidRPr="00C421D6">
        <w:rPr>
          <w:rFonts w:cs="Times New Roman"/>
          <w:lang w:val="en-GB"/>
        </w:rPr>
        <w:t>Historical climatology aids near-term paleoclimate reconstructions using media such as diaries, almanacs</w:t>
      </w:r>
      <w:del w:id="2084" w:author="Ian Blenkinsop" w:date="2021-07-05T11:02:00Z">
        <w:r w:rsidRPr="00C421D6" w:rsidDel="00504B14">
          <w:rPr>
            <w:rFonts w:cs="Times New Roman"/>
            <w:lang w:val="en-GB"/>
          </w:rPr>
          <w:delText>,</w:delText>
        </w:r>
      </w:del>
      <w:r w:rsidRPr="00C421D6">
        <w:rPr>
          <w:rFonts w:cs="Times New Roman"/>
          <w:lang w:val="en-GB"/>
        </w:rPr>
        <w:t xml:space="preserve"> and merchant accounts that describe climate-related events such as frosts, thaws, flowering dates, harvests, crop prices</w:t>
      </w:r>
      <w:del w:id="2085" w:author="Ian Blenkinsop" w:date="2021-07-05T11:02:00Z">
        <w:r w:rsidRPr="00C421D6" w:rsidDel="00504B14">
          <w:rPr>
            <w:rFonts w:cs="Times New Roman"/>
            <w:lang w:val="en-GB"/>
          </w:rPr>
          <w:delText>,</w:delText>
        </w:r>
      </w:del>
      <w:r w:rsidRPr="00C421D6">
        <w:rPr>
          <w:rFonts w:cs="Times New Roman"/>
          <w:lang w:val="en-GB"/>
        </w:rPr>
        <w:t xml:space="preserve"> and droughts </w:t>
      </w:r>
      <w:r>
        <w:rPr>
          <w:rFonts w:cs="Times New Roman"/>
        </w:rPr>
        <w:fldChar w:fldCharType="begin" w:fldLock="1"/>
      </w:r>
      <w:r w:rsidR="00E81B0B">
        <w:rPr>
          <w:rFonts w:cs="Times New Roman"/>
          <w:lang w:val="en-GB"/>
        </w:rPr>
        <w:instrText>ADDIN CSL_CITATION { "citationItems" : [ { "id" : "ITEM-1", "itemData" : { "DOI" : "10.1016/0031-0182(65)90004-0", "ISSN" : "00310182", "author" : [ { "dropping-particle" : "", "family" : "Lamb", "given" : "H.H.", "non-dropping-particle" : "", "parse-names" : false, "suffix" : "" } ], "container-title" : "Palaeogeography, Palaeoclimatology, Palaeoecology", "id" : "ITEM-1", "issued" : { "date-parts" : [ [ "1965", "1" ] ] }, "page" : "13-37", "title" : "The early medieval warm epoch and its sequel", "translator" : [ { "dropping-particle" : "", "family" : "H2506", "given" : "", "non-dropping-particle" : "", "parse-names" : false, "suffix" : "" } ], "type" : "article-journal", "volume" : "1" }, "uris" : [ "http://www.mendeley.com/documents/?uuid=92007255-702f-4cca-808c-b297639fea97" ] }, { "id" : "ITEM-2", "itemData" : { "ISBN" : "0-415-12734-3", "author" : [ { "dropping-particle" : "", "family" : "Lamb", "given" : "Hubert H", "non-dropping-particle" : "", "parse-names" : false, "suffix" : "" } ], "id" : "ITEM-2", "issued" : { "date-parts" : [ [ "1995" ] ] }, "note" : "Qc981 .l277 1995\n551.6", "number-of-pages" : "464", "publisher" : "Routledge", "publisher-place" : "London, UK", "title" : "Climate, History, and the Modern World", "translator" : [ { "dropping-particle" : "", "family" : "H2573", "given" : "Rt4", "non-dropping-particle" : "", "parse-names" : false, "suffix" : "" } ], "type" : "book" }, "uris" : [ "http://www.mendeley.com/documents/?uuid=a1fc4b9e-691e-4851-94bb-656d3aa888fd" ] }, { "id" : "ITEM-3", "itemData" : { "author" : [ { "dropping-particle" : "", "family" : "Roy Ladurie", "given" : "Emmanuel", "non-dropping-particle" : "Le", "parse-names" : false, "suffix" : "" } ], "id" : "ITEM-3", "issued" : { "date-parts" : [ [ "1967" ] ] }, "note" : "Times cited: 33", "number-of-pages" : "376", "publisher" : "Flammarion", "publisher-place" : "Paris, France", "title" : "Histoire du climat depuis l'an mil", "translator" : [ { "dropping-particle" : "", "family" : "H2574", "given" : "Rt4", "non-dropping-particle" : "", "parse-names" : false, "suffix" : "" } ], "type" : "book" }, "uris" : [ "http://www.mendeley.com/documents/?uuid=0e8d39ad-cd52-420b-9ce5-704f057e8199" ] }, { "id" : "ITEM-4", "itemData" : { "DOI" : "10.1007/s10584-005-5924-1", "ISSN" : "0165-0009", "abstract" : "This paper discusses the state of European research in historical climatology. This field of science and an overview of its development are described in detail. Special attention is given to the documentary evidence used for data sources, including its drawbacks and advantages. Further, methods and significant results of historical-climatological research, mainly achieved since 1990, are presented. The main focus concentrates on data, methods, definitions of the \"Medieval Warm Period\" and the \"Little Ice Age\", synoptic interpretation of past climates, climatic anomalies and natural disasters, and the vulnerability of economies and societies to climate as well as images and social representations of past weather and climate. The potential of historical climatology for climate modelling research is discussed briefly. Research perspectives in historical climatology are formulated with reference to data, methods, interdisciplinarity and impacts. \u00a9 Springer 2005.", "author" : [ { "dropping-particle" : "", "family" : "Br\u00e1zdil", "given" : "Rudolf", "non-dropping-particle" : "", "parse-names" : false, "suffix" : "" }, { "dropping-particle" : "", "family" : "Pfister", "given" : "Christian", "non-dropping-particle" : "", "parse-names" : false, "suffix" : "" }, { "dropping-particle" : "", "family" : "Wanner", "given" : "Heinz", "non-dropping-particle" : "", "parse-names" : false, "suffix" : "" }, { "dropping-particle" : "Von", "family" : "Storch", "given" : "Hans", "non-dropping-particle" : "", "parse-names" : false, "suffix" : "" }, { "dropping-particle" : "", "family" : "Luterbacher", "given" : "J\u00fcrg", "non-dropping-particle" : "", "parse-names" : false, "suffix" : "" } ], "container-title" : "Climatic Change", "id" : "ITEM-4", "issue" : "3", "issued" : { "date-parts" : [ [ "2005", "6" ] ] }, "page" : "363-430", "title" : "Historical Climatology In Europe \u2013 The State Of The Art", "translator" : [ { "dropping-particle" : "", "family" : "H4071", "given" : "", "non-dropping-particle" : "", "parse-names" : false, "suffix" : "" } ], "type" : "article-journal", "volume" : "70" }, "uris" : [ "http://www.mendeley.com/documents/?uuid=133ec695-894b-4ee7-913a-55be156a2730" ] } ], "mendeley" : { "formattedCitation" : "(Lamb, 1965, 1995; Le Roy Ladurie, 1967; Br\u00e1zdil et al., 2005)", "plainTextFormattedCitation" : "(Lamb, 1965, 1995; Le Roy Ladurie, 1967; Br\u00e1zdil et al., 2005)", "previouslyFormattedCitation" : "(Lamb, 1965, 1995; Le Roy Ladurie, 1967; Br\u00e1zdil et al., 2005)" }, "properties" : { "noteIndex" : 0 }, "schema" : "https://github.com/citation-style-language/schema/raw/master/csl-citation.json" }</w:instrText>
      </w:r>
      <w:r>
        <w:rPr>
          <w:rFonts w:cs="Times New Roman"/>
        </w:rPr>
        <w:fldChar w:fldCharType="separate"/>
      </w:r>
      <w:ins w:id="2086" w:author="Robin Matthews" w:date="2021-05-18T16:02:00Z">
        <w:r w:rsidR="00602365">
          <w:rPr>
            <w:rFonts w:cs="Times New Roman"/>
            <w:noProof/>
            <w:lang w:val="en-GB"/>
          </w:rPr>
          <w:t>(Lamb, 1965, 1995; Le Roy Ladurie, 1967; Brázdil et al., 2005)</w:t>
        </w:r>
      </w:ins>
      <w:del w:id="2087" w:author="Robin Matthews" w:date="2021-05-18T16:02:00Z">
        <w:r w:rsidR="00F8677F" w:rsidRPr="00C421D6" w:rsidDel="00602365">
          <w:rPr>
            <w:rFonts w:cs="Times New Roman"/>
            <w:noProof/>
            <w:lang w:val="en-GB"/>
          </w:rPr>
          <w:delText>(Lamb, 1965, 1995; Le Roy Ladurie, 1967; Brázdil et al., 2005)</w:delText>
        </w:r>
      </w:del>
      <w:r>
        <w:rPr>
          <w:rFonts w:cs="Times New Roman"/>
        </w:rPr>
        <w:fldChar w:fldCharType="end"/>
      </w:r>
      <w:r w:rsidRPr="00C421D6">
        <w:rPr>
          <w:rFonts w:cs="Times New Roman"/>
          <w:lang w:val="en-GB"/>
        </w:rPr>
        <w:t xml:space="preserve">. Meticulous records by Chinese scholars and government workers, for example, have permitted detailed reconstructions of China’s climate back to 1000 CE, and even beyond </w:t>
      </w:r>
      <w:r>
        <w:rPr>
          <w:rFonts w:cs="Times New Roman"/>
        </w:rPr>
        <w:fldChar w:fldCharType="begin" w:fldLock="1"/>
      </w:r>
      <w:r w:rsidR="00E81B0B">
        <w:rPr>
          <w:rFonts w:cs="Times New Roman"/>
          <w:lang w:val="en-GB"/>
        </w:rPr>
        <w:instrText>ADDIN CSL_CITATION { "citationItems" : [ { "id" : "ITEM-1", "itemData" : { "DOI" : "10.1006/jhge.2001.0453", "author" : [ { "dropping-particle" : "", "family" : "Louie", "given" : "Kin-sheun", "non-dropping-particle" : "", "parse-names" : false, "suffix" : "" }, { "dropping-particle" : "", "family" : "Liu", "given" : "Kam-biu", "non-dropping-particle" : "", "parse-names" : false, "suffix" : "" } ], "container-title" : "Journal of Historical Geography", "id" : "ITEM-1", "issue" : "3", "issued" : { "date-parts" : [ [ "2003" ] ] }, "page" : "299-316", "title" : "Earliest historical records of typhoons in China", "translator" : [ { "dropping-particle" : "", "family" : "H3031", "given" : "", "non-dropping-particle" : "", "parse-names" : false, "suffix" : "" } ], "type" : "article-journal", "volume" : "29" }, "uris" : [ "http://www.mendeley.com/documents/?uuid=51d1114f-e2c8-415a-a039-491046800e99" ] }, { "id" : "ITEM-2", "itemData" : { "DOI" : "10.1002/joc.1552", "ISSN" : "08998418", "author" : [ { "dropping-particle" : "", "family" : "Ge", "given" : "Quansheng", "non-dropping-particle" : "", "parse-names" : false, "suffix" : "" }, { "dropping-particle" : "", "family" : "Zheng", "given" : "Jingyun", "non-dropping-particle" : "", "parse-names" : false, "suffix" : "" }, { "dropping-particle" : "", "family" : "Tian", "given" : "Yanyu", "non-dropping-particle" : "", "parse-names" : false, "suffix" : "" }, { "dropping-particle" : "", "family" : "Wu", "given" : "Wenxiang", "non-dropping-particle" : "", "parse-names" : false, "suffix" : "" }, { "dropping-particle" : "", "family" : "Fang", "given" : "Xiuqi", "non-dropping-particle" : "", "parse-names" : false, "suffix" : "" }, { "dropping-particle" : "", "family" : "Wang", "given" : "Wei-Chyung", "non-dropping-particle" : "", "parse-names" : false, "suffix" : "" } ], "container-title" : "International Journal of Climatology", "id" : "ITEM-2", "issue" : "8", "issued" : { "date-parts" : [ [ "2008", "6", "30" ] ] }, "page" : "1007-1024", "title" : "Coherence of climatic reconstruction from historical documents in China by different studies", "translator" : [ { "dropping-particle" : "", "family" : "H2576", "given" : "", "non-dropping-particle" : "", "parse-names" : false, "suffix" : "" } ], "type" : "article-journal", "volume" : "28" }, "uris" : [ "http://www.mendeley.com/documents/?uuid=0ba81036-f7e1-48ab-b996-03c914c53462" ] } ], "mendeley" : { "formattedCitation" : "(Louie and Liu, 2003; Ge et al., 2008)", "plainTextFormattedCitation" : "(Louie and Liu, 2003; Ge et al., 2008)", "previouslyFormattedCitation" : "(Louie and Liu, 2003; Ge et al., 2008)" }, "properties" : { "noteIndex" : 0 }, "schema" : "https://github.com/citation-style-language/schema/raw/master/csl-citation.json" }</w:instrText>
      </w:r>
      <w:r>
        <w:rPr>
          <w:rFonts w:cs="Times New Roman"/>
        </w:rPr>
        <w:fldChar w:fldCharType="separate"/>
      </w:r>
      <w:ins w:id="2088" w:author="Robin Matthews" w:date="2021-05-18T16:02:00Z">
        <w:r w:rsidR="00602365">
          <w:rPr>
            <w:rFonts w:cs="Times New Roman"/>
            <w:noProof/>
            <w:lang w:val="en-GB"/>
          </w:rPr>
          <w:t>(Louie and Liu, 2003; Ge et al., 2008)</w:t>
        </w:r>
      </w:ins>
      <w:del w:id="2089" w:author="Robin Matthews" w:date="2021-05-18T16:02:00Z">
        <w:r w:rsidR="00F8677F" w:rsidRPr="00C421D6" w:rsidDel="00602365">
          <w:rPr>
            <w:rFonts w:cs="Times New Roman"/>
            <w:noProof/>
            <w:lang w:val="en-GB"/>
          </w:rPr>
          <w:delText>(Louie and Liu, 2003; Ge et al., 2008)</w:delText>
        </w:r>
      </w:del>
      <w:r>
        <w:rPr>
          <w:rFonts w:cs="Times New Roman"/>
        </w:rPr>
        <w:fldChar w:fldCharType="end"/>
      </w:r>
      <w:r w:rsidRPr="00C421D6">
        <w:rPr>
          <w:rFonts w:cs="Times New Roman"/>
          <w:lang w:val="en-GB"/>
        </w:rPr>
        <w:t xml:space="preserve">. </w:t>
      </w:r>
      <w:commentRangeStart w:id="2090"/>
      <w:r w:rsidRPr="00C421D6">
        <w:rPr>
          <w:lang w:val="en-GB"/>
        </w:rPr>
        <w:t xml:space="preserve">Climatic phenomena such as large-scale, regionally and temporally distributed warmer and cooler periods of the past 2000 years </w:t>
      </w:r>
      <w:r w:rsidRPr="00C421D6">
        <w:rPr>
          <w:rFonts w:cs="Times New Roman"/>
          <w:lang w:val="en-GB"/>
        </w:rPr>
        <w:t>were originally</w:t>
      </w:r>
      <w:r w:rsidRPr="00C421D6">
        <w:rPr>
          <w:lang w:val="en-GB"/>
        </w:rPr>
        <w:t xml:space="preserve"> </w:t>
      </w:r>
      <w:r w:rsidRPr="00C421D6">
        <w:rPr>
          <w:rFonts w:cs="Times New Roman"/>
          <w:lang w:val="en-GB"/>
        </w:rPr>
        <w:t xml:space="preserve">reconstructed from European historical records </w:t>
      </w:r>
      <w:r>
        <w:rPr>
          <w:rFonts w:cs="Times New Roman"/>
        </w:rPr>
        <w:fldChar w:fldCharType="begin" w:fldLock="1"/>
      </w:r>
      <w:r w:rsidR="00E81B0B">
        <w:rPr>
          <w:rFonts w:cs="Times New Roman"/>
          <w:lang w:val="en-GB"/>
        </w:rPr>
        <w:instrText>ADDIN CSL_CITATION { "citationItems" : [ { "id" : "ITEM-1", "itemData" : { "DOI" : "10.1016/0031-0182(65)90004-0", "ISSN" : "00310182", "author" : [ { "dropping-particle" : "", "family" : "Lamb", "given" : "H.H.", "non-dropping-particle" : "", "parse-names" : false, "suffix" : "" } ], "container-title" : "Palaeogeography, Palaeoclimatology, Palaeoecology", "id" : "ITEM-1", "issued" : { "date-parts" : [ [ "1965", "1" ] ] }, "page" : "13-37", "title" : "The early medieval warm epoch and its sequel", "translator" : [ { "dropping-particle" : "", "family" : "H2506", "given" : "", "non-dropping-particle" : "", "parse-names" : false, "suffix" : "" } ], "type" : "article-journal", "volume" : "1" }, "uris" : [ "http://www.mendeley.com/documents/?uuid=92007255-702f-4cca-808c-b297639fea97" ] }, { "id" : "ITEM-2", "itemData" : { "ISBN" : "0-415-12734-3", "author" : [ { "dropping-particle" : "", "family" : "Lamb", "given" : "Hubert H", "non-dropping-particle" : "", "parse-names" : false, "suffix" : "" } ], "id" : "ITEM-2", "issued" : { "date-parts" : [ [ "1995" ] ] }, "note" : "Qc981 .l277 1995\n551.6", "number-of-pages" : "464", "publisher" : "Routledge", "publisher-place" : "London, UK", "title" : "Climate, History, and the Modern World", "translator" : [ { "dropping-particle" : "", "family" : "H2573", "given" : "Rt4", "non-dropping-particle" : "", "parse-names" : false, "suffix" : "" } ], "type" : "book" }, "uris" : [ "http://www.mendeley.com/documents/?uuid=a1fc4b9e-691e-4851-94bb-656d3aa888fd" ] }, { "id" : "ITEM-3", "itemData" : { "author" : [ { "dropping-particle" : "", "family" : "Roy Ladurie", "given" : "Emmanuel", "non-dropping-particle" : "Le", "parse-names" : false, "suffix" : "" } ], "id" : "ITEM-3", "issued" : { "date-parts" : [ [ "1967" ] ] }, "note" : "Times cited: 33", "number-of-pages" : "376", "publisher" : "Flammarion", "publisher-place" : "Paris, France", "title" : "Histoire du climat depuis l'an mil", "translator" : [ { "dropping-particle" : "", "family" : "H2574", "given" : "Rt4", "non-dropping-particle" : "", "parse-names" : false, "suffix" : "" } ], "type" : "book" }, "uris" : [ "http://www.mendeley.com/documents/?uuid=0e8d39ad-cd52-420b-9ce5-704f057e8199" ] }, { "id" : "ITEM-4", "itemData" : { "DOI" : "10.1038/s41586-019-1401-2", "ISSN" : "0028-0836", "author" : [ { "dropping-particle" : "", "family" : "Neukom", "given" : "Raphael", "non-dropping-particle" : "", "parse-names" : false, "suffix" : "" }, { "dropping-particle" : "", "family" : "Steiger", "given" : "Nathan", "non-dropping-particle" : "", "parse-names" : false, "suffix" : "" }, { "dropping-particle" : "", "family" : "G\u00f3mez-Navarro", "given" : "Juan Jos\u00e9", "non-dropping-particle" : "", "parse-names" : false, "suffix" : "" }, { "dropping-particle" : "", "family" : "Wang", "given" : "Jianghao", "non-dropping-particle" : "", "parse-names" : false, "suffix" : "" }, { "dropping-particle" : "", "family" : "Werner", "given" : "Johannes P.", "non-dropping-particle" : "", "parse-names" : false, "suffix" : "" } ], "container-title" : "Nature", "id" : "ITEM-4", "issue" : "7766", "issued" : { "date-parts" : [ [ "2019", "7", "24" ] ] }, "page" : "550-554", "title" : "No evidence for globally coherent warm and cold periods over the preindustrial Common Era", "translator" : [ { "dropping-particle" : "", "family" : "H3715", "given" : "", "non-dropping-particle" : "", "parse-names" : false, "suffix" : "" } ], "type" : "article-journal", "volume" : "571" }, "uris" : [ "http://www.mendeley.com/documents/?uuid=411c87a2-41ce-4b82-adf4-09575d6f09e1" ] } ], "mendeley" : { "formattedCitation" : "(Lamb, 1965, 1995; Le Roy Ladurie, 1967; Neukom et al., 2019)", "plainTextFormattedCitation" : "(Lamb, 1965, 1995; Le Roy Ladurie, 1967; Neukom et al., 2019)", "previouslyFormattedCitation" : "(Lamb, 1965, 1995; Le Roy Ladurie, 1967; Neukom et al., 2019)" }, "properties" : { "noteIndex" : 0 }, "schema" : "https://github.com/citation-style-language/schema/raw/master/csl-citation.json" }</w:instrText>
      </w:r>
      <w:r>
        <w:rPr>
          <w:rFonts w:cs="Times New Roman"/>
        </w:rPr>
        <w:fldChar w:fldCharType="separate"/>
      </w:r>
      <w:ins w:id="2091" w:author="Robin Matthews" w:date="2021-05-18T16:02:00Z">
        <w:r w:rsidR="00602365">
          <w:rPr>
            <w:rFonts w:cs="Times New Roman"/>
            <w:noProof/>
            <w:lang w:val="en-GB"/>
          </w:rPr>
          <w:t>(Lamb, 1965, 1995; Le Roy Ladurie, 1967; Neukom et al., 2019)</w:t>
        </w:r>
      </w:ins>
      <w:del w:id="2092" w:author="Robin Matthews" w:date="2021-05-18T16:02:00Z">
        <w:r w:rsidR="00F8677F" w:rsidRPr="00C421D6" w:rsidDel="00602365">
          <w:rPr>
            <w:rFonts w:cs="Times New Roman"/>
            <w:noProof/>
            <w:lang w:val="en-GB"/>
          </w:rPr>
          <w:delText>(Lamb, 1965, 1995; Le Roy Ladurie, 1967; Neukom et al., 2019)</w:delText>
        </w:r>
      </w:del>
      <w:r>
        <w:rPr>
          <w:rFonts w:cs="Times New Roman"/>
        </w:rPr>
        <w:fldChar w:fldCharType="end"/>
      </w:r>
      <w:r w:rsidRPr="00C421D6">
        <w:rPr>
          <w:rFonts w:cs="Times New Roman"/>
          <w:lang w:val="en-GB"/>
        </w:rPr>
        <w:t>.</w:t>
      </w:r>
      <w:commentRangeEnd w:id="2090"/>
      <w:r w:rsidR="00115220">
        <w:rPr>
          <w:rStyle w:val="CommentReference"/>
        </w:rPr>
        <w:commentReference w:id="2090"/>
      </w:r>
    </w:p>
    <w:bookmarkEnd w:id="2083"/>
    <w:p w14:paraId="76FA257D" w14:textId="77777777" w:rsidR="00102875" w:rsidRPr="00C421D6" w:rsidRDefault="00102875" w:rsidP="00102875">
      <w:pPr>
        <w:pStyle w:val="AR6BodyText"/>
        <w:rPr>
          <w:lang w:val="en-GB"/>
        </w:rPr>
      </w:pPr>
    </w:p>
    <w:p w14:paraId="757D2F9B" w14:textId="3A0FDA52" w:rsidR="00102875" w:rsidRPr="00C421D6" w:rsidRDefault="00102875" w:rsidP="00102875">
      <w:pPr>
        <w:pStyle w:val="AR6BodyText"/>
        <w:rPr>
          <w:lang w:val="en-GB"/>
        </w:rPr>
      </w:pPr>
      <w:bookmarkStart w:id="2093" w:name="_Hlk66718526"/>
      <w:r w:rsidRPr="00C421D6">
        <w:rPr>
          <w:rFonts w:cs="Times New Roman"/>
          <w:lang w:val="en-GB"/>
        </w:rPr>
        <w:t xml:space="preserve">Indigenous and </w:t>
      </w:r>
      <w:r w:rsidRPr="00C421D6">
        <w:rPr>
          <w:lang w:val="en-GB"/>
        </w:rPr>
        <w:t>local</w:t>
      </w:r>
      <w:r w:rsidRPr="00C421D6">
        <w:rPr>
          <w:rFonts w:cs="Times New Roman"/>
          <w:lang w:val="en-GB"/>
        </w:rPr>
        <w:t xml:space="preserve"> </w:t>
      </w:r>
      <w:r w:rsidRPr="00C421D6">
        <w:rPr>
          <w:lang w:val="en-GB"/>
        </w:rPr>
        <w:t>k</w:t>
      </w:r>
      <w:r w:rsidRPr="00C421D6">
        <w:rPr>
          <w:rFonts w:cs="Times New Roman"/>
          <w:lang w:val="en-GB"/>
        </w:rPr>
        <w:t xml:space="preserve">nowledge </w:t>
      </w:r>
      <w:del w:id="2094" w:author="Ian Blenkinsop" w:date="2021-07-05T11:24:00Z">
        <w:r w:rsidRPr="00C421D6" w:rsidDel="001F1EAE">
          <w:rPr>
            <w:rFonts w:cs="Times New Roman"/>
            <w:lang w:val="en-GB"/>
          </w:rPr>
          <w:delText xml:space="preserve">have </w:delText>
        </w:r>
      </w:del>
      <w:ins w:id="2095" w:author="Ian Blenkinsop" w:date="2021-07-05T11:24:00Z">
        <w:r w:rsidR="001F1EAE">
          <w:rPr>
            <w:rFonts w:cs="Times New Roman"/>
            <w:lang w:val="en-GB"/>
          </w:rPr>
          <w:t xml:space="preserve">has </w:t>
        </w:r>
      </w:ins>
      <w:r w:rsidRPr="00C421D6">
        <w:rPr>
          <w:rFonts w:cs="Times New Roman"/>
          <w:lang w:val="en-GB"/>
        </w:rPr>
        <w:t xml:space="preserve">played an increasing role in historical climatology, especially in areas where instrumental observations are sparse. Peruvian fishermen named the periodic El Niño warm current in the Pacific, </w:t>
      </w:r>
      <w:ins w:id="2096" w:author="Ian Blenkinsop" w:date="2021-07-05T11:15:00Z">
        <w:r w:rsidR="00115220">
          <w:rPr>
            <w:rFonts w:cs="Times New Roman"/>
            <w:lang w:val="en-GB"/>
          </w:rPr>
          <w:t xml:space="preserve">which was </w:t>
        </w:r>
      </w:ins>
      <w:r w:rsidRPr="00C421D6">
        <w:rPr>
          <w:rFonts w:cs="Times New Roman"/>
          <w:lang w:val="en-GB"/>
        </w:rPr>
        <w:t xml:space="preserve">linked by later researchers to the Southern Oscillation </w:t>
      </w:r>
      <w:r>
        <w:rPr>
          <w:rFonts w:cs="Times New Roman"/>
        </w:rPr>
        <w:fldChar w:fldCharType="begin" w:fldLock="1"/>
      </w:r>
      <w:r w:rsidR="00E81B0B">
        <w:rPr>
          <w:rFonts w:cs="Times New Roman"/>
          <w:lang w:val="en-GB"/>
        </w:rPr>
        <w:instrText>ADDIN CSL_CITATION { "citationItems" : [ { "id" : "ITEM-1", "itemData" : { "author" : [ { "dropping-particle" : "", "family" : "Cushman", "given" : "Gregory T.", "non-dropping-particle" : "", "parse-names" : false, "suffix" : "" } ], "container-title" : "Proceedings of the International Commission on History of Meteorology 1.1", "id" : "ITEM-1", "issued" : { "date-parts" : [ [ "2004" ] ] }, "page" : "65-74", "publisher" : "International Commission on the History of Meteorology", "title" : "Enclave Vision: Foreign Networks in Peru and the Internationalization of El Ni\u00f1o Research during the 1920s", "translator" : [ { "dropping-particle" : "", "family" : "H2547", "given" : "Rt9", "non-dropping-particle" : "", "parse-names" : false, "suffix" : "" } ], "type" : "paper-conference" }, "uris" : [ "http://www.mendeley.com/documents/?uuid=4443a4fe-2d0c-4980-be80-a32d64df7ad9" ] } ], "mendeley" : { "formattedCitation" : "(Cushman, 2004)", "plainTextFormattedCitation" : "(Cushman, 2004)", "previouslyFormattedCitation" : "(Cushman, 2004)" }, "properties" : { "noteIndex" : 0 }, "schema" : "https://github.com/citation-style-language/schema/raw/master/csl-citation.json" }</w:instrText>
      </w:r>
      <w:r>
        <w:rPr>
          <w:rFonts w:cs="Times New Roman"/>
        </w:rPr>
        <w:fldChar w:fldCharType="separate"/>
      </w:r>
      <w:ins w:id="2097" w:author="Robin Matthews" w:date="2021-05-18T16:02:00Z">
        <w:r w:rsidR="00602365">
          <w:rPr>
            <w:rFonts w:cs="Times New Roman"/>
            <w:noProof/>
            <w:lang w:val="en-GB"/>
          </w:rPr>
          <w:t>(Cushman, 2004)</w:t>
        </w:r>
      </w:ins>
      <w:del w:id="2098" w:author="Robin Matthews" w:date="2021-05-18T16:02:00Z">
        <w:r w:rsidRPr="00C421D6" w:rsidDel="00602365">
          <w:rPr>
            <w:rFonts w:cs="Times New Roman"/>
            <w:noProof/>
            <w:lang w:val="en-GB"/>
          </w:rPr>
          <w:delText>(Cushman, 2004)</w:delText>
        </w:r>
      </w:del>
      <w:r>
        <w:rPr>
          <w:rFonts w:cs="Times New Roman"/>
        </w:rPr>
        <w:fldChar w:fldCharType="end"/>
      </w:r>
      <w:r w:rsidRPr="00C421D6">
        <w:rPr>
          <w:rFonts w:cs="Times New Roman"/>
          <w:lang w:val="en-GB"/>
        </w:rPr>
        <w:t xml:space="preserve">. Inuit </w:t>
      </w:r>
      <w:r w:rsidRPr="00C421D6">
        <w:rPr>
          <w:rFonts w:cs="Times New Roman"/>
          <w:lang w:val="en-GB"/>
        </w:rPr>
        <w:lastRenderedPageBreak/>
        <w:t xml:space="preserve">communities have contributed to climatic history and </w:t>
      </w:r>
      <w:del w:id="2099" w:author="Ian Blenkinsop" w:date="2021-07-05T11:15:00Z">
        <w:r w:rsidRPr="00C421D6" w:rsidDel="00115220">
          <w:rPr>
            <w:rFonts w:cs="Times New Roman"/>
            <w:lang w:val="en-GB"/>
          </w:rPr>
          <w:delText xml:space="preserve">community </w:delText>
        </w:r>
      </w:del>
      <w:ins w:id="2100" w:author="Ian Blenkinsop" w:date="2021-07-05T11:15:00Z">
        <w:r w:rsidR="00115220" w:rsidRPr="00C421D6">
          <w:rPr>
            <w:rFonts w:cs="Times New Roman"/>
            <w:lang w:val="en-GB"/>
          </w:rPr>
          <w:t>community</w:t>
        </w:r>
        <w:r w:rsidR="00115220">
          <w:rPr>
            <w:rFonts w:cs="Times New Roman"/>
            <w:lang w:val="en-GB"/>
          </w:rPr>
          <w:t>-</w:t>
        </w:r>
      </w:ins>
      <w:r w:rsidRPr="00C421D6">
        <w:rPr>
          <w:rFonts w:cs="Times New Roman"/>
          <w:lang w:val="en-GB"/>
        </w:rPr>
        <w:t xml:space="preserve">based monitoring across the Arctic </w:t>
      </w:r>
      <w:r>
        <w:rPr>
          <w:rFonts w:cs="Times New Roman"/>
        </w:rPr>
        <w:fldChar w:fldCharType="begin" w:fldLock="1"/>
      </w:r>
      <w:r w:rsidR="00E81B0B">
        <w:rPr>
          <w:rFonts w:cs="Times New Roman"/>
          <w:lang w:val="en-GB"/>
        </w:rPr>
        <w:instrText>ADDIN CSL_CITATION { "citationItems" : [ { "id" : "ITEM-1", "itemData" : { "ISBN" : "1475-3057", "abstract" : "Despite much scientific research, a considerable amount of uncertainty exists concerning the rate and extent of climate change in the Arctic, and how change will affect regional climatic processes and northern ecosystems. Can an expanded scope of knowledge and inquiry augment understandings of climate change in the north? The extensive use of the land and the coastal ocean in Inuit communities provides a unique source of local environmental expertise that is guided by generations of experience. Environmental change \u2026", "author" : [ { "dropping-particle" : "", "family" : "Riedlinger", "given" : "Dyanna", "non-dropping-particle" : "", "parse-names" : false, "suffix" : "" }, { "dropping-particle" : "", "family" : "Berkes", "given" : "Fikret", "non-dropping-particle" : "", "parse-names" : false, "suffix" : "" } ], "container-title" : "Polar Record", "id" : "ITEM-1", "issue" : "203", "issued" : { "date-parts" : [ [ "2001" ] ] }, "note" : "Times cited: 325", "page" : "315-328", "publisher" : "Cambridge University Press", "title" : "Contributions of traditional knowledge to understanding climate change in the Canadian Arctic", "translator" : [ { "dropping-particle" : "", "family" : "H3303", "given" : "", "non-dropping-particle" : "", "parse-names" : false, "suffix" : "" } ], "type" : "article-journal", "volume" : "37" }, "uris" : [ "http://www.mendeley.com/documents/?uuid=9269715d-56b3-40db-875b-f717a3d32946" ] }, { "id" : "ITEM-2", "itemData" : { "DOI" : "10.1007/s10584-009-9587-1", "ISSN" : "0165-0009", "author" : [ { "dropping-particle" : "", "family" : "Gearheard", "given" : "Shari", "non-dropping-particle" : "", "parse-names" : false, "suffix" : "" }, { "dropping-particle" : "", "family" : "Pocernich", "given" : "Matthew", "non-dropping-particle" : "", "parse-names" : false, "suffix" : "" }, { "dropping-particle" : "", "family" : "Stewart", "given" : "Ronald", "non-dropping-particle" : "", "parse-names" : false, "suffix" : "" }, { "dropping-particle" : "", "family" : "Sanguya", "given" : "Joelie", "non-dropping-particle" : "", "parse-names" : false, "suffix" : "" }, { "dropping-particle" : "", "family" : "Huntington", "given" : "Henry P.", "non-dropping-particle" : "", "parse-names" : false, "suffix" : "" } ], "container-title" : "Climatic Change", "id" : "ITEM-2", "issue" : "2", "issued" : { "date-parts" : [ [ "2010", "5", "23" ] ] }, "page" : "267-294", "title" : "Linking Inuit knowledge and meteorological station observations to understand changing wind patterns at Clyde River, Nunavut", "translator" : [ { "dropping-particle" : "", "family" : "H3312", "given" : "", "non-dropping-particle" : "", "parse-names" : false, "suffix" : "" } ], "type" : "article-journal", "volume" : "100" }, "uris" : [ "http://www.mendeley.com/documents/?uuid=e9d52703-0494-4815-b76a-b6da1dd248e9" ] } ], "mendeley" : { "formattedCitation" : "(Riedlinger and Berkes, 2001; Gearheard et al., 2010)", "plainTextFormattedCitation" : "(Riedlinger and Berkes, 2001; Gearheard et al., 2010)", "previouslyFormattedCitation" : "(Riedlinger and Berkes, 2001; Gearheard et al., 2010)" }, "properties" : { "noteIndex" : 0 }, "schema" : "https://github.com/citation-style-language/schema/raw/master/csl-citation.json" }</w:instrText>
      </w:r>
      <w:r>
        <w:rPr>
          <w:rFonts w:cs="Times New Roman"/>
        </w:rPr>
        <w:fldChar w:fldCharType="separate"/>
      </w:r>
      <w:ins w:id="2101" w:author="Robin Matthews" w:date="2021-05-18T16:02:00Z">
        <w:r w:rsidR="00602365">
          <w:rPr>
            <w:rFonts w:cs="Times New Roman"/>
            <w:noProof/>
            <w:lang w:val="en-GB"/>
          </w:rPr>
          <w:t>(Riedlinger and Berkes, 2001; Gearheard et al., 2010)</w:t>
        </w:r>
      </w:ins>
      <w:del w:id="2102" w:author="Robin Matthews" w:date="2021-05-18T16:02:00Z">
        <w:r w:rsidR="00F8677F" w:rsidRPr="00C421D6" w:rsidDel="00602365">
          <w:rPr>
            <w:rFonts w:cs="Times New Roman"/>
            <w:noProof/>
            <w:lang w:val="en-GB"/>
          </w:rPr>
          <w:delText>(Riedlinger and Berkes, 2001; Gearheard et al., 2010)</w:delText>
        </w:r>
      </w:del>
      <w:r>
        <w:rPr>
          <w:rFonts w:cs="Times New Roman"/>
        </w:rPr>
        <w:fldChar w:fldCharType="end"/>
      </w:r>
      <w:r w:rsidRPr="00C421D6">
        <w:rPr>
          <w:rFonts w:cs="Times New Roman"/>
          <w:lang w:val="en-GB"/>
        </w:rPr>
        <w:t xml:space="preserve">. Indigenous Australian knowledge of climatic patterns has been offered as a complement to sparse observational records </w:t>
      </w:r>
      <w:r>
        <w:rPr>
          <w:rFonts w:cs="Times New Roman"/>
        </w:rPr>
        <w:fldChar w:fldCharType="begin" w:fldLock="1"/>
      </w:r>
      <w:r w:rsidR="00A94565">
        <w:rPr>
          <w:rFonts w:cs="Times New Roman"/>
          <w:lang w:val="en-GB"/>
        </w:rPr>
        <w:instrText>ADDIN CSL_CITATION { "citationItems" : [ { "id" : "ITEM-1", "itemData" : { "DOI" : "10.1007/s10584-010-9803-z", "ISBN" : "0165-0009", "ISSN" : "0165-0009", "abstract" : "Although the last 200 years of colonisation has brought radical changes in economic and governance structures for thousands of Aboriginal and Torres Strait Islanders living in remote areas of northern Australia, many of these Indigenous people still rely upon, and live closely connected to, their natural environment. Over millennia, living 'on country', many of these communities have developed a sophisticated appreciation of their local ecosystems and the climatic patterns associated with the changes in them. Some of this knowledge is \u2026", "author" : [ { "dropping-particle" : "", "family" : "Green", "given" : "Donna", "non-dropping-particle" : "", "parse-names" : false, "suffix" : "" }, { "dropping-particle" : "", "family" : "Billy", "given" : "Jack", "non-dropping-particle" : "", "parse-names" : false, "suffix" : "" }, { "dropping-particle" : "", "family" : "Tapim", "given" : "Alo", "non-dropping-particle" : "", "parse-names" : false, "suffix" : "" } ], "container-title" : "Climatic Change", "id" : "ITEM-1", "issue" : "2", "issued" : { "date-parts" : [ [ "2010", "5", "13" ] ] }, "note" : "Times cited: 119", "page" : "337-354", "publisher" : "Springer", "title" : "Indigenous Australians\u2019 knowledge of weather and climate", "translator" : [ { "dropping-particle" : "", "family" : "H3101", "given" : "", "non-dropping-particle" : "", "parse-names" : false, "suffix" : "" } ], "type" : "article-journal", "volume" : "100" }, "uris" : [ "http://www.mendeley.com/documents/?uuid=bf8fcf21-cae0-4950-8924-7f391bc60b6b" ] }, { "id" : "ITEM-2", "itemData" : { "DOI" : "10.1002/wcc.255", "author" : [ { "dropping-particle" : "", "family" : "Head", "given" : "Lesley", "non-dropping-particle" : "", "parse-names" : false, "suffix" : "" }, { "dropping-particle" : "", "family" : "Adams", "given" : "Michael", "non-dropping-particle" : "", "parse-names" : false, "suffix" : "" }, { "dropping-particle" : "V", "family" : "Mcgregor", "given" : "Helen", "non-dropping-particle" : "", "parse-names" : false, "suffix" : "" }, { "dropping-particle" : "", "family" : "Toole", "given" : "Stephanie", "non-dropping-particle" : "", "parse-names" : false, "suffix" : "" } ], "container-title" : "WIREs Climate Change", "id" : "ITEM-2", "issue" : "April", "issued" : { "date-parts" : [ [ "2014" ] ] }, "page" : "175-197", "title" : "Climate change and Australia", "translator" : [ { "dropping-particle" : "", "family" : "H2625", "given" : "", "non-dropping-particle" : "", "parse-names" : false, "suffix" : "" } ], "type" : "article-journal", "volume" : "5" }, "uris" : [ "http://www.mendeley.com/documents/?uuid=161da466-9761-470c-9751-05d98dd6897d" ] } ], "mendeley" : { "formattedCitation" : "(Green et al., 2010; Head et al., 2014)", "plainTextFormattedCitation" : "(Green et al., 2010; Head et al., 2014)", "previouslyFormattedCitation" : "(Green et al., 2010; Head et al., 2014)" }, "properties" : { "noteIndex" : 0 }, "schema" : "https://github.com/citation-style-language/schema/raw/master/csl-citation.json" }</w:instrText>
      </w:r>
      <w:r>
        <w:rPr>
          <w:rFonts w:cs="Times New Roman"/>
        </w:rPr>
        <w:fldChar w:fldCharType="separate"/>
      </w:r>
      <w:ins w:id="2103" w:author="Robin Matthews" w:date="2021-05-18T16:02:00Z">
        <w:r w:rsidR="00602365">
          <w:rPr>
            <w:rFonts w:cs="Times New Roman"/>
            <w:noProof/>
            <w:lang w:val="en-GB"/>
          </w:rPr>
          <w:t>(Green et al., 2010; Head et al., 2014)</w:t>
        </w:r>
      </w:ins>
      <w:del w:id="2104" w:author="Robin Matthews" w:date="2021-05-18T16:02:00Z">
        <w:r w:rsidRPr="00C421D6" w:rsidDel="00602365">
          <w:rPr>
            <w:rFonts w:cs="Times New Roman"/>
            <w:noProof/>
            <w:lang w:val="en-GB"/>
          </w:rPr>
          <w:delText>(Green et al., 2010; Head et al., 2014)</w:delText>
        </w:r>
      </w:del>
      <w:r>
        <w:rPr>
          <w:rFonts w:cs="Times New Roman"/>
        </w:rPr>
        <w:fldChar w:fldCharType="end"/>
      </w:r>
      <w:r w:rsidRPr="00C421D6">
        <w:rPr>
          <w:rFonts w:cs="Times New Roman"/>
          <w:lang w:val="en-GB"/>
        </w:rPr>
        <w:t xml:space="preserve">, such as those of sea-level rise </w:t>
      </w:r>
      <w:r>
        <w:rPr>
          <w:rFonts w:cs="Times New Roman"/>
        </w:rPr>
        <w:fldChar w:fldCharType="begin" w:fldLock="1"/>
      </w:r>
      <w:r w:rsidR="00E81B0B">
        <w:rPr>
          <w:rFonts w:cs="Times New Roman"/>
          <w:lang w:val="en-GB"/>
        </w:rPr>
        <w:instrText>ADDIN CSL_CITATION { "citationItems" : [ { "id" : "ITEM-1", "itemData" : { "DOI" : "10.1080/00049182.2015.1077539", "ISSN" : "0004-9182", "author" : [ { "dropping-particle" : "", "family" : "Nunn", "given" : "Patrick D.", "non-dropping-particle" : "", "parse-names" : false, "suffix" : "" }, { "dropping-particle" : "", "family" : "Reid", "given" : "Nicholas J.", "non-dropping-particle" : "", "parse-names" : false, "suffix" : "" } ], "container-title" : "Australian Geographer", "id" : "ITEM-1", "issue" : "1", "issued" : { "date-parts" : [ [ "2016", "1", "2" ] ] }, "page" : "11-47", "title" : "Aboriginal Memories of Inundation of the Australian Coast Dating from More than 7000 Years Ago", "translator" : [ { "dropping-particle" : "", "family" : "H4190", "given" : "", "non-dropping-particle" : "", "parse-names" : false, "suffix" : "" } ], "type" : "article-journal", "volume" : "47" }, "uris" : [ "http://www.mendeley.com/documents/?uuid=05c22cab-3fa8-4833-87f4-9822c3057aab" ] } ], "mendeley" : { "formattedCitation" : "(Nunn and Reid, 2016)", "plainTextFormattedCitation" : "(Nunn and Reid, 2016)", "previouslyFormattedCitation" : "(Nunn and Reid, 2016)" }, "properties" : { "noteIndex" : 0 }, "schema" : "https://github.com/citation-style-language/schema/raw/master/csl-citation.json" }</w:instrText>
      </w:r>
      <w:r>
        <w:rPr>
          <w:rFonts w:cs="Times New Roman"/>
        </w:rPr>
        <w:fldChar w:fldCharType="separate"/>
      </w:r>
      <w:ins w:id="2105" w:author="Robin Matthews" w:date="2021-05-18T16:02:00Z">
        <w:r w:rsidR="00602365">
          <w:rPr>
            <w:rFonts w:cs="Times New Roman"/>
            <w:noProof/>
            <w:lang w:val="en-GB"/>
          </w:rPr>
          <w:t>(Nunn and Reid, 2016)</w:t>
        </w:r>
      </w:ins>
      <w:del w:id="2106" w:author="Robin Matthews" w:date="2021-05-18T16:02:00Z">
        <w:r w:rsidR="00F8677F" w:rsidRPr="00C421D6" w:rsidDel="00602365">
          <w:rPr>
            <w:rFonts w:cs="Times New Roman"/>
            <w:noProof/>
            <w:lang w:val="en-GB"/>
          </w:rPr>
          <w:delText>(Nunn and Reid, 2016)</w:delText>
        </w:r>
      </w:del>
      <w:r>
        <w:rPr>
          <w:rFonts w:cs="Times New Roman"/>
        </w:rPr>
        <w:fldChar w:fldCharType="end"/>
      </w:r>
      <w:r w:rsidRPr="00C421D6">
        <w:rPr>
          <w:rFonts w:cs="Times New Roman"/>
          <w:lang w:val="en-GB"/>
        </w:rPr>
        <w:t xml:space="preserve">. Ongoing research seeks to conduct further dialogue, </w:t>
      </w:r>
      <w:del w:id="2107" w:author="Ian Blenkinsop" w:date="2021-07-05T11:17:00Z">
        <w:r w:rsidRPr="00C421D6" w:rsidDel="00115220">
          <w:rPr>
            <w:lang w:val="en-GB"/>
          </w:rPr>
          <w:delText>utilise</w:delText>
        </w:r>
        <w:r w:rsidRPr="00C421D6" w:rsidDel="00115220">
          <w:rPr>
            <w:rFonts w:cs="Times New Roman"/>
            <w:lang w:val="en-GB"/>
          </w:rPr>
          <w:delText xml:space="preserve"> </w:delText>
        </w:r>
      </w:del>
      <w:ins w:id="2108" w:author="Ian Blenkinsop" w:date="2021-07-05T11:17:00Z">
        <w:r w:rsidR="00115220" w:rsidRPr="00C421D6">
          <w:rPr>
            <w:lang w:val="en-GB"/>
          </w:rPr>
          <w:t>utili</w:t>
        </w:r>
        <w:r w:rsidR="00115220">
          <w:rPr>
            <w:lang w:val="en-GB"/>
          </w:rPr>
          <w:t>z</w:t>
        </w:r>
        <w:r w:rsidR="00115220" w:rsidRPr="00C421D6">
          <w:rPr>
            <w:lang w:val="en-GB"/>
          </w:rPr>
          <w:t>e</w:t>
        </w:r>
        <w:r w:rsidR="00115220" w:rsidRPr="00C421D6">
          <w:rPr>
            <w:rFonts w:cs="Times New Roman"/>
            <w:lang w:val="en-GB"/>
          </w:rPr>
          <w:t xml:space="preserve"> </w:t>
        </w:r>
      </w:ins>
      <w:del w:id="2109" w:author="Ian Blenkinsop" w:date="2021-07-05T11:16:00Z">
        <w:r w:rsidRPr="00C421D6" w:rsidDel="00115220">
          <w:rPr>
            <w:rFonts w:cs="Times New Roman"/>
            <w:lang w:val="en-GB"/>
          </w:rPr>
          <w:delText xml:space="preserve">Indigenous </w:delText>
        </w:r>
      </w:del>
      <w:ins w:id="2110" w:author="Ian Blenkinsop" w:date="2021-07-05T11:16:00Z">
        <w:r w:rsidR="00115220">
          <w:rPr>
            <w:rFonts w:cs="Times New Roman"/>
            <w:lang w:val="en-GB"/>
          </w:rPr>
          <w:t>i</w:t>
        </w:r>
        <w:r w:rsidR="00115220" w:rsidRPr="00C421D6">
          <w:rPr>
            <w:rFonts w:cs="Times New Roman"/>
            <w:lang w:val="en-GB"/>
          </w:rPr>
          <w:t xml:space="preserve">ndigenous </w:t>
        </w:r>
      </w:ins>
      <w:r w:rsidRPr="00C421D6">
        <w:rPr>
          <w:rFonts w:cs="Times New Roman"/>
          <w:lang w:val="en-GB"/>
        </w:rPr>
        <w:t>and</w:t>
      </w:r>
      <w:r w:rsidRPr="00C421D6">
        <w:rPr>
          <w:lang w:val="en-GB"/>
        </w:rPr>
        <w:t xml:space="preserve"> local</w:t>
      </w:r>
      <w:r w:rsidRPr="00C421D6">
        <w:rPr>
          <w:rFonts w:cs="Times New Roman"/>
          <w:lang w:val="en-GB"/>
        </w:rPr>
        <w:t xml:space="preserve"> </w:t>
      </w:r>
      <w:r w:rsidRPr="00C421D6">
        <w:rPr>
          <w:lang w:val="en-GB"/>
        </w:rPr>
        <w:t>k</w:t>
      </w:r>
      <w:r w:rsidRPr="00C421D6">
        <w:rPr>
          <w:rFonts w:cs="Times New Roman"/>
          <w:lang w:val="en-GB"/>
        </w:rPr>
        <w:t>nowledge</w:t>
      </w:r>
      <w:r w:rsidRPr="00C421D6">
        <w:rPr>
          <w:lang w:val="en-GB"/>
        </w:rPr>
        <w:t xml:space="preserve"> as an independent line of evidence complementing scientific understanding, </w:t>
      </w:r>
      <w:r w:rsidRPr="00C421D6">
        <w:rPr>
          <w:rFonts w:cs="Times New Roman"/>
          <w:lang w:val="en-GB"/>
        </w:rPr>
        <w:t xml:space="preserve">and analyse </w:t>
      </w:r>
      <w:r w:rsidRPr="00C421D6">
        <w:rPr>
          <w:lang w:val="en-GB"/>
        </w:rPr>
        <w:t>their</w:t>
      </w:r>
      <w:r w:rsidRPr="00C421D6">
        <w:rPr>
          <w:rFonts w:cs="Times New Roman"/>
          <w:lang w:val="en-GB"/>
        </w:rPr>
        <w:t xml:space="preserve"> utility for multiple purposes, especially adaptation </w:t>
      </w:r>
      <w:r>
        <w:rPr>
          <w:rFonts w:cs="Times New Roman"/>
        </w:rPr>
        <w:fldChar w:fldCharType="begin" w:fldLock="1"/>
      </w:r>
      <w:r w:rsidR="00A94565">
        <w:rPr>
          <w:rFonts w:cs="Times New Roman"/>
          <w:lang w:val="en-GB"/>
        </w:rPr>
        <w:instrText>ADDIN CSL_CITATION { "citationItems" : [ { "id" : "ITEM-1", "itemData" : { "DOI" : "10.1007/s10584-006-9064-z", "ISSN" : "0165-0009", "author" : [ { "dropping-particle" : "", "family" : "Laidler", "given" : "Gita J.", "non-dropping-particle" : "", "parse-names" : false, "suffix" : "" } ], "container-title" : "Climatic Change", "id" : "ITEM-1", "issue" : "2-4", "issued" : { "date-parts" : [ [ "2006", "9", "28" ] ] }, "page" : "407-444", "title" : "Inuit and Scientific Perspectives on the Relationship Between Sea Ice and Climate Change: The Ideal Complement?", "translator" : [ { "dropping-particle" : "", "family" : "H3313", "given" : "", "non-dropping-particle" : "", "parse-names" : false, "suffix" : "" } ], "type" : "article-journal", "volume" : "78" }, "uris" : [ "http://www.mendeley.com/documents/?uuid=59311d76-49e2-4055-bc21-5f21255e7762" ] }, { "id" : "ITEM-2", "itemData" : { "DOI" : "10.1525/bio.2011.61.6.10", "ISSN" : "1525-3244", "author" : [ { "dropping-particle" : "", "family" : "Alexander", "given" : "Clarence", "non-dropping-particle" : "", "parse-names" : false, "suffix" : "" }, { "dropping-particle" : "", "family" : "Bynum", "given" : "Nora", "non-dropping-particle" : "", "parse-names" : false, "suffix" : "" }, { "dropping-particle" : "", "family" : "Johnson", "given" : "Elizabeth", "non-dropping-particle" : "", "parse-names" : false, "suffix" : "" }, { "dropping-particle" : "", "family" : "King", "given" : "Ursula", "non-dropping-particle" : "", "parse-names" : false, "suffix" : "" }, { "dropping-particle" : "", "family" : "Mustonen", "given" : "Tero", "non-dropping-particle" : "", "parse-names" : false, "suffix" : "" }, { "dropping-particle" : "", "family" : "Neofotis", "given" : "Peter", "non-dropping-particle" : "", "parse-names" : false, "suffix" : "" }, { "dropping-particle" : "", "family" : "Oettl\u00e9", "given" : "Noel", "non-dropping-particle" : "", "parse-names" : false, "suffix" : "" }, { "dropping-particle" : "", "family" : "Rosenzweig", "given" : "Cynthia", "non-dropping-particle" : "", "parse-names" : false, "suffix" : "" }, { "dropping-particle" : "", "family" : "Sakakibara", "given" : "Chie", "non-dropping-particle" : "", "parse-names" : false, "suffix" : "" }, { "dropping-particle" : "", "family" : "Shadrin", "given" : "Vyacheslav", "non-dropping-particle" : "", "parse-names" : false, "suffix" : "" }, { "dropping-particle" : "", "family" : "Vicarelli", "given" : "Marta", "non-dropping-particle" : "", "parse-names" : false, "suffix" : "" }, { "dropping-particle" : "", "family" : "Waterhouse", "given" : "Jon", "non-dropping-particle" : "", "parse-names" : false, "suffix" : "" }, { "dropping-particle" : "", "family" : "Weeks", "given" : "Brian", "non-dropping-particle" : "", "parse-names" : false, "suffix" : "" } ], "container-title" : "BioScience", "id" : "ITEM-2", "issue" : "6", "issued" : { "date-parts" : [ [ "2011", "6" ] ] }, "page" : "477-484", "title" : "Linking Indigenous and Scientific Knowledge of Climate Change", "translator" : [ { "dropping-particle" : "", "family" : "H3439", "given" : "", "non-dropping-particle" : "", "parse-names" : false, "suffix" : "" } ], "type" : "article-journal", "volume" : "61" }, "uris" : [ "http://www.mendeley.com/documents/?uuid=af26a7e6-ff3f-4fcc-8788-661761310cb5" ] }, { "id" : "ITEM-3", "itemData" : { "DOI" : "https://www.ipcc.ch/srocc", "author" : [ { "dropping-particle" : "", "family" : "IPCC", "given" : "", "non-dropping-particle" : "", "parse-names" : false, "suffix" : "" } ], "container-title" : "IPCC Special Report on the Ocean and Cryosphere in a Changing Climate", "editor" : [ { "dropping-particle" : "", "family" : "Po\u0308rtner", "given" : "H.-O.",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"Alegri\u0301a", "given" : "A.", "non-dropping-particle" : "", "parse-names" : false, "suffix" : "" }, { "dropping-particle" : "", "family" : "Nicolai", "given" : "M.", "non-dropping-particle" : "", "parse-names" : false, "suffix" : "" }, { "dropping-particle" : "", "family" : "Okem", "given" : "A.", "non-dropping-particle" : "", "parse-names" : false, "suffix" : "" }, { "dropping-particle" : "", "family" : "Petzold", "given" : "J.", "non-dropping-particle" : "", "parse-names" : false, "suffix" : "" }, { "dropping-particle" : "", "family" : "Rama", "given" : "B.", "non-dropping-particle" : "", "parse-names" : false, "suffix" : "" }, { "dropping-particle" : "", "family" : "Weyer", "given" : "N.M.", "non-dropping-particle" : "", "parse-names" : false, "suffix" : "" } ], "id" : "ITEM-3", "issued" : { "date-parts" : [ [ "2019" ] ] }, "page" : "755", "publisher" : "In Press", "title" : "Summary for Policymakers", "translator" : [ { "dropping-particle" : "", "family" : "H4630", "given" : "Rt12", "non-dropping-particle" : "", "parse-names" : false, "suffix" : "" } ], "type" : "chapter" }, "uris" : [ "http://www.mendeley.com/documents/?uuid=2c35c46c-e7e6-4d17-91d6-13ef354f0985" ] } ], "mendeley" : { "formattedCitation" : "(Laidler, 2006; Alexander et al., 2011; IPCC, 2019c)", "plainTextFormattedCitation" : "(Laidler, 2006; Alexander et al., 2011; IPCC, 2019c)", "previouslyFormattedCitation" : "(Laidler, 2006; Alexander et al., 2011; IPCC, 2019c)" }, "properties" : { "noteIndex" : 0 }, "schema" : "https://github.com/citation-style-language/schema/raw/master/csl-citation.json" }</w:instrText>
      </w:r>
      <w:r>
        <w:rPr>
          <w:rFonts w:cs="Times New Roman"/>
        </w:rPr>
        <w:fldChar w:fldCharType="separate"/>
      </w:r>
      <w:ins w:id="2111" w:author="Robin Matthews" w:date="2021-05-18T16:02:00Z">
        <w:r w:rsidR="00602365">
          <w:rPr>
            <w:rFonts w:cs="Times New Roman"/>
            <w:noProof/>
            <w:lang w:val="en-GB"/>
          </w:rPr>
          <w:t>(Laidler, 2006; Alexander et al., 2011; IPCC, 2019c)</w:t>
        </w:r>
      </w:ins>
      <w:del w:id="2112" w:author="Robin Matthews" w:date="2021-05-18T16:02:00Z">
        <w:r w:rsidR="0098039D" w:rsidRPr="00C421D6" w:rsidDel="00602365">
          <w:rPr>
            <w:rFonts w:cs="Times New Roman"/>
            <w:noProof/>
            <w:lang w:val="en-GB"/>
          </w:rPr>
          <w:delText>(Laidler, 2006; Alexander et al., 2011; IPCC, 2019c)</w:delText>
        </w:r>
      </w:del>
      <w:r>
        <w:rPr>
          <w:rFonts w:cs="Times New Roman"/>
        </w:rPr>
        <w:fldChar w:fldCharType="end"/>
      </w:r>
      <w:r w:rsidRPr="00C421D6">
        <w:rPr>
          <w:rFonts w:cs="Times New Roman"/>
          <w:lang w:val="en-GB"/>
        </w:rPr>
        <w:t>.</w:t>
      </w:r>
      <w:r w:rsidRPr="00FA4D8D">
        <w:rPr>
          <w:rFonts w:cs="Times New Roman"/>
          <w:lang w:val="en-GB"/>
        </w:rPr>
        <w:t xml:space="preserve"> </w:t>
      </w:r>
      <w:r w:rsidRPr="00C421D6">
        <w:rPr>
          <w:lang w:val="en-GB"/>
        </w:rPr>
        <w:t>I</w:t>
      </w:r>
      <w:r w:rsidRPr="00C421D6">
        <w:rPr>
          <w:rFonts w:cs="Times New Roman"/>
          <w:lang w:val="en-GB"/>
        </w:rPr>
        <w:t>ndigenous and</w:t>
      </w:r>
      <w:r w:rsidRPr="00C421D6">
        <w:rPr>
          <w:lang w:val="en-GB"/>
        </w:rPr>
        <w:t xml:space="preserve"> local</w:t>
      </w:r>
      <w:r w:rsidRPr="00C421D6">
        <w:rPr>
          <w:rFonts w:cs="Times New Roman"/>
          <w:lang w:val="en-GB"/>
        </w:rPr>
        <w:t xml:space="preserve"> </w:t>
      </w:r>
      <w:r w:rsidRPr="00C421D6">
        <w:rPr>
          <w:lang w:val="en-GB"/>
        </w:rPr>
        <w:t>k</w:t>
      </w:r>
      <w:r w:rsidRPr="00C421D6">
        <w:rPr>
          <w:rFonts w:cs="Times New Roman"/>
          <w:lang w:val="en-GB"/>
        </w:rPr>
        <w:t>nowledge</w:t>
      </w:r>
      <w:r w:rsidRPr="00C421D6">
        <w:rPr>
          <w:lang w:val="en-GB"/>
        </w:rPr>
        <w:t xml:space="preserve"> </w:t>
      </w:r>
      <w:del w:id="2113" w:author="Ian Blenkinsop" w:date="2021-07-05T11:25:00Z">
        <w:r w:rsidRPr="00C421D6" w:rsidDel="001F1EAE">
          <w:rPr>
            <w:lang w:val="en-GB"/>
          </w:rPr>
          <w:delText>are</w:delText>
        </w:r>
        <w:r w:rsidRPr="00C421D6" w:rsidDel="001F1EAE">
          <w:rPr>
            <w:rFonts w:cs="Times New Roman"/>
            <w:lang w:val="en-GB"/>
          </w:rPr>
          <w:delText xml:space="preserve"> </w:delText>
        </w:r>
      </w:del>
      <w:ins w:id="2114" w:author="Ian Blenkinsop" w:date="2021-07-05T11:25:00Z">
        <w:r w:rsidR="001F1EAE">
          <w:rPr>
            <w:lang w:val="en-GB"/>
          </w:rPr>
          <w:t xml:space="preserve">is </w:t>
        </w:r>
      </w:ins>
      <w:r w:rsidRPr="00C421D6">
        <w:rPr>
          <w:rFonts w:cs="Times New Roman"/>
          <w:lang w:val="en-GB"/>
        </w:rPr>
        <w:t xml:space="preserve">used most extensively by </w:t>
      </w:r>
      <w:r w:rsidRPr="00C421D6">
        <w:rPr>
          <w:lang w:val="en-GB"/>
        </w:rPr>
        <w:t xml:space="preserve">IPCC </w:t>
      </w:r>
      <w:del w:id="2115" w:author="Ian Blenkinsop" w:date="2021-07-13T15:06:00Z">
        <w:r w:rsidRPr="00C421D6" w:rsidDel="001F34B3">
          <w:rPr>
            <w:lang w:val="en-GB"/>
          </w:rPr>
          <w:delText xml:space="preserve">Working Group </w:delText>
        </w:r>
      </w:del>
      <w:ins w:id="2116" w:author="Ian Blenkinsop" w:date="2021-07-13T15:06:00Z">
        <w:r w:rsidR="001F34B3">
          <w:rPr>
            <w:lang w:val="en-GB"/>
          </w:rPr>
          <w:t>WG</w:t>
        </w:r>
      </w:ins>
      <w:r w:rsidRPr="00C421D6">
        <w:rPr>
          <w:lang w:val="en-GB"/>
        </w:rPr>
        <w:t>II.</w:t>
      </w:r>
    </w:p>
    <w:p w14:paraId="5E984F9B" w14:textId="77777777" w:rsidR="00102875" w:rsidRPr="00C421D6" w:rsidRDefault="00102875" w:rsidP="00102875">
      <w:pPr>
        <w:pStyle w:val="AR6BodyText"/>
        <w:rPr>
          <w:lang w:val="en-GB"/>
        </w:rPr>
      </w:pPr>
    </w:p>
    <w:p w14:paraId="1432E8B8" w14:textId="682D0703" w:rsidR="00102875" w:rsidRPr="00C421D6" w:rsidRDefault="00102875" w:rsidP="00102875">
      <w:pPr>
        <w:pStyle w:val="AR6BodyText"/>
        <w:rPr>
          <w:lang w:val="en-GB"/>
        </w:rPr>
      </w:pPr>
      <w:bookmarkStart w:id="2117" w:name="_Hlk66718598"/>
      <w:bookmarkEnd w:id="2093"/>
      <w:r w:rsidRPr="00C421D6">
        <w:rPr>
          <w:lang w:val="en-GB"/>
        </w:rPr>
        <w:t>Certain</w:t>
      </w:r>
      <w:r w:rsidRPr="00C421D6">
        <w:rPr>
          <w:rFonts w:cs="Times New Roman"/>
          <w:lang w:val="en-GB"/>
        </w:rPr>
        <w:t xml:space="preserve"> geological </w:t>
      </w:r>
      <w:r w:rsidRPr="00C421D6">
        <w:rPr>
          <w:lang w:val="en-GB"/>
        </w:rPr>
        <w:t>and</w:t>
      </w:r>
      <w:r w:rsidRPr="00C421D6">
        <w:rPr>
          <w:rFonts w:cs="Times New Roman"/>
          <w:lang w:val="en-GB"/>
        </w:rPr>
        <w:t xml:space="preserve"> biological materials preserve evidence of past climate changes. These </w:t>
      </w:r>
      <w:r w:rsidRPr="00C421D6">
        <w:rPr>
          <w:lang w:val="en-GB"/>
        </w:rPr>
        <w:t>‘natural archives’</w:t>
      </w:r>
      <w:r w:rsidRPr="00C421D6">
        <w:rPr>
          <w:rFonts w:cs="Times New Roman"/>
          <w:lang w:val="en-GB"/>
        </w:rPr>
        <w:t xml:space="preserve"> include corals, trees, glacier ice, speleothems</w:t>
      </w:r>
      <w:r w:rsidRPr="00C421D6">
        <w:rPr>
          <w:lang w:val="en-GB"/>
        </w:rPr>
        <w:t xml:space="preserve"> (stalactites and stalagmites)</w:t>
      </w:r>
      <w:r w:rsidRPr="00C421D6">
        <w:rPr>
          <w:rFonts w:cs="Times New Roman"/>
          <w:lang w:val="en-GB"/>
        </w:rPr>
        <w:t>, loess deposits (dust sediments), fossil pollen, peat, lake sediment</w:t>
      </w:r>
      <w:del w:id="2118" w:author="Ian Blenkinsop" w:date="2021-07-05T11:22:00Z">
        <w:r w:rsidRPr="00C421D6" w:rsidDel="00115220">
          <w:rPr>
            <w:rFonts w:cs="Times New Roman"/>
            <w:lang w:val="en-GB"/>
          </w:rPr>
          <w:delText>,</w:delText>
        </w:r>
      </w:del>
      <w:r w:rsidRPr="00C421D6">
        <w:rPr>
          <w:rFonts w:cs="Times New Roman"/>
          <w:lang w:val="en-GB"/>
        </w:rPr>
        <w:t xml:space="preserve"> and marine sediment </w:t>
      </w:r>
      <w:r>
        <w:rPr>
          <w:rFonts w:cs="Times New Roman"/>
        </w:rPr>
        <w:fldChar w:fldCharType="begin" w:fldLock="1"/>
      </w:r>
      <w:r w:rsidR="00A94565">
        <w:rPr>
          <w:rFonts w:cs="Times New Roman"/>
          <w:lang w:val="en-GB"/>
        </w:rPr>
        <w:instrText>ADDIN CSL_CITATION { "citationItems" : [ { "id" : "ITEM-1", "itemData" : { "DOI" : "10.1126/science.149.3683.533", "ISSN" : "0036-8075", "author" : [ { "dropping-particle" : "", "family" : "Stuiver", "given" : "M.", "non-dropping-particle" : "", "parse-names" : false, "suffix" : "" } ], "container-title" : "Science", "id" : "ITEM-1", "issue" : "3683", "issued" : { "date-parts" : [ [ "1965", "7", "30" ] ] }, "page" : "533-534", "title" : "Carbon-14 Content of 18th- and 19th-Century Wood: Variations Correlated with Sunspot Activity", "translator" : [ { "dropping-particle" : "", "family" : "H2922", "given" : "", "non-dropping-particle" : "", "parse-names" : false, "suffix" : "" } ], "type" : "article-journal", "volume" : "149" }, "uris" : [ "http://www.mendeley.com/documents/?uuid=32b9576d-1921-456f-bb02-18bfb225d2b6" ] }, { "id" : "ITEM-2", "itemData" : { "DOI" : "10.1126/science.192.4245.1189", "ISSN" : "0036-8075", "author" : [ { "dropping-particle" : "", "family" : "Eddy", "given" : "J. A.", "non-dropping-particle" : "", "parse-names" : false, "suffix" : "" } ], "container-title" : "Science", "id" : "ITEM-2", "issue" : "4245", "issued" : { "date-parts" : [ [ "1976", "6", "18" ] ] }, "page" : "1189-1202", "title" : "The Maunder Minimum", "translator" : [ { "dropping-particle" : "", "family" : "H2924", "given" : "", "non-dropping-particle" : "", "parse-names" : false, "suffix" : "" } ], "type" : "article-journal", "volume" : "192" }, "uris" : [ "http://www.mendeley.com/documents/?uuid=094b3eb5-12e7-4b55-b0d5-a11e15d24db5" ] }, { "id" : "ITEM-3", "itemData" : { "DOI" : "10.1126/science.1064618", "ISBN" : "0036-8075", "ISSN" : "00368075", "PMID" : "11743199", "abstract" : "Oxygen isotope records of five stalagmites from Hulu Cave near Nanjing bear a remarkable resemblance to oxygen isotope records from Greenland ice cores, suggesting that East Asian Monsoon intensity changed in concert with Greenland temperature between 11,000 and 75,000 years before the present (yr. B.P.). Between 11,000 and 30,000 yr. B.P., the timing of changes in the monsoon, as established with Th-230 dates, generally agrees with the timing of temperature changes from the Greenland Ice Sheet Project Two (GISP2) core, which supports GISP2's chronology in this interval. Our record links North Atlantic climate with the meridional transport of heat and moisture from the warmest part of the ocean where the summer East Asian Monsoon originates.", "author" : [ { "dropping-particle" : "", "family" : "Wang", "given" : "Y. J.", "non-dropping-particle" : "", "parse-names" : false, "suffix" : "" }, { "dropping-particle" : "", "family" : "Cheng", "given" : "H.", "non-dropping-particle" : "", "parse-names" : false, "suffix" : "" }, { "dropping-particle" : "", "family" : "Edwards", "given" : "R. L.", "non-dropping-particle" : "", "parse-names" : false, "suffix" : "" }, { "dropping-particle" : "", "family" : "An", "given" : "Z. S.", "non-dropping-particle" : "", "parse-names" : false, "suffix" : "" }, { "dropping-particle" : "", "family" : "Wu", "given" : "J. Y.", "non-dropping-particle" : "", "parse-names" : false, "suffix" : "" }, { "dropping-particle" : "", "family" : "Shen", "given" : "C. C.", "non-dropping-particle" : "", "parse-names" : false, "suffix" : "" }, { "dropping-particle" : "", "family" : "Dorale", "given" : "J. A.", "non-dropping-particle" : "", "parse-names" : false, "suffix" : "" } ], "container-title" : "Science", "id" : "ITEM-3", "issue" : "5550", "issued" : { "date-parts" : [ [ "2001" ] ] }, "page" : "2345-2348", "title" : "A high-resolution absolute-dated late pleistocene monsoon record from Hulu Cave, China", "translator" : [ { "dropping-particle" : "", "family" : "H3141", "given" : "", "non-dropping-particle" : "", "parse-names" : false, "suffix" : "" } ], "type" : "article-journal", "volume" : "294" }, "uris" : [ "http://www.mendeley.com/documents/?uuid=98dcc00b-e3f5-3ddd-9d4f-f641356a5776" ] }, { "id" : "ITEM-4", "itemData" : { "DOI" : "10.1126/science.1059725", "ISSN" : "00368075", "author" : [ { "dropping-particle" : "", "family" : "Haug", "given" : "G. H.", "non-dropping-particle" : "", "parse-names" : false, "suffix" : "" }, { "dropping-particle" : "", "family" : "Hughen", "given" : "K.A.", "non-dropping-particle" : "", "parse-names" : false, "suffix" : "" }, { "dropping-particle" : "", "family" : "Sigman", "given" : "D.M.", "non-dropping-particle" : "", "parse-names" : false, "suffix" : "" }, { "dropping-particle" : "", "family" : "Peterson", "given" : "L.C.", "non-dropping-particle" : "", "parse-names" : false, "suffix" : "" }, { "dropping-particle" : "", "family" : "R\u00f6hl", "given" : "U.", "non-dropping-particle" : "", "parse-names" : false, "suffix" : "" } ], "container-title" : "Science", "id" : "ITEM-4", "issue" : "5533", "issued" : { "date-parts" : [ [ "2001", "8", "17" ] ] }, "page" : "1304-1308", "title" : "Southward Migration of the Intertropical Convergence Zone Through the Holocene", "translator" : [ { "dropping-particle" : "", "family" : "H4359", "given" : "", "non-dropping-particle" : "", "parse-names" : false, "suffix" : "" } ], "type" : "article-journal", "volume" : "293" }, "uris" : [ "http://www.mendeley.com/documents/?uuid=d4f36b55-82b9-4d52-83e3-a35efaaf0534" ] }, { "id" : "ITEM-5", "itemData" : { "DOI" : "10.1177/0959683608098952", "ISSN" : "0959-6836", "author" : [ { "dropping-particle" : "", "family" : "Jones", "given" : "P.D.", "non-dropping-particle" : "", "parse-names" : false, "suffix" : "" }, { "dropping-particle" : "", "family" : "Briffa", "given" : "K.R.", "non-dropping-particle" : "", "parse-names" : false, "suffix" : "" }, { "dropping-particle" : "", "family" : "Osborn", "given" : "T.J.", "non-dropping-particle" : "", "parse-names" : false, "suffix" : "" }, { "dropping-particle" : "", "family" : "Lough", "given" : "J.M.", "non-dropping-particle" : "", "parse-names" : false, "suffix" : "" }, { "dropping-particle" : "", "family" : "Ommen", "given" : "T.D.", "non-dropping-particle" : "van", "parse-names" : false, "suffix" : "" }, { "dropping-particle" : "", "family" : "Vinther", "given" : "B.M.", "non-dropping-particle" : "", "parse-names" : false, "suffix" : "" }, { "dropping-particle" : "", "family" : "Luterbacher", "given" : "J.", "non-dropping-particle" : "", "parse-names" : false, "suffix" : "" }, { "dropping-particle" : "", "family" : "Wahl", "given" : "E.R.", "non-dropping-particle" : "", "parse-names" : false, "suffix" : "" }, { "dropping-particle" : "", "family" : "Zwiers", "given" : "F.W.", "non-dropping-particle" : "", "parse-names" : false, "suffix" : "" }, { "dropping-particle" : "", "family" : "Mann", "given" : "M.E.", "non-dropping-particle" : "", "parse-names" : false, "suffix" : "" }, { "dropping-particle" : "", "family" : "Schmidt", "given" : "G.A.", "non-dropping-particle" : "", "parse-names" : false, "suffix" : "" }, { "dropping-particle" : "", "family" : "Ammann", "given" : "C.M.", "non-dropping-particle" : "", "parse-names" : false, "suffix" : "" }, { "dropping-particle" : "", "family" : "Buckley", "given" : "B.M.", "non-dropping-particle" : "", "parse-names" : false, "suffix" : "" }, { "dropping-particle" : "", "family" : "Cobb", "given" : "K.M.", "non-dropping-particle" : "", "parse-names" : false, "suffix" : "" }, { "dropping-particle" : "", "family" : "Esper", "given" : "J.", "non-dropping-particle" : "", "parse-names" : false, "suffix" : "" }, { "dropping-particle" : "", "family" : "Goosse", "given" : "H.", "non-dropping-particle" : "", "parse-names" : false, "suffix" : "" }, { "dropping-particle" : "", "family" : "Graham", "given" : "N.", "non-dropping-particle" : "", "parse-names" : false, "suffix" : "" }, { "dropping-particle" : "", "family" : "Jansen", "given" : "E.", "non-dropping-particle" : "", "parse-names" : false, "suffix" : "" }, { "dropping-particle" : "", "family" : "Kiefer", "given" : "T.", "non-dropping-particle" : "", "parse-names" : false, "suffix" : "" }, { "dropping-particle" : "", "family" : "Kull", "given" : "C.", "non-dropping-particle" : "", "parse-names" : false, "suffix" : "" }, { "dropping-particle" : "", "family" : "K\u00fcttel", "given" : "M.", "non-dropping-particle" : "", "parse-names" : false, "suffix" : "" }, { "dropping-particle" : "", "family" : "Mosley-Thompson", "given" : "E.", "non-dropping-particle" : "", "parse-names" : false, "suffix" : "" }, { "dropping-particle" : "", "family" : "Overpeck", "given" : "J.T.", "non-dropping-particle" : "", "parse-names" : false, "suffix" : "" }, { "dropping-particle" : "", "family" : "Riedwyl", "given" : "N.", "non-dropping-particle" : "", "parse-names" : false, "suffix" : "" }, { "dropping-particle" : "", "family" : "Schulz", "given" : "M.", "non-dropping-particle" : "", "parse-names" : false, "suffix" : "" }, { "dropping-particle" : "", "family" : "Tudhope", "given" : "A.W.", "non-dropping-particle" : "", "parse-names" : false, "suffix" : "" }, { "dropping-particle" : "", "family" : "Villalba", "given" : "R.", "non-dropping-particle" : "", "parse-names" : false, "suffix" : "" }, { "dropping-particle" : "", "family" : "Wanner", "given" : "H.", "non-dropping-particle" : "", "parse-names" : false, "suffix" : "" }, { "dropping-particle" : "", "family" : "Wolff", "given" : "E.", "non-dropping-particle" : "", "parse-names" : false, "suffix" : "" }, { "dropping-particle" : "", "family" : "Xoplaki", "given" : "E.", "non-dropping-particle" : "", "parse-names" : false, "suffix" : "" } ], "container-title" : "The Holocene", "id" : "ITEM-5", "issue" : "1", "issued" : { "date-parts" : [ [ "2009", "1" ] ] }, "page" : "3-49", "title" : "High-resolution palaeoclimatology of the last millennium: a review of current status and future prospects", "translator" : [ { "dropping-particle" : "", "family" : "H3399", "given" : "", "non-dropping-particle" : "", "parse-names" : false, "suffix" : "" } ], "type" : "article-journal", "volume" : "19" }, "uris" : [ "http://www.mendeley.com/documents/?uuid=ecc067e0-43d1-4577-8ca7-f338e93d9779" ] }, { "id" : "ITEM-6", "itemData" : { "DOI" : "10.1016/C2009-0-18310-1", "ISBN" : "9780123869135", "ISSN" : "0096-3941", "PMID" : "3176", "abstract" : "Paleoclimatology: Reconstructing Climates of the Quaternary, Third Edition, provides a thorough overview of the methods of paleoclimatic reconstruction and of the historical changes in climate during the past three million years. This thoroughly updated and revised edition systematically examines each type of proxy and elucidates the major attributes and the limitations of each. Paleoclimatology, Third Edition provides necessary context for those interested in understanding climate chang</w:instrText>
      </w:r>
      <w:r w:rsidR="00A94565" w:rsidRPr="002079D8">
        <w:rPr>
          <w:rFonts w:cs="Times New Roman"/>
          <w:rPrChange w:id="2119" w:author="Elisabeth Lonnoy" w:date="2021-05-20T15:25:00Z">
            <w:rPr>
              <w:rFonts w:cs="Times New Roman"/>
              <w:lang w:val="en-GB"/>
            </w:rPr>
          </w:rPrChange>
        </w:rPr>
        <w:instrText>es at present and how current trends in climate compare with changes that have occurred in the past. The text is richly illustrated and includes an extensive bibliography for further research. \u00a9 2015 Raymond S. Bradley Published by Elsevier Inc. All rights reserved.", "author" : [ { "dropping-particle" : "", "family" : "Bradley", "given" : "Raymond S.", "non-dropping-particle" : "", "parse-names" : false, "suffix" : "" } ], "id" : "ITEM-6", "issued" : { "date-parts" : [ [ "2015" ] ] }, "number-of-pages" : "675", "publisher" : "Academic Press", "publisher-place" : "San Diego, CA, USA", "title" : "Paleoclimatology: Reconstructing Climates of the Quaternary (Third Edition)", "translator" : [ { "dropping-particle" : "", "family" : "H4672", "given" : "Rt4", "non-dropping-particle" : "", "parse-names" : false, "suffix" : "" } ], "type" : "book" }, "uris" : [ "http://www.mendeley.com/documents/?uuid=76d11630-7b65-496b-afa5-16dfcbeded37" ] } ], "mendeley" : { "formattedCitation" : "(Stuiver, 1965; Eddy, 1976; Haug et al., 2001; Wang et al., 2001; Jones et al., 2009; Bradley, 2015)", "plainTextFormattedCitation" : "(Stuiver, 1965; Eddy, 1976; Haug et al., 2001; Wang et al., 2001; Jones et al., 2009; Bradley, 2015)", "previouslyFormattedCitation" : "(Stuiver, 1965; Eddy, 1976; Haug et al., 2001; Wang et al., 2001; Jones et al., 2009; Bradley, 2015)" }, "properties" : { "noteIndex" : 0 }, "schema" : "https://github.com/citation-style-language/schema/raw/master/csl-citation.json" }</w:instrText>
      </w:r>
      <w:r>
        <w:rPr>
          <w:rFonts w:cs="Times New Roman"/>
        </w:rPr>
        <w:fldChar w:fldCharType="separate"/>
      </w:r>
      <w:ins w:id="2120" w:author="Robin Matthews" w:date="2021-05-18T16:02:00Z">
        <w:r w:rsidR="00602365">
          <w:rPr>
            <w:rFonts w:cs="Times New Roman"/>
            <w:noProof/>
            <w:lang w:val="fr-CH"/>
          </w:rPr>
          <w:t>(Stuiver, 1965; Eddy, 1976; Haug et al., 2001; Wang et al., 2001; Jones et al., 2009; Bradley, 2015)</w:t>
        </w:r>
      </w:ins>
      <w:del w:id="2121" w:author="Robin Matthews" w:date="2021-05-18T16:02:00Z">
        <w:r w:rsidRPr="00455EE4" w:rsidDel="00602365">
          <w:rPr>
            <w:rFonts w:cs="Times New Roman"/>
            <w:noProof/>
            <w:lang w:val="fr-CH"/>
          </w:rPr>
          <w:delText>(Stuiver, 1965; Eddy, 1976; Haug et al., 2001; Wang et al., 2001; Jones et al., 2009; Bradley, 2015)</w:delText>
        </w:r>
      </w:del>
      <w:r>
        <w:rPr>
          <w:rFonts w:cs="Times New Roman"/>
        </w:rPr>
        <w:fldChar w:fldCharType="end"/>
      </w:r>
      <w:r w:rsidRPr="00455EE4">
        <w:rPr>
          <w:rFonts w:cs="Times New Roman"/>
          <w:lang w:val="fr-CH"/>
        </w:rPr>
        <w:t xml:space="preserve">. </w:t>
      </w:r>
      <w:r w:rsidRPr="00C421D6">
        <w:rPr>
          <w:rFonts w:cs="Times New Roman"/>
          <w:lang w:val="en-GB"/>
        </w:rPr>
        <w:t xml:space="preserve">By the early 20th century, laboratory research had begun </w:t>
      </w:r>
      <w:del w:id="2122" w:author="Ian Blenkinsop" w:date="2021-07-05T11:22:00Z">
        <w:r w:rsidRPr="00C421D6" w:rsidDel="00115220">
          <w:rPr>
            <w:rFonts w:cs="Times New Roman"/>
            <w:lang w:val="en-GB"/>
          </w:rPr>
          <w:delText xml:space="preserve">using </w:delText>
        </w:r>
      </w:del>
      <w:ins w:id="2123" w:author="Ian Blenkinsop" w:date="2021-07-05T11:22:00Z">
        <w:r w:rsidR="00115220">
          <w:rPr>
            <w:rFonts w:cs="Times New Roman"/>
            <w:lang w:val="en-GB"/>
          </w:rPr>
          <w:t>to use</w:t>
        </w:r>
        <w:r w:rsidR="00115220" w:rsidRPr="00C421D6">
          <w:rPr>
            <w:rFonts w:cs="Times New Roman"/>
            <w:lang w:val="en-GB"/>
          </w:rPr>
          <w:t xml:space="preserve"> </w:t>
        </w:r>
      </w:ins>
      <w:r w:rsidRPr="00C421D6">
        <w:rPr>
          <w:rFonts w:cs="Times New Roman"/>
          <w:lang w:val="en-GB"/>
        </w:rPr>
        <w:t xml:space="preserve">tree rings to reconstruct precipitation and the possible influence of sunspots on climatic change </w:t>
      </w:r>
      <w:r>
        <w:rPr>
          <w:rFonts w:cs="Times New Roman"/>
        </w:rPr>
        <w:fldChar w:fldCharType="begin" w:fldLock="1"/>
      </w:r>
      <w:r w:rsidR="00E81B0B">
        <w:rPr>
          <w:rFonts w:cs="Times New Roman"/>
          <w:lang w:val="en-GB"/>
        </w:rPr>
        <w:instrText>ADDIN CSL_CITATION { "citationItems" : [ { "id" : "ITEM-1", "itemData" : { "DOI" : "10.2307/201814", "abstract" : "\u2026 as exist in Arizona, is likely to be very different from one operating in moist climates and perpetually \u2026A basis for long distance prediction is now generally sought in climatic cycles \u2026 a knowledge oftbe existing system is important, and so for the purpose of weather prediction we \u2026", "author" : [ { "dropping-particle" : "", "family" : "Douglass", "given" : "Andrew E", "non-dropping-particle" : "", "parse-names" : false, "suffix" : "" } ], "container-title" : "Bulletin of the American Geographical Society", "id" : "ITEM-1", "issue" : "5", "issued" : { "date-parts" : [ [ "1914" ] ] }, "note" : "Times cited: 126", "page" : "321-335", "title" : "A method of estimating rainfall by the growth of trees", "translator" : [ { "dropping-particle" : "", "family" : "H655", "given" : "", "non-dropping-particle" : "", "parse-names" : false, "suffix" : "" } ], "type" : "article-journal", "volume" : "46" }, "uris" : [ "http://www.mendeley.com/documents/?uuid=2861440b-fd13-4b5c-b36e-e6fcb3f4cca9" ] }, { "id" : "ITEM-2", "itemData" : { "author" : [ { "dropping-particle" : "", "family" : "Douglass", "given" : "Andrew Ellicott", "non-dropping-particle" : "", "parse-names" : false, "suffix" : "" } ], "id" : "ITEM-2", "issued" : { "date-parts" : [ [ "1919" ] ] }, "note" : "Times cited: 580", "number-of-pages" : "126", "publisher" : "Carnegie Institution of Washington", "publisher-place" : "Washington, DC, USA", "title" : "Climatic cycles and tree-growth. A study of the annual rings of trees in relation to climate and solar activity", "translator" : [ { "dropping-particle" : "", "family" : "H3036", "given" : "Rt4", "non-dropping-particle" : "", "parse-names" : false, "suffix" : "" } ], "type" : "book" }, "uris" : [ "http://www.mendeley.com/documents/?uuid=bf38308b-6ce0-469a-9df2-58eed28e2b0f" ] }, { "id" : "ITEM-3", "itemData" : { "abstract" : "\u2026 can be read in the growth rings of trees, for the tree ring itself is a climatic product \u2026 the moisturethey can use, as in north Europe about the Baltic Sea anct other wet climates, we look \u2026 Thus, theArizona trees are related to the weather and the weather is related in a degree at least \u2026", "author" : [ { "dropping-particle" : "", "family" : "Douglass", "given" : "Andrew Ellicott", "non-dropping-particle" : "", "parse-names" : false, "suffix" : "" } ], "container-title" : "The Scientific Monthly", "id" : "ITEM-3", "issue" : "1", "issued" : { "date-parts" : [ [ "1922" ] ] }, "note" : "Times cited: 12", "page" : "5-21", "publisher" : "JSTOR", "title" : "Some aspects of the use of the annual rings of trees in climatic study", "translator" : [ { "dropping-particle" : "", "family" : "H652", "given" : "", "non-dropping-particle" : "", "parse-names" : false, "suffix" : "" } ], "type" : "article-journal", "volume" : "15" }, "uris" : [ "http://www.mendeley.com/documents/?uuid=bb935766-69f9-4d97-98c6-28be1830a315" ] } ], "mendeley" : { "formattedCitation" : "(Douglass, 1914, 1919, 1922)", "plainTextFormattedCitation" : "(Douglass, 1914, 1919, 1922)", "previouslyFormattedCitation" : "(Douglass, 1914, 1919, 1922)" }, "properties" : { "noteIndex" : 0 }, "schema" : "https://github.com/citation-style-language/schema/raw/master/csl-citation.json" }</w:instrText>
      </w:r>
      <w:r>
        <w:rPr>
          <w:rFonts w:cs="Times New Roman"/>
        </w:rPr>
        <w:fldChar w:fldCharType="separate"/>
      </w:r>
      <w:ins w:id="2124" w:author="Robin Matthews" w:date="2021-05-18T16:02:00Z">
        <w:r w:rsidR="00602365">
          <w:rPr>
            <w:rFonts w:cs="Times New Roman"/>
            <w:noProof/>
            <w:lang w:val="en-GB"/>
          </w:rPr>
          <w:t>(Douglass, 1914, 1919, 1922)</w:t>
        </w:r>
      </w:ins>
      <w:del w:id="2125" w:author="Robin Matthews" w:date="2021-05-18T16:02:00Z">
        <w:r w:rsidRPr="00C421D6" w:rsidDel="00602365">
          <w:rPr>
            <w:rFonts w:cs="Times New Roman"/>
            <w:noProof/>
            <w:lang w:val="en-GB"/>
          </w:rPr>
          <w:delText>(Douglass, 1914, 1919, 1922)</w:delText>
        </w:r>
      </w:del>
      <w:r>
        <w:rPr>
          <w:rFonts w:cs="Times New Roman"/>
        </w:rPr>
        <w:fldChar w:fldCharType="end"/>
      </w:r>
      <w:r w:rsidRPr="00C421D6">
        <w:rPr>
          <w:rFonts w:cs="Times New Roman"/>
          <w:lang w:val="en-GB"/>
        </w:rPr>
        <w:t xml:space="preserve">. Radiocarbon dating, developed in the 1940s </w:t>
      </w:r>
      <w:r>
        <w:rPr>
          <w:rFonts w:cs="Times New Roman"/>
        </w:rPr>
        <w:fldChar w:fldCharType="begin" w:fldLock="1"/>
      </w:r>
      <w:r w:rsidR="00E81B0B">
        <w:rPr>
          <w:rFonts w:cs="Times New Roman"/>
          <w:lang w:val="en-GB"/>
        </w:rPr>
        <w:instrText>ADDIN CSL_CITATION { "citationItems" : [ { "id" : "ITEM-1", "itemData" : { "DOI" : "10.1126/science.110.2869.678", "ISSN" : "00368075", "abstract" : "Accessed: 21-12-2017 16:28 UTC 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"author" : [ { "dropping-particle" : "", "family" : "Arnold", "given" : "J. R.", "non-dropping-particle" : "", "parse-names" : false, "suffix" : "" }, { "dropping-particle" : "", "family" : "Libby", "given" : "W. F.", "non-dropping-particle" : "", "parse-names" : false, "suffix" : "" } ], "container-title" : "Science", "id" : "ITEM-1", "issued" : { "date-parts" : [ [ "1949" ] ] }, "page" : "678-680", "title" : "Age determinations by radiocarbon content: Checks with samples of known age", "translator" : [ { "dropping-particle" : "", "family" : "H3025", "given" : "", "non-dropping-particle" : "", "parse-names" : false, "suffix" : "" } ], "type" : "article-journal", "volume" : "110" }, "uris" : [ "http://www.mendeley.com/documents/?uuid=cf76902d-3024-322a-acc4-209ff1e5efed" ] } ], "mendeley" : { "formattedCitation" : "(Arnold and Libby, 1949)", "plainTextFormattedCitation" : "(Arnold and Libby, 1949)", "previouslyFormattedCitation" : "(Arnold and Libby, 1949)" }, "properties" : { "noteIndex" : 0 }, "schema" : "https://github.com/citation-style-language/schema/raw/master/csl-citation.json" }</w:instrText>
      </w:r>
      <w:r>
        <w:rPr>
          <w:rFonts w:cs="Times New Roman"/>
        </w:rPr>
        <w:fldChar w:fldCharType="separate"/>
      </w:r>
      <w:ins w:id="2126" w:author="Robin Matthews" w:date="2021-05-18T16:02:00Z">
        <w:r w:rsidR="00602365">
          <w:rPr>
            <w:rFonts w:cs="Times New Roman"/>
            <w:noProof/>
            <w:lang w:val="en-GB"/>
          </w:rPr>
          <w:t>(Arnold and Libby, 1949)</w:t>
        </w:r>
      </w:ins>
      <w:del w:id="2127" w:author="Robin Matthews" w:date="2021-05-18T16:02:00Z">
        <w:r w:rsidR="00F8677F" w:rsidRPr="00C421D6" w:rsidDel="00602365">
          <w:rPr>
            <w:rFonts w:cs="Times New Roman"/>
            <w:noProof/>
            <w:lang w:val="en-GB"/>
          </w:rPr>
          <w:delText>(Arnold and Libby, 1949)</w:delText>
        </w:r>
      </w:del>
      <w:r>
        <w:rPr>
          <w:rFonts w:cs="Times New Roman"/>
        </w:rPr>
        <w:fldChar w:fldCharType="end"/>
      </w:r>
      <w:r w:rsidRPr="00C421D6">
        <w:rPr>
          <w:rFonts w:cs="Times New Roman"/>
          <w:lang w:val="en-GB"/>
        </w:rPr>
        <w:t xml:space="preserve">, allows accurate determination of the age of carbon-containing materials from the past 50,000 years; this dating technique ushered in an era of rapid progress in paleoclimate studies. </w:t>
      </w:r>
    </w:p>
    <w:bookmarkEnd w:id="2117"/>
    <w:p w14:paraId="0016948B" w14:textId="77777777" w:rsidR="00102875" w:rsidRPr="00C421D6" w:rsidRDefault="00102875" w:rsidP="00102875">
      <w:pPr>
        <w:pStyle w:val="AR6BodyText"/>
        <w:rPr>
          <w:lang w:val="en-GB"/>
        </w:rPr>
      </w:pPr>
    </w:p>
    <w:p w14:paraId="7D4D46B9" w14:textId="0058761B" w:rsidR="00102875" w:rsidRPr="00C421D6" w:rsidRDefault="00102875" w:rsidP="00102875">
      <w:pPr>
        <w:pStyle w:val="AR6BodyText"/>
        <w:rPr>
          <w:lang w:val="en-GB"/>
        </w:rPr>
      </w:pPr>
      <w:bookmarkStart w:id="2128" w:name="_Hlk66718667"/>
      <w:r w:rsidRPr="00C421D6">
        <w:rPr>
          <w:rFonts w:cs="Times New Roman"/>
          <w:lang w:val="en-GB"/>
        </w:rPr>
        <w:t>On longer timescales, tiny air bubbles trapped in polar ice sheets provide direct evidence of past atmospheric composition, including CO</w:t>
      </w:r>
      <w:r w:rsidRPr="00C421D6">
        <w:rPr>
          <w:rFonts w:cs="Times New Roman"/>
          <w:vertAlign w:val="subscript"/>
          <w:lang w:val="en-GB"/>
        </w:rPr>
        <w:t>2</w:t>
      </w:r>
      <w:r w:rsidRPr="00C421D6">
        <w:rPr>
          <w:rFonts w:cs="Times New Roman"/>
          <w:lang w:val="en-GB"/>
        </w:rPr>
        <w:t xml:space="preserve"> levels </w:t>
      </w:r>
      <w:r>
        <w:rPr>
          <w:rFonts w:cs="Times New Roman"/>
        </w:rPr>
        <w:fldChar w:fldCharType="begin" w:fldLock="1"/>
      </w:r>
      <w:r w:rsidR="00E81B0B">
        <w:rPr>
          <w:rFonts w:cs="Times New Roman"/>
          <w:lang w:val="en-GB"/>
        </w:rPr>
        <w:instrText>ADDIN CSL_CITATION { "citationItems" : [ { "id" : "ITEM-1", "itemData" : { "DOI" : "10.1038/20859", "ISSN" : "1476-4687", "abstract" : "The recent completion of drilling at Vostok station in East Antarctica has allowed the extension of the ice record of atmospheric composition and climate to the past four glacial\u2013interglacial cycles. The succession of changes through each climate cycle and termination was similar, and atmospheric and climate properties oscillated between stable bounds. Interglacial periods differed in temporal evolution and duration. Atmospheric concentrations of carbon dioxide and methane correlate well with Antarctic air-temperature throughout the record. Present-day atmospheric burdens of these two important greenhouse gases seem to have been unprecedented during the past 420,000 years.", "author" : [ { "dropping-particle" : "", "family" : "Petit", "given" : "J R", "non-dropping-particle" : "", "parse-names" : false, "suffix" : "" }, { "dropping-particle" : "", "family" : "Jouzel", "given" : "J", "non-dropping-particle" : "", "parse-names" : false, "suffix" : "" }, { "dropping-particle" : "", "family" : "Raynaud", "given" : "D", "non-dropping-particle" : "", "parse-names" : false, "suffix" : "" }, { "dropping-particle" : "", "family" : "Barkov", "given" : "N I", "non-dropping-particle" : "", "parse-names" : false, "suffix" : "" }, { "dropping-particle" : "", "family" : "Barnola", "given" : "J.-M.", "non-dropping-particle" : "", "parse-names" : false, "suffix" : "" }, { "dropping-particle" : "", "family" : "Basile", "given" : "I", "non-dropping-particle" : "", "parse-names" : false, "suffix" : "" }, { "dropping-particle" : "", "family" : "Bender", "given" : "M", "non-dropping-particle" : "", "parse-names" : false, "suffix" : "" }, { "dropping-particle" : "", "family" : "Chappellaz", "given" : "J", "non-dropping-particle" : "", "parse-names" : false, "suffix" : "" }, { "dropping-particle" : "", "family" : "Davis", "given" : "M", "non-dropping-particle" : "", "parse-names" : false, "suffix" : "" }, { "dropping-particle" : "", "family" : "Delaygue", "given" : "G", "non-dropping-particle" : "", "parse-names" : false, "suffix" : "" }, { "dropping-particle" : "", "family" : "Delmotte", "given" : "M", "non-dropping-particle" : "", "parse-names" : false, "suffix" : "" }, { "dropping-particle" : "", "family" : "Kotlyakov", "given" : "V M", "non-dropping-particle" : "", "parse-names" : false, "suffix" : "" }, { "dropping-particle" : "", "family" : "Legrand", "given" : "M", "non-dropping-particle" : "", "parse-names" : false, "suffix" : "" }, { "dropping-particle" : "", "family" : "Lipenkov", "given" : "V Y", "non-dropping-particle" : "", "parse-names" : false, "suffix" : "" }, { "dropping-particle" : "", "family" : "Lorius", "given" : "C", "non-dropping-particle" : "", "parse-names" : false, "suffix" : "" }, { "dropping-particle" : "", "family" : "P\u00c9pin", "given" : "L", "non-dropping-particle" : "", "parse-names" : false, "suffix" : "" }, { "dropping-particle" : "", "family" : "Ritz", "given" : "C", "non-dropping-particle" : "", "parse-names" : false, "suffix" : "" }, { "dropping-particle" : "", "family" : "Saltzman", "given" : "E", "non-dropping-particle" : "", "parse-names" : false, "suffix" : "" }, { "dropping-particle" : "", "family" : "Stievenard", "given" : "M", "non-dropping-particle" : "", "parse-names" : false, "suffix" : "" } ], "container-title" : "Nature", "id" : "ITEM-1", "issue" : "6735", "issued" : { "date-parts" : [ [ "1999" ] ] }, "page" : "429-436", "title" : "Climate and atmospheric history of the past 420,000 years from the Vostok ice core, Antarctica", "translator" : [ { "dropping-particle" : "", "family" : "H4299", "given" : "", "non-dropping-particle" : "", "parse-names" : false, "suffix" : "" } ], "type" : "article-journal", "volume" : "399" }, "uris" : [ "http://www.mendeley.com/documents/?uuid=a7b8c27b-36b8-4d42-bb00-9369aa00dbbe" ] } ], "mendeley" : { "formattedCitation" : "(Petit et al., 1999)", "plainTextFormattedCitation" : "(Petit et al., 1999)", "previouslyFormattedCitation" : "(Petit et al., 1999)" }, "properties" : { "noteIndex" : 0 }, "schema" : "https://github.com/citation-style-language/schema/raw/master/csl-citation.json" }</w:instrText>
      </w:r>
      <w:r>
        <w:rPr>
          <w:rFonts w:cs="Times New Roman"/>
        </w:rPr>
        <w:fldChar w:fldCharType="separate"/>
      </w:r>
      <w:ins w:id="2129" w:author="Robin Matthews" w:date="2021-05-18T16:02:00Z">
        <w:r w:rsidR="00602365">
          <w:rPr>
            <w:rFonts w:cs="Times New Roman"/>
            <w:noProof/>
            <w:lang w:val="en-GB"/>
          </w:rPr>
          <w:t>(Petit et al., 1999)</w:t>
        </w:r>
      </w:ins>
      <w:del w:id="2130" w:author="Robin Matthews" w:date="2021-05-18T16:02:00Z">
        <w:r w:rsidRPr="00C421D6" w:rsidDel="00602365">
          <w:rPr>
            <w:rFonts w:cs="Times New Roman"/>
            <w:noProof/>
            <w:lang w:val="en-GB"/>
          </w:rPr>
          <w:delText>(Petit et al., 1999)</w:delText>
        </w:r>
      </w:del>
      <w:r>
        <w:rPr>
          <w:rFonts w:cs="Times New Roman"/>
        </w:rPr>
        <w:fldChar w:fldCharType="end"/>
      </w:r>
      <w:r w:rsidRPr="00C421D6">
        <w:rPr>
          <w:rFonts w:cs="Times New Roman"/>
          <w:lang w:val="en-GB"/>
        </w:rPr>
        <w:t xml:space="preserve">, and the </w:t>
      </w:r>
      <w:commentRangeStart w:id="2131"/>
      <w:r w:rsidRPr="00C421D6">
        <w:rPr>
          <w:rFonts w:cs="Times New Roman"/>
          <w:vertAlign w:val="superscript"/>
          <w:lang w:val="en-GB"/>
        </w:rPr>
        <w:t>18</w:t>
      </w:r>
      <w:r w:rsidRPr="00C421D6">
        <w:rPr>
          <w:rFonts w:cs="Times New Roman"/>
          <w:lang w:val="en-GB"/>
        </w:rPr>
        <w:t>O</w:t>
      </w:r>
      <w:commentRangeEnd w:id="2131"/>
      <w:r w:rsidR="001F1EAE">
        <w:rPr>
          <w:rStyle w:val="CommentReference"/>
        </w:rPr>
        <w:commentReference w:id="2131"/>
      </w:r>
      <w:r w:rsidRPr="00C421D6">
        <w:rPr>
          <w:rFonts w:cs="Times New Roman"/>
          <w:lang w:val="en-GB"/>
        </w:rPr>
        <w:t xml:space="preserve"> isotope in frozen precipitation serves as a proxy marker for temperature </w:t>
      </w:r>
      <w:r>
        <w:rPr>
          <w:rFonts w:cs="Times New Roman"/>
        </w:rPr>
        <w:fldChar w:fldCharType="begin" w:fldLock="1"/>
      </w:r>
      <w:r w:rsidR="00A94565">
        <w:rPr>
          <w:rFonts w:cs="Times New Roman"/>
          <w:lang w:val="en-GB"/>
        </w:rPr>
        <w:instrText>ADDIN CSL_CITATION { "citationItems" : [ { "id" : "ITEM-1", "itemData" : { "DOI" : "10.1016/0016-7037(54)90003-4", "abstract" : "Fresh water of various origins as distinct from ocean water shows great variations in O 18-abundance. Proceeding from the temperate towards the colder climates a considerable decrease is noticeable. It is demonstrated that the O 18-abundance in atmospheric water \ufffd", "author" : [ { "dropping-particle" : "", "family" : "Dansgaard", "given" : "W", "non-dropping-particle" : "", "parse-names" : false, "suffix" : "" } ], "container-title" : "Geochimica et Cosmochimica Acta", "id" : "ITEM-1", "issue" : "5-6", "issued" : { "date-parts" : [ [ "1954" ] ] }, "page" : "241-260", "title" : "The O18-abundance in fresh water", "translator" : [ { "dropping-particle" : "", "family" : "H2409", "given" : "", "non-dropping-particle" : "", "parse-names" : false, "suffix" : "" } ], "type" : "article-journal", "volume" : "6" }, "uris" : [ "http://www.mendeley.com/documents/?uuid=3cc86cd6-a099-4b0f-85b5-4fb27ec497bf" ] } ], "mendeley" : { "formattedCitation" : "(Dansgaard, 1954)", "plainTextFormattedCitation" : "(Dansgaard, 1954)", "previouslyFormattedCitation" : "(Dansgaard, 1954)" }, "properties" : { "noteIndex" : 0 }, "schema" : "https://github.com/citation-style-language/schema/raw/master/csl-citation.json" }</w:instrText>
      </w:r>
      <w:r>
        <w:rPr>
          <w:rFonts w:cs="Times New Roman"/>
        </w:rPr>
        <w:fldChar w:fldCharType="separate"/>
      </w:r>
      <w:ins w:id="2132" w:author="Robin Matthews" w:date="2021-05-18T16:02:00Z">
        <w:r w:rsidR="00602365">
          <w:rPr>
            <w:rFonts w:cs="Times New Roman"/>
            <w:noProof/>
            <w:lang w:val="en-GB"/>
          </w:rPr>
          <w:t>(Dansgaard, 1954)</w:t>
        </w:r>
      </w:ins>
      <w:del w:id="2133" w:author="Robin Matthews" w:date="2021-05-18T16:02:00Z">
        <w:r w:rsidRPr="00C421D6" w:rsidDel="00602365">
          <w:rPr>
            <w:rFonts w:cs="Times New Roman"/>
            <w:noProof/>
            <w:lang w:val="en-GB"/>
          </w:rPr>
          <w:delText>(Dansgaard, 1954)</w:delText>
        </w:r>
      </w:del>
      <w:r>
        <w:rPr>
          <w:rFonts w:cs="Times New Roman"/>
        </w:rPr>
        <w:fldChar w:fldCharType="end"/>
      </w:r>
      <w:r w:rsidRPr="00C421D6">
        <w:rPr>
          <w:rFonts w:cs="Times New Roman"/>
          <w:lang w:val="en-GB"/>
        </w:rPr>
        <w:t>. Sulphate deposits in glacier ice and as ash layers within sediment record major volcanic eruptions, providing another mechanism for dating. The first paleoclimate reconstructions used an almost 100</w:t>
      </w:r>
      <w:del w:id="2134" w:author="Ian Blenkinsop" w:date="2021-07-05T11:36:00Z">
        <w:r w:rsidRPr="00C421D6" w:rsidDel="00601329">
          <w:rPr>
            <w:rFonts w:cs="Times New Roman"/>
            <w:lang w:val="en-GB"/>
          </w:rPr>
          <w:delText>,000-year</w:delText>
        </w:r>
      </w:del>
      <w:ins w:id="2135" w:author="Ian Blenkinsop" w:date="2021-07-05T11:36:00Z">
        <w:r w:rsidR="00601329">
          <w:rPr>
            <w:rFonts w:cs="Times New Roman"/>
            <w:lang w:val="en-GB"/>
          </w:rPr>
          <w:t>-kyr</w:t>
        </w:r>
      </w:ins>
      <w:r w:rsidRPr="00C421D6">
        <w:rPr>
          <w:rFonts w:cs="Times New Roman"/>
          <w:lang w:val="en-GB"/>
        </w:rPr>
        <w:t xml:space="preserve"> ice core taken at Camp Century, Greenland </w:t>
      </w:r>
      <w:r>
        <w:rPr>
          <w:rFonts w:cs="Times New Roman"/>
        </w:rPr>
        <w:fldChar w:fldCharType="begin" w:fldLock="1"/>
      </w:r>
      <w:r w:rsidR="00A94565">
        <w:rPr>
          <w:rFonts w:cs="Times New Roman"/>
          <w:lang w:val="en-GB"/>
        </w:rPr>
        <w:instrText>ADDIN CSL_CITATION { "citationItems" : [ { "id" : "ITEM-1", "itemData" : { "DOI" : "10.1126/science.166.3903.377", "abstract" : "A correlation of time with depth has been evaluated for the Camp Century, Greenland, 1390 meter deep ice core. Oxygen isotopes in approximately 1600 samples throughout the core have been analyzed. Long-term variations in the isotopic composition of the ice reflect the climatic changes during the past nearly 100,000 years. Climatic oscillations with periods of 120, 940, and 13,000 years are observed.", "author" : [ { "dropping-particle" : "", "family" : "Dansgaard", "given" : "W", "non-dropping-particle" : "", "parse-names" : false, "suffix" : "" }, { "dropping-particle" : "", "family" : "Johnsen", "given" : "S J", "non-dropping-particle" : "", "parse-names" : false, "suffix" : "" }, { "dropping-particle" : "", "family" : "M\u00f6ller", "given" : "J", "non-dropping-particle" : "", "parse-names" : false, "suffix" : "" }, { "dropping-particle" : "", "family" : "Langway", "given" : "C C", "non-dropping-particle" : "", "parse-names" : false, "suffix" : "" } ], "container-title" : "Science", "id" : "ITEM-1", "issue" : "3903", "issued" : { "date-parts" : [ [ "1969" ] ] }, "page" : "377-380", "title" : "One thousand centuries of climatic record from Camp Century on the Greenland ice sheet", "translator" : [ { "dropping-particle" : "", "family" : "H2410", "given" : "", "non-dropping-particle" : "", "parse-names" : false, "suffix" : "" } ], "type" : "article-journal", "volume" : "166" }, "uris" : [ "http://www.mendeley.com/documents/?uuid=33433ac0-53f4-4243-bce5-d2e6b88640ca" ] }, { "id" : "ITEM-2", "itemData" : { "DOI" : "https://hdl.handle.net/11681/5296", "author" : [ { "dropping-particle" : "", "family" : "Langway Jr", "given" : "Chester C", "non-dropping-particle" : "", "parse-names" : false, "suffix" : "" } ], "collection-title" : "ERDC/CRREL TR-08-1", "id" : "ITEM-2", "issued" : { "date-parts" : [ [ "2008" ] ] }, "number-of-pages" : "47", "publisher" : "U.S. Army Engineer Research and Development Center (ERDC), Cold Regions Research and Engineering Laboratory (CRREL)", "publisher-place" : "Hanover, NH, USA", "title" : "The history of early polar ice cores", "translator" : [ { "dropping-particle" : "", "family" : "H2408", "given" : "Rt7", "non-dropping-particle" : "", "parse-names" : false, "suffix" : "" } ], "type" : "report" }, "uris" : [ "http://www.mendeley.com/documents/?uuid=b9561d13-7b56-4259-8cdd-8f68733b0f50" ] } ], "mendeley" : { "formattedCitation" : "(Dansgaard et al., 1969; Langway Jr, 2008)", "plainTextFormattedCitation" : "(Dansgaard et al., 1969; Langway Jr, 2008)", "previouslyFormattedCitation" : "(Dansgaard et al., 1969; Langway Jr, 2008)" }, "properties" : { "noteIndex" : 0 }, "schema" : "https://github.com/citation-style-language/schema/raw/master/csl-citation.json" }</w:instrText>
      </w:r>
      <w:r>
        <w:rPr>
          <w:rFonts w:cs="Times New Roman"/>
        </w:rPr>
        <w:fldChar w:fldCharType="separate"/>
      </w:r>
      <w:ins w:id="2136" w:author="Robin Matthews" w:date="2021-05-18T16:02:00Z">
        <w:r w:rsidR="00602365">
          <w:rPr>
            <w:rFonts w:cs="Times New Roman"/>
            <w:noProof/>
            <w:lang w:val="en-GB"/>
          </w:rPr>
          <w:t>(Dansgaard et al., 1969; Langway Jr, 2008)</w:t>
        </w:r>
      </w:ins>
      <w:del w:id="2137" w:author="Robin Matthews" w:date="2021-05-18T16:02:00Z">
        <w:r w:rsidRPr="00C421D6" w:rsidDel="00602365">
          <w:rPr>
            <w:rFonts w:cs="Times New Roman"/>
            <w:noProof/>
            <w:lang w:val="en-GB"/>
          </w:rPr>
          <w:delText>(Dansgaard et al., 1969; Langway Jr, 2008)</w:delText>
        </w:r>
      </w:del>
      <w:r>
        <w:rPr>
          <w:rFonts w:cs="Times New Roman"/>
        </w:rPr>
        <w:fldChar w:fldCharType="end"/>
      </w:r>
      <w:r w:rsidRPr="00C421D6">
        <w:rPr>
          <w:rFonts w:cs="Times New Roman"/>
          <w:lang w:val="en-GB"/>
        </w:rPr>
        <w:t>. Subsequent cores from Antarctica extended this climatic record to 800</w:t>
      </w:r>
      <w:del w:id="2138" w:author="Ian Blenkinsop" w:date="2021-07-05T11:36:00Z">
        <w:r w:rsidRPr="00C421D6" w:rsidDel="00601329">
          <w:rPr>
            <w:rFonts w:cs="Times New Roman"/>
            <w:lang w:val="en-GB"/>
          </w:rPr>
          <w:delText>,000 years</w:delText>
        </w:r>
      </w:del>
      <w:ins w:id="2139" w:author="Ian Blenkinsop" w:date="2021-07-05T11:36:00Z">
        <w:r w:rsidR="00601329">
          <w:rPr>
            <w:rFonts w:cs="Times New Roman"/>
            <w:lang w:val="en-GB"/>
          </w:rPr>
          <w:t xml:space="preserve"> kyr</w:t>
        </w:r>
      </w:ins>
      <w:r w:rsidRPr="00C421D6">
        <w:rPr>
          <w:rFonts w:cs="Times New Roman"/>
          <w:lang w:val="en-GB"/>
        </w:rPr>
        <w:t xml:space="preserve"> </w:t>
      </w:r>
      <w:r>
        <w:rPr>
          <w:rFonts w:cs="Times New Roman"/>
        </w:rPr>
        <w:fldChar w:fldCharType="begin" w:fldLock="1"/>
      </w:r>
      <w:r w:rsidR="00E81B0B">
        <w:rPr>
          <w:rFonts w:cs="Times New Roman"/>
          <w:lang w:val="en-GB"/>
        </w:rPr>
        <w:instrText>ADDIN CSL_CITATION { "citationItems" : [ { "id" : "ITEM-1", "itemData" : { "DOI" : "10.1038/nature02599", "ISSN" : "0028-0836", "author" : [ { "dropping-particle" : "", "family" : "EPICA Community Members", "given" : "", "non-dropping-particle" : "", "parse-names" : false, "suffix" : "" } ], "container-title" : "Nature", "id" : "ITEM-1", "issue" : "6992", "issued" : { "date-parts" : [ [ "2004", "6", "10" ] ] }, "page" : "623-628", "title" : "Eight glacial cycles from an Antarctic ice core", "translator" : [ { "dropping-particle" : "", "family" : "H4126", "given" : "", "non-dropping-particle" : "", "parse-names" : false, "suffix" : "" } ], "type" : "article-journal", "volume" : "429" }, "uris" : [ "http://www.mendeley.com/documents/?uuid=6eb2d400-7262-4bba-b321-366e7e83b7b7" ] }, { "id" : "ITEM-2", "itemData" : { "DOI" : "10.5194/cp-9-2525-2013", "ISBN" : "1814-9359", "ISSN" : "18149324", "abstract" : "For about 50 yr, ice cores have provided a wealth of information about past climatic and environmental changes. Ice cores from Greenland, Antarctica and other glacier-covered regions now encompass a variety of time scales. However, the longer time scales (e. g. at least back to the Last Glacial period) are covered by deep ice cores, the number of which is still very limited: seven from Greenland, with only one providing an undisturbed record of a part of the last interglacial period, and a dozen from Antarctica, with the longest record covering the last 800 000 yr. This article aims to summarize this successful adventure initiated by a few pioneers and their teams and to review key scientific results by focusing on climate (in particular water isotopes) and climate-related (e. g. greenhouse gases) reconstructions. Future research is well taken into account by the four projects defined by IPICS. However, it remains a challenge to get an intact record of the Last Interglacial in Greenland and to extend the Antarctic record through the mid-Pleistocene transition, if possible back to 1.5 Ma.", "author" : [ { "dropping-particle" : "", "family" : "Jouzel", "given" : "J.", "non-dropping-particle" : "", "parse-names" : false, "suffix" : "" } ], "container-title" : "Climate of the Past", "id" : "ITEM-2", "issue" : "6", "issued" : { "date-parts" : [ [ "2013" ] ] }, "page" : "2525-2547", "title" : "A brief history of ice core science over the last 50 yr", "translator" : [ { "dropping-particle" : "", "family" : "H2572", "given" : "", "non-dropping-particle" : "", "parse-names" : false, "suffix" : "" } ], "type" : "article-journal", "volume" : "9" }, "uris" : [ "http://www.mendeley.com/documents/?uuid=953caa19-dcc1-459b-9f9f-beeb8df976f1" ] } ], "mendeley" : { "formattedCitation" : "(EPICA Community Members, 2004; Jouzel, 2013)", "plainTextFormattedCitation" : "(EPICA Community Members, 2004; Jouzel, 2013)", "previouslyFormattedCitation" : "(EPICA Community Members, 2004; Jouzel, 2013)" }, "properties" : { "noteIndex" : 0 }, "schema" : "https://github.com/citation-style-language/schema/raw/master/csl-citation.json" }</w:instrText>
      </w:r>
      <w:r>
        <w:rPr>
          <w:rFonts w:cs="Times New Roman"/>
        </w:rPr>
        <w:fldChar w:fldCharType="separate"/>
      </w:r>
      <w:ins w:id="2140" w:author="Robin Matthews" w:date="2021-05-18T16:02:00Z">
        <w:r w:rsidR="00602365">
          <w:rPr>
            <w:rFonts w:cs="Times New Roman"/>
            <w:noProof/>
            <w:lang w:val="en-GB"/>
          </w:rPr>
          <w:t>(EPICA Community Members, 2004; Jouzel, 2013)</w:t>
        </w:r>
      </w:ins>
      <w:del w:id="2141" w:author="Robin Matthews" w:date="2021-05-18T16:02:00Z">
        <w:r w:rsidRPr="00C421D6" w:rsidDel="00602365">
          <w:rPr>
            <w:rFonts w:cs="Times New Roman"/>
            <w:noProof/>
            <w:lang w:val="en-GB"/>
          </w:rPr>
          <w:delText>(EPICA Community Members, 2004; Jouzel, 2013)</w:delText>
        </w:r>
      </w:del>
      <w:r>
        <w:rPr>
          <w:rFonts w:cs="Times New Roman"/>
        </w:rPr>
        <w:fldChar w:fldCharType="end"/>
      </w:r>
      <w:r w:rsidRPr="00C421D6">
        <w:rPr>
          <w:rFonts w:cs="Times New Roman"/>
          <w:lang w:val="en-GB"/>
        </w:rPr>
        <w:t xml:space="preserve">. </w:t>
      </w:r>
      <w:bookmarkStart w:id="2142" w:name="_Hlk66977853"/>
      <w:r w:rsidRPr="00C421D6">
        <w:rPr>
          <w:rFonts w:cs="Times New Roman"/>
          <w:lang w:val="en-GB"/>
        </w:rPr>
        <w:t xml:space="preserve">Comparisons of air contained in these ice samples against measurements from the recent past </w:t>
      </w:r>
      <w:r w:rsidR="008D0CC5">
        <w:rPr>
          <w:rFonts w:cs="Times New Roman"/>
          <w:lang w:val="en-GB"/>
        </w:rPr>
        <w:t>enabled</w:t>
      </w:r>
      <w:r w:rsidR="008D0CC5" w:rsidRPr="00C421D6">
        <w:rPr>
          <w:rFonts w:cs="Times New Roman"/>
          <w:lang w:val="en-GB"/>
        </w:rPr>
        <w:t xml:space="preserve"> </w:t>
      </w:r>
      <w:ins w:id="2143" w:author="Ian Blenkinsop" w:date="2021-07-05T11:37:00Z">
        <w:r w:rsidR="00601329" w:rsidRPr="00C421D6">
          <w:rPr>
            <w:rFonts w:cs="Times New Roman"/>
            <w:lang w:val="en-GB"/>
          </w:rPr>
          <w:t xml:space="preserve">AR5 </w:t>
        </w:r>
      </w:ins>
      <w:r w:rsidRPr="00C421D6">
        <w:rPr>
          <w:rFonts w:cs="Times New Roman"/>
          <w:lang w:val="en-GB"/>
        </w:rPr>
        <w:t xml:space="preserve">WGI </w:t>
      </w:r>
      <w:del w:id="2144" w:author="Ian Blenkinsop" w:date="2021-07-05T11:37:00Z">
        <w:r w:rsidRPr="00C421D6" w:rsidDel="00601329">
          <w:rPr>
            <w:rFonts w:cs="Times New Roman"/>
            <w:lang w:val="en-GB"/>
          </w:rPr>
          <w:delText xml:space="preserve">AR5 </w:delText>
        </w:r>
      </w:del>
      <w:r w:rsidRPr="00C421D6">
        <w:rPr>
          <w:rFonts w:cs="Times New Roman"/>
          <w:lang w:val="en-GB"/>
        </w:rPr>
        <w:t>to assess that atmospheric concentrations of CO</w:t>
      </w:r>
      <w:r w:rsidRPr="00C421D6">
        <w:rPr>
          <w:rFonts w:cs="Times New Roman"/>
          <w:vertAlign w:val="subscript"/>
          <w:lang w:val="en-GB"/>
        </w:rPr>
        <w:t>2</w:t>
      </w:r>
      <w:r w:rsidRPr="00C421D6">
        <w:rPr>
          <w:rFonts w:cs="Times New Roman"/>
          <w:lang w:val="en-GB"/>
        </w:rPr>
        <w:t>, methane (CH</w:t>
      </w:r>
      <w:r w:rsidRPr="00C421D6">
        <w:rPr>
          <w:rFonts w:cs="Times New Roman"/>
          <w:vertAlign w:val="subscript"/>
          <w:lang w:val="en-GB"/>
        </w:rPr>
        <w:t>4</w:t>
      </w:r>
      <w:r w:rsidRPr="00C421D6">
        <w:rPr>
          <w:rFonts w:cs="Times New Roman"/>
          <w:lang w:val="en-GB"/>
        </w:rPr>
        <w:t>), and nitrous oxide (N</w:t>
      </w:r>
      <w:r w:rsidRPr="00C421D6">
        <w:rPr>
          <w:rFonts w:cs="Times New Roman"/>
          <w:vertAlign w:val="subscript"/>
          <w:lang w:val="en-GB"/>
        </w:rPr>
        <w:t>2</w:t>
      </w:r>
      <w:r w:rsidRPr="00C421D6">
        <w:rPr>
          <w:rFonts w:cs="Times New Roman"/>
          <w:lang w:val="en-GB"/>
        </w:rPr>
        <w:t>O) had all increased to levels unprecedented in at least the last 800,000 years</w:t>
      </w:r>
      <w:ins w:id="2145" w:author="Ian Blenkinsop" w:date="2021-07-12T14:13:00Z">
        <w:r w:rsidR="001465B6" w:rsidRPr="001465B6">
          <w:rPr>
            <w:rFonts w:cs="Times New Roman"/>
            <w:lang w:val="en-GB"/>
          </w:rPr>
          <w:t xml:space="preserve"> </w:t>
        </w:r>
      </w:ins>
      <w:ins w:id="2146" w:author="Ian Blenkinsop" w:date="2021-07-12T14:14:00Z">
        <w:r w:rsidR="001465B6">
          <w:rPr>
            <w:rFonts w:cs="Times New Roman"/>
            <w:lang w:val="en-GB"/>
          </w:rPr>
          <w:t>(</w:t>
        </w:r>
      </w:ins>
      <w:ins w:id="2147" w:author="Ian Blenkinsop" w:date="2021-07-12T14:13:00Z">
        <w:r w:rsidR="001465B6" w:rsidRPr="00C421D6">
          <w:rPr>
            <w:rFonts w:cs="Times New Roman"/>
            <w:lang w:val="en-GB"/>
          </w:rPr>
          <w:t>Figure 1.5</w:t>
        </w:r>
      </w:ins>
      <w:ins w:id="2148" w:author="Ian Blenkinsop" w:date="2021-07-12T14:14:00Z">
        <w:r w:rsidR="001465B6">
          <w:rPr>
            <w:rFonts w:cs="Times New Roman"/>
            <w:lang w:val="en-GB"/>
          </w:rPr>
          <w:t>;</w:t>
        </w:r>
      </w:ins>
      <w:r w:rsidRPr="00C421D6">
        <w:rPr>
          <w:rFonts w:cs="Times New Roman"/>
          <w:lang w:val="en-GB"/>
        </w:rPr>
        <w:t xml:space="preserve"> </w:t>
      </w:r>
      <w:r>
        <w:rPr>
          <w:rFonts w:cs="Times New Roman"/>
        </w:rPr>
        <w:fldChar w:fldCharType="begin" w:fldLock="1"/>
      </w:r>
      <w:r w:rsidR="00A94565">
        <w:rPr>
          <w:rFonts w:cs="Times New Roman"/>
          <w:lang w:val="en-GB"/>
        </w:rPr>
        <w:instrText>ADDIN CSL_CITATION { "citationItems" : [ { "id" : "ITEM-1",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"3-29", "publisher" : "Cambridge University Press", "publisher-place" : "Cambridge, United Kingdom and New York, NY, USA", "title" : "Summary for Policymakers", "translator" : [ { "dropping-particle" : "", "family" : "H3185", "given" : "Rt13", "non-dropping-particle" : "", "parse-names" : false, "suffix" : "" } ], "type" : "chapter" }, "uris" : [ "http://www.mendeley.com/documents/?uuid=5ce3e796-588b-4ad7-b106-6f7aace25aa3" ] } ], "mendeley" : { "formattedCitation" : "(IPCC, 2013b)", "plainTextFormattedCitation" : "(IPCC, 2013b)", "previouslyFormattedCitation" : "(IPCC, 2013b)" }, "properties" : { "noteIndex" : 0 }, "schema" : "https://github.com/citation-style-language/schema/raw/master/csl-citation.json" }</w:instrText>
      </w:r>
      <w:r>
        <w:rPr>
          <w:rFonts w:cs="Times New Roman"/>
        </w:rPr>
        <w:fldChar w:fldCharType="separate"/>
      </w:r>
      <w:ins w:id="2149" w:author="Robin Matthews" w:date="2021-05-18T16:02:00Z">
        <w:del w:id="2150" w:author="Ian Blenkinsop" w:date="2021-07-12T14:14:00Z">
          <w:r w:rsidR="00602365" w:rsidDel="001465B6">
            <w:rPr>
              <w:rFonts w:cs="Times New Roman"/>
              <w:noProof/>
              <w:lang w:val="en-GB"/>
            </w:rPr>
            <w:delText>(</w:delText>
          </w:r>
        </w:del>
        <w:r w:rsidR="00602365">
          <w:rPr>
            <w:rFonts w:cs="Times New Roman"/>
            <w:noProof/>
            <w:lang w:val="en-GB"/>
          </w:rPr>
          <w:t>IPCC, 2013b</w:t>
        </w:r>
        <w:del w:id="2151" w:author="Ian Blenkinsop" w:date="2021-07-12T14:13:00Z">
          <w:r w:rsidR="00602365" w:rsidDel="001465B6">
            <w:rPr>
              <w:rFonts w:cs="Times New Roman"/>
              <w:noProof/>
              <w:lang w:val="en-GB"/>
            </w:rPr>
            <w:delText>)</w:delText>
          </w:r>
        </w:del>
      </w:ins>
      <w:del w:id="2152" w:author="Robin Matthews" w:date="2021-05-18T16:02:00Z">
        <w:r w:rsidR="00962E93" w:rsidRPr="00C421D6" w:rsidDel="00602365">
          <w:rPr>
            <w:rFonts w:cs="Times New Roman"/>
            <w:noProof/>
            <w:lang w:val="en-GB"/>
          </w:rPr>
          <w:delText>(IPCC, 2013b)</w:delText>
        </w:r>
      </w:del>
      <w:r>
        <w:rPr>
          <w:rFonts w:cs="Times New Roman"/>
        </w:rPr>
        <w:fldChar w:fldCharType="end"/>
      </w:r>
      <w:del w:id="2153" w:author="Ian Blenkinsop" w:date="2021-07-12T14:13:00Z">
        <w:r w:rsidRPr="00C421D6" w:rsidDel="001465B6">
          <w:rPr>
            <w:rFonts w:cs="Times New Roman"/>
            <w:lang w:val="en-GB"/>
          </w:rPr>
          <w:delText xml:space="preserve"> (see Section 1.2.1.2, Figure 1.5</w:delText>
        </w:r>
      </w:del>
      <w:r w:rsidRPr="00C421D6">
        <w:rPr>
          <w:rFonts w:cs="Times New Roman"/>
          <w:lang w:val="en-GB"/>
        </w:rPr>
        <w:t>).</w:t>
      </w:r>
    </w:p>
    <w:bookmarkEnd w:id="2128"/>
    <w:bookmarkEnd w:id="2142"/>
    <w:p w14:paraId="189F2A30" w14:textId="77777777" w:rsidR="00102875" w:rsidRPr="00C421D6" w:rsidRDefault="00102875" w:rsidP="00102875">
      <w:pPr>
        <w:pStyle w:val="AR6BodyText"/>
        <w:rPr>
          <w:lang w:val="en-GB"/>
        </w:rPr>
      </w:pPr>
    </w:p>
    <w:p w14:paraId="2D2221D2" w14:textId="5122F4D3" w:rsidR="00102875" w:rsidRPr="00C421D6" w:rsidRDefault="00102875" w:rsidP="00102875">
      <w:pPr>
        <w:pStyle w:val="AR6BodyText"/>
        <w:rPr>
          <w:lang w:val="en-GB"/>
        </w:rPr>
      </w:pPr>
      <w:bookmarkStart w:id="2154" w:name="_Hlk66718744"/>
      <w:r w:rsidRPr="00C421D6">
        <w:rPr>
          <w:lang w:val="en-GB"/>
        </w:rPr>
        <w:t>Global reconstructions of sea surface temperature were developed from material contained in deep-</w:t>
      </w:r>
      <w:commentRangeStart w:id="2155"/>
      <w:r w:rsidRPr="00C421D6">
        <w:rPr>
          <w:lang w:val="en-GB"/>
        </w:rPr>
        <w:t>sea</w:t>
      </w:r>
      <w:commentRangeEnd w:id="2155"/>
      <w:r w:rsidR="00601329">
        <w:rPr>
          <w:rStyle w:val="CommentReference"/>
        </w:rPr>
        <w:commentReference w:id="2155"/>
      </w:r>
      <w:r w:rsidRPr="00C421D6">
        <w:rPr>
          <w:lang w:val="en-GB"/>
        </w:rPr>
        <w:t xml:space="preserve"> sediment cores </w:t>
      </w:r>
      <w:r>
        <w:fldChar w:fldCharType="begin" w:fldLock="1"/>
      </w:r>
      <w:r w:rsidR="00E81B0B">
        <w:rPr>
          <w:lang w:val="en-GB"/>
        </w:rPr>
        <w:instrText>ADDIN CSL_CITATION { "citationItems" : [ { "id" : "ITEM-1", "itemData" : { "DOI" : "10.1126/science.191.4232.1131", "ISSN" : "0036-8075", "abstract" : "Quantitative geologic evidence is used to reconst boundary conditions for the climate 18,000 years ago.", "author" : [ { "dropping-particle" : "", "family" : "CLIMAP Project Members", "given" : "", "non-dropping-particle" : "", "parse-names" : false, "suffix" : "" }, { "dropping-particle" : "", "family" : "McIntyre", "given" : "A.", "non-dropping-particle" : "", "parse-names" : false, "suffix" : "" }, { "dropping-particle" : "", "family" : "Moore", "given" : "T. C.", "non-dropping-particle" : "", "parse-names" : false, "suffix" : "" }, { "dropping-particle" : "", "family" : "Andersen", "given" : "B.", "non-dropping-particle" : "", "parse-names" : false, "suffix" : "" }, { "dropping-particle" : "", "family" : "Balsam", "given" : "W.", "non-dropping-particle" : "", "parse-names" : false, "suffix" : "" }, { "dropping-particle" : "", "family" : "B\u00e9", "given" : "A.", "non-dropping-particle" : "", "parse-names" : false, "suffix" : "" }, { "dropping-particle" : "", "family" : "Brunner", "given" : "C.", "non-dropping-particle" : "", "parse-names" : false, "suffix" : "" }, { "dropping-particle" : "", "family" : "Cooley", "given" : "J.", "non-dropping-particle" : "", "parse-names" : false, "suffix" : "" }, { "dropping-particle" : "", "family" : "Crowley", "given" : "T.", "non-dropping-particle" : "", "parse-names" : false, "suffix" : "" }, { "dropping-particle" : "", "family" : "Denton", "given" : "G.", "non-dropping-particle" : "", "parse-names" : false, "suffix" : "" }, { "dropping-particle" : "", "family" : "Gardner", "given" : "J.", "non-dropping-particle" : "", "parse-names" : false, "suffix" : "" }, { "dropping-particle" : "", "family" : "Geitzenauer", "given" : "K.", "non-dropping-particle" : "", "parse-names" : false, "suffix" : "" }, { "dropping-particle" : "", "family" : "Hays", "given" : "J. D.", "non-dropping-particle" : "", "parse-names" : false, "suffix" : "" }, { "dropping-particle" : "", "family" : "Hutson", "given" : "W.", "non-dropping-particle" : "", "parse-names" : false, "suffix" : "" }, { "dropping-particle" : "", "family" : "Imbrie", "given" : "J.", "non-dropping-particle" : "", "parse-names" : false, "suffix" : "" }, { "dropping-particle" : "", "family" : "Irving", "given" : "G.", "non-dropping-particle" : "", "parse-names" : false, "suffix" : "" }, { "dropping-particle" : "", "family" : "Kellogg", "given" : "T.", "non-dropping-particle" : "", "parse-names" : false, "suffix" : "" }, { "dropping-particle" : "", "family" : "Kennett", "given" : "J.", "non-dropping-particle" : "", "parse-names" : false, "suffix" : "" }, { "dropping-particle" : "", "family" : "Kipp", "given" : "N.", "non-dropping-particle" : "", "parse-names" : false, "suffix" : "" }, { "dropping-particle" : "", "family" : "Kukla", "given" : "G.", "non-dropping-particle" : "", "parse-names" : false, "suffix" : "" }, { "dropping-particle" : "", "family" : "Kukla", "given" : "H.", "non-dropping-particle" : "", "parse-names" : false, "suffix" : "" }, { "dropping-particle" : "", "family" : "Lozano", "given" : "J.", "non-dropping-particle" : "", "parse-names" : false, "suffix" : "" }, { "dropping-particle" : "", "family" : "Luz", "given" : "B.", "non-dropping-particle" : "", "parse-names" : false, "suffix" : "" }, { "dropping-particle" : "", "family" : "Mangion", "given" : "S.", "non-dropping-particle" : "", "parse-names" : false, "suffix" : "" }, { "dropping-particle" : "", "family" : "Matthews", "given" : "R. K.", "non-dropping-particle" : "", "parse-names" : false, "suffix" : "" }, { "dropping-particle" : "", "family" : "Mayewski", "given" : "P.", "non-dropping-particle" : "", "parse-names" : false, "suffix" : "" }, { "dropping-particle" : "", "family" : "Molfino", "given" : "B.", "non-dropping-particle" : "", "parse-names" : false, "suffix" : "" }, { "dropping-particle" : "", "family" : "Ninkovich", "given" : "D.", "non-dropping-particle" : "", "parse-names" : false, "suffix" : "" }, { "dropping-particle" : "", "family" : "Opdyke", "given" : "N.", "non-dropping-particle" : "", "parse-names" : false, "suffix" : "" }, { "dropping-particle" : "", "family" : "Prell", "given" : "W.", "non-dropping-particle" : "", "parse-names" : false, "suffix" : "" }, { "dropping-particle" : "", "family" : "Robertson", "given" : "J.", "non-dropping-particle" : "", "parse-names" : false, "suffix" : "" }, { "dropping-particle" : "", "family" : "Ruddiman", "given" : "W. F.", "non-dropping-particle" : "", "parse-names" : false, "suffix" : "" }, { "dropping-particle" : "", "family" : "Sachs", "given" : "H.", "non-dropping-particle" : "", "parse-names" : false, "suffix" : "" }, { "dropping-particle" : "", "family" : "Saito", "given" : "T.", "non-dropping-particle" : "", "parse-names" : false, "suffix" : "" }, { "dropping-particle" : "", "family" : "Shackleton", "given" : "N.", "non-dropping-particle" : "", "parse-names" : false, "suffix" : "" }, { "dropping-particle" : "", "family" : "Thierstein", "given" : "H.", "non-dropping-particle" : "", "parse-names" : false, "suffix" : "" }, { "dropping-particle" : "", "family" : "Thompson", "given" : "P.", "non-dropping-particle" : "", "parse-names" : false, "suffix" : "" } ], "container-title" : "Science", "id" : "ITEM-1", "issue" : "4232", "issued" : { "date-parts" : [ [ "1976", "3", "19" ] ] }, "page" : "1131-1137", "title" : "The Surface of the Ice-Age Earth", "translator" : [ { "dropping-particle" : "", "family" : "H3140", "given" : "", "non-dropping-particle" : "", "parse-names" : false, "suffix" : "" } ], "type" : "article-journal", "volume" : "191" }, "uris" : [ "http://www.mendeley.com/documents/?uuid=5f6a2c93-19db-3650-ac87-9eda29a54a44" ] } ], "mendeley" : { "formattedCitation" : "(CLIMAP Project Members et al., 1976)", "plainTextFormattedCitation" : "(CLIMAP Project Members et al., 1976)", "previouslyFormattedCitation" : "(CLIMAP Project Members et al., 1976)" }, "properties" : { "noteIndex" : 0 }, "schema" : "https://github.com/citation-style-language/schema/raw/master/csl-citation.json" }</w:instrText>
      </w:r>
      <w:r>
        <w:fldChar w:fldCharType="separate"/>
      </w:r>
      <w:ins w:id="2156" w:author="Robin Matthews" w:date="2021-05-18T16:02:00Z">
        <w:r w:rsidR="00602365">
          <w:rPr>
            <w:noProof/>
            <w:lang w:val="en-GB"/>
          </w:rPr>
          <w:t>(CLIMAP Project Members et al., 1976)</w:t>
        </w:r>
      </w:ins>
      <w:del w:id="2157" w:author="Robin Matthews" w:date="2021-05-18T16:02:00Z">
        <w:r w:rsidRPr="00C421D6" w:rsidDel="00602365">
          <w:rPr>
            <w:noProof/>
            <w:lang w:val="en-GB"/>
          </w:rPr>
          <w:delText>(CLIMAP Project Members et al., 1976)</w:delText>
        </w:r>
      </w:del>
      <w:r>
        <w:fldChar w:fldCharType="end"/>
      </w:r>
      <w:r w:rsidRPr="00C421D6">
        <w:rPr>
          <w:lang w:val="en-GB"/>
        </w:rPr>
        <w:t xml:space="preserve">, providing the first quantitative constraints for model simulations of </w:t>
      </w:r>
      <w:del w:id="2158" w:author="Ian Blenkinsop" w:date="2021-07-05T11:44:00Z">
        <w:r w:rsidRPr="00C421D6" w:rsidDel="00601329">
          <w:rPr>
            <w:lang w:val="en-GB"/>
          </w:rPr>
          <w:delText xml:space="preserve">ice </w:delText>
        </w:r>
      </w:del>
      <w:ins w:id="2159" w:author="Ian Blenkinsop" w:date="2021-07-05T11:44:00Z">
        <w:r w:rsidR="00601329" w:rsidRPr="00C421D6">
          <w:rPr>
            <w:lang w:val="en-GB"/>
          </w:rPr>
          <w:t>ice</w:t>
        </w:r>
        <w:r w:rsidR="00601329">
          <w:rPr>
            <w:lang w:val="en-GB"/>
          </w:rPr>
          <w:t>-</w:t>
        </w:r>
      </w:ins>
      <w:r w:rsidRPr="00C421D6">
        <w:rPr>
          <w:lang w:val="en-GB"/>
        </w:rPr>
        <w:t xml:space="preserve">age climates (e.g., </w:t>
      </w:r>
      <w:r>
        <w:fldChar w:fldCharType="begin" w:fldLock="1"/>
      </w:r>
      <w:r w:rsidR="00E81B0B">
        <w:rPr>
          <w:lang w:val="en-GB"/>
        </w:rPr>
        <w:instrText>ADDIN CSL_CITATION { "citationItems" : [ { "id" : "ITEM-1", "itemData" : { "DOI" : "10.1016/0033-5894(85)90080-8", "ISSN" : "0033-5894", "abstract" : "CLIMAP (1981, \u201cSeasonal Reconstruction of the Earth's Surface at the Last Glacial Maximum,\u201d Geological Society of America Map and Chart Series MC-36) boundary conditions were used as inputs to the GISS general circulation model, and the last glacial maximum (LGM) climate was simulated for six model years. The simulation was compared with snow line depression and pollen-inferred temperature data at low latitudes, specifically for Hawaii, Colombia, East Africa, and New Guinea. The model does not produced as much cooling at low latitudes as is implied by the terrestrial evidence. An alternative experiment in which the CLIMAP sea-surface temperatures were uniformly lowered by 2\u00b0C produces a better fit to the land data although in Hawaii model temperatures are still too warm. The relatively warm CLIMAP tropical sea-surface temperatures also provide for only a slight decrease in the hydrologic cycle in the model, in contrast to both evidence of LGM tropical aridity and the results of the experiment with colder ocean temperatures. With the CLIMAP sea-surface temperatures, the LGM global annual mean surface air temperature is 3.6\u00b0C colder than at present; if the ocean temperatures were allowed to cool in conformity with the model's radiation balance, the LGM simulation would be 5\u00b0\u20136\u00b0C colder than today, and in better agreement with the tropical land evidence.", "author" : [ { "dropping-particle" : "", "family" : "Rind", "given" : "D.", "non-dropping-particle" : "", "parse-names" : false, "suffix" : "" }, { "dropping-particle" : "", "family" : "Peteet", "given" : "D.", "non-dropping-particle" : "", "parse-names" : false, "suffix" : "" } ], "container-title" : "Quaternary Research", "id" : "ITEM-1", "issue" : "01", "issued" : { "date-parts" : [ [ "1985", "7", "20" ] ] }, "page" : "1-22", "title" : "Terrestrial Conditions at the Last Glacial Maximum and CLIMAP Sea-Surface Temperature Estimates: Are They Consistent?", "translator" : [ { "dropping-particle" : "", "family" : "H3138", "given" : "", "non-dropping-particle" : "", "parse-names" : false, "suffix" : "" } ], "type" : "article-journal", "volume" : "24" }, "uris" : [ "http://www.mendeley.com/documents/?uuid=b104ea86-5d81-3857-9720-b295afab9b13" ] } ], "mendeley" : { "formattedCitation" : "(Rind and Peteet, 1985)", "manualFormatting" : "Rind and Peteet, 1985)", "plainTextFormattedCitation" : "(Rind and Peteet, 1985)", "previouslyFormattedCitation" : "(Rind and Peteet, 1985)" }, "properties" : { "noteIndex" : 0 }, "schema" : "https://github.com/citation-style-language/schema/raw/master/csl-citation.json" }</w:instrText>
      </w:r>
      <w:r>
        <w:fldChar w:fldCharType="separate"/>
      </w:r>
      <w:ins w:id="2160" w:author="Robin Matthews" w:date="2021-05-18T16:02:00Z">
        <w:r w:rsidR="00602365">
          <w:rPr>
            <w:noProof/>
            <w:lang w:val="en-GB"/>
          </w:rPr>
          <w:t>Rind and Peteet, 1985)</w:t>
        </w:r>
      </w:ins>
      <w:del w:id="2161" w:author="Robin Matthews" w:date="2021-05-18T16:02:00Z">
        <w:r w:rsidRPr="00C421D6" w:rsidDel="00602365">
          <w:rPr>
            <w:noProof/>
            <w:lang w:val="en-GB"/>
          </w:rPr>
          <w:delText>Rind and Peteet, 1985)</w:delText>
        </w:r>
      </w:del>
      <w:r>
        <w:fldChar w:fldCharType="end"/>
      </w:r>
      <w:r w:rsidRPr="00C421D6">
        <w:rPr>
          <w:lang w:val="en-GB"/>
        </w:rPr>
        <w:t>. Paleoclimate data and modelling showed that the Atlantic Ocean circulation has not been stable over glacial</w:t>
      </w:r>
      <w:del w:id="2162" w:author="Ian Blenkinsop" w:date="2021-07-01T13:08:00Z">
        <w:r w:rsidRPr="00C421D6" w:rsidDel="009C5C5D">
          <w:rPr>
            <w:lang w:val="en-GB"/>
          </w:rPr>
          <w:delText>-</w:delText>
        </w:r>
      </w:del>
      <w:ins w:id="2163" w:author="Ian Blenkinsop" w:date="2021-07-01T13:08:00Z">
        <w:r w:rsidR="009C5C5D">
          <w:rPr>
            <w:lang w:val="en-GB"/>
          </w:rPr>
          <w:t>–</w:t>
        </w:r>
      </w:ins>
      <w:r w:rsidRPr="00C421D6">
        <w:rPr>
          <w:lang w:val="en-GB"/>
        </w:rPr>
        <w:t xml:space="preserve">interglacial time periods, and that many changes in ocean circulation are associated with abrupt transitions in climate in the North Atlantic region </w:t>
      </w:r>
      <w:r>
        <w:fldChar w:fldCharType="begin" w:fldLock="1"/>
      </w:r>
      <w:r w:rsidR="00E81B0B">
        <w:rPr>
          <w:lang w:val="en-GB"/>
        </w:rPr>
        <w:instrText>ADDIN CSL_CITATION { "citationItems" : [ { "id" : "ITEM-1", "itemData" : { "DOI" : "10.1016/0031-0182(81)90097-3", "ISSN" : "00310182", "author" : [ { "dropping-particle" : "", "family" : "Ruddiman", "given" : "William F.", "non-dropping-particle" : "", "parse-names" : false, "suffix" : "" }, { "dropping-particle" : "", "family" : "McIntyre", "given" : "Andrew", "non-dropping-particle" : "", "parse-names" : false, "suffix" : "" } ], "container-title" : "Palaeogeography, Palaeoclimatology, Palaeoecology", "id" : "ITEM-1", "issued" : { "date-parts" : [ [ "1981" ] ] }, "page" : "145-214", "title" : "The North Atlantic Ocean during the last deglaciation", "translator" : [ { "dropping-particle" : "", "family" : "H3815", "given" : "", "non-dropping-particle" : "", "parse-names" : false, "suffix" : "" } ], "type" : "article-journal", "volume" : "35" }, "uris" : [ "http://www.mendeley.com/documents/?uuid=8cd13e61-7c9d-401f-8fd4-dfaa112d52d3" ] }, { "id" : "ITEM-2", "itemData" : { "DOI" : "10.1038/315021a0", "ISSN" : "1476-4687", "abstract" : "The climate record obtained from two long Greenland ice cores reveals several brief climate oscillations during glacial time. The most recent of these oscillations, also found in continental pollen records, has greatest impact in the area under the meteorological influence of the northern Atlantic, but none in the United States. This suggests that these oscillations are caused by fluctuations in the formation rate of deep water in the northern Atlantic. As the present production of deep water in this area is driven by an excess of evaporation over precipitation and continental runoff, atmospheric water transport may be an important element in climate change. Changes in the production rate of deep water in this sector of the ocean may push the climate system from one quasi-stable mode of operation to another.", "author" : [ { "dropping-particle" : "", "family" : "Broecker", "given" : "Wallace S.", "non-dropping-particle" : "", "parse-names" : false, "suffix" : "" }, { "dropping-particle" : "", "family" : "Peteet", "given" : "Dorothy M.", "non-dropping-particle" : "", "parse-names" : false, "suffix" : "" }, { "dropping-particle" : "", "family" : "Rind", "given" : "David", "non-dropping-particle" : "", "parse-names" : false, "suffix" : "" } ], "container-title" : "Nature", "id" : "ITEM-2", "issue" : "6014", "issued" : { "date-parts" : [ [ "1985", "5" ] ] }, "page" : "21-26", "title" : "Does the ocean\u2013atmosphere system have more than one stable mode of operation?", "translator" : [ { "dropping-particle" : "", "family" : "H4333", "given" : "", "non-dropping-particle" : "", "parse-names" : false, "suffix" : "" } ], "type" : "article-journal", "volume" : "315" }, "uris" : [ "http://www.mendeley.com/documents/?uuid=f0be357b-5e44-4659-a237-78099cee507d" ] }, { "id" : "ITEM-3", "itemData" : { "DOI" : "10.1038/330035a0", "ISSN" : "0028-0836", "author" : [ { "dropping-particle" : "", "family" : "Boyle", "given" : "Edward A.", "non-dropping-particle" : "", "parse-names" : false, "suffix" : "" }, { "dropping-particle" : "", "family" : "Keigwin", "given" : "Lloyd", "non-dropping-particle" : "", "parse-names" : false, "suffix" : "" } ], "container-title" : "Nature", "id" : "ITEM-3", "issue" : "6143", "issued" : { "date-parts" : [ [ "1987", "11" ] ] }, "page" : "35-40", "title" : "North Atlantic thermohaline circulation during the past 20,000 years linked to high-latitude surface temperature", "translator" : [ { "dropping-particle" : "", "family" : "H3805", "given" : "", "non-dropping-particle" : "", "parse-names" : false, "suffix" : "" } ], "type" : "article-journal", "volume" : "330" }, "uris" : [ "http://www.mendeley.com/documents/?uuid=97b96144-2f6c-4fdb-8673-fead7901fdfc" ] }, { "id" : "ITEM-4", "itemData" : { "DOI" : "10.1175/1520-0442(1988)001&lt;0841:TSEOAC&gt;2.0.CO;2", "ISSN" : "08948755, 15200442", "abstract" : "[Two stable equilibria have been obtained from a global model of the coupled ocean-atmosphere system developed at the Geophysical Fluid Dynamics Laboratory of NOAA. The model used for this study consists of general circulation models of the atmosphere and the world oceans and a simple model of land surface. Starting from two different initial conditions, \"asynchronous\" time integrations of the coupled model, under identical boundary conditions, lead to two stable equilibria. In one equilibrium, the North Atlantic Ocean has a vigorous thermohaline circulation and relatively saline and warm surface water. In the other equilibrium, there is no thermohaline circulation, and an intense halocline exists in the surface layer at high latitudes. In both integrations, the air-sea exchange of water is adjusted to remove a systematic bias of the model that surpresses the thermohaline circulation in the North Atlantic. Nevertheless, these results raise the intriguing possibility that the coupled system may have at least two equilibria. They also suggest that the thermohaline overturning in the North Atlantic is mainly responsible for making the surface salinity of the northern North Atlantic higher than that of the northern North Pacific. Finally, a discussion is made on the paleoclimatic implications of these results for the large and abrupt transition between the Aller\u00f6d and Younger Dryas events which occurred about 11 000 years ago.]", "author" : [ { "dropping-particle" : "", "family" : "Manabe", "given" : "S.", "non-dropping-particle" : "", "parse-names" : false, "suffix" : "" }, { "dropping-particle" : "", "family" : "Stouffer", "given" : "R. J.", "non-dropping-particle" : "", "parse-names" : false, "suffix" : "" } ], "container-title" : "Journal of Climate", "id" : "ITEM-4", "issue" : "9", "issued" : { "date-parts" : [ [ "1988", "9" ] ] }, "page" : "841-866", "publisher" : "American Meteorological Society", "title" : "Two Stable Equilibria of a Coupled Ocean-Atmosphere Model", "translator" : [ { "dropping-particle" : "", "family" : "H4112", "given" : "", "non-dropping-particle" : "", "parse-names" : false, "suffix" : "" } ], "type" : "article-journal", "volume" : "1" }, "uris" : [ "http://www.mendeley.com/documents/?uuid=1c4c3f40-02e4-4b5c-8e73-cf5168535b49" ] } ], "mendeley" : { "formattedCitation" : "(Ruddiman and McIntyre, 1981; Broecker et al., 1985; Boyle and Keigwin, 1987; Manabe and Stouffer, 1988)", "manualFormatting" : "(Ruddiman and McIntyre, 1981; Broecker et al., 1985; Boyle and Keigwin, 1987; Manabe and Stouffer, 1988)", "plainTextFormattedCitation" : "(Ruddiman and McIntyre, 1981; Broecker et al., 1985; Boyle and Keigwin, 1987; Manabe and Stouffer, 1988)", "previouslyFormattedCitation" : "(Ruddiman and McIntyre, 1981; Broecker et al., 1985; Boyle and Keigwin, 1987; Manabe and Stouffer, 1988)" }, "properties" : { "noteIndex" : 0 }, "schema" : "https://github.com/citation-style-language/schema/raw/master/csl-citation.json" }</w:instrText>
      </w:r>
      <w:r>
        <w:fldChar w:fldCharType="separate"/>
      </w:r>
      <w:ins w:id="2164" w:author="Robin Matthews" w:date="2021-05-18T16:02:00Z">
        <w:r w:rsidR="00602365">
          <w:rPr>
            <w:noProof/>
            <w:lang w:val="en-GB"/>
          </w:rPr>
          <w:t>(Ruddiman and McIntyre, 1981; Broecker et al., 1985; Boyle and Keigwin, 1987; Manabe and Stouffer, 1988)</w:t>
        </w:r>
      </w:ins>
      <w:del w:id="2165" w:author="Robin Matthews" w:date="2021-05-18T16:02:00Z">
        <w:r w:rsidRPr="00C421D6" w:rsidDel="00602365">
          <w:rPr>
            <w:noProof/>
            <w:lang w:val="en-GB"/>
          </w:rPr>
          <w:delText>(Ruddiman and McIntyre, 1981; Broecker et al., 1985; Boyle and Keigwin, 1987; Manabe and Stouffer, 1988)</w:delText>
        </w:r>
      </w:del>
      <w:r>
        <w:fldChar w:fldCharType="end"/>
      </w:r>
      <w:bookmarkEnd w:id="2154"/>
      <w:r w:rsidRPr="00C421D6">
        <w:rPr>
          <w:lang w:val="en-GB"/>
        </w:rPr>
        <w:t>.</w:t>
      </w:r>
    </w:p>
    <w:p w14:paraId="1178397A" w14:textId="77777777" w:rsidR="00102875" w:rsidRPr="00C421D6" w:rsidRDefault="00102875" w:rsidP="00102875">
      <w:pPr>
        <w:pStyle w:val="AR6BodyText"/>
        <w:rPr>
          <w:lang w:val="en-GB"/>
        </w:rPr>
      </w:pPr>
    </w:p>
    <w:p w14:paraId="4C41BC09" w14:textId="49004D09" w:rsidR="00102875" w:rsidRPr="000A7B9C" w:rsidRDefault="00102875" w:rsidP="00102875">
      <w:pPr>
        <w:pStyle w:val="AR6BodyText"/>
        <w:rPr>
          <w:lang w:val="fr-CH"/>
        </w:rPr>
      </w:pPr>
      <w:bookmarkStart w:id="2166" w:name="_Hlk66718997"/>
      <w:commentRangeStart w:id="2167"/>
      <w:r w:rsidRPr="00C421D6">
        <w:rPr>
          <w:rFonts w:cs="Times New Roman"/>
          <w:lang w:val="en-GB"/>
        </w:rPr>
        <w:t>By the early 20th century, cyclical changes in insolation due to the interacting periodicities of orbital eccentricity, axial tilt</w:t>
      </w:r>
      <w:del w:id="2168" w:author="Ian Blenkinsop" w:date="2021-07-05T11:45:00Z">
        <w:r w:rsidRPr="00C421D6" w:rsidDel="0031483F">
          <w:rPr>
            <w:rFonts w:cs="Times New Roman"/>
            <w:lang w:val="en-GB"/>
          </w:rPr>
          <w:delText>,</w:delText>
        </w:r>
      </w:del>
      <w:r w:rsidRPr="00C421D6">
        <w:rPr>
          <w:rFonts w:cs="Times New Roman"/>
          <w:lang w:val="en-GB"/>
        </w:rPr>
        <w:t xml:space="preserve"> and axial precession had been </w:t>
      </w:r>
      <w:del w:id="2169" w:author="Ian Blenkinsop" w:date="2021-07-05T13:29:00Z">
        <w:r w:rsidRPr="00C421D6" w:rsidDel="005E221C">
          <w:rPr>
            <w:rFonts w:cs="Times New Roman"/>
            <w:lang w:val="en-GB"/>
          </w:rPr>
          <w:delText xml:space="preserve">hypothesised </w:delText>
        </w:r>
      </w:del>
      <w:ins w:id="2170" w:author="Ian Blenkinsop" w:date="2021-07-05T13:29:00Z">
        <w:r w:rsidR="005E221C" w:rsidRPr="00C421D6">
          <w:rPr>
            <w:rFonts w:cs="Times New Roman"/>
            <w:lang w:val="en-GB"/>
          </w:rPr>
          <w:t>hypothesi</w:t>
        </w:r>
        <w:r w:rsidR="005E221C">
          <w:rPr>
            <w:rFonts w:cs="Times New Roman"/>
            <w:lang w:val="en-GB"/>
          </w:rPr>
          <w:t>z</w:t>
        </w:r>
        <w:r w:rsidR="005E221C" w:rsidRPr="00C421D6">
          <w:rPr>
            <w:rFonts w:cs="Times New Roman"/>
            <w:lang w:val="en-GB"/>
          </w:rPr>
          <w:t xml:space="preserve">ed </w:t>
        </w:r>
      </w:ins>
      <w:r w:rsidRPr="00C421D6">
        <w:rPr>
          <w:rFonts w:cs="Times New Roman"/>
          <w:lang w:val="en-GB"/>
        </w:rPr>
        <w:t>as a chief pacemaker of ice age</w:t>
      </w:r>
      <w:del w:id="2171" w:author="Ian Blenkinsop" w:date="2021-07-05T11:45:00Z">
        <w:r w:rsidRPr="00C421D6" w:rsidDel="0031483F">
          <w:rPr>
            <w:rFonts w:cs="Times New Roman"/>
            <w:lang w:val="en-GB"/>
          </w:rPr>
          <w:delText>-</w:delText>
        </w:r>
      </w:del>
      <w:ins w:id="2172" w:author="Ian Blenkinsop" w:date="2021-07-05T11:45:00Z">
        <w:r w:rsidR="0031483F">
          <w:rPr>
            <w:rFonts w:cs="Times New Roman"/>
            <w:lang w:val="en-GB"/>
          </w:rPr>
          <w:t>–</w:t>
        </w:r>
      </w:ins>
      <w:r w:rsidRPr="00C421D6">
        <w:rPr>
          <w:rFonts w:cs="Times New Roman"/>
          <w:lang w:val="en-GB"/>
        </w:rPr>
        <w:t>interglacial cycles on multi-millennial timescales</w:t>
      </w:r>
      <w:commentRangeEnd w:id="2167"/>
      <w:r w:rsidR="0031483F">
        <w:rPr>
          <w:rStyle w:val="CommentReference"/>
        </w:rPr>
        <w:commentReference w:id="2167"/>
      </w:r>
      <w:r w:rsidRPr="00C421D6">
        <w:rPr>
          <w:rFonts w:cs="Times New Roman"/>
          <w:lang w:val="en-GB"/>
        </w:rPr>
        <w:t xml:space="preserve"> </w:t>
      </w:r>
      <w:r>
        <w:rPr>
          <w:rFonts w:cs="Times New Roman"/>
        </w:rPr>
        <w:fldChar w:fldCharType="begin" w:fldLock="1"/>
      </w:r>
      <w:r w:rsidR="00E81B0B">
        <w:rPr>
          <w:rFonts w:cs="Times New Roman"/>
          <w:lang w:val="en-GB"/>
        </w:rPr>
        <w:instrText>ADDIN CSL_CITATION { "citationItems" : [ { "id" : "ITEM-1", "itemData" : { "author" : [ { "dropping-particle" : "", "family" : "Milankovich", "given" : "Milutin", "non-dropping-particle" : "", "parse-names" : false, "suffix" : "" } ], "id" : "ITEM-1", "issued" : { "date-parts" : [ [ "1920" ] ] }, "note" : "Qc911 .m5", "number-of-pages" : "338", "publisher" : "Gauthier-Villars et Cie", "publisher-place" : "Paris, France", "title" : "Th\u00e9orie Math\u00e9matique des Ph\u00e9nom\u00e8nes Thermiques Produits par la Radiation Solaire", "translator" : [ { "dropping-particle" : "", "family" : "H2485", "given" : "Rt4", "non-dropping-particle" : "", "parse-names" : false, "suffix" : "" } ], "type" : "book" }, "uris" : [ "http://www.mendeley.com/documents/?uuid=1b0aa8b7-1738-43ce-bb5f-65d36bc6a8b9" ] } ], "mendeley" : { "formattedCitation" : "(Milankovich, 1920)", "plainTextFormattedCitation" : "(Milankovich, 1920)", "previouslyFormattedCitation" : "(Milankovich, 1920)" }, "properties" : { "noteIndex" : 0 }, "schema" : "https://github.com/citation-style-language/schema/raw/master/csl-citation.json" }</w:instrText>
      </w:r>
      <w:r>
        <w:rPr>
          <w:rFonts w:cs="Times New Roman"/>
        </w:rPr>
        <w:fldChar w:fldCharType="separate"/>
      </w:r>
      <w:ins w:id="2173" w:author="Robin Matthews" w:date="2021-05-18T16:02:00Z">
        <w:r w:rsidR="00602365">
          <w:rPr>
            <w:rFonts w:cs="Times New Roman"/>
            <w:noProof/>
            <w:lang w:val="en-GB"/>
          </w:rPr>
          <w:t>(Milankovich, 1920)</w:t>
        </w:r>
      </w:ins>
      <w:del w:id="2174" w:author="Robin Matthews" w:date="2021-05-18T16:02:00Z">
        <w:r w:rsidRPr="00C421D6" w:rsidDel="00602365">
          <w:rPr>
            <w:rFonts w:cs="Times New Roman"/>
            <w:noProof/>
            <w:lang w:val="en-GB"/>
          </w:rPr>
          <w:delText>(Milankovich, 1920)</w:delText>
        </w:r>
      </w:del>
      <w:r>
        <w:rPr>
          <w:rFonts w:cs="Times New Roman"/>
        </w:rPr>
        <w:fldChar w:fldCharType="end"/>
      </w:r>
      <w:r w:rsidRPr="00C421D6">
        <w:rPr>
          <w:rFonts w:cs="Times New Roman"/>
          <w:lang w:val="en-GB"/>
        </w:rPr>
        <w:t>. Paleoclimate information derived from marine sediment provides quantitative estimates of past temperature, ice volume</w:t>
      </w:r>
      <w:del w:id="2175" w:author="Ian Blenkinsop" w:date="2021-07-05T11:47:00Z">
        <w:r w:rsidRPr="00C421D6" w:rsidDel="00402D91">
          <w:rPr>
            <w:rFonts w:cs="Times New Roman"/>
            <w:lang w:val="en-GB"/>
          </w:rPr>
          <w:delText>,</w:delText>
        </w:r>
      </w:del>
      <w:r w:rsidRPr="00C421D6">
        <w:rPr>
          <w:rFonts w:cs="Times New Roman"/>
          <w:lang w:val="en-GB"/>
        </w:rPr>
        <w:t xml:space="preserve"> and sea level over millions of years (</w:t>
      </w:r>
      <w:del w:id="2176" w:author="Ian Blenkinsop" w:date="2021-07-12T14:14:00Z">
        <w:r w:rsidRPr="00C421D6" w:rsidDel="001465B6">
          <w:rPr>
            <w:rFonts w:cs="Times New Roman"/>
            <w:lang w:val="en-GB"/>
          </w:rPr>
          <w:delText xml:space="preserve">Section 1.2.1.2, </w:delText>
        </w:r>
      </w:del>
      <w:r w:rsidRPr="00C421D6">
        <w:rPr>
          <w:rFonts w:cs="Times New Roman"/>
          <w:lang w:val="en-GB"/>
        </w:rPr>
        <w:t>Figure 1.5</w:t>
      </w:r>
      <w:del w:id="2177" w:author="Ian Blenkinsop" w:date="2021-07-05T11:47:00Z">
        <w:r w:rsidRPr="00C421D6" w:rsidDel="00402D91">
          <w:rPr>
            <w:rFonts w:cs="Times New Roman"/>
            <w:lang w:val="en-GB"/>
          </w:rPr>
          <w:delText xml:space="preserve">) </w:delText>
        </w:r>
      </w:del>
      <w:ins w:id="2178" w:author="Ian Blenkinsop" w:date="2021-07-05T11:47:00Z">
        <w:r w:rsidR="00402D91">
          <w:rPr>
            <w:rFonts w:cs="Times New Roman"/>
            <w:lang w:val="en-GB"/>
          </w:rPr>
          <w:t>;</w:t>
        </w:r>
        <w:r w:rsidR="00402D91" w:rsidRPr="00C421D6">
          <w:rPr>
            <w:rFonts w:cs="Times New Roman"/>
            <w:lang w:val="en-GB"/>
          </w:rPr>
          <w:t xml:space="preserve"> </w:t>
        </w:r>
      </w:ins>
      <w:r>
        <w:rPr>
          <w:rFonts w:cs="Times New Roman"/>
        </w:rPr>
        <w:fldChar w:fldCharType="begin" w:fldLock="1"/>
      </w:r>
      <w:r w:rsidR="00E81B0B">
        <w:rPr>
          <w:rFonts w:cs="Times New Roman"/>
          <w:lang w:val="en-GB"/>
        </w:rPr>
        <w:instrText>ADDIN CSL_CITATION { "citationItems" : [ { "id" : "ITEM-1", "itemData" : { "DOI" : "10.1086/626295", "ISBN" : "00221376", "ISSN" : "0022-1376", "abstract" : "Oxygen isotopic analyses of pelagic Foraminifera from Atlantic, Caribbean, and Pacific deep-sea cores indicate that the temperature of superficial waters in the equatorial Atlantic and Caribbean underwent periodic oscillations during the Pleistocene with an amplitude of about 6&amp;#xb0; C. The temperature record of the Pacific cores was much affected by local oceanographic conditions. Seven complete temperature cycles are shown by a Caribbean core. By extrapolating rates of sedimentation based on radiocarbon data, an age of about 280,000 years is obtained for the earliest temperature minimum. Correlation with continental events suggests that the earliest temperature minimum corresponds to the first major glaciation. The chronology of Pacific cores proposed by Arrhenius (1952) must be modified if correspondence with the chronology of Atlantic and Caribbean cores is desired. In one Pacific core which extends to the Pliocene, the 610-cm. level below top is believed to represent the Plio-Pleistocene boundary. About fifteen complete temperature cycles occur above this level, and the length of Pleistocene time is estimated at about 600,000 years. The so-called pre-G&amp;#xfc;nzian stages appear to span a time interval about as long as the Giinz and post-Giinzian stages. A glacial lowering of sea-level of about 100 m. is indicated. Closely spaced samples from short pilot cores furnish a detailed temperature record for postglacial times. A continuous temperature increase from about 16,500 to about 6,000 years ago is indicated, followed by a small temperature decrease. The temperature maximum at about 6,000 years ago is correlated with the \"Climatic Optimum.\" Isotopic analyses of calcareous benthonic Foraminifera show that the temperature of bottom water in the equatorial Pacific during glacial ages was similar to the present, but in the eastern equatorial Atlantic it was about 2.1&amp;#xb0; C. lower. This difference resulted from the large amount of marine ice present in the North Atlantic. Interglacial bottom temperature in the equatorial Pacific was not more than about 0.8&amp;#xb0; C. higher than glacial temperatures; interglacial data for the equatorial Atlantic are inconclusive with respect to temperature but indicate an influx of ice meltwater along the bottom larger than at present. Correspondence in time between temperature variations in the low latitudes, as shown by the cores, and glacial events in the high northern latitudes indicates close correspondence between g\u2026", "author" : [ { "dropping-particle" : "", "family" : "Emiliani", "given" : "Cesare", "non-dropping-particle" : "", "parse-names" : false, "suffix" : "" } ], "container-title" : "The Journal of Geology", "id" : "ITEM-1", "issue" : "6", "issued" : { "date-parts" : [ [ "1955", "11" ] ] }, "page" : "538-578", "title" : "Pleistocene Temperatures", "translator" : [ { "dropping-particle" : "", "family" : "H3013", "given" : "", "non-dropping-particle" : "", "parse-names" : false, "suffix" : "" } ], "type" : "article-journal", "volume" : "63" }, "uris" : [ "http://www.mendeley.com/documents/?uuid=a4ae9238-47b2-45e3-8afe-d6798ca54af5" ] }, { "id" : "ITEM-2", "itemData" : { "DOI" : "10.1016/0033-5894(73)90052-5", "ISBN" : "0033-5894", "ISSN" : "0033-5894", "PMID" : "1414", "abstract" : "Core Vema 28-238 preserves an excellent oxygen isotope and magnetic stratigraphy and is shown to contain undisturbed sediments deposited continuously through the past 870,000 yr. Detailed correlation with sequences described by Emiliani in the Caribbean and Atlantic Ocean is demonstrated. The boundaries of 22 stages representing alternating times of high and low Northern Hemisphere ice volume are recognized and dated. The record is interpreted in terms of Northern Hemisphere ice accumulation, and is used to estimate the range of temperature variation in the Caribbean.", "author" : [ { "dropping-particle" : "", "family" : "Shackleton", "given" : "Nicholas John", "non-dropping-particle" : "", "parse-names" : false, "suffix" : "" }, { "dropping-particle" : "", "family" : "Opdyke", "given" : "Neil D.", "non-dropping-particle" : "", "parse-names" : false, "suffix" : "" } ], "container-title" : "Quaternary Research", "id" : "ITEM-2", "issue" : "01", "issued" : { "date-parts" : [ [ "1973", "6", "20" ] ] }, "page" : "39-55", "title" : "Oxygen Isotope and Palaeomagnetic Stratigraphy of Equatorial Pacific Core V28-238: Oxygen Isotope Temperatures and Ice Volumes on a 105 Year and 106 Year Scale", "translator" : [ { "dropping-particle" : "", "family" : "H3022", "given" : "", "non-dropping-particle" : "", "parse-names" : false, "suffix" : "" } ], "type" : "article-journal", "volume" : "3" }, "uris" : [ "http://www.mendeley.com/documents/?uuid=b87b6afc-a11b-456a-bcc5-238c8ae5c7d7" ] }, { "id" : "ITEM-3", "itemData" : { "DOI" : "10.1038/nature01690", "ISSN" : "0028-0836", "author" : [ { "dropping-particle" : "", "family" : "Siddall", "given" : "M.", "non-dropping-particle" : "", "parse-names" : false, "suffix" : "" }, { "dropping-particle" : "", "family" : "Rohling", "given" : "E. J.", "non-dropping-particle" : "", "parse-names" : false, "suffix" : "" }, { "dropping-particle" : "", "family" : "Almogi-Labin", "given" : "A.", "non-dropping-particle" : "", "parse-names" : false, "suffix" : "" }, { "dropping-particle" : "", "family" : "Hemleben", "given" : "Ch.", "non-dropping-particle" : "", "parse-names" : false, "suffix" : "" }, { "dropping-particle" : "", "family" : "Meischner", "given" : "D.", "non-dropping-particle" : "", "parse-names" : false, "suffix" : "" }, { "dropping-particle" : "", "family" : "Schmelzer", "given" : "I.", "non-dropping-particle" : "", "parse-names" : false, "suffix" : "" }, { "dropping-particle" : "", "family" : "Smeed", "given" : "D. A.", "non-dropping-particle" : "", "parse-names" : false, "suffix" : "" } ], "container-title" : "Nature", "id" : "ITEM-3", "issue" : "6942", "issued" : { "date-parts" : [ [ "2003", "6" ] ] }, "page" : "853-858", "title" : "Sea-level fluctuations during the last glacial cycle", "translator" : [ { "dropping-particle" : "", "family" : "H3069", "given" : "", "non-dropping-particle" : "", "parse-names" : false, "suffix" : "" } ], "type" : "article-journal", "volume" : "423" }, "uris" : [ "http://www.mendeley.com/documents/?uuid=b32d3c3a-b601-4ea0-a8c7-edccaaab73c7" ] }, { "id" : "ITEM-4", "itemData" : { "DOI" : "10.1029/2004PA001071", "ISSN" : "08838305", "author" : [ { "dropping-particle" : "", "family" : "Lisiecki", "given" : "Lorraine E.", "non-dropping-particle" : "", "parse-names" : false, "suffix" : "" }, { "dropping-particle" : "", "family" : "Raymo", "given" : "Maureen E.", "non-dropping-particle" : "", "parse-names" : false, "suffix" : "" } ], "container-title" : "Paleoceanography", "id" : "ITEM-4", "issue" : "1", "issued" : { "date-parts" : [ [ "2005", "3" ] ] }, "page" : "n/a-n/a", "title" : "A Pliocene-Pleistocene stack of 57 globally distributed benthic \u03b4 18 O records", "translator" : [ { "dropping-particle" : "", "family" : "H3078", "given" : "", "non-dropping-particle" : "", "parse-names" : false, "suffix" : "" } ], "type" : "article-journal", "volume" : "20" }, "uris" : [ "http://www.mendeley.com/documents/?uuid=cdac2f9f-2570-4844-a676-54a02b01b7d4" ] }, { "id" : "ITEM-5", "itemData" : { "DOI" : "10.1002/2015RG000482", "ISSN" : "87551209", "author" : [ { "dropping-particle" : "", "family" : "Past Interglacials Working Group of PAGES", "given" : "", "non-dropping-particle" : "", "parse-names" : false, "suffix" : "" } ], "container-title" : "Reviews of Geophysics", "id" : "ITEM-5", "issue" : "1", "issued" : { "date-parts" : [ [ "2016", "3" ] ] }, "page" : "162-219", "title" : "Interglacials of the last 800,000 years", "translator" : [ { "dropping-particle" : "", "family" : "H3072", "given" : "", "non-dropping-particle" : "", "parse-names" : false, "suffix" : "" } ], "type" : "article-journal", "volume" : "54" }, "uris" : [ "http://www.mendeley.com/documents/?uuid=50da7e43-6966-4392-8948-16a61703b643" ] } ], "mendeley" : { "formattedCitation" : "(Emiliani, 1955; Shackleton and Opdyke, 1973; Siddall et al., 2003; Lisiecki and Raymo, 2005; Past Interglacials Working Group of PAGES, 2016)", "plainTextFormattedCitation" : "(Emiliani, 1955; Shackleton and Opdyke, 1973; Siddall et al., 2003; Lisiecki and Raymo, 2005; Past Interglacials Working Group of PAGES, 2016)", "previouslyFormattedCitation" : "(Emiliani, 1955; Shackleton and Opdyke, 1973; Siddall et al., 2003; Lisiecki and Raymo, 2005; Past Interglacials Working Group of PAGES, 2016)" }, "properties" : { "noteIndex" : 0 }, "schema" : "https://github.com/citation-style-language/schema/raw/master/csl-citation.json" }</w:instrText>
      </w:r>
      <w:r>
        <w:rPr>
          <w:rFonts w:cs="Times New Roman"/>
        </w:rPr>
        <w:fldChar w:fldCharType="separate"/>
      </w:r>
      <w:ins w:id="2179" w:author="Robin Matthews" w:date="2021-05-18T16:02:00Z">
        <w:del w:id="2180" w:author="Ian Blenkinsop" w:date="2021-07-05T11:47:00Z">
          <w:r w:rsidR="00602365" w:rsidDel="00402D91">
            <w:rPr>
              <w:rFonts w:cs="Times New Roman"/>
              <w:noProof/>
              <w:lang w:val="en-GB"/>
            </w:rPr>
            <w:delText>(</w:delText>
          </w:r>
        </w:del>
        <w:r w:rsidR="00602365">
          <w:rPr>
            <w:rFonts w:cs="Times New Roman"/>
            <w:noProof/>
            <w:lang w:val="en-GB"/>
          </w:rPr>
          <w:t>Emiliani, 1955; Shackleton and Opdyke, 1973; Siddall et al., 2003; Lisiecki and Raymo, 2005; Past Interglacials Working Group of PAGES, 2016)</w:t>
        </w:r>
      </w:ins>
      <w:del w:id="2181" w:author="Robin Matthews" w:date="2021-05-18T16:02:00Z">
        <w:r w:rsidR="00F8677F" w:rsidRPr="00C421D6" w:rsidDel="00602365">
          <w:rPr>
            <w:rFonts w:cs="Times New Roman"/>
            <w:noProof/>
            <w:lang w:val="en-GB"/>
          </w:rPr>
          <w:delText>(Emiliani, 1955; Shackleton and Opdyke, 1973; Siddall et al., 2003; Lisiecki and Raymo, 2005; Past Interglacials Working Group of PAGES, 2016)</w:delText>
        </w:r>
      </w:del>
      <w:r>
        <w:rPr>
          <w:rFonts w:cs="Times New Roman"/>
        </w:rPr>
        <w:fldChar w:fldCharType="end"/>
      </w:r>
      <w:r w:rsidRPr="00C421D6">
        <w:rPr>
          <w:rFonts w:cs="Times New Roman"/>
          <w:lang w:val="en-GB"/>
        </w:rPr>
        <w:t>. These estimates have</w:t>
      </w:r>
      <w:bookmarkEnd w:id="2166"/>
      <w:r w:rsidRPr="00C421D6">
        <w:rPr>
          <w:rFonts w:cs="Times New Roman"/>
          <w:lang w:val="en-GB"/>
        </w:rPr>
        <w:t xml:space="preserve"> </w:t>
      </w:r>
      <w:bookmarkStart w:id="2182" w:name="_Hlk66719066"/>
      <w:r w:rsidRPr="00C421D6">
        <w:rPr>
          <w:rFonts w:cs="Times New Roman"/>
          <w:lang w:val="en-GB"/>
        </w:rPr>
        <w:t xml:space="preserve">bolstered the orbital cycles hypothesis </w:t>
      </w:r>
      <w:r>
        <w:rPr>
          <w:rFonts w:cs="Times New Roman"/>
        </w:rPr>
        <w:fldChar w:fldCharType="begin" w:fldLock="1"/>
      </w:r>
      <w:r w:rsidR="00E81B0B">
        <w:rPr>
          <w:rFonts w:cs="Times New Roman"/>
          <w:lang w:val="en-GB"/>
        </w:rPr>
        <w:instrText>ADDIN CSL_CITATION { "citationItems" : [ { "id" : "ITEM-1", "itemData" : { "DOI" : "10.1126/science.194.4270.1121", "ISSN" : "0036-8075", "author" : [ { "dropping-particle" : "", "family" : "Hays", "given" : "J. D.", "non-dropping-particle" : "", "parse-names" : false, "suffix" : "" }, { "dropping-particle" : "", "family" : "Imbrie", "given" : "J.", "non-dropping-particle" : "", "parse-names" : false, "suffix" : "" }, { "dropping-particle" : "", "family" : "Shackleton", "given" : "N. J.", "non-dropping-particle" : "", "parse-names" : false, "suffix" : "" } ], "container-title" : "Science", "id" : "ITEM-1", "issue" : "4270", "issued" : { "date-parts" : [ [ "1976", "12", "10" ] ] }, "page" : "1121-1132", "title" : "Variations in the Earth's Orbit: Pacemaker of the Ice Ages", "translator" : [ { "dropping-particle" : "", "family" : "H2923", "given" : "", "non-dropping-particle" : "", "parse-names" : false, "suffix" : "" } ], "type" : "article-journal", "volume" : "194" }, "uris" : [ "http://www.mendeley.com/documents/?uuid=df87f424-874e-4990-ae95-8de61218b79d" ] }, { "id" : "ITEM-2", "itemData" : { "DOI" : "10.1038/269044a0", "ISSN" : "0028-0836", "author" : [ { "dropping-particle" : "", "family" : "Berger", "given" : "A. L.", "non-dropping-particle" : "", "parse-names" : false, "suffix" : "" } ], "container-title" : "Nature", "id" : "ITEM-2", "issue" : "5623", "issued" : { "date-parts" : [ [ "1977", "9" ] ] }, "page" : "44-45", "title" : "Support for the astronomical theory of climatic change", "translator" : [ { "dropping-particle" : "", "family" : "H3806", "given" : "", "non-dropping-particle" : "", "parse-names" : false, "suffix" : "" } ], "type" : "article-journal", "volume" : "269" }, "uris" : [ "http://www.mendeley.com/documents/?uuid=e2d433dd-e380-442b-9897-e2c1951756af" ] }, { "id" : "ITEM-3", "itemData" : { "DOI" : "10.1175/1520-0469(1978)035&lt;2362:LTVODI&gt;2.0.CO;2", "ISSN" : "0022-4928", "author" : [ { "dropping-particle" : "", "family" : "Berger", "given" : "Andr\u00e9 L.", "non-dropping-particle" : "", "parse-names" : false, "suffix" : "" } ], "container-title" : "Journal of the Atmospheric Sciences", "id" : "ITEM-3", "issue" : "12", "issued" : { "date-parts" : [ [ "1978", "12" ] ] }, "page" : "2362-2367", "title" : "Long-Term Variations of Daily Insolation and Quaternary Climatic Changes", "translator" : [ { "dropping-particle" : "", "family" : "H4102", "given" : "", "non-dropping-particle" : "", "parse-names" : false, "suffix" : "" } ], "type" : "article-journal", "volume" : "35" }, "uris" : [ "http://www.mendeley.com/documents/?uuid=185cfdf5-6034-4783-b34b-0de354bcb16b" ] } ], "mendeley" : { "formattedCitation" : "(Hays et al., 1976; Berger, 1977, 1978)", "plainTextFormattedCitation" : "(Hays et al., 1976; Berger, 1977, 1978)", "previouslyFormattedCitation" : "(Hays et al., 1976; Berger, 1977, 1978)" }, "properties" : { "noteIndex" : 0 }, "schema" : "https://github.com/citation-style-language/schema/raw/master/csl-citation.json" }</w:instrText>
      </w:r>
      <w:r>
        <w:rPr>
          <w:rFonts w:cs="Times New Roman"/>
        </w:rPr>
        <w:fldChar w:fldCharType="separate"/>
      </w:r>
      <w:ins w:id="2183" w:author="Robin Matthews" w:date="2021-05-18T16:02:00Z">
        <w:r w:rsidR="00602365">
          <w:rPr>
            <w:rFonts w:cs="Times New Roman"/>
            <w:noProof/>
            <w:lang w:val="en-GB"/>
          </w:rPr>
          <w:t>(Hays et al., 1976; Berger, 1977, 1978)</w:t>
        </w:r>
      </w:ins>
      <w:del w:id="2184" w:author="Robin Matthews" w:date="2021-05-18T16:02:00Z">
        <w:r w:rsidRPr="00C421D6" w:rsidDel="00602365">
          <w:rPr>
            <w:rFonts w:cs="Times New Roman"/>
            <w:noProof/>
            <w:lang w:val="en-GB"/>
          </w:rPr>
          <w:delText>(Hays et al., 1976; Berger, 1977, 1978)</w:delText>
        </w:r>
      </w:del>
      <w:r>
        <w:rPr>
          <w:rFonts w:cs="Times New Roman"/>
        </w:rPr>
        <w:fldChar w:fldCharType="end"/>
      </w:r>
      <w:r w:rsidRPr="00C421D6">
        <w:rPr>
          <w:rFonts w:cs="Times New Roman"/>
          <w:lang w:val="en-GB"/>
        </w:rPr>
        <w:t>.</w:t>
      </w:r>
      <w:r w:rsidRPr="00C421D6">
        <w:rPr>
          <w:lang w:val="en-GB"/>
        </w:rPr>
        <w:t xml:space="preserve"> However, paleoclimatology of multi-million to billion-year periods reveals that </w:t>
      </w:r>
      <w:del w:id="2185" w:author="Ian Blenkinsop" w:date="2021-07-05T11:48:00Z">
        <w:r w:rsidRPr="00C421D6" w:rsidDel="00402D91">
          <w:rPr>
            <w:lang w:val="en-GB"/>
          </w:rPr>
          <w:delText>methane</w:delText>
        </w:r>
      </w:del>
      <w:ins w:id="2186" w:author="Ian Blenkinsop" w:date="2021-07-05T11:48:00Z">
        <w:r w:rsidR="00402D91">
          <w:rPr>
            <w:lang w:val="en-GB"/>
          </w:rPr>
          <w:t>CH</w:t>
        </w:r>
        <w:r w:rsidR="00402D91" w:rsidRPr="00402D91">
          <w:rPr>
            <w:vertAlign w:val="subscript"/>
            <w:lang w:val="en-GB"/>
            <w:rPrChange w:id="2187" w:author="Ian Blenkinsop" w:date="2021-07-05T11:48:00Z">
              <w:rPr>
                <w:lang w:val="en-GB"/>
              </w:rPr>
            </w:rPrChange>
          </w:rPr>
          <w:t>4</w:t>
        </w:r>
      </w:ins>
      <w:r w:rsidRPr="00C421D6">
        <w:rPr>
          <w:lang w:val="en-GB"/>
        </w:rPr>
        <w:t xml:space="preserve">, </w:t>
      </w:r>
      <w:del w:id="2188" w:author="Ian Blenkinsop" w:date="2021-07-05T11:48:00Z">
        <w:r w:rsidRPr="00C421D6" w:rsidDel="00402D91">
          <w:rPr>
            <w:lang w:val="en-GB"/>
          </w:rPr>
          <w:delText>carbon dioxide</w:delText>
        </w:r>
      </w:del>
      <w:ins w:id="2189" w:author="Ian Blenkinsop" w:date="2021-07-05T11:48:00Z">
        <w:r w:rsidR="00402D91">
          <w:rPr>
            <w:lang w:val="en-GB"/>
          </w:rPr>
          <w:t>CO</w:t>
        </w:r>
        <w:r w:rsidR="00402D91" w:rsidRPr="00402D91">
          <w:rPr>
            <w:vertAlign w:val="subscript"/>
            <w:lang w:val="en-GB"/>
            <w:rPrChange w:id="2190" w:author="Ian Blenkinsop" w:date="2021-07-05T11:48:00Z">
              <w:rPr>
                <w:lang w:val="en-GB"/>
              </w:rPr>
            </w:rPrChange>
          </w:rPr>
          <w:t>2</w:t>
        </w:r>
      </w:ins>
      <w:r w:rsidRPr="00C421D6">
        <w:rPr>
          <w:lang w:val="en-GB"/>
        </w:rPr>
        <w:t>, continental drift, silicate rock weathering</w:t>
      </w:r>
      <w:del w:id="2191" w:author="Ian Blenkinsop" w:date="2021-07-05T11:58:00Z">
        <w:r w:rsidRPr="00C421D6" w:rsidDel="009365D4">
          <w:rPr>
            <w:lang w:val="en-GB"/>
          </w:rPr>
          <w:delText>,</w:delText>
        </w:r>
      </w:del>
      <w:r w:rsidRPr="00C421D6">
        <w:rPr>
          <w:lang w:val="en-GB"/>
        </w:rPr>
        <w:t xml:space="preserve"> and other factors played a greater role than orbital cycles in climate changes during ice-free ‘hothouse’ periods of Earth’s distant past </w:t>
      </w:r>
      <w:r>
        <w:fldChar w:fldCharType="begin" w:fldLock="1"/>
      </w:r>
      <w:r w:rsidR="00E81B0B">
        <w:rPr>
          <w:lang w:val="en-GB"/>
        </w:rPr>
        <w:instrText>ADDIN CSL_CITATION { "citationItems" : [ { "id" : "ITEM-1", "itemData" : { "DOI" : "10.1017/CBO9780511628948", "author" : [ { "dropping-particle" : "", "family" : "Frakes", "given" : "Lawrence A.", "non-dropping-particle" : "", "parse-names" : false, "suffix" : "" }, { "dropping-particle" : "", "family" : "Francis", "given" : "Jane E.", "non-dropping-particle" : "", "parse-names" : false, "suffix" : "" }, { "dropping-particle" : "", "family" : "Syktus", "given" : "Jozef I.", "non-dropping-particle" : "", "parse-names" : false, "suffix" : "" } ], "id" : "ITEM-1", "issued" : { "date-parts" : [ [ "1992" ] ] }, "number-of-pages" : "274", "publisher" : "Cambridge University Press", "publisher-place" : "Cambridge, UK", "title" : "Climate modes of the Phanerozoic", "translator" : [ { "dropping-particle" : "", "family" : "H4444", "given" : "Rt4", "non-dropping-particle" : "", "parse-names" : false, "suffix" : "" } ], "type" : "book" }, "uris" : [ "http://www.mendeley.com/documents/?uuid=e83d06f3-daa8-4070-8748-b6baa4c89ecd" ] }, { "id" : "ITEM-2", "itemData" : { "DOI" : "10.1038/ngeo2681", "ISSN" : "1752-0908", "abstract" : "Carbon release rates from anthropogenic sources reached a record high of \u223c10\u2009Pg\u00a0C\u2009yr\u22121 in 2014. Geologic analogues from past transient climate changes could provide invaluable constraints on the response of the climate system to such perturbations, but only if the associated carbon release rates can be reliably reconstructed. The Palaeocene\u2013Eocene Thermal Maximum (PETM) is known at present to have the highest carbon release rates of the past 66\u00a0million years, but robust estimates of the initial rate and onset duration are hindered by uncertainties in age models. Here we introduce a new method to extract rates of change from a sedimentary record based on the relative timing of climate and carbon cycle changes, without the need for an age model. We apply this method to stable carbon and oxygen isotope records from the New Jersey shelf using time-series analysis and carbon cycle\u2013climate modelling. We calculate that the initial carbon release during the onset of the PETM occurred over at least 4,000\u00a0years. This constrains the maximum sustained PETM carbon release rate to less than 1.1\u2009Pg\u00a0C\u2009yr\u22121. We conclude that, given currently available records, the present anthropogenic carbon release rate is unprecedented during the past 66\u00a0million years. We suggest that such a \u2018no-analogue\u2019 state represents a fundamental challenge in constraining future climate projections. Also, future ecosystem disruptions are likely to exceed the relatively limited extinctions observed at the PETM.", "author" : [ { "dropping-particle" : "", "family" : "Zeebe", "given" : "Richard E", "non-dropping-particle" : "", "parse-names" : false, "suffix" : "" }, { "dropping-particle" : "", "family" : "Ridgwell", "given" : "Andy", "non-dropping-particle" : "", "parse-names" : false, "suffix" : "" }, { "dropping-particle" : "", "family" : "Zachos", "given" : "James C", "non-dropping-particle" : "", "parse-names" : false, "suffix" : "" } ], "container-title" : "Nature Geoscience", "id" : "ITEM-2", "issue" : "4", "issued" : { "date-parts" : [ [ "2016" ] ] }, "page" : "325-329", "title" : "Anthropogenic carbon release rate unprecedented during the past 66 million years", "translator" : [ { "dropping-particle" : "", "family" : "H4445", "given" : "", "non-dropping-particle" : "", "parse-names" : false, "suffix" : "" } ], "type" : "article-journal", "volume" : "9" }, "uris" : [ "http://www.mendeley.com/documents/?uuid=448cf53d-9dd6-45e4-afb2-16b2ee76a381" ] }, { "id" : "ITEM-3", "itemData" : { "DOI" : "10.1038/ngeo2316", "ISSN" : "1752-0894", "author" : [ { "dropping-particle" : "", "family" : "Bowen", "given" : "Gabriel J.", "non-dropping-particle" : "", "parse-names" : false, "suffix" : "" }, { "dropping-particle" : "", "family" : "Maibauer", "given" : "Bianca J.", "non-dropping-particle" : "", "parse-names" : false, "suffix" : "" }, { "dropping-particle" : "", "family" : "Kraus", "given" : "Mary J.", "non-dropping-particle" : "", "parse-names" : false, "suffix" : "" }, { "dropping-particle" : "", "family" : "R\u00f6hl", "given" : "Ursula", "non-dropping-particle" : "", "parse-names" : false, "suffix" : "" }, { "dropping-particle" : "", "family" : "Westerhold", "given" : "Thomas", "non-dropping-particle" : "", "parse-names" : false, "suffix" : "" }, { "dropping-particle" : "", "family" : "Steimke"</w:instrText>
      </w:r>
      <w:r w:rsidR="00E81B0B" w:rsidRPr="0037390B">
        <w:instrText>, "given" : "Amy", "non-dropping-particle" : "", "parse-names" : false, "suffix" : "" }, { "dropping-particle" : "", "family" : "Gingerich", "given" : "Philip D.", "non-dropping-particle" : "", "parse-names" : false, "suffix" : "" }, { "dropping-particle" : "", "family" : "Wing", "given" : "Scott L.", "non-dropping-particle" : "", "parse-names" : false, "suffix" : "" }, { "dropping-particle" : "", "family" : "Clyde", "given" : "William C.", "non-dropping-particle" : "", "parse-names" : false, "suffix" : "" } ], "container-title" : "Nature Geoscience", "id" : "ITEM-3", "issue" : "1", "issued" : { "date-parts" : [ [ "2015", "1", "15" ] ] }, "page" : "44-47", "title" : "Two massive, rapid releases of carbon during the onset of the Palaeocene\u2013Eocene thermal maximum", "translator" : [ { "dropping-particle" : "", "family" : "H3219", "given" : "", "non-dropping-particle" : "", "parse-names" : false, "suffix" : "" } ], "type" : "article-journal", "volume" : "8" }, "uris" : [ "http://www.mendeley.com/documents/?uuid=b6a756df-90af-4319-80bc-23d7e66e3dc4" ] } ], "mendeley" : { "formattedCitation" : "(Frakes et al., 1992; Bowen et al., 2015; Zeebe et al., 2016)", "plainTextFormattedCitation" : "(Frakes et al., 1992; Bowen et al., 2015; Zeebe et al., 2016)", "previouslyFormattedCitation" : "(Frakes et al., 1992; Bowen et al., 2015; Zeebe et al., 2016)" }, "properties" : { "noteIndex" : 0 }, "schema" : "https://github.com/citation-style-language/schema/raw/master/csl-citation.json" }</w:instrText>
      </w:r>
      <w:r>
        <w:fldChar w:fldCharType="separate"/>
      </w:r>
      <w:ins w:id="2192" w:author="Robin Matthews" w:date="2021-05-18T16:02:00Z">
        <w:r w:rsidR="00602365">
          <w:rPr>
            <w:noProof/>
            <w:lang w:val="fr-CH"/>
          </w:rPr>
          <w:t>(Frakes et al., 1992; Bowen et al., 2015; Zeebe et al., 2016)</w:t>
        </w:r>
      </w:ins>
      <w:del w:id="2193" w:author="Robin Matthews" w:date="2021-05-18T16:02:00Z">
        <w:r w:rsidRPr="000A7B9C" w:rsidDel="00602365">
          <w:rPr>
            <w:noProof/>
            <w:lang w:val="fr-CH"/>
          </w:rPr>
          <w:delText>(Frakes et al., 1992; Bowen et al., 2015; Zeebe et al., 2016)</w:delText>
        </w:r>
      </w:del>
      <w:r>
        <w:fldChar w:fldCharType="end"/>
      </w:r>
      <w:r w:rsidRPr="000A7B9C">
        <w:rPr>
          <w:lang w:val="fr-CH"/>
        </w:rPr>
        <w:t>.</w:t>
      </w:r>
    </w:p>
    <w:p w14:paraId="10D78063" w14:textId="77777777" w:rsidR="00102875" w:rsidRPr="000A7B9C" w:rsidRDefault="00102875" w:rsidP="00102875">
      <w:pPr>
        <w:pStyle w:val="AR6BodyText"/>
        <w:rPr>
          <w:lang w:val="fr-CH"/>
        </w:rPr>
      </w:pPr>
    </w:p>
    <w:p w14:paraId="366504A5" w14:textId="4FE3F2DC" w:rsidR="00102875" w:rsidRPr="00C421D6" w:rsidRDefault="00102875" w:rsidP="00102875">
      <w:pPr>
        <w:pStyle w:val="AR6BodyText"/>
        <w:rPr>
          <w:lang w:val="en-GB"/>
        </w:rPr>
      </w:pPr>
      <w:r w:rsidRPr="007174D1">
        <w:rPr>
          <w:rFonts w:cs="Times New Roman"/>
        </w:rPr>
        <w:t xml:space="preserve">The </w:t>
      </w:r>
      <w:ins w:id="2194" w:author="Ian Blenkinsop" w:date="2021-07-05T11:59:00Z">
        <w:r w:rsidR="009365D4" w:rsidRPr="007174D1">
          <w:rPr>
            <w:rFonts w:cs="Times New Roman"/>
          </w:rPr>
          <w:t>AR5</w:t>
        </w:r>
        <w:r w:rsidR="009365D4">
          <w:rPr>
            <w:rFonts w:cs="Times New Roman"/>
          </w:rPr>
          <w:t xml:space="preserve"> </w:t>
        </w:r>
      </w:ins>
      <w:r w:rsidRPr="007174D1">
        <w:rPr>
          <w:rFonts w:cs="Times New Roman"/>
        </w:rPr>
        <w:t xml:space="preserve">WGI </w:t>
      </w:r>
      <w:del w:id="2195" w:author="Ian Blenkinsop" w:date="2021-07-05T11:59:00Z">
        <w:r w:rsidRPr="007174D1" w:rsidDel="009365D4">
          <w:rPr>
            <w:rFonts w:cs="Times New Roman"/>
          </w:rPr>
          <w:delText xml:space="preserve">AR5 </w:delText>
        </w:r>
      </w:del>
      <w:r>
        <w:rPr>
          <w:rFonts w:cs="Times New Roman"/>
          <w:lang w:val="en-US"/>
        </w:rPr>
        <w:fldChar w:fldCharType="begin" w:fldLock="1"/>
      </w:r>
      <w:r w:rsidR="00A94565" w:rsidRPr="007174D1">
        <w:rPr>
          <w:rFonts w:cs="Times New Roman"/>
        </w:rPr>
        <w:instrText>ADDIN CSL_CITATION { "citationItems" : [ { "id" : "ITEM-1",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"3-29", "publisher" : "Cambridge University Press", "publisher-place" : "Cambridge, United Kingdom and New York, NY, USA", "title" : "Summary for Policymakers", "translator" : [ { "dropping-particle" : "", "family" : "H3185", "given" : "Rt13", "non-dropping-particle" : "", "parse-names" : false, "suffix" : "" } ], "type" : "chapter" }, "uris" : [ "http://www.mendeley.com/documents/?uuid=5ce3e796-588b-4ad7-b106-6f7aace25aa3" ] } ], "mendeley" : { "formattedCitation" : "(IPCC, 2013b)", "plainTextFormattedCitation" : "(IPCC, 2013b)", "previouslyFormattedCitation" : "(IPCC, 2013b)" }, "properties" : { "noteIndex" : 0 }, "schema" : "https://github.com/citation-style-language/schema/raw/master/csl-citation.json" }</w:instrText>
      </w:r>
      <w:r>
        <w:rPr>
          <w:rFonts w:cs="Times New Roman"/>
          <w:lang w:val="en-US"/>
        </w:rPr>
        <w:fldChar w:fldCharType="separate"/>
      </w:r>
      <w:ins w:id="2196" w:author="Robin Matthews" w:date="2021-05-18T16:02:00Z">
        <w:r w:rsidR="00602365" w:rsidRPr="007174D1">
          <w:rPr>
            <w:rFonts w:cs="Times New Roman"/>
            <w:noProof/>
          </w:rPr>
          <w:t>(IPCC, 2013b)</w:t>
        </w:r>
      </w:ins>
      <w:del w:id="2197" w:author="Robin Matthews" w:date="2021-05-18T16:02:00Z">
        <w:r w:rsidR="00962E93" w:rsidRPr="007174D1" w:rsidDel="00602365">
          <w:rPr>
            <w:rFonts w:cs="Times New Roman"/>
            <w:noProof/>
          </w:rPr>
          <w:delText>(IPCC, 2013b)</w:delText>
        </w:r>
      </w:del>
      <w:r>
        <w:rPr>
          <w:rFonts w:cs="Times New Roman"/>
          <w:lang w:val="en-US"/>
        </w:rPr>
        <w:fldChar w:fldCharType="end"/>
      </w:r>
      <w:r w:rsidRPr="007174D1">
        <w:rPr>
          <w:rFonts w:cs="Times New Roman"/>
        </w:rPr>
        <w:t xml:space="preserve"> used paleoclimatic evidence to put recent warming and sea level rise in a multi-century perspective and assessed that 1983–2012 was </w:t>
      </w:r>
      <w:r w:rsidRPr="007174D1">
        <w:rPr>
          <w:rFonts w:cs="Times New Roman"/>
          <w:i/>
        </w:rPr>
        <w:t>likely</w:t>
      </w:r>
      <w:r w:rsidRPr="007174D1">
        <w:rPr>
          <w:rFonts w:cs="Times New Roman"/>
        </w:rPr>
        <w:t xml:space="preserve"> </w:t>
      </w:r>
      <w:ins w:id="2198" w:author="Ian Blenkinsop" w:date="2021-07-05T12:01:00Z">
        <w:r w:rsidR="005A6C62">
          <w:rPr>
            <w:rFonts w:cs="Times New Roman"/>
          </w:rPr>
          <w:t xml:space="preserve">to have been </w:t>
        </w:r>
      </w:ins>
      <w:r w:rsidRPr="007174D1">
        <w:rPr>
          <w:rFonts w:cs="Times New Roman"/>
        </w:rPr>
        <w:t>the warmest 30-year period of the last 1400 years in the Northern Hemisphere (</w:t>
      </w:r>
      <w:r w:rsidRPr="007174D1">
        <w:rPr>
          <w:rFonts w:cs="Times New Roman"/>
          <w:i/>
        </w:rPr>
        <w:t>medium confidence</w:t>
      </w:r>
      <w:r w:rsidRPr="007174D1">
        <w:rPr>
          <w:rFonts w:cs="Times New Roman"/>
        </w:rPr>
        <w:t xml:space="preserve">). </w:t>
      </w:r>
      <w:ins w:id="2199" w:author="Ian Blenkinsop" w:date="2021-07-05T12:01:00Z">
        <w:r w:rsidR="005A6C62">
          <w:rPr>
            <w:rFonts w:cs="Times New Roman"/>
          </w:rPr>
          <w:t xml:space="preserve">The </w:t>
        </w:r>
      </w:ins>
      <w:r w:rsidRPr="00C421D6">
        <w:rPr>
          <w:rFonts w:cs="Times New Roman"/>
          <w:lang w:val="en-GB"/>
        </w:rPr>
        <w:t>AR5 also assessed that the rate of sea level rise since the mid-19th century has been larger than the mean rate during the previous two millennia (</w:t>
      </w:r>
      <w:r w:rsidRPr="00C421D6">
        <w:rPr>
          <w:rFonts w:cs="Times New Roman"/>
          <w:i/>
          <w:lang w:val="en-GB"/>
        </w:rPr>
        <w:t>high confidence</w:t>
      </w:r>
      <w:r w:rsidRPr="005A6C62">
        <w:rPr>
          <w:rFonts w:cs="Times New Roman"/>
          <w:iCs/>
          <w:lang w:val="en-GB"/>
          <w:rPrChange w:id="2200" w:author="Ian Blenkinsop" w:date="2021-07-05T12:01:00Z">
            <w:rPr>
              <w:rFonts w:cs="Times New Roman"/>
              <w:i/>
              <w:lang w:val="en-GB"/>
            </w:rPr>
          </w:rPrChange>
        </w:rPr>
        <w:t>)</w:t>
      </w:r>
      <w:r w:rsidRPr="00C421D6">
        <w:rPr>
          <w:rFonts w:cs="Times New Roman"/>
          <w:lang w:val="en-GB"/>
        </w:rPr>
        <w:t>.</w:t>
      </w:r>
    </w:p>
    <w:bookmarkEnd w:id="2182"/>
    <w:p w14:paraId="5C700E00" w14:textId="77777777" w:rsidR="00102875" w:rsidRPr="00C421D6" w:rsidRDefault="00102875" w:rsidP="00102875">
      <w:pPr>
        <w:pStyle w:val="AR6BodyText"/>
        <w:rPr>
          <w:lang w:val="en-GB"/>
        </w:rPr>
      </w:pPr>
    </w:p>
    <w:p w14:paraId="51D5EA98" w14:textId="77777777" w:rsidR="00102875" w:rsidRPr="00C421D6" w:rsidRDefault="00102875" w:rsidP="00102875">
      <w:pPr>
        <w:pStyle w:val="AR6BodyText"/>
        <w:rPr>
          <w:lang w:val="en-GB"/>
        </w:rPr>
      </w:pPr>
    </w:p>
    <w:p w14:paraId="1695A5D5" w14:textId="23C584D1" w:rsidR="00102875" w:rsidRPr="009D46EB" w:rsidRDefault="00102875" w:rsidP="00102875">
      <w:pPr>
        <w:pStyle w:val="AR6Chap1Level2111"/>
        <w:rPr>
          <w:lang w:val="en-GB"/>
        </w:rPr>
      </w:pPr>
      <w:bookmarkStart w:id="2201" w:name="_Toc69949975"/>
      <w:r w:rsidRPr="009D46EB">
        <w:rPr>
          <w:lang w:val="en-GB"/>
        </w:rPr>
        <w:lastRenderedPageBreak/>
        <w:t xml:space="preserve">Lines of </w:t>
      </w:r>
      <w:del w:id="2202" w:author="Ian Blenkinsop" w:date="2021-07-05T12:01:00Z">
        <w:r w:rsidRPr="009D46EB" w:rsidDel="005A6C62">
          <w:rPr>
            <w:lang w:val="en-GB"/>
          </w:rPr>
          <w:delText>evidence</w:delText>
        </w:r>
      </w:del>
      <w:ins w:id="2203" w:author="Ian Blenkinsop" w:date="2021-07-05T12:01:00Z">
        <w:r w:rsidR="005A6C62">
          <w:rPr>
            <w:lang w:val="en-GB"/>
          </w:rPr>
          <w:t>E</w:t>
        </w:r>
        <w:r w:rsidR="005A6C62" w:rsidRPr="009D46EB">
          <w:rPr>
            <w:lang w:val="en-GB"/>
          </w:rPr>
          <w:t>vidence</w:t>
        </w:r>
      </w:ins>
      <w:r w:rsidRPr="009D46EB">
        <w:rPr>
          <w:lang w:val="en-GB"/>
        </w:rPr>
        <w:t xml:space="preserve">: </w:t>
      </w:r>
      <w:del w:id="2204" w:author="Ian Blenkinsop" w:date="2021-07-05T12:01:00Z">
        <w:r w:rsidRPr="009D46EB" w:rsidDel="005A6C62">
          <w:rPr>
            <w:lang w:val="en-GB"/>
          </w:rPr>
          <w:delText xml:space="preserve">identifying </w:delText>
        </w:r>
      </w:del>
      <w:ins w:id="2205" w:author="Ian Blenkinsop" w:date="2021-07-05T12:01:00Z">
        <w:r w:rsidR="005A6C62">
          <w:rPr>
            <w:lang w:val="en-GB"/>
          </w:rPr>
          <w:t>I</w:t>
        </w:r>
        <w:r w:rsidR="005A6C62" w:rsidRPr="009D46EB">
          <w:rPr>
            <w:lang w:val="en-GB"/>
          </w:rPr>
          <w:t xml:space="preserve">dentifying </w:t>
        </w:r>
      </w:ins>
      <w:del w:id="2206" w:author="Ian Blenkinsop" w:date="2021-07-05T12:01:00Z">
        <w:r w:rsidRPr="009D46EB" w:rsidDel="005A6C62">
          <w:rPr>
            <w:lang w:val="en-GB"/>
          </w:rPr>
          <w:delText xml:space="preserve">natural </w:delText>
        </w:r>
      </w:del>
      <w:ins w:id="2207" w:author="Ian Blenkinsop" w:date="2021-07-05T12:01:00Z">
        <w:r w:rsidR="005A6C62">
          <w:rPr>
            <w:lang w:val="en-GB"/>
          </w:rPr>
          <w:t>N</w:t>
        </w:r>
        <w:r w:rsidR="005A6C62" w:rsidRPr="009D46EB">
          <w:rPr>
            <w:lang w:val="en-GB"/>
          </w:rPr>
          <w:t xml:space="preserve">atural </w:t>
        </w:r>
      </w:ins>
      <w:r w:rsidRPr="009D46EB">
        <w:rPr>
          <w:lang w:val="en-GB"/>
        </w:rPr>
        <w:t xml:space="preserve">and </w:t>
      </w:r>
      <w:del w:id="2208" w:author="Ian Blenkinsop" w:date="2021-07-05T12:01:00Z">
        <w:r w:rsidRPr="009D46EB" w:rsidDel="005A6C62">
          <w:rPr>
            <w:lang w:val="en-GB"/>
          </w:rPr>
          <w:delText xml:space="preserve">human </w:delText>
        </w:r>
      </w:del>
      <w:ins w:id="2209" w:author="Ian Blenkinsop" w:date="2021-07-05T12:01:00Z">
        <w:r w:rsidR="005A6C62">
          <w:rPr>
            <w:lang w:val="en-GB"/>
          </w:rPr>
          <w:t>H</w:t>
        </w:r>
        <w:r w:rsidR="005A6C62" w:rsidRPr="009D46EB">
          <w:rPr>
            <w:lang w:val="en-GB"/>
          </w:rPr>
          <w:t xml:space="preserve">uman </w:t>
        </w:r>
      </w:ins>
      <w:del w:id="2210" w:author="Ian Blenkinsop" w:date="2021-07-05T12:02:00Z">
        <w:r w:rsidRPr="009D46EB" w:rsidDel="005A6C62">
          <w:rPr>
            <w:lang w:val="en-GB"/>
          </w:rPr>
          <w:delText>drivers</w:delText>
        </w:r>
      </w:del>
      <w:bookmarkEnd w:id="2201"/>
      <w:ins w:id="2211" w:author="Ian Blenkinsop" w:date="2021-07-05T12:02:00Z">
        <w:r w:rsidR="005A6C62">
          <w:rPr>
            <w:lang w:val="en-GB"/>
          </w:rPr>
          <w:t>D</w:t>
        </w:r>
        <w:r w:rsidR="005A6C62" w:rsidRPr="009D46EB">
          <w:rPr>
            <w:lang w:val="en-GB"/>
          </w:rPr>
          <w:t>rivers</w:t>
        </w:r>
      </w:ins>
    </w:p>
    <w:p w14:paraId="0607A357" w14:textId="77777777" w:rsidR="00102875" w:rsidRPr="00C421D6" w:rsidRDefault="00102875" w:rsidP="00102875">
      <w:pPr>
        <w:pStyle w:val="AR6BodyText"/>
        <w:rPr>
          <w:lang w:val="en-GB"/>
        </w:rPr>
      </w:pPr>
    </w:p>
    <w:p w14:paraId="6E11F49A" w14:textId="4D4D3301" w:rsidR="00102875" w:rsidRPr="00C421D6" w:rsidRDefault="00102875" w:rsidP="00102875">
      <w:pPr>
        <w:pStyle w:val="AR6BodyText"/>
        <w:rPr>
          <w:lang w:val="en-GB"/>
        </w:rPr>
      </w:pPr>
      <w:r w:rsidRPr="00C421D6">
        <w:rPr>
          <w:lang w:val="en-GB"/>
        </w:rPr>
        <w:t xml:space="preserve">The </w:t>
      </w:r>
      <w:r w:rsidRPr="00C421D6">
        <w:rPr>
          <w:rFonts w:cs="Times New Roman"/>
          <w:lang w:val="en-GB"/>
        </w:rPr>
        <w:t xml:space="preserve">climate is a globally interconnected system driven by solar energy. </w:t>
      </w:r>
      <w:r w:rsidR="00755FEA">
        <w:rPr>
          <w:rFonts w:cs="Times New Roman"/>
          <w:lang w:val="en-GB"/>
        </w:rPr>
        <w:t>S</w:t>
      </w:r>
      <w:r w:rsidRPr="00C421D6">
        <w:rPr>
          <w:rFonts w:cs="Times New Roman"/>
          <w:lang w:val="en-GB"/>
        </w:rPr>
        <w:t>cientists</w:t>
      </w:r>
      <w:r w:rsidR="00755FEA">
        <w:rPr>
          <w:rFonts w:cs="Times New Roman"/>
          <w:lang w:val="en-GB"/>
        </w:rPr>
        <w:t xml:space="preserve"> in the </w:t>
      </w:r>
      <w:r w:rsidR="00755FEA" w:rsidRPr="00C421D6">
        <w:rPr>
          <w:rFonts w:cs="Times New Roman"/>
          <w:lang w:val="en-GB"/>
        </w:rPr>
        <w:t>19th</w:t>
      </w:r>
      <w:del w:id="2212" w:author="Ian Blenkinsop" w:date="2021-07-05T12:02:00Z">
        <w:r w:rsidR="00755FEA" w:rsidRPr="00C421D6" w:rsidDel="005A6C62">
          <w:rPr>
            <w:rFonts w:cs="Times New Roman"/>
            <w:lang w:val="en-GB"/>
          </w:rPr>
          <w:delText>-</w:delText>
        </w:r>
      </w:del>
      <w:ins w:id="2213" w:author="Ian Blenkinsop" w:date="2021-07-05T12:02:00Z">
        <w:r w:rsidR="005A6C62">
          <w:rPr>
            <w:rFonts w:cs="Times New Roman"/>
            <w:lang w:val="en-GB"/>
          </w:rPr>
          <w:t xml:space="preserve"> </w:t>
        </w:r>
      </w:ins>
      <w:r w:rsidR="00755FEA" w:rsidRPr="00C421D6">
        <w:rPr>
          <w:rFonts w:cs="Times New Roman"/>
          <w:lang w:val="en-GB"/>
        </w:rPr>
        <w:t>century</w:t>
      </w:r>
      <w:r w:rsidRPr="00C421D6">
        <w:rPr>
          <w:rFonts w:cs="Times New Roman"/>
          <w:lang w:val="en-GB"/>
        </w:rPr>
        <w:t xml:space="preserve"> established the main physical principles governing Earth’s temperature. By 1822, the principle of radiative equilibrium (the balance between absorbed solar radiation and the energy Earth re-radiates into space) had been articulated, and the atmosphere’s role in retaining heat had been likened to a greenhouse </w:t>
      </w:r>
      <w:commentRangeStart w:id="2214"/>
      <w:r>
        <w:rPr>
          <w:rFonts w:cs="Times New Roman"/>
        </w:rPr>
        <w:fldChar w:fldCharType="begin" w:fldLock="1"/>
      </w:r>
      <w:r w:rsidR="00E81B0B">
        <w:rPr>
          <w:rFonts w:cs="Times New Roman"/>
          <w:lang w:val="en-GB"/>
        </w:rPr>
        <w:instrText>ADDIN CSL_CITATION { "citationItems" : [ { "id" : "ITEM-1", "itemData" : { "author" : [ { "dropping-particle" : "", "family" : "Fourier", "given" : "Jean Baptiste Joseph", "non-dropping-particle" : "", "parse-names" : false, "suffix" : "" } ], "id" : "ITEM-1", "issued" : { "date-parts" : [ [ "1822" ] ] }, "number-of-pages" : "639", "publisher" : "Firmin Didot", "publisher-place" : "Paris, France", "title" : "Th\u00e9orie Analytique de la Chaleur", "translator" : [ { "dropping-particle" : "", "family" : "H2492", "given" : "Rt4", "non-dropping-particle" : "", "parse-names" : false, "suffix" : "" } ], "type" : "book" }, "uris" : [ "http://www.mendeley.com/documents/?uuid=27f0bd56-b7be-4b88-b45b-7d3ae911f370" ] }, { "id" : "ITEM-2", "itemData" : { "ISBN" : "0-19-518973-6", "author" : [ { "dropping-particle" : "", "family" : "Fleming", "given" : "James Rodger", "non-dropping-particle" : "", "parse-names" : false, "suffix" : "" } ], "id" : "ITEM-2", "issued" : { "date-parts" : [ [ "1998" ] ] }, "number-of-pages" : "194", "publisher" : "Oxford University Press", "publisher-place" : "New York, NY, USA and Oxford, UK", "title" : "Historical Perspectives on Climate Change", "translator" : [ { "dropping-particle" : "", "family" : "H4127", "given" : "Rt4", "non-dropping-particle" : "", "parse-names" : false, "suffix" : "" } ], "type" : "book" }, "uris" : [ "http://www.mendeley.com/documents/?uuid=8e3208fd-7fce-4200-bb2e-c73b59c88826" ] } ], "mendeley" : { "formattedCitation" : "(Fourier, 1822; Fleming, 1998)", "manualFormatting" : "(Fourier, 1822)", "plainTextFormattedCitation" : "(Fourier, 1822; Fleming, 1998)", "previouslyFormattedCitation" : "(Fourier, 1822; Fleming, 1998)" }, "properties" : { "noteIndex" : 0 }, "schema" : "https://github.com/citation-style-language/schema/raw/master/csl-citation.json" }</w:instrText>
      </w:r>
      <w:r>
        <w:rPr>
          <w:rFonts w:cs="Times New Roman"/>
        </w:rPr>
        <w:fldChar w:fldCharType="separate"/>
      </w:r>
      <w:ins w:id="2215" w:author="Robin Matthews" w:date="2021-05-18T16:02:00Z">
        <w:r w:rsidR="00602365">
          <w:rPr>
            <w:rFonts w:cs="Times New Roman"/>
            <w:noProof/>
            <w:lang w:val="en-GB"/>
          </w:rPr>
          <w:t>(Fourier, 1822)</w:t>
        </w:r>
      </w:ins>
      <w:del w:id="2216" w:author="Robin Matthews" w:date="2021-05-18T16:02:00Z">
        <w:r w:rsidRPr="00C421D6" w:rsidDel="00602365">
          <w:rPr>
            <w:rFonts w:cs="Times New Roman"/>
            <w:noProof/>
            <w:lang w:val="en-GB"/>
          </w:rPr>
          <w:delText>(Fourier, 1822)</w:delText>
        </w:r>
      </w:del>
      <w:r>
        <w:rPr>
          <w:rFonts w:cs="Times New Roman"/>
        </w:rPr>
        <w:fldChar w:fldCharType="end"/>
      </w:r>
      <w:commentRangeEnd w:id="2214"/>
      <w:r w:rsidR="00D41CCB">
        <w:rPr>
          <w:rStyle w:val="CommentReference"/>
        </w:rPr>
        <w:commentReference w:id="2214"/>
      </w:r>
      <w:r w:rsidRPr="00C421D6">
        <w:rPr>
          <w:rFonts w:cs="Times New Roman"/>
          <w:lang w:val="en-GB"/>
        </w:rPr>
        <w:t xml:space="preserve">. </w:t>
      </w:r>
      <w:r w:rsidRPr="00C421D6">
        <w:rPr>
          <w:lang w:val="en-GB"/>
        </w:rPr>
        <w:t xml:space="preserve">The primary explanations for natural climate change </w:t>
      </w:r>
      <w:del w:id="2217" w:author="Ian Blenkinsop" w:date="2021-07-05T12:02:00Z">
        <w:r w:rsidRPr="00C421D6" w:rsidDel="005A6C62">
          <w:rPr>
            <w:lang w:val="en-GB"/>
          </w:rPr>
          <w:delText xml:space="preserve">— </w:delText>
        </w:r>
      </w:del>
      <w:ins w:id="2218" w:author="Ian Blenkinsop" w:date="2021-07-05T12:03:00Z">
        <w:r w:rsidR="005A6C62">
          <w:rPr>
            <w:lang w:val="en-GB"/>
          </w:rPr>
          <w:t>–</w:t>
        </w:r>
      </w:ins>
      <w:ins w:id="2219" w:author="Ian Blenkinsop" w:date="2021-07-05T12:02:00Z">
        <w:r w:rsidR="005A6C62" w:rsidRPr="00C421D6">
          <w:rPr>
            <w:lang w:val="en-GB"/>
          </w:rPr>
          <w:t xml:space="preserve"> </w:t>
        </w:r>
      </w:ins>
      <w:r w:rsidRPr="00C421D6">
        <w:rPr>
          <w:lang w:val="en-GB"/>
        </w:rPr>
        <w:t xml:space="preserve">greenhouse gases, orbital factors, solar irradiance, continental position, volcanic outgassing, silicate rock weathering, and the formation of coal and carbonate rock </w:t>
      </w:r>
      <w:del w:id="2220" w:author="Ian Blenkinsop" w:date="2021-07-05T12:03:00Z">
        <w:r w:rsidRPr="00C421D6" w:rsidDel="005A6C62">
          <w:rPr>
            <w:lang w:val="en-GB"/>
          </w:rPr>
          <w:delText xml:space="preserve">— </w:delText>
        </w:r>
      </w:del>
      <w:ins w:id="2221" w:author="Ian Blenkinsop" w:date="2021-07-05T12:03:00Z">
        <w:r w:rsidR="005A6C62">
          <w:rPr>
            <w:lang w:val="en-GB"/>
          </w:rPr>
          <w:t>–</w:t>
        </w:r>
        <w:r w:rsidR="005A6C62" w:rsidRPr="00C421D6">
          <w:rPr>
            <w:lang w:val="en-GB"/>
          </w:rPr>
          <w:t xml:space="preserve"> </w:t>
        </w:r>
      </w:ins>
      <w:r w:rsidRPr="00C421D6">
        <w:rPr>
          <w:lang w:val="en-GB"/>
        </w:rPr>
        <w:t xml:space="preserve">were all identified by the late </w:t>
      </w:r>
      <w:del w:id="2222" w:author="Ian Blenkinsop" w:date="2021-07-05T12:03:00Z">
        <w:r w:rsidRPr="00C421D6" w:rsidDel="005A6C62">
          <w:rPr>
            <w:lang w:val="en-GB"/>
          </w:rPr>
          <w:delText>1800s</w:delText>
        </w:r>
        <w:r w:rsidR="003D19D0" w:rsidRPr="00C421D6" w:rsidDel="005A6C62">
          <w:rPr>
            <w:lang w:val="en-GB"/>
          </w:rPr>
          <w:delText xml:space="preserve"> </w:delText>
        </w:r>
      </w:del>
      <w:ins w:id="2223" w:author="Ian Blenkinsop" w:date="2021-07-05T12:03:00Z">
        <w:r w:rsidR="005A6C62">
          <w:rPr>
            <w:lang w:val="en-GB"/>
          </w:rPr>
          <w:t xml:space="preserve">19th </w:t>
        </w:r>
      </w:ins>
      <w:ins w:id="2224" w:author="Ian Blenkinsop" w:date="2021-07-05T12:04:00Z">
        <w:r w:rsidR="005A6C62">
          <w:rPr>
            <w:lang w:val="en-GB"/>
          </w:rPr>
          <w:t>century</w:t>
        </w:r>
      </w:ins>
      <w:ins w:id="2225" w:author="Ian Blenkinsop" w:date="2021-07-05T12:03:00Z">
        <w:r w:rsidR="005A6C62" w:rsidRPr="00C421D6">
          <w:rPr>
            <w:lang w:val="en-GB"/>
          </w:rPr>
          <w:t xml:space="preserve"> </w:t>
        </w:r>
      </w:ins>
      <w:r w:rsidR="003D19D0">
        <w:fldChar w:fldCharType="begin" w:fldLock="1"/>
      </w:r>
      <w:r w:rsidR="00E81B0B">
        <w:rPr>
          <w:lang w:val="en-GB"/>
        </w:rPr>
        <w:instrText>ADDIN CSL_CITATION { "citationItems" : [ { "id" : "ITEM-1", "itemData" : { "ISBN" : "0-19-518973-6", "author" : [ { "dropping-particle" : "", "family" : "Fleming", "given" : "James Rodger", "non-dropping-particle" : "", "parse-names" : false, "suffix" : "" } ], "id" : "ITEM-1", "issued" : { "date-parts" : [ [ "1998" ] ] }, "number-of-pages" : "194", "publisher" : "Oxford University Press", "publisher-place" : "New York, NY, USA and Oxford, UK", "title" : "Historical Perspectives on Climate Change", "translator" : [ { "dropping-particle" : "", "family" : "H4127", "given" : "Rt4", "non-dropping-particle" : "", "parse-names" : false, "suffix" : "" } ], "type" : "book" }, "uris" : [ "http://www.mendeley.com/documents/?uuid=8e3208fd-7fce-4200-bb2e-c73b59c88826" ] }, { "id" : "ITEM-2", "itemData" : { "ISBN" : "9780674031890", "author" : [ { "dropping-particle" : "", "family" : "Weart", "given" : "Spencer R", "non-dropping-particle" : "", "parse-names" : false, "suffix" : "" } ], "edition" : "2nd", "id" : "ITEM-2", "issued" : { "date-parts" : [ [ "2008" ] ] }, "number-of-pages" : "240", "publisher" : "Harvard University Press", "publisher-place" : "Cambridge, MA, USA", "title" : "The Discovery of Global Warming: Revised and Expanded Edition", "translator" : [ { "dropping-particle" : "", "family" : "H4348", "given" : "Rt4", "non-dropping-particle" : "", "parse-names" : false, "suffix" : "" } ], "type" : "book" }, "uris" : [ "http://www.mendeley.com/documents/?uuid=5bec751e-2a98-4fbb-912c-fffca6eecfeb" ] } ], "mendeley" : { "formattedCitation" : "(Fleming, 1998; Weart, 2008)", "plainTextFormattedCitation" : "(Fleming, 1998; Weart, 2008)", "previouslyFormattedCitation" : "(Fleming, 1998; Weart, 2008)" }, "properties" : { "noteIndex" : 0 }, "schema" : "https://github.com/citation-style-language/schema/raw/master/csl-citation.json" }</w:instrText>
      </w:r>
      <w:r w:rsidR="003D19D0">
        <w:fldChar w:fldCharType="separate"/>
      </w:r>
      <w:ins w:id="2226" w:author="Robin Matthews" w:date="2021-05-18T16:02:00Z">
        <w:r w:rsidR="00602365">
          <w:rPr>
            <w:noProof/>
            <w:lang w:val="en-GB"/>
          </w:rPr>
          <w:t>(Fleming, 1998; Weart, 2008)</w:t>
        </w:r>
      </w:ins>
      <w:del w:id="2227" w:author="Robin Matthews" w:date="2021-05-18T16:02:00Z">
        <w:r w:rsidR="003D19D0" w:rsidRPr="00C421D6" w:rsidDel="00602365">
          <w:rPr>
            <w:noProof/>
            <w:lang w:val="en-GB"/>
          </w:rPr>
          <w:delText>(Fleming, 1998; Weart, 2008)</w:delText>
        </w:r>
      </w:del>
      <w:r w:rsidR="003D19D0">
        <w:fldChar w:fldCharType="end"/>
      </w:r>
      <w:r w:rsidRPr="00C421D6">
        <w:rPr>
          <w:lang w:val="en-GB"/>
        </w:rPr>
        <w:t>.</w:t>
      </w:r>
    </w:p>
    <w:p w14:paraId="41E1BA65" w14:textId="77777777" w:rsidR="00102875" w:rsidRPr="00C421D6" w:rsidRDefault="00102875" w:rsidP="00102875">
      <w:pPr>
        <w:pStyle w:val="AR6BodyText"/>
        <w:rPr>
          <w:lang w:val="en-GB"/>
        </w:rPr>
      </w:pPr>
    </w:p>
    <w:p w14:paraId="0BB897AD" w14:textId="43569002" w:rsidR="00102875" w:rsidRPr="00C421D6" w:rsidRDefault="00102875" w:rsidP="00102875">
      <w:pPr>
        <w:pStyle w:val="AR6BodyText"/>
        <w:rPr>
          <w:lang w:val="en-GB"/>
        </w:rPr>
      </w:pPr>
      <w:r w:rsidRPr="00C421D6">
        <w:rPr>
          <w:rFonts w:cs="Times New Roman"/>
          <w:lang w:val="en-GB"/>
        </w:rPr>
        <w:t xml:space="preserve">The natural and anthropogenic factors responsible for climate change are known today as radiative ‘drivers’ or ‘forcers’. The net change in the energy budget at the top of the atmosphere, resulting from a change in one or more such drivers, is termed </w:t>
      </w:r>
      <w:ins w:id="2228" w:author="Ian Blenkinsop" w:date="2021-07-05T12:06:00Z">
        <w:r w:rsidR="005A6C62">
          <w:rPr>
            <w:rFonts w:cs="Times New Roman"/>
            <w:lang w:val="en-GB"/>
          </w:rPr>
          <w:t>‘</w:t>
        </w:r>
      </w:ins>
      <w:r w:rsidRPr="00C421D6">
        <w:rPr>
          <w:rFonts w:cs="Times New Roman"/>
          <w:lang w:val="en-GB"/>
        </w:rPr>
        <w:t>radiative forcing</w:t>
      </w:r>
      <w:ins w:id="2229" w:author="Ian Blenkinsop" w:date="2021-07-05T12:06:00Z">
        <w:r w:rsidR="005A6C62">
          <w:rPr>
            <w:rFonts w:cs="Times New Roman"/>
            <w:lang w:val="en-GB"/>
          </w:rPr>
          <w:t>’</w:t>
        </w:r>
      </w:ins>
      <w:r w:rsidRPr="00C421D6">
        <w:rPr>
          <w:rFonts w:cs="Times New Roman"/>
          <w:lang w:val="en-GB"/>
        </w:rPr>
        <w:t xml:space="preserve"> (RF; </w:t>
      </w:r>
      <w:del w:id="2230" w:author="Ian Blenkinsop" w:date="2021-07-12T14:15:00Z">
        <w:r w:rsidRPr="00C421D6" w:rsidDel="001465B6">
          <w:rPr>
            <w:rFonts w:cs="Times New Roman"/>
            <w:lang w:val="en-GB"/>
          </w:rPr>
          <w:delText xml:space="preserve">see </w:delText>
        </w:r>
      </w:del>
      <w:del w:id="2231" w:author="Ian Blenkinsop" w:date="2021-07-05T12:06:00Z">
        <w:r w:rsidRPr="00C421D6" w:rsidDel="005A6C62">
          <w:rPr>
            <w:rFonts w:cs="Times New Roman"/>
            <w:lang w:val="en-GB"/>
          </w:rPr>
          <w:delText>Annex VII</w:delText>
        </w:r>
        <w:r w:rsidR="00051BFC" w:rsidDel="005A6C62">
          <w:rPr>
            <w:rFonts w:cs="Times New Roman"/>
            <w:lang w:val="en-GB"/>
          </w:rPr>
          <w:delText>:</w:delText>
        </w:r>
        <w:r w:rsidRPr="00C421D6" w:rsidDel="005A6C62">
          <w:rPr>
            <w:rFonts w:cs="Times New Roman"/>
            <w:lang w:val="en-GB"/>
          </w:rPr>
          <w:delText xml:space="preserve"> </w:delText>
        </w:r>
      </w:del>
      <w:r w:rsidRPr="00C421D6">
        <w:rPr>
          <w:rFonts w:cs="Times New Roman"/>
          <w:lang w:val="en-GB"/>
        </w:rPr>
        <w:t xml:space="preserve">Glossary) and measured in </w:t>
      </w:r>
      <w:del w:id="2232" w:author="Ian Blenkinsop" w:date="2021-07-05T12:07:00Z">
        <w:r w:rsidRPr="00C421D6" w:rsidDel="005A6C62">
          <w:rPr>
            <w:rFonts w:cs="Times New Roman"/>
            <w:lang w:val="en-GB"/>
          </w:rPr>
          <w:delText xml:space="preserve">Watts </w:delText>
        </w:r>
      </w:del>
      <w:ins w:id="2233" w:author="Ian Blenkinsop" w:date="2021-07-05T12:07:00Z">
        <w:r w:rsidR="005A6C62">
          <w:rPr>
            <w:rFonts w:cs="Times New Roman"/>
            <w:lang w:val="en-GB"/>
          </w:rPr>
          <w:t>w</w:t>
        </w:r>
        <w:r w:rsidR="005A6C62" w:rsidRPr="00C421D6">
          <w:rPr>
            <w:rFonts w:cs="Times New Roman"/>
            <w:lang w:val="en-GB"/>
          </w:rPr>
          <w:t xml:space="preserve">atts </w:t>
        </w:r>
      </w:ins>
      <w:r w:rsidRPr="00C421D6">
        <w:rPr>
          <w:rFonts w:cs="Times New Roman"/>
          <w:lang w:val="en-GB"/>
        </w:rPr>
        <w:t>per square metre (W m</w:t>
      </w:r>
      <w:del w:id="2234" w:author="Ian Blenkinsop" w:date="2021-07-05T12:06:00Z">
        <w:r w:rsidRPr="00C421D6" w:rsidDel="005A6C62">
          <w:rPr>
            <w:rFonts w:cs="Times New Roman"/>
            <w:vertAlign w:val="superscript"/>
            <w:lang w:val="en-GB"/>
          </w:rPr>
          <w:delText>-</w:delText>
        </w:r>
      </w:del>
      <w:ins w:id="2235" w:author="Ian Blenkinsop" w:date="2021-07-05T12:06:00Z">
        <w:r w:rsidR="005A6C62">
          <w:rPr>
            <w:rFonts w:cs="Times New Roman"/>
            <w:vertAlign w:val="superscript"/>
            <w:lang w:val="en-GB"/>
          </w:rPr>
          <w:t>–</w:t>
        </w:r>
      </w:ins>
      <w:r w:rsidRPr="00C421D6">
        <w:rPr>
          <w:rFonts w:cs="Times New Roman"/>
          <w:vertAlign w:val="superscript"/>
          <w:lang w:val="en-GB"/>
        </w:rPr>
        <w:t>2</w:t>
      </w:r>
      <w:r w:rsidRPr="00C421D6">
        <w:rPr>
          <w:rFonts w:cs="Times New Roman"/>
          <w:lang w:val="en-GB"/>
        </w:rPr>
        <w:t xml:space="preserve">). The total radiative forcing over a given time interval (often since 1750) represents the sum of positive drivers (inducing warming) and negative ones (inducing cooling). Past IPCC reports have assessed scientific knowledge of these drivers, quantified their range for the period since 1750, and presented the current understanding of how they interact in the climate system. Like all previous IPCC reports, AR5 assessed that total radiative forcing </w:t>
      </w:r>
      <w:r w:rsidRPr="00C421D6">
        <w:rPr>
          <w:lang w:val="en-GB"/>
        </w:rPr>
        <w:t>has been</w:t>
      </w:r>
      <w:r w:rsidRPr="00C421D6">
        <w:rPr>
          <w:rFonts w:cs="Times New Roman"/>
          <w:lang w:val="en-GB"/>
        </w:rPr>
        <w:t xml:space="preserve"> positive at least since 1850</w:t>
      </w:r>
      <w:r w:rsidRPr="00C421D6">
        <w:rPr>
          <w:rFonts w:ascii="Arial" w:hAnsi="Arial" w:cs="Arial"/>
          <w:color w:val="202122"/>
          <w:sz w:val="21"/>
          <w:szCs w:val="21"/>
          <w:shd w:val="clear" w:color="auto" w:fill="FDFDFD"/>
          <w:lang w:val="en-GB"/>
        </w:rPr>
        <w:t>–</w:t>
      </w:r>
      <w:r w:rsidRPr="00C421D6">
        <w:rPr>
          <w:rFonts w:cs="Times New Roman"/>
          <w:lang w:val="en-GB"/>
        </w:rPr>
        <w:t>1900, leading to an uptake of energy by the climate system, and that the largest single contribution to total radiative forcing is the rising atmospheric concentration of CO</w:t>
      </w:r>
      <w:r w:rsidRPr="00C421D6">
        <w:rPr>
          <w:rFonts w:cs="Times New Roman"/>
          <w:vertAlign w:val="subscript"/>
          <w:lang w:val="en-GB"/>
        </w:rPr>
        <w:t>2</w:t>
      </w:r>
      <w:r w:rsidRPr="00C421D6">
        <w:rPr>
          <w:rFonts w:cs="Times New Roman"/>
          <w:lang w:val="en-GB"/>
        </w:rPr>
        <w:t xml:space="preserve"> since 1750</w:t>
      </w:r>
      <w:r w:rsidR="00E716D0" w:rsidRPr="00C421D6">
        <w:rPr>
          <w:rFonts w:cs="Times New Roman"/>
          <w:lang w:val="en-GB"/>
        </w:rPr>
        <w:t xml:space="preserve"> </w:t>
      </w:r>
      <w:ins w:id="2236" w:author="Ian Blenkinsop" w:date="2021-07-05T12:08:00Z">
        <w:r w:rsidR="005A6C62">
          <w:rPr>
            <w:rFonts w:cs="Times New Roman"/>
            <w:lang w:val="en-GB"/>
          </w:rPr>
          <w:t>(</w:t>
        </w:r>
      </w:ins>
      <w:ins w:id="2237" w:author="Ian Blenkinsop" w:date="2021-07-12T14:15:00Z">
        <w:r w:rsidR="001465B6" w:rsidRPr="00C421D6">
          <w:rPr>
            <w:rFonts w:cs="Times New Roman"/>
            <w:lang w:val="en-GB"/>
          </w:rPr>
          <w:t>Chapter 7</w:t>
        </w:r>
        <w:r w:rsidR="001465B6">
          <w:rPr>
            <w:rFonts w:cs="Times New Roman"/>
            <w:lang w:val="en-GB"/>
          </w:rPr>
          <w:t xml:space="preserve">, and </w:t>
        </w:r>
      </w:ins>
      <w:ins w:id="2238" w:author="Ian Blenkinsop" w:date="2021-07-05T12:08:00Z">
        <w:r w:rsidR="005A6C62" w:rsidRPr="00C421D6">
          <w:rPr>
            <w:rFonts w:cs="Times New Roman"/>
            <w:lang w:val="en-GB"/>
          </w:rPr>
          <w:t>Cross-Chapter Box 1.2</w:t>
        </w:r>
        <w:r w:rsidR="005A6C62">
          <w:rPr>
            <w:rFonts w:cs="Times New Roman"/>
            <w:lang w:val="en-GB"/>
          </w:rPr>
          <w:t xml:space="preserve">; </w:t>
        </w:r>
      </w:ins>
      <w:r w:rsidR="00E716D0">
        <w:rPr>
          <w:rFonts w:cs="Times New Roman"/>
        </w:rPr>
        <w:fldChar w:fldCharType="begin" w:fldLock="1"/>
      </w:r>
      <w:r w:rsidR="00A94565">
        <w:rPr>
          <w:rFonts w:cs="Times New Roman"/>
          <w:lang w:val="en-GB"/>
        </w:rPr>
        <w:instrText>ADDIN CSL_CITATION { "citationItems" : [ { "id" : "ITEM-1", "itemData" : { "DOI" : "10.1017/CBO9781107415324.004", "ISBN" : "9781107661820", "author" : [ { "dropping-particle" : "", "family" : "IPCC", "given" : "", "non-dropping-particle" : "", "parse-names" : false, "suffix" : "" } ],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"number-of-pages" : "1535", "publisher" : "Cambridge University Press", "publisher-place" : "Cambridge, United Kingdom and New York, NY, USA", "title" : "Climate Change 2013: The Physical Science Basis. Contribution of Working Group I to the Fifth Assessment Report of the Intergovernmental Panel on Climate Change", "translator" : [ { "dropping-particle" : "", "family" : "H4704", "given" : "Rt12", "non-dropping-particle" : "", "parse-names" : false, "suffix" : "" } ], "type" : "report" }, "uris" : [ "http://www.mendeley.com/documents/?uuid=20985b92-cfdd-47ac-93e2-af70e27d838b" ] } ], "mendeley" : { "formattedCitation" : "(IPCC, 2013a)", "manualFormatting" : "(IPCC, 2013a", "plainTextFormattedCitation" : "(IPCC, 2013a)", "previouslyFormattedCitation" : "(IPCC, 2013a)" }, "properties" : { "noteIndex" : 0 }, "schema" : "https://github.com/citation-style-language/schema/raw/master/csl-citation.json" }</w:instrText>
      </w:r>
      <w:r w:rsidR="00E716D0">
        <w:rPr>
          <w:rFonts w:cs="Times New Roman"/>
        </w:rPr>
        <w:fldChar w:fldCharType="separate"/>
      </w:r>
      <w:ins w:id="2239" w:author="Robin Matthews" w:date="2021-05-18T16:02:00Z">
        <w:del w:id="2240" w:author="Ian Blenkinsop" w:date="2021-07-05T12:08:00Z">
          <w:r w:rsidR="00602365" w:rsidDel="005A6C62">
            <w:rPr>
              <w:rFonts w:cs="Times New Roman"/>
              <w:noProof/>
              <w:lang w:val="en-GB"/>
            </w:rPr>
            <w:delText>(</w:delText>
          </w:r>
        </w:del>
        <w:r w:rsidR="00602365">
          <w:rPr>
            <w:rFonts w:cs="Times New Roman"/>
            <w:noProof/>
            <w:lang w:val="en-GB"/>
          </w:rPr>
          <w:t>IPCC, 2013a</w:t>
        </w:r>
      </w:ins>
      <w:del w:id="2241" w:author="Robin Matthews" w:date="2021-05-18T16:02:00Z">
        <w:r w:rsidR="00E716D0" w:rsidRPr="00C421D6" w:rsidDel="00602365">
          <w:rPr>
            <w:rFonts w:cs="Times New Roman"/>
            <w:noProof/>
            <w:lang w:val="en-GB"/>
          </w:rPr>
          <w:delText>(IPCC, 2013a</w:delText>
        </w:r>
      </w:del>
      <w:r w:rsidR="00E716D0">
        <w:rPr>
          <w:rFonts w:cs="Times New Roman"/>
        </w:rPr>
        <w:fldChar w:fldCharType="end"/>
      </w:r>
      <w:del w:id="2242" w:author="Ian Blenkinsop" w:date="2021-07-05T12:08:00Z">
        <w:r w:rsidRPr="00C421D6" w:rsidDel="005A6C62">
          <w:rPr>
            <w:rFonts w:cs="Times New Roman"/>
            <w:lang w:val="en-GB"/>
          </w:rPr>
          <w:delText>; see Cross-Chapter Box 1.2 and Chapter 7</w:delText>
        </w:r>
      </w:del>
      <w:r w:rsidRPr="00C421D6">
        <w:rPr>
          <w:rFonts w:cs="Times New Roman"/>
          <w:lang w:val="en-GB"/>
        </w:rPr>
        <w:t>).</w:t>
      </w:r>
      <w:r w:rsidRPr="00C421D6" w:rsidDel="003532C0">
        <w:rPr>
          <w:rFonts w:cs="Times New Roman"/>
          <w:lang w:val="en-GB"/>
        </w:rPr>
        <w:t xml:space="preserve"> </w:t>
      </w:r>
    </w:p>
    <w:p w14:paraId="439F794D" w14:textId="77777777" w:rsidR="00102875" w:rsidRPr="00C421D6" w:rsidRDefault="00102875" w:rsidP="00102875">
      <w:pPr>
        <w:pStyle w:val="AR6BodyText"/>
        <w:rPr>
          <w:lang w:val="en-GB"/>
        </w:rPr>
      </w:pPr>
      <w:bookmarkStart w:id="2243" w:name="_Hlk66722464"/>
    </w:p>
    <w:p w14:paraId="57FD5451" w14:textId="2C8DC089" w:rsidR="00102875" w:rsidRPr="00C421D6" w:rsidRDefault="00102875" w:rsidP="00102875">
      <w:pPr>
        <w:pStyle w:val="AR6BodyText"/>
        <w:rPr>
          <w:lang w:val="en-GB"/>
        </w:rPr>
      </w:pPr>
      <w:r w:rsidRPr="00C421D6">
        <w:rPr>
          <w:rFonts w:cs="Times New Roman"/>
          <w:lang w:val="en-GB"/>
        </w:rPr>
        <w:t xml:space="preserve">Natural drivers include changes in solar irradiance, ocean currents, </w:t>
      </w:r>
      <w:r w:rsidRPr="00C421D6">
        <w:rPr>
          <w:lang w:val="en-GB"/>
        </w:rPr>
        <w:t xml:space="preserve">naturally </w:t>
      </w:r>
      <w:r w:rsidR="00793600" w:rsidRPr="00C421D6">
        <w:rPr>
          <w:lang w:val="en-GB"/>
        </w:rPr>
        <w:t>occurring</w:t>
      </w:r>
      <w:r w:rsidRPr="00C421D6">
        <w:rPr>
          <w:lang w:val="en-GB"/>
        </w:rPr>
        <w:t xml:space="preserve"> </w:t>
      </w:r>
      <w:r w:rsidRPr="00C421D6">
        <w:rPr>
          <w:rFonts w:cs="Times New Roman"/>
          <w:lang w:val="en-GB"/>
        </w:rPr>
        <w:t xml:space="preserve">aerosols, and natural sources and sinks of radiatively active gases such as water vapour, </w:t>
      </w:r>
      <w:ins w:id="2244" w:author="Ian Blenkinsop" w:date="2021-07-05T12:17:00Z">
        <w:r w:rsidR="00B368B5" w:rsidRPr="00C421D6">
          <w:rPr>
            <w:rFonts w:cs="Times New Roman"/>
            <w:lang w:val="en-GB"/>
          </w:rPr>
          <w:t>CO</w:t>
        </w:r>
        <w:r w:rsidR="00B368B5" w:rsidRPr="00C421D6">
          <w:rPr>
            <w:rFonts w:cs="Times New Roman"/>
            <w:vertAlign w:val="subscript"/>
            <w:lang w:val="en-GB"/>
          </w:rPr>
          <w:t>2</w:t>
        </w:r>
      </w:ins>
      <w:del w:id="2245" w:author="Ian Blenkinsop" w:date="2021-07-05T12:17:00Z">
        <w:r w:rsidRPr="00C421D6" w:rsidDel="00B368B5">
          <w:rPr>
            <w:rFonts w:cs="Times New Roman"/>
            <w:lang w:val="en-GB"/>
          </w:rPr>
          <w:delText>carbon dioxide</w:delText>
        </w:r>
      </w:del>
      <w:r w:rsidRPr="00C421D6">
        <w:rPr>
          <w:rFonts w:cs="Times New Roman"/>
          <w:lang w:val="en-GB"/>
        </w:rPr>
        <w:t xml:space="preserve">, </w:t>
      </w:r>
      <w:ins w:id="2246" w:author="Ian Blenkinsop" w:date="2021-07-05T12:17:00Z">
        <w:r w:rsidR="00B368B5" w:rsidRPr="00C421D6">
          <w:rPr>
            <w:rFonts w:cs="Times New Roman"/>
            <w:lang w:val="en-GB"/>
          </w:rPr>
          <w:t>C</w:t>
        </w:r>
        <w:r w:rsidR="00B368B5">
          <w:rPr>
            <w:rFonts w:cs="Times New Roman"/>
            <w:lang w:val="en-GB"/>
          </w:rPr>
          <w:t>H</w:t>
        </w:r>
      </w:ins>
      <w:ins w:id="2247" w:author="Ian Blenkinsop" w:date="2021-07-05T12:18:00Z">
        <w:r w:rsidR="00B368B5">
          <w:rPr>
            <w:rFonts w:cs="Times New Roman"/>
            <w:vertAlign w:val="subscript"/>
            <w:lang w:val="en-GB"/>
          </w:rPr>
          <w:t>4</w:t>
        </w:r>
      </w:ins>
      <w:del w:id="2248" w:author="Ian Blenkinsop" w:date="2021-07-05T12:17:00Z">
        <w:r w:rsidRPr="00C421D6" w:rsidDel="00B368B5">
          <w:rPr>
            <w:rFonts w:cs="Times New Roman"/>
            <w:lang w:val="en-GB"/>
          </w:rPr>
          <w:delText>methane</w:delText>
        </w:r>
      </w:del>
      <w:r w:rsidRPr="00C421D6">
        <w:rPr>
          <w:rFonts w:cs="Times New Roman"/>
          <w:lang w:val="en-GB"/>
        </w:rPr>
        <w:t xml:space="preserve">, and </w:t>
      </w:r>
      <w:ins w:id="2249" w:author="Ian Blenkinsop" w:date="2021-07-05T12:18:00Z">
        <w:r w:rsidR="00B368B5">
          <w:rPr>
            <w:rFonts w:cs="Times New Roman"/>
            <w:lang w:val="en-GB"/>
          </w:rPr>
          <w:t>sul</w:t>
        </w:r>
      </w:ins>
      <w:ins w:id="2250" w:author="Ian Blenkinsop" w:date="2021-07-05T12:23:00Z">
        <w:r w:rsidR="00B368B5">
          <w:rPr>
            <w:rFonts w:cs="Times New Roman"/>
            <w:lang w:val="en-GB"/>
          </w:rPr>
          <w:t>ph</w:t>
        </w:r>
      </w:ins>
      <w:ins w:id="2251" w:author="Ian Blenkinsop" w:date="2021-07-05T12:18:00Z">
        <w:r w:rsidR="00B368B5">
          <w:rPr>
            <w:rFonts w:cs="Times New Roman"/>
            <w:lang w:val="en-GB"/>
          </w:rPr>
          <w:t>ur dioxide (S</w:t>
        </w:r>
        <w:r w:rsidR="00B368B5" w:rsidRPr="00C421D6">
          <w:rPr>
            <w:rFonts w:cs="Times New Roman"/>
            <w:lang w:val="en-GB"/>
          </w:rPr>
          <w:t>O</w:t>
        </w:r>
        <w:r w:rsidR="00B368B5" w:rsidRPr="00C421D6">
          <w:rPr>
            <w:rFonts w:cs="Times New Roman"/>
            <w:vertAlign w:val="subscript"/>
            <w:lang w:val="en-GB"/>
          </w:rPr>
          <w:t>2</w:t>
        </w:r>
        <w:r w:rsidR="00B368B5" w:rsidRPr="00B368B5">
          <w:rPr>
            <w:rFonts w:cs="Times New Roman"/>
            <w:lang w:val="en-GB"/>
            <w:rPrChange w:id="2252" w:author="Ian Blenkinsop" w:date="2021-07-05T12:18:00Z">
              <w:rPr>
                <w:rFonts w:cs="Times New Roman"/>
                <w:vertAlign w:val="subscript"/>
                <w:lang w:val="en-GB"/>
              </w:rPr>
            </w:rPrChange>
          </w:rPr>
          <w:t>)</w:t>
        </w:r>
      </w:ins>
      <w:del w:id="2253" w:author="Ian Blenkinsop" w:date="2021-07-05T12:18:00Z">
        <w:r w:rsidRPr="00C421D6" w:rsidDel="00B368B5">
          <w:rPr>
            <w:rFonts w:cs="Times New Roman"/>
            <w:lang w:val="en-GB"/>
          </w:rPr>
          <w:delText>sulphur dioxide</w:delText>
        </w:r>
      </w:del>
      <w:r w:rsidRPr="00C421D6">
        <w:rPr>
          <w:rFonts w:cs="Times New Roman"/>
          <w:lang w:val="en-GB"/>
        </w:rPr>
        <w:t>. Detailed global measurements of surface-level solar irradiance were first conducted during the 1957</w:t>
      </w:r>
      <w:r w:rsidRPr="00C421D6">
        <w:rPr>
          <w:rFonts w:ascii="Arial" w:hAnsi="Arial" w:cs="Arial"/>
          <w:color w:val="202122"/>
          <w:sz w:val="21"/>
          <w:szCs w:val="21"/>
          <w:shd w:val="clear" w:color="auto" w:fill="FDFDFD"/>
          <w:lang w:val="en-GB"/>
        </w:rPr>
        <w:t>–</w:t>
      </w:r>
      <w:r w:rsidRPr="00C421D6">
        <w:rPr>
          <w:rFonts w:cs="Times New Roman"/>
          <w:lang w:val="en-GB"/>
        </w:rPr>
        <w:t xml:space="preserve">1958 International Geophysical Year </w:t>
      </w:r>
      <w:r>
        <w:rPr>
          <w:rFonts w:cs="Times New Roman"/>
        </w:rPr>
        <w:fldChar w:fldCharType="begin" w:fldLock="1"/>
      </w:r>
      <w:r w:rsidR="00E81B0B">
        <w:rPr>
          <w:rFonts w:cs="Times New Roman"/>
          <w:lang w:val="en-GB"/>
        </w:rPr>
        <w:instrText>ADDIN CSL_CITATION { "citationItems" : [ { "id" : "ITEM-1", "itemData" : { "DOI" : "10.1016/0038-092X(61)90051-2", "ISSN" : "0038092X", "author" : [ { "dropping-particle" : "", "family" : "Landsberg", "given" : "H.E.", "non-dropping-particle" : "", "parse-names" : false, "suffix" : "" } ], "container-title" : "Solar Energy", "id" : "ITEM-1", "issue" : "3", "issued" : { "date-parts" : [ [ "1961", "7" ] ] }, "page" : "95-98", "title" : "Solar radiation at the earth's surface", "translator" : [ { "dropping-particle" : "", "family" : "H2921", "given" : "", "non-dropping-particle" : "", "parse-names" : false, "suffix" : "" } ], "type" : "article-journal", "volume" : "5" }, "uris" : [ "http://www.mendeley.com/documents/?uuid=7a87fd03-eec3-4565-a015-a728e3b67a8e" ] } ], "mendeley" : { "formattedCitation" : "(Landsberg, 1961)", "plainTextFormattedCitation" : "(Landsberg, 1961)", "previouslyFormattedCitation" : "(Landsberg, 1961)" }, "properties" : { "noteIndex" : 0 }, "schema" : "https://github.com/citation-style-language/schema/raw/master/csl-citation.json" }</w:instrText>
      </w:r>
      <w:r>
        <w:rPr>
          <w:rFonts w:cs="Times New Roman"/>
        </w:rPr>
        <w:fldChar w:fldCharType="separate"/>
      </w:r>
      <w:ins w:id="2254" w:author="Robin Matthews" w:date="2021-05-18T16:02:00Z">
        <w:r w:rsidR="00602365">
          <w:rPr>
            <w:rFonts w:cs="Times New Roman"/>
            <w:noProof/>
            <w:lang w:val="en-GB"/>
          </w:rPr>
          <w:t>(Landsberg, 1961)</w:t>
        </w:r>
      </w:ins>
      <w:del w:id="2255" w:author="Robin Matthews" w:date="2021-05-18T16:02:00Z">
        <w:r w:rsidRPr="00C421D6" w:rsidDel="00602365">
          <w:rPr>
            <w:rFonts w:cs="Times New Roman"/>
            <w:noProof/>
            <w:lang w:val="en-GB"/>
          </w:rPr>
          <w:delText>(Landsberg, 1961)</w:delText>
        </w:r>
      </w:del>
      <w:r>
        <w:rPr>
          <w:rFonts w:cs="Times New Roman"/>
        </w:rPr>
        <w:fldChar w:fldCharType="end"/>
      </w:r>
      <w:r w:rsidRPr="00C421D6">
        <w:rPr>
          <w:rFonts w:cs="Times New Roman"/>
          <w:lang w:val="en-GB"/>
        </w:rPr>
        <w:t xml:space="preserve">, while top-of-atmosphere irradiance has been measured by satellites since 1959 </w:t>
      </w:r>
      <w:r>
        <w:rPr>
          <w:rFonts w:cs="Times New Roman"/>
        </w:rPr>
        <w:fldChar w:fldCharType="begin" w:fldLock="1"/>
      </w:r>
      <w:r w:rsidR="00E81B0B">
        <w:rPr>
          <w:rFonts w:cs="Times New Roman"/>
          <w:lang w:val="en-GB"/>
        </w:rPr>
        <w:instrText>ADDIN CSL_CITATION { "citationItems" : [ { "id" : "ITEM-1", "itemData" : { "DOI" : "10.1029/RG024i002p00357", "ISSN" : "8755-1209", "abstract" : "We review here the history of satellite missions and their measurements of the earth radiation budget from the beginning of the space age until the present time. The survey emphasizes the early struggle to develop instrument systems to monitor reflected shortwave and emitted long-wave exitances from the earth and the problems associated with the interpretation of these observations from space. In some instances, valuable data sets were developed from satellite measurements whose instruments were not specifically designed for earth radiation budget observations. The effort of understanding the earth radiation budget has been the work of many people from different countries of the world, an effort of proud accomplishment.", "author" : [ { "dropping-particle" : "", "family" : "House", "given" : "Frederick B.", "non-dropping-particle" : "", "parse-names" : false, "suffix" : "" }, { "dropping-particle" : "", "family" : "Gruber", "given" : "Arnold", "non-dropping-particle" : "", "parse-names" : false, "suffix" : "" }, { "dropping-particle" : "", "family" : "Hunt", "given" : "Garry E.", "non-dropping-particle" : "", "parse-names" : false, "suffix" : "" }, { "dropping-particle" : "", "family" : "Mecherikunnel", "given" : "Ann T.", "non-dropping-particle" : "", "parse-names" : false, "suffix" : "" } ], "container-title" : "Reviews of Geophysics", "id" : "ITEM-1", "issue" : "2", "issued" : { "date-parts" : [ [ "1986" ] ] }, "page" : "357-377", "title" : "History of satellite missions and measurements of the Earth Radiation Budget (1957\u20131984)", "translator" : [ { "dropping-particle" : "", "family" : "H3137", "given" : "", "non-dropping-particle" : "", "parse-names" : false, "suffix" : "" } ], "type" : "article-journal", "volume" : "24" }, "uris" : [ "http://www.mendeley.com/documents/?uuid=352b3e0e-ecdd-3f9a-8937-9cee9d9e2f24" ] } ], "mendeley" : { "formattedCitation" : "(House et al., 1986)", "plainTextFormattedCitation" : "(House et al., 1986)", "previouslyFormattedCitation" : "(House et al., 1986)" }, "properties" : { "noteIndex" : 0 }, "schema" : "https://github.com/citation-style-language/schema/raw/master/csl-citation.json" }</w:instrText>
      </w:r>
      <w:r>
        <w:rPr>
          <w:rFonts w:cs="Times New Roman"/>
        </w:rPr>
        <w:fldChar w:fldCharType="separate"/>
      </w:r>
      <w:ins w:id="2256" w:author="Robin Matthews" w:date="2021-05-18T16:02:00Z">
        <w:r w:rsidR="00602365">
          <w:rPr>
            <w:rFonts w:cs="Times New Roman"/>
            <w:noProof/>
            <w:lang w:val="en-GB"/>
          </w:rPr>
          <w:t>(House et al., 1986)</w:t>
        </w:r>
      </w:ins>
      <w:del w:id="2257" w:author="Robin Matthews" w:date="2021-05-18T16:02:00Z">
        <w:r w:rsidRPr="00C421D6" w:rsidDel="00602365">
          <w:rPr>
            <w:rFonts w:cs="Times New Roman"/>
            <w:noProof/>
            <w:lang w:val="en-GB"/>
          </w:rPr>
          <w:delText>(House et al., 1986)</w:delText>
        </w:r>
      </w:del>
      <w:r>
        <w:rPr>
          <w:rFonts w:cs="Times New Roman"/>
        </w:rPr>
        <w:fldChar w:fldCharType="end"/>
      </w:r>
      <w:r w:rsidRPr="00C421D6">
        <w:rPr>
          <w:rFonts w:cs="Times New Roman"/>
          <w:lang w:val="en-GB"/>
        </w:rPr>
        <w:t xml:space="preserve">. Measured changes in solar irradiance have been small and slightly negative since about 1980 </w:t>
      </w:r>
      <w:r>
        <w:rPr>
          <w:rFonts w:cs="Times New Roman"/>
        </w:rPr>
        <w:fldChar w:fldCharType="begin" w:fldLock="1"/>
      </w:r>
      <w:r w:rsidR="00E81B0B">
        <w:rPr>
          <w:rFonts w:cs="Times New Roman"/>
          <w:lang w:val="en-GB"/>
        </w:rPr>
        <w:instrText>ADDIN CSL_CITATION { "citationItems" : [ { "id" : "ITEM-1", "itemData" : { "DOI" : "10.5194/gmd-10-2247-2017", "ISSN" : "19919603", "abstract" : "This paper describes the solar forcing dataset for CMIP6 and highlights in particular changes with respect to the CMIP5 recommendation. The solar forcing is provided for radiative properties, i.e., total solar irradiance (TSI) and solar spectral irradiance (SSI), and F10.7 cm radio flux, as well as particle forcing, i.e., geomagnetic indices Ap and Kp, and ionisation rates to account for effects of solar protons, electrons and galactic cosmic rays. This is the first time that a recommendation for solar-driven particle forcing is provided for a CMIP exercise. The solar forcing dataset is provided at daily and monthly resolution separately for the CMIP6 Historical Simulation (1850&amp;ndash;2014), for the future (2015&amp;ndash;2300), including an additional extreme Maunder Minimum-like sensitivity scenario, as well as for a constant and a time-varying forcing for the preindustrial control simulation. The paper not only describes the forcing dataset, but also provides detailed recommendations for how to implement the different forcing components in climate models. The TSI and SSI time series are defined as averages of two (semi-) empirical solar irradiance models, namely the NRLTSI2/NRLSSI2 and SATIRE-TS. A new and lower TSI value is recommended: the contemporary solar cycle-average is now 1361.0 W/m2. The slight negative trend in TSI during the last three solar cycles in CMIP6 is statistically indistinguishable from available observations and only leads to a small global radiative forcing of &amp;minus;0.04 W/m2. In the 200&amp;ndash;400 nm range, which is also important for ozone photochemistry, CMIP6 shows a larger solar cycle variability contribution to TSI than CMIP5 (50 % as compared to 35 %). The CMIP6 dataset is tested and compared to its CMIP5 predecessor using timeslice experiments of two chemistry-climate models and a reference radiative transfer model. The changes in the background SSI in the CMIP6 dataset, as compared to CMIP5, impact on climatological stratospheric conditions (lower shortwave heating rates (&amp;minus;0.35 K/day at the stratopause), cooler stratospheric temperatures (&amp;minus;1.5 K in the upper stratosphere), lower ozone abundances in the lower stratosphere (&amp;minus;3 %), and higher ozone abundances (+1.5 % in the upper stratosphere and lower mesosphere). Between the maximum and minimum phases of the 11-year solar cycle, there is an increase in shortwave heating rates (+0.2 K/day at the stratopause), temperatures (~1 K at the stratopause), and ozo\u2026", "author" : [ { "dropping-particle" : "", "family" : "Matthes", "given" : "Katja", "non-dropping-particle" : "", "parse-names" : false, "suffix" : "" }, { "dropping-particle" : "", "family" : "Funke", "given" : "Bernd", "non-dropping-particle" : "", "parse-names" : false, "suffix" : "" }, { "dropping-particle" : "", "family" : "Andersson", "given" : "Monika E.", "non-dropping-particle" : "", "parse-names" : false, "suffix" : "" }, { "dropping-particle" : "", "family" : "Barnard", "given" : "Luke", "non-dropping-particle" : "", "parse-names" : false, "suffix" : "" }, { "dropping-particle" : "", "family" : "Beer", "given" : "J\u00fcrg", "non-dropping-particle" : "", "parse-names" : false, "suffix" : "" }, { "dropping-particle" : "", "family" : "Charbonneau", "given" : "Paul", "non-dropping-particle" : "", "parse-names" : false, "suffix" : "" }, { "dropping-particle" : "", "family" : "Clilverd", "given" : "Mark A.", "non-dropping-particle" : "", "parse-names" : false, "suffix" : "" }, { "dropping-particle" : "", "family" : "Dudok De Wit", "given" : "Thierry", "non-dropping-particle" : "", "parse-names" : false, "suffix" : "" }, { "dropping-particle" : "", "family" : "Haberreiter", "given" : "Margit", "non-dropping-particle" : "", "parse-names" : false, "suffix" : "" }, { "dropping-particle" : "", "family" : "Hendry", "given" : "Aaron", "non-dropping-particle" : "", "parse-names" : false, "suffix" : "" }, { "dropping-particle" : "", "family" : "Jackman", "given" : "Charles H.", "non-dropping-particle" : "", "parse-names" : false, "suffix" : "" }, { "dropping-particle" : "", "family" : "Kretzschmar", "given" : "Matthieu", "non-dropping-particle" : "", "parse-names" : false, "suffix" : "" }, { "dropping-particle" : "", "family" : "Kruschke", "given" : "Tim", "non-dropping-particle" : "", "parse-names" : false, "suffix" : "" }, { "dropping-particle" : "", "family" : "Kunze", "given" : "Markus", "non-dropping-particle" : "", "parse-names" : false, "suffix" : "" }, { "dropping-particle" : "", "family" : "Langematz", "given" : "Ulrike", "non-dropping-particle" : "", "parse-names" : false, "suffix" : "" }, { "dropping-particle" : "", "family" : "Marsh", "given" : "Daniel R.", "non-dropping-particle" : "", "parse-names" : false, "suffix" : "" }, { "dropping-particle" : "", "family" : "Maycock", "given" : "Amanda C.", "non-dropping-particle" : "", "parse-names" : false, "suffix" : "" }, { "dropping-particle" : "", "family" : "Misios", "given" : "Stergios", "non-dropping-particle" : "", "parse-names" : false, "suffix" : "" }, { "dropping-particle" : "", "family" : "Rodger", "given" : "Craig J.", "non-dropping-particle" : "", "parse-names" : false, "suffix" : "" }, { "dropping-particle" : "", "family" : "Scaife", "given" : "Adam A.", "non-dropping-particle" : "", "parse-names" : false, "suffix" : "" }, { "dropping-particle" : "", "family" : "Sepp\u00e4l\u00e4", "given" : "Annika", "non-dropping-particle" : "", "parse-names" : false, "suffix" : "" }, { "dropping-particle" : "", "family" : "Shangguan", "given" : "Ming", "non-dropping-particle" : "", "parse-names" : false, "suffix" : "" }, { "dropping-particle" : "", "family" : "Sinnhuber", "given" : "Miriam", "non-dropping-particle" : "", "parse-names" : false, "suffix" : "" }, { "dropping-particle" : "", "family" : "Tourpali", "given" : "Kleareti", "non-dropping-particle" : "", "parse-names" : false, "suffix" : "" }, { "dropping-particle" : "", "family" : "Usoskin", "given" : "Ilya", "non-dropping-particle" : "", "parse-names" : false, "suffix" : "" }, { "dropping-particle" : "", "family" : "Kamp", "given" : "Max", "non-dropping-particle" : "Van De", "parse-names" : false, "suffix" : "" }, { "dropping-particle" : "", "family" : "Verronen", "given" : "Pekka T.", "non-dropping-particle" : "", "parse-names" : false, "suffix" : "" }, { "dropping-particle" : "", "family" : "Versick", "given" : "Stefan", "non-dropping-particle" : "", "parse-names" : false, "suffix" : "" } ], "container-title" : "Geoscientific Model Development", "id" : "ITEM-1", "issue" : "6", "issued" : { "date-parts" : [ [ "2017", "6", "6" ] ] }, "page" : "2247-2302", "title" : "Solar forcing for CMIP6 (v3.2)", "translator" : [ { "dropping-particle" : "", "family" : "H3563", "given" : "", "non-dropping-particle" : "", "parse-names" : false, "suffix" : "" } ], "type" : "article-journal", "volume" : "10" }, "uris" : [ "http://www.mendeley.com/documents/?uuid=f0413215-bbf7-3335-81d5-fc4098f6d06b" ] } ], "mendeley" : { "formattedCitation" : "(Matthes et al., 2017)", "plainTextFormattedCitation" : "(Matthes et al., 2017)", "previouslyFormattedCitation" : "(Matthes et al., 2017)" }, "properties" : { "noteIndex" : 0 }, "schema" : "https://github.com/citation-style-language/schema/raw/master/csl-citation.json" }</w:instrText>
      </w:r>
      <w:r>
        <w:rPr>
          <w:rFonts w:cs="Times New Roman"/>
        </w:rPr>
        <w:fldChar w:fldCharType="separate"/>
      </w:r>
      <w:ins w:id="2258" w:author="Robin Matthews" w:date="2021-05-18T16:02:00Z">
        <w:r w:rsidR="00602365">
          <w:rPr>
            <w:rFonts w:cs="Times New Roman"/>
            <w:noProof/>
            <w:lang w:val="en-GB"/>
          </w:rPr>
          <w:t>(Matthes et al., 2017)</w:t>
        </w:r>
      </w:ins>
      <w:del w:id="2259" w:author="Robin Matthews" w:date="2021-05-18T16:02:00Z">
        <w:r w:rsidRPr="00C421D6" w:rsidDel="00602365">
          <w:rPr>
            <w:rFonts w:cs="Times New Roman"/>
            <w:noProof/>
            <w:lang w:val="en-GB"/>
          </w:rPr>
          <w:delText>(Matthes et al., 2017)</w:delText>
        </w:r>
      </w:del>
      <w:r>
        <w:rPr>
          <w:rFonts w:cs="Times New Roman"/>
        </w:rPr>
        <w:fldChar w:fldCharType="end"/>
      </w:r>
      <w:r w:rsidRPr="00C421D6">
        <w:rPr>
          <w:rFonts w:cs="Times New Roman"/>
          <w:lang w:val="en-GB"/>
        </w:rPr>
        <w:t>. Water vapour is the most abundant radiatively active gas, accounting for about 75% of the terrestrial greenhouse effect, but because its residence time in the atmosphere averages just 8</w:t>
      </w:r>
      <w:bookmarkStart w:id="2260" w:name="_Hlk66722532"/>
      <w:r w:rsidRPr="00C421D6">
        <w:rPr>
          <w:rFonts w:ascii="Arial" w:hAnsi="Arial" w:cs="Arial"/>
          <w:color w:val="202122"/>
          <w:sz w:val="21"/>
          <w:szCs w:val="21"/>
          <w:shd w:val="clear" w:color="auto" w:fill="FDFDFD"/>
          <w:lang w:val="en-GB"/>
        </w:rPr>
        <w:t>–</w:t>
      </w:r>
      <w:bookmarkEnd w:id="2260"/>
      <w:r w:rsidRPr="00C421D6">
        <w:rPr>
          <w:rFonts w:cs="Times New Roman"/>
          <w:lang w:val="en-GB"/>
        </w:rPr>
        <w:t xml:space="preserve">10 days, its atmospheric concentration is largely governed by temperature </w:t>
      </w:r>
      <w:r>
        <w:rPr>
          <w:rFonts w:cs="Times New Roman"/>
        </w:rPr>
        <w:fldChar w:fldCharType="begin" w:fldLock="1"/>
      </w:r>
      <w:r w:rsidR="00E81B0B">
        <w:rPr>
          <w:rFonts w:cs="Times New Roman"/>
          <w:lang w:val="en-GB"/>
        </w:rPr>
        <w:instrText>ADDIN CSL_CITATION { "citationItems" : [ { "id" : "ITEM-1", "itemData" : { "DOI" : "10.5194/hess-21-779-2017", "ISSN" : "1607-7938", "abstract" : "Abstract. This paper revisits the knowledge on the residence time of water in the atmosphere. Based on state-of-the-art data of the hydrological cycle we derive a global average residence time of 8.9 \u00b1 0.4 days (uncertainty given as 1 standard deviation). We use two different atmospheric moisture tracking models (WAM-2layers and 3D-T) to obtain atmospheric residence time characteristics in time and space. The tracking models estimate the global average residence time to be around 8.5 days based on ERA-Interim data. We conclude that the statement of a recent study that the global average residence time of water in the atmosphere is 4\u20135 days, is not correct. We derive spatial maps of residence time, attributed to evaporation and precipitation, and age of atmospheric water, showing that there are different ways of looking at temporal characteristics of atmospheric water. Longer evaporation residence times often indicate larger distances towards areas of high precipitation. From our analysis we find that the residence time over the ocean is about 2 days less than over land. It can be seen that in winter, the age of atmospheric moisture tends to be much lower than in summer. In the Northern Hemisphere, due to the contrast in ocean-to-land temperature and associated evaporation rates, the age of atmospheric moisture increases following atmospheric moisture flow inland in winter, and decreases in summer. Looking at the probability density functions of atmospheric residence time for precipitation and evaporation, we find long-tailed distributions with the median around 5 days. Overall, our research confirms the 8\u201310-day traditional estimate for the global mean residence time of atmospheric water, and our research contributes to a more complete view of the characteristics of the turnover of water in the atmosphere in time and space.", "author" : [ { "dropping-particle" : "", "family" : "Ent", "given" : "Ruud J.", "non-dropping-particle" : "van der", "parse-names" : false, "suffix" : "" }, { "dropping-particle" : "", "family" : "Tuinenburg", "given" : "Obbe A.", "non-dropping-particle" : "", "parse-names" : false, "suffix" : "" } ], "container-title" : "Hydrology and Earth System Sciences", "id" : "ITEM-1", "issue" : "2", "issued" : { "date-parts" : [ [ "2017", "2", "8" ] ] }, "page" : "779-790", "title" : "The residence time of water in the atmosphere revisited", "translator" : [ { "dropping-particle" : "", "family" : "H4191", "given" : "", "non-dropping-particle" : "", "parse-names" : false, "suffix" : "" } ], "type" : "article-journal", "volume" : "21" }, "uris" : [ "http://www.mendeley.com/documents/?uuid=48e19976-18f5-4595-bbc8-13603ce3da83" ] }, { "id" : "ITEM-2", "itemData" : { "DOI" : "10.1038/s41597-019-0068-8", "ISSN" : "2052-4463", "author" : [ { "dropping-particle" : "", "family" : "Nieto", "given" : "Raquel", "non-dropping-particle" : "", "parse-names" : false, "suffix" : "" }, { "dropping-particle" : "", "family" : "Gimeno", "given" : "Luis", "non-dropping-particle" : "", "parse-names" : false, "suffix" : "" } ], "container-title" : "Scientific Data", "id" : "ITEM-2", "issue" : "1", "issued" : { "date-parts" : [ [ "2019", "12", "16" ] ] }, "page" : "59", "title" : "A database of optimal integration times for Lagrangian studies of atmospheric moisture sources and sinks", "translator" : [ { "dropping-particle" : "", "family" : "H4189", "given" : "", "non-dropping-particle" : "", "parse-names" : false, "suffix" : "" } ], "type" : "article-journal", "volume" : "6" }, "uris" : [ "http://www.mendeley.com/documents/?uuid=99a3cf66-4944-4617-bff9-b93680158238" ] } ], "mendeley" : { "formattedCitation" : "(van der Ent and Tuinenburg, 2017; Nieto and Gimeno, 2019)", "manualFormatting" : "(van der Ent and Tuinenburg, 2017; Nieto and Gimeno, 2019)", "plainTextFormattedCitation" : "(van der Ent and Tuinenburg, 2017; Nieto and Gimeno, 2019)", "previouslyFormattedCitation" : "(van der Ent and Tuinenburg, 2017; Nieto and Gimeno, 2019)" }, "properties" : { "noteIndex" : 0 }, "schema" : "https://github.com/citation-style-language/schema/raw/master/csl-citation.json" }</w:instrText>
      </w:r>
      <w:r>
        <w:rPr>
          <w:rFonts w:cs="Times New Roman"/>
        </w:rPr>
        <w:fldChar w:fldCharType="separate"/>
      </w:r>
      <w:ins w:id="2261" w:author="Robin Matthews" w:date="2021-05-18T16:02:00Z">
        <w:r w:rsidR="00602365">
          <w:rPr>
            <w:rFonts w:cs="Times New Roman"/>
            <w:noProof/>
            <w:lang w:val="en-GB"/>
          </w:rPr>
          <w:t>(van der Ent and Tuinenburg, 2017; Nieto and Gimeno, 2019)</w:t>
        </w:r>
      </w:ins>
      <w:del w:id="2262" w:author="Robin Matthews" w:date="2021-05-18T16:02:00Z">
        <w:r w:rsidRPr="00C421D6" w:rsidDel="00602365">
          <w:rPr>
            <w:rFonts w:cs="Times New Roman"/>
            <w:noProof/>
            <w:lang w:val="en-GB"/>
          </w:rPr>
          <w:delText>(van der Ent and Tuinenburg, 2017; Nieto and Gimeno, 2019)</w:delText>
        </w:r>
      </w:del>
      <w:r>
        <w:rPr>
          <w:rFonts w:cs="Times New Roman"/>
        </w:rPr>
        <w:fldChar w:fldCharType="end"/>
      </w:r>
      <w:r w:rsidRPr="00C421D6">
        <w:rPr>
          <w:rFonts w:cs="Times New Roman"/>
          <w:lang w:val="en-GB"/>
        </w:rPr>
        <w:t xml:space="preserve">. As a result, non-condensing </w:t>
      </w:r>
      <w:del w:id="2263" w:author="Ian Blenkinsop" w:date="2021-07-05T12:21:00Z">
        <w:r w:rsidRPr="00C421D6" w:rsidDel="00B368B5">
          <w:rPr>
            <w:rFonts w:cs="Times New Roman"/>
            <w:lang w:val="en-GB"/>
          </w:rPr>
          <w:delText>greenhouse gases</w:delText>
        </w:r>
      </w:del>
      <w:ins w:id="2264" w:author="Ian Blenkinsop" w:date="2021-07-05T12:21:00Z">
        <w:r w:rsidR="00B368B5">
          <w:rPr>
            <w:rFonts w:cs="Times New Roman"/>
            <w:lang w:val="en-GB"/>
          </w:rPr>
          <w:t>GHGs</w:t>
        </w:r>
      </w:ins>
      <w:r w:rsidRPr="00C421D6">
        <w:rPr>
          <w:rFonts w:cs="Times New Roman"/>
          <w:lang w:val="en-GB"/>
        </w:rPr>
        <w:t xml:space="preserve"> with much longer residence times serve as ‘control knobs’, regulating planetary temperature, with water vapour concentrations as a feedback effect </w:t>
      </w:r>
      <w:r>
        <w:rPr>
          <w:rFonts w:cs="Times New Roman"/>
        </w:rPr>
        <w:fldChar w:fldCharType="begin" w:fldLock="1"/>
      </w:r>
      <w:r w:rsidR="00E81B0B">
        <w:rPr>
          <w:rFonts w:cs="Times New Roman"/>
          <w:lang w:val="en-GB"/>
        </w:rPr>
        <w:instrText>ADDIN CSL_CITATION { "citationItems" : [ { "id" : "ITEM-1", "itemData" : { "DOI" : "10.1126/science.1190653", "ISSN" : "0036-8075", "author" : [ { "dropping-particle" : "", "family" : "Lacis", "given" : "A. A.", "non-dropping-particle" : "", "parse-names" : false, "suffix" : "" }, { "dropping-particle" : "", "family" : "Schmidt", "given" : "G. A.", "non-dropping-particle" : "", "parse-names" : false, "suffix" : "" }, { "dropping-particle" : "", "family" : "Rind", "given" : "D.", "non-dropping-particle" : "", "parse-names" : false, "suffix" : "" }, { "dropping-particle" : "", "family" : "Ruedy", "given" : "R. A.", "non-dropping-particle" : "", "parse-names" : false, "suffix" : "" } ], "container-title" : "Science", "id" : "ITEM-1", "issue" : "6002", "issued" : { "date-parts" : [ [ "2010", "10", "15" ] ] }, "page" : "356-359", "title" : "Atmospheric CO2: Principal Control Knob Governing Earth's Temperature", "translator" : [ { "dropping-particle" : "", "family" : "H3811", "given" : "", "non-dropping-particle" : "", "parse-names" : false, "suffix" : "" } ], "type" : "article-journal", "volume" : "330" }, "uris" : [ "http://www.mendeley.com/documents/?uuid=8815aba7-fac7-4c91-8640-3080644e5ca4" ] }, { "id" : "ITEM-2", "itemData" : { "DOI" : "10.3402/tellusb.v65i0.19734", "ISSN" : "1600-0889", "author" : [ { "dropping-particle" : "", "family" : "Lacis", "given" : "Andrew A.", "non-dropping-particle" : "", "parse-names" : false, "suffix" : "" }, { "dropping-particle" : "", "family" : "Hansen", "given" : "James E.", "non-dropping-particle" : "", "parse-names" : false, "suffix" : "" }, { "dropping-particle" : "", "family" : "Russell", "given" : "Gary L.", "non-dropping-particle" : "", "parse-names" : false, "suffix" : "" }, { "dropping-particle" : "", "family" : "Oinas", "given" : "Valdar", "non-dropping-particle" : "", "parse-names" : false, "suffix" : "" }, { "dropping-particle" : "", "family" : "Jonas", "given" : "Jeffrey", "non-dropping-particle" : "", "parse-names" : false, "suffix" : "" } ], "container-title" : "Tellus B: Chemical and Physical Meteorology", "id" : "ITEM-2", "issue" : "1", "issued" : { "date-parts" : [ [ "2013", "12", "1" ] ] }, "page" : "19734", "title" : "The role of long-lived greenhouse gases as principal LW control knob that governs the global surface temperature for past and future climate change", "translator" : [ { "dropping-particle" : "", "family" : "H4186", "given" : "", "non-dropping-particle" : "", "parse-names" : false, "suffix" : "" } ], "type" : "article-journal", "volume" : "65" }, "uris" : [ "http://www.mendeley.com/documents/?uuid=0d7fc474-32c9-4555-a8cd-c679deb0049f" ] } ], "mendeley" : { "formattedCitation" : "(Lacis et al., 2010, 2013)", "plainTextFormattedCitation" : "(Lacis et al., 2010, 2013)", "previouslyFormattedCitation" : "(Lacis et al., 2010, 2013)" }, "properties" : { "noteIndex" : 0 }, "schema" : "https://github.com/citation-style-language/schema/raw/master/csl-citation.json" }</w:instrText>
      </w:r>
      <w:r>
        <w:rPr>
          <w:rFonts w:cs="Times New Roman"/>
        </w:rPr>
        <w:fldChar w:fldCharType="separate"/>
      </w:r>
      <w:ins w:id="2265" w:author="Robin Matthews" w:date="2021-05-18T16:02:00Z">
        <w:r w:rsidR="00602365">
          <w:rPr>
            <w:rFonts w:cs="Times New Roman"/>
            <w:noProof/>
            <w:lang w:val="en-GB"/>
          </w:rPr>
          <w:t>(Lacis et al., 2010, 2013)</w:t>
        </w:r>
      </w:ins>
      <w:del w:id="2266" w:author="Robin Matthews" w:date="2021-05-18T16:02:00Z">
        <w:r w:rsidRPr="00C421D6" w:rsidDel="00602365">
          <w:rPr>
            <w:rFonts w:cs="Times New Roman"/>
            <w:noProof/>
            <w:lang w:val="en-GB"/>
          </w:rPr>
          <w:delText>(Lacis et al., 2010, 2013)</w:delText>
        </w:r>
      </w:del>
      <w:r>
        <w:rPr>
          <w:rFonts w:cs="Times New Roman"/>
        </w:rPr>
        <w:fldChar w:fldCharType="end"/>
      </w:r>
      <w:r w:rsidRPr="00C421D6">
        <w:rPr>
          <w:rFonts w:cs="Times New Roman"/>
          <w:lang w:val="en-GB"/>
        </w:rPr>
        <w:t xml:space="preserve">. The most important of these non-condensing gases is </w:t>
      </w:r>
      <w:ins w:id="2267" w:author="Ian Blenkinsop" w:date="2021-07-05T12:21:00Z">
        <w:r w:rsidR="00B368B5" w:rsidRPr="00C421D6">
          <w:rPr>
            <w:rFonts w:cs="Times New Roman"/>
            <w:lang w:val="en-GB"/>
          </w:rPr>
          <w:t>CO</w:t>
        </w:r>
        <w:r w:rsidR="00B368B5" w:rsidRPr="00C421D6">
          <w:rPr>
            <w:rFonts w:cs="Times New Roman"/>
            <w:vertAlign w:val="subscript"/>
            <w:lang w:val="en-GB"/>
          </w:rPr>
          <w:t>2</w:t>
        </w:r>
      </w:ins>
      <w:del w:id="2268" w:author="Ian Blenkinsop" w:date="2021-07-05T12:21:00Z">
        <w:r w:rsidRPr="00C421D6" w:rsidDel="00B368B5">
          <w:rPr>
            <w:rFonts w:cs="Times New Roman"/>
            <w:lang w:val="en-GB"/>
          </w:rPr>
          <w:delText>carbon dioxide</w:delText>
        </w:r>
      </w:del>
      <w:r w:rsidRPr="00C421D6">
        <w:rPr>
          <w:rFonts w:cs="Times New Roman"/>
          <w:lang w:val="en-GB"/>
        </w:rPr>
        <w:t xml:space="preserve"> (a positive driver), released naturally by volcanism at about 637 MtCO</w:t>
      </w:r>
      <w:r w:rsidRPr="00C421D6">
        <w:rPr>
          <w:rFonts w:cs="Times New Roman"/>
          <w:vertAlign w:val="subscript"/>
          <w:lang w:val="en-GB"/>
        </w:rPr>
        <w:t>2</w:t>
      </w:r>
      <w:r w:rsidRPr="00C421D6">
        <w:rPr>
          <w:rFonts w:cs="Times New Roman"/>
          <w:lang w:val="en-GB"/>
        </w:rPr>
        <w:t xml:space="preserve"> yr</w:t>
      </w:r>
      <w:del w:id="2269" w:author="Ian Blenkinsop" w:date="2021-07-05T12:22:00Z">
        <w:r w:rsidRPr="00C421D6" w:rsidDel="00B368B5">
          <w:rPr>
            <w:rFonts w:cs="Times New Roman"/>
            <w:vertAlign w:val="superscript"/>
            <w:lang w:val="en-GB"/>
          </w:rPr>
          <w:delText>-</w:delText>
        </w:r>
      </w:del>
      <w:ins w:id="2270" w:author="Ian Blenkinsop" w:date="2021-07-05T12:22:00Z">
        <w:r w:rsidR="00B368B5">
          <w:rPr>
            <w:rFonts w:cs="Times New Roman"/>
            <w:vertAlign w:val="superscript"/>
            <w:lang w:val="en-GB"/>
          </w:rPr>
          <w:t>–</w:t>
        </w:r>
      </w:ins>
      <w:r w:rsidRPr="00C421D6">
        <w:rPr>
          <w:rFonts w:cs="Times New Roman"/>
          <w:vertAlign w:val="superscript"/>
          <w:lang w:val="en-GB"/>
        </w:rPr>
        <w:t xml:space="preserve">1 </w:t>
      </w:r>
      <w:r w:rsidRPr="00C421D6">
        <w:rPr>
          <w:rFonts w:cs="Times New Roman"/>
          <w:lang w:val="en-GB"/>
        </w:rPr>
        <w:t>in recent decades, or roughly 1.6% of the 37 GtCO</w:t>
      </w:r>
      <w:r w:rsidRPr="00C421D6">
        <w:rPr>
          <w:rFonts w:cs="Times New Roman"/>
          <w:vertAlign w:val="subscript"/>
          <w:lang w:val="en-GB"/>
        </w:rPr>
        <w:t>2</w:t>
      </w:r>
      <w:r w:rsidRPr="00C421D6">
        <w:rPr>
          <w:rFonts w:cs="Times New Roman"/>
          <w:lang w:val="en-GB"/>
        </w:rPr>
        <w:t xml:space="preserve"> emitted by human activities in 2018 </w:t>
      </w:r>
      <w:r>
        <w:rPr>
          <w:rFonts w:cs="Times New Roman"/>
        </w:rPr>
        <w:fldChar w:fldCharType="begin" w:fldLock="1"/>
      </w:r>
      <w:r w:rsidR="00E81B0B">
        <w:rPr>
          <w:rFonts w:cs="Times New Roman"/>
          <w:lang w:val="en-GB"/>
        </w:rPr>
        <w:instrText>ADDIN CSL_CITATION { "citationItems" : [ { "id" : "ITEM-1", "itemData" : { "DOI" : "10.2138/rmg.2013.75.11", "ISSN" : "1529-6466", "author" : [ { "dropping-particle" : "", "family" : "Burton", "given" : "M. R.", "non-dropping-particle" : "", "parse-names" : false, "suffix" : "" }, { "dropping-particle" : "", "family" : "Sawyer", "given" : "G. M.", "non-dropping-particle" : "", "parse-names" : false, "suffix" : "" }, { "dropping-particle" : "", "family" : "Granieri", "given" : "D.", "non-dropping-particle" : "", "parse-names" : false, "suffix" : "" } ], "container-title" : "Reviews in Mineralogy and Geochemistry", "id" : "ITEM-1", "issue" : "1", "issued" : { "date-parts" : [ [ "2013", "1", "1" ] ] }, "page" : "323-354", "title" : "Deep Carbon Emissions from Volcanoes", "translator" : [ { "dropping-particle" : "", "family" : "H3812", "given" : "", "non-dropping-particle" : "", "parse-names" : false, "suffix" : "" } ], "type" : "article-journal", "volume" : "75" }, "uris" : [ "http://www.mendeley.com/documents/?uuid=7025f31c-9449-4634-a92a-39768d8c75db" ] }, { "id" : "ITEM-2", "itemData" : { "DOI" : "10.5194/essd-10-2141-2018", "ISSN" : "1866-3516", "author" : [ { "dropping-particle" : "", "family" : "Qu\u00e9r\u00e9", "given" : "Corinne", "non-dropping-particle" : "Le", "parse-names" : false, "suffix" : "" }, { "dropping-particle" : "", "family" : "Andrew", "given" : "Robbie M.", "non-dropping-particle" : "", "parse-names" : false, "suffix" : "" }, { "dropping-particle" : "", "family" : "Friedlingstein", "given" : "Pierre", "non-dropping-particle" : "", "parse-names" : false, "suffix" : "" }, { "dropping-particle" : "", "family" : "Sitch", "given" : "Stephen", "non-dropping-particle" : "", "parse-names" : false, "suffix" : "" }, { "dropping-particle" : "", "family" : "Hauck", "given" : "Judith", "non-dropping-particle" : "", "parse-names" : false, "suffix" : "" }, { "dropping-particle" : "", "family" : "Pongratz", "given" : "Julia", "non-dropping-particle" : "", "parse-names" : false, "suffix" : "" }, { "dropping-particle" : "", "family" : "Pickers", "given" : "Penelope A.", "non-dropping-particle" : "", "parse-names" : false, "suffix" : "" }, { "dropping-particle" : "", "family" : "Korsbakken", "given" : "Jan Ivar", "non-dropping-particle" : "", "parse-names" : false, "suffix" : "" }, { "dropping-particle" : "", "family" : "Peters", "given" : "Glen P.", "non-dropping-particle" : "", "parse-names" : false, "suffix" : "" }, { "dropping-particle" : "", "family" : "Canadell", "given" : "Josep G.", "non-dropping-particle" : "", "parse-names" : false, "suffix" : "" }, { "dropping-particle" : "", "family" : "Arneth", "given" : "Almut", "non-dropping-particle" : "", "parse-names" : false, "suffix" : "" }, { "dropping-particle" : "", "family" : "Arora", "given" : "Vivek K.", "non-dropping-particle" : "", "parse-names" : false, "suffix" : "" }, { "dropping-particle" : "", "family" : "Barbero", "given" : "Leticia", "non-dropping-particle" : "", "parse-names" : false, "suffix" : "" }, { "dropping-particle" : "", "family" : "Bastos", "given" : "Ana", "non-dropping-particle" : "", "parse-names" : false, "suffix" : "" }, { "dropping-particle" : "", "family" : "Bopp", "given" : "Laurent", "non-dropping-particle" : "", "parse-names" : false, "suffix" : "" }, { "dropping-particle" : "", "family" : "Chevallier", "given" : "Fr\u00e9d\u00e9ric", "non-dropping-particle" : "", "parse-names" : false, "suffix" : "" }, { "dropping-particle" : "", "family" : "Chini", "given" : "Louise P.", "non-dropping-particle" : "", "parse-names" : false, "suffix" : "" }, { "dropping-particle" : "", "family" : "Ciais", "given" : "Philippe", "non-dropping-particle" : "", "parse-names" : false, "suffix" : "" }, { "dropping-particle" : "", "family" : "Doney", "given" : "Scott C.", "non-dropping-particle" : "", "parse-names" : false, "suffix" : "" }, { "dropping-particle" : "", "family" : "Gkritzalis", "given" : "Thanos", "non-dropping-particle" : "", "parse-names" : false, "suffix" : "" }, { "dropping-particle" : "", "family" : "Goll", "given" : "Daniel S.", "non-dropping-particle" : "", "parse-names" : false, "suffix" : "" }, { "dropping-particle" : "", "family" : "Harris", "given" : "Ian", "non-dropping-particle" : "", "parse-names" : false, "suffix" : "" }, { "dropping-particle" : "", "family" : "Haverd", "given" : "Vanessa", "non-dropping-particle" : "", "parse-names" : false, "suffix" : "" }, { "dropping-particle" : "", "family" : "Hoffman", "given" : "Forrest M.", "non-dropping-particle" : "", "parse-names" : false, "suffix" : "" }, { "dropping-particle" : "", "family" : "Hoppema", "given" : "Mario", "non-dropping-particle" : "", "parse-names" : false, "suffix" : "" }, { "dropping-particle" : "", "family" : "Houghton", "given" : "Richard A.", "non-dropping-particle" : "", "parse-names" : false, "suffix" : "" }, { "dropping-particle" : "", "family" : "Hurtt", "given" : "George", "non-dropping-particle" : "", "parse-names" : false, "suffix" : "" }, { "dropping-particle" : "", "family" : "Ilyina", "given" : "Tatiana", "non-dropping-particle" : "", "parse-names" : false, "suffix" : "" }, { "dropping-particle" : "", "family" : "Jain", "given" : "Atul K.", "non-dropping-particle" : "", "parse-names" : false, "suffix" : "" }, { "dropping-particle" : "", "family" : "Johannessen", "given" : "Truls", "non-dropping-particle" : "", "parse-names" : false, "suffix" : "" }, { "dropping-particle" : "", "family" : "Jones", "given" : "Chris D.", "non-dropping-particle" : "", "parse-names" : false, "suffix" : "" }, { "dropping-particle" : "", "family" : "Kato", "given" : "Etsushi", "non-dropping-particle" : "", "parse-names" : false, "suffix" : "" }, { "dropping-particle" : "", "family" : "Keeling", "given" : "Ralph F.", "non-dropping-particle" : "", "parse-names" : false, "suffix" : "" }, { "dropping-particle" : "", "family" : "Goldewijk", "given" : "Kees Klein", "non-dropping-particle" : "", "parse-names" : false, "suffix" : "" }, { "dropping-particle" : "", "family" : "Landsch\u00fctzer", "given" : "Peter", "non-dropping-particle" : "", "parse-names" : false, "suffix" : "" }, { "dropping-particle" : "", "family" : "Lef\u00e8vre", "given" : "Nathalie", "non-dropping-particle" : "", "parse-names" : false, "suffix" : "" }, { "dropping-particle" : "", "family" : "Lienert", "given" : "Sebastian", "non-dropping-particle" : "", "parse-names" : false, "suffix" : "" }, { "dropping-particle" : "", "family" : "Liu", "given" : "Zhu", "non-dropping-particle" : "", "parse-names" : false, "suffix" : "" }, { "dropping-particle" : "", "family" : "Lombardozzi", "given" : "Danica", "non-dropping-particle" : "", "parse-names" : false, "suffix" : "" }, { "dropping-particle" : "", "family" : "Metzl", "given" : "Nicolas", "non-dropping-particle" : "", "parse-names" : false, "suffix" : "" }, { "dropping-particle" : "", "family" : "Munro", "given" : "David R.", "non-dropping-particle" : "", "parse-names" : false, "suffix" : "" }, { "dropping-particle" : "", "family" : "Nabel", "given" : "Julia E. M. S.", "non-dropping-particle" : "", "parse-names" : false, "suffix" : "" }, { "dropping-particle" : "", "family" : "Nakaoka", "given" : "Shin-ichiro", "non-dropping-particle" : "", "parse-names" : false, "suffix" : "" }, { "dropping-particle" : "", "family" : "Neill", "given" : "Craig", "non-dropping-particle" : "", "parse-names" : false, "suffix" : "" }, { "dropping-particle" : "", "family" : "Olsen", "given" : "Are", "non-dropping-particle" : "", "parse-names" : false, "suffix" : "" }, { "dropping-particle" : "", "family" : "Ono", "given" : "Tsueno", "non-dropping-particle" : "", "parse-names" : false, "suffix" : "" }, { "dropping-particle" : "", "family" : "Patra", "given" : "Prabir", "non-dropping-particle" : "", "parse-names" : false, "suffix" : "" }, { "dropping-particle" : "", "family" : "Peregon", "given" : "Anna", "non-dropping-particle" : "", "parse-names" : false, "suffix" : "" }, { "dropping-particle" : "", "family" : "Peters", "given" : "Wouter", "non-dropping-particle" : "", "parse-names" : false, "suffix" : "" }, { "dropping-particle" : "", "family" : "Peylin", "given" : "Philippe", "non-dropping-particle" : "", "parse-names" : false, "suffix" : "" }, { "dropping-particle" : "", "family" : "Pfeil", "given" : "Benjamin", "non-dropping-particle" : "", "parse-names" : false, "suffix" : "" }, { "dropping-particle" : "", "family" : "Pierrot", "given" : "Denis", "non-dropping-particle" : "", "parse-names" : false, "suffix" : "" }, { "dropping-particle" : "", "family" : "Poulter", "given" : "Benjamin", "non-dropping-particle" : "", "parse-names" : false, "suffix" : "" }, { "dropping-particle" : "", "family" : "Rehder", "given" : "Gregor", "non-dropping-particle" : "", "parse-names" : false, "suffix" : "" }, { "dropping-particle" : "", "family" : "Resplandy", "given" : "Laure", "non-dropping-particle" : "", "parse-names" : false, "suffix" : "" }, { "dropping-particle" : "", "family" : "Robertson", "given" : "Eddy", "non-dropping-particle" : "", "parse-names" : false, "suffix" : "" }, { "dropping-particle" : "", "family" : "Rocher", "given" : "Matthias", "non-dropping-particle" : "", "parse-names" : false, "suffix" : "" }, { "dropping-particle" : "", "family" : "R\u00f6denbeck", "given" : "Christian", "non-dropping-particle" : "", "parse-names" : false, "suffix" : "" }, { "dropping-particle" : "", "family" : "Schuster", "given" : "Ute",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"Skjelvan", "given" : "Ingunn", "non-dropping-particle" : "", "parse-names" : false, "suffix" : "" }, { "dropping-particle" : "", "family" : "Steinhoff", "given" : "Tobias", "non-dropping-particle" : "", "parse-names" : false, "suffix" : "" }, { "dropping-particle" : "", "family" : "Sutton", "given" : "Adrienne", "non-dropping-particle" : "", "parse-names" : false, "suffix" : "" }, { "dropping-particle" : "", "family" : "Tans", "given" : "Pieter P.", "non-dropping-particle" : "", "parse-names" : false, "suffix" : "" }, { "dropping-particle" : "", "family" : "Tian", "given" : "Hanqin", "non-dropping-particle" : "", "parse-names" : false, "suffix" : "" }, { "dropping-particle" : "", "family" : "Tilbrook", "given" : "Bronte", "non-dropping-particle" : "", "parse-names" : false, "suffix" : "" }, { "dropping-particle" : "", "family" : "Tubiello", "given" : "Francesco N.", "non-dropping-particle" : "", "parse-names" : false, "suffix" : "" }, { "dropping-particle" : "", "family" : "Laan-Luijkx", "given" : "Ingrid T.", "non-dropping-particle" : "van der", "parse-names" : false, "suffix" : "" }, { "dropping-particle" : "", "family" : "Werf", "given" : "Guido R.", "non-dropping-particle" : "van der", "parse-names" : false, "suffix" : "" }, { "dropping-particle" : "", "family" : "Viovy", "given" : "Nicolas", "non-dropping-particle" : "", "parse-names" : false, "suffix" : "" }, { "dropping-particle" : "", "family" : "Walker", "given" : "Anthony P.", "non-dropping-particle" : "", "parse-names" : false, "suffix" : "" }, { "dropping-particle" : "", "family" : "Wiltshire", "given" : "Andrew J.", "non-dropping-particle" : "", "parse-names" : false, "suffix" : "" }, { "dropping-particle" : "", "family" : "Wright", "given" : "Rebecca", "non-dropping-particle" : "", "parse-names" : false, "suffix" : "" }, { "dropping-particle" : "", "family" : "Zaehle", "given" : "S\u00f6nke", "non-dropping-particle" : "", "parse-names" : false, "suffix" : "" }, { "dropping-particle" : "", "family" : "Zheng", "given" : "Bo", "non-dropping-particle" : "", "parse-names" : false, "suffix" : "" } ], "container-title" : "Earth System Science Data", "id" : "ITEM-2", "issue" : "4", "issued" : { "date-parts" : [ [ "2018", "12", "5" ] ] }, "page" : "2141-2194", "title" : "Global Carbon Budget 2018", "translator" : [ { "dropping-particle" : "", "family" : "H4130", "given" : "", "non-dropping-particle" : "", "parse-names" : false, "suffix" : "" } ], "type" : "article-journal", "volume" : "10" }, "uris" : [ "http://www.mendeley.com/documents/?uuid=3cb02e55-7444-4233-844b-191345ed12bf" ] } ], "mendeley" : { "formattedCitation" : "(Burton et al., 2013; Le Qu\u00e9r\u00e9 et al., 2018)", "plainTextFormattedCitation" : "(Burton et al., 2013; Le Qu\u00e9r\u00e9 et al., 2018)", "previouslyFormattedCitation" : "(Burton et al., 2013; Le Qu\u00e9r\u00e9 et al., 2018)" }, "properties" : { "noteIndex" : 0 }, "schema" : "https://github.com/citation-style-language/schema/raw/master/csl-citation.json" }</w:instrText>
      </w:r>
      <w:r>
        <w:rPr>
          <w:rFonts w:cs="Times New Roman"/>
        </w:rPr>
        <w:fldChar w:fldCharType="separate"/>
      </w:r>
      <w:ins w:id="2271" w:author="Robin Matthews" w:date="2021-05-18T16:02:00Z">
        <w:r w:rsidR="00602365">
          <w:rPr>
            <w:rFonts w:cs="Times New Roman"/>
            <w:noProof/>
            <w:lang w:val="en-GB"/>
          </w:rPr>
          <w:t>(Burton et al., 2013; Le Quéré et al., 2018)</w:t>
        </w:r>
      </w:ins>
      <w:del w:id="2272" w:author="Robin Matthews" w:date="2021-05-18T16:02:00Z">
        <w:r w:rsidR="00F8677F" w:rsidRPr="00C421D6" w:rsidDel="00602365">
          <w:rPr>
            <w:rFonts w:cs="Times New Roman"/>
            <w:noProof/>
            <w:lang w:val="en-GB"/>
          </w:rPr>
          <w:delText>(Burton et al., 2013; Le Quéré et al., 2018)</w:delText>
        </w:r>
      </w:del>
      <w:r>
        <w:rPr>
          <w:rFonts w:cs="Times New Roman"/>
        </w:rPr>
        <w:fldChar w:fldCharType="end"/>
      </w:r>
      <w:r w:rsidRPr="00C421D6">
        <w:rPr>
          <w:rFonts w:cs="Times New Roman"/>
          <w:lang w:val="en-GB"/>
        </w:rPr>
        <w:t xml:space="preserve">. </w:t>
      </w:r>
      <w:r w:rsidRPr="00C421D6">
        <w:rPr>
          <w:lang w:val="en-GB"/>
        </w:rPr>
        <w:t xml:space="preserve">Absorption by the </w:t>
      </w:r>
      <w:r w:rsidR="00964056" w:rsidRPr="00C41086">
        <w:rPr>
          <w:lang w:val="en-GB"/>
        </w:rPr>
        <w:t>ocean</w:t>
      </w:r>
      <w:r w:rsidRPr="00C421D6">
        <w:rPr>
          <w:lang w:val="en-GB"/>
        </w:rPr>
        <w:t xml:space="preserve"> and uptake by plants and soils are the primary natural CO</w:t>
      </w:r>
      <w:r w:rsidRPr="00C421D6">
        <w:rPr>
          <w:vertAlign w:val="subscript"/>
          <w:lang w:val="en-GB"/>
        </w:rPr>
        <w:t>2</w:t>
      </w:r>
      <w:r w:rsidRPr="00C421D6">
        <w:rPr>
          <w:lang w:val="en-GB"/>
        </w:rPr>
        <w:t xml:space="preserve"> sinks on decadal to centennial time scales (</w:t>
      </w:r>
      <w:del w:id="2273" w:author="Ian Blenkinsop" w:date="2021-07-05T12:22:00Z">
        <w:r w:rsidRPr="00C421D6" w:rsidDel="00B368B5">
          <w:rPr>
            <w:lang w:val="en-GB"/>
          </w:rPr>
          <w:delText xml:space="preserve">see </w:delText>
        </w:r>
      </w:del>
      <w:del w:id="2274" w:author="Ian Blenkinsop" w:date="2021-07-12T14:16:00Z">
        <w:r w:rsidRPr="00C421D6" w:rsidDel="001465B6">
          <w:rPr>
            <w:lang w:val="en-GB"/>
          </w:rPr>
          <w:delText xml:space="preserve">Chapter 5, </w:delText>
        </w:r>
      </w:del>
      <w:r w:rsidRPr="00C421D6">
        <w:rPr>
          <w:lang w:val="en-GB"/>
        </w:rPr>
        <w:t xml:space="preserve">Section 5.1.2 and Figure 5.3). </w:t>
      </w:r>
    </w:p>
    <w:bookmarkEnd w:id="2243"/>
    <w:p w14:paraId="2C987CFF" w14:textId="77777777" w:rsidR="00102875" w:rsidRPr="00C421D6" w:rsidRDefault="00102875" w:rsidP="00102875">
      <w:pPr>
        <w:pStyle w:val="AR6BodyText"/>
        <w:rPr>
          <w:lang w:val="en-GB"/>
        </w:rPr>
      </w:pPr>
    </w:p>
    <w:p w14:paraId="710006BE" w14:textId="69D0CE0C" w:rsidR="00102875" w:rsidRPr="00C421D6" w:rsidRDefault="00102875" w:rsidP="00102875">
      <w:pPr>
        <w:pStyle w:val="AR6BodyText"/>
        <w:rPr>
          <w:lang w:val="en-GB"/>
        </w:rPr>
      </w:pPr>
      <w:bookmarkStart w:id="2275" w:name="_Hlk66722890"/>
      <w:bookmarkStart w:id="2276" w:name="_Hlk66722589"/>
      <w:r w:rsidRPr="00A85889">
        <w:rPr>
          <w:lang w:val="en-GB"/>
        </w:rPr>
        <w:t>Aerosols (</w:t>
      </w:r>
      <w:commentRangeStart w:id="2277"/>
      <w:r w:rsidRPr="00A85889">
        <w:rPr>
          <w:lang w:val="en-GB"/>
        </w:rPr>
        <w:t>tiny</w:t>
      </w:r>
      <w:commentRangeEnd w:id="2277"/>
      <w:r w:rsidR="001465B6">
        <w:rPr>
          <w:rStyle w:val="CommentReference"/>
        </w:rPr>
        <w:commentReference w:id="2277"/>
      </w:r>
      <w:r w:rsidRPr="00A85889">
        <w:rPr>
          <w:lang w:val="en-GB"/>
        </w:rPr>
        <w:t xml:space="preserve"> airborne particles) interact with climate in numerous ways, some direct (e.g.</w:t>
      </w:r>
      <w:ins w:id="2278" w:author="Ian Blenkinsop" w:date="2021-07-05T12:22:00Z">
        <w:r w:rsidR="00B368B5">
          <w:rPr>
            <w:lang w:val="en-GB"/>
          </w:rPr>
          <w:t>,</w:t>
        </w:r>
      </w:ins>
      <w:r w:rsidRPr="00A85889">
        <w:rPr>
          <w:lang w:val="en-GB"/>
        </w:rPr>
        <w:t xml:space="preserve"> reflecting solar radiation back into space) and others indirect (e.g., cloud droplet nucleation); specific effects may cause either positive or negative radiative forcing. </w:t>
      </w:r>
      <w:r w:rsidRPr="00A85889">
        <w:rPr>
          <w:rFonts w:cs="Times New Roman"/>
          <w:lang w:val="en-GB"/>
        </w:rPr>
        <w:t xml:space="preserve">Major volcanic eruptions inject </w:t>
      </w:r>
      <w:del w:id="2279" w:author="Ian Blenkinsop" w:date="2021-07-05T12:23:00Z">
        <w:r w:rsidRPr="00A85889" w:rsidDel="00B368B5">
          <w:rPr>
            <w:rFonts w:cs="Times New Roman"/>
            <w:lang w:val="en-GB"/>
          </w:rPr>
          <w:delText>sulphur dioxide (</w:delText>
        </w:r>
      </w:del>
      <w:r w:rsidRPr="00A85889">
        <w:rPr>
          <w:rFonts w:cs="Times New Roman"/>
          <w:lang w:val="en-GB"/>
        </w:rPr>
        <w:t>SO</w:t>
      </w:r>
      <w:r w:rsidRPr="00A85889">
        <w:rPr>
          <w:rFonts w:cs="Times New Roman"/>
          <w:vertAlign w:val="subscript"/>
          <w:lang w:val="en-GB"/>
        </w:rPr>
        <w:t>2</w:t>
      </w:r>
      <w:del w:id="2280" w:author="Ian Blenkinsop" w:date="2021-07-05T12:23:00Z">
        <w:r w:rsidR="00A85889" w:rsidRPr="00A85889" w:rsidDel="00B368B5">
          <w:rPr>
            <w:rFonts w:cs="Times New Roman"/>
            <w:lang w:val="en-GB"/>
          </w:rPr>
          <w:delText>,</w:delText>
        </w:r>
      </w:del>
      <w:r w:rsidR="00A85889" w:rsidRPr="00A85889">
        <w:rPr>
          <w:rFonts w:cs="Times New Roman"/>
          <w:lang w:val="en-GB"/>
        </w:rPr>
        <w:t xml:space="preserve"> </w:t>
      </w:r>
      <w:ins w:id="2281" w:author="Ian Blenkinsop" w:date="2021-07-05T12:23:00Z">
        <w:r w:rsidR="00B368B5">
          <w:rPr>
            <w:rFonts w:cs="Times New Roman"/>
            <w:lang w:val="en-GB"/>
          </w:rPr>
          <w:t>(</w:t>
        </w:r>
      </w:ins>
      <w:r w:rsidR="00A85889" w:rsidRPr="00A85889">
        <w:rPr>
          <w:rFonts w:cs="Times New Roman"/>
          <w:lang w:val="en-GB"/>
        </w:rPr>
        <w:t xml:space="preserve">a negative </w:t>
      </w:r>
      <w:r w:rsidRPr="00A85889">
        <w:rPr>
          <w:rFonts w:cs="Times New Roman"/>
          <w:lang w:val="en-GB"/>
        </w:rPr>
        <w:t xml:space="preserve">driver) into the stratosphere, creating aerosols that can cool the planet for years at a time by reflecting some incoming solar radiation. </w:t>
      </w:r>
      <w:r w:rsidRPr="00C421D6">
        <w:rPr>
          <w:rFonts w:cs="Times New Roman"/>
          <w:lang w:val="en-GB"/>
        </w:rPr>
        <w:t>The history and climatic effects of volcanic activity have been traced through historical records, geological traces, and observations of major eruptions by aircraft, satellites</w:t>
      </w:r>
      <w:del w:id="2282" w:author="Ian Blenkinsop" w:date="2021-07-05T12:23:00Z">
        <w:r w:rsidRPr="00C421D6" w:rsidDel="00B368B5">
          <w:rPr>
            <w:rFonts w:cs="Times New Roman"/>
            <w:lang w:val="en-GB"/>
          </w:rPr>
          <w:delText>,</w:delText>
        </w:r>
      </w:del>
      <w:r w:rsidRPr="00C421D6">
        <w:rPr>
          <w:rFonts w:cs="Times New Roman"/>
          <w:lang w:val="en-GB"/>
        </w:rPr>
        <w:t xml:space="preserve"> and other </w:t>
      </w:r>
      <w:bookmarkEnd w:id="2275"/>
      <w:r w:rsidRPr="00C421D6">
        <w:rPr>
          <w:rFonts w:cs="Times New Roman"/>
          <w:lang w:val="en-GB"/>
        </w:rPr>
        <w:t xml:space="preserve">instruments </w:t>
      </w:r>
      <w:r>
        <w:rPr>
          <w:rFonts w:cs="Times New Roman"/>
        </w:rPr>
        <w:fldChar w:fldCharType="begin" w:fldLock="1"/>
      </w:r>
      <w:r w:rsidR="00E81B0B">
        <w:rPr>
          <w:rFonts w:cs="Times New Roman"/>
          <w:lang w:val="en-GB"/>
        </w:rPr>
        <w:instrText>ADDIN CSL_CITATION { "citationItems" : [ { "id" : "ITEM-1", "itemData" : { "DOI" : "10.1525/hsps.2006.37.1.87", "ISSN" : "08909997", "author" : [ { "dropping-particle" : "", "family" : "D\u00f6rries", "given" : "Matthias", "non-dropping-particle" : "", "parse-names" : false, "suffix" : "" } ], "container-title" : "Historical Studies in the Physical and Biological Sciences", "id" : "ITEM-1", "issue" : "1", "issued" : { "date-parts" : [ [ "2006", "9" ] ] }, "page" : "87-125", "title" : "In the public eye: Volcanology and climate change studies in the 20th century", "translator" : [ { "dropping-particle" : "", "family" : "H2894", "given" : "", "non-dropping-particle" : "", "parse-names" : false, "suffix" : "" } ], "type" : "article-journal", "volume" : "37" }, "uris" : [ "http://www.mendeley.com/documents/?uuid=dce78d61-e52c-45ef-8cdd-84d3d6fb36d4" ] } ], "mendeley" : { "formattedCitation" : "(D\u00f6rries, 2006)", "plainTextFormattedCitation" : "(D\u00f6rries, 2006)", "previouslyFormattedCitation" : "(D\u00f6rries, 2006)" }, "properties" : { "noteIndex" : 0 }, "schema" : "https://github.com/citation-style-language/schema/raw/master/csl-citation.json" }</w:instrText>
      </w:r>
      <w:r>
        <w:rPr>
          <w:rFonts w:cs="Times New Roman"/>
        </w:rPr>
        <w:fldChar w:fldCharType="separate"/>
      </w:r>
      <w:ins w:id="2283" w:author="Robin Matthews" w:date="2021-05-18T16:02:00Z">
        <w:r w:rsidR="00602365">
          <w:rPr>
            <w:rFonts w:cs="Times New Roman"/>
            <w:noProof/>
            <w:lang w:val="en-GB"/>
          </w:rPr>
          <w:t>(Dörries, 2006)</w:t>
        </w:r>
      </w:ins>
      <w:del w:id="2284" w:author="Robin Matthews" w:date="2021-05-18T16:02:00Z">
        <w:r w:rsidRPr="00C421D6" w:rsidDel="00602365">
          <w:rPr>
            <w:rFonts w:cs="Times New Roman"/>
            <w:noProof/>
            <w:lang w:val="en-GB"/>
          </w:rPr>
          <w:delText>(Dörries, 2006)</w:delText>
        </w:r>
      </w:del>
      <w:r>
        <w:rPr>
          <w:rFonts w:cs="Times New Roman"/>
        </w:rPr>
        <w:fldChar w:fldCharType="end"/>
      </w:r>
      <w:r w:rsidRPr="00C421D6">
        <w:rPr>
          <w:rFonts w:cs="Times New Roman"/>
          <w:lang w:val="en-GB"/>
        </w:rPr>
        <w:t xml:space="preserve">. </w:t>
      </w:r>
      <w:bookmarkStart w:id="2285" w:name="_Hlk66722965"/>
      <w:r w:rsidRPr="00C421D6">
        <w:rPr>
          <w:rFonts w:cs="Times New Roman"/>
          <w:lang w:val="en-GB"/>
        </w:rPr>
        <w:t>The negative RF of major volcanic eruptions was considered in the F</w:t>
      </w:r>
      <w:r w:rsidR="009E40D2">
        <w:rPr>
          <w:rFonts w:cs="Times New Roman"/>
          <w:lang w:val="en-GB"/>
        </w:rPr>
        <w:t xml:space="preserve">irst </w:t>
      </w:r>
      <w:r w:rsidRPr="00C421D6">
        <w:rPr>
          <w:rFonts w:cs="Times New Roman"/>
          <w:lang w:val="en-GB"/>
        </w:rPr>
        <w:t>A</w:t>
      </w:r>
      <w:r w:rsidR="009E40D2">
        <w:rPr>
          <w:rFonts w:cs="Times New Roman"/>
          <w:lang w:val="en-GB"/>
        </w:rPr>
        <w:t xml:space="preserve">ssessment </w:t>
      </w:r>
      <w:r w:rsidRPr="00C421D6">
        <w:rPr>
          <w:rFonts w:cs="Times New Roman"/>
          <w:lang w:val="en-GB"/>
        </w:rPr>
        <w:t>R</w:t>
      </w:r>
      <w:r w:rsidR="009E40D2">
        <w:rPr>
          <w:rFonts w:cs="Times New Roman"/>
          <w:lang w:val="en-GB"/>
        </w:rPr>
        <w:t>eport</w:t>
      </w:r>
      <w:r w:rsidRPr="00C421D6">
        <w:rPr>
          <w:rFonts w:cs="Times New Roman"/>
          <w:lang w:val="en-GB"/>
        </w:rPr>
        <w:t xml:space="preserve"> </w:t>
      </w:r>
      <w:r>
        <w:rPr>
          <w:rFonts w:cs="Times New Roman"/>
        </w:rPr>
        <w:fldChar w:fldCharType="begin" w:fldLock="1"/>
      </w:r>
      <w:r w:rsidR="00A94565">
        <w:rPr>
          <w:rFonts w:cs="Times New Roman"/>
          <w:lang w:val="en-GB"/>
        </w:rPr>
        <w:instrText>ADDIN CSL_CITATION { "citationItems" : [ { "id" : "ITEM-1", "itemData" : { "DOI" : "https://www.ipcc.ch/report/ar1/wg1", "ISBN" : "052140360X", "author" : [ { "dropping-particle" : "", "family" : "IPCC", "given" : "", "non-dropping-particle" : "", "parse-names" : false, "suffix" : "" } ], "editor" : [ { "dropping-particle" : "", "family" : "Houghton", "given" : "J. T.", "non-dropping-particle" : "", "parse-names" : false, "suffix" : "" }, { "dropping-particle" : "", "family" : "Jenkins", "given" : "G. J.", "non-dropping-particle" : "", "parse-names" : false, "suffix" : "" }, { "dropping-particle" : "", "family" : "Ephraums", "given" : "J. J.", "non-dropping-particle" : "", "parse-names" : false, "suffix" : "" } ], "id" : "ITEM-1", "issued" : { "date-parts" : [ [ "1990" ] ] }, "number-of-pages" : "365", "publisher" : "Cambridge University Press", "publisher-place" : "Cambridge, United Kingdom and New York, NY, USA", "title" : "Climate Change: The IPCC Scientific Assessment", "translator" : [ { "dropping-particle" : "", "family" : "H3287", "given" : "Rt12", "non-dropping-particle" : "", "parse-names" : false, "suffix" : "" } ], "type" : "report" }, "uris" : [ "http://www.mendeley.com/documents/?uuid=16db1bd4-14f0-4228-b69d-ffcb3a8679a6" ] } ], "mendeley" : { "formattedCitation" : "(IPCC, 1990a)", "manualFormatting" : "(FAR; IPCC, 1990a)", "plainTextFormattedCitation" : "(IPCC, 1990a)", "previouslyFormattedCitation" : "(IPCC, 1990a)" }, "properties" : { "noteIndex" : 0 }, "schema" : "https://github.com/citation-style-language/schema/raw/master/csl-citation.json" }</w:instrText>
      </w:r>
      <w:r>
        <w:rPr>
          <w:rFonts w:cs="Times New Roman"/>
        </w:rPr>
        <w:fldChar w:fldCharType="separate"/>
      </w:r>
      <w:ins w:id="2286" w:author="Robin Matthews" w:date="2021-05-18T16:02:00Z">
        <w:r w:rsidR="00602365">
          <w:rPr>
            <w:rFonts w:cs="Times New Roman"/>
            <w:noProof/>
            <w:lang w:val="en-GB"/>
          </w:rPr>
          <w:t>(FAR; IPCC, 1990a)</w:t>
        </w:r>
      </w:ins>
      <w:del w:id="2287" w:author="Robin Matthews" w:date="2021-05-18T16:02:00Z">
        <w:r w:rsidR="007F1F02" w:rsidRPr="00C421D6" w:rsidDel="00602365">
          <w:rPr>
            <w:rFonts w:cs="Times New Roman"/>
            <w:noProof/>
            <w:lang w:val="en-GB"/>
          </w:rPr>
          <w:delText>(</w:delText>
        </w:r>
        <w:r w:rsidR="009E40D2" w:rsidDel="00602365">
          <w:rPr>
            <w:rFonts w:cs="Times New Roman"/>
            <w:noProof/>
            <w:lang w:val="en-GB"/>
          </w:rPr>
          <w:delText xml:space="preserve">FAR; </w:delText>
        </w:r>
        <w:r w:rsidR="007F1F02" w:rsidRPr="00C421D6" w:rsidDel="00602365">
          <w:rPr>
            <w:rFonts w:cs="Times New Roman"/>
            <w:noProof/>
            <w:lang w:val="en-GB"/>
          </w:rPr>
          <w:delText>IPCC, 1990a)</w:delText>
        </w:r>
      </w:del>
      <w:r>
        <w:rPr>
          <w:rFonts w:cs="Times New Roman"/>
        </w:rPr>
        <w:fldChar w:fldCharType="end"/>
      </w:r>
      <w:r w:rsidRPr="00C421D6">
        <w:rPr>
          <w:rFonts w:cs="Times New Roman"/>
          <w:lang w:val="en-GB"/>
        </w:rPr>
        <w:t xml:space="preserve">. In subsequent assessments, the negative RF of smaller eruptions has also been considered (e.g., </w:t>
      </w:r>
      <w:ins w:id="2288" w:author="Ian Blenkinsop" w:date="2021-07-05T12:24:00Z">
        <w:r w:rsidR="00B368B5" w:rsidRPr="00C421D6">
          <w:rPr>
            <w:rFonts w:cs="Times New Roman"/>
            <w:lang w:val="en-GB"/>
          </w:rPr>
          <w:t xml:space="preserve">Cross-Chapter Box 4.1 in Chapter 4 of this </w:t>
        </w:r>
        <w:r w:rsidR="00B368B5">
          <w:rPr>
            <w:rFonts w:cs="Times New Roman"/>
            <w:lang w:val="en-GB"/>
          </w:rPr>
          <w:t>R</w:t>
        </w:r>
        <w:r w:rsidR="00B368B5" w:rsidRPr="00C421D6">
          <w:rPr>
            <w:rFonts w:cs="Times New Roman"/>
            <w:lang w:val="en-GB"/>
          </w:rPr>
          <w:t>eport</w:t>
        </w:r>
        <w:r w:rsidR="00B368B5">
          <w:rPr>
            <w:rFonts w:cs="Times New Roman"/>
            <w:lang w:val="en-GB"/>
          </w:rPr>
          <w:t>;</w:t>
        </w:r>
        <w:r w:rsidR="00B368B5" w:rsidRPr="00C421D6">
          <w:rPr>
            <w:rFonts w:cs="Times New Roman"/>
            <w:lang w:val="en-GB"/>
          </w:rPr>
          <w:t xml:space="preserve"> </w:t>
        </w:r>
      </w:ins>
      <w:del w:id="2289" w:author="Ian Blenkinsop" w:date="2021-07-12T14:16:00Z">
        <w:r w:rsidRPr="00C421D6" w:rsidDel="00A87220">
          <w:rPr>
            <w:rFonts w:cs="Times New Roman"/>
            <w:lang w:val="en-GB"/>
          </w:rPr>
          <w:delText xml:space="preserve">Chapter 2, </w:delText>
        </w:r>
      </w:del>
      <w:del w:id="2290" w:author="Ian Blenkinsop" w:date="2021-07-05T12:24:00Z">
        <w:r w:rsidRPr="00C421D6" w:rsidDel="00B368B5">
          <w:rPr>
            <w:rFonts w:cs="Times New Roman"/>
            <w:lang w:val="en-GB"/>
          </w:rPr>
          <w:delText xml:space="preserve">section </w:delText>
        </w:r>
      </w:del>
      <w:ins w:id="2291" w:author="Ian Blenkinsop" w:date="2021-07-05T12:24:00Z">
        <w:r w:rsidR="00B368B5">
          <w:rPr>
            <w:rFonts w:cs="Times New Roman"/>
            <w:lang w:val="en-GB"/>
          </w:rPr>
          <w:t>S</w:t>
        </w:r>
        <w:r w:rsidR="00B368B5" w:rsidRPr="00C421D6">
          <w:rPr>
            <w:rFonts w:cs="Times New Roman"/>
            <w:lang w:val="en-GB"/>
          </w:rPr>
          <w:t xml:space="preserve">ection </w:t>
        </w:r>
      </w:ins>
      <w:r w:rsidRPr="00C421D6">
        <w:rPr>
          <w:rFonts w:cs="Times New Roman"/>
          <w:lang w:val="en-GB"/>
        </w:rPr>
        <w:t xml:space="preserve">2.4.3 in </w:t>
      </w:r>
      <w:r>
        <w:rPr>
          <w:rFonts w:cs="Times New Roman"/>
        </w:rPr>
        <w:fldChar w:fldCharType="begin" w:fldLock="1"/>
      </w:r>
      <w:ins w:id="2292" w:author="Robin Matthews" w:date="2021-05-18T17:10:00Z">
        <w:r w:rsidR="00D41CCB">
          <w:rPr>
            <w:rFonts w:cs="Times New Roman"/>
            <w:lang w:val="en-GB"/>
          </w:rPr>
          <w:instrText>ADDIN CSL_CITATION { "citationItems" : [ { "id" : "ITEM-1", "itemData" : { "DOI" : "https://www.ipcc.ch/report/ar2/wg1", "ISBN" : "0521564336", "author" : [ { "dropping-particle" : "", "family" : "IPCC", "given" : "", "non-dropping-particle" : "", "parse-names" : false, "suffix" : "" } ], "editor" : [ { "dropping-particle" : "", "family" : "Houghton", "given" : "J.T.", "non-dropping-particle" : "", "parse-names" : false, "suffix" : "" }, { "dropping-particle" : "", "family" : "Filho", "given" : "L.G. Meira", "non-dropping-particle" : "", "parse-names" : false, "suffix" : "" }, { "dropping-particle" : "", "family" : "Callander", "given" : "B.A.", "non-dropping-particle" : "", "parse-names" : false, "suffix" : "" }, { "dropping-particle" : "", "family" : "Harris", "given" : "N.", "non-dropping-particle" : "", "parse-names" : false, "suffix" : "" }, { "dropping-particle" : "", "family" : "Kattenberg", "given" : "A.", "non-dropping-particle" : "", "parse-names" : false, "suffix" : "" }, { "dropping-particle" : "", "family" : "Maskell", "given" : "K.", "non-dropping-particle" : "", "parse-names" : false, "suffix" : "" } ], "id" : "ITEM-1", "issued" : { "date-parts" : [ [ "1996" ] ] }, "number-of-pages" : "584", "publisher" : "Cambridge University Press", "publisher-place" : "Cambridge, United Kingdom and New York, NY, USA", "title" : "Climate Change 1995: The Science of Climate Change. Contribution of Working Group I to the Second Assessment Report of the Intergovernmental Panel on Climate Change", "translator" : [ { "dropping-particle" : "", "family" : "H3728", "given" : "Rt12", "non-dropping-particle" : "", "parse-names" : false, "suffix" : "" } ], "type" : "report" }, "uris" : [ "http://www.mendeley.com/documents/?uuid=c98a71bd-81ab-4db1-9b9e-f0396b6fb333" ] } ], "mendeley" : { "formattedCitation" : "(IPCC, 1996)", "manualFormatting" : "IPCC, 1996", "plainTextFormattedCitation" : "(IPCC, 1996)", "previouslyFormattedCitation" : "(IPCC, 1996)" }, "properties" : { "noteIndex" : 0 }, "schema" : "https://github.com/citation-style-language/schema/raw/master/csl-citation.json" }</w:instrText>
        </w:r>
      </w:ins>
      <w:del w:id="2293" w:author="Robin Matthews" w:date="2021-05-18T17:10:00Z">
        <w:r w:rsidR="00A94565" w:rsidDel="00D41CCB">
          <w:rPr>
            <w:rFonts w:cs="Times New Roman"/>
            <w:lang w:val="en-GB"/>
          </w:rPr>
          <w:delInstrText>ADDIN CSL_CITATION { "citationItems" : [ { "id" : "ITEM-1", "itemData" : { "DOI" : "https://www.ipcc.ch/report/ar2/wg1", "ISBN" : "0521564336", "author" : [ { "dropping-particle" : "", "family" : "IPCC", "given" : "", "non-dropping-particle" : "", "parse-names" : false, "suffix" : "" } ], "editor" : [ { "dropping-particle" : "", "family" : "Houghton", "given" : "J.T.", "non-dropping-particle" : "", "parse-names" : false, "suffix" : "" }, { "dropping-particle" : "", "family" : "Filho", "given" : "L.G. Meira", "non-dropping-particle" : "", "parse-names" : false, "suffix" : "" }, { "dropping-particle" : "", "family" : "Callander", "given" : "B.A.", "non-dropping-particle" : "", "parse-names" : false, "suffix" : "" }, { "dropping-particle" : "", "family" : "Harris", "given" : "N.", "non-dropping-particle" : "", "parse-names" : false, "suffix" : "" }, { "dropping-particle" : "", "family" : "Kattenberg", "given" : "A.", "non-dropping-particle" : "", "parse-names" : false, "suffix" : "" }, { "dropping-particle" : "", "family" : "Maskell", "given" : "K.", "non-dropping-particle" : "", "parse-names" : false, "suffix" : "" } ], "id" : "ITEM-1", "issued" : { "date-parts" : [ [ "1996" ] ] }, "number-of-pages" : "584", "publisher" : "Cambridge University Press", "publisher-place" : "Cambridge, United Kingdom and New York, NY, USA", "title" : "Climate Change 1995: The Science of Climate Change. Contribution of Working Group I to the Second Assessment Report of the Intergovernmental Panel on Climate Change", "translator" : [ { "dropping-particle" : "", "family" : "H3728", "given" : "Rt12", "non-dropping-particle" : "", "parse-names" : false, "suffix" : "" } ], "type" : "report" }, "uris" : [ "http://www.mendeley.com/documents/?uuid=c98a71bd-81ab-4db1-9b9e-f0396b6fb333" ] } ], "mendeley" : { "formattedCitation" : "(IPCC, 1996)", "manualFormatting" : "IPCC, 1995", "plainTextFormattedCitation" : "(IPCC, 1996)", "previouslyFormattedCitation" : "(IPCC, 1996)" }, "properties" : { "noteIndex" : 0 }, "schema" : "https://github.com/citation-style-language/schema/raw/master/csl-citation.json" }</w:delInstrText>
        </w:r>
      </w:del>
      <w:r>
        <w:rPr>
          <w:rFonts w:cs="Times New Roman"/>
        </w:rPr>
        <w:fldChar w:fldCharType="separate"/>
      </w:r>
      <w:ins w:id="2294" w:author="Robin Matthews" w:date="2021-05-18T16:02:00Z">
        <w:r w:rsidR="00602365">
          <w:rPr>
            <w:rFonts w:cs="Times New Roman"/>
            <w:noProof/>
            <w:lang w:val="en-GB"/>
          </w:rPr>
          <w:t>IPCC, 199</w:t>
        </w:r>
      </w:ins>
      <w:ins w:id="2295" w:author="Robin Matthews" w:date="2021-05-18T17:10:00Z">
        <w:r w:rsidR="00D41CCB">
          <w:rPr>
            <w:rFonts w:cs="Times New Roman"/>
            <w:noProof/>
            <w:lang w:val="en-GB"/>
          </w:rPr>
          <w:t>6</w:t>
        </w:r>
      </w:ins>
      <w:del w:id="2296" w:author="Robin Matthews" w:date="2021-05-18T16:02:00Z">
        <w:r w:rsidRPr="00C421D6" w:rsidDel="00602365">
          <w:rPr>
            <w:rFonts w:cs="Times New Roman"/>
            <w:noProof/>
            <w:lang w:val="en-GB"/>
          </w:rPr>
          <w:delText>IPCC, 1995</w:delText>
        </w:r>
      </w:del>
      <w:r>
        <w:rPr>
          <w:rFonts w:cs="Times New Roman"/>
        </w:rPr>
        <w:fldChar w:fldCharType="end"/>
      </w:r>
      <w:del w:id="2297" w:author="Ian Blenkinsop" w:date="2021-07-05T12:25:00Z">
        <w:r w:rsidRPr="00C421D6" w:rsidDel="00B368B5">
          <w:rPr>
            <w:rFonts w:cs="Times New Roman"/>
            <w:lang w:val="en-GB"/>
          </w:rPr>
          <w:delText>;</w:delText>
        </w:r>
      </w:del>
      <w:del w:id="2298" w:author="Ian Blenkinsop" w:date="2021-07-05T12:24:00Z">
        <w:r w:rsidRPr="00C421D6" w:rsidDel="00B368B5">
          <w:rPr>
            <w:rFonts w:cs="Times New Roman"/>
            <w:lang w:val="en-GB"/>
          </w:rPr>
          <w:delText xml:space="preserve"> Cross-Chapter Box 4.1 in Chapter 4 of this report</w:delText>
        </w:r>
      </w:del>
      <w:r w:rsidRPr="00C421D6">
        <w:rPr>
          <w:rFonts w:cs="Times New Roman"/>
          <w:lang w:val="en-GB"/>
        </w:rPr>
        <w:t xml:space="preserve">). Dust and other natural aerosols have been studied since the 1880s </w:t>
      </w:r>
      <w:r>
        <w:rPr>
          <w:rFonts w:cs="Times New Roman"/>
        </w:rPr>
        <w:fldChar w:fldCharType="begin" w:fldLock="1"/>
      </w:r>
      <w:r w:rsidR="00E81B0B">
        <w:rPr>
          <w:rFonts w:cs="Times New Roman"/>
          <w:lang w:val="en-GB"/>
        </w:rPr>
        <w:instrText>ADDIN CSL_CITATION { "citationItems" : [ { "id" : "ITEM-1", "itemData" : { "DOI" : "10.3402/tellusa.v16i1.8885", "ISSN" : "0040-2826", "author" : [ { "dropping-particle" : "", "family" : "\u00c5ngstr\u00f6m", "given" : "Anders", "non-dropping-particle" : "", "parse-names" : false, "suffix" : "" } ], "container-title" : "Tellus", "id" : "ITEM-1", "issue" : "1", "issued" : { "date-parts" : [ [ "1964", "1", "15" ] ] }, "page" : "64-75", "title" : "The parameters of atmospheric turbidity", "translator" : [ { "dropping-particle" : "", "family" : "H4625", "given" : "", "non-dropping-particle" : "", "parse-names" : false, "suffix" : "" } ], "type" : "article-journal", "volume" : "16" }, "uris" : [ "http://www.mendeley.com/documents/?uuid=1b6f4150-2d27-4536-aec6-530f9e64f0e8" ] }, { "id" : "ITEM-2", "itemData" : { "DOI" : "10.1080/20014422.1929.11880498", "ISSN" : "2001-4422", "author" : [ { "dropping-particle" : "", "family" : "\u00c5ngstr\u00f6m", "given" : "Anders", "non-dropping-particle" : "", "parse-names" : false, "suffix" : "" } ], "container-title" : "Geografiska Annaler", "id" : "ITEM-2", "issue" : "2", "issued" : { "date-parts" : [ [ "1929", "8", "29" ] ] }, "page" : "156-166", "title" : "On the Atmospheric Transmission of Sun Radiation and on Dust in the Air", "translator" : [ { "dropping-particle" : "", "family" : "H4627", "given" : "", "non-dropping-particle" : "", "parse-names" : false, "suffix" : "" } ], "type" : "article-journal", "volume" : "11" }, "uris" : [ "http://www.mendeley.com/documents/?uuid=085557d7-071c-49d0-bfdc-405dc9c68774" ] }, { "id" : "ITEM-3", "itemData" : { "DOI" : "10.1017/S0080456800017592", "ISSN" : "0080-4568", "abstract" : "The solid matter floating in our atmosphere is every day becoming of greater and greater interest as we are gradually realising the important part it plays in the economy of nature, whether viewed as to its physical, physiological, or meteorological aspects. One fundamental point on which we have at present very little information of anything like a definite character, is as to the number of solid particles present in our atmosphere. We know that they are very numerous, and it seems probable that the number varies under different conditions of weather; but what number of particles are really present under any conditions, and how the number varies, we have at present very little idea. In this field of research the physiologists are far in advance of the physicists, as they have devised means of counting the number of live germs floating in our atmosphere, and already we have a good deal of information as to how the number varies under different conditions.", "author" : [ { "dropping-particle" : "", "family" : "Aitken", "given" : "John", "non-dropping-particle" : "", "parse-names" : false, "suffix" : "" } ], "container-title" : "Transactions of the Royal Society of Edinburgh", "id" : "ITEM-3", "issue" : "1", "issued" : { "date-parts" : [ [ "1889", "1", "6" ] ] }, "page" : "1-19", "title" : "I. \u2013 On the Number of Dust Particles in the Atmosphere", "translator" : [ { "dropping-particle" : "", "family" : "H1612", "given" : "", "non-dropping-particle" : "", "parse-names" : false, "suffix" : "" } ], "type" : "article-journal", "volume" : "35" }, "prefix" : "e.g.,", "uris" : [ "http://www.mendeley.com/documents/?uuid=01ee95a7-7d73-4072-8a62-6c2fea9b3cc8" ] }, { "id" : "ITEM-4", "itemData" : { "DOI" : "10.1007/BF01993560", "ISSN" : "0033-4553", "author" : [ { "dropping-particle" : "", "family" : "Twomey", "given" : "S.", "non-dropping-particle" : "", "parse-names" : false, "suffix" : "" } ], "container-title" : "Geofisica Pura e Applicata", "id" : "ITEM-4", "issue" : "1", "issued" : { "date-parts" : [ [ "1959", "5" ] ] }, "page" : "243-249", "title" : "The nuclei of natural cloud formation part II: The supersaturation in natural clouds and the variation of cloud droplet concentration", "translator" : [ { "dropping-particle" : "", "family" : "H3901", "given" : "", "non-dropping-particle" : "", "parse-names" : false, "suffix" : "" } ], "type" : "article-journal", "volume" : "43" }, "uris" : [ "http://www.mendeley.com/documents/?uuid=e193d963-3f58-41f5-853f-47531413791c" ] } ], "mendeley" : { "formattedCitation" : "(e.g., Aitken, 1889; \u00c5ngstr\u00f6m, 1929, 1964; Twomey, 1959)", "plainTextFormattedCitation" : "(e.g., Aitken, 1889; \u00c5ngstr\u00f6m, 1929, 1964; Twomey, 1959)", "previouslyFormattedCitation" : "(e.g., Aitken, 1889; \u00c5ngstr\u00f6m, 1929, 1964; Twomey, 1959)" }, "properties" : { "noteIndex" : 0 }, "schema" : "https://github.com/citation-style-language/schema/raw/master/csl-citation.json" }</w:instrText>
      </w:r>
      <w:r>
        <w:rPr>
          <w:rFonts w:cs="Times New Roman"/>
        </w:rPr>
        <w:fldChar w:fldCharType="separate"/>
      </w:r>
      <w:ins w:id="2299" w:author="Robin Matthews" w:date="2021-05-18T16:02:00Z">
        <w:r w:rsidR="00602365">
          <w:rPr>
            <w:rFonts w:cs="Times New Roman"/>
            <w:noProof/>
            <w:lang w:val="en-US"/>
          </w:rPr>
          <w:t>(e.g., Aitken, 1889; Ångström, 1929, 1964; Twomey, 1959)</w:t>
        </w:r>
      </w:ins>
      <w:del w:id="2300" w:author="Robin Matthews" w:date="2021-05-18T16:02:00Z">
        <w:r w:rsidRPr="000A2874" w:rsidDel="00602365">
          <w:rPr>
            <w:rFonts w:cs="Times New Roman"/>
            <w:noProof/>
            <w:lang w:val="en-US"/>
          </w:rPr>
          <w:delText>(e.g., Aitken, 1889; Ångström, 1929, 1964; Twomey, 1959)</w:delText>
        </w:r>
      </w:del>
      <w:r>
        <w:rPr>
          <w:rFonts w:cs="Times New Roman"/>
        </w:rPr>
        <w:fldChar w:fldCharType="end"/>
      </w:r>
      <w:r w:rsidRPr="000A2874">
        <w:rPr>
          <w:rFonts w:cs="Times New Roman"/>
          <w:lang w:val="en-US"/>
        </w:rPr>
        <w:t>, particularly in relation to their role in cloud nucleation, an aerosol indirect effect whose RF may be either positive or negative depending on such factors as cloud altitude, depth</w:t>
      </w:r>
      <w:del w:id="2301" w:author="Ian Blenkinsop" w:date="2021-07-05T12:25:00Z">
        <w:r w:rsidRPr="000A2874" w:rsidDel="00B368B5">
          <w:rPr>
            <w:rFonts w:cs="Times New Roman"/>
            <w:lang w:val="en-US"/>
          </w:rPr>
          <w:delText>,</w:delText>
        </w:r>
      </w:del>
      <w:r w:rsidRPr="000A2874">
        <w:rPr>
          <w:rFonts w:cs="Times New Roman"/>
          <w:lang w:val="en-US"/>
        </w:rPr>
        <w:t xml:space="preserve"> and albedo </w:t>
      </w:r>
      <w:r>
        <w:rPr>
          <w:rFonts w:cs="Times New Roman"/>
        </w:rPr>
        <w:fldChar w:fldCharType="begin" w:fldLock="1"/>
      </w:r>
      <w:r w:rsidR="00E81B0B">
        <w:rPr>
          <w:rFonts w:cs="Times New Roman"/>
          <w:lang w:val="en-US"/>
        </w:rPr>
        <w:instrText>ADDIN CSL_CITATION { "citationItems" : [ { "id" : "ITEM-1", "itemData" : { "DOI" : "10.1038/nature08281", "ISSN" : "1476-4687", "abstract" : "Atmospheric aerosol particles are crucial to the existence of clouds as we know them. It is thought that the aerosol can affect the ability of clouds to form precipitation and in turn cloudiness. But how, in detail, do clouds \u2014 and through them the radiative forcing of the global climate system \u2014 depend on the aerosol? Bjorn Stevens and Graham Feingold propose that past difficulties in untangling relationships between the aerosol, clouds and precipitation reflect in part a failure to take into account the many processes that act to buffer cloud and precipitation responses to aerosol perturbations. To counter this, say Stevens and Feingold, research needs to focus on understanding specific regimes of aerosol, cloud and precipitation.", "author" : [ { "dropping-particle" : "", "family" : "Stevens", "given" : "Bjorn", "non-dropping-particle" : "", "parse-names" : false, "suffix" : "" }, { "dropping-particle" : "", "family" : "Feingold", "given" : "Graham", "non-dropping-particle" : "", "parse-names" : false, "suffix" : "" } ], "container-title" : "Nature", "id" : "ITEM-1", "issue" : "7264", "issued" : { "date-parts" : [ [ "2009" ] ] }, "page" : "607-613", "title" : "Untangling aerosol effects on clouds and precipitation in a buffered system", "translator" : [ { "dropping-particle" : "", "family" : "H4298", "given" : "", "non-dropping-particle" : "", "parse-names" : false, "suffix" : "" } ], "type" : "article-journal", "volume" : "461" }, "uris" : [ "http://www.mendeley.com/documents/?uuid=5a3d5203-d481-4f9c-b32b-0611ddd2ad9d" ] }, { "id" : "ITEM-2", "itemData" : { "DOI" : "10.1017/CBO9781107415324.016", "ISBN" : "9781107661820", "author" : [ { "dropping-particle" : "", "family" : "Boucher", "given" : "O", "non-dropping-particle" : "", "parse-names" : false, "suffix" : "" }, { "dropping-particle" : "", "family" : "Randall", "given" : "D", "non-dropping-particle" : "", "parse-names" : false, "suffix" : "" }, { "dropping-particle" : "", "family" : "Artaxo", "given" : "P", "non-dropping-particle" : "", "parse-names" : false, "suffix" : "" }, { "dropping-particle" : "", "family" : "Bretherton", "given" : "C", "non-dropping-particle" : "", "parse-names" : false, "suffix" : "" }, { "dropping-particle" : "", "family" : "Feingold", "given" : "G", "non-dropping-particle" : "", "parse-names" : false, "suffix" : "" }, { "dropping-particle" : "", "family" : "Forster", "given" : "P", "non-dropping-particle" : "", "parse-names" : false, "suffix" : "" }, { "dropping-particle" : "", "family" : "Kerminen", "given" : "V.-M.", "non-dropping-particle" : "", "parse-names" : false, "suffix" : "" }, { "dropping-particle" : "", "family" : "Kondo", "given" : "Y", "non-dropping-particle" : "", "parse-names" : false, "suffix" : "" }, { "dropping-particle" : "", "family" : "Liao", "given" : "H", "non-dropping-particle" : "", "parse-names" : false, "suffix" : "" }, { "dropping-particle" : "", "family" : "Lohmann", "given" : "U", "non-dropping-particle" : "", "parse-names" : false, "suffix" : "" }, { "dropping-particle" : "", "family" : "Rasch", "given" : "P", "non-dropping-particle" : "", "parse-names" : false, "suffix" : "" }, { "dropping-particle" : "", "family" : "Satheesh", "given" : "S K", "non-dropping-particle" : "", "parse-names" : false, "suffix" : "" }, { "dropping-particle" : "", "family" : "Sherwood", "given" : "S", "non-dropping-particle" : "", "parse-names" : false, "suffix" : "" }, { "dropping-particle" : "", "family" : "Stevens", "given" : "B", "non-dropping-particle" : "", "parse-names" : false, "suffix" : "" }, { "dropping-particle" : "", "family" : "Zhang", "given" : "X Y", "non-dropping-particle" : "", "parse-names" : false, "suffix" : "" } ], "chapter-number" : "7",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"571-658", "publisher" : "Cambridge University Press", "publisher-place" : "Cambridge, United Kingdom and New York, NY, USA", "title" : "Clouds and Aerosols", "translator" : [ { "dropping-particle" : "", "family" : "H3178", "given" : "Rt13", "non-dropping-particle" : "", "parse-names" : false, "suffix" : "" } ], "type" : "chapter" }, "uris" : [ "http://www.mendeley.com/documents/?uuid=b8840dc3-af55-447b-a7e2-7b352ee16bc3" ] } ], "mendeley" : { "formattedCitation" : "(Stevens and Feingold, 2009; Boucher et al., 2013)", "plainTextFormattedCitation" : "(Stevens and Feingold, 2009; Boucher et al., 2013)", "previouslyFormattedCitation" : "(Stevens and Feingold, 2009; Boucher et al., 2013)" }, "properties" : { "noteIndex" : 0 }, "schema" : "https://github.com/citation-style-language/schema/raw/master/csl-citation.json" }</w:instrText>
      </w:r>
      <w:r>
        <w:rPr>
          <w:rFonts w:cs="Times New Roman"/>
        </w:rPr>
        <w:fldChar w:fldCharType="separate"/>
      </w:r>
      <w:ins w:id="2302" w:author="Robin Matthews" w:date="2021-05-18T16:02:00Z">
        <w:r w:rsidR="00602365">
          <w:rPr>
            <w:rFonts w:cs="Times New Roman"/>
            <w:noProof/>
            <w:lang w:val="en-GB"/>
          </w:rPr>
          <w:t>(Stevens and Feingold, 2009; Boucher et al., 2013)</w:t>
        </w:r>
      </w:ins>
      <w:del w:id="2303" w:author="Robin Matthews" w:date="2021-05-18T16:02:00Z">
        <w:r w:rsidR="00F8677F" w:rsidRPr="00C421D6" w:rsidDel="00602365">
          <w:rPr>
            <w:rFonts w:cs="Times New Roman"/>
            <w:noProof/>
            <w:lang w:val="en-GB"/>
          </w:rPr>
          <w:delText>(Stevens and Feingold, 2009; Boucher et al., 2013)</w:delText>
        </w:r>
      </w:del>
      <w:r>
        <w:rPr>
          <w:rFonts w:cs="Times New Roman"/>
        </w:rPr>
        <w:fldChar w:fldCharType="end"/>
      </w:r>
      <w:r w:rsidRPr="00C421D6">
        <w:rPr>
          <w:rFonts w:cs="Times New Roman"/>
          <w:lang w:val="en-GB"/>
        </w:rPr>
        <w:t>.</w:t>
      </w:r>
    </w:p>
    <w:bookmarkEnd w:id="2276"/>
    <w:bookmarkEnd w:id="2285"/>
    <w:p w14:paraId="290FAB80" w14:textId="77777777" w:rsidR="00102875" w:rsidRPr="00C421D6" w:rsidRDefault="00102875" w:rsidP="00102875">
      <w:pPr>
        <w:pStyle w:val="AR6BodyText"/>
        <w:rPr>
          <w:lang w:val="en-GB"/>
        </w:rPr>
      </w:pPr>
    </w:p>
    <w:p w14:paraId="5933065F" w14:textId="61095326" w:rsidR="00102875" w:rsidRPr="009D46EB" w:rsidRDefault="00102875" w:rsidP="00102875">
      <w:pPr>
        <w:pStyle w:val="AR6BodyText"/>
      </w:pPr>
      <w:bookmarkStart w:id="2304" w:name="_Hlk66723025"/>
      <w:r w:rsidRPr="00C421D6">
        <w:rPr>
          <w:rFonts w:cs="Times New Roman"/>
          <w:lang w:val="en-GB"/>
        </w:rPr>
        <w:t xml:space="preserve">Anthropogenic </w:t>
      </w:r>
      <w:commentRangeStart w:id="2305"/>
      <w:r w:rsidRPr="00C421D6">
        <w:rPr>
          <w:rFonts w:cs="Times New Roman"/>
          <w:lang w:val="en-GB"/>
        </w:rPr>
        <w:t>(</w:t>
      </w:r>
      <w:ins w:id="2306" w:author="Ian Blenkinsop" w:date="2021-07-12T14:17:00Z">
        <w:r w:rsidR="00A87220">
          <w:rPr>
            <w:rFonts w:cs="Times New Roman"/>
            <w:lang w:val="en-GB"/>
          </w:rPr>
          <w:t xml:space="preserve">i.e., </w:t>
        </w:r>
      </w:ins>
      <w:r w:rsidRPr="00C421D6">
        <w:rPr>
          <w:rFonts w:cs="Times New Roman"/>
          <w:lang w:val="en-GB"/>
        </w:rPr>
        <w:t>human)</w:t>
      </w:r>
      <w:commentRangeEnd w:id="2305"/>
      <w:r w:rsidR="00B368B5">
        <w:rPr>
          <w:rStyle w:val="CommentReference"/>
        </w:rPr>
        <w:commentReference w:id="2305"/>
      </w:r>
      <w:r w:rsidRPr="00C421D6">
        <w:rPr>
          <w:rFonts w:cs="Times New Roman"/>
          <w:lang w:val="en-GB"/>
        </w:rPr>
        <w:t xml:space="preserve"> drivers of climatic change were </w:t>
      </w:r>
      <w:del w:id="2307" w:author="Ian Blenkinsop" w:date="2021-07-05T13:30:00Z">
        <w:r w:rsidRPr="00C421D6" w:rsidDel="005E221C">
          <w:rPr>
            <w:rFonts w:cs="Times New Roman"/>
            <w:lang w:val="en-GB"/>
          </w:rPr>
          <w:delText xml:space="preserve">hypothesised </w:delText>
        </w:r>
      </w:del>
      <w:ins w:id="2308" w:author="Ian Blenkinsop" w:date="2021-07-05T13:30:00Z">
        <w:r w:rsidR="005E221C" w:rsidRPr="00C421D6">
          <w:rPr>
            <w:rFonts w:cs="Times New Roman"/>
            <w:lang w:val="en-GB"/>
          </w:rPr>
          <w:t>hypothesi</w:t>
        </w:r>
        <w:r w:rsidR="005E221C">
          <w:rPr>
            <w:rFonts w:cs="Times New Roman"/>
            <w:lang w:val="en-GB"/>
          </w:rPr>
          <w:t>z</w:t>
        </w:r>
        <w:r w:rsidR="005E221C" w:rsidRPr="00C421D6">
          <w:rPr>
            <w:rFonts w:cs="Times New Roman"/>
            <w:lang w:val="en-GB"/>
          </w:rPr>
          <w:t xml:space="preserve">ed </w:t>
        </w:r>
      </w:ins>
      <w:r w:rsidRPr="00C421D6">
        <w:rPr>
          <w:rFonts w:cs="Times New Roman"/>
          <w:lang w:val="en-GB"/>
        </w:rPr>
        <w:t xml:space="preserve">as early as the 17th century, with a primary focus on forest clearing and agriculture </w:t>
      </w:r>
      <w:r>
        <w:rPr>
          <w:rFonts w:cs="Times New Roman"/>
        </w:rPr>
        <w:fldChar w:fldCharType="begin" w:fldLock="1"/>
      </w:r>
      <w:r w:rsidR="00E81B0B">
        <w:rPr>
          <w:rFonts w:cs="Times New Roman"/>
          <w:lang w:val="en-GB"/>
        </w:rPr>
        <w:instrText>ADDIN CSL_CITATION { "citationItems" : [ { "id" : "ITEM-1", "itemData" : { "ISBN" : "9780521403856", "author" : [ { "dropping-particle" : "", "family" : "Grove", "given" : "Richard H", "non-dropping-particle" : "", "parse-names" : false, "suffix" : "" } ], "id" : "ITEM-1", "issued" : { "date-parts" : [ [ "1995" ] ] }, "number-of-pages" : "540", "publisher" : "Cambridge University Press", "publisher-place" : "Cambridge, UK", "title" : "Green Imperialism: Colonial Expansion, Tropical Island Edens and the Origins of Environmentalism, 1600-1860", "translator" : [ { "dropping-particle" : "", "family" : "H4188", "given" : "Rt4", "non-dropping-particle" : "", "parse-names" : false, "suffix" : "" } ], "type" : "book" }, "uris" : [ "http://www.mendeley.com/documents/?uuid=5cdc967c-1838-43bd-b5f3-64203a918ee1" ] }, { "id" : "ITEM-2", "itemData" : { "ISBN" : "0-19-518973-6", "author" : [ { "dropping-particle" : "", "family" : "Fleming", "given" : "James Rodger", "non-dropping-particle" : "", "parse-names" : false, "suffix" : "" } ], "id" : "ITEM-2", "issued" : { "date-parts" : [ [ "1998" ] ] }, "number-of-pages" : "194", "publisher" : "Oxford University Press", "publisher-place" : "New York, NY, USA and Oxford, UK", "title" : "Historical Perspectives on Climate Change", "translator" : [ { "dropping-particle" : "", "family" : "H4127", "given" : "Rt4", "non-dropping-particle" : "", "parse-names" : false, "suffix" : "" } ], "type" : "book" }, "uris" : [ "http://www.mendeley.com/documents/?uuid=8e3208fd-7fce-4200-bb2e-c73b59c88826" ] } ], "mendeley" : { "formattedCitation" : "(Grove, 1995; Fleming, 1998)", "plainTextFormattedCitation" : "(Grove, 1995; Fleming, 1998)", "previouslyFormattedCitation" : "(Grove, 1995; Fleming, 1998)" }, "properties" : { "noteIndex" : 0 }, "schema" : "https://github.com/citation-style-language/schema/raw/master/csl-citation.json" }</w:instrText>
      </w:r>
      <w:r>
        <w:rPr>
          <w:rFonts w:cs="Times New Roman"/>
        </w:rPr>
        <w:fldChar w:fldCharType="separate"/>
      </w:r>
      <w:ins w:id="2309" w:author="Robin Matthews" w:date="2021-05-18T16:02:00Z">
        <w:r w:rsidR="00602365">
          <w:rPr>
            <w:rFonts w:cs="Times New Roman"/>
            <w:noProof/>
            <w:lang w:val="en-GB"/>
          </w:rPr>
          <w:t>(Grove, 1995; Fleming, 1998)</w:t>
        </w:r>
      </w:ins>
      <w:del w:id="2310" w:author="Robin Matthews" w:date="2021-05-18T16:02:00Z">
        <w:r w:rsidR="003D19D0" w:rsidRPr="00C421D6" w:rsidDel="00602365">
          <w:rPr>
            <w:rFonts w:cs="Times New Roman"/>
            <w:noProof/>
            <w:lang w:val="en-GB"/>
          </w:rPr>
          <w:delText>(Grove, 1995; Fleming, 1998)</w:delText>
        </w:r>
      </w:del>
      <w:r>
        <w:rPr>
          <w:rFonts w:cs="Times New Roman"/>
        </w:rPr>
        <w:fldChar w:fldCharType="end"/>
      </w:r>
      <w:r w:rsidRPr="00C421D6">
        <w:rPr>
          <w:rFonts w:cs="Times New Roman"/>
          <w:lang w:val="en-GB"/>
        </w:rPr>
        <w:t>. In the 1890s, Arrhenius was first to calculate the effects of increased or decreased CO</w:t>
      </w:r>
      <w:r w:rsidRPr="00C421D6">
        <w:rPr>
          <w:rFonts w:cs="Times New Roman"/>
          <w:vertAlign w:val="subscript"/>
          <w:lang w:val="en-GB"/>
        </w:rPr>
        <w:t>2</w:t>
      </w:r>
      <w:r w:rsidRPr="00C421D6">
        <w:rPr>
          <w:rFonts w:cs="Times New Roman"/>
          <w:lang w:val="en-GB"/>
        </w:rPr>
        <w:t xml:space="preserve"> concentrations on planetary temperature, and Högbom estimated that worldwide coal combustion of about 500 Mt yr</w:t>
      </w:r>
      <w:del w:id="2311" w:author="Ian Blenkinsop" w:date="2021-07-05T12:28:00Z">
        <w:r w:rsidRPr="00C421D6" w:rsidDel="00241C9D">
          <w:rPr>
            <w:rFonts w:cs="Times New Roman"/>
            <w:vertAlign w:val="superscript"/>
            <w:lang w:val="en-GB"/>
          </w:rPr>
          <w:delText>-</w:delText>
        </w:r>
      </w:del>
      <w:ins w:id="2312" w:author="Ian Blenkinsop" w:date="2021-07-05T12:28:00Z">
        <w:r w:rsidR="00241C9D">
          <w:rPr>
            <w:rFonts w:cs="Times New Roman"/>
            <w:vertAlign w:val="superscript"/>
            <w:lang w:val="en-GB"/>
          </w:rPr>
          <w:t>–</w:t>
        </w:r>
      </w:ins>
      <w:r w:rsidRPr="00C421D6">
        <w:rPr>
          <w:rFonts w:cs="Times New Roman"/>
          <w:vertAlign w:val="superscript"/>
          <w:lang w:val="en-GB"/>
        </w:rPr>
        <w:t>1</w:t>
      </w:r>
      <w:r w:rsidRPr="00C421D6">
        <w:rPr>
          <w:rFonts w:cs="Times New Roman"/>
          <w:lang w:val="en-GB"/>
        </w:rPr>
        <w:t xml:space="preserve"> had already completely offset the </w:t>
      </w:r>
      <w:r w:rsidRPr="00C421D6">
        <w:rPr>
          <w:rFonts w:cs="Times New Roman"/>
          <w:lang w:val="en-GB"/>
        </w:rPr>
        <w:lastRenderedPageBreak/>
        <w:t xml:space="preserve">natural absorption of </w:t>
      </w:r>
      <w:del w:id="2313" w:author="Ian Blenkinsop" w:date="2021-07-05T12:28:00Z">
        <w:r w:rsidRPr="00C421D6" w:rsidDel="00241C9D">
          <w:rPr>
            <w:rFonts w:cs="Times New Roman"/>
            <w:lang w:val="en-GB"/>
          </w:rPr>
          <w:delText>CO</w:delText>
        </w:r>
        <w:r w:rsidRPr="00C421D6" w:rsidDel="00241C9D">
          <w:rPr>
            <w:rFonts w:cs="Times New Roman"/>
            <w:vertAlign w:val="subscript"/>
            <w:lang w:val="en-GB"/>
          </w:rPr>
          <w:delText>2</w:delText>
        </w:r>
        <w:r w:rsidRPr="00C421D6" w:rsidDel="00241C9D">
          <w:rPr>
            <w:rFonts w:cs="Times New Roman"/>
            <w:lang w:val="en-GB"/>
          </w:rPr>
          <w:delText xml:space="preserve"> </w:delText>
        </w:r>
      </w:del>
      <w:r w:rsidRPr="00C421D6">
        <w:rPr>
          <w:rFonts w:cs="Times New Roman"/>
          <w:lang w:val="en-GB"/>
        </w:rPr>
        <w:t xml:space="preserve">by silicate rock weathering </w:t>
      </w:r>
      <w:r>
        <w:rPr>
          <w:rFonts w:cs="Times New Roman"/>
        </w:rPr>
        <w:fldChar w:fldCharType="begin" w:fldLock="1"/>
      </w:r>
      <w:r w:rsidR="00A94565">
        <w:rPr>
          <w:rFonts w:cs="Times New Roman"/>
          <w:lang w:val="en-GB"/>
        </w:rPr>
        <w:instrText>ADDIN CSL_CITATION { "citationItems" : [ { "id" : "ITEM-1", "itemData" : { "author" : [ { "dropping-particle" : "", "family" : "H\u00f6gbom", "given" : "Arvid", "non-dropping-particle" : "", "parse-names" : false, "suffix" : "" } ], "container-title" : "Svensk Kemisk Tidskrift", "id" : "ITEM-1", "issued" : { "date-parts" : [ [ "1894" ] ] }, "note" : "From Duplicate 1 (Om sannolikheten f\u00f6r sekul\u00e4ra f\u00f6r\u00e4ndringar i atmosf\u00e4rens kolsyrehalt - H\u00f6gbom, Arvid)\n\nFrom Duplicate 2 (Om sannolikheten f\u00f6r sekul\u00e4ra f\u00f6r\u00e4ndringar i atmosf\u00e4rens kolsyrehalt - H\u00f6gbom, Arvid)\n\nTimes cited: 28\n\nFrom Duplicate 2 (Om sannolikheten f\u00f6r sekul\u00e4ra f\u00f6r\u00e4ndringar i atmosf\u00e4rens kolsyrehalt - H\u00f6gbom, Arvid)\n\nTimes cited: 28", "page" : "169-177", "title" : "Om sannolikheten f\u00f6r sekul\u00e4ra f\u00f6r\u00e4ndringar i atmosf\u00e4rens kolsyrehalt", "translator" : [ { "dropping-particle" : "", "family" : "H4668", "given" : "", "non-dropping-particle" : "", "parse-names" : false, "suffix" : "" } ], "type" : "article-journal", "volume" : "4" }, "uris" : [ "http://www.mendeley.com/documents/?uuid=9c96652c-9d02-430a-8389-784089d402a2" ] }, { "id" : "ITEM-2", "itemData" : { "DOI" : "10.1080/14786449608620846", "author" : [ { "dropping-particle" : "", "family" : "Arrhenius", "given" : "Svante", "non-dropping-particle" : "", "parse-names" : false, "suffix" : "" } ], "container-title" : "The London, Edinburgh, and Dublin Philosophical Magazine and Journal of Science", "id" : "ITEM-2", "issue" : "251", "issued" : { "date-parts" : [ [ "1896" ] ] }, "page" : "237-276", "publisher" : "Taylor &amp; Francis", "title" : "On the influence of carbonic acid in the air upon the temperature of the ground", "translator" : [ { "dropping-particle" : "", "family" : "H2491", "given" : "", "non-dropping-particle" : "", "parse-names" : false, "suffix" : "" } ], "type" : "article-journal", "volume" : "41" }, "uris" : [ "http://www.mendeley.com/documents/?uuid=e278b476-7ff2-4480-a5d4-687f9778aa8a" ] }, { "id" : "ITEM-3", "itemData" : { "DOI" : "10.2475/ajs.295.5.491", "author" : [ { "dropping-particle" : "", "family" : "Berner", "given" : "Robert A", "non-dropping-particle" : "", "parse-names" : false, "suffix" : "" } ], "container-title" : "American Journal of Science", "id" : "ITEM-3", "issue" : "5", "issued" : { "date-parts" : [ [ "1995" ] ] }, "page" : "491-495", "title" : "A. G. H\u00f6gbom and the development of the concept of the geochemical carbon cycle", "translator" : [ { "dropping-particle" : "", "family" : "H73", "given" : "", "non-dropping-particle" : "", "parse-names" : false, "suffix" : "" } ], "type" : "article-journal", "volume" : "295" }, "uris" : [ "http://www.mendeley.com/documents/?uuid=d3913ef0-bc31-40bf-b2d9-819a84d78e56" ] }, { "id" : "ITEM-4", "itemData" : { "DOI" : "https://www.jstor.org/stable/4314543", "author" : [ { "dropping-particle" : "", "family" : "Crawford", "given" : "Elizabeth", "non-dropping-particle" : "", "parse-names" : false, "suffix" : "" } ], "container-title" : "Ambio", "id" : "ITEM-4", "issue" : "1", "issued" : { "date-parts" : [ [ "1997" ] ] }, "page" : "6-11", "title" : "Arrhenius\u2019 1896 Model of the Greenhouse Effect in Context", "translator" : [ { "dropping-particle" : "", "family" : "H2421", "given" : "", "non-dropping-particle" : "", "parse-names" : false, "suffix" : "" } ], "type" : "article-journal", "volume" : "26" }, "uris" : [ "http://www.mendeley.com/documents/?uuid=d0bee82f-abe3-4278-b424-e42aab7b3d1c" ] } ], "mendeley" : { "formattedCitation" : "(H\u00f6gbom, 1894; Arrhenius, 1896; Berner, 1995; Crawford, 1997)", "plainTextFormattedCitation" : "(H\u00f6gbom, 1894; Arrhenius, 1896; Berner, 1995; Crawford, 1997)", "previouslyFormattedCitation" : "(H\u00f6gbom, 1894; Arrhenius, 1896; Berner, 1995; Crawford, 1997)" }, "properties" : { "noteIndex" : 0 }, "schema" : "https://github.com/citation-style-language/schema/raw/master/csl-citation.json" }</w:instrText>
      </w:r>
      <w:r>
        <w:rPr>
          <w:rFonts w:cs="Times New Roman"/>
        </w:rPr>
        <w:fldChar w:fldCharType="separate"/>
      </w:r>
      <w:ins w:id="2314" w:author="Robin Matthews" w:date="2021-05-18T16:02:00Z">
        <w:r w:rsidR="00602365">
          <w:rPr>
            <w:rFonts w:cs="Times New Roman"/>
            <w:noProof/>
            <w:lang w:val="en-GB"/>
          </w:rPr>
          <w:t>(Högbom, 1894; Arrhenius, 1896; Berner, 1995; Crawford, 1997)</w:t>
        </w:r>
      </w:ins>
      <w:del w:id="2315" w:author="Robin Matthews" w:date="2021-05-18T16:02:00Z">
        <w:r w:rsidRPr="00C421D6" w:rsidDel="00602365">
          <w:rPr>
            <w:rFonts w:cs="Times New Roman"/>
            <w:noProof/>
            <w:lang w:val="en-GB"/>
          </w:rPr>
          <w:delText>(Högbom, 1894; Arrhenius, 1896; Berner, 1995; Crawford, 1997)</w:delText>
        </w:r>
      </w:del>
      <w:r>
        <w:rPr>
          <w:rFonts w:cs="Times New Roman"/>
        </w:rPr>
        <w:fldChar w:fldCharType="end"/>
      </w:r>
      <w:r w:rsidRPr="00C421D6">
        <w:rPr>
          <w:rFonts w:cs="Times New Roman"/>
          <w:lang w:val="en-GB"/>
        </w:rPr>
        <w:t>. As coal consumption reached 900 Mt yr</w:t>
      </w:r>
      <w:del w:id="2316" w:author="Ian Blenkinsop" w:date="2021-07-05T12:28:00Z">
        <w:r w:rsidRPr="00C421D6" w:rsidDel="00241C9D">
          <w:rPr>
            <w:rFonts w:cs="Times New Roman"/>
            <w:vertAlign w:val="superscript"/>
            <w:lang w:val="en-GB"/>
          </w:rPr>
          <w:delText>-</w:delText>
        </w:r>
      </w:del>
      <w:ins w:id="2317" w:author="Ian Blenkinsop" w:date="2021-07-05T12:28:00Z">
        <w:r w:rsidR="00241C9D">
          <w:rPr>
            <w:rFonts w:cs="Times New Roman"/>
            <w:vertAlign w:val="superscript"/>
            <w:lang w:val="en-GB"/>
          </w:rPr>
          <w:t>–</w:t>
        </w:r>
      </w:ins>
      <w:r w:rsidRPr="00C421D6">
        <w:rPr>
          <w:rFonts w:cs="Times New Roman"/>
          <w:vertAlign w:val="superscript"/>
          <w:lang w:val="en-GB"/>
        </w:rPr>
        <w:t>1</w:t>
      </w:r>
      <w:r w:rsidRPr="00C421D6">
        <w:rPr>
          <w:rFonts w:cs="Times New Roman"/>
          <w:lang w:val="en-GB"/>
        </w:rPr>
        <w:t xml:space="preserve"> only a decade later, Arrhenius wrote that anthropogenic </w:t>
      </w:r>
      <w:ins w:id="2318" w:author="Ian Blenkinsop" w:date="2021-07-05T12:28:00Z">
        <w:r w:rsidR="00241C9D" w:rsidRPr="00C421D6">
          <w:rPr>
            <w:rFonts w:cs="Times New Roman"/>
            <w:lang w:val="en-GB"/>
          </w:rPr>
          <w:t>CO</w:t>
        </w:r>
        <w:r w:rsidR="00241C9D" w:rsidRPr="00C421D6">
          <w:rPr>
            <w:rFonts w:cs="Times New Roman"/>
            <w:vertAlign w:val="subscript"/>
            <w:lang w:val="en-GB"/>
          </w:rPr>
          <w:t>2</w:t>
        </w:r>
      </w:ins>
      <w:del w:id="2319" w:author="Ian Blenkinsop" w:date="2021-07-05T12:28:00Z">
        <w:r w:rsidRPr="00C421D6" w:rsidDel="00241C9D">
          <w:rPr>
            <w:rFonts w:cs="Times New Roman"/>
            <w:lang w:val="en-GB"/>
          </w:rPr>
          <w:delText>carbon dioxide</w:delText>
        </w:r>
      </w:del>
      <w:r w:rsidRPr="00C421D6">
        <w:rPr>
          <w:rFonts w:cs="Times New Roman"/>
          <w:lang w:val="en-GB"/>
        </w:rPr>
        <w:t xml:space="preserve"> from fossil fuel combustion might eventually warm the planet </w:t>
      </w:r>
      <w:r>
        <w:rPr>
          <w:rFonts w:cs="Times New Roman"/>
        </w:rPr>
        <w:fldChar w:fldCharType="begin" w:fldLock="1"/>
      </w:r>
      <w:r w:rsidR="00E81B0B">
        <w:rPr>
          <w:rFonts w:cs="Times New Roman"/>
          <w:lang w:val="en-GB"/>
        </w:rPr>
        <w:instrText>ADDIN CSL_CITATION { "citationItems" : [ { "id" : "ITEM-1", "itemData" : { "author" : [ { "dropping-particle" : "", "family" : "Arrhenius", "given" : "Svante", "non-dropping-particle" : "", "parse-names" : false, "suffix" : "" } ], "id" : "ITEM-1", "issued" : { "date-parts" : [ [ "1908" ] ] }, "note" : "V\u00e4rldarnas utveckling (Stockholm: 1906)", "number-of-pages" : "230", "publisher" : "Harper &amp; Brothers Publishers", "publisher-place" : "New York, NY, USA and London, UK", "title" : "Worlds in the Making: The Evolution of the Universe", "translator" : [ { "dropping-particle" : "", "family" : "H2420", "given" : "Rt4", "non-dropping-particle" : "", "parse-names" : false, "suffix" : "" } ], "type" : "book" }, "uris" : [ "http://www.mendeley.com/documents/?uuid=da80e007-526c-41e6-ba41-d8eea7f2a3ad" ] } ], "mendeley" : { "formattedCitation" : "(Arrhenius, 1908)", "plainTextFormattedCitation" : "(Arrhenius, 1908)", "previouslyFormattedCitation" : "(Arrhenius, 1908)" }, "properties" : { "noteIndex" : 0 }, "schema" : "https://github.com/citation-style-language/schema/raw/master/csl-citation.json" }</w:instrText>
      </w:r>
      <w:r>
        <w:rPr>
          <w:rFonts w:cs="Times New Roman"/>
        </w:rPr>
        <w:fldChar w:fldCharType="separate"/>
      </w:r>
      <w:ins w:id="2320" w:author="Robin Matthews" w:date="2021-05-18T16:02:00Z">
        <w:r w:rsidR="00602365">
          <w:rPr>
            <w:rFonts w:cs="Times New Roman"/>
            <w:noProof/>
            <w:lang w:val="en-GB"/>
          </w:rPr>
          <w:t>(Arrhenius, 1908)</w:t>
        </w:r>
      </w:ins>
      <w:del w:id="2321" w:author="Robin Matthews" w:date="2021-05-18T16:02:00Z">
        <w:r w:rsidR="00E14AAC" w:rsidRPr="00E14AAC" w:rsidDel="00602365">
          <w:rPr>
            <w:rFonts w:cs="Times New Roman"/>
            <w:noProof/>
            <w:lang w:val="en-GB"/>
          </w:rPr>
          <w:delText>(Arrhenius, 1908)</w:delText>
        </w:r>
      </w:del>
      <w:r>
        <w:rPr>
          <w:rFonts w:cs="Times New Roman"/>
        </w:rPr>
        <w:fldChar w:fldCharType="end"/>
      </w:r>
      <w:r w:rsidRPr="00C421D6">
        <w:rPr>
          <w:rFonts w:cs="Times New Roman"/>
          <w:lang w:val="en-GB"/>
        </w:rPr>
        <w:t>. In 1938, analysing records from 147 stations around the globe, Callendar calculated atmospheric warming over land at 0.3</w:t>
      </w:r>
      <w:ins w:id="2322" w:author="Ian Blenkinsop" w:date="2021-07-05T12:30:00Z">
        <w:r w:rsidR="00241C9D" w:rsidRPr="00C421D6">
          <w:rPr>
            <w:rFonts w:cs="Times New Roman"/>
            <w:lang w:val="en-GB"/>
          </w:rPr>
          <w:t>°C</w:t>
        </w:r>
        <w:r w:rsidR="00241C9D" w:rsidRPr="00C421D6" w:rsidDel="00241C9D">
          <w:rPr>
            <w:rFonts w:cs="Times New Roman"/>
            <w:lang w:val="en-GB"/>
          </w:rPr>
          <w:t xml:space="preserve"> </w:t>
        </w:r>
      </w:ins>
      <w:del w:id="2323" w:author="Ian Blenkinsop" w:date="2021-07-05T12:30:00Z">
        <w:r w:rsidRPr="00C421D6" w:rsidDel="00241C9D">
          <w:rPr>
            <w:rFonts w:cs="Times New Roman"/>
            <w:lang w:val="en-GB"/>
          </w:rPr>
          <w:delText>-</w:delText>
        </w:r>
      </w:del>
      <w:ins w:id="2324" w:author="Ian Blenkinsop" w:date="2021-07-05T12:30:00Z">
        <w:r w:rsidR="00241C9D">
          <w:rPr>
            <w:rFonts w:cs="Times New Roman"/>
            <w:lang w:val="en-GB"/>
          </w:rPr>
          <w:t>–</w:t>
        </w:r>
      </w:ins>
      <w:r w:rsidRPr="00C421D6">
        <w:rPr>
          <w:rFonts w:cs="Times New Roman"/>
          <w:lang w:val="en-GB"/>
        </w:rPr>
        <w:t>0.4°C from 1880</w:t>
      </w:r>
      <w:del w:id="2325" w:author="Ian Blenkinsop" w:date="2021-07-05T12:32:00Z">
        <w:r w:rsidRPr="00C421D6" w:rsidDel="00241C9D">
          <w:rPr>
            <w:rFonts w:cs="Times New Roman"/>
            <w:lang w:val="en-GB"/>
          </w:rPr>
          <w:delText>-</w:delText>
        </w:r>
      </w:del>
      <w:ins w:id="2326" w:author="Ian Blenkinsop" w:date="2021-07-05T12:32:00Z">
        <w:r w:rsidR="00241C9D">
          <w:rPr>
            <w:rFonts w:cs="Times New Roman"/>
            <w:lang w:val="en-GB"/>
          </w:rPr>
          <w:t>–</w:t>
        </w:r>
      </w:ins>
      <w:r w:rsidRPr="00C421D6">
        <w:rPr>
          <w:rFonts w:cs="Times New Roman"/>
          <w:lang w:val="en-GB"/>
        </w:rPr>
        <w:t>1935 and attributed about half of this warming to anthropogenic CO</w:t>
      </w:r>
      <w:r w:rsidRPr="00C421D6">
        <w:rPr>
          <w:rFonts w:cs="Times New Roman"/>
          <w:vertAlign w:val="subscript"/>
          <w:lang w:val="en-GB"/>
        </w:rPr>
        <w:t>2</w:t>
      </w:r>
      <w:r w:rsidRPr="00C421D6">
        <w:rPr>
          <w:rFonts w:cs="Times New Roman"/>
          <w:lang w:val="en-GB"/>
        </w:rPr>
        <w:t xml:space="preserve"> </w:t>
      </w:r>
      <w:ins w:id="2327" w:author="Ian Blenkinsop" w:date="2021-07-05T12:32:00Z">
        <w:r w:rsidR="00241C9D">
          <w:rPr>
            <w:rFonts w:cs="Times New Roman"/>
            <w:lang w:val="en-GB"/>
          </w:rPr>
          <w:t>(</w:t>
        </w:r>
        <w:r w:rsidR="00241C9D" w:rsidRPr="009D46EB">
          <w:rPr>
            <w:rFonts w:cs="Times New Roman"/>
          </w:rPr>
          <w:t>Figure 1.</w:t>
        </w:r>
        <w:r w:rsidR="00241C9D">
          <w:rPr>
            <w:rFonts w:cs="Times New Roman"/>
          </w:rPr>
          <w:t xml:space="preserve">8; </w:t>
        </w:r>
      </w:ins>
      <w:r>
        <w:rPr>
          <w:rFonts w:cs="Times New Roman"/>
        </w:rPr>
        <w:fldChar w:fldCharType="begin" w:fldLock="1"/>
      </w:r>
      <w:r w:rsidR="00E81B0B">
        <w:rPr>
          <w:rFonts w:cs="Times New Roman"/>
          <w:lang w:val="en-GB"/>
        </w:rPr>
        <w:instrText>ADDIN CSL_CITATION { "citationItems" : [ { "id" : "ITEM-1", "itemData" : { "DOI" : "10.1002/qj.49706427503", "ISBN" : "0035-9009", "ISSN" : "00359009", "PMID" : "22035306", "abstract" : "By fuel combustion man has added about 150,000 million tons of carbon dioxide to the air during the past half century. The author estimates from the best available data that approximately three quarters of this has remained in the atmosphere.The radiation absorption coefficients of carbon dioxide and water vapour are used to show the effect of carbon dioxide on \u201csky radiation.\u201d From this the increase in mean temperature, due to the artificial production of carbon dioxide, is estimated to be at the rate of 0.003\u00b0C. per year at the present time.The temperature observations a t zoo meteorological stations are used to show that world temperatures have actually increased at an average rate of 0.005\u00b0C. per year during the past half century.", "author" : [ { "dropping-particle" : "", "family" : "Callendar", "given" : "G. S.", "non-dropping-particle" : "", "parse-names" : false, "suffix" : "" } ], "container-title" : "Quarterly Journal of the Royal Meteorological Society", "id" : "ITEM-1", "issue" : "275", "issued" : { "date-parts" : [ [ "1938", "9", "10" ] ] }, "page" : "223-240", "title" : "The artificial production of carbon dioxide and its influence on temperature", "translator" : [ { "dropping-particle" : "", "family" : "H3450", "given" : "", "non-dropping-particle" : "", "parse-names" : false, "suffix" : "" } ], "type" : "article-journal", "volume" : "64" }, "uris" : [ "http://www.mendeley.com/documents/?uuid=05e7d005-a66c-48b6-a2d7-a0cf4d48ad63" ] }, { "id" : "ITEM-2", "itemData" : { "ISBN" : "978-1-878220-76-9", "author" : [ { "dropping-particle" : "", "family" : "Fleming", "given" : "James R.", "non-dropping-particle" : "", "parse-names" : false, "suffix" : "" } ], "id" : "ITEM-2", "issued" : { "date-parts" : [ [ "2007" ] ] }, "note" : "James Rodger Fleming\nill. ; 24 cm\nThe early years to 1930 -- A family man -- Steam engineering -- Defense work -- Global warming and anthropogenic CO?b2?s -- Callendar's legacy", "number-of-pages" : "155", "publisher" : "American Meteorological Society (AMS)", "publisher-place" : "Boston, MA, USA", "title" : "The Callendar Effect: The Life and Work of Guy Stewart Callendar (1898\u20131964), the Scientist Who Established the Carbon Dioxide Theory of Climate Change", "translator" : [ { "dropping-particle" : "", "family" : "H2423", "given" : "Rt4", "non-dropping-particle" : "", "parse-names" : false, "suffix" : "" } ], "type" : "book" }, "uris" : [ "http://www.mendeley.com/documents/?uuid=963f6ed4-08d5-4603-9998-757f7e78e11f" ] }, { "id" : "ITEM-3", "itemData" : { "DOI" : "10.1002/qj.2178", "ISSN" : "00359009", "abstract" : "In 1938, Guy Stewart Callendar was the first to demonstrate that the Earth's land surface was warming. Callendar also suggested that the production of carbon dioxide by the combustion of fossil fuels was responsible for much of this modern change in climate. This short note marks the 75th anniversary of Callendar's landmark study and demonstrates that his global land temperature estimates agree remarkably well with more recent analyses. \u00a9 2013 Royal Meteorological Society.", "author" : [ { "dropping-particle" : "", "family" : "Hawkins", "given" : "E.", "non-dropping-particle" : "", "parse-names" : false, "suffix" : "" }, { "dropping-particle" : "", "family" : "Jones", "given" : "P.D.", "non-dropping-particle" : "", "parse-names" : false, "suffix" : "" } ], "container-title" : "Quarterly Journal of the Royal Meteorological Society", "id" : "ITEM-3", "issue" : "677", "issued" : { "date-parts" : [ [ "2013" ] ] }, "title" : "On increasing global temperatures: 75 years after Callendar", "translator" : [ { "dropping-particle" : "", "family" : "H2462", "given" : "", "non-dropping-particle" : "", "parse-names" : false, "suffix" : "" } ], "type" : "article-journal", "volume" : "139" }, "uris" : [ "http://www.mendeley.com/documents/?uuid=d449324a-e86a-4223-9295-59654f4ae4cd" ] } ], "mendeley" : { "formattedCitation" : "(Callendar, 1938; Fleming, 2007; Hawkins and Jones, 2013)", "manualFormatting" : "(Callendar, 1938; Fleming, 2007; Hawkins and Jones, 2013", "plainTextFormattedCitation" : "(Callendar, 1938; Fleming, 2007; Hawkins and Jones, 2013)", "previouslyFormattedCitation" : "(Callendar, 1938; Fleming, 2007; Hawkins and Jones, 2013)" }, "properties" : { "noteIndex" : 0 }, "schema" : "https://github.com/citation-style-language/schema/raw/master/csl-citation.json" }</w:instrText>
      </w:r>
      <w:r>
        <w:rPr>
          <w:rFonts w:cs="Times New Roman"/>
        </w:rPr>
        <w:fldChar w:fldCharType="separate"/>
      </w:r>
      <w:ins w:id="2328" w:author="Robin Matthews" w:date="2021-05-18T16:02:00Z">
        <w:del w:id="2329" w:author="Ian Blenkinsop" w:date="2021-07-05T12:32:00Z">
          <w:r w:rsidR="00602365" w:rsidDel="00241C9D">
            <w:rPr>
              <w:rFonts w:cs="Times New Roman"/>
              <w:noProof/>
            </w:rPr>
            <w:delText>(</w:delText>
          </w:r>
        </w:del>
        <w:r w:rsidR="00602365">
          <w:rPr>
            <w:rFonts w:cs="Times New Roman"/>
            <w:noProof/>
          </w:rPr>
          <w:t>Callendar, 1938; Fleming, 2007; Hawkins and Jones, 2013</w:t>
        </w:r>
      </w:ins>
      <w:del w:id="2330" w:author="Robin Matthews" w:date="2021-05-18T16:02:00Z">
        <w:r w:rsidRPr="00777E82" w:rsidDel="00602365">
          <w:rPr>
            <w:rFonts w:cs="Times New Roman"/>
            <w:noProof/>
          </w:rPr>
          <w:delText>(Callendar, 1938; Fleming, 2007; Hawkins and Jones, 2013</w:delText>
        </w:r>
      </w:del>
      <w:r>
        <w:rPr>
          <w:rFonts w:cs="Times New Roman"/>
        </w:rPr>
        <w:fldChar w:fldCharType="end"/>
      </w:r>
      <w:del w:id="2331" w:author="Ian Blenkinsop" w:date="2021-07-05T12:32:00Z">
        <w:r w:rsidRPr="009D46EB" w:rsidDel="00241C9D">
          <w:rPr>
            <w:rFonts w:cs="Times New Roman"/>
          </w:rPr>
          <w:delText>; Figure 1.</w:delText>
        </w:r>
        <w:r w:rsidDel="00241C9D">
          <w:rPr>
            <w:rFonts w:cs="Times New Roman"/>
          </w:rPr>
          <w:delText>8</w:delText>
        </w:r>
      </w:del>
      <w:r w:rsidRPr="009D46EB">
        <w:rPr>
          <w:rFonts w:cs="Times New Roman"/>
        </w:rPr>
        <w:t>).</w:t>
      </w:r>
    </w:p>
    <w:bookmarkEnd w:id="2304"/>
    <w:p w14:paraId="15883F2F" w14:textId="77777777" w:rsidR="00102875" w:rsidRPr="009D46EB" w:rsidRDefault="00102875" w:rsidP="00102875">
      <w:pPr>
        <w:pStyle w:val="AR6BodyText"/>
      </w:pPr>
    </w:p>
    <w:p w14:paraId="26ECAB4B" w14:textId="77777777" w:rsidR="00102875" w:rsidRPr="009D46EB" w:rsidRDefault="00102875" w:rsidP="00102875">
      <w:pPr>
        <w:pStyle w:val="AR6BodyText"/>
      </w:pPr>
    </w:p>
    <w:p w14:paraId="60741F15" w14:textId="2FC71D8D" w:rsidR="00102875" w:rsidRPr="009D46EB" w:rsidRDefault="00102875" w:rsidP="00102875">
      <w:pPr>
        <w:pStyle w:val="AR6BodyText"/>
        <w:rPr>
          <w:b/>
        </w:rPr>
      </w:pPr>
      <w:r w:rsidRPr="009D46EB">
        <w:rPr>
          <w:b/>
        </w:rPr>
        <w:t>[START FIGURE 1.</w:t>
      </w:r>
      <w:r>
        <w:rPr>
          <w:b/>
        </w:rPr>
        <w:t>8</w:t>
      </w:r>
      <w:r w:rsidRPr="009D46EB">
        <w:rPr>
          <w:b/>
        </w:rPr>
        <w:t xml:space="preserve"> HERE]</w:t>
      </w:r>
    </w:p>
    <w:p w14:paraId="61D9435E" w14:textId="77777777" w:rsidR="00102875" w:rsidRPr="009D46EB" w:rsidRDefault="00102875" w:rsidP="00102875">
      <w:pPr>
        <w:pStyle w:val="AR6BodyText"/>
        <w:rPr>
          <w:b/>
        </w:rPr>
      </w:pPr>
    </w:p>
    <w:p w14:paraId="66FA45B6" w14:textId="5682D657" w:rsidR="00102875" w:rsidRPr="00C421D6" w:rsidRDefault="00102875" w:rsidP="00102875">
      <w:pPr>
        <w:pStyle w:val="AR6Chap1Figure"/>
        <w:rPr>
          <w:b/>
          <w:lang w:val="en-GB"/>
        </w:rPr>
      </w:pPr>
      <w:r w:rsidRPr="00C421D6">
        <w:rPr>
          <w:lang w:val="en-GB"/>
        </w:rPr>
        <w:t xml:space="preserve">G.S. Callendar’s estimates of global land temperature variations and their possible causes. (a) The original figure from </w:t>
      </w:r>
      <w:r>
        <w:fldChar w:fldCharType="begin" w:fldLock="1"/>
      </w:r>
      <w:r w:rsidR="00E81B0B">
        <w:rPr>
          <w:lang w:val="en-GB"/>
        </w:rPr>
        <w:instrText>ADDIN CSL_CITATION { "citationItems" : [ { "id" : "ITEM-1", "itemData" : { "DOI" : "10.1002/qj.49706427503", "ISBN" : "0035-9009", "ISSN" : "00359009", "PMID" : "22035306", "abstract" : "By fuel combustion man has added about 150,000 million tons of carbon dioxide to the air during the past half century. The author estimates from the best available data that approximately three quarters of this has remained in the atmosphere.The radiation absorption coefficients of carbon dioxide and water vapour are used to show the effect of carbon dioxide on \u201csky radiation.\u201d From this the increase in mean temperature, due to the artificial production of carbon dioxide, is estimated to be at the rate of 0.003\u00b0C. per year at the present time.The temperature observations a t zoo meteorological stations are used to show that world temperatures have actually increased at an average rate of 0.005\u00b0C. per year during the past half century.", "author" : [ { "dropping-particle" : "", "family" : "Callendar", "given" : "G. S.", "non-dropping-particle" : "", "parse-names" : false, "suffix" : "" } ], "container-title" : "Quarterly Journal of the Royal Meteorological Society", "id" : "ITEM-1", "issue" : "275", "issued" : { "date-parts" : [ [ "1938", "9", "10" ] ] }, "page" : "223-240", "title" : "The artificial production of carbon dioxide and its influence on temperature", "translator" : [ { "dropping-particle" : "", "family" : "H3450", "given" : "", "non-dropping-particle" : "", "parse-names" : false, "suffix" : "" } ], "type" : "article-journal", "volume" : "64" }, "uris" : [ "http://www.mendeley.com/documents/?uuid=05e7d005-a66c-48b6-a2d7-a0cf4d48ad63" ] } ], "mendeley" : { "formattedCitation" : "(Callendar, 1938)", "manualFormatting" : "Callendar (1938)", "plainTextFormattedCitation" : "(Callendar, 1938)", "previouslyFormattedCitation" : "(Callendar, 1938)" }, "properties" : { "noteIndex" : 0 }, "schema" : "https://github.com/citation-style-language/schema/raw/master/csl-citation.json" }</w:instrText>
      </w:r>
      <w:r>
        <w:fldChar w:fldCharType="separate"/>
      </w:r>
      <w:ins w:id="2332" w:author="Robin Matthews" w:date="2021-05-18T16:02:00Z">
        <w:r w:rsidR="00602365">
          <w:rPr>
            <w:noProof/>
            <w:lang w:val="en-GB"/>
          </w:rPr>
          <w:t>Callendar (1938)</w:t>
        </w:r>
      </w:ins>
      <w:del w:id="2333" w:author="Robin Matthews" w:date="2021-05-18T16:02:00Z">
        <w:r w:rsidRPr="00C421D6" w:rsidDel="00602365">
          <w:rPr>
            <w:noProof/>
            <w:lang w:val="en-GB"/>
          </w:rPr>
          <w:delText>Callendar (1938)</w:delText>
        </w:r>
      </w:del>
      <w:r>
        <w:fldChar w:fldCharType="end"/>
      </w:r>
      <w:r w:rsidRPr="00C421D6">
        <w:rPr>
          <w:lang w:val="en-GB"/>
        </w:rPr>
        <w:t>, using measurements from 147 surface stations for 1880</w:t>
      </w:r>
      <w:r w:rsidRPr="00C421D6">
        <w:rPr>
          <w:rFonts w:ascii="Arial" w:hAnsi="Arial" w:cs="Arial"/>
          <w:color w:val="202122"/>
          <w:sz w:val="21"/>
          <w:szCs w:val="21"/>
          <w:shd w:val="clear" w:color="auto" w:fill="FDFDFD"/>
          <w:lang w:val="en-GB"/>
        </w:rPr>
        <w:t>–</w:t>
      </w:r>
      <w:r w:rsidRPr="00C421D6">
        <w:rPr>
          <w:lang w:val="en-GB"/>
        </w:rPr>
        <w:t>1935, showing: (top) ten-year moving departures from the mean of 1901-1930 (°C), with the dashed line representing his estimate of the ‘CO</w:t>
      </w:r>
      <w:r w:rsidRPr="00C421D6">
        <w:rPr>
          <w:vertAlign w:val="subscript"/>
          <w:lang w:val="en-GB"/>
        </w:rPr>
        <w:t>2</w:t>
      </w:r>
      <w:r w:rsidRPr="00C421D6">
        <w:rPr>
          <w:lang w:val="en-GB"/>
        </w:rPr>
        <w:t xml:space="preserve"> effect’ on temperature rise, and (bottom) annual departures from the 1901</w:t>
      </w:r>
      <w:r w:rsidRPr="00C421D6">
        <w:rPr>
          <w:rFonts w:ascii="Arial" w:hAnsi="Arial" w:cs="Arial"/>
          <w:color w:val="202122"/>
          <w:sz w:val="21"/>
          <w:szCs w:val="21"/>
          <w:shd w:val="clear" w:color="auto" w:fill="FDFDFD"/>
          <w:lang w:val="en-GB"/>
        </w:rPr>
        <w:t>–</w:t>
      </w:r>
      <w:r w:rsidRPr="00C421D6">
        <w:rPr>
          <w:lang w:val="en-GB"/>
        </w:rPr>
        <w:t>1930 mean (°C). (b) Comparing the estimates of global land (60°S</w:t>
      </w:r>
      <w:r w:rsidRPr="00C421D6">
        <w:rPr>
          <w:rFonts w:ascii="Arial" w:hAnsi="Arial" w:cs="Arial"/>
          <w:color w:val="202122"/>
          <w:sz w:val="21"/>
          <w:szCs w:val="21"/>
          <w:shd w:val="clear" w:color="auto" w:fill="FDFDFD"/>
          <w:lang w:val="en-GB"/>
        </w:rPr>
        <w:t>–</w:t>
      </w:r>
      <w:r w:rsidRPr="00C421D6">
        <w:rPr>
          <w:lang w:val="en-GB"/>
        </w:rPr>
        <w:t xml:space="preserve">60°N) temperatures tabulated in </w:t>
      </w:r>
      <w:r>
        <w:fldChar w:fldCharType="begin" w:fldLock="1"/>
      </w:r>
      <w:r w:rsidR="00E81B0B">
        <w:rPr>
          <w:lang w:val="en-GB"/>
        </w:rPr>
        <w:instrText>ADDIN CSL_CITATION { "citationItems" : [ { "id" : "ITEM-1", "itemData" : { "DOI" : "10.1002/qj.49706427503", "ISBN" : "0035-9009", "ISSN" : "00359009", "PMID" : "22035306", "abstract" : "By fuel combustion man has added about 150,000 million tons of carbon dioxide to the air during the past half century. The author estimates from the best available data that approximately three quarters of this has remained in the atmosphere.The radiation absorption coefficients of carbon dioxide and water vapour are used to show the effect of carbon dioxide on \u201csky radiation.\u201d From this the increase in mean temperature, due to the artificial production of carbon dioxide, is estimated to be at the rate of 0.003\u00b0C. per year at the present time.The temperature observations a t zoo meteorological stations are used to show that world temperatures have actually increased at an average rate of 0.005\u00b0C. per year during the past half century.", "author" : [ { "dropping-particle" : "", "family" : "Callendar", "given" : "G. S.", "non-dropping-particle" : "", "parse-names" : false, "suffix" : "" } ], "container-title" : "Quarterly Journal of the Royal Meteorological Society", "id" : "ITEM-1", "issue" : "275", "issued" : { "date-parts" : [ [ "1938", "9", "10" ] ] }, "page" : "223-240", "title" : "The artificial production of carbon dioxide and its influence on temperature", "translator" : [ { "dropping-particle" : "", "family" : "H3450", "given" : "", "non-dropping-particle" : "", "parse-names" : false, "suffix" : "" } ], "type" : "article-journal", "volume" : "64" }, "uris" : [ "http://www.mendeley.com/documents/?uuid=05e7d005-a66c-48b6-a2d7-a0cf4d48ad63" ] }, { "id" : "ITEM-2", "itemData" : { "DOI" : "10.1002/qj.49708737102", "author" : [ { "dropping-particle" : "", "family" : "Callendar", "given" : "G S", "non-dropping-particle" : "", "parse-names" : false, "suffix" : "" } ], "container-title" : "Quarterly Journal of the Royal Meteorological Society", "id" : "ITEM-2", "issue" : "371", "issued" : { "date-parts" : [ [ "1961" ] ] }, "page" : "1-12", "title" : "Temperature Fluctuations and Trends over the Earth", "translator" : [ { "dropping-particle" : "", "family" : "H3452", "given" : "", "non-dropping-particle" : "", "parse-names" : false, "suffix" : "" } ], "type" : "article-journal", "volume" : "87" }, "uris" : [ "http://www.mendeley.com/documents/?uuid=2c5ea4bd-0625-499b-bec0-06f32647ab71" ] } ], "mendeley" : { "formattedCitation" : "(Callendar, 1938, 1961)", "manualFormatting" : "Callendar (1938, 1961)", "plainTextFormattedCitation" : "(Callendar, 1938, 1961)", "previouslyFormattedCitation" : "(Callendar, 1938, 1961)" }, "properties" : { "noteIndex" : 0 }, "schema" : "https://github.com/citation-style-language/schema/raw/master/csl-citation.json" }</w:instrText>
      </w:r>
      <w:r>
        <w:fldChar w:fldCharType="separate"/>
      </w:r>
      <w:ins w:id="2334" w:author="Robin Matthews" w:date="2021-05-18T16:02:00Z">
        <w:r w:rsidR="00602365">
          <w:rPr>
            <w:noProof/>
          </w:rPr>
          <w:t>Callendar (1938, 1961)</w:t>
        </w:r>
      </w:ins>
      <w:del w:id="2335" w:author="Robin Matthews" w:date="2021-05-18T16:02:00Z">
        <w:r w:rsidDel="00602365">
          <w:rPr>
            <w:noProof/>
          </w:rPr>
          <w:delText>Callendar</w:delText>
        </w:r>
        <w:r w:rsidRPr="00E649D1" w:rsidDel="00602365">
          <w:rPr>
            <w:noProof/>
          </w:rPr>
          <w:delText xml:space="preserve"> </w:delText>
        </w:r>
        <w:r w:rsidDel="00602365">
          <w:rPr>
            <w:noProof/>
          </w:rPr>
          <w:delText>(</w:delText>
        </w:r>
        <w:r w:rsidRPr="00E649D1" w:rsidDel="00602365">
          <w:rPr>
            <w:noProof/>
          </w:rPr>
          <w:delText>1938, 1961)</w:delText>
        </w:r>
      </w:del>
      <w:r>
        <w:fldChar w:fldCharType="end"/>
      </w:r>
      <w:r>
        <w:t xml:space="preserve"> with a modern reconstruction </w:t>
      </w:r>
      <w:r>
        <w:fldChar w:fldCharType="begin" w:fldLock="1"/>
      </w:r>
      <w:r w:rsidR="00E14AAC">
        <w:instrText>ADDIN CSL_CITATION { "citationItems" : [ { "id" : "ITEM-1", "itemData" : { "DOI" : "10.1029/2019JD032352", "ISSN" : "2169-897X", "abstract" : "Abstract Climatic Research Unit temperature version 5 (CRUTEM5) is an extensive revision of our land surface air temperature data set. We have expanded the underlying compilation of monthly temperature records from 5,583 to 10,639 stations, of which those with sufficient data to be used in the gridded data set has grown from 4,842 to 7,983. Many station records have also been extended or replaced by series that have been homogenized by national meteorological and hydrological services. We have improved the identification of potential outliers in these data to better capture outliers during the reference period; to avoid classifying some real regional temperature extremes as outliers; and to reduce trends in outlier counts arising from climatic warming. Due to these updates, the gridded data set shows some regional increases in station density and regional changes in temperature anomalies. Nonetheless, the global-mean timeseries of land air temperature is only slightly modified compared with previous versions and previous conclusions are not altered. The standard gridding algorithm and comprehensive error model are the same as for the previous version, but we have explored an alternative gridding algorithm that removes the under-representation of high latitude stations. The alternative gridding increases estimated global-mean land warming by about 0.1\u00b0C over the course of the whole record. The warming from 1861?1900 to the mean of the last 5 years is 1.6\u00b0C using the standard gridding (with a 95% confidence interval for errors on individual annual means of ?0.11 to +0.10\u00b0C in recent years), while the alternative gridding gives a change of 1.7\u00b0C.", "author" : [ { "dropping-particle" : "", "family" : "Osborn", "given" : "T J", "non-dropping-particle" : "", "parse-names" : false, "suffix" : "" }, { "dropping-particle" : "", "family" : "Jones", "given" : "P D", "non-dropping-particle" : "", "parse-names" : false, "suffix" : "" }, { "dropping-particle" : "", "family" : "Lister", "given" : "D H", "non-dropping-particle" : "", "parse-names" : false, "suffix" : "" }, { "dropping-particle" : "", "family" : "Morice", "given" : "C P", "non-dropping-particle" : "", "parse-names" : false, "suffix" : "" }, { "dropping-particle" : "</w:instrText>
      </w:r>
      <w:r w:rsidR="00E14AAC" w:rsidRPr="00E35E42">
        <w:rPr>
          <w:lang w:val="en-US"/>
        </w:rPr>
        <w:instrText>", "family" : "Simpson", "given" : "I R", "non-dropping-particle" : "", "parse-names" : false, "suffix" : "" }, { "dropping-particle" : "", "family" : "Winn", "given" : "J P", "non-dropping-particle" : "", "parse-names" : false, "suffix" : "" }, { "dropping-particle" : "", "family" : "Hogan", "given" : "E", "non-dropping-particle" : "", "parse-names" : false, "suffix" : "" }, { "dropping-particle" : "", "family" : "Harris", "given" : "I C", "non-dropping-particle" : "", "parse-names" : false, "suffix" : "" } ], "container-title" : "Journal of Geophysical Research: Atmospheres", "id" : "ITEM-1", "issue" : "2", "issued" : { "date-parts" : [ [ "2021", "1", "27" ] ] }, "note" : "https://doi.org/10.1029/2019JD032352", "page" : "e2019JD032352", "publisher" : "John Wiley &amp; Sons, Ltd", "title" : "Land Surface Air Temperature Variations Across the Globe Updated to 2019: The CRUTEM5 Data Set", "translator" : [ { "dropping-particle" : "", "family" : "H2400", "given" : "", "non-dropping-particle" : "", "parse-names" : false, "suffix" : "" } ], "type" : "article-journal", "volume" : "126" }, "uris" : [ "http://www.mendeley.com/documents/?uuid=2b9f8cda-3b3f-466a-a474-2af4edc7970a" ] } ], "mendeley" : { "formattedCitation" : "(Osborn et al., 2021)", "plainTextFormattedCitation" : "(Osborn et al., 2021)", "previouslyFormattedCitation" : "(Osborn et al., 2021)" }, "properties" : { "noteIndex" : 0 }, "schema" : "https://github.com/citation-style-language/schema/raw/master/csl-citation.json" }</w:instrText>
      </w:r>
      <w:r>
        <w:fldChar w:fldCharType="separate"/>
      </w:r>
      <w:ins w:id="2336" w:author="Robin Matthews" w:date="2021-05-18T16:02:00Z">
        <w:r w:rsidR="00602365">
          <w:rPr>
            <w:noProof/>
            <w:lang w:val="en-GB"/>
          </w:rPr>
          <w:t>(Osborn et al., 2021)</w:t>
        </w:r>
      </w:ins>
      <w:del w:id="2337" w:author="Robin Matthews" w:date="2021-05-18T16:02:00Z">
        <w:r w:rsidRPr="00C421D6" w:rsidDel="00602365">
          <w:rPr>
            <w:noProof/>
            <w:lang w:val="en-GB"/>
          </w:rPr>
          <w:delText>(Osborn et al., 2021)</w:delText>
        </w:r>
      </w:del>
      <w:r>
        <w:fldChar w:fldCharType="end"/>
      </w:r>
      <w:r w:rsidRPr="00C421D6">
        <w:rPr>
          <w:lang w:val="en-GB"/>
        </w:rPr>
        <w:t xml:space="preserve"> for the same period, after </w:t>
      </w:r>
      <w:r>
        <w:fldChar w:fldCharType="begin" w:fldLock="1"/>
      </w:r>
      <w:ins w:id="2338" w:author="Robin Matthews" w:date="2021-05-18T17:11:00Z">
        <w:r w:rsidR="00AD1A15">
          <w:rPr>
            <w:lang w:val="en-GB"/>
          </w:rPr>
          <w:instrText>ADDIN CSL_CITATION { "citationItems" : [ { "id" : "ITEM-1", "itemData" : { "DOI" : "10.1002/qj.2178", "ISSN" : "00359009", "abstract" : "In 1938, Guy Stewart Callendar was the first to demonstrate that the Earth's land surface was warming. Callendar also suggested that the production of carbon dioxide by the combustion of fossil fuels was responsible for much of this modern change in climate. This short note marks the 75th anniversary of Callendar's landmark study and demonstrates that his global land temperature estimates agree remarkably well with more recent analyses. \u00a9 2013 Royal Meteorological Society.", "author" : [ { "dropping-particle" : "", "family" : "Hawkins", "given" : "E.", "non-dropping-particle" : "", "parse-names" : false, "suffix" : "" }, { "dropping-particle" : "", "family" : "Jones", "given" : "P.D.", "non-dropping-particle" : "", "parse-names" : false, "suffix" : "" } ], "container-title" : "Quarterly Journal of the Royal Meteorological Society", "id" : "ITEM-1", "issue" : "677", "issued" : { "date-parts" : [ [ "2013" ] ] }, "title" : "On increasing global temperatures: 75 years after Callendar", "translator" : [ { "dropping-particle" : "", "family" : "H2462", "given" : "", "non-dropping-particle" : "", "parse-names" : false, "suffix" : "" } ], "type" : "article-journal", "volume" : "139" }, "uris" : [ "http://www.mendeley.com/documents/?uuid=d449324a-e86a-4223-9295-59654f4ae4cd" ] } ], "mendeley" : { "formattedCitation" : "(Hawkins and Jones, 2013)", "manualFormatting" : "Hawkins and Jones (2013)", "plainTextFormattedCitation" : "(Hawkins and Jones, 2013)", "previouslyFormattedCitation" : "(Hawkins and Jones, 2013)" }, "properties" : { "noteIndex" : 0 }, "schema" : "https://github.com/citation-style-language/schema/raw/master/csl-citation.json" }</w:instrText>
        </w:r>
      </w:ins>
      <w:del w:id="2339" w:author="Robin Matthews" w:date="2021-05-18T17:11:00Z">
        <w:r w:rsidR="00E81B0B" w:rsidDel="00AD1A15">
          <w:rPr>
            <w:lang w:val="en-GB"/>
          </w:rPr>
          <w:delInstrText>ADDIN CSL_CITATION { "citationItems" : [ { "id" : "ITEM-1", "itemData" : { "DOI" : "10.1002/qj.2178", "ISSN" : "00359009", "abstract" : "In 1938, Guy Stewart Callendar was the first to demonstrate that the Earth's land surface was warming. Callendar also suggested that the production of carbon dioxide by the combustion of fossil fuels was responsible for much of this modern change in climate. This short note marks the 75th anniversary of Callendar's landmark study and demonstrates that his global land temperature estimates agree remarkably well with more recent analyses. \u00a9 2013 Royal Meteorological Society.", "author" : [ { "dropping-particle" : "", "family" : "Hawkins", "given" : "E.", "non-dropping-particle" : "", "parse-names" : false, "suffix" : "" }, { "dropping-particle" : "", "family" : "Jones", "given" : "P.D.", "non-dropping-particle" : "", "parse-names" : false, "suffix" : "" } ], "container-title" : "Quarterly Journal of the Royal Meteorological Society", "id" : "ITEM-1", "issue" : "677", "issued" : { "date-parts" : [ [ "2013" ] ] }, "title" : "On increasing global temperatures: 75 years after Callendar", "translator" : [ { "dropping-particle" : "", "family" : "H2462", "given" : "", "non-dropping-particle" : "", "parse-names" : false, "suffix" : "" } ], "type" : "article-journal", "volume" : "139" }, "uris" : [ "http://www.mendeley.com/documents/?uuid=d449324a-e86a-4223-9295-59654f4ae4cd" ] } ], "mendeley" : { "formattedCitation" : "(Hawkins and Jones, 2013)", "manualFormatting" : "(Hawkins and Jones (2013)", "plainTextFormattedCitation" : "(Hawkins and Jones, 2013)", "previouslyFormattedCitation" : "(Hawkins and Jones, 2013)" }, "properties" : { "noteIndex" : 0 }, "schema" : "https://github.com/citation-style-language/schema/raw/master/csl-citation.json" }</w:delInstrText>
        </w:r>
      </w:del>
      <w:r>
        <w:fldChar w:fldCharType="separate"/>
      </w:r>
      <w:ins w:id="2340" w:author="Robin Matthews" w:date="2021-05-18T16:02:00Z">
        <w:r w:rsidR="00602365">
          <w:rPr>
            <w:noProof/>
            <w:lang w:val="en-GB"/>
          </w:rPr>
          <w:t>Hawkins and Jones (2013)</w:t>
        </w:r>
      </w:ins>
      <w:del w:id="2341" w:author="Robin Matthews" w:date="2021-05-18T16:02:00Z">
        <w:r w:rsidRPr="00C421D6" w:rsidDel="00602365">
          <w:rPr>
            <w:noProof/>
            <w:lang w:val="en-GB"/>
          </w:rPr>
          <w:delText>(Hawkins and Jones (2013)</w:delText>
        </w:r>
      </w:del>
      <w:r>
        <w:fldChar w:fldCharType="end"/>
      </w:r>
      <w:r w:rsidRPr="00C421D6">
        <w:rPr>
          <w:lang w:val="en-GB"/>
        </w:rPr>
        <w:t>.</w:t>
      </w:r>
      <w:r w:rsidR="000E0308">
        <w:rPr>
          <w:lang w:val="en-GB"/>
        </w:rPr>
        <w:t xml:space="preserve"> </w:t>
      </w:r>
      <w:r w:rsidR="000E0308" w:rsidRPr="00E35E42">
        <w:rPr>
          <w:rFonts w:cs="Times New Roman"/>
          <w:szCs w:val="20"/>
          <w:lang w:val="en-US"/>
        </w:rPr>
        <w:t>Further details on data sources and processing are available in the chapter data table (Table 1.SM.1).</w:t>
      </w:r>
    </w:p>
    <w:p w14:paraId="2A514BC8" w14:textId="77777777" w:rsidR="00102875" w:rsidRPr="00C421D6" w:rsidRDefault="00102875" w:rsidP="00102875">
      <w:pPr>
        <w:pStyle w:val="AR6BodyText"/>
        <w:rPr>
          <w:b/>
          <w:lang w:val="en-GB"/>
        </w:rPr>
      </w:pPr>
    </w:p>
    <w:p w14:paraId="0BD50A61" w14:textId="77777777" w:rsidR="00102875" w:rsidRPr="00C421D6" w:rsidRDefault="00102875" w:rsidP="00102875">
      <w:pPr>
        <w:pStyle w:val="AR6BodyText"/>
        <w:rPr>
          <w:b/>
          <w:lang w:val="en-GB"/>
        </w:rPr>
      </w:pPr>
      <w:r w:rsidRPr="00C421D6">
        <w:rPr>
          <w:b/>
          <w:lang w:val="en-GB"/>
        </w:rPr>
        <w:t>[END FIGURE 1.8 HERE]</w:t>
      </w:r>
    </w:p>
    <w:p w14:paraId="06FBF319" w14:textId="77777777" w:rsidR="00102875" w:rsidRPr="00C421D6" w:rsidRDefault="00102875" w:rsidP="00102875">
      <w:pPr>
        <w:pStyle w:val="AR6BodyText"/>
        <w:rPr>
          <w:lang w:val="en-GB"/>
        </w:rPr>
      </w:pPr>
    </w:p>
    <w:p w14:paraId="0AA9C0FB" w14:textId="77777777" w:rsidR="00102875" w:rsidRPr="00C421D6" w:rsidRDefault="00102875" w:rsidP="00102875">
      <w:pPr>
        <w:pStyle w:val="AR6BodyText"/>
        <w:rPr>
          <w:lang w:val="en-GB"/>
        </w:rPr>
      </w:pPr>
    </w:p>
    <w:p w14:paraId="2D5D07D2" w14:textId="395B1B23" w:rsidR="00102875" w:rsidRPr="00C421D6" w:rsidRDefault="00102875" w:rsidP="00102875">
      <w:pPr>
        <w:pStyle w:val="AR6BodyText"/>
        <w:rPr>
          <w:lang w:val="en-GB"/>
        </w:rPr>
      </w:pPr>
      <w:bookmarkStart w:id="2342" w:name="_Hlk66723108"/>
      <w:r w:rsidRPr="00C421D6">
        <w:rPr>
          <w:rFonts w:cs="Times New Roman"/>
          <w:lang w:val="en-GB"/>
        </w:rPr>
        <w:t>Studies of</w:t>
      </w:r>
      <w:bookmarkStart w:id="2343" w:name="_Hlk66723117"/>
      <w:r w:rsidRPr="00C421D6">
        <w:rPr>
          <w:rFonts w:cs="Times New Roman"/>
          <w:lang w:val="en-GB"/>
        </w:rPr>
        <w:t xml:space="preserve"> radiocarbon (</w:t>
      </w:r>
      <w:r w:rsidRPr="00C421D6">
        <w:rPr>
          <w:rFonts w:cs="Times New Roman"/>
          <w:vertAlign w:val="superscript"/>
          <w:lang w:val="en-GB"/>
        </w:rPr>
        <w:t>14</w:t>
      </w:r>
      <w:r w:rsidRPr="00C421D6">
        <w:rPr>
          <w:rFonts w:cs="Times New Roman"/>
          <w:lang w:val="en-GB"/>
        </w:rPr>
        <w:t xml:space="preserve">C) </w:t>
      </w:r>
      <w:bookmarkEnd w:id="2343"/>
      <w:r w:rsidRPr="00C421D6">
        <w:rPr>
          <w:rFonts w:cs="Times New Roman"/>
          <w:lang w:val="en-GB"/>
        </w:rPr>
        <w:t>in the 1950s es</w:t>
      </w:r>
      <w:r w:rsidRPr="00C421D6">
        <w:rPr>
          <w:lang w:val="en-GB"/>
        </w:rPr>
        <w:t>tablished that increasing atmospheric CO</w:t>
      </w:r>
      <w:r w:rsidRPr="00C421D6">
        <w:rPr>
          <w:vertAlign w:val="subscript"/>
          <w:lang w:val="en-GB"/>
        </w:rPr>
        <w:t>2</w:t>
      </w:r>
      <w:r w:rsidRPr="00C421D6">
        <w:rPr>
          <w:lang w:val="en-GB"/>
        </w:rPr>
        <w:t xml:space="preserve"> concentrations were due to fossil fuel combustion. Since all the </w:t>
      </w:r>
      <w:r w:rsidRPr="00C421D6">
        <w:rPr>
          <w:vertAlign w:val="superscript"/>
          <w:lang w:val="en-GB"/>
        </w:rPr>
        <w:t>14</w:t>
      </w:r>
      <w:r w:rsidRPr="00C421D6">
        <w:rPr>
          <w:lang w:val="en-GB"/>
        </w:rPr>
        <w:t xml:space="preserve">C once contained in fossil fuels long ago decayed into non-radioactive </w:t>
      </w:r>
      <w:r w:rsidRPr="00C421D6">
        <w:rPr>
          <w:vertAlign w:val="superscript"/>
          <w:lang w:val="en-GB"/>
        </w:rPr>
        <w:t>12</w:t>
      </w:r>
      <w:r w:rsidRPr="00C421D6">
        <w:rPr>
          <w:lang w:val="en-GB"/>
        </w:rPr>
        <w:t>C, the CO</w:t>
      </w:r>
      <w:r w:rsidRPr="00C421D6">
        <w:rPr>
          <w:vertAlign w:val="subscript"/>
          <w:lang w:val="en-GB"/>
        </w:rPr>
        <w:t>2</w:t>
      </w:r>
      <w:r w:rsidRPr="00C421D6">
        <w:rPr>
          <w:lang w:val="en-GB"/>
        </w:rPr>
        <w:t xml:space="preserve"> produced by their combustion reduces the overall concentration of atmospheric </w:t>
      </w:r>
      <w:r w:rsidRPr="00C421D6">
        <w:rPr>
          <w:vertAlign w:val="superscript"/>
          <w:lang w:val="en-GB"/>
        </w:rPr>
        <w:t>14</w:t>
      </w:r>
      <w:r w:rsidRPr="00C421D6">
        <w:rPr>
          <w:lang w:val="en-GB"/>
        </w:rPr>
        <w:t xml:space="preserve">C </w:t>
      </w:r>
      <w:r>
        <w:fldChar w:fldCharType="begin" w:fldLock="1"/>
      </w:r>
      <w:r w:rsidR="00E81B0B">
        <w:rPr>
          <w:lang w:val="en-GB"/>
        </w:rPr>
        <w:instrText>ADDIN CSL_CITATION { "citationItems" : [ { "id" : "ITEM-1", "itemData" : { "DOI" : "10.1126/science.122.3166.415-a", "ISSN" : "0036-8075", "author" : [ { "dropping-particle" : "", "family" : "Suess", "given" : "H. E.", "non-dropping-particle" : "", "parse-names" : false, "suffix" : "" } ], "container-title" : "Science", "id" : "ITEM-1", "issue" : "3166", "issued" : { "date-parts" : [ [ "1955", "9", "2" ] ] }, "page" : "415-417", "title" : "Radiocarbon Concentration in Modern Wood", "translator" : [ { "dropping-particle" : "", "family" : "H4361", "given" : "", "non-dropping-particle" : "", "parse-names" : false, "suffix" : "" } ], "type" : "article-journal", "volume" : "122" }, "uris" : [ "http://www.mendeley.com/documents/?uuid=df41e8ec-1ca5-469a-94b3-73365f75d882" ] } ], "mendeley" : { "formattedCitation" : "(Suess, 1955)", "plainTextFormattedCitation" : "(Suess, 1955)", "previouslyFormattedCitation" : "(Suess, 1955)" }, "properties" : { "noteIndex" : 0 }, "schema" : "https://github.com/citation-style-language/schema/raw/master/csl-citation.json" }</w:instrText>
      </w:r>
      <w:r>
        <w:fldChar w:fldCharType="separate"/>
      </w:r>
      <w:ins w:id="2344" w:author="Robin Matthews" w:date="2021-05-18T16:02:00Z">
        <w:r w:rsidR="00602365">
          <w:rPr>
            <w:noProof/>
            <w:lang w:val="en-GB"/>
          </w:rPr>
          <w:t>(Suess, 1955)</w:t>
        </w:r>
      </w:ins>
      <w:del w:id="2345" w:author="Robin Matthews" w:date="2021-05-18T16:02:00Z">
        <w:r w:rsidRPr="00C421D6" w:rsidDel="00602365">
          <w:rPr>
            <w:noProof/>
            <w:lang w:val="en-GB"/>
          </w:rPr>
          <w:delText>(Suess, 1955)</w:delText>
        </w:r>
      </w:del>
      <w:r>
        <w:fldChar w:fldCharType="end"/>
      </w:r>
      <w:r w:rsidRPr="00C421D6">
        <w:rPr>
          <w:lang w:val="en-GB"/>
        </w:rPr>
        <w:t>. Related work demonstrated</w:t>
      </w:r>
      <w:r w:rsidRPr="00C421D6">
        <w:rPr>
          <w:rFonts w:cs="Times New Roman"/>
          <w:lang w:val="en-GB"/>
        </w:rPr>
        <w:t xml:space="preserve"> that while the </w:t>
      </w:r>
      <w:r w:rsidR="00964056" w:rsidRPr="00C41086">
        <w:rPr>
          <w:rFonts w:cs="Times New Roman"/>
          <w:lang w:val="en-GB"/>
        </w:rPr>
        <w:t>ocean</w:t>
      </w:r>
      <w:r w:rsidRPr="00C421D6">
        <w:rPr>
          <w:rFonts w:cs="Times New Roman"/>
          <w:lang w:val="en-GB"/>
        </w:rPr>
        <w:t xml:space="preserve"> </w:t>
      </w:r>
      <w:r w:rsidR="00FA0AF2">
        <w:rPr>
          <w:rFonts w:cs="Times New Roman"/>
          <w:lang w:val="en-GB"/>
        </w:rPr>
        <w:t>was</w:t>
      </w:r>
      <w:r w:rsidR="00FA0AF2" w:rsidRPr="00C421D6">
        <w:rPr>
          <w:rFonts w:cs="Times New Roman"/>
          <w:lang w:val="en-GB"/>
        </w:rPr>
        <w:t xml:space="preserve"> </w:t>
      </w:r>
      <w:r w:rsidRPr="00C421D6">
        <w:rPr>
          <w:rFonts w:cs="Times New Roman"/>
          <w:lang w:val="en-GB"/>
        </w:rPr>
        <w:t>absorbing around 30% of anthropogenic CO</w:t>
      </w:r>
      <w:r w:rsidRPr="00C421D6">
        <w:rPr>
          <w:rFonts w:cs="Times New Roman"/>
          <w:vertAlign w:val="subscript"/>
          <w:lang w:val="en-GB"/>
        </w:rPr>
        <w:t>2</w:t>
      </w:r>
      <w:r w:rsidRPr="00C421D6">
        <w:rPr>
          <w:rFonts w:cs="Times New Roman"/>
          <w:lang w:val="en-GB"/>
        </w:rPr>
        <w:t>, these emissions were also accumulating in the atmosphere and biosphere (</w:t>
      </w:r>
      <w:del w:id="2346" w:author="Ian Blenkinsop" w:date="2021-07-05T12:38:00Z">
        <w:r w:rsidRPr="00C421D6" w:rsidDel="00241C9D">
          <w:rPr>
            <w:rFonts w:cs="Times New Roman"/>
            <w:lang w:val="en-GB"/>
          </w:rPr>
          <w:delText xml:space="preserve">see </w:delText>
        </w:r>
      </w:del>
      <w:r w:rsidRPr="00C421D6">
        <w:rPr>
          <w:rFonts w:cs="Times New Roman"/>
          <w:lang w:val="en-GB"/>
        </w:rPr>
        <w:t xml:space="preserve">Section 1.3.1 and Chapter 5, Section 5.2.1.5). </w:t>
      </w:r>
      <w:r w:rsidRPr="00C421D6">
        <w:rPr>
          <w:lang w:val="en-GB"/>
        </w:rPr>
        <w:t>Further work later established that atmospheric oxygen levels were decreasing in inverse relation to the anthropogenic CO</w:t>
      </w:r>
      <w:r w:rsidRPr="00C421D6">
        <w:rPr>
          <w:vertAlign w:val="subscript"/>
          <w:lang w:val="en-GB"/>
        </w:rPr>
        <w:t>2</w:t>
      </w:r>
      <w:r w:rsidRPr="00C421D6">
        <w:rPr>
          <w:lang w:val="en-GB"/>
        </w:rPr>
        <w:t xml:space="preserve"> increase, because combustion of carbon consumes oxygen to produce CO</w:t>
      </w:r>
      <w:r w:rsidRPr="00C421D6">
        <w:rPr>
          <w:vertAlign w:val="subscript"/>
          <w:lang w:val="en-GB"/>
        </w:rPr>
        <w:t>2</w:t>
      </w:r>
      <w:ins w:id="2347" w:author="Ian Blenkinsop" w:date="2021-07-05T12:42:00Z">
        <w:r w:rsidR="00E80CC4" w:rsidRPr="00E80CC4">
          <w:rPr>
            <w:lang w:val="en-GB"/>
            <w:rPrChange w:id="2348" w:author="Ian Blenkinsop" w:date="2021-07-05T12:42:00Z">
              <w:rPr>
                <w:vertAlign w:val="subscript"/>
                <w:lang w:val="en-GB"/>
              </w:rPr>
            </w:rPrChange>
          </w:rPr>
          <w:t xml:space="preserve"> </w:t>
        </w:r>
        <w:r w:rsidR="00E80CC4">
          <w:rPr>
            <w:lang w:val="en-GB"/>
          </w:rPr>
          <w:t>(</w:t>
        </w:r>
        <w:r w:rsidR="00E80CC4" w:rsidRPr="00C421D6">
          <w:rPr>
            <w:lang w:val="en-GB"/>
          </w:rPr>
          <w:t>Chapters 2 and 6</w:t>
        </w:r>
        <w:r w:rsidR="00E80CC4">
          <w:rPr>
            <w:lang w:val="en-GB"/>
          </w:rPr>
          <w:t>;</w:t>
        </w:r>
      </w:ins>
      <w:r w:rsidRPr="00C421D6">
        <w:rPr>
          <w:lang w:val="en-GB"/>
        </w:rPr>
        <w:t xml:space="preserve"> </w:t>
      </w:r>
      <w:r w:rsidR="0023034A">
        <w:fldChar w:fldCharType="begin" w:fldLock="1"/>
      </w:r>
      <w:r w:rsidR="00A94565">
        <w:rPr>
          <w:lang w:val="en-GB"/>
        </w:rPr>
        <w:instrText>ADDIN CSL_CITATION { "citationItems" : [ { "id" : "ITEM-1", "itemData" : { "DOI" : "10.1038/358723a0", "ISSN" : "1476-4687", "abstract" : "Measurements of changes in atmospheric molecular oxygen using a new interferometric technique show that the O2 content of air varies seasonally in both the Northern and Southern Hemispheres and is decreasing from year to year. The seasonal variations provide a new basis for estimating global rates of biological organic carbon production in the ocean, and the interannual decrease constrains estimates of the rate of anthropogenic CO2 uptake by the oceans.", "author" : [ { "dropping-particle" : "", "family" : "Keeling", "given" : "Ralph F", "non-dropping-particle" : "", "parse-names" : false, "suffix" : "" }, { "dropping-particle" : "", "family" : "Shertz", "given" : "Stephen R", "non-dropping-particle" : "", "parse-names" : false, "suffix" : "" } ], "container-title" : "Nature", "id" : "ITEM-1", "issue" : "6389", "issued" : { "date-parts" : [ [ "1992" ] ] }, "page" : "723-727", "title" : "Seasonal and interannual variations in atmospheric oxygen and implications for the global carbon cycle", "translator" : [ { "dropping-particle" : "", "family" : "H4443", "given" : "", "non-dropping-particle" : "", "parse-names" : false, "suffix" : "" } ], "type" : "article-journal", "volume" : "358" }, "uris" : [ "http://www.mendeley.com/documents/?uuid=a7c24173-263c-430d-8e4a-8dd4ca042b3a" ] }, { "id" : "ITEM-2", "itemData" : { "DOI" : "10.1017/CBO9781107415324.004", "ISBN" : "9781107661820", "author" : [ { "dropping-particle" : "", "family" : "IPCC", "given" : "", "non-dropping-particle" : "", "parse-names" : false, "suffix" : "" } ],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"ITEM-2", "issued" : { "date-parts" : [ [ "2013" ] ] }, "number-of-pages" : "1535", "publisher" : "Cambridge University Press", "publisher-place" : "Cambridge, United Kingdom and New York, NY, USA", "title" : "Climate Change 2013: The Physical Science Basis. Contribution of Working Group I to the Fifth Assessment Report of the Intergovernmental Panel on Climate Change", "translator" : [ { "dropping-particle" : "", "family" : "H4704", "given" : "Rt12", "non-dropping-particle" : "", "parse-names" : false, "suffix" : "" } ], "type" : "report" }, "uris" : [ "http://www.mendeley.com/documents/?uuid=20985b92-cfdd-47ac-93e2-af70e27d838b" ] } ], "mendeley" : { "formattedCitation" : "(Keeling and Shertz, 1992; IPCC, 2013a)", "manualFormatting" : "(Keeling and Shertz, 1992; IPCC, 2013a", "plainTextFormattedCitation" : "(Keeling and Shertz, 1992; IPCC, 2013a)", "previouslyFormattedCitation" : "(Keeling and Shertz, 1992; IPCC, 2013a)" }, "properties" : { "noteIndex" : 0 }, "schema" : "https://github.com/citation-style-language/schema/raw/master/csl-citation.json" }</w:instrText>
      </w:r>
      <w:r w:rsidR="0023034A">
        <w:fldChar w:fldCharType="separate"/>
      </w:r>
      <w:ins w:id="2349" w:author="Robin Matthews" w:date="2021-05-18T16:02:00Z">
        <w:del w:id="2350" w:author="Ian Blenkinsop" w:date="2021-07-05T12:42:00Z">
          <w:r w:rsidR="00602365" w:rsidDel="00E80CC4">
            <w:rPr>
              <w:noProof/>
              <w:lang w:val="en-GB"/>
            </w:rPr>
            <w:delText>(</w:delText>
          </w:r>
        </w:del>
        <w:r w:rsidR="00602365">
          <w:rPr>
            <w:noProof/>
            <w:lang w:val="en-GB"/>
          </w:rPr>
          <w:t>Keeling and Shertz, 1992; IPCC, 2013a</w:t>
        </w:r>
      </w:ins>
      <w:del w:id="2351" w:author="Robin Matthews" w:date="2021-05-18T16:02:00Z">
        <w:r w:rsidR="0023034A" w:rsidRPr="00C421D6" w:rsidDel="00602365">
          <w:rPr>
            <w:noProof/>
            <w:lang w:val="en-GB"/>
          </w:rPr>
          <w:delText>(Keeling and Shertz, 1992; IPCC, 2013a</w:delText>
        </w:r>
      </w:del>
      <w:r w:rsidR="0023034A">
        <w:fldChar w:fldCharType="end"/>
      </w:r>
      <w:del w:id="2352" w:author="Ian Blenkinsop" w:date="2021-07-05T12:39:00Z">
        <w:r w:rsidR="0023034A" w:rsidRPr="00C421D6" w:rsidDel="00E80CC4">
          <w:rPr>
            <w:lang w:val="en-GB"/>
          </w:rPr>
          <w:delText>,</w:delText>
        </w:r>
        <w:r w:rsidR="00DF18CF" w:rsidRPr="00C421D6" w:rsidDel="00E80CC4">
          <w:rPr>
            <w:lang w:val="en-GB"/>
          </w:rPr>
          <w:delText xml:space="preserve"> </w:delText>
        </w:r>
        <w:r w:rsidRPr="00C421D6" w:rsidDel="00E80CC4">
          <w:rPr>
            <w:lang w:val="en-GB"/>
          </w:rPr>
          <w:delText>Chapters 2 and 6</w:delText>
        </w:r>
      </w:del>
      <w:r w:rsidRPr="00C421D6">
        <w:rPr>
          <w:lang w:val="en-GB"/>
        </w:rPr>
        <w:t xml:space="preserve">). </w:t>
      </w:r>
      <w:r>
        <w:rPr>
          <w:rFonts w:cs="Times New Roman"/>
        </w:rPr>
        <w:fldChar w:fldCharType="begin" w:fldLock="1"/>
      </w:r>
      <w:r w:rsidR="00E81B0B">
        <w:rPr>
          <w:rFonts w:cs="Times New Roman"/>
          <w:lang w:val="en-GB"/>
        </w:rPr>
        <w:instrText>ADDIN CSL_CITATION { "citationItems" : [ { "id" : "ITEM-1", "itemData" : { "DOI" : "10.1111/j.2153-3490.1957.tb01849.x", "author" : [ { "dropping-particle" : "", "family" : "Revelle", "given" : "Roger", "non-dropping-particle" : "", "parse-names" : false, "suffix" : "" }, { "dropping-particle" : "", "family" : "Suess", "given" : "Hans E", "non-dropping-particle" : "", "parse-names" : false, "suffix" : "" } ], "container-title" : "Tellus", "id" : "ITEM-1", "issue" : "1", "issued" : { "date-parts" : [ [ "1957" ] ] }, "page" : "18-27", "title" : "Carbon Dioxide Exchange Between the Atmosphere and Ocean and the Question of an Increase of Atmospheric CO2 during the Past Decades", "translator" : [ { "dropping-particle" : "", "family" : "H2415", "given" : "", "non-dropping-particle" : "", "parse-names" : false, "suffix" : "" } ], "type" : "article-journal", "volume" : "9" }, "uris" : [ "http://www.mendeley.com/documents/?uuid=2ff92ff5-87b4-4af0-84c7-434739f016d0" ] } ], "mendeley" : { "formattedCitation" : "(Revelle and Suess, 1957)", "manualFormatting" : "Revelle and Suess (1957)", "plainTextFormattedCitation" : "(Revelle and Suess, 1957)", "previouslyFormattedCitation" : "(Revelle and Suess, 1957)" }, "properties" : { "noteIndex" : 0 }, "schema" : "https://github.com/citation-style-language/schema/raw/master/csl-citation.json" }</w:instrText>
      </w:r>
      <w:r>
        <w:rPr>
          <w:rFonts w:cs="Times New Roman"/>
        </w:rPr>
        <w:fldChar w:fldCharType="separate"/>
      </w:r>
      <w:ins w:id="2353" w:author="Robin Matthews" w:date="2021-05-18T16:02:00Z">
        <w:r w:rsidR="00602365">
          <w:rPr>
            <w:rFonts w:cs="Times New Roman"/>
            <w:noProof/>
            <w:lang w:val="en-GB"/>
          </w:rPr>
          <w:t>Revelle and Suess (1957)</w:t>
        </w:r>
      </w:ins>
      <w:del w:id="2354" w:author="Robin Matthews" w:date="2021-05-18T16:02:00Z">
        <w:r w:rsidRPr="00C421D6" w:rsidDel="00602365">
          <w:rPr>
            <w:rFonts w:cs="Times New Roman"/>
            <w:noProof/>
            <w:lang w:val="en-GB"/>
          </w:rPr>
          <w:delText>Revelle and Suess (1957)</w:delText>
        </w:r>
      </w:del>
      <w:r>
        <w:rPr>
          <w:rFonts w:cs="Times New Roman"/>
        </w:rPr>
        <w:fldChar w:fldCharType="end"/>
      </w:r>
      <w:r w:rsidRPr="00C421D6">
        <w:rPr>
          <w:rFonts w:cs="Times New Roman"/>
          <w:lang w:val="en-GB"/>
        </w:rPr>
        <w:t xml:space="preserve"> famously described fossil fuel emissions as a ‘large scale geophysical experiment’, in which ‘within a few centuries we are returning to the atmosphere and </w:t>
      </w:r>
      <w:r w:rsidR="00964056" w:rsidRPr="00C41086">
        <w:rPr>
          <w:rFonts w:cs="Times New Roman"/>
          <w:lang w:val="en-GB"/>
        </w:rPr>
        <w:t>ocean</w:t>
      </w:r>
      <w:r w:rsidRPr="00C421D6">
        <w:rPr>
          <w:rFonts w:cs="Times New Roman"/>
          <w:lang w:val="en-GB"/>
        </w:rPr>
        <w:t xml:space="preserve"> the concentrated organic carbon stored in sedimentary rocks over hundreds of millions of years</w:t>
      </w:r>
      <w:ins w:id="2355" w:author="Ian Blenkinsop" w:date="2021-07-05T12:43:00Z">
        <w:r w:rsidR="00E80CC4" w:rsidRPr="00C421D6">
          <w:rPr>
            <w:rFonts w:cs="Times New Roman"/>
            <w:lang w:val="en-GB"/>
          </w:rPr>
          <w:t>.</w:t>
        </w:r>
      </w:ins>
      <w:r w:rsidRPr="00C421D6">
        <w:rPr>
          <w:rFonts w:cs="Times New Roman"/>
          <w:lang w:val="en-GB"/>
        </w:rPr>
        <w:t>’</w:t>
      </w:r>
      <w:del w:id="2356" w:author="Ian Blenkinsop" w:date="2021-07-05T12:43:00Z">
        <w:r w:rsidRPr="00C421D6" w:rsidDel="00E80CC4">
          <w:rPr>
            <w:rFonts w:cs="Times New Roman"/>
            <w:lang w:val="en-GB"/>
          </w:rPr>
          <w:delText>.</w:delText>
        </w:r>
      </w:del>
      <w:r w:rsidRPr="00C421D6">
        <w:rPr>
          <w:rFonts w:cs="Times New Roman"/>
          <w:lang w:val="en-GB"/>
        </w:rPr>
        <w:t xml:space="preserve"> The 1960s saw increasing attention to other radiatively active gases, especially ozone</w:t>
      </w:r>
      <w:ins w:id="2357" w:author="Ian Blenkinsop" w:date="2021-07-05T12:43:00Z">
        <w:r w:rsidR="00E80CC4">
          <w:rPr>
            <w:rFonts w:cs="Times New Roman"/>
            <w:lang w:val="en-GB"/>
          </w:rPr>
          <w:t xml:space="preserve"> (0</w:t>
        </w:r>
        <w:r w:rsidR="00E80CC4" w:rsidRPr="00E80CC4">
          <w:rPr>
            <w:rFonts w:cs="Times New Roman"/>
            <w:vertAlign w:val="subscript"/>
            <w:lang w:val="en-GB"/>
            <w:rPrChange w:id="2358" w:author="Ian Blenkinsop" w:date="2021-07-05T12:43:00Z">
              <w:rPr>
                <w:rFonts w:cs="Times New Roman"/>
                <w:lang w:val="en-GB"/>
              </w:rPr>
            </w:rPrChange>
          </w:rPr>
          <w:t>3</w:t>
        </w:r>
        <w:r w:rsidR="00E80CC4" w:rsidRPr="00E80CC4">
          <w:rPr>
            <w:rFonts w:cs="Times New Roman"/>
            <w:lang w:val="en-GB"/>
            <w:rPrChange w:id="2359" w:author="Ian Blenkinsop" w:date="2021-07-05T12:43:00Z">
              <w:rPr>
                <w:rFonts w:cs="Times New Roman"/>
                <w:vertAlign w:val="subscript"/>
                <w:lang w:val="en-GB"/>
              </w:rPr>
            </w:rPrChange>
          </w:rPr>
          <w:t>;</w:t>
        </w:r>
      </w:ins>
      <w:r w:rsidRPr="00C421D6">
        <w:rPr>
          <w:rFonts w:cs="Times New Roman"/>
          <w:lang w:val="en-GB"/>
        </w:rPr>
        <w:t xml:space="preserve"> </w:t>
      </w:r>
      <w:r>
        <w:rPr>
          <w:rFonts w:cs="Times New Roman"/>
        </w:rPr>
        <w:fldChar w:fldCharType="begin" w:fldLock="1"/>
      </w:r>
      <w:r w:rsidR="00E81B0B">
        <w:rPr>
          <w:rFonts w:cs="Times New Roman"/>
          <w:lang w:val="en-GB"/>
        </w:rPr>
        <w:instrText>ADDIN CSL_CITATION { "citationItems" : [ { "id" : "ITEM-1", "itemData" : { "DOI" : "10.1175/1520-0493(1961)089&lt;0503:OTREAH&gt;2.0.CO;2", "ISSN" : "0027-0644", "author" : [ { "dropping-particle" : "", "family" : "Manabe", "given" : "Syukuro", "non-dropping-particle" : "", "parse-names" : false, "suffix" : "" }, { "dropping-particle" : "", "family" : "M\u00f6ller", "given" : "Fritz", "non-dropping-particle" : "", "parse-names" : false, "suffix" : "" } ], "container-title" : "Monthly Weather Review", "id" : "ITEM-1", "issue" : "12", "issued" : { "date-parts" : [ [ "1961", "12" ] ] }, "page" : "503-532", "title" : "On the Radiative Equilibrium and Heat Balance of the AtmosphereE", "translator" : [ { "dropping-particle" : "", "family" : "H2570", "given" : "", "non-dropping-particle" : "", "parse-names" : false, "suffix" : "" } ], "type" : "article-journal", "volume" : "89" }, "uris" : [ "http://www.mendeley.com/documents/?uuid=a178e1df-4c6a-49cd-b9db-a7210954f083" ] }, { "id" : "ITEM-2", "itemData" : { "DOI" : "10.1111/j.1749-6632.1961.tb50025.x", "author" : [ { "dropping-particle" : "", "family" : "Plass", "given" : "Gilbert N.", "non-dropping-particle" : "", "parse-names" : false, "suffix" : "" } ], "container-title" : "Annals of the New York Academy of Sciences", "id" : "ITEM-2", "issue" : "1", "issued" : { "date-parts" : [ [ "1961" ] ] }, "page" : "61-71", "title" : "The Influence of Infrared Absorptive Molecules on the Climate", "translator" : [ { "dropping-particle" : "", "family" : "H2571", "given" : "", "non-dropping-particle" : "", "parse-names" : false, "suffix" : "" } ], "type" : "article-journal", "volume" : "95" }, "uris" : [ "http://www.mendeley.com/documents/?uuid=f4af1529-2e57-4dbd-a99e-12a127f2aa74" ] } ], "mendeley" : { "formattedCitation" : "(Manabe and M\u00f6ller, 1961; Plass, 1961)", "plainTextFormattedCitation" : "(Manabe and M\u00f6ller, 1961; Plass, 1961)", "previouslyFormattedCitation" : "(Manabe and M\u00f6ller, 1961; Plass, 1961)" }, "properties" : { "noteIndex" : 0 }, "schema" : "https://github.com/citation-style-language/schema/raw/master/csl-citation.json" }</w:instrText>
      </w:r>
      <w:r>
        <w:rPr>
          <w:rFonts w:cs="Times New Roman"/>
        </w:rPr>
        <w:fldChar w:fldCharType="separate"/>
      </w:r>
      <w:ins w:id="2360" w:author="Robin Matthews" w:date="2021-05-18T16:02:00Z">
        <w:del w:id="2361" w:author="Ian Blenkinsop" w:date="2021-07-05T12:43:00Z">
          <w:r w:rsidR="00602365" w:rsidDel="00E80CC4">
            <w:rPr>
              <w:rFonts w:cs="Times New Roman"/>
              <w:noProof/>
              <w:lang w:val="en-GB"/>
            </w:rPr>
            <w:delText>(</w:delText>
          </w:r>
        </w:del>
        <w:r w:rsidR="00602365">
          <w:rPr>
            <w:rFonts w:cs="Times New Roman"/>
            <w:noProof/>
            <w:lang w:val="en-GB"/>
          </w:rPr>
          <w:t>Manabe and Möller, 1961; Plass, 1961)</w:t>
        </w:r>
      </w:ins>
      <w:del w:id="2362" w:author="Robin Matthews" w:date="2021-05-18T16:02:00Z">
        <w:r w:rsidR="00F8677F" w:rsidRPr="00C421D6" w:rsidDel="00602365">
          <w:rPr>
            <w:rFonts w:cs="Times New Roman"/>
            <w:noProof/>
            <w:lang w:val="en-GB"/>
          </w:rPr>
          <w:delText>(Manabe and Möller, 1961; Plass, 1961)</w:delText>
        </w:r>
      </w:del>
      <w:r>
        <w:rPr>
          <w:rFonts w:cs="Times New Roman"/>
        </w:rPr>
        <w:fldChar w:fldCharType="end"/>
      </w:r>
      <w:r w:rsidRPr="00C421D6">
        <w:rPr>
          <w:rFonts w:cs="Times New Roman"/>
          <w:lang w:val="en-GB"/>
        </w:rPr>
        <w:t>. Methane and nitrous oxide</w:t>
      </w:r>
      <w:ins w:id="2363" w:author="Ian Blenkinsop" w:date="2021-07-05T12:44:00Z">
        <w:r w:rsidR="00E80CC4">
          <w:rPr>
            <w:rFonts w:cs="Times New Roman"/>
            <w:lang w:val="en-GB"/>
          </w:rPr>
          <w:t xml:space="preserve"> (N</w:t>
        </w:r>
        <w:r w:rsidR="00E80CC4" w:rsidRPr="00E80CC4">
          <w:rPr>
            <w:rFonts w:cs="Times New Roman"/>
            <w:vertAlign w:val="subscript"/>
            <w:lang w:val="en-GB"/>
            <w:rPrChange w:id="2364" w:author="Ian Blenkinsop" w:date="2021-07-05T12:44:00Z">
              <w:rPr>
                <w:rFonts w:cs="Times New Roman"/>
                <w:lang w:val="en-GB"/>
              </w:rPr>
            </w:rPrChange>
          </w:rPr>
          <w:t>2</w:t>
        </w:r>
        <w:r w:rsidR="00E80CC4">
          <w:rPr>
            <w:rFonts w:cs="Times New Roman"/>
            <w:lang w:val="en-GB"/>
          </w:rPr>
          <w:t>O)</w:t>
        </w:r>
      </w:ins>
      <w:r w:rsidRPr="00C421D6">
        <w:rPr>
          <w:rFonts w:cs="Times New Roman"/>
          <w:lang w:val="en-GB"/>
        </w:rPr>
        <w:t xml:space="preserve"> were not considered systematically until the 1970s, when anthropogenic increases in those gases were first noted </w:t>
      </w:r>
      <w:r>
        <w:rPr>
          <w:rFonts w:cs="Times New Roman"/>
        </w:rPr>
        <w:fldChar w:fldCharType="begin" w:fldLock="1"/>
      </w:r>
      <w:r w:rsidR="00E81B0B">
        <w:rPr>
          <w:rFonts w:cs="Times New Roman"/>
          <w:lang w:val="en-GB"/>
        </w:rPr>
        <w:instrText>ADDIN CSL_CITATION { "citationItems" : [ { "id" : "ITEM-1", "itemData" : { "DOI" : "10.1126/science.194.4266.685", "ISSN" : "0036-8075", "author" : [ { "dropping-particle" : "", "family" : "Wang", "given" : "W. C.", "non-dropping-particle" : "", "parse-names" : false, "suffix" : "" }, { "dropping-particle" : "", "family" : "Yung", "given" : "Y. L.", "non-dropping-particle" : "", "parse-names" : false, "suffix" : "" }, { "dropping-particle" : "", "family" : "Lacis", "given" : "A. A.", "non-dropping-particle" : "", "parse-names" : false, "suffix" : "" }, { "dropping-particle" : "", "family" : "Mo", "given" : "T.", "non-dropping-particle" : "", "parse-names" : false, "suffix" : "" }, { "dropping-particle" : "", "family" : "Hansen", "given" : "J. E.", "non-dropping-particle" : "", "parse-names" : false, "suffix" : "" } ], "container-title" : "Science", "id" : "ITEM-1", "issue" : "4266", "issued" : { "date-parts" : [ [ "1976", "11", "12" ] ] }, "page" : "685-690", "title" : "Greenhouse Effects due to Man-Made Perturbations of Trace Gases", "translator" : [ { "dropping-particle" : "", "family" : "H4187", "given" : "", "non-dropping-particle" : "", "parse-names" : false, "suffix" : "" } ], "type" : "article-journal", "volume" : "194" }, "uris" : [ "http://www.mendeley.com/documents/?uuid=501909b4-788a-452c-8a0e-41415b6a912b" ] } ], "mendeley" : { "formattedCitation" : "(Wang et al., 1976)", "plainTextFormattedCitation" : "(Wang et al., 1976)", "previouslyFormattedCitation" : "(Wang et al., 1976)" }, "properties" : { "noteIndex" : 0 }, "schema" : "https://github.com/citation-style-language/schema/raw/master/csl-citation.json" }</w:instrText>
      </w:r>
      <w:r>
        <w:rPr>
          <w:rFonts w:cs="Times New Roman"/>
        </w:rPr>
        <w:fldChar w:fldCharType="separate"/>
      </w:r>
      <w:ins w:id="2365" w:author="Robin Matthews" w:date="2021-05-18T16:02:00Z">
        <w:r w:rsidR="00602365">
          <w:rPr>
            <w:rFonts w:cs="Times New Roman"/>
            <w:noProof/>
            <w:lang w:val="en-GB"/>
          </w:rPr>
          <w:t>(Wang et al., 1976)</w:t>
        </w:r>
      </w:ins>
      <w:del w:id="2366" w:author="Robin Matthews" w:date="2021-05-18T16:02:00Z">
        <w:r w:rsidRPr="00C421D6" w:rsidDel="00602365">
          <w:rPr>
            <w:rFonts w:cs="Times New Roman"/>
            <w:noProof/>
            <w:lang w:val="en-GB"/>
          </w:rPr>
          <w:delText>(Wang et al., 1976)</w:delText>
        </w:r>
      </w:del>
      <w:r>
        <w:rPr>
          <w:rFonts w:cs="Times New Roman"/>
        </w:rPr>
        <w:fldChar w:fldCharType="end"/>
      </w:r>
      <w:r w:rsidRPr="00C421D6">
        <w:rPr>
          <w:rFonts w:cs="Times New Roman"/>
          <w:lang w:val="en-GB"/>
        </w:rPr>
        <w:t xml:space="preserve">. In the 1970s and 1980s, scientists established that synthetic halocarbons (see </w:t>
      </w:r>
      <w:del w:id="2367" w:author="Ian Blenkinsop" w:date="2021-07-05T12:46:00Z">
        <w:r w:rsidRPr="00C421D6" w:rsidDel="00E80CC4">
          <w:rPr>
            <w:rFonts w:cs="Times New Roman"/>
            <w:lang w:val="en-GB"/>
          </w:rPr>
          <w:delText>A</w:delText>
        </w:r>
        <w:r w:rsidR="003E0A18" w:rsidDel="00E80CC4">
          <w:rPr>
            <w:rFonts w:cs="Times New Roman"/>
            <w:lang w:val="en-GB"/>
          </w:rPr>
          <w:delText>nnex</w:delText>
        </w:r>
        <w:r w:rsidRPr="00C421D6" w:rsidDel="00E80CC4">
          <w:rPr>
            <w:rFonts w:cs="Times New Roman"/>
            <w:lang w:val="en-GB"/>
          </w:rPr>
          <w:delText xml:space="preserve"> VII: </w:delText>
        </w:r>
      </w:del>
      <w:r w:rsidRPr="00C421D6">
        <w:rPr>
          <w:rFonts w:cs="Times New Roman"/>
          <w:lang w:val="en-GB"/>
        </w:rPr>
        <w:t xml:space="preserve">Glossary), including widely used refrigerants and propellants, were extremely potent greenhouse gases </w:t>
      </w:r>
      <w:ins w:id="2368" w:author="Ian Blenkinsop" w:date="2021-07-05T12:46:00Z">
        <w:r w:rsidR="00E80CC4">
          <w:rPr>
            <w:rFonts w:cs="Times New Roman"/>
            <w:lang w:val="en-GB"/>
          </w:rPr>
          <w:t>(</w:t>
        </w:r>
        <w:r w:rsidR="00E80CC4" w:rsidRPr="00C421D6">
          <w:rPr>
            <w:rFonts w:cs="Times New Roman"/>
            <w:lang w:val="en-GB"/>
          </w:rPr>
          <w:t>Section</w:t>
        </w:r>
      </w:ins>
      <w:ins w:id="2369" w:author="Ian Blenkinsop" w:date="2021-07-12T14:17:00Z">
        <w:r w:rsidR="00A87220">
          <w:rPr>
            <w:rFonts w:cs="Times New Roman"/>
            <w:lang w:val="en-GB"/>
          </w:rPr>
          <w:t>s</w:t>
        </w:r>
      </w:ins>
      <w:ins w:id="2370" w:author="Ian Blenkinsop" w:date="2021-07-05T12:46:00Z">
        <w:r w:rsidR="00E80CC4" w:rsidRPr="00C421D6">
          <w:rPr>
            <w:rFonts w:cs="Times New Roman"/>
            <w:lang w:val="en-GB"/>
          </w:rPr>
          <w:t xml:space="preserve"> 2.2.4.3</w:t>
        </w:r>
      </w:ins>
      <w:ins w:id="2371" w:author="Ian Blenkinsop" w:date="2021-07-12T14:17:00Z">
        <w:r w:rsidR="00A87220">
          <w:rPr>
            <w:rFonts w:cs="Times New Roman"/>
            <w:lang w:val="en-GB"/>
          </w:rPr>
          <w:t xml:space="preserve"> and</w:t>
        </w:r>
      </w:ins>
      <w:ins w:id="2372" w:author="Ian Blenkinsop" w:date="2021-07-05T12:46:00Z">
        <w:r w:rsidR="00E80CC4" w:rsidRPr="00C421D6">
          <w:rPr>
            <w:rFonts w:cs="Times New Roman"/>
            <w:lang w:val="en-GB"/>
          </w:rPr>
          <w:t xml:space="preserve"> 6.2.2.9</w:t>
        </w:r>
      </w:ins>
      <w:ins w:id="2373" w:author="Ian Blenkinsop" w:date="2021-07-05T12:47:00Z">
        <w:r w:rsidR="00E80CC4">
          <w:rPr>
            <w:rFonts w:cs="Times New Roman"/>
            <w:lang w:val="en-GB"/>
          </w:rPr>
          <w:t xml:space="preserve">; </w:t>
        </w:r>
      </w:ins>
      <w:r>
        <w:rPr>
          <w:rFonts w:cs="Times New Roman"/>
        </w:rPr>
        <w:fldChar w:fldCharType="begin" w:fldLock="1"/>
      </w:r>
      <w:r w:rsidR="00E81B0B">
        <w:rPr>
          <w:rFonts w:cs="Times New Roman"/>
          <w:lang w:val="en-GB"/>
        </w:rPr>
        <w:instrText>ADDIN CSL_CITATION { "citationItems" : [ { "id" : "ITEM-1", "itemData" : { "DOI" : "10.1126/science.190.4209.50", "ISSN" : "0036-8075", "author" : [ { "dropping-particle" : "", "family" : "Ramanathan", "given" : "V.", "non-dropping-particle" : "", "parse-names" : false, "suffix" : "" } ], "container-title" : "Science", "id" : "ITEM-1", "issue" : "4209", "issued" : { "date-parts" : [ [ "1975", "10", "3" ] ] }, "page" : "50-52", "title" : "Greenhouse Effect Due to Chlorofluorocarbons: Climatic Implications", "translator" : [ { "dropping-particle" : "", "family" : "H4182", "given" : "", "non-dropping-particle" : "", "parse-names" : false, "suffix" : "" } ], "type" : "article-journal", "volume" : "190" }, "uris" : [ "http://www.mendeley.com/documents/?uuid=d04b94f7-1de0-4096-8dd0-37502b57019c" ] } ], "mendeley" : { "formattedCitation" : "(Ramanathan, 1975)", "manualFormatting" : "(Ramanathan, 1975", "plainTextFormattedCitation" : "(Ramanathan, 1975)", "previouslyFormattedCitation" : "(Ramanathan, 1975)" }, "properties" : { "noteIndex" : 0 }, "schema" : "https://github.com/citation-style-language/schema/raw/master/csl-citation.json" }</w:instrText>
      </w:r>
      <w:r>
        <w:rPr>
          <w:rFonts w:cs="Times New Roman"/>
        </w:rPr>
        <w:fldChar w:fldCharType="separate"/>
      </w:r>
      <w:ins w:id="2374" w:author="Robin Matthews" w:date="2021-05-18T16:02:00Z">
        <w:del w:id="2375" w:author="Ian Blenkinsop" w:date="2021-07-05T12:47:00Z">
          <w:r w:rsidR="00602365" w:rsidDel="00E80CC4">
            <w:rPr>
              <w:rFonts w:cs="Times New Roman"/>
              <w:noProof/>
              <w:lang w:val="en-GB"/>
            </w:rPr>
            <w:delText>(</w:delText>
          </w:r>
        </w:del>
        <w:r w:rsidR="00602365">
          <w:rPr>
            <w:rFonts w:cs="Times New Roman"/>
            <w:noProof/>
            <w:lang w:val="en-GB"/>
          </w:rPr>
          <w:t>Ramanathan, 1975</w:t>
        </w:r>
      </w:ins>
      <w:del w:id="2376" w:author="Robin Matthews" w:date="2021-05-18T16:02:00Z">
        <w:r w:rsidRPr="00C421D6" w:rsidDel="00602365">
          <w:rPr>
            <w:rFonts w:cs="Times New Roman"/>
            <w:noProof/>
            <w:lang w:val="en-GB"/>
          </w:rPr>
          <w:delText>(Ramanathan, 1975</w:delText>
        </w:r>
      </w:del>
      <w:r>
        <w:rPr>
          <w:rFonts w:cs="Times New Roman"/>
        </w:rPr>
        <w:fldChar w:fldCharType="end"/>
      </w:r>
      <w:del w:id="2377" w:author="Ian Blenkinsop" w:date="2021-07-05T12:47:00Z">
        <w:r w:rsidRPr="00C421D6" w:rsidDel="00E80CC4">
          <w:rPr>
            <w:rFonts w:cs="Times New Roman"/>
            <w:lang w:val="en-GB"/>
          </w:rPr>
          <w:delText>;</w:delText>
        </w:r>
      </w:del>
      <w:del w:id="2378" w:author="Ian Blenkinsop" w:date="2021-07-05T12:46:00Z">
        <w:r w:rsidRPr="00C421D6" w:rsidDel="00E80CC4">
          <w:rPr>
            <w:rFonts w:cs="Times New Roman"/>
            <w:lang w:val="en-GB"/>
          </w:rPr>
          <w:delText xml:space="preserve"> Chapter 2, Section 2.2.4.3; Chapter 6, section 6.2.2.9</w:delText>
        </w:r>
      </w:del>
      <w:r w:rsidRPr="00C421D6">
        <w:rPr>
          <w:rFonts w:cs="Times New Roman"/>
          <w:lang w:val="en-GB"/>
        </w:rPr>
        <w:t xml:space="preserve">). When these chemicals were also found to be depleting the stratospheric ozone layer, they were stringently and successfully regulated on a global basis by the 1987 Montreal Protocol on the Ozone Layer and successor agreements </w:t>
      </w:r>
      <w:r>
        <w:rPr>
          <w:rFonts w:cs="Times New Roman"/>
        </w:rPr>
        <w:fldChar w:fldCharType="begin" w:fldLock="1"/>
      </w:r>
      <w:r w:rsidR="00E81B0B">
        <w:rPr>
          <w:rFonts w:cs="Times New Roman"/>
          <w:lang w:val="en-GB"/>
        </w:rPr>
        <w:instrText>ADDIN CSL_CITATION { "citationItems" : [ { "id" : "ITEM-1", "itemData" : { "DOI" : "10.1093/0195155491.001.0001", "ISBN" : "978-0195155495", "author" : [ { "dropping-particle" : "", "family" : "Parson", "given" : "Edward A.", "non-dropping-particle" : "", "parse-names" : false, "suffix" : "" } ], "id" : "ITEM-1", "issued" : { "date-parts" : [ [ "2003" ] ] }, "number-of-pages" : "400", "publisher" : "Oxford University Press", "publisher-place" : "Oxford, UK", "title" : "Protecting the Ozone Layer: Science and Strategy", "translator" : [ { "dropping-particle" : "", "family" : "H4184", "given" : "Rt4", "non-dropping-particle" : "", "parse-names" : false, "suffix" : "" } ], "type" : "book" }, "uris" : [ "http://www.mendeley.com/documents/?uuid=16719e10-0f1b-40de-8a8a-ff942afc8ab6" ] } ], "mendeley" : { "formattedCitation" : "(Parson, 2003)", "plainTextFormattedCitation" : "(Parson, 2003)", "previouslyFormattedCitation" : "(Parson, 2003)" }, "properties" : { "noteIndex" : 0 }, "schema" : "https://github.com/citation-style-language/schema/raw/master/csl-citation.json" }</w:instrText>
      </w:r>
      <w:r>
        <w:rPr>
          <w:rFonts w:cs="Times New Roman"/>
        </w:rPr>
        <w:fldChar w:fldCharType="separate"/>
      </w:r>
      <w:ins w:id="2379" w:author="Robin Matthews" w:date="2021-05-18T16:02:00Z">
        <w:r w:rsidR="00602365">
          <w:rPr>
            <w:rFonts w:cs="Times New Roman"/>
            <w:noProof/>
            <w:lang w:val="en-GB"/>
          </w:rPr>
          <w:t>(Parson, 2003)</w:t>
        </w:r>
      </w:ins>
      <w:del w:id="2380" w:author="Robin Matthews" w:date="2021-05-18T16:02:00Z">
        <w:r w:rsidRPr="00C421D6" w:rsidDel="00602365">
          <w:rPr>
            <w:rFonts w:cs="Times New Roman"/>
            <w:noProof/>
            <w:lang w:val="en-GB"/>
          </w:rPr>
          <w:delText>(Parson, 2003)</w:delText>
        </w:r>
      </w:del>
      <w:r>
        <w:rPr>
          <w:rFonts w:cs="Times New Roman"/>
        </w:rPr>
        <w:fldChar w:fldCharType="end"/>
      </w:r>
      <w:r w:rsidRPr="00C421D6">
        <w:rPr>
          <w:rFonts w:cs="Times New Roman"/>
          <w:lang w:val="en-GB"/>
        </w:rPr>
        <w:t xml:space="preserve">. </w:t>
      </w:r>
    </w:p>
    <w:bookmarkEnd w:id="2342"/>
    <w:p w14:paraId="6501C453" w14:textId="77777777" w:rsidR="00102875" w:rsidRPr="00C421D6" w:rsidRDefault="00102875" w:rsidP="00102875">
      <w:pPr>
        <w:pStyle w:val="AR6BodyText"/>
        <w:rPr>
          <w:lang w:val="en-GB"/>
        </w:rPr>
      </w:pPr>
    </w:p>
    <w:p w14:paraId="0FD59778" w14:textId="74DED1FC" w:rsidR="00102875" w:rsidRPr="00C421D6" w:rsidRDefault="00102875" w:rsidP="00102875">
      <w:pPr>
        <w:pStyle w:val="AR6BodyText"/>
        <w:rPr>
          <w:lang w:val="en-GB"/>
        </w:rPr>
      </w:pPr>
      <w:r w:rsidRPr="00C421D6">
        <w:rPr>
          <w:rFonts w:cs="Times New Roman"/>
          <w:lang w:val="en-GB"/>
        </w:rPr>
        <w:t>Radioactive fallout from atmospheric nuclear weapons testing (1940s</w:t>
      </w:r>
      <w:r w:rsidRPr="00C421D6">
        <w:rPr>
          <w:rFonts w:ascii="Arial" w:hAnsi="Arial" w:cs="Arial"/>
          <w:color w:val="202122"/>
          <w:sz w:val="21"/>
          <w:szCs w:val="21"/>
          <w:shd w:val="clear" w:color="auto" w:fill="FDFDFD"/>
          <w:lang w:val="en-GB"/>
        </w:rPr>
        <w:t>–</w:t>
      </w:r>
      <w:r w:rsidRPr="00C421D6">
        <w:rPr>
          <w:rFonts w:cs="Times New Roman"/>
          <w:lang w:val="en-GB"/>
        </w:rPr>
        <w:t>1950s) and urban smog (1950s</w:t>
      </w:r>
      <w:r w:rsidRPr="00C421D6">
        <w:rPr>
          <w:rFonts w:ascii="Arial" w:hAnsi="Arial" w:cs="Arial"/>
          <w:color w:val="202122"/>
          <w:sz w:val="21"/>
          <w:szCs w:val="21"/>
          <w:shd w:val="clear" w:color="auto" w:fill="FDFDFD"/>
          <w:lang w:val="en-GB"/>
        </w:rPr>
        <w:t>–</w:t>
      </w:r>
      <w:r w:rsidRPr="00C421D6">
        <w:rPr>
          <w:rFonts w:cs="Times New Roman"/>
          <w:lang w:val="en-GB"/>
        </w:rPr>
        <w:t xml:space="preserve">1960s) first </w:t>
      </w:r>
      <w:commentRangeStart w:id="2381"/>
      <w:r w:rsidRPr="00C421D6">
        <w:rPr>
          <w:rFonts w:cs="Times New Roman"/>
          <w:lang w:val="en-GB"/>
        </w:rPr>
        <w:t xml:space="preserve">provoked </w:t>
      </w:r>
      <w:commentRangeEnd w:id="2381"/>
      <w:r w:rsidR="00E80CC4">
        <w:rPr>
          <w:rStyle w:val="CommentReference"/>
        </w:rPr>
        <w:commentReference w:id="2381"/>
      </w:r>
      <w:r w:rsidRPr="00C421D6">
        <w:rPr>
          <w:rFonts w:cs="Times New Roman"/>
          <w:lang w:val="en-GB"/>
        </w:rPr>
        <w:t xml:space="preserve">widespread attention to anthropogenic aerosols and ozone in the troposphere </w:t>
      </w:r>
      <w:r>
        <w:rPr>
          <w:rFonts w:cs="Times New Roman"/>
        </w:rPr>
        <w:fldChar w:fldCharType="begin" w:fldLock="1"/>
      </w:r>
      <w:r w:rsidR="00E81B0B">
        <w:rPr>
          <w:rFonts w:cs="Times New Roman"/>
          <w:lang w:val="en-GB"/>
        </w:rPr>
        <w:instrText>ADDIN CSL_CITATION { "citationItems" : [ { "id" : "ITEM-1", "itemData" : { "DOI" : "10.1177/0096340212451574", "ISSN" : "0096-3402", "author" : [ { "dropping-particle" : "", "family" : "Edwards", "given" : "Paul N.", "non-dropping-particle" : "", "parse-names" : false, "suffix" : "" } ], "container-title" : "Bulletin of the Atomic Scientists", "id" : "ITEM-1", "issue" : "4", "issued" : { "date-parts" : [ [ "2012", "7", "27" ] ] }, "page" : "28-40", "title" : "Entangled histories: Climate science and nuclear weapons research", "translator" : [ { "dropping-particle" : "", "family" : "H3900", "given" : "", "non-dropping-particle" : "", "parse-names" : false, "suffix" : "" } ], "type" : "article-journal", "volume" : "68" }, "uris" : [ "http://www.mendeley.com/documents/?uuid=3f0068f7-0d3a-4123-8b42-3deb35a07d01" ] } ], "mendeley" : { "formattedCitation" : "(Edwards, 2012)", "plainTextFormattedCitation" : "(Edwards, 2012)", "previouslyFormattedCitation" : "(Edwards, 2012)" }, "properties" : { "noteIndex" : 0 }, "schema" : "https://github.com/citation-style-language/schema/raw/master/csl-citation.json" }</w:instrText>
      </w:r>
      <w:r>
        <w:rPr>
          <w:rFonts w:cs="Times New Roman"/>
        </w:rPr>
        <w:fldChar w:fldCharType="separate"/>
      </w:r>
      <w:ins w:id="2382" w:author="Robin Matthews" w:date="2021-05-18T16:02:00Z">
        <w:r w:rsidR="00602365">
          <w:rPr>
            <w:rFonts w:cs="Times New Roman"/>
            <w:noProof/>
            <w:lang w:val="en-GB"/>
          </w:rPr>
          <w:t>(Edwards, 2012)</w:t>
        </w:r>
      </w:ins>
      <w:del w:id="2383" w:author="Robin Matthews" w:date="2021-05-18T16:02:00Z">
        <w:r w:rsidRPr="00C421D6" w:rsidDel="00602365">
          <w:rPr>
            <w:rFonts w:cs="Times New Roman"/>
            <w:noProof/>
            <w:lang w:val="en-GB"/>
          </w:rPr>
          <w:delText>(Edwards, 2012)</w:delText>
        </w:r>
      </w:del>
      <w:r>
        <w:rPr>
          <w:rFonts w:cs="Times New Roman"/>
        </w:rPr>
        <w:fldChar w:fldCharType="end"/>
      </w:r>
      <w:r w:rsidRPr="00C421D6">
        <w:rPr>
          <w:rFonts w:cs="Times New Roman"/>
          <w:lang w:val="en-GB"/>
        </w:rPr>
        <w:t>. Theory, measurement</w:t>
      </w:r>
      <w:del w:id="2384" w:author="Ian Blenkinsop" w:date="2021-07-05T12:49:00Z">
        <w:r w:rsidRPr="00C421D6" w:rsidDel="00DA030D">
          <w:rPr>
            <w:rFonts w:cs="Times New Roman"/>
            <w:lang w:val="en-GB"/>
          </w:rPr>
          <w:delText>,</w:delText>
        </w:r>
      </w:del>
      <w:r w:rsidRPr="00C421D6">
        <w:rPr>
          <w:rFonts w:cs="Times New Roman"/>
          <w:lang w:val="en-GB"/>
        </w:rPr>
        <w:t xml:space="preserve"> and modelling of these substances developed steadily from the 1950s </w:t>
      </w:r>
      <w:r>
        <w:rPr>
          <w:rFonts w:cs="Times New Roman"/>
        </w:rPr>
        <w:fldChar w:fldCharType="begin" w:fldLock="1"/>
      </w:r>
      <w:r w:rsidR="00E81B0B">
        <w:rPr>
          <w:rFonts w:cs="Times New Roman"/>
          <w:lang w:val="en-GB"/>
        </w:rPr>
        <w:instrText>ADDIN CSL_CITATION { "citationItems" : [ { "id" : "ITEM-1", "itemData" : { "DOI" : "10.1007/s41810-019-00039-0", "ISSN" : "2510-375X", "author" : [ { "dropping-particle" : "", "family" : "Hidy", "given" : "G. M.", "non-dropping-particle" : "", "parse-names" : false, "suffix" : "" } ], "container-title" : "Aerosol Science and Engineering", "id" : "ITEM-1", "issue" : "1", "issued" : { "date-parts" : [ [ "2019", "3", "23" ] ] }, "page" : "1-20", "title" : "Atmospheric Aerosols: Some Highlights and Highlighters, 1950 to 2018", "translator" : [ { "dropping-particle" : "", "family" : "H4624", "given" : "", "non-dropping-particle" : "", "parse-names" : false, "suffix" : "" } ], "type" : "article-journal", "volume" : "3" }, "uris" : [ "http://www.mendeley.com/documents/?uuid=c3ad56d8-a055-49ff-8a45-d16c69e1d2f4" ] } ], "mendeley" : { "formattedCitation" : "(Hidy, 2019)", "plainTextFormattedCitation" : "(Hidy, 2019)", "previouslyFormattedCitation" : "(Hidy, 2019)" }, "properties" : { "noteIndex" : 0 }, "schema" : "https://github.com/citation-style-language/schema/raw/master/csl-citation.json" }</w:instrText>
      </w:r>
      <w:r>
        <w:rPr>
          <w:rFonts w:cs="Times New Roman"/>
        </w:rPr>
        <w:fldChar w:fldCharType="separate"/>
      </w:r>
      <w:ins w:id="2385" w:author="Robin Matthews" w:date="2021-05-18T16:02:00Z">
        <w:r w:rsidR="00602365">
          <w:rPr>
            <w:rFonts w:cs="Times New Roman"/>
            <w:noProof/>
            <w:lang w:val="en-GB"/>
          </w:rPr>
          <w:t>(Hidy, 2019)</w:t>
        </w:r>
      </w:ins>
      <w:del w:id="2386" w:author="Robin Matthews" w:date="2021-05-18T16:02:00Z">
        <w:r w:rsidRPr="00C421D6" w:rsidDel="00602365">
          <w:rPr>
            <w:rFonts w:cs="Times New Roman"/>
            <w:noProof/>
            <w:lang w:val="en-GB"/>
          </w:rPr>
          <w:delText>(Hidy, 2019)</w:delText>
        </w:r>
      </w:del>
      <w:r>
        <w:rPr>
          <w:rFonts w:cs="Times New Roman"/>
        </w:rPr>
        <w:fldChar w:fldCharType="end"/>
      </w:r>
      <w:r w:rsidRPr="00C421D6">
        <w:rPr>
          <w:lang w:val="en-GB"/>
        </w:rPr>
        <w:t xml:space="preserve">. </w:t>
      </w:r>
      <w:r w:rsidRPr="00C421D6">
        <w:rPr>
          <w:rFonts w:cs="Times New Roman"/>
          <w:lang w:val="en-GB"/>
        </w:rPr>
        <w:t xml:space="preserve">However, the radiative effects of anthropogenic aerosols did not receive sustained study until around 1970 </w:t>
      </w:r>
      <w:r>
        <w:rPr>
          <w:rFonts w:cs="Times New Roman"/>
        </w:rPr>
        <w:fldChar w:fldCharType="begin" w:fldLock="1"/>
      </w:r>
      <w:r w:rsidR="00E81B0B">
        <w:rPr>
          <w:rFonts w:cs="Times New Roman"/>
          <w:lang w:val="en-GB"/>
        </w:rPr>
        <w:instrText>ADDIN CSL_CITATION { "citationItems" : [ { "id" : "ITEM-1", "itemData" : { "DOI" : "10.1007/978-94-010-3290-2_14", "ISBN" : "978-94-010-3290-2", "author" : [ { "dropping-particle" : "", "family" : "Bryson", "given" : "Reid A.", "non-dropping-particle" : "", "parse-names" : false, "suffix" : "" }, { "dropping-particle" : "", "family" : "Wendland", "given" : "Wayne M.", "non-dropping-particle" : "", "parse-names" : false, "suffix" : "" } ], "container-title" : "Global Effects of Environmental Pollution: A Symposium Organized by the American Association for the Advancement of Science Held in Dallas, Texas, December 1968", "editor" : [ { "dropping-particle" : "", "family" : "Singer", "given" : "S. Fred", "non-dropping-particle" : "", "parse-names" : false, "suffix" : "" } ], "id" : "ITEM-1", "issued" : { "date-parts" : [ [ "1970" ] ] }, "page" : "139-147", "publisher" : "Springer", "publisher-place" : "Dordrecht, The Netherlands", "title" : "Climatic effects of atmospheric pollution", "translator" : [ { "dropping-particle" : "", "family" : "H1609", "given" : "Rt6", "non-dropping-particle" : "", "parse-names" : false, "suffix" : "" } ], "type" : "chapter" }, "uris" : [ "http://www.mendeley.com/documents/?uuid=be12080d-870d-450f-9ca7-e2f6e354b3d7" ] }, { "id" : "ITEM-2", "itemData" : { "DOI" : "10.1126/science.173.3992.138", "ISSN" : "0036-8075", "abstract" : "Effects on the global temperature of large increases in carbon dioxide and aerosol densities in the atmosphere of Earth have been computed. It is found that, although the addition of carbon dioxide in the atmosphere does increase the surface temperature, the rate of temperature increase diminishes with increasing carbon dioxide in the atmosphere. For aerosols, however, the net effect of increase in density is to reduce the surface temperature of Earth. Because of the exponential dependence of the backscattering, the rate of temperature decrease is augmented with increasing aerosol content. An increase by only a factor of 4 in global aerosol background concentration may be sufficient to reduce the surface temperature by as much as 3.5\u00b0K. If sustained over a period of several years, such a temperature decrease over the whole globe is believed to be sufficient to trigger an ice age.", "author" : [ { "dropping-particle" : "", "family" : "Rasool", "given" : "S. I.", "non-dropping-particle" : "", "parse-names" : false, "suffix" : "" }, { "dropping-particle" : "", "family" : "Schneider", "given" : "S. H.", "non-dropping-particle" : "", "parse-names" : false, "suffix" : "" } ], "container-title" : "Science", "id" : "ITEM-2", "issue" : "3992", "issued" : { "date-parts" : [ [ "1971", "7" ] ] }, "page" : "138-141", "title" : "Atmospheric Carbon Dioxide and Aerosols: Effects of Large Increases on Global Climate", "translator" : [ { "dropping-particle" : "", "family" : "H4336", "given" : "", "non-dropping-particle" : "", "parse-names" : false, "suffix" : "" } ], "type" : "article-journal", "volume" : "173" }, "uris" : [ "http://www.mendeley.com/documents/?uuid=936e215a-c3fe-4962-8d8a-101cb205d3bc" ] } ], "mendeley" : { "formattedCitation" : "(Bryson and Wendland, 1970; Rasool and Schneider, 1971)", "plainTextFormattedCitation" : "(Bryson and Wendland, 1970; Rasool and Schneider, 1971)", "previouslyFormattedCitation" : "(Bryson and Wendland, 1970; Rasool and Schneider, 1971)" }, "properties" : { "noteIndex" : 0 }, "schema" : "https://github.com/citation-style-language/schema/raw/master/csl-citation.json" }</w:instrText>
      </w:r>
      <w:r>
        <w:rPr>
          <w:rFonts w:cs="Times New Roman"/>
        </w:rPr>
        <w:fldChar w:fldCharType="separate"/>
      </w:r>
      <w:ins w:id="2387" w:author="Robin Matthews" w:date="2021-05-18T16:02:00Z">
        <w:r w:rsidR="00602365">
          <w:rPr>
            <w:rFonts w:cs="Times New Roman"/>
            <w:noProof/>
            <w:lang w:val="en-GB"/>
          </w:rPr>
          <w:t>(Bryson and Wendland, 1970; Rasool and Schneider, 1971)</w:t>
        </w:r>
      </w:ins>
      <w:del w:id="2388" w:author="Robin Matthews" w:date="2021-05-18T16:02:00Z">
        <w:r w:rsidR="00F8677F" w:rsidRPr="00C421D6" w:rsidDel="00602365">
          <w:rPr>
            <w:rFonts w:cs="Times New Roman"/>
            <w:noProof/>
            <w:lang w:val="en-GB"/>
          </w:rPr>
          <w:delText>(Bryson and Wendland, 1970; Rasool and Schneider, 1971)</w:delText>
        </w:r>
      </w:del>
      <w:r>
        <w:rPr>
          <w:rFonts w:cs="Times New Roman"/>
        </w:rPr>
        <w:fldChar w:fldCharType="end"/>
      </w:r>
      <w:r w:rsidRPr="00C421D6">
        <w:rPr>
          <w:rFonts w:cs="Times New Roman"/>
          <w:lang w:val="en-GB"/>
        </w:rPr>
        <w:t xml:space="preserve">, when their potential as cooling agents was </w:t>
      </w:r>
      <w:del w:id="2389" w:author="Ian Blenkinsop" w:date="2021-07-05T12:49:00Z">
        <w:r w:rsidRPr="00C421D6" w:rsidDel="00DA030D">
          <w:rPr>
            <w:rFonts w:cs="Times New Roman"/>
            <w:lang w:val="en-GB"/>
          </w:rPr>
          <w:delText xml:space="preserve">recognised </w:delText>
        </w:r>
      </w:del>
      <w:ins w:id="2390" w:author="Ian Blenkinsop" w:date="2021-07-05T12:49:00Z">
        <w:r w:rsidR="00DA030D" w:rsidRPr="00C421D6">
          <w:rPr>
            <w:rFonts w:cs="Times New Roman"/>
            <w:lang w:val="en-GB"/>
          </w:rPr>
          <w:t>recogni</w:t>
        </w:r>
        <w:r w:rsidR="00DA030D">
          <w:rPr>
            <w:rFonts w:cs="Times New Roman"/>
            <w:lang w:val="en-GB"/>
          </w:rPr>
          <w:t>z</w:t>
        </w:r>
        <w:r w:rsidR="00DA030D" w:rsidRPr="00C421D6">
          <w:rPr>
            <w:rFonts w:cs="Times New Roman"/>
            <w:lang w:val="en-GB"/>
          </w:rPr>
          <w:t xml:space="preserve">ed </w:t>
        </w:r>
      </w:ins>
      <w:r>
        <w:rPr>
          <w:rFonts w:cs="Times New Roman"/>
        </w:rPr>
        <w:fldChar w:fldCharType="begin" w:fldLock="1"/>
      </w:r>
      <w:r w:rsidR="00E81B0B">
        <w:rPr>
          <w:rFonts w:cs="Times New Roman"/>
          <w:lang w:val="en-GB"/>
        </w:rPr>
        <w:instrText>ADDIN CSL_CITATION { "citationItems" : [ { "id" : "ITEM-1", "itemData" : { "DOI" : "10.1175/2008BAMS2370.1", "ISSN" : "0003-0007", "abstract" : "Bulletin of the American Meteorological Society", "author" : [ { "dropping-particle" : "", "family" : "Peterson", "given" : "Thomas C", "non-dropping-particle" : "", "parse-names" : false, "suffix" : "" }, { "dropping-particle" : "", "family" : "Connolley", "given" : "William M", "non-dropping-particle" : "", "parse-names" : false, "suffix" : "" }, { "dropping-particle" : "", "family" : "Fleck", "given" : "John", "non-dropping-particle" : "", "parse-names" : false, "suffix" : "" } ], "container-title" : "Bulletin of the American Meteorological Society", "id" : "ITEM-1", "issue" : "9", "issued" : { "date-parts" : [ [ "2008", "9" ] ] }, "note" : "Times cited: 1", "page" : "1325-1338", "title" : "The Myth of the 1970s Global Cooling Consensus", "translator" : [ { "dropping-particle" : "", "family" : "H2486", "given" : "", "non-dropping-particle" : "", "parse-names" : false, "suffix" : "" } ], "type" : "article-journal", "volume" : "89" }, "uris" : [ "http://www.mendeley.com/documents/?uuid=c22b55ea-edb1-4761-bba6-7e33ef7b1fdf" ] } ], "mendeley" : { "formattedCitation" : "(Peterson et al., 2008)", "plainTextFormattedCitation" : "(Peterson et al., 2008)", "previouslyFormattedCitation" : "(Peterson et al., 2008)" }, "properties" : { "noteIndex" : 0 }, "schema" : "https://github.com/citation-style-language/schema/raw/master/csl-citation.json" }</w:instrText>
      </w:r>
      <w:r>
        <w:rPr>
          <w:rFonts w:cs="Times New Roman"/>
        </w:rPr>
        <w:fldChar w:fldCharType="separate"/>
      </w:r>
      <w:ins w:id="2391" w:author="Robin Matthews" w:date="2021-05-18T16:02:00Z">
        <w:r w:rsidR="00602365">
          <w:rPr>
            <w:rFonts w:cs="Times New Roman"/>
            <w:noProof/>
            <w:lang w:val="en-GB"/>
          </w:rPr>
          <w:t>(Peterson et al., 2008)</w:t>
        </w:r>
      </w:ins>
      <w:del w:id="2392" w:author="Robin Matthews" w:date="2021-05-18T16:02:00Z">
        <w:r w:rsidRPr="00C421D6" w:rsidDel="00602365">
          <w:rPr>
            <w:rFonts w:cs="Times New Roman"/>
            <w:noProof/>
            <w:lang w:val="en-GB"/>
          </w:rPr>
          <w:delText>(Peterson et al., 2008)</w:delText>
        </w:r>
      </w:del>
      <w:r>
        <w:rPr>
          <w:rFonts w:cs="Times New Roman"/>
        </w:rPr>
        <w:fldChar w:fldCharType="end"/>
      </w:r>
      <w:r w:rsidRPr="00C421D6">
        <w:rPr>
          <w:rFonts w:cs="Times New Roman"/>
          <w:lang w:val="en-GB"/>
        </w:rPr>
        <w:t xml:space="preserve">. The US Climatic Impact Assessment Program (CIAP) found that proposed fleets of supersonic aircraft, flying in the stratosphere, might cause substantial </w:t>
      </w:r>
      <w:r w:rsidRPr="00C421D6">
        <w:rPr>
          <w:lang w:val="en-GB"/>
        </w:rPr>
        <w:t xml:space="preserve">aerosol cooling and </w:t>
      </w:r>
      <w:r w:rsidRPr="00C421D6">
        <w:rPr>
          <w:rFonts w:cs="Times New Roman"/>
          <w:lang w:val="en-GB"/>
        </w:rPr>
        <w:t xml:space="preserve">depletion of the ozone layer, stimulating efforts to understand and model stratospheric circulation, atmospheric chemistry, and aerosol radiative effects </w:t>
      </w:r>
      <w:r>
        <w:rPr>
          <w:rFonts w:cs="Times New Roman"/>
        </w:rPr>
        <w:fldChar w:fldCharType="begin" w:fldLock="1"/>
      </w:r>
      <w:r w:rsidR="00A94565">
        <w:rPr>
          <w:rFonts w:cs="Times New Roman"/>
          <w:lang w:val="en-GB"/>
        </w:rPr>
        <w:instrText>ADDIN CSL_CITATION { "citationItems" : [ { "id" : "ITEM-1", "itemData" : { "DOI" : "hdl.handle.net/2027/mdp.39015039968873", "author" : [ { "dropping-particle" : "", "family" : "Mormino", "given" : "J", "non-dropping-particle" : "", "parse-names" : false, "suffix" : "" }, { "dropping-particle" : "", "family" : "Sola", "given" : "D", "non-dropping-particle" : "", "parse-names" : false, "suffix" : "" }, { "dropping-particle" : "", "family" : "Patten", "given" : "C", "non-dropping-particle" : "", "parse-names" : false, "suffix" : "" } ], "collection-title" : "DOT-TST-76-41", "id" : "ITEM-1", "issued" : { "date-parts" : [ [ "1975" ] ] }, "note" : "Report\nTd 1.20:76-41", "number-of-pages" : "206", "publisher" : "U. S. Dept. of Transportation, Climatic Impact Assessment Program Office", "title" : "Climatic Impact Assessment Program: Development and Accomplishments, 1971-1975", "translator" : [ { "dropping-particle" : "", "family" : "H113", "given" : "Rt7", "non-dropping-particle" : "", "parse-names" : false, "suffix" : "" } ], "type" : "report" }, "uris" : [ "http://www.mendeley.com/documents/?uuid=cff1fb42-c2c1-4bb2-8a7a-a25d43a92e28" ] }, { "id" : "ITEM-2", "itemData" : { "DOI" : "10.1175/1520-0450(1976)015&lt;0225:AGAMOA&gt;2.0.CO;2", "ISSN" : "0021-8952", "author" : [ { "dropping-particle" : "", "family" : "Toon", "given" : "Owen B.", "non-dropping-particle" : "", "parse-names" : false, "suffix" : "" }, { "dropping-particle" : "", "family" : "Pollack", "given" : "James B.", "non-dropping-particle" : "", "parse-names" : false, "suffix" : "" } ], "container-title" : "Journal of Applied Meteorology", "id" : "ITEM-2", "issue" : "3", "issued" : { "date-parts" : [ [ "1976", "3" ] ] }, "page" : "225-246", "title" : "A Global Average Model of Atmospheric Aerosols for Radiative Transfer Calculations", "translator" : [ { "dropping-particle" : "", "family" : "H4185", "given" : "", "non-dropping-particle" : "", "parse-names" : false, "suffix" : "" } ], "type" : "article-journal", "volume" : "15" }, "uris" : [ "http://www.mendeley.com/documents/?uuid=d316c21f-b6bf-4571-b67b-79abf0e9d03a" ] } ], "mendeley" : { "formattedCitation" : "(Mormino et al., 1975; Toon and Pollack, 1976)", "plainTextFormattedCitation" : "(Mormino et al., 1975; Toon and Pollack, 1976)", "previouslyFormattedCitation" : "(Mormino et al., 1975; Toon and Pollack, 1976)" }, "properties" : { "noteIndex" : 0 }, "schema" : "https://github.com/citation-style-language/schema/raw/master/csl-citation.json" }</w:instrText>
      </w:r>
      <w:r>
        <w:rPr>
          <w:rFonts w:cs="Times New Roman"/>
        </w:rPr>
        <w:fldChar w:fldCharType="separate"/>
      </w:r>
      <w:ins w:id="2393" w:author="Robin Matthews" w:date="2021-05-18T16:02:00Z">
        <w:r w:rsidR="00602365">
          <w:rPr>
            <w:rFonts w:cs="Times New Roman"/>
            <w:noProof/>
            <w:lang w:val="en-GB"/>
          </w:rPr>
          <w:t>(Mormino et al., 1975; Toon and Pollack, 1976)</w:t>
        </w:r>
      </w:ins>
      <w:del w:id="2394" w:author="Robin Matthews" w:date="2021-05-18T16:02:00Z">
        <w:r w:rsidR="00F8677F" w:rsidRPr="00C421D6" w:rsidDel="00602365">
          <w:rPr>
            <w:rFonts w:cs="Times New Roman"/>
            <w:noProof/>
            <w:lang w:val="en-GB"/>
          </w:rPr>
          <w:delText>(Mormino et al., 1975; Toon and Pollack, 1976)</w:delText>
        </w:r>
      </w:del>
      <w:r>
        <w:rPr>
          <w:rFonts w:cs="Times New Roman"/>
        </w:rPr>
        <w:fldChar w:fldCharType="end"/>
      </w:r>
      <w:r w:rsidRPr="00C421D6">
        <w:rPr>
          <w:rFonts w:cs="Times New Roman"/>
          <w:lang w:val="en-GB"/>
        </w:rPr>
        <w:t xml:space="preserve">. Since the 1980s, aerosols have increasingly been integrated into comprehensive modelling studies of transient climate evolution and anthropogenic influences, through treatment of volcanic forcing, links to global dimming and cloud brightening, and their influence on cloud </w:t>
      </w:r>
      <w:r w:rsidRPr="00C421D6">
        <w:rPr>
          <w:lang w:val="en-GB"/>
        </w:rPr>
        <w:t>nucleation and other properties</w:t>
      </w:r>
      <w:r w:rsidRPr="00C421D6">
        <w:rPr>
          <w:rFonts w:cs="Times New Roman"/>
          <w:lang w:val="en-GB"/>
        </w:rPr>
        <w:t xml:space="preserve"> (e.g., thickness, lifetime</w:t>
      </w:r>
      <w:del w:id="2395" w:author="Ian Blenkinsop" w:date="2021-07-05T12:50:00Z">
        <w:r w:rsidRPr="00C421D6" w:rsidDel="00AD5740">
          <w:rPr>
            <w:rFonts w:cs="Times New Roman"/>
            <w:lang w:val="en-GB"/>
          </w:rPr>
          <w:delText>,</w:delText>
        </w:r>
      </w:del>
      <w:r w:rsidRPr="00C421D6">
        <w:rPr>
          <w:rFonts w:cs="Times New Roman"/>
          <w:lang w:val="en-GB"/>
        </w:rPr>
        <w:t xml:space="preserve"> and extent)</w:t>
      </w:r>
      <w:ins w:id="2396" w:author="Ian Blenkinsop" w:date="2021-07-05T12:51:00Z">
        <w:r w:rsidR="00AD5740">
          <w:rPr>
            <w:rFonts w:cs="Times New Roman"/>
            <w:lang w:val="en-GB"/>
          </w:rPr>
          <w:t>,</w:t>
        </w:r>
      </w:ins>
      <w:r w:rsidRPr="00C421D6">
        <w:rPr>
          <w:rFonts w:cs="Times New Roman"/>
          <w:lang w:val="en-GB"/>
        </w:rPr>
        <w:t xml:space="preserve"> and</w:t>
      </w:r>
      <w:r w:rsidRPr="00C421D6">
        <w:rPr>
          <w:rFonts w:cs="Times New Roman"/>
          <w:sz w:val="20"/>
          <w:szCs w:val="20"/>
          <w:lang w:val="en-GB"/>
        </w:rPr>
        <w:t xml:space="preserve"> </w:t>
      </w:r>
      <w:r w:rsidRPr="00C421D6">
        <w:rPr>
          <w:rFonts w:cs="Times New Roman"/>
          <w:lang w:val="en-GB"/>
        </w:rPr>
        <w:t xml:space="preserve">precipitation (e.g., </w:t>
      </w:r>
      <w:r>
        <w:rPr>
          <w:rFonts w:cs="Times New Roman"/>
        </w:rPr>
        <w:fldChar w:fldCharType="begin" w:fldLock="1"/>
      </w:r>
      <w:r w:rsidR="00E81B0B">
        <w:rPr>
          <w:rFonts w:cs="Times New Roman"/>
          <w:lang w:val="en-GB"/>
        </w:rPr>
        <w:instrText>ADDIN CSL_CITATION { "citationItems" : [ { "id" : "ITEM-1", "itemData" : { "DOI" : "10.1126/science.213.4511.957", "ISSN" : "0036-8075", "abstract" : "The global temperature rose by 0.2\u00b0C between the middle 1960's and 1980, yielding a warming of 0.4\u00b0C in the past century. This temperature increase is consistent with the calculated greenhouse effect due to measured increases of atmospheric carbon dioxide. Variations of volcanic aerosols and possibly solar luminosity appear to be primary causes of observed fluctuations about the mean trend of increasing temperature. It is shown that the anthropogenic carbon dioxide warming should emerge from the noise level of natural climate variability by the end of the century, and there is a high probability of warming in the 1980's. Potential effects on climate in the 21st century include the creation of drought-prone regions In North America and central Asia as part of a shifting of climatic zones, erosion of the West Antarctic ice sheet with a consequent worldwide rise in sea level, and opening of the fabled Northwest Passage. Copyright \u00a9 1981 AAAS.", "author" : [ { "dropping-particle" : "", "family" : "Hansen", "given" : "J.", "non-dropping-particle" : "", "parse-names" : false, "suffix" : "" }, { "dropping-particle" : "", "family" : "Johnson", "given" : "D.", "non-dropping-particle" : "", "parse-names" : false, "suffix" : "" }, { "dropping-particle" : "", "family" : "Lacis", "given" : "A.", "non-dropping-particle" : "", "parse-names" : false, "suffix" : "" }, { "dropping-particle" : "", "family" : "Lebedeff", "given" : "S.", "non-dropping-particle" : "", "parse-names" : false, "suffix" : "" }, { "dropping-particle" : "", "family" : "Lee", "given" : "P.", "non-dropping-particle" : "", "parse-names" : false, "suffix" : "" }, { "dropping-particle" : "", "family" : "Rind", "given" : "D.", "non-dropping-particle" : "", "parse-names" : false, "suffix" : "" }, { "dropping-particle" : "", "family" : "Russell", "given" : "G.", "non-dropping-particle" : "", "parse-names" : false, "suffix" : "" } ], "container-title" : "Science", "id" : "ITEM-1", "issue" : "4511", "issued" : { "date-parts" : [ [ "1981", "8", "28" ] ] }, "page" : "957-966", "title" : "Climate Impact of Increasing Atmospheric Carbon Dioxide", "translator" : [ { "dropping-particle" : "", "family" : "H4328", "given" : "", "non-dropping-particle" : "", "parse-names" : false, "suffix" : "" } ], "type" : "article-journal", "volume" : "213" }, "uris" : [ "http://www.mendeley.com/documents/?uuid=d2142479-356b-4a92-8582-38757f39c0b1" ] }, { "id" : "ITEM-2", "itemData" : { "DOI" : "10.1038/326655a0", "ISSN" : "0028-0836", "author" : [ { "dropping-particle" : "", "family" : "Charlson", "given" : "Robert J.", "non-dropping-particle" : "", "parse-names" : false, "suffix" : "" }, { "dropping-particle" : "", "family" : "Lovelock", "given" : "James E.", "non-dropping-particle" : "", "parse-names" : false, "suffix" : "" }, { "dropping-particle" : "", "family" : "Andreae", "given" : "Meinrat O.", "non-dropping-particle" : "", "parse-names" : false, "suffix" : "" }, { "dropping-particle" : "", "family" : "Warren", "given" : "Stephen G.", "non-dropping-particle" : "", "parse-names" : false, "suffix" : "" } ], "container-title" : "Nature", "id" : "ITEM-2", "issue" : "6114", "issued" : { "date-parts" : [ [ "1987", "4" ] ] }, "page" : "655-661", "title" : "Oceanic phytoplankton, atmospheric sulphur, cloud albedo and climate", "translator" : [ { "dropping-particle" : "", "family" : "H3897", "given" : "", "non-dropping-particle" : "", "parse-names" : false, "suffix" : "" } ], "type" : "article-journal", "volume" : "326" }, "uris" : [ "http://www.mendeley.com/documents/?uuid=165681e8-9ca4-463d-9201-df957372c9aa" ] }, { "id" : "ITEM-3", "itemData" : { "DOI" : "10.1126/science.255.5043.423", "ISSN" : "0036-8075", "author" : [ { "dropping-particle" : "", "family" : "Charlson", "given" : "R. J.", "non-dropping-particle" : "", "parse-names" : false, "suffix" : "" }, { "dropping-particle" : "", "family" : "Schwartz", "given" : "S. E.", "non-dropping-particle" : "", "parse-names" : false, "suffix" : "" }, { "dropping-particle" : "", "family" : "Hales", "given" : "J. M.", "non-dropping-particle" : "", "parse-names" : false, "suffix" : "" }, { "dropping-particle" : "", "family" : "Cess", "given" : "R. D.", "non-dropping-particle" : "", "parse-names" : false, "suffix" : "" }, { "dropping-particle" : "", "family" : "Coakley", "given" : "J. A.", "non-dropping-particle" : "", "parse-names" : false, "suffix" : "" }, { "dropping-particle" : "", "family" : "Hansen", "given" : "J. E.", "non-dropping-particle" : "", "parse-names" : false, "suffix" : "" }, { "dropping-particle" : "", "family" : "Hofmann", "given" : "D. J.", "non-dropping-particle" : "", "parse-names" : false, "suffix" : "" } ], "container-title" : "Science", "id" : "ITEM-3", "issue" : "5043", "issued" : { "date-parts" : [ [ "1992", "1", "24" ] ] }, "page" : "423-430", "title" : "Climate Forcing by Anthropogenic Aerosols", "translator" : [ { "dropping-particle" : "", "family" : "H3896", "given" : "", "non-dropping-particle" : "", "parse-names" : false, "suffix" : "" } ], "type" : "article-journal", "volume" : "255" }, "uris" : [ "http://www.mendeley.com/documents/?uuid=11ad042a-f7cb-4b7a-a02e-c1fd0333ef42" ] }, { "id" : "ITEM-4", "itemData" : { "DOI" : "10.1126/science.245.4923.1227", "ISSN" : "0036-8075", "author" : [ { "dropping-particle" : "", "family" : "Albrecht", "given" : "B. A.", "non-dropping-particle" : "", "parse-names" : false, "suffix" : "" } ], "container-title" : "Science", "id" : "ITEM-4", "issue" : "4923", "issued" : { "date-parts" : [ [ "1989", "9", "15" ] ] }, "page" : "1227-1230", "title" : "Aerosols, Cloud Microphysics, and Fractional Cloudiness", "translator" : [ { "dropping-particle" : "", "family" : "H3898", "given" : "", "non-dropping-particle" : "", "parse-names" : false, "suffix" : "" } ], "type" : "article-journal", "volume" : "245" }, "uris" : [ "http://www.mendeley.com/documents/?uuid=7f15b7c1-51de-4b36-933d-cc23873041a8" ] }, { "id" : "ITEM-5", "itemData" : { "DOI" : "10.1016/0960-1686(91)90159-5", "ISSN" : "09601686", "author" : [ { "dropping-particle" : "", "family" : "Twomey", "given" : "S.", "non-dropping-particle" : "", "parse-names" : false, "suffix" : "" } ], "container-title" : "Atmospheric Environment. Part A. General Topics", "id" : "ITEM-5", "issue" : "11", "issued" : { "date-parts" : [ [ "1991", "1" ] ] }, "page" : "2435-2442", "title" : "Aerosols, clouds and radiation", "translator" : [ { "dropping-particle" : "", "family" : "H3899", "given" : "", "non-dropping-particle" : "", "parse-names" : false, "suffix" : "" } ], "type" : "article-journal", "volume" : "25" }, "uris" : [ "http://www.mendeley.com/documents/?uuid=b7b59651-fb12-4af7-a5a9-91c5272969d3" ] } ], "mendeley" : { "formattedCitation" : "(Hansen et al., 1981; Charlson et al., 1987, 1992; Albrecht, 1989; Twomey, 1991)", "manualFormatting" : "Hansen et al., 1981; Charlson et al., 1987, 1992; Albrecht, 1989; Twomey, 1991)", "plainTextFormattedCitation" : "(Hansen et al., 1981; Charlson et al., 1987, 1992; Albrecht, 1989; Twomey, 1991)", "previouslyFormattedCitation" : "(Hansen et al., 1981; Charlson et al., 1987, 1992; Albrecht, 1989; Twomey, 1991)" }, "properties" : { "noteIndex" : 0 }, "schema" : "https://github.com/citation-style-language/schema/raw/master/csl-citation.json" }</w:instrText>
      </w:r>
      <w:r>
        <w:rPr>
          <w:rFonts w:cs="Times New Roman"/>
        </w:rPr>
        <w:fldChar w:fldCharType="separate"/>
      </w:r>
      <w:ins w:id="2397" w:author="Robin Matthews" w:date="2021-05-18T16:02:00Z">
        <w:r w:rsidR="00602365">
          <w:rPr>
            <w:rFonts w:cs="Times New Roman"/>
            <w:noProof/>
            <w:lang w:val="en-GB"/>
          </w:rPr>
          <w:t>Hansen et al., 1981; Charlson et al., 1987, 1992; Albrecht, 1989; Twomey, 1991)</w:t>
        </w:r>
      </w:ins>
      <w:del w:id="2398" w:author="Robin Matthews" w:date="2021-05-18T16:02:00Z">
        <w:r w:rsidRPr="00C421D6" w:rsidDel="00602365">
          <w:rPr>
            <w:rFonts w:cs="Times New Roman"/>
            <w:noProof/>
            <w:lang w:val="en-GB"/>
          </w:rPr>
          <w:delText>Hansen et al., 1981; Charlson et al., 1987, 1992; Albrecht, 1989; Twomey, 1991)</w:delText>
        </w:r>
      </w:del>
      <w:r>
        <w:rPr>
          <w:rFonts w:cs="Times New Roman"/>
        </w:rPr>
        <w:fldChar w:fldCharType="end"/>
      </w:r>
      <w:r w:rsidRPr="00C421D6">
        <w:rPr>
          <w:rFonts w:cs="Times New Roman"/>
          <w:lang w:val="en-GB"/>
        </w:rPr>
        <w:t>.</w:t>
      </w:r>
    </w:p>
    <w:p w14:paraId="10209EFA" w14:textId="77777777" w:rsidR="00102875" w:rsidRPr="00C421D6" w:rsidRDefault="00102875" w:rsidP="00102875">
      <w:pPr>
        <w:pStyle w:val="AR6BodyText"/>
        <w:rPr>
          <w:lang w:val="en-GB"/>
        </w:rPr>
      </w:pPr>
    </w:p>
    <w:p w14:paraId="4E7FA221" w14:textId="4201023F" w:rsidR="00102875" w:rsidRPr="00C421D6" w:rsidRDefault="00102875" w:rsidP="00102875">
      <w:pPr>
        <w:pStyle w:val="AR6BodyText"/>
        <w:rPr>
          <w:lang w:val="en-GB"/>
        </w:rPr>
      </w:pPr>
      <w:r w:rsidRPr="00C421D6">
        <w:rPr>
          <w:rFonts w:cs="Times New Roman"/>
          <w:lang w:val="en-GB"/>
        </w:rPr>
        <w:lastRenderedPageBreak/>
        <w:t xml:space="preserve">The FAR (1990) focused attention on human emissions of </w:t>
      </w:r>
      <w:del w:id="2399" w:author="Ian Blenkinsop" w:date="2021-07-05T12:52:00Z">
        <w:r w:rsidRPr="00C421D6" w:rsidDel="00AD5740">
          <w:rPr>
            <w:rFonts w:cs="Times New Roman"/>
            <w:lang w:val="en-GB"/>
          </w:rPr>
          <w:delText>carbon dioxide</w:delText>
        </w:r>
      </w:del>
      <w:ins w:id="2400" w:author="Ian Blenkinsop" w:date="2021-07-05T12:52:00Z">
        <w:r w:rsidR="00AD5740">
          <w:rPr>
            <w:rFonts w:cs="Times New Roman"/>
            <w:lang w:val="en-GB"/>
          </w:rPr>
          <w:t>CO</w:t>
        </w:r>
        <w:r w:rsidR="00AD5740" w:rsidRPr="00AD5740">
          <w:rPr>
            <w:rFonts w:cs="Times New Roman"/>
            <w:vertAlign w:val="subscript"/>
            <w:lang w:val="en-GB"/>
            <w:rPrChange w:id="2401" w:author="Ian Blenkinsop" w:date="2021-07-05T12:52:00Z">
              <w:rPr>
                <w:rFonts w:cs="Times New Roman"/>
                <w:lang w:val="en-GB"/>
              </w:rPr>
            </w:rPrChange>
          </w:rPr>
          <w:t>2</w:t>
        </w:r>
      </w:ins>
      <w:r w:rsidRPr="00C421D6">
        <w:rPr>
          <w:rFonts w:cs="Times New Roman"/>
          <w:lang w:val="en-GB"/>
        </w:rPr>
        <w:t xml:space="preserve">, </w:t>
      </w:r>
      <w:ins w:id="2402" w:author="Ian Blenkinsop" w:date="2021-07-05T12:52:00Z">
        <w:r w:rsidR="00AD5740">
          <w:rPr>
            <w:rFonts w:cs="Times New Roman"/>
            <w:lang w:val="en-GB"/>
          </w:rPr>
          <w:t>CH</w:t>
        </w:r>
        <w:r w:rsidR="00AD5740">
          <w:rPr>
            <w:rFonts w:cs="Times New Roman"/>
            <w:vertAlign w:val="subscript"/>
            <w:lang w:val="en-GB"/>
          </w:rPr>
          <w:t>4</w:t>
        </w:r>
      </w:ins>
      <w:del w:id="2403" w:author="Ian Blenkinsop" w:date="2021-07-05T12:52:00Z">
        <w:r w:rsidRPr="00C421D6" w:rsidDel="00AD5740">
          <w:rPr>
            <w:rFonts w:cs="Times New Roman"/>
            <w:lang w:val="en-GB"/>
          </w:rPr>
          <w:delText xml:space="preserve">methane, </w:delText>
        </w:r>
      </w:del>
      <w:ins w:id="2404" w:author="Ian Blenkinsop" w:date="2021-07-05T12:52:00Z">
        <w:r w:rsidR="00AD5740">
          <w:rPr>
            <w:rFonts w:cs="Times New Roman"/>
            <w:lang w:val="en-GB"/>
          </w:rPr>
          <w:t xml:space="preserve">, </w:t>
        </w:r>
      </w:ins>
      <w:r w:rsidRPr="00C421D6">
        <w:rPr>
          <w:rFonts w:cs="Times New Roman"/>
          <w:lang w:val="en-GB"/>
        </w:rPr>
        <w:t xml:space="preserve">tropospheric </w:t>
      </w:r>
      <w:ins w:id="2405" w:author="Ian Blenkinsop" w:date="2021-07-05T12:57:00Z">
        <w:r w:rsidR="00AD5740">
          <w:rPr>
            <w:rFonts w:cs="Times New Roman"/>
            <w:lang w:val="en-GB"/>
          </w:rPr>
          <w:t>O</w:t>
        </w:r>
        <w:r w:rsidR="00AD5740">
          <w:rPr>
            <w:rFonts w:cs="Times New Roman"/>
            <w:vertAlign w:val="subscript"/>
            <w:lang w:val="en-GB"/>
          </w:rPr>
          <w:t>3</w:t>
        </w:r>
      </w:ins>
      <w:del w:id="2406" w:author="Ian Blenkinsop" w:date="2021-07-05T12:56:00Z">
        <w:r w:rsidRPr="00C421D6" w:rsidDel="00AD5740">
          <w:rPr>
            <w:rFonts w:cs="Times New Roman"/>
            <w:lang w:val="en-GB"/>
          </w:rPr>
          <w:delText>ozone</w:delText>
        </w:r>
      </w:del>
      <w:r w:rsidRPr="00C421D6">
        <w:rPr>
          <w:rFonts w:cs="Times New Roman"/>
          <w:lang w:val="en-GB"/>
        </w:rPr>
        <w:t xml:space="preserve">, chlorofluorocarbons (CFCs), and </w:t>
      </w:r>
      <w:ins w:id="2407" w:author="Ian Blenkinsop" w:date="2021-07-05T12:53:00Z">
        <w:r w:rsidR="00AD5740">
          <w:rPr>
            <w:rFonts w:cs="Times New Roman"/>
            <w:lang w:val="en-GB"/>
          </w:rPr>
          <w:t>N</w:t>
        </w:r>
        <w:r w:rsidR="00AD5740" w:rsidRPr="00545C36">
          <w:rPr>
            <w:rFonts w:cs="Times New Roman"/>
            <w:vertAlign w:val="subscript"/>
            <w:lang w:val="en-GB"/>
          </w:rPr>
          <w:t>2</w:t>
        </w:r>
        <w:r w:rsidR="00AD5740">
          <w:rPr>
            <w:rFonts w:cs="Times New Roman"/>
            <w:lang w:val="en-GB"/>
          </w:rPr>
          <w:t>O</w:t>
        </w:r>
      </w:ins>
      <w:del w:id="2408" w:author="Ian Blenkinsop" w:date="2021-07-05T12:53:00Z">
        <w:r w:rsidRPr="00C421D6" w:rsidDel="00AD5740">
          <w:rPr>
            <w:rFonts w:cs="Times New Roman"/>
            <w:lang w:val="en-GB"/>
          </w:rPr>
          <w:delText>nitrous oxide</w:delText>
        </w:r>
      </w:del>
      <w:r w:rsidRPr="00C421D6">
        <w:rPr>
          <w:rFonts w:cs="Times New Roman"/>
          <w:lang w:val="en-GB"/>
        </w:rPr>
        <w:t>. Of these, at that time only the emissions of CO</w:t>
      </w:r>
      <w:r w:rsidRPr="00C421D6">
        <w:rPr>
          <w:rFonts w:cs="Times New Roman"/>
          <w:vertAlign w:val="subscript"/>
          <w:lang w:val="en-GB"/>
        </w:rPr>
        <w:t>2</w:t>
      </w:r>
      <w:r w:rsidRPr="00C421D6">
        <w:rPr>
          <w:rFonts w:cs="Times New Roman"/>
          <w:lang w:val="en-GB"/>
        </w:rPr>
        <w:t xml:space="preserve"> and CFCs were well measured, with methane sources known only ‘semi-quantitatively’ </w:t>
      </w:r>
      <w:r>
        <w:rPr>
          <w:rFonts w:cs="Times New Roman"/>
        </w:rPr>
        <w:fldChar w:fldCharType="begin" w:fldLock="1"/>
      </w:r>
      <w:r w:rsidR="00A94565">
        <w:rPr>
          <w:rFonts w:cs="Times New Roman"/>
          <w:lang w:val="en-GB"/>
        </w:rPr>
        <w:instrText>ADDIN CSL_CITATION { "citationItems" : [ { "id" : "ITEM-1", "itemData" : { "DOI" : "https://www.ipcc.ch/report/ar1/wg1", "ISBN" : "052140360X", "author" : [ { "dropping-particle" : "", "family" : "IPCC", "given" : "", "non-dropping-particle" : "", "parse-names" : false, "suffix" : "" } ], "editor" : [ { "dropping-particle" : "", "family" : "Houghton", "given" : "J. T.", "non-dropping-particle" : "", "parse-names" : false, "suffix" : "" }, { "dropping-particle" : "", "family" : "Jenkins", "given" : "G. J.", "non-dropping-particle" : "", "parse-names" : false, "suffix" : "" }, { "dropping-particle" : "", "family" : "Ephraums", "given" : "J. J.", "non-dropping-particle" : "", "parse-names" : false, "suffix" : "" } ], "id" : "ITEM-1", "issued" : { "date-parts" : [ [ "1990" ] ] }, "number-of-pages" : "365", "publisher" : "Cambridge University Press", "publisher-place" : "Cambridge, United Kingdom and New York, NY, USA", "title" : "Climate Change: The IPCC Scientific Assessment", "translator" : [ { "dropping-particle" : "", "family" : "H3287", "given" : "Rt12", "non-dropping-particle" : "", "parse-names" : false, "suffix" : "" } ], "type" : "report" }, "uris" : [ "http://www.mendeley.com/documents/?uuid=16db1bd4-14f0-4228-b69d-ffcb3a8679a6" ] } ], "mendeley" : { "formattedCitation" : "(IPCC, 1990a)", "plainTextFormattedCitation" : "(IPCC, 1990a)", "previouslyFormattedCitation" : "(IPCC, 1990a)" }, "properties" : { "noteIndex" : 0 }, "schema" : "https://github.com/citation-style-language/schema/raw/master/csl-citation.json" }</w:instrText>
      </w:r>
      <w:r>
        <w:rPr>
          <w:rFonts w:cs="Times New Roman"/>
        </w:rPr>
        <w:fldChar w:fldCharType="separate"/>
      </w:r>
      <w:ins w:id="2409" w:author="Robin Matthews" w:date="2021-05-18T16:02:00Z">
        <w:r w:rsidR="00602365">
          <w:rPr>
            <w:rFonts w:cs="Times New Roman"/>
            <w:noProof/>
            <w:lang w:val="en-GB"/>
          </w:rPr>
          <w:t>(IPCC, 1990a)</w:t>
        </w:r>
      </w:ins>
      <w:del w:id="2410" w:author="Robin Matthews" w:date="2021-05-18T16:02:00Z">
        <w:r w:rsidR="007F1F02" w:rsidRPr="00C421D6" w:rsidDel="00602365">
          <w:rPr>
            <w:rFonts w:cs="Times New Roman"/>
            <w:noProof/>
            <w:lang w:val="en-GB"/>
          </w:rPr>
          <w:delText>(IPCC, 1990a)</w:delText>
        </w:r>
      </w:del>
      <w:r>
        <w:rPr>
          <w:rFonts w:cs="Times New Roman"/>
        </w:rPr>
        <w:fldChar w:fldCharType="end"/>
      </w:r>
      <w:r w:rsidRPr="00C421D6">
        <w:rPr>
          <w:rFonts w:cs="Times New Roman"/>
          <w:lang w:val="en-GB"/>
        </w:rPr>
        <w:t>. The FAR assessed that some other trace gases, especially CFCs, have global warming potentials hundreds to thousands of times greater than CO</w:t>
      </w:r>
      <w:r w:rsidRPr="00C421D6">
        <w:rPr>
          <w:rFonts w:cs="Times New Roman"/>
          <w:vertAlign w:val="subscript"/>
          <w:lang w:val="en-GB"/>
        </w:rPr>
        <w:t>2</w:t>
      </w:r>
      <w:r w:rsidRPr="00C421D6">
        <w:rPr>
          <w:rFonts w:cs="Times New Roman"/>
          <w:lang w:val="en-GB"/>
        </w:rPr>
        <w:t xml:space="preserve"> and </w:t>
      </w:r>
      <w:ins w:id="2411" w:author="Ian Blenkinsop" w:date="2021-07-05T12:54:00Z">
        <w:r w:rsidR="00AD5740">
          <w:rPr>
            <w:rFonts w:cs="Times New Roman"/>
            <w:lang w:val="en-GB"/>
          </w:rPr>
          <w:t>CH</w:t>
        </w:r>
        <w:r w:rsidR="00AD5740">
          <w:rPr>
            <w:rFonts w:cs="Times New Roman"/>
            <w:vertAlign w:val="subscript"/>
            <w:lang w:val="en-GB"/>
          </w:rPr>
          <w:t>4</w:t>
        </w:r>
      </w:ins>
      <w:del w:id="2412" w:author="Ian Blenkinsop" w:date="2021-07-05T12:54:00Z">
        <w:r w:rsidRPr="00C421D6" w:rsidDel="00AD5740">
          <w:rPr>
            <w:rFonts w:cs="Times New Roman"/>
            <w:lang w:val="en-GB"/>
          </w:rPr>
          <w:delText>methane</w:delText>
        </w:r>
      </w:del>
      <w:r w:rsidRPr="00C421D6">
        <w:rPr>
          <w:rFonts w:cs="Times New Roman"/>
          <w:lang w:val="en-GB"/>
        </w:rPr>
        <w:t>, but are emitted in much smaller amounts. As a result, CO</w:t>
      </w:r>
      <w:r w:rsidRPr="00C421D6">
        <w:rPr>
          <w:rFonts w:cs="Times New Roman"/>
          <w:vertAlign w:val="subscript"/>
          <w:lang w:val="en-GB"/>
        </w:rPr>
        <w:t>2</w:t>
      </w:r>
      <w:r w:rsidRPr="00C421D6">
        <w:rPr>
          <w:rFonts w:cs="Times New Roman"/>
          <w:lang w:val="en-GB"/>
        </w:rPr>
        <w:t xml:space="preserve"> </w:t>
      </w:r>
      <w:r w:rsidRPr="00C421D6">
        <w:rPr>
          <w:lang w:val="en-GB"/>
        </w:rPr>
        <w:t>remains</w:t>
      </w:r>
      <w:r w:rsidRPr="00C421D6">
        <w:rPr>
          <w:rFonts w:cs="Times New Roman"/>
          <w:lang w:val="en-GB"/>
        </w:rPr>
        <w:t xml:space="preserve"> by far the most important positive anthropogenic driver, with </w:t>
      </w:r>
      <w:ins w:id="2413" w:author="Ian Blenkinsop" w:date="2021-07-05T12:54:00Z">
        <w:r w:rsidR="00AD5740">
          <w:rPr>
            <w:rFonts w:cs="Times New Roman"/>
            <w:lang w:val="en-GB"/>
          </w:rPr>
          <w:t>CH</w:t>
        </w:r>
        <w:r w:rsidR="00AD5740">
          <w:rPr>
            <w:rFonts w:cs="Times New Roman"/>
            <w:vertAlign w:val="subscript"/>
            <w:lang w:val="en-GB"/>
          </w:rPr>
          <w:t>4</w:t>
        </w:r>
        <w:r w:rsidR="00AD5740" w:rsidRPr="00AD5740">
          <w:rPr>
            <w:rFonts w:cs="Times New Roman"/>
            <w:lang w:val="en-GB"/>
            <w:rPrChange w:id="2414" w:author="Ian Blenkinsop" w:date="2021-07-05T12:54:00Z">
              <w:rPr>
                <w:rFonts w:cs="Times New Roman"/>
                <w:vertAlign w:val="subscript"/>
                <w:lang w:val="en-GB"/>
              </w:rPr>
            </w:rPrChange>
          </w:rPr>
          <w:t xml:space="preserve"> </w:t>
        </w:r>
      </w:ins>
      <w:del w:id="2415" w:author="Ian Blenkinsop" w:date="2021-07-05T12:54:00Z">
        <w:r w:rsidRPr="00C421D6" w:rsidDel="00AD5740">
          <w:rPr>
            <w:rFonts w:cs="Times New Roman"/>
            <w:lang w:val="en-GB"/>
          </w:rPr>
          <w:delText xml:space="preserve">methane </w:delText>
        </w:r>
      </w:del>
      <w:r w:rsidRPr="00C421D6">
        <w:rPr>
          <w:rFonts w:cs="Times New Roman"/>
          <w:lang w:val="en-GB"/>
        </w:rPr>
        <w:t xml:space="preserve">next most significant (Section 1.6.3); anthropogenic methane stems from such sources as fossil fuel extraction, </w:t>
      </w:r>
      <w:r w:rsidRPr="00C421D6">
        <w:rPr>
          <w:lang w:val="en-GB"/>
        </w:rPr>
        <w:t>natural gas</w:t>
      </w:r>
      <w:r w:rsidRPr="00C421D6">
        <w:rPr>
          <w:rFonts w:cs="Times New Roman"/>
          <w:lang w:val="en-GB"/>
        </w:rPr>
        <w:t xml:space="preserve"> pip</w:t>
      </w:r>
      <w:r w:rsidRPr="00C421D6">
        <w:rPr>
          <w:lang w:val="en-GB"/>
        </w:rPr>
        <w:t xml:space="preserve">eline leakage, </w:t>
      </w:r>
      <w:r w:rsidRPr="00C421D6">
        <w:rPr>
          <w:rFonts w:cs="Times New Roman"/>
          <w:lang w:val="en-GB"/>
        </w:rPr>
        <w:t>agriculture</w:t>
      </w:r>
      <w:del w:id="2416" w:author="Ian Blenkinsop" w:date="2021-07-05T12:54:00Z">
        <w:r w:rsidRPr="00C421D6" w:rsidDel="00AD5740">
          <w:rPr>
            <w:rFonts w:cs="Times New Roman"/>
            <w:lang w:val="en-GB"/>
          </w:rPr>
          <w:delText>,</w:delText>
        </w:r>
      </w:del>
      <w:r w:rsidRPr="00C421D6">
        <w:rPr>
          <w:rFonts w:cs="Times New Roman"/>
          <w:lang w:val="en-GB"/>
        </w:rPr>
        <w:t xml:space="preserve"> and landfills. In 2001, increased greenhouse forcing attributable to </w:t>
      </w:r>
      <w:r w:rsidR="00964056" w:rsidRPr="00C41086">
        <w:rPr>
          <w:rFonts w:cs="Times New Roman"/>
          <w:lang w:val="en-GB"/>
        </w:rPr>
        <w:t>CO</w:t>
      </w:r>
      <w:r w:rsidR="00964056" w:rsidRPr="009C55F7">
        <w:rPr>
          <w:rFonts w:cs="Times New Roman"/>
          <w:vertAlign w:val="subscript"/>
          <w:lang w:val="en-GB"/>
        </w:rPr>
        <w:t>2</w:t>
      </w:r>
      <w:r w:rsidRPr="00C421D6">
        <w:rPr>
          <w:rFonts w:cs="Times New Roman"/>
          <w:lang w:val="en-GB"/>
        </w:rPr>
        <w:t xml:space="preserve">, </w:t>
      </w:r>
      <w:ins w:id="2417" w:author="Ian Blenkinsop" w:date="2021-07-05T12:56:00Z">
        <w:r w:rsidR="00AD5740">
          <w:rPr>
            <w:rFonts w:cs="Times New Roman"/>
            <w:lang w:val="en-GB"/>
          </w:rPr>
          <w:t>CH</w:t>
        </w:r>
        <w:r w:rsidR="00AD5740">
          <w:rPr>
            <w:rFonts w:cs="Times New Roman"/>
            <w:vertAlign w:val="subscript"/>
            <w:lang w:val="en-GB"/>
          </w:rPr>
          <w:t>4</w:t>
        </w:r>
      </w:ins>
      <w:del w:id="2418" w:author="Ian Blenkinsop" w:date="2021-07-05T12:56:00Z">
        <w:r w:rsidRPr="00C421D6" w:rsidDel="00AD5740">
          <w:rPr>
            <w:rFonts w:cs="Times New Roman"/>
            <w:lang w:val="en-GB"/>
          </w:rPr>
          <w:delText>methane</w:delText>
        </w:r>
      </w:del>
      <w:r w:rsidRPr="00C421D6">
        <w:rPr>
          <w:rFonts w:cs="Times New Roman"/>
          <w:lang w:val="en-GB"/>
        </w:rPr>
        <w:t xml:space="preserve">, </w:t>
      </w:r>
      <w:ins w:id="2419" w:author="Ian Blenkinsop" w:date="2021-07-05T12:57:00Z">
        <w:r w:rsidR="00AD5740">
          <w:rPr>
            <w:rFonts w:cs="Times New Roman"/>
            <w:lang w:val="en-GB"/>
          </w:rPr>
          <w:t>O</w:t>
        </w:r>
        <w:r w:rsidR="00AD5740">
          <w:rPr>
            <w:rFonts w:cs="Times New Roman"/>
            <w:vertAlign w:val="subscript"/>
            <w:lang w:val="en-GB"/>
          </w:rPr>
          <w:t>3</w:t>
        </w:r>
      </w:ins>
      <w:del w:id="2420" w:author="Ian Blenkinsop" w:date="2021-07-05T12:57:00Z">
        <w:r w:rsidRPr="00C421D6" w:rsidDel="00AD5740">
          <w:rPr>
            <w:rFonts w:cs="Times New Roman"/>
            <w:lang w:val="en-GB"/>
          </w:rPr>
          <w:delText>ozone</w:delText>
        </w:r>
      </w:del>
      <w:r w:rsidRPr="00C421D6">
        <w:rPr>
          <w:rFonts w:cs="Times New Roman"/>
          <w:lang w:val="en-GB"/>
        </w:rPr>
        <w:t>, CFC-11</w:t>
      </w:r>
      <w:del w:id="2421" w:author="Ian Blenkinsop" w:date="2021-07-05T12:57:00Z">
        <w:r w:rsidRPr="00C421D6" w:rsidDel="00AD5740">
          <w:rPr>
            <w:rFonts w:cs="Times New Roman"/>
            <w:lang w:val="en-GB"/>
          </w:rPr>
          <w:delText>,</w:delText>
        </w:r>
      </w:del>
      <w:r w:rsidRPr="00C421D6">
        <w:rPr>
          <w:rFonts w:cs="Times New Roman"/>
          <w:lang w:val="en-GB"/>
        </w:rPr>
        <w:t xml:space="preserve"> and CFC-12 was detected by comparing satellite measurements of outgoing longwave radiation measurements taken in 1970 and in 1997 </w:t>
      </w:r>
      <w:r>
        <w:rPr>
          <w:rFonts w:cs="Times New Roman"/>
        </w:rPr>
        <w:fldChar w:fldCharType="begin" w:fldLock="1"/>
      </w:r>
      <w:r w:rsidR="00E81B0B">
        <w:rPr>
          <w:rFonts w:cs="Times New Roman"/>
          <w:lang w:val="en-GB"/>
        </w:rPr>
        <w:instrText>ADDIN CSL_CITATION { "citationItems" : [ { "id" : "ITEM-1", "itemData" : { "DOI" : "10.1038/35066553", "ISSN" : "0028-0836", "author" : [ { "dropping-particle" : "", "family" : "Harries", "given" : "John E.", "non-dropping-particle" : "", "parse-names" : false, "suffix" : "" }, { "dropping-particle" : "", "family" : "Brindley", "given" : "Helen E.", "non-dropping-particle" : "", "parse-names" : false, "suffix" : "" }, { "dropping-particle" : "", "family" : "Sagoo", "given" : "Pretty J.", "non-dropping-particle" : "", "parse-names" : false, "suffix" : "" }, { "dropping-particle" : "", "family" : "Bantges", "given" : "Richard J.", "non-dropping-particle" : "", "parse-names" : false, "suffix" : "" } ], "container-title" : "Nature", "id" : "ITEM-1", "issue" : "6826", "issued" : { "date-parts" : [ [ "2001", "3", "15" ] ] }, "page" : "355-357", "title" : "Increases in greenhouse forcing inferred from the outgoing longwave radiation spectra of the Earth in 1970 and 1997", "translator" : [ { "dropping-particle" : "", "family" : "H4626", "given" : "", "non-dropping-particle" : "", "parse-names" : false, "suffix" : "" } ], "type" : "article-journal", "volume" : "410" }, "uris" : [ "http://www.mendeley.com/documents/?uuid=d15a7704-5549-490a-acd6-a46124de9fb8" ] } ], "mendeley" : { "formattedCitation" : "(Harries et al., 2001)", "plainTextFormattedCitation" : "(Harries et al., 2001)", "previouslyFormattedCitation" : "(Harries et al., 2001)" }, "properties" : { "noteIndex" : 0 }, "schema" : "https://github.com/citation-style-language/schema/raw/master/csl-citation.json" }</w:instrText>
      </w:r>
      <w:r>
        <w:rPr>
          <w:rFonts w:cs="Times New Roman"/>
        </w:rPr>
        <w:fldChar w:fldCharType="separate"/>
      </w:r>
      <w:ins w:id="2422" w:author="Robin Matthews" w:date="2021-05-18T16:02:00Z">
        <w:r w:rsidR="00602365">
          <w:rPr>
            <w:rFonts w:cs="Times New Roman"/>
            <w:noProof/>
            <w:lang w:val="en-GB"/>
          </w:rPr>
          <w:t>(Harries et al., 2001)</w:t>
        </w:r>
      </w:ins>
      <w:del w:id="2423" w:author="Robin Matthews" w:date="2021-05-18T16:02:00Z">
        <w:r w:rsidRPr="00C421D6" w:rsidDel="00602365">
          <w:rPr>
            <w:rFonts w:cs="Times New Roman"/>
            <w:noProof/>
            <w:lang w:val="en-GB"/>
          </w:rPr>
          <w:delText>(Harries et al., 2001)</w:delText>
        </w:r>
      </w:del>
      <w:r>
        <w:rPr>
          <w:rFonts w:cs="Times New Roman"/>
        </w:rPr>
        <w:fldChar w:fldCharType="end"/>
      </w:r>
      <w:r w:rsidRPr="00C421D6">
        <w:rPr>
          <w:rFonts w:cs="Times New Roman"/>
          <w:lang w:val="en-GB"/>
        </w:rPr>
        <w:t xml:space="preserve">. </w:t>
      </w:r>
      <w:r w:rsidRPr="00C421D6">
        <w:rPr>
          <w:lang w:val="en-GB"/>
        </w:rPr>
        <w:t>AR5 assessed that the 40% increase in atmospheric CO</w:t>
      </w:r>
      <w:r w:rsidRPr="00C421D6">
        <w:rPr>
          <w:vertAlign w:val="subscript"/>
          <w:lang w:val="en-GB"/>
        </w:rPr>
        <w:t>2</w:t>
      </w:r>
      <w:r w:rsidRPr="00C421D6">
        <w:rPr>
          <w:lang w:val="en-GB"/>
        </w:rPr>
        <w:t xml:space="preserve"> contributed most to positive RF since 1750. Together, changes in atmospheric concentrations of CO</w:t>
      </w:r>
      <w:r w:rsidRPr="00C421D6">
        <w:rPr>
          <w:vertAlign w:val="subscript"/>
          <w:lang w:val="en-GB"/>
        </w:rPr>
        <w:t>2</w:t>
      </w:r>
      <w:r w:rsidRPr="00C421D6">
        <w:rPr>
          <w:lang w:val="en-GB"/>
        </w:rPr>
        <w:t xml:space="preserve">, </w:t>
      </w:r>
      <w:ins w:id="2424" w:author="Ian Blenkinsop" w:date="2021-07-05T12:58:00Z">
        <w:r w:rsidR="00AD5740">
          <w:rPr>
            <w:rFonts w:cs="Times New Roman"/>
            <w:lang w:val="en-GB"/>
          </w:rPr>
          <w:t>CH</w:t>
        </w:r>
        <w:r w:rsidR="00AD5740">
          <w:rPr>
            <w:rFonts w:cs="Times New Roman"/>
            <w:vertAlign w:val="subscript"/>
            <w:lang w:val="en-GB"/>
          </w:rPr>
          <w:t>4</w:t>
        </w:r>
        <w:r w:rsidR="00AD5740" w:rsidRPr="00C421D6">
          <w:rPr>
            <w:rFonts w:cs="Times New Roman"/>
            <w:lang w:val="en-GB"/>
          </w:rPr>
          <w:t>,</w:t>
        </w:r>
      </w:ins>
      <w:del w:id="2425" w:author="Ian Blenkinsop" w:date="2021-07-05T12:58:00Z">
        <w:r w:rsidRPr="00C421D6" w:rsidDel="00AD5740">
          <w:rPr>
            <w:lang w:val="en-GB"/>
          </w:rPr>
          <w:delText>methane,</w:delText>
        </w:r>
      </w:del>
      <w:r w:rsidRPr="00C421D6">
        <w:rPr>
          <w:lang w:val="en-GB"/>
        </w:rPr>
        <w:t xml:space="preserve"> </w:t>
      </w:r>
      <w:ins w:id="2426" w:author="Ian Blenkinsop" w:date="2021-07-05T12:58:00Z">
        <w:r w:rsidR="00AD5740">
          <w:rPr>
            <w:rFonts w:cs="Times New Roman"/>
            <w:lang w:val="en-GB"/>
          </w:rPr>
          <w:t>N</w:t>
        </w:r>
        <w:r w:rsidR="00AD5740" w:rsidRPr="00545C36">
          <w:rPr>
            <w:rFonts w:cs="Times New Roman"/>
            <w:vertAlign w:val="subscript"/>
            <w:lang w:val="en-GB"/>
          </w:rPr>
          <w:t>2</w:t>
        </w:r>
        <w:r w:rsidR="00AD5740">
          <w:rPr>
            <w:rFonts w:cs="Times New Roman"/>
            <w:lang w:val="en-GB"/>
          </w:rPr>
          <w:t>O</w:t>
        </w:r>
      </w:ins>
      <w:del w:id="2427" w:author="Ian Blenkinsop" w:date="2021-07-05T12:58:00Z">
        <w:r w:rsidRPr="00C421D6" w:rsidDel="00AD5740">
          <w:rPr>
            <w:lang w:val="en-GB"/>
          </w:rPr>
          <w:delText>nitrous oxide,</w:delText>
        </w:r>
      </w:del>
      <w:r w:rsidRPr="00C421D6">
        <w:rPr>
          <w:lang w:val="en-GB"/>
        </w:rPr>
        <w:t xml:space="preserve"> and halocarbons from 1750</w:t>
      </w:r>
      <w:r w:rsidRPr="00C421D6">
        <w:rPr>
          <w:rFonts w:ascii="Arial" w:hAnsi="Arial" w:cs="Arial"/>
          <w:color w:val="202122"/>
          <w:sz w:val="21"/>
          <w:szCs w:val="21"/>
          <w:shd w:val="clear" w:color="auto" w:fill="FDFDFD"/>
          <w:lang w:val="en-GB"/>
        </w:rPr>
        <w:t>–</w:t>
      </w:r>
      <w:r w:rsidRPr="00C421D6">
        <w:rPr>
          <w:lang w:val="en-GB"/>
        </w:rPr>
        <w:t>2011 were assessed to contribute a positive RF of 2.83 [2.26</w:t>
      </w:r>
      <w:del w:id="2428" w:author="Ian Blenkinsop" w:date="2021-07-05T12:58:00Z">
        <w:r w:rsidRPr="00C421D6" w:rsidDel="00AD5740">
          <w:rPr>
            <w:lang w:val="en-GB"/>
          </w:rPr>
          <w:delText xml:space="preserve"> to </w:delText>
        </w:r>
      </w:del>
      <w:ins w:id="2429" w:author="Ian Blenkinsop" w:date="2021-07-14T11:41:00Z">
        <w:r w:rsidR="00894E7C">
          <w:rPr>
            <w:lang w:val="en-GB"/>
          </w:rPr>
          <w:t xml:space="preserve"> to </w:t>
        </w:r>
      </w:ins>
      <w:r w:rsidRPr="00C421D6">
        <w:rPr>
          <w:lang w:val="en-GB"/>
        </w:rPr>
        <w:t>3.40] W m</w:t>
      </w:r>
      <w:r w:rsidRPr="00C421D6">
        <w:rPr>
          <w:vertAlign w:val="superscript"/>
          <w:lang w:val="en-GB"/>
        </w:rPr>
        <w:t>–2</w:t>
      </w:r>
      <w:r w:rsidRPr="00C421D6">
        <w:rPr>
          <w:lang w:val="en-GB"/>
        </w:rPr>
        <w:t xml:space="preserve"> </w:t>
      </w:r>
      <w:r>
        <w:fldChar w:fldCharType="begin" w:fldLock="1"/>
      </w:r>
      <w:r w:rsidR="00A94565">
        <w:rPr>
          <w:lang w:val="en-GB"/>
        </w:rPr>
        <w:instrText>ADDIN CSL_CITATION { "citationItems" : [ { "id" : "ITEM-1",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"3-29", "publisher" : "Cambridge University Press", "publisher-place" : "Cambridge, United Kingdom and New York, NY, USA", "title" : "Summary for Policymakers", "translator" : [ { "dropping-particle" : "", "family" : "H3185", "given" : "Rt13", "non-dropping-particle" : "", "parse-names" : false, "suffix" : "" } ], "type" : "chapter" }, "uris" : [ "http://www.mendeley.com/documents/?uuid=5ce3e796-588b-4ad7-b106-6f7aace25aa3" ] } ], "mendeley" : { "formattedCitation" : "(IPCC, 2013b)", "plainTextFormattedCitation" : "(IPCC, 2013b)", "previouslyFormattedCitation" : "(IPCC, 2013b)" }, "properties" : { "noteIndex" : 0 }, "schema" : "https://github.com/citation-style-language/schema/raw/master/csl-citation.json" }</w:instrText>
      </w:r>
      <w:r>
        <w:fldChar w:fldCharType="separate"/>
      </w:r>
      <w:ins w:id="2430" w:author="Robin Matthews" w:date="2021-05-18T16:02:00Z">
        <w:r w:rsidR="00602365">
          <w:rPr>
            <w:noProof/>
            <w:lang w:val="en-GB"/>
          </w:rPr>
          <w:t>(IPCC, 2013b)</w:t>
        </w:r>
      </w:ins>
      <w:del w:id="2431" w:author="Robin Matthews" w:date="2021-05-18T16:02:00Z">
        <w:r w:rsidR="00962E93" w:rsidRPr="00C421D6" w:rsidDel="00602365">
          <w:rPr>
            <w:noProof/>
            <w:lang w:val="en-GB"/>
          </w:rPr>
          <w:delText>(IPCC, 2013b)</w:delText>
        </w:r>
      </w:del>
      <w:r>
        <w:fldChar w:fldCharType="end"/>
      </w:r>
      <w:r w:rsidRPr="00C421D6">
        <w:rPr>
          <w:lang w:val="en-GB"/>
        </w:rPr>
        <w:t>.</w:t>
      </w:r>
    </w:p>
    <w:p w14:paraId="117BA681" w14:textId="77777777" w:rsidR="00102875" w:rsidRPr="00C421D6" w:rsidRDefault="00102875" w:rsidP="00102875">
      <w:pPr>
        <w:pStyle w:val="AR6BodyText"/>
        <w:rPr>
          <w:lang w:val="en-GB"/>
        </w:rPr>
      </w:pPr>
    </w:p>
    <w:p w14:paraId="4FAF6686" w14:textId="4D6787E1" w:rsidR="00102875" w:rsidRPr="00C421D6" w:rsidRDefault="00102875" w:rsidP="00102875">
      <w:pPr>
        <w:pStyle w:val="AR6BodyText"/>
        <w:rPr>
          <w:lang w:val="en-GB"/>
        </w:rPr>
      </w:pPr>
      <w:r w:rsidRPr="00C421D6">
        <w:rPr>
          <w:lang w:val="en-GB"/>
        </w:rPr>
        <w:t xml:space="preserve">All IPCC reports have assessed the total RF as positive when considering all sources. However, due to the considerable variability of both natural and anthropogenic aerosol loads, </w:t>
      </w:r>
      <w:del w:id="2432" w:author="Ian Blenkinsop" w:date="2021-07-12T11:29:00Z">
        <w:r w:rsidRPr="00C421D6" w:rsidDel="00126BAE">
          <w:rPr>
            <w:rFonts w:cs="Times New Roman"/>
            <w:lang w:val="en-GB"/>
          </w:rPr>
          <w:delText xml:space="preserve">the </w:delText>
        </w:r>
      </w:del>
      <w:r w:rsidRPr="00C421D6">
        <w:rPr>
          <w:rFonts w:cs="Times New Roman"/>
          <w:lang w:val="en-GB"/>
        </w:rPr>
        <w:t xml:space="preserve">FAR </w:t>
      </w:r>
      <w:del w:id="2433" w:author="Ian Blenkinsop" w:date="2021-07-05T12:58:00Z">
        <w:r w:rsidRPr="00C421D6" w:rsidDel="00272070">
          <w:rPr>
            <w:rFonts w:cs="Times New Roman"/>
            <w:lang w:val="en-GB"/>
          </w:rPr>
          <w:delText xml:space="preserve">characterised </w:delText>
        </w:r>
      </w:del>
      <w:ins w:id="2434" w:author="Ian Blenkinsop" w:date="2021-07-05T12:58:00Z">
        <w:r w:rsidR="00272070" w:rsidRPr="00C421D6">
          <w:rPr>
            <w:rFonts w:cs="Times New Roman"/>
            <w:lang w:val="en-GB"/>
          </w:rPr>
          <w:t>characteri</w:t>
        </w:r>
        <w:r w:rsidR="00272070">
          <w:rPr>
            <w:rFonts w:cs="Times New Roman"/>
            <w:lang w:val="en-GB"/>
          </w:rPr>
          <w:t>z</w:t>
        </w:r>
        <w:r w:rsidR="00272070" w:rsidRPr="00C421D6">
          <w:rPr>
            <w:rFonts w:cs="Times New Roman"/>
            <w:lang w:val="en-GB"/>
          </w:rPr>
          <w:t xml:space="preserve">ed </w:t>
        </w:r>
      </w:ins>
      <w:r w:rsidRPr="00C421D6">
        <w:rPr>
          <w:rFonts w:cs="Times New Roman"/>
          <w:lang w:val="en-GB"/>
        </w:rPr>
        <w:t>total aerosol RF as ‘highly uncertain’ and was unable even to determine its sign (positive or negative). Major advances in quantification of aerosol loads and their effects have taken place since then</w:t>
      </w:r>
      <w:r w:rsidRPr="00C421D6">
        <w:rPr>
          <w:lang w:val="en-GB"/>
        </w:rPr>
        <w:t xml:space="preserve">, and IPCC reports since 1992 have consistently assessed total </w:t>
      </w:r>
      <w:r w:rsidRPr="00C421D6">
        <w:rPr>
          <w:rFonts w:cs="Times New Roman"/>
          <w:lang w:val="en-GB"/>
        </w:rPr>
        <w:t xml:space="preserve">forcing </w:t>
      </w:r>
      <w:r w:rsidRPr="00C421D6">
        <w:rPr>
          <w:lang w:val="en-GB"/>
        </w:rPr>
        <w:t>by</w:t>
      </w:r>
      <w:r w:rsidRPr="00C421D6">
        <w:rPr>
          <w:rFonts w:cs="Times New Roman"/>
          <w:lang w:val="en-GB"/>
        </w:rPr>
        <w:t xml:space="preserve"> </w:t>
      </w:r>
      <w:r w:rsidRPr="00C421D6">
        <w:rPr>
          <w:lang w:val="en-GB"/>
        </w:rPr>
        <w:t xml:space="preserve">anthropogenic </w:t>
      </w:r>
      <w:r w:rsidRPr="00C421D6">
        <w:rPr>
          <w:rFonts w:cs="Times New Roman"/>
          <w:lang w:val="en-GB"/>
        </w:rPr>
        <w:t xml:space="preserve">aerosols </w:t>
      </w:r>
      <w:r w:rsidRPr="00C421D6">
        <w:rPr>
          <w:lang w:val="en-GB"/>
        </w:rPr>
        <w:t xml:space="preserve">as negative </w:t>
      </w:r>
      <w:r>
        <w:fldChar w:fldCharType="begin" w:fldLock="1"/>
      </w:r>
      <w:r w:rsidR="00A94565">
        <w:rPr>
          <w:lang w:val="en-GB"/>
        </w:rPr>
        <w:instrText>ADDIN CSL_CITATION { "citationItems" : [ { "id" : "ITEM-1", "itemData" : { "DOI" : "https://www.ipcc.ch/report/climate-change-1992-the-supplementary-report-to-the-ipcc-scientific-assessment/", "ISBN" : "0521438292", "author" : [ { "dropping-particle" : "", "family" : "IPCC", "given" : "", "non-dropping-particle" : "", "parse-names" : false, "suffix" : "" } ], "editor" : [ { "dropping-particle" : "", "family" : "Houghton", "given" : "J.T.", "non-dropping-particle" : "", "parse-names" : false, "suffix" : "" }, { "dropping-particle" : "", "family" : "Callander", "given" : "B.A.", "non-dropping-particle" : "", "parse-names" : false, "suffix" : "" }, { "dropping-particle" : "", "family" : "Varney", "given" : "S.K.", "non-dropping-particle" : "", "parse-names" : false, "suffix" : "" } ], "id" : "ITEM-1", "issued" : { "date-parts" : [ [ "1992" ] ] }, "number-of-pages" : "200", "publisher" : "Cambridge University Press", "publisher-place" : "Cambridge, United Kingdom and New York, NY, USA", "title" : "Climate Change 1992: The Supplementary Report to the IPCC Scientific Assessment", "translator" : [ { "dropping-particle" : "", "family" : "H2508", "given" : "Rt12", "non-dropping-particle" : "", "parse-names" : false, "suffix" : "" } ], "type" : "report" }, "uris" : [ "http://www.mendeley.com/documents/?uuid=e7879cd5-2955-47b2-a678-bbd961a21c6b" ] }, { "id" : "ITEM-2", "itemData" : { "ISBN" : "0521550556", "author" : [ { "dropping-particle" : "", "family" : "IPCC", "given" : "", "non-dropping-particle" : "", "parse-names" : false, "suffix" : "" } ], "editor" : [ { "dropping-particle" : "", "family" : "Houghton", "given" : "J.T.", "non-dropping-particle" : "", "parse-names" : false, "suffix" : "" }, { "dropping-particle" : "", "family" : "Filho", "given" : "L.G. Meira", "non-dropping-particle" : "", "parse-names" : false, "suffix" : "" }, { "dropping-particle" : "", "family" : "Bruce", "given" : "J.", "non-dropping-particle" : "", "parse-names" : false, "suffix" : "" }, { "dropping-particle" : "", "family" : "Lee", "given" : "Hoesung", "non-dropping-particle" : "", "parse-names" : false, "suffix" : "" }, { "dropping-particle" : "", "family" : "Callander", "given" : "B.A.", "non-dropping-particle" : "", "parse-names" : false, "suffix" : "" }, { "dropping-particle" : "", "family" : "Haites", "given" : "E.", "non-dropping-particle" : "", "parse-names" : false, "suffix" : "" }, { "dropping-particle" : "", "family" : "Harris", "given" : "N.", "non-dropping-particle" : "", "parse-names" : false, "suffix" : "" }, { "dropping-particle" : "", "family" : "Maskell.", "given" : "K.", "non-dropping-particle" : "", "parse-names" : false, "suffix" : "" } ], "id" : "ITEM-2", "issued" : { "date-parts" : [ [ "1995" ] ] }, "number-of-pages" : "339", "publisher" : "Cambridge University Press", "publisher-place" : "Cambridge, United Kingdom and New York, NY, USA", "title" : "Climate Change 1994: Radiative Forcing of Climate change and An Evaluation of the IPCC IS92 Emission Scenarios", "translator" : [ { "dropping-particle" : "", "family" : "H3721", "given" : "Rt12", "non-dropping-particle" : "", "parse-names" : false, "suffix" : "" } ], "type" : "report" }, "uris" : [ "http://www.mendeley.com/documents/?uuid=99c76a5f-f022-46f8-8d9f-98018f850330" ] }, { "id" : "ITEM-3", "itemData" : { "DOI" : "https://www.ipcc.ch/report/ar2/wg1", "ISBN" : "0521564336", "author" : [ { "dropping-particle" : "", "family" : "IPCC", "given" : "", "non-dropping-particle" : "", "parse-names" : false, "suffix" : "" } ], "editor" : [ { "dropping-particle" : "", "family" : "Houghton", "given" : "J.T.", "non-dropping-particle" : "", "parse-names" : false, "suffix" : "" }, { "dropping-particle" : "", "family" : "Filho", "given" : "L.G. Meira", "non-dropping-particle" : "", "parse-names" : false, "suffix" : "" }, { "dropping-particle" : "", "family" : "Callander", "given" : "B.A.", "non-dropping-particle" : "", "parse-names" : false, "suffix" : "" }, { "dropping-particle" : "", "family" : "Harris", "given" : "N.", "non-dropping-particle" : "", "parse-names" : false, "suffix" : "" }, { "dropping-particle" : "", "family" : "Kattenberg", "given" : "A.", "non-dropping-particle" : "", "parse-names" : false, "suffix" : "" }, { "dropping-particle" : "", "family" : "Maskell", "given" : "K.", "non-dropping-particle" : "", "parse-names" : false, "suffix" : "" } ], "id" : "ITEM-3", "issued" : { "date-parts" : [ [ "1996" ] ] }, "number-of-pages" : "584", "publisher" : "Cambridge University Press", "publisher-place" : "Cambridge, United Kingdom and New York, NY, USA", "title" : "Climate Change 1995: The Science of Climate Change. Contribution of Working Group I to the Second Assessment Report of the Intergovernmental Panel on Climate Change", "translator" : [ { "dropping-particle" : "", "family" : "H3728", "given" : "Rt12", "non-dropping-particle" : "", "parse-names" : false, "suffix" : "" } ], "type" : "report" }, "uris" : [ "http://www.mendeley.com/documents/?uuid=c98a71bd-81ab-4db1-9b9e-f0396b6fb333" ] } ], "mendeley" : { "formattedCitation" : "(IPCC, 1992, 1995a, 1996)", "plainTextFormattedCitation" : "(IPCC, 1992, 1995a, 1996)", "previouslyFormattedCitation" : "(IPCC, 1992, 1995a, 1996)" }, "properties" : { "noteIndex" : 0 }, "schema" : "https://github.com/citation-style-language/schema/raw/master/csl-citation.json" }</w:instrText>
      </w:r>
      <w:r>
        <w:fldChar w:fldCharType="separate"/>
      </w:r>
      <w:ins w:id="2435" w:author="Robin Matthews" w:date="2021-05-18T16:02:00Z">
        <w:r w:rsidR="00602365">
          <w:rPr>
            <w:noProof/>
            <w:lang w:val="en-GB"/>
          </w:rPr>
          <w:t>(IPCC, 1992, 1995a, 1996)</w:t>
        </w:r>
      </w:ins>
      <w:del w:id="2436" w:author="Robin Matthews" w:date="2021-05-18T16:02:00Z">
        <w:r w:rsidR="00E14AAC" w:rsidRPr="00E14AAC" w:rsidDel="00602365">
          <w:rPr>
            <w:noProof/>
            <w:lang w:val="en-GB"/>
          </w:rPr>
          <w:delText>(IPCC, 1992, 1995a, 1996)</w:delText>
        </w:r>
      </w:del>
      <w:r>
        <w:fldChar w:fldCharType="end"/>
      </w:r>
      <w:r w:rsidRPr="00C421D6">
        <w:rPr>
          <w:lang w:val="en-GB"/>
        </w:rPr>
        <w:t xml:space="preserve">. However, due to their complexity and the difficulty of obtaining precise measurements, aerosol effects have been consistently assessed as the largest single source of uncertainty in estimating total RF </w:t>
      </w:r>
      <w:r w:rsidR="0023034A">
        <w:fldChar w:fldCharType="begin" w:fldLock="1"/>
      </w:r>
      <w:r w:rsidR="00A94565">
        <w:rPr>
          <w:lang w:val="en-GB"/>
        </w:rPr>
        <w:instrText>ADDIN CSL_CITATION { "citationItems" : [ { "id" : "ITEM-1", "itemData" : { "DOI" : "10.1038/nature08281", "ISSN" : "1476-4687", "abstract" : "Atmospheric aerosol particles are crucial to the existence of clouds as we know them. It is thought that the aerosol can affect the ability of clouds to form precipitation and in turn cloudiness. But how, in detail, do clouds \u2014 and through them the radiative forcing of the global climate system \u2014 depend on the aerosol? Bjorn Stevens and Graham Feingold propose that past difficulties in untangling relationships between the aerosol, clouds and precipitation reflect in part a failure to take into account the many processes that act to buffer cloud and precipitation responses to aerosol perturbations. To counter this, say Stevens and Feingold, research needs to focus on understanding specific regimes of aerosol, cloud and precipitation.", "author" : [ { "dropping-particle" : "", "family" : "Stevens", "given" : "Bjorn", "non-dropping-particle" : "", "parse-names" : false, "suffix" : "" }, { "dropping-particle" : "", "family" : "Feingold", "given" : "Graham", "non-dropping-particle" : "", "parse-names" : false, "suffix" : "" } ], "container-title" : "Nature", "id" : "ITEM-1", "issue" : "7264", "issued" : { "date-parts" : [ [ "2009" ] ] }, "page" : "607-613", "title" : "Untangling aerosol effects on clouds and precipitation in a buffered system", "translator" : [ { "dropping-particle" : "", "family" : "H4298", "given" : "", "non-dropping-particle" : "", "parse-names" : false, "suffix" : "" } ], "type" : "article-journal", "volume" : "461" }, "uris" : [ "http://www.mendeley.com/documents/?uuid=5a3d5203-d481-4f9c-b32b-0611ddd2ad9d" ] }, { "id" : "ITEM-2", "itemData" : { "DOI" : "10.1017/CBO9781107415324.004", "ISBN" : "9781107661820", "author" : [ { "dropping-particle" : "", "family" : "IPCC", "given" : "", "non-dropping-particle" : "", "parse-names" : false, "suffix" : "" } ],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"ITEM-2", "issued" : { "date-parts" : [ [ "2013" ] ] }, "number-of-pages" : "1535", "publisher" : "Cambridge University Press", "publisher-place" : "Cambridge, United Kingdom and New York, NY, USA", "title" : "Climate Change 2013: The Physical Science Basis. Contribution of Working Group I to the Fifth Assessment Report of the Intergovernmental Panel on Climate Change", "translator" : [ { "dropping-particle" : "", "family" : "H4704", "given" : "Rt12", "non-dropping-particle" : "", "parse-names" : false, "suffix" : "" } ], "type" : "report" }, "uris" : [ "http://www.mendeley.com/documents/?uuid=20985b92-cfdd-47ac-93e2-af70e27d838b" ] } ], "mendeley" : { "formattedCitation" : "(Stevens and Feingold, 2009; IPCC, 2013a)", "plainTextFormattedCitation" : "(Stevens and Feingold, 2009; IPCC, 2013a)", "previouslyFormattedCitation" : "(Stevens and Feingold, 2009; IPCC, 2013a)" }, "properties" : { "noteIndex" : 0 }, "schema" : "https://github.com/citation-style-language/schema/raw/master/csl-citation.json" }</w:instrText>
      </w:r>
      <w:r w:rsidR="0023034A">
        <w:fldChar w:fldCharType="separate"/>
      </w:r>
      <w:ins w:id="2437" w:author="Robin Matthews" w:date="2021-05-18T16:02:00Z">
        <w:r w:rsidR="00602365">
          <w:rPr>
            <w:noProof/>
            <w:lang w:val="en-GB"/>
          </w:rPr>
          <w:t>(Stevens and Feingold, 2009; IPCC, 2013a)</w:t>
        </w:r>
      </w:ins>
      <w:del w:id="2438" w:author="Robin Matthews" w:date="2021-05-18T16:02:00Z">
        <w:r w:rsidR="0023034A" w:rsidRPr="00C421D6" w:rsidDel="00602365">
          <w:rPr>
            <w:noProof/>
            <w:lang w:val="en-GB"/>
          </w:rPr>
          <w:delText>(Stevens and Feingold, 2009; IPCC, 2013a)</w:delText>
        </w:r>
      </w:del>
      <w:r w:rsidR="0023034A">
        <w:fldChar w:fldCharType="end"/>
      </w:r>
      <w:r w:rsidRPr="00C421D6">
        <w:rPr>
          <w:lang w:val="en-GB"/>
        </w:rPr>
        <w:t xml:space="preserve">. Overall, AR5 assessed that </w:t>
      </w:r>
      <w:r w:rsidRPr="00C421D6">
        <w:rPr>
          <w:rFonts w:cs="Times New Roman"/>
          <w:lang w:val="en-GB"/>
        </w:rPr>
        <w:t>total aerosol effects, i</w:t>
      </w:r>
      <w:r w:rsidRPr="00C421D6">
        <w:rPr>
          <w:lang w:val="en-GB"/>
        </w:rPr>
        <w:t>ncluding cloud adjustments, resulted in</w:t>
      </w:r>
      <w:r w:rsidRPr="00C421D6">
        <w:rPr>
          <w:rFonts w:cs="Times New Roman"/>
          <w:lang w:val="en-GB"/>
        </w:rPr>
        <w:t xml:space="preserve"> a negative RF of –0.9 [–1.9 to −0.1] W m</w:t>
      </w:r>
      <w:r w:rsidRPr="00C421D6">
        <w:rPr>
          <w:rFonts w:cs="Times New Roman"/>
          <w:vertAlign w:val="superscript"/>
          <w:lang w:val="en-GB"/>
        </w:rPr>
        <w:t>−2</w:t>
      </w:r>
      <w:r w:rsidRPr="00C421D6">
        <w:rPr>
          <w:rFonts w:cs="Times New Roman"/>
          <w:lang w:val="en-GB"/>
        </w:rPr>
        <w:t xml:space="preserve"> </w:t>
      </w:r>
      <w:r w:rsidRPr="00C421D6">
        <w:rPr>
          <w:lang w:val="en-GB"/>
        </w:rPr>
        <w:t>(</w:t>
      </w:r>
      <w:r w:rsidRPr="00C421D6">
        <w:rPr>
          <w:i/>
          <w:lang w:val="en-GB"/>
        </w:rPr>
        <w:t>medium confidence</w:t>
      </w:r>
      <w:r w:rsidRPr="00C421D6">
        <w:rPr>
          <w:lang w:val="en-GB"/>
        </w:rPr>
        <w:t xml:space="preserve">), offsetting </w:t>
      </w:r>
      <w:r w:rsidRPr="00C421D6">
        <w:rPr>
          <w:rFonts w:cs="Times New Roman"/>
          <w:lang w:val="en-GB"/>
        </w:rPr>
        <w:t xml:space="preserve">a substantial portion of the positive RF resulting from the increase in </w:t>
      </w:r>
      <w:del w:id="2439" w:author="Ian Blenkinsop" w:date="2021-07-05T13:00:00Z">
        <w:r w:rsidRPr="00C421D6" w:rsidDel="00272070">
          <w:rPr>
            <w:rFonts w:cs="Times New Roman"/>
            <w:lang w:val="en-GB"/>
          </w:rPr>
          <w:delText>greenhouse gases</w:delText>
        </w:r>
      </w:del>
      <w:ins w:id="2440" w:author="Ian Blenkinsop" w:date="2021-07-05T13:00:00Z">
        <w:r w:rsidR="00272070">
          <w:rPr>
            <w:rFonts w:cs="Times New Roman"/>
            <w:lang w:val="en-GB"/>
          </w:rPr>
          <w:t>GHGs</w:t>
        </w:r>
      </w:ins>
      <w:r w:rsidRPr="00C421D6">
        <w:rPr>
          <w:rFonts w:cs="Times New Roman"/>
          <w:lang w:val="en-GB"/>
        </w:rPr>
        <w:t xml:space="preserve"> (</w:t>
      </w:r>
      <w:r w:rsidRPr="00C421D6">
        <w:rPr>
          <w:rFonts w:cs="Times New Roman"/>
          <w:i/>
          <w:lang w:val="en-GB"/>
        </w:rPr>
        <w:t>high confidence</w:t>
      </w:r>
      <w:r w:rsidRPr="00C421D6">
        <w:rPr>
          <w:rFonts w:cs="Times New Roman"/>
          <w:lang w:val="en-GB"/>
        </w:rPr>
        <w:t xml:space="preserve">) </w:t>
      </w:r>
      <w:r>
        <w:rPr>
          <w:rFonts w:cs="Times New Roman"/>
        </w:rPr>
        <w:fldChar w:fldCharType="begin" w:fldLock="1"/>
      </w:r>
      <w:r w:rsidR="00A94565">
        <w:rPr>
          <w:rFonts w:cs="Times New Roman"/>
          <w:lang w:val="en-GB"/>
        </w:rPr>
        <w:instrText>ADDIN CSL_CITATION { "citationItems" : [ { "id" : "ITEM-1",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"3-29", "publisher" : "Cambridge University Press", "publisher-place" : "Cambridge, United Kingdom and New York, NY, USA", "title" : "Summary for Policymakers", "translator" : [ { "dropping-particle" : "", "family" : "H3185", "given" : "Rt13", "non-dropping-particle" : "", "parse-names" : false, "suffix" : "" } ], "type" : "chapter" }, "uris" : [ "http://www.mendeley.com/documents/?uuid=5ce3e796-588b-4ad7-b106-6f7aace25aa3" ] } ], "mendeley" : { "formattedCitation" : "(IPCC, 2013b)", "plainTextFormattedCitation" : "(IPCC, 2013b)", "previouslyFormattedCitation" : "(IPCC, 2013b)" }, "properties" : { "noteIndex" : 0 }, "schema" : "https://github.com/citation-style-language/schema/raw/master/csl-citation.json" }</w:instrText>
      </w:r>
      <w:r>
        <w:rPr>
          <w:rFonts w:cs="Times New Roman"/>
        </w:rPr>
        <w:fldChar w:fldCharType="separate"/>
      </w:r>
      <w:ins w:id="2441" w:author="Robin Matthews" w:date="2021-05-18T16:02:00Z">
        <w:r w:rsidR="00602365">
          <w:rPr>
            <w:rFonts w:cs="Times New Roman"/>
            <w:noProof/>
            <w:lang w:val="en-GB"/>
          </w:rPr>
          <w:t>(IPCC, 2013b)</w:t>
        </w:r>
      </w:ins>
      <w:del w:id="2442" w:author="Robin Matthews" w:date="2021-05-18T16:02:00Z">
        <w:r w:rsidR="00962E93" w:rsidRPr="00C421D6" w:rsidDel="00602365">
          <w:rPr>
            <w:rFonts w:cs="Times New Roman"/>
            <w:noProof/>
            <w:lang w:val="en-GB"/>
          </w:rPr>
          <w:delText>(IPCC, 2013b)</w:delText>
        </w:r>
      </w:del>
      <w:r>
        <w:rPr>
          <w:rFonts w:cs="Times New Roman"/>
        </w:rPr>
        <w:fldChar w:fldCharType="end"/>
      </w:r>
      <w:r w:rsidRPr="00C421D6">
        <w:rPr>
          <w:rFonts w:cs="Times New Roman"/>
          <w:lang w:val="en-GB"/>
        </w:rPr>
        <w:t>. Chapter 7 provides an updated assessment of the total and per-component RF for the WGI contribution to AR6.</w:t>
      </w:r>
    </w:p>
    <w:p w14:paraId="16FCFD59" w14:textId="77777777" w:rsidR="00102875" w:rsidRPr="00C421D6" w:rsidRDefault="00102875" w:rsidP="00102875">
      <w:pPr>
        <w:pStyle w:val="AR6BodyText"/>
        <w:rPr>
          <w:lang w:val="en-GB"/>
        </w:rPr>
      </w:pPr>
    </w:p>
    <w:p w14:paraId="028FEA92" w14:textId="77777777" w:rsidR="00102875" w:rsidRPr="00C421D6" w:rsidRDefault="00102875" w:rsidP="00102875">
      <w:pPr>
        <w:pStyle w:val="AR6BodyText"/>
        <w:rPr>
          <w:lang w:val="en-GB"/>
        </w:rPr>
      </w:pPr>
    </w:p>
    <w:p w14:paraId="66268F18" w14:textId="3CFA7FDF" w:rsidR="00102875" w:rsidRPr="009D46EB" w:rsidRDefault="00102875" w:rsidP="00102875">
      <w:pPr>
        <w:pStyle w:val="AR6Chap1Level2111"/>
        <w:rPr>
          <w:lang w:val="en-GB"/>
        </w:rPr>
      </w:pPr>
      <w:bookmarkStart w:id="2443" w:name="_Toc69949976"/>
      <w:r w:rsidRPr="009D46EB">
        <w:rPr>
          <w:lang w:val="en-GB"/>
        </w:rPr>
        <w:t xml:space="preserve">Lines of </w:t>
      </w:r>
      <w:del w:id="2444" w:author="Ian Blenkinsop" w:date="2021-07-05T13:26:00Z">
        <w:r w:rsidRPr="009D46EB" w:rsidDel="004F32CF">
          <w:rPr>
            <w:lang w:val="en-GB"/>
          </w:rPr>
          <w:delText>evidence</w:delText>
        </w:r>
      </w:del>
      <w:ins w:id="2445" w:author="Ian Blenkinsop" w:date="2021-07-05T13:26:00Z">
        <w:r w:rsidR="004F32CF">
          <w:rPr>
            <w:lang w:val="en-GB"/>
          </w:rPr>
          <w:t>E</w:t>
        </w:r>
        <w:r w:rsidR="004F32CF" w:rsidRPr="009D46EB">
          <w:rPr>
            <w:lang w:val="en-GB"/>
          </w:rPr>
          <w:t>vidence</w:t>
        </w:r>
      </w:ins>
      <w:r w:rsidRPr="009D46EB">
        <w:rPr>
          <w:lang w:val="en-GB"/>
        </w:rPr>
        <w:t xml:space="preserve">: </w:t>
      </w:r>
      <w:del w:id="2446" w:author="Ian Blenkinsop" w:date="2021-07-05T13:26:00Z">
        <w:r w:rsidRPr="009D46EB" w:rsidDel="004F32CF">
          <w:rPr>
            <w:lang w:val="en-GB"/>
          </w:rPr>
          <w:delText xml:space="preserve">understanding </w:delText>
        </w:r>
      </w:del>
      <w:ins w:id="2447" w:author="Ian Blenkinsop" w:date="2021-07-05T13:26:00Z">
        <w:r w:rsidR="004F32CF">
          <w:rPr>
            <w:lang w:val="en-GB"/>
          </w:rPr>
          <w:t>U</w:t>
        </w:r>
        <w:r w:rsidR="004F32CF" w:rsidRPr="009D46EB">
          <w:rPr>
            <w:lang w:val="en-GB"/>
          </w:rPr>
          <w:t xml:space="preserve">nderstanding </w:t>
        </w:r>
      </w:ins>
      <w:r w:rsidRPr="009D46EB">
        <w:rPr>
          <w:lang w:val="en-GB"/>
        </w:rPr>
        <w:t xml:space="preserve">and </w:t>
      </w:r>
      <w:del w:id="2448" w:author="Ian Blenkinsop" w:date="2021-07-05T13:26:00Z">
        <w:r w:rsidRPr="009D46EB" w:rsidDel="004F32CF">
          <w:rPr>
            <w:lang w:val="en-GB"/>
          </w:rPr>
          <w:delText xml:space="preserve">attributing </w:delText>
        </w:r>
      </w:del>
      <w:ins w:id="2449" w:author="Ian Blenkinsop" w:date="2021-07-05T13:26:00Z">
        <w:r w:rsidR="004F32CF">
          <w:rPr>
            <w:lang w:val="en-GB"/>
          </w:rPr>
          <w:t>A</w:t>
        </w:r>
        <w:r w:rsidR="004F32CF" w:rsidRPr="009D46EB">
          <w:rPr>
            <w:lang w:val="en-GB"/>
          </w:rPr>
          <w:t xml:space="preserve">ttributing </w:t>
        </w:r>
      </w:ins>
      <w:del w:id="2450" w:author="Ian Blenkinsop" w:date="2021-07-05T13:26:00Z">
        <w:r w:rsidRPr="009D46EB" w:rsidDel="004F32CF">
          <w:rPr>
            <w:lang w:val="en-GB"/>
          </w:rPr>
          <w:delText xml:space="preserve">climate </w:delText>
        </w:r>
      </w:del>
      <w:ins w:id="2451" w:author="Ian Blenkinsop" w:date="2021-07-05T13:26:00Z">
        <w:r w:rsidR="004F32CF">
          <w:rPr>
            <w:lang w:val="en-GB"/>
          </w:rPr>
          <w:t>C</w:t>
        </w:r>
        <w:r w:rsidR="004F32CF" w:rsidRPr="009D46EB">
          <w:rPr>
            <w:lang w:val="en-GB"/>
          </w:rPr>
          <w:t xml:space="preserve">limate </w:t>
        </w:r>
      </w:ins>
      <w:del w:id="2452" w:author="Ian Blenkinsop" w:date="2021-07-05T13:26:00Z">
        <w:r w:rsidRPr="009D46EB" w:rsidDel="004F32CF">
          <w:rPr>
            <w:lang w:val="en-GB"/>
          </w:rPr>
          <w:delText>change</w:delText>
        </w:r>
      </w:del>
      <w:bookmarkEnd w:id="2443"/>
      <w:ins w:id="2453" w:author="Ian Blenkinsop" w:date="2021-07-05T13:26:00Z">
        <w:r w:rsidR="004F32CF">
          <w:rPr>
            <w:lang w:val="en-GB"/>
          </w:rPr>
          <w:t>C</w:t>
        </w:r>
        <w:r w:rsidR="004F32CF" w:rsidRPr="009D46EB">
          <w:rPr>
            <w:lang w:val="en-GB"/>
          </w:rPr>
          <w:t>hange</w:t>
        </w:r>
      </w:ins>
    </w:p>
    <w:p w14:paraId="704C846E" w14:textId="77777777" w:rsidR="00102875" w:rsidRPr="00C421D6" w:rsidRDefault="00102875" w:rsidP="00102875">
      <w:pPr>
        <w:pStyle w:val="AR6BodyText"/>
        <w:rPr>
          <w:lang w:val="en-GB"/>
        </w:rPr>
      </w:pPr>
    </w:p>
    <w:p w14:paraId="42815258" w14:textId="425678C5" w:rsidR="00102875" w:rsidRPr="00C421D6" w:rsidRDefault="00102875" w:rsidP="00102875">
      <w:pPr>
        <w:pStyle w:val="AR6BodyText"/>
        <w:rPr>
          <w:lang w:val="en-GB"/>
        </w:rPr>
      </w:pPr>
      <w:r w:rsidRPr="00C421D6">
        <w:rPr>
          <w:lang w:val="en-GB"/>
        </w:rPr>
        <w:t xml:space="preserve">Understanding the global climate system requires both theoretical understanding and empirical measurement of the major forces and factors that govern the transport of energy and mass (air, water and water vapour) around the globe; the chemical and physical properties of the atmosphere, </w:t>
      </w:r>
      <w:r w:rsidR="00964056" w:rsidRPr="00C41086">
        <w:rPr>
          <w:lang w:val="en-GB"/>
        </w:rPr>
        <w:t>ocean</w:t>
      </w:r>
      <w:r w:rsidRPr="00C421D6">
        <w:rPr>
          <w:lang w:val="en-GB"/>
        </w:rPr>
        <w:t>, cryosphere</w:t>
      </w:r>
      <w:del w:id="2454" w:author="Ian Blenkinsop" w:date="2021-07-05T13:26:00Z">
        <w:r w:rsidRPr="00C421D6" w:rsidDel="005E221C">
          <w:rPr>
            <w:lang w:val="en-GB"/>
          </w:rPr>
          <w:delText>,</w:delText>
        </w:r>
      </w:del>
      <w:r w:rsidRPr="00C421D6">
        <w:rPr>
          <w:lang w:val="en-GB"/>
        </w:rPr>
        <w:t xml:space="preserve"> and land surfaces; and the biological and physical dynamics of natural ecosystems, as well as the numerous feedbacks (both positive and negative) among these processes. Attributing climatic changes or extreme weather events to human activity </w:t>
      </w:r>
      <w:r w:rsidR="0022092E">
        <w:rPr>
          <w:lang w:val="en-GB"/>
        </w:rPr>
        <w:t>(</w:t>
      </w:r>
      <w:del w:id="2455" w:author="Ian Blenkinsop" w:date="2021-06-30T17:44:00Z">
        <w:r w:rsidR="0022092E" w:rsidDel="00CC219B">
          <w:rPr>
            <w:lang w:val="en-GB"/>
          </w:rPr>
          <w:delText xml:space="preserve">see </w:delText>
        </w:r>
      </w:del>
      <w:r w:rsidR="0022092E">
        <w:rPr>
          <w:lang w:val="en-GB"/>
        </w:rPr>
        <w:t>Cross</w:t>
      </w:r>
      <w:del w:id="2456" w:author="Ian Blenkinsop" w:date="2021-06-30T17:47:00Z">
        <w:r w:rsidR="0022092E" w:rsidDel="00CC219B">
          <w:rPr>
            <w:lang w:val="en-GB"/>
          </w:rPr>
          <w:delText xml:space="preserve"> </w:delText>
        </w:r>
      </w:del>
      <w:ins w:id="2457" w:author="Ian Blenkinsop" w:date="2021-06-30T17:47:00Z">
        <w:r w:rsidR="00CC219B">
          <w:rPr>
            <w:lang w:val="en-GB"/>
          </w:rPr>
          <w:t>-</w:t>
        </w:r>
      </w:ins>
      <w:r w:rsidR="0022092E">
        <w:rPr>
          <w:lang w:val="en-GB"/>
        </w:rPr>
        <w:t>Working Group Box: Attribution</w:t>
      </w:r>
      <w:r w:rsidRPr="00C421D6">
        <w:rPr>
          <w:lang w:val="en-GB"/>
        </w:rPr>
        <w:t xml:space="preserve">) </w:t>
      </w:r>
      <w:del w:id="2458" w:author="Ian Blenkinsop" w:date="2021-07-05T13:27:00Z">
        <w:r w:rsidRPr="00C421D6" w:rsidDel="005E221C">
          <w:rPr>
            <w:lang w:val="en-GB"/>
          </w:rPr>
          <w:delText>requires, additionally,</w:delText>
        </w:r>
      </w:del>
      <w:ins w:id="2459" w:author="Ian Blenkinsop" w:date="2021-07-05T13:27:00Z">
        <w:r w:rsidR="005E221C">
          <w:rPr>
            <w:lang w:val="en-GB"/>
          </w:rPr>
          <w:t>also requires an</w:t>
        </w:r>
      </w:ins>
      <w:r w:rsidRPr="00C421D6">
        <w:rPr>
          <w:lang w:val="en-GB"/>
        </w:rPr>
        <w:t xml:space="preserve"> understanding of the many ways that human activities may affect the climate, along with statistical and other techniques for separating the ‘signal’ of anthropogenic climate change from the ‘noise’ of natural climate variability (</w:t>
      </w:r>
      <w:del w:id="2460" w:author="Ian Blenkinsop" w:date="2021-06-30T17:48:00Z">
        <w:r w:rsidRPr="00C421D6" w:rsidDel="00CA10E2">
          <w:rPr>
            <w:lang w:val="en-GB"/>
          </w:rPr>
          <w:delText xml:space="preserve">see </w:delText>
        </w:r>
      </w:del>
      <w:r w:rsidRPr="00C421D6">
        <w:rPr>
          <w:lang w:val="en-GB"/>
        </w:rPr>
        <w:t xml:space="preserve">Section 1.4.2). This inter- and trans-disciplinary effort requires contributions from many sciences. </w:t>
      </w:r>
    </w:p>
    <w:p w14:paraId="7640C079" w14:textId="77777777" w:rsidR="00102875" w:rsidRPr="00C421D6" w:rsidRDefault="00102875" w:rsidP="00102875">
      <w:pPr>
        <w:pStyle w:val="AR6BodyText"/>
        <w:rPr>
          <w:lang w:val="en-GB"/>
        </w:rPr>
      </w:pPr>
    </w:p>
    <w:p w14:paraId="2D24DF3D" w14:textId="227F716C" w:rsidR="00102875" w:rsidRPr="00C421D6" w:rsidRDefault="00102875" w:rsidP="00102875">
      <w:pPr>
        <w:pStyle w:val="AR6BodyText"/>
        <w:rPr>
          <w:lang w:val="en-GB"/>
        </w:rPr>
      </w:pPr>
      <w:r w:rsidRPr="00C421D6">
        <w:rPr>
          <w:lang w:val="en-GB"/>
        </w:rPr>
        <w:t>Due to the complexity of many interacting processes</w:t>
      </w:r>
      <w:ins w:id="2461" w:author="Ian Blenkinsop" w:date="2021-07-05T13:28:00Z">
        <w:r w:rsidR="005E221C">
          <w:rPr>
            <w:lang w:val="en-GB"/>
          </w:rPr>
          <w:t>,</w:t>
        </w:r>
      </w:ins>
      <w:r w:rsidRPr="00C421D6">
        <w:rPr>
          <w:lang w:val="en-GB"/>
        </w:rPr>
        <w:t xml:space="preserve"> ranging in scale from the molecular to the global, and occurring on timescales from seconds to millennia, attribution makes extensive use of conceptual, mathematical, and computer simulation models. Modelling allows scientists to combine a vast range of theoretical and empirical understanding from physics, chemistry</w:t>
      </w:r>
      <w:del w:id="2462" w:author="Ian Blenkinsop" w:date="2021-06-30T17:49:00Z">
        <w:r w:rsidRPr="00C421D6" w:rsidDel="00CA10E2">
          <w:rPr>
            <w:lang w:val="en-GB"/>
          </w:rPr>
          <w:delText>,</w:delText>
        </w:r>
      </w:del>
      <w:r w:rsidRPr="00C421D6">
        <w:rPr>
          <w:lang w:val="en-GB"/>
        </w:rPr>
        <w:t xml:space="preserve"> and other natural sciences, producing estimates of their joint consequences as simulations of past, present</w:t>
      </w:r>
      <w:del w:id="2463" w:author="Ian Blenkinsop" w:date="2021-07-05T13:28:00Z">
        <w:r w:rsidRPr="00C421D6" w:rsidDel="005E221C">
          <w:rPr>
            <w:lang w:val="en-GB"/>
          </w:rPr>
          <w:delText>,</w:delText>
        </w:r>
      </w:del>
      <w:r w:rsidRPr="00C421D6">
        <w:rPr>
          <w:lang w:val="en-GB"/>
        </w:rPr>
        <w:t xml:space="preserve"> or future states and trends </w:t>
      </w:r>
      <w:r>
        <w:fldChar w:fldCharType="begin" w:fldLock="1"/>
      </w:r>
      <w:r w:rsidR="00A94565">
        <w:rPr>
          <w:lang w:val="en-GB"/>
        </w:rPr>
        <w:instrText>ADDIN CSL_CITATION { "citationItems" : [ { "id" : "ITEM-1", "itemData" : { "ISBN" : "0-12-515175-6", "author" : [ { "dropping-particle" : "", "family" : "Nebeker", "given" : "Frederik", "non-dropping-particle" : "", "parse-names" : false, "suffix" : "" } ], "collection-title" : "International Geophysics Series Vol. 60", "id" : "ITEM-1", "issued" : { "date-parts" : [ [ "1995" ] ] }, "number-of-pages" : "265", "publisher" : "Academic Press", "publisher-place" : "San Diego, CA, USA", "title" : "Calculating the Weather: Meteorology in the 20th Century", "translator" : [ { "dropping-particle" : "", "family" : "H2429", "given" : "Rt4", "non-dropping-particle" : "", "parse-names" : false, "suffix" : "" } ], "type" : "book" }, "uris" : [ "http://www.mendeley.com/documents/?uuid=95d97036-efd5-4698-850b-95e188cb38cb" ] }, { "id" : "ITEM-2", "itemData" : { "ISBN" : "9780262013925", "author" : [ { "dropping-particle" : "", "family" : "Edwards", "given" : "Paul N", "non-dropping-particle" : "", "parse-names" : false, "suffix" : "" } ], "id" : "ITEM-2", "issued" : { "date-parts" : [ [ "2010" ] ] }, "number-of-pages" : "552", "publisher" : "MIT Press", "publisher-place" : "Cambridge. MA, USA", "title" : "A Vast Machine: Computer Models, Climate Data, and the Politics of Global Warming", "translator" : [ { "dropping-particle" : "", "family" : "H2562", "given" : "Rt4", "non-dropping-particle" : "", "parse-names" : false, "suffix" : "" } ], "type" : "book" }, "uris" : [ "http://www.mendeley.com/documents/?uuid=39dc10e8-4f08-4d14-aa4d-574e5c25a22d" ] }, { "id" : "ITEM-3", "itemData" : { "DOI" : "10.1002/wcc.95", "ISSN" : "17577780", "abstract" : "Abstract The history of climate modeling begins with conceptual models, followed in the 19th century by mathematical models of energy balance and radiative transfer, as well as simple analog models. Since the 1950s, the principal tools of climate science have been computer simulation models of the global general circulation. From the 1990s to the present, a trend toward increasingly comprehensive coupled models of the entire climate system has dominated the field. Climate model evaluation and intercomparison is changing modeling into a more standardized, modular process, presenting the potential for unifying research and operational aspects of climate science. WIREs Clim Change 2011 2 128\u2013139 DOI: 10.1002/wcc.95 This article is categorized under: Climate, History, Society, Culture &gt; Technological Aspects and Ideas Climate Models and Modeling &gt; Knowledge Generation with Models", "author" : [ { "dropping-particle" : "", "family" : "Edwards", "given" : "Paul N", "non-dropping-particle" : "", "parse-names" : false, "suffix" : "" } ], "container-title" : "WIREs Climate Change", "id" : "ITEM-3", "issue" : "1", "issued" : { "date-parts" : [ [ "2011", "1" ] ] }, "page" : "128-139", "title" : "History of climate modeling", "translator" : [ { "dropping-particle" : "", "family" : "H2095", "given" : "", "non-dropping-particle" : "", "parse-names" : false, "suffix" : "" } ], "type" : "article-journal", "volume" : "2" }, "uris" : [ "http://www.mendeley.com/documents/?uuid=e9a30879-4064-4280-b9d1-cf3cbb0809c3" ] } ], "mendeley" : { "formattedCitation" : "(Nebeker, 1995; Edwards, 2010, 2011)", "plainTextFormattedCitation" : "(Nebeker, 1995; Edwards, 2010, 2011)", "previouslyFormattedCitation" : "(Nebeker, 1995; Edwards, 2010, 2011)" }, "properties" : { "noteIndex" : 0 }, "schema" : "https://github.com/citation-style-language/schema/raw/master/csl-citation.json" }</w:instrText>
      </w:r>
      <w:r>
        <w:fldChar w:fldCharType="separate"/>
      </w:r>
      <w:ins w:id="2464" w:author="Robin Matthews" w:date="2021-05-18T16:02:00Z">
        <w:r w:rsidR="00602365">
          <w:rPr>
            <w:noProof/>
            <w:lang w:val="en-GB"/>
          </w:rPr>
          <w:t>(Nebeker, 1995; Edwards, 2010, 2011)</w:t>
        </w:r>
      </w:ins>
      <w:del w:id="2465" w:author="Robin Matthews" w:date="2021-05-18T16:02:00Z">
        <w:r w:rsidRPr="00C421D6" w:rsidDel="00602365">
          <w:rPr>
            <w:noProof/>
            <w:lang w:val="en-GB"/>
          </w:rPr>
          <w:delText>(Nebeker, 1995; Edwards, 2010, 2011)</w:delText>
        </w:r>
      </w:del>
      <w:r>
        <w:fldChar w:fldCharType="end"/>
      </w:r>
      <w:r w:rsidRPr="00C421D6">
        <w:rPr>
          <w:lang w:val="en-GB"/>
        </w:rPr>
        <w:t>.</w:t>
      </w:r>
    </w:p>
    <w:p w14:paraId="7A94F59B" w14:textId="77777777" w:rsidR="00102875" w:rsidRPr="00C421D6" w:rsidRDefault="00102875" w:rsidP="00102875">
      <w:pPr>
        <w:pStyle w:val="AR6BodyText"/>
        <w:rPr>
          <w:lang w:val="en-GB"/>
        </w:rPr>
      </w:pPr>
    </w:p>
    <w:p w14:paraId="3F9F4254" w14:textId="10859D14" w:rsidR="00102875" w:rsidRPr="00C421D6" w:rsidRDefault="00102875" w:rsidP="00102875">
      <w:pPr>
        <w:pStyle w:val="AR6BodyText"/>
        <w:rPr>
          <w:lang w:val="en-GB"/>
        </w:rPr>
      </w:pPr>
      <w:r w:rsidRPr="00C421D6">
        <w:rPr>
          <w:rFonts w:cs="Times New Roman"/>
          <w:lang w:val="en-GB"/>
        </w:rPr>
        <w:t>In addition to radiative transfer (discussed above in Section 1.3.3), forces and factors such as thermodynamics (energy conversions)</w:t>
      </w:r>
      <w:r w:rsidRPr="00C421D6">
        <w:rPr>
          <w:lang w:val="en-GB"/>
        </w:rPr>
        <w:t xml:space="preserve">, </w:t>
      </w:r>
      <w:r w:rsidRPr="00C421D6">
        <w:rPr>
          <w:rFonts w:cs="Times New Roman"/>
          <w:lang w:val="en-GB"/>
        </w:rPr>
        <w:t>gravity, surface friction, and the Earth</w:t>
      </w:r>
      <w:r w:rsidR="005E221C">
        <w:rPr>
          <w:rFonts w:cs="Times New Roman"/>
          <w:lang w:val="en-GB"/>
        </w:rPr>
        <w:t>’</w:t>
      </w:r>
      <w:r w:rsidRPr="00C421D6">
        <w:rPr>
          <w:rFonts w:cs="Times New Roman"/>
          <w:lang w:val="en-GB"/>
        </w:rPr>
        <w:t xml:space="preserve">s rotation govern the planetary-scale movements or ‘circulation’ of air and water in the climate system. The scientific theory of climate began with </w:t>
      </w:r>
      <w:r>
        <w:rPr>
          <w:rFonts w:cs="Times New Roman"/>
        </w:rPr>
        <w:fldChar w:fldCharType="begin" w:fldLock="1"/>
      </w:r>
      <w:r w:rsidR="00E81B0B">
        <w:rPr>
          <w:rFonts w:cs="Times New Roman"/>
          <w:lang w:val="en-GB"/>
        </w:rPr>
        <w:instrText>ADDIN CSL_CITATION { "citationItems" : [ { "id" : "ITEM-1", "itemData" : { "DOI" : "10.1098/rstl.1686.0026", "author" : [ { "dropping-particle" : "", "family" : "Halley", "given" : "Edmond", "non-dropping-particle" : "", "parse-names" : false, "suffix" : "" } ], "container-title" : "Philosophical Transactions of the Royal Society of London", "id" : "ITEM-1", "issue" : "183", "issued" : { "date-parts" : [ [ "1686" ] ] }, "page" : "153-168", "title" : "An Historical Account of the Trade Winds, and Monsoons, Observable in the Seas between and Near the Tropicks, with an Attempt to Assign the Phisical Cause of the Said Winds", "translator" : [ { "dropping-particle" : "", "family" : "H2490", "given" : "", "non-dropping-particle" : "", "parse-names" : false, "suffix" : "" } ], "type" : "article-journal", "volume" : "1" }, "uris" : [ "http://www.mendeley.com/documents/?uuid=adb8ce02-7aa3-4d68-a4a5-7d96f81f3a03" ] } ], "mendeley" : { "formattedCitation" : "(Halley, 1686)", "manualFormatting" : "Halley (1686)", "plainTextFormattedCitation" : "(Halley, 1686)", "previouslyFormattedCitation" : "(Halley, 1686)" }, "properties" : { "noteIndex" : 0 }, "schema" : "https://github.com/citation-style-language/schema/raw/master/csl-citation.json" }</w:instrText>
      </w:r>
      <w:r>
        <w:rPr>
          <w:rFonts w:cs="Times New Roman"/>
        </w:rPr>
        <w:fldChar w:fldCharType="separate"/>
      </w:r>
      <w:ins w:id="2466" w:author="Robin Matthews" w:date="2021-05-18T16:02:00Z">
        <w:r w:rsidR="00602365">
          <w:rPr>
            <w:rFonts w:cs="Times New Roman"/>
            <w:noProof/>
            <w:lang w:val="en-GB"/>
          </w:rPr>
          <w:t>Halley (1686)</w:t>
        </w:r>
      </w:ins>
      <w:del w:id="2467" w:author="Robin Matthews" w:date="2021-05-18T16:02:00Z">
        <w:r w:rsidRPr="00C421D6" w:rsidDel="00602365">
          <w:rPr>
            <w:rFonts w:cs="Times New Roman"/>
            <w:noProof/>
            <w:lang w:val="en-GB"/>
          </w:rPr>
          <w:delText>Halley (1686)</w:delText>
        </w:r>
      </w:del>
      <w:r>
        <w:rPr>
          <w:rFonts w:cs="Times New Roman"/>
        </w:rPr>
        <w:fldChar w:fldCharType="end"/>
      </w:r>
      <w:r w:rsidRPr="00C421D6">
        <w:rPr>
          <w:rFonts w:cs="Times New Roman"/>
          <w:lang w:val="en-GB"/>
        </w:rPr>
        <w:t xml:space="preserve">, who hypothesized vertical atmospheric circulatory cells driven by solar heating, and </w:t>
      </w:r>
      <w:r>
        <w:rPr>
          <w:rFonts w:cs="Times New Roman"/>
        </w:rPr>
        <w:fldChar w:fldCharType="begin" w:fldLock="1"/>
      </w:r>
      <w:r w:rsidR="00E81B0B">
        <w:rPr>
          <w:rFonts w:cs="Times New Roman"/>
          <w:lang w:val="en-GB"/>
        </w:rPr>
        <w:instrText>ADDIN CSL_CITATION { "citationItems" : [ { "id" : "ITEM-1", "itemData" : { "DOI" : "10.1098/rstl.1735.0014", "author" : [ { "dropping-particle" : "", "family" : "Hadley", "given" : "George", "non-dropping-particle" : "", "parse-names" : false, "suffix" : "" } ], "container-title" : "Philosophical Transactions of the Royal Society of London", "id" : "ITEM-1", "issued" : { "date-parts" : [ [ "1735" ] ] }, "page" : "58-62", "publisher" : "Royal Society of London, JSTOR (Organization),", "title" : "Concerning the Cause of the General Trade-Winds", "translator" : [ { "dropping-particle" : "", "family" : "H2481", "given" : "", "non-dropping-particle" : "", "parse-names" : false, "suffix" : "" } ], "type" : "article-journal", "volume" : "39" }, "uris" : [ "http://www.mendeley.com/documents/?uuid=82a6023c-1c5c-4368-a41e-d4ce82f272be" ] } ], "mendeley" : { "formattedCitation" : "(Hadley, 1735)", "manualFormatting" : "Hadley (1735)", "plainTextFormattedCitation" : "(Hadley, 1735)", "previouslyFormattedCitation" : "(Hadley, 1735)" }, "properties" : { "noteIndex" : 0 }, "schema" : "https://github.com/citation-style-language/schema/raw/master/csl-citation.json" }</w:instrText>
      </w:r>
      <w:r>
        <w:rPr>
          <w:rFonts w:cs="Times New Roman"/>
        </w:rPr>
        <w:fldChar w:fldCharType="separate"/>
      </w:r>
      <w:ins w:id="2468" w:author="Robin Matthews" w:date="2021-05-18T16:02:00Z">
        <w:r w:rsidR="00602365">
          <w:rPr>
            <w:rFonts w:cs="Times New Roman"/>
            <w:noProof/>
            <w:lang w:val="en-GB"/>
          </w:rPr>
          <w:t>Hadley (1735)</w:t>
        </w:r>
      </w:ins>
      <w:del w:id="2469" w:author="Robin Matthews" w:date="2021-05-18T16:02:00Z">
        <w:r w:rsidRPr="00C421D6" w:rsidDel="00602365">
          <w:rPr>
            <w:rFonts w:cs="Times New Roman"/>
            <w:noProof/>
            <w:lang w:val="en-GB"/>
          </w:rPr>
          <w:delText>Hadley (1735)</w:delText>
        </w:r>
      </w:del>
      <w:r>
        <w:rPr>
          <w:rFonts w:cs="Times New Roman"/>
        </w:rPr>
        <w:fldChar w:fldCharType="end"/>
      </w:r>
      <w:r w:rsidRPr="00C421D6">
        <w:rPr>
          <w:rFonts w:cs="Times New Roman"/>
          <w:lang w:val="en-GB"/>
        </w:rPr>
        <w:t xml:space="preserve">, who showed how the Earth’s rotation affects that circulation. </w:t>
      </w:r>
      <w:r>
        <w:rPr>
          <w:rFonts w:cs="Times New Roman"/>
        </w:rPr>
        <w:fldChar w:fldCharType="begin" w:fldLock="1"/>
      </w:r>
      <w:r w:rsidR="00E14AAC">
        <w:rPr>
          <w:rFonts w:cs="Times New Roman"/>
          <w:lang w:val="en-GB"/>
        </w:rPr>
        <w:instrText>ADDIN CSL_CITATION { "citationItems" : [ { "id" : "ITEM-1", "itemData" : { "author" : [ { "dropping-particle" : "", "family" : "Ferrel", "given" : "William", "non-dropping-particle" : "", "parse-names" : false, "suffix" : "" } ], "container-title" : "Nashville Journal of Medicine and Surgery", "id" : "ITEM-1", "issue" : "4-5", "issued" : { "date-parts" : [ [ "1856" ] ] }, "page" : "287-301,375-389", "title" : "An Essay on the Winds and Currents of the Ocean", "translator" : [ { "dropping-particle" : "", "family" : "H63", "given" : "", "non-dropping-particle" : "", "parse-names" : false, "suffix" : "" } ], "type" : "article-journal", "volume" : "11" }, "uris" : [ "http://www.mendeley.com/documents/?uuid=c5ae928a-4a3b-49a2-94bc-4a1274f6b832" ] } ], "mendeley" : { "formattedCitation" : "(Ferrel, 1856)", "manualFormatting" : "Ferrel (1856)", "plainTextFormattedCitation" : "(Ferrel, 1856)", "previouslyFormattedCitation" : "(Ferrel, 1856)" }, "properties" : { "noteIndex" : 0 }, "schema" : "https://github.com/citation-style-language/schema/raw/master/csl-citation.json" }</w:instrText>
      </w:r>
      <w:r>
        <w:rPr>
          <w:rFonts w:cs="Times New Roman"/>
        </w:rPr>
        <w:fldChar w:fldCharType="separate"/>
      </w:r>
      <w:ins w:id="2470" w:author="Robin Matthews" w:date="2021-05-18T16:02:00Z">
        <w:r w:rsidR="00602365">
          <w:rPr>
            <w:rFonts w:cs="Times New Roman"/>
            <w:noProof/>
            <w:lang w:val="en-GB"/>
          </w:rPr>
          <w:t>Ferrel (1856)</w:t>
        </w:r>
      </w:ins>
      <w:del w:id="2471" w:author="Robin Matthews" w:date="2021-05-18T16:02:00Z">
        <w:r w:rsidRPr="00C421D6" w:rsidDel="00602365">
          <w:rPr>
            <w:rFonts w:cs="Times New Roman"/>
            <w:noProof/>
            <w:lang w:val="en-GB"/>
          </w:rPr>
          <w:delText>Ferrel (1856)</w:delText>
        </w:r>
      </w:del>
      <w:r>
        <w:rPr>
          <w:rFonts w:cs="Times New Roman"/>
        </w:rPr>
        <w:fldChar w:fldCharType="end"/>
      </w:r>
      <w:r w:rsidRPr="00C421D6">
        <w:rPr>
          <w:rFonts w:cs="Times New Roman"/>
          <w:lang w:val="en-GB"/>
        </w:rPr>
        <w:t xml:space="preserve"> added the Coriolis force to existing theory, explaining the major structures of the global atmospheric circulation. In aggregate, prevailing winds and ocean currents move energy poleward from the equatorial regions where the majority of incoming solar radiation is received.</w:t>
      </w:r>
    </w:p>
    <w:p w14:paraId="5BC076A4" w14:textId="77777777" w:rsidR="00102875" w:rsidRPr="00C421D6" w:rsidRDefault="00102875" w:rsidP="00102875">
      <w:pPr>
        <w:pStyle w:val="AR6BodyText"/>
        <w:rPr>
          <w:lang w:val="en-GB"/>
        </w:rPr>
      </w:pPr>
    </w:p>
    <w:p w14:paraId="01946186" w14:textId="4D8E56AF" w:rsidR="00102875" w:rsidRPr="00C421D6" w:rsidRDefault="00102875" w:rsidP="00102875">
      <w:pPr>
        <w:pStyle w:val="AR6BodyText"/>
        <w:rPr>
          <w:lang w:val="en-GB"/>
        </w:rPr>
      </w:pPr>
      <w:r w:rsidRPr="00C421D6">
        <w:rPr>
          <w:rFonts w:cs="Times New Roman"/>
          <w:lang w:val="en-GB"/>
        </w:rPr>
        <w:t xml:space="preserve">Climate models provide the ability to </w:t>
      </w:r>
      <w:r w:rsidRPr="00C421D6">
        <w:rPr>
          <w:lang w:val="en-GB"/>
        </w:rPr>
        <w:t>simulate these complex circulatory processes, and to improve the</w:t>
      </w:r>
      <w:r w:rsidRPr="00C421D6">
        <w:rPr>
          <w:rFonts w:cs="Times New Roman"/>
          <w:lang w:val="en-GB"/>
        </w:rPr>
        <w:t xml:space="preserve"> </w:t>
      </w:r>
      <w:r w:rsidRPr="00C421D6">
        <w:rPr>
          <w:rFonts w:cs="Times New Roman"/>
          <w:lang w:val="en-GB"/>
        </w:rPr>
        <w:lastRenderedPageBreak/>
        <w:t xml:space="preserve">physical theory of climate </w:t>
      </w:r>
      <w:r w:rsidRPr="00C421D6">
        <w:rPr>
          <w:lang w:val="en-GB"/>
        </w:rPr>
        <w:t>by testing</w:t>
      </w:r>
      <w:r w:rsidRPr="00C421D6">
        <w:rPr>
          <w:rFonts w:cs="Times New Roman"/>
          <w:lang w:val="en-GB"/>
        </w:rPr>
        <w:t xml:space="preserve"> different mathematical formulations of </w:t>
      </w:r>
      <w:r w:rsidRPr="00C421D6">
        <w:rPr>
          <w:lang w:val="en-GB"/>
        </w:rPr>
        <w:t>those</w:t>
      </w:r>
      <w:r w:rsidRPr="00C421D6">
        <w:rPr>
          <w:rFonts w:cs="Times New Roman"/>
          <w:lang w:val="en-GB"/>
        </w:rPr>
        <w:t xml:space="preserve"> processes. Since controlled experiments at planetary scale are impossible, climate simulations provide </w:t>
      </w:r>
      <w:r w:rsidRPr="00C421D6">
        <w:rPr>
          <w:lang w:val="en-GB"/>
        </w:rPr>
        <w:t>one</w:t>
      </w:r>
      <w:r w:rsidRPr="00C421D6">
        <w:rPr>
          <w:rFonts w:cs="Times New Roman"/>
          <w:lang w:val="en-GB"/>
        </w:rPr>
        <w:t xml:space="preserve"> important way to explore the differential effects and interactions of variables such as solar irradiance, aerosols</w:t>
      </w:r>
      <w:del w:id="2472" w:author="Ian Blenkinsop" w:date="2021-07-05T13:32:00Z">
        <w:r w:rsidRPr="00C421D6" w:rsidDel="005E221C">
          <w:rPr>
            <w:rFonts w:cs="Times New Roman"/>
            <w:lang w:val="en-GB"/>
          </w:rPr>
          <w:delText>,</w:delText>
        </w:r>
      </w:del>
      <w:r w:rsidRPr="00C421D6">
        <w:rPr>
          <w:rFonts w:cs="Times New Roman"/>
          <w:lang w:val="en-GB"/>
        </w:rPr>
        <w:t xml:space="preserve"> and </w:t>
      </w:r>
      <w:del w:id="2473" w:author="Ian Blenkinsop" w:date="2021-07-05T13:32:00Z">
        <w:r w:rsidRPr="00C421D6" w:rsidDel="005E221C">
          <w:rPr>
            <w:rFonts w:cs="Times New Roman"/>
            <w:lang w:val="en-GB"/>
          </w:rPr>
          <w:delText>greenhouse gases</w:delText>
        </w:r>
      </w:del>
      <w:ins w:id="2474" w:author="Ian Blenkinsop" w:date="2021-07-05T13:32:00Z">
        <w:r w:rsidR="005E221C">
          <w:rPr>
            <w:rFonts w:cs="Times New Roman"/>
            <w:lang w:val="en-GB"/>
          </w:rPr>
          <w:t>GH</w:t>
        </w:r>
      </w:ins>
      <w:ins w:id="2475" w:author="Ian Blenkinsop" w:date="2021-07-05T13:33:00Z">
        <w:r w:rsidR="005E221C">
          <w:rPr>
            <w:rFonts w:cs="Times New Roman"/>
            <w:lang w:val="en-GB"/>
          </w:rPr>
          <w:t>Gs</w:t>
        </w:r>
      </w:ins>
      <w:r w:rsidRPr="00C421D6">
        <w:rPr>
          <w:lang w:val="en-GB"/>
        </w:rPr>
        <w:t xml:space="preserve">. To assess their quality, models or </w:t>
      </w:r>
      <w:r w:rsidR="00C45F3B">
        <w:rPr>
          <w:lang w:val="en-GB"/>
        </w:rPr>
        <w:t xml:space="preserve">compontents of </w:t>
      </w:r>
      <w:r w:rsidRPr="00C421D6">
        <w:rPr>
          <w:lang w:val="en-GB"/>
        </w:rPr>
        <w:t xml:space="preserve">models may be compared with observations. </w:t>
      </w:r>
      <w:r w:rsidRPr="00C421D6">
        <w:rPr>
          <w:rFonts w:cs="Times New Roman"/>
          <w:lang w:val="en-GB"/>
        </w:rPr>
        <w:t xml:space="preserve">For this reason, they </w:t>
      </w:r>
      <w:r w:rsidR="00C45F3B">
        <w:rPr>
          <w:rFonts w:cs="Times New Roman"/>
          <w:lang w:val="en-GB"/>
        </w:rPr>
        <w:t>can be</w:t>
      </w:r>
      <w:r w:rsidR="00C45F3B" w:rsidRPr="00C421D6">
        <w:rPr>
          <w:rFonts w:cs="Times New Roman"/>
          <w:lang w:val="en-GB"/>
        </w:rPr>
        <w:t xml:space="preserve"> </w:t>
      </w:r>
      <w:r w:rsidRPr="00C421D6">
        <w:rPr>
          <w:rFonts w:cs="Times New Roman"/>
          <w:lang w:val="en-GB"/>
        </w:rPr>
        <w:t>used to attribute observe</w:t>
      </w:r>
      <w:r w:rsidRPr="00C421D6">
        <w:rPr>
          <w:lang w:val="en-GB"/>
        </w:rPr>
        <w:t xml:space="preserve">d </w:t>
      </w:r>
      <w:r w:rsidRPr="00C421D6">
        <w:rPr>
          <w:rFonts w:cs="Times New Roman"/>
          <w:lang w:val="en-GB"/>
        </w:rPr>
        <w:t xml:space="preserve">climatic effects to different natural and human drivers </w:t>
      </w:r>
      <w:r>
        <w:rPr>
          <w:rFonts w:cs="Times New Roman"/>
        </w:rPr>
        <w:fldChar w:fldCharType="begin" w:fldLock="1"/>
      </w:r>
      <w:r w:rsidR="00A94565">
        <w:rPr>
          <w:rFonts w:cs="Times New Roman"/>
          <w:lang w:val="en-GB"/>
        </w:rPr>
        <w:instrText>ADDIN CSL_CITATION { "citationItems" : [ { "id" : "ITEM-1", "itemData" : { "DOI" : "10.1038/ngeo1057", "ISSN" : "1752-0894", "author" : [ { "dropping-particle" : "", "family" : "Hegerl", "given" : "Gabriele C.", "non-dropping-particle" : "", "parse-names" : false, "suffix" : "" }, { "dropping-particle" : "", "family" : "Luterbacher", "given" : "Juerg", "non-dropping-particle" : "", "parse-names" : false, "suffix" : "" }, { "dropping-particle" : "", "family" : "Gonz\u00e1lez-Rouco", "given" : "Fidel", "non-dropping-particle" : "", "parse-names" : false, "suffix" : "" }, { "dropping-particle" : "", "family" : "Tett", "given" : "Simon F. B.", "non-dropping-particle" : "", "parse-names" : false, "suffix" : "" }, { "dropping-particle" : "", "family" : "Crowley", "given" : "Thomas", "non-dropping-particle" : "", "parse-names" : false, "suffix" : "" }, { "dropping-particle" : "", "family" : "Xoplaki", "given" : "Elena", "non-dropping-particle" : "", "parse-names" : false, "suffix" : "" } ], "container-title" : "Nature Geoscience", "id" : "ITEM-1", "issue" : "2", "issued" : { "date-parts" : [ [ "2011", "2", "16" ] ] }, "page" : "99-103", "title" : "Influence of human and natural forcing on European seasonal temperatures", "translator" : [ { "dropping-particle" : "", "family" : "H3793", "given" : "", "non-dropping-particle" : "", "parse-names" : false, "suffix" : "" } ], "type" : "article-journal", "volume" : "4" }, "uris" : [ "http://www.mendeley.com/documents/?uuid=7d7f2c80-4592-4c05-a6f5-6c093e75ad11" ] } ], "mendeley" : { "formattedCitation" : "(Hegerl et al., 2011)", "plainTextFormattedCitation" : "(Hegerl et al., 2011)", "previouslyFormattedCitation" : "(Hegerl et al., 2011)" }, "properties" : { "noteIndex" : 0 }, "schema" : "https://github.com/citation-style-language/schema/raw/master/csl-citation.json" }</w:instrText>
      </w:r>
      <w:r>
        <w:rPr>
          <w:rFonts w:cs="Times New Roman"/>
        </w:rPr>
        <w:fldChar w:fldCharType="separate"/>
      </w:r>
      <w:ins w:id="2476" w:author="Robin Matthews" w:date="2021-05-18T16:02:00Z">
        <w:r w:rsidR="00602365">
          <w:rPr>
            <w:rFonts w:cs="Times New Roman"/>
            <w:noProof/>
            <w:lang w:val="en-GB"/>
          </w:rPr>
          <w:t>(Hegerl et al., 2011)</w:t>
        </w:r>
      </w:ins>
      <w:del w:id="2477" w:author="Robin Matthews" w:date="2021-05-18T16:02:00Z">
        <w:r w:rsidRPr="00C421D6" w:rsidDel="00602365">
          <w:rPr>
            <w:rFonts w:cs="Times New Roman"/>
            <w:noProof/>
            <w:lang w:val="en-GB"/>
          </w:rPr>
          <w:delText>(Hegerl et al., 2011)</w:delText>
        </w:r>
      </w:del>
      <w:r>
        <w:rPr>
          <w:rFonts w:cs="Times New Roman"/>
        </w:rPr>
        <w:fldChar w:fldCharType="end"/>
      </w:r>
      <w:r w:rsidRPr="00C421D6">
        <w:rPr>
          <w:rFonts w:cs="Times New Roman"/>
          <w:lang w:val="en-GB"/>
        </w:rPr>
        <w:t xml:space="preserve">. As early as </w:t>
      </w:r>
      <w:r>
        <w:rPr>
          <w:rFonts w:cs="Times New Roman"/>
        </w:rPr>
        <w:fldChar w:fldCharType="begin" w:fldLock="1"/>
      </w:r>
      <w:r w:rsidR="00E81B0B">
        <w:rPr>
          <w:rFonts w:cs="Times New Roman"/>
          <w:lang w:val="en-GB"/>
        </w:rPr>
        <w:instrText>ADDIN CSL_CITATION { "citationItems" : [ { "id" : "ITEM-1", "itemData" : { "DOI" : "10.1080/14786449608620846", "author" : [ { "dropping-particle" : "", "family" : "Arrhenius", "given" : "Svante", "non-dropping-particle" : "", "parse-names" : false, "suffix" : "" } ], "container-title" : "The London, Edinburgh, and Dublin Philosophical Magazine and Journal of Science", "id" : "ITEM-1", "issue" : "251", "issued" : { "date-parts" : [ [ "1896" ] ] }, "page" : "237-276", "publisher" : "Taylor &amp; Francis", "title" : "On the influence of carbonic acid in the air upon the temperature of the ground", "translator" : [ { "dropping-particle" : "", "family" : "H2491", "given" : "", "non-dropping-particle" : "", "parse-names" : false, "suffix" : "" } ], "type" : "article-journal", "volume" : "41" }, "uris" : [ "http://www.mendeley.com/documents/?uuid=e278b476-7ff2-4480-a5d4-687f9778aa8a" ] } ], "mendeley" : { "formattedCitation" : "(Arrhenius, 1896)", "manualFormatting" : "Arrhenius (1896)", "plainTextFormattedCitation" : "(Arrhenius, 1896)", "previouslyFormattedCitation" : "(Arrhenius, 1896)" }, "properties" : { "noteIndex" : 0 }, "schema" : "https://github.com/citation-style-language/schema/raw/master/csl-citation.json" }</w:instrText>
      </w:r>
      <w:r>
        <w:rPr>
          <w:rFonts w:cs="Times New Roman"/>
        </w:rPr>
        <w:fldChar w:fldCharType="separate"/>
      </w:r>
      <w:ins w:id="2478" w:author="Robin Matthews" w:date="2021-05-18T16:02:00Z">
        <w:r w:rsidR="00602365">
          <w:rPr>
            <w:rFonts w:cs="Times New Roman"/>
            <w:noProof/>
            <w:lang w:val="en-GB"/>
          </w:rPr>
          <w:t>Arrhenius (1896)</w:t>
        </w:r>
      </w:ins>
      <w:del w:id="2479" w:author="Robin Matthews" w:date="2021-05-18T16:02:00Z">
        <w:r w:rsidRPr="00C421D6" w:rsidDel="00602365">
          <w:rPr>
            <w:rFonts w:cs="Times New Roman"/>
            <w:noProof/>
            <w:lang w:val="en-GB"/>
          </w:rPr>
          <w:delText>Arrhenius (1896)</w:delText>
        </w:r>
      </w:del>
      <w:r>
        <w:rPr>
          <w:rFonts w:cs="Times New Roman"/>
        </w:rPr>
        <w:fldChar w:fldCharType="end"/>
      </w:r>
      <w:r w:rsidRPr="00C421D6">
        <w:rPr>
          <w:rFonts w:cs="Times New Roman"/>
          <w:lang w:val="en-GB"/>
        </w:rPr>
        <w:t xml:space="preserve">, simple mathematical models were used to calculate the effects of doubling atmospheric carbon dioxide over pre-industrial concentrations </w:t>
      </w:r>
      <w:del w:id="2480" w:author="Ian Blenkinsop" w:date="2021-07-05T13:33:00Z">
        <w:r w:rsidRPr="00C421D6" w:rsidDel="005E221C">
          <w:rPr>
            <w:rFonts w:cs="Times New Roman"/>
            <w:lang w:val="en-GB"/>
          </w:rPr>
          <w:delText>(~</w:delText>
        </w:r>
      </w:del>
      <w:ins w:id="2481" w:author="Ian Blenkinsop" w:date="2021-07-05T13:33:00Z">
        <w:r w:rsidR="005E221C" w:rsidRPr="00C421D6">
          <w:rPr>
            <w:rFonts w:cs="Times New Roman"/>
            <w:lang w:val="en-GB"/>
          </w:rPr>
          <w:t>(</w:t>
        </w:r>
      </w:ins>
      <w:ins w:id="2482" w:author="Ian Blenkinsop" w:date="2021-07-05T13:34:00Z">
        <w:r w:rsidR="005E221C">
          <w:rPr>
            <w:rFonts w:cs="Times New Roman"/>
            <w:lang w:val="en-GB"/>
          </w:rPr>
          <w:t>approximately</w:t>
        </w:r>
      </w:ins>
      <w:ins w:id="2483" w:author="Ian Blenkinsop" w:date="2021-07-05T13:33:00Z">
        <w:r w:rsidR="005E221C">
          <w:rPr>
            <w:rFonts w:cs="Times New Roman"/>
            <w:lang w:val="en-GB"/>
          </w:rPr>
          <w:t xml:space="preserve"> </w:t>
        </w:r>
      </w:ins>
      <w:r w:rsidRPr="00C421D6">
        <w:rPr>
          <w:rFonts w:cs="Times New Roman"/>
          <w:lang w:val="en-GB"/>
        </w:rPr>
        <w:t xml:space="preserve">550 ppm vs </w:t>
      </w:r>
      <w:ins w:id="2484" w:author="Ian Blenkinsop" w:date="2021-07-05T13:34:00Z">
        <w:r w:rsidR="005E221C">
          <w:rPr>
            <w:rFonts w:cs="Times New Roman"/>
            <w:lang w:val="en-GB"/>
          </w:rPr>
          <w:t>approximately</w:t>
        </w:r>
        <w:r w:rsidR="005E221C" w:rsidRPr="00C421D6" w:rsidDel="005E221C">
          <w:rPr>
            <w:rFonts w:cs="Times New Roman"/>
            <w:lang w:val="en-GB"/>
          </w:rPr>
          <w:t xml:space="preserve"> </w:t>
        </w:r>
      </w:ins>
      <w:del w:id="2485" w:author="Ian Blenkinsop" w:date="2021-07-05T13:34:00Z">
        <w:r w:rsidRPr="00C421D6" w:rsidDel="005E221C">
          <w:rPr>
            <w:rFonts w:cs="Times New Roman"/>
            <w:lang w:val="en-GB"/>
          </w:rPr>
          <w:delText>~</w:delText>
        </w:r>
      </w:del>
      <w:r w:rsidRPr="00C421D6">
        <w:rPr>
          <w:rFonts w:cs="Times New Roman"/>
          <w:lang w:val="en-GB"/>
        </w:rPr>
        <w:t>275 ppm</w:t>
      </w:r>
      <w:ins w:id="2486" w:author="Ian Blenkinsop" w:date="2021-07-05T13:34:00Z">
        <w:r w:rsidR="005E221C">
          <w:rPr>
            <w:rFonts w:cs="Times New Roman"/>
            <w:lang w:val="en-GB"/>
          </w:rPr>
          <w:t xml:space="preserve"> respectively</w:t>
        </w:r>
      </w:ins>
      <w:r w:rsidRPr="00C421D6">
        <w:rPr>
          <w:rFonts w:cs="Times New Roman"/>
          <w:lang w:val="en-GB"/>
        </w:rPr>
        <w:t xml:space="preserve">). In the early </w:t>
      </w:r>
      <w:del w:id="2487" w:author="Ian Blenkinsop" w:date="2021-07-05T13:34:00Z">
        <w:r w:rsidRPr="00C421D6" w:rsidDel="005E221C">
          <w:rPr>
            <w:rFonts w:cs="Times New Roman"/>
            <w:lang w:val="en-GB"/>
          </w:rPr>
          <w:delText xml:space="preserve">1900s </w:delText>
        </w:r>
      </w:del>
      <w:ins w:id="2488" w:author="Ian Blenkinsop" w:date="2021-07-05T13:34:00Z">
        <w:r w:rsidR="005E221C">
          <w:rPr>
            <w:rFonts w:cs="Times New Roman"/>
            <w:lang w:val="en-GB"/>
          </w:rPr>
          <w:t>20th century</w:t>
        </w:r>
        <w:r w:rsidR="005E221C" w:rsidRPr="00C421D6">
          <w:rPr>
            <w:rFonts w:cs="Times New Roman"/>
            <w:lang w:val="en-GB"/>
          </w:rPr>
          <w:t xml:space="preserve"> </w:t>
        </w:r>
      </w:ins>
      <w:r w:rsidRPr="00C421D6">
        <w:rPr>
          <w:rFonts w:cs="Times New Roman"/>
          <w:lang w:val="en-GB"/>
        </w:rPr>
        <w:t>Bjerknes formulated the Navier</w:t>
      </w:r>
      <w:del w:id="2489" w:author="Ian Blenkinsop" w:date="2021-07-05T13:35:00Z">
        <w:r w:rsidRPr="00C421D6" w:rsidDel="005E221C">
          <w:rPr>
            <w:rFonts w:cs="Times New Roman"/>
            <w:lang w:val="en-GB"/>
          </w:rPr>
          <w:delText>-</w:delText>
        </w:r>
      </w:del>
      <w:ins w:id="2490" w:author="Ian Blenkinsop" w:date="2021-07-05T13:35:00Z">
        <w:r w:rsidR="005E221C">
          <w:rPr>
            <w:rFonts w:cs="Times New Roman"/>
            <w:lang w:val="en-GB"/>
          </w:rPr>
          <w:t>–</w:t>
        </w:r>
      </w:ins>
      <w:r w:rsidRPr="00C421D6">
        <w:rPr>
          <w:rFonts w:cs="Times New Roman"/>
          <w:lang w:val="en-GB"/>
        </w:rPr>
        <w:t xml:space="preserve">Stokes equations of fluid dynamics for motion of the atmosphere </w:t>
      </w:r>
      <w:r>
        <w:rPr>
          <w:rFonts w:cs="Times New Roman"/>
        </w:rPr>
        <w:fldChar w:fldCharType="begin" w:fldLock="1"/>
      </w:r>
      <w:r w:rsidR="00E81B0B">
        <w:rPr>
          <w:rFonts w:cs="Times New Roman"/>
          <w:lang w:val="en-GB"/>
        </w:rPr>
        <w:instrText>ADDIN CSL_CITATION { "citationItems" : [ { "id" : "ITEM-1", "itemData" : { "author" : [ { "dropping-particle" : "", "family" : "Bjerknes", "given" : "Vilhelm Friman Koren", "non-dropping-particle" : "", "parse-names" : false, "suffix" : "" } ], "id" : "ITEM-1", "issued" : { "date-parts" : [ [ "1906" ] ] }, "number-of-pages" : "160", "publisher" : "Columbia University Press", "publisher-place" : "New York, NY, USA", "title" : "Fields of force; supplementary lectures, applications to meteorology; a course of lectures in mathematical physics delivered December 1 to 23, 1905", "translator" : [ { "dropping-particle" : "", "family" : "H2424", "given" : "Rt4", "non-dropping-particle" : "", "parse-names" : false, "suffix" : "" } ], "type" : "book" }, "uris" : [ "http://www.mendeley.com/documents/?uuid=3f52de77-e56f-42d3-97e4-23512e67f098" ] }, { "id" : "ITEM-2", "itemData" : { "author" : [ { "dropping-particle" : "", "family" : "Bjerknes", "given" : "Vilhelm Friman Koren", "non-dropping-particle" : "", "parse-names" : false, "suffix" : "" }, { "dropping-particle" : "", "family" : "Sandstr\u00f6m", "given" : "Johan Wilhelm", "non-dropping-particle" : "", "parse-names" : false, "suffix" : "" }, { "dropping-particle" : "", "family" : "Hesselberg", "given" : "Theodor", "non-dropping-particle" : "", "parse-names" : false, "suffix" : "" }, { "dropping-particle" : "", "family" : "Devik", "given" : "Olak Martin", "non-dropping-particle" : "", "parse-names" : false, "suffix" : "" } ], "id" : "ITEM-2", "issued" : { "date-parts" : [ [ "1910" ] ] }, "number-of-pages" : "2 v.", "publisher" : "Carnegie Institution of Washington", "publisher-place" : "Washington, DC, USA", "title" : "Dynamic Meteorology and Hydrography", "translator" : [ { "dropping-particle" : "", "family" : "H2", "given" : "Rt4", "non-dropping-particle" : "", "parse-names" : false, "suffix" : "" } ], "type" : "book" }, "uris" : [ "http://www.mendeley.com/documents/?uuid=11e9d4d8-866f-4d6a-acea-d329295641de" ] } ], "mendeley" : { "formattedCitation" : "(Bjerknes, 1906; Bjerknes et al., 1910)", "plainTextFormattedCitation" : "(Bjerknes, 1906; Bjerknes et al., 1910)", "previouslyFormattedCitation" : "(Bjerknes, 1906; Bjerknes et al., 1910)" }, "properties" : { "noteIndex" : 0 }, "schema" : "https://github.com/citation-style-language/schema/raw/master/csl-citation.json" }</w:instrText>
      </w:r>
      <w:r>
        <w:rPr>
          <w:rFonts w:cs="Times New Roman"/>
        </w:rPr>
        <w:fldChar w:fldCharType="separate"/>
      </w:r>
      <w:ins w:id="2491" w:author="Robin Matthews" w:date="2021-05-18T16:02:00Z">
        <w:r w:rsidR="00602365">
          <w:rPr>
            <w:rFonts w:cs="Times New Roman"/>
            <w:noProof/>
            <w:lang w:val="en-GB"/>
          </w:rPr>
          <w:t>(Bjerknes, 1906; Bjerknes et al., 1910)</w:t>
        </w:r>
      </w:ins>
      <w:del w:id="2492" w:author="Robin Matthews" w:date="2021-05-18T16:02:00Z">
        <w:r w:rsidRPr="00C421D6" w:rsidDel="00602365">
          <w:rPr>
            <w:rFonts w:cs="Times New Roman"/>
            <w:noProof/>
            <w:lang w:val="en-GB"/>
          </w:rPr>
          <w:delText>(Bjerknes, 1906; Bjerknes et al., 1910)</w:delText>
        </w:r>
      </w:del>
      <w:r>
        <w:rPr>
          <w:rFonts w:cs="Times New Roman"/>
        </w:rPr>
        <w:fldChar w:fldCharType="end"/>
      </w:r>
      <w:r w:rsidRPr="00C421D6">
        <w:rPr>
          <w:rFonts w:cs="Times New Roman"/>
          <w:lang w:val="en-GB"/>
        </w:rPr>
        <w:t xml:space="preserve">, and </w:t>
      </w:r>
      <w:r>
        <w:rPr>
          <w:rFonts w:cs="Times New Roman"/>
        </w:rPr>
        <w:fldChar w:fldCharType="begin" w:fldLock="1"/>
      </w:r>
      <w:r w:rsidR="00E81B0B">
        <w:rPr>
          <w:rFonts w:cs="Times New Roman"/>
          <w:lang w:val="en-GB"/>
        </w:rPr>
        <w:instrText>ADDIN CSL_CITATION { "citationItems" : [ { "id" : "ITEM-1", "itemData" : { "author" : [ { "dropping-particle" : "", "family" : "Richardson", "given" : "Lewis Fry", "non-dropping-particle" : "", "parse-names" : false, "suffix" : "" } ], "id" : "ITEM-1", "issued" : { "date-parts" : [ [ "1922" ] ] }, "number-of-pages" : "236", "publisher" : "Cambridge University Press", "publisher-place" : "Cambridge, UK", "title" : "Weather Prediction by Numerical Process", "translator" : [ { "dropping-particle" : "", "family" : "H2435", "given" : "Rt4", "non-dropping-particle" : "", "parse-names" : false, "suffix" : "" } ], "type" : "book" }, "uris" : [ "http://www.mendeley.com/documents/?uuid=d48c5ef8-4ab6-4260-b6e4-dac767d46d88" ] } ], "mendeley" : { "formattedCitation" : "(Richardson, 1922)", "manualFormatting" : "Richardson (1922)", "plainTextFormattedCitation" : "(Richardson, 1922)", "previouslyFormattedCitation" : "(Richardson, 1922)" }, "properties" : { "noteIndex" : 0 }, "schema" : "https://github.com/citation-style-language/schema/raw/master/csl-citation.json" }</w:instrText>
      </w:r>
      <w:r>
        <w:rPr>
          <w:rFonts w:cs="Times New Roman"/>
        </w:rPr>
        <w:fldChar w:fldCharType="separate"/>
      </w:r>
      <w:ins w:id="2493" w:author="Robin Matthews" w:date="2021-05-18T16:02:00Z">
        <w:r w:rsidR="00602365">
          <w:rPr>
            <w:rFonts w:cs="Times New Roman"/>
            <w:noProof/>
            <w:lang w:val="en-GB"/>
          </w:rPr>
          <w:t>Richardson (1922)</w:t>
        </w:r>
      </w:ins>
      <w:del w:id="2494" w:author="Robin Matthews" w:date="2021-05-18T16:02:00Z">
        <w:r w:rsidRPr="00C421D6" w:rsidDel="00602365">
          <w:rPr>
            <w:rFonts w:cs="Times New Roman"/>
            <w:noProof/>
            <w:lang w:val="en-GB"/>
          </w:rPr>
          <w:delText>Richardson (1922)</w:delText>
        </w:r>
      </w:del>
      <w:r>
        <w:rPr>
          <w:rFonts w:cs="Times New Roman"/>
        </w:rPr>
        <w:fldChar w:fldCharType="end"/>
      </w:r>
      <w:r w:rsidRPr="00C421D6">
        <w:rPr>
          <w:rFonts w:cs="Times New Roman"/>
          <w:lang w:val="en-GB"/>
        </w:rPr>
        <w:t xml:space="preserve"> developed a system for numerical weather prediction based on these equations. When electronic computers became available in the late 1940s, the methods of Bjerknes and Richardson were successfully applied to weather forecasting </w:t>
      </w:r>
      <w:r>
        <w:rPr>
          <w:rFonts w:cs="Times New Roman"/>
        </w:rPr>
        <w:fldChar w:fldCharType="begin" w:fldLock="1"/>
      </w:r>
      <w:r w:rsidR="00E81B0B">
        <w:rPr>
          <w:rFonts w:cs="Times New Roman"/>
          <w:lang w:val="en-GB"/>
        </w:rPr>
        <w:instrText>ADDIN CSL_CITATION { "citationItems" : [ { "id" : "ITEM-1", "itemData" : { "DOI" : "10.1111/j.2153-3490.1950.tb00336.x", "ISSN" : "00402826", "author" : [ { "dropping-particle" : "", "family" : "Charney", "given" : "J. G.", "non-dropping-particle" : "", "parse-names" : false, "suffix" : "" }, { "dropping-particle" : "", "family" : "Fj\u00f6rtoft", "given" : "R.", "non-dropping-particle" : "", "parse-names" : false, "suffix" : "" }, { "dropping-particle" : "", "family" : "Neumann", "given" : "J.", "non-dropping-particle" : "", "parse-names" : false, "suffix" : "" } ], "container-title" : "Tellus", "id" : "ITEM-1", "issue" : "4", "issued" : { "date-parts" : [ [ "1950", "11" ] ] }, "page" : "237-254", "title" : "Numerical Integration of the Barotropic Vorticity Equation", "translator" : [ { "dropping-particle" : "", "family" : "H3809", "given" : "", "non-dropping-particle" : "", "parse-names" : false, "suffix" : "" } ], "type" : "article-journal", "volume" : "2" }, "uris" : [ "http://www.mendeley.com/documents/?uuid=501c4cf8-9faa-4e4c-a51b-866ebf3460cd" ] }, { "id" : "ITEM-2", "itemData" : { "ISBN" : "0-12-515175-6", "author" : [ { "dropping-particle" : "", "family" : "Nebeker", "given" : "Frederik", "non-dropping-particle" : "", "parse-names" : false, "suffix" : "" } ], "collection-title" : "International Geophysics Series Vol. 60", "id" : "ITEM-2", "issued" : { "date-parts" : [ [ "1995" ] ] }, "number-of-pages" : "265", "publisher" : "Academic Press", "publisher-place" : "San Diego, CA, USA", "title" : "Calculating the Weather: Meteorology in the 20th Century", "translator" : [ { "dropping-particle" : "", "family" : "H2429", "given" : "Rt4", "non-dropping-particle" : "", "parse-names" : false, "suffix" : "" } ], "type" : "book" }, "uris" : [ "http://www.mendeley.com/documents/?uuid=95d97036-efd5-4698-850b-95e188cb38cb" ] }, { "id" : "ITEM-3", "itemData" : { "ISBN" : "9780262517355", "abstract" : "For much of the first half of the twentieth century, meteorology was more art than science, dependent on an individual forecaster's lifetime of local experience. In Weather by the Numbers, Kristine Harper tells the story of the transformation of meteorology from a \"guessing science\" into a sophisticated scientific discipline based on physics and mathematics. What made this possible was the development of the electronic digital computer; earlier attempts at numerical weather prediction had foundered on the human inability to solve nonlinear equations quickly enough for timely forecasting. After World War II, the combination of an expanded observation network developed for military purposes, newly trained meteorologists, savvy about math and physics, and the nascent digital computer created a new way of approaching atmospheric theory and weather forecasting. This transformation of a discipline, Harper writes, was the most important intellectual achievement of twentieth-century meteorology, and paved the way for the growth of computer-assisted modeling in all the sciences.", "author" : [ { "dropping-particle" : "", "family" : "Harper", "given" : "Kristine C", "non-dropping-particle" : "", "parse-names" : false, "suffix" : "" } ], "id" : "ITEM-3", "issued" : { "date-parts" : [ [ "2008" ] ] }, "number-of-pages" : "320", "publisher" : "MIT Press", "publisher-place" : "Cambridge, MA, USA", "title" : "Weather by the Numbers: The Genesis of Modern Meteorology", "translator" : [ { "dropping-particle" : "", "family" : "H4670", "given" : "Rt4", "non-dropping-particle" : "", "parse-names" : false, "suffix" : "" } ], "type" : "book" }, "uris" : [ "http://www.mendeley.com/documents/?uuid=324837f4-53e8-4844-821c-28924be2f701" ] } ], "mendeley" : { "formattedCitation" : "(Charney et al., 1950; Nebeker, 1995; Harper, 2008)", "plainTextFormattedCitation" : "(Charney et al., 1950; Nebeker, 1995; Harper, 2008)", "previouslyFormattedCitation" : "(Charney et al., 1950; Nebeker, 1995; Harper, 2008)" }, "properties" : { "noteIndex" : 0 }, "schema" : "https://github.com/citation-style-language/schema/raw/master/csl-citation.json" }</w:instrText>
      </w:r>
      <w:r>
        <w:rPr>
          <w:rFonts w:cs="Times New Roman"/>
        </w:rPr>
        <w:fldChar w:fldCharType="separate"/>
      </w:r>
      <w:ins w:id="2495" w:author="Robin Matthews" w:date="2021-05-18T16:02:00Z">
        <w:r w:rsidR="00602365">
          <w:rPr>
            <w:rFonts w:cs="Times New Roman"/>
            <w:noProof/>
            <w:lang w:val="en-GB"/>
          </w:rPr>
          <w:t>(Charney et al., 1950; Nebeker, 1995; Harper, 2008)</w:t>
        </w:r>
      </w:ins>
      <w:del w:id="2496" w:author="Robin Matthews" w:date="2021-05-18T16:02:00Z">
        <w:r w:rsidRPr="00C421D6" w:rsidDel="00602365">
          <w:rPr>
            <w:rFonts w:cs="Times New Roman"/>
            <w:noProof/>
            <w:lang w:val="en-GB"/>
          </w:rPr>
          <w:delText>(Charney et al., 1950; Nebeker, 1995; Harper, 2008)</w:delText>
        </w:r>
      </w:del>
      <w:r>
        <w:rPr>
          <w:rFonts w:cs="Times New Roman"/>
        </w:rPr>
        <w:fldChar w:fldCharType="end"/>
      </w:r>
      <w:r w:rsidRPr="00C421D6">
        <w:rPr>
          <w:rFonts w:cs="Times New Roman"/>
          <w:lang w:val="en-GB"/>
        </w:rPr>
        <w:t xml:space="preserve">. </w:t>
      </w:r>
    </w:p>
    <w:p w14:paraId="346E1365" w14:textId="77777777" w:rsidR="00102875" w:rsidRPr="00C421D6" w:rsidRDefault="00102875" w:rsidP="00102875">
      <w:pPr>
        <w:pStyle w:val="AR6BodyText"/>
        <w:rPr>
          <w:lang w:val="en-GB"/>
        </w:rPr>
      </w:pPr>
    </w:p>
    <w:p w14:paraId="7DEAC8A1" w14:textId="7401FB8D" w:rsidR="00102875" w:rsidRPr="00C421D6" w:rsidRDefault="00102875" w:rsidP="00102875">
      <w:pPr>
        <w:pStyle w:val="AR6BodyText"/>
        <w:rPr>
          <w:lang w:val="en-GB"/>
        </w:rPr>
      </w:pPr>
      <w:r w:rsidRPr="00C421D6">
        <w:rPr>
          <w:rFonts w:cs="Times New Roman"/>
          <w:lang w:val="en-GB"/>
        </w:rPr>
        <w:t xml:space="preserve">In the 1960s similar approaches to modelling the weather were used to model the climate, but with much longer runs than daily forecasting </w:t>
      </w:r>
      <w:r>
        <w:rPr>
          <w:rFonts w:cs="Times New Roman"/>
        </w:rPr>
        <w:fldChar w:fldCharType="begin" w:fldLock="1"/>
      </w:r>
      <w:r w:rsidR="00E81B0B">
        <w:rPr>
          <w:rFonts w:cs="Times New Roman"/>
          <w:lang w:val="en-GB"/>
        </w:rPr>
        <w:instrText>ADDIN CSL_CITATION { "citationItems" : [ { "id" : "ITEM-1", "itemData" : { "DOI" : "10.1175/1520-0493(1965)093&lt;0727:NRFANL&gt;2.3.CO;2", "ISSN" : "0027-0644", "author" : [ { "dropping-particle" : "", "family" : "Smagorinsky", "given" : "Joseph", "non-dropping-particle" : "", "parse-names" : false, "suffix" : "" }, { "dropping-particle" : "", "family" : "Manabe", "given" : "Syukuro", "non-dropping-particle" : "", "parse-names" : false, "suffix" : "" }, { "dropping-particle" : "", "family" : "Holloway", "given" : "J. Leith", "non-dropping-particle" : "", "parse-names" : false, "suffix" : "" } ], "container-title" : "Monthly Weather Review", "id" : "ITEM-1", "issue" : "12", "issued" : { "date-parts" : [ [ "1965", "12" ] ] }, "page" : "727-768", "title" : "Numerical results from a Nine-level General Circulation Model of the Atmosphere", "translator" : [ { "dropping-particle" : "", "family" : "H1527", "given" : "", "non-dropping-particle" : "", "parse-names" : false, "suffix" : "" } ], "type" : "article-journal", "volume" : "93" }, "uris" : [ "http://www.mendeley.com/documents/?uuid=8ba01df2-3901-47c2-9895-1f721f53fda7" ] }, { "id" : "ITEM-2", "itemData" : { "DOI" : "10.1175/1520-0469(1967)024&lt;0241:TEOTAW&gt;2.0.CO;2", "ISSN" : "0022-4928", "author" : [ { "dropping-particle" : "", "family" : "Manabe", "given" : "Syukuro", "non-dropping-particle" : "", "parse-names" : false, "suffix" : "" }, { "dropping-particle" : "", "family" : "Wetherald", "given" : "Richard T.", "non-dropping-particle" : "", "parse-names" : false, "suffix" : "" } ], "container-title" : "Journal of the Atmospheric Sciences", "id" : "ITEM-2", "issue" : "3", "issued" : { "date-parts" : [ [ "1967", "5" ] ] }, "page" : "241-259", "title" : "Thermal Equilibrium of the Atmosphere with a Given Distribution of Relative Humidity", "translator" : [ { "dropping-particle" : "", "family" : "H4120", "given" : "", "non-dropping-particle" : "", "parse-names" : false, "suffix" : "" } ], "type" : "article-journal", "volume" : "24" }, "uris" : [ "http://www.mendeley.com/documents/?uuid=a587c421-0ff9-47bd-a44a-6d873413082b" ] } ], "mendeley" : { "formattedCitation" : "(Smagorinsky et al., 1965; Manabe and Wetherald, 1967)", "plainTextFormattedCitation" : "(Smagorinsky et al., 1965; Manabe and Wetherald, 1967)", "previouslyFormattedCitation" : "(Smagorinsky et al., 1965; Manabe and Wetherald, 1967)" }, "properties" : { "noteIndex" : 0 }, "schema" : "https://github.com/citation-style-language/schema/raw/master/csl-citation.json" }</w:instrText>
      </w:r>
      <w:r>
        <w:rPr>
          <w:rFonts w:cs="Times New Roman"/>
        </w:rPr>
        <w:fldChar w:fldCharType="separate"/>
      </w:r>
      <w:ins w:id="2497" w:author="Robin Matthews" w:date="2021-05-18T16:02:00Z">
        <w:r w:rsidR="00602365">
          <w:rPr>
            <w:rFonts w:cs="Times New Roman"/>
            <w:noProof/>
            <w:lang w:val="en-GB"/>
          </w:rPr>
          <w:t>(Smagorinsky et al., 1965; Manabe and Wetherald, 1967)</w:t>
        </w:r>
      </w:ins>
      <w:del w:id="2498" w:author="Robin Matthews" w:date="2021-05-18T16:02:00Z">
        <w:r w:rsidR="00F8677F" w:rsidRPr="00C421D6" w:rsidDel="00602365">
          <w:rPr>
            <w:rFonts w:cs="Times New Roman"/>
            <w:noProof/>
            <w:lang w:val="en-GB"/>
          </w:rPr>
          <w:delText>(Smagorinsky et al., 1965; Manabe and Wetherald, 1967)</w:delText>
        </w:r>
      </w:del>
      <w:r>
        <w:rPr>
          <w:rFonts w:cs="Times New Roman"/>
        </w:rPr>
        <w:fldChar w:fldCharType="end"/>
      </w:r>
      <w:r w:rsidRPr="00C421D6">
        <w:rPr>
          <w:rFonts w:cs="Times New Roman"/>
          <w:lang w:val="en-GB"/>
        </w:rPr>
        <w:t xml:space="preserve">. Simpler statistical and one- and two-dimensional modelling approaches continued in tandem with the more complex </w:t>
      </w:r>
      <w:del w:id="2499" w:author="Ian Blenkinsop" w:date="2021-07-05T13:36:00Z">
        <w:r w:rsidR="0038467A" w:rsidRPr="00C421D6" w:rsidDel="005E221C">
          <w:rPr>
            <w:rFonts w:cs="Times New Roman"/>
            <w:lang w:val="en-GB"/>
          </w:rPr>
          <w:delText>G</w:delText>
        </w:r>
        <w:r w:rsidR="007B3CD8" w:rsidRPr="00C421D6" w:rsidDel="005E221C">
          <w:rPr>
            <w:rFonts w:cs="Times New Roman"/>
            <w:lang w:val="en-GB"/>
          </w:rPr>
          <w:delText>eneral</w:delText>
        </w:r>
        <w:r w:rsidR="0038467A" w:rsidRPr="00C421D6" w:rsidDel="005E221C">
          <w:rPr>
            <w:rFonts w:cs="Times New Roman"/>
            <w:lang w:val="en-GB"/>
          </w:rPr>
          <w:delText xml:space="preserve"> </w:delText>
        </w:r>
      </w:del>
      <w:ins w:id="2500" w:author="Ian Blenkinsop" w:date="2021-07-05T13:36:00Z">
        <w:r w:rsidR="005E221C">
          <w:rPr>
            <w:rFonts w:cs="Times New Roman"/>
            <w:lang w:val="en-GB"/>
          </w:rPr>
          <w:t>g</w:t>
        </w:r>
        <w:r w:rsidR="005E221C" w:rsidRPr="00C421D6">
          <w:rPr>
            <w:rFonts w:cs="Times New Roman"/>
            <w:lang w:val="en-GB"/>
          </w:rPr>
          <w:t xml:space="preserve">eneral </w:t>
        </w:r>
      </w:ins>
      <w:del w:id="2501" w:author="Ian Blenkinsop" w:date="2021-07-05T13:36:00Z">
        <w:r w:rsidR="0038467A" w:rsidRPr="00C421D6" w:rsidDel="005E221C">
          <w:rPr>
            <w:rFonts w:cs="Times New Roman"/>
            <w:lang w:val="en-GB"/>
          </w:rPr>
          <w:delText xml:space="preserve">Circulation </w:delText>
        </w:r>
      </w:del>
      <w:ins w:id="2502" w:author="Ian Blenkinsop" w:date="2021-07-05T13:36:00Z">
        <w:r w:rsidR="005E221C">
          <w:rPr>
            <w:rFonts w:cs="Times New Roman"/>
            <w:lang w:val="en-GB"/>
          </w:rPr>
          <w:t>c</w:t>
        </w:r>
        <w:r w:rsidR="005E221C" w:rsidRPr="00C421D6">
          <w:rPr>
            <w:rFonts w:cs="Times New Roman"/>
            <w:lang w:val="en-GB"/>
          </w:rPr>
          <w:t xml:space="preserve">irculation </w:t>
        </w:r>
      </w:ins>
      <w:del w:id="2503" w:author="Ian Blenkinsop" w:date="2021-07-05T13:36:00Z">
        <w:r w:rsidR="0038467A" w:rsidRPr="00C421D6" w:rsidDel="005E221C">
          <w:rPr>
            <w:rFonts w:cs="Times New Roman"/>
            <w:lang w:val="en-GB"/>
          </w:rPr>
          <w:delText xml:space="preserve">Models </w:delText>
        </w:r>
      </w:del>
      <w:ins w:id="2504" w:author="Ian Blenkinsop" w:date="2021-07-05T13:36:00Z">
        <w:r w:rsidR="005E221C">
          <w:rPr>
            <w:rFonts w:cs="Times New Roman"/>
            <w:lang w:val="en-GB"/>
          </w:rPr>
          <w:t>m</w:t>
        </w:r>
        <w:r w:rsidR="005E221C" w:rsidRPr="00C421D6">
          <w:rPr>
            <w:rFonts w:cs="Times New Roman"/>
            <w:lang w:val="en-GB"/>
          </w:rPr>
          <w:t xml:space="preserve">odels </w:t>
        </w:r>
      </w:ins>
      <w:r w:rsidR="0038467A" w:rsidRPr="00C421D6">
        <w:rPr>
          <w:rFonts w:cs="Times New Roman"/>
          <w:lang w:val="en-GB"/>
        </w:rPr>
        <w:t>(</w:t>
      </w:r>
      <w:r w:rsidRPr="00C421D6">
        <w:rPr>
          <w:rFonts w:cs="Times New Roman"/>
          <w:lang w:val="en-GB"/>
        </w:rPr>
        <w:t>GCMs</w:t>
      </w:r>
      <w:del w:id="2505" w:author="Ian Blenkinsop" w:date="2021-07-05T13:37:00Z">
        <w:r w:rsidR="0038467A" w:rsidRPr="00C421D6" w:rsidDel="005E221C">
          <w:rPr>
            <w:rFonts w:cs="Times New Roman"/>
            <w:lang w:val="en-GB"/>
          </w:rPr>
          <w:delText>)</w:delText>
        </w:r>
        <w:r w:rsidRPr="00C421D6" w:rsidDel="005E221C">
          <w:rPr>
            <w:rFonts w:cs="Times New Roman"/>
            <w:lang w:val="en-GB"/>
          </w:rPr>
          <w:delText xml:space="preserve"> </w:delText>
        </w:r>
      </w:del>
      <w:ins w:id="2506" w:author="Ian Blenkinsop" w:date="2021-07-05T13:37:00Z">
        <w:r w:rsidR="005E221C">
          <w:rPr>
            <w:rFonts w:cs="Times New Roman"/>
            <w:lang w:val="en-GB"/>
          </w:rPr>
          <w:t>;</w:t>
        </w:r>
        <w:r w:rsidR="005E221C" w:rsidRPr="00C421D6">
          <w:rPr>
            <w:rFonts w:cs="Times New Roman"/>
            <w:lang w:val="en-GB"/>
          </w:rPr>
          <w:t xml:space="preserve"> </w:t>
        </w:r>
      </w:ins>
      <w:r>
        <w:rPr>
          <w:rFonts w:cs="Times New Roman"/>
        </w:rPr>
        <w:fldChar w:fldCharType="begin" w:fldLock="1"/>
      </w:r>
      <w:r w:rsidR="00A94565">
        <w:rPr>
          <w:rFonts w:cs="Times New Roman"/>
          <w:lang w:val="en-GB"/>
        </w:rPr>
        <w:instrText>ADDIN CSL_CITATION { "citationItems" : [ { "id" : "ITEM-1", "itemData" : { "DOI" : "10.1175/1520-0469(1967)024&lt;0241:TEOTAW&gt;2.0.CO;2", "ISSN" : "0022-4928", "author" : [ { "dropping-particle" : "", "family" : "Manabe", "given" : "Syukuro", "non-dropping-particle" : "", "parse-names" : false, "suffix" : "" }, { "dropping-particle" : "", "family" : "Wetherald", "given" : "Richard T.", "non-dropping-particle" : "", "parse-names" : false, "suffix" : "" } ], "container-title" : "Journal of the Atmospheric Sciences", "id" : "ITEM-1", "issue" : "3", "issued" : { "date-parts" : [ [ "1967", "5" ] ] }, "page" : "241-259", "title" : "Thermal Equilibrium of the Atmosphere with a Given Distribution of Relative Humidity", "translator" : [ { "dropping-particle" : "", "family" : "H4120", "given" : "", "non-dropping-particle" : "", "parse-names" : false, "suffix" : "" } ], "type" : "article-journal", "volume" : "24" }, "uris" : [ "http://www.mendeley.com/documents/?uuid=a587c421-0ff9-47bd-a44a-6d873413082b" ] }, { "id" : "ITEM-2", "itemData" : { "DOI" : "10.3402/tellusa.v21i5.10109", "ISSN" : "0040-2826", "abstract" : "It follows from the analysis of observation data that the secular variation of the mean temperature of the Earth can be explained by the variation of short-wave radiation, arriving at the surface of the Earth. In connection with this, the influence of long-term changes of radiation, caused by variations of atmospheric transparency on the thermal regime is being studied. Taking into account the influence of changes of planetary albedo of the Earth under the development of glaciations on the thermal regime, it is found that comparatively small variations of atmospheric transparency could be sufficient for the development of quaternary glaciations.", "author" : [ { "dropping-particle" : "", "family" : "Budyko", "given" : "M. I.", "non-dropping-particle" : "", "parse-names" : false, "suffix" : "" } ], "container-title" : "Tellus", "id" : "ITEM-2", "issue" : "5", "issued" : { "date-parts" : [ [ "1969", "1", "15" ] ] }, "page" : "611-619", "title" : "The effect of solar radiation variations on the climate of the Earth", "translator" : [ { "dropping-particle" : "", "family" : "H3804", "given" : "", "non-dropping-particle" : "", "parse-names" : false, "suffix" : "" } ], "type" : "article-journal", "volume" : "21" }, "uris" : [ "http://www.mendeley.com/documents/?uuid=d49b2c92-d2da-4675-bd58-74b07fb89796" ] }, { "id" : "ITEM-3", "itemData" : { "DOI" : "10.1175/1520-0450(1969)008&lt;0392:AGCMBO&gt;2.0.CO;2", "ISSN" : "0021-8952", "abstract" : "Abstract A relatively simple numerical model of the energy balance of the earth-atmosphere is set up and applied. The dependent variable is the average annual sea level temperature in 10\u00b0 latitude belts. This is expressed basically as a function of the solar constant, the planetary albedo, the transparency of the atmosphere to infrared radiation, and the turbulent exchange coefficients for the atmosphere and the oceans. The major conclusions of the analysis are that removing the arctic ice cap would increase annual average polar temperatures by no more than 7C, that a decrease of the solar constant by 2\u20135% might be sufficient to initiate another ice age, and that man's increasing industrial activities may eventually lead to a global climate much warmer than today.", "author" : [ { "dropping-particle" : "", "family" : "Sellers", "given" : "William D.", "non-dropping-particle" : "", "parse-names" : false, "suffix" : "" } ], "container-title" : "Journal of Applied Meteorology", "id" : "ITEM-3", "issue" : "3", "issued" : { "date-parts" : [ [ "1969", "6" ] ] }, "page" : "392-400", "title" : "A Global Climatic Model Based on the Energy Balance of the Earth-Atmosphere System", "translator" : [ { "dropping-particle" : "", "family" : "H1634", "given" : "", "non-dropping-particle" : "", "parse-names" : false, "suffix" : "" } ], "type" : "article-journal", "volume" : "8" }, "uris" : [ "http://www.mendeley.com/documents/?uuid=2f814d49-3e15-4190-9d1a-db63c6ce69c9" ] } ], "mendeley" : { "formattedCitation" : "(Manabe and Wetherald, 1967; Budyko, 1969; Sellers, 1969)", "plainTextFormattedCitation" : "(Manabe and Wetherald, 1967; Budyko, 1969; Sellers, 1969)", "previouslyFormattedCitation" : "(Manabe and Wetherald, 1967; Budyko, 1969; Sellers, 1969)" }, "properties" : { "noteIndex" : 0 }, "schema" : "https://github.com/citation-style-language/schema/raw/master/csl-citation.json" }</w:instrText>
      </w:r>
      <w:r>
        <w:rPr>
          <w:rFonts w:cs="Times New Roman"/>
        </w:rPr>
        <w:fldChar w:fldCharType="separate"/>
      </w:r>
      <w:ins w:id="2507" w:author="Robin Matthews" w:date="2021-05-18T16:02:00Z">
        <w:del w:id="2508" w:author="Ian Blenkinsop" w:date="2021-07-05T13:37:00Z">
          <w:r w:rsidR="00602365" w:rsidDel="005E221C">
            <w:rPr>
              <w:rFonts w:cs="Times New Roman"/>
              <w:noProof/>
              <w:lang w:val="en-GB"/>
            </w:rPr>
            <w:delText>(</w:delText>
          </w:r>
        </w:del>
        <w:r w:rsidR="00602365">
          <w:rPr>
            <w:rFonts w:cs="Times New Roman"/>
            <w:noProof/>
            <w:lang w:val="en-GB"/>
          </w:rPr>
          <w:t>Manabe and Wetherald, 1967; Budyko, 1969; Sellers, 1969)</w:t>
        </w:r>
      </w:ins>
      <w:del w:id="2509" w:author="Robin Matthews" w:date="2021-05-18T16:02:00Z">
        <w:r w:rsidR="00F8677F" w:rsidRPr="00C421D6" w:rsidDel="00602365">
          <w:rPr>
            <w:rFonts w:cs="Times New Roman"/>
            <w:noProof/>
            <w:lang w:val="en-GB"/>
          </w:rPr>
          <w:delText>(Manabe and Wetherald, 1967; Budyko, 1969; Sellers, 1969)</w:delText>
        </w:r>
      </w:del>
      <w:r>
        <w:rPr>
          <w:rFonts w:cs="Times New Roman"/>
        </w:rPr>
        <w:fldChar w:fldCharType="end"/>
      </w:r>
      <w:r w:rsidRPr="00C421D6">
        <w:rPr>
          <w:rFonts w:cs="Times New Roman"/>
          <w:lang w:val="en-GB"/>
        </w:rPr>
        <w:t>. The first coupled atmosphere</w:t>
      </w:r>
      <w:del w:id="2510" w:author="Ian Blenkinsop" w:date="2021-07-05T13:37:00Z">
        <w:r w:rsidRPr="00C421D6" w:rsidDel="005E221C">
          <w:rPr>
            <w:rFonts w:cs="Times New Roman"/>
            <w:lang w:val="en-GB"/>
          </w:rPr>
          <w:delText>-</w:delText>
        </w:r>
      </w:del>
      <w:ins w:id="2511" w:author="Ian Blenkinsop" w:date="2021-07-05T13:37:00Z">
        <w:r w:rsidR="005E221C">
          <w:rPr>
            <w:rFonts w:cs="Times New Roman"/>
            <w:lang w:val="en-GB"/>
          </w:rPr>
          <w:t>–</w:t>
        </w:r>
      </w:ins>
      <w:r w:rsidRPr="00C421D6">
        <w:rPr>
          <w:rFonts w:cs="Times New Roman"/>
          <w:lang w:val="en-GB"/>
        </w:rPr>
        <w:t xml:space="preserve">ocean model (AOGCM) with realistic topography appeared in 1975 </w:t>
      </w:r>
      <w:r>
        <w:rPr>
          <w:rFonts w:cs="Times New Roman"/>
        </w:rPr>
        <w:fldChar w:fldCharType="begin" w:fldLock="1"/>
      </w:r>
      <w:r w:rsidR="00E81B0B">
        <w:rPr>
          <w:rFonts w:cs="Times New Roman"/>
          <w:lang w:val="en-GB"/>
        </w:rPr>
        <w:instrText>ADDIN CSL_CITATION { "citationItems" : [ { "id" : "ITEM-1", "itemData" : { "DOI" : "10.1175/1520-0485(1975)005&lt;0030:AGOACM&gt;2.0.CO;2", "ISSN" : "0022-3670", "abstract" : "Abstract A numerical experiment has been carried out with a joint model of the ocean and atmosphere. The 12-level model of the world ocean predicts the fields of horizontal velocity, temperature and salinity. It includes the effects of bottom topography, and a simplified model of polar pack ice. The numerical experiment allows the joint ocean-atmosphere model to seek an equilibrium over the equivalent of 270 years in the ocean time scale. The initial state of the ocean is uniform stratification and complete rest. Although the final temperature distribution is more zonal than it should be, the major western boundary currents and the equatorial undercurrent are successfully predicted. The calculated salinity field has the correct observed range, and correctly indicates that the Atlantic is saltier than the Pacific. It also predicts that the surface waters of the North Pacific are less saline than the surface waters of the South Pacific in accordance with observations. The pack ice model predicts heavy ice i...", "author" : [ { "dropping-particle" : "", "family" : "Bryan", "given" : "Kirk", "non-dropping-particle" : "", "parse-names" : false, "suffix" : "" }, { "dropping-particle" : "", "family" : "Manabe", "given" : "Syukuro", "non-dropping-particle" : "", "parse-names" : false, "suffix" : "" }, { "dropping-particle" : "", "family" : "Pacanowski", "given" : "Ronald C.", "non-dropping-particle" : "", "parse-names" : false, "suffix" : "" } ], "container-title" : "Journal of Physical Oceanography", "id" : "ITEM-1", "issue" : "1", "issued" : { "date-parts" : [ [ "1975", "1", "1" ] ] }, "page" : "30-46", "title" : "A Global Ocean-Atmosphere Climate Model. Part II. The Oceanic Circulation", "translator" : [ { "dropping-particle" : "", "family" : "H2563", "given" : "", "non-dropping-particle" : "", "parse-names" : false, "suffix" : "" } ], "type" : "article-journal", "volume" : "5" }, "uris" : [ "http://www.mendeley.com/documents/?uuid=f61550e2-1f0d-4540-bc5b-caa75c08cce6" ] }, { "id" : "ITEM-2", "itemData" : { "DOI" : "10.1175/1520-0485(1975)005&lt;0003:AGOACM&gt;2.0.CO;2", "ISSN" : "0022-3670", "author" : [ { "dropping-particle" : "", "family" : "Manabe", "given" : "Syukuro", "non-dropping-particle" : "", "parse-names" : false, "suffix" : "" }, { "dropping-particle" : "", "family" : "Bryan", "given" : "Kirk", "non-dropping-particle" : "", "parse-names" : false, "suffix" : "" }, { "dropping-particle" : "", "family" : "Spelman", "given" : "Michael J", "non-dropping-particle" : "", "parse-names" : false, "suffix" : "" } ], "container-title" : "Journal of Physical Oceanography", "id" : "ITEM-2", "issue" : "1", "issued" : { "date-parts" : [ [ "1975", "1" ] ] }, "page" : "3-29", "title" : "A Global Ocean-Atmosphere Climate Model. Part I. The Atmospheric Circulation", "translator" : [ { "dropping-particle" : "", "family" : "H2561", "given" : "", "non-dropping-particle" : "", "parse-names" : false, "suffix" : "" } ], "type" : "article-journal", "volume" : "5" }, "uris" : [ "http://www.mendeley.com/documents/?uuid=0baefed5-f08f-4187-8227-cf6fca87d130" ] } ], "mendeley" : { "formattedCitation" : "(Bryan et al., 1975; Manabe et al., 1975)", "plainTextFormattedCitation" : "(Bryan et al., 1975; Manabe et al., 1975)", "previouslyFormattedCitation" : "(Bryan et al., 1975; Manabe et al., 1975)" }, "properties" : { "noteIndex" : 0 }, "schema" : "https://github.com/citation-style-language/schema/raw/master/csl-citation.json" }</w:instrText>
      </w:r>
      <w:r>
        <w:rPr>
          <w:rFonts w:cs="Times New Roman"/>
        </w:rPr>
        <w:fldChar w:fldCharType="separate"/>
      </w:r>
      <w:ins w:id="2512" w:author="Robin Matthews" w:date="2021-05-18T16:02:00Z">
        <w:r w:rsidR="00602365">
          <w:rPr>
            <w:rFonts w:cs="Times New Roman"/>
            <w:noProof/>
            <w:lang w:val="en-GB"/>
          </w:rPr>
          <w:t>(Bryan et al., 1975; Manabe et al., 1975)</w:t>
        </w:r>
      </w:ins>
      <w:del w:id="2513" w:author="Robin Matthews" w:date="2021-05-18T16:02:00Z">
        <w:r w:rsidRPr="00C421D6" w:rsidDel="00602365">
          <w:rPr>
            <w:rFonts w:cs="Times New Roman"/>
            <w:noProof/>
            <w:lang w:val="en-GB"/>
          </w:rPr>
          <w:delText>(Bryan et al., 1975; Manabe et al., 1975)</w:delText>
        </w:r>
      </w:del>
      <w:r>
        <w:rPr>
          <w:rFonts w:cs="Times New Roman"/>
        </w:rPr>
        <w:fldChar w:fldCharType="end"/>
      </w:r>
      <w:r w:rsidRPr="00C421D6">
        <w:rPr>
          <w:rFonts w:cs="Times New Roman"/>
          <w:lang w:val="en-GB"/>
        </w:rPr>
        <w:t xml:space="preserve">. Rapid increases in computer power enabled higher resolutions, longer model simulations, and the inclusion of additional physical processes in GCMs, such as aerosols, atmospheric chemistry, sea ice, and snow.  </w:t>
      </w:r>
    </w:p>
    <w:p w14:paraId="331FC402" w14:textId="77777777" w:rsidR="00102875" w:rsidRPr="00C421D6" w:rsidRDefault="00102875" w:rsidP="00102875">
      <w:pPr>
        <w:pStyle w:val="AR6BodyText"/>
        <w:rPr>
          <w:lang w:val="en-GB"/>
        </w:rPr>
      </w:pPr>
    </w:p>
    <w:p w14:paraId="64AF582A" w14:textId="47E1E779" w:rsidR="00102875" w:rsidRPr="00C421D6" w:rsidRDefault="00102875" w:rsidP="00102875">
      <w:pPr>
        <w:pStyle w:val="AR6BodyText"/>
        <w:rPr>
          <w:lang w:val="en-GB"/>
        </w:rPr>
      </w:pPr>
      <w:r w:rsidRPr="00C421D6">
        <w:rPr>
          <w:rFonts w:cs="Times New Roman"/>
          <w:lang w:val="en-GB"/>
        </w:rPr>
        <w:t>In the 1990s, AOGCMs were state of the art. By the 2010s, Earth system models (ESMs, also known as coupled carbon-cycle climate models) incorporated land surface, vegetation, the carbon cycle, and other elements of the climate system. Since the 1990s, some major modelling centres have deployed ‘unified’ models for both weather prediction and climate modelling, with the goal of a seamless modelling approach that uses the same dynamics, physics</w:t>
      </w:r>
      <w:del w:id="2514" w:author="Ian Blenkinsop" w:date="2021-07-05T13:41:00Z">
        <w:r w:rsidRPr="00C421D6" w:rsidDel="00A0315F">
          <w:rPr>
            <w:rFonts w:cs="Times New Roman"/>
            <w:lang w:val="en-GB"/>
          </w:rPr>
          <w:delText>,</w:delText>
        </w:r>
      </w:del>
      <w:r w:rsidRPr="00C421D6">
        <w:rPr>
          <w:rFonts w:cs="Times New Roman"/>
          <w:lang w:val="en-GB"/>
        </w:rPr>
        <w:t xml:space="preserve"> and parameterisations at multiple scales of time and space</w:t>
      </w:r>
      <w:ins w:id="2515" w:author="Ian Blenkinsop" w:date="2021-07-05T13:41:00Z">
        <w:r w:rsidR="00A0315F">
          <w:rPr>
            <w:rFonts w:cs="Times New Roman"/>
            <w:lang w:val="en-GB"/>
          </w:rPr>
          <w:t xml:space="preserve"> (</w:t>
        </w:r>
      </w:ins>
      <w:del w:id="2516" w:author="Ian Blenkinsop" w:date="2021-07-05T13:41:00Z">
        <w:r w:rsidRPr="00C421D6" w:rsidDel="00A0315F">
          <w:rPr>
            <w:rFonts w:cs="Times New Roman"/>
            <w:lang w:val="en-GB"/>
          </w:rPr>
          <w:delText xml:space="preserve"> </w:delText>
        </w:r>
      </w:del>
      <w:bookmarkStart w:id="2517" w:name="_Hlk72250442"/>
      <w:ins w:id="2518" w:author="Ian Blenkinsop" w:date="2021-07-05T13:41:00Z">
        <w:r w:rsidR="00A0315F" w:rsidRPr="00C421D6">
          <w:rPr>
            <w:rFonts w:cs="Times New Roman"/>
            <w:lang w:val="en-GB"/>
          </w:rPr>
          <w:t>Section 10.1.2</w:t>
        </w:r>
        <w:r w:rsidR="00A0315F">
          <w:rPr>
            <w:rFonts w:cs="Times New Roman"/>
            <w:lang w:val="en-GB"/>
          </w:rPr>
          <w:t xml:space="preserve">; </w:t>
        </w:r>
      </w:ins>
      <w:r>
        <w:rPr>
          <w:rFonts w:cs="Times New Roman"/>
        </w:rPr>
        <w:fldChar w:fldCharType="begin" w:fldLock="1"/>
      </w:r>
      <w:ins w:id="2519" w:author="Robin Matthews" w:date="2021-05-18T17:15:00Z">
        <w:r w:rsidR="00AD1A15">
          <w:rPr>
            <w:rFonts w:cs="Times New Roman"/>
            <w:lang w:val="en-GB"/>
          </w:rPr>
          <w:instrText>ADDIN CSL_CITATION { "citationItems" : [ { "id" : "ITEM-1", "itemData" : { "DOI" : "https://www.ecmwf.int/sites/default/files/elibrary/1991/8836-unified-forecastclimate-model.pdf", "abstract" : "The reasons for adopting a unified forecast/climate model are discussed. The model is described and related to previous forecast and climate models in use in the Meteorological Office. The software system used to implement it is also briefly described. Examples of its performance are shown in global and limited area forecasts, long range forecasts, climate simulations, and upper atmosphere forecasts.", "author" : [ { "dropping-particle" : "", "family" : "Cullen", "given" : "MJP", "non-dropping-particle" : "", "parse-names" : false, "suffix" : "" } ], "container-title" : "Meteorological Magazine", "id" : "ITEM-1", "issue" : "1449", "issued" : { "date-parts" : [ [ "1993" ] ] }, "page" : "81-94", "title" : "The unified forecast/climate model", "translator" : [ { "dropping-particle" : "", "family" : "H1507", "given" : "", "non-dropping-particle" : "", "parse-names" : false, "suffix" : "" } ], "type" : "article-journal", "volume" : "122" }, "uris" : [ "http://www.mendeley.com/documents/?uuid=7fd42e64-58a0-4cb2-ab4e-5bece7253340" ] }, { "id" : "ITEM-2", "itemData" : { "DOI" : "10.1175/BAMS-D-12-00018.1", "ISSN" : "0003-0007", "author" : [ { "dropping-particle" : "", "family" : "Brown", "given" : "Andrew", "non-dropping-particle" : "", "parse-names" : false, "suffix" : "" }, { "dropping-particle" : "", "family" : "Milton", "given" : "Sean", "non-dropping-particle" : "", "parse-names" : false, "suffix" : "" }, { "dropping-particle" : "", "family" : "Cullen", "given" : "Mike", "non-dropping-particle" : "", "parse-names" : false, "suffix" : "" }, { "dropping-particle" : "", "family" : "Golding", "given" : "Brian", "non-dropping-particle" : "", "parse-names" : false, "suffix" : "" }, { "dropping-particle" : "", "family" : "Mitchell", "given" : "John", "non-dropping-particle" : "", "parse-names" : false, "suffix" : "" }, { "dropping-particle" : "", "family" : "Shelly", "given" : "Ann", "non-dropping-particle" : "", "parse-names" : false, "suffix" : "" } ], "container-title" : "Bulletin of the American Meteorological Society", "id" : "ITEM-2", "issue" : "12", "issued" : { "date-parts" : [ [ "2012", "12" ] ] }, "page" : "1865-1877", "title" : "Unified Modeling and Prediction of Weather and Climate: A 25-Year Journey", "translator" : [ { "dropping-particle" : "", "family" : "H3545", "given" : "", "non-dropping-particle" : "", "parse-names" : false, "suffix" : "" } ], "type" : "article-journal", "volume" : "93" }, "uris" : [ "http://www.mendeley.com/documents/?uuid=2459a771-9744-412e-b59b-4e066e5e9668" ] }, { "id" : "ITEM-3", "itemData" : { "DOI" : "10.17226/13430", "author" : [ { "dropping-particle" : "", "family" : "NRC", "given" : "", "non-dropping-particle" : "", "parse-names" : false, "suffix" : "" } ], "chapter-number" : "11", "container-title" : "A National Strategy for Advancing Climate Modeling", "id" : "ITEM-3", "issued" : { "date-parts" : [ [ "2012" ] ] }, "page" : "197-208", "publisher" : "National Research Council (NRC) Committee on a National Strategy for Advancing Climate Modeling. The National Academies Press", "publisher-place" : "Washington, DC, USA", "title" : "Synergies Between Weather and Climate Modeling", "translator" : [ { "dropping-particle" : "", "family" : "H4194", "given" : "Rt14", "non-dropping-particle" : "", "parse-names" : false, "suffix" : "" } ], "type" : "chapter" }, "uris" : [ "http://www.mendeley.com/documents/?uuid=5975aa2a-cdda-486d-b069-69164bd5f8e4" ] }, { "id" : "ITEM-4", "itemData" : { "DOI" : "https://library.wmo.int/?lvl=notice_display&amp;id=17276#.YGwvo9V1DIU", "ISBN" : "978-92-63-11156-2", "abstract" : "This book collects together White Papers that have been written to describe the state of the science and to discuss the major challenges for making further advances. The authors of each chapter have attempted to draw together key aspects of the science that was presented at WWOSC-2014. The overarching theme of this book and of WWOSC-2014 is 'Seamless Prediction of the Earth System: from minutes to months'. The book is structured with chapters that address topics regarding: Observations and Data Assimilation; Predictability and Processes; Numerical Prediction of the Earth System; Weather-related Hazards and Impacts. This book marks a point in time and the knowledge that has been accumulating on weather science. It aims to point the way to future developments.", "author" : [ { "dropping-particle" : "", "family" : "WMO", "given" : "", "non-dropping-particle" : "", "parse-names" : false, "suffix" : "" } ], "collection-title" : "WMO-No. 1156", "editor" : [ { "dropping-particle" : "", "family" : "Brunet", "given" : "Gilbert", "non-dropping-particle" : "", "parse-names" : false, "suffix" : "" }, { "dropping-particle" : "", "family" : "Jones", "given" : "Sarah", "non-dropping-particle" : "", "parse-names" : false, "suffix" : "" }, { "dropping-particle" : "", "family" : "Ruti", "given" : "Paolo M.", "non-dropping-particle" : "", "parse-names" : false, "suffix" : "" } ], "id" : "ITEM-4", "issued" : { "date-parts" : [ [ "2015" ] ] }, "note" : "Times cited: 11", "number-of-pages" : "471", "publisher" : "World Meteorological Organization (WMO)", "publisher-place" : "Geneva, Switzerland", "title" : "Seamless Prediction of the Earth System: From Minutes to Months", "translator" : [ { "dropping-particle" : "", "family" : "H3034", "given" : "Rt7", "non-dropping-particle" : "", "parse-names" : false, "suffix" : "" } ], "type" : "report" }, "uris" : [ "http://www.mendeley.com/documents/?uuid=cefbb752-8274-4387-b97d-95c1787b6334" ] } ], "mendeley" : { "formattedCitation" : "(Cullen, 1993; Brown et al., 2012; NRC, 2012; WMO, 2015)", "manualFormatting" : "(Cullen, 1993; Brown et al., 2012; NRC, 2012; WMO, 2015", "plainTextFormattedCitation" : "(Cullen, 1993; Brown et al., 2012; NRC, 2012; WMO, 2015)", "previouslyFormattedCitation" : "(Cullen, 1993; Brown et al., 2012; NRC, 2012; WMO, 2015)" }, "properties" : { "noteIndex" : 0 }, "schema" : "https://github.com/citation-style-language/schema/raw/master/csl-citation.json" }</w:instrText>
        </w:r>
      </w:ins>
      <w:del w:id="2520" w:author="Robin Matthews" w:date="2021-05-18T17:15:00Z">
        <w:r w:rsidR="00A94565" w:rsidDel="00AD1A15">
          <w:rPr>
            <w:rFonts w:cs="Times New Roman"/>
            <w:lang w:val="en-GB"/>
          </w:rPr>
          <w:delInstrText>ADDIN CSL_CITATION { "citationItems" : [ { "id" : "ITEM-1", "itemData" : { "DOI" : "https://www.ecmwf.int/sites/default/files/elibrary/1991/8836-unified-forecastclimate-model.pdf", "abstract" : "The reasons for adopting a unified forecast/climate model are discussed. The model is described and related to previous forecast and climate models in use in the Meteorological Office. The software system used to implement it is also briefly described. Examples of its performance are shown in global and limited area forecasts, long range forecasts, climate simulations, and upper atmosphere forecasts.", "author" : [ { "dropping-particle" : "", "family" : "Cullen", "given" : "MJP", "non-dropping-particle" : "", "parse-names" : false, "suffix" : "" } ], "container-title" : "Meteorological Magazine", "id" : "ITEM-1", "issue" : "1449", "issued" : { "date-parts" : [ [ "1993" ] ] }, "page" : "81-94", "title" : "The unified forecast/climate model", "translator" : [ { "dropping-particle" : "", "family" : "H1507", "given" : "", "non-dropping-particle" : "", "parse-names" : false, "suffix" : "" } ], "type" : "article-journal", "volume" : "122" }, "uris" : [ "http://www.mendeley.com/documents/?uuid=7fd42e64-58a0-4cb2-ab4e-5bece7253340" ] }, { "id" : "ITEM-2", "itemData" : { "DOI" : "10.1175/BAMS-D-12-00018.1", "ISSN" : "0003-0007", "author" : [ { "dropping-particle" : "", "family" : "Brown", "given" : "Andrew", "non-dropping-particle" : "", "parse-names" : false, "suffix" : "" }, { "dropping-particle" : "", "family" : "Milton", "given" : "Sean", "non-dropping-particle" : "", "parse-names" : false, "suffix" : "" }, { "dropping-particle" : "", "family" : "Cullen", "given" : "Mike", "non-dropping-particle" : "", "parse-names" : false, "suffix" : "" }, { "dropping-particle" : "", "family" : "Golding", "given" : "Brian", "non-dropping-particle" : "", "parse-names" : false, "suffix" : "" }, { "dropping-particle" : "", "family" : "Mitchell", "given" : "John", "non-dropping-particle" : "", "parse-names" : false, "suffix" : "" }, { "dropping-particle" : "", "family" : "Shelly", "given" : "Ann", "non-dropping-particle" : "", "parse-names" : false, "suffix" : "" } ], "container-title" : "Bulletin of the American Meteorological Society", "id" : "ITEM-2", "issue" : "12", "issued" : { "date-parts" : [ [ "2012", "12" ] ] }, "page" : "1865-1877", "title" : "Unified Modeling and Prediction of Weather and Climate: A 25-Year Journey", "translator" : [ { "dropping-particle" : "", "family" : "H3545", "given" : "", "non-dropping-particle" : "", "parse-names" : false, "suffix" : "" } ], "type" : "article-journal", "volume" : "93" }, "uris" : [ "http://www.mendeley.com/documents/?uuid=2459a771-9744-412e-b59b-4e066e5e9668" ] }, { "id" : "ITEM-3", "itemData" : { "DOI" : "10.17226/13430", "author" : [ { "dropping-particle" : "", "family" : "NRC", "given" : "", "non-dropping-particle" : "", "parse-names" : false, "suffix" : "" } ], "chapter-number" : "11", "container-title" : "A National Strategy for Advancing Climate Modeling", "id" : "ITEM-3", "issued" : { "date-parts" : [ [ "2012" ] ] }, "page" : "197-208", "publisher" : "National Research Council (NRC) Committee on a National Strategy for Advancing Climate Modeling. The National Academies Press", "publisher-place" : "Washington, DC, USA", "title" : "Synergies Between Weather and Climate Modeling", "translator" : [ { "dropping-particle" : "", "family" : "H4194", "given" : "Rt14", "non-dropping-particle" : "", "parse-names" : false, "suffix" : "" } ], "type" : "chapter" }, "uris" : [ "http://www.mendeley.com/documents/?uuid=5975aa2a-cdda-486d-b069-69164bd5f8e4" ] }, { "id" : "ITEM-4", "itemData" : { "DOI" : "https://library.wmo.int/?lvl=notice_display&amp;id=17276#.YGwvo9V1DIU", "ISBN" : "978-92-63-11156-2", "abstract" : "This book collects together White Papers that have been written to describe the state of the science and to discuss the major challenges for making further advances. The authors of each chapter have attempted to draw together key aspects of the science that was presented at WWOSC-2014. The overarching theme of this book and of WWOSC-2014 is 'Seamless Prediction of the Earth System: from minutes to months'. The book is structured with chapters that address topics regarding: Observations and Data Assimilation; Predictability and Processes; Numerical Prediction of the Earth System; Weather-related Hazards and Impacts. This book marks a point in time and the knowledge that has been accumulating on weather science. It aims to point the way to future developments.", "author" : [ { "dropping-particle" : "", "family" : "WMO", "given" : "", "non-dropping-particle" : "", "parse-names" : false, "suffix" : "" } ], "collection-title" : "WMO-No. 1156", "editor" : [ { "dropping-particle" : "", "family" : "Brunet", "given" : "Gilbert", "non-dropping-particle" : "", "parse-names" : false, "suffix" : "" }, { "dropping-particle" : "", "family" : "Jones", "given" : "Sarah", "non-dropping-particle" : "", "parse-names" : false, "suffix" : "" }, { "dropping-particle" : "", "family" : "Ruti", "given" : "Paolo M.", "non-dropping-particle" : "", "parse-names" : false, "suffix" : "" } ], "id" : "ITEM-4", "issued" : { "date-parts" : [ [ "2015" ] ] }, "note" : "Times cited: 11", "number-of-pages" : "471", "publisher" : "World Meteorological Organization (WMO)", "publisher-place" : "Geneva, Switzerland", "title" : "Seamless Prediction of the Earth System: From Minutes to Months", "translator" : [ { "dropping-particle" : "", "family" : "H3034", "given" : "Rt7", "non-dropping-particle" : "", "parse-names" : false, "suffix" : "" } ], "type" : "report" }, "uris" : [ "http://www.mendeley.com/documents/?uuid=cefbb752-8274-4387-b97d-95c1787b6334" ] } ], "mendeley" : { "formattedCitation" : "(Cullen, 1993; Brown et al., 2012; NRC, 2012; WMO, 2015)", "manualFormatting" : "(Cullen, 1993; Brown et al., 2012; NRC Committee on a National Strategy for Advancing Climate Modeling, 2012; Brunet et al., 2015", "plainTextFormattedCitation" : "(Cullen, 1993; Brown et al., 2012; NRC, 2012; WMO, 2015)", "previouslyFormattedCitation" : "(Cullen, 1993; Brown et al., 2012; NRC, 2012; WMO, 2015)" }, "properties" : { "noteIndex" : 0 }, "schema" : "https://github.com/citation-style-language/schema/raw/master/csl-citation.json" }</w:delInstrText>
        </w:r>
      </w:del>
      <w:r>
        <w:rPr>
          <w:rFonts w:cs="Times New Roman"/>
        </w:rPr>
        <w:fldChar w:fldCharType="separate"/>
      </w:r>
      <w:ins w:id="2521" w:author="Robin Matthews" w:date="2021-05-18T16:02:00Z">
        <w:del w:id="2522" w:author="Ian Blenkinsop" w:date="2021-07-05T13:41:00Z">
          <w:r w:rsidR="00602365" w:rsidDel="00A0315F">
            <w:rPr>
              <w:rFonts w:cs="Times New Roman"/>
              <w:noProof/>
              <w:lang w:val="en-GB"/>
            </w:rPr>
            <w:delText>(</w:delText>
          </w:r>
        </w:del>
        <w:r w:rsidR="00602365">
          <w:rPr>
            <w:rFonts w:cs="Times New Roman"/>
            <w:noProof/>
            <w:lang w:val="en-GB"/>
          </w:rPr>
          <w:t>Cullen, 1993; Brown et al., 2012; NRC, 2012;</w:t>
        </w:r>
      </w:ins>
      <w:ins w:id="2523" w:author="Robin Matthews" w:date="2021-05-18T17:15:00Z">
        <w:r w:rsidR="00AD1A15">
          <w:rPr>
            <w:rFonts w:cs="Times New Roman"/>
            <w:noProof/>
            <w:lang w:val="en-GB"/>
          </w:rPr>
          <w:t xml:space="preserve"> WMO</w:t>
        </w:r>
      </w:ins>
      <w:ins w:id="2524" w:author="Robin Matthews" w:date="2021-05-18T16:02:00Z">
        <w:r w:rsidR="00602365">
          <w:rPr>
            <w:rFonts w:cs="Times New Roman"/>
            <w:noProof/>
            <w:lang w:val="en-GB"/>
          </w:rPr>
          <w:t>, 2015</w:t>
        </w:r>
      </w:ins>
      <w:del w:id="2525" w:author="Robin Matthews" w:date="2021-05-18T16:02:00Z">
        <w:r w:rsidRPr="00C421D6" w:rsidDel="00602365">
          <w:rPr>
            <w:rFonts w:cs="Times New Roman"/>
            <w:noProof/>
            <w:lang w:val="en-GB"/>
          </w:rPr>
          <w:delText>(Cullen, 1993; Brown et al., 2012; NRC Committee on a National Strategy for Advancing Climate Modeling, 2012; Brunet et al., 2015</w:delText>
        </w:r>
      </w:del>
      <w:r>
        <w:rPr>
          <w:rFonts w:cs="Times New Roman"/>
        </w:rPr>
        <w:fldChar w:fldCharType="end"/>
      </w:r>
      <w:del w:id="2526" w:author="Ian Blenkinsop" w:date="2021-07-05T13:41:00Z">
        <w:r w:rsidRPr="00C421D6" w:rsidDel="00A0315F">
          <w:rPr>
            <w:rFonts w:cs="Times New Roman"/>
            <w:lang w:val="en-GB"/>
          </w:rPr>
          <w:delText xml:space="preserve">; </w:delText>
        </w:r>
        <w:bookmarkEnd w:id="2517"/>
        <w:r w:rsidRPr="00C421D6" w:rsidDel="00A0315F">
          <w:rPr>
            <w:rFonts w:cs="Times New Roman"/>
            <w:lang w:val="en-GB"/>
          </w:rPr>
          <w:delText>Chapter 10, Section 10.1.2</w:delText>
        </w:r>
      </w:del>
      <w:r w:rsidRPr="00C421D6">
        <w:rPr>
          <w:rFonts w:cs="Times New Roman"/>
          <w:lang w:val="en-GB"/>
        </w:rPr>
        <w:t xml:space="preserve">). Because weather forecast models make short-term predictions that can be frequently verified, and </w:t>
      </w:r>
      <w:r w:rsidRPr="00C421D6">
        <w:rPr>
          <w:lang w:val="en-GB"/>
        </w:rPr>
        <w:t xml:space="preserve">improved models are introduced and tested iteratively on cycles as short as 18 months, </w:t>
      </w:r>
      <w:r w:rsidRPr="00C421D6">
        <w:rPr>
          <w:rFonts w:cs="Times New Roman"/>
          <w:lang w:val="en-GB"/>
        </w:rPr>
        <w:t>this approach allows major portions of the climate model to be evaluated as a weather mode</w:t>
      </w:r>
      <w:r w:rsidRPr="00C421D6">
        <w:rPr>
          <w:lang w:val="en-GB"/>
        </w:rPr>
        <w:t xml:space="preserve">l and more frequently improved. However, all climate models exhibit biases of different degrees and types, and the practice of ‘tuning’ parameter values in models to make their outputs match variables such as historical warming trajectories has generated concern throughout their history </w:t>
      </w:r>
      <w:ins w:id="2527" w:author="Ian Blenkinsop" w:date="2021-07-05T13:42:00Z">
        <w:r w:rsidR="00A0315F">
          <w:rPr>
            <w:lang w:val="en-GB"/>
          </w:rPr>
          <w:t xml:space="preserve">(Section </w:t>
        </w:r>
        <w:r w:rsidR="00A0315F" w:rsidRPr="00C421D6">
          <w:rPr>
            <w:lang w:val="en-GB"/>
          </w:rPr>
          <w:t>1.5.3.2</w:t>
        </w:r>
        <w:r w:rsidR="00A0315F">
          <w:rPr>
            <w:lang w:val="en-GB"/>
          </w:rPr>
          <w:t xml:space="preserve">; </w:t>
        </w:r>
      </w:ins>
      <w:r>
        <w:fldChar w:fldCharType="begin" w:fldLock="1"/>
      </w:r>
      <w:r w:rsidR="00E81B0B">
        <w:rPr>
          <w:lang w:val="en-GB"/>
        </w:rPr>
        <w:instrText>ADDIN CSL_CITATION { "citationItems" : [ { "id" : "ITEM-1", "itemData" : { "DOI" : "10.1175/1520-0477(1997)078&lt;0399:MMOHIT&gt;2.0.CO;2", "ISSN" : "0003-0007", "author" : [ { "dropping-particle" : "", "family" : "Randall", "given" : "David A.", "non-dropping-particle" : "", "parse-names" : false, "suffix" : "" }, { "dropping-particle" : "", "family" : "Wielicki", "given" : "Bruce A.", "non-dropping-particle" : "", "parse-names" : false, "suffix" : "" } ], "container-title" : "Bulletin of the American Meteorological Society", "id" : "ITEM-1", "issue" : "3", "issued" : { "date-parts" : [ [ "1997", "3" ] ] }, "page" : "399-406", "title" : "Measurements, Models, and Hypotheses in the Atmospheric Sciences", "translator" : [ { "dropping-particle" : "", "family" : "H4416", "given" : "", "non-dropping-particle" : "", "parse-names" : false, "suffix" : "" } ], "type" : "article-journal", "volume" : "78" }, "uris" : [ "http://www.mendeley.com/documents/?uuid=a02e7164-7424-47e3-8d48-46deee3770c1" ] }, { "id" : "ITEM-2", "itemData" : { "ISBN" : "9780262013925", "author" : [ { "dropping-particle" : "", "family" : "Edwards", "given" : "Paul N", "non-dropping-particle" : "", "parse-names" : false, "suffix" : "" } ], "id" : "ITEM-2", "issued" : { "date-parts" : [ [ "2010" ] ] }, "number-of-pages" : "552", "publisher" : "MIT Press", "publisher-place" : "Cambridge. MA, USA", "title" : "A Vast Machine: Computer Models, Climate Data, and the Politics of Global Warming", "translator" : [ { "dropping-particle" : "", "family" : "H2562", "given" : "Rt4", "non-dropping-particle" : "", "parse-names" : false, "suffix" : "" } ], "type" : "book" }, "uris" : [ "http://www.mendeley.com/documents/?uuid=39dc10e8-4f08-4d14-aa4d-574e5c25a22d" ] }, { "id" : "ITEM-3", "itemData" : { "DOI" : "10.1175/BAMS-D-15-00135.1", "abstract" : "AbstractThe process of parameter estimation targeting a chosen set of observations is an essential aspect of numerical modeling. This process is usually named tuning in the climate modeling community. In climate models, the variety and complexity of physical processes involved, and their interplay through a wide range of spatial and temporal scales, must be summarized in a series of approximate submodels. Most submodels depend on uncertain parameters. Tuning consists of adjusting the values of these parameters to bring the solution as a whole into line with aspects of the observed climate. Tuning is an essential aspect of climate modeling with its own scientific issues, which is probably not advertised enough outside the community of model developers. Optimization of climate models raises important questions about whether tuning methods a priori constrain the model results in unintended ways that would affect our confidence in climate projections. Here, we present the definition and rationale behind model tuning, review specific methodological aspects, and survey the diversity of tuning approaches used in current climate models. We also discuss the challenges and opportunities in applying so-called objective methods in climate model tuning. We discuss how tuning methodologies may affect fundamental results of climate models, such as climate sensitivity. The article concludes with a series of recommendations to make the process of climate model tuning more transparent.", "author" : [ { "dropping-particle" : "", "family" : "Hourdin", "given" : "Fr\u00e9d\u00e9ric", "non-dropping-particle" : "", "parse-names" : false, "suffix" : "" }, { "dropping-particle" : "", "family" : "Mauritsen", "given" : "Thorsten", "non-dropping-particle" : "", "parse-names" : false, "suffix" : "" }, { "dropping-particle" : "", "family" : "Gettelman", "given" : "Andrew", "non-dropping-particle" : "", "parse-names" : false, "suffix" : "" }, { "dropping-particle" : "", "family" : "Golaz", "given" : "Jean-Christophe", "non-dropping-particle" : "", "parse-names" : false, "suffix" : "" }, { "dropping-particle" : "", "family" : "Balaji", "given" : "Venkatramani", "non-dropping-particle" : "", "parse-names" : false, "suffix" : "" }, { "dropping-particle" : "", "family" : "Duan", "given" : "Qingyun", "non-dropping-particle" : "", "parse-names" : false, "suffix" : "" }, { "dropping-particle" : "", "family" : "Folini", "given" : "Doris", "non-dropping-particle" : "", "parse-names" : false, "suffix" : "" }, { "dropping-particle" : "", "family" : "Ji", "given" : "Duoying", "non-dropping-particle" : "", "parse-names" : false, "suffix" : "" }, { "dropping-particle" : "", "family" : "Klocke", "given" : "Daniel", "non-dropping-particle" : "", "parse-names" : false, "suffix" : "" }, { "dropping-particle" : "", "family" : "Qian", "given" : "Yun", "non-dropping-particle" : "", "parse-names" : false, "suffix" : "" }, { "dropping-particle" : "", "family" : "Rauser", "given" : "Florian", "non-dropping-particle" : "", "parse-names" : false, "suffix" : "" }, { "dropping-particle" : "", "family" : "Rio", "given" : "Catherine", "non-dropping-particle" : "", "parse-names" : false, "suffix" : "" }, { "dropping-particle" : "", "family" : "Tomassini", "given" : "Lorenzo", "non-dropping-particle" : "", "parse-names" : false, "suffix" : "" }, { "dropping-particle" : "", "family" : "Watanabe", "given" : "Masahiro", "non-dropping-particle" : "", "parse-names" : false, "suffix" : "" }, { "dropping-particle" : "", "family" : "Williamson", "given" : "Daniel", "non-dropping-particle" : "", "parse-names" : false, "suffix" : "" } ], "container-title" : "Bulletin of the American Meteorological Society", "id" : "ITEM-3", "issue" : "3", "issued" : { "date-parts" : [ [ "2017" ] ] }, "page" : "589-602", "title" : "The Art and Science of Climate Model Tuning", "translator" : [ { "dropping-particle" : "", "family" : "H2545", "given" : "", "non-dropping-particle" : "", "parse-names" : false, "suffix" : "" } ], "type" : "article-journal", "volume" : "98" }, "uris" : [ "http://www.mendeley.com/documents/?uuid=947008a1-1bfa-4d35-83d8-b83c68f5d272" ] } ], "mendeley" : { "formattedCitation" : "(Randall and Wielicki, 1997; Edwards, 2010; Hourdin et al., 2017)", "manualFormatting" : "(Randall and Wielicki, 1997; Edwards, 2010; Hourdin et al., 2017", "plainTextFormattedCitation" : "(Randall and Wielicki, 1997; Edwards, 2010; Hourdin et al., 2017)", "previouslyFormattedCitation" : "(Randall and Wielicki, 1997; Edwards, 2010; Hourdin et al., 2017)" }, "properties" : { "noteIndex" : 0 }, "schema" : "https://github.com/citation-style-language/schema/raw/master/csl-citation.json" }</w:instrText>
      </w:r>
      <w:r>
        <w:fldChar w:fldCharType="separate"/>
      </w:r>
      <w:ins w:id="2528" w:author="Robin Matthews" w:date="2021-05-18T16:02:00Z">
        <w:del w:id="2529" w:author="Ian Blenkinsop" w:date="2021-07-05T13:42:00Z">
          <w:r w:rsidR="00602365" w:rsidDel="00A0315F">
            <w:rPr>
              <w:noProof/>
              <w:lang w:val="en-GB"/>
            </w:rPr>
            <w:delText>(</w:delText>
          </w:r>
        </w:del>
        <w:r w:rsidR="00602365">
          <w:rPr>
            <w:noProof/>
            <w:lang w:val="en-GB"/>
          </w:rPr>
          <w:t>Randall and Wielicki, 1997; Edwards, 2010; Hourdin et al., 2017</w:t>
        </w:r>
      </w:ins>
      <w:del w:id="2530" w:author="Robin Matthews" w:date="2021-05-18T16:02:00Z">
        <w:r w:rsidRPr="00C421D6" w:rsidDel="00602365">
          <w:rPr>
            <w:noProof/>
            <w:lang w:val="en-GB"/>
          </w:rPr>
          <w:delText>(Randall and Wielicki, 1997; Edwards, 2010; Hourdin et al., 2017</w:delText>
        </w:r>
      </w:del>
      <w:r>
        <w:fldChar w:fldCharType="end"/>
      </w:r>
      <w:del w:id="2531" w:author="Ian Blenkinsop" w:date="2021-07-05T13:42:00Z">
        <w:r w:rsidRPr="00C421D6" w:rsidDel="00A0315F">
          <w:rPr>
            <w:lang w:val="en-GB"/>
          </w:rPr>
          <w:delText>; see also 1.5.3.2</w:delText>
        </w:r>
      </w:del>
      <w:r w:rsidRPr="00C421D6">
        <w:rPr>
          <w:lang w:val="en-GB"/>
        </w:rPr>
        <w:t xml:space="preserve">). Overall, </w:t>
      </w:r>
      <w:del w:id="2532" w:author="Ian Blenkinsop" w:date="2021-07-12T14:18:00Z">
        <w:r w:rsidRPr="00C421D6" w:rsidDel="00A87220">
          <w:rPr>
            <w:lang w:val="en-GB"/>
          </w:rPr>
          <w:delText xml:space="preserve">the </w:delText>
        </w:r>
      </w:del>
      <w:del w:id="2533" w:author="Ian Blenkinsop" w:date="2021-07-05T13:43:00Z">
        <w:r w:rsidRPr="00C421D6" w:rsidDel="00A0315F">
          <w:rPr>
            <w:lang w:val="en-GB"/>
          </w:rPr>
          <w:delText xml:space="preserve">WGI </w:delText>
        </w:r>
      </w:del>
      <w:r w:rsidRPr="00C421D6">
        <w:rPr>
          <w:lang w:val="en-GB"/>
        </w:rPr>
        <w:t xml:space="preserve">AR5 </w:t>
      </w:r>
      <w:ins w:id="2534" w:author="Ian Blenkinsop" w:date="2021-07-05T13:43:00Z">
        <w:r w:rsidR="00A0315F" w:rsidRPr="00C421D6">
          <w:rPr>
            <w:lang w:val="en-GB"/>
          </w:rPr>
          <w:t xml:space="preserve">WGI </w:t>
        </w:r>
      </w:ins>
      <w:r w:rsidRPr="00C421D6">
        <w:rPr>
          <w:lang w:val="en-GB"/>
        </w:rPr>
        <w:t xml:space="preserve">assessed that climate models had improved since previous reports </w:t>
      </w:r>
      <w:r>
        <w:fldChar w:fldCharType="begin" w:fldLock="1"/>
      </w:r>
      <w:r w:rsidR="00A94565">
        <w:rPr>
          <w:lang w:val="en-GB"/>
        </w:rPr>
        <w:instrText>ADDIN CSL_CITATION { "citationItems" : [ { "id" : "ITEM-1",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"3-29", "publisher" : "Cambridge University Press", "publisher-place" : "Cambridge, United Kingdom and New York, NY, USA", "title" : "Summary for Policymakers", "translator" : [ { "dropping-particle" : "", "family" : "H3185", "given" : "Rt13", "non-dropping-particle" : "", "parse-names" : false, "suffix" : "" } ], "type" : "chapter" }, "uris" : [ "http://www.mendeley.com/documents/?uuid=5ce3e796-588b-4ad7-b106-6f7aace25aa3" ] } ], "mendeley" : { "formattedCitation" : "(IPCC, 2013b)", "plainTextFormattedCitation" : "(IPCC, 2013b)", "previouslyFormattedCitation" : "(IPCC, 2013b)" }, "properties" : { "noteIndex" : 0 }, "schema" : "https://github.com/citation-style-language/schema/raw/master/csl-citation.json" }</w:instrText>
      </w:r>
      <w:r>
        <w:fldChar w:fldCharType="separate"/>
      </w:r>
      <w:ins w:id="2535" w:author="Robin Matthews" w:date="2021-05-18T16:02:00Z">
        <w:r w:rsidR="00602365">
          <w:rPr>
            <w:noProof/>
            <w:lang w:val="en-GB"/>
          </w:rPr>
          <w:t>(IPCC, 2013b)</w:t>
        </w:r>
      </w:ins>
      <w:del w:id="2536" w:author="Robin Matthews" w:date="2021-05-18T16:02:00Z">
        <w:r w:rsidR="00962E93" w:rsidRPr="00C421D6" w:rsidDel="00602365">
          <w:rPr>
            <w:noProof/>
            <w:lang w:val="en-GB"/>
          </w:rPr>
          <w:delText>(IPCC, 2013b)</w:delText>
        </w:r>
      </w:del>
      <w:r>
        <w:fldChar w:fldCharType="end"/>
      </w:r>
      <w:r w:rsidRPr="00C421D6">
        <w:rPr>
          <w:lang w:val="en-GB"/>
        </w:rPr>
        <w:t xml:space="preserve"> .</w:t>
      </w:r>
    </w:p>
    <w:p w14:paraId="35D6427D" w14:textId="77777777" w:rsidR="00102875" w:rsidRPr="00C421D6" w:rsidRDefault="00102875" w:rsidP="00102875">
      <w:pPr>
        <w:pStyle w:val="AR6BodyText"/>
        <w:rPr>
          <w:lang w:val="en-GB"/>
        </w:rPr>
      </w:pPr>
    </w:p>
    <w:p w14:paraId="77C17938" w14:textId="339F1ED5" w:rsidR="00102875" w:rsidRPr="00C421D6" w:rsidRDefault="00102875" w:rsidP="00102875">
      <w:pPr>
        <w:pStyle w:val="AR6BodyText"/>
        <w:rPr>
          <w:lang w:val="en-GB"/>
        </w:rPr>
      </w:pPr>
      <w:r w:rsidRPr="00C421D6">
        <w:rPr>
          <w:rFonts w:cs="Times New Roman"/>
          <w:lang w:val="en-GB"/>
        </w:rPr>
        <w:t xml:space="preserve">Since climate models vary along many dimensions, such as grid type, resolution, and parameterizations, comparing their results requires special techniques. To address this problem, the climate modelling community developed increasingly sophisticated </w:t>
      </w:r>
      <w:del w:id="2537" w:author="Ian Blenkinsop" w:date="2021-07-02T13:41:00Z">
        <w:r w:rsidRPr="00C421D6" w:rsidDel="00D71BF2">
          <w:rPr>
            <w:rFonts w:cs="Times New Roman"/>
            <w:lang w:val="en-GB"/>
          </w:rPr>
          <w:delText xml:space="preserve">Model </w:delText>
        </w:r>
      </w:del>
      <w:ins w:id="2538" w:author="Ian Blenkinsop" w:date="2021-07-02T13:41:00Z">
        <w:r w:rsidR="00D71BF2">
          <w:rPr>
            <w:rFonts w:cs="Times New Roman"/>
            <w:lang w:val="en-GB"/>
          </w:rPr>
          <w:t>m</w:t>
        </w:r>
        <w:r w:rsidR="00D71BF2" w:rsidRPr="00C421D6">
          <w:rPr>
            <w:rFonts w:cs="Times New Roman"/>
            <w:lang w:val="en-GB"/>
          </w:rPr>
          <w:t xml:space="preserve">odel </w:t>
        </w:r>
      </w:ins>
      <w:del w:id="2539" w:author="Ian Blenkinsop" w:date="2021-07-02T13:41:00Z">
        <w:r w:rsidRPr="00C421D6" w:rsidDel="00D71BF2">
          <w:rPr>
            <w:rFonts w:cs="Times New Roman"/>
            <w:lang w:val="en-GB"/>
          </w:rPr>
          <w:delText xml:space="preserve">Intercomparison </w:delText>
        </w:r>
      </w:del>
      <w:ins w:id="2540" w:author="Ian Blenkinsop" w:date="2021-07-02T13:41:00Z">
        <w:r w:rsidR="00D71BF2">
          <w:rPr>
            <w:rFonts w:cs="Times New Roman"/>
            <w:lang w:val="en-GB"/>
          </w:rPr>
          <w:t>i</w:t>
        </w:r>
        <w:r w:rsidR="00D71BF2" w:rsidRPr="00C421D6">
          <w:rPr>
            <w:rFonts w:cs="Times New Roman"/>
            <w:lang w:val="en-GB"/>
          </w:rPr>
          <w:t xml:space="preserve">ntercomparison </w:t>
        </w:r>
      </w:ins>
      <w:del w:id="2541" w:author="Ian Blenkinsop" w:date="2021-07-02T13:41:00Z">
        <w:r w:rsidRPr="00C421D6" w:rsidDel="00D71BF2">
          <w:rPr>
            <w:rFonts w:cs="Times New Roman"/>
            <w:lang w:val="en-GB"/>
          </w:rPr>
          <w:delText xml:space="preserve">Projects </w:delText>
        </w:r>
      </w:del>
      <w:ins w:id="2542" w:author="Ian Blenkinsop" w:date="2021-07-02T13:41:00Z">
        <w:r w:rsidR="00D71BF2">
          <w:rPr>
            <w:rFonts w:cs="Times New Roman"/>
            <w:lang w:val="en-GB"/>
          </w:rPr>
          <w:t>p</w:t>
        </w:r>
        <w:r w:rsidR="00D71BF2" w:rsidRPr="00C421D6">
          <w:rPr>
            <w:rFonts w:cs="Times New Roman"/>
            <w:lang w:val="en-GB"/>
          </w:rPr>
          <w:t xml:space="preserve">rojects </w:t>
        </w:r>
      </w:ins>
      <w:r w:rsidRPr="00C421D6">
        <w:rPr>
          <w:rFonts w:cs="Times New Roman"/>
          <w:lang w:val="en-GB"/>
        </w:rPr>
        <w:t>(MIPs</w:t>
      </w:r>
      <w:del w:id="2543" w:author="Ian Blenkinsop" w:date="2021-07-05T13:43:00Z">
        <w:r w:rsidRPr="00C421D6" w:rsidDel="00A0315F">
          <w:rPr>
            <w:rFonts w:cs="Times New Roman"/>
            <w:lang w:val="en-GB"/>
          </w:rPr>
          <w:delText xml:space="preserve">) </w:delText>
        </w:r>
      </w:del>
      <w:ins w:id="2544" w:author="Ian Blenkinsop" w:date="2021-07-05T13:43:00Z">
        <w:r w:rsidR="00A0315F">
          <w:rPr>
            <w:rFonts w:cs="Times New Roman"/>
            <w:lang w:val="en-GB"/>
          </w:rPr>
          <w:t>;</w:t>
        </w:r>
        <w:r w:rsidR="00A0315F" w:rsidRPr="00C421D6">
          <w:rPr>
            <w:rFonts w:cs="Times New Roman"/>
            <w:lang w:val="en-GB"/>
          </w:rPr>
          <w:t xml:space="preserve"> </w:t>
        </w:r>
      </w:ins>
      <w:r>
        <w:rPr>
          <w:rFonts w:cs="Times New Roman"/>
        </w:rPr>
        <w:fldChar w:fldCharType="begin" w:fldLock="1"/>
      </w:r>
      <w:r w:rsidR="00E81B0B">
        <w:rPr>
          <w:rFonts w:cs="Times New Roman"/>
          <w:lang w:val="en-GB"/>
        </w:rPr>
        <w:instrText>ADDIN CSL_CITATION { "citationItems" : [ { "id" : "ITEM-1", "itemData" : { "DOI" : "10.1175/1520-0477(1999)080&lt;0029:AOOTRO&gt;2.0.CO;2", "ISSN" : "0003-0007", "author" : [ { "dropping-particle" : "", "family" : "Gates", "given" : "W. Lawrence", "non-dropping-particle" : "", "parse-names" : false, "suffix" : "" }, { "dropping-particle" : "", "family" : "Boyle", "given" : "James S.", "non-dropping-particle" : "", "parse-names" : false, "suffix" : "" }, { "dropping-particle" : "", "family" : "Covey", "given" : "Curt", "non-dropping-particle" : "", "parse-names" : false, "suffix" : "" }, { "dropping-particle" : "", "family" : "Dease", "given" : "Clyde G.", "non-dropping-particle" : "", "parse-names" : false, "suffix" : "" }, { "dropping-particle" : "", "family" : "Doutriaux", "given" : "Charles M.", "non-dropping-particle" : "", "parse-names" : false, "suffix" : "" }, { "dropping-particle" : "", "family" : "Drach", "given" : "Robert S.", "non-dropping-particle" : "", "parse-names" : false, "suffix" : "" }, { "dropping-particle" : "", "family" : "Fiorino", "given" : "Michael", "non-dropping-particle" : "", "parse-names" : false, "suffix" : "" }, { "dropping-particle" : "", "family" : "Gleckler", "given" : "Peter J.", "non-dropping-particle" : "", "parse-names" : false, "suffix" : "" }, { "dropping-particle" : "", "family" : "Hnilo", "given" : "Justin J.", "non-dropping-particle" : "", "parse-names" : false, "suffix" : "" }, { "dropping-particle" : "", "family" : "Marlais", "given" : "Susan M.", "non-dropping-particle" : "", "parse-names" : false, "suffix" : "" }, { "dropping-particle" : "", "family" : "Phillips", "given" : "Thomas J.", "non-dropping-particle" : "", "parse-names" : false, "suffix" : "" }, { "dropping-particle" : "", "family" : "Potter", "given" : "Gerald L.", "non-dropping-particle" : "", "parse-names" : false, "suffix" : "" }, { "dropping-particle" : "", "family" : "Santer", "given" : "Benjamin D.", "non-dropping-particle" : "", "parse-names" : false, "suffix" : "" }, { "dropping-particle" : "", "family" : "Sperber", "given" : "Kenneth R.", "non-dropping-particle" : "", "parse-names" : false, "suffix" : "" }, { "dropping-particle" : "", "family" : "Taylor", "given" : "Karl E.", "non-dropping-particle" : "", "parse-names" : false, "suffix" : "" }, { "dropping-particle" : "", "family" : "Williams", "given" : "Dean N.", "non-dropping-particle" : "", "parse-names" : false, "suffix" : "" } ], "container-title" : "Bulletin of the American Meteorological Society", "id" : "ITEM-1", "issue" : "1", "issued" : { "date-parts" : [ [ "1999", "1" ] ] }, "page" : "29-55", "title" : "An Overview of the Results of the Atmospheric Model Intercomparison Project (AMIP I)", "translator" : [ { "dropping-particle" : "", "family" : "H3341", "given" : "", "non-dropping-particle" : "", "parse-names" : false, "suffix" : "" } ], "type" : "article-journal", "volume" : "80" }, "uris" : [ "http://www.mendeley.com/documents/?uuid=b3aff43d-eea8-44a8-ad2e-70fb270065ff" ] }, { "id" : "ITEM-2", "itemData" : { "DOI" : "10.1016/S0921-8181(02)00193-5", "ISSN" : "09218181", "author" : [ { "dropping-particle" : "", "family" : "Covey", "given" : "Curt", "non-dropping-particle" : "", "parse-names" : false, "suffix" : "" }, { "dropping-particle" : "", "family" : "AchutaRao", "given" : "Krishna M.", "non-dropping-particle" : "", "parse-names" : false, "suffix" : "" }, { "dropping-particle" : "", "family" : "Cubasch", "given" : "Ulrich", "non-dropping-particle" : "", "parse-names" : false, "suffix" : "" }, { "dropping-particle" : "", "family" : "Jones", "given" : "Phil", "non-dropping-particle" : "", "parse-names" : false, "suffix" : "" }, { "dropping-particle" : "", "family" : "Lambert", "given" : "Steven J.", "non-dropping-particle" : "", "parse-names" : false, "suffix" : "" }, { "dropping-particle" : "", "family" : "Mann", "given" : "Michael E.", "non-dropping-particle" : "", "parse-names" : false, "suffix" : "" }, { "dropping-particle" : "", "family" : "Phillips", "given" : "Thomas J.", "non-dropping-particle" : "", "parse-names" : false, "suffix" : "" }, { "dropping-particle" : "", "family" : "Taylor", "given" : "Karl E.", "non-dropping-particle" : "", "parse-names" : false, "suffix" : "" } ], "container-title" : "Global and Planetary Change", "id" : "ITEM-2", "issue" : "1-2", "issued" : { "date-parts" : [ [ "2003", "6" ] ] }, "page" : "103-133", "title" : "An overview of results from the Coupled Model Intercomparison Project", "translator" : [ { "dropping-particle" : "", "family" : "H3340", "given" : "", "non-dropping-particle" : "", "parse-names" : false, "suffix" : "" } ], "type" : "article-journal", "volume" : "37" }, "uris" : [ "http://www.mendeley.com/documents/?uuid=9675c823-2b87-4426-90b8-65229528f37e" ] } ], "mendeley" : { "formattedCitation" : "(Gates et al., 1999; Covey et al., 2003)", "plainTextFormattedCitation" : "(Gates et al., 1999; Covey et al., 2003)", "previouslyFormattedCitation" : "(Gates et al., 1999; Covey et al., 2003)" }, "properties" : { "noteIndex" : 0 }, "schema" : "https://github.com/citation-style-language/schema/raw/master/csl-citation.json" }</w:instrText>
      </w:r>
      <w:r>
        <w:rPr>
          <w:rFonts w:cs="Times New Roman"/>
        </w:rPr>
        <w:fldChar w:fldCharType="separate"/>
      </w:r>
      <w:ins w:id="2545" w:author="Robin Matthews" w:date="2021-05-18T16:02:00Z">
        <w:del w:id="2546" w:author="Ian Blenkinsop" w:date="2021-07-05T13:43:00Z">
          <w:r w:rsidR="00602365" w:rsidDel="00A0315F">
            <w:rPr>
              <w:rFonts w:cs="Times New Roman"/>
              <w:noProof/>
              <w:lang w:val="en-GB"/>
            </w:rPr>
            <w:delText>(</w:delText>
          </w:r>
        </w:del>
        <w:r w:rsidR="00602365">
          <w:rPr>
            <w:rFonts w:cs="Times New Roman"/>
            <w:noProof/>
            <w:lang w:val="en-GB"/>
          </w:rPr>
          <w:t>Gates et al., 1999; Covey et al., 2003)</w:t>
        </w:r>
      </w:ins>
      <w:del w:id="2547" w:author="Robin Matthews" w:date="2021-05-18T16:02:00Z">
        <w:r w:rsidRPr="00C421D6" w:rsidDel="00602365">
          <w:rPr>
            <w:rFonts w:cs="Times New Roman"/>
            <w:noProof/>
            <w:lang w:val="en-GB"/>
          </w:rPr>
          <w:delText>(Gates et al., 1999; Covey et al., 2003)</w:delText>
        </w:r>
      </w:del>
      <w:r>
        <w:rPr>
          <w:rFonts w:cs="Times New Roman"/>
        </w:rPr>
        <w:fldChar w:fldCharType="end"/>
      </w:r>
      <w:r w:rsidRPr="00C421D6">
        <w:rPr>
          <w:rFonts w:cs="Times New Roman"/>
          <w:lang w:val="en-GB"/>
        </w:rPr>
        <w:t xml:space="preserve">. MIPs prescribe </w:t>
      </w:r>
      <w:del w:id="2548" w:author="Ian Blenkinsop" w:date="2021-07-05T13:44:00Z">
        <w:r w:rsidRPr="00C421D6" w:rsidDel="00A0315F">
          <w:rPr>
            <w:rFonts w:cs="Times New Roman"/>
            <w:lang w:val="en-GB"/>
          </w:rPr>
          <w:delText xml:space="preserve">standardised </w:delText>
        </w:r>
      </w:del>
      <w:ins w:id="2549" w:author="Ian Blenkinsop" w:date="2021-07-05T13:44:00Z">
        <w:r w:rsidR="00A0315F" w:rsidRPr="00C421D6">
          <w:rPr>
            <w:rFonts w:cs="Times New Roman"/>
            <w:lang w:val="en-GB"/>
          </w:rPr>
          <w:t>standardi</w:t>
        </w:r>
        <w:r w:rsidR="00A0315F">
          <w:rPr>
            <w:rFonts w:cs="Times New Roman"/>
            <w:lang w:val="en-GB"/>
          </w:rPr>
          <w:t>z</w:t>
        </w:r>
        <w:r w:rsidR="00A0315F" w:rsidRPr="00C421D6">
          <w:rPr>
            <w:rFonts w:cs="Times New Roman"/>
            <w:lang w:val="en-GB"/>
          </w:rPr>
          <w:t xml:space="preserve">ed </w:t>
        </w:r>
      </w:ins>
      <w:r w:rsidRPr="00C421D6">
        <w:rPr>
          <w:rFonts w:cs="Times New Roman"/>
          <w:lang w:val="en-GB"/>
        </w:rPr>
        <w:t>experiment designs, time periods, output variables</w:t>
      </w:r>
      <w:del w:id="2550" w:author="Ian Blenkinsop" w:date="2021-07-05T13:44:00Z">
        <w:r w:rsidRPr="00C421D6" w:rsidDel="00A0315F">
          <w:rPr>
            <w:rFonts w:cs="Times New Roman"/>
            <w:lang w:val="en-GB"/>
          </w:rPr>
          <w:delText>,</w:delText>
        </w:r>
      </w:del>
      <w:r w:rsidRPr="00C421D6">
        <w:rPr>
          <w:rFonts w:cs="Times New Roman"/>
          <w:lang w:val="en-GB"/>
        </w:rPr>
        <w:t xml:space="preserve"> or observational reference data</w:t>
      </w:r>
      <w:del w:id="2551" w:author="Ian Blenkinsop" w:date="2021-07-05T13:44:00Z">
        <w:r w:rsidRPr="00C421D6" w:rsidDel="00A0315F">
          <w:rPr>
            <w:rFonts w:cs="Times New Roman"/>
            <w:lang w:val="en-GB"/>
          </w:rPr>
          <w:delText>,</w:delText>
        </w:r>
      </w:del>
      <w:r w:rsidRPr="00C421D6">
        <w:rPr>
          <w:rFonts w:cs="Times New Roman"/>
          <w:lang w:val="en-GB"/>
        </w:rPr>
        <w:t xml:space="preserve"> to facilitate direct comparison of model results. This aids in diagnosing the reasons for biases and other differences among models, and furthers process understanding (Section 1.5). Both </w:t>
      </w:r>
      <w:r w:rsidR="004A0288" w:rsidRPr="00C421D6">
        <w:rPr>
          <w:rFonts w:cs="Times New Roman"/>
          <w:lang w:val="en-GB"/>
        </w:rPr>
        <w:t xml:space="preserve">the </w:t>
      </w:r>
      <w:r w:rsidRPr="00C421D6">
        <w:rPr>
          <w:rFonts w:cs="Times New Roman"/>
          <w:lang w:val="en-GB"/>
        </w:rPr>
        <w:t xml:space="preserve">CMIP3 and CMIP5 </w:t>
      </w:r>
      <w:r w:rsidR="005A2AA6" w:rsidRPr="00C421D6">
        <w:rPr>
          <w:rFonts w:cs="Times New Roman"/>
          <w:lang w:val="en-GB"/>
        </w:rPr>
        <w:t xml:space="preserve">model intercomparison projects </w:t>
      </w:r>
      <w:r w:rsidRPr="00C421D6">
        <w:rPr>
          <w:rFonts w:cs="Times New Roman"/>
          <w:lang w:val="en-GB"/>
        </w:rPr>
        <w:t xml:space="preserve">included experiments testing the ability of models to reproduce </w:t>
      </w:r>
      <w:del w:id="2552" w:author="Ian Blenkinsop" w:date="2021-07-05T13:44:00Z">
        <w:r w:rsidRPr="00C421D6" w:rsidDel="00A0315F">
          <w:rPr>
            <w:rFonts w:cs="Times New Roman"/>
            <w:lang w:val="en-GB"/>
          </w:rPr>
          <w:delText xml:space="preserve">20th </w:delText>
        </w:r>
      </w:del>
      <w:ins w:id="2553" w:author="Ian Blenkinsop" w:date="2021-07-05T13:44:00Z">
        <w:r w:rsidR="00A0315F" w:rsidRPr="00C421D6">
          <w:rPr>
            <w:rFonts w:cs="Times New Roman"/>
            <w:lang w:val="en-GB"/>
          </w:rPr>
          <w:t>20</w:t>
        </w:r>
        <w:r w:rsidR="00A0315F" w:rsidRPr="00A0315F">
          <w:rPr>
            <w:rFonts w:cs="Times New Roman"/>
            <w:lang w:val="en-GB"/>
          </w:rPr>
          <w:t>th</w:t>
        </w:r>
        <w:r w:rsidR="00A0315F">
          <w:rPr>
            <w:rFonts w:cs="Times New Roman"/>
            <w:lang w:val="en-GB"/>
          </w:rPr>
          <w:t>-</w:t>
        </w:r>
      </w:ins>
      <w:r w:rsidRPr="00C421D6">
        <w:rPr>
          <w:rFonts w:cs="Times New Roman"/>
          <w:lang w:val="en-GB"/>
        </w:rPr>
        <w:t xml:space="preserve">century global surface temperature trends both with and without anthropogenic forcings. </w:t>
      </w:r>
      <w:r w:rsidRPr="009D46EB">
        <w:rPr>
          <w:rFonts w:cs="Times New Roman"/>
        </w:rPr>
        <w:t>Although some individual model runs failed to ach</w:t>
      </w:r>
      <w:r>
        <w:rPr>
          <w:rFonts w:cs="Times New Roman"/>
        </w:rPr>
        <w:t xml:space="preserve">ieve this </w:t>
      </w:r>
      <w:r>
        <w:rPr>
          <w:rFonts w:cs="Times New Roman"/>
        </w:rPr>
        <w:fldChar w:fldCharType="begin" w:fldLock="1"/>
      </w:r>
      <w:ins w:id="2554" w:author="Robin Matthews" w:date="2021-05-18T17:16:00Z">
        <w:r w:rsidR="009E0F82">
          <w:rPr>
            <w:rFonts w:cs="Times New Roman"/>
          </w:rPr>
          <w:instrText>ADDIN CSL_CITATION { "citationItems" : [ { "id" : "ITEM-1", "itemData" : { "DOI" : "10.1175/BAMS-D-15-00135.1", "abstract" : "AbstractThe process of parameter estimation targeting a chosen set of observations is an essential aspect of numerical modeling. This process is usually named tuning in the climate modeling community. In climate models, the variety and complexity of physical processes involved, and their interplay through a wide range of spatial and temporal scales, must be summarized in a series of approximate submodels. Most submodels depend on uncertain parameters. Tuning consists of adjusting the values of these parameters to bring the solution as a whole into line with aspects of the observed climate. Tuning is an essential aspect of climate modeling with its own scientific issues, which is probably not advertised enough outside the community of model developers. Optimization of climate models raises important questions about whether tuning methods a priori constrain the model results in unintended ways that would affect our confidence in climate projections. Here, we present the definition and rationale behind model tuning, review specific methodological aspects, and survey the diversity of tuning approaches used in current climate models. We also discuss the challenges and opportunities in applying so-called objective methods in climate model tuning. We discuss how tuning methodologies may affect fundamental results of climate models, such as climate sensitivity. The article concludes with a series of recommendations to make the process of climate model tuning more transparent.", "author" : [ { "dropping-particle" : "", "family" : "Hourdin", "given" : "Fr\u00e9d\u00e9ric", "non-dropping-particle" : "", "parse-names" : false, "suffix" : "" }, { "dropping-particle" : "", "family" : "Mauritsen", "given" : "Thorsten", "non-dropping-particle" : "", "parse-names" : false, "suffix" : "" }, { "dropping-particle" : "", "family" : "Gettelman", "given" : "Andrew", "non-dropping-particle" : "", "parse-names" : false, "suffix" : "" }, { "dropping-particle" : "", "family" : "Golaz", "given" : "Jean-Christophe", "non-dropping-particle" : "", "parse-names" : false, "suffix" : "" }, { "dropping-particle" : "", "family" : "Balaji", "given" : "Venkatramani", "non-dropping-particle" : "", "parse-names" : false, "suffix" : "" }, { "dropping-particle" : "", "family" : "Duan", "given" : "Qingyun", "non-dropping-particle" : "", "parse-names" : false, "suffix" : "" }, { "dropping-particle" : "", "family" : "Folini", "given" : "Doris", "non-dropping-particle" : "", "parse-names" : false, "suffix" : "" }, { "dropping-particle" : "", "family" : "Ji", "given" : "Duoying", "non-dropping-particle" : "", "parse-names" : false, "suffix" : "" }, { "dropping-particle" : "", "family" : "Klocke", "given" : "Daniel", "non-dropping-particle" : "", "parse-names" : false, "suffix" : "" }, { "dropping-particle" : "", "family" : "Qian", "given" : "Yun", "non-dropping-particle" : "", "parse-names" : false, "suffix" : "" }, { "dropping-particle" : "", "family" : "Rauser", "given" : "Florian", "non-dropping-particle" : "", "parse-names" : false, "suffix" : "" }, { "dropping-particle" : "", "family" : "Rio", "given" : "Catherine", "non-dropping-particle" : "", "parse-names" : false, "suffix" : "" }, { "dropping-particle" : "", "family" : "Tomassini", "given" : "Lorenzo", "non-dropping-particle" : "", "parse-names" : false, "suffix" : "" }, { "dropping-particle" : "", "family" : "Watanabe", "given" : "Masahiro", "non-dropping-particle" : "", "parse-names" : false, "suffix" : "" }, { "dropping-particle" : "", "family" : "Williamson", "given" : "Daniel", "non-dropping-particle" : "", "parse-names" : false, "suffix" : "" } ], "container-title" : "Bulletin of the American Meteorological Society", "id" : "ITEM-1", "issue" : "3", "issued" : { "date-parts" : [ [ "2017" ] ] }, "page" : "589-602", "title" : "The Art and Science of Climate Model Tuning", "translator" : [ { "dropping-particle" : "", "family" : "H2545", "given" : "", "non-dropping-particle" : "", "parse-names" : false, "suffix" : "" } ], "type" : "article-journal", "volume" : "98" }, "uris" : [ "http://www.mendeley.com/documents/?uuid=947008a1-1bfa-4d35-83d8-b83c68f5d272" ] } ], "mendeley" : { "formattedCitation" : "(Hourdin et al., 2017)", "manualFormatting" : "(Hourdin et al., 2017)", "plainTextFormattedCitation" : "(Hourdin et al., 2017)", "previouslyFormattedCitation" : "(Hourdin et al., 2017)" }, "properties" : { "noteIndex" : 0 }, "schema" : "https://github.com/citation-style-language/schema/raw/master/csl-citation.json" }</w:instrText>
        </w:r>
      </w:ins>
      <w:del w:id="2555" w:author="Robin Matthews" w:date="2021-05-18T17:16:00Z">
        <w:r w:rsidR="00E81B0B" w:rsidDel="009E0F82">
          <w:rPr>
            <w:rFonts w:cs="Times New Roman"/>
          </w:rPr>
          <w:delInstrText>ADDIN CSL_CITATION { "citationItems" : [ { "id" : "ITEM-1", "itemData" : { "DOI" : "10.1175/BAMS-D-15-00135.1", "abstract" : "AbstractThe process of parameter estimation targeting a chosen set of observations is an essential aspect of numerical modeling. This process is usually named tuning in the climate modeling community. In climate models, the variety and complexity of physical processes involved, and their interplay through a wide range of spatial and temporal scales, must be summarized in a series of approximate submodels. Most submodels depend on uncertain parameters. Tuning consists of adjusting the values of these parameters to bring the solution as a whole into line with aspects of the observed climate. Tuning is an essential aspect of climate modeling with its own scientific issues, which is probably not advertised enough outside the community of model developers. Optimization of climate models raises important questions about whether tuning methods a priori constrain the model results in unintended ways that would affect our confidence in climate projections. Here, we present the definition and rationale behind model tuning, review specific methodological aspects, and survey the diversity of tuning approaches used in current climate models. We also discuss the challenges and opportunities in applying so-called objective methods in climate model tuning. We discuss how tuning methodologies may affect fundamental results of climate models, such as climate sensitivity. The article concludes with a series of recommendations to make the process of climate model tuning more transparent.", "author" : [ { "dropping-particle" : "", "family" : "Hourdin", "given" : "Fr\u00e9d\u00e9ric", "non-dropping-particle" : "", "parse-names" : false, "suffix" : "" }, { "dropping-particle" : "", "family" : "Mauritsen", "given" : "Thorsten", "non-dropping-particle" : "", "parse-names" : false, "suffix" : "" }, { "dropping-particle" : "", "family" : "Gettelman", "given" : "Andrew", "non-dropping-particle" : "", "parse-names" : false, "suffix" : "" }, { "dropping-particle" : "", "family" : "Golaz", "given" : "Jean-Christophe", "non-dropping-particle" : "", "parse-names" : false, "suffix" : "" }, { "dropping-particle" : "", "family" : "Balaji", "given" : "Venkatramani", "non-dropping-particle" : "", "parse-names" : false, "suffix" : "" }, { "dropping-particle" : "", "family" : "Duan", "given" : "Qingyun", "non-dropping-particle" : "", "parse-names" : false, "suffix" : "" }, { "dropping-particle" : "", "family" : "Folini", "given" : "Doris", "non-dropping-particle" : "", "parse-names" : false, "suffix" : "" }, { "dropping-particle" : "", "family" : "Ji", "given" : "Duoying", "non-dropping-particle" : "", "parse-names" : false, "suffix" : "" }, { "dropping-particle" : "", "family" : "Klocke", "given" : "Daniel", "non-dropping-particle" : "", "parse-names" : false, "suffix" : "" }, { "dropping-particle" : "", "family" : "Qian", "given" : "Yun", "non-dropping-particle" : "", "parse-names" : false, "suffix" : "" }, { "dropping-particle" : "", "family" : "Rauser", "given" : "Florian", "non-dropping-par</w:delInstrText>
        </w:r>
        <w:r w:rsidR="00E81B0B" w:rsidRPr="00A1237E" w:rsidDel="009E0F82">
          <w:rPr>
            <w:rFonts w:cs="Times New Roman"/>
            <w:lang w:val="en-US"/>
          </w:rPr>
          <w:delInstrText>ticle" : "", "parse-names" : false, "suffix" : "" }, { "dropping-particle" : "", "family" : "Rio", "given" : "Catherine", "non-dropping-particle" : "", "parse-names" : false, "suffix" : "" }, { "dropping-particle" : "", "family" : "Tomassini", "given" : "Lorenzo", "non-dropping-particle" : "", "parse-names" : false, "suffix" : "" }, { "dropping-particle" : "", "family" : "Watanabe", "given" : "Masahiro", "non-dropping-particle" : "", "parse-names" : false, "suffix" : "" }, { "dropping-particle" : "", "family" : "Williamson", "given" : "Daniel", "non-dropping-particle" : "", "parse-names" : false, "suffix" : "" } ], "container-title" : "Bulletin of the American Meteorological Society", "id" : "ITEM-1", "issue" : "3", "issued" : { "date-parts" : [ [ "2017" ] ] }, "page" : "589-602", "title" : "The Art and Science of Climate Model Tuning", "translator" : [ { "dropping-particle" : "", "family" : "H2545", "given" : "", "non-dropping-particle" : "", "parse-names" : false, "suffix" : "" } ], "type" : "article-journal", "volume" : "98" }, "uris" : [ "http://www.mendeley.com/documents/?uuid=947008a1-1bfa-4d35-83d8-b83c68f5d272" ] } ], "mendeley" : { "formattedCitation" : "(Hourdin et al., 2017)", "manualFormatting" : "(Hourdin et al., 2017", "plainTextFormattedCitation" : "(Hourdin et al., 2017)", "previouslyFormattedCitation" : "(Hourdin et al., 2017)" }, "properties" : { "noteIndex" : 0 }, "schema" : "https://github.com/citation-style-language/schema/raw/master/csl-citation.json" }</w:delInstrText>
        </w:r>
      </w:del>
      <w:r>
        <w:rPr>
          <w:rFonts w:cs="Times New Roman"/>
        </w:rPr>
        <w:fldChar w:fldCharType="separate"/>
      </w:r>
      <w:ins w:id="2556" w:author="Robin Matthews" w:date="2021-05-18T16:02:00Z">
        <w:r w:rsidR="00602365">
          <w:rPr>
            <w:rFonts w:cs="Times New Roman"/>
            <w:noProof/>
            <w:lang w:val="en-GB"/>
          </w:rPr>
          <w:t>(Hourdin et al., 201</w:t>
        </w:r>
      </w:ins>
      <w:ins w:id="2557" w:author="Robin Matthews" w:date="2021-05-18T17:15:00Z">
        <w:r w:rsidR="009E0F82">
          <w:rPr>
            <w:rFonts w:cs="Times New Roman"/>
            <w:noProof/>
            <w:lang w:val="en-GB"/>
          </w:rPr>
          <w:t>7</w:t>
        </w:r>
      </w:ins>
      <w:ins w:id="2558" w:author="Robin Matthews" w:date="2021-05-18T17:16:00Z">
        <w:r w:rsidR="009E0F82">
          <w:rPr>
            <w:rFonts w:cs="Times New Roman"/>
            <w:noProof/>
            <w:lang w:val="en-GB"/>
          </w:rPr>
          <w:t>)</w:t>
        </w:r>
      </w:ins>
      <w:del w:id="2559" w:author="Robin Matthews" w:date="2021-05-18T16:02:00Z">
        <w:r w:rsidRPr="00C421D6" w:rsidDel="00602365">
          <w:rPr>
            <w:rFonts w:cs="Times New Roman"/>
            <w:noProof/>
            <w:lang w:val="en-GB"/>
          </w:rPr>
          <w:delText>(Hourdin et al., 2017</w:delText>
        </w:r>
      </w:del>
      <w:r>
        <w:rPr>
          <w:rFonts w:cs="Times New Roman"/>
        </w:rPr>
        <w:fldChar w:fldCharType="end"/>
      </w:r>
      <w:del w:id="2560" w:author="Robin Matthews" w:date="2021-05-18T17:16:00Z">
        <w:r w:rsidRPr="00C421D6" w:rsidDel="009E0F82">
          <w:rPr>
            <w:rFonts w:cs="Times New Roman"/>
            <w:lang w:val="en-GB"/>
          </w:rPr>
          <w:delText>)</w:delText>
        </w:r>
      </w:del>
      <w:r w:rsidRPr="00C421D6">
        <w:rPr>
          <w:rFonts w:cs="Times New Roman"/>
          <w:lang w:val="en-GB"/>
        </w:rPr>
        <w:t xml:space="preserve">, the mean trends of multi-model ensembles did so successfully </w:t>
      </w:r>
      <w:r>
        <w:rPr>
          <w:rFonts w:cs="Times New Roman"/>
        </w:rPr>
        <w:fldChar w:fldCharType="begin" w:fldLock="1"/>
      </w:r>
      <w:r w:rsidR="00E81B0B">
        <w:rPr>
          <w:rFonts w:cs="Times New Roman"/>
          <w:lang w:val="en-GB"/>
        </w:rPr>
        <w:instrText>ADDIN CSL_CITATION { "citationItems" : [ { "id" : "ITEM-1", "itemData" : { "DOI" : "10.1175/BAMS-88-9-1383", "ISSN" : "0003-0007", "author" : [ { "dropping-particle" : "", "family" : "Meehl", "given" : "Gerald A.", "non-dropping-particle" : "", "parse-names" : false, "suffix" : "" }, { "dropping-particle" : "", "family" : "Covey", "given" : "Curt", "non-dropping-particle" : "", "parse-names" : false, "suffix" : "" }, { "dropping-particle" : "", "family" : "Delworth", "given" : "Thomas", "non-dropping-particle" : "", "parse-names" : false, "suffix" : "" }, { "dropping-particle" : "", "family" : "Latif", "given" : "Mojib", "non-dropping-particle" : "", "parse-names" : false, "suffix" : "" }, { "dropping-particle" : "", "family" : "McAvaney", "given" : "Bryant", "non-dropping-particle" : "", "parse-names" : false, "suffix" : "" }, { "dropping-particle" : "", "family" : "Mitchell", "given" : "John F. B.", "non-dropping-particle" : "", "parse-names" : false, "suffix" : "" }, { "dropping-particle" : "", "family" : "Stouffer", "given" : "Ronald J.", "non-dropping-particle" : "", "parse-names" : false, "suffix" : "" }, { "dropping-particle" : "", "family" : "Taylor", "given" : "Karl E.", "non-dropping-particle" : "", "parse-names" : false, "suffix" : "" } ], "container-title" : "Bulletin of the American Meteorological Society", "id" : "ITEM-1", "issue" : "9", "issued" : { "date-parts" : [ [ "2007", "9" ] ] }, "page" : "1383-1394", "title" : "The WCRP CMIP3 Multimodel Dataset: A New Era in Climate Change Research", "translator" : [ { "dropping-particle" : "", "family" : "H2901", "given" : "", "non-dropping-particle" : "", "parse-names" : false, "suffix" : "" } ], "type" : "article-journal", "volume" : "88" }, "uris" : [ "http://www.mendeley.com/documents/?uuid=fd7aaa13-337e-4680-9794-5b626268b3a1" ] }, { "id" : "ITEM-2", "itemData" : { "DOI" : "10.1175/BAMS-D-11-00094.1", "ISSN" : "0003-0007", "author" : [ { "dropping-particle" : "", "family" : "Taylor", "given" : "Karl E.", "non-dropping-particle" : "", "parse-names" : false, "suffix" : "" }, { "dropping-particle" : "", "family" : "Stouffer", "given" : "Ronald J.", "non-dropping-particle" : "", "parse-names" : false, "suffix" : "" }, { "dropping-particle" : "", "family" : "Meehl", "given" : "Gerald A.", "non-dropping-particle" : "", "parse-names" : false, "suffix" : "" } ], "container-title" : "Bulletin of the American Meteorological Society", "id" : "ITEM-2", "issue" : "4", "issued" : { "date-parts" : [ [ "2012", "4" ] ] }, "page" : "485-498", "title" : "An Overview of CMIP5 and the Experiment Design", "translator" : [ { "dropping-particle" : "", "family" : "H2716", "given" : "", "non-dropping-particle" : "", "parse-names" : false, "suffix" : "" } ], "type" : "article-journal", "volume" : "93" }, "uris" : [ "http://www.mendeley.com/documents/?uuid=7f47ba83-9979-3b8c-ba7e-a71f848c9a7f" ] } ], "mendeley" : { "formattedCitation" : "(Meehl et al., 2007a; Taylor et al., 2012)", "plainTextFormattedCitation" : "(Meehl et al., 2007a; Taylor et al., 2012)", "previouslyFormattedCitation" : "(Meehl et al., 2007a; Taylor et al., 2012)" }, "properties" : { "noteIndex" : 0 }, "schema" : "https://github.com/citation-style-language/schema/raw/master/csl-citation.json" }</w:instrText>
      </w:r>
      <w:r>
        <w:rPr>
          <w:rFonts w:cs="Times New Roman"/>
        </w:rPr>
        <w:fldChar w:fldCharType="separate"/>
      </w:r>
      <w:ins w:id="2561" w:author="Robin Matthews" w:date="2021-05-18T16:03:00Z">
        <w:r w:rsidR="00602365">
          <w:rPr>
            <w:rFonts w:cs="Times New Roman"/>
            <w:noProof/>
            <w:lang w:val="en-GB"/>
          </w:rPr>
          <w:t>(Meehl et al., 2007a; Taylor et al., 2012)</w:t>
        </w:r>
      </w:ins>
      <w:del w:id="2562" w:author="Robin Matthews" w:date="2021-05-18T16:03:00Z">
        <w:r w:rsidR="007009D9" w:rsidRPr="00C421D6" w:rsidDel="00602365">
          <w:rPr>
            <w:rFonts w:cs="Times New Roman"/>
            <w:noProof/>
            <w:lang w:val="en-GB"/>
          </w:rPr>
          <w:delText>(Meehl et al., 2007a; Taylor et al., 2012)</w:delText>
        </w:r>
      </w:del>
      <w:r>
        <w:rPr>
          <w:rFonts w:cs="Times New Roman"/>
        </w:rPr>
        <w:fldChar w:fldCharType="end"/>
      </w:r>
      <w:r w:rsidRPr="00C421D6">
        <w:rPr>
          <w:rFonts w:cs="Times New Roman"/>
          <w:lang w:val="en-GB"/>
        </w:rPr>
        <w:t xml:space="preserve">. </w:t>
      </w:r>
      <w:bookmarkStart w:id="2563" w:name="_Hlk66725040"/>
      <w:r w:rsidRPr="00C421D6">
        <w:rPr>
          <w:rFonts w:cs="Times New Roman"/>
          <w:lang w:val="en-GB"/>
        </w:rPr>
        <w:t xml:space="preserve">When only natural forcings were included (creating the equivalent of a ‘control Earth’ without human influences), similar multi-model ensembles could not reproduce the observed post-1970 warming at either global or regional scales </w:t>
      </w:r>
      <w:r>
        <w:rPr>
          <w:rFonts w:cs="Times New Roman"/>
        </w:rPr>
        <w:fldChar w:fldCharType="begin" w:fldLock="1"/>
      </w:r>
      <w:r w:rsidR="00E81B0B">
        <w:rPr>
          <w:rFonts w:cs="Times New Roman"/>
          <w:lang w:val="en-GB"/>
        </w:rPr>
        <w:instrText>ADDIN CSL_CITATION { "citationItems" : [ { "id" : "ITEM-1", "itemData" : { "ISBN" : "9780262013925", "author" : [ { "dropping-particle" : "", "family" : "Edwards", "given" : "Paul N", "non-dropping-particle" : "", "parse-names" : false, "suffix" : "" } ], "id" : "ITEM-1", "issued" : { "date-parts" : [ [ "2010" ] ] }, "number-of-pages" : "552", "publisher" : "MIT Press", "publisher-place" : "Cambridge. MA, USA", "title" : "A Vast Machine: Computer Models, Climate Data, and the Politics of Global Warming", "translator" : [ { "dropping-particle" : "", "family" : "H2562", "given" : "Rt4", "non-dropping-particle" : "", "parse-names" : false, "suffix" : "" } ], "type" : "book" }, "uris" : [ "http://www.mendeley.com/documents/?uuid=39dc10e8-4f08-4d14-aa4d-574e5c25a22d" ] }, { "id" : "ITEM-2", "itemData" : { "DOI" : "10.1002/jgrd.50239", "ISSN" : "2169897X", "author" : [ { "dropping-particle" : "", "family" : "Jones", "given" : "Gareth S.", "non-dropping-particle" : "", "parse-names" : false, "suffix" : "" }, { "dropping-particle" : "", "family" : "Stott", "given" : "Peter A.", "non-dropping-particle" : "", "parse-names" : false, "suffix" : "" }, { "dropping-particle" : "", "family" : "Christidis", "given" : "Nikolaos", "non-dropping-particle" : "", "parse-names" : false, "suffix" : "" } ], "container-title" : "Journal of Geophysical Research: Atmospheres", "id" : "ITEM-2", "issue" : "10", "issued" : { "date-parts" : [ [ "2013", "5", "27" ] ] }, "page" : "4001-4024", "title" : "Attribution of observed historical near-surface temperature variations to anthropogenic and natural causes using CMIP5 simulations", "translator" : [ { "dropping-particle" : "", "family" : "H2911", "given" : "", "non-dropping-particle" : "", "parse-names" : false, "suffix" : "" } ], "type" : "article-journal", "volume" : "118" }, "uris" : [ "http://www.mendeley.com/documents/?uuid=1ad8c834-cf2f-4a75-8904-328825edf978" ] } ], "mendeley" : { "formattedCitation" : "(Edwards, 2010; Jones et al., 2013)", "plainTextFormattedCitation" : "(Edwards, 2010; Jones et al., 2013)", "previouslyFormattedCitation" : "(Edwards, 2010; Jones et al., 2013)" }, "properties" : { "noteIndex" : 0 }, "schema" : "https://github.com/citation-style-language/schema/raw/master/csl-citation.json" }</w:instrText>
      </w:r>
      <w:r>
        <w:rPr>
          <w:rFonts w:cs="Times New Roman"/>
        </w:rPr>
        <w:fldChar w:fldCharType="separate"/>
      </w:r>
      <w:ins w:id="2564" w:author="Robin Matthews" w:date="2021-05-18T16:03:00Z">
        <w:r w:rsidR="00602365">
          <w:rPr>
            <w:rFonts w:cs="Times New Roman"/>
            <w:noProof/>
            <w:lang w:val="en-GB"/>
          </w:rPr>
          <w:t>(Edwards, 2010; Jones et al., 2013)</w:t>
        </w:r>
      </w:ins>
      <w:del w:id="2565" w:author="Robin Matthews" w:date="2021-05-18T16:03:00Z">
        <w:r w:rsidRPr="00C421D6" w:rsidDel="00602365">
          <w:rPr>
            <w:rFonts w:cs="Times New Roman"/>
            <w:noProof/>
            <w:lang w:val="en-GB"/>
          </w:rPr>
          <w:delText>(Edwards, 2010; Jones et al., 2013)</w:delText>
        </w:r>
      </w:del>
      <w:r>
        <w:rPr>
          <w:rFonts w:cs="Times New Roman"/>
        </w:rPr>
        <w:fldChar w:fldCharType="end"/>
      </w:r>
      <w:r w:rsidRPr="00C421D6">
        <w:rPr>
          <w:rFonts w:cs="Times New Roman"/>
          <w:lang w:val="en-GB"/>
        </w:rPr>
        <w:t>. T</w:t>
      </w:r>
      <w:r w:rsidRPr="00C421D6">
        <w:rPr>
          <w:lang w:val="en-GB"/>
        </w:rPr>
        <w:t xml:space="preserve">he GCMs and ESMs compared in CMIP6 (used in this </w:t>
      </w:r>
      <w:del w:id="2566" w:author="Ian Blenkinsop" w:date="2021-07-05T13:45:00Z">
        <w:r w:rsidRPr="00C421D6" w:rsidDel="00A0315F">
          <w:rPr>
            <w:lang w:val="en-GB"/>
          </w:rPr>
          <w:delText>report</w:delText>
        </w:r>
      </w:del>
      <w:ins w:id="2567" w:author="Ian Blenkinsop" w:date="2021-07-05T13:45:00Z">
        <w:r w:rsidR="00A0315F">
          <w:rPr>
            <w:lang w:val="en-GB"/>
          </w:rPr>
          <w:t>R</w:t>
        </w:r>
        <w:r w:rsidR="00A0315F" w:rsidRPr="00C421D6">
          <w:rPr>
            <w:lang w:val="en-GB"/>
          </w:rPr>
          <w:t>eport</w:t>
        </w:r>
      </w:ins>
      <w:r w:rsidRPr="00C421D6">
        <w:rPr>
          <w:lang w:val="en-GB"/>
        </w:rPr>
        <w:t>) offer more explicit documentation and evaluation of tuning procedures</w:t>
      </w:r>
      <w:bookmarkEnd w:id="2563"/>
      <w:r w:rsidRPr="00C421D6">
        <w:rPr>
          <w:lang w:val="en-GB"/>
        </w:rPr>
        <w:t xml:space="preserve"> </w:t>
      </w:r>
      <w:ins w:id="2568" w:author="Ian Blenkinsop" w:date="2021-07-05T13:50:00Z">
        <w:r w:rsidR="00A0315F">
          <w:rPr>
            <w:lang w:val="en-GB"/>
          </w:rPr>
          <w:t>(</w:t>
        </w:r>
        <w:r w:rsidR="00A0315F" w:rsidRPr="00C421D6">
          <w:rPr>
            <w:lang w:val="en-GB"/>
          </w:rPr>
          <w:t>Section 1.5</w:t>
        </w:r>
        <w:r w:rsidR="00A0315F">
          <w:rPr>
            <w:lang w:val="en-GB"/>
          </w:rPr>
          <w:t xml:space="preserve">; </w:t>
        </w:r>
      </w:ins>
      <w:r>
        <w:fldChar w:fldCharType="begin" w:fldLock="1"/>
      </w:r>
      <w:r w:rsidR="00E81B0B">
        <w:rPr>
          <w:lang w:val="en-GB"/>
        </w:rPr>
        <w:instrText>ADDIN CSL_CITATION { "citationItems" : [ { "id" : "ITEM-1", "itemData" : { "DOI" : "10.1029/2019MS002037", "abstract" : "Abstract A climate model's ability to reproduce observed historical warming is sometimes viewed as a measure of quality. Yet, for practical reasons it cannot be considered a purely empirical result of the modeling efforts because the desired result is known in advance and so is a potential target of tuning. Here we report how the latest edition of the Max Planck Institute for Meteorology Earth System Models (MPI-ESM1.2) atmospheric component (ECHAM6.3) had its sensitivity systematically tuned in order to improve the modeled match with the instrumental record. In practice, this was done by targeting an equilibrium climate sensitivity of about 3 K, slightly lower than in the previous model generation (MPI-ESM), which warmed more than observed, and in particular by addressing a climate sensitivity of about 7 K in an intermediate version of the model. In the process we identified several controls on cloud feedback, some of which confirm recently proposed hypotheses. We find the model exhibits excellent fidelity with the observed centennial global warming. We further find that an alternative approach with high climate sensitivity compensated by strong aerosol cooling instead would yield colder than observed results in the second half of the twentieth century.", "author" : [ { "dropping-particle" : "", "family" : "Mauritsen", "given" : "Thorsten", "non-dropping-particle" : "", "parse-names" : false, "suffix" : "" }, { "dropping-particle" : "", "family" : "Roeckner", "given" : "Erich", "non-dropping-particle" : "", "parse-names" : false, "suffix" : "" } ], "container-title" : "Journal of Advances in Modeling Earth Systems", "id" : "ITEM-1", "issue" : "5", "issued" : { "date-parts" : [ [ "2020" ] ] }, "note" : "e2019MS002037 10.1029/2019MS002037", "page" : "e2019MS002037", "title" : "Tuning the MPI-ESM1.2 Global Climate Model to Improve the Match With Instrumental Record Warming by Lowering Its Climate Sensitivity", "translator" : [ { "dropping-particle" : "", "family" : "H4212", "given" : "", "non-dropping-particle" : "", "parse-names" : false, "suffix" : "" } ], "type" : "article-journal", "volume" : "12" }, "uris" : [ "http://www.mendeley.com/documents/?uuid=4c7d7850-8cf7-4089-a630-9cea0c0df13c" ] }, { "id" : "ITEM-2", "itemData" : { "DOI" : "10.1007/s00376-018-7300-x", "ISSN" : "0256-1530", "author" : [ { "dropping-particle" : "", "family" : "Burrows", "given" : "Susannah M.", "non-dropping-particle" : "", "parse-names" : false, "suffix" : "" }, { "dropping-particle" : "", "family" : "Dasgupta", "given" : "Aritra", "non-dropping-particle" : "", "parse-names" : false, "suffix" : "" }, { "dropping-particle" : "", "family" : "Reehl", "given" : "Sarah", "non-dropping-particle" : "", "parse-names" : false, "suffix" : "" }, { "dropping-particle" : "", "family" : "Bramer", "given" : "Lisa", "non-dropping-particle" : "", "parse-names" : false, "suffix" : "" }, { "dropping-particle" : "", "family" : "Ma", "given" : "Po-Lun", "non-dropping-particle" : "", "parse-names" : false, "suffix" : "" }, { "dropping-particle" : "", "family" : "Rasch", "given" : "Philip J.", "non-dropping-particle" : "", "parse-names" : false, "suffix" : "" }, { "dropping-particle" : "", "family" : "Qian", "given" : "Yun", "non-dropping-particle" : "", "parse-names" : false, "suffix" : "" } ], "container-title" : "Advances in Atmospheric Sciences", "id" : "ITEM-2", "issue" : "9", "issued" : { "date-parts" : [ [ "2018", "9", "5" ] ] }, "page" : "1101-1113", "title" : "Characterizing the Relative Importance Assigned to Physical Variables by Climate Scientists when Assessing Atmospheric Climate Model Fidelity", "translator" : [ { "dropping-particle" : "", "family" : "H3396", "given" : "", "non-dropping-particle" : "", "parse-names" : false, "suffix" : "" } ], "type" : "article-journal", "volume" : "35" }, "uris" : [ "http://www.mendeley.com/documents/?uuid=3b5489b4-2c39-4d46-b09a-d2787a1812f4" ] }, { "id" : "ITEM-3", "itemData" : { "DOI" : "10.5194/gmd-10-3207-2017", "author" : [ { "dropping-particle" : "", "family" : "Schmidt", "given" : "G A", "non-dropping-particle" : "", "parse-names" : false, "suffix" : "" }, { "dropping-particle" : "", "family" : "Bader", "given" : "D", "non-dropping-particle" : "", "parse-names" : false, "suffix" : "" }, { "dropping-particle" : "", "family" : "Donner", "given" : "L J", "non-dropping-particle" : "", "parse-names" : false, "suffix" : "" }, { "dropping-particle" : "", "family" : "Elsaesser", "given" : "G S", "non-dropping-particle" : "", "parse-names" : false, "suffix" : "" }, { "dropping-particle" : "", "family" : "Golaz", "given" : "J.-C.", "non-dropping-particle" : "", "parse-names" : false, "suffix" : "" }, { "dropping-particle" : "", "family" : "Hannay", "given" : "C", "non-dropping-particle" : "", "parse-names" : false, "suffix" : "" }, { "dropping-particle" : "", "family" : "Molod", "given" : "A", "non-dropping-particle" : "", "parse-names" : false, "suffix" : "" }, { "dropping-particle" : "", "family" : "Neale", "given" : "R B", "non-dropping-particle" : "", "parse-names" : false, "suffix" : "" }, { "dropping-particle" : "", "family" : "Saha", "given" : "S", "non-dropping-particle" : "", "parse-names" : false, "suffix" : "" } ], "container-title" : "Geoscientific Model Development", "id" : "ITEM-3", "issue" : "9", "issued" : { "date-parts" : [ [ "2017" ] ] }, "page" : "3207-3223", "title" : "Practice and philosophy of climate model tuning across six US modeling centers", "translator" : [ { "dropping-particle" : "", "family" : "H3861", "given" : "", "non-dropping-particle" : "", "parse-names" : false, "suffix" : "" } ], "type" : "article-journal", "volume" : "10" }, "uris" : [ "http://www.mendeley.com/documents/?uuid=6dba3c3b-8517-4183-804e-fa78c2e7c3b6" ] } ], "mendeley" : { "formattedCitation" : "(Schmidt et al., 2017; Burrows et al., 2018; Mauritsen and Roeckner, 2020)", "plainTextFormattedCitation" : "(Schmidt et al., 2017; Burrows et al., 2018; Mauritsen and Roeckner, 2020)", "previouslyFormattedCitation" : "(Schmidt et al., 2017; Burrows et al., 2018; Mauritsen and Roeckner, 2020)" }, "properties" : { "noteIndex" : 0 }, "schema" : "https://github.com/citation-style-language/schema/raw/master/csl-citation.json" }</w:instrText>
      </w:r>
      <w:r>
        <w:fldChar w:fldCharType="separate"/>
      </w:r>
      <w:ins w:id="2569" w:author="Robin Matthews" w:date="2021-05-18T16:03:00Z">
        <w:del w:id="2570" w:author="Ian Blenkinsop" w:date="2021-07-05T13:50:00Z">
          <w:r w:rsidR="00602365" w:rsidDel="00A0315F">
            <w:rPr>
              <w:noProof/>
              <w:lang w:val="en-GB"/>
            </w:rPr>
            <w:delText>(</w:delText>
          </w:r>
        </w:del>
        <w:r w:rsidR="00602365">
          <w:rPr>
            <w:noProof/>
            <w:lang w:val="en-GB"/>
          </w:rPr>
          <w:t>Schmidt et al., 2017; Burrows et al., 2018; Mauritsen and Roeckner, 2020)</w:t>
        </w:r>
      </w:ins>
      <w:del w:id="2571" w:author="Robin Matthews" w:date="2021-05-18T16:03:00Z">
        <w:r w:rsidR="00F8677F" w:rsidRPr="00C421D6" w:rsidDel="00602365">
          <w:rPr>
            <w:noProof/>
            <w:lang w:val="en-GB"/>
          </w:rPr>
          <w:delText>(Schmidt et al., 2017; Burrows et al., 2018; Mauritsen and Roeckner, 2020)</w:delText>
        </w:r>
      </w:del>
      <w:r>
        <w:fldChar w:fldCharType="end"/>
      </w:r>
      <w:del w:id="2572" w:author="Ian Blenkinsop" w:date="2021-07-05T13:50:00Z">
        <w:r w:rsidRPr="00C421D6" w:rsidDel="00A0315F">
          <w:rPr>
            <w:lang w:val="en-GB"/>
          </w:rPr>
          <w:delText>; see Section 1.5)</w:delText>
        </w:r>
      </w:del>
      <w:r w:rsidRPr="00C421D6">
        <w:rPr>
          <w:lang w:val="en-GB"/>
        </w:rPr>
        <w:t xml:space="preserve">. </w:t>
      </w:r>
    </w:p>
    <w:p w14:paraId="545441F1" w14:textId="77777777" w:rsidR="00102875" w:rsidRPr="00C421D6" w:rsidRDefault="00102875" w:rsidP="00102875">
      <w:pPr>
        <w:pStyle w:val="AR6BodyText"/>
        <w:rPr>
          <w:lang w:val="en-GB"/>
        </w:rPr>
      </w:pPr>
    </w:p>
    <w:p w14:paraId="3F72AA45" w14:textId="5DF50C00" w:rsidR="00102875" w:rsidRPr="00C421D6" w:rsidRDefault="00102875" w:rsidP="00102875">
      <w:pPr>
        <w:pStyle w:val="AR6BodyText"/>
        <w:rPr>
          <w:lang w:val="en-GB"/>
        </w:rPr>
      </w:pPr>
      <w:bookmarkStart w:id="2573" w:name="_Hlk66725079"/>
      <w:r w:rsidRPr="00C421D6">
        <w:rPr>
          <w:lang w:val="en-GB"/>
        </w:rPr>
        <w:t xml:space="preserve">The FAR </w:t>
      </w:r>
      <w:r>
        <w:fldChar w:fldCharType="begin" w:fldLock="1"/>
      </w:r>
      <w:r w:rsidR="00A94565">
        <w:rPr>
          <w:lang w:val="en-GB"/>
        </w:rPr>
        <w:instrText>ADDIN CSL_CITATION { "citationItems" : [ { "id" : "ITEM-1", "itemData" : { "DOI" : "https://www.ipcc.ch/report/ar1/wg1", "ISBN" : "052140360X", "author" : [ { "dropping-particle" : "", "family" : "IPCC", "given" : "", "non-dropping-particle" : "", "parse-names" : false, "suffix" : "" } ], "editor" : [ { "dropping-particle" : "", "family" : "Houghton", "given" : "J. T.", "non-dropping-particle" : "", "parse-names" : false, "suffix" : "" }, { "dropping-particle" : "", "family" : "Jenkins", "given" : "G. J.", "non-dropping-particle" : "", "parse-names" : false, "suffix" : "" }, { "dropping-particle" : "", "family" : "Ephraums", "given" : "J. J.", "non-dropping-particle" : "", "parse-names" : false, "suffix" : "" } ], "id" : "ITEM-1", "issued" : { "date-parts" : [ [ "1990" ] ] }, "number-of-pages" : "365", "publisher" : "Cambridge University Press", "publisher-place" : "Cambridge, United Kingdom and New York, NY, USA", "title" : "Climate Change: The IPCC Scientific Assessment", "translator" : [ { "dropping-particle" : "", "family" : "H3287", "given" : "Rt12", "non-dropping-particle" : "", "parse-names" : false, "suffix" : "" } ], "type" : "report" }, "uris" : [ "http://www.mendeley.com/documents/?uuid=16db1bd4-14f0-4228-b69d-ffcb3a8679a6" ] } ], "mendeley" : { "formattedCitation" : "(IPCC, 1990a)", "plainTextFormattedCitation" : "(IPCC, 1990a)", "previouslyFormattedCitation" : "(IPCC, 1990a)" }, "properties" : { "noteIndex" : 0 }, "schema" : "https://github.com/citation-style-language/schema/raw/master/csl-citation.json" }</w:instrText>
      </w:r>
      <w:r>
        <w:fldChar w:fldCharType="separate"/>
      </w:r>
      <w:ins w:id="2574" w:author="Robin Matthews" w:date="2021-05-18T16:03:00Z">
        <w:r w:rsidR="00602365">
          <w:rPr>
            <w:noProof/>
            <w:lang w:val="en-GB"/>
          </w:rPr>
          <w:t>(IPCC, 1990a)</w:t>
        </w:r>
      </w:ins>
      <w:del w:id="2575" w:author="Robin Matthews" w:date="2021-05-18T16:03:00Z">
        <w:r w:rsidR="007F1F02" w:rsidRPr="00C421D6" w:rsidDel="00602365">
          <w:rPr>
            <w:noProof/>
            <w:lang w:val="en-GB"/>
          </w:rPr>
          <w:delText>(IPCC, 1990a)</w:delText>
        </w:r>
      </w:del>
      <w:r>
        <w:fldChar w:fldCharType="end"/>
      </w:r>
      <w:r w:rsidRPr="00C421D6">
        <w:rPr>
          <w:lang w:val="en-GB"/>
        </w:rPr>
        <w:t xml:space="preserve"> concluded that while both theory and models suggested that anthropogenic warming was already well underway, its signal could not yet be detected in observational data against the ‘noise’ of natural variability (</w:t>
      </w:r>
      <w:del w:id="2576" w:author="Ian Blenkinsop" w:date="2021-07-05T13:54:00Z">
        <w:r w:rsidRPr="00C421D6" w:rsidDel="00A0315F">
          <w:rPr>
            <w:lang w:val="en-GB"/>
          </w:rPr>
          <w:delText xml:space="preserve">also </w:delText>
        </w:r>
      </w:del>
      <w:r w:rsidRPr="00C421D6">
        <w:rPr>
          <w:lang w:val="en-GB"/>
        </w:rPr>
        <w:t>see</w:t>
      </w:r>
      <w:ins w:id="2577" w:author="Ian Blenkinsop" w:date="2021-07-05T13:54:00Z">
        <w:r w:rsidR="00A0315F">
          <w:rPr>
            <w:lang w:val="en-GB"/>
          </w:rPr>
          <w:t xml:space="preserve"> </w:t>
        </w:r>
        <w:r w:rsidR="00A0315F" w:rsidRPr="00C421D6">
          <w:rPr>
            <w:lang w:val="en-GB"/>
          </w:rPr>
          <w:t>also</w:t>
        </w:r>
      </w:ins>
      <w:r w:rsidRPr="00C421D6">
        <w:rPr>
          <w:lang w:val="en-GB"/>
        </w:rPr>
        <w:t xml:space="preserve"> </w:t>
      </w:r>
      <w:ins w:id="2578" w:author="Ian Blenkinsop" w:date="2021-07-05T13:53:00Z">
        <w:r w:rsidR="00A0315F" w:rsidRPr="00C421D6">
          <w:rPr>
            <w:lang w:val="en-GB"/>
          </w:rPr>
          <w:t>Section 1.4.2</w:t>
        </w:r>
        <w:r w:rsidR="00A0315F">
          <w:rPr>
            <w:lang w:val="en-GB"/>
          </w:rPr>
          <w:t xml:space="preserve">; and </w:t>
        </w:r>
      </w:ins>
      <w:r>
        <w:fldChar w:fldCharType="begin" w:fldLock="1"/>
      </w:r>
      <w:ins w:id="2579" w:author="Robin Matthews" w:date="2021-05-18T17:16:00Z">
        <w:r w:rsidR="009E0F82">
          <w:rPr>
            <w:lang w:val="en-GB"/>
          </w:rPr>
          <w:instrText>ADDIN CSL_CITATION { "citationItems" : [ { "id" : "ITEM-1", "itemData" : { "DOI" : "10.1029/JD092iD12p14772", "ISSN" : "0148-0227", "author" : [ { "dropping-particle" : "", "family" : "Barnett", "given" : "Tim P.", "non-dropping-particle" : "", "parse-names" : false, "suffix" : "" }, { "dropping-particle" : "", "family" : "Schlesinger", "given" : "Michael E.", "non-dropping-particle" : "", "parse-names" : false, "suffix" : "" } ], "container-title" : "Journal of Geophysical Research: Atmospheres", "id" : "ITEM-1", "issue" : "D12", "issued" : { "date-parts" : [ [ "1987" ] ] }, "page" : "14772", "title" : "Detecting changes in global climate induced by greenhouse gases", "translator" : [ { "dropping-particle" : "", "family" : "H2917", "given" : "", "non-dropping-particle" : "", "parse-names" : false, "suffix" : "" } ], "type" : "article-journal", "volume" : "92" }, "uris" : [ "http://www.mendeley.com/documents/?uuid=7c333983-1319-4555-9d96-a387a3ba39bc" ] } ], "mendeley" : { "formattedCitation" : "(Barnett and Schlesinger, 1987)", "manualFormatting" : "Barnett and Schlesinger, 1987", "plainTextFormattedCitation" : "(Barnett and Schlesinger, 1987)", "previouslyFormattedCitation" : "(Barnett and Schlesinger, 1987)" }, "properties" : { "noteIndex" : 0 }, "schema" : "https://github.com/citation-style-language/schema/raw/master/csl-citation.json" }</w:instrText>
        </w:r>
      </w:ins>
      <w:del w:id="2580" w:author="Robin Matthews" w:date="2021-05-18T17:16:00Z">
        <w:r w:rsidR="00A94565" w:rsidDel="009E0F82">
          <w:rPr>
            <w:lang w:val="en-GB"/>
          </w:rPr>
          <w:delInstrText>ADDIN CSL_CITATION { "citationItems" : [ { "id" : "ITEM-1", "itemData" : { "DOI" : "10.1029/JD092iD12p14772", "ISSN" : "0148-0227", "author" : [ { "dropping-particle" : "", "family" : "Barnett", "given" : "Tim P.", "non-dropping-particle" : "", "parse-names" : false, "suffix" : "" }, { "dropping-particle" : "", "family" : "Schlesinger", "given" : "Michael E.", "non-dropping-particle" : "", "parse-names" : false, "suffix" : "" } ], "container-title" : "Journal of Geophysical Research: Atmospheres", "id" : "ITEM-1", "issue" : "D12", "issued" : { "date-parts" : [ [ "1987" ] ] }, "page" : "14772", "title" : "Detecting changes in global climate induced by greenhouse gases", "translator" : [ { "dropping-particle" : "", "family" : "H2917", "given" : "", "non-dropping-particle" : "", "parse-names" : false, "suffix" : "" } ], "type" : "article-journal", "volume" : "92" }, "uris" : [ "http://www.mendeley.com/documents/?uuid=7c333983-1319-4555-9d96-a387a3ba39bc" ] } ], "mendeley" : { "formattedCitation" : "(Barnett and Schlesinger, 1987)", "manualFormatting" : "Barnett and Schlesinger (1987", "plainTextFormattedCitation" : "(Barnett and Schlesinger, 1987)", "previouslyFormattedCitation" : "(Barnett and Schlesinger, 1987)" }, "properties" : { "noteIndex" : 0 }, "schema" : "https://github.com/citation-style-language/schema/raw/master/csl-citation.json" }</w:delInstrText>
        </w:r>
      </w:del>
      <w:r>
        <w:fldChar w:fldCharType="separate"/>
      </w:r>
      <w:ins w:id="2581" w:author="Robin Matthews" w:date="2021-05-18T16:03:00Z">
        <w:r w:rsidR="00602365">
          <w:rPr>
            <w:noProof/>
            <w:lang w:val="en-GB"/>
          </w:rPr>
          <w:t>Barnett and Schlesinger</w:t>
        </w:r>
      </w:ins>
      <w:ins w:id="2582" w:author="Robin Matthews" w:date="2021-05-18T17:16:00Z">
        <w:r w:rsidR="009E0F82">
          <w:rPr>
            <w:noProof/>
            <w:lang w:val="en-GB"/>
          </w:rPr>
          <w:t>,</w:t>
        </w:r>
      </w:ins>
      <w:ins w:id="2583" w:author="Robin Matthews" w:date="2021-05-18T16:03:00Z">
        <w:r w:rsidR="00602365">
          <w:rPr>
            <w:noProof/>
            <w:lang w:val="en-GB"/>
          </w:rPr>
          <w:t xml:space="preserve"> 1987</w:t>
        </w:r>
      </w:ins>
      <w:del w:id="2584" w:author="Robin Matthews" w:date="2021-05-18T16:03:00Z">
        <w:r w:rsidRPr="00C421D6" w:rsidDel="00602365">
          <w:rPr>
            <w:noProof/>
            <w:lang w:val="en-GB"/>
          </w:rPr>
          <w:delText>Barnett and Schlesinger (1987</w:delText>
        </w:r>
      </w:del>
      <w:r>
        <w:fldChar w:fldCharType="end"/>
      </w:r>
      <w:del w:id="2585" w:author="Robin Matthews" w:date="2021-05-18T17:16:00Z">
        <w:r w:rsidRPr="00C421D6" w:rsidDel="009E0F82">
          <w:rPr>
            <w:lang w:val="en-GB"/>
          </w:rPr>
          <w:delText>)</w:delText>
        </w:r>
      </w:del>
      <w:del w:id="2586" w:author="Ian Blenkinsop" w:date="2021-07-05T13:53:00Z">
        <w:r w:rsidRPr="00C421D6" w:rsidDel="00A0315F">
          <w:rPr>
            <w:lang w:val="en-GB"/>
          </w:rPr>
          <w:delText xml:space="preserve"> and Section 1.4.2</w:delText>
        </w:r>
      </w:del>
      <w:r w:rsidRPr="00C421D6">
        <w:rPr>
          <w:lang w:val="en-GB"/>
        </w:rPr>
        <w:t xml:space="preserve">). Since then, </w:t>
      </w:r>
      <w:r w:rsidRPr="00C421D6">
        <w:rPr>
          <w:lang w:val="en-GB"/>
        </w:rPr>
        <w:lastRenderedPageBreak/>
        <w:t xml:space="preserve">increased warming and progressively more conclusive attribution studies have identified human activities as the ‘dominant cause of the observed warming since the mid-20th century’ </w:t>
      </w:r>
      <w:r>
        <w:fldChar w:fldCharType="begin" w:fldLock="1"/>
      </w:r>
      <w:r w:rsidR="00A94565">
        <w:rPr>
          <w:lang w:val="en-GB"/>
        </w:rPr>
        <w:instrText>ADDIN CSL_CITATION { "citationItems" : [ { "id" : "ITEM-1",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"3-29", "publisher" : "Cambridge University Press", "publisher-place" : "Cambridge, United Kingdom and New York, NY, USA", "title" : "Summary for Policymakers", "translator" : [ { "dropping-particle" : "", "family" : "H3185", "given" : "Rt13", "non-dropping-particle" : "", "parse-names" : false, "suffix" : "" } ], "type" : "chapter" }, "uris" : [ "http://www.mendeley.com/documents/?uuid=5ce3e796-588b-4ad7-b106-6f7aace25aa3" ] } ], "mendeley" : { "formattedCitation" : "(IPCC, 2013b)", "plainTextFormattedCitation" : "(IPCC, 2013b)", "previouslyFormattedCitation" : "(IPCC, 2013b)" }, "properties" : { "noteIndex" : 0 }, "schema" : "https://github.com/citation-style-language/schema/raw/master/csl-citation.json" }</w:instrText>
      </w:r>
      <w:r>
        <w:fldChar w:fldCharType="separate"/>
      </w:r>
      <w:ins w:id="2587" w:author="Robin Matthews" w:date="2021-05-18T16:03:00Z">
        <w:r w:rsidR="00602365">
          <w:rPr>
            <w:noProof/>
            <w:lang w:val="en-GB"/>
          </w:rPr>
          <w:t>(IPCC, 2013b)</w:t>
        </w:r>
      </w:ins>
      <w:del w:id="2588" w:author="Robin Matthews" w:date="2021-05-18T16:03:00Z">
        <w:r w:rsidR="00962E93" w:rsidRPr="00C421D6" w:rsidDel="00602365">
          <w:rPr>
            <w:noProof/>
            <w:lang w:val="en-GB"/>
          </w:rPr>
          <w:delText>(IPCC, 2013b)</w:delText>
        </w:r>
      </w:del>
      <w:r>
        <w:fldChar w:fldCharType="end"/>
      </w:r>
      <w:r w:rsidRPr="00C421D6">
        <w:rPr>
          <w:lang w:val="en-GB"/>
        </w:rPr>
        <w:t>. ‘Fingerprint’ studies seek to detect specific observed changes – expected from theoretical understanding and model results – that could not be explained by natural drivers alone, and to attribute statistically the proportion of such changes that is due to human influence. These include global-scale surface warming, nights warming faster than days, tropospheric warming and stratospheric cooling, a rising tropopause, increasing ocean heat content, changed global patterns of precipitation and sea</w:t>
      </w:r>
      <w:del w:id="2589" w:author="Ian Blenkinsop" w:date="2021-07-05T13:57:00Z">
        <w:r w:rsidRPr="00C421D6" w:rsidDel="00A0315F">
          <w:rPr>
            <w:lang w:val="en-GB"/>
          </w:rPr>
          <w:delText>-</w:delText>
        </w:r>
      </w:del>
      <w:ins w:id="2590" w:author="Ian Blenkinsop" w:date="2021-07-05T13:57:00Z">
        <w:r w:rsidR="00A0315F">
          <w:rPr>
            <w:lang w:val="en-GB"/>
          </w:rPr>
          <w:t xml:space="preserve"> </w:t>
        </w:r>
      </w:ins>
      <w:r w:rsidRPr="00C421D6">
        <w:rPr>
          <w:lang w:val="en-GB"/>
        </w:rPr>
        <w:t xml:space="preserve">level air pressure, </w:t>
      </w:r>
      <w:bookmarkStart w:id="2591" w:name="_Hlk66725168"/>
      <w:r w:rsidRPr="00C421D6">
        <w:rPr>
          <w:lang w:val="en-GB"/>
        </w:rPr>
        <w:t>increasing downward longwave radiation</w:t>
      </w:r>
      <w:bookmarkEnd w:id="2591"/>
      <w:r w:rsidRPr="00C421D6">
        <w:rPr>
          <w:lang w:val="en-GB"/>
        </w:rPr>
        <w:t xml:space="preserve">, and decreasing upward longwave radiation </w:t>
      </w:r>
      <w:r>
        <w:fldChar w:fldCharType="begin" w:fldLock="1"/>
      </w:r>
      <w:r w:rsidR="00745EAB">
        <w:rPr>
          <w:lang w:val="en-GB"/>
        </w:rPr>
        <w:instrText xml:space="preserve">ADDIN CSL_CITATION { "citationItems" : [ { "id" : "ITEM-1", "itemData" : { "author" : [ { "dropping-particle" : "", "family" : "Hasselmann", "given" : "Klaus", "non-dropping-particle" : "", "parse-names" : false, "suffix" : "" } ], "container-title" : "Meteorology Over the Tropical Oceans", "editor" : [ { "dropping-particle" : "", "family" : "Shaw", "given" : "D. B.", "non-dropping-particle" : "", "parse-names" : false, "suffix" : "" } ], "id" : "ITEM-1", "issued" : { "date-parts" : [ [ "1979" ] ] }, "page" : "251-259", "publisher" : "Royal Meteorological Society", "publisher-place" : "Bracknell, UK", "title" : "On the signal-to-noise problem in atmospheric response studies", "translator" : [ { "dropping-particle" : "", "family" : "H4669", "given" : "Rt6", "non-dropping-particle" : "", "parse-names" : false, "suffix" : "" } ], "type" : "chapter" }, "uris" : [ "http://www.mendeley.com/documents/?uuid=da9cd9fd-8de6-4faa-bbba-1bbb9c6aa820" ] }, { "id" : "ITEM-2", "itemData" : { "DOI" : "10.1007/BF00210339", "ISSN" : "0930-7575", "author" : [ { "dropping-particle" : "", "family" : "Karoly", "given" : "DJ", "non-dropping-particle" : "", "parse-names" : false, "suffix" : "" }, { "dropping-particle" : "", "family" : "Cohen", "given" : "JA", "non-dropping-particle" : "", "parse-names" : false, "suffix" : "" }, { "dropping-particle" : "", "family" : "Meehl", "given" : "GA", "non-dropping-particle" : "", "parse-names" : false, "suffix" : "" }, { "dropping-particle" : "", "family" : "Mitchell", "given" : "JFB", "non-dropping-particle" : "", "parse-names" : false, "suffix" : "" }, { "dropping-particle" : "", "family" : "Oort", "given" : "AH", "non-dropping-particle" : "", "parse-names" : false, "suffix" : "" }, { "dropping-particle" : "", "family" : "Stouffer", "given" : "RJ", "non-dropping-particle" : "", "parse-names" : false, "suffix" : "" }, { "dropping-particle" : "", "family" : "Wetherald", "given" : "RT", "non-dropping-particle" : "", "parse-names" : false, "suffix" : "" } ], "container-title" : "Climate Dynamics", "id" : "ITEM-2", "issue" : "1-2", "issued" : { "date-parts" : [ [ "1994", "7" ] ] }, "page" : "97-105", "title" : "An example of fingerprint detection of greenhouse climate change", "translator" : [ { "dropping-particle" : "", "family" : "H3342", "given" : "", "non-dropping-particle" : "", "parse-names" : false, "suffix" : "" } ], "type" : "article-journal", "volume" : "10" }, "uris" : [ "http://www.mendeley.com/documents/?uuid=ec429a1b-8a68-4b3c-956e-23e83309c30a" ] }, { "id" : "ITEM-3", "itemData" : { "DOI" : "10.1126/science.263.5145.341", "ISSN" : "0036-8075", "author" : [ { "dropping-particle" : "", "family" : "Schneider", "given" : "S. H.", "non-dropping-particle" : "", "parse-names" : false, "suffix" : "" } ], "container-title" : "Science", "id" : "ITEM-3", "issue" : "5145", "issued" : { "date-parts" : [ [ "1994", "1", "21" ] ] }, "page" : "341-347", "title" : "Detecting Climatic Change Signals: Are There Any \u201cFingerprints\u201d?", "translator" : [ { "dropping-particle" : "", "family" : "H2919", "given" : "", "non-dropping-particle" : "", "parse-names" : false, "suffix" : "" } ], "type" : "article-journal", "volume" : "263" }, "uris" : [ "http://www.mendeley.com/documents/?uuid=7ca59953-b0a8-47d0-aa88-8210edaf835a" ] }, { "id" : "ITEM-4", "itemData" : { "DOI" : "10.1007/BF00223722", "ISSN" : "0930-7575", "author" : [ { "dropping-particle" : "", "family" : "Santer", "given" : "Benjamin D.", "non-dropping-particle" : "", "parse-names" : false, "suffix" : "" }, { "dropping-particle" : "", "family" : "Taylor", "given" : "Karl E.", "non-dropping-particle" : "", "parse-names" : false, "suffix" : "" }, { "dropping-particle" : "", "family" : "Wigley", "given" : "Tom M. L.", "non-dropping-particle" : "", "parse-names" : false, "suffix" : "" }, { "dropping-particle" : "", "family" : "Penner", "given" : "Joyce E.", "non-dropping-particle" : "", "parse-names" : false, "suffix" : "" }, { "dropping-particle" : "", "family" : "Jones", "given" : "Philip D.", "non-dropping-particle" : "", "parse-names" : false, "suffix" : "" }, { "dropping-particle" : "", "family" : "Cubasch", "given" : "Ulrich", "non-dropping-particle" : "", "parse-names" : false, "suffix" : "" } ], "container-title" : "Climate Dynamics", "id" : "ITEM-4", "issue" : "2", "issued" : { "date-parts" : [ [ "1995", "12" ] ] }, "page" : "77-100", "title" : "Towards the detection and attribution of an anthropogenic effect on climate", "translator" : [ { "dropping-particle" : "", "family" : "H4183", "given" : "", "non-dropping-particle" : "", "parse-names" : false, "suffix" : "" } ], "type" : "article-journal", "volume" : "12" }, "uris" : [ "http://www.mendeley.com/documents/?uuid=beebd7e9-1d59-4f18-a3d8-ca082bd17a2c" ] }, { "id" : "ITEM-5", "itemData" : { "DOI" : "10.1175/1520-0442(1996)009&lt;2281:DGGICC&gt;2.0.CO;2", "ISSN" : "0894-8755", "author" : [ { "dropping-particle" : "", "family" : "Hegerl", "given" : "Gabriele C.", "non-dropping-particle" : "", "parse-names" : false, "suffix" : "" }, { "dropping-particle" : "", "family" : "Storch", "given" : "Hans", "non-dropping-particle" : "von", "parse-names" : false, "suffix" : "" }, { "dropping-particle" : "", "family" : "Hasselmann", "given" : "Klaus", "non-dropping-particle" : "", "parse-names" : false, "suffix" : "" }, { "dropping-particle" : "", "family" : "Santer", "given" : "Benjamin D.", "non-dropping-particle" : "", "parse-names" : false, "suffix" : "" }, { "dropping-particle" : "", "family" : "Cubasch", "given" : "Ulrich", "non-dropping-particle" : "", "parse-names" : false, "suffix" : "" }, { "dropping-particle" : "", "family" : "Jones", "given" : "Philip D.", "non-dropping-particle" : "", "parse-names" : false, "suffix" : "" } ], "container-title" : "Journal of Climate", "id" : "ITEM-5", "issue" : "10", "issued" : { "date-parts" : [ [ "1996", "10" ] ] }, "page" : "2281-2306", "title" : "Detecting Greenhouse-Gas-Induced Climate Change with an Optimal Fingerprint Method", "translator" : [ { "dropping-particle" : "", "family" : "H4193", "given" : "", "non-dropping-particle" : "", "parse-names" : false, "suffix" : "" } ], "type" : "article-journal", "volume" : "9" }, "uris" : [ "http://www.mendeley.com/documents/?uuid=12294595-8f64-4769-b704-9cc048aa92d2" ] }, { "id" : "ITEM-6", "itemData" : { "DOI" : "10.1007/s003820050186", "ISSN" : "0930-7575", "author" : [ { "dropping-particle" : "", "family" : "Hegerl", "given" : "G. C.", "non-dropping-particle" : "", "parse-names" : false, "suffix" : "" }, { "dropping-particle" : "", "family" : "Hasselmann", "given" : "K.", "non-dropping-particle" : "", "parse-names" : false, "suffix" : "" }, { "dropping-particle" : "", "family" : "Cubasch", "given" : "U.", "non-dropping-particle" : "", "parse-names" : false, "suffix" : "" }, { "dropping-particle" : "", "family" : "Mitchell", "given" : "J. F. B.", "non-dropping-particle" : "", "parse-names" : false, "suffix" : "" }, { "dropping-particle" : "", "family" : "Roeckner", "given" : "E.", "non-dropping-particle" : "", "parse-names" : false, "suffix" : "" }, { "dropping-particle" : "", "family" : "Voss", "given" : "R.", "non-dropping-particle" : "", "parse-names" : false, "suffix" : "" }, { "dropping-particle" : "", "family" : "Waszkewitz", "given" : "J.", "non-dropping-particle" : "", "parse-names" : false, "suffix" : "" } ], "container-title" : "Climate Dynamics", "id" : "ITEM-6", "issue" : "9", "issued" : { "date-parts" : [ [ "1997", "9", "22" ] ] }, "page" : "613-634", "publisher" : "Springer-Verlag", "title" : "Multi-fingerprint detection and attribution analysis of greenhouse gas, greenhouse gas-plus-aerosol and solar forced climate change", "translator" : [ { "dropping-particle" : "", "family" : "H3349", "given" : "", "non-dropping-particle" : "", "parse-names" : false, "suffix" : "" } ], "type" : "article-journal", "volume" : "13" }, "uris" : [ "http://www.mendeley.com/documents/?uuid=c60d70bc-87a5-3d8f-a607-d55b282e53d1" ] }, { "id" : "ITEM-7", "itemData" : { "DOI" : "10.1126/science.1084123", "ISSN" : "0036-8075", "author" : [ { "dropping-particle" : "", "family" : "Santer", "given" : "B. D.", "non-dropping-particle" : "", "parse-names" : false, "suffix" : "" } ], "container-title" : "Science", "id" : "ITEM-7", "issue" : "5632", "issued" : { "date-parts" : [ [ "2003", "7", "25" ] ] }, "page" : "479-483", "title" : "Contributions of Anthropogenic and Natural Forcing to Recent Tropopause Height Changes", "translator" : [ { "dropping-particle" : "", "family" : "H2912", "given" : "", "non-dropping-particle" : "", "parse-names" : false, "suffix" : "" } ], "type" : "article-journal", "volume" : "301" }, "uris" : [ "http://www.mendeley.com/documents/?uuid=b668791d-95db-4b8a-800c-84773029c80b" ] }, { "id" : "ITEM-8", "itemData" : { "DOI" : "10.1038/nature01487", "ISSN" : "0028-0836", "author" : [ { "dropping-particle" : "", "family" : "Gillett", "given" : "Nathan P.", "non-dropping-particle" : "", "parse-names" : false, "suffix" : "" }, { "dropping-particle" : "", "family" : "Zwiers", "given" : "Francis W.", "non-dropping-particle" : "", "parse-names" : false, "suffix" : "" }, { "dropping-particle" : "", "family" : "Weaver", "given" : "Andrew J.", "non-dropping-particle" : "", "parse-names" : false, "suffix" : "" }, { "dropping-particle" : "", "family" : "Stott", "given" : "Peter A.", "non-dropping-particle" : "", "parse-names" : false, "suffix" : "" } ], "container-title" : "Nature", "id" : "ITEM-8", "issue" : "6929", "issued" : { "date-parts" : [ [ "2003", "3" ] ] }, "page" : "292-294", "title" : "Detection of human influence on sea-level pressure", "translator" : [ { "dropping-particle" : "", "family" : "H4253", "given" : "", "non-dropping-particle" : "", "parse-names" : false, "suffix" : "" } ], "type" : "article-journal", "volume" : "422" }, "uris" : [ "http://www.mendeley.com/documents/?uuid=70e5bd89-1f29-4c89-b414-0e27edc672cf" ] }, { "id" : "ITEM-9", "itemData" : { "DOI" : "10.1038/nature06025", "ISSN" : "0028-0836", "author" : [ { "dropping-particle" : "", "family" : "Zhang", "given" : "Xuebin", "non-dropping-particle" : "", "parse-names" : false, "suffix" : "" }, { "dropping-particle" : "", "family" : "Zwiers", "given" : "Francis W.", "non-dropping-particle" : "", "parse-names" : false, "suffix" : "" }, { "dropping-particle" : "", "family" : "Hegerl", "given" : "Gabriele C.", "non-dropping-particle" : "", "parse-names" : false, "suffix" : "" }, { "dropping-particle" : "", "family" : "Lambert", "given" : "F. Hugo", "non-dropping-particle" : "", "parse-names" : false, "suffix" : "" }, { "dropping-particle" : "", "family" : "Gillett", "given" : "Nathan P.", "non-dropping-particle" : "", "parse-names" : false, "suffix" : "" }, { "dropping-particle" : "", "family" : "Solomon", "given" : "Susan", "non-dropping-particle" : "", "parse-names" : false, "suffix" : "" }, { "dropping-particle" : "", "family" : "Stott", "given" : "Peter A.", "non-dropping-particle" : "", "parse-names" : false, "suffix" : "" }, { "dropping-particle" : "", "family" : "Nozawa", "given" : "Toru", "non-dropping-particle" : "", "parse-names" : false, "suffix" : "" } ], "container-title" : "Nature", "id" : "ITEM-9", "issue" : "7152", "issued" : { "date-parts" : [ [ "2007", "7", "23" ] ] }, "page" : "461-465", "title" : "Detection of human influence on twentieth-century precipitation trends", "translator" : [ { "dropping-particle" : "", "family" : "H4252", "given" : "", "non-dropping-particle" : "", "parse-names" : false, "suffix" : "" } ], "type" : "article-journal", "volume" : "448" }, "uris" : [ "http://www.mendeley.com/documents/?uuid=fa8b6931-d19e-4747-bd91-9f217105a05f" ] }, { "id" : "ITEM-10", "itemData" : { "DOI" : "10.1073/pnas.1305332110", "ISSN" : "0027-8424", "author" : [ { "dropping-particle" : "", "family" : "Santer", "given" : "B. D.", "non-dropping-particle" : "", "parse-names" : false, "suffix" : "" }, { "dropping-particle" : "", "family" : "Painter", "given" : "J. F.", "non-dropping-particle" : "", "parse-names" : false, "suffix" : "" }, { "dropping-particle" : "", "family" : "Bonfils", "given" : "C.", "non-dropping-particle" : "", "parse-names" : false, "suffix" : "" }, { "dropping-particle" : "", "family" : "Mears", "given" : "C. A.", "non-dropping-particle" : "", "parse-names" : false, "suffix" : "" }, { "dropping-particle" : "", "family" : "Solomon", "given" : "S.", "non-dropping-particle" : "", "parse-names" : false, "suffix" : "" }, { "dropping-particle" : "", "family" : "Wigley", "given" : "T. M. L.", "non-dropping-particle" : "", "parse-names" : false, "suffix" : "" }, { "dropping-particle" : "", "family" : "Gleckler", "given" : "P. J.", "non-dropping-particle" : "", "parse-names" : false, "suffix" : "" }, { "dropping-particle" : "", "family" : "Schmidt", "given" : "G. A.", "non-dropping-particle" : "", "parse-names" : false, "suffix" : "" }, { "dropping-particle" : "", "family" : "Doutriaux", "given" : "C.", "non-dropping-particle" : "", "parse-names" : false, "suffix" : "" }, { "dropping-particle" : "", "family" : "Gillett", "given" : "N. P.", "non-dropping-particle" : "", "parse-names" : false, "suffix" : "" }, { "dropping-particle" : "", "family" : "Taylor", "given" : "K. E.", "non-dropping-particle" : "", "parse-names" : false, "suffix" : "" }, { "dropping-particle" : "", "family" : "Thorne", "given" : "P. W.", "non-dropping-particle" : "", "parse-names" : false, "suffix" : "" }, { "dropping-particle" : "", "family" : "Wentz", "given" : "F. J.", "non-dropping-particle" : "", "parse-names" : false, "suffix" : "" } ], "container-title" : "Proceedings of the National Academy of Sciences", "id" : "ITEM-10", "issue" : "43", "issued" : { "date-parts" : [ [ "2013", "10", "22" ] ] }, "page" : "17235-17240", "title" : "Human and natural influences on the changing thermal structure of the atmosphere", "translator" : [ { "dropping-particle" : "", "family" : "H2913", "given" : "", "non-dropping-particle" : "", "parse-names" : false, "suffix" : "" } ], "type" : "article-journal", "volume" : "110" }, "uris" : [ "http://www.mendeley.com/documents/?uuid=cb4887c8-0566-4e24-bb5b-d748b0c8c8b4" ] }, { "id" : "ITEM-11", "itemData" : { "DOI" : "10.1002/joc.4688", "ISSN" : "08998418", "author" : [ { "dropping-particle" : "", "family" : "Davy", "given" : "Richard", "non-dropping-particle" : "", "parse-names" : false, "suffix" : "" }, { "dropping-particle" : "", "family" : "Esau", "given" : "Igor", "non-dropping-particle" : "", "parse-names" : false, "suffix" : "" }, { "dropping-particle" : "", "family" : "Chernokulsky", "given" : "Alexander", "non-dropping-particle" : "", "parse-names" : false, "suffix" : "" }, { "dropping-particle" : "", "family" : "Outten", "given" : "Stephen", "non-dropping-particle" : "", "parse-names" : false, "suffix" : "" }, { "dropping-particle" : "", "family" : "Zilitinkevich", "given" : "Sergej", "non-dropping-particle" : "", "parse-names" : false, "suffix" : "" } ], "container-title" : "International Journal of Climatology", "id" : "ITEM-11", "issue" : "1", "issued" : { "date-parts" : [ [ "2017", "1" ] ] }, "page" : "79-93", "title" : "Diurnal asymmetry to the observed global warming", "translator" : [ { "dropping-particle" : "", "family" : "H2914", "given" : "", "non-dropping-particle" : "", "parse-names" : false, "suffix" : "" } ], "type" : "article-journal", "volume" : "37" }, "uris" : [ "http://www.mendeley.com/documents/?uuid=1025b82d-1df2-4aee-80da-47e5dc08a6fa" ] }, { "id" : "ITEM-12", "itemData" : { "DOI" : "10.1002/2017GL074056", "ISSN" : "00948276", "author" : [ { "dropping-particle" : "", "family" : "Mann", "given" : "Michael E.", "non-dropping-particle" : "", "parse-names" : false, "suffix" : "" }, { "dropping-particle" : "", "family" : "Miller", "given" : "Sonya K.", "non-dropping-particle" : "", "parse-names" : false, "suffix" : "" }, { "dropping-particle" : "", "family" : "Rahmstorf", "given" : "Stefan", "non-dropping-particle" : "", "parse-names" : false, "suffix" : "" }, { "dropping-particle" : "", "family" : "Steinman", "given" : "Byron A.", "non-dropping-particle" : "", "parse-names" : false, "suffix" : "" }, { "dropping-particle" : "", "family" : "Tingley", "given" : "Martin", "non-dropping-particle" : "", "parse-names" : false, "suffix" : "" } ], "container-title" : "Geophysical Research Letters", "id" : "ITEM-12", "issue" : "15", "issued" : { "date-parts" : [ [ "2017", "8", "16" ] ] }, "page" : "7936-7944", "title" : "Record temperature streak bears anthropogenic fingerprint", "translator" : [ { "dropping-particle" : "", "family" : "H2915", "given" : "", "non-dropping-particle" : "", "parse-names" : false, "suffix" : "" } ], "type" : "article-journal", "volume" : "44" }, "uris" : [ "http://www.mendeley.com/documents/?uuid=eb716535-a3e9-4a9f-892a-294bd596fdec" ] }, { "id" : "ITEM-13", "itemData" : { "DOI" : "10.1002/wcc.34", "ISSN" : "17577780", "author" : [ { "dropping-particle" : "", "family" : "Stott", "given" : "Peter A.", "non-dropping-particle" : "", "parse-names" : false, "suffix" : "" }, { "dropping-particle" : "", "family" : "Gillett", "given" : "Nathan P.", "non-dropping-particle" : "", "parse-names" : false, "suffix" : "" }, { "dropping-particle" : "", "family" : "Hegerl", "given" : "Gabriele C.", "non-dropping-particle" : "", "parse-names" : false, "suffix" : "" }, { "dropping-particle" : "", "family" : "Karoly", "given" : "David J.", "non-dropping-particle" : "", "parse-names" : false, "suffix" : "" }, { "dropping-particle" : "", "family" : "Stone", "given" : "D\u00e1ith\u00ed A.", "non-dropping-particle" : "", "parse-names" : false, "suffix" : "" }, { "dropping-particle" : "", "family" : "Zhang", "given" : "Xuebin", "non-dropping-particle" : "", "parse-names" : false, "suffix" : "" }, { "dropping-particle" : "", "family" : "Zwiers", "given" : "Francis", "non-dropping-particle" : "", "parse-names" : false, "suffix" : "" } ], "container-title" : "WIREs Climate Change", "id" : "ITEM-13", "issue" : "2", "issued" : { "date-parts" : [ [ "2010", "3" ] ] }, "page" : "192-211", "title" : "Detection and attribution of </w:instrText>
      </w:r>
      <w:r w:rsidR="00745EAB" w:rsidRPr="002079D8">
        <w:rPr>
          <w:rPrChange w:id="2592" w:author="Elisabeth Lonnoy" w:date="2021-05-20T15:25:00Z">
            <w:rPr>
              <w:lang w:val="en-GB"/>
            </w:rPr>
          </w:rPrChange>
        </w:rPr>
        <w:instrText>climate change: a regional perspective", "translator" : [ { "dropping-particle" : "", "family" : "H2916", "given" : "", "non-dropping-particle" : "", "parse-names" : false, "suffix" : "" } ], "type" : "article-journal", "volume" : "1" }, "uris" : [ "http://www.mendeley.com/documents/?uuid=59186492-6155-4ef6-9389-a50ddbcd7f70" ] } ], "mendeley" : { "formattedCitation" : "(Hasselmann, 1979; Schneider, 1994; Karoly et al., 1994; Santer et al., 1995, 2013, Hegerl et al., 1996, 1997; Gillett et al., 2003; Santer, 2003; Zhang et al., 2007; Stott et al., 2010; Davy et al., 2017; Mann et al., 2017)", "manualFormatting" : "(Hasselmann, 1979; Karoly et al., 1994; Schneider, 1994; Santer et al., 1995, 2013; Hegerl et al., 1996, 1997; Gillett et al., 2003; Santer, 2003; Zhang et al., 2007; Stott et al., 2010; Davy et al., 2017; Mann et al., 2017)", "plainTextFormattedCitation" : "(Hasselmann, 1979; Schneider, 1994; Karoly et al., 1994; Santer et al., 1995, 2013, Hegerl et al., 1996, 1997; Gillett et al., 2003; Santer, 2003; Zhang et al., 2007; Stott et al., 2010; Davy et al., 2017; Mann et al., 2017)", "previouslyFormattedCitation" : "(Hasselmann, 1979; Schneider, 1994; Karoly et al., 1994; Santer et al., 1995, 2013, Hegerl et al., 1996, 1997; Gillett et al., 2003; Santer, 2003; Zhang et al., 2007; Stott et al., 2010; Davy et al., 2017; Mann et al., 2017)" }, "properties" : { "noteIndex" : 0 }, "schema" : "https://github.com/citation-style-language/schema/raw/master/csl-citation.json" }</w:instrText>
      </w:r>
      <w:r>
        <w:fldChar w:fldCharType="separate"/>
      </w:r>
      <w:ins w:id="2593" w:author="Robin Matthews" w:date="2021-05-18T16:03:00Z">
        <w:r w:rsidR="00602365">
          <w:rPr>
            <w:noProof/>
            <w:lang w:val="sv-SE"/>
          </w:rPr>
          <w:t xml:space="preserve">(Hasselmann, 1979; Karoly et al., 1994; </w:t>
        </w:r>
      </w:ins>
      <w:ins w:id="2594" w:author="Robin Matthews" w:date="2021-05-18T17:16:00Z">
        <w:r w:rsidR="009E0F82">
          <w:rPr>
            <w:noProof/>
            <w:lang w:val="sv-SE"/>
          </w:rPr>
          <w:t>Schneider, 1994</w:t>
        </w:r>
      </w:ins>
      <w:ins w:id="2595" w:author="Robin Matthews" w:date="2021-05-18T17:17:00Z">
        <w:r w:rsidR="009E0F82">
          <w:rPr>
            <w:noProof/>
            <w:lang w:val="sv-SE"/>
          </w:rPr>
          <w:t xml:space="preserve">; </w:t>
        </w:r>
      </w:ins>
      <w:ins w:id="2596" w:author="Robin Matthews" w:date="2021-05-18T16:03:00Z">
        <w:r w:rsidR="00602365">
          <w:rPr>
            <w:noProof/>
            <w:lang w:val="sv-SE"/>
          </w:rPr>
          <w:t>Santer et al., 1995, 2013</w:t>
        </w:r>
      </w:ins>
      <w:ins w:id="2597" w:author="Robin Matthews" w:date="2021-05-18T17:17:00Z">
        <w:r w:rsidR="009E0F82">
          <w:rPr>
            <w:noProof/>
            <w:lang w:val="sv-SE"/>
          </w:rPr>
          <w:t>;</w:t>
        </w:r>
      </w:ins>
      <w:ins w:id="2598" w:author="Robin Matthews" w:date="2021-05-18T16:03:00Z">
        <w:r w:rsidR="00602365">
          <w:rPr>
            <w:noProof/>
            <w:lang w:val="sv-SE"/>
          </w:rPr>
          <w:t xml:space="preserve"> Hegerl et al., 1996, 1997; Gillett et al., 2003; Santer, 2003; Zhang et al., 2007; Stott et al., 2010; Davy et al., 2017; Mann et al., 2017)</w:t>
        </w:r>
      </w:ins>
      <w:del w:id="2599" w:author="Robin Matthews" w:date="2021-05-18T16:03:00Z">
        <w:r w:rsidR="00E14AAC" w:rsidRPr="00E14AAC" w:rsidDel="00602365">
          <w:rPr>
            <w:noProof/>
            <w:lang w:val="sv-SE"/>
          </w:rPr>
          <w:delText>(Hasselmann, 1979; Schneider, 1994; Karoly et al., 1994; Santer et al., 1995, 2013, Hegerl et al., 1996, 1997; Gillett et al., 2003; Santer, 2003; Zhang et al., 2007; Stott et al., 2010; Davy et al., 2017; Mann et al., 2017)</w:delText>
        </w:r>
      </w:del>
      <w:r>
        <w:fldChar w:fldCharType="end"/>
      </w:r>
      <w:r w:rsidRPr="00BC7955">
        <w:rPr>
          <w:lang w:val="sv-SE"/>
        </w:rPr>
        <w:t xml:space="preserve">. </w:t>
      </w:r>
      <w:del w:id="2600" w:author="Ian Blenkinsop" w:date="2021-07-05T13:57:00Z">
        <w:r w:rsidRPr="00C421D6" w:rsidDel="001800AE">
          <w:rPr>
            <w:lang w:val="en-GB"/>
          </w:rPr>
          <w:delText xml:space="preserve">Cross </w:delText>
        </w:r>
      </w:del>
      <w:ins w:id="2601" w:author="Ian Blenkinsop" w:date="2021-07-05T13:57:00Z">
        <w:r w:rsidR="001800AE" w:rsidRPr="00C421D6">
          <w:rPr>
            <w:lang w:val="en-GB"/>
          </w:rPr>
          <w:t>Cross</w:t>
        </w:r>
        <w:r w:rsidR="001800AE">
          <w:rPr>
            <w:lang w:val="en-GB"/>
          </w:rPr>
          <w:t>-</w:t>
        </w:r>
      </w:ins>
      <w:commentRangeStart w:id="2602"/>
      <w:r w:rsidRPr="00C421D6">
        <w:rPr>
          <w:lang w:val="en-GB"/>
        </w:rPr>
        <w:t>Working Group Box 1.1</w:t>
      </w:r>
      <w:commentRangeEnd w:id="2602"/>
      <w:r w:rsidR="00E609EB">
        <w:rPr>
          <w:rStyle w:val="CommentReference"/>
        </w:rPr>
        <w:commentReference w:id="2602"/>
      </w:r>
      <w:r w:rsidRPr="00C421D6">
        <w:rPr>
          <w:lang w:val="en-GB"/>
        </w:rPr>
        <w:t xml:space="preserve"> outlines attribution methods and uses from across </w:t>
      </w:r>
      <w:del w:id="2603" w:author="Ian Blenkinsop" w:date="2021-07-05T13:58:00Z">
        <w:r w:rsidRPr="00C421D6" w:rsidDel="001800AE">
          <w:rPr>
            <w:lang w:val="en-GB"/>
          </w:rPr>
          <w:delText xml:space="preserve">the </w:delText>
        </w:r>
      </w:del>
      <w:r w:rsidRPr="00C421D6">
        <w:rPr>
          <w:lang w:val="en-GB"/>
        </w:rPr>
        <w:t xml:space="preserve">AR6, now including event attribution (specifying the influence of climate change on individual extreme events such as floods, or on the frequency of classes of events such as tropical cyclones). Overall, the evidence for human influence has grown substantially over time and from each IPCC report to the </w:t>
      </w:r>
      <w:del w:id="2604" w:author="Ian Blenkinsop" w:date="2021-07-05T13:58:00Z">
        <w:r w:rsidRPr="00C421D6" w:rsidDel="001800AE">
          <w:rPr>
            <w:lang w:val="en-GB"/>
          </w:rPr>
          <w:delText>subsequent one</w:delText>
        </w:r>
      </w:del>
      <w:ins w:id="2605" w:author="Ian Blenkinsop" w:date="2021-07-05T13:58:00Z">
        <w:r w:rsidR="001800AE">
          <w:rPr>
            <w:lang w:val="en-GB"/>
          </w:rPr>
          <w:t>next</w:t>
        </w:r>
      </w:ins>
      <w:r w:rsidRPr="00C421D6">
        <w:rPr>
          <w:lang w:val="en-GB"/>
        </w:rPr>
        <w:t>.</w:t>
      </w:r>
    </w:p>
    <w:bookmarkEnd w:id="2573"/>
    <w:p w14:paraId="2CFAEC3D" w14:textId="77777777" w:rsidR="00102875" w:rsidRPr="00C421D6" w:rsidRDefault="00102875" w:rsidP="00102875">
      <w:pPr>
        <w:pStyle w:val="AR6BodyText"/>
        <w:rPr>
          <w:lang w:val="en-GB"/>
        </w:rPr>
      </w:pPr>
    </w:p>
    <w:p w14:paraId="3145AB77" w14:textId="01B282E5" w:rsidR="00102875" w:rsidRPr="00C421D6" w:rsidRDefault="00102875" w:rsidP="00102875">
      <w:pPr>
        <w:pStyle w:val="AR6BodyText"/>
        <w:rPr>
          <w:lang w:val="en-GB"/>
        </w:rPr>
      </w:pPr>
      <w:bookmarkStart w:id="2606" w:name="_Hlk66725211"/>
      <w:r w:rsidRPr="00C421D6">
        <w:rPr>
          <w:lang w:val="en-GB"/>
        </w:rPr>
        <w:t xml:space="preserve">A key indicator of climate understanding is whether theoretical climate system budgets or ‘inventories’, such as the balance of incoming and outgoing energy at the surface and at the top of the atmosphere, can be quantified and </w:t>
      </w:r>
      <w:commentRangeStart w:id="2607"/>
      <w:r w:rsidRPr="00C421D6">
        <w:rPr>
          <w:lang w:val="en-GB"/>
        </w:rPr>
        <w:t>closed</w:t>
      </w:r>
      <w:commentRangeEnd w:id="2607"/>
      <w:r w:rsidR="00612EFD">
        <w:rPr>
          <w:rStyle w:val="CommentReference"/>
        </w:rPr>
        <w:commentReference w:id="2607"/>
      </w:r>
      <w:r w:rsidRPr="00C421D6">
        <w:rPr>
          <w:lang w:val="en-GB"/>
        </w:rPr>
        <w:t xml:space="preserve"> observationally. The global energy budget, for example, includes energy re</w:t>
      </w:r>
      <w:r w:rsidR="00270A16">
        <w:rPr>
          <w:lang w:val="en-GB"/>
        </w:rPr>
        <w:t xml:space="preserve">tained in the atmosphere, upper </w:t>
      </w:r>
      <w:r w:rsidRPr="00C421D6">
        <w:rPr>
          <w:lang w:val="en-GB"/>
        </w:rPr>
        <w:t xml:space="preserve">ocean, deep ocean, ice, and land surface. </w:t>
      </w:r>
      <w:r>
        <w:fldChar w:fldCharType="begin" w:fldLock="1"/>
      </w:r>
      <w:r w:rsidR="00E81B0B">
        <w:rPr>
          <w:lang w:val="en-GB"/>
        </w:rPr>
        <w:instrText>ADDIN CSL_CITATION { "citationItems" : [ { "id" : "ITEM-1", "itemData" : { "DOI" : "10.1017/CBO9781107415324.026", "ISBN" : "9781107661820", "author" : [ { "dropping-particle" : "", "family" : "Church", "given" : "J A", "non-dropping-particle" : "", "parse-names" : false, "suffix" : "" }, { "dropping-particle" : "", "family" : "Clark", "given" : "P U", "non-dropping-particle" : "", "parse-names" : false, "suffix" : "" }, { "dropping-particle" : "", "family" : "Cazenave", "given" : "A", "non-dropping-particle" : "", "parse-names" : false, "suffix" : "" }, { "dropping-particle" : "", "family" : "Gregory", "given" : "J M", "non-dropping-particle" : "", "parse-names" : false, "suffix" : "" }, { "dropping-particle" : "", "family" : "Jevrejeva", "given" : "S", "non-dropping-particle" : "", "parse-names" : false, "suffix" : "" }, { "dropping-particle" : "", "family" : "Levermann", "given" : "A", "non-dropping-particle" : "", "parse-names" : false, "suffix" : "" }, { "dropping-particle" : "", "family" : "Merrifield", "given" : "M A", "non-dropping-particle" : "", "parse-names" : false, "suffix" : "" }, { "dropping-particle" : "", "family" : "Milne", "given" : "G A", "non-dropping-particle" : "", "parse-names" : false, "suffix" : "" }, { "dropping-particle" : "", "family" : "Nerem", "given" : "R S", "non-dropping-particle" : "", "parse-names" : false, "suffix" : "" }, { "dropping-particle" : "", "family" : "Nunn", "given" : "P D", "non-dropping-particle" : "", "parse-names" : false, "suffix" : "" }, { "dropping-particle" : "", "family" : "Payne", "given" : "A J", "non-dropping-particle" : "", "parse-names" : false, "suffix" : "" }, { "dropping-particle" : "", "family" : "Pfeffer", "given" : "W T", "non-dropping-particle" : "", "parse-names" : false, "suffix" : "" }, { "dropping-particle" : "", "family" : "Stammer", "given" : "D", "non-dropping-particle" : "", "parse-names" : false, "suffix" : "" }, { "dropping-particle" : "", "family" : "Unnikrishnan", "given" : "A S", "non-dropping-particle" : "", "parse-names" : false, "suffix" : "" } ], "chapter-number" : "13",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"1137\u20131216", "publisher" : "Cambridge University Press", "publisher-place" : "Cambridge, United Kingdom and New York, NY, USA", "title" : "Sea Level Change", "translator" : [ { "dropping-particle" : "", "family" : "H3192", "given" : "Rt13", "non-dropping-particle" : "", "parse-names" : false, "suffix" : "" } ], "type" : "chapter" }, "uris" : [ "http://www.mendeley.com/documents/?uuid=799ba198-6f02-4a15-b374-9bc2971963b7" ] } ], "mendeley" : { "formattedCitation" : "(Church et al., 2013)", "manualFormatting" : "Church et al. (2013)", "plainTextFormattedCitation" : "(Church et al., 2013)", "previouslyFormattedCitation" : "(Church et al., 2013)" }, "properties" : { "noteIndex" : 0 }, "schema" : "https://github.com/citation-style-language/schema/raw/master/csl-citation.json" }</w:instrText>
      </w:r>
      <w:r>
        <w:fldChar w:fldCharType="separate"/>
      </w:r>
      <w:ins w:id="2608" w:author="Robin Matthews" w:date="2021-05-18T16:03:00Z">
        <w:r w:rsidR="00602365">
          <w:rPr>
            <w:noProof/>
            <w:lang w:val="en-GB"/>
          </w:rPr>
          <w:t>Church et al. (2013)</w:t>
        </w:r>
      </w:ins>
      <w:del w:id="2609" w:author="Robin Matthews" w:date="2021-05-18T16:03:00Z">
        <w:r w:rsidRPr="00C421D6" w:rsidDel="00602365">
          <w:rPr>
            <w:noProof/>
            <w:lang w:val="en-GB"/>
          </w:rPr>
          <w:delText>Church et al. (2013)</w:delText>
        </w:r>
      </w:del>
      <w:r>
        <w:fldChar w:fldCharType="end"/>
      </w:r>
      <w:r w:rsidRPr="00C421D6">
        <w:rPr>
          <w:lang w:val="en-GB"/>
        </w:rPr>
        <w:t xml:space="preserve"> assessed in AR5 with </w:t>
      </w:r>
      <w:r w:rsidRPr="00C421D6">
        <w:rPr>
          <w:i/>
          <w:lang w:val="en-GB"/>
        </w:rPr>
        <w:t>high confidence</w:t>
      </w:r>
      <w:r w:rsidRPr="00C421D6">
        <w:rPr>
          <w:lang w:val="en-GB"/>
        </w:rPr>
        <w:t xml:space="preserve"> that independent estimates of effective radiative forcing (ERF), observed heat storage, and surface warming combined to give an energy budget for the Earth that is consistent with the </w:t>
      </w:r>
      <w:del w:id="2610" w:author="Ian Blenkinsop" w:date="2021-07-05T14:03:00Z">
        <w:r w:rsidRPr="00C421D6" w:rsidDel="00612EFD">
          <w:rPr>
            <w:lang w:val="en-GB"/>
          </w:rPr>
          <w:delText xml:space="preserve">WGI </w:delText>
        </w:r>
      </w:del>
      <w:r w:rsidRPr="00C421D6">
        <w:rPr>
          <w:lang w:val="en-GB"/>
        </w:rPr>
        <w:t xml:space="preserve">AR5 </w:t>
      </w:r>
      <w:ins w:id="2611" w:author="Ian Blenkinsop" w:date="2021-07-05T14:03:00Z">
        <w:r w:rsidR="00612EFD" w:rsidRPr="00C421D6">
          <w:rPr>
            <w:lang w:val="en-GB"/>
          </w:rPr>
          <w:t xml:space="preserve">WGI </w:t>
        </w:r>
      </w:ins>
      <w:r w:rsidRPr="00C421D6">
        <w:rPr>
          <w:lang w:val="en-GB"/>
        </w:rPr>
        <w:t xml:space="preserve">assessed </w:t>
      </w:r>
      <w:r w:rsidRPr="00C421D6">
        <w:rPr>
          <w:i/>
          <w:lang w:val="en-GB"/>
        </w:rPr>
        <w:t>likely</w:t>
      </w:r>
      <w:r w:rsidRPr="00C421D6">
        <w:rPr>
          <w:lang w:val="en-GB"/>
        </w:rPr>
        <w:t xml:space="preserve"> range of equilibrium climate sensitivity (ECS) </w:t>
      </w:r>
      <w:r w:rsidR="009310FD">
        <w:rPr>
          <w:lang w:val="en-GB"/>
        </w:rPr>
        <w:t>[</w:t>
      </w:r>
      <w:r w:rsidRPr="00C421D6">
        <w:rPr>
          <w:lang w:val="en-GB"/>
        </w:rPr>
        <w:t>1.5°C</w:t>
      </w:r>
      <w:del w:id="2612" w:author="Ian Blenkinsop" w:date="2021-07-05T14:03:00Z">
        <w:r w:rsidRPr="00C421D6" w:rsidDel="00612EFD">
          <w:rPr>
            <w:lang w:val="en-GB"/>
          </w:rPr>
          <w:delText xml:space="preserve"> to </w:delText>
        </w:r>
      </w:del>
      <w:ins w:id="2613" w:author="Ian Blenkinsop" w:date="2021-07-14T11:41:00Z">
        <w:r w:rsidR="00894E7C">
          <w:rPr>
            <w:lang w:val="en-GB"/>
          </w:rPr>
          <w:t xml:space="preserve"> t</w:t>
        </w:r>
      </w:ins>
      <w:ins w:id="2614" w:author="Ian Blenkinsop" w:date="2021-07-14T11:42:00Z">
        <w:r w:rsidR="00894E7C">
          <w:rPr>
            <w:lang w:val="en-GB"/>
          </w:rPr>
          <w:t xml:space="preserve">o </w:t>
        </w:r>
      </w:ins>
      <w:r w:rsidRPr="00C421D6">
        <w:rPr>
          <w:lang w:val="en-GB"/>
        </w:rPr>
        <w:t>4.5°C</w:t>
      </w:r>
      <w:r w:rsidR="009310FD">
        <w:rPr>
          <w:lang w:val="en-GB"/>
        </w:rPr>
        <w:t>]</w:t>
      </w:r>
      <w:r w:rsidRPr="00C421D6">
        <w:rPr>
          <w:lang w:val="en-GB"/>
        </w:rPr>
        <w:t xml:space="preserve"> to within estimated uncertainties</w:t>
      </w:r>
      <w:r w:rsidR="00521C0B" w:rsidRPr="00C421D6">
        <w:rPr>
          <w:lang w:val="en-GB"/>
        </w:rPr>
        <w:t xml:space="preserve"> </w:t>
      </w:r>
      <w:ins w:id="2615" w:author="Ian Blenkinsop" w:date="2021-07-05T14:03:00Z">
        <w:r w:rsidR="00612EFD">
          <w:rPr>
            <w:lang w:val="en-GB"/>
          </w:rPr>
          <w:t>(</w:t>
        </w:r>
        <w:r w:rsidR="00612EFD" w:rsidRPr="00C421D6">
          <w:rPr>
            <w:lang w:val="en-GB"/>
          </w:rPr>
          <w:t>on ECS, see Section 1.3.5</w:t>
        </w:r>
      </w:ins>
      <w:ins w:id="2616" w:author="Ian Blenkinsop" w:date="2021-07-05T14:04:00Z">
        <w:r w:rsidR="00612EFD">
          <w:rPr>
            <w:lang w:val="en-GB"/>
          </w:rPr>
          <w:t>;</w:t>
        </w:r>
      </w:ins>
      <w:ins w:id="2617" w:author="Ian Blenkinsop" w:date="2021-07-05T14:03:00Z">
        <w:r w:rsidR="00612EFD">
          <w:t xml:space="preserve"> </w:t>
        </w:r>
      </w:ins>
      <w:r w:rsidR="00521C0B">
        <w:fldChar w:fldCharType="begin" w:fldLock="1"/>
      </w:r>
      <w:r w:rsidR="00A94565">
        <w:rPr>
          <w:lang w:val="en-GB"/>
        </w:rPr>
        <w:instrText>ADDIN CSL_CITATION { "citationItems" : [ { "id" : "ITEM-1", "itemData" : { "DOI" : "10.1017/CBO9781107415324.004", "ISBN" : "9781107661820", "author" : [ { "dropping-particle" : "", "family" : "IPCC", "given" : "", "non-dropping-particle" : "", "parse-names" : false, "suffix" : "" } ],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"number-of-pages" : "1535", "publisher" : "Cambridge University Press", "publisher-place" : "Cambridge, United Kingdom and New York, NY, USA", "title" : "Climate Change 2013: The Physical Science Basis. Contribution of Working Group I to the Fifth Assessment Report of the Intergovernmental Panel on Climate Change", "translator" : [ { "dropping-particle" : "", "family" : "H4704", "given" : "Rt12", "non-dropping-particle" : "", "parse-names" : false, "suffix" : "" } ], "type" : "report" }, "uris" : [ "http://www.mendeley.com/documents/?uuid=20985b92-cfdd-47ac-93e2-af70e27d838b" ] } ], "mendeley" : { "formattedCitation" : "(IPCC, 2013a)", "manualFormatting" : "(IPCC, 2013a", "plainTextFormattedCitation" : "(IPCC, 2013a)", "previouslyFormattedCitation" : "(IPCC, 2013a)" }, "properties" : { "noteIndex" : 0 }, "schema" : "https://github.com/citation-style-language/schema/raw/master/csl-citation.json" }</w:instrText>
      </w:r>
      <w:r w:rsidR="00521C0B">
        <w:fldChar w:fldCharType="separate"/>
      </w:r>
      <w:ins w:id="2618" w:author="Robin Matthews" w:date="2021-05-18T16:03:00Z">
        <w:del w:id="2619" w:author="Ian Blenkinsop" w:date="2021-07-05T14:04:00Z">
          <w:r w:rsidR="00602365" w:rsidDel="00612EFD">
            <w:rPr>
              <w:noProof/>
              <w:lang w:val="en-GB"/>
            </w:rPr>
            <w:delText>(</w:delText>
          </w:r>
        </w:del>
        <w:r w:rsidR="00602365">
          <w:rPr>
            <w:noProof/>
            <w:lang w:val="en-GB"/>
          </w:rPr>
          <w:t>IPCC, 2013a</w:t>
        </w:r>
      </w:ins>
      <w:del w:id="2620" w:author="Robin Matthews" w:date="2021-05-18T16:03:00Z">
        <w:r w:rsidR="00521C0B" w:rsidRPr="00C421D6" w:rsidDel="00602365">
          <w:rPr>
            <w:noProof/>
            <w:lang w:val="en-GB"/>
          </w:rPr>
          <w:delText>(IPCC, 2013a</w:delText>
        </w:r>
      </w:del>
      <w:r w:rsidR="00521C0B">
        <w:fldChar w:fldCharType="end"/>
      </w:r>
      <w:del w:id="2621" w:author="Ian Blenkinsop" w:date="2021-07-05T14:04:00Z">
        <w:r w:rsidRPr="00C421D6" w:rsidDel="00612EFD">
          <w:rPr>
            <w:lang w:val="en-GB"/>
          </w:rPr>
          <w:delText>;</w:delText>
        </w:r>
      </w:del>
      <w:del w:id="2622" w:author="Ian Blenkinsop" w:date="2021-07-05T14:03:00Z">
        <w:r w:rsidRPr="00C421D6" w:rsidDel="00612EFD">
          <w:rPr>
            <w:lang w:val="en-GB"/>
          </w:rPr>
          <w:delText xml:space="preserve"> on ECS, see Section 1.3.5 below</w:delText>
        </w:r>
      </w:del>
      <w:r w:rsidRPr="00C421D6">
        <w:rPr>
          <w:lang w:val="en-GB"/>
        </w:rPr>
        <w:t>). Similarly, over the period 1993</w:t>
      </w:r>
      <w:del w:id="2623" w:author="Ian Blenkinsop" w:date="2021-07-05T14:04:00Z">
        <w:r w:rsidRPr="00C421D6" w:rsidDel="00612EFD">
          <w:rPr>
            <w:lang w:val="en-GB"/>
          </w:rPr>
          <w:delText xml:space="preserve"> to </w:delText>
        </w:r>
      </w:del>
      <w:ins w:id="2624" w:author="Ian Blenkinsop" w:date="2021-07-05T14:04:00Z">
        <w:r w:rsidR="00612EFD">
          <w:rPr>
            <w:lang w:val="en-GB"/>
          </w:rPr>
          <w:t>–</w:t>
        </w:r>
      </w:ins>
      <w:r w:rsidRPr="00C421D6">
        <w:rPr>
          <w:lang w:val="en-GB"/>
        </w:rPr>
        <w:t xml:space="preserve">2010, when observations of all sea level components were available, </w:t>
      </w:r>
      <w:del w:id="2625" w:author="Ian Blenkinsop" w:date="2021-07-05T14:04:00Z">
        <w:r w:rsidRPr="00C421D6" w:rsidDel="00612EFD">
          <w:rPr>
            <w:lang w:val="en-GB"/>
          </w:rPr>
          <w:delText xml:space="preserve">WGI </w:delText>
        </w:r>
      </w:del>
      <w:r w:rsidRPr="00C421D6">
        <w:rPr>
          <w:lang w:val="en-GB"/>
        </w:rPr>
        <w:t xml:space="preserve">AR5 </w:t>
      </w:r>
      <w:ins w:id="2626" w:author="Ian Blenkinsop" w:date="2021-07-05T14:04:00Z">
        <w:r w:rsidR="00612EFD" w:rsidRPr="00C421D6">
          <w:rPr>
            <w:lang w:val="en-GB"/>
          </w:rPr>
          <w:t xml:space="preserve">WGI </w:t>
        </w:r>
      </w:ins>
      <w:r w:rsidRPr="00C421D6">
        <w:rPr>
          <w:lang w:val="en-GB"/>
        </w:rPr>
        <w:t xml:space="preserve">assessed the observed global mean sea level rise to be consistent with the sum of the observed contributions from ocean thermal expansion (due to warming) combined with changes in glaciers, the Antarctic and Greenland </w:t>
      </w:r>
      <w:del w:id="2627" w:author="Ian Blenkinsop" w:date="2021-07-05T14:05:00Z">
        <w:r w:rsidR="00755FEA" w:rsidDel="00612EFD">
          <w:rPr>
            <w:lang w:val="en-GB"/>
          </w:rPr>
          <w:delText>I</w:delText>
        </w:r>
        <w:r w:rsidRPr="00C421D6" w:rsidDel="00612EFD">
          <w:rPr>
            <w:lang w:val="en-GB"/>
          </w:rPr>
          <w:delText xml:space="preserve">ce </w:delText>
        </w:r>
      </w:del>
      <w:ins w:id="2628" w:author="Ian Blenkinsop" w:date="2021-07-05T14:05:00Z">
        <w:r w:rsidR="00612EFD">
          <w:rPr>
            <w:lang w:val="en-GB"/>
          </w:rPr>
          <w:t>i</w:t>
        </w:r>
        <w:r w:rsidR="00612EFD" w:rsidRPr="00C421D6">
          <w:rPr>
            <w:lang w:val="en-GB"/>
          </w:rPr>
          <w:t xml:space="preserve">ce </w:t>
        </w:r>
      </w:ins>
      <w:del w:id="2629" w:author="Ian Blenkinsop" w:date="2021-07-05T14:05:00Z">
        <w:r w:rsidR="00755FEA" w:rsidDel="00612EFD">
          <w:rPr>
            <w:lang w:val="en-GB"/>
          </w:rPr>
          <w:delText>S</w:delText>
        </w:r>
        <w:r w:rsidRPr="00C421D6" w:rsidDel="00612EFD">
          <w:rPr>
            <w:lang w:val="en-GB"/>
          </w:rPr>
          <w:delText>heets</w:delText>
        </w:r>
      </w:del>
      <w:ins w:id="2630" w:author="Ian Blenkinsop" w:date="2021-07-05T14:05:00Z">
        <w:r w:rsidR="00612EFD">
          <w:rPr>
            <w:lang w:val="en-GB"/>
          </w:rPr>
          <w:t>s</w:t>
        </w:r>
        <w:r w:rsidR="00612EFD" w:rsidRPr="00C421D6">
          <w:rPr>
            <w:lang w:val="en-GB"/>
          </w:rPr>
          <w:t>heets</w:t>
        </w:r>
      </w:ins>
      <w:r w:rsidRPr="00C421D6">
        <w:rPr>
          <w:lang w:val="en-GB"/>
        </w:rPr>
        <w:t xml:space="preserve">, and </w:t>
      </w:r>
      <w:del w:id="2631" w:author="Ian Blenkinsop" w:date="2021-07-05T14:05:00Z">
        <w:r w:rsidRPr="00C421D6" w:rsidDel="00612EFD">
          <w:rPr>
            <w:lang w:val="en-GB"/>
          </w:rPr>
          <w:delText xml:space="preserve">land </w:delText>
        </w:r>
      </w:del>
      <w:ins w:id="2632" w:author="Ian Blenkinsop" w:date="2021-07-05T14:05:00Z">
        <w:r w:rsidR="00612EFD" w:rsidRPr="00C421D6">
          <w:rPr>
            <w:lang w:val="en-GB"/>
          </w:rPr>
          <w:t>land</w:t>
        </w:r>
        <w:r w:rsidR="00612EFD">
          <w:rPr>
            <w:lang w:val="en-GB"/>
          </w:rPr>
          <w:t>-</w:t>
        </w:r>
      </w:ins>
      <w:r w:rsidRPr="00C421D6">
        <w:rPr>
          <w:lang w:val="en-GB"/>
        </w:rPr>
        <w:t>water storage (</w:t>
      </w:r>
      <w:r w:rsidRPr="00C421D6">
        <w:rPr>
          <w:i/>
          <w:lang w:val="en-GB"/>
        </w:rPr>
        <w:t>high confidence</w:t>
      </w:r>
      <w:r w:rsidRPr="00C421D6">
        <w:rPr>
          <w:lang w:val="en-GB"/>
        </w:rPr>
        <w:t>). Verification that the terms of these budgets balance over recent decades provides strong evidence for our understanding of anthropogenic climate change (Cross-Chapter Box 9.1</w:t>
      </w:r>
      <w:del w:id="2633" w:author="Ian Blenkinsop" w:date="2021-07-05T14:06:00Z">
        <w:r w:rsidRPr="00C421D6" w:rsidDel="00612EFD">
          <w:rPr>
            <w:lang w:val="en-GB"/>
          </w:rPr>
          <w:delText xml:space="preserve"> in Chapter 9</w:delText>
        </w:r>
      </w:del>
      <w:r w:rsidRPr="00C421D6">
        <w:rPr>
          <w:lang w:val="en-GB"/>
        </w:rPr>
        <w:t>).</w:t>
      </w:r>
    </w:p>
    <w:p w14:paraId="58CFBCC3" w14:textId="77777777" w:rsidR="00102875" w:rsidRPr="00C421D6" w:rsidRDefault="00102875" w:rsidP="00102875">
      <w:pPr>
        <w:pStyle w:val="AR6BodyText"/>
        <w:rPr>
          <w:lang w:val="en-GB"/>
        </w:rPr>
      </w:pPr>
    </w:p>
    <w:p w14:paraId="34895816" w14:textId="7A5C906D" w:rsidR="00102875" w:rsidRPr="009D46EB" w:rsidRDefault="00102875" w:rsidP="00102875">
      <w:pPr>
        <w:pStyle w:val="AR6BodyText"/>
      </w:pPr>
      <w:bookmarkStart w:id="2634" w:name="_Hlk66725395"/>
      <w:bookmarkEnd w:id="2606"/>
      <w:r w:rsidRPr="00C421D6">
        <w:rPr>
          <w:lang w:val="en-GB"/>
        </w:rPr>
        <w:t xml:space="preserve">The Appendix to Chapter 1 (Appendix 1A) lists the key detection and attribution statements in the Summaries for Policymakers of WGI reports since 1990. The evolution of these statements over time reflects the improvement of scientific understanding and the corresponding decrease in uncertainties regarding human influences. The </w:t>
      </w:r>
      <w:commentRangeStart w:id="2635"/>
      <w:r w:rsidRPr="00C421D6">
        <w:rPr>
          <w:lang w:val="en-GB"/>
        </w:rPr>
        <w:t>SAR</w:t>
      </w:r>
      <w:commentRangeEnd w:id="2635"/>
      <w:r w:rsidR="00612EFD">
        <w:rPr>
          <w:rStyle w:val="CommentReference"/>
        </w:rPr>
        <w:commentReference w:id="2635"/>
      </w:r>
      <w:r w:rsidRPr="00C421D6">
        <w:rPr>
          <w:lang w:val="en-GB"/>
        </w:rPr>
        <w:t xml:space="preserve"> stated that ‘the balance of evidence suggests a discernible human influence on global climate’</w:t>
      </w:r>
      <w:r w:rsidR="007D411B" w:rsidRPr="00C421D6">
        <w:rPr>
          <w:lang w:val="en-GB"/>
        </w:rPr>
        <w:t xml:space="preserve"> </w:t>
      </w:r>
      <w:r w:rsidR="007D411B">
        <w:fldChar w:fldCharType="begin" w:fldLock="1"/>
      </w:r>
      <w:r w:rsidR="00E81B0B">
        <w:rPr>
          <w:lang w:val="en-GB"/>
        </w:rPr>
        <w:instrText>ADDIN CSL_CITATION { "citationItems" : [ { "id" : "ITEM-1", "itemData" : { "author" : [ { "dropping-particle" : "", "family" : "IPCC", "given" : "", "non-dropping-particle" : "", "parse-names" : false, "suffix" : "" } ], "container-title" : "Climate Change 1995: The Science of Climate Change. Contribution of Working Group I to the Second Assessment Report of the Intergovernmental Panel on Climate Change", "id" : "ITEM-1", "issued" : { "date-parts" : [ [ "1995" ] ] }, "page" : "6", "title" : "Summary for Policymakers", "translator" : [ { "dropping-particle" : "", "family" : "H4703", "given" : "", "non-dropping-particle" : "", "parse-names" : false, "suffix" : "" } ], "type" : "chapter" }, "uris" : [ "http://www.mendeley.com/documents/?uuid=08459179-289c-47cd-a3ba-354fdb9e518c" ] } ], "mendeley" : { "formattedCitation" : "(IPCC, 1995b)", "plainTextFormattedCitation" : "(IPCC, 1995b)", "previouslyFormattedCitation" : "(IPCC, 1995b)" }, "properties" : { "noteIndex" : 0 }, "schema" : "https://github.com/citation-style-language/schema/raw/master/csl-citation.json" }</w:instrText>
      </w:r>
      <w:r w:rsidR="007D411B">
        <w:fldChar w:fldCharType="separate"/>
      </w:r>
      <w:ins w:id="2636" w:author="Robin Matthews" w:date="2021-05-18T16:03:00Z">
        <w:r w:rsidR="00602365">
          <w:rPr>
            <w:noProof/>
            <w:lang w:val="en-GB"/>
          </w:rPr>
          <w:t>(IPCC, 1995b)</w:t>
        </w:r>
      </w:ins>
      <w:del w:id="2637" w:author="Robin Matthews" w:date="2021-05-18T16:03:00Z">
        <w:r w:rsidR="007D411B" w:rsidRPr="00C421D6" w:rsidDel="00602365">
          <w:rPr>
            <w:noProof/>
            <w:lang w:val="en-GB"/>
          </w:rPr>
          <w:delText>(IPCC, 1995b)</w:delText>
        </w:r>
      </w:del>
      <w:r w:rsidR="007D411B">
        <w:fldChar w:fldCharType="end"/>
      </w:r>
      <w:r w:rsidRPr="00C421D6">
        <w:rPr>
          <w:lang w:val="en-GB"/>
        </w:rPr>
        <w:t xml:space="preserve">. Five years later, </w:t>
      </w:r>
      <w:del w:id="2638" w:author="Ian Blenkinsop" w:date="2021-07-12T14:19:00Z">
        <w:r w:rsidRPr="00C421D6" w:rsidDel="00A87220">
          <w:rPr>
            <w:lang w:val="en-GB"/>
          </w:rPr>
          <w:delText xml:space="preserve">the </w:delText>
        </w:r>
      </w:del>
      <w:commentRangeStart w:id="2639"/>
      <w:r w:rsidRPr="00C421D6">
        <w:rPr>
          <w:lang w:val="en-GB"/>
        </w:rPr>
        <w:t>TAR</w:t>
      </w:r>
      <w:commentRangeEnd w:id="2639"/>
      <w:r w:rsidR="001113C7">
        <w:rPr>
          <w:rStyle w:val="CommentReference"/>
        </w:rPr>
        <w:commentReference w:id="2639"/>
      </w:r>
      <w:r w:rsidRPr="00C421D6">
        <w:rPr>
          <w:lang w:val="en-GB"/>
        </w:rPr>
        <w:t xml:space="preserve"> concluded that ‘there is new and stronger evidence that most of the warming observed over the last 50 years is attributable to human activities’</w:t>
      </w:r>
      <w:r w:rsidR="00C60BC8" w:rsidRPr="00C421D6">
        <w:rPr>
          <w:lang w:val="en-GB"/>
        </w:rPr>
        <w:t xml:space="preserve"> </w:t>
      </w:r>
      <w:r w:rsidR="007D411B">
        <w:fldChar w:fldCharType="begin" w:fldLock="1"/>
      </w:r>
      <w:r w:rsidR="00A94565">
        <w:rPr>
          <w:lang w:val="en-GB"/>
        </w:rPr>
        <w:instrText>ADDIN CSL_CITATION { "citationItems" : [ { "id" : "ITEM-1", "itemData" : { "DOI" : "https://www.ipcc.ch/report/ar3/wg1", "author" : [ { "dropping-particle" : "", "family" : "IPCC", "given" : "", "non-dropping-particle" : "", "parse-names" : false, "suffix" : "" } ], "container-title" : "Climate Change 2001: The Scientific Basis. Contribution of Working Group I to the Third Assessment Report of the Intergovernmental Panel on Climate Change", "editor" : [ { "dropping-particle" : "", "family" : "Houghton", "given" : "J.T.", "non-dropping-particle" : "", "parse-names" : false, "suffix" : "" }, { "dropping-particle" : "", "family" : "Ding", "given" : "Y.", "non-dropping-particle" : "", "parse-names" : false, "suffix" : "" }, { "dropping-particle" : "", "family" : "Griggs", "given" : "D.J.", "non-dropping-particle" : "", "parse-names" : false, "suffix" : "" }, { "dropping-particle" : "", "family" : "Noguer", "given" : "M.", "non-dropping-particle" : "", "parse-names" : false, "suffix" : "" }, { "dropping-particle" : "van der", "family" : "Linden", "given" : "P.J.", "non-dropping-particle" : "", "parse-names" : false, "suffix" : "" }, { "dropping-particle" : "", "family" : "Dai", "given" : "X.", "non-dropping-particle" : "", "parse-names" : false, "suffix" : "" }, { "dropping-particle" : "", "family" : "Maskell", "given" : "K.", "non-dropping-particle" : "", "parse-names" : false, "suffix" : "" }, { "dropping-particle" : "", "family" : "Johnson", "given" : "C.A.", "non-dropping-particle" : "", "parse-names" : false, "suffix" : "" } ], "id" : "ITEM-1", "issued" : { "date-parts" : [ [ "2001" ] ] }, "page" : "1-20", "publisher-place" : "Cambridge, United Kingdom and New York, NY, USA", "title" : "Summary for Policymakers", "translator" : [ { "dropping-particle" : "", "family" : "H4706", "given" : "Rt13", "non-dropping-particle" : "", "parse-names" : false, "suffix" : "" } ], "type" : "chapter" }, "uris" : [ "http://www.mendeley.com/documents/?uuid=dbca2c7b-2827-4590-81a2-6d5465435264" ] } ], "mendeley" : { "formattedCitation" : "(IPCC, 2001b)", "plainTextFormattedCitation" : "(IPCC, 2001b)", "previouslyFormattedCitation" : "(IPCC, 2001b)" }, "properties" : { "noteIndex" : 0 }, "schema" : "https://github.com/citation-style-language/schema/raw/master/csl-citation.json" }</w:instrText>
      </w:r>
      <w:r w:rsidR="007D411B">
        <w:fldChar w:fldCharType="separate"/>
      </w:r>
      <w:ins w:id="2640" w:author="Robin Matthews" w:date="2021-05-18T16:03:00Z">
        <w:r w:rsidR="00602365">
          <w:rPr>
            <w:noProof/>
            <w:lang w:val="en-GB"/>
          </w:rPr>
          <w:t>(IPCC, 2001b)</w:t>
        </w:r>
      </w:ins>
      <w:del w:id="2641" w:author="Robin Matthews" w:date="2021-05-18T16:03:00Z">
        <w:r w:rsidR="007D411B" w:rsidRPr="00C421D6" w:rsidDel="00602365">
          <w:rPr>
            <w:noProof/>
            <w:lang w:val="en-GB"/>
          </w:rPr>
          <w:delText>(IPCC, 2001b)</w:delText>
        </w:r>
      </w:del>
      <w:r w:rsidR="007D411B">
        <w:fldChar w:fldCharType="end"/>
      </w:r>
      <w:r w:rsidRPr="00C421D6">
        <w:rPr>
          <w:lang w:val="en-GB"/>
        </w:rPr>
        <w:t xml:space="preserve">. </w:t>
      </w:r>
      <w:ins w:id="2642" w:author="Ian Blenkinsop" w:date="2021-07-05T14:08:00Z">
        <w:r w:rsidR="004C489A">
          <w:rPr>
            <w:lang w:val="en-GB"/>
          </w:rPr>
          <w:t xml:space="preserve">The </w:t>
        </w:r>
      </w:ins>
      <w:r w:rsidRPr="00C421D6">
        <w:rPr>
          <w:lang w:val="en-GB"/>
        </w:rPr>
        <w:t xml:space="preserve">AR4 further strengthened previous statements, concluding that ‘most of the observed increase in global average temperatures since the mid-20th century is </w:t>
      </w:r>
      <w:r w:rsidRPr="00C421D6">
        <w:rPr>
          <w:i/>
          <w:lang w:val="en-GB"/>
        </w:rPr>
        <w:t>very likely</w:t>
      </w:r>
      <w:r w:rsidRPr="00C421D6">
        <w:rPr>
          <w:lang w:val="en-GB"/>
        </w:rPr>
        <w:t xml:space="preserve"> due to the observed increase in anthropogenic greenhouse gas concentrations’ </w:t>
      </w:r>
      <w:r w:rsidR="007D411B">
        <w:fldChar w:fldCharType="begin" w:fldLock="1"/>
      </w:r>
      <w:r w:rsidR="00A94565">
        <w:rPr>
          <w:lang w:val="en-GB"/>
        </w:rPr>
        <w:instrText>ADDIN CSL_CITATION { "citationItems" : [ { "id" : "ITEM-1", "itemData" : { "DOI" : "https://www.ipcc.ch/report/ar4/wg1", "ISBN" : "978-0-521-88009-1", "author" : [ { "dropping-particle" : "", "family" : "IPCC", "given" : "",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"K.B.", "non-dropping-particle" : "", "parse-names" : false, "suffix" : "" }, { "dropping-particle" : "", "family" : "M.Tignor", "given" : "", "non-dropping-particle" : "", "parse-names" : false, "suffix" : "" }, { "dropping-particle" : "", "family" : "Miller", "given" : "H.L.", "non-dropping-particle" : "", "parse-names" : false, "suffix" : "" } ], "id" : "ITEM-1", "issued" : { "date-parts" : [ [ "2007" ] ] }, "page" : "1-18", "publisher" : "Cambridge University Press", "publisher-place" : "Cambridge, United Kingdom and New York, NY, USA", "title" : "Summary for Policymakers", "translator" : [ { "dropping-particle" : "", "family" : "H4701", "given" : "Rt13", "non-dropping-particle" : "", "parse-names" : false, "suffix" : "" } ], "type" : "chapter" }, "uris" : [ "http://www.mendeley.com/documents/?uuid=9cb37654-996b-4b96-8207-5e651943b47c" ] } ], "mendeley" : { "formattedCitation" : "(IPCC, 2007b)", "plainTextFormattedCitation" : "(IPCC, 2007b)", "previouslyFormattedCitation" : "(IPCC, 2007b)" }, "properties" : { "noteIndex" : 0 }, "schema" : "https://github.com/citation-style-language/schema/raw/master/csl-citation.json" }</w:instrText>
      </w:r>
      <w:r w:rsidR="007D411B">
        <w:fldChar w:fldCharType="separate"/>
      </w:r>
      <w:ins w:id="2643" w:author="Robin Matthews" w:date="2021-05-18T16:03:00Z">
        <w:r w:rsidR="00602365">
          <w:rPr>
            <w:noProof/>
            <w:lang w:val="en-GB"/>
          </w:rPr>
          <w:t>(IPCC, 2007b)</w:t>
        </w:r>
      </w:ins>
      <w:del w:id="2644" w:author="Robin Matthews" w:date="2021-05-18T16:03:00Z">
        <w:r w:rsidR="007B6899" w:rsidRPr="00C421D6" w:rsidDel="00602365">
          <w:rPr>
            <w:noProof/>
            <w:lang w:val="en-GB"/>
          </w:rPr>
          <w:delText>(IPCC, 2007b)</w:delText>
        </w:r>
      </w:del>
      <w:r w:rsidR="007D411B">
        <w:fldChar w:fldCharType="end"/>
      </w:r>
      <w:r w:rsidRPr="00C421D6">
        <w:rPr>
          <w:lang w:val="en-GB"/>
        </w:rPr>
        <w:t xml:space="preserve">. </w:t>
      </w:r>
      <w:ins w:id="2645" w:author="Ian Blenkinsop" w:date="2021-07-05T14:09:00Z">
        <w:r w:rsidR="004C489A">
          <w:rPr>
            <w:lang w:val="en-GB"/>
          </w:rPr>
          <w:t xml:space="preserve">The </w:t>
        </w:r>
      </w:ins>
      <w:r w:rsidRPr="00C421D6">
        <w:rPr>
          <w:lang w:val="en-GB"/>
        </w:rPr>
        <w:t xml:space="preserve">AR5 assessed that a human contribution had been detected </w:t>
      </w:r>
      <w:del w:id="2646" w:author="Ian Blenkinsop" w:date="2021-07-05T14:12:00Z">
        <w:r w:rsidRPr="00C421D6" w:rsidDel="004C489A">
          <w:rPr>
            <w:lang w:val="en-GB"/>
          </w:rPr>
          <w:delText>to</w:delText>
        </w:r>
      </w:del>
      <w:ins w:id="2647" w:author="Ian Blenkinsop" w:date="2021-07-05T14:12:00Z">
        <w:r w:rsidR="004C489A">
          <w:rPr>
            <w:lang w:val="en-GB"/>
          </w:rPr>
          <w:t>in</w:t>
        </w:r>
      </w:ins>
      <w:ins w:id="2648" w:author="Ian Blenkinsop" w:date="2021-07-05T14:09:00Z">
        <w:r w:rsidR="004C489A">
          <w:rPr>
            <w:lang w:val="en-GB"/>
          </w:rPr>
          <w:t>:</w:t>
        </w:r>
      </w:ins>
      <w:r w:rsidRPr="00C421D6">
        <w:rPr>
          <w:lang w:val="en-GB"/>
        </w:rPr>
        <w:t xml:space="preserve"> changes in warming of the atmosphere and ocean; changes in the global water cycle; reductions in snow and ice; global mean sea level rise; and changes in some climate extremes. </w:t>
      </w:r>
      <w:ins w:id="2649" w:author="Ian Blenkinsop" w:date="2021-07-05T14:10:00Z">
        <w:r w:rsidR="004C489A">
          <w:rPr>
            <w:lang w:val="en-GB"/>
          </w:rPr>
          <w:t xml:space="preserve">The </w:t>
        </w:r>
      </w:ins>
      <w:r w:rsidRPr="00C421D6">
        <w:rPr>
          <w:lang w:val="en-GB"/>
        </w:rPr>
        <w:t xml:space="preserve">AR5 concluded that ‘it is </w:t>
      </w:r>
      <w:r w:rsidRPr="00C421D6">
        <w:rPr>
          <w:i/>
          <w:lang w:val="en-GB"/>
        </w:rPr>
        <w:t>extremely likely</w:t>
      </w:r>
      <w:r w:rsidRPr="00C421D6">
        <w:rPr>
          <w:lang w:val="en-GB"/>
        </w:rPr>
        <w:t xml:space="preserve"> that human influence has been the dominant cause of the observed warming since the mid-20th century’</w:t>
      </w:r>
      <w:r w:rsidR="007D411B" w:rsidRPr="00C421D6">
        <w:rPr>
          <w:lang w:val="en-GB"/>
        </w:rPr>
        <w:t xml:space="preserve"> </w:t>
      </w:r>
      <w:r w:rsidR="007D411B">
        <w:fldChar w:fldCharType="begin" w:fldLock="1"/>
      </w:r>
      <w:r w:rsidR="00A94565">
        <w:rPr>
          <w:lang w:val="en-GB"/>
        </w:rPr>
        <w:instrText>ADDIN CSL_CITATION { "citationItems" : [ { "id" : "ITEM-1",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"3-29", "publisher" : "Cambridge University Press", "publisher-place" : "Cambridge, United Kingdom and New York, NY, USA", "title" : "Summary for Policymakers", "translator" : [ { "dropping-particle" : "", "family" : "H3185", "given" : "Rt13", "non-dropping-particle" : "", "parse-names" : false, "suffix" : "" } ], "type" : "chapter" }, "uris" : [ "http://www.mendeley.com/documents/?uuid=5ce3e796-588b-4ad7-b106-6f7aace25aa3" ] } ], "mendeley" : { "formattedCitation" : "(IPCC, 2013b)", "plainTextFormattedCitation" : "(IPCC, 2013b)", "previouslyFormattedCitation" : "(IPCC, 2013b)" }, "properties" : { "noteIndex" : 0 }, "schema" : "https://github.com/citation-style-language/schema/raw/master/csl-citation.json" }</w:instrText>
      </w:r>
      <w:r w:rsidR="007D411B">
        <w:fldChar w:fldCharType="separate"/>
      </w:r>
      <w:ins w:id="2650" w:author="Robin Matthews" w:date="2021-05-18T16:03:00Z">
        <w:r w:rsidR="00602365">
          <w:rPr>
            <w:noProof/>
          </w:rPr>
          <w:t>(IPCC, 2013b)</w:t>
        </w:r>
      </w:ins>
      <w:del w:id="2651" w:author="Robin Matthews" w:date="2021-05-18T16:03:00Z">
        <w:r w:rsidR="00962E93" w:rsidRPr="00962E93" w:rsidDel="00602365">
          <w:rPr>
            <w:noProof/>
          </w:rPr>
          <w:delText>(IPCC, 2013b)</w:delText>
        </w:r>
      </w:del>
      <w:r w:rsidR="007D411B">
        <w:fldChar w:fldCharType="end"/>
      </w:r>
      <w:r>
        <w:t xml:space="preserve">. </w:t>
      </w:r>
    </w:p>
    <w:bookmarkEnd w:id="2634"/>
    <w:p w14:paraId="14051644" w14:textId="77777777" w:rsidR="00102875" w:rsidRPr="009D46EB" w:rsidRDefault="00102875" w:rsidP="00102875">
      <w:pPr>
        <w:pStyle w:val="AR6BodyText"/>
      </w:pPr>
    </w:p>
    <w:p w14:paraId="2233F31D" w14:textId="77777777" w:rsidR="00102875" w:rsidRPr="009D46EB" w:rsidRDefault="00102875" w:rsidP="00102875">
      <w:pPr>
        <w:pStyle w:val="AR6BodyText"/>
      </w:pPr>
    </w:p>
    <w:p w14:paraId="3E027328" w14:textId="57AB2525" w:rsidR="00102875" w:rsidRPr="009D46EB" w:rsidRDefault="00102875" w:rsidP="00102875">
      <w:pPr>
        <w:pStyle w:val="AR6Chap1Level2111"/>
        <w:rPr>
          <w:lang w:val="en-GB"/>
        </w:rPr>
      </w:pPr>
      <w:bookmarkStart w:id="2652" w:name="_Toc69949977"/>
      <w:r w:rsidRPr="009D46EB">
        <w:rPr>
          <w:lang w:val="en-GB"/>
        </w:rPr>
        <w:t xml:space="preserve">Projections of </w:t>
      </w:r>
      <w:del w:id="2653" w:author="Ian Blenkinsop" w:date="2021-07-05T14:10:00Z">
        <w:r w:rsidRPr="009D46EB" w:rsidDel="004C489A">
          <w:rPr>
            <w:lang w:val="en-GB"/>
          </w:rPr>
          <w:delText xml:space="preserve">future </w:delText>
        </w:r>
      </w:del>
      <w:ins w:id="2654" w:author="Ian Blenkinsop" w:date="2021-07-05T14:10:00Z">
        <w:r w:rsidR="004C489A">
          <w:rPr>
            <w:lang w:val="en-GB"/>
          </w:rPr>
          <w:t>F</w:t>
        </w:r>
        <w:r w:rsidR="004C489A" w:rsidRPr="009D46EB">
          <w:rPr>
            <w:lang w:val="en-GB"/>
          </w:rPr>
          <w:t xml:space="preserve">uture </w:t>
        </w:r>
      </w:ins>
      <w:del w:id="2655" w:author="Ian Blenkinsop" w:date="2021-07-05T14:10:00Z">
        <w:r w:rsidRPr="009D46EB" w:rsidDel="004C489A">
          <w:rPr>
            <w:lang w:val="en-GB"/>
          </w:rPr>
          <w:delText xml:space="preserve">climate </w:delText>
        </w:r>
      </w:del>
      <w:ins w:id="2656" w:author="Ian Blenkinsop" w:date="2021-07-05T14:10:00Z">
        <w:r w:rsidR="004C489A">
          <w:rPr>
            <w:lang w:val="en-GB"/>
          </w:rPr>
          <w:t>C</w:t>
        </w:r>
        <w:r w:rsidR="004C489A" w:rsidRPr="009D46EB">
          <w:rPr>
            <w:lang w:val="en-GB"/>
          </w:rPr>
          <w:t xml:space="preserve">limate </w:t>
        </w:r>
      </w:ins>
      <w:del w:id="2657" w:author="Ian Blenkinsop" w:date="2021-07-05T14:10:00Z">
        <w:r w:rsidRPr="009D46EB" w:rsidDel="004C489A">
          <w:rPr>
            <w:lang w:val="en-GB"/>
          </w:rPr>
          <w:delText>change</w:delText>
        </w:r>
      </w:del>
      <w:bookmarkEnd w:id="2652"/>
      <w:ins w:id="2658" w:author="Ian Blenkinsop" w:date="2021-07-05T14:10:00Z">
        <w:r w:rsidR="004C489A">
          <w:rPr>
            <w:lang w:val="en-GB"/>
          </w:rPr>
          <w:t>C</w:t>
        </w:r>
        <w:r w:rsidR="004C489A" w:rsidRPr="009D46EB">
          <w:rPr>
            <w:lang w:val="en-GB"/>
          </w:rPr>
          <w:t>hange</w:t>
        </w:r>
      </w:ins>
    </w:p>
    <w:p w14:paraId="7F089447" w14:textId="77777777" w:rsidR="00102875" w:rsidRPr="009D46EB" w:rsidRDefault="00102875" w:rsidP="00102875">
      <w:pPr>
        <w:pStyle w:val="AR6BodyText"/>
      </w:pPr>
    </w:p>
    <w:p w14:paraId="072D6454" w14:textId="675C2FCF" w:rsidR="00102875" w:rsidRPr="00C421D6" w:rsidRDefault="00102875" w:rsidP="00102875">
      <w:pPr>
        <w:pStyle w:val="AR6BodyText"/>
        <w:rPr>
          <w:lang w:val="en-GB"/>
        </w:rPr>
      </w:pPr>
      <w:bookmarkStart w:id="2659" w:name="_Hlk66725485"/>
      <w:r w:rsidRPr="00C421D6">
        <w:rPr>
          <w:rFonts w:cs="Times New Roman"/>
          <w:lang w:val="en-GB"/>
        </w:rPr>
        <w:t xml:space="preserve">It was </w:t>
      </w:r>
      <w:del w:id="2660" w:author="Ian Blenkinsop" w:date="2021-07-05T14:12:00Z">
        <w:r w:rsidRPr="00C421D6" w:rsidDel="004C489A">
          <w:rPr>
            <w:rFonts w:cs="Times New Roman"/>
            <w:lang w:val="en-GB"/>
          </w:rPr>
          <w:delText xml:space="preserve">recognised </w:delText>
        </w:r>
      </w:del>
      <w:ins w:id="2661" w:author="Ian Blenkinsop" w:date="2021-07-05T14:12:00Z">
        <w:r w:rsidR="004C489A" w:rsidRPr="00C421D6">
          <w:rPr>
            <w:rFonts w:cs="Times New Roman"/>
            <w:lang w:val="en-GB"/>
          </w:rPr>
          <w:t>recogni</w:t>
        </w:r>
        <w:r w:rsidR="004C489A">
          <w:rPr>
            <w:rFonts w:cs="Times New Roman"/>
            <w:lang w:val="en-GB"/>
          </w:rPr>
          <w:t>z</w:t>
        </w:r>
        <w:r w:rsidR="004C489A" w:rsidRPr="00C421D6">
          <w:rPr>
            <w:rFonts w:cs="Times New Roman"/>
            <w:lang w:val="en-GB"/>
          </w:rPr>
          <w:t xml:space="preserve">ed </w:t>
        </w:r>
      </w:ins>
      <w:r w:rsidRPr="00C421D6">
        <w:rPr>
          <w:rFonts w:cs="Times New Roman"/>
          <w:lang w:val="en-GB"/>
        </w:rPr>
        <w:t xml:space="preserve">in IPCC AR5 that information about the near term was increasingly relevant for adaptation decisions. In response, </w:t>
      </w:r>
      <w:del w:id="2662" w:author="Ian Blenkinsop" w:date="2021-07-05T14:10:00Z">
        <w:r w:rsidRPr="00C421D6" w:rsidDel="004C489A">
          <w:rPr>
            <w:rFonts w:cs="Times New Roman"/>
            <w:lang w:val="en-GB"/>
          </w:rPr>
          <w:delText xml:space="preserve">WGI </w:delText>
        </w:r>
      </w:del>
      <w:r w:rsidRPr="00C421D6">
        <w:rPr>
          <w:rFonts w:cs="Times New Roman"/>
          <w:lang w:val="en-GB"/>
        </w:rPr>
        <w:t xml:space="preserve">AR5 </w:t>
      </w:r>
      <w:ins w:id="2663" w:author="Ian Blenkinsop" w:date="2021-07-05T14:10:00Z">
        <w:r w:rsidR="004C489A" w:rsidRPr="00C421D6">
          <w:rPr>
            <w:rFonts w:cs="Times New Roman"/>
            <w:lang w:val="en-GB"/>
          </w:rPr>
          <w:t xml:space="preserve">WGI </w:t>
        </w:r>
      </w:ins>
      <w:r w:rsidRPr="00C421D6">
        <w:rPr>
          <w:rFonts w:cs="Times New Roman"/>
          <w:lang w:val="en-GB"/>
        </w:rPr>
        <w:t xml:space="preserve">made a specific assessment for how </w:t>
      </w:r>
      <w:r w:rsidR="009310FD">
        <w:rPr>
          <w:rFonts w:cs="Times New Roman"/>
          <w:lang w:val="en-GB"/>
        </w:rPr>
        <w:t xml:space="preserve">global surface temperature </w:t>
      </w:r>
      <w:r w:rsidRPr="00C421D6">
        <w:rPr>
          <w:rFonts w:cs="Times New Roman"/>
          <w:lang w:val="en-GB"/>
        </w:rPr>
        <w:t xml:space="preserve">was projected to evolve over the next two decades, concluding that </w:t>
      </w:r>
      <w:r w:rsidR="009310FD">
        <w:rPr>
          <w:rFonts w:cs="Times New Roman"/>
          <w:lang w:val="en-GB"/>
        </w:rPr>
        <w:t>the</w:t>
      </w:r>
      <w:r w:rsidR="009310FD" w:rsidRPr="00C421D6">
        <w:rPr>
          <w:rFonts w:cs="Times New Roman"/>
          <w:lang w:val="en-GB"/>
        </w:rPr>
        <w:t xml:space="preserve"> </w:t>
      </w:r>
      <w:r w:rsidRPr="00C421D6">
        <w:rPr>
          <w:rFonts w:cs="Times New Roman"/>
          <w:lang w:val="en-GB"/>
        </w:rPr>
        <w:t xml:space="preserve">change for the period 2016–2035 relative to 1986–2005 will </w:t>
      </w:r>
      <w:r w:rsidRPr="00C421D6">
        <w:rPr>
          <w:rFonts w:cs="Times New Roman"/>
          <w:i/>
          <w:lang w:val="en-GB"/>
        </w:rPr>
        <w:t xml:space="preserve">likely </w:t>
      </w:r>
      <w:r w:rsidRPr="00C421D6">
        <w:rPr>
          <w:rFonts w:cs="Times New Roman"/>
          <w:lang w:val="en-GB"/>
        </w:rPr>
        <w:t>be in the range of 0.3°C</w:t>
      </w:r>
      <w:del w:id="2664" w:author="Ian Blenkinsop" w:date="2021-07-05T14:12:00Z">
        <w:r w:rsidRPr="00C421D6" w:rsidDel="004C489A">
          <w:rPr>
            <w:rFonts w:cs="Times New Roman"/>
            <w:lang w:val="en-GB"/>
          </w:rPr>
          <w:delText xml:space="preserve"> to </w:delText>
        </w:r>
      </w:del>
      <w:ins w:id="2665" w:author="Ian Blenkinsop" w:date="2021-07-05T14:12:00Z">
        <w:r w:rsidR="004C489A">
          <w:rPr>
            <w:rFonts w:cs="Times New Roman"/>
            <w:lang w:val="en-GB"/>
          </w:rPr>
          <w:t>–</w:t>
        </w:r>
      </w:ins>
      <w:r w:rsidRPr="00C421D6">
        <w:rPr>
          <w:rFonts w:cs="Times New Roman"/>
          <w:lang w:val="en-GB"/>
        </w:rPr>
        <w:t>0.7°C (</w:t>
      </w:r>
      <w:r w:rsidRPr="00C421D6">
        <w:rPr>
          <w:rFonts w:cs="Times New Roman"/>
          <w:i/>
          <w:lang w:val="en-GB"/>
        </w:rPr>
        <w:t>medium confidence</w:t>
      </w:r>
      <w:r w:rsidRPr="00C421D6">
        <w:rPr>
          <w:rFonts w:cs="Times New Roman"/>
          <w:lang w:val="en-GB"/>
        </w:rPr>
        <w:t xml:space="preserve">), assuming no major volcanic eruptions or secular changes in total solar irradiance </w:t>
      </w:r>
      <w:r>
        <w:rPr>
          <w:rFonts w:cs="Times New Roman"/>
        </w:rPr>
        <w:fldChar w:fldCharType="begin" w:fldLock="1"/>
      </w:r>
      <w:r w:rsidR="00A94565">
        <w:rPr>
          <w:rFonts w:cs="Times New Roman"/>
          <w:lang w:val="en-GB"/>
        </w:rPr>
        <w:instrText>ADDIN CSL_CITATION { "citationItems" : [ { "id" : "ITEM-1",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"3-29", "publisher" : "Cambridge University Press", "publisher-place" : "Cambridge, United Kingdom and New York, NY, USA", "title" : "Summary for Policymakers", "translator" : [ { "dropping-particle" : "", "family" : "H3185", "given" : "Rt13", "non-dropping-particle" : "", "parse-names" : false, "suffix" : "" } ], "type" : "chapter" }, "uris" : [ "http://www.mendeley.com/documents/?uuid=5ce3e796-588b-4ad7-b106-6f7aace25aa3" ] } ], "mendeley" : { "formattedCitation" : "(IPCC, 2013b)", "plainTextFormattedCitation" : "(IPCC, 2013b)", "previouslyFormattedCitation" : "(IPCC, 2013b)" }, "properties" : { "noteIndex" : 0 }, "schema" : "https://github.com/citation-style-language/schema/raw/master/csl-citation.json" }</w:instrText>
      </w:r>
      <w:r>
        <w:rPr>
          <w:rFonts w:cs="Times New Roman"/>
        </w:rPr>
        <w:fldChar w:fldCharType="separate"/>
      </w:r>
      <w:ins w:id="2666" w:author="Robin Matthews" w:date="2021-05-18T16:03:00Z">
        <w:r w:rsidR="00602365">
          <w:rPr>
            <w:rFonts w:cs="Times New Roman"/>
            <w:noProof/>
            <w:lang w:val="en-GB"/>
          </w:rPr>
          <w:t>(IPCC, 2013b)</w:t>
        </w:r>
      </w:ins>
      <w:del w:id="2667" w:author="Robin Matthews" w:date="2021-05-18T16:03:00Z">
        <w:r w:rsidR="00962E93" w:rsidRPr="00C421D6" w:rsidDel="00602365">
          <w:rPr>
            <w:rFonts w:cs="Times New Roman"/>
            <w:noProof/>
            <w:lang w:val="en-GB"/>
          </w:rPr>
          <w:delText>(IPCC, 2013b)</w:delText>
        </w:r>
      </w:del>
      <w:r>
        <w:rPr>
          <w:rFonts w:cs="Times New Roman"/>
        </w:rPr>
        <w:fldChar w:fldCharType="end"/>
      </w:r>
      <w:r w:rsidRPr="00C421D6">
        <w:rPr>
          <w:rFonts w:cs="Times New Roman"/>
          <w:lang w:val="en-GB"/>
        </w:rPr>
        <w:t xml:space="preserve">. </w:t>
      </w:r>
      <w:ins w:id="2668" w:author="Ian Blenkinsop" w:date="2021-07-05T14:13:00Z">
        <w:r w:rsidR="004C489A">
          <w:rPr>
            <w:rFonts w:cs="Times New Roman"/>
            <w:lang w:val="en-GB"/>
          </w:rPr>
          <w:t xml:space="preserve">The </w:t>
        </w:r>
      </w:ins>
      <w:r w:rsidRPr="00C421D6">
        <w:rPr>
          <w:rFonts w:cs="Times New Roman"/>
          <w:lang w:val="en-GB"/>
        </w:rPr>
        <w:t xml:space="preserve">AR5 was also the first IPCC assessment report to assess ‘decadal predictions’ of the climate, where the observed state of the climate system was used </w:t>
      </w:r>
      <w:commentRangeStart w:id="2669"/>
      <w:r w:rsidRPr="00C421D6">
        <w:rPr>
          <w:rFonts w:cs="Times New Roman"/>
          <w:lang w:val="en-GB"/>
        </w:rPr>
        <w:t>to start forecasts for a few years ahead</w:t>
      </w:r>
      <w:commentRangeEnd w:id="2669"/>
      <w:r w:rsidR="004C489A">
        <w:rPr>
          <w:rStyle w:val="CommentReference"/>
        </w:rPr>
        <w:commentReference w:id="2669"/>
      </w:r>
      <w:r w:rsidRPr="00C421D6">
        <w:rPr>
          <w:rFonts w:cs="Times New Roman"/>
          <w:lang w:val="en-GB"/>
        </w:rPr>
        <w:t xml:space="preserve">. </w:t>
      </w:r>
      <w:ins w:id="2670" w:author="Ian Blenkinsop" w:date="2021-07-05T14:14:00Z">
        <w:r w:rsidR="004C489A">
          <w:rPr>
            <w:rFonts w:cs="Times New Roman"/>
            <w:lang w:val="en-GB"/>
          </w:rPr>
          <w:t xml:space="preserve">The </w:t>
        </w:r>
      </w:ins>
      <w:r w:rsidRPr="00C421D6">
        <w:rPr>
          <w:rFonts w:cs="Times New Roman"/>
          <w:lang w:val="en-GB"/>
        </w:rPr>
        <w:t>AR6 examines updates to these decadal predictions (</w:t>
      </w:r>
      <w:del w:id="2671" w:author="Ian Blenkinsop" w:date="2021-07-12T14:20:00Z">
        <w:r w:rsidRPr="00C421D6" w:rsidDel="00A87220">
          <w:rPr>
            <w:rFonts w:cs="Times New Roman"/>
            <w:lang w:val="en-GB"/>
          </w:rPr>
          <w:delText xml:space="preserve">Chapter 4, </w:delText>
        </w:r>
      </w:del>
      <w:r w:rsidRPr="00C421D6">
        <w:rPr>
          <w:rFonts w:cs="Times New Roman"/>
          <w:lang w:val="en-GB"/>
        </w:rPr>
        <w:t>Section 4.4.1).</w:t>
      </w:r>
    </w:p>
    <w:bookmarkEnd w:id="2659"/>
    <w:p w14:paraId="736E99CB" w14:textId="77777777" w:rsidR="00102875" w:rsidRPr="00C421D6" w:rsidRDefault="00102875" w:rsidP="00102875">
      <w:pPr>
        <w:pStyle w:val="AR6BodyText"/>
        <w:rPr>
          <w:lang w:val="en-GB"/>
        </w:rPr>
      </w:pPr>
    </w:p>
    <w:p w14:paraId="750EF22F" w14:textId="34844CBA" w:rsidR="00102875" w:rsidRPr="00C421D6" w:rsidRDefault="00102875" w:rsidP="00102875">
      <w:pPr>
        <w:pStyle w:val="AR6BodyText"/>
        <w:rPr>
          <w:lang w:val="en-GB"/>
        </w:rPr>
      </w:pPr>
      <w:r w:rsidRPr="00C421D6">
        <w:rPr>
          <w:rFonts w:cs="Times New Roman"/>
          <w:lang w:val="en-GB"/>
        </w:rPr>
        <w:lastRenderedPageBreak/>
        <w:t xml:space="preserve">The assessments and predictions for the near-term evolution of global climate features are largely independent of future </w:t>
      </w:r>
      <w:commentRangeStart w:id="2672"/>
      <w:r w:rsidRPr="00C421D6">
        <w:rPr>
          <w:rFonts w:cs="Times New Roman"/>
          <w:lang w:val="en-GB"/>
        </w:rPr>
        <w:t>carbon</w:t>
      </w:r>
      <w:commentRangeEnd w:id="2672"/>
      <w:r w:rsidR="004C489A">
        <w:rPr>
          <w:rStyle w:val="CommentReference"/>
        </w:rPr>
        <w:commentReference w:id="2672"/>
      </w:r>
      <w:r w:rsidRPr="00C421D6">
        <w:rPr>
          <w:rFonts w:cs="Times New Roman"/>
          <w:lang w:val="en-GB"/>
        </w:rPr>
        <w:t xml:space="preserve"> emissions pathways. However, </w:t>
      </w:r>
      <w:del w:id="2673" w:author="Ian Blenkinsop" w:date="2021-07-05T14:15:00Z">
        <w:r w:rsidRPr="00C421D6" w:rsidDel="00F30546">
          <w:rPr>
            <w:rFonts w:cs="Times New Roman"/>
            <w:lang w:val="en-GB"/>
          </w:rPr>
          <w:delText xml:space="preserve">WGI </w:delText>
        </w:r>
      </w:del>
      <w:r w:rsidRPr="00C421D6">
        <w:rPr>
          <w:rFonts w:cs="Times New Roman"/>
          <w:lang w:val="en-GB"/>
        </w:rPr>
        <w:t xml:space="preserve">AR5 </w:t>
      </w:r>
      <w:ins w:id="2674" w:author="Ian Blenkinsop" w:date="2021-07-05T14:15:00Z">
        <w:r w:rsidR="00F30546" w:rsidRPr="00C421D6">
          <w:rPr>
            <w:rFonts w:cs="Times New Roman"/>
            <w:lang w:val="en-GB"/>
          </w:rPr>
          <w:t xml:space="preserve">WGI </w:t>
        </w:r>
      </w:ins>
      <w:r w:rsidRPr="00C421D6">
        <w:rPr>
          <w:rFonts w:cs="Times New Roman"/>
          <w:lang w:val="en-GB"/>
        </w:rPr>
        <w:t xml:space="preserve">assessed that limiting climate change in the long-term future will require substantial and sustained reductions of </w:t>
      </w:r>
      <w:del w:id="2675" w:author="Ian Blenkinsop" w:date="2021-07-05T14:15:00Z">
        <w:r w:rsidRPr="00C421D6" w:rsidDel="00F30546">
          <w:rPr>
            <w:rFonts w:cs="Times New Roman"/>
            <w:lang w:val="en-GB"/>
          </w:rPr>
          <w:delText>greenhouse gas</w:delText>
        </w:r>
      </w:del>
      <w:ins w:id="2676" w:author="Ian Blenkinsop" w:date="2021-07-05T14:15:00Z">
        <w:r w:rsidR="00F30546">
          <w:rPr>
            <w:rFonts w:cs="Times New Roman"/>
            <w:lang w:val="en-GB"/>
          </w:rPr>
          <w:t>GHG</w:t>
        </w:r>
      </w:ins>
      <w:r w:rsidRPr="00C421D6">
        <w:rPr>
          <w:rFonts w:cs="Times New Roman"/>
          <w:lang w:val="en-GB"/>
        </w:rPr>
        <w:t xml:space="preserve"> emissions </w:t>
      </w:r>
      <w:r>
        <w:rPr>
          <w:rFonts w:cs="Times New Roman"/>
        </w:rPr>
        <w:fldChar w:fldCharType="begin" w:fldLock="1"/>
      </w:r>
      <w:r w:rsidR="00A94565">
        <w:rPr>
          <w:rFonts w:cs="Times New Roman"/>
          <w:lang w:val="en-GB"/>
        </w:rPr>
        <w:instrText>ADDIN CSL_CITATION { "citationItems" : [ { "id" : "ITEM-1",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"3-29", "publisher" : "Cambridge University Press", "publisher-place" : "Cambridge, United Kingdom and New York, NY, USA", "title" : "Summary for Policymakers", "translator" : [ { "dropping-particle" : "", "family" : "H3185", "given" : "Rt13", "non-dropping-particle" : "", "parse-names" : false, "suffix" : "" } ], "type" : "chapter" }, "uris" : [ "http://www.mendeley.com/documents/?uuid=5ce3e796-588b-4ad7-b106-6f7aace25aa3" ] } ], "mendeley" : { "formattedCitation" : "(IPCC, 2013b)", "plainTextFormattedCitation" : "(IPCC, 2013b)", "previouslyFormattedCitation" : "(IPCC, 2013b)" }, "properties" : { "noteIndex" : 0 }, "schema" : "https://github.com/citation-style-language/schema/raw/master/csl-citation.json" }</w:instrText>
      </w:r>
      <w:r>
        <w:rPr>
          <w:rFonts w:cs="Times New Roman"/>
        </w:rPr>
        <w:fldChar w:fldCharType="separate"/>
      </w:r>
      <w:ins w:id="2677" w:author="Robin Matthews" w:date="2021-05-18T16:03:00Z">
        <w:r w:rsidR="00602365">
          <w:rPr>
            <w:rFonts w:cs="Times New Roman"/>
            <w:noProof/>
            <w:lang w:val="en-GB"/>
          </w:rPr>
          <w:t>(IPCC, 2013b)</w:t>
        </w:r>
      </w:ins>
      <w:del w:id="2678" w:author="Robin Matthews" w:date="2021-05-18T16:03:00Z">
        <w:r w:rsidR="00962E93" w:rsidRPr="00C421D6" w:rsidDel="00602365">
          <w:rPr>
            <w:rFonts w:cs="Times New Roman"/>
            <w:noProof/>
            <w:lang w:val="en-GB"/>
          </w:rPr>
          <w:delText>(IPCC, 2013b)</w:delText>
        </w:r>
      </w:del>
      <w:r>
        <w:rPr>
          <w:rFonts w:cs="Times New Roman"/>
        </w:rPr>
        <w:fldChar w:fldCharType="end"/>
      </w:r>
      <w:r w:rsidRPr="00C421D6">
        <w:rPr>
          <w:rFonts w:cs="Times New Roman"/>
          <w:lang w:val="en-GB"/>
        </w:rPr>
        <w:t>. This assessment results from decades of research on understanding the climate system and its perturbations, and projecting climate change into the future. Each IPCC report has considered a range of emission</w:t>
      </w:r>
      <w:ins w:id="2679" w:author="Ian Blenkinsop" w:date="2021-07-05T14:16:00Z">
        <w:r w:rsidR="00F30546">
          <w:rPr>
            <w:rFonts w:cs="Times New Roman"/>
            <w:lang w:val="en-GB"/>
          </w:rPr>
          <w:t>s</w:t>
        </w:r>
      </w:ins>
      <w:r w:rsidRPr="00C421D6">
        <w:rPr>
          <w:rFonts w:cs="Times New Roman"/>
          <w:lang w:val="en-GB"/>
        </w:rPr>
        <w:t xml:space="preserve"> scenarios, typically including a scenario in which societies c</w:t>
      </w:r>
      <w:r w:rsidRPr="00C421D6">
        <w:rPr>
          <w:lang w:val="en-GB"/>
        </w:rPr>
        <w:t xml:space="preserve">hoose to </w:t>
      </w:r>
      <w:r w:rsidRPr="00C421D6">
        <w:rPr>
          <w:rFonts w:cs="Times New Roman"/>
          <w:lang w:val="en-GB"/>
        </w:rPr>
        <w:t>continue on their present course</w:t>
      </w:r>
      <w:ins w:id="2680" w:author="Ian Blenkinsop" w:date="2021-07-05T14:16:00Z">
        <w:r w:rsidR="00F30546">
          <w:rPr>
            <w:rFonts w:cs="Times New Roman"/>
            <w:lang w:val="en-GB"/>
          </w:rPr>
          <w:t>,</w:t>
        </w:r>
      </w:ins>
      <w:r w:rsidRPr="00C421D6">
        <w:rPr>
          <w:rFonts w:cs="Times New Roman"/>
          <w:lang w:val="en-GB"/>
        </w:rPr>
        <w:t xml:space="preserve"> as well as several others reflecting socio</w:t>
      </w:r>
      <w:ins w:id="2681" w:author="Ian Blenkinsop" w:date="2021-07-05T14:16:00Z">
        <w:r w:rsidR="00F30546">
          <w:rPr>
            <w:rFonts w:cs="Times New Roman"/>
            <w:lang w:val="en-GB"/>
          </w:rPr>
          <w:t>-</w:t>
        </w:r>
      </w:ins>
      <w:r w:rsidRPr="00C421D6">
        <w:rPr>
          <w:rFonts w:cs="Times New Roman"/>
          <w:lang w:val="en-GB"/>
        </w:rPr>
        <w:t xml:space="preserve">economic and policy responses that may limit emissions and/or increase the rate of </w:t>
      </w:r>
      <w:del w:id="2682" w:author="Ian Blenkinsop" w:date="2021-07-05T14:16:00Z">
        <w:r w:rsidRPr="00C421D6" w:rsidDel="00F30546">
          <w:rPr>
            <w:rFonts w:cs="Times New Roman"/>
            <w:lang w:val="en-GB"/>
          </w:rPr>
          <w:delText>carbon dioxide</w:delText>
        </w:r>
      </w:del>
      <w:ins w:id="2683" w:author="Ian Blenkinsop" w:date="2021-07-05T14:16:00Z">
        <w:r w:rsidR="00F30546">
          <w:rPr>
            <w:rFonts w:cs="Times New Roman"/>
            <w:lang w:val="en-GB"/>
          </w:rPr>
          <w:t>CO</w:t>
        </w:r>
        <w:r w:rsidR="00F30546" w:rsidRPr="00F30546">
          <w:rPr>
            <w:rFonts w:cs="Times New Roman"/>
            <w:vertAlign w:val="subscript"/>
            <w:lang w:val="en-GB"/>
            <w:rPrChange w:id="2684" w:author="Ian Blenkinsop" w:date="2021-07-05T14:17:00Z">
              <w:rPr>
                <w:rFonts w:cs="Times New Roman"/>
                <w:lang w:val="en-GB"/>
              </w:rPr>
            </w:rPrChange>
          </w:rPr>
          <w:t>2</w:t>
        </w:r>
      </w:ins>
      <w:r w:rsidRPr="00C421D6">
        <w:rPr>
          <w:rFonts w:cs="Times New Roman"/>
          <w:lang w:val="en-GB"/>
        </w:rPr>
        <w:t xml:space="preserve"> removal from the atmosphere. Climate models are used to </w:t>
      </w:r>
      <w:r w:rsidRPr="00C421D6">
        <w:rPr>
          <w:lang w:val="en-GB"/>
        </w:rPr>
        <w:t>project</w:t>
      </w:r>
      <w:r w:rsidRPr="00C421D6">
        <w:rPr>
          <w:rFonts w:cs="Times New Roman"/>
          <w:lang w:val="en-GB"/>
        </w:rPr>
        <w:t xml:space="preserve"> the outcomes of each scenario</w:t>
      </w:r>
      <w:r w:rsidRPr="00C421D6">
        <w:rPr>
          <w:lang w:val="en-GB"/>
        </w:rPr>
        <w:t>. However, f</w:t>
      </w:r>
      <w:r w:rsidRPr="00C421D6">
        <w:rPr>
          <w:rFonts w:cs="Times New Roman"/>
          <w:lang w:val="en-GB"/>
        </w:rPr>
        <w:t xml:space="preserve">uture human climate influence cannot be precisely predicted because </w:t>
      </w:r>
      <w:del w:id="2685" w:author="Ian Blenkinsop" w:date="2021-07-05T14:18:00Z">
        <w:r w:rsidRPr="00C421D6" w:rsidDel="00815995">
          <w:rPr>
            <w:rFonts w:cs="Times New Roman"/>
            <w:lang w:val="en-GB"/>
          </w:rPr>
          <w:delText>greenhouse gas</w:delText>
        </w:r>
      </w:del>
      <w:ins w:id="2686" w:author="Ian Blenkinsop" w:date="2021-07-05T14:18:00Z">
        <w:r w:rsidR="00815995">
          <w:rPr>
            <w:rFonts w:cs="Times New Roman"/>
            <w:lang w:val="en-GB"/>
          </w:rPr>
          <w:t>GHG</w:t>
        </w:r>
      </w:ins>
      <w:r w:rsidRPr="00C421D6">
        <w:rPr>
          <w:rFonts w:cs="Times New Roman"/>
          <w:lang w:val="en-GB"/>
        </w:rPr>
        <w:t xml:space="preserve"> and aerosol emissions, land use, energy use</w:t>
      </w:r>
      <w:del w:id="2687" w:author="Ian Blenkinsop" w:date="2021-07-05T14:18:00Z">
        <w:r w:rsidRPr="00C421D6" w:rsidDel="00815995">
          <w:rPr>
            <w:rFonts w:cs="Times New Roman"/>
            <w:lang w:val="en-GB"/>
          </w:rPr>
          <w:delText>,</w:delText>
        </w:r>
      </w:del>
      <w:r w:rsidRPr="00C421D6">
        <w:rPr>
          <w:rFonts w:cs="Times New Roman"/>
          <w:lang w:val="en-GB"/>
        </w:rPr>
        <w:t xml:space="preserve"> and other human activities may change in numerous ways. </w:t>
      </w:r>
      <w:r w:rsidRPr="00C421D6">
        <w:rPr>
          <w:lang w:val="en-GB"/>
        </w:rPr>
        <w:t xml:space="preserve">Common </w:t>
      </w:r>
      <w:r w:rsidRPr="00C421D6">
        <w:rPr>
          <w:rFonts w:cs="Times New Roman"/>
          <w:lang w:val="en-GB"/>
        </w:rPr>
        <w:t>e</w:t>
      </w:r>
      <w:r w:rsidRPr="00C421D6">
        <w:rPr>
          <w:lang w:val="en-GB"/>
        </w:rPr>
        <w:t xml:space="preserve">mission scenarios used in the WGI contribution to AR6 are detailed in Section 1.6. </w:t>
      </w:r>
    </w:p>
    <w:p w14:paraId="596DF593" w14:textId="77777777" w:rsidR="00102875" w:rsidRPr="00C421D6" w:rsidRDefault="00102875" w:rsidP="00102875">
      <w:pPr>
        <w:pStyle w:val="AR6BodyText"/>
        <w:rPr>
          <w:lang w:val="en-GB"/>
        </w:rPr>
      </w:pPr>
    </w:p>
    <w:p w14:paraId="6A72F605" w14:textId="3583652D" w:rsidR="00102875" w:rsidRPr="00C421D6" w:rsidRDefault="00102875" w:rsidP="00102875">
      <w:pPr>
        <w:pStyle w:val="AR6BodyText"/>
        <w:rPr>
          <w:lang w:val="en-GB"/>
        </w:rPr>
      </w:pPr>
      <w:bookmarkStart w:id="2688" w:name="_Hlk66725637"/>
      <w:r w:rsidRPr="00C421D6">
        <w:rPr>
          <w:rFonts w:cs="Times New Roman"/>
          <w:lang w:val="en-GB"/>
        </w:rPr>
        <w:t>Based on model results and steadily increasing CO</w:t>
      </w:r>
      <w:r w:rsidRPr="00C421D6">
        <w:rPr>
          <w:rFonts w:cs="Times New Roman"/>
          <w:vertAlign w:val="subscript"/>
          <w:lang w:val="en-GB"/>
        </w:rPr>
        <w:t>2</w:t>
      </w:r>
      <w:r w:rsidRPr="00C421D6">
        <w:rPr>
          <w:rFonts w:cs="Times New Roman"/>
          <w:lang w:val="en-GB"/>
        </w:rPr>
        <w:t xml:space="preserve"> concentrations </w:t>
      </w:r>
      <w:r>
        <w:rPr>
          <w:rFonts w:cs="Times New Roman"/>
        </w:rPr>
        <w:fldChar w:fldCharType="begin" w:fldLock="1"/>
      </w:r>
      <w:r w:rsidR="00A94565">
        <w:rPr>
          <w:rFonts w:cs="Times New Roman"/>
          <w:lang w:val="en-GB"/>
        </w:rPr>
        <w:instrText>ADDIN CSL_CITATION { "citationItems" : [ { "id" : "ITEM-1", "itemData" : { "DOI" : "10.1111/j.2153-3490.1970.tb00508.x", "ISSN" : "00402826", "abstract" : "Six years of measurements (1963\u20131968) of carbon dioxide in the troposphere and the lower stratosphere are presented. The data reveal an average annual increase of the CO2-content of 0.7 \u00b1 0.1 ppm/year, while during this time the annual industrial output has increased from about 1.9 ppm to 2.3 ppm/year. Thus the increase in the atmosphere is about 1/3 of the total output. Considerations of the possible increase of vegetative assimilation due to the higher CO2-content of the atmosphere reveals that this is at most 1/4 of the output, probably considerably less. The net transfer to the oceans thus is at least equal to 1/2 of the industrial output. The transfer rate across the sea surface seems effective enough not to represent an appreciable resistance and the decisive factor for determining this transfer therefore is the ocean circulation or turn over rate. The figures quoted indicate that 20\u201325% of the world oceans must have been available during the time of rapid increase of the industrial output of CO2 (the last 30\u201350 years) to explain the rather large amount that has been withdrawn from the atmosphere. Still a continued increase of the fossil fuel combustion as forecast by OECD implies that the CO2-content of the atmosphere at the end of the century will be between 370 ppm and 395 ppm as compared with 320 ppm, the average value for 1968. The amplitude of the seasonal variation is found to be about 6.5 ppm at 2 km and 3.5 ppm in the uppermost part of the troposphere. The phase shift of the seasonal variation between these two levels is 25\u201330 days. On the basis of these data a vertical eddy diffusivity K = 2\u00b7105 cm2 sec\u22121 is derived. The amplitude of the seasonal variation in the lower stratosphere, 11\u201312 km, is less than 1 ppm and the phase is delayed at least 1 1/2 month as compared with the upper troposphere.", "author" : [ { "dropping-particle" : "", "family" : "Bolin", "given" : "Bert", "non-dropping-particle" : "", "parse-names" : false, "suffix" : "" }, { "dropping-particle" : "", "family" : "Bischof", "given" : "Walter", "non-dropping-particle" : "", "parse-names" : false, "suffix" : "" } ], "container-title" : "Tellus", "id" : "ITEM-1", "issue" : "4", "issued" : { "date-parts" : [ [ "1970", "8", "15" ] ] }, "page" : "431-442", "title" : "Variations of the carbon dioxide content of the atmosphere in the northern hemisphere", "translator" : [ { "dropping-particle" : "", "family" : "H3953", "given" : "", "non-dropping-particle" : "", "parse-names" : false, "suffix" : "" } ], "type" : "article-journal", "volume" : "22" }, "uris" : [ "http://www.mendeley.com/documents/?uuid=1124aa33-a17b-415d-aff0-c7b86139392c" ] }, { "id" : "ITEM-2", "itemData" : { "ISBN" : "9780262191012", "author" : [ { "dropping-particle" : "", "family" : "SMIC", "given" : "", "non-dropping-particle" : "", "parse-names" : false, "suffix" : "" } ], "id" : "ITEM-2", "issued" : { "date-parts" : [ [ "1971" ] ] }, "number-of-pages" : "334", "publisher" : "Study of Man\u2019s Impact on Climate (SMIC). MIT Press", "publisher-place" : "Cambridge, MA, USA", "title" : "Inadvertent Climate Modification: Report of the Study of Man\u2019s Impact on Climate", "translator" : [ { "dropping-particle" : "", "family" : "H116", "given" : "Rt7", "non-dropping-particle" : "", "parse-names" : false, "suffix" : "" } ], "type" : "report" }, "uris" : [ "http://www.mendeley.com/documents/?uuid=eec900fa-d8d6-4481-9a7b-e83947086926" ] }, { "id" : "ITEM-3", "itemData" : { "ISBN" : "0-87663-165-0", "author" : [ { "dropping-particle" : "", "family" : "Meadows", "given" : "Donella H", "non-dropping-particle" : "", "parse-names" : false, "suffix" : "" }, { "dropping-particle" : "", "family" : "Meadows", "given" : "Dennis L", "non-dropping-particle" : "", "parse-names" : false, "suffix" : "" }, { "dropping-particle" : "", "family" : "Randers", "given" : "J\u00f8rgen", "non-dropping-particle" : "", "parse-names" : false, "suffix" : "" }, { "dropping-particle" : "", "family" : "Behrens III", "given" : "William W", "non-dropping-particle" : "", "parse-names" : false, "suffix" : "" } ], "id" : "ITEM-3", "issued" : { "date-parts" : [ [ "1972" ] ] }, "number-of-pages" : "205", "publisher" : "Universe Books", "publisher-place" : "New York, NY, USA", "title" : "The Limits to Growth: A Report for the Club of Rome's Project on the Predicament of Mankind", "translator" : [ { "dropping-particle" : "", "family" : "H2546", "given" : "Rt7", "non-dropping-particle" : "", "parse-names" : false, "suffix" : "" } ], "type" : "report" }, "uris" : [ "http://www.mendeley.com/documents/?uuid=da141e51-a0e9-4aa7-b7ce-c01bfb809f7a" ] } ], "mendeley" : { "formattedCitation" : "(Bolin and Bischof, 1970; SMIC, 1971; Meadows et al., 1972)", "plainTextFormattedCitation" : "(Bolin and Bischof, 1970; SMIC, 1971; Meadows et al., 1972)", "previouslyFormattedCitation" : "(Bolin and Bischof, 1970; SMIC, 1971; Meadows et al., 1972)" }, "properties" : { "noteIndex" : 0 }, "schema" : "https://github.com/citation-style-language/schema/raw/master/csl-citation.json" }</w:instrText>
      </w:r>
      <w:r>
        <w:rPr>
          <w:rFonts w:cs="Times New Roman"/>
        </w:rPr>
        <w:fldChar w:fldCharType="separate"/>
      </w:r>
      <w:ins w:id="2689" w:author="Robin Matthews" w:date="2021-05-18T16:03:00Z">
        <w:r w:rsidR="00602365">
          <w:rPr>
            <w:rFonts w:cs="Times New Roman"/>
            <w:noProof/>
            <w:lang w:val="en-GB"/>
          </w:rPr>
          <w:t>(Bolin and Bischof, 1970; SMIC, 1971; Meadows et al., 1972)</w:t>
        </w:r>
      </w:ins>
      <w:del w:id="2690" w:author="Robin Matthews" w:date="2021-05-18T16:03:00Z">
        <w:r w:rsidR="00E14AAC" w:rsidRPr="00E14AAC" w:rsidDel="00602365">
          <w:rPr>
            <w:rFonts w:cs="Times New Roman"/>
            <w:noProof/>
            <w:lang w:val="en-GB"/>
          </w:rPr>
          <w:delText>(Bolin and Bischof, 1970; SMIC, 1971; Meadows et al., 1972)</w:delText>
        </w:r>
      </w:del>
      <w:r>
        <w:rPr>
          <w:rFonts w:cs="Times New Roman"/>
        </w:rPr>
        <w:fldChar w:fldCharType="end"/>
      </w:r>
      <w:r w:rsidRPr="00C421D6">
        <w:rPr>
          <w:rFonts w:cs="Times New Roman"/>
          <w:lang w:val="en-GB"/>
        </w:rPr>
        <w:t>, concerns about future ‘risk of effects on climate’ were addressed in Recommendation 70 of the Stockholm Action Plan, resulting from the 1972 United Nations Conference on the Human Environment. Numerous other scientific studies soon amplified these concerns (</w:t>
      </w:r>
      <w:del w:id="2691" w:author="Ian Blenkinsop" w:date="2021-07-13T15:15:00Z">
        <w:r w:rsidRPr="00C421D6" w:rsidDel="00281E0F">
          <w:rPr>
            <w:rFonts w:cs="Times New Roman"/>
            <w:lang w:val="en-GB"/>
          </w:rPr>
          <w:delText xml:space="preserve">summarised </w:delText>
        </w:r>
      </w:del>
      <w:ins w:id="2692" w:author="Ian Blenkinsop" w:date="2021-07-13T15:15:00Z">
        <w:r w:rsidR="00281E0F" w:rsidRPr="00C421D6">
          <w:rPr>
            <w:rFonts w:cs="Times New Roman"/>
            <w:lang w:val="en-GB"/>
          </w:rPr>
          <w:t>summari</w:t>
        </w:r>
        <w:r w:rsidR="00281E0F">
          <w:rPr>
            <w:rFonts w:cs="Times New Roman"/>
            <w:lang w:val="en-GB"/>
          </w:rPr>
          <w:t>z</w:t>
        </w:r>
        <w:r w:rsidR="00281E0F" w:rsidRPr="00C421D6">
          <w:rPr>
            <w:rFonts w:cs="Times New Roman"/>
            <w:lang w:val="en-GB"/>
          </w:rPr>
          <w:t xml:space="preserve">ed </w:t>
        </w:r>
      </w:ins>
      <w:r w:rsidRPr="00C421D6">
        <w:rPr>
          <w:rFonts w:cs="Times New Roman"/>
          <w:lang w:val="en-GB"/>
        </w:rPr>
        <w:t xml:space="preserve">in </w:t>
      </w:r>
      <w:r>
        <w:rPr>
          <w:rFonts w:cs="Times New Roman"/>
        </w:rPr>
        <w:fldChar w:fldCharType="begin" w:fldLock="1"/>
      </w:r>
      <w:r w:rsidR="00E81B0B">
        <w:rPr>
          <w:rFonts w:cs="Times New Roman"/>
          <w:lang w:val="en-GB"/>
        </w:rPr>
        <w:instrText>ADDIN CSL_CITATION { "citationItems" : [ { "id" : "ITEM-1", "itemData" : { "DOI" : "10.1175/1520-0469(1975)032&lt;2060:OTCDC&gt;2.0.CO;2", "ISSN" : "0022-4928", "author" : [ { "dropping-particle" : "", "family" : "Schneider", "given" : "Stephen H.", "non-dropping-particle" : "", "parse-names" : false, "suffix" : "" } ], "container-title" : "Journal of the Atmospheric Sciences", "id" : "ITEM-1", "issue" : "11", "issued" : { "date-parts" : [ [ "1975", "11" ] ] }, "page" : "2060-2066", "title" : "On the Carbon Dioxide\u2013Climate Confusion", "translator" : [ { "dropping-particle" : "", "family" : "H3814", "given" : "", "non-dropping-particle" : "", "parse-names" : false, "suffix" : "" } ], "type" : "article-journal", "volume" : "32" }, "uris" : [ "http://www.mendeley.com/documents/?uuid=cb40b6b6-7d9f-4eec-bc93-9e561426c922" ] } ], "mendeley" : { "formattedCitation" : "(Schneider, 1975)", "manualFormatting" : "Schneider (1975)", "plainTextFormattedCitation" : "(Schneider, 1975)", "previouslyFormattedCitation" : "(Schneider, 1975)" }, "properties" : { "noteIndex" : 0 }, "schema" : "https://github.com/citation-style-language/schema/raw/master/csl-citation.json" }</w:instrText>
      </w:r>
      <w:r>
        <w:rPr>
          <w:rFonts w:cs="Times New Roman"/>
        </w:rPr>
        <w:fldChar w:fldCharType="separate"/>
      </w:r>
      <w:ins w:id="2693" w:author="Robin Matthews" w:date="2021-05-18T16:03:00Z">
        <w:r w:rsidR="00602365">
          <w:rPr>
            <w:rFonts w:cs="Times New Roman"/>
            <w:noProof/>
            <w:lang w:val="en-GB"/>
          </w:rPr>
          <w:t>Schneider (1975)</w:t>
        </w:r>
      </w:ins>
      <w:del w:id="2694" w:author="Robin Matthews" w:date="2021-05-18T16:03:00Z">
        <w:r w:rsidRPr="00C421D6" w:rsidDel="00602365">
          <w:rPr>
            <w:rFonts w:cs="Times New Roman"/>
            <w:noProof/>
            <w:lang w:val="en-GB"/>
          </w:rPr>
          <w:delText>Schneider (1975)</w:delText>
        </w:r>
      </w:del>
      <w:r>
        <w:rPr>
          <w:rFonts w:cs="Times New Roman"/>
        </w:rPr>
        <w:fldChar w:fldCharType="end"/>
      </w:r>
      <w:r w:rsidRPr="00C421D6">
        <w:rPr>
          <w:rFonts w:cs="Times New Roman"/>
          <w:lang w:val="en-GB"/>
        </w:rPr>
        <w:t xml:space="preserve">, and </w:t>
      </w:r>
      <w:r>
        <w:rPr>
          <w:rFonts w:cs="Times New Roman"/>
        </w:rPr>
        <w:fldChar w:fldCharType="begin" w:fldLock="1"/>
      </w:r>
      <w:r w:rsidR="00E81B0B">
        <w:rPr>
          <w:rFonts w:cs="Times New Roman"/>
          <w:lang w:val="en-GB"/>
        </w:rPr>
        <w:instrText>ADDIN CSL_CITATION { "citationItems" : [ { "id" : "ITEM-1", "itemData" : { "abstract" : "Carbon Dioxide, Climate and Society contains the proceedings of a workshop organized by the International Institute for Applied Systems Analysis on February 21-24, 1978. The papers explore the potential consequences of carbon dioxide for climate and society and considers \u2026", "editor" : [ { "dropping-particle" : "", "family" : "Williams", "given" : "Jill", "non-dropping-particle" : "", "parse-names" : false, "suffix" : "" } ], "id" : "ITEM-1", "issued" : { "date-parts" : [ [ "1978" ] ] }, "note" : "Times cited: 117", "number-of-pages" : "332", "publisher" : "Pergamon Press", "publisher-place" : "Oxford, UK", "title" : "Carbon Dioxide, Climate and Society: Proceedings of a IIASA Workshop cosponsored by WMO, UNEP, and SCOPE, February 21-24, 1978", "translator" : [ { "dropping-particle" : "", "family" : "H3826", "given" : "Rt25", "non-dropping-particle" : "", "parse-names" : false, "suffix" : "" } ], "type" : "book" }, "uris" : [ "http://www.mendeley.com/documents/?uuid=8b2afe1a-88f1-4c84-ad6b-2c3db6344b5b" ] } ], "mendeley" : { "formattedCitation" : "(Williams, 1978)", "manualFormatting" : "Williams (1978)", "plainTextFormattedCitation" : "(Williams, 1978)", "previouslyFormattedCitation" : "(Williams, 1978)" }, "properties" : { "noteIndex" : 0 }, "schema" : "https://github.com/citation-style-language/schema/raw/master/csl-citation.json" }</w:instrText>
      </w:r>
      <w:r>
        <w:rPr>
          <w:rFonts w:cs="Times New Roman"/>
        </w:rPr>
        <w:fldChar w:fldCharType="separate"/>
      </w:r>
      <w:ins w:id="2695" w:author="Robin Matthews" w:date="2021-05-18T16:03:00Z">
        <w:r w:rsidR="00602365">
          <w:rPr>
            <w:rFonts w:cs="Times New Roman"/>
            <w:noProof/>
            <w:lang w:val="en-GB"/>
          </w:rPr>
          <w:t>Williams (1978)</w:t>
        </w:r>
      </w:ins>
      <w:del w:id="2696" w:author="Robin Matthews" w:date="2021-05-18T16:03:00Z">
        <w:r w:rsidRPr="00C421D6" w:rsidDel="00602365">
          <w:rPr>
            <w:rFonts w:cs="Times New Roman"/>
            <w:noProof/>
            <w:lang w:val="en-GB"/>
          </w:rPr>
          <w:delText>Williams (1978)</w:delText>
        </w:r>
      </w:del>
      <w:r>
        <w:rPr>
          <w:rFonts w:cs="Times New Roman"/>
        </w:rPr>
        <w:fldChar w:fldCharType="end"/>
      </w:r>
      <w:r w:rsidRPr="00C421D6">
        <w:rPr>
          <w:rFonts w:cs="Times New Roman"/>
          <w:lang w:val="en-GB"/>
        </w:rPr>
        <w:t xml:space="preserve">; see also </w:t>
      </w:r>
      <w:r>
        <w:rPr>
          <w:rFonts w:cs="Times New Roman"/>
        </w:rPr>
        <w:fldChar w:fldCharType="begin" w:fldLock="1"/>
      </w:r>
      <w:r w:rsidR="00E81B0B">
        <w:rPr>
          <w:rFonts w:cs="Times New Roman"/>
          <w:lang w:val="en-GB"/>
        </w:rPr>
        <w:instrText>ADDIN CSL_CITATION { "citationItems" : [ { "id" : "ITEM-1", "itemData" : { "author" : [ { "dropping-particle" : "", "family" : "Nordhaus", "given" : "William D.", "non-dropping-particle" : "", "parse-names" : false, "suffix" : "" } ], "collection-title" : "IIASA Working Paper WP-75-63", "id" : "ITEM-1", "issued" : { "date-parts" : [ [ "1975" ] ] }, "number-of-pages" : "47", "publisher" : "International Institute for Applied Systems Analysis (IIASA)", "publisher-place" : "Laxenberg, Austria", "title" : "Can We Control Carbon Dioxide?", "translator" : [ { "dropping-particle" : "", "family" : "H3357", "given" : "Rt18", "non-dropping-particle" : "", "parse-names" : false, "suffix" : "" } ], "type" : "report" }, "uris" : [ "http://www.mendeley.com/documents/?uuid=bccff7bd-8bb9-434b-876e-6781fa205f87" ] }, { "id" : "ITEM-2", "itemData" : { "author" : [ { "dropping-particle" : "", "family" : "Nordhaus", "given" : "William D.", "non-dropping-particle" : "", "parse-names" : false, "suffix" : "" } ], "collection-title" : "Cowles Foundation Discussion Paper No. 443", "id" : "ITEM-2", "issued" : { "date-parts" : [ [ "1977" ] ] }, "number-of-pages" : "79", "publisher" : "Cowles Foundation for Research in Economics. Yale University", "publisher-place" : "New Haven, CN, USA", "title" : "Strategies for the Control of Carbon Dioxide", "translator" : [ { "dropping-particle" : "", "family" : "H4123", "given" : "Rt18", "non-dropping-particle" : "", "parse-names" : false, "suffix" : "" } ], "type" : "report" }, "uris" : [ "http://www.mendeley.com/documents/?uuid=313160a2-612b-46e2-b49c-f72541a9c52a" ] } ], "mendeley" : { "formattedCitation" : "(Nordhaus, 1975, 1977)", "manualFormatting" : "Nordhaus (1975, 1977)", "plainTextFormattedCitation" : "(Nordhaus, 1975, 1977)", "previouslyFormattedCitation" : "(Nordhaus, 1975, 1977)" }, "properties" : { "noteIndex" : 0 }, "schema" : "https://github.com/citation-style-language/schema/raw/master/csl-citation.json" }</w:instrText>
      </w:r>
      <w:r>
        <w:rPr>
          <w:rFonts w:cs="Times New Roman"/>
        </w:rPr>
        <w:fldChar w:fldCharType="separate"/>
      </w:r>
      <w:ins w:id="2697" w:author="Robin Matthews" w:date="2021-05-18T16:03:00Z">
        <w:r w:rsidR="00602365">
          <w:rPr>
            <w:rFonts w:cs="Times New Roman"/>
            <w:noProof/>
            <w:lang w:val="en-GB"/>
          </w:rPr>
          <w:t>Nordhaus (1975, 1977)</w:t>
        </w:r>
      </w:ins>
      <w:del w:id="2698" w:author="Robin Matthews" w:date="2021-05-18T16:03:00Z">
        <w:r w:rsidRPr="00C421D6" w:rsidDel="00602365">
          <w:rPr>
            <w:rFonts w:cs="Times New Roman"/>
            <w:noProof/>
            <w:lang w:val="en-GB"/>
          </w:rPr>
          <w:delText>Nordhaus (1975, 1977)</w:delText>
        </w:r>
      </w:del>
      <w:r>
        <w:rPr>
          <w:rFonts w:cs="Times New Roman"/>
        </w:rPr>
        <w:fldChar w:fldCharType="end"/>
      </w:r>
      <w:r w:rsidRPr="00C421D6">
        <w:rPr>
          <w:rFonts w:cs="Times New Roman"/>
          <w:lang w:val="en-GB"/>
        </w:rPr>
        <w:t>. In 1979, a US National Research Council (NRC) group led by Jule Charney reported on the ‘best present understanding of the carbon dioxide/climate issue for the benefit of policymakers’, initiating an era of regular and repeated large-scale assessments of climate science findings.</w:t>
      </w:r>
    </w:p>
    <w:p w14:paraId="5755140D" w14:textId="77777777" w:rsidR="00102875" w:rsidRPr="00C421D6" w:rsidRDefault="00102875" w:rsidP="00102875">
      <w:pPr>
        <w:pStyle w:val="AR6BodyText"/>
        <w:rPr>
          <w:lang w:val="en-GB"/>
        </w:rPr>
      </w:pPr>
    </w:p>
    <w:p w14:paraId="75EF28B0" w14:textId="14A956C2" w:rsidR="00102875" w:rsidRPr="00C421D6" w:rsidRDefault="00102875" w:rsidP="00102875">
      <w:pPr>
        <w:pStyle w:val="AR6BodyText"/>
        <w:rPr>
          <w:lang w:val="en-GB"/>
        </w:rPr>
      </w:pPr>
      <w:bookmarkStart w:id="2699" w:name="_Hlk66978161"/>
      <w:bookmarkStart w:id="2700" w:name="_Hlk66726529"/>
      <w:bookmarkEnd w:id="2688"/>
      <w:r w:rsidRPr="00C421D6">
        <w:rPr>
          <w:rFonts w:cs="Times New Roman"/>
          <w:lang w:val="en-GB"/>
        </w:rPr>
        <w:t xml:space="preserve">The 1979 Charney NRC report estimated </w:t>
      </w:r>
      <w:del w:id="2701" w:author="Ian Blenkinsop" w:date="2021-07-01T17:54:00Z">
        <w:r w:rsidRPr="00C421D6" w:rsidDel="00630493">
          <w:rPr>
            <w:rFonts w:cs="Times New Roman"/>
            <w:lang w:val="en-GB"/>
          </w:rPr>
          <w:delText>equilibrium climate sensitivity (</w:delText>
        </w:r>
      </w:del>
      <w:r w:rsidRPr="00C421D6">
        <w:rPr>
          <w:rFonts w:cs="Times New Roman"/>
          <w:lang w:val="en-GB"/>
        </w:rPr>
        <w:t>ECS</w:t>
      </w:r>
      <w:del w:id="2702" w:author="Ian Blenkinsop" w:date="2021-07-01T17:54:00Z">
        <w:r w:rsidRPr="00C421D6" w:rsidDel="00630493">
          <w:rPr>
            <w:rFonts w:cs="Times New Roman"/>
            <w:lang w:val="en-GB"/>
          </w:rPr>
          <w:delText>)</w:delText>
        </w:r>
      </w:del>
      <w:r w:rsidRPr="00C421D6">
        <w:rPr>
          <w:rFonts w:cs="Times New Roman"/>
          <w:lang w:val="en-GB"/>
        </w:rPr>
        <w:t xml:space="preserve"> at 3°C, stating the range as 2°C</w:t>
      </w:r>
      <w:r w:rsidRPr="00C421D6">
        <w:rPr>
          <w:rFonts w:ascii="Arial" w:hAnsi="Arial" w:cs="Arial"/>
          <w:color w:val="202122"/>
          <w:sz w:val="21"/>
          <w:szCs w:val="21"/>
          <w:shd w:val="clear" w:color="auto" w:fill="FDFDFD"/>
          <w:lang w:val="en-GB"/>
        </w:rPr>
        <w:t>–</w:t>
      </w:r>
      <w:r w:rsidRPr="00C421D6">
        <w:rPr>
          <w:rFonts w:cs="Times New Roman"/>
          <w:lang w:val="en-GB"/>
        </w:rPr>
        <w:t xml:space="preserve">4.5°C, </w:t>
      </w:r>
      <w:bookmarkEnd w:id="2699"/>
      <w:r w:rsidRPr="00C421D6">
        <w:rPr>
          <w:rFonts w:cs="Times New Roman"/>
          <w:lang w:val="en-GB"/>
        </w:rPr>
        <w:t xml:space="preserve">based on ‘consistent and mutually supporting’ model results and expert judgment </w:t>
      </w:r>
      <w:r>
        <w:rPr>
          <w:rFonts w:cs="Times New Roman"/>
        </w:rPr>
        <w:fldChar w:fldCharType="begin" w:fldLock="1"/>
      </w:r>
      <w:r w:rsidR="00E81B0B">
        <w:rPr>
          <w:rFonts w:cs="Times New Roman"/>
          <w:lang w:val="en-GB"/>
        </w:rPr>
        <w:instrText>ADDIN CSL_CITATION { "citationItems" : [ { "id" : "ITEM-1", "itemData" : { "DOI" : "10.17226/12181", "author" : [ { "dropping-particle" : "", "family" : "NRC", "given" : "", "non-dropping-particle" : "", "parse-names" : false, "suffix" : "" } ], "id" : "ITEM-1", "issued" : { "date-parts" : [ [ "1979" ] ] }, "note" : "Report to the Climate Research Board, Assembly of Mathematical and Physical Science, National Research Council", "number-of-pages" : "34", "publisher" : "National Research Council (NRC) Ad Hoc Study Group on Carbon Dioxide and Climate. The National Academies Press", "publisher-place" : "Washington, DC, USA", "title" : "Carbon Dioxide and Climate: A Scientific Assessment", "translator" : [ { "dropping-particle" : "", "family" : "H2552", "given" : "Rt7", "non-dropping-particle" : "", "parse-names" : false, "suffix" : "" } ], "type" : "report" }, "uris" : [ "http://www.mendeley.com/documents/?uuid=352dc5ad-eafb-47de-ab3b-0d6db2d5e150" ] } ], "mendeley" : { "formattedCitation" : "(NRC, 1979)", "plainTextFormattedCitation" : "(NRC, 1979)", "previouslyFormattedCitation" : "(NRC, 1979)" }, "properties" : { "noteIndex" : 0 }, "schema" : "https://github.com/citation-style-language/schema/raw/master/csl-citation.json" }</w:instrText>
      </w:r>
      <w:r>
        <w:rPr>
          <w:rFonts w:cs="Times New Roman"/>
        </w:rPr>
        <w:fldChar w:fldCharType="separate"/>
      </w:r>
      <w:ins w:id="2703" w:author="Robin Matthews" w:date="2021-05-18T16:03:00Z">
        <w:r w:rsidR="00602365">
          <w:rPr>
            <w:rFonts w:cs="Times New Roman"/>
            <w:noProof/>
            <w:lang w:val="en-GB"/>
          </w:rPr>
          <w:t>(NRC, 1979)</w:t>
        </w:r>
      </w:ins>
      <w:del w:id="2704" w:author="Robin Matthews" w:date="2021-05-18T16:03:00Z">
        <w:r w:rsidR="00E14AAC" w:rsidRPr="00E14AAC" w:rsidDel="00602365">
          <w:rPr>
            <w:rFonts w:cs="Times New Roman"/>
            <w:noProof/>
            <w:lang w:val="en-GB"/>
          </w:rPr>
          <w:delText>(NRC, 1979)</w:delText>
        </w:r>
      </w:del>
      <w:r>
        <w:rPr>
          <w:rFonts w:cs="Times New Roman"/>
        </w:rPr>
        <w:fldChar w:fldCharType="end"/>
      </w:r>
      <w:r w:rsidRPr="00C421D6">
        <w:rPr>
          <w:rFonts w:cs="Times New Roman"/>
          <w:lang w:val="en-GB"/>
        </w:rPr>
        <w:t xml:space="preserve">. ECS is defined in IPCC assessments as the global surface air temperature </w:t>
      </w:r>
      <w:r w:rsidR="009310FD">
        <w:rPr>
          <w:rFonts w:cs="Times New Roman"/>
          <w:lang w:val="en-GB"/>
        </w:rPr>
        <w:t xml:space="preserve">(GSAT) </w:t>
      </w:r>
      <w:r w:rsidRPr="00C421D6">
        <w:rPr>
          <w:rFonts w:cs="Times New Roman"/>
          <w:lang w:val="en-GB"/>
        </w:rPr>
        <w:t>response to CO</w:t>
      </w:r>
      <w:r w:rsidRPr="00C421D6">
        <w:rPr>
          <w:rFonts w:cs="Times New Roman"/>
          <w:vertAlign w:val="subscript"/>
          <w:lang w:val="en-GB"/>
        </w:rPr>
        <w:t>2</w:t>
      </w:r>
      <w:r w:rsidRPr="00C421D6">
        <w:rPr>
          <w:rFonts w:cs="Times New Roman"/>
          <w:lang w:val="en-GB"/>
        </w:rPr>
        <w:t xml:space="preserve"> doubling (from pre-industrial levels) after the climate has reached equilibrium (stable </w:t>
      </w:r>
      <w:r w:rsidRPr="00C421D6">
        <w:rPr>
          <w:lang w:val="en-GB"/>
        </w:rPr>
        <w:t xml:space="preserve">energy balance between </w:t>
      </w:r>
      <w:r w:rsidRPr="00C421D6">
        <w:rPr>
          <w:rFonts w:cs="Times New Roman"/>
          <w:lang w:val="en-GB"/>
        </w:rPr>
        <w:t xml:space="preserve">the atmosphere and </w:t>
      </w:r>
      <w:r w:rsidR="00964056" w:rsidRPr="00C41086">
        <w:rPr>
          <w:rFonts w:cs="Times New Roman"/>
          <w:lang w:val="en-GB"/>
        </w:rPr>
        <w:t>ocean</w:t>
      </w:r>
      <w:r w:rsidRPr="00C421D6">
        <w:rPr>
          <w:lang w:val="en-GB"/>
        </w:rPr>
        <w:t>).</w:t>
      </w:r>
      <w:r w:rsidRPr="00C421D6">
        <w:rPr>
          <w:rFonts w:cs="Times New Roman"/>
          <w:lang w:val="en-GB"/>
        </w:rPr>
        <w:t xml:space="preserve"> Another quantity, transient climate response (TCR), was later introduced as the </w:t>
      </w:r>
      <w:del w:id="2705" w:author="Ian Blenkinsop" w:date="2021-07-05T14:20:00Z">
        <w:r w:rsidRPr="00C421D6" w:rsidDel="00815995">
          <w:rPr>
            <w:rFonts w:cs="Times New Roman"/>
            <w:lang w:val="en-GB"/>
          </w:rPr>
          <w:delText>global surface air temperature change</w:delText>
        </w:r>
      </w:del>
      <w:ins w:id="2706" w:author="Ian Blenkinsop" w:date="2021-07-05T14:20:00Z">
        <w:r w:rsidR="00815995">
          <w:rPr>
            <w:rFonts w:cs="Times New Roman"/>
            <w:lang w:val="en-GB"/>
          </w:rPr>
          <w:t>change in GSAT</w:t>
        </w:r>
      </w:ins>
      <w:r w:rsidRPr="00C421D6">
        <w:rPr>
          <w:rFonts w:cs="Times New Roman"/>
          <w:lang w:val="en-GB"/>
        </w:rPr>
        <w:t>, averaged over a 20-year period, at the time of CO</w:t>
      </w:r>
      <w:r w:rsidRPr="00C421D6">
        <w:rPr>
          <w:rFonts w:cs="Times New Roman"/>
          <w:vertAlign w:val="subscript"/>
          <w:lang w:val="en-GB"/>
        </w:rPr>
        <w:t>2</w:t>
      </w:r>
      <w:r w:rsidRPr="00C421D6">
        <w:rPr>
          <w:rFonts w:cs="Times New Roman"/>
          <w:lang w:val="en-GB"/>
        </w:rPr>
        <w:t xml:space="preserve"> doubling in a scenario of concentration increasing at 1% per year</w:t>
      </w:r>
      <w:commentRangeStart w:id="2707"/>
      <w:r w:rsidRPr="00C421D6">
        <w:rPr>
          <w:rFonts w:cs="Times New Roman"/>
          <w:lang w:val="en-GB"/>
        </w:rPr>
        <w:t>)</w:t>
      </w:r>
      <w:commentRangeEnd w:id="2707"/>
      <w:r w:rsidR="00815995">
        <w:rPr>
          <w:rStyle w:val="CommentReference"/>
        </w:rPr>
        <w:commentReference w:id="2707"/>
      </w:r>
      <w:r w:rsidRPr="00C421D6">
        <w:rPr>
          <w:rFonts w:cs="Times New Roman"/>
          <w:lang w:val="en-GB"/>
        </w:rPr>
        <w:t xml:space="preserve">. Calculating ECS from </w:t>
      </w:r>
      <w:r w:rsidRPr="00C421D6">
        <w:rPr>
          <w:lang w:val="en-GB"/>
        </w:rPr>
        <w:t>historical or paleoclimate temperature records</w:t>
      </w:r>
      <w:ins w:id="2708" w:author="Ian Blenkinsop" w:date="2021-07-05T14:21:00Z">
        <w:r w:rsidR="0092715B">
          <w:rPr>
            <w:lang w:val="en-GB"/>
          </w:rPr>
          <w:t>,</w:t>
        </w:r>
      </w:ins>
      <w:r w:rsidRPr="00C421D6">
        <w:rPr>
          <w:rFonts w:cs="Times New Roman"/>
          <w:lang w:val="en-GB"/>
        </w:rPr>
        <w:t xml:space="preserve"> in combination with energy budget models</w:t>
      </w:r>
      <w:ins w:id="2709" w:author="Ian Blenkinsop" w:date="2021-07-05T14:21:00Z">
        <w:r w:rsidR="0092715B">
          <w:rPr>
            <w:rFonts w:cs="Times New Roman"/>
            <w:lang w:val="en-GB"/>
          </w:rPr>
          <w:t>,</w:t>
        </w:r>
      </w:ins>
      <w:r w:rsidRPr="00C421D6">
        <w:rPr>
          <w:rFonts w:cs="Times New Roman"/>
          <w:lang w:val="en-GB"/>
        </w:rPr>
        <w:t xml:space="preserve"> has produced estimates both lower and higher than those calculated using GCMs and ESMs; in </w:t>
      </w:r>
      <w:del w:id="2710" w:author="Ian Blenkinsop" w:date="2021-07-05T14:21:00Z">
        <w:r w:rsidRPr="00C421D6" w:rsidDel="0092715B">
          <w:rPr>
            <w:rFonts w:cs="Times New Roman"/>
            <w:lang w:val="en-GB"/>
          </w:rPr>
          <w:delText>AR6</w:delText>
        </w:r>
      </w:del>
      <w:ins w:id="2711" w:author="Ian Blenkinsop" w:date="2021-07-05T14:21:00Z">
        <w:r w:rsidR="0092715B">
          <w:rPr>
            <w:rFonts w:cs="Times New Roman"/>
            <w:lang w:val="en-GB"/>
          </w:rPr>
          <w:t>this Report</w:t>
        </w:r>
      </w:ins>
      <w:r w:rsidRPr="00C421D6">
        <w:rPr>
          <w:rFonts w:cs="Times New Roman"/>
          <w:lang w:val="en-GB"/>
        </w:rPr>
        <w:t xml:space="preserve">, these are assessed in Chapter 7, Section 7.5.2. </w:t>
      </w:r>
    </w:p>
    <w:bookmarkEnd w:id="2700"/>
    <w:p w14:paraId="72F8CC57" w14:textId="77777777" w:rsidR="00102875" w:rsidRPr="00C421D6" w:rsidRDefault="00102875" w:rsidP="00102875">
      <w:pPr>
        <w:pStyle w:val="AR6BodyText"/>
        <w:rPr>
          <w:lang w:val="en-GB"/>
        </w:rPr>
      </w:pPr>
    </w:p>
    <w:p w14:paraId="4DC40EBB" w14:textId="1BAB3538" w:rsidR="00102875" w:rsidRPr="00C421D6" w:rsidRDefault="00102875" w:rsidP="00102875">
      <w:pPr>
        <w:pStyle w:val="AR6BodyText"/>
        <w:rPr>
          <w:lang w:val="en-GB"/>
        </w:rPr>
      </w:pPr>
      <w:bookmarkStart w:id="2712" w:name="_Hlk66726627"/>
      <w:r w:rsidRPr="00C421D6">
        <w:rPr>
          <w:rFonts w:cs="Times New Roman"/>
          <w:lang w:val="en-GB"/>
        </w:rPr>
        <w:t xml:space="preserve">ECS is typically </w:t>
      </w:r>
      <w:del w:id="2713" w:author="Ian Blenkinsop" w:date="2021-07-05T14:23:00Z">
        <w:r w:rsidRPr="00C421D6" w:rsidDel="0092715B">
          <w:rPr>
            <w:rFonts w:cs="Times New Roman"/>
            <w:lang w:val="en-GB"/>
          </w:rPr>
          <w:delText xml:space="preserve">characterised </w:delText>
        </w:r>
      </w:del>
      <w:ins w:id="2714" w:author="Ian Blenkinsop" w:date="2021-07-05T14:23:00Z">
        <w:r w:rsidR="0092715B" w:rsidRPr="00C421D6">
          <w:rPr>
            <w:rFonts w:cs="Times New Roman"/>
            <w:lang w:val="en-GB"/>
          </w:rPr>
          <w:t>characteri</w:t>
        </w:r>
        <w:r w:rsidR="0092715B">
          <w:rPr>
            <w:rFonts w:cs="Times New Roman"/>
            <w:lang w:val="en-GB"/>
          </w:rPr>
          <w:t>z</w:t>
        </w:r>
        <w:r w:rsidR="0092715B" w:rsidRPr="00C421D6">
          <w:rPr>
            <w:rFonts w:cs="Times New Roman"/>
            <w:lang w:val="en-GB"/>
          </w:rPr>
          <w:t xml:space="preserve">ed </w:t>
        </w:r>
      </w:ins>
      <w:r w:rsidRPr="00C421D6">
        <w:rPr>
          <w:rFonts w:cs="Times New Roman"/>
          <w:lang w:val="en-GB"/>
        </w:rPr>
        <w:t>as most relevant on centennial timescales, while TCR was long seen as a more appropriate measure of the 50</w:t>
      </w:r>
      <w:del w:id="2715" w:author="Ian Blenkinsop" w:date="2021-07-05T14:24:00Z">
        <w:r w:rsidRPr="00C421D6" w:rsidDel="0092715B">
          <w:rPr>
            <w:rFonts w:cs="Times New Roman"/>
            <w:lang w:val="en-GB"/>
          </w:rPr>
          <w:delText>-</w:delText>
        </w:r>
      </w:del>
      <w:ins w:id="2716" w:author="Ian Blenkinsop" w:date="2021-07-05T14:24:00Z">
        <w:r w:rsidR="0092715B">
          <w:rPr>
            <w:rFonts w:cs="Times New Roman"/>
            <w:lang w:val="en-GB"/>
          </w:rPr>
          <w:t>–</w:t>
        </w:r>
      </w:ins>
      <w:del w:id="2717" w:author="Ian Blenkinsop" w:date="2021-07-05T14:24:00Z">
        <w:r w:rsidRPr="00C421D6" w:rsidDel="0092715B">
          <w:rPr>
            <w:rFonts w:cs="Times New Roman"/>
            <w:lang w:val="en-GB"/>
          </w:rPr>
          <w:delText xml:space="preserve">100 </w:delText>
        </w:r>
      </w:del>
      <w:ins w:id="2718" w:author="Ian Blenkinsop" w:date="2021-07-05T14:24:00Z">
        <w:r w:rsidR="0092715B" w:rsidRPr="00C421D6">
          <w:rPr>
            <w:rFonts w:cs="Times New Roman"/>
            <w:lang w:val="en-GB"/>
          </w:rPr>
          <w:t>100</w:t>
        </w:r>
        <w:r w:rsidR="0092715B">
          <w:rPr>
            <w:rFonts w:cs="Times New Roman"/>
            <w:lang w:val="en-GB"/>
          </w:rPr>
          <w:t>-</w:t>
        </w:r>
      </w:ins>
      <w:r w:rsidRPr="00C421D6">
        <w:rPr>
          <w:rFonts w:cs="Times New Roman"/>
          <w:lang w:val="en-GB"/>
        </w:rPr>
        <w:t>year response to gradually increasing CO</w:t>
      </w:r>
      <w:r w:rsidRPr="00C421D6">
        <w:rPr>
          <w:rFonts w:cs="Times New Roman"/>
          <w:vertAlign w:val="subscript"/>
          <w:lang w:val="en-GB"/>
        </w:rPr>
        <w:t>2</w:t>
      </w:r>
      <w:del w:id="2719" w:author="Ian Blenkinsop" w:date="2021-07-05T14:24:00Z">
        <w:r w:rsidRPr="00C421D6" w:rsidDel="0092715B">
          <w:rPr>
            <w:rFonts w:cs="Times New Roman"/>
            <w:lang w:val="en-GB"/>
          </w:rPr>
          <w:delText>; h</w:delText>
        </w:r>
      </w:del>
      <w:ins w:id="2720" w:author="Ian Blenkinsop" w:date="2021-07-05T14:24:00Z">
        <w:r w:rsidR="0092715B">
          <w:rPr>
            <w:rFonts w:cs="Times New Roman"/>
            <w:lang w:val="en-GB"/>
          </w:rPr>
          <w:t>. H</w:t>
        </w:r>
      </w:ins>
      <w:r w:rsidRPr="00C421D6">
        <w:rPr>
          <w:rFonts w:cs="Times New Roman"/>
          <w:lang w:val="en-GB"/>
        </w:rPr>
        <w:t xml:space="preserve">owever, </w:t>
      </w:r>
      <w:r w:rsidRPr="00C421D6">
        <w:rPr>
          <w:lang w:val="en-GB"/>
        </w:rPr>
        <w:t xml:space="preserve">recent studies have raised new questions about how accurately both quantities are estimated by GCMs and ESMs </w:t>
      </w:r>
      <w:r>
        <w:rPr>
          <w:rFonts w:cs="Times New Roman"/>
        </w:rPr>
        <w:fldChar w:fldCharType="begin" w:fldLock="1"/>
      </w:r>
      <w:r w:rsidR="00E81B0B">
        <w:rPr>
          <w:rFonts w:cs="Times New Roman"/>
          <w:lang w:val="en-GB"/>
        </w:rPr>
        <w:instrText>ADDIN CSL_CITATION { "citationItems" : [ { "id" : "ITEM-1", "itemData" : { "DOI" : "10.1002/2017GL075742", "ISSN" : "0094-8276", "author" : [ { "dropping-particle" : "", "family" : "Grose", "given" : "Michael R.", "non-dropping-particle" : "", "parse-names" : false, "suffix" : "" }, { "dropping-particle" : "", "family" : "Gregory", "given" : "Jonathan", "non-dropping-particle" : "", "parse-names" : false, "suffix" : "" }, { "dropping-particle" : "", "family" : "Colman", "given" : "Robert", "non-dropping-particle" : "", "parse-names" : false, "suffix" : "" }, { "dropping-particle" : "", "family" : "Andrews", "given" : "Timothy", "non-dropping-particle" : "", "parse-names" : false, "suffix" : "" } ], "container-title" : "Geophysical Research Letters", "id" : "ITEM-1", "issue" : "3", "issued" : { "date-parts" : [ [ "2018", "2", "16" ] ] }, "page" : "1559-1566", "title" : "What Climate Sensitivity Index Is Most Useful for Projections?", "translator" : [ { "dropping-particle" : "", "family" : "H3823", "given" : "", "non-dropping-particle" : "", "parse-names" : false, "suffix" : "" } ], "type" : "article-journal", "volume" : "45" }, "uris" : [ "http://www.mendeley.com/documents/?uuid=8625b00a-163f-47c5-b8dd-0bbf1d1760e9" ] }, { "id" : "ITEM-2", "itemData" : { "DOI" : "10.1126/sciadv.aba1981", "abstract" : "For the current generation of earth system models participating in the Coupled Model Intercomparison Project Phase 6 (CMIP6), the range of equilibrium climate sensitivity (ECS, a hypothetical value of global warming at equilibrium for a doubling of CO2) is 1.8{\\textdegree}C to 5.6{\\textdegree}C, the largest of any generation of models dating to the 1990s. Meanwhile, the range of transient climate response (TCR, the surface temperature warming around the time of CO2 doubling in a 1% per year CO2 increase simulation) for the CMIP6 models of 1.7{\\textdegree}C (1.3{\\textdegree}C to 3.0{\\textdegree}C) is only slightly larger than for the CMIP3 and CMIP5 models. Here we review and synthesize the latest developments in ECS and TCR values in CMIP, compile possible reasons for the current values as supplied by the modeling groups, and highlight future directions. Cloud feedbacks and cloud-aerosol interactions are the most likely contributors to the high values and increased range of ECS in CMIP6.", "author" : [ { "dropping-particle" : "", "family" : "Meehl", "given" : "Gerald A", "non-dropping-particle" : "", "parse-names" : false, "suffix" : "" }, { "dropping-particle" : "", "family" : "Senior", "given" : "Catherine A", "non-dropping-particle" : "", "parse-names" : false, "suffix" : "" }, { "dropping-particle" : "", "family" : "Eyring", "given" : "Veronika", "non-dropping-particle" : "", "parse-names" : false, "suffix" : "" }, { "dropping-particle" : "", "family" : "Flato", "given" : "Gregory", "non-dropping-particle" : "", "parse-names" : false, "suffix" : "" }, { "dropping-particle" : "", "family" : "Lamarque", "given" : "Jean-Francois", "non-dropping-particle" : "", "parse-names" : false, "suffix" : "" }, { "dropping-particle" : "", "family" : "Stouffer", "given" : "Ronald J", "non-dropping-particle" : "", "parse-names" : false, "suffix" : "" }, { "dropping-particle" : "", "family" : "Taylor", "given" : "Karl E", "non-dropping-particle" : "", "parse-names" : false, "suffix" : "" }, { "dropping-particle" : "", "family" : "Schlund", "given" : "Manuel", "non-dropping-particle" : "", "parse-names" : false, "suffix" : "" } ], "container-title" : "Science Advances", "id" : "ITEM-2", "issue" : "26", "issued" : { "date-parts" : [ [ "2020" ] ] }, "publisher" : "American Association for the Advancement of Science", "title" : "Context for interpreting equilibrium climate sensitivity and transient climate response from the CMIP6 Earth system models", "translator" : [ { "dropping-particle" : "", "family" : "H4219", "given" : "", "non-dropping-particle" : "", "parse-names" : false, "suffix" : "" } ], "type" : "article-journal", "volume" : "6" }, "uris" : [ "http://www.mendeley.com/documents/?uuid=64b3384c-235b-492e-9797-4fc2dbd90d1a" ] }, { "id" : "ITEM-3", "itemData" : { "DOI" : "10.1029/2019RG000678", "ISSN" : "8755-1209", "author" : [ { "dropping-particle" : "", "family" : "Sherwood", "given" : "S. C.", "non-dropping-particle" : "", "parse-names" : false, "suffix" : "" }, { "dropping-particle" : "", "family" : "Webb", "given" : "M. J.", "non-dropping-particle" : "", "parse-names" : false, "suffix" : "" }, { "dropping-particle" : "", "family" : "Annan", "given" : "J. D.", "non-dropping-particle" : "", "parse-names" : false, "suffix" : "" }, { "dropping-particle" : "", "family" : "Armour", "given" : "K. C.", "non-dropping-particle" : "", "parse-names" : false, "suffix" : "" }, { "dropping-particle" : "", "family" : "Forster", "given" : "P. M.", "non-dropping-particle" : "", "parse-names" : false, "suffix" : "" }, { "dropping-particle" : "", "family" : "Hargreaves", "given" : "J. C.", "non-dropping-particle" : "", "parse-names" : false, "suffix" : "" }, { "dropping-particle" : "", "family" : "Hegerl", "given" : "G.", "non-dropping-particle" : "", "parse-names" : false, "suffix" : "" }, { "dropping-particle" : "", "family" : "Klein", "given" : "S. A.", "non-dropping-particle" : "", "parse-names" : false, "suffix" : "" }, { "dropping-particle" : "", "family" : "Marvel", "given" : "K. D.", "non-dropping-particle" : "", "parse-names" : false, "suffix" : "" }, { "dropping-particle" : "", "family" : "Rohling", "given" : "E. J.", "non-dropping-particle" : "", "parse-names" : false, "suffix" : "" }, { "dropping-particle" : "", "family" : "Watanabe", "given" : "M.", "non-dropping-particle" : "", "parse-names" : false, "suffix" : "" }, { "dropping-particle" : "", "family" : "Andrews", "given" : "T.", "non-dropping-particle" : "", "parse-names" : false, "suffix" : "" }, { "dropping-particle" : "", "family" : "Braconnot", "given" : "P.", "non-dropping-particle" : "", "parse-names" : false, "suffix" : "" }, { "dropping-particle" : "", "family" : "Bretherton", "given" : "C. S.", "non-dropping-particle" : "", "parse-names" : false, "suffix" : "" }, { "dropping-particle" : "", "family" : "Foster", "given" : "G. L.", "non-dropping-particle" : "", "parse-names" : false, "suffix" : "" }, { "dropping-particle" : "", "family" : "Hausfather", "given" : "Z.", "non-dropping-particle" : "", "parse-names" : false, "suffix" : "" }, { "dropping-particle" : "", "family" : "Heydt", "given" : "A. S.", "non-dropping-particle" : "", "parse-names" : false, "suffix" : "" }, { "dropping-particle" : "", "family" : "Knutti", "given" : "R.", "non-dropping-particle" : "", "parse-names" : false, "suffix" : "" }, { "dropping-particle" : "", "family" : "Mauritsen", "given" : "T.", "non-dropping-particle" : "", "parse-names" : false, "suffix" : "" }, { "dropping-particle" : "", "family" : "Norris", "given" : "J. R.", "non-dropping-particle" : "", "parse-names" : false, "suffix" : "" }, { "dropping-particle" : "", "family" : "Proistosescu", "given" : "C.", "non-dropping-particle" : "", "parse-names" : false, "suffix" : "" }, { "dropping-particle" : "", "family" : "Rugenstein", "given" : "M.", "non-dropping-particle" : "", "parse-names" : false, "suffix" : "" }, { "dropping-particle" : "", "family" : "Schmidt", "given" : "G. A.", "non-dropping-particle" : "", "parse-names" : false, "suffix" : "" }, { "dropping-particle" : "", "family" : "Tokarska", "given" : "K. B.", "non-dropping-particle" : "", "parse-names" : false, "suffix" : "" }, { "dropping-particle" : "", "family" : "Zelinka", "given" : "M. D.", "non-dropping-particle" : "", "parse-names" : false, "suffix" : "" } ], "container-title" : "Reviews of Geophysics", "id" : "ITEM-3", "issue" : "4", "issued" : { "date-parts" : [ [ "2020", "12", "25" ] ] }, "title" : "An Assessment of Earth's Climate Sensitivity Using Multiple Lines of Evidence", "translator" : [ { "dropping-particle" : "", "family" : "H4351", "given" : "", "non-dropping-particle" : "", "parse-names" : false, "suffix" : "" } ], "type" : "article-journal", "volume" : "58" }, "uris" : [ "http://www.mendeley.com/documents/?uuid=371552c3-e720-49e4-b2a3-f84b418e02fe" ] } ], "mendeley" : { "formattedCitation" : "(Grose et al., 2018; Meehl et al., 2020; Sherwood et al., 2020)", "plainTextFormattedCitation" : "(Grose et al., 2018; Meehl et al., 2020; Sherwood et al., 2020)", "previouslyFormattedCitation" : "(Grose et al., 2018; Meehl et al., 2020; Sherwood et al., 2020)" }, "properties" : { "noteIndex" : 0 }, "schema" : "https://github.com/citation-style-language/schema/raw/master/csl-citation.json" }</w:instrText>
      </w:r>
      <w:r>
        <w:rPr>
          <w:rFonts w:cs="Times New Roman"/>
        </w:rPr>
        <w:fldChar w:fldCharType="separate"/>
      </w:r>
      <w:ins w:id="2721" w:author="Robin Matthews" w:date="2021-05-18T16:03:00Z">
        <w:r w:rsidR="00602365">
          <w:rPr>
            <w:rFonts w:cs="Times New Roman"/>
            <w:noProof/>
            <w:lang w:val="en-GB"/>
          </w:rPr>
          <w:t>(Grose et al., 2018; Meehl et al., 2020; Sherwood et al., 2020)</w:t>
        </w:r>
      </w:ins>
      <w:del w:id="2722" w:author="Robin Matthews" w:date="2021-05-18T16:03:00Z">
        <w:r w:rsidRPr="00C421D6" w:rsidDel="00602365">
          <w:rPr>
            <w:rFonts w:cs="Times New Roman"/>
            <w:noProof/>
            <w:lang w:val="en-GB"/>
          </w:rPr>
          <w:delText>(Grose et al., 2018; Meehl et al., 2020; Sherwood et al., 2020)</w:delText>
        </w:r>
      </w:del>
      <w:r>
        <w:rPr>
          <w:rFonts w:cs="Times New Roman"/>
        </w:rPr>
        <w:fldChar w:fldCharType="end"/>
      </w:r>
      <w:r w:rsidRPr="00C421D6">
        <w:rPr>
          <w:rFonts w:cs="Times New Roman"/>
          <w:lang w:val="en-GB"/>
        </w:rPr>
        <w:t xml:space="preserve">. Further, as climate models evolved to include a full-depth ocean, the time scale for reaching full equilibrium became longer and new methods to </w:t>
      </w:r>
      <w:r w:rsidRPr="00C421D6">
        <w:rPr>
          <w:lang w:val="en-GB"/>
        </w:rPr>
        <w:t>estimate</w:t>
      </w:r>
      <w:r w:rsidRPr="00C421D6">
        <w:rPr>
          <w:rFonts w:cs="Times New Roman"/>
          <w:lang w:val="en-GB"/>
        </w:rPr>
        <w:t xml:space="preserve"> ECS had to be developed </w:t>
      </w:r>
      <w:r>
        <w:rPr>
          <w:rFonts w:cs="Times New Roman"/>
        </w:rPr>
        <w:fldChar w:fldCharType="begin" w:fldLock="1"/>
      </w:r>
      <w:r w:rsidR="00E81B0B">
        <w:rPr>
          <w:rFonts w:cs="Times New Roman"/>
          <w:lang w:val="en-GB"/>
        </w:rPr>
        <w:instrText>ADDIN CSL_CITATION { "citationItems" : [ { "id" : "ITEM-1", "itemData" : { "DOI" : "10.1029/2003GL018747", "ISSN" : "0094-8276", "author" : [ { "dropping-particle" : "", "family" : "Gregory", "given" : "J. M.", "non-dropping-particle" : "", "parse-names" : false, "suffix" : "" }, { "dropping-particle" : "", "family" : "Ingram", "given" : "W. J.", "non-dropping-particle" : "", "parse-names" : false, "suffix" : "" }, { "dropping-particle" : "", "family" : "Palmer", "given" : "M. A.", "non-dropping-particle" : "", "parse-names" : false, "suffix" : "" }, { "dropping-particle" : "", "family" : "Jones", "given" : "J.S.", "non-dropping-particle" : "", "parse-names" : false, "suffix" : "" }, { "dropping-particle" : "", "family" : "Stott", "given" : "P.A", "non-dropping-particle" : "", "parse-names" : false, "suffix" : "" }, { "dropping-particle" : "", "family" : "Thorpe", "given" : "R.B.", "non-dropping-particle" : "", "parse-names" : false, "suffix" : "" }, { "dropping-particle" : "", "family" : "Lowe", "given" : "J. A.", "non-dropping-particle" : "", "parse-names" : false, "suffix" : "" }, { "dropping-particle" : "", "family" : "Johns", "given" : "T. C.", "non-dropping-particle" : "", "parse-names" : false, "suffix" : "" }, { "dropping-particle" : "", "family" : "Williams", "given" : "K. D.", "non-dropping-particle" : "", "parse-names" : false, "suffix" : "" } ], "container-title" : "Geophysical Research Letters", "id" : "ITEM-1", "issue" : "3", "issued" : { "date-parts" : [ [ "2004" ] ] }, "page" : "L03205", "title" : "A new method for diagnosing radiative forcing and climate sensitivity", "translator" : [ { "dropping-particle" : "", "family" : "H3427", "given" : "", "non-dropping-particle" : "", "parse-names" : false, "suffix" : "" } ], "type" : "article-journal", "volume" : "31" }, "uris" : [ "http://www.mendeley.com/documents/?uuid=029cfd19-0afc-4cef-a51b-667a1928672c" ] }, { "id" : "ITEM-2", "itemData" : { "DOI" : "10.1126/sciadv.aba1981", "abstract" : "For the current generation of earth system models participating in the Coupled Model Intercomparison Project Phase 6 (CMIP6), the range of equilibrium climate sensitivity (ECS, a hypothetical value of global warming at equilibrium for a doubling of CO2) is 1.8{\\textdegree}C to 5.6{\\textdegree}C, the largest of any generation of models dating to the 1990s. Meanwhile, the range of transient climate response (TCR, the surface temperature warming around the time of CO2 doubling in a 1% per year CO2 increase simulation) for the CMIP6 models of 1.7{\\textdegree}C (1.3{\\textdegree}C to 3.0{\\textdegree}C) is only slightly larger than for the CMIP3 and CMIP5 models. Here we review and synthesize the latest developments in ECS and TCR values in CMIP, compile possible reasons for the current values as supplied by the modeling groups, and highlight future directions. Cloud feedbacks and cloud-aerosol interactions are the most likely contributors to the high values and increased range of ECS in CMIP6.", "author" : [ { "dropping-particle" : "", "family" : "Meehl", "given" : "Gerald A", "non-dropping-particle" : "", "parse-names" : false, "suffix" : "" }, { "dropping-particle" : "", "family" : "Senior", "given" : "Catherine A", "non-dropping-particle" : "", "parse-names" : false, "suffix" : "" }, { "dropping-particle" : "", "family" : "Eyring", "given" : "Veronika", "non-dropping-particle" : "", "parse-names" : false, "suffix" : "" }, { "dropping-particle" : "", "family" : "Flato", "given" : "Gregory", "non-dropping-particle" : "", "parse-names" : false, "suffix" : "" }, { "dropping-particle" : "", "family" : "Lamarque", "given" : "Jean-Francois", "non-dropping-particle" : "", "parse-names" : false, "suffix" : "" }, { "dropping-particle" : "", "family" : "Stouffer", "given" : "Ronald J", "non-dropping-particle" : "", "parse-names" : false, "suffix" : "" }, { "dropping-particle" : "", "family" : "Taylor", "given" : "Karl E", "non-dropping-particle" : "", "parse-names" : false, "suffix" : "" }, { "dropping-particle" : "", "family" : "Schlund", "given" : "Manuel", "non-dropping-particle" : "", "parse-names" : false, "suffix" : "" } ], "container-title" : "Science Advances", "id" : "ITEM-2", "issue" : "26", "issued" : { "date-parts" : [ [ "2020" ] ] }, "publisher" : "American Association for the Advancement of Science", "title" : "Context for interpreting equilibrium climate sensitivity and transient climate response from the CMIP6 Earth system models", "translator" : [ { "dropping-particle" : "", "family" : "H4219", "given" : "", "non-dropping-particle" : "", "parse-names" : false, "suffix" : "" } ], "type" : "article-journal", "volume" : "6" }, "uris" : [ "http://www.mendeley.com/documents/?uuid=64b3384c-235b-492e-9797-4fc2dbd90d1a" ] }, { "id" : "ITEM-3", "itemData" : { "DOI" : "10.5194/gmd-13-3571-2020", "ISSN" : "1991-9603", "author" : [ { "dropping-particle" : "", "family" : "Meinshausen", "given" : "Malte", "non-dropping-particle" : "", "parse-names" : false, "suffix" : "" }, { "dropping-particle" : "", "family" : "Nicholls", "given" : "Zebedee R. J.", "non-dropping-particle" : "", "parse-names" : false, "suffix" : "" }, { "dropping-particle" : "", "family" : "Lewis", "given" : "Jared", "non-dropping-particle" : "", "parse-names" : false, "suffix" : "" }, { "dropping-particle" : "", "family" : "Gidden", "given" : "Matthew J.", "non-dropping-particle" : "", "parse-names" : false, "suffix" : "" }, { "dropping-particle" : "", "family" : "Vogel", "given" : "Elisabeth", "non-dropping-particle" : "", "parse-names" : false, "suffix" : "" }, { "dropping-particle" : "", "family" : "Freund", "given" : "Mandy", "non-dropping-particle" : "", "parse-names" : false, "suffix" : "" }, { "dropping-particle" : "", "family" : "Beyerle", "given" : "Urs", "non-dropping-particle" : "", "parse-names" : false, "suffix" : "" }, { "dropping-particle" : "", "family" : "Gessner", "given" : "Claudia", "non-dropping-particle" : "", "parse-names" : false, "suffix" : "" }, { "dropping-particle" : "", "family" : "Nauels", "given" : "Alexander", "non-dropping-particle" : "", "parse-names" : false, "suffix" : "" }, { "dropping-particle" : "", "family" : "Bauer", "given" : "Nico", "non-dropping-particle" : "", "parse-names" : false, "suffix" : "" }, { "dropping-particle" : "", "family" : "Canadell", "given" : "Josep G.", "non-dropping-particle" : "", "parse-names" : false, "suffix" : "" }, { "dropping-particle" : "", "family" : "Daniel", "given" : "John S.", "non-dropping-particle" : "", "parse-names" : false, "suffix" : "" }, { "dropping-particle" : "", "family" : "John", "given" : "Andrew", "non-dropping-particle" : "", "parse-names" : false, "suffix" : "" }, { "dropping-particle" : "", "family" : "Krummel", "given" : "Paul B.", "non-dropping-particle" : "", "parse-names" : false, "suffix" : "" }, { "dropping-particle" : "", "family" : "Luderer", "given" : "Gunnar", "non-dropping-particle" : "", "parse-names" : false, "suffix" : "" }, { "dropping-particle" : "", "family" : "Meinshausen", "given" : "Nicolai", "non-dropping-particle" : "", "parse-names" : false, "suffix" : "" }, { "dropping-particle" : "", "family" : "Montzka", "given" : "Stephen A.", "non-dropping-particle" : "", "parse-names" : false, "suffix" : "" }, { "dropping-particle" : "", "family" : "Rayner", "given" : "Peter J.", "non-dropping-particle" : "", "parse-names" : false, "suffix" : "" }, { "dropping-particle" : "", "family" : "Reimann", "given" : "Stefan", "non-dropping-particle" : "", "parse-names" : false, "suffix" : "" }, { "dropping-particle" : "", "family" : "Smith", "given" : "Steven J.", "non-dropping-particle" : "", "parse-names" : false, "suffix" : "" }, { "dropping-particle" : "", "family" : "Berg", "given" : "Marten", "non-dropping-particle" : "van den", "parse-names" : false, "suffix" : "" }, { "dropping-particle" : "", "family" : "Velders", "given" : "Guus J. M.", "non-dropping-particle" : "", "parse-names" : false, "suffix" : "" }, { "dropping-particle" : "", "family" : "Vollmer", "given" : "Martin K.", "non-dropping-particle" : "", "parse-names" : false, "suffix" : "" }, { "dropping-particle" : "", "family" : "Wang", "given" : "Ray H. J.", "non-dropping-particle" : "", "parse-names" : false, "suffix" : "" } ], "container-title" : "Geoscientific Model Development", "id" : "ITEM-3", "issue" : "8", "issued" : { "date-parts" : [ [ "2020", "8", "13" ] ] }, "page" : "3571-3605", "title" : "The shared socio-economic pathway (SSP) greenhouse gas concentrations and their extensions to 2500", "translator" : [ { "dropping-particle" : "", "family" : "H4156", "given" : "", "non-dropping-particle" : "", "parse-names" : false, "suffix" : "" } ], "type" : "article-journal", "volume" : "13" }, "uris" : [ "http://www.mendeley.com/documents/?uuid=62c52ac2-f094-4954-a9c7-afc037288ea0" ] } ], "mendeley" : { "formattedCitation" : "(Gregory et al., 2004; Meehl et al., 2020; Meinshausen et al., 2020)", "plainTextFormattedCitation" : "(Gregory et al., 2004; Meehl et al., 2020; Meinshausen et al., 2020)", "previouslyFormattedCitation" : "(Gregory et al., 2004; Meehl et al., 2020; Meinshausen et al., 2020)" }, "properties" : { "noteIndex" : 0 }, "schema" : "https://github.com/citation-style-language/schema/raw/master/csl-citation.json" }</w:instrText>
      </w:r>
      <w:r>
        <w:rPr>
          <w:rFonts w:cs="Times New Roman"/>
        </w:rPr>
        <w:fldChar w:fldCharType="separate"/>
      </w:r>
      <w:ins w:id="2723" w:author="Robin Matthews" w:date="2021-05-18T16:03:00Z">
        <w:r w:rsidR="00602365">
          <w:rPr>
            <w:rFonts w:cs="Times New Roman"/>
            <w:noProof/>
            <w:lang w:val="en-GB"/>
          </w:rPr>
          <w:t>(Gregory et al., 2004; Meehl et al., 2020; Meinshausen et al., 2020)</w:t>
        </w:r>
      </w:ins>
      <w:del w:id="2724" w:author="Robin Matthews" w:date="2021-05-18T16:03:00Z">
        <w:r w:rsidRPr="00C421D6" w:rsidDel="00602365">
          <w:rPr>
            <w:rFonts w:cs="Times New Roman"/>
            <w:noProof/>
            <w:lang w:val="en-GB"/>
          </w:rPr>
          <w:delText>(Gregory et al., 2004; Meehl et al., 2020; Meinshausen et al., 2020)</w:delText>
        </w:r>
      </w:del>
      <w:r>
        <w:rPr>
          <w:rFonts w:cs="Times New Roman"/>
        </w:rPr>
        <w:fldChar w:fldCharType="end"/>
      </w:r>
      <w:r w:rsidRPr="00C421D6">
        <w:rPr>
          <w:rFonts w:cs="Times New Roman"/>
          <w:lang w:val="en-GB"/>
        </w:rPr>
        <w:t xml:space="preserve">. Because of these </w:t>
      </w:r>
      <w:bookmarkStart w:id="2725" w:name="_Hlk66726670"/>
      <w:bookmarkEnd w:id="2712"/>
      <w:r w:rsidRPr="00C421D6">
        <w:rPr>
          <w:rFonts w:cs="Times New Roman"/>
          <w:lang w:val="en-GB"/>
        </w:rPr>
        <w:t>considerations</w:t>
      </w:r>
      <w:ins w:id="2726" w:author="Ian Blenkinsop" w:date="2021-07-05T14:28:00Z">
        <w:r w:rsidR="002D35C0">
          <w:rPr>
            <w:rFonts w:cs="Times New Roman"/>
            <w:lang w:val="en-GB"/>
          </w:rPr>
          <w:t>,</w:t>
        </w:r>
      </w:ins>
      <w:r w:rsidRPr="00C421D6">
        <w:rPr>
          <w:rFonts w:cs="Times New Roman"/>
          <w:lang w:val="en-GB"/>
        </w:rPr>
        <w:t xml:space="preserve"> a</w:t>
      </w:r>
      <w:r w:rsidRPr="00C421D6">
        <w:rPr>
          <w:lang w:val="en-GB"/>
        </w:rPr>
        <w:t xml:space="preserve">s well as new estimates from observation-based, paleoclimate, and emergent-constraints studies </w:t>
      </w:r>
      <w:r>
        <w:fldChar w:fldCharType="begin" w:fldLock="1"/>
      </w:r>
      <w:r w:rsidR="00E81B0B">
        <w:rPr>
          <w:lang w:val="en-GB"/>
        </w:rPr>
        <w:instrText>ADDIN CSL_CITATION { "citationItems" : [ { "id" : "ITEM-1", "itemData" : { "DOI" : "10.1029/2019RG000678", "ISSN" : "8755-1209", "author" : [ { "dropping-particle" : "", "family" : "Sherwood", "given" : "S. C.", "non-dropping-particle" : "", "parse-names" : false, "suffix" : "" }, { "dropping-particle" : "", "family" : "Webb", "given" : "M. J.", "non-dropping-particle" : "", "parse-names" : false, "suffix" : "" }, { "dropping-particle" : "", "family" : "Annan", "given" : "J. D.", "non-dropping-particle" : "", "parse-names" : false, "suffix" : "" }, { "dropping-particle" : "", "family" : "Armour", "given" : "K. C.", "non-dropping-particle" : "", "parse-names" : false, "suffix" : "" }, { "dropping-particle" : "", "family" : "Forster", "given" : "P. M.", "non-dropping-particle" : "", "parse-names" : false, "suffix" : "" }, { "dropping-particle" : "", "family" : "Hargreaves", "given" : "J. C.", "non-dropping-particle" : "", "parse-names" : false, "suffix" : "" }, { "dropping-particle" : "", "family" : "Hegerl", "given" : "G.", "non-dropping-particle" : "", "parse-names" : false, "suffix" : "" }, { "dropping-particle" : "", "family" : "Klein", "given" : "S. A.", "non-dropping-particle" : "", "parse-names" : false, "suffix" : "" }, { "dropping-particle" : "", "family" : "Marvel", "given" : "K. D.", "non-dropping-particle" : "", "parse-names" : false, "suffix" : "" }, { "dropping-particle" : "", "family" : "Rohling", "given" : "E. J.", "non-dropping-particle" : "", "parse-names" : false, "suffix" : "" }, { "dropping-particle" : "", "family" : "Watanabe", "given" : "M.", "non-dropping-particle" : "", "parse-names" : false, "suffix" : "" }, { "dropping-particle" : "", "family" : "Andrews", "given" : "T.", "non-dropping-particle" : "", "parse-names" : false, "suffix" : "" }, { "dropping-particle" : "", "family" : "Braconnot", "given" : "P.", "non-dropping-particle" : "", "parse-names" : false, "suffix" : "" }, { "dropping-particle" : "", "family" : "Bretherton", "given" : "C. S.", "non-dropping-particle" : "", "parse-names" : false, "suffix" : "" }, { "dropping-particle" : "", "family" : "Foster", "given" : "G. L.", "non-dropping-particle" : "", "parse-names" : false, "suffix" : "" }, { "dropping-particle" : "", "family" : "Hausfather", "given" : "Z.", "non-dropping-particle" : "", "parse-names" : false, "suffix" : "" }, { "dropping-particle" : "", "family" : "Heydt", "given" : "A. S.", "non-dropping-particle" : "", "parse-names" : false, "suffix" : "" }, { "dropping-particle" : "", "family" : "Knutti", "given" : "R.", "non-dropping-particle" : "", "parse-names" : false, "suffix" : "" }, { "dropping-particle" : "", "family" : "Mauritsen", "given" : "T.", "non-dropping-particle" : "", "parse-names" : false, "suffix" : "" }, { "dropping-particle" : "", "family" : "Norris", "given" : "J. R.", "non-dropping-particle" : "", "parse-names" : false, "suffix" : "" }, { "dropping-particle" : "", "family" : "Proistosescu", "given" : "C.", "non-dropping-particle" : "", "parse-names" : false, "suffix" : "" }, { "dropping-particle" : "", "family" : "Rugenstein", "given" : "M.", "non-dropping-particle" : "", "parse-names" : false, "suffix" : "" }, { "dropping-particle" : "", "family" : "Schmidt", "given" : "G. A.", "non-dropping-particle" : "", "parse-names" : false, "suffix" : "" }, { "dropping-particle" : "", "family" : "Tokarska", "given" : "K. B.", "non-dropping-particle" : "", "parse-names" : false, "suffix" : "" }, { "dropping-particle" : "", "family" : "Zelinka", "given" : "M. D.", "non-dropping-particle" : "", "parse-names" : false, "suffix" : "" } ], "container-title" : "Reviews of Geophysics", "id" : "ITEM-1", "issue" : "4", "issued" : { "date-parts" : [ [ "2020", "12", "25" ] ] }, "title" : "An Assessment of Earth's Climate Sensitivity Using Multiple Lines of Evidence", "translator" : [ { "dropping-particle" : "", "family" : "H4351", "given" : "", "non-dropping-particle" : "", "parse-names" : false, "suffix" : "" } ], "type" : "article-journal", "volume" : "58" }, "uris" : [ "http://www.mendeley.com/documents/?uuid=371552c3-e720-49e4-b2a3-f84b418e02fe" ] } ], "mendeley" : { "formattedCitation" : "(Sherwood et al., 2020)", "plainTextFormattedCitation" : "(Sherwood et al., 2020)", "previouslyFormattedCitation" : "(Sherwood et al., 2020)" }, "properties" : { "noteIndex" : 0 }, "schema" : "https://github.com/citation-style-language/schema/raw/master/csl-citation.json" }</w:instrText>
      </w:r>
      <w:r>
        <w:fldChar w:fldCharType="separate"/>
      </w:r>
      <w:ins w:id="2727" w:author="Robin Matthews" w:date="2021-05-18T16:03:00Z">
        <w:r w:rsidR="00602365">
          <w:rPr>
            <w:noProof/>
            <w:lang w:val="en-GB"/>
          </w:rPr>
          <w:t>(Sherwood et al., 2020)</w:t>
        </w:r>
      </w:ins>
      <w:del w:id="2728" w:author="Robin Matthews" w:date="2021-05-18T16:03:00Z">
        <w:r w:rsidRPr="00C421D6" w:rsidDel="00602365">
          <w:rPr>
            <w:noProof/>
            <w:lang w:val="en-GB"/>
          </w:rPr>
          <w:delText>(Sherwood et al., 2020)</w:delText>
        </w:r>
      </w:del>
      <w:r>
        <w:fldChar w:fldCharType="end"/>
      </w:r>
      <w:r w:rsidRPr="00C421D6">
        <w:rPr>
          <w:rFonts w:cs="Times New Roman"/>
          <w:lang w:val="en-GB"/>
        </w:rPr>
        <w:t xml:space="preserve">, the AR6 definition of ECS has changed from previous reports; it now includes all feedbacks except those associated with ice sheets. </w:t>
      </w:r>
      <w:r w:rsidRPr="00C421D6">
        <w:rPr>
          <w:lang w:val="en-GB"/>
        </w:rPr>
        <w:t xml:space="preserve">Accordingly, unlike previous reports, the </w:t>
      </w:r>
      <w:r w:rsidRPr="00C421D6">
        <w:rPr>
          <w:rFonts w:cs="Times New Roman"/>
          <w:lang w:val="en-GB"/>
        </w:rPr>
        <w:t>AR6 assessment</w:t>
      </w:r>
      <w:r w:rsidRPr="00C421D6">
        <w:rPr>
          <w:lang w:val="en-GB"/>
        </w:rPr>
        <w:t xml:space="preserve">s </w:t>
      </w:r>
      <w:r w:rsidRPr="00C421D6">
        <w:rPr>
          <w:rFonts w:cs="Times New Roman"/>
          <w:lang w:val="en-GB"/>
        </w:rPr>
        <w:t xml:space="preserve">of ECS and TCR </w:t>
      </w:r>
      <w:r w:rsidRPr="00C421D6">
        <w:rPr>
          <w:lang w:val="en-GB"/>
        </w:rPr>
        <w:t>are</w:t>
      </w:r>
      <w:r w:rsidRPr="00C421D6">
        <w:rPr>
          <w:rFonts w:cs="Times New Roman"/>
          <w:lang w:val="en-GB"/>
        </w:rPr>
        <w:t xml:space="preserve"> not based primarily on </w:t>
      </w:r>
      <w:r w:rsidRPr="00C421D6">
        <w:rPr>
          <w:lang w:val="en-GB"/>
        </w:rPr>
        <w:t xml:space="preserve">GCM and ESM model results (see </w:t>
      </w:r>
      <w:ins w:id="2729" w:author="Ian Blenkinsop" w:date="2021-07-12T14:20:00Z">
        <w:r w:rsidR="00A87220" w:rsidRPr="00C421D6">
          <w:rPr>
            <w:lang w:val="en-GB"/>
          </w:rPr>
          <w:t>Section 7.5.5</w:t>
        </w:r>
        <w:r w:rsidR="00A87220">
          <w:rPr>
            <w:lang w:val="en-GB"/>
          </w:rPr>
          <w:t xml:space="preserve"> and</w:t>
        </w:r>
        <w:r w:rsidR="00A87220" w:rsidRPr="00C421D6">
          <w:rPr>
            <w:lang w:val="en-GB"/>
          </w:rPr>
          <w:t xml:space="preserve"> </w:t>
        </w:r>
      </w:ins>
      <w:del w:id="2730" w:author="Ian Blenkinsop" w:date="2021-07-12T14:20:00Z">
        <w:r w:rsidRPr="00C421D6" w:rsidDel="00A87220">
          <w:rPr>
            <w:lang w:val="en-GB"/>
          </w:rPr>
          <w:delText xml:space="preserve">Chapter 7, </w:delText>
        </w:r>
      </w:del>
      <w:r w:rsidRPr="00C421D6">
        <w:rPr>
          <w:lang w:val="en-GB"/>
        </w:rPr>
        <w:t xml:space="preserve">Box. 7.1 and </w:t>
      </w:r>
      <w:del w:id="2731" w:author="Ian Blenkinsop" w:date="2021-07-12T14:20:00Z">
        <w:r w:rsidRPr="00C421D6" w:rsidDel="00A87220">
          <w:rPr>
            <w:lang w:val="en-GB"/>
          </w:rPr>
          <w:delText xml:space="preserve">Section 7.5.5 </w:delText>
        </w:r>
      </w:del>
      <w:r w:rsidRPr="00C421D6">
        <w:rPr>
          <w:lang w:val="en-GB"/>
        </w:rPr>
        <w:t>for a full discussion).</w:t>
      </w:r>
    </w:p>
    <w:p w14:paraId="7575EFC7" w14:textId="77777777" w:rsidR="00102875" w:rsidRPr="00C421D6" w:rsidRDefault="00102875" w:rsidP="00102875">
      <w:pPr>
        <w:pStyle w:val="AR6BodyText"/>
        <w:rPr>
          <w:lang w:val="en-GB"/>
        </w:rPr>
      </w:pPr>
    </w:p>
    <w:p w14:paraId="487C88F3" w14:textId="1B8A838E" w:rsidR="00102875" w:rsidRPr="00C421D6" w:rsidRDefault="00102875" w:rsidP="00102875">
      <w:pPr>
        <w:pStyle w:val="AR6BodyText"/>
        <w:rPr>
          <w:lang w:val="en-GB"/>
        </w:rPr>
      </w:pPr>
      <w:r w:rsidRPr="00C421D6">
        <w:rPr>
          <w:rFonts w:cs="Times New Roman"/>
          <w:lang w:val="en-GB"/>
        </w:rPr>
        <w:t xml:space="preserve">Today, other sensitivity terms are sometimes used, such as </w:t>
      </w:r>
      <w:ins w:id="2732" w:author="Ian Blenkinsop" w:date="2021-07-05T14:29:00Z">
        <w:r w:rsidR="00CC4C42">
          <w:rPr>
            <w:rFonts w:cs="Times New Roman"/>
            <w:lang w:val="en-GB"/>
          </w:rPr>
          <w:t>‘</w:t>
        </w:r>
      </w:ins>
      <w:r w:rsidRPr="00C421D6">
        <w:rPr>
          <w:rFonts w:cs="Times New Roman"/>
          <w:lang w:val="en-GB"/>
        </w:rPr>
        <w:t>transient climate response to emissions</w:t>
      </w:r>
      <w:ins w:id="2733" w:author="Ian Blenkinsop" w:date="2021-07-05T14:29:00Z">
        <w:r w:rsidR="00CC4C42">
          <w:rPr>
            <w:rFonts w:cs="Times New Roman"/>
            <w:lang w:val="en-GB"/>
          </w:rPr>
          <w:t>’</w:t>
        </w:r>
      </w:ins>
      <w:r w:rsidRPr="00C421D6">
        <w:rPr>
          <w:rFonts w:cs="Times New Roman"/>
          <w:lang w:val="en-GB"/>
        </w:rPr>
        <w:t xml:space="preserve"> (TCRE, defined as the ratio of warming to cumulative CO</w:t>
      </w:r>
      <w:r w:rsidRPr="00C421D6">
        <w:rPr>
          <w:rFonts w:cs="Times New Roman"/>
          <w:vertAlign w:val="subscript"/>
          <w:lang w:val="en-GB"/>
        </w:rPr>
        <w:t>2</w:t>
      </w:r>
      <w:r w:rsidRPr="00C421D6">
        <w:rPr>
          <w:rFonts w:cs="Times New Roman"/>
          <w:lang w:val="en-GB"/>
        </w:rPr>
        <w:t xml:space="preserve"> emissions in a CO</w:t>
      </w:r>
      <w:r w:rsidRPr="00C421D6">
        <w:rPr>
          <w:rFonts w:cs="Times New Roman"/>
          <w:vertAlign w:val="subscript"/>
          <w:lang w:val="en-GB"/>
        </w:rPr>
        <w:t>2</w:t>
      </w:r>
      <w:r w:rsidRPr="00C421D6">
        <w:rPr>
          <w:rFonts w:cs="Times New Roman"/>
          <w:lang w:val="en-GB"/>
        </w:rPr>
        <w:t xml:space="preserve">-only simulation) and </w:t>
      </w:r>
      <w:ins w:id="2734" w:author="Ian Blenkinsop" w:date="2021-07-05T14:29:00Z">
        <w:r w:rsidR="00CC4C42">
          <w:rPr>
            <w:rFonts w:cs="Times New Roman"/>
            <w:lang w:val="en-GB"/>
          </w:rPr>
          <w:t>‘</w:t>
        </w:r>
      </w:ins>
      <w:r w:rsidRPr="00C421D6">
        <w:rPr>
          <w:rFonts w:cs="Times New Roman"/>
          <w:lang w:val="en-GB"/>
        </w:rPr>
        <w:t>Earth system sensitivity</w:t>
      </w:r>
      <w:ins w:id="2735" w:author="Ian Blenkinsop" w:date="2021-07-05T14:29:00Z">
        <w:r w:rsidR="00CC4C42">
          <w:rPr>
            <w:rFonts w:cs="Times New Roman"/>
            <w:lang w:val="en-GB"/>
          </w:rPr>
          <w:t>’</w:t>
        </w:r>
      </w:ins>
      <w:r w:rsidRPr="00C421D6">
        <w:rPr>
          <w:rFonts w:cs="Times New Roman"/>
          <w:lang w:val="en-GB"/>
        </w:rPr>
        <w:t xml:space="preserve"> (ESS), which includes multi-century Earth system feedbacks such as changes in ice sheets.</w:t>
      </w:r>
      <w:commentRangeStart w:id="2736"/>
      <w:r w:rsidRPr="00C421D6">
        <w:rPr>
          <w:rFonts w:cs="Times New Roman"/>
          <w:lang w:val="en-GB"/>
        </w:rPr>
        <w:t xml:space="preserve"> </w:t>
      </w:r>
      <w:commentRangeEnd w:id="2736"/>
      <w:r w:rsidR="00CC4C42">
        <w:rPr>
          <w:rStyle w:val="CommentReference"/>
        </w:rPr>
        <w:commentReference w:id="2736"/>
      </w:r>
      <w:r w:rsidRPr="00C421D6">
        <w:rPr>
          <w:rFonts w:cs="Times New Roman"/>
          <w:lang w:val="en-GB"/>
        </w:rPr>
        <w:t xml:space="preserve">Table 1.2 shows estimates of ECS and TCR for major climate science assessments since 1979. The table shows that despite some variation in the range of GCM and (for the later assessments) ESM results, expert assessment of ECS changed little between 1979 and </w:t>
      </w:r>
      <w:r w:rsidRPr="00C421D6">
        <w:rPr>
          <w:lang w:val="en-GB"/>
        </w:rPr>
        <w:t xml:space="preserve">the present </w:t>
      </w:r>
      <w:del w:id="2737" w:author="Ian Blenkinsop" w:date="2021-07-05T14:30:00Z">
        <w:r w:rsidRPr="00C421D6" w:rsidDel="00CC4C42">
          <w:rPr>
            <w:lang w:val="en-GB"/>
          </w:rPr>
          <w:delText>report</w:delText>
        </w:r>
      </w:del>
      <w:ins w:id="2738" w:author="Ian Blenkinsop" w:date="2021-07-05T14:30:00Z">
        <w:r w:rsidR="00CC4C42">
          <w:rPr>
            <w:lang w:val="en-GB"/>
          </w:rPr>
          <w:t>R</w:t>
        </w:r>
        <w:r w:rsidR="00CC4C42" w:rsidRPr="00C421D6">
          <w:rPr>
            <w:lang w:val="en-GB"/>
          </w:rPr>
          <w:t>eport</w:t>
        </w:r>
      </w:ins>
      <w:r w:rsidRPr="00C421D6">
        <w:rPr>
          <w:lang w:val="en-GB"/>
        </w:rPr>
        <w:t>.</w:t>
      </w:r>
      <w:r w:rsidRPr="00C421D6">
        <w:rPr>
          <w:rFonts w:cs="Times New Roman"/>
          <w:lang w:val="en-GB"/>
        </w:rPr>
        <w:t xml:space="preserve"> </w:t>
      </w:r>
      <w:r w:rsidRPr="00C421D6">
        <w:rPr>
          <w:lang w:val="en-GB"/>
        </w:rPr>
        <w:t xml:space="preserve">Based on multiple lines of evidence, </w:t>
      </w:r>
      <w:r w:rsidRPr="00C421D6">
        <w:rPr>
          <w:rFonts w:cs="Times New Roman"/>
          <w:lang w:val="en-GB"/>
        </w:rPr>
        <w:t>AR6</w:t>
      </w:r>
      <w:r w:rsidRPr="00C421D6">
        <w:rPr>
          <w:lang w:val="en-GB"/>
        </w:rPr>
        <w:t xml:space="preserve"> has </w:t>
      </w:r>
      <w:r w:rsidRPr="00C421D6">
        <w:rPr>
          <w:rFonts w:cs="Times New Roman"/>
          <w:lang w:val="en-GB"/>
        </w:rPr>
        <w:t xml:space="preserve">narrowed the </w:t>
      </w:r>
      <w:r w:rsidRPr="00A071C3">
        <w:rPr>
          <w:rFonts w:cs="Times New Roman"/>
          <w:i/>
          <w:iCs/>
          <w:lang w:val="en-GB"/>
        </w:rPr>
        <w:t>likely</w:t>
      </w:r>
      <w:r w:rsidRPr="00C421D6">
        <w:rPr>
          <w:rFonts w:cs="Times New Roman"/>
          <w:lang w:val="en-GB"/>
        </w:rPr>
        <w:t xml:space="preserve"> range of ECS </w:t>
      </w:r>
      <w:r w:rsidRPr="00C421D6">
        <w:rPr>
          <w:lang w:val="en-GB"/>
        </w:rPr>
        <w:t>to</w:t>
      </w:r>
      <w:r w:rsidRPr="00C421D6">
        <w:rPr>
          <w:rFonts w:cs="Times New Roman"/>
          <w:lang w:val="en-GB"/>
        </w:rPr>
        <w:t xml:space="preserve"> 2.5</w:t>
      </w:r>
      <w:ins w:id="2739" w:author="Ian Blenkinsop" w:date="2021-07-05T14:30:00Z">
        <w:r w:rsidR="00CC4C42" w:rsidRPr="00C421D6">
          <w:rPr>
            <w:rFonts w:cs="Times New Roman"/>
            <w:lang w:val="en-GB"/>
          </w:rPr>
          <w:t>°C</w:t>
        </w:r>
        <w:r w:rsidR="00CC4C42">
          <w:rPr>
            <w:rFonts w:cs="Times New Roman"/>
            <w:lang w:val="en-GB"/>
          </w:rPr>
          <w:t>–</w:t>
        </w:r>
      </w:ins>
      <w:del w:id="2740" w:author="Ian Blenkinsop" w:date="2021-07-05T14:30:00Z">
        <w:r w:rsidRPr="00C421D6" w:rsidDel="00CC4C42">
          <w:rPr>
            <w:rFonts w:cs="Times New Roman"/>
            <w:lang w:val="en-GB"/>
          </w:rPr>
          <w:delText>-</w:delText>
        </w:r>
      </w:del>
      <w:r w:rsidRPr="00C421D6">
        <w:rPr>
          <w:rFonts w:cs="Times New Roman"/>
          <w:lang w:val="en-GB"/>
        </w:rPr>
        <w:t>4.0</w:t>
      </w:r>
      <w:del w:id="2741" w:author="Ian Blenkinsop" w:date="2021-07-05T14:30:00Z">
        <w:r w:rsidRPr="00C421D6" w:rsidDel="00CC4C42">
          <w:rPr>
            <w:rFonts w:cs="Times New Roman"/>
            <w:lang w:val="en-GB"/>
          </w:rPr>
          <w:delText xml:space="preserve"> </w:delText>
        </w:r>
      </w:del>
      <w:r w:rsidRPr="00C421D6">
        <w:rPr>
          <w:rFonts w:cs="Times New Roman"/>
          <w:lang w:val="en-GB"/>
        </w:rPr>
        <w:t xml:space="preserve">°C (Chapter 7, </w:t>
      </w:r>
      <w:r w:rsidRPr="00C421D6">
        <w:rPr>
          <w:lang w:val="en-GB"/>
        </w:rPr>
        <w:t>Section 7.5.5)</w:t>
      </w:r>
      <w:r w:rsidRPr="00C421D6">
        <w:rPr>
          <w:rFonts w:cs="Times New Roman"/>
          <w:lang w:val="en-GB"/>
        </w:rPr>
        <w:t>.</w:t>
      </w:r>
      <w:bookmarkEnd w:id="2725"/>
    </w:p>
    <w:p w14:paraId="6C9E9C3B" w14:textId="77777777" w:rsidR="00102875" w:rsidRPr="00C421D6" w:rsidRDefault="00102875" w:rsidP="00102875">
      <w:pPr>
        <w:pStyle w:val="AR6BodyText"/>
        <w:rPr>
          <w:lang w:val="en-GB"/>
        </w:rPr>
      </w:pPr>
    </w:p>
    <w:p w14:paraId="1BDC67FD" w14:textId="77777777" w:rsidR="00102875" w:rsidRPr="00C421D6" w:rsidRDefault="00102875" w:rsidP="00102875">
      <w:pPr>
        <w:pStyle w:val="AR6BodyText"/>
        <w:rPr>
          <w:lang w:val="en-GB"/>
        </w:rPr>
      </w:pPr>
    </w:p>
    <w:p w14:paraId="718E25C1" w14:textId="446CF381" w:rsidR="00102875" w:rsidRPr="009D46EB" w:rsidRDefault="00102875" w:rsidP="00102875">
      <w:pPr>
        <w:pStyle w:val="AR6BodyText"/>
        <w:rPr>
          <w:b/>
        </w:rPr>
      </w:pPr>
      <w:r w:rsidRPr="009D46EB">
        <w:rPr>
          <w:b/>
        </w:rPr>
        <w:t>[START TABLE 1.2 HERE]</w:t>
      </w:r>
    </w:p>
    <w:p w14:paraId="754B5CF0" w14:textId="77777777" w:rsidR="00102875" w:rsidRPr="009D46EB" w:rsidRDefault="00102875" w:rsidP="00102875">
      <w:pPr>
        <w:pStyle w:val="Normal1"/>
        <w:pBdr>
          <w:top w:val="nil"/>
          <w:left w:val="nil"/>
          <w:bottom w:val="nil"/>
          <w:right w:val="nil"/>
          <w:between w:val="nil"/>
        </w:pBdr>
        <w:rPr>
          <w:b/>
          <w:color w:val="000000"/>
        </w:rPr>
      </w:pPr>
    </w:p>
    <w:p w14:paraId="67395EE4" w14:textId="3395B9A4" w:rsidR="00102875" w:rsidRPr="009D46EB" w:rsidRDefault="00102875" w:rsidP="00102875">
      <w:pPr>
        <w:pStyle w:val="AR6Chap1Table"/>
        <w:rPr>
          <w:lang w:val="en-GB"/>
        </w:rPr>
      </w:pPr>
      <w:bookmarkStart w:id="2742" w:name="_Hlk66726815"/>
      <w:r w:rsidRPr="009D46EB">
        <w:rPr>
          <w:lang w:val="en-GB"/>
        </w:rPr>
        <w:lastRenderedPageBreak/>
        <w:t xml:space="preserve">Estimates of equilibrium climate sensitivity (ECS) and transient climate response (TCR) from successive major scientific assessments since 1979. No likelihood statements are available for reports prior to 2001 because those reports did not use the IPCC calibrated uncertainty language. The assessed range of ECS differs from the range derived from </w:t>
      </w:r>
      <w:del w:id="2743" w:author="Ian Blenkinsop" w:date="2021-07-05T14:32:00Z">
        <w:r w:rsidRPr="009D46EB" w:rsidDel="002C7475">
          <w:rPr>
            <w:lang w:val="en-GB"/>
          </w:rPr>
          <w:delText xml:space="preserve">General </w:delText>
        </w:r>
      </w:del>
      <w:ins w:id="2744" w:author="Ian Blenkinsop" w:date="2021-07-05T14:32:00Z">
        <w:r w:rsidR="002C7475">
          <w:rPr>
            <w:lang w:val="en-GB"/>
          </w:rPr>
          <w:t>g</w:t>
        </w:r>
        <w:r w:rsidR="002C7475" w:rsidRPr="009D46EB">
          <w:rPr>
            <w:lang w:val="en-GB"/>
          </w:rPr>
          <w:t xml:space="preserve">eneral </w:t>
        </w:r>
      </w:ins>
      <w:del w:id="2745" w:author="Ian Blenkinsop" w:date="2021-07-05T14:32:00Z">
        <w:r w:rsidRPr="009D46EB" w:rsidDel="002C7475">
          <w:rPr>
            <w:lang w:val="en-GB"/>
          </w:rPr>
          <w:delText xml:space="preserve">Circulation </w:delText>
        </w:r>
      </w:del>
      <w:ins w:id="2746" w:author="Ian Blenkinsop" w:date="2021-07-05T14:32:00Z">
        <w:r w:rsidR="002C7475">
          <w:rPr>
            <w:lang w:val="en-GB"/>
          </w:rPr>
          <w:t>c</w:t>
        </w:r>
        <w:r w:rsidR="002C7475" w:rsidRPr="009D46EB">
          <w:rPr>
            <w:lang w:val="en-GB"/>
          </w:rPr>
          <w:t xml:space="preserve">irculation </w:t>
        </w:r>
      </w:ins>
      <w:del w:id="2747" w:author="Ian Blenkinsop" w:date="2021-07-05T14:32:00Z">
        <w:r w:rsidRPr="009D46EB" w:rsidDel="002C7475">
          <w:rPr>
            <w:lang w:val="en-GB"/>
          </w:rPr>
          <w:delText xml:space="preserve">Model </w:delText>
        </w:r>
      </w:del>
      <w:ins w:id="2748" w:author="Ian Blenkinsop" w:date="2021-07-05T14:32:00Z">
        <w:r w:rsidR="002C7475">
          <w:rPr>
            <w:lang w:val="en-GB"/>
          </w:rPr>
          <w:t>m</w:t>
        </w:r>
        <w:r w:rsidR="002C7475" w:rsidRPr="009D46EB">
          <w:rPr>
            <w:lang w:val="en-GB"/>
          </w:rPr>
          <w:t xml:space="preserve">odel </w:t>
        </w:r>
      </w:ins>
      <w:r w:rsidRPr="009D46EB">
        <w:rPr>
          <w:lang w:val="en-GB"/>
        </w:rPr>
        <w:t xml:space="preserve">(GCM) and Earth </w:t>
      </w:r>
      <w:del w:id="2749" w:author="Ian Blenkinsop" w:date="2021-07-05T14:32:00Z">
        <w:r w:rsidRPr="009D46EB" w:rsidDel="002C7475">
          <w:rPr>
            <w:lang w:val="en-GB"/>
          </w:rPr>
          <w:delText xml:space="preserve">System </w:delText>
        </w:r>
      </w:del>
      <w:ins w:id="2750" w:author="Ian Blenkinsop" w:date="2021-07-05T14:32:00Z">
        <w:r w:rsidR="002C7475">
          <w:rPr>
            <w:lang w:val="en-GB"/>
          </w:rPr>
          <w:t>s</w:t>
        </w:r>
        <w:r w:rsidR="002C7475" w:rsidRPr="009D46EB">
          <w:rPr>
            <w:lang w:val="en-GB"/>
          </w:rPr>
          <w:t xml:space="preserve">ystem </w:t>
        </w:r>
      </w:ins>
      <w:del w:id="2751" w:author="Ian Blenkinsop" w:date="2021-07-05T14:32:00Z">
        <w:r w:rsidRPr="009D46EB" w:rsidDel="002C7475">
          <w:rPr>
            <w:lang w:val="en-GB"/>
          </w:rPr>
          <w:delText xml:space="preserve">Model </w:delText>
        </w:r>
      </w:del>
      <w:ins w:id="2752" w:author="Ian Blenkinsop" w:date="2021-07-05T14:32:00Z">
        <w:r w:rsidR="002C7475">
          <w:rPr>
            <w:lang w:val="en-GB"/>
          </w:rPr>
          <w:t>m</w:t>
        </w:r>
        <w:r w:rsidR="002C7475" w:rsidRPr="009D46EB">
          <w:rPr>
            <w:lang w:val="en-GB"/>
          </w:rPr>
          <w:t xml:space="preserve">odel </w:t>
        </w:r>
      </w:ins>
      <w:r w:rsidRPr="009D46EB">
        <w:rPr>
          <w:lang w:val="en-GB"/>
        </w:rPr>
        <w:t>(ESM) results because assessment</w:t>
      </w:r>
      <w:r>
        <w:rPr>
          <w:lang w:val="en-GB"/>
        </w:rPr>
        <w:t>s</w:t>
      </w:r>
      <w:r w:rsidRPr="009D46EB">
        <w:rPr>
          <w:lang w:val="en-GB"/>
        </w:rPr>
        <w:t xml:space="preserve"> take into account other evidence, other types of models, and expert judgment. The AR6 definition of ECS differs from previous reports, now including all long-term feedbacks except those associated with ice sheets. AR6 estimates of ECS are derived primarily from process understanding, historical observations</w:t>
      </w:r>
      <w:del w:id="2753" w:author="Ian Blenkinsop" w:date="2021-07-05T14:33:00Z">
        <w:r w:rsidRPr="009D46EB" w:rsidDel="002C7475">
          <w:rPr>
            <w:lang w:val="en-GB"/>
          </w:rPr>
          <w:delText>,</w:delText>
        </w:r>
      </w:del>
      <w:r w:rsidRPr="009D46EB">
        <w:rPr>
          <w:lang w:val="en-GB"/>
        </w:rPr>
        <w:t xml:space="preserve"> and emergent constraints</w:t>
      </w:r>
      <w:r>
        <w:rPr>
          <w:lang w:val="en-GB"/>
        </w:rPr>
        <w:t>, informed by (but not based on)</w:t>
      </w:r>
      <w:r w:rsidRPr="009D46EB">
        <w:rPr>
          <w:lang w:val="en-GB"/>
        </w:rPr>
        <w:t xml:space="preserve"> GCM and ESM model results. CMIP6 is the 6th </w:t>
      </w:r>
      <w:r>
        <w:rPr>
          <w:lang w:val="en-GB"/>
        </w:rPr>
        <w:t>phase of the Coupled</w:t>
      </w:r>
      <w:r w:rsidRPr="009D46EB">
        <w:rPr>
          <w:lang w:val="en-GB"/>
        </w:rPr>
        <w:t xml:space="preserve"> Model Intercomparison Project</w:t>
      </w:r>
      <w:del w:id="2754" w:author="Ian Blenkinsop" w:date="2021-07-05T14:33:00Z">
        <w:r w:rsidRPr="009D46EB" w:rsidDel="002C7475">
          <w:rPr>
            <w:lang w:val="en-GB"/>
          </w:rPr>
          <w:delText>. S</w:delText>
        </w:r>
      </w:del>
      <w:ins w:id="2755" w:author="Ian Blenkinsop" w:date="2021-07-05T14:33:00Z">
        <w:r w:rsidR="002C7475">
          <w:rPr>
            <w:lang w:val="en-GB"/>
          </w:rPr>
          <w:t xml:space="preserve"> (</w:t>
        </w:r>
      </w:ins>
      <w:ins w:id="2756" w:author="Ian Blenkinsop" w:date="2021-07-12T14:21:00Z">
        <w:r w:rsidR="00A87220" w:rsidRPr="009D46EB">
          <w:rPr>
            <w:lang w:val="en-GB"/>
          </w:rPr>
          <w:t>Section 7.5.5</w:t>
        </w:r>
        <w:r w:rsidR="00A87220">
          <w:rPr>
            <w:lang w:val="en-GB"/>
          </w:rPr>
          <w:t xml:space="preserve"> and </w:t>
        </w:r>
      </w:ins>
      <w:del w:id="2757" w:author="Ian Blenkinsop" w:date="2021-07-05T14:33:00Z">
        <w:r w:rsidRPr="009D46EB" w:rsidDel="002C7475">
          <w:rPr>
            <w:lang w:val="en-GB"/>
          </w:rPr>
          <w:delText xml:space="preserve">ee </w:delText>
        </w:r>
      </w:del>
      <w:del w:id="2758" w:author="Ian Blenkinsop" w:date="2021-07-12T14:21:00Z">
        <w:r w:rsidRPr="009D46EB" w:rsidDel="00A87220">
          <w:rPr>
            <w:lang w:val="en-GB"/>
          </w:rPr>
          <w:delText xml:space="preserve">Chapter 7, </w:delText>
        </w:r>
      </w:del>
      <w:r w:rsidRPr="009D46EB">
        <w:rPr>
          <w:lang w:val="en-GB"/>
        </w:rPr>
        <w:t>Box 7.1</w:t>
      </w:r>
      <w:del w:id="2759" w:author="Ian Blenkinsop" w:date="2021-07-12T14:21:00Z">
        <w:r w:rsidRPr="009D46EB" w:rsidDel="00A87220">
          <w:rPr>
            <w:lang w:val="en-GB"/>
          </w:rPr>
          <w:delText xml:space="preserve"> and Section 7.5.5</w:delText>
        </w:r>
      </w:del>
      <w:ins w:id="2760" w:author="Ian Blenkinsop" w:date="2021-07-05T14:33:00Z">
        <w:r w:rsidR="002C7475">
          <w:rPr>
            <w:lang w:val="en-GB"/>
          </w:rPr>
          <w:t>)</w:t>
        </w:r>
      </w:ins>
      <w:r w:rsidRPr="009D46EB">
        <w:rPr>
          <w:lang w:val="en-GB"/>
        </w:rPr>
        <w:t xml:space="preserve">. </w:t>
      </w:r>
    </w:p>
    <w:bookmarkEnd w:id="2742"/>
    <w:p w14:paraId="1EFA4CD6" w14:textId="77777777" w:rsidR="00102875" w:rsidRPr="009D46EB" w:rsidRDefault="00102875" w:rsidP="00102875">
      <w:pPr>
        <w:pStyle w:val="Normal1"/>
        <w:pBdr>
          <w:top w:val="nil"/>
          <w:left w:val="nil"/>
          <w:bottom w:val="nil"/>
          <w:right w:val="nil"/>
          <w:between w:val="nil"/>
        </w:pBdr>
        <w:rPr>
          <w:color w:val="000000"/>
        </w:rPr>
      </w:pPr>
    </w:p>
    <w:tbl>
      <w:tblPr>
        <w:tblW w:w="896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3652"/>
        <w:gridCol w:w="1440"/>
        <w:gridCol w:w="1215"/>
        <w:gridCol w:w="1395"/>
        <w:gridCol w:w="1260"/>
      </w:tblGrid>
      <w:tr w:rsidR="00102875" w:rsidRPr="00512141" w14:paraId="20BC4940" w14:textId="77777777" w:rsidTr="00102875">
        <w:tc>
          <w:tcPr>
            <w:tcW w:w="3652" w:type="dxa"/>
            <w:shd w:val="clear" w:color="auto" w:fill="DEEBF6"/>
          </w:tcPr>
          <w:p w14:paraId="036278D3" w14:textId="77777777" w:rsidR="00102875" w:rsidRPr="009D46EB" w:rsidRDefault="00102875" w:rsidP="00102875">
            <w:pPr>
              <w:pStyle w:val="Normal1"/>
              <w:pBdr>
                <w:top w:val="nil"/>
                <w:left w:val="nil"/>
                <w:bottom w:val="nil"/>
                <w:right w:val="nil"/>
                <w:between w:val="nil"/>
              </w:pBdr>
              <w:jc w:val="center"/>
              <w:rPr>
                <w:b/>
                <w:color w:val="000000"/>
                <w:sz w:val="20"/>
                <w:szCs w:val="20"/>
              </w:rPr>
            </w:pPr>
            <w:r w:rsidRPr="009D46EB">
              <w:rPr>
                <w:b/>
                <w:color w:val="000000"/>
                <w:sz w:val="20"/>
                <w:szCs w:val="20"/>
              </w:rPr>
              <w:t>Assessment</w:t>
            </w:r>
          </w:p>
        </w:tc>
        <w:tc>
          <w:tcPr>
            <w:tcW w:w="1440" w:type="dxa"/>
            <w:shd w:val="clear" w:color="auto" w:fill="DEEBF6"/>
          </w:tcPr>
          <w:p w14:paraId="73C1EA46" w14:textId="1D9AA701" w:rsidR="00102875" w:rsidRPr="009D46EB" w:rsidRDefault="00102875" w:rsidP="00102875">
            <w:pPr>
              <w:pStyle w:val="Normal1"/>
              <w:pBdr>
                <w:top w:val="nil"/>
                <w:left w:val="nil"/>
                <w:bottom w:val="nil"/>
                <w:right w:val="nil"/>
                <w:between w:val="nil"/>
              </w:pBdr>
              <w:jc w:val="center"/>
              <w:rPr>
                <w:b/>
                <w:color w:val="000000"/>
                <w:sz w:val="20"/>
                <w:szCs w:val="20"/>
              </w:rPr>
            </w:pPr>
            <w:r w:rsidRPr="009D46EB">
              <w:rPr>
                <w:b/>
                <w:sz w:val="20"/>
                <w:szCs w:val="20"/>
              </w:rPr>
              <w:t xml:space="preserve">ECS </w:t>
            </w:r>
            <w:del w:id="2761" w:author="Ian Blenkinsop" w:date="2021-07-05T14:33:00Z">
              <w:r w:rsidRPr="009D46EB" w:rsidDel="002C7475">
                <w:rPr>
                  <w:b/>
                  <w:sz w:val="20"/>
                  <w:szCs w:val="20"/>
                </w:rPr>
                <w:delText>r</w:delText>
              </w:r>
              <w:r w:rsidRPr="009D46EB" w:rsidDel="002C7475">
                <w:rPr>
                  <w:b/>
                  <w:color w:val="000000"/>
                  <w:sz w:val="20"/>
                  <w:szCs w:val="20"/>
                </w:rPr>
                <w:delText xml:space="preserve">ange </w:delText>
              </w:r>
            </w:del>
            <w:ins w:id="2762" w:author="Ian Blenkinsop" w:date="2021-07-05T14:33:00Z">
              <w:r w:rsidR="002C7475">
                <w:rPr>
                  <w:b/>
                  <w:sz w:val="20"/>
                  <w:szCs w:val="20"/>
                </w:rPr>
                <w:t>R</w:t>
              </w:r>
              <w:r w:rsidR="002C7475" w:rsidRPr="009D46EB">
                <w:rPr>
                  <w:b/>
                  <w:color w:val="000000"/>
                  <w:sz w:val="20"/>
                  <w:szCs w:val="20"/>
                </w:rPr>
                <w:t xml:space="preserve">ange </w:t>
              </w:r>
            </w:ins>
            <w:del w:id="2763" w:author="Ian Blenkinsop" w:date="2021-07-05T14:33:00Z">
              <w:r w:rsidRPr="009D46EB" w:rsidDel="002C7475">
                <w:rPr>
                  <w:b/>
                  <w:sz w:val="20"/>
                  <w:szCs w:val="20"/>
                </w:rPr>
                <w:delText xml:space="preserve">derived </w:delText>
              </w:r>
            </w:del>
            <w:ins w:id="2764" w:author="Ian Blenkinsop" w:date="2021-07-05T14:33:00Z">
              <w:r w:rsidR="002C7475">
                <w:rPr>
                  <w:b/>
                  <w:sz w:val="20"/>
                  <w:szCs w:val="20"/>
                </w:rPr>
                <w:t>D</w:t>
              </w:r>
              <w:r w:rsidR="002C7475" w:rsidRPr="009D46EB">
                <w:rPr>
                  <w:b/>
                  <w:sz w:val="20"/>
                  <w:szCs w:val="20"/>
                </w:rPr>
                <w:t xml:space="preserve">erived </w:t>
              </w:r>
            </w:ins>
            <w:r w:rsidRPr="009D46EB">
              <w:rPr>
                <w:b/>
                <w:sz w:val="20"/>
                <w:szCs w:val="20"/>
              </w:rPr>
              <w:t>from</w:t>
            </w:r>
            <w:r w:rsidRPr="009D46EB">
              <w:rPr>
                <w:b/>
                <w:color w:val="000000"/>
                <w:sz w:val="20"/>
                <w:szCs w:val="20"/>
              </w:rPr>
              <w:t xml:space="preserve"> GCM and ESM </w:t>
            </w:r>
            <w:del w:id="2765" w:author="Ian Blenkinsop" w:date="2021-07-05T14:33:00Z">
              <w:r w:rsidRPr="009D46EB" w:rsidDel="002C7475">
                <w:rPr>
                  <w:b/>
                  <w:color w:val="000000"/>
                  <w:sz w:val="20"/>
                  <w:szCs w:val="20"/>
                </w:rPr>
                <w:delText xml:space="preserve">results </w:delText>
              </w:r>
            </w:del>
            <w:ins w:id="2766" w:author="Ian Blenkinsop" w:date="2021-07-05T14:33:00Z">
              <w:r w:rsidR="002C7475">
                <w:rPr>
                  <w:b/>
                  <w:color w:val="000000"/>
                  <w:sz w:val="20"/>
                  <w:szCs w:val="20"/>
                </w:rPr>
                <w:t>R</w:t>
              </w:r>
              <w:r w:rsidR="002C7475" w:rsidRPr="009D46EB">
                <w:rPr>
                  <w:b/>
                  <w:color w:val="000000"/>
                  <w:sz w:val="20"/>
                  <w:szCs w:val="20"/>
                </w:rPr>
                <w:t xml:space="preserve">esults </w:t>
              </w:r>
            </w:ins>
            <w:r w:rsidRPr="009D46EB">
              <w:rPr>
                <w:b/>
                <w:color w:val="000000"/>
                <w:sz w:val="20"/>
                <w:szCs w:val="20"/>
              </w:rPr>
              <w:t>(°C)</w:t>
            </w:r>
          </w:p>
        </w:tc>
        <w:tc>
          <w:tcPr>
            <w:tcW w:w="1215" w:type="dxa"/>
            <w:shd w:val="clear" w:color="auto" w:fill="DEEBF6"/>
          </w:tcPr>
          <w:p w14:paraId="71458566" w14:textId="7B391D02" w:rsidR="00102875" w:rsidRPr="009D46EB" w:rsidRDefault="00102875" w:rsidP="00102875">
            <w:pPr>
              <w:pStyle w:val="Normal1"/>
              <w:pBdr>
                <w:top w:val="nil"/>
                <w:left w:val="nil"/>
                <w:bottom w:val="nil"/>
                <w:right w:val="nil"/>
                <w:between w:val="nil"/>
              </w:pBdr>
              <w:jc w:val="center"/>
              <w:rPr>
                <w:b/>
                <w:color w:val="000000"/>
                <w:sz w:val="20"/>
                <w:szCs w:val="20"/>
              </w:rPr>
            </w:pPr>
            <w:r w:rsidRPr="009D46EB">
              <w:rPr>
                <w:b/>
                <w:color w:val="000000"/>
                <w:sz w:val="20"/>
                <w:szCs w:val="20"/>
              </w:rPr>
              <w:t xml:space="preserve">Assessed </w:t>
            </w:r>
            <w:del w:id="2767" w:author="Ian Blenkinsop" w:date="2021-07-05T14:33:00Z">
              <w:r w:rsidRPr="009D46EB" w:rsidDel="002C7475">
                <w:rPr>
                  <w:b/>
                  <w:color w:val="000000"/>
                  <w:sz w:val="20"/>
                  <w:szCs w:val="20"/>
                </w:rPr>
                <w:delText xml:space="preserve">range </w:delText>
              </w:r>
            </w:del>
            <w:ins w:id="2768" w:author="Ian Blenkinsop" w:date="2021-07-05T14:33:00Z">
              <w:r w:rsidR="002C7475">
                <w:rPr>
                  <w:b/>
                  <w:color w:val="000000"/>
                  <w:sz w:val="20"/>
                  <w:szCs w:val="20"/>
                </w:rPr>
                <w:t>R</w:t>
              </w:r>
              <w:r w:rsidR="002C7475" w:rsidRPr="009D46EB">
                <w:rPr>
                  <w:b/>
                  <w:color w:val="000000"/>
                  <w:sz w:val="20"/>
                  <w:szCs w:val="20"/>
                </w:rPr>
                <w:t xml:space="preserve">ange </w:t>
              </w:r>
            </w:ins>
            <w:r w:rsidRPr="009D46EB">
              <w:rPr>
                <w:b/>
                <w:color w:val="000000"/>
                <w:sz w:val="20"/>
                <w:szCs w:val="20"/>
              </w:rPr>
              <w:t>of ECS (°C)</w:t>
            </w:r>
          </w:p>
        </w:tc>
        <w:tc>
          <w:tcPr>
            <w:tcW w:w="1395" w:type="dxa"/>
            <w:shd w:val="clear" w:color="auto" w:fill="DEEBF6"/>
          </w:tcPr>
          <w:p w14:paraId="131B9192" w14:textId="4D7C6678" w:rsidR="00102875" w:rsidRPr="009D46EB" w:rsidRDefault="00102875" w:rsidP="00102875">
            <w:pPr>
              <w:pStyle w:val="Normal1"/>
              <w:pBdr>
                <w:top w:val="nil"/>
                <w:left w:val="nil"/>
                <w:bottom w:val="nil"/>
                <w:right w:val="nil"/>
                <w:between w:val="nil"/>
              </w:pBdr>
              <w:jc w:val="center"/>
              <w:rPr>
                <w:b/>
                <w:color w:val="000000"/>
                <w:sz w:val="20"/>
                <w:szCs w:val="20"/>
              </w:rPr>
            </w:pPr>
            <w:r w:rsidRPr="009D46EB">
              <w:rPr>
                <w:b/>
                <w:color w:val="000000"/>
                <w:sz w:val="20"/>
                <w:szCs w:val="20"/>
              </w:rPr>
              <w:t xml:space="preserve">Assessed </w:t>
            </w:r>
            <w:del w:id="2769" w:author="Ian Blenkinsop" w:date="2021-07-05T14:33:00Z">
              <w:r w:rsidRPr="009D46EB" w:rsidDel="002C7475">
                <w:rPr>
                  <w:b/>
                  <w:color w:val="000000"/>
                  <w:sz w:val="20"/>
                  <w:szCs w:val="20"/>
                </w:rPr>
                <w:delText xml:space="preserve">central </w:delText>
              </w:r>
            </w:del>
            <w:ins w:id="2770" w:author="Ian Blenkinsop" w:date="2021-07-05T14:33:00Z">
              <w:r w:rsidR="002C7475">
                <w:rPr>
                  <w:b/>
                  <w:color w:val="000000"/>
                  <w:sz w:val="20"/>
                  <w:szCs w:val="20"/>
                </w:rPr>
                <w:t>C</w:t>
              </w:r>
              <w:r w:rsidR="002C7475" w:rsidRPr="009D46EB">
                <w:rPr>
                  <w:b/>
                  <w:color w:val="000000"/>
                  <w:sz w:val="20"/>
                  <w:szCs w:val="20"/>
                </w:rPr>
                <w:t xml:space="preserve">entral </w:t>
              </w:r>
            </w:ins>
            <w:r w:rsidRPr="009D46EB">
              <w:rPr>
                <w:b/>
                <w:color w:val="000000"/>
                <w:sz w:val="20"/>
                <w:szCs w:val="20"/>
              </w:rPr>
              <w:t>estimate of ECS (°C)</w:t>
            </w:r>
          </w:p>
        </w:tc>
        <w:tc>
          <w:tcPr>
            <w:tcW w:w="1260" w:type="dxa"/>
            <w:shd w:val="clear" w:color="auto" w:fill="DEEBF6"/>
          </w:tcPr>
          <w:p w14:paraId="23AC36BA" w14:textId="2AFD55B3" w:rsidR="00102875" w:rsidRPr="009D46EB" w:rsidRDefault="00102875" w:rsidP="00102875">
            <w:pPr>
              <w:pStyle w:val="Normal1"/>
              <w:pBdr>
                <w:top w:val="nil"/>
                <w:left w:val="nil"/>
                <w:bottom w:val="nil"/>
                <w:right w:val="nil"/>
                <w:between w:val="nil"/>
              </w:pBdr>
              <w:jc w:val="center"/>
              <w:rPr>
                <w:b/>
                <w:color w:val="000000"/>
                <w:sz w:val="20"/>
                <w:szCs w:val="20"/>
              </w:rPr>
            </w:pPr>
            <w:r w:rsidRPr="009D46EB">
              <w:rPr>
                <w:b/>
                <w:color w:val="000000"/>
                <w:sz w:val="20"/>
                <w:szCs w:val="20"/>
              </w:rPr>
              <w:t xml:space="preserve">Assessed </w:t>
            </w:r>
            <w:del w:id="2771" w:author="Ian Blenkinsop" w:date="2021-07-05T14:33:00Z">
              <w:r w:rsidRPr="009D46EB" w:rsidDel="002C7475">
                <w:rPr>
                  <w:b/>
                  <w:color w:val="000000"/>
                  <w:sz w:val="20"/>
                  <w:szCs w:val="20"/>
                </w:rPr>
                <w:delText xml:space="preserve">range </w:delText>
              </w:r>
            </w:del>
            <w:ins w:id="2772" w:author="Ian Blenkinsop" w:date="2021-07-05T14:33:00Z">
              <w:r w:rsidR="002C7475">
                <w:rPr>
                  <w:b/>
                  <w:color w:val="000000"/>
                  <w:sz w:val="20"/>
                  <w:szCs w:val="20"/>
                </w:rPr>
                <w:t>R</w:t>
              </w:r>
              <w:r w:rsidR="002C7475" w:rsidRPr="009D46EB">
                <w:rPr>
                  <w:b/>
                  <w:color w:val="000000"/>
                  <w:sz w:val="20"/>
                  <w:szCs w:val="20"/>
                </w:rPr>
                <w:t xml:space="preserve">ange </w:t>
              </w:r>
            </w:ins>
            <w:r w:rsidRPr="009D46EB">
              <w:rPr>
                <w:b/>
                <w:color w:val="000000"/>
                <w:sz w:val="20"/>
                <w:szCs w:val="20"/>
              </w:rPr>
              <w:t>of TCR (°C)</w:t>
            </w:r>
          </w:p>
        </w:tc>
      </w:tr>
      <w:tr w:rsidR="00102875" w:rsidRPr="009D46EB" w14:paraId="0ABE6E34" w14:textId="77777777" w:rsidTr="00102875">
        <w:tc>
          <w:tcPr>
            <w:tcW w:w="3652" w:type="dxa"/>
          </w:tcPr>
          <w:p w14:paraId="7252E142" w14:textId="710BBC91"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 xml:space="preserve">NAS 1979 </w:t>
            </w:r>
            <w:r>
              <w:rPr>
                <w:color w:val="000000"/>
                <w:sz w:val="20"/>
                <w:szCs w:val="20"/>
              </w:rPr>
              <w:fldChar w:fldCharType="begin" w:fldLock="1"/>
            </w:r>
            <w:r w:rsidR="00E81B0B">
              <w:rPr>
                <w:color w:val="000000"/>
                <w:sz w:val="20"/>
                <w:szCs w:val="20"/>
              </w:rPr>
              <w:instrText>ADDIN CSL_CITATION { "citationItems" : [ { "id" : "ITEM-1", "itemData" : { "DOI" : "10.17226/12181", "author" : [ { "dropping-particle" : "", "family" : "NRC", "given" : "", "non-dropping-particle" : "", "parse-names" : false, "suffix" : "" } ], "id" : "ITEM-1", "issued" : { "date-parts" : [ [ "1979" ] ] }, "note" : "Report to the Climate Research Board, Assembly of Mathematical and Physical Science, National Research Council", "number-of-pages" : "34", "publisher" : "National Research Council (NRC) Ad Hoc Study Group on Carbon Dioxide and Climate. The National Academies Press", "publisher-place" : "Washington, DC, USA", "title" : "Carbon Dioxide and Climate: A Scientific Assessment", "translator" : [ { "dropping-particle" : "", "family" : "H2552", "given" : "Rt7", "non-dropping-particle" : "", "parse-names" : false, "suffix" : "" } ], "type" : "report" }, "uris" : [ "http://www.mendeley.com/documents/?uuid=352dc5ad-eafb-47de-ab3b-0d6db2d5e150" ] } ], "mendeley" : { "formattedCitation" : "(NRC, 1979)", "plainTextFormattedCitation" : "(NRC, 1979)", "previouslyFormattedCitation" : "(NRC, 1979)" }, "properties" : { "noteIndex" : 0 }, "schema" : "https://github.com/citation-style-language/schema/raw/master/csl-citation.json" }</w:instrText>
            </w:r>
            <w:r>
              <w:rPr>
                <w:color w:val="000000"/>
                <w:sz w:val="20"/>
                <w:szCs w:val="20"/>
              </w:rPr>
              <w:fldChar w:fldCharType="separate"/>
            </w:r>
            <w:ins w:id="2773" w:author="Robin Matthews" w:date="2021-05-18T16:03:00Z">
              <w:r w:rsidR="00602365">
                <w:rPr>
                  <w:noProof/>
                  <w:color w:val="000000"/>
                  <w:sz w:val="20"/>
                  <w:szCs w:val="20"/>
                </w:rPr>
                <w:t>(NRC, 1979)</w:t>
              </w:r>
            </w:ins>
            <w:del w:id="2774" w:author="Robin Matthews" w:date="2021-05-18T16:03:00Z">
              <w:r w:rsidR="00E14AAC" w:rsidRPr="00E14AAC" w:rsidDel="00602365">
                <w:rPr>
                  <w:noProof/>
                  <w:color w:val="000000"/>
                  <w:sz w:val="20"/>
                  <w:szCs w:val="20"/>
                </w:rPr>
                <w:delText>(NRC, 1979)</w:delText>
              </w:r>
            </w:del>
            <w:r>
              <w:rPr>
                <w:color w:val="000000"/>
                <w:sz w:val="20"/>
                <w:szCs w:val="20"/>
              </w:rPr>
              <w:fldChar w:fldCharType="end"/>
            </w:r>
          </w:p>
        </w:tc>
        <w:tc>
          <w:tcPr>
            <w:tcW w:w="1440" w:type="dxa"/>
          </w:tcPr>
          <w:p w14:paraId="709885FA"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2.0</w:t>
            </w:r>
            <w:r w:rsidRPr="00BC5722">
              <w:rPr>
                <w:rFonts w:ascii="Arial" w:hAnsi="Arial" w:cs="Arial"/>
                <w:color w:val="202122"/>
                <w:sz w:val="21"/>
                <w:szCs w:val="21"/>
                <w:shd w:val="clear" w:color="auto" w:fill="FDFDFD"/>
              </w:rPr>
              <w:t>–</w:t>
            </w:r>
            <w:r w:rsidRPr="009D46EB">
              <w:rPr>
                <w:color w:val="000000"/>
                <w:sz w:val="20"/>
                <w:szCs w:val="20"/>
              </w:rPr>
              <w:t>3.5</w:t>
            </w:r>
          </w:p>
        </w:tc>
        <w:tc>
          <w:tcPr>
            <w:tcW w:w="1215" w:type="dxa"/>
          </w:tcPr>
          <w:p w14:paraId="2658C254"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1.5</w:t>
            </w:r>
            <w:r w:rsidRPr="00BC5722">
              <w:rPr>
                <w:rFonts w:ascii="Arial" w:hAnsi="Arial" w:cs="Arial"/>
                <w:color w:val="202122"/>
                <w:sz w:val="21"/>
                <w:szCs w:val="21"/>
                <w:shd w:val="clear" w:color="auto" w:fill="FDFDFD"/>
              </w:rPr>
              <w:t>–</w:t>
            </w:r>
            <w:r w:rsidRPr="009D46EB">
              <w:rPr>
                <w:color w:val="000000"/>
                <w:sz w:val="20"/>
                <w:szCs w:val="20"/>
              </w:rPr>
              <w:t>4.5</w:t>
            </w:r>
          </w:p>
        </w:tc>
        <w:tc>
          <w:tcPr>
            <w:tcW w:w="1395" w:type="dxa"/>
          </w:tcPr>
          <w:p w14:paraId="3623E9C2"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3.0</w:t>
            </w:r>
          </w:p>
        </w:tc>
        <w:tc>
          <w:tcPr>
            <w:tcW w:w="1260" w:type="dxa"/>
          </w:tcPr>
          <w:p w14:paraId="1ACB77C5" w14:textId="77777777" w:rsidR="00102875" w:rsidRPr="009D46EB" w:rsidRDefault="00102875" w:rsidP="00102875">
            <w:pPr>
              <w:pStyle w:val="Normal1"/>
              <w:pBdr>
                <w:top w:val="nil"/>
                <w:left w:val="nil"/>
                <w:bottom w:val="nil"/>
                <w:right w:val="nil"/>
                <w:between w:val="nil"/>
              </w:pBdr>
              <w:rPr>
                <w:color w:val="000000"/>
                <w:sz w:val="20"/>
                <w:szCs w:val="20"/>
              </w:rPr>
            </w:pPr>
          </w:p>
        </w:tc>
      </w:tr>
      <w:tr w:rsidR="00102875" w:rsidRPr="009D46EB" w14:paraId="041CA126" w14:textId="77777777" w:rsidTr="00102875">
        <w:tc>
          <w:tcPr>
            <w:tcW w:w="3652" w:type="dxa"/>
          </w:tcPr>
          <w:p w14:paraId="469665C1" w14:textId="7F00B221"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 xml:space="preserve">NAS 1983 </w:t>
            </w:r>
            <w:r>
              <w:rPr>
                <w:color w:val="000000"/>
                <w:sz w:val="20"/>
                <w:szCs w:val="20"/>
              </w:rPr>
              <w:fldChar w:fldCharType="begin" w:fldLock="1"/>
            </w:r>
            <w:r w:rsidR="00745EAB">
              <w:rPr>
                <w:color w:val="000000"/>
                <w:sz w:val="20"/>
                <w:szCs w:val="20"/>
              </w:rPr>
              <w:instrText>ADDIN CSL_CITATION { "citationItems" : [ { "id" : "ITEM-1", "itemData" : { "DOI" : "10.17226/18714", "ISBN" : "978-0-309-03425-8", "author" : [ { "dropping-particle" : "", "family" : "NRC", "given" : "", "non-dropping-particle" : "", "parse-names" : false, "suffix" : "" } ], "id" : "ITEM-1", "issued" : { "date-parts" : [ [ "1983", "1", "1" ] ] }, "note" : "Times cited: 20", "number-of-pages" : "496", "publisher" : "National Research Council (NRC). The National Academies Press", "publisher-place" : "Washington, DC, USA", "title" : "Changing Climate: Report of the Carbon Dioxide Assessment Committee", "translator" : [ { "dropping-particle" : "", "family" : "H2554", "given" : "Rt7", "non-dropping-particle" : "", "parse-names" : false, "suffix" : "" } ], "type" : "report" }, "uris" : [ "http://www.mendeley.com/documents/?uuid=2b633587-b116-4c4c-bb3e-f316117aede2" ] } ], "mendeley" : { "formattedCitation" : "(NRC, 1983)", "plainTextFormattedCitation" : "(NRC, 1983)", "previouslyFormattedCitation" : "(NRC, 1983)" }, "properties" : { "noteIndex" : 0 }, "schema" : "https://github.com/citation-style-language/schema/raw/master/csl-citation.json" }</w:instrText>
            </w:r>
            <w:r>
              <w:rPr>
                <w:color w:val="000000"/>
                <w:sz w:val="20"/>
                <w:szCs w:val="20"/>
              </w:rPr>
              <w:fldChar w:fldCharType="separate"/>
            </w:r>
            <w:ins w:id="2775" w:author="Robin Matthews" w:date="2021-05-18T16:03:00Z">
              <w:r w:rsidR="00602365">
                <w:rPr>
                  <w:noProof/>
                  <w:color w:val="000000"/>
                  <w:sz w:val="20"/>
                  <w:szCs w:val="20"/>
                </w:rPr>
                <w:t>(NRC, 1983)</w:t>
              </w:r>
            </w:ins>
            <w:del w:id="2776" w:author="Robin Matthews" w:date="2021-05-18T16:03:00Z">
              <w:r w:rsidR="00A94565" w:rsidRPr="00A94565" w:rsidDel="00602365">
                <w:rPr>
                  <w:noProof/>
                  <w:color w:val="000000"/>
                  <w:sz w:val="20"/>
                  <w:szCs w:val="20"/>
                </w:rPr>
                <w:delText>(NRC, 1983)</w:delText>
              </w:r>
            </w:del>
            <w:r>
              <w:rPr>
                <w:color w:val="000000"/>
                <w:sz w:val="20"/>
                <w:szCs w:val="20"/>
              </w:rPr>
              <w:fldChar w:fldCharType="end"/>
            </w:r>
          </w:p>
        </w:tc>
        <w:tc>
          <w:tcPr>
            <w:tcW w:w="1440" w:type="dxa"/>
          </w:tcPr>
          <w:p w14:paraId="12CA850B"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2.0</w:t>
            </w:r>
            <w:r w:rsidRPr="00BC5722">
              <w:rPr>
                <w:rFonts w:ascii="Arial" w:hAnsi="Arial" w:cs="Arial"/>
                <w:color w:val="202122"/>
                <w:sz w:val="21"/>
                <w:szCs w:val="21"/>
                <w:shd w:val="clear" w:color="auto" w:fill="FDFDFD"/>
              </w:rPr>
              <w:t>–</w:t>
            </w:r>
            <w:r w:rsidRPr="009D46EB">
              <w:rPr>
                <w:color w:val="000000"/>
                <w:sz w:val="20"/>
                <w:szCs w:val="20"/>
              </w:rPr>
              <w:t>3.5</w:t>
            </w:r>
          </w:p>
        </w:tc>
        <w:tc>
          <w:tcPr>
            <w:tcW w:w="1215" w:type="dxa"/>
          </w:tcPr>
          <w:p w14:paraId="7E5EA7FF"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1.5</w:t>
            </w:r>
            <w:r w:rsidRPr="00BC5722">
              <w:rPr>
                <w:rFonts w:ascii="Arial" w:hAnsi="Arial" w:cs="Arial"/>
                <w:color w:val="202122"/>
                <w:sz w:val="21"/>
                <w:szCs w:val="21"/>
                <w:shd w:val="clear" w:color="auto" w:fill="FDFDFD"/>
              </w:rPr>
              <w:t>–</w:t>
            </w:r>
            <w:r w:rsidRPr="009D46EB">
              <w:rPr>
                <w:color w:val="000000"/>
                <w:sz w:val="20"/>
                <w:szCs w:val="20"/>
              </w:rPr>
              <w:t>4.5</w:t>
            </w:r>
          </w:p>
        </w:tc>
        <w:tc>
          <w:tcPr>
            <w:tcW w:w="1395" w:type="dxa"/>
          </w:tcPr>
          <w:p w14:paraId="105FD9E6"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3.0</w:t>
            </w:r>
          </w:p>
        </w:tc>
        <w:tc>
          <w:tcPr>
            <w:tcW w:w="1260" w:type="dxa"/>
          </w:tcPr>
          <w:p w14:paraId="48371490" w14:textId="77777777" w:rsidR="00102875" w:rsidRPr="009D46EB" w:rsidRDefault="00102875" w:rsidP="00102875">
            <w:pPr>
              <w:pStyle w:val="Normal1"/>
              <w:pBdr>
                <w:top w:val="nil"/>
                <w:left w:val="nil"/>
                <w:bottom w:val="nil"/>
                <w:right w:val="nil"/>
                <w:between w:val="nil"/>
              </w:pBdr>
              <w:rPr>
                <w:color w:val="000000"/>
                <w:sz w:val="20"/>
                <w:szCs w:val="20"/>
              </w:rPr>
            </w:pPr>
          </w:p>
        </w:tc>
      </w:tr>
      <w:tr w:rsidR="00102875" w:rsidRPr="009D46EB" w14:paraId="623CBAFE" w14:textId="77777777" w:rsidTr="00102875">
        <w:tc>
          <w:tcPr>
            <w:tcW w:w="3652" w:type="dxa"/>
          </w:tcPr>
          <w:p w14:paraId="595ED132" w14:textId="1E35AA89"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 xml:space="preserve">Villach 1985 </w:t>
            </w:r>
            <w:r>
              <w:rPr>
                <w:color w:val="000000"/>
                <w:sz w:val="20"/>
                <w:szCs w:val="20"/>
              </w:rPr>
              <w:fldChar w:fldCharType="begin" w:fldLock="1"/>
            </w:r>
            <w:r w:rsidR="00A94565">
              <w:rPr>
                <w:color w:val="000000"/>
                <w:sz w:val="20"/>
                <w:szCs w:val="20"/>
              </w:rPr>
              <w:instrText>ADDIN CSL_CITATION { "citationItems" : [ { "id" : "ITEM-1", "itemData" : { "DOI" : "https://library.wmo.int/index.php?lvl=notice_display&amp;id=6321#.YG3AINV1DIU", "ISBN" : "9263106614", "author" : [ { "dropping-particle" : "", "family" : "WMO/UNEP/ICSU", "given" : "", "non-dropping-particle" : "", "parse-names" : false, "suffix" : "" } ], "collection-title" : "WMO - No.661", "id" : "ITEM-1", "issued" : { "date-parts" : [ [ "1986" ] ] }, "note" : "QC851 .W6445 no. 661 QC981.8.C5", "number-of-pages" : "78", "publisher" : "World Meteorological Organization (WMO), United Nations Environment Programme (UNEP), International Council of Scientific Unions (ICSU). WMO", "publisher-place" : "Geneva, Switzerland", "title" : "Report of the International Conference on the Assessment of the Role of Carbon Dioxide and of Other Greenhouse Gases in Climate Variations and Associated Impacts, Villach, Austria, 9-15 October 1985", "translator" : [ { "dropping-particle" : "", "family" : "H114", "given" : "Rt7", "non-dropping-particle" : "", "parse-names" : false, "suffix" : "" } ], "type" : "report" }, "uris" : [ "http://www.mendeley.com/documents/?uuid=1d882f7b-ae0c-416a-9fa1-a1cd8ab89d36" ] } ], "mendeley" : { "formattedCitation" : "(WMO/UNEP/ICSU, 1986)", "plainTextFormattedCitation" : "(WMO/UNEP/ICSU, 1986)", "previouslyFormattedCitation" : "(WMO/UNEP/ICSU, 1986)" }, "properties" : { "noteIndex" : 0 }, "schema" : "https://github.com/citation-style-language/schema/raw/master/csl-citation.json" }</w:instrText>
            </w:r>
            <w:r>
              <w:rPr>
                <w:color w:val="000000"/>
                <w:sz w:val="20"/>
                <w:szCs w:val="20"/>
              </w:rPr>
              <w:fldChar w:fldCharType="separate"/>
            </w:r>
            <w:ins w:id="2777" w:author="Robin Matthews" w:date="2021-05-18T16:03:00Z">
              <w:r w:rsidR="00602365">
                <w:rPr>
                  <w:noProof/>
                  <w:color w:val="000000"/>
                  <w:sz w:val="20"/>
                  <w:szCs w:val="20"/>
                </w:rPr>
                <w:t>(WMO/UNEP/ICSU, 1986)</w:t>
              </w:r>
            </w:ins>
            <w:del w:id="2778" w:author="Robin Matthews" w:date="2021-05-18T16:03:00Z">
              <w:r w:rsidR="00E14AAC" w:rsidRPr="00E14AAC" w:rsidDel="00602365">
                <w:rPr>
                  <w:noProof/>
                  <w:color w:val="000000"/>
                  <w:sz w:val="20"/>
                  <w:szCs w:val="20"/>
                </w:rPr>
                <w:delText>(WMO/UNEP/ICSU, 1986)</w:delText>
              </w:r>
            </w:del>
            <w:r>
              <w:rPr>
                <w:color w:val="000000"/>
                <w:sz w:val="20"/>
                <w:szCs w:val="20"/>
              </w:rPr>
              <w:fldChar w:fldCharType="end"/>
            </w:r>
            <w:r w:rsidRPr="009D46EB">
              <w:rPr>
                <w:color w:val="000000"/>
                <w:sz w:val="20"/>
                <w:szCs w:val="20"/>
              </w:rPr>
              <w:t xml:space="preserve"> </w:t>
            </w:r>
          </w:p>
        </w:tc>
        <w:tc>
          <w:tcPr>
            <w:tcW w:w="1440" w:type="dxa"/>
          </w:tcPr>
          <w:p w14:paraId="258C5351"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1.5</w:t>
            </w:r>
            <w:r w:rsidRPr="00BC5722">
              <w:rPr>
                <w:rFonts w:ascii="Arial" w:hAnsi="Arial" w:cs="Arial"/>
                <w:color w:val="202122"/>
                <w:sz w:val="21"/>
                <w:szCs w:val="21"/>
                <w:shd w:val="clear" w:color="auto" w:fill="FDFDFD"/>
              </w:rPr>
              <w:t>–</w:t>
            </w:r>
            <w:r w:rsidRPr="009D46EB">
              <w:rPr>
                <w:color w:val="000000"/>
                <w:sz w:val="20"/>
                <w:szCs w:val="20"/>
              </w:rPr>
              <w:t>5.5</w:t>
            </w:r>
          </w:p>
        </w:tc>
        <w:tc>
          <w:tcPr>
            <w:tcW w:w="1215" w:type="dxa"/>
          </w:tcPr>
          <w:p w14:paraId="13651056"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1.5</w:t>
            </w:r>
            <w:r w:rsidRPr="00BC5722">
              <w:rPr>
                <w:rFonts w:ascii="Arial" w:hAnsi="Arial" w:cs="Arial"/>
                <w:color w:val="202122"/>
                <w:sz w:val="21"/>
                <w:szCs w:val="21"/>
                <w:shd w:val="clear" w:color="auto" w:fill="FDFDFD"/>
              </w:rPr>
              <w:t>–</w:t>
            </w:r>
            <w:r w:rsidRPr="009D46EB">
              <w:rPr>
                <w:color w:val="000000"/>
                <w:sz w:val="20"/>
                <w:szCs w:val="20"/>
              </w:rPr>
              <w:t>4.5</w:t>
            </w:r>
          </w:p>
        </w:tc>
        <w:tc>
          <w:tcPr>
            <w:tcW w:w="1395" w:type="dxa"/>
          </w:tcPr>
          <w:p w14:paraId="273078C7"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3.0</w:t>
            </w:r>
          </w:p>
        </w:tc>
        <w:tc>
          <w:tcPr>
            <w:tcW w:w="1260" w:type="dxa"/>
          </w:tcPr>
          <w:p w14:paraId="0996335A" w14:textId="77777777" w:rsidR="00102875" w:rsidRPr="009D46EB" w:rsidRDefault="00102875" w:rsidP="00102875">
            <w:pPr>
              <w:pStyle w:val="Normal1"/>
              <w:pBdr>
                <w:top w:val="nil"/>
                <w:left w:val="nil"/>
                <w:bottom w:val="nil"/>
                <w:right w:val="nil"/>
                <w:between w:val="nil"/>
              </w:pBdr>
              <w:rPr>
                <w:color w:val="000000"/>
                <w:sz w:val="20"/>
                <w:szCs w:val="20"/>
              </w:rPr>
            </w:pPr>
          </w:p>
        </w:tc>
      </w:tr>
      <w:tr w:rsidR="00102875" w:rsidRPr="009D46EB" w14:paraId="5792F36B" w14:textId="77777777" w:rsidTr="00102875">
        <w:tc>
          <w:tcPr>
            <w:tcW w:w="3652" w:type="dxa"/>
          </w:tcPr>
          <w:p w14:paraId="4EDE7E0F" w14:textId="149748A5"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IPCC FAR 1990</w:t>
            </w:r>
            <w:r w:rsidR="007D411B">
              <w:rPr>
                <w:color w:val="000000"/>
                <w:sz w:val="20"/>
                <w:szCs w:val="20"/>
              </w:rPr>
              <w:t xml:space="preserve"> </w:t>
            </w:r>
            <w:r w:rsidR="007D411B">
              <w:rPr>
                <w:color w:val="000000"/>
                <w:sz w:val="20"/>
                <w:szCs w:val="20"/>
              </w:rPr>
              <w:fldChar w:fldCharType="begin" w:fldLock="1"/>
            </w:r>
            <w:r w:rsidR="00A94565">
              <w:rPr>
                <w:color w:val="000000"/>
                <w:sz w:val="20"/>
                <w:szCs w:val="20"/>
              </w:rPr>
              <w:instrText>ADDIN CSL_CITATION { "citationItems" : [ { "id" : "ITEM-1", "itemData" : { "DOI" : "https://www.ipcc.ch/report/ar1/wg1", "ISBN" : "052140360X", "author" : [ { "dropping-particle" : "", "family" : "IPCC", "given" : "", "non-dropping-particle" : "", "parse-names" : false, "suffix" : "" } ], "editor" : [ { "dropping-particle" : "", "family" : "Houghton", "given" : "J. T.", "non-dropping-particle" : "", "parse-names" : false, "suffix" : "" }, { "dropping-particle" : "", "family" : "Jenkins", "given" : "G. J.", "non-dropping-particle" : "", "parse-names" : false, "suffix" : "" }, { "dropping-particle" : "", "family" : "Ephraums", "given" : "J. J.", "non-dropping-particle" : "", "parse-names" : false, "suffix" : "" } ], "id" : "ITEM-1", "issued" : { "date-parts" : [ [ "1990" ] ] }, "number-of-pages" : "365", "publisher" : "Cambridge University Press", "publisher-place" : "Cambridge, United Kingdom and New York, NY, USA", "title" : "Climate Change: The IPCC Scientific Assessment", "translator" : [ { "dropping-particle" : "", "family" : "H3287", "given" : "Rt12", "non-dropping-particle" : "", "parse-names" : false, "suffix" : "" } ], "type" : "report" }, "uris" : [ "http://www.mendeley.com/documents/?uuid=16db1bd4-14f0-4228-b69d-ffcb3a8679a6" ] } ], "mendeley" : { "formattedCitation" : "(IPCC, 1990a)", "plainTextFormattedCitation" : "(IPCC, 1990a)", "previouslyFormattedCitation" : "(IPCC, 1990a)" }, "properties" : { "noteIndex" : 0 }, "schema" : "https://github.com/citation-style-language/schema/raw/master/csl-citation.json" }</w:instrText>
            </w:r>
            <w:r w:rsidR="007D411B">
              <w:rPr>
                <w:color w:val="000000"/>
                <w:sz w:val="20"/>
                <w:szCs w:val="20"/>
              </w:rPr>
              <w:fldChar w:fldCharType="separate"/>
            </w:r>
            <w:ins w:id="2779" w:author="Robin Matthews" w:date="2021-05-18T16:03:00Z">
              <w:r w:rsidR="00602365">
                <w:rPr>
                  <w:noProof/>
                  <w:color w:val="000000"/>
                  <w:sz w:val="20"/>
                  <w:szCs w:val="20"/>
                </w:rPr>
                <w:t>(IPCC, 1990a)</w:t>
              </w:r>
            </w:ins>
            <w:del w:id="2780" w:author="Robin Matthews" w:date="2021-05-18T16:03:00Z">
              <w:r w:rsidR="007D411B" w:rsidRPr="007D411B" w:rsidDel="00602365">
                <w:rPr>
                  <w:noProof/>
                  <w:color w:val="000000"/>
                  <w:sz w:val="20"/>
                  <w:szCs w:val="20"/>
                </w:rPr>
                <w:delText>(IPCC, 1990a)</w:delText>
              </w:r>
            </w:del>
            <w:r w:rsidR="007D411B">
              <w:rPr>
                <w:color w:val="000000"/>
                <w:sz w:val="20"/>
                <w:szCs w:val="20"/>
              </w:rPr>
              <w:fldChar w:fldCharType="end"/>
            </w:r>
          </w:p>
        </w:tc>
        <w:tc>
          <w:tcPr>
            <w:tcW w:w="1440" w:type="dxa"/>
          </w:tcPr>
          <w:p w14:paraId="4896F2D8"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1.9</w:t>
            </w:r>
            <w:r w:rsidRPr="00BC5722">
              <w:rPr>
                <w:rFonts w:ascii="Arial" w:hAnsi="Arial" w:cs="Arial"/>
                <w:color w:val="202122"/>
                <w:sz w:val="21"/>
                <w:szCs w:val="21"/>
                <w:shd w:val="clear" w:color="auto" w:fill="FDFDFD"/>
              </w:rPr>
              <w:t>–</w:t>
            </w:r>
            <w:r w:rsidRPr="009D46EB">
              <w:rPr>
                <w:color w:val="000000"/>
                <w:sz w:val="20"/>
                <w:szCs w:val="20"/>
              </w:rPr>
              <w:t>5.2</w:t>
            </w:r>
          </w:p>
        </w:tc>
        <w:tc>
          <w:tcPr>
            <w:tcW w:w="1215" w:type="dxa"/>
          </w:tcPr>
          <w:p w14:paraId="61EF29CD"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1.5</w:t>
            </w:r>
            <w:r w:rsidRPr="00BC5722">
              <w:rPr>
                <w:rFonts w:ascii="Arial" w:hAnsi="Arial" w:cs="Arial"/>
                <w:color w:val="202122"/>
                <w:sz w:val="21"/>
                <w:szCs w:val="21"/>
                <w:shd w:val="clear" w:color="auto" w:fill="FDFDFD"/>
              </w:rPr>
              <w:t>–</w:t>
            </w:r>
            <w:r w:rsidRPr="009D46EB">
              <w:rPr>
                <w:color w:val="000000"/>
                <w:sz w:val="20"/>
                <w:szCs w:val="20"/>
              </w:rPr>
              <w:t>4.5</w:t>
            </w:r>
          </w:p>
        </w:tc>
        <w:tc>
          <w:tcPr>
            <w:tcW w:w="1395" w:type="dxa"/>
          </w:tcPr>
          <w:p w14:paraId="2F237571"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2.5</w:t>
            </w:r>
          </w:p>
        </w:tc>
        <w:tc>
          <w:tcPr>
            <w:tcW w:w="1260" w:type="dxa"/>
          </w:tcPr>
          <w:p w14:paraId="7E5D2CF7" w14:textId="77777777" w:rsidR="00102875" w:rsidRPr="009D46EB" w:rsidRDefault="00102875" w:rsidP="00102875">
            <w:pPr>
              <w:pStyle w:val="Normal1"/>
              <w:pBdr>
                <w:top w:val="nil"/>
                <w:left w:val="nil"/>
                <w:bottom w:val="nil"/>
                <w:right w:val="nil"/>
                <w:between w:val="nil"/>
              </w:pBdr>
              <w:rPr>
                <w:color w:val="000000"/>
                <w:sz w:val="20"/>
                <w:szCs w:val="20"/>
              </w:rPr>
            </w:pPr>
          </w:p>
        </w:tc>
      </w:tr>
      <w:tr w:rsidR="00102875" w:rsidRPr="009D46EB" w14:paraId="49C1DCCA" w14:textId="77777777" w:rsidTr="00102875">
        <w:tc>
          <w:tcPr>
            <w:tcW w:w="3652" w:type="dxa"/>
          </w:tcPr>
          <w:p w14:paraId="3B913B18" w14:textId="0DFC225B"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 xml:space="preserve">IPCC 1992 Supplementary Report </w:t>
            </w:r>
            <w:r>
              <w:rPr>
                <w:color w:val="000000"/>
                <w:sz w:val="20"/>
                <w:szCs w:val="20"/>
              </w:rPr>
              <w:fldChar w:fldCharType="begin" w:fldLock="1"/>
            </w:r>
            <w:r w:rsidR="00A94565">
              <w:rPr>
                <w:color w:val="000000"/>
                <w:sz w:val="20"/>
                <w:szCs w:val="20"/>
              </w:rPr>
              <w:instrText>ADDIN CSL_CITATION { "citationItems" : [ { "id" : "ITEM-1", "itemData" : { "DOI" : "https://www.ipcc.ch/report/climate-change-1992-the-supplementary-report-to-the-ipcc-scientific-assessment/", "ISBN" : "0521438292", "author" : [ { "dropping-particle" : "", "family" : "IPCC", "given" : "", "non-dropping-particle" : "", "parse-names" : false, "suffix" : "" } ], "editor" : [ { "dropping-particle" : "", "family" : "Houghton", "given" : "J.T.", "non-dropping-particle" : "", "parse-names" : false, "suffix" : "" }, { "dropping-particle" : "", "family" : "Callander", "given" : "B.A.", "non-dropping-particle" : "", "parse-names" : false, "suffix" : "" }, { "dropping-particle" : "", "family" : "Varney", "given" : "S.K.", "non-dropping-particle" : "", "parse-names" : false, "suffix" : "" } ], "id" : "ITEM-1", "issued" : { "date-parts" : [ [ "1992" ] ] }, "number-of-pages" : "200", "publisher" : "Cambridge University Press", "publisher-place" : "Cambridge, United Kingdom and New York, NY, USA", "title" : "Climate Change 1992: The Supplementary Report to the IPCC Scientific Assessment", "translator" : [ { "dropping-particle" : "", "family" : "H2508", "given" : "Rt12", "non-dropping-particle" : "", "parse-names" : false, "suffix" : "" } ], "type" : "report" }, "uris" : [ "http://www.mendeley.com/documents/?uuid=e7879cd5-2955-47b2-a678-bbd961a21c6b" ] } ], "mendeley" : { "formattedCitation" : "(IPCC, 1992)", "plainTextFormattedCitation" : "(IPCC, 1992)", "previouslyFormattedCitation" : "(IPCC, 1992)" }, "properties" : { "noteIndex" : 0 }, "schema" : "https://github.com/citation-style-language/schema/raw/master/csl-citation.json" }</w:instrText>
            </w:r>
            <w:r>
              <w:rPr>
                <w:color w:val="000000"/>
                <w:sz w:val="20"/>
                <w:szCs w:val="20"/>
              </w:rPr>
              <w:fldChar w:fldCharType="separate"/>
            </w:r>
            <w:ins w:id="2781" w:author="Robin Matthews" w:date="2021-05-18T16:03:00Z">
              <w:r w:rsidR="00602365">
                <w:rPr>
                  <w:noProof/>
                  <w:color w:val="000000"/>
                  <w:sz w:val="20"/>
                  <w:szCs w:val="20"/>
                </w:rPr>
                <w:t>(IPCC, 1992)</w:t>
              </w:r>
            </w:ins>
            <w:del w:id="2782" w:author="Robin Matthews" w:date="2021-05-18T16:03:00Z">
              <w:r w:rsidRPr="001F3192" w:rsidDel="00602365">
                <w:rPr>
                  <w:noProof/>
                  <w:color w:val="000000"/>
                  <w:sz w:val="20"/>
                  <w:szCs w:val="20"/>
                </w:rPr>
                <w:delText>(IPCC, 1992)</w:delText>
              </w:r>
            </w:del>
            <w:r>
              <w:rPr>
                <w:color w:val="000000"/>
                <w:sz w:val="20"/>
                <w:szCs w:val="20"/>
              </w:rPr>
              <w:fldChar w:fldCharType="end"/>
            </w:r>
            <w:r w:rsidRPr="009D46EB">
              <w:rPr>
                <w:color w:val="000000"/>
                <w:sz w:val="20"/>
                <w:szCs w:val="20"/>
              </w:rPr>
              <w:t xml:space="preserve"> </w:t>
            </w:r>
          </w:p>
        </w:tc>
        <w:tc>
          <w:tcPr>
            <w:tcW w:w="1440" w:type="dxa"/>
          </w:tcPr>
          <w:p w14:paraId="4D94DEC9"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1.7</w:t>
            </w:r>
            <w:r w:rsidRPr="00BC5722">
              <w:rPr>
                <w:rFonts w:ascii="Arial" w:hAnsi="Arial" w:cs="Arial"/>
                <w:color w:val="202122"/>
                <w:sz w:val="21"/>
                <w:szCs w:val="21"/>
                <w:shd w:val="clear" w:color="auto" w:fill="FDFDFD"/>
              </w:rPr>
              <w:t>–</w:t>
            </w:r>
            <w:r w:rsidRPr="009D46EB">
              <w:rPr>
                <w:color w:val="000000"/>
                <w:sz w:val="20"/>
                <w:szCs w:val="20"/>
              </w:rPr>
              <w:t>5.4</w:t>
            </w:r>
          </w:p>
        </w:tc>
        <w:tc>
          <w:tcPr>
            <w:tcW w:w="1215" w:type="dxa"/>
          </w:tcPr>
          <w:p w14:paraId="6333A167"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1.5</w:t>
            </w:r>
            <w:r w:rsidRPr="00BC5722">
              <w:rPr>
                <w:rFonts w:ascii="Arial" w:hAnsi="Arial" w:cs="Arial"/>
                <w:color w:val="202122"/>
                <w:sz w:val="21"/>
                <w:szCs w:val="21"/>
                <w:shd w:val="clear" w:color="auto" w:fill="FDFDFD"/>
              </w:rPr>
              <w:t>–</w:t>
            </w:r>
            <w:r w:rsidRPr="009D46EB">
              <w:rPr>
                <w:color w:val="000000"/>
                <w:sz w:val="20"/>
                <w:szCs w:val="20"/>
              </w:rPr>
              <w:t>4.5</w:t>
            </w:r>
          </w:p>
        </w:tc>
        <w:tc>
          <w:tcPr>
            <w:tcW w:w="1395" w:type="dxa"/>
          </w:tcPr>
          <w:p w14:paraId="4EC3EB32"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2.5</w:t>
            </w:r>
          </w:p>
        </w:tc>
        <w:tc>
          <w:tcPr>
            <w:tcW w:w="1260" w:type="dxa"/>
          </w:tcPr>
          <w:p w14:paraId="4D22C3E4" w14:textId="2D4BF25F" w:rsidR="00102875" w:rsidRPr="009D46EB" w:rsidRDefault="00102875" w:rsidP="00102875">
            <w:pPr>
              <w:pStyle w:val="Normal1"/>
              <w:pBdr>
                <w:top w:val="nil"/>
                <w:left w:val="nil"/>
                <w:bottom w:val="nil"/>
                <w:right w:val="nil"/>
                <w:between w:val="nil"/>
              </w:pBdr>
              <w:rPr>
                <w:color w:val="000000"/>
                <w:sz w:val="20"/>
                <w:szCs w:val="20"/>
              </w:rPr>
            </w:pPr>
            <w:del w:id="2783" w:author="Ian Blenkinsop" w:date="2021-07-05T14:35:00Z">
              <w:r w:rsidRPr="009D46EB" w:rsidDel="002C7475">
                <w:rPr>
                  <w:color w:val="000000"/>
                  <w:sz w:val="20"/>
                  <w:szCs w:val="20"/>
                </w:rPr>
                <w:delText xml:space="preserve">discussed </w:delText>
              </w:r>
            </w:del>
            <w:ins w:id="2784" w:author="Ian Blenkinsop" w:date="2021-07-05T14:35:00Z">
              <w:r w:rsidR="002C7475">
                <w:rPr>
                  <w:color w:val="000000"/>
                  <w:sz w:val="20"/>
                  <w:szCs w:val="20"/>
                </w:rPr>
                <w:t>D</w:t>
              </w:r>
              <w:r w:rsidR="002C7475" w:rsidRPr="009D46EB">
                <w:rPr>
                  <w:color w:val="000000"/>
                  <w:sz w:val="20"/>
                  <w:szCs w:val="20"/>
                </w:rPr>
                <w:t xml:space="preserve">iscussed </w:t>
              </w:r>
            </w:ins>
            <w:r w:rsidRPr="009D46EB">
              <w:rPr>
                <w:color w:val="000000"/>
                <w:sz w:val="20"/>
                <w:szCs w:val="20"/>
              </w:rPr>
              <w:t>but not assessed</w:t>
            </w:r>
          </w:p>
        </w:tc>
      </w:tr>
      <w:tr w:rsidR="00102875" w:rsidRPr="009D46EB" w14:paraId="7C506E00" w14:textId="77777777" w:rsidTr="00102875">
        <w:tc>
          <w:tcPr>
            <w:tcW w:w="3652" w:type="dxa"/>
          </w:tcPr>
          <w:p w14:paraId="2D401EDB" w14:textId="650B59DD"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 xml:space="preserve">IPCC 1994 Radiative Forcing report </w:t>
            </w:r>
            <w:r>
              <w:rPr>
                <w:color w:val="000000"/>
                <w:sz w:val="20"/>
                <w:szCs w:val="20"/>
              </w:rPr>
              <w:fldChar w:fldCharType="begin" w:fldLock="1"/>
            </w:r>
            <w:r w:rsidR="00E81B0B">
              <w:rPr>
                <w:color w:val="000000"/>
                <w:sz w:val="20"/>
                <w:szCs w:val="20"/>
              </w:rPr>
              <w:instrText>ADDIN CSL_CITATION { "citationItems" : [ { "id" : "ITEM-1", "itemData" : { "ISBN" : "0521550556", "author" : [ { "dropping-particle" : "", "family" : "IPCC", "given" : "", "non-dropping-particle" : "", "parse-names" : false, "suffix" : "" } ], "editor" : [ { "dropping-particle" : "", "family" : "Houghton", "given" : "J.T.", "non-dropping-particle" : "", "parse-names" : false, "suffix" : "" }, { "dropping-particle" : "", "family" : "Filho", "given" : "L.G. Meira", "non-dropping-particle" : "", "parse-names" : false, "suffix" : "" }, { "dropping-particle" : "", "family" : "Bruce", "given" : "J.", "non-dropping-particle" : "", "parse-names" : false, "suffix" : "" }, { "dropping-particle" : "", "family" : "Lee", "given" : "Hoesung", "non-dropping-particle" : "", "parse-names" : false, "suffix" : "" }, { "dropping-particle" : "", "family" : "Callander", "given" : "B.A.", "non-dropping-particle" : "", "parse-names" : false, "suffix" : "" }, { "dropping-particle" : "", "family" : "Haites", "given" : "E.", "non-dropping-particle" : "", "parse-names" : false, "suffix" : "" }, { "dropping-particle" : "", "family" : "Harris", "given" : "N.", "non-dropping-particle" : "", "parse-names" : false, "suffix" : "" }, { "dropping-particle" : "", "family" : "Maskell.", "given" : "K.", "non-dropping-particle" : "", "parse-names" : false, "suffix" : "" } ], "id" : "ITEM-1", "issued" : { "date-parts" : [ [ "1995" ] ] }, "number-of-pages" : "339", "publisher" : "Cambridge University Press", "publisher-place" : "Cambridge, United Kingdom and New York, NY, USA", "title" : "Climate Change 1994: Radiative Forcing of Climate change and An Evaluation of the IPCC IS92 Emission Scenarios", "translator" : [ { "dropping-particle" : "", "family" : "H3721", "given" : "Rt12", "non-dropping-particle" : "", "parse-names" : false, "suffix" : "" } ], "type" : "report" }, "uris" : [ "http://www.mendeley.com/documents/?uuid=99c76a5f-f022-46f8-8d9f-98018f850330" ] } ], "mendeley" : { "formattedCitation" : "(IPCC, 1995a)", "plainTextFormattedCitation" : "(IPCC, 1995a)", "previouslyFormattedCitation" : "(IPCC, 1995a)" }, "properties" : { "noteIndex" : 0 }, "schema" : "https://github.com/citation-style-language/schema/raw/master/csl-citation.json" }</w:instrText>
            </w:r>
            <w:r>
              <w:rPr>
                <w:color w:val="000000"/>
                <w:sz w:val="20"/>
                <w:szCs w:val="20"/>
              </w:rPr>
              <w:fldChar w:fldCharType="separate"/>
            </w:r>
            <w:ins w:id="2785" w:author="Robin Matthews" w:date="2021-05-18T16:03:00Z">
              <w:r w:rsidR="00602365">
                <w:rPr>
                  <w:noProof/>
                  <w:color w:val="000000"/>
                  <w:sz w:val="20"/>
                  <w:szCs w:val="20"/>
                </w:rPr>
                <w:t>(IPCC, 1995a)</w:t>
              </w:r>
            </w:ins>
            <w:del w:id="2786" w:author="Robin Matthews" w:date="2021-05-18T16:03:00Z">
              <w:r w:rsidR="00E14AAC" w:rsidRPr="00E14AAC" w:rsidDel="00602365">
                <w:rPr>
                  <w:noProof/>
                  <w:color w:val="000000"/>
                  <w:sz w:val="20"/>
                  <w:szCs w:val="20"/>
                </w:rPr>
                <w:delText>(IPCC, 1995a)</w:delText>
              </w:r>
            </w:del>
            <w:r>
              <w:rPr>
                <w:color w:val="000000"/>
                <w:sz w:val="20"/>
                <w:szCs w:val="20"/>
              </w:rPr>
              <w:fldChar w:fldCharType="end"/>
            </w:r>
          </w:p>
        </w:tc>
        <w:tc>
          <w:tcPr>
            <w:tcW w:w="1440" w:type="dxa"/>
          </w:tcPr>
          <w:p w14:paraId="0FEC7980"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not given</w:t>
            </w:r>
          </w:p>
        </w:tc>
        <w:tc>
          <w:tcPr>
            <w:tcW w:w="1215" w:type="dxa"/>
          </w:tcPr>
          <w:p w14:paraId="7DFDD0FA"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1.5</w:t>
            </w:r>
            <w:r w:rsidRPr="00BC5722">
              <w:rPr>
                <w:rFonts w:ascii="Arial" w:hAnsi="Arial" w:cs="Arial"/>
                <w:color w:val="202122"/>
                <w:sz w:val="21"/>
                <w:szCs w:val="21"/>
                <w:shd w:val="clear" w:color="auto" w:fill="FDFDFD"/>
              </w:rPr>
              <w:t>–</w:t>
            </w:r>
            <w:r w:rsidRPr="009D46EB">
              <w:rPr>
                <w:color w:val="000000"/>
                <w:sz w:val="20"/>
                <w:szCs w:val="20"/>
              </w:rPr>
              <w:t>4.5</w:t>
            </w:r>
          </w:p>
        </w:tc>
        <w:tc>
          <w:tcPr>
            <w:tcW w:w="1395" w:type="dxa"/>
          </w:tcPr>
          <w:p w14:paraId="0D4710D7"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2.5</w:t>
            </w:r>
          </w:p>
        </w:tc>
        <w:tc>
          <w:tcPr>
            <w:tcW w:w="1260" w:type="dxa"/>
          </w:tcPr>
          <w:p w14:paraId="7A5DD20E" w14:textId="77777777" w:rsidR="00102875" w:rsidRPr="009D46EB" w:rsidRDefault="00102875" w:rsidP="00102875">
            <w:pPr>
              <w:pStyle w:val="Normal1"/>
              <w:pBdr>
                <w:top w:val="nil"/>
                <w:left w:val="nil"/>
                <w:bottom w:val="nil"/>
                <w:right w:val="nil"/>
                <w:between w:val="nil"/>
              </w:pBdr>
              <w:rPr>
                <w:color w:val="000000"/>
                <w:sz w:val="20"/>
                <w:szCs w:val="20"/>
              </w:rPr>
            </w:pPr>
          </w:p>
        </w:tc>
      </w:tr>
      <w:tr w:rsidR="00102875" w:rsidRPr="009D46EB" w14:paraId="05CF8DBF" w14:textId="77777777" w:rsidTr="00102875">
        <w:tc>
          <w:tcPr>
            <w:tcW w:w="3652" w:type="dxa"/>
          </w:tcPr>
          <w:p w14:paraId="3498ED36" w14:textId="6B35762A" w:rsidR="00102875" w:rsidRPr="009D46EB" w:rsidRDefault="00102875" w:rsidP="00102875">
            <w:pPr>
              <w:pStyle w:val="Normal1"/>
              <w:pBdr>
                <w:top w:val="nil"/>
                <w:left w:val="nil"/>
                <w:bottom w:val="nil"/>
                <w:right w:val="nil"/>
                <w:between w:val="nil"/>
              </w:pBdr>
              <w:rPr>
                <w:color w:val="000000"/>
                <w:sz w:val="20"/>
                <w:szCs w:val="20"/>
              </w:rPr>
            </w:pPr>
            <w:r>
              <w:rPr>
                <w:color w:val="000000"/>
                <w:sz w:val="20"/>
                <w:szCs w:val="20"/>
              </w:rPr>
              <w:t xml:space="preserve">IPCC SAR </w:t>
            </w:r>
            <w:r>
              <w:rPr>
                <w:color w:val="000000"/>
                <w:sz w:val="20"/>
                <w:szCs w:val="20"/>
              </w:rPr>
              <w:fldChar w:fldCharType="begin" w:fldLock="1"/>
            </w:r>
            <w:r w:rsidR="00A94565">
              <w:rPr>
                <w:color w:val="000000"/>
                <w:sz w:val="20"/>
                <w:szCs w:val="20"/>
              </w:rPr>
              <w:instrText>ADDIN CSL_CITATION { "citationItems" : [ { "id" : "ITEM-1", "itemData" : { "DOI" : "https://www.ipcc.ch/report/ar2/wg1", "ISBN" : "0521564336", "author" : [ { "dropping-particle" : "", "family" : "IPCC", "given" : "", "non-dropping-particle" : "", "parse-names" : false, "suffix" : "" } ], "editor" : [ { "dropping-particle" : "", "family" : "Houghton", "given" : "J.T.", "non-dropping-particle" : "", "parse-names" : false, "suffix" : "" }, { "dropping-particle" : "", "family" : "Filho", "given" : "L.G. Meira", "non-dropping-particle" : "", "parse-names" : false, "suffix" : "" }, { "dropping-particle" : "", "family" : "Callander", "given" : "B.A.", "non-dropping-particle" : "", "parse-names" : false, "suffix" : "" }, { "dropping-particle" : "", "family" : "Harris", "given" : "N.", "non-dropping-particle" : "", "parse-names" : false, "suffix" : "" }, { "dropping-particle" : "", "family" : "Kattenberg", "given" : "A.", "non-dropping-particle" : "", "parse-names" : false, "suffix" : "" }, { "dropping-particle" : "", "family" : "Maskell", "given" : "K.", "non-dropping-particle" : "", "parse-names" : false, "suffix" : "" } ], "id" : "ITEM-1", "issued" : { "date-parts" : [ [ "1996" ] ] }, "number-of-pages" : "584", "publisher" : "Cambridge University Press", "publisher-place" : "Cambridge, United Kingdom and New York, NY, USA", "title" : "Climate Change 1995: The Science of Climate Change. Contribution of Working Group I to the Second Assessment Report of the Intergovernmental Panel on Climate Change", "translator" : [ { "dropping-particle" : "", "family" : "H3728", "given" : "Rt12", "non-dropping-particle" : "", "parse-names" : false, "suffix" : "" } ], "type" : "report" }, "uris" : [ "http://www.mendeley.com/documents/?uuid=c98a71bd-81ab-4db1-9b9e-f0396b6fb333" ] } ], "mendeley" : { "formattedCitation" : "(IPCC, 1996)", "plainTextFormattedCitation" : "(IPCC, 1996)", "previouslyFormattedCitation" : "(IPCC, 1996)" }, "properties" : { "noteIndex" : 0 }, "schema" : "https://github.com/citation-style-language/schema/raw/master/csl-citation.json" }</w:instrText>
            </w:r>
            <w:r>
              <w:rPr>
                <w:color w:val="000000"/>
                <w:sz w:val="20"/>
                <w:szCs w:val="20"/>
              </w:rPr>
              <w:fldChar w:fldCharType="separate"/>
            </w:r>
            <w:ins w:id="2787" w:author="Robin Matthews" w:date="2021-05-18T16:03:00Z">
              <w:r w:rsidR="00602365">
                <w:rPr>
                  <w:noProof/>
                  <w:color w:val="000000"/>
                  <w:sz w:val="20"/>
                  <w:szCs w:val="20"/>
                </w:rPr>
                <w:t>(IPCC, 1996)</w:t>
              </w:r>
            </w:ins>
            <w:del w:id="2788" w:author="Robin Matthews" w:date="2021-05-18T16:03:00Z">
              <w:r w:rsidR="00E14AAC" w:rsidRPr="00E14AAC" w:rsidDel="00602365">
                <w:rPr>
                  <w:noProof/>
                  <w:color w:val="000000"/>
                  <w:sz w:val="20"/>
                  <w:szCs w:val="20"/>
                </w:rPr>
                <w:delText>(IPCC, 1996)</w:delText>
              </w:r>
            </w:del>
            <w:r>
              <w:rPr>
                <w:color w:val="000000"/>
                <w:sz w:val="20"/>
                <w:szCs w:val="20"/>
              </w:rPr>
              <w:fldChar w:fldCharType="end"/>
            </w:r>
          </w:p>
        </w:tc>
        <w:tc>
          <w:tcPr>
            <w:tcW w:w="1440" w:type="dxa"/>
          </w:tcPr>
          <w:p w14:paraId="69D10A27"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1.9</w:t>
            </w:r>
            <w:r w:rsidRPr="00BC5722">
              <w:rPr>
                <w:rFonts w:ascii="Arial" w:hAnsi="Arial" w:cs="Arial"/>
                <w:color w:val="202122"/>
                <w:sz w:val="21"/>
                <w:szCs w:val="21"/>
                <w:shd w:val="clear" w:color="auto" w:fill="FDFDFD"/>
              </w:rPr>
              <w:t>–</w:t>
            </w:r>
            <w:r w:rsidRPr="009D46EB">
              <w:rPr>
                <w:color w:val="000000"/>
                <w:sz w:val="20"/>
                <w:szCs w:val="20"/>
              </w:rPr>
              <w:t>5.2</w:t>
            </w:r>
          </w:p>
        </w:tc>
        <w:tc>
          <w:tcPr>
            <w:tcW w:w="1215" w:type="dxa"/>
          </w:tcPr>
          <w:p w14:paraId="137F7CB2"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1.5</w:t>
            </w:r>
            <w:r w:rsidRPr="00BC5722">
              <w:rPr>
                <w:rFonts w:ascii="Arial" w:hAnsi="Arial" w:cs="Arial"/>
                <w:color w:val="202122"/>
                <w:sz w:val="21"/>
                <w:szCs w:val="21"/>
                <w:shd w:val="clear" w:color="auto" w:fill="FDFDFD"/>
              </w:rPr>
              <w:t>–</w:t>
            </w:r>
            <w:r w:rsidRPr="009D46EB">
              <w:rPr>
                <w:color w:val="000000"/>
                <w:sz w:val="20"/>
                <w:szCs w:val="20"/>
              </w:rPr>
              <w:t>4.5</w:t>
            </w:r>
          </w:p>
        </w:tc>
        <w:tc>
          <w:tcPr>
            <w:tcW w:w="1395" w:type="dxa"/>
          </w:tcPr>
          <w:p w14:paraId="1CDF7C2D"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2.5</w:t>
            </w:r>
          </w:p>
        </w:tc>
        <w:tc>
          <w:tcPr>
            <w:tcW w:w="1260" w:type="dxa"/>
          </w:tcPr>
          <w:p w14:paraId="44AB9713" w14:textId="0D3D9F5C" w:rsidR="00102875" w:rsidRPr="009D46EB" w:rsidRDefault="00102875" w:rsidP="00102875">
            <w:pPr>
              <w:pStyle w:val="Normal1"/>
              <w:pBdr>
                <w:top w:val="nil"/>
                <w:left w:val="nil"/>
                <w:bottom w:val="nil"/>
                <w:right w:val="nil"/>
                <w:between w:val="nil"/>
              </w:pBdr>
              <w:rPr>
                <w:color w:val="000000"/>
                <w:sz w:val="20"/>
                <w:szCs w:val="20"/>
              </w:rPr>
            </w:pPr>
            <w:del w:id="2789" w:author="Ian Blenkinsop" w:date="2021-07-05T14:35:00Z">
              <w:r w:rsidRPr="009D46EB" w:rsidDel="002C7475">
                <w:rPr>
                  <w:color w:val="000000"/>
                  <w:sz w:val="20"/>
                  <w:szCs w:val="20"/>
                </w:rPr>
                <w:delText xml:space="preserve">discussed </w:delText>
              </w:r>
            </w:del>
            <w:ins w:id="2790" w:author="Ian Blenkinsop" w:date="2021-07-05T14:35:00Z">
              <w:r w:rsidR="002C7475">
                <w:rPr>
                  <w:color w:val="000000"/>
                  <w:sz w:val="20"/>
                  <w:szCs w:val="20"/>
                </w:rPr>
                <w:t>D</w:t>
              </w:r>
              <w:r w:rsidR="002C7475" w:rsidRPr="009D46EB">
                <w:rPr>
                  <w:color w:val="000000"/>
                  <w:sz w:val="20"/>
                  <w:szCs w:val="20"/>
                </w:rPr>
                <w:t xml:space="preserve">iscussed </w:t>
              </w:r>
            </w:ins>
            <w:r w:rsidRPr="009D46EB">
              <w:rPr>
                <w:color w:val="000000"/>
                <w:sz w:val="20"/>
                <w:szCs w:val="20"/>
              </w:rPr>
              <w:t>but not assessed</w:t>
            </w:r>
          </w:p>
        </w:tc>
      </w:tr>
      <w:tr w:rsidR="00102875" w:rsidRPr="009D46EB" w14:paraId="6BF83FCC" w14:textId="77777777" w:rsidTr="00102875">
        <w:tc>
          <w:tcPr>
            <w:tcW w:w="3652" w:type="dxa"/>
          </w:tcPr>
          <w:p w14:paraId="067D83B3" w14:textId="15427FDB"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 xml:space="preserve">IPCC TAR </w:t>
            </w:r>
            <w:r>
              <w:rPr>
                <w:color w:val="000000"/>
                <w:sz w:val="20"/>
                <w:szCs w:val="20"/>
              </w:rPr>
              <w:fldChar w:fldCharType="begin" w:fldLock="1"/>
            </w:r>
            <w:r w:rsidR="00A94565">
              <w:rPr>
                <w:color w:val="000000"/>
                <w:sz w:val="20"/>
                <w:szCs w:val="20"/>
              </w:rPr>
              <w:instrText>ADDIN CSL_CITATION { "citationItems" : [ { "id" : "ITEM-1", "itemData" : { "DOI" : "https://www.ipcc.ch/report/ar3/wg1", "ISBN" : "0521807670", "author" : [ { "dropping-particle" : "", "family" : "IPCC", "given" : "", "non-dropping-particle" : "", "parse-names" : false, "suffix" : "" } ], "editor" : [ { "dropping-particle" : "", "family" : "Houghton", "given" : "J. T.", "non-dropping-particle" : "", "parse-names" : false, "suffix" : "" }, { "dropping-particle" : "", "family" : "Ding", "given" : "Y.", "non-dropping-particle" : "", "parse-names" : false, "suffix" : "" }, { "dropping-particle" : "", "family" : "Griggs", "given" : "D. J.", "non-dropping-particle" : "", "parse-names" : false, "suffix" : "" }, { "dropping-particle" : "", "family" : "Noguer", "given" : "M.", "non-dropping-particle" : "", "parse-names" : false, "suffix" : "" }, { "dropping-particle" : "", "family" : "Linden", "given" : "P. J.", "non-dropping-particle" : "van der", "parse-names" : false, "suffix" : "" }, { "dropping-particle" : "", "family" : "Dai", "given" : "X.", "non-dropping-particle" : "", "parse-names" : false, "suffix" : "" }, { "dropping-particle" : "", "family" : "Maskell", "given" : "K.", "non-dropping-particle" : "", "parse-names" : false, "suffix" : "" }, { "dropping-particle" : "", "family" : "Johnson", "given" : "C. A.", "non-dropping-particle" : "", "parse-names" : false, "suffix" : "" } ], "id" : "ITEM-1", "issued" : { "date-parts" : [ [ "2001" ] ] }, "number-of-pages" : "881", "publisher" : "Cambridge University Press", "publisher-place" : "Cambridge, United Kingdom and New York, NY, USA", "title" : "Climate Change 2001: The Scientific Basis. Contribution of Working Group I to the Third Assessment Report of the Intergovernmental Panel on Climate Change", "translator" : [ { "dropping-particle" : "", "family" : "H3611", "given" : "Rt12", "non-dropping-particle" : "", "parse-names" : false, "suffix" : "" } ], "type" : "report" }, "uris" : [ "http://www.mendeley.com/documents/?uuid=bc3efbf9-4ce7-4aed-a33b-05e8760b6b34" ] } ], "mendeley" : { "formattedCitation" : "(IPCC, 2001a)", "plainTextFormattedCitation" : "(IPCC, 2001a)", "previouslyFormattedCitation" : "(IPCC, 2001a)" }, "properties" : { "noteIndex" : 0 }, "schema" : "https://github.com/citation-style-language/schema/raw/master/csl-citation.json" }</w:instrText>
            </w:r>
            <w:r>
              <w:rPr>
                <w:color w:val="000000"/>
                <w:sz w:val="20"/>
                <w:szCs w:val="20"/>
              </w:rPr>
              <w:fldChar w:fldCharType="separate"/>
            </w:r>
            <w:ins w:id="2791" w:author="Robin Matthews" w:date="2021-05-18T16:03:00Z">
              <w:r w:rsidR="00602365">
                <w:rPr>
                  <w:noProof/>
                  <w:color w:val="000000"/>
                  <w:sz w:val="20"/>
                  <w:szCs w:val="20"/>
                </w:rPr>
                <w:t>(IPCC, 2001a)</w:t>
              </w:r>
            </w:ins>
            <w:del w:id="2792" w:author="Robin Matthews" w:date="2021-05-18T16:03:00Z">
              <w:r w:rsidR="007D411B" w:rsidRPr="007D411B" w:rsidDel="00602365">
                <w:rPr>
                  <w:noProof/>
                  <w:color w:val="000000"/>
                  <w:sz w:val="20"/>
                  <w:szCs w:val="20"/>
                </w:rPr>
                <w:delText>(IPCC, 2001a)</w:delText>
              </w:r>
            </w:del>
            <w:r>
              <w:rPr>
                <w:color w:val="000000"/>
                <w:sz w:val="20"/>
                <w:szCs w:val="20"/>
              </w:rPr>
              <w:fldChar w:fldCharType="end"/>
            </w:r>
          </w:p>
        </w:tc>
        <w:tc>
          <w:tcPr>
            <w:tcW w:w="1440" w:type="dxa"/>
          </w:tcPr>
          <w:p w14:paraId="18321D0E"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2.0</w:t>
            </w:r>
            <w:r w:rsidRPr="00BC5722">
              <w:rPr>
                <w:rFonts w:ascii="Arial" w:hAnsi="Arial" w:cs="Arial"/>
                <w:color w:val="202122"/>
                <w:sz w:val="21"/>
                <w:szCs w:val="21"/>
                <w:shd w:val="clear" w:color="auto" w:fill="FDFDFD"/>
              </w:rPr>
              <w:t>–</w:t>
            </w:r>
            <w:r w:rsidRPr="009D46EB">
              <w:rPr>
                <w:color w:val="000000"/>
                <w:sz w:val="20"/>
                <w:szCs w:val="20"/>
              </w:rPr>
              <w:t>5.1</w:t>
            </w:r>
          </w:p>
        </w:tc>
        <w:tc>
          <w:tcPr>
            <w:tcW w:w="1215" w:type="dxa"/>
          </w:tcPr>
          <w:p w14:paraId="5591704F" w14:textId="77777777" w:rsidR="00102875" w:rsidRPr="009D46EB" w:rsidRDefault="00102875" w:rsidP="00102875">
            <w:pPr>
              <w:pStyle w:val="Normal1"/>
              <w:pBdr>
                <w:top w:val="nil"/>
                <w:left w:val="nil"/>
                <w:bottom w:val="nil"/>
                <w:right w:val="nil"/>
                <w:between w:val="nil"/>
              </w:pBdr>
              <w:rPr>
                <w:i/>
                <w:color w:val="000000"/>
                <w:sz w:val="20"/>
                <w:szCs w:val="20"/>
              </w:rPr>
            </w:pPr>
            <w:r w:rsidRPr="009D46EB">
              <w:rPr>
                <w:color w:val="000000"/>
                <w:sz w:val="20"/>
                <w:szCs w:val="20"/>
              </w:rPr>
              <w:t>1.5</w:t>
            </w:r>
            <w:r w:rsidRPr="00BC5722">
              <w:rPr>
                <w:rFonts w:ascii="Arial" w:hAnsi="Arial" w:cs="Arial"/>
                <w:color w:val="202122"/>
                <w:sz w:val="21"/>
                <w:szCs w:val="21"/>
                <w:shd w:val="clear" w:color="auto" w:fill="FDFDFD"/>
              </w:rPr>
              <w:t>–</w:t>
            </w:r>
            <w:r w:rsidRPr="009D46EB">
              <w:rPr>
                <w:color w:val="000000"/>
                <w:sz w:val="20"/>
                <w:szCs w:val="20"/>
              </w:rPr>
              <w:t xml:space="preserve">4.5 </w:t>
            </w:r>
            <w:r w:rsidRPr="002C7475">
              <w:rPr>
                <w:iCs/>
                <w:color w:val="000000"/>
                <w:sz w:val="20"/>
                <w:szCs w:val="20"/>
                <w:rPrChange w:id="2793" w:author="Ian Blenkinsop" w:date="2021-07-05T14:35:00Z">
                  <w:rPr>
                    <w:i/>
                    <w:color w:val="000000"/>
                    <w:sz w:val="20"/>
                    <w:szCs w:val="20"/>
                  </w:rPr>
                </w:rPrChange>
              </w:rPr>
              <w:t>(</w:t>
            </w:r>
            <w:r w:rsidRPr="009D46EB">
              <w:rPr>
                <w:i/>
                <w:color w:val="000000"/>
                <w:sz w:val="20"/>
                <w:szCs w:val="20"/>
              </w:rPr>
              <w:t>likely</w:t>
            </w:r>
            <w:r w:rsidRPr="002C7475">
              <w:rPr>
                <w:iCs/>
                <w:color w:val="000000"/>
                <w:sz w:val="20"/>
                <w:szCs w:val="20"/>
                <w:rPrChange w:id="2794" w:author="Ian Blenkinsop" w:date="2021-07-05T14:35:00Z">
                  <w:rPr>
                    <w:i/>
                    <w:color w:val="000000"/>
                    <w:sz w:val="20"/>
                    <w:szCs w:val="20"/>
                  </w:rPr>
                </w:rPrChange>
              </w:rPr>
              <w:t>)</w:t>
            </w:r>
          </w:p>
        </w:tc>
        <w:tc>
          <w:tcPr>
            <w:tcW w:w="1395" w:type="dxa"/>
          </w:tcPr>
          <w:p w14:paraId="478E78D1"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2.5</w:t>
            </w:r>
          </w:p>
        </w:tc>
        <w:tc>
          <w:tcPr>
            <w:tcW w:w="1260" w:type="dxa"/>
          </w:tcPr>
          <w:p w14:paraId="3FBDB5E7"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1.1</w:t>
            </w:r>
            <w:r w:rsidRPr="00BC5722">
              <w:rPr>
                <w:rFonts w:ascii="Arial" w:hAnsi="Arial" w:cs="Arial"/>
                <w:color w:val="202122"/>
                <w:sz w:val="21"/>
                <w:szCs w:val="21"/>
                <w:shd w:val="clear" w:color="auto" w:fill="FDFDFD"/>
              </w:rPr>
              <w:t>–</w:t>
            </w:r>
            <w:r w:rsidRPr="009D46EB">
              <w:rPr>
                <w:color w:val="000000"/>
                <w:sz w:val="20"/>
                <w:szCs w:val="20"/>
              </w:rPr>
              <w:t>3.1</w:t>
            </w:r>
          </w:p>
        </w:tc>
      </w:tr>
      <w:tr w:rsidR="00102875" w:rsidRPr="009D46EB" w14:paraId="0826755E" w14:textId="77777777" w:rsidTr="00102875">
        <w:tc>
          <w:tcPr>
            <w:tcW w:w="3652" w:type="dxa"/>
          </w:tcPr>
          <w:p w14:paraId="2DB46FFE" w14:textId="30156332"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 xml:space="preserve">IPCC AR4 </w:t>
            </w:r>
            <w:r>
              <w:rPr>
                <w:color w:val="000000"/>
                <w:sz w:val="20"/>
                <w:szCs w:val="20"/>
              </w:rPr>
              <w:fldChar w:fldCharType="begin" w:fldLock="1"/>
            </w:r>
            <w:r w:rsidR="00A94565">
              <w:rPr>
                <w:color w:val="000000"/>
                <w:sz w:val="20"/>
                <w:szCs w:val="20"/>
              </w:rPr>
              <w:instrText>ADDIN CSL_CITATION { "citationItems" : [ { "id" : "ITEM-1", "itemData" : { "DOI" : "https://www.ipcc.ch/report/ar4/wg1", "ISBN" : "9780521880091", "author" : [ { "dropping-particle" : "", "family" : "IPCC", "given" : "", "non-dropping-particle" : "", "parse-names" : false, "suffix" : "" } ],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"number-of-pages" : "996", "publisher" : "Cambridge University Press", "publisher-place" : "Cambridge, United Kingdom and New York, NY, USA", "title" : "Climate Change 2007: The Physical Science Basis. Contribution of Working Group I to the Fourth Assessment Report of the Intergovernmental Panel on Climate Change", "translator" : [ { "dropping-particle" : "", "family" : "H3370", "given" : "Rt12", "non-dropping-particle" : "", "parse-names" : false, "suffix" : "" } ], "type" : "report" }, "uris" : [ "http://www.mendeley.com/documents/?uuid=0895601f-c83b-4fde-a42b-738333a2b21b" ] } ], "mendeley" : { "formattedCitation" : "(IPCC, 2007a)", "plainTextFormattedCitation" : "(IPCC, 2007a)", "previouslyFormattedCitation" : "(IPCC, 2007a)" }, "properties" : { "noteIndex" : 0 }, "schema" : "https://github.com/citation-style-language/schema/raw/master/csl-citation.json" }</w:instrText>
            </w:r>
            <w:r>
              <w:rPr>
                <w:color w:val="000000"/>
                <w:sz w:val="20"/>
                <w:szCs w:val="20"/>
              </w:rPr>
              <w:fldChar w:fldCharType="separate"/>
            </w:r>
            <w:ins w:id="2795" w:author="Robin Matthews" w:date="2021-05-18T16:03:00Z">
              <w:r w:rsidR="00602365">
                <w:rPr>
                  <w:noProof/>
                  <w:color w:val="000000"/>
                  <w:sz w:val="20"/>
                  <w:szCs w:val="20"/>
                </w:rPr>
                <w:t>(IPCC, 2007a)</w:t>
              </w:r>
            </w:ins>
            <w:del w:id="2796" w:author="Robin Matthews" w:date="2021-05-18T16:03:00Z">
              <w:r w:rsidR="007009D9" w:rsidRPr="007009D9" w:rsidDel="00602365">
                <w:rPr>
                  <w:noProof/>
                  <w:color w:val="000000"/>
                  <w:sz w:val="20"/>
                  <w:szCs w:val="20"/>
                </w:rPr>
                <w:delText>(IPCC, 2007a)</w:delText>
              </w:r>
            </w:del>
            <w:r>
              <w:rPr>
                <w:color w:val="000000"/>
                <w:sz w:val="20"/>
                <w:szCs w:val="20"/>
              </w:rPr>
              <w:fldChar w:fldCharType="end"/>
            </w:r>
          </w:p>
        </w:tc>
        <w:tc>
          <w:tcPr>
            <w:tcW w:w="1440" w:type="dxa"/>
          </w:tcPr>
          <w:p w14:paraId="7E3938EA"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2.1</w:t>
            </w:r>
            <w:r w:rsidRPr="00BC5722">
              <w:rPr>
                <w:rFonts w:ascii="Arial" w:hAnsi="Arial" w:cs="Arial"/>
                <w:color w:val="202122"/>
                <w:sz w:val="21"/>
                <w:szCs w:val="21"/>
                <w:shd w:val="clear" w:color="auto" w:fill="FDFDFD"/>
              </w:rPr>
              <w:t>–</w:t>
            </w:r>
            <w:r w:rsidRPr="009D46EB">
              <w:rPr>
                <w:color w:val="000000"/>
                <w:sz w:val="20"/>
                <w:szCs w:val="20"/>
              </w:rPr>
              <w:t>4.4</w:t>
            </w:r>
          </w:p>
        </w:tc>
        <w:tc>
          <w:tcPr>
            <w:tcW w:w="1215" w:type="dxa"/>
          </w:tcPr>
          <w:p w14:paraId="74495A72" w14:textId="77777777" w:rsidR="00102875" w:rsidRPr="009D46EB" w:rsidRDefault="00102875" w:rsidP="00102875">
            <w:pPr>
              <w:pStyle w:val="Normal1"/>
              <w:pBdr>
                <w:top w:val="nil"/>
                <w:left w:val="nil"/>
                <w:bottom w:val="nil"/>
                <w:right w:val="nil"/>
                <w:between w:val="nil"/>
              </w:pBdr>
              <w:rPr>
                <w:i/>
                <w:color w:val="000000"/>
                <w:sz w:val="20"/>
                <w:szCs w:val="20"/>
              </w:rPr>
            </w:pPr>
            <w:r w:rsidRPr="009D46EB">
              <w:rPr>
                <w:color w:val="000000"/>
                <w:sz w:val="20"/>
                <w:szCs w:val="20"/>
              </w:rPr>
              <w:t>2.0</w:t>
            </w:r>
            <w:r w:rsidRPr="00BC5722">
              <w:rPr>
                <w:rFonts w:ascii="Arial" w:hAnsi="Arial" w:cs="Arial"/>
                <w:color w:val="202122"/>
                <w:sz w:val="21"/>
                <w:szCs w:val="21"/>
                <w:shd w:val="clear" w:color="auto" w:fill="FDFDFD"/>
              </w:rPr>
              <w:t>–</w:t>
            </w:r>
            <w:r w:rsidRPr="009D46EB">
              <w:rPr>
                <w:color w:val="000000"/>
                <w:sz w:val="20"/>
                <w:szCs w:val="20"/>
              </w:rPr>
              <w:t xml:space="preserve">4.5 </w:t>
            </w:r>
            <w:r w:rsidRPr="002C7475">
              <w:rPr>
                <w:iCs/>
                <w:sz w:val="20"/>
                <w:szCs w:val="20"/>
                <w:rPrChange w:id="2797" w:author="Ian Blenkinsop" w:date="2021-07-05T14:36:00Z">
                  <w:rPr>
                    <w:i/>
                    <w:sz w:val="20"/>
                    <w:szCs w:val="20"/>
                  </w:rPr>
                </w:rPrChange>
              </w:rPr>
              <w:t>(</w:t>
            </w:r>
            <w:r w:rsidRPr="009D46EB">
              <w:rPr>
                <w:i/>
                <w:sz w:val="20"/>
                <w:szCs w:val="20"/>
              </w:rPr>
              <w:t>likely</w:t>
            </w:r>
            <w:r w:rsidRPr="002C7475">
              <w:rPr>
                <w:iCs/>
                <w:sz w:val="20"/>
                <w:szCs w:val="20"/>
                <w:rPrChange w:id="2798" w:author="Ian Blenkinsop" w:date="2021-07-05T14:36:00Z">
                  <w:rPr>
                    <w:i/>
                    <w:sz w:val="20"/>
                    <w:szCs w:val="20"/>
                  </w:rPr>
                </w:rPrChange>
              </w:rPr>
              <w:t>)</w:t>
            </w:r>
          </w:p>
        </w:tc>
        <w:tc>
          <w:tcPr>
            <w:tcW w:w="1395" w:type="dxa"/>
          </w:tcPr>
          <w:p w14:paraId="3D1FC7EB"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3.0</w:t>
            </w:r>
          </w:p>
        </w:tc>
        <w:tc>
          <w:tcPr>
            <w:tcW w:w="1260" w:type="dxa"/>
          </w:tcPr>
          <w:p w14:paraId="074549A2"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1.0</w:t>
            </w:r>
            <w:r w:rsidRPr="00BC5722">
              <w:rPr>
                <w:rFonts w:ascii="Arial" w:hAnsi="Arial" w:cs="Arial"/>
                <w:color w:val="202122"/>
                <w:sz w:val="21"/>
                <w:szCs w:val="21"/>
                <w:shd w:val="clear" w:color="auto" w:fill="FDFDFD"/>
              </w:rPr>
              <w:t>–</w:t>
            </w:r>
            <w:r w:rsidRPr="009D46EB">
              <w:rPr>
                <w:color w:val="000000"/>
                <w:sz w:val="20"/>
                <w:szCs w:val="20"/>
              </w:rPr>
              <w:t>3.0</w:t>
            </w:r>
          </w:p>
        </w:tc>
      </w:tr>
      <w:tr w:rsidR="00102875" w:rsidRPr="009D46EB" w14:paraId="659DAF1E" w14:textId="77777777" w:rsidTr="00102875">
        <w:tc>
          <w:tcPr>
            <w:tcW w:w="3652" w:type="dxa"/>
          </w:tcPr>
          <w:p w14:paraId="46713C63" w14:textId="7AB0F7E4" w:rsidR="00102875" w:rsidRPr="009D46EB" w:rsidRDefault="00102875" w:rsidP="00102875">
            <w:pPr>
              <w:pStyle w:val="Normal1"/>
              <w:pBdr>
                <w:top w:val="nil"/>
                <w:left w:val="nil"/>
                <w:bottom w:val="nil"/>
                <w:right w:val="nil"/>
                <w:between w:val="nil"/>
              </w:pBdr>
              <w:rPr>
                <w:color w:val="000000"/>
                <w:sz w:val="20"/>
                <w:szCs w:val="20"/>
              </w:rPr>
            </w:pPr>
            <w:r>
              <w:rPr>
                <w:color w:val="000000"/>
                <w:sz w:val="20"/>
                <w:szCs w:val="20"/>
              </w:rPr>
              <w:t xml:space="preserve">IPCC AR5 </w:t>
            </w:r>
            <w:r>
              <w:rPr>
                <w:color w:val="000000"/>
                <w:sz w:val="20"/>
                <w:szCs w:val="20"/>
              </w:rPr>
              <w:fldChar w:fldCharType="begin" w:fldLock="1"/>
            </w:r>
            <w:r w:rsidR="00A94565">
              <w:rPr>
                <w:color w:val="000000"/>
                <w:sz w:val="20"/>
                <w:szCs w:val="20"/>
              </w:rPr>
              <w:instrText>ADDIN CSL_CITATION { "citationItems" : [ { "id" : "ITEM-1", "itemData" : { "DOI" : "10.1017/CBO9781107415324.004", "ISBN" : "9781107661820", "author" : [ { "dropping-particle" : "", "family" : "IPCC", "given" : "", "non-dropping-particle" : "", "parse-names" : false, "suffix" : "" } ],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"number-of-pages" : "1535", "publisher" : "Cambridge University Press", "publisher-place" : "Cambridge, United Kingdom and New York, NY, USA", "title" : "Climate Change 2013: The Physical Science Basis. Contribution of Working Group I to the Fifth Assessment Report of the Intergovernmental Panel on Climate Change", "translator" : [ { "dropping-particle" : "", "family" : "H4704", "given" : "Rt12", "non-dropping-particle" : "", "parse-names" : false, "suffix" : "" } ], "type" : "report" }, "uris" : [ "http://www.mendeley.com/documents/?uuid=20985b92-cfdd-47ac-93e2-af70e27d838b" ] } ], "mendeley" : { "formattedCitation" : "(IPCC, 2013a)", "plainTextFormattedCitation" : "(IPCC, 2013a)", "previouslyFormattedCitation" : "(IPCC, 2013a)" }, "properties" : { "noteIndex" : 0 }, "schema" : "https://github.com/citation-style-language/schema/raw/master/csl-citation.json" }</w:instrText>
            </w:r>
            <w:r>
              <w:rPr>
                <w:color w:val="000000"/>
                <w:sz w:val="20"/>
                <w:szCs w:val="20"/>
              </w:rPr>
              <w:fldChar w:fldCharType="separate"/>
            </w:r>
            <w:ins w:id="2799" w:author="Robin Matthews" w:date="2021-05-18T16:03:00Z">
              <w:r w:rsidR="00602365">
                <w:rPr>
                  <w:noProof/>
                  <w:color w:val="000000"/>
                  <w:sz w:val="20"/>
                  <w:szCs w:val="20"/>
                </w:rPr>
                <w:t>(IPCC, 2013a)</w:t>
              </w:r>
            </w:ins>
            <w:del w:id="2800" w:author="Robin Matthews" w:date="2021-05-18T16:03:00Z">
              <w:r w:rsidRPr="00903AB4" w:rsidDel="00602365">
                <w:rPr>
                  <w:noProof/>
                  <w:color w:val="000000"/>
                  <w:sz w:val="20"/>
                  <w:szCs w:val="20"/>
                </w:rPr>
                <w:delText>(IPCC, 2013a)</w:delText>
              </w:r>
            </w:del>
            <w:r>
              <w:rPr>
                <w:color w:val="000000"/>
                <w:sz w:val="20"/>
                <w:szCs w:val="20"/>
              </w:rPr>
              <w:fldChar w:fldCharType="end"/>
            </w:r>
          </w:p>
        </w:tc>
        <w:tc>
          <w:tcPr>
            <w:tcW w:w="1440" w:type="dxa"/>
          </w:tcPr>
          <w:p w14:paraId="0126865F"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2.1</w:t>
            </w:r>
            <w:r w:rsidRPr="00BC5722">
              <w:rPr>
                <w:rFonts w:ascii="Arial" w:hAnsi="Arial" w:cs="Arial"/>
                <w:color w:val="202122"/>
                <w:sz w:val="21"/>
                <w:szCs w:val="21"/>
                <w:shd w:val="clear" w:color="auto" w:fill="FDFDFD"/>
              </w:rPr>
              <w:t>–</w:t>
            </w:r>
            <w:r w:rsidRPr="009D46EB">
              <w:rPr>
                <w:color w:val="000000"/>
                <w:sz w:val="20"/>
                <w:szCs w:val="20"/>
              </w:rPr>
              <w:t>4.7</w:t>
            </w:r>
          </w:p>
        </w:tc>
        <w:tc>
          <w:tcPr>
            <w:tcW w:w="1215" w:type="dxa"/>
          </w:tcPr>
          <w:p w14:paraId="3DFDAD46"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1.5</w:t>
            </w:r>
            <w:r w:rsidRPr="00BC5722">
              <w:rPr>
                <w:rFonts w:ascii="Arial" w:hAnsi="Arial" w:cs="Arial"/>
                <w:color w:val="202122"/>
                <w:sz w:val="21"/>
                <w:szCs w:val="21"/>
                <w:shd w:val="clear" w:color="auto" w:fill="FDFDFD"/>
              </w:rPr>
              <w:t>–</w:t>
            </w:r>
            <w:r w:rsidRPr="009D46EB">
              <w:rPr>
                <w:color w:val="000000"/>
                <w:sz w:val="20"/>
                <w:szCs w:val="20"/>
              </w:rPr>
              <w:t xml:space="preserve">4.5 </w:t>
            </w:r>
            <w:r w:rsidRPr="002C7475">
              <w:rPr>
                <w:iCs/>
                <w:sz w:val="20"/>
                <w:szCs w:val="20"/>
                <w:rPrChange w:id="2801" w:author="Ian Blenkinsop" w:date="2021-07-05T14:36:00Z">
                  <w:rPr>
                    <w:i/>
                    <w:sz w:val="20"/>
                    <w:szCs w:val="20"/>
                  </w:rPr>
                </w:rPrChange>
              </w:rPr>
              <w:t>(</w:t>
            </w:r>
            <w:r w:rsidRPr="009D46EB">
              <w:rPr>
                <w:i/>
                <w:sz w:val="20"/>
                <w:szCs w:val="20"/>
              </w:rPr>
              <w:t>likely</w:t>
            </w:r>
            <w:r w:rsidRPr="002C7475">
              <w:rPr>
                <w:iCs/>
                <w:sz w:val="20"/>
                <w:szCs w:val="20"/>
                <w:rPrChange w:id="2802" w:author="Ian Blenkinsop" w:date="2021-07-05T14:36:00Z">
                  <w:rPr>
                    <w:i/>
                    <w:sz w:val="20"/>
                    <w:szCs w:val="20"/>
                  </w:rPr>
                </w:rPrChange>
              </w:rPr>
              <w:t>)</w:t>
            </w:r>
          </w:p>
        </w:tc>
        <w:tc>
          <w:tcPr>
            <w:tcW w:w="1395" w:type="dxa"/>
          </w:tcPr>
          <w:p w14:paraId="47ED2A33"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not given</w:t>
            </w:r>
          </w:p>
        </w:tc>
        <w:tc>
          <w:tcPr>
            <w:tcW w:w="1260" w:type="dxa"/>
          </w:tcPr>
          <w:p w14:paraId="7078CEAD"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1.0</w:t>
            </w:r>
            <w:r w:rsidRPr="00BC5722">
              <w:rPr>
                <w:rFonts w:ascii="Arial" w:hAnsi="Arial" w:cs="Arial"/>
                <w:color w:val="202122"/>
                <w:sz w:val="21"/>
                <w:szCs w:val="21"/>
                <w:shd w:val="clear" w:color="auto" w:fill="FDFDFD"/>
              </w:rPr>
              <w:t>–</w:t>
            </w:r>
            <w:r w:rsidRPr="009D46EB">
              <w:rPr>
                <w:color w:val="000000"/>
                <w:sz w:val="20"/>
                <w:szCs w:val="20"/>
              </w:rPr>
              <w:t>2.5</w:t>
            </w:r>
          </w:p>
        </w:tc>
      </w:tr>
      <w:tr w:rsidR="00102875" w:rsidRPr="009D46EB" w14:paraId="480E3BE2" w14:textId="77777777" w:rsidTr="00102875">
        <w:tc>
          <w:tcPr>
            <w:tcW w:w="3652" w:type="dxa"/>
          </w:tcPr>
          <w:p w14:paraId="6D53FDDE" w14:textId="44BF2C93" w:rsidR="00102875" w:rsidRPr="009D46EB" w:rsidRDefault="00102875" w:rsidP="00102875">
            <w:pPr>
              <w:pStyle w:val="Normal1"/>
              <w:pBdr>
                <w:top w:val="nil"/>
                <w:left w:val="nil"/>
                <w:bottom w:val="nil"/>
                <w:right w:val="nil"/>
                <w:between w:val="nil"/>
              </w:pBdr>
              <w:rPr>
                <w:color w:val="000000"/>
                <w:sz w:val="20"/>
                <w:szCs w:val="20"/>
              </w:rPr>
            </w:pPr>
            <w:r w:rsidRPr="009D46EB">
              <w:rPr>
                <w:sz w:val="20"/>
                <w:szCs w:val="20"/>
              </w:rPr>
              <w:t>World Climate Research Progra</w:t>
            </w:r>
            <w:r>
              <w:rPr>
                <w:sz w:val="20"/>
                <w:szCs w:val="20"/>
              </w:rPr>
              <w:t xml:space="preserve">mme </w:t>
            </w:r>
            <w:r>
              <w:rPr>
                <w:sz w:val="20"/>
                <w:szCs w:val="20"/>
              </w:rPr>
              <w:fldChar w:fldCharType="begin" w:fldLock="1"/>
            </w:r>
            <w:r w:rsidR="00E81B0B">
              <w:rPr>
                <w:sz w:val="20"/>
                <w:szCs w:val="20"/>
              </w:rPr>
              <w:instrText>ADDIN CSL_CITATION { "citationItems" : [ { "id" : "ITEM-1", "itemData" : { "DOI" : "10.1029/2019RG000678", "ISSN" : "8755-1209", "author" : [ { "dropping-particle" : "", "family" : "Sherwood", "given" : "S. C.", "non-dropping-particle" : "", "parse-names" : false, "suffix" : "" }, { "dropping-particle" : "", "family" : "Webb", "given" : "M. J.", "non-dropping-particle" : "", "parse-names" : false, "suffix" : "" }, { "dropping-particle" : "", "family" : "Annan", "given" : "J. D.", "non-dropping-particle" : "", "parse-names" : false, "suffix" : "" }, { "dropping-particle" : "", "family" : "Armour", "given" : "K. C.", "non-dropping-particle" : "", "parse-names" : false, "suffix" : "" }, { "dropping-particle" : "", "family" : "Forster", "given" : "P. M.", "non-dropping-particle" : "", "parse-names" : false, "suffix" : "" }, { "dropping-particle" : "", "family" : "Hargreaves", "given" : "J. C.", "non-dropping-particle" : "", "parse-names" : false, "suffix" : "" }, { "dropping-particle" : "", "family" : "Hegerl", "given" : "G.", "non-dropping-particle" : "", "parse-names" : false, "suffix" : "" }, { "dropping-particle" : "", "family" : "Klein", "given" : "S. A.", "non-dropping-particle" : "", "parse-names" : false, "suffix" : "" }, { "dropping-particle" : "", "family" : "Marvel", "given" : "K. D.", "non-dropping-particle" : "", "parse-names" : false, "suffix" : "" }, { "dropping-particle" : "", "family" : "Rohling", "given" : "E. J.", "non-dropping-particle" : "", "parse-names" : false, "suffix" : "" }, { "dropping-particle" : "", "family" : "Watanabe", "given" : "M.", "non-dropping-particle" : "", "parse-names" : false, "suffix" : "" }, { "dropping-particle" : "", "family" : "Andrews", "given" : "T.", "non-dropping-particle" : "", "parse-names" : false, "suffix" : "" }, { "dropping-particle" : "", "family" : "Braconnot", "given" : "P.", "non-dropping-particle" : "", "parse-names" : false, "suffix" : "" }, { "dropping-particle" : "", "family" : "Bretherton", "given" : "C. S.", "non-dropping-particle" : "", "parse-names" : false, "suffix" : "" }, { "dropping-particle" : "", "family" : "Foster", "given" : "G. L.", "non-dropping-particle" : "", "parse-names" : false, "suffix" : "" }, { "dropping-particle" : "", "family" : "Hausfather", "given" : "Z.", "non-dropping-particle" : "", "parse-names" : false, "suffix" : "" }, { "dropping-particle" : "", "family" : "Heydt", "given" : "A. S.", "non-dropping-particle" : "", "parse-names" : false, "suffix" : "" }, { "dropping-particle" : "", "family" : "Knutti", "given" : "R.", "non-dropping-particle" : "", "parse-names" : false, "suffix" : "" }, { "dropping-particle" : "", "family" : "Mauritsen", "given" : "T.", "non-dropping-particle" : "", "parse-names" : false, "suffix" : "" }, { "dropping-particle" : "", "family" : "Norris", "given" : "J. R.", "non-dropping-particle" : "", "parse-names" : false, "suffix" : "" }, { "dropping-particle" : "", "family" : "Proistosescu", "given" : "C.", "non-dropping-particle" : "", "parse-names" : false, "suffix" : "" }, { "dropping-particle" : "", "family" : "Rugenstein", "given" : "M.", "non-dropping-particle" : "", "parse-names" : false, "suffix" : "" }, { "dropping-particle" : "", "family" : "Schmidt", "given" : "G. A.", "non-dropping-particle" : "", "parse-names" : false, "suffix" : "" }, { "dropping-particle" : "", "family" : "Tokarska", "given" : "K. B.", "non-dropping-particle" : "", "parse-names" : false, "suffix" : "" }, { "dropping-particle" : "", "family" : "Zelinka", "given" : "M. D.", "non-dropping-particle" : "", "parse-names" : false, "suffix" : "" } ], "container-title" : "Reviews of Geophysics", "id" : "ITEM-1", "issue" : "4", "issued" : { "date-parts" : [ [ "2020", "12", "25" ] ] }, "title" : "An Assessment of Earth's Climate Sensitivity Using Multiple Lines of Evidence", "translator" : [ { "dropping-particle" : "", "family" : "H4351", "given" : "", "non-dropping-particle" : "", "parse-names" : false, "suffix" : "" } ], "type" : "article-journal", "volume" : "58" }, "uris" : [ "http://www.mendeley.com/documents/?uuid=371552c3-e720-49e4-b2a3-f84b418e02fe" ] } ], "mendeley" : { "formattedCitation" : "(Sherwood et al., 2020)", "plainTextFormattedCitation" : "(Sherwood et al., 2020)", "previouslyFormattedCitation" : "(Sherwood et al., 2020)" }, "properties" : { "noteIndex" : 0 }, "schema" : "https://github.com/citation-style-language/schema/raw/master/csl-citation.json" }</w:instrText>
            </w:r>
            <w:r>
              <w:rPr>
                <w:sz w:val="20"/>
                <w:szCs w:val="20"/>
              </w:rPr>
              <w:fldChar w:fldCharType="separate"/>
            </w:r>
            <w:ins w:id="2803" w:author="Robin Matthews" w:date="2021-05-18T16:03:00Z">
              <w:r w:rsidR="00602365">
                <w:rPr>
                  <w:noProof/>
                  <w:sz w:val="20"/>
                  <w:szCs w:val="20"/>
                </w:rPr>
                <w:t>(Sherwood et al., 2020)</w:t>
              </w:r>
            </w:ins>
            <w:del w:id="2804" w:author="Robin Matthews" w:date="2021-05-18T16:03:00Z">
              <w:r w:rsidRPr="00A63EE5" w:rsidDel="00602365">
                <w:rPr>
                  <w:noProof/>
                  <w:sz w:val="20"/>
                  <w:szCs w:val="20"/>
                </w:rPr>
                <w:delText>(Sherwood et al., 2020)</w:delText>
              </w:r>
            </w:del>
            <w:r>
              <w:rPr>
                <w:sz w:val="20"/>
                <w:szCs w:val="20"/>
              </w:rPr>
              <w:fldChar w:fldCharType="end"/>
            </w:r>
          </w:p>
        </w:tc>
        <w:tc>
          <w:tcPr>
            <w:tcW w:w="1440" w:type="dxa"/>
          </w:tcPr>
          <w:p w14:paraId="4A3F2409"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sz w:val="20"/>
                <w:szCs w:val="20"/>
              </w:rPr>
              <w:t>Models not used in estimate</w:t>
            </w:r>
          </w:p>
        </w:tc>
        <w:tc>
          <w:tcPr>
            <w:tcW w:w="1215" w:type="dxa"/>
          </w:tcPr>
          <w:p w14:paraId="735646CE" w14:textId="77777777" w:rsidR="00102875" w:rsidRPr="009D46EB" w:rsidRDefault="00102875" w:rsidP="00102875">
            <w:pPr>
              <w:pStyle w:val="Normal1"/>
              <w:pBdr>
                <w:top w:val="nil"/>
                <w:left w:val="nil"/>
                <w:bottom w:val="nil"/>
                <w:right w:val="nil"/>
                <w:between w:val="nil"/>
              </w:pBdr>
              <w:rPr>
                <w:sz w:val="20"/>
                <w:szCs w:val="20"/>
              </w:rPr>
            </w:pPr>
            <w:r w:rsidRPr="009D46EB">
              <w:rPr>
                <w:sz w:val="20"/>
                <w:szCs w:val="20"/>
              </w:rPr>
              <w:t>2.6</w:t>
            </w:r>
            <w:r w:rsidRPr="00BC5722">
              <w:rPr>
                <w:rFonts w:ascii="Arial" w:hAnsi="Arial" w:cs="Arial"/>
                <w:color w:val="202122"/>
                <w:sz w:val="21"/>
                <w:szCs w:val="21"/>
                <w:shd w:val="clear" w:color="auto" w:fill="FDFDFD"/>
              </w:rPr>
              <w:t>–</w:t>
            </w:r>
            <w:r w:rsidRPr="009D46EB">
              <w:rPr>
                <w:sz w:val="20"/>
                <w:szCs w:val="20"/>
              </w:rPr>
              <w:t>3.9</w:t>
            </w:r>
          </w:p>
          <w:p w14:paraId="4FE74F5C" w14:textId="77777777" w:rsidR="00102875" w:rsidRPr="009D46EB" w:rsidRDefault="00102875" w:rsidP="00102875">
            <w:pPr>
              <w:pStyle w:val="Normal1"/>
              <w:pBdr>
                <w:top w:val="nil"/>
                <w:left w:val="nil"/>
                <w:bottom w:val="nil"/>
                <w:right w:val="nil"/>
                <w:between w:val="nil"/>
              </w:pBdr>
              <w:rPr>
                <w:sz w:val="20"/>
                <w:szCs w:val="20"/>
              </w:rPr>
            </w:pPr>
            <w:r w:rsidRPr="009D46EB">
              <w:rPr>
                <w:sz w:val="20"/>
                <w:szCs w:val="20"/>
              </w:rPr>
              <w:t xml:space="preserve">(66% uncertainty interval, </w:t>
            </w:r>
            <w:r w:rsidRPr="009D46EB">
              <w:rPr>
                <w:i/>
                <w:sz w:val="20"/>
                <w:szCs w:val="20"/>
              </w:rPr>
              <w:t>likely</w:t>
            </w:r>
            <w:r w:rsidRPr="009D46EB">
              <w:rPr>
                <w:sz w:val="20"/>
                <w:szCs w:val="20"/>
              </w:rPr>
              <w:t>)</w:t>
            </w:r>
          </w:p>
          <w:p w14:paraId="77DC6671" w14:textId="77777777" w:rsidR="00102875" w:rsidRPr="009D46EB" w:rsidRDefault="00102875" w:rsidP="00102875">
            <w:pPr>
              <w:pStyle w:val="Normal1"/>
              <w:pBdr>
                <w:top w:val="nil"/>
                <w:left w:val="nil"/>
                <w:bottom w:val="nil"/>
                <w:right w:val="nil"/>
                <w:between w:val="nil"/>
              </w:pBdr>
              <w:rPr>
                <w:sz w:val="20"/>
                <w:szCs w:val="20"/>
              </w:rPr>
            </w:pPr>
          </w:p>
          <w:p w14:paraId="5D52FE13" w14:textId="77777777" w:rsidR="00102875" w:rsidRPr="009D46EB" w:rsidRDefault="00102875" w:rsidP="00102875">
            <w:pPr>
              <w:pStyle w:val="Normal1"/>
              <w:pBdr>
                <w:top w:val="nil"/>
                <w:left w:val="nil"/>
                <w:bottom w:val="nil"/>
                <w:right w:val="nil"/>
                <w:between w:val="nil"/>
              </w:pBdr>
              <w:rPr>
                <w:sz w:val="20"/>
                <w:szCs w:val="20"/>
              </w:rPr>
            </w:pPr>
            <w:r w:rsidRPr="009D46EB">
              <w:rPr>
                <w:sz w:val="20"/>
                <w:szCs w:val="20"/>
              </w:rPr>
              <w:t>2.3</w:t>
            </w:r>
            <w:r w:rsidRPr="00BC5722">
              <w:rPr>
                <w:rFonts w:ascii="Arial" w:hAnsi="Arial" w:cs="Arial"/>
                <w:color w:val="202122"/>
                <w:sz w:val="21"/>
                <w:szCs w:val="21"/>
                <w:shd w:val="clear" w:color="auto" w:fill="FDFDFD"/>
              </w:rPr>
              <w:t>–</w:t>
            </w:r>
            <w:r w:rsidRPr="009D46EB">
              <w:rPr>
                <w:sz w:val="20"/>
                <w:szCs w:val="20"/>
              </w:rPr>
              <w:t xml:space="preserve">4.7 (90% uncertainty interval, </w:t>
            </w:r>
            <w:r w:rsidRPr="009D46EB">
              <w:rPr>
                <w:i/>
                <w:sz w:val="20"/>
                <w:szCs w:val="20"/>
              </w:rPr>
              <w:t>very likely</w:t>
            </w:r>
            <w:r w:rsidRPr="009D46EB">
              <w:rPr>
                <w:sz w:val="20"/>
                <w:szCs w:val="20"/>
              </w:rPr>
              <w:t>)</w:t>
            </w:r>
          </w:p>
        </w:tc>
        <w:tc>
          <w:tcPr>
            <w:tcW w:w="1395" w:type="dxa"/>
          </w:tcPr>
          <w:p w14:paraId="53EA1703"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sz w:val="20"/>
                <w:szCs w:val="20"/>
              </w:rPr>
              <w:t>not given</w:t>
            </w:r>
          </w:p>
        </w:tc>
        <w:tc>
          <w:tcPr>
            <w:tcW w:w="1260" w:type="dxa"/>
          </w:tcPr>
          <w:p w14:paraId="5681AE72" w14:textId="5AF6A5E0" w:rsidR="00102875" w:rsidRPr="009D46EB" w:rsidRDefault="00102875" w:rsidP="00102875">
            <w:pPr>
              <w:pStyle w:val="Normal1"/>
              <w:pBdr>
                <w:top w:val="nil"/>
                <w:left w:val="nil"/>
                <w:bottom w:val="nil"/>
                <w:right w:val="nil"/>
                <w:between w:val="nil"/>
              </w:pBdr>
              <w:rPr>
                <w:color w:val="000000"/>
                <w:sz w:val="20"/>
                <w:szCs w:val="20"/>
              </w:rPr>
            </w:pPr>
            <w:del w:id="2805" w:author="Ian Blenkinsop" w:date="2021-07-05T14:35:00Z">
              <w:r w:rsidRPr="009D46EB" w:rsidDel="002C7475">
                <w:rPr>
                  <w:sz w:val="20"/>
                  <w:szCs w:val="20"/>
                </w:rPr>
                <w:delText xml:space="preserve">not </w:delText>
              </w:r>
            </w:del>
            <w:ins w:id="2806" w:author="Ian Blenkinsop" w:date="2021-07-05T14:35:00Z">
              <w:r w:rsidR="002C7475">
                <w:rPr>
                  <w:sz w:val="20"/>
                  <w:szCs w:val="20"/>
                </w:rPr>
                <w:t>N</w:t>
              </w:r>
              <w:r w:rsidR="002C7475" w:rsidRPr="009D46EB">
                <w:rPr>
                  <w:sz w:val="20"/>
                  <w:szCs w:val="20"/>
                </w:rPr>
                <w:t xml:space="preserve">ot </w:t>
              </w:r>
            </w:ins>
            <w:r w:rsidRPr="009D46EB">
              <w:rPr>
                <w:sz w:val="20"/>
                <w:szCs w:val="20"/>
              </w:rPr>
              <w:t>given</w:t>
            </w:r>
          </w:p>
        </w:tc>
      </w:tr>
      <w:tr w:rsidR="00102875" w:rsidRPr="009D46EB" w14:paraId="7E9A81A0" w14:textId="77777777" w:rsidTr="00102875">
        <w:tc>
          <w:tcPr>
            <w:tcW w:w="3652" w:type="dxa"/>
          </w:tcPr>
          <w:p w14:paraId="651C193A"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 xml:space="preserve">IPCC AR6 2021 </w:t>
            </w:r>
          </w:p>
        </w:tc>
        <w:tc>
          <w:tcPr>
            <w:tcW w:w="1440" w:type="dxa"/>
          </w:tcPr>
          <w:p w14:paraId="0200B4E5" w14:textId="32AF14E3" w:rsidR="00102875" w:rsidRPr="009D46EB" w:rsidRDefault="00102875" w:rsidP="00102875">
            <w:pPr>
              <w:pStyle w:val="Normal1"/>
              <w:pBdr>
                <w:top w:val="nil"/>
                <w:left w:val="nil"/>
                <w:bottom w:val="nil"/>
                <w:right w:val="nil"/>
                <w:between w:val="nil"/>
              </w:pBdr>
              <w:rPr>
                <w:color w:val="000000"/>
                <w:sz w:val="20"/>
                <w:szCs w:val="20"/>
              </w:rPr>
            </w:pPr>
            <w:r w:rsidRPr="009D46EB">
              <w:rPr>
                <w:sz w:val="20"/>
                <w:szCs w:val="20"/>
              </w:rPr>
              <w:t>1.8</w:t>
            </w:r>
            <w:r w:rsidRPr="00BC5722">
              <w:rPr>
                <w:rFonts w:ascii="Arial" w:hAnsi="Arial" w:cs="Arial"/>
                <w:color w:val="202122"/>
                <w:sz w:val="21"/>
                <w:szCs w:val="21"/>
                <w:shd w:val="clear" w:color="auto" w:fill="FDFDFD"/>
              </w:rPr>
              <w:t>–</w:t>
            </w:r>
            <w:r w:rsidRPr="009D46EB">
              <w:rPr>
                <w:sz w:val="20"/>
                <w:szCs w:val="20"/>
              </w:rPr>
              <w:t>5.6 (CMIP6). Not used directly in assessing ECS range (Ch</w:t>
            </w:r>
            <w:ins w:id="2807" w:author="Ian Blenkinsop" w:date="2021-07-05T14:42:00Z">
              <w:r w:rsidR="002C7475">
                <w:rPr>
                  <w:sz w:val="20"/>
                  <w:szCs w:val="20"/>
                </w:rPr>
                <w:t>apter</w:t>
              </w:r>
            </w:ins>
            <w:r w:rsidRPr="009D46EB">
              <w:rPr>
                <w:sz w:val="20"/>
                <w:szCs w:val="20"/>
              </w:rPr>
              <w:t xml:space="preserve"> 7).</w:t>
            </w:r>
          </w:p>
        </w:tc>
        <w:tc>
          <w:tcPr>
            <w:tcW w:w="1215" w:type="dxa"/>
          </w:tcPr>
          <w:p w14:paraId="70285B1A" w14:textId="77777777" w:rsidR="00102875" w:rsidRPr="009D46EB" w:rsidRDefault="00102875" w:rsidP="00102875">
            <w:pPr>
              <w:pStyle w:val="Normal1"/>
              <w:pBdr>
                <w:top w:val="nil"/>
                <w:left w:val="nil"/>
                <w:bottom w:val="nil"/>
                <w:right w:val="nil"/>
                <w:between w:val="nil"/>
              </w:pBdr>
              <w:rPr>
                <w:sz w:val="20"/>
                <w:szCs w:val="20"/>
              </w:rPr>
            </w:pPr>
            <w:r w:rsidRPr="009D46EB">
              <w:rPr>
                <w:sz w:val="20"/>
                <w:szCs w:val="20"/>
              </w:rPr>
              <w:t>2.5</w:t>
            </w:r>
            <w:r w:rsidRPr="00BC5722">
              <w:rPr>
                <w:rFonts w:ascii="Arial" w:hAnsi="Arial" w:cs="Arial"/>
                <w:color w:val="202122"/>
                <w:sz w:val="21"/>
                <w:szCs w:val="21"/>
                <w:shd w:val="clear" w:color="auto" w:fill="FDFDFD"/>
              </w:rPr>
              <w:t>–</w:t>
            </w:r>
            <w:r w:rsidRPr="009D46EB">
              <w:rPr>
                <w:sz w:val="20"/>
                <w:szCs w:val="20"/>
              </w:rPr>
              <w:t xml:space="preserve">4.0  </w:t>
            </w:r>
            <w:r w:rsidRPr="009D46EB">
              <w:rPr>
                <w:i/>
                <w:sz w:val="20"/>
                <w:szCs w:val="20"/>
              </w:rPr>
              <w:t>(likely</w:t>
            </w:r>
            <w:r w:rsidRPr="009D46EB">
              <w:rPr>
                <w:sz w:val="20"/>
                <w:szCs w:val="20"/>
              </w:rPr>
              <w:t>)</w:t>
            </w:r>
          </w:p>
          <w:p w14:paraId="573BF134" w14:textId="77777777" w:rsidR="00102875" w:rsidRPr="009D46EB" w:rsidRDefault="00102875" w:rsidP="00102875">
            <w:pPr>
              <w:pStyle w:val="Normal1"/>
              <w:pBdr>
                <w:top w:val="nil"/>
                <w:left w:val="nil"/>
                <w:bottom w:val="nil"/>
                <w:right w:val="nil"/>
                <w:between w:val="nil"/>
              </w:pBdr>
              <w:rPr>
                <w:sz w:val="20"/>
                <w:szCs w:val="20"/>
              </w:rPr>
            </w:pPr>
          </w:p>
          <w:p w14:paraId="31A132EE" w14:textId="77777777" w:rsidR="00102875" w:rsidRPr="009D46EB" w:rsidRDefault="00102875" w:rsidP="00102875">
            <w:pPr>
              <w:pStyle w:val="Normal1"/>
              <w:pBdr>
                <w:top w:val="nil"/>
                <w:left w:val="nil"/>
                <w:bottom w:val="nil"/>
                <w:right w:val="nil"/>
                <w:between w:val="nil"/>
              </w:pBdr>
              <w:rPr>
                <w:sz w:val="20"/>
                <w:szCs w:val="20"/>
              </w:rPr>
            </w:pPr>
            <w:r w:rsidRPr="009D46EB">
              <w:rPr>
                <w:sz w:val="20"/>
                <w:szCs w:val="20"/>
              </w:rPr>
              <w:t>2.0-5.0 (</w:t>
            </w:r>
            <w:r w:rsidRPr="009D46EB">
              <w:rPr>
                <w:i/>
                <w:sz w:val="20"/>
                <w:szCs w:val="20"/>
              </w:rPr>
              <w:t>very likely</w:t>
            </w:r>
            <w:r w:rsidRPr="009D46EB">
              <w:rPr>
                <w:sz w:val="20"/>
                <w:szCs w:val="20"/>
              </w:rPr>
              <w:t>)</w:t>
            </w:r>
          </w:p>
          <w:p w14:paraId="102BA28A" w14:textId="77777777" w:rsidR="00102875" w:rsidRPr="009D46EB" w:rsidRDefault="00102875" w:rsidP="00102875">
            <w:pPr>
              <w:pStyle w:val="Normal1"/>
              <w:pBdr>
                <w:top w:val="nil"/>
                <w:left w:val="nil"/>
                <w:bottom w:val="nil"/>
                <w:right w:val="nil"/>
                <w:between w:val="nil"/>
              </w:pBdr>
              <w:rPr>
                <w:sz w:val="20"/>
                <w:szCs w:val="20"/>
              </w:rPr>
            </w:pPr>
            <w:r w:rsidRPr="009D46EB">
              <w:rPr>
                <w:sz w:val="20"/>
                <w:szCs w:val="20"/>
              </w:rPr>
              <w:t xml:space="preserve"> </w:t>
            </w:r>
          </w:p>
          <w:p w14:paraId="750745F2" w14:textId="77777777" w:rsidR="00102875" w:rsidRPr="009D46EB" w:rsidRDefault="00102875" w:rsidP="00102875">
            <w:pPr>
              <w:pStyle w:val="Normal1"/>
              <w:pBdr>
                <w:top w:val="nil"/>
                <w:left w:val="nil"/>
                <w:bottom w:val="nil"/>
                <w:right w:val="nil"/>
                <w:between w:val="nil"/>
              </w:pBdr>
              <w:rPr>
                <w:sz w:val="20"/>
                <w:szCs w:val="20"/>
              </w:rPr>
            </w:pPr>
          </w:p>
        </w:tc>
        <w:tc>
          <w:tcPr>
            <w:tcW w:w="1395" w:type="dxa"/>
          </w:tcPr>
          <w:p w14:paraId="33134F7F"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3.0</w:t>
            </w:r>
          </w:p>
        </w:tc>
        <w:tc>
          <w:tcPr>
            <w:tcW w:w="1260" w:type="dxa"/>
          </w:tcPr>
          <w:p w14:paraId="06DD9B46" w14:textId="77777777" w:rsidR="00102875" w:rsidRPr="009D46EB" w:rsidRDefault="00102875" w:rsidP="00102875">
            <w:pPr>
              <w:pStyle w:val="Normal1"/>
              <w:pBdr>
                <w:top w:val="nil"/>
                <w:left w:val="nil"/>
                <w:bottom w:val="nil"/>
                <w:right w:val="nil"/>
                <w:between w:val="nil"/>
              </w:pBdr>
              <w:rPr>
                <w:color w:val="000000"/>
                <w:sz w:val="20"/>
                <w:szCs w:val="20"/>
              </w:rPr>
            </w:pPr>
            <w:r w:rsidRPr="009D46EB">
              <w:rPr>
                <w:color w:val="000000"/>
                <w:sz w:val="20"/>
                <w:szCs w:val="20"/>
              </w:rPr>
              <w:t>1.</w:t>
            </w:r>
            <w:r w:rsidRPr="009D46EB">
              <w:rPr>
                <w:sz w:val="20"/>
                <w:szCs w:val="20"/>
              </w:rPr>
              <w:t>4</w:t>
            </w:r>
            <w:r w:rsidRPr="00BC5722">
              <w:rPr>
                <w:rFonts w:ascii="Arial" w:hAnsi="Arial" w:cs="Arial"/>
                <w:color w:val="202122"/>
                <w:sz w:val="21"/>
                <w:szCs w:val="21"/>
                <w:shd w:val="clear" w:color="auto" w:fill="FDFDFD"/>
              </w:rPr>
              <w:t>–</w:t>
            </w:r>
            <w:r w:rsidRPr="009D46EB">
              <w:rPr>
                <w:sz w:val="20"/>
                <w:szCs w:val="20"/>
              </w:rPr>
              <w:t xml:space="preserve">2.2 </w:t>
            </w:r>
            <w:r w:rsidRPr="002C7475">
              <w:rPr>
                <w:iCs/>
                <w:sz w:val="20"/>
                <w:szCs w:val="20"/>
                <w:rPrChange w:id="2808" w:author="Ian Blenkinsop" w:date="2021-07-05T14:36:00Z">
                  <w:rPr>
                    <w:i/>
                    <w:sz w:val="20"/>
                    <w:szCs w:val="20"/>
                  </w:rPr>
                </w:rPrChange>
              </w:rPr>
              <w:t>(</w:t>
            </w:r>
            <w:r w:rsidRPr="009D46EB">
              <w:rPr>
                <w:i/>
                <w:sz w:val="20"/>
                <w:szCs w:val="20"/>
              </w:rPr>
              <w:t>likely</w:t>
            </w:r>
            <w:r w:rsidRPr="002C7475">
              <w:rPr>
                <w:iCs/>
                <w:sz w:val="20"/>
                <w:szCs w:val="20"/>
                <w:rPrChange w:id="2809" w:author="Ian Blenkinsop" w:date="2021-07-05T14:36:00Z">
                  <w:rPr>
                    <w:i/>
                    <w:sz w:val="20"/>
                    <w:szCs w:val="20"/>
                  </w:rPr>
                </w:rPrChange>
              </w:rPr>
              <w:t>)</w:t>
            </w:r>
          </w:p>
        </w:tc>
      </w:tr>
    </w:tbl>
    <w:p w14:paraId="086BD5FB" w14:textId="77777777" w:rsidR="00102875" w:rsidRPr="009D46EB" w:rsidRDefault="00102875" w:rsidP="00102875">
      <w:pPr>
        <w:pStyle w:val="AR6BodyText"/>
      </w:pPr>
    </w:p>
    <w:p w14:paraId="2BFCC598" w14:textId="77777777" w:rsidR="00102875" w:rsidRPr="009D46EB" w:rsidRDefault="00102875" w:rsidP="00102875">
      <w:pPr>
        <w:pStyle w:val="AR6BodyText"/>
        <w:rPr>
          <w:b/>
        </w:rPr>
      </w:pPr>
      <w:r w:rsidRPr="009D46EB">
        <w:rPr>
          <w:b/>
        </w:rPr>
        <w:t>[END TABLE 1.2 HERE]</w:t>
      </w:r>
    </w:p>
    <w:p w14:paraId="1B350FAB" w14:textId="77777777" w:rsidR="00102875" w:rsidRPr="009D46EB" w:rsidRDefault="00102875" w:rsidP="00102875">
      <w:pPr>
        <w:pStyle w:val="AR6BodyText"/>
      </w:pPr>
    </w:p>
    <w:p w14:paraId="5DA6D67B" w14:textId="77777777" w:rsidR="00102875" w:rsidRPr="009D46EB" w:rsidRDefault="00102875" w:rsidP="00102875">
      <w:pPr>
        <w:pStyle w:val="AR6BodyText"/>
      </w:pPr>
    </w:p>
    <w:p w14:paraId="647F11D6" w14:textId="0D4833B0" w:rsidR="00102875" w:rsidRPr="00C421D6" w:rsidRDefault="002C7475" w:rsidP="00102875">
      <w:pPr>
        <w:pStyle w:val="AR6BodyText"/>
        <w:rPr>
          <w:lang w:val="en-GB"/>
        </w:rPr>
      </w:pPr>
      <w:bookmarkStart w:id="2810" w:name="_Hlk66726913"/>
      <w:ins w:id="2811" w:author="Ian Blenkinsop" w:date="2021-07-05T14:36:00Z">
        <w:r>
          <w:rPr>
            <w:rFonts w:cs="Times New Roman"/>
            <w:lang w:val="en-US"/>
          </w:rPr>
          <w:t xml:space="preserve">The </w:t>
        </w:r>
      </w:ins>
      <w:del w:id="2812" w:author="Ian Blenkinsop" w:date="2021-07-05T14:36:00Z">
        <w:r w:rsidR="00102875" w:rsidRPr="000F5F48" w:rsidDel="002C7475">
          <w:rPr>
            <w:rFonts w:cs="Times New Roman"/>
            <w:lang w:val="en-US"/>
          </w:rPr>
          <w:delText xml:space="preserve">WGI </w:delText>
        </w:r>
      </w:del>
      <w:r w:rsidR="00102875" w:rsidRPr="000F5F48">
        <w:rPr>
          <w:rFonts w:cs="Times New Roman"/>
          <w:lang w:val="en-US"/>
        </w:rPr>
        <w:t xml:space="preserve">AR5 </w:t>
      </w:r>
      <w:ins w:id="2813" w:author="Ian Blenkinsop" w:date="2021-07-05T14:36:00Z">
        <w:r w:rsidRPr="000F5F48">
          <w:rPr>
            <w:rFonts w:cs="Times New Roman"/>
            <w:lang w:val="en-US"/>
          </w:rPr>
          <w:t xml:space="preserve">WGI </w:t>
        </w:r>
      </w:ins>
      <w:r w:rsidR="00102875" w:rsidRPr="000F5F48">
        <w:rPr>
          <w:rFonts w:cs="Times New Roman"/>
          <w:lang w:val="en-US"/>
        </w:rPr>
        <w:t>assessed that there</w:t>
      </w:r>
      <w:r w:rsidR="00102875" w:rsidRPr="000F5F48">
        <w:rPr>
          <w:lang w:val="en-US"/>
        </w:rPr>
        <w:t xml:space="preserve"> is a close</w:t>
      </w:r>
      <w:r w:rsidR="00102875" w:rsidRPr="000F5F48">
        <w:rPr>
          <w:rFonts w:cs="Times New Roman"/>
          <w:lang w:val="en-US"/>
        </w:rPr>
        <w:t xml:space="preserve"> relationship of cumulative total emissions of CO</w:t>
      </w:r>
      <w:r w:rsidR="00102875" w:rsidRPr="000F5F48">
        <w:rPr>
          <w:rFonts w:cs="Times New Roman"/>
          <w:vertAlign w:val="subscript"/>
          <w:lang w:val="en-US"/>
        </w:rPr>
        <w:t>2</w:t>
      </w:r>
      <w:r w:rsidR="00102875" w:rsidRPr="000F5F48">
        <w:rPr>
          <w:rFonts w:cs="Times New Roman"/>
          <w:lang w:val="en-US"/>
        </w:rPr>
        <w:t xml:space="preserve"> and </w:t>
      </w:r>
      <w:del w:id="2814" w:author="Ian Blenkinsop" w:date="2021-07-05T14:36:00Z">
        <w:r w:rsidR="00102875" w:rsidRPr="000F5F48" w:rsidDel="002C7475">
          <w:rPr>
            <w:rFonts w:cs="Times New Roman"/>
            <w:lang w:val="en-US"/>
          </w:rPr>
          <w:delText>global mean surface temperature</w:delText>
        </w:r>
      </w:del>
      <w:ins w:id="2815" w:author="Ian Blenkinsop" w:date="2021-07-05T14:36:00Z">
        <w:r>
          <w:rPr>
            <w:rFonts w:cs="Times New Roman"/>
            <w:lang w:val="en-US"/>
          </w:rPr>
          <w:t>GMST</w:t>
        </w:r>
      </w:ins>
      <w:r w:rsidR="00102875" w:rsidRPr="000F5F48">
        <w:rPr>
          <w:rFonts w:cs="Times New Roman"/>
          <w:lang w:val="en-US"/>
        </w:rPr>
        <w:t xml:space="preserve"> response </w:t>
      </w:r>
      <w:r w:rsidR="00102875" w:rsidRPr="000F5F48">
        <w:rPr>
          <w:lang w:val="en-US"/>
        </w:rPr>
        <w:t xml:space="preserve">that is </w:t>
      </w:r>
      <w:r w:rsidR="00102875" w:rsidRPr="000F5F48">
        <w:rPr>
          <w:rFonts w:cs="Times New Roman"/>
          <w:lang w:val="en-US"/>
        </w:rPr>
        <w:t xml:space="preserve">approximately linear </w:t>
      </w:r>
      <w:r w:rsidR="00102875">
        <w:rPr>
          <w:rFonts w:cs="Times New Roman"/>
        </w:rPr>
        <w:fldChar w:fldCharType="begin" w:fldLock="1"/>
      </w:r>
      <w:r w:rsidR="00A94565">
        <w:rPr>
          <w:rFonts w:cs="Times New Roman"/>
          <w:lang w:val="en-US"/>
        </w:rPr>
        <w:instrText>ADDIN CSL_CITATION { "citationItems" : [ { "id" : "ITEM-1",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"3-29", "publisher" : "Cambridge University Press", "publisher-place" : "Cambridge, United Kingdom and New York, NY, USA", "title" : "Summary for Policymakers", "translator" : [ { "dropping-particle" : "", "family" : "H3185", "given" : "Rt13", "non-dropping-particle" : "", "parse-names" : false, "suffix" : "" } ], "type" : "chapter" }, "uris" : [ "http://www.mendeley.com/documents/?uuid=5ce3e796-588b-4ad7-b106-6f7aace25aa3" ] } ], "mendeley" : { "formattedCitation" : "(IPCC, 2013b)", "plainTextFormattedCitation" : "(IPCC, 2013b)", "previouslyFormattedCitation" : "(IPCC, 2013b)" }, "properties" : { "noteIndex" : 0 }, "schema" : "https://github.com/citation-style-language/schema/raw/master/csl-citation.json" }</w:instrText>
      </w:r>
      <w:r w:rsidR="00102875">
        <w:rPr>
          <w:rFonts w:cs="Times New Roman"/>
        </w:rPr>
        <w:fldChar w:fldCharType="separate"/>
      </w:r>
      <w:ins w:id="2816" w:author="Robin Matthews" w:date="2021-05-18T16:03:00Z">
        <w:r w:rsidR="00602365">
          <w:rPr>
            <w:rFonts w:cs="Times New Roman"/>
            <w:noProof/>
            <w:lang w:val="en-GB"/>
          </w:rPr>
          <w:t>(IPCC, 2013b)</w:t>
        </w:r>
      </w:ins>
      <w:del w:id="2817" w:author="Robin Matthews" w:date="2021-05-18T16:03:00Z">
        <w:r w:rsidR="00962E93" w:rsidRPr="00C421D6" w:rsidDel="00602365">
          <w:rPr>
            <w:rFonts w:cs="Times New Roman"/>
            <w:noProof/>
            <w:lang w:val="en-GB"/>
          </w:rPr>
          <w:delText>(IPCC, 2013b)</w:delText>
        </w:r>
      </w:del>
      <w:r w:rsidR="00102875">
        <w:rPr>
          <w:rFonts w:cs="Times New Roman"/>
        </w:rPr>
        <w:fldChar w:fldCharType="end"/>
      </w:r>
      <w:r w:rsidR="00102875" w:rsidRPr="00C421D6">
        <w:rPr>
          <w:rFonts w:cs="Times New Roman"/>
          <w:lang w:val="en-GB"/>
        </w:rPr>
        <w:t xml:space="preserve">. This finding implies that continued emissions of </w:t>
      </w:r>
      <w:del w:id="2818" w:author="Ian Blenkinsop" w:date="2021-07-05T14:37:00Z">
        <w:r w:rsidR="00102875" w:rsidRPr="00C421D6" w:rsidDel="002C7475">
          <w:rPr>
            <w:rFonts w:cs="Times New Roman"/>
            <w:lang w:val="en-GB"/>
          </w:rPr>
          <w:delText>carbon dioxide</w:delText>
        </w:r>
      </w:del>
      <w:ins w:id="2819" w:author="Ian Blenkinsop" w:date="2021-07-05T14:37:00Z">
        <w:r>
          <w:rPr>
            <w:rFonts w:cs="Times New Roman"/>
            <w:lang w:val="en-GB"/>
          </w:rPr>
          <w:t>CO</w:t>
        </w:r>
        <w:r w:rsidRPr="002C7475">
          <w:rPr>
            <w:rFonts w:cs="Times New Roman"/>
            <w:vertAlign w:val="subscript"/>
            <w:lang w:val="en-GB"/>
            <w:rPrChange w:id="2820" w:author="Ian Blenkinsop" w:date="2021-07-05T14:37:00Z">
              <w:rPr>
                <w:rFonts w:cs="Times New Roman"/>
                <w:lang w:val="en-GB"/>
              </w:rPr>
            </w:rPrChange>
          </w:rPr>
          <w:t>2</w:t>
        </w:r>
      </w:ins>
      <w:r w:rsidR="00102875" w:rsidRPr="00C421D6">
        <w:rPr>
          <w:rFonts w:cs="Times New Roman"/>
          <w:lang w:val="en-GB"/>
        </w:rPr>
        <w:t xml:space="preserve"> will cause further warming and changes in all components of the climate system, independent of any specific </w:t>
      </w:r>
      <w:r w:rsidR="00102875" w:rsidRPr="00C421D6">
        <w:rPr>
          <w:rFonts w:cs="Times New Roman"/>
          <w:lang w:val="en-GB"/>
        </w:rPr>
        <w:lastRenderedPageBreak/>
        <w:t xml:space="preserve">scenario or pathway. Scenario-based climate projections using the Representative Concentration Pathways (RCPs) assessed in </w:t>
      </w:r>
      <w:ins w:id="2821" w:author="Ian Blenkinsop" w:date="2021-07-05T14:37:00Z">
        <w:r w:rsidRPr="00C421D6">
          <w:rPr>
            <w:rFonts w:cs="Times New Roman"/>
            <w:lang w:val="en-GB"/>
          </w:rPr>
          <w:t>AR5</w:t>
        </w:r>
        <w:r>
          <w:rPr>
            <w:rFonts w:cs="Times New Roman"/>
            <w:lang w:val="en-GB"/>
          </w:rPr>
          <w:t xml:space="preserve"> </w:t>
        </w:r>
      </w:ins>
      <w:r w:rsidR="00102875" w:rsidRPr="00C421D6">
        <w:rPr>
          <w:rFonts w:cs="Times New Roman"/>
          <w:lang w:val="en-GB"/>
        </w:rPr>
        <w:t xml:space="preserve">WGI </w:t>
      </w:r>
      <w:del w:id="2822" w:author="Ian Blenkinsop" w:date="2021-07-05T14:37:00Z">
        <w:r w:rsidR="00102875" w:rsidRPr="00C421D6" w:rsidDel="002C7475">
          <w:rPr>
            <w:rFonts w:cs="Times New Roman"/>
            <w:lang w:val="en-GB"/>
          </w:rPr>
          <w:delText xml:space="preserve">AR5 </w:delText>
        </w:r>
      </w:del>
      <w:r w:rsidR="00102875" w:rsidRPr="00C421D6">
        <w:rPr>
          <w:rFonts w:cs="Times New Roman"/>
          <w:lang w:val="en-GB"/>
        </w:rPr>
        <w:t>result in continued warming over the 21st</w:t>
      </w:r>
      <w:r w:rsidR="00102875" w:rsidRPr="00C421D6">
        <w:rPr>
          <w:rFonts w:cs="Times New Roman"/>
          <w:vertAlign w:val="superscript"/>
          <w:lang w:val="en-GB"/>
        </w:rPr>
        <w:t xml:space="preserve"> </w:t>
      </w:r>
      <w:r w:rsidR="00102875" w:rsidRPr="00C421D6">
        <w:rPr>
          <w:rFonts w:cs="Times New Roman"/>
          <w:lang w:val="en-GB"/>
        </w:rPr>
        <w:t xml:space="preserve">century in all scenarios except a strong climate change mitigation scenario (RCP2.6). Similarly, under all RCP scenarios, AR5 assessed that the rate of sea level rise over the 21st century will </w:t>
      </w:r>
      <w:r w:rsidR="00102875" w:rsidRPr="00C421D6">
        <w:rPr>
          <w:rFonts w:cs="Times New Roman"/>
          <w:i/>
          <w:lang w:val="en-GB"/>
        </w:rPr>
        <w:t>very likely</w:t>
      </w:r>
      <w:r w:rsidR="00102875" w:rsidRPr="00C421D6">
        <w:rPr>
          <w:rFonts w:cs="Times New Roman"/>
          <w:lang w:val="en-GB"/>
        </w:rPr>
        <w:t xml:space="preserve"> exceed that observed during 1971</w:t>
      </w:r>
      <w:r w:rsidR="00102875" w:rsidRPr="00C421D6">
        <w:rPr>
          <w:rFonts w:ascii="Arial" w:hAnsi="Arial" w:cs="Arial"/>
          <w:color w:val="202122"/>
          <w:sz w:val="21"/>
          <w:szCs w:val="21"/>
          <w:shd w:val="clear" w:color="auto" w:fill="FDFDFD"/>
          <w:lang w:val="en-GB"/>
        </w:rPr>
        <w:t>–</w:t>
      </w:r>
      <w:r w:rsidR="00102875" w:rsidRPr="00C421D6">
        <w:rPr>
          <w:rFonts w:cs="Times New Roman"/>
          <w:lang w:val="en-GB"/>
        </w:rPr>
        <w:t>2010 due to increased ocean warming and increased loss of mass from glaciers and ice sheets. Further increases in atmospheric CO</w:t>
      </w:r>
      <w:r w:rsidR="00102875" w:rsidRPr="00C421D6">
        <w:rPr>
          <w:rFonts w:cs="Times New Roman"/>
          <w:vertAlign w:val="subscript"/>
          <w:lang w:val="en-GB"/>
        </w:rPr>
        <w:t>2</w:t>
      </w:r>
      <w:r w:rsidR="00102875" w:rsidRPr="00C421D6">
        <w:rPr>
          <w:rFonts w:cs="Times New Roman"/>
          <w:lang w:val="en-GB"/>
        </w:rPr>
        <w:t xml:space="preserve"> will also lead to further uptake of carbon by the ocean, whi</w:t>
      </w:r>
      <w:r w:rsidR="00102875" w:rsidRPr="00C421D6">
        <w:rPr>
          <w:lang w:val="en-GB"/>
        </w:rPr>
        <w:t xml:space="preserve">ch will </w:t>
      </w:r>
      <w:r w:rsidR="00102875" w:rsidRPr="00C421D6">
        <w:rPr>
          <w:rFonts w:cs="Times New Roman"/>
          <w:lang w:val="en-GB"/>
        </w:rPr>
        <w:t>increas</w:t>
      </w:r>
      <w:r w:rsidR="00102875" w:rsidRPr="00C421D6">
        <w:rPr>
          <w:lang w:val="en-GB"/>
        </w:rPr>
        <w:t>e</w:t>
      </w:r>
      <w:r w:rsidR="00102875" w:rsidRPr="00C421D6">
        <w:rPr>
          <w:rFonts w:cs="Times New Roman"/>
          <w:lang w:val="en-GB"/>
        </w:rPr>
        <w:t xml:space="preserve"> ocean acidification. By the mid-21st century the magnitudes of the projected changes are substantially affected by the choice of scenario. The set of scenarios used in climate change projections assessed as part of </w:t>
      </w:r>
      <w:del w:id="2823" w:author="Ian Blenkinsop" w:date="2021-07-05T14:38:00Z">
        <w:r w:rsidR="00102875" w:rsidRPr="00C421D6" w:rsidDel="002C7475">
          <w:rPr>
            <w:rFonts w:cs="Times New Roman"/>
            <w:lang w:val="en-GB"/>
          </w:rPr>
          <w:delText xml:space="preserve">the </w:delText>
        </w:r>
      </w:del>
      <w:r w:rsidR="00102875" w:rsidRPr="00C421D6">
        <w:rPr>
          <w:rFonts w:cs="Times New Roman"/>
          <w:lang w:val="en-GB"/>
        </w:rPr>
        <w:t>AR6 are discussed in Section 1.6.</w:t>
      </w:r>
    </w:p>
    <w:p w14:paraId="79DC20D2" w14:textId="77777777" w:rsidR="00102875" w:rsidRPr="00C421D6" w:rsidRDefault="00102875" w:rsidP="00102875">
      <w:pPr>
        <w:pStyle w:val="AR6BodyText"/>
        <w:rPr>
          <w:lang w:val="en-GB"/>
        </w:rPr>
      </w:pPr>
    </w:p>
    <w:p w14:paraId="0CE40F94" w14:textId="19016EFD" w:rsidR="00102875" w:rsidRPr="00C421D6" w:rsidRDefault="00102875" w:rsidP="00102875">
      <w:pPr>
        <w:pStyle w:val="AR6BodyText"/>
        <w:rPr>
          <w:rFonts w:cs="Times New Roman"/>
          <w:lang w:val="en-GB"/>
        </w:rPr>
      </w:pPr>
      <w:r w:rsidRPr="00C421D6">
        <w:rPr>
          <w:rFonts w:cs="Times New Roman"/>
          <w:lang w:val="en-GB"/>
        </w:rPr>
        <w:t xml:space="preserve">From the close link between cumulative emissions and warming it follows that any given level of </w:t>
      </w:r>
      <w:r w:rsidR="009310FD">
        <w:rPr>
          <w:rFonts w:cs="Times New Roman"/>
          <w:lang w:val="en-GB"/>
        </w:rPr>
        <w:t xml:space="preserve">global </w:t>
      </w:r>
      <w:r w:rsidRPr="00C421D6">
        <w:rPr>
          <w:rFonts w:cs="Times New Roman"/>
          <w:lang w:val="en-GB"/>
        </w:rPr>
        <w:t>warming is associated with a total budget of GHG emissions, especially CO</w:t>
      </w:r>
      <w:r w:rsidRPr="00C421D6">
        <w:rPr>
          <w:rFonts w:cs="Times New Roman"/>
          <w:vertAlign w:val="subscript"/>
          <w:lang w:val="en-GB"/>
        </w:rPr>
        <w:t>2</w:t>
      </w:r>
      <w:r w:rsidRPr="00C421D6">
        <w:rPr>
          <w:rFonts w:cs="Times New Roman"/>
          <w:lang w:val="en-GB"/>
        </w:rPr>
        <w:t xml:space="preserve"> </w:t>
      </w:r>
      <w:r w:rsidRPr="00C421D6">
        <w:rPr>
          <w:lang w:val="en-GB"/>
        </w:rPr>
        <w:t xml:space="preserve">as it is the largest </w:t>
      </w:r>
      <w:commentRangeStart w:id="2824"/>
      <w:r w:rsidRPr="00C421D6">
        <w:rPr>
          <w:lang w:val="en-GB"/>
        </w:rPr>
        <w:t>long-lasting</w:t>
      </w:r>
      <w:commentRangeEnd w:id="2824"/>
      <w:r w:rsidR="002C7475">
        <w:rPr>
          <w:rStyle w:val="CommentReference"/>
        </w:rPr>
        <w:commentReference w:id="2824"/>
      </w:r>
      <w:r w:rsidRPr="00C421D6">
        <w:rPr>
          <w:lang w:val="en-GB"/>
        </w:rPr>
        <w:t xml:space="preserve"> contributor to radiative forcing</w:t>
      </w:r>
      <w:r w:rsidRPr="00C421D6">
        <w:rPr>
          <w:rFonts w:cs="Times New Roman"/>
          <w:lang w:val="en-GB"/>
        </w:rPr>
        <w:t xml:space="preserve"> </w:t>
      </w:r>
      <w:r>
        <w:rPr>
          <w:rFonts w:cs="Times New Roman"/>
        </w:rPr>
        <w:fldChar w:fldCharType="begin" w:fldLock="1"/>
      </w:r>
      <w:r w:rsidR="00E81B0B">
        <w:rPr>
          <w:rFonts w:cs="Times New Roman"/>
          <w:lang w:val="en-GB"/>
        </w:rPr>
        <w:instrText>ADDIN CSL_CITATION { "citationItems" : [ { "id" : "ITEM-1", "itemData" : { "DOI" : "10.1038/nature08019", "ISSN" : "0028-0836", "author" : [ { "dropping-particle" : "", "family" : "Allen", "given" : "Myles R.", "non-dropping-particle" : "", "parse-names" : false, "suffix" : "" }, { "dropping-particle" : "", "family" : "Frame", "given" : "David J.", "non-dropping-particle" : "", "parse-names" : false, "suffix" : "" }, { "dropping-particle" : "", "family" : "Huntingford", "given" : "Chris", "non-dropping-particle" : "", "parse-names" : false, "suffix" : "" }, { "dropping-particle" : "", "family" : "Jones", "given" : "Chris D.", "non-dropping-particle" : "", "parse-names" : false, "suffix" : "" }, { "dropping-particle" : "", "family" : "Lowe", "given" : "Jason A.", "non-dropping-particle" : "", "parse-names" : false, "suffix" : "" }, { "dropping-particle" : "", "family" : "Meinshausen", "given" : "Malte", "non-dropping-particle" : "", "parse-names" : false, "suffix" : "" }, { "dropping-particle" : "", "family" : "Meinshausen", "given" : "Nicolai", "non-dropping-particle" : "", "parse-names" : false, "suffix" : "" } ], "container-title" : "Nature", "id" : "ITEM-1", "issue" : "7242", "issued" : { "date-parts" : [ [ "2009", "4" ] ] }, "page" : "1163-1166", "title" : "Warming caused by cumulative carbon emissions towards the trillionth tonne", "translator" : [ { "dropping-particle" : "", "family" : "H4195", "given" : "", "non-dropping-particle" : "", "parse-names" : false, "suffix" : "" } ], "type" : "article-journal", "volume" : "458" }, "uris" : [ "http://www.mendeley.com/documents/?uuid=41866ef9-8fb3-4c50-88a3-7ee304b1d9d8" ] }, { "id" : "ITEM-2", "itemData" : { "DOI" : "10.1017/CBO9781107415324.024", "ISBN" : "9781107661820", "author" : [ { "dropping-particle" : "", "family" : "Collins", "given" : "M", "non-dropping-particle" : "", "parse-names" : false, "suffix" : "" }, { "dropping-particle" : "", "family" : "Knutti", "given" : "R", "non-dropping-particle" : "", "parse-names" : false, "suffix" : "" }, { "dropping-particle" : "", "family" : "Arblaster", "given" : "J", "non-dropping-particle" : "", "parse-names" : false, "suffix" : "" }, { "dropping-particle" : "", "family" : "Dufresne", "given" : "J.-L.", "non-dropping-particle" : "", "parse-names" : false, "suffix" : "" }, { "dropping-particle" : "", "family" : "Fichefet", "given" : "T", "non-dropping-particle" : "", "parse-names" : false, "suffix" : "" }, { "dropping-particle" : "", "family" : "Friedlingstein", "given" : "P", "non-dropping-particle" : "", "parse-names" : false, "suffix" : "" }, { "dropping-particle" : "", "family" : "Gao", "given" : "X", "non-dropping-particle" : "", "parse-names" : false, "suffix" : "" }, { "dropping-particle" : "", "family" : "Gutowski", "given" : "W J", "non-dropping-particle" : "", "parse-names" : false, "suffix" : "" }, { "dropping-particle" : "", "family" : "Johns", "given" : "T", "non-dropping-particle" : "", "parse-names" : false, "suffix" : "" }, { "dropping-particle" : "", "family" : "Krinner", "given" : "G", "non-dropping-particle" : "", "parse-names" : false, "suffix" : "" }, { "dropping-particle" : "", "family" : "Shongwe", "given" : "M", "non-dropping-particle" : "", "parse-names" : false, "suffix" : "" }, { "dropping-particle" : "", "family" : "Tebaldi", "given" : "C", "non-dropping-particle" : "", "parse-names" : false, "suffix" : "" }, { "dropping-particle" : "", "family" : "Weaver", "given" : "A J", "non-dropping-particle" : "", "parse-names" : false, "suffix" : "" }, { "dropping-particle" : "", "family" : "Wehner", "given" : "M",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"1029-1136", "publisher" : "Cambridge University Press", "publisher-place" : "Cambridge, United Kingdom and New York, NY, USA", "title" : "Long-term Climate Change: Projections, Commitments and Irreversibility", "translator" : [ { "dropping-particle" : "", "family" : "H3196", "given" : "Rt13", "non-dropping-particle" : "", "parse-names" : false, "suffix" : "" } ], "type" : "chapter" }, "uris" : [ "http://www.mendeley.com/documents/?uuid=0870fe69-2bce-44a5-bf76-3c9eb37f4f0c" ] }, { "id" : "ITEM-3", "itemData" : { "DOI" : "10.1038/s41586-019-1368-z", "ISSN" : "0028-0836", "author" : [ { "dropping-particle" : "", "family" : "Rogelj", "given" : "Joeri", "non-dropping-particle" : "", "parse-names" : false, "suffix" : "" }, { "dropping-particle" : "", "family" : "Forster", "given" : "Piers M.", "non-dropping-particle" : "", "parse-names" : false, "suffix" : "" }, { "dropping-particle" : "", "family" : "Kriegler", "given" : "Elmar", "non-dropping-particle" : "", "parse-names" : false, "suffix" : "" }, { "dropping-particle" : "", "family" : "Smith", "given" : "Christopher J.", "non-dropping-particle" : "", "parse-names" : false, "suffix" : "" }, { "dropping-particle" : "", "family" : "S\u00e9f\u00e9rian", "given" : "Roland", "non-dropping-particle" : "", "parse-names" : false, "suffix" : "" } ], "container-title" : "Nature", "id" : "ITEM-3", "issue" : "7765", "issued" : { "date-parts" : [ [ "2019", "7", "17" ] ] }, "page" : "335-342", "title" : "Estimating and tracking the remaining carbon budget for stringent climate targets", "translator" : [ { "dropping-particle" : "", "family" : "H4264", "given" : "", "non-dropping-particle" : "", "parse-names" : false, "suffix" : "" } ], "type" : "article-journal", "volume" : "571" }, "uris" : [ "http://www.mendeley.com/documents/?uuid=4e052ff7-c465-4099-a0b4-d001dd65d3f4" ] } ], "mendeley" : { "formattedCitation" : "(Allen et al., 2009; Collins et al., 2013; Rogelj et al., 2019)", "plainTextFormattedCitation" : "(Allen et al., 2009; Collins et al., 2013; Rogelj et al., 2019)", "previouslyFormattedCitation" : "(Allen et al., 2009; Collins et al., 2013; Rogelj et al., 2019)" }, "properties" : { "noteIndex" : 0 }, "schema" : "https://github.com/citation-style-language/schema/raw/master/csl-citation.json" }</w:instrText>
      </w:r>
      <w:r>
        <w:rPr>
          <w:rFonts w:cs="Times New Roman"/>
        </w:rPr>
        <w:fldChar w:fldCharType="separate"/>
      </w:r>
      <w:ins w:id="2825" w:author="Robin Matthews" w:date="2021-05-18T16:03:00Z">
        <w:r w:rsidR="00602365">
          <w:rPr>
            <w:rFonts w:cs="Times New Roman"/>
            <w:noProof/>
            <w:lang w:val="en-GB"/>
          </w:rPr>
          <w:t>(Allen et al., 2009; Collins et al., 2013; Rogelj et al., 2019)</w:t>
        </w:r>
      </w:ins>
      <w:del w:id="2826" w:author="Robin Matthews" w:date="2021-05-18T16:03:00Z">
        <w:r w:rsidRPr="00C421D6" w:rsidDel="00602365">
          <w:rPr>
            <w:rFonts w:cs="Times New Roman"/>
            <w:noProof/>
            <w:lang w:val="en-GB"/>
          </w:rPr>
          <w:delText>(Allen et al., 2009; Collins et al., 2013; Rogelj et al., 2019)</w:delText>
        </w:r>
      </w:del>
      <w:r>
        <w:rPr>
          <w:rFonts w:cs="Times New Roman"/>
        </w:rPr>
        <w:fldChar w:fldCharType="end"/>
      </w:r>
      <w:r w:rsidRPr="00C421D6">
        <w:rPr>
          <w:rFonts w:cs="Times New Roman"/>
          <w:lang w:val="en-GB"/>
        </w:rPr>
        <w:t xml:space="preserve">. </w:t>
      </w:r>
      <w:r w:rsidR="00974ECB">
        <w:rPr>
          <w:rFonts w:cs="Times New Roman"/>
          <w:lang w:val="en-GB"/>
        </w:rPr>
        <w:t>H</w:t>
      </w:r>
      <w:r w:rsidRPr="00C421D6">
        <w:rPr>
          <w:rFonts w:cs="Times New Roman"/>
          <w:lang w:val="en-GB"/>
        </w:rPr>
        <w:t>igher emissions in earlier decades imply lower emissions later on</w:t>
      </w:r>
      <w:r w:rsidR="00974ECB">
        <w:rPr>
          <w:rFonts w:cs="Times New Roman"/>
          <w:lang w:val="en-GB"/>
        </w:rPr>
        <w:t xml:space="preserve"> to stay within the Earth</w:t>
      </w:r>
      <w:r w:rsidR="002C7475">
        <w:rPr>
          <w:rFonts w:cs="Times New Roman"/>
          <w:lang w:val="en-GB"/>
        </w:rPr>
        <w:t>’</w:t>
      </w:r>
      <w:r w:rsidR="00974ECB">
        <w:rPr>
          <w:rFonts w:cs="Times New Roman"/>
          <w:lang w:val="en-GB"/>
        </w:rPr>
        <w:t>s carbon budget</w:t>
      </w:r>
      <w:r w:rsidRPr="00C421D6">
        <w:rPr>
          <w:rFonts w:cs="Times New Roman"/>
          <w:lang w:val="en-GB"/>
        </w:rPr>
        <w:t xml:space="preserve">. </w:t>
      </w:r>
      <w:del w:id="2827" w:author="Ian Blenkinsop" w:date="2021-07-05T14:44:00Z">
        <w:r w:rsidRPr="00C421D6" w:rsidDel="002C7475">
          <w:rPr>
            <w:rFonts w:cs="Times New Roman"/>
            <w:lang w:val="en-GB"/>
          </w:rPr>
          <w:delText xml:space="preserve">Stabilising </w:delText>
        </w:r>
      </w:del>
      <w:ins w:id="2828" w:author="Ian Blenkinsop" w:date="2021-07-05T14:44:00Z">
        <w:r w:rsidR="002C7475" w:rsidRPr="00C421D6">
          <w:rPr>
            <w:rFonts w:cs="Times New Roman"/>
            <w:lang w:val="en-GB"/>
          </w:rPr>
          <w:t>Stabili</w:t>
        </w:r>
        <w:r w:rsidR="002C7475">
          <w:rPr>
            <w:rFonts w:cs="Times New Roman"/>
            <w:lang w:val="en-GB"/>
          </w:rPr>
          <w:t>z</w:t>
        </w:r>
        <w:r w:rsidR="002C7475" w:rsidRPr="00C421D6">
          <w:rPr>
            <w:rFonts w:cs="Times New Roman"/>
            <w:lang w:val="en-GB"/>
          </w:rPr>
          <w:t xml:space="preserve">ing </w:t>
        </w:r>
      </w:ins>
      <w:r w:rsidRPr="00C421D6">
        <w:rPr>
          <w:rFonts w:cs="Times New Roman"/>
          <w:lang w:val="en-GB"/>
        </w:rPr>
        <w:t>the anthropogenic influence on global surface temperature thus requires that CO</w:t>
      </w:r>
      <w:r w:rsidRPr="00C421D6">
        <w:rPr>
          <w:rFonts w:cs="Times New Roman"/>
          <w:vertAlign w:val="subscript"/>
          <w:lang w:val="en-GB"/>
        </w:rPr>
        <w:t>2</w:t>
      </w:r>
      <w:r w:rsidRPr="00C421D6">
        <w:rPr>
          <w:rFonts w:cs="Times New Roman"/>
          <w:lang w:val="en-GB"/>
        </w:rPr>
        <w:t xml:space="preserve"> emissions and removals </w:t>
      </w:r>
      <w:r w:rsidRPr="00C421D6">
        <w:rPr>
          <w:lang w:val="en-GB"/>
        </w:rPr>
        <w:t>reach net</w:t>
      </w:r>
      <w:r w:rsidRPr="00C421D6">
        <w:rPr>
          <w:rFonts w:cs="Times New Roman"/>
          <w:lang w:val="en-GB"/>
        </w:rPr>
        <w:t xml:space="preserve"> zero once the remaining carbon budget is exhausted (</w:t>
      </w:r>
      <w:del w:id="2829" w:author="Ian Blenkinsop" w:date="2021-07-05T14:44:00Z">
        <w:r w:rsidRPr="00C421D6" w:rsidDel="002C7475">
          <w:rPr>
            <w:rFonts w:cs="Times New Roman"/>
            <w:lang w:val="en-GB"/>
          </w:rPr>
          <w:delText xml:space="preserve">see </w:delText>
        </w:r>
      </w:del>
      <w:r w:rsidRPr="00C421D6">
        <w:rPr>
          <w:rFonts w:cs="Times New Roman"/>
          <w:lang w:val="en-GB"/>
        </w:rPr>
        <w:t>Cross-Chapter Box 1.4).</w:t>
      </w:r>
    </w:p>
    <w:p w14:paraId="24365AD6" w14:textId="77777777" w:rsidR="00102875" w:rsidRPr="00C421D6" w:rsidRDefault="00102875" w:rsidP="00102875">
      <w:pPr>
        <w:pStyle w:val="AR6BodyText"/>
        <w:rPr>
          <w:lang w:val="en-GB"/>
        </w:rPr>
      </w:pPr>
    </w:p>
    <w:p w14:paraId="544794D0" w14:textId="23FF5F5A" w:rsidR="00102875" w:rsidRPr="00C421D6" w:rsidRDefault="00102875" w:rsidP="00102875">
      <w:pPr>
        <w:pStyle w:val="AR6BodyText"/>
        <w:rPr>
          <w:lang w:val="en-GB"/>
        </w:rPr>
      </w:pPr>
      <w:r w:rsidRPr="00C421D6">
        <w:rPr>
          <w:rFonts w:cs="Times New Roman"/>
          <w:lang w:val="en-GB"/>
        </w:rPr>
        <w:t>Past, present and future emissions of CO</w:t>
      </w:r>
      <w:r w:rsidRPr="00C421D6">
        <w:rPr>
          <w:rFonts w:cs="Times New Roman"/>
          <w:vertAlign w:val="subscript"/>
          <w:lang w:val="en-GB"/>
        </w:rPr>
        <w:t>2</w:t>
      </w:r>
      <w:r w:rsidRPr="00C421D6">
        <w:rPr>
          <w:rFonts w:cs="Times New Roman"/>
          <w:lang w:val="en-GB"/>
        </w:rPr>
        <w:t xml:space="preserve"> therefore commit the world to substantial multi-century climate change, and many aspects of climate change would persist for centuries even if emissions of CO</w:t>
      </w:r>
      <w:r w:rsidRPr="00C421D6">
        <w:rPr>
          <w:rFonts w:cs="Times New Roman"/>
          <w:vertAlign w:val="subscript"/>
          <w:lang w:val="en-GB"/>
        </w:rPr>
        <w:t>2</w:t>
      </w:r>
      <w:r w:rsidRPr="00C421D6">
        <w:rPr>
          <w:rFonts w:cs="Times New Roman"/>
          <w:lang w:val="en-GB"/>
        </w:rPr>
        <w:t xml:space="preserve"> were stopped immediately </w:t>
      </w:r>
      <w:r>
        <w:rPr>
          <w:rFonts w:cs="Times New Roman"/>
        </w:rPr>
        <w:fldChar w:fldCharType="begin" w:fldLock="1"/>
      </w:r>
      <w:r w:rsidR="00A94565">
        <w:rPr>
          <w:rFonts w:cs="Times New Roman"/>
          <w:lang w:val="en-GB"/>
        </w:rPr>
        <w:instrText>ADDIN CSL_CITATION { "citationItems" : [ { "id" : "ITEM-1",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"3-29", "publisher" : "Cambridge University Press", "publisher-place" : "Cambridge, United Kingdom and New York, NY, USA", "title" : "Summary for Policymakers", "translator" : [ { "dropping-particle" : "", "family" : "H3185", "given" : "Rt13", "non-dropping-particle" : "", "parse-names" : false, "suffix" : "" } ], "type" : "chapter" }, "uris" : [ "http://www.mendeley.com/documents/?uuid=5ce3e796-588b-4ad7-b106-6f7aace25aa3" ] } ], "mendeley" : { "formattedCitation" : "(IPCC, 2013b)", "plainTextFormattedCitation" : "(IPCC, 2013b)", "previouslyFormattedCitation" : "(IPCC, 2013b)" }, "properties" : { "noteIndex" : 0 }, "schema" : "https://github.com/citation-style-language/schema/raw/master/csl-citation.json" }</w:instrText>
      </w:r>
      <w:r>
        <w:rPr>
          <w:rFonts w:cs="Times New Roman"/>
        </w:rPr>
        <w:fldChar w:fldCharType="separate"/>
      </w:r>
      <w:ins w:id="2830" w:author="Robin Matthews" w:date="2021-05-18T16:03:00Z">
        <w:r w:rsidR="00602365">
          <w:rPr>
            <w:rFonts w:cs="Times New Roman"/>
            <w:noProof/>
            <w:lang w:val="en-GB"/>
          </w:rPr>
          <w:t>(IPCC, 2013b)</w:t>
        </w:r>
      </w:ins>
      <w:del w:id="2831" w:author="Robin Matthews" w:date="2021-05-18T16:03:00Z">
        <w:r w:rsidR="00962E93" w:rsidRPr="00C421D6" w:rsidDel="00602365">
          <w:rPr>
            <w:rFonts w:cs="Times New Roman"/>
            <w:noProof/>
            <w:lang w:val="en-GB"/>
          </w:rPr>
          <w:delText>(IPCC, 2013b)</w:delText>
        </w:r>
      </w:del>
      <w:r>
        <w:rPr>
          <w:rFonts w:cs="Times New Roman"/>
        </w:rPr>
        <w:fldChar w:fldCharType="end"/>
      </w:r>
      <w:r w:rsidRPr="00C421D6">
        <w:rPr>
          <w:rFonts w:cs="Times New Roman"/>
          <w:lang w:val="en-GB"/>
        </w:rPr>
        <w:t>. According to AR5, a large fraction of this change is essentially irreversible on a multi-century to millennial time scale, barring large net removal (</w:t>
      </w:r>
      <w:r w:rsidRPr="00C421D6">
        <w:rPr>
          <w:lang w:val="en-GB"/>
        </w:rPr>
        <w:t xml:space="preserve">‘negative emissions’) </w:t>
      </w:r>
      <w:r w:rsidRPr="00C421D6">
        <w:rPr>
          <w:rFonts w:cs="Times New Roman"/>
          <w:lang w:val="en-GB"/>
        </w:rPr>
        <w:t>of CO</w:t>
      </w:r>
      <w:r w:rsidRPr="00C421D6">
        <w:rPr>
          <w:rFonts w:cs="Times New Roman"/>
          <w:vertAlign w:val="subscript"/>
          <w:lang w:val="en-GB"/>
        </w:rPr>
        <w:t>2</w:t>
      </w:r>
      <w:r w:rsidRPr="00C421D6">
        <w:rPr>
          <w:rFonts w:cs="Times New Roman"/>
          <w:lang w:val="en-GB"/>
        </w:rPr>
        <w:t xml:space="preserve"> from the atmosphere over a sustained period through </w:t>
      </w:r>
      <w:del w:id="2832" w:author="Ian Blenkinsop" w:date="2021-07-05T14:44:00Z">
        <w:r w:rsidRPr="00C421D6" w:rsidDel="002C7475">
          <w:rPr>
            <w:rFonts w:cs="Times New Roman"/>
            <w:lang w:val="en-GB"/>
          </w:rPr>
          <w:delText xml:space="preserve">as </w:delText>
        </w:r>
      </w:del>
      <w:ins w:id="2833" w:author="Ian Blenkinsop" w:date="2021-07-05T14:44:00Z">
        <w:r w:rsidR="002C7475" w:rsidRPr="00C421D6">
          <w:rPr>
            <w:rFonts w:cs="Times New Roman"/>
            <w:lang w:val="en-GB"/>
          </w:rPr>
          <w:t>as</w:t>
        </w:r>
        <w:r w:rsidR="002C7475">
          <w:rPr>
            <w:rFonts w:cs="Times New Roman"/>
            <w:lang w:val="en-GB"/>
          </w:rPr>
          <w:t>-</w:t>
        </w:r>
      </w:ins>
      <w:r w:rsidRPr="00C421D6">
        <w:rPr>
          <w:rFonts w:cs="Times New Roman"/>
          <w:lang w:val="en-GB"/>
        </w:rPr>
        <w:t>yet unavailable technological means</w:t>
      </w:r>
      <w:r w:rsidR="00521C0B" w:rsidRPr="00C421D6">
        <w:rPr>
          <w:rFonts w:cs="Times New Roman"/>
          <w:lang w:val="en-GB"/>
        </w:rPr>
        <w:t xml:space="preserve"> </w:t>
      </w:r>
      <w:ins w:id="2834" w:author="Ian Blenkinsop" w:date="2021-07-05T14:45:00Z">
        <w:r w:rsidR="002C7475">
          <w:rPr>
            <w:rFonts w:cs="Times New Roman"/>
            <w:lang w:val="en-GB"/>
          </w:rPr>
          <w:t>(</w:t>
        </w:r>
      </w:ins>
      <w:ins w:id="2835" w:author="Ian Blenkinsop" w:date="2021-07-05T14:44:00Z">
        <w:r w:rsidR="002C7475" w:rsidRPr="00C421D6">
          <w:rPr>
            <w:rFonts w:cs="Times New Roman"/>
            <w:lang w:val="en-GB"/>
          </w:rPr>
          <w:t>Chapters 4 and 5</w:t>
        </w:r>
      </w:ins>
      <w:ins w:id="2836" w:author="Ian Blenkinsop" w:date="2021-07-05T14:45:00Z">
        <w:r w:rsidR="002C7475">
          <w:rPr>
            <w:rFonts w:cs="Times New Roman"/>
            <w:lang w:val="en-GB"/>
          </w:rPr>
          <w:t xml:space="preserve">l; </w:t>
        </w:r>
      </w:ins>
      <w:r w:rsidR="00521C0B">
        <w:rPr>
          <w:rFonts w:cs="Times New Roman"/>
        </w:rPr>
        <w:fldChar w:fldCharType="begin" w:fldLock="1"/>
      </w:r>
      <w:r w:rsidR="00A94565">
        <w:rPr>
          <w:rFonts w:cs="Times New Roman"/>
          <w:lang w:val="en-GB"/>
        </w:rPr>
        <w:instrText>ADDIN CSL_CITATION { "citationItems" : [ { "id" : "ITEM-1", "itemData" : { "DOI" : "10.1017/CBO9781107415324.004", "ISBN" : "9781107661820", "author" : [ { "dropping-particle" : "", "family" : "IPCC", "given" : "", "non-dropping-particle" : "", "parse-names" : false, "suffix" : "" } ],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"number-of-pages" : "1535", "publisher" : "Cambridge University Press", "publisher-place" : "Cambridge, United Kingdom and New York, NY, USA", "title" : "Climate Change 2013: The Physical Science Basis. Contribution of Working Group I to the Fifth Assessment Report of the Intergovernmental Panel on Climate Change", "translator" : [ { "dropping-particle" : "", "family" : "H4704", "given" : "Rt12", "non-dropping-particle" : "", "parse-names" : false, "suffix" : "" } ], "type" : "report" }, "uris" : [ "http://www.mendeley.com/documents/?uuid=20985b92-cfdd-47ac-93e2-af70e27d838b" ] }, { "id" : "ITEM-2", "itemData" : { "DOI" : "https://www.ipcc.ch/sr15",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"ITEM-2",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"H2627", "given" : "Rt12", "non-dropping-particle" : "", "parse-names" : false, "suffix" : "" } ], "type" : "report" }, "uris" : [ "http://www.mendeley.com/documents/?uuid=f66dda96-9de8-43b3-bfb8-9baf95af1c24" ] } ], "mendeley" : { "formattedCitation" : "(IPCC, 2013a, 2018)", "manualFormatting" : "(IPCC, 2013a, 2018", "plainTextFormattedCitation" : "(IPCC, 2013a, 2018)", "previouslyFormattedCitation" : "(IPCC, 2013a, 2018)" }, "properties" : { "noteIndex" : 0 }, "schema" : "https://github.com/citation-style-language/schema/raw/master/csl-citation.json" }</w:instrText>
      </w:r>
      <w:r w:rsidR="00521C0B">
        <w:rPr>
          <w:rFonts w:cs="Times New Roman"/>
        </w:rPr>
        <w:fldChar w:fldCharType="separate"/>
      </w:r>
      <w:ins w:id="2837" w:author="Robin Matthews" w:date="2021-05-18T16:03:00Z">
        <w:del w:id="2838" w:author="Ian Blenkinsop" w:date="2021-07-05T14:45:00Z">
          <w:r w:rsidR="00602365" w:rsidDel="002C7475">
            <w:rPr>
              <w:rFonts w:cs="Times New Roman"/>
              <w:noProof/>
              <w:lang w:val="en-GB"/>
            </w:rPr>
            <w:delText>(</w:delText>
          </w:r>
        </w:del>
        <w:r w:rsidR="00602365">
          <w:rPr>
            <w:rFonts w:cs="Times New Roman"/>
            <w:noProof/>
            <w:lang w:val="en-GB"/>
          </w:rPr>
          <w:t>IPCC, 2013a, 2018</w:t>
        </w:r>
      </w:ins>
      <w:del w:id="2839" w:author="Robin Matthews" w:date="2021-05-18T16:03:00Z">
        <w:r w:rsidR="00521C0B" w:rsidRPr="00C421D6" w:rsidDel="00602365">
          <w:rPr>
            <w:rFonts w:cs="Times New Roman"/>
            <w:noProof/>
            <w:lang w:val="en-GB"/>
          </w:rPr>
          <w:delText>(IPCC, 2013a, 2018</w:delText>
        </w:r>
      </w:del>
      <w:r w:rsidR="00521C0B">
        <w:rPr>
          <w:rFonts w:cs="Times New Roman"/>
        </w:rPr>
        <w:fldChar w:fldCharType="end"/>
      </w:r>
      <w:del w:id="2840" w:author="Ian Blenkinsop" w:date="2021-07-05T14:45:00Z">
        <w:r w:rsidRPr="00C421D6" w:rsidDel="002C7475">
          <w:rPr>
            <w:rFonts w:cs="Times New Roman"/>
            <w:lang w:val="en-GB"/>
          </w:rPr>
          <w:delText>;</w:delText>
        </w:r>
      </w:del>
      <w:del w:id="2841" w:author="Ian Blenkinsop" w:date="2021-07-05T14:44:00Z">
        <w:r w:rsidRPr="00C421D6" w:rsidDel="002C7475">
          <w:rPr>
            <w:rFonts w:cs="Times New Roman"/>
            <w:lang w:val="en-GB"/>
          </w:rPr>
          <w:delText xml:space="preserve"> see Chapters 4 and 5</w:delText>
        </w:r>
      </w:del>
      <w:r w:rsidRPr="00C421D6">
        <w:rPr>
          <w:rFonts w:cs="Times New Roman"/>
          <w:lang w:val="en-GB"/>
        </w:rPr>
        <w:t xml:space="preserve">). </w:t>
      </w:r>
      <w:r w:rsidRPr="00C421D6">
        <w:rPr>
          <w:lang w:val="en-GB"/>
        </w:rPr>
        <w:t xml:space="preserve">However, significant reductions of warming due to </w:t>
      </w:r>
      <w:ins w:id="2842" w:author="Ian Blenkinsop" w:date="2021-07-05T14:48:00Z">
        <w:r w:rsidR="002C7475">
          <w:rPr>
            <w:lang w:val="en-GB"/>
          </w:rPr>
          <w:t>short-lived climate forcers (</w:t>
        </w:r>
      </w:ins>
      <w:r w:rsidRPr="00C421D6">
        <w:rPr>
          <w:lang w:val="en-GB"/>
        </w:rPr>
        <w:t>SLCFs</w:t>
      </w:r>
      <w:ins w:id="2843" w:author="Ian Blenkinsop" w:date="2021-07-05T14:48:00Z">
        <w:r w:rsidR="002C7475">
          <w:rPr>
            <w:lang w:val="en-GB"/>
          </w:rPr>
          <w:t>)</w:t>
        </w:r>
      </w:ins>
      <w:r w:rsidRPr="00C421D6">
        <w:rPr>
          <w:lang w:val="en-GB"/>
        </w:rPr>
        <w:t xml:space="preserve"> could reduce the level at which temperature </w:t>
      </w:r>
      <w:del w:id="2844" w:author="Ian Blenkinsop" w:date="2021-07-05T14:48:00Z">
        <w:r w:rsidRPr="00C421D6" w:rsidDel="002C7475">
          <w:rPr>
            <w:lang w:val="en-GB"/>
          </w:rPr>
          <w:delText xml:space="preserve">stabilises </w:delText>
        </w:r>
      </w:del>
      <w:ins w:id="2845" w:author="Ian Blenkinsop" w:date="2021-07-05T14:48:00Z">
        <w:r w:rsidR="002C7475" w:rsidRPr="00C421D6">
          <w:rPr>
            <w:lang w:val="en-GB"/>
          </w:rPr>
          <w:t>stabili</w:t>
        </w:r>
        <w:r w:rsidR="002C7475">
          <w:rPr>
            <w:lang w:val="en-GB"/>
          </w:rPr>
          <w:t>z</w:t>
        </w:r>
        <w:r w:rsidR="002C7475" w:rsidRPr="00C421D6">
          <w:rPr>
            <w:lang w:val="en-GB"/>
          </w:rPr>
          <w:t xml:space="preserve">es </w:t>
        </w:r>
      </w:ins>
      <w:r w:rsidRPr="00C421D6">
        <w:rPr>
          <w:lang w:val="en-GB"/>
        </w:rPr>
        <w:t>once CO</w:t>
      </w:r>
      <w:r w:rsidRPr="00C421D6">
        <w:rPr>
          <w:vertAlign w:val="subscript"/>
          <w:lang w:val="en-GB"/>
        </w:rPr>
        <w:t>2</w:t>
      </w:r>
      <w:r w:rsidRPr="00C421D6">
        <w:rPr>
          <w:lang w:val="en-GB"/>
        </w:rPr>
        <w:t xml:space="preserve"> emissions reach net zero, and also reduce</w:t>
      </w:r>
      <w:r w:rsidR="006E6C92">
        <w:rPr>
          <w:lang w:val="en-GB"/>
        </w:rPr>
        <w:t xml:space="preserve"> the</w:t>
      </w:r>
      <w:r w:rsidRPr="00C421D6">
        <w:rPr>
          <w:lang w:val="en-GB"/>
        </w:rPr>
        <w:t xml:space="preserve"> long-term </w:t>
      </w:r>
      <w:r w:rsidR="00974ECB">
        <w:rPr>
          <w:lang w:val="en-GB"/>
        </w:rPr>
        <w:t xml:space="preserve">global </w:t>
      </w:r>
      <w:r w:rsidRPr="00C421D6">
        <w:rPr>
          <w:lang w:val="en-GB"/>
        </w:rPr>
        <w:t>warming commitment by reducing radiative forcing from SLCFs (Chapter 5).</w:t>
      </w:r>
    </w:p>
    <w:bookmarkEnd w:id="2810"/>
    <w:p w14:paraId="5924DDEE" w14:textId="77777777" w:rsidR="00102875" w:rsidRPr="00C421D6" w:rsidRDefault="00102875" w:rsidP="00102875">
      <w:pPr>
        <w:pStyle w:val="AR6BodyText"/>
        <w:rPr>
          <w:lang w:val="en-GB"/>
        </w:rPr>
      </w:pPr>
    </w:p>
    <w:p w14:paraId="7662E2A7" w14:textId="2C78ED00" w:rsidR="00102875" w:rsidRPr="00C421D6" w:rsidRDefault="00102875" w:rsidP="00102875">
      <w:pPr>
        <w:pStyle w:val="AR6BodyText"/>
        <w:rPr>
          <w:sz w:val="24"/>
          <w:szCs w:val="24"/>
          <w:lang w:val="en-GB"/>
        </w:rPr>
      </w:pPr>
      <w:r w:rsidRPr="00C421D6">
        <w:rPr>
          <w:color w:val="222222"/>
          <w:highlight w:val="white"/>
          <w:lang w:val="en-GB"/>
        </w:rPr>
        <w:t>In summary, major lines of evidence – observations, paleoclimate, theoretical understanding</w:t>
      </w:r>
      <w:del w:id="2846" w:author="Ian Blenkinsop" w:date="2021-07-05T14:49:00Z">
        <w:r w:rsidRPr="00C421D6" w:rsidDel="002C7475">
          <w:rPr>
            <w:color w:val="222222"/>
            <w:highlight w:val="white"/>
            <w:lang w:val="en-GB"/>
          </w:rPr>
          <w:delText>,</w:delText>
        </w:r>
      </w:del>
      <w:r w:rsidRPr="00C421D6">
        <w:rPr>
          <w:color w:val="222222"/>
          <w:highlight w:val="white"/>
          <w:lang w:val="en-GB"/>
        </w:rPr>
        <w:t xml:space="preserve"> and natural and human drivers </w:t>
      </w:r>
      <w:del w:id="2847" w:author="Ian Blenkinsop" w:date="2021-07-05T14:49:00Z">
        <w:r w:rsidRPr="00C421D6" w:rsidDel="002C7475">
          <w:rPr>
            <w:color w:val="222222"/>
            <w:highlight w:val="white"/>
            <w:lang w:val="en-GB"/>
          </w:rPr>
          <w:delText xml:space="preserve">— </w:delText>
        </w:r>
      </w:del>
      <w:ins w:id="2848" w:author="Ian Blenkinsop" w:date="2021-07-05T14:49:00Z">
        <w:r w:rsidR="002C7475">
          <w:rPr>
            <w:color w:val="222222"/>
            <w:highlight w:val="white"/>
            <w:lang w:val="en-GB"/>
          </w:rPr>
          <w:t>–</w:t>
        </w:r>
        <w:r w:rsidR="002C7475" w:rsidRPr="00C421D6">
          <w:rPr>
            <w:color w:val="222222"/>
            <w:highlight w:val="white"/>
            <w:lang w:val="en-GB"/>
          </w:rPr>
          <w:t xml:space="preserve"> </w:t>
        </w:r>
      </w:ins>
      <w:r w:rsidRPr="00C421D6">
        <w:rPr>
          <w:color w:val="222222"/>
          <w:highlight w:val="white"/>
          <w:lang w:val="en-GB"/>
        </w:rPr>
        <w:t>have been studied and developed for over 150 years. Methods for projecting climate futures have matured since the 1950s and attribution studies since the 1980s. We conclude that understanding of the principal features of the climate system is robust and well established.</w:t>
      </w:r>
    </w:p>
    <w:p w14:paraId="4A9E0FC9" w14:textId="77777777" w:rsidR="00102875" w:rsidRPr="00C421D6" w:rsidRDefault="00102875" w:rsidP="00102875">
      <w:pPr>
        <w:pStyle w:val="AR6BodyText"/>
        <w:rPr>
          <w:lang w:val="en-GB"/>
        </w:rPr>
      </w:pPr>
    </w:p>
    <w:p w14:paraId="2CD07A3F" w14:textId="77777777" w:rsidR="00102875" w:rsidRPr="00C421D6" w:rsidRDefault="00102875" w:rsidP="00102875">
      <w:pPr>
        <w:pStyle w:val="AR6BodyText"/>
        <w:rPr>
          <w:lang w:val="en-GB"/>
        </w:rPr>
      </w:pPr>
    </w:p>
    <w:p w14:paraId="54EE8FC3" w14:textId="034DA500" w:rsidR="00102875" w:rsidRPr="009D46EB" w:rsidRDefault="00102875" w:rsidP="00102875">
      <w:pPr>
        <w:pStyle w:val="AR6Chap1Level2111"/>
        <w:rPr>
          <w:lang w:val="en-GB"/>
        </w:rPr>
      </w:pPr>
      <w:bookmarkStart w:id="2849" w:name="_4d34og8" w:colFirst="0" w:colLast="0"/>
      <w:bookmarkStart w:id="2850" w:name="_Toc69949978"/>
      <w:bookmarkEnd w:id="2849"/>
      <w:r w:rsidRPr="009D46EB">
        <w:rPr>
          <w:lang w:val="en-GB"/>
        </w:rPr>
        <w:t xml:space="preserve">How do </w:t>
      </w:r>
      <w:del w:id="2851" w:author="Ian Blenkinsop" w:date="2021-07-05T14:49:00Z">
        <w:r w:rsidRPr="009D46EB" w:rsidDel="002C7475">
          <w:rPr>
            <w:lang w:val="en-GB"/>
          </w:rPr>
          <w:delText xml:space="preserve">previous </w:delText>
        </w:r>
      </w:del>
      <w:ins w:id="2852" w:author="Ian Blenkinsop" w:date="2021-07-05T14:49:00Z">
        <w:r w:rsidR="002C7475">
          <w:rPr>
            <w:lang w:val="en-GB"/>
          </w:rPr>
          <w:t>P</w:t>
        </w:r>
        <w:r w:rsidR="002C7475" w:rsidRPr="009D46EB">
          <w:rPr>
            <w:lang w:val="en-GB"/>
          </w:rPr>
          <w:t xml:space="preserve">revious </w:t>
        </w:r>
      </w:ins>
      <w:del w:id="2853" w:author="Ian Blenkinsop" w:date="2021-07-05T14:49:00Z">
        <w:r w:rsidRPr="009D46EB" w:rsidDel="002C7475">
          <w:rPr>
            <w:lang w:val="en-GB"/>
          </w:rPr>
          <w:delText xml:space="preserve">climate </w:delText>
        </w:r>
      </w:del>
      <w:ins w:id="2854" w:author="Ian Blenkinsop" w:date="2021-07-05T14:49:00Z">
        <w:r w:rsidR="002C7475">
          <w:rPr>
            <w:lang w:val="en-GB"/>
          </w:rPr>
          <w:t>C</w:t>
        </w:r>
        <w:r w:rsidR="002C7475" w:rsidRPr="009D46EB">
          <w:rPr>
            <w:lang w:val="en-GB"/>
          </w:rPr>
          <w:t xml:space="preserve">limate </w:t>
        </w:r>
      </w:ins>
      <w:del w:id="2855" w:author="Ian Blenkinsop" w:date="2021-07-05T14:49:00Z">
        <w:r w:rsidRPr="009D46EB" w:rsidDel="002C7475">
          <w:rPr>
            <w:lang w:val="en-GB"/>
          </w:rPr>
          <w:delText xml:space="preserve">projections </w:delText>
        </w:r>
      </w:del>
      <w:ins w:id="2856" w:author="Ian Blenkinsop" w:date="2021-07-05T14:49:00Z">
        <w:r w:rsidR="002C7475">
          <w:rPr>
            <w:lang w:val="en-GB"/>
          </w:rPr>
          <w:t>P</w:t>
        </w:r>
        <w:r w:rsidR="002C7475" w:rsidRPr="009D46EB">
          <w:rPr>
            <w:lang w:val="en-GB"/>
          </w:rPr>
          <w:t xml:space="preserve">rojections </w:t>
        </w:r>
      </w:ins>
      <w:del w:id="2857" w:author="Ian Blenkinsop" w:date="2021-07-05T14:49:00Z">
        <w:r w:rsidRPr="009D46EB" w:rsidDel="002C7475">
          <w:rPr>
            <w:lang w:val="en-GB"/>
          </w:rPr>
          <w:delText xml:space="preserve">compare </w:delText>
        </w:r>
      </w:del>
      <w:ins w:id="2858" w:author="Ian Blenkinsop" w:date="2021-07-05T14:49:00Z">
        <w:r w:rsidR="002C7475">
          <w:rPr>
            <w:lang w:val="en-GB"/>
          </w:rPr>
          <w:t>C</w:t>
        </w:r>
        <w:r w:rsidR="002C7475" w:rsidRPr="009D46EB">
          <w:rPr>
            <w:lang w:val="en-GB"/>
          </w:rPr>
          <w:t xml:space="preserve">ompare </w:t>
        </w:r>
      </w:ins>
      <w:r w:rsidRPr="009D46EB">
        <w:rPr>
          <w:lang w:val="en-GB"/>
        </w:rPr>
        <w:t xml:space="preserve">with </w:t>
      </w:r>
      <w:del w:id="2859" w:author="Ian Blenkinsop" w:date="2021-07-05T14:49:00Z">
        <w:r w:rsidRPr="009D46EB" w:rsidDel="002C7475">
          <w:rPr>
            <w:lang w:val="en-GB"/>
          </w:rPr>
          <w:delText xml:space="preserve">subsequent </w:delText>
        </w:r>
      </w:del>
      <w:ins w:id="2860" w:author="Ian Blenkinsop" w:date="2021-07-05T14:49:00Z">
        <w:r w:rsidR="002C7475">
          <w:rPr>
            <w:lang w:val="en-GB"/>
          </w:rPr>
          <w:t>S</w:t>
        </w:r>
        <w:r w:rsidR="002C7475" w:rsidRPr="009D46EB">
          <w:rPr>
            <w:lang w:val="en-GB"/>
          </w:rPr>
          <w:t xml:space="preserve">ubsequent </w:t>
        </w:r>
      </w:ins>
      <w:del w:id="2861" w:author="Ian Blenkinsop" w:date="2021-07-05T14:49:00Z">
        <w:r w:rsidRPr="009D46EB" w:rsidDel="002C7475">
          <w:rPr>
            <w:lang w:val="en-GB"/>
          </w:rPr>
          <w:delText>observations</w:delText>
        </w:r>
      </w:del>
      <w:ins w:id="2862" w:author="Ian Blenkinsop" w:date="2021-07-05T14:49:00Z">
        <w:r w:rsidR="002C7475">
          <w:rPr>
            <w:lang w:val="en-GB"/>
          </w:rPr>
          <w:t>O</w:t>
        </w:r>
        <w:r w:rsidR="002C7475" w:rsidRPr="009D46EB">
          <w:rPr>
            <w:lang w:val="en-GB"/>
          </w:rPr>
          <w:t>bservations</w:t>
        </w:r>
      </w:ins>
      <w:r w:rsidRPr="009D46EB">
        <w:rPr>
          <w:lang w:val="en-GB"/>
        </w:rPr>
        <w:t>?</w:t>
      </w:r>
      <w:bookmarkEnd w:id="2850"/>
    </w:p>
    <w:p w14:paraId="5F0E139D" w14:textId="77777777" w:rsidR="00102875" w:rsidRPr="00C421D6" w:rsidRDefault="00102875" w:rsidP="00102875">
      <w:pPr>
        <w:pStyle w:val="AR6BodyText"/>
        <w:rPr>
          <w:lang w:val="en-GB"/>
        </w:rPr>
      </w:pPr>
    </w:p>
    <w:p w14:paraId="3A135DD4" w14:textId="657EC988" w:rsidR="00102875" w:rsidRPr="00C421D6" w:rsidRDefault="00102875" w:rsidP="00102875">
      <w:pPr>
        <w:pStyle w:val="AR6BodyText"/>
        <w:rPr>
          <w:rFonts w:cs="Times New Roman"/>
          <w:lang w:val="en-GB"/>
        </w:rPr>
      </w:pPr>
      <w:r w:rsidRPr="00C421D6">
        <w:rPr>
          <w:rFonts w:cs="Times New Roman"/>
          <w:lang w:val="en-GB"/>
        </w:rPr>
        <w:t xml:space="preserve">Many different sets of climate projections have been produced over the past several decades, so it is valuable to assess how well those projections have compared against subsequent observations. </w:t>
      </w:r>
      <w:r w:rsidR="00974ECB">
        <w:rPr>
          <w:rFonts w:cs="Times New Roman"/>
          <w:lang w:val="en-GB"/>
        </w:rPr>
        <w:t>Consisent findings</w:t>
      </w:r>
      <w:r w:rsidR="00974ECB" w:rsidRPr="00C421D6">
        <w:rPr>
          <w:rFonts w:cs="Times New Roman"/>
          <w:lang w:val="en-GB"/>
        </w:rPr>
        <w:t xml:space="preserve"> </w:t>
      </w:r>
      <w:r w:rsidRPr="00C421D6">
        <w:rPr>
          <w:rFonts w:cs="Times New Roman"/>
          <w:lang w:val="en-GB"/>
        </w:rPr>
        <w:t xml:space="preserve">build confidence in the process of making projections for the future. For example, </w:t>
      </w:r>
      <w:r>
        <w:rPr>
          <w:rFonts w:cs="Times New Roman"/>
        </w:rPr>
        <w:fldChar w:fldCharType="begin" w:fldLock="1"/>
      </w:r>
      <w:r w:rsidR="00E81B0B">
        <w:rPr>
          <w:rFonts w:cs="Times New Roman"/>
          <w:lang w:val="en-GB"/>
        </w:rPr>
        <w:instrText>ADDIN CSL_CITATION { "citationItems" : [ { "id" : "ITEM-1", "itemData" : { "DOI" : "10.1038/nclimate3224", "ISSN" : "17586798", "abstract" : "Nature Climate Change | doi:10.1038/nclimate3224", "author" : [ { "dropping-particle" : "", "family" : "Stouffer", "given" : "Ronald J.", "non-dropping-particle" : "", "parse-names" : false, "suffix" : "" }, { "dropping-particle" : "", "family" : "Manabe", "given" : "Syukuro", "non-dropping-particle" : "", "parse-names" : false, "suffix" : "" } ], "container-title" : "Nature Climate Change", "id" : "ITEM-1", "issued" : { "date-parts" : [ [ "2017" ] ] }, "title" : "Assessing temperature pattern projections made in 1989", "translator" : [ { "dropping-particle" : "", "family" : "H2549", "given" : "", "non-dropping-particle" : "", "parse-names" : false, "suffix" : "" } ], "type" : "article-journal" }, "uris" : [ "http://www.mendeley.com/documents/?uuid=1a5d4d34-23dc-4c80-9630-34b1cd4ac421" ] } ], "mendeley" : { "formattedCitation" : "(Stouffer and Manabe, 2017)", "manualFormatting" : "Stouffer and Manabe (2017)", "plainTextFormattedCitation" : "(Stouffer and Manabe, 2017)", "previouslyFormattedCitation" : "(Stouffer and Manabe, 2017)" }, "properties" : { "noteIndex" : 0 }, "schema" : "https://github.com/citation-style-language/schema/raw/master/csl-citation.json" }</w:instrText>
      </w:r>
      <w:r>
        <w:rPr>
          <w:rFonts w:cs="Times New Roman"/>
        </w:rPr>
        <w:fldChar w:fldCharType="separate"/>
      </w:r>
      <w:ins w:id="2863" w:author="Robin Matthews" w:date="2021-05-18T16:03:00Z">
        <w:r w:rsidR="00602365">
          <w:rPr>
            <w:rFonts w:cs="Times New Roman"/>
            <w:noProof/>
            <w:lang w:val="en-GB"/>
          </w:rPr>
          <w:t>Stouffer and Manabe (2017)</w:t>
        </w:r>
      </w:ins>
      <w:del w:id="2864" w:author="Robin Matthews" w:date="2021-05-18T16:03:00Z">
        <w:r w:rsidRPr="00C421D6" w:rsidDel="00602365">
          <w:rPr>
            <w:rFonts w:cs="Times New Roman"/>
            <w:noProof/>
            <w:lang w:val="en-GB"/>
          </w:rPr>
          <w:delText>Stouffer and Manabe (2017)</w:delText>
        </w:r>
      </w:del>
      <w:r>
        <w:rPr>
          <w:rFonts w:cs="Times New Roman"/>
        </w:rPr>
        <w:fldChar w:fldCharType="end"/>
      </w:r>
      <w:r w:rsidRPr="00C421D6">
        <w:rPr>
          <w:rFonts w:cs="Times New Roman"/>
          <w:lang w:val="en-GB"/>
        </w:rPr>
        <w:t xml:space="preserve"> compared projections made in the early 1990s with subsequent observations. They found that the projected surface pattern of warming, and the vertical structure of temperature change in both the atmosphere and ocean, were </w:t>
      </w:r>
      <w:commentRangeStart w:id="2865"/>
      <w:r w:rsidRPr="00C421D6">
        <w:rPr>
          <w:rFonts w:cs="Times New Roman"/>
          <w:lang w:val="en-GB"/>
        </w:rPr>
        <w:t>realistic</w:t>
      </w:r>
      <w:commentRangeEnd w:id="2865"/>
      <w:r w:rsidR="002C7475">
        <w:rPr>
          <w:rStyle w:val="CommentReference"/>
        </w:rPr>
        <w:commentReference w:id="2865"/>
      </w:r>
      <w:r w:rsidRPr="00C421D6">
        <w:rPr>
          <w:rFonts w:cs="Times New Roman"/>
          <w:lang w:val="en-GB"/>
        </w:rPr>
        <w:t xml:space="preserve">. </w:t>
      </w:r>
      <w:r>
        <w:rPr>
          <w:rFonts w:cs="Times New Roman"/>
        </w:rPr>
        <w:fldChar w:fldCharType="begin" w:fldLock="1"/>
      </w:r>
      <w:r w:rsidR="00E81B0B">
        <w:rPr>
          <w:rFonts w:cs="Times New Roman"/>
          <w:lang w:val="en-GB"/>
        </w:rPr>
        <w:instrText>ADDIN CSL_CITATION { "citationItems" : [ { "id" : "ITEM-1", "itemData" : { "DOI" : "10.1126/science.1136843", "ISSN" : "0036-8075", "author" : [ { "dropping-particle" : "", "family" : "Rahmstorf", "given" : "S.", "non-dropping-particle" : "", "parse-names" : false, "suffix" : "" }, { "dropping-particle" : "", "family" : "Cazenave", "given" : "A.", "non-dropping-particle" : "", "parse-names" : false, "suffix" : "" }, { "dropping-particle" : "", "family" : "Church", "given" : "J. A.", "non-dropping-particle" : "", "parse-names" : false, "suffix" : "" }, { "dropping-particle" : "", "family" : "Hansen", "given" : "J. E.", "non-dropping-particle" : "", "parse-names" : false, "suffix" : "" }, { "dropping-particle" : "", "family" : "Keeling", "given" : "R. F.", "non-dropping-particle" : "", "parse-names" : false, "suffix" : "" }, { "dropping-particle" : "", "family" : "Parker", "given" : "D. E.", "non-dropping-particle" : "", "parse-names" : false, "suffix" : "" }, { "dropping-particle" : "", "family" : "Somerville", "given" : "R. C. J.", "non-dropping-particle" : "", "parse-names" : false, "suffix" : "" } ], "container-title" : "Science", "id" : "ITEM-1", "issue" : "5825", "issued" : { "date-parts" : [ [ "2007", "5", "4" ] ] }, "page" : "709-709", "title" : "Recent Climate Observations Compared to Projections", "translator" : [ { "dropping-particle" : "", "family" : "H3894", "given" : "", "non-dropping-particle" : "", "parse-names" : false, "suffix" : "" } ], "type" : "article-journal", "volume" : "316" }, "uris" : [ "http://www.mendeley.com/documents/?uuid=07fdeba9-e9e1-4f3e-80d2-f8cf10b8fe64" ] }, { "id" : "ITEM-2", "itemData" : { "DOI" : "10.1088/1748-9326/7/4/044035", "ISSN" : "1748-9326", "author" : [ { "dropping-particle" : "", "family" : "Rahmstorf", "given" : "Stefan", "non-dropping-particle" : "", "parse-names" : false, "suffix" : "" }, { "dropping-particle" : "", "family" : "Foster", "given" : "Grant", "non-dropping-particle" : "", "parse-names" : false, "suffix" : "" }, { "dropping-particle" : "", "family" : "Cazenave", "given" : "Anny", "non-dropping-particle" : "", "parse-names" : false, "suffix" : "" } ], "container-title" : "Environmental Research Letters", "id" : "ITEM-2", "issue" : "4", "issued" : { "date-parts" : [ [ "2012", "12", "1" ] ] }, "page" : "044035", "title" : "Comparing climate projections to observations up to 2011", "translator" : [ { "dropping-particle" : "", "family" : "H3895", "given" : "", "non-dropping-particle" : "", "parse-names" : false, "suffix" : "" } ], "type" : "article-journal", "volume" : "7" }, "uris" : [ "http://www.mendeley.com/documents/?uuid=d6f36b72-f433-4178-a0ef-2db3c104c7e6" ] } ], "mendeley" : { "formattedCitation" : "(Rahmstorf et al., 2007, 2012)", "manualFormatting" : "Rahmstorf et al. (2007, 2012)", "plainTextFormattedCitation" : "(Rahmstorf et al., 2007, 2012)", "previouslyFormattedCitation" : "(Rahmstorf et al., 2007, 2012)" }, "properties" : { "noteIndex" : 0 }, "schema" : "https://github.com/citation-style-language/schema/raw/master/csl-citation.json" }</w:instrText>
      </w:r>
      <w:r>
        <w:rPr>
          <w:rFonts w:cs="Times New Roman"/>
        </w:rPr>
        <w:fldChar w:fldCharType="separate"/>
      </w:r>
      <w:ins w:id="2866" w:author="Robin Matthews" w:date="2021-05-18T16:03:00Z">
        <w:r w:rsidR="00602365">
          <w:rPr>
            <w:rFonts w:cs="Times New Roman"/>
            <w:noProof/>
            <w:lang w:val="en-GB"/>
          </w:rPr>
          <w:t>Rahmstorf et al. (2007, 2012)</w:t>
        </w:r>
      </w:ins>
      <w:del w:id="2867" w:author="Robin Matthews" w:date="2021-05-18T16:03:00Z">
        <w:r w:rsidRPr="00C421D6" w:rsidDel="00602365">
          <w:rPr>
            <w:rFonts w:cs="Times New Roman"/>
            <w:noProof/>
            <w:lang w:val="en-GB"/>
          </w:rPr>
          <w:delText>Rahmstorf et al. (2007, 2012)</w:delText>
        </w:r>
      </w:del>
      <w:r>
        <w:rPr>
          <w:rFonts w:cs="Times New Roman"/>
        </w:rPr>
        <w:fldChar w:fldCharType="end"/>
      </w:r>
      <w:r w:rsidRPr="00C421D6">
        <w:rPr>
          <w:rFonts w:cs="Times New Roman"/>
          <w:lang w:val="en-GB"/>
        </w:rPr>
        <w:t xml:space="preserve"> examined projections of </w:t>
      </w:r>
      <w:r w:rsidR="00974ECB">
        <w:rPr>
          <w:rFonts w:cs="Times New Roman"/>
          <w:lang w:val="en-GB"/>
        </w:rPr>
        <w:t>global surface temperature</w:t>
      </w:r>
      <w:ins w:id="2868" w:author="Ian Blenkinsop" w:date="2021-07-05T14:54:00Z">
        <w:r w:rsidR="002C7475">
          <w:rPr>
            <w:rFonts w:cs="Times New Roman"/>
            <w:lang w:val="en-GB"/>
          </w:rPr>
          <w:t xml:space="preserve"> </w:t>
        </w:r>
      </w:ins>
      <w:r w:rsidRPr="00C421D6">
        <w:rPr>
          <w:rFonts w:cs="Times New Roman"/>
          <w:lang w:val="en-GB"/>
        </w:rPr>
        <w:t xml:space="preserve">and </w:t>
      </w:r>
      <w:del w:id="2869" w:author="Ian Blenkinsop" w:date="2021-07-05T14:55:00Z">
        <w:r w:rsidRPr="00C421D6" w:rsidDel="002C7475">
          <w:rPr>
            <w:rFonts w:cs="Times New Roman"/>
            <w:lang w:val="en-GB"/>
          </w:rPr>
          <w:delText xml:space="preserve">global </w:delText>
        </w:r>
        <w:r w:rsidR="00974ECB" w:rsidDel="002C7475">
          <w:rPr>
            <w:rFonts w:cs="Times New Roman"/>
            <w:lang w:val="en-GB"/>
          </w:rPr>
          <w:delText xml:space="preserve">mean </w:delText>
        </w:r>
        <w:r w:rsidRPr="00C421D6" w:rsidDel="002C7475">
          <w:rPr>
            <w:rFonts w:cs="Times New Roman"/>
            <w:lang w:val="en-GB"/>
          </w:rPr>
          <w:delText>sea level</w:delText>
        </w:r>
      </w:del>
      <w:ins w:id="2870" w:author="Ian Blenkinsop" w:date="2021-07-05T14:55:00Z">
        <w:r w:rsidR="002C7475">
          <w:rPr>
            <w:rFonts w:cs="Times New Roman"/>
            <w:lang w:val="en-GB"/>
          </w:rPr>
          <w:t>GMSL</w:t>
        </w:r>
      </w:ins>
      <w:r w:rsidRPr="00C421D6">
        <w:rPr>
          <w:rFonts w:cs="Times New Roman"/>
          <w:lang w:val="en-GB"/>
        </w:rPr>
        <w:t xml:space="preserve"> </w:t>
      </w:r>
      <w:r w:rsidR="00974ECB">
        <w:rPr>
          <w:rFonts w:cs="Times New Roman"/>
          <w:lang w:val="en-GB"/>
        </w:rPr>
        <w:t>assessed</w:t>
      </w:r>
      <w:r w:rsidR="00974ECB" w:rsidRPr="00C421D6">
        <w:rPr>
          <w:rFonts w:cs="Times New Roman"/>
          <w:lang w:val="en-GB"/>
        </w:rPr>
        <w:t xml:space="preserve"> </w:t>
      </w:r>
      <w:r w:rsidRPr="00C421D6">
        <w:rPr>
          <w:rFonts w:cs="Times New Roman"/>
          <w:lang w:val="en-GB"/>
        </w:rPr>
        <w:t xml:space="preserve">by </w:t>
      </w:r>
      <w:del w:id="2871" w:author="Ian Blenkinsop" w:date="2021-07-12T11:34:00Z">
        <w:r w:rsidRPr="00C421D6" w:rsidDel="001C25EB">
          <w:rPr>
            <w:rFonts w:cs="Times New Roman"/>
            <w:lang w:val="en-GB"/>
          </w:rPr>
          <w:delText xml:space="preserve">the </w:delText>
        </w:r>
      </w:del>
      <w:r w:rsidRPr="00C421D6">
        <w:rPr>
          <w:rFonts w:cs="Times New Roman"/>
          <w:lang w:val="en-GB"/>
        </w:rPr>
        <w:t xml:space="preserve">TAR and AR4 and found that the </w:t>
      </w:r>
      <w:r w:rsidR="00974ECB">
        <w:rPr>
          <w:rFonts w:cs="Times New Roman"/>
          <w:lang w:val="en-GB"/>
        </w:rPr>
        <w:t>global surface temperature</w:t>
      </w:r>
      <w:r w:rsidR="00974ECB" w:rsidRPr="00C421D6">
        <w:rPr>
          <w:rFonts w:cs="Times New Roman"/>
          <w:lang w:val="en-GB"/>
        </w:rPr>
        <w:t xml:space="preserve"> </w:t>
      </w:r>
      <w:r w:rsidRPr="00C421D6">
        <w:rPr>
          <w:rFonts w:cs="Times New Roman"/>
          <w:lang w:val="en-GB"/>
        </w:rPr>
        <w:t>projections were in good agreement with the subsequent observations, b</w:t>
      </w:r>
      <w:r w:rsidRPr="00C421D6">
        <w:rPr>
          <w:lang w:val="en-GB"/>
        </w:rPr>
        <w:t xml:space="preserve">ut that </w:t>
      </w:r>
      <w:r w:rsidRPr="00C421D6">
        <w:rPr>
          <w:rFonts w:cs="Times New Roman"/>
          <w:lang w:val="en-GB"/>
        </w:rPr>
        <w:t xml:space="preserve">sea level projections were underestimates compared to subsequent observations. </w:t>
      </w:r>
      <w:ins w:id="2872" w:author="Ian Blenkinsop" w:date="2021-07-05T14:54:00Z">
        <w:r w:rsidR="002C7475">
          <w:rPr>
            <w:rFonts w:cs="Times New Roman"/>
            <w:lang w:val="en-GB"/>
          </w:rPr>
          <w:t xml:space="preserve">The </w:t>
        </w:r>
        <w:r w:rsidR="002C7475" w:rsidRPr="00C421D6">
          <w:rPr>
            <w:rFonts w:cs="Times New Roman"/>
            <w:lang w:val="en-GB"/>
          </w:rPr>
          <w:t>AR5</w:t>
        </w:r>
        <w:r w:rsidR="002C7475">
          <w:rPr>
            <w:rFonts w:cs="Times New Roman"/>
            <w:lang w:val="en-GB"/>
          </w:rPr>
          <w:t xml:space="preserve"> </w:t>
        </w:r>
      </w:ins>
      <w:r w:rsidRPr="00C421D6">
        <w:rPr>
          <w:rFonts w:cs="Times New Roman"/>
          <w:lang w:val="en-GB"/>
        </w:rPr>
        <w:t xml:space="preserve">WGI </w:t>
      </w:r>
      <w:del w:id="2873" w:author="Ian Blenkinsop" w:date="2021-07-05T14:54:00Z">
        <w:r w:rsidRPr="00C421D6" w:rsidDel="002C7475">
          <w:rPr>
            <w:rFonts w:cs="Times New Roman"/>
            <w:lang w:val="en-GB"/>
          </w:rPr>
          <w:delText xml:space="preserve">AR5 </w:delText>
        </w:r>
      </w:del>
      <w:r w:rsidRPr="00C421D6">
        <w:rPr>
          <w:rFonts w:cs="Times New Roman"/>
          <w:lang w:val="en-GB"/>
        </w:rPr>
        <w:t xml:space="preserve">also examined earlier IPCC </w:t>
      </w:r>
      <w:del w:id="2874" w:author="Ian Blenkinsop" w:date="2021-07-05T14:54:00Z">
        <w:r w:rsidRPr="00C421D6" w:rsidDel="002C7475">
          <w:rPr>
            <w:rFonts w:cs="Times New Roman"/>
            <w:lang w:val="en-GB"/>
          </w:rPr>
          <w:delText xml:space="preserve">Assessment </w:delText>
        </w:r>
      </w:del>
      <w:ins w:id="2875" w:author="Ian Blenkinsop" w:date="2021-07-05T14:54:00Z">
        <w:r w:rsidR="002C7475">
          <w:rPr>
            <w:rFonts w:cs="Times New Roman"/>
            <w:lang w:val="en-GB"/>
          </w:rPr>
          <w:t>a</w:t>
        </w:r>
        <w:r w:rsidR="002C7475" w:rsidRPr="00C421D6">
          <w:rPr>
            <w:rFonts w:cs="Times New Roman"/>
            <w:lang w:val="en-GB"/>
          </w:rPr>
          <w:t xml:space="preserve">ssessment </w:t>
        </w:r>
      </w:ins>
      <w:del w:id="2876" w:author="Ian Blenkinsop" w:date="2021-07-05T14:54:00Z">
        <w:r w:rsidRPr="00C421D6" w:rsidDel="002C7475">
          <w:rPr>
            <w:rFonts w:cs="Times New Roman"/>
            <w:lang w:val="en-GB"/>
          </w:rPr>
          <w:delText xml:space="preserve">Reports </w:delText>
        </w:r>
      </w:del>
      <w:ins w:id="2877" w:author="Ian Blenkinsop" w:date="2021-07-05T14:54:00Z">
        <w:r w:rsidR="002C7475">
          <w:rPr>
            <w:rFonts w:cs="Times New Roman"/>
            <w:lang w:val="en-GB"/>
          </w:rPr>
          <w:t>r</w:t>
        </w:r>
        <w:r w:rsidR="002C7475" w:rsidRPr="00C421D6">
          <w:rPr>
            <w:rFonts w:cs="Times New Roman"/>
            <w:lang w:val="en-GB"/>
          </w:rPr>
          <w:t xml:space="preserve">eports </w:t>
        </w:r>
      </w:ins>
      <w:r w:rsidRPr="00C421D6">
        <w:rPr>
          <w:rFonts w:cs="Times New Roman"/>
          <w:lang w:val="en-GB"/>
        </w:rPr>
        <w:t xml:space="preserve">to evaluate their projections of how </w:t>
      </w:r>
      <w:r w:rsidR="00974ECB">
        <w:rPr>
          <w:rFonts w:cs="Times New Roman"/>
          <w:lang w:val="en-GB"/>
        </w:rPr>
        <w:t>global surface temperature</w:t>
      </w:r>
      <w:r w:rsidR="00974ECB" w:rsidRPr="00C421D6">
        <w:rPr>
          <w:rFonts w:cs="Times New Roman"/>
          <w:lang w:val="en-GB"/>
        </w:rPr>
        <w:t xml:space="preserve"> </w:t>
      </w:r>
      <w:r w:rsidRPr="00C421D6">
        <w:rPr>
          <w:rFonts w:cs="Times New Roman"/>
          <w:lang w:val="en-GB"/>
        </w:rPr>
        <w:t xml:space="preserve">and </w:t>
      </w:r>
      <w:del w:id="2878" w:author="Ian Blenkinsop" w:date="2021-07-05T14:55:00Z">
        <w:r w:rsidRPr="00C421D6" w:rsidDel="002C7475">
          <w:rPr>
            <w:rFonts w:cs="Times New Roman"/>
            <w:lang w:val="en-GB"/>
          </w:rPr>
          <w:delText xml:space="preserve">global </w:delText>
        </w:r>
        <w:r w:rsidR="00974ECB" w:rsidDel="002C7475">
          <w:rPr>
            <w:rFonts w:cs="Times New Roman"/>
            <w:lang w:val="en-GB"/>
          </w:rPr>
          <w:delText xml:space="preserve">mean </w:delText>
        </w:r>
        <w:r w:rsidRPr="00C421D6" w:rsidDel="002C7475">
          <w:rPr>
            <w:rFonts w:cs="Times New Roman"/>
            <w:lang w:val="en-GB"/>
          </w:rPr>
          <w:delText>sea level</w:delText>
        </w:r>
      </w:del>
      <w:ins w:id="2879" w:author="Ian Blenkinsop" w:date="2021-07-05T14:55:00Z">
        <w:r w:rsidR="002C7475">
          <w:rPr>
            <w:rFonts w:cs="Times New Roman"/>
            <w:lang w:val="en-GB"/>
          </w:rPr>
          <w:t>GMSL</w:t>
        </w:r>
      </w:ins>
      <w:r w:rsidRPr="00C421D6">
        <w:rPr>
          <w:rFonts w:cs="Times New Roman"/>
          <w:lang w:val="en-GB"/>
        </w:rPr>
        <w:t xml:space="preserve"> would change </w:t>
      </w:r>
      <w:r w:rsidRPr="004D557F">
        <w:rPr>
          <w:rFonts w:cs="Times New Roman"/>
        </w:rPr>
        <w:fldChar w:fldCharType="begin" w:fldLock="1"/>
      </w:r>
      <w:r w:rsidR="00E81B0B">
        <w:rPr>
          <w:rFonts w:cs="Times New Roman"/>
          <w:lang w:val="en-GB"/>
        </w:rPr>
        <w:instrText>ADDIN CSL_CITATION { "citationItems" : [ { "id" : "ITEM-1", "itemData" : { "DOI" : "10.1017/CBO9781107415324.007", "ISBN" : "978-1-107-66182-0", "author" : [ { "dropping-particle" : "", "family" : "Cubasch", "given" : "U", "non-dropping-particle" : "", "parse-names" : false, "suffix" : "" }, { "dropping-particle" : "", "family" : "Wuebbles", "given" : "D", "non-dropping-particle" : "", "parse-names" : false, "suffix" : "" }, { "dropping-particle" : "", "family" : "Chen", "given" : "D", "non-dropping-particle" : "", "parse-names" : false, "suffix" : "" }, { "dropping-particle" : "", "family" : "Facchini", "given" : "M C", "non-dropping-particle" : "", "parse-names" : false, "suffix" : "" }, { "dropping-particle" : "", "family" : "Frame", "given" : "D", "non-dropping-particle" : "", "parse-names" : false, "suffix" : "" }, { "dropping-particle" : "", "family" : "Mahowald", "given" : "N", "non-dropping-particle" : "", "parse-names" : false, "suffix" : "" }, { "dropping-particle" : "", "family" : "Winther", "given" : "J.-G.", "non-dropping-particle" : "", "parse-names" : false, "suffix" : "" } ], "chapter-number" : "1",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"119-158", "publisher" : "Cambridge University Press", "publisher-place" : "Cambridge, United Kingdom and New York, NY, USA", "title" : "Introduction", "translator" : [ { "dropping-particle" : "", "family" : "H3179", "given" : "Rt13", "non-dropping-particle" : "", "parse-names" : false, "suffix" : "" } ], "type" : "chapter" }, "uris" : [ "http://www.mendeley.com/documents/?uuid=422c9c18-f836-430d-a2cf-7dfd6dd5f054" ] } ], "mendeley" : { "formattedCitation" : "(Cubasch et al., 2013)", "plainTextFormattedCitation" : "(Cubasch et al., 2013)", "previouslyFormattedCitation" : "(Cubasch et al., 2013)" }, "properties" : { "noteIndex" : 0 }, "schema" : "https://github.com/citation-style-language/schema/raw/master/csl-citation.json" }</w:instrText>
      </w:r>
      <w:r w:rsidRPr="004D557F">
        <w:rPr>
          <w:rFonts w:cs="Times New Roman"/>
        </w:rPr>
        <w:fldChar w:fldCharType="separate"/>
      </w:r>
      <w:ins w:id="2880" w:author="Robin Matthews" w:date="2021-05-18T16:03:00Z">
        <w:r w:rsidR="00602365">
          <w:rPr>
            <w:rFonts w:cs="Times New Roman"/>
            <w:noProof/>
            <w:lang w:val="en-GB"/>
          </w:rPr>
          <w:t>(Cubasch et al., 2013)</w:t>
        </w:r>
      </w:ins>
      <w:del w:id="2881" w:author="Robin Matthews" w:date="2021-05-18T16:03:00Z">
        <w:r w:rsidRPr="00C421D6" w:rsidDel="00602365">
          <w:rPr>
            <w:rFonts w:cs="Times New Roman"/>
            <w:noProof/>
            <w:lang w:val="en-GB"/>
          </w:rPr>
          <w:delText>(Cubasch et al., 2013)</w:delText>
        </w:r>
      </w:del>
      <w:r w:rsidRPr="004D557F">
        <w:rPr>
          <w:rFonts w:cs="Times New Roman"/>
        </w:rPr>
        <w:fldChar w:fldCharType="end"/>
      </w:r>
      <w:r w:rsidRPr="00C421D6">
        <w:rPr>
          <w:rFonts w:cs="Times New Roman"/>
          <w:lang w:val="en-GB"/>
        </w:rPr>
        <w:t xml:space="preserve"> with similar conclusions. </w:t>
      </w:r>
    </w:p>
    <w:p w14:paraId="14036828" w14:textId="77777777" w:rsidR="00102875" w:rsidRPr="00C421D6" w:rsidRDefault="00102875" w:rsidP="00102875">
      <w:pPr>
        <w:pStyle w:val="AR6BodyText"/>
        <w:rPr>
          <w:rFonts w:cs="Times New Roman"/>
          <w:lang w:val="en-GB"/>
        </w:rPr>
      </w:pPr>
    </w:p>
    <w:p w14:paraId="61BF8DB6" w14:textId="774229F0" w:rsidR="00102875" w:rsidRPr="00C421D6" w:rsidRDefault="00102875" w:rsidP="00102875">
      <w:pPr>
        <w:pStyle w:val="AR6BodyText"/>
        <w:rPr>
          <w:rFonts w:cs="Times New Roman"/>
          <w:lang w:val="en-GB"/>
        </w:rPr>
      </w:pPr>
      <w:bookmarkStart w:id="2882" w:name="_Hlk66727307"/>
      <w:r w:rsidRPr="00C421D6">
        <w:rPr>
          <w:rFonts w:cs="Times New Roman"/>
          <w:lang w:val="en-GB"/>
        </w:rPr>
        <w:t xml:space="preserve">Although these studies generally showed good agreement between </w:t>
      </w:r>
      <w:del w:id="2883" w:author="Ian Blenkinsop" w:date="2021-07-05T14:57:00Z">
        <w:r w:rsidRPr="00C421D6" w:rsidDel="006D5B48">
          <w:rPr>
            <w:rFonts w:cs="Times New Roman"/>
            <w:lang w:val="en-GB"/>
          </w:rPr>
          <w:delText xml:space="preserve">the </w:delText>
        </w:r>
      </w:del>
      <w:r w:rsidRPr="00C421D6">
        <w:rPr>
          <w:rFonts w:cs="Times New Roman"/>
          <w:lang w:val="en-GB"/>
        </w:rPr>
        <w:t xml:space="preserve">past projections and subsequent observations, this type of analysis is complicated because the scenarios of future radiative forcing used in earlier projections do not precisely match the actual radiative forcings that subsequently occurred. Mismatches between the projections and subsequent observations could be due to incorrectly projected radiative forcings (e.g., aerosol emissions, </w:t>
      </w:r>
      <w:del w:id="2884" w:author="Ian Blenkinsop" w:date="2021-07-05T14:57:00Z">
        <w:r w:rsidRPr="00C421D6" w:rsidDel="006D5B48">
          <w:rPr>
            <w:rFonts w:cs="Times New Roman"/>
            <w:lang w:val="en-GB"/>
          </w:rPr>
          <w:delText xml:space="preserve">greenhouse gas </w:delText>
        </w:r>
      </w:del>
      <w:ins w:id="2885" w:author="Ian Blenkinsop" w:date="2021-07-05T14:57:00Z">
        <w:r w:rsidR="006D5B48">
          <w:rPr>
            <w:rFonts w:cs="Times New Roman"/>
            <w:lang w:val="en-GB"/>
          </w:rPr>
          <w:t xml:space="preserve">GHG </w:t>
        </w:r>
      </w:ins>
      <w:r w:rsidRPr="00C421D6">
        <w:rPr>
          <w:rFonts w:cs="Times New Roman"/>
          <w:lang w:val="en-GB"/>
        </w:rPr>
        <w:t>concentrations or volcanic eruptions that were not included), an incorrect</w:t>
      </w:r>
      <w:ins w:id="2886" w:author="Ian Blenkinsop" w:date="2021-07-05T14:57:00Z">
        <w:r w:rsidR="006D5B48">
          <w:rPr>
            <w:rFonts w:cs="Times New Roman"/>
            <w:lang w:val="en-GB"/>
          </w:rPr>
          <w:t>ly</w:t>
        </w:r>
      </w:ins>
      <w:r w:rsidRPr="00C421D6">
        <w:rPr>
          <w:rFonts w:cs="Times New Roman"/>
          <w:lang w:val="en-GB"/>
        </w:rPr>
        <w:t xml:space="preserve"> modelled response to those forcings, or both. Alternatively, agreement between projections and observations may be fortuitous due to a compensating balance of errors, for example, too low climate sensitivity but too strong radiative forcing</w:t>
      </w:r>
      <w:r w:rsidRPr="00D87FDE">
        <w:rPr>
          <w:rFonts w:cs="Times New Roman"/>
          <w:lang w:val="en-GB"/>
        </w:rPr>
        <w:t>s.</w:t>
      </w:r>
    </w:p>
    <w:p w14:paraId="0CAC6E64" w14:textId="77777777" w:rsidR="00102875" w:rsidRPr="00C421D6" w:rsidRDefault="00102875" w:rsidP="00102875">
      <w:pPr>
        <w:pStyle w:val="AR6BodyText"/>
        <w:rPr>
          <w:rFonts w:cs="Times New Roman"/>
          <w:lang w:val="en-GB"/>
        </w:rPr>
      </w:pPr>
    </w:p>
    <w:p w14:paraId="4E139BB0" w14:textId="06458F1F" w:rsidR="00102875" w:rsidRPr="00C421D6" w:rsidRDefault="00102875" w:rsidP="00102875">
      <w:pPr>
        <w:pStyle w:val="AR6BodyText"/>
        <w:rPr>
          <w:rFonts w:cs="Times New Roman"/>
          <w:lang w:val="en-GB"/>
        </w:rPr>
      </w:pPr>
      <w:bookmarkStart w:id="2887" w:name="_Hlk66727390"/>
      <w:bookmarkEnd w:id="2882"/>
      <w:r w:rsidRPr="00C421D6">
        <w:rPr>
          <w:rFonts w:cs="Times New Roman"/>
          <w:lang w:val="en-GB"/>
        </w:rPr>
        <w:lastRenderedPageBreak/>
        <w:t xml:space="preserve">One approach to partially correct for mismatches between the forcings used in the projections and the forcings that actually occurred is described by </w:t>
      </w:r>
      <w:r w:rsidRPr="004D557F">
        <w:rPr>
          <w:rFonts w:cs="Times New Roman"/>
        </w:rPr>
        <w:fldChar w:fldCharType="begin" w:fldLock="1"/>
      </w:r>
      <w:r w:rsidR="00E81B0B">
        <w:rPr>
          <w:rFonts w:cs="Times New Roman"/>
          <w:lang w:val="en-GB"/>
        </w:rPr>
        <w:instrText>ADDIN CSL_CITATION { "citationItems" : [ { "id" : "ITEM-1", "itemData" : { "DOI" : "10.1029/2019GL085378", "ISSN" : "0094-8276", "author" : [ { "dropping-particle" : "", "family" : "Hausfather", "given" : "Zeke", "non-dropping-particle" : "", "parse-names" : false, "suffix" : "" }, { "dropping-particle" : "", "family" : "Drake", "given" : "Henri F.", "non-dropping-particle" : "", "parse-names" : false, "suffix" : "" }, { "dropping-particle" : "", "family" : "Abbott", "given" : "Tristan", "non-dropping-particle" : "", "parse-names" : false, "suffix" : "" }, { "dropping-particle" : "", "family" : "Schmidt", "given" : "Gavin A.", "non-dropping-particle" : "", "parse-names" : false, "suffix" : "" } ], "container-title" : "Geophysical Research Letters", "id" : "ITEM-1", "issued" : { "date-parts" : [ [ "2020", "12", "4" ] ] }, "page" : "e2019GL085378", "title" : "Evaluating the performance of past climate model projections", "translator" : [ { "dropping-particle" : "", "family" : "H4125", "given" : "", "non-dropping-particle" : "", "parse-names" : false, "suffix" : "" } ], "type" : "article-journal", "volume" : "47" }, "uris" : [ "http://www.mendeley.com/documents/?uuid=01a1daaa-4ca7-4456-9070-6ce2c60c33fa" ] } ], "mendeley" : { "formattedCitation" : "(Hausfather et al., 2020)", "manualFormatting" : "Hausfather et al. (2020)", "plainTextFormattedCitation" : "(Hausfather et al., 2020)", "previouslyFormattedCitation" : "(Hausfather et al., 2020)" }, "properties" : { "noteIndex" : 0 }, "schema" : "https://github.com/citation-style-language/schema/raw/master/csl-citation.json" }</w:instrText>
      </w:r>
      <w:r w:rsidRPr="004D557F">
        <w:rPr>
          <w:rFonts w:cs="Times New Roman"/>
        </w:rPr>
        <w:fldChar w:fldCharType="separate"/>
      </w:r>
      <w:ins w:id="2888" w:author="Robin Matthews" w:date="2021-05-18T16:03:00Z">
        <w:r w:rsidR="00602365">
          <w:rPr>
            <w:rFonts w:cs="Times New Roman"/>
            <w:noProof/>
            <w:lang w:val="en-GB"/>
          </w:rPr>
          <w:t>Hausfather et al. (2020)</w:t>
        </w:r>
      </w:ins>
      <w:del w:id="2889" w:author="Robin Matthews" w:date="2021-05-18T16:03:00Z">
        <w:r w:rsidRPr="00C421D6" w:rsidDel="00602365">
          <w:rPr>
            <w:rFonts w:cs="Times New Roman"/>
            <w:noProof/>
            <w:lang w:val="en-GB"/>
          </w:rPr>
          <w:delText>Hausfather et al. (2020)</w:delText>
        </w:r>
      </w:del>
      <w:r w:rsidRPr="004D557F">
        <w:rPr>
          <w:rFonts w:cs="Times New Roman"/>
        </w:rPr>
        <w:fldChar w:fldCharType="end"/>
      </w:r>
      <w:r w:rsidRPr="00C421D6">
        <w:rPr>
          <w:rFonts w:cs="Times New Roman"/>
          <w:lang w:val="en-GB"/>
        </w:rPr>
        <w:t xml:space="preserve">. Model projections of </w:t>
      </w:r>
      <w:r w:rsidR="00974ECB">
        <w:rPr>
          <w:rFonts w:cs="Times New Roman"/>
          <w:lang w:val="en-GB"/>
        </w:rPr>
        <w:t>global surface temperature</w:t>
      </w:r>
      <w:ins w:id="2890" w:author="Ian Blenkinsop" w:date="2021-07-05T14:58:00Z">
        <w:r w:rsidR="00322C3A">
          <w:rPr>
            <w:rFonts w:cs="Times New Roman"/>
            <w:lang w:val="en-GB"/>
          </w:rPr>
          <w:t xml:space="preserve"> </w:t>
        </w:r>
      </w:ins>
      <w:r w:rsidRPr="00C421D6">
        <w:rPr>
          <w:rFonts w:cs="Times New Roman"/>
          <w:lang w:val="en-GB"/>
        </w:rPr>
        <w:t xml:space="preserve">and estimated radiative forcings were taken from several historical studies, along with the baseline </w:t>
      </w:r>
      <w:ins w:id="2891" w:author="Ian Blenkinsop" w:date="2021-07-05T14:58:00Z">
        <w:r w:rsidR="00322C3A">
          <w:rPr>
            <w:rFonts w:cs="Times New Roman"/>
            <w:lang w:val="en-GB"/>
          </w:rPr>
          <w:t>‘</w:t>
        </w:r>
      </w:ins>
      <w:commentRangeStart w:id="2892"/>
      <w:r w:rsidRPr="00C421D6">
        <w:rPr>
          <w:rFonts w:cs="Times New Roman"/>
          <w:lang w:val="en-GB"/>
        </w:rPr>
        <w:t>no-policy</w:t>
      </w:r>
      <w:commentRangeEnd w:id="2892"/>
      <w:r w:rsidR="00322C3A">
        <w:rPr>
          <w:rStyle w:val="CommentReference"/>
        </w:rPr>
        <w:commentReference w:id="2892"/>
      </w:r>
      <w:ins w:id="2893" w:author="Ian Blenkinsop" w:date="2021-07-05T14:58:00Z">
        <w:r w:rsidR="00322C3A">
          <w:rPr>
            <w:rFonts w:cs="Times New Roman"/>
            <w:lang w:val="en-GB"/>
          </w:rPr>
          <w:t>’</w:t>
        </w:r>
      </w:ins>
      <w:r w:rsidRPr="00C421D6">
        <w:rPr>
          <w:rFonts w:cs="Times New Roman"/>
          <w:lang w:val="en-GB"/>
        </w:rPr>
        <w:t xml:space="preserve"> scenarios from the first four IPCC assessment reports. These model projections of temperature and radiative forcing are then compared to (</w:t>
      </w:r>
      <w:del w:id="2894" w:author="Ian Blenkinsop" w:date="2021-07-05T14:59:00Z">
        <w:r w:rsidRPr="00C421D6" w:rsidDel="00322C3A">
          <w:rPr>
            <w:rFonts w:cs="Times New Roman"/>
            <w:lang w:val="en-GB"/>
          </w:rPr>
          <w:delText>a</w:delText>
        </w:r>
      </w:del>
      <w:ins w:id="2895" w:author="Ian Blenkinsop" w:date="2021-07-05T14:59:00Z">
        <w:r w:rsidR="00322C3A">
          <w:rPr>
            <w:rFonts w:cs="Times New Roman"/>
            <w:lang w:val="en-GB"/>
          </w:rPr>
          <w:t>i</w:t>
        </w:r>
      </w:ins>
      <w:r w:rsidRPr="00C421D6">
        <w:rPr>
          <w:rFonts w:cs="Times New Roman"/>
          <w:lang w:val="en-GB"/>
        </w:rPr>
        <w:t>) the observed change in temperature through time over the projection period, and (</w:t>
      </w:r>
      <w:del w:id="2896" w:author="Ian Blenkinsop" w:date="2021-07-05T15:00:00Z">
        <w:r w:rsidRPr="00C421D6" w:rsidDel="00322C3A">
          <w:rPr>
            <w:rFonts w:cs="Times New Roman"/>
            <w:lang w:val="en-GB"/>
          </w:rPr>
          <w:delText>b</w:delText>
        </w:r>
      </w:del>
      <w:ins w:id="2897" w:author="Ian Blenkinsop" w:date="2021-07-05T15:00:00Z">
        <w:r w:rsidR="00322C3A">
          <w:rPr>
            <w:rFonts w:cs="Times New Roman"/>
            <w:lang w:val="en-GB"/>
          </w:rPr>
          <w:t>ii</w:t>
        </w:r>
      </w:ins>
      <w:r w:rsidRPr="00C421D6">
        <w:rPr>
          <w:rFonts w:cs="Times New Roman"/>
          <w:lang w:val="en-GB"/>
        </w:rPr>
        <w:t>) the observed change in temperature relative to the observationally</w:t>
      </w:r>
      <w:del w:id="2898" w:author="Ian Blenkinsop" w:date="2021-07-05T15:00:00Z">
        <w:r w:rsidRPr="00C421D6" w:rsidDel="00322C3A">
          <w:rPr>
            <w:rFonts w:cs="Times New Roman"/>
            <w:lang w:val="en-GB"/>
          </w:rPr>
          <w:delText>-</w:delText>
        </w:r>
      </w:del>
      <w:ins w:id="2899" w:author="Ian Blenkinsop" w:date="2021-07-05T15:00:00Z">
        <w:r w:rsidR="00322C3A">
          <w:rPr>
            <w:rFonts w:cs="Times New Roman"/>
            <w:lang w:val="en-GB"/>
          </w:rPr>
          <w:t xml:space="preserve"> </w:t>
        </w:r>
      </w:ins>
      <w:r w:rsidRPr="00C421D6">
        <w:rPr>
          <w:rFonts w:cs="Times New Roman"/>
          <w:lang w:val="en-GB"/>
        </w:rPr>
        <w:t xml:space="preserve">estimated radiative forcing over the projection period (Figure 1.9; data from </w:t>
      </w:r>
      <w:r w:rsidRPr="004D557F">
        <w:rPr>
          <w:rFonts w:cs="Times New Roman"/>
        </w:rPr>
        <w:fldChar w:fldCharType="begin" w:fldLock="1"/>
      </w:r>
      <w:ins w:id="2900" w:author="Robin Matthews [2]" w:date="2021-06-01T17:22:00Z">
        <w:r w:rsidR="007B2C50">
          <w:rPr>
            <w:rFonts w:cs="Times New Roman"/>
            <w:lang w:val="en-GB"/>
          </w:rPr>
          <w:instrText>ADDIN CSL_CITATION { "citationItems" : [ { "id" : "ITEM-1", "itemData" : { "DOI" : "10.1029/2019GL085378", "ISSN" : "0094-8276", "author" : [ { "dropping-particle" : "", "family" : "Hausfather", "given" : "Zeke", "non-dropping-particle" : "", "parse-names" : false, "suffix" : "" }, { "dropping-particle" : "", "family" : "Drake", "given" : "Henri F.", "non-dropping-particle" : "", "parse-names" : false, "suffix" : "" }, { "dropping-particle" : "", "family" : "Abbott", "given" : "Tristan", "non-dropping-particle" : "", "parse-names" : false, "suffix" : "" }, { "dropping-particle" : "", "family" : "Schmidt", "given" : "Gavin A.", "non-dropping-particle" : "", "parse-names" : false, "suffix" : "" } ], "container-title" : "Geophysical Research Letters", "id" : "ITEM-1", "issued" : { "date-parts" : [ [ "2020", "12", "4" ] ] }, "page" : "e2019GL085378", "title" : "Evaluating the performance of past climate model projections", "translator" : [ { "dropping-particle" : "", "family" : "H4125", "given" : "", "non-dropping-particle" : "", "parse-names" : false, "suffix" : "" } ], "type" : "article-journal", "volume" : "47" }, "uris" : [ "http://www.mendeley.com/documents/?uuid=01a1daaa-4ca7-4456-9070-6ce2c60c33fa" ] } ], "mendeley" : { "formattedCitation" : "(Hausfather et al., 2020)", "manualFormatting" : "Hausfather et al., 2020)", "plainTextFormattedCitation" : "(Hausfather et al., 2020)", "previouslyFormattedCitation" : "(Hausfather et al., 2020)" }, "properties" : { "noteIndex" : 0 }, "schema" : "https://github.com/citation-style-language/schema/raw/master/csl-citation.json" }</w:instrText>
        </w:r>
      </w:ins>
      <w:del w:id="2901" w:author="Robin Matthews [2]" w:date="2021-06-01T17:22:00Z">
        <w:r w:rsidR="00E81B0B" w:rsidDel="007B2C50">
          <w:rPr>
            <w:rFonts w:cs="Times New Roman"/>
            <w:lang w:val="en-GB"/>
          </w:rPr>
          <w:delInstrText>ADDIN CSL_CITATION { "citationItems" : [ { "id" : "ITEM-1", "itemData" : { "DOI" : "10.1029/2019GL085378", "ISSN" : "0094-8276", "author" : [ { "dropping-particle" : "", "family" : "Hausfather", "given" : "Zeke", "non-dropping-particle" : "", "parse-names" : false, "suffix" : "" }, { "dropping-particle" : "", "family" : "Drake", "given" : "Henri F.", "non-dropping-particle" : "", "parse-names" : false, "suffix" : "" }, { "dropping-particle" : "", "family" : "Abbott", "given" : "Tristan", "non-dropping-particle" : "", "parse-names" : false, "suffix" : "" }, { "dropping-particle" : "", "family" : "Schmidt", "given" : "Gavin A.", "non-dropping-particle" : "", "parse-names" : false, "suffix" : "" } ], "container-title" : "Geophysical Research Letters", "id" : "ITEM-1", "issued" : { "date-parts" : [ [ "2020", "12", "4" ] ] }, "page" : "e2019GL085378", "title" : "Evaluating the performance of past climate model projections", "translator" : [ { "dropping-particle" : "", "family" : "H4125", "given" : "", "non-dropping-particle" : "", "parse-names" : false, "suffix" : "" } ], "type" : "article-journal", "volume" : "47" }, "uris" : [ "http://www.mendeley.com/documents/?uuid=01a1daaa-4ca7-4456-9070-6ce2c60c33fa" ] } ], "mendeley" : { "formattedCitation" : "(Hausfather et al., 2020)", "manualFormatting" : "Hausfather et al. (2020)", "plainTextFormattedCitation" : "(Hausfather et al., 2020)", "previouslyFormattedCitation" : "(Hausfather et al., 2020)" }, "properties" : { "noteIndex" : 0 }, "schema" : "https://github.com/citation-style-language/schema/raw/master/csl-citation.json" }</w:delInstrText>
        </w:r>
      </w:del>
      <w:r w:rsidRPr="004D557F">
        <w:rPr>
          <w:rFonts w:cs="Times New Roman"/>
        </w:rPr>
        <w:fldChar w:fldCharType="separate"/>
      </w:r>
      <w:ins w:id="2902" w:author="Robin Matthews" w:date="2021-05-18T16:03:00Z">
        <w:r w:rsidR="00602365">
          <w:rPr>
            <w:rFonts w:cs="Times New Roman"/>
            <w:noProof/>
            <w:lang w:val="en-GB"/>
          </w:rPr>
          <w:t>Hausfather et al.</w:t>
        </w:r>
      </w:ins>
      <w:ins w:id="2903" w:author="Robin Matthews [2]" w:date="2021-06-01T17:22:00Z">
        <w:r w:rsidR="007B2C50">
          <w:rPr>
            <w:rFonts w:cs="Times New Roman"/>
            <w:noProof/>
            <w:lang w:val="en-GB"/>
          </w:rPr>
          <w:t xml:space="preserve">, </w:t>
        </w:r>
      </w:ins>
      <w:ins w:id="2904" w:author="Robin Matthews" w:date="2021-05-18T16:03:00Z">
        <w:del w:id="2905" w:author="Robin Matthews [2]" w:date="2021-06-01T17:22:00Z">
          <w:r w:rsidR="00602365" w:rsidDel="007B2C50">
            <w:rPr>
              <w:rFonts w:cs="Times New Roman"/>
              <w:noProof/>
              <w:lang w:val="en-GB"/>
            </w:rPr>
            <w:delText xml:space="preserve"> (</w:delText>
          </w:r>
        </w:del>
        <w:r w:rsidR="00602365">
          <w:rPr>
            <w:rFonts w:cs="Times New Roman"/>
            <w:noProof/>
            <w:lang w:val="en-GB"/>
          </w:rPr>
          <w:t>2020)</w:t>
        </w:r>
      </w:ins>
      <w:del w:id="2906" w:author="Robin Matthews" w:date="2021-05-18T16:03:00Z">
        <w:r w:rsidRPr="00C421D6" w:rsidDel="00602365">
          <w:rPr>
            <w:rFonts w:cs="Times New Roman"/>
            <w:noProof/>
            <w:lang w:val="en-GB"/>
          </w:rPr>
          <w:delText>Hausfather et al. (2020)</w:delText>
        </w:r>
      </w:del>
      <w:r w:rsidRPr="004D557F">
        <w:rPr>
          <w:rFonts w:cs="Times New Roman"/>
        </w:rPr>
        <w:fldChar w:fldCharType="end"/>
      </w:r>
      <w:del w:id="2907" w:author="Robin Matthews [2]" w:date="2021-06-01T17:22:00Z">
        <w:r w:rsidRPr="00C421D6" w:rsidDel="007B2C50">
          <w:rPr>
            <w:rFonts w:cs="Times New Roman"/>
            <w:lang w:val="en-GB"/>
          </w:rPr>
          <w:delText>)</w:delText>
        </w:r>
      </w:del>
      <w:r w:rsidRPr="00C421D6">
        <w:rPr>
          <w:rFonts w:cs="Times New Roman"/>
          <w:lang w:val="en-GB"/>
        </w:rPr>
        <w:t>. </w:t>
      </w:r>
    </w:p>
    <w:bookmarkEnd w:id="2887"/>
    <w:p w14:paraId="614892F7" w14:textId="77777777" w:rsidR="00102875" w:rsidRPr="00C421D6" w:rsidRDefault="00102875" w:rsidP="00102875">
      <w:pPr>
        <w:pStyle w:val="AR6BodyText"/>
        <w:rPr>
          <w:rFonts w:cs="Times New Roman"/>
          <w:lang w:val="en-GB"/>
        </w:rPr>
      </w:pPr>
    </w:p>
    <w:p w14:paraId="383AFA61" w14:textId="1863B717" w:rsidR="00102875" w:rsidRPr="00C421D6" w:rsidRDefault="00102875" w:rsidP="00102875">
      <w:pPr>
        <w:pStyle w:val="AR6BodyText"/>
        <w:rPr>
          <w:lang w:val="en-GB"/>
        </w:rPr>
      </w:pPr>
      <w:bookmarkStart w:id="2908" w:name="_Hlk66727431"/>
      <w:r w:rsidRPr="00C421D6">
        <w:rPr>
          <w:rFonts w:cs="Times New Roman"/>
          <w:lang w:val="en-GB"/>
        </w:rPr>
        <w:t xml:space="preserve">Although this approach has limitations when the modelled forcings differ greatly from the forcings subsequently experienced, they were generally able to project actual future </w:t>
      </w:r>
      <w:r w:rsidR="00974ECB">
        <w:rPr>
          <w:rFonts w:cs="Times New Roman"/>
          <w:lang w:val="en-GB"/>
        </w:rPr>
        <w:t xml:space="preserve">global </w:t>
      </w:r>
      <w:r w:rsidRPr="00C421D6">
        <w:rPr>
          <w:rFonts w:cs="Times New Roman"/>
          <w:lang w:val="en-GB"/>
        </w:rPr>
        <w:t xml:space="preserve">warming when the mismatches between forecast and observed radiative forcings are </w:t>
      </w:r>
      <w:r w:rsidRPr="00C421D6">
        <w:rPr>
          <w:lang w:val="en-GB"/>
        </w:rPr>
        <w:t>accounted for</w:t>
      </w:r>
      <w:r w:rsidRPr="00C421D6">
        <w:rPr>
          <w:rFonts w:cs="Times New Roman"/>
          <w:lang w:val="en-GB"/>
        </w:rPr>
        <w:t xml:space="preserve">. </w:t>
      </w:r>
      <w:r w:rsidRPr="009D46EB">
        <w:rPr>
          <w:rFonts w:cs="Times New Roman"/>
        </w:rPr>
        <w:t xml:space="preserve">For example, </w:t>
      </w:r>
      <w:del w:id="2909" w:author="Ian Blenkinsop" w:date="2021-07-05T15:05:00Z">
        <w:r w:rsidRPr="009D46EB" w:rsidDel="00A9695A">
          <w:rPr>
            <w:rFonts w:cs="Times New Roman"/>
          </w:rPr>
          <w:delText xml:space="preserve">the </w:delText>
        </w:r>
      </w:del>
      <w:r w:rsidRPr="009D46EB">
        <w:rPr>
          <w:rFonts w:cs="Times New Roman"/>
        </w:rPr>
        <w:t xml:space="preserve">Scenario B presented in </w:t>
      </w:r>
      <w:r>
        <w:rPr>
          <w:rFonts w:cs="Times New Roman"/>
        </w:rPr>
        <w:fldChar w:fldCharType="begin" w:fldLock="1"/>
      </w:r>
      <w:r w:rsidR="00A94565">
        <w:rPr>
          <w:rFonts w:cs="Times New Roman"/>
        </w:rPr>
        <w:instrText>ADDIN CSL_CITATION { "citationItems" : [ { "id" : "ITEM-1", "itemData" : { "DOI" : "10.1029/JD093iD08p09341", "ISSN" : "0148-0227", "abstract" : "We use a three-dimensional climate model, the Goddard Institute for Space Studies (GISS) model II with 8 \u00f8 by 10 \u00f8 horizontal resolution, to simulate the global climate effects of time-dependent variations of atmospheric trace gases and aerosols. Horizontal heat transport by the ocean is fixed at values estimated for today's climate, and the uptake of heat perturbations by the ocean beneath the mixed layer is approximated as vertical diffusion. We make a 100-year control run and perform experiments for three scenarios of atmospheric composition. These experiments begin in 1958 and include measured or estimated changes in atmospheric CO2, CH4, N20 , chlorofluorocarbons (CFCs) and stratospheric aerosols for the period from 1958 to the present. Scenario A assumes continued exponential trace gas growth, scenario B assumes a reduced linear growth of trace gases, and scenario C assumes a rapid curtailment of trace gas emissions such that the net climate forcing ceases to increase after the year 2000. Principal results from the experiments are as follows: (1) Global warnting to the level attained at the peak of the current interglacial and the previous interglacial occurs in all three scenarios; however, there are dramatic differences in the levels of future warming, depending on trace gas growth. (2) The greenhouse warnting should be clearly identifiable in the 1990s; the global warnting within the next several years is predicted to reach and maintain a level at least three standard deviations above the climatology of the 1950s. (3) Regions where an unambiguous warming appears earliest are low-latitude oceans, China and interior areas in Asia, and ocean areas near Antarctica and the north pole; aspects of the spatial and temporal distribution of predicted warming are clearly model-dependent, implying the possibility of model discrimination by the 1990s and thus improved predictions, if appropriate observations are acquired. (4) The temperature changes are sufficiently large to have major impacts on people and other parts of the biosphere, as shown by computed changes in the frequency of extreme events and by comparison with previous climate trends. (5) The model results suggest some near-term regional climate variations, despite the fixed ocean heat transport which suppresses many possible regional climate fluctuations; for example, during Ihe late 1980s and in the 1990s there is a tendency for greater than average warming in the southeastern and central Unit\u2026", "author" : [ { "dropping-particle" : "", "family" : "Hansen", "given" : "J", "non-dropping-particle" : "", "parse-names" : false, "suffix" : "" }, { "dropping-particle" : "", "family" : "Fung", "given" : "I", "non-dropping-particle" : "", "parse-names" : false, "suffix" : "" }, { "dropping-particle" : "", "family" : "Lacis", "given" : "A", "non-dropping-particle" : "", "parse-names" : false, "suffix" : "" }, { "dropping-particle" : "", "family" : "Rind", "given" : "D", "non-dropping-particle" : "", "pa</w:instrText>
      </w:r>
      <w:r w:rsidR="00A94565" w:rsidRPr="00115C88">
        <w:rPr>
          <w:rFonts w:cs="Times New Roman"/>
          <w:lang w:val="en-US"/>
          <w:rPrChange w:id="2910" w:author="Clotilde Pean" w:date="2021-06-18T16:18:00Z">
            <w:rPr>
              <w:rFonts w:cs="Times New Roman"/>
            </w:rPr>
          </w:rPrChange>
        </w:rPr>
        <w:instrText>rse-names" : false, "suffix" : "" }, { "dropping-particle" : "", "family" : "Lebedeff", "given" : "S", "non-dropping-particle" : "", "parse-names" : false, "suffix" : "" }, { "dropping-particle" : "", "family" : "Ruedy", "given" : "R", "non-dropping-particle" : "", "parse-names" : false, "suffix" : "" }, { "dropping-particle" : "", "family" : "Russell", "given" : "G.", "non-dropping-particle" : "", "parse-names" : false, "suffix" : "" }, { "dropping-particle" : "", "family" : "Stone", "given" : "P.", "non-dropping-particle" : "", "parse-names" : false, "suffix" : "" } ], "container-title" : "Journal of Geophysical Research: Atmospheres", "id" : "ITEM-1", "issue" : "D8", "issued" : { "date-parts" : [ [ "1988" ] ] }, "page" : "9341", "title" : "Global climate changes as forecast by Goddard Institute for Space Studies three-dimensional model", "translator" : [ { "dropping-particle" : "", "family" : "H2548", "given" : "", "non-dropping-particle" : "", "parse-names" : false, "suffix" : "" } ], "type" : "article-journal", "volume" : "93" }, "uris" : [ "http://www.mendeley.com/documents/?uuid=39d3e0e4-706c-439f-8a1a-f3ee952d51f3" ] } ], "mendeley" : { "formattedCitation" : "(Hansen et al., 1988)", "manualFormatting" : "Hansen et al. (1988)", "plainTextFormattedCitation" : "(Hansen et al., 1988)", "previouslyFormattedCitation" : "(Hansen et al., 1988)" }, "properties" : { "noteIndex" : 0 }, "schema" : "https://github.com/citation-style-language/schema/raw/master/csl-citation.json" }</w:instrText>
      </w:r>
      <w:r>
        <w:rPr>
          <w:rFonts w:cs="Times New Roman"/>
        </w:rPr>
        <w:fldChar w:fldCharType="separate"/>
      </w:r>
      <w:ins w:id="2911" w:author="Robin Matthews" w:date="2021-05-18T16:03:00Z">
        <w:r w:rsidR="00602365">
          <w:rPr>
            <w:rFonts w:cs="Times New Roman"/>
            <w:noProof/>
            <w:lang w:val="en-GB"/>
          </w:rPr>
          <w:t>Hansen et al. (1988)</w:t>
        </w:r>
      </w:ins>
      <w:del w:id="2912" w:author="Robin Matthews" w:date="2021-05-18T16:03:00Z">
        <w:r w:rsidRPr="00C421D6" w:rsidDel="00602365">
          <w:rPr>
            <w:rFonts w:cs="Times New Roman"/>
            <w:noProof/>
            <w:lang w:val="en-GB"/>
          </w:rPr>
          <w:delText>Hansen et al. (1988)</w:delText>
        </w:r>
      </w:del>
      <w:r>
        <w:rPr>
          <w:rFonts w:cs="Times New Roman"/>
        </w:rPr>
        <w:fldChar w:fldCharType="end"/>
      </w:r>
      <w:r w:rsidRPr="00C421D6">
        <w:rPr>
          <w:rFonts w:cs="Times New Roman"/>
          <w:lang w:val="en-GB"/>
        </w:rPr>
        <w:t xml:space="preserve"> projected around 50% more warming than has been observed during the 1988</w:t>
      </w:r>
      <w:r w:rsidRPr="00C421D6">
        <w:rPr>
          <w:rFonts w:ascii="Arial" w:hAnsi="Arial" w:cs="Arial"/>
          <w:color w:val="202122"/>
          <w:sz w:val="21"/>
          <w:szCs w:val="21"/>
          <w:shd w:val="clear" w:color="auto" w:fill="FDFDFD"/>
          <w:lang w:val="en-GB"/>
        </w:rPr>
        <w:t>–</w:t>
      </w:r>
      <w:r w:rsidRPr="00C421D6">
        <w:rPr>
          <w:rFonts w:cs="Times New Roman"/>
          <w:lang w:val="en-GB"/>
        </w:rPr>
        <w:t xml:space="preserve">2017 period, but this is </w:t>
      </w:r>
      <w:r w:rsidRPr="00C421D6">
        <w:rPr>
          <w:lang w:val="en-GB"/>
        </w:rPr>
        <w:t>largely because it overestimated s</w:t>
      </w:r>
      <w:r w:rsidRPr="00C421D6">
        <w:rPr>
          <w:rFonts w:cs="Times New Roman"/>
          <w:lang w:val="en-GB"/>
        </w:rPr>
        <w:t xml:space="preserve">ubsequent radiative forcings. Similarly, while </w:t>
      </w:r>
      <w:del w:id="2913" w:author="Ian Blenkinsop" w:date="2021-07-12T11:29:00Z">
        <w:r w:rsidRPr="00C421D6" w:rsidDel="00126BAE">
          <w:rPr>
            <w:rFonts w:cs="Times New Roman"/>
            <w:lang w:val="en-GB"/>
          </w:rPr>
          <w:delText xml:space="preserve">the </w:delText>
        </w:r>
      </w:del>
      <w:r w:rsidRPr="00C421D6">
        <w:rPr>
          <w:rFonts w:cs="Times New Roman"/>
          <w:lang w:val="en-GB"/>
        </w:rPr>
        <w:t xml:space="preserve">FAR </w:t>
      </w:r>
      <w:r>
        <w:rPr>
          <w:rFonts w:cs="Times New Roman"/>
        </w:rPr>
        <w:fldChar w:fldCharType="begin" w:fldLock="1"/>
      </w:r>
      <w:r w:rsidR="00A94565">
        <w:rPr>
          <w:rFonts w:cs="Times New Roman"/>
          <w:lang w:val="en-GB"/>
        </w:rPr>
        <w:instrText>ADDIN CSL_CITATION { "citationItems" : [ { "id" : "ITEM-1", "itemData" : { "DOI" : "https://www.ipcc.ch/report/ar1/wg1", "ISBN" : "052140360X", "author" : [ { "dropping-particle" : "", "family" : "IPCC", "given" : "", "non-dropping-particle" : "", "parse-names" : false, "suffix" : "" } ], "editor" : [ { "dropping-particle" : "", "family" : "Houghton", "given" : "J. T.", "non-dropping-particle" : "", "parse-names" : false, "suffix" : "" }, { "dropping-particle" : "", "family" : "Jenkins", "given" : "G. J.", "non-dropping-particle" : "", "parse-names" : false, "suffix" : "" }, { "dropping-particle" : "", "family" : "Ephraums", "given" : "J. J.", "non-dropping-particle" : "", "parse-names" : false, "suffix" : "" } ], "id" : "ITEM-1", "issued" : { "date-parts" : [ [ "1990" ] ] }, "number-of-pages" : "365", "publisher" : "Cambridge University Press", "publisher-place" : "Cambridge, United Kingdom and New York, NY, USA", "title" : "Climate Change: The IPCC Scientific Assessment", "translator" : [ { "dropping-particle" : "", "family" : "H3287", "given" : "Rt12", "non-dropping-particle" : "", "parse-names" : false, "suffix" : "" } ], "type" : "report" }, "uris" : [ "http://www.mendeley.com/documents/?uuid=16db1bd4-14f0-4228-b69d-ffcb3a8679a6" ] } ], "mendeley" : { "formattedCitation" : "(IPCC, 1990a)", "plainTextFormattedCitation" : "(IPCC, 1990a)", "previouslyFormattedCitation" : "(IPCC, 1990a)" }, "properties" : { "noteIndex" : 0 }, "schema" : "https://github.com/citation-style-language/schema/raw/master/csl-citation.json" }</w:instrText>
      </w:r>
      <w:r>
        <w:rPr>
          <w:rFonts w:cs="Times New Roman"/>
        </w:rPr>
        <w:fldChar w:fldCharType="separate"/>
      </w:r>
      <w:ins w:id="2914" w:author="Robin Matthews" w:date="2021-05-18T16:03:00Z">
        <w:r w:rsidR="00602365">
          <w:rPr>
            <w:rFonts w:cs="Times New Roman"/>
            <w:noProof/>
            <w:lang w:val="en-GB"/>
          </w:rPr>
          <w:t>(IPCC, 1990a)</w:t>
        </w:r>
      </w:ins>
      <w:del w:id="2915" w:author="Robin Matthews" w:date="2021-05-18T16:03:00Z">
        <w:r w:rsidR="007F1F02" w:rsidRPr="00C421D6" w:rsidDel="00602365">
          <w:rPr>
            <w:rFonts w:cs="Times New Roman"/>
            <w:noProof/>
            <w:lang w:val="en-GB"/>
          </w:rPr>
          <w:delText>(IPCC, 1990a)</w:delText>
        </w:r>
      </w:del>
      <w:r>
        <w:rPr>
          <w:rFonts w:cs="Times New Roman"/>
        </w:rPr>
        <w:fldChar w:fldCharType="end"/>
      </w:r>
      <w:r w:rsidRPr="00C421D6">
        <w:rPr>
          <w:rFonts w:cs="Times New Roman"/>
          <w:lang w:val="en-GB"/>
        </w:rPr>
        <w:t xml:space="preserve"> projected a higher rate of global surface temperature warming than has been observed, this is largely </w:t>
      </w:r>
      <w:r w:rsidRPr="00C421D6">
        <w:rPr>
          <w:lang w:val="en-GB"/>
        </w:rPr>
        <w:t xml:space="preserve">because it overestimated </w:t>
      </w:r>
      <w:r w:rsidRPr="00C421D6">
        <w:rPr>
          <w:rFonts w:cs="Times New Roman"/>
          <w:lang w:val="en-GB"/>
        </w:rPr>
        <w:t xml:space="preserve">future </w:t>
      </w:r>
      <w:del w:id="2916" w:author="Ian Blenkinsop" w:date="2021-07-05T15:06:00Z">
        <w:r w:rsidRPr="00C421D6" w:rsidDel="00A9695A">
          <w:rPr>
            <w:rFonts w:cs="Times New Roman"/>
            <w:lang w:val="en-GB"/>
          </w:rPr>
          <w:delText>greenhouse gas</w:delText>
        </w:r>
      </w:del>
      <w:ins w:id="2917" w:author="Ian Blenkinsop" w:date="2021-07-05T15:06:00Z">
        <w:r w:rsidR="00A9695A">
          <w:rPr>
            <w:rFonts w:cs="Times New Roman"/>
            <w:lang w:val="en-GB"/>
          </w:rPr>
          <w:t>GHG</w:t>
        </w:r>
      </w:ins>
      <w:r w:rsidRPr="00C421D6">
        <w:rPr>
          <w:rFonts w:cs="Times New Roman"/>
          <w:lang w:val="en-GB"/>
        </w:rPr>
        <w:t xml:space="preserve"> concentrations: </w:t>
      </w:r>
      <w:del w:id="2918" w:author="Ian Blenkinsop" w:date="2021-07-12T11:29:00Z">
        <w:r w:rsidRPr="00C421D6" w:rsidDel="00126BAE">
          <w:rPr>
            <w:lang w:val="en-GB"/>
          </w:rPr>
          <w:delText xml:space="preserve">the </w:delText>
        </w:r>
      </w:del>
      <w:r w:rsidRPr="00C421D6">
        <w:rPr>
          <w:lang w:val="en-GB"/>
        </w:rPr>
        <w:t>FAR’s projected</w:t>
      </w:r>
      <w:r w:rsidRPr="00C421D6">
        <w:rPr>
          <w:rFonts w:cs="Times New Roman"/>
          <w:lang w:val="en-GB"/>
        </w:rPr>
        <w:t xml:space="preserve"> increase in total anthropogenic forcing between 1990 and 2017 </w:t>
      </w:r>
      <w:r w:rsidRPr="00C421D6">
        <w:rPr>
          <w:lang w:val="en-GB"/>
        </w:rPr>
        <w:t>was</w:t>
      </w:r>
      <w:r w:rsidRPr="00C421D6">
        <w:rPr>
          <w:rFonts w:cs="Times New Roman"/>
          <w:lang w:val="en-GB"/>
        </w:rPr>
        <w:t xml:space="preserve"> 1.6 W m</w:t>
      </w:r>
      <w:del w:id="2919" w:author="Ian Blenkinsop" w:date="2021-07-05T15:06:00Z">
        <w:r w:rsidRPr="00C421D6" w:rsidDel="00A9695A">
          <w:rPr>
            <w:rFonts w:cs="Times New Roman"/>
            <w:vertAlign w:val="superscript"/>
            <w:lang w:val="en-GB"/>
          </w:rPr>
          <w:delText>-</w:delText>
        </w:r>
      </w:del>
      <w:ins w:id="2920" w:author="Ian Blenkinsop" w:date="2021-07-05T15:06:00Z">
        <w:r w:rsidR="00A9695A">
          <w:rPr>
            <w:rFonts w:cs="Times New Roman"/>
            <w:vertAlign w:val="superscript"/>
            <w:lang w:val="en-GB"/>
          </w:rPr>
          <w:t>–</w:t>
        </w:r>
      </w:ins>
      <w:r w:rsidRPr="00C421D6">
        <w:rPr>
          <w:rFonts w:cs="Times New Roman"/>
          <w:vertAlign w:val="superscript"/>
          <w:lang w:val="en-GB"/>
        </w:rPr>
        <w:t>2</w:t>
      </w:r>
      <w:r w:rsidRPr="00C421D6">
        <w:rPr>
          <w:rFonts w:cs="Times New Roman"/>
          <w:lang w:val="en-GB"/>
        </w:rPr>
        <w:t xml:space="preserve">, </w:t>
      </w:r>
      <w:r w:rsidRPr="00C421D6">
        <w:rPr>
          <w:lang w:val="en-GB"/>
        </w:rPr>
        <w:t>while the</w:t>
      </w:r>
      <w:r w:rsidRPr="00C421D6">
        <w:rPr>
          <w:rFonts w:cs="Times New Roman"/>
          <w:lang w:val="en-GB"/>
        </w:rPr>
        <w:t xml:space="preserve"> observational estimate of actual forcing during that period is 1.1 W m</w:t>
      </w:r>
      <w:del w:id="2921" w:author="Ian Blenkinsop" w:date="2021-07-05T15:06:00Z">
        <w:r w:rsidRPr="00C421D6" w:rsidDel="00A9695A">
          <w:rPr>
            <w:rFonts w:cs="Times New Roman"/>
            <w:vertAlign w:val="superscript"/>
            <w:lang w:val="en-GB"/>
          </w:rPr>
          <w:delText>-</w:delText>
        </w:r>
      </w:del>
      <w:ins w:id="2922" w:author="Ian Blenkinsop" w:date="2021-07-05T15:06:00Z">
        <w:r w:rsidR="00A9695A">
          <w:rPr>
            <w:rFonts w:cs="Times New Roman"/>
            <w:vertAlign w:val="superscript"/>
            <w:lang w:val="en-GB"/>
          </w:rPr>
          <w:t>–</w:t>
        </w:r>
      </w:ins>
      <w:r w:rsidRPr="00C421D6">
        <w:rPr>
          <w:rFonts w:cs="Times New Roman"/>
          <w:vertAlign w:val="superscript"/>
          <w:lang w:val="en-GB"/>
        </w:rPr>
        <w:t>2</w:t>
      </w:r>
      <w:r w:rsidRPr="00C421D6">
        <w:rPr>
          <w:rFonts w:cs="Times New Roman"/>
          <w:lang w:val="en-GB"/>
        </w:rPr>
        <w:t xml:space="preserve"> </w:t>
      </w:r>
      <w:r>
        <w:rPr>
          <w:rFonts w:cs="Times New Roman"/>
        </w:rPr>
        <w:fldChar w:fldCharType="begin" w:fldLock="1"/>
      </w:r>
      <w:r w:rsidR="00E81B0B">
        <w:rPr>
          <w:rFonts w:cs="Times New Roman"/>
          <w:lang w:val="en-GB"/>
        </w:rPr>
        <w:instrText>ADDIN CSL_CITATION { "citationItems" : [ { "id" : "ITEM-1", "itemData" : { "DOI" : "10.1029/2018JD028481", "ISSN" : "2169897X", "author" : [ { "dropping-particle" : "", "family" : "Dessler", "given" : "A. E.", "non-dropping-particle" : "", "parse-names" : false, "suffix" : "" }, { "dropping-particle" : "", "family" : "Forster", "given" : "P. M.", "non-dropping-particle" : "", "parse-names" : false, "suffix" : "" } ], "container-title" : "Journal of Geophysical Research: Atmospheres", "id" : "ITEM-1", "issue" : "16", "issued" : { "date-parts" : [ [ "2018", "8", "27" ] ] }, "page" : "8634-8645", "title" : "An Estimate of Equilibrium Climate Sensitivity From Interannual Variability", "translator" : [ { "dropping-particle" : "", "family" : "H3314", "given" : "", "non-dropping-particle" : "", "parse-names" : false, "suffix" : "" } ], "type" : "article-journal", "volume" : "123" }, "uris" : [ "http://www.mendeley.com/documents/?uuid=61e79bfd-809f-4cdc-b393-68f9de5fbb7b" ] } ], "mendeley" : { "formattedCitation" : "(Dessler and Forster, 2018)", "plainTextFormattedCitation" : "(Dessler and Forster, 2018)", "previouslyFormattedCitation" : "(Dessler and Forster, 2018)" }, "properties" : { "noteIndex" : 0 }, "schema" : "https://github.com/citation-style-language/schema/raw/master/csl-citation.json" }</w:instrText>
      </w:r>
      <w:r>
        <w:rPr>
          <w:rFonts w:cs="Times New Roman"/>
        </w:rPr>
        <w:fldChar w:fldCharType="separate"/>
      </w:r>
      <w:ins w:id="2923" w:author="Robin Matthews" w:date="2021-05-18T16:03:00Z">
        <w:r w:rsidR="00602365">
          <w:rPr>
            <w:rFonts w:cs="Times New Roman"/>
            <w:noProof/>
            <w:lang w:val="en-GB"/>
          </w:rPr>
          <w:t>(Dessler and Forster, 2018)</w:t>
        </w:r>
      </w:ins>
      <w:del w:id="2924" w:author="Robin Matthews" w:date="2021-05-18T16:03:00Z">
        <w:r w:rsidR="00F8677F" w:rsidRPr="00C421D6" w:rsidDel="00602365">
          <w:rPr>
            <w:rFonts w:cs="Times New Roman"/>
            <w:noProof/>
            <w:lang w:val="en-GB"/>
          </w:rPr>
          <w:delText>(Dessler and Forster, 2018)</w:delText>
        </w:r>
      </w:del>
      <w:r>
        <w:rPr>
          <w:rFonts w:cs="Times New Roman"/>
        </w:rPr>
        <w:fldChar w:fldCharType="end"/>
      </w:r>
      <w:r w:rsidRPr="00C421D6">
        <w:rPr>
          <w:rFonts w:cs="Times New Roman"/>
          <w:lang w:val="en-GB"/>
        </w:rPr>
        <w:t xml:space="preserve">. </w:t>
      </w:r>
      <w:r w:rsidRPr="00C421D6">
        <w:rPr>
          <w:lang w:val="en-GB"/>
        </w:rPr>
        <w:t xml:space="preserve">Under these </w:t>
      </w:r>
      <w:r w:rsidRPr="00C421D6">
        <w:rPr>
          <w:rFonts w:cs="Times New Roman"/>
          <w:lang w:val="en-GB"/>
        </w:rPr>
        <w:t xml:space="preserve">actual forcings, the change in temperature in </w:t>
      </w:r>
      <w:del w:id="2925" w:author="Ian Blenkinsop" w:date="2021-07-12T11:29:00Z">
        <w:r w:rsidRPr="00C421D6" w:rsidDel="00126BAE">
          <w:rPr>
            <w:rFonts w:cs="Times New Roman"/>
            <w:lang w:val="en-GB"/>
          </w:rPr>
          <w:delText xml:space="preserve">the </w:delText>
        </w:r>
      </w:del>
      <w:r w:rsidRPr="00C421D6">
        <w:rPr>
          <w:rFonts w:cs="Times New Roman"/>
          <w:lang w:val="en-GB"/>
        </w:rPr>
        <w:t xml:space="preserve">FAR aligns with observations </w:t>
      </w:r>
      <w:r>
        <w:rPr>
          <w:rFonts w:cs="Times New Roman"/>
        </w:rPr>
        <w:fldChar w:fldCharType="begin" w:fldLock="1"/>
      </w:r>
      <w:r w:rsidR="00E81B0B">
        <w:rPr>
          <w:rFonts w:cs="Times New Roman"/>
          <w:lang w:val="en-GB"/>
        </w:rPr>
        <w:instrText>ADDIN CSL_CITATION { "citationItems" : [ { "id" : "ITEM-1", "itemData" : { "DOI" : "10.1029/2019GL085378", "ISSN" : "0094-8276", "author" : [ { "dropping-particle" : "", "family" : "Hausfather", "given" : "Zeke", "non-dropping-particle" : "", "parse-names" : false, "suffix" : "" }, { "dropping-particle" : "", "family" : "Drake", "given" : "Henri F.", "non-dropping-particle" : "", "parse-names" : false, "suffix" : "" }, { "dropping-particle" : "", "family" : "Abbott", "given" : "Tristan", "non-dropping-particle" : "", "parse-names" : false, "suffix" : "" }, { "dropping-particle" : "", "family" : "Schmidt", "given" : "Gavin A.", "non-dropping-particle" : "", "parse-names" : false, "suffix" : "" } ], "container-title" : "Geophysical Research Letters", "id" : "ITEM-1", "issued" : { "date-parts" : [ [ "2020", "12", "4" ] ] }, "page" : "e2019GL085378", "title" : "Evaluating the performance of past climate model projections", "translator" : [ { "dropping-particle" : "", "family" : "H4125", "given" : "", "non-dropping-particle" : "", "parse-names" : false, "suffix" : "" } ], "type" : "article-journal", "volume" : "47" }, "uris" : [ "http://www.mendeley.com/documents/?uuid=01a1daaa-4ca7-4456-9070-6ce2c60c33fa" ] } ], "mendeley" : { "formattedCitation" : "(Hausfather et al., 2020)", "plainTextFormattedCitation" : "(Hausfather et al., 2020)", "previouslyFormattedCitation" : "(Hausfather et al., 2020)" }, "properties" : { "noteIndex" : 0 }, "schema" : "https://github.com/citation-style-language/schema/raw/master/csl-citation.json" }</w:instrText>
      </w:r>
      <w:r>
        <w:rPr>
          <w:rFonts w:cs="Times New Roman"/>
        </w:rPr>
        <w:fldChar w:fldCharType="separate"/>
      </w:r>
      <w:ins w:id="2926" w:author="Robin Matthews" w:date="2021-05-18T16:03:00Z">
        <w:r w:rsidR="00602365">
          <w:rPr>
            <w:rFonts w:cs="Times New Roman"/>
            <w:noProof/>
            <w:lang w:val="en-GB"/>
          </w:rPr>
          <w:t>(Hausfather et al., 2020)</w:t>
        </w:r>
      </w:ins>
      <w:del w:id="2927" w:author="Robin Matthews" w:date="2021-05-18T16:03:00Z">
        <w:r w:rsidRPr="00C421D6" w:rsidDel="00602365">
          <w:rPr>
            <w:rFonts w:cs="Times New Roman"/>
            <w:noProof/>
            <w:lang w:val="en-GB"/>
          </w:rPr>
          <w:delText>(Hausfather et al., 2020)</w:delText>
        </w:r>
      </w:del>
      <w:r>
        <w:rPr>
          <w:rFonts w:cs="Times New Roman"/>
        </w:rPr>
        <w:fldChar w:fldCharType="end"/>
      </w:r>
      <w:r w:rsidRPr="00C421D6">
        <w:rPr>
          <w:rFonts w:cs="Times New Roman"/>
          <w:lang w:val="en-GB"/>
        </w:rPr>
        <w:t>.</w:t>
      </w:r>
    </w:p>
    <w:bookmarkEnd w:id="2908"/>
    <w:p w14:paraId="49A41D40" w14:textId="77777777" w:rsidR="00102875" w:rsidRPr="00C421D6" w:rsidRDefault="00102875" w:rsidP="00102875">
      <w:pPr>
        <w:pStyle w:val="AR6BodyText"/>
        <w:rPr>
          <w:lang w:val="en-GB"/>
        </w:rPr>
      </w:pPr>
    </w:p>
    <w:p w14:paraId="6B28157D" w14:textId="77777777" w:rsidR="00A85889" w:rsidRPr="00C421D6" w:rsidRDefault="00A85889" w:rsidP="00102875">
      <w:pPr>
        <w:pStyle w:val="AR6BodyText"/>
        <w:rPr>
          <w:lang w:val="en-GB"/>
        </w:rPr>
      </w:pPr>
    </w:p>
    <w:p w14:paraId="3802FB10" w14:textId="6D1EA247" w:rsidR="00102875" w:rsidRPr="009D46EB" w:rsidRDefault="00102875" w:rsidP="00102875">
      <w:pPr>
        <w:pStyle w:val="AR6BodyTextBold"/>
        <w:rPr>
          <w:lang w:val="en-GB"/>
        </w:rPr>
      </w:pPr>
      <w:r w:rsidRPr="009D46EB">
        <w:rPr>
          <w:lang w:val="en-GB"/>
        </w:rPr>
        <w:t>[START FIGURE 1.</w:t>
      </w:r>
      <w:r>
        <w:rPr>
          <w:lang w:val="en-GB"/>
        </w:rPr>
        <w:t>9</w:t>
      </w:r>
      <w:r w:rsidRPr="009D46EB">
        <w:rPr>
          <w:lang w:val="en-GB"/>
        </w:rPr>
        <w:t xml:space="preserve"> HERE]</w:t>
      </w:r>
    </w:p>
    <w:p w14:paraId="65667458" w14:textId="77777777" w:rsidR="00102875" w:rsidRPr="009D46EB" w:rsidRDefault="00102875" w:rsidP="00102875">
      <w:pPr>
        <w:pStyle w:val="AR6BodyText"/>
      </w:pPr>
    </w:p>
    <w:p w14:paraId="268A4483" w14:textId="30AB6E0A" w:rsidR="00102875" w:rsidRPr="00C421D6" w:rsidRDefault="00102875" w:rsidP="00102875">
      <w:pPr>
        <w:pStyle w:val="AR6Chap1Figure"/>
        <w:rPr>
          <w:lang w:val="en-GB"/>
        </w:rPr>
      </w:pPr>
      <w:r w:rsidRPr="00E35E42">
        <w:rPr>
          <w:bCs/>
          <w:lang w:val="en-GB"/>
        </w:rPr>
        <w:t>Assessing past projections of global temperature change.</w:t>
      </w:r>
      <w:r w:rsidRPr="00C421D6">
        <w:rPr>
          <w:lang w:val="en-GB"/>
        </w:rPr>
        <w:t xml:space="preserve"> Projected temperature change post-publication on a temperature vs time (1970</w:t>
      </w:r>
      <w:r w:rsidRPr="00C421D6">
        <w:rPr>
          <w:rFonts w:ascii="Arial" w:hAnsi="Arial" w:cs="Arial"/>
          <w:color w:val="202122"/>
          <w:sz w:val="21"/>
          <w:szCs w:val="21"/>
          <w:shd w:val="clear" w:color="auto" w:fill="FDFDFD"/>
          <w:lang w:val="en-GB"/>
        </w:rPr>
        <w:t>–</w:t>
      </w:r>
      <w:r w:rsidRPr="00C421D6">
        <w:rPr>
          <w:lang w:val="en-GB"/>
        </w:rPr>
        <w:t>2020, top panel) and temperature vs radiative forcing (1970</w:t>
      </w:r>
      <w:r w:rsidRPr="00C421D6">
        <w:rPr>
          <w:rFonts w:ascii="Arial" w:hAnsi="Arial" w:cs="Arial"/>
          <w:color w:val="202122"/>
          <w:sz w:val="21"/>
          <w:szCs w:val="21"/>
          <w:shd w:val="clear" w:color="auto" w:fill="FDFDFD"/>
          <w:lang w:val="en-GB"/>
        </w:rPr>
        <w:t>–</w:t>
      </w:r>
      <w:r w:rsidRPr="00C421D6">
        <w:rPr>
          <w:lang w:val="en-GB"/>
        </w:rPr>
        <w:t xml:space="preserve">2017, bottom panel) basis for a selection of prominent climate model projections (taken from </w:t>
      </w:r>
      <w:r>
        <w:fldChar w:fldCharType="begin" w:fldLock="1"/>
      </w:r>
      <w:r w:rsidR="00E81B0B">
        <w:rPr>
          <w:lang w:val="en-GB"/>
        </w:rPr>
        <w:instrText>ADDIN CSL_CITATION { "citationItems" : [ { "id" : "ITEM-1", "itemData" : { "DOI" : "10.1029/2019GL085378", "ISSN" : "0094-8276", "author" : [ { "dropping-particle" : "", "family" : "Hausfather", "given" : "Zeke", "non-dropping-particle" : "", "parse-names" : false, "suffix" : "" }, { "dropping-particle" : "", "family" : "Drake", "given" : "Henri F.", "non-dropping-particle" : "", "parse-names" : false, "suffix" : "" }, { "dropping-particle" : "", "family" : "Abbott", "given" : "Tristan", "non-dropping-particle" : "", "parse-names" : false, "suffix" : "" }, { "dropping-particle" : "", "family" : "Schmidt", "given" : "Gavin A.", "non-dropping-particle" : "", "parse-names" : false, "suffix" : "" } ], "container-title" : "Geophysical Research Letters", "id" : "ITEM-1", "issued" : { "date-parts" : [ [ "2020", "12", "4" ] ] }, "page" : "e2019GL085378", "title" : "Evaluating the performance of past climate model projections", "translator" : [ { "dropping-particle" : "", "family" : "H4125", "given" : "", "non-dropping-particle" : "", "parse-names" : false, "suffix" : "" } ], "type" : "article-journal", "volume" : "47" }, "uris" : [ "http://www.mendeley.com/documents/?uuid=01a1daaa-4ca7-4456-9070-6ce2c60c33fa" ] } ], "mendeley" : { "formattedCitation" : "(Hausfather et al., 2020)", "manualFormatting" : "Hausfather et al., 2020)", "plainTextFormattedCitation" : "(Hausfather et al., 2020)", "previouslyFormattedCitation" : "(Hausfather et al., 2020)" }, "properties" : { "noteIndex" : 0 }, "schema" : "https://github.com/citation-style-language/schema/raw/master/csl-citation.json" }</w:instrText>
      </w:r>
      <w:r>
        <w:fldChar w:fldCharType="separate"/>
      </w:r>
      <w:ins w:id="2928" w:author="Robin Matthews" w:date="2021-05-18T16:03:00Z">
        <w:r w:rsidR="00602365">
          <w:rPr>
            <w:noProof/>
            <w:lang w:val="en-GB"/>
          </w:rPr>
          <w:t>Hausfather et al., 2020)</w:t>
        </w:r>
      </w:ins>
      <w:del w:id="2929" w:author="Robin Matthews" w:date="2021-05-18T16:03:00Z">
        <w:r w:rsidRPr="00C421D6" w:rsidDel="00602365">
          <w:rPr>
            <w:noProof/>
            <w:lang w:val="en-GB"/>
          </w:rPr>
          <w:delText>Hausfather et al., 2020)</w:delText>
        </w:r>
      </w:del>
      <w:r>
        <w:fldChar w:fldCharType="end"/>
      </w:r>
      <w:r w:rsidRPr="00C421D6">
        <w:rPr>
          <w:lang w:val="en-GB"/>
        </w:rPr>
        <w:t xml:space="preserve">. Model projections (using global surface air temperature, GSAT) are compared to temperature observations (using global mean surface temperature, GMST) from HadCRUT5 (black) and anthropogenic forcings (through 2017) from </w:t>
      </w:r>
      <w:r>
        <w:fldChar w:fldCharType="begin" w:fldLock="1"/>
      </w:r>
      <w:r w:rsidR="00E81B0B">
        <w:rPr>
          <w:lang w:val="en-GB"/>
        </w:rPr>
        <w:instrText>ADDIN CSL_CITATION { "citationItems" : [ { "id" : "ITEM-1", "itemData" : { "DOI" : "10.1029/2018JD028481", "ISSN" : "2169897X", "author" : [ { "dropping-particle" : "", "family" : "Dessler", "given" : "A. E.", "non-dropping-particle" : "", "parse-names" : false, "suffix" : "" }, { "dropping-particle" : "", "family" : "Forster", "given" : "P. M.", "non-dropping-particle" : "", "parse-names" : false, "suffix" : "" } ], "container-title" : "Journal of Geophysical Research: Atmospheres", "id" : "ITEM-1", "issue" : "16", "issued" : { "date-parts" : [ [ "2018", "8", "27" ] ] }, "page" : "8634-8645", "title" : "An Estimate of Equilibrium Climate Sensitivity From Interannual Variability", "translator" : [ { "dropping-particle" : "", "family" : "H3314", "given" : "", "non-dropping-particle" : "", "parse-names" : false, "suffix" : "" } ], "type" : "article-journal", "volume" : "123" }, "uris" : [ "http://www.mendeley.com/documents/?uuid=61e79bfd-809f-4cdc-b393-68f9de5fbb7b" ] } ], "mendeley" : { "formattedCitation" : "(Dessler and Forster, 2018)", "manualFormatting" : "Dessler and Forster (2018)", "plainTextFormattedCitation" : "(Dessler and Forster, 2018)", "previouslyFormattedCitation" : "(Dessler and Forster, 2018)" }, "properties" : { "noteIndex" : 0 }, "schema" : "https://github.com/citation-style-language/schema/raw/master/csl-citation.json" }</w:instrText>
      </w:r>
      <w:r>
        <w:fldChar w:fldCharType="separate"/>
      </w:r>
      <w:ins w:id="2930" w:author="Robin Matthews" w:date="2021-05-18T16:03:00Z">
        <w:r w:rsidR="00602365">
          <w:rPr>
            <w:noProof/>
            <w:lang w:val="en-GB"/>
          </w:rPr>
          <w:t>Dessler and Forster (2018)</w:t>
        </w:r>
      </w:ins>
      <w:del w:id="2931" w:author="Robin Matthews" w:date="2021-05-18T16:03:00Z">
        <w:r w:rsidRPr="00C421D6" w:rsidDel="00602365">
          <w:rPr>
            <w:noProof/>
            <w:lang w:val="en-GB"/>
          </w:rPr>
          <w:delText>Dessler and Forster (2018)</w:delText>
        </w:r>
      </w:del>
      <w:r>
        <w:fldChar w:fldCharType="end"/>
      </w:r>
      <w:r w:rsidRPr="00C421D6">
        <w:rPr>
          <w:lang w:val="en-GB"/>
        </w:rPr>
        <w:t xml:space="preserve">, and have a baseline generated from the first five years of the projection period. </w:t>
      </w:r>
      <w:r w:rsidRPr="00A1237E">
        <w:rPr>
          <w:lang w:val="en-US"/>
        </w:rPr>
        <w:t>Projections shown are:</w:t>
      </w:r>
      <w:del w:id="2932" w:author="Robin Matthews [2]" w:date="2021-06-01T17:27:00Z">
        <w:r w:rsidRPr="00A1237E" w:rsidDel="001269C7">
          <w:rPr>
            <w:lang w:val="en-US"/>
          </w:rPr>
          <w:delText xml:space="preserve"> </w:delText>
        </w:r>
      </w:del>
      <w:ins w:id="2933" w:author="Robin Matthews [2]" w:date="2021-06-01T17:27:00Z">
        <w:r w:rsidR="001269C7">
          <w:rPr>
            <w:lang w:val="en-US"/>
          </w:rPr>
          <w:t xml:space="preserve"> </w:t>
        </w:r>
        <w:r w:rsidR="001269C7">
          <w:fldChar w:fldCharType="begin" w:fldLock="1"/>
        </w:r>
        <w:r w:rsidR="001269C7" w:rsidRPr="007174D1">
          <w:rPr>
            <w:lang w:val="en-US"/>
          </w:rPr>
          <w:instrText>ADDIN CSL_CITATION { "citationItems" : [ { "id" : "ITEM-1", "itemData" : { "DOI" : "10.1007/978-94-010-3290-2_4", "author" : [ { "dropping-particle" : "", "family" : "Manabe", "given" : "Syukuro", "non-dropping-particle" : "", "parse-names" : false, "suffix" : "" } ], "container-title" : "Global Effects of Environmental Pollution: A Symposium Organized by the American Association for the Advancement of Science Held in Dallas, Texas, December 1968", "editor" : [ { "dropping-particle" : "", "family" : "Singer", "given" : "S Fred", "non-dropping-particle" : "", "parse-names" : false, "suffix" : "" } ], "id" : "ITEM-1", "issued" : { "date-parts" : [ [ "1970" ] ] }, "page" : "25-29", "publisher" : "Springer", "publisher-place" : "Dordrecht, The Netherlands", "title" : "The Dependence of Atmospheric Temperature on the Concentration of Carbon Dioxide", "translator" : [ { "dropping-particle" : "", "family" : "Rt6", "given" : "H4784", "non-dropping-particle" : "", "parse-names" : false, "suffix" : "" } ], "type" : "chapter" }, "uris" : [ "http://www.mendeley.com/documents/?uuid=3ef52667-eb31-402f-ac61-eec05b09487a" ] }, { "id" : "ITEM-2", "itemData" : { "DOI" : "10.1126/science.173.3992.138", "ISSN" : "0036-8075", "abstract" : "Effects on the global temperature of large increases in carbon dioxide and aerosol densities in the atmosphere of Earth have been computed. It is found that, although the addition of carbon dioxide in the atmosphere does increase the su</w:instrText>
        </w:r>
        <w:r w:rsidR="001269C7">
          <w:instrText>rface temperature, the rate of temperature increase diminishes with increasing carbon dioxide in the atmosphere. For aerosols, however, the net effect of increase in density is to reduce the surface temperature of Earth. Because of the exponential dependence of the backscattering, the rate of temperature decrease is augmented with increasing aerosol content. An increase by only a factor of 4 in global aerosol background concentration may be sufficient to reduce the surface temperature by as much as 3.5\u00b0K. If sustained over a period of several years, such a temperature decrease over the whole globe is believed to be sufficient to trigger an ice age.", "author" : [ { "dropping-particle" : "", "family" : "Rasool", "given" : "S. I.", "non-dropping-particle" : "", "parse-names" : false, "suffix" : "" }, { "dropping-particle" : "", "family" : "Schneider", "given" : "S. H.", "non-dropping-particle" : "", "parse-names" : false, "suffix" : "" } ], "container-title" : "Science", "id" : "ITEM-2", "issue" : "3992", "issued" : { "date-parts" : [ [ "1971", "7" ] ] }, "page" : "138-141", "title" : "Atmospheric Carbon Dioxide and Aerosols: Effects of Large Increases on Global Climate", "translator" : [ { "dropping-particle" : "", "family" : "H4336", "given" : "", "non-dropping-particle" : "", "parse-names" : false, "suffix" : "" } ], "type" : "article-journal", "volume" : "173" }, "uris" : [ "http://www.mendeley.com/documents/?uuid=936e215a-c3fe-4962-8d8a-101cb205d3bc" ] }, { "id" : "ITEM-3", "itemData" : { "DOI" : "10.1126/science.189.4201.460", "ISSN" : "0036-8075", "author" : [ { "dropping-particle" : "", "family" : "Broecker", "given" : "W. S.", "non-dropping-particle" : "", "parse-names" : false, "suffix" : "" } ], "container-title" : "Science", "id" : "ITEM-3", "issue" : "4201", "issued" : { "date-parts" : [ [ "1975", "8", "8" ] ] }, "page" : "460-463", "title" : "Climatic Change: Are We on the Brink of a Pronounced Global Warming?", "translator" : [ { "dropping-particle" : "", "family" : "H3339", "given" : "", "non-dropping-particle" : "", "parse-names" : false, "suffix" : "" } ], "type" : "article-journal", "volume" : "189" }, "uris" : [ "http://www.mendeley.com/documents/?uuid=4e1ea25c-d33e-44b6-b2ce-a6b8bf30d9dd" ] }, { "id" : "ITEM-4", "itemData" : { "author" : [ { "dropping-particle" : "", "family" : "Nordhaus", "given" : "William D.", "non-dropping-particle" : "", "parse-names" : false, "suffix" : "" } ], "collection-title" : "Cowles Foundation Discussion Paper No. 443", "id" : "ITEM-4", "issued" : { "date-parts" : [ [ "1977" ] ] }, "number-of-pages" : "79", "publisher" : "Cowles Foundation for Research in Economics. Yale University", "publisher-place" : "New Haven, CN, USA", "title" : "Strategies for the Control of Carbon Dioxide", "translator" : [ { "dropping-particle" : "", "family" : "H4123", "given" : "Rt18", "non-dropping-particle" : "", "parse-names" : false, "suffix" : "" } ], "type" : "report" }, "uris" : [ "http://www.mendeley.com/documents/?uuid=313160a2-612b-46e2-b49c-f72541a9c52a" ] }, { "id" : "ITEM-5", "itemData" : { "DOI" : "10.1126/science.213.4511.957", "ISSN" : "0036-8075", "abstract" : "The global temperature rose by 0.2\u00b0C between the middle 1960's and 1980, yielding a warming of 0.4\u00b0C in the past century. This temperature increase is consistent with the calculated greenhouse effect due to measured increases of atmospheric carbon dioxide. Variations of volcanic aerosols and possibly solar luminosity appear to be primary causes of observed fluctuations about the mean trend of increasing temperature. It is shown that the anthropogenic carbon dioxide warming should emerge from the noise level of natural climate variability by the end of the century, and there is a high probability of warming in the 1980's. Potential effects on climate in the 21st century include the creation of drought-prone regions In North America and central Asia as part of a shifting of climatic zones, erosion of the West Antarctic ice sheet with a consequent worldwide rise in sea level, and opening of the fabled Northwest Passage. Copyright \u00a9 1981 AAAS.", "author" : [ { "dropping-particle" : "", "family" : "Hansen", "given" : "J.", "non-dropping-particle" : "", "parse-names" : false, "suffix" : "" }, { "dropping-particle" : "", "family" : "Johnson", "given" : "D.", "non-dropping-particle" : "", "parse-names" : false, "suffix" : "" }, { "dropping-particle" : "", "family" : "Lacis", "given" : "A.", "non-dropping-particle" : "", "parse-names" : false, "suffix" : "" }, { "dropping-particle" : "", "family" : "Lebedeff", "given" : "S.", "non-dropping-particle" : "", "parse-names" : false, "suffix" : "" }, { "dropping-particle" : "", "family" : "Lee", "given" : "P.", "non-dropping-particle" : "", "parse-names" : false, "suffix" : "" }, { "dropping-particle" : "", "family" : "Rind", "given" : "D.", "non-dropping-particle" : "", "parse-names" : false, "suffix" : "" }, { "dropping-particle" : "", "family" : "Russell", "given" : "G.", "non-dropping-particle" : "", "parse-names" : false, "suffix" : "" } ], "container-title" : "Science", "id" : "ITEM-5", "issue" : "4511", "issued" : { "date-parts" : [ [ "1981", "8", "28" ] ] }, "page" : "957-966", "title" : "Climate Impact of Increasing Atmospheric Carbon Dioxide", "translator" : [ { "dropping-particle" : "", "family" : "H4328", "given" : "", "non-dropping-particle" : "", "parse-names" : false, "suffix" : "" } ], "type" : "article-journal", "volume" : "213" }, "uris" : [ "http://www.mendeley.com/documents/?uuid=d2142479-356b-4a92-8582-38757f39c0b1" ] }, { "id" : "ITEM-6", "itemData" : { "DOI" : "10.1029/JD093iD08p09341", "ISSN" : "0148-0227", "abstract" : "We use a three-dimensional climate model, the Goddard Institute for Space Studies (GISS) model II with 8 \u00f8 by 10 \u00f8 horizontal resolution, to simulate the global climate effects of time-dependent variations of atmospheric trace gases and aerosols. Horizontal heat transport by the ocean is fixed at values estimated for today's climate, and the uptake of heat perturbations by the ocean beneath the mixed layer is approximated as vertical diffusion. We make a 100-year control run and perform experiments for three scenarios of atmospheric composition. These experiments begin in 1958 and include measured or estimated changes in atmospheric CO2, CH4, N20 , chlorofluorocarbons (CFCs) and stratospheric aerosols for the period from 1958 to the present. Scenario A assumes continued exponential trace gas growth, scenario B assumes a reduced linear growth of trace gases, and scenario C assumes a rapid curtailment of trace gas emissions such that the net climate forcing ceases to increase after the year 2000. Principal results from the experiments are as follows: (1) Global warnting to the level attained at the peak of the current interglacial and the previous interglacial occurs in all three scenarios; however, there are dramatic differences in the levels of future warming, depending on trace gas growth. (2) The greenhouse warnting should be clearly identifiable in the 1990s; the global warnting within the next several years is predicted to reach and maintain a level at least three standard deviations above the climatology of the 1950s. (3) Regions where an unambiguous warming appears earliest are low-latitude oceans, China and interior areas in Asia, and ocean areas near Antarctica and the north pole; aspects of the spatial and temporal distribution of predicted warming are clearly model-dependent, implying the possibility of model discrimination by the 1990s and thus improved predictions, if appropriate observations are acquired. (4) The temperature changes are sufficiently large to have major impacts on people and other parts of the biosphere, as shown by computed changes in the frequency of extreme events and by comparison with previous climate trends. (5) The model results suggest some near-term regional climate variations, despite the fixed ocean heat transport which suppresses many possible regional climate fluctuations; for example, during Ihe late 1980s and in the 1990s there is a tendency for greater than average warming in the southeastern and central Unit\u2026", "author" : [ { "dropping-particle" : "", "family" : "Hansen", "given" : "J", "non-dropping-particle" : "", "parse-names" : false, "suffix" : "" }, { "dropping-particle" : "", "family" : "Fung", "given" : "I", "non-dropping-particle" : "", "parse-names" : false, "suffix" : "" }, { "dropping-particle" : "", "family" : "Lacis", "given" : "A", "non-dropping-particle" : "", "parse-names" : false, "suffix" : "" }, { "dropping-particle" : "", "family" : "Rind", "given" : "D", "non-dropping-particle" : "", "parse-names" : false, "suffix" : "" }, { "dropping-particle" : "", "family" : "Lebedeff", "given" : "S", "non-dropping-particle" : "", "parse-names" : false, "suffix" : "" }, { "dropping-particle" : "", "family" : "Ruedy", "given" : "R", "non-dropping-particle" : "", "parse-names" : false, "suffix" : "" }, { "dropping-particle" : "", "family" : "Russell", "given" : "G.", "non-dropping-particle" : "", "parse-names" : false, "suffix" : "" }, { "dropping-particle" : "", "family" : "Stone", "given" : "P.", "non-dropping-particle" : "", "parse-names" : false, "suffix" : "" } ], "container-title" : "Journal of Geophysical Research: Atmospheres", "id" : "ITEM-6", "issue" : "D8", "issued" : { "date-parts" : [ [ "1988" ] ] }, "page" : "9341", "title" : "Global climate changes as forecast by Goddard Institute for Space Studies three-dimensional model", "translator" : [ { "dropping-particle" : "", "family" : "H2548", "given" : "", "non-dropping-particle" : "", "parse-names" : false, "suffix" : "" } ], "type" : "article-journal", "volume" : "93" }, "uris" : [ "http://www.mendeley.com/documents/?uuid=39d3e0e4-706c-439f-8a1a-f3ee952d51f3" ] }, { "id" : "ITEM-7", "itemData" : { "DOI" : "10.1038/364215a0", "ISSN" : "00280836", "abstract" : "SEVERAL studies have addressed the likely effects of CO2-induced climate change over the coming decades1-10, but the longer-term effects have received less attention. Yet these effects could be very significant, as persistent increases in global mean temperatures may ultimately influence the large-scale processes in the coupled ocean-atmosphere system that are thought to play a central part in determining global climate. The thermohaline circulation is one such process - Broecker has argued11 that it may have undergone abrupt changes in response to rising temperatures and ice-sheet melting at the end of the last glacial period. Here we use a coupled ocean-atmosphere climate model to study the evolution of the world's climate over the next few centuries, driven by doubling and quadrupling of the concentration of atmospheric CO2. We find that the global mean surface air temperature increases by about 3.5 and 7 \u00b0C, respectively, over 500 years, and that sea-level rise owing to thermal expansion alone is about 1 and 2 m respectively (ice-sheet melting could make these values much larger). The thermal and dynamical structure of the oceans changes markedly in the quadrupled-CO2 climate - in particular, the ocean settles into a new stable state in which the thermohaline circulation has ceased entirely and the thermocline deepens substantially. These changes prevent the ventilation of the deep ocean and could have a profound impact on the carbon c</w:instrText>
        </w:r>
        <w:r w:rsidR="001269C7" w:rsidRPr="00115C88">
          <w:rPr>
            <w:lang w:val="en-US"/>
            <w:rPrChange w:id="2934" w:author="Clotilde Pean" w:date="2021-06-18T16:18:00Z">
              <w:rPr/>
            </w:rPrChange>
          </w:rPr>
          <w:instrText>ycle and biogeochemistry of the coupled system. \u00a9 1993 Nature Publishing Group.", "author" : [ { "dropping-particle" : "", "family" : "Manabe", "given" : "Syukuro", "non-dropping-particle" : "", "parse-names" : false, "suffix" : "" }, { "dropping-particle" : "", "family" : "Stouffer", "given" : "Ronald J.", "non-dropping-particle" : "", "parse-names" : false, "suffix" : "" } ], "container-title" : "Nature", "id" : "ITEM-7", "issued" : { "date-parts" : [ [ "1993" ] ] }, "title" : "Century-scale effects of increased atmospheric C02 on the ocean-atmosphere system", "translator" : [ { "dropping-particle" : "", "family" : "H3878", "given" : "", "non-dropping-particle" : "", "parse-names" : false, "suffix" : "" } ], "type" : "article-journal" }, "uris" : [ "http://www.mendeley.com/documents/?uuid=8b4fb79e-2221-48f8-9b49-0eb46d986baa" ] } ], "mendeley" : { "formattedCitation" : "(Manabe, 1970; Rasool and Schneider, 1971; Broecker, 1975; Nordhaus, 1977; Hansen et al., 1981, 1988; Manabe and Stouffer, 1993)", "manualFormatting" : "Manabe (1970), Rasool and Schneider (1971), Broecker (1975), Nordhaus (1977), Hansen et al., (1981, H81), Hansen et al. (1988, H88), Manabe and Stouffer (1993)", "plainTextFormattedCitation" : "(Manabe, 1970; Rasool and Schneider, 1971; Broecker, 1975; Nordhaus, 1977; Hansen et al., 1981, 1988; Manabe and Stouffer, 1993)" }, "properties" : { "noteIndex" : 0 }, "schema" : "https://github.com/citation-style-language/schema/raw/master/csl-citation.json" }</w:instrText>
        </w:r>
        <w:r w:rsidR="001269C7">
          <w:fldChar w:fldCharType="separate"/>
        </w:r>
        <w:r w:rsidR="001269C7" w:rsidRPr="00115C88">
          <w:rPr>
            <w:noProof/>
            <w:lang w:val="en-US"/>
            <w:rPrChange w:id="2935" w:author="Clotilde Pean" w:date="2021-06-18T16:18:00Z">
              <w:rPr>
                <w:noProof/>
              </w:rPr>
            </w:rPrChange>
          </w:rPr>
          <w:t xml:space="preserve">Manabe (1970), Rasool and Schneider (1971), Broecker (1975), Nordhaus (1977), Hansen et al., (1981, H81), Hansen et al. </w:t>
        </w:r>
        <w:r w:rsidR="001269C7">
          <w:rPr>
            <w:noProof/>
          </w:rPr>
          <w:t>(</w:t>
        </w:r>
        <w:r w:rsidR="001269C7" w:rsidRPr="00B547AB">
          <w:rPr>
            <w:noProof/>
          </w:rPr>
          <w:t>1988</w:t>
        </w:r>
        <w:r w:rsidR="001269C7">
          <w:rPr>
            <w:noProof/>
          </w:rPr>
          <w:t>, H88),</w:t>
        </w:r>
        <w:r w:rsidR="001269C7" w:rsidRPr="00B547AB">
          <w:rPr>
            <w:noProof/>
          </w:rPr>
          <w:t xml:space="preserve"> Manabe and Stouffer</w:t>
        </w:r>
        <w:r w:rsidR="001269C7">
          <w:rPr>
            <w:noProof/>
          </w:rPr>
          <w:t xml:space="preserve"> (</w:t>
        </w:r>
        <w:r w:rsidR="001269C7" w:rsidRPr="00B547AB">
          <w:rPr>
            <w:noProof/>
          </w:rPr>
          <w:t>199</w:t>
        </w:r>
        <w:r w:rsidR="001269C7">
          <w:rPr>
            <w:noProof/>
          </w:rPr>
          <w:t>3)</w:t>
        </w:r>
        <w:r w:rsidR="001269C7">
          <w:fldChar w:fldCharType="end"/>
        </w:r>
      </w:ins>
      <w:del w:id="2936" w:author="Robin Matthews [2]" w:date="2021-06-01T17:27:00Z">
        <w:r w:rsidDel="001269C7">
          <w:fldChar w:fldCharType="begin" w:fldLock="1"/>
        </w:r>
      </w:del>
      <w:ins w:id="2937" w:author="Robin Matthews" w:date="2021-05-18T17:19:00Z">
        <w:del w:id="2938" w:author="Robin Matthews [2]" w:date="2021-06-01T17:27:00Z">
          <w:r w:rsidR="00C17251" w:rsidDel="001269C7">
            <w:rPr>
              <w:lang w:val="en-US"/>
            </w:rPr>
            <w:delInstrText>ADDIN CSL_CITATION { "citationItems" : [ { "id" : "ITEM-1", "itemData" : { "DOI" : "10.1007/978-94-010-3290-2_4", "author" : [ { "dropping-particle" : "", "family" : "Manabe", "given" : "Syukuro", "non-dropping-particle" : "", "parse-names" : false, "suffix" : "" } ], "container-title" : "Global Effects of Environmental Pollution: A Symposium Organized by the American Association for the Advancement of Science Held in Dallas, Texas, December 1968", "editor" : [ { "dropping-particle" : "", "family" : "Singer", "given" : "S Fred", "non-dropping-particle" : "", "parse-names" : false, "suffix" : "" } ], "id" : "ITEM-1", "issued" : { "date-parts" : [ [ "1970" ] ] }, "page" : "25-29", "publisher" : "Springer", "publisher-place" : "Dordrecht, The Netherlands", "title" : "The Dependence of Atmospheric Temperature on the Concentration of Carbon Dioxide", "translator" : [ { "dropping-particle" : "", "family" : "Rt6", "given" : "H4784", "non-dropping-particle" : "", "parse-names" : false, "suffix" : "" } ], "type" : "chapter" }, "uris" : [ "http://www.mendeley.com/documents/?uuid=3ef52667-eb31-402f-ac61-eec05b09487a" ] } ], "mendeley" : { "formattedCitation" : "(Manabe, 1970)", "manualFormatting" : "Manabe (1970)", "plainTextFormattedCitation" : "(Manabe, 1970)", "previouslyFormattedCitation" : "(Manabe, 1970)" }, "properties" : { "noteIndex" : 0 }, "schema" : "https://github.com/citation-style-language/schema/raw/master/csl-citation.json" }</w:delInstrText>
          </w:r>
        </w:del>
      </w:ins>
      <w:del w:id="2939" w:author="Robin Matthews [2]" w:date="2021-06-01T17:27:00Z">
        <w:r w:rsidR="00A94565" w:rsidDel="001269C7">
          <w:rPr>
            <w:lang w:val="en-US"/>
          </w:rPr>
          <w:delInstrText>ADDIN CSL_CITATION { "citationItems" : [ { "id" : "ITEM-1", "itemData" : { "DOI" : "10.1007/978-94-010-3290-2_4", "author" : [ { "dropping-particle" : "", "family" : "Manabe", "given" : "Syukuro", "non-dropping-particle" : "", "parse-names" : false, "suffix" : "" } ], "container-title" : "Global Effects of Environmental Pollution: A Symposium Organized by the American Association for the Advancement of Science Held in Dallas, Texas, December 1968", "editor" : [ { "dropping-particle" : "", "family" : "Singer", "given" : "S Fred", "non-dropping-particle" : "", "parse-names" : false, "suffix" : "" } ], "id" : "ITEM-1", "issued" : { "date-parts" : [ [ "1970" ] ] }, "page" : "25-29", "publisher" : "Springer", "publisher-place" : "Dordrecht, The Netherlands", "title" : "The Dependence of Atmospheric Temperature on the Concentration of Carbon Dioxide", "translator" : [ { "dropping-particle" : "", "family" : "Rt6", "given" : "H4784", "non-dropping-particle" : "", "parse-names" : false, "suffix" : "" } ], "type" : "chapter" }, "uris" : [ "http://www.mendeley.com/documents/?uuid=3ef52667-eb31-402f-ac61-eec05b09487a" ] } ], "mendeley" : { "formattedCitation" : "(Manabe, 1970)", "manualFormatting" : "Manabe (1970", "plainTextFormattedCitation" : "(Manabe, 1970)", "previouslyFormattedCitation" : "(Manabe, 1970)" }, "properties" : { "noteIndex" : 0 }, "schema" : "https://github.com/citation-style-language/schema/raw/master/csl-citation.json" }</w:delInstrText>
        </w:r>
        <w:r w:rsidDel="001269C7">
          <w:fldChar w:fldCharType="separate"/>
        </w:r>
      </w:del>
      <w:ins w:id="2940" w:author="Robin Matthews" w:date="2021-05-18T16:03:00Z">
        <w:del w:id="2941" w:author="Robin Matthews [2]" w:date="2021-06-01T17:27:00Z">
          <w:r w:rsidR="00602365" w:rsidDel="001269C7">
            <w:rPr>
              <w:noProof/>
              <w:lang w:val="en-US"/>
            </w:rPr>
            <w:delText>Manabe (197</w:delText>
          </w:r>
        </w:del>
      </w:ins>
      <w:ins w:id="2942" w:author="Robin Matthews" w:date="2021-05-18T17:18:00Z">
        <w:del w:id="2943" w:author="Robin Matthews [2]" w:date="2021-06-01T17:27:00Z">
          <w:r w:rsidR="00C17251" w:rsidDel="001269C7">
            <w:rPr>
              <w:noProof/>
              <w:lang w:val="en-US"/>
            </w:rPr>
            <w:delText>0</w:delText>
          </w:r>
        </w:del>
      </w:ins>
      <w:ins w:id="2944" w:author="Robin Matthews" w:date="2021-05-18T17:19:00Z">
        <w:del w:id="2945" w:author="Robin Matthews [2]" w:date="2021-06-01T17:27:00Z">
          <w:r w:rsidR="00C17251" w:rsidDel="001269C7">
            <w:rPr>
              <w:noProof/>
              <w:lang w:val="en-US"/>
            </w:rPr>
            <w:delText>)</w:delText>
          </w:r>
        </w:del>
      </w:ins>
      <w:del w:id="2946" w:author="Robin Matthews [2]" w:date="2021-06-01T17:27:00Z">
        <w:r w:rsidRPr="00A1237E" w:rsidDel="001269C7">
          <w:rPr>
            <w:noProof/>
            <w:lang w:val="en-US"/>
          </w:rPr>
          <w:delText>Manabe (1970</w:delText>
        </w:r>
        <w:r w:rsidDel="001269C7">
          <w:fldChar w:fldCharType="end"/>
        </w:r>
        <w:r w:rsidRPr="00A1237E" w:rsidDel="001269C7">
          <w:rPr>
            <w:lang w:val="en-US"/>
          </w:rPr>
          <w:delText xml:space="preserve">), </w:delText>
        </w:r>
        <w:r w:rsidDel="001269C7">
          <w:fldChar w:fldCharType="begin" w:fldLock="1"/>
        </w:r>
      </w:del>
      <w:ins w:id="2947" w:author="Robin Matthews" w:date="2021-05-18T17:19:00Z">
        <w:del w:id="2948" w:author="Robin Matthews [2]" w:date="2021-06-01T17:27:00Z">
          <w:r w:rsidR="00C17251" w:rsidDel="001269C7">
            <w:rPr>
              <w:lang w:val="en-US"/>
            </w:rPr>
            <w:delInstrText>ADDIN CSL_CITATION { "citationItems" : [ { "id" : "ITEM-1", "itemData" : { "DOI" : "10.1126/science.173.3992.138", "ISSN" : "0036-8075", "abstract" : "Effects on the global temperature of large increases in carbon dioxide and aerosol densities in the atmosphere of Earth have been computed. It is found that, although the addition of carbon dioxide in the atmosphere does increase the surface temperature, the rate of temperature increase diminishes with increasing carbon dioxide in the atmosphere. For aerosols, however, the net effect of increase in density is to reduce the surface temperature of Earth. Because of the exponential dependence of the backscattering, the rate of temperature decrease is augmented with increasing aerosol content. An increase by only a factor of 4 in global aerosol background concentration may be sufficient to reduce the surface temperature by as much as 3.5\u00b0K. If sustained over a period of several years, such a temperature decrease over the whole globe is believed to be sufficient to trigger an ice age.", "author" : [ { "dropping-particle" : "", "family" : "Rasool", "given" : "S. I.", "non-dropping-particle" : "", "parse-names" : false, "suffix" : "" }, { "dropping-particle" : "", "family" : "Schneider", "given" : "S. H.", "non-dropping-particle" : "", "parse-names" : false, "suffix" : "" } ], "container-title" : "Science", "id" : "ITEM-1", "issue" : "3992", "issued" : { "date-parts" : [ [ "1971", "7" ] ] }, "page" : "138-141", "title" : "Atmospheric Carbon Dioxide and Aerosols: Effects of Large Increases on Global Climate", "translator" : [ { "dropping-particle" : "", "family" : "H4336", "given" : "", "non-dropping-particle" : "", "parse-names" : false, "suffix" : "" } ], "type" : "article-journal", "volume" : "173" }, "uris" : [ "http://www.mendeley.com/documents/?uuid=936e215a-c3fe-4962-8d8a-101cb205d3bc" ] } ], "mendeley" : { "formattedCitation" : "(Rasool and Schneider, 1971)", "manualFormatting" : "Rasool and Schneider (1971)", "plainTextFormattedCitation" : "(Rasool and Schneider, 1971)", "previouslyFormattedCitation" : "(Rasool and Schneider, 1971)" }, "properties" : { "noteIndex" : 0 }, "schema" : "https://github.com/citation-style-language/schema/raw/master/csl-citation.json" }</w:delInstrText>
          </w:r>
        </w:del>
      </w:ins>
      <w:del w:id="2949" w:author="Robin Matthews [2]" w:date="2021-06-01T17:27:00Z">
        <w:r w:rsidR="00E81B0B" w:rsidRPr="00A1237E" w:rsidDel="001269C7">
          <w:rPr>
            <w:lang w:val="en-US"/>
          </w:rPr>
          <w:delInstrText>ADDIN CSL_CITATION { "citationItems" : [ { "id" : "ITEM-1", "itemData" : { "DOI" : "10.1126/science.173.3992.138", "ISSN" : "0036</w:delInstrText>
        </w:r>
        <w:r w:rsidR="00E81B0B" w:rsidDel="001269C7">
          <w:delInstrText>-8075", "abstract" : "Effects on the global temperature of large increases in carbon dioxide and aerosol densities in the atmosphere of Earth have been computed. It is found that, although the addition of carbon dioxide in the atmosphere does increase the surface temperature, the rate of temperature increase diminishes with increasing carbon dioxide in the atmosphere. For aerosols, however, the net effect of increase in density is to reduce the surface temperature of Earth. Because of the exponential dependence of the backscattering, the rate of temperature decrease is augmented with increasing aerosol content. An increase by only a factor of 4 in global aerosol background concentration may be sufficient to reduce the surface temperature by as much as 3.5\u00b0K. If sustained over a period of several years, such a temperature decrease over the whole globe is believed to be sufficient to trigger an ice age.", "author" : [ { "dropping-particle" : "", "family" : "Rasool", "given" : "S. I.", "non-dropping-particle" : "", "parse-names" : false, "suffix" : "" }, { "dropping-particle" : "", "family" : "Schneider", "given" : "S. H.", "non-dropping-particle" : "", "parse-names" : false, "suffix" : "" } ], "container-title" : "Science", "id" : "ITEM-1", "issue" : "3992", "issued" : { "date-parts" : [ [ "1971", "7" ] ] }, "page" : "138-141", "title" : "Atmospheric Carbon Dioxide and Aerosols: Effects of Large Increases on Global Climate", "translator" : [ { "dropping-particle" : "", "family" : "H4336", "given" : "", "non-dropping-particle" : "", "parse-names" : false, "suffix" : "" } ], "type" : "article-journal", "volume" : "173" }, "uris" : [ "http://www.mendeley.com/documents/?uuid=936e215a-c3fe-4962-8d8a-101cb205d3bc" ] } ], "mendeley" : { "formattedCitation" : "(Rasool and Schneider, 1971)", "manualFormatting" : "Rasool and Schneider (1971", "plainTextFormattedCitation" : "(Rasool and Schneider, 1971)", "previouslyFormattedCitation" : "(Rasool and Schneider, 1971)" }, "properties" : { "noteIndex" : 0 }, "schema" : "https://github.com/citation-style-language/schema/raw/master/csl-citation.json" }</w:delInstrText>
        </w:r>
        <w:r w:rsidDel="001269C7">
          <w:fldChar w:fldCharType="separate"/>
        </w:r>
      </w:del>
      <w:ins w:id="2950" w:author="Robin Matthews" w:date="2021-05-18T16:03:00Z">
        <w:del w:id="2951" w:author="Robin Matthews [2]" w:date="2021-06-01T17:27:00Z">
          <w:r w:rsidR="00602365" w:rsidDel="001269C7">
            <w:rPr>
              <w:noProof/>
            </w:rPr>
            <w:delText>Rasool and Schneider (197</w:delText>
          </w:r>
        </w:del>
      </w:ins>
      <w:ins w:id="2952" w:author="Robin Matthews" w:date="2021-05-18T17:19:00Z">
        <w:del w:id="2953" w:author="Robin Matthews [2]" w:date="2021-06-01T17:27:00Z">
          <w:r w:rsidR="00C17251" w:rsidDel="001269C7">
            <w:rPr>
              <w:noProof/>
            </w:rPr>
            <w:delText>1)</w:delText>
          </w:r>
        </w:del>
      </w:ins>
      <w:del w:id="2954" w:author="Robin Matthews [2]" w:date="2021-06-01T17:27:00Z">
        <w:r w:rsidDel="001269C7">
          <w:rPr>
            <w:noProof/>
          </w:rPr>
          <w:delText>Rasool and Schneider</w:delText>
        </w:r>
        <w:r w:rsidRPr="00FB4DEA" w:rsidDel="001269C7">
          <w:rPr>
            <w:noProof/>
          </w:rPr>
          <w:delText xml:space="preserve"> </w:delText>
        </w:r>
        <w:r w:rsidDel="001269C7">
          <w:rPr>
            <w:noProof/>
          </w:rPr>
          <w:delText>(</w:delText>
        </w:r>
        <w:r w:rsidRPr="00FB4DEA" w:rsidDel="001269C7">
          <w:rPr>
            <w:noProof/>
          </w:rPr>
          <w:delText>1971</w:delText>
        </w:r>
        <w:r w:rsidDel="001269C7">
          <w:fldChar w:fldCharType="end"/>
        </w:r>
        <w:r w:rsidRPr="009D46EB" w:rsidDel="001269C7">
          <w:delText>),</w:delText>
        </w:r>
        <w:r w:rsidDel="001269C7">
          <w:fldChar w:fldCharType="begin" w:fldLock="1"/>
        </w:r>
      </w:del>
      <w:ins w:id="2955" w:author="Robin Matthews" w:date="2021-05-18T17:19:00Z">
        <w:del w:id="2956" w:author="Robin Matthews [2]" w:date="2021-06-01T17:27:00Z">
          <w:r w:rsidR="00C17251" w:rsidDel="001269C7">
            <w:delInstrText>ADDIN CSL_CITATION { "citationItems" : [ { "id" : "ITEM-1", "itemData" : { "DOI" : "10.1126/science.189.4201.460", "ISSN" : "0036-8075", "author" : [ { "dropping-particle" : "", "family" : "Broecker", "given" : "W. S.", "non-dropping-particle" : "", "parse-names" : false, "suffix" : "" } ], "container-title" : "Science", "id" : "ITEM-1", "issue" : "4201", "issued" : { "date-parts" : [ [ "1975", "8", "8" ] ] }, "page" : "460-463", "title" : "Climatic Change: Are We on the Brink of a Pronounced Global Warming?", "translator" : [ { "dropping-particle" : "", "family" : "H3339", "given" : "", "non-dropping-particle" : "", "parse-names" : false, "suffix" : "" } ], "type" : "article-journal", "volume" : "189" }, "uris" : [ "http://www.mendeley.com/documents/?uuid=4e1ea25c-d33e-44b6-b2ce-a6b8bf30d9dd" ] } ], "mendeley" : { "formattedCitation" : "(Broecker, 1975)", "manualFormatting" : " Broecker (1975)", "plainTextFormattedCitation" : "(Broecker, 1975)", "previouslyFormattedCitation" : "(Broecker, 1975)" }, "properties" : { "noteIndex" : 0 }, "schema" : "https://github.com/citation-style-language/schema/raw/master/csl-citation.json" }</w:delInstrText>
          </w:r>
        </w:del>
      </w:ins>
      <w:del w:id="2957" w:author="Robin Matthews [2]" w:date="2021-06-01T17:27:00Z">
        <w:r w:rsidR="00E81B0B" w:rsidDel="001269C7">
          <w:delInstrText>ADDIN CSL_CITATION { "citationItems" : [ { "id" : "ITEM-1", "itemData" : { "DOI" : "10.1126/science.189.4201.460", "ISSN" : "0036-8075", "author" : [ { "dropping-particle" : "", "family" : "Broecker", "given" : "W. S.", "non-dropping-particle" : "", "parse-names" : false, "suffix" : "" } ], "container-title" : "Science", "id" : "ITEM-1", "issue" : "4201", "issued" : { "date-parts" : [ [ "1975", "8", "8" ] ] }, "page" : "460-463", "title" : "Climatic Change: Are We on the Brink of a Pronounced Global Warming?", "translator" : [ { "dropping-particle" : "", "family" : "H3339", "given" : "", "non-dropping-particle" : "", "parse-names" : false, "suffix" : "" } ], "type" : "article-journal", "volume" : "189" }, "uris" : [ "http://www.mendeley.com/documents/?uuid=4e1ea25c-d33e-44b6-b2ce-a6b8bf30d9dd" ] } ], "mendeley" : { "formattedCitation" : "(Broecker, 1975)", "manualFormatting" : " Broecker (1975", "plainTextFormattedCitation" : "(Broecker, 1975)", "previouslyFormattedCitation" : "(Broecker, 1975)" }, "properties" : { "noteIndex" : 0 }, "schema" : "https://github.com/citation-style-language/schema/raw/master/csl-citation.json" }</w:delInstrText>
        </w:r>
        <w:r w:rsidDel="001269C7">
          <w:fldChar w:fldCharType="separate"/>
        </w:r>
      </w:del>
      <w:ins w:id="2958" w:author="Robin Matthews" w:date="2021-05-18T16:03:00Z">
        <w:del w:id="2959" w:author="Robin Matthews [2]" w:date="2021-06-01T17:27:00Z">
          <w:r w:rsidR="00602365" w:rsidDel="001269C7">
            <w:rPr>
              <w:noProof/>
            </w:rPr>
            <w:delText xml:space="preserve"> Broecker (197</w:delText>
          </w:r>
        </w:del>
      </w:ins>
      <w:ins w:id="2960" w:author="Robin Matthews" w:date="2021-05-18T17:19:00Z">
        <w:del w:id="2961" w:author="Robin Matthews [2]" w:date="2021-06-01T17:27:00Z">
          <w:r w:rsidR="00C17251" w:rsidDel="001269C7">
            <w:rPr>
              <w:noProof/>
            </w:rPr>
            <w:delText>5)</w:delText>
          </w:r>
        </w:del>
      </w:ins>
      <w:del w:id="2962" w:author="Robin Matthews [2]" w:date="2021-06-01T17:27:00Z">
        <w:r w:rsidDel="001269C7">
          <w:rPr>
            <w:noProof/>
          </w:rPr>
          <w:delText xml:space="preserve"> Broecker</w:delText>
        </w:r>
        <w:r w:rsidRPr="00FB4DEA" w:rsidDel="001269C7">
          <w:rPr>
            <w:noProof/>
          </w:rPr>
          <w:delText xml:space="preserve"> </w:delText>
        </w:r>
        <w:r w:rsidDel="001269C7">
          <w:rPr>
            <w:noProof/>
          </w:rPr>
          <w:delText>(</w:delText>
        </w:r>
        <w:r w:rsidRPr="00FB4DEA" w:rsidDel="001269C7">
          <w:rPr>
            <w:noProof/>
          </w:rPr>
          <w:delText>1975</w:delText>
        </w:r>
        <w:r w:rsidDel="001269C7">
          <w:fldChar w:fldCharType="end"/>
        </w:r>
        <w:r w:rsidRPr="009D46EB" w:rsidDel="001269C7">
          <w:delText xml:space="preserve">), </w:delText>
        </w:r>
        <w:r w:rsidDel="001269C7">
          <w:fldChar w:fldCharType="begin" w:fldLock="1"/>
        </w:r>
      </w:del>
      <w:ins w:id="2963" w:author="Robin Matthews" w:date="2021-05-18T17:19:00Z">
        <w:del w:id="2964" w:author="Robin Matthews [2]" w:date="2021-06-01T17:27:00Z">
          <w:r w:rsidR="00C17251" w:rsidDel="001269C7">
            <w:delInstrText>ADDIN CSL_CITATION { "citationItems" : [ { "id" : "ITEM-1", "itemData" : { "author" : [ { "dropping-particle" : "", "family" : "Nordhaus", "given" : "William D.", "non-dropping-particle" : "", "parse-names" : false, "suffix" : "" } ], "collection-title" : "Cowles Foundation Discussion Paper No. 443", "id" : "ITEM-1", "issued" : { "date-parts" : [ [ "1977" ] ] }, "number-of-pages" : "79", "publisher" : "Cowles Foundation for Research in Economics. Yale University", "publisher-place" : "New Haven, CN, USA", "title" : "Strategies for the Control of Carbon Dioxide", "translator" : [ { "dropping-particle" : "", "family" : "H4123", "given" : "Rt18", "non-dropping-particle" : "", "parse-names" : false, "suffix" : "" } ], "type" : "report" }, "uris" : [ "http://www.mendeley.com/documents/?uuid=313160a2-612b-46e2-b49c-f72541a9c52a" ] } ], "mendeley" : { "formattedCitation" : "(Nordhaus, 1977)", "manualFormatting" : "Nordhaus (1977)", "plainTextFormattedCitation" : "(Nordhaus, 1977)", "previouslyFormattedCitation" : "(Nordhaus, 1977)" }, "properties" : { "noteIndex" : 0 }, "schema" : "https://github.com/citation-style-language/schema/raw/master/csl-citation.json" }</w:delInstrText>
          </w:r>
        </w:del>
      </w:ins>
      <w:del w:id="2965" w:author="Robin Matthews [2]" w:date="2021-06-01T17:27:00Z">
        <w:r w:rsidR="00E81B0B" w:rsidDel="001269C7">
          <w:delInstrText>ADDIN CSL_CITATION { "citationItems" : [ { "id" : "ITEM-1", "itemData" : { "author" : [ { "dropping-particle" : "", "family" : "Nordhaus", "given" : "William D.", "non-dropping-particle" : "", "parse-names" : false, "suffix" : "" } ], "collection-title" : "Cowles Foundation Discussion Paper No. 443", "id" : "ITEM-1", "issued" : { "date-parts" : [ [ "1977" ] ] }, "number-of-pages" : "79", "publisher" : "Cowles Foundation for Research in Economics. Yale University", "publisher-place" : "New Haven, CN, USA", "title" : "Strategies for the Control of Carbon Dioxide", "translator" : [ { "dropping-particle" : "", "family" : "H4123", "given" : "Rt18", "non-dropping-particle" : "", "parse-names" : false, "suffix" : "" } ], "type" : "report" }, "uris" : [ "http://www.mendeley.com/documents/?uuid=313160a2-612b-46e2-b49c-f72541a9c52a" ] } ], "mendeley" : { "formattedCitation" : "(Nordhaus, 1977)", "manualFormatting" : "Nordhaus (1977", "plainTextFormattedCitation" : "(Nordhaus, 1977)", "previouslyFormattedCitation" : "(Nordhaus, 1977)" }, "properties" : { "noteIndex" : 0 }, "schema" : "https://github.com/citation-style-language/schema/raw/master/csl-citation.json" }</w:delInstrText>
        </w:r>
        <w:r w:rsidDel="001269C7">
          <w:fldChar w:fldCharType="separate"/>
        </w:r>
      </w:del>
      <w:ins w:id="2966" w:author="Robin Matthews" w:date="2021-05-18T16:03:00Z">
        <w:del w:id="2967" w:author="Robin Matthews [2]" w:date="2021-06-01T17:27:00Z">
          <w:r w:rsidR="00602365" w:rsidDel="001269C7">
            <w:rPr>
              <w:noProof/>
            </w:rPr>
            <w:delText>Nordhaus (197</w:delText>
          </w:r>
        </w:del>
      </w:ins>
      <w:ins w:id="2968" w:author="Robin Matthews" w:date="2021-05-18T17:19:00Z">
        <w:del w:id="2969" w:author="Robin Matthews [2]" w:date="2021-06-01T17:27:00Z">
          <w:r w:rsidR="00C17251" w:rsidDel="001269C7">
            <w:rPr>
              <w:noProof/>
            </w:rPr>
            <w:delText>7)</w:delText>
          </w:r>
        </w:del>
      </w:ins>
      <w:del w:id="2970" w:author="Robin Matthews [2]" w:date="2021-06-01T17:27:00Z">
        <w:r w:rsidDel="001269C7">
          <w:rPr>
            <w:noProof/>
          </w:rPr>
          <w:delText>Nordhaus</w:delText>
        </w:r>
        <w:r w:rsidRPr="00FB4DEA" w:rsidDel="001269C7">
          <w:rPr>
            <w:noProof/>
          </w:rPr>
          <w:delText xml:space="preserve"> </w:delText>
        </w:r>
        <w:r w:rsidDel="001269C7">
          <w:rPr>
            <w:noProof/>
          </w:rPr>
          <w:delText>(</w:delText>
        </w:r>
        <w:r w:rsidRPr="00FB4DEA" w:rsidDel="001269C7">
          <w:rPr>
            <w:noProof/>
          </w:rPr>
          <w:delText>1977</w:delText>
        </w:r>
        <w:r w:rsidDel="001269C7">
          <w:fldChar w:fldCharType="end"/>
        </w:r>
        <w:r w:rsidRPr="009D46EB" w:rsidDel="001269C7">
          <w:delText xml:space="preserve">), </w:delText>
        </w:r>
        <w:r w:rsidDel="001269C7">
          <w:fldChar w:fldCharType="begin" w:fldLock="1"/>
        </w:r>
        <w:r w:rsidR="00E81B0B" w:rsidDel="001269C7">
          <w:delInstrText>ADDIN CSL_CITATION { "citationItems" : [ { "id" : "ITEM-1", "itemData" : { "DOI" : "10.1126/science.213.4511.957", "ISSN" : "0036-8075", "abstract" : "The global temperature rose by 0.2\u00b0C between the middle 1960's and 1980, yielding a warming of 0.4\u00b0C in the past century. This temperature increase is consistent with the calculated greenhouse effect due to measured increases of atmospheric carbon dioxide. Variations of volcanic aerosols and possibly solar luminosity appear to be primary causes of observed fluctuations about the mean trend of increasing temperature. It is shown that the anthropogenic carbon dioxide warming should emerge from the noise level of natural climate variability by the end of the century, and there is a high probability of warming in the 1980's. Potential effects on climate in the 21st century include the creation of drought-prone regions In North America and central Asia as part of a shifting of climatic zones, erosion of the West Antarctic ice sheet with a consequent worldwide rise in sea level, and opening of the fabled Northwest Passage. Copyright \u00a9 1981 AAAS.", "author" : [ { "dropping-particle" : "", "family" : "Hansen", "given" : "J.", "non-dropping-particle" : "", "parse-names" : false, "suffix" : "" }, { "dropping-particle" : "", "family" : "Johnson", "given" : "D.", "non-dropping-particle" : "", "parse-names" : false, "suffix" : "" }, { "dropping-particle" : "", "family" : "Lacis", "given" : "A.", "non-dropping-particle" : "", "parse-names" : false, "suffix" : "" }, { "dropping-particle" : "", "family" : "Lebedeff", "given" : "S.", "non-dropping-particle" : "", "parse-names" : false, "suffix" : "" }, { "dropping-particle" : "", "family" : "Lee", "given" : "P.", "non-dropping-particle" : "", "parse-names" : false, "suffix" : "" }, { "dropping-particle" : "", "family" : "Rind", "given" : "D.", "non-dropping-particle" : "", "parse-names" : false, "suffix" : "" }, { "dropping-particle" : "", "family" : "Russell", "given" : "G.", "non-dropping-particle" : "", "parse-names" : false, "suffix" : "" } ], "container-title" : "Science", "id" : "ITEM-1", "issue" : "4511", "issued" : { "date-parts" : [ [ "1981", "8", "28" ] ] }, "page" : "957-966", "title" : "Climate Impact of Increasing Atmospheric Carbon Dioxide", "translator" : [ { "dropping-particle" : "", "family" : "H4328", "given" : "", "non-dropping-particle" : "", "parse-names" : false, "suffix" : "" } ], "type" : "article-journal", "volume" : "213" }, "uris" : [ "http://www.mendeley.com/documents/?uuid=d2142479-356b-4a92-8582-38757f39c0b1" ] } ], "mendeley" : { "formattedCitation" : "(Hansen et al., 1981)", "manualFormatting" : "Hansen et al. (1981", "plainTextFormattedCitation" : "(Hansen et al., 1981)", "previouslyFormattedCitation" : "(Hansen et al., 1981)" }, "properties" : { "noteIndex" : 0 }, "schema" : "https://github.com/citation-style-language/schema/raw/master/csl-citation.json" }</w:delInstrText>
        </w:r>
        <w:r w:rsidDel="001269C7">
          <w:fldChar w:fldCharType="separate"/>
        </w:r>
      </w:del>
      <w:ins w:id="2971" w:author="Robin Matthews" w:date="2021-05-18T16:03:00Z">
        <w:del w:id="2972" w:author="Robin Matthews [2]" w:date="2021-06-01T17:27:00Z">
          <w:r w:rsidR="00602365" w:rsidDel="001269C7">
            <w:rPr>
              <w:noProof/>
            </w:rPr>
            <w:delText>Hansen et al. (1981</w:delText>
          </w:r>
        </w:del>
      </w:ins>
      <w:del w:id="2973" w:author="Robin Matthews [2]" w:date="2021-06-01T17:27:00Z">
        <w:r w:rsidDel="001269C7">
          <w:rPr>
            <w:noProof/>
          </w:rPr>
          <w:delText>Hansen et al.</w:delText>
        </w:r>
        <w:r w:rsidRPr="00FB4DEA" w:rsidDel="001269C7">
          <w:rPr>
            <w:noProof/>
          </w:rPr>
          <w:delText xml:space="preserve"> </w:delText>
        </w:r>
        <w:r w:rsidDel="001269C7">
          <w:rPr>
            <w:noProof/>
          </w:rPr>
          <w:delText>(</w:delText>
        </w:r>
        <w:r w:rsidRPr="00FB4DEA" w:rsidDel="001269C7">
          <w:rPr>
            <w:noProof/>
          </w:rPr>
          <w:delText>1981</w:delText>
        </w:r>
        <w:r w:rsidDel="001269C7">
          <w:fldChar w:fldCharType="end"/>
        </w:r>
        <w:r w:rsidR="00237624" w:rsidDel="001269C7">
          <w:delText>, H81</w:delText>
        </w:r>
        <w:r w:rsidRPr="009D46EB" w:rsidDel="001269C7">
          <w:delText>),</w:delText>
        </w:r>
        <w:r w:rsidDel="001269C7">
          <w:delText xml:space="preserve"> </w:delText>
        </w:r>
        <w:r w:rsidDel="001269C7">
          <w:fldChar w:fldCharType="begin" w:fldLock="1"/>
        </w:r>
        <w:r w:rsidR="00A94565" w:rsidDel="001269C7">
          <w:delInstrText>ADDIN CSL_CITATION { "citationItems" : [ { "id" : "ITEM-1", "itemData" : { "DOI" : "10.1029/JD093iD08p09341", "ISSN" : "0148-0227", "abstract" : "We use a three-dimensional climate model, the Goddard Institute for Space Studies (GISS) model II with 8 \u00f8 by 10 \u00f8 horizontal resolution, to simulate the global climate effects of time-dependent variations of atmospheric trace gases and aerosols. Horizontal heat transport by the ocean is fixed at values estimated for today's climate, and the uptake of heat perturbations by the ocean beneath the mixed layer is approximated as vertical diffusion. We make a 100-year control run and perform experiments for three scenarios of atmospheric composition. These experiments begin in 1958 and include measured or estimated changes in atmospheric CO2, CH4, N20 , chlorofluorocarbons (CFCs) and stratospheric aerosols for the period from 1958 to the present. Scenario A assumes continued exponential trace gas growth, scenario B assumes a reduced linear growth of trace gases, and scenario C assumes a rapid curtailment of trace gas emissions such that the net climate forcing ceases to increase after the year 2000. Principal results from the experiments are as follows: (1) Global warnting to the level attained at the peak of the current interglacial and the previous interglacial occurs in all three scenarios; however, there are dramatic differences in the levels of future warming, depending on trace gas growth. (2) The greenhouse warnting should be clearly identifiable in the 1990s; the global warnting within the next several years is predicted to reach and maintain a level at least three standard deviations above the climatology of the 1950s. (3) Regions where an unambiguous warming appears earliest are low-latitude oceans, China and interior areas in Asia, and ocean areas near Antarctica and the north pole; aspects of the spatial and temporal distribution of predicted warming are clearly model-dependent, implying the possibility of model discrimination by the 1990s and thus improved predictions, if appropriate observations are acquired. (4) The temperature changes are sufficiently large to have major impacts on people and other parts of the biosphere, as shown by computed changes in the frequency of extreme events and by comparison with previous climate trends. (5) The model results suggest some near-term regional climate variations, despite the fixed ocean heat transport which suppresses many possible regional climate fluctuations; for example, during Ihe late 1980s and in the 1990s there is a tendency for greater than average warming in the southeastern and central Unit\u2026", "author" : [ { "dropping-particle" : "", "family" : "Hansen", "given" : "J", "non-dropping-particle" : "", "parse-names" : false, "suffix" : "" }, { "dropping-particle" : "", "family" : "Fung", "given" : "I", "non-dropping-particle" : "", "parse-names" : false, "suffix" : "" }, { "dropping-particle" : "", "family" : "Lacis", "given" : "A", "non-dropping-particle" : "", "parse-names" : false, "suffix" : "" }, { "dropping-particle" : "", "family" : "Rind", "given" : "D", "non-dropping-particle" : "", "parse-names" : false, "suffix" : "" }, { "dropping-particle" : "", "family" : "Lebedeff", "given" : "S", "non-dropping-particle" : "", "parse-names" : false, "suffix" : "" }, { "dropping-particle" : "", "family" : "Ruedy", "given" : "R", "non-dropping-particle" : "", "parse-names" : false, "suffix" : "" }, { "dropping-particle" : "", "family" : "Russell", "given" : "G.", "non-dropping-particle" : "", "parse-names" : false, "suffix" : "" }, { "dropping-particle" : "", "family" : "Stone", "given" : "P.", "non-dropping-particle" : "", "parse-names" : false, "suffix" : "" } ], "container-title" : "Journal of Geophysical Research: Atmospheres", "id" : "ITEM-1", "issue" : "D8", "issued" : { "date-parts" : [ [ "1988" ] ] }, "page" : "9341", "title" : "Global climate changes as forecast by Goddard Institute for Space Studies three-dimensional model", "translator" : [ { "dropping-particle" : "", "family" : "H2548", "given" : "", "non-dropping-particle" : "", "parse-names" : false, "suffix" : "" } ], "type" : "article-journal", "volume" : "93" }, "uris" : [ "http://www.mendeley.com/documents/?uuid=39d3e0e4-706c-439f-8a1a-f3ee952d51f3" ] } ], "mendeley" : { "formattedCitation" : "(Hansen et al., 1988)", "manualFormatting" : "Hansen et al. (1988", "plainTextFormattedCitation" : "(Hansen et al., 1988)", "previouslyFormattedCitation" : "(Hansen et al., 1988)" }, "properties" : { "noteIndex" : 0 }, "schema" : "https://github.com/citation-style-language/schema/raw/master/csl-citation.json" }</w:delInstrText>
        </w:r>
        <w:r w:rsidDel="001269C7">
          <w:fldChar w:fldCharType="separate"/>
        </w:r>
      </w:del>
      <w:ins w:id="2974" w:author="Robin Matthews" w:date="2021-05-18T16:03:00Z">
        <w:del w:id="2975" w:author="Robin Matthews [2]" w:date="2021-06-01T17:27:00Z">
          <w:r w:rsidR="00602365" w:rsidDel="001269C7">
            <w:rPr>
              <w:noProof/>
              <w:lang w:val="fr-CH"/>
            </w:rPr>
            <w:delText>Hansen et al. (1988</w:delText>
          </w:r>
        </w:del>
      </w:ins>
      <w:del w:id="2976" w:author="Robin Matthews [2]" w:date="2021-06-01T17:27:00Z">
        <w:r w:rsidRPr="00E0253E" w:rsidDel="001269C7">
          <w:rPr>
            <w:noProof/>
            <w:lang w:val="fr-CH"/>
          </w:rPr>
          <w:delText>Hansen et al. (1988</w:delText>
        </w:r>
        <w:r w:rsidDel="001269C7">
          <w:fldChar w:fldCharType="end"/>
        </w:r>
        <w:r w:rsidR="00237624" w:rsidRPr="00237624" w:rsidDel="001269C7">
          <w:rPr>
            <w:lang w:val="es-ES"/>
          </w:rPr>
          <w:delText>, H88</w:delText>
        </w:r>
        <w:r w:rsidRPr="00E0253E" w:rsidDel="001269C7">
          <w:rPr>
            <w:lang w:val="fr-CH"/>
          </w:rPr>
          <w:delText xml:space="preserve">), </w:delText>
        </w:r>
        <w:r w:rsidDel="001269C7">
          <w:fldChar w:fldCharType="begin" w:fldLock="1"/>
        </w:r>
      </w:del>
      <w:ins w:id="2977" w:author="Robin Matthews" w:date="2021-05-18T17:19:00Z">
        <w:del w:id="2978" w:author="Robin Matthews [2]" w:date="2021-06-01T17:27:00Z">
          <w:r w:rsidR="00C17251" w:rsidDel="001269C7">
            <w:rPr>
              <w:lang w:val="fr-CH"/>
            </w:rPr>
            <w:delInstrText>ADDIN CSL_CITATION { "citationItems" : [ { "id" : "ITEM-1", "itemData" : { "DOI" : "10.1038/364215a0", "ISSN" : "00280836", "abstract" : "SEVERAL studies have addressed the likely effects of CO2-induced climate change over the coming decades1-10, but the longer-term effects have received less attention. Yet these effects could be very significant, as persistent increases in global mean temperatures may ultimately influence the large-scale processes in the coupled ocean-atmosphere system that are thought to play a central part in determining global climate. The thermohaline circulation is one such process - Broecker has argued11 that it may have undergone abrupt changes in response to rising temperatures and ice-sheet melting at the end of the last glacial period. Here we use a coupled ocean-atmosphere climate model to study the evolution of the world's climate over the next few centuries, driven by doubling and quadrupling of the concentration of atmospheric CO2. We find that the global mean surface air temperature increases by about 3.5 and 7 \u00b0C, respectively, over 500 years, and that sea-level rise owing to thermal expansion alone is about 1 and 2 m respectively (ice-sheet melting could make these values much larger). The thermal and dynamical structure of the oceans changes markedly in the quadrupled-CO2 climate - in particular, the ocean settles into a new stable state in which the thermohaline circulation has ceased entirely and the thermocline deepens substantially. These changes prevent the ventilation of the deep ocean and could have a profound impact on the carbon cycle and biogeochemistry of the coupled system. \u00a9 1993 Nature Publishing Group.", "author" : [ { "dropping-particle" : "", "family" : "Manabe", "given" : "Syukuro", "non-dropping-particle" : "", "parse-names" : false, "suffix" : "" }, { "dropping-particle" : "", "family" : "Stouffer", "given" : "Ronald J.", "non-dropping-particle" : "", "parse-names" : false, "suffix" : "" } ], "container-title" : "Nature", "id" : "ITEM-1", "issued" : { "date-parts" : [ [ "1993" ] ] }, "title" : "Century-scale effects of increased atmospheric C02 on the ocean-atmosphere system", "translator" : [ { "dropping-particle" : "", "family" : "H3878", "given" : "", "non-dropping-particle" : "", "parse-names" : false, "suffix" : "" } ], "type" : "article-journal" }, "uris" : [ "http://www.mendeley.com/documents/?uuid=8b4fb79e-2221-48f8-9b49-0eb46d986baa" ] } ], "mendeley" : { "formattedCitation" : "(Manabe and Stouffer, 1993)", "manualFormatting" : "Manabe and Stouffer (1993)", "plainTextFormattedCitation" : "(Manabe and Stouffer, 1993)", "previouslyFormattedCitation" : "(Manabe and Stouffer, 1993)" }, "properties" : { "noteIndex" : 0 }, "schema" : "https://github.com/citation-style-language/schema/raw/master/csl-citation.json" }</w:delInstrText>
          </w:r>
        </w:del>
      </w:ins>
      <w:del w:id="2979" w:author="Robin Matthews [2]" w:date="2021-06-01T17:27:00Z">
        <w:r w:rsidR="00E81B0B" w:rsidDel="001269C7">
          <w:rPr>
            <w:lang w:val="fr-CH"/>
          </w:rPr>
          <w:delInstrText>ADDIN CSL_CITATION { "citationItems" : [ { "id" : "ITEM-1", "itemData" : { "DOI" : "10.1038/364215a0", "ISSN" : "00280836", "abstract" : "SEVERAL studies have addressed the likely effects of CO2-induced climate change over the coming decades1-10, but the longer-term effects have received less attention. Yet these effects could be very significant, as persistent increases in global mean temperatures may ultimately influence the large-scale processes in the coupled ocean-atmosphere system that are thought to play a central part in determining global climate. The thermohaline circulation is one such process - Broecker has argued11 that it may have undergone abrupt changes in response to rising temperatures and ice-sheet melting at the end of the last glacial period. Here we use a coupled ocean-atmosphere climate model to study the evolution of the world's climate over the next few centuries, driven by doubling and quadrupling of the concentration of atmospheric CO2. We find that the global mean surface air temperature increases by about 3.5 and 7 \u00b0C, respectively, over 500 years, and that sea-level rise owing to thermal expansion alone is about 1 and 2 m respectively (ice-sheet melting could make these values much larger). The thermal and dynamical structure of the oceans changes markedly in the quadrupled-CO2</w:delInstrText>
        </w:r>
        <w:r w:rsidR="00E81B0B" w:rsidRPr="002079D8" w:rsidDel="001269C7">
          <w:rPr>
            <w:lang w:val="en-GB"/>
            <w:rPrChange w:id="2980" w:author="Elisabeth Lonnoy" w:date="2021-05-20T15:26:00Z">
              <w:rPr>
                <w:lang w:val="fr-CH"/>
              </w:rPr>
            </w:rPrChange>
          </w:rPr>
          <w:delInstrText xml:space="preserve"> climate - in particular, the ocean settles into a new stable state in which the thermohaline circulation has ceased entirely and the thermocline deepens substantially. These changes prevent the ventilation of the deep ocean and could have a profound impact on the carbon cycle and biogeochemistry of the coupled system. \u00a9 1993 Nature Publishing Group.", "author" : [ { "dropping-particle" : "", "family" : "Manabe", "given" : "Syukuro", "non-dropping-particle" : "", "parse-names" : false, "suffix" : "" }, { "dropping-particle" : "", "family" : "Stouffer", "given" : "Ronald J.", "non-dropping-particle" : "", "parse-names" : false, "suffix" : "" } ], "container-title" : "Nature", "id" : "ITEM-1", "issued" : { "date-parts" : [ [ "1993" ] ] }, "title" : "Century-scale effects of increased atmospheric C02 on the ocean-atmosphere system", "translator" : [ { "dropping-particle" : "", "family" : "H3878", "given" : "", "non-dropping-particle" : "", "parse-names" : false, "suffix" : "" } ], "type" : "article-journal" }, "uris" : [ "http://www.mendeley.com/documents/?uuid=8b4fb79e-2221-48f8-9b49-0eb46d986baa" ] } ], "mendeley" : { "formattedCitation" : "(Manabe and Stouffer, 1993)", "manualFormatting" : "Manabe and Stouffer (1993", "plainTextFormattedCitation" : "(Manabe and Stouffer, 1993)", "previouslyFormattedCitation" : "(Manabe and Stouffer, 1993)" }, "properties" : { "noteIndex" : 0 }, "schema" : "https://github.com/citation-style-language/schema/raw/master/csl-citation.json" }</w:delInstrText>
        </w:r>
        <w:r w:rsidDel="001269C7">
          <w:fldChar w:fldCharType="separate"/>
        </w:r>
      </w:del>
      <w:ins w:id="2981" w:author="Robin Matthews" w:date="2021-05-18T16:03:00Z">
        <w:del w:id="2982" w:author="Robin Matthews [2]" w:date="2021-06-01T17:27:00Z">
          <w:r w:rsidR="00602365" w:rsidRPr="002079D8" w:rsidDel="001269C7">
            <w:rPr>
              <w:noProof/>
              <w:lang w:val="en-GB"/>
              <w:rPrChange w:id="2983" w:author="Elisabeth Lonnoy" w:date="2021-05-20T15:26:00Z">
                <w:rPr>
                  <w:noProof/>
                  <w:lang w:val="fr-CH"/>
                </w:rPr>
              </w:rPrChange>
            </w:rPr>
            <w:delText>Manabe and Stouffer (199</w:delText>
          </w:r>
        </w:del>
      </w:ins>
      <w:ins w:id="2984" w:author="Robin Matthews" w:date="2021-05-18T17:19:00Z">
        <w:del w:id="2985" w:author="Robin Matthews [2]" w:date="2021-06-01T17:27:00Z">
          <w:r w:rsidR="00C17251" w:rsidRPr="002079D8" w:rsidDel="001269C7">
            <w:rPr>
              <w:noProof/>
              <w:lang w:val="en-GB"/>
              <w:rPrChange w:id="2986" w:author="Elisabeth Lonnoy" w:date="2021-05-20T15:26:00Z">
                <w:rPr>
                  <w:noProof/>
                  <w:lang w:val="fr-CH"/>
                </w:rPr>
              </w:rPrChange>
            </w:rPr>
            <w:delText>3)</w:delText>
          </w:r>
        </w:del>
      </w:ins>
      <w:del w:id="2987" w:author="Robin Matthews [2]" w:date="2021-06-01T17:27:00Z">
        <w:r w:rsidRPr="002079D8" w:rsidDel="001269C7">
          <w:rPr>
            <w:noProof/>
            <w:lang w:val="en-GB"/>
            <w:rPrChange w:id="2988" w:author="Elisabeth Lonnoy" w:date="2021-05-20T15:26:00Z">
              <w:rPr>
                <w:noProof/>
                <w:lang w:val="fr-CH"/>
              </w:rPr>
            </w:rPrChange>
          </w:rPr>
          <w:delText>Manabe and Stouffer (1993</w:delText>
        </w:r>
        <w:r w:rsidDel="001269C7">
          <w:fldChar w:fldCharType="end"/>
        </w:r>
      </w:del>
      <w:del w:id="2989" w:author="Robin Matthews" w:date="2021-05-18T17:19:00Z">
        <w:r w:rsidRPr="002079D8" w:rsidDel="00C17251">
          <w:rPr>
            <w:lang w:val="en-GB"/>
            <w:rPrChange w:id="2990" w:author="Elisabeth Lonnoy" w:date="2021-05-20T15:26:00Z">
              <w:rPr>
                <w:lang w:val="fr-CH"/>
              </w:rPr>
            </w:rPrChange>
          </w:rPr>
          <w:delText>)</w:delText>
        </w:r>
      </w:del>
      <w:r w:rsidRPr="002079D8">
        <w:rPr>
          <w:lang w:val="en-GB"/>
          <w:rPrChange w:id="2991" w:author="Elisabeth Lonnoy" w:date="2021-05-20T15:26:00Z">
            <w:rPr>
              <w:lang w:val="fr-CH"/>
            </w:rPr>
          </w:rPrChange>
        </w:rPr>
        <w:t xml:space="preserve">, along with the Energy Balance Model (EBM) projections from the FAR, SAR and TAR, and the multi-model mean projection using CMIP3 simulations of the Special Reports on Emission Scenarios (SRES) A1B scenario from AR4. </w:t>
      </w:r>
      <w:r w:rsidRPr="00C421D6">
        <w:rPr>
          <w:lang w:val="en-GB"/>
        </w:rPr>
        <w:t xml:space="preserve">H81 and H88 show </w:t>
      </w:r>
      <w:r w:rsidRPr="00C421D6">
        <w:rPr>
          <w:iCs/>
          <w:lang w:val="en-GB"/>
        </w:rPr>
        <w:t xml:space="preserve">most </w:t>
      </w:r>
      <w:r w:rsidR="00F772CF">
        <w:rPr>
          <w:iCs/>
          <w:lang w:val="en-GB"/>
        </w:rPr>
        <w:t>excpected</w:t>
      </w:r>
      <w:r w:rsidRPr="00C421D6">
        <w:rPr>
          <w:lang w:val="en-GB"/>
        </w:rPr>
        <w:t xml:space="preserve"> scenarios 1 and B, respectively. See </w:t>
      </w:r>
      <w:r>
        <w:fldChar w:fldCharType="begin" w:fldLock="1"/>
      </w:r>
      <w:r w:rsidR="00E81B0B">
        <w:rPr>
          <w:lang w:val="en-GB"/>
        </w:rPr>
        <w:instrText>ADDIN CSL_CITATION { "citationItems" : [ { "id" : "ITEM-1", "itemData" : { "DOI" : "10.1029/2019GL085378", "ISSN" : "0094-8276", "author" : [ { "dropping-particle" : "", "family" : "Hausfather", "given" : "Zeke", "non-dropping-particle" : "", "parse-names" : false, "suffix" : "" }, { "dropping-particle" : "", "family" : "Drake", "given" : "Henri F.", "non-dropping-particle" : "", "parse-names" : false, "suffix" : "" }, { "dropping-particle" : "", "family" : "Abbott", "given" : "Tristan", "non-dropping-particle" : "", "parse-names" : false, "suffix" : "" }, { "dropping-particle" : "", "family" : "Schmidt", "given" : "Gavin A.", "non-dropping-particle" : "", "parse-names" : false, "suffix" : "" } ], "container-title" : "Geophysical Research Letters", "id" : "ITEM-1", "issued" : { "date-parts" : [ [ "2020", "12", "4" ] ] }, "page" : "e2019GL085378", "title" : "Evaluating the performance of past climate model projections", "translator" : [ { "dropping-particle" : "", "family" : "H4125", "given" : "", "non-dropping-particle" : "", "parse-names" : false, "suffix" : "" } ], "type" : "article-journal", "volume" : "47" }, "uris" : [ "http://www.mendeley.com/documents/?uuid=01a1daaa-4ca7-4456-9070-6ce2c60c33fa" ] } ], "mendeley" : { "formattedCitation" : "(Hausfather et al., 2020)", "manualFormatting" : "Hausfather et al. (2020)", "plainTextFormattedCitation" : "(Hausfather et al., 2020)", "previouslyFormattedCitation" : "(Hausfather et al., 2020)" }, "properties" : { "noteIndex" : 0 }, "schema" : "https://github.com/citation-style-language/schema/raw/master/csl-citation.json" }</w:instrText>
      </w:r>
      <w:r>
        <w:fldChar w:fldCharType="separate"/>
      </w:r>
      <w:ins w:id="2992" w:author="Robin Matthews" w:date="2021-05-18T16:03:00Z">
        <w:r w:rsidR="00602365">
          <w:rPr>
            <w:noProof/>
            <w:lang w:val="en-GB"/>
          </w:rPr>
          <w:t>Hausfather et al. (2020)</w:t>
        </w:r>
      </w:ins>
      <w:del w:id="2993" w:author="Robin Matthews" w:date="2021-05-18T16:03:00Z">
        <w:r w:rsidRPr="00C421D6" w:rsidDel="00602365">
          <w:rPr>
            <w:noProof/>
            <w:lang w:val="en-GB"/>
          </w:rPr>
          <w:delText>Hausfather et al. (2020)</w:delText>
        </w:r>
      </w:del>
      <w:r>
        <w:fldChar w:fldCharType="end"/>
      </w:r>
      <w:r w:rsidRPr="00C421D6">
        <w:rPr>
          <w:lang w:val="en-GB"/>
        </w:rPr>
        <w:t xml:space="preserve"> for more details of the projections.</w:t>
      </w:r>
      <w:r w:rsidR="000E0308">
        <w:rPr>
          <w:lang w:val="en-GB"/>
        </w:rPr>
        <w:t xml:space="preserve"> </w:t>
      </w:r>
      <w:r w:rsidR="000E0308" w:rsidRPr="00E35E42">
        <w:rPr>
          <w:rFonts w:cs="Times New Roman"/>
          <w:szCs w:val="20"/>
          <w:lang w:val="en-US"/>
        </w:rPr>
        <w:t>Further details on data sources and processing are available in the chapter data table (Table 1.SM.1).</w:t>
      </w:r>
    </w:p>
    <w:p w14:paraId="217328B0" w14:textId="77777777" w:rsidR="00102875" w:rsidRPr="009D46EB" w:rsidRDefault="00102875" w:rsidP="00102875">
      <w:pPr>
        <w:pStyle w:val="Normal1"/>
        <w:pBdr>
          <w:top w:val="nil"/>
          <w:left w:val="nil"/>
          <w:bottom w:val="nil"/>
          <w:right w:val="nil"/>
          <w:between w:val="nil"/>
        </w:pBdr>
        <w:ind w:left="720"/>
        <w:rPr>
          <w:color w:val="000000"/>
        </w:rPr>
      </w:pPr>
    </w:p>
    <w:p w14:paraId="59ECAC45" w14:textId="77777777" w:rsidR="00102875" w:rsidRPr="009D46EB" w:rsidRDefault="00102875" w:rsidP="00102875">
      <w:pPr>
        <w:pStyle w:val="Normal1"/>
        <w:pBdr>
          <w:top w:val="nil"/>
          <w:left w:val="nil"/>
          <w:bottom w:val="nil"/>
          <w:right w:val="nil"/>
          <w:between w:val="nil"/>
        </w:pBdr>
        <w:rPr>
          <w:b/>
          <w:color w:val="000000"/>
        </w:rPr>
      </w:pPr>
      <w:r w:rsidRPr="009D46EB">
        <w:rPr>
          <w:b/>
          <w:color w:val="000000"/>
        </w:rPr>
        <w:t>[END FIGURE 1.</w:t>
      </w:r>
      <w:r>
        <w:rPr>
          <w:b/>
        </w:rPr>
        <w:t>9</w:t>
      </w:r>
      <w:r w:rsidRPr="009D46EB">
        <w:rPr>
          <w:b/>
          <w:color w:val="000000"/>
        </w:rPr>
        <w:t xml:space="preserve"> HERE]</w:t>
      </w:r>
    </w:p>
    <w:p w14:paraId="6799C614" w14:textId="77777777" w:rsidR="00102875" w:rsidRPr="00C421D6" w:rsidRDefault="00102875" w:rsidP="00102875">
      <w:pPr>
        <w:pStyle w:val="AR6BodyText"/>
        <w:rPr>
          <w:lang w:val="en-GB"/>
        </w:rPr>
      </w:pPr>
    </w:p>
    <w:p w14:paraId="1150E681" w14:textId="77777777" w:rsidR="00102875" w:rsidRPr="00C421D6" w:rsidRDefault="00102875" w:rsidP="00102875">
      <w:pPr>
        <w:pStyle w:val="AR6BodyText"/>
        <w:rPr>
          <w:lang w:val="en-GB"/>
        </w:rPr>
      </w:pPr>
    </w:p>
    <w:p w14:paraId="67A7924A" w14:textId="41800A12" w:rsidR="00102875" w:rsidRPr="00C421D6" w:rsidRDefault="00102875" w:rsidP="00102875">
      <w:pPr>
        <w:pStyle w:val="AR6BodyText"/>
        <w:rPr>
          <w:lang w:val="en-GB"/>
        </w:rPr>
      </w:pPr>
      <w:bookmarkStart w:id="2994" w:name="_Hlk66727506"/>
      <w:r w:rsidRPr="00C421D6">
        <w:rPr>
          <w:rFonts w:cs="Times New Roman"/>
          <w:lang w:val="en-GB"/>
        </w:rPr>
        <w:t xml:space="preserve">In addition to global surface temperature, past regional projections can be evaluated. For example, </w:t>
      </w:r>
      <w:del w:id="2995" w:author="Ian Blenkinsop" w:date="2021-07-12T11:30:00Z">
        <w:r w:rsidRPr="00C421D6" w:rsidDel="00126BAE">
          <w:rPr>
            <w:rFonts w:cs="Times New Roman"/>
            <w:lang w:val="en-GB"/>
          </w:rPr>
          <w:delText xml:space="preserve">the </w:delText>
        </w:r>
      </w:del>
      <w:r w:rsidRPr="00C421D6">
        <w:rPr>
          <w:rFonts w:cs="Times New Roman"/>
          <w:lang w:val="en-GB"/>
        </w:rPr>
        <w:t>FAR</w:t>
      </w:r>
      <w:commentRangeStart w:id="2996"/>
      <w:r w:rsidRPr="00C421D6">
        <w:rPr>
          <w:rFonts w:cs="Times New Roman"/>
          <w:lang w:val="en-GB"/>
        </w:rPr>
        <w:t xml:space="preserve"> </w:t>
      </w:r>
      <w:commentRangeEnd w:id="2996"/>
      <w:r w:rsidR="00126BAE">
        <w:rPr>
          <w:rStyle w:val="CommentReference"/>
        </w:rPr>
        <w:commentReference w:id="2996"/>
      </w:r>
      <w:r w:rsidRPr="00C421D6">
        <w:rPr>
          <w:rFonts w:cs="Times New Roman"/>
          <w:lang w:val="en-GB"/>
        </w:rPr>
        <w:t>presented a series of temperature projections for 1990</w:t>
      </w:r>
      <w:del w:id="2997" w:author="Ian Blenkinsop" w:date="2021-07-05T15:30:00Z">
        <w:r w:rsidRPr="00C421D6" w:rsidDel="00941696">
          <w:rPr>
            <w:rFonts w:cs="Times New Roman"/>
            <w:lang w:val="en-GB"/>
          </w:rPr>
          <w:delText xml:space="preserve"> to </w:delText>
        </w:r>
      </w:del>
      <w:ins w:id="2998" w:author="Ian Blenkinsop" w:date="2021-07-05T15:30:00Z">
        <w:r w:rsidR="00941696">
          <w:rPr>
            <w:rFonts w:cs="Times New Roman"/>
            <w:lang w:val="en-GB"/>
          </w:rPr>
          <w:t>–</w:t>
        </w:r>
      </w:ins>
      <w:r w:rsidRPr="00C421D6">
        <w:rPr>
          <w:rFonts w:cs="Times New Roman"/>
          <w:lang w:val="en-GB"/>
        </w:rPr>
        <w:t xml:space="preserve">2030 for several regions around the world. </w:t>
      </w:r>
      <w:r w:rsidRPr="00C421D6">
        <w:rPr>
          <w:lang w:val="en-GB"/>
        </w:rPr>
        <w:t>Regional p</w:t>
      </w:r>
      <w:r w:rsidRPr="00C421D6">
        <w:rPr>
          <w:rFonts w:cs="Times New Roman"/>
          <w:lang w:val="en-GB"/>
        </w:rPr>
        <w:t xml:space="preserve">rojections were given for a best </w:t>
      </w:r>
      <w:del w:id="2999" w:author="Ian Blenkinsop" w:date="2021-07-05T15:31:00Z">
        <w:r w:rsidRPr="00C421D6" w:rsidDel="00941696">
          <w:rPr>
            <w:rFonts w:cs="Times New Roman"/>
            <w:lang w:val="en-GB"/>
          </w:rPr>
          <w:delText>global warming</w:delText>
        </w:r>
        <w:r w:rsidRPr="00C421D6" w:rsidDel="00941696">
          <w:rPr>
            <w:lang w:val="en-GB"/>
          </w:rPr>
          <w:delText xml:space="preserve"> </w:delText>
        </w:r>
      </w:del>
      <w:r w:rsidRPr="00C421D6">
        <w:rPr>
          <w:lang w:val="en-GB"/>
        </w:rPr>
        <w:t xml:space="preserve">estimate </w:t>
      </w:r>
      <w:r w:rsidRPr="00C421D6">
        <w:rPr>
          <w:rFonts w:cs="Times New Roman"/>
          <w:lang w:val="en-GB"/>
        </w:rPr>
        <w:t xml:space="preserve">of 1.8°C </w:t>
      </w:r>
      <w:ins w:id="3000" w:author="Ian Blenkinsop" w:date="2021-07-05T15:31:00Z">
        <w:r w:rsidR="00941696">
          <w:rPr>
            <w:rFonts w:cs="Times New Roman"/>
            <w:lang w:val="en-GB"/>
          </w:rPr>
          <w:t xml:space="preserve">of </w:t>
        </w:r>
        <w:r w:rsidR="00941696" w:rsidRPr="00C421D6">
          <w:rPr>
            <w:rFonts w:cs="Times New Roman"/>
            <w:lang w:val="en-GB"/>
          </w:rPr>
          <w:t>global warming</w:t>
        </w:r>
        <w:r w:rsidR="00941696" w:rsidRPr="00C421D6">
          <w:rPr>
            <w:lang w:val="en-GB"/>
          </w:rPr>
          <w:t xml:space="preserve"> </w:t>
        </w:r>
      </w:ins>
      <w:del w:id="3001" w:author="Ian Blenkinsop" w:date="2021-07-05T15:31:00Z">
        <w:r w:rsidRPr="00C421D6" w:rsidDel="00941696">
          <w:rPr>
            <w:rFonts w:cs="Times New Roman"/>
            <w:lang w:val="en-GB"/>
          </w:rPr>
          <w:delText xml:space="preserve">since </w:delText>
        </w:r>
        <w:r w:rsidR="00974ECB" w:rsidDel="00941696">
          <w:rPr>
            <w:rFonts w:cs="Times New Roman"/>
            <w:lang w:val="en-GB"/>
          </w:rPr>
          <w:delText>1850-1900</w:delText>
        </w:r>
        <w:r w:rsidR="00160FA8" w:rsidDel="00941696">
          <w:rPr>
            <w:rFonts w:cs="Times New Roman"/>
            <w:lang w:val="en-GB"/>
          </w:rPr>
          <w:delText xml:space="preserve"> </w:delText>
        </w:r>
      </w:del>
      <w:r w:rsidRPr="00C421D6">
        <w:rPr>
          <w:rFonts w:cs="Times New Roman"/>
          <w:lang w:val="en-GB"/>
        </w:rPr>
        <w:t xml:space="preserve">by 2030, </w:t>
      </w:r>
      <w:ins w:id="3002" w:author="Ian Blenkinsop" w:date="2021-07-05T15:31:00Z">
        <w:r w:rsidR="00941696">
          <w:rPr>
            <w:rFonts w:cs="Times New Roman"/>
            <w:lang w:val="en-GB"/>
          </w:rPr>
          <w:t xml:space="preserve">compared to a baseline of 1850–1900, </w:t>
        </w:r>
      </w:ins>
      <w:r w:rsidRPr="00C421D6">
        <w:rPr>
          <w:rFonts w:cs="Times New Roman"/>
          <w:lang w:val="en-GB"/>
        </w:rPr>
        <w:t xml:space="preserve">and were assigned </w:t>
      </w:r>
      <w:r w:rsidRPr="00C421D6">
        <w:rPr>
          <w:rFonts w:cs="Times New Roman"/>
          <w:i/>
          <w:iCs/>
          <w:lang w:val="en-GB"/>
        </w:rPr>
        <w:t>low confidence</w:t>
      </w:r>
      <w:r w:rsidRPr="00C421D6">
        <w:rPr>
          <w:rFonts w:cs="Times New Roman"/>
          <w:lang w:val="en-GB"/>
        </w:rPr>
        <w:t xml:space="preserve">. The FAR also suggested that regional temperature changes should be scaled by </w:t>
      </w:r>
      <w:del w:id="3003" w:author="Ian Blenkinsop" w:date="2021-07-05T15:32:00Z">
        <w:r w:rsidRPr="00C421D6" w:rsidDel="00941696">
          <w:rPr>
            <w:rFonts w:cs="Times New Roman"/>
            <w:lang w:val="en-GB"/>
          </w:rPr>
          <w:delText>-</w:delText>
        </w:r>
      </w:del>
      <w:ins w:id="3004" w:author="Ian Blenkinsop" w:date="2021-07-05T15:32:00Z">
        <w:r w:rsidR="00941696">
          <w:rPr>
            <w:rFonts w:cs="Times New Roman"/>
            <w:lang w:val="en-GB"/>
          </w:rPr>
          <w:t>–</w:t>
        </w:r>
      </w:ins>
      <w:r w:rsidRPr="00C421D6">
        <w:rPr>
          <w:rFonts w:cs="Times New Roman"/>
          <w:lang w:val="en-GB"/>
        </w:rPr>
        <w:t xml:space="preserve">30% to +50% to account for the uncertainty in projected global warming. </w:t>
      </w:r>
    </w:p>
    <w:bookmarkEnd w:id="2994"/>
    <w:p w14:paraId="22A42043" w14:textId="77777777" w:rsidR="00102875" w:rsidRPr="00C421D6" w:rsidRDefault="00102875" w:rsidP="00102875">
      <w:pPr>
        <w:pStyle w:val="AR6BodyText"/>
        <w:rPr>
          <w:lang w:val="en-GB"/>
        </w:rPr>
      </w:pPr>
    </w:p>
    <w:p w14:paraId="0D767C17" w14:textId="0D1BBC26" w:rsidR="00102875" w:rsidRPr="00C421D6" w:rsidRDefault="00102875" w:rsidP="00102875">
      <w:pPr>
        <w:pStyle w:val="AR6BodyText"/>
        <w:rPr>
          <w:lang w:val="en-GB"/>
        </w:rPr>
      </w:pPr>
      <w:bookmarkStart w:id="3005" w:name="_Hlk66727544"/>
      <w:r w:rsidRPr="00C421D6">
        <w:rPr>
          <w:rFonts w:cs="Times New Roman"/>
          <w:lang w:val="en-GB"/>
        </w:rPr>
        <w:t xml:space="preserve">The regional projections presented in </w:t>
      </w:r>
      <w:del w:id="3006" w:author="Ian Blenkinsop" w:date="2021-07-12T11:30:00Z">
        <w:r w:rsidRPr="00C421D6" w:rsidDel="006E1FE2">
          <w:rPr>
            <w:rFonts w:cs="Times New Roman"/>
            <w:lang w:val="en-GB"/>
          </w:rPr>
          <w:delText xml:space="preserve">the </w:delText>
        </w:r>
      </w:del>
      <w:r w:rsidRPr="00C421D6">
        <w:rPr>
          <w:rFonts w:cs="Times New Roman"/>
          <w:lang w:val="en-GB"/>
        </w:rPr>
        <w:t>FAR</w:t>
      </w:r>
      <w:commentRangeStart w:id="3007"/>
      <w:r w:rsidRPr="00C421D6">
        <w:rPr>
          <w:rFonts w:cs="Times New Roman"/>
          <w:lang w:val="en-GB"/>
        </w:rPr>
        <w:t xml:space="preserve"> </w:t>
      </w:r>
      <w:commentRangeEnd w:id="3007"/>
      <w:r w:rsidR="006E1FE2">
        <w:rPr>
          <w:rStyle w:val="CommentReference"/>
        </w:rPr>
        <w:commentReference w:id="3007"/>
      </w:r>
      <w:r w:rsidRPr="00C421D6">
        <w:rPr>
          <w:rFonts w:cs="Times New Roman"/>
          <w:lang w:val="en-GB"/>
        </w:rPr>
        <w:t xml:space="preserve">are compared to the observed temperature change in the period since 1990 (Figure 1.10), following </w:t>
      </w:r>
      <w:r>
        <w:rPr>
          <w:rFonts w:cs="Times New Roman"/>
        </w:rPr>
        <w:fldChar w:fldCharType="begin" w:fldLock="1"/>
      </w:r>
      <w:r w:rsidR="00E81B0B">
        <w:rPr>
          <w:rFonts w:cs="Times New Roman"/>
          <w:lang w:val="en-GB"/>
        </w:rPr>
        <w:instrText>ADDIN CSL_CITATION { "citationItems" : [ { "id" : "ITEM-1", "itemData" : { "DOI" : "10.1007/s10584-016-1840-9", "ISSN" : "15731480", "abstract" : "The perception of the accuracy of regional climate projections made in the early 1990s about climate change by 2030 may be influenced by how the temperature trend has changed in the 25 years since their publication. However, temperature trends over this period were influenced not only by external forcings such as greenhouse gases but also natural variations. The temperature of Southern Australia, the Sahel, South Asia and Southern Europe are currently within the warming estimates from statements in the early 1990s from the IPCC and CSIRO, assuming a linear trend between 1990 and 2030. However, northern Australia and central North America are currently at the lower limit or below these projections, having featured areas of mult i-year regional cooling during global warming, sometimes called \u2018warming holes\u2019 . Recent climate model simulations suggest that cooling can be expected in the rec ent past and near future in some regions, including in Australia and the US, and that cooling is less likely over 1990 \u2013 2030 than in 1990 \u2013 2015, bringing observations closer to the IPCC and CSIRO warming estimates by 2030. Cooling at the 25-year scale in some regions can be associated with cyclic variability such as the Inter-decadal Pacific Oscillation, or low trend such as in the Southern Ocean. Explicitly communicating the variability in regional warming rates in climate projections, including the possibility of regional warming \u2018 holes \u2019 (or the opposite of \u2018surges\u2019 or \u2018peaks\u2019 ) would help to set more reliable expectations by users of those projections.", "author" : [ { "dropping-particle" : "", "family" : "Grose", "given" : "Michael R.", "non-dropping-particle" : "", "parse-names" : false, "suffix" : "" }, { "dropping-particle" : "", "family" : "Risbey", "given" : "James S.", "non-dropping-particle" : "", "parse-names" : false, "suffix" : "" }, { "dropping-particle" : "", "family" : "Whetton", "given" : "Penny H.", "non-dropping-particle" : "", "parse-names" : false, "suffix" : "" } ], "container-title" : "Climatic Change", "id" : "ITEM-1", "issue" : "2", "issued" : { "date-parts" : [ [ "2017" ] ] }, "page" : "307-322", "title" : "Tracking regional temperature projections from the early 1990s in light of variations in regional warming, including \u2018warming holes\u2019", "translator" : [ { "dropping-particle" : "", "family" : "H2501", "given" : "", "non-dropping-particle" : "", "parse-names" : false, "suffix" : "" } ], "type" : "article-journal", "volume" : "140" }, "uris" : [ "http://www.mendeley.com/documents/?uuid=d9756df6-f2d2-40b7-94cb-d6ce17421658" ] } ], "mendeley" : { "formattedCitation" : "(Grose et al., 2017)", "manualFormatting" : "Grose et al. (2017)", "plainTextFormattedCitation" : "(Grose et al., 2017)", "previouslyFormattedCitation" : "(Grose et al., 2017)" }, "properties" : { "noteIndex" : 0 }, "schema" : "https://github.com/citation-style-language/schema/raw/master/csl-citation.json" }</w:instrText>
      </w:r>
      <w:r>
        <w:rPr>
          <w:rFonts w:cs="Times New Roman"/>
        </w:rPr>
        <w:fldChar w:fldCharType="separate"/>
      </w:r>
      <w:ins w:id="3008" w:author="Robin Matthews" w:date="2021-05-18T16:03:00Z">
        <w:r w:rsidR="00602365">
          <w:rPr>
            <w:rFonts w:cs="Times New Roman"/>
            <w:noProof/>
            <w:lang w:val="en-GB"/>
          </w:rPr>
          <w:t>Grose et al. (2017)</w:t>
        </w:r>
      </w:ins>
      <w:del w:id="3009" w:author="Robin Matthews" w:date="2021-05-18T16:03:00Z">
        <w:r w:rsidRPr="00C421D6" w:rsidDel="00602365">
          <w:rPr>
            <w:rFonts w:cs="Times New Roman"/>
            <w:noProof/>
            <w:lang w:val="en-GB"/>
          </w:rPr>
          <w:delText>Grose et al. (2017)</w:delText>
        </w:r>
      </w:del>
      <w:r>
        <w:rPr>
          <w:rFonts w:cs="Times New Roman"/>
        </w:rPr>
        <w:fldChar w:fldCharType="end"/>
      </w:r>
      <w:r w:rsidRPr="00C421D6">
        <w:rPr>
          <w:rFonts w:cs="Times New Roman"/>
          <w:lang w:val="en-GB"/>
        </w:rPr>
        <w:t xml:space="preserve">. Subsequent observed temperature change has tracked within the FAR projected range for the best estimate of regional warming in the Sahel, South Asia and </w:t>
      </w:r>
      <w:del w:id="3010" w:author="Ian Blenkinsop" w:date="2021-07-05T15:41:00Z">
        <w:r w:rsidRPr="00C421D6" w:rsidDel="00747B6D">
          <w:rPr>
            <w:rFonts w:cs="Times New Roman"/>
            <w:lang w:val="en-GB"/>
          </w:rPr>
          <w:delText xml:space="preserve">Southern </w:delText>
        </w:r>
      </w:del>
      <w:ins w:id="3011" w:author="Ian Blenkinsop" w:date="2021-07-05T15:41:00Z">
        <w:r w:rsidR="00747B6D">
          <w:rPr>
            <w:rFonts w:cs="Times New Roman"/>
            <w:lang w:val="en-GB"/>
          </w:rPr>
          <w:t>s</w:t>
        </w:r>
        <w:r w:rsidR="00747B6D" w:rsidRPr="00C421D6">
          <w:rPr>
            <w:rFonts w:cs="Times New Roman"/>
            <w:lang w:val="en-GB"/>
          </w:rPr>
          <w:t xml:space="preserve">outhern </w:t>
        </w:r>
      </w:ins>
      <w:r w:rsidRPr="00C421D6">
        <w:rPr>
          <w:rFonts w:cs="Times New Roman"/>
          <w:lang w:val="en-GB"/>
        </w:rPr>
        <w:t xml:space="preserve">Europe. </w:t>
      </w:r>
      <w:commentRangeStart w:id="3012"/>
      <w:r w:rsidRPr="00C421D6">
        <w:rPr>
          <w:lang w:val="en-GB"/>
        </w:rPr>
        <w:t>T</w:t>
      </w:r>
      <w:r w:rsidRPr="00C421D6">
        <w:rPr>
          <w:rFonts w:cs="Times New Roman"/>
          <w:lang w:val="en-GB"/>
        </w:rPr>
        <w:t xml:space="preserve">emperature change has tracked at or below this range for the </w:t>
      </w:r>
      <w:del w:id="3013" w:author="Ian Blenkinsop" w:date="2021-07-05T15:41:00Z">
        <w:r w:rsidRPr="00C421D6" w:rsidDel="00747B6D">
          <w:rPr>
            <w:rFonts w:cs="Times New Roman"/>
            <w:lang w:val="en-GB"/>
          </w:rPr>
          <w:delText xml:space="preserve">Central </w:delText>
        </w:r>
      </w:del>
      <w:ins w:id="3014" w:author="Ian Blenkinsop" w:date="2021-07-05T15:41:00Z">
        <w:r w:rsidR="00747B6D">
          <w:rPr>
            <w:rFonts w:cs="Times New Roman"/>
            <w:lang w:val="en-GB"/>
          </w:rPr>
          <w:t>c</w:t>
        </w:r>
        <w:r w:rsidR="00747B6D" w:rsidRPr="00C421D6">
          <w:rPr>
            <w:rFonts w:cs="Times New Roman"/>
            <w:lang w:val="en-GB"/>
          </w:rPr>
          <w:t xml:space="preserve">entral </w:t>
        </w:r>
      </w:ins>
      <w:r w:rsidRPr="00C421D6">
        <w:rPr>
          <w:rFonts w:cs="Times New Roman"/>
          <w:lang w:val="en-GB"/>
        </w:rPr>
        <w:t>North America and Australia</w:t>
      </w:r>
      <w:ins w:id="3015" w:author="Ian Blenkinsop" w:date="2021-07-05T15:41:00Z">
        <w:r w:rsidR="00747B6D">
          <w:rPr>
            <w:rFonts w:cs="Times New Roman"/>
            <w:lang w:val="en-GB"/>
          </w:rPr>
          <w:t xml:space="preserve"> regions</w:t>
        </w:r>
      </w:ins>
      <w:r w:rsidRPr="00C421D6">
        <w:rPr>
          <w:rFonts w:cs="Times New Roman"/>
          <w:lang w:val="en-GB"/>
        </w:rPr>
        <w:t xml:space="preserve">, </w:t>
      </w:r>
      <w:r w:rsidRPr="00C421D6">
        <w:rPr>
          <w:lang w:val="en-GB"/>
        </w:rPr>
        <w:t>yet remains</w:t>
      </w:r>
      <w:r w:rsidRPr="00C421D6">
        <w:rPr>
          <w:rFonts w:cs="Times New Roman"/>
          <w:lang w:val="en-GB"/>
        </w:rPr>
        <w:t xml:space="preserve"> within the range reduced by 30% to </w:t>
      </w:r>
      <w:r w:rsidRPr="00C421D6">
        <w:rPr>
          <w:lang w:val="en-GB"/>
        </w:rPr>
        <w:t>generate</w:t>
      </w:r>
      <w:r w:rsidRPr="00C421D6">
        <w:rPr>
          <w:rFonts w:cs="Times New Roman"/>
          <w:lang w:val="en-GB"/>
        </w:rPr>
        <w:t xml:space="preserve"> </w:t>
      </w:r>
      <w:del w:id="3016" w:author="Ian Blenkinsop" w:date="2021-07-12T11:31:00Z">
        <w:r w:rsidRPr="00C421D6" w:rsidDel="001C25EB">
          <w:rPr>
            <w:lang w:val="en-GB"/>
          </w:rPr>
          <w:delText xml:space="preserve">the </w:delText>
        </w:r>
      </w:del>
      <w:r w:rsidRPr="00C421D6">
        <w:rPr>
          <w:lang w:val="en-GB"/>
        </w:rPr>
        <w:t>FAR’s</w:t>
      </w:r>
      <w:r w:rsidRPr="00C421D6">
        <w:rPr>
          <w:rFonts w:cs="Times New Roman"/>
          <w:lang w:val="en-GB"/>
        </w:rPr>
        <w:t xml:space="preserve"> lower global warming estimate, consistent with the smaller observed estimate of radiative forcing compared to the FAR central estimate.</w:t>
      </w:r>
      <w:commentRangeEnd w:id="3012"/>
      <w:r w:rsidR="00747B6D">
        <w:rPr>
          <w:rStyle w:val="CommentReference"/>
        </w:rPr>
        <w:commentReference w:id="3012"/>
      </w:r>
      <w:r w:rsidRPr="00C421D6">
        <w:rPr>
          <w:rFonts w:cs="Times New Roman"/>
          <w:lang w:val="en-GB"/>
        </w:rPr>
        <w:t xml:space="preserve"> Note that the projections assessed in Chapter 4 of </w:t>
      </w:r>
      <w:del w:id="3017" w:author="Ian Blenkinsop" w:date="2021-07-05T15:42:00Z">
        <w:r w:rsidRPr="00C421D6" w:rsidDel="006572E9">
          <w:rPr>
            <w:rFonts w:cs="Times New Roman"/>
            <w:lang w:val="en-GB"/>
          </w:rPr>
          <w:delText>AR6 WGI</w:delText>
        </w:r>
      </w:del>
      <w:ins w:id="3018" w:author="Ian Blenkinsop" w:date="2021-07-05T15:42:00Z">
        <w:r w:rsidR="006572E9">
          <w:rPr>
            <w:rFonts w:cs="Times New Roman"/>
            <w:lang w:val="en-GB"/>
          </w:rPr>
          <w:t>this Repo</w:t>
        </w:r>
      </w:ins>
      <w:ins w:id="3019" w:author="Ian Blenkinsop" w:date="2021-07-05T15:43:00Z">
        <w:r w:rsidR="006572E9">
          <w:rPr>
            <w:rFonts w:cs="Times New Roman"/>
            <w:lang w:val="en-GB"/>
          </w:rPr>
          <w:t>rt</w:t>
        </w:r>
      </w:ins>
      <w:r w:rsidRPr="00C421D6">
        <w:rPr>
          <w:rFonts w:cs="Times New Roman"/>
          <w:lang w:val="en-GB"/>
        </w:rPr>
        <w:t xml:space="preserve"> suggest that global temperatures will be around 1.2°C–1.8°C above 1850</w:t>
      </w:r>
      <w:r w:rsidRPr="00C421D6">
        <w:rPr>
          <w:rFonts w:ascii="Arial" w:hAnsi="Arial" w:cs="Arial"/>
          <w:color w:val="202122"/>
          <w:sz w:val="21"/>
          <w:szCs w:val="21"/>
          <w:shd w:val="clear" w:color="auto" w:fill="FDFDFD"/>
          <w:lang w:val="en-GB"/>
        </w:rPr>
        <w:t>–</w:t>
      </w:r>
      <w:r w:rsidRPr="00C421D6">
        <w:rPr>
          <w:rFonts w:cs="Times New Roman"/>
          <w:lang w:val="en-GB"/>
        </w:rPr>
        <w:t xml:space="preserve">1900 </w:t>
      </w:r>
      <w:ins w:id="3020" w:author="Ian Blenkinsop" w:date="2021-07-05T15:43:00Z">
        <w:r w:rsidR="006572E9">
          <w:rPr>
            <w:rFonts w:cs="Times New Roman"/>
            <w:lang w:val="en-GB"/>
          </w:rPr>
          <w:t xml:space="preserve">levels </w:t>
        </w:r>
      </w:ins>
      <w:r w:rsidRPr="00C421D6">
        <w:rPr>
          <w:rFonts w:cs="Times New Roman"/>
          <w:lang w:val="en-GB"/>
        </w:rPr>
        <w:t xml:space="preserve">by 2030, </w:t>
      </w:r>
      <w:ins w:id="3021" w:author="Ian Blenkinsop" w:date="2021-07-05T15:43:00Z">
        <w:r w:rsidR="006572E9">
          <w:rPr>
            <w:rFonts w:cs="Times New Roman"/>
            <w:lang w:val="en-GB"/>
          </w:rPr>
          <w:t xml:space="preserve">a range which is </w:t>
        </w:r>
      </w:ins>
      <w:r w:rsidRPr="00C421D6">
        <w:rPr>
          <w:rFonts w:cs="Times New Roman"/>
          <w:lang w:val="en-GB"/>
        </w:rPr>
        <w:t>also lower than the FAR central estimate.</w:t>
      </w:r>
    </w:p>
    <w:bookmarkEnd w:id="3005"/>
    <w:p w14:paraId="1583385A" w14:textId="77777777" w:rsidR="00102875" w:rsidRPr="00C421D6" w:rsidRDefault="00102875" w:rsidP="00102875">
      <w:pPr>
        <w:pStyle w:val="AR6BodyText"/>
        <w:rPr>
          <w:lang w:val="en-GB"/>
        </w:rPr>
      </w:pPr>
    </w:p>
    <w:p w14:paraId="66159ECC" w14:textId="60722ECB" w:rsidR="00102875" w:rsidRPr="00C421D6" w:rsidRDefault="00102875" w:rsidP="00102875">
      <w:pPr>
        <w:pStyle w:val="AR6BodyText"/>
        <w:rPr>
          <w:lang w:val="en-GB"/>
        </w:rPr>
      </w:pPr>
      <w:r w:rsidRPr="00C421D6">
        <w:rPr>
          <w:lang w:val="en-GB"/>
        </w:rPr>
        <w:t xml:space="preserve">Overall, there is </w:t>
      </w:r>
      <w:r w:rsidRPr="00C421D6">
        <w:rPr>
          <w:i/>
          <w:iCs/>
          <w:lang w:val="en-GB"/>
        </w:rPr>
        <w:t>medium confidence</w:t>
      </w:r>
      <w:r w:rsidRPr="00C421D6">
        <w:rPr>
          <w:lang w:val="en-GB"/>
        </w:rPr>
        <w:t xml:space="preserve"> that past projections of global temperature are consistent with </w:t>
      </w:r>
      <w:r w:rsidRPr="00C421D6">
        <w:rPr>
          <w:lang w:val="en-GB"/>
        </w:rPr>
        <w:lastRenderedPageBreak/>
        <w:t>subsequent observations, especially when accounting for the difference in radiative forcings used and those which actually occurred (</w:t>
      </w:r>
      <w:r w:rsidRPr="00C421D6">
        <w:rPr>
          <w:i/>
          <w:lang w:val="en-GB"/>
        </w:rPr>
        <w:t>limited evidence</w:t>
      </w:r>
      <w:r w:rsidR="00104968">
        <w:rPr>
          <w:i/>
          <w:lang w:val="en-GB"/>
        </w:rPr>
        <w:t xml:space="preserve">, </w:t>
      </w:r>
      <w:r w:rsidR="00104968" w:rsidRPr="00C421D6">
        <w:rPr>
          <w:i/>
          <w:lang w:val="en-GB"/>
        </w:rPr>
        <w:t>high agreement</w:t>
      </w:r>
      <w:r w:rsidRPr="00C421D6">
        <w:rPr>
          <w:lang w:val="en-GB"/>
        </w:rPr>
        <w:t xml:space="preserve">). </w:t>
      </w:r>
      <w:ins w:id="3022" w:author="Ian Blenkinsop" w:date="2021-07-05T15:44:00Z">
        <w:r w:rsidR="006572E9">
          <w:rPr>
            <w:lang w:val="en-GB"/>
          </w:rPr>
          <w:t xml:space="preserve">The </w:t>
        </w:r>
      </w:ins>
      <w:r w:rsidRPr="00C421D6">
        <w:rPr>
          <w:lang w:val="en-GB"/>
        </w:rPr>
        <w:t xml:space="preserve">FAR regional projections are broadly consistent with subsequent observations, allowing for regional-scale climate variability and differences in projected and actual forcings. There is </w:t>
      </w:r>
      <w:r w:rsidRPr="00C421D6">
        <w:rPr>
          <w:i/>
          <w:iCs/>
          <w:lang w:val="en-GB"/>
        </w:rPr>
        <w:t>medium confidence</w:t>
      </w:r>
      <w:r w:rsidRPr="00C421D6">
        <w:rPr>
          <w:lang w:val="en-GB"/>
        </w:rPr>
        <w:t xml:space="preserve"> that the spatial warming pattern has been reliably projected in past IPCC reports (</w:t>
      </w:r>
      <w:r w:rsidRPr="00C421D6">
        <w:rPr>
          <w:i/>
          <w:lang w:val="en-GB"/>
        </w:rPr>
        <w:t>limited evidence</w:t>
      </w:r>
      <w:r w:rsidR="00104968">
        <w:rPr>
          <w:i/>
          <w:lang w:val="en-GB"/>
        </w:rPr>
        <w:t xml:space="preserve">, </w:t>
      </w:r>
      <w:r w:rsidR="00104968" w:rsidRPr="00C421D6">
        <w:rPr>
          <w:i/>
          <w:lang w:val="en-GB"/>
        </w:rPr>
        <w:t>high agreement</w:t>
      </w:r>
      <w:r w:rsidRPr="00C421D6">
        <w:rPr>
          <w:lang w:val="en-GB"/>
        </w:rPr>
        <w:t>).</w:t>
      </w:r>
    </w:p>
    <w:p w14:paraId="6679EA99" w14:textId="77777777" w:rsidR="00102875" w:rsidRPr="00C421D6" w:rsidRDefault="00102875" w:rsidP="00102875">
      <w:pPr>
        <w:pStyle w:val="AR6BodyText"/>
        <w:rPr>
          <w:lang w:val="en-GB"/>
        </w:rPr>
      </w:pPr>
    </w:p>
    <w:p w14:paraId="6E29DE66" w14:textId="77777777" w:rsidR="00102875" w:rsidRPr="00C421D6" w:rsidRDefault="00102875" w:rsidP="00102875">
      <w:pPr>
        <w:pStyle w:val="AR6BodyText"/>
        <w:rPr>
          <w:lang w:val="en-GB"/>
        </w:rPr>
      </w:pPr>
    </w:p>
    <w:p w14:paraId="5745E1B2" w14:textId="7FB8907B" w:rsidR="00102875" w:rsidRPr="009D46EB" w:rsidRDefault="00102875" w:rsidP="00102875">
      <w:pPr>
        <w:pStyle w:val="Normal1"/>
        <w:pBdr>
          <w:top w:val="nil"/>
          <w:left w:val="nil"/>
          <w:bottom w:val="nil"/>
          <w:right w:val="nil"/>
          <w:between w:val="nil"/>
        </w:pBdr>
        <w:rPr>
          <w:color w:val="000000"/>
        </w:rPr>
      </w:pPr>
      <w:r w:rsidRPr="009D46EB">
        <w:rPr>
          <w:b/>
          <w:color w:val="000000"/>
        </w:rPr>
        <w:t>[START FIGURE 1</w:t>
      </w:r>
      <w:r w:rsidRPr="009D46EB">
        <w:rPr>
          <w:b/>
        </w:rPr>
        <w:t>.</w:t>
      </w:r>
      <w:r>
        <w:rPr>
          <w:b/>
        </w:rPr>
        <w:t>10</w:t>
      </w:r>
      <w:r w:rsidRPr="009D46EB">
        <w:rPr>
          <w:b/>
          <w:color w:val="000000"/>
        </w:rPr>
        <w:t xml:space="preserve"> HERE]</w:t>
      </w:r>
    </w:p>
    <w:p w14:paraId="2EF04035" w14:textId="77777777" w:rsidR="00102875" w:rsidRPr="004739C4" w:rsidRDefault="00102875" w:rsidP="00102875">
      <w:pPr>
        <w:pStyle w:val="Normal1"/>
        <w:pBdr>
          <w:top w:val="nil"/>
          <w:left w:val="nil"/>
          <w:bottom w:val="nil"/>
          <w:right w:val="nil"/>
          <w:between w:val="nil"/>
        </w:pBdr>
        <w:ind w:left="1134" w:hanging="1134"/>
        <w:rPr>
          <w:b/>
          <w:color w:val="000000"/>
        </w:rPr>
      </w:pPr>
    </w:p>
    <w:p w14:paraId="58A7E11E" w14:textId="6B8DBB44" w:rsidR="0036223C" w:rsidRPr="003264E0" w:rsidRDefault="0036223C" w:rsidP="0036223C">
      <w:pPr>
        <w:pStyle w:val="AR6Chap1Figure"/>
        <w:rPr>
          <w:lang w:val="en-GB"/>
        </w:rPr>
      </w:pPr>
      <w:bookmarkStart w:id="3023" w:name="_Hlk66797385"/>
      <w:r w:rsidRPr="003264E0">
        <w:rPr>
          <w:b/>
          <w:bCs/>
          <w:lang w:val="en-GB"/>
        </w:rPr>
        <w:t>Range of projected temperature change for 1990</w:t>
      </w:r>
      <w:r>
        <w:rPr>
          <w:b/>
          <w:bCs/>
          <w:lang w:val="en-GB"/>
        </w:rPr>
        <w:t>–</w:t>
      </w:r>
      <w:r w:rsidRPr="003264E0">
        <w:rPr>
          <w:b/>
          <w:bCs/>
          <w:lang w:val="en-GB"/>
        </w:rPr>
        <w:t>2030 for various regions defined in</w:t>
      </w:r>
      <w:r>
        <w:rPr>
          <w:b/>
          <w:bCs/>
          <w:lang w:val="en-GB"/>
        </w:rPr>
        <w:t xml:space="preserve"> IPCC Fir</w:t>
      </w:r>
      <w:commentRangeStart w:id="3024"/>
      <w:r>
        <w:rPr>
          <w:b/>
          <w:bCs/>
          <w:lang w:val="en-GB"/>
        </w:rPr>
        <w:t xml:space="preserve">st </w:t>
      </w:r>
      <w:commentRangeEnd w:id="3024"/>
      <w:r w:rsidR="00512141">
        <w:rPr>
          <w:rStyle w:val="CommentReference"/>
        </w:rPr>
        <w:commentReference w:id="3024"/>
      </w:r>
      <w:r>
        <w:rPr>
          <w:b/>
          <w:bCs/>
          <w:lang w:val="en-GB"/>
        </w:rPr>
        <w:t>Assessment Report (</w:t>
      </w:r>
      <w:r w:rsidRPr="003264E0">
        <w:rPr>
          <w:b/>
          <w:bCs/>
          <w:lang w:val="en-GB"/>
        </w:rPr>
        <w:t>FAR</w:t>
      </w:r>
      <w:r>
        <w:rPr>
          <w:b/>
          <w:bCs/>
          <w:lang w:val="en-GB"/>
        </w:rPr>
        <w:t>)</w:t>
      </w:r>
      <w:r w:rsidRPr="003264E0">
        <w:rPr>
          <w:b/>
          <w:bCs/>
          <w:lang w:val="en-GB"/>
        </w:rPr>
        <w:t>.</w:t>
      </w:r>
      <w:r w:rsidRPr="003264E0">
        <w:rPr>
          <w:lang w:val="en-GB"/>
        </w:rPr>
        <w:t xml:space="preserve">The left panel shows the FAR projections </w:t>
      </w:r>
      <w:r w:rsidRPr="003264E0">
        <w:rPr>
          <w:b/>
          <w:bCs/>
          <w:lang w:val="en-GB"/>
        </w:rPr>
        <w:fldChar w:fldCharType="begin" w:fldLock="1"/>
      </w:r>
      <w:r w:rsidR="00A94565">
        <w:rPr>
          <w:b/>
          <w:bCs/>
          <w:lang w:val="en-GB"/>
        </w:rPr>
        <w:instrText>ADDIN CSL_CITATION { "citationItems" : [ { "id" : "ITEM-1", "itemData" : { "DOI" : "https://www.ipcc.ch/report/ar1/wg1", "ISBN" : "052140360X", "author" : [ { "dropping-particle" : "", "family" : "IPCC", "given" : "", "non-dropping-particle" : "", "parse-names" : false, "suffix" : "" } ], "editor" : [ { "dropping-particle" : "", "family" : "Houghton", "given" : "J. T.", "non-dropping-particle" : "", "parse-names" : false, "suffix" : "" }, { "dropping-particle" : "", "family" : "Jenkins", "given" : "G. J.", "non-dropping-particle" : "", "parse-names" : false, "suffix" : "" }, { "dropping-particle" : "", "family" : "Ephraums", "given" : "J. J.", "non-dropping-particle" : "", "parse-names" : false, "suffix" : "" } ], "id" : "ITEM-1", "issued" : { "date-parts" : [ [ "1990" ] ] }, "number-of-pages" : "365", "publisher" : "Cambridge University Press", "publisher-place" : "Cambridge, United Kingdom and New York, NY, USA", "title" : "Climate Change: The IPCC Scientific Assessment", "translator" : [ { "dropping-particle" : "", "family" : "H3287", "given" : "Rt12", "non-dropping-particle" : "", "parse-names" : false, "suffix" : "" } ], "type" : "report" }, "uris" : [ "http://www.mendeley.com/documents/?uuid=16db1bd4-14f0-4228-b69d-ffcb3a8679a6" ] } ], "mendeley" : { "formattedCitation" : "(IPCC, 1990a)", "plainTextFormattedCitation" : "(IPCC, 1990a)", "previouslyFormattedCitation" : "(IPCC, 1990a)" }, "properties" : { "noteIndex" : 0 }, "schema" : "https://github.com/citation-style-language/schema/raw/master/csl-citation.json" }</w:instrText>
      </w:r>
      <w:r w:rsidRPr="003264E0">
        <w:rPr>
          <w:b/>
          <w:bCs/>
          <w:lang w:val="en-GB"/>
        </w:rPr>
        <w:fldChar w:fldCharType="separate"/>
      </w:r>
      <w:ins w:id="3025" w:author="Robin Matthews" w:date="2021-05-18T16:03:00Z">
        <w:r w:rsidR="00602365">
          <w:rPr>
            <w:bCs/>
            <w:noProof/>
            <w:lang w:val="en-GB"/>
          </w:rPr>
          <w:t>(IPCC, 1990a)</w:t>
        </w:r>
      </w:ins>
      <w:del w:id="3026" w:author="Robin Matthews" w:date="2021-05-18T16:03:00Z">
        <w:r w:rsidRPr="003264E0" w:rsidDel="00602365">
          <w:rPr>
            <w:bCs/>
            <w:noProof/>
            <w:lang w:val="en-GB"/>
          </w:rPr>
          <w:delText>(IPCC, 1990a)</w:delText>
        </w:r>
      </w:del>
      <w:r w:rsidRPr="003264E0">
        <w:rPr>
          <w:b/>
          <w:bCs/>
          <w:lang w:val="en-GB"/>
        </w:rPr>
        <w:fldChar w:fldCharType="end"/>
      </w:r>
      <w:r>
        <w:rPr>
          <w:b/>
          <w:bCs/>
          <w:lang w:val="en-GB"/>
        </w:rPr>
        <w:t xml:space="preserve"> </w:t>
      </w:r>
      <w:r w:rsidRPr="003264E0">
        <w:rPr>
          <w:lang w:val="en-GB"/>
        </w:rPr>
        <w:t>for Southern Europe</w:t>
      </w:r>
      <w:r>
        <w:rPr>
          <w:lang w:val="en-GB"/>
        </w:rPr>
        <w:t>,</w:t>
      </w:r>
      <w:r w:rsidRPr="003264E0">
        <w:rPr>
          <w:lang w:val="en-GB"/>
        </w:rPr>
        <w:t xml:space="preserve"> with darker </w:t>
      </w:r>
      <w:del w:id="3027" w:author="Clotilde Pean" w:date="2021-06-21T11:45:00Z">
        <w:r w:rsidRPr="003264E0" w:rsidDel="00512141">
          <w:rPr>
            <w:lang w:val="en-GB"/>
          </w:rPr>
          <w:delText>red bands</w:delText>
        </w:r>
      </w:del>
      <w:ins w:id="3028" w:author="Clotilde Pean" w:date="2021-06-21T11:45:00Z">
        <w:r w:rsidR="00512141">
          <w:rPr>
            <w:lang w:val="en-GB"/>
          </w:rPr>
          <w:t>blue shade</w:t>
        </w:r>
      </w:ins>
      <w:r w:rsidRPr="003264E0">
        <w:rPr>
          <w:lang w:val="en-GB"/>
        </w:rPr>
        <w:t xml:space="preserve"> representing the range of projected change given for the best estimate of 1.8°C global warming since pre-industrial to 2030, and the fainter </w:t>
      </w:r>
      <w:del w:id="3029" w:author="Clotilde Pean" w:date="2021-06-21T11:46:00Z">
        <w:r w:rsidRPr="003264E0" w:rsidDel="00512141">
          <w:rPr>
            <w:lang w:val="en-GB"/>
          </w:rPr>
          <w:delText>red bands</w:delText>
        </w:r>
      </w:del>
      <w:ins w:id="3030" w:author="Clotilde Pean" w:date="2021-06-21T11:46:00Z">
        <w:r w:rsidR="00512141">
          <w:rPr>
            <w:lang w:val="en-GB"/>
          </w:rPr>
          <w:t>blue shade</w:t>
        </w:r>
      </w:ins>
      <w:r w:rsidRPr="003264E0">
        <w:rPr>
          <w:lang w:val="en-GB"/>
        </w:rPr>
        <w:t xml:space="preserve"> show the range scaled by </w:t>
      </w:r>
      <w:r>
        <w:rPr>
          <w:b/>
          <w:bCs/>
          <w:lang w:val="en-GB"/>
        </w:rPr>
        <w:t>–</w:t>
      </w:r>
      <w:r w:rsidRPr="003264E0">
        <w:rPr>
          <w:lang w:val="en-GB"/>
        </w:rPr>
        <w:t>30% to +50% for lower and higher estimates of global warming. Blue lines show the regionally averaged observations from several global temperature gridded datasets, and blue dashed lines show the linear trends in those datasets for 1990</w:t>
      </w:r>
      <w:r w:rsidRPr="003264E0">
        <w:rPr>
          <w:rFonts w:ascii="Arial" w:hAnsi="Arial" w:cs="Arial"/>
          <w:color w:val="202122"/>
          <w:sz w:val="21"/>
          <w:szCs w:val="21"/>
          <w:shd w:val="clear" w:color="auto" w:fill="FDFDFD"/>
          <w:lang w:val="en-GB"/>
        </w:rPr>
        <w:t>–</w:t>
      </w:r>
      <w:r w:rsidRPr="003264E0">
        <w:rPr>
          <w:lang w:val="en-GB"/>
        </w:rPr>
        <w:t xml:space="preserve">2020 extrapolated to 2030. Observed datasets are: HadCRUT5, Cowtan and Way, GISTEMP, Berkeley Earth and NOAA GlobalTemp. The inset map shows the definition of the FAR regions used. The right panel shows projected temperature changes by 2030 for the various FAR regions, compared to the extrapolated observational trends, following </w:t>
      </w:r>
      <w:r w:rsidRPr="003264E0">
        <w:rPr>
          <w:lang w:val="en-GB"/>
        </w:rPr>
        <w:fldChar w:fldCharType="begin" w:fldLock="1"/>
      </w:r>
      <w:r w:rsidR="00E81B0B">
        <w:rPr>
          <w:lang w:val="en-GB"/>
        </w:rPr>
        <w:instrText>ADDIN CSL_CITATION { "citationItems" : [ { "id" : "ITEM-1", "itemData" : { "DOI" : "10.1007/s10584-016-1840-9", "ISSN" : "15731480", "abstract" : "The perception of the accuracy of regional climate projections made in the early 1990s about climate change by 2030 may be influenced by how the temperature trend has changed in the 25 years since their publication. However, temperature trends over this period were influenced not only by external forcings such as greenhouse gases but also natural variations. The temperature of Southern Australia, the Sahel, South Asia and Southern Europe are currently within the warming estimates from statements in the early 1990s from the IPCC and CSIRO, assuming a linear trend between 1990 and 2030. However, northern Australia and central North America are currently at the lower limit or below these projections, having featured areas of mult i-year regional cooling during global warming, sometimes called \u2018warming holes\u2019 . Recent climate model simulations suggest that cooling can be expected in the rec ent past and near future in some regions, including in Australia and the US, and that cooling is less likely over 1990 \u2013 2030 than in 1990 \u2013 2015, bringing observations closer to the IPCC and CSIRO warming estimates by 2030. Cooling at the 25-year scale in some regions can be associated with cyclic variability such as the Inter-decadal Pacific Oscillation, or low trend such as in the Southern Ocean. Explicitly communicating the variability in regional warming rates in climate projections, including the possibility of regional warming \u2018 holes \u2019 (or the opposite of \u2018surges\u2019 or \u2018peaks\u2019 ) would help to set more reliable expectations by users of those projections.", "author" : [ { "dropping-particle" : "", "family" : "Grose", "given" : "Michael R.", "non-dropping-particle" : "", "parse-names" : false, "suffix" : "" }, { "dropping-particle" : "", "family" : "Risbey", "given" : "James S.", "non-dropping-particle" : "", "parse-names" : false, "suffix" : "" }, { "dropping-particle" : "", "family" : "Whetton", "given" : "Penny H.", "non-dropping-particle" : "", "parse-names" : false, "suffix" : "" } ], "container-title" : "Climatic Change", "id" : "ITEM-1", "issue" : "2", "issued" : { "date-parts" : [ [ "2017" ] ] }, "page" : "307-322", "title" : "Tracking regional temperature projections from the early 1990s in light of variations in regional warming, including \u2018warming holes\u2019", "translator" : [ { "dropping-particle" : "", "family" : "H2501", "given" : "", "non-dropping-particle" : "", "parse-names" : false, "suffix" : "" } ], "type" : "article-journal", "volume" : "140" }, "uris" : [ "http://www.mendeley.com/documents/?uuid=d9756df6-f2d2-40b7-94cb-d6ce17421658" ] } ], "mendeley" : { "formattedCitation" : "(Grose et al., 2017)", "manualFormatting" : "Grose et al. (2017)", "plainTextFormattedCitation" : "(Grose et al., 2017)", "previouslyFormattedCitation" : "(Grose et al., 2017)" }, "properties" : { "noteIndex" : 0 }, "schema" : "https://github.com/citation-style-language/schema/raw/master/csl-citation.json" }</w:instrText>
      </w:r>
      <w:r w:rsidRPr="003264E0">
        <w:rPr>
          <w:lang w:val="en-GB"/>
        </w:rPr>
        <w:fldChar w:fldCharType="separate"/>
      </w:r>
      <w:ins w:id="3031" w:author="Robin Matthews" w:date="2021-05-18T16:03:00Z">
        <w:r w:rsidR="00602365">
          <w:rPr>
            <w:noProof/>
            <w:lang w:val="en-GB"/>
          </w:rPr>
          <w:t>Grose et al. (2017)</w:t>
        </w:r>
      </w:ins>
      <w:del w:id="3032" w:author="Robin Matthews" w:date="2021-05-18T16:03:00Z">
        <w:r w:rsidRPr="003264E0" w:rsidDel="00602365">
          <w:rPr>
            <w:noProof/>
            <w:lang w:val="en-GB"/>
          </w:rPr>
          <w:delText>Grose et al. (2017)</w:delText>
        </w:r>
      </w:del>
      <w:r w:rsidRPr="003264E0">
        <w:rPr>
          <w:lang w:val="en-GB"/>
        </w:rPr>
        <w:fldChar w:fldCharType="end"/>
      </w:r>
      <w:r w:rsidRPr="003264E0">
        <w:rPr>
          <w:lang w:val="en-GB"/>
        </w:rPr>
        <w:t>.</w:t>
      </w:r>
      <w:r w:rsidR="000E0308">
        <w:rPr>
          <w:lang w:val="en-GB"/>
        </w:rPr>
        <w:t xml:space="preserve"> </w:t>
      </w:r>
      <w:r w:rsidR="000E0308" w:rsidRPr="00E35E42">
        <w:rPr>
          <w:rFonts w:cs="Times New Roman"/>
          <w:szCs w:val="20"/>
          <w:lang w:val="en-US"/>
        </w:rPr>
        <w:t>Further details on data sources and processing are available in the chapter data table (Table 1.SM.1).</w:t>
      </w:r>
    </w:p>
    <w:bookmarkEnd w:id="3023"/>
    <w:p w14:paraId="007496F9" w14:textId="77777777" w:rsidR="00102875" w:rsidRPr="009D46EB" w:rsidRDefault="00102875" w:rsidP="00102875">
      <w:pPr>
        <w:pStyle w:val="Normal1"/>
        <w:pBdr>
          <w:top w:val="nil"/>
          <w:left w:val="nil"/>
          <w:bottom w:val="nil"/>
          <w:right w:val="nil"/>
          <w:between w:val="nil"/>
        </w:pBdr>
        <w:rPr>
          <w:color w:val="000000"/>
        </w:rPr>
      </w:pPr>
    </w:p>
    <w:p w14:paraId="13D08C33" w14:textId="77777777" w:rsidR="00102875" w:rsidRPr="009D46EB" w:rsidRDefault="00102875" w:rsidP="00102875">
      <w:pPr>
        <w:pStyle w:val="Normal1"/>
        <w:pBdr>
          <w:top w:val="nil"/>
          <w:left w:val="nil"/>
          <w:bottom w:val="nil"/>
          <w:right w:val="nil"/>
          <w:between w:val="nil"/>
        </w:pBdr>
        <w:rPr>
          <w:b/>
          <w:color w:val="000000"/>
        </w:rPr>
      </w:pPr>
      <w:r w:rsidRPr="009D46EB">
        <w:rPr>
          <w:b/>
          <w:color w:val="000000"/>
        </w:rPr>
        <w:t>[END FIGURE 1.</w:t>
      </w:r>
      <w:r>
        <w:rPr>
          <w:b/>
        </w:rPr>
        <w:t>10</w:t>
      </w:r>
      <w:r w:rsidRPr="009D46EB">
        <w:rPr>
          <w:b/>
          <w:color w:val="000000"/>
        </w:rPr>
        <w:t xml:space="preserve"> HERE]</w:t>
      </w:r>
    </w:p>
    <w:p w14:paraId="429F4DC8" w14:textId="77777777" w:rsidR="00102875" w:rsidRPr="009D46EB" w:rsidRDefault="00102875" w:rsidP="00102875">
      <w:pPr>
        <w:pStyle w:val="Normal1"/>
        <w:pBdr>
          <w:top w:val="nil"/>
          <w:left w:val="nil"/>
          <w:bottom w:val="nil"/>
          <w:right w:val="nil"/>
          <w:between w:val="nil"/>
        </w:pBdr>
        <w:rPr>
          <w:b/>
          <w:color w:val="000000"/>
        </w:rPr>
      </w:pPr>
    </w:p>
    <w:p w14:paraId="7477BB0C" w14:textId="77777777" w:rsidR="00102875" w:rsidRPr="009D46EB" w:rsidRDefault="00102875" w:rsidP="00102875">
      <w:pPr>
        <w:pStyle w:val="Normal1"/>
        <w:pBdr>
          <w:top w:val="nil"/>
          <w:left w:val="nil"/>
          <w:bottom w:val="nil"/>
          <w:right w:val="nil"/>
          <w:between w:val="nil"/>
        </w:pBdr>
        <w:rPr>
          <w:b/>
          <w:color w:val="000000"/>
        </w:rPr>
      </w:pPr>
    </w:p>
    <w:p w14:paraId="304FA529" w14:textId="0BF7AA61" w:rsidR="00102875" w:rsidRPr="009D46EB" w:rsidRDefault="00102875" w:rsidP="00102875">
      <w:pPr>
        <w:pStyle w:val="Normal1"/>
        <w:pBdr>
          <w:top w:val="nil"/>
          <w:left w:val="nil"/>
          <w:bottom w:val="nil"/>
          <w:right w:val="nil"/>
          <w:between w:val="nil"/>
        </w:pBdr>
        <w:rPr>
          <w:b/>
          <w:color w:val="000000"/>
        </w:rPr>
      </w:pPr>
      <w:r w:rsidRPr="009D46EB">
        <w:rPr>
          <w:b/>
          <w:color w:val="000000"/>
        </w:rPr>
        <w:t>[START BOX 1.2 HERE]</w:t>
      </w:r>
    </w:p>
    <w:p w14:paraId="7A7FDBA6" w14:textId="77777777" w:rsidR="00102875" w:rsidRPr="009D46EB" w:rsidRDefault="00102875" w:rsidP="00102875">
      <w:pPr>
        <w:pStyle w:val="Normal1"/>
        <w:pBdr>
          <w:top w:val="nil"/>
          <w:left w:val="nil"/>
          <w:bottom w:val="nil"/>
          <w:right w:val="nil"/>
          <w:between w:val="nil"/>
        </w:pBdr>
        <w:rPr>
          <w:b/>
          <w:color w:val="000000"/>
        </w:rPr>
      </w:pPr>
    </w:p>
    <w:p w14:paraId="161A73A2" w14:textId="17D84734" w:rsidR="00102875" w:rsidRPr="00974ECB" w:rsidRDefault="00102875" w:rsidP="009C094D">
      <w:pPr>
        <w:pStyle w:val="AR6Chap1Box"/>
        <w:shd w:val="clear" w:color="auto" w:fill="DEEAF6" w:themeFill="accent1" w:themeFillTint="33"/>
        <w:rPr>
          <w:bCs/>
          <w:lang w:val="en-GB"/>
        </w:rPr>
      </w:pPr>
      <w:r w:rsidRPr="00C421D6">
        <w:rPr>
          <w:bCs/>
          <w:lang w:val="en-GB"/>
        </w:rPr>
        <w:t xml:space="preserve"> </w:t>
      </w:r>
      <w:bookmarkStart w:id="3033" w:name="_Toc69949979"/>
      <w:r w:rsidRPr="00C421D6">
        <w:rPr>
          <w:bCs/>
          <w:lang w:val="en-GB"/>
        </w:rPr>
        <w:t xml:space="preserve">Special Reports in the </w:t>
      </w:r>
      <w:del w:id="3034" w:author="Ian Blenkinsop" w:date="2021-06-30T11:32:00Z">
        <w:r w:rsidRPr="00C421D6" w:rsidDel="00375229">
          <w:rPr>
            <w:bCs/>
            <w:lang w:val="en-GB"/>
          </w:rPr>
          <w:delText xml:space="preserve">sixth </w:delText>
        </w:r>
      </w:del>
      <w:r w:rsidRPr="00C421D6">
        <w:rPr>
          <w:bCs/>
          <w:lang w:val="en-GB"/>
        </w:rPr>
        <w:t xml:space="preserve">IPCC </w:t>
      </w:r>
      <w:ins w:id="3035" w:author="Ian Blenkinsop" w:date="2021-06-30T11:32:00Z">
        <w:r w:rsidR="00375229">
          <w:rPr>
            <w:bCs/>
            <w:lang w:val="en-GB"/>
          </w:rPr>
          <w:t>S</w:t>
        </w:r>
        <w:r w:rsidR="00375229" w:rsidRPr="00C421D6">
          <w:rPr>
            <w:bCs/>
            <w:lang w:val="en-GB"/>
          </w:rPr>
          <w:t xml:space="preserve">ixth </w:t>
        </w:r>
      </w:ins>
      <w:del w:id="3036" w:author="Ian Blenkinsop" w:date="2021-06-30T11:32:00Z">
        <w:r w:rsidRPr="00C421D6" w:rsidDel="00375229">
          <w:rPr>
            <w:bCs/>
            <w:lang w:val="en-GB"/>
          </w:rPr>
          <w:delText xml:space="preserve">assessment </w:delText>
        </w:r>
      </w:del>
      <w:ins w:id="3037" w:author="Ian Blenkinsop" w:date="2021-06-30T11:32:00Z">
        <w:r w:rsidR="00375229">
          <w:rPr>
            <w:bCs/>
            <w:lang w:val="en-GB"/>
          </w:rPr>
          <w:t>A</w:t>
        </w:r>
        <w:r w:rsidR="00375229" w:rsidRPr="00C421D6">
          <w:rPr>
            <w:bCs/>
            <w:lang w:val="en-GB"/>
          </w:rPr>
          <w:t xml:space="preserve">ssessment </w:t>
        </w:r>
      </w:ins>
      <w:del w:id="3038" w:author="Ian Blenkinsop" w:date="2021-06-30T11:32:00Z">
        <w:r w:rsidRPr="00C421D6" w:rsidDel="00375229">
          <w:rPr>
            <w:bCs/>
            <w:lang w:val="en-GB"/>
          </w:rPr>
          <w:delText>cycle</w:delText>
        </w:r>
      </w:del>
      <w:ins w:id="3039" w:author="Ian Blenkinsop" w:date="2021-06-30T11:32:00Z">
        <w:r w:rsidR="00375229">
          <w:rPr>
            <w:bCs/>
            <w:lang w:val="en-GB"/>
          </w:rPr>
          <w:t>C</w:t>
        </w:r>
        <w:r w:rsidR="00375229" w:rsidRPr="00C421D6">
          <w:rPr>
            <w:bCs/>
            <w:lang w:val="en-GB"/>
          </w:rPr>
          <w:t>ycle</w:t>
        </w:r>
      </w:ins>
      <w:r w:rsidRPr="00C421D6">
        <w:rPr>
          <w:bCs/>
          <w:lang w:val="en-GB"/>
        </w:rPr>
        <w:t xml:space="preserve">: </w:t>
      </w:r>
      <w:del w:id="3040" w:author="Ian Blenkinsop" w:date="2021-06-30T11:32:00Z">
        <w:r w:rsidRPr="00974ECB" w:rsidDel="00375229">
          <w:rPr>
            <w:bCs/>
            <w:lang w:val="en-GB"/>
          </w:rPr>
          <w:delText xml:space="preserve">key </w:delText>
        </w:r>
      </w:del>
      <w:ins w:id="3041" w:author="Ian Blenkinsop" w:date="2021-06-30T11:32:00Z">
        <w:r w:rsidR="00375229">
          <w:rPr>
            <w:bCs/>
            <w:lang w:val="en-GB"/>
          </w:rPr>
          <w:t>K</w:t>
        </w:r>
        <w:r w:rsidR="00375229" w:rsidRPr="00974ECB">
          <w:rPr>
            <w:bCs/>
            <w:lang w:val="en-GB"/>
          </w:rPr>
          <w:t xml:space="preserve">ey </w:t>
        </w:r>
      </w:ins>
      <w:del w:id="3042" w:author="Ian Blenkinsop" w:date="2021-06-30T11:32:00Z">
        <w:r w:rsidRPr="00974ECB" w:rsidDel="00375229">
          <w:rPr>
            <w:bCs/>
            <w:lang w:val="en-GB"/>
          </w:rPr>
          <w:delText>findings</w:delText>
        </w:r>
      </w:del>
      <w:bookmarkEnd w:id="3033"/>
      <w:ins w:id="3043" w:author="Ian Blenkinsop" w:date="2021-06-30T11:32:00Z">
        <w:r w:rsidR="00375229">
          <w:rPr>
            <w:bCs/>
            <w:lang w:val="en-GB"/>
          </w:rPr>
          <w:t>F</w:t>
        </w:r>
        <w:r w:rsidR="00375229" w:rsidRPr="00974ECB">
          <w:rPr>
            <w:bCs/>
            <w:lang w:val="en-GB"/>
          </w:rPr>
          <w:t>indings</w:t>
        </w:r>
      </w:ins>
    </w:p>
    <w:p w14:paraId="0FD2B8F0" w14:textId="77777777" w:rsidR="00102875" w:rsidRPr="009D46EB" w:rsidRDefault="00102875" w:rsidP="00102875">
      <w:pPr>
        <w:pStyle w:val="Normal1"/>
        <w:pBdr>
          <w:top w:val="nil"/>
          <w:left w:val="nil"/>
          <w:bottom w:val="nil"/>
          <w:right w:val="nil"/>
          <w:between w:val="nil"/>
        </w:pBdr>
        <w:shd w:val="clear" w:color="auto" w:fill="DEEAF6"/>
        <w:rPr>
          <w:color w:val="000000"/>
        </w:rPr>
      </w:pPr>
    </w:p>
    <w:p w14:paraId="220D93AD" w14:textId="338AAD8C" w:rsidR="00102875" w:rsidRPr="009D46EB" w:rsidRDefault="00102875" w:rsidP="00102875">
      <w:pPr>
        <w:pStyle w:val="Normal1"/>
        <w:pBdr>
          <w:top w:val="nil"/>
          <w:left w:val="nil"/>
          <w:bottom w:val="nil"/>
          <w:right w:val="nil"/>
          <w:between w:val="nil"/>
        </w:pBdr>
        <w:shd w:val="clear" w:color="auto" w:fill="DEEAF6"/>
        <w:rPr>
          <w:color w:val="000000"/>
        </w:rPr>
      </w:pPr>
      <w:bookmarkStart w:id="3044" w:name="_Hlk66727599"/>
      <w:r w:rsidRPr="009D46EB">
        <w:rPr>
          <w:color w:val="000000"/>
        </w:rPr>
        <w:t>The Sixth Assessment Cycle started with three Special Reports. The Special Report on Global Warming of 1.5°C (SR1.5</w:t>
      </w:r>
      <w:del w:id="3045" w:author="Ian Blenkinsop" w:date="2021-07-05T15:48:00Z">
        <w:r w:rsidRPr="009D46EB" w:rsidDel="00182F08">
          <w:rPr>
            <w:color w:val="000000"/>
          </w:rPr>
          <w:delText>,</w:delText>
        </w:r>
        <w:r w:rsidR="00E716D0" w:rsidDel="00182F08">
          <w:rPr>
            <w:color w:val="000000"/>
          </w:rPr>
          <w:delText xml:space="preserve"> </w:delText>
        </w:r>
      </w:del>
      <w:ins w:id="3046" w:author="Ian Blenkinsop" w:date="2021-07-05T15:48:00Z">
        <w:r w:rsidR="00182F08">
          <w:rPr>
            <w:color w:val="000000"/>
          </w:rPr>
          <w:t xml:space="preserve">, </w:t>
        </w:r>
      </w:ins>
      <w:r w:rsidR="00E716D0">
        <w:rPr>
          <w:color w:val="000000"/>
        </w:rPr>
        <w:fldChar w:fldCharType="begin" w:fldLock="1"/>
      </w:r>
      <w:r w:rsidR="00A94565">
        <w:rPr>
          <w:color w:val="000000"/>
        </w:rPr>
        <w:instrText>ADDIN CSL_CITATION { "citationItems" : [ { "id" : "ITEM-1", "itemData" : { "DOI" : "https://www.ipcc.ch/sr15",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"H2627", "given" : "Rt12", "non-dropping-particle" : "", "parse-names" : false, "suffix" : "" } ], "type" : "report" }, "uris" : [ "http://www.mendeley.com/documents/?uuid=f66dda96-9de8-43b3-bfb8-9baf95af1c24" ] } ], "mendeley" : { "formattedCitation" : "(IPCC, 2018)", "plainTextFormattedCitation" : "(IPCC, 2018)", "previouslyFormattedCitation" : "(IPCC, 2018)" }, "properties" : { "noteIndex" : 0 }, "schema" : "https://github.com/citation-style-language/schema/raw/master/csl-citation.json" }</w:instrText>
      </w:r>
      <w:r w:rsidR="00E716D0">
        <w:rPr>
          <w:color w:val="000000"/>
        </w:rPr>
        <w:fldChar w:fldCharType="separate"/>
      </w:r>
      <w:ins w:id="3047" w:author="Robin Matthews" w:date="2021-05-18T16:03:00Z">
        <w:del w:id="3048" w:author="Ian Blenkinsop" w:date="2021-07-05T15:48:00Z">
          <w:r w:rsidR="00602365" w:rsidDel="00182F08">
            <w:rPr>
              <w:noProof/>
              <w:color w:val="000000"/>
            </w:rPr>
            <w:delText>(</w:delText>
          </w:r>
        </w:del>
        <w:r w:rsidR="00602365">
          <w:rPr>
            <w:noProof/>
            <w:color w:val="000000"/>
          </w:rPr>
          <w:t>IPCC, 2018)</w:t>
        </w:r>
      </w:ins>
      <w:del w:id="3049" w:author="Robin Matthews" w:date="2021-05-18T16:03:00Z">
        <w:r w:rsidR="00CB3230" w:rsidRPr="00CB3230" w:rsidDel="00602365">
          <w:rPr>
            <w:noProof/>
            <w:color w:val="000000"/>
          </w:rPr>
          <w:delText>(IPCC, 2018)</w:delText>
        </w:r>
      </w:del>
      <w:r w:rsidR="00E716D0">
        <w:rPr>
          <w:color w:val="000000"/>
        </w:rPr>
        <w:fldChar w:fldCharType="end"/>
      </w:r>
      <w:r w:rsidRPr="009D46EB">
        <w:rPr>
          <w:color w:val="000000"/>
        </w:rPr>
        <w:t xml:space="preserve">, invited by the Parties to the UNFCCC </w:t>
      </w:r>
      <w:r w:rsidR="00974ECB">
        <w:rPr>
          <w:color w:val="000000"/>
        </w:rPr>
        <w:t>in the context of</w:t>
      </w:r>
      <w:r w:rsidR="00974ECB" w:rsidRPr="009D46EB">
        <w:rPr>
          <w:color w:val="000000"/>
        </w:rPr>
        <w:t xml:space="preserve"> </w:t>
      </w:r>
      <w:r w:rsidRPr="009D46EB">
        <w:rPr>
          <w:color w:val="000000"/>
        </w:rPr>
        <w:t>the Paris Agreement, assessed current knowledge on the impacts of global warming of 1.5°C above pre-industrial levels and related global greenhouse gas (GHG) emission</w:t>
      </w:r>
      <w:ins w:id="3050" w:author="Ian Blenkinsop" w:date="2021-07-05T15:45:00Z">
        <w:r w:rsidR="00182F08">
          <w:rPr>
            <w:color w:val="000000"/>
          </w:rPr>
          <w:t>s</w:t>
        </w:r>
      </w:ins>
      <w:r w:rsidRPr="009D46EB">
        <w:rPr>
          <w:color w:val="000000"/>
        </w:rPr>
        <w:t xml:space="preserve"> pathways. The Special Report on Climate Change and Land (SRCCL</w:t>
      </w:r>
      <w:del w:id="3051" w:author="Ian Blenkinsop" w:date="2021-07-05T15:48:00Z">
        <w:r w:rsidRPr="009D46EB" w:rsidDel="00182F08">
          <w:rPr>
            <w:color w:val="000000"/>
          </w:rPr>
          <w:delText xml:space="preserve">, </w:delText>
        </w:r>
      </w:del>
      <w:ins w:id="3052" w:author="Ian Blenkinsop" w:date="2021-07-05T15:48:00Z">
        <w:r w:rsidR="00182F08">
          <w:rPr>
            <w:color w:val="000000"/>
          </w:rPr>
          <w:t>,</w:t>
        </w:r>
        <w:r w:rsidR="00182F08" w:rsidRPr="009D46EB">
          <w:rPr>
            <w:color w:val="000000"/>
          </w:rPr>
          <w:t xml:space="preserve"> </w:t>
        </w:r>
      </w:ins>
      <w:r>
        <w:rPr>
          <w:color w:val="000000"/>
        </w:rPr>
        <w:fldChar w:fldCharType="begin" w:fldLock="1"/>
      </w:r>
      <w:r w:rsidR="00A94565">
        <w:rPr>
          <w:color w:val="000000"/>
        </w:rPr>
        <w:instrText>ADDIN CSL_CITATION { "citationItems" : [ { "id" : "ITEM-1", "itemData" : { "DOI" : "https://www.ipcc.ch/srccl", "author" : [ { "dropping-particle" : "", "family" : "IPCC", "given" : "", "non-dropping-particle" : "", "parse-names" : false, "suffix" : "" } ],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 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"number-of-pages" : "896", "publisher" : "In Press", "title" : "Climate Change and Land: an IPCC special report on climate change, desertification, land degradation, sustainable land management, food security, and greenhouse gas fluxes in terrestrial ecosystems", "translator" : [ { "dropping-particle" : "", "family" : "H3827", "given" : "Rt12", "non-dropping-particle" : "", "parse-names" : false, "suffix" : "" } ], "type" : "report" }, "uris" : [ "http://www.mendeley.com/documents/?uuid=ced0b1bf-2b88-45d1-9453-1b4dbe2b2fea" ] } ], "mendeley" : { "formattedCitation" : "(IPCC, 2019a)", "manualFormatting" : "IPCC, 2019a)", "plainTextFormattedCitation" : "(IPCC, 2019a)", "previouslyFormattedCitation" : "(IPCC, 2019a)" }, "properties" : { "noteIndex" : 0 }, "schema" : "https://github.com/citation-style-language/schema/raw/master/csl-citation.json" }</w:instrText>
      </w:r>
      <w:r>
        <w:rPr>
          <w:color w:val="000000"/>
        </w:rPr>
        <w:fldChar w:fldCharType="separate"/>
      </w:r>
      <w:ins w:id="3053" w:author="Robin Matthews" w:date="2021-05-18T16:03:00Z">
        <w:r w:rsidR="00602365">
          <w:rPr>
            <w:noProof/>
            <w:color w:val="000000"/>
          </w:rPr>
          <w:t>IPCC, 2019a)</w:t>
        </w:r>
      </w:ins>
      <w:del w:id="3054" w:author="Robin Matthews" w:date="2021-05-18T16:03:00Z">
        <w:r w:rsidRPr="00CA00FA" w:rsidDel="00602365">
          <w:rPr>
            <w:noProof/>
            <w:color w:val="000000"/>
          </w:rPr>
          <w:delText>IPCC, 2019</w:delText>
        </w:r>
        <w:r w:rsidDel="00602365">
          <w:rPr>
            <w:noProof/>
            <w:color w:val="000000"/>
          </w:rPr>
          <w:delText>a</w:delText>
        </w:r>
        <w:r w:rsidRPr="00CA00FA" w:rsidDel="00602365">
          <w:rPr>
            <w:noProof/>
            <w:color w:val="000000"/>
          </w:rPr>
          <w:delText>)</w:delText>
        </w:r>
      </w:del>
      <w:r>
        <w:rPr>
          <w:color w:val="000000"/>
        </w:rPr>
        <w:fldChar w:fldCharType="end"/>
      </w:r>
      <w:r w:rsidRPr="009D46EB">
        <w:rPr>
          <w:color w:val="000000"/>
        </w:rPr>
        <w:t xml:space="preserve"> addressed </w:t>
      </w:r>
      <w:r w:rsidRPr="009D46EB">
        <w:t>GHG</w:t>
      </w:r>
      <w:r w:rsidRPr="009D46EB">
        <w:rPr>
          <w:color w:val="000000"/>
        </w:rPr>
        <w:t xml:space="preserve"> fluxes in land-based ecosystems, land use and sustainable land management in relation to climate change adaptation and mitigation, desertification, land degradation and food security. The Special Report on the Ocean and Cryosphere in a Changing Climate (SROCC, </w:t>
      </w:r>
      <w:r>
        <w:rPr>
          <w:color w:val="000000"/>
        </w:rPr>
        <w:fldChar w:fldCharType="begin" w:fldLock="1"/>
      </w:r>
      <w:r w:rsidR="00A94565">
        <w:rPr>
          <w:color w:val="000000"/>
        </w:rPr>
        <w:instrText>ADDIN CSL_CITATION { "citationItems" : [ { "id" : "ITEM-1", "itemData" : { "DOI" : "https://www.ipcc.ch/srocc", "author" : [ { "dropping-particle" : "", "family" : "IPCC", "given" : "", "non-dropping-particle" : "", "parse-names" : false, "suffix" : "" } ],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"ITEM-1", "issued" : { "date-parts" : [ [ "2019" ] ] }, "number-of-pages" : "755", "publisher" : "In Press", "title" : "IPCC Special Report on the Ocean and Cryosphere in a Changing Climate", "translator" : [ { "dropping-particle" : "", "family" : "H2451", "given" : "Rt12", "non-dropping-particle" : "", "parse-names" : false, "suffix" : "" } ], "type" : "report" }, "uris" : [ "http://www.mendeley.com/documents/?uuid=227028d1-09de-4919-8f98-5c0ed7547b53" ] } ], "mendeley" : { "formattedCitation" : "(IPCC, 2019b)", "manualFormatting" : "IPCC, 2019b)", "plainTextFormattedCitation" : "(IPCC, 2019b)", "previouslyFormattedCitation" : "(IPCC, 2019b)" }, "properties" : { "noteIndex" : 0 }, "schema" : "https://github.com/citation-style-language/schema/raw/master/csl-citation.json" }</w:instrText>
      </w:r>
      <w:r>
        <w:rPr>
          <w:color w:val="000000"/>
        </w:rPr>
        <w:fldChar w:fldCharType="separate"/>
      </w:r>
      <w:ins w:id="3055" w:author="Robin Matthews" w:date="2021-05-18T16:03:00Z">
        <w:r w:rsidR="00602365">
          <w:rPr>
            <w:noProof/>
            <w:color w:val="000000"/>
          </w:rPr>
          <w:t>IPCC, 2019b)</w:t>
        </w:r>
      </w:ins>
      <w:del w:id="3056" w:author="Robin Matthews" w:date="2021-05-18T16:03:00Z">
        <w:r w:rsidRPr="00CA00FA" w:rsidDel="00602365">
          <w:rPr>
            <w:noProof/>
            <w:color w:val="000000"/>
          </w:rPr>
          <w:delText>IPCC, 2019b)</w:delText>
        </w:r>
      </w:del>
      <w:r>
        <w:rPr>
          <w:color w:val="000000"/>
        </w:rPr>
        <w:fldChar w:fldCharType="end"/>
      </w:r>
      <w:bookmarkEnd w:id="3044"/>
      <w:r w:rsidRPr="009D46EB">
        <w:rPr>
          <w:color w:val="000000"/>
        </w:rPr>
        <w:t xml:space="preserve"> assessed new literature on observed and projected changes of the </w:t>
      </w:r>
      <w:r w:rsidR="00964056" w:rsidRPr="00C41086">
        <w:rPr>
          <w:color w:val="000000"/>
        </w:rPr>
        <w:t>ocean</w:t>
      </w:r>
      <w:r w:rsidRPr="009D46EB">
        <w:rPr>
          <w:color w:val="000000"/>
        </w:rPr>
        <w:t xml:space="preserve"> and the cryosphere, and </w:t>
      </w:r>
      <w:r w:rsidRPr="009D46EB">
        <w:t>their</w:t>
      </w:r>
      <w:r w:rsidRPr="009D46EB">
        <w:rPr>
          <w:color w:val="000000"/>
        </w:rPr>
        <w:t xml:space="preserve"> associated impacts, risks</w:t>
      </w:r>
      <w:del w:id="3057" w:author="Ian Blenkinsop" w:date="2021-07-05T15:48:00Z">
        <w:r w:rsidRPr="009D46EB" w:rsidDel="00182F08">
          <w:rPr>
            <w:color w:val="000000"/>
          </w:rPr>
          <w:delText>,</w:delText>
        </w:r>
      </w:del>
      <w:r w:rsidRPr="009D46EB">
        <w:rPr>
          <w:color w:val="000000"/>
        </w:rPr>
        <w:t xml:space="preserve"> and responses.</w:t>
      </w:r>
    </w:p>
    <w:p w14:paraId="7DE70812" w14:textId="77777777" w:rsidR="00102875" w:rsidRPr="009D46EB" w:rsidRDefault="00102875" w:rsidP="00102875">
      <w:pPr>
        <w:pStyle w:val="Normal1"/>
        <w:pBdr>
          <w:top w:val="nil"/>
          <w:left w:val="nil"/>
          <w:bottom w:val="nil"/>
          <w:right w:val="nil"/>
          <w:between w:val="nil"/>
        </w:pBdr>
        <w:shd w:val="clear" w:color="auto" w:fill="DEEAF6"/>
        <w:rPr>
          <w:color w:val="000000"/>
        </w:rPr>
      </w:pPr>
      <w:r w:rsidRPr="009D46EB">
        <w:rPr>
          <w:color w:val="000000"/>
        </w:rPr>
        <w:t xml:space="preserve"> </w:t>
      </w:r>
    </w:p>
    <w:p w14:paraId="232D8B88" w14:textId="7CA97958" w:rsidR="00102875" w:rsidRPr="009D46EB" w:rsidRDefault="00102875" w:rsidP="00102875">
      <w:pPr>
        <w:pStyle w:val="Normal1"/>
        <w:pBdr>
          <w:top w:val="nil"/>
          <w:left w:val="nil"/>
          <w:bottom w:val="nil"/>
          <w:right w:val="nil"/>
          <w:between w:val="nil"/>
        </w:pBdr>
        <w:shd w:val="clear" w:color="auto" w:fill="DEEAF6"/>
        <w:rPr>
          <w:color w:val="000000"/>
        </w:rPr>
      </w:pPr>
      <w:bookmarkStart w:id="3058" w:name="_Hlk66727688"/>
      <w:r w:rsidRPr="009D46EB">
        <w:t xml:space="preserve">The SR1.5 and SRCCL </w:t>
      </w:r>
      <w:r w:rsidRPr="009D46EB">
        <w:rPr>
          <w:color w:val="000000"/>
        </w:rPr>
        <w:t xml:space="preserve">were produced through a collaboration between the three IPCC </w:t>
      </w:r>
      <w:del w:id="3059" w:author="Ian Blenkinsop" w:date="2021-07-05T15:49:00Z">
        <w:r w:rsidRPr="009D46EB" w:rsidDel="00182F08">
          <w:rPr>
            <w:color w:val="000000"/>
          </w:rPr>
          <w:delText>Working Groups</w:delText>
        </w:r>
      </w:del>
      <w:ins w:id="3060" w:author="Ian Blenkinsop" w:date="2021-07-07T12:49:00Z">
        <w:r w:rsidR="00AD777A">
          <w:rPr>
            <w:color w:val="000000"/>
          </w:rPr>
          <w:t>Working Groups</w:t>
        </w:r>
      </w:ins>
      <w:r w:rsidRPr="009D46EB">
        <w:rPr>
          <w:color w:val="000000"/>
        </w:rPr>
        <w:t xml:space="preserve">, </w:t>
      </w:r>
      <w:del w:id="3061" w:author="Ian Blenkinsop" w:date="2021-07-12T11:35:00Z">
        <w:r w:rsidRPr="009D46EB" w:rsidDel="001C25EB">
          <w:delText xml:space="preserve">the </w:delText>
        </w:r>
      </w:del>
      <w:r w:rsidRPr="009D46EB">
        <w:t>SROCC by</w:t>
      </w:r>
      <w:r w:rsidRPr="009D46EB">
        <w:rPr>
          <w:color w:val="000000"/>
        </w:rPr>
        <w:t xml:space="preserve"> only </w:t>
      </w:r>
      <w:del w:id="3062" w:author="Ian Blenkinsop" w:date="2021-07-05T15:49:00Z">
        <w:r w:rsidRPr="009D46EB" w:rsidDel="00182F08">
          <w:rPr>
            <w:color w:val="000000"/>
          </w:rPr>
          <w:delText xml:space="preserve">WGs </w:delText>
        </w:r>
      </w:del>
      <w:ins w:id="3063" w:author="Ian Blenkinsop" w:date="2021-07-07T12:49:00Z">
        <w:r w:rsidR="00AD777A">
          <w:rPr>
            <w:color w:val="000000"/>
          </w:rPr>
          <w:t>Working Groups</w:t>
        </w:r>
      </w:ins>
      <w:ins w:id="3064" w:author="Ian Blenkinsop" w:date="2021-07-05T15:49:00Z">
        <w:r w:rsidR="00182F08" w:rsidRPr="009D46EB">
          <w:rPr>
            <w:color w:val="000000"/>
          </w:rPr>
          <w:t xml:space="preserve"> </w:t>
        </w:r>
      </w:ins>
      <w:r w:rsidRPr="009D46EB">
        <w:rPr>
          <w:color w:val="000000"/>
        </w:rPr>
        <w:t>I and II</w:t>
      </w:r>
      <w:r w:rsidRPr="009D46EB">
        <w:t>.</w:t>
      </w:r>
      <w:r w:rsidRPr="009D46EB">
        <w:rPr>
          <w:color w:val="000000"/>
        </w:rPr>
        <w:t xml:space="preserve"> Here we focus on key findings relevant to the physical science basis covered by WGI. </w:t>
      </w:r>
    </w:p>
    <w:bookmarkEnd w:id="3058"/>
    <w:p w14:paraId="254EB6F3" w14:textId="77777777" w:rsidR="00102875" w:rsidRPr="009D46EB" w:rsidRDefault="00102875" w:rsidP="00102875">
      <w:pPr>
        <w:pStyle w:val="Normal1"/>
        <w:pBdr>
          <w:top w:val="nil"/>
          <w:left w:val="nil"/>
          <w:bottom w:val="nil"/>
          <w:right w:val="nil"/>
          <w:between w:val="nil"/>
        </w:pBdr>
        <w:shd w:val="clear" w:color="auto" w:fill="DEEAF6"/>
        <w:rPr>
          <w:color w:val="000000"/>
        </w:rPr>
      </w:pPr>
    </w:p>
    <w:p w14:paraId="57CD5A3F" w14:textId="77777777" w:rsidR="00102875" w:rsidRDefault="00102875" w:rsidP="00834275">
      <w:pPr>
        <w:pStyle w:val="Normal1"/>
        <w:numPr>
          <w:ilvl w:val="0"/>
          <w:numId w:val="9"/>
        </w:numPr>
        <w:pBdr>
          <w:top w:val="nil"/>
          <w:left w:val="nil"/>
          <w:bottom w:val="nil"/>
          <w:right w:val="nil"/>
          <w:between w:val="nil"/>
        </w:pBdr>
        <w:shd w:val="clear" w:color="auto" w:fill="DEEAF6"/>
        <w:rPr>
          <w:b/>
          <w:color w:val="000000"/>
        </w:rPr>
      </w:pPr>
      <w:commentRangeStart w:id="3065"/>
      <w:r w:rsidRPr="009D46EB">
        <w:rPr>
          <w:b/>
          <w:color w:val="000000"/>
        </w:rPr>
        <w:t>O</w:t>
      </w:r>
      <w:commentRangeEnd w:id="3065"/>
      <w:r w:rsidR="00AD6727">
        <w:rPr>
          <w:rStyle w:val="CommentReference"/>
          <w:rFonts w:cstheme="minorBidi"/>
          <w:lang w:eastAsia="fr-FR"/>
        </w:rPr>
        <w:commentReference w:id="3065"/>
      </w:r>
      <w:r w:rsidRPr="009D46EB">
        <w:rPr>
          <w:b/>
          <w:color w:val="000000"/>
        </w:rPr>
        <w:t>bservations of climate change</w:t>
      </w:r>
    </w:p>
    <w:p w14:paraId="7C0C1825" w14:textId="77777777" w:rsidR="00102875" w:rsidRPr="00B847F5" w:rsidRDefault="00102875" w:rsidP="00102875">
      <w:pPr>
        <w:pStyle w:val="Normal1"/>
        <w:pBdr>
          <w:top w:val="nil"/>
          <w:left w:val="nil"/>
          <w:bottom w:val="nil"/>
          <w:right w:val="nil"/>
          <w:between w:val="nil"/>
        </w:pBdr>
        <w:shd w:val="clear" w:color="auto" w:fill="DEEAF6"/>
        <w:ind w:left="60"/>
        <w:rPr>
          <w:b/>
          <w:color w:val="000000"/>
        </w:rPr>
      </w:pPr>
    </w:p>
    <w:p w14:paraId="77074DE8" w14:textId="6A4BFCA0"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r w:rsidRPr="009D46EB">
        <w:rPr>
          <w:color w:val="000000"/>
        </w:rPr>
        <w:t xml:space="preserve">The SR1.5 estimated with </w:t>
      </w:r>
      <w:r w:rsidRPr="009D46EB">
        <w:rPr>
          <w:i/>
          <w:color w:val="000000"/>
        </w:rPr>
        <w:t>high confidence</w:t>
      </w:r>
      <w:r w:rsidRPr="009D46EB">
        <w:rPr>
          <w:color w:val="000000"/>
        </w:rPr>
        <w:t xml:space="preserve"> that human activities caused a global warming of approximately 1°C between the </w:t>
      </w:r>
      <w:r w:rsidR="00974ECB">
        <w:rPr>
          <w:color w:val="000000"/>
        </w:rPr>
        <w:t>1850</w:t>
      </w:r>
      <w:del w:id="3066" w:author="Ian Blenkinsop" w:date="2021-07-05T15:58:00Z">
        <w:r w:rsidR="00974ECB" w:rsidDel="00182F08">
          <w:rPr>
            <w:color w:val="000000"/>
          </w:rPr>
          <w:delText>-</w:delText>
        </w:r>
      </w:del>
      <w:ins w:id="3067" w:author="Ian Blenkinsop" w:date="2021-07-05T15:58:00Z">
        <w:r w:rsidR="00182F08">
          <w:rPr>
            <w:color w:val="000000"/>
          </w:rPr>
          <w:t>–</w:t>
        </w:r>
      </w:ins>
      <w:r w:rsidR="00974ECB">
        <w:rPr>
          <w:color w:val="000000"/>
        </w:rPr>
        <w:t>1900</w:t>
      </w:r>
      <w:r w:rsidRPr="009D46EB">
        <w:rPr>
          <w:color w:val="000000"/>
        </w:rPr>
        <w:t xml:space="preserve"> </w:t>
      </w:r>
      <w:ins w:id="3068" w:author="Ian Blenkinsop" w:date="2021-07-05T15:58:00Z">
        <w:r w:rsidR="00182F08">
          <w:rPr>
            <w:color w:val="000000"/>
          </w:rPr>
          <w:t xml:space="preserve">period </w:t>
        </w:r>
      </w:ins>
      <w:r w:rsidRPr="009D46EB">
        <w:rPr>
          <w:color w:val="000000"/>
        </w:rPr>
        <w:t>and 2017. For the period 2006</w:t>
      </w:r>
      <w:r w:rsidRPr="00C0465B">
        <w:rPr>
          <w:rFonts w:ascii="Arial" w:hAnsi="Arial" w:cs="Arial"/>
          <w:color w:val="202122"/>
          <w:sz w:val="21"/>
          <w:szCs w:val="21"/>
          <w:shd w:val="clear" w:color="auto" w:fill="DEEAF6" w:themeFill="accent1" w:themeFillTint="33"/>
        </w:rPr>
        <w:t>–</w:t>
      </w:r>
      <w:r w:rsidRPr="009D46EB">
        <w:rPr>
          <w:color w:val="000000"/>
        </w:rPr>
        <w:t>2015, observed global mean surface temperature (GMST</w:t>
      </w:r>
      <w:r w:rsidRPr="00745EAB">
        <w:rPr>
          <w:rStyle w:val="FootnoteReference"/>
        </w:rPr>
        <w:footnoteReference w:id="8"/>
      </w:r>
      <w:r w:rsidRPr="009D46EB">
        <w:rPr>
          <w:color w:val="000000"/>
        </w:rPr>
        <w:t>) was 0.87</w:t>
      </w:r>
      <w:ins w:id="3089" w:author="Ian Blenkinsop" w:date="2021-07-05T15:59:00Z">
        <w:r w:rsidR="00182F08" w:rsidRPr="009D46EB">
          <w:rPr>
            <w:color w:val="000000"/>
          </w:rPr>
          <w:t>°C</w:t>
        </w:r>
      </w:ins>
      <w:ins w:id="3090" w:author="Ian Blenkinsop" w:date="2021-07-05T16:05:00Z">
        <w:r w:rsidR="00182F08">
          <w:rPr>
            <w:color w:val="000000"/>
          </w:rPr>
          <w:t xml:space="preserve"> </w:t>
        </w:r>
      </w:ins>
      <w:r w:rsidRPr="009D46EB">
        <w:rPr>
          <w:color w:val="000000"/>
        </w:rPr>
        <w:t>±</w:t>
      </w:r>
      <w:ins w:id="3091" w:author="Ian Blenkinsop" w:date="2021-07-05T16:05:00Z">
        <w:r w:rsidR="00182F08">
          <w:rPr>
            <w:color w:val="000000"/>
          </w:rPr>
          <w:t xml:space="preserve"> </w:t>
        </w:r>
      </w:ins>
      <w:r w:rsidRPr="009D46EB">
        <w:rPr>
          <w:color w:val="000000"/>
        </w:rPr>
        <w:t>0.12°C higher than the average over the 1850</w:t>
      </w:r>
      <w:r w:rsidRPr="00C0465B">
        <w:rPr>
          <w:rFonts w:ascii="Arial" w:hAnsi="Arial" w:cs="Arial"/>
          <w:color w:val="202122"/>
          <w:sz w:val="21"/>
          <w:szCs w:val="21"/>
          <w:shd w:val="clear" w:color="auto" w:fill="DEEAF6" w:themeFill="accent1" w:themeFillTint="33"/>
        </w:rPr>
        <w:t>–</w:t>
      </w:r>
      <w:r w:rsidRPr="009D46EB">
        <w:rPr>
          <w:color w:val="000000"/>
        </w:rPr>
        <w:t>1900 period (</w:t>
      </w:r>
      <w:r w:rsidRPr="009D46EB">
        <w:rPr>
          <w:i/>
          <w:color w:val="000000"/>
        </w:rPr>
        <w:t>very high confidence</w:t>
      </w:r>
      <w:r w:rsidRPr="009D46EB">
        <w:rPr>
          <w:color w:val="000000"/>
        </w:rPr>
        <w:t xml:space="preserve">). </w:t>
      </w:r>
      <w:r w:rsidRPr="009D46EB">
        <w:t>A</w:t>
      </w:r>
      <w:r w:rsidRPr="009D46EB">
        <w:rPr>
          <w:color w:val="000000"/>
        </w:rPr>
        <w:t xml:space="preserve">nthropogenic global warming </w:t>
      </w:r>
      <w:r w:rsidRPr="009D46EB">
        <w:t>was estimated to be</w:t>
      </w:r>
      <w:r w:rsidRPr="009D46EB">
        <w:rPr>
          <w:color w:val="000000"/>
        </w:rPr>
        <w:t xml:space="preserve"> increasing at 0.2</w:t>
      </w:r>
      <w:ins w:id="3092" w:author="Ian Blenkinsop" w:date="2021-07-05T16:05:00Z">
        <w:r w:rsidR="00182F08">
          <w:rPr>
            <w:color w:val="000000"/>
          </w:rPr>
          <w:t xml:space="preserve"> </w:t>
        </w:r>
      </w:ins>
      <w:r w:rsidRPr="009D46EB">
        <w:rPr>
          <w:color w:val="000000"/>
        </w:rPr>
        <w:t>±</w:t>
      </w:r>
      <w:ins w:id="3093" w:author="Ian Blenkinsop" w:date="2021-07-05T16:05:00Z">
        <w:r w:rsidR="00182F08">
          <w:rPr>
            <w:color w:val="000000"/>
          </w:rPr>
          <w:t xml:space="preserve"> </w:t>
        </w:r>
      </w:ins>
      <w:r w:rsidRPr="009D46EB">
        <w:rPr>
          <w:color w:val="000000"/>
        </w:rPr>
        <w:t xml:space="preserve">0.1°C per decade </w:t>
      </w:r>
      <w:r w:rsidRPr="00182F08">
        <w:rPr>
          <w:iCs/>
          <w:color w:val="000000"/>
          <w:rPrChange w:id="3094" w:author="Ian Blenkinsop" w:date="2021-07-05T16:05:00Z">
            <w:rPr>
              <w:i/>
              <w:color w:val="000000"/>
            </w:rPr>
          </w:rPrChange>
        </w:rPr>
        <w:t>(</w:t>
      </w:r>
      <w:r w:rsidRPr="009D46EB">
        <w:rPr>
          <w:i/>
          <w:color w:val="000000"/>
        </w:rPr>
        <w:t>high confidence</w:t>
      </w:r>
      <w:r w:rsidRPr="00182F08">
        <w:rPr>
          <w:iCs/>
          <w:color w:val="000000"/>
          <w:rPrChange w:id="3095" w:author="Ian Blenkinsop" w:date="2021-07-05T16:01:00Z">
            <w:rPr>
              <w:i/>
              <w:color w:val="000000"/>
            </w:rPr>
          </w:rPrChange>
        </w:rPr>
        <w:t>)</w:t>
      </w:r>
      <w:r w:rsidRPr="009D46EB">
        <w:rPr>
          <w:color w:val="000000"/>
        </w:rPr>
        <w:t xml:space="preserve"> and </w:t>
      </w:r>
      <w:r w:rsidRPr="009D46EB">
        <w:rPr>
          <w:i/>
          <w:color w:val="000000"/>
        </w:rPr>
        <w:t>likely</w:t>
      </w:r>
      <w:r w:rsidRPr="009D46EB">
        <w:rPr>
          <w:color w:val="000000"/>
        </w:rPr>
        <w:t xml:space="preserve"> matches the level of observed warming to within ±20%. The SRCCL found with </w:t>
      </w:r>
      <w:r w:rsidRPr="009D46EB">
        <w:rPr>
          <w:i/>
          <w:color w:val="000000"/>
        </w:rPr>
        <w:t>high confidence</w:t>
      </w:r>
      <w:r w:rsidRPr="009D46EB">
        <w:rPr>
          <w:color w:val="000000"/>
        </w:rPr>
        <w:t xml:space="preserve"> that </w:t>
      </w:r>
      <w:r w:rsidRPr="009D46EB">
        <w:t xml:space="preserve">over land, </w:t>
      </w:r>
      <w:r w:rsidRPr="009D46EB">
        <w:rPr>
          <w:color w:val="000000"/>
        </w:rPr>
        <w:t>mean surface air temperature increased by 1.53</w:t>
      </w:r>
      <w:ins w:id="3096" w:author="Ian Blenkinsop" w:date="2021-07-05T16:05:00Z">
        <w:r w:rsidR="00182F08" w:rsidRPr="009D46EB">
          <w:rPr>
            <w:color w:val="000000"/>
          </w:rPr>
          <w:t>°C</w:t>
        </w:r>
        <w:r w:rsidR="00182F08">
          <w:rPr>
            <w:color w:val="000000"/>
          </w:rPr>
          <w:t xml:space="preserve"> </w:t>
        </w:r>
      </w:ins>
      <w:r w:rsidRPr="009D46EB">
        <w:rPr>
          <w:color w:val="000000"/>
        </w:rPr>
        <w:t>±</w:t>
      </w:r>
      <w:ins w:id="3097" w:author="Ian Blenkinsop" w:date="2021-07-05T16:05:00Z">
        <w:r w:rsidR="00182F08">
          <w:rPr>
            <w:color w:val="000000"/>
          </w:rPr>
          <w:t xml:space="preserve"> </w:t>
        </w:r>
      </w:ins>
      <w:r w:rsidRPr="009D46EB">
        <w:rPr>
          <w:color w:val="000000"/>
        </w:rPr>
        <w:t xml:space="preserve">0.15°C </w:t>
      </w:r>
      <w:del w:id="3098" w:author="Ian Blenkinsop" w:date="2021-07-05T16:05:00Z">
        <w:r w:rsidRPr="009D46EB" w:rsidDel="00182F08">
          <w:rPr>
            <w:color w:val="000000"/>
          </w:rPr>
          <w:delText xml:space="preserve">from </w:delText>
        </w:r>
      </w:del>
      <w:ins w:id="3099" w:author="Ian Blenkinsop" w:date="2021-07-05T16:05:00Z">
        <w:r w:rsidR="00182F08">
          <w:rPr>
            <w:color w:val="000000"/>
          </w:rPr>
          <w:t>between</w:t>
        </w:r>
        <w:r w:rsidR="00182F08" w:rsidRPr="009D46EB">
          <w:rPr>
            <w:color w:val="000000"/>
          </w:rPr>
          <w:t xml:space="preserve"> </w:t>
        </w:r>
      </w:ins>
      <w:r w:rsidRPr="009D46EB">
        <w:rPr>
          <w:color w:val="000000"/>
        </w:rPr>
        <w:t>1850</w:t>
      </w:r>
      <w:r w:rsidRPr="00C0465B">
        <w:rPr>
          <w:rFonts w:ascii="Arial" w:hAnsi="Arial" w:cs="Arial"/>
          <w:color w:val="202122"/>
          <w:sz w:val="21"/>
          <w:szCs w:val="21"/>
          <w:shd w:val="clear" w:color="auto" w:fill="DEEAF6" w:themeFill="accent1" w:themeFillTint="33"/>
        </w:rPr>
        <w:t>–</w:t>
      </w:r>
      <w:r w:rsidRPr="009D46EB">
        <w:rPr>
          <w:color w:val="000000"/>
        </w:rPr>
        <w:t xml:space="preserve">1900 </w:t>
      </w:r>
      <w:del w:id="3100" w:author="Ian Blenkinsop" w:date="2021-07-05T16:06:00Z">
        <w:r w:rsidRPr="009D46EB" w:rsidDel="00182F08">
          <w:rPr>
            <w:color w:val="000000"/>
          </w:rPr>
          <w:delText xml:space="preserve">to </w:delText>
        </w:r>
      </w:del>
      <w:ins w:id="3101" w:author="Ian Blenkinsop" w:date="2021-07-05T16:06:00Z">
        <w:r w:rsidR="00182F08">
          <w:rPr>
            <w:color w:val="000000"/>
          </w:rPr>
          <w:t>and</w:t>
        </w:r>
        <w:r w:rsidR="00182F08" w:rsidRPr="009D46EB">
          <w:rPr>
            <w:color w:val="000000"/>
          </w:rPr>
          <w:t xml:space="preserve"> </w:t>
        </w:r>
      </w:ins>
      <w:r w:rsidRPr="009D46EB">
        <w:rPr>
          <w:color w:val="000000"/>
        </w:rPr>
        <w:t>2006</w:t>
      </w:r>
      <w:r w:rsidRPr="00C0465B">
        <w:rPr>
          <w:rFonts w:ascii="Arial" w:hAnsi="Arial" w:cs="Arial"/>
          <w:color w:val="202122"/>
          <w:sz w:val="21"/>
          <w:szCs w:val="21"/>
          <w:shd w:val="clear" w:color="auto" w:fill="DEEAF6" w:themeFill="accent1" w:themeFillTint="33"/>
        </w:rPr>
        <w:t>–</w:t>
      </w:r>
      <w:r w:rsidRPr="009D46EB">
        <w:rPr>
          <w:color w:val="000000"/>
        </w:rPr>
        <w:t xml:space="preserve">2015, or nearly twice as much as the global average. This observed warming has already </w:t>
      </w:r>
      <w:r w:rsidRPr="009D46EB">
        <w:t>led to</w:t>
      </w:r>
      <w:r w:rsidRPr="009D46EB">
        <w:rPr>
          <w:color w:val="000000"/>
        </w:rPr>
        <w:t xml:space="preserve"> increases in the frequency and intensity of climate and weather extremes in many regions and seasons, </w:t>
      </w:r>
      <w:r w:rsidRPr="009D46EB">
        <w:rPr>
          <w:color w:val="000000"/>
        </w:rPr>
        <w:lastRenderedPageBreak/>
        <w:t>including heat waves in most land regions (</w:t>
      </w:r>
      <w:r w:rsidRPr="009D46EB">
        <w:rPr>
          <w:i/>
          <w:color w:val="000000"/>
        </w:rPr>
        <w:t>high confidence</w:t>
      </w:r>
      <w:r w:rsidRPr="009D46EB">
        <w:rPr>
          <w:color w:val="000000"/>
        </w:rPr>
        <w:t>), increased droughts in some regions (</w:t>
      </w:r>
      <w:r w:rsidRPr="009D46EB">
        <w:rPr>
          <w:i/>
          <w:color w:val="000000"/>
        </w:rPr>
        <w:t>medium confidence</w:t>
      </w:r>
      <w:r w:rsidRPr="009D46EB">
        <w:rPr>
          <w:color w:val="000000"/>
        </w:rPr>
        <w:t>), and increases in the intensity of heavy precipitation events at the global scale (</w:t>
      </w:r>
      <w:r w:rsidRPr="009D46EB">
        <w:rPr>
          <w:i/>
          <w:color w:val="000000"/>
        </w:rPr>
        <w:t>medium confidence</w:t>
      </w:r>
      <w:r w:rsidRPr="009D46EB">
        <w:rPr>
          <w:color w:val="000000"/>
        </w:rPr>
        <w:t>). These climate changes have contributed to desertification and land degradation in many regions (</w:t>
      </w:r>
      <w:r w:rsidRPr="009D46EB">
        <w:rPr>
          <w:i/>
          <w:color w:val="000000"/>
        </w:rPr>
        <w:t>high confidence</w:t>
      </w:r>
      <w:r w:rsidRPr="009D46EB">
        <w:rPr>
          <w:color w:val="000000"/>
        </w:rPr>
        <w:t>). Incre</w:t>
      </w:r>
      <w:r w:rsidRPr="009D46EB">
        <w:t xml:space="preserve">ased </w:t>
      </w:r>
      <w:del w:id="3102" w:author="Ian Blenkinsop" w:date="2021-07-05T16:06:00Z">
        <w:r w:rsidRPr="009D46EB" w:rsidDel="00182F08">
          <w:delText xml:space="preserve">urbanisation </w:delText>
        </w:r>
      </w:del>
      <w:ins w:id="3103" w:author="Ian Blenkinsop" w:date="2021-07-05T16:06:00Z">
        <w:r w:rsidR="00182F08" w:rsidRPr="009D46EB">
          <w:t>urbani</w:t>
        </w:r>
        <w:r w:rsidR="00182F08">
          <w:t>z</w:t>
        </w:r>
        <w:r w:rsidR="00182F08" w:rsidRPr="009D46EB">
          <w:t xml:space="preserve">ation </w:t>
        </w:r>
      </w:ins>
      <w:r w:rsidRPr="009D46EB">
        <w:t>can enhance warming in cities and their surroundings (heat island effect), especially during heat waves (</w:t>
      </w:r>
      <w:r w:rsidRPr="009D46EB">
        <w:rPr>
          <w:i/>
        </w:rPr>
        <w:t>high confidence</w:t>
      </w:r>
      <w:r w:rsidRPr="00182F08">
        <w:rPr>
          <w:iCs/>
          <w:rPrChange w:id="3104" w:author="Ian Blenkinsop" w:date="2021-07-05T16:07:00Z">
            <w:rPr>
              <w:i/>
            </w:rPr>
          </w:rPrChange>
        </w:rPr>
        <w:t>)</w:t>
      </w:r>
      <w:r w:rsidRPr="009D46EB">
        <w:rPr>
          <w:i/>
        </w:rPr>
        <w:t>,</w:t>
      </w:r>
      <w:r w:rsidRPr="009D46EB">
        <w:t xml:space="preserve"> and intensify extreme rainfall (</w:t>
      </w:r>
      <w:r w:rsidRPr="009D46EB">
        <w:rPr>
          <w:i/>
        </w:rPr>
        <w:t>medium confidence</w:t>
      </w:r>
      <w:r w:rsidRPr="009D46EB">
        <w:t>).</w:t>
      </w:r>
    </w:p>
    <w:p w14:paraId="6E44B0E5" w14:textId="77777777"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r w:rsidRPr="009D46EB">
        <w:rPr>
          <w:color w:val="000000"/>
        </w:rPr>
        <w:t xml:space="preserve"> </w:t>
      </w:r>
    </w:p>
    <w:p w14:paraId="5C432585" w14:textId="07E7EB9E"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r w:rsidRPr="009D46EB">
        <w:rPr>
          <w:color w:val="000000"/>
        </w:rPr>
        <w:t xml:space="preserve">With respect to the ocean, </w:t>
      </w:r>
      <w:del w:id="3105" w:author="Ian Blenkinsop" w:date="2021-07-12T11:35:00Z">
        <w:r w:rsidRPr="009D46EB" w:rsidDel="001C25EB">
          <w:rPr>
            <w:color w:val="000000"/>
          </w:rPr>
          <w:delText xml:space="preserve">the </w:delText>
        </w:r>
      </w:del>
      <w:r w:rsidRPr="009D46EB">
        <w:rPr>
          <w:color w:val="000000"/>
        </w:rPr>
        <w:t xml:space="preserve">SROCC assessed that it is </w:t>
      </w:r>
      <w:r w:rsidRPr="009D46EB">
        <w:rPr>
          <w:i/>
          <w:color w:val="000000"/>
        </w:rPr>
        <w:t>virtually certain</w:t>
      </w:r>
      <w:r w:rsidRPr="009D46EB">
        <w:rPr>
          <w:color w:val="000000"/>
        </w:rPr>
        <w:t xml:space="preserve"> that the ocean has warmed unabated since 1970 and has taken up more than 90% of the excess heat </w:t>
      </w:r>
      <w:r w:rsidRPr="009D46EB">
        <w:t>contributed by global warming</w:t>
      </w:r>
      <w:r w:rsidRPr="009D46EB">
        <w:rPr>
          <w:color w:val="000000"/>
        </w:rPr>
        <w:t xml:space="preserve">. The rate of ocean warming has </w:t>
      </w:r>
      <w:r w:rsidRPr="009D46EB">
        <w:rPr>
          <w:i/>
          <w:color w:val="000000"/>
        </w:rPr>
        <w:t>likely</w:t>
      </w:r>
      <w:r w:rsidRPr="009D46EB">
        <w:rPr>
          <w:color w:val="000000"/>
        </w:rPr>
        <w:t xml:space="preserve"> more than doubled since 1993. Over the period 1982</w:t>
      </w:r>
      <w:r w:rsidRPr="00C0465B">
        <w:rPr>
          <w:rFonts w:ascii="Arial" w:hAnsi="Arial" w:cs="Arial"/>
          <w:color w:val="202122"/>
          <w:sz w:val="21"/>
          <w:szCs w:val="21"/>
          <w:shd w:val="clear" w:color="auto" w:fill="DEEAF6" w:themeFill="accent1" w:themeFillTint="33"/>
        </w:rPr>
        <w:t>–</w:t>
      </w:r>
      <w:r w:rsidRPr="009D46EB">
        <w:rPr>
          <w:color w:val="000000"/>
        </w:rPr>
        <w:t xml:space="preserve">2016, marine heatwaves have </w:t>
      </w:r>
      <w:r w:rsidRPr="009D46EB">
        <w:rPr>
          <w:i/>
          <w:color w:val="000000"/>
        </w:rPr>
        <w:t>very likely</w:t>
      </w:r>
      <w:r w:rsidRPr="009D46EB">
        <w:rPr>
          <w:color w:val="000000"/>
        </w:rPr>
        <w:t xml:space="preserve"> doubled in frequency and </w:t>
      </w:r>
      <w:r w:rsidRPr="009D46EB">
        <w:t>are increasing in intensity (</w:t>
      </w:r>
      <w:r w:rsidRPr="009D46EB">
        <w:rPr>
          <w:i/>
        </w:rPr>
        <w:t>very high confidence</w:t>
      </w:r>
      <w:r w:rsidRPr="009D46EB">
        <w:t>).</w:t>
      </w:r>
      <w:r w:rsidRPr="009D46EB">
        <w:rPr>
          <w:color w:val="000000"/>
        </w:rPr>
        <w:t xml:space="preserve"> </w:t>
      </w:r>
      <w:r w:rsidRPr="009D46EB">
        <w:t>In addition</w:t>
      </w:r>
      <w:r w:rsidRPr="009D46EB">
        <w:rPr>
          <w:color w:val="000000"/>
        </w:rPr>
        <w:t>, the surface ocean acidified further (</w:t>
      </w:r>
      <w:r w:rsidRPr="009D46EB">
        <w:rPr>
          <w:i/>
          <w:color w:val="000000"/>
        </w:rPr>
        <w:t>virtually certain</w:t>
      </w:r>
      <w:r w:rsidRPr="009D46EB">
        <w:rPr>
          <w:color w:val="000000"/>
        </w:rPr>
        <w:t xml:space="preserve">) and loss of oxygen </w:t>
      </w:r>
      <w:r w:rsidRPr="009D46EB">
        <w:t>occurred</w:t>
      </w:r>
      <w:r w:rsidRPr="009D46EB">
        <w:rPr>
          <w:color w:val="000000"/>
        </w:rPr>
        <w:t xml:space="preserve"> from the surface to a depth of 1000 m (</w:t>
      </w:r>
      <w:r w:rsidRPr="009D46EB">
        <w:rPr>
          <w:i/>
          <w:color w:val="000000"/>
        </w:rPr>
        <w:t>medium confidence</w:t>
      </w:r>
      <w:r w:rsidRPr="009D46EB">
        <w:rPr>
          <w:color w:val="000000"/>
        </w:rPr>
        <w:t xml:space="preserve">). The </w:t>
      </w:r>
      <w:del w:id="3106" w:author="Ian Blenkinsop" w:date="2021-07-05T16:10:00Z">
        <w:r w:rsidRPr="009D46EB" w:rsidDel="00F35376">
          <w:rPr>
            <w:color w:val="000000"/>
          </w:rPr>
          <w:delText xml:space="preserve">report </w:delText>
        </w:r>
      </w:del>
      <w:ins w:id="3107" w:author="Ian Blenkinsop" w:date="2021-07-05T16:10:00Z">
        <w:r w:rsidR="00F35376">
          <w:rPr>
            <w:color w:val="000000"/>
          </w:rPr>
          <w:t>R</w:t>
        </w:r>
        <w:r w:rsidR="00F35376" w:rsidRPr="009D46EB">
          <w:rPr>
            <w:color w:val="000000"/>
          </w:rPr>
          <w:t xml:space="preserve">eport </w:t>
        </w:r>
      </w:ins>
      <w:r w:rsidRPr="009D46EB">
        <w:rPr>
          <w:color w:val="000000"/>
        </w:rPr>
        <w:t xml:space="preserve">expressed </w:t>
      </w:r>
      <w:r w:rsidRPr="009D46EB">
        <w:rPr>
          <w:i/>
          <w:color w:val="000000"/>
        </w:rPr>
        <w:t>medium confidence</w:t>
      </w:r>
      <w:r w:rsidRPr="009D46EB">
        <w:rPr>
          <w:color w:val="000000"/>
        </w:rPr>
        <w:t xml:space="preserve"> that the Atlantic Meridional </w:t>
      </w:r>
      <w:r>
        <w:rPr>
          <w:color w:val="000000"/>
        </w:rPr>
        <w:t xml:space="preserve">Overturning </w:t>
      </w:r>
      <w:r w:rsidRPr="009D46EB">
        <w:rPr>
          <w:color w:val="000000"/>
        </w:rPr>
        <w:t>Circulation (AMOC) weakened in 2004</w:t>
      </w:r>
      <w:r w:rsidRPr="00C0465B">
        <w:rPr>
          <w:rFonts w:ascii="Arial" w:hAnsi="Arial" w:cs="Arial"/>
          <w:color w:val="202122"/>
          <w:sz w:val="21"/>
          <w:szCs w:val="21"/>
          <w:shd w:val="clear" w:color="auto" w:fill="DEEAF6" w:themeFill="accent1" w:themeFillTint="33"/>
        </w:rPr>
        <w:t>–</w:t>
      </w:r>
      <w:r w:rsidRPr="009D46EB">
        <w:rPr>
          <w:color w:val="000000"/>
        </w:rPr>
        <w:t>2017 relative to 1850</w:t>
      </w:r>
      <w:r w:rsidRPr="00C0465B">
        <w:rPr>
          <w:rFonts w:ascii="Arial" w:hAnsi="Arial" w:cs="Arial"/>
          <w:color w:val="202122"/>
          <w:sz w:val="21"/>
          <w:szCs w:val="21"/>
          <w:shd w:val="clear" w:color="auto" w:fill="DEEAF6" w:themeFill="accent1" w:themeFillTint="33"/>
        </w:rPr>
        <w:t>–</w:t>
      </w:r>
      <w:r w:rsidRPr="009D46EB">
        <w:rPr>
          <w:color w:val="000000"/>
        </w:rPr>
        <w:t>1900.</w:t>
      </w:r>
    </w:p>
    <w:p w14:paraId="1703418D" w14:textId="77777777"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r w:rsidRPr="009D46EB">
        <w:rPr>
          <w:color w:val="000000"/>
        </w:rPr>
        <w:t xml:space="preserve"> </w:t>
      </w:r>
    </w:p>
    <w:p w14:paraId="72F676B7" w14:textId="038A36C5"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r w:rsidRPr="009D46EB">
        <w:rPr>
          <w:color w:val="000000"/>
        </w:rPr>
        <w:t xml:space="preserve">Concerning the cryosphere, </w:t>
      </w:r>
      <w:del w:id="3108" w:author="Ian Blenkinsop" w:date="2021-07-12T11:35:00Z">
        <w:r w:rsidRPr="009D46EB" w:rsidDel="001C25EB">
          <w:rPr>
            <w:color w:val="000000"/>
          </w:rPr>
          <w:delText xml:space="preserve">the </w:delText>
        </w:r>
      </w:del>
      <w:r w:rsidRPr="009D46EB">
        <w:rPr>
          <w:color w:val="000000"/>
        </w:rPr>
        <w:t>SROCC reported widespread continued shrinking of nearly all components</w:t>
      </w:r>
      <w:r w:rsidRPr="009D46EB">
        <w:t xml:space="preserve">. </w:t>
      </w:r>
      <w:r w:rsidRPr="009D46EB">
        <w:rPr>
          <w:color w:val="000000"/>
        </w:rPr>
        <w:t xml:space="preserve">Mass loss from the Antarctic </w:t>
      </w:r>
      <w:r w:rsidR="00701F66">
        <w:rPr>
          <w:color w:val="000000"/>
        </w:rPr>
        <w:t>I</w:t>
      </w:r>
      <w:r w:rsidR="00701F66" w:rsidRPr="009D46EB">
        <w:rPr>
          <w:color w:val="000000"/>
        </w:rPr>
        <w:t xml:space="preserve">ce </w:t>
      </w:r>
      <w:r w:rsidR="00701F66">
        <w:rPr>
          <w:color w:val="000000"/>
        </w:rPr>
        <w:t>S</w:t>
      </w:r>
      <w:r w:rsidRPr="009D46EB">
        <w:rPr>
          <w:color w:val="000000"/>
        </w:rPr>
        <w:t>heet tripled over the period 2007</w:t>
      </w:r>
      <w:r w:rsidRPr="00C0465B">
        <w:rPr>
          <w:rFonts w:ascii="Arial" w:hAnsi="Arial" w:cs="Arial"/>
          <w:color w:val="202122"/>
          <w:sz w:val="21"/>
          <w:szCs w:val="21"/>
          <w:shd w:val="clear" w:color="auto" w:fill="DEEAF6" w:themeFill="accent1" w:themeFillTint="33"/>
        </w:rPr>
        <w:t>–</w:t>
      </w:r>
      <w:r w:rsidRPr="009D46EB">
        <w:rPr>
          <w:color w:val="000000"/>
        </w:rPr>
        <w:t>2016 relative to 1997</w:t>
      </w:r>
      <w:r w:rsidRPr="00C0465B">
        <w:rPr>
          <w:rFonts w:ascii="Arial" w:hAnsi="Arial" w:cs="Arial"/>
          <w:color w:val="202122"/>
          <w:sz w:val="21"/>
          <w:szCs w:val="21"/>
          <w:shd w:val="clear" w:color="auto" w:fill="DEEAF6" w:themeFill="accent1" w:themeFillTint="33"/>
        </w:rPr>
        <w:t>–</w:t>
      </w:r>
      <w:r w:rsidRPr="009D46EB">
        <w:rPr>
          <w:color w:val="000000"/>
        </w:rPr>
        <w:t xml:space="preserve">2006, while mass loss doubled for the Greenland </w:t>
      </w:r>
      <w:r w:rsidR="00755FEA">
        <w:rPr>
          <w:color w:val="000000"/>
        </w:rPr>
        <w:t>I</w:t>
      </w:r>
      <w:r w:rsidRPr="009D46EB">
        <w:rPr>
          <w:color w:val="000000"/>
        </w:rPr>
        <w:t xml:space="preserve">ce </w:t>
      </w:r>
      <w:r w:rsidR="00755FEA">
        <w:rPr>
          <w:color w:val="000000"/>
        </w:rPr>
        <w:t>S</w:t>
      </w:r>
      <w:r w:rsidRPr="009D46EB">
        <w:rPr>
          <w:color w:val="000000"/>
        </w:rPr>
        <w:t>heet (</w:t>
      </w:r>
      <w:r w:rsidRPr="009D46EB">
        <w:rPr>
          <w:i/>
          <w:color w:val="000000"/>
        </w:rPr>
        <w:t>likely</w:t>
      </w:r>
      <w:r w:rsidRPr="00F35376">
        <w:rPr>
          <w:iCs/>
          <w:color w:val="000000"/>
          <w:rPrChange w:id="3109" w:author="Ian Blenkinsop" w:date="2021-07-05T16:11:00Z">
            <w:rPr>
              <w:i/>
              <w:color w:val="000000"/>
            </w:rPr>
          </w:rPrChange>
        </w:rPr>
        <w:t>,</w:t>
      </w:r>
      <w:r w:rsidRPr="009D46EB">
        <w:rPr>
          <w:i/>
          <w:color w:val="000000"/>
        </w:rPr>
        <w:t xml:space="preserve"> medium confidence</w:t>
      </w:r>
      <w:r w:rsidRPr="009D46EB">
        <w:rPr>
          <w:color w:val="000000"/>
        </w:rPr>
        <w:t xml:space="preserve">). The </w:t>
      </w:r>
      <w:del w:id="3110" w:author="Ian Blenkinsop" w:date="2021-07-05T16:11:00Z">
        <w:r w:rsidRPr="009D46EB" w:rsidDel="00F35376">
          <w:rPr>
            <w:color w:val="000000"/>
          </w:rPr>
          <w:delText xml:space="preserve">report </w:delText>
        </w:r>
      </w:del>
      <w:ins w:id="3111" w:author="Ian Blenkinsop" w:date="2021-07-05T16:11:00Z">
        <w:r w:rsidR="00F35376">
          <w:rPr>
            <w:color w:val="000000"/>
          </w:rPr>
          <w:t>R</w:t>
        </w:r>
        <w:r w:rsidR="00F35376" w:rsidRPr="009D46EB">
          <w:rPr>
            <w:color w:val="000000"/>
          </w:rPr>
          <w:t xml:space="preserve">eport </w:t>
        </w:r>
      </w:ins>
      <w:r w:rsidRPr="009D46EB">
        <w:rPr>
          <w:color w:val="000000"/>
        </w:rPr>
        <w:t xml:space="preserve">concludes with </w:t>
      </w:r>
      <w:r w:rsidRPr="009D46EB">
        <w:rPr>
          <w:i/>
          <w:color w:val="000000"/>
        </w:rPr>
        <w:t>very high confidence</w:t>
      </w:r>
      <w:r w:rsidRPr="009D46EB">
        <w:rPr>
          <w:color w:val="000000"/>
        </w:rPr>
        <w:t xml:space="preserve"> that due to the combined increased loss from the ice sheets, global mean sea level (GMSL) rise has accelerated (</w:t>
      </w:r>
      <w:r w:rsidRPr="009D46EB">
        <w:rPr>
          <w:i/>
          <w:color w:val="000000"/>
        </w:rPr>
        <w:t>extremely likely</w:t>
      </w:r>
      <w:r w:rsidRPr="009D46EB">
        <w:rPr>
          <w:color w:val="000000"/>
        </w:rPr>
        <w:t xml:space="preserve">). The rate of recent GMSL rise </w:t>
      </w:r>
      <w:r w:rsidRPr="009D46EB">
        <w:t>(</w:t>
      </w:r>
      <w:r w:rsidRPr="009D46EB">
        <w:rPr>
          <w:color w:val="000000"/>
        </w:rPr>
        <w:t>3.6</w:t>
      </w:r>
      <w:ins w:id="3112" w:author="Ian Blenkinsop" w:date="2021-07-05T16:11:00Z">
        <w:r w:rsidR="00F35376">
          <w:rPr>
            <w:color w:val="000000"/>
          </w:rPr>
          <w:t xml:space="preserve"> </w:t>
        </w:r>
      </w:ins>
      <w:r w:rsidRPr="009D46EB">
        <w:t>±</w:t>
      </w:r>
      <w:ins w:id="3113" w:author="Ian Blenkinsop" w:date="2021-07-05T16:11:00Z">
        <w:r w:rsidR="00F35376">
          <w:t xml:space="preserve"> </w:t>
        </w:r>
      </w:ins>
      <w:r w:rsidRPr="009D46EB">
        <w:t>0.5 mm yr</w:t>
      </w:r>
      <w:del w:id="3114" w:author="Ian Blenkinsop" w:date="2021-07-05T16:11:00Z">
        <w:r w:rsidRPr="009D46EB" w:rsidDel="00F35376">
          <w:rPr>
            <w:vertAlign w:val="superscript"/>
          </w:rPr>
          <w:delText>-</w:delText>
        </w:r>
      </w:del>
      <w:ins w:id="3115" w:author="Ian Blenkinsop" w:date="2021-07-05T16:11:00Z">
        <w:r w:rsidR="00F35376">
          <w:rPr>
            <w:vertAlign w:val="superscript"/>
          </w:rPr>
          <w:t>–</w:t>
        </w:r>
      </w:ins>
      <w:r w:rsidRPr="009D46EB">
        <w:rPr>
          <w:vertAlign w:val="superscript"/>
        </w:rPr>
        <w:t>1</w:t>
      </w:r>
      <w:r w:rsidRPr="009D46EB">
        <w:t xml:space="preserve"> </w:t>
      </w:r>
      <w:r w:rsidRPr="009D46EB">
        <w:rPr>
          <w:color w:val="000000"/>
        </w:rPr>
        <w:t>for 2006</w:t>
      </w:r>
      <w:r w:rsidRPr="00C0465B">
        <w:rPr>
          <w:rFonts w:ascii="Arial" w:hAnsi="Arial" w:cs="Arial"/>
          <w:color w:val="202122"/>
          <w:sz w:val="21"/>
          <w:szCs w:val="21"/>
          <w:shd w:val="clear" w:color="auto" w:fill="DEEAF6" w:themeFill="accent1" w:themeFillTint="33"/>
        </w:rPr>
        <w:t>–</w:t>
      </w:r>
      <w:r w:rsidRPr="009D46EB">
        <w:rPr>
          <w:color w:val="000000"/>
        </w:rPr>
        <w:t>2015) is about 2.5 times larger than for 1901</w:t>
      </w:r>
      <w:r w:rsidRPr="00C0465B">
        <w:rPr>
          <w:rFonts w:ascii="Arial" w:hAnsi="Arial" w:cs="Arial"/>
          <w:color w:val="202122"/>
          <w:sz w:val="21"/>
          <w:szCs w:val="21"/>
          <w:shd w:val="clear" w:color="auto" w:fill="DEEAF6" w:themeFill="accent1" w:themeFillTint="33"/>
        </w:rPr>
        <w:t>–</w:t>
      </w:r>
      <w:r w:rsidRPr="009D46EB">
        <w:rPr>
          <w:color w:val="000000"/>
        </w:rPr>
        <w:t xml:space="preserve">1990. </w:t>
      </w:r>
      <w:bookmarkStart w:id="3116" w:name="_Hlk66978585"/>
      <w:r w:rsidRPr="009D46EB">
        <w:rPr>
          <w:color w:val="000000"/>
        </w:rPr>
        <w:t xml:space="preserve">The report also found that Arctic sea ice extent has </w:t>
      </w:r>
      <w:r w:rsidRPr="009D46EB">
        <w:rPr>
          <w:i/>
          <w:color w:val="000000"/>
        </w:rPr>
        <w:t>very likely</w:t>
      </w:r>
      <w:r w:rsidRPr="009D46EB">
        <w:rPr>
          <w:color w:val="000000"/>
        </w:rPr>
        <w:t xml:space="preserve"> decreased for all months of the year since 1979 and that September sea ice reductions of 12.8</w:t>
      </w:r>
      <w:ins w:id="3117" w:author="Ian Blenkinsop" w:date="2021-07-05T16:12:00Z">
        <w:r w:rsidR="00F35376">
          <w:rPr>
            <w:color w:val="000000"/>
          </w:rPr>
          <w:t xml:space="preserve"> </w:t>
        </w:r>
      </w:ins>
      <w:r w:rsidRPr="009D46EB">
        <w:rPr>
          <w:color w:val="000000"/>
        </w:rPr>
        <w:t>±</w:t>
      </w:r>
      <w:ins w:id="3118" w:author="Ian Blenkinsop" w:date="2021-07-05T16:12:00Z">
        <w:r w:rsidR="00F35376">
          <w:rPr>
            <w:color w:val="000000"/>
          </w:rPr>
          <w:t xml:space="preserve"> </w:t>
        </w:r>
      </w:ins>
      <w:r w:rsidRPr="009D46EB">
        <w:rPr>
          <w:color w:val="000000"/>
        </w:rPr>
        <w:t xml:space="preserve">2.3% per decade are </w:t>
      </w:r>
      <w:r w:rsidRPr="009D46EB">
        <w:rPr>
          <w:i/>
          <w:color w:val="000000"/>
        </w:rPr>
        <w:t>likely</w:t>
      </w:r>
      <w:r w:rsidRPr="009D46EB">
        <w:rPr>
          <w:color w:val="000000"/>
        </w:rPr>
        <w:t xml:space="preserve"> unprecedented for at least 1000 years. </w:t>
      </w:r>
      <w:bookmarkEnd w:id="3116"/>
      <w:r w:rsidRPr="009D46EB">
        <w:rPr>
          <w:color w:val="000000"/>
        </w:rPr>
        <w:t xml:space="preserve">Feedbacks from the loss of summer sea ice and spring snow cover </w:t>
      </w:r>
      <w:r w:rsidRPr="009D46EB">
        <w:t xml:space="preserve">on land </w:t>
      </w:r>
      <w:r w:rsidRPr="009D46EB">
        <w:rPr>
          <w:color w:val="000000"/>
        </w:rPr>
        <w:t>have contributed</w:t>
      </w:r>
      <w:r w:rsidRPr="009D46EB">
        <w:t xml:space="preserve"> to amplified warming in the Arctic (</w:t>
      </w:r>
      <w:r w:rsidRPr="009D46EB">
        <w:rPr>
          <w:i/>
        </w:rPr>
        <w:t>high confidence</w:t>
      </w:r>
      <w:r w:rsidRPr="009D46EB">
        <w:t xml:space="preserve">), where surface air temperature </w:t>
      </w:r>
      <w:r w:rsidRPr="009D46EB">
        <w:rPr>
          <w:i/>
          <w:color w:val="000000"/>
        </w:rPr>
        <w:t>likely</w:t>
      </w:r>
      <w:r w:rsidRPr="009D46EB">
        <w:rPr>
          <w:color w:val="000000"/>
        </w:rPr>
        <w:t xml:space="preserve"> increased</w:t>
      </w:r>
      <w:r w:rsidRPr="009D46EB">
        <w:t xml:space="preserve"> by </w:t>
      </w:r>
      <w:r w:rsidRPr="009D46EB">
        <w:rPr>
          <w:color w:val="000000"/>
        </w:rPr>
        <w:t xml:space="preserve">more than double the </w:t>
      </w:r>
      <w:r w:rsidRPr="009D46EB">
        <w:t>global average over the last two decades. By contrast, Antarctic sea ice extent overall saw no statistically significant trend for the period 1979</w:t>
      </w:r>
      <w:del w:id="3119" w:author="Ian Blenkinsop" w:date="2021-07-05T16:13:00Z">
        <w:r w:rsidRPr="009D46EB" w:rsidDel="00F35376">
          <w:delText xml:space="preserve"> to </w:delText>
        </w:r>
      </w:del>
      <w:ins w:id="3120" w:author="Ian Blenkinsop" w:date="2021-07-05T16:13:00Z">
        <w:r w:rsidR="00F35376">
          <w:t>–</w:t>
        </w:r>
      </w:ins>
      <w:r w:rsidRPr="009D46EB">
        <w:t>2018 (</w:t>
      </w:r>
      <w:r w:rsidRPr="009D46EB">
        <w:rPr>
          <w:i/>
        </w:rPr>
        <w:t>high confidence</w:t>
      </w:r>
      <w:r w:rsidRPr="009D46EB">
        <w:t>).</w:t>
      </w:r>
    </w:p>
    <w:p w14:paraId="74354908" w14:textId="77777777"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p>
    <w:p w14:paraId="3B3FB02B" w14:textId="12669C51"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bookmarkStart w:id="3121" w:name="_Hlk66731440"/>
      <w:r w:rsidRPr="009D46EB">
        <w:rPr>
          <w:color w:val="000000"/>
        </w:rPr>
        <w:t>The SROCC assessed that anthropogenic climate change has increased observed precipitation (</w:t>
      </w:r>
      <w:r w:rsidRPr="009D46EB">
        <w:rPr>
          <w:i/>
          <w:color w:val="000000"/>
        </w:rPr>
        <w:t>medium confidence</w:t>
      </w:r>
      <w:r w:rsidRPr="009D46EB">
        <w:rPr>
          <w:color w:val="000000"/>
        </w:rPr>
        <w:t>), winds (</w:t>
      </w:r>
      <w:r w:rsidRPr="009D46EB">
        <w:rPr>
          <w:i/>
          <w:color w:val="000000"/>
        </w:rPr>
        <w:t>low confidence</w:t>
      </w:r>
      <w:r w:rsidRPr="009D46EB">
        <w:rPr>
          <w:color w:val="000000"/>
        </w:rPr>
        <w:t>), and extreme sea level events (</w:t>
      </w:r>
      <w:r w:rsidRPr="009D46EB">
        <w:rPr>
          <w:i/>
          <w:color w:val="000000"/>
        </w:rPr>
        <w:t>high confidence</w:t>
      </w:r>
      <w:r w:rsidRPr="009D46EB">
        <w:rPr>
          <w:color w:val="000000"/>
        </w:rPr>
        <w:t xml:space="preserve">) associated with some tropical cyclones. It also found evidence for an increase in </w:t>
      </w:r>
      <w:ins w:id="3122" w:author="Ian Blenkinsop" w:date="2021-07-05T16:14:00Z">
        <w:r w:rsidR="00F35376">
          <w:rPr>
            <w:color w:val="000000"/>
          </w:rPr>
          <w:t xml:space="preserve">the </w:t>
        </w:r>
      </w:ins>
      <w:r w:rsidRPr="009D46EB">
        <w:rPr>
          <w:color w:val="000000"/>
        </w:rPr>
        <w:t>annual global proportion of Category 4 or 5 tropical cyclones in recent decades</w:t>
      </w:r>
      <w:commentRangeStart w:id="3123"/>
      <w:r w:rsidRPr="009D46EB">
        <w:rPr>
          <w:color w:val="000000"/>
        </w:rPr>
        <w:t xml:space="preserve"> </w:t>
      </w:r>
      <w:commentRangeEnd w:id="3123"/>
      <w:r w:rsidR="00F35376">
        <w:rPr>
          <w:rStyle w:val="CommentReference"/>
          <w:rFonts w:cstheme="minorBidi"/>
          <w:lang w:eastAsia="fr-FR"/>
        </w:rPr>
        <w:commentReference w:id="3123"/>
      </w:r>
      <w:r w:rsidRPr="009D46EB">
        <w:rPr>
          <w:color w:val="000000"/>
        </w:rPr>
        <w:t>(</w:t>
      </w:r>
      <w:r w:rsidRPr="009D46EB">
        <w:rPr>
          <w:i/>
          <w:color w:val="000000"/>
        </w:rPr>
        <w:t>low confidence</w:t>
      </w:r>
      <w:r w:rsidRPr="009D46EB">
        <w:rPr>
          <w:color w:val="000000"/>
        </w:rPr>
        <w:t>).</w:t>
      </w:r>
    </w:p>
    <w:p w14:paraId="155629A1" w14:textId="77777777"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r w:rsidRPr="009D46EB">
        <w:rPr>
          <w:color w:val="000000"/>
        </w:rPr>
        <w:t xml:space="preserve"> </w:t>
      </w:r>
    </w:p>
    <w:bookmarkEnd w:id="3121"/>
    <w:p w14:paraId="2587CE52" w14:textId="77777777" w:rsidR="00102875" w:rsidRPr="009D46EB" w:rsidRDefault="00102875" w:rsidP="00102875">
      <w:pPr>
        <w:pStyle w:val="Normal1"/>
        <w:pBdr>
          <w:top w:val="nil"/>
          <w:left w:val="nil"/>
          <w:bottom w:val="nil"/>
          <w:right w:val="nil"/>
          <w:between w:val="nil"/>
        </w:pBdr>
        <w:shd w:val="clear" w:color="auto" w:fill="DEEAF6" w:themeFill="accent1" w:themeFillTint="33"/>
        <w:rPr>
          <w:b/>
          <w:color w:val="000000"/>
        </w:rPr>
      </w:pPr>
      <w:r w:rsidRPr="009D46EB">
        <w:rPr>
          <w:b/>
          <w:color w:val="000000"/>
        </w:rPr>
        <w:t>2)     Drivers of climate change</w:t>
      </w:r>
    </w:p>
    <w:p w14:paraId="6602E88B" w14:textId="77777777"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p>
    <w:p w14:paraId="18A004A6" w14:textId="7E0E27BA"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r w:rsidRPr="009D46EB">
        <w:rPr>
          <w:color w:val="000000"/>
        </w:rPr>
        <w:t xml:space="preserve">The SRCCL </w:t>
      </w:r>
      <w:r w:rsidRPr="009D46EB">
        <w:t>stated</w:t>
      </w:r>
      <w:r w:rsidRPr="009D46EB">
        <w:rPr>
          <w:color w:val="000000"/>
        </w:rPr>
        <w:t xml:space="preserve"> that the land is simultaneously a source and sink of CO</w:t>
      </w:r>
      <w:r w:rsidRPr="009D46EB">
        <w:rPr>
          <w:color w:val="000000"/>
          <w:vertAlign w:val="subscript"/>
        </w:rPr>
        <w:t>2</w:t>
      </w:r>
      <w:del w:id="3124" w:author="Ian Blenkinsop" w:date="2021-07-05T16:17:00Z">
        <w:r w:rsidRPr="009D46EB" w:rsidDel="00F35376">
          <w:rPr>
            <w:color w:val="000000"/>
          </w:rPr>
          <w:delText xml:space="preserve"> </w:delText>
        </w:r>
      </w:del>
      <w:ins w:id="3125" w:author="Ian Blenkinsop" w:date="2021-07-05T16:17:00Z">
        <w:r w:rsidR="00F35376">
          <w:rPr>
            <w:color w:val="000000"/>
          </w:rPr>
          <w:t xml:space="preserve">, </w:t>
        </w:r>
      </w:ins>
      <w:r w:rsidRPr="009D46EB">
        <w:rPr>
          <w:color w:val="000000"/>
        </w:rPr>
        <w:t xml:space="preserve">due to both anthropogenic and natural drivers. It estimates with </w:t>
      </w:r>
      <w:r w:rsidRPr="009D46EB">
        <w:rPr>
          <w:i/>
          <w:color w:val="000000"/>
        </w:rPr>
        <w:t>medium confidence</w:t>
      </w:r>
      <w:r w:rsidRPr="009D46EB">
        <w:rPr>
          <w:color w:val="000000"/>
        </w:rPr>
        <w:t xml:space="preserve"> that </w:t>
      </w:r>
      <w:del w:id="3126" w:author="Ian Blenkinsop" w:date="2021-07-05T16:18:00Z">
        <w:r w:rsidRPr="009D46EB" w:rsidDel="00F35376">
          <w:rPr>
            <w:color w:val="000000"/>
          </w:rPr>
          <w:delText>Agriculture</w:delText>
        </w:r>
      </w:del>
      <w:ins w:id="3127" w:author="Ian Blenkinsop" w:date="2021-07-05T16:18:00Z">
        <w:r w:rsidR="00F35376">
          <w:rPr>
            <w:color w:val="000000"/>
          </w:rPr>
          <w:t>a</w:t>
        </w:r>
        <w:r w:rsidR="00F35376" w:rsidRPr="009D46EB">
          <w:rPr>
            <w:color w:val="000000"/>
          </w:rPr>
          <w:t>griculture</w:t>
        </w:r>
      </w:ins>
      <w:r w:rsidRPr="009D46EB">
        <w:rPr>
          <w:color w:val="000000"/>
        </w:rPr>
        <w:t xml:space="preserve">, </w:t>
      </w:r>
      <w:del w:id="3128" w:author="Ian Blenkinsop" w:date="2021-07-05T16:18:00Z">
        <w:r w:rsidRPr="009D46EB" w:rsidDel="00F35376">
          <w:rPr>
            <w:color w:val="000000"/>
          </w:rPr>
          <w:delText xml:space="preserve">Forestry </w:delText>
        </w:r>
      </w:del>
      <w:ins w:id="3129" w:author="Ian Blenkinsop" w:date="2021-07-05T16:18:00Z">
        <w:r w:rsidR="00F35376">
          <w:rPr>
            <w:color w:val="000000"/>
          </w:rPr>
          <w:t>f</w:t>
        </w:r>
        <w:r w:rsidR="00F35376" w:rsidRPr="009D46EB">
          <w:rPr>
            <w:color w:val="000000"/>
          </w:rPr>
          <w:t xml:space="preserve">orestry </w:t>
        </w:r>
      </w:ins>
      <w:r w:rsidRPr="009D46EB">
        <w:rPr>
          <w:color w:val="000000"/>
        </w:rPr>
        <w:t xml:space="preserve">and </w:t>
      </w:r>
      <w:del w:id="3130" w:author="Ian Blenkinsop" w:date="2021-07-05T16:18:00Z">
        <w:r w:rsidRPr="009D46EB" w:rsidDel="00F35376">
          <w:rPr>
            <w:color w:val="000000"/>
          </w:rPr>
          <w:delText xml:space="preserve">Other </w:delText>
        </w:r>
      </w:del>
      <w:ins w:id="3131" w:author="Ian Blenkinsop" w:date="2021-07-05T16:18:00Z">
        <w:r w:rsidR="00F35376">
          <w:rPr>
            <w:color w:val="000000"/>
          </w:rPr>
          <w:t>o</w:t>
        </w:r>
        <w:r w:rsidR="00F35376" w:rsidRPr="009D46EB">
          <w:rPr>
            <w:color w:val="000000"/>
          </w:rPr>
          <w:t xml:space="preserve">ther </w:t>
        </w:r>
      </w:ins>
      <w:del w:id="3132" w:author="Ian Blenkinsop" w:date="2021-07-05T16:18:00Z">
        <w:r w:rsidRPr="009D46EB" w:rsidDel="00F35376">
          <w:rPr>
            <w:color w:val="000000"/>
          </w:rPr>
          <w:delText xml:space="preserve">Land </w:delText>
        </w:r>
      </w:del>
      <w:ins w:id="3133" w:author="Ian Blenkinsop" w:date="2021-07-05T16:18:00Z">
        <w:r w:rsidR="00F35376">
          <w:rPr>
            <w:color w:val="000000"/>
          </w:rPr>
          <w:t>l</w:t>
        </w:r>
        <w:r w:rsidR="00F35376" w:rsidRPr="009D46EB">
          <w:rPr>
            <w:color w:val="000000"/>
          </w:rPr>
          <w:t xml:space="preserve">and </w:t>
        </w:r>
      </w:ins>
      <w:del w:id="3134" w:author="Ian Blenkinsop" w:date="2021-07-05T16:18:00Z">
        <w:r w:rsidRPr="009D46EB" w:rsidDel="00F35376">
          <w:rPr>
            <w:color w:val="000000"/>
          </w:rPr>
          <w:delText xml:space="preserve">Use </w:delText>
        </w:r>
      </w:del>
      <w:ins w:id="3135" w:author="Ian Blenkinsop" w:date="2021-07-05T16:18:00Z">
        <w:r w:rsidR="00F35376">
          <w:rPr>
            <w:color w:val="000000"/>
          </w:rPr>
          <w:t>u</w:t>
        </w:r>
        <w:r w:rsidR="00F35376" w:rsidRPr="009D46EB">
          <w:rPr>
            <w:color w:val="000000"/>
          </w:rPr>
          <w:t xml:space="preserve">se </w:t>
        </w:r>
      </w:ins>
      <w:r w:rsidRPr="009D46EB">
        <w:rPr>
          <w:color w:val="000000"/>
        </w:rPr>
        <w:t xml:space="preserve">(AFOLU) activities accounted for </w:t>
      </w:r>
      <w:r w:rsidRPr="009D46EB">
        <w:t>around 13% of CO</w:t>
      </w:r>
      <w:r w:rsidRPr="009D46EB">
        <w:rPr>
          <w:vertAlign w:val="subscript"/>
        </w:rPr>
        <w:t>2</w:t>
      </w:r>
      <w:r w:rsidRPr="009D46EB">
        <w:t xml:space="preserve">, 44% of </w:t>
      </w:r>
      <w:ins w:id="3136" w:author="Ian Blenkinsop" w:date="2021-07-05T17:25:00Z">
        <w:r w:rsidR="007E44B8" w:rsidRPr="009D46EB">
          <w:t>C</w:t>
        </w:r>
        <w:r w:rsidR="007E44B8">
          <w:t>H</w:t>
        </w:r>
        <w:r w:rsidR="007E44B8">
          <w:rPr>
            <w:vertAlign w:val="subscript"/>
          </w:rPr>
          <w:t>4</w:t>
        </w:r>
      </w:ins>
      <w:del w:id="3137" w:author="Ian Blenkinsop" w:date="2021-07-05T17:25:00Z">
        <w:r w:rsidRPr="009D46EB" w:rsidDel="007E44B8">
          <w:delText>methane</w:delText>
        </w:r>
      </w:del>
      <w:r w:rsidRPr="009D46EB">
        <w:t xml:space="preserve">, and 82% of </w:t>
      </w:r>
      <w:ins w:id="3138" w:author="Ian Blenkinsop" w:date="2021-07-05T17:26:00Z">
        <w:r w:rsidR="007E44B8">
          <w:t>N</w:t>
        </w:r>
        <w:r w:rsidR="007E44B8">
          <w:rPr>
            <w:vertAlign w:val="subscript"/>
          </w:rPr>
          <w:t>2</w:t>
        </w:r>
        <w:r w:rsidR="007E44B8">
          <w:t>O</w:t>
        </w:r>
      </w:ins>
      <w:del w:id="3139" w:author="Ian Blenkinsop" w:date="2021-07-05T17:26:00Z">
        <w:r w:rsidRPr="009D46EB" w:rsidDel="007E44B8">
          <w:delText>nitrous oxide</w:delText>
        </w:r>
      </w:del>
      <w:r w:rsidRPr="009D46EB">
        <w:t xml:space="preserve"> emissions from human activities during 2007</w:t>
      </w:r>
      <w:r w:rsidRPr="00C0465B">
        <w:rPr>
          <w:rFonts w:ascii="Arial" w:hAnsi="Arial" w:cs="Arial"/>
          <w:color w:val="202122"/>
          <w:sz w:val="21"/>
          <w:szCs w:val="21"/>
          <w:shd w:val="clear" w:color="auto" w:fill="DEEAF6" w:themeFill="accent1" w:themeFillTint="33"/>
        </w:rPr>
        <w:t>–</w:t>
      </w:r>
      <w:r w:rsidRPr="009D46EB">
        <w:t xml:space="preserve">2016, representing </w:t>
      </w:r>
      <w:r w:rsidRPr="009D46EB">
        <w:rPr>
          <w:color w:val="000000"/>
        </w:rPr>
        <w:t>23% (12.0</w:t>
      </w:r>
      <w:ins w:id="3140" w:author="Ian Blenkinsop" w:date="2021-07-05T16:18:00Z">
        <w:r w:rsidR="00F35376">
          <w:rPr>
            <w:color w:val="000000"/>
          </w:rPr>
          <w:t xml:space="preserve"> </w:t>
        </w:r>
      </w:ins>
      <w:r w:rsidRPr="009D46EB">
        <w:rPr>
          <w:color w:val="000000"/>
        </w:rPr>
        <w:t>±</w:t>
      </w:r>
      <w:ins w:id="3141" w:author="Ian Blenkinsop" w:date="2021-07-05T16:18:00Z">
        <w:r w:rsidR="00F35376">
          <w:rPr>
            <w:color w:val="000000"/>
          </w:rPr>
          <w:t xml:space="preserve"> </w:t>
        </w:r>
      </w:ins>
      <w:r w:rsidRPr="009D46EB">
        <w:rPr>
          <w:color w:val="000000"/>
        </w:rPr>
        <w:t>3.0</w:t>
      </w:r>
      <w:r w:rsidRPr="009D46EB">
        <w:t xml:space="preserve"> GtCO</w:t>
      </w:r>
      <w:r w:rsidRPr="009D46EB">
        <w:rPr>
          <w:vertAlign w:val="subscript"/>
        </w:rPr>
        <w:t>2</w:t>
      </w:r>
      <w:r w:rsidRPr="009D46EB">
        <w:t xml:space="preserve"> equivalent yr</w:t>
      </w:r>
      <w:del w:id="3142" w:author="Ian Blenkinsop" w:date="2021-07-05T16:18:00Z">
        <w:r w:rsidRPr="009D46EB" w:rsidDel="00F35376">
          <w:rPr>
            <w:vertAlign w:val="superscript"/>
          </w:rPr>
          <w:delText>-</w:delText>
        </w:r>
      </w:del>
      <w:ins w:id="3143" w:author="Ian Blenkinsop" w:date="2021-07-05T16:18:00Z">
        <w:r w:rsidR="00F35376">
          <w:rPr>
            <w:vertAlign w:val="superscript"/>
          </w:rPr>
          <w:t>–</w:t>
        </w:r>
      </w:ins>
      <w:r w:rsidRPr="009D46EB">
        <w:rPr>
          <w:vertAlign w:val="superscript"/>
        </w:rPr>
        <w:t>1</w:t>
      </w:r>
      <w:r w:rsidRPr="009D46EB">
        <w:t>)</w:t>
      </w:r>
      <w:r w:rsidRPr="009D46EB">
        <w:rPr>
          <w:color w:val="000000"/>
        </w:rPr>
        <w:t xml:space="preserve"> of the total net anthropogenic emissions of GHGs</w:t>
      </w:r>
      <w:r w:rsidRPr="009D46EB">
        <w:t>.</w:t>
      </w:r>
      <w:r w:rsidRPr="009D46EB">
        <w:rPr>
          <w:color w:val="000000"/>
        </w:rPr>
        <w:t xml:space="preserve"> The natural response of land to human-induced environmental change</w:t>
      </w:r>
      <w:ins w:id="3144" w:author="Ian Blenkinsop" w:date="2021-07-05T16:19:00Z">
        <w:r w:rsidR="00F35376">
          <w:rPr>
            <w:color w:val="000000"/>
          </w:rPr>
          <w:t xml:space="preserve"> –</w:t>
        </w:r>
      </w:ins>
      <w:r w:rsidRPr="009D46EB">
        <w:rPr>
          <w:color w:val="000000"/>
        </w:rPr>
        <w:t xml:space="preserve"> such as increasing atmospheric CO</w:t>
      </w:r>
      <w:r w:rsidRPr="009D46EB">
        <w:rPr>
          <w:color w:val="000000"/>
          <w:vertAlign w:val="subscript"/>
        </w:rPr>
        <w:t>2</w:t>
      </w:r>
      <w:r w:rsidRPr="009D46EB">
        <w:rPr>
          <w:color w:val="000000"/>
        </w:rPr>
        <w:t xml:space="preserve"> concentration, nitrogen deposition</w:t>
      </w:r>
      <w:del w:id="3145" w:author="Ian Blenkinsop" w:date="2021-07-05T16:19:00Z">
        <w:r w:rsidRPr="009D46EB" w:rsidDel="00F35376">
          <w:rPr>
            <w:color w:val="000000"/>
          </w:rPr>
          <w:delText>,</w:delText>
        </w:r>
      </w:del>
      <w:r w:rsidRPr="009D46EB">
        <w:rPr>
          <w:color w:val="000000"/>
        </w:rPr>
        <w:t xml:space="preserve"> and climate change</w:t>
      </w:r>
      <w:del w:id="3146" w:author="Ian Blenkinsop" w:date="2021-07-05T16:19:00Z">
        <w:r w:rsidRPr="009D46EB" w:rsidDel="00F35376">
          <w:rPr>
            <w:color w:val="000000"/>
          </w:rPr>
          <w:delText xml:space="preserve">, </w:delText>
        </w:r>
      </w:del>
      <w:ins w:id="3147" w:author="Ian Blenkinsop" w:date="2021-07-05T16:19:00Z">
        <w:r w:rsidR="00F35376">
          <w:rPr>
            <w:color w:val="000000"/>
          </w:rPr>
          <w:t xml:space="preserve"> –</w:t>
        </w:r>
        <w:r w:rsidR="00F35376" w:rsidRPr="009D46EB">
          <w:rPr>
            <w:color w:val="000000"/>
          </w:rPr>
          <w:t xml:space="preserve"> </w:t>
        </w:r>
      </w:ins>
      <w:r w:rsidRPr="009D46EB">
        <w:rPr>
          <w:color w:val="000000"/>
        </w:rPr>
        <w:t xml:space="preserve">caused a net </w:t>
      </w:r>
      <w:r w:rsidRPr="009D46EB">
        <w:t>CO</w:t>
      </w:r>
      <w:r w:rsidRPr="009D46EB">
        <w:rPr>
          <w:vertAlign w:val="subscript"/>
        </w:rPr>
        <w:t>2</w:t>
      </w:r>
      <w:r w:rsidRPr="009D46EB">
        <w:t xml:space="preserve"> </w:t>
      </w:r>
      <w:r w:rsidRPr="009D46EB">
        <w:rPr>
          <w:color w:val="000000"/>
        </w:rPr>
        <w:t xml:space="preserve">sink equivalent </w:t>
      </w:r>
      <w:r w:rsidRPr="009D46EB">
        <w:t>of</w:t>
      </w:r>
      <w:r w:rsidRPr="009D46EB">
        <w:rPr>
          <w:color w:val="000000"/>
        </w:rPr>
        <w:t xml:space="preserve"> around 29% of total CO</w:t>
      </w:r>
      <w:r w:rsidRPr="009D46EB">
        <w:rPr>
          <w:color w:val="000000"/>
          <w:vertAlign w:val="subscript"/>
        </w:rPr>
        <w:t>2</w:t>
      </w:r>
      <w:r w:rsidRPr="009D46EB">
        <w:rPr>
          <w:color w:val="000000"/>
        </w:rPr>
        <w:t xml:space="preserve"> emissions (</w:t>
      </w:r>
      <w:r w:rsidRPr="009D46EB">
        <w:rPr>
          <w:i/>
          <w:color w:val="000000"/>
        </w:rPr>
        <w:t>medium confidence</w:t>
      </w:r>
      <w:r w:rsidRPr="009D46EB">
        <w:rPr>
          <w:color w:val="000000"/>
        </w:rPr>
        <w:t>); however, the persistence of the sink is uncertain due to climate change (</w:t>
      </w:r>
      <w:r w:rsidRPr="009D46EB">
        <w:rPr>
          <w:i/>
          <w:color w:val="000000"/>
        </w:rPr>
        <w:t>high confidence</w:t>
      </w:r>
      <w:r w:rsidRPr="009D46EB">
        <w:rPr>
          <w:color w:val="000000"/>
        </w:rPr>
        <w:t>).</w:t>
      </w:r>
    </w:p>
    <w:p w14:paraId="4DDF1A36" w14:textId="77777777"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r w:rsidRPr="009D46EB">
        <w:rPr>
          <w:color w:val="000000"/>
        </w:rPr>
        <w:t xml:space="preserve"> </w:t>
      </w:r>
    </w:p>
    <w:p w14:paraId="02FD7585" w14:textId="77777777"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r w:rsidRPr="009D46EB">
        <w:rPr>
          <w:color w:val="000000"/>
        </w:rPr>
        <w:t>The SRCCL also assessed how changes in land conditions affect global and regional climate. It found that changes in land cover have led to both a net release of CO</w:t>
      </w:r>
      <w:r w:rsidRPr="009D46EB">
        <w:rPr>
          <w:color w:val="000000"/>
          <w:vertAlign w:val="subscript"/>
        </w:rPr>
        <w:t>2</w:t>
      </w:r>
      <w:r w:rsidRPr="009D46EB">
        <w:rPr>
          <w:color w:val="000000"/>
        </w:rPr>
        <w:t xml:space="preserve">, contributing to global warming, and an increase in global land albedo, causing surface cooling. However, the report estimated that the resulting net effect on globally averaged surface temperature was small </w:t>
      </w:r>
      <w:r w:rsidRPr="009D46EB">
        <w:t xml:space="preserve">over </w:t>
      </w:r>
      <w:commentRangeStart w:id="3148"/>
      <w:r w:rsidRPr="009D46EB">
        <w:t>the historical period</w:t>
      </w:r>
      <w:commentRangeEnd w:id="3148"/>
      <w:r w:rsidR="007E44B8">
        <w:rPr>
          <w:rStyle w:val="CommentReference"/>
          <w:rFonts w:cstheme="minorBidi"/>
          <w:lang w:eastAsia="fr-FR"/>
        </w:rPr>
        <w:commentReference w:id="3148"/>
      </w:r>
      <w:r w:rsidRPr="009D46EB">
        <w:rPr>
          <w:color w:val="000000"/>
        </w:rPr>
        <w:t xml:space="preserve"> (</w:t>
      </w:r>
      <w:r w:rsidRPr="009D46EB">
        <w:rPr>
          <w:i/>
          <w:color w:val="000000"/>
        </w:rPr>
        <w:t>medium confidence</w:t>
      </w:r>
      <w:r w:rsidRPr="009D46EB">
        <w:rPr>
          <w:color w:val="000000"/>
        </w:rPr>
        <w:t>).</w:t>
      </w:r>
    </w:p>
    <w:p w14:paraId="50921202" w14:textId="77777777"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p>
    <w:p w14:paraId="0EC9B465" w14:textId="3D7F22AA"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r w:rsidRPr="009D46EB">
        <w:rPr>
          <w:color w:val="000000"/>
        </w:rPr>
        <w:t xml:space="preserve">The SROCC found that the carbon content of Arctic and boreal permafrost </w:t>
      </w:r>
      <w:r w:rsidRPr="009D46EB">
        <w:t>is almost twice that of</w:t>
      </w:r>
      <w:r w:rsidRPr="009D46EB">
        <w:rPr>
          <w:color w:val="000000"/>
        </w:rPr>
        <w:t xml:space="preserve"> the atmosphere (</w:t>
      </w:r>
      <w:r w:rsidRPr="009D46EB">
        <w:rPr>
          <w:i/>
          <w:color w:val="000000"/>
        </w:rPr>
        <w:t>medium confidence</w:t>
      </w:r>
      <w:r w:rsidRPr="00F2082A">
        <w:rPr>
          <w:iCs/>
          <w:color w:val="000000"/>
          <w:rPrChange w:id="3149" w:author="Ian Blenkinsop" w:date="2021-07-05T17:27:00Z">
            <w:rPr>
              <w:i/>
              <w:color w:val="000000"/>
            </w:rPr>
          </w:rPrChange>
        </w:rPr>
        <w:t>)</w:t>
      </w:r>
      <w:r w:rsidRPr="009D46EB">
        <w:rPr>
          <w:color w:val="000000"/>
        </w:rPr>
        <w:t xml:space="preserve">, </w:t>
      </w:r>
      <w:r w:rsidRPr="009D46EB">
        <w:t>and assessed</w:t>
      </w:r>
      <w:r w:rsidRPr="009D46EB">
        <w:rPr>
          <w:color w:val="000000"/>
        </w:rPr>
        <w:t xml:space="preserve"> </w:t>
      </w:r>
      <w:r w:rsidRPr="009D46EB">
        <w:rPr>
          <w:i/>
          <w:color w:val="000000"/>
        </w:rPr>
        <w:t>medium evidence</w:t>
      </w:r>
      <w:r w:rsidRPr="009D46EB">
        <w:rPr>
          <w:color w:val="000000"/>
        </w:rPr>
        <w:t xml:space="preserve"> with </w:t>
      </w:r>
      <w:r w:rsidRPr="009D46EB">
        <w:rPr>
          <w:i/>
          <w:color w:val="000000"/>
        </w:rPr>
        <w:t xml:space="preserve">low agreement </w:t>
      </w:r>
      <w:r w:rsidRPr="009D46EB">
        <w:t xml:space="preserve">that thawing </w:t>
      </w:r>
      <w:r w:rsidRPr="009D46EB">
        <w:rPr>
          <w:color w:val="000000"/>
        </w:rPr>
        <w:t xml:space="preserve">northern permafrost regions are currently releasing additional net </w:t>
      </w:r>
      <w:ins w:id="3150" w:author="Ian Blenkinsop" w:date="2021-07-05T17:29:00Z">
        <w:r w:rsidR="00F2082A" w:rsidRPr="009D46EB">
          <w:rPr>
            <w:color w:val="000000"/>
          </w:rPr>
          <w:t>C</w:t>
        </w:r>
        <w:r w:rsidR="00F2082A">
          <w:rPr>
            <w:color w:val="000000"/>
          </w:rPr>
          <w:t>H</w:t>
        </w:r>
        <w:r w:rsidR="00F2082A">
          <w:rPr>
            <w:color w:val="000000"/>
            <w:vertAlign w:val="subscript"/>
          </w:rPr>
          <w:t>4</w:t>
        </w:r>
      </w:ins>
      <w:del w:id="3151" w:author="Ian Blenkinsop" w:date="2021-07-05T17:29:00Z">
        <w:r w:rsidRPr="009D46EB" w:rsidDel="00F2082A">
          <w:rPr>
            <w:color w:val="000000"/>
          </w:rPr>
          <w:delText>methane</w:delText>
        </w:r>
      </w:del>
      <w:r w:rsidRPr="009D46EB">
        <w:rPr>
          <w:color w:val="000000"/>
        </w:rPr>
        <w:t xml:space="preserve"> and CO</w:t>
      </w:r>
      <w:r w:rsidRPr="009D46EB">
        <w:rPr>
          <w:color w:val="000000"/>
          <w:vertAlign w:val="subscript"/>
        </w:rPr>
        <w:t>2</w:t>
      </w:r>
      <w:r w:rsidRPr="009D46EB">
        <w:rPr>
          <w:color w:val="000000"/>
        </w:rPr>
        <w:t>.</w:t>
      </w:r>
    </w:p>
    <w:p w14:paraId="6B1A2CC1" w14:textId="77777777"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p>
    <w:p w14:paraId="6633CC71" w14:textId="77777777"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r w:rsidRPr="009D46EB">
        <w:rPr>
          <w:b/>
          <w:color w:val="000000"/>
        </w:rPr>
        <w:t>3)     Projections of climate change</w:t>
      </w:r>
    </w:p>
    <w:p w14:paraId="6C36ED48" w14:textId="77777777"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p>
    <w:p w14:paraId="1239C205" w14:textId="3959CBA1"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r w:rsidRPr="009D46EB">
        <w:rPr>
          <w:color w:val="000000"/>
        </w:rPr>
        <w:t xml:space="preserve">The SR1.5 concluded that global warming is </w:t>
      </w:r>
      <w:r w:rsidRPr="009D46EB">
        <w:rPr>
          <w:i/>
          <w:color w:val="000000"/>
        </w:rPr>
        <w:t>likely</w:t>
      </w:r>
      <w:r w:rsidRPr="009D46EB">
        <w:rPr>
          <w:color w:val="000000"/>
        </w:rPr>
        <w:t xml:space="preserve"> to reach 1.5°C between 2030 and 2052 if it continues to </w:t>
      </w:r>
      <w:r w:rsidRPr="009D46EB">
        <w:rPr>
          <w:color w:val="000000"/>
        </w:rPr>
        <w:lastRenderedPageBreak/>
        <w:t>increase at the current rate (</w:t>
      </w:r>
      <w:r w:rsidRPr="009D46EB">
        <w:rPr>
          <w:i/>
          <w:color w:val="000000"/>
        </w:rPr>
        <w:t>high confidence</w:t>
      </w:r>
      <w:r w:rsidRPr="009D46EB">
        <w:rPr>
          <w:color w:val="000000"/>
        </w:rPr>
        <w:t>). However, even though warming from anthropogenic</w:t>
      </w:r>
      <w:commentRangeStart w:id="3152"/>
      <w:r w:rsidRPr="009D46EB">
        <w:rPr>
          <w:color w:val="000000"/>
        </w:rPr>
        <w:t xml:space="preserve"> </w:t>
      </w:r>
      <w:commentRangeEnd w:id="3152"/>
      <w:r w:rsidR="00F2082A">
        <w:rPr>
          <w:rStyle w:val="CommentReference"/>
          <w:rFonts w:cstheme="minorBidi"/>
          <w:lang w:eastAsia="fr-FR"/>
        </w:rPr>
        <w:commentReference w:id="3152"/>
      </w:r>
      <w:r w:rsidRPr="009D46EB">
        <w:rPr>
          <w:color w:val="000000"/>
        </w:rPr>
        <w:t xml:space="preserve">emissions will persist for centuries to millennia and will cause </w:t>
      </w:r>
      <w:r w:rsidRPr="009D46EB">
        <w:t>ongoing</w:t>
      </w:r>
      <w:r w:rsidRPr="009D46EB">
        <w:rPr>
          <w:color w:val="000000"/>
        </w:rPr>
        <w:t xml:space="preserve"> long-term changes, past emissions alone are </w:t>
      </w:r>
      <w:r w:rsidRPr="009D46EB">
        <w:rPr>
          <w:i/>
          <w:color w:val="000000"/>
        </w:rPr>
        <w:t>unlikely</w:t>
      </w:r>
      <w:r w:rsidRPr="009D46EB">
        <w:rPr>
          <w:color w:val="000000"/>
        </w:rPr>
        <w:t xml:space="preserve"> to raise </w:t>
      </w:r>
      <w:r w:rsidR="00214E49">
        <w:rPr>
          <w:color w:val="000000"/>
        </w:rPr>
        <w:t>global surface temperatur</w:t>
      </w:r>
      <w:ins w:id="3153" w:author="Ian Blenkinsop" w:date="2021-07-05T17:30:00Z">
        <w:r w:rsidR="00F2082A">
          <w:rPr>
            <w:color w:val="000000"/>
          </w:rPr>
          <w:t>e</w:t>
        </w:r>
      </w:ins>
      <w:r w:rsidR="00214E49" w:rsidRPr="009D46EB">
        <w:rPr>
          <w:color w:val="000000"/>
        </w:rPr>
        <w:t xml:space="preserve"> </w:t>
      </w:r>
      <w:r w:rsidRPr="009D46EB">
        <w:rPr>
          <w:color w:val="000000"/>
        </w:rPr>
        <w:t xml:space="preserve">to 1.5°C above </w:t>
      </w:r>
      <w:r w:rsidR="00214E49">
        <w:rPr>
          <w:color w:val="000000"/>
        </w:rPr>
        <w:t>1850</w:t>
      </w:r>
      <w:del w:id="3154" w:author="Ian Blenkinsop" w:date="2021-07-05T17:30:00Z">
        <w:r w:rsidR="00214E49" w:rsidDel="00F2082A">
          <w:rPr>
            <w:color w:val="000000"/>
          </w:rPr>
          <w:delText>-</w:delText>
        </w:r>
      </w:del>
      <w:ins w:id="3155" w:author="Ian Blenkinsop" w:date="2021-07-05T17:30:00Z">
        <w:r w:rsidR="00F2082A">
          <w:rPr>
            <w:color w:val="000000"/>
          </w:rPr>
          <w:t>–</w:t>
        </w:r>
      </w:ins>
      <w:r w:rsidR="00214E49">
        <w:rPr>
          <w:color w:val="000000"/>
        </w:rPr>
        <w:t>1900</w:t>
      </w:r>
      <w:r w:rsidRPr="009D46EB">
        <w:rPr>
          <w:color w:val="000000"/>
        </w:rPr>
        <w:t xml:space="preserve"> levels. </w:t>
      </w:r>
    </w:p>
    <w:p w14:paraId="4CD4EBCB" w14:textId="77777777" w:rsidR="00102875" w:rsidRPr="009D46EB" w:rsidRDefault="00102875" w:rsidP="00102875">
      <w:pPr>
        <w:pStyle w:val="Normal1"/>
        <w:pBdr>
          <w:top w:val="nil"/>
          <w:left w:val="nil"/>
          <w:bottom w:val="nil"/>
          <w:right w:val="nil"/>
          <w:between w:val="nil"/>
        </w:pBdr>
        <w:shd w:val="clear" w:color="auto" w:fill="DEEAF6" w:themeFill="accent1" w:themeFillTint="33"/>
      </w:pPr>
    </w:p>
    <w:p w14:paraId="1F66AA82" w14:textId="77820393" w:rsidR="00102875" w:rsidRPr="009D46EB" w:rsidRDefault="00102875" w:rsidP="00102875">
      <w:pPr>
        <w:pStyle w:val="Normal1"/>
        <w:pBdr>
          <w:top w:val="nil"/>
          <w:left w:val="nil"/>
          <w:bottom w:val="nil"/>
          <w:right w:val="nil"/>
          <w:between w:val="nil"/>
        </w:pBdr>
        <w:shd w:val="clear" w:color="auto" w:fill="DEEAF6" w:themeFill="accent1" w:themeFillTint="33"/>
      </w:pPr>
      <w:r w:rsidRPr="009D46EB">
        <w:rPr>
          <w:color w:val="000000"/>
        </w:rPr>
        <w:t xml:space="preserve">The </w:t>
      </w:r>
      <w:r w:rsidRPr="009D46EB">
        <w:t>SR1.5 also found that reaching and sustaining net zero anthropogenic CO</w:t>
      </w:r>
      <w:r w:rsidRPr="009D46EB">
        <w:rPr>
          <w:vertAlign w:val="subscript"/>
        </w:rPr>
        <w:t xml:space="preserve">2 </w:t>
      </w:r>
      <w:r w:rsidRPr="009D46EB">
        <w:t>emissions and reducing net non-CO</w:t>
      </w:r>
      <w:r w:rsidRPr="009D46EB">
        <w:rPr>
          <w:vertAlign w:val="subscript"/>
        </w:rPr>
        <w:t>2</w:t>
      </w:r>
      <w:r w:rsidRPr="009D46EB">
        <w:t xml:space="preserve"> radiative forcing would halt anthropogenic global warming on multi-decadal time scales (</w:t>
      </w:r>
      <w:r w:rsidRPr="009D46EB">
        <w:rPr>
          <w:i/>
        </w:rPr>
        <w:t>high confidence</w:t>
      </w:r>
      <w:r w:rsidRPr="009D46EB">
        <w:t xml:space="preserve">). The maximum temperature reached is then determined by </w:t>
      </w:r>
      <w:ins w:id="3156" w:author="Ian Blenkinsop" w:date="2021-07-05T17:41:00Z">
        <w:r w:rsidR="00350037">
          <w:t xml:space="preserve">(i) </w:t>
        </w:r>
      </w:ins>
      <w:r w:rsidRPr="009D46EB">
        <w:t>cumulative net global anthropogenic CO</w:t>
      </w:r>
      <w:r w:rsidRPr="009D46EB">
        <w:rPr>
          <w:vertAlign w:val="subscript"/>
        </w:rPr>
        <w:t>2</w:t>
      </w:r>
      <w:r w:rsidRPr="009D46EB">
        <w:t xml:space="preserve"> emissions up to the time of net zero CO</w:t>
      </w:r>
      <w:r w:rsidRPr="009D46EB">
        <w:rPr>
          <w:vertAlign w:val="subscript"/>
        </w:rPr>
        <w:t>2</w:t>
      </w:r>
      <w:r w:rsidRPr="009D46EB">
        <w:t xml:space="preserve"> emissions (</w:t>
      </w:r>
      <w:r w:rsidRPr="009D46EB">
        <w:rPr>
          <w:i/>
        </w:rPr>
        <w:t>high confidence</w:t>
      </w:r>
      <w:r w:rsidRPr="009D46EB">
        <w:t xml:space="preserve">) and </w:t>
      </w:r>
      <w:ins w:id="3157" w:author="Ian Blenkinsop" w:date="2021-07-05T17:41:00Z">
        <w:r w:rsidR="00350037">
          <w:t xml:space="preserve">(ii) </w:t>
        </w:r>
      </w:ins>
      <w:r w:rsidRPr="009D46EB">
        <w:t>the level of non-CO</w:t>
      </w:r>
      <w:r w:rsidRPr="009D46EB">
        <w:rPr>
          <w:vertAlign w:val="subscript"/>
        </w:rPr>
        <w:t>2</w:t>
      </w:r>
      <w:r w:rsidRPr="009D46EB">
        <w:t xml:space="preserve"> radiative forcing in the decades prior to the time that maximum temperatures are reached (</w:t>
      </w:r>
      <w:r w:rsidRPr="009D46EB">
        <w:rPr>
          <w:i/>
        </w:rPr>
        <w:t>medium confidence</w:t>
      </w:r>
      <w:r w:rsidRPr="009D46EB">
        <w:t>).</w:t>
      </w:r>
    </w:p>
    <w:p w14:paraId="40A7F5F3" w14:textId="77777777" w:rsidR="00102875" w:rsidRPr="009D46EB" w:rsidRDefault="00102875" w:rsidP="00102875">
      <w:pPr>
        <w:pStyle w:val="Normal1"/>
        <w:pBdr>
          <w:top w:val="nil"/>
          <w:left w:val="nil"/>
          <w:bottom w:val="nil"/>
          <w:right w:val="nil"/>
          <w:between w:val="nil"/>
        </w:pBdr>
        <w:shd w:val="clear" w:color="auto" w:fill="DEEAF6" w:themeFill="accent1" w:themeFillTint="33"/>
      </w:pPr>
    </w:p>
    <w:p w14:paraId="06933203" w14:textId="77777777"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r w:rsidRPr="009D46EB">
        <w:rPr>
          <w:color w:val="000000"/>
        </w:rPr>
        <w:t>Furthermore, climate models project robust differences in regional climate characteristics between the present</w:t>
      </w:r>
      <w:r w:rsidRPr="009D46EB">
        <w:t xml:space="preserve"> </w:t>
      </w:r>
      <w:r w:rsidRPr="009D46EB">
        <w:rPr>
          <w:color w:val="000000"/>
        </w:rPr>
        <w:t xml:space="preserve">day and </w:t>
      </w:r>
      <w:commentRangeStart w:id="3158"/>
      <w:r w:rsidRPr="009D46EB">
        <w:rPr>
          <w:color w:val="000000"/>
        </w:rPr>
        <w:t>a global warming of 1.5°C</w:t>
      </w:r>
      <w:commentRangeEnd w:id="3158"/>
      <w:r w:rsidR="00350037">
        <w:rPr>
          <w:rStyle w:val="CommentReference"/>
          <w:rFonts w:cstheme="minorBidi"/>
          <w:lang w:eastAsia="fr-FR"/>
        </w:rPr>
        <w:commentReference w:id="3158"/>
      </w:r>
      <w:r w:rsidRPr="009D46EB">
        <w:rPr>
          <w:color w:val="000000"/>
        </w:rPr>
        <w:t xml:space="preserve">, and between 1.5°C and 2°C, including mean temperature in most land and ocean regions and </w:t>
      </w:r>
      <w:commentRangeStart w:id="3159"/>
      <w:r w:rsidRPr="009D46EB">
        <w:rPr>
          <w:color w:val="000000"/>
        </w:rPr>
        <w:t>hot</w:t>
      </w:r>
      <w:commentRangeEnd w:id="3159"/>
      <w:r w:rsidR="00350037">
        <w:rPr>
          <w:rStyle w:val="CommentReference"/>
          <w:rFonts w:cstheme="minorBidi"/>
          <w:lang w:eastAsia="fr-FR"/>
        </w:rPr>
        <w:commentReference w:id="3159"/>
      </w:r>
      <w:r w:rsidRPr="009D46EB">
        <w:rPr>
          <w:color w:val="000000"/>
        </w:rPr>
        <w:t xml:space="preserve"> extremes in most inhabited regions (</w:t>
      </w:r>
      <w:r w:rsidRPr="009D46EB">
        <w:rPr>
          <w:i/>
          <w:color w:val="000000"/>
        </w:rPr>
        <w:t>high confidence</w:t>
      </w:r>
      <w:r w:rsidRPr="009D46EB">
        <w:rPr>
          <w:color w:val="000000"/>
        </w:rPr>
        <w:t xml:space="preserve">). There is </w:t>
      </w:r>
      <w:r w:rsidRPr="009D46EB">
        <w:rPr>
          <w:i/>
          <w:color w:val="000000"/>
        </w:rPr>
        <w:t>medium confidence</w:t>
      </w:r>
      <w:r w:rsidRPr="009D46EB">
        <w:rPr>
          <w:color w:val="000000"/>
        </w:rPr>
        <w:t xml:space="preserve"> in robust differences in heavy precipitation events in several regions and the probability of droughts in some regions.</w:t>
      </w:r>
    </w:p>
    <w:p w14:paraId="57F2628C" w14:textId="77777777"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p>
    <w:p w14:paraId="08BB7D50" w14:textId="02BC2C50"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r w:rsidRPr="009D46EB">
        <w:rPr>
          <w:color w:val="000000"/>
        </w:rPr>
        <w:t xml:space="preserve">The SROCC </w:t>
      </w:r>
      <w:r w:rsidRPr="009D46EB">
        <w:t>projected</w:t>
      </w:r>
      <w:r w:rsidRPr="009D46EB">
        <w:rPr>
          <w:color w:val="000000"/>
        </w:rPr>
        <w:t xml:space="preserve"> that global-scale glacier mass loss, permafrost thaw, and decline in snow cover and Arctic sea ice extent </w:t>
      </w:r>
      <w:r w:rsidRPr="009D46EB">
        <w:t>will</w:t>
      </w:r>
      <w:r w:rsidRPr="009D46EB">
        <w:rPr>
          <w:color w:val="000000"/>
        </w:rPr>
        <w:t xml:space="preserve"> continue in the </w:t>
      </w:r>
      <w:commentRangeStart w:id="3160"/>
      <w:r w:rsidRPr="009D46EB">
        <w:rPr>
          <w:color w:val="000000"/>
        </w:rPr>
        <w:t>near term (2031–2050)</w:t>
      </w:r>
      <w:commentRangeEnd w:id="3160"/>
      <w:r w:rsidR="003239FE">
        <w:rPr>
          <w:rStyle w:val="CommentReference"/>
          <w:rFonts w:cstheme="minorBidi"/>
          <w:lang w:eastAsia="fr-FR"/>
        </w:rPr>
        <w:commentReference w:id="3160"/>
      </w:r>
      <w:r w:rsidRPr="009D46EB">
        <w:rPr>
          <w:color w:val="000000"/>
        </w:rPr>
        <w:t xml:space="preserve"> due to surface air temperature increases (</w:t>
      </w:r>
      <w:r w:rsidRPr="009D46EB">
        <w:rPr>
          <w:i/>
          <w:color w:val="000000"/>
        </w:rPr>
        <w:t>high confidence</w:t>
      </w:r>
      <w:r w:rsidRPr="009D46EB">
        <w:rPr>
          <w:color w:val="000000"/>
        </w:rPr>
        <w:t xml:space="preserve">). The Greenland and Antarctic </w:t>
      </w:r>
      <w:del w:id="3161" w:author="Ian Blenkinsop" w:date="2021-07-05T17:46:00Z">
        <w:r w:rsidRPr="009D46EB" w:rsidDel="00055691">
          <w:rPr>
            <w:color w:val="000000"/>
          </w:rPr>
          <w:delText xml:space="preserve">Ice </w:delText>
        </w:r>
      </w:del>
      <w:ins w:id="3162" w:author="Ian Blenkinsop" w:date="2021-07-05T17:46:00Z">
        <w:r w:rsidR="00055691">
          <w:rPr>
            <w:color w:val="000000"/>
          </w:rPr>
          <w:t>i</w:t>
        </w:r>
        <w:r w:rsidR="00055691" w:rsidRPr="009D46EB">
          <w:rPr>
            <w:color w:val="000000"/>
          </w:rPr>
          <w:t xml:space="preserve">ce </w:t>
        </w:r>
      </w:ins>
      <w:del w:id="3163" w:author="Ian Blenkinsop" w:date="2021-07-05T17:46:00Z">
        <w:r w:rsidRPr="009D46EB" w:rsidDel="00055691">
          <w:rPr>
            <w:color w:val="000000"/>
          </w:rPr>
          <w:delText xml:space="preserve">Sheets </w:delText>
        </w:r>
      </w:del>
      <w:ins w:id="3164" w:author="Ian Blenkinsop" w:date="2021-07-05T17:46:00Z">
        <w:r w:rsidR="00055691">
          <w:rPr>
            <w:color w:val="000000"/>
          </w:rPr>
          <w:t>s</w:t>
        </w:r>
        <w:r w:rsidR="00055691" w:rsidRPr="009D46EB">
          <w:rPr>
            <w:color w:val="000000"/>
          </w:rPr>
          <w:t xml:space="preserve">heets </w:t>
        </w:r>
      </w:ins>
      <w:r w:rsidRPr="009D46EB">
        <w:rPr>
          <w:color w:val="000000"/>
        </w:rPr>
        <w:t>are projected to lose mass at an increasing rate throughout the 21</w:t>
      </w:r>
      <w:r w:rsidRPr="003D7D83">
        <w:rPr>
          <w:color w:val="000000"/>
        </w:rPr>
        <w:t>st</w:t>
      </w:r>
      <w:r w:rsidRPr="009D46EB">
        <w:rPr>
          <w:color w:val="000000"/>
        </w:rPr>
        <w:t xml:space="preserve"> century and beyond (</w:t>
      </w:r>
      <w:r w:rsidRPr="009D46EB">
        <w:rPr>
          <w:i/>
          <w:color w:val="000000"/>
        </w:rPr>
        <w:t>high confidence</w:t>
      </w:r>
      <w:r w:rsidRPr="009D46EB">
        <w:rPr>
          <w:color w:val="000000"/>
        </w:rPr>
        <w:t>).</w:t>
      </w:r>
      <w:r w:rsidRPr="009D46EB">
        <w:t xml:space="preserve"> S</w:t>
      </w:r>
      <w:r w:rsidRPr="009D46EB">
        <w:rPr>
          <w:color w:val="000000"/>
        </w:rPr>
        <w:t xml:space="preserve">ea level rise will also continue at an increasing rate. </w:t>
      </w:r>
      <w:r w:rsidRPr="009D46EB">
        <w:t>For the period 2081</w:t>
      </w:r>
      <w:r w:rsidRPr="00C0465B">
        <w:rPr>
          <w:rFonts w:ascii="Arial" w:hAnsi="Arial" w:cs="Arial"/>
          <w:color w:val="202122"/>
          <w:sz w:val="21"/>
          <w:szCs w:val="21"/>
          <w:shd w:val="clear" w:color="auto" w:fill="DEEAF6" w:themeFill="accent1" w:themeFillTint="33"/>
        </w:rPr>
        <w:t>–</w:t>
      </w:r>
      <w:r w:rsidRPr="009D46EB">
        <w:t>2100 with respect to 1986</w:t>
      </w:r>
      <w:r w:rsidRPr="00C0465B">
        <w:rPr>
          <w:rFonts w:ascii="Arial" w:hAnsi="Arial" w:cs="Arial"/>
          <w:color w:val="202122"/>
          <w:sz w:val="21"/>
          <w:szCs w:val="21"/>
          <w:shd w:val="clear" w:color="auto" w:fill="DEEAF6" w:themeFill="accent1" w:themeFillTint="33"/>
        </w:rPr>
        <w:t>–</w:t>
      </w:r>
      <w:r w:rsidRPr="009D46EB">
        <w:t>2005, t</w:t>
      </w:r>
      <w:r w:rsidRPr="009D46EB">
        <w:rPr>
          <w:color w:val="000000"/>
        </w:rPr>
        <w:t>h</w:t>
      </w:r>
      <w:r w:rsidRPr="009D46EB">
        <w:t xml:space="preserve">e </w:t>
      </w:r>
      <w:r w:rsidRPr="009D46EB">
        <w:rPr>
          <w:i/>
        </w:rPr>
        <w:t>likely</w:t>
      </w:r>
      <w:r w:rsidRPr="009D46EB">
        <w:t xml:space="preserve"> ranges of </w:t>
      </w:r>
      <w:del w:id="3165" w:author="Ian Blenkinsop" w:date="2021-07-05T17:47:00Z">
        <w:r w:rsidR="00214E49" w:rsidDel="00055691">
          <w:delText>global mean sea level (</w:delText>
        </w:r>
      </w:del>
      <w:r w:rsidRPr="009D46EB">
        <w:rPr>
          <w:color w:val="000000"/>
        </w:rPr>
        <w:t>GMSL</w:t>
      </w:r>
      <w:del w:id="3166" w:author="Ian Blenkinsop" w:date="2021-07-05T17:47:00Z">
        <w:r w:rsidR="00214E49" w:rsidDel="00055691">
          <w:rPr>
            <w:color w:val="000000"/>
          </w:rPr>
          <w:delText>)</w:delText>
        </w:r>
      </w:del>
      <w:r w:rsidRPr="009D46EB">
        <w:rPr>
          <w:color w:val="000000"/>
        </w:rPr>
        <w:t xml:space="preserve"> rise </w:t>
      </w:r>
      <w:r w:rsidRPr="009D46EB">
        <w:t>are</w:t>
      </w:r>
      <w:r w:rsidRPr="009D46EB">
        <w:rPr>
          <w:color w:val="000000"/>
        </w:rPr>
        <w:t xml:space="preserve"> projected </w:t>
      </w:r>
      <w:r w:rsidRPr="009D46EB">
        <w:t>at</w:t>
      </w:r>
      <w:r w:rsidRPr="009D46EB">
        <w:rPr>
          <w:color w:val="000000"/>
        </w:rPr>
        <w:t xml:space="preserve"> 0.26</w:t>
      </w:r>
      <w:r w:rsidRPr="00C0465B">
        <w:rPr>
          <w:rFonts w:ascii="Arial" w:hAnsi="Arial" w:cs="Arial"/>
          <w:color w:val="202122"/>
          <w:sz w:val="21"/>
          <w:szCs w:val="21"/>
          <w:shd w:val="clear" w:color="auto" w:fill="DEEAF6" w:themeFill="accent1" w:themeFillTint="33"/>
        </w:rPr>
        <w:t>–</w:t>
      </w:r>
      <w:r w:rsidRPr="009D46EB">
        <w:rPr>
          <w:color w:val="000000"/>
        </w:rPr>
        <w:t xml:space="preserve">0.53 m </w:t>
      </w:r>
      <w:r w:rsidRPr="009D46EB">
        <w:t>for</w:t>
      </w:r>
      <w:r w:rsidRPr="009D46EB">
        <w:rPr>
          <w:color w:val="000000"/>
        </w:rPr>
        <w:t xml:space="preserve"> RCP2.6 and 0.51</w:t>
      </w:r>
      <w:r w:rsidRPr="00C0465B">
        <w:rPr>
          <w:rFonts w:ascii="Arial" w:hAnsi="Arial" w:cs="Arial"/>
          <w:color w:val="202122"/>
          <w:sz w:val="21"/>
          <w:szCs w:val="21"/>
          <w:shd w:val="clear" w:color="auto" w:fill="DEEAF6" w:themeFill="accent1" w:themeFillTint="33"/>
        </w:rPr>
        <w:t>–</w:t>
      </w:r>
      <w:r w:rsidRPr="009D46EB">
        <w:rPr>
          <w:color w:val="000000"/>
        </w:rPr>
        <w:t xml:space="preserve">0.92 m </w:t>
      </w:r>
      <w:r w:rsidRPr="009D46EB">
        <w:t>for</w:t>
      </w:r>
      <w:r w:rsidRPr="009D46EB">
        <w:rPr>
          <w:color w:val="000000"/>
        </w:rPr>
        <w:t xml:space="preserve"> RCP8.5. </w:t>
      </w:r>
      <w:r w:rsidRPr="009D46EB">
        <w:t>F</w:t>
      </w:r>
      <w:r w:rsidRPr="009D46EB">
        <w:rPr>
          <w:color w:val="000000"/>
        </w:rPr>
        <w:t xml:space="preserve">or </w:t>
      </w:r>
      <w:r w:rsidRPr="009D46EB">
        <w:t xml:space="preserve">the RCP8.5 </w:t>
      </w:r>
      <w:r w:rsidRPr="009D46EB">
        <w:rPr>
          <w:color w:val="000000"/>
        </w:rPr>
        <w:t xml:space="preserve">scenario, projections of </w:t>
      </w:r>
      <w:r w:rsidRPr="009D46EB">
        <w:t>GMSL</w:t>
      </w:r>
      <w:r w:rsidRPr="009D46EB">
        <w:rPr>
          <w:color w:val="000000"/>
        </w:rPr>
        <w:t xml:space="preserve"> rise by 2100 are higher by 0.1 m than in AR5 due to a larger contribution from the Antarctic </w:t>
      </w:r>
      <w:r w:rsidR="00FF43EB">
        <w:rPr>
          <w:color w:val="000000"/>
        </w:rPr>
        <w:t>I</w:t>
      </w:r>
      <w:r w:rsidR="00FF43EB" w:rsidRPr="009D46EB">
        <w:rPr>
          <w:color w:val="000000"/>
        </w:rPr>
        <w:t xml:space="preserve">ce </w:t>
      </w:r>
      <w:r w:rsidR="00FF43EB">
        <w:rPr>
          <w:color w:val="000000"/>
        </w:rPr>
        <w:t>S</w:t>
      </w:r>
      <w:r w:rsidRPr="009D46EB">
        <w:rPr>
          <w:color w:val="000000"/>
        </w:rPr>
        <w:t>heet (</w:t>
      </w:r>
      <w:r w:rsidRPr="009D46EB">
        <w:rPr>
          <w:i/>
          <w:color w:val="000000"/>
        </w:rPr>
        <w:t>medium confidence</w:t>
      </w:r>
      <w:r w:rsidRPr="009D46EB">
        <w:rPr>
          <w:color w:val="000000"/>
        </w:rPr>
        <w:t xml:space="preserve">). </w:t>
      </w:r>
      <w:r w:rsidRPr="009D46EB">
        <w:t>E</w:t>
      </w:r>
      <w:r w:rsidRPr="009D46EB">
        <w:rPr>
          <w:color w:val="000000"/>
        </w:rPr>
        <w:t>xtreme sea level events that occurred once per hundred years in the recent past are projected to occur at least once per year at many locations by 2050</w:t>
      </w:r>
      <w:r w:rsidRPr="009D46EB">
        <w:t>, especially in tropical regions, under</w:t>
      </w:r>
      <w:r w:rsidRPr="009D46EB">
        <w:rPr>
          <w:color w:val="000000"/>
        </w:rPr>
        <w:t xml:space="preserve"> all RCP scenarios </w:t>
      </w:r>
      <w:r w:rsidRPr="00055691">
        <w:rPr>
          <w:iCs/>
          <w:color w:val="000000"/>
          <w:rPrChange w:id="3167" w:author="Ian Blenkinsop" w:date="2021-07-05T17:48:00Z">
            <w:rPr>
              <w:i/>
              <w:color w:val="000000"/>
            </w:rPr>
          </w:rPrChange>
        </w:rPr>
        <w:t>(</w:t>
      </w:r>
      <w:r w:rsidRPr="009D46EB">
        <w:rPr>
          <w:i/>
          <w:color w:val="000000"/>
        </w:rPr>
        <w:t>high confidence</w:t>
      </w:r>
      <w:r w:rsidRPr="009D46EB">
        <w:rPr>
          <w:color w:val="000000"/>
        </w:rPr>
        <w:t>). According to SR1.5, by 2100</w:t>
      </w:r>
      <w:del w:id="3168" w:author="Ian Blenkinsop" w:date="2021-07-05T17:48:00Z">
        <w:r w:rsidRPr="009D46EB" w:rsidDel="00055691">
          <w:rPr>
            <w:color w:val="000000"/>
          </w:rPr>
          <w:delText>,</w:delText>
        </w:r>
      </w:del>
      <w:r w:rsidRPr="009D46EB">
        <w:rPr>
          <w:color w:val="000000"/>
        </w:rPr>
        <w:t xml:space="preserve"> </w:t>
      </w:r>
      <w:r w:rsidR="00101E19">
        <w:rPr>
          <w:color w:val="000000"/>
        </w:rPr>
        <w:t>GMSL rise</w:t>
      </w:r>
      <w:r w:rsidRPr="009D46EB">
        <w:rPr>
          <w:color w:val="000000"/>
        </w:rPr>
        <w:t xml:space="preserve"> would be around 0.1 m lower with 1.5°C global warming compared to 2°C (</w:t>
      </w:r>
      <w:r w:rsidRPr="009D46EB">
        <w:rPr>
          <w:i/>
          <w:color w:val="000000"/>
        </w:rPr>
        <w:t>medium confidence</w:t>
      </w:r>
      <w:r w:rsidRPr="009D46EB">
        <w:rPr>
          <w:color w:val="000000"/>
        </w:rPr>
        <w:t xml:space="preserve">). </w:t>
      </w:r>
      <w:r w:rsidRPr="009D46EB">
        <w:t>If warming is held to 1.5°</w:t>
      </w:r>
      <w:ins w:id="3169" w:author="Ian Blenkinsop" w:date="2021-07-05T17:49:00Z">
        <w:r w:rsidR="00055691">
          <w:t>C</w:t>
        </w:r>
      </w:ins>
      <w:r w:rsidRPr="009D46EB">
        <w:t xml:space="preserve">, </w:t>
      </w:r>
      <w:r w:rsidR="00101E19">
        <w:rPr>
          <w:color w:val="000000"/>
        </w:rPr>
        <w:t>GMSL</w:t>
      </w:r>
      <w:r w:rsidRPr="009D46EB">
        <w:rPr>
          <w:color w:val="000000"/>
        </w:rPr>
        <w:t xml:space="preserve">will still continue to rise well beyond 2100, </w:t>
      </w:r>
      <w:r w:rsidRPr="009D46EB">
        <w:t xml:space="preserve">but </w:t>
      </w:r>
      <w:r w:rsidRPr="009D46EB">
        <w:rPr>
          <w:color w:val="000000"/>
        </w:rPr>
        <w:t xml:space="preserve">at a slower rate </w:t>
      </w:r>
      <w:commentRangeStart w:id="3170"/>
      <w:r w:rsidRPr="009D46EB">
        <w:rPr>
          <w:color w:val="000000"/>
        </w:rPr>
        <w:t>and a lower magnitude</w:t>
      </w:r>
      <w:commentRangeEnd w:id="3170"/>
      <w:r w:rsidR="00055691">
        <w:rPr>
          <w:rStyle w:val="CommentReference"/>
          <w:rFonts w:cstheme="minorBidi"/>
          <w:lang w:eastAsia="fr-FR"/>
        </w:rPr>
        <w:commentReference w:id="3170"/>
      </w:r>
      <w:r w:rsidRPr="009D46EB">
        <w:rPr>
          <w:color w:val="000000"/>
        </w:rPr>
        <w:t xml:space="preserve">. However, </w:t>
      </w:r>
      <w:r w:rsidRPr="009D46EB">
        <w:t>instability</w:t>
      </w:r>
      <w:r w:rsidRPr="009D46EB">
        <w:rPr>
          <w:color w:val="000000"/>
        </w:rPr>
        <w:t xml:space="preserve"> and/or irreversible loss of the Greenland and Antarctic </w:t>
      </w:r>
      <w:del w:id="3171" w:author="Ian Blenkinsop" w:date="2021-07-05T17:50:00Z">
        <w:r w:rsidR="00FF43EB" w:rsidDel="00055691">
          <w:rPr>
            <w:color w:val="000000"/>
          </w:rPr>
          <w:delText>I</w:delText>
        </w:r>
        <w:r w:rsidRPr="009D46EB" w:rsidDel="00055691">
          <w:rPr>
            <w:color w:val="000000"/>
          </w:rPr>
          <w:delText xml:space="preserve">ce </w:delText>
        </w:r>
      </w:del>
      <w:ins w:id="3172" w:author="Ian Blenkinsop" w:date="2021-07-05T17:50:00Z">
        <w:r w:rsidR="00055691">
          <w:rPr>
            <w:color w:val="000000"/>
          </w:rPr>
          <w:t>i</w:t>
        </w:r>
        <w:r w:rsidR="00055691" w:rsidRPr="009D46EB">
          <w:rPr>
            <w:color w:val="000000"/>
          </w:rPr>
          <w:t xml:space="preserve">ce </w:t>
        </w:r>
      </w:ins>
      <w:del w:id="3173" w:author="Ian Blenkinsop" w:date="2021-07-05T17:50:00Z">
        <w:r w:rsidR="00FF43EB" w:rsidDel="00055691">
          <w:rPr>
            <w:color w:val="000000"/>
          </w:rPr>
          <w:delText>S</w:delText>
        </w:r>
        <w:r w:rsidRPr="009D46EB" w:rsidDel="00055691">
          <w:rPr>
            <w:color w:val="000000"/>
          </w:rPr>
          <w:delText>heets</w:delText>
        </w:r>
      </w:del>
      <w:ins w:id="3174" w:author="Ian Blenkinsop" w:date="2021-07-05T17:50:00Z">
        <w:r w:rsidR="00055691">
          <w:rPr>
            <w:color w:val="000000"/>
          </w:rPr>
          <w:t>s</w:t>
        </w:r>
        <w:r w:rsidR="00055691" w:rsidRPr="009D46EB">
          <w:rPr>
            <w:color w:val="000000"/>
          </w:rPr>
          <w:t>heets</w:t>
        </w:r>
      </w:ins>
      <w:r w:rsidRPr="009D46EB">
        <w:rPr>
          <w:color w:val="000000"/>
        </w:rPr>
        <w:t xml:space="preserve">, resulting in </w:t>
      </w:r>
      <w:ins w:id="3175" w:author="Ian Blenkinsop" w:date="2021-07-05T17:50:00Z">
        <w:r w:rsidR="00055691">
          <w:rPr>
            <w:color w:val="000000"/>
          </w:rPr>
          <w:t xml:space="preserve">a </w:t>
        </w:r>
      </w:ins>
      <w:r w:rsidRPr="009D46EB">
        <w:rPr>
          <w:color w:val="000000"/>
        </w:rPr>
        <w:t>multi-metre rise in sea level over hundreds to thousands of years, could be triggered at 1.5°C</w:t>
      </w:r>
      <w:del w:id="3176" w:author="Ian Blenkinsop" w:date="2021-07-05T17:51:00Z">
        <w:r w:rsidRPr="009D46EB" w:rsidDel="00055691">
          <w:rPr>
            <w:color w:val="000000"/>
          </w:rPr>
          <w:delText xml:space="preserve"> to </w:delText>
        </w:r>
      </w:del>
      <w:ins w:id="3177" w:author="Ian Blenkinsop" w:date="2021-07-05T17:51:00Z">
        <w:r w:rsidR="00055691">
          <w:rPr>
            <w:color w:val="000000"/>
          </w:rPr>
          <w:t>–</w:t>
        </w:r>
      </w:ins>
      <w:r w:rsidRPr="009D46EB">
        <w:rPr>
          <w:color w:val="000000"/>
        </w:rPr>
        <w:t>2°C of global warming (</w:t>
      </w:r>
      <w:r w:rsidRPr="009D46EB">
        <w:rPr>
          <w:i/>
          <w:color w:val="000000"/>
        </w:rPr>
        <w:t>medium confidence</w:t>
      </w:r>
      <w:r w:rsidRPr="009D46EB">
        <w:rPr>
          <w:color w:val="000000"/>
        </w:rPr>
        <w:t xml:space="preserve">). According to </w:t>
      </w:r>
      <w:del w:id="3178" w:author="Ian Blenkinsop" w:date="2021-07-12T11:35:00Z">
        <w:r w:rsidRPr="009D46EB" w:rsidDel="001C25EB">
          <w:rPr>
            <w:color w:val="000000"/>
          </w:rPr>
          <w:delText xml:space="preserve">the </w:delText>
        </w:r>
      </w:del>
      <w:r w:rsidRPr="009D46EB">
        <w:rPr>
          <w:color w:val="000000"/>
        </w:rPr>
        <w:t>SROCC, sea level rise in an extended RCP2.6 scenario would be limited to around 1 m in 2300 (</w:t>
      </w:r>
      <w:r w:rsidRPr="009D46EB">
        <w:rPr>
          <w:i/>
          <w:color w:val="000000"/>
        </w:rPr>
        <w:t>low confidence</w:t>
      </w:r>
      <w:r w:rsidRPr="009D46EB">
        <w:rPr>
          <w:color w:val="000000"/>
        </w:rPr>
        <w:t xml:space="preserve">) while </w:t>
      </w:r>
      <w:ins w:id="3179" w:author="Ian Blenkinsop" w:date="2021-07-05T17:51:00Z">
        <w:r w:rsidR="00055691" w:rsidRPr="009D46EB">
          <w:t>under RCP8.5</w:t>
        </w:r>
      </w:ins>
      <w:ins w:id="3180" w:author="Ian Blenkinsop" w:date="2021-07-05T17:52:00Z">
        <w:r w:rsidR="00055691">
          <w:t xml:space="preserve"> </w:t>
        </w:r>
      </w:ins>
      <w:r w:rsidRPr="009D46EB">
        <w:rPr>
          <w:color w:val="000000"/>
        </w:rPr>
        <w:t>multi-met</w:t>
      </w:r>
      <w:r>
        <w:rPr>
          <w:color w:val="000000"/>
        </w:rPr>
        <w:t>re</w:t>
      </w:r>
      <w:r w:rsidRPr="009D46EB">
        <w:rPr>
          <w:color w:val="000000"/>
        </w:rPr>
        <w:t xml:space="preserve"> sea</w:t>
      </w:r>
      <w:del w:id="3181" w:author="Ian Blenkinsop" w:date="2021-07-05T17:51:00Z">
        <w:r w:rsidRPr="009D46EB" w:rsidDel="00055691">
          <w:rPr>
            <w:color w:val="000000"/>
          </w:rPr>
          <w:delText>-</w:delText>
        </w:r>
      </w:del>
      <w:ins w:id="3182" w:author="Ian Blenkinsop" w:date="2021-07-05T17:51:00Z">
        <w:r w:rsidR="00055691">
          <w:rPr>
            <w:color w:val="000000"/>
          </w:rPr>
          <w:t xml:space="preserve"> </w:t>
        </w:r>
      </w:ins>
      <w:r w:rsidRPr="009D46EB">
        <w:rPr>
          <w:color w:val="000000"/>
        </w:rPr>
        <w:t xml:space="preserve">level rise is projected </w:t>
      </w:r>
      <w:del w:id="3183" w:author="Ian Blenkinsop" w:date="2021-07-05T17:51:00Z">
        <w:r w:rsidRPr="009D46EB" w:rsidDel="00055691">
          <w:delText xml:space="preserve">under RCP8.5 </w:delText>
        </w:r>
      </w:del>
      <w:r w:rsidRPr="009D46EB">
        <w:t xml:space="preserve">by then </w:t>
      </w:r>
      <w:r w:rsidRPr="009D46EB">
        <w:rPr>
          <w:color w:val="000000"/>
        </w:rPr>
        <w:t>(</w:t>
      </w:r>
      <w:r w:rsidRPr="009D46EB">
        <w:rPr>
          <w:i/>
        </w:rPr>
        <w:t>medium confidence</w:t>
      </w:r>
      <w:r w:rsidRPr="009D46EB">
        <w:rPr>
          <w:color w:val="000000"/>
        </w:rPr>
        <w:t>).</w:t>
      </w:r>
    </w:p>
    <w:p w14:paraId="1BC3217C" w14:textId="77777777"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r w:rsidRPr="009D46EB">
        <w:rPr>
          <w:color w:val="000000"/>
        </w:rPr>
        <w:t xml:space="preserve"> </w:t>
      </w:r>
    </w:p>
    <w:p w14:paraId="27E84719" w14:textId="6FD3F8DA"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r w:rsidRPr="009D46EB">
        <w:rPr>
          <w:color w:val="000000"/>
        </w:rPr>
        <w:t xml:space="preserve">The SROCC </w:t>
      </w:r>
      <w:r w:rsidRPr="009D46EB">
        <w:t>projected</w:t>
      </w:r>
      <w:r w:rsidRPr="009D46EB">
        <w:rPr>
          <w:color w:val="000000"/>
        </w:rPr>
        <w:t xml:space="preserve"> that</w:t>
      </w:r>
      <w:r w:rsidRPr="009D46EB">
        <w:t xml:space="preserve"> </w:t>
      </w:r>
      <w:r w:rsidRPr="009D46EB">
        <w:rPr>
          <w:color w:val="000000"/>
        </w:rPr>
        <w:t>over the 21</w:t>
      </w:r>
      <w:r w:rsidRPr="003D7D83">
        <w:rPr>
          <w:color w:val="000000"/>
        </w:rPr>
        <w:t>st</w:t>
      </w:r>
      <w:r w:rsidRPr="009D46EB">
        <w:rPr>
          <w:color w:val="000000"/>
        </w:rPr>
        <w:t xml:space="preserve"> century, the ocean </w:t>
      </w:r>
      <w:r w:rsidRPr="009D46EB">
        <w:t>will</w:t>
      </w:r>
      <w:r w:rsidRPr="009D46EB">
        <w:rPr>
          <w:color w:val="000000"/>
        </w:rPr>
        <w:t xml:space="preserve"> transition to unprecedented conditions</w:t>
      </w:r>
      <w:ins w:id="3184" w:author="Ian Blenkinsop" w:date="2021-07-05T17:55:00Z">
        <w:r w:rsidR="00055691">
          <w:rPr>
            <w:color w:val="000000"/>
          </w:rPr>
          <w:t>,</w:t>
        </w:r>
      </w:ins>
      <w:r w:rsidRPr="009D46EB">
        <w:rPr>
          <w:color w:val="000000"/>
        </w:rPr>
        <w:t xml:space="preserve"> with increased temperatures (</w:t>
      </w:r>
      <w:r w:rsidRPr="009D46EB">
        <w:rPr>
          <w:i/>
          <w:color w:val="000000"/>
        </w:rPr>
        <w:t>virtually certain</w:t>
      </w:r>
      <w:r w:rsidRPr="009D46EB">
        <w:rPr>
          <w:color w:val="000000"/>
        </w:rPr>
        <w:t>), further acidification (</w:t>
      </w:r>
      <w:r w:rsidRPr="009D46EB">
        <w:rPr>
          <w:i/>
          <w:color w:val="000000"/>
        </w:rPr>
        <w:t>virtually certain</w:t>
      </w:r>
      <w:r w:rsidRPr="009D46EB">
        <w:rPr>
          <w:color w:val="000000"/>
        </w:rPr>
        <w:t>), and oxygen decline (</w:t>
      </w:r>
      <w:r w:rsidRPr="009D46EB">
        <w:rPr>
          <w:i/>
          <w:color w:val="000000"/>
        </w:rPr>
        <w:t>medium confidence</w:t>
      </w:r>
      <w:r w:rsidRPr="009D46EB">
        <w:rPr>
          <w:color w:val="000000"/>
        </w:rPr>
        <w:t>). Marine heatwaves are projected to become more frequent (</w:t>
      </w:r>
      <w:r w:rsidRPr="009D46EB">
        <w:rPr>
          <w:i/>
          <w:color w:val="000000"/>
        </w:rPr>
        <w:t>very high confidence</w:t>
      </w:r>
      <w:r w:rsidRPr="009D46EB">
        <w:rPr>
          <w:color w:val="000000"/>
        </w:rPr>
        <w:t xml:space="preserve">) </w:t>
      </w:r>
      <w:r>
        <w:rPr>
          <w:color w:val="000000"/>
        </w:rPr>
        <w:t>as are</w:t>
      </w:r>
      <w:r w:rsidRPr="009D46EB">
        <w:rPr>
          <w:color w:val="000000"/>
        </w:rPr>
        <w:t xml:space="preserve"> extreme El Niño and La Niña events (</w:t>
      </w:r>
      <w:r w:rsidRPr="009D46EB">
        <w:rPr>
          <w:i/>
          <w:color w:val="000000"/>
        </w:rPr>
        <w:t>medium confidence</w:t>
      </w:r>
      <w:r w:rsidRPr="009D46EB">
        <w:rPr>
          <w:color w:val="000000"/>
        </w:rPr>
        <w:t xml:space="preserve">). </w:t>
      </w:r>
      <w:r w:rsidRPr="008B64B3">
        <w:rPr>
          <w:color w:val="000000"/>
        </w:rPr>
        <w:t>The AMOC</w:t>
      </w:r>
      <w:r w:rsidRPr="009D46EB">
        <w:rPr>
          <w:color w:val="000000"/>
        </w:rPr>
        <w:t xml:space="preserve"> is projected to weaken </w:t>
      </w:r>
      <w:r>
        <w:rPr>
          <w:color w:val="000000"/>
        </w:rPr>
        <w:t>during</w:t>
      </w:r>
      <w:r w:rsidRPr="009D46EB">
        <w:rPr>
          <w:color w:val="000000"/>
        </w:rPr>
        <w:t xml:space="preserve"> the 21</w:t>
      </w:r>
      <w:r w:rsidRPr="003D7D83">
        <w:rPr>
          <w:color w:val="000000"/>
        </w:rPr>
        <w:t>st</w:t>
      </w:r>
      <w:r w:rsidRPr="009D46EB">
        <w:rPr>
          <w:color w:val="000000"/>
        </w:rPr>
        <w:t xml:space="preserve"> century (</w:t>
      </w:r>
      <w:r w:rsidRPr="009D46EB">
        <w:rPr>
          <w:i/>
          <w:color w:val="000000"/>
        </w:rPr>
        <w:t>very likely</w:t>
      </w:r>
      <w:r w:rsidRPr="009D46EB">
        <w:rPr>
          <w:color w:val="000000"/>
        </w:rPr>
        <w:t xml:space="preserve">), </w:t>
      </w:r>
      <w:r w:rsidR="00761116">
        <w:rPr>
          <w:color w:val="000000"/>
        </w:rPr>
        <w:t>but</w:t>
      </w:r>
      <w:r w:rsidRPr="009D46EB">
        <w:rPr>
          <w:color w:val="000000"/>
        </w:rPr>
        <w:t xml:space="preserve"> a collapse is </w:t>
      </w:r>
      <w:r w:rsidR="00AA0D5C">
        <w:rPr>
          <w:color w:val="000000"/>
        </w:rPr>
        <w:t xml:space="preserve">deemed </w:t>
      </w:r>
      <w:r w:rsidRPr="00101E19">
        <w:rPr>
          <w:i/>
          <w:color w:val="000000"/>
        </w:rPr>
        <w:t>very unlikely</w:t>
      </w:r>
      <w:r w:rsidRPr="00101E19">
        <w:t xml:space="preserve"> (</w:t>
      </w:r>
      <w:r w:rsidR="006462D8">
        <w:t xml:space="preserve">albeit with </w:t>
      </w:r>
      <w:r w:rsidRPr="00101E19">
        <w:rPr>
          <w:i/>
        </w:rPr>
        <w:t>medium confidence</w:t>
      </w:r>
      <w:r w:rsidR="006462D8">
        <w:rPr>
          <w:iCs/>
        </w:rPr>
        <w:t xml:space="preserve"> due to known biases in </w:t>
      </w:r>
      <w:r w:rsidR="00761116">
        <w:rPr>
          <w:iCs/>
        </w:rPr>
        <w:t xml:space="preserve">the </w:t>
      </w:r>
      <w:r w:rsidR="006462D8">
        <w:rPr>
          <w:iCs/>
        </w:rPr>
        <w:t>climate models</w:t>
      </w:r>
      <w:r w:rsidR="00761116">
        <w:rPr>
          <w:iCs/>
        </w:rPr>
        <w:t xml:space="preserve"> used for the assessment</w:t>
      </w:r>
      <w:r w:rsidRPr="00101E19">
        <w:t>)</w:t>
      </w:r>
      <w:r w:rsidRPr="009D46EB">
        <w:t>.</w:t>
      </w:r>
    </w:p>
    <w:p w14:paraId="14FC54A3" w14:textId="77777777"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p>
    <w:p w14:paraId="2F47C0CA" w14:textId="3CB575AC" w:rsidR="00102875" w:rsidRPr="009D46EB" w:rsidRDefault="00102875" w:rsidP="00102875">
      <w:pPr>
        <w:pStyle w:val="Normal1"/>
        <w:pBdr>
          <w:top w:val="nil"/>
          <w:left w:val="nil"/>
          <w:bottom w:val="nil"/>
          <w:right w:val="nil"/>
          <w:between w:val="nil"/>
        </w:pBdr>
        <w:shd w:val="clear" w:color="auto" w:fill="DEEAF6" w:themeFill="accent1" w:themeFillTint="33"/>
        <w:rPr>
          <w:b/>
          <w:color w:val="000000"/>
        </w:rPr>
      </w:pPr>
      <w:r w:rsidRPr="009D46EB">
        <w:rPr>
          <w:b/>
          <w:color w:val="000000"/>
        </w:rPr>
        <w:t>4)     Emission</w:t>
      </w:r>
      <w:ins w:id="3185" w:author="Ian Blenkinsop" w:date="2021-07-05T17:56:00Z">
        <w:r w:rsidR="001867B9">
          <w:rPr>
            <w:b/>
            <w:color w:val="000000"/>
          </w:rPr>
          <w:t>s</w:t>
        </w:r>
      </w:ins>
      <w:r w:rsidRPr="009D46EB">
        <w:rPr>
          <w:b/>
          <w:color w:val="000000"/>
        </w:rPr>
        <w:t xml:space="preserve"> pathways to limit global warming </w:t>
      </w:r>
    </w:p>
    <w:p w14:paraId="6EBBDB79" w14:textId="77777777"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r w:rsidRPr="009D46EB">
        <w:rPr>
          <w:color w:val="000000"/>
        </w:rPr>
        <w:t xml:space="preserve"> </w:t>
      </w:r>
    </w:p>
    <w:p w14:paraId="37DFA5D9" w14:textId="4A06A256" w:rsidR="00102875" w:rsidRPr="009D46EB" w:rsidRDefault="00102875" w:rsidP="00102875">
      <w:pPr>
        <w:pStyle w:val="Normal1"/>
        <w:pBdr>
          <w:top w:val="nil"/>
          <w:left w:val="nil"/>
          <w:bottom w:val="nil"/>
          <w:right w:val="nil"/>
          <w:between w:val="nil"/>
        </w:pBdr>
        <w:shd w:val="clear" w:color="auto" w:fill="DEEAF6" w:themeFill="accent1" w:themeFillTint="33"/>
      </w:pPr>
      <w:r w:rsidRPr="009D46EB">
        <w:rPr>
          <w:color w:val="000000"/>
        </w:rPr>
        <w:t>The SR1.5 focused on emission</w:t>
      </w:r>
      <w:ins w:id="3186" w:author="Ian Blenkinsop" w:date="2021-07-05T17:56:00Z">
        <w:r w:rsidR="001867B9">
          <w:rPr>
            <w:color w:val="000000"/>
          </w:rPr>
          <w:t>s</w:t>
        </w:r>
      </w:ins>
      <w:r w:rsidRPr="009D46EB">
        <w:rPr>
          <w:color w:val="000000"/>
        </w:rPr>
        <w:t xml:space="preserve"> pathways and system transitions consistent with 1.5°C global warming over the 21st century. </w:t>
      </w:r>
      <w:bookmarkStart w:id="3187" w:name="_Hlk66731924"/>
      <w:r w:rsidRPr="009D46EB">
        <w:rPr>
          <w:color w:val="000000"/>
        </w:rPr>
        <w:t xml:space="preserve">Building upon the understanding from </w:t>
      </w:r>
      <w:ins w:id="3188" w:author="Ian Blenkinsop" w:date="2021-07-05T17:56:00Z">
        <w:r w:rsidR="001867B9" w:rsidRPr="009D46EB">
          <w:rPr>
            <w:color w:val="000000"/>
          </w:rPr>
          <w:t xml:space="preserve">AR5 </w:t>
        </w:r>
      </w:ins>
      <w:r w:rsidRPr="009D46EB">
        <w:rPr>
          <w:color w:val="000000"/>
        </w:rPr>
        <w:t xml:space="preserve">WGI </w:t>
      </w:r>
      <w:del w:id="3189" w:author="Ian Blenkinsop" w:date="2021-07-05T17:56:00Z">
        <w:r w:rsidRPr="009D46EB" w:rsidDel="001867B9">
          <w:rPr>
            <w:color w:val="000000"/>
          </w:rPr>
          <w:delText xml:space="preserve">AR5 </w:delText>
        </w:r>
      </w:del>
      <w:r w:rsidRPr="009D46EB">
        <w:rPr>
          <w:color w:val="000000"/>
        </w:rPr>
        <w:t>of the quasi-linear relationship between cumulative net anthropogenic CO</w:t>
      </w:r>
      <w:r w:rsidRPr="009D46EB">
        <w:rPr>
          <w:color w:val="000000"/>
          <w:vertAlign w:val="subscript"/>
        </w:rPr>
        <w:t>2</w:t>
      </w:r>
      <w:r w:rsidRPr="009D46EB">
        <w:rPr>
          <w:color w:val="000000"/>
        </w:rPr>
        <w:t xml:space="preserve"> emissions since </w:t>
      </w:r>
      <w:r w:rsidRPr="009D46EB">
        <w:t>1850</w:t>
      </w:r>
      <w:r w:rsidRPr="00C0465B">
        <w:rPr>
          <w:rFonts w:ascii="Arial" w:hAnsi="Arial" w:cs="Arial"/>
          <w:color w:val="202122"/>
          <w:sz w:val="21"/>
          <w:szCs w:val="21"/>
          <w:shd w:val="clear" w:color="auto" w:fill="DEEAF6" w:themeFill="accent1" w:themeFillTint="33"/>
        </w:rPr>
        <w:t>–</w:t>
      </w:r>
      <w:r w:rsidRPr="009D46EB">
        <w:t>1900</w:t>
      </w:r>
      <w:r w:rsidRPr="009D46EB">
        <w:rPr>
          <w:color w:val="000000"/>
        </w:rPr>
        <w:t xml:space="preserve"> and maximum global </w:t>
      </w:r>
      <w:r w:rsidR="00101E19">
        <w:rPr>
          <w:color w:val="000000"/>
        </w:rPr>
        <w:t>mean</w:t>
      </w:r>
      <w:r w:rsidRPr="009D46EB">
        <w:rPr>
          <w:color w:val="000000"/>
        </w:rPr>
        <w:t xml:space="preserve"> temperature, the </w:t>
      </w:r>
      <w:del w:id="3190" w:author="Ian Blenkinsop" w:date="2021-07-05T17:57:00Z">
        <w:r w:rsidRPr="009D46EB" w:rsidDel="001867B9">
          <w:rPr>
            <w:color w:val="000000"/>
          </w:rPr>
          <w:delText xml:space="preserve">report </w:delText>
        </w:r>
      </w:del>
      <w:ins w:id="3191" w:author="Ian Blenkinsop" w:date="2021-07-05T17:57:00Z">
        <w:r w:rsidR="001867B9">
          <w:rPr>
            <w:color w:val="000000"/>
          </w:rPr>
          <w:t>R</w:t>
        </w:r>
        <w:r w:rsidR="001867B9" w:rsidRPr="009D46EB">
          <w:rPr>
            <w:color w:val="000000"/>
          </w:rPr>
          <w:t xml:space="preserve">eport </w:t>
        </w:r>
      </w:ins>
      <w:r w:rsidRPr="009D46EB">
        <w:rPr>
          <w:color w:val="000000"/>
        </w:rPr>
        <w:t xml:space="preserve">assessed the remaining carbon budgets compatible with the 1.5°C or 2°C warming goals of the Paris Agreement. </w:t>
      </w:r>
      <w:r w:rsidRPr="00101E19">
        <w:rPr>
          <w:color w:val="000000"/>
        </w:rPr>
        <w:t xml:space="preserve">Starting from year 2018, the remaining carbon budget for a </w:t>
      </w:r>
      <w:commentRangeStart w:id="3192"/>
      <w:r w:rsidRPr="00101E19">
        <w:rPr>
          <w:color w:val="000000"/>
        </w:rPr>
        <w:t>one-in-two</w:t>
      </w:r>
      <w:commentRangeEnd w:id="3192"/>
      <w:r w:rsidR="001867B9">
        <w:rPr>
          <w:rStyle w:val="CommentReference"/>
          <w:rFonts w:cstheme="minorBidi"/>
          <w:lang w:eastAsia="fr-FR"/>
        </w:rPr>
        <w:commentReference w:id="3192"/>
      </w:r>
      <w:r w:rsidRPr="00101E19">
        <w:rPr>
          <w:color w:val="000000"/>
        </w:rPr>
        <w:t xml:space="preserve"> chance of limiting global warming to 1.5°C is about 580 GtCO</w:t>
      </w:r>
      <w:r w:rsidRPr="00101E19">
        <w:rPr>
          <w:color w:val="000000"/>
          <w:vertAlign w:val="subscript"/>
        </w:rPr>
        <w:t>2</w:t>
      </w:r>
      <w:r w:rsidRPr="00101E19">
        <w:rPr>
          <w:color w:val="000000"/>
        </w:rPr>
        <w:t>, and about 420 GtCO</w:t>
      </w:r>
      <w:r w:rsidRPr="00101E19">
        <w:rPr>
          <w:color w:val="000000"/>
          <w:vertAlign w:val="subscript"/>
        </w:rPr>
        <w:t>2</w:t>
      </w:r>
      <w:r w:rsidRPr="00101E19">
        <w:rPr>
          <w:color w:val="000000"/>
        </w:rPr>
        <w:t xml:space="preserve"> for a </w:t>
      </w:r>
      <w:commentRangeStart w:id="3193"/>
      <w:r w:rsidRPr="00101E19">
        <w:rPr>
          <w:color w:val="000000"/>
        </w:rPr>
        <w:t>two-in-three</w:t>
      </w:r>
      <w:commentRangeEnd w:id="3193"/>
      <w:r w:rsidR="001867B9">
        <w:rPr>
          <w:rStyle w:val="CommentReference"/>
          <w:rFonts w:cstheme="minorBidi"/>
          <w:lang w:eastAsia="fr-FR"/>
        </w:rPr>
        <w:commentReference w:id="3193"/>
      </w:r>
      <w:r w:rsidRPr="00101E19">
        <w:rPr>
          <w:color w:val="000000"/>
        </w:rPr>
        <w:t xml:space="preserve"> chance (</w:t>
      </w:r>
      <w:r w:rsidRPr="00101E19">
        <w:rPr>
          <w:i/>
          <w:color w:val="000000"/>
        </w:rPr>
        <w:t>medium confidence</w:t>
      </w:r>
      <w:r w:rsidRPr="00101E19">
        <w:rPr>
          <w:color w:val="000000"/>
        </w:rPr>
        <w:t xml:space="preserve">). </w:t>
      </w:r>
      <w:r w:rsidRPr="00101E19">
        <w:t>At constant 2017 emissions, these budgets would be depleted by about the years 2032 and 2028, respectively</w:t>
      </w:r>
      <w:r w:rsidRPr="009D46EB">
        <w:t xml:space="preserve">. </w:t>
      </w:r>
      <w:r w:rsidRPr="00101E19">
        <w:rPr>
          <w:color w:val="000000"/>
        </w:rPr>
        <w:t>U</w:t>
      </w:r>
      <w:r w:rsidRPr="00101E19">
        <w:t>sing GMST instead of GSAT gives estimates of 770</w:t>
      </w:r>
      <w:ins w:id="3194" w:author="Ian Blenkinsop" w:date="2021-07-05T17:59:00Z">
        <w:r w:rsidR="001867B9">
          <w:t xml:space="preserve"> </w:t>
        </w:r>
        <w:r w:rsidR="001867B9" w:rsidRPr="00101E19">
          <w:t>GtCO</w:t>
        </w:r>
        <w:r w:rsidR="001867B9" w:rsidRPr="00101E19">
          <w:rPr>
            <w:vertAlign w:val="subscript"/>
          </w:rPr>
          <w:t>2</w:t>
        </w:r>
      </w:ins>
      <w:r w:rsidRPr="00101E19">
        <w:t xml:space="preserve"> and 570 GtCO</w:t>
      </w:r>
      <w:r w:rsidRPr="00101E19">
        <w:rPr>
          <w:vertAlign w:val="subscript"/>
        </w:rPr>
        <w:t>2</w:t>
      </w:r>
      <w:r w:rsidRPr="00101E19">
        <w:t>, respectively (</w:t>
      </w:r>
      <w:r w:rsidRPr="00101E19">
        <w:rPr>
          <w:i/>
        </w:rPr>
        <w:t>medium confidence</w:t>
      </w:r>
      <w:r w:rsidRPr="00101E19">
        <w:t xml:space="preserve">). </w:t>
      </w:r>
      <w:r w:rsidRPr="00101E19">
        <w:rPr>
          <w:color w:val="000000"/>
        </w:rPr>
        <w:t>Each budget is further reduced by approximately 100 GtCO</w:t>
      </w:r>
      <w:r w:rsidRPr="00101E19">
        <w:rPr>
          <w:color w:val="000000"/>
          <w:vertAlign w:val="subscript"/>
        </w:rPr>
        <w:t>2</w:t>
      </w:r>
      <w:r w:rsidRPr="00101E19">
        <w:rPr>
          <w:color w:val="000000"/>
        </w:rPr>
        <w:t xml:space="preserve"> over the course of this century when permafrost and other less well represented Earth</w:t>
      </w:r>
      <w:del w:id="3195" w:author="Ian Blenkinsop" w:date="2021-07-05T17:59:00Z">
        <w:r w:rsidRPr="00101E19" w:rsidDel="001867B9">
          <w:rPr>
            <w:color w:val="000000"/>
          </w:rPr>
          <w:delText>-</w:delText>
        </w:r>
      </w:del>
      <w:ins w:id="3196" w:author="Ian Blenkinsop" w:date="2021-07-05T17:59:00Z">
        <w:r w:rsidR="001867B9">
          <w:rPr>
            <w:color w:val="000000"/>
          </w:rPr>
          <w:t xml:space="preserve"> </w:t>
        </w:r>
      </w:ins>
      <w:r w:rsidRPr="00101E19">
        <w:rPr>
          <w:color w:val="000000"/>
        </w:rPr>
        <w:t>system feedbacks are taken into account.</w:t>
      </w:r>
      <w:r w:rsidRPr="009D46EB">
        <w:rPr>
          <w:color w:val="000000"/>
        </w:rPr>
        <w:t xml:space="preserve"> </w:t>
      </w:r>
    </w:p>
    <w:bookmarkEnd w:id="3187"/>
    <w:p w14:paraId="19EA3719" w14:textId="77777777" w:rsidR="00102875" w:rsidRPr="009D46EB" w:rsidRDefault="00102875" w:rsidP="00102875">
      <w:pPr>
        <w:pStyle w:val="Normal1"/>
        <w:pBdr>
          <w:top w:val="nil"/>
          <w:left w:val="nil"/>
          <w:bottom w:val="nil"/>
          <w:right w:val="nil"/>
          <w:between w:val="nil"/>
        </w:pBdr>
        <w:shd w:val="clear" w:color="auto" w:fill="DEEAF6" w:themeFill="accent1" w:themeFillTint="33"/>
      </w:pPr>
    </w:p>
    <w:p w14:paraId="49507593" w14:textId="3D85FDDE" w:rsidR="00102875" w:rsidRPr="009D46EB" w:rsidRDefault="00102875" w:rsidP="00102875">
      <w:pPr>
        <w:pStyle w:val="Normal1"/>
        <w:pBdr>
          <w:top w:val="nil"/>
          <w:left w:val="nil"/>
          <w:bottom w:val="nil"/>
          <w:right w:val="nil"/>
          <w:between w:val="nil"/>
        </w:pBdr>
        <w:shd w:val="clear" w:color="auto" w:fill="DEEAF6" w:themeFill="accent1" w:themeFillTint="33"/>
        <w:rPr>
          <w:color w:val="000000"/>
        </w:rPr>
      </w:pPr>
      <w:r w:rsidRPr="009D46EB">
        <w:rPr>
          <w:color w:val="000000"/>
        </w:rPr>
        <w:t>It is concluded that all emission</w:t>
      </w:r>
      <w:ins w:id="3197" w:author="Ian Blenkinsop" w:date="2021-07-05T17:59:00Z">
        <w:r w:rsidR="001867B9">
          <w:rPr>
            <w:color w:val="000000"/>
          </w:rPr>
          <w:t>s</w:t>
        </w:r>
      </w:ins>
      <w:r w:rsidRPr="009D46EB">
        <w:rPr>
          <w:color w:val="000000"/>
        </w:rPr>
        <w:t xml:space="preserve"> pathways with no or limited overshoot of 1.5°C imply that global net </w:t>
      </w:r>
      <w:r w:rsidRPr="009D46EB">
        <w:rPr>
          <w:color w:val="000000"/>
        </w:rPr>
        <w:lastRenderedPageBreak/>
        <w:t>anthropogenic CO</w:t>
      </w:r>
      <w:r w:rsidRPr="009D46EB">
        <w:rPr>
          <w:color w:val="000000"/>
          <w:vertAlign w:val="subscript"/>
        </w:rPr>
        <w:t>2</w:t>
      </w:r>
      <w:r w:rsidRPr="009D46EB">
        <w:rPr>
          <w:color w:val="000000"/>
        </w:rPr>
        <w:t xml:space="preserve"> emissions </w:t>
      </w:r>
      <w:r w:rsidR="007E3267" w:rsidRPr="00101E19">
        <w:rPr>
          <w:color w:val="000000"/>
        </w:rPr>
        <w:t>would need to</w:t>
      </w:r>
      <w:r w:rsidR="007E3267" w:rsidRPr="009D46EB">
        <w:rPr>
          <w:color w:val="000000"/>
        </w:rPr>
        <w:t xml:space="preserve"> </w:t>
      </w:r>
      <w:r w:rsidRPr="009D46EB">
        <w:rPr>
          <w:color w:val="000000"/>
        </w:rPr>
        <w:t>decline by about 45% from 2010 levels by 2030, reaching net zero around 2050, together with deep reductions in other anthropogenic emissions</w:t>
      </w:r>
      <w:r w:rsidR="007E3267">
        <w:rPr>
          <w:color w:val="000000"/>
        </w:rPr>
        <w:t>,</w:t>
      </w:r>
      <w:r w:rsidRPr="009D46EB">
        <w:rPr>
          <w:color w:val="000000"/>
        </w:rPr>
        <w:t xml:space="preserve"> such as methane and </w:t>
      </w:r>
      <w:r w:rsidRPr="00101E19">
        <w:rPr>
          <w:color w:val="000000"/>
        </w:rPr>
        <w:t>black carbon</w:t>
      </w:r>
      <w:r w:rsidRPr="009D46EB">
        <w:rPr>
          <w:color w:val="000000"/>
        </w:rPr>
        <w:t>. To limit global warming to below 2°C, CO</w:t>
      </w:r>
      <w:r w:rsidRPr="009D46EB">
        <w:rPr>
          <w:color w:val="000000"/>
          <w:vertAlign w:val="subscript"/>
        </w:rPr>
        <w:t>2</w:t>
      </w:r>
      <w:r w:rsidRPr="009D46EB">
        <w:rPr>
          <w:color w:val="000000"/>
        </w:rPr>
        <w:t xml:space="preserve"> emissions would have to decline by about 25% by 2030 and reach net zero around 2070. </w:t>
      </w:r>
    </w:p>
    <w:p w14:paraId="2EBB6AC9" w14:textId="77777777" w:rsidR="00102875" w:rsidRPr="009D46EB" w:rsidRDefault="00102875" w:rsidP="00102875">
      <w:pPr>
        <w:pStyle w:val="Normal1"/>
        <w:pBdr>
          <w:top w:val="nil"/>
          <w:left w:val="nil"/>
          <w:bottom w:val="nil"/>
          <w:right w:val="nil"/>
          <w:between w:val="nil"/>
        </w:pBdr>
        <w:rPr>
          <w:b/>
          <w:color w:val="000000"/>
        </w:rPr>
      </w:pPr>
    </w:p>
    <w:p w14:paraId="66FC6773" w14:textId="77777777" w:rsidR="00102875" w:rsidRPr="009D46EB" w:rsidRDefault="00102875" w:rsidP="00102875">
      <w:pPr>
        <w:pStyle w:val="Normal1"/>
        <w:pBdr>
          <w:top w:val="nil"/>
          <w:left w:val="nil"/>
          <w:bottom w:val="nil"/>
          <w:right w:val="nil"/>
          <w:between w:val="nil"/>
        </w:pBdr>
        <w:rPr>
          <w:b/>
          <w:color w:val="000000"/>
        </w:rPr>
      </w:pPr>
      <w:r w:rsidRPr="009D46EB">
        <w:rPr>
          <w:b/>
          <w:color w:val="000000"/>
        </w:rPr>
        <w:t>[END BOX 1.2 HERE]</w:t>
      </w:r>
    </w:p>
    <w:p w14:paraId="3A7B482B" w14:textId="46FED8B5" w:rsidR="00102875" w:rsidRDefault="00102875" w:rsidP="003133C1">
      <w:pPr>
        <w:pStyle w:val="AR6BodyText"/>
      </w:pPr>
    </w:p>
    <w:p w14:paraId="39CC6D66" w14:textId="3270E1BE" w:rsidR="00102875" w:rsidRDefault="00102875" w:rsidP="003133C1">
      <w:pPr>
        <w:pStyle w:val="AR6BodyText"/>
      </w:pPr>
    </w:p>
    <w:p w14:paraId="31A9F4EB" w14:textId="75E6CF10" w:rsidR="00102875" w:rsidRDefault="00102875" w:rsidP="00AE77D4">
      <w:pPr>
        <w:pStyle w:val="AR6Chap1Level111"/>
        <w:pBdr>
          <w:top w:val="nil"/>
          <w:left w:val="nil"/>
          <w:bottom w:val="nil"/>
          <w:right w:val="nil"/>
          <w:between w:val="nil"/>
        </w:pBdr>
        <w:rPr>
          <w:rFonts w:cs="Times New Roman"/>
          <w:lang w:val="en-GB"/>
        </w:rPr>
      </w:pPr>
      <w:bookmarkStart w:id="3198" w:name="_Toc69949980"/>
      <w:r w:rsidRPr="00AE77D4">
        <w:rPr>
          <w:rFonts w:cs="Times New Roman"/>
          <w:lang w:val="en-GB"/>
        </w:rPr>
        <w:t xml:space="preserve">AR6 </w:t>
      </w:r>
      <w:del w:id="3199" w:author="Ian Blenkinsop" w:date="2021-07-06T08:09:00Z">
        <w:r w:rsidRPr="00AE77D4" w:rsidDel="005848F2">
          <w:rPr>
            <w:rFonts w:cs="Times New Roman"/>
            <w:lang w:val="en-GB"/>
          </w:rPr>
          <w:delText xml:space="preserve">foundations </w:delText>
        </w:r>
      </w:del>
      <w:ins w:id="3200" w:author="Ian Blenkinsop" w:date="2021-07-06T08:09:00Z">
        <w:r w:rsidR="005848F2">
          <w:rPr>
            <w:rFonts w:cs="Times New Roman"/>
            <w:lang w:val="en-GB"/>
          </w:rPr>
          <w:t>F</w:t>
        </w:r>
        <w:r w:rsidR="005848F2" w:rsidRPr="00AE77D4">
          <w:rPr>
            <w:rFonts w:cs="Times New Roman"/>
            <w:lang w:val="en-GB"/>
          </w:rPr>
          <w:t xml:space="preserve">oundations </w:t>
        </w:r>
      </w:ins>
      <w:r w:rsidRPr="00AE77D4">
        <w:rPr>
          <w:rFonts w:cs="Times New Roman"/>
          <w:lang w:val="en-GB"/>
        </w:rPr>
        <w:t xml:space="preserve">and </w:t>
      </w:r>
      <w:del w:id="3201" w:author="Ian Blenkinsop" w:date="2021-07-06T08:09:00Z">
        <w:r w:rsidRPr="00AE77D4" w:rsidDel="005848F2">
          <w:rPr>
            <w:rFonts w:cs="Times New Roman"/>
            <w:lang w:val="en-GB"/>
          </w:rPr>
          <w:delText>concepts</w:delText>
        </w:r>
      </w:del>
      <w:bookmarkEnd w:id="3198"/>
      <w:ins w:id="3202" w:author="Ian Blenkinsop" w:date="2021-07-06T08:09:00Z">
        <w:r w:rsidR="005848F2">
          <w:rPr>
            <w:rFonts w:cs="Times New Roman"/>
            <w:lang w:val="en-GB"/>
          </w:rPr>
          <w:t>C</w:t>
        </w:r>
        <w:r w:rsidR="005848F2" w:rsidRPr="00AE77D4">
          <w:rPr>
            <w:rFonts w:cs="Times New Roman"/>
            <w:lang w:val="en-GB"/>
          </w:rPr>
          <w:t>oncepts</w:t>
        </w:r>
      </w:ins>
    </w:p>
    <w:p w14:paraId="1F100AA3" w14:textId="77777777" w:rsidR="00AE77D4" w:rsidRPr="00AE77D4" w:rsidRDefault="00AE77D4" w:rsidP="00AE77D4">
      <w:pPr>
        <w:pStyle w:val="AR6BodyText"/>
        <w:rPr>
          <w:lang w:eastAsia="en-US"/>
        </w:rPr>
      </w:pPr>
    </w:p>
    <w:p w14:paraId="1FD6DF1D" w14:textId="3B515FF3" w:rsidR="00102875" w:rsidRPr="00C421D6" w:rsidRDefault="005848F2" w:rsidP="00AE77D4">
      <w:pPr>
        <w:pStyle w:val="AR6BodyText"/>
        <w:rPr>
          <w:rFonts w:cs="Times New Roman"/>
          <w:lang w:val="en-GB"/>
        </w:rPr>
      </w:pPr>
      <w:bookmarkStart w:id="3203" w:name="_Hlk66732384"/>
      <w:ins w:id="3204" w:author="Ian Blenkinsop" w:date="2021-07-06T08:09:00Z">
        <w:r>
          <w:rPr>
            <w:rFonts w:cs="Times New Roman"/>
            <w:lang w:val="en-GB"/>
          </w:rPr>
          <w:t xml:space="preserve">The </w:t>
        </w:r>
      </w:ins>
      <w:r w:rsidR="00102875" w:rsidRPr="00C421D6">
        <w:rPr>
          <w:rFonts w:cs="Times New Roman"/>
          <w:lang w:val="en-GB"/>
        </w:rPr>
        <w:t xml:space="preserve">AR6 WGI builds on previous assessments using well established foundations and concepts. This section highlights some of the cross-cutting methods applied in the climate change literature and topics discussed repeatedly throughout this </w:t>
      </w:r>
      <w:del w:id="3205" w:author="Ian Blenkinsop" w:date="2021-07-06T08:10:00Z">
        <w:r w:rsidR="00102875" w:rsidRPr="00C421D6" w:rsidDel="005848F2">
          <w:rPr>
            <w:rFonts w:cs="Times New Roman"/>
            <w:lang w:val="en-GB"/>
          </w:rPr>
          <w:delText>report</w:delText>
        </w:r>
      </w:del>
      <w:ins w:id="3206" w:author="Ian Blenkinsop" w:date="2021-07-06T08:10:00Z">
        <w:r>
          <w:rPr>
            <w:rFonts w:cs="Times New Roman"/>
            <w:lang w:val="en-GB"/>
          </w:rPr>
          <w:t>R</w:t>
        </w:r>
        <w:r w:rsidRPr="00C421D6">
          <w:rPr>
            <w:rFonts w:cs="Times New Roman"/>
            <w:lang w:val="en-GB"/>
          </w:rPr>
          <w:t>eport</w:t>
        </w:r>
      </w:ins>
      <w:r w:rsidR="00102875" w:rsidRPr="00C421D6">
        <w:rPr>
          <w:rFonts w:cs="Times New Roman"/>
          <w:lang w:val="en-GB"/>
        </w:rPr>
        <w:t xml:space="preserve">. </w:t>
      </w:r>
      <w:ins w:id="3207" w:author="Ian Blenkinsop" w:date="2021-07-06T08:11:00Z">
        <w:r>
          <w:rPr>
            <w:rFonts w:cs="Times New Roman"/>
            <w:lang w:val="en-GB"/>
          </w:rPr>
          <w:t>First, t</w:t>
        </w:r>
      </w:ins>
      <w:del w:id="3208" w:author="Ian Blenkinsop" w:date="2021-07-06T08:11:00Z">
        <w:r w:rsidR="00102875" w:rsidRPr="00C421D6" w:rsidDel="005848F2">
          <w:rPr>
            <w:rFonts w:cs="Times New Roman"/>
            <w:lang w:val="en-GB"/>
          </w:rPr>
          <w:delText>T</w:delText>
        </w:r>
      </w:del>
      <w:r w:rsidR="00102875" w:rsidRPr="00C421D6">
        <w:rPr>
          <w:rFonts w:cs="Times New Roman"/>
          <w:lang w:val="en-GB"/>
        </w:rPr>
        <w:t xml:space="preserve">he choices related to </w:t>
      </w:r>
      <w:ins w:id="3209" w:author="Ian Blenkinsop" w:date="2021-07-06T08:14:00Z">
        <w:r w:rsidR="00171547">
          <w:rPr>
            <w:rFonts w:cs="Times New Roman"/>
            <w:lang w:val="en-GB"/>
          </w:rPr>
          <w:t>‘</w:t>
        </w:r>
      </w:ins>
      <w:r w:rsidR="00102875" w:rsidRPr="00C421D6">
        <w:rPr>
          <w:rFonts w:cs="Times New Roman"/>
          <w:lang w:val="en-GB"/>
        </w:rPr>
        <w:t>baseline</w:t>
      </w:r>
      <w:ins w:id="3210" w:author="Ian Blenkinsop" w:date="2021-07-06T08:14:00Z">
        <w:r w:rsidR="00171547">
          <w:rPr>
            <w:rFonts w:cs="Times New Roman"/>
            <w:lang w:val="en-GB"/>
          </w:rPr>
          <w:t>s’</w:t>
        </w:r>
      </w:ins>
      <w:r w:rsidR="00101E19">
        <w:rPr>
          <w:rFonts w:cs="Times New Roman"/>
          <w:lang w:val="en-GB"/>
        </w:rPr>
        <w:t xml:space="preserve">, or </w:t>
      </w:r>
      <w:ins w:id="3211" w:author="Ian Blenkinsop" w:date="2021-07-06T08:14:00Z">
        <w:r w:rsidR="00171547">
          <w:rPr>
            <w:rFonts w:cs="Times New Roman"/>
            <w:lang w:val="en-GB"/>
          </w:rPr>
          <w:t>‘</w:t>
        </w:r>
      </w:ins>
      <w:r w:rsidR="00101E19">
        <w:rPr>
          <w:rFonts w:cs="Times New Roman"/>
          <w:lang w:val="en-GB"/>
        </w:rPr>
        <w:t>reference period</w:t>
      </w:r>
      <w:r w:rsidR="00102875" w:rsidRPr="00C421D6">
        <w:rPr>
          <w:rFonts w:cs="Times New Roman"/>
          <w:lang w:val="en-GB"/>
        </w:rPr>
        <w:t>s</w:t>
      </w:r>
      <w:ins w:id="3212" w:author="Ian Blenkinsop" w:date="2021-07-06T08:14:00Z">
        <w:r w:rsidR="00171547">
          <w:rPr>
            <w:rFonts w:cs="Times New Roman"/>
            <w:lang w:val="en-GB"/>
          </w:rPr>
          <w:t>’</w:t>
        </w:r>
      </w:ins>
      <w:r w:rsidR="00101E19">
        <w:rPr>
          <w:rFonts w:cs="Times New Roman"/>
          <w:lang w:val="en-GB"/>
        </w:rPr>
        <w:t>,</w:t>
      </w:r>
      <w:r w:rsidR="00102875" w:rsidRPr="00C421D6">
        <w:rPr>
          <w:rFonts w:cs="Times New Roman"/>
          <w:lang w:val="en-GB"/>
        </w:rPr>
        <w:t xml:space="preserve"> are </w:t>
      </w:r>
      <w:del w:id="3213" w:author="Ian Blenkinsop" w:date="2021-07-06T08:11:00Z">
        <w:r w:rsidR="00102875" w:rsidRPr="00C421D6" w:rsidDel="005848F2">
          <w:rPr>
            <w:rFonts w:cs="Times New Roman"/>
            <w:lang w:val="en-GB"/>
          </w:rPr>
          <w:delText xml:space="preserve">first </w:delText>
        </w:r>
      </w:del>
      <w:r w:rsidR="00102875" w:rsidRPr="00C421D6">
        <w:rPr>
          <w:rFonts w:cs="Times New Roman"/>
          <w:lang w:val="en-GB"/>
        </w:rPr>
        <w:t xml:space="preserve">highlighted (Section 1.4.1), including a specific discussion on the pre-industrial baseline used in AR6 WGI (Cross-Chapter Box 1.2). The relationships between long-term trends, climate variability and the </w:t>
      </w:r>
      <w:r w:rsidR="00101E19">
        <w:rPr>
          <w:rFonts w:cs="Times New Roman"/>
          <w:lang w:val="en-GB"/>
        </w:rPr>
        <w:t xml:space="preserve">concept of </w:t>
      </w:r>
      <w:ins w:id="3214" w:author="Ian Blenkinsop" w:date="2021-07-06T08:11:00Z">
        <w:r>
          <w:rPr>
            <w:rFonts w:cs="Times New Roman"/>
            <w:lang w:val="en-GB"/>
          </w:rPr>
          <w:t>‘</w:t>
        </w:r>
      </w:ins>
      <w:r w:rsidR="00102875" w:rsidRPr="00101E19">
        <w:rPr>
          <w:rFonts w:cs="Times New Roman"/>
          <w:lang w:val="en-GB"/>
        </w:rPr>
        <w:t>emergence</w:t>
      </w:r>
      <w:r w:rsidR="00102875" w:rsidRPr="00C421D6">
        <w:rPr>
          <w:rFonts w:cs="Times New Roman"/>
          <w:lang w:val="en-GB"/>
        </w:rPr>
        <w:t xml:space="preserve"> of changes</w:t>
      </w:r>
      <w:ins w:id="3215" w:author="Ian Blenkinsop" w:date="2021-07-06T08:11:00Z">
        <w:r>
          <w:rPr>
            <w:rFonts w:cs="Times New Roman"/>
            <w:lang w:val="en-GB"/>
          </w:rPr>
          <w:t>’</w:t>
        </w:r>
      </w:ins>
      <w:r w:rsidR="00102875" w:rsidRPr="00C421D6">
        <w:rPr>
          <w:rFonts w:cs="Times New Roman"/>
          <w:lang w:val="en-GB"/>
        </w:rPr>
        <w:t xml:space="preserve"> (Section 1.4.2) and the sources of uncertainty in climate simulations (Section 1.4.3) are discussed</w:t>
      </w:r>
      <w:r w:rsidR="00101E19">
        <w:rPr>
          <w:rFonts w:cs="Times New Roman"/>
          <w:lang w:val="en-GB"/>
        </w:rPr>
        <w:t xml:space="preserve"> next</w:t>
      </w:r>
      <w:r w:rsidR="00102875" w:rsidRPr="00C421D6">
        <w:rPr>
          <w:rFonts w:cs="Times New Roman"/>
          <w:lang w:val="en-GB"/>
        </w:rPr>
        <w:t xml:space="preserve">. The topic of low-likelihood outcomes, storylines, abrupt changes and surprises follows (Section 1.4.4), including a description of </w:t>
      </w:r>
      <w:del w:id="3216" w:author="Ian Blenkinsop" w:date="2021-07-06T08:12:00Z">
        <w:r w:rsidR="00102875" w:rsidRPr="00C421D6" w:rsidDel="005848F2">
          <w:rPr>
            <w:rFonts w:cs="Times New Roman"/>
            <w:lang w:val="en-GB"/>
          </w:rPr>
          <w:delText xml:space="preserve">the </w:delText>
        </w:r>
      </w:del>
      <w:r w:rsidR="00102875" w:rsidRPr="00C421D6">
        <w:rPr>
          <w:rFonts w:cs="Times New Roman"/>
          <w:lang w:val="en-GB"/>
        </w:rPr>
        <w:t xml:space="preserve">AR6 WGI risk framing (Cross-Chapter Box 1.3). </w:t>
      </w:r>
      <w:r w:rsidR="00101E19">
        <w:rPr>
          <w:rFonts w:cs="Times New Roman"/>
          <w:lang w:val="en-GB"/>
        </w:rPr>
        <w:t xml:space="preserve">The </w:t>
      </w:r>
      <w:r w:rsidR="00102875" w:rsidRPr="00C421D6">
        <w:rPr>
          <w:rFonts w:cs="Times New Roman"/>
          <w:lang w:val="en-GB"/>
        </w:rPr>
        <w:t>Cross-Working Group Box</w:t>
      </w:r>
      <w:del w:id="3217" w:author="Ian Blenkinsop" w:date="2021-06-30T17:47:00Z">
        <w:r w:rsidR="00101E19" w:rsidDel="00CC219B">
          <w:rPr>
            <w:rFonts w:cs="Times New Roman"/>
            <w:lang w:val="en-GB"/>
          </w:rPr>
          <w:delText xml:space="preserve">: </w:delText>
        </w:r>
      </w:del>
      <w:ins w:id="3218" w:author="Ian Blenkinsop" w:date="2021-06-30T17:47:00Z">
        <w:r w:rsidR="00CC219B">
          <w:rPr>
            <w:rFonts w:cs="Times New Roman"/>
            <w:lang w:val="en-GB"/>
          </w:rPr>
          <w:t xml:space="preserve"> on </w:t>
        </w:r>
      </w:ins>
      <w:r w:rsidR="00101E19">
        <w:rPr>
          <w:rFonts w:cs="Times New Roman"/>
          <w:lang w:val="en-GB"/>
        </w:rPr>
        <w:t>Attribution</w:t>
      </w:r>
      <w:r w:rsidR="00102875" w:rsidRPr="00C421D6">
        <w:rPr>
          <w:rFonts w:cs="Times New Roman"/>
          <w:lang w:val="en-GB"/>
        </w:rPr>
        <w:t xml:space="preserve"> describes attribution methods, including those for extreme events. Various sets of geographical regions used in later </w:t>
      </w:r>
      <w:del w:id="3219" w:author="Ian Blenkinsop" w:date="2021-07-06T08:13:00Z">
        <w:r w:rsidR="00102875" w:rsidRPr="00C421D6" w:rsidDel="005848F2">
          <w:rPr>
            <w:rFonts w:cs="Times New Roman"/>
            <w:lang w:val="en-GB"/>
          </w:rPr>
          <w:delText xml:space="preserve">Chapters </w:delText>
        </w:r>
      </w:del>
      <w:ins w:id="3220" w:author="Ian Blenkinsop" w:date="2021-07-06T08:13:00Z">
        <w:r>
          <w:rPr>
            <w:rFonts w:cs="Times New Roman"/>
            <w:lang w:val="en-GB"/>
          </w:rPr>
          <w:t>c</w:t>
        </w:r>
        <w:r w:rsidRPr="00C421D6">
          <w:rPr>
            <w:rFonts w:cs="Times New Roman"/>
            <w:lang w:val="en-GB"/>
          </w:rPr>
          <w:t xml:space="preserve">hapters </w:t>
        </w:r>
      </w:ins>
      <w:r w:rsidR="00102875" w:rsidRPr="00C421D6">
        <w:rPr>
          <w:rFonts w:cs="Times New Roman"/>
          <w:lang w:val="en-GB"/>
        </w:rPr>
        <w:t>are also defined and introduced (Section 1.4.5).</w:t>
      </w:r>
    </w:p>
    <w:bookmarkEnd w:id="3203"/>
    <w:p w14:paraId="0A4088E2" w14:textId="45ECE32F" w:rsidR="00AE77D4" w:rsidRPr="00C421D6" w:rsidRDefault="00AE77D4" w:rsidP="00AE77D4">
      <w:pPr>
        <w:pStyle w:val="AR6BodyText"/>
        <w:rPr>
          <w:rFonts w:cs="Times New Roman"/>
          <w:lang w:val="en-GB"/>
        </w:rPr>
      </w:pPr>
    </w:p>
    <w:p w14:paraId="2BD45E50" w14:textId="77777777" w:rsidR="00AE77D4" w:rsidRPr="00C421D6" w:rsidRDefault="00AE77D4" w:rsidP="00AE77D4">
      <w:pPr>
        <w:pStyle w:val="AR6BodyText"/>
        <w:rPr>
          <w:color w:val="000000"/>
          <w:lang w:val="en-GB"/>
        </w:rPr>
      </w:pPr>
    </w:p>
    <w:p w14:paraId="113A19E1" w14:textId="7E504C06" w:rsidR="00102875" w:rsidRPr="003D7ED2" w:rsidRDefault="00102875" w:rsidP="00102875">
      <w:pPr>
        <w:pStyle w:val="AR6Chap1Level2111"/>
        <w:rPr>
          <w:rFonts w:cs="Times New Roman"/>
          <w:lang w:val="en-GB"/>
        </w:rPr>
      </w:pPr>
      <w:bookmarkStart w:id="3221" w:name="_Toc69949981"/>
      <w:r w:rsidRPr="003D7ED2">
        <w:rPr>
          <w:rFonts w:cs="Times New Roman"/>
          <w:lang w:val="en-GB"/>
        </w:rPr>
        <w:t xml:space="preserve">Baselines, </w:t>
      </w:r>
      <w:del w:id="3222" w:author="Ian Blenkinsop" w:date="2021-07-06T08:12:00Z">
        <w:r w:rsidRPr="003D7ED2" w:rsidDel="005848F2">
          <w:rPr>
            <w:rFonts w:cs="Times New Roman"/>
            <w:lang w:val="en-GB"/>
          </w:rPr>
          <w:delText xml:space="preserve">reference </w:delText>
        </w:r>
      </w:del>
      <w:ins w:id="3223" w:author="Ian Blenkinsop" w:date="2021-07-06T08:12:00Z">
        <w:r w:rsidR="005848F2">
          <w:rPr>
            <w:rFonts w:cs="Times New Roman"/>
            <w:lang w:val="en-GB"/>
          </w:rPr>
          <w:t>R</w:t>
        </w:r>
        <w:r w:rsidR="005848F2" w:rsidRPr="003D7ED2">
          <w:rPr>
            <w:rFonts w:cs="Times New Roman"/>
            <w:lang w:val="en-GB"/>
          </w:rPr>
          <w:t xml:space="preserve">eference </w:t>
        </w:r>
      </w:ins>
      <w:del w:id="3224" w:author="Ian Blenkinsop" w:date="2021-07-06T08:12:00Z">
        <w:r w:rsidRPr="003D7ED2" w:rsidDel="005848F2">
          <w:rPr>
            <w:rFonts w:cs="Times New Roman"/>
            <w:lang w:val="en-GB"/>
          </w:rPr>
          <w:delText xml:space="preserve">periods </w:delText>
        </w:r>
      </w:del>
      <w:ins w:id="3225" w:author="Ian Blenkinsop" w:date="2021-07-06T08:12:00Z">
        <w:r w:rsidR="005848F2">
          <w:rPr>
            <w:rFonts w:cs="Times New Roman"/>
            <w:lang w:val="en-GB"/>
          </w:rPr>
          <w:t>P</w:t>
        </w:r>
        <w:r w:rsidR="005848F2" w:rsidRPr="003D7ED2">
          <w:rPr>
            <w:rFonts w:cs="Times New Roman"/>
            <w:lang w:val="en-GB"/>
          </w:rPr>
          <w:t xml:space="preserve">eriods </w:t>
        </w:r>
      </w:ins>
      <w:r w:rsidRPr="003D7ED2">
        <w:rPr>
          <w:rFonts w:cs="Times New Roman"/>
          <w:lang w:val="en-GB"/>
        </w:rPr>
        <w:t xml:space="preserve">and </w:t>
      </w:r>
      <w:del w:id="3226" w:author="Ian Blenkinsop" w:date="2021-07-06T08:12:00Z">
        <w:r w:rsidRPr="003D7ED2" w:rsidDel="005848F2">
          <w:rPr>
            <w:rFonts w:cs="Times New Roman"/>
            <w:lang w:val="en-GB"/>
          </w:rPr>
          <w:delText>anomalies</w:delText>
        </w:r>
      </w:del>
      <w:bookmarkEnd w:id="3221"/>
      <w:ins w:id="3227" w:author="Ian Blenkinsop" w:date="2021-07-06T08:12:00Z">
        <w:r w:rsidR="005848F2">
          <w:rPr>
            <w:rFonts w:cs="Times New Roman"/>
            <w:lang w:val="en-GB"/>
          </w:rPr>
          <w:t>A</w:t>
        </w:r>
        <w:r w:rsidR="005848F2" w:rsidRPr="003D7ED2">
          <w:rPr>
            <w:rFonts w:cs="Times New Roman"/>
            <w:lang w:val="en-GB"/>
          </w:rPr>
          <w:t>nomalies</w:t>
        </w:r>
      </w:ins>
    </w:p>
    <w:p w14:paraId="10096A8C" w14:textId="77777777" w:rsidR="00AE77D4" w:rsidRDefault="00AE77D4" w:rsidP="00102875">
      <w:pPr>
        <w:pStyle w:val="AR6BodyText"/>
        <w:rPr>
          <w:rFonts w:cs="Times New Roman"/>
        </w:rPr>
      </w:pPr>
    </w:p>
    <w:p w14:paraId="719E875F" w14:textId="756A5865" w:rsidR="00102875" w:rsidRPr="00C421D6" w:rsidRDefault="00102875" w:rsidP="00102875">
      <w:pPr>
        <w:pStyle w:val="AR6BodyText"/>
        <w:rPr>
          <w:rFonts w:cs="Times New Roman"/>
          <w:color w:val="000000"/>
          <w:lang w:val="en-GB"/>
        </w:rPr>
      </w:pPr>
      <w:bookmarkStart w:id="3228" w:name="_Hlk66732460"/>
      <w:r w:rsidRPr="00C421D6">
        <w:rPr>
          <w:rFonts w:cs="Times New Roman"/>
          <w:lang w:val="en-GB"/>
        </w:rPr>
        <w:t xml:space="preserve">Several </w:t>
      </w:r>
      <w:del w:id="3229" w:author="Ian Blenkinsop" w:date="2021-07-06T08:14:00Z">
        <w:r w:rsidRPr="00C421D6" w:rsidDel="00171547">
          <w:rPr>
            <w:rFonts w:cs="Times New Roman"/>
            <w:lang w:val="en-GB"/>
          </w:rPr>
          <w:delText>‘</w:delText>
        </w:r>
      </w:del>
      <w:r w:rsidRPr="00C421D6">
        <w:rPr>
          <w:rFonts w:cs="Times New Roman"/>
          <w:lang w:val="en-GB"/>
        </w:rPr>
        <w:t>baselines</w:t>
      </w:r>
      <w:del w:id="3230" w:author="Ian Blenkinsop" w:date="2021-07-06T08:14:00Z">
        <w:r w:rsidRPr="00C421D6" w:rsidDel="00171547">
          <w:rPr>
            <w:rFonts w:cs="Times New Roman"/>
            <w:lang w:val="en-GB"/>
          </w:rPr>
          <w:delText>’</w:delText>
        </w:r>
      </w:del>
      <w:ins w:id="3231" w:author="Ian Blenkinsop" w:date="2021-07-06T08:14:00Z">
        <w:r w:rsidR="00171547">
          <w:rPr>
            <w:rFonts w:cs="Times New Roman"/>
            <w:lang w:val="en-GB"/>
          </w:rPr>
          <w:t xml:space="preserve"> </w:t>
        </w:r>
      </w:ins>
      <w:del w:id="3232" w:author="Ian Blenkinsop" w:date="2021-07-06T08:14:00Z">
        <w:r w:rsidRPr="00C421D6" w:rsidDel="00171547">
          <w:rPr>
            <w:rFonts w:cs="Times New Roman"/>
            <w:lang w:val="en-GB"/>
          </w:rPr>
          <w:delText xml:space="preserve"> </w:delText>
        </w:r>
      </w:del>
      <w:r w:rsidRPr="00C421D6">
        <w:rPr>
          <w:rFonts w:cs="Times New Roman"/>
          <w:lang w:val="en-GB"/>
        </w:rPr>
        <w:t xml:space="preserve">or </w:t>
      </w:r>
      <w:del w:id="3233" w:author="Ian Blenkinsop" w:date="2021-07-06T08:14:00Z">
        <w:r w:rsidRPr="00C421D6" w:rsidDel="00171547">
          <w:rPr>
            <w:rFonts w:cs="Times New Roman"/>
            <w:lang w:val="en-GB"/>
          </w:rPr>
          <w:delText>‘</w:delText>
        </w:r>
      </w:del>
      <w:r w:rsidRPr="00C421D6">
        <w:rPr>
          <w:rFonts w:cs="Times New Roman"/>
          <w:lang w:val="en-GB"/>
        </w:rPr>
        <w:t>reference periods</w:t>
      </w:r>
      <w:del w:id="3234" w:author="Ian Blenkinsop" w:date="2021-07-06T08:14:00Z">
        <w:r w:rsidRPr="00C421D6" w:rsidDel="00171547">
          <w:rPr>
            <w:rFonts w:cs="Times New Roman"/>
            <w:lang w:val="en-GB"/>
          </w:rPr>
          <w:delText>’</w:delText>
        </w:r>
      </w:del>
      <w:r w:rsidRPr="00C421D6">
        <w:rPr>
          <w:rFonts w:cs="Times New Roman"/>
          <w:lang w:val="en-GB"/>
        </w:rPr>
        <w:t xml:space="preserve"> are used consistently throughout AR6 WGI. Baseline refers to a period against which differences are calculated</w:t>
      </w:r>
      <w:ins w:id="3235" w:author="Ian Blenkinsop" w:date="2021-07-06T08:14:00Z">
        <w:r w:rsidR="00171547">
          <w:rPr>
            <w:rFonts w:cs="Times New Roman"/>
            <w:lang w:val="en-GB"/>
          </w:rPr>
          <w:t>,</w:t>
        </w:r>
      </w:ins>
      <w:r w:rsidRPr="00C421D6">
        <w:rPr>
          <w:rFonts w:cs="Times New Roman"/>
          <w:lang w:val="en-GB"/>
        </w:rPr>
        <w:t xml:space="preserve"> whereas reference period is used more generally to indicate a time period of interest, or a period over which some relevant statistics are calculated (</w:t>
      </w:r>
      <w:del w:id="3236" w:author="Ian Blenkinsop" w:date="2021-07-12T14:23:00Z">
        <w:r w:rsidRPr="00C421D6" w:rsidDel="00A87220">
          <w:rPr>
            <w:rFonts w:cs="Times New Roman"/>
            <w:lang w:val="en-GB"/>
          </w:rPr>
          <w:delText xml:space="preserve">see </w:delText>
        </w:r>
      </w:del>
      <w:del w:id="3237" w:author="Ian Blenkinsop" w:date="2021-07-06T08:14:00Z">
        <w:r w:rsidR="00101E19" w:rsidDel="00171547">
          <w:rPr>
            <w:rFonts w:cs="Times New Roman"/>
            <w:lang w:val="en-GB"/>
          </w:rPr>
          <w:delText xml:space="preserve">Annex VII: </w:delText>
        </w:r>
      </w:del>
      <w:r w:rsidRPr="00C421D6">
        <w:rPr>
          <w:rFonts w:cs="Times New Roman"/>
          <w:lang w:val="en-GB"/>
        </w:rPr>
        <w:t xml:space="preserve">Glossary). Variations in observed and simulated climate variables over time are often presented as ‘anomalies’, </w:t>
      </w:r>
      <w:del w:id="3238" w:author="Ian Blenkinsop" w:date="2021-07-06T08:14:00Z">
        <w:r w:rsidRPr="00C421D6" w:rsidDel="00171547">
          <w:rPr>
            <w:rFonts w:cs="Times New Roman"/>
            <w:lang w:val="en-GB"/>
          </w:rPr>
          <w:delText>i.e.</w:delText>
        </w:r>
      </w:del>
      <w:ins w:id="3239" w:author="Ian Blenkinsop" w:date="2021-07-06T08:14:00Z">
        <w:r w:rsidR="00171547">
          <w:rPr>
            <w:rFonts w:cs="Times New Roman"/>
            <w:lang w:val="en-GB"/>
          </w:rPr>
          <w:t>that is</w:t>
        </w:r>
      </w:ins>
      <w:r w:rsidRPr="00C421D6">
        <w:rPr>
          <w:rFonts w:cs="Times New Roman"/>
          <w:lang w:val="en-GB"/>
        </w:rPr>
        <w:t xml:space="preserve">, the differences relative to a baseline, rather than using the absolute values. </w:t>
      </w:r>
      <w:r w:rsidRPr="00C421D6">
        <w:rPr>
          <w:rFonts w:cs="Times New Roman"/>
          <w:color w:val="000000"/>
          <w:lang w:val="en-GB"/>
        </w:rPr>
        <w:t xml:space="preserve">This is done for several reasons. </w:t>
      </w:r>
    </w:p>
    <w:p w14:paraId="69BC4C35" w14:textId="77777777" w:rsidR="00102875" w:rsidRPr="00C421D6" w:rsidRDefault="00102875" w:rsidP="00102875">
      <w:pPr>
        <w:pStyle w:val="AR6BodyText"/>
        <w:rPr>
          <w:rFonts w:cs="Times New Roman"/>
          <w:color w:val="000000"/>
          <w:lang w:val="en-GB"/>
        </w:rPr>
      </w:pPr>
    </w:p>
    <w:p w14:paraId="77C48177" w14:textId="6978C3EC" w:rsidR="00102875" w:rsidRPr="00C421D6" w:rsidRDefault="00102875" w:rsidP="00102875">
      <w:pPr>
        <w:pStyle w:val="AR6BodyText"/>
        <w:rPr>
          <w:rFonts w:cs="Times New Roman"/>
          <w:color w:val="000000"/>
          <w:lang w:val="en-GB"/>
        </w:rPr>
      </w:pPr>
      <w:r w:rsidRPr="00C421D6">
        <w:rPr>
          <w:rFonts w:cs="Times New Roman"/>
          <w:color w:val="000000"/>
          <w:lang w:val="en-GB"/>
        </w:rPr>
        <w:t>First, anomalies are often used when combining data from multiple locations, because the absolute values can vary over small spatial scales which are not densely observed or simulated, whereas anomalies are representative for much larger scales (e.g., for temperature</w:t>
      </w:r>
      <w:del w:id="3240" w:author="Ian Blenkinsop" w:date="2021-07-06T08:15:00Z">
        <w:r w:rsidRPr="00C421D6" w:rsidDel="00171547">
          <w:rPr>
            <w:rFonts w:cs="Times New Roman"/>
            <w:color w:val="000000"/>
            <w:lang w:val="en-GB"/>
          </w:rPr>
          <w:delText xml:space="preserve">, </w:delText>
        </w:r>
      </w:del>
      <w:ins w:id="3241" w:author="Ian Blenkinsop" w:date="2021-07-06T08:15:00Z">
        <w:r w:rsidR="00171547">
          <w:rPr>
            <w:rFonts w:cs="Times New Roman"/>
            <w:color w:val="000000"/>
            <w:lang w:val="en-GB"/>
          </w:rPr>
          <w:t>;</w:t>
        </w:r>
        <w:r w:rsidR="00171547" w:rsidRPr="00C421D6">
          <w:rPr>
            <w:rFonts w:cs="Times New Roman"/>
            <w:color w:val="000000"/>
            <w:lang w:val="en-GB"/>
          </w:rPr>
          <w:t xml:space="preserve"> </w:t>
        </w:r>
      </w:ins>
      <w:r w:rsidRPr="003D7ED2">
        <w:rPr>
          <w:color w:val="000000"/>
        </w:rPr>
        <w:fldChar w:fldCharType="begin" w:fldLock="1"/>
      </w:r>
      <w:ins w:id="3242" w:author="Robin Matthews" w:date="2021-05-18T17:20:00Z">
        <w:r w:rsidR="00836F56">
          <w:rPr>
            <w:rFonts w:cs="Times New Roman"/>
            <w:color w:val="000000"/>
            <w:lang w:val="en-GB"/>
          </w:rPr>
          <w:instrText>ADDIN CSL_CITATION { "citationItems" : [ { "id" : "ITEM-1", "itemData" : { "DOI" : "10.1029/JD092iD11p13345", "ISSN" : "0148-0227", "abstract" : "We analyze surface air temperature data from available meteorological stations with principal focus on the period 1880-1985. The temperature changes at mid- and high latitude stations separated by less than 1000 km are shown to be highly correlated; at low latitudes the correlation falls off more rapidly with distance for nearby stations. We combine the station data in a way which is designed to provide accurate long-term variations. Error estimates are based in part on studies of how accurately the actual station distributions are able to reproduce temperature change in a global data set produced by a three- dimensional general circulation model with realistic variability. We find that meaningful global temperature change can be obtained for the past century, despite the fact that the meteorological stations are confined mainly to continental and island locations. The results indicate a global warming of about 0.5\u00f8-0.7\u00f8C in the past century, with warming of similar magnitude in both hemispheres; the northern hemisphere result is similar to that found by several other investigators. A strong warming trend between 1965 and 1980 raised the global mean temperature in 1980 and 1981 to the highest level in the period of instrumental records. The warm period in recent years differs qualitatively from the earlier warm period centered about 1940; the earlier warming was focused at high northern latitudes, while the recent warnting is more global. We present selected graphs and maps of the temperature change in each of the eight latitude zones. A computer tape of the derived regional and global temperature changes is available from the authors.", "author" : [ { "dropping-particle" : "", "family" : "Hansen", "given" : "James", "non-dropping-particle" : "", "parse-names" : false, "suffix" : "" }, { "dropping-particle" : "", "family" : "Lebedeff", "given" : "Sergej", "non-dropping-particle" : "", "parse-names" : false, "suffix" : "" } ], "container-title" : "Journal of Geophysical Research: Atmospheres", "id" : "ITEM-1", "issue" : "D11", "issued" : { "date-parts" : [ [ "1987" ] ] }, "page" : "13345", "title" : "Global trends of measured surface air temperature", "translator" : [ { "dropping-particle" : "", "family" : "H2459", "given" : "", "non-dropping-particle" : "", "parse-names" : false, "suffix" : "" } ], "type" : "article-journal", "volume" : "92" }, "uris" : [ "http://www.mendeley.com/documents/?uuid=ddc1c51f-101a-4f2a-9feb-5330a022002c" ] } ], "mendeley" : { "formattedCitation" : "(Hansen and Lebedeff, 1987)", "manualFormatting" : "Hansen and Lebedeff, 1987)", "plainTextFormattedCitation" : "(Hansen and Lebedeff, 1987)", "previouslyFormattedCitation" : "(Hansen and Lebedeff, 1987)" }, "properties" : { "noteIndex" : 0 }, "schema" : "https://github.com/citation-style-language/schema/raw/master/csl-citation.json" }</w:instrText>
        </w:r>
      </w:ins>
      <w:del w:id="3243" w:author="Robin Matthews" w:date="2021-05-18T17:20:00Z">
        <w:r w:rsidR="00A94565" w:rsidDel="00836F56">
          <w:rPr>
            <w:rFonts w:cs="Times New Roman"/>
            <w:color w:val="000000"/>
            <w:lang w:val="en-GB"/>
          </w:rPr>
          <w:delInstrText>ADDIN CSL_CITATION { "citationItems" : [ { "id" : "ITEM-1", "itemData" : { "DOI" : "10.1029/JD092iD11p13345", "ISSN" : "0148-0227", "abstract" : "We analyze surface air temperature data from available meteorological stations with principal focus on the period 1880-1985. The temperature changes at mid- and high latitude stations separated by less than 1000 km are shown to be highly correlated; at low latitudes the correlation falls off more rapidly with distance for nearby stations. We combine the station data in a way which is designed to provide accurate long-term variations. Error estimates are based in part on studies of how accurately the actual station distributions are able to reproduce temperature change in a global data set produced by a three- dimensional general circulation model with realistic variability. We find that meaningful global temperature change can be obtained for the past century, despite the fact that the meteorological stations are confined mainly to continental and island locations. The results indicate a global warming of about 0.5\u00f8-0.7\u00f8C in the past century, with warming of similar magnitude in both hemispheres; the northern hemisphere result is similar to that found by several other investigators. A strong warming trend between 1965 and 1980 raised the global mean temperature in 1980 and 1981 to the highest level in the period of instrumental records. The warm period in recent years differs qualitatively from the earlier warm period centered about 1940; the earlier warming was focused at high northern latitudes, while the recent warnting is more global. We present selected graphs and maps of the temperature change in each of the eight latitude zones. A computer tape of the derived regional and global temperature changes is available from the authors.", "author" : [ { "dropping-particle" : "", "family" : "Hansen", "given" : "James", "non-dropping-particle" : "", "parse-names" : false, "suffix" : "" }, { "dropping-particle" : "", "family" : "Lebedeff", "given" : "Sergej", "non-dropping-particle" : "", "parse-names" : false, "suffix" : "" } ], "container-title" : "Journal of Geophysical Research: Atmospheres", "id" : "ITEM-1", "issue" : "D11", "issued" : { "date-parts" : [ [ "1987" ] ] }, "page" : "13345", "title" : "Global trends of measured surface air temperature", "translator" : [ { "dropping-particle" : "", "family" : "H2459", "given" : "", "non-dropping-particle" : "", "parse-names" : false, "suffix" : "" } ], "type" : "article-journal", "volume" : "92" }, "uris" : [ "http://www.mendeley.com/documents/?uuid=ddc1c51f-101a-4f2a-9feb-5330a022002c" ] } ], "mendeley" : { "formattedCitation" : "(Hansen and Lebedeff, 1987)", "manualFormatting" : "Hansen and Lebedeff 1987)", "plainTextFormattedCitation" : "(Hansen and Lebedeff, 1987)", "previouslyFormattedCitation" : "(Hansen and Lebedeff, 1987)" }, "properties" : { "noteIndex" : 0 }, "schema" : "https://github.com/citation-style-language/schema/raw/master/csl-citation.json" }</w:delInstrText>
        </w:r>
      </w:del>
      <w:r w:rsidRPr="003D7ED2">
        <w:rPr>
          <w:color w:val="000000"/>
        </w:rPr>
        <w:fldChar w:fldCharType="separate"/>
      </w:r>
      <w:ins w:id="3244" w:author="Robin Matthews" w:date="2021-05-18T16:03:00Z">
        <w:r w:rsidR="00602365">
          <w:rPr>
            <w:rFonts w:cs="Times New Roman"/>
            <w:noProof/>
            <w:color w:val="000000"/>
            <w:lang w:val="en-GB"/>
          </w:rPr>
          <w:t>Hansen and Lebedeff</w:t>
        </w:r>
      </w:ins>
      <w:ins w:id="3245" w:author="Robin Matthews" w:date="2021-05-18T17:20:00Z">
        <w:r w:rsidR="00836F56">
          <w:rPr>
            <w:rFonts w:cs="Times New Roman"/>
            <w:noProof/>
            <w:color w:val="000000"/>
            <w:lang w:val="en-GB"/>
          </w:rPr>
          <w:t>,</w:t>
        </w:r>
      </w:ins>
      <w:ins w:id="3246" w:author="Robin Matthews" w:date="2021-05-18T16:03:00Z">
        <w:r w:rsidR="00602365">
          <w:rPr>
            <w:rFonts w:cs="Times New Roman"/>
            <w:noProof/>
            <w:color w:val="000000"/>
            <w:lang w:val="en-GB"/>
          </w:rPr>
          <w:t xml:space="preserve"> 1987)</w:t>
        </w:r>
      </w:ins>
      <w:del w:id="3247" w:author="Robin Matthews" w:date="2021-05-18T16:03:00Z">
        <w:r w:rsidRPr="00C421D6" w:rsidDel="00602365">
          <w:rPr>
            <w:rFonts w:cs="Times New Roman"/>
            <w:noProof/>
            <w:color w:val="000000"/>
            <w:lang w:val="en-GB"/>
          </w:rPr>
          <w:delText>Hansen and Lebedeff 1987)</w:delText>
        </w:r>
      </w:del>
      <w:r w:rsidRPr="003D7ED2">
        <w:rPr>
          <w:color w:val="000000"/>
        </w:rPr>
        <w:fldChar w:fldCharType="end"/>
      </w:r>
      <w:r w:rsidRPr="00C421D6">
        <w:rPr>
          <w:rFonts w:cs="Times New Roman"/>
          <w:color w:val="000000"/>
          <w:lang w:val="en-GB"/>
        </w:rPr>
        <w:t>. Since their baseline</w:t>
      </w:r>
      <w:bookmarkEnd w:id="3228"/>
      <w:r w:rsidRPr="00C421D6">
        <w:rPr>
          <w:rFonts w:cs="Times New Roman"/>
          <w:color w:val="000000"/>
          <w:lang w:val="en-GB"/>
        </w:rPr>
        <w:t xml:space="preserve"> value is zero by definition, anomalies are also less susceptible to biases arising from changes in the observation</w:t>
      </w:r>
      <w:r w:rsidR="00B94DE1">
        <w:rPr>
          <w:rFonts w:cs="Times New Roman"/>
          <w:color w:val="000000"/>
          <w:lang w:val="en-GB"/>
        </w:rPr>
        <w:t>al</w:t>
      </w:r>
      <w:r w:rsidRPr="00C421D6">
        <w:rPr>
          <w:rFonts w:cs="Times New Roman"/>
          <w:color w:val="000000"/>
          <w:lang w:val="en-GB"/>
        </w:rPr>
        <w:t xml:space="preserve"> network. Second, the seasonality in different climate indicators can be removed</w:t>
      </w:r>
      <w:commentRangeStart w:id="3248"/>
      <w:r w:rsidRPr="00C421D6">
        <w:rPr>
          <w:rFonts w:cs="Times New Roman"/>
          <w:color w:val="000000"/>
          <w:lang w:val="en-GB"/>
        </w:rPr>
        <w:t xml:space="preserve"> </w:t>
      </w:r>
      <w:commentRangeEnd w:id="3248"/>
      <w:r w:rsidR="00171547">
        <w:rPr>
          <w:rStyle w:val="CommentReference"/>
        </w:rPr>
        <w:commentReference w:id="3248"/>
      </w:r>
      <w:r w:rsidRPr="00C421D6">
        <w:rPr>
          <w:rFonts w:cs="Times New Roman"/>
          <w:color w:val="000000"/>
          <w:lang w:val="en-GB"/>
        </w:rPr>
        <w:t xml:space="preserve">using anomalies to more clearly distinguish variability from long-term trends. </w:t>
      </w:r>
    </w:p>
    <w:p w14:paraId="48A7A7DE" w14:textId="77777777" w:rsidR="00102875" w:rsidRPr="00C421D6" w:rsidRDefault="00102875" w:rsidP="00102875">
      <w:pPr>
        <w:pStyle w:val="AR6BodyText"/>
        <w:rPr>
          <w:rFonts w:cs="Times New Roman"/>
          <w:color w:val="000000"/>
          <w:lang w:val="en-GB"/>
        </w:rPr>
      </w:pPr>
    </w:p>
    <w:p w14:paraId="62DFD061" w14:textId="00E6D3F0" w:rsidR="00102875" w:rsidRPr="00C421D6" w:rsidRDefault="00102875" w:rsidP="00102875">
      <w:pPr>
        <w:pStyle w:val="AR6BodyText"/>
        <w:rPr>
          <w:rFonts w:cs="Times New Roman"/>
          <w:color w:val="000000"/>
          <w:lang w:val="en-GB"/>
        </w:rPr>
      </w:pPr>
      <w:r w:rsidRPr="00C421D6">
        <w:rPr>
          <w:rFonts w:cs="Times New Roman"/>
          <w:color w:val="000000"/>
          <w:lang w:val="en-GB"/>
        </w:rPr>
        <w:t xml:space="preserve">Third, different datasets can have different absolute values for the same climate variable that should be removed </w:t>
      </w:r>
      <w:del w:id="3249" w:author="Ian Blenkinsop" w:date="2021-07-06T08:18:00Z">
        <w:r w:rsidRPr="00C421D6" w:rsidDel="00171547">
          <w:rPr>
            <w:rFonts w:cs="Times New Roman"/>
            <w:color w:val="000000"/>
            <w:lang w:val="en-GB"/>
          </w:rPr>
          <w:delText xml:space="preserve">for </w:delText>
        </w:r>
      </w:del>
      <w:ins w:id="3250" w:author="Ian Blenkinsop" w:date="2021-07-06T08:18:00Z">
        <w:r w:rsidR="00171547">
          <w:rPr>
            <w:rFonts w:cs="Times New Roman"/>
            <w:color w:val="000000"/>
            <w:lang w:val="en-GB"/>
          </w:rPr>
          <w:t>to allow</w:t>
        </w:r>
        <w:r w:rsidR="00171547" w:rsidRPr="00C421D6">
          <w:rPr>
            <w:rFonts w:cs="Times New Roman"/>
            <w:color w:val="000000"/>
            <w:lang w:val="en-GB"/>
          </w:rPr>
          <w:t xml:space="preserve"> </w:t>
        </w:r>
      </w:ins>
      <w:r w:rsidRPr="00C421D6">
        <w:rPr>
          <w:rFonts w:cs="Times New Roman"/>
          <w:color w:val="000000"/>
          <w:lang w:val="en-GB"/>
        </w:rPr>
        <w:t xml:space="preserve">effective comparisons of variations </w:t>
      </w:r>
      <w:del w:id="3251" w:author="Ian Blenkinsop" w:date="2021-07-06T08:18:00Z">
        <w:r w:rsidRPr="00C421D6" w:rsidDel="00171547">
          <w:rPr>
            <w:rFonts w:cs="Times New Roman"/>
            <w:color w:val="000000"/>
            <w:lang w:val="en-GB"/>
          </w:rPr>
          <w:delText xml:space="preserve">with </w:delText>
        </w:r>
      </w:del>
      <w:ins w:id="3252" w:author="Ian Blenkinsop" w:date="2021-07-06T08:18:00Z">
        <w:r w:rsidR="00171547">
          <w:rPr>
            <w:rFonts w:cs="Times New Roman"/>
            <w:color w:val="000000"/>
            <w:lang w:val="en-GB"/>
          </w:rPr>
          <w:t>over</w:t>
        </w:r>
        <w:r w:rsidR="00171547" w:rsidRPr="00C421D6">
          <w:rPr>
            <w:rFonts w:cs="Times New Roman"/>
            <w:color w:val="000000"/>
            <w:lang w:val="en-GB"/>
          </w:rPr>
          <w:t xml:space="preserve"> </w:t>
        </w:r>
      </w:ins>
      <w:r w:rsidRPr="00C421D6">
        <w:rPr>
          <w:rFonts w:cs="Times New Roman"/>
          <w:color w:val="000000"/>
          <w:lang w:val="en-GB"/>
        </w:rPr>
        <w:t>time. This is often required when comparing climate simulations with each other, or when comparing simulations with observations, as simulated climate variables are also affected by model bias that can be removed when they are presented as anomalies. It can also be required when comparing observational datasets or reanalyses (</w:t>
      </w:r>
      <w:del w:id="3253" w:author="Ian Blenkinsop" w:date="2021-07-06T08:18:00Z">
        <w:r w:rsidRPr="00C421D6" w:rsidDel="00171547">
          <w:rPr>
            <w:rFonts w:cs="Times New Roman"/>
            <w:color w:val="000000"/>
            <w:lang w:val="en-GB"/>
          </w:rPr>
          <w:delText xml:space="preserve">see </w:delText>
        </w:r>
      </w:del>
      <w:r w:rsidRPr="00C421D6">
        <w:rPr>
          <w:rFonts w:cs="Times New Roman"/>
          <w:color w:val="000000"/>
          <w:lang w:val="en-GB"/>
        </w:rPr>
        <w:t>Section 1.5.2) with each other, due to systematic differences in the underlying measurement system (</w:t>
      </w:r>
      <w:del w:id="3254" w:author="Ian Blenkinsop" w:date="2021-07-06T08:18:00Z">
        <w:r w:rsidRPr="00C421D6" w:rsidDel="00171547">
          <w:rPr>
            <w:rFonts w:cs="Times New Roman"/>
            <w:color w:val="000000"/>
            <w:lang w:val="en-GB"/>
          </w:rPr>
          <w:delText xml:space="preserve">see </w:delText>
        </w:r>
      </w:del>
      <w:r w:rsidRPr="00C421D6">
        <w:rPr>
          <w:rFonts w:cs="Times New Roman"/>
          <w:color w:val="000000"/>
          <w:lang w:val="en-GB"/>
        </w:rPr>
        <w:t>Figure 1.11).</w:t>
      </w:r>
      <w:bookmarkStart w:id="3255" w:name="_1pt35gijw4kj" w:colFirst="0" w:colLast="0"/>
      <w:bookmarkEnd w:id="3255"/>
      <w:r w:rsidRPr="00C421D6">
        <w:rPr>
          <w:rFonts w:cs="Times New Roman"/>
          <w:color w:val="000000"/>
          <w:lang w:val="en-GB"/>
        </w:rPr>
        <w:t xml:space="preserve"> Understanding the reasons for any absolute difference is important, but whether the simulated absolute value matters when projecting future </w:t>
      </w:r>
      <w:r w:rsidR="00B94DE1">
        <w:rPr>
          <w:rFonts w:cs="Times New Roman"/>
          <w:color w:val="000000"/>
          <w:lang w:val="en-GB"/>
        </w:rPr>
        <w:t xml:space="preserve">change </w:t>
      </w:r>
      <w:r w:rsidRPr="00C421D6">
        <w:rPr>
          <w:rFonts w:cs="Times New Roman"/>
          <w:color w:val="000000"/>
          <w:lang w:val="en-GB"/>
        </w:rPr>
        <w:t xml:space="preserve">will depend on the variable of interest. For example, there is not a strong relationship between climate sensitivity of a model (which is an indicator of the degree of future warming) and the </w:t>
      </w:r>
      <w:r w:rsidR="00B94DE1">
        <w:rPr>
          <w:rFonts w:cs="Times New Roman"/>
          <w:color w:val="000000"/>
          <w:lang w:val="en-GB"/>
        </w:rPr>
        <w:t xml:space="preserve">simulated </w:t>
      </w:r>
      <w:r w:rsidRPr="00C421D6">
        <w:rPr>
          <w:rFonts w:cs="Times New Roman"/>
          <w:color w:val="000000"/>
          <w:lang w:val="en-GB"/>
        </w:rPr>
        <w:t xml:space="preserve">absolute global surface temperature </w:t>
      </w:r>
      <w:r w:rsidRPr="003D7ED2">
        <w:rPr>
          <w:rFonts w:cs="Times New Roman"/>
          <w:color w:val="000000"/>
        </w:rPr>
        <w:fldChar w:fldCharType="begin" w:fldLock="1"/>
      </w:r>
      <w:ins w:id="3256" w:author="Robin Matthews" w:date="2021-05-18T17:21:00Z">
        <w:r w:rsidR="00836F56">
          <w:rPr>
            <w:rFonts w:cs="Times New Roman"/>
            <w:color w:val="000000"/>
            <w:lang w:val="en-GB"/>
          </w:rPr>
          <w:instrText>ADDIN CSL_CITATION { "citationItems" : [ { "id" : "ITEM-1", "itemData" : { "DOI" : "10.1029/2012MS000154", "ISSN" : "19422466", "abstract" : "During a development stage global climate models have their properties adjusted or tuned in various ways to best match the known state of the Earth's climate system. These desired properties are observables, such as the radiation balance at the top of the atmosphere, the global mean temperature, sea ice, clouds and wind fields. The tuning is typically performed by adjusting uncertain, or even non-observable, parameters related to processes not explicitly represented at the model grid resolution. The practice of climate model tuning has seen an increasing level of attention because key model properties, such as climate sensitivity, have been shown to depend on frequently used tuning parameters. Here we provide insights into how climate model tuning is practically done in the case of closing the radiation balance and adjusting the global mean temperature for the Max Planck Institute Earth System Model (MPIESM). We demonstrate that considerable ambiguity exists in the choice of parameters, and present and compare three alternatively tuned, yet plausible configurations of the climate model. The impacts of parameter tuning on climate sensitivity was less than anticipated. \u00a9 2012. American Geophysical Union.", "author" : [ { "dropping-particle" : "", "family" : "Mauritsen", "given" : "Thorste", "non-dropping-particle" : "", "parse-names" : false, "suffix" : "" }, { "dropping-particle" : "", "family" : "Stevens", "given" : "Bjorn", "non-dropping-particle" : "", "parse-names" : false, "suffix" : "" }, { "dropping-particle" : "", "family" : "Roeckner", "given" : "Erich", "non-dropping-particle" : "", "parse-names" : false, "suffix" : "" }, { "dropping-particle" : "", "family" : "Crueger", "given" : "Traute", "non-dropping-particle" : "", "parse-names" : false, "suffix" : "" }, { "dropping-particle" : "", "family" : "Esch", "given" : "Monika", "non-dropping-particle" : "", "parse-names" : false, "suffix" : "" }, { "dropping-particle" : "", "family" : "Giorgetta", "given" : "Marco", "non-dropping-particle" : "", "parse-names" : false, "suffix" : "" }, { "dropping-particle" : "", "family" : "Haak", "given" : "Helmuth", "non-dropping-particle" : "", "parse-names" : false, "suffix" : "" }, { "dropping-particle" : "", "family" : "Jungclaus", "given" : "Johann", "non-dropping-particle" : "", "parse-names" : false, "suffix" : "" }, { "dropping-particle" : "", "family" : "Klocke", "given" : "Daniel", "non-dropping-particle" : "", "parse-names" : false, "suffix" : "" }, { "dropping-particle" : "", "family" : "Matei", "given" : "Daniela", "non-dropping-particle" : "", "parse-names" : false, "suffix" : "" }, { "dropping-particle" : "", "family" : "Mikolajewicz", "given" : "Uwe", "non-dropping-particle" : "", "parse-names" : false, "suffix" : "" }, { "dropping-particle" : "", "family" : "Notz", "given" : "Dirk", "non-dropping-particle" : "", "parse-names" : false, "suffix" : "" }, { "dropping-particle" : "", "family" : "Pincus", "given" : "Robert", "non-dropping-particle" : "", "parse-names" : false, "suffix" : "" }, { "dropping-particle" : "", "family" : "Schmidt", "given" : "Hauke", "non-dropping-particle" : "", "parse-names" : false, "suffix" : "" }, { "dropping-particle" : "", "family" : "Tomassini", "given" : "Lorenzo", "non-dropping-particle" : "", "parse-names" : false, "suffix" : "" } ], "container-title" : "Journal of Advances in Modeling Earth Systems", "id" : "ITEM-1", "issued" : { "date-parts" : [ [ "2012" ] ] }, "title" : "Tuning the climate of a global model", "translator" : [ { "dropping-particle" : "", "family" : "H3572", "given" : "", "non-dropping-particle" : "", "parse-names" : false, "suffix" : "" } ], "type" : "article-journal" }, "uris" : [ "http://www.mendeley.com/documents/?uuid=f3fa628e-b25b-4340-9c2a-92120b205f34" ] }, { "id" : "ITEM-2", "itemData" : { "DOI" : "10.1175/BAMS-D-14-00154.1", "ISSN" : "00030007", "abstract" : "\u00a92016 American Meteorological Society. Current state-of-the-art global climate models produce different values for Earth's mean temperature. When comparing simulations with each other and with observations, it is standard practice to compare temperature anomalies with respect to a reference period. It is not always appreciated that the choice of reference period can affect conclusions, both about the skill of simulations of past climate and about the magnitude of expected future changes in climate. For example, observed global temperatures over the past decade are toward the lower end of the range of the phase 5 of the Coupled Model Intercomparison Project (CMIP5) simulations irrespective of what reference period is used, but exactly where they lie in the model distribution varies with the choice of reference period. Additionally, we demonstrate that projections of when particular temperature levels are reached, for example, 2 K above \"preindustrial,\" change by up to a decade depending on the choice of reference period. In this article, we discuss some of the key issues that arise when using anomalies relative to a reference period to generate climate projections. We highlight that there is no perfect choice of reference period. When evaluating models against observations, a long reference period should generally be used, but how long depends on the quality of the observations available. The Intergovernmental Panel on Climate Change (IPCC) Fifth Assessment Report (AR5) choice to use a 1986-2005 reference period for future global temperature projections was reasonable, but a case-by-case approach is needed for different purposes and when assessing projections of different climate variables. Finally, we recommend that any studies that involve the use of a reference period should explicitly examine the robustness of the conclusions to alternative choices.", "author" : [ { "dropping-particle" : "", "family" : "Hawkins", "given" : "E.", "non-dropping-particle" : "", "parse-names" : false, "suffix" : "" }, { "dropping-particle" : "", "family" : "Sutton", "given" : "R.", "non-dropping-particle" : "", "parse-names" : false, "suffix" : "" } ], "container-title" : "Bulletin of the American Meteorological Society", "id" : "ITEM-2", "issue" : "6", "issued" : { "date-parts" : [ [ "2016" ] ] }, "title" : "Connecting climate model projections of global temperature change with the real world", "translator" : [ { "dropping-particle" : "", "family" : "H2456", "given" : "", "non-dropping-particle" : "", "parse-names" : false, "suffix" : "" } ], "type" : "article-journal", "volume" : "97" }, "uris" : [ "http://www.mendeley.com/documents/?uuid=cd461c62-bea4-4108-9e5f-5ac4e2530536" ] } ], "mendeley" : { "formattedCitation" : "(Mauritsen et al., 2012; Hawkins and Sutton, 2016)", "manualFormatting" : "(Mauritsen et al., 2012; Hawkins and Sutton, 2016)", "plainTextFormattedCitation" : "(Mauritsen et al., 2012; Hawkins and Sutton, 2016)", "previouslyFormattedCitation" : "(Mauritsen et al., 2012; Hawkins and Sutton, 2016)" }, "properties" : { "noteIndex" : 0 }, "schema" : "https://github.com/citation-style-language/schema/raw/master/csl-citation.json" }</w:instrText>
        </w:r>
      </w:ins>
      <w:del w:id="3257" w:author="Robin Matthews" w:date="2021-05-18T17:21:00Z">
        <w:r w:rsidR="00E81B0B" w:rsidDel="00836F56">
          <w:rPr>
            <w:rFonts w:cs="Times New Roman"/>
            <w:color w:val="000000"/>
            <w:lang w:val="en-GB"/>
          </w:rPr>
          <w:delInstrText>ADDIN CSL_CITATION { "citationItems" : [ { "id" : "ITEM-1", "itemData" : { "DOI" : "10.1029/2012MS000154", "ISSN" : "19422466", "abstract" : "During a development stage global climate models have their properties adjusted or tuned in various ways to best match the known state of the Earth's climate system. These desired properties are observables, such as the radiation balance at the top of the atmosphere, the global mean temperature, sea ice, clouds and wind fields. The tuning is typically performed by adjusting uncertain, or even non-observable, parameters related to processes not explicitly represented at the model grid resolution. The practice of climate model tuning has seen an increasing level of attention because key model properties, such as climate sensitivity, have been shown to depend on frequently used tuning parameters. Here we provide insights into how climate model tuning is practically done in the case of closing the radiation balance and adjusting the global mean temperature for the Max Planck Institute Earth System Model (MPIESM). We demonstrate that considerable ambiguity exists in the choice of parameters, and present and compare three alternatively tuned, yet plausible configurations of the climate model. The impacts of parameter tuning on climate sensitivity was less than anticipated. \u00a9 2012. American Geophysical Union.", "author" : [ { "dropping-particle" : "", "family" : "Mauritsen", "given" : "Thorste", "non-dropping-particle" : "", "parse-names" : false, "suffix" : "" }, { "dropping-particle" : "", "family" : "Stevens", "given" : "Bjorn", "non-dropping-particle" : "", "parse-names" : false, "suffix" : "" }, { "dropping-particle" : "", "family" : "Roeckner", "given" : "Erich", "non-dropping-particle" : "", "parse-names" : false, "suffix" : "" }, { "dropping-particle" : "", "family" : "Crueger", "given" : "Traute", "non-dropping-particle" : "", "parse-names" : false, "suffix" : "" }, { "dropping-particle" : "", "family" : "Esch", "given" : "Monika", "non-dropping-particle" : "", "parse-names" : false, "suffix" : "" }, { "dropping-particle" : "", "family" : "Giorgetta", "given" : "Marco", "non-dropping-particle" : "", "parse-names" : false, "suffix" : "" }, { "dropping-particle" : "", "family" : "Haak", "given" : "Helmuth", "non-dropping-particle" : "", "parse-names" : false, "suffix" : "" }, { "dropping-particle" : "", "family" : "Jungclaus", "given" : "Johann", "non-dropping-particle" : "", "parse-names" : false, "suffix" : "" }, { "dropping-particle" : "", "family" : "Klocke", "given" : "Daniel", "non-dropping-particle" : "", "parse-names" : false, "suffix" : "" }, { "dropping-particle" : "", "family" : "Matei", "given" : "Daniela", "non-dropping-particle" : "", "parse-names" : false, "suffix" : "" }, { "dropping-particle" : "", "family" : "Mikolajewicz", "given" : "Uwe", "non-dropping-particle" : "", "parse-names" : false, "suffix" : "" }, { "dropping-particle" : "", "family" : "Notz", "given" : "Dirk", "non-dropping-particle" : "", "parse-names" : false, "suffix" : "" }, { "dropping-particle" : "", "family" : "Pincus", "given" : "Robert", "non-dropping-particle" : "", "parse-names" : false, "suffix" : "" }, { "dropping-particle" : "", "family" : "Schmidt", "given" : "Hauke", "non-dropping-particle" : "", "parse-names" : false, "suffix" : "" }, { "dropping-particle" : "", "family" : "Tomassini", "given" : "Lorenzo", "non-dropping-particle" : "", "parse-names" : false, "suffix" : "" } ], "container-title" : "Journal of Advances in Modeling Earth Systems", "id" : "ITEM-1", "issued" : { "date-parts" : [ [ "2012" ] ] }, "title" : "Tuning the climate of a global model", "translator" : [ { "dropping-particle" : "", "family" : "H3572", "given" : "", "non-dropping-particle" : "", "parse-names" : false, "suffix" : "" } ], "type" : "article-journal" }, "uris" : [ "http://www.mendeley.com/documents/?uuid=f3fa628e-b25b-4340-9c2a-92120b205f34" ] }, { "id" : "ITEM-2", "itemData" : { "DOI" : "10.1175/BAMS-D-14-00154.1", "ISSN" : "00030007", "abstract" : "\u00a92016 American Meteorological Society. Current state-of-the-art global climate models produce different values for Earth's mean temperature. When comparing simulations with each other and with observations, it is standard practice to compare temperature anomalies with respect to a reference period. It is not always appreciated that the choice of reference period can affect conclusions, both about the skill of simulations of past climate and about the magnitude of expected future changes in climate. For example, observed global temperatures over the past decade are toward the lower end of the range of the phase 5 of the Coupled Model Intercomparison Project (CMIP5) simulations irrespective of what reference period is used, but exactly where they lie in the model distribution varies with the choice of reference period. Additionally, we demonstrate that projections of when particular temperature levels are reached, for example, 2 K above \"preindustrial,\" change by up to a decade depending on the choice of reference period. In this article, we discuss some of the key issues that arise when using anomalies relative to a reference period to generate climate projections. We highlight that there is no perfect choice of reference period. When evaluating models against observations, a long reference period should generally be used, but how long depends on the quality of the observations available. The Intergovernmental Panel on Climate Change (IPCC) Fifth Assessment Report (AR5) choice to use a 1986-2005 reference period for future global temperature projections was reasonable, but a case-by-case approach is needed for different purposes and when assessing projections of different climate variables. Finally, we recommend that any studies that involve the use of a reference period should explicitly examine the robustness of the conclusions to alternative choices.", "author" : [ { "dropping-particle" : "", "family" : "Hawkins", "given" : "E.", "non-dropping-particle" : "", "parse-names" : false, "suffix" : "" }, { "dropping-particle" : "", "family" : "Sutton", "given" : "R.", "non-dropping-particle" : "", "parse-names" : false, "suffix" : "" } ], "container-title" : "Bulletin of the American Meteorological Society", "id" : "ITEM-2", "issue" : "6", "issued" : { "date-parts" : [ [ "2016" ] ] }, "title" : "Connecting climate model projections of global temperature change with the real world", "translator" : [ { "dropping-particle" : "", "family" : "H2456", "given" : "", "non-dropping-particle" : "", "parse-names" : false, "suffix" : "" } ], "type" : "article-journal", "volume" : "97" }, "uris" : [ "http://www.mendeley.com/documents/?uuid=cd461c62-bea4-4108-9e5f-5ac4e2530536" ] } ], "mendeley" : { "formattedCitation" : "(Mauritsen et al., 2012; Hawkins and Sutton, 2016)", "manualFormatting" : "(Mauritsen et al. 2012; Hawkins and Sutton 2016)", "plainTextFormattedCitation" : "(Mauritsen et al., 2012; Hawkins and Sutton, 2016)", "previouslyFormattedCitation" : "(Mauritsen et al., 2012; Hawkins and Sutton, 2016)" }, "properties" : { "noteIndex" : 0 }, "schema" : "https://github.com/citation-style-language/schema/raw/master/csl-citation.json" }</w:delInstrText>
        </w:r>
      </w:del>
      <w:r w:rsidRPr="003D7ED2">
        <w:rPr>
          <w:rFonts w:cs="Times New Roman"/>
          <w:color w:val="000000"/>
        </w:rPr>
        <w:fldChar w:fldCharType="separate"/>
      </w:r>
      <w:ins w:id="3258" w:author="Robin Matthews" w:date="2021-05-18T16:03:00Z">
        <w:r w:rsidR="00602365">
          <w:rPr>
            <w:rFonts w:cs="Times New Roman"/>
            <w:noProof/>
            <w:color w:val="000000"/>
            <w:lang w:val="en-GB"/>
          </w:rPr>
          <w:t>(Mauritsen et al.</w:t>
        </w:r>
      </w:ins>
      <w:ins w:id="3259" w:author="Robin Matthews" w:date="2021-05-18T17:21:00Z">
        <w:r w:rsidR="00836F56">
          <w:rPr>
            <w:rFonts w:cs="Times New Roman"/>
            <w:noProof/>
            <w:color w:val="000000"/>
            <w:lang w:val="en-GB"/>
          </w:rPr>
          <w:t>,</w:t>
        </w:r>
      </w:ins>
      <w:ins w:id="3260" w:author="Robin Matthews" w:date="2021-05-18T16:03:00Z">
        <w:r w:rsidR="00602365">
          <w:rPr>
            <w:rFonts w:cs="Times New Roman"/>
            <w:noProof/>
            <w:color w:val="000000"/>
            <w:lang w:val="en-GB"/>
          </w:rPr>
          <w:t xml:space="preserve"> 2012; Hawkins and Sutton</w:t>
        </w:r>
      </w:ins>
      <w:ins w:id="3261" w:author="Robin Matthews" w:date="2021-05-18T17:21:00Z">
        <w:r w:rsidR="00836F56">
          <w:rPr>
            <w:rFonts w:cs="Times New Roman"/>
            <w:noProof/>
            <w:color w:val="000000"/>
            <w:lang w:val="en-GB"/>
          </w:rPr>
          <w:t>,</w:t>
        </w:r>
      </w:ins>
      <w:ins w:id="3262" w:author="Robin Matthews" w:date="2021-05-18T16:03:00Z">
        <w:r w:rsidR="00602365">
          <w:rPr>
            <w:rFonts w:cs="Times New Roman"/>
            <w:noProof/>
            <w:color w:val="000000"/>
            <w:lang w:val="en-GB"/>
          </w:rPr>
          <w:t xml:space="preserve"> 2016)</w:t>
        </w:r>
      </w:ins>
      <w:del w:id="3263" w:author="Robin Matthews" w:date="2021-05-18T16:03:00Z">
        <w:r w:rsidRPr="00C421D6" w:rsidDel="00602365">
          <w:rPr>
            <w:rFonts w:cs="Times New Roman"/>
            <w:noProof/>
            <w:color w:val="000000"/>
            <w:lang w:val="en-GB"/>
          </w:rPr>
          <w:delText>(Mauritsen et al. 2012; Hawkins and Sutton 2016)</w:delText>
        </w:r>
      </w:del>
      <w:r w:rsidRPr="003D7ED2">
        <w:rPr>
          <w:rFonts w:cs="Times New Roman"/>
          <w:color w:val="000000"/>
        </w:rPr>
        <w:fldChar w:fldCharType="end"/>
      </w:r>
      <w:r w:rsidRPr="00C421D6">
        <w:rPr>
          <w:rFonts w:cs="Times New Roman"/>
          <w:color w:val="000000"/>
          <w:lang w:val="en-GB"/>
        </w:rPr>
        <w:t>.</w:t>
      </w:r>
    </w:p>
    <w:p w14:paraId="3F4A062F" w14:textId="77777777" w:rsidR="00102875" w:rsidRPr="00C421D6" w:rsidRDefault="00102875" w:rsidP="00102875">
      <w:pPr>
        <w:pStyle w:val="AR6BodyText"/>
        <w:rPr>
          <w:rFonts w:cs="Times New Roman"/>
          <w:lang w:val="en-GB"/>
        </w:rPr>
      </w:pPr>
    </w:p>
    <w:p w14:paraId="15DC16F6" w14:textId="77777777" w:rsidR="00102875" w:rsidRPr="00C421D6" w:rsidRDefault="00102875" w:rsidP="00102875">
      <w:pPr>
        <w:pStyle w:val="AR6BodyText"/>
        <w:rPr>
          <w:rFonts w:cs="Times New Roman"/>
          <w:color w:val="000000"/>
          <w:lang w:val="en-GB"/>
        </w:rPr>
      </w:pPr>
      <w:bookmarkStart w:id="3264" w:name="_Hlk66732538"/>
      <w:r w:rsidRPr="00C421D6">
        <w:rPr>
          <w:rFonts w:cs="Times New Roman"/>
          <w:color w:val="000000"/>
          <w:lang w:val="en-GB"/>
        </w:rPr>
        <w:t xml:space="preserve">For some variables, such as precipitation, anomalies are often expressed as percentages in order to more easily compare changes in regions with very different climatological means. However, for situations where there are important thresholds (e.g., phase transitions around 0°C) or for variables which can only take a particular sign or be in a fixed range (e.g., sea ice extent or relative humidity), absolute values are normally used. </w:t>
      </w:r>
    </w:p>
    <w:bookmarkEnd w:id="3264"/>
    <w:p w14:paraId="3769A5B2" w14:textId="77777777" w:rsidR="00102875" w:rsidRPr="00C421D6" w:rsidRDefault="00102875" w:rsidP="00102875">
      <w:pPr>
        <w:pStyle w:val="AR6BodyText"/>
        <w:rPr>
          <w:rFonts w:cs="Times New Roman"/>
          <w:color w:val="000000"/>
          <w:lang w:val="en-GB"/>
        </w:rPr>
      </w:pPr>
    </w:p>
    <w:p w14:paraId="6B067EB2" w14:textId="29298F27" w:rsidR="00102875" w:rsidRPr="00C421D6" w:rsidRDefault="00102875" w:rsidP="00102875">
      <w:pPr>
        <w:pStyle w:val="AR6BodyText"/>
        <w:rPr>
          <w:rFonts w:cs="Times New Roman"/>
          <w:lang w:val="en-GB"/>
        </w:rPr>
      </w:pPr>
      <w:bookmarkStart w:id="3265" w:name="_Hlk66732570"/>
      <w:r w:rsidRPr="00C421D6">
        <w:rPr>
          <w:rFonts w:cs="Times New Roman"/>
          <w:color w:val="000000"/>
          <w:lang w:val="en-GB"/>
        </w:rPr>
        <w:t xml:space="preserve">The choice of </w:t>
      </w:r>
      <w:r w:rsidR="007E3267" w:rsidRPr="00B94DE1">
        <w:rPr>
          <w:rFonts w:cs="Times New Roman"/>
          <w:color w:val="000000"/>
          <w:lang w:val="en-GB"/>
        </w:rPr>
        <w:t xml:space="preserve">a </w:t>
      </w:r>
      <w:r w:rsidRPr="00B94DE1">
        <w:rPr>
          <w:rFonts w:cs="Times New Roman"/>
          <w:color w:val="000000"/>
          <w:lang w:val="en-GB"/>
        </w:rPr>
        <w:t>baseline period has</w:t>
      </w:r>
      <w:r w:rsidRPr="00C421D6">
        <w:rPr>
          <w:rFonts w:cs="Times New Roman"/>
          <w:color w:val="000000"/>
          <w:lang w:val="en-GB"/>
        </w:rPr>
        <w:t xml:space="preserve"> important consequences for evaluating both observations and simulations </w:t>
      </w:r>
      <w:r w:rsidRPr="00C421D6">
        <w:rPr>
          <w:rFonts w:cs="Times New Roman"/>
          <w:color w:val="000000"/>
          <w:lang w:val="en-GB"/>
        </w:rPr>
        <w:lastRenderedPageBreak/>
        <w:t xml:space="preserve">of the climate, for comparing observations with simulations, and for presenting climate projections. There is usually no perfect choice of baseline as many factors have to be considered and compromises may be required </w:t>
      </w:r>
      <w:r w:rsidRPr="003D7ED2">
        <w:rPr>
          <w:rFonts w:cs="Times New Roman"/>
          <w:color w:val="000000"/>
        </w:rPr>
        <w:fldChar w:fldCharType="begin" w:fldLock="1"/>
      </w:r>
      <w:ins w:id="3266" w:author="Robin Matthews" w:date="2021-05-18T17:21:00Z">
        <w:r w:rsidR="00836F56">
          <w:rPr>
            <w:rFonts w:cs="Times New Roman"/>
            <w:color w:val="000000"/>
            <w:lang w:val="en-GB"/>
          </w:rPr>
          <w:instrText>ADDIN CSL_CITATION { "citationItems" : [ { "id" : "ITEM-1", "itemData" : { "DOI" : "10.1175/BAMS-D-14-00154.1", "ISSN" : "00030007", "abstract" : "\u00a92016 American Meteorological Society. Current state-of-the-art global climate models produce different values for Earth's mean temperature. When comparing simulations with each other and with observations, it is standard practice to compare temperature anomalies with respect to a reference period. It is not always appreciated that the choice of reference period can affect conclusions, both about the skill of simulations of past climate and about the magnitude of expected future changes in climate. For example, observed global temperatures over the past decade are toward the lower end of the range of the phase 5 of the Coupled Model Intercomparison Project (CMIP5) simulations irrespective of what reference period is used, but exactly where they lie in the model distribution varies with the choice of reference period. Additionally, we demonstrate that projections of when particular temperature levels are reached, for example, 2 K above \"preindustrial,\" change by up to a decade depending on the choice of reference period. In this article, we discuss some of the key issues that arise when using anomalies relative to a reference period to generate climate projections. We highlight that there is no perfect choice of reference period. When evaluating models against observations, a long reference period should generally be used, but how long depends on the quality of the observations available. The Intergovernmental Panel on Climate Change (IPCC) Fifth Assessment Report (AR5) choice to use a 1986-2005 reference period for future global temperature projections was reasonable, but a case-by-case approach is needed for different purposes and when assessing projections of different climate variables. Finally, we recommend that any studies that involve the use of a reference period should explicitly examine the robustness of the conclusions to alternative choices.", "author" : [ { "dropping-particle" : "", "family" : "Hawkins", "given" : "E.", "non-dropping-particle" : "", "parse-names" : false, "suffix" : "" }, { "dropping-particle" : "", "family" : "Sutton", "given" : "R.", "non-dropping-particle" : "", "parse-names" : false, "suffix" : "" } ], "container-title" : "Bulletin of the American Meteorological Society", "id" : "ITEM-1", "issue" : "6", "issued" : { "date-parts" : [ [ "2016" ] ] }, "title" : "Connecting climate model projections of global temperature change with the real world", "translator" : [ { "dropping-particle" : "", "family" : "H2456", "given" : "", "non-dropping-particle" : "", "parse-names" : false, "suffix" : "" } ], "type" : "article-journal", "volume" : "97" }, "uris" : [ "http://www.mendeley.com/documents/?uuid=cd461c62-bea4-4108-9e5f-5ac4e2530536" ] } ], "mendeley" : { "formattedCitation" : "(Hawkins and Sutton, 2016)", "manualFormatting" : "(Hawkins and Sutton, 2016)", "plainTextFormattedCitation" : "(Hawkins and Sutton, 2016)", "previouslyFormattedCitation" : "(Hawkins and Sutton, 2016)" }, "properties" : { "noteIndex" : 0 }, "schema" : "https://github.com/citation-style-language/schema/raw/master/csl-citation.json" }</w:instrText>
        </w:r>
      </w:ins>
      <w:del w:id="3267" w:author="Robin Matthews" w:date="2021-05-18T17:21:00Z">
        <w:r w:rsidR="00E81B0B" w:rsidDel="00836F56">
          <w:rPr>
            <w:rFonts w:cs="Times New Roman"/>
            <w:color w:val="000000"/>
            <w:lang w:val="en-GB"/>
          </w:rPr>
          <w:delInstrText>ADDIN CSL_CITATION { "citationItems" : [ { "id" : "ITEM-1", "itemData" : { "DOI" : "10.1175/BAMS-D-14-00154.1", "ISSN" : "00030007", "abstract" : "\u00a92016 American Meteorological Society. Current state-of-the-art global climate models produce different values for Earth's mean temperature. When comparing simulations with each other and with observations, it is standard practice to compare temperature anomalies with respect to a reference period. It is not always appreciated that the choice of reference period can affect conclusions, both about the skill of simulations of past climate and about the magnitude of expected future changes in climate. For example, observed global temperatures over the past decade are toward the lower end of the range of the phase 5 of the Coupled Model Intercomparison Project (CMIP5) simulations irrespective of what reference period is used, but exactly where they lie in the model distribution varies with the choice of reference period. Additionally, we demonstrate that projections of when particular temperature levels are reached, for example, 2 K above \"preindustrial,\" change by up to a decade depending on the choice of reference period. In this article, we discuss some of the key issues that arise when using anomalies relative to a reference period to generate climate projections. We highlight that there is no perfect choice of reference period. When evaluating models against observations, a long reference period should generally be used, but how long depends on the quality of the observations available. The Intergovernmental Panel on Climate Change (IPCC) Fifth Assessment Report (AR5) choice to use a 1986-2005 reference period for future global temperature projections was reasonable, but a case-by-case approach is needed for different purposes and when assessing projections of different climate variables. Finally, we recommend that any studies that involve the use of a reference period should explicitly examine the robustness of the conclusions to alternative choices.", "author" : [ { "dropping-particle" : "", "family" : "Hawkins", "given" : "E.", "non-dropping-particle" : "", "parse-names" : false, "suffix" : "" }, { "dropping-particle" : "", "family" : "Sutton", "given" : "R.", "non-dropping-particle" : "", "parse-names" : false, "suffix" : "" } ], "container-title" : "Bulletin of the American Meteorological Society", "id" : "ITEM-1", "issue" : "6", "issued" : { "date-parts" : [ [ "2016" ] ] }, "title" : "Connecting climate model projections of global temperature change with the real world", "translator" : [ { "dropping-particle" : "", "family" : "H2456", "given" : "", "non-dropping-particle" : "", "parse-names" : false, "suffix" : "" } ], "type" : "article-journal", "volume" : "97" }, "uris" : [ "http://www.mendeley.com/documents/?uuid=cd461c62-bea4-4108-9e5f-5ac4e2530536" ] } ], "mendeley" : { "formattedCitation" : "(Hawkins and Sutton, 2016)", "manualFormatting" : "(Hawkins and Sutton 2016)", "plainTextFormattedCitation" : "(Hawkins and Sutton, 2016)", "previouslyFormattedCitation" : "(Hawkins and Sutton, 2016)" }, "properties" : { "noteIndex" : 0 }, "schema" : "https://github.com/citation-style-language/schema/raw/master/csl-citation.json" }</w:delInstrText>
        </w:r>
      </w:del>
      <w:r w:rsidRPr="003D7ED2">
        <w:rPr>
          <w:rFonts w:cs="Times New Roman"/>
          <w:color w:val="000000"/>
        </w:rPr>
        <w:fldChar w:fldCharType="separate"/>
      </w:r>
      <w:ins w:id="3268" w:author="Robin Matthews" w:date="2021-05-18T16:03:00Z">
        <w:r w:rsidR="00602365">
          <w:rPr>
            <w:rFonts w:cs="Times New Roman"/>
            <w:noProof/>
            <w:color w:val="000000"/>
            <w:lang w:val="en-GB"/>
          </w:rPr>
          <w:t>(Hawkins and Sutton</w:t>
        </w:r>
      </w:ins>
      <w:ins w:id="3269" w:author="Robin Matthews" w:date="2021-05-18T17:21:00Z">
        <w:r w:rsidR="00836F56">
          <w:rPr>
            <w:rFonts w:cs="Times New Roman"/>
            <w:noProof/>
            <w:color w:val="000000"/>
            <w:lang w:val="en-GB"/>
          </w:rPr>
          <w:t>,</w:t>
        </w:r>
      </w:ins>
      <w:ins w:id="3270" w:author="Robin Matthews" w:date="2021-05-18T16:03:00Z">
        <w:r w:rsidR="00602365">
          <w:rPr>
            <w:rFonts w:cs="Times New Roman"/>
            <w:noProof/>
            <w:color w:val="000000"/>
            <w:lang w:val="en-GB"/>
          </w:rPr>
          <w:t xml:space="preserve"> 2016)</w:t>
        </w:r>
      </w:ins>
      <w:del w:id="3271" w:author="Robin Matthews" w:date="2021-05-18T16:03:00Z">
        <w:r w:rsidRPr="00C421D6" w:rsidDel="00602365">
          <w:rPr>
            <w:rFonts w:cs="Times New Roman"/>
            <w:noProof/>
            <w:color w:val="000000"/>
            <w:lang w:val="en-GB"/>
          </w:rPr>
          <w:delText>(Hawkins and Sutton 2016)</w:delText>
        </w:r>
      </w:del>
      <w:r w:rsidRPr="003D7ED2">
        <w:rPr>
          <w:rFonts w:cs="Times New Roman"/>
          <w:color w:val="000000"/>
        </w:rPr>
        <w:fldChar w:fldCharType="end"/>
      </w:r>
      <w:r w:rsidRPr="00C421D6">
        <w:rPr>
          <w:rFonts w:cs="Times New Roman"/>
          <w:color w:val="000000"/>
          <w:lang w:val="en-GB"/>
        </w:rPr>
        <w:t>. It is important to evaluate the sensitivity of an analysis or assessment to the choice of</w:t>
      </w:r>
      <w:r w:rsidR="007E3267">
        <w:rPr>
          <w:rFonts w:cs="Times New Roman"/>
          <w:color w:val="000000"/>
          <w:lang w:val="en-GB"/>
        </w:rPr>
        <w:t xml:space="preserve"> </w:t>
      </w:r>
      <w:r w:rsidR="007E3267" w:rsidRPr="00B94DE1">
        <w:rPr>
          <w:rFonts w:cs="Times New Roman"/>
          <w:color w:val="000000"/>
          <w:lang w:val="en-GB"/>
        </w:rPr>
        <w:t>the</w:t>
      </w:r>
      <w:r w:rsidRPr="00B94DE1">
        <w:rPr>
          <w:rFonts w:cs="Times New Roman"/>
          <w:color w:val="000000"/>
          <w:lang w:val="en-GB"/>
        </w:rPr>
        <w:t xml:space="preserve"> baseline</w:t>
      </w:r>
      <w:r w:rsidRPr="00C421D6">
        <w:rPr>
          <w:rFonts w:cs="Times New Roman"/>
          <w:color w:val="000000"/>
          <w:lang w:val="en-GB"/>
        </w:rPr>
        <w:t xml:space="preserve">. </w:t>
      </w:r>
    </w:p>
    <w:bookmarkEnd w:id="3265"/>
    <w:p w14:paraId="7337551E" w14:textId="77777777" w:rsidR="00102875" w:rsidRPr="00C421D6" w:rsidRDefault="00102875" w:rsidP="00102875">
      <w:pPr>
        <w:pStyle w:val="AR6BodyText"/>
        <w:rPr>
          <w:rFonts w:cs="Times New Roman"/>
          <w:lang w:val="en-GB"/>
        </w:rPr>
      </w:pPr>
    </w:p>
    <w:p w14:paraId="2CC953D0" w14:textId="5BA2E6B8" w:rsidR="00102875" w:rsidRPr="00C421D6" w:rsidRDefault="00102875" w:rsidP="00102875">
      <w:pPr>
        <w:pStyle w:val="AR6BodyText"/>
        <w:rPr>
          <w:rFonts w:cs="Times New Roman"/>
          <w:lang w:val="en-GB"/>
        </w:rPr>
      </w:pPr>
      <w:bookmarkStart w:id="3272" w:name="_Hlk66732630"/>
      <w:r w:rsidRPr="00C421D6">
        <w:rPr>
          <w:rFonts w:cs="Times New Roman"/>
          <w:lang w:val="en-GB"/>
        </w:rPr>
        <w:t xml:space="preserve">For example, the </w:t>
      </w:r>
      <w:r w:rsidR="00B94DE1">
        <w:rPr>
          <w:rFonts w:cs="Times New Roman"/>
          <w:lang w:val="en-GB"/>
        </w:rPr>
        <w:t>collocation</w:t>
      </w:r>
      <w:r w:rsidR="00B94DE1" w:rsidRPr="00C421D6">
        <w:rPr>
          <w:rFonts w:cs="Times New Roman"/>
          <w:lang w:val="en-GB"/>
        </w:rPr>
        <w:t xml:space="preserve"> </w:t>
      </w:r>
      <w:r w:rsidRPr="00C421D6">
        <w:rPr>
          <w:rFonts w:cs="Times New Roman"/>
          <w:lang w:val="en-GB"/>
        </w:rPr>
        <w:t xml:space="preserve">of observations and reanalyses within the model ensemble </w:t>
      </w:r>
      <w:r w:rsidR="00B94DE1">
        <w:rPr>
          <w:rFonts w:cs="Times New Roman"/>
          <w:lang w:val="en-GB"/>
        </w:rPr>
        <w:t xml:space="preserve">spread </w:t>
      </w:r>
      <w:r w:rsidRPr="00C421D6">
        <w:rPr>
          <w:rFonts w:cs="Times New Roman"/>
          <w:lang w:val="en-GB"/>
        </w:rPr>
        <w:t xml:space="preserve">depends on the choice of </w:t>
      </w:r>
      <w:r w:rsidR="00997371">
        <w:rPr>
          <w:rFonts w:cs="Times New Roman"/>
          <w:lang w:val="en-GB"/>
        </w:rPr>
        <w:t xml:space="preserve">the </w:t>
      </w:r>
      <w:r w:rsidRPr="00C421D6">
        <w:rPr>
          <w:rFonts w:cs="Times New Roman"/>
          <w:lang w:val="en-GB"/>
        </w:rPr>
        <w:t>baseline, and uncertainty in future projections of climate is reduced if using a more recent baseline, especially for the near</w:t>
      </w:r>
      <w:del w:id="3273" w:author="Ian Blenkinsop" w:date="2021-07-06T08:21:00Z">
        <w:r w:rsidRPr="00C421D6" w:rsidDel="00171547">
          <w:rPr>
            <w:rFonts w:cs="Times New Roman"/>
            <w:lang w:val="en-GB"/>
          </w:rPr>
          <w:delText>-</w:delText>
        </w:r>
      </w:del>
      <w:ins w:id="3274" w:author="Ian Blenkinsop" w:date="2021-07-06T08:21:00Z">
        <w:r w:rsidR="00171547">
          <w:rPr>
            <w:rFonts w:cs="Times New Roman"/>
            <w:lang w:val="en-GB"/>
          </w:rPr>
          <w:t xml:space="preserve"> </w:t>
        </w:r>
      </w:ins>
      <w:r w:rsidRPr="00C421D6">
        <w:rPr>
          <w:rFonts w:cs="Times New Roman"/>
          <w:lang w:val="en-GB"/>
        </w:rPr>
        <w:t xml:space="preserve">term (Figure 1.11). </w:t>
      </w:r>
      <w:r w:rsidRPr="00C421D6">
        <w:rPr>
          <w:rFonts w:cs="Times New Roman"/>
          <w:color w:val="000000"/>
          <w:lang w:val="en-GB"/>
        </w:rPr>
        <w:t>The length of an appropriate baseline o</w:t>
      </w:r>
      <w:r w:rsidRPr="00C421D6">
        <w:rPr>
          <w:rFonts w:cs="Times New Roman"/>
          <w:lang w:val="en-GB"/>
        </w:rPr>
        <w:t xml:space="preserve">r </w:t>
      </w:r>
      <w:r w:rsidRPr="00C421D6">
        <w:rPr>
          <w:rFonts w:cs="Times New Roman"/>
          <w:color w:val="000000"/>
          <w:lang w:val="en-GB"/>
        </w:rPr>
        <w:t xml:space="preserve">reference period depends on the variable being considered, the rates of change of the variable and the purpose of the </w:t>
      </w:r>
      <w:ins w:id="3275" w:author="Ian Blenkinsop" w:date="2021-07-06T09:20:00Z">
        <w:r w:rsidR="005061F5">
          <w:rPr>
            <w:rFonts w:cs="Times New Roman"/>
            <w:color w:val="000000"/>
            <w:lang w:val="en-GB"/>
          </w:rPr>
          <w:t xml:space="preserve">chosen </w:t>
        </w:r>
      </w:ins>
      <w:r w:rsidRPr="00C421D6">
        <w:rPr>
          <w:rFonts w:cs="Times New Roman"/>
          <w:color w:val="000000"/>
          <w:lang w:val="en-GB"/>
        </w:rPr>
        <w:t xml:space="preserve">period, but is usually 20 to 50 years long. The </w:t>
      </w:r>
      <w:r w:rsidR="00964056" w:rsidRPr="00C41086">
        <w:rPr>
          <w:rFonts w:cs="Times New Roman"/>
          <w:color w:val="000000"/>
          <w:lang w:val="en-GB"/>
        </w:rPr>
        <w:t>World Meteorological Organization</w:t>
      </w:r>
      <w:r w:rsidRPr="00C421D6">
        <w:rPr>
          <w:rFonts w:cs="Times New Roman"/>
          <w:color w:val="000000"/>
          <w:lang w:val="en-GB"/>
        </w:rPr>
        <w:t xml:space="preserve"> (WMO) uses </w:t>
      </w:r>
      <w:r w:rsidR="00AE77D4" w:rsidRPr="00C421D6">
        <w:rPr>
          <w:rFonts w:cs="Times New Roman"/>
          <w:color w:val="000000"/>
          <w:lang w:val="en-GB"/>
        </w:rPr>
        <w:t>30-year</w:t>
      </w:r>
      <w:r w:rsidRPr="00C421D6">
        <w:rPr>
          <w:rFonts w:cs="Times New Roman"/>
          <w:color w:val="000000"/>
          <w:lang w:val="en-GB"/>
        </w:rPr>
        <w:t xml:space="preserve"> periods to define ‘climate normals’, which indicate conditions expected to be experienced in a given location.</w:t>
      </w:r>
    </w:p>
    <w:bookmarkEnd w:id="3272"/>
    <w:p w14:paraId="42A12C67" w14:textId="77777777" w:rsidR="00102875" w:rsidRDefault="00102875" w:rsidP="00102875">
      <w:pPr>
        <w:pBdr>
          <w:top w:val="nil"/>
          <w:left w:val="nil"/>
          <w:bottom w:val="nil"/>
          <w:right w:val="nil"/>
          <w:between w:val="nil"/>
        </w:pBdr>
        <w:rPr>
          <w:color w:val="000000"/>
        </w:rPr>
      </w:pPr>
    </w:p>
    <w:p w14:paraId="4B116212" w14:textId="77777777" w:rsidR="009C094D" w:rsidRPr="00FA4D8D" w:rsidRDefault="009C094D" w:rsidP="00102875">
      <w:pPr>
        <w:pBdr>
          <w:top w:val="nil"/>
          <w:left w:val="nil"/>
          <w:bottom w:val="nil"/>
          <w:right w:val="nil"/>
          <w:between w:val="nil"/>
        </w:pBdr>
        <w:rPr>
          <w:color w:val="000000"/>
        </w:rPr>
      </w:pPr>
    </w:p>
    <w:p w14:paraId="3C313D17" w14:textId="672EB064" w:rsidR="00102875" w:rsidRPr="003D7ED2" w:rsidRDefault="00102875" w:rsidP="00102875">
      <w:pPr>
        <w:pStyle w:val="AR6BodyTextBold"/>
        <w:rPr>
          <w:rFonts w:cs="Times New Roman"/>
          <w:lang w:val="en-GB"/>
        </w:rPr>
      </w:pPr>
      <w:r w:rsidRPr="003D7ED2">
        <w:rPr>
          <w:rFonts w:cs="Times New Roman"/>
          <w:lang w:val="en-GB"/>
        </w:rPr>
        <w:t>[START FIGURE 1.1</w:t>
      </w:r>
      <w:r>
        <w:rPr>
          <w:rFonts w:cs="Times New Roman"/>
          <w:lang w:val="en-GB"/>
        </w:rPr>
        <w:t>1</w:t>
      </w:r>
      <w:r w:rsidRPr="003D7ED2">
        <w:rPr>
          <w:rFonts w:cs="Times New Roman"/>
          <w:lang w:val="en-GB"/>
        </w:rPr>
        <w:t xml:space="preserve"> HERE]</w:t>
      </w:r>
    </w:p>
    <w:p w14:paraId="480174BF" w14:textId="77777777" w:rsidR="00102875" w:rsidRPr="003D7ED2" w:rsidRDefault="00102875" w:rsidP="00102875"/>
    <w:p w14:paraId="7AE8919C" w14:textId="67618E8D" w:rsidR="00102875" w:rsidRPr="00C421D6" w:rsidRDefault="00102875" w:rsidP="00102875">
      <w:pPr>
        <w:pStyle w:val="AR6Chap1Figure"/>
        <w:rPr>
          <w:rFonts w:cs="Times New Roman"/>
          <w:szCs w:val="20"/>
          <w:lang w:val="en-GB"/>
        </w:rPr>
      </w:pPr>
      <w:r w:rsidRPr="00C421D6">
        <w:rPr>
          <w:rFonts w:cs="Times New Roman"/>
          <w:b/>
          <w:bCs/>
          <w:szCs w:val="20"/>
          <w:lang w:val="en-GB"/>
        </w:rPr>
        <w:t>Choice of baseline matters when comparing observations and model simulations.</w:t>
      </w:r>
      <w:r w:rsidRPr="00C421D6">
        <w:rPr>
          <w:rFonts w:cs="Times New Roman"/>
          <w:szCs w:val="20"/>
          <w:lang w:val="en-GB"/>
        </w:rPr>
        <w:t xml:space="preserve"> Global surface air temperature (GSAT, grey) from a range of CMIP6 historical simulations (1850</w:t>
      </w:r>
      <w:r w:rsidRPr="00C421D6">
        <w:rPr>
          <w:rFonts w:cs="Times New Roman"/>
          <w:szCs w:val="20"/>
          <w:shd w:val="clear" w:color="auto" w:fill="FFFFFF"/>
          <w:lang w:val="en-GB"/>
        </w:rPr>
        <w:t>–</w:t>
      </w:r>
      <w:r w:rsidRPr="00C421D6">
        <w:rPr>
          <w:rFonts w:cs="Times New Roman"/>
          <w:szCs w:val="20"/>
          <w:lang w:val="en-GB"/>
        </w:rPr>
        <w:t>2014, 25 models) and SSP1-2.6 (2015</w:t>
      </w:r>
      <w:r w:rsidRPr="00C421D6">
        <w:rPr>
          <w:rFonts w:cs="Times New Roman"/>
          <w:szCs w:val="20"/>
          <w:shd w:val="clear" w:color="auto" w:fill="FFFFFF"/>
          <w:lang w:val="en-GB"/>
        </w:rPr>
        <w:t>–</w:t>
      </w:r>
      <w:r w:rsidRPr="00C421D6">
        <w:rPr>
          <w:rFonts w:cs="Times New Roman"/>
          <w:szCs w:val="20"/>
          <w:lang w:val="en-GB"/>
        </w:rPr>
        <w:t>2100) using absolute values (top) and anomalies relative to two different baselines: 1850</w:t>
      </w:r>
      <w:r w:rsidRPr="00C421D6">
        <w:rPr>
          <w:rFonts w:cs="Times New Roman"/>
          <w:szCs w:val="20"/>
          <w:shd w:val="clear" w:color="auto" w:fill="FFFFFF"/>
          <w:lang w:val="en-GB"/>
        </w:rPr>
        <w:t>–</w:t>
      </w:r>
      <w:r w:rsidRPr="00C421D6">
        <w:rPr>
          <w:rFonts w:cs="Times New Roman"/>
          <w:szCs w:val="20"/>
          <w:lang w:val="en-GB"/>
        </w:rPr>
        <w:t>1900 (middle) and 1995</w:t>
      </w:r>
      <w:r w:rsidRPr="00C421D6">
        <w:rPr>
          <w:rFonts w:cs="Times New Roman"/>
          <w:szCs w:val="20"/>
          <w:shd w:val="clear" w:color="auto" w:fill="FFFFFF"/>
          <w:lang w:val="en-GB"/>
        </w:rPr>
        <w:t>–</w:t>
      </w:r>
      <w:r w:rsidRPr="00C421D6">
        <w:rPr>
          <w:rFonts w:cs="Times New Roman"/>
          <w:szCs w:val="20"/>
          <w:lang w:val="en-GB"/>
        </w:rPr>
        <w:t>2014 (bottom). An estimate of GSAT from a reanalysis (ERA-5, orange, 1979</w:t>
      </w:r>
      <w:r w:rsidRPr="00C421D6">
        <w:rPr>
          <w:rFonts w:cs="Times New Roman"/>
          <w:szCs w:val="20"/>
          <w:shd w:val="clear" w:color="auto" w:fill="FFFFFF"/>
          <w:lang w:val="en-GB"/>
        </w:rPr>
        <w:t>–</w:t>
      </w:r>
      <w:r w:rsidRPr="00C421D6">
        <w:rPr>
          <w:rFonts w:cs="Times New Roman"/>
          <w:szCs w:val="20"/>
          <w:lang w:val="en-GB"/>
        </w:rPr>
        <w:t>2020) and an observation-based estimate of global mean surface air temperature (GMST) (Berkeley Earth, black, 1850</w:t>
      </w:r>
      <w:r w:rsidRPr="00C421D6">
        <w:rPr>
          <w:rFonts w:cs="Times New Roman"/>
          <w:szCs w:val="20"/>
          <w:shd w:val="clear" w:color="auto" w:fill="FFFFFF"/>
          <w:lang w:val="en-GB"/>
        </w:rPr>
        <w:t>–</w:t>
      </w:r>
      <w:r w:rsidRPr="00C421D6">
        <w:rPr>
          <w:rFonts w:cs="Times New Roman"/>
          <w:szCs w:val="20"/>
          <w:lang w:val="en-GB"/>
        </w:rPr>
        <w:t>2020) are shown, along with the mean GSAT for 1961</w:t>
      </w:r>
      <w:r w:rsidRPr="00C421D6">
        <w:rPr>
          <w:rFonts w:cs="Times New Roman"/>
          <w:szCs w:val="20"/>
          <w:shd w:val="clear" w:color="auto" w:fill="FFFFFF"/>
          <w:lang w:val="en-GB"/>
        </w:rPr>
        <w:t>–</w:t>
      </w:r>
      <w:r w:rsidRPr="00C421D6">
        <w:rPr>
          <w:rFonts w:cs="Times New Roman"/>
          <w:szCs w:val="20"/>
          <w:lang w:val="en-GB"/>
        </w:rPr>
        <w:t xml:space="preserve">1990 estimated by </w:t>
      </w:r>
      <w:r w:rsidR="00E14AAC">
        <w:rPr>
          <w:rFonts w:cs="Times New Roman"/>
          <w:szCs w:val="20"/>
          <w:lang w:val="en-GB"/>
        </w:rPr>
        <w:fldChar w:fldCharType="begin" w:fldLock="1"/>
      </w:r>
      <w:r w:rsidR="00E81B0B">
        <w:rPr>
          <w:rFonts w:cs="Times New Roman"/>
          <w:szCs w:val="20"/>
          <w:lang w:val="en-GB"/>
        </w:rPr>
        <w:instrText>ADDIN CSL_CITATION { "citationItems" : [ { "id" : "ITEM-1", "itemData" : { "DOI" : "10.1029/1999RG900002", "ISSN" : "87551209", "author" : [ { "dropping-particle" : "", "family" : "Jones", "given" : "P. D.", "non-dropping-particle" : "", "parse-names" : false, "suffix" : "" }, { "dropping-particle" : "", "family" : "New", "given" : "M.", "non-dropping-particle" : "", "parse-names" : false, "suffix" : "" }, { "dropping-particle" : "", "family" : "Parker", "given" : "D. E.", "non-dropping-particle" : "", "parse-names" : false, "suffix" : "" }, { "dropping-particle" : "", "family" : "Martin", "given" : "S.", "non-dropping-particle" : "", "parse-names" : false, "suffix" : "" }, { "dropping-particle" : "", "family" : "Rigor", "given" : "I. G.", "non-dropping-particle" : "", "parse-names" : false, "suffix" : "" } ], "container-title" : "Reviews of Geophysics", "id" : "ITEM-1", "issue" : "2", "issued" : { "date-parts" : [ [ "1999", "5" ] ] }, "page" : "173-199", "title" : "Surface air temperature and its changes over the past 150 years", "translator" : [ { "dropping-particle" : "", "family" : "H3796", "given" : "", "non-dropping-particle" : "", "parse-names" : false, "suffix" : "" } ], "type" : "article-journal", "volume" : "37" }, "uris" : [ "http://www.mendeley.com/documents/?uuid=459773f9-c9b1-324a-ad5b-20696389ba0f" ] } ], "mendeley" : { "formattedCitation" : "(Jones et al., 1999)", "manualFormatting" : "Jones et al. (1999)", "plainTextFormattedCitation" : "(Jones et al., 1999)", "previouslyFormattedCitation" : "(Jones et al., 1999)" }, "properties" : { "noteIndex" : 0 }, "schema" : "https://github.com/citation-style-language/schema/raw/master/csl-citation.json" }</w:instrText>
      </w:r>
      <w:r w:rsidR="00E14AAC">
        <w:rPr>
          <w:rFonts w:cs="Times New Roman"/>
          <w:szCs w:val="20"/>
          <w:lang w:val="en-GB"/>
        </w:rPr>
        <w:fldChar w:fldCharType="separate"/>
      </w:r>
      <w:ins w:id="3276" w:author="Robin Matthews" w:date="2021-05-18T16:03:00Z">
        <w:r w:rsidR="00602365">
          <w:rPr>
            <w:rFonts w:cs="Times New Roman"/>
            <w:noProof/>
            <w:szCs w:val="20"/>
            <w:lang w:val="en-GB"/>
          </w:rPr>
          <w:t>Jones et al. (1999)</w:t>
        </w:r>
      </w:ins>
      <w:del w:id="3277" w:author="Robin Matthews" w:date="2021-05-18T16:03:00Z">
        <w:r w:rsidR="00E14AAC" w:rsidRPr="00E14AAC" w:rsidDel="00602365">
          <w:rPr>
            <w:rFonts w:cs="Times New Roman"/>
            <w:noProof/>
            <w:szCs w:val="20"/>
            <w:lang w:val="en-GB"/>
          </w:rPr>
          <w:delText xml:space="preserve">Jones et al. </w:delText>
        </w:r>
        <w:r w:rsidR="00E14AAC" w:rsidDel="00602365">
          <w:rPr>
            <w:rFonts w:cs="Times New Roman"/>
            <w:noProof/>
            <w:szCs w:val="20"/>
            <w:lang w:val="en-GB"/>
          </w:rPr>
          <w:delText>(</w:delText>
        </w:r>
        <w:r w:rsidR="00E14AAC" w:rsidRPr="00E14AAC" w:rsidDel="00602365">
          <w:rPr>
            <w:rFonts w:cs="Times New Roman"/>
            <w:noProof/>
            <w:szCs w:val="20"/>
            <w:lang w:val="en-GB"/>
          </w:rPr>
          <w:delText>1999)</w:delText>
        </w:r>
      </w:del>
      <w:r w:rsidR="00E14AAC">
        <w:rPr>
          <w:rFonts w:cs="Times New Roman"/>
          <w:szCs w:val="20"/>
          <w:lang w:val="en-GB"/>
        </w:rPr>
        <w:fldChar w:fldCharType="end"/>
      </w:r>
      <w:r w:rsidRPr="00C421D6">
        <w:rPr>
          <w:rFonts w:cs="Times New Roman"/>
          <w:szCs w:val="20"/>
          <w:lang w:val="en-GB"/>
        </w:rPr>
        <w:t>, light blue shading, 14.0±0.5°C). Using the more recent baseline (bottom) allows the inclusion of datasets which do not include the periods of older baselines. The middle and bottom panels have scales which are the same size but offset.</w:t>
      </w:r>
      <w:r w:rsidR="000E0308">
        <w:rPr>
          <w:rFonts w:cs="Times New Roman"/>
          <w:szCs w:val="20"/>
          <w:lang w:val="en-GB"/>
        </w:rPr>
        <w:t xml:space="preserve"> </w:t>
      </w:r>
      <w:r w:rsidR="000E0308" w:rsidRPr="00E35E42">
        <w:rPr>
          <w:rFonts w:cs="Times New Roman"/>
          <w:szCs w:val="20"/>
          <w:lang w:val="en-US"/>
        </w:rPr>
        <w:t>Further details on data sources and processing are available in the chapter data table (Table 1.SM.1).</w:t>
      </w:r>
    </w:p>
    <w:p w14:paraId="4726FFCA" w14:textId="77777777" w:rsidR="00102875" w:rsidRPr="00FA4D8D" w:rsidRDefault="00102875" w:rsidP="00102875">
      <w:pPr>
        <w:pBdr>
          <w:top w:val="nil"/>
          <w:left w:val="nil"/>
          <w:bottom w:val="nil"/>
          <w:right w:val="nil"/>
          <w:between w:val="nil"/>
        </w:pBdr>
        <w:rPr>
          <w:color w:val="000000"/>
        </w:rPr>
      </w:pPr>
    </w:p>
    <w:p w14:paraId="3E2FB46F" w14:textId="77777777" w:rsidR="00102875" w:rsidRPr="003D7ED2" w:rsidRDefault="00102875" w:rsidP="00102875">
      <w:pPr>
        <w:pStyle w:val="AR6BodyTextBold"/>
        <w:rPr>
          <w:rFonts w:cs="Times New Roman"/>
          <w:color w:val="000000"/>
          <w:lang w:val="en-GB"/>
        </w:rPr>
      </w:pPr>
      <w:r w:rsidRPr="003D7ED2">
        <w:rPr>
          <w:rFonts w:cs="Times New Roman"/>
          <w:lang w:val="en-GB"/>
        </w:rPr>
        <w:t>[END FIGURE 1.1</w:t>
      </w:r>
      <w:r>
        <w:rPr>
          <w:rFonts w:cs="Times New Roman"/>
          <w:lang w:val="en-GB"/>
        </w:rPr>
        <w:t>1</w:t>
      </w:r>
      <w:r w:rsidRPr="003D7ED2">
        <w:rPr>
          <w:rFonts w:cs="Times New Roman"/>
          <w:lang w:val="en-GB"/>
        </w:rPr>
        <w:t xml:space="preserve"> HERE]</w:t>
      </w:r>
    </w:p>
    <w:p w14:paraId="4729EE2D" w14:textId="77777777" w:rsidR="00102875" w:rsidRPr="00C421D6" w:rsidRDefault="00102875" w:rsidP="00102875">
      <w:pPr>
        <w:pStyle w:val="AR6BodyText"/>
        <w:rPr>
          <w:rFonts w:cs="Times New Roman"/>
          <w:lang w:val="en-GB"/>
        </w:rPr>
      </w:pPr>
    </w:p>
    <w:p w14:paraId="447584C8" w14:textId="77777777" w:rsidR="009C094D" w:rsidRPr="00C421D6" w:rsidRDefault="009C094D" w:rsidP="00102875">
      <w:pPr>
        <w:pStyle w:val="AR6BodyText"/>
        <w:rPr>
          <w:rFonts w:cs="Times New Roman"/>
          <w:lang w:val="en-GB"/>
        </w:rPr>
      </w:pPr>
    </w:p>
    <w:p w14:paraId="2EA304BF" w14:textId="242FDD38" w:rsidR="00102875" w:rsidRPr="009C094D" w:rsidRDefault="00102875" w:rsidP="00102875">
      <w:pPr>
        <w:pStyle w:val="AR6BodyText"/>
        <w:rPr>
          <w:lang w:val="en-GB"/>
        </w:rPr>
      </w:pPr>
      <w:bookmarkStart w:id="3278" w:name="_Hlk66732697"/>
      <w:r w:rsidRPr="00C421D6">
        <w:rPr>
          <w:lang w:val="en-GB"/>
        </w:rPr>
        <w:t>For AR6 WGI, the period 1995</w:t>
      </w:r>
      <w:r w:rsidRPr="00C421D6">
        <w:rPr>
          <w:shd w:val="clear" w:color="auto" w:fill="FFFFFF"/>
          <w:lang w:val="en-GB"/>
        </w:rPr>
        <w:t>–</w:t>
      </w:r>
      <w:r w:rsidRPr="00C421D6">
        <w:rPr>
          <w:lang w:val="en-GB"/>
        </w:rPr>
        <w:t>2014 is used as a baseline to calculate the changes in future climate using model projections and also as a ‘modern’ or ‘recent past’ reference period when estimating past observed warming. The equivalent period in AR5 was 1986</w:t>
      </w:r>
      <w:r w:rsidRPr="00C421D6">
        <w:rPr>
          <w:shd w:val="clear" w:color="auto" w:fill="FFFFFF"/>
          <w:lang w:val="en-GB"/>
        </w:rPr>
        <w:t>–</w:t>
      </w:r>
      <w:r w:rsidRPr="00C421D6">
        <w:rPr>
          <w:lang w:val="en-GB"/>
        </w:rPr>
        <w:t>2005, and in SR1.5, SROCC and SRCCL it was 2006</w:t>
      </w:r>
      <w:r w:rsidRPr="00C421D6">
        <w:rPr>
          <w:shd w:val="clear" w:color="auto" w:fill="FFFFFF"/>
          <w:lang w:val="en-GB"/>
        </w:rPr>
        <w:t>–</w:t>
      </w:r>
      <w:r w:rsidRPr="00C421D6">
        <w:rPr>
          <w:lang w:val="en-GB"/>
        </w:rPr>
        <w:t>2015. The primary reason for the different choice in AR6 is that 2014 is the final year of the historical CMIP6 simulations. These simulations subsequently assume different emission</w:t>
      </w:r>
      <w:ins w:id="3279" w:author="Ian Blenkinsop" w:date="2021-07-06T09:37:00Z">
        <w:r w:rsidR="00EE5F65">
          <w:rPr>
            <w:lang w:val="en-GB"/>
          </w:rPr>
          <w:t>s</w:t>
        </w:r>
      </w:ins>
      <w:r w:rsidRPr="00C421D6">
        <w:rPr>
          <w:lang w:val="en-GB"/>
        </w:rPr>
        <w:t xml:space="preserve"> scenarios and so choosing </w:t>
      </w:r>
      <w:bookmarkEnd w:id="3278"/>
      <w:r w:rsidRPr="00C421D6">
        <w:rPr>
          <w:lang w:val="en-GB"/>
        </w:rPr>
        <w:t>any later baseline end date would require selecting a particular</w:t>
      </w:r>
      <w:commentRangeStart w:id="3280"/>
      <w:r w:rsidRPr="00C421D6">
        <w:rPr>
          <w:lang w:val="en-GB"/>
        </w:rPr>
        <w:t xml:space="preserve"> </w:t>
      </w:r>
      <w:commentRangeEnd w:id="3280"/>
      <w:r w:rsidR="001F595F">
        <w:rPr>
          <w:rStyle w:val="CommentReference"/>
          <w:b/>
          <w:bCs/>
        </w:rPr>
        <w:commentReference w:id="3280"/>
      </w:r>
      <w:r w:rsidRPr="00C421D6">
        <w:rPr>
          <w:lang w:val="en-GB"/>
        </w:rPr>
        <w:t xml:space="preserve">emissions scenario. </w:t>
      </w:r>
      <w:r w:rsidRPr="009C094D">
        <w:rPr>
          <w:lang w:val="en-GB"/>
        </w:rPr>
        <w:t>For certain assessments, the mo</w:t>
      </w:r>
      <w:r w:rsidR="009C094D" w:rsidRPr="009C094D">
        <w:rPr>
          <w:lang w:val="en-GB"/>
        </w:rPr>
        <w:t>st recent decade possible (e.g.</w:t>
      </w:r>
      <w:ins w:id="3281" w:author="Ian Blenkinsop" w:date="2021-07-06T09:37:00Z">
        <w:r w:rsidR="00EE5F65">
          <w:rPr>
            <w:lang w:val="en-GB"/>
          </w:rPr>
          <w:t>,</w:t>
        </w:r>
      </w:ins>
      <w:r w:rsidRPr="009C094D">
        <w:rPr>
          <w:lang w:val="en-GB"/>
        </w:rPr>
        <w:t xml:space="preserve"> 2010</w:t>
      </w:r>
      <w:r w:rsidRPr="009C094D">
        <w:rPr>
          <w:shd w:val="clear" w:color="auto" w:fill="FFFFFF"/>
          <w:lang w:val="en-GB"/>
        </w:rPr>
        <w:t xml:space="preserve">–2019 or </w:t>
      </w:r>
      <w:r w:rsidRPr="009C094D">
        <w:rPr>
          <w:lang w:val="en-GB"/>
        </w:rPr>
        <w:t>2011</w:t>
      </w:r>
      <w:r w:rsidRPr="009C094D">
        <w:rPr>
          <w:shd w:val="clear" w:color="auto" w:fill="FFFFFF"/>
          <w:lang w:val="en-GB"/>
        </w:rPr>
        <w:t>–</w:t>
      </w:r>
      <w:r w:rsidRPr="009C094D">
        <w:rPr>
          <w:lang w:val="en-GB"/>
        </w:rPr>
        <w:t>2020, depending on the availability of observations) is also used as a reference period (</w:t>
      </w:r>
      <w:del w:id="3282" w:author="Ian Blenkinsop" w:date="2021-07-06T09:37:00Z">
        <w:r w:rsidRPr="009C094D" w:rsidDel="00EE5F65">
          <w:rPr>
            <w:lang w:val="en-GB"/>
          </w:rPr>
          <w:delText xml:space="preserve">see </w:delText>
        </w:r>
      </w:del>
      <w:del w:id="3283" w:author="Ian Blenkinsop" w:date="2021-07-01T16:32:00Z">
        <w:r w:rsidRPr="009C094D" w:rsidDel="001F595F">
          <w:rPr>
            <w:lang w:val="en-GB"/>
          </w:rPr>
          <w:delText xml:space="preserve">Cross </w:delText>
        </w:r>
      </w:del>
      <w:ins w:id="3284" w:author="Ian Blenkinsop" w:date="2021-07-01T16:32:00Z">
        <w:r w:rsidR="001F595F" w:rsidRPr="009C094D">
          <w:rPr>
            <w:lang w:val="en-GB"/>
          </w:rPr>
          <w:t>Cross</w:t>
        </w:r>
        <w:r w:rsidR="001F595F">
          <w:rPr>
            <w:lang w:val="en-GB"/>
          </w:rPr>
          <w:t>-</w:t>
        </w:r>
      </w:ins>
      <w:r w:rsidRPr="009C094D">
        <w:rPr>
          <w:lang w:val="en-GB"/>
        </w:rPr>
        <w:t>Chapter Box 2.3</w:t>
      </w:r>
      <w:del w:id="3285" w:author="Ian Blenkinsop" w:date="2021-07-01T16:32:00Z">
        <w:r w:rsidRPr="009C094D" w:rsidDel="001F595F">
          <w:rPr>
            <w:lang w:val="en-GB"/>
          </w:rPr>
          <w:delText xml:space="preserve"> in Chapter 2</w:delText>
        </w:r>
      </w:del>
      <w:r w:rsidRPr="009C094D">
        <w:rPr>
          <w:lang w:val="en-GB"/>
        </w:rPr>
        <w:t xml:space="preserve">). </w:t>
      </w:r>
    </w:p>
    <w:p w14:paraId="3EF9E968" w14:textId="77777777" w:rsidR="00102875" w:rsidRPr="009C094D" w:rsidRDefault="00102875" w:rsidP="00102875">
      <w:pPr>
        <w:pStyle w:val="AR6BodyText"/>
        <w:rPr>
          <w:lang w:val="en-GB"/>
        </w:rPr>
      </w:pPr>
    </w:p>
    <w:p w14:paraId="147C0257" w14:textId="77B2812B" w:rsidR="00102875" w:rsidRPr="00C421D6" w:rsidRDefault="00102875" w:rsidP="00102875">
      <w:pPr>
        <w:pStyle w:val="AR6BodyText"/>
        <w:rPr>
          <w:color w:val="980000"/>
          <w:lang w:val="en-GB"/>
        </w:rPr>
      </w:pPr>
      <w:bookmarkStart w:id="3286" w:name="_Hlk66732755"/>
      <w:r w:rsidRPr="00C421D6">
        <w:rPr>
          <w:lang w:val="en-GB"/>
        </w:rPr>
        <w:t>Figure 1.12 shows changes in observed global mean surface temperature (GMST) relative to 1850</w:t>
      </w:r>
      <w:r w:rsidRPr="00C421D6">
        <w:rPr>
          <w:shd w:val="clear" w:color="auto" w:fill="FFFFFF"/>
          <w:lang w:val="en-GB"/>
        </w:rPr>
        <w:t>–</w:t>
      </w:r>
      <w:r w:rsidRPr="00C421D6">
        <w:rPr>
          <w:lang w:val="en-GB"/>
        </w:rPr>
        <w:t xml:space="preserve">1900 and illustrates observed global warming levels for a range of reference periods that are either used in AR6 or were used in previous IPCC </w:t>
      </w:r>
      <w:del w:id="3287" w:author="Ian Blenkinsop" w:date="2021-07-06T09:39:00Z">
        <w:r w:rsidRPr="00C421D6" w:rsidDel="00EE5F65">
          <w:rPr>
            <w:lang w:val="en-GB"/>
          </w:rPr>
          <w:delText>Reports</w:delText>
        </w:r>
      </w:del>
      <w:ins w:id="3288" w:author="Ian Blenkinsop" w:date="2021-07-06T09:39:00Z">
        <w:r w:rsidR="00EE5F65">
          <w:rPr>
            <w:lang w:val="en-GB"/>
          </w:rPr>
          <w:t>r</w:t>
        </w:r>
        <w:r w:rsidR="00EE5F65" w:rsidRPr="00C421D6">
          <w:rPr>
            <w:lang w:val="en-GB"/>
          </w:rPr>
          <w:t>eports</w:t>
        </w:r>
      </w:ins>
      <w:r w:rsidRPr="00C421D6">
        <w:rPr>
          <w:lang w:val="en-GB"/>
        </w:rPr>
        <w:t>. This allows changes to be calculated between different periods and compared to previous assessments. For example, AR5 assessed the change in GMST from the 1850</w:t>
      </w:r>
      <w:r w:rsidRPr="00C421D6">
        <w:rPr>
          <w:shd w:val="clear" w:color="auto" w:fill="FFFFFF"/>
          <w:lang w:val="en-GB"/>
        </w:rPr>
        <w:t>–</w:t>
      </w:r>
      <w:r w:rsidRPr="00C421D6">
        <w:rPr>
          <w:lang w:val="en-GB"/>
        </w:rPr>
        <w:t>1900 baseline to 1986</w:t>
      </w:r>
      <w:r w:rsidRPr="00C421D6">
        <w:rPr>
          <w:shd w:val="clear" w:color="auto" w:fill="FFFFFF"/>
          <w:lang w:val="en-GB"/>
        </w:rPr>
        <w:t>–</w:t>
      </w:r>
      <w:r w:rsidRPr="00C421D6">
        <w:rPr>
          <w:lang w:val="en-GB"/>
        </w:rPr>
        <w:t xml:space="preserve">2005 reference period as </w:t>
      </w:r>
      <w:r w:rsidRPr="00B94DE1">
        <w:rPr>
          <w:lang w:val="en-GB"/>
        </w:rPr>
        <w:t>0.61</w:t>
      </w:r>
      <w:ins w:id="3289" w:author="Ian Blenkinsop" w:date="2021-07-06T09:39:00Z">
        <w:r w:rsidR="00EE5F65" w:rsidRPr="00B94DE1">
          <w:rPr>
            <w:lang w:val="en-GB"/>
          </w:rPr>
          <w:t>°C</w:t>
        </w:r>
      </w:ins>
      <w:r w:rsidR="005C6921" w:rsidRPr="002456BC">
        <w:rPr>
          <w:lang w:val="en-US"/>
        </w:rPr>
        <w:t xml:space="preserve"> </w:t>
      </w:r>
      <w:del w:id="3290" w:author="Ian Blenkinsop" w:date="2021-07-06T09:39:00Z">
        <w:r w:rsidR="00BA4B34" w:rsidDel="00EE5F65">
          <w:rPr>
            <w:lang w:val="en-GB"/>
          </w:rPr>
          <w:delText>(</w:delText>
        </w:r>
      </w:del>
      <w:ins w:id="3291" w:author="Ian Blenkinsop" w:date="2021-07-06T09:39:00Z">
        <w:r w:rsidR="00EE5F65">
          <w:rPr>
            <w:lang w:val="en-GB"/>
          </w:rPr>
          <w:t>[</w:t>
        </w:r>
      </w:ins>
      <w:r w:rsidR="005C6921" w:rsidRPr="005C6921">
        <w:rPr>
          <w:lang w:val="en-GB"/>
        </w:rPr>
        <w:t>0.55</w:t>
      </w:r>
      <w:ins w:id="3292" w:author="Ian Blenkinsop" w:date="2021-07-06T09:39:00Z">
        <w:r w:rsidR="00EE5F65" w:rsidRPr="00B94DE1">
          <w:rPr>
            <w:lang w:val="en-GB"/>
          </w:rPr>
          <w:t>°C</w:t>
        </w:r>
        <w:r w:rsidR="00EE5F65" w:rsidRPr="00BA4B34">
          <w:rPr>
            <w:lang w:val="en-GB"/>
          </w:rPr>
          <w:t xml:space="preserve"> </w:t>
        </w:r>
      </w:ins>
      <w:del w:id="3293" w:author="Ian Blenkinsop" w:date="2021-07-14T11:42:00Z">
        <w:r w:rsidR="00BA4B34" w:rsidRPr="00BA4B34" w:rsidDel="00894E7C">
          <w:rPr>
            <w:lang w:val="en-GB"/>
          </w:rPr>
          <w:delText>–</w:delText>
        </w:r>
      </w:del>
      <w:ins w:id="3294" w:author="Ian Blenkinsop" w:date="2021-07-14T11:42:00Z">
        <w:r w:rsidR="00894E7C">
          <w:rPr>
            <w:lang w:val="en-GB"/>
          </w:rPr>
          <w:t xml:space="preserve"> to </w:t>
        </w:r>
      </w:ins>
      <w:r w:rsidR="005C6921" w:rsidRPr="005C6921">
        <w:rPr>
          <w:lang w:val="en-GB"/>
        </w:rPr>
        <w:t>0.67</w:t>
      </w:r>
      <w:ins w:id="3295" w:author="Ian Blenkinsop" w:date="2021-07-06T09:39:00Z">
        <w:r w:rsidR="00EE5F65" w:rsidRPr="00B94DE1">
          <w:rPr>
            <w:lang w:val="en-GB"/>
          </w:rPr>
          <w:t>°C</w:t>
        </w:r>
      </w:ins>
      <w:del w:id="3296" w:author="Ian Blenkinsop" w:date="2021-07-06T09:39:00Z">
        <w:r w:rsidR="00BA4B34" w:rsidDel="00EE5F65">
          <w:rPr>
            <w:lang w:val="en-GB"/>
          </w:rPr>
          <w:delText>)</w:delText>
        </w:r>
        <w:r w:rsidR="005C6921" w:rsidRPr="005C6921" w:rsidDel="00EE5F65">
          <w:rPr>
            <w:lang w:val="en-GB"/>
          </w:rPr>
          <w:delText xml:space="preserve"> </w:delText>
        </w:r>
      </w:del>
      <w:ins w:id="3297" w:author="Ian Blenkinsop" w:date="2021-07-06T09:39:00Z">
        <w:r w:rsidR="00EE5F65">
          <w:rPr>
            <w:lang w:val="en-GB"/>
          </w:rPr>
          <w:t>]</w:t>
        </w:r>
      </w:ins>
      <w:del w:id="3298" w:author="Ian Blenkinsop" w:date="2021-07-06T09:39:00Z">
        <w:r w:rsidRPr="00B94DE1" w:rsidDel="00EE5F65">
          <w:rPr>
            <w:lang w:val="en-GB"/>
          </w:rPr>
          <w:delText>°C</w:delText>
        </w:r>
      </w:del>
      <w:r w:rsidRPr="00C421D6">
        <w:rPr>
          <w:lang w:val="en-GB"/>
        </w:rPr>
        <w:t xml:space="preserve">, whereas it is now assessed to be </w:t>
      </w:r>
      <w:r w:rsidRPr="00B94DE1">
        <w:rPr>
          <w:lang w:val="en-GB"/>
        </w:rPr>
        <w:t>0.69</w:t>
      </w:r>
      <w:ins w:id="3299" w:author="Ian Blenkinsop" w:date="2021-07-06T09:41:00Z">
        <w:r w:rsidR="00EE5F65" w:rsidRPr="00C421D6">
          <w:rPr>
            <w:rFonts w:cs="Times New Roman"/>
            <w:lang w:val="en-GB"/>
          </w:rPr>
          <w:t>°C</w:t>
        </w:r>
      </w:ins>
      <w:r w:rsidR="00BA4B34">
        <w:rPr>
          <w:lang w:val="en-GB"/>
        </w:rPr>
        <w:t xml:space="preserve"> </w:t>
      </w:r>
      <w:del w:id="3300" w:author="Ian Blenkinsop" w:date="2021-07-06T09:41:00Z">
        <w:r w:rsidR="00BA4B34" w:rsidDel="00EE5F65">
          <w:rPr>
            <w:lang w:val="en-GB"/>
          </w:rPr>
          <w:delText>(</w:delText>
        </w:r>
      </w:del>
      <w:ins w:id="3301" w:author="Ian Blenkinsop" w:date="2021-07-06T09:41:00Z">
        <w:r w:rsidR="00EE5F65">
          <w:rPr>
            <w:lang w:val="en-GB"/>
          </w:rPr>
          <w:t>[</w:t>
        </w:r>
      </w:ins>
      <w:r w:rsidR="00BA4B34" w:rsidRPr="00BA4B34">
        <w:rPr>
          <w:lang w:val="en-GB"/>
        </w:rPr>
        <w:t>0.52</w:t>
      </w:r>
      <w:ins w:id="3302" w:author="Ian Blenkinsop" w:date="2021-07-06T09:41:00Z">
        <w:r w:rsidR="00EE5F65" w:rsidRPr="00C421D6">
          <w:rPr>
            <w:rFonts w:cs="Times New Roman"/>
            <w:lang w:val="en-GB"/>
          </w:rPr>
          <w:t>°C</w:t>
        </w:r>
      </w:ins>
      <w:del w:id="3303" w:author="Ian Blenkinsop" w:date="2021-07-14T11:42:00Z">
        <w:r w:rsidR="00BA4B34" w:rsidRPr="00BA4B34" w:rsidDel="00894E7C">
          <w:rPr>
            <w:lang w:val="en-GB"/>
          </w:rPr>
          <w:delText>–</w:delText>
        </w:r>
      </w:del>
      <w:ins w:id="3304" w:author="Ian Blenkinsop" w:date="2021-07-14T11:42:00Z">
        <w:r w:rsidR="00894E7C">
          <w:rPr>
            <w:lang w:val="en-GB"/>
          </w:rPr>
          <w:t xml:space="preserve"> to </w:t>
        </w:r>
      </w:ins>
      <w:r w:rsidR="00BA4B34" w:rsidRPr="00BA4B34">
        <w:rPr>
          <w:lang w:val="en-GB"/>
        </w:rPr>
        <w:t>0.82</w:t>
      </w:r>
      <w:ins w:id="3305" w:author="Ian Blenkinsop" w:date="2021-07-06T09:41:00Z">
        <w:r w:rsidR="00EE5F65" w:rsidRPr="00C421D6">
          <w:rPr>
            <w:rFonts w:cs="Times New Roman"/>
            <w:lang w:val="en-GB"/>
          </w:rPr>
          <w:t>°C</w:t>
        </w:r>
      </w:ins>
      <w:del w:id="3306" w:author="Ian Blenkinsop" w:date="2021-07-06T09:41:00Z">
        <w:r w:rsidR="00BA4B34" w:rsidDel="00EE5F65">
          <w:rPr>
            <w:lang w:val="en-GB"/>
          </w:rPr>
          <w:delText>)</w:delText>
        </w:r>
        <w:r w:rsidR="005C6921" w:rsidDel="00EE5F65">
          <w:rPr>
            <w:lang w:val="en-GB"/>
          </w:rPr>
          <w:delText xml:space="preserve"> </w:delText>
        </w:r>
      </w:del>
      <w:ins w:id="3307" w:author="Ian Blenkinsop" w:date="2021-07-06T09:41:00Z">
        <w:r w:rsidR="00EE5F65">
          <w:rPr>
            <w:lang w:val="en-GB"/>
          </w:rPr>
          <w:t>]</w:t>
        </w:r>
      </w:ins>
      <w:del w:id="3308" w:author="Ian Blenkinsop" w:date="2021-07-06T09:41:00Z">
        <w:r w:rsidRPr="00B94DE1" w:rsidDel="00EE5F65">
          <w:rPr>
            <w:lang w:val="en-GB"/>
          </w:rPr>
          <w:delText>°C</w:delText>
        </w:r>
      </w:del>
      <w:r w:rsidRPr="00C421D6">
        <w:rPr>
          <w:lang w:val="en-GB"/>
        </w:rPr>
        <w:t xml:space="preserve"> using improved GMST datasets (</w:t>
      </w:r>
      <w:del w:id="3309" w:author="Ian Blenkinsop" w:date="2021-07-01T16:32:00Z">
        <w:r w:rsidRPr="00C421D6" w:rsidDel="001F595F">
          <w:rPr>
            <w:lang w:val="en-GB"/>
          </w:rPr>
          <w:delText xml:space="preserve">also see </w:delText>
        </w:r>
      </w:del>
      <w:r w:rsidRPr="00C421D6">
        <w:rPr>
          <w:lang w:val="en-GB"/>
        </w:rPr>
        <w:t>Cross-Chapter Box 2.3</w:t>
      </w:r>
      <w:del w:id="3310" w:author="Ian Blenkinsop" w:date="2021-07-01T16:32:00Z">
        <w:r w:rsidRPr="00C421D6" w:rsidDel="001F595F">
          <w:rPr>
            <w:lang w:val="en-GB"/>
          </w:rPr>
          <w:delText xml:space="preserve"> in Chapter 2</w:delText>
        </w:r>
      </w:del>
      <w:r w:rsidRPr="00C421D6">
        <w:rPr>
          <w:lang w:val="en-GB"/>
        </w:rPr>
        <w:t>).</w:t>
      </w:r>
      <w:r w:rsidRPr="00C421D6">
        <w:rPr>
          <w:color w:val="980000"/>
          <w:lang w:val="en-GB"/>
        </w:rPr>
        <w:t xml:space="preserve"> </w:t>
      </w:r>
    </w:p>
    <w:bookmarkEnd w:id="3286"/>
    <w:p w14:paraId="747288FC" w14:textId="77777777" w:rsidR="00102875" w:rsidRPr="00C421D6" w:rsidRDefault="00102875" w:rsidP="00102875">
      <w:pPr>
        <w:pStyle w:val="AR6BodyText"/>
        <w:rPr>
          <w:lang w:val="en-GB"/>
        </w:rPr>
      </w:pPr>
    </w:p>
    <w:p w14:paraId="68FE3364" w14:textId="6433C93B" w:rsidR="00102875" w:rsidRPr="00C421D6" w:rsidRDefault="00102875" w:rsidP="00102875">
      <w:pPr>
        <w:pStyle w:val="AR6BodyText"/>
        <w:rPr>
          <w:lang w:val="en-GB"/>
        </w:rPr>
      </w:pPr>
      <w:bookmarkStart w:id="3311" w:name="_Hlk66732811"/>
      <w:r w:rsidRPr="00C421D6">
        <w:rPr>
          <w:lang w:val="en-GB"/>
        </w:rPr>
        <w:t xml:space="preserve">The </w:t>
      </w:r>
      <w:r w:rsidR="00B94DE1">
        <w:rPr>
          <w:lang w:val="en-GB"/>
        </w:rPr>
        <w:t>commonly used</w:t>
      </w:r>
      <w:r w:rsidR="00B94DE1" w:rsidRPr="00C421D6">
        <w:rPr>
          <w:lang w:val="en-GB"/>
        </w:rPr>
        <w:t xml:space="preserve"> </w:t>
      </w:r>
      <w:r w:rsidRPr="00C421D6">
        <w:rPr>
          <w:lang w:val="en-GB"/>
        </w:rPr>
        <w:t xml:space="preserve">metric for global surface warming tends to be </w:t>
      </w:r>
      <w:del w:id="3312" w:author="Ian Blenkinsop" w:date="2021-07-12T14:24:00Z">
        <w:r w:rsidRPr="00C421D6" w:rsidDel="00A87220">
          <w:rPr>
            <w:lang w:val="en-GB"/>
          </w:rPr>
          <w:delText>global mean surface temperature (</w:delText>
        </w:r>
      </w:del>
      <w:r w:rsidRPr="00C421D6">
        <w:rPr>
          <w:lang w:val="en-GB"/>
        </w:rPr>
        <w:t>GMST</w:t>
      </w:r>
      <w:del w:id="3313" w:author="Ian Blenkinsop" w:date="2021-07-12T14:24:00Z">
        <w:r w:rsidRPr="00C421D6" w:rsidDel="00A87220">
          <w:rPr>
            <w:lang w:val="en-GB"/>
          </w:rPr>
          <w:delText>)</w:delText>
        </w:r>
      </w:del>
      <w:r w:rsidRPr="00C421D6">
        <w:rPr>
          <w:lang w:val="en-GB"/>
        </w:rPr>
        <w:t xml:space="preserve"> but, as </w:t>
      </w:r>
      <w:r w:rsidR="00B94DE1">
        <w:rPr>
          <w:lang w:val="en-GB"/>
        </w:rPr>
        <w:t xml:space="preserve">shown </w:t>
      </w:r>
      <w:r w:rsidRPr="00C421D6">
        <w:rPr>
          <w:lang w:val="en-GB"/>
        </w:rPr>
        <w:t>in Figure 1.11</w:t>
      </w:r>
      <w:r w:rsidR="00AE77D4" w:rsidRPr="00C421D6">
        <w:rPr>
          <w:lang w:val="en-GB"/>
        </w:rPr>
        <w:t>,</w:t>
      </w:r>
      <w:r w:rsidRPr="00C421D6">
        <w:rPr>
          <w:lang w:val="en-GB"/>
        </w:rPr>
        <w:t xml:space="preserve"> climate model simulations tend to use </w:t>
      </w:r>
      <w:r w:rsidR="00B94DE1">
        <w:rPr>
          <w:lang w:val="en-GB"/>
        </w:rPr>
        <w:t>g</w:t>
      </w:r>
      <w:r w:rsidRPr="00C421D6">
        <w:rPr>
          <w:lang w:val="en-GB"/>
        </w:rPr>
        <w:t xml:space="preserve">lobal </w:t>
      </w:r>
      <w:r w:rsidR="00B94DE1">
        <w:rPr>
          <w:lang w:val="en-GB"/>
        </w:rPr>
        <w:t>s</w:t>
      </w:r>
      <w:r w:rsidRPr="00C421D6">
        <w:rPr>
          <w:lang w:val="en-GB"/>
        </w:rPr>
        <w:t xml:space="preserve">urface </w:t>
      </w:r>
      <w:r w:rsidR="00B94DE1">
        <w:rPr>
          <w:lang w:val="en-GB"/>
        </w:rPr>
        <w:t>a</w:t>
      </w:r>
      <w:r w:rsidRPr="00C421D6">
        <w:rPr>
          <w:lang w:val="en-GB"/>
        </w:rPr>
        <w:t xml:space="preserve">ir </w:t>
      </w:r>
      <w:r w:rsidR="00B94DE1">
        <w:rPr>
          <w:lang w:val="en-GB"/>
        </w:rPr>
        <w:t>t</w:t>
      </w:r>
      <w:r w:rsidRPr="00C421D6">
        <w:rPr>
          <w:lang w:val="en-GB"/>
        </w:rPr>
        <w:t xml:space="preserve">emperature (GSAT). Although GMST and GSAT are closely related, the two measures are physically distinct. GMST is a combination of </w:t>
      </w:r>
      <w:r w:rsidR="00B94DE1">
        <w:rPr>
          <w:lang w:val="en-GB"/>
        </w:rPr>
        <w:t>l</w:t>
      </w:r>
      <w:r w:rsidRPr="00C421D6">
        <w:rPr>
          <w:lang w:val="en-GB"/>
        </w:rPr>
        <w:t xml:space="preserve">and </w:t>
      </w:r>
      <w:r w:rsidR="00B94DE1">
        <w:rPr>
          <w:lang w:val="en-GB"/>
        </w:rPr>
        <w:t>s</w:t>
      </w:r>
      <w:r w:rsidRPr="00C421D6">
        <w:rPr>
          <w:lang w:val="en-GB"/>
        </w:rPr>
        <w:t xml:space="preserve">urface </w:t>
      </w:r>
      <w:r w:rsidR="00B94DE1">
        <w:rPr>
          <w:lang w:val="en-GB"/>
        </w:rPr>
        <w:t>a</w:t>
      </w:r>
      <w:r w:rsidRPr="00C421D6">
        <w:rPr>
          <w:lang w:val="en-GB"/>
        </w:rPr>
        <w:t xml:space="preserve">ir </w:t>
      </w:r>
      <w:commentRangeStart w:id="3314"/>
      <w:r w:rsidR="00B94DE1">
        <w:rPr>
          <w:lang w:val="en-GB"/>
        </w:rPr>
        <w:t>t</w:t>
      </w:r>
      <w:r w:rsidRPr="00C421D6">
        <w:rPr>
          <w:lang w:val="en-GB"/>
        </w:rPr>
        <w:t>emperatures (LSAT) and sea surface temperatures (SSTs</w:t>
      </w:r>
      <w:commentRangeEnd w:id="3314"/>
      <w:r w:rsidR="00AD05A6">
        <w:rPr>
          <w:rStyle w:val="CommentReference"/>
        </w:rPr>
        <w:commentReference w:id="3314"/>
      </w:r>
      <w:r w:rsidRPr="00C421D6">
        <w:rPr>
          <w:lang w:val="en-GB"/>
        </w:rPr>
        <w:t xml:space="preserve">), whereas GSAT is surface air temperatures over land, ocean and ice. A key development in AR6 is the assessment that long-term changes in GMST and GSAT </w:t>
      </w:r>
      <w:r w:rsidRPr="00B94DE1">
        <w:rPr>
          <w:lang w:val="en-GB"/>
        </w:rPr>
        <w:t>differ by at most 10% in either direction</w:t>
      </w:r>
      <w:r w:rsidR="00B94DE1">
        <w:rPr>
          <w:lang w:val="en-GB"/>
        </w:rPr>
        <w:t>,</w:t>
      </w:r>
      <w:r w:rsidRPr="00B94DE1">
        <w:rPr>
          <w:lang w:val="en-GB"/>
        </w:rPr>
        <w:t xml:space="preserve"> with </w:t>
      </w:r>
      <w:r w:rsidRPr="00B94DE1">
        <w:rPr>
          <w:i/>
          <w:iCs/>
          <w:lang w:val="en-GB"/>
        </w:rPr>
        <w:t>low confidence</w:t>
      </w:r>
      <w:r w:rsidRPr="00C421D6">
        <w:rPr>
          <w:lang w:val="en-GB"/>
        </w:rPr>
        <w:t xml:space="preserve"> in </w:t>
      </w:r>
      <w:commentRangeStart w:id="3315"/>
      <w:r w:rsidRPr="00C421D6">
        <w:rPr>
          <w:lang w:val="en-GB"/>
        </w:rPr>
        <w:t xml:space="preserve">the sign of any differences </w:t>
      </w:r>
      <w:commentRangeEnd w:id="3315"/>
      <w:r w:rsidR="000720F0">
        <w:rPr>
          <w:rStyle w:val="CommentReference"/>
        </w:rPr>
        <w:commentReference w:id="3315"/>
      </w:r>
      <w:r w:rsidRPr="00C421D6">
        <w:rPr>
          <w:lang w:val="en-GB"/>
        </w:rPr>
        <w:t>(see Cross Chapter Box 2.3 for details). </w:t>
      </w:r>
    </w:p>
    <w:p w14:paraId="7B06694D" w14:textId="77777777" w:rsidR="00102875" w:rsidRPr="00C421D6" w:rsidRDefault="00102875" w:rsidP="00102875">
      <w:pPr>
        <w:pStyle w:val="AR6BodyText"/>
        <w:rPr>
          <w:color w:val="000000"/>
          <w:lang w:val="en-GB"/>
        </w:rPr>
      </w:pPr>
    </w:p>
    <w:p w14:paraId="4002B758" w14:textId="091121F3" w:rsidR="00102875" w:rsidRPr="00C421D6" w:rsidRDefault="00102875" w:rsidP="00102875">
      <w:pPr>
        <w:pStyle w:val="AR6BodyText"/>
        <w:rPr>
          <w:lang w:val="en-GB"/>
        </w:rPr>
      </w:pPr>
      <w:bookmarkStart w:id="3316" w:name="_Hlk66732884"/>
      <w:bookmarkEnd w:id="3311"/>
      <w:r w:rsidRPr="00C421D6">
        <w:rPr>
          <w:rFonts w:cs="Times New Roman"/>
          <w:lang w:val="en-GB"/>
        </w:rPr>
        <w:t>Three future reference periods are used in AR6 WGI for presenting projections:</w:t>
      </w:r>
      <w:bookmarkStart w:id="3317" w:name="_Hlk66732901"/>
      <w:r w:rsidRPr="00C421D6">
        <w:rPr>
          <w:rFonts w:cs="Times New Roman"/>
          <w:lang w:val="en-GB"/>
        </w:rPr>
        <w:t xml:space="preserve"> </w:t>
      </w:r>
      <w:r w:rsidRPr="00C421D6">
        <w:rPr>
          <w:rFonts w:cs="Times New Roman"/>
          <w:i/>
          <w:lang w:val="en-GB"/>
        </w:rPr>
        <w:t>near</w:t>
      </w:r>
      <w:del w:id="3318" w:author="Ian Blenkinsop" w:date="2021-07-06T09:46:00Z">
        <w:r w:rsidRPr="00C421D6" w:rsidDel="000720F0">
          <w:rPr>
            <w:rFonts w:cs="Times New Roman"/>
            <w:i/>
            <w:lang w:val="en-GB"/>
          </w:rPr>
          <w:delText>-</w:delText>
        </w:r>
      </w:del>
      <w:ins w:id="3319" w:author="Ian Blenkinsop" w:date="2021-07-06T09:46:00Z">
        <w:r w:rsidR="000720F0">
          <w:rPr>
            <w:rFonts w:cs="Times New Roman"/>
            <w:i/>
            <w:lang w:val="en-GB"/>
          </w:rPr>
          <w:t xml:space="preserve"> </w:t>
        </w:r>
      </w:ins>
      <w:r w:rsidRPr="00C421D6">
        <w:rPr>
          <w:rFonts w:cs="Times New Roman"/>
          <w:i/>
          <w:lang w:val="en-GB"/>
        </w:rPr>
        <w:t>term</w:t>
      </w:r>
      <w:r w:rsidRPr="00C421D6">
        <w:rPr>
          <w:rFonts w:cs="Times New Roman"/>
          <w:lang w:val="en-GB"/>
        </w:rPr>
        <w:t xml:space="preserve"> (2021</w:t>
      </w:r>
      <w:r w:rsidRPr="00C421D6">
        <w:rPr>
          <w:rFonts w:cs="Times New Roman"/>
          <w:shd w:val="clear" w:color="auto" w:fill="FFFFFF"/>
          <w:lang w:val="en-GB"/>
        </w:rPr>
        <w:t>–</w:t>
      </w:r>
      <w:r w:rsidRPr="00C421D6">
        <w:rPr>
          <w:rFonts w:cs="Times New Roman"/>
          <w:lang w:val="en-GB"/>
        </w:rPr>
        <w:t xml:space="preserve">2040), </w:t>
      </w:r>
      <w:r w:rsidRPr="00C421D6">
        <w:rPr>
          <w:rFonts w:cs="Times New Roman"/>
          <w:i/>
          <w:lang w:val="en-GB"/>
        </w:rPr>
        <w:t>mid-term</w:t>
      </w:r>
      <w:r w:rsidRPr="00C421D6">
        <w:rPr>
          <w:rFonts w:cs="Times New Roman"/>
          <w:lang w:val="en-GB"/>
        </w:rPr>
        <w:t xml:space="preserve"> (2041</w:t>
      </w:r>
      <w:r w:rsidRPr="00C421D6">
        <w:rPr>
          <w:rFonts w:cs="Times New Roman"/>
          <w:shd w:val="clear" w:color="auto" w:fill="FFFFFF"/>
          <w:lang w:val="en-GB"/>
        </w:rPr>
        <w:t>–</w:t>
      </w:r>
      <w:r w:rsidRPr="00C421D6">
        <w:rPr>
          <w:rFonts w:cs="Times New Roman"/>
          <w:lang w:val="en-GB"/>
        </w:rPr>
        <w:t xml:space="preserve">2060) and </w:t>
      </w:r>
      <w:r w:rsidRPr="00C421D6">
        <w:rPr>
          <w:rFonts w:cs="Times New Roman"/>
          <w:i/>
          <w:lang w:val="en-GB"/>
        </w:rPr>
        <w:t>long-term</w:t>
      </w:r>
      <w:r w:rsidRPr="00C421D6">
        <w:rPr>
          <w:rFonts w:cs="Times New Roman"/>
          <w:lang w:val="en-GB"/>
        </w:rPr>
        <w:t xml:space="preserve"> (2081</w:t>
      </w:r>
      <w:r w:rsidRPr="00C421D6">
        <w:rPr>
          <w:rFonts w:cs="Times New Roman"/>
          <w:shd w:val="clear" w:color="auto" w:fill="FFFFFF"/>
          <w:lang w:val="en-GB"/>
        </w:rPr>
        <w:t>–</w:t>
      </w:r>
      <w:r w:rsidRPr="00C421D6">
        <w:rPr>
          <w:rFonts w:cs="Times New Roman"/>
          <w:lang w:val="en-GB"/>
        </w:rPr>
        <w:t>2100</w:t>
      </w:r>
      <w:del w:id="3320" w:author="Ian Blenkinsop" w:date="2021-07-12T14:24:00Z">
        <w:r w:rsidRPr="00C421D6" w:rsidDel="00A87220">
          <w:rPr>
            <w:rFonts w:cs="Times New Roman"/>
            <w:lang w:val="en-GB"/>
          </w:rPr>
          <w:delText xml:space="preserve">) </w:delText>
        </w:r>
      </w:del>
      <w:bookmarkEnd w:id="3317"/>
      <w:ins w:id="3321" w:author="Ian Blenkinsop" w:date="2021-07-12T14:24:00Z">
        <w:r w:rsidR="00A87220">
          <w:rPr>
            <w:rFonts w:cs="Times New Roman"/>
            <w:lang w:val="en-GB"/>
          </w:rPr>
          <w:t>;</w:t>
        </w:r>
        <w:r w:rsidR="00A87220" w:rsidRPr="00C421D6">
          <w:rPr>
            <w:rFonts w:cs="Times New Roman"/>
            <w:lang w:val="en-GB"/>
          </w:rPr>
          <w:t xml:space="preserve"> </w:t>
        </w:r>
      </w:ins>
      <w:del w:id="3322" w:author="Ian Blenkinsop" w:date="2021-07-12T14:24:00Z">
        <w:r w:rsidRPr="00C421D6" w:rsidDel="00A87220">
          <w:rPr>
            <w:rFonts w:cs="Times New Roman"/>
            <w:lang w:val="en-GB"/>
          </w:rPr>
          <w:delText>(</w:delText>
        </w:r>
      </w:del>
      <w:del w:id="3323" w:author="Ian Blenkinsop" w:date="2021-07-06T09:46:00Z">
        <w:r w:rsidRPr="00C421D6" w:rsidDel="000720F0">
          <w:rPr>
            <w:rFonts w:cs="Times New Roman"/>
            <w:lang w:val="en-GB"/>
          </w:rPr>
          <w:delText xml:space="preserve">see </w:delText>
        </w:r>
      </w:del>
      <w:r w:rsidRPr="00C421D6">
        <w:rPr>
          <w:rFonts w:cs="Times New Roman"/>
          <w:lang w:val="en-GB"/>
        </w:rPr>
        <w:t xml:space="preserve">Figure 1.11). In AR6, 20-year reference periods are </w:t>
      </w:r>
      <w:r w:rsidRPr="00C421D6">
        <w:rPr>
          <w:rFonts w:cs="Times New Roman"/>
          <w:lang w:val="en-GB"/>
        </w:rPr>
        <w:lastRenderedPageBreak/>
        <w:t>considered long enough to show future changes in many variables when averaging over ensemble members of multiple models, and short enough to enable the time dependence of changes to be shown throughout the 21st century</w:t>
      </w:r>
      <w:commentRangeStart w:id="3324"/>
      <w:r w:rsidRPr="00C421D6">
        <w:rPr>
          <w:rFonts w:cs="Times New Roman"/>
          <w:lang w:val="en-GB"/>
        </w:rPr>
        <w:t>.</w:t>
      </w:r>
      <w:commentRangeEnd w:id="3324"/>
      <w:r w:rsidR="004C39EF">
        <w:rPr>
          <w:rStyle w:val="CommentReference"/>
        </w:rPr>
        <w:commentReference w:id="3324"/>
      </w:r>
      <w:r w:rsidRPr="00C421D6">
        <w:rPr>
          <w:rFonts w:cs="Times New Roman"/>
          <w:lang w:val="en-GB"/>
        </w:rPr>
        <w:t xml:space="preserve"> Projections with alternative recent baselines (such as 1986</w:t>
      </w:r>
      <w:r w:rsidRPr="00C421D6">
        <w:rPr>
          <w:rFonts w:cs="Times New Roman"/>
          <w:shd w:val="clear" w:color="auto" w:fill="FFFFFF"/>
          <w:lang w:val="en-GB"/>
        </w:rPr>
        <w:t>–</w:t>
      </w:r>
      <w:r w:rsidRPr="00C421D6">
        <w:rPr>
          <w:rFonts w:cs="Times New Roman"/>
          <w:lang w:val="en-GB"/>
        </w:rPr>
        <w:t xml:space="preserve">2005 or the current WMO </w:t>
      </w:r>
      <w:del w:id="3325" w:author="Ian Blenkinsop" w:date="2021-07-06T09:47:00Z">
        <w:r w:rsidRPr="00C421D6" w:rsidDel="000720F0">
          <w:rPr>
            <w:rFonts w:cs="Times New Roman"/>
            <w:lang w:val="en-GB"/>
          </w:rPr>
          <w:delText xml:space="preserve">climate </w:delText>
        </w:r>
      </w:del>
      <w:ins w:id="3326" w:author="Ian Blenkinsop" w:date="2021-07-06T09:47:00Z">
        <w:r w:rsidR="000720F0" w:rsidRPr="00C421D6">
          <w:rPr>
            <w:rFonts w:cs="Times New Roman"/>
            <w:lang w:val="en-GB"/>
          </w:rPr>
          <w:t>climate</w:t>
        </w:r>
        <w:r w:rsidR="000720F0">
          <w:rPr>
            <w:rFonts w:cs="Times New Roman"/>
            <w:lang w:val="en-GB"/>
          </w:rPr>
          <w:t>-</w:t>
        </w:r>
      </w:ins>
      <w:r w:rsidRPr="00C421D6">
        <w:rPr>
          <w:rFonts w:cs="Times New Roman"/>
          <w:lang w:val="en-GB"/>
        </w:rPr>
        <w:t>normal period of 1981</w:t>
      </w:r>
      <w:r w:rsidRPr="00C421D6">
        <w:rPr>
          <w:rFonts w:cs="Times New Roman"/>
          <w:shd w:val="clear" w:color="auto" w:fill="FFFFFF"/>
          <w:lang w:val="en-GB"/>
        </w:rPr>
        <w:t>–</w:t>
      </w:r>
      <w:r w:rsidRPr="00C421D6">
        <w:rPr>
          <w:rFonts w:cs="Times New Roman"/>
          <w:lang w:val="en-GB"/>
        </w:rPr>
        <w:t>2010) and a wider range of future reference periods are presented in the Interactive Atlas. Note that ‘long</w:t>
      </w:r>
      <w:del w:id="3327" w:author="Ian Blenkinsop" w:date="2021-07-06T09:48:00Z">
        <w:r w:rsidRPr="00C421D6" w:rsidDel="000720F0">
          <w:rPr>
            <w:rFonts w:cs="Times New Roman"/>
            <w:lang w:val="en-GB"/>
          </w:rPr>
          <w:delText>-</w:delText>
        </w:r>
      </w:del>
      <w:ins w:id="3328" w:author="Ian Blenkinsop" w:date="2021-07-06T09:48:00Z">
        <w:r w:rsidR="000720F0">
          <w:rPr>
            <w:rFonts w:cs="Times New Roman"/>
            <w:lang w:val="en-GB"/>
          </w:rPr>
          <w:t xml:space="preserve"> </w:t>
        </w:r>
      </w:ins>
      <w:r w:rsidRPr="00C421D6">
        <w:rPr>
          <w:rFonts w:cs="Times New Roman"/>
          <w:lang w:val="en-GB"/>
        </w:rPr>
        <w:t xml:space="preserve">term’ is also sometimes used </w:t>
      </w:r>
      <w:ins w:id="3329" w:author="Ian Blenkinsop" w:date="2021-07-06T09:49:00Z">
        <w:r w:rsidR="000720F0">
          <w:rPr>
            <w:rFonts w:cs="Times New Roman"/>
            <w:lang w:val="en-GB"/>
          </w:rPr>
          <w:t xml:space="preserve">in a more general sense </w:t>
        </w:r>
      </w:ins>
      <w:r w:rsidRPr="00C421D6">
        <w:rPr>
          <w:rFonts w:cs="Times New Roman"/>
          <w:lang w:val="en-GB"/>
        </w:rPr>
        <w:t xml:space="preserve">to refer to durations of centuries to millennia when examining past climate, as well as future climate change beyond </w:t>
      </w:r>
      <w:r w:rsidR="00997371">
        <w:rPr>
          <w:rFonts w:cs="Times New Roman"/>
          <w:lang w:val="en-GB"/>
        </w:rPr>
        <w:t xml:space="preserve">the </w:t>
      </w:r>
      <w:r w:rsidRPr="00C421D6">
        <w:rPr>
          <w:rFonts w:cs="Times New Roman"/>
          <w:lang w:val="en-GB"/>
        </w:rPr>
        <w:t xml:space="preserve">year 2100. Cross-Chapter Box 2.1 </w:t>
      </w:r>
      <w:del w:id="3330" w:author="Ian Blenkinsop" w:date="2021-07-06T09:48:00Z">
        <w:r w:rsidRPr="00C421D6" w:rsidDel="000720F0">
          <w:rPr>
            <w:rFonts w:cs="Times New Roman"/>
            <w:lang w:val="en-GB"/>
          </w:rPr>
          <w:delText xml:space="preserve">in Chapter 2 </w:delText>
        </w:r>
      </w:del>
      <w:r w:rsidRPr="00C421D6">
        <w:rPr>
          <w:rFonts w:cs="Times New Roman"/>
          <w:lang w:val="en-GB"/>
        </w:rPr>
        <w:t xml:space="preserve">discusses the </w:t>
      </w:r>
      <w:del w:id="3331" w:author="Ian Blenkinsop" w:date="2021-07-01T12:54:00Z">
        <w:r w:rsidRPr="00C421D6" w:rsidDel="00EF783C">
          <w:rPr>
            <w:rFonts w:cs="Times New Roman"/>
            <w:lang w:val="en-GB"/>
          </w:rPr>
          <w:delText xml:space="preserve">paleo </w:delText>
        </w:r>
      </w:del>
      <w:ins w:id="3332" w:author="Ian Blenkinsop" w:date="2021-07-01T12:54:00Z">
        <w:r w:rsidR="00EF783C" w:rsidRPr="00C421D6">
          <w:rPr>
            <w:rFonts w:cs="Times New Roman"/>
            <w:lang w:val="en-GB"/>
          </w:rPr>
          <w:t>paleo</w:t>
        </w:r>
        <w:r w:rsidR="00EF783C">
          <w:rPr>
            <w:rFonts w:cs="Times New Roman"/>
            <w:lang w:val="en-GB"/>
          </w:rPr>
          <w:t>-</w:t>
        </w:r>
      </w:ins>
      <w:r w:rsidRPr="00C421D6">
        <w:rPr>
          <w:rFonts w:cs="Times New Roman"/>
          <w:lang w:val="en-GB"/>
        </w:rPr>
        <w:t>reference periods used in AR6.</w:t>
      </w:r>
    </w:p>
    <w:bookmarkEnd w:id="3316"/>
    <w:p w14:paraId="434074EC" w14:textId="77777777" w:rsidR="00102875" w:rsidRPr="003D7ED2" w:rsidRDefault="00102875" w:rsidP="00102875">
      <w:pPr>
        <w:pStyle w:val="AR6BodyTextBold"/>
        <w:rPr>
          <w:rFonts w:cs="Times New Roman"/>
          <w:lang w:val="en-GB"/>
        </w:rPr>
      </w:pPr>
    </w:p>
    <w:p w14:paraId="2678C213" w14:textId="77777777" w:rsidR="009C094D" w:rsidRDefault="009C094D" w:rsidP="00102875">
      <w:pPr>
        <w:pStyle w:val="AR6BodyTextBold"/>
        <w:rPr>
          <w:rFonts w:cs="Times New Roman"/>
          <w:lang w:val="en-GB"/>
        </w:rPr>
      </w:pPr>
    </w:p>
    <w:p w14:paraId="1AD2664A" w14:textId="4E9B1C6C" w:rsidR="00102875" w:rsidRPr="003D7ED2" w:rsidRDefault="00102875" w:rsidP="00102875">
      <w:pPr>
        <w:pStyle w:val="AR6BodyTextBold"/>
        <w:rPr>
          <w:rFonts w:cs="Times New Roman"/>
          <w:lang w:val="en-GB"/>
        </w:rPr>
      </w:pPr>
      <w:r w:rsidRPr="003D7ED2">
        <w:rPr>
          <w:rFonts w:cs="Times New Roman"/>
          <w:lang w:val="en-GB"/>
        </w:rPr>
        <w:t>[START FIGURE 1.1</w:t>
      </w:r>
      <w:r>
        <w:rPr>
          <w:rFonts w:cs="Times New Roman"/>
          <w:lang w:val="en-GB"/>
        </w:rPr>
        <w:t>2</w:t>
      </w:r>
      <w:r w:rsidRPr="003D7ED2">
        <w:rPr>
          <w:rFonts w:cs="Times New Roman"/>
          <w:lang w:val="en-GB"/>
        </w:rPr>
        <w:t xml:space="preserve"> HERE]</w:t>
      </w:r>
    </w:p>
    <w:p w14:paraId="14AAF595" w14:textId="77777777" w:rsidR="00102875" w:rsidRPr="003D7ED2" w:rsidRDefault="00102875" w:rsidP="00102875">
      <w:pPr>
        <w:rPr>
          <w:b/>
        </w:rPr>
      </w:pPr>
    </w:p>
    <w:p w14:paraId="7D9C20A7" w14:textId="4FFF6FF0" w:rsidR="00102875" w:rsidRPr="00C421D6" w:rsidRDefault="00102875" w:rsidP="00102875">
      <w:pPr>
        <w:pStyle w:val="AR6Chap1Figure"/>
        <w:rPr>
          <w:rFonts w:cs="Times New Roman"/>
          <w:lang w:val="en-GB"/>
        </w:rPr>
      </w:pPr>
      <w:r w:rsidRPr="00E35E42">
        <w:rPr>
          <w:rFonts w:cs="Times New Roman"/>
          <w:bCs/>
          <w:lang w:val="en-GB"/>
        </w:rPr>
        <w:t>Global warming over the instrumental period.</w:t>
      </w:r>
      <w:r w:rsidRPr="00C421D6">
        <w:rPr>
          <w:rFonts w:cs="Times New Roman"/>
          <w:lang w:val="en-GB"/>
        </w:rPr>
        <w:t xml:space="preserve"> Observed global mean surface temperature (GMST) from four datasets, relative to the average temperature of 1850</w:t>
      </w:r>
      <w:r w:rsidRPr="00C421D6">
        <w:rPr>
          <w:rFonts w:cs="Times New Roman"/>
          <w:sz w:val="24"/>
          <w:szCs w:val="24"/>
          <w:shd w:val="clear" w:color="auto" w:fill="FFFFFF"/>
          <w:lang w:val="en-GB"/>
        </w:rPr>
        <w:t>–</w:t>
      </w:r>
      <w:r w:rsidRPr="00C421D6">
        <w:rPr>
          <w:rFonts w:cs="Times New Roman"/>
          <w:lang w:val="en-GB"/>
        </w:rPr>
        <w:t xml:space="preserve">1900 in each dataset (see Cross-Chapter Box 2.3 and Section 2.3.1.1 for more details). The shaded grey band indicates the assessed </w:t>
      </w:r>
      <w:r w:rsidRPr="00C421D6">
        <w:rPr>
          <w:rFonts w:cs="Times New Roman"/>
          <w:i/>
          <w:lang w:val="en-GB"/>
        </w:rPr>
        <w:t>likely</w:t>
      </w:r>
      <w:r w:rsidRPr="00C421D6">
        <w:rPr>
          <w:rFonts w:cs="Times New Roman"/>
          <w:lang w:val="en-GB"/>
        </w:rPr>
        <w:t xml:space="preserve"> range for the period around 1750 (see Cross-Chapter Box 1.2). Different reference periods are indicated by the coloured horizontal lines, and an estimate of total GMST change up to that period is given, enabling a translation of the level of warming between different reference periods. The reference periods are all chosen because they have been used in the AR6 or previous IPCC assessment reports. The value for the 1981</w:t>
      </w:r>
      <w:r w:rsidRPr="00C421D6">
        <w:rPr>
          <w:rFonts w:cs="Times New Roman"/>
          <w:sz w:val="24"/>
          <w:szCs w:val="24"/>
          <w:shd w:val="clear" w:color="auto" w:fill="FFFFFF"/>
          <w:lang w:val="en-GB"/>
        </w:rPr>
        <w:t>–</w:t>
      </w:r>
      <w:r w:rsidRPr="00C421D6">
        <w:rPr>
          <w:rFonts w:cs="Times New Roman"/>
          <w:lang w:val="en-GB"/>
        </w:rPr>
        <w:t xml:space="preserve">2010 reference period, used as a ‘climate normal’ period by the </w:t>
      </w:r>
      <w:r w:rsidR="00964056" w:rsidRPr="00C41086">
        <w:rPr>
          <w:rFonts w:cs="Times New Roman"/>
          <w:lang w:val="en-GB"/>
        </w:rPr>
        <w:t>World Meteorological Organization</w:t>
      </w:r>
      <w:r w:rsidRPr="00C421D6">
        <w:rPr>
          <w:rFonts w:cs="Times New Roman"/>
          <w:lang w:val="en-GB"/>
        </w:rPr>
        <w:t>, is the same as the 1986</w:t>
      </w:r>
      <w:r w:rsidRPr="00C421D6">
        <w:rPr>
          <w:rFonts w:cs="Times New Roman"/>
          <w:sz w:val="24"/>
          <w:szCs w:val="24"/>
          <w:shd w:val="clear" w:color="auto" w:fill="FFFFFF"/>
          <w:lang w:val="en-GB"/>
        </w:rPr>
        <w:t>–</w:t>
      </w:r>
      <w:r w:rsidRPr="00C421D6">
        <w:rPr>
          <w:rFonts w:cs="Times New Roman"/>
          <w:lang w:val="en-GB"/>
        </w:rPr>
        <w:t xml:space="preserve">2005 reference period shown. </w:t>
      </w:r>
      <w:r w:rsidR="000E0308" w:rsidRPr="00E35E42">
        <w:rPr>
          <w:rFonts w:cs="Times New Roman"/>
          <w:szCs w:val="20"/>
          <w:lang w:val="en-US"/>
        </w:rPr>
        <w:t>Further details on data sources and processing are available in the chapter data table (Table 1.SM.1).</w:t>
      </w:r>
    </w:p>
    <w:p w14:paraId="699DAA77" w14:textId="77777777" w:rsidR="00102875" w:rsidRPr="003D7ED2" w:rsidRDefault="00102875" w:rsidP="00102875">
      <w:pPr>
        <w:pStyle w:val="AR6BodyTextBold"/>
        <w:rPr>
          <w:rFonts w:cs="Times New Roman"/>
          <w:lang w:val="en-GB"/>
        </w:rPr>
      </w:pPr>
    </w:p>
    <w:p w14:paraId="60A1848D" w14:textId="77777777" w:rsidR="00102875" w:rsidRPr="003D7ED2" w:rsidRDefault="00102875" w:rsidP="00102875">
      <w:pPr>
        <w:pStyle w:val="AR6BodyTextBold"/>
        <w:rPr>
          <w:rFonts w:cs="Times New Roman"/>
          <w:lang w:val="en-GB"/>
        </w:rPr>
      </w:pPr>
      <w:r w:rsidRPr="003D7ED2">
        <w:rPr>
          <w:rFonts w:cs="Times New Roman"/>
          <w:lang w:val="en-GB"/>
        </w:rPr>
        <w:t>[END FIGURE 1.1</w:t>
      </w:r>
      <w:r>
        <w:rPr>
          <w:rFonts w:cs="Times New Roman"/>
          <w:lang w:val="en-GB"/>
        </w:rPr>
        <w:t>2</w:t>
      </w:r>
      <w:r w:rsidRPr="003D7ED2">
        <w:rPr>
          <w:rFonts w:cs="Times New Roman"/>
          <w:lang w:val="en-GB"/>
        </w:rPr>
        <w:t xml:space="preserve"> HERE]</w:t>
      </w:r>
    </w:p>
    <w:p w14:paraId="2F66EF96" w14:textId="77777777" w:rsidR="00102875" w:rsidRPr="003D7ED2" w:rsidRDefault="00102875" w:rsidP="00102875">
      <w:pPr>
        <w:pStyle w:val="AR6BodyTextBold"/>
        <w:rPr>
          <w:rFonts w:cs="Times New Roman"/>
          <w:lang w:val="en-GB"/>
        </w:rPr>
      </w:pPr>
    </w:p>
    <w:p w14:paraId="1B022995" w14:textId="77777777" w:rsidR="00102875" w:rsidRPr="003D7ED2" w:rsidRDefault="00102875" w:rsidP="00102875">
      <w:pPr>
        <w:pStyle w:val="AR6BodyTextBold"/>
        <w:rPr>
          <w:rFonts w:cs="Times New Roman"/>
          <w:lang w:val="en-GB"/>
        </w:rPr>
      </w:pPr>
    </w:p>
    <w:p w14:paraId="0F3A9856" w14:textId="61F13C63" w:rsidR="00102875" w:rsidRDefault="00102875" w:rsidP="00AE77D4">
      <w:pPr>
        <w:pStyle w:val="AR6BodyTextBold"/>
        <w:rPr>
          <w:rFonts w:cs="Times New Roman"/>
          <w:lang w:val="en-GB"/>
        </w:rPr>
      </w:pPr>
      <w:r w:rsidRPr="003D7ED2">
        <w:rPr>
          <w:rFonts w:cs="Times New Roman"/>
          <w:lang w:val="en-GB"/>
        </w:rPr>
        <w:t>[START CROSS-CHAPTER BOX 1.2 HERE]</w:t>
      </w:r>
    </w:p>
    <w:p w14:paraId="7EA67A01" w14:textId="77777777" w:rsidR="00AE77D4" w:rsidRPr="00C421D6" w:rsidRDefault="00AE77D4" w:rsidP="00AE77D4">
      <w:pPr>
        <w:pStyle w:val="AR6BodyText"/>
        <w:rPr>
          <w:lang w:val="en-GB"/>
        </w:rPr>
      </w:pPr>
    </w:p>
    <w:p w14:paraId="55F2CE58" w14:textId="3D60F969" w:rsidR="00102875" w:rsidRPr="003D7ED2" w:rsidRDefault="00102875" w:rsidP="00102875">
      <w:pPr>
        <w:pStyle w:val="AR6Chap1CrossChapterBox"/>
        <w:shd w:val="clear" w:color="auto" w:fill="DEEAF6" w:themeFill="accent1" w:themeFillTint="33"/>
        <w:rPr>
          <w:rFonts w:cs="Times New Roman"/>
          <w:lang w:val="en-GB"/>
        </w:rPr>
      </w:pPr>
      <w:bookmarkStart w:id="3333" w:name="_Toc69949982"/>
      <w:r w:rsidRPr="003D7ED2">
        <w:rPr>
          <w:rFonts w:cs="Times New Roman"/>
          <w:lang w:val="en-GB"/>
        </w:rPr>
        <w:t xml:space="preserve">Changes in </w:t>
      </w:r>
      <w:del w:id="3334" w:author="Ian Blenkinsop" w:date="2021-07-06T10:08:00Z">
        <w:r w:rsidRPr="003D7ED2" w:rsidDel="00281C64">
          <w:rPr>
            <w:rFonts w:cs="Times New Roman"/>
            <w:lang w:val="en-GB"/>
          </w:rPr>
          <w:delText xml:space="preserve">global </w:delText>
        </w:r>
      </w:del>
      <w:ins w:id="3335" w:author="Ian Blenkinsop" w:date="2021-07-06T10:08:00Z">
        <w:r w:rsidR="00281C64">
          <w:rPr>
            <w:rFonts w:cs="Times New Roman"/>
            <w:lang w:val="en-GB"/>
          </w:rPr>
          <w:t>G</w:t>
        </w:r>
        <w:r w:rsidR="00281C64" w:rsidRPr="003D7ED2">
          <w:rPr>
            <w:rFonts w:cs="Times New Roman"/>
            <w:lang w:val="en-GB"/>
          </w:rPr>
          <w:t xml:space="preserve">lobal </w:t>
        </w:r>
      </w:ins>
      <w:del w:id="3336" w:author="Ian Blenkinsop" w:date="2021-07-06T10:08:00Z">
        <w:r w:rsidRPr="003D7ED2" w:rsidDel="00281C64">
          <w:rPr>
            <w:rFonts w:cs="Times New Roman"/>
            <w:lang w:val="en-GB"/>
          </w:rPr>
          <w:delText xml:space="preserve">temperature </w:delText>
        </w:r>
      </w:del>
      <w:ins w:id="3337" w:author="Ian Blenkinsop" w:date="2021-07-06T10:08:00Z">
        <w:r w:rsidR="00281C64">
          <w:rPr>
            <w:rFonts w:cs="Times New Roman"/>
            <w:lang w:val="en-GB"/>
          </w:rPr>
          <w:t>T</w:t>
        </w:r>
        <w:r w:rsidR="00281C64" w:rsidRPr="003D7ED2">
          <w:rPr>
            <w:rFonts w:cs="Times New Roman"/>
            <w:lang w:val="en-GB"/>
          </w:rPr>
          <w:t xml:space="preserve">emperature </w:t>
        </w:r>
      </w:ins>
      <w:del w:id="3338" w:author="Ian Blenkinsop" w:date="2021-07-06T10:08:00Z">
        <w:r w:rsidDel="00281C64">
          <w:rPr>
            <w:rFonts w:cs="Times New Roman"/>
            <w:lang w:val="en-GB"/>
          </w:rPr>
          <w:delText xml:space="preserve">between </w:delText>
        </w:r>
      </w:del>
      <w:ins w:id="3339" w:author="Ian Blenkinsop" w:date="2021-07-06T10:08:00Z">
        <w:r w:rsidR="00281C64">
          <w:rPr>
            <w:rFonts w:cs="Times New Roman"/>
            <w:lang w:val="en-GB"/>
          </w:rPr>
          <w:t xml:space="preserve">Between </w:t>
        </w:r>
      </w:ins>
      <w:r>
        <w:rPr>
          <w:rFonts w:cs="Times New Roman"/>
          <w:lang w:val="en-GB"/>
        </w:rPr>
        <w:t>1750 and 1850</w:t>
      </w:r>
      <w:bookmarkEnd w:id="3333"/>
    </w:p>
    <w:p w14:paraId="3E0AEA64" w14:textId="77777777" w:rsidR="00AE77D4" w:rsidRPr="00C421D6" w:rsidRDefault="00AE77D4" w:rsidP="00AE77D4">
      <w:pPr>
        <w:pStyle w:val="AR6BodyText"/>
        <w:shd w:val="clear" w:color="auto" w:fill="DEEAF6" w:themeFill="accent1" w:themeFillTint="33"/>
        <w:rPr>
          <w:lang w:val="en-GB"/>
        </w:rPr>
      </w:pPr>
    </w:p>
    <w:p w14:paraId="0E1CEE8C" w14:textId="045D76A4" w:rsidR="00215E7D" w:rsidRPr="00215E7D" w:rsidRDefault="00102875" w:rsidP="00215E7D">
      <w:pPr>
        <w:pStyle w:val="AR6BodyText"/>
        <w:shd w:val="clear" w:color="auto" w:fill="DEEAF6" w:themeFill="accent1" w:themeFillTint="33"/>
        <w:rPr>
          <w:lang w:val="en-GB"/>
        </w:rPr>
      </w:pPr>
      <w:r w:rsidRPr="00C421D6">
        <w:rPr>
          <w:b/>
          <w:bCs/>
          <w:lang w:val="en-GB"/>
        </w:rPr>
        <w:t>Contributing Authors:</w:t>
      </w:r>
      <w:r w:rsidRPr="00C421D6">
        <w:rPr>
          <w:lang w:val="en-GB"/>
        </w:rPr>
        <w:t xml:space="preserve"> </w:t>
      </w:r>
      <w:r w:rsidR="00215E7D" w:rsidRPr="00215E7D">
        <w:rPr>
          <w:lang w:val="en-GB"/>
        </w:rPr>
        <w:t>Ed Hawkins (</w:t>
      </w:r>
      <w:r w:rsidR="0021435B">
        <w:rPr>
          <w:lang w:val="en-GB"/>
        </w:rPr>
        <w:t>United Kingdom</w:t>
      </w:r>
      <w:r w:rsidR="00215E7D" w:rsidRPr="00215E7D">
        <w:rPr>
          <w:lang w:val="en-GB"/>
        </w:rPr>
        <w:t>), Paul Edwards (</w:t>
      </w:r>
      <w:r w:rsidR="0021435B" w:rsidRPr="0021435B">
        <w:rPr>
          <w:lang w:val="en-GB"/>
        </w:rPr>
        <w:t>United States of America</w:t>
      </w:r>
      <w:r w:rsidR="00215E7D" w:rsidRPr="00215E7D">
        <w:rPr>
          <w:lang w:val="en-GB"/>
        </w:rPr>
        <w:t>), Piers Forster (</w:t>
      </w:r>
      <w:r w:rsidR="0021435B" w:rsidRPr="0021435B">
        <w:rPr>
          <w:lang w:val="en-GB"/>
        </w:rPr>
        <w:t>United Kingdom</w:t>
      </w:r>
      <w:r w:rsidR="00215E7D" w:rsidRPr="00215E7D">
        <w:rPr>
          <w:lang w:val="en-GB"/>
        </w:rPr>
        <w:t xml:space="preserve">), Darrell </w:t>
      </w:r>
      <w:r w:rsidR="0021435B">
        <w:rPr>
          <w:lang w:val="en-GB"/>
        </w:rPr>
        <w:t xml:space="preserve">S. </w:t>
      </w:r>
      <w:r w:rsidR="00215E7D" w:rsidRPr="00215E7D">
        <w:rPr>
          <w:lang w:val="en-GB"/>
        </w:rPr>
        <w:t>Kaufman (</w:t>
      </w:r>
      <w:r w:rsidR="0021435B" w:rsidRPr="0021435B">
        <w:rPr>
          <w:lang w:val="en-GB"/>
        </w:rPr>
        <w:t>United States of America</w:t>
      </w:r>
      <w:r w:rsidR="00215E7D" w:rsidRPr="00215E7D">
        <w:rPr>
          <w:lang w:val="en-GB"/>
        </w:rPr>
        <w:t>), Jochem Marotzke (Germany), Malte Meinshausen (Australia/Germany), Maisa Rojas (Chile), Bj</w:t>
      </w:r>
      <w:r w:rsidR="00767376">
        <w:rPr>
          <w:lang w:val="en-GB"/>
        </w:rPr>
        <w:t>ø</w:t>
      </w:r>
      <w:r w:rsidR="00215E7D" w:rsidRPr="00215E7D">
        <w:rPr>
          <w:lang w:val="en-GB"/>
        </w:rPr>
        <w:t xml:space="preserve">rn </w:t>
      </w:r>
      <w:r w:rsidR="00767376">
        <w:rPr>
          <w:lang w:val="en-GB"/>
        </w:rPr>
        <w:t xml:space="preserve">H. </w:t>
      </w:r>
      <w:r w:rsidR="00215E7D" w:rsidRPr="00215E7D">
        <w:rPr>
          <w:lang w:val="en-GB"/>
        </w:rPr>
        <w:t>Samset (Norway), Peter Thorne (Ireland/</w:t>
      </w:r>
      <w:del w:id="3340" w:author="Ian Blenkinsop" w:date="2021-07-06T10:08:00Z">
        <w:r w:rsidR="0021435B" w:rsidRPr="00BB60A1" w:rsidDel="00281C64">
          <w:rPr>
            <w:lang w:val="en-US"/>
          </w:rPr>
          <w:delText xml:space="preserve"> </w:delText>
        </w:r>
      </w:del>
      <w:r w:rsidR="0021435B" w:rsidRPr="0021435B">
        <w:rPr>
          <w:lang w:val="en-GB"/>
        </w:rPr>
        <w:t>United Kingdom</w:t>
      </w:r>
      <w:r w:rsidR="00215E7D" w:rsidRPr="00215E7D">
        <w:rPr>
          <w:lang w:val="en-GB"/>
        </w:rPr>
        <w:t>).</w:t>
      </w:r>
    </w:p>
    <w:p w14:paraId="2695742F" w14:textId="65B28ECB" w:rsidR="00102875" w:rsidRPr="00C421D6" w:rsidRDefault="00102875" w:rsidP="00AE77D4">
      <w:pPr>
        <w:pStyle w:val="AR6BodyText"/>
        <w:shd w:val="clear" w:color="auto" w:fill="DEEAF6" w:themeFill="accent1" w:themeFillTint="33"/>
        <w:rPr>
          <w:lang w:val="en-GB"/>
        </w:rPr>
      </w:pPr>
    </w:p>
    <w:p w14:paraId="4E96E612" w14:textId="4C41A723" w:rsidR="00102875" w:rsidRPr="009C094D" w:rsidRDefault="00102875" w:rsidP="00102875">
      <w:pPr>
        <w:pStyle w:val="AR6BodyText"/>
        <w:shd w:val="clear" w:color="auto" w:fill="DEEAF6" w:themeFill="accent1" w:themeFillTint="33"/>
        <w:rPr>
          <w:rFonts w:cs="Times New Roman"/>
          <w:lang w:val="en-GB"/>
        </w:rPr>
      </w:pPr>
      <w:bookmarkStart w:id="3341" w:name="_Hlk66732973"/>
      <w:r w:rsidRPr="00C421D6">
        <w:rPr>
          <w:rFonts w:cs="Times New Roman"/>
          <w:lang w:val="en-GB"/>
        </w:rPr>
        <w:t>T</w:t>
      </w:r>
      <w:bookmarkStart w:id="3342" w:name="_Hlk66732995"/>
      <w:r w:rsidRPr="00C421D6">
        <w:rPr>
          <w:rFonts w:cs="Times New Roman"/>
          <w:lang w:val="en-GB"/>
        </w:rPr>
        <w:t xml:space="preserve">he Paris Agreement </w:t>
      </w:r>
      <w:r w:rsidR="00B94DE1">
        <w:rPr>
          <w:rFonts w:cs="Times New Roman"/>
          <w:lang w:val="en-GB"/>
        </w:rPr>
        <w:t>aims</w:t>
      </w:r>
      <w:r w:rsidR="00B94DE1" w:rsidRPr="00C421D6">
        <w:rPr>
          <w:rFonts w:cs="Times New Roman"/>
          <w:lang w:val="en-GB"/>
        </w:rPr>
        <w:t xml:space="preserve"> </w:t>
      </w:r>
      <w:r w:rsidRPr="00C421D6">
        <w:rPr>
          <w:rFonts w:cs="Times New Roman"/>
          <w:lang w:val="en-GB"/>
        </w:rPr>
        <w:t>to limit global temperatures to specific thresholds ‘</w:t>
      </w:r>
      <w:r w:rsidRPr="00281C64">
        <w:rPr>
          <w:rFonts w:cs="Times New Roman"/>
          <w:iCs/>
          <w:lang w:val="en-GB"/>
          <w:rPrChange w:id="3343" w:author="Ian Blenkinsop" w:date="2021-07-06T10:08:00Z">
            <w:rPr>
              <w:rFonts w:cs="Times New Roman"/>
              <w:i/>
              <w:lang w:val="en-GB"/>
            </w:rPr>
          </w:rPrChange>
        </w:rPr>
        <w:t>above pre-industrial levels</w:t>
      </w:r>
      <w:r w:rsidRPr="00C421D6">
        <w:rPr>
          <w:rFonts w:cs="Times New Roman"/>
          <w:lang w:val="en-GB"/>
        </w:rPr>
        <w:t>’. I</w:t>
      </w:r>
      <w:bookmarkEnd w:id="3342"/>
      <w:r w:rsidRPr="00C421D6">
        <w:rPr>
          <w:rFonts w:cs="Times New Roman"/>
          <w:lang w:val="en-GB"/>
        </w:rPr>
        <w:t>n AR6 WGI, as in previous IPCC reports, observations and projections of changes in global temperature are generally expressed relative to 1850</w:t>
      </w:r>
      <w:r w:rsidRPr="00C421D6">
        <w:rPr>
          <w:rFonts w:cs="Times New Roman"/>
          <w:color w:val="202122"/>
          <w:sz w:val="21"/>
          <w:szCs w:val="21"/>
          <w:shd w:val="clear" w:color="auto" w:fill="DEEAF6" w:themeFill="accent1" w:themeFillTint="33"/>
          <w:lang w:val="en-GB"/>
        </w:rPr>
        <w:t>–</w:t>
      </w:r>
      <w:r w:rsidRPr="00C421D6">
        <w:rPr>
          <w:rFonts w:cs="Times New Roman"/>
          <w:lang w:val="en-GB"/>
        </w:rPr>
        <w:t>1900 as an approximate pre-industrial state</w:t>
      </w:r>
      <w:r w:rsidR="00634C15">
        <w:rPr>
          <w:rFonts w:cs="Times New Roman"/>
          <w:lang w:val="en-GB"/>
        </w:rPr>
        <w:t xml:space="preserve"> (SR1.5</w:t>
      </w:r>
      <w:r w:rsidR="00B14506">
        <w:rPr>
          <w:rFonts w:cs="Times New Roman"/>
          <w:lang w:val="en-GB"/>
        </w:rPr>
        <w:t>, IPCC, 2018</w:t>
      </w:r>
      <w:r w:rsidR="00634C15">
        <w:rPr>
          <w:rFonts w:cs="Times New Roman"/>
          <w:lang w:val="en-GB"/>
        </w:rPr>
        <w:t>)</w:t>
      </w:r>
      <w:r w:rsidRPr="00C421D6">
        <w:rPr>
          <w:rFonts w:cs="Times New Roman"/>
          <w:lang w:val="en-GB"/>
        </w:rPr>
        <w:t xml:space="preserve">. This is a pragmatic choice based upon data availability considerations, </w:t>
      </w:r>
      <w:r w:rsidR="00B94DE1">
        <w:rPr>
          <w:rFonts w:cs="Times New Roman"/>
          <w:lang w:val="en-GB"/>
        </w:rPr>
        <w:t>though</w:t>
      </w:r>
      <w:r w:rsidR="00B94DE1" w:rsidRPr="00C421D6">
        <w:rPr>
          <w:rFonts w:cs="Times New Roman"/>
          <w:lang w:val="en-GB"/>
        </w:rPr>
        <w:t xml:space="preserve"> </w:t>
      </w:r>
      <w:r w:rsidRPr="00C421D6">
        <w:rPr>
          <w:rFonts w:cs="Times New Roman"/>
          <w:lang w:val="en-GB"/>
        </w:rPr>
        <w:t>both anthropogenic and natural changes to the climate occurred before 1850. The remaining carbon budget</w:t>
      </w:r>
      <w:r w:rsidR="00B94DE1">
        <w:rPr>
          <w:rFonts w:cs="Times New Roman"/>
          <w:lang w:val="en-GB"/>
        </w:rPr>
        <w:t>s</w:t>
      </w:r>
      <w:r w:rsidRPr="00C421D6">
        <w:rPr>
          <w:rFonts w:cs="Times New Roman"/>
          <w:lang w:val="en-GB"/>
        </w:rPr>
        <w:t xml:space="preserve">, the chance of crossing global temperature thresholds, and projections of extremes and sea level rise at a particular level of global warming can all be sensitive to the chosen definition of the approximate pre-industrial baseline </w:t>
      </w:r>
      <w:r w:rsidRPr="003D7ED2">
        <w:rPr>
          <w:rFonts w:cs="Times New Roman"/>
        </w:rPr>
        <w:fldChar w:fldCharType="begin" w:fldLock="1"/>
      </w:r>
      <w:r w:rsidR="00745EAB">
        <w:rPr>
          <w:rFonts w:cs="Times New Roman"/>
          <w:lang w:val="en-GB"/>
        </w:rPr>
        <w:instrText>ADDIN CSL_CITATION { "citationItems" : [ { "id" : "ITEM-1", "itemData" : { "DOI" : "10.1038/ngeo3031", "ISSN" : "1752-0894", "author" : [ { "dropping-particle" : "", "family" : "Millar", "given" : "Richard J.", "non-dropping-particle" : "", "parse-names" : false, "suffix" : "" }, { "dropping-particle" : "", "family" : "Fuglestvedt", "given" : "Jan S.", "non-dropping-particle" : "", "parse-names" : false, "suffix" : "" }, { "dropping-particle" : "", "family" : "Friedlingstein", "given" : "Pierre", "non-dropping-particle" : "", "parse-names" : false, "suffix" : "" }, { "dropping-particle" : "", "family" : "Rogelj", "given" : "Joeri", "non-dropping-particle" : "", "parse-names" : false, "suffix" : "" }, { "dropping-particle" : "", "family" : "Grubb", "given" : "Michael J.", "non-dropping-particle" : "", "parse-names" : false, "suffix" : "" }, { "dropping-particle" : "", "family" : "Matthews", "given" : "H. Damon", "non-dropping-particle" : "", "parse-names" : false, "suffix" : "" }, { "dropping-particle" : "", "family" : "Skeie", "given" : "Ragnhild B.", "non-dropping-particle" : "", "parse-names" : false, "suffix" : "" }, { "dropping-particle" : "", "family" : "Forster", "given" : "Piers M.", "non-dropping-particle" : "", "parse-names" : false, "suffix" : "" }, { "dropping-particle" : "", "family" : "Frame", "given" : "David J.", "non-dropping-particle" : "", "parse-names" : false, "suffix" : "" }, { "dropping-particle" : "", "family" : "Allen", "given" : "Myles R.", "non-dropping-particle" : "", "parse-names" : false, "suffix" : "" } ], "container-title" : "Nature Geoscience", "id" : "ITEM-1", "issue" : "10", "issued" : { "date-parts" : [ [ "2017", "10", "18" ] ] }, "page" : "741-747", "title" : "Emission budgets and pathways consistent with limiting warming to 1.5 \u00b0C", "translator" : [ { "dropping-particle" : "", "family" : "H3657", "given" : "", "non-dropping-particle" : "", "parse-names" : false, "suffix" : "" } ], "type" : "article-journal", "volume" : "10" }, "uris" : [ "http://www.mendeley.com/documents/?uuid=aad1f014-c704-4202-91bb-d55cab2b4d85" ] }, { "id" : "ITEM-2", "itemData" : { "DOI" : "10.1038/NCLIMATE3345", "ISSN" : "17586798", "abstract" : "\u00a9 2017 Macmillan Publishers Limited. During the Paris conference in 2015, nations of the world strengthened the United Nations Framework Convention on Climate Change by agreeing to holding 'the increase in the global average temperature to well below 2 \u00b0C above pre-industrial levels and pursuing efforts to limit the temperature increase to 1.5 \u00b0C' (ref.). However, 'pre-industrial' was not defined. Here we investigate the implications of different choices of the pre-industrial baseline on the likelihood of exceeding these two temperature thresholds. We find that for the strongest mitigation scenario RCP2.6 and a medium scenario RCP4.5, the probability of exceeding the thresholds and timing of exceedance is highly dependent on the pre-industrial baseline; for example, the probability of crossing 1.5 \u00b0C by the end of the century under RCP2.6 varies from 61% to 88% depending on how the baseline is defined. In contrast, in the scenario with no mitigation, RCP8.5, both thresholds will almost certainly be exceeded by the middle of the century with the definition of the pre-industrial baseline of less importance. Allowable carbon emissions for threshold stabilization are similarly highly dependent on the pre-industrial baseline. For stabilization at 2 \u00b0C, allowable emissions decrease by as much as 40% when earlier than nineteenth-century climates are considered as a baseline.", "author" : [ { "dropping-particle" : "", "family" : "Schurer", "given" : "A.P.", "non-dropping-particle" : "", "parse-names" : false, "suffix" : "" }, { "dropping-particle" : "", "family" : "Mann", "given" : "M.E.", "non-dropping-particle" : "", "parse-names" : false, "suffix" : "" }, { "dropping-particle" : "", "family" : "Hawkins", "given" : "E.", "non-dropping-particle" : "", "parse-names" : false, "suffix" : "" }, { "dropping-particle" : "", "family" : "Tett", "given" : "S.F.B.", "non-dropping-particle" : "", "parse-names" : false, "suffix" : "" }, { "dropping-particle" : "", "family" : "Hegerl", "given" : "G.C.", "non-dropping-particle" : "", "parse-names" : false, "suffix" : "" } ], "container-title" : "Nature Climate Change", "id" : "ITEM-2", "issue" : "8", "issued" : { "date-parts" : [ [ "2017" ] ] }, "title" : "Importance of the pre-industrial baseline for likelihood of exceeding Paris goals", "translator" : [ { "dropping-particle" : "", "family" : "H2461", "given" : "", "non-dropping-particle" : "", "parse-names" : false, "suffix" : "" } ], "type" : "article-journal", "volume" : "7" }, "uris" : [ "http://www.mendeley.com/documents/?uuid=7163444a-80bd-40ed-bd15-00c872f8991e" ] }, { "id" : "ITEM-3", "itemData" : { "DOI" : "10.1088/1748-9326/aac319", "ISSN" : "1748-9326", "abstract" : "Abstract International climate policy uses global mean temperature rise limits as proxies for societally acceptable levels of climate change. These limits are informed by risk assessments which draw upon projections of climate impacts under various levels of warming. Here we illustrate that indicators used to define limits of warming and those used to track the evolution of the Earth System under climate change are not directly comparable. Depending on the methodological approach, differences can be time-variant and up to 0.2\u00b0C for a warming of 1.5\u00b0C above pre-industrial levels. This might lead to carbon budget overestimates of about 10 years of continued year-2015 emissions, and an about 10% increase in estimated 2100 sea-level rise. Awareness of this definitional mismatch is needed for a more effective communication between scientists and decision makers, as well as between the impact and physical climate science communities.", "author" : [ { "dropping-particle" : "", "family" : "Pfleiderer", "given" : "Peter", "non-dropping-particle" : "", "parse-names" : false, "suffix" : "" }, { "dropping-particle" : "", "family" : "Schleussner", "given" : "Carl-Friedrich", "non-dropping-particle" : "", "parse-names" : false, "suffix" : "" }, { "dropping-particle" : "", "family" : "Mengel", "given" : "Matthias", "non-dropping-particle" : "", "parse-names" : false, "suffix" : "" }, { "dropping-particle" : "", "family" : "Rogelj", "given" : "Joeri", "non-dropping-particle" : "", "parse-names" : false, "suffix" : "" } ], "container-title" : "Environmental Research Letters", "id" : "ITEM-3", "issued" : { "date-parts" : [ [ "2018" ] ] }, "title" : "Global mean temperature indicators linked to warming levels avoiding climate risks", "translator" : [ { "dropping-particle" : "", "family" : "H2457", "given" : "", "non-dropping-particle" : "", "parse-names" : false, "suffix" : "" } ], "type" : "article-journal" }, "uris" : [ "http://www.mendeley.com/documents/?uuid=6bdf0aad-3358-4f68-86e9-58a0801fdab7" ] }, { "id" : "ITEM-4", "itemData" : { "DOI" : "10.1038/s41586-019-1368-z", "ISSN" : "0028-0836", "author" : [ { "dropping-particle" : "", "family" : "Rogelj", "given" : "Joeri", "non-dropping-particle" : "", "parse-names" : false, "suffix" : "" }, { "dropping-particle" : "", "family" : "Forster", "given" : "Piers M.", "non-dropping-particle" : "", "parse-names" : false, "suffix" : "" }, { "dropping-particle" : "", "family" : "Kriegler", "given" : "Elmar", "non-dropping-particle" : "", "parse-names" : false, "suffix" : "" }, { "dropping-particle" : "", "family" : "Smith", "given" : "Christopher J.", "non-dropping-particle" : "", "parse-names" : false, "suffix" : "" }, { "dropping-particle" : "", "family" : "S\u00e9f\u00e9rian", "given" : "Roland", "non-dropping-particle" : "", "parse-names" : false, "suffix" : "" } ], "container-title" : "Nature", "id" : "ITEM-4", "issue" : "7765", "issued" : { "date-parts" : [ [ "2019", "7", "17" ] ] }, "page" : "335-342", "title" : "Estimating and tracking the remaining carbon budget for stringent climate targets", "translator" : [ { "dropping-particle" : "", "family" : "H4264", "given" : "", "non-dropping-particle" : "", "parse-names" : false, "suffix" : "" } ], "type" : "article-journal", "volume" : "571" }, "uris" : [ "http://www.mendeley.com/documents/?uuid=4e052ff7-c465-4099-a0b4-d001dd65d3f4" ] }, { "id" : "ITEM-5", "itemData" : { "DOI" : "10.1038/s41561-019-0493-5", "ISSN" : "1752-0894", "author" : [ { "dropping-particle" : "", "family" : "Tokarska", "given" : "Katarzyna B.", "non-dropping-particle" : "", "parse-names" : false, "suffix" : "" }, { "dropping-particle" : "", "family" : "Schleussner", "given" : "Carl-Friedrich", "non-dropping-particle" : "", "parse-names" : false, "suffix" : "" }, { "dropping-particle" : "", "family" : "Rogelj", "given" : "Joeri", "non-dropping-particle" : "", "parse-names" : false, "suffix" : "" }, { "dropping-particle" : "", "family" : "Stolpe", "given" : "Martin B.", "non-dropping-particle" : "", "parse-names" : false, "suffix" : "" }, { "dropping-particle" : "", "family" : "Matthews", "given" : "H. Damon", "non-dropping-particle" : "", "parse-names" : false, "suffix" : "" }, { "dropping-particle" : "", "family" : "Pfleiderer", "given" : "P</w:instrText>
      </w:r>
      <w:r w:rsidR="00745EAB" w:rsidRPr="002079D8">
        <w:rPr>
          <w:rFonts w:cs="Times New Roman"/>
          <w:rPrChange w:id="3344" w:author="Elisabeth Lonnoy" w:date="2021-05-20T15:26:00Z">
            <w:rPr>
              <w:rFonts w:cs="Times New Roman"/>
              <w:lang w:val="en-GB"/>
            </w:rPr>
          </w:rPrChange>
        </w:rPr>
        <w:instrText>eter", "non-dropping-particle" : "", "parse-names" : false, "suffix" : "" }, { "dropping-particle" : "", "family" : "Gillett", "given" : "Nathan P.", "non-dropping-particle" : "", "parse-names" : false, "suffix" : "" } ], "container-title" : "Nature Geoscience", "id" : "ITEM-5", "issue" : "12", "issued" : { "date-parts" : [ [ "2019", "12", "28" ] ] }, "page" : "964-971", "title" : "Recommended temperature metrics for carbon budget estimates, model evaluation and climate policy", "translator" : [ { "dropping-particle" : "", "family" : "H3782", "given" : "", "non-dropping-particle" : "", "parse-names" : false, "suffix" : "" } ], "type" : "article-journal", "volume" : "12" }, "uris" : [ "http://www.mendeley.com/documents/?uuid=20ee1f98-209c-4e58-87ac-c40b7f43489e" ] } ], "mendeley" : { "formattedCitation" : "(Millar et al., 2017a; Schurer et al., 2017; Pfleiderer et al., 2018; Rogelj et al., 2019; Tokarska et al., 2019)", "manualFormatting" : "(Millar et al., 2017b; Schurer et al., 2017; Pfleiderer et al., 2018; Rogelj et al., 2019; Tokarska et al., 2019)", "plainTextFormattedCitation" : "(Millar et al., 2017a; Schurer et al., 2017; Pfleiderer et al., 2018; Rogelj et al., 2019; Tokarska et al., 2019)", "previouslyFormattedCitation" : "(Millar et al., 2017a; Schurer et al., 2017; Pfleiderer et al., 2018; Rogelj et al., 2019; Tokarska et al., 2019)" }, "properties" : { "noteIndex" : 0 }, "schema" : "https://github.com/citation-style-language/schema/raw/master/csl-citation.json" }</w:instrText>
      </w:r>
      <w:r w:rsidRPr="003D7ED2">
        <w:rPr>
          <w:rFonts w:cs="Times New Roman"/>
        </w:rPr>
        <w:fldChar w:fldCharType="separate"/>
      </w:r>
      <w:ins w:id="3345" w:author="Robin Matthews" w:date="2021-05-18T16:03:00Z">
        <w:r w:rsidR="00602365">
          <w:rPr>
            <w:rFonts w:cs="Times New Roman"/>
            <w:noProof/>
            <w:lang w:val="fr-CH"/>
          </w:rPr>
          <w:t>(Millar et al., 2017</w:t>
        </w:r>
      </w:ins>
      <w:ins w:id="3346" w:author="Robin Matthews" w:date="2021-05-18T17:22:00Z">
        <w:r w:rsidR="00836F56">
          <w:rPr>
            <w:rFonts w:cs="Times New Roman"/>
            <w:noProof/>
            <w:lang w:val="fr-CH"/>
          </w:rPr>
          <w:t>b</w:t>
        </w:r>
      </w:ins>
      <w:ins w:id="3347" w:author="Robin Matthews" w:date="2021-05-18T16:03:00Z">
        <w:r w:rsidR="00602365">
          <w:rPr>
            <w:rFonts w:cs="Times New Roman"/>
            <w:noProof/>
            <w:lang w:val="fr-CH"/>
          </w:rPr>
          <w:t>; Schurer et al., 2017; Pfleiderer et al., 2018; Rogelj et al., 2019; Tokarska et al., 2019)</w:t>
        </w:r>
      </w:ins>
      <w:del w:id="3348" w:author="Robin Matthews" w:date="2021-05-18T16:03:00Z">
        <w:r w:rsidR="007009D9" w:rsidRPr="007009D9" w:rsidDel="00602365">
          <w:rPr>
            <w:rFonts w:cs="Times New Roman"/>
            <w:noProof/>
            <w:lang w:val="fr-CH"/>
          </w:rPr>
          <w:delText>(Millar et al., 2017a; Schurer et al., 2017; Pfleiderer et al., 2018; Rogelj et al., 2019; Tokarska et al., 2019)</w:delText>
        </w:r>
      </w:del>
      <w:r w:rsidRPr="003D7ED2">
        <w:rPr>
          <w:rFonts w:cs="Times New Roman"/>
        </w:rPr>
        <w:fldChar w:fldCharType="end"/>
      </w:r>
      <w:r w:rsidRPr="00534615">
        <w:rPr>
          <w:rFonts w:cs="Times New Roman"/>
          <w:lang w:val="fr-CH"/>
        </w:rPr>
        <w:t xml:space="preserve">. </w:t>
      </w:r>
      <w:r w:rsidRPr="009C094D">
        <w:rPr>
          <w:rFonts w:cs="Times New Roman"/>
          <w:lang w:val="en-GB"/>
        </w:rPr>
        <w:t xml:space="preserve">This Cross-Chapter Box </w:t>
      </w:r>
      <w:r w:rsidR="009C094D" w:rsidRPr="009C094D">
        <w:rPr>
          <w:rFonts w:cs="Times New Roman"/>
          <w:lang w:val="en-GB"/>
        </w:rPr>
        <w:t>assesses the evidence on change</w:t>
      </w:r>
      <w:r w:rsidRPr="009C094D">
        <w:rPr>
          <w:rFonts w:cs="Times New Roman"/>
          <w:lang w:val="en-GB"/>
        </w:rPr>
        <w:t xml:space="preserve"> in radiative forcing and global temperature from the period around 1750 to 1850</w:t>
      </w:r>
      <w:r w:rsidRPr="009C094D">
        <w:rPr>
          <w:rFonts w:cs="Times New Roman"/>
          <w:color w:val="202122"/>
          <w:sz w:val="21"/>
          <w:szCs w:val="21"/>
          <w:shd w:val="clear" w:color="auto" w:fill="DEEAF6" w:themeFill="accent1" w:themeFillTint="33"/>
          <w:lang w:val="en-GB"/>
        </w:rPr>
        <w:t>–</w:t>
      </w:r>
      <w:r w:rsidRPr="009C094D">
        <w:rPr>
          <w:rFonts w:cs="Times New Roman"/>
          <w:lang w:val="en-GB"/>
        </w:rPr>
        <w:t xml:space="preserve">1900; variations in the climate before 1750 are discussed in Chapter 2. </w:t>
      </w:r>
    </w:p>
    <w:p w14:paraId="0E0526D2" w14:textId="77777777" w:rsidR="00102875" w:rsidRPr="009C094D" w:rsidRDefault="00102875" w:rsidP="00102875">
      <w:pPr>
        <w:pStyle w:val="AR6BodyText"/>
        <w:shd w:val="clear" w:color="auto" w:fill="DEEAF6" w:themeFill="accent1" w:themeFillTint="33"/>
        <w:rPr>
          <w:rFonts w:cs="Times New Roman"/>
          <w:lang w:val="en-GB"/>
        </w:rPr>
      </w:pPr>
      <w:bookmarkStart w:id="3349" w:name="_Hlk66733067"/>
      <w:bookmarkEnd w:id="3341"/>
    </w:p>
    <w:p w14:paraId="76AEF770" w14:textId="10CA131D" w:rsidR="00102875" w:rsidRPr="00C421D6" w:rsidRDefault="00102875" w:rsidP="00102875">
      <w:pPr>
        <w:pStyle w:val="AR6BodyText"/>
        <w:shd w:val="clear" w:color="auto" w:fill="DEEAF6" w:themeFill="accent1" w:themeFillTint="33"/>
        <w:rPr>
          <w:rFonts w:cs="Times New Roman"/>
          <w:lang w:val="en-GB"/>
        </w:rPr>
      </w:pPr>
      <w:r w:rsidRPr="00C421D6">
        <w:rPr>
          <w:rFonts w:cs="Times New Roman"/>
          <w:lang w:val="en-GB"/>
        </w:rPr>
        <w:t xml:space="preserve">Although there is some evidence for human influence on climate before 1750 (e.g., </w:t>
      </w:r>
      <w:r w:rsidRPr="003D7ED2">
        <w:rPr>
          <w:rFonts w:cs="Times New Roman"/>
        </w:rPr>
        <w:fldChar w:fldCharType="begin" w:fldLock="1"/>
      </w:r>
      <w:r w:rsidR="00E81B0B">
        <w:rPr>
          <w:rFonts w:cs="Times New Roman"/>
          <w:lang w:val="en-GB"/>
        </w:rPr>
        <w:instrText>ADDIN CSL_CITATION { "citationItems" : [ { "id" : "ITEM-1", "itemData" : { "DOI" : "10.1016/j.quascirev.2018.12.004", "ISSN" : "02773791", "author" : [ { "dropping-particle" : "", "family" : "Koch", "given" : "Alexander", "non-dropping-particle" : "", "parse-names" : false, "suffix" : "" }, { "dropping-particle" : "", "family" : "Brierley", "given" : "Chris", "non-dropping-particle" : "", "parse-names" : false, "suffix" : "" }, { "dropping-particle" : "", "family" : "Maslin", "given" : "Mark M.", "non-dropping-particle" : "", "parse-names" : false, "suffix" : "" }, { "dropping-particle" : "", "family" : "Lewis", "given" : "Simon L.", "non-dropping-particle" : "", "parse-names" : false, "suffix" : "" } ], "container-title" : "Quaternary Science Reviews", "id" : "ITEM-1", "issued" : { "date-parts" : [ [ "2019", "3" ] ] }, "page" : "13-36", "title" : "Earth system impacts of the European arrival and Great Dying in the Americas after 1492", "translator" : [ { "dropping-particle" : "", "family" : "H4433", "given" : "", "non-dropping-particle" : "", "parse-names" : false, "suffix" : "" } ], "type" : "article-journal", "volume" : "207" }, "uris" : [ "http://www.mendeley.com/documents/?uuid=eabd6e15-a0f0-4685-a7de-271f723c087a" ] }, { "id" : "ITEM-2", "itemData" : { "DOI" : "10.1016/S0277-3791(01)00067-1", "ISSN" : "02773791", "author" : [ { "dropping-particle" : "", "family" : "Ruddiman", "given" : "William F.", "non-dropping-particle" : "", "parse-names" : false, "suffix" : "" }, { "dropping-particle" : "", "family" : "Thomson", "given" : "Jonathan S.", "non-dropping-particle" : "", "parse-names" : false, "suffix" : "" } ], "container-title" : "Quaternary Science Reviews", "id" : "ITEM-2", "issue" : "18", "issued" : { "date-parts" : [ [ "2001", "12" ] ] }, "page" : "1769-1777", "title" : "The case for human causes of increased atmospheric CH4 over the last 5000 years", "translator" : [ { "dropping-particle" : "", "family" : "H4265", "given" : "", "non-dropping-particle" : "", "parse-names" : false, "suffix" : "" } ], "type" : "article-journal", "volume" : "20" }, "uris" : [ "http://www.mendeley.com/documents/?uuid=0c216074-40a0-4e42-bde3-8c29fb3f2599" ] } ], "mendeley" : { "formattedCitation" : "(Ruddiman and Thomson, 2001; Koch et al., 2019)", "manualFormatting" : "Ruddiman and Thomson, 2001; Koch et al., 2019)", "plainTextFormattedCitation" : "(Ruddiman and Thomson, 2001; Koch et al., 2019)", "previouslyFormattedCitation" : "(Ruddiman and Thomson, 2001; Koch et al., 2019)" }, "properties" : { "noteIndex" : 0 }, "schema" : "https://github.com/citation-style-language/schema/raw/master/csl-citation.json" }</w:instrText>
      </w:r>
      <w:r w:rsidRPr="003D7ED2">
        <w:rPr>
          <w:rFonts w:cs="Times New Roman"/>
        </w:rPr>
        <w:fldChar w:fldCharType="separate"/>
      </w:r>
      <w:ins w:id="3350" w:author="Robin Matthews" w:date="2021-05-18T16:03:00Z">
        <w:r w:rsidR="00602365">
          <w:rPr>
            <w:rFonts w:cs="Times New Roman"/>
            <w:noProof/>
            <w:lang w:val="en-GB"/>
          </w:rPr>
          <w:t>Ruddiman and Thomson, 2001; Koch et al., 2019)</w:t>
        </w:r>
      </w:ins>
      <w:del w:id="3351" w:author="Robin Matthews" w:date="2021-05-18T16:03:00Z">
        <w:r w:rsidRPr="00C421D6" w:rsidDel="00602365">
          <w:rPr>
            <w:rFonts w:cs="Times New Roman"/>
            <w:noProof/>
            <w:lang w:val="en-GB"/>
          </w:rPr>
          <w:delText>Ruddiman and Thomson, 2001; Koch et al., 2019)</w:delText>
        </w:r>
      </w:del>
      <w:r w:rsidRPr="003D7ED2">
        <w:rPr>
          <w:rFonts w:cs="Times New Roman"/>
        </w:rPr>
        <w:fldChar w:fldCharType="end"/>
      </w:r>
      <w:r w:rsidRPr="00C421D6">
        <w:rPr>
          <w:rFonts w:cs="Times New Roman"/>
          <w:lang w:val="en-GB"/>
        </w:rPr>
        <w:t>, the magnitude of the effect is still disputed (</w:t>
      </w:r>
      <w:ins w:id="3352" w:author="Ian Blenkinsop" w:date="2021-07-06T10:10:00Z">
        <w:r w:rsidR="00281C64" w:rsidRPr="00146420">
          <w:rPr>
            <w:rFonts w:cs="Times New Roman"/>
            <w:lang w:val="en-US"/>
          </w:rPr>
          <w:t>Section 5.1.2.3</w:t>
        </w:r>
        <w:r w:rsidR="00281C64">
          <w:rPr>
            <w:rFonts w:cs="Times New Roman"/>
            <w:lang w:val="en-US"/>
          </w:rPr>
          <w:t xml:space="preserve">; </w:t>
        </w:r>
      </w:ins>
      <w:commentRangeStart w:id="3353"/>
      <w:r w:rsidRPr="00C421D6">
        <w:rPr>
          <w:rFonts w:cs="Times New Roman"/>
          <w:lang w:val="en-GB"/>
        </w:rPr>
        <w:t>e.g.</w:t>
      </w:r>
      <w:commentRangeEnd w:id="3353"/>
      <w:r w:rsidR="00BC4903">
        <w:rPr>
          <w:rStyle w:val="CommentReference"/>
        </w:rPr>
        <w:commentReference w:id="3353"/>
      </w:r>
      <w:r w:rsidRPr="00C421D6">
        <w:rPr>
          <w:rFonts w:cs="Times New Roman"/>
          <w:lang w:val="en-GB"/>
        </w:rPr>
        <w:t xml:space="preserve">, </w:t>
      </w:r>
      <w:r>
        <w:rPr>
          <w:rFonts w:cs="Times New Roman"/>
        </w:rPr>
        <w:fldChar w:fldCharType="begin" w:fldLock="1"/>
      </w:r>
      <w:ins w:id="3354" w:author="Robin Matthews" w:date="2021-05-18T17:23:00Z">
        <w:r w:rsidR="00836F56">
          <w:rPr>
            <w:rFonts w:cs="Times New Roman"/>
            <w:lang w:val="en-GB"/>
          </w:rPr>
          <w:instrText>ADDIN CSL_CITATION { "citationItems" : [ { "id" : "ITEM-1", "itemData" : { "DOI" : "10.5194/bg-15-7155-2018", "ISSN" : "1726-4189", "author" : [ { "dropping-particle" : "", "family" : "Beck", "given" : "Jonas", "non-dropping-particle" : "", "parse-names" : false, "suffix" : "" }, { "dropping-particle" : "", "family" : "Bock", "given" : "Michael", "non-dropping-particle" : "", "parse-names" : false, "suffix" : "" }, { "dropping-particle" : "", "family" : "Schmitt", "given" : "Jochen", "non-dropping-particle" : "", "parse-names" : false, "suffix" : "" }, { "dropping-particle" : "", "family" : "Seth", "given" : "Barbara", "non-dropping-particle" : "", "parse-names" : false, "suffix" : "" }, { "dropping-particle" : "", "family" : "Blunier", "given" : "Thomas", "non-dropping-particle" : "", "parse-names" : false, "suffix" : "" }, { "dropping-particle" : "", "family" : "Fischer", "given" : "Hubertus", "non-dropping-particle" : "", "parse-names" : false, "suffix" : "" } ], "container-title" : "Biogeosciences", "id" : "ITEM-1", "issue" : "23", "issued" : { "date-parts" : [ [ "2018", "11", "30" ] ] }, "page" : "7155-7175", "title" : "Bipolar carbon and hydrogen isotope constraints on the Holocene methane budget", "translator" : [ { "dropping-particle" : "", "family" : "H4615", "given" : "", "non-dropping-particle" : "", "parse-names" : false, "suffix" : "" } ], "type" : "article-journal", "volume" : "15" }, "uris" : [ "http://www.mendeley.com/documents/?uuid=72063bba-737e-49c9-8103-21edf490218d" ] }, { "id" : "ITEM-2", "itemData" : { "DOI" : "10.1029/2003GB002156", "ISSN" : "08866236", "author" : [ { "dropping-particle" : "", "family" : "Joos", "given" : "Fortunat", "non-dropping-particle" : "", "parse-names" : false, "suffix" : "" }, { "dropping-particle" : "", "family" : "Gerber", "given" : "Stefan", "non-dropping-particle" : "", "parse-names" : false, "suffix" : "" }, { "dropping-particle" : "", "family" : "Prentice", "given" : "I. C.", "non-dropping-particle" : "", "parse-names" : false, "suffix" : "" }, { "dropping-particle" : "", "family" : "Otto-Bliesner", "given" : "Bette L.", "non-dropping-particle" : "", "parse-names" : false, "suffix" : "" }, { "dropping-particle" : "", "family" : "Valdes", "given" : "Paul J.", "non-dropping-particle" : "", "parse-names" : false, "suffix" : "" } ], "container-title" : "Global Biogeochemical Cycles", "id" : "ITEM-2", "issue" : "2", "issued" : { "date-parts" : [ [ "2004", "6" ] ] }, "page" : "n/a-n/a", "title" : "Transient simulations of Holocene atmospheric carbon dioxide and terrestrial carbon since the Last Glacial Maximum", "translator" : [ { "dropping-particle" : "", "family" : "H4434", "given" : "", "non-dropping-particle" : "", "parse-names" : false, "suffix" : "" } ], "type" : "article-journal", "volume" : "18" }, "uris" : [ "http://www.mendeley.com/documents/?uuid=167778ae-46dc-4b26-9d0a-f2be0543a5f0" ] } ], "mendeley" : { "formattedCitation" : "(Joos et al., 2004; Beck et al., 2018b)", "manualFormatting" : "Joos et al., 2004; J. Beck et al., 2018", "plainTextFormattedCitation" : "(Joos et al., 2004; Beck et al., 2018b)", "previouslyFormattedCitation" : "(Joos et al., 2004; Beck et al., 2018b)" }, "properties" : { "noteIndex" : 0 }, "schema" : "https://github.com/citation-style-language/schema/raw/master/csl-citation.json" }</w:instrText>
        </w:r>
      </w:ins>
      <w:del w:id="3355" w:author="Robin Matthews" w:date="2021-05-18T17:23:00Z">
        <w:r w:rsidR="00E81B0B" w:rsidDel="00836F56">
          <w:rPr>
            <w:rFonts w:cs="Times New Roman"/>
            <w:lang w:val="en-GB"/>
          </w:rPr>
          <w:delInstrText>ADDIN CSL_CITATION { "citationItems" : [ { "id" : "ITEM-1", "itemData" : { "DOI" : "10.5194/bg-15-7155-2018", "ISSN" : "1726-4189", "author" : [ { "dropping-particle" : "", "family" : "Beck", "given" : "Jonas", "non-dropping-particle" : "", "parse-names" : false, "suffix" : "" }, { "dropping-particle" : "", "family" : "Bock", "given" : "Michael", "non-dropping-particle" : "", "parse-names" : false, "suffix" : "" }, { "dropping-particle" : "", "family" : "Schmitt", "given" : "Jochen", "non-dropping-particle" : "", "parse-names" : false, "suffix" : "" }, { "dropping-particle" : "", "family" : "Seth", "given" : "Barbara", "non-dropping-particle" : "", "parse-names" : false, "suffix" : "" }, { "dropping-particle" : "", "family" : "Blunier", "given" : "Thomas", "non-dropping-particle" : "", "parse-names" : false, "suffix" : "" }, { "dropping-particle" : "", "family" : "Fischer", "given" : "Hubertus", "non-dropping-particle" : "", "parse-names" : false, "suffix" : "" } ], "container-title" : "Biogeosciences", "id" : "ITEM-1", "issue" : "23", "issued" : { "date-parts" : [ [ "2018", "11", "30" ] ] }, "page" : "7155-7175", "title" : "Bipolar carbon and hydrogen isotope constraints on the Holocene methane budget", "translator" : [ { "dropping-particle" : "", "family" : "H4615", "given" : "", "non-dropping-particle" : "", "parse-names" : false, "suffix" : "" } ], "type" : "article-journal", "volume" : "15" }, "uris" : [ "http://www.mendeley.com/documents/?uuid=72063bba-737e-49c9-8103-21edf490218d" ] }, { "id" : "ITEM-2", "itemData" : { "DOI" : "10.1029/2003GB002156", "ISSN" : "08866236", "author" : [ { "dropping-particle" : "", "family" : "Joos", "given" : "Fortunat", "non-dropping-particle" : "", "parse-names" : false, "suffix" : "" }, { "dropping-particle" : "", "family" : "Gerber", "given" : "Stefan", "non-dropping-particle" : "", "parse-names" : false, "suffix" : "" }, { "dropping-particle" : "", "family" : "Prentice", "given" : "I. C.", "non-dropping-particle" : "", "parse-names" : false, "suffix" : "" }, { "dropping-particle" : "", "family" : "Otto-Bliesner", "given" : "Bette L.", "non-dropping-particle" : "", "parse-names" : false, "suffix" : "" }, { "dropping-particle" : "", "family" : "Valdes", "given" : "Paul J.", "non-dropping-particle" : "", "parse-names" : false, "suffix" : "" } ], "container-title" : "Global Biogeochemical Cycles", "id" : "ITEM-2", "issue" : "2", "issued" : { "date-parts" : [ [ "2004", "6" ] ] }, "page" : "n/a-n/a", "title" : "Transient simulations of Holocene atmospheric carbon dioxide and terrestrial carbon since the Last Glacial Maximum", "translator" : [ { "dropping-particle" : "", "family" : "H4434", "given" : "", "non-dropping-particle" : "", "parse-names" : false, "suffix" : "" } ], "type" : "article-journal", "volume" : "18" }, "uris" : [ "http://www.mendeley.com/documents/?uuid=167778ae-46dc-4b26-9d0a-f2be0543a5f0" ] } ], "mendeley" : { "formattedCitation" : "(Joos et al., 2004; Beck et al., 2018b)", "manualFormatting" : "Joos et al., 2004; Beck et al., 2018b", "plainTextFormattedCitation" : "(Joos et al., 2004; Beck et al., 2018b)", "previouslyFormattedCitation" : "(Joos et al., 2004; Beck et al., 2018b)" }, "properties" : { "noteIndex" : 0 }, "schema" : "https://github.com/citation-style-language/schema/raw/master/csl-citation.json" }</w:delInstrText>
        </w:r>
      </w:del>
      <w:r>
        <w:rPr>
          <w:rFonts w:cs="Times New Roman"/>
        </w:rPr>
        <w:fldChar w:fldCharType="separate"/>
      </w:r>
      <w:ins w:id="3356" w:author="Robin Matthews" w:date="2021-05-18T16:03:00Z">
        <w:r w:rsidR="00602365">
          <w:rPr>
            <w:rFonts w:cs="Times New Roman"/>
            <w:noProof/>
            <w:lang w:val="en-US"/>
          </w:rPr>
          <w:t xml:space="preserve">Joos et al., 2004; </w:t>
        </w:r>
      </w:ins>
      <w:ins w:id="3357" w:author="Robin Matthews" w:date="2021-05-18T17:22:00Z">
        <w:r w:rsidR="00836F56">
          <w:rPr>
            <w:rFonts w:cs="Times New Roman"/>
            <w:noProof/>
            <w:lang w:val="en-US"/>
          </w:rPr>
          <w:t>J</w:t>
        </w:r>
      </w:ins>
      <w:ins w:id="3358" w:author="Robin Matthews" w:date="2021-05-18T17:23:00Z">
        <w:r w:rsidR="00836F56">
          <w:rPr>
            <w:rFonts w:cs="Times New Roman"/>
            <w:noProof/>
            <w:lang w:val="en-US"/>
          </w:rPr>
          <w:t xml:space="preserve">. </w:t>
        </w:r>
      </w:ins>
      <w:ins w:id="3359" w:author="Robin Matthews" w:date="2021-05-18T16:03:00Z">
        <w:r w:rsidR="00602365">
          <w:rPr>
            <w:rFonts w:cs="Times New Roman"/>
            <w:noProof/>
            <w:lang w:val="en-US"/>
          </w:rPr>
          <w:t>Beck et al., 2018</w:t>
        </w:r>
      </w:ins>
      <w:del w:id="3360" w:author="Robin Matthews" w:date="2021-05-18T16:03:00Z">
        <w:r w:rsidRPr="00146420" w:rsidDel="00602365">
          <w:rPr>
            <w:rFonts w:cs="Times New Roman"/>
            <w:noProof/>
            <w:lang w:val="en-US"/>
          </w:rPr>
          <w:delText>Joos et al., 2004; Beck et al., 2018b</w:delText>
        </w:r>
      </w:del>
      <w:r>
        <w:rPr>
          <w:rFonts w:cs="Times New Roman"/>
        </w:rPr>
        <w:fldChar w:fldCharType="end"/>
      </w:r>
      <w:del w:id="3361" w:author="Ian Blenkinsop" w:date="2021-07-06T10:10:00Z">
        <w:r w:rsidRPr="00146420" w:rsidDel="00281C64">
          <w:rPr>
            <w:rFonts w:cs="Times New Roman"/>
            <w:lang w:val="en-US"/>
          </w:rPr>
          <w:delText>; see Chapter 5, Section 5.1.2.3</w:delText>
        </w:r>
      </w:del>
      <w:r>
        <w:rPr>
          <w:rFonts w:cs="Times New Roman"/>
          <w:lang w:val="en-US"/>
        </w:rPr>
        <w:t>)</w:t>
      </w:r>
      <w:r w:rsidR="00997371">
        <w:rPr>
          <w:rFonts w:cs="Times New Roman"/>
          <w:lang w:val="en-US"/>
        </w:rPr>
        <w:t>,</w:t>
      </w:r>
      <w:r w:rsidRPr="00146420">
        <w:rPr>
          <w:rFonts w:cs="Times New Roman"/>
          <w:lang w:val="en-US"/>
        </w:rPr>
        <w:t xml:space="preserve"> and most studies analyse the human influence on climate over the industrial period. </w:t>
      </w:r>
      <w:r w:rsidRPr="00C421D6">
        <w:rPr>
          <w:rFonts w:cs="Times New Roman"/>
          <w:lang w:val="en-GB"/>
        </w:rPr>
        <w:t xml:space="preserve">Historically, the widespread use of coal-powered machinery started the Industrial Revolution in Britain in the late 18th century </w:t>
      </w:r>
      <w:r w:rsidRPr="003D7ED2">
        <w:rPr>
          <w:rFonts w:cs="Times New Roman"/>
        </w:rPr>
        <w:fldChar w:fldCharType="begin" w:fldLock="1"/>
      </w:r>
      <w:r w:rsidR="00E81B0B">
        <w:rPr>
          <w:rFonts w:cs="Times New Roman"/>
          <w:lang w:val="en-GB"/>
        </w:rPr>
        <w:instrText>ADDIN CSL_CITATION { "citationItems" : [ { "id" : "ITEM-1", "itemData" : { "ISBN" : "9780192892898", "author" : [ { "dropping-particle" : "", "family" : "Ashton", "given" : "T.S", "non-dropping-particle" : "", "parse-names" : false, "suffix" : "" } ], "id" : "ITEM-1", "issued" : { "date-parts" : [ [ "1997" ] ] }, "number-of-pages" : "162", "publisher" : "Oxford University Press", "publisher-place" : "Oxford, UK", "title" : "The Industrial Revolution 1760-1830", "translator" : [ { "dropping-particle" : "", "family" : "H3347", "given" : "Rt4", "non-dropping-particle" : "", "parse-names" : false, "suffix" : "" } ], "type" : "book" }, "uris" : [ "http://www.mendeley.com/documents/?uuid=114240fe-71fe-3ac1-8dc6-c9dbf14085b9" ] } ], "mendeley" : { "formattedCitation" : "(Ashton, 1997)", "plainTextFormattedCitation" : "(Ashton, 1997)", "previouslyFormattedCitation" : "(Ashton, 1997)" }, "properties" : { "noteIndex" : 0 }, "schema" : "https://github.com/citation-style-language/schema/raw/master/csl-citation.json" }</w:instrText>
      </w:r>
      <w:r w:rsidRPr="003D7ED2">
        <w:rPr>
          <w:rFonts w:cs="Times New Roman"/>
        </w:rPr>
        <w:fldChar w:fldCharType="separate"/>
      </w:r>
      <w:ins w:id="3362" w:author="Robin Matthews" w:date="2021-05-18T16:03:00Z">
        <w:r w:rsidR="00602365">
          <w:rPr>
            <w:rFonts w:cs="Times New Roman"/>
            <w:noProof/>
            <w:lang w:val="en-GB"/>
          </w:rPr>
          <w:t>(Ashton, 1997)</w:t>
        </w:r>
      </w:ins>
      <w:del w:id="3363" w:author="Robin Matthews" w:date="2021-05-18T16:03:00Z">
        <w:r w:rsidRPr="00C421D6" w:rsidDel="00602365">
          <w:rPr>
            <w:rFonts w:cs="Times New Roman"/>
            <w:noProof/>
            <w:lang w:val="en-GB"/>
          </w:rPr>
          <w:delText>(Ashton, 1997)</w:delText>
        </w:r>
      </w:del>
      <w:r w:rsidRPr="003D7ED2">
        <w:rPr>
          <w:rFonts w:cs="Times New Roman"/>
        </w:rPr>
        <w:fldChar w:fldCharType="end"/>
      </w:r>
      <w:r w:rsidRPr="00C421D6">
        <w:rPr>
          <w:rFonts w:cs="Times New Roman"/>
          <w:lang w:val="en-GB"/>
        </w:rPr>
        <w:t xml:space="preserve">, but the global effects were small for several decades. In line with this, previous IPCC assessment reports considered changes in radiative forcing relative to 1750, and temperature changes were often reported relative to the ‘late 19th century’. </w:t>
      </w:r>
      <w:ins w:id="3364" w:author="Ian Blenkinsop" w:date="2021-07-06T10:11:00Z">
        <w:r w:rsidR="00281C64">
          <w:rPr>
            <w:rFonts w:cs="Times New Roman"/>
            <w:lang w:val="en-GB"/>
          </w:rPr>
          <w:t xml:space="preserve">The </w:t>
        </w:r>
      </w:ins>
      <w:r w:rsidRPr="00C421D6">
        <w:rPr>
          <w:rFonts w:cs="Times New Roman"/>
          <w:lang w:val="en-GB"/>
        </w:rPr>
        <w:t xml:space="preserve">AR5 and SR1.5 made the specific pragmatic choice to </w:t>
      </w:r>
      <w:commentRangeStart w:id="3365"/>
      <w:r w:rsidRPr="00C421D6">
        <w:rPr>
          <w:rFonts w:cs="Times New Roman"/>
          <w:lang w:val="en-GB"/>
        </w:rPr>
        <w:t xml:space="preserve">approximate pre-industrial global temperatures by the average </w:t>
      </w:r>
      <w:commentRangeEnd w:id="3365"/>
      <w:r w:rsidR="00281C64">
        <w:rPr>
          <w:rStyle w:val="CommentReference"/>
        </w:rPr>
        <w:commentReference w:id="3365"/>
      </w:r>
      <w:r w:rsidRPr="00C421D6">
        <w:rPr>
          <w:rFonts w:cs="Times New Roman"/>
          <w:lang w:val="en-GB"/>
        </w:rPr>
        <w:t>of the 1850</w:t>
      </w:r>
      <w:r w:rsidRPr="00C421D6">
        <w:rPr>
          <w:rFonts w:cs="Times New Roman"/>
          <w:color w:val="202122"/>
          <w:sz w:val="21"/>
          <w:szCs w:val="21"/>
          <w:lang w:val="en-GB"/>
        </w:rPr>
        <w:t>–</w:t>
      </w:r>
      <w:r w:rsidRPr="00C421D6">
        <w:rPr>
          <w:rFonts w:cs="Times New Roman"/>
          <w:lang w:val="en-GB"/>
        </w:rPr>
        <w:t xml:space="preserve">1900 period, when permanent surface observing networks emerged that provide sufficiently </w:t>
      </w:r>
      <w:r w:rsidR="00997371">
        <w:rPr>
          <w:rFonts w:cs="Times New Roman"/>
          <w:lang w:val="en-GB"/>
        </w:rPr>
        <w:t>accurate</w:t>
      </w:r>
      <w:r w:rsidR="00997371" w:rsidRPr="00C421D6">
        <w:rPr>
          <w:rFonts w:cs="Times New Roman"/>
          <w:lang w:val="en-GB"/>
        </w:rPr>
        <w:t xml:space="preserve"> </w:t>
      </w:r>
      <w:r w:rsidRPr="00C421D6">
        <w:rPr>
          <w:rFonts w:cs="Times New Roman"/>
          <w:lang w:val="en-GB"/>
        </w:rPr>
        <w:t>and continuous measurements on a near-global scale (</w:t>
      </w:r>
      <w:del w:id="3366" w:author="Ian Blenkinsop" w:date="2021-07-06T10:12:00Z">
        <w:r w:rsidRPr="00C421D6" w:rsidDel="00281C64">
          <w:rPr>
            <w:rFonts w:cs="Times New Roman"/>
            <w:lang w:val="en-GB"/>
          </w:rPr>
          <w:delText xml:space="preserve">see </w:delText>
        </w:r>
      </w:del>
      <w:r w:rsidRPr="00C421D6">
        <w:rPr>
          <w:rFonts w:cs="Times New Roman"/>
          <w:lang w:val="en-GB"/>
        </w:rPr>
        <w:t>Section</w:t>
      </w:r>
      <w:ins w:id="3367" w:author="Ian Blenkinsop" w:date="2021-07-12T14:25:00Z">
        <w:r w:rsidR="00A87220">
          <w:rPr>
            <w:rFonts w:cs="Times New Roman"/>
            <w:lang w:val="en-GB"/>
          </w:rPr>
          <w:t>s</w:t>
        </w:r>
      </w:ins>
      <w:del w:id="3368" w:author="Ian Blenkinsop" w:date="2021-07-06T10:12:00Z">
        <w:r w:rsidRPr="00C421D6" w:rsidDel="00281C64">
          <w:rPr>
            <w:rFonts w:cs="Times New Roman"/>
            <w:lang w:val="en-GB"/>
          </w:rPr>
          <w:delText>s</w:delText>
        </w:r>
      </w:del>
      <w:r w:rsidRPr="00C421D6">
        <w:rPr>
          <w:rFonts w:cs="Times New Roman"/>
          <w:lang w:val="en-GB"/>
        </w:rPr>
        <w:t xml:space="preserve"> 1.3.1 and </w:t>
      </w:r>
      <w:del w:id="3369" w:author="Ian Blenkinsop" w:date="2021-07-12T14:25:00Z">
        <w:r w:rsidRPr="00C421D6" w:rsidDel="00A87220">
          <w:rPr>
            <w:rFonts w:cs="Times New Roman"/>
            <w:lang w:val="en-GB"/>
          </w:rPr>
          <w:delText xml:space="preserve">Chapter 2, Section </w:delText>
        </w:r>
      </w:del>
      <w:r w:rsidRPr="00C421D6">
        <w:rPr>
          <w:rFonts w:cs="Times New Roman"/>
          <w:lang w:val="en-GB"/>
        </w:rPr>
        <w:t xml:space="preserve">2.3.1.1), and because </w:t>
      </w:r>
      <w:del w:id="3370" w:author="Ian Blenkinsop" w:date="2021-07-06T10:14:00Z">
        <w:r w:rsidRPr="00C421D6" w:rsidDel="00696AAD">
          <w:rPr>
            <w:rFonts w:cs="Times New Roman"/>
            <w:lang w:val="en-GB"/>
          </w:rPr>
          <w:delText xml:space="preserve">the </w:delText>
        </w:r>
      </w:del>
      <w:r w:rsidRPr="00C421D6">
        <w:rPr>
          <w:rFonts w:cs="Times New Roman"/>
          <w:lang w:val="en-GB"/>
        </w:rPr>
        <w:t xml:space="preserve">model simulations of the </w:t>
      </w:r>
      <w:r w:rsidRPr="00C421D6">
        <w:rPr>
          <w:rFonts w:cs="Times New Roman"/>
          <w:lang w:val="en-GB"/>
        </w:rPr>
        <w:lastRenderedPageBreak/>
        <w:t xml:space="preserve">historical period used 1850 as their start date. For the same reasons, to ensure continuity with previous assessments, and because of larger uncertainties and lower confidence in climatic changes before 1850 than after, AR6 makes the same choice to approximate pre-industrial global temperatures </w:t>
      </w:r>
      <w:commentRangeStart w:id="3371"/>
      <w:r w:rsidRPr="00C421D6">
        <w:rPr>
          <w:rFonts w:cs="Times New Roman"/>
          <w:lang w:val="en-GB"/>
        </w:rPr>
        <w:t>by</w:t>
      </w:r>
      <w:commentRangeEnd w:id="3371"/>
      <w:r w:rsidR="00696AAD">
        <w:rPr>
          <w:rStyle w:val="CommentReference"/>
        </w:rPr>
        <w:commentReference w:id="3371"/>
      </w:r>
      <w:r w:rsidRPr="00C421D6">
        <w:rPr>
          <w:rFonts w:cs="Times New Roman"/>
          <w:lang w:val="en-GB"/>
        </w:rPr>
        <w:t xml:space="preserve"> the average of the 1850</w:t>
      </w:r>
      <w:del w:id="3372" w:author="Ian Blenkinsop" w:date="2021-07-06T10:14:00Z">
        <w:r w:rsidRPr="00C421D6" w:rsidDel="00696AAD">
          <w:rPr>
            <w:rFonts w:cs="Times New Roman"/>
            <w:lang w:val="en-GB"/>
          </w:rPr>
          <w:delText>-</w:delText>
        </w:r>
      </w:del>
      <w:ins w:id="3373" w:author="Ian Blenkinsop" w:date="2021-07-06T10:14:00Z">
        <w:r w:rsidR="00696AAD">
          <w:rPr>
            <w:rFonts w:cs="Times New Roman"/>
            <w:lang w:val="en-GB"/>
          </w:rPr>
          <w:t>–</w:t>
        </w:r>
      </w:ins>
      <w:r w:rsidRPr="00C421D6">
        <w:rPr>
          <w:rFonts w:cs="Times New Roman"/>
          <w:lang w:val="en-GB"/>
        </w:rPr>
        <w:t xml:space="preserve">1900 period. </w:t>
      </w:r>
    </w:p>
    <w:bookmarkEnd w:id="3349"/>
    <w:p w14:paraId="315789E3" w14:textId="77777777" w:rsidR="00102875" w:rsidRPr="00C421D6" w:rsidRDefault="00102875" w:rsidP="00102875">
      <w:pPr>
        <w:pStyle w:val="AR6BodyText"/>
        <w:shd w:val="clear" w:color="auto" w:fill="DEEAF6" w:themeFill="accent1" w:themeFillTint="33"/>
        <w:rPr>
          <w:rFonts w:cs="Times New Roman"/>
          <w:lang w:val="en-GB"/>
        </w:rPr>
      </w:pPr>
    </w:p>
    <w:p w14:paraId="0651893C" w14:textId="7BC7F1A1" w:rsidR="00102875" w:rsidRPr="00C421D6" w:rsidRDefault="00B94DE1" w:rsidP="00102875">
      <w:pPr>
        <w:pStyle w:val="AR6BodyText"/>
        <w:shd w:val="clear" w:color="auto" w:fill="DEEAF6" w:themeFill="accent1" w:themeFillTint="33"/>
        <w:rPr>
          <w:rFonts w:cs="Times New Roman"/>
          <w:lang w:val="en-GB"/>
        </w:rPr>
      </w:pPr>
      <w:bookmarkStart w:id="3374" w:name="_Hlk66733176"/>
      <w:r>
        <w:rPr>
          <w:rFonts w:cs="Times New Roman"/>
          <w:lang w:val="en-GB"/>
        </w:rPr>
        <w:t>H</w:t>
      </w:r>
      <w:r w:rsidRPr="00C421D6">
        <w:rPr>
          <w:rFonts w:cs="Times New Roman"/>
          <w:lang w:val="en-GB"/>
        </w:rPr>
        <w:t xml:space="preserve">ere we assess improvements in our understanding of climatic changes </w:t>
      </w:r>
      <w:r w:rsidR="00332794">
        <w:rPr>
          <w:rFonts w:cs="Times New Roman"/>
          <w:lang w:val="en-GB"/>
        </w:rPr>
        <w:t>in the period 1750</w:t>
      </w:r>
      <w:del w:id="3375" w:author="Ian Blenkinsop" w:date="2021-07-06T10:15:00Z">
        <w:r w:rsidR="00332794" w:rsidDel="003D15AC">
          <w:rPr>
            <w:rFonts w:cs="Times New Roman"/>
            <w:lang w:val="en-GB"/>
          </w:rPr>
          <w:delText>-</w:delText>
        </w:r>
      </w:del>
      <w:ins w:id="3376" w:author="Ian Blenkinsop" w:date="2021-07-06T10:15:00Z">
        <w:r w:rsidR="003D15AC">
          <w:rPr>
            <w:rFonts w:cs="Times New Roman"/>
            <w:lang w:val="en-GB"/>
          </w:rPr>
          <w:t>–</w:t>
        </w:r>
      </w:ins>
      <w:r w:rsidRPr="00C421D6">
        <w:rPr>
          <w:rFonts w:cs="Times New Roman"/>
          <w:lang w:val="en-GB"/>
        </w:rPr>
        <w:t>1850.</w:t>
      </w:r>
      <w:r>
        <w:rPr>
          <w:rFonts w:cs="Times New Roman"/>
          <w:lang w:val="en-GB"/>
        </w:rPr>
        <w:t xml:space="preserve"> </w:t>
      </w:r>
      <w:r w:rsidR="00102875" w:rsidRPr="00C421D6">
        <w:rPr>
          <w:rFonts w:cs="Times New Roman"/>
          <w:lang w:val="en-GB"/>
        </w:rPr>
        <w:t>Anthropogenic influences on climate between 1750 and 1900 were primarily increased anthropogenic GHG and aerosol emissions, and changes in land use. Between 1750 and 1850 atmospheric CO</w:t>
      </w:r>
      <w:r w:rsidR="00102875" w:rsidRPr="00C421D6">
        <w:rPr>
          <w:rFonts w:cs="Times New Roman"/>
          <w:vertAlign w:val="subscript"/>
          <w:lang w:val="en-GB"/>
        </w:rPr>
        <w:t>2</w:t>
      </w:r>
      <w:r w:rsidR="00102875" w:rsidRPr="00C421D6">
        <w:rPr>
          <w:rFonts w:cs="Times New Roman"/>
          <w:lang w:val="en-GB"/>
        </w:rPr>
        <w:t xml:space="preserve"> levels increased </w:t>
      </w:r>
      <w:del w:id="3377" w:author="Ian Blenkinsop" w:date="2021-07-06T10:16:00Z">
        <w:r w:rsidR="00102875" w:rsidRPr="00C421D6" w:rsidDel="003D15AC">
          <w:rPr>
            <w:rFonts w:cs="Times New Roman"/>
            <w:lang w:val="en-GB"/>
          </w:rPr>
          <w:delText xml:space="preserve">by </w:delText>
        </w:r>
      </w:del>
      <w:r w:rsidR="00102875" w:rsidRPr="00C421D6">
        <w:rPr>
          <w:rFonts w:cs="Times New Roman"/>
          <w:lang w:val="en-GB"/>
        </w:rPr>
        <w:t>from about 278</w:t>
      </w:r>
      <w:r w:rsidR="00A10098">
        <w:rPr>
          <w:rFonts w:cs="Times New Roman"/>
          <w:lang w:val="en-GB"/>
        </w:rPr>
        <w:t xml:space="preserve"> </w:t>
      </w:r>
      <w:r w:rsidR="00102875" w:rsidRPr="00C421D6">
        <w:rPr>
          <w:rFonts w:cs="Times New Roman"/>
          <w:lang w:val="en-GB"/>
        </w:rPr>
        <w:t>ppm to about 285</w:t>
      </w:r>
      <w:r w:rsidR="00A10098">
        <w:rPr>
          <w:rFonts w:cs="Times New Roman"/>
          <w:lang w:val="en-GB"/>
        </w:rPr>
        <w:t xml:space="preserve"> </w:t>
      </w:r>
      <w:r w:rsidR="00102875" w:rsidRPr="00C421D6">
        <w:rPr>
          <w:rFonts w:cs="Times New Roman"/>
          <w:lang w:val="en-GB"/>
        </w:rPr>
        <w:t>ppm (</w:t>
      </w:r>
      <w:ins w:id="3378" w:author="Ian Blenkinsop" w:date="2021-07-06T10:16:00Z">
        <w:r w:rsidR="003D15AC" w:rsidRPr="00C421D6">
          <w:rPr>
            <w:rFonts w:cs="Times New Roman"/>
            <w:lang w:val="en-GB"/>
          </w:rPr>
          <w:t>equivalent to around 3 years of current rates of increase</w:t>
        </w:r>
        <w:r w:rsidR="003D15AC">
          <w:rPr>
            <w:rFonts w:cs="Times New Roman"/>
            <w:lang w:val="en-GB"/>
          </w:rPr>
          <w:t>;</w:t>
        </w:r>
        <w:r w:rsidR="003D15AC" w:rsidRPr="00C421D6">
          <w:rPr>
            <w:rFonts w:cs="Times New Roman"/>
            <w:lang w:val="en-GB"/>
          </w:rPr>
          <w:t xml:space="preserve"> </w:t>
        </w:r>
      </w:ins>
      <w:r w:rsidR="00102875" w:rsidRPr="00C421D6">
        <w:rPr>
          <w:rFonts w:cs="Times New Roman"/>
          <w:lang w:val="en-GB"/>
        </w:rPr>
        <w:t>Chapter 2, Section 2.2.3</w:t>
      </w:r>
      <w:del w:id="3379" w:author="Ian Blenkinsop" w:date="2021-07-06T10:16:00Z">
        <w:r w:rsidR="00102875" w:rsidRPr="00C421D6" w:rsidDel="003D15AC">
          <w:rPr>
            <w:rFonts w:cs="Times New Roman"/>
            <w:lang w:val="en-GB"/>
          </w:rPr>
          <w:delText>, equivalent to around 3 years of current rates of increase</w:delText>
        </w:r>
      </w:del>
      <w:r w:rsidR="00102875" w:rsidRPr="00C421D6">
        <w:rPr>
          <w:rFonts w:cs="Times New Roman"/>
          <w:lang w:val="en-GB"/>
        </w:rPr>
        <w:t>), corresponding to about 55 GtCO</w:t>
      </w:r>
      <w:r w:rsidR="00102875" w:rsidRPr="00C421D6">
        <w:rPr>
          <w:rFonts w:cs="Times New Roman"/>
          <w:vertAlign w:val="subscript"/>
          <w:lang w:val="en-GB"/>
        </w:rPr>
        <w:t>2</w:t>
      </w:r>
      <w:r w:rsidR="00102875" w:rsidRPr="00C421D6">
        <w:rPr>
          <w:rFonts w:cs="Times New Roman"/>
          <w:lang w:val="en-GB"/>
        </w:rPr>
        <w:t xml:space="preserve"> in the atmosphere. Estimates of emissions from fossil fuel burning (about 4 GtCO</w:t>
      </w:r>
      <w:r w:rsidR="00102875" w:rsidRPr="00C421D6">
        <w:rPr>
          <w:rFonts w:cs="Times New Roman"/>
          <w:vertAlign w:val="subscript"/>
          <w:lang w:val="en-GB"/>
        </w:rPr>
        <w:t>2</w:t>
      </w:r>
      <w:r w:rsidR="00102875" w:rsidRPr="00C421D6">
        <w:rPr>
          <w:rFonts w:cs="Times New Roman"/>
          <w:lang w:val="en-GB"/>
        </w:rPr>
        <w:t xml:space="preserve">, </w:t>
      </w:r>
      <w:r w:rsidR="00102875" w:rsidRPr="003D7ED2">
        <w:rPr>
          <w:rFonts w:cs="Times New Roman"/>
        </w:rPr>
        <w:fldChar w:fldCharType="begin" w:fldLock="1"/>
      </w:r>
      <w:r w:rsidR="00A94565">
        <w:rPr>
          <w:rFonts w:cs="Times New Roman"/>
          <w:lang w:val="en-GB"/>
        </w:rPr>
        <w:instrText>ADDIN CSL_CITATION { "citationItems" : [ { "id" : "ITEM-1", "itemData" : { "DOI" : "10.3334/CDIAC/00001_V2017", "author" : [ { "dropping-particle" : "", "family" : "Boden", "given" : "T.", "non-dropping-particle" : "", "parse-names" : false, "suffix" : "" }, { "dropping-particle" : "", "family" : "Marland", "given" : "G.", "non-dropping-particle" : "", "parse-names" : false, "suffix" : "" }, { "dropping-particle" : "", "family" : "Andres", "given" : "R. J.", "non-dropping-particle" : "", "parse-names" : false, "suffix" : "" } ], "id" : "ITEM-1", "issued" : { "date-parts" : [ [ "2017" ] ] }, "publisher" : "Carbon Dioxide Information Analysis Center (CDIAC), Oak Ridge National Laboratory (ORNL)", "publisher-place" : "Oak Ridge, TN, USA", "title" : "Global, Regional, and National Fossil-Fuel CO2 Emissions (1751 \u2013 2014) (V. 2017)", "translator" : [ { "dropping-particle" : "", "family" : "H3871", "given" : "Rt17", "non-dropping-particle" : "", "parse-names" : false, "suffix" : "" } ], "type" : "webpage" }, "uris" : [ "http://www.mendeley.com/documents/?uuid=b56c042f-1a72-4ef1-9862-4b279dd9030e" ] } ], "mendeley" : { "formattedCitation" : "(Boden et al., 2017)", "manualFormatting" : "Boden et al., 2017)", "plainTextFormattedCitation" : "(Boden et al., 2017)", "previouslyFormattedCitation" : "(Boden et al., 2017)" }, "properties" : { "noteIndex" : 0 }, "schema" : "https://github.com/citation-style-language/schema/raw/master/csl-citation.json" }</w:instrText>
      </w:r>
      <w:r w:rsidR="00102875" w:rsidRPr="003D7ED2">
        <w:rPr>
          <w:rFonts w:cs="Times New Roman"/>
        </w:rPr>
        <w:fldChar w:fldCharType="separate"/>
      </w:r>
      <w:ins w:id="3380" w:author="Robin Matthews" w:date="2021-05-18T16:03:00Z">
        <w:r w:rsidR="00602365">
          <w:rPr>
            <w:rFonts w:cs="Times New Roman"/>
            <w:noProof/>
            <w:lang w:val="en-GB"/>
          </w:rPr>
          <w:t>Boden et al., 2017)</w:t>
        </w:r>
      </w:ins>
      <w:del w:id="3381" w:author="Robin Matthews" w:date="2021-05-18T16:03:00Z">
        <w:r w:rsidR="00102875" w:rsidRPr="00C421D6" w:rsidDel="00602365">
          <w:rPr>
            <w:rFonts w:cs="Times New Roman"/>
            <w:noProof/>
            <w:lang w:val="en-GB"/>
          </w:rPr>
          <w:delText>Boden et al., 2017)</w:delText>
        </w:r>
      </w:del>
      <w:r w:rsidR="00102875" w:rsidRPr="003D7ED2">
        <w:rPr>
          <w:rFonts w:cs="Times New Roman"/>
        </w:rPr>
        <w:fldChar w:fldCharType="end"/>
      </w:r>
      <w:r w:rsidR="00102875" w:rsidRPr="00C421D6">
        <w:rPr>
          <w:rFonts w:cs="Times New Roman"/>
          <w:lang w:val="en-GB"/>
        </w:rPr>
        <w:t xml:space="preserve"> cannot explain the pre-1850 increase, so CO</w:t>
      </w:r>
      <w:r w:rsidR="00102875" w:rsidRPr="00C421D6">
        <w:rPr>
          <w:rFonts w:cs="Times New Roman"/>
          <w:vertAlign w:val="subscript"/>
          <w:lang w:val="en-GB"/>
        </w:rPr>
        <w:t>2</w:t>
      </w:r>
      <w:r w:rsidR="00102875" w:rsidRPr="00C421D6">
        <w:rPr>
          <w:rFonts w:cs="Times New Roman"/>
          <w:lang w:val="en-GB"/>
        </w:rPr>
        <w:t xml:space="preserve"> emissions from </w:t>
      </w:r>
      <w:del w:id="3382" w:author="Ian Blenkinsop" w:date="2021-07-06T10:17:00Z">
        <w:r w:rsidR="00102875" w:rsidRPr="00C421D6" w:rsidDel="003D15AC">
          <w:rPr>
            <w:rFonts w:cs="Times New Roman"/>
            <w:lang w:val="en-GB"/>
          </w:rPr>
          <w:delText xml:space="preserve">land </w:delText>
        </w:r>
      </w:del>
      <w:ins w:id="3383" w:author="Ian Blenkinsop" w:date="2021-07-06T10:17:00Z">
        <w:r w:rsidR="003D15AC" w:rsidRPr="00C421D6">
          <w:rPr>
            <w:rFonts w:cs="Times New Roman"/>
            <w:lang w:val="en-GB"/>
          </w:rPr>
          <w:t>land</w:t>
        </w:r>
        <w:r w:rsidR="003D15AC">
          <w:rPr>
            <w:rFonts w:cs="Times New Roman"/>
            <w:lang w:val="en-GB"/>
          </w:rPr>
          <w:t>-</w:t>
        </w:r>
      </w:ins>
      <w:r w:rsidR="00102875" w:rsidRPr="00C421D6">
        <w:rPr>
          <w:rFonts w:cs="Times New Roman"/>
          <w:lang w:val="en-GB"/>
        </w:rPr>
        <w:t xml:space="preserve">use changes are implicated as the dominant source. The atmospheric concentration of other GHGs also increased over the same period, and there was a cooling influence from other anthropogenic radiative forcings (such as aerosols and </w:t>
      </w:r>
      <w:del w:id="3384" w:author="Ian Blenkinsop" w:date="2021-07-06T10:17:00Z">
        <w:r w:rsidR="00102875" w:rsidRPr="00C421D6" w:rsidDel="003D15AC">
          <w:rPr>
            <w:rFonts w:cs="Times New Roman"/>
            <w:lang w:val="en-GB"/>
          </w:rPr>
          <w:delText xml:space="preserve">land </w:delText>
        </w:r>
      </w:del>
      <w:ins w:id="3385" w:author="Ian Blenkinsop" w:date="2021-07-06T10:17:00Z">
        <w:r w:rsidR="003D15AC" w:rsidRPr="00C421D6">
          <w:rPr>
            <w:rFonts w:cs="Times New Roman"/>
            <w:lang w:val="en-GB"/>
          </w:rPr>
          <w:t>land</w:t>
        </w:r>
        <w:r w:rsidR="003D15AC">
          <w:rPr>
            <w:rFonts w:cs="Times New Roman"/>
            <w:lang w:val="en-GB"/>
          </w:rPr>
          <w:t>-</w:t>
        </w:r>
      </w:ins>
      <w:r w:rsidR="00102875" w:rsidRPr="00C421D6">
        <w:rPr>
          <w:rFonts w:cs="Times New Roman"/>
          <w:lang w:val="en-GB"/>
        </w:rPr>
        <w:t>use changes), but with a larger uncertainty than for GHGs (</w:t>
      </w:r>
      <w:ins w:id="3386" w:author="Ian Blenkinsop" w:date="2021-07-06T10:18:00Z">
        <w:r w:rsidR="003D15AC" w:rsidRPr="00FA4D8D">
          <w:rPr>
            <w:rFonts w:cs="Times New Roman"/>
          </w:rPr>
          <w:t>Section</w:t>
        </w:r>
      </w:ins>
      <w:ins w:id="3387" w:author="Ian Blenkinsop" w:date="2021-07-12T14:25:00Z">
        <w:r w:rsidR="00A87220">
          <w:rPr>
            <w:rFonts w:cs="Times New Roman"/>
          </w:rPr>
          <w:t>s</w:t>
        </w:r>
      </w:ins>
      <w:ins w:id="3388" w:author="Ian Blenkinsop" w:date="2021-07-06T10:18:00Z">
        <w:r w:rsidR="003D15AC" w:rsidRPr="00FA4D8D">
          <w:rPr>
            <w:rFonts w:cs="Times New Roman"/>
          </w:rPr>
          <w:t xml:space="preserve"> 2.2.6</w:t>
        </w:r>
      </w:ins>
      <w:ins w:id="3389" w:author="Ian Blenkinsop" w:date="2021-07-12T14:25:00Z">
        <w:r w:rsidR="00A87220">
          <w:rPr>
            <w:rFonts w:cs="Times New Roman"/>
          </w:rPr>
          <w:t xml:space="preserve"> and</w:t>
        </w:r>
      </w:ins>
      <w:ins w:id="3390" w:author="Ian Blenkinsop" w:date="2021-07-06T10:18:00Z">
        <w:r w:rsidR="003D15AC" w:rsidRPr="00FA4D8D">
          <w:rPr>
            <w:rFonts w:cs="Times New Roman"/>
          </w:rPr>
          <w:t xml:space="preserve"> 7.3.5.2</w:t>
        </w:r>
      </w:ins>
      <w:ins w:id="3391" w:author="Ian Blenkinsop" w:date="2021-07-12T14:25:00Z">
        <w:r w:rsidR="00A87220">
          <w:rPr>
            <w:rFonts w:cs="Times New Roman"/>
          </w:rPr>
          <w:t>, and</w:t>
        </w:r>
      </w:ins>
      <w:ins w:id="3392" w:author="Ian Blenkinsop" w:date="2021-07-06T10:18:00Z">
        <w:r w:rsidR="003D15AC" w:rsidRPr="00FA4D8D">
          <w:rPr>
            <w:rFonts w:cs="Times New Roman"/>
          </w:rPr>
          <w:t xml:space="preserve"> Cross-Chapter Box 1.2, Figure 1</w:t>
        </w:r>
        <w:r w:rsidR="003D15AC">
          <w:rPr>
            <w:rFonts w:cs="Times New Roman"/>
          </w:rPr>
          <w:t xml:space="preserve">; </w:t>
        </w:r>
      </w:ins>
      <w:r w:rsidR="00102875" w:rsidRPr="00C421D6">
        <w:rPr>
          <w:rFonts w:cs="Times New Roman"/>
          <w:lang w:val="en-GB"/>
        </w:rPr>
        <w:t xml:space="preserve">e.g., </w:t>
      </w:r>
      <w:r w:rsidR="00102875">
        <w:rPr>
          <w:rFonts w:cs="Times New Roman"/>
        </w:rPr>
        <w:fldChar w:fldCharType="begin" w:fldLock="1"/>
      </w:r>
      <w:r w:rsidR="00E81B0B">
        <w:rPr>
          <w:rFonts w:cs="Times New Roman"/>
          <w:lang w:val="en-GB"/>
        </w:rPr>
        <w:instrText>ADDIN CSL_CITATION { "citationItems" : [ { "id" : "ITEM-1", "itemData" : { "DOI" : "10.1007/s40641-017-0061-2", "ISSN" : "2198-6061", "abstract" : "We assess the current understanding of the state and behaviour of aerosols under pre-industrial conditions and the importance for climate.", "author" : [ { "dropping-particle" : "", "family" : "Carslaw", "given" : "Kenneth S.", "non-dropping-particle" : "", "parse-names" : false, "suffix" : "" }, { "dropping-particle" : "", "family" : "Gordon", "given" : "Hamish", "non-dropping-particle" : "", "parse-names" : false, "suffix" : "" }, { "dropping-particle" : "", "family" : "Hamilton", "given" : "Douglas S.", "non-dropping-particle" : "", "parse-names" : false, "suffix" : "" }, { "dropping-particle" : "", "family" : "Johnson", "given" : "Jill S.", "non-dropping-particle" : "", "parse-names" : false, "suffix" : "" }, { "dropping-particle" : "", "family" : "Regayre", "given" : "Leighton A.", "non-dropping-particle" : "", "parse-names" : false, "suffix" : "" }, { "dropping-particle" : "", "family" : "Yoshioka", "given" : "M.", "non-dropping-particle" : "", "parse-names" : false, "suffix" : "" }, { "dropping-particle" : "", "family" : "Pringle", "given" : "Kirsty J.", "non-dropping-particle" : "", "parse-names" : false, "suffix" : "" } ], "container-title" : "Current Climate Change Reports", "id" : "ITEM-1", "issue" : "1", "issued" : { "date-parts" : [ [ "2017", "3", "11" ] ] }, "page" : "1-15", "title" : "Aerosols in the Pre-industrial Atmosphere", "translator" : [ { "dropping-particle" : "", "family" : "H4118", "given" : "", "non-dropping-particle" : "", "parse-names" : false, "suffix" : "" } ], "type" : "article-journal", "volume" : "3" }, "uris" : [ "http://www.mendeley.com/documents/?uuid=16ffa5cd-b621-4771-b7f1-c6d9264760c7" ] }, { "id" : "ITEM-2", "itemData" : { "DOI" : "10.1051/swsc/2017034", "ISSN" : "2115-7251", "author" : [ { "dropping-particle" : "", "family" : "Owens", "given" : "Mathew J.", "non-dropping-particle" : "", "parse-names" : false, "suffix" : "" }, { "dropping-particle" : "", "family" : "Lockwood", "given" : "Mike", "non-dropping-particle" : "", "parse-names" : false, "suffix" : "" }, { "dropping-particle" : "", "family" : "Hawkins", "given" : "Ed", "non-dropping-particle" : "", "parse-names" : false, "suffix" : "" }, { "dropping-particle" : "", "family" : "Usoskin", "given" : "Ilya", "non-dropping-particle" : "", "parse-names" : false, "suffix" : "" }, { "dropping-particle" : "", "family" : "Jones", "given" : "Gareth S.", "non-dropping-particle" : "", "parse-names" : false, "suffix" : "" }, { "dropping-particle" : "", "family" : "Barnard", "given" : "Luke", "non-dropping-particle" : "", "parse-names" : false, "suffix" : "" }, { "dropping-particle" : "", "family" : "Schurer", "given" : "Andrew", "non-dropping-particle" : "", "parse-names" : false, "suffix" : "" }, { "dropping-particle" : "", "family" : "Fasullo", "given" : "John", "non-dropping-particle" : "", "parse-names" : false, "suffix" : "" } ], "container-title" : "Journal of Space Weather and Space Climate", "id" : "ITEM-2", "issued" : { "date-parts" : [ [ "2017", "12", "4" ] ] }, "page" : "A33", "title" : "The Maunder minimum and the Little Ice Age: an update from recent reconstructions and climate simulations", "translator" : [ { "dropping-particle" : "", "family" : "H3941", "given" : "", "non-dropping-particle" : "", "parse-names" : false, "suffix" : "" } ], "type" : "article-journal", "volume" : "7" }, "uris" : [ "http://www.mendeley.com/documents/?uuid=f39d501a-1a95-4ac4-a811-7014413f47b5" ] }, { "id" : "ITEM-3", "itemData" : { "DOI" : "10.1038/s41467-018-05592-9", "ISSN" : "2041-1723", "author" : [ { "dropping-particle" : "", "family" : "Hamilton", "given" : "D. S.", "non-dropping-particle" : "", "parse-names" : false, "suffix" : "" }, { "dropping-particle" : "", "family" : "Hantson", "given" : "S.", "non-dropping-particle" : "", "parse-names" : false, "suffix" : "" }, { "dropping-particle" : "", "family" : "Scott", "given" : "C. E.", "non-dropping-particle" : "", "parse-names" : false, "suffix" : "" }, { "dropping-particle" : "", "family" : "Kaplan", "given" : "J. O.", "non-dropping-particle" : "", "parse-names" : false, "suffix" : "" }, { "dropping-particle" : "", "family" : "Pringle", "given" : "K. J.", "non-dropping-particle" : "", "parse-names" : false, "suffix" : "" }, { "dropping-particle" : "", "family" : "Nieradzik", "given" : "L. P.", "non-dropping-particle" : "", "parse-names" : false, "suffix" : "" }, { "dropping-particle" : "", "family" : "Rap", "given" : "A.", "non-dropping-particle" : "", "parse-names" : false, "suffix" : "" },</w:instrText>
      </w:r>
      <w:r w:rsidR="00E81B0B" w:rsidRPr="00A1237E">
        <w:rPr>
          <w:rFonts w:cs="Times New Roman"/>
        </w:rPr>
        <w:instrText xml:space="preserve"> { "dropping-particle" : "", "family" : "Folberth", "given" : "G. A.", "non-dropping-particle" : "", "parse-names" : false, "suffix" : "" }, { "dropping-particle" : "V.", "family" : "Spracklen", "given" : "D.", "non-dropping-particle" : "", "parse-names" : false, "suffix" : "" }, { "dropping-particle" : "", "family" : "Carslaw", "given" : "K. S.", "non-dropping-particle" : "", "parse-names" : false, "suffix" : "" } ], "container-title" : "Nature Communications", "id" : "ITEM-3", "issue" : "1", "issued" : { "date-parts" : [ [ "2018", "12", "9" ] ] }, "page" : "3182", "title" : "Reassessment of pre-industrial fire emissions strongly affects anthropogenic aerosol forcing", "translator" : [ { "dropping-particle" : "", "family" : "H3870", "given" : "", "non-dropping-particle" : "", "parse-names" : false, "suffix" : "" } ], "type" : "article-journal", "volume" : "9" }, "uris" : [ "http://www.mendeley.com/documents/?uuid=a07f868b-c4b6-4e89-9090-0372efbf4d65" ] } ], "mendeley" : { "formattedCitation" : "(Carslaw et al., 2017; Owens et al., 2017; Hamilton et al., 2018)", "manualFormatting" : "Carslaw et al., 2017; Owens et al., 2017; Hamilton et al., 2018", "plainTextFormattedCitation" : "(Carslaw et al., 2017; Owens et al., 2017; Hamilton et al., 2018)", "previouslyFormattedCitation" : "(Carslaw et al., 2017; Owens et al., 2017; Hamilton et al., 2018)" }, "properties" : { "noteIndex" : 0 }, "schema" : "https://github.com/citation-style-language/schema/raw/master/csl-citation.json" }</w:instrText>
      </w:r>
      <w:r w:rsidR="00102875">
        <w:rPr>
          <w:rFonts w:cs="Times New Roman"/>
        </w:rPr>
        <w:fldChar w:fldCharType="separate"/>
      </w:r>
      <w:ins w:id="3393" w:author="Robin Matthews" w:date="2021-05-18T16:03:00Z">
        <w:r w:rsidR="00602365">
          <w:rPr>
            <w:rFonts w:cs="Times New Roman"/>
            <w:noProof/>
          </w:rPr>
          <w:t>Carslaw et al., 2017; Owens et al., 2017; Hamilton et al., 2018</w:t>
        </w:r>
      </w:ins>
      <w:del w:id="3394" w:author="Robin Matthews" w:date="2021-05-18T16:03:00Z">
        <w:r w:rsidR="00102875" w:rsidRPr="00FA4D8D" w:rsidDel="00602365">
          <w:rPr>
            <w:rFonts w:cs="Times New Roman"/>
            <w:noProof/>
          </w:rPr>
          <w:delText>Carslaw et al., 2017; Owens et al., 2017; Hamilton et al., 2018</w:delText>
        </w:r>
      </w:del>
      <w:r w:rsidR="00102875">
        <w:rPr>
          <w:rFonts w:cs="Times New Roman"/>
        </w:rPr>
        <w:fldChar w:fldCharType="end"/>
      </w:r>
      <w:del w:id="3395" w:author="Ian Blenkinsop" w:date="2021-07-06T10:18:00Z">
        <w:r w:rsidR="00102875" w:rsidRPr="00FA4D8D" w:rsidDel="003D15AC">
          <w:rPr>
            <w:rFonts w:cs="Times New Roman"/>
          </w:rPr>
          <w:delText>; Chapter 2, Section 2.2.6; Chapter 7, Section 7.3.5.2; Cross-Chapter Box 1.2, Figure 1</w:delText>
        </w:r>
      </w:del>
      <w:r w:rsidR="00102875" w:rsidRPr="00FA4D8D">
        <w:rPr>
          <w:rFonts w:cs="Times New Roman"/>
        </w:rPr>
        <w:t xml:space="preserve">). </w:t>
      </w:r>
      <w:r w:rsidR="00102875" w:rsidRPr="00C421D6">
        <w:rPr>
          <w:rFonts w:cs="Times New Roman"/>
          <w:lang w:val="en-GB"/>
        </w:rPr>
        <w:t xml:space="preserve">It is </w:t>
      </w:r>
      <w:r w:rsidR="00102875" w:rsidRPr="00C421D6">
        <w:rPr>
          <w:rFonts w:cs="Times New Roman"/>
          <w:i/>
          <w:lang w:val="en-GB"/>
        </w:rPr>
        <w:t>likely</w:t>
      </w:r>
      <w:r w:rsidR="00102875" w:rsidRPr="00C421D6">
        <w:rPr>
          <w:rFonts w:cs="Times New Roman"/>
          <w:lang w:val="en-GB"/>
        </w:rPr>
        <w:t xml:space="preserve"> that there was a net anthropogenic forcing of 0.0</w:t>
      </w:r>
      <w:r w:rsidR="00102875" w:rsidRPr="00C421D6">
        <w:rPr>
          <w:rFonts w:cs="Times New Roman"/>
          <w:color w:val="202122"/>
          <w:sz w:val="21"/>
          <w:szCs w:val="21"/>
          <w:shd w:val="clear" w:color="auto" w:fill="DEEAF6" w:themeFill="accent1" w:themeFillTint="33"/>
          <w:lang w:val="en-GB"/>
        </w:rPr>
        <w:t>–</w:t>
      </w:r>
      <w:r w:rsidR="00102875" w:rsidRPr="00C421D6">
        <w:rPr>
          <w:rFonts w:cs="Times New Roman"/>
          <w:lang w:val="en-GB"/>
        </w:rPr>
        <w:t>0.3 Wm</w:t>
      </w:r>
      <w:del w:id="3396" w:author="Ian Blenkinsop" w:date="2021-07-06T10:18:00Z">
        <w:r w:rsidR="00102875" w:rsidRPr="00C421D6" w:rsidDel="003D15AC">
          <w:rPr>
            <w:rFonts w:cs="Times New Roman"/>
            <w:vertAlign w:val="superscript"/>
            <w:lang w:val="en-GB"/>
          </w:rPr>
          <w:delText>-</w:delText>
        </w:r>
      </w:del>
      <w:ins w:id="3397" w:author="Ian Blenkinsop" w:date="2021-07-06T10:18:00Z">
        <w:r w:rsidR="003D15AC">
          <w:rPr>
            <w:rFonts w:cs="Times New Roman"/>
            <w:vertAlign w:val="superscript"/>
            <w:lang w:val="en-GB"/>
          </w:rPr>
          <w:t>–</w:t>
        </w:r>
      </w:ins>
      <w:r w:rsidR="00102875" w:rsidRPr="00C421D6">
        <w:rPr>
          <w:rFonts w:cs="Times New Roman"/>
          <w:vertAlign w:val="superscript"/>
          <w:lang w:val="en-GB"/>
        </w:rPr>
        <w:t>2</w:t>
      </w:r>
      <w:r w:rsidR="00102875" w:rsidRPr="00C421D6">
        <w:rPr>
          <w:rFonts w:cs="Times New Roman"/>
          <w:lang w:val="en-GB"/>
        </w:rPr>
        <w:t xml:space="preserve"> in 1850</w:t>
      </w:r>
      <w:r w:rsidR="00102875" w:rsidRPr="00C421D6">
        <w:rPr>
          <w:rFonts w:cs="Times New Roman"/>
          <w:color w:val="202122"/>
          <w:sz w:val="21"/>
          <w:szCs w:val="21"/>
          <w:shd w:val="clear" w:color="auto" w:fill="DEEAF6" w:themeFill="accent1" w:themeFillTint="33"/>
          <w:lang w:val="en-GB"/>
        </w:rPr>
        <w:t>–</w:t>
      </w:r>
      <w:r w:rsidR="00102875" w:rsidRPr="00C421D6">
        <w:rPr>
          <w:rFonts w:cs="Times New Roman"/>
          <w:lang w:val="en-GB"/>
        </w:rPr>
        <w:t>1900 relative to 1750 (</w:t>
      </w:r>
      <w:r w:rsidR="00102875" w:rsidRPr="00C421D6">
        <w:rPr>
          <w:rFonts w:cs="Times New Roman"/>
          <w:i/>
          <w:lang w:val="en-GB"/>
        </w:rPr>
        <w:t>medium confidence</w:t>
      </w:r>
      <w:r w:rsidR="00102875" w:rsidRPr="00C421D6">
        <w:rPr>
          <w:rFonts w:cs="Times New Roman"/>
          <w:lang w:val="en-GB"/>
        </w:rPr>
        <w:t>). The net radiative forcing from changes in solar activity and volcanic activity in 1850</w:t>
      </w:r>
      <w:r w:rsidR="00102875" w:rsidRPr="00C421D6">
        <w:rPr>
          <w:rFonts w:cs="Times New Roman"/>
          <w:color w:val="202122"/>
          <w:sz w:val="21"/>
          <w:szCs w:val="21"/>
          <w:shd w:val="clear" w:color="auto" w:fill="DEEAF6" w:themeFill="accent1" w:themeFillTint="33"/>
          <w:lang w:val="en-GB"/>
        </w:rPr>
        <w:t>–</w:t>
      </w:r>
      <w:r w:rsidR="00102875" w:rsidRPr="00C421D6">
        <w:rPr>
          <w:rFonts w:cs="Times New Roman"/>
          <w:lang w:val="en-GB"/>
        </w:rPr>
        <w:t>1900, compared to the period around 1750, is estimated to be smaller than ±</w:t>
      </w:r>
      <w:del w:id="3398" w:author="Ian Blenkinsop" w:date="2021-07-06T10:18:00Z">
        <w:r w:rsidR="00227B26" w:rsidDel="003D15AC">
          <w:rPr>
            <w:rFonts w:cs="Times New Roman"/>
            <w:lang w:val="en-GB"/>
          </w:rPr>
          <w:delText> </w:delText>
        </w:r>
      </w:del>
      <w:r w:rsidR="00102875" w:rsidRPr="00C421D6">
        <w:rPr>
          <w:rFonts w:cs="Times New Roman"/>
          <w:lang w:val="en-GB"/>
        </w:rPr>
        <w:t>0.1 W m</w:t>
      </w:r>
      <w:del w:id="3399" w:author="Ian Blenkinsop" w:date="2021-07-06T09:41:00Z">
        <w:r w:rsidR="00102875" w:rsidRPr="00C421D6" w:rsidDel="00EE5F65">
          <w:rPr>
            <w:rFonts w:cs="Times New Roman"/>
            <w:vertAlign w:val="superscript"/>
            <w:lang w:val="en-GB"/>
          </w:rPr>
          <w:delText>-</w:delText>
        </w:r>
      </w:del>
      <w:ins w:id="3400" w:author="Ian Blenkinsop" w:date="2021-07-06T09:41:00Z">
        <w:r w:rsidR="00EE5F65">
          <w:rPr>
            <w:rFonts w:cs="Times New Roman"/>
            <w:vertAlign w:val="superscript"/>
            <w:lang w:val="en-GB"/>
          </w:rPr>
          <w:t>–</w:t>
        </w:r>
      </w:ins>
      <w:r w:rsidR="00102875" w:rsidRPr="00C421D6">
        <w:rPr>
          <w:rFonts w:cs="Times New Roman"/>
          <w:vertAlign w:val="superscript"/>
          <w:lang w:val="en-GB"/>
        </w:rPr>
        <w:t>2</w:t>
      </w:r>
      <w:r w:rsidR="00102875" w:rsidRPr="00C421D6">
        <w:rPr>
          <w:rFonts w:cs="Times New Roman"/>
          <w:lang w:val="en-GB"/>
        </w:rPr>
        <w:t>, but note there were several large volcanic eruptions between 1750 and 1850 (Cross-Chapter Box 1.2, Figure 1).</w:t>
      </w:r>
    </w:p>
    <w:bookmarkEnd w:id="3374"/>
    <w:p w14:paraId="010A6604" w14:textId="77777777" w:rsidR="00102875" w:rsidRPr="00C421D6" w:rsidRDefault="00102875" w:rsidP="00102875">
      <w:pPr>
        <w:pStyle w:val="AR6BodyText"/>
        <w:shd w:val="clear" w:color="auto" w:fill="DEEAF6" w:themeFill="accent1" w:themeFillTint="33"/>
        <w:rPr>
          <w:rFonts w:cs="Times New Roman"/>
          <w:lang w:val="en-GB"/>
        </w:rPr>
      </w:pPr>
    </w:p>
    <w:p w14:paraId="06F8692B" w14:textId="1F467BF3" w:rsidR="00102875" w:rsidRPr="00C421D6" w:rsidRDefault="00102875" w:rsidP="00102875">
      <w:pPr>
        <w:pStyle w:val="AR6BodyText"/>
        <w:shd w:val="clear" w:color="auto" w:fill="DEEAF6" w:themeFill="accent1" w:themeFillTint="33"/>
        <w:rPr>
          <w:rFonts w:cs="Times New Roman"/>
          <w:lang w:val="en-GB"/>
        </w:rPr>
      </w:pPr>
      <w:bookmarkStart w:id="3401" w:name="_Hlk66733323"/>
      <w:r w:rsidRPr="00C421D6">
        <w:rPr>
          <w:rFonts w:cs="Times New Roman"/>
          <w:lang w:val="en-GB"/>
        </w:rPr>
        <w:t xml:space="preserve">Several studies since AR5 have estimated changes in global temperatures following industrialisation and before 1850. </w:t>
      </w:r>
      <w:r w:rsidRPr="003D7ED2">
        <w:rPr>
          <w:rFonts w:cs="Times New Roman"/>
        </w:rPr>
        <w:fldChar w:fldCharType="begin" w:fldLock="1"/>
      </w:r>
      <w:r w:rsidR="00E81B0B">
        <w:rPr>
          <w:rFonts w:cs="Times New Roman"/>
          <w:lang w:val="en-GB"/>
        </w:rPr>
        <w:instrText>ADDIN CSL_CITATION { "citationItems" : [ { "id" : "ITEM-1", "itemData" : { "DOI" : "10.1175/BAMS-D-16-0007.1", "ISSN" : "00030007", "author" : [ { "dropping-particle" : "", "family" : "Hawkins", "given" : "E.", "non-dropping-particle" : "", "parse-names" : false, "suffix" : "" }, { "dropping-particle" : "", "family" : "Ortega", "given" : "P.", "non-dropping-particle" : "", "parse-names" : false, "suffix" : "" }, { "dropping-particle" : "", "family" : "Suckling", "given" : "E.", "non-dropping-particle" : "", "parse-names" : false, "suffix" : "" }, { "dropping-particle" : "", "family" : "Schurer", "given" : "A.", "non-dropping-particle" : "", "parse-names" : false, "suffix" : "" }, { "dropping-particle" : "", "family" : "Hegerl", "given" : "G.", "non-dropping-particle" : "", "parse-names" : false, "suffix" : "" }, { "dropping-particle" : "", "family" : "Jones", "given" : "P.", "non-dropping-particle" : "", "parse-names" : false, "suffix" : "" }, { "dropping-particle" : "", "family" : "Joshi", "given" : "M.", "non-dropping-particle" : "", "parse-names" : false, "suffix" : "" }, { "dropping-particle" : "", "family" : "Osborn", "given" : "T.J.", "non-dropping-particle" : "", "parse-names" : false, "suffix" : "" }, { "dropping-particle" : "", "family" : "Masson-Delmotte", "given" : "V.", "non-dropping-particle" : "", "parse-names" : false, "suffix" : "" }, { "dropping-particle" : "", "family" : "Mignot", "given" : "J.", "non-dropping-particle" : "", "parse-names" : false, "suffix" : "" }, { "dropping-particle" : "", "family" : "Thorne", "given" : "P.", "non-dropping-particle" : "", "parse-names" : false, "suffix" : "" }, { "dropping-particle" : "", "family" : "Oldenborgh", "given" : "G.J.", "non-dropping-particle" : "Van", "parse-names" : false, "suffix" : "" } ], "container-title" : "Bulletin of the American Meteorological Society", "id" : "ITEM-1", "issue" : "9", "issued" : { "date-parts" : [ [ "2017" ] ] }, "title" : "Estimating changes in global temperature since the preindustrial period", "translator" : [ { "dropping-particle" : "", "family" : "H2458", "given" : "", "non-dropping-particle" : "", "parse-names" : false, "suffix" : "" } ], "type" : "article-journal", "volume" : "98" }, "uris" : [ "http://www.mendeley.com/documents/?uuid=49e5046a-7ce1-4718-9949-6b145aa01890" ] } ], "mendeley" : { "formattedCitation" : "(Hawkins et al., 2017)", "manualFormatting" : "Hawkins et al. (2017)", "plainTextFormattedCitation" : "(Hawkins et al., 2017)", "previouslyFormattedCitation" : "(Hawkins et al., 2017)" }, "properties" : { "noteIndex" : 0 }, "schema" : "https://github.com/citation-style-language/schema/raw/master/csl-citation.json" }</w:instrText>
      </w:r>
      <w:r w:rsidRPr="003D7ED2">
        <w:rPr>
          <w:rFonts w:cs="Times New Roman"/>
        </w:rPr>
        <w:fldChar w:fldCharType="separate"/>
      </w:r>
      <w:ins w:id="3402" w:author="Robin Matthews" w:date="2021-05-18T16:03:00Z">
        <w:r w:rsidR="00602365">
          <w:rPr>
            <w:rFonts w:cs="Times New Roman"/>
            <w:noProof/>
            <w:lang w:val="en-GB"/>
          </w:rPr>
          <w:t>Hawkins et al. (2017)</w:t>
        </w:r>
      </w:ins>
      <w:del w:id="3403" w:author="Robin Matthews" w:date="2021-05-18T16:03:00Z">
        <w:r w:rsidRPr="00C421D6" w:rsidDel="00602365">
          <w:rPr>
            <w:rFonts w:cs="Times New Roman"/>
            <w:noProof/>
            <w:lang w:val="en-GB"/>
          </w:rPr>
          <w:delText>Hawkins et al. (2017)</w:delText>
        </w:r>
      </w:del>
      <w:r w:rsidRPr="003D7ED2">
        <w:rPr>
          <w:rFonts w:cs="Times New Roman"/>
        </w:rPr>
        <w:fldChar w:fldCharType="end"/>
      </w:r>
      <w:r w:rsidRPr="00C421D6">
        <w:rPr>
          <w:rFonts w:cs="Times New Roman"/>
          <w:lang w:val="en-GB"/>
        </w:rPr>
        <w:t xml:space="preserve"> used observations, radiative forcing estimates and model simulations to estimate the warming from 1720–1800 until 1986–2005 and assessed a </w:t>
      </w:r>
      <w:r w:rsidR="00B94DE1">
        <w:rPr>
          <w:rFonts w:cs="Times New Roman"/>
          <w:i/>
          <w:iCs/>
          <w:lang w:val="en-GB"/>
        </w:rPr>
        <w:t xml:space="preserve">likely </w:t>
      </w:r>
      <w:r w:rsidRPr="00C421D6">
        <w:rPr>
          <w:rFonts w:cs="Times New Roman"/>
          <w:lang w:val="en-GB"/>
        </w:rPr>
        <w:t xml:space="preserve">range of 0.55°C–0.80°C, slightly broader than the equivalent range starting from 1850–1900 (0.6°C–0.7°C). From proxy evidence, </w:t>
      </w:r>
      <w:r w:rsidRPr="003D7ED2">
        <w:rPr>
          <w:rFonts w:cs="Times New Roman"/>
        </w:rPr>
        <w:fldChar w:fldCharType="begin" w:fldLock="1"/>
      </w:r>
      <w:r w:rsidR="00E81B0B">
        <w:rPr>
          <w:rFonts w:cs="Times New Roman"/>
          <w:lang w:val="en-GB"/>
        </w:rPr>
        <w:instrText>ADDIN CSL_CITATION { "citationItems" : [ { "id" : "ITEM-1", "itemData" : { "DOI" : "10.1038/s41561-019-0400-0", "ISSN" : "1752-0908", "abstract" : "Multidecadal surface temperature changes may be forced by natural as well as anthropogenic factors, or arise unforced from the climate system. Distinguishing these factors is essential for estimating sensitivity to multiple climatic forcings and the amplitude of the unforced variability. Here we present 2,000-year-long global mean temperature reconstructions using seven different statistical methods that draw from a global collection of temperature-sensitive palaeoclimate records. Our reconstructions display synchronous multidecadal temperature fluctuations that are coherent with one another and with fully forced millennial model simulations from the Coupled Model Intercomparison Project Phase 5 across the Common Era. A substantial portion of pre-industrial (1300\u20131800 ce) variability at multidecadal timescales is attributed to volcanic aerosol forcing. Reconstructions and simulations qualitatively agree on the amplitude of the unforced global mean multidecadal temperature variability, thereby increasing confidence in future projections of climate change on these timescales. The largest warming trends at timescales of 20 years and longer occur during the second half of the twentieth century, highlighting the unusual character of the warming in recent decades.", "author" : [ { "dropping-particle" : "", "family" : "PAGES 2k Consortium", "given" : "", "non-dropping-particle" : "", "parse-names" : false, "suffix" : "" } ], "container-title" : "Nature Geoscience", "id" : "ITEM-1", "issue" : "8", "issued" : { "date-parts" : [ [ "2019", "8", "24" ] ] }, "page" : "643-649", "title" : "Consistent multidecadal variability in global temperature reconstructions and simulations over the Common Era", "translator" : [ { "dropping-particle" : "", "family" : "H4337", "given" : "", "non-dropping-particle" : "", "parse-names" : false, "suffix" : "" } ], "type" : "article-journal", "volume" : "12" }, "uris" : [ "http://www.mendeley.com/documents/?uuid=d51a0734-e380-4ab7-8a04-6957575c2ca0" ] } ], "mendeley" : { "formattedCitation" : "(PAGES 2k Consortium, 2019)", "manualFormatting" : "PAGES 2k Consortium (2019)", "plainTextFormattedCitation" : "(PAGES 2k Consortium, 2019)", "previouslyFormattedCitation" : "(PAGES 2k Consortium, 2019)" }, "properties" : { "noteIndex" : 0 }, "schema" : "https://github.com/citation-style-language/schema/raw/master/csl-citation.json" }</w:instrText>
      </w:r>
      <w:r w:rsidRPr="003D7ED2">
        <w:rPr>
          <w:rFonts w:cs="Times New Roman"/>
        </w:rPr>
        <w:fldChar w:fldCharType="separate"/>
      </w:r>
      <w:ins w:id="3404" w:author="Robin Matthews" w:date="2021-05-18T16:03:00Z">
        <w:r w:rsidR="00602365">
          <w:rPr>
            <w:rFonts w:cs="Times New Roman"/>
            <w:noProof/>
            <w:lang w:val="en-GB"/>
          </w:rPr>
          <w:t>PAGES 2k Consortium (2019)</w:t>
        </w:r>
      </w:ins>
      <w:del w:id="3405" w:author="Robin Matthews" w:date="2021-05-18T16:03:00Z">
        <w:r w:rsidRPr="00C421D6" w:rsidDel="00602365">
          <w:rPr>
            <w:rFonts w:cs="Times New Roman"/>
            <w:noProof/>
            <w:lang w:val="en-GB"/>
          </w:rPr>
          <w:delText>PAGES 2k Consortium (2019)</w:delText>
        </w:r>
      </w:del>
      <w:r w:rsidRPr="003D7ED2">
        <w:rPr>
          <w:rFonts w:cs="Times New Roman"/>
        </w:rPr>
        <w:fldChar w:fldCharType="end"/>
      </w:r>
      <w:r w:rsidRPr="00C421D6">
        <w:rPr>
          <w:rFonts w:cs="Times New Roman"/>
          <w:lang w:val="en-GB"/>
        </w:rPr>
        <w:t xml:space="preserve"> found that GMST for 1850–1900 was 0.02°C </w:t>
      </w:r>
      <w:del w:id="3406" w:author="Ian Blenkinsop" w:date="2021-07-06T09:40:00Z">
        <w:r w:rsidRPr="00C421D6" w:rsidDel="00EE5F65">
          <w:rPr>
            <w:rFonts w:cs="Times New Roman"/>
            <w:lang w:val="en-GB"/>
          </w:rPr>
          <w:delText>[-</w:delText>
        </w:r>
      </w:del>
      <w:ins w:id="3407" w:author="Ian Blenkinsop" w:date="2021-07-06T09:40:00Z">
        <w:r w:rsidR="00EE5F65" w:rsidRPr="00C421D6">
          <w:rPr>
            <w:rFonts w:cs="Times New Roman"/>
            <w:lang w:val="en-GB"/>
          </w:rPr>
          <w:t>[</w:t>
        </w:r>
        <w:r w:rsidR="00EE5F65">
          <w:rPr>
            <w:rFonts w:cs="Times New Roman"/>
            <w:lang w:val="en-GB"/>
          </w:rPr>
          <w:t>–</w:t>
        </w:r>
      </w:ins>
      <w:r w:rsidRPr="00C421D6">
        <w:rPr>
          <w:rFonts w:cs="Times New Roman"/>
          <w:lang w:val="en-GB"/>
        </w:rPr>
        <w:t>0.22</w:t>
      </w:r>
      <w:ins w:id="3408" w:author="Ian Blenkinsop" w:date="2021-07-06T09:40:00Z">
        <w:r w:rsidR="00EE5F65" w:rsidRPr="00C421D6">
          <w:rPr>
            <w:rFonts w:cs="Times New Roman"/>
            <w:lang w:val="en-GB"/>
          </w:rPr>
          <w:t>°C</w:t>
        </w:r>
      </w:ins>
      <w:r w:rsidRPr="00C421D6">
        <w:rPr>
          <w:rFonts w:cs="Times New Roman"/>
          <w:lang w:val="en-GB"/>
        </w:rPr>
        <w:t xml:space="preserve"> to </w:t>
      </w:r>
      <w:ins w:id="3409" w:author="Ian Blenkinsop" w:date="2021-07-14T11:42:00Z">
        <w:r w:rsidR="00894E7C">
          <w:rPr>
            <w:rFonts w:cs="Times New Roman"/>
            <w:lang w:val="en-GB"/>
          </w:rPr>
          <w:t>+</w:t>
        </w:r>
      </w:ins>
      <w:r w:rsidRPr="00C421D6">
        <w:rPr>
          <w:rFonts w:cs="Times New Roman"/>
          <w:lang w:val="en-GB"/>
        </w:rPr>
        <w:t xml:space="preserve">0.16°C] warmer than the 30-year period centred on 1750. </w:t>
      </w:r>
      <w:r w:rsidRPr="003D7ED2">
        <w:rPr>
          <w:rFonts w:cs="Times New Roman"/>
        </w:rPr>
        <w:fldChar w:fldCharType="begin" w:fldLock="1"/>
      </w:r>
      <w:r w:rsidR="00E81B0B">
        <w:rPr>
          <w:rFonts w:cs="Times New Roman"/>
          <w:lang w:val="en-GB"/>
        </w:rPr>
        <w:instrText>ADDIN CSL_CITATION { "citationItems" : [ { "id" : "ITEM-1", "itemData" : { "DOI" : "10.1038/NCLIMATE3345", "ISSN" : "17586798", "abstract" : "\u00a9 2017 Macmillan Publishers Limited. During the Paris conference in 2015, nations of the world strengthened the United Nations Framework Convention on Climate Change by agreeing to holding 'the increase in the global average temperature to well below 2 \u00b0C above pre-industrial levels and pursuing efforts to limit the temperature increase to 1.5 \u00b0C' (ref.). However, 'pre-industrial' was not defined. Here we investigate the implications of different choices of the pre-industrial baseline on the likelihood of exceeding these two temperature thresholds. We find that for the strongest mitigation scenario RCP2.6 and a medium scenario RCP4.5, the probability of exceeding the thresholds and timing of exceedance is highly dependent on the pre-industrial baseline; for example, the probability of crossing 1.5 \u00b0C by the end of the century under RCP2.6 varies from 61% to 88% depending on how the baseline is defined. In contrast, in the scenario with no mitigation, RCP8.5, both thresholds will almost certainly be exceeded by the middle of the century with the definition of the pre-industrial baseline of less importance. Allowable carbon emissions for threshold stabilization are similarly highly dependent on the pre-industrial baseline. For stabilization at 2 \u00b0C, allowable emissions decrease by as much as 40% when earlier than nineteenth-century climates are considered as a baseline.", "author" : [ { "dropping-particle" : "", "family" : "Schurer", "given" : "A.P.", "non-dropping-particle" : "", "parse-names" : false, "suffix" : "" }, { "dropping-particle" : "", "family" : "Mann", "given" : "M.E.", "non-dropping-particle" : "", "parse-names" : false, "suffix" : "" }, { "dropping-particle" : "", "family" : "Hawkins", "given" : "E.", "non-dropping-particle" : "", "parse-names" : false, "suffix" : "" }, { "dropping-particle" : "", "family" : "Tett", "given" : "S.F.B.", "non-dropping-particle" : "", "parse-names" : false, "suffix" : "" }, { "dropping-particle" : "", "family" : "Hegerl", "given" : "G.C.", "non-dropping-particle" : "", "parse-names" : false, "suffix" : "" } ], "container-title" : "Nature Climate Change", "id" : "ITEM-1", "issue" : "8", "issued" : { "date-parts" : [ [ "2017" ] ] }, "title" : "Importance of the pre-industrial baseline for likelihood of exceeding Paris goals", "translator" : [ { "dropping-particle" : "", "family" : "H2461", "given" : "", "non-dropping-particle" : "", "parse-names" : false, "suffix" : "" } ], "type" : "article-journal", "volume" : "7" }, "uris" : [ "http://www.mendeley.com/documents/?uuid=7163444a-80bd-40ed-bd15-00c872f8991e" ] } ], "mendeley" : { "formattedCitation" : "(Schurer et al., 2017)", "manualFormatting" : "Schurer et al. (2017)", "plainTextFormattedCitation" : "(Schurer et al., 2017)", "previouslyFormattedCitation" : "(Schurer et al., 2017)" }, "properties" : { "noteIndex" : 0 }, "schema" : "https://github.com/citation-style-language/schema/raw/master/csl-citation.json" }</w:instrText>
      </w:r>
      <w:r w:rsidRPr="003D7ED2">
        <w:rPr>
          <w:rFonts w:cs="Times New Roman"/>
        </w:rPr>
        <w:fldChar w:fldCharType="separate"/>
      </w:r>
      <w:ins w:id="3410" w:author="Robin Matthews" w:date="2021-05-18T16:03:00Z">
        <w:r w:rsidR="00602365">
          <w:rPr>
            <w:rFonts w:cs="Times New Roman"/>
            <w:noProof/>
            <w:lang w:val="en-GB"/>
          </w:rPr>
          <w:t>Schurer et al. (2017)</w:t>
        </w:r>
      </w:ins>
      <w:del w:id="3411" w:author="Robin Matthews" w:date="2021-05-18T16:03:00Z">
        <w:r w:rsidRPr="00C421D6" w:rsidDel="00602365">
          <w:rPr>
            <w:rFonts w:cs="Times New Roman"/>
            <w:noProof/>
            <w:lang w:val="en-GB"/>
          </w:rPr>
          <w:delText>Schurer et al. (2017)</w:delText>
        </w:r>
      </w:del>
      <w:r w:rsidRPr="003D7ED2">
        <w:rPr>
          <w:rFonts w:cs="Times New Roman"/>
        </w:rPr>
        <w:fldChar w:fldCharType="end"/>
      </w:r>
      <w:r w:rsidRPr="00C421D6">
        <w:rPr>
          <w:rFonts w:cs="Times New Roman"/>
          <w:lang w:val="en-GB"/>
        </w:rPr>
        <w:t xml:space="preserve"> used climate model simulations of the last millennium to estimate that the increase in GHG concentrations before 1850 caused an additional </w:t>
      </w:r>
      <w:r w:rsidR="00B94DE1">
        <w:rPr>
          <w:rFonts w:cs="Times New Roman"/>
          <w:i/>
          <w:iCs/>
          <w:lang w:val="en-GB"/>
        </w:rPr>
        <w:t xml:space="preserve">likely </w:t>
      </w:r>
      <w:r w:rsidR="00B94DE1">
        <w:rPr>
          <w:rFonts w:cs="Times New Roman"/>
          <w:lang w:val="en-GB"/>
        </w:rPr>
        <w:t xml:space="preserve">range of </w:t>
      </w:r>
      <w:r w:rsidRPr="00C421D6">
        <w:rPr>
          <w:rFonts w:cs="Times New Roman"/>
          <w:lang w:val="en-GB"/>
        </w:rPr>
        <w:t>0.0</w:t>
      </w:r>
      <w:ins w:id="3412" w:author="Ian Blenkinsop" w:date="2021-07-06T10:19:00Z">
        <w:r w:rsidR="003D15AC" w:rsidRPr="00C421D6">
          <w:rPr>
            <w:rFonts w:cs="Times New Roman"/>
            <w:lang w:val="en-GB"/>
          </w:rPr>
          <w:t xml:space="preserve">°C </w:t>
        </w:r>
      </w:ins>
      <w:r w:rsidRPr="00C421D6">
        <w:rPr>
          <w:rFonts w:cs="Times New Roman"/>
          <w:lang w:val="en-GB"/>
        </w:rPr>
        <w:t xml:space="preserve">–0.2°C </w:t>
      </w:r>
      <w:r w:rsidR="00B94DE1">
        <w:rPr>
          <w:rFonts w:cs="Times New Roman"/>
          <w:lang w:val="en-GB"/>
        </w:rPr>
        <w:t xml:space="preserve">global </w:t>
      </w:r>
      <w:r w:rsidRPr="00C421D6">
        <w:rPr>
          <w:rFonts w:cs="Times New Roman"/>
          <w:lang w:val="en-GB"/>
        </w:rPr>
        <w:t xml:space="preserve">warming when considering multiple reference periods. </w:t>
      </w:r>
      <w:r w:rsidRPr="003D7ED2">
        <w:rPr>
          <w:rFonts w:cs="Times New Roman"/>
        </w:rPr>
        <w:fldChar w:fldCharType="begin" w:fldLock="1"/>
      </w:r>
      <w:r w:rsidR="00E81B0B">
        <w:rPr>
          <w:rFonts w:cs="Times New Roman"/>
          <w:lang w:val="en-GB"/>
        </w:rPr>
        <w:instrText>ADDIN CSL_CITATION { "citationItems" : [ { "id" : "ITEM-1", "itemData" : { "DOI" : "10.1038/s41598-017-14828-5", "ISSN" : "20452322", "abstract" : "We propose a simple real-time index of global human-induced warming and assess its robustness to uncertainties in climate forcing and short-term climate fluctuations. This index provides improved scientific context for temperature stabilisation targets and has the potential to decrease the volatility of climate policy. We quantify uncertainties arising from temperature observations, climate radiative forcings, internal variability and the model response. Our index and the associated rate of human-induced warming is compatible with a range of other more sophisticated methods to estimate the human contribution to observed global temperature change.", "author" : [ { "dropping-particle" : "", "family" : "Haustein", "given" : "K.", "non-dropping-particle" : "", "parse-names" : false, "suffix" : "" }, { "dropping-particle" : "", "family" : "Allen", "given" : "M. R.", "non-dropping-particle" : "", "parse-names" : false, "suffix" : "" }, { "dropping-particle" : "", "family" : "Forster", "given" : "P. M.", "non-dropping-particle" : "", "parse-names" : false, "suffix" : "" }, { "dropping-particle" : "", "family" : "Otto", "given" : "F. E.L. L", "non-dropping-particle" : "", "parse-names" : false, "suffix" : "" }, { "dropping-particle" : "", "family" : "Mitchell", "given" : "D. M.", "non-dropping-particle" : "", "parse-names" : false, "suffix" : "" }, { "dropping-particle" : "", "family" : "Matthews", "given" : "H. D.", "non-dropping-particle" : "", "parse-names" : false, "suffix" : "" }, { "dropping-particle" : "", "family" : "Frame", "given" : "D. J.", "non-dropping-particle" : "", "parse-names" : false, "suffix" : "" } ], "container-title" : "Scientific Reports", "id" : "ITEM-1", "issue" : "1", "issued" : { "date-parts" : [ [ "2017" ] ] }, "page" : "15417", "title" : "A real-time Global Warming Index", "translator" : [ { "dropping-particle" : "", "family" : "H4097", "given" : "", "non-dropping-particle" : "", "parse-names" : false, "suffix" : "" } ], "type" : "article-journal", "volume" : "7" }, "uris" : [ "http://www.mendeley.com/documents/?uuid=4cd56fc6-4018-45fa-a07a-6d3972f337cc" ] } ], "mendeley" : { "formattedCitation" : "(Haustein et al., 2017)", "manualFormatting" : "Haustein et al. (2017)", "plainTextFormattedCitation" : "(Haustein et al., 2017)", "previouslyFormattedCitation" : "(Haustein et al., 2017)" }, "properties" : { "noteIndex" : 0 }, "schema" : "https://github.com/citation-style-language/schema/raw/master/csl-citation.json" }</w:instrText>
      </w:r>
      <w:r w:rsidRPr="003D7ED2">
        <w:rPr>
          <w:rFonts w:cs="Times New Roman"/>
        </w:rPr>
        <w:fldChar w:fldCharType="separate"/>
      </w:r>
      <w:ins w:id="3413" w:author="Robin Matthews" w:date="2021-05-18T16:03:00Z">
        <w:r w:rsidR="00602365">
          <w:rPr>
            <w:rFonts w:cs="Times New Roman"/>
            <w:noProof/>
            <w:lang w:val="en-GB"/>
          </w:rPr>
          <w:t>Haustein et al. (2017)</w:t>
        </w:r>
      </w:ins>
      <w:del w:id="3414" w:author="Robin Matthews" w:date="2021-05-18T16:03:00Z">
        <w:r w:rsidRPr="00C421D6" w:rsidDel="00602365">
          <w:rPr>
            <w:rFonts w:cs="Times New Roman"/>
            <w:noProof/>
            <w:lang w:val="en-GB"/>
          </w:rPr>
          <w:delText>Haustein et al. (2017)</w:delText>
        </w:r>
      </w:del>
      <w:r w:rsidRPr="003D7ED2">
        <w:rPr>
          <w:rFonts w:cs="Times New Roman"/>
        </w:rPr>
        <w:fldChar w:fldCharType="end"/>
      </w:r>
      <w:r w:rsidRPr="00C421D6">
        <w:rPr>
          <w:rFonts w:cs="Times New Roman"/>
          <w:lang w:val="en-GB"/>
        </w:rPr>
        <w:t xml:space="preserve"> implies an additional warming of around 0.05°C attributable to human activity from 1750 to 1850–1900, and the AR6 emulator (</w:t>
      </w:r>
      <w:del w:id="3415" w:author="Ian Blenkinsop" w:date="2021-07-12T14:25:00Z">
        <w:r w:rsidRPr="00C421D6" w:rsidDel="00A87220">
          <w:rPr>
            <w:rFonts w:cs="Times New Roman"/>
            <w:lang w:val="en-GB"/>
          </w:rPr>
          <w:delText xml:space="preserve">Chapter 7, </w:delText>
        </w:r>
      </w:del>
      <w:r w:rsidRPr="00C421D6">
        <w:rPr>
          <w:rFonts w:cs="Times New Roman"/>
          <w:lang w:val="en-GB"/>
        </w:rPr>
        <w:t xml:space="preserve">Section 7.3.5.3) estimates </w:t>
      </w:r>
      <w:r w:rsidR="00B94DE1">
        <w:rPr>
          <w:rFonts w:cs="Times New Roman"/>
          <w:lang w:val="en-GB"/>
        </w:rPr>
        <w:t xml:space="preserve">the </w:t>
      </w:r>
      <w:r w:rsidR="00B94DE1">
        <w:rPr>
          <w:rFonts w:cs="Times New Roman"/>
          <w:i/>
          <w:iCs/>
          <w:lang w:val="en-GB"/>
        </w:rPr>
        <w:t xml:space="preserve">likely </w:t>
      </w:r>
      <w:r w:rsidR="00B94DE1">
        <w:rPr>
          <w:rFonts w:cs="Times New Roman"/>
          <w:lang w:val="en-GB"/>
        </w:rPr>
        <w:t xml:space="preserve">range of </w:t>
      </w:r>
      <w:r w:rsidRPr="00C421D6">
        <w:rPr>
          <w:rFonts w:cs="Times New Roman"/>
          <w:lang w:val="en-GB"/>
        </w:rPr>
        <w:t xml:space="preserve">this warming to be 0.04°C–0.14°C. </w:t>
      </w:r>
    </w:p>
    <w:bookmarkEnd w:id="3401"/>
    <w:p w14:paraId="02E75591" w14:textId="77777777" w:rsidR="00102875" w:rsidRPr="00C421D6" w:rsidRDefault="00102875" w:rsidP="00102875">
      <w:pPr>
        <w:pStyle w:val="AR6BodyText"/>
        <w:shd w:val="clear" w:color="auto" w:fill="DEEAF6" w:themeFill="accent1" w:themeFillTint="33"/>
        <w:rPr>
          <w:rFonts w:cs="Times New Roman"/>
          <w:lang w:val="en-GB"/>
        </w:rPr>
      </w:pPr>
    </w:p>
    <w:p w14:paraId="7FCA4A77" w14:textId="26FBCD72" w:rsidR="00102875" w:rsidRPr="00C421D6" w:rsidRDefault="00102875" w:rsidP="00102875">
      <w:pPr>
        <w:pStyle w:val="AR6BodyText"/>
        <w:shd w:val="clear" w:color="auto" w:fill="DEEAF6" w:themeFill="accent1" w:themeFillTint="33"/>
        <w:rPr>
          <w:rFonts w:cs="Times New Roman"/>
          <w:lang w:val="en-GB"/>
        </w:rPr>
      </w:pPr>
      <w:r w:rsidRPr="00C421D6">
        <w:rPr>
          <w:rFonts w:cs="Times New Roman"/>
          <w:lang w:val="en-GB"/>
        </w:rPr>
        <w:t xml:space="preserve">Combining these different sources of evidence, we assess that from the period around 1750 to 1850–1900 there was a change in global temperature of around 0.1°C </w:t>
      </w:r>
      <w:del w:id="3416" w:author="Ian Blenkinsop" w:date="2021-07-06T10:20:00Z">
        <w:r w:rsidR="00B94DE1" w:rsidDel="003D15AC">
          <w:rPr>
            <w:rFonts w:cs="Times New Roman"/>
            <w:lang w:val="en-GB"/>
          </w:rPr>
          <w:delText>[</w:delText>
        </w:r>
        <w:r w:rsidRPr="00C421D6" w:rsidDel="003D15AC">
          <w:rPr>
            <w:rFonts w:cs="Times New Roman"/>
            <w:lang w:val="en-GB"/>
          </w:rPr>
          <w:delText>-</w:delText>
        </w:r>
      </w:del>
      <w:ins w:id="3417" w:author="Ian Blenkinsop" w:date="2021-07-06T10:20:00Z">
        <w:r w:rsidR="003D15AC">
          <w:rPr>
            <w:rFonts w:cs="Times New Roman"/>
            <w:lang w:val="en-GB"/>
          </w:rPr>
          <w:t>[–</w:t>
        </w:r>
      </w:ins>
      <w:r w:rsidRPr="00C421D6">
        <w:rPr>
          <w:rFonts w:cs="Times New Roman"/>
          <w:lang w:val="en-GB"/>
        </w:rPr>
        <w:t>0.1</w:t>
      </w:r>
      <w:ins w:id="3418" w:author="Ian Blenkinsop" w:date="2021-07-06T10:20:00Z">
        <w:r w:rsidR="003D15AC" w:rsidRPr="00C421D6">
          <w:rPr>
            <w:rFonts w:cs="Times New Roman"/>
            <w:lang w:val="en-GB"/>
          </w:rPr>
          <w:t>°C</w:t>
        </w:r>
      </w:ins>
      <w:r w:rsidRPr="00C421D6">
        <w:rPr>
          <w:rFonts w:cs="Times New Roman"/>
          <w:lang w:val="en-GB"/>
        </w:rPr>
        <w:t xml:space="preserve"> to +0.3°C</w:t>
      </w:r>
      <w:r w:rsidR="00B94DE1">
        <w:rPr>
          <w:rFonts w:cs="Times New Roman"/>
          <w:lang w:val="en-GB"/>
        </w:rPr>
        <w:t>]</w:t>
      </w:r>
      <w:ins w:id="3419" w:author="Ian Blenkinsop" w:date="2021-07-06T10:20:00Z">
        <w:r w:rsidR="003D15AC">
          <w:rPr>
            <w:rFonts w:cs="Times New Roman"/>
            <w:lang w:val="en-GB"/>
          </w:rPr>
          <w:t xml:space="preserve"> </w:t>
        </w:r>
      </w:ins>
      <w:r w:rsidR="00B94DE1" w:rsidRPr="00B94DE1">
        <w:rPr>
          <w:rFonts w:cs="Times New Roman"/>
          <w:lang w:val="en-GB"/>
        </w:rPr>
        <w:t>(</w:t>
      </w:r>
      <w:r w:rsidRPr="00C421D6">
        <w:rPr>
          <w:rFonts w:cs="Times New Roman"/>
          <w:i/>
          <w:iCs/>
          <w:lang w:val="en-GB"/>
        </w:rPr>
        <w:t>medium confidence</w:t>
      </w:r>
      <w:r w:rsidRPr="00C421D6">
        <w:rPr>
          <w:rFonts w:cs="Times New Roman"/>
          <w:lang w:val="en-GB"/>
        </w:rPr>
        <w:t xml:space="preserve">), with an anthropogenic component </w:t>
      </w:r>
      <w:del w:id="3420" w:author="Ian Blenkinsop" w:date="2021-07-06T10:21:00Z">
        <w:r w:rsidRPr="00C421D6" w:rsidDel="003D15AC">
          <w:rPr>
            <w:rFonts w:cs="Times New Roman"/>
            <w:lang w:val="en-GB"/>
          </w:rPr>
          <w:delText xml:space="preserve">of </w:delText>
        </w:r>
      </w:del>
      <w:ins w:id="3421" w:author="Ian Blenkinsop" w:date="2021-07-06T10:21:00Z">
        <w:r w:rsidR="003D15AC">
          <w:rPr>
            <w:rFonts w:cs="Times New Roman"/>
            <w:lang w:val="en-GB"/>
          </w:rPr>
          <w:t>in</w:t>
        </w:r>
        <w:r w:rsidR="003D15AC" w:rsidRPr="00C421D6">
          <w:rPr>
            <w:rFonts w:cs="Times New Roman"/>
            <w:lang w:val="en-GB"/>
          </w:rPr>
          <w:t xml:space="preserve"> </w:t>
        </w:r>
      </w:ins>
      <w:r w:rsidR="00B94DE1">
        <w:rPr>
          <w:rFonts w:cs="Times New Roman"/>
          <w:lang w:val="en-GB"/>
        </w:rPr>
        <w:t xml:space="preserve">a </w:t>
      </w:r>
      <w:r w:rsidR="00B94DE1">
        <w:rPr>
          <w:rFonts w:cs="Times New Roman"/>
          <w:i/>
          <w:iCs/>
          <w:lang w:val="en-GB"/>
        </w:rPr>
        <w:t xml:space="preserve">likely </w:t>
      </w:r>
      <w:r w:rsidR="00B94DE1">
        <w:rPr>
          <w:rFonts w:cs="Times New Roman"/>
          <w:lang w:val="en-GB"/>
        </w:rPr>
        <w:t xml:space="preserve">range of </w:t>
      </w:r>
      <w:r w:rsidRPr="00C421D6">
        <w:rPr>
          <w:rFonts w:cs="Times New Roman"/>
          <w:lang w:val="en-GB"/>
        </w:rPr>
        <w:t>0.0°C–0.2°C (</w:t>
      </w:r>
      <w:r w:rsidRPr="00C421D6">
        <w:rPr>
          <w:rFonts w:cs="Times New Roman"/>
          <w:i/>
          <w:iCs/>
          <w:lang w:val="en-GB"/>
        </w:rPr>
        <w:t>medium confidence</w:t>
      </w:r>
      <w:r w:rsidRPr="00C421D6">
        <w:rPr>
          <w:rFonts w:cs="Times New Roman"/>
          <w:lang w:val="en-GB"/>
        </w:rPr>
        <w:t>).</w:t>
      </w:r>
    </w:p>
    <w:p w14:paraId="0E97B4EE" w14:textId="77777777" w:rsidR="00102875" w:rsidRDefault="00102875" w:rsidP="00102875">
      <w:pPr>
        <w:shd w:val="clear" w:color="auto" w:fill="DEEAF6"/>
      </w:pPr>
    </w:p>
    <w:p w14:paraId="51722A3A" w14:textId="77777777" w:rsidR="009C094D" w:rsidRPr="00FA4D8D" w:rsidRDefault="009C094D" w:rsidP="00102875">
      <w:pPr>
        <w:shd w:val="clear" w:color="auto" w:fill="DEEAF6"/>
      </w:pPr>
    </w:p>
    <w:p w14:paraId="697172CA" w14:textId="2CAAA515" w:rsidR="00102875" w:rsidRDefault="00102875" w:rsidP="00AE77D4">
      <w:pPr>
        <w:pStyle w:val="AR6BodyTextBold"/>
        <w:shd w:val="clear" w:color="auto" w:fill="DEEAF6" w:themeFill="accent1" w:themeFillTint="33"/>
      </w:pPr>
      <w:r w:rsidRPr="00004A37">
        <w:t>[START CROSS-CHAPTER BOX1.2, FIGURE 1 HERE]</w:t>
      </w:r>
    </w:p>
    <w:p w14:paraId="298BEAED" w14:textId="77777777" w:rsidR="00AE77D4" w:rsidRPr="00AE77D4" w:rsidRDefault="00AE77D4" w:rsidP="00AE77D4">
      <w:pPr>
        <w:pStyle w:val="AR6BodyText"/>
        <w:shd w:val="clear" w:color="auto" w:fill="DEEAF6" w:themeFill="accent1" w:themeFillTint="33"/>
        <w:rPr>
          <w:lang w:val="en-US"/>
        </w:rPr>
      </w:pPr>
    </w:p>
    <w:p w14:paraId="404DA565" w14:textId="4A509376" w:rsidR="00102875" w:rsidRPr="00C421D6" w:rsidRDefault="00102875" w:rsidP="00AE77D4">
      <w:pPr>
        <w:pStyle w:val="AR6BodyText"/>
        <w:shd w:val="clear" w:color="auto" w:fill="DEEAF6" w:themeFill="accent1" w:themeFillTint="33"/>
        <w:rPr>
          <w:sz w:val="20"/>
          <w:szCs w:val="20"/>
          <w:lang w:val="en-GB"/>
        </w:rPr>
      </w:pPr>
      <w:bookmarkStart w:id="3422" w:name="_3rdcrjn" w:colFirst="0" w:colLast="0"/>
      <w:bookmarkEnd w:id="3422"/>
      <w:r w:rsidRPr="00C421D6">
        <w:rPr>
          <w:b/>
          <w:sz w:val="20"/>
          <w:szCs w:val="20"/>
          <w:lang w:val="en-GB"/>
        </w:rPr>
        <w:t>Cross-Chapter Box 1.2, Figure 1</w:t>
      </w:r>
      <w:r w:rsidRPr="00C421D6">
        <w:rPr>
          <w:sz w:val="20"/>
          <w:szCs w:val="20"/>
          <w:lang w:val="en-GB"/>
        </w:rPr>
        <w:t xml:space="preserve">: </w:t>
      </w:r>
      <w:r w:rsidRPr="00C421D6">
        <w:rPr>
          <w:b/>
          <w:bCs/>
          <w:sz w:val="20"/>
          <w:szCs w:val="20"/>
          <w:lang w:val="en-GB"/>
        </w:rPr>
        <w:t>Changes in radiative forcing from 1750 to 2019</w:t>
      </w:r>
      <w:r w:rsidRPr="00C421D6">
        <w:rPr>
          <w:sz w:val="20"/>
          <w:szCs w:val="20"/>
          <w:lang w:val="en-GB"/>
        </w:rPr>
        <w:t>. The radiative forcing estimates from the AR6 emulator (</w:t>
      </w:r>
      <w:del w:id="3423" w:author="Ian Blenkinsop" w:date="2021-07-12T14:25:00Z">
        <w:r w:rsidRPr="00C421D6" w:rsidDel="00A87220">
          <w:rPr>
            <w:sz w:val="20"/>
            <w:szCs w:val="20"/>
            <w:lang w:val="en-GB"/>
          </w:rPr>
          <w:delText xml:space="preserve">see </w:delText>
        </w:r>
      </w:del>
      <w:r w:rsidRPr="00C421D6">
        <w:rPr>
          <w:sz w:val="20"/>
          <w:szCs w:val="20"/>
          <w:lang w:val="en-GB"/>
        </w:rPr>
        <w:t>Cross-Chapter Box 7.1</w:t>
      </w:r>
      <w:del w:id="3424" w:author="Ian Blenkinsop" w:date="2021-07-12T14:25:00Z">
        <w:r w:rsidRPr="00C421D6" w:rsidDel="00A87220">
          <w:rPr>
            <w:sz w:val="20"/>
            <w:szCs w:val="20"/>
            <w:lang w:val="en-GB"/>
          </w:rPr>
          <w:delText xml:space="preserve"> in Chapter 7</w:delText>
        </w:r>
      </w:del>
      <w:r w:rsidRPr="00C421D6">
        <w:rPr>
          <w:sz w:val="20"/>
          <w:szCs w:val="20"/>
          <w:lang w:val="en-GB"/>
        </w:rPr>
        <w:t>) are split into GHG, other anthropogenic (mainly aerosols and land use) and natural forcings, with the average over the 1850</w:t>
      </w:r>
      <w:r w:rsidRPr="00C421D6">
        <w:rPr>
          <w:color w:val="202122"/>
          <w:sz w:val="20"/>
          <w:szCs w:val="20"/>
          <w:lang w:val="en-GB"/>
        </w:rPr>
        <w:t>–</w:t>
      </w:r>
      <w:r w:rsidRPr="00C421D6">
        <w:rPr>
          <w:sz w:val="20"/>
          <w:szCs w:val="20"/>
          <w:lang w:val="en-GB"/>
        </w:rPr>
        <w:t xml:space="preserve">1900 baseline shown for each. </w:t>
      </w:r>
      <w:r w:rsidR="000E0308" w:rsidRPr="00E35E42">
        <w:rPr>
          <w:rFonts w:cs="Times New Roman"/>
          <w:sz w:val="20"/>
          <w:szCs w:val="20"/>
          <w:lang w:val="en-US"/>
        </w:rPr>
        <w:t>Further details on data sources and processing are available in the chapter data table (Table 1.SM.1).</w:t>
      </w:r>
    </w:p>
    <w:p w14:paraId="7DCEF0C0" w14:textId="77777777" w:rsidR="00102875" w:rsidRPr="00004A37" w:rsidRDefault="00102875" w:rsidP="00102875">
      <w:pPr>
        <w:pStyle w:val="AR6BodyTextBold"/>
        <w:shd w:val="clear" w:color="auto" w:fill="DEEAF6" w:themeFill="accent1" w:themeFillTint="33"/>
      </w:pPr>
    </w:p>
    <w:p w14:paraId="06F6E685" w14:textId="77777777" w:rsidR="00102875" w:rsidRDefault="00102875" w:rsidP="00102875">
      <w:pPr>
        <w:pStyle w:val="AR6BodyTextBold"/>
        <w:shd w:val="clear" w:color="auto" w:fill="DEEAF6" w:themeFill="accent1" w:themeFillTint="33"/>
      </w:pPr>
      <w:r w:rsidRPr="00004A37">
        <w:t>[END FIGURE CROSS-CHAPTER 1.2, FIGURE 1</w:t>
      </w:r>
      <w:r w:rsidRPr="00004A37">
        <w:rPr>
          <w:sz w:val="20"/>
          <w:szCs w:val="20"/>
        </w:rPr>
        <w:t xml:space="preserve"> </w:t>
      </w:r>
      <w:r w:rsidRPr="00004A37">
        <w:t>HERE]</w:t>
      </w:r>
    </w:p>
    <w:p w14:paraId="151D8367" w14:textId="77777777" w:rsidR="009C094D" w:rsidRPr="009C094D" w:rsidRDefault="009C094D" w:rsidP="009C094D">
      <w:pPr>
        <w:pStyle w:val="AR6BodyTextBold"/>
        <w:shd w:val="clear" w:color="auto" w:fill="DEEAF6" w:themeFill="accent1" w:themeFillTint="33"/>
        <w:rPr>
          <w:bCs/>
        </w:rPr>
      </w:pPr>
    </w:p>
    <w:p w14:paraId="48F63E07" w14:textId="77777777" w:rsidR="00102875" w:rsidRPr="00004A37" w:rsidRDefault="00102875" w:rsidP="00102875">
      <w:pPr>
        <w:pStyle w:val="AR6BodyTextBold"/>
        <w:shd w:val="clear" w:color="auto" w:fill="DEEAF6" w:themeFill="accent1" w:themeFillTint="33"/>
      </w:pPr>
    </w:p>
    <w:p w14:paraId="73474916" w14:textId="589F7F03" w:rsidR="00102875" w:rsidRDefault="00102875" w:rsidP="00AE77D4">
      <w:pPr>
        <w:pStyle w:val="AR6BodyTextBold"/>
      </w:pPr>
      <w:r w:rsidRPr="00004A37">
        <w:t>[END CROSS-CHAPTER BOX 1.2 HERE]</w:t>
      </w:r>
      <w:bookmarkStart w:id="3425" w:name="_35nkun2" w:colFirst="0" w:colLast="0"/>
      <w:bookmarkEnd w:id="3425"/>
    </w:p>
    <w:p w14:paraId="79D8873A" w14:textId="19AF4C9E" w:rsidR="00AE77D4" w:rsidRDefault="00AE77D4" w:rsidP="00AE77D4">
      <w:pPr>
        <w:pStyle w:val="AR6BodyText"/>
        <w:rPr>
          <w:lang w:val="en-US"/>
        </w:rPr>
      </w:pPr>
    </w:p>
    <w:p w14:paraId="751B045D" w14:textId="77777777" w:rsidR="00AE77D4" w:rsidRPr="00AE77D4" w:rsidRDefault="00AE77D4" w:rsidP="00AE77D4">
      <w:pPr>
        <w:pStyle w:val="AR6BodyText"/>
        <w:rPr>
          <w:lang w:val="en-US"/>
        </w:rPr>
      </w:pPr>
    </w:p>
    <w:p w14:paraId="10CBD88A" w14:textId="3D4962FB" w:rsidR="00102875" w:rsidRPr="003D7ED2" w:rsidRDefault="00102875" w:rsidP="00102875">
      <w:pPr>
        <w:pStyle w:val="AR6Chap1Level2111"/>
        <w:rPr>
          <w:rFonts w:cs="Times New Roman"/>
          <w:lang w:val="en-GB"/>
        </w:rPr>
      </w:pPr>
      <w:bookmarkStart w:id="3426" w:name="_Toc69949983"/>
      <w:r w:rsidRPr="003D7ED2">
        <w:rPr>
          <w:rFonts w:cs="Times New Roman"/>
          <w:lang w:val="en-GB"/>
        </w:rPr>
        <w:t xml:space="preserve">Variability and </w:t>
      </w:r>
      <w:del w:id="3427" w:author="Ian Blenkinsop" w:date="2021-07-06T10:22:00Z">
        <w:r w:rsidRPr="003D7ED2" w:rsidDel="003D15AC">
          <w:rPr>
            <w:rFonts w:cs="Times New Roman"/>
            <w:lang w:val="en-GB"/>
          </w:rPr>
          <w:delText xml:space="preserve">emergence </w:delText>
        </w:r>
      </w:del>
      <w:ins w:id="3428" w:author="Ian Blenkinsop" w:date="2021-07-06T10:22:00Z">
        <w:r w:rsidR="003D15AC">
          <w:rPr>
            <w:rFonts w:cs="Times New Roman"/>
            <w:lang w:val="en-GB"/>
          </w:rPr>
          <w:t>E</w:t>
        </w:r>
        <w:r w:rsidR="003D15AC" w:rsidRPr="003D7ED2">
          <w:rPr>
            <w:rFonts w:cs="Times New Roman"/>
            <w:lang w:val="en-GB"/>
          </w:rPr>
          <w:t xml:space="preserve">mergence </w:t>
        </w:r>
      </w:ins>
      <w:r w:rsidRPr="003D7ED2">
        <w:rPr>
          <w:rFonts w:cs="Times New Roman"/>
          <w:lang w:val="en-GB"/>
        </w:rPr>
        <w:t xml:space="preserve">of the </w:t>
      </w:r>
      <w:del w:id="3429" w:author="Ian Blenkinsop" w:date="2021-07-06T10:22:00Z">
        <w:r w:rsidRPr="003D7ED2" w:rsidDel="003D15AC">
          <w:rPr>
            <w:rFonts w:cs="Times New Roman"/>
            <w:lang w:val="en-GB"/>
          </w:rPr>
          <w:delText xml:space="preserve">climate </w:delText>
        </w:r>
      </w:del>
      <w:ins w:id="3430" w:author="Ian Blenkinsop" w:date="2021-07-06T10:22:00Z">
        <w:r w:rsidR="003D15AC">
          <w:rPr>
            <w:rFonts w:cs="Times New Roman"/>
            <w:lang w:val="en-GB"/>
          </w:rPr>
          <w:t>C</w:t>
        </w:r>
        <w:r w:rsidR="003D15AC" w:rsidRPr="003D7ED2">
          <w:rPr>
            <w:rFonts w:cs="Times New Roman"/>
            <w:lang w:val="en-GB"/>
          </w:rPr>
          <w:t xml:space="preserve">limate </w:t>
        </w:r>
      </w:ins>
      <w:del w:id="3431" w:author="Ian Blenkinsop" w:date="2021-07-06T10:22:00Z">
        <w:r w:rsidRPr="003D7ED2" w:rsidDel="003D15AC">
          <w:rPr>
            <w:rFonts w:cs="Times New Roman"/>
            <w:lang w:val="en-GB"/>
          </w:rPr>
          <w:delText xml:space="preserve">change </w:delText>
        </w:r>
      </w:del>
      <w:ins w:id="3432" w:author="Ian Blenkinsop" w:date="2021-07-06T10:22:00Z">
        <w:r w:rsidR="003D15AC">
          <w:rPr>
            <w:rFonts w:cs="Times New Roman"/>
            <w:lang w:val="en-GB"/>
          </w:rPr>
          <w:t>C</w:t>
        </w:r>
        <w:r w:rsidR="003D15AC" w:rsidRPr="003D7ED2">
          <w:rPr>
            <w:rFonts w:cs="Times New Roman"/>
            <w:lang w:val="en-GB"/>
          </w:rPr>
          <w:t xml:space="preserve">hange </w:t>
        </w:r>
      </w:ins>
      <w:del w:id="3433" w:author="Ian Blenkinsop" w:date="2021-07-06T10:22:00Z">
        <w:r w:rsidRPr="003D7ED2" w:rsidDel="003D15AC">
          <w:rPr>
            <w:rFonts w:cs="Times New Roman"/>
            <w:lang w:val="en-GB"/>
          </w:rPr>
          <w:delText>signal</w:delText>
        </w:r>
      </w:del>
      <w:bookmarkEnd w:id="3426"/>
      <w:ins w:id="3434" w:author="Ian Blenkinsop" w:date="2021-07-06T10:22:00Z">
        <w:r w:rsidR="003D15AC">
          <w:rPr>
            <w:rFonts w:cs="Times New Roman"/>
            <w:lang w:val="en-GB"/>
          </w:rPr>
          <w:t>S</w:t>
        </w:r>
        <w:r w:rsidR="003D15AC" w:rsidRPr="003D7ED2">
          <w:rPr>
            <w:rFonts w:cs="Times New Roman"/>
            <w:lang w:val="en-GB"/>
          </w:rPr>
          <w:t>ignal</w:t>
        </w:r>
      </w:ins>
    </w:p>
    <w:p w14:paraId="167BD642" w14:textId="77777777" w:rsidR="00AE77D4" w:rsidRPr="00C421D6" w:rsidRDefault="00AE77D4" w:rsidP="00102875">
      <w:pPr>
        <w:pStyle w:val="AR6BodyText"/>
        <w:rPr>
          <w:rFonts w:cs="Times New Roman"/>
          <w:lang w:val="en-GB"/>
        </w:rPr>
      </w:pPr>
    </w:p>
    <w:p w14:paraId="4493204A" w14:textId="06C74E1D" w:rsidR="00102875" w:rsidRPr="00C421D6" w:rsidRDefault="00102875">
      <w:pPr>
        <w:pPrChange w:id="3435" w:author="Ian Blenkinsop" w:date="2021-07-06T10:24:00Z">
          <w:pPr>
            <w:pStyle w:val="AR6BodyText"/>
          </w:pPr>
        </w:pPrChange>
      </w:pPr>
      <w:bookmarkStart w:id="3436" w:name="_Hlk66733431"/>
      <w:r w:rsidRPr="00C421D6">
        <w:t xml:space="preserve">Climatic changes since the pre-industrial era are a combination of long-term anthropogenic changes and natural variations on time scales from days to decades. The relative importance of these two factors depends on the climate variable or region of interest. </w:t>
      </w:r>
      <w:r w:rsidRPr="009C094D">
        <w:t>Natural variations consist of both natural r</w:t>
      </w:r>
      <w:r w:rsidR="009C094D" w:rsidRPr="009C094D">
        <w:t>adiatively forced trends (e.g.</w:t>
      </w:r>
      <w:ins w:id="3437" w:author="Ian Blenkinsop" w:date="2021-07-06T10:22:00Z">
        <w:r w:rsidR="003D15AC">
          <w:t>,</w:t>
        </w:r>
      </w:ins>
      <w:r w:rsidR="009C094D" w:rsidRPr="009C094D">
        <w:t xml:space="preserve"> </w:t>
      </w:r>
      <w:r w:rsidRPr="009C094D">
        <w:t xml:space="preserve">due to volcanic eruptions or solar variations) and ‘internal’ </w:t>
      </w:r>
      <w:r w:rsidRPr="009C094D">
        <w:lastRenderedPageBreak/>
        <w:t xml:space="preserve">fluctuations of the climate system which occur even in the absence of any radiative forcings. </w:t>
      </w:r>
      <w:r w:rsidRPr="00C421D6">
        <w:t xml:space="preserve">The internal ‘modes of variability’, such as </w:t>
      </w:r>
      <w:ins w:id="3438" w:author="Ian Blenkinsop" w:date="2021-07-06T10:23:00Z">
        <w:r w:rsidR="004C39EF">
          <w:t xml:space="preserve">the </w:t>
        </w:r>
        <w:r w:rsidR="004C39EF">
          <w:rPr>
            <w:color w:val="000000"/>
            <w:sz w:val="20"/>
            <w:szCs w:val="20"/>
          </w:rPr>
          <w:t>El Niño–Southern Oscillation (ENSO) and the Nor</w:t>
        </w:r>
      </w:ins>
      <w:ins w:id="3439" w:author="Ian Blenkinsop" w:date="2021-07-06T10:24:00Z">
        <w:r w:rsidR="004C39EF">
          <w:rPr>
            <w:color w:val="000000"/>
            <w:sz w:val="20"/>
            <w:szCs w:val="20"/>
          </w:rPr>
          <w:t xml:space="preserve">th Atlantic Oscillation </w:t>
        </w:r>
      </w:ins>
      <w:del w:id="3440" w:author="Ian Blenkinsop" w:date="2021-07-06T10:23:00Z">
        <w:r w:rsidRPr="00C421D6" w:rsidDel="004C39EF">
          <w:delText>ENSO</w:delText>
        </w:r>
      </w:del>
      <w:del w:id="3441" w:author="Ian Blenkinsop" w:date="2021-07-06T10:24:00Z">
        <w:r w:rsidRPr="00C421D6" w:rsidDel="004C39EF">
          <w:delText xml:space="preserve"> and the </w:delText>
        </w:r>
      </w:del>
      <w:ins w:id="3442" w:author="Ian Blenkinsop" w:date="2021-07-06T10:24:00Z">
        <w:r w:rsidR="004C39EF">
          <w:t>(</w:t>
        </w:r>
      </w:ins>
      <w:r w:rsidRPr="00C421D6">
        <w:t>NAO</w:t>
      </w:r>
      <w:ins w:id="3443" w:author="Ian Blenkinsop" w:date="2021-07-06T10:24:00Z">
        <w:r w:rsidR="004C39EF">
          <w:t>)</w:t>
        </w:r>
      </w:ins>
      <w:r w:rsidRPr="00C421D6">
        <w:t>, are discussed further in Annex IV.</w:t>
      </w:r>
    </w:p>
    <w:bookmarkEnd w:id="3436"/>
    <w:p w14:paraId="5B4A7F56" w14:textId="77777777" w:rsidR="00102875" w:rsidRPr="00FA4D8D" w:rsidRDefault="00102875" w:rsidP="00102875">
      <w:pPr>
        <w:pBdr>
          <w:top w:val="nil"/>
          <w:left w:val="nil"/>
          <w:bottom w:val="nil"/>
          <w:right w:val="nil"/>
          <w:between w:val="nil"/>
        </w:pBdr>
        <w:rPr>
          <w:color w:val="000000"/>
        </w:rPr>
      </w:pPr>
    </w:p>
    <w:p w14:paraId="5403F8E2" w14:textId="77777777" w:rsidR="00102875" w:rsidRPr="00FA4D8D" w:rsidRDefault="00102875" w:rsidP="00102875">
      <w:pPr>
        <w:pBdr>
          <w:top w:val="nil"/>
          <w:left w:val="nil"/>
          <w:bottom w:val="nil"/>
          <w:right w:val="nil"/>
          <w:between w:val="nil"/>
        </w:pBdr>
        <w:rPr>
          <w:color w:val="000000"/>
        </w:rPr>
      </w:pPr>
    </w:p>
    <w:p w14:paraId="376FCC7F" w14:textId="3C1FAEEB" w:rsidR="00102875" w:rsidRPr="003D7ED2" w:rsidRDefault="00102875" w:rsidP="00102875">
      <w:pPr>
        <w:pStyle w:val="AR6Chap1Level31111"/>
        <w:rPr>
          <w:rFonts w:cs="Times New Roman"/>
          <w:lang w:val="en-GB"/>
        </w:rPr>
      </w:pPr>
      <w:bookmarkStart w:id="3444" w:name="_44sinio" w:colFirst="0" w:colLast="0"/>
      <w:bookmarkStart w:id="3445" w:name="_Toc69949984"/>
      <w:bookmarkEnd w:id="3444"/>
      <w:r w:rsidRPr="003D7ED2">
        <w:rPr>
          <w:rFonts w:cs="Times New Roman"/>
          <w:lang w:val="en-GB"/>
        </w:rPr>
        <w:t xml:space="preserve">Climate </w:t>
      </w:r>
      <w:del w:id="3446" w:author="Ian Blenkinsop" w:date="2021-07-06T10:24:00Z">
        <w:r w:rsidRPr="003D7ED2" w:rsidDel="004C39EF">
          <w:rPr>
            <w:rFonts w:cs="Times New Roman"/>
            <w:lang w:val="en-GB"/>
          </w:rPr>
          <w:delText xml:space="preserve">variability </w:delText>
        </w:r>
      </w:del>
      <w:ins w:id="3447" w:author="Ian Blenkinsop" w:date="2021-07-06T10:24:00Z">
        <w:r w:rsidR="004C39EF">
          <w:rPr>
            <w:rFonts w:cs="Times New Roman"/>
            <w:lang w:val="en-GB"/>
          </w:rPr>
          <w:t>V</w:t>
        </w:r>
        <w:r w:rsidR="004C39EF" w:rsidRPr="003D7ED2">
          <w:rPr>
            <w:rFonts w:cs="Times New Roman"/>
            <w:lang w:val="en-GB"/>
          </w:rPr>
          <w:t xml:space="preserve">ariability </w:t>
        </w:r>
      </w:ins>
      <w:del w:id="3448" w:author="Ian Blenkinsop" w:date="2021-07-06T10:24:00Z">
        <w:r w:rsidRPr="003D7ED2" w:rsidDel="004C39EF">
          <w:rPr>
            <w:rFonts w:cs="Times New Roman"/>
            <w:lang w:val="en-GB"/>
          </w:rPr>
          <w:delText xml:space="preserve">can </w:delText>
        </w:r>
      </w:del>
      <w:ins w:id="3449" w:author="Ian Blenkinsop" w:date="2021-07-06T10:24:00Z">
        <w:r w:rsidR="004C39EF">
          <w:rPr>
            <w:rFonts w:cs="Times New Roman"/>
            <w:lang w:val="en-GB"/>
          </w:rPr>
          <w:t>C</w:t>
        </w:r>
        <w:r w:rsidR="004C39EF" w:rsidRPr="003D7ED2">
          <w:rPr>
            <w:rFonts w:cs="Times New Roman"/>
            <w:lang w:val="en-GB"/>
          </w:rPr>
          <w:t xml:space="preserve">an </w:t>
        </w:r>
      </w:ins>
      <w:del w:id="3450" w:author="Ian Blenkinsop" w:date="2021-07-06T10:24:00Z">
        <w:r w:rsidRPr="003D7ED2" w:rsidDel="004C39EF">
          <w:rPr>
            <w:rFonts w:cs="Times New Roman"/>
            <w:lang w:val="en-GB"/>
          </w:rPr>
          <w:delText xml:space="preserve">influence </w:delText>
        </w:r>
      </w:del>
      <w:ins w:id="3451" w:author="Ian Blenkinsop" w:date="2021-07-06T10:24:00Z">
        <w:r w:rsidR="004C39EF">
          <w:rPr>
            <w:rFonts w:cs="Times New Roman"/>
            <w:lang w:val="en-GB"/>
          </w:rPr>
          <w:t>I</w:t>
        </w:r>
        <w:r w:rsidR="004C39EF" w:rsidRPr="003D7ED2">
          <w:rPr>
            <w:rFonts w:cs="Times New Roman"/>
            <w:lang w:val="en-GB"/>
          </w:rPr>
          <w:t xml:space="preserve">nfluence </w:t>
        </w:r>
      </w:ins>
      <w:del w:id="3452" w:author="Ian Blenkinsop" w:date="2021-07-06T10:24:00Z">
        <w:r w:rsidRPr="003D7ED2" w:rsidDel="004C39EF">
          <w:rPr>
            <w:rFonts w:cs="Times New Roman"/>
            <w:lang w:val="en-GB"/>
          </w:rPr>
          <w:delText xml:space="preserve">trends </w:delText>
        </w:r>
      </w:del>
      <w:ins w:id="3453" w:author="Ian Blenkinsop" w:date="2021-07-06T10:24:00Z">
        <w:r w:rsidR="004C39EF">
          <w:rPr>
            <w:rFonts w:cs="Times New Roman"/>
            <w:lang w:val="en-GB"/>
          </w:rPr>
          <w:t>T</w:t>
        </w:r>
        <w:r w:rsidR="004C39EF" w:rsidRPr="003D7ED2">
          <w:rPr>
            <w:rFonts w:cs="Times New Roman"/>
            <w:lang w:val="en-GB"/>
          </w:rPr>
          <w:t xml:space="preserve">rends </w:t>
        </w:r>
      </w:ins>
      <w:del w:id="3454" w:author="Ian Blenkinsop" w:date="2021-07-06T10:24:00Z">
        <w:r w:rsidRPr="003D7ED2" w:rsidDel="004C39EF">
          <w:rPr>
            <w:rFonts w:cs="Times New Roman"/>
            <w:lang w:val="en-GB"/>
          </w:rPr>
          <w:delText xml:space="preserve">over </w:delText>
        </w:r>
      </w:del>
      <w:ins w:id="3455" w:author="Ian Blenkinsop" w:date="2021-07-06T10:24:00Z">
        <w:r w:rsidR="004C39EF">
          <w:rPr>
            <w:rFonts w:cs="Times New Roman"/>
            <w:lang w:val="en-GB"/>
          </w:rPr>
          <w:t>O</w:t>
        </w:r>
        <w:r w:rsidR="004C39EF" w:rsidRPr="003D7ED2">
          <w:rPr>
            <w:rFonts w:cs="Times New Roman"/>
            <w:lang w:val="en-GB"/>
          </w:rPr>
          <w:t xml:space="preserve">ver </w:t>
        </w:r>
      </w:ins>
      <w:del w:id="3456" w:author="Ian Blenkinsop" w:date="2021-07-06T10:24:00Z">
        <w:r w:rsidRPr="003D7ED2" w:rsidDel="004C39EF">
          <w:rPr>
            <w:rFonts w:cs="Times New Roman"/>
            <w:lang w:val="en-GB"/>
          </w:rPr>
          <w:delText xml:space="preserve">short </w:delText>
        </w:r>
      </w:del>
      <w:ins w:id="3457" w:author="Ian Blenkinsop" w:date="2021-07-06T10:24:00Z">
        <w:r w:rsidR="004C39EF">
          <w:rPr>
            <w:rFonts w:cs="Times New Roman"/>
            <w:lang w:val="en-GB"/>
          </w:rPr>
          <w:t>S</w:t>
        </w:r>
        <w:r w:rsidR="004C39EF" w:rsidRPr="003D7ED2">
          <w:rPr>
            <w:rFonts w:cs="Times New Roman"/>
            <w:lang w:val="en-GB"/>
          </w:rPr>
          <w:t xml:space="preserve">hort </w:t>
        </w:r>
      </w:ins>
      <w:del w:id="3458" w:author="Ian Blenkinsop" w:date="2021-07-06T10:24:00Z">
        <w:r w:rsidRPr="003D7ED2" w:rsidDel="004C39EF">
          <w:rPr>
            <w:rFonts w:cs="Times New Roman"/>
            <w:lang w:val="en-GB"/>
          </w:rPr>
          <w:delText>periods</w:delText>
        </w:r>
      </w:del>
      <w:bookmarkEnd w:id="3445"/>
      <w:ins w:id="3459" w:author="Ian Blenkinsop" w:date="2021-07-06T10:24:00Z">
        <w:r w:rsidR="004C39EF">
          <w:rPr>
            <w:rFonts w:cs="Times New Roman"/>
            <w:lang w:val="en-GB"/>
          </w:rPr>
          <w:t>P</w:t>
        </w:r>
        <w:r w:rsidR="004C39EF" w:rsidRPr="003D7ED2">
          <w:rPr>
            <w:rFonts w:cs="Times New Roman"/>
            <w:lang w:val="en-GB"/>
          </w:rPr>
          <w:t>eriods</w:t>
        </w:r>
      </w:ins>
    </w:p>
    <w:p w14:paraId="0AAB582E" w14:textId="77777777" w:rsidR="00AE77D4" w:rsidRPr="00C421D6" w:rsidRDefault="00AE77D4" w:rsidP="00102875">
      <w:pPr>
        <w:pStyle w:val="AR6BodyText"/>
        <w:rPr>
          <w:rFonts w:cs="Times New Roman"/>
          <w:lang w:val="en-GB"/>
        </w:rPr>
      </w:pPr>
    </w:p>
    <w:p w14:paraId="724BB720" w14:textId="4639803C" w:rsidR="00102875" w:rsidRPr="00C421D6" w:rsidRDefault="00102875" w:rsidP="00102875">
      <w:pPr>
        <w:pStyle w:val="AR6BodyText"/>
        <w:rPr>
          <w:rFonts w:cs="Times New Roman"/>
          <w:lang w:val="en-GB"/>
        </w:rPr>
      </w:pPr>
      <w:bookmarkStart w:id="3460" w:name="_Hlk66733472"/>
      <w:r w:rsidRPr="00C421D6">
        <w:rPr>
          <w:rFonts w:cs="Times New Roman"/>
          <w:lang w:val="en-GB"/>
        </w:rPr>
        <w:t>Natural variations in both weather and longer time</w:t>
      </w:r>
      <w:ins w:id="3461" w:author="Ian Blenkinsop" w:date="2021-07-06T10:24:00Z">
        <w:r w:rsidR="004C39EF">
          <w:rPr>
            <w:rFonts w:cs="Times New Roman"/>
            <w:lang w:val="en-GB"/>
          </w:rPr>
          <w:t xml:space="preserve"> </w:t>
        </w:r>
      </w:ins>
      <w:r w:rsidRPr="00C421D6">
        <w:rPr>
          <w:rFonts w:cs="Times New Roman"/>
          <w:lang w:val="en-GB"/>
        </w:rPr>
        <w:t xml:space="preserve">scale phenomena can temporarily obscure or intensify any anthropogenic trends </w:t>
      </w:r>
      <w:r>
        <w:rPr>
          <w:rFonts w:cs="Times New Roman"/>
        </w:rPr>
        <w:fldChar w:fldCharType="begin" w:fldLock="1"/>
      </w:r>
      <w:r w:rsidR="00E81B0B">
        <w:rPr>
          <w:rFonts w:cs="Times New Roman"/>
          <w:lang w:val="en-GB"/>
        </w:rPr>
        <w:instrText>ADDIN CSL_CITATION { "citationItems" : [ { "id" : "ITEM-1", "itemData" : { "DOI" : "10.1038/nclimate1562", "ISSN" : "1758-678X", "author" : [ { "dropping-particle" : "", "family" : "Deser", "given" : "Clara", "non-dropping-particle" : "", "parse-names" : false, "suffix" : "" }, { "dropping-particle" : "", "family" : "Knutti", "given" : "Reto", "non-dropping-particle" : "", "parse-names" : false, "suffix" : "" }, { "dropping-particle" : "", "family" : "Solomon", "given" : "Susan", "non-dropping-particle" : "", "parse-names" : false, "suffix" : "" }, { "dropping-particle" : "", "family" : "Phillips", "given" : "Adam S.", "non-dropping-particle" : "", "parse-names" : false, "suffix" : "" } ], "container-title" : "Nature Climate Change", "id" : "ITEM-1", "issue" : "11", "issued" : { "date-parts" : [ [ "2012", "11", "26" ] ] }, "page" : "775-779", "title" : "Communication of the role of natural variability in future North American climate", "translator" : [ { "dropping-particle" : "", "family" : "H3903", "given" : "", "non-dropping-particle" : "", "parse-names" : false, "suffix" : "" } ], "type" : "article-journal", "volume" : "2" }, "prefix" : "e.g.,", "uris" : [ "http://www.mendeley.com/documents/?uuid=c841d793-ab1d-4d0c-bdbe-01aa91bccbb8" ] }, { "id" : "ITEM-2", "itemData" : { "DOI" : "10.1175/BAMS-D-13-00255.1", "ISSN" : "0003-0007", "abstract" : "AbstractWhile internal climate variability is known to affect climate projections, its influence is often underappreciated and confused with model error. Why? In general, modeling centers contribute a small number of realizations to international climate model assessments [e.g., phase 5 of the Coupled Model Intercomparison Project (CMIP5)]. As a result, model error and internal climate variability are difficult, and at times impossible, to disentangle. In response, the Community Earth System Model (CESM) community designed the CESM Large Ensemble (CESM-LE) with the explicit goal of enabling assessment of climate change in the presence of internal climate variability. All CESM-LE simulations use a single CMIP5 model (CESM with the Community Atmosphere Model, version 5). The core simulations replay the twenty to twenty-first century (1920?2100) 30 times under historical and representative concentration pathway 8.5 external forcing with small initial condition differences. Two companion 1000+-yr-long preindustrial control simulations (fully coupled, prognostic atmosphere and land only) allow assessment of internal climate variability in the absence of climate change. Comprehensive outputs, including many daily fields, are available as single-variable time series on the Earth System Grid for anyone to use. Early results demonstrate the substantial influence of internal climate variability on twentieth- to twenty-first-century climate trajectories. Global warming hiatus decades occur, similar to those recently observed. Internal climate variability alone can produce projection spread comparable to that in CMIP5. Scientists and stakeholders can use CESM-LE outputs to help interpret the observational record, to understand projection spread and to plan for a range of possible futures influenced by both internal climate variability and forced climate change.", "author" : [ { "dropping-particle" : "", "family" : "Kay", "given" : "J E", "non-dropping-particle" : "", "parse-names" : false, "suffix" : "" }, { "dropping-particle" : "", "family" : "Deser", "given" : "C", "non-dropping-particle" : "", "parse-names" : false, "suffix" : "" }, { "dropping-particle" : "", "family" : "Phillips", "given" : "A", "non-dropping-particle" : "", "parse-names" : false, "suffix" : "" }, { "dropping-particle" : "", "family" : "Mai", "given" : "A", "non-dropping-particle" : "", "parse-names" : false, "suffix" : "" }, { "dropping-particle" : "", "family" : "Hannay", "given" : "C", "non-dropping-particle" : "", "parse-names" : false, "suffix" : "" }, { "dropping-particle" : "", "family" : "Strand", "given" : "G", "non-dropping-particle" : "", "parse-names" : false, "suffix" : "" }, { "dropping-particle" : "", "family" : "Arblaster", "given" : "J M", "non-dropping-particle" : "", "parse-names" : false, "suffix" : "" }, { "dropping-particle" : "", "family" : "Bates", "given" : "S C", "non-dropping-particle" : "", "parse-names" : false, "suffix" : "" }, { "dropping-particle" : "", "family" : "Danabasoglu", "given" : "G", "non-dropping-particle" : "", "parse-names" : false, "suffix" : "" }, { "dropping-particle" : "", "family" : "Edwards", "given" : "J", "non-dropping-particle" : "", "parse-names" : false, "suffix" : "" }, { "dropping-particle" : "", "family" : "Holland", "given" : "M", "non-dropping-particle" : "", "parse-names" : false, "suffix" : "" }, { "dropping-particle" : "", "family" : "Kushner", "given" : "P", "non-dropping-particle" : "", "parse-names" : false, "suffix" : "" }, { "dropping-particle" : "", "family" : "Lamarque", "given" : "J.-F.", "non-dropping-particle" : "", "parse-names" : false, "suffix" : "" }, { "dropping-particle" : "", "family" : "Lawrence", "given" : "D", "non-dropping-particle" : "", "parse-names" : false, "suffix" : "" }, { "dropping-particle" : "", "family" : "Lindsay", "given" : "K", "non-dropping-particle" : "", "parse-names" : false, "suffix" : "" }, { "dropping-particle" : "", "family" : "Middleton", "given" : "A", "non-dropping-particle" : "", "parse-names" : false, "suffix" : "" }, { "dropping-particle" : "", "family" : "Munoz", "given" : "E", "non-dropping-particle" : "", "parse-names" : false, "suffix" : "" }, { "dropping-particle" : "", "family" : "Neale", "given" : "R", "non-dropping-particle" : "", "parse-names" : false, "suffix" : "" }, { "dropping-particle" : "", "family" : "Oleson", "given" : "K", "non-dropping-particle" : "", "parse-names" : false, "suffix" : "" }, { "dropping-particle" : "", "family" : "Polvani", "given" : "L", "non-dropping-particle" : "", "parse-names" : false, "suffix" : "" }, { "dropping-particle" : "", "family" : "Vertenstein", "given" : "M", "non-dropping-particle" : "", "parse-names" : false, "suffix" : "" } ], "container-title" : "Bulletin of the American Meteorological Society", "id" : "ITEM-2", "issue" : "8", "issued" : { "date-parts" : [ [ "2015", "11" ] ] }, "page" : "1333-1349", "publisher" : "American Meteorological Society", "title" : "The Community Earth System Model (CESM) Large Ensemble Project: A Community Resource for Studying Climate Change in the Presence of Internal Climate Variability", "translator" : [ { "dropping-particle" : "", "family" : "H3009", "given" : "", "non-dropping-particle" : "", "parse-names" : false, "suffix" : "" } ], "type" : "article-journal", "volume" : "96" }, "uris" : [ "http://www.mendeley.com/documents/?uuid=d5ba508a-81b5-45eb-9adc-16db1721c62a" ] } ], "mendeley" : { "formattedCitation" : "(e.g., Deser et al., 2012; Kay et al., 2015)", "plainTextFormattedCitation" : "(e.g., Deser et al., 2012; Kay et al., 2015)", "previouslyFormattedCitation" : "(e.g., Deser et al., 2012; Kay et al., 2015)" }, "properties" : { "noteIndex" : 0 }, "schema" : "https://github.com/citation-style-language/schema/raw/master/csl-citation.json" }</w:instrText>
      </w:r>
      <w:r>
        <w:rPr>
          <w:rFonts w:cs="Times New Roman"/>
        </w:rPr>
        <w:fldChar w:fldCharType="separate"/>
      </w:r>
      <w:ins w:id="3462" w:author="Robin Matthews" w:date="2021-05-18T16:03:00Z">
        <w:r w:rsidR="00602365">
          <w:rPr>
            <w:rFonts w:cs="Times New Roman"/>
            <w:noProof/>
            <w:lang w:val="en-US"/>
          </w:rPr>
          <w:t>(e.g., Deser et al., 2012; Kay et al., 2015)</w:t>
        </w:r>
      </w:ins>
      <w:del w:id="3463" w:author="Robin Matthews" w:date="2021-05-18T16:03:00Z">
        <w:r w:rsidRPr="00146420" w:rsidDel="00602365">
          <w:rPr>
            <w:rFonts w:cs="Times New Roman"/>
            <w:noProof/>
            <w:lang w:val="en-US"/>
          </w:rPr>
          <w:delText>(e.g., Deser et al., 2012; Kay et al., 2015)</w:delText>
        </w:r>
      </w:del>
      <w:r>
        <w:rPr>
          <w:rFonts w:cs="Times New Roman"/>
        </w:rPr>
        <w:fldChar w:fldCharType="end"/>
      </w:r>
      <w:r w:rsidRPr="00146420">
        <w:rPr>
          <w:rFonts w:cs="Times New Roman"/>
          <w:lang w:val="en-US"/>
        </w:rPr>
        <w:t xml:space="preserve">. </w:t>
      </w:r>
      <w:r w:rsidRPr="00C421D6">
        <w:rPr>
          <w:rFonts w:cs="Times New Roman"/>
          <w:lang w:val="en-GB"/>
        </w:rPr>
        <w:t>These effects are more important on small spatial and temporal scales but can also occur on the global scale</w:t>
      </w:r>
      <w:del w:id="3464" w:author="Ian Blenkinsop" w:date="2021-07-06T10:25:00Z">
        <w:r w:rsidRPr="00C421D6" w:rsidDel="004C39EF">
          <w:rPr>
            <w:rFonts w:cs="Times New Roman"/>
            <w:lang w:val="en-GB"/>
          </w:rPr>
          <w:delText xml:space="preserve"> as well</w:delText>
        </w:r>
      </w:del>
      <w:r w:rsidRPr="00C421D6">
        <w:rPr>
          <w:rFonts w:cs="Times New Roman"/>
          <w:lang w:val="en-GB"/>
        </w:rPr>
        <w:t xml:space="preserve"> (</w:t>
      </w:r>
      <w:del w:id="3465" w:author="Ian Blenkinsop" w:date="2021-07-06T10:25:00Z">
        <w:r w:rsidRPr="00C421D6" w:rsidDel="004C39EF">
          <w:rPr>
            <w:rFonts w:cs="Times New Roman"/>
            <w:lang w:val="en-GB"/>
          </w:rPr>
          <w:delText xml:space="preserve">see </w:delText>
        </w:r>
      </w:del>
      <w:r w:rsidRPr="00C421D6">
        <w:rPr>
          <w:rFonts w:cs="Times New Roman"/>
          <w:lang w:val="en-GB"/>
        </w:rPr>
        <w:t>Cross-Chapter Box 3.1</w:t>
      </w:r>
      <w:del w:id="3466" w:author="Ian Blenkinsop" w:date="2021-07-06T10:25:00Z">
        <w:r w:rsidRPr="00C421D6" w:rsidDel="004C39EF">
          <w:rPr>
            <w:rFonts w:cs="Times New Roman"/>
            <w:lang w:val="en-GB"/>
          </w:rPr>
          <w:delText>in Chapter 3</w:delText>
        </w:r>
      </w:del>
      <w:r w:rsidRPr="00C421D6">
        <w:rPr>
          <w:rFonts w:cs="Times New Roman"/>
          <w:lang w:val="en-GB"/>
        </w:rPr>
        <w:t xml:space="preserve">). </w:t>
      </w:r>
    </w:p>
    <w:bookmarkEnd w:id="3460"/>
    <w:p w14:paraId="5DBD29FA" w14:textId="77777777" w:rsidR="00102875" w:rsidRPr="00C421D6" w:rsidRDefault="00102875" w:rsidP="00102875">
      <w:pPr>
        <w:pStyle w:val="AR6BodyText"/>
        <w:rPr>
          <w:rFonts w:cs="Times New Roman"/>
          <w:lang w:val="en-GB"/>
        </w:rPr>
      </w:pPr>
    </w:p>
    <w:p w14:paraId="41B97375" w14:textId="7AAB82C6" w:rsidR="00102875" w:rsidRDefault="00102875" w:rsidP="00BA355B">
      <w:pPr>
        <w:pStyle w:val="AR6BodyText"/>
        <w:rPr>
          <w:rFonts w:cs="Times New Roman"/>
        </w:rPr>
      </w:pPr>
      <w:bookmarkStart w:id="3467" w:name="_Hlk66733501"/>
      <w:r w:rsidRPr="00C421D6">
        <w:rPr>
          <w:rFonts w:cs="Times New Roman"/>
          <w:lang w:val="en-GB"/>
        </w:rPr>
        <w:t xml:space="preserve">Since AR5, many studies have examined the role of internal variability through the use of ‘large ensembles’. Each such ensemble consists of many different simulations by a single climate model </w:t>
      </w:r>
      <w:r w:rsidR="00227B26">
        <w:rPr>
          <w:rFonts w:cs="Times New Roman"/>
          <w:lang w:val="en-GB"/>
        </w:rPr>
        <w:t xml:space="preserve">for </w:t>
      </w:r>
      <w:r w:rsidRPr="00C421D6">
        <w:rPr>
          <w:rFonts w:cs="Times New Roman"/>
          <w:lang w:val="en-GB"/>
        </w:rPr>
        <w:t xml:space="preserve">the same time period and using the same radiative forcings. These simulations differ only in their phasing of the internal climate variations (also see Section 1.5.4.2). A set of illustrative examples using one such large ensemble </w:t>
      </w:r>
      <w:r w:rsidRPr="003D7ED2">
        <w:rPr>
          <w:rFonts w:cs="Times New Roman"/>
        </w:rPr>
        <w:fldChar w:fldCharType="begin" w:fldLock="1"/>
      </w:r>
      <w:r w:rsidR="00E81B0B">
        <w:rPr>
          <w:rFonts w:cs="Times New Roman"/>
          <w:lang w:val="en-GB"/>
        </w:rPr>
        <w:instrText>ADDIN CSL_CITATION { "citationItems" : [ { "id" : "ITEM-1", "itemData" : { "DOI" : "10.1029/2019MS001639", "abstract" : "Abstract The Max Planck Institute Grand Ensemble (MPI-GE) is the largest ensemble of a single comprehensive climate model currently available, with 100 members for the historical simulations (1850\u20132005) and four forcing scenarios. It is currently the only large ensemble available that includes scenario representative concentration pathway (RCP) 2.6 and a 1% CO2 scenario. These advantages make MPI-GE a powerful tool. We present an overview of MPI-GE, its components, and detail the experiments completed. We demonstrate how to separate the forced response from internal variability in a large ensemble. This separation allows the quantification of both the forced signal under climate change and the internal variability to unprecedented precision. We then demonstrate multiple ways to evaluate MPI-GE and put observations in the context of a large ensemble, including a novel approach for comparing model internal variability with estimated observed variability. Finally, we present four novel analyses, which can only be completed using a large ensemble. First, we address whether temperature and precipitation have a pathway dependence using the forcing scenarios. Second, the forced signal of the highly noisy atmospheric circulation is computed, and different drivers are identified to be important for the North Pacific and North Atlantic regions. Third, we use the ensemble dimension to investigate the time dependency of Atlantic Meridional Overturning Circulation variability changes under global warming. Last, sea level pressure is used as an example to demonstrate how MPI-GE can be utilized to estimate the ensemble size needed for a given scientific problem and provide insights for future ensemble projects.", "author" : [ { "dropping-particle" : "", "family" : "Maher", "given" : "Nicola", "non-dropping-particle" : "", "parse-names" : false, "suffix" : "" }, { "dropping-particle" : "", "family" : "Milinski", "given" : "Sebastian", "non-dropping-particle" : "", "parse-names" : false, "suffix" : "" }, { "dropping-particle" : "", "family" : "Suarez-Gutierrez", "given" : "Laura", "non-dropping-particle" : "", "parse-names" : false, "suffix" : "" }, { "dropping-particle" : "", "family" : "Botzet", "given" : "Michael", "non-dropping-particle" : "", "parse-names" : false, "suffix" : "" }, { "dropping-particle" : "", "family" : "Dobrynin", "given" : "Mikhail", "non-dropping-particle" : "", "parse-names" : false, "suffix" : "" }, { "dropping-particle" : "", "family" : "Kornblueh", "given" : "Luis", "non-dropping-particle" : "", "parse-names" : false, "suffix" : "" }, { "dropping-particle" : "", "family" : "Kr\u00f6ger", "given" : "J\u00fcrgen", "non-dropping-particle" : "", "parse-names" : false, "suffix" : "" }, { "dropping-particle" : "", "family" : "Takano", "given" : "Yohei", "non-dropping-particle" : "", "parse-names" : false, "suffix" : "" }, { "dropping-particle" : "", "family" : "Ghosh", "given" : "Rohit", "non-dropping-particle" : "", "parse-names" : false, "suffix" : "" }, { "dropping-particle" : "", "family" : "Hedemann", "given" : "Christopher", "non-dropping-particle" : "", "parse-names" : false, "suffix" : "" }, { "dropping-particle" : "", "family" : "Li", "given" : "Chao", "non-dropping-particle" : "", "parse-names" : false, "suffix" : "" }, { "dropping-particle" : "", "family" : "Li", "given" : "Hongmei", "non-dropping-particle" : "", "parse-names" : false, "suffix" : "" }, { "dropping-particle" : "", "family" : "Manzini", "given" : "Elisa", "non-dropping-particle" : "", "parse-names" : false, "suffix" : "" }, { "dropping-particle" : "", "family" : "Notz", "given" : "Dirk", "non-dropping-particle" : "", "parse-names" : false, "suffix" : "" }, { "dropping-particle" : "", "family" : "Putrasahan", "given" : "Dian", "non-dropping-particle" : "", "parse-names" : false, "suffix" : "" }, { "dropping-particle" : "", "family" : "Boysen", "given" : "Lena", "non-dropping-particle" : "", "parse-names" : false, "suffix" : "" }, { "dropping-particle" : "", "family" : "Claussen", "given" : "Martin", "non-dropping-particle" : "", "parse-names" : false, "suffix" : "" }, { "dropping-particle" : "", "family" : "Ilyina", "given" : "Tatiana", "non-dropping-particle" : "", "parse-names" : false, "suffix" : "" }, { "dropping-particle" : "", "family" : "Olonscheck", "given" : "Dirk", "non-dropping-particle" : "", "parse-names" : false, "suffix" : "" }, { "dropping-particle" : "", "family" : "Raddatz", "given" : "Thomas", "non-dropping-particle" : "", "parse-names" : false, "suffix" : "" }, { "dropping-particle" : "", "family" : "Stevens", "given" : "Bjorn", "non-dropping-particle" : "", "parse-names" : false, "suffix" : "" }, { "dropping-particle" : "", "family" : "Marotzke", "given" : "Jochem", "non-dropping-particle" : "", "parse-names" : false, "suffix" : "" } ], "container-title" : "Journal of Advances in Modeling Earth Systems", "id" : "ITEM-1", "issue" : "7", "issued" : { "date-parts" : [ [ "2019" ] ] }, "page" : "2050-2069", "title" : "The Max Planck Institute Grand Ensemble: Enabling the Exploration of Climate System Variability", "translator" : [ { "dropping-particle" : "", "family" : "H3605", "given" : "", "non-dropping-particle" : "", "parse-names" : false, "suffix" : "" } ], "type" : "article-journal", "volume" : "11" }, "uris" : [ "http://www.mendeley.com/documents/?uuid=c1de3488-f363-4831-8da4-d53fb5bd8695" ] } ], "mendeley" : { "formattedCitation" : "(Maher et al., 2019)", "plainTextFormattedCitation" : "(Maher et al., 2019)", "previouslyFormattedCitation" : "(Maher et al., 2019)" }, "properties" : { "noteIndex" : 0 }, "schema" : "https://github.com/citation-style-language/schema/raw/master/csl-citation.json" }</w:instrText>
      </w:r>
      <w:r w:rsidRPr="003D7ED2">
        <w:rPr>
          <w:rFonts w:cs="Times New Roman"/>
        </w:rPr>
        <w:fldChar w:fldCharType="separate"/>
      </w:r>
      <w:ins w:id="3468" w:author="Robin Matthews" w:date="2021-05-18T16:03:00Z">
        <w:r w:rsidR="00602365">
          <w:rPr>
            <w:rFonts w:cs="Times New Roman"/>
            <w:noProof/>
            <w:lang w:val="en-GB"/>
          </w:rPr>
          <w:t>(Maher et al., 2019)</w:t>
        </w:r>
      </w:ins>
      <w:del w:id="3469" w:author="Robin Matthews" w:date="2021-05-18T16:03:00Z">
        <w:r w:rsidRPr="00C421D6" w:rsidDel="00602365">
          <w:rPr>
            <w:rFonts w:cs="Times New Roman"/>
            <w:noProof/>
            <w:lang w:val="en-GB"/>
          </w:rPr>
          <w:delText>(Maher et al., 2019)</w:delText>
        </w:r>
      </w:del>
      <w:r w:rsidRPr="003D7ED2">
        <w:rPr>
          <w:rFonts w:cs="Times New Roman"/>
        </w:rPr>
        <w:fldChar w:fldCharType="end"/>
      </w:r>
      <w:r w:rsidRPr="00C421D6">
        <w:rPr>
          <w:rFonts w:cs="Times New Roman"/>
          <w:lang w:val="en-GB"/>
        </w:rPr>
        <w:t xml:space="preserve"> demonstrates how variability can influence trends on decadal timescales (Figure 1.13). The long-term anthropogenic trends in this set of climate indicators are clearly apparent when considering the ensemble as a whole (grey shading), and all the individual ensemble members have very similar trends for ocean heat content (OHC), which is a robust estimate of the total energy stored in the climate system </w:t>
      </w:r>
      <w:r>
        <w:rPr>
          <w:rFonts w:cs="Times New Roman"/>
        </w:rPr>
        <w:fldChar w:fldCharType="begin" w:fldLock="1"/>
      </w:r>
      <w:r w:rsidR="00E81B0B">
        <w:rPr>
          <w:rFonts w:cs="Times New Roman"/>
          <w:lang w:val="en-GB"/>
        </w:rPr>
        <w:instrText>ADDIN CSL_CITATION { "citationItems" : [ { "id" : "ITEM-1", "itemData" : { "DOI" : "10.1088/1748-9326/9/3/034016", "ISSN" : "17489326", "abstract" : "We analyse a large number of multi-century pre-industrial control simulations from the fifth phase of the Coupled Model Intercomparison Project (CMIP5) to investigate relationships between: net top-of-atmosphere radiation (TOA), globally averaged surface temperature (GST), and globally integrated ocean heat content (OHC) on decadal timescales. Consistent with previous studies, we find that large trends (\u223c0.3 K dec&lt;sup&gt;-1&lt;/sup&gt;) in GST can arise from internal climate variability and that these trends are generally an unreliable indicator of TOA over the same period. In contrast, trends in total OHC explain 95% or more of the variance in TOA for two-thirds of the models analysed; emphasizing the oceans' role as Earth's primary energy store. Correlation of trends in total system energy (TE \u2261 time integrated TOA) against trends in OHC suggests that for most models the ocean becomes the dominant term in the planetary energy budget on a timescale of about 12 months. In the context of the recent pause in global surface temperature rise, we investigate the potential importance of internal climate variability in both TOA and ocean heat rearrangement. The model simulations suggest that both factors can account for O (0.1 W m&lt;sup&gt;-2&lt;/sup&gt;) on decadal timescales and may play an important role in the recently observed trends in GST and 0-700 m (and 0-1800 m) ocean heat uptake. \u00a9 2014 IOP Publishing Ltd.", "author" : [ { "dropping-particle" : "", "family" : "Palmer", "given" : "M. D.", "non-dropping-particle" : "", "parse-names" : false, "suffix" : "" }, { "dropping-particle" : "", "family" : "McNeall", "given" : "D. J.", "non-dropping-particle" : "", "parse-names" : false, "suffix" : "" } ], "container-title" : "Environmental Research Letters", "id" : "ITEM-1", "issued" : { "date-parts" : [ [ "2014" ] ] }, "title" : "Internal variability of Earth's energy budget simulated by CMIP5 climate models", "translator" : [ { "dropping-particle" : "", "family" : "H3569", "given" : "", "non-dropping-particle" : "", "parse-names" : false, "suffix" : "" } ], "type" : "article-journal" }, "prefix" : "e.g.,", "uris" : [ "http://www.mendeley.com/documents/?uuid=726cdb8c-3cf3-4f52-bf56-68d2a3e1b12f" ] } ], "mendeley" : { "formattedCitation" : "(e.g., Palmer and McNeall, 2014)", "manualFormatting" : "(e.g., Palmer and McNeall, 2014)", "plainTextFormattedCitation" : "(e.g., Palmer and McNeall, 2014)", "previouslyFormattedCitation" : "(e.g., Palmer and McNeall, 2014)" }, "properties" : { "noteIndex" : 0 }, "schema" : "https://github.com/citation-style-language/schema/raw/master/csl-citation.json" }</w:instrText>
      </w:r>
      <w:r>
        <w:rPr>
          <w:rFonts w:cs="Times New Roman"/>
        </w:rPr>
        <w:fldChar w:fldCharType="separate"/>
      </w:r>
      <w:ins w:id="3470" w:author="Robin Matthews" w:date="2021-05-18T16:03:00Z">
        <w:r w:rsidR="00602365">
          <w:rPr>
            <w:rFonts w:cs="Times New Roman"/>
            <w:noProof/>
            <w:lang w:val="en-GB"/>
          </w:rPr>
          <w:t>(e.g., Palmer and McNeall, 2014)</w:t>
        </w:r>
      </w:ins>
      <w:del w:id="3471" w:author="Robin Matthews" w:date="2021-05-18T16:03:00Z">
        <w:r w:rsidRPr="00C421D6" w:rsidDel="00602365">
          <w:rPr>
            <w:rFonts w:cs="Times New Roman"/>
            <w:noProof/>
            <w:lang w:val="en-GB"/>
          </w:rPr>
          <w:delText>(e.g., Palmer and McNeall, 2014)</w:delText>
        </w:r>
      </w:del>
      <w:r>
        <w:rPr>
          <w:rFonts w:cs="Times New Roman"/>
        </w:rPr>
        <w:fldChar w:fldCharType="end"/>
      </w:r>
      <w:r w:rsidRPr="00C421D6">
        <w:rPr>
          <w:rFonts w:cs="Times New Roman"/>
          <w:lang w:val="en-GB"/>
        </w:rPr>
        <w:t xml:space="preserve">. However, the individual ensemble members can exhibit very different decadal trends in global surface air temperature (GSAT), </w:t>
      </w:r>
      <w:r w:rsidRPr="00CF0A5C">
        <w:rPr>
          <w:rFonts w:cs="Times New Roman"/>
          <w:lang w:val="en-GB"/>
        </w:rPr>
        <w:t xml:space="preserve">UK </w:t>
      </w:r>
      <w:r w:rsidRPr="00C421D6">
        <w:rPr>
          <w:rFonts w:cs="Times New Roman"/>
          <w:lang w:val="en-GB"/>
        </w:rPr>
        <w:t>summer temperatures, and Arctic sea</w:t>
      </w:r>
      <w:del w:id="3472" w:author="Ian Blenkinsop" w:date="2021-07-06T10:44:00Z">
        <w:r w:rsidRPr="00C421D6" w:rsidDel="00C95CA6">
          <w:rPr>
            <w:rFonts w:cs="Times New Roman"/>
            <w:lang w:val="en-GB"/>
          </w:rPr>
          <w:delText>-</w:delText>
        </w:r>
      </w:del>
      <w:ins w:id="3473" w:author="Ian Blenkinsop" w:date="2021-07-06T10:44:00Z">
        <w:r w:rsidR="00C95CA6">
          <w:rPr>
            <w:rFonts w:cs="Times New Roman"/>
            <w:lang w:val="en-GB"/>
          </w:rPr>
          <w:t xml:space="preserve"> </w:t>
        </w:r>
      </w:ins>
      <w:r w:rsidRPr="00C421D6">
        <w:rPr>
          <w:rFonts w:cs="Times New Roman"/>
          <w:lang w:val="en-GB"/>
        </w:rPr>
        <w:t xml:space="preserve">ice variations. More specifically, for a representative 11-year period, both positive and negative trends can be found in all these surface indicators, even though the long-term trend is for increasing temperatures and decreasing sea ice. Periods in which the long-term trend is substantially obscured or intensified for more than 20 years are also visible in these regional examples, </w:t>
      </w:r>
      <w:commentRangeStart w:id="3474"/>
      <w:r w:rsidRPr="00C421D6">
        <w:rPr>
          <w:rFonts w:cs="Times New Roman"/>
          <w:lang w:val="en-GB"/>
        </w:rPr>
        <w:t>highlighting that</w:t>
      </w:r>
      <w:r w:rsidRPr="00C421D6">
        <w:rPr>
          <w:rFonts w:cs="Times New Roman"/>
          <w:color w:val="000000"/>
          <w:lang w:val="en-GB"/>
        </w:rPr>
        <w:t xml:space="preserve"> observations</w:t>
      </w:r>
      <w:r w:rsidRPr="00C421D6">
        <w:rPr>
          <w:rFonts w:cs="Times New Roman"/>
          <w:lang w:val="en-GB"/>
        </w:rPr>
        <w:t xml:space="preserve"> </w:t>
      </w:r>
      <w:r w:rsidRPr="00C421D6">
        <w:rPr>
          <w:rFonts w:cs="Times New Roman"/>
          <w:color w:val="000000"/>
          <w:lang w:val="en-GB"/>
        </w:rPr>
        <w:t>are expected to exhibit short-term trends which are larger or smaller than the long-term trend or differ from the average projected trend from climate models, especially on continental spatial scales or smaller</w:t>
      </w:r>
      <w:commentRangeEnd w:id="3474"/>
      <w:r w:rsidR="00C95CA6">
        <w:rPr>
          <w:rStyle w:val="CommentReference"/>
        </w:rPr>
        <w:commentReference w:id="3474"/>
      </w:r>
      <w:r w:rsidRPr="00C421D6">
        <w:rPr>
          <w:rFonts w:cs="Times New Roman"/>
          <w:color w:val="000000"/>
          <w:lang w:val="en-GB"/>
        </w:rPr>
        <w:t xml:space="preserve"> (</w:t>
      </w:r>
      <w:del w:id="3475" w:author="Ian Blenkinsop" w:date="2021-07-06T10:45:00Z">
        <w:r w:rsidRPr="00C421D6" w:rsidDel="00C95CA6">
          <w:rPr>
            <w:rFonts w:cs="Times New Roman"/>
            <w:color w:val="000000"/>
            <w:lang w:val="en-GB"/>
          </w:rPr>
          <w:delText xml:space="preserve">see </w:delText>
        </w:r>
      </w:del>
      <w:r w:rsidRPr="00C421D6">
        <w:rPr>
          <w:rFonts w:cs="Times New Roman"/>
          <w:color w:val="000000"/>
          <w:lang w:val="en-GB"/>
        </w:rPr>
        <w:t>Cross</w:t>
      </w:r>
      <w:ins w:id="3476" w:author="Ian Blenkinsop" w:date="2021-07-06T10:47:00Z">
        <w:r w:rsidR="00C95CA6">
          <w:rPr>
            <w:rFonts w:cs="Times New Roman"/>
            <w:color w:val="000000"/>
            <w:lang w:val="en-GB"/>
          </w:rPr>
          <w:t>-</w:t>
        </w:r>
      </w:ins>
      <w:del w:id="3477" w:author="Ian Blenkinsop" w:date="2021-07-06T10:47:00Z">
        <w:r w:rsidRPr="00C421D6" w:rsidDel="00C95CA6">
          <w:rPr>
            <w:rFonts w:cs="Times New Roman"/>
            <w:color w:val="000000"/>
            <w:lang w:val="en-GB"/>
          </w:rPr>
          <w:delText xml:space="preserve"> </w:delText>
        </w:r>
      </w:del>
      <w:r w:rsidRPr="00C421D6">
        <w:rPr>
          <w:rFonts w:cs="Times New Roman"/>
          <w:color w:val="000000"/>
          <w:lang w:val="en-GB"/>
        </w:rPr>
        <w:t>Chapter Box 3.1</w:t>
      </w:r>
      <w:del w:id="3478" w:author="Ian Blenkinsop" w:date="2021-07-12T14:26:00Z">
        <w:r w:rsidRPr="00C421D6" w:rsidDel="00A87220">
          <w:rPr>
            <w:rFonts w:cs="Times New Roman"/>
            <w:color w:val="000000"/>
            <w:lang w:val="en-GB"/>
          </w:rPr>
          <w:delText xml:space="preserve"> in Chapter 3</w:delText>
        </w:r>
      </w:del>
      <w:r w:rsidRPr="00C421D6">
        <w:rPr>
          <w:rFonts w:cs="Times New Roman"/>
          <w:color w:val="000000"/>
          <w:lang w:val="en-GB"/>
        </w:rPr>
        <w:t xml:space="preserve">). </w:t>
      </w:r>
      <w:commentRangeStart w:id="3479"/>
      <w:r w:rsidRPr="00C421D6">
        <w:rPr>
          <w:rFonts w:cs="Times New Roman"/>
          <w:lang w:val="en-GB"/>
        </w:rPr>
        <w:t xml:space="preserve">The actual observed trajectory can be considered as one </w:t>
      </w:r>
      <w:del w:id="3480" w:author="Ian Blenkinsop" w:date="2021-07-06T10:47:00Z">
        <w:r w:rsidRPr="00C421D6" w:rsidDel="00C95CA6">
          <w:rPr>
            <w:rFonts w:cs="Times New Roman"/>
            <w:lang w:val="en-GB"/>
          </w:rPr>
          <w:delText xml:space="preserve">realisation </w:delText>
        </w:r>
      </w:del>
      <w:ins w:id="3481" w:author="Ian Blenkinsop" w:date="2021-07-06T10:47:00Z">
        <w:r w:rsidR="00C95CA6" w:rsidRPr="00C421D6">
          <w:rPr>
            <w:rFonts w:cs="Times New Roman"/>
            <w:lang w:val="en-GB"/>
          </w:rPr>
          <w:t>reali</w:t>
        </w:r>
        <w:r w:rsidR="00C95CA6">
          <w:rPr>
            <w:rFonts w:cs="Times New Roman"/>
            <w:lang w:val="en-GB"/>
          </w:rPr>
          <w:t>z</w:t>
        </w:r>
        <w:r w:rsidR="00C95CA6" w:rsidRPr="00C421D6">
          <w:rPr>
            <w:rFonts w:cs="Times New Roman"/>
            <w:lang w:val="en-GB"/>
          </w:rPr>
          <w:t xml:space="preserve">ation </w:t>
        </w:r>
      </w:ins>
      <w:r w:rsidRPr="00C421D6">
        <w:rPr>
          <w:rFonts w:cs="Times New Roman"/>
          <w:lang w:val="en-GB"/>
        </w:rPr>
        <w:t xml:space="preserve">of many possible alternative worlds which experienced different weather, as also demonstrated by the construction of ‘observation-based large ensembles’ that are alternate possible </w:t>
      </w:r>
      <w:del w:id="3482" w:author="Ian Blenkinsop" w:date="2021-07-06T10:47:00Z">
        <w:r w:rsidRPr="00C421D6" w:rsidDel="00C95CA6">
          <w:rPr>
            <w:rFonts w:cs="Times New Roman"/>
            <w:lang w:val="en-GB"/>
          </w:rPr>
          <w:delText xml:space="preserve">realisations </w:delText>
        </w:r>
      </w:del>
      <w:ins w:id="3483" w:author="Ian Blenkinsop" w:date="2021-07-06T10:47:00Z">
        <w:r w:rsidR="00C95CA6" w:rsidRPr="00C421D6">
          <w:rPr>
            <w:rFonts w:cs="Times New Roman"/>
            <w:lang w:val="en-GB"/>
          </w:rPr>
          <w:t>reali</w:t>
        </w:r>
        <w:r w:rsidR="00C95CA6">
          <w:rPr>
            <w:rFonts w:cs="Times New Roman"/>
            <w:lang w:val="en-GB"/>
          </w:rPr>
          <w:t>z</w:t>
        </w:r>
        <w:r w:rsidR="00C95CA6" w:rsidRPr="00C421D6">
          <w:rPr>
            <w:rFonts w:cs="Times New Roman"/>
            <w:lang w:val="en-GB"/>
          </w:rPr>
          <w:t xml:space="preserve">ations </w:t>
        </w:r>
      </w:ins>
      <w:r w:rsidRPr="00C421D6">
        <w:rPr>
          <w:rFonts w:cs="Times New Roman"/>
          <w:lang w:val="en-GB"/>
        </w:rPr>
        <w:t>of historical observations</w:t>
      </w:r>
      <w:r w:rsidR="00227B26">
        <w:rPr>
          <w:rFonts w:cs="Times New Roman"/>
          <w:lang w:val="en-GB"/>
        </w:rPr>
        <w:t>,</w:t>
      </w:r>
      <w:r w:rsidRPr="00C421D6">
        <w:rPr>
          <w:rFonts w:cs="Times New Roman"/>
          <w:lang w:val="en-GB"/>
        </w:rPr>
        <w:t xml:space="preserve"> which retain the statistical properties of observed regional weather </w:t>
      </w:r>
      <w:commentRangeEnd w:id="3479"/>
      <w:r w:rsidR="00C95CA6">
        <w:rPr>
          <w:rStyle w:val="CommentReference"/>
        </w:rPr>
        <w:commentReference w:id="3479"/>
      </w:r>
      <w:r w:rsidR="00BA355B">
        <w:rPr>
          <w:rFonts w:cs="Times New Roman"/>
        </w:rPr>
        <w:fldChar w:fldCharType="begin" w:fldLock="1"/>
      </w:r>
      <w:r w:rsidR="00E81B0B">
        <w:rPr>
          <w:rFonts w:cs="Times New Roman"/>
          <w:lang w:val="en-GB"/>
        </w:rPr>
        <w:instrText>ADDIN CSL_CITATION { "citationItems" : [ { "id" : "ITEM-1", "itemData" : { "DOI" : "10.1175/JCLI-D-17-0901.1", "ISSN" : "0894-8755", "abstract" : "AbstractRecent observed climate trends result from a combination of external radiative forcing and internally generated variability. To better contextualize these trends and forecast future ones, it is necessary to properly model the spatiotemporal properties of the internal variability. Here, a statistical model is developed for terrestrial temperature and precipitation, and global sea level pressure, based upon monthly gridded observational datasets that span 1921?2014. The model is used to generate a synthetic ensemble, each member of which has a unique sequence of internal variability but with statistical properties similar to the observational record. This synthetic ensemble is combined with estimates of the externally forced response from climate models to produce an observational large ensemble (OBS-LE). The 1000 members of the OBS-LE display considerable diversity in their 50-yr regional climate trends, indicative of the importance of internal variability on multidecadal time scales. For example, unforced atmospheric circulation trends associated with the northern annular mode can induce winter temperature trends over Eurasia that are comparable in magnitude to the forced trend over the past 50 years. Similarly, the contribution of internal variability to winter precipitation trends is large across most of the globe, leading to substantial regional uncertainties in the amplitude and, in some cases, the sign of the 50-yr trend. The OBS-LE provides a real-world counterpart to initial-condition model ensembles. The approach could be expanded to using paleo-proxy data to simulate longer-term variability.", "author" : [ { "dropping-particle" : "", "family" : "McKinnon", "given" : "Karen A", "non-dropping-particle" : "", "parse-names" : false, "suffix" : "" }, { "dropping-particle" : "", "family" : "Deser", "given" : "Clara", "non-dropping-particle" : "", "parse-names" : false, "suffix" : "" } ], "container-title" : "Journal of Climate", "id" : "ITEM-1", "issue" : "17", "issued" : { "date-parts" : [ [ "2018", "5", "21" ] ] }, "note" : "doi: 10.1175/JCLI-D-17-0901.1", "page" : "6783-6802", "publisher" : "American Meteorological Society", "title" : "Internal Variability and Regional Climate Trends in an Observational Large Ensemble", "translator" : [ { "dropping-particle" : "", "family" : "H2584", "given" : "", "non-dropping-particle" : "", "parse-names" : false, "suffix" : "" } ], "type" : "article-journal", "volume" : "31" }, "prefix" : "e.g.,", "uris" : [ "http://www.mendeley.com/documents/?uuid=5b0896ed-192a-418f-83a7-60e620b48994" ] } ], "mendeley" : { "formattedCitation" : "(e.g., McKinnon and Deser, 2018)", "manualFormatting" : "(e.g., McKinnon and Deser, 2018)", "plainTextFormattedCitation" : "(e.g., McKinnon and Deser, 2018)", "previouslyFormattedCitation" : "(e.g., McKinnon and Deser, 2018)" }, "properties" : { "noteIndex" : 0 }, "schema" : "https://github.com/citation-style-language/schema/raw/master/csl-citation.json" }</w:instrText>
      </w:r>
      <w:r w:rsidR="00BA355B">
        <w:rPr>
          <w:rFonts w:cs="Times New Roman"/>
        </w:rPr>
        <w:fldChar w:fldCharType="separate"/>
      </w:r>
      <w:ins w:id="3484" w:author="Robin Matthews" w:date="2021-05-18T16:03:00Z">
        <w:r w:rsidR="00602365">
          <w:rPr>
            <w:rFonts w:cs="Times New Roman"/>
            <w:noProof/>
          </w:rPr>
          <w:t>(e.g., McKinnon and Deser, 2018)</w:t>
        </w:r>
      </w:ins>
      <w:del w:id="3485" w:author="Robin Matthews" w:date="2021-05-18T16:03:00Z">
        <w:r w:rsidR="00BA355B" w:rsidRPr="00BA355B" w:rsidDel="00602365">
          <w:rPr>
            <w:rFonts w:cs="Times New Roman"/>
            <w:noProof/>
          </w:rPr>
          <w:delText>(e.g., McKinnon and</w:delText>
        </w:r>
        <w:r w:rsidR="00BA355B" w:rsidDel="00602365">
          <w:rPr>
            <w:rFonts w:cs="Times New Roman"/>
            <w:noProof/>
          </w:rPr>
          <w:delText xml:space="preserve"> </w:delText>
        </w:r>
        <w:r w:rsidR="00BA355B" w:rsidRPr="00BA355B" w:rsidDel="00602365">
          <w:rPr>
            <w:rFonts w:cs="Times New Roman"/>
            <w:noProof/>
          </w:rPr>
          <w:delText>Deser, 2018)</w:delText>
        </w:r>
      </w:del>
      <w:r w:rsidR="00BA355B">
        <w:rPr>
          <w:rFonts w:cs="Times New Roman"/>
        </w:rPr>
        <w:fldChar w:fldCharType="end"/>
      </w:r>
      <w:r w:rsidRPr="002960AF">
        <w:rPr>
          <w:rFonts w:cs="Times New Roman"/>
        </w:rPr>
        <w:t>.</w:t>
      </w:r>
    </w:p>
    <w:bookmarkEnd w:id="3467"/>
    <w:p w14:paraId="793B7D7B" w14:textId="7A49DB2E" w:rsidR="00BA355B" w:rsidRDefault="00BA355B" w:rsidP="00BA355B">
      <w:pPr>
        <w:pStyle w:val="AR6BodyText"/>
        <w:rPr>
          <w:rFonts w:cs="Times New Roman"/>
        </w:rPr>
      </w:pPr>
    </w:p>
    <w:p w14:paraId="7E6A6B85" w14:textId="77777777" w:rsidR="00BA355B" w:rsidRPr="00534615" w:rsidRDefault="00BA355B" w:rsidP="00BA355B">
      <w:pPr>
        <w:pStyle w:val="AR6BodyText"/>
        <w:rPr>
          <w:color w:val="000000"/>
        </w:rPr>
      </w:pPr>
    </w:p>
    <w:p w14:paraId="49294707" w14:textId="3949ADA5" w:rsidR="00102875" w:rsidRDefault="00102875" w:rsidP="00BA355B">
      <w:pPr>
        <w:pStyle w:val="AR6BodyTextBold"/>
        <w:rPr>
          <w:rFonts w:cs="Times New Roman"/>
          <w:lang w:val="en-GB"/>
        </w:rPr>
      </w:pPr>
      <w:r w:rsidRPr="003D7ED2">
        <w:rPr>
          <w:rFonts w:cs="Times New Roman"/>
          <w:lang w:val="en-GB"/>
        </w:rPr>
        <w:t>[START FIGURE 1.1</w:t>
      </w:r>
      <w:r>
        <w:rPr>
          <w:rFonts w:cs="Times New Roman"/>
          <w:lang w:val="en-GB"/>
        </w:rPr>
        <w:t>3</w:t>
      </w:r>
      <w:r w:rsidRPr="003D7ED2">
        <w:rPr>
          <w:rFonts w:cs="Times New Roman"/>
          <w:lang w:val="en-GB"/>
        </w:rPr>
        <w:t xml:space="preserve"> HERE]</w:t>
      </w:r>
    </w:p>
    <w:p w14:paraId="77948238" w14:textId="77777777" w:rsidR="00BA355B" w:rsidRPr="00BA355B" w:rsidRDefault="00BA355B" w:rsidP="00BA355B">
      <w:pPr>
        <w:pStyle w:val="AR6BodyText"/>
      </w:pPr>
    </w:p>
    <w:p w14:paraId="4F96BD4C" w14:textId="1FC5766E" w:rsidR="00102875" w:rsidRPr="00E35E42" w:rsidRDefault="00102875" w:rsidP="00102875">
      <w:pPr>
        <w:pStyle w:val="AR6Chap1Figure"/>
        <w:rPr>
          <w:rFonts w:cs="Times New Roman"/>
          <w:lang w:val="en-US"/>
        </w:rPr>
      </w:pPr>
      <w:r w:rsidRPr="00C421D6">
        <w:rPr>
          <w:rFonts w:cs="Times New Roman"/>
          <w:b/>
          <w:bCs/>
          <w:lang w:val="en-GB"/>
        </w:rPr>
        <w:t>Simulated changes in various climate indicators under historical and RCP4.5 scenarios using the MPI ESM Grand Ensemble.</w:t>
      </w:r>
      <w:r w:rsidRPr="00C421D6">
        <w:rPr>
          <w:rFonts w:cs="Times New Roman"/>
          <w:lang w:val="en-GB"/>
        </w:rPr>
        <w:t xml:space="preserve"> The grey shading shows the 5</w:t>
      </w:r>
      <w:r w:rsidRPr="00C421D6">
        <w:rPr>
          <w:rFonts w:cs="Times New Roman"/>
          <w:color w:val="202122"/>
          <w:sz w:val="21"/>
          <w:szCs w:val="21"/>
          <w:shd w:val="clear" w:color="auto" w:fill="FDFDFD"/>
          <w:lang w:val="en-GB"/>
        </w:rPr>
        <w:t>–</w:t>
      </w:r>
      <w:r w:rsidRPr="00C421D6">
        <w:rPr>
          <w:rFonts w:cs="Times New Roman"/>
          <w:lang w:val="en-GB"/>
        </w:rPr>
        <w:t>95% range from the 100-member ensemble. The coloured lines represent individual example ensemble members, with linear trends for the 2011</w:t>
      </w:r>
      <w:r w:rsidRPr="00C421D6">
        <w:rPr>
          <w:rFonts w:cs="Times New Roman"/>
          <w:color w:val="202122"/>
          <w:sz w:val="21"/>
          <w:szCs w:val="21"/>
          <w:shd w:val="clear" w:color="auto" w:fill="FDFDFD"/>
          <w:lang w:val="en-GB"/>
        </w:rPr>
        <w:t>–</w:t>
      </w:r>
      <w:r w:rsidRPr="00C421D6">
        <w:rPr>
          <w:rFonts w:cs="Times New Roman"/>
          <w:lang w:val="en-GB"/>
        </w:rPr>
        <w:t xml:space="preserve">2021 period indicated by the thin dashed lines. Changes in Ocean Heat Content (OHC) over the top 2000m represents the integrated signal of global warming (left). The top row shows surface air temperature-related indicators (annual GSAT change and UK summer temperatures) and the bottom row shows Arctic sea-ice related indicators (annual ice volume and September sea ice extent). For smaller regions and for shorter time period averages the variability increases and simulated short-term trends can temporarily obscure or intensify anthropogenic changes in climate. </w:t>
      </w:r>
      <w:r w:rsidRPr="003D31FD">
        <w:rPr>
          <w:rFonts w:cs="Times New Roman"/>
        </w:rPr>
        <w:t xml:space="preserve">Data from </w:t>
      </w:r>
      <w:r w:rsidRPr="003D31FD">
        <w:rPr>
          <w:rFonts w:cs="Times New Roman"/>
        </w:rPr>
        <w:fldChar w:fldCharType="begin" w:fldLock="1"/>
      </w:r>
      <w:r w:rsidR="00745EAB">
        <w:rPr>
          <w:rFonts w:cs="Times New Roman"/>
        </w:rPr>
        <w:instrText>ADDIN CSL_CITATION { "citationItems" : [ { "id" : "ITEM-1", "itemData" : { "DOI" : "10.1029/2019MS001639", "abstract" : "Abstract The Max Planck Institute Grand Ensemble (MPI-GE) is the largest ensemble of a single comprehensive climate model currently available, with 100 members for the historical simulations (1850\u20132005) and four forcing scenarios. It is currently the only large ensemble available that includes scenario representative concentration pathway (RCP) 2.6 and a 1% CO2 scenario. These advantages make MPI-GE a powerful tool. We present an overview of MPI-GE, its components, and detail the experiments completed. We demonstrate how to separate the forced response from internal variability in a large ensemble. This separation allows the quantification of both the forced signal under climate change and the internal variability to unprecedented precision. We then demonstrate multiple ways to evaluate MPI-GE and put observations in the context of a large ensemble, including a novel approach for comparing model internal variability with estimated observed variability. Finally, we present four novel analyses, which can only be completed using a large ensemble. First, we address whether temperature and precipitation have a pathway dependence using the forcing scenarios. Second, the forced signal of the highly noisy atmospheric circulation is computed, and different drivers are identified to be important for the North Pacific and North Atlantic regions. Third, we use the ensemble dimension to investigate the time dependency of Atlantic Meridional Overturning Circulation variability changes under global warming. Last, sea level pressure is used as an example to demonstrate how MPI-GE can be utilized to estimate the ensemble size needed for a given scientific problem and provide insights for future ensemble projects.", "author" : [ { "dropping-particle" : "", "family" : "Maher", "given" : "Nicola", "non-dropping-particle" : "", "parse-names" : false, "suffix" : "" }, { "dropping-particle" : "", "family" : "Milinski", "given" : "Sebastian", "non-dropping-particle" : "", "parse-names" : false, "suffix" : "" }, { "dropping-particle" : "", "family" : "Suarez-Gutierrez", "given" : "Laura", "non-dropping-particle" : "", "parse-names" : false, "suffix" : "" }, { "dropping-particle" : "", "family" : "Botzet", "given" : "Michael", "non-dropping-particle" : "", "parse-names" : false, "suffix" : "" }, { "dropping-particle" : "", "family" : "Dobrynin", "given" : "Mikhail", "non-dropping-particle" : "", "parse-names" : false, "suffix" : "" }, { "dropping-particle" : "", "family" : "Kornblueh", "given" : "Luis", "non-dropping-particle" : "", "parse-names" : false, "suffix" : "" }, { "dropping-particle" : "", "family" : "Kr\u00f6ger", "given" : "J\u00fcrgen", "non-dropping-particle" : "", "parse-names" : false, "suffix" : "" }, { "dropping-particle" : "", "family" : "Takano", "given" : "Yohei", "non-dropping-particle" : "", "parse-names" : false, "suffix" : "" }, { "dropping-particle" : "", "family" : "Ghosh", "given" : "Rohit", "non-dropping-particle" : "", "parse-names" : false, "suffix" : "" }, { "dropping-particle" : "", "family" : "Hedemann", "given" : "Christopher", "non-dropping-particle" : "", "parse-names" : false, "suffix" : "" }, { "dropping-particle" : "", "family" : "Li", "given" : "Chao", "non-dropping-particle" : "", "parse-names" : false, "suffix" : "" }, { "dropping-particle" : "", "family" : "Li", "given" : "Hongmei", "non-dropping-particle" : "", "parse-names" : false, "suffix" : "" }, { "dropping-particle" : "", "family" : "Manzini", "given" : "Elisa", "non-dropping-particle" : "", "parse-names" : false, "suffix" : "" }, { "dropping-particle" : "", "family" : "Notz", "given" : "Dirk", "non-dropping-particle" : "", "parse-names" : false, "suffix" : "" }, { "dropping-particle" : "", "family" : "Putrasahan", "given" : "Dian", "non-dropping-particle" : "", "parse-names" : false, "suffix" : "" }, { "dropping-particle" : "", "family" : "Boysen", "given" : "Lena", "non-dropping-particle" : "", "parse-names" : false, "suffix" : "" }, { "dropping-particle" : "", "family" : "Claussen", "given" : "Martin", "non-dropping-particle" : "", "parse-names" : false, "suffix" : "" }, { "dropping-particle" : "", "family" : "Ilyina", "given" : "Tatiana", "non-dropping-particle" : "", "parse-names" : false, "</w:instrText>
      </w:r>
      <w:r w:rsidR="00745EAB" w:rsidRPr="002079D8">
        <w:rPr>
          <w:rFonts w:cs="Times New Roman"/>
          <w:lang w:val="en-GB"/>
          <w:rPrChange w:id="3486" w:author="Elisabeth Lonnoy" w:date="2021-05-20T15:26:00Z">
            <w:rPr>
              <w:rFonts w:cs="Times New Roman"/>
            </w:rPr>
          </w:rPrChange>
        </w:rPr>
        <w:instrText>suffix" : "" }, { "dropping-particle" : "", "family" : "Olonscheck", "given" : "Dirk", "non-dropping-particle" : "", "parse-names" : false, "suffix" : "" }, { "dropping-particle" : "", "family" : "Raddatz", "given" : "Thomas", "non-dropping-particle" : "", "parse-names" : false, "suffix" : "" }, { "dropping-particle" : "", "family" : "Stevens", "given" : "Bjorn", "non-dropping-particle" : "", "parse-names" : false, "suffix" : "" }, { "dropping-particle" : "", "family" : "Marotzke", "given" : "Jochem", "non-dropping-particle" : "", "parse-names" : false, "suffix" : "" } ], "container-title" : "Journal of Advances in Modeling Earth Systems", "id" : "ITEM-1", "issue" : "7", "issued" : { "date-parts" : [ [ "2019" ] ] }, "page" : "2050-2069", "title" : "The Max Planck Institute Grand Ensemble: Enabling the Exploration of Climate System Variability", "translator" : [ { "dropping-particle" : "", "family" : "H3605", "given" : "", "non-dropping-particle" : "", "parse-names" : false, "suffix" : "" } ], "type" : "article-journal", "volume" : "11" }, "uris" : [ "http://www.mendeley.com/documents/?uuid=c1de3488-f363-4831-8da4-d53fb5bd8695" ] } ], "mendeley" : { "formattedCitation" : "(Maher et al., 2019)", "manualFormatting" : "Maher et al. (2019)", "plainTextFormattedCitation" : "(Maher et al., 2019)", "previouslyFormattedCitation" : "(Maher et al., 2019)" }, "properties" : { "noteIndex" : 0 }, "schema" : "https://github.com/citation-style-language/schema/raw/master/csl-citation.json" }</w:instrText>
      </w:r>
      <w:r w:rsidRPr="003D31FD">
        <w:rPr>
          <w:rFonts w:cs="Times New Roman"/>
        </w:rPr>
        <w:fldChar w:fldCharType="separate"/>
      </w:r>
      <w:ins w:id="3487" w:author="Robin Matthews" w:date="2021-05-18T16:03:00Z">
        <w:r w:rsidR="00602365">
          <w:rPr>
            <w:rFonts w:cs="Times New Roman"/>
            <w:noProof/>
            <w:lang w:val="en-US"/>
          </w:rPr>
          <w:t>Maher et al. (2019)</w:t>
        </w:r>
      </w:ins>
      <w:del w:id="3488" w:author="Robin Matthews" w:date="2021-05-18T16:03:00Z">
        <w:r w:rsidRPr="00E35E42" w:rsidDel="00602365">
          <w:rPr>
            <w:rFonts w:cs="Times New Roman"/>
            <w:noProof/>
            <w:lang w:val="en-US"/>
          </w:rPr>
          <w:delText>Maher et al., (2019)</w:delText>
        </w:r>
      </w:del>
      <w:r w:rsidRPr="003D31FD">
        <w:rPr>
          <w:rFonts w:cs="Times New Roman"/>
        </w:rPr>
        <w:fldChar w:fldCharType="end"/>
      </w:r>
      <w:r w:rsidRPr="00E35E42">
        <w:rPr>
          <w:rFonts w:cs="Times New Roman"/>
          <w:lang w:val="en-US"/>
        </w:rPr>
        <w:t>.</w:t>
      </w:r>
      <w:r w:rsidR="000E0308" w:rsidRPr="00E35E42">
        <w:rPr>
          <w:rFonts w:cs="Times New Roman"/>
          <w:lang w:val="en-US"/>
        </w:rPr>
        <w:t xml:space="preserve"> </w:t>
      </w:r>
      <w:r w:rsidR="000E0308" w:rsidRPr="00E35E42">
        <w:rPr>
          <w:rFonts w:cs="Times New Roman"/>
          <w:szCs w:val="20"/>
          <w:lang w:val="en-US"/>
        </w:rPr>
        <w:t>Further details on data sources and processing are available in the chapter data table (Table 1.SM.1).</w:t>
      </w:r>
    </w:p>
    <w:p w14:paraId="7C7A5A3E" w14:textId="77777777" w:rsidR="00BA355B" w:rsidRDefault="00BA355B" w:rsidP="00102875">
      <w:pPr>
        <w:pStyle w:val="AR6BodyTextBold"/>
      </w:pPr>
    </w:p>
    <w:p w14:paraId="64E8F0B6" w14:textId="7CE4EABD" w:rsidR="00102875" w:rsidRDefault="00102875" w:rsidP="00102875">
      <w:pPr>
        <w:pStyle w:val="AR6BodyTextBold"/>
      </w:pPr>
      <w:r w:rsidRPr="003D7ED2">
        <w:t xml:space="preserve">[END FIGURE </w:t>
      </w:r>
      <w:r w:rsidRPr="00995EBD">
        <w:t>1.13</w:t>
      </w:r>
      <w:r w:rsidRPr="003D7ED2">
        <w:t xml:space="preserve"> HERE]</w:t>
      </w:r>
    </w:p>
    <w:p w14:paraId="750E5C5A" w14:textId="42F9E719" w:rsidR="00BA355B" w:rsidRDefault="00BA355B" w:rsidP="00BA355B">
      <w:pPr>
        <w:pStyle w:val="AR6BodyText"/>
        <w:rPr>
          <w:lang w:val="en-US"/>
        </w:rPr>
      </w:pPr>
    </w:p>
    <w:p w14:paraId="08239469" w14:textId="77777777" w:rsidR="00BA355B" w:rsidRPr="00BA355B" w:rsidRDefault="00BA355B" w:rsidP="00BA355B">
      <w:pPr>
        <w:pStyle w:val="AR6BodyText"/>
        <w:rPr>
          <w:lang w:val="en-US"/>
        </w:rPr>
      </w:pPr>
    </w:p>
    <w:p w14:paraId="5B637FA0" w14:textId="19487A53" w:rsidR="00102875" w:rsidRPr="003D7ED2" w:rsidRDefault="00102875" w:rsidP="00102875">
      <w:pPr>
        <w:pStyle w:val="AR6Chap1Level31111"/>
        <w:rPr>
          <w:rFonts w:cs="Times New Roman"/>
          <w:lang w:val="en-GB"/>
        </w:rPr>
      </w:pPr>
      <w:bookmarkStart w:id="3489" w:name="_z337ya" w:colFirst="0" w:colLast="0"/>
      <w:bookmarkStart w:id="3490" w:name="_Toc69949985"/>
      <w:bookmarkEnd w:id="3489"/>
      <w:r w:rsidRPr="003D7ED2">
        <w:rPr>
          <w:rFonts w:cs="Times New Roman"/>
          <w:lang w:val="en-GB"/>
        </w:rPr>
        <w:t xml:space="preserve">The </w:t>
      </w:r>
      <w:del w:id="3491" w:author="Ian Blenkinsop" w:date="2021-07-06T10:49:00Z">
        <w:r w:rsidRPr="00AB5F6B" w:rsidDel="00B5543B">
          <w:rPr>
            <w:rFonts w:cs="Times New Roman"/>
            <w:lang w:val="en-GB"/>
          </w:rPr>
          <w:delText>emergence</w:delText>
        </w:r>
        <w:r w:rsidRPr="003D7ED2" w:rsidDel="00B5543B">
          <w:rPr>
            <w:rFonts w:cs="Times New Roman"/>
            <w:lang w:val="en-GB"/>
          </w:rPr>
          <w:delText xml:space="preserve"> </w:delText>
        </w:r>
      </w:del>
      <w:ins w:id="3492" w:author="Ian Blenkinsop" w:date="2021-07-06T10:49:00Z">
        <w:r w:rsidR="00B5543B">
          <w:rPr>
            <w:rFonts w:cs="Times New Roman"/>
            <w:lang w:val="en-GB"/>
          </w:rPr>
          <w:t>E</w:t>
        </w:r>
        <w:r w:rsidR="00B5543B" w:rsidRPr="00AB5F6B">
          <w:rPr>
            <w:rFonts w:cs="Times New Roman"/>
            <w:lang w:val="en-GB"/>
          </w:rPr>
          <w:t>mergence</w:t>
        </w:r>
        <w:r w:rsidR="00B5543B" w:rsidRPr="003D7ED2">
          <w:rPr>
            <w:rFonts w:cs="Times New Roman"/>
            <w:lang w:val="en-GB"/>
          </w:rPr>
          <w:t xml:space="preserve"> </w:t>
        </w:r>
      </w:ins>
      <w:r w:rsidRPr="003D7ED2">
        <w:rPr>
          <w:rFonts w:cs="Times New Roman"/>
          <w:lang w:val="en-GB"/>
        </w:rPr>
        <w:t xml:space="preserve">of the </w:t>
      </w:r>
      <w:del w:id="3493" w:author="Ian Blenkinsop" w:date="2021-07-06T10:49:00Z">
        <w:r w:rsidRPr="003D7ED2" w:rsidDel="00B5543B">
          <w:rPr>
            <w:rFonts w:cs="Times New Roman"/>
            <w:lang w:val="en-GB"/>
          </w:rPr>
          <w:delText xml:space="preserve">climate </w:delText>
        </w:r>
      </w:del>
      <w:ins w:id="3494" w:author="Ian Blenkinsop" w:date="2021-07-06T10:49:00Z">
        <w:r w:rsidR="00B5543B">
          <w:rPr>
            <w:rFonts w:cs="Times New Roman"/>
            <w:lang w:val="en-GB"/>
          </w:rPr>
          <w:t>C</w:t>
        </w:r>
        <w:r w:rsidR="00B5543B" w:rsidRPr="003D7ED2">
          <w:rPr>
            <w:rFonts w:cs="Times New Roman"/>
            <w:lang w:val="en-GB"/>
          </w:rPr>
          <w:t xml:space="preserve">limate </w:t>
        </w:r>
      </w:ins>
      <w:del w:id="3495" w:author="Ian Blenkinsop" w:date="2021-07-06T10:49:00Z">
        <w:r w:rsidRPr="003D7ED2" w:rsidDel="00B5543B">
          <w:rPr>
            <w:rFonts w:cs="Times New Roman"/>
            <w:lang w:val="en-GB"/>
          </w:rPr>
          <w:delText xml:space="preserve">change </w:delText>
        </w:r>
      </w:del>
      <w:ins w:id="3496" w:author="Ian Blenkinsop" w:date="2021-07-06T10:49:00Z">
        <w:r w:rsidR="00B5543B">
          <w:rPr>
            <w:rFonts w:cs="Times New Roman"/>
            <w:lang w:val="en-GB"/>
          </w:rPr>
          <w:t>C</w:t>
        </w:r>
        <w:r w:rsidR="00B5543B" w:rsidRPr="003D7ED2">
          <w:rPr>
            <w:rFonts w:cs="Times New Roman"/>
            <w:lang w:val="en-GB"/>
          </w:rPr>
          <w:t xml:space="preserve">hange </w:t>
        </w:r>
      </w:ins>
      <w:del w:id="3497" w:author="Ian Blenkinsop" w:date="2021-07-06T10:49:00Z">
        <w:r w:rsidRPr="003D7ED2" w:rsidDel="00B5543B">
          <w:rPr>
            <w:rFonts w:cs="Times New Roman"/>
            <w:lang w:val="en-GB"/>
          </w:rPr>
          <w:delText>signal</w:delText>
        </w:r>
      </w:del>
      <w:bookmarkEnd w:id="3490"/>
      <w:ins w:id="3498" w:author="Ian Blenkinsop" w:date="2021-07-06T10:49:00Z">
        <w:r w:rsidR="00B5543B">
          <w:rPr>
            <w:rFonts w:cs="Times New Roman"/>
            <w:lang w:val="en-GB"/>
          </w:rPr>
          <w:t>S</w:t>
        </w:r>
        <w:r w:rsidR="00B5543B" w:rsidRPr="003D7ED2">
          <w:rPr>
            <w:rFonts w:cs="Times New Roman"/>
            <w:lang w:val="en-GB"/>
          </w:rPr>
          <w:t>ignal</w:t>
        </w:r>
      </w:ins>
    </w:p>
    <w:p w14:paraId="1323F924" w14:textId="77777777" w:rsidR="00102875" w:rsidRPr="00FA4D8D" w:rsidRDefault="00102875" w:rsidP="00102875">
      <w:pPr>
        <w:pBdr>
          <w:top w:val="nil"/>
          <w:left w:val="nil"/>
          <w:bottom w:val="nil"/>
          <w:right w:val="nil"/>
          <w:between w:val="nil"/>
        </w:pBdr>
        <w:rPr>
          <w:color w:val="000000"/>
        </w:rPr>
      </w:pPr>
    </w:p>
    <w:p w14:paraId="66198FA6" w14:textId="1A879850" w:rsidR="00102875" w:rsidRPr="00C421D6" w:rsidRDefault="00102875" w:rsidP="00102875">
      <w:pPr>
        <w:pStyle w:val="AR6BodyText"/>
        <w:rPr>
          <w:rFonts w:cs="Times New Roman"/>
          <w:lang w:val="en-GB"/>
        </w:rPr>
      </w:pPr>
      <w:r w:rsidRPr="00C421D6">
        <w:rPr>
          <w:rFonts w:cs="Times New Roman"/>
          <w:lang w:val="en-GB"/>
        </w:rPr>
        <w:t xml:space="preserve">In the 1930s it was noted that temperatures were increasing at both local and global scales </w:t>
      </w:r>
      <w:ins w:id="3499" w:author="Ian Blenkinsop" w:date="2021-07-06T10:49:00Z">
        <w:r w:rsidR="00B5543B">
          <w:rPr>
            <w:rFonts w:cs="Times New Roman"/>
            <w:lang w:val="en-GB"/>
          </w:rPr>
          <w:t>(</w:t>
        </w:r>
        <w:r w:rsidR="00B5543B" w:rsidRPr="00C421D6">
          <w:rPr>
            <w:rFonts w:cs="Times New Roman"/>
            <w:lang w:val="en-GB"/>
          </w:rPr>
          <w:t>Figure 1.8</w:t>
        </w:r>
        <w:r w:rsidR="00B5543B">
          <w:rPr>
            <w:rFonts w:cs="Times New Roman"/>
            <w:lang w:val="en-GB"/>
          </w:rPr>
          <w:t xml:space="preserve">; </w:t>
        </w:r>
      </w:ins>
      <w:r w:rsidRPr="003D7ED2">
        <w:rPr>
          <w:rFonts w:cs="Times New Roman"/>
        </w:rPr>
        <w:fldChar w:fldCharType="begin" w:fldLock="1"/>
      </w:r>
      <w:r w:rsidR="00E81B0B">
        <w:rPr>
          <w:rFonts w:cs="Times New Roman"/>
          <w:lang w:val="en-GB"/>
        </w:rPr>
        <w:instrText>ADDIN CSL_CITATION { "citationItems" : [ { "id" : "ITEM-1", "itemData" : { "DOI" : "10.1175/1520-0493(1933)61&lt;251:IOCCAS&gt;2.0.CO;2", "author" : [ { "dropping-particle" : "", "family" : "Kincer", "given" : "Joseph", "non-dropping-particle" : "", "parse-names" : false, "suffix" : "" } ], "container-title" : "Monthly Weather Review", "id" : "ITEM-1", "issued" : { "date-parts" : [ [ "1933" ] ] }, "title" : "Is our climate changing? A study of long-time temperature trends", "translator" : [ { "dropping-particle" : "", "family" : "H3580", "given" : "", "non-dropping-particle" : "", "parse-names" : false, "suffix" : "" } ], "type" : "article-journal" }, "uris" : [ "http://www.mendeley.com/documents/?uuid=5be7dfe6-6bc0-4b69-93d7-3c0bd2eebb5b" ] }, { "id" : "ITEM-2", "itemData" : { "DOI" : "10.1002/qj.49706427503", "ISBN" : "0035-9009", "ISSN" : "00359009", "PMID" : "22035306", "abstract" : "By fuel combustion man has added about 150,000 million tons of carbon dioxide to the air during the past half century. The author estimates from the best available data that approximately three quarters of this has remained in the atmosphere.The radiation absorption coefficients of carbon dioxide and water vapour are used to show the effect of carbon dioxide on \u201csky radiation.\u201d From this the increase in mean temperature, due to the artificial production of carbon dioxide, is estimated to be at the rate of 0.003\u00b0C. per year at the present time.The temperature observations a t zoo meteorological stations are used to show that world temperatures have actually increased at an average rate of 0.005\u00b0C. per year during the past half century.", "author" : [ { "dropping-particle" : "", "family" : "Callendar", "given" : "G. S.", "non-dropping-particle" : "", "parse-names" : false, "suffix" : "" } ], "container-title" : "Quarterly Journal of the Royal Meteorological Society", "id" : "ITEM-2", "issue" : "275", "issued" : { "date-parts" : [ [ "1938", "9", "10" ] ] }, "page" : "223-240", "title" : "The artificial production of carbon dioxide and its influence on temperature", "translator" : [ { "dropping-particle" : "", "family" : "H3450", "given" : "", "non-dropping-particle" : "", "parse-names" : false, "suffix" : "" } ], "type" : "article-journal", "volume" : "64" }, "uris" : [ "http://www.mendeley.com/documents/?uuid=05e7d005-a66c-48b6-a2d7-a0cf4d48ad63" ] } ], "mendeley" : { "formattedCitation" : "(Kincer, 1933; Callendar, 1938)", "manualFormatting" : "(Kincer, 1933; Callendar, 1938", "plainTextFormattedCitation" : "(Kincer, 1933; Callendar, 1938)", "previouslyFormattedCitation" : "(Kincer, 1933; Callendar, 1938)" }, "properties" : { "noteIndex" : 0 }, "schema" : "https://github.com/citation-style-language/schema/raw/master/csl-citation.json" }</w:instrText>
      </w:r>
      <w:r w:rsidRPr="003D7ED2">
        <w:rPr>
          <w:rFonts w:cs="Times New Roman"/>
        </w:rPr>
        <w:fldChar w:fldCharType="separate"/>
      </w:r>
      <w:ins w:id="3500" w:author="Robin Matthews" w:date="2021-05-18T16:03:00Z">
        <w:del w:id="3501" w:author="Ian Blenkinsop" w:date="2021-07-06T10:49:00Z">
          <w:r w:rsidR="00602365" w:rsidDel="00B5543B">
            <w:rPr>
              <w:rFonts w:cs="Times New Roman"/>
              <w:noProof/>
              <w:lang w:val="en-GB"/>
            </w:rPr>
            <w:delText>(</w:delText>
          </w:r>
        </w:del>
        <w:r w:rsidR="00602365">
          <w:rPr>
            <w:rFonts w:cs="Times New Roman"/>
            <w:noProof/>
            <w:lang w:val="en-GB"/>
          </w:rPr>
          <w:t>Kincer, 1933; Callendar, 1938</w:t>
        </w:r>
      </w:ins>
      <w:del w:id="3502" w:author="Robin Matthews" w:date="2021-05-18T16:03:00Z">
        <w:r w:rsidRPr="00C421D6" w:rsidDel="00602365">
          <w:rPr>
            <w:rFonts w:cs="Times New Roman"/>
            <w:noProof/>
            <w:lang w:val="en-GB"/>
          </w:rPr>
          <w:delText>(Kincer, 1933; Callendar, 1938</w:delText>
        </w:r>
      </w:del>
      <w:r w:rsidRPr="003D7ED2">
        <w:rPr>
          <w:rFonts w:cs="Times New Roman"/>
        </w:rPr>
        <w:fldChar w:fldCharType="end"/>
      </w:r>
      <w:del w:id="3503" w:author="Ian Blenkinsop" w:date="2021-07-06T10:49:00Z">
        <w:r w:rsidRPr="00C421D6" w:rsidDel="00B5543B">
          <w:rPr>
            <w:rFonts w:cs="Times New Roman"/>
            <w:lang w:val="en-GB"/>
          </w:rPr>
          <w:delText>; Figure 1.8</w:delText>
        </w:r>
      </w:del>
      <w:r w:rsidRPr="00C421D6">
        <w:rPr>
          <w:rFonts w:cs="Times New Roman"/>
          <w:lang w:val="en-GB"/>
        </w:rPr>
        <w:t xml:space="preserve">). At the time it was unclear whether the observed changes were part of a longer-term trend or a natural fluctuation; the ‘signal’ had not yet clearly emerged from the ‘noise’ of natural variability. Numerous studies have since focused on the emergence of changes in temperature using </w:t>
      </w:r>
      <w:r w:rsidRPr="00C421D6">
        <w:rPr>
          <w:rFonts w:cs="Times New Roman"/>
          <w:lang w:val="en-GB"/>
        </w:rPr>
        <w:lastRenderedPageBreak/>
        <w:t xml:space="preserve">instrumental observations (e.g., </w:t>
      </w:r>
      <w:r w:rsidRPr="003D7ED2">
        <w:rPr>
          <w:rFonts w:cs="Times New Roman"/>
        </w:rPr>
        <w:fldChar w:fldCharType="begin" w:fldLock="1"/>
      </w:r>
      <w:r w:rsidR="00A94565">
        <w:rPr>
          <w:rFonts w:cs="Times New Roman"/>
          <w:lang w:val="en-GB"/>
        </w:rPr>
        <w:instrText>ADDIN CSL_CITATION { "citationItems" : [ { "id" : "ITEM-1", "itemData" : { "DOI" : "10.1126/science.209.4458.763", "ISSN" : "00368075", "abstract" : "The observed interannual variability of temperature at 60\u00b0N has been investigated. The results indicate that the surface warming due to increased carbon dioxide which is predicted by three-dimensional climate models should be detectable now. It is not, possibly because the predicted warming is being delayed more than a decade by ocean thermal inertia, or because there is a compensating cooling due to other factors. Further consideration of the uncertainties in model predictions and of the likely delays introduced by ocean thermal inertia extends the range of time for the detection of warming, if it occurs, to the year 2000. The effects of increasing carbon dioxide should be looked for in several variables simultaneously in order to minimize the ambiguities that could result from unrecognized compensating cooling. Copyright \u00a9 1980 AAAS.", "author" : [ { "dropping-particle" : "", "family" : "Madden", "given" : "Roland A.", "non-dropping-particle" : "", "parse-names" : false, "suffix" : "" }, { "dropping-particle" : "", "family" : "Ramanathan", "given" : "V.", "non-dropping-particle" : "", "parse-names" : false, "suffix" : "" } ], "container-title" : "Science", "id" : "ITEM-1", "issued" : { "date-parts" : [ [ "1980" ] ] }, "title" : "Detecting climate change due to increasing carbon dioxide", "translator" : [ { "dropping-particle" : "", "family" : "H3581", "given" : "", "non-dropping-particle" : "", "parse-names" : false, "suffix" : "" } ], "type" : "article-journal" }, "uris" : [ "http://www.mendeley.com/documents/?uuid=5228cd6a-aa01-43e4-b5b2-a773728dff28" ] }, { "id" : "ITEM-2", "itemData" : { "DOI" : "10.1038/292205a0", "ISSN" : "00280836", "abstract" : "Although it is widely believed that increasing atmospheric CO2 levels will cause noticeable global warming, the effects are not yet detectable, possibly because of the 'noise' of natural climatic variability. An examination of the spatial and seasonal distribution of signal-to-noise ratio shows that the highest values occur in summer and annual mean surface temperatures averaged over the Northern Hemisphere or over mid-latitudes. The spatial and seasonal characteristics of the early twentieth century warming were similar to those expected from increasing CO2 based on an equilibrium response model. This similarity may hinder the early detection of CO2 effects on climate. \u00a9 1981 Nature Publishing Group.", "author" : [ { "dropping-particle" : "", "family" : "Wigley", "given" : "T. M.L.", "non-dropping-particle" : "", "parse-names" : false, "suffix" : "" }, { "dropping-particle" : "", "family" : "Jones", "given" : "P. D.", "non-dropping-particle" : "", "parse-names" : false, "suffix" : "" } ], "container-title" : "Nature", "id" : "ITEM-2", "issued" : { "date-parts" : [ [ "1981" ] ] }, "title" : "Detecting CO2-induced climatic change", "translator" : [ { "dropping-particle" : "", "family" : "H3573", "given" : "", "non-dropping-particle" : "", "parse-names" : false, "suffix" : "" } ], "type" : "article-journal" }, "uris" : [ "http://www.mendeley.com/documents/?uuid=4731007c-7ef2-4680-9089-1422368933b3" ] }, { "id" : "ITEM-3", "itemData" : { "DOI" : "10.1088/1748-9326/6/3/034009", "ISBN" : "0165-0009", "ISSN" : "1748-9326", "PMID" : "10102984", "abstract" : "The Earth is warming on average, and most of the global warming of the past half-century can very likely be attributed to human influence. But the climate in particular locations is much more variable, raising the question of where and when local changes could become perceptible enough to be obvious to people in the form of local warming that exceeds interannual variability; indeed only a few studies have addressed the significance of local signals relative to variability. It is well known that the largest total warming is expected to occur in high latitudes, but high latitudes are also subject to the largest variability, delaying the emergence of significant changes there. Here we show that due to the small temperature variability from one year to another, the earliest emergence of significant warming occurs in the summer season in low latitude countries (\u224825\u00b0S\u201325\u00b0N). We also show that a local warming signal that exceeds past variability is emerging at present, or will likely emerge in the next two decades, in many tropical countries. Further, for most countries worldwide, a mean global warming of 1 \u00b0C is sufficient for a significant temperature change, which", "author" : [ { "dropping-particle" : "", "family" : "Mahlstein", "given" : "I.", "non-dropping-particle" : "", "parse-names" : false, "suffix" : "" }, { "dropping-particle" : "", "family" : "Knutti", "given" : "R.", "non-dropping-particle" : "", "parse-names" : false, "suffix" : "" }, { "dropping-particle" : "", "family" : "Solomon", "given" : "S.", "non-dropping-particle" : "", "parse-names" : false, "suffix" : "" }, { "dropping-particle" : "", "family" : "Portmann", "given" : "R. W.", "non-dropping-particle" : "", "parse-names" : false, "suffix" : "" } ], "container-title" : "Environmental Research Letters", "id" : "ITEM-3", "issue" : "3", "issued" : { "date-parts" : [ [ "2011", "7", "1" ] ] }, "page" : "034009", "title" : "Early onset of significant local warming in low latitude countries", "translator" : [ { "dropping-particle" : "", "family" : "H2669", "given" : "", "non-dropping-particle" : "", "parse-names" : false, "suffix" : "" } ], "type" : "article-journal", "volume" : "6" }, "uris" : [ "http://www.mendeley.com/documents/?uuid=63293e11-d6e5-4454-a33c-5a25b7ffa1d4" ] }, { "id" : "ITEM-4", "itemData" : { "DOI" : "10.1029/2012GL053952", "ISSN" : "00948276", "author" : [ { "dropping-particle" : "", "family" : "Mahlstein", "given" : "Irina", "non-dropping-particle" : "", "parse-names" : false, "suffix" : "" }, { "dropping-particle" : "", "family" : "Hegerl", "given" : "Gabriele", "non-dropping-particle" : "", "parse-names" : false, "suffix" : "" }, { "dropping-particle" : "", "family" : "Solomon", "given" : "Susan", "non-dropping-particle" : "", "parse-names" : false, "suffix" : "" } ], "container-title" : "Geophysical Research Letters", "id" : "ITEM-4", "issue" : "21", "issued" : { "date-parts" : [ [ "2012", "11" ] ] }, "page" : "L21711", "title" : "Emerging local warming signals in observational data", "translator" : [ { "dropping-particle" : "", "family" : "H4436", "given" : "", "non-dropping-particle" : "", "parse-names" : false, "suffix" : "" } ], "type" : "article-journal", "volume" : "39" }, "uris" : [ "http://www.mendeley.com/documents/?uuid=4a58b8bd-299e-43ae-b063-d06b174ea6d5" ] }, { "id" : "ITEM-5", "itemData" : { "DOI" : "10.1038/nclimate2660", "ISSN" : "1758-678X", "author" : [ { "dropping-particle" : "", "family" : "Lehner", "given" : "Flavio", "non-dropping-particle" : "", "parse-names" : false, "suffix" : "" }, { "dropping-particle" : "", "family" : "Stocker", "given" : "Thomas F.", "non-dropping-particle" : "", "parse-names" : false, "suffix" : "" } ], "container-title" : "Nature Climate Change", "id" : "ITEM-5", "issue" : "8", "issued" : { "date-parts" : [ [ "2015", "8", "24" ] ] }, "page" : "731-734", "title" : "From local perception to global perspective", "translator" : [ { "dropping-particle" : "", "family" : "H3781", "given" : "", "non-dropping-particle" : "", "parse-names" : false, "suffix" : "" } ], "type" : "article-journal", "volume" : "5" }, "uris" : [ "http://www.mendeley.com/documents/?uuid=7bb5d516-7df5-44c3-ac78-55af95575811" ] }, { "id" : "ITEM-6", "itemData" : { "DOI" : "10.1175/JCLI-D-16-0792.1", "ISSN" : "0894-8755", "abstract" : "Time of emergence of anthropogenic climate change is a crucial metric in risk assessments surrounding future climate predictions. However, internal climate variability impairs the ability to make accurate statements about when climate change emerges from a background reference state. None of the existing efforts to explore uncertainties in time of emergence has explicitly explored the role of internal atmospheric circulation variability. Here a dynamical adjustment method based on constructed circulation analogs is used to provide new estimates of time of emergence of anthropogenic warming over North America and Europe from both a local and spatially aggregated perspective. After removing the effects of internal atmospheric circulation variability, the emergence of anthropogenic warming occurs on average two decades earlier in winter and one decade earlier in summer over North America and Europe. Dynamical adjustment increases the percentage of land area over which warming has emerged by about 30% and 15% in winter (10% and 5% in summer) over North America and Europe, respectively. Using a large ensemble of simulations with a climate model, evidence is provided that thermodynamic factors related to variations in snow cover, sea ice, and soil moisture are important drivers of the remaining uncertainty in time of emergence. Model biases in variability lead to an underestimation (13%\u201322% over North America and &lt;5% over Europe) of the land fraction emerged by 2010 in summer, indicating that the forced warming signal emerges earlier in observations than suggested by models. The results herein illustrate opportunities for future detection and attribution studies to improve physical understanding by explicitly accounting for internal atmospheric circulation variability.", "author" : [ { "dropping-particle" : "", "family" : "Lehner", "given" : "Flavio", "non-dropping-particle" : "", "parse-names" : false, "suffix" : "" }, { "dropping-particle" : "", "family" : "Deser", "given" : "Clara", "non-dropping-particle" : "", "parse-names" : false, "suffix" : "" }, { "dropping-particle" : "", "family" : "Terray", "given" : "Laurent", "non-dropping-particle" : "", "parse-names" : false, "suffix" : "" } ], "container-title" : "Journal of Climate", "id" : "ITEM-6", "issue" : "19", "issued" : { "date-parts" : [ [ "2017", "10" ] ] }, "page" : "7739-7756", "title" : "Toward a New Estimate of \u201cTime of Emergence\u201d of Anthropogenic Warming: Insights from Dynamical Adjustment and a Large Initial-Condition Model Ensemble", "translator" : [ { "dropping-particle" : "", "family" : "H3780", "given" : "", "non-dropping-particle" : "", "parse-names" : false, "suffix" : "" } ], "type" : "article-journal", "volume" : "30" }, "uris" : [ "http://www.mendeley.com/documents/?uuid=a80cbc5e-ed88-43d4-a892-9e09e26f3778" ] } ], "mendeley" : { "formattedCitation" : "(Madden and Ramanathan, 1980; Wigley and Jones, 1981; Mahlstein et al., 2011, 2012; Lehner and Stocker, 2015; Lehner et al., 2017)", "manualFormatting" : "Madden and Ramanathan, 1980; Wigley and Jones, 1981; Mahlstein et al., 2011, 2012; Lehner and Stocker, 2015; Lehner et al., 2017)", "plainTextFormattedCitation" : "(Madden and Ramanathan, 1980; Wigley and Jones, 1981; Mahlstein et al., 2011, 2012; Lehner and Stocker, 2015; Lehner et al., 2017)", "previouslyFormattedCitation" : "(Madden and Ramanathan, 1980; Wigley and Jones, 1981; Mahlstein et al., 2011, 2012; Lehner and Stocker, 2015; Lehner et al., 2017)" }, "properties" : { "noteIndex" : 0 }, "schema" : "https://github.com/citation-style-language/schema/raw/master/csl-citation.json" }</w:instrText>
      </w:r>
      <w:r w:rsidRPr="003D7ED2">
        <w:rPr>
          <w:rFonts w:cs="Times New Roman"/>
        </w:rPr>
        <w:fldChar w:fldCharType="separate"/>
      </w:r>
      <w:ins w:id="3504" w:author="Robin Matthews" w:date="2021-05-18T16:03:00Z">
        <w:r w:rsidR="00602365">
          <w:rPr>
            <w:rFonts w:cs="Times New Roman"/>
            <w:noProof/>
            <w:lang w:val="en-US"/>
          </w:rPr>
          <w:t>Madden and Ramanathan, 1980; Wigley and Jones, 1981; Mahlstein et al., 2011, 2012; Lehner and Stocker, 2015; Lehner et al., 2017)</w:t>
        </w:r>
      </w:ins>
      <w:del w:id="3505" w:author="Robin Matthews" w:date="2021-05-18T16:03:00Z">
        <w:r w:rsidRPr="00E35E42" w:rsidDel="00602365">
          <w:rPr>
            <w:rFonts w:cs="Times New Roman"/>
            <w:noProof/>
            <w:lang w:val="en-US"/>
          </w:rPr>
          <w:delText>Madden and Ramanathan, 1980; Wigley and Jones, 1981; Mahlstein et al., 2011, 2012; Lehner and Stocker, 2015; Lehner et al., 2017)</w:delText>
        </w:r>
      </w:del>
      <w:r w:rsidRPr="003D7ED2">
        <w:rPr>
          <w:rFonts w:cs="Times New Roman"/>
        </w:rPr>
        <w:fldChar w:fldCharType="end"/>
      </w:r>
      <w:r w:rsidRPr="00E35E42">
        <w:rPr>
          <w:rFonts w:cs="Times New Roman"/>
          <w:lang w:val="en-US"/>
        </w:rPr>
        <w:t xml:space="preserve"> and paleo-temperature data (e.g., </w:t>
      </w:r>
      <w:r w:rsidRPr="003D7ED2">
        <w:rPr>
          <w:rFonts w:cs="Times New Roman"/>
        </w:rPr>
        <w:fldChar w:fldCharType="begin" w:fldLock="1"/>
      </w:r>
      <w:r w:rsidR="00A94565">
        <w:rPr>
          <w:rFonts w:cs="Times New Roman"/>
          <w:lang w:val="en-US"/>
        </w:rPr>
        <w:instrText>ADDIN CSL_CITATION { "citationItems" : [ { "id" : "ITEM-1", "itemData" : { "DOI" : "10.1038/nature19082", "ISSN" : "0028-0836", "author" : [ { "dropping-particle" : "", "family" : "Abram", "given" : "Nerilie", "non-dropping-particle" : "", "parse-names" : false, "suffix" : "" }, { "dropping-particle" : "V.", "family" : "McGregor", "given" : "Helen", "non-dropping-particle" : "", "parse-names" : false, "suffix" : "" }, { "dropping-particle" : "", "family" : "Tierney", "given" : "Jessica E.", "non-dropping-particle" : "", "parse-names" : false, "suffix" : "" }, { "dropping-particle" : "", "family" : "Evans", "given" : "Michael N.", "non-dropping-particle" : "", "parse-names" : false, "suffix" : "" }, { "dropping-particle" : "", "family" : "McKay", "given" : "Nicholas P.", "non-dropping-particle" : "", "parse-names" : false, "suffix" : "" }, { "dropping-particle" : "", "family" : "Kaufman", "given" : "Darrell S.", "non-dropping-particle" : "", "parse-names" : false, "suffix" : "" } ], "container-title" : "Nature", "id" : "ITEM-1", "issue" : "7617", "issued" : { "date-parts" : [ [ "2016", "8", "25" ] ] }, "page" : "411-418", "title" : "Early onset of industrial-era warming across the oceans and continents", "translator" : [ { "dropping-particle" : "", "family" : "H2647", "given" : "", "non-dropping-particle" : "", "parse-names" : false, "suffix" : "" } ], "type" : "article-journal", "volume" : "536" }, "uris" : [ "http://www.mendeley.com/documents/?uuid=8e07095a-f310-41ab-a052-451da188fc73" ] } ], "mendeley" : { "formattedCitation" : "(Abram et al., 2016)", "manualFormatting" : "Abram et al., 2016)", "plainTextFormattedCitation" : "(Abram et al., 2016)", "previouslyFormattedCitation" : "(Abram et al., 2016)" }, "properties" : { "noteIndex" : 0 }, "schema" : "https://github.com/citation-style-language/schema/raw/master/csl-citation.json" }</w:instrText>
      </w:r>
      <w:r w:rsidRPr="003D7ED2">
        <w:rPr>
          <w:rFonts w:cs="Times New Roman"/>
        </w:rPr>
        <w:fldChar w:fldCharType="separate"/>
      </w:r>
      <w:ins w:id="3506" w:author="Robin Matthews" w:date="2021-05-18T16:03:00Z">
        <w:r w:rsidR="00602365">
          <w:rPr>
            <w:rFonts w:cs="Times New Roman"/>
            <w:noProof/>
            <w:lang w:val="en-GB"/>
          </w:rPr>
          <w:t>Abram et al., 2016)</w:t>
        </w:r>
      </w:ins>
      <w:del w:id="3507" w:author="Robin Matthews" w:date="2021-05-18T16:03:00Z">
        <w:r w:rsidRPr="00C421D6" w:rsidDel="00602365">
          <w:rPr>
            <w:rFonts w:cs="Times New Roman"/>
            <w:noProof/>
            <w:lang w:val="en-GB"/>
          </w:rPr>
          <w:delText>Abram et al., 2016)</w:delText>
        </w:r>
      </w:del>
      <w:r w:rsidRPr="003D7ED2">
        <w:rPr>
          <w:rFonts w:cs="Times New Roman"/>
        </w:rPr>
        <w:fldChar w:fldCharType="end"/>
      </w:r>
      <w:r w:rsidRPr="00C421D6">
        <w:rPr>
          <w:rFonts w:cs="Times New Roman"/>
          <w:lang w:val="en-GB"/>
        </w:rPr>
        <w:t>.</w:t>
      </w:r>
    </w:p>
    <w:p w14:paraId="7DA8CEA2" w14:textId="77777777" w:rsidR="00102875" w:rsidRPr="00C421D6" w:rsidRDefault="00102875" w:rsidP="00102875">
      <w:pPr>
        <w:pStyle w:val="AR6BodyText"/>
        <w:rPr>
          <w:rFonts w:cs="Times New Roman"/>
          <w:lang w:val="en-GB"/>
        </w:rPr>
      </w:pPr>
    </w:p>
    <w:p w14:paraId="500C1C4E" w14:textId="31DDCF71" w:rsidR="00102875" w:rsidRPr="00C421D6" w:rsidRDefault="00102875" w:rsidP="00102875">
      <w:pPr>
        <w:pStyle w:val="AR6BodyText"/>
        <w:rPr>
          <w:rFonts w:cs="Times New Roman"/>
          <w:lang w:val="en-GB"/>
        </w:rPr>
      </w:pPr>
      <w:bookmarkStart w:id="3508" w:name="_Hlk66733709"/>
      <w:r w:rsidRPr="00C421D6">
        <w:rPr>
          <w:rFonts w:cs="Times New Roman"/>
          <w:lang w:val="en-GB"/>
        </w:rPr>
        <w:t>Since the IP</w:t>
      </w:r>
      <w:r w:rsidRPr="00417058">
        <w:rPr>
          <w:rFonts w:cs="Times New Roman"/>
          <w:lang w:val="en-GB"/>
        </w:rPr>
        <w:t>CC Third’s A</w:t>
      </w:r>
      <w:r w:rsidRPr="00C421D6">
        <w:rPr>
          <w:rFonts w:cs="Times New Roman"/>
          <w:lang w:val="en-GB"/>
        </w:rPr>
        <w:t xml:space="preserve">ssessment </w:t>
      </w:r>
      <w:del w:id="3509" w:author="Ian Blenkinsop" w:date="2021-07-06T10:50:00Z">
        <w:r w:rsidRPr="00C421D6" w:rsidDel="00B5543B">
          <w:rPr>
            <w:rFonts w:cs="Times New Roman"/>
            <w:lang w:val="en-GB"/>
          </w:rPr>
          <w:delText xml:space="preserve">report </w:delText>
        </w:r>
      </w:del>
      <w:ins w:id="3510" w:author="Ian Blenkinsop" w:date="2021-07-06T10:50:00Z">
        <w:r w:rsidR="00B5543B">
          <w:rPr>
            <w:rFonts w:cs="Times New Roman"/>
            <w:lang w:val="en-GB"/>
          </w:rPr>
          <w:t>R</w:t>
        </w:r>
        <w:r w:rsidR="00B5543B" w:rsidRPr="00C421D6">
          <w:rPr>
            <w:rFonts w:cs="Times New Roman"/>
            <w:lang w:val="en-GB"/>
          </w:rPr>
          <w:t xml:space="preserve">eport </w:t>
        </w:r>
      </w:ins>
      <w:r w:rsidRPr="00C421D6">
        <w:rPr>
          <w:rFonts w:cs="Times New Roman"/>
          <w:lang w:val="en-GB"/>
        </w:rPr>
        <w:t>in 2001, the observed signal of climate change has been unequivocally detected at the global scale (</w:t>
      </w:r>
      <w:del w:id="3511" w:author="Ian Blenkinsop" w:date="2021-07-06T10:51:00Z">
        <w:r w:rsidRPr="00C421D6" w:rsidDel="00B5543B">
          <w:rPr>
            <w:rFonts w:cs="Times New Roman"/>
            <w:lang w:val="en-GB"/>
          </w:rPr>
          <w:delText xml:space="preserve">see </w:delText>
        </w:r>
      </w:del>
      <w:r w:rsidRPr="00C421D6">
        <w:rPr>
          <w:rFonts w:cs="Times New Roman"/>
          <w:lang w:val="en-GB"/>
        </w:rPr>
        <w:t>Section 1.3), and this signal is increasingly emerging from the noise of natural variability on smaller spatial scales and in a range of climate variables (</w:t>
      </w:r>
      <w:del w:id="3512" w:author="Ian Blenkinsop" w:date="2021-07-06T10:51:00Z">
        <w:r w:rsidRPr="00C421D6" w:rsidDel="00B5543B">
          <w:rPr>
            <w:rFonts w:cs="Times New Roman"/>
            <w:lang w:val="en-GB"/>
          </w:rPr>
          <w:delText xml:space="preserve">see also </w:delText>
        </w:r>
      </w:del>
      <w:r w:rsidRPr="00C421D6">
        <w:rPr>
          <w:rFonts w:cs="Times New Roman"/>
          <w:lang w:val="en-GB"/>
        </w:rPr>
        <w:t>FAQ</w:t>
      </w:r>
      <w:ins w:id="3513" w:author="Ian Blenkinsop" w:date="2021-07-06T10:52:00Z">
        <w:r w:rsidR="00994B6D">
          <w:rPr>
            <w:rFonts w:cs="Times New Roman"/>
            <w:lang w:val="en-GB"/>
          </w:rPr>
          <w:t xml:space="preserve"> </w:t>
        </w:r>
      </w:ins>
      <w:r w:rsidRPr="00C421D6">
        <w:rPr>
          <w:rFonts w:cs="Times New Roman"/>
          <w:lang w:val="en-GB"/>
        </w:rPr>
        <w:t xml:space="preserve">1.2). In this </w:t>
      </w:r>
      <w:r w:rsidR="00AB5F6B">
        <w:rPr>
          <w:rFonts w:cs="Times New Roman"/>
          <w:lang w:val="en-GB"/>
        </w:rPr>
        <w:t>R</w:t>
      </w:r>
      <w:r w:rsidRPr="00C421D6">
        <w:rPr>
          <w:rFonts w:cs="Times New Roman"/>
          <w:lang w:val="en-GB"/>
        </w:rPr>
        <w:t xml:space="preserve">eport emergence of a climate change signal or trend refers to when a change in climate (the ‘signal’) becomes larger than the amplitude of natural or internal variations (defining the ‘noise’). </w:t>
      </w:r>
      <w:r w:rsidRPr="009C094D">
        <w:rPr>
          <w:rFonts w:cs="Times New Roman"/>
          <w:lang w:val="en-GB"/>
        </w:rPr>
        <w:t>This concept is often expressed as a ‘</w:t>
      </w:r>
      <w:del w:id="3514" w:author="Ian Blenkinsop" w:date="2021-07-06T10:53:00Z">
        <w:r w:rsidRPr="009C094D" w:rsidDel="00994B6D">
          <w:rPr>
            <w:rFonts w:cs="Times New Roman"/>
            <w:lang w:val="en-GB"/>
          </w:rPr>
          <w:delText xml:space="preserve">signal </w:delText>
        </w:r>
      </w:del>
      <w:ins w:id="3515" w:author="Ian Blenkinsop" w:date="2021-07-06T10:53:00Z">
        <w:r w:rsidR="00994B6D" w:rsidRPr="009C094D">
          <w:rPr>
            <w:rFonts w:cs="Times New Roman"/>
            <w:lang w:val="en-GB"/>
          </w:rPr>
          <w:t>signal</w:t>
        </w:r>
        <w:r w:rsidR="00994B6D">
          <w:rPr>
            <w:rFonts w:cs="Times New Roman"/>
            <w:lang w:val="en-GB"/>
          </w:rPr>
          <w:t>-</w:t>
        </w:r>
      </w:ins>
      <w:r w:rsidRPr="009C094D">
        <w:rPr>
          <w:rFonts w:cs="Times New Roman"/>
          <w:lang w:val="en-GB"/>
        </w:rPr>
        <w:t>to-noise’ ratio (S/N) and emergence occurs at a define</w:t>
      </w:r>
      <w:r w:rsidR="009C094D" w:rsidRPr="009C094D">
        <w:rPr>
          <w:rFonts w:cs="Times New Roman"/>
          <w:lang w:val="en-GB"/>
        </w:rPr>
        <w:t>d threshold of this ratio (e.g.</w:t>
      </w:r>
      <w:ins w:id="3516" w:author="Ian Blenkinsop" w:date="2021-07-06T10:53:00Z">
        <w:r w:rsidR="00994B6D">
          <w:rPr>
            <w:rFonts w:cs="Times New Roman"/>
            <w:lang w:val="en-GB"/>
          </w:rPr>
          <w:t>,</w:t>
        </w:r>
      </w:ins>
      <w:r w:rsidRPr="009C094D">
        <w:rPr>
          <w:rFonts w:cs="Times New Roman"/>
          <w:lang w:val="en-GB"/>
        </w:rPr>
        <w:t xml:space="preserve"> S/N &gt; 1 or 2). </w:t>
      </w:r>
      <w:r w:rsidRPr="00C421D6">
        <w:rPr>
          <w:rFonts w:cs="Times New Roman"/>
          <w:lang w:val="en-GB"/>
        </w:rPr>
        <w:t>Emergence can be estimated using observations and/or model simulations and can refer to changes relative to a historical or modern baseline (</w:t>
      </w:r>
      <w:del w:id="3517" w:author="Ian Blenkinsop" w:date="2021-07-06T10:53:00Z">
        <w:r w:rsidRPr="00C421D6" w:rsidDel="00994B6D">
          <w:rPr>
            <w:rFonts w:cs="Times New Roman"/>
            <w:lang w:val="en-GB"/>
          </w:rPr>
          <w:delText xml:space="preserve">see </w:delText>
        </w:r>
      </w:del>
      <w:del w:id="3518" w:author="Ian Blenkinsop" w:date="2021-07-12T14:26:00Z">
        <w:r w:rsidRPr="00C421D6" w:rsidDel="00A87220">
          <w:rPr>
            <w:rFonts w:cs="Times New Roman"/>
            <w:lang w:val="en-GB"/>
          </w:rPr>
          <w:delText xml:space="preserve">Chapter 12, </w:delText>
        </w:r>
      </w:del>
      <w:r w:rsidRPr="00C421D6">
        <w:rPr>
          <w:rFonts w:cs="Times New Roman"/>
          <w:lang w:val="en-GB"/>
        </w:rPr>
        <w:t>Section 12.5.2</w:t>
      </w:r>
      <w:del w:id="3519" w:author="Ian Blenkinsop" w:date="2021-07-06T10:53:00Z">
        <w:r w:rsidR="00AB5F6B" w:rsidDel="00994B6D">
          <w:rPr>
            <w:rFonts w:cs="Times New Roman"/>
            <w:lang w:val="en-GB"/>
          </w:rPr>
          <w:delText xml:space="preserve">, </w:delText>
        </w:r>
      </w:del>
      <w:ins w:id="3520" w:author="Ian Blenkinsop" w:date="2021-07-06T10:53:00Z">
        <w:r w:rsidR="00994B6D">
          <w:rPr>
            <w:rFonts w:cs="Times New Roman"/>
            <w:lang w:val="en-GB"/>
          </w:rPr>
          <w:t xml:space="preserve"> and </w:t>
        </w:r>
      </w:ins>
      <w:del w:id="3521" w:author="Ian Blenkinsop" w:date="2021-07-06T10:53:00Z">
        <w:r w:rsidR="00AB5F6B" w:rsidDel="00994B6D">
          <w:rPr>
            <w:rFonts w:cs="Times New Roman"/>
            <w:lang w:val="en-GB"/>
          </w:rPr>
          <w:delText xml:space="preserve">Annex VII: </w:delText>
        </w:r>
      </w:del>
      <w:r w:rsidR="00AB5F6B">
        <w:rPr>
          <w:rFonts w:cs="Times New Roman"/>
          <w:lang w:val="en-GB"/>
        </w:rPr>
        <w:t>Glossary</w:t>
      </w:r>
      <w:r w:rsidRPr="00C421D6">
        <w:rPr>
          <w:rFonts w:cs="Times New Roman"/>
          <w:lang w:val="en-GB"/>
        </w:rPr>
        <w:t>). The concept can also be expressed in terms of time (the ‘</w:t>
      </w:r>
      <w:r w:rsidR="00AB5F6B">
        <w:rPr>
          <w:rFonts w:cs="Times New Roman"/>
          <w:lang w:val="en-GB"/>
        </w:rPr>
        <w:t>t</w:t>
      </w:r>
      <w:r w:rsidRPr="00C421D6">
        <w:rPr>
          <w:rFonts w:cs="Times New Roman"/>
          <w:lang w:val="en-GB"/>
        </w:rPr>
        <w:t xml:space="preserve">ime of </w:t>
      </w:r>
      <w:r w:rsidR="00AB5F6B">
        <w:rPr>
          <w:rFonts w:cs="Times New Roman"/>
          <w:lang w:val="en-GB"/>
        </w:rPr>
        <w:t>e</w:t>
      </w:r>
      <w:r w:rsidRPr="00C421D6">
        <w:rPr>
          <w:rFonts w:cs="Times New Roman"/>
          <w:lang w:val="en-GB"/>
        </w:rPr>
        <w:t>mergence’</w:t>
      </w:r>
      <w:r w:rsidR="00AB5F6B">
        <w:rPr>
          <w:rFonts w:cs="Times New Roman"/>
          <w:lang w:val="en-GB"/>
        </w:rPr>
        <w:t xml:space="preserve">; </w:t>
      </w:r>
      <w:del w:id="3522" w:author="Ian Blenkinsop" w:date="2021-07-06T10:53:00Z">
        <w:r w:rsidR="00AB5F6B" w:rsidDel="00994B6D">
          <w:rPr>
            <w:rFonts w:cs="Times New Roman"/>
            <w:lang w:val="en-GB"/>
          </w:rPr>
          <w:delText xml:space="preserve">Annex VII: </w:delText>
        </w:r>
      </w:del>
      <w:r w:rsidR="00AB5F6B">
        <w:rPr>
          <w:rFonts w:cs="Times New Roman"/>
          <w:lang w:val="en-GB"/>
        </w:rPr>
        <w:t>Glossary</w:t>
      </w:r>
      <w:r w:rsidRPr="00C421D6">
        <w:rPr>
          <w:rFonts w:cs="Times New Roman"/>
          <w:lang w:val="en-GB"/>
        </w:rPr>
        <w:t xml:space="preserve">) or in terms of a global warming level </w:t>
      </w:r>
      <w:ins w:id="3523" w:author="Ian Blenkinsop" w:date="2021-07-06T10:54:00Z">
        <w:r w:rsidR="00994B6D">
          <w:rPr>
            <w:rFonts w:cs="Times New Roman"/>
            <w:lang w:val="en-GB"/>
          </w:rPr>
          <w:t>(</w:t>
        </w:r>
        <w:r w:rsidR="00994B6D" w:rsidRPr="00C421D6">
          <w:rPr>
            <w:rFonts w:cs="Times New Roman"/>
            <w:lang w:val="en-GB"/>
          </w:rPr>
          <w:t>Section 11.2.5</w:t>
        </w:r>
        <w:r w:rsidR="00994B6D">
          <w:rPr>
            <w:rFonts w:cs="Times New Roman"/>
            <w:lang w:val="en-GB"/>
          </w:rPr>
          <w:t xml:space="preserve">; </w:t>
        </w:r>
      </w:ins>
      <w:r>
        <w:rPr>
          <w:rFonts w:cs="Times New Roman"/>
        </w:rPr>
        <w:fldChar w:fldCharType="begin" w:fldLock="1"/>
      </w:r>
      <w:r w:rsidR="00745EAB">
        <w:rPr>
          <w:rFonts w:cs="Times New Roman"/>
          <w:lang w:val="en-GB"/>
        </w:rPr>
        <w:instrText>ADDIN CSL_CITATION { "citationItems" : [ { "id" : "ITEM-1", "itemData" : { "DOI" : "10.1029/2019EF001253", "ISSN" : "2328-4277", "author" : [ { "dropping-particle" : "", "family" : "Kirchmeier\u2010Young", "given" : "M. C.", "non-dropping-particle" : "", "parse-names" : false, "suffix" : "" }, { "dropping-particle" : "", "family" : "Wan", "given" : "H.", "non-dropping-particle" : "", "parse-names" : false, "suffix" : "" }, { "dropping-particle" : "", "family" : "Zhang", "given" : "X.", "non-dropping-particle" : "", "parse-names" : false, "suffix" : "" }, { "dropping-particle" : "", "family" : "Seneviratne", "given" : "S. I.", "non-dropping-particle" : "", "parse-names" : false, "suffix" : "" } ], "container-title" : "Earth's Future", "id" : "ITEM-1", "issue" : "10", "issued" : { "date-parts" : [ [ "2019", "10", "31" ] ] }, "page" : "1192-1204", "title" : "Importance of Framing for Extreme Event Attribution: The Role of Spatial and Temporal Scales", "translator" : [ { "dropping-particle" : "", "family" : "H4616", "given" : "", "non-dropping-particle" : "", "parse-names" : false, "suffix" : "" } ], "type" : "article-journal", "volume" : "7" }, "uris" : [ "http://www.mendeley.com/documents/?uuid=2d35e1ac-e65f-4f92-9f4f-8fbcbe1d1054" ] } ], "mendeley" : { "formattedCitation" : "(Kirchmeier\u2010Young et al., 2019)", "manualFormatting" : "(Kirchmeier-Young et al., 2019", "plainTextFormattedCitation" : "(Kirchmeier\u2010Young et al., 2019)", "previouslyFormattedCitation" : "(Kirchmeier\u2010Young et al., 2019)" }, "properties" : { "noteIndex" : 0 }, "schema" : "https://github.com/citation-style-language/schema/raw/master/csl-citation.json" }</w:instrText>
      </w:r>
      <w:r>
        <w:rPr>
          <w:rFonts w:cs="Times New Roman"/>
        </w:rPr>
        <w:fldChar w:fldCharType="separate"/>
      </w:r>
      <w:ins w:id="3524" w:author="Robin Matthews" w:date="2021-05-18T16:03:00Z">
        <w:del w:id="3525" w:author="Ian Blenkinsop" w:date="2021-07-06T10:54:00Z">
          <w:r w:rsidR="00602365" w:rsidDel="00994B6D">
            <w:rPr>
              <w:rFonts w:cs="Times New Roman"/>
              <w:noProof/>
              <w:lang w:val="en-GB"/>
            </w:rPr>
            <w:delText>(</w:delText>
          </w:r>
        </w:del>
        <w:r w:rsidR="00602365">
          <w:rPr>
            <w:rFonts w:cs="Times New Roman"/>
            <w:noProof/>
            <w:lang w:val="en-GB"/>
          </w:rPr>
          <w:t>Kirchmeier-Young et al., 2019</w:t>
        </w:r>
      </w:ins>
      <w:del w:id="3526" w:author="Robin Matthews" w:date="2021-05-18T16:03:00Z">
        <w:r w:rsidRPr="00C421D6" w:rsidDel="00602365">
          <w:rPr>
            <w:rFonts w:cs="Times New Roman"/>
            <w:noProof/>
            <w:lang w:val="en-GB"/>
          </w:rPr>
          <w:delText>(Kirchmeier</w:delText>
        </w:r>
        <w:r w:rsidRPr="00C421D6" w:rsidDel="00602365">
          <w:rPr>
            <w:rFonts w:ascii="Noteworthy Light" w:hAnsi="Noteworthy Light" w:cs="Noteworthy Light"/>
            <w:noProof/>
            <w:lang w:val="en-GB"/>
          </w:rPr>
          <w:delText>‐</w:delText>
        </w:r>
        <w:r w:rsidRPr="00C421D6" w:rsidDel="00602365">
          <w:rPr>
            <w:rFonts w:cs="Times New Roman"/>
            <w:noProof/>
            <w:lang w:val="en-GB"/>
          </w:rPr>
          <w:delText>Young et al., 2019</w:delText>
        </w:r>
      </w:del>
      <w:r>
        <w:rPr>
          <w:rFonts w:cs="Times New Roman"/>
        </w:rPr>
        <w:fldChar w:fldCharType="end"/>
      </w:r>
      <w:del w:id="3527" w:author="Ian Blenkinsop" w:date="2021-07-06T10:54:00Z">
        <w:r w:rsidRPr="00C421D6" w:rsidDel="00994B6D">
          <w:rPr>
            <w:rFonts w:cs="Times New Roman"/>
            <w:lang w:val="en-GB"/>
          </w:rPr>
          <w:delText>; see Chapter 11, Section 11.2.5</w:delText>
        </w:r>
      </w:del>
      <w:r w:rsidRPr="00C421D6">
        <w:rPr>
          <w:rFonts w:cs="Times New Roman"/>
          <w:lang w:val="en-GB"/>
        </w:rPr>
        <w:t xml:space="preserve">) and is also used to refer to a time when we can expect to see a response of mitigation activities that reduce emissions of </w:t>
      </w:r>
      <w:del w:id="3528" w:author="Ian Blenkinsop" w:date="2021-07-06T10:54:00Z">
        <w:r w:rsidRPr="00C421D6" w:rsidDel="00994B6D">
          <w:rPr>
            <w:rFonts w:cs="Times New Roman"/>
            <w:lang w:val="en-GB"/>
          </w:rPr>
          <w:delText>greenhouse gases</w:delText>
        </w:r>
      </w:del>
      <w:ins w:id="3529" w:author="Ian Blenkinsop" w:date="2021-07-06T10:54:00Z">
        <w:r w:rsidR="00994B6D">
          <w:rPr>
            <w:rFonts w:cs="Times New Roman"/>
            <w:lang w:val="en-GB"/>
          </w:rPr>
          <w:t>GHGs</w:t>
        </w:r>
      </w:ins>
      <w:r w:rsidRPr="00C421D6">
        <w:rPr>
          <w:rFonts w:cs="Times New Roman"/>
          <w:lang w:val="en-GB"/>
        </w:rPr>
        <w:t xml:space="preserve"> or enhance their sinks (emergence with respect to mitigation</w:t>
      </w:r>
      <w:del w:id="3530" w:author="Ian Blenkinsop" w:date="2021-07-06T12:24:00Z">
        <w:r w:rsidRPr="00C421D6" w:rsidDel="009F0E6A">
          <w:rPr>
            <w:rFonts w:cs="Times New Roman"/>
            <w:lang w:val="en-GB"/>
          </w:rPr>
          <w:delText xml:space="preserve">, </w:delText>
        </w:r>
      </w:del>
      <w:ins w:id="3531" w:author="Ian Blenkinsop" w:date="2021-07-06T12:24:00Z">
        <w:r w:rsidR="009F0E6A">
          <w:rPr>
            <w:rFonts w:cs="Times New Roman"/>
            <w:lang w:val="en-GB"/>
          </w:rPr>
          <w:t>;</w:t>
        </w:r>
        <w:r w:rsidR="009F0E6A" w:rsidRPr="00C421D6">
          <w:rPr>
            <w:rFonts w:cs="Times New Roman"/>
            <w:lang w:val="en-GB"/>
          </w:rPr>
          <w:t xml:space="preserve"> </w:t>
        </w:r>
      </w:ins>
      <w:del w:id="3532" w:author="Ian Blenkinsop" w:date="2021-07-06T12:24:00Z">
        <w:r w:rsidRPr="00C421D6" w:rsidDel="009F0E6A">
          <w:rPr>
            <w:rFonts w:cs="Times New Roman"/>
            <w:lang w:val="en-GB"/>
          </w:rPr>
          <w:delText xml:space="preserve">see </w:delText>
        </w:r>
      </w:del>
      <w:del w:id="3533" w:author="Ian Blenkinsop" w:date="2021-07-12T14:26:00Z">
        <w:r w:rsidRPr="00C421D6" w:rsidDel="00A87220">
          <w:rPr>
            <w:rFonts w:cs="Times New Roman"/>
            <w:lang w:val="en-GB"/>
          </w:rPr>
          <w:delText xml:space="preserve">Chapter 4, </w:delText>
        </w:r>
      </w:del>
      <w:r w:rsidRPr="00C421D6">
        <w:rPr>
          <w:rFonts w:cs="Times New Roman"/>
          <w:lang w:val="en-GB"/>
        </w:rPr>
        <w:t xml:space="preserve">Section 4.6.3.1). Whenever possible, emergence should be discussed in the context of a clearly defined level of S/N or other quantification, such as ‘the signal has emerged at the level of S/N &gt; 2’, rather than as a simple binary statement. For an extended discussion, see Chapter 10 (Section 10.4.3). </w:t>
      </w:r>
    </w:p>
    <w:bookmarkEnd w:id="3508"/>
    <w:p w14:paraId="7BA6B51F" w14:textId="77777777" w:rsidR="00102875" w:rsidRPr="00C421D6" w:rsidRDefault="00102875" w:rsidP="00102875">
      <w:pPr>
        <w:pStyle w:val="AR6BodyText"/>
        <w:rPr>
          <w:rFonts w:cs="Times New Roman"/>
          <w:lang w:val="en-GB"/>
        </w:rPr>
      </w:pPr>
    </w:p>
    <w:p w14:paraId="457F6FD4" w14:textId="7F67BE68" w:rsidR="00102875" w:rsidRPr="00C421D6" w:rsidRDefault="00102875" w:rsidP="00102875">
      <w:pPr>
        <w:pStyle w:val="AR6BodyText"/>
        <w:rPr>
          <w:rFonts w:cs="Times New Roman"/>
          <w:lang w:val="en-GB"/>
        </w:rPr>
      </w:pPr>
      <w:bookmarkStart w:id="3534" w:name="_Hlk66734087"/>
      <w:r w:rsidRPr="00C421D6">
        <w:rPr>
          <w:rFonts w:cs="Times New Roman"/>
          <w:lang w:val="en-GB"/>
        </w:rPr>
        <w:t>Related to the concept of emergence is the detection of change</w:t>
      </w:r>
      <w:r w:rsidR="00AB5F6B">
        <w:rPr>
          <w:rFonts w:cs="Times New Roman"/>
          <w:lang w:val="en-GB"/>
        </w:rPr>
        <w:t xml:space="preserve"> </w:t>
      </w:r>
      <w:r w:rsidRPr="00C421D6">
        <w:rPr>
          <w:rFonts w:cs="Times New Roman"/>
          <w:lang w:val="en-GB"/>
        </w:rPr>
        <w:t>(</w:t>
      </w:r>
      <w:del w:id="3535" w:author="Ian Blenkinsop" w:date="2021-07-06T12:26:00Z">
        <w:r w:rsidRPr="00C421D6" w:rsidDel="009F0E6A">
          <w:rPr>
            <w:rFonts w:cs="Times New Roman"/>
            <w:lang w:val="en-GB"/>
          </w:rPr>
          <w:delText xml:space="preserve">see </w:delText>
        </w:r>
      </w:del>
      <w:r w:rsidRPr="00C421D6">
        <w:rPr>
          <w:rFonts w:cs="Times New Roman"/>
          <w:lang w:val="en-GB"/>
        </w:rPr>
        <w:t>Chapter 3). Detection of change is defined as the process of demonstrating that some aspect of the climate</w:t>
      </w:r>
      <w:ins w:id="3536" w:author="Ian Blenkinsop" w:date="2021-07-06T12:26:00Z">
        <w:r w:rsidR="009F0E6A">
          <w:rPr>
            <w:rFonts w:cs="Times New Roman"/>
            <w:lang w:val="en-GB"/>
          </w:rPr>
          <w:t>,</w:t>
        </w:r>
      </w:ins>
      <w:r w:rsidRPr="00C421D6">
        <w:rPr>
          <w:rFonts w:cs="Times New Roman"/>
          <w:lang w:val="en-GB"/>
        </w:rPr>
        <w:t xml:space="preserve"> or a system affected by climate</w:t>
      </w:r>
      <w:ins w:id="3537" w:author="Ian Blenkinsop" w:date="2021-07-06T12:26:00Z">
        <w:r w:rsidR="009F0E6A">
          <w:rPr>
            <w:rFonts w:cs="Times New Roman"/>
            <w:lang w:val="en-GB"/>
          </w:rPr>
          <w:t>,</w:t>
        </w:r>
      </w:ins>
      <w:r w:rsidRPr="00C421D6">
        <w:rPr>
          <w:rFonts w:cs="Times New Roman"/>
          <w:lang w:val="en-GB"/>
        </w:rPr>
        <w:t xml:space="preserve"> has changed in some defined statistical sense, often using spatially aggregating methods that try to </w:t>
      </w:r>
      <w:del w:id="3538" w:author="Ian Blenkinsop" w:date="2021-07-13T15:15:00Z">
        <w:r w:rsidRPr="00C421D6" w:rsidDel="00281E0F">
          <w:rPr>
            <w:rFonts w:cs="Times New Roman"/>
            <w:lang w:val="en-GB"/>
          </w:rPr>
          <w:delText xml:space="preserve">maximise </w:delText>
        </w:r>
      </w:del>
      <w:ins w:id="3539" w:author="Ian Blenkinsop" w:date="2021-07-13T15:15:00Z">
        <w:r w:rsidR="00281E0F" w:rsidRPr="00C421D6">
          <w:rPr>
            <w:rFonts w:cs="Times New Roman"/>
            <w:lang w:val="en-GB"/>
          </w:rPr>
          <w:t>maximi</w:t>
        </w:r>
        <w:r w:rsidR="00281E0F">
          <w:rPr>
            <w:rFonts w:cs="Times New Roman"/>
            <w:lang w:val="en-GB"/>
          </w:rPr>
          <w:t>z</w:t>
        </w:r>
        <w:r w:rsidR="00281E0F" w:rsidRPr="00C421D6">
          <w:rPr>
            <w:rFonts w:cs="Times New Roman"/>
            <w:lang w:val="en-GB"/>
          </w:rPr>
          <w:t xml:space="preserve">e </w:t>
        </w:r>
      </w:ins>
      <w:r w:rsidRPr="00C421D6">
        <w:rPr>
          <w:rFonts w:cs="Times New Roman"/>
          <w:lang w:val="en-GB"/>
        </w:rPr>
        <w:t xml:space="preserve">S/N, such as ‘fingerprints’ </w:t>
      </w:r>
      <w:r w:rsidRPr="00C27814">
        <w:rPr>
          <w:rFonts w:cs="Times New Roman"/>
        </w:rPr>
        <w:fldChar w:fldCharType="begin" w:fldLock="1"/>
      </w:r>
      <w:r w:rsidR="00E81B0B">
        <w:rPr>
          <w:rFonts w:cs="Times New Roman"/>
          <w:lang w:val="en-GB"/>
        </w:rPr>
        <w:instrText>ADDIN CSL_CITATION { "citationItems" : [ { "id" : "ITEM-1", "itemData" : { "DOI" : "10.1175/1520-0442(1996)009&lt;2281:DGGICC&gt;2.0.CO;2", "ISSN" : "0894-8755", "author" : [ { "dropping-particle" : "", "family" : "Hegerl", "given" : "Gabriele C.", "non-dropping-particle" : "", "parse-names" : false, "suffix" : "" }, { "dropping-particle" : "", "family" : "Storch", "given" : "Hans", "non-dropping-particle" : "von", "parse-names" : false, "suffix" : "" }, { "dropping-particle" : "", "family" : "Hasselmann", "given" : "Klaus", "non-dropping-particle" : "", "parse-names" : false, "suffix" : "" }, { "dropping-particle" : "", "family" : "Santer", "given" : "Benjamin D.", "non-dropping-particle" : "", "parse-names" : false, "suffix" : "" }, { "dropping-particle" : "", "family" : "Cubasch", "given" : "Ulrich", "non-dropping-particle" : "", "parse-names" : false, "suffix" : "" }, { "dropping-particle" : "", "family" : "Jones", "given" : "Philip D.", "non-dropping-particle" : "", "parse-names" : false, "suffix" : "" } ], "container-title" : "Journal of Climate", "id" : "ITEM-1", "issue" : "10", "issued" : { "date-parts" : [ [ "1996", "10" ] ] }, "page" : "2281-2306", "title" : "Detecting Greenhouse-Gas-Induced Climate Change with an Optimal Fingerprint Method", "translator" : [ { "dropping-particle" : "", "family" : "H4193", "given" : "", "non-dropping-particle" : "", "parse-names" : false, "suffix" : "" } ], "type" : "article-journal", "volume" : "9" }, "prefix" : "e.g.,", "uris" : [ "http://www.mendeley.com/documents/?uuid=12294595-8f64-4769-b704-9cc048aa92d2" ] } ], "mendeley" : { "formattedCitation" : "(e.g., Hegerl et al., 1996)", "plainTextFormattedCitation" : "(e.g., Hegerl et al., 1996)", "previouslyFormattedCitation" : "(e.g., Hegerl et al., 1996)" }, "properties" : { "noteIndex" : 0 }, "schema" : "https://github.com/citation-style-language/schema/raw/master/csl-citation.json" }</w:instrText>
      </w:r>
      <w:r w:rsidRPr="00C27814">
        <w:rPr>
          <w:rFonts w:cs="Times New Roman"/>
        </w:rPr>
        <w:fldChar w:fldCharType="separate"/>
      </w:r>
      <w:ins w:id="3540" w:author="Robin Matthews" w:date="2021-05-18T16:03:00Z">
        <w:r w:rsidR="00602365">
          <w:rPr>
            <w:rFonts w:cs="Times New Roman"/>
            <w:noProof/>
            <w:lang w:val="en-GB"/>
          </w:rPr>
          <w:t>(e.g., Hegerl et al., 1996)</w:t>
        </w:r>
      </w:ins>
      <w:del w:id="3541" w:author="Robin Matthews" w:date="2021-05-18T16:03:00Z">
        <w:r w:rsidRPr="00C421D6" w:rsidDel="00602365">
          <w:rPr>
            <w:rFonts w:cs="Times New Roman"/>
            <w:noProof/>
            <w:lang w:val="en-GB"/>
          </w:rPr>
          <w:delText>(e.g., Hegerl et al., 1996)</w:delText>
        </w:r>
      </w:del>
      <w:r w:rsidRPr="00C27814">
        <w:rPr>
          <w:rFonts w:cs="Times New Roman"/>
        </w:rPr>
        <w:fldChar w:fldCharType="end"/>
      </w:r>
      <w:r w:rsidRPr="00C421D6">
        <w:rPr>
          <w:rFonts w:cs="Times New Roman"/>
          <w:lang w:val="en-GB"/>
        </w:rPr>
        <w:t>, without providing a reason for that change. An identified change is detected in observations if its likelihood of occurrence by chance due to internal variability alone is determined to be small, for example, &lt;10%</w:t>
      </w:r>
      <w:r w:rsidR="00AB5F6B">
        <w:rPr>
          <w:rFonts w:cs="Times New Roman"/>
          <w:lang w:val="en-GB"/>
        </w:rPr>
        <w:t xml:space="preserve"> (</w:t>
      </w:r>
      <w:del w:id="3542" w:author="Ian Blenkinsop" w:date="2021-07-06T12:27:00Z">
        <w:r w:rsidR="00AB5F6B" w:rsidDel="009F0E6A">
          <w:rPr>
            <w:rFonts w:cs="Times New Roman"/>
            <w:lang w:val="en-GB"/>
          </w:rPr>
          <w:delText xml:space="preserve">Annex VII: </w:delText>
        </w:r>
      </w:del>
      <w:r w:rsidR="00AB5F6B">
        <w:rPr>
          <w:rFonts w:cs="Times New Roman"/>
          <w:lang w:val="en-GB"/>
        </w:rPr>
        <w:t>Glossary)</w:t>
      </w:r>
      <w:r w:rsidRPr="00C421D6">
        <w:rPr>
          <w:rFonts w:cs="Times New Roman"/>
          <w:lang w:val="en-GB"/>
        </w:rPr>
        <w:t xml:space="preserve">. </w:t>
      </w:r>
    </w:p>
    <w:p w14:paraId="44F204BD" w14:textId="77777777" w:rsidR="00102875" w:rsidRPr="00C421D6" w:rsidRDefault="00102875" w:rsidP="00102875">
      <w:pPr>
        <w:pStyle w:val="AR6BodyText"/>
        <w:rPr>
          <w:rFonts w:cs="Times New Roman"/>
          <w:lang w:val="en-GB"/>
        </w:rPr>
      </w:pPr>
    </w:p>
    <w:p w14:paraId="13AC8FA5" w14:textId="21F5D003" w:rsidR="00102875" w:rsidRPr="00C421D6" w:rsidRDefault="00102875" w:rsidP="00102875">
      <w:pPr>
        <w:pStyle w:val="AR6BodyText"/>
        <w:rPr>
          <w:rFonts w:cs="Times New Roman"/>
          <w:lang w:val="en-GB"/>
        </w:rPr>
      </w:pPr>
      <w:bookmarkStart w:id="3543" w:name="_Hlk66734177"/>
      <w:bookmarkEnd w:id="3534"/>
      <w:r w:rsidRPr="00C421D6">
        <w:rPr>
          <w:rFonts w:cs="Times New Roman"/>
          <w:lang w:val="en-GB"/>
        </w:rPr>
        <w:t>An example of observed emergence in surface air temperatures is shown in Figure 1.14. Both the largest changes in temperature and the largest amplitude of year-to-year variations are observed in the Arctic, with lower latitudes showing less warming and smaller year-to-year variations.</w:t>
      </w:r>
      <w:r w:rsidR="00BA355B" w:rsidRPr="00C421D6">
        <w:rPr>
          <w:rFonts w:cs="Times New Roman"/>
          <w:lang w:val="en-GB"/>
        </w:rPr>
        <w:t xml:space="preserve"> </w:t>
      </w:r>
      <w:r w:rsidRPr="00C421D6">
        <w:rPr>
          <w:rFonts w:cs="Times New Roman"/>
          <w:lang w:val="en-GB"/>
        </w:rPr>
        <w:t xml:space="preserve">For the six example regions shown </w:t>
      </w:r>
      <w:del w:id="3544" w:author="Ian Blenkinsop" w:date="2021-07-06T12:40:00Z">
        <w:r w:rsidRPr="00C421D6" w:rsidDel="00BC0343">
          <w:rPr>
            <w:rFonts w:cs="Times New Roman"/>
            <w:lang w:val="en-GB"/>
          </w:rPr>
          <w:delText>(</w:delText>
        </w:r>
      </w:del>
      <w:ins w:id="3545" w:author="Ian Blenkinsop" w:date="2021-07-06T12:40:00Z">
        <w:r w:rsidR="00BC0343">
          <w:rPr>
            <w:rFonts w:cs="Times New Roman"/>
            <w:lang w:val="en-GB"/>
          </w:rPr>
          <w:t xml:space="preserve">in </w:t>
        </w:r>
      </w:ins>
      <w:r w:rsidRPr="00C421D6">
        <w:rPr>
          <w:rFonts w:cs="Times New Roman"/>
          <w:lang w:val="en-GB"/>
        </w:rPr>
        <w:t>Figure 1.14</w:t>
      </w:r>
      <w:del w:id="3546" w:author="Ian Blenkinsop" w:date="2021-07-06T12:40:00Z">
        <w:r w:rsidRPr="00C421D6" w:rsidDel="00BC0343">
          <w:rPr>
            <w:rFonts w:cs="Times New Roman"/>
            <w:lang w:val="en-GB"/>
          </w:rPr>
          <w:delText>)</w:delText>
        </w:r>
      </w:del>
      <w:r w:rsidRPr="00C421D6">
        <w:rPr>
          <w:rFonts w:cs="Times New Roman"/>
          <w:lang w:val="en-GB"/>
        </w:rPr>
        <w:t xml:space="preserve">, the emergence of changes in temperature is more apparent in northern South America, East Asia and central Africa, than for northern North America or northern Europe. </w:t>
      </w:r>
      <w:r w:rsidRPr="00241ED0">
        <w:rPr>
          <w:rFonts w:cs="Times New Roman"/>
        </w:rPr>
        <w:t xml:space="preserve">This pattern was predicted by </w:t>
      </w:r>
      <w:r w:rsidRPr="00B13AA5">
        <w:rPr>
          <w:rFonts w:cs="Times New Roman"/>
        </w:rPr>
        <w:fldChar w:fldCharType="begin" w:fldLock="1"/>
      </w:r>
      <w:r w:rsidR="00A94565">
        <w:rPr>
          <w:rFonts w:cs="Times New Roman"/>
        </w:rPr>
        <w:instrText>ADDIN CSL_CITATION { "citationItems" : [ { "id" : "ITEM-1", "itemData" : { "DOI" : "10.1029/JD093iD08p09341", "ISSN" : "0148-0227", "abstract" : "We use a three-dimensional climate model, the Goddard Institute for Space Studies (GISS) model II with 8 \u00f8 by 10 \u00f8 horizontal resolution, to simulate the global climate effects of time-dependent variations of atmospheric trace gases and aerosols. Horizontal heat transport by the ocean is fixed at values estimated for today's climate, and the uptake of heat perturbations by the ocean beneath the mixed layer is approximated as vertical diffusion. We make a 100-year control run and perform experiments for three scenarios of atmospheric composition. These experiments begin in 1958 and include measured or estimated changes in atmospheric CO2, CH4, N20 , chlorofluorocarbons (CFCs) and stratospheric aerosols for the period from 1958 to the present. Scenario A assumes continued exponential trace gas growth, scenario B assumes a reduced linear growth of trace gases, and scenario C assumes a rapid curtailment of trace gas emissions such that the net climate forcing ceases to increase after the year 2000. Principal results from the experiments are as follows: (1) Global warnting to the level attained at the peak of the current interglacial and the previous interglacial occurs in all three scenarios; however, there are dramatic differences in the levels of future warming, depending on trace gas growth. (2) The greenhouse warnting should be clearly identifiable in the 1990s; the global warnting within the next several years is predicted to reach and maintain a level at least three standard deviations above the climatology of the 1950s. (3) Regions where an unambiguous warming appears earliest are low-latitude oceans, China and interior areas in Asia, and ocean areas near Antarctica and the north pole; aspects of the spatial and temporal distribution of predicted warming are clearly model-dependent, implying the possibility of model discrimination by the 1990s and thus improved predictions, if appropriate observations are acquired. (4) The temperature changes are sufficiently large to have major impacts on people and other parts of the biosphere, as shown by computed changes in the frequency of extreme events and by comparison with previous climate trends. (5) The model results suggest some near-term regional climate variations, despite the fixed ocean heat transport which suppresses many possible regional climate fluctuations; for example, during Ihe late 1980s and in the 1990s there is a tendency for greater than average warming in the southeastern and central Unit\u2026", "author" : [ { "dropping-particle" : "", "family" : "Hansen", "given" : "J", "non-dropping-particle" : "", "parse-names" : false, "suffix" : "" }, { "dropping-particle" : "", "family" : "Fung", "given" : "I", "non-dropping-particle" : "", "parse-names" : false, "suffix" : "" }, { "dropping-particle" : "", "family" : "Lacis", "given" : "A", "non-dropping-particle" : "", "parse-names" : false, "suffix" : "" }, { "dropping-particle" : "", "family" : "Rind", "given" : "D", "non-dropping-particle" : "", "pa</w:instrText>
      </w:r>
      <w:r w:rsidR="00A94565" w:rsidRPr="002079D8">
        <w:rPr>
          <w:rFonts w:cs="Times New Roman"/>
          <w:lang w:val="en-GB"/>
          <w:rPrChange w:id="3547" w:author="Elisabeth Lonnoy" w:date="2021-05-20T15:26:00Z">
            <w:rPr>
              <w:rFonts w:cs="Times New Roman"/>
            </w:rPr>
          </w:rPrChange>
        </w:rPr>
        <w:instrText>rse-names" : false, "suffix" : "" }, { "dropping-particle" : "", "family" : "Lebedeff", "given" : "S", "non-dropping-particle" : "", "parse-names" : false, "suffix" : "" }, { "dropping-particle" : "", "family" : "Ruedy", "given" : "R", "non-dropping-particle" : "", "parse-names" : false, "suffix" : "" }, { "dropping-particle" : "", "family" : "Russell", "given" : "G.", "non-dropping-particle" : "", "parse-names" : false, "suffix" : "" }, { "dropping-particle" : "", "family" : "Stone", "given" : "P.", "non-dropping-particle" : "", "parse-names" : false, "suffix" : "" } ], "container-title" : "Journal of Geophysical Research: Atmospheres", "id" : "ITEM-1", "issue" : "D8", "issued" : { "date-parts" : [ [ "1988" ] ] }, "page" : "9341", "title" : "Global climate changes as forecast by Goddard Institute for Space Studies three-dimensional model", "translator" : [ { "dropping-particle" : "", "family" : "H2548", "given" : "", "non-dropping-particle" : "", "parse-names" : false, "suffix" : "" } ], "type" : "article-journal", "volume" : "93" }, "uris" : [ "http://www.mendeley.com/documents/?uuid=39d3e0e4-706c-439f-8a1a-f3ee952d51f3" ] } ], "mendeley" : { "formattedCitation" : "(Hansen et al., 1988)", "manualFormatting" : "Hansen et al. (1988)", "plainTextFormattedCitation" : "(Hansen et al., 1988)", "previouslyFormattedCitation" : "(Hansen et al., 1988)" }, "properties" : { "noteIndex" : 0 }, "schema" : "https://github.com/citation-style-language/schema/raw/master/csl-citation.json" }</w:instrText>
      </w:r>
      <w:r w:rsidRPr="00B13AA5">
        <w:rPr>
          <w:rFonts w:cs="Times New Roman"/>
        </w:rPr>
        <w:fldChar w:fldCharType="separate"/>
      </w:r>
      <w:ins w:id="3548" w:author="Robin Matthews" w:date="2021-05-18T16:03:00Z">
        <w:r w:rsidR="00602365">
          <w:rPr>
            <w:rFonts w:cs="Times New Roman"/>
            <w:noProof/>
            <w:lang w:val="en-GB"/>
          </w:rPr>
          <w:t>Hansen et al. (1988)</w:t>
        </w:r>
      </w:ins>
      <w:del w:id="3549" w:author="Robin Matthews" w:date="2021-05-18T16:03:00Z">
        <w:r w:rsidRPr="00C421D6" w:rsidDel="00602365">
          <w:rPr>
            <w:rFonts w:cs="Times New Roman"/>
            <w:noProof/>
            <w:lang w:val="en-GB"/>
          </w:rPr>
          <w:delText>Hansen et al. (1988)</w:delText>
        </w:r>
      </w:del>
      <w:r w:rsidRPr="00B13AA5">
        <w:rPr>
          <w:rFonts w:cs="Times New Roman"/>
        </w:rPr>
        <w:fldChar w:fldCharType="end"/>
      </w:r>
      <w:r w:rsidRPr="00C421D6">
        <w:rPr>
          <w:rFonts w:cs="Times New Roman"/>
          <w:lang w:val="en-GB"/>
        </w:rPr>
        <w:t xml:space="preserve"> and noted in subsequent observations by </w:t>
      </w:r>
      <w:r w:rsidRPr="00B13AA5">
        <w:rPr>
          <w:rFonts w:cs="Times New Roman"/>
        </w:rPr>
        <w:fldChar w:fldCharType="begin" w:fldLock="1"/>
      </w:r>
      <w:r w:rsidR="00E81B0B">
        <w:rPr>
          <w:rFonts w:cs="Times New Roman"/>
          <w:lang w:val="en-GB"/>
        </w:rPr>
        <w:instrText>ADDIN CSL_CITATION { "citationItems" : [ { "id" : "ITEM-1", "itemData" : { "DOI" : "10.1088/1748-9326/6/3/034009", "ISBN" : "0165-0009", "ISSN" : "1748-9326", "PMID" : "10102984", "abstract" : "The Earth is warming on average, and most of the global warming of the past half-century can very likely be attributed to human influence. But the climate in particular locations is much more variable, raising the question of where and when local changes could become perceptible enough to be obvious to people in the form of local warming that exceeds interannual variability; indeed only a few studies have addressed the significance of local signals relative to variability. It is well known that the largest total warming is expected to occur in high latitudes, but high latitudes are also subject to the largest variability, delaying the emergence of significant changes there. Here we show that due to the small temperature variability from one year to another, the earliest emergence of significant warming occurs in the summer season in low latitude countries (\u224825\u00b0S\u201325\u00b0N). We also show that a local warming signal that exceeds past variability is emerging at present, or will likely emerge in the next two decades, in many tropical countries. Further, for most countries worldwide, a mean global warming of 1 \u00b0C is sufficient for a significant temperature change, which", "author" : [ { "dropping-particle" : "", "family" : "Mahlstein", "given" : "I.", "non-dropping-particle" : "", "parse-names" : false, "suffix" : "" }, { "dropping-particle" : "", "family" : "Knutti", "given" : "R.", "non-dropping-particle" : "", "parse-names" : false, "suffix" : "" }, { "dropping-particle" : "", "family" : "Solomon", "given" : "S.", "non-dropping-particle" : "", "parse-names" : false, "suffix" : "" }, { "dropping-particle" : "", "family" : "Portmann", "given" : "R. W.", "non-dropping-particle" : "", "parse-names" : false, "suffix" : "" } ], "container-title" : "Environmental Research Letters", "id" : "ITEM-1", "issue" : "3", "issued" : { "date-parts" : [ [ "2011", "7", "1" ] ] }, "page" : "034009", "title" : "Early onset of significant local warming in low latitude countries", "translator" : [ { "dropping-particle" : "", "family" : "H2669", "given" : "", "non-dropping-particle" : "", "parse-names" : false, "suffix" : "" } ], "type" : "article-journal", "volume" : "6" }, "uris" : [ "http://www.mendeley.com/documents/?uuid=63293e11-d6e5-4454-a33c-5a25b7ffa1d4" ] } ], "mendeley" : { "formattedCitation" : "(Mahlstein et al., 2011)", "manualFormatting" : "Mahlstein et al. (2011)", "plainTextFormattedCitation" : "(Mahlstein et al., 2011)", "previouslyFormattedCitation" : "(Mahlstein et al., 2011)" }, "properties" : { "noteIndex" : 0 }, "schema" : "https://github.com/citation-style-language/schema/raw/master/csl-citation.json" }</w:instrText>
      </w:r>
      <w:r w:rsidRPr="00B13AA5">
        <w:rPr>
          <w:rFonts w:cs="Times New Roman"/>
        </w:rPr>
        <w:fldChar w:fldCharType="separate"/>
      </w:r>
      <w:ins w:id="3550" w:author="Robin Matthews" w:date="2021-05-18T16:03:00Z">
        <w:r w:rsidR="00602365">
          <w:rPr>
            <w:rFonts w:cs="Times New Roman"/>
            <w:noProof/>
            <w:lang w:val="en-GB"/>
          </w:rPr>
          <w:t>Mahlstein et al. (2011)</w:t>
        </w:r>
      </w:ins>
      <w:del w:id="3551" w:author="Robin Matthews" w:date="2021-05-18T16:03:00Z">
        <w:r w:rsidRPr="00C421D6" w:rsidDel="00602365">
          <w:rPr>
            <w:rFonts w:cs="Times New Roman"/>
            <w:noProof/>
            <w:lang w:val="en-GB"/>
          </w:rPr>
          <w:delText>Mahlstein et al. (2011)</w:delText>
        </w:r>
      </w:del>
      <w:r w:rsidRPr="00B13AA5">
        <w:rPr>
          <w:rFonts w:cs="Times New Roman"/>
        </w:rPr>
        <w:fldChar w:fldCharType="end"/>
      </w:r>
      <w:r w:rsidRPr="00C421D6">
        <w:rPr>
          <w:rFonts w:cs="Times New Roman"/>
          <w:lang w:val="en-GB"/>
        </w:rPr>
        <w:t xml:space="preserve"> (</w:t>
      </w:r>
      <w:del w:id="3552" w:author="Ian Blenkinsop" w:date="2021-07-06T12:41:00Z">
        <w:r w:rsidRPr="00C421D6" w:rsidDel="00BC0343">
          <w:rPr>
            <w:rFonts w:cs="Times New Roman"/>
            <w:lang w:val="en-GB"/>
          </w:rPr>
          <w:delText xml:space="preserve">see </w:delText>
        </w:r>
      </w:del>
      <w:del w:id="3553" w:author="Ian Blenkinsop" w:date="2021-07-12T14:27:00Z">
        <w:r w:rsidRPr="00C421D6" w:rsidDel="00A87220">
          <w:rPr>
            <w:rFonts w:cs="Times New Roman"/>
            <w:lang w:val="en-GB"/>
          </w:rPr>
          <w:delText xml:space="preserve">Chapter 10, </w:delText>
        </w:r>
      </w:del>
      <w:r w:rsidRPr="00C421D6">
        <w:rPr>
          <w:rFonts w:cs="Times New Roman"/>
          <w:lang w:val="en-GB"/>
        </w:rPr>
        <w:t>Section</w:t>
      </w:r>
      <w:ins w:id="3554" w:author="Ian Blenkinsop" w:date="2021-07-12T14:27:00Z">
        <w:r w:rsidR="00A87220">
          <w:rPr>
            <w:rFonts w:cs="Times New Roman"/>
            <w:lang w:val="en-GB"/>
          </w:rPr>
          <w:t>s</w:t>
        </w:r>
      </w:ins>
      <w:r w:rsidRPr="00C421D6">
        <w:rPr>
          <w:rFonts w:cs="Times New Roman"/>
          <w:lang w:val="en-GB"/>
        </w:rPr>
        <w:t xml:space="preserve"> 10.3.4.3</w:t>
      </w:r>
      <w:del w:id="3555" w:author="Ian Blenkinsop" w:date="2021-07-12T14:27:00Z">
        <w:r w:rsidRPr="00C421D6" w:rsidDel="00A87220">
          <w:rPr>
            <w:rFonts w:cs="Times New Roman"/>
            <w:lang w:val="en-GB"/>
          </w:rPr>
          <w:delText xml:space="preserve">, </w:delText>
        </w:r>
      </w:del>
      <w:ins w:id="3556" w:author="Ian Blenkinsop" w:date="2021-07-12T14:27:00Z">
        <w:r w:rsidR="00A87220">
          <w:rPr>
            <w:rFonts w:cs="Times New Roman"/>
            <w:lang w:val="en-GB"/>
          </w:rPr>
          <w:t xml:space="preserve"> and</w:t>
        </w:r>
      </w:ins>
      <w:del w:id="3557" w:author="Ian Blenkinsop" w:date="2021-07-12T14:27:00Z">
        <w:r w:rsidRPr="00C421D6" w:rsidDel="00A87220">
          <w:rPr>
            <w:rFonts w:cs="Times New Roman"/>
            <w:lang w:val="en-GB"/>
          </w:rPr>
          <w:delText>Chapter 12,</w:delText>
        </w:r>
      </w:del>
      <w:r w:rsidRPr="00C421D6">
        <w:rPr>
          <w:rFonts w:cs="Times New Roman"/>
          <w:lang w:val="en-GB"/>
        </w:rPr>
        <w:t xml:space="preserve"> </w:t>
      </w:r>
      <w:del w:id="3558" w:author="Ian Blenkinsop" w:date="2021-07-12T14:27:00Z">
        <w:r w:rsidRPr="00C421D6" w:rsidDel="00A87220">
          <w:rPr>
            <w:rFonts w:cs="Times New Roman"/>
            <w:lang w:val="en-GB"/>
          </w:rPr>
          <w:delText xml:space="preserve">Section </w:delText>
        </w:r>
      </w:del>
      <w:r w:rsidRPr="00C421D6">
        <w:rPr>
          <w:rFonts w:cs="Times New Roman"/>
          <w:lang w:val="en-GB"/>
        </w:rPr>
        <w:t xml:space="preserve">12.5.2). Overall, tropical regions show earlier emergence of </w:t>
      </w:r>
      <w:bookmarkEnd w:id="3543"/>
      <w:r w:rsidRPr="00C421D6">
        <w:rPr>
          <w:rFonts w:cs="Times New Roman"/>
          <w:lang w:val="en-GB"/>
        </w:rPr>
        <w:t>temperature changes than at higher latitudes (</w:t>
      </w:r>
      <w:r w:rsidRPr="00C421D6">
        <w:rPr>
          <w:rFonts w:cs="Times New Roman"/>
          <w:i/>
          <w:iCs/>
          <w:lang w:val="en-GB"/>
        </w:rPr>
        <w:t>high confidence</w:t>
      </w:r>
      <w:r w:rsidRPr="00C421D6">
        <w:rPr>
          <w:rFonts w:cs="Times New Roman"/>
          <w:lang w:val="en-GB"/>
        </w:rPr>
        <w:t>).</w:t>
      </w:r>
    </w:p>
    <w:p w14:paraId="5E0F5D45" w14:textId="77777777" w:rsidR="00102875" w:rsidRPr="00C421D6" w:rsidRDefault="00102875" w:rsidP="00102875">
      <w:pPr>
        <w:pStyle w:val="AR6BodyText"/>
        <w:rPr>
          <w:rFonts w:cs="Times New Roman"/>
          <w:lang w:val="en-GB"/>
        </w:rPr>
      </w:pPr>
    </w:p>
    <w:p w14:paraId="0E79FFFA" w14:textId="63E85649" w:rsidR="00102875" w:rsidRPr="00C421D6" w:rsidRDefault="00102875" w:rsidP="00102875">
      <w:pPr>
        <w:pStyle w:val="AR6BodyText"/>
        <w:rPr>
          <w:rFonts w:cs="Times New Roman"/>
          <w:lang w:val="en-GB"/>
        </w:rPr>
      </w:pPr>
      <w:r w:rsidRPr="00C421D6">
        <w:rPr>
          <w:rFonts w:cs="Times New Roman"/>
          <w:lang w:val="en-GB"/>
        </w:rPr>
        <w:t xml:space="preserve">Since AR5, the emergence of projected future changes has also been extensively examined, in variables including surface air temperature </w:t>
      </w:r>
      <w:r w:rsidRPr="003D7ED2">
        <w:rPr>
          <w:rFonts w:cs="Times New Roman"/>
        </w:rPr>
        <w:fldChar w:fldCharType="begin" w:fldLock="1"/>
      </w:r>
      <w:r w:rsidR="00A94565">
        <w:rPr>
          <w:rFonts w:cs="Times New Roman"/>
          <w:lang w:val="en-GB"/>
        </w:rPr>
        <w:instrText>ADDIN CSL_CITATION { "citationItems" : [ { "id" : "ITEM-1", "itemData" : { "DOI" : "10.1029/2011GL050087", "ISSN" : "0094-8276", "abstract" : "The time at which the signal of climate change emerges from the noise of natural climate variability (Time of Emergence, ToE) is a key variable for climate predictions and risk assessments. Here we present a methodology for estimating ToE for individual climate models, and use it to make maps of ToE for surface air temperature (SAT) based on the CMIP3 global climate models. Consistent with previous studies we show that the median ToE occurs several decades sooner in low latitudes, particularly in boreal summer, than in mid-latitudes. We also show that the median ToE in the Arctic occurs sooner in boreal winter than in boreal summer. A key new aspect of our study is that we quantify the uncertainty in ToE that arises not only from inter-model differences in the magnitude of the climate change signal, but also from large differences in the simulation of natural climate variability. The uncertainty in ToE is at least 30 years in the regions examined, and as much as 60 years in some regions. Alternative emissions scenarios lead to changes in both the median ToE (by a decade or more) and its uncertainty. The SRES B1 scenario is associated with a very large uncertainty in ToE in some regions. Our findings have important implications for climate modelling and climate policy which we discuss.", "author" : [ { "dropping-particle" : "", "family" : "Hawkins", "given" : "E", "non-dropping-particle" : "", "parse-names" : false, "suffix" : "" }, { "dropping-particle" : "", "family" : "Sutton", "given" : "R", "non-dropping-particle" : "", "parse-names" : false, "suffix" : "" } ], "container-title" : "Geophysical Research Letters", "id" : "ITEM-1", "issue" : "1", "issued" : { "date-parts" : [ [ "2012", "1", "7" ] ] }, "note" : "doi: 10.1029/2011GL050087", "publisher" : "Wiley-Blackwell", "title" : "Time of emergence of climate signals", "translator" : [ { "dropping-particle" : "", "family" : "H2670", "given" : "", "non-dropping-particle" : "", "parse-names" : false, "suffix" : "" } ], "type" : "article-journal", "volume" : "39" }, "uris" : [ "http://www.mendeley.com/documents/?uuid=17112c1b-5c78-4956-8be5-8b8f7c5244fa" ] }, { "id" : "ITEM-2", "itemData" : { "DOI" : "10.1017/CBO9781107415324.023", "ISBN" : "9781107661820", "author" : [ { "dropping-particle" : "", "family" : "Kirtman", "given" : "B.", "non-dropping-particle" : "", "parse-names" : false, "suffix" : "" }, { "dropping-particle" : "", "family" : "Power", "given" : "S.B.", "non-dropping-particle" : "", "parse-names" : false, "suffix" : "" }, { "dropping-particle" : "", "family" : "Adedoyin", "given" : "J.A.", "non-dropping-particle" : "", "parse-names" : false, "suffix" : "" }, { "dropping-particle" : "", "family" : "Boer", "given" : "G.J.", "non-dropping-particle" : "", "parse-names" : false, "suffix" : "" }, { "dropping-particle" : "", "family" : "Bojariu", "given" : "R.", "non-dropping-particle" : "", "parse-names" : false, "suffix" : "" }, { "dropping-particle" : "", "family" : "Camilloni", "given" : "I.", "non-dropping-particle" : "", "parse-names" : false, "suffix" : "" }, { "dropping-particle" : "", "family" : "Doblas-Reyes", "given" : "F.J.", "non-dropping-particle" : "", "parse-names" : false, "suffix" : "" }, { "dropping-particle" : "", "family" : "Fiore", "given" : "A.M.", "non-dropping-particle" : "", "parse-names" : false, "suffix" : "" }, { "dropping-particle" : "", "family" : "Kimoto", "given" : "M.", "non-dropping-particle" : "", "parse-names" : false, "suffix" : "" }, { "dropping-particle" : "", "family" : "Meehl", "given" : "G.A.", "non-dropping-particle" : "", "parse-names" : false, "suffix" : "" }, { "dropping-particle" : "", "family" : "Prather", "given" : "M.", "non-dropping-particle" : "", "parse-names" : false, "suffix" : "" }, { "dropping-particle" : "", "family" : "Sarr", "given" : "A.", "non-dropping-particle" : "", "parse-names" : false, "suffix" : "" }, { "dropping-particle" : "", "family" : "Sch\u00e4r", "given" : "C.", "non-dropping-particle" : "", "parse-names" : false, "suffix" : "" }, { "dropping-particle" : "", "family" : "Sutton", "given" : "R.", "non-dropping-particle" : "", "parse-names" : false, "suffix" : "" }, { "dropping-particle" : "van", "family" : "Oldenborgh", "given" : "G.J.", "non-dropping-particle" : "", "parse-names" : false, "suffix" : "" }, { "dropping-particle" : "", "family" : "Vecchi", "given" : "G.", "non-dropping-particle" : "", "parse-names" : false, "suffix" : "" }, { "dropping-particle" : "", "family" : "Wang", "given" : "H.J.",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"ITEM-2", "issued" : { "date-parts" : [ [ "2013" ] ] }, "page" : "953-1028", "publisher" : "Cambridge University Press", "publisher-place" : "Cambridge, United Kingdom and New York, NY, USA", "title" : "Near-term Climate Change: Projections and Predictability", "translator" : [ { "dropping-particle" : "", "family" : "H3180", "given" : "Rt13", "non-dropping-particle" : "", "parse-names" : false, "suffix" : "" } ], "type" : "chapter" }, "uris" : [ "http://www.mendeley.com/documents/?uuid=08543789-d792-4b73-88a6-de80fdb5a6f5" ] }, { "id" : "ITEM-3", "itemData" : { "DOI" : "10.1073/pnas.1300005110", "ISSN" : "00278424", "abstract" : "Climate change mitigation acts by reducing greenhouse gas emissions, and thus curbing, or even reversing, the increase in their atmospheric concentration. This reduces the associated anthropogenic radiative forcing, and hence the size of the warming. Because of the inertia and internal variability affecting the climate system and the global carbon cycle, it is unlikely that a reduction in warming would be immediately discernible. Here we use 21st century simulations from the latest ensemble of Earth System Model experiments to investigate and quantify when mitigation becomes clearly discernible. We use one of the scenarios as a reference for a strong mitigation strategy, Representative Concentration Pathway (RCP) 2.6 and compare its outcome with either RCP4.5 or RCP8.5, both of which are less severe mitigation pathways. We analyze global mean atmospheric CO2, and changes in annually and seasonally averaged surface temperature at global and regional scales. For global mean surface temperature, the median detection time of mitigation is about 25-30 y after RCP2.6 emissions depart from the higher emission trajectories. This translates into detection of a mitigation signal by 2035 or 2045, depending on whether the comparison is with RCP8.5 or RCP4.5, respectively. The detection of climate benefits of emission mitigation occurs later at regional scales, with a median detection time between 30 and 45 y after emission paths separate. Requiring a 95% confidence level induces a delay of several decades, bringing detection time toward the end of the 21st century.", "author" : [ { "dropping-particle" : "", "family" : "Tebaldi", "given" : "Claudia", "non-dropping-particle" : "", "parse-names" : false, "suffix" : "" }, { "dropping-particle" : "", "family" : "Friedlingstein", "given" : "Pierre", "non-dropping-particle" : "", "parse-names" : false, "suffix" : "" } ], "container-title" : "Proceedings of the National Academy of Sciences", "id" : "ITEM-3", "issued" : { "date-parts" : [ [ "2013" ] ] }, "title" : "Delayed detection of climate mitigation benefits due to climate inertia and variability", "translator" : [ { "dropping-particle" : "", "family" : "H3777", "given" : "", "non-dropping-particle" : "", "parse-names" : false, "suffix" : "" } ], "type" : "article-journal" }, "uris" : [ "http://www.mendeley.com/documents/?uuid=9d68b032-08cf-4bda-8c80-e8920c36fd42" ] } ], "mendeley" : { "formattedCitation" : "(Hawkins and Sutton, 2012; Kirtman et al., 2013; Tebaldi and Friedlingstein, 2013)", "manualFormatting" : "(Hawkins and Sutton, 2012; Kirtman et al., 2013; Tebaldi and Friedlingstein, 2013)", "plainTextFormattedCitation" : "(Hawkins and Sutton, 2012; Kirtman et al., 2013; Tebaldi and Friedlingstein, 2013)", "previouslyFormattedCitation" : "(Hawkins and Sutton, 2012; Kirtman et al., 2013; Tebaldi and Friedlingstein, 2013)" }, "properties" : { "noteIndex" : 0 }, "schema" : "https://github.com/citation-style-language/schema/raw/master/csl-citation.json" }</w:instrText>
      </w:r>
      <w:r w:rsidRPr="003D7ED2">
        <w:rPr>
          <w:rFonts w:cs="Times New Roman"/>
        </w:rPr>
        <w:fldChar w:fldCharType="separate"/>
      </w:r>
      <w:ins w:id="3559" w:author="Robin Matthews" w:date="2021-05-18T16:03:00Z">
        <w:r w:rsidR="00602365">
          <w:rPr>
            <w:rFonts w:cs="Times New Roman"/>
            <w:noProof/>
            <w:lang w:val="en-GB"/>
          </w:rPr>
          <w:t>(Hawkins and Sutton, 2012; Kirtman et al., 2013; Tebaldi and Friedlingstein, 2013)</w:t>
        </w:r>
      </w:ins>
      <w:del w:id="3560" w:author="Robin Matthews" w:date="2021-05-18T16:03:00Z">
        <w:r w:rsidRPr="00C421D6" w:rsidDel="00602365">
          <w:rPr>
            <w:rFonts w:cs="Times New Roman"/>
            <w:noProof/>
            <w:lang w:val="en-GB"/>
          </w:rPr>
          <w:delText>(Hawkins and Sutton, 2012; Kirtman et al., 2013; Tebaldi and Friedlingstein, 2013)</w:delText>
        </w:r>
      </w:del>
      <w:r w:rsidRPr="003D7ED2">
        <w:rPr>
          <w:rFonts w:cs="Times New Roman"/>
        </w:rPr>
        <w:fldChar w:fldCharType="end"/>
      </w:r>
      <w:r w:rsidRPr="00C421D6">
        <w:rPr>
          <w:rFonts w:cs="Times New Roman"/>
          <w:lang w:val="en-GB"/>
        </w:rPr>
        <w:t xml:space="preserve">, ocean temperatures and salinity </w:t>
      </w:r>
      <w:r w:rsidRPr="003D7ED2">
        <w:rPr>
          <w:rFonts w:cs="Times New Roman"/>
        </w:rPr>
        <w:fldChar w:fldCharType="begin" w:fldLock="1"/>
      </w:r>
      <w:r w:rsidR="00A94565">
        <w:rPr>
          <w:rFonts w:cs="Times New Roman"/>
          <w:lang w:val="en-GB"/>
        </w:rPr>
        <w:instrText>ADDIN CSL_CITATION { "citationItems" : [ { "id" : "ITEM-1", "itemData" : { "DOI" : "10.1175/1520-0442(2002)015&lt;0879:WTLFAC&gt;2.0.CO;2", "ISSN" : "0894-8755", "abstract" : "A coupled climate model has been used to provide preliminary guidance on which ocean observations will be most useful for early detection of anthropogenic climate change. Given the sparsity of historical ocean measurements, early detection may need to be based on the differences between two snapshots of the ocean. This is the basis for this analysis. Sea surface temperature is shown to give a particularly good signal-to-noise ratio, justifying the use of surface temperature in almost all detection studies to date. Meridional heat transports are unlikely to be useful for detection of anthropogenic change, while measurements of the thermohaline circulation may require continuous time series. Previously subsurface temperature has been used in a integrated way to detect change. It is shown that subsurface temperature and salinity have the potential for detecting anthropogenic change on both pressure and density surfaces over 30 years. These results highlight the potential high signal-to-noise ratio in particular areas of the ocean: the Arctic and Atlantic, the North Pacific, and the Southern Ocean. Given that there already are historical measurements of the subsurface ocean temperature and salinity, this suggests that, in terms of detection of change in the ocean, monitoring of these should probably be one of the highest priorities and there should be an attempt to monitor regions (such as the Southern Ocean) that are historically data sparse. The results of this work will be of interest to observationalists and policy makers looking for an objective assessment of where to measure the ocean.", "author" : [ { "dropping-particle" : "", "family" : "Banks", "given" : "Helene", "non-dropping-particle" : "", "parse-names" : false, "suffix" : "" }, { "dropping-particle" : "", "family" : "Wood", "given" : "Richard", "non-dropping-particle" : "", "parse-names" : false, "suffix" : "" } ], "container-title" : "Journal of Climate", "id" : "ITEM-1", "issue" : "8", "issued" : { "date-parts" : [ [ "2002", "4" ] ] }, "page" : "879-891", "title" : "Where to Look for Anthropogenic Climate Change in the Ocean", "translator" : [ { "dropping-particle" : "", "family" : "H3778", "given" : "", "non-dropping-particle" : "", "parse-names" : false, "suffix" : "" } ], "type" : "article-journal", "volume" : "15" }, "uris" : [ "http://www.mendeley.com/documents/?uuid=0cfde0c1-613a-4d9f-8b15-6014176d12b0" ] } ], "mendeley" : { "formattedCitation" : "(Banks and Wood, 2002)", "manualFormatting" : "(Banks and Wood, 2002)", "plainTextFormattedCitation" : "(Banks and Wood, 2002)", "previouslyFormattedCitation" : "(Banks and Wood, 2002)" }, "properties" : { "noteIndex" : 0 }, "schema" : "https://github.com/citation-style-language/schema/raw/master/csl-citation.json" }</w:instrText>
      </w:r>
      <w:r w:rsidRPr="003D7ED2">
        <w:rPr>
          <w:rFonts w:cs="Times New Roman"/>
        </w:rPr>
        <w:fldChar w:fldCharType="separate"/>
      </w:r>
      <w:ins w:id="3561" w:author="Robin Matthews" w:date="2021-05-18T16:03:00Z">
        <w:r w:rsidR="00602365">
          <w:rPr>
            <w:rFonts w:cs="Times New Roman"/>
            <w:noProof/>
            <w:lang w:val="en-GB"/>
          </w:rPr>
          <w:t>(Banks and Wood, 2002)</w:t>
        </w:r>
      </w:ins>
      <w:del w:id="3562" w:author="Robin Matthews" w:date="2021-05-18T16:03:00Z">
        <w:r w:rsidRPr="00C421D6" w:rsidDel="00602365">
          <w:rPr>
            <w:rFonts w:cs="Times New Roman"/>
            <w:noProof/>
            <w:lang w:val="en-GB"/>
          </w:rPr>
          <w:delText>(Banks and Wood, 2002)</w:delText>
        </w:r>
      </w:del>
      <w:r w:rsidRPr="003D7ED2">
        <w:rPr>
          <w:rFonts w:cs="Times New Roman"/>
        </w:rPr>
        <w:fldChar w:fldCharType="end"/>
      </w:r>
      <w:r w:rsidRPr="00C421D6">
        <w:rPr>
          <w:rFonts w:cs="Times New Roman"/>
          <w:lang w:val="en-GB"/>
        </w:rPr>
        <w:t xml:space="preserve">, mean precipitation </w:t>
      </w:r>
      <w:r>
        <w:rPr>
          <w:rFonts w:cs="Times New Roman"/>
        </w:rPr>
        <w:fldChar w:fldCharType="begin" w:fldLock="1"/>
      </w:r>
      <w:r w:rsidR="00E81B0B">
        <w:rPr>
          <w:rFonts w:cs="Times New Roman"/>
          <w:lang w:val="en-GB"/>
        </w:rPr>
        <w:instrText>ADDIN CSL_CITATION { "citationItems" : [ { "id" : "ITEM-1", "itemData" : { "DOI" : "10.1029/2009GL037593", "abstract" : "[1] The Time Of Emergence (TOE) of 14 greenhouse gas (GHG) \u2010 forced precipitation change hotspots (PSPOTs) is identified from the CMIP3 multi\u2010model ensemble. The TOE is defined as the time in 21st century...", "author" : [ { "dropping-particle" : "", "family" : "Giorgi", "given" : "Filippo", "non-dropping-particle" : "", "parse-names" : false, "suffix" : "" }, { "dropping-particle" : "", "family" : "Bi", "given" : "Xunqiang", "non-dropping-particle" : "", "parse-names" : false, "suffix" : "" } ], "container-title" : "Geophysical Research Letters", "id" : "ITEM-1", "issue" : "6", "issued" : { "date-parts" : [ [ "2009", "3", "27" ] ] }, "page" : "653-656", "title" : "Time of emergence (TOE) of GHG-forced precipitation change hot-spots", "translator" : [ { "dropping-particle" : "", "family" : "H236", "given" : "", "non-dropping-particle" : "", "parse-names" : false, "suffix" : "" } ], "type" : "article-journal", "volume" : "36" }, "uris" : [ "http://www.mendeley.com/documents/?uuid=b9c812d5-323f-4a6f-a2b0-0f618b16985c" ] }, { "id" : "ITEM-2", "itemData" : { "DOI" : "10.1088/1748-9326/8/1/014004", "ISSN" : "1748-9326", "author" : [ { "dropping-particle" : "", "family" : "Maraun", "given" : "Douglas", "non-dropping-particle" : "", "parse-names" : false, "suffix" : "" } ], "container-title" : "Environmental Research Letters", "id" : "ITEM-2", "issue" : "1", "issued" : { "date-parts" : [ [ "2013", "3", "1" ] ] }, "page" : "014004", "title" : "When will trends in European mean and heavy daily precipitation emerge?", "translator" : [ { "dropping-particle" : "", "family" : "H4617", "given" : "", "non-dropping-particle" : "", "parse-names" : false, "suffix" : "" } ], "type" : "article-journal", "volume" : "8" }, "uris" : [ "http://www.mendeley.com/documents/?uuid=e6af79b4-e998-4103-bf02-76aff6d4f451" ] } ], "mendeley" : { "formattedCitation" : "(Giorgi and Bi, 2009; Maraun, 2013)", "manualFormatting" : "(Giorgi and Bi, 2009; Maraun, 2013)", "plainTextFormattedCitation" : "(Giorgi and Bi, 2009; Maraun, 2013)", "previouslyFormattedCitation" : "(Giorgi and Bi, 2009; Maraun, 2013)" }, "properties" : { "noteIndex" : 0 }, "schema" : "https://github.com/citation-style-language/schema/raw/master/csl-citation.json" }</w:instrText>
      </w:r>
      <w:r>
        <w:rPr>
          <w:rFonts w:cs="Times New Roman"/>
        </w:rPr>
        <w:fldChar w:fldCharType="separate"/>
      </w:r>
      <w:ins w:id="3563" w:author="Robin Matthews" w:date="2021-05-18T16:03:00Z">
        <w:r w:rsidR="00602365">
          <w:rPr>
            <w:rFonts w:cs="Times New Roman"/>
            <w:noProof/>
            <w:lang w:val="en-GB"/>
          </w:rPr>
          <w:t>(Giorgi and Bi, 2009; Maraun, 2013)</w:t>
        </w:r>
      </w:ins>
      <w:del w:id="3564" w:author="Robin Matthews" w:date="2021-05-18T16:03:00Z">
        <w:r w:rsidRPr="00C421D6" w:rsidDel="00602365">
          <w:rPr>
            <w:rFonts w:cs="Times New Roman"/>
            <w:noProof/>
            <w:lang w:val="en-GB"/>
          </w:rPr>
          <w:delText>(Giorgi and Bi, 2009; Maraun, 2013)</w:delText>
        </w:r>
      </w:del>
      <w:r>
        <w:rPr>
          <w:rFonts w:cs="Times New Roman"/>
        </w:rPr>
        <w:fldChar w:fldCharType="end"/>
      </w:r>
      <w:r w:rsidRPr="00C421D6">
        <w:rPr>
          <w:rFonts w:cs="Times New Roman"/>
          <w:lang w:val="en-GB"/>
        </w:rPr>
        <w:t xml:space="preserve">, drought </w:t>
      </w:r>
      <w:r>
        <w:rPr>
          <w:rFonts w:cs="Times New Roman"/>
        </w:rPr>
        <w:fldChar w:fldCharType="begin" w:fldLock="1"/>
      </w:r>
      <w:r w:rsidR="00E81B0B">
        <w:rPr>
          <w:rFonts w:cs="Times New Roman"/>
          <w:lang w:val="en-GB"/>
        </w:rPr>
        <w:instrText>ADDIN CSL_CITATION { "citationItems" : [ { "id" : "ITEM-1", "itemData" : { "DOI" : "10.5194/hess-17-1765-2013", "ISSN" : "1607-7938", "abstract" : "&lt;p&gt;&lt;p&gt;&lt;strong&gt;Abstract.&lt;/strong&gt; Recent years have seen a number of severe droughts in different regions around the world, causing agricultural and economic losses, famines and migration. Despite their devastating consequences, the Standardised Precipitation Index (SPI) of these events lies within the general range of observation-based SPI time series and simulations from the 5th phase of the Coupled Model Intercomparison Project (CMIP5). In terms of magnitude, regional trends of SPI over the last decades remain mostly inconclusive in observation-based datasets and CMIP5 simulations, but Soil Moisture Anomalies (SMAs) in CMIP5 simulations hint at increased drought in a few regions (e.g., the Mediterranean, Central America/Mexico, the Amazon, North-East Brazil and South Africa). Also for the future, projections of changes in the magnitude of meteorological (SPI) and soil moisture (SMA) drought in CMIP5 display large spreads over all time frames, generally impeding trend detection. However, projections of changes in the frequencies of future drought events display more robust signal-to-noise ratios, with detectable trends towards more frequent drought before the end of the 21st century in the Mediterranean, South Africa and Central America/Mexico. Other present-day hot spots are projected to become less drought-prone, or display non-significant changes in drought occurrence. A separation of different sources of uncertainty in projections of meteorological and soil moisture drought reveals that for the near term, internal climate variability is the dominant source, while the formulation of Global Climate Models (GCMs) generally becomes the dominant source of spread by the end of the 21st century, especially for soil moisture drought. In comparison, the uncertainty from Green-House Gas (GHG) concentrations scenarios is negligible for most regions. These findings stand in contrast to respective analyses for a heat wave index, for which GHG concentrations scenarios constitute the main source of uncertainty. Our results highlight the inherent difficulty of drought quantification and the considerable likelihood range of drought projections, but also indicate regions where drought is consistently found to increase. In other regions, wide likelihood range should not be equated with low drought risk, since potential scenarios include large drought increases in key agricultural and ecosystem regions.&lt;/p&gt;&lt;/p&gt;", "author" : [ { "dropping-particle" : "", "family" : "Orlowsky", "given" : "B.", "non-dropping-particle" : "", "parse-names" : false, "suffix" : "" }, { "dropping-particle" : "", "family" : "Seneviratne", "given" : "S. I.", "non-dropping-particle" : "", "parse-names" : false, "suffix" : "" } ], "container-title" : "Hydrology and Earth System Sciences", "id" : "ITEM-1", "issue" : "5", "issued" : { "date-parts" : [ [ "2013", "5", "7" ] ] }, "page" : "1765-1781", "title" : "Elusive drought: uncertainty in observed trends and short- and long-term CMIP5 projections", "translator" : [ { "dropping-particle" : "", "family" : "H3274", "given" : "", "non-dropping-particle" : "", "parse-names" : false, "suffix" : "" } ], "type" : "article-journal", "volume" : "17" }, "uris" : [ "http://www.mendeley.com/documents/?uuid=17f0137d-e8b5-32f6-919e-99c40c6d0b1a" ] } ], "mendeley" : { "formattedCitation" : "(Orlowsky and Seneviratne, 2013)", "manualFormatting" : "(Orlowsky and Seneviratne, 2013)", "plainTextFormattedCitation" : "(Orlowsky and Seneviratne, 2013)", "previouslyFormattedCitation" : "(Orlowsky and Seneviratne, 2013)" }, "properties" : { "noteIndex" : 0 }, "schema" : "https://github.com/citation-style-language/schema/raw/master/csl-citation.json" }</w:instrText>
      </w:r>
      <w:r>
        <w:rPr>
          <w:rFonts w:cs="Times New Roman"/>
        </w:rPr>
        <w:fldChar w:fldCharType="separate"/>
      </w:r>
      <w:ins w:id="3565" w:author="Robin Matthews" w:date="2021-05-18T16:03:00Z">
        <w:r w:rsidR="00602365">
          <w:rPr>
            <w:rFonts w:cs="Times New Roman"/>
            <w:noProof/>
          </w:rPr>
          <w:t>(Orlowsky and Seneviratne, 2013)</w:t>
        </w:r>
      </w:ins>
      <w:del w:id="3566" w:author="Robin Matthews" w:date="2021-05-18T16:03:00Z">
        <w:r w:rsidRPr="00CB577C" w:rsidDel="00602365">
          <w:rPr>
            <w:rFonts w:cs="Times New Roman"/>
            <w:noProof/>
          </w:rPr>
          <w:delText>(Orlowsky and</w:delText>
        </w:r>
        <w:r w:rsidDel="00602365">
          <w:rPr>
            <w:rFonts w:cs="Times New Roman"/>
            <w:noProof/>
          </w:rPr>
          <w:delText xml:space="preserve"> </w:delText>
        </w:r>
        <w:r w:rsidRPr="00CB577C" w:rsidDel="00602365">
          <w:rPr>
            <w:rFonts w:cs="Times New Roman"/>
            <w:noProof/>
          </w:rPr>
          <w:delText>Seneviratne, 2013)</w:delText>
        </w:r>
      </w:del>
      <w:r>
        <w:rPr>
          <w:rFonts w:cs="Times New Roman"/>
        </w:rPr>
        <w:fldChar w:fldCharType="end"/>
      </w:r>
      <w:r>
        <w:rPr>
          <w:rFonts w:cs="Times New Roman"/>
        </w:rPr>
        <w:t xml:space="preserve">, </w:t>
      </w:r>
      <w:commentRangeStart w:id="3567"/>
      <w:r w:rsidRPr="003D7ED2">
        <w:rPr>
          <w:rFonts w:cs="Times New Roman"/>
        </w:rPr>
        <w:t>extremes</w:t>
      </w:r>
      <w:commentRangeEnd w:id="3567"/>
      <w:r w:rsidR="005E5137">
        <w:rPr>
          <w:rStyle w:val="CommentReference"/>
        </w:rPr>
        <w:commentReference w:id="3567"/>
      </w:r>
      <w:r w:rsidRPr="003D7ED2">
        <w:rPr>
          <w:rFonts w:cs="Times New Roman"/>
        </w:rPr>
        <w:t xml:space="preserve"> </w:t>
      </w:r>
      <w:r w:rsidRPr="003D7ED2">
        <w:rPr>
          <w:rFonts w:cs="Times New Roman"/>
        </w:rPr>
        <w:fldChar w:fldCharType="begin" w:fldLock="1"/>
      </w:r>
      <w:r w:rsidR="00E81B0B">
        <w:rPr>
          <w:rFonts w:cs="Times New Roman"/>
        </w:rPr>
        <w:instrText>ADDIN CSL_CITATION { "citationItems" : [ { "id" : "ITEM-1", "itemData" : { "DOI" : "10.1007/s10584-011-0112-y", "ISSN" : "0165-0009", "author" : [ { "dropping-particle" : "", "family" : "Diffenbaugh", "given" : "Noah S.", "non-dropping-particle" : "", "parse-names" : false, "suffix" : "" }, { "dropping-particle" : "", "family" : "Scherer", "given" : "Martin", "non-dropping-particle" : "", "parse-names" : false, "suffix" : "" } ], "container-title" : "Climatic Change", "id" : "ITEM-1", "issue" : "3-4", "issued" : { "date-parts" : [ [ "2011", "8", "7" ] ] }, "page" : "615-624", "title" : "Observational and model evidence of global emergence of permanent, unprecedented heat in the 20th and 21st centuries", "translator" : [ { "dropping-particle" : "", "family" : "H3779", "given" : "", "non-dropping-particle" : "", "parse-names" : false, "suffix" : "" } ], "type" : "article-journal", "volume" : "107" }, "uris" : [ "http://www.mendeley.com/documents/?uuid=3553c609-343f-4bd7-b482-77074245da0c" ] }, { "id" : "ITEM-2", "itemData" : { "DOI" : "10.1002/2014GL062018", "ISSN" : "00948276", "author" : [ { "dropping-particle" : "", "family" : "Fischer", "given" : "E. M.", "non-dropping-particle" : "", "parse-names" : false, "suffix" : "" }, { "dropping-particle" : "", "family" : "Sedl\u00e1\u010dek", "given" : "J.", "non-dropping-particle" : "", "parse-names" : false, "suffix" : "" }, { "dropping-particle" : "", "family" : "Hawkins", "given" : "E.", "non-dropping-particle" : "", "parse-names" : false, "suffix" : "" }, { "dropping-particle" : "", "family" : "Knutti", "given" : "R.", "non-dropping-particle" : "", "parse-names" : false, "suffix" : "" } ], "container-title" : "Geophysical Research Letters", "id" : "ITEM-2", "issue" : "23", "issued" : { "date-parts" : [ [ "2014", "12", "16" ] ] }, "page" : "8554-8562", "title" : "Models agree on forced response pattern of precipitation and temperature extremes", "translator" : [ { "dropping-particle" : "", "family" : "H3086", "given" : "", "non-dropping-particle" : "", "parse-names" : false, "suffix" : "" } ], "type" : "article-journal", "volume" : "41" }, "uris" : [ "http://www.mendeley.com/documents/?uuid=5a562d49-36cd-32b5-a464-f1b23cc219c7" ] }, { "id" : "ITEM-3", "itemData" : { "DOI" : "10.1088/1748-9326/10/9/094015", "ISSN" : "17489326", "abstract" : "Determining the time of emergence of climates altered from their natural state by anthropogenic influences can help inform the development of adaptation and mitigation strategies to climate change. Previous studies have examined the time of emergence of climate averages. However, at the global scale, the emergence of changes in extreme events, which have the greatest societal impacts, has not been investigated before. Based on state-of-the-art climate models, we show that temperature extremes generally emerge slightly later from their quasi-natural climate state than seasonal means, due to greater variability in extremes. Nevertheless, according to model evidence, both hot and cold extremes have already emerged across many areas. Remarkably, even precipitation extremes that have very large variability are projected to emerge in the coming decades in Northern Hemisphere winters associated with a wettening trend. Based on our findings we expect local temperature and precipitation extremes to already differ significantly from their previous quasi-natural state at many locations or to do so in the near future. Our findings have implications for climate impacts and detection and attribution studies assessing observed changes in regional climate extremes by showing whether they will likely find a fingerprint of anthropogenic climate change.", "author" : [ { "dropping-particle" : "", "family" : "King", "given" : "Andrew D.", "non-dropping-particle" : "", "parse-names" : false, "suffix" : "" }, { "dropping-particle" : "", "family" : "Donat", "given" : "Markus G.", "non-dropping-particle" : "", "parse-names" : false, "suffix" : "" }, { "dropping-particle" : "", "family" : "Fischer", "given" : "Erich M.", "non-dropping-particle" : "", "parse-names" : false, "suffix" : "" }, { "dropping-particle" : "", "family" : "Hawkins", "given" : "Ed", "non-dropping-particle" : "", "parse-names" : false, "suffix" : "" }, { "dropping-particle" : "V.", "family" : "Alexander", "given" : "Lisa", "non-dropping-particle" : "", "parse-names" : false, "suffix" : "" }, { "dropping-particle" : "", "family" : "Karoly", "given" : "David J.", "non-dropping-particle" : "", "parse-names" : false, "suffix" : "" }, { "dropping-particle" : "", "family" : "Dittus", "given" : "Andrea J.", "non-dropping-particle" : "", "parse-names" : false, "suffix" : "" }, { "dropping-particle" : "", "family" : "Lewis", "given" : "Sophie C.", "non-dropping-particle" : "", "parse-names" : false, "suffix" : "" }, { "dropping-particle" : "", "family" : "Perkins", "given" : "Sarah E.", "non-dropping-particle" : "", "parse-names" : false, "suffix" : "" } ], "container-title" : "Environmental Research Letters", "id" : "ITEM-3", "issue" : "9", "issued" : { "date-parts" : [ [ "2015", "9", "1" ] ] }, "page" : "094015", "title" : "The timing of anthropogenic emergence in simulated climate extremes", "translator" : [ { "dropping-particle" : "", "family" : "H3564", "given" : "", "non-dropping-particle" : "", "parse-names" : false, "suffix" : "" } ], "type" : "article-journal", "volume" : "10" }, "uris" : [ "http://www.mendeley.com/documents/?uuid=0f5abb85-a6ad-3602-9239-7b5409214e44" ] }, { "id" : "ITEM-4", "itemData" : { "DOI" : "10.1038/s41558-020-0729-9", "ISSN" : "1758-</w:instrText>
      </w:r>
      <w:r w:rsidR="00E81B0B" w:rsidRPr="00A1237E">
        <w:rPr>
          <w:rFonts w:cs="Times New Roman"/>
          <w:lang w:val="en-US"/>
        </w:rPr>
        <w:instrText>678X", "author" : [ { "dropping-particle" : "", "family" : "Schleussner", "given" : "Carl-Friedrich", "non-dropping-particle" : "", "parse-names" : false, "suffix" : "" }, { "dropping-particle" : "", "family" : "Fyson", "given" : "Claire L.", "non-dropping-particle" : "", "parse-names" : false, "suffix" : "" } ], "container-title" : "Nature Climate Change", "id" : "ITEM-4", "issue" : "4", "issued" : { "date-parts" : [ [ "2020", "4", "9" ] ] }, "page" : "272-272", "title" : "Scenarios science needed in UNFCCC periodic review", "translator" : [ { "dropping-particle" : "", "family" : "H4266", "given" : "", "non-dropping-particle" : "", "parse-names" : false, "suffix" : "" } ], "type" : "article-journal", "volume" : "10" }, "uris" : [ "http://www.mendeley.com/documents/?uuid=add83d12-0f24-4395-9898-eb423e717bdf" ] } ], "mendeley" : { "formattedCitation" : "(Diffenbaugh and Scherer, 2011; Fischer et al., 2014; King et al., 2015; Schleussner and Fyson, 2020)", "manualFormatting" : "(Diffenbaugh and Scherer, 2011; Fischer et al., 2014; King et al., 2015; Schleussner and Fyson, 2020)", "plainTextFormattedCitation" : "(Diffenbaugh and Scherer, 2011; Fischer et al., 2014; King et al., 2015; Schleussner and Fyson, 2020)", "previouslyFormattedCitation" : "(Diffenbaugh and Scherer, 2011; Fischer et al., 2014; King et al., 2015; Schleussner and Fyson, 2020)" }, "properties" : { "noteIndex" : 0 }, "schema" : "https://github.com/citation-style-language/schema/raw/master/csl-citation.json" }</w:instrText>
      </w:r>
      <w:r w:rsidRPr="003D7ED2">
        <w:rPr>
          <w:rFonts w:cs="Times New Roman"/>
        </w:rPr>
        <w:fldChar w:fldCharType="separate"/>
      </w:r>
      <w:ins w:id="3568" w:author="Robin Matthews" w:date="2021-05-18T16:03:00Z">
        <w:r w:rsidR="00602365">
          <w:rPr>
            <w:rFonts w:cs="Times New Roman"/>
            <w:noProof/>
            <w:lang w:val="en-US"/>
          </w:rPr>
          <w:t>(Diffenbaugh and Scherer, 2011; Fischer et al., 2014; King et al., 2015; Schleussner and Fyson, 2020)</w:t>
        </w:r>
      </w:ins>
      <w:del w:id="3569" w:author="Robin Matthews" w:date="2021-05-18T16:03:00Z">
        <w:r w:rsidRPr="00E35E42" w:rsidDel="00602365">
          <w:rPr>
            <w:rFonts w:cs="Times New Roman"/>
            <w:noProof/>
            <w:lang w:val="en-US"/>
          </w:rPr>
          <w:delText>(Diffenbaugh and Scherer, 2011; Fischer et al., 2014; King et al., 2015; Schleussner and Fyson, 2020)</w:delText>
        </w:r>
      </w:del>
      <w:r w:rsidRPr="003D7ED2">
        <w:rPr>
          <w:rFonts w:cs="Times New Roman"/>
        </w:rPr>
        <w:fldChar w:fldCharType="end"/>
      </w:r>
      <w:r w:rsidRPr="00E35E42">
        <w:rPr>
          <w:rFonts w:cs="Times New Roman"/>
          <w:lang w:val="en-US"/>
        </w:rPr>
        <w:t xml:space="preserve">, and regional sea level change </w:t>
      </w:r>
      <w:r w:rsidRPr="003D7ED2">
        <w:rPr>
          <w:rFonts w:cs="Times New Roman"/>
        </w:rPr>
        <w:fldChar w:fldCharType="begin" w:fldLock="1"/>
      </w:r>
      <w:r w:rsidR="00A94565">
        <w:rPr>
          <w:rFonts w:cs="Times New Roman"/>
          <w:lang w:val="en-US"/>
        </w:rPr>
        <w:instrText>ADDIN CSL_CITATION { "citationItems" : [ { "id" : "ITEM-1", "itemData" : { "DOI" : "10.1038/nclimate2397", "ISSN" : "1758-678X", "abstract" : "Determining the time when the climate change signal from increasing greenhouse gases exceeds and thus emerges from natural climate variability (referred to as the time of emergence, ToE) is an important climate change issue(1). Previous ToE studies were mainly focused on atmospheric variables(2-7). Here, based on three regional sea-level projection products available to 2100, which have increasing complexity in terms of included processes, we estimate the ToE for sea-level changes relative to the reference period 1986-2005. The dynamic sea level derived from ocean density and circulation changes alone leads to emergence over only limited regions. By adding the global-ocean thermal expansion effect, 50% of the ocean area will show emergence with rising sea level by the early-to-middle 2040s. Including additional contributions from land ice mass loss, land water storage change and glacial isostatic adjustment generally enhances the signal of regional sea-level rise (except in some regions with decreasing total sea levels), which leads to emergence over more than 50% of the ocean area by 2020. The ToE for total sea level is substantially earlier than that for surface air temperature and exhibits little dependence on the emission scenarios, which means that our society will face detectable sea-level change and its potential impacts earlier than surface air warming.", "author" : [ { "dropping-particle" : "", "family" : "Lyu", "given" : "Kewei", "non-dropping-particle" : "", "parse-names" : false, "suffix" : "" }, { "dropping-particle" : "", "family" : "Zhang", "given" : "Xuebin", "non-dropping-particle" : "", "parse-names" : false, "suffix" : "" }, { "dropping-particle" : "", "family" : "Church", "given" : "John A", "non-dropping-particle" : "", "parse-names" : false, "suffix" : "" }, { "dropping-particle" : "", "family" : "Slangen", "given" : "Aim\u00e9e B A", "non-dropping-particle" : "", "parse-names" : false, "suffix" : "" }, { "dropping-particle" : "", "family" : "Hu", "given" : "Jianyu", "non-dropping-particle" : "", "parse-names" : false, "suffix" : "" } ], "container-title" : "Nature Climate Change", "id" : "ITEM-1", "issue" : "11", "issued" : { "date-parts" : [ [ "2014", "11", "12" ] ] }, "page" : "1006-1010", "title" : "Time of emergence for regional sea-level change", "translator" : [ { "dropping-particle" : "", "family" : "H3377", "given" : "", "non-dropping-particle" : "", "parse-names" : false, "suffix" : "" } ], "type" : "article-journal", "volume" : "4" }, "uris" : [ "http://www.mendeley.com/documents/?uuid=10a818e0-b95b-4ae1-91e4-181209b1bb35" ] } ], "mendeley" : { "formattedCitation" : "(Lyu et al., 2014)", "plainTextFormattedCitation" : "(Lyu et al., 2014)", "previouslyFormattedCitation" : "(Lyu et al., 2014)" }, "properties" : { "noteIndex" : 0 }, "schema" : "https://github.com/citation-style-language/schema/raw/master/csl-citation.json" }</w:instrText>
      </w:r>
      <w:r w:rsidRPr="003D7ED2">
        <w:rPr>
          <w:rFonts w:cs="Times New Roman"/>
        </w:rPr>
        <w:fldChar w:fldCharType="separate"/>
      </w:r>
      <w:ins w:id="3570" w:author="Robin Matthews" w:date="2021-05-18T16:03:00Z">
        <w:r w:rsidR="00602365">
          <w:rPr>
            <w:rFonts w:cs="Times New Roman"/>
            <w:noProof/>
            <w:lang w:val="en-US"/>
          </w:rPr>
          <w:t>(Lyu et al., 2014)</w:t>
        </w:r>
      </w:ins>
      <w:del w:id="3571" w:author="Robin Matthews" w:date="2021-05-18T16:03:00Z">
        <w:r w:rsidRPr="00E35E42" w:rsidDel="00602365">
          <w:rPr>
            <w:rFonts w:cs="Times New Roman"/>
            <w:noProof/>
            <w:lang w:val="en-US"/>
          </w:rPr>
          <w:delText>(Lyu et al., 2014)</w:delText>
        </w:r>
      </w:del>
      <w:r w:rsidRPr="003D7ED2">
        <w:rPr>
          <w:rFonts w:cs="Times New Roman"/>
        </w:rPr>
        <w:fldChar w:fldCharType="end"/>
      </w:r>
      <w:r w:rsidRPr="00E35E42">
        <w:rPr>
          <w:rFonts w:cs="Times New Roman"/>
          <w:lang w:val="en-US"/>
        </w:rPr>
        <w:t xml:space="preserve">. </w:t>
      </w:r>
      <w:r w:rsidRPr="00C421D6">
        <w:rPr>
          <w:rFonts w:cs="Times New Roman"/>
          <w:lang w:val="en-GB"/>
        </w:rPr>
        <w:t xml:space="preserve">The concept has also been applied to climate change impacts such as effects on crop growing regions </w:t>
      </w:r>
      <w:r w:rsidRPr="003D7ED2">
        <w:rPr>
          <w:rFonts w:cs="Times New Roman"/>
        </w:rPr>
        <w:fldChar w:fldCharType="begin" w:fldLock="1"/>
      </w:r>
      <w:r w:rsidR="00E81B0B">
        <w:rPr>
          <w:rFonts w:cs="Times New Roman"/>
          <w:lang w:val="en-GB"/>
        </w:rPr>
        <w:instrText>ADDIN CSL_CITATION { "citationItems" : [ { "id" : "ITEM-1", "itemData" : { "DOI" : "10.1073/pnas.1811463116", "ISSN" : "0027-8424", "abstract" : "&lt;p&gt;A warming climate will affect regional precipitation and hence food supply. However, only a few regions around the world are currently undergoing precipitation changes that can be attributed to climate change. Knowing when such changes are projected to emerge outside natural variability\u2014the time of emergence (TOE)\u2014is critical for taking effective adaptation measures. Using ensemble climate projections, we determine the TOE of regional precipitation changes globally and in particular for the growing areas of four major crops. We find relatively early (&amp;lt;2040) emergence of precipitation trends for all four crops. Reduced (increased) precipitation trends encompass 1\u201314% (3\u201331%) of global production of maize, wheat, rice, and soybean. Comparing results for RCP8.5 and RCP2.6 clearly shows that emissions compatible with the Paris Agreement result in far less cropped land experiencing novel climates. However, the existence of a TOE, even under the lowest emission scenario, and a small probability for early emergence emphasize the urgent need for adaptation measures. We also show how both the urgency of adaptation and the extent of mitigation vary geographically.&lt;/p&gt;", "author" : [ { "dropping-particle" : "", "family" : "Rojas", "given" : "Maisa", "non-dropping-particle" : "", "parse-names" : false, "suffix" : "" }, { "dropping-particle" : "", "family" : "Lambert", "given" : "Fabrice", "non-dropping-particle" : "", "parse-names" : false, "suffix" : "" }, { "dropping-particle" : "", "family" : "Ramirez-Villegas", "given" : "Julian", "non-dropping-particle" : "", "parse-names" : false, "suffix" : "" }, { "dropping-particle" : "", "family" : "Challinor", "given" : "Andrew J.", "non-dropping-particle" : "", "parse-names" : false, "suffix" : "" } ], "container-title" : "Proceedings of the National Academy of Sciences", "id" : "ITEM-1", "issue" : "14", "issued" : { "date-parts" : [ [ "2019", "4", "2" ] ] }, "page" : "6673-6678", "title" : "Emergence of robust precipitation changes across crop production areas in the 21st century", "translator" : [ { "dropping-particle" : "", "family" : "H3376", "given" : "", "non-dropping-particle" : "", "parse-names" : false, "suffix" : "" } ], "type" : "article-journal", "volume" : "116" }, "uris" : [ "http://www.mendeley.com/documents/?uuid=dd5de9d5-f415-3d0a-850c-9d684f6a3e02" ] } ], "mendeley" : { "formattedCitation" : "(Rojas et al., 2019)", "plainTextFormattedCitation" : "(Rojas et al., 2019)", "previouslyFormattedCitation" : "(Rojas et al., 2019)" }, "properties" : { "noteIndex" : 0 }, "schema" : "https://github.com/citation-style-language/schema/raw/master/csl-citation.json" }</w:instrText>
      </w:r>
      <w:r w:rsidRPr="003D7ED2">
        <w:rPr>
          <w:rFonts w:cs="Times New Roman"/>
        </w:rPr>
        <w:fldChar w:fldCharType="separate"/>
      </w:r>
      <w:ins w:id="3572" w:author="Robin Matthews" w:date="2021-05-18T16:03:00Z">
        <w:r w:rsidR="00602365">
          <w:rPr>
            <w:rFonts w:cs="Times New Roman"/>
            <w:noProof/>
            <w:lang w:val="en-GB"/>
          </w:rPr>
          <w:t>(Rojas et al., 2019)</w:t>
        </w:r>
      </w:ins>
      <w:del w:id="3573" w:author="Robin Matthews" w:date="2021-05-18T16:03:00Z">
        <w:r w:rsidRPr="00C421D6" w:rsidDel="00602365">
          <w:rPr>
            <w:rFonts w:cs="Times New Roman"/>
            <w:noProof/>
            <w:lang w:val="en-GB"/>
          </w:rPr>
          <w:delText>(Rojas et al., 2019)</w:delText>
        </w:r>
      </w:del>
      <w:r w:rsidRPr="003D7ED2">
        <w:rPr>
          <w:rFonts w:cs="Times New Roman"/>
        </w:rPr>
        <w:fldChar w:fldCharType="end"/>
      </w:r>
      <w:r w:rsidRPr="00C421D6">
        <w:rPr>
          <w:rFonts w:cs="Times New Roman"/>
          <w:lang w:val="en-GB"/>
        </w:rPr>
        <w:t>. In AR6, the emergence of oceanic signals such as regional sea level change and changes in water mass properties is assessed in Chapter 9 (Section 9.6.1.4</w:t>
      </w:r>
      <w:del w:id="3574" w:author="Ian Blenkinsop" w:date="2021-07-06T12:44:00Z">
        <w:r w:rsidRPr="00C421D6" w:rsidDel="005E5137">
          <w:rPr>
            <w:rFonts w:cs="Times New Roman"/>
            <w:lang w:val="en-GB"/>
          </w:rPr>
          <w:delText xml:space="preserve">), </w:delText>
        </w:r>
      </w:del>
      <w:ins w:id="3575" w:author="Ian Blenkinsop" w:date="2021-07-06T12:44:00Z">
        <w:r w:rsidR="005E5137" w:rsidRPr="00C421D6">
          <w:rPr>
            <w:rFonts w:cs="Times New Roman"/>
            <w:lang w:val="en-GB"/>
          </w:rPr>
          <w:t>)</w:t>
        </w:r>
        <w:r w:rsidR="005E5137">
          <w:rPr>
            <w:rFonts w:cs="Times New Roman"/>
            <w:lang w:val="en-GB"/>
          </w:rPr>
          <w:t>;</w:t>
        </w:r>
        <w:r w:rsidR="005E5137" w:rsidRPr="00C421D6">
          <w:rPr>
            <w:rFonts w:cs="Times New Roman"/>
            <w:lang w:val="en-GB"/>
          </w:rPr>
          <w:t xml:space="preserve"> </w:t>
        </w:r>
      </w:ins>
      <w:r w:rsidRPr="00C421D6">
        <w:rPr>
          <w:rFonts w:cs="Times New Roman"/>
          <w:lang w:val="en-GB"/>
        </w:rPr>
        <w:t>emergence of future regional changes is asse</w:t>
      </w:r>
      <w:ins w:id="3576" w:author="Ian Blenkinsop" w:date="2021-07-06T12:44:00Z">
        <w:r w:rsidR="005E5137">
          <w:rPr>
            <w:rFonts w:cs="Times New Roman"/>
            <w:lang w:val="en-GB"/>
          </w:rPr>
          <w:t>sse</w:t>
        </w:r>
      </w:ins>
      <w:r w:rsidRPr="00C421D6">
        <w:rPr>
          <w:rFonts w:cs="Times New Roman"/>
          <w:lang w:val="en-GB"/>
        </w:rPr>
        <w:t>d in Chapter 10 (Section 10.4.3</w:t>
      </w:r>
      <w:del w:id="3577" w:author="Ian Blenkinsop" w:date="2021-07-06T12:44:00Z">
        <w:r w:rsidRPr="00C421D6" w:rsidDel="005E5137">
          <w:rPr>
            <w:rFonts w:cs="Times New Roman"/>
            <w:lang w:val="en-GB"/>
          </w:rPr>
          <w:delText xml:space="preserve">), </w:delText>
        </w:r>
      </w:del>
      <w:ins w:id="3578" w:author="Ian Blenkinsop" w:date="2021-07-06T12:44:00Z">
        <w:r w:rsidR="005E5137" w:rsidRPr="00C421D6">
          <w:rPr>
            <w:rFonts w:cs="Times New Roman"/>
            <w:lang w:val="en-GB"/>
          </w:rPr>
          <w:t>)</w:t>
        </w:r>
        <w:r w:rsidR="005E5137">
          <w:rPr>
            <w:rFonts w:cs="Times New Roman"/>
            <w:lang w:val="en-GB"/>
          </w:rPr>
          <w:t>;</w:t>
        </w:r>
        <w:r w:rsidR="005E5137" w:rsidRPr="00C421D6">
          <w:rPr>
            <w:rFonts w:cs="Times New Roman"/>
            <w:lang w:val="en-GB"/>
          </w:rPr>
          <w:t xml:space="preserve"> </w:t>
        </w:r>
      </w:ins>
      <w:r w:rsidRPr="00C421D6">
        <w:rPr>
          <w:rFonts w:cs="Times New Roman"/>
          <w:lang w:val="en-GB"/>
        </w:rPr>
        <w:t>the emergence of extremes as a function of global warming levels is assessed in Chapter 11 (Section 11.2.5)</w:t>
      </w:r>
      <w:ins w:id="3579" w:author="Ian Blenkinsop" w:date="2021-07-06T12:44:00Z">
        <w:r w:rsidR="005E5137">
          <w:rPr>
            <w:rFonts w:cs="Times New Roman"/>
            <w:lang w:val="en-GB"/>
          </w:rPr>
          <w:t>;</w:t>
        </w:r>
      </w:ins>
      <w:r w:rsidRPr="00C421D6">
        <w:rPr>
          <w:rFonts w:cs="Times New Roman"/>
          <w:lang w:val="en-GB"/>
        </w:rPr>
        <w:t xml:space="preserve"> and the emergence of climatic impact-drivers for AR6 regions and many climate variables is assessed in Chapter 12 (Section 12.5.2).</w:t>
      </w:r>
    </w:p>
    <w:p w14:paraId="795DE079" w14:textId="77777777" w:rsidR="00102875" w:rsidRPr="00C421D6" w:rsidRDefault="00102875" w:rsidP="00102875">
      <w:pPr>
        <w:pStyle w:val="AR6BodyText"/>
        <w:rPr>
          <w:rFonts w:cs="Times New Roman"/>
          <w:lang w:val="en-GB"/>
        </w:rPr>
      </w:pPr>
    </w:p>
    <w:p w14:paraId="5E7A5CD1" w14:textId="1F193B6F" w:rsidR="00102875" w:rsidRPr="00C421D6" w:rsidRDefault="00102875" w:rsidP="00BA355B">
      <w:pPr>
        <w:pStyle w:val="AR6BodyText"/>
        <w:rPr>
          <w:lang w:val="en-GB"/>
        </w:rPr>
      </w:pPr>
      <w:bookmarkStart w:id="3580" w:name="_Hlk66777424"/>
      <w:r w:rsidRPr="00AB5F6B">
        <w:rPr>
          <w:lang w:val="en-GB"/>
        </w:rPr>
        <w:t>Although</w:t>
      </w:r>
      <w:r w:rsidRPr="00C421D6">
        <w:rPr>
          <w:lang w:val="en-GB"/>
        </w:rPr>
        <w:t xml:space="preserve"> t</w:t>
      </w:r>
      <w:r w:rsidRPr="00AB5F6B">
        <w:rPr>
          <w:lang w:val="en-GB"/>
        </w:rPr>
        <w:t>he magnitude</w:t>
      </w:r>
      <w:r w:rsidRPr="00C421D6">
        <w:rPr>
          <w:lang w:val="en-GB"/>
        </w:rPr>
        <w:t xml:space="preserve"> of any change is important, regions which have a larger signal of change relative to the background variations will potentially face greater </w:t>
      </w:r>
      <w:r w:rsidRPr="00AB5F6B">
        <w:rPr>
          <w:lang w:val="en-GB"/>
        </w:rPr>
        <w:t>risks</w:t>
      </w:r>
      <w:r w:rsidRPr="00C421D6">
        <w:rPr>
          <w:lang w:val="en-GB"/>
        </w:rPr>
        <w:t xml:space="preserve"> than other regions</w:t>
      </w:r>
      <w:r w:rsidR="00C1752B">
        <w:rPr>
          <w:lang w:val="en-GB"/>
        </w:rPr>
        <w:t>,</w:t>
      </w:r>
      <w:r w:rsidRPr="00C421D6">
        <w:rPr>
          <w:lang w:val="en-GB"/>
        </w:rPr>
        <w:t xml:space="preserve"> as they will see unusual or </w:t>
      </w:r>
      <w:r w:rsidR="00AB5F6B">
        <w:rPr>
          <w:lang w:val="en-GB"/>
        </w:rPr>
        <w:t>novel</w:t>
      </w:r>
      <w:r w:rsidR="00AB5F6B" w:rsidRPr="00C421D6">
        <w:rPr>
          <w:lang w:val="en-GB"/>
        </w:rPr>
        <w:t xml:space="preserve"> </w:t>
      </w:r>
      <w:r w:rsidRPr="00C421D6">
        <w:rPr>
          <w:lang w:val="en-GB"/>
        </w:rPr>
        <w:t>climate</w:t>
      </w:r>
      <w:r w:rsidR="00AB5F6B">
        <w:rPr>
          <w:lang w:val="en-GB"/>
        </w:rPr>
        <w:t xml:space="preserve"> conditions</w:t>
      </w:r>
      <w:r w:rsidRPr="00C421D6">
        <w:rPr>
          <w:lang w:val="en-GB"/>
        </w:rPr>
        <w:t xml:space="preserve"> more quickly </w:t>
      </w:r>
      <w:r w:rsidRPr="003D7ED2">
        <w:fldChar w:fldCharType="begin" w:fldLock="1"/>
      </w:r>
      <w:r w:rsidR="00E81B0B">
        <w:rPr>
          <w:lang w:val="en-GB"/>
        </w:rPr>
        <w:instrText>ADDIN CSL_CITATION { "citationItems" : [ { "id" : "ITEM-1", "itemData" : { "DOI" : "10.1038/nclimate3297", "ISSN" : "1758-678X", "author" : [ { "dropping-particle" : "", "family" : "Frame", "given" : "Dave", "non-dropping-particle" : "", "parse-names" : false, "suffix" : "" }, { "dropping-particle" : "", "family" : "Joshi", "given" : "Manoj", "non-dropping-particle" : "", "parse-names" : false, "suffix" : "" }, { "dropping-particle" : "", "family" : "Hawkins", "given" : "Ed", "non-dropping-particle" : "", "parse-names" : false, "suffix" : "" }, { "dropping-particle" : "", "family" : "Harrington", "given" : "Luke J.", "non-dropping-particle" : "", "parse-names" : false, "suffix" : "" }, { "dropping-particle" : "", "family" : "Roiste", "given" : "Mairead", "non-dropping-particle" : "de", "parse-names" : false, "suffix" : "" } ], "container-title" : "Nature Climate Change", "id" : "ITEM-1", "issue" : "6", "issued" : { "date-parts" : [ [ "2017", "5", "22" ] ] }, "page" : "407", "publisher" : "Nature Publishing Group", "title" : "Population-based emergence of unfamiliar climates", "translator" : [ { "dropping-particle" : "", "family" : "H4131", "given" : "", "non-dropping-particle" : "", "parse-names" : false, "suffix" : "" } ], "type" : "article-journal", "volume" : "7" }, "uris" : [ "http://www.mendeley.com/documents/?uuid=15eb822a-e86e-4e32-bdd0-7d4141957785" ] } ], "mendeley" : { "formattedCitation" : "(Frame et al., 2017)", "plainTextFormattedCitation" : "(Frame et al., 2017)", "previouslyFormattedCitation" : "(Frame et al., 2017)" }, "properties" : { "noteIndex" : 0 }, "schema" : "https://github.com/citation-style-language/schema/raw/master/csl-citation.json" }</w:instrText>
      </w:r>
      <w:r w:rsidRPr="003D7ED2">
        <w:fldChar w:fldCharType="separate"/>
      </w:r>
      <w:ins w:id="3581" w:author="Robin Matthews" w:date="2021-05-18T16:03:00Z">
        <w:r w:rsidR="00602365">
          <w:rPr>
            <w:noProof/>
            <w:lang w:val="en-GB"/>
          </w:rPr>
          <w:t>(Frame et al., 2017)</w:t>
        </w:r>
      </w:ins>
      <w:del w:id="3582" w:author="Robin Matthews" w:date="2021-05-18T16:03:00Z">
        <w:r w:rsidRPr="00C421D6" w:rsidDel="00602365">
          <w:rPr>
            <w:noProof/>
            <w:lang w:val="en-GB"/>
          </w:rPr>
          <w:delText>(Frame et al., 2017)</w:delText>
        </w:r>
      </w:del>
      <w:r w:rsidRPr="003D7ED2">
        <w:fldChar w:fldCharType="end"/>
      </w:r>
      <w:r w:rsidRPr="00C421D6">
        <w:rPr>
          <w:lang w:val="en-GB"/>
        </w:rPr>
        <w:t xml:space="preserve">. As in Figure 1.14, the signal of temperature change is often smaller in tropical countries, but their lower amplitude of variability means they may </w:t>
      </w:r>
      <w:r w:rsidR="00AB5F6B">
        <w:rPr>
          <w:lang w:val="en-GB"/>
        </w:rPr>
        <w:t>experience</w:t>
      </w:r>
      <w:r w:rsidR="00AB5F6B" w:rsidRPr="00C421D6">
        <w:rPr>
          <w:lang w:val="en-GB"/>
        </w:rPr>
        <w:t xml:space="preserve"> </w:t>
      </w:r>
      <w:r w:rsidRPr="00C421D6">
        <w:rPr>
          <w:lang w:val="en-GB"/>
        </w:rPr>
        <w:t>the effects of climate change earlier than the mid-latitudes. In addition, these tropical countries are often among</w:t>
      </w:r>
      <w:del w:id="3583" w:author="Ian Blenkinsop" w:date="2021-07-06T12:45:00Z">
        <w:r w:rsidRPr="00C421D6" w:rsidDel="005E5137">
          <w:rPr>
            <w:lang w:val="en-GB"/>
          </w:rPr>
          <w:delText>st</w:delText>
        </w:r>
      </w:del>
      <w:r w:rsidRPr="00C421D6">
        <w:rPr>
          <w:lang w:val="en-GB"/>
        </w:rPr>
        <w:t xml:space="preserve"> the most exposed, due to large populations </w:t>
      </w:r>
      <w:r w:rsidRPr="003D7ED2">
        <w:fldChar w:fldCharType="begin" w:fldLock="1"/>
      </w:r>
      <w:r w:rsidR="00E81B0B">
        <w:rPr>
          <w:lang w:val="en-GB"/>
        </w:rPr>
        <w:instrText>ADDIN CSL_CITATION { "citationItems" : [ { "id" : "ITEM-1", "itemData" : { "DOI" : "10.1038/nclimate2660", "ISSN" : "1758-678X", "author" : [ { "dropping-particle" : "", "family" : "Lehner", "given" : "Flavio", "non-dropping-particle" : "", "parse-names" : false, "suffix" : "" }, { "dropping-particle" : "", "family" : "Stocker", "given" : "Thomas F.", "non-dropping-particle" : "", "parse-names" : false, "suffix" : "" } ], "container-title" : "Nature Climate Change", "id" : "ITEM-1", "issue" : "8", "issued" : { "date-parts" : [ [ "2015", "8", "24" ] ] }, "page" : "731-734", "title" : "From local perception to global perspective", "translator" : [ { "dropping-particle" : "", "family" : "H3781", "given" : "", "non-dropping-particle" : "", "parse-names" : false, "suffix" : "" } ], "type" : "article-journal", "volume" : "5" }, "uris" : [ "http://www.mendeley.com/documents/?uuid=7bb5d516-7df5-44c3-ac78-55af95575811" ] } ], "mendeley" : { "formattedCitation" : "(Lehner and Stocker, 2015)", "manualFormatting" : "(Lehner and Stocker, 2015)", "plainTextFormattedCitation" : "(Lehner and Stocker, 2015)", "previouslyFormattedCitation" : "(Lehner and Stocker, 2015)" }, "properties" : { "noteIndex" : 0 }, "schema" : "https://github.com/citation-style-language/schema/raw/master/csl-citation.json" }</w:instrText>
      </w:r>
      <w:r w:rsidRPr="003D7ED2">
        <w:fldChar w:fldCharType="separate"/>
      </w:r>
      <w:ins w:id="3584" w:author="Robin Matthews" w:date="2021-05-18T16:03:00Z">
        <w:r w:rsidR="00602365">
          <w:rPr>
            <w:noProof/>
            <w:lang w:val="en-GB"/>
          </w:rPr>
          <w:t>(Lehner and Stocker, 2015)</w:t>
        </w:r>
      </w:ins>
      <w:del w:id="3585" w:author="Robin Matthews" w:date="2021-05-18T16:03:00Z">
        <w:r w:rsidRPr="00C421D6" w:rsidDel="00602365">
          <w:rPr>
            <w:noProof/>
            <w:lang w:val="en-GB"/>
          </w:rPr>
          <w:delText>(Lehner and Stocker, 2015)</w:delText>
        </w:r>
      </w:del>
      <w:r w:rsidRPr="003D7ED2">
        <w:fldChar w:fldCharType="end"/>
      </w:r>
      <w:r w:rsidRPr="00C421D6">
        <w:rPr>
          <w:lang w:val="en-GB"/>
        </w:rPr>
        <w:t xml:space="preserve">, </w:t>
      </w:r>
      <w:commentRangeStart w:id="3586"/>
      <w:r w:rsidRPr="00C421D6">
        <w:rPr>
          <w:lang w:val="en-GB"/>
        </w:rPr>
        <w:t>and often more vulnerable</w:t>
      </w:r>
      <w:commentRangeEnd w:id="3586"/>
      <w:r w:rsidR="00F33FC5">
        <w:rPr>
          <w:rStyle w:val="CommentReference"/>
        </w:rPr>
        <w:commentReference w:id="3586"/>
      </w:r>
      <w:r w:rsidRPr="00C421D6">
        <w:rPr>
          <w:lang w:val="en-GB"/>
        </w:rPr>
        <w:t xml:space="preserve"> </w:t>
      </w:r>
      <w:r w:rsidRPr="003D7ED2">
        <w:fldChar w:fldCharType="begin" w:fldLock="1"/>
      </w:r>
      <w:r w:rsidR="00E81B0B">
        <w:rPr>
          <w:lang w:val="en-GB"/>
        </w:rPr>
        <w:instrText>ADDIN CSL_CITATION { "citationItems" : [ { "id" : "ITEM-1", "itemData" : { "DOI" : "10.1088/1748-9326/11/5/055007", "ISSN" : "1748-9326", "abstract" : "Understanding how the emergence of the anthropogenic warming signal from the noise of internal variability translates to changes in extreme event occurrence is of crucial societal importance. By utilising simulations of cumulative carbon dioxide (CO 2 ) emissions and temperature changes from eleven earth system models, we demonstrate that the inherently lower internal variability found at tropical latitudes results in large increases in the frequency of extreme daily temperatures (exceedances of the 99.9th percentile derived from pre-industrial climate simulations) occurring much earlier than for mid-to-high latitude regions. Most of the world\u2019s poorest people live at low latitudes, when considering 2010 GDP-PPP per capita; conversely the wealthiest population quintile disproportionately inhabit more variable mid-latitude climates. Consequently, the fraction of the global population in the lowest socio-economic quintile is exposed to substantially more frequent daily temperature extremes after much lower increases in both mean global warming and cumulative CO 2 emissions.", "author" : [ { "dropping-particle" : "", "family" : "Harrington", "given" : "Luke J", "non-dropping-particle" : "", "parse-names" : false, "suffix" : "" }, { "dropping-particle" : "", "family" : "Frame", "given" : "David J", "non-dropping-particle" : "", "parse-names" : false, "suffix" : "" }, { "dropping-particle" : "", "family" : "Fischer", "given" : "Erich M", "non-dropping-particle" : "", "parse-names" : false, "suffix" : "" }, { "dropping-particle" : "", "family" : "Hawkins", "given" : "Ed", "non-dropping-particle" : "", "parse-names" : false, "suffix" : "" }, { "dropping-particle" : "", "family" : "Joshi", "given" : "Manoj", "non-dropping-particle" : "", "parse-names" : false, "suffix" : "" }, { "dropping-particle" : "", "family" : "Jones", "given" : "Chris D", "non-dropping-particle" : "", "parse-names" : false, "suffix" : "" } ], "container-title" : "Environmental Research Letters", "id" : "ITEM-1", "issue" : "5", "issued" : { "date-parts" : [ [ "2016", "5", "1" ] ] }, "page" : "055007", "title" : "Poorest countries experience earlier anthropogenic emergence of daily temperature extremes", "translator" : [ { "dropping-particle" : "", "family" : "H2665", "given" : "", "non-dropping-particle" : "", "parse-names" : false, "suffix" : "" } ], "type" : "article-journal", "volume" : "11" }, "uris" : [ "http://www.mendeley.com/documents/?uuid=6ca5a349-4276-4c75-902c-2af6b18b6ae8" ] }, { "id" : "ITEM-2", "itemData" : { "DOI" : "10.1038/s41467-018-08070-4", "ISSN" : "2041-1723", "author" : [ { "dropping-particle" : "", "family" : "Russo", "given" : "Simone", "non-dropping-particle" : "", "parse-names" : false, "suffix" : "" }, { "dropping-particle" : "", "family" : "Sillmann", "given" : "Jana", "non-dropping-particle" : "", "parse-names" : false, "suffix" : "" }, { "dropping-particle" : "", "family" : "Sippel", "given" : "Sebastian", "non-dropping-particle" : "", "parse-names" : false, "suffix" : "" }, { "dropping-particle" : "", "family" : "Barcikowska", "given" : "Monika J.", "non-dropping-particle" : "", "parse-names" : false, "suffix" : "" }, { "dropping-particle" : "", "family" : "Ghisetti", "given" : "Claudia", "non-dropping-particle" : "", "parse-names" : false, "suffix" : "" }, { "dropping-particle" : "", "family" : "Smid", "given" : "Marek", "non-dropping-particle" : "", "parse-names" : false, "suffix" : "" }, { "dropping-particle" : "", "family" : "O\u2019Neill", "given" : "Brian", "non-dropping-particle" : "", "parse-names" : false, "suffix" : "" } ], "container-title" : "Nature Communications", "id" : "ITEM-2", "issue" : "1", "issued" : { "date-parts" : [ [ "2019", "12", "11" ] ] }, "page" : "136", "title" : "Half a degree and rapid socioeconomic development matter for heatwave risk", "translator" : [ { "dropping-particle" : "", "family" : "H3904", "given" : "", "non-dropping-particle" : "", "parse-names" : false, "suffix" : "" } ], "type" : "article-journal", "volume" : "10" }, "uris" : [ "http://www.mendeley.com/documents/?uuid=8b9f78b6-dfbb-41b8-838a-30b9ddee52b2" ] }, { "id" : "ITEM-3", "itemData" : { "DOI" : "10.1088/1748-9326/aaaa99", "ISSN" : "17489326", "abstract" : "Understanding how continuing increases in global mean temperature will exacerbate societal exposure to extreme weather events is a question of profound importance. However, determining population exposure to the impacts of heat extremes at 1.5 \u25e6C and 2 \u25e6C of global mean warming requires not only (1) a robust understanding of the physical climate system response, but also consideration of (2) projected changes to overall population size, as well as (3) changes to where people will live in the future. This analysis introduces a new framework, adapted from studies of probabilistic event attribution, to disentangle the relative importance of regional climate emergence and changing population dynamics in the exposure to future heat extremes across multiple densely populated regions in Southern Asia and Eastern Africa (SAEA). Our results reveal that, when population is kept at 2015 levels, exposure to heat considered severe in the present decade across SAEA will increase by a factor of 4.1 (2.4\u20139.6) and 15.8 (5.0\u2013135) under a 1.5\u25e6- and 2.0\u25e6-warmer world, respectively. Furthermore, projected population changes by the end of the century under an SSP1 and SSP2 scenario can further exacerbate these changes by a factor of 1.2 (1.0\u20131.3) and 1.5 (1.3\u20131.7), respectively. However, a large fraction of this additional risk increase is not related to absolute increases in population, but instead attributed to changes in which regions exhibit continued population growth into the future. Further, this added impact of population redistribution will be twice as significant after 2.0 \u25e6C of warming, relative to stabilisation at 1.5 \u25e6C, due to the non-linearity of increases in heat exposure. Irrespective of the population scenario considered, continued African population expansion will place more people in locations where emergent changes to future heat extremes are exceptionally severe.", "author" : [ { "dropping-particle" : "", "family" : "Harrington", "given" : "Luke J.", "non-dropping-particle" : "", "parse-names" : false, "suffix" : "" }, { "dropping-particle" : "", "family" : "Otto", "given" : "Friederike E.L.", "non-dropping-particle" : "", "parse-names" : false, "suffix" : "" } ], "container-title" : "Environmental Research Letters", "id" : "ITEM-3", "issued" : { "date-parts" : [ [ "2018" ] ] }, "title" : "Changing population dynamics and uneven temperature emergence combine to exacerbate regional exposure to heat extremes under 1.5 \u25e6C and 2 \u25e6C of warming", "translator" : [ { "dropping-particle" : "", "family" : "H3579", "given" : "", "non-dropping-particle" : "", "parse-names" : false, "suffix" : "" } ], "type" : "article-journal" }, "uris" : [ "http://www.mendeley.com/documents/?uuid=bffc8891-8505-46c1-8a0f-545ba2e8549f" ] } ], "mendeley" : { "formattedCitation" : "(Harrington et al., 2016; Harrington and Otto, 2018; Russo et al., 2019)", "manualFormatting" : "(Harrington et al., 2016; Harrington and Otto, 2018; Russo et al., 2019)", "plainTextFormattedCitation" : "(Harrington et al., 2016; Harrington and Otto, 2018; Russo et al., 2019)", "previouslyFormattedCitation" : "(Harrington et al., 2016; Harrington and Otto, 2018; Russo et al., 2019)" }, "properties" : { "noteIndex" : 0 }, "schema" : "https://github.com/citation-style-language/schema/raw/master/csl-citation.json" }</w:instrText>
      </w:r>
      <w:r w:rsidRPr="003D7ED2">
        <w:fldChar w:fldCharType="separate"/>
      </w:r>
      <w:ins w:id="3587" w:author="Robin Matthews" w:date="2021-05-18T16:03:00Z">
        <w:r w:rsidR="00602365">
          <w:rPr>
            <w:noProof/>
            <w:lang w:val="en-GB"/>
          </w:rPr>
          <w:t>(Harrington et al., 2016; Harrington and Otto, 2018; Russo et al., 2019)</w:t>
        </w:r>
      </w:ins>
      <w:del w:id="3588" w:author="Robin Matthews" w:date="2021-05-18T16:03:00Z">
        <w:r w:rsidRPr="00C421D6" w:rsidDel="00602365">
          <w:rPr>
            <w:noProof/>
            <w:lang w:val="en-GB"/>
          </w:rPr>
          <w:delText>(Harrington et al., 2016; Harrington and Otto, 2018; Russo et al., 2019)</w:delText>
        </w:r>
      </w:del>
      <w:r w:rsidRPr="003D7ED2">
        <w:fldChar w:fldCharType="end"/>
      </w:r>
      <w:del w:id="3589" w:author="Ian Blenkinsop" w:date="2021-07-06T12:47:00Z">
        <w:r w:rsidRPr="00C421D6" w:rsidDel="00F33FC5">
          <w:rPr>
            <w:lang w:val="en-GB"/>
          </w:rPr>
          <w:delText>; b</w:delText>
        </w:r>
      </w:del>
      <w:ins w:id="3590" w:author="Ian Blenkinsop" w:date="2021-07-06T12:47:00Z">
        <w:r w:rsidR="00F33FC5">
          <w:rPr>
            <w:lang w:val="en-GB"/>
          </w:rPr>
          <w:t xml:space="preserve">. </w:t>
        </w:r>
        <w:commentRangeStart w:id="3591"/>
        <w:r w:rsidR="00F33FC5">
          <w:rPr>
            <w:lang w:val="en-GB"/>
          </w:rPr>
          <w:t>B</w:t>
        </w:r>
      </w:ins>
      <w:r w:rsidRPr="00C421D6">
        <w:rPr>
          <w:lang w:val="en-GB"/>
        </w:rPr>
        <w:t>oth of these factors</w:t>
      </w:r>
      <w:commentRangeEnd w:id="3591"/>
      <w:r w:rsidR="00F33FC5">
        <w:rPr>
          <w:rStyle w:val="CommentReference"/>
        </w:rPr>
        <w:commentReference w:id="3591"/>
      </w:r>
      <w:r w:rsidRPr="00C421D6">
        <w:rPr>
          <w:lang w:val="en-GB"/>
        </w:rPr>
        <w:t xml:space="preserve"> increase the risk from climate-related impacts (</w:t>
      </w:r>
      <w:del w:id="3592" w:author="Ian Blenkinsop" w:date="2021-07-06T12:47:00Z">
        <w:r w:rsidRPr="00C421D6" w:rsidDel="00F33FC5">
          <w:rPr>
            <w:lang w:val="en-GB"/>
          </w:rPr>
          <w:delText xml:space="preserve">Cross </w:delText>
        </w:r>
      </w:del>
      <w:ins w:id="3593" w:author="Ian Blenkinsop" w:date="2021-07-06T12:47:00Z">
        <w:r w:rsidR="00F33FC5" w:rsidRPr="00C421D6">
          <w:rPr>
            <w:lang w:val="en-GB"/>
          </w:rPr>
          <w:t>Cross</w:t>
        </w:r>
        <w:r w:rsidR="00F33FC5">
          <w:rPr>
            <w:lang w:val="en-GB"/>
          </w:rPr>
          <w:t>-</w:t>
        </w:r>
      </w:ins>
      <w:r w:rsidRPr="00C421D6">
        <w:rPr>
          <w:lang w:val="en-GB"/>
        </w:rPr>
        <w:t xml:space="preserve">Chapter Box 1.3). The rate of change is also important </w:t>
      </w:r>
      <w:r w:rsidRPr="00C421D6">
        <w:rPr>
          <w:lang w:val="en-GB"/>
        </w:rPr>
        <w:lastRenderedPageBreak/>
        <w:t xml:space="preserve">for many hazards </w:t>
      </w:r>
      <w:r>
        <w:fldChar w:fldCharType="begin" w:fldLock="1"/>
      </w:r>
      <w:r w:rsidR="00E81B0B">
        <w:rPr>
          <w:lang w:val="en-GB"/>
        </w:rPr>
        <w:instrText>ADDIN CSL_CITATION { "citationItems" : [ { "id" : "ITEM-1", "itemData" : { "DOI" : "10.1038/nature08649", "ISSN" : "0028-0836", "author" : [ { "dropping-particle" : "", "family" : "Loarie", "given" : "Scott R.", "non-dropping-particle" : "", "parse-names" : false, "suffix" : "" }, { "dropping-particle" : "", "family" : "Duffy", "given" : "Philip B.", "non-dropping-particle" : "", "parse-names" : false, "suffix" : "" }, { "dropping-particle" : "", "family" : "Hamilton", "given" : "Healy", "non-dropping-particle" : "", "parse-names" : false, "suffix" : "" }, { "dropping-particle" : "", "family" : "Asner", "given" : "Gregory P.", "non-dropping-particle" : "", "parse-names" : false, "suffix" : "" }, { "dropping-particle" : "", "family" : "Field", "given" : "Christopher B.", "non-dropping-particle" : "", "parse-names" : false, "suffix" : "" }, { "dropping-particle" : "", "family" : "Ackerly", "given" : "David D.", "non-dropping-particle" : "", "parse-names" : false, "suffix" : "" } ], "container-title" : "Nature", "id" : "ITEM-1", "issue" : "7276", "issued" : { "date-parts" : [ [ "2009", "12" ] ] }, "page" : "1052-1055", "title" : "The velocity of climate change", "translator" : [ { "dropping-particle" : "", "family" : "H4618", "given" : "", "non-dropping-particle" : "", "parse-names" : false, "suffix" : "" } ], "type" : "article-journal", "volume" : "462" }, "prefix" : "e.g.,", "uris" : [ "http://www.mendeley.com/documents/?uuid=fefc891a-cf05-4434-8309-04c1cb7469ef" ] } ], "mendeley" : { "formattedCitation" : "(e.g., Loarie et al., 2009)", "plainTextFormattedCitation" : "(e.g., Loarie et al., 2009)", "previouslyFormattedCitation" : "(e.g., Loarie et al., 2009)" }, "properties" : { "noteIndex" : 0 }, "schema" : "https://github.com/citation-style-language/schema/raw/master/csl-citation.json" }</w:instrText>
      </w:r>
      <w:r>
        <w:fldChar w:fldCharType="separate"/>
      </w:r>
      <w:ins w:id="3594" w:author="Robin Matthews" w:date="2021-05-18T16:03:00Z">
        <w:r w:rsidR="00602365">
          <w:rPr>
            <w:noProof/>
            <w:lang w:val="en-GB"/>
          </w:rPr>
          <w:t>(e.g., Loarie et al., 2009)</w:t>
        </w:r>
      </w:ins>
      <w:del w:id="3595" w:author="Robin Matthews" w:date="2021-05-18T16:03:00Z">
        <w:r w:rsidRPr="00C421D6" w:rsidDel="00602365">
          <w:rPr>
            <w:noProof/>
            <w:lang w:val="en-GB"/>
          </w:rPr>
          <w:delText>(e.g., Loarie et al., 2009)</w:delText>
        </w:r>
      </w:del>
      <w:r>
        <w:fldChar w:fldCharType="end"/>
      </w:r>
      <w:r w:rsidRPr="00C421D6">
        <w:rPr>
          <w:lang w:val="en-GB"/>
        </w:rPr>
        <w:t>. Providing more information about changes and variations on regional scales, and the associated attribution to particular causes (</w:t>
      </w:r>
      <w:del w:id="3596" w:author="Ian Blenkinsop" w:date="2021-06-30T17:44:00Z">
        <w:r w:rsidRPr="00C421D6" w:rsidDel="00CC219B">
          <w:rPr>
            <w:lang w:val="en-GB"/>
          </w:rPr>
          <w:delText xml:space="preserve">see </w:delText>
        </w:r>
      </w:del>
      <w:r w:rsidR="0048332D" w:rsidRPr="0048332D">
        <w:rPr>
          <w:lang w:val="en-GB"/>
        </w:rPr>
        <w:t>Cross-Working Group Box: Attribution</w:t>
      </w:r>
      <w:r w:rsidR="0048332D">
        <w:rPr>
          <w:lang w:val="en-GB"/>
        </w:rPr>
        <w:t>)</w:t>
      </w:r>
      <w:r w:rsidRPr="00C421D6">
        <w:rPr>
          <w:lang w:val="en-GB"/>
        </w:rPr>
        <w:t>, is therefore important for adaptation planning.</w:t>
      </w:r>
    </w:p>
    <w:bookmarkEnd w:id="3580"/>
    <w:p w14:paraId="146DEC7C" w14:textId="58160605" w:rsidR="00BA355B" w:rsidRPr="00C421D6" w:rsidRDefault="00BA355B" w:rsidP="00BA355B">
      <w:pPr>
        <w:pStyle w:val="AR6BodyText"/>
        <w:rPr>
          <w:lang w:val="en-GB"/>
        </w:rPr>
      </w:pPr>
    </w:p>
    <w:p w14:paraId="5FF1D7C3" w14:textId="77777777" w:rsidR="00BA355B" w:rsidRPr="00C421D6" w:rsidRDefault="00BA355B" w:rsidP="00BA355B">
      <w:pPr>
        <w:pStyle w:val="AR6BodyText"/>
        <w:rPr>
          <w:lang w:val="en-GB"/>
        </w:rPr>
      </w:pPr>
    </w:p>
    <w:p w14:paraId="1747AAF3" w14:textId="3578D11B" w:rsidR="00102875" w:rsidRPr="003D7ED2" w:rsidRDefault="00102875" w:rsidP="00102875">
      <w:pPr>
        <w:pStyle w:val="AR6BodyTextBold"/>
        <w:rPr>
          <w:rFonts w:cs="Times New Roman"/>
          <w:lang w:val="en-GB"/>
        </w:rPr>
      </w:pPr>
      <w:r w:rsidRPr="003D7ED2">
        <w:rPr>
          <w:rFonts w:cs="Times New Roman"/>
          <w:lang w:val="en-GB"/>
        </w:rPr>
        <w:t>[START FIGURE 1.1</w:t>
      </w:r>
      <w:r>
        <w:rPr>
          <w:rFonts w:cs="Times New Roman"/>
          <w:lang w:val="en-GB"/>
        </w:rPr>
        <w:t>4</w:t>
      </w:r>
      <w:r w:rsidR="00BA355B">
        <w:rPr>
          <w:rFonts w:cs="Times New Roman"/>
          <w:lang w:val="en-GB"/>
        </w:rPr>
        <w:t xml:space="preserve"> </w:t>
      </w:r>
      <w:r w:rsidRPr="003D7ED2">
        <w:rPr>
          <w:rFonts w:cs="Times New Roman"/>
          <w:lang w:val="en-GB"/>
        </w:rPr>
        <w:t>HERE]</w:t>
      </w:r>
    </w:p>
    <w:p w14:paraId="3375EAC5" w14:textId="77777777" w:rsidR="00102875" w:rsidRPr="003D7ED2" w:rsidRDefault="00102875" w:rsidP="00102875">
      <w:pPr>
        <w:pBdr>
          <w:top w:val="nil"/>
          <w:left w:val="nil"/>
          <w:bottom w:val="nil"/>
          <w:right w:val="nil"/>
          <w:between w:val="nil"/>
        </w:pBdr>
        <w:rPr>
          <w:b/>
          <w:color w:val="000000"/>
        </w:rPr>
      </w:pPr>
    </w:p>
    <w:p w14:paraId="4DBC4DC6" w14:textId="32D3E8B3" w:rsidR="00102875" w:rsidRPr="00E35E42" w:rsidRDefault="00102875" w:rsidP="00102875">
      <w:pPr>
        <w:pStyle w:val="AR6Chap1Figure"/>
        <w:rPr>
          <w:rFonts w:cs="Times New Roman"/>
          <w:lang w:val="en-US"/>
        </w:rPr>
      </w:pPr>
      <w:r w:rsidRPr="00C421D6">
        <w:rPr>
          <w:rFonts w:cs="Times New Roman"/>
          <w:b/>
          <w:bCs/>
          <w:lang w:val="en-GB"/>
        </w:rPr>
        <w:t>The observed emergence of changes in temperature.</w:t>
      </w:r>
      <w:r w:rsidRPr="00C421D6">
        <w:rPr>
          <w:rFonts w:cs="Times New Roman"/>
          <w:lang w:val="en-GB"/>
        </w:rPr>
        <w:t xml:space="preserve"> Top left: the total change in temperature estimated for 2020 relative to 1850</w:t>
      </w:r>
      <w:r w:rsidRPr="00C421D6">
        <w:rPr>
          <w:rFonts w:cs="Times New Roman"/>
          <w:color w:val="202122"/>
          <w:sz w:val="21"/>
          <w:szCs w:val="21"/>
          <w:shd w:val="clear" w:color="auto" w:fill="FDFDFD"/>
          <w:lang w:val="en-GB"/>
        </w:rPr>
        <w:t>–</w:t>
      </w:r>
      <w:r w:rsidRPr="00C421D6">
        <w:rPr>
          <w:rFonts w:cs="Times New Roman"/>
          <w:lang w:val="en-GB"/>
        </w:rPr>
        <w:t xml:space="preserve">1900 (following </w:t>
      </w:r>
      <w:r w:rsidRPr="003D7ED2">
        <w:rPr>
          <w:rFonts w:cs="Times New Roman"/>
        </w:rPr>
        <w:fldChar w:fldCharType="begin" w:fldLock="1"/>
      </w:r>
      <w:ins w:id="3597" w:author="Robin Matthews" w:date="2021-05-18T17:25:00Z">
        <w:r w:rsidR="003B340D">
          <w:rPr>
            <w:rFonts w:cs="Times New Roman"/>
            <w:lang w:val="en-GB"/>
          </w:rPr>
          <w:instrText>ADDIN CSL_CITATION { "citationItems" : [ { "id" : "ITEM-1", "itemData" : { "author" : [ { "dropping-particle" : "", "family" : "Hawkins", "given" : "E.", "non-dropping-particle" : "", "parse-names" : false, "suffix" : "" }, { "dropping-particle" : "", "family" : "Frame", "given" : "D.", "non-dropping-particle" : "", "parse-names" : false, "suffix" : "" }, { "dropping-particle" : "", "family" : "Harrington", "given" : "L.J.", "non-dropping-particle" : "", "parse-names" : false, "suffix" : "" }, { "dropping-particle" : "", "family" : "Joshi", "given" : "M.", "non-dropping-particle" : "", "parse-names" : false, "suffix" : "" }, { "dropping-particle" : "", "family" : "King", "given" : "A.", "non-dropping-particle" : "", "parse-names" : false, "suffix" : "" }, { "dropping-particle" : "", "family" : "Rojas", "given" : "M", "non-dropping-particle" : "", "parse-names" : false, "suffix" : "" }, { "dropping-particle" : "", "family" : "Sutton", "given" : "R.", "non-dropping-particle" : "", "parse-names" : false, "suffix" : "" } ], "container-title" : "Geophysical Research Letters", "id" : "ITEM-1", "issue" : "6", "issued" : { "date-parts" : [ [ "2020" ] ] }, "page" : "e2019GL086259", "title" : "Observed emergence of the climate change signal: from the familiar to the unknown", "translator" : [ { "dropping-particle" : "", "family" : "H1701", "given" : "", "non-dropping-particle" : "", "parse-names" : false, "suffix" : "" } ], "type" : "article-journal", "volume" : "47" }, "uris" : [ "http://www.mendeley.com/documents/?uuid=b75d1afb-4f80-4310-99d3-73addb4a5bca" ] } ], "mendeley" : { "formattedCitation" : "(Hawkins et al., 2020)", "manualFormatting" : "Hawkins et al., 2020)", "plainTextFormattedCitation" : "(Hawkins et al., 2020)", "previouslyFormattedCitation" : "(Hawkins et al., 2020)" }, "properties" : { "noteIndex" : 0 }, "schema" : "https://github.com/citation-style-language/schema/raw/master/csl-citation.json" }</w:instrText>
        </w:r>
      </w:ins>
      <w:del w:id="3598" w:author="Robin Matthews" w:date="2021-05-18T17:25:00Z">
        <w:r w:rsidR="00A94565" w:rsidDel="003B340D">
          <w:rPr>
            <w:rFonts w:cs="Times New Roman"/>
            <w:lang w:val="en-GB"/>
          </w:rPr>
          <w:delInstrText>ADDIN CSL_CITATION { "citationItems" : [ { "id" : "ITEM-1", "itemData" : { "author" : [ { "dropping-particle" : "", "family" : "Hawkins", "given" : "E.", "non-dropping-particle" : "", "parse-names" : false, "suffix" : "" }, { "dropping-particle" : "", "family" : "Frame", "given" : "D.", "non-dropping-particle" : "", "parse-names" : false, "suffix" : "" }, { "dropping-particle" : "", "family" : "Harrington", "given" : "L.J.", "non-dropping-particle" : "", "parse-names" : false, "suffix" : "" }, { "dropping-particle" : "", "family" : "Joshi", "given" : "M.", "non-dropping-particle" : "", "parse-names" : false, "suffix" : "" }, { "dropping-particle" : "", "family" : "King", "given" : "A.", "non-dropping-particle" : "", "parse-names" : false, "suffix" : "" }, { "dropping-particle" : "", "family" : "Rojas", "given" : "M", "non-dropping-particle" : "", "parse-names" : false, "suffix" : "" }, { "dropping-particle" : "", "family" : "Sutton", "given" : "R.", "non-dropping-particle" : "", "parse-names" : false, "suffix" : "" } ], "container-title" : "Geophysical Research Letters", "id" : "ITEM-1", "issue" : "6", "issued" : { "date-parts" : [ [ "2020" ] ] }, "page" : "e2019GL086259", "title" : "Observed emergence of the climate change signal: from the familiar to the unknown", "translator" : [ { "dropping-particle" : "", "family" : "H1701", "given" : "", "non-dropping-particle" : "", "parse-names" : false, "suffix" : "" } ], "type" : "article-journal", "volume" : "47" }, "uris" : [ "http://www.mendeley.com/documents/?uuid=b75d1afb-4f80-4310-99d3-73addb4a5bca" ] } ], "mendeley" : { "formattedCitation" : "(Hawkins et al., 2020)", "manualFormatting" : "Hawkins et al. 2020)", "plainTextFormattedCitation" : "(Hawkins et al., 2020)", "previouslyFormattedCitation" : "(Hawkins et al., 2020)" }, "properties" : { "noteIndex" : 0 }, "schema" : "https://github.com/citation-style-language/schema/raw/master/csl-citation.json" }</w:delInstrText>
        </w:r>
      </w:del>
      <w:r w:rsidRPr="003D7ED2">
        <w:rPr>
          <w:rFonts w:cs="Times New Roman"/>
        </w:rPr>
        <w:fldChar w:fldCharType="separate"/>
      </w:r>
      <w:ins w:id="3599" w:author="Robin Matthews" w:date="2021-05-18T16:03:00Z">
        <w:r w:rsidR="00602365">
          <w:rPr>
            <w:rFonts w:cs="Times New Roman"/>
            <w:noProof/>
            <w:lang w:val="en-GB"/>
          </w:rPr>
          <w:t>Hawkins et al.</w:t>
        </w:r>
      </w:ins>
      <w:ins w:id="3600" w:author="Robin Matthews" w:date="2021-05-18T17:25:00Z">
        <w:r w:rsidR="003B340D">
          <w:rPr>
            <w:rFonts w:cs="Times New Roman"/>
            <w:noProof/>
            <w:lang w:val="en-GB"/>
          </w:rPr>
          <w:t>,</w:t>
        </w:r>
      </w:ins>
      <w:ins w:id="3601" w:author="Robin Matthews" w:date="2021-05-18T16:03:00Z">
        <w:r w:rsidR="00602365">
          <w:rPr>
            <w:rFonts w:cs="Times New Roman"/>
            <w:noProof/>
            <w:lang w:val="en-GB"/>
          </w:rPr>
          <w:t xml:space="preserve"> 2020)</w:t>
        </w:r>
      </w:ins>
      <w:del w:id="3602" w:author="Robin Matthews" w:date="2021-05-18T16:03:00Z">
        <w:r w:rsidRPr="00C421D6" w:rsidDel="00602365">
          <w:rPr>
            <w:rFonts w:cs="Times New Roman"/>
            <w:noProof/>
            <w:lang w:val="en-GB"/>
          </w:rPr>
          <w:delText>Hawkins et al. 2020)</w:delText>
        </w:r>
      </w:del>
      <w:r w:rsidRPr="003D7ED2">
        <w:rPr>
          <w:rFonts w:cs="Times New Roman"/>
        </w:rPr>
        <w:fldChar w:fldCharType="end"/>
      </w:r>
      <w:r w:rsidRPr="00C421D6">
        <w:rPr>
          <w:rFonts w:cs="Times New Roman"/>
          <w:lang w:val="en-GB"/>
        </w:rPr>
        <w:t xml:space="preserve">, showing the largest warming in the Arctic. Top right: the amplitude of estimated year-to-year variations in temperature. Middle left: the ratio of the observed total change in temperature and the amplitude of temperature variability (the ‘signal-to-noise (S/N) ratio’), showing that the warming is most apparent in the tropical regions (also see FAQ1.2). Middle right: the global warming level at which the change in local temperature becomes larger than the local year-to-year variability. The bottom panels show time series of observed annual mean surface air temperatures over land in various example regions, as indicated as boxes in the top left panel. The 1 and 2 standard deviations of estimated year-to-year variations for that region are shown by the pink shaded bands. </w:t>
      </w:r>
      <w:r w:rsidRPr="00E35E42">
        <w:rPr>
          <w:rFonts w:cs="Times New Roman"/>
          <w:lang w:val="en-US"/>
        </w:rPr>
        <w:t xml:space="preserve">Observed temperature data from Berkeley Earth </w:t>
      </w:r>
      <w:r w:rsidRPr="003D7ED2">
        <w:rPr>
          <w:rFonts w:cs="Times New Roman"/>
        </w:rPr>
        <w:fldChar w:fldCharType="begin" w:fldLock="1"/>
      </w:r>
      <w:r w:rsidR="00E81B0B">
        <w:rPr>
          <w:rFonts w:cs="Times New Roman"/>
          <w:lang w:val="en-US"/>
        </w:rPr>
        <w:instrText>ADDIN CSL_CITATION { "citationItems" : [ { "id" : "ITEM-1", "itemData" : { "DOI" : "10.5194/essd-12-3469-2020", "ISSN" : "1866-3516", "author" : [ { "dropping-particle" : "", "family" : "Rohde", "given" : "Robert A.", "non-dropping-particle" : "", "parse-names" : false, "suffix" : "" }, { "dropping-particle" : "", "family" : "Hausfather", "given" : "Zeke", "non-dropping-particle" : "", "parse-names" : false, "suffix" : "" } ], "container-title" : "Earth System Science Data", "id" : "ITEM-1", "issue" : "4", "issued" : { "date-parts" : [ [ "2020", "12", "17" ] ] }, "page" : "3469-3479", "title" : "The Berkeley Earth Land/Ocean Temperature Record", "translator" : [ { "dropping-particle" : "", "family" : "H4362", "given" : "", "non-dropping-particle" : "", "parse-names" : false, "suffix" : "" } ], "type" : "article-journal", "volume" : "12" }, "uris" : [ "http://www.mendeley.com/documents/?uuid=e8c7bab3-a357-4d12-a7a5-01480025e8d4" ] } ], "mendeley" : { "formattedCitation" : "(Rohde and Hausfather, 2020)", "manualFormatting" : "(Rohde and Hausfather, 2020)", "plainTextFormattedCitation" : "(Rohde and Hausfather, 2020)", "previouslyFormattedCitation" : "(Rohde and Hausfather, 2020)" }, "properties" : { "noteIndex" : 0 }, "schema" : "https://github.com/citation-style-language/schema/raw/master/csl-citation.json" }</w:instrText>
      </w:r>
      <w:r w:rsidRPr="003D7ED2">
        <w:rPr>
          <w:rFonts w:cs="Times New Roman"/>
        </w:rPr>
        <w:fldChar w:fldCharType="separate"/>
      </w:r>
      <w:ins w:id="3603" w:author="Robin Matthews" w:date="2021-05-18T16:03:00Z">
        <w:r w:rsidR="00602365">
          <w:rPr>
            <w:rFonts w:cs="Times New Roman"/>
            <w:noProof/>
            <w:lang w:val="en-US"/>
          </w:rPr>
          <w:t>(Rohde and Hausfather, 2020)</w:t>
        </w:r>
      </w:ins>
      <w:del w:id="3604" w:author="Robin Matthews" w:date="2021-05-18T16:03:00Z">
        <w:r w:rsidRPr="00E35E42" w:rsidDel="00602365">
          <w:rPr>
            <w:rFonts w:cs="Times New Roman"/>
            <w:noProof/>
            <w:lang w:val="en-US"/>
          </w:rPr>
          <w:delText>(Rohde and Hausfather, 2020)</w:delText>
        </w:r>
      </w:del>
      <w:r w:rsidRPr="003D7ED2">
        <w:rPr>
          <w:rFonts w:cs="Times New Roman"/>
        </w:rPr>
        <w:fldChar w:fldCharType="end"/>
      </w:r>
      <w:r w:rsidRPr="00E35E42">
        <w:rPr>
          <w:rFonts w:cs="Times New Roman"/>
          <w:lang w:val="en-US"/>
        </w:rPr>
        <w:t>.</w:t>
      </w:r>
      <w:r w:rsidR="000E0308" w:rsidRPr="00E35E42">
        <w:rPr>
          <w:rFonts w:cs="Times New Roman"/>
          <w:lang w:val="en-US"/>
        </w:rPr>
        <w:t xml:space="preserve"> </w:t>
      </w:r>
      <w:r w:rsidR="000E0308" w:rsidRPr="00E35E42">
        <w:rPr>
          <w:rFonts w:cs="Times New Roman"/>
          <w:szCs w:val="20"/>
          <w:lang w:val="en-US"/>
        </w:rPr>
        <w:t>Further details on data sources and processing are available in the chapter data table (Table 1.SM.1).</w:t>
      </w:r>
    </w:p>
    <w:p w14:paraId="4C008656" w14:textId="77777777" w:rsidR="00102875" w:rsidRPr="003D7ED2" w:rsidRDefault="00102875" w:rsidP="00102875">
      <w:pPr>
        <w:pStyle w:val="AR6BodyTextBold"/>
        <w:rPr>
          <w:rFonts w:cs="Times New Roman"/>
          <w:lang w:val="en-GB"/>
        </w:rPr>
      </w:pPr>
    </w:p>
    <w:p w14:paraId="3AB441EE" w14:textId="6D461FFE" w:rsidR="00102875" w:rsidRDefault="00102875" w:rsidP="00BA355B">
      <w:pPr>
        <w:pStyle w:val="AR6BodyTextBold"/>
        <w:rPr>
          <w:rFonts w:cs="Times New Roman"/>
          <w:lang w:val="en-GB"/>
        </w:rPr>
      </w:pPr>
      <w:r w:rsidRPr="003D7ED2">
        <w:rPr>
          <w:rFonts w:cs="Times New Roman"/>
          <w:lang w:val="en-GB"/>
        </w:rPr>
        <w:t>[END FIGURE 1.1</w:t>
      </w:r>
      <w:r>
        <w:rPr>
          <w:rFonts w:cs="Times New Roman"/>
          <w:lang w:val="en-GB"/>
        </w:rPr>
        <w:t>4</w:t>
      </w:r>
      <w:r w:rsidRPr="003D7ED2">
        <w:rPr>
          <w:rFonts w:cs="Times New Roman"/>
          <w:lang w:val="en-GB"/>
        </w:rPr>
        <w:t xml:space="preserve"> HERE]</w:t>
      </w:r>
    </w:p>
    <w:p w14:paraId="36465799" w14:textId="439B5A07" w:rsidR="00BA355B" w:rsidRDefault="00BA355B" w:rsidP="00BA355B">
      <w:pPr>
        <w:pStyle w:val="AR6BodyText"/>
      </w:pPr>
    </w:p>
    <w:p w14:paraId="39D9A964" w14:textId="77777777" w:rsidR="00BA355B" w:rsidRPr="00BA355B" w:rsidRDefault="00BA355B" w:rsidP="00BA355B">
      <w:pPr>
        <w:pStyle w:val="AR6BodyText"/>
      </w:pPr>
    </w:p>
    <w:p w14:paraId="305208CD" w14:textId="0BFFB18D" w:rsidR="00102875" w:rsidRPr="003D7ED2" w:rsidRDefault="00102875" w:rsidP="00102875">
      <w:pPr>
        <w:pStyle w:val="AR6Chap1Level2111"/>
        <w:rPr>
          <w:rFonts w:cs="Times New Roman"/>
          <w:lang w:val="en-GB"/>
        </w:rPr>
      </w:pPr>
      <w:bookmarkStart w:id="3605" w:name="_Toc69949986"/>
      <w:r w:rsidRPr="003D7ED2">
        <w:rPr>
          <w:rFonts w:cs="Times New Roman"/>
          <w:lang w:val="en-GB"/>
        </w:rPr>
        <w:t xml:space="preserve">Sources of </w:t>
      </w:r>
      <w:del w:id="3606" w:author="Ian Blenkinsop" w:date="2021-07-06T12:48:00Z">
        <w:r w:rsidRPr="003D7ED2" w:rsidDel="00262884">
          <w:rPr>
            <w:rFonts w:cs="Times New Roman"/>
            <w:lang w:val="en-GB"/>
          </w:rPr>
          <w:delText xml:space="preserve">uncertainty </w:delText>
        </w:r>
      </w:del>
      <w:ins w:id="3607" w:author="Ian Blenkinsop" w:date="2021-07-06T12:48:00Z">
        <w:r w:rsidR="00262884">
          <w:rPr>
            <w:rFonts w:cs="Times New Roman"/>
            <w:lang w:val="en-GB"/>
          </w:rPr>
          <w:t>U</w:t>
        </w:r>
        <w:r w:rsidR="00262884" w:rsidRPr="003D7ED2">
          <w:rPr>
            <w:rFonts w:cs="Times New Roman"/>
            <w:lang w:val="en-GB"/>
          </w:rPr>
          <w:t xml:space="preserve">ncertainty </w:t>
        </w:r>
      </w:ins>
      <w:r w:rsidRPr="003D7ED2">
        <w:rPr>
          <w:rFonts w:cs="Times New Roman"/>
          <w:lang w:val="en-GB"/>
        </w:rPr>
        <w:t xml:space="preserve">in </w:t>
      </w:r>
      <w:del w:id="3608" w:author="Ian Blenkinsop" w:date="2021-07-06T12:48:00Z">
        <w:r w:rsidRPr="003D7ED2" w:rsidDel="00262884">
          <w:rPr>
            <w:rFonts w:cs="Times New Roman"/>
            <w:lang w:val="en-GB"/>
          </w:rPr>
          <w:delText xml:space="preserve">climate </w:delText>
        </w:r>
      </w:del>
      <w:ins w:id="3609" w:author="Ian Blenkinsop" w:date="2021-07-06T12:48:00Z">
        <w:r w:rsidR="00262884">
          <w:rPr>
            <w:rFonts w:cs="Times New Roman"/>
            <w:lang w:val="en-GB"/>
          </w:rPr>
          <w:t>C</w:t>
        </w:r>
        <w:r w:rsidR="00262884" w:rsidRPr="003D7ED2">
          <w:rPr>
            <w:rFonts w:cs="Times New Roman"/>
            <w:lang w:val="en-GB"/>
          </w:rPr>
          <w:t xml:space="preserve">limate </w:t>
        </w:r>
      </w:ins>
      <w:del w:id="3610" w:author="Ian Blenkinsop" w:date="2021-07-06T12:48:00Z">
        <w:r w:rsidRPr="003D7ED2" w:rsidDel="00262884">
          <w:rPr>
            <w:rFonts w:cs="Times New Roman"/>
            <w:lang w:val="en-GB"/>
          </w:rPr>
          <w:delText>simulations</w:delText>
        </w:r>
      </w:del>
      <w:bookmarkEnd w:id="3605"/>
      <w:ins w:id="3611" w:author="Ian Blenkinsop" w:date="2021-07-06T12:48:00Z">
        <w:r w:rsidR="00262884">
          <w:rPr>
            <w:rFonts w:cs="Times New Roman"/>
            <w:lang w:val="en-GB"/>
          </w:rPr>
          <w:t>S</w:t>
        </w:r>
        <w:r w:rsidR="00262884" w:rsidRPr="003D7ED2">
          <w:rPr>
            <w:rFonts w:cs="Times New Roman"/>
            <w:lang w:val="en-GB"/>
          </w:rPr>
          <w:t>imulations</w:t>
        </w:r>
      </w:ins>
    </w:p>
    <w:p w14:paraId="35281D78" w14:textId="77777777" w:rsidR="00BA355B" w:rsidRPr="00C421D6" w:rsidRDefault="00BA355B" w:rsidP="00102875">
      <w:pPr>
        <w:pStyle w:val="AR6BodyText"/>
        <w:rPr>
          <w:rFonts w:cs="Times New Roman"/>
          <w:lang w:val="en-GB"/>
        </w:rPr>
      </w:pPr>
    </w:p>
    <w:p w14:paraId="66684915" w14:textId="6436105F" w:rsidR="00102875" w:rsidRPr="00C421D6" w:rsidRDefault="00102875" w:rsidP="00102875">
      <w:pPr>
        <w:pStyle w:val="AR6BodyText"/>
        <w:rPr>
          <w:rFonts w:cs="Times New Roman"/>
          <w:lang w:val="en-GB"/>
        </w:rPr>
      </w:pPr>
      <w:bookmarkStart w:id="3612" w:name="_Hlk66777883"/>
      <w:r w:rsidRPr="00C421D6">
        <w:rPr>
          <w:rFonts w:cs="Times New Roman"/>
          <w:lang w:val="en-GB"/>
        </w:rPr>
        <w:t xml:space="preserve">When evaluating and analysing simulations of the physical climate system, several different sources of uncertainty need to be considered (e.g., </w:t>
      </w:r>
      <w:r w:rsidRPr="003D7ED2">
        <w:rPr>
          <w:rFonts w:cs="Times New Roman"/>
        </w:rPr>
        <w:fldChar w:fldCharType="begin" w:fldLock="1"/>
      </w:r>
      <w:r w:rsidR="00E81B0B">
        <w:rPr>
          <w:rFonts w:cs="Times New Roman"/>
          <w:lang w:val="en-GB"/>
        </w:rPr>
        <w:instrText>ADDIN CSL_CITATION { "citationItems" : [ { "id" : "ITEM-1", "itemData" : { "DOI" : "10.5194/esd-11-491-2020", "ISSN" : "2190-4987", "author" : [ { "dropping-particle" : "", "family" : "Lehner", "given" : "Flavio", "non-dropping-particle" : "", "parse-names" : false, "suffix" : "" }, { "dropping-particle" : "", "family" : "Deser", "given" : "Clara", "non-dropping-particle" : "", "parse-names" : false, "suffix" : "" }, { "dropping-particle" : "", "family" : "Maher", "given" : "Nicola", "non-dropping-particle" : "", "parse-names" : false, "suffix" : "" }, { "dropping-particle" : "", "family" : "Marotzke", "given" : "Jochem", "non-dropping-particle" : "", "parse-names" : false, "suffix" : "" }, { "dropping-particle" : "", "family" : "Fischer", "given" : "Erich M.", "non-dropping-particle" : "", "parse-names" : false, "suffix" : "" }, { "dropping-particle" : "", "family" : "Brunner", "given" : "Lukas", "non-dropping-particle" : "", "parse-names" : false, "suffix" : "" }, { "dropping-particle" : "", "family" : "Knutti", "given" : "Reto", "non-dropping-particle" : "", "parse-names" : false, "suffix" : "" }, { "dropping-particle" : "", "family" : "Hawkins", "given" : "Ed", "non-dropping-particle" : "", "parse-names" : false, "suffix" : "" } ], "container-title" : "Earth System Dynamics", "id" : "ITEM-1", "issue" : "2", "issued" : { "date-parts" : [ [ "2020", "5", "29" ] ] }, "page" : "491-508", "title" : "Partitioning climate projection uncertainty with multiple large ensembles and CMIP5/6", "translator" : [ { "dropping-particle" : "", "family" : "H4028", "given" : "", "non-dropping-particle" : "", "parse-names" : false, "suffix" : "" } ], "type" : "article-journal", "volume" : "11" }, "uris" : [ "http://www.mendeley.com/documents/?uuid=6cf7ed10-0f63-43be-8589-61ec171325be" ] }, { "id" : "ITEM-2", "itemData" : { "DOI" : "10.1175/2009BAMS2607.1", "ISSN" : "0003-0007", "author" : [ { "dropping-particle" : "", "family" : "Hawkins", "given" : "Ed", "non-dropping-particle" : "", "parse-names" : false, "suffix" : "" }, { "dropping-particle" : "", "family" : "Sutton", "given" : "Rowan", "non-dropping-particle" : "", "parse-names" : false, "suffix" : "" } ], "container-title" : "Bulletin of the American Meteorological Society", "id" : "ITEM-2", "issue" : "8", "issued" : { "date-parts" : [ [ "2009", "8" ] ] }, "page" : "1095-1108", "title" : "The Potential to Narrow Uncertainty in Regional Climate Predictions", "translator" : [ { "dropping-particle" : "", "family" : "H4101", "given" : "", "non-dropping-particle" : "", "parse-names" : false, "suffix" : "" } ], "type" : "article-journal", "volume" : "90" }, "uris" : [ "http://www.mendeley.com/documents/?uuid=5e35c914-d6ef-41a8-8da3-0a719b7dcd3b" ] } ], "mendeley" : { "formattedCitation" : "(Hawkins and Sutton, 2009; Lehner et al., 2020)", "manualFormatting" : "Hawkins and Sutton, 2009; Lehner et al., 2020)", "plainTextFormattedCitation" : "(Hawkins and Sutton, 2009; Lehner et al., 2020)", "previouslyFormattedCitation" : "(Hawkins and Sutton, 2009; Lehner et al., 2020)" }, "properties" : { "noteIndex" : 0 }, "schema" : "https://github.com/citation-style-language/schema/raw/master/csl-citation.json" }</w:instrText>
      </w:r>
      <w:r w:rsidRPr="003D7ED2">
        <w:rPr>
          <w:rFonts w:cs="Times New Roman"/>
        </w:rPr>
        <w:fldChar w:fldCharType="separate"/>
      </w:r>
      <w:ins w:id="3613" w:author="Robin Matthews" w:date="2021-05-18T16:03:00Z">
        <w:r w:rsidR="00602365">
          <w:rPr>
            <w:rFonts w:cs="Times New Roman"/>
            <w:noProof/>
            <w:lang w:val="en-GB"/>
          </w:rPr>
          <w:t>Hawkins and Sutton, 2009; Lehner et al., 2020)</w:t>
        </w:r>
      </w:ins>
      <w:del w:id="3614" w:author="Robin Matthews" w:date="2021-05-18T16:03:00Z">
        <w:r w:rsidRPr="00C421D6" w:rsidDel="00602365">
          <w:rPr>
            <w:rFonts w:cs="Times New Roman"/>
            <w:noProof/>
            <w:lang w:val="en-GB"/>
          </w:rPr>
          <w:delText>Hawkins and Sutton, 2009; Lehner et al., 2020)</w:delText>
        </w:r>
      </w:del>
      <w:r w:rsidRPr="003D7ED2">
        <w:rPr>
          <w:rFonts w:cs="Times New Roman"/>
        </w:rPr>
        <w:fldChar w:fldCharType="end"/>
      </w:r>
      <w:r w:rsidRPr="00C421D6">
        <w:rPr>
          <w:rFonts w:cs="Times New Roman"/>
          <w:lang w:val="en-GB"/>
        </w:rPr>
        <w:t>. Broadly, these sources are: uncertainties in radiative forcings (both those observed in the past and those projected for the future); uncertainty in the climate response to particular radiative forcings; internal and natural variations of the climate system (which may be somewhat predictable)</w:t>
      </w:r>
      <w:ins w:id="3615" w:author="Ian Blenkinsop" w:date="2021-07-06T12:50:00Z">
        <w:r w:rsidR="00262884">
          <w:rPr>
            <w:rFonts w:cs="Times New Roman"/>
            <w:lang w:val="en-GB"/>
          </w:rPr>
          <w:t>;</w:t>
        </w:r>
      </w:ins>
      <w:r w:rsidRPr="00C421D6">
        <w:rPr>
          <w:rFonts w:cs="Times New Roman"/>
          <w:lang w:val="en-GB"/>
        </w:rPr>
        <w:t xml:space="preserve"> and interactions among these sources of uncertainty. </w:t>
      </w:r>
    </w:p>
    <w:p w14:paraId="49C897CD" w14:textId="77777777" w:rsidR="00102875" w:rsidRPr="00C421D6" w:rsidRDefault="00102875" w:rsidP="00102875">
      <w:pPr>
        <w:pStyle w:val="AR6BodyText"/>
        <w:rPr>
          <w:rFonts w:cs="Times New Roman"/>
          <w:lang w:val="en-GB"/>
        </w:rPr>
      </w:pPr>
    </w:p>
    <w:p w14:paraId="2F745FE7" w14:textId="69948093" w:rsidR="00102875" w:rsidRPr="00C421D6" w:rsidRDefault="00102875" w:rsidP="00102875">
      <w:pPr>
        <w:pStyle w:val="AR6BodyText"/>
        <w:rPr>
          <w:rFonts w:cs="Times New Roman"/>
          <w:lang w:val="en-GB"/>
        </w:rPr>
      </w:pPr>
      <w:r w:rsidRPr="00C421D6">
        <w:rPr>
          <w:rFonts w:cs="Times New Roman"/>
          <w:lang w:val="en-GB"/>
        </w:rPr>
        <w:t>Ensembles of climate simulations (</w:t>
      </w:r>
      <w:del w:id="3616" w:author="Ian Blenkinsop" w:date="2021-07-06T12:50:00Z">
        <w:r w:rsidRPr="00C421D6" w:rsidDel="00262884">
          <w:rPr>
            <w:rFonts w:cs="Times New Roman"/>
            <w:lang w:val="en-GB"/>
          </w:rPr>
          <w:delText xml:space="preserve">see </w:delText>
        </w:r>
      </w:del>
      <w:r w:rsidRPr="00C421D6">
        <w:rPr>
          <w:rFonts w:cs="Times New Roman"/>
          <w:lang w:val="en-GB"/>
        </w:rPr>
        <w:t xml:space="preserve">Section 1.5.4.2), such as those produced as part of </w:t>
      </w:r>
      <w:r w:rsidR="00AB5F6B">
        <w:rPr>
          <w:rFonts w:cs="Times New Roman"/>
          <w:lang w:val="en-GB"/>
        </w:rPr>
        <w:t xml:space="preserve">the sixth </w:t>
      </w:r>
      <w:r w:rsidR="00582EB2">
        <w:rPr>
          <w:rFonts w:cs="Times New Roman"/>
          <w:lang w:val="en-GB"/>
        </w:rPr>
        <w:t xml:space="preserve">phase of the </w:t>
      </w:r>
      <w:r w:rsidR="00680D8B">
        <w:rPr>
          <w:rFonts w:cs="Times New Roman"/>
          <w:lang w:val="en-GB"/>
        </w:rPr>
        <w:t>Coupled Model I</w:t>
      </w:r>
      <w:r w:rsidR="00AB5F6B">
        <w:rPr>
          <w:rFonts w:cs="Times New Roman"/>
          <w:lang w:val="en-GB"/>
        </w:rPr>
        <w:t xml:space="preserve">ntercomparison </w:t>
      </w:r>
      <w:r w:rsidR="00680D8B">
        <w:rPr>
          <w:rFonts w:cs="Times New Roman"/>
          <w:lang w:val="en-GB"/>
        </w:rPr>
        <w:t>P</w:t>
      </w:r>
      <w:r w:rsidR="00AB5F6B">
        <w:rPr>
          <w:rFonts w:cs="Times New Roman"/>
          <w:lang w:val="en-GB"/>
        </w:rPr>
        <w:t>roject (</w:t>
      </w:r>
      <w:r w:rsidRPr="00C421D6">
        <w:rPr>
          <w:rFonts w:cs="Times New Roman"/>
          <w:lang w:val="en-GB"/>
        </w:rPr>
        <w:t>CMIP6</w:t>
      </w:r>
      <w:r w:rsidR="00AB5F6B">
        <w:rPr>
          <w:rFonts w:cs="Times New Roman"/>
          <w:lang w:val="en-GB"/>
        </w:rPr>
        <w:t>)</w:t>
      </w:r>
      <w:r w:rsidRPr="00C421D6">
        <w:rPr>
          <w:rFonts w:cs="Times New Roman"/>
          <w:lang w:val="en-GB"/>
        </w:rPr>
        <w:t>, can be used to explore these different sources of uncertainty and estimate their magnitude. Relevant experiments with climate models include both historical simulations constrained by past radiative forcings</w:t>
      </w:r>
      <w:ins w:id="3617" w:author="Ian Blenkinsop" w:date="2021-07-06T12:51:00Z">
        <w:r w:rsidR="00262884">
          <w:rPr>
            <w:rFonts w:cs="Times New Roman"/>
            <w:lang w:val="en-GB"/>
          </w:rPr>
          <w:t>,</w:t>
        </w:r>
      </w:ins>
      <w:r w:rsidRPr="00C421D6">
        <w:rPr>
          <w:rFonts w:cs="Times New Roman"/>
          <w:lang w:val="en-GB"/>
        </w:rPr>
        <w:t xml:space="preserve"> and projections of future climate which are constrained by specified drivers, such as GHG concentrations, </w:t>
      </w:r>
      <w:bookmarkEnd w:id="3612"/>
      <w:r w:rsidRPr="00C421D6">
        <w:rPr>
          <w:rFonts w:cs="Times New Roman"/>
          <w:lang w:val="en-GB"/>
        </w:rPr>
        <w:t>emissions, or radiative forcings. (</w:t>
      </w:r>
      <w:commentRangeStart w:id="3618"/>
      <w:r w:rsidRPr="00C421D6">
        <w:rPr>
          <w:rFonts w:cs="Times New Roman"/>
          <w:lang w:val="en-GB"/>
        </w:rPr>
        <w:t xml:space="preserve">The term ‘prediction’ is usually reserved </w:t>
      </w:r>
      <w:commentRangeEnd w:id="3618"/>
      <w:r w:rsidR="00262884">
        <w:rPr>
          <w:rStyle w:val="CommentReference"/>
        </w:rPr>
        <w:commentReference w:id="3618"/>
      </w:r>
      <w:r w:rsidRPr="00C421D6">
        <w:rPr>
          <w:rFonts w:cs="Times New Roman"/>
          <w:lang w:val="en-GB"/>
        </w:rPr>
        <w:t>for estimates of the future climate state which are also constrained by the observed initial conditions of the climate system, analogous to a weather forecast.)</w:t>
      </w:r>
    </w:p>
    <w:p w14:paraId="1E8FDEE3" w14:textId="77777777" w:rsidR="00102875" w:rsidRDefault="00102875" w:rsidP="00102875">
      <w:pPr>
        <w:pBdr>
          <w:top w:val="nil"/>
          <w:left w:val="nil"/>
          <w:bottom w:val="nil"/>
          <w:right w:val="nil"/>
          <w:between w:val="nil"/>
        </w:pBdr>
        <w:rPr>
          <w:color w:val="000000"/>
        </w:rPr>
      </w:pPr>
    </w:p>
    <w:p w14:paraId="12E54E24" w14:textId="77777777" w:rsidR="009C094D" w:rsidRPr="00FA4D8D" w:rsidRDefault="009C094D" w:rsidP="00102875">
      <w:pPr>
        <w:pBdr>
          <w:top w:val="nil"/>
          <w:left w:val="nil"/>
          <w:bottom w:val="nil"/>
          <w:right w:val="nil"/>
          <w:between w:val="nil"/>
        </w:pBdr>
        <w:rPr>
          <w:color w:val="000000"/>
        </w:rPr>
      </w:pPr>
    </w:p>
    <w:p w14:paraId="10666643" w14:textId="069F77CF" w:rsidR="00102875" w:rsidRPr="003D7ED2" w:rsidRDefault="00102875" w:rsidP="00102875">
      <w:pPr>
        <w:pStyle w:val="AR6Chap1Level31111"/>
        <w:rPr>
          <w:rFonts w:cs="Times New Roman"/>
          <w:lang w:val="en-GB"/>
        </w:rPr>
      </w:pPr>
      <w:bookmarkStart w:id="3619" w:name="_Toc69949987"/>
      <w:r w:rsidRPr="003D7ED2">
        <w:rPr>
          <w:rFonts w:cs="Times New Roman"/>
          <w:lang w:val="en-GB"/>
        </w:rPr>
        <w:t xml:space="preserve">Sources of </w:t>
      </w:r>
      <w:del w:id="3620" w:author="Ian Blenkinsop" w:date="2021-07-06T12:55:00Z">
        <w:r w:rsidRPr="003D7ED2" w:rsidDel="00262884">
          <w:rPr>
            <w:rFonts w:cs="Times New Roman"/>
            <w:lang w:val="en-GB"/>
          </w:rPr>
          <w:delText>uncertainty</w:delText>
        </w:r>
      </w:del>
      <w:bookmarkEnd w:id="3619"/>
      <w:ins w:id="3621" w:author="Ian Blenkinsop" w:date="2021-07-06T12:55:00Z">
        <w:r w:rsidR="00262884">
          <w:rPr>
            <w:rFonts w:cs="Times New Roman"/>
            <w:lang w:val="en-GB"/>
          </w:rPr>
          <w:t>U</w:t>
        </w:r>
        <w:r w:rsidR="00262884" w:rsidRPr="003D7ED2">
          <w:rPr>
            <w:rFonts w:cs="Times New Roman"/>
            <w:lang w:val="en-GB"/>
          </w:rPr>
          <w:t>ncertainty</w:t>
        </w:r>
      </w:ins>
    </w:p>
    <w:p w14:paraId="558BEF1C" w14:textId="77777777" w:rsidR="00BA355B" w:rsidRDefault="00BA355B" w:rsidP="00102875">
      <w:pPr>
        <w:pStyle w:val="AR6BodyTextBold"/>
        <w:rPr>
          <w:rFonts w:cs="Times New Roman"/>
          <w:lang w:val="en-GB"/>
        </w:rPr>
      </w:pPr>
    </w:p>
    <w:p w14:paraId="65E625F5" w14:textId="6CECDA9F" w:rsidR="00102875" w:rsidRPr="003D7ED2" w:rsidRDefault="00102875" w:rsidP="00102875">
      <w:pPr>
        <w:pStyle w:val="AR6BodyTextBold"/>
        <w:rPr>
          <w:rFonts w:cs="Times New Roman"/>
          <w:lang w:val="en-GB"/>
        </w:rPr>
      </w:pPr>
      <w:commentRangeStart w:id="3622"/>
      <w:r w:rsidRPr="003D7ED2">
        <w:rPr>
          <w:rFonts w:cs="Times New Roman"/>
          <w:lang w:val="en-GB"/>
        </w:rPr>
        <w:t>R</w:t>
      </w:r>
      <w:commentRangeEnd w:id="3622"/>
      <w:r w:rsidR="00262884">
        <w:rPr>
          <w:rStyle w:val="CommentReference"/>
          <w:b w:val="0"/>
        </w:rPr>
        <w:commentReference w:id="3622"/>
      </w:r>
      <w:r w:rsidRPr="003D7ED2">
        <w:rPr>
          <w:rFonts w:cs="Times New Roman"/>
          <w:lang w:val="en-GB"/>
        </w:rPr>
        <w:t>adiative forcing uncertainty</w:t>
      </w:r>
    </w:p>
    <w:p w14:paraId="494B1FD0" w14:textId="64265BB0" w:rsidR="00102875" w:rsidRPr="00C421D6" w:rsidRDefault="00102875" w:rsidP="00102875">
      <w:pPr>
        <w:pStyle w:val="AR6BodyText"/>
        <w:rPr>
          <w:rFonts w:cs="Times New Roman"/>
          <w:b/>
          <w:color w:val="000000"/>
          <w:lang w:val="en-GB"/>
        </w:rPr>
      </w:pPr>
      <w:bookmarkStart w:id="3623" w:name="_Hlk66777973"/>
      <w:r w:rsidRPr="00C421D6">
        <w:rPr>
          <w:rFonts w:cs="Times New Roman"/>
          <w:lang w:val="en-GB"/>
        </w:rPr>
        <w:t>Future radiative forcing is uncertain due to as-yet-unknown societal choices that will determine future anthropogenic emissions; this is considered ‘</w:t>
      </w:r>
      <w:r w:rsidRPr="00CB6DE8">
        <w:rPr>
          <w:rFonts w:cs="Times New Roman"/>
          <w:iCs/>
          <w:lang w:val="en-GB"/>
          <w:rPrChange w:id="3624" w:author="Ian Blenkinsop" w:date="2021-07-06T13:10:00Z">
            <w:rPr>
              <w:rFonts w:cs="Times New Roman"/>
              <w:i/>
              <w:lang w:val="en-GB"/>
            </w:rPr>
          </w:rPrChange>
        </w:rPr>
        <w:t>scenario uncertainty</w:t>
      </w:r>
      <w:r w:rsidRPr="00C421D6">
        <w:rPr>
          <w:rFonts w:cs="Times New Roman"/>
          <w:lang w:val="en-GB"/>
        </w:rPr>
        <w:t xml:space="preserve">’. </w:t>
      </w:r>
      <w:r w:rsidRPr="00C421D6">
        <w:rPr>
          <w:rFonts w:cs="Times New Roman"/>
          <w:bCs/>
          <w:color w:val="000000"/>
          <w:lang w:val="en-GB"/>
        </w:rPr>
        <w:t xml:space="preserve">The RCP and SSP scenarios, which form the basis for climate projections assessed in this </w:t>
      </w:r>
      <w:del w:id="3625" w:author="Ian Blenkinsop" w:date="2021-07-06T13:10:00Z">
        <w:r w:rsidRPr="00C421D6" w:rsidDel="00CB6DE8">
          <w:rPr>
            <w:rFonts w:cs="Times New Roman"/>
            <w:bCs/>
            <w:color w:val="000000"/>
            <w:lang w:val="en-GB"/>
          </w:rPr>
          <w:delText>report</w:delText>
        </w:r>
      </w:del>
      <w:ins w:id="3626" w:author="Ian Blenkinsop" w:date="2021-07-06T13:10:00Z">
        <w:r w:rsidR="00CB6DE8">
          <w:rPr>
            <w:rFonts w:cs="Times New Roman"/>
            <w:bCs/>
            <w:color w:val="000000"/>
            <w:lang w:val="en-GB"/>
          </w:rPr>
          <w:t>R</w:t>
        </w:r>
        <w:r w:rsidR="00CB6DE8" w:rsidRPr="00C421D6">
          <w:rPr>
            <w:rFonts w:cs="Times New Roman"/>
            <w:bCs/>
            <w:color w:val="000000"/>
            <w:lang w:val="en-GB"/>
          </w:rPr>
          <w:t>eport</w:t>
        </w:r>
      </w:ins>
      <w:r w:rsidRPr="00C421D6">
        <w:rPr>
          <w:rFonts w:cs="Times New Roman"/>
          <w:bCs/>
          <w:color w:val="000000"/>
          <w:lang w:val="en-GB"/>
        </w:rPr>
        <w:t>, are designed to span a plausible range of future pathways (</w:t>
      </w:r>
      <w:del w:id="3627" w:author="Ian Blenkinsop" w:date="2021-07-06T13:10:00Z">
        <w:r w:rsidRPr="00C421D6" w:rsidDel="00CB6DE8">
          <w:rPr>
            <w:rFonts w:cs="Times New Roman"/>
            <w:bCs/>
            <w:color w:val="000000"/>
            <w:lang w:val="en-GB"/>
          </w:rPr>
          <w:delText xml:space="preserve">see </w:delText>
        </w:r>
      </w:del>
      <w:r w:rsidRPr="00C421D6">
        <w:rPr>
          <w:rFonts w:cs="Times New Roman"/>
          <w:bCs/>
          <w:color w:val="000000"/>
          <w:lang w:val="en-GB"/>
        </w:rPr>
        <w:t>Section 1.6) and can be used to estimate the magnitude of scenario uncertainty, but the real world may also differ from any one of these example pathways.</w:t>
      </w:r>
      <w:r w:rsidRPr="00C421D6">
        <w:rPr>
          <w:rFonts w:cs="Times New Roman"/>
          <w:b/>
          <w:color w:val="000000"/>
          <w:lang w:val="en-GB"/>
        </w:rPr>
        <w:t xml:space="preserve"> </w:t>
      </w:r>
    </w:p>
    <w:p w14:paraId="62105969" w14:textId="77777777" w:rsidR="00102875" w:rsidRPr="00C421D6" w:rsidRDefault="00102875" w:rsidP="00102875">
      <w:pPr>
        <w:pStyle w:val="AR6BodyText"/>
        <w:rPr>
          <w:rFonts w:cs="Times New Roman"/>
          <w:b/>
          <w:color w:val="000000"/>
          <w:lang w:val="en-GB"/>
        </w:rPr>
      </w:pPr>
    </w:p>
    <w:p w14:paraId="2842EBBC" w14:textId="72F6459C" w:rsidR="00102875" w:rsidRPr="00257AD8" w:rsidRDefault="00102875" w:rsidP="00102875">
      <w:pPr>
        <w:pStyle w:val="AR6BodyText"/>
        <w:rPr>
          <w:rFonts w:cs="Times New Roman"/>
          <w:color w:val="000000"/>
          <w:lang w:val="es-ES"/>
        </w:rPr>
      </w:pPr>
      <w:bookmarkStart w:id="3628" w:name="_Hlk66778073"/>
      <w:r w:rsidRPr="00C421D6">
        <w:rPr>
          <w:rFonts w:cs="Times New Roman"/>
          <w:lang w:val="en-GB"/>
        </w:rPr>
        <w:t>U</w:t>
      </w:r>
      <w:r w:rsidRPr="00C421D6">
        <w:rPr>
          <w:rFonts w:cs="Times New Roman"/>
          <w:color w:val="000000"/>
          <w:lang w:val="en-GB"/>
        </w:rPr>
        <w:t xml:space="preserve">ncertainties also exist regarding past emissions and radiative forcings. These are especially important for simulations of paleoclimate time periods, such as the </w:t>
      </w:r>
      <w:r w:rsidRPr="00C421D6">
        <w:rPr>
          <w:rFonts w:cs="Times New Roman"/>
          <w:lang w:val="en-GB"/>
        </w:rPr>
        <w:t>P</w:t>
      </w:r>
      <w:r w:rsidRPr="00C421D6">
        <w:rPr>
          <w:rFonts w:cs="Times New Roman"/>
          <w:color w:val="000000"/>
          <w:lang w:val="en-GB"/>
        </w:rPr>
        <w:t xml:space="preserve">liocene, Last Glacial Maximum or the last millennium, but are also relevant for the CMIP historical simulations of the instrumental period since 1850. In particular, historical radiative forcings due to anthropogenic and natural aerosols are less well constrained by observations than the </w:t>
      </w:r>
      <w:del w:id="3629" w:author="Ian Blenkinsop" w:date="2021-07-06T13:11:00Z">
        <w:r w:rsidRPr="00C421D6" w:rsidDel="00CB6DE8">
          <w:rPr>
            <w:rFonts w:cs="Times New Roman"/>
            <w:color w:val="000000"/>
            <w:lang w:val="en-GB"/>
          </w:rPr>
          <w:delText>greenhouse gas</w:delText>
        </w:r>
      </w:del>
      <w:ins w:id="3630" w:author="Ian Blenkinsop" w:date="2021-07-06T13:11:00Z">
        <w:r w:rsidR="00CB6DE8">
          <w:rPr>
            <w:rFonts w:cs="Times New Roman"/>
            <w:color w:val="000000"/>
            <w:lang w:val="en-GB"/>
          </w:rPr>
          <w:t>GHG</w:t>
        </w:r>
      </w:ins>
      <w:r w:rsidRPr="00C421D6">
        <w:rPr>
          <w:rFonts w:cs="Times New Roman"/>
          <w:color w:val="000000"/>
          <w:lang w:val="en-GB"/>
        </w:rPr>
        <w:t xml:space="preserve"> radiative forcings. </w:t>
      </w:r>
      <w:r w:rsidRPr="00C421D6">
        <w:rPr>
          <w:rFonts w:cs="Times New Roman"/>
          <w:lang w:val="en-GB"/>
        </w:rPr>
        <w:t>There is also uncertainty in the size of large volcanic eruptions (and in the location for some that occurred before around 1850), and the amplitude of changes in solar activity, before satellite observations.</w:t>
      </w:r>
      <w:bookmarkEnd w:id="3628"/>
      <w:r w:rsidRPr="00C421D6">
        <w:rPr>
          <w:rFonts w:cs="Times New Roman"/>
          <w:lang w:val="en-GB"/>
        </w:rPr>
        <w:t xml:space="preserve"> </w:t>
      </w:r>
      <w:r w:rsidRPr="00C421D6">
        <w:rPr>
          <w:rFonts w:cs="Times New Roman"/>
          <w:color w:val="000000"/>
          <w:lang w:val="en-GB"/>
        </w:rPr>
        <w:t>Th</w:t>
      </w:r>
      <w:r w:rsidRPr="00C421D6">
        <w:rPr>
          <w:rFonts w:cs="Times New Roman"/>
          <w:lang w:val="en-GB"/>
        </w:rPr>
        <w:t>e role of</w:t>
      </w:r>
      <w:r w:rsidRPr="00C421D6">
        <w:rPr>
          <w:rFonts w:cs="Times New Roman"/>
          <w:color w:val="000000"/>
          <w:lang w:val="en-GB"/>
        </w:rPr>
        <w:t xml:space="preserve"> </w:t>
      </w:r>
      <w:r w:rsidRPr="00C421D6">
        <w:rPr>
          <w:rFonts w:cs="Times New Roman"/>
          <w:lang w:val="en-GB"/>
        </w:rPr>
        <w:t xml:space="preserve">historical radiative forcing uncertainty was </w:t>
      </w:r>
      <w:r w:rsidRPr="00C421D6">
        <w:rPr>
          <w:rFonts w:cs="Times New Roman"/>
          <w:lang w:val="en-GB"/>
        </w:rPr>
        <w:lastRenderedPageBreak/>
        <w:t xml:space="preserve">considered previously </w:t>
      </w:r>
      <w:r w:rsidRPr="003D7ED2">
        <w:rPr>
          <w:rFonts w:cs="Times New Roman"/>
        </w:rPr>
        <w:fldChar w:fldCharType="begin" w:fldLock="1"/>
      </w:r>
      <w:r w:rsidR="00E81B0B">
        <w:rPr>
          <w:rFonts w:cs="Times New Roman"/>
          <w:lang w:val="en-GB"/>
        </w:rPr>
        <w:instrText>ADDIN CSL_CITATION { "citationItems" : [ { "id" : "ITEM-1", "itemData" : { "DOI" : "10.1002/jgrd.50174", "ISSN" : "2169-897X", "author" : [ { "dropping-particle" : "", "family" : "Forster", "given" : "Piers M.", "non-dropping-particle" : "", "parse-names" : false, "suffix" : "" }, { "dropping-particle" : "", "family" : "Andrews", "given" : "Timothy", "non-dropping-particle" : "", "parse-names" : false, "suffix" : "" }, { "dropping-particle" : "", "family" : "Good", "given" : "Peter", "non-dropping-particle" : "", "parse-names" : false, "suffix" : "" }, { "dropping-particle" : "", "family" : "Gregory", "given" : "Jonathan M.", "non-dropping-particle" : "", "parse-names" : false, "suffix" : "" }, { "dropping-particle" : "", "family" : "Jackson", "given" : "Lawrence S.", "non-dropping-particle" : "", "parse-names" : false, "suffix" : "" }, { "dropping-particle" : "", "family" : "Zelinka", "given" : "Mark", "non-dropping-particle" : "", "parse-names" : false, "suffix" : "" } ], "container-title" : "Journal of Geophysical Research: Atmospheres", "id" : "ITEM-1", "issue" : "3", "issued" : { "date-parts" : [ [ "2013", "2", "16" ] ] }, "page" : "1139-1150", "title" : "Evaluating adjusted forcing and model spread for historical and future scenarios in the CMIP5 generation of climate models", "translator" : [ { "dropping-particle" : "", "family" : "H4438", "given" : "", "non-dropping-particle" : "", "parse-names" : false, "suffix" : "" } ], "type" : "article-journal", "volume" : "118" }, "uris" : [ "http://www.mendeley.com/documents/?uuid=aa5dbb69-0925-414b-ba22-6464ef9dfb8e" ] }, { "id" : "ITEM-2", "itemData" : { "DOI" : "10.1038/416719a", "ISSN" : "0028-0836", "author" : [ { "dropping-particle" : "", "family" : "Knutti", "given" : "Reto", "non-dropping-particle" : "", "parse-names" : false, "suffix" : "" }, { "dropping-particle" : "", "family" : "Stocker", "given" : "Thomas F.", "non-dropping-particle" : "", "parse-names" : false, "suffix" : "" }, { "dropping-particle" : "", "family" : "Joos", "given" : "Fortunat", "non-dropping-particle" : "", "parse-names" : false, "suffix" : "" }, { "dropping-particle" : "", "family" : "Plattner", "given" : "Gian-Kasper", "non-dropping-particle" : "", "parse-names" : false, "suffix" : "" } ], "container-title" : "Nature", "id" : "ITEM-2", "issue" : "6882", "issued" : { "date-parts" : [ [ "2002", "4" ] ] }, "page" : "719-723", "title" : "Constraints on radiative forcing and future climate change from observations and climate model ensembles", "translator" : [ { "dropping-particle" : "", "family" : "H4437", "given" : "", "non-dropping-particle" : "", "parse-names" : false, "suffix" : "" } ], "type" : "article-journal", "volume" : "416" }, "uris" : [ "http://www.mendeley.com/documents/?uuid=8d5f07fb-9af8-42e2-8e58-c789266741db" ] } ], "mendeley" : { "formattedCitation" : "(Knutti et al., 2002; Forster et al., 2013)", "plainTextFormattedCitation" : "(Knutti et al., 2002; Forster et al., 2013)", "previouslyFormattedCitation" : "(Knutti et al., 2002; Forster et al., 2013)" }, "properties" : { "noteIndex" : 0 }, "schema" : "https://github.com/citation-style-language/schema/raw/master/csl-citation.json" }</w:instrText>
      </w:r>
      <w:r w:rsidRPr="003D7ED2">
        <w:rPr>
          <w:rFonts w:cs="Times New Roman"/>
        </w:rPr>
        <w:fldChar w:fldCharType="separate"/>
      </w:r>
      <w:ins w:id="3631" w:author="Robin Matthews" w:date="2021-05-18T16:03:00Z">
        <w:r w:rsidR="00602365">
          <w:rPr>
            <w:rFonts w:cs="Times New Roman"/>
            <w:noProof/>
            <w:lang w:val="en-GB"/>
          </w:rPr>
          <w:t>(Knutti et al., 2002; Forster et al., 2013)</w:t>
        </w:r>
      </w:ins>
      <w:del w:id="3632" w:author="Robin Matthews" w:date="2021-05-18T16:03:00Z">
        <w:r w:rsidRPr="00C421D6" w:rsidDel="00602365">
          <w:rPr>
            <w:rFonts w:cs="Times New Roman"/>
            <w:noProof/>
            <w:lang w:val="en-GB"/>
          </w:rPr>
          <w:delText>(Knutti et al., 2002; Forster et al., 2013)</w:delText>
        </w:r>
      </w:del>
      <w:r w:rsidRPr="003D7ED2">
        <w:rPr>
          <w:rFonts w:cs="Times New Roman"/>
        </w:rPr>
        <w:fldChar w:fldCharType="end"/>
      </w:r>
      <w:r w:rsidRPr="00C421D6">
        <w:rPr>
          <w:rFonts w:cs="Times New Roman"/>
          <w:lang w:val="en-GB"/>
        </w:rPr>
        <w:t xml:space="preserve"> but</w:t>
      </w:r>
      <w:r w:rsidR="00AB5F6B">
        <w:rPr>
          <w:rFonts w:cs="Times New Roman"/>
          <w:lang w:val="en-GB"/>
        </w:rPr>
        <w:t>,</w:t>
      </w:r>
      <w:r w:rsidRPr="00C421D6">
        <w:rPr>
          <w:rFonts w:cs="Times New Roman"/>
          <w:lang w:val="en-GB"/>
        </w:rPr>
        <w:t xml:space="preserve"> since AR5</w:t>
      </w:r>
      <w:r w:rsidR="00AB5F6B">
        <w:rPr>
          <w:rFonts w:cs="Times New Roman"/>
          <w:lang w:val="en-GB"/>
        </w:rPr>
        <w:t>,</w:t>
      </w:r>
      <w:r w:rsidRPr="00C421D6">
        <w:rPr>
          <w:rFonts w:cs="Times New Roman"/>
          <w:lang w:val="en-GB"/>
        </w:rPr>
        <w:t xml:space="preserve"> specific s</w:t>
      </w:r>
      <w:r w:rsidRPr="00C421D6">
        <w:rPr>
          <w:rFonts w:cs="Times New Roman"/>
          <w:color w:val="000000"/>
          <w:lang w:val="en-GB"/>
        </w:rPr>
        <w:t xml:space="preserve">imulations </w:t>
      </w:r>
      <w:r w:rsidRPr="00C421D6">
        <w:rPr>
          <w:rFonts w:cs="Times New Roman"/>
          <w:lang w:val="en-GB"/>
        </w:rPr>
        <w:t>have been performed to</w:t>
      </w:r>
      <w:r w:rsidRPr="00C421D6">
        <w:rPr>
          <w:rFonts w:cs="Times New Roman"/>
          <w:color w:val="000000"/>
          <w:lang w:val="en-GB"/>
        </w:rPr>
        <w:t xml:space="preserve"> </w:t>
      </w:r>
      <w:r w:rsidRPr="00C421D6">
        <w:rPr>
          <w:rFonts w:cs="Times New Roman"/>
          <w:lang w:val="en-GB"/>
        </w:rPr>
        <w:t>examine</w:t>
      </w:r>
      <w:r w:rsidRPr="00C421D6">
        <w:rPr>
          <w:rFonts w:cs="Times New Roman"/>
          <w:color w:val="000000"/>
          <w:lang w:val="en-GB"/>
        </w:rPr>
        <w:t xml:space="preserve"> this </w:t>
      </w:r>
      <w:r w:rsidRPr="00C421D6">
        <w:rPr>
          <w:rFonts w:cs="Times New Roman"/>
          <w:lang w:val="en-GB"/>
        </w:rPr>
        <w:t>issue</w:t>
      </w:r>
      <w:r w:rsidRPr="00C421D6">
        <w:rPr>
          <w:rFonts w:cs="Times New Roman"/>
          <w:color w:val="000000"/>
          <w:lang w:val="en-GB"/>
        </w:rPr>
        <w:t>, particula</w:t>
      </w:r>
      <w:r w:rsidRPr="00C421D6">
        <w:rPr>
          <w:rFonts w:cs="Times New Roman"/>
          <w:lang w:val="en-GB"/>
        </w:rPr>
        <w:t>rly for the effects of uncertainty in anthropogenic aerosol radiative forcing</w:t>
      </w:r>
      <w:r w:rsidR="00286029" w:rsidRPr="00C421D6">
        <w:rPr>
          <w:rFonts w:cs="Times New Roman"/>
          <w:lang w:val="en-GB"/>
        </w:rPr>
        <w:t xml:space="preserve"> </w:t>
      </w:r>
      <w:r w:rsidR="00286029">
        <w:rPr>
          <w:rFonts w:cs="Times New Roman"/>
        </w:rPr>
        <w:fldChar w:fldCharType="begin" w:fldLock="1"/>
      </w:r>
      <w:r w:rsidR="00A94565">
        <w:rPr>
          <w:rFonts w:cs="Times New Roman"/>
          <w:lang w:val="en-GB"/>
        </w:rPr>
        <w:instrText>ADDIN CSL_CITATION { "citationItems" : [ { "id" : "ITEM-1", "itemData" : { "DOI" : "10.1038/s41561-019-0463-y", "ISSN" : "1752-0894", "abstract" : "Future global warming is determined by both greenhouse gas emission pathways and Earth\u2019s transient and equilibrium climate response to doubled atmospheric CO2. Energy-balance inference from the instrumental record typically yields central estimates for the transient response of around 1.3 K and the equilibrium response of 1.5\u20132.0 K, which is at the lower end of those from contemporary climate models. Uncertainty arises primarily from poorly known aerosol-induced cooling since the early industrialization era and a temporary cooling induced by evolving sea surface temperature patterns. Here we present an emergent constraint on post-1970s warming, taking advantage of the weakly varying aerosol cooling during this period. We derive a relationship between the transient response and the post-1970s warming in Coupled Model Intercomparison Project Phase 5 (CMIP5) models. We thereby constrain, with the observations, the transient response to 1.67 K (1.17\u20132.16 K, 5\u201395th percentiles). This is a 20% increase relative to energy-balance inference stemming from previously neglected upper-ocean energy storage. For the equilibrium climate sensitivity we obtain a best estimate of 2.83 K (1.72\u20134.12 K) contingent on the temporary pattern effects exhibited by climate models. If the real world\u2019s surface temperature pattern effects are substantially stronger, then the upper-bound equilibrium sensitivity may be higher than found here.", "author" : [ { "dropping-particle" : "", "family" : "Jim\u00e9nez-de-la-Cuesta", "given" : "Diego", "non-dropping-particle" : "", "parse-names" : false, "suffix" : "" }, { "dropping-particle" : "", "family" : "Mauritsen", "given" : "Thorsten", "non-dropping-particle" : "", "parse-names" : false, "suffix" : "" } ], "container-title" : "Nature Geoscience", "id" : "ITEM-1", "issue" : "11", "issued" : { "date-parts" : [ [ "2019", "11", "7" ] ] }, "page" : "902-905", "title" : "Emergent constraints on Earth\u2019s transient and equilibrium response to doubled CO2 from post-1970s global warming", "translator" : [ { "dropping-particle" : "", "family" : "H4128", "given" : "", "non-dropping-particle" : "", "parse-names" : false, "suffix" : "" } ], "type" : "article-journal", "volume" : "12" }, "prefix" : "e.g.,", "uris" : [ "http://www.mendeley.com/documents/?uuid=190e0aeb-6e0d-4d2a-89a2-81815e2ed912" ] }, { "id" : "ITEM-2", "itemData" : { "DOI" : "10.1029/2019GL085806", "ISSN" : "0094-8276", "author" : [ { "dropping-particle" : "", "family" : "Dittus", "given" : "Andrea J.", "non-dropping-particle" : "", "parse-names" : false, "suffix" : "" }, { "dropping-particle" : "", "family" : "Hawkins", "given" : "Ed", "non-dropping-particle" : "", "parse-names" : false, "suffix" : "" }, { "dropping-particle" : "", "family" : "Wilcox", "given" : "Laura J.", "non-dropping-particle" : "", "parse-names" : false, "suffix" : "" }, { "dropping-particle" : "", "family" : "Sutton", "given" : "Rowan T.", "non-dropping-particle" : "", "parse-names" : false, "suffix" : "" }, { "dropping-particle" : "", "family" : "Smith", "</w:instrText>
      </w:r>
      <w:r w:rsidR="00A94565" w:rsidRPr="002079D8">
        <w:rPr>
          <w:rFonts w:cs="Times New Roman"/>
          <w:rPrChange w:id="3633" w:author="Elisabeth Lonnoy" w:date="2021-05-20T15:26:00Z">
            <w:rPr>
              <w:rFonts w:cs="Times New Roman"/>
              <w:lang w:val="en-GB"/>
            </w:rPr>
          </w:rPrChange>
        </w:rPr>
        <w:instrText>given" : "Christopher J.", "non-dropping-particle" : "", "parse-names" : false, "suffix" : "" }, { "dropping-particle" : "", "family" : "Andrews", "given" : "Martin B.", "non-dropping-particle" : "", "parse-names" : false, "suffix" : "" }, { "dropping-particle" : "", "family" : "Forster", "given" : "Piers M.", "non-dropping-particle" : "", "parse-names" : false, "suffix" : "" } ], "container-title" : "Geophysical Research Letters", "id" : "ITEM-2", "issue" : "13", "issued" : { "date-parts" : [ [ "2020", "7", "16" ] ] }, "page" : "e2019GL085806", "title" : "Sensitivity of Historical Climate Simulations to Uncertain Aerosol Forcing", "translator" : [ { "dropping-particle" : "", "family" : "H4030", "given" : "", "non-dropping-particle" : "", "parse-names" : false, "suffix" : "" } ], "type" : "article-journal", "volume" : "47" }, "uris" : [ "http://www.mendeley.com/documents/?uuid=c273f166-53fa-473f-ae02-a0e77e9c4889" ] } ], "mendeley" : { "formattedCitation" : "(e.g., Jim\u00e9nez-de-la-Cuesta and Mauritsen, 2019; Dittus et al., 2020)", "manualFormatting" : "(e.g., Jim\u00e9nez-de-la-Cuesta and Mauritsen, 2019; Dittus et al., 2020)", "plainTextFormattedCitation" : "(e.g., Jim\u00e9nez-de-la-Cuesta and Mauritsen, 2019; Dittus et al., 2020)", "previouslyFormattedCitation" : "(e.g., Jim\u00e9nez-de-la-Cuesta and Mauritsen, 2019; Dittus et al., 2020)" }, "properties" : { "noteIndex" : 0 }, "schema" : "https://github.com/citation-style-language/schema/raw/master/csl-citation.json" }</w:instrText>
      </w:r>
      <w:r w:rsidR="00286029">
        <w:rPr>
          <w:rFonts w:cs="Times New Roman"/>
        </w:rPr>
        <w:fldChar w:fldCharType="separate"/>
      </w:r>
      <w:ins w:id="3634" w:author="Robin Matthews" w:date="2021-05-18T16:03:00Z">
        <w:r w:rsidR="00602365">
          <w:rPr>
            <w:rFonts w:cs="Times New Roman"/>
            <w:noProof/>
            <w:lang w:val="sv-SE"/>
          </w:rPr>
          <w:t>(e.g., Jiménez-de-la-Cuesta and Mauritsen, 2019; Dittus et al., 2020)</w:t>
        </w:r>
      </w:ins>
      <w:del w:id="3635" w:author="Robin Matthews" w:date="2021-05-18T16:03:00Z">
        <w:r w:rsidR="00286029" w:rsidRPr="00146420" w:rsidDel="00602365">
          <w:rPr>
            <w:rFonts w:cs="Times New Roman"/>
            <w:noProof/>
            <w:lang w:val="sv-SE"/>
          </w:rPr>
          <w:delText>(e.g., Jiménez-de-la-Cuesta and</w:delText>
        </w:r>
        <w:r w:rsidR="00286029" w:rsidDel="00602365">
          <w:rPr>
            <w:rFonts w:cs="Times New Roman"/>
            <w:noProof/>
            <w:lang w:val="sv-SE"/>
          </w:rPr>
          <w:delText xml:space="preserve"> </w:delText>
        </w:r>
        <w:r w:rsidR="00286029" w:rsidRPr="00146420" w:rsidDel="00602365">
          <w:rPr>
            <w:rFonts w:cs="Times New Roman"/>
            <w:noProof/>
            <w:lang w:val="sv-SE"/>
          </w:rPr>
          <w:delText>Mauritsen, 2019; Dittus et al., 2020)</w:delText>
        </w:r>
      </w:del>
      <w:r w:rsidR="00286029">
        <w:rPr>
          <w:rFonts w:cs="Times New Roman"/>
        </w:rPr>
        <w:fldChar w:fldCharType="end"/>
      </w:r>
      <w:r w:rsidRPr="00257AD8">
        <w:rPr>
          <w:rFonts w:cs="Times New Roman"/>
          <w:color w:val="000000"/>
          <w:lang w:val="es-ES"/>
        </w:rPr>
        <w:t xml:space="preserve">. </w:t>
      </w:r>
    </w:p>
    <w:p w14:paraId="2A5A55ED" w14:textId="77777777" w:rsidR="00102875" w:rsidRPr="00257AD8" w:rsidRDefault="00102875" w:rsidP="00102875">
      <w:pPr>
        <w:pStyle w:val="AR6BodyTextBold"/>
        <w:rPr>
          <w:rFonts w:cs="Times New Roman"/>
          <w:lang w:val="es-ES"/>
        </w:rPr>
      </w:pPr>
    </w:p>
    <w:bookmarkEnd w:id="3623"/>
    <w:p w14:paraId="669F3BA3" w14:textId="77777777" w:rsidR="00102875" w:rsidRPr="00C27814" w:rsidRDefault="00102875" w:rsidP="00102875">
      <w:pPr>
        <w:pStyle w:val="AR6BodyTextBold"/>
        <w:rPr>
          <w:rFonts w:cs="Times New Roman"/>
        </w:rPr>
      </w:pPr>
      <w:r w:rsidRPr="00C27814">
        <w:rPr>
          <w:rFonts w:cs="Times New Roman"/>
        </w:rPr>
        <w:t>Climate response uncertainty</w:t>
      </w:r>
    </w:p>
    <w:p w14:paraId="05BFD48E" w14:textId="67CB20F5" w:rsidR="00102875" w:rsidRPr="00C421D6" w:rsidRDefault="00102875" w:rsidP="00102875">
      <w:pPr>
        <w:pStyle w:val="AR6BodyText"/>
        <w:rPr>
          <w:rFonts w:cs="Times New Roman"/>
          <w:lang w:val="en-GB"/>
        </w:rPr>
      </w:pPr>
      <w:bookmarkStart w:id="3636" w:name="_Hlk66778116"/>
      <w:r w:rsidRPr="00C421D6">
        <w:rPr>
          <w:rFonts w:cs="Times New Roman"/>
          <w:lang w:val="en-GB"/>
        </w:rPr>
        <w:t>Under any particular scenario (</w:t>
      </w:r>
      <w:del w:id="3637" w:author="Ian Blenkinsop" w:date="2021-07-06T13:11:00Z">
        <w:r w:rsidRPr="00C421D6" w:rsidDel="00CB6DE8">
          <w:rPr>
            <w:rFonts w:cs="Times New Roman"/>
            <w:lang w:val="en-GB"/>
          </w:rPr>
          <w:delText xml:space="preserve">see </w:delText>
        </w:r>
      </w:del>
      <w:r w:rsidRPr="00C421D6">
        <w:rPr>
          <w:rFonts w:cs="Times New Roman"/>
          <w:lang w:val="en-GB"/>
        </w:rPr>
        <w:t>Section 1.6.1), there is uncertainty in how the climate will respond to the specified emissions or radiative forcing combinations. A range of climate models is often used to estimate the range of uncertainty in our understanding of the key physical processes and to define the ‘</w:t>
      </w:r>
      <w:r w:rsidRPr="00CB6DE8">
        <w:rPr>
          <w:rFonts w:cs="Times New Roman"/>
          <w:iCs/>
          <w:lang w:val="en-GB"/>
          <w:rPrChange w:id="3638" w:author="Ian Blenkinsop" w:date="2021-07-06T13:12:00Z">
            <w:rPr>
              <w:rFonts w:cs="Times New Roman"/>
              <w:i/>
              <w:lang w:val="en-GB"/>
            </w:rPr>
          </w:rPrChange>
        </w:rPr>
        <w:t>model response uncertainty</w:t>
      </w:r>
      <w:r w:rsidRPr="00C421D6">
        <w:rPr>
          <w:rFonts w:cs="Times New Roman"/>
          <w:lang w:val="en-GB"/>
        </w:rPr>
        <w:t>’ (</w:t>
      </w:r>
      <w:del w:id="3639" w:author="Ian Blenkinsop" w:date="2021-07-06T13:12:00Z">
        <w:r w:rsidRPr="00C421D6" w:rsidDel="00CB6DE8">
          <w:rPr>
            <w:rFonts w:cs="Times New Roman"/>
            <w:lang w:val="en-GB"/>
          </w:rPr>
          <w:delText xml:space="preserve">see </w:delText>
        </w:r>
      </w:del>
      <w:r w:rsidRPr="00C421D6">
        <w:rPr>
          <w:rFonts w:cs="Times New Roman"/>
          <w:lang w:val="en-GB"/>
        </w:rPr>
        <w:t>Section</w:t>
      </w:r>
      <w:ins w:id="3640" w:author="Ian Blenkinsop" w:date="2021-07-12T14:28:00Z">
        <w:r w:rsidR="00A87220">
          <w:rPr>
            <w:rFonts w:cs="Times New Roman"/>
            <w:lang w:val="en-GB"/>
          </w:rPr>
          <w:t>s</w:t>
        </w:r>
      </w:ins>
      <w:r w:rsidRPr="00C421D6">
        <w:rPr>
          <w:rFonts w:cs="Times New Roman"/>
          <w:lang w:val="en-GB"/>
        </w:rPr>
        <w:t xml:space="preserve"> 1.5.4 </w:t>
      </w:r>
      <w:del w:id="3641" w:author="Ian Blenkinsop" w:date="2021-07-12T14:28:00Z">
        <w:r w:rsidRPr="00C421D6" w:rsidDel="00A87220">
          <w:rPr>
            <w:rFonts w:cs="Times New Roman"/>
            <w:lang w:val="en-GB"/>
          </w:rPr>
          <w:delText xml:space="preserve">and Chapter 4, Section </w:delText>
        </w:r>
      </w:del>
      <w:ins w:id="3642" w:author="Ian Blenkinsop" w:date="2021-07-12T14:28:00Z">
        <w:r w:rsidR="00A87220">
          <w:rPr>
            <w:rFonts w:cs="Times New Roman"/>
            <w:lang w:val="en-GB"/>
          </w:rPr>
          <w:t xml:space="preserve">and </w:t>
        </w:r>
      </w:ins>
      <w:r w:rsidRPr="00C421D6">
        <w:rPr>
          <w:rFonts w:cs="Times New Roman"/>
          <w:lang w:val="en-GB"/>
        </w:rPr>
        <w:t>4.2.5). However, this range does not necessarily represent the full ‘</w:t>
      </w:r>
      <w:r w:rsidRPr="00CB6DE8">
        <w:rPr>
          <w:rFonts w:cs="Times New Roman"/>
          <w:iCs/>
          <w:lang w:val="en-GB"/>
          <w:rPrChange w:id="3643" w:author="Ian Blenkinsop" w:date="2021-07-06T13:12:00Z">
            <w:rPr>
              <w:rFonts w:cs="Times New Roman"/>
              <w:i/>
              <w:lang w:val="en-GB"/>
            </w:rPr>
          </w:rPrChange>
        </w:rPr>
        <w:t>climate response uncertainty</w:t>
      </w:r>
      <w:r w:rsidRPr="00C421D6">
        <w:rPr>
          <w:rFonts w:cs="Times New Roman"/>
          <w:i/>
          <w:lang w:val="en-GB"/>
        </w:rPr>
        <w:t>’</w:t>
      </w:r>
      <w:r w:rsidRPr="00C421D6">
        <w:rPr>
          <w:rFonts w:cs="Times New Roman"/>
          <w:lang w:val="en-GB"/>
        </w:rPr>
        <w:t xml:space="preserve"> in how the climate may respond to a particular radiative forcing or</w:t>
      </w:r>
      <w:commentRangeStart w:id="3644"/>
      <w:r w:rsidRPr="00C421D6">
        <w:rPr>
          <w:rFonts w:cs="Times New Roman"/>
          <w:lang w:val="en-GB"/>
        </w:rPr>
        <w:t xml:space="preserve"> </w:t>
      </w:r>
      <w:commentRangeEnd w:id="3644"/>
      <w:r w:rsidR="001F595F">
        <w:rPr>
          <w:rStyle w:val="CommentReference"/>
          <w:b/>
          <w:bCs/>
        </w:rPr>
        <w:commentReference w:id="3644"/>
      </w:r>
      <w:r w:rsidRPr="00C421D6">
        <w:rPr>
          <w:rFonts w:cs="Times New Roman"/>
          <w:lang w:val="en-GB"/>
        </w:rPr>
        <w:t>emissions scenario. This is because, for example, the climate models used in CMIP experiments have structural uncertainties not explored in a typica</w:t>
      </w:r>
      <w:r w:rsidR="00A52919">
        <w:rPr>
          <w:rFonts w:cs="Times New Roman"/>
          <w:lang w:val="en-GB"/>
        </w:rPr>
        <w:t>l</w:t>
      </w:r>
      <w:r w:rsidRPr="00C421D6">
        <w:rPr>
          <w:rFonts w:cs="Times New Roman"/>
          <w:lang w:val="en-GB"/>
        </w:rPr>
        <w:t xml:space="preserve"> multi-model exercise </w:t>
      </w:r>
      <w:r>
        <w:rPr>
          <w:rFonts w:cs="Times New Roman"/>
        </w:rPr>
        <w:fldChar w:fldCharType="begin" w:fldLock="1"/>
      </w:r>
      <w:r w:rsidR="00E81B0B">
        <w:rPr>
          <w:rFonts w:cs="Times New Roman"/>
          <w:lang w:val="en-GB"/>
        </w:rPr>
        <w:instrText>ADDIN CSL_CITATION { "citationItems" : [ { "id" : "ITEM-1", "itemData" : { "DOI" : "10.1038/nature02771", "ISSN" : "00280836", "PMID" : "15306806", "abstract" : "Comprehensive global climate models are the only tools that account for the complex set of processes which will determine future climate change at both a global and regional level. Planners are typically faced with a wide range of predicted changes from different models of unknown relative quality, owing to large but unquantified uncertainties in the modelling process. Here we report a systematic attempt to determine the range of climate changes consistent with these uncertainties, based on a 53-member ensemble of model versions constructed by varying model parameters. We estimate a probability density function for the sensitivity of climate to a doubling of atmospheric carbon dioxide levels, and obtain a 5-95 per cent probability range of 2.4-5.4 \u00b0C. Our probability density function is constrained by objective estimates of the relative reliability of different model versions, the choice of model parameters that are varied and their uncertainty ranges, specified on the basis of expert advice. Our ensemble produces a range of regional changes much wider than indicated by traditional methods based on scaling the response patterns of an individual simulation.", "author" : [ { "dropping-particle" : "", "family" : "Murphy", "given" : "James M.", "non-dropping-particle" : "", "parse-names" : false, "suffix" : "" }, { "dropping-particle" : "", "family" : "Sexton", "given" : "David M.H.", "non-dropping-particle" : "", "parse-names" : false, "suffix" : "" }, { "dropping-particle" : "", "family" : "Barnett", "given" : "David H.", "non-dropping-particle" : "", "parse-names" : false, "suffix" : "" }, { "dropping-particle" : "", "family" : "Jones", "given" : "Gareth S.", "non-dropping-particle" : "", "parse-names" : false, "suffix" : "" }, { "dropping-particle" : "", "family" : "Webb", "given" : "Mark J.", "non-dropping-particle" : "", "parse-names" : false, "suffix" : "" }, { "dropping-particle" : "", "family" : "Collins", "given" : "Matthew", "non-dropping-particle" : "", "parse-names" : false, "suffix" : "" }, { "dropping-particle" : "", "family" : "Stainforth", "given" : "David A.", "non-dropping-particle" : "", "parse-names" : false, "suffix" : "" } ], "container-title" : "Nature", "id" : "ITEM-1", "issue" : "7001", "issued" : { "date-parts" : [ [ "2004", "8", "12" ] ] }, "page" : "768-772", "publisher" : "Nature Publishing Group", "title" : "Quantification of modelling uncertainties in a large ensemble of climate change simulations", "translator" : [ { "dropping-particle" : "", "family" : "H4372", "given" : "", "non-dropping-particle" : "", "parse-names" : false, "suffix" : "" } ], "type" : "article-journal", "volume" : "430" }, "prefix" : "e.g.,", "uris" : [ "http://www.mendeley.com/documents/?uuid=ef49e23a-8621-38f0-8e0e-9350c9c13811" ] } ], "mendeley" : { "formattedCitation" : "(e.g., Murphy et al., 2004)", "plainTextFormattedCitation" : "(e.g., Murphy et al., 2004)", "previouslyFormattedCitation" : "(e.g., Murphy et al., 2004)" }, "properties" : { "noteIndex" : 0 }, "schema" : "https://github.com/citation-style-language/schema/raw/master/csl-citation.json" }</w:instrText>
      </w:r>
      <w:r>
        <w:rPr>
          <w:rFonts w:cs="Times New Roman"/>
        </w:rPr>
        <w:fldChar w:fldCharType="separate"/>
      </w:r>
      <w:ins w:id="3645" w:author="Robin Matthews" w:date="2021-05-18T16:03:00Z">
        <w:r w:rsidR="00602365">
          <w:rPr>
            <w:rFonts w:cs="Times New Roman"/>
            <w:noProof/>
            <w:lang w:val="en-GB"/>
          </w:rPr>
          <w:t>(e.g., Murphy et al., 2004)</w:t>
        </w:r>
      </w:ins>
      <w:del w:id="3646" w:author="Robin Matthews" w:date="2021-05-18T16:03:00Z">
        <w:r w:rsidRPr="00C421D6" w:rsidDel="00602365">
          <w:rPr>
            <w:rFonts w:cs="Times New Roman"/>
            <w:noProof/>
            <w:lang w:val="en-GB"/>
          </w:rPr>
          <w:delText>(e.g., Murphy et al., 2004)</w:delText>
        </w:r>
      </w:del>
      <w:r>
        <w:rPr>
          <w:rFonts w:cs="Times New Roman"/>
        </w:rPr>
        <w:fldChar w:fldCharType="end"/>
      </w:r>
      <w:r w:rsidRPr="00C421D6">
        <w:rPr>
          <w:rFonts w:cs="Times New Roman"/>
          <w:lang w:val="en-GB"/>
        </w:rPr>
        <w:t xml:space="preserve"> and are not entirely independent of each other </w:t>
      </w:r>
      <w:ins w:id="3647" w:author="Ian Blenkinsop" w:date="2021-07-06T13:13:00Z">
        <w:r w:rsidR="00CB6DE8">
          <w:rPr>
            <w:rFonts w:cs="Times New Roman"/>
            <w:lang w:val="en-GB"/>
          </w:rPr>
          <w:t>(</w:t>
        </w:r>
        <w:r w:rsidR="00CB6DE8" w:rsidRPr="00C421D6">
          <w:rPr>
            <w:rFonts w:cs="Times New Roman"/>
            <w:lang w:val="en-GB"/>
          </w:rPr>
          <w:t>Section 1.5.4.8</w:t>
        </w:r>
        <w:r w:rsidR="00CB6DE8">
          <w:rPr>
            <w:rFonts w:cs="Times New Roman"/>
            <w:lang w:val="en-GB"/>
          </w:rPr>
          <w:t xml:space="preserve">; </w:t>
        </w:r>
      </w:ins>
      <w:r w:rsidRPr="003D7ED2">
        <w:rPr>
          <w:rFonts w:cs="Times New Roman"/>
        </w:rPr>
        <w:fldChar w:fldCharType="begin" w:fldLock="1"/>
      </w:r>
      <w:r w:rsidR="00A94565">
        <w:rPr>
          <w:rFonts w:cs="Times New Roman"/>
          <w:lang w:val="en-GB"/>
        </w:rPr>
        <w:instrText>ADDIN CSL_CITATION { "citationItems" : [ { "id" : "ITEM-1", "itemData" : { "DOI" : "10.1029/2011GL046864", "ISSN" : "00948276", "author" : [ { "dropping-particle" : "", "family" : "Masson", "given" : "D.", "non-dropping-particle" : "", "parse-names" : false, "suffix" : "" }, { "dropping-particle" : "", "family" : "Knutti", "given" : "R.", "non-dropping-particle" : "", "parse-names" : false, "suffix" : "" } ], "container-title" : "Geophysical Research Letters", "id" : "ITEM-1", "issue" : "8", "issued" : { "date-parts" : [ [ "2011", "4", "28" ] ] }, "page" : "L08703", "title" : "Climate model genealogy", "translator" : [ { "dropping-particle" : "", "family" : "H3560", "given" : "", "non-dropping-particle" : "", "parse-names" : false, "suffix" : "" } ], "type" : "article-journal", "volume" : "38" }, "uris" : [ "http://www.mendeley.com/documents/?uuid=ea19308c-a793-4908-a243-14a29d38720f" ] }, { "id" : "ITEM-2", "itemData" : { "DOI" : "10.5194/esd-10-91-2019", "author" : [ { "dropping-particle" : "", "family" : "Abramowitz", "given" : "G", "non-dropping-particle" : "", "parse-names" : false, "suffix" : "" }, { "dropping-particle" : "", "family" : "Herger", "given" : "N", "non-dropping-particle" : "", "parse-names" : false, "suffix" : "" }, { "dropping-particle" : "", "family" : "Gutmann", "given" : "E", "non-dropping-particle" : "", "parse-names" : false, "suffix" : "" }, { "dropping-particle" : "", "family" : "Hammerling", "given" : "D", "non-dropping-particle" : "", "parse-names" : false, "suffix" : "" }, { "dropping-particle" : "", "family" : "Knutti", "given" : "R", "non-dropping-particle" : "", "parse-names" : false, "suffix" : "" }, { "dropping-particle" : "", "family" : "Leduc", "given" : "M", "non-dropping-particle" : "", "parse-names" : false, "suffix" : "" }, { "dropping-particle" : "", "family" : "Lorenz", "given" : "R", "non-dropping-particle" : "", "parse-names" : false, "suffix" : "" }, { "dropping-particle" : "", "family" : "Pincus", "given" : "R", "non-dropping-particle" : "", "parse-names" : false, "suffix" : "" }, { "dropping-particle" : "", "family" : "Schmidt", "given" : "G A", "non-dropping-particle" : "", "parse-names" : false, "suffix" : "" } ], "container-title" : "Earth System Dynamics", "id" : "ITEM-2", "issue" : "1", "issued" : { "date-parts" : [ [ "2019" ] ] }, "page" : "91-105", "title" : "ESD Reviews: Model dependence in multi-model climate ensembles: weighting, sub-selection and out-of-sample testing", "translator" : [ { "dropping-particle" : "", "family" : "H4081", "given" : "", "non-dropping-particle" : "", "parse-names" : false, "suffix" : "" } ], "type" : "article-journal", "volume" : "10" }, "uris" : [ "http://www.mendeley.com/documents/?uuid=10760818-4027-457e-9fd1-875ff3ea44e4" ] } ], "mendeley" : { "formattedCitation" : "(Masson and Knutti, 2011; Abramowitz et al., 2019)", "manualFormatting" : "(Masson and Knutti, 2011; Abramowitz et al., 2019", "plainTextFormattedCitation" : "(Masson and Knutti, 2011; Abramowitz et al., 2019)", "previouslyFormattedCitation" : "(Masson and Knutti, 2011; Abramowitz et al., 2019)" }, "properties" : { "noteIndex" : 0 }, "schema" : "https://github.com/citation-style-language/schema/raw/master/csl-citation.json" }</w:instrText>
      </w:r>
      <w:r w:rsidRPr="003D7ED2">
        <w:rPr>
          <w:rFonts w:cs="Times New Roman"/>
        </w:rPr>
        <w:fldChar w:fldCharType="separate"/>
      </w:r>
      <w:ins w:id="3648" w:author="Robin Matthews" w:date="2021-05-18T16:03:00Z">
        <w:del w:id="3649" w:author="Ian Blenkinsop" w:date="2021-07-06T13:13:00Z">
          <w:r w:rsidR="00602365" w:rsidDel="00CB6DE8">
            <w:rPr>
              <w:rFonts w:cs="Times New Roman"/>
              <w:noProof/>
              <w:lang w:val="en-GB"/>
            </w:rPr>
            <w:delText>(</w:delText>
          </w:r>
        </w:del>
        <w:r w:rsidR="00602365">
          <w:rPr>
            <w:rFonts w:cs="Times New Roman"/>
            <w:noProof/>
            <w:lang w:val="en-GB"/>
          </w:rPr>
          <w:t>Masson and Knutti, 2011; Abramowitz et al., 2019</w:t>
        </w:r>
      </w:ins>
      <w:del w:id="3650" w:author="Robin Matthews" w:date="2021-05-18T16:03:00Z">
        <w:r w:rsidRPr="00C421D6" w:rsidDel="00602365">
          <w:rPr>
            <w:rFonts w:cs="Times New Roman"/>
            <w:noProof/>
            <w:lang w:val="en-GB"/>
          </w:rPr>
          <w:delText>(Masson and Knutti, 2011; Abramowitz et al., 2019</w:delText>
        </w:r>
      </w:del>
      <w:r w:rsidRPr="003D7ED2">
        <w:rPr>
          <w:rFonts w:cs="Times New Roman"/>
        </w:rPr>
        <w:fldChar w:fldCharType="end"/>
      </w:r>
      <w:del w:id="3651" w:author="Ian Blenkinsop" w:date="2021-07-06T13:13:00Z">
        <w:r w:rsidRPr="00C421D6" w:rsidDel="00CB6DE8">
          <w:rPr>
            <w:rFonts w:cs="Times New Roman"/>
            <w:lang w:val="en-GB"/>
          </w:rPr>
          <w:delText>; see Section 1.5.4.8</w:delText>
        </w:r>
      </w:del>
      <w:r w:rsidRPr="00C421D6">
        <w:rPr>
          <w:rFonts w:cs="Times New Roman"/>
          <w:lang w:val="en-GB"/>
        </w:rPr>
        <w:t>); there are small spatial-scale features which cannot be resolved; and long time-scale processes or tipping points are not fully represented. Section 1.4.4 discusses how some of these issues can still be considered in a risk assessment</w:t>
      </w:r>
      <w:r w:rsidR="00AB5F6B">
        <w:rPr>
          <w:rFonts w:cs="Times New Roman"/>
          <w:lang w:val="en-GB"/>
        </w:rPr>
        <w:t xml:space="preserve"> context</w:t>
      </w:r>
      <w:r w:rsidRPr="00C421D6">
        <w:rPr>
          <w:rFonts w:cs="Times New Roman"/>
          <w:lang w:val="en-GB"/>
        </w:rPr>
        <w:t xml:space="preserve">. For some metrics, such as </w:t>
      </w:r>
      <w:del w:id="3652" w:author="Ian Blenkinsop" w:date="2021-07-01T17:54:00Z">
        <w:r w:rsidRPr="00C421D6" w:rsidDel="00630493">
          <w:rPr>
            <w:rFonts w:cs="Times New Roman"/>
            <w:lang w:val="en-GB"/>
          </w:rPr>
          <w:delText xml:space="preserve">Equilibrium </w:delText>
        </w:r>
      </w:del>
      <w:ins w:id="3653" w:author="Ian Blenkinsop" w:date="2021-07-01T17:54:00Z">
        <w:r w:rsidR="00630493">
          <w:rPr>
            <w:rFonts w:cs="Times New Roman"/>
            <w:lang w:val="en-GB"/>
          </w:rPr>
          <w:t>e</w:t>
        </w:r>
        <w:r w:rsidR="00630493" w:rsidRPr="00C421D6">
          <w:rPr>
            <w:rFonts w:cs="Times New Roman"/>
            <w:lang w:val="en-GB"/>
          </w:rPr>
          <w:t xml:space="preserve">quilibrium </w:t>
        </w:r>
      </w:ins>
      <w:del w:id="3654" w:author="Ian Blenkinsop" w:date="2021-07-01T17:54:00Z">
        <w:r w:rsidRPr="00C421D6" w:rsidDel="00630493">
          <w:rPr>
            <w:rFonts w:cs="Times New Roman"/>
            <w:lang w:val="en-GB"/>
          </w:rPr>
          <w:delText xml:space="preserve">Climate </w:delText>
        </w:r>
      </w:del>
      <w:ins w:id="3655" w:author="Ian Blenkinsop" w:date="2021-07-01T17:54:00Z">
        <w:r w:rsidR="00630493">
          <w:rPr>
            <w:rFonts w:cs="Times New Roman"/>
            <w:lang w:val="en-GB"/>
          </w:rPr>
          <w:t>c</w:t>
        </w:r>
        <w:r w:rsidR="00630493" w:rsidRPr="00C421D6">
          <w:rPr>
            <w:rFonts w:cs="Times New Roman"/>
            <w:lang w:val="en-GB"/>
          </w:rPr>
          <w:t xml:space="preserve">limate </w:t>
        </w:r>
      </w:ins>
      <w:del w:id="3656" w:author="Ian Blenkinsop" w:date="2021-07-01T17:54:00Z">
        <w:r w:rsidRPr="00C421D6" w:rsidDel="00630493">
          <w:rPr>
            <w:rFonts w:cs="Times New Roman"/>
            <w:lang w:val="en-GB"/>
          </w:rPr>
          <w:delText xml:space="preserve">Sensitivity </w:delText>
        </w:r>
      </w:del>
      <w:ins w:id="3657" w:author="Ian Blenkinsop" w:date="2021-07-01T17:54:00Z">
        <w:r w:rsidR="00630493">
          <w:rPr>
            <w:rFonts w:cs="Times New Roman"/>
            <w:lang w:val="en-GB"/>
          </w:rPr>
          <w:t>s</w:t>
        </w:r>
        <w:r w:rsidR="00630493" w:rsidRPr="00C421D6">
          <w:rPr>
            <w:rFonts w:cs="Times New Roman"/>
            <w:lang w:val="en-GB"/>
          </w:rPr>
          <w:t xml:space="preserve">ensitivity </w:t>
        </w:r>
      </w:ins>
      <w:r w:rsidRPr="00C421D6">
        <w:rPr>
          <w:rFonts w:cs="Times New Roman"/>
          <w:lang w:val="en-GB"/>
        </w:rPr>
        <w:t xml:space="preserve">(ECS), the CMIP6 model range is found to be broader than the </w:t>
      </w:r>
      <w:r w:rsidRPr="00C421D6">
        <w:rPr>
          <w:rFonts w:cs="Times New Roman"/>
          <w:i/>
          <w:iCs/>
          <w:lang w:val="en-GB"/>
        </w:rPr>
        <w:t>very likely</w:t>
      </w:r>
      <w:r w:rsidRPr="00C421D6">
        <w:rPr>
          <w:rFonts w:cs="Times New Roman"/>
          <w:lang w:val="en-GB"/>
        </w:rPr>
        <w:t xml:space="preserve"> range assessed by combining multiple lines of evidence (</w:t>
      </w:r>
      <w:del w:id="3658" w:author="Ian Blenkinsop" w:date="2021-07-06T13:14:00Z">
        <w:r w:rsidRPr="00C421D6" w:rsidDel="00CB6DE8">
          <w:rPr>
            <w:rFonts w:cs="Times New Roman"/>
            <w:lang w:val="en-GB"/>
          </w:rPr>
          <w:delText xml:space="preserve">see </w:delText>
        </w:r>
      </w:del>
      <w:del w:id="3659" w:author="Ian Blenkinsop" w:date="2021-07-12T14:28:00Z">
        <w:r w:rsidRPr="00C421D6" w:rsidDel="00A87220">
          <w:rPr>
            <w:rFonts w:cs="Times New Roman"/>
            <w:lang w:val="en-GB"/>
          </w:rPr>
          <w:delText xml:space="preserve">Chapter 4, </w:delText>
        </w:r>
      </w:del>
      <w:r w:rsidRPr="00C421D6">
        <w:rPr>
          <w:rFonts w:cs="Times New Roman"/>
          <w:lang w:val="en-GB"/>
        </w:rPr>
        <w:t>Section</w:t>
      </w:r>
      <w:ins w:id="3660" w:author="Ian Blenkinsop" w:date="2021-07-12T14:28:00Z">
        <w:r w:rsidR="00A87220">
          <w:rPr>
            <w:rFonts w:cs="Times New Roman"/>
            <w:lang w:val="en-GB"/>
          </w:rPr>
          <w:t>s</w:t>
        </w:r>
      </w:ins>
      <w:r w:rsidRPr="00C421D6">
        <w:rPr>
          <w:rFonts w:cs="Times New Roman"/>
          <w:lang w:val="en-GB"/>
        </w:rPr>
        <w:t xml:space="preserve"> 4.3.4 and </w:t>
      </w:r>
      <w:del w:id="3661" w:author="Ian Blenkinsop" w:date="2021-07-12T14:28:00Z">
        <w:r w:rsidRPr="00C421D6" w:rsidDel="00A87220">
          <w:rPr>
            <w:rFonts w:cs="Times New Roman"/>
            <w:lang w:val="en-GB"/>
          </w:rPr>
          <w:delText xml:space="preserve">Chapter 7, Section </w:delText>
        </w:r>
      </w:del>
      <w:r w:rsidRPr="00C421D6">
        <w:rPr>
          <w:rFonts w:cs="Times New Roman"/>
          <w:lang w:val="en-GB"/>
        </w:rPr>
        <w:t>7.5.6).</w:t>
      </w:r>
    </w:p>
    <w:bookmarkEnd w:id="3636"/>
    <w:p w14:paraId="2B49F420" w14:textId="77777777" w:rsidR="00102875" w:rsidRPr="00FA4D8D" w:rsidRDefault="00102875" w:rsidP="00102875">
      <w:pPr>
        <w:pBdr>
          <w:top w:val="nil"/>
          <w:left w:val="nil"/>
          <w:bottom w:val="nil"/>
          <w:right w:val="nil"/>
          <w:between w:val="nil"/>
        </w:pBdr>
        <w:rPr>
          <w:color w:val="000000"/>
        </w:rPr>
      </w:pPr>
    </w:p>
    <w:p w14:paraId="4F272D5E" w14:textId="77777777" w:rsidR="00102875" w:rsidRPr="003D7ED2" w:rsidRDefault="00102875" w:rsidP="00102875">
      <w:pPr>
        <w:pStyle w:val="AR6BodyTextBold"/>
        <w:rPr>
          <w:rFonts w:cs="Times New Roman"/>
          <w:lang w:val="en-GB"/>
        </w:rPr>
      </w:pPr>
      <w:r w:rsidRPr="003D7ED2">
        <w:rPr>
          <w:rFonts w:cs="Times New Roman"/>
          <w:lang w:val="en-GB"/>
        </w:rPr>
        <w:t>Natural and internal climate variations</w:t>
      </w:r>
    </w:p>
    <w:p w14:paraId="2D043C67" w14:textId="77C9F16F" w:rsidR="00102875" w:rsidRPr="00C421D6" w:rsidRDefault="00102875" w:rsidP="00102875">
      <w:pPr>
        <w:pStyle w:val="AR6BodyText"/>
        <w:rPr>
          <w:rFonts w:cs="Times New Roman"/>
          <w:lang w:val="en-GB"/>
        </w:rPr>
      </w:pPr>
      <w:r w:rsidRPr="00C421D6">
        <w:rPr>
          <w:rFonts w:cs="Times New Roman"/>
          <w:lang w:val="en-GB"/>
        </w:rPr>
        <w:t>Even without any anthropogenic radiative forcing, there would still be uncertainty in projecting future climate because of unpredictable natural factors such as variations in solar activity and volcanic eruptions. For projections of future climate, such as those presented in Chapter 4, the uncertainty in these factors is not normally considered. However, the potential effects on the climate of large volcanic eruptions (Cross-Chapter Box 4.1</w:t>
      </w:r>
      <w:ins w:id="3662" w:author="Robin Matthews" w:date="2021-05-18T17:26:00Z">
        <w:del w:id="3663" w:author="Ian Blenkinsop" w:date="2021-07-06T13:14:00Z">
          <w:r w:rsidR="00E73C0E" w:rsidDel="00CB6DE8">
            <w:rPr>
              <w:rFonts w:cs="Times New Roman"/>
              <w:lang w:val="en-GB"/>
            </w:rPr>
            <w:delText xml:space="preserve"> </w:delText>
          </w:r>
        </w:del>
      </w:ins>
      <w:del w:id="3664" w:author="Ian Blenkinsop" w:date="2021-07-06T13:14:00Z">
        <w:r w:rsidRPr="00C421D6" w:rsidDel="00CB6DE8">
          <w:rPr>
            <w:rFonts w:cs="Times New Roman"/>
            <w:lang w:val="en-GB"/>
          </w:rPr>
          <w:delText>in Chapter 4</w:delText>
        </w:r>
      </w:del>
      <w:del w:id="3665" w:author="Ian Blenkinsop" w:date="2021-07-06T13:15:00Z">
        <w:r w:rsidRPr="00C421D6" w:rsidDel="00CB6DE8">
          <w:rPr>
            <w:rFonts w:cs="Times New Roman"/>
            <w:lang w:val="en-GB"/>
          </w:rPr>
          <w:delText>,</w:delText>
        </w:r>
      </w:del>
      <w:ins w:id="3666" w:author="Ian Blenkinsop" w:date="2021-07-06T13:15:00Z">
        <w:r w:rsidR="00CB6DE8">
          <w:rPr>
            <w:rFonts w:cs="Times New Roman"/>
            <w:lang w:val="en-GB"/>
          </w:rPr>
          <w:t>;</w:t>
        </w:r>
      </w:ins>
      <w:r w:rsidRPr="00C421D6">
        <w:rPr>
          <w:rFonts w:cs="Times New Roman"/>
          <w:lang w:val="en-GB"/>
        </w:rPr>
        <w:t xml:space="preserve"> </w:t>
      </w:r>
      <w:r>
        <w:rPr>
          <w:rFonts w:cs="Times New Roman"/>
        </w:rPr>
        <w:fldChar w:fldCharType="begin" w:fldLock="1"/>
      </w:r>
      <w:r w:rsidR="00E81B0B">
        <w:rPr>
          <w:rFonts w:cs="Times New Roman"/>
          <w:lang w:val="en-GB"/>
        </w:rPr>
        <w:instrText>ADDIN CSL_CITATION { "citationItems" : [ { "id" : "ITEM-1", "itemData" : { "DOI" : "10.5194/gmd-9-2701-2016", "ISSN" : "1991-9603", "abstract" : "Abstract. The enhancement of the stratospheric aerosol layer by volcanic eruptions induces a complex set of responses causing global and regional climate effects on a broad range of timescales. Uncertainties exist regarding the climatic response to strong volcanic forcing identified in coupled climate simulations that contributed to the fifth phase of the Coupled Model Intercomparison Project (CMIP5). In order to better understand the sources of these model diversities, the Model Intercomparison Project on the climatic response to Volcanic forcing (VolMIP) has defined a coordinated set of idealized volcanic perturbation experiments to be carried out in alignment with the CMIP6 protocol. VolMIP provides a common stratospheric aerosol data set for each experiment to minimize differences in the applied volcanic forcing. It defines a set of initial conditions to assess how internal climate variability contributes to determining the response. VolMIP will assess to what extent volcanically forced responses of the coupled ocean\u2013atmosphere system are robustly simulated by state-of-the-art coupled climate models and identify the causes that limit robust simulated behavior, especially differences in the treatment of physical processes. This paper illustrates the design of the idealized volcanic perturbation experiments in the VolMIP protocol and describes the common aerosol forcing input data sets to be used.", "author" : [ { "dropping-particle" : "", "family" : "Zanchettin", "given" : "Davide", "non-dropping-particle" : "", "parse-names" : false, "suffix" : "" }, { "dropping-particle" : "", "family" : "Khodri", "given" : "Myriam", "non-dropping-particle" : "", "parse-names" : false, "suffix" : "" }, { "dropping-particle" : "", "family" : "Timmreck", "given" : "Claudia", "non-dropping-particle" : "", "parse-names" : false, "suffix" : "" }, { "dropping-particle" : "", "family" : "Toohey", "given" : "Matthew", "non-dropping-particle" : "", "parse-names" : false, "suffix" : "" }, { "dropping-particle" : "", "family" : "Schmidt", "given" : "Anja", "non-dropping-particle" : "", "parse-names" : false, "suffix" : "" }, { "dropping-particle" : "", "family" : "Gerber", "given" : "Edwin P.", "non-dropping-particle" : "", "parse-names" : false, "suffix" : "" }, { "dropping-particle" : "", "family" : "Hegerl", "given" : "Gabriele", "non-dropping-particle" : "", "parse-names" : false, "suffix" : "" }, { "dropping-particle" : "", "family" : "Robock", "given" : "Alan", "non-dropping-particle" : "", "parse-names" : false, "suffix" : "" }, { "dropping-particle" : "", "family" : "Pausata", "given" : "Francesco S. R.", "non-dropping-particle" : "", "parse-names" : false, "suffix" : "" }, { "dropping-particle" : "", "family" : "Ball", "given" : "William T.", "non-dropping-particle" : "", "parse-names" : false, "suffix" : "" }, { "dropping-particle" : "", "family" : "Bauer", "given" : "Susanne E.", "non-dropping-particle" : "", "parse-names" : false, "suffix" : "" }, { "dropping-particle" : "", "family" : "Bekki", "given" : "Slimane", "non-dropping-particle" : "", "parse-names" : false, "suffix" : "" }, { "dropping-particle" : "", "family" : "Dhomse", "given" : "Sandip S.", "non-dropping-particle" : "", "parse-names" : false, "suffix" : "" }, { "dropping-particle" : "", "family" : "LeGrande", "given" : "Allegra N.", "non-dropping-particle" : "", "parse-names" : false, "suffix" : "" }, { "dropping-particle" : "", "family" : "Mann", "given" : "Graham W.", "non-dropping-particle" : "", "parse-names" : false, "suffix" : "" }, { "dropping-particle" : "", "family" : "Marshall", "given" : "Lauren", "non-dropping-particle" : "", "parse-names" : false, "suffix" : "" }, { "dropping-particle" : "", "family" : "Mills", "given" : "Michael", "non-dropping-particle" : "", "parse-names" : false, "suffix" : "" }, { "dropping-particle" : "", "family" : "Marchand", "given" : "Marion", "non-dropping-particle" : "", "parse-names" : false, "suffix" : "" }, { "dropping-particle" : "", "family" : "Niemeier", "given" : "Ulrike", "non-dropping-particle" : "", "parse-names" : false, "suffix" : "" }, { "dropping-particle" : "", "family" : "Poulain", "given" : "Virginie", "non-dropping-particle" : "", "parse-names" : false, "suffix" : "" }, { "dropping-particle" : "", "family" : "Rozanov", "given" : "Eugene", "non-dropping-particle" : "", "parse-names" : false, "suffix" : "" }, { "dropping-particle" : "", "family" : "Rubino", "given" : "Angelo", "non-dropping-particle" : "", "parse-names" : false, "suffix" : "" }, { "dropping-particle" : "", "family" : "Stenke", "given" : "Andrea", "non-dropping-particle" : "", "parse-names" : false, "suffix" : "" }, { "dropping-particle" : "", "family" : "Tsigaridis", "given" : "Kostas", "non-dropping-particle" : "", "parse-names" : false, "suffix" : "" }, { "dropping-particle" : "", "family" : "Tummon", "given" : "Fiona", "non-dropping-particle" : "", "parse-names" : false, "suffix" : "" } ], "container-title" : "Geoscientific Model Development", "id" : "ITEM-1", "issue" : "8", "issued" : { "date-parts" : [ [ "2016", "8", "17" ] ] }, "page" : "2701-2719", "title" : "The Model Intercomparison Project on the climatic response to Volcanic forcing (VolMIP): experimental design and forcing input data for CMIP6", "translator" : [ { "dropping-particle" : "", "family" : "H3385", "given" : "", "non-dropping-particle" : "", "parse-names" : false, "suffix" : "" } ], "type" : "article-journal", "volume" : "9" }, "uris" : [ "http://www.mendeley.com/documents/?uuid=fed5d605-cd63-4180-9296-7d42d6aa5334" ] }, { "id" : "ITEM-2", "itemData" : { "DOI" : "10.1038/nclimate3394", "ISSN" : "1758-678X", "author" : [ { "dropping-particle" : "", "family" : "Bethke", "given" : "Ingo", "non-dropping-particle" : "", "parse-names" : false, "suffix" : "" }, { "dropping-particle" : "", "family" : "Outten", "given" : "Stephen", "non-dropping-particle" : "", "parse-names" : false, "suffix" : "" }, { "dropping-particle" : "", "family" : "Otter\u00e5", "given" : "Odd Helge", "non-dropping-particle" : "", "parse-names" : false, "suffix" : "" }, { "dropping-particle" : "", "family" : "Hawkins", "given" : "Ed", "non-dropping-particle" : "", "parse-names" : false, "suffix" : "" }, { "dropping-particle" : "", "family" : "Wagner", "given" : "Sebastian", "non-dropping-particle" : "", "parse-names" : false, "suffix" : "" }, { "dropping-particle" : "", "family" : "Sigl", "given" : "Michael", "non-dropping-particle" : "", "parse-names" : false, "suffix" : "" }, { "dropping-particle" : "", "family" : "Thorne", "given" : "Peter", "non-dropping-particle" : "", "parse-names" : false, "suffix" : "" } ], "container-title" : "Nature Climate Change", "id" : "ITEM-2", "issue" : "11", "issued" : { "date-parts" : [ [ "2017", "11", "2" ] ] }, "page" : "799-805", "title" : "Potential volcanic impacts on future climate\u00a0variability", "translator" : [ { "dropping-particle" : "", "family" : "H3375", "given" : "", "non-dropping-particle" : "", "parse-names" : false, "suffix" : "" } ], "type" : "article-journal", "volume" : "7" }, "uris" : [ "http://www.mendeley.com/documents/?uuid=da981d8e-0fb2-31d9-a418-4da9d3455a1a" ] } ], "mendeley" : { "formattedCitation" : "(Zanchettin et al., 2016; Bethke et al., 2017)", "manualFormatting" : "Zanchettin et al., 2016; Bethke et al., 2017)", "plainTextFormattedCitation" : "(Zanchettin et al., 2016; Bethke et al., 2017)", "previouslyFormattedCitation" : "(Zanchettin et al., 2016; Bethke et al., 2017)" }, "properties" : { "noteIndex" : 0 }, "schema" : "https://github.com/citation-style-language/schema/raw/master/csl-citation.json" }</w:instrText>
      </w:r>
      <w:r>
        <w:rPr>
          <w:rFonts w:cs="Times New Roman"/>
        </w:rPr>
        <w:fldChar w:fldCharType="separate"/>
      </w:r>
      <w:ins w:id="3667" w:author="Robin Matthews" w:date="2021-05-18T16:03:00Z">
        <w:r w:rsidR="00602365">
          <w:rPr>
            <w:rFonts w:cs="Times New Roman"/>
            <w:noProof/>
          </w:rPr>
          <w:t>Zanchettin et al., 2016; Bethke et al., 2017)</w:t>
        </w:r>
      </w:ins>
      <w:del w:id="3668" w:author="Robin Matthews" w:date="2021-05-18T16:03:00Z">
        <w:r w:rsidRPr="00721BB7" w:rsidDel="00602365">
          <w:rPr>
            <w:rFonts w:cs="Times New Roman"/>
            <w:noProof/>
          </w:rPr>
          <w:delText>Zanchettin et al., 2016; Bethke et al., 2017)</w:delText>
        </w:r>
      </w:del>
      <w:r>
        <w:rPr>
          <w:rFonts w:cs="Times New Roman"/>
        </w:rPr>
        <w:fldChar w:fldCharType="end"/>
      </w:r>
      <w:r>
        <w:rPr>
          <w:rFonts w:cs="Times New Roman"/>
        </w:rPr>
        <w:t xml:space="preserve"> and large solar variations </w:t>
      </w:r>
      <w:r w:rsidR="00BA355B">
        <w:rPr>
          <w:rFonts w:cs="Times New Roman"/>
        </w:rPr>
        <w:fldChar w:fldCharType="begin" w:fldLock="1"/>
      </w:r>
      <w:r w:rsidR="00E81B0B">
        <w:rPr>
          <w:rFonts w:cs="Times New Roman"/>
        </w:rPr>
        <w:instrText>ADDIN CSL_CITATION { "citationItems" : [ { "id" : "ITEM-1", "itemData" : { "DOI" : "10.1002/2014JD022022", "ISSN" : "2169-897X", "abstract" : "It has been suggested that the Sun may evolve into a period of lower activity over the 21st century. This study examines the potential climate impacts of the onset of an extreme \u201cMaunder Minimum-like\u201d grand solar minimum using a comprehensive global climate model. Over the second half of the 21st century, the scenario assumes a decrease in total solar irradiance of 0.12% compared to a reference Representative Concentration Pathway 8.5 experiment. The decrease in solar irradiance cools the stratopause (~1 hPa) in the annual and global mean by 1.2 K. The impact on global mean near-surface temperature is small (~-0.1 K), but larger changes in regional climate occur during the stratospheric dynamically active seasons. In Northern Hemisphere wintertime, there is a weakening of the stratospheric westerly jet by up to ~3-4 m s-1, with the largest changes occurring in January-February. This is accompanied by a deepening of the Aleutian Low at the surface and an increase in blocking over Northern Europe and the North Pacific. There is also an equatorward shift in the Southern Hemisphere midlatitude eddy-driven jet in austral spring. The occurrence of an amplified regional response during winter and spring suggests a contribution from a top-down pathway for solar-climate coupling; this is tested using an experiment in which ultraviolet (200-320 nm) radiation is decreased in isolation of other changes. The results show that a large decline in solar activity over the 21st century could have important impacts on the stratosphere and regional surface climate.", "author" : [ { "dropping-particle" : "", "family" : "Maycock", "given" : "A. C.", "non-dropping-particle" : "", "parse-names" : false, "suffix" : "" }, { "dropping-particle" : "", "family" : "Ineson", "given" : "S.", "non-dropping-particle" : "", "parse-names" : false, "suffix" : "" }, { "dropping-particle" : "", "family" : "Gray", "given" : "L. J.", "non-dropping-particle" : "", "parse-names" : false, "suffix" : "" }, { "dropping-particle" : "", "family" : "Scaife", "given" : "A. A.", "non-dropping-particle" : "", "parse-names" : false, "suffix" : "" }, { "dropping-particle" : "", "family" : "Anstey", "given" : "J. A.", "non-dropping-particle" : "", "parse-names" : false, "suffix" : "" }, { "dropping-particle" : "", "family" : "Lockwood", "given" : "M.", "non-dropping-particle" : "", "parse-names" : false, "suffix" : "" }, { "dropping-particle" : "", "family" : "Butchart", "given" : "N.", "non-dropping-particle" : "", "parse-names" : false, "suffix" : "" }, { "dropping-particle" : "", "family" : "Hardiman", "given" : "S. C.", "non-dropping-particle" : "", "parse-names" : false, "suffix" : "" }, { "dropping-particle" : "", "family" : "Mitchell", "given" : "D. M.", "non-dropping-particle" : "", "parse-names" : false, "suffix" : "" }, { "dropping-particle" : "", "family" : "Osprey", "given" : "S. M.", "non-dropping-particle" : "", "parse-names" : false, "suffix" : "" } ], "container-title" : "Journal of Geophysical Research: Atmospheres", "id" : "ITEM-1", "issue" : "18", "issued" : { "date-parts" : [ [ "2015", "9", "27" ] ] }, "page" : "9043-9058", "publisher" : "Wiley-Blackwell", "title" : "Possible impacts of a future grand solar minimum on climate: Stratospheric and global circulation changes", "translator" : [ { "dropping-particle" : "", "family" : "H4581", "given" : "", "non-dropping-particle" : "", "parse-names" : false, "suffix" : "" } ], "type" : "article-journal", "volume" : "120" }, "uris" : [ "http://www.mendeley.com/documents/?uuid=999c2a0c-4c70-3573-b4b1-b6bc1c4c2530" ] }, { "id" : "ITEM-2", "itemData" : { "DOI" : "10.1029/2010gl042710", "ISSN" : "0094-8276", "abstract" : "The current exceptionally long minimum of solar activity has led to the suggestion that the Sun might experience a new grand minimum in the next decades, a prolonged period of low activity similar to the Maunder minimum in the late 17th century. The Maunder minimum is connected to the Little Ice Age, a time of markedly lower temperatures, in particular in the Northern hemisphere. Here we use a coupled climate model to explore the effect of a 21st-century grand minimum on future global temperatures, finding a moderate temperature offset of no more than \u2212</w:instrText>
      </w:r>
      <w:r w:rsidR="00E81B0B" w:rsidRPr="008D0499">
        <w:rPr>
          <w:rFonts w:cs="Times New Roman"/>
          <w:lang w:val="en-US"/>
        </w:rPr>
        <w:instrText>0.3\u00b0C in the year 2100 relative to a scenario with solar activity similar to recent decades. This temperature decrease is much smaller than the warming expected from anthropogenic greenhouse gas emissions by the end of the century.", "author" : [ { "dropping-particle" : "", "family" : "Feulner", "given" : "Georg", "non-dropping-particle" : "", "parse-names" : false, "suffix" : "" }, { "dropping-particle" : "", "family" : "Rahmstorf", "given" : "Stefan", "non-dropping-particle" : "", "parse-names" : false, "suffix" : "" } ], "container-title" : "Geophysical Research Letters", "id" : "ITEM-2", "issued" : { "date-parts" : [ [ "2010" ] ] }, "title" : "On the effect of a new grand minimum of solar activity on the future climate on Earth", "translator" : [ { "dropping-particle" : "", "family" : "H3575", "given" : "", "non-dropping-particle" : "", "parse-names" : false, "suffix" : "" } ], "type" : "article-journal" }, "uris" : [ "http://www.mendeley.com/documents/?uuid=f0243cee-d536-4c88-8570-e3c6e0dd0df3" ] } ], "mendeley" : { "formattedCitation" : "(Feulner and Rahmstorf, 2010; Maycock et al., 2015)", "manualFormatting" : "(Feulner and Rahmstorf, 2010; Maycock et al., 2015)", "plainTextFormattedCitation" : "(Feulner and Rahmstorf, 2010; Maycock et al., 2015)", "previouslyFormattedCitation" : "(Feulner and Rahmstorf, 2010; Maycock et al., 2015)" }, "properties" : { "noteIndex" : 0 }, "schema" : "https://github.com/citation-style-language/schema/raw/master/csl-citation.json" }</w:instrText>
      </w:r>
      <w:r w:rsidR="00BA355B">
        <w:rPr>
          <w:rFonts w:cs="Times New Roman"/>
        </w:rPr>
        <w:fldChar w:fldCharType="separate"/>
      </w:r>
      <w:ins w:id="3669" w:author="Robin Matthews" w:date="2021-05-18T16:03:00Z">
        <w:r w:rsidR="00602365">
          <w:rPr>
            <w:rFonts w:cs="Times New Roman"/>
            <w:noProof/>
            <w:lang w:val="en-GB"/>
          </w:rPr>
          <w:t>(Feulner and Rahmstorf, 2010; Maycock et al., 2015)</w:t>
        </w:r>
      </w:ins>
      <w:del w:id="3670" w:author="Robin Matthews" w:date="2021-05-18T16:03:00Z">
        <w:r w:rsidR="00BA355B" w:rsidRPr="00C421D6" w:rsidDel="00602365">
          <w:rPr>
            <w:rFonts w:cs="Times New Roman"/>
            <w:noProof/>
            <w:lang w:val="en-GB"/>
          </w:rPr>
          <w:delText>(Feulner and Rahmstorf, 2010; Maycock et al., 2015)</w:delText>
        </w:r>
      </w:del>
      <w:r w:rsidR="00BA355B">
        <w:rPr>
          <w:rFonts w:cs="Times New Roman"/>
        </w:rPr>
        <w:fldChar w:fldCharType="end"/>
      </w:r>
      <w:r w:rsidRPr="00C421D6">
        <w:rPr>
          <w:rFonts w:cs="Times New Roman"/>
          <w:lang w:val="en-GB"/>
        </w:rPr>
        <w:t xml:space="preserve"> are studied. On longer timescales, orbital effects and plate tectonics also play a role.</w:t>
      </w:r>
    </w:p>
    <w:p w14:paraId="168DF950" w14:textId="77777777" w:rsidR="00102875" w:rsidRPr="00C421D6" w:rsidRDefault="00102875" w:rsidP="00102875">
      <w:pPr>
        <w:pStyle w:val="AR6BodyText"/>
        <w:rPr>
          <w:rFonts w:cs="Times New Roman"/>
          <w:lang w:val="en-GB"/>
        </w:rPr>
      </w:pPr>
    </w:p>
    <w:p w14:paraId="6ABAAE79" w14:textId="7C22B694" w:rsidR="00102875" w:rsidRPr="00C421D6" w:rsidRDefault="00102875" w:rsidP="00BA355B">
      <w:pPr>
        <w:pStyle w:val="AR6BodyText"/>
        <w:rPr>
          <w:rFonts w:cs="Times New Roman"/>
          <w:lang w:val="en-GB"/>
        </w:rPr>
      </w:pPr>
      <w:bookmarkStart w:id="3671" w:name="_Hlk66778276"/>
      <w:r w:rsidRPr="00C421D6">
        <w:rPr>
          <w:rFonts w:cs="Times New Roman"/>
          <w:lang w:val="en-GB"/>
        </w:rPr>
        <w:t>Further, even in the absence of any anthropogenic or natural changes in radiative forcing, Earth’s climate fluctuates on timescales from days to decades or longer. These ‘internal’ variations, such as those associated with modes of variability (e.g., ENSO, Pacific Decadal Variability (PDV), or Atlantic Multi-decadal Variability (AMV)</w:t>
      </w:r>
      <w:del w:id="3672" w:author="Ian Blenkinsop" w:date="2021-07-06T13:17:00Z">
        <w:r w:rsidRPr="00C421D6" w:rsidDel="00CB6DE8">
          <w:rPr>
            <w:rFonts w:cs="Times New Roman"/>
            <w:lang w:val="en-GB"/>
          </w:rPr>
          <w:delText xml:space="preserve"> –</w:delText>
        </w:r>
      </w:del>
      <w:ins w:id="3673" w:author="Ian Blenkinsop" w:date="2021-07-06T13:17:00Z">
        <w:r w:rsidR="00CB6DE8">
          <w:rPr>
            <w:rFonts w:cs="Times New Roman"/>
            <w:lang w:val="en-GB"/>
          </w:rPr>
          <w:t>;</w:t>
        </w:r>
      </w:ins>
      <w:r w:rsidRPr="00C421D6">
        <w:rPr>
          <w:rFonts w:cs="Times New Roman"/>
          <w:lang w:val="en-GB"/>
        </w:rPr>
        <w:t xml:space="preserve"> </w:t>
      </w:r>
      <w:del w:id="3674" w:author="Ian Blenkinsop" w:date="2021-07-06T13:17:00Z">
        <w:r w:rsidRPr="00C421D6" w:rsidDel="00CB6DE8">
          <w:rPr>
            <w:rFonts w:cs="Times New Roman"/>
            <w:lang w:val="en-GB"/>
          </w:rPr>
          <w:delText xml:space="preserve">see </w:delText>
        </w:r>
      </w:del>
      <w:r w:rsidRPr="00C421D6">
        <w:rPr>
          <w:rFonts w:cs="Times New Roman"/>
          <w:lang w:val="en-GB"/>
        </w:rPr>
        <w:t xml:space="preserve">Annex IV) are unpredictable on timescales longer than a few years ahead and are a source of uncertainty for understanding how the climate might </w:t>
      </w:r>
      <w:r w:rsidR="00AB5F6B">
        <w:rPr>
          <w:rFonts w:cs="Times New Roman"/>
          <w:lang w:val="en-GB"/>
        </w:rPr>
        <w:t>become</w:t>
      </w:r>
      <w:r w:rsidR="00AB5F6B" w:rsidRPr="00C421D6">
        <w:rPr>
          <w:rFonts w:cs="Times New Roman"/>
          <w:lang w:val="en-GB"/>
        </w:rPr>
        <w:t xml:space="preserve"> </w:t>
      </w:r>
      <w:r w:rsidRPr="00C421D6">
        <w:rPr>
          <w:rFonts w:cs="Times New Roman"/>
          <w:lang w:val="en-GB"/>
        </w:rPr>
        <w:t xml:space="preserve">in a particular decade, especially regionally. The increased use of ‘large ensembles’ of complex climate model simulations to sample this </w:t>
      </w:r>
      <w:bookmarkEnd w:id="3671"/>
      <w:r w:rsidRPr="00C421D6">
        <w:rPr>
          <w:rFonts w:cs="Times New Roman"/>
          <w:lang w:val="en-GB"/>
        </w:rPr>
        <w:t>component of uncertainty is discussed above in Section 1.4.2.1 and further in Chapter 4.</w:t>
      </w:r>
    </w:p>
    <w:p w14:paraId="4D436B38" w14:textId="77777777" w:rsidR="00BA355B" w:rsidRPr="00C421D6" w:rsidRDefault="00BA355B" w:rsidP="00BA355B">
      <w:pPr>
        <w:pStyle w:val="AR6BodyText"/>
        <w:rPr>
          <w:color w:val="000000"/>
          <w:lang w:val="en-GB"/>
        </w:rPr>
      </w:pPr>
    </w:p>
    <w:p w14:paraId="16C45A43" w14:textId="77777777" w:rsidR="00102875" w:rsidRPr="003D7ED2" w:rsidRDefault="00102875" w:rsidP="00102875">
      <w:pPr>
        <w:pStyle w:val="AR6BodyTextBold"/>
        <w:rPr>
          <w:rFonts w:cs="Times New Roman"/>
          <w:lang w:val="en-GB"/>
        </w:rPr>
      </w:pPr>
      <w:r w:rsidRPr="003D7ED2">
        <w:rPr>
          <w:rFonts w:cs="Times New Roman"/>
          <w:lang w:val="en-GB"/>
        </w:rPr>
        <w:t>Interactions between variability and radiative forcings</w:t>
      </w:r>
    </w:p>
    <w:p w14:paraId="05C76AF3" w14:textId="0A508358" w:rsidR="00102875" w:rsidRPr="00C421D6" w:rsidRDefault="00102875" w:rsidP="00102875">
      <w:pPr>
        <w:pStyle w:val="AR6BodyText"/>
        <w:rPr>
          <w:rFonts w:cs="Times New Roman"/>
          <w:lang w:val="en-GB"/>
        </w:rPr>
      </w:pPr>
      <w:bookmarkStart w:id="3675" w:name="_Hlk66778408"/>
      <w:r w:rsidRPr="00C421D6">
        <w:rPr>
          <w:rFonts w:cs="Times New Roman"/>
          <w:lang w:val="en-GB"/>
        </w:rPr>
        <w:t xml:space="preserve">It is plausible that there are interactions between radiative forcings and climate variations, such as influences on the phasing or amplitude of internal or natural climate variability </w:t>
      </w:r>
      <w:r w:rsidRPr="003D7ED2">
        <w:rPr>
          <w:rFonts w:cs="Times New Roman"/>
        </w:rPr>
        <w:fldChar w:fldCharType="begin" w:fldLock="1"/>
      </w:r>
      <w:r w:rsidR="00E81B0B">
        <w:rPr>
          <w:rFonts w:cs="Times New Roman"/>
          <w:lang w:val="en-GB"/>
        </w:rPr>
        <w:instrText>ADDIN CSL_CITATION { "citationItems" : [ { "id" : "ITEM-1", "itemData" : { "DOI" : "10.1007/s40641-017-0065-y", "ISSN" : "21986061", "abstract" : "The expanding interest in decadal climate variability, predictability, and prediction highlights the importance of understanding the sources and mechanisms of decadal and interdecadal climate fluctuations. The purpose of this paper is to provide a critical review of our current understanding of externally forced decadal climate variability. In particular, proposed mechanisms determining decadal climate responses to variations in solar activity, stratospheric volcanic aerosols, and natural as well as anthropogenic tropospheric aerosols are discussed, both separately and in a unified framework. The review suggests that the excitation of internal modes of interdecadal climate variability, particularly centered in the Pacific and North Atlantic sectors, remains a paradigm to characterize externally forced decadal climate variability and to interpret the associated dynamics. Significant recent advancements are the improved understanding of the critical dependency of volcanically forced decadal climate variability on the relative phase of ongoing internal variability and on additional external perturbations, and the recognition that associated uncertainty may represent a serious obstacle to identifying the climatic consequences even of very strong eruptions. Particularly relevant is also the recent development of hypotheses about potential mechanisms (reemergence and synchronization) underlying solar forced decadal climate variability. Finally, outstanding issues and, hence, major opportunities for progress regarding externally forced decadal climate variability are discussed. Uncertain characterization of forcing and climate histories, imperfect implementation of complex forcings in climate models, limited understanding of the internal component of interdecadal climate variability, and poor quality of its simulation are some of the enduring critical obstacles on which to progress. It is suggested that much further understanding can be gained through identification and investigation of relevant periods of forced decadal climate variability during the preindustrial past millennium. Another upcoming opportunity for progress is the analysis of focused experiments with coupled ocean\u2013atmosphere general circulation models within the umbrella of the next phase of the coupled model intercomparison project.", "author" : [ { "dropping-particle" : "", "family" : "Zanchettin", "given" : "Davide", "non-dropping-particle" : "", "parse-names" : false, "suffix" : "" } ], "container-title" : "Current Climate Change Reports", "id" : "ITEM-1", "issued" : { "date-parts" : [ [ "2017" ] ] }, "title" : "Aerosol and Solar Irradiance Effects on Decadal Climate Variability and Predictability", "translator" : [ { "dropping-particle" : "", "family" : "H3725", "given" : "", "non-dropping-particle" : "", "parse-names" : false, "suffix" : "" } ], "type" : "article" }, "uris" : [ "http://www.mendeley.com/documents/?uuid=314e812f-0345-4dce-a67f-6d7d596e343a" ] } ], "mendeley" : { "formattedCitation" : "(Zanchettin, 2017)", "plainTextFormattedCitation" : "(Zanchettin, 2017)", "previouslyFormattedCitation" : "(Zanchettin, 2017)" }, "properties" : { "noteIndex" : 0 }, "schema" : "https://github.com/citation-style-language/schema/raw/master/csl-citation.json" }</w:instrText>
      </w:r>
      <w:r w:rsidRPr="003D7ED2">
        <w:rPr>
          <w:rFonts w:cs="Times New Roman"/>
        </w:rPr>
        <w:fldChar w:fldCharType="separate"/>
      </w:r>
      <w:ins w:id="3676" w:author="Robin Matthews" w:date="2021-05-18T16:03:00Z">
        <w:r w:rsidR="00602365">
          <w:rPr>
            <w:rFonts w:cs="Times New Roman"/>
            <w:noProof/>
            <w:lang w:val="en-GB"/>
          </w:rPr>
          <w:t>(Zanchettin, 2017)</w:t>
        </w:r>
      </w:ins>
      <w:del w:id="3677" w:author="Robin Matthews" w:date="2021-05-18T16:03:00Z">
        <w:r w:rsidRPr="00C421D6" w:rsidDel="00602365">
          <w:rPr>
            <w:rFonts w:cs="Times New Roman"/>
            <w:noProof/>
            <w:lang w:val="en-GB"/>
          </w:rPr>
          <w:delText>(Zanchettin, 2017)</w:delText>
        </w:r>
      </w:del>
      <w:r w:rsidRPr="003D7ED2">
        <w:rPr>
          <w:rFonts w:cs="Times New Roman"/>
        </w:rPr>
        <w:fldChar w:fldCharType="end"/>
      </w:r>
      <w:r w:rsidRPr="00C421D6">
        <w:rPr>
          <w:rFonts w:cs="Times New Roman"/>
          <w:lang w:val="en-GB"/>
        </w:rPr>
        <w:t xml:space="preserve">. For example, the timing of volcanic eruptions may influence Atlantic </w:t>
      </w:r>
      <w:del w:id="3678" w:author="Ian Blenkinsop" w:date="2021-07-06T13:17:00Z">
        <w:r w:rsidRPr="00C421D6" w:rsidDel="00CB6DE8">
          <w:rPr>
            <w:rFonts w:cs="Times New Roman"/>
            <w:lang w:val="en-GB"/>
          </w:rPr>
          <w:delText>multi</w:delText>
        </w:r>
      </w:del>
      <w:ins w:id="3679" w:author="Ian Blenkinsop" w:date="2021-07-06T13:17:00Z">
        <w:r w:rsidR="00CB6DE8">
          <w:rPr>
            <w:rFonts w:cs="Times New Roman"/>
            <w:lang w:val="en-GB"/>
          </w:rPr>
          <w:t>M</w:t>
        </w:r>
        <w:r w:rsidR="00CB6DE8" w:rsidRPr="00C421D6">
          <w:rPr>
            <w:rFonts w:cs="Times New Roman"/>
            <w:lang w:val="en-GB"/>
          </w:rPr>
          <w:t>ulti</w:t>
        </w:r>
      </w:ins>
      <w:r w:rsidRPr="00C421D6">
        <w:rPr>
          <w:rFonts w:cs="Times New Roman"/>
          <w:lang w:val="en-GB"/>
        </w:rPr>
        <w:t xml:space="preserve">-decadal </w:t>
      </w:r>
      <w:del w:id="3680" w:author="Ian Blenkinsop" w:date="2021-07-06T13:17:00Z">
        <w:r w:rsidRPr="00C421D6" w:rsidDel="00CB6DE8">
          <w:rPr>
            <w:rFonts w:cs="Times New Roman"/>
            <w:lang w:val="en-GB"/>
          </w:rPr>
          <w:delText xml:space="preserve">variability </w:delText>
        </w:r>
      </w:del>
      <w:ins w:id="3681" w:author="Ian Blenkinsop" w:date="2021-07-06T13:17:00Z">
        <w:r w:rsidR="00CB6DE8">
          <w:rPr>
            <w:rFonts w:cs="Times New Roman"/>
            <w:lang w:val="en-GB"/>
          </w:rPr>
          <w:t>V</w:t>
        </w:r>
        <w:r w:rsidR="00CB6DE8" w:rsidRPr="00C421D6">
          <w:rPr>
            <w:rFonts w:cs="Times New Roman"/>
            <w:lang w:val="en-GB"/>
          </w:rPr>
          <w:t xml:space="preserve">ariability </w:t>
        </w:r>
      </w:ins>
      <w:r>
        <w:rPr>
          <w:rFonts w:cs="Times New Roman"/>
        </w:rPr>
        <w:fldChar w:fldCharType="begin" w:fldLock="1"/>
      </w:r>
      <w:r w:rsidR="00E81B0B">
        <w:rPr>
          <w:rFonts w:cs="Times New Roman"/>
          <w:lang w:val="en-GB"/>
        </w:rPr>
        <w:instrText>ADDIN CSL_CITATION { "citationItems" : [ { "id" : "ITEM-1", "itemData" : { "DOI" : "10.1038/ngeo955", "ISSN" : "17520894", "abstract" : "Instrumental records, proxy data and climate modelling show that multidecadal variability is a dominant feature of North Atlantic sea-surface temperature variations, with potential impacts on regional climate. To understand the observed variability and to gauge any potential for climate predictions it is essential to identify the physical mechanisms that lead to this variability, and to explore the spatial and temporal characteristics of multidecadal variability modes. Here we use a coupled ocean-atmosphere general circulation model to show that the phasing of the multidecadal fluctuations in the North Atlantic during the past 600 years is, to a large degree, governed by changes in the external solar and volcanic forcings. We find that volcanoes play a particularly important part in the phasing of the multidecadal variability through their direct influence on tropical sea-surface temperatures, on the leading mode of northern-hemisphere atmosphere circulation and on the Atlantic thermohaline circulation. We suggest that the implications of our findings for decadal climate prediction are twofold: because volcanic eruptions cannot be predicted a decade in advance, longer-term climate predictability may prove challenging, whereas the systematic post-eruption changes in ocean and atmosphere may hold promise for shorter-term climate prediction. \u00a9 2010 Macmillan Publishers Limited. All rights reserved.", "author" : [ { "dropping-particle" : "", "family" : "Otter\u00e5", "given" : "Odd Helge", "non-dropping-particle" : "", "parse-names" : false, "suffix" : "" }, { "dropping-particle" : "", "family" : "Bentsen", "given" : "Mats", "non-dropping-particle" : "", "parse-names" : false, "suffix" : "" }, { "dropping-particle" : "", "family" : "Drange", "given" : "Helge", "non-dropping-particle" : "", "parse-names" : false, "suffix" : "" }, { "dropping-particle" : "", "family" : "Suo", "given" : "Lingling", "non-dropping-particle" : "", "parse-names" : false, "suffix" : "" } ], "container-title" : "Nature Geoscience", "id" : "ITEM-1", "issued" : { "date-parts" : [ [ "2010" ] ] }, "title" : "External forcing as a metronome for Atlantic multidecadal variability", "translator" : [ { "dropping-particle" : "", "family" : "H3578", "given" : "", "non-dropping-particle" : "", "parse-names" : false, "suffix" : "" } ], "type" : "article-journal" }, "prefix" : "e.g.,", "uris" : [ "http://www.mendeley.com/documents/?uuid=eefd0cae-3627-4d93-8f63-4fd46caa5a55" ] }, { "id" : "ITEM-2", "itemData" : { "DOI" : "10.1038/s41612-018-0036-6", "ISSN" : "2397-3722", "author" : [ { "dropping-particle" : "", "family" : "Birkel", "given" : "Sean D.", "non-dropping-particle" : "", "parse-names" : false, "suffix" : "" }, { "dropping-particl</w:instrText>
      </w:r>
      <w:r w:rsidR="00E81B0B" w:rsidRPr="00A1237E">
        <w:rPr>
          <w:rFonts w:cs="Times New Roman"/>
        </w:rPr>
        <w:instrText>e" : "", "family" : "Mayewski", "given" : "Paul A.", "non-dropping-particle" : "", "parse-names" : false, "suffix" : "" }, { "dropping-particle" : "", "family" : "Maasch", "given" : "Kirk A.", "non-dropping-particle" : "", "parse-names" : false, "suffix" : "" }, { "dropping-particle" : "V.", "family" : "Kurbatov", "given" : "Andrei", "non-dropping-particle" : "", "parse-names" : false, "suffix" : "" }, { "dropping-particle" : "", "family" : "Lyon", "given" : "Bradfield", "non-dropping-particle" : "", "parse-names" : false, "suffix" : "" } ], "container-title" : "npj Climate and Atmospheric Science", "id" : "ITEM-2", "issue" : "1", "issued" : { "date-parts" : [ [ "2018", "12", "20" ] ] }, "page" : "24", "title" : "Evidence for a volcanic underpinning of the Atlantic multidecadal oscillation", "translator" : [ { "dropping-particle" : "", "family" : "H4435", "given" : "", "non-dropping-particle" : "", "parse-names" : false, "suffix" : "" } ], "type" : "article-journal", "volume" : "1" }, "uris" : [ "http://www.mendeley.com/documents/?uuid=1d4528be-ca21-4bd4-a8da-194884ea32d8" ] } ], "mendeley" : { "formattedCitation" : "(e.g., Otter\u00e5 et al., 2010; Birkel et al., 2018)", "plainTextFormattedCitation" : "(e.g., Otter\u00e5 et al., 2010; Birkel et al., 2018)", "previouslyFormattedCitation" : "(e.g., Otter\u00e5 et al., 2010; Birkel et al., 2018)" }, "properties" : { "noteIndex" : 0 }, "schema" : "https://github.com/citation-style-language/schema/raw/master/csl-citation.json" }</w:instrText>
      </w:r>
      <w:r>
        <w:rPr>
          <w:rFonts w:cs="Times New Roman"/>
        </w:rPr>
        <w:fldChar w:fldCharType="separate"/>
      </w:r>
      <w:ins w:id="3682" w:author="Robin Matthews" w:date="2021-05-18T16:03:00Z">
        <w:r w:rsidR="00602365">
          <w:rPr>
            <w:rFonts w:cs="Times New Roman"/>
            <w:noProof/>
            <w:lang w:val="sv-SE"/>
          </w:rPr>
          <w:t>(e.g., Otterå et al., 2010; Birkel et al., 2018)</w:t>
        </w:r>
      </w:ins>
      <w:del w:id="3683" w:author="Robin Matthews" w:date="2021-05-18T16:03:00Z">
        <w:r w:rsidRPr="00721BB7" w:rsidDel="00602365">
          <w:rPr>
            <w:rFonts w:cs="Times New Roman"/>
            <w:noProof/>
            <w:lang w:val="sv-SE"/>
          </w:rPr>
          <w:delText>(e.g., Otterå et al., 2010; Birkel et al., 2018)</w:delText>
        </w:r>
      </w:del>
      <w:r>
        <w:rPr>
          <w:rFonts w:cs="Times New Roman"/>
        </w:rPr>
        <w:fldChar w:fldCharType="end"/>
      </w:r>
      <w:r w:rsidRPr="00534615">
        <w:rPr>
          <w:rFonts w:cs="Times New Roman"/>
          <w:lang w:val="fr-CH"/>
        </w:rPr>
        <w:t xml:space="preserve"> or ENSO </w:t>
      </w:r>
      <w:r>
        <w:rPr>
          <w:rFonts w:cs="Times New Roman"/>
          <w:lang w:val="fr-CH"/>
        </w:rPr>
        <w:fldChar w:fldCharType="begin" w:fldLock="1"/>
      </w:r>
      <w:r w:rsidR="00E81B0B">
        <w:rPr>
          <w:rFonts w:cs="Times New Roman"/>
          <w:lang w:val="fr-CH"/>
        </w:rPr>
        <w:instrText>ADDIN CSL_CITATION { "citationItems" : [ { "id" : "ITEM-1", "itemData" : { "DOI" : "10.1002/2015GL064751", "ISSN" : "19448007", "abstract" : "The effects of large tropical volcanic eruptions on Indo-Pacific tropical variability are investigated using 122 historical ensemble members from the Coupled Model Intercomparison Project 5. Radiative forcing due to volcanic aerosols in the stratosphere is found to increase the likelihood of a model climatic response that projects onto both the El Ni\u00f1o-Southern Oscillation and the Indian Ocean Dipole (IOD). Large eruptions are associated with co-occurring El Ni\u00f1o and positive IOD events in the ensemble means that peak 6-12 months after the volcanic forcing peaks, marking a significant increase in the likelihood of each event occurring in the Southern Hemisphere (SH) spring/summer posteruption. There is also an ensemble mean La Ni\u00f1a-like response in the third SH summer posteruption, which coincides with a significant increase in the likelihood of a La Ni\u00f1a occurring. Taken together with the initial cooling, this La Ni\u00f1a-like response may increase the persistence of the cool global average surface temperature anomaly after an eruption.", "author" : [ { "dropping-particle" : "", "family" : "Maher", "given" : "Nicola", "non-dropping-particle" : "", "parse-names" : false, "suffix" : "" }, { "dropping-particle" : "", "family" : "McGregor", "given" : "Shayne", "non-dropping-particle" : "", "parse-names" : false, "suffix" : "" }, { "dropping-particle" : "", "family" : "England", "given" : "Matthew H.", "non-dropping-particle" : "", "parse-names" : false, "suffix" : "" }, { "dropping-particle" : "Sen", "family" : "Gupta", "given" : "Alexander", "non-dropping-particle" : "", "parse-names" : false, "suffix" : "" } ], "container-title" : "Geophysical Research Letters", "id" : "ITEM-1", "issued" : { "date-parts" : [ [ "2015" ] ] }, "title" : "Effects of volcanism on tropical variability", "translator" : [ { "dropping-particle" : "", "family" : "H3574", "given" : "", "non-dropping-particle" : "", "parse-names" : false, "suffix" : "" } ], "type" : "article-journal" }, "prefix" : "e.g.,", "uris" : [ "http://www.mendeley.com/documents/?uuid=81e45756-ba46-4255-8d28-b086411f5999" ] }, { "id" : "ITEM-2", "itemData" : { "DOI" : "10.1038/s41467-017-00755-6", "ISSN" : "2041-1723", "abstract" : "Stratospheric aerosols from large tropical explosive volcanic eruptions backscatter shortwave radiation and reduce the global mean surface temperature. Observations suggest that they also favour an El Nin\u00f5 within 2 years following the eruption. Modelling studies have, however, so far reached no consensus on either the sign or physical mechanism of El Nin\u00f5 response to volcanism. Here we show that an El Nin\u00f5 tends to peak during the year following large eruptions in simulations of the Fifth Coupled Model Intercomparison Project (CMIP5). Targeted climate model simulations further emphasize that Pinatubo-like eruptions tend to shorten La Nin\u00e3s, lengthen El Nin\u00f5s and induce anomalous warming when occurring during neutral states. Volcanically induced cooling in tropical Africa weakens the West African monsoon, and the resulting atmospheric Kelvin wave drives equatorial westerly wind anomalies over the western Pacific. This wind anomaly is further amplified by air-sea interactions in the Pacific, favouring an El Nin\u00f5-like response.", "author" : [ { "dropping-particle" : "", "family" : "Khodri", "given" : "Myriam", "non-dropping-particle" : "", "parse-names" : false, "suffix" : "" }, { "dropping-particle" : "", "family" : "Izumo", "given" : "Takeshi", "non-dropping-particle" : "", "parse-names" : false, "suffix" : "" }, { "dropping-particle" : "", "family" : "Vialard", "given" : "J\u00e9r\u00f4me", "non-dropping-particle" : "", "parse-names" : false, "suffix" : "" }, { "dropping-particle" : "", "family" : "Janicot", "given" : "Serge", "non-dropping-particle" : "", "parse-names" : false, "suffix" : "" }, { "dropping-particle" : "", "family" : "Cassou", "given" : "Christophe", "non-dropping-particle" : "", "parse-names" : false, "suffix" : "" }, { "dropping-particle" : "", "family" : "Lengaigne", "given" : "Matthieu", "non-dropping-particle" : "", "parse-names" : false, "suffix" : "" }, { "dropping-particle" : "", "family" : "Mignot", "given" : "Juliette", "non-dropping-particle" : "", "parse-names" : false, "suffix" : "" }, { "dropping-particle" : "", "family" : "Gastineau", "given" : "Guillaume", "non-dropping-particle" : "", "parse-names" : false, "suffix" : "" }, { "dropping-particle" : "", "family" : "Guilyardi", "given" : "Eric", "non-dropping-particle" : "", "parse-names" : false, "suffix" : "" }, { "dropping-particle" : "", "family" : "Lebas", "given" : "Nicolas", "non-dropping-particle" : "", "parse-names" : false, "suffix" : "" }, { "dropping-particle" : "", "family" : "Robock", "given" : "Alan", "non-dropping-particle" : "", "parse-names" : false, "suffix" : "" }, { "dropping-particle" : "", "family" : "McPhaden", "given" : "Michael J.", "non-dropping-particle" : "", "parse-names" : false, "suffix" : "" } ], "container-title" : "Nature Communications", "id" : "ITEM-2", "issue" : "1", "issued" : { "date-parts" : [ [ "2017", "12", "3" ] ] }, "page" : "778", "title" : "Tropical explosive volcanic eruptions can trigger El Ni\u00f1o by cooling tropical Africa", "translator" : [ { "dropping-particle" : "", "family" : "H3576", "given" : "", "non-dropping-particle" : "", "parse-names" : false, "suffix" : "" } ], "type" : "article-journal", "volume" : "8" }, "uris" : [ "http://www.mendeley.com/documents/?uuid=122659c5-0600-420d-bd74-f287aee91c6c" ] }, { "id" : "ITEM-3", "itemData" : { "DOI" : "10.1175/JCLI-D-17-0571.1", "ISSN" : "0894-8755", "abstract" : "The impact of northern, tropical, and southern volcanic eruptions on the Pacific sea surface temperature (SST) and the different response mechanisms arising due to differences in the volcanic forcing structure are investigated using the Community Earth System Model Last Millennium Ensemble (CESM-LME). Analysis of the simulations indicates that the Pacific features a significant El Ni\u00f1o\u2013like SST anomaly 5\u201310 months after northern and tropical eruptions, and with a weaker such tendency after southern eruptions, possibly reflective of the weaker magnitude of these eruptions. The Ni\u00f1o-3 index peaks with a lag of one and a half years after northern and tropical eruptions. Two years after all three types of volcanic eruptions, a La Ni\u00f1a\u2013like SST anomaly pattern over the equatorial Pacific is observed, which seems to form an El Ni\u00f1o\u2013Southern Oscillation (ENSO) cycle. The westerly wind anomaly over the western to central Pacific plays an essential role in favoring the development of an El Ni\u00f1o following all three types of eruptions. Thus, the key point of the question is to find the causes of the westerly wind enhancement. The shift of the intertropical convergence zone (ITCZ) can explain the El Ni\u00f1o\u2013like response to northern eruptions, which is not applicable for tropical or southern eruptions. The ocean dynamical thermostat mechanism is the fundamental cause of the anomalous westerly wind for all three types of eruptions.", "author" : [ { "dropping-particle" : "", "family" : "Zuo", "given" : "Meng",</w:instrText>
      </w:r>
      <w:r w:rsidR="00E81B0B" w:rsidRPr="00A1237E">
        <w:rPr>
          <w:rFonts w:cs="Times New Roman"/>
          <w:lang w:val="en-US"/>
        </w:rPr>
        <w:instrText xml:space="preserve"> "non-dropping-particle" : "", "parse-names" : false, "suffix" : "" }, { "dropping-particle" : "", "family" : "Man", "given" : "Wenmin", "non-dropping-particle" : "", "parse-names" : false, "suffix" : "" }, { "dropping-particle" : "", "family" : "Zhou", "given" : "Tianjun", "non-dropping-particle" : "", "parse-names" : false, "suffix" : "" }, { "dropping-particle" : "", "family" : "Guo", "given" : "Zhun", "non-dropping-particle" : "", "parse-names" : false, "suffix" : "" } ], "container-title" : "Journal of Climate", "id" : "ITEM-3", "issue" : "17", "issued" : { "date-parts" : [ [ "2018", "9" ] ] }, "page" : "6729-6744", "title" : "Different Impacts of Northern, Tropical, and Southern Volcanic Eruptions on the Tropical Pacific SST in the Last Millennium", "translator" : [ { "dropping-particle" : "", "family" : "H4441", "given" : "", "non-dropping-particle" : "", "parse-names" : false, "suffix" : "" } ], "type" : "article-journal", "volume" : "31" }, "uris" : [ "http://www.mendeley.com/documents/?uuid=58d5e3b3-4caa-44a5-9947-f74a6bd4c372" ] } ], "mendeley" : { "formattedCitation" : "(e.g., Maher et al., 2015; Khodri et al., 2017; Zuo et al., 2018)", "plainTextFormattedCitation" : "(e.g., Maher et al., 2015; Khodri et al., 2017; Zuo et al., 2018)", "previouslyFormattedCitation" : "(e.g., Maher et al., 2015; Khodri et al., 2017; Zuo et al., 2018)" }, "properties" : { "noteIndex" : 0 }, "schema" : "https://github.com/citation-style-language/schema/raw/master/csl-citation.json" }</w:instrText>
      </w:r>
      <w:r>
        <w:rPr>
          <w:rFonts w:cs="Times New Roman"/>
          <w:lang w:val="fr-CH"/>
        </w:rPr>
        <w:fldChar w:fldCharType="separate"/>
      </w:r>
      <w:ins w:id="3684" w:author="Robin Matthews" w:date="2021-05-18T16:03:00Z">
        <w:r w:rsidR="00602365">
          <w:rPr>
            <w:rFonts w:cs="Times New Roman"/>
            <w:noProof/>
            <w:lang w:val="en-GB"/>
          </w:rPr>
          <w:t>(e.g., Maher et al., 2015; Khodri et al., 2017; Zuo et al., 2018)</w:t>
        </w:r>
      </w:ins>
      <w:del w:id="3685" w:author="Robin Matthews" w:date="2021-05-18T16:03:00Z">
        <w:r w:rsidRPr="00FA4D8D" w:rsidDel="00602365">
          <w:rPr>
            <w:rFonts w:cs="Times New Roman"/>
            <w:noProof/>
            <w:lang w:val="en-GB"/>
          </w:rPr>
          <w:delText>(e.g., Maher et al., 2015; Khodri et al., 2017; Zuo et al., 2018)</w:delText>
        </w:r>
      </w:del>
      <w:r>
        <w:rPr>
          <w:rFonts w:cs="Times New Roman"/>
          <w:lang w:val="fr-CH"/>
        </w:rPr>
        <w:fldChar w:fldCharType="end"/>
      </w:r>
      <w:r w:rsidRPr="00C421D6">
        <w:rPr>
          <w:rFonts w:cs="Times New Roman"/>
          <w:lang w:val="en-GB"/>
        </w:rPr>
        <w:t xml:space="preserve">, and anthropogenic aerosols may influence decadal modes of variability in the Pacific </w:t>
      </w:r>
      <w:r>
        <w:rPr>
          <w:rFonts w:cs="Times New Roman"/>
        </w:rPr>
        <w:fldChar w:fldCharType="begin" w:fldLock="1"/>
      </w:r>
      <w:r w:rsidR="00E81B0B">
        <w:rPr>
          <w:rFonts w:cs="Times New Roman"/>
          <w:lang w:val="en-GB"/>
        </w:rPr>
        <w:instrText>ADDIN CSL_CITATION { "citationItems" : [ { "id" : "ITEM-1", "itemData" : { "DOI" : "10.1038/nclimate3058", "ISSN" : "1758-678X", "author" : [ { "dropping-particle" : "", "family" : "Smith", "given" : "Doug M.", "non-dropping-particle" : "", "parse-names" : false, "suffix" : "" }, { "dropping-particle" : "", "family" : "Booth", "given" : "Ben B. B.", "non-dropping-particle" : "", "parse-names" : false, "suffix" : "" }, { "dropping-particle" : "", "family" : "Dunstone", "given" : "Nick J.", "non-dropping-particle" : "", "parse-names" : false, "suffix" : "" }, { "dropping-particle" : "", "family" : "Eade", "given" : "Rosie", "non-dropping-particle" : "", "parse-names" : false, "suffix" : "" }, { "dropping-particle" : "", "family" : "Hermanson", "given" : "Leon", "non-dropping-particle" : "", "parse-names" : false, "suffix" : "" }, { "dropping-particle" : "", "family" : "Jones", "given" : "Gareth S.", "non-dropping-particle" : "", "parse-names" : false, "suffix" : "" }, { "dropping-particle" : "", "family" : "Scaife", "given" : "Adam A.", "non-dropping-particle" : "", "parse-names" : false, "suffix" : "" }, { "dropping-particle" : "", "family" : "Sheen", "given" : "Katy L.", "non-dropping-particle" : "", "parse-names" : false, "suffix" : "" }, { "dropping-particle" : "", "family" : "Thompson", "given" : "Vikki", "non-dropping-particle" : "", "parse-names" : false, "suffix" : "" } ], "container-title" : "Nature Climate Change", "id" : "ITEM-1", "issue" : "10", "issued" : { "date-parts" : [ [ "2016", "10", "20" ] ] }, "page" : "936-940", "title" : "Role of volcanic and anthropogenic aerosols in the recent global surface warming slowdown", "translator" : [ { "dropping-particle" : "", "family" : "H3726", "given" : "", "non-dropping-particle" : "", "parse-names" : false, "suffix" : "" } ], "type" : "article-journal", "volume" : "6" }, "prefix" : "e.g.,", "uris" : [ "http://www.mendeley.com/documents/?uuid=1e28869e-9877-42b1-9051-54310bff4a58" ] } ], "mendeley" : { "formattedCitation" : "(e.g., Smith et al., 2016)", "plainTextFormattedCitation" : "(e.g., Smith et al., 2016)", "previouslyFormattedCitation" : "(e.g., Smith et al., 2016)" }, "properties" : { "noteIndex" : 0 }, "schema" : "https://github.com/citation-style-language/schema/raw/master/csl-citation.json" }</w:instrText>
      </w:r>
      <w:r>
        <w:rPr>
          <w:rFonts w:cs="Times New Roman"/>
        </w:rPr>
        <w:fldChar w:fldCharType="separate"/>
      </w:r>
      <w:ins w:id="3686" w:author="Robin Matthews" w:date="2021-05-18T16:03:00Z">
        <w:r w:rsidR="00602365">
          <w:rPr>
            <w:rFonts w:cs="Times New Roman"/>
            <w:noProof/>
            <w:lang w:val="en-GB"/>
          </w:rPr>
          <w:t>(e.g., Smith et al., 2016)</w:t>
        </w:r>
      </w:ins>
      <w:del w:id="3687" w:author="Robin Matthews" w:date="2021-05-18T16:03:00Z">
        <w:r w:rsidRPr="00C421D6" w:rsidDel="00602365">
          <w:rPr>
            <w:rFonts w:cs="Times New Roman"/>
            <w:noProof/>
            <w:lang w:val="en-GB"/>
          </w:rPr>
          <w:delText>(e.g., Smith et al., 2016)</w:delText>
        </w:r>
      </w:del>
      <w:r>
        <w:rPr>
          <w:rFonts w:cs="Times New Roman"/>
        </w:rPr>
        <w:fldChar w:fldCharType="end"/>
      </w:r>
      <w:r w:rsidRPr="00C421D6">
        <w:rPr>
          <w:rFonts w:cs="Times New Roman"/>
          <w:lang w:val="en-GB"/>
        </w:rPr>
        <w:t xml:space="preserve">. In addition, melting of glaciers and ice caps due to anthropogenic influences has been speculated to increase volcanic activity (e.g., a specific example for Iceland is discussed in </w:t>
      </w:r>
      <w:r w:rsidRPr="003D7ED2">
        <w:rPr>
          <w:rFonts w:cs="Times New Roman"/>
        </w:rPr>
        <w:fldChar w:fldCharType="begin" w:fldLock="1"/>
      </w:r>
      <w:r w:rsidR="00E81B0B">
        <w:rPr>
          <w:rFonts w:cs="Times New Roman"/>
          <w:lang w:val="en-GB"/>
        </w:rPr>
        <w:instrText>ADDIN CSL_CITATION { "citationItems" : [ { "id" : "ITEM-1", "itemData" : { "DOI" : "10.1130/G39633.1", "ISSN" : "19432682", "abstract" : "Human-induced climate change is causing rapid melting of ice in many volcanically active regions. Over glacial-interglacial time scales changes in surface loading exerted by large variations in glacier size affect the rates of volcanic activity. Numerical models suggest that smaller changes in ice volume over shorter time scales may also influence rates of mantle melt generation. However, this effect has not been verified in the geological record. Furthermore, the time lag between climatic forcing and a resultant change in the frequency of volcanic eruptions is unknown. We present empirical evidence that the frequency of volcanic eruptions in Iceland was affected by glacial extent, modulated by climate, on multicentennial time scales during the Holocene. We examine the frequency of volcanic ash deposition over northern Europe and compare this with Icelandic eruptions. We identify a period of markedly reduced volcanic activity centered on 5.5-4.5 ka that was preceded by a major change in atmospheric circulation patterns, expressed in the North Atlantic as a deepening of the Icelandic Low, favoring glacial advance on Iceland. We calculate an apparent time lag of ~600 yr between the climate event and change in eruption frequency. Given the time lag identified here, increase in volcanic eruptions due to ongoing deglaciation since the end of the Little Ice Age may not become apparent for hundreds of years.", "author" : [ { "dropping-particle" : "", "family" : "Swindles", "given" : "Graeme T.", "non-dropping-particle" : "", "parse-names" : false, "suffix" : "" }, { "dropping-particle" : "", "family" : "Watson", "given" : "Elizabeth J.", "non-dropping-particle" : "", "parse-names" : false, "suffix" : "" }, { "dropping-particle" : "", "family" : "Savov", "given" : "Ivan P.", "non-dropping-particle" : "", "parse-names" : false, "suffix" : "" }, { "dropping-particle" : "", "family" : "Lawson", "given" : "Ian T.", "non-dropping-particle" : "", "parse-names" : false, "suffix" : "" }, { "dropping-particle" : "", "family" : "Schmidt", "given" : "Anja", "non-dropping-particle" : "", "parse-names" : false, "suffix" : "" }, { "dropping-particle" : "", "family" : "Hooper", "given" : "Andrew", "non-dropping-particle" : "", "parse-names" : false, "suffix" : "" }, { "dropping-particle" : "", "family" : "Cooper", "given" : "Claire L.", "non-dropping-particle" : "", "parse-names" : false, "suffix" : "" }, { "dropping-particle" : "", "family" : "Connor", "given" : "Charles B.", "non-dropping-particle" : "", "parse-names" : false, "suffix" : "" }, { "dropping-particle" : "", "family" : "Gloor", "given" : "Manuel", "non-dropping-particle" : "", "parse-names" : false, "suffix" : "" }, { "dropping-particle" : "", "family" : "Carrivick", "given" : "Jonathan L.", "non-dropping-particle" : "", "parse-names" : false, "suffix" : "" } ], "container-title" : "Geology", "id" : "ITEM-1", "issued" : { "date-parts" : [ [ "2018" ] ] }, "title" : "Climatic control on Icelandic volcanic activity during the mid-Holocene", "translator" : [ { "dropping-particle" : "", "family" : "H3577", "given" : "", "non-dropping-particle" : "", "parse-names" : false, "suffix" : "" } ], "type" : "article-journal" }, "uris" : [ "http://www.mendeley.com/documents/?uuid=4b1685cf-7135-44c1-865d-31db764b4b9c" ] } ], "mendeley" : { "formattedCitation" : "(Swindles et al., 2018)", "manualFormatting" : "Swindles et al., 2018)", "plainTextFormattedCitation" : "(Swindles et al., 2018)", "previouslyFormattedCitation" : "(Swindles et al., 2018)" }, "properties" : { "noteIndex" : 0 }, "schema" : "https://github.com/citation-style-language/schema/raw/master/csl-citation.json" }</w:instrText>
      </w:r>
      <w:r w:rsidRPr="003D7ED2">
        <w:rPr>
          <w:rFonts w:cs="Times New Roman"/>
        </w:rPr>
        <w:fldChar w:fldCharType="separate"/>
      </w:r>
      <w:ins w:id="3688" w:author="Robin Matthews" w:date="2021-05-18T16:03:00Z">
        <w:r w:rsidR="00602365">
          <w:rPr>
            <w:rFonts w:cs="Times New Roman"/>
            <w:noProof/>
            <w:lang w:val="en-GB"/>
          </w:rPr>
          <w:t>Swindles et al., 2018)</w:t>
        </w:r>
      </w:ins>
      <w:del w:id="3689" w:author="Robin Matthews" w:date="2021-05-18T16:03:00Z">
        <w:r w:rsidRPr="00C421D6" w:rsidDel="00602365">
          <w:rPr>
            <w:rFonts w:cs="Times New Roman"/>
            <w:noProof/>
            <w:lang w:val="en-GB"/>
          </w:rPr>
          <w:delText>Swindles et al., 2018)</w:delText>
        </w:r>
      </w:del>
      <w:r w:rsidRPr="003D7ED2">
        <w:rPr>
          <w:rFonts w:cs="Times New Roman"/>
        </w:rPr>
        <w:fldChar w:fldCharType="end"/>
      </w:r>
      <w:r w:rsidRPr="00C421D6">
        <w:rPr>
          <w:rFonts w:cs="Times New Roman"/>
          <w:lang w:val="en-GB"/>
        </w:rPr>
        <w:t>.</w:t>
      </w:r>
    </w:p>
    <w:p w14:paraId="4E5E9F01" w14:textId="77777777" w:rsidR="00102875" w:rsidRPr="00C421D6" w:rsidRDefault="00102875" w:rsidP="00102875">
      <w:pPr>
        <w:pStyle w:val="AR6BodyText"/>
        <w:rPr>
          <w:rFonts w:cs="Times New Roman"/>
          <w:lang w:val="en-GB"/>
        </w:rPr>
      </w:pPr>
    </w:p>
    <w:bookmarkEnd w:id="3675"/>
    <w:p w14:paraId="3A267081" w14:textId="77777777" w:rsidR="009C094D" w:rsidRPr="00C421D6" w:rsidRDefault="009C094D" w:rsidP="00102875">
      <w:pPr>
        <w:pStyle w:val="AR6BodyText"/>
        <w:rPr>
          <w:rFonts w:cs="Times New Roman"/>
          <w:lang w:val="en-GB"/>
        </w:rPr>
      </w:pPr>
    </w:p>
    <w:p w14:paraId="1F06C215" w14:textId="2904212A" w:rsidR="00102875" w:rsidRPr="00C421D6" w:rsidRDefault="00102875" w:rsidP="00AA341C">
      <w:pPr>
        <w:pStyle w:val="AR6Chap1Level31111"/>
        <w:rPr>
          <w:lang w:val="en-GB"/>
        </w:rPr>
      </w:pPr>
      <w:bookmarkStart w:id="3690" w:name="_Toc69949988"/>
      <w:r w:rsidRPr="00C421D6">
        <w:rPr>
          <w:lang w:val="en-GB"/>
        </w:rPr>
        <w:t xml:space="preserve">Uncertainty </w:t>
      </w:r>
      <w:del w:id="3691" w:author="Ian Blenkinsop" w:date="2021-07-06T13:18:00Z">
        <w:r w:rsidRPr="00C421D6" w:rsidDel="00CB6DE8">
          <w:rPr>
            <w:lang w:val="en-GB"/>
          </w:rPr>
          <w:delText>quantification</w:delText>
        </w:r>
      </w:del>
      <w:bookmarkEnd w:id="3690"/>
      <w:ins w:id="3692" w:author="Ian Blenkinsop" w:date="2021-07-06T13:18:00Z">
        <w:r w:rsidR="00CB6DE8">
          <w:rPr>
            <w:lang w:val="en-GB"/>
          </w:rPr>
          <w:t>Q</w:t>
        </w:r>
        <w:r w:rsidR="00CB6DE8" w:rsidRPr="00C421D6">
          <w:rPr>
            <w:lang w:val="en-GB"/>
          </w:rPr>
          <w:t>uantification</w:t>
        </w:r>
      </w:ins>
    </w:p>
    <w:p w14:paraId="61505580" w14:textId="77777777" w:rsidR="00102875" w:rsidRPr="00C421D6" w:rsidRDefault="00102875" w:rsidP="00102875">
      <w:pPr>
        <w:pStyle w:val="AR6BodyText"/>
        <w:rPr>
          <w:rFonts w:cs="Times New Roman"/>
          <w:b/>
          <w:lang w:val="en-GB"/>
        </w:rPr>
      </w:pPr>
    </w:p>
    <w:p w14:paraId="61ED0057" w14:textId="447FD1C8" w:rsidR="00102875" w:rsidRPr="00C421D6" w:rsidRDefault="00102875" w:rsidP="00102875">
      <w:pPr>
        <w:pStyle w:val="AR6BodyText"/>
        <w:rPr>
          <w:rFonts w:cs="Times New Roman"/>
          <w:lang w:val="en-GB"/>
        </w:rPr>
      </w:pPr>
      <w:bookmarkStart w:id="3693" w:name="_Hlk66778467"/>
      <w:r w:rsidRPr="00C421D6">
        <w:rPr>
          <w:rFonts w:cs="Times New Roman"/>
          <w:lang w:val="en-GB"/>
        </w:rPr>
        <w:t xml:space="preserve">Not all of these listed sources of uncertainty are of the same type. For example, internal climate variations are an intrinsic uncertainty that can be estimated probabilistically, and could be more precisely quantified, but cannot usually be reduced. However, advances in decadal prediction offer the prospect of narrowing uncertainties in the trajectory of the climate for a few years ahead </w:t>
      </w:r>
      <w:ins w:id="3694" w:author="Ian Blenkinsop" w:date="2021-07-06T13:18:00Z">
        <w:r w:rsidR="00CB6DE8">
          <w:rPr>
            <w:rFonts w:cs="Times New Roman"/>
            <w:lang w:val="en-GB"/>
          </w:rPr>
          <w:t>(</w:t>
        </w:r>
        <w:r w:rsidR="00CB6DE8" w:rsidRPr="00C421D6">
          <w:rPr>
            <w:rFonts w:cs="Times New Roman"/>
            <w:lang w:val="en-GB"/>
          </w:rPr>
          <w:t>Section 4.2.3</w:t>
        </w:r>
        <w:r w:rsidR="00CB6DE8">
          <w:rPr>
            <w:rFonts w:cs="Times New Roman"/>
            <w:lang w:val="en-GB"/>
          </w:rPr>
          <w:t xml:space="preserve">; </w:t>
        </w:r>
      </w:ins>
      <w:r w:rsidRPr="003D7ED2">
        <w:rPr>
          <w:rFonts w:cs="Times New Roman"/>
        </w:rPr>
        <w:fldChar w:fldCharType="begin" w:fldLock="1"/>
      </w:r>
      <w:r w:rsidR="00E81B0B">
        <w:rPr>
          <w:rFonts w:cs="Times New Roman"/>
          <w:lang w:val="en-GB"/>
        </w:rPr>
        <w:instrText>ADDIN CSL_CITATION { "citationItems" : [ { "id" : "ITEM-1", "itemData" : { "DOI" : "10.1175/BAMS-D-12-00241.1", "ISSN" : "00030007", "abstract" : "The rapidly evolving field of decadal climate prediction, using initialized climate models to produce time-evolving predictions of regional climate, is producing new results for predictions, predictability, and prediction skill. \u00a9 2014 American Meteorological Society.", "author" : [ { "dropping-particle" : "", "family" : "Meehl", "given" : "Gerald A.", "non-dropping-particle" : "", "parse-names" : false, "suffix" : "" }, { "dropping-particle" : "", "family" : "Goddard", "given" : "Lisa", "non-dropping-particle" : "", "parse-names" : false, "suffix" : "" }, { "dropping-particle" : "", "family" : "Boer", "given" : "George", "non-dropping-particle" : "", "parse-names" : false, "suffix" : "" }, { "dropping-particle" : "", "family" : "Burgman", "given" : "Robert", "non-dropping-particle" : "", "parse-names" : false, "suffix" : "" }, { "dropping-particle" : "", "family" : "Branstator", "given" : "Grant", "non-dropping-particle" : "", "parse-names" : false, "suffix" : "" }, { "dropping-particle" : "", "family" : "Cassou", "given" : "Christophe", "non-dropping-particle" : "", "parse-names" : false, "suffix" : "" }, { "dropping-particle" : "", "family" : "Corti", "given" : "Susanna", "non-dropping-particle" : "", "parse-names" : false, "suffix" : "" }, { "dropping-particle" : "", "family" : "Danabasoglu", "given" : "Gokhan", "non-dropping-particle" : "", "parse-names" : false, "suffix" : "" }, { "dropping-particle" : "", "family" : "Doblas-Reyes", "given" : "Francisco", "non-dropping-particle" : "", "parse-names" : false, "suffix" : "" }, { "dropping-particle" : "", "family" : "Hawkins", "given" : "Ed", "non-dropping-particle" : "", "parse-names" : false, "suffix" : "" }, { "dropping-particle" : "", "family" : "Karspeck", "given" : "Alicia", "non-dropping-particle" : "", "parse-names" : false, "suffix" : "" }, { "dropping-particle" : "", "family" : "Kimoto", "given" : "Masahide", "non-dropping-particle" : "", "parse-names" : false, "suffix" : "" }, { "dropping-particle" : "", "family" : "Kumar", "given" : "Arun", "non-dropping-particle" : "", "parse-names" : false, "suffix" : "" }, { "dropping-particle" : "", "family" : "Matei", "given" : "Daniela", "non-dropping-particle" : "", "parse-names" : false, "suffix" : "" }, { "dropping-particle" : "", "family" : "Mignot", "given" : "Juliette", "non-dropping-particle" : "", "parse-names" : false, "suffix" : "" }, { "dropping-particle" : "", "family" : "Msadek", "given" : "Rym", "non-dropping-particle" : "", "parse-names" : false, "suffix" : "" }, { "dropping-particle" : "", "family" : "Navarra", "given" : "Antonio", "non-dropping-particle" : "", "parse-names" : false, "suffix" : "" }, { "dropping-particle" : "", "family" : "Pohlmann", "given" : "Holger", "non-dropping-particle" : "", "parse-names" : false, "suffix" : "" }, { "dropping-particle" : "", "family" : "Rienecker", "given" : "Michele", "non-dropping-particle" : "", "parse-names" : false, "suffix" : "" }, { "dropping-particle" : "", "family" : "Rosati", "given" : "Tony", "non-dropping-particle" : "", "parse-names" : false, "suffix" : "" }, { "dropping-particle" : "", "family" : "Schneider", "given" : "Edwin", "non-dropping-particle" : "", "parse-names" : false, "suffix" : "" }, { "dropping-particle" : "", "family" : "Smith", "given" : "Doug", "non-dropping-particle" : "", "parse-names" : false, "suffix" : "" }, { "dropping-particle" : "", "family" : "Sutton", "given" : "Rowan", "non-dropping-particle" : "", "parse-names" : false, "suffix" : "" }, { "dropping-particle" : "", "family" : "Teng", "given" : "Haiyan", "non-dropping-particle" : "", "parse-names" : false, "suffix" : "" }, { "dropping-particle" : "", "family" : "Oldenborgh", "given" : "Geert Jan", "non-dropping-particle" : "Van", "parse-names" : false, "suffix" : "" }, { "dropping-particle" : "", "family" : "Vecchi", "given" : "Gabriel", "non-dropping-particle" : "", "parse-names" : false, "suffix" : "" }, { "dropping-particle" : "", "family" : "Yeager", "given" : "Stephen", "non-dropping-particle" : "", "parse-names" : false, "suffix" : "" } ], "container-title" : "Bulletin of the American Meteorological Society", "id" : "ITEM-1", "issued" : { "date-parts" : [ [ "2014" ] ] }, "title" : "Decadal climate prediction an update from the trenches", "translator" : [ { "dropping-particle" : "", "family" : "H3570", "given" : "", "non-dropping-particle" : "", "parse-names" : false, "suffix" : "" } ], "type" : "article-journal" }, "uris" : [ "http://www.mendeley.com/documents/?uuid=141229e9-85a7-4240-93b8-e7b5d4a20a5e" ] }, { "id" : "ITEM-2", "itemData" : { "DOI" : "10.1007/s40641-017-0064-z", "ISSN" : "21986061", "abstract" : "Purpose of Review: Recent Atlantic climate prediction studies are an exciting new contribution to an extensive body of research on Atlantic decadal variability and predictability that has long emphasized the unique role of the Atlantic Ocean in modulating the surface climate. We present a survey of the foundations and frontiers in our understanding of Atlantic variability mechanisms, the role of the Atlantic Meridional Overturning Circulation (AMOC), and our present capacity for putting that understanding into practice in actual climate prediction systems. Recent Findings: The AMOC\u2014or more precisely, the buoyancy-forced thermohaline circulation (THC) that encompasses both overturning and gyre circulations\u2014appears to underpin decadal timescale prediction skill in the subpolar North Atlantic in retrospective forecasts. Skill in predicting more wide-ranging climate variations, including those over land, is more limited, but there are indications this could improve with more advanced models. Summary: Preliminary successes in the field of initialized Atlantic climate prediction confirm the climate relevance of low-frequency Atlantic Ocean dynamics and suggest that useful decadal climate prediction is a realizable goal.", "author" : [ { "dropping-particle" : "", "family" : "Yeager", "given" : "S. G.", "non-dropping-particle" : "", "parse-names" : false, "suffix" : "" }, { "dropping-particle" : "", "family" : "Robson", "given" : "J. I.", "non-dropping-particle" : "", "parse-names" : false, "suffix" : "" } ], "container-title" : "Current Climate Change Reports", "id" : "ITEM-2", "issued" : { "date-parts" : [ [ "2017" ] ] }, "title" : "Recent Progress in Understanding and Predicting Atlantic Decadal Climate Variability", "translator" : [ { "dropping-particle" : "", "family" : "H3571", "given" : "", "non-dropping-particle" : "", "parse-names" : false, "suffix" : "" } ], "type" : "article" }, "uris" : [ "http://www.mendeley.com/documents/?uuid=643ab213-0b3a-4bb8-93d4-3d4c4bebfd3f" ] } ], "mendeley" : { "formattedCitation" : "(Meehl et al., 2014; Yeager and Robson, 2017)", "manualFormatting" : "(e.g., Meehl et al., 2014; Yeager and Robson, 2017", "plainTextFormattedCitation" : "(Meehl et al., 2014; Yeager and Robson, 2017)", "previouslyFormattedCitation" : "(Meehl et al., 2014; Yeager and Robson, 2017)" }, "properties" : { "noteIndex" : 0 }, "schema" : "https://github.com/citation-style-language/schema/raw/master/csl-citation.json" }</w:instrText>
      </w:r>
      <w:r w:rsidRPr="003D7ED2">
        <w:rPr>
          <w:rFonts w:cs="Times New Roman"/>
        </w:rPr>
        <w:fldChar w:fldCharType="separate"/>
      </w:r>
      <w:ins w:id="3695" w:author="Robin Matthews" w:date="2021-05-18T16:04:00Z">
        <w:del w:id="3696" w:author="Ian Blenkinsop" w:date="2021-07-06T13:18:00Z">
          <w:r w:rsidR="00602365" w:rsidDel="00CB6DE8">
            <w:rPr>
              <w:rFonts w:cs="Times New Roman"/>
              <w:noProof/>
              <w:lang w:val="en-GB"/>
            </w:rPr>
            <w:delText>(</w:delText>
          </w:r>
        </w:del>
        <w:r w:rsidR="00602365">
          <w:rPr>
            <w:rFonts w:cs="Times New Roman"/>
            <w:noProof/>
            <w:lang w:val="en-GB"/>
          </w:rPr>
          <w:t>e.g., Meehl et al., 2014; Yeager and Robson, 2017</w:t>
        </w:r>
      </w:ins>
      <w:del w:id="3697" w:author="Robin Matthews" w:date="2021-05-18T16:04:00Z">
        <w:r w:rsidRPr="00C421D6" w:rsidDel="00602365">
          <w:rPr>
            <w:rFonts w:cs="Times New Roman"/>
            <w:noProof/>
            <w:lang w:val="en-GB"/>
          </w:rPr>
          <w:delText>(e.g., Meehl et al., 2014; Yeager and Robson, 2017</w:delText>
        </w:r>
      </w:del>
      <w:r w:rsidRPr="003D7ED2">
        <w:rPr>
          <w:rFonts w:cs="Times New Roman"/>
        </w:rPr>
        <w:fldChar w:fldCharType="end"/>
      </w:r>
      <w:del w:id="3698" w:author="Ian Blenkinsop" w:date="2021-07-06T13:18:00Z">
        <w:r w:rsidRPr="00C421D6" w:rsidDel="00CB6DE8">
          <w:rPr>
            <w:rFonts w:cs="Times New Roman"/>
            <w:lang w:val="en-GB"/>
          </w:rPr>
          <w:delText>; Chapter 4, Section 4.2.3</w:delText>
        </w:r>
      </w:del>
      <w:r w:rsidRPr="00C421D6">
        <w:rPr>
          <w:rFonts w:cs="Times New Roman"/>
          <w:lang w:val="en-GB"/>
        </w:rPr>
        <w:t xml:space="preserve">). </w:t>
      </w:r>
    </w:p>
    <w:bookmarkEnd w:id="3693"/>
    <w:p w14:paraId="5C32F893" w14:textId="77777777" w:rsidR="00102875" w:rsidRPr="00C421D6" w:rsidRDefault="00102875" w:rsidP="00102875">
      <w:pPr>
        <w:pStyle w:val="AR6BodyText"/>
        <w:rPr>
          <w:rFonts w:cs="Times New Roman"/>
          <w:lang w:val="en-GB"/>
        </w:rPr>
      </w:pPr>
    </w:p>
    <w:p w14:paraId="2A76F99E" w14:textId="7687E7A3" w:rsidR="00102875" w:rsidRPr="00C421D6" w:rsidRDefault="00102875" w:rsidP="00102875">
      <w:pPr>
        <w:pStyle w:val="AR6BodyText"/>
        <w:rPr>
          <w:rFonts w:cs="Times New Roman"/>
          <w:lang w:val="en-GB"/>
        </w:rPr>
      </w:pPr>
      <w:bookmarkStart w:id="3699" w:name="_Hlk66778499"/>
      <w:r w:rsidRPr="00C421D6">
        <w:rPr>
          <w:rFonts w:cs="Times New Roman"/>
          <w:lang w:val="en-GB"/>
        </w:rPr>
        <w:t xml:space="preserve">Other sources of uncertainty, such as model response uncertainty, can in principle be reduced, but are not amenable to a frequency-based interpretation of probability, and Bayesian methods to quantify the </w:t>
      </w:r>
      <w:r w:rsidRPr="00C421D6">
        <w:rPr>
          <w:rFonts w:cs="Times New Roman"/>
          <w:lang w:val="en-GB"/>
        </w:rPr>
        <w:lastRenderedPageBreak/>
        <w:t xml:space="preserve">uncertainty have been considered instead </w:t>
      </w:r>
      <w:r>
        <w:rPr>
          <w:rFonts w:cs="Times New Roman"/>
        </w:rPr>
        <w:fldChar w:fldCharType="begin" w:fldLock="1"/>
      </w:r>
      <w:r w:rsidR="00E81B0B">
        <w:rPr>
          <w:rFonts w:cs="Times New Roman"/>
          <w:lang w:val="en-GB"/>
        </w:rPr>
        <w:instrText>ADDIN CSL_CITATION { "citationItems" : [ { "id" : "ITEM-1", "itemData" : { "DOI" : "10.1007/s00382-011-1208-9", "ISSN" : "0930-7575", "author" : [ { "dropping-particle" : "", "family" : "Sexton", "given" : "David M. H.", "non-dropping-particle" : "", "parse-names" : false, "suffix" : "" }, { "dropping-particle" : "", "family" : "Murphy", "given" : "James M.", "non-dropping-particle" : "", "parse-names" : false, "suffix" : "" }, { "dropping-particle" : "", "family" : "Collins", "given" : "Mat", "non-dropping-particle" : "", "parse-names" : false, "suffix" : "" }, { "dropping-particle" : "", "family" : "Webb", "given" : "Mark J.", "non-dropping-particle" : "", "parse-names" : false, "suffix" : "" } ], "container-title" : "Climate Dynamics", "id" : "ITEM-1", "issue" : "11-12", "issued" : { "date-parts" : [ [ "2012", "6", "17" ] ] }, "page" : "2513-2542", "title" : "Multivariate probabilistic projections using imperfect climate models part I: outline of methodology", "translator" : [ { "dropping-particle" : "", "family" : "H4620", "given" : "", "non-dropping-particle" : "", "parse-names" : false, "suffix" : "" } ], "type" : "article-journal", "volume" : "38" }, "uris" : [ "http://www.mendeley.com/documents/?uuid=8d02a32c-b7f9-42ad-8613-0c24e4413fef" ] }, { "id" : "ITEM-2", "itemData" : { "DOI" : "10.1007/s10584-006-9156-9", "ISSN" : "0165-0009", "author" : [ { "dropping-particle" : "", "family" : "Rougier", "given" : "Jonathan", "non-dropping-particle" : "", "parse-names" : false, "suffix" : "" } ], "container-title" : "Climatic Change", "id" : "ITEM-2", "issue" : "3-4", "issued" : { "date-parts" : [ [ "2007", "3", "1" ] ] }, "page" : "247-264", "title" : "Probabilistic Inference for Future Climate Using an Ensemble of Climate Model Evaluations", "translator" : [ { "dropping-particle" : "", "family" : "H4439", "given" : "", "non-dropping-particle" : "", "parse-names" : false, "suffix" : "" } ], "type" : "article-journal", "volume" : "81" }, "uris" : [ "http://www.mendeley.com/documents/?uuid=8e171d2d-f509-408a-b956-2f4ab439908b" ] }, { "id" : "ITEM-3", "itemData" : { "DOI" : "10.1029/2004GL021276", "ISSN" : "0094-8276", "author" : [ { "dropping-particle" : "", "family" : "Tebaldi", "given" : "C.", "non-dropping-particle" : "", "parse-names" : false, "suffix" : "" } ], "container-title" : "Geophysical Research Letters", "id" : "ITEM-3", "issue" : "24", "issued" : { "date-parts" : [ [ "2004" ] ] }, "page" : "L24213", "title" : "Regional probabilities of precipitation change: A Bayesian analysis of multimodel simulations", "translator" : [ { "dropping-particle" : "", "family" : "H4621", "given" : "", "non-dropping-particle" : "", "parse-names" : false, "suffix" : "" } ], "type" : "article-journal", "volume" : "31" }, "prefix" : "e.g.,", "uris" : [ "http://www.mendeley.com/documents/?uuid=ac603ca6-9739-4c4e-bd10-d725fa9be7f0" ] } ], "mendeley" : { "formattedCitation" : "(e.g., Tebaldi, 2004; Rougier, 2007; Sexton et al., 2012)", "plainTextFormattedCitation" : "(e.g., Tebaldi, 2004; Rougier, 2007; Sexton et al., 2012)", "previouslyFormattedCitation" : "(e.g., Tebaldi, 2004; Rougier, 2007; Sexton et al., 2012)" }, "properties" : { "noteIndex" : 0 }, "schema" : "https://github.com/citation-style-language/schema/raw/master/csl-citation.json" }</w:instrText>
      </w:r>
      <w:r>
        <w:rPr>
          <w:rFonts w:cs="Times New Roman"/>
        </w:rPr>
        <w:fldChar w:fldCharType="separate"/>
      </w:r>
      <w:ins w:id="3700" w:author="Robin Matthews" w:date="2021-05-18T16:04:00Z">
        <w:r w:rsidR="00602365">
          <w:rPr>
            <w:rFonts w:cs="Times New Roman"/>
            <w:noProof/>
            <w:lang w:val="en-GB"/>
          </w:rPr>
          <w:t>(e.g., Tebaldi, 2004; Rougier, 2007; Sexton et al., 2012)</w:t>
        </w:r>
      </w:ins>
      <w:del w:id="3701" w:author="Robin Matthews" w:date="2021-05-18T16:04:00Z">
        <w:r w:rsidRPr="00C421D6" w:rsidDel="00602365">
          <w:rPr>
            <w:rFonts w:cs="Times New Roman"/>
            <w:noProof/>
            <w:lang w:val="en-GB"/>
          </w:rPr>
          <w:delText>(e.g., Tebaldi, 2004; Rougier, 2007; Sexton et al., 2012)</w:delText>
        </w:r>
      </w:del>
      <w:r>
        <w:rPr>
          <w:rFonts w:cs="Times New Roman"/>
        </w:rPr>
        <w:fldChar w:fldCharType="end"/>
      </w:r>
      <w:r w:rsidRPr="00C421D6">
        <w:rPr>
          <w:rFonts w:cs="Times New Roman"/>
          <w:lang w:val="en-GB"/>
        </w:rPr>
        <w:t>. The scenario uncertainty component is distinct from other uncertainties, given that future anthropogenic emissions can be considered as the outcome of a set of societal choices (</w:t>
      </w:r>
      <w:del w:id="3702" w:author="Ian Blenkinsop" w:date="2021-07-06T13:19:00Z">
        <w:r w:rsidRPr="00C421D6" w:rsidDel="00CB6DE8">
          <w:rPr>
            <w:rFonts w:cs="Times New Roman"/>
            <w:lang w:val="en-GB"/>
          </w:rPr>
          <w:delText xml:space="preserve">see </w:delText>
        </w:r>
      </w:del>
      <w:r w:rsidRPr="00C421D6">
        <w:rPr>
          <w:rFonts w:cs="Times New Roman"/>
          <w:lang w:val="en-GB"/>
        </w:rPr>
        <w:t xml:space="preserve">Section 1.6.1). </w:t>
      </w:r>
    </w:p>
    <w:bookmarkEnd w:id="3699"/>
    <w:p w14:paraId="3152F08D" w14:textId="77777777" w:rsidR="00102875" w:rsidRPr="00C421D6" w:rsidRDefault="00102875" w:rsidP="00102875">
      <w:pPr>
        <w:pStyle w:val="AR6BodyText"/>
        <w:rPr>
          <w:rFonts w:cs="Times New Roman"/>
          <w:b/>
          <w:lang w:val="en-GB"/>
        </w:rPr>
      </w:pPr>
    </w:p>
    <w:p w14:paraId="55E31601" w14:textId="1B076724" w:rsidR="00102875" w:rsidRPr="00C421D6" w:rsidRDefault="00102875" w:rsidP="00102875">
      <w:pPr>
        <w:pStyle w:val="AR6BodyText"/>
        <w:rPr>
          <w:rFonts w:cs="Times New Roman"/>
          <w:lang w:val="en-GB"/>
        </w:rPr>
      </w:pPr>
      <w:bookmarkStart w:id="3703" w:name="_Hlk66778536"/>
      <w:r w:rsidRPr="00C421D6">
        <w:rPr>
          <w:rFonts w:cs="Times New Roman"/>
          <w:lang w:val="en-GB"/>
        </w:rPr>
        <w:t xml:space="preserve">For climate model projections it is possible to approximately quantify the relative amplitude of various sources of uncertainty (e.g., </w:t>
      </w:r>
      <w:r w:rsidRPr="003D7ED2">
        <w:rPr>
          <w:rFonts w:cs="Times New Roman"/>
        </w:rPr>
        <w:fldChar w:fldCharType="begin" w:fldLock="1"/>
      </w:r>
      <w:r w:rsidR="00E81B0B">
        <w:rPr>
          <w:rFonts w:cs="Times New Roman"/>
          <w:lang w:val="en-GB"/>
        </w:rPr>
        <w:instrText>ADDIN CSL_CITATION { "citationItems" : [ { "id" : "ITEM-1", "itemData" : { "DOI" : "10.1175/2009BAMS2607.1", "ISSN" : "0003-0007", "author" : [ { "dropping-particle" : "", "family" : "Hawkins", "given" : "Ed", "non-dropping-particle" : "", "parse-names" : false, "suffix" : "" }, { "dropping-particle" : "", "family" : "Sutton", "given" : "Rowan", "non-dropping-particle" : "", "parse-names" : false, "suffix" : "" } ], "container-title" : "Bulletin of the American Meteorological Society", "id" : "ITEM-1", "issue" : "8", "issued" : { "date-parts" : [ [ "2009", "8" ] ] }, "page" : "1095-1108", "title" : "The Potential to Narrow Uncertainty in Regional Climate Predictions", "translator" : [ { "dropping-particle" : "", "family" : "H4101", "given" : "", "non-dropping-particle" : "", "parse-names" : false, "suffix" : "" } ], "type" : "article-journal", "volume" : "90" }, "uris" : [ "http://www.mendeley.com/documents/?uuid=5e35c914-d6ef-41a8-8da3-0a719b7dcd3b" ] }, { "id" : "ITEM-2", "itemData" : { "DOI" : "10.5194/esd-11-491-2020", "ISSN" : "2190-4987", "author" : [ { "dropping-particle" : "", "family" : "Lehner", "given" : "Flavio", "non-dropping-particle" : "", "parse-names" : false, "suffix" : "" }, { "dropping-particle" : "", "family" : "Deser", "given" : "Clara", "non-dropping-particle" : "", "parse-names" : false, "suffix" : "" }, { "dropping-particle" : "", "family" : "Maher", "given" : "Nicola", "non-dropping-particle" : "", "parse-names" : false, "suffix" : "" }, { "dropping-particle" : "", "family" : "Marotzke", "given" : "Jochem", "non-dropping-particle" : "", "parse-names" : false, "suffix" : "" }, { "dropping-particle" : "", "family" : "Fischer", "given" : "Erich M.", "non-dropping-particle" : "", "parse-names" : false, "suffix" : "" }, { "dropping-particle" : "", "family" : "Brunner", "given" : "Lukas", "non-dropping-particle" : "", "parse-names" : false, "suffix" : "" }, { "dropping-particle" : "", "family" : "Knutti", "given" : "Reto", "non-dropping-particle" : "", "parse-names" : false, "suffix" : "" }, { "dropping-particle" : "", "family" : "Hawkins", "given" : "Ed", "non-dropping-particle" : "", "parse-names" : false, "suffix" : "" } ], "container-title" : "Earth System Dynamics", "id" : "ITEM-2", "issue" : "2", "issued" : { "date-parts" : [ [ "2020", "5", "29" ] ] }, "page" : "491-508", "title" : "Partitioning climate projection uncertainty with multiple large ensembles and CMIP5/6", "translator" : [ { "dropping-particle" : "", "family" : "H4028", "given" : "", "non-dropping-particle" : "", "parse-names" : false, "suffix" : "" } ], "type" : "article-journal", "volume" : "11" }, "uris" : [ "http://www.mendeley.com/documents/?uuid=6cf7ed10-0f63-43be-8589-61ec171325be" ] } ], "mendeley" : { "formattedCitation" : "(Hawkins and Sutton, 2009; Lehner et al., 2020)", "manualFormatting" : "Hawkins and Sutton, 2009; Lehner et al., 2020)", "plainTextFormattedCitation" : "(Hawkins and Sutton, 2009; Lehner et al., 2020)", "previouslyFormattedCitation" : "(Hawkins and Sutton, 2009; Lehner et al., 2020)" }, "properties" : { "noteIndex" : 0 }, "schema" : "https://github.com/citation-style-language/schema/raw/master/csl-citation.json" }</w:instrText>
      </w:r>
      <w:r w:rsidRPr="003D7ED2">
        <w:rPr>
          <w:rFonts w:cs="Times New Roman"/>
        </w:rPr>
        <w:fldChar w:fldCharType="separate"/>
      </w:r>
      <w:ins w:id="3704" w:author="Robin Matthews" w:date="2021-05-18T16:04:00Z">
        <w:r w:rsidR="00602365">
          <w:rPr>
            <w:rFonts w:cs="Times New Roman"/>
            <w:noProof/>
            <w:lang w:val="en-GB"/>
          </w:rPr>
          <w:t>Hawkins and Sutton, 2009; Lehner et al., 2020)</w:t>
        </w:r>
      </w:ins>
      <w:del w:id="3705" w:author="Robin Matthews" w:date="2021-05-18T16:04:00Z">
        <w:r w:rsidRPr="00C421D6" w:rsidDel="00602365">
          <w:rPr>
            <w:rFonts w:cs="Times New Roman"/>
            <w:noProof/>
            <w:lang w:val="en-GB"/>
          </w:rPr>
          <w:delText>Hawkins and Sutton, 2009; Lehner et al., 2020)</w:delText>
        </w:r>
      </w:del>
      <w:r w:rsidRPr="003D7ED2">
        <w:rPr>
          <w:rFonts w:cs="Times New Roman"/>
        </w:rPr>
        <w:fldChar w:fldCharType="end"/>
      </w:r>
      <w:r w:rsidRPr="00C421D6">
        <w:rPr>
          <w:rFonts w:cs="Times New Roman"/>
          <w:lang w:val="en-GB"/>
        </w:rPr>
        <w:t>. A range of different climate models are used to estimate the model response uncertainty to a particular emissions pathway, and multiple pathways are used to estimate the scenario uncertainty. The unforced component of internal variability can be estimated from individual ensemble members of the same climate model (</w:t>
      </w:r>
      <w:ins w:id="3706" w:author="Ian Blenkinsop" w:date="2021-07-06T13:20:00Z">
        <w:r w:rsidR="00CB6DE8">
          <w:rPr>
            <w:rFonts w:cs="Times New Roman"/>
            <w:noProof/>
            <w:lang w:val="en-GB"/>
          </w:rPr>
          <w:t xml:space="preserve">Section 1.5.4.8; </w:t>
        </w:r>
      </w:ins>
      <w:r w:rsidRPr="00C421D6">
        <w:rPr>
          <w:rFonts w:cs="Times New Roman"/>
          <w:lang w:val="en-GB"/>
        </w:rPr>
        <w:t xml:space="preserve">e.g., </w:t>
      </w:r>
      <w:r w:rsidRPr="003D7ED2">
        <w:rPr>
          <w:rFonts w:cs="Times New Roman"/>
        </w:rPr>
        <w:fldChar w:fldCharType="begin" w:fldLock="1"/>
      </w:r>
      <w:ins w:id="3707" w:author="Robin Matthews" w:date="2021-05-18T17:27:00Z">
        <w:r w:rsidR="00E73C0E">
          <w:rPr>
            <w:rFonts w:cs="Times New Roman"/>
            <w:lang w:val="en-GB"/>
          </w:rPr>
          <w:instrText>ADDIN CSL_CITATION { "citationItems" : [ { "id" : "ITEM-1", "itemData" : { "DOI" : "10.1038/nclimate1562", "ISSN" : "1758-678X", "author" : [ { "dropping-particle" : "", "family" : "Deser", "given" : "Clara", "non-dropping-particle" : "", "parse-names" : false, "suffix" : "" }, { "dropping-particle" : "", "family" : "Knutti", "given" : "Reto", "non-dropping-particle" : "", "parse-names" : false, "suffix" : "" }, { "dropping-particle" : "", "family" : "Solomon", "given" : "Susan", "non-dropping-particle" : "", "parse-names" : false, "suffix" : "" }, { "dropping-particle" : "", "family" : "Phillips", "given" : "Adam S.", "non-dropping-particle" : "", "parse-names" : false, "suffix" : "" } ], "container-title" : "Nature Climate Change", "id" : "ITEM-1", "issue" : "11", "issued" : { "date-parts" : [ [ "2012", "11", "26" ] ] }, "page" : "775-779", "title" : "Communication of the role of natural variability in future North American climate", "translator" : [ { "dropping-particle" : "", "family" : "H3903", "given" : "", "non-dropping-particle" : "", "parse-names" : false, "suffix" : "" } ], "type" : "article-journal", "volume" : "2" }, "uris" : [ "http://www.mendeley.com/documents/?uuid=c841d793-ab1d-4d0c-bdbe-01aa91bccbb8" ] }, { "id" : "ITEM-2", "itemData" : { "DOI" : "10.1029/2019MS001639", "abstract" : "Abstract The Max Planck Institute Grand Ensemble (MPI-GE) is the largest ensemble of a single comprehensive climate model currently available, with 100 members for the historical simulations (1850\u20132005) and four forcing scenarios. It is currently the only large ensemble available that includes scenario representative concentration pathway (RCP) 2.6 and a 1% CO2 scenario. These advantages make MPI-GE a powerful tool. We present an overview of MPI-GE, its components, and detail the experiments completed. We demonstrate how to separate the forced response from internal variability in a large ensemble. This separation allows the quantification of both the forced signal under climate change and the internal variability to unprecedented precision. We then demonstrate multiple ways to evaluate MPI-GE and put observations in the context of a large ensemble, including a novel approach for comparing model internal variability with estimated observed variability. Finally, we present four novel analyses, which can only be completed using a large ensemble. First, we address whether temperature and precipitation have a pathway dependence using the forcing scenarios. Second, the forced signal of the highly noisy atmospheric circulation is computed, and different drivers are identified to be important for the North Pacific and North Atlantic regions. Third, we use the ensemble dimension to investigate the time dependency of Atlantic Meridional Overturning Circulation variability changes under global warming. Last, sea level pressure is used as an example to demonstrate how MPI-GE can be utilized to estimate the ensemble size needed for a given scientific problem and provide insights for future ensemble projects.", "author" : [ { "dropping-particle" : "", "family" : "Maher", "given" : "Nicola", "non-dropping-particle" : "", "parse-names" : false, "suffix" : "" }, { "dropping-particle" : "", "family" : "Milinski", "given" : "Sebastian", "non-dropping-particle" : "", "parse-names" : false, "suffix" : "" }, { "dropping-particle" : "", "family" : "Suarez-Gutierrez", "given" : "Laura", "non-dropping-particle" : "", "parse-names" : false, "suffix" : "" }, { "dropping-particle" : "", "family" : "Botzet", "given" : "Michael", "non-dropping-particle" : "", "parse-names" : false, "suffix" : "" }, { "dropping-particle" : "", "family" : "Dobrynin", "given" : "Mikhail", "non-dropping-particle" : "", "parse-names" : false, "suffix" : "" }, { "dropping-particle" : "", "family" : "Kornblueh", "given" : "Luis", "non-dropping-particle" : "", "parse-names" : false, "suffix" : "" }, { "dropping-particle" : "", "family" : "Kr\u00f6ger", "given" : "J\u00fcrgen", "non-dropping-particle" : "", "parse-names" : false, "suffix" : "" }, { "dropping-particle" : "", "family" : "Takano", "given" : "Yohei", "non-dropping-particle" : "", "parse-names" : false, "suffix" : "" }, { "dropping-particle" : "", "family" : "Ghosh", "given" : "Rohit", "non-dropping-particle" : "", "parse-names" : false, "suffix" : "" }, { "dropping-particle" : "", "family" : "Hedemann", "given" : "Christopher", "non-dropping-particle" : "", "parse-names" : false, "suffix" : "" }, { "dropping-particle" : "", "family" : "Li", "given" : "Chao", "non-dropping-particle" : "", "parse-names" : false, "suffix" : "" }, { "dropping-particle" : "", "family" : "Li", "given" : "Hongmei", "non-dropping-particle" : "", "parse-names" : false, "suffix" : "" }, { "dropping-particle" : "", "family" : "Manzini", "given" : "Elisa", "non-dropping-particle" : "", "parse-names" : false, "suffix" : "" }, { "dropping-particle" : "", "family" : "Notz", "given" : "Dirk", "non-dropping-particle" : "", "parse-names" : false, "suffix" : "" }, { "dropping-particle" : "", "family" : "Putrasahan", "given" : "Dian", "non-dropping-particle" : "", "parse-names" : false, "suffix" : "" }, { "dropping-particle" : "", "family" : "Boysen", "given" : "Lena", "non-dropping-particle" : "", "parse-names" : false, "suffix" : "" }, { "dropping-particle" : "", "family" : "Claussen", "given" : "Martin", "non-dropping-particle" : "", "parse-names" : false, "suffix" : "" }, { "dropping-particle" : "", "family" : "Ilyina", "given" : "Tatiana", "non-dropping-particle" : "", "parse-names" : false, "suffix" : "" }, { "dropping-particle" : "", "family" : "Olonscheck", "given" : "Dirk", "non-dropping-particle" : "", "parse-names" : false, "suffix" : "" }, { "dropping-particle" : "", "family" : "Raddatz", "given" : "Thomas", "non-dropping-particle" : "", "parse-names" : false, "suffix" : "" }, { "dropping-particle" : "", "family" : "Stevens", "given" : "Bjorn", "non-dropping-particle" : "", "parse-names" : false, "suffix" : "" }, { "dropping-particle" : "", "family" : "Marotzke", "given" : "Jochem", "non-dropping-particle" : "", "parse-names" : false, "suffix" : "" } ], "container-title" : "Journal of Advances in Modeling Earth Systems", "id" : "ITEM-2", "issue" : "7", "issued" : { "date-parts" : [ [ "2019" ] ] }, "page" : "2050-2069", "title" : "The Max Planck Institute Grand Ensemble: Enabling the Exploration of Climate System Variability", "translator" : [ { "dropping-particle" : "", "family" : "H3605", "given" : "", "non-dropping-particle" : "", "parse-names" : false, "suffix" : "" } ], "type" : "article-journal", "volume" : "11" }, "uris" : [ "http://www.mendeley.com/documents/?uuid=c1de3488-f363-4831-8da4-d53fb5bd8695" ] } ], "mendeley" : { "formattedCitation" : "(Deser et al., 2012; Maher et al., 2019)", "manualFormatting" : "Deser et al., 2012; Maher et al., 2019", "plainTextFormattedCitation" : "(Deser et al., 2012; Maher et al., 2019)", "previouslyFormattedCitation" : "(Deser et al., 2012; Maher et al., 2019)" }, "properties" : { "noteIndex" : 0 }, "schema" : "https://github.com/citation-style-language/schema/raw/master/csl-citation.json" }</w:instrText>
        </w:r>
      </w:ins>
      <w:del w:id="3708" w:author="Robin Matthews" w:date="2021-05-18T17:27:00Z">
        <w:r w:rsidR="00E81B0B" w:rsidDel="00E73C0E">
          <w:rPr>
            <w:rFonts w:cs="Times New Roman"/>
            <w:lang w:val="en-GB"/>
          </w:rPr>
          <w:delInstrText>ADDIN CSL_CITATION { "citationItems" : [ { "id" : "ITEM-1", "itemData" : { "DOI" : "10.1038/nclimate1562", "ISSN" : "1758-678X", "author" : [ { "dropping-particle" : "", "family" : "Deser", "given" : "Clara", "non-dropping-particle" : "", "parse-names" : false, "suffix" : "" }, { "dropping-particle" : "", "family" : "Knutti", "given" : "Reto", "non-dropping-particle" : "", "parse-names" : false, "suffix" : "" }, { "dropping-particle" : "", "family" : "Solomon", "given" : "Susan", "non-dropping-particle" : "", "parse-names" : false, "suffix" : "" }, { "dropping-particle" : "", "family" : "Phillips", "given" : "Adam S.", "non-dropping-particle" : "", "parse-names" : false, "suffix" : "" } ], "container-title" : "Nature Climate Change", "id" : "ITEM-1", "issue" : "11", "issued" : { "date-parts" : [ [ "2012", "11", "26" ] ] }, "page" : "775-779", "title" : "Communication of the role of natural variability in future North American climate", "translator" : [ { "dropping-particle" : "", "family" : "H3903", "given" : "", "non-dropping-particle" : "", "parse-names" : false, "suffix" : "" } ], "type" : "article-journal", "volume" : "2" }, "uris" : [ "http://www.mendeley.com/documents/?uuid=c841d793-ab1d-4d0c-bdbe-01aa91bccbb8" ] }, { "id" : "ITEM-2", "itemData" : { "DOI" : "10.1029/2019MS001639", "abstract" : "Abstract The Max Planck Institute Grand Ensemble (MPI-GE) is the largest ensemble of a single comprehensive climate model currently available, with 100 members for the historical simulations (1850\u20132005) and four forcing scenarios. It is currently the only large ensemble available that includes scenario representative concentration pathway (RCP) 2.6 and a 1% CO2 scenario. These advantages make MPI-GE a powerful tool. We present an overview of MPI-GE, its components, and detail the experiments completed. We demonstrate how to separate the forced response from internal variability in a large ensemble. This separation allows the quantification of both the forced signal under climate change and the internal variability to unprecedented precision. We then demonstrate multiple ways to evaluate MPI-GE and put observations in the context of a large ensemble, including a novel approach for comparing model internal variability with estimated observed variability. Finally, we present four novel analyses, which can only be completed using a large ensemble. First, we address whether temperature and precipitation have a pathway dependence using the forcing scenarios. Second, the forced signal of the highly noisy atmospheric circulation is computed, and different drivers are identified to be important for the North Pacific and North Atlantic regions. Third, we use the ensemble dimension to investigate the time dependency of Atlantic Meridional Overturning Circulation variability changes under global warming. Last, sea level pressure is used as an example to demonstrate how MPI-GE can be utilized to estimate the ensemble size needed for a given scientific problem and provide insights for future ensemble projects.", "author" : [ { "dropping-particle" : "", "family" : "Maher", "given" : "Nicola", "non-dropping-particle" : "", "parse-names" : false, "suffix" : "" }, { "dropping-particle" : "", "family" : "Milinski", "given" : "Sebastian", "non-dropping-particle" : "", "parse-names" : false, "suffix" : "" }, { "dropping-particle" : "", "family" : "Suarez-Gutierrez", "given" : "Laura", "non-dropping-particle" : "", "parse-names" : false, "suffix" : "" }, { "dropping-particle" : "", "family" : "Botzet", "given" : "Michael", "non-dropping-particle" : "", "parse-names" : false, "suffix" : "" }, { "dropping-particle" : "", "family" : "Dobrynin", "given" : "Mikhail", "non-dropping-particle" : "", "parse-names" : false, "suffix" : "" }, { "dropping-particle" : "", "family" : "Kornblueh", "given" : "Luis", "non-dropping-particle" : "", "parse-names" : false, "suffix" : "" }, { "dropping-particle" : "", "family" : "Kr\u00f6ger", "given" : "J\u00fcrgen", "non-dropping-particle" : "", "parse-names" : false, "suffix" : "" }, { "dropping-particle" : "", "family" : "Takano", "given" : "Yohei", "non-dropping-particle" : "", "parse-names" : false, "suffix" : "" }, { "dropping-particle" : "", "family" : "Ghosh", "given" : "Rohit", "non-dropping-particle" : "", "parse-names" : false, "suffix" : "" }, { "dropping-particle" : "", "family" : "Hedemann", "given" : "Christopher", "non-dropping-particle" : "", "parse-names" : false, "suffix" : "" }, { "dropping-particle" : "", "family" : "Li", "given" : "Chao", "non-dropping-particle" : "", "parse-names" : false, "suffix" : "" }, { "dropping-particle" : "", "family" : "Li", "given" : "Hongmei", "non-dropping-particle" : "", "parse-names" : false, "suffix" : "" }, { "dropping-particle" : "", "family" : "Manzini", "given" : "Elisa", "non-dropping-particle" : "", "parse-names" : false, "suffix" : "" }, { "dropping-particle" : "", "family" : "Notz", "given" : "Dirk", "non-dropping-particle" : "", "parse-names" : false, "suffix" : "" }, { "dropping-particle" : "", "family" : "Putrasahan", "given" : "Dian", "non-dropping-particle" : "", "parse-names" : false, "suffix" : "" }, { "dropping-particle" : "", "family" : "Boysen", "given" : "Lena", "non-dropping-particle" : "", "parse-names" : false, "suffix" : "" }, { "dropping-particle" : "", "family" : "Claussen", "given" : "Martin", "non-dropping-particle" : "", "parse-names" : false, "suffix" : "" }, { "dropping-particle" : "", "family" : "Ilyina", "given" : "Tatiana", "non-dropping-particle" : "", "parse-names" : false, "suffix" : "" }, { "dropping-particle" : "", "family" : "Olonscheck", "given" : "Dirk", "non-dropping-particle" : "", "parse-names" : false, "suffix" : "" }, { "dropping-particle" : "", "family" : "Raddatz", "given" : "Thomas", "non-dropping-particle" : "", "parse-names" : false, "suffix" : "" }, { "dropping-particle" : "", "family" : "Stevens", "given" : "Bjorn", "non-dropping-particle" : "", "parse-names" : false, "suffix" : "" }, { "dropping-particle" : "", "family" : "Marotzke", "given" : "Jochem", "non-dropping-particle" : "", "parse-names" : false, "suffix" : "" } ], "container-title" : "Journal of Advances in Modeling Earth Systems", "id" : "ITEM-2", "issue" : "7", "issued" : { "date-parts" : [ [ "2019" ] ] }, "page" : "2050-2069", "title" : "The Max Planck Institute Grand Ensemble: Enabling the Exploration of Climate System Variability", "translator" : [ { "dropping-particle" : "", "family" : "H3605", "given" : "", "non-dropping-particle" : "", "parse-names" : false, "suffix" : "" } ], "type" : "article-journal", "volume" : "11" }, "uris" : [ "http://www.mendeley.com/documents/?uuid=c1de3488-f363-4831-8da4-d53fb5bd8695" ] } ], "mendeley" : { "formattedCitation" : "(Deser et al., 2012; Maher et al., 2019)", "manualFormatting" : "Deser et al., 2012; Maher et al., 2019; Section 1.5.4.8)", "plainTextFormattedCitation" : "(Deser et al., 2012; Maher et al., 2019)", "previouslyFormattedCitation" : "(Deser et al., 2012; Maher et al., 2019)" }, "properties" : { "noteIndex" : 0 }, "schema" : "https://github.com/citation-style-language/schema/raw/master/csl-citation.json" }</w:delInstrText>
        </w:r>
      </w:del>
      <w:r w:rsidRPr="003D7ED2">
        <w:rPr>
          <w:rFonts w:cs="Times New Roman"/>
        </w:rPr>
        <w:fldChar w:fldCharType="separate"/>
      </w:r>
      <w:ins w:id="3709" w:author="Robin Matthews" w:date="2021-05-18T16:04:00Z">
        <w:r w:rsidR="00602365">
          <w:rPr>
            <w:rFonts w:cs="Times New Roman"/>
            <w:noProof/>
            <w:lang w:val="en-GB"/>
          </w:rPr>
          <w:t>Deser et al., 2012; Maher et al., 2019</w:t>
        </w:r>
      </w:ins>
      <w:del w:id="3710" w:author="Robin Matthews" w:date="2021-05-18T16:04:00Z">
        <w:r w:rsidRPr="00C421D6" w:rsidDel="00602365">
          <w:rPr>
            <w:rFonts w:cs="Times New Roman"/>
            <w:noProof/>
            <w:lang w:val="en-GB"/>
          </w:rPr>
          <w:delText>Deser et al., 2012; Maher et al., 2019; Section 1.5.4.8)</w:delText>
        </w:r>
      </w:del>
      <w:r w:rsidRPr="003D7ED2">
        <w:rPr>
          <w:rFonts w:cs="Times New Roman"/>
        </w:rPr>
        <w:fldChar w:fldCharType="end"/>
      </w:r>
      <w:ins w:id="3711" w:author="Robin Matthews" w:date="2021-05-18T17:27:00Z">
        <w:del w:id="3712" w:author="Ian Blenkinsop" w:date="2021-07-06T13:20:00Z">
          <w:r w:rsidR="00E73C0E" w:rsidDel="00CB6DE8">
            <w:rPr>
              <w:rFonts w:cs="Times New Roman"/>
              <w:noProof/>
              <w:lang w:val="en-GB"/>
            </w:rPr>
            <w:delText>; Section 1.5.4.8</w:delText>
          </w:r>
        </w:del>
        <w:r w:rsidR="00E73C0E">
          <w:rPr>
            <w:rFonts w:cs="Times New Roman"/>
            <w:noProof/>
            <w:lang w:val="en-GB"/>
          </w:rPr>
          <w:t>)</w:t>
        </w:r>
      </w:ins>
      <w:r w:rsidRPr="00C421D6">
        <w:rPr>
          <w:rFonts w:cs="Times New Roman"/>
          <w:lang w:val="en-GB"/>
        </w:rPr>
        <w:t xml:space="preserve">. </w:t>
      </w:r>
    </w:p>
    <w:p w14:paraId="03D01AD4" w14:textId="77777777" w:rsidR="00102875" w:rsidRPr="00C421D6" w:rsidRDefault="00102875" w:rsidP="00102875">
      <w:pPr>
        <w:pStyle w:val="AR6BodyText"/>
        <w:rPr>
          <w:rFonts w:cs="Times New Roman"/>
          <w:lang w:val="en-GB"/>
        </w:rPr>
      </w:pPr>
    </w:p>
    <w:p w14:paraId="61A1F129" w14:textId="5C1D4955" w:rsidR="00102875" w:rsidRPr="00C421D6" w:rsidRDefault="00102875" w:rsidP="00102875">
      <w:pPr>
        <w:pStyle w:val="AR6BodyText"/>
        <w:rPr>
          <w:rFonts w:cs="Times New Roman"/>
          <w:lang w:val="en-GB"/>
        </w:rPr>
      </w:pPr>
      <w:bookmarkStart w:id="3713" w:name="_Hlk66778573"/>
      <w:bookmarkEnd w:id="3703"/>
      <w:r w:rsidRPr="00C421D6">
        <w:rPr>
          <w:rFonts w:cs="Times New Roman"/>
          <w:lang w:val="en-GB"/>
        </w:rPr>
        <w:t xml:space="preserve">Figure 1.15 illustrates the relative size of these different uncertainty components using a ‘cascade of uncertainty’ </w:t>
      </w:r>
      <w:r w:rsidRPr="003D7ED2">
        <w:rPr>
          <w:rFonts w:cs="Times New Roman"/>
        </w:rPr>
        <w:fldChar w:fldCharType="begin" w:fldLock="1"/>
      </w:r>
      <w:r w:rsidR="00E81B0B">
        <w:rPr>
          <w:rFonts w:cs="Times New Roman"/>
          <w:lang w:val="en-GB"/>
        </w:rPr>
        <w:instrText>ADDIN CSL_CITATION { "citationItems" : [ { "id" : "ITEM-1", "itemData" : { "DOI" : "10.1002/wea.543", "ISBN" : "00431656\\n14778696", "ISSN" : "00431656", "abstract" : "Remote-sensing measurements of a hole-punch cloud or fall-streak hole are presented. The cloud was observed with a vertically pointing infrared ceilometer, Doppler lidar, sky camera and a polarimetric radar inclined at 45 degrees. The Doppler lidar and polarimetric radar observations show that the aircraft-induced fall streak was composed primarily of oriented thick plate crystals, and the vertical Doppler velocities suggest that vertical mixing may have been triggered by the large flux of ice into the dry air at the base of the virga.", "author" : [ { "dropping-particle" : "", "family" : "Wilby", "given" : "Robert L.", "non-dropping-particle" : "", "parse-names" : false, "suffix" : "" }, { "dropping-particle" : "", "family" : "Dessai", "given" : "Suraje", "non-dropping-particle" : "", "parse-names" : false, "suffix" : "" } ], "container-title" : "Weather", "id" : "ITEM-1", "issue" : "7", "issued" : { "date-parts" : [ [ "2010", "6", "29" ] ] }, "page" : "180-185", "title" : "Robust adaptation to climate change", "translator" : [ { "dropping-particle" : "", "family" : "H3757", "given" : "", "non-dropping-particle" : "", "parse-names" : false, "suffix" : "" } ], "type" : "article-journal", "volume" : "65" }, "uris" : [ "http://www.mendeley.com/documents/?uuid=c0c2d44f-48b1-477d-9adf-a90bf63de6d5" ] } ], "mendeley" : { "formattedCitation" : "(Wilby and Dessai, 2010)", "manualFormatting" : "(Wilby and Dessai, 2010)", "plainTextFormattedCitation" : "(Wilby and Dessai, 2010)", "previouslyFormattedCitation" : "(Wilby and Dessai, 2010)" }, "properties" : { "noteIndex" : 0 }, "schema" : "https://github.com/citation-style-language/schema/raw/master/csl-citation.json" }</w:instrText>
      </w:r>
      <w:r w:rsidRPr="003D7ED2">
        <w:rPr>
          <w:rFonts w:cs="Times New Roman"/>
        </w:rPr>
        <w:fldChar w:fldCharType="separate"/>
      </w:r>
      <w:ins w:id="3714" w:author="Robin Matthews" w:date="2021-05-18T16:04:00Z">
        <w:r w:rsidR="00602365">
          <w:rPr>
            <w:rFonts w:cs="Times New Roman"/>
            <w:noProof/>
            <w:lang w:val="en-GB"/>
          </w:rPr>
          <w:t>(Wilby and Dessai, 2010)</w:t>
        </w:r>
      </w:ins>
      <w:del w:id="3715" w:author="Robin Matthews" w:date="2021-05-18T16:04:00Z">
        <w:r w:rsidRPr="00C421D6" w:rsidDel="00602365">
          <w:rPr>
            <w:rFonts w:cs="Times New Roman"/>
            <w:noProof/>
            <w:lang w:val="en-GB"/>
          </w:rPr>
          <w:delText>(Wilby and Dessai, 2010)</w:delText>
        </w:r>
      </w:del>
      <w:r w:rsidRPr="003D7ED2">
        <w:rPr>
          <w:rFonts w:cs="Times New Roman"/>
        </w:rPr>
        <w:fldChar w:fldCharType="end"/>
      </w:r>
      <w:r w:rsidRPr="00C421D6">
        <w:rPr>
          <w:rFonts w:cs="Times New Roman"/>
          <w:lang w:val="en-GB"/>
        </w:rPr>
        <w:t xml:space="preserve">, with examples shown for </w:t>
      </w:r>
      <w:r w:rsidR="00AB5F6B">
        <w:rPr>
          <w:rFonts w:cs="Times New Roman"/>
          <w:lang w:val="en-GB"/>
        </w:rPr>
        <w:t>global mean temperature</w:t>
      </w:r>
      <w:r w:rsidRPr="00C421D6">
        <w:rPr>
          <w:rFonts w:cs="Times New Roman"/>
          <w:lang w:val="en-GB"/>
        </w:rPr>
        <w:t xml:space="preserve">, northern South American annual temperatures and East Asian summer precipitation changes. For </w:t>
      </w:r>
      <w:r w:rsidR="00AB5F6B">
        <w:rPr>
          <w:rFonts w:cs="Times New Roman"/>
          <w:lang w:val="en-GB"/>
        </w:rPr>
        <w:t>global mean temperature</w:t>
      </w:r>
      <w:r w:rsidRPr="00C421D6">
        <w:rPr>
          <w:rFonts w:cs="Times New Roman"/>
          <w:lang w:val="en-GB"/>
        </w:rPr>
        <w:t>, the role of internal variability is small, and the total uncertainty is dominated by emissions scenario and model response uncertainties. Note that there is considerable overlap between individual simulations for different emissions scenarios</w:t>
      </w:r>
      <w:ins w:id="3716" w:author="Ian Blenkinsop" w:date="2021-07-06T13:21:00Z">
        <w:r w:rsidR="003C43F4">
          <w:rPr>
            <w:rFonts w:cs="Times New Roman"/>
            <w:lang w:val="en-GB"/>
          </w:rPr>
          <w:t>,</w:t>
        </w:r>
      </w:ins>
      <w:r w:rsidRPr="00C421D6">
        <w:rPr>
          <w:rFonts w:cs="Times New Roman"/>
          <w:lang w:val="en-GB"/>
        </w:rPr>
        <w:t xml:space="preserve"> even for the mid-term (2041</w:t>
      </w:r>
      <w:r w:rsidRPr="00C421D6">
        <w:rPr>
          <w:rFonts w:cs="Times New Roman"/>
          <w:color w:val="202122"/>
          <w:sz w:val="21"/>
          <w:szCs w:val="21"/>
          <w:shd w:val="clear" w:color="auto" w:fill="FDFDFD"/>
          <w:lang w:val="en-GB"/>
        </w:rPr>
        <w:t>–</w:t>
      </w:r>
      <w:r w:rsidRPr="00C421D6">
        <w:rPr>
          <w:rFonts w:cs="Times New Roman"/>
          <w:lang w:val="en-GB"/>
        </w:rPr>
        <w:t>2060). For example, the slowest-warming simulation for SSP5-8.5 produces less mid-term warming than the fastest-warming simulation for SSP1-1.9. For the long</w:t>
      </w:r>
      <w:del w:id="3717" w:author="Ian Blenkinsop" w:date="2021-07-06T13:21:00Z">
        <w:r w:rsidRPr="00C421D6" w:rsidDel="003C43F4">
          <w:rPr>
            <w:rFonts w:cs="Times New Roman"/>
            <w:lang w:val="en-GB"/>
          </w:rPr>
          <w:delText>-</w:delText>
        </w:r>
      </w:del>
      <w:ins w:id="3718" w:author="Ian Blenkinsop" w:date="2021-07-06T13:21:00Z">
        <w:r w:rsidR="003C43F4">
          <w:rPr>
            <w:rFonts w:cs="Times New Roman"/>
            <w:lang w:val="en-GB"/>
          </w:rPr>
          <w:t xml:space="preserve"> </w:t>
        </w:r>
      </w:ins>
      <w:r w:rsidRPr="00C421D6">
        <w:rPr>
          <w:rFonts w:cs="Times New Roman"/>
          <w:lang w:val="en-GB"/>
        </w:rPr>
        <w:t xml:space="preserve">term, emissions scenario uncertainty becomes dominant. </w:t>
      </w:r>
    </w:p>
    <w:bookmarkEnd w:id="3713"/>
    <w:p w14:paraId="1CAD89F0" w14:textId="77777777" w:rsidR="00102875" w:rsidRPr="00C421D6" w:rsidRDefault="00102875" w:rsidP="00102875">
      <w:pPr>
        <w:pStyle w:val="AR6BodyText"/>
        <w:rPr>
          <w:rFonts w:cs="Times New Roman"/>
          <w:lang w:val="en-GB"/>
        </w:rPr>
      </w:pPr>
    </w:p>
    <w:p w14:paraId="48918013" w14:textId="3ED90436" w:rsidR="00102875" w:rsidRPr="00C421D6" w:rsidRDefault="00102875" w:rsidP="00102875">
      <w:pPr>
        <w:pStyle w:val="AR6BodyText"/>
        <w:rPr>
          <w:rFonts w:cs="Times New Roman"/>
          <w:lang w:val="en-GB"/>
        </w:rPr>
      </w:pPr>
      <w:bookmarkStart w:id="3719" w:name="_Hlk66778622"/>
      <w:r w:rsidRPr="00C421D6">
        <w:rPr>
          <w:rFonts w:cs="Times New Roman"/>
          <w:lang w:val="en-GB"/>
        </w:rPr>
        <w:t xml:space="preserve">The relative uncertainty due to internal variability and model uncertainty increases for smaller spatial scales. In the regional example </w:t>
      </w:r>
      <w:commentRangeStart w:id="3720"/>
      <w:r w:rsidRPr="00C421D6">
        <w:rPr>
          <w:rFonts w:cs="Times New Roman"/>
          <w:lang w:val="en-GB"/>
        </w:rPr>
        <w:t>shown</w:t>
      </w:r>
      <w:commentRangeEnd w:id="3720"/>
      <w:r w:rsidR="003C43F4">
        <w:rPr>
          <w:rStyle w:val="CommentReference"/>
        </w:rPr>
        <w:commentReference w:id="3720"/>
      </w:r>
      <w:r w:rsidRPr="00C421D6">
        <w:rPr>
          <w:rFonts w:cs="Times New Roman"/>
          <w:lang w:val="en-GB"/>
        </w:rPr>
        <w:t xml:space="preserve"> for changes in temperature, the same scenario and model combination has produced two simulations which differ by 1°C in their projected 2081</w:t>
      </w:r>
      <w:r w:rsidRPr="00C421D6">
        <w:rPr>
          <w:rFonts w:cs="Times New Roman"/>
          <w:color w:val="202122"/>
          <w:sz w:val="21"/>
          <w:szCs w:val="21"/>
          <w:shd w:val="clear" w:color="auto" w:fill="FDFDFD"/>
          <w:lang w:val="en-GB"/>
        </w:rPr>
        <w:t>–</w:t>
      </w:r>
      <w:r w:rsidRPr="00C421D6">
        <w:rPr>
          <w:rFonts w:cs="Times New Roman"/>
          <w:lang w:val="en-GB"/>
        </w:rPr>
        <w:t xml:space="preserve">2100 averages due solely to internal climate variability. For regional precipitation changes, emissions scenario uncertainty is often small relative to model response uncertainty. In the example </w:t>
      </w:r>
      <w:commentRangeStart w:id="3721"/>
      <w:r w:rsidRPr="00C421D6">
        <w:rPr>
          <w:rFonts w:cs="Times New Roman"/>
          <w:lang w:val="en-GB"/>
        </w:rPr>
        <w:t>shown</w:t>
      </w:r>
      <w:commentRangeEnd w:id="3721"/>
      <w:r w:rsidR="00E62D09">
        <w:rPr>
          <w:rStyle w:val="CommentReference"/>
        </w:rPr>
        <w:commentReference w:id="3721"/>
      </w:r>
      <w:r w:rsidRPr="00C421D6">
        <w:rPr>
          <w:rFonts w:cs="Times New Roman"/>
          <w:lang w:val="en-GB"/>
        </w:rPr>
        <w:t>, the SSPs overlap considerably, but SSP1-1.9 shows the largest precipitation change in the near</w:t>
      </w:r>
      <w:del w:id="3722" w:author="Ian Blenkinsop" w:date="2021-07-06T13:23:00Z">
        <w:r w:rsidRPr="00C421D6" w:rsidDel="00E62D09">
          <w:rPr>
            <w:rFonts w:cs="Times New Roman"/>
            <w:lang w:val="en-GB"/>
          </w:rPr>
          <w:delText>-</w:delText>
        </w:r>
      </w:del>
      <w:ins w:id="3723" w:author="Ian Blenkinsop" w:date="2021-07-06T13:23:00Z">
        <w:r w:rsidR="00E62D09">
          <w:rPr>
            <w:rFonts w:cs="Times New Roman"/>
            <w:lang w:val="en-GB"/>
          </w:rPr>
          <w:t xml:space="preserve"> </w:t>
        </w:r>
      </w:ins>
      <w:r w:rsidRPr="00C421D6">
        <w:rPr>
          <w:rFonts w:cs="Times New Roman"/>
          <w:lang w:val="en-GB"/>
        </w:rPr>
        <w:t>term</w:t>
      </w:r>
      <w:ins w:id="3724" w:author="Ian Blenkinsop" w:date="2021-07-06T13:23:00Z">
        <w:r w:rsidR="00E62D09">
          <w:rPr>
            <w:rFonts w:cs="Times New Roman"/>
            <w:lang w:val="en-GB"/>
          </w:rPr>
          <w:t>,</w:t>
        </w:r>
      </w:ins>
      <w:r w:rsidRPr="00C421D6">
        <w:rPr>
          <w:rFonts w:cs="Times New Roman"/>
          <w:lang w:val="en-GB"/>
        </w:rPr>
        <w:t xml:space="preserve"> even thou</w:t>
      </w:r>
      <w:r w:rsidRPr="00AB5F6B">
        <w:rPr>
          <w:rFonts w:cs="Times New Roman"/>
          <w:lang w:val="en-GB"/>
        </w:rPr>
        <w:t xml:space="preserve">gh </w:t>
      </w:r>
      <w:r w:rsidR="00AB5F6B">
        <w:rPr>
          <w:rFonts w:cs="Times New Roman"/>
          <w:lang w:val="en-GB"/>
        </w:rPr>
        <w:t>global mean temperature</w:t>
      </w:r>
      <w:r w:rsidR="00AB5F6B" w:rsidRPr="00AB5F6B">
        <w:rPr>
          <w:rFonts w:cs="Times New Roman"/>
          <w:lang w:val="en-GB"/>
        </w:rPr>
        <w:t xml:space="preserve"> </w:t>
      </w:r>
      <w:r w:rsidRPr="00AB5F6B">
        <w:rPr>
          <w:rFonts w:cs="Times New Roman"/>
          <w:lang w:val="en-GB"/>
        </w:rPr>
        <w:t>warms</w:t>
      </w:r>
      <w:r w:rsidR="0011259D" w:rsidRPr="00AB5F6B">
        <w:rPr>
          <w:rFonts w:cs="Times New Roman"/>
          <w:lang w:val="en-GB"/>
        </w:rPr>
        <w:t xml:space="preserve"> the</w:t>
      </w:r>
      <w:r w:rsidRPr="00AB5F6B">
        <w:rPr>
          <w:rFonts w:cs="Times New Roman"/>
          <w:lang w:val="en-GB"/>
        </w:rPr>
        <w:t xml:space="preserve"> least; this is due to differences between regional aerosol emissions projected in </w:t>
      </w:r>
      <w:r w:rsidR="0011259D" w:rsidRPr="00AB5F6B">
        <w:rPr>
          <w:rFonts w:cs="Times New Roman"/>
          <w:lang w:val="en-GB"/>
        </w:rPr>
        <w:t xml:space="preserve">this </w:t>
      </w:r>
      <w:r w:rsidR="00274C5D">
        <w:rPr>
          <w:rFonts w:cs="Times New Roman"/>
          <w:lang w:val="en-GB"/>
        </w:rPr>
        <w:t xml:space="preserve">and other </w:t>
      </w:r>
      <w:r w:rsidRPr="00AB5F6B">
        <w:rPr>
          <w:rFonts w:cs="Times New Roman"/>
          <w:lang w:val="en-GB"/>
        </w:rPr>
        <w:t>scenario</w:t>
      </w:r>
      <w:r w:rsidR="00274C5D">
        <w:rPr>
          <w:rFonts w:cs="Times New Roman"/>
          <w:lang w:val="en-GB"/>
        </w:rPr>
        <w:t>s</w:t>
      </w:r>
      <w:r w:rsidRPr="00C421D6">
        <w:rPr>
          <w:rFonts w:cs="Times New Roman"/>
          <w:lang w:val="en-GB"/>
        </w:rPr>
        <w:t xml:space="preserve"> </w:t>
      </w:r>
      <w:r w:rsidRPr="003D7ED2">
        <w:rPr>
          <w:rFonts w:cs="Times New Roman"/>
        </w:rPr>
        <w:fldChar w:fldCharType="begin" w:fldLock="1"/>
      </w:r>
      <w:r w:rsidR="00E81B0B">
        <w:rPr>
          <w:rFonts w:cs="Times New Roman"/>
          <w:lang w:val="en-GB"/>
        </w:rPr>
        <w:instrText>ADDIN CSL_CITATION { "citationItems" : [ { "id" : "ITEM-1", "itemData" : { "DOI" : "10.5194/acp-20-11955-2020", "ISSN" : "1680-7324", "author" : [ { "dropping-particle" : "", "family" : "Wilcox", "given" : "Laura J.", "non-dropping-particle" : "", "parse-names" : false, "suffix" : "" }, { "dropping-particle" : "", "family" : "Liu", "given" : "Zhen", "non-dropping-particle" : "", "parse-names" : false, "suffix" : "" }, { "dropping-particle" : "", "family" : "Samset", "given" : "Bj\u00f8rn H.", "non-dropping-particle" : "", "parse-names" : false, "suffix" : "" }, { "dropping-particle" : "", "family" : "Hawkins", "given" : "Ed", "non-dropping-particle" : "", "parse-names" : false, "suffix" : "" }, { "dropping-particle" : "", "family" : "Lund", "given" : "Marianne T.", "non-dropping-particle" : "", "parse-names" : false, "suffix" : "" }, { "dropping-particle" : "", "family" : "Nordling", "given" : "Kalle", "non-dropping-particle" : "", "parse-names" : false, "suffix" : "" }, { "dropping-particle" : "", "family" : "Undorf", "given" : "Sabine", "non-dropping-particle" : "", "parse-names" : false, "suffix" : "" }, { "dropping-particle" : "", "family" : "Bollasina", "given" : "Massimo", "non-dropping-particle" : "", "parse-names" : false, "suffix" : "" }, { "dropping-particle" : "", "family" : "Ekman", "given" : "Annica M. L.", "non-dropping-particle" : "", "parse-names" : false, "suffix" : "" }, { "dropping-particle" : "", "family" : "Krishnan", "given" : "Srinath", "non-dropping-particle" : "", "parse-names" : false, "suffix" : "" }, { "dropping-particle" : "", "family" : "Merikanto", "given" : "Joonas", "non-dropping-particle" : "", "parse-names" : false, "suffix" : "" }, { "dropping-particle" : "", "family" : "Turner", "given" : "Andrew G.", "non-dropping-particle" : "", "parse-names" : false, "suffix" : "" } ], "container-title" : "Atmospheric Chemistry and Physics", "id" : "ITEM-1", "issue" : "20", "issued" : { "date-parts" : [ [ "2020", "10", "26" ] ] }, "page" : "11955-11977", "title" : "Accelerated increases in global and Asian summer monsoon precipitation from future aerosol reductions", "translator" : [ { "dropping-particle" : "", "family" : "H4440", "given" : "", "non-dropping-particle" : "", "parse-names" : false, "suffix" : "" } ], "type" : "article-journal", "volume" : "20" }, "uris" : [ "http://www.mendeley.com/documents/?uuid=8086e09d-6e7a-4ff3-be58-34d0eedf54f7" ] } ], "mendeley" : { "formattedCitation" : "(Wilcox et al., 2020)", "plainTextFormattedCitation" : "(Wilcox et al., 2020)", "previouslyFormattedCitation" : "(Wilcox et al., 2020)" }, "properties" : { "noteIndex" : 0 }, "schema" : "https://github.com/citation-style-language/schema/raw/master/csl-citation.json" }</w:instrText>
      </w:r>
      <w:r w:rsidRPr="003D7ED2">
        <w:rPr>
          <w:rFonts w:cs="Times New Roman"/>
        </w:rPr>
        <w:fldChar w:fldCharType="separate"/>
      </w:r>
      <w:ins w:id="3725" w:author="Robin Matthews" w:date="2021-05-18T16:04:00Z">
        <w:r w:rsidR="00602365">
          <w:rPr>
            <w:rFonts w:cs="Times New Roman"/>
            <w:noProof/>
            <w:lang w:val="en-GB"/>
          </w:rPr>
          <w:t>(Wilcox et al., 2020)</w:t>
        </w:r>
      </w:ins>
      <w:del w:id="3726" w:author="Robin Matthews" w:date="2021-05-18T16:04:00Z">
        <w:r w:rsidRPr="00C421D6" w:rsidDel="00602365">
          <w:rPr>
            <w:rFonts w:cs="Times New Roman"/>
            <w:noProof/>
            <w:lang w:val="en-GB"/>
          </w:rPr>
          <w:delText>(Wilcox et al., 2020)</w:delText>
        </w:r>
      </w:del>
      <w:r w:rsidRPr="003D7ED2">
        <w:rPr>
          <w:rFonts w:cs="Times New Roman"/>
        </w:rPr>
        <w:fldChar w:fldCharType="end"/>
      </w:r>
      <w:r w:rsidRPr="00C421D6">
        <w:rPr>
          <w:rFonts w:cs="Times New Roman"/>
          <w:lang w:val="en-GB"/>
        </w:rPr>
        <w:t xml:space="preserve">. These cascades of uncertainty would branch out further if applying the projections to derive estimates of changes in hazard (e.g., </w:t>
      </w:r>
      <w:r w:rsidRPr="003D7ED2">
        <w:rPr>
          <w:rFonts w:cs="Times New Roman"/>
        </w:rPr>
        <w:fldChar w:fldCharType="begin" w:fldLock="1"/>
      </w:r>
      <w:r w:rsidR="00E81B0B">
        <w:rPr>
          <w:rFonts w:cs="Times New Roman"/>
          <w:lang w:val="en-GB"/>
        </w:rPr>
        <w:instrText>ADDIN CSL_CITATION { "citationItems" : [ { "id" : "ITEM-1", "itemData" : { "DOI" : "10.1002/wea.543", "ISBN" : "00431656\\n14778696", "ISSN" : "00431656", "abstract" : "Remote-sensing measurements of a hole-punch cloud or fall-streak hole are presented. The cloud was observed with a vertically pointing infrared ceilometer, Doppler lidar, sky camera and a polarimetric radar inclined at 45 degrees. The Doppler lidar and polarimetric radar observations show that the aircraft-induced fall streak was composed primarily of oriented thick plate crystals, and the vertical Doppler velocities suggest that vertical mixing may have been triggered by the large flux of ice into the dry air at the base of the virga.", "author" : [ { "dropping-particle" : "", "family" : "Wilby", "given" : "Robert L.", "non-dropping-particle" : "", "parse-names" : false, "suffix" : "" }, { "dropping-particle" : "", "family" : "Dessai", "given" : "Suraje", "non-dropping-particle" : "", "parse-names" : false, "suffix" : "" } ], "container-title" : "Weather", "id" : "ITEM-1", "issue" : "7", "issued" : { "date-parts" : [ [ "2010", "6", "29" ] ] }, "page" : "180-185", "title" : "Robust adaptation to climate change", "translator" : [ { "dropping-particle" : "", "family" : "H3757", "given" : "", "non-dropping-particle" : "", "parse-names" : false, "suffix" : "" } ], "type" : "article-journal", "volume" : "65" }, "uris" : [ "http://www.mendeley.com/documents/?uuid=c0c2d44f-48b1-477d-9adf-a90bf63de6d5" ] }, { "id" : "ITEM-2", "itemData" : { "DOI" : "10.1007/s10584-018-2323-y", "ISSN" : "0165-0009", "author" : [ { "dropping-particle" : "", "family" : "Halsn\u00e6s", "given" : "Kirsten", "non-dropping-particle" : "", "parse-names" : false, "suffix" : "" }, { "dropping-particle" : "", "family" : "Kaspersen", "given" : "Per Skougaard", "non-dropping-particle" : "", "parse-names" : false, "suffix" : "" } ], "container-title" : "Climatic Change", "id" : "ITEM-2", "issue" : "3-4", "issued" : { "date-parts" : [ [ "2018", "12", "14" ] ] }, "page" : "491-506", "title" : "Decomposing the cascade of uncertainty in risk assessments for urban flooding reflecting critical decision-making issues", "translator" : [ { "dropping-particle" : "", "family" : "H3755", "given" : "", "non-dropping-particle" : "", "parse-names" : false, "suffix" : "" } ], "type" : "article-journal", "volume" : "151" }, "uris" : [ "http://www.mendeley.com/documents/?uuid=b7f3333a-b85d-4b25-9575-4a2b1f0deadc" ] }, { "id" : "ITEM-3", "itemData" : { "DOI" : "10.1088/1748-9326/aa9938", "ISSN" : "1748-9326", "author" : [ { "dropping-particle" : "", "family" : "Hattermann", "given" : "F F", "non-dropping-particle" : "", "parse-names" : false, "suffix" : "" }, { "dropping-particle" : "", "family" : "Vetter", "given" : "T", "non-dropping-particle" : "", "parse-names" : false, "suffix" : "" }, { "dropping-particle" : "", "family" : "Breuer", "given" : "L", "non-dropping-particle" : "", "parse-names" : false, "suffix" : "" }, { "dropping-particle" : "", "family" : "Su", "given" : "Buda", "non-dropping-particle" : "", "parse-names" : false, "suffix" : "" }, { "dropping-particle" : "", "family" : "Daggupati", "given" : "P", "non-dropping-particle" : "", "parse-names" : false, "suffix" : "" }, { "dropping-particle" : "", "family" : "Donnelly", "given" : "C", "non-dropping-particle" : "", "parse-names" : false, "suffix" : "" }, { "dropping-particle" : "", "family" : "Fekete", "given" : "B", "non-dropping-particle" : "", "parse-names" : false, "suffix" : "" }, { "dropping-particle" : "", "family" : "Fl\u00f6rke", "given" : "F", "non-dropping-particle" : "", "parse-names" : false, "suffix" : "" }, { "dropping-particle" : "", "family" : "Gosling", "given" : "S N", "non-dropping-particle" : "", "parse-names" : false, "suffix" : "" }, { "dropping-particle" : "", "family" : "Hoffmann", "given" : "P", "non-dropping-particle" : "", "parse-names" : false, "suffix" : "" }, { "dropping-particle" : "", "family" : "Liersch", "given" : "S", "non-dropping-particle" : "", "parse-names" : false, "suffix" : "" }, { "dropping-particle" : "", "family" : "Masaki", "given" : "Y", "non-dropping-particle" : "", "parse-names" : false, "suffix" : "" }, { "dropping-particle" : "", "family" : "Motovilov", "given" : "Y", "non-dropping-particle" : "", "parse-names" : false, "suffix" : "" }, { "dropping-particle" : "", "family" : "M\u00fcller", "given" : "C", "non-dropping-particle" : "", "parse-names" : false, "suffix" : "" }, { "dropping-particle" : "", "family" : "Samaniego", "given" : "L", "non-dropping-particle" : "", "parse-names" : false, "suffix" : "" }, { "dropping-particle" : "", "family" : "Stacke", "given" : "T", "non-dropping-particle" : "", "parse-names" : false, "suffix" : "" }, { "dropping-particle" : "", "family" : "Wada", "given" : "Y", "non-dropping-particle" : "", "parse-names" : false, "suffix" : "" }, { "dropping-particle" : "", "family" : "Yang", "given" : "T", "non-dropping-particle" : "", "parse-names" : false, "suffix" : "" }, { "dropping-particle" : "", "family" : "Krysnaova", "given" : "V", "non-dropping-particle" : "", "parse-names" : false, "suffix" : "" } ], "container-title" : "Environmental Research Letters", "id" : "ITEM-3", "issue" : "1", "issued" : { "date-parts" : [ [ "2018", "1", "1" ] ] }, "page" : "015006", "title" : "Sources of uncertainty in hydrological climate impact assessment: a cross-scale study", "translator" : [ { "dropping-particle" : "", "family" : "H3758", "given" : "", "non-dropping-particle" : "", "parse-names" : false, "suffix" : "" } ], "type" : "article-journal", "volume" : "13" }, "uris" : [ "http://www.mendeley.com/documents/?uuid=05091d7e-46e5-401c-8815-7566892f37c4" ] } ], "mendeley" : { "formattedCitation" : "(Wilby and Dessai, 2010; Halsn\u00e6s and Kaspersen, 2018; Hattermann et al., 2018)", "manualFormatting" : "Wilby and Dessai, 2010; Halsn\u00e6s and Kaspersen, 2018; Hattermann et al., 2018)", "plainTextFormattedCitation" : "(Wilby and Dessai, 2010; Halsn\u00e6s and Kaspersen, 2018; Hattermann et al., 2018)", "previouslyFormattedCitation" : "(Wilby and Dessai, 2010; Halsn\u00e6s and Kaspersen, 2018; Hattermann et al., 2018)" }, "properties" : { "noteIndex" : 0 }, "schema" : "https://github.com/citation-style-language/schema/raw/master/csl-citation.json" }</w:instrText>
      </w:r>
      <w:r w:rsidRPr="003D7ED2">
        <w:rPr>
          <w:rFonts w:cs="Times New Roman"/>
        </w:rPr>
        <w:fldChar w:fldCharType="separate"/>
      </w:r>
      <w:ins w:id="3727" w:author="Robin Matthews" w:date="2021-05-18T16:04:00Z">
        <w:r w:rsidR="00602365">
          <w:rPr>
            <w:rFonts w:cs="Times New Roman"/>
            <w:noProof/>
            <w:lang w:val="en-GB"/>
          </w:rPr>
          <w:t>Wilby and Dessai, 2010; Halsnæs and Kaspersen, 2018; Hattermann et al., 2018)</w:t>
        </w:r>
      </w:ins>
      <w:del w:id="3728" w:author="Robin Matthews" w:date="2021-05-18T16:04:00Z">
        <w:r w:rsidRPr="00C421D6" w:rsidDel="00602365">
          <w:rPr>
            <w:rFonts w:cs="Times New Roman"/>
            <w:noProof/>
            <w:lang w:val="en-GB"/>
          </w:rPr>
          <w:delText>Wilby and Dessai, 2010; Halsnæs and Kaspersen, 2018; Hattermann et al., 2018)</w:delText>
        </w:r>
      </w:del>
      <w:r w:rsidRPr="003D7ED2">
        <w:rPr>
          <w:rFonts w:cs="Times New Roman"/>
        </w:rPr>
        <w:fldChar w:fldCharType="end"/>
      </w:r>
      <w:r w:rsidRPr="00C421D6">
        <w:rPr>
          <w:rFonts w:cs="Times New Roman"/>
          <w:lang w:val="en-GB"/>
        </w:rPr>
        <w:t>.</w:t>
      </w:r>
    </w:p>
    <w:bookmarkEnd w:id="3719"/>
    <w:p w14:paraId="3AFDB21C" w14:textId="31A6B556" w:rsidR="008C6085" w:rsidRPr="00C421D6" w:rsidRDefault="008C6085" w:rsidP="00102875">
      <w:pPr>
        <w:pStyle w:val="AR6BodyText"/>
        <w:rPr>
          <w:rFonts w:cs="Times New Roman"/>
          <w:lang w:val="en-GB"/>
        </w:rPr>
      </w:pPr>
    </w:p>
    <w:p w14:paraId="638783EC" w14:textId="77777777" w:rsidR="008C6085" w:rsidRPr="00C421D6" w:rsidRDefault="008C6085" w:rsidP="00102875">
      <w:pPr>
        <w:pStyle w:val="AR6BodyText"/>
        <w:rPr>
          <w:rFonts w:cs="Times New Roman"/>
          <w:lang w:val="en-GB"/>
        </w:rPr>
      </w:pPr>
    </w:p>
    <w:p w14:paraId="33A7D654" w14:textId="2D40FBBE" w:rsidR="00102875" w:rsidRDefault="00102875" w:rsidP="00102875">
      <w:pPr>
        <w:pStyle w:val="AR6BodyTextBold"/>
        <w:rPr>
          <w:rFonts w:cs="Times New Roman"/>
          <w:lang w:val="en-GB"/>
        </w:rPr>
      </w:pPr>
      <w:r w:rsidRPr="003D7ED2">
        <w:rPr>
          <w:rFonts w:cs="Times New Roman"/>
          <w:lang w:val="en-GB"/>
        </w:rPr>
        <w:t>[START FIGURE 1.1</w:t>
      </w:r>
      <w:r>
        <w:rPr>
          <w:rFonts w:cs="Times New Roman"/>
          <w:lang w:val="en-GB"/>
        </w:rPr>
        <w:t>5</w:t>
      </w:r>
      <w:r w:rsidRPr="003D7ED2">
        <w:rPr>
          <w:rFonts w:cs="Times New Roman"/>
          <w:lang w:val="en-GB"/>
        </w:rPr>
        <w:t xml:space="preserve"> HERE]</w:t>
      </w:r>
    </w:p>
    <w:p w14:paraId="31067640" w14:textId="77777777" w:rsidR="008C6085" w:rsidRPr="00C421D6" w:rsidRDefault="008C6085" w:rsidP="008C6085">
      <w:pPr>
        <w:pStyle w:val="AR6BodyText"/>
        <w:rPr>
          <w:lang w:val="en-GB"/>
        </w:rPr>
      </w:pPr>
    </w:p>
    <w:p w14:paraId="590869E6" w14:textId="6227B6B4" w:rsidR="00102875" w:rsidRPr="00E35E42" w:rsidRDefault="00102875" w:rsidP="00102875">
      <w:pPr>
        <w:pStyle w:val="AR6Chap1Figure"/>
        <w:rPr>
          <w:rFonts w:cs="Times New Roman"/>
          <w:lang w:val="en-US"/>
        </w:rPr>
      </w:pPr>
      <w:r w:rsidRPr="00C421D6">
        <w:rPr>
          <w:rFonts w:cs="Times New Roman"/>
          <w:b/>
          <w:bCs/>
          <w:lang w:val="en-GB"/>
        </w:rPr>
        <w:t xml:space="preserve">The ‘cascade of uncertainties’ in CMIP6 projections. </w:t>
      </w:r>
      <w:r w:rsidRPr="00C421D6">
        <w:rPr>
          <w:rFonts w:cs="Times New Roman"/>
          <w:lang w:val="en-GB"/>
        </w:rPr>
        <w:t>Changes in</w:t>
      </w:r>
      <w:r w:rsidRPr="00C421D6">
        <w:rPr>
          <w:rFonts w:cs="Times New Roman"/>
          <w:b/>
          <w:bCs/>
          <w:lang w:val="en-GB"/>
        </w:rPr>
        <w:t xml:space="preserve"> </w:t>
      </w:r>
      <w:r w:rsidRPr="00C421D6">
        <w:rPr>
          <w:rFonts w:cs="Times New Roman"/>
          <w:lang w:val="en-GB"/>
        </w:rPr>
        <w:t>GSAT (left), northern South America (region NSA) temperature change (middle), and East Asia (region EAS) summer (JJA) precipitation change (right) are shown for two time periods (2041</w:t>
      </w:r>
      <w:r w:rsidRPr="00C421D6">
        <w:rPr>
          <w:rFonts w:cs="Times New Roman"/>
          <w:color w:val="202122"/>
          <w:sz w:val="21"/>
          <w:szCs w:val="21"/>
          <w:shd w:val="clear" w:color="auto" w:fill="FDFDFD"/>
          <w:lang w:val="en-GB"/>
        </w:rPr>
        <w:t>–</w:t>
      </w:r>
      <w:r w:rsidRPr="00C421D6">
        <w:rPr>
          <w:rFonts w:cs="Times New Roman"/>
          <w:lang w:val="en-GB"/>
        </w:rPr>
        <w:t>2060, top, and 2081</w:t>
      </w:r>
      <w:r w:rsidRPr="00C421D6">
        <w:rPr>
          <w:rFonts w:cs="Times New Roman"/>
          <w:color w:val="202122"/>
          <w:sz w:val="21"/>
          <w:szCs w:val="21"/>
          <w:shd w:val="clear" w:color="auto" w:fill="FDFDFD"/>
          <w:lang w:val="en-GB"/>
        </w:rPr>
        <w:t>–</w:t>
      </w:r>
      <w:r w:rsidRPr="00C421D6">
        <w:rPr>
          <w:rFonts w:cs="Times New Roman"/>
          <w:lang w:val="en-GB"/>
        </w:rPr>
        <w:t xml:space="preserve">2100, bottom). The SSP-radiative forcing combination is indicated at the top of each cascade at the value of the multi-model mean for each scenario. This branches downwards to show the ensemble mean for each model, and further branches into the individual ensemble members, although often only a single member is available. These diagrams highlight the relative importance of different sources of uncertainty in climate projections, which varies for different time periods, regions and climate variables. </w:t>
      </w:r>
      <w:r w:rsidRPr="00E35E42">
        <w:rPr>
          <w:rFonts w:cs="Times New Roman"/>
          <w:lang w:val="en-US"/>
        </w:rPr>
        <w:t>See Section 1.4.5 for the definition of the regions used.</w:t>
      </w:r>
      <w:r w:rsidR="000E0308" w:rsidRPr="00E35E42">
        <w:rPr>
          <w:rFonts w:cs="Times New Roman"/>
          <w:lang w:val="en-US"/>
        </w:rPr>
        <w:t xml:space="preserve"> </w:t>
      </w:r>
      <w:r w:rsidR="000E0308" w:rsidRPr="00E35E42">
        <w:rPr>
          <w:rFonts w:cs="Times New Roman"/>
          <w:szCs w:val="20"/>
          <w:lang w:val="en-US"/>
        </w:rPr>
        <w:t>Further details on data sources and processing are available in the chapter data table (Table 1.SM.1).</w:t>
      </w:r>
    </w:p>
    <w:p w14:paraId="32D371AD" w14:textId="77777777" w:rsidR="00102875" w:rsidRDefault="00102875" w:rsidP="00102875">
      <w:pPr>
        <w:pStyle w:val="AR6BodyTextBold"/>
        <w:rPr>
          <w:rFonts w:cs="Times New Roman"/>
          <w:lang w:val="en-GB"/>
        </w:rPr>
      </w:pPr>
    </w:p>
    <w:p w14:paraId="74BCBA82" w14:textId="5FF34100" w:rsidR="00102875" w:rsidRDefault="00102875" w:rsidP="00102875">
      <w:pPr>
        <w:pStyle w:val="AR6BodyTextBold"/>
        <w:rPr>
          <w:rFonts w:cs="Times New Roman"/>
          <w:lang w:val="en-GB"/>
        </w:rPr>
      </w:pPr>
      <w:r w:rsidRPr="003D7ED2">
        <w:rPr>
          <w:rFonts w:cs="Times New Roman"/>
          <w:lang w:val="en-GB"/>
        </w:rPr>
        <w:t>[END FIGURE 1.1</w:t>
      </w:r>
      <w:r>
        <w:rPr>
          <w:rFonts w:cs="Times New Roman"/>
          <w:lang w:val="en-GB"/>
        </w:rPr>
        <w:t>5</w:t>
      </w:r>
      <w:r w:rsidRPr="003D7ED2">
        <w:rPr>
          <w:rFonts w:cs="Times New Roman"/>
          <w:sz w:val="20"/>
          <w:szCs w:val="20"/>
          <w:lang w:val="en-GB"/>
        </w:rPr>
        <w:t xml:space="preserve"> </w:t>
      </w:r>
      <w:r w:rsidRPr="003D7ED2">
        <w:rPr>
          <w:rFonts w:cs="Times New Roman"/>
          <w:lang w:val="en-GB"/>
        </w:rPr>
        <w:t>HERE]</w:t>
      </w:r>
    </w:p>
    <w:p w14:paraId="12118F58" w14:textId="77777777" w:rsidR="008C6085" w:rsidRDefault="008C6085" w:rsidP="008C6085">
      <w:pPr>
        <w:pStyle w:val="AR6BodyText"/>
      </w:pPr>
    </w:p>
    <w:p w14:paraId="23E16446" w14:textId="77777777" w:rsidR="009C094D" w:rsidRPr="008C6085" w:rsidRDefault="009C094D" w:rsidP="008C6085">
      <w:pPr>
        <w:pStyle w:val="AR6BodyText"/>
      </w:pPr>
    </w:p>
    <w:p w14:paraId="092B59A7" w14:textId="3BD2746C" w:rsidR="00102875" w:rsidRPr="003D7ED2" w:rsidRDefault="00102875" w:rsidP="00102875">
      <w:pPr>
        <w:pStyle w:val="AR6Chap1Level2111"/>
        <w:rPr>
          <w:rFonts w:cs="Times New Roman"/>
          <w:lang w:val="en-GB"/>
        </w:rPr>
      </w:pPr>
      <w:bookmarkStart w:id="3729" w:name="_2xcytpi" w:colFirst="0" w:colLast="0"/>
      <w:bookmarkStart w:id="3730" w:name="_Toc69949989"/>
      <w:bookmarkEnd w:id="3729"/>
      <w:r w:rsidRPr="003D7ED2">
        <w:rPr>
          <w:rFonts w:cs="Times New Roman"/>
          <w:lang w:val="en-GB"/>
        </w:rPr>
        <w:t xml:space="preserve">Considering an </w:t>
      </w:r>
      <w:del w:id="3731" w:author="Ian Blenkinsop" w:date="2021-07-06T13:33:00Z">
        <w:r w:rsidRPr="003D7ED2" w:rsidDel="009E5743">
          <w:rPr>
            <w:rFonts w:cs="Times New Roman"/>
            <w:lang w:val="en-GB"/>
          </w:rPr>
          <w:delText xml:space="preserve">uncertain </w:delText>
        </w:r>
      </w:del>
      <w:ins w:id="3732" w:author="Ian Blenkinsop" w:date="2021-07-06T13:33:00Z">
        <w:r w:rsidR="009E5743">
          <w:rPr>
            <w:rFonts w:cs="Times New Roman"/>
            <w:lang w:val="en-GB"/>
          </w:rPr>
          <w:t>U</w:t>
        </w:r>
        <w:r w:rsidR="009E5743" w:rsidRPr="003D7ED2">
          <w:rPr>
            <w:rFonts w:cs="Times New Roman"/>
            <w:lang w:val="en-GB"/>
          </w:rPr>
          <w:t xml:space="preserve">ncertain </w:t>
        </w:r>
      </w:ins>
      <w:del w:id="3733" w:author="Ian Blenkinsop" w:date="2021-07-06T13:33:00Z">
        <w:r w:rsidRPr="003D7ED2" w:rsidDel="009E5743">
          <w:rPr>
            <w:rFonts w:cs="Times New Roman"/>
            <w:lang w:val="en-GB"/>
          </w:rPr>
          <w:delText>future</w:delText>
        </w:r>
      </w:del>
      <w:bookmarkEnd w:id="3730"/>
      <w:ins w:id="3734" w:author="Ian Blenkinsop" w:date="2021-07-06T13:33:00Z">
        <w:r w:rsidR="009E5743">
          <w:rPr>
            <w:rFonts w:cs="Times New Roman"/>
            <w:lang w:val="en-GB"/>
          </w:rPr>
          <w:t>F</w:t>
        </w:r>
        <w:r w:rsidR="009E5743" w:rsidRPr="003D7ED2">
          <w:rPr>
            <w:rFonts w:cs="Times New Roman"/>
            <w:lang w:val="en-GB"/>
          </w:rPr>
          <w:t>uture</w:t>
        </w:r>
      </w:ins>
    </w:p>
    <w:p w14:paraId="23A1D8EE" w14:textId="77777777" w:rsidR="008C6085" w:rsidRDefault="008C6085" w:rsidP="00102875">
      <w:pPr>
        <w:pStyle w:val="AR6BodyText"/>
        <w:rPr>
          <w:rFonts w:cs="Times New Roman"/>
        </w:rPr>
      </w:pPr>
      <w:bookmarkStart w:id="3735" w:name="_1ci93xb" w:colFirst="0" w:colLast="0"/>
      <w:bookmarkStart w:id="3736" w:name="_3whwml4" w:colFirst="0" w:colLast="0"/>
      <w:bookmarkEnd w:id="3735"/>
      <w:bookmarkEnd w:id="3736"/>
    </w:p>
    <w:p w14:paraId="3AB82F46" w14:textId="467FFABE" w:rsidR="00102875" w:rsidRPr="00C421D6" w:rsidRDefault="00102875" w:rsidP="008C6085">
      <w:pPr>
        <w:pStyle w:val="AR6BodyText"/>
        <w:rPr>
          <w:rFonts w:cs="Times New Roman"/>
          <w:lang w:val="en-GB"/>
        </w:rPr>
      </w:pPr>
      <w:r w:rsidRPr="00C421D6">
        <w:rPr>
          <w:rFonts w:cs="Times New Roman"/>
          <w:lang w:val="en-GB"/>
        </w:rPr>
        <w:t xml:space="preserve">Since AR5 there have been developments in how to consider and describe future climate outcomes which are considered </w:t>
      </w:r>
      <w:r w:rsidR="00AB5F6B">
        <w:rPr>
          <w:rFonts w:cs="Times New Roman"/>
          <w:lang w:val="en-GB"/>
        </w:rPr>
        <w:t>possible</w:t>
      </w:r>
      <w:r w:rsidR="00AB5F6B" w:rsidRPr="00C421D6">
        <w:rPr>
          <w:rFonts w:cs="Times New Roman"/>
          <w:lang w:val="en-GB"/>
        </w:rPr>
        <w:t xml:space="preserve"> </w:t>
      </w:r>
      <w:r w:rsidRPr="00C421D6">
        <w:rPr>
          <w:rFonts w:cs="Times New Roman"/>
          <w:lang w:val="en-GB"/>
        </w:rPr>
        <w:t xml:space="preserve">but </w:t>
      </w:r>
      <w:r w:rsidRPr="00A071C3">
        <w:rPr>
          <w:rFonts w:cs="Times New Roman"/>
          <w:i/>
          <w:iCs/>
          <w:lang w:val="en-GB"/>
        </w:rPr>
        <w:t>very unlikely,</w:t>
      </w:r>
      <w:r w:rsidRPr="00C421D6">
        <w:rPr>
          <w:rFonts w:cs="Times New Roman"/>
          <w:lang w:val="en-GB"/>
        </w:rPr>
        <w:t xml:space="preserve"> highly uncertain, or potentially surprising. To examine such futures there is a need to move beyond the usual </w:t>
      </w:r>
      <w:del w:id="3737" w:author="Ian Blenkinsop" w:date="2021-07-06T13:33:00Z">
        <w:r w:rsidRPr="00A071C3" w:rsidDel="009E5743">
          <w:rPr>
            <w:rFonts w:cs="Times New Roman"/>
            <w:i/>
            <w:iCs/>
            <w:lang w:val="en-GB"/>
          </w:rPr>
          <w:delText>‘</w:delText>
        </w:r>
      </w:del>
      <w:r w:rsidRPr="00A071C3">
        <w:rPr>
          <w:rFonts w:cs="Times New Roman"/>
          <w:i/>
          <w:iCs/>
          <w:lang w:val="en-GB"/>
        </w:rPr>
        <w:t>likely</w:t>
      </w:r>
      <w:del w:id="3738" w:author="Ian Blenkinsop" w:date="2021-07-06T13:33:00Z">
        <w:r w:rsidRPr="00A071C3" w:rsidDel="009E5743">
          <w:rPr>
            <w:rFonts w:cs="Times New Roman"/>
            <w:i/>
            <w:iCs/>
            <w:lang w:val="en-GB"/>
          </w:rPr>
          <w:delText>’</w:delText>
        </w:r>
      </w:del>
      <w:r w:rsidRPr="00C421D6">
        <w:rPr>
          <w:rFonts w:cs="Times New Roman"/>
          <w:lang w:val="en-GB"/>
        </w:rPr>
        <w:t xml:space="preserve"> or </w:t>
      </w:r>
      <w:del w:id="3739" w:author="Ian Blenkinsop" w:date="2021-07-06T13:33:00Z">
        <w:r w:rsidRPr="00A071C3" w:rsidDel="009E5743">
          <w:rPr>
            <w:rFonts w:cs="Times New Roman"/>
            <w:i/>
            <w:iCs/>
            <w:lang w:val="en-GB"/>
          </w:rPr>
          <w:delText>‘</w:delText>
        </w:r>
      </w:del>
      <w:r w:rsidRPr="00A071C3">
        <w:rPr>
          <w:rFonts w:cs="Times New Roman"/>
          <w:i/>
          <w:iCs/>
          <w:lang w:val="en-GB"/>
        </w:rPr>
        <w:t>very likely</w:t>
      </w:r>
      <w:del w:id="3740" w:author="Ian Blenkinsop" w:date="2021-07-06T13:33:00Z">
        <w:r w:rsidRPr="00A071C3" w:rsidDel="009E5743">
          <w:rPr>
            <w:rFonts w:cs="Times New Roman"/>
            <w:i/>
            <w:iCs/>
            <w:lang w:val="en-GB"/>
          </w:rPr>
          <w:delText>’</w:delText>
        </w:r>
      </w:del>
      <w:r w:rsidRPr="00C421D6">
        <w:rPr>
          <w:rFonts w:cs="Times New Roman"/>
          <w:lang w:val="en-GB"/>
        </w:rPr>
        <w:t xml:space="preserve"> assessed ranges and consider low-likelihood outcomes, especially those </w:t>
      </w:r>
      <w:r w:rsidR="0011259D">
        <w:rPr>
          <w:rFonts w:cs="Times New Roman"/>
          <w:lang w:val="en-GB"/>
        </w:rPr>
        <w:t>that</w:t>
      </w:r>
      <w:r w:rsidR="0011259D" w:rsidRPr="00C421D6">
        <w:rPr>
          <w:rFonts w:cs="Times New Roman"/>
          <w:lang w:val="en-GB"/>
        </w:rPr>
        <w:t xml:space="preserve"> </w:t>
      </w:r>
      <w:r w:rsidRPr="00C421D6">
        <w:rPr>
          <w:rFonts w:cs="Times New Roman"/>
          <w:lang w:val="en-GB"/>
        </w:rPr>
        <w:t xml:space="preserve">would result in significant impacts if they occurred </w:t>
      </w:r>
      <w:r>
        <w:rPr>
          <w:rFonts w:cs="Times New Roman"/>
        </w:rPr>
        <w:fldChar w:fldCharType="begin" w:fldLock="1"/>
      </w:r>
      <w:r w:rsidR="00E81B0B">
        <w:rPr>
          <w:rFonts w:cs="Times New Roman"/>
          <w:lang w:val="en-GB"/>
        </w:rPr>
        <w:instrText>ADDIN CSL_CITATION { "citationItems" : [ { "id" : "ITEM-1", "itemData" : { "DOI" : "10.1029/2020EF001783", "ISSN" : "2328-4277", "author" : [ { "dropping-particle" : "", "family" : "Sillmann", "given" : "Jana", "non-dropping-particle" : "", "parse-names" : false, "suffix" : "" }, { "dropping-particle" : "", "family" : "Shepherd", "given" : "Theodore G.", "non-dropping-particle" : "", "parse-names" : false, "suffix" : "" }, { "dropping-particle" : "", "family" : "Hurk", "given" : "Bart", "non-dropping-particle" : "van den", "parse-names" : false, "suffix" : "" }, { "dropping-particle" : "", "family" : "Hazeleger", "given" : "Wilco", "non-dropping-particle" : "", "parse-names" : false, "suffix" : "" }, { "dropping-particle" : "", "family" : "Martius", "given" : "Olivia", "non-dropping-particle" : "", "parse-names" : false, "suffix" : "" }, { "dropping-particle" : "", "family" : "Slingo", "given" : "Julia", "non-dropping-particle" : "", "parse-names" : false, "suffix" : "" }, { "dropping-particle" : "", "family" : "Zscheischler", "given" : "Jakob", "non-dropping-particle" : "", "parse-names" : false, "suffix" : "" } ], "container-title" : "Earth's Future", "id" : "ITEM-1", "issue" : "2", "issued" : { "date-parts" : [ [ "2021", "2", "17" ] ] }, "title" : "Event\u2010Based Storylines to Address Climate Risk", "translator" : [ { "dropping-particle" : "", "family" : "H4619", "given" : "", "non-dropping-particle" : "", "parse-names" : false, "suffix" : "" } ], "type" : "article-journal", "volume" : "9" }, "uris" : [ "http://www.mendeley.com/documents/?uuid=684d1a7a-00fc-444c-b011-fe72f8afaf6e" ] }, { "id" : "ITEM-2", "itemData" : { "DOI" : "10.5194/esd-9-1155-2018", "author" : [ { "dropping-particle" : "", "family" : "Sutton", "given" : "R T", "non-dropping-particle" : "", "parse-names" : false, "suffix" : "" } ], "container-title" : "Earth System Dynamics", "id" : "ITEM-2", "issue" : "4", "issued" : { "date-parts" : [ [ "2018" ] ] }, "page" : "1155-1158", "title" : "ESD Ideas: a simple proposal to improve the contribution of IPCC WGI to the assessment and communication of climate change risks", "translator" : [ { "dropping-particle" : "", "family" : "H3442", "given" : "", "non-dropping-particle" : "", "parse-names" : false, "suffix" : "" } ], "type" : "article-journal", "volume" : "9" }, "prefix" : "e.g.,", "uris" : [ "http://www.mendeley.com/documents/?uuid=f85638b7-0b2b-488d-9fa7-e4e2959e2af7" ] } ], "mendeley" : { "formattedCitation" : "(e.g., Sutton, 2018; Sillmann et al., 2021)", "plainTextFormattedCitation" : "(e.g., Sutton, 2018; Sillmann et al., 2021)", "previouslyFormattedCitation" : "(e.g., Sutton, 2018; Sillmann et al., 2021)" }, "properties" : { "noteIndex" : 0 }, "schema" : "https://github.com/citation-style-language/schema/raw/master/csl-citation.json" }</w:instrText>
      </w:r>
      <w:r>
        <w:rPr>
          <w:rFonts w:cs="Times New Roman"/>
        </w:rPr>
        <w:fldChar w:fldCharType="separate"/>
      </w:r>
      <w:ins w:id="3741" w:author="Robin Matthews" w:date="2021-05-18T16:04:00Z">
        <w:r w:rsidR="00602365">
          <w:rPr>
            <w:rFonts w:cs="Times New Roman"/>
            <w:noProof/>
            <w:lang w:val="en-US"/>
          </w:rPr>
          <w:t>(e.g., Sutton, 2018; Sillmann et al., 2021)</w:t>
        </w:r>
      </w:ins>
      <w:del w:id="3742" w:author="Robin Matthews" w:date="2021-05-18T16:04:00Z">
        <w:r w:rsidRPr="0059092F" w:rsidDel="00602365">
          <w:rPr>
            <w:rFonts w:cs="Times New Roman"/>
            <w:noProof/>
            <w:lang w:val="en-US"/>
          </w:rPr>
          <w:delText>(e.g., Sutton, 2018; Sillmann et al., 2021)</w:delText>
        </w:r>
      </w:del>
      <w:r>
        <w:rPr>
          <w:rFonts w:cs="Times New Roman"/>
        </w:rPr>
        <w:fldChar w:fldCharType="end"/>
      </w:r>
      <w:r w:rsidRPr="0059092F">
        <w:rPr>
          <w:rFonts w:cs="Times New Roman"/>
          <w:lang w:val="en-US"/>
        </w:rPr>
        <w:t xml:space="preserve">. </w:t>
      </w:r>
      <w:r w:rsidRPr="00C421D6">
        <w:rPr>
          <w:rFonts w:cs="Times New Roman"/>
          <w:lang w:val="en-GB"/>
        </w:rPr>
        <w:t>This section briefly outlines some of the different approaches used in the AR6 WGI.</w:t>
      </w:r>
    </w:p>
    <w:p w14:paraId="428E5474" w14:textId="77777777" w:rsidR="008C6085" w:rsidRPr="00C421D6" w:rsidRDefault="008C6085" w:rsidP="008C6085">
      <w:pPr>
        <w:pStyle w:val="AR6BodyText"/>
        <w:rPr>
          <w:color w:val="000000"/>
          <w:lang w:val="en-GB"/>
        </w:rPr>
      </w:pPr>
    </w:p>
    <w:p w14:paraId="667A461E" w14:textId="77777777" w:rsidR="009C094D" w:rsidRPr="00C421D6" w:rsidRDefault="009C094D" w:rsidP="008C6085">
      <w:pPr>
        <w:pStyle w:val="AR6BodyText"/>
        <w:rPr>
          <w:color w:val="000000"/>
          <w:lang w:val="en-GB"/>
        </w:rPr>
      </w:pPr>
    </w:p>
    <w:p w14:paraId="46FA6A7E" w14:textId="70D02A1F" w:rsidR="00102875" w:rsidRPr="003D7ED2" w:rsidRDefault="00102875" w:rsidP="00102875">
      <w:pPr>
        <w:pStyle w:val="AR6Chap1Level31111"/>
        <w:rPr>
          <w:rFonts w:cs="Times New Roman"/>
          <w:lang w:val="en-GB"/>
        </w:rPr>
      </w:pPr>
      <w:bookmarkStart w:id="3743" w:name="_qsh70q" w:colFirst="0" w:colLast="0"/>
      <w:bookmarkStart w:id="3744" w:name="_Toc69949990"/>
      <w:bookmarkEnd w:id="3743"/>
      <w:r w:rsidRPr="003D7ED2">
        <w:rPr>
          <w:rFonts w:cs="Times New Roman"/>
          <w:lang w:val="en-GB"/>
        </w:rPr>
        <w:lastRenderedPageBreak/>
        <w:t>Low-</w:t>
      </w:r>
      <w:del w:id="3745" w:author="Ian Blenkinsop" w:date="2021-07-06T13:35:00Z">
        <w:r w:rsidRPr="003D7ED2" w:rsidDel="009E5743">
          <w:rPr>
            <w:rFonts w:cs="Times New Roman"/>
            <w:lang w:val="en-GB"/>
          </w:rPr>
          <w:delText xml:space="preserve">likelihood </w:delText>
        </w:r>
      </w:del>
      <w:ins w:id="3746" w:author="Ian Blenkinsop" w:date="2021-07-06T13:35:00Z">
        <w:r w:rsidR="009E5743">
          <w:rPr>
            <w:rFonts w:cs="Times New Roman"/>
            <w:lang w:val="en-GB"/>
          </w:rPr>
          <w:t>L</w:t>
        </w:r>
        <w:r w:rsidR="009E5743" w:rsidRPr="003D7ED2">
          <w:rPr>
            <w:rFonts w:cs="Times New Roman"/>
            <w:lang w:val="en-GB"/>
          </w:rPr>
          <w:t xml:space="preserve">ikelihood </w:t>
        </w:r>
      </w:ins>
      <w:del w:id="3747" w:author="Ian Blenkinsop" w:date="2021-07-06T13:35:00Z">
        <w:r w:rsidRPr="003D7ED2" w:rsidDel="009E5743">
          <w:rPr>
            <w:rFonts w:cs="Times New Roman"/>
            <w:lang w:val="en-GB"/>
          </w:rPr>
          <w:delText>outcomes</w:delText>
        </w:r>
      </w:del>
      <w:bookmarkEnd w:id="3744"/>
      <w:ins w:id="3748" w:author="Ian Blenkinsop" w:date="2021-07-06T13:35:00Z">
        <w:r w:rsidR="009E5743">
          <w:rPr>
            <w:rFonts w:cs="Times New Roman"/>
            <w:lang w:val="en-GB"/>
          </w:rPr>
          <w:t>O</w:t>
        </w:r>
        <w:r w:rsidR="009E5743" w:rsidRPr="003D7ED2">
          <w:rPr>
            <w:rFonts w:cs="Times New Roman"/>
            <w:lang w:val="en-GB"/>
          </w:rPr>
          <w:t>utcomes</w:t>
        </w:r>
      </w:ins>
    </w:p>
    <w:p w14:paraId="48743344" w14:textId="77777777" w:rsidR="008C6085" w:rsidRDefault="008C6085" w:rsidP="00102875">
      <w:pPr>
        <w:pStyle w:val="AR6BodyText"/>
        <w:rPr>
          <w:rFonts w:cs="Times New Roman"/>
        </w:rPr>
      </w:pPr>
    </w:p>
    <w:p w14:paraId="5E352BB8" w14:textId="702C0BC6" w:rsidR="00102875" w:rsidRPr="00C421D6" w:rsidRDefault="00102875" w:rsidP="00102875">
      <w:pPr>
        <w:pStyle w:val="AR6BodyText"/>
        <w:rPr>
          <w:rFonts w:cs="Times New Roman"/>
          <w:lang w:val="en-GB"/>
        </w:rPr>
      </w:pPr>
      <w:bookmarkStart w:id="3749" w:name="_Hlk66778817"/>
      <w:r w:rsidRPr="00C421D6">
        <w:rPr>
          <w:rFonts w:cs="Times New Roman"/>
          <w:lang w:val="en-GB"/>
        </w:rPr>
        <w:t>In the AR6, certain low-likelihood outcomes are described and assessed because they may be associated with high levels of risk</w:t>
      </w:r>
      <w:ins w:id="3750" w:author="Ian Blenkinsop" w:date="2021-07-06T13:35:00Z">
        <w:r w:rsidR="009E5743">
          <w:rPr>
            <w:rFonts w:cs="Times New Roman"/>
            <w:lang w:val="en-GB"/>
          </w:rPr>
          <w:t>,</w:t>
        </w:r>
      </w:ins>
      <w:r w:rsidRPr="00C421D6">
        <w:rPr>
          <w:rFonts w:cs="Times New Roman"/>
          <w:lang w:val="en-GB"/>
        </w:rPr>
        <w:t xml:space="preserve"> and the greatest risks may not be associated with the </w:t>
      </w:r>
      <w:commentRangeStart w:id="3751"/>
      <w:r w:rsidRPr="00C421D6">
        <w:rPr>
          <w:rFonts w:cs="Times New Roman"/>
          <w:lang w:val="en-GB"/>
        </w:rPr>
        <w:t xml:space="preserve">most </w:t>
      </w:r>
      <w:r w:rsidR="00A071C3">
        <w:rPr>
          <w:rFonts w:cs="Times New Roman"/>
          <w:lang w:val="en-GB"/>
        </w:rPr>
        <w:t>expected</w:t>
      </w:r>
      <w:commentRangeEnd w:id="3751"/>
      <w:r w:rsidR="009E5743">
        <w:rPr>
          <w:rStyle w:val="CommentReference"/>
        </w:rPr>
        <w:commentReference w:id="3751"/>
      </w:r>
      <w:r w:rsidRPr="00C421D6">
        <w:rPr>
          <w:rFonts w:cs="Times New Roman"/>
          <w:lang w:val="en-GB"/>
        </w:rPr>
        <w:t xml:space="preserve"> outcome. The aim of assessing these </w:t>
      </w:r>
      <w:r w:rsidR="00AB5F6B">
        <w:rPr>
          <w:rFonts w:cs="Times New Roman"/>
          <w:lang w:val="en-GB"/>
        </w:rPr>
        <w:t>possible</w:t>
      </w:r>
      <w:r w:rsidR="00AB5F6B" w:rsidRPr="00C421D6">
        <w:rPr>
          <w:rFonts w:cs="Times New Roman"/>
          <w:lang w:val="en-GB"/>
        </w:rPr>
        <w:t xml:space="preserve"> </w:t>
      </w:r>
      <w:r w:rsidRPr="00C421D6">
        <w:rPr>
          <w:rFonts w:cs="Times New Roman"/>
          <w:lang w:val="en-GB"/>
        </w:rPr>
        <w:t xml:space="preserve">futures is to better inform risk assessment and </w:t>
      </w:r>
      <w:del w:id="3752" w:author="Ian Blenkinsop" w:date="2021-07-06T13:39:00Z">
        <w:r w:rsidRPr="00C421D6" w:rsidDel="009E5743">
          <w:rPr>
            <w:rFonts w:cs="Times New Roman"/>
            <w:lang w:val="en-GB"/>
          </w:rPr>
          <w:delText xml:space="preserve">decision </w:delText>
        </w:r>
      </w:del>
      <w:ins w:id="3753" w:author="Ian Blenkinsop" w:date="2021-07-06T13:39:00Z">
        <w:r w:rsidR="009E5743" w:rsidRPr="00C421D6">
          <w:rPr>
            <w:rFonts w:cs="Times New Roman"/>
            <w:lang w:val="en-GB"/>
          </w:rPr>
          <w:t>decision</w:t>
        </w:r>
        <w:r w:rsidR="009E5743">
          <w:rPr>
            <w:rFonts w:cs="Times New Roman"/>
            <w:lang w:val="en-GB"/>
          </w:rPr>
          <w:t>-</w:t>
        </w:r>
      </w:ins>
      <w:r w:rsidRPr="00C421D6">
        <w:rPr>
          <w:rFonts w:cs="Times New Roman"/>
          <w:lang w:val="en-GB"/>
        </w:rPr>
        <w:t>making. Two types are considered: (</w:t>
      </w:r>
      <w:del w:id="3754" w:author="Ian Blenkinsop" w:date="2021-07-06T13:39:00Z">
        <w:r w:rsidRPr="00C421D6" w:rsidDel="009E5743">
          <w:rPr>
            <w:rFonts w:cs="Times New Roman"/>
            <w:lang w:val="en-GB"/>
          </w:rPr>
          <w:delText>1</w:delText>
        </w:r>
      </w:del>
      <w:ins w:id="3755" w:author="Ian Blenkinsop" w:date="2021-07-06T13:39:00Z">
        <w:r w:rsidR="009E5743">
          <w:rPr>
            <w:rFonts w:cs="Times New Roman"/>
            <w:lang w:val="en-GB"/>
          </w:rPr>
          <w:t>i</w:t>
        </w:r>
      </w:ins>
      <w:r w:rsidRPr="00C421D6">
        <w:rPr>
          <w:rFonts w:cs="Times New Roman"/>
          <w:lang w:val="en-GB"/>
        </w:rPr>
        <w:t xml:space="preserve">) low-likelihood </w:t>
      </w:r>
      <w:del w:id="3756" w:author="Ian Blenkinsop" w:date="2021-07-06T13:40:00Z">
        <w:r w:rsidRPr="00C421D6" w:rsidDel="009E5743">
          <w:rPr>
            <w:rFonts w:cs="Times New Roman"/>
            <w:lang w:val="en-GB"/>
          </w:rPr>
          <w:delText xml:space="preserve">high </w:delText>
        </w:r>
      </w:del>
      <w:ins w:id="3757" w:author="Ian Blenkinsop" w:date="2021-07-06T13:40:00Z">
        <w:r w:rsidR="009E5743" w:rsidRPr="00C421D6">
          <w:rPr>
            <w:rFonts w:cs="Times New Roman"/>
            <w:lang w:val="en-GB"/>
          </w:rPr>
          <w:t>high</w:t>
        </w:r>
        <w:r w:rsidR="009E5743">
          <w:rPr>
            <w:rFonts w:cs="Times New Roman"/>
            <w:lang w:val="en-GB"/>
          </w:rPr>
          <w:t>-</w:t>
        </w:r>
      </w:ins>
      <w:r w:rsidRPr="00C421D6">
        <w:rPr>
          <w:rFonts w:cs="Times New Roman"/>
          <w:lang w:val="en-GB"/>
        </w:rPr>
        <w:t>warming (LLHW) scenarios, which describe the climate in a world with very high climate sensitivity</w:t>
      </w:r>
      <w:del w:id="3758" w:author="Ian Blenkinsop" w:date="2021-07-06T13:40:00Z">
        <w:r w:rsidRPr="00C421D6" w:rsidDel="009E5743">
          <w:rPr>
            <w:rFonts w:cs="Times New Roman"/>
            <w:lang w:val="en-GB"/>
          </w:rPr>
          <w:delText xml:space="preserve">, </w:delText>
        </w:r>
      </w:del>
      <w:ins w:id="3759" w:author="Ian Blenkinsop" w:date="2021-07-06T13:40:00Z">
        <w:r w:rsidR="009E5743">
          <w:rPr>
            <w:rFonts w:cs="Times New Roman"/>
            <w:lang w:val="en-GB"/>
          </w:rPr>
          <w:t>;</w:t>
        </w:r>
        <w:r w:rsidR="009E5743" w:rsidRPr="00C421D6">
          <w:rPr>
            <w:rFonts w:cs="Times New Roman"/>
            <w:lang w:val="en-GB"/>
          </w:rPr>
          <w:t xml:space="preserve"> </w:t>
        </w:r>
      </w:ins>
      <w:r w:rsidRPr="00C421D6">
        <w:rPr>
          <w:rFonts w:cs="Times New Roman"/>
          <w:lang w:val="en-GB"/>
        </w:rPr>
        <w:t>and (</w:t>
      </w:r>
      <w:del w:id="3760" w:author="Ian Blenkinsop" w:date="2021-07-06T13:40:00Z">
        <w:r w:rsidRPr="00C421D6" w:rsidDel="009E5743">
          <w:rPr>
            <w:rFonts w:cs="Times New Roman"/>
            <w:lang w:val="en-GB"/>
          </w:rPr>
          <w:delText>2</w:delText>
        </w:r>
      </w:del>
      <w:ins w:id="3761" w:author="Ian Blenkinsop" w:date="2021-07-06T13:40:00Z">
        <w:r w:rsidR="009E5743">
          <w:rPr>
            <w:rFonts w:cs="Times New Roman"/>
            <w:lang w:val="en-GB"/>
          </w:rPr>
          <w:t>ii</w:t>
        </w:r>
      </w:ins>
      <w:r w:rsidRPr="00C421D6">
        <w:rPr>
          <w:rFonts w:cs="Times New Roman"/>
          <w:lang w:val="en-GB"/>
        </w:rPr>
        <w:t xml:space="preserve">) low-likelihood </w:t>
      </w:r>
      <w:del w:id="3762" w:author="Ian Blenkinsop" w:date="2021-07-06T13:40:00Z">
        <w:r w:rsidRPr="00C421D6" w:rsidDel="009E5743">
          <w:rPr>
            <w:rFonts w:cs="Times New Roman"/>
            <w:lang w:val="en-GB"/>
          </w:rPr>
          <w:delText xml:space="preserve">high </w:delText>
        </w:r>
      </w:del>
      <w:ins w:id="3763" w:author="Ian Blenkinsop" w:date="2021-07-06T13:40:00Z">
        <w:r w:rsidR="009E5743" w:rsidRPr="00C421D6">
          <w:rPr>
            <w:rFonts w:cs="Times New Roman"/>
            <w:lang w:val="en-GB"/>
          </w:rPr>
          <w:t>high</w:t>
        </w:r>
        <w:r w:rsidR="009E5743">
          <w:rPr>
            <w:rFonts w:cs="Times New Roman"/>
            <w:lang w:val="en-GB"/>
          </w:rPr>
          <w:t>-</w:t>
        </w:r>
      </w:ins>
      <w:r w:rsidRPr="00C421D6">
        <w:rPr>
          <w:rFonts w:cs="Times New Roman"/>
          <w:lang w:val="en-GB"/>
        </w:rPr>
        <w:t xml:space="preserve">impact (LLHI) </w:t>
      </w:r>
      <w:commentRangeStart w:id="3764"/>
      <w:del w:id="3765" w:author="Ian Blenkinsop" w:date="2021-07-06T13:40:00Z">
        <w:r w:rsidRPr="00C421D6" w:rsidDel="009E5743">
          <w:rPr>
            <w:rFonts w:cs="Times New Roman"/>
            <w:lang w:val="en-GB"/>
          </w:rPr>
          <w:delText xml:space="preserve">events </w:delText>
        </w:r>
      </w:del>
      <w:ins w:id="3766" w:author="Ian Blenkinsop" w:date="2021-07-06T13:40:00Z">
        <w:r w:rsidR="009E5743">
          <w:rPr>
            <w:rFonts w:cs="Times New Roman"/>
            <w:lang w:val="en-GB"/>
          </w:rPr>
          <w:t>outcomes</w:t>
        </w:r>
        <w:commentRangeEnd w:id="3764"/>
        <w:r w:rsidR="009E5743">
          <w:rPr>
            <w:rStyle w:val="CommentReference"/>
          </w:rPr>
          <w:commentReference w:id="3764"/>
        </w:r>
        <w:r w:rsidR="009E5743" w:rsidRPr="00C421D6">
          <w:rPr>
            <w:rFonts w:cs="Times New Roman"/>
            <w:lang w:val="en-GB"/>
          </w:rPr>
          <w:t xml:space="preserve"> </w:t>
        </w:r>
      </w:ins>
      <w:r w:rsidRPr="00C421D6">
        <w:rPr>
          <w:rFonts w:cs="Times New Roman"/>
          <w:lang w:val="en-GB"/>
        </w:rPr>
        <w:t xml:space="preserve">that have a low likelihood of occurring, but would cause large potential impacts on </w:t>
      </w:r>
      <w:del w:id="3767" w:author="Ian Blenkinsop" w:date="2021-07-06T13:51:00Z">
        <w:r w:rsidRPr="00C421D6" w:rsidDel="008E2C3A">
          <w:rPr>
            <w:rFonts w:cs="Times New Roman"/>
            <w:lang w:val="en-GB"/>
          </w:rPr>
          <w:delText xml:space="preserve">society </w:delText>
        </w:r>
      </w:del>
      <w:ins w:id="3768" w:author="Ian Blenkinsop" w:date="2021-07-06T13:51:00Z">
        <w:r w:rsidR="008E2C3A" w:rsidRPr="00C421D6">
          <w:rPr>
            <w:rFonts w:cs="Times New Roman"/>
            <w:lang w:val="en-GB"/>
          </w:rPr>
          <w:t>societ</w:t>
        </w:r>
        <w:r w:rsidR="008E2C3A">
          <w:rPr>
            <w:rFonts w:cs="Times New Roman"/>
            <w:lang w:val="en-GB"/>
          </w:rPr>
          <w:t>ies</w:t>
        </w:r>
        <w:r w:rsidR="008E2C3A" w:rsidRPr="00C421D6">
          <w:rPr>
            <w:rFonts w:cs="Times New Roman"/>
            <w:lang w:val="en-GB"/>
          </w:rPr>
          <w:t xml:space="preserve"> </w:t>
        </w:r>
      </w:ins>
      <w:r w:rsidRPr="00C421D6">
        <w:rPr>
          <w:rFonts w:cs="Times New Roman"/>
          <w:lang w:val="en-GB"/>
        </w:rPr>
        <w:t xml:space="preserve">or ecosystems. </w:t>
      </w:r>
    </w:p>
    <w:bookmarkEnd w:id="3749"/>
    <w:p w14:paraId="38DB278F" w14:textId="77777777" w:rsidR="00102875" w:rsidRPr="00C421D6" w:rsidRDefault="00102875" w:rsidP="00102875">
      <w:pPr>
        <w:pStyle w:val="AR6BodyText"/>
        <w:rPr>
          <w:rFonts w:cs="Times New Roman"/>
          <w:lang w:val="en-GB"/>
        </w:rPr>
      </w:pPr>
    </w:p>
    <w:p w14:paraId="33B6B973" w14:textId="6C388F25" w:rsidR="00102875" w:rsidRPr="00C421D6" w:rsidRDefault="00102875" w:rsidP="008C6085">
      <w:pPr>
        <w:pStyle w:val="AR6BodyText"/>
        <w:rPr>
          <w:rFonts w:cs="Times New Roman"/>
          <w:lang w:val="en-GB"/>
        </w:rPr>
      </w:pPr>
      <w:bookmarkStart w:id="3769" w:name="_Hlk66778871"/>
      <w:r w:rsidRPr="00C421D6">
        <w:rPr>
          <w:rFonts w:cs="Times New Roman"/>
          <w:lang w:val="en-GB"/>
        </w:rPr>
        <w:t xml:space="preserve">An illustrative example of how low-likelihood outcomes can produce significant additional risks is shown in Figure 1.16. The Reasons </w:t>
      </w:r>
      <w:r w:rsidR="0011259D">
        <w:rPr>
          <w:rFonts w:cs="Times New Roman"/>
          <w:lang w:val="en-GB"/>
        </w:rPr>
        <w:t>f</w:t>
      </w:r>
      <w:r w:rsidRPr="00C421D6">
        <w:rPr>
          <w:rFonts w:cs="Times New Roman"/>
          <w:lang w:val="en-GB"/>
        </w:rPr>
        <w:t xml:space="preserve">or Concern (RFCs) produced by the IPCC AR5 WGII define the additional risks due to climate change at different global warming levels. These have been combined with Chapter 4 assessments of projected global temperature for different emissions scenarios (SSPs; </w:t>
      </w:r>
      <w:del w:id="3770" w:author="Ian Blenkinsop" w:date="2021-07-06T13:42:00Z">
        <w:r w:rsidRPr="00C421D6" w:rsidDel="009E5743">
          <w:rPr>
            <w:rFonts w:cs="Times New Roman"/>
            <w:lang w:val="en-GB"/>
          </w:rPr>
          <w:delText xml:space="preserve">see </w:delText>
        </w:r>
      </w:del>
      <w:r w:rsidRPr="00C421D6">
        <w:rPr>
          <w:rFonts w:cs="Times New Roman"/>
          <w:lang w:val="en-GB"/>
        </w:rPr>
        <w:t xml:space="preserve">Section 1.6), and Chapter 7 assessments about ECS. For example, even following a medium emissions scenario could result in </w:t>
      </w:r>
      <w:r w:rsidR="00291537">
        <w:rPr>
          <w:rFonts w:cs="Times New Roman"/>
          <w:lang w:val="en-GB"/>
        </w:rPr>
        <w:t>h</w:t>
      </w:r>
      <w:r w:rsidRPr="00C421D6">
        <w:rPr>
          <w:rFonts w:cs="Times New Roman"/>
          <w:lang w:val="en-GB"/>
        </w:rPr>
        <w:t xml:space="preserve">igh levels of additional risk if ECS is at the upper end of the </w:t>
      </w:r>
      <w:r w:rsidRPr="00C421D6">
        <w:rPr>
          <w:rFonts w:cs="Times New Roman"/>
          <w:i/>
          <w:iCs/>
          <w:lang w:val="en-GB"/>
        </w:rPr>
        <w:t>very likely</w:t>
      </w:r>
      <w:r w:rsidRPr="00C421D6">
        <w:rPr>
          <w:rFonts w:cs="Times New Roman"/>
          <w:lang w:val="en-GB"/>
        </w:rPr>
        <w:t xml:space="preserve"> range. However, not all possible low-likelihood outcomes relate to ECS, and AR6 considers these issues in more detail than previous IPCC assessment reports (see Table 1.1 </w:t>
      </w:r>
      <w:commentRangeStart w:id="3771"/>
      <w:r w:rsidRPr="00C421D6">
        <w:rPr>
          <w:rFonts w:cs="Times New Roman"/>
          <w:lang w:val="en-GB"/>
        </w:rPr>
        <w:t>and below</w:t>
      </w:r>
      <w:commentRangeEnd w:id="3771"/>
      <w:r w:rsidR="009E5743">
        <w:rPr>
          <w:rStyle w:val="CommentReference"/>
        </w:rPr>
        <w:commentReference w:id="3771"/>
      </w:r>
      <w:r w:rsidRPr="00C421D6">
        <w:rPr>
          <w:rFonts w:cs="Times New Roman"/>
          <w:lang w:val="en-GB"/>
        </w:rPr>
        <w:t xml:space="preserve"> for some examples).</w:t>
      </w:r>
    </w:p>
    <w:p w14:paraId="63156403" w14:textId="46AAC4E5" w:rsidR="008C6085" w:rsidRPr="00C421D6" w:rsidRDefault="008C6085" w:rsidP="008C6085">
      <w:pPr>
        <w:pStyle w:val="AR6BodyText"/>
        <w:rPr>
          <w:rFonts w:cs="Times New Roman"/>
          <w:lang w:val="en-GB"/>
        </w:rPr>
      </w:pPr>
    </w:p>
    <w:bookmarkEnd w:id="3769"/>
    <w:p w14:paraId="20505E0F" w14:textId="77777777" w:rsidR="008C6085" w:rsidRPr="00C421D6" w:rsidRDefault="008C6085" w:rsidP="008C6085">
      <w:pPr>
        <w:pStyle w:val="AR6BodyText"/>
        <w:rPr>
          <w:color w:val="000000"/>
          <w:lang w:val="en-GB"/>
        </w:rPr>
      </w:pPr>
    </w:p>
    <w:p w14:paraId="71458336" w14:textId="76A233CF" w:rsidR="00102875" w:rsidRDefault="00102875" w:rsidP="008C6085">
      <w:pPr>
        <w:pStyle w:val="AR6BodyTextBold"/>
        <w:rPr>
          <w:rFonts w:cs="Times New Roman"/>
          <w:lang w:val="en-GB"/>
        </w:rPr>
      </w:pPr>
      <w:r w:rsidRPr="003D7ED2">
        <w:rPr>
          <w:rFonts w:cs="Times New Roman"/>
          <w:lang w:val="en-GB"/>
        </w:rPr>
        <w:t>[START FIGURE 1.1</w:t>
      </w:r>
      <w:r>
        <w:rPr>
          <w:rFonts w:cs="Times New Roman"/>
          <w:lang w:val="en-GB"/>
        </w:rPr>
        <w:t>6</w:t>
      </w:r>
      <w:r w:rsidRPr="003D7ED2">
        <w:rPr>
          <w:rFonts w:cs="Times New Roman"/>
          <w:lang w:val="en-GB"/>
        </w:rPr>
        <w:t xml:space="preserve"> HERE]</w:t>
      </w:r>
    </w:p>
    <w:p w14:paraId="4AB5441F" w14:textId="77777777" w:rsidR="008C6085" w:rsidRPr="008C6085" w:rsidRDefault="008C6085" w:rsidP="008C6085">
      <w:pPr>
        <w:pStyle w:val="AR6BodyText"/>
      </w:pPr>
    </w:p>
    <w:p w14:paraId="12C795CC" w14:textId="174C8664" w:rsidR="00102875" w:rsidRPr="00C421D6" w:rsidRDefault="00102875" w:rsidP="00102875">
      <w:pPr>
        <w:pStyle w:val="AR6Chap1Figure"/>
        <w:rPr>
          <w:rFonts w:cs="Times New Roman"/>
          <w:lang w:val="en-GB"/>
        </w:rPr>
      </w:pPr>
      <w:r w:rsidRPr="00C421D6">
        <w:rPr>
          <w:rFonts w:cs="Times New Roman"/>
          <w:b/>
          <w:bCs/>
          <w:lang w:val="en-GB"/>
        </w:rPr>
        <w:t>Illustrating concepts of low-likelihood scenarios.</w:t>
      </w:r>
      <w:r w:rsidRPr="00C421D6">
        <w:rPr>
          <w:rFonts w:cs="Times New Roman"/>
          <w:lang w:val="en-GB"/>
        </w:rPr>
        <w:t xml:space="preserve"> Left: schematic likelihood distribution consistent with the IPCC AR6 assessments that equilibrium climate sensitivity (ECS) is </w:t>
      </w:r>
      <w:r w:rsidRPr="00C421D6">
        <w:rPr>
          <w:rFonts w:cs="Times New Roman"/>
          <w:i/>
          <w:lang w:val="en-GB"/>
        </w:rPr>
        <w:t>likely</w:t>
      </w:r>
      <w:r w:rsidRPr="00C421D6">
        <w:rPr>
          <w:rFonts w:cs="Times New Roman"/>
          <w:lang w:val="en-GB"/>
        </w:rPr>
        <w:t xml:space="preserve"> in the range 2.5 to 4.0°C, and </w:t>
      </w:r>
      <w:r w:rsidRPr="00C421D6">
        <w:rPr>
          <w:rFonts w:cs="Times New Roman"/>
          <w:i/>
          <w:lang w:val="en-GB"/>
        </w:rPr>
        <w:t>very likely</w:t>
      </w:r>
      <w:r w:rsidRPr="00C421D6">
        <w:rPr>
          <w:rFonts w:cs="Times New Roman"/>
          <w:lang w:val="en-GB"/>
        </w:rPr>
        <w:t xml:space="preserve"> between 2.0 and 5.0°C (Chapter 7). ECS values outside the assessed </w:t>
      </w:r>
      <w:r w:rsidRPr="00C421D6">
        <w:rPr>
          <w:rFonts w:cs="Times New Roman"/>
          <w:i/>
          <w:iCs/>
          <w:lang w:val="en-GB"/>
        </w:rPr>
        <w:t>very likely</w:t>
      </w:r>
      <w:r w:rsidRPr="00C421D6">
        <w:rPr>
          <w:rFonts w:cs="Times New Roman"/>
          <w:lang w:val="en-GB"/>
        </w:rPr>
        <w:t xml:space="preserve"> range are designated low-likelihood scenarios in this example (light grey). Middle and right columns: additional risks due to climate change for 2020</w:t>
      </w:r>
      <w:r w:rsidRPr="00C421D6">
        <w:rPr>
          <w:rFonts w:cs="Times New Roman"/>
          <w:color w:val="202122"/>
          <w:sz w:val="21"/>
          <w:szCs w:val="21"/>
          <w:shd w:val="clear" w:color="auto" w:fill="FDFDFD"/>
          <w:lang w:val="en-GB"/>
        </w:rPr>
        <w:t>–</w:t>
      </w:r>
      <w:r w:rsidRPr="00C421D6">
        <w:rPr>
          <w:rFonts w:cs="Times New Roman"/>
          <w:lang w:val="en-GB"/>
        </w:rPr>
        <w:t>2090 using the Reasons For Concern (RFCs, see</w:t>
      </w:r>
      <w:ins w:id="3772" w:author="Robin Matthews [2]" w:date="2021-06-01T17:36:00Z">
        <w:r w:rsidR="00513B00">
          <w:rPr>
            <w:rFonts w:cs="Times New Roman"/>
            <w:lang w:val="en-GB"/>
          </w:rPr>
          <w:t xml:space="preserve"> </w:t>
        </w:r>
      </w:ins>
      <w:r>
        <w:rPr>
          <w:rFonts w:cs="Times New Roman"/>
        </w:rPr>
        <w:fldChar w:fldCharType="begin" w:fldLock="1"/>
      </w:r>
      <w:ins w:id="3773" w:author="Robin Matthews [2]" w:date="2021-06-01T17:36:00Z">
        <w:r w:rsidR="00513B00">
          <w:rPr>
            <w:rFonts w:cs="Times New Roman"/>
            <w:lang w:val="en-GB"/>
          </w:rPr>
          <w:instrText>ADDIN CSL_CITATION { "citationItems" : [ { "id" : "ITEM-1", "itemData" : { "DOI" : "10.1017/CBO9781107415379.003", "ISBN" : "9781107058071", "author" : [ { "dropping-particle" : "", "family" : "IPCC", "given" : "", "non-dropping-particle" : "", "parse-names" : false, "suffix" : "" } ], "container-title" : "Climate Change 2014: Impacts, Adaptation, and Vulnerability. Part A: Global and Sectoral Aspects. Contribution of Working Group II to the Fifth Assessment Report of the Intergovernmental Panel on Climate Change", "editor" : [ { "dropping-particle" : "", "family" : "Field", "given" : "C.B.", "non-dropping-particle" : "", "parse-names" : false, "suffix" : "" }, { "dropping-particle" : "", "family" : "Barros", "given" : "V.R.", "non-dropping-particle" : "", "parse-names" : false, "suffix" : "" }, { "dropping-particle" : "", "family" : "Dokken", "given" : "D.J.", "non-dropping-particle" : "", "parse-names" : false, "suffix" : "" }, { "dropping-particle" : "", "family" : "Mach", "given" : "K.J.", "non-dropping-particle" : "", "parse-names" : false, "suffix" : "" }, { "dropping-particle" : "", "family" : "Mastrandrea", "given" : "M.D.", "non-dropping-particle" : "", "parse-names" : false, "suffix" : "" }, { "dropping-particle" : "", "family" : "Bilir", "given" : "T.E.", "non-dropping-particle" : "", "parse-names" : false, "suffix" : "" }, { "dropping-particle" : "", "family" : "Chatterjee", "given" : "M.", "non-dropping-particle" : "", "parse-names" : false, "suffix" : "" }, { "dropping-particle" : "", "family" : "Ebi", "given" : "K.L.", "non-dropping-particle" : "", "parse-names" : false, "suffix" : "" }, { "dropping-particle" : "", "family" : "Estrada", "given" : "Y.O.", "non-dropping-particle" : "", "parse-names" : false, "suffix" : "" }, { "dropping-particle" : "", "family" : "Genova", "given" : "R.C.", "non-dropping-particle" : "", "parse-names" : false, "suffix" : "" }, { "dropping-particle" : "", "family" : "Girma", "given" : "B.", "non-dropping-particle" : "", "parse-names" : false, "suffix" : "" }, { "dropping-particle" : "", "family" : "Kissel", "given" : "E.S.", "non-dropping-particle" : "", "parse-names" : false, "suffix" : "" }, { "dropping-particle" : "", "family" : "Levy", "given" : "A.N.", "non-dropping-particle" : "", "parse-names" : false, "suffix" : "" }, { "dropping-particle" : "", "family" : "MacCracken", "given" : "S.", "non-dropping-particle" : "", "parse-names" : false, "suffix" : "" }, { "dropping-particle" : "", "family" : "Mastrandrea", "given" : "P.R.", "non-dropping-particle" : "", "parse-names" : false, "suffix" : "" }, { "dropping-particle" : "", "family" : "White", "given" : "L.L.", "non-dropping-particle" : "", "parse-names" : false, "suffix" : "" } ], "id" : "ITEM-1", "issued" : { "date-parts" : [ [ "2014" ] ] }, "page" : "1-32", "publisher" : "Cambridge University Press", "publisher-place" : "Cambridge, United Kingdom and New York, NY, USA", "title" : "Summary for Policymakers", "translator" : [ { "dropping-particle" : "", "family" : "H2684", "given" : "Rt13", "non-dropping-particle" : "", "parse-names" : false, "suffix" : "" } ], "type" : "chapter" }, "uris" : [ "http://www.mendeley.com/documents/?uuid=59401a90-99a5-4a1e-9b79-1828220993f1" ] } ], "mendeley" : { "formattedCitation" : "(IPCC, 2014b)", "manualFormatting" : "IPCC, 2014b)", "plainTextFormattedCitation" : "(IPCC, 2014b)", "previouslyFormattedCitation" : "(IPCC, 2014b)" }, "properties" : { "noteIndex" : 0 }, "schema" : "https://github.com/citation-style-language/schema/raw/master/csl-citation.json" }</w:instrText>
        </w:r>
      </w:ins>
      <w:ins w:id="3774" w:author="Robin Matthews" w:date="2021-05-18T17:28:00Z">
        <w:del w:id="3775" w:author="Robin Matthews [2]" w:date="2021-06-01T17:36:00Z">
          <w:r w:rsidR="00A5201B" w:rsidDel="00513B00">
            <w:rPr>
              <w:rFonts w:cs="Times New Roman"/>
              <w:lang w:val="en-GB"/>
            </w:rPr>
            <w:delInstrText>ADDIN CSL_CITATION { "citationItems" : [ { "id" : "ITEM-1", "itemData" : { "DOI" : "10.1017/CBO9781107415379.003", "ISBN" : "9781107058071", "author" : [ { "dropping-particle" : "", "family" : "IPCC", "given" : "", "non-dropping-particle" : "", "parse-names" : false, "suffix" : "" } ], "container-title" : "Climate Change 2014: Impacts, Adaptation, and Vulnerability. Part A: Global and Sectoral Aspects. Contribution of Working Group II to the Fifth Assessment Report of the Intergovernmental Panel on Climate Change", "editor" : [ { "dropping-particle" : "", "family" : "Field", "given" : "C.B.", "non-dropping-particle" : "", "parse-names" : false, "suffix" : "" }, { "dropping-particle" : "", "family" : "Barros", "given" : "V.R.", "non-dropping-particle" : "", "parse-names" : false, "suffix" : "" }, { "dropping-particle" : "", "family" : "Dokken", "given" : "D.J.", "non-dropping-particle" : "", "parse-names" : false, "suffix" : "" }, { "dropping-particle" : "", "family" : "Mach", "given" : "K.J.", "non-dropping-particle" : "", "parse-names" : false, "suffix" : "" }, { "dropping-particle" : "", "family" : "Mastrandrea", "given" : "M.D.", "non-dropping-particle" : "", "parse-names" : false, "suffix" : "" }, { "dropping-particle" : "", "family" : "Bilir", "given" : "T.E.", "non-dropping-particle" : "", "parse-names" : false, "suffix" : "" }, { "dropping-particle" : "", "family" : "Chatterjee", "given" : "M.", "non-dropping-particle" : "", "parse-names" : false, "suffix" : "" }, { "dropping-particle" : "", "family" : "Ebi", "given" : "K.L.", "non-dropping-particle" : "", "parse-names" : false, "suffix" : "" }, { "dropping-particle" : "", "family" : "Estrada", "given" : "Y.O.", "non-dropping-particle" : "", "parse-names" : false, "suffix" : "" }, { "dropping-particle" : "", "family" : "Genova", "given" : "R.C.", "non-dropping-particle" : "", "parse-names" : false, "suffix" : "" }, { "dropping-particle" : "", "family" : "Girma", "given" : "B.", "non-dropping-particle" : "", "parse-names" : false, "suffix" : "" }, { "dropping-particle" : "", "family" : "Kissel", "given" : "E.S.", "non-dropping-particle" : "", "parse-names" : false, "suffix" : "" }, { "dropping-particle" : "", "family" : "Levy", "given" : "A.N.", "non-dropping-particle" : "", "parse-names" : false, "suffix" : "" }, { "dropping-particle" : "", "family" : "MacCracken", "given" : "S.", "non-dropping-particle" : "", "parse-names" : false, "suffix" : "" }, { "dropping-particle" : "", "family" : "Mastrandrea", "given" : "P.R.", "non-dropping-particle" : "", "parse-names" : false, "suffix" : "" }, { "dropping-particle" : "", "family" : "White", "given" : "L.L.", "non-dropping-particle" : "", "parse-names" : false, "suffix" : "" } ], "id" : "ITEM-1", "issued" : { "date-parts" : [ [ "2014" ] ] }, "page" : "1-32", "publisher" : "Cambridge University Press", "publisher-place" : "Cambridge, United Kingdom and New York, NY, USA", "title" : "Summary for Policymakers", "translator" : [ { "dropping-particle" : "", "family" : "H2684", "given" : "Rt13", "non-dropping-particle" : "", "parse-names" : false, "suffix" : "" } ], "type" : "chapter" }, "uris" : [ "http://www.mendeley.com/documents/?uuid=59401a90-99a5-4a1e-9b79-1828220993f1" ] } ], "mendeley" : { "formattedCitation" : "(IPCC, 2014b)", "manualFormatting" : " IPCC, 2014b)", "plainTextFormattedCitation" : "(IPCC, 2014b)", "previouslyFormattedCitation" : "(IPCC, 2014b)" }, "properties" : { "noteIndex" : 0 }, "schema" : "https://github.com/citation-style-language/schema/raw/master/csl-citation.json" }</w:delInstrText>
          </w:r>
        </w:del>
      </w:ins>
      <w:del w:id="3776" w:author="Robin Matthews [2]" w:date="2021-06-01T17:36:00Z">
        <w:r w:rsidR="00A94565" w:rsidDel="00513B00">
          <w:rPr>
            <w:rFonts w:cs="Times New Roman"/>
            <w:lang w:val="en-GB"/>
          </w:rPr>
          <w:delInstrText>ADDIN CSL_CITATION { "citationItems" : [ { "id" : "ITEM-1", "itemData" : { "DOI" : "10.1017/CBO9781107415379.003", "ISBN" : "9781107058071", "author" : [ { "dropping-particle" : "", "family" : "IPCC", "given" : "", "non-dropping-particle" : "", "parse-names" : false, "suffix" : "" } ], "container-title" : "Climate Change 2014: Impacts, Adaptation, and Vulnerability. Part A: Global and Sectoral Aspects. Contribution of Working Group II to the Fifth Assessment Report of the Intergovernmental Panel on Climate Change", "editor" : [ { "dropping-particle" : "", "family" : "Field", "given" : "C.B.", "non-dropping-particle" : "", "parse-names" : false, "suffix" : "" }, { "dropping-particle" : "", "family" : "Barros", "given" : "V.R.", "non-dropping-particle" : "", "parse-names" : false, "suffix" : "" }, { "dropping-particle" : "", "family" : "Dokken", "given" : "D.J.", "non-dropping-particle" : "", "parse-names" : false, "suffix" : "" }, { "dropping-particle" : "", "family" : "Mach", "given" : "K.J.", "non-dropping-particle" : "", "parse-names" : false, "suffix" : "" }, { "dropping-particle" : "", "family" : "Mastrandrea", "given" : "M.D.", "non-dropping-particle" : "", "parse-names" : false, "suffix" : "" }, { "dropping-particle" : "", "family" : "Bilir", "given" : "T.E.", "non-dropping-particle" : "", "parse-names" : false, "suffix" : "" }, { "dropping-particle" : "", "family" : "Chatterjee", "given" : "M.", "non-dropping-particle" : "", "parse-names" : false, "suffix" : "" }, { "dropping-particle" : "", "family" : "Ebi", "given" : "K.L.", "non-dropping-particle" : "", "parse-names" : false, "suffix" : "" }, { "dropping-particle" : "", "family" : "Estrada", "given" : "Y.O.", "non-dropping-particle" : "", "parse-names" : false, "suffix" : "" }, { "dropping-particle" : "", "family" : "Genova", "given" : "R.C.", "non-dropping-particle" : "", "parse-names" : false, "suffix" : "" }, { "dropping-particle" : "", "family" : "Girma", "given" : "B.", "non-dropping-particle" : "", "parse-names" : false, "suffix" : "" }, { "dropping-particle" : "", "family" : "Kissel", "given" : "E.S.", "non-dropping-particle" : "", "parse-names" : false, "suffix" : "" }, { "dropping-particle" : "", "family" : "Levy", "given" : "A.N.", "non-dropping-particle" : "", "parse-names" : false, "suffix" : "" }, { "dropping-particle" : "", "family" : "MacCracken", "given" : "S.", "non-dropping-particle" : "", "parse-names" : false, "suffix" : "" }, { "dropping-particle" : "", "family" : "Mastrandrea", "given" : "P.R.", "non-dropping-particle" : "", "parse-names" : false, "suffix" : "" }, { "dropping-particle" : "", "family" : "White", "given" : "L.L.", "non-dropping-particle" : "", "parse-names" : false, "suffix" : "" } ], "id" : "ITEM-1", "issued" : { "date-parts" : [ [ "2014" ] ] }, "page" : "1-32", "publisher" : "Cambridge University Press", "publisher-place" : "Cambridge, United Kingdom and New York, NY, USA", "title" : "Summary for Policymakers", "translator" : [ { "dropping-particle" : "", "family" : "H2684", "given" : "Rt13", "non-dropping-particle" : "", "parse-names" : false, "suffix" : "" } ], "type" : "chapter" }, "uris" : [ "http://www.mendeley.com/documents/?uuid=59401a90-99a5-4a1e-9b79-1828220993f1" ] } ], "mendeley" : { "formattedCitation" : "(IPCC, 2014b)", "manualFormatting" : " IPCC, 2014)", "plainTextFormattedCitation" : "(IPCC, 2014b)", "previouslyFormattedCitation" : "(IPCC, 2014b)" }, "properties" : { "noteIndex" : 0 }, "schema" : "https://github.com/citation-style-language/schema/raw/master/csl-citation.json" }</w:delInstrText>
        </w:r>
      </w:del>
      <w:r>
        <w:rPr>
          <w:rFonts w:cs="Times New Roman"/>
        </w:rPr>
        <w:fldChar w:fldCharType="separate"/>
      </w:r>
      <w:ins w:id="3777" w:author="Robin Matthews" w:date="2021-05-18T16:04:00Z">
        <w:del w:id="3778" w:author="Robin Matthews [2]" w:date="2021-06-01T17:36:00Z">
          <w:r w:rsidR="00602365" w:rsidDel="00513B00">
            <w:rPr>
              <w:rFonts w:cs="Times New Roman"/>
              <w:noProof/>
              <w:lang w:val="en-GB"/>
            </w:rPr>
            <w:delText xml:space="preserve"> </w:delText>
          </w:r>
        </w:del>
        <w:r w:rsidR="00602365">
          <w:rPr>
            <w:rFonts w:cs="Times New Roman"/>
            <w:noProof/>
            <w:lang w:val="en-GB"/>
          </w:rPr>
          <w:t>IPCC, 2014</w:t>
        </w:r>
      </w:ins>
      <w:ins w:id="3779" w:author="Robin Matthews" w:date="2021-05-18T17:28:00Z">
        <w:r w:rsidR="00A5201B">
          <w:rPr>
            <w:rFonts w:cs="Times New Roman"/>
            <w:noProof/>
            <w:lang w:val="en-GB"/>
          </w:rPr>
          <w:t>b</w:t>
        </w:r>
      </w:ins>
      <w:ins w:id="3780" w:author="Robin Matthews" w:date="2021-05-18T16:04:00Z">
        <w:r w:rsidR="00602365">
          <w:rPr>
            <w:rFonts w:cs="Times New Roman"/>
            <w:noProof/>
            <w:lang w:val="en-GB"/>
          </w:rPr>
          <w:t>)</w:t>
        </w:r>
      </w:ins>
      <w:del w:id="3781" w:author="Robin Matthews" w:date="2021-05-18T16:04:00Z">
        <w:r w:rsidRPr="00C421D6" w:rsidDel="00602365">
          <w:rPr>
            <w:rFonts w:cs="Times New Roman"/>
            <w:noProof/>
            <w:lang w:val="en-GB"/>
          </w:rPr>
          <w:delText xml:space="preserve"> IPCC, 2014)</w:delText>
        </w:r>
      </w:del>
      <w:r>
        <w:rPr>
          <w:rFonts w:cs="Times New Roman"/>
        </w:rPr>
        <w:fldChar w:fldCharType="end"/>
      </w:r>
      <w:r w:rsidRPr="00C421D6">
        <w:rPr>
          <w:rFonts w:cs="Times New Roman"/>
          <w:lang w:val="en-GB"/>
        </w:rPr>
        <w:t xml:space="preserve">, specifically RFC1 describing the risks to unique and threatened systems and RFC3 describing risks from the distribution of impacts </w:t>
      </w:r>
      <w:r w:rsidRPr="003D7ED2">
        <w:rPr>
          <w:rFonts w:cs="Times New Roman"/>
        </w:rPr>
        <w:fldChar w:fldCharType="begin" w:fldLock="1"/>
      </w:r>
      <w:r w:rsidR="00E81B0B">
        <w:rPr>
          <w:rFonts w:cs="Times New Roman"/>
          <w:lang w:val="en-GB"/>
        </w:rPr>
        <w:instrText>ADDIN CSL_CITATION { "citationItems" : [ { "id" : "ITEM-1", "itemData" : { "DOI" : "10.1038/nclimate3179", "ISBN" : "1758-678X", "ISSN" : "1758-678X", "abstract" : "The reasons for concern framework communicates scientific understanding about risks in relation to varying levels of climate change. The framework, now a cornerstone of the IPCC assessments, aggregates global risks into five categories as a function of global mean temperature change. We review the framework's conceptual basis and the risk judgments made in the most recent IPCC report, confirming those judgments in most cases in the light of more recent literature and identifying their limitations. We point to extensions of the framework that offer complementary climate change metrics to global mean temperature change and better account for possible changes in social and ecological system vulnerability. Further research should systematically evaluate risks under alternative scenarios of future climatic and societal conditions.", "author" : [ { "dropping-particle" : "", "family" : "O'Neill", "given" : "Brian C.", "non-dropping-particle" : "", "parse-names" : false, "suffix" : "" }, { "dropping-particle" : "", "family" : "Oppenheimer", "given" : "Michael", "non-dropping-particle" : "", "parse-names" : false, "suffix" : "" }, { "dropping-particle" : "", "family" : "Warren", "given" : "Rachel", "non-dropping-particle" : "", "parse-names" : false, "suffix" : "" }, { "dropping-particle" : "", "family" : "Hallegatte", "given" : "Stephane", "non-dropping-particle" : "", "parse-names" : false, "suffix" : "" }, { "dropping-particle" : "", "family" : "Kopp", "given" : "Robert E.", "non-dropping-particle" : "", "parse-names" : false, "suffix" : "" }, { "dropping-particle" : "", "family" : "P\u00f6rtner", "given" : "Hans O.", "non-dropping-particle" : "", "parse-names" : false, "suffix" : "" }, { "dropping-particle" : "", "family" : "Scholes", "given" : "Robert", "non-dropping-particle" : "", "parse-names" : false, "suffix" : "" }, { "dropping-particle" : "", "family" : "Birkmann", "given" : "Joern", "non-dropping-particle" : "", "parse-names" : false, "suffix" : "" }, { "dropping-particle" : "", "family" : "Foden", "given" : "Wendy", "non-dropping-particle" : "", "parse-names" : false, "suffix" : "" }, { "dropping-particle" : "", "family" : "Licker", "given" : "Rachel", "non-dropping-particle" : "", "parse-names" : false, "suffix" : "" }, { "dropping-particle" : "", "family" : "MacH", "given" : "Katharine J.", "non-dropping-particle" : "", "parse-names" : false, "suffix" : "" }, { "dropping-particle" : "", "family" : "Marbaix", "given" : "Phillippe", "non-dropping-particle" : "", "parse-names" : false, "suffix" : "" }, { "dropping-particle" : "", "family" : "Mastrandrea", "given" : "Michael D.", "non-dropping-particle" : "", "parse-names" : false, "suffix" : "" }, { "dropping-particle" : "", "family" : "Price", "given" : "Jeff", "non-dropping-particle" : "", "parse-names" : false, "suffix" : "" }, { "dropping-particle" : "", "family" : "Takahashi", "given" : "Kiyoshi", "non-dropping-particle" : "", "parse-names" : false, "suffix" : "" }, { "dropping-particle" : "", "family" : "Ypersele", "given" : "Jean-Pascal Pascal", "non-dropping-particle" : "Van", "parse-names" : false, "suffix" : "" }, { "dropping-particle" : "", "family" : "Yohe", "given" : "Gary", "non-dropping-particle" : "", "parse-names" : false, "suffix" : "" } ], "container-title" : "Nature Climate Change", "id" : "ITEM-1", "issue" : "1", "issued" : { "date-parts" : [ [ "2017", "1", "4" ] ] }, "page" : "28-37", "title" : "IPCC reasons for concern regarding climate change risks", "translator" : [ { "dropping-particle" : "", "family" : "H3946", "given" : "", "non-dropping-particle" : "", "parse-names" : false, "suffix" : "" } ], "type" : "article-journal", "volume" : "7" }, "uris" : [ "http://www.mendeley.com/documents/?uuid=4c3402cf-d275-4e6e-a1ef-fe01a9c1c38f" ] }, { "id" : "ITEM-2", "itemData" : { "DOI" : "10.1038/s43017-020-0088-0", "ISSN" : "2662-138X", "author" : [ { "dropping-particle" : "", "family" : "Zommers", "given" : "Zinta", "non-dropping-particle" : "", "parse-names" : false, "suffix" : "" }, { "dropping-particle" : "", "family" : "Marbaix", "given" : "Philippe", "non-dropping-particle" : "", "parse-names" : false, "suffix" : "" }, { "dropping-particle" : "", "family" : "Fischlin", "given" : "Andreas", "non-dropping-particle" : "", "parse-names" : false, "suffix" : "" }, { "dropping-particle" : "", "family" : "Ibrahim", "given" : "Zelina Z.", "non-dropping-particle" : "", "parse-names" : false, "suffix" : "" }, { "dropping-particle" : "", "family" : "Grant", "given" : "Sean", "non-dropping-particle" : "", "parse-names" : false, "suffix" : "" }, { "dropping-particle" : "", "family" : "Magnan", "given" : "Alexandre K.", "non-dropping-particle" : "", "parse-names" : false, "suffix" : "" }, { "dropping-particle" : "", "family" : "P\u00f6rtner", "given" : "Hans-Otto", "non-dropping-particle" : "", "parse-names" : false, "suffix" : "" }, { "dropping-particle" : "", "family" : "Howden", "given" : "Mark", "non-dropping-particle" : "", "parse-names" : false, "suffix" : "" }, { "dropping-particle" : "", "family" : "Calvin", "given" : "Katherine", "non-dropping-particle" : "", "parse-names" : false, "suffix" : "" }, { "dropping-particle" : "", "family" : "Warner", "given" : "Koko", "non-dropping-particle" : "", "parse-names" : false, "suffix" : "" }, { "dropping-particle" : "", "family" : "Thiery", "given" : "Wim", "non-dropping-particle" : "", "parse-names" : false, "suffix" : "" }, { "dropping-particle" : "", "family" : "Sebesvari", "given" : "Zita", "non-dropping-particle" : "", "parse-names" : false, "suffix" : "" }, { "dropping-particle" : "", "family" : "Davin", "given" : "Edouard L.", "non-dropping-particle" : "", "parse-names" : false, "suffix" : "" }, { "dropping-particle" : "", "family" : "Evans", "given" : "Jason P.", "non-dropping-particle" : "", "parse-names" : false, "suffix" : "" }, { "dropping-particle" : "", "family" : "Rosenzweig", "given" : "Cynthia", "non-dropping-particle" : "", "parse-names" : false, "suffix" : "" }, { "dropping-particle" : "", "family" : "O\u2019Neill", "given" : "Brian C.", "non-dropping-particle" : "", "parse-names" : false, "suffix" : "" }, { "dropping-particle" : "", "family" : "Patwardhan", "given" : "Anand", "non-dropping-particle" : "", "parse-names" : false, "suffix" : "" }, { "dropping-particle" : "", "family" : "Warren", "given" : "Rachel", "non-dropping-particle" : "", "parse-names" : false, "suffix" : "" }, { "dropping-particle" : "", "family" : "Aalst", "given" : "Maarten K.", "non-dropping-particle" : "van", "parse-names" : false, "suffix" : "" }, { "dropping-particle" : "", "family" : "Hulbert", "given" : "Margot", "non-dropping-particle" : "", "parse-names" : false, "suffix" : "" } ], "container-title" : "Nature Reviews Earth &amp; Environment", "id" : "ITEM-2", "issue" : "10", "issued" : { "date-parts" : [ [ "2020", "10", "10" ] ] }, "page" : "516-529", "title" : "Burning embers: towards more transparent and robust climate-change risk assessments", "translator" : [ { "dropping-particle" : "", "family" : "H4262", "given" : "", "non-dropping-particle" : "", "parse-names" : false, "suffix" : "" } ], "type" : "article-journal", "volume" : "1" }, "uris" : [ "http://www.mendeley.com/documents/?uuid=f302d639-78d5-47fd-b3cc-8455c696a5a4" ] } ], "mendeley" : { "formattedCitation" : "(O\u2019Neill et al., 2017b; Zommers et al., 2020)", "plainTextFormattedCitation" : "(O\u2019Neill et al., 2017b; Zommers et al., 2020)", "previouslyFormattedCitation" : "(O\u2019Neill et al., 2017b; Zommers et al., 2020)" }, "properties" : { "noteIndex" : 0 }, "schema" : "https://github.com/citation-style-language/schema/raw/master/csl-citation.json" }</w:instrText>
      </w:r>
      <w:r w:rsidRPr="003D7ED2">
        <w:rPr>
          <w:rFonts w:cs="Times New Roman"/>
        </w:rPr>
        <w:fldChar w:fldCharType="separate"/>
      </w:r>
      <w:ins w:id="3782" w:author="Robin Matthews" w:date="2021-05-18T16:04:00Z">
        <w:r w:rsidR="00602365">
          <w:rPr>
            <w:rFonts w:cs="Times New Roman"/>
            <w:noProof/>
            <w:lang w:val="en-GB"/>
          </w:rPr>
          <w:t>(O’Neill et al., 2017b; Zommers et al., 2020)</w:t>
        </w:r>
      </w:ins>
      <w:del w:id="3783" w:author="Robin Matthews" w:date="2021-05-18T16:04:00Z">
        <w:r w:rsidR="007009D9" w:rsidRPr="00C421D6" w:rsidDel="00602365">
          <w:rPr>
            <w:rFonts w:cs="Times New Roman"/>
            <w:noProof/>
            <w:lang w:val="en-GB"/>
          </w:rPr>
          <w:delText>(O’Neill et al., 2017b; Zommers et al., 2020)</w:delText>
        </w:r>
      </w:del>
      <w:r w:rsidRPr="003D7ED2">
        <w:rPr>
          <w:rFonts w:cs="Times New Roman"/>
        </w:rPr>
        <w:fldChar w:fldCharType="end"/>
      </w:r>
      <w:r w:rsidRPr="00C421D6">
        <w:rPr>
          <w:rFonts w:cs="Times New Roman"/>
          <w:lang w:val="en-GB"/>
        </w:rPr>
        <w:t>. The projected changes of GSAT used are the 95%, median and 5% assessed ranges from Chapter 4 for each SSP (top, middle and bottom); these are designated High ECS, Mid-range ECS and Low ECS respectively. The burning-ember risk spectrum is usually associated with levels of committed GSAT change; instead, this illustration associates the risk spectrum with the GSAT reached in each year from 2020 to 2090. Note that this illustration does not include the vulnerability aspect of each SSP scenario.</w:t>
      </w:r>
      <w:r w:rsidR="000E0308">
        <w:rPr>
          <w:rFonts w:cs="Times New Roman"/>
          <w:lang w:val="en-GB"/>
        </w:rPr>
        <w:t xml:space="preserve"> </w:t>
      </w:r>
      <w:r w:rsidR="000E0308" w:rsidRPr="00E35E42">
        <w:rPr>
          <w:rFonts w:cs="Times New Roman"/>
          <w:szCs w:val="20"/>
          <w:lang w:val="en-US"/>
        </w:rPr>
        <w:t>Further details on data sources and processing are available in the chapter data table (Table 1.SM.1).</w:t>
      </w:r>
    </w:p>
    <w:p w14:paraId="0DCA6B3C" w14:textId="77777777" w:rsidR="00102875" w:rsidRPr="003D7ED2" w:rsidRDefault="00102875" w:rsidP="00102875">
      <w:pPr>
        <w:pStyle w:val="AR6BodyTextBold"/>
        <w:rPr>
          <w:rFonts w:cs="Times New Roman"/>
          <w:lang w:val="en-GB"/>
        </w:rPr>
      </w:pPr>
    </w:p>
    <w:p w14:paraId="1D63D91B" w14:textId="21B4DA3C" w:rsidR="00102875" w:rsidRDefault="00102875" w:rsidP="008C6085">
      <w:pPr>
        <w:pStyle w:val="AR6BodyTextBold"/>
        <w:rPr>
          <w:rFonts w:cs="Times New Roman"/>
          <w:lang w:val="en-GB"/>
        </w:rPr>
      </w:pPr>
      <w:r w:rsidRPr="003D7ED2">
        <w:rPr>
          <w:rFonts w:cs="Times New Roman"/>
          <w:lang w:val="en-GB"/>
        </w:rPr>
        <w:t>[END FIGURE 1.1</w:t>
      </w:r>
      <w:r>
        <w:rPr>
          <w:rFonts w:cs="Times New Roman"/>
          <w:lang w:val="en-GB"/>
        </w:rPr>
        <w:t>6</w:t>
      </w:r>
      <w:r w:rsidRPr="003D7ED2">
        <w:rPr>
          <w:rFonts w:cs="Times New Roman"/>
          <w:lang w:val="en-GB"/>
        </w:rPr>
        <w:t xml:space="preserve"> HERE]</w:t>
      </w:r>
    </w:p>
    <w:p w14:paraId="3224F256" w14:textId="4E718C1B" w:rsidR="008C6085" w:rsidRDefault="008C6085" w:rsidP="008C6085">
      <w:pPr>
        <w:pStyle w:val="AR6BodyText"/>
      </w:pPr>
    </w:p>
    <w:p w14:paraId="7518D0DB" w14:textId="77777777" w:rsidR="008C6085" w:rsidRPr="008C6085" w:rsidRDefault="008C6085" w:rsidP="008C6085">
      <w:pPr>
        <w:pStyle w:val="AR6BodyText"/>
      </w:pPr>
    </w:p>
    <w:p w14:paraId="1A8C920A" w14:textId="77777777" w:rsidR="00102875" w:rsidRPr="003D7ED2" w:rsidRDefault="00102875" w:rsidP="00102875">
      <w:pPr>
        <w:pStyle w:val="AR6Chap1Level31111"/>
        <w:rPr>
          <w:rFonts w:cs="Times New Roman"/>
          <w:lang w:val="en-GB"/>
        </w:rPr>
      </w:pPr>
      <w:bookmarkStart w:id="3784" w:name="_3as4poj" w:colFirst="0" w:colLast="0"/>
      <w:bookmarkStart w:id="3785" w:name="_Toc69949991"/>
      <w:bookmarkEnd w:id="3784"/>
      <w:r w:rsidRPr="003D7ED2">
        <w:rPr>
          <w:rFonts w:cs="Times New Roman"/>
          <w:lang w:val="en-GB"/>
        </w:rPr>
        <w:t>Storylines</w:t>
      </w:r>
      <w:bookmarkEnd w:id="3785"/>
    </w:p>
    <w:p w14:paraId="77056304" w14:textId="77777777" w:rsidR="008C6085" w:rsidRDefault="008C6085" w:rsidP="00102875">
      <w:pPr>
        <w:pStyle w:val="AR6BodyText"/>
        <w:rPr>
          <w:rFonts w:cs="Times New Roman"/>
        </w:rPr>
      </w:pPr>
    </w:p>
    <w:p w14:paraId="1AE57679" w14:textId="11B4DE6C" w:rsidR="00102875" w:rsidRPr="004E5D92" w:rsidRDefault="00102875" w:rsidP="00102875">
      <w:pPr>
        <w:pStyle w:val="AR6BodyText"/>
        <w:rPr>
          <w:rFonts w:cs="Times New Roman"/>
          <w:lang w:val="fr-CH"/>
        </w:rPr>
      </w:pPr>
      <w:bookmarkStart w:id="3786" w:name="_Hlk66778936"/>
      <w:r w:rsidRPr="00C421D6">
        <w:rPr>
          <w:rFonts w:cs="Times New Roman"/>
          <w:lang w:val="en-GB"/>
        </w:rPr>
        <w:t xml:space="preserve">As societies are increasingly experiencing the impacts of climate </w:t>
      </w:r>
      <w:del w:id="3787" w:author="Ian Blenkinsop" w:date="2021-07-06T13:52:00Z">
        <w:r w:rsidRPr="00C421D6" w:rsidDel="008E2C3A">
          <w:rPr>
            <w:rFonts w:cs="Times New Roman"/>
            <w:lang w:val="en-GB"/>
          </w:rPr>
          <w:delText xml:space="preserve">change </w:delText>
        </w:r>
      </w:del>
      <w:ins w:id="3788" w:author="Ian Blenkinsop" w:date="2021-07-06T13:52:00Z">
        <w:r w:rsidR="008E2C3A" w:rsidRPr="00C421D6">
          <w:rPr>
            <w:rFonts w:cs="Times New Roman"/>
            <w:lang w:val="en-GB"/>
          </w:rPr>
          <w:t>change</w:t>
        </w:r>
        <w:r w:rsidR="008E2C3A">
          <w:rPr>
            <w:rFonts w:cs="Times New Roman"/>
            <w:lang w:val="en-GB"/>
          </w:rPr>
          <w:t>-</w:t>
        </w:r>
      </w:ins>
      <w:r w:rsidRPr="00C421D6">
        <w:rPr>
          <w:rFonts w:cs="Times New Roman"/>
          <w:lang w:val="en-GB"/>
        </w:rPr>
        <w:t xml:space="preserve">related events, the climate science community is developing climate information tailored for particular regions and sectors. There is a growing focus on explaining and exploring complex physical chains of events or on predicting climate under various future socio-economic developments. Since AR5, ‘storylines’ or ‘narratives’ approaches have </w:t>
      </w:r>
      <w:r w:rsidR="00AB5F6B">
        <w:rPr>
          <w:rFonts w:cs="Times New Roman"/>
          <w:lang w:val="en-GB"/>
        </w:rPr>
        <w:t>been used</w:t>
      </w:r>
      <w:r w:rsidR="00AB5F6B" w:rsidRPr="00C421D6">
        <w:rPr>
          <w:rFonts w:cs="Times New Roman"/>
          <w:lang w:val="en-GB"/>
        </w:rPr>
        <w:t xml:space="preserve"> </w:t>
      </w:r>
      <w:r w:rsidRPr="00C421D6">
        <w:rPr>
          <w:rFonts w:cs="Times New Roman"/>
          <w:lang w:val="en-GB"/>
        </w:rPr>
        <w:t xml:space="preserve">to better inform risk assessment and </w:t>
      </w:r>
      <w:del w:id="3789" w:author="Ian Blenkinsop" w:date="2021-07-06T13:53:00Z">
        <w:r w:rsidRPr="00C421D6" w:rsidDel="008E2C3A">
          <w:rPr>
            <w:rFonts w:cs="Times New Roman"/>
            <w:lang w:val="en-GB"/>
          </w:rPr>
          <w:delText xml:space="preserve">decision </w:delText>
        </w:r>
      </w:del>
      <w:ins w:id="3790" w:author="Ian Blenkinsop" w:date="2021-07-06T13:53:00Z">
        <w:r w:rsidR="008E2C3A" w:rsidRPr="00C421D6">
          <w:rPr>
            <w:rFonts w:cs="Times New Roman"/>
            <w:lang w:val="en-GB"/>
          </w:rPr>
          <w:t>decision</w:t>
        </w:r>
        <w:r w:rsidR="008E2C3A">
          <w:rPr>
            <w:rFonts w:cs="Times New Roman"/>
            <w:lang w:val="en-GB"/>
          </w:rPr>
          <w:t>-</w:t>
        </w:r>
      </w:ins>
      <w:r w:rsidRPr="00C421D6">
        <w:rPr>
          <w:rFonts w:cs="Times New Roman"/>
          <w:lang w:val="en-GB"/>
        </w:rPr>
        <w:t>making, to assist understanding of regional processes, and represent and communicate climate projection uncertainties more clearly. The aim is to help build a cohesive overall picture of potential climate change pathways that moves beyond the presentation of data and figures (</w:t>
      </w:r>
      <w:del w:id="3791" w:author="Ian Blenkinsop" w:date="2021-07-06T13:53:00Z">
        <w:r w:rsidR="00AB5F6B" w:rsidDel="008E2C3A">
          <w:rPr>
            <w:rFonts w:cs="Times New Roman"/>
            <w:lang w:val="en-GB"/>
          </w:rPr>
          <w:delText xml:space="preserve">Annex VII: </w:delText>
        </w:r>
      </w:del>
      <w:r w:rsidR="00AB5F6B">
        <w:rPr>
          <w:rFonts w:cs="Times New Roman"/>
          <w:lang w:val="en-GB"/>
        </w:rPr>
        <w:t xml:space="preserve">Glossary; </w:t>
      </w:r>
      <w:r w:rsidRPr="003D7ED2">
        <w:rPr>
          <w:rFonts w:cs="Times New Roman"/>
        </w:rPr>
        <w:fldChar w:fldCharType="begin" w:fldLock="1"/>
      </w:r>
      <w:ins w:id="3792" w:author="Robin Matthews" w:date="2021-05-18T17:28:00Z">
        <w:r w:rsidR="00A5201B">
          <w:rPr>
            <w:rFonts w:cs="Times New Roman"/>
            <w:lang w:val="en-GB"/>
          </w:rPr>
          <w:instrText>ADDIN CSL_CITATION { "citationItems" : [ { "id" : "ITEM-1", "itemData" : { "DOI" : "10.1002/wcc.429", "ISSN" : "17577780", "author" : [ { "dropping-particle" : "", "family" : "Fl\u00f8ttum", "given" : "Kjersti", "non-dropping-particle" : "", "parse-names" : false, "suffix" : "" }, { "dropping-particle" : "", "family" : "Gjerstad", "given" : "\u00d8yvind", "non-dropping-particle" : "", "parse-names" : false, "suffix" : "" } ], "container-title" : "WIREs Climate Change", "id" : "ITEM-1", "issue" : "1", "issued" : { "date-parts" : [ [ "2017", "1" ] ] }, "page" : "e429", "title" : "Narratives in climate change discourse", "translator" : [ { "dropping-particle" : "", "family" : "H3731", "given" : "", "non-dropping-particle" : "", "parse-names" : false, "suffix" : "" } ], "type" : "article-journal", "volume" : "8" }, "uris" : [ "http://www.mendeley.com/documents/?uuid=985eb608-eea2-4b84-9864-eeab4203860d" ] }, { "id" : "ITEM-2", "itemData" : { "DOI" : "10.1016/j.erss.2017.06.034", "ISSN" : "22146296", "author" : [ { "dropping-particle" : "", "family" : "Moezzi", "given" : "Mithra", "non-dropping-particle" : "", "parse-names" : false, "suffix" : "" }, { "dropping-particle" : "", "family" : "Janda", "given" : "Kathryn B.", "non-dropping-particle" : "", "parse-names" : false, "suffix" : "" }, { "dropping-particle" : "", "family" : "Rotmann", "given" : "Sea", "non-dropping-particle" : "", "parse-names" : false, "suffix" : "" } ], "container-title" : "Energy Research &amp; Social Science", "id" : "ITEM-2", "issued" : { "date-parts" : [ [ "2017", "9" ] ] }, "page" : "1-10", "title" : "Using stories, narratives, and storytelling in energy and climate change research", "translator" : [ { "dropping-particle" : "", "family" : "H3733", "given" : "", "non-dropping-particle" : "", "parse-names" : false, "suffix" : "" } ], "type" : "article-journal", "volume" : "31" }, "uris" : [ "http://www.mendeley.com/documents/?uuid=bbc92816-cf80-4821-b77c-c0eb45fc70dd" ] }, { "id" : "ITEM-3", "itemData" : { "DOI" : "10.1088/1748-9326/aabcdd", "ISSN" : "1748-9326", "author" : [ { "dropping-particle" : "", "family" : "Dessai", "given" : "Suraje", "non-dropping-particle" : "", "parse-names" : false, "suffix" : "" }, { "dropping-particle" : "", "family" : "Bhave", "given" : "Ajay", "non-dropping-particle" : "", "parse-names" : false, "suffix" : "" }, { "dropping-particle" : "", "family" : "Birch", "given" : "Cathryn", "non-dropping-particle" : "", "parse-names" : false, "suffix" : "" }, { "dropping-particle" : "", "family" : "Conway", "given" : "Declan", "non-dropping-particle" : "", "parse-names" : false, "suffix" : "" }, { "dropping-particle" : "", "family" : "Garcia-Carreras", "given" : "Luis", "non-dropping-particle" : "", "parse-names" : false, "suffix" : "" }, { "dropping-particle" : "", "family" : "Gosling", "given" : "John Paul", "non-dropping-particle" : "", "parse-names" : false, "suffix" : "" }, { "dropping-particle" : "", "family" : "Mittal", "given" : "Neha", "non-dropping-particle" : "", "parse-names" : false, "suffix" : "" }, { "dropping-particle" : "", "family" : "Stainforth", "given" : "David", "non-dropping-particle" : "", "parse-names" : false, "suffix" : "" } ], "container-title" : "Environmental Research Letters", "id" : "ITEM-3", "issue" : "7", "issued" : { "date-parts" : [ [ "2018", "7", "1" ] ] }, "page" : "074005", "title" : "Building narratives to characterise uncertainty in regional climate change through expert elicitation", "translator" : [ { "dropping-particle" : "", "family" : "H3730", "given" : "", "non-dropping-particle" : "", "parse-names" : false, "suffix" : "" } ], "type" : "article-journal", "volume" : "13" }, "uris" : [ "http://www.mendeley.com/documents/?uuid=5ad5f671-6d5c-4419-951b-fc2b60d97de5" ] }, { "id" : "ITEM-4", "itemData" : { "DOI" : "10.1007/s10584-018-2317-9", "ISSN" : "0165-0009", "author" : [ { "dropping-particle" : "", "family" : "Shepherd", "given" : "Theodore G.", "non-dropping-particle" : "", "parse-names" : false, "suffix" : "" }, { "dropping-particle" : "", "family" : "Boyd", "given" : "Emily", "non-dropping-particle" : "", "parse-names" : false, "suffix" : "" }, { "dropping-particle" : "", "family" : "Calel", "given" : "Raphael A.", "non-dropping-particle" : "", "parse-names" : false, "suffix" : "" }, { "dropping-particle" : "", "family" : "Chapman", "given" : "Sandra C.", "non-dropping-particle" : "", "parse-names" : false, "suffix" : "" }, { "dropping-particle" : "", "family" : "Dessai", "given" : "Suraje", "non-dropping-particle" : "", "parse-names" : false, "suffix" : "" }, { "dropping-particle" : "", "family" : "Dima-West", "given" : "Ioana M.", "non-dropping-particle" : "", "parse-names" : false, "suffix" : "" }, { "dropping-particle" : "", "family" : "Fowler", "given" : "Hayley J.", "non-dropping-particle" : "", "parse-names" : false, "suffix" : "" }, { "dropping-particle" : "", "family" : "James", "given" : "Rachel", "non-dropping-particle" : "", "parse-names" : false, "suffix" : "" }, { "dropping-particle" : "", "family" : "Maraun", "given" : "Douglas", "non-dropping-particle" : "", "parse-names" : false, "suffix" : "" }, { "dropping-particle" : "", "family" : "Martius", "given" : "Olivia", "non-dropping-particle" : "", "parse-names" : false, "suffix" : "" }, { "dropping-particle" : "", "family" : "Senior", "given" : "Catherine A.", "non-dropping-particle" : "", "parse-names" : false, "suffix" : "" }, { "dropping-particle" : "", "family" : "Sobel", "given" : "Adam H.", "non-dropping-particle" : "", "parse-names" : false, "suffix" : "" }, { "dropping-particle" : "", "family" : "Stainforth", "given" : "David A.", "non-dropping-particle" : "", "parse-names" : false, "suffix" : "" }, { "dropping-particle" : "", "family" : "Tett", "given" : "Simon F. B.", "non-dropping-particle" : "", "parse-names" : false, "suffix" : "" }, { "dropping-particle" : "", "family" : "Trenberth", "given" : "Kevin E.", "non-dropping-particle" : "", "parse-names" : false, "suffix" : "" }, { "dropping-particle" : "", "family" : "Hurk", "given" : "Bart J. J. M.", "non-dropping-particle" : "van den", "parse-names" : false, "suffix" : "" }, { "dropping-particle" : "", "family" : "Watkins", "given" : "Nicholas W.", "non-dropping-particle" : "", "parse-names" : false, "suffix" : "" }, { "dropping-particle" : "", "family" : "Wilby", "given" : "Robert L.", "non-dropping-particle" : "", "parse-names" : false, "suffix" : "" }, { "dropping-particle" : "", "family" : "Zenghelis", "given" : "Dimitri A.", "non-dropping-particle" : "", "parse-names" : false, "suffix" : "" } ], "container-title" : "Climatic Change", "id" : "ITEM-4", "issue" : "3-4", "issued" : { "date-parts" : [ [ "2018", "12", "10" ] ] }, "page" : "555-571", "publisher" : "Springer Netherlands", "title" : "Storylines: an alternative approach to representing uncertainty in physical aspects of climate change", "translator" : [ { "dropping-particle" : "", "family" : "H3209", "given" : "", "non-dropping-particle" : "", "parse-names" : false, "suffix" : "" } ], "type" : "article-journal", "volume" : "151" }, "uris" : [ "http://www.mendeley.com/documents/?uuid=674568d6-3b8a-3aa0-b8fb-c9f1da14a6ee" ] } ], "mendeley" : { "formattedCitation" : "(Fl\u00f8ttum and Gjerstad, 2017; Moezzi et al., 2017; Dessai et al., 2018; Shepherd et al., 2018b)", "manualFormatting" : "Fl\u00f8ttum and Gjerstad, 2017; Moezzi et al., 2017; Dessai et al., 2018; T.G. Shepherd et al., 2018)", "plainTextFormattedCitation" : "(Fl\u00f8ttum and Gjerstad, 2017; Moezzi et al., 2017; Dessai et al., 2018; Shepherd et al., 2018b)", "previouslyFormattedCitation" : "(Fl\u00f8ttum and Gjerstad, 2017; Moezzi et al., 2017; Dessai et al., 2018; Shepherd et al., 2018b)" }, "properties" : { "noteIndex" : 0 }, "schema" : "https://github.com/citation-style-language/schema/raw/master/csl-citation.json" }</w:instrText>
        </w:r>
      </w:ins>
      <w:del w:id="3793" w:author="Robin Matthews" w:date="2021-05-18T17:28:00Z">
        <w:r w:rsidR="00A94565" w:rsidDel="00A5201B">
          <w:rPr>
            <w:rFonts w:cs="Times New Roman"/>
            <w:lang w:val="en-GB"/>
          </w:rPr>
          <w:delInstrText>ADDIN CSL_CITATION { "citationItems" : [ { "id" : "ITEM-1", "itemData" : { "DOI" : "10.1002/wcc.429", "ISSN" : "17577780", "author" : [ { "dropping-particle" : "", "family" : "Fl\u00f8ttum", "given" : "Kjersti", "non-dropping-particle" : "", "parse-names" : false, "suffix" : "" }, { "dropping-particle" : "", "family" : "Gjerstad", "given" : "\u00d8yvind", "non-dropping-particle" : "", "parse-names" : false, "suffix" : "" } ], "container-title" : "WIREs Climate Change", "id" : "ITEM-1", "issue" : "1", "issued" : { "date-parts" : [ [ "2017", "1" ] ] }, "page" : "e429", "title" : "Narratives in climate change discourse", "translator" : [ { "dropping-particle" : "", "family" : "H3731", "given" : "", "non-dropping-particle" : "", "parse-names" : false, "suffix" : "" } ], "type" : "article-journal", "volume" : "8" }, "uris" : [ "http://www.mendeley.com/documents/?uuid=985eb608-eea2-4b84-9864-eeab4203860d" ] }, { "id" : "ITEM-2", "itemData" : { "DOI" : "10.1016/j.erss.2017.06.034", "ISSN" : "22146296", "author" : [ { "dropping-particle" : "", "family" : "Moezzi", "given" : "Mithra", "non-dropping-particle" : "", "parse-names" : false, "suffix" : "" }, { "dropping-particle" : "", "family" : "Janda", "given" : "Kathryn B.", "non-dropping-particle" : "", "parse-names" : false, "suffix" : "" }, { "dropping-particle" : "", "family" : "Rotmann", "given" : "Sea", "non-dropping-particle" : "", "parse-names" : false, "suffix" : "" } ], "container-title" : "Energy Research &amp; Social Science", "id" : "ITEM-2", "issued" : { "date-parts" : [ [ "2017", "9" ] ] }, "page" : "1-10", "title" : "Using stories, narratives, and storytelling in energy and climate change research", "translator" : [ { "dropping-particle" : "", "family" : "H3733", "given" : "", "non-dropping-particle" : "", "parse-names" : false, "suffix" : "" } ], "type" : "article-journal", "volume" : "31" }, "uris" : [ "http://www.mendeley.com/documents/?uuid=bbc92816-cf80-4821-b77c-c0eb45fc70dd" ] }, { "id" : "ITEM-3", "itemData" : { "DOI" : "10.1088/1748-9326/aabcdd", "ISSN" : "1748-9326", "author" : [ { "dropping-particle" : "", "family" : "Dessai", "given" : "Suraje", "non-dropping-particle" : "", "parse-names" : false, "suffix" : "" }, { "dropping-particle" : "", "family" : "Bhave", "given" : "Ajay", "non-dropping-particle" : "", "parse-names" : false, "suffix" : "" }, { "dropping-particle" : "", "family" : "Birch", "given" : "Cathryn", "non-dropping-particle" : "", "parse-names" : false, "suffix" : "" }, { "dropping-particle" : "", "family" : "Conway", "given" : "Declan", "non-dropping-particle" : "", "parse-names" : false, "suffix" : "" }, { "dropping-particle" : "", "family" : "Garcia-Carreras", "given" : "Luis", "non-dropping-particle" : "", "parse-names" : false, "suffix" : "" }, { "dropping-particle" : "", "family" : "Gosling", "given" : "John Paul", "non-dropping-particle" : "", "parse-names" : false, "suffix" : "" }, { "dropping-particle" : "", "family" : "Mittal", "given" : "Neha", "non-dropping-particle" : "", "parse-names" : false, "suffix" : "" }, { "dropping-particle" : "", "family" : "Stainforth", "given" : "David", "non-dropping-particle" : "", "parse-names" : false, "suffix" : "" } ], "container-title" : "Environmental Research Letters", "id" : "ITEM-3", "issue" : "7", "issued" : { "date-parts" : [ [ "2018", "7", "1" ] ] }, "page" : "074005", "title" : "Building narratives to characterise uncertainty in regional climate change through expert elicitation", "translator" : [ { "dropping-particle" : "", "family" : "H3730", "given" : "", "non-dropping-particle" : "", "parse-names" : false, "suffix" : "" } ], "type" : "article-journal", "volume" : "13" }, "uris" : [ "http://www.mendeley.com/documents/?uuid=5ad5f671-6d5c-4419-951b-fc2b60d97de5" ] }, { "id" : "ITEM-4", "itemData" : { "DOI" : "10.1007/s10584-018-2317-9", "ISSN" : "0165-0009", "author" : [ { "dropping-particle" : "", "family" : "Shepherd", "given" : "Theodore G.", "non-dropping-particle" : "", "parse-names" : false, "suffix" : "" }, { "dropping-particle" : "", "family" : "Boyd", "given" : "Emily", "non-dropping-particle" : "", "parse-names" : false, "suffix" : "" }, { "dropping-particle" : "", "family" : "Calel", "given" : "Raphael A.", "non-dropping-particle" : "", "parse-names" : false, "suffix" : "" }, { "dropping-particle" : "", "family" : "Chapman", "given" : "Sandra C.", "non-dropping-particle" : "", "parse-names" : false, "suffix" : "" }, { "dropping-particle" : "", "family" : "Dessai", "given" : "Suraje", "non-dropping-particle" : "", "parse-names" : false, "suffix" : "" }, { "dropping-particle" : "", "family" : "Dima-West", "given" : "Ioana M.", "non-dropping-particle" : "", "parse-names" : false, "suffix" : "" }, { "dropping-particle" : "", "family" : "Fowler", "given" : "Hayley J.", "non-dropping-particle" : "", "parse-names" : false, "suffix" : "" }, { "dropping-particle" : "", "family" : "James", "given" : "Rachel", "non-dropping-particle" : "", "parse-names" : false, "suffix" : "" }, { "dropping-particle" : "", "family" : "Maraun", "given" : "Douglas", "non-dropping-particle" : "", "parse-names" : false, "suffix" : "" }, { "dropping-particle" : "", "family" : "Martius", "given" : "Olivia", "non-dropping-particle" : "", "parse-names" : false, "suffix" : "" }, { "dropping-particle" : "", "family" : "Senior", "given" : "Catherine A.", "non-dropping-particle" : "", "parse-names" : false, "suffix" : "" }, { "dropping-particle" : "", "family" : "Sobel", "given" : "Adam H.", "non-dropping-particle" : "", "parse-names" : false, "suffix" : "" }, { "dropping-particle" : "", "family" : "Stainforth", "given" : "David A.", "non-dropping-particle" : "", "parse-names" : false, "suffix" : "" }, { "dropping-particle" : "", "family" : "Tett", "given" : "Simon F. B.", "non-dropping-particle" : "", "parse-names" : false, "suffix" : "" }, { "dropping-particle" : "", "family" : "Trenberth", "given" : "Kevin E.", "non-dropping-particle" : "", "parse-names" : false, "suffix" : "" }, { "dropping-particle" : "", "family" : "Hurk", "given" : "Bart J. J. M.", "non-dropping-particle" : "van den", "parse-names" : false, "suffix" : "" }, { "dropping-particle" : "", "family" : "Watkins", "given" : "Nicholas W.", "non-dropping-particle" : "", "parse-names" : false, "suffix" : "" }, { "dropping-particle" : "", "family" : "Wilby", "give</w:delInstrText>
        </w:r>
        <w:r w:rsidR="00A94565" w:rsidRPr="002079D8" w:rsidDel="00A5201B">
          <w:rPr>
            <w:rFonts w:cs="Times New Roman"/>
            <w:rPrChange w:id="3794" w:author="Elisabeth Lonnoy" w:date="2021-05-20T15:26:00Z">
              <w:rPr>
                <w:rFonts w:cs="Times New Roman"/>
                <w:lang w:val="en-GB"/>
              </w:rPr>
            </w:rPrChange>
          </w:rPr>
          <w:delInstrText>n" : "Robert L.", "non-dropping-particle" : "", "parse-names" : false, "suffix" : "" }, { "dropping-particle" : "", "family" : "Zenghelis", "given" : "Dimitri A.", "non-dropping-particle" : "", "parse-names" : false, "suffix" : "" } ], "container-title" : "Climatic Change", "id" : "ITEM-4", "issue" : "3-4", "issued" : { "date-parts" : [ [ "2018", "12", "10" ] ] }, "page" : "555-571", "publisher" : "Springer Netherlands", "title" : "Storylines: an alternative approach to representing uncertainty in physical aspects of climate change", "translator" : [ { "dropping-particle" : "", "family" : "H3209", "given" : "", "non-dropping-particle" : "", "parse-names" : false, "suffix" : "" } ], "type" : "article-journal", "volume" : "151" }, "uris" : [ "http://www.mendeley.com/documents/?uuid=674568d6-3b8a-3aa0-b8fb-c9f1da14a6ee" ] } ], "mendeley" : { "formattedCitation" : "(Fl\u00f8ttum and Gjerstad, 2017; Moezzi et al., 2017; Dessai et al., 2018; Shepherd et al., 2018b)", "manualFormatting" : "Fl\u00f8ttum and Gjerstad, 2017; Moezzi et al., 2017; Dessai et al., 2018; Shepherd et al., 2018b)", "plainTextFormattedCitation" : "(Fl\u00f8ttum and Gjerstad, 2017; Moezzi et al., 2017; Dessai et al., 2018; Shepherd et al., 2018b)", "previouslyFormattedCitation" : "(Fl\u00f8ttum and Gjerstad, 2017; Moezzi et al., 2017; Dessai et al., 2018; Shepherd et al., 2018b)" }, "properties" : { "noteIndex" : 0 }, "schema" : "https://github.com/citation-style-language/schema/raw/master/csl-citation.json" }</w:delInstrText>
        </w:r>
      </w:del>
      <w:r w:rsidRPr="003D7ED2">
        <w:rPr>
          <w:rFonts w:cs="Times New Roman"/>
        </w:rPr>
        <w:fldChar w:fldCharType="separate"/>
      </w:r>
      <w:ins w:id="3795" w:author="Robin Matthews" w:date="2021-05-18T16:04:00Z">
        <w:r w:rsidR="00602365">
          <w:rPr>
            <w:rFonts w:cs="Times New Roman"/>
            <w:noProof/>
            <w:lang w:val="fr-CH"/>
          </w:rPr>
          <w:t xml:space="preserve">Fløttum and Gjerstad, 2017; Moezzi et al., 2017; Dessai et al., 2018; </w:t>
        </w:r>
      </w:ins>
      <w:ins w:id="3796" w:author="Robin Matthews" w:date="2021-05-18T17:28:00Z">
        <w:r w:rsidR="00A5201B">
          <w:rPr>
            <w:rFonts w:cs="Times New Roman"/>
            <w:noProof/>
            <w:lang w:val="fr-CH"/>
          </w:rPr>
          <w:t xml:space="preserve">T.G. </w:t>
        </w:r>
      </w:ins>
      <w:ins w:id="3797" w:author="Robin Matthews" w:date="2021-05-18T16:04:00Z">
        <w:r w:rsidR="00602365">
          <w:rPr>
            <w:rFonts w:cs="Times New Roman"/>
            <w:noProof/>
            <w:lang w:val="fr-CH"/>
          </w:rPr>
          <w:t>Shepherd et al., 2018)</w:t>
        </w:r>
      </w:ins>
      <w:del w:id="3798" w:author="Robin Matthews" w:date="2021-05-18T16:04:00Z">
        <w:r w:rsidRPr="004E5D92" w:rsidDel="00602365">
          <w:rPr>
            <w:rFonts w:cs="Times New Roman"/>
            <w:noProof/>
            <w:lang w:val="fr-CH"/>
          </w:rPr>
          <w:delText>Fløttum and Gjerstad, 2017; Moezzi et al., 2017; Dessai et al., 2018; Shepherd et al., 2018b)</w:delText>
        </w:r>
      </w:del>
      <w:r w:rsidRPr="003D7ED2">
        <w:rPr>
          <w:rFonts w:cs="Times New Roman"/>
        </w:rPr>
        <w:fldChar w:fldCharType="end"/>
      </w:r>
      <w:r w:rsidRPr="004E5D92">
        <w:rPr>
          <w:rFonts w:cs="Times New Roman"/>
          <w:lang w:val="fr-CH"/>
        </w:rPr>
        <w:t>.</w:t>
      </w:r>
    </w:p>
    <w:bookmarkEnd w:id="3786"/>
    <w:p w14:paraId="6FFEC2F1" w14:textId="77777777" w:rsidR="00102875" w:rsidRPr="004E5D92" w:rsidRDefault="00102875" w:rsidP="00102875">
      <w:pPr>
        <w:pStyle w:val="AR6BodyText"/>
        <w:rPr>
          <w:rFonts w:cs="Times New Roman"/>
          <w:lang w:val="fr-CH"/>
        </w:rPr>
      </w:pPr>
    </w:p>
    <w:p w14:paraId="1B89803A" w14:textId="70CBBEBF" w:rsidR="00102875" w:rsidRPr="00C421D6" w:rsidRDefault="00102875" w:rsidP="00102875">
      <w:pPr>
        <w:pStyle w:val="AR6BodyText"/>
        <w:rPr>
          <w:rFonts w:cs="Times New Roman"/>
          <w:lang w:val="en-GB"/>
        </w:rPr>
      </w:pPr>
      <w:r w:rsidRPr="00C421D6">
        <w:rPr>
          <w:rFonts w:cs="Times New Roman"/>
          <w:lang w:val="en-GB"/>
        </w:rPr>
        <w:t>In the broader IPCC context, the term ‘scenario storyline’ refers to a narrative description of one or more scenarios, highlighting their main characteristics, relationships between key driving forces and the dynamics of their evolution (</w:t>
      </w:r>
      <w:del w:id="3799" w:author="Ian Blenkinsop" w:date="2021-07-06T13:54:00Z">
        <w:r w:rsidRPr="00C421D6" w:rsidDel="008E2C3A">
          <w:rPr>
            <w:rFonts w:cs="Times New Roman"/>
            <w:lang w:val="en-GB"/>
          </w:rPr>
          <w:delText>for example</w:delText>
        </w:r>
      </w:del>
      <w:ins w:id="3800" w:author="Ian Blenkinsop" w:date="2021-07-06T13:54:00Z">
        <w:r w:rsidR="008E2C3A">
          <w:rPr>
            <w:rFonts w:cs="Times New Roman"/>
            <w:lang w:val="en-GB"/>
          </w:rPr>
          <w:t>e.g.</w:t>
        </w:r>
      </w:ins>
      <w:r w:rsidRPr="00C421D6">
        <w:rPr>
          <w:rFonts w:cs="Times New Roman"/>
          <w:lang w:val="en-GB"/>
        </w:rPr>
        <w:t xml:space="preserve">, </w:t>
      </w:r>
      <w:ins w:id="3801" w:author="Ian Blenkinsop" w:date="2021-07-05T14:47:00Z">
        <w:r w:rsidR="002C7475" w:rsidRPr="00C421D6">
          <w:rPr>
            <w:rFonts w:cs="Times New Roman"/>
            <w:lang w:val="en-GB"/>
          </w:rPr>
          <w:t xml:space="preserve">emissions </w:t>
        </w:r>
        <w:r w:rsidR="002C7475">
          <w:rPr>
            <w:rFonts w:cs="Times New Roman"/>
            <w:lang w:val="en-GB"/>
          </w:rPr>
          <w:t xml:space="preserve">of </w:t>
        </w:r>
      </w:ins>
      <w:r w:rsidRPr="00C421D6">
        <w:rPr>
          <w:rFonts w:cs="Times New Roman"/>
          <w:lang w:val="en-GB"/>
        </w:rPr>
        <w:t xml:space="preserve">short-lived climate forcers </w:t>
      </w:r>
      <w:del w:id="3802" w:author="Ian Blenkinsop" w:date="2021-07-05T14:47:00Z">
        <w:r w:rsidRPr="00C421D6" w:rsidDel="002C7475">
          <w:rPr>
            <w:rFonts w:cs="Times New Roman"/>
            <w:lang w:val="en-GB"/>
          </w:rPr>
          <w:delText xml:space="preserve">emissions </w:delText>
        </w:r>
      </w:del>
      <w:r w:rsidRPr="00C421D6">
        <w:rPr>
          <w:rFonts w:cs="Times New Roman"/>
          <w:lang w:val="en-GB"/>
        </w:rPr>
        <w:t>assessed in Chapter 6 are driven by ‘scenario storylines’</w:t>
      </w:r>
      <w:del w:id="3803" w:author="Ian Blenkinsop" w:date="2021-07-05T14:47:00Z">
        <w:r w:rsidRPr="00C421D6" w:rsidDel="002C7475">
          <w:rPr>
            <w:rFonts w:cs="Times New Roman"/>
            <w:lang w:val="en-GB"/>
          </w:rPr>
          <w:delText xml:space="preserve">, </w:delText>
        </w:r>
      </w:del>
      <w:ins w:id="3804" w:author="Ian Blenkinsop" w:date="2021-07-05T14:47:00Z">
        <w:r w:rsidR="002C7475">
          <w:rPr>
            <w:rFonts w:cs="Times New Roman"/>
            <w:lang w:val="en-GB"/>
          </w:rPr>
          <w:t>;</w:t>
        </w:r>
        <w:r w:rsidR="002C7475" w:rsidRPr="00C421D6">
          <w:rPr>
            <w:rFonts w:cs="Times New Roman"/>
            <w:lang w:val="en-GB"/>
          </w:rPr>
          <w:t xml:space="preserve"> </w:t>
        </w:r>
      </w:ins>
      <w:r w:rsidRPr="00C421D6">
        <w:rPr>
          <w:rFonts w:cs="Times New Roman"/>
          <w:lang w:val="en-GB"/>
        </w:rPr>
        <w:t xml:space="preserve">see Section 1.6). </w:t>
      </w:r>
      <w:commentRangeStart w:id="3805"/>
      <w:r w:rsidRPr="00C421D6">
        <w:rPr>
          <w:rFonts w:cs="Times New Roman"/>
          <w:lang w:val="en-GB"/>
        </w:rPr>
        <w:t>WGI</w:t>
      </w:r>
      <w:commentRangeEnd w:id="3805"/>
      <w:r w:rsidR="008E2C3A">
        <w:rPr>
          <w:rStyle w:val="CommentReference"/>
        </w:rPr>
        <w:commentReference w:id="3805"/>
      </w:r>
      <w:r w:rsidRPr="00C421D6">
        <w:rPr>
          <w:rFonts w:cs="Times New Roman"/>
          <w:lang w:val="en-GB"/>
        </w:rPr>
        <w:t xml:space="preserve"> is mainly concerned with ‘physical climate storylines’. </w:t>
      </w:r>
      <w:commentRangeStart w:id="3806"/>
      <w:r w:rsidRPr="00C421D6">
        <w:rPr>
          <w:rFonts w:cs="Times New Roman"/>
          <w:highlight w:val="white"/>
          <w:lang w:val="en-GB"/>
        </w:rPr>
        <w:t xml:space="preserve">These </w:t>
      </w:r>
      <w:r w:rsidRPr="00C421D6">
        <w:rPr>
          <w:rFonts w:cs="Times New Roman"/>
          <w:lang w:val="en-GB"/>
        </w:rPr>
        <w:t xml:space="preserve">are self-consistent and </w:t>
      </w:r>
      <w:r w:rsidR="00AB5F6B">
        <w:rPr>
          <w:rFonts w:cs="Times New Roman"/>
          <w:lang w:val="en-GB"/>
        </w:rPr>
        <w:t>possible</w:t>
      </w:r>
      <w:r w:rsidR="00AB5F6B" w:rsidRPr="00C421D6">
        <w:rPr>
          <w:rFonts w:cs="Times New Roman"/>
          <w:lang w:val="en-GB"/>
        </w:rPr>
        <w:t xml:space="preserve"> </w:t>
      </w:r>
      <w:r w:rsidRPr="00C421D6">
        <w:rPr>
          <w:rFonts w:cs="Times New Roman"/>
          <w:lang w:val="en-GB"/>
        </w:rPr>
        <w:t xml:space="preserve">unfolding of </w:t>
      </w:r>
      <w:commentRangeEnd w:id="3806"/>
      <w:r w:rsidR="001304C0">
        <w:rPr>
          <w:rStyle w:val="CommentReference"/>
        </w:rPr>
        <w:commentReference w:id="3806"/>
      </w:r>
      <w:r w:rsidRPr="00C421D6">
        <w:rPr>
          <w:rFonts w:cs="Times New Roman"/>
          <w:lang w:val="en-GB"/>
        </w:rPr>
        <w:t xml:space="preserve">a physical trajectory of the climate system, or a weather or climate event, on timescales from hours to multiple decades </w:t>
      </w:r>
      <w:r w:rsidRPr="003D7ED2">
        <w:rPr>
          <w:rFonts w:cs="Times New Roman"/>
        </w:rPr>
        <w:fldChar w:fldCharType="begin" w:fldLock="1"/>
      </w:r>
      <w:ins w:id="3807" w:author="Robin Matthews" w:date="2021-05-18T17:28:00Z">
        <w:r w:rsidR="00A5201B">
          <w:rPr>
            <w:rFonts w:cs="Times New Roman"/>
            <w:lang w:val="en-GB"/>
          </w:rPr>
          <w:instrText>ADDIN CSL_CITATION { "citationItems" : [ { "id" : "ITEM-1", "itemData" : { "DOI" : "10.1007/s10584-018-2317-9", "ISSN" : "0165-0009", "author" : [ { "dropping-particle" : "", "family" : "Shepherd", "given" : "Theodore G.", "non-dropping-particle" : "", "parse-names" : false, "suffix" : "" }, { "dropping-particle" : "", "family" : "Boyd", "given" : "Emily", "non-dropping-particle" : "", "parse-names" : false, "suffix" : "" }, { "dropping-particle" : "", "family" : "Calel", "given" : "Raphael A.", "non-dropping-particle" : "", "parse-names" : false, "suffix" : "" }, { "dropping-particle" : "", "family" : "Chapman", "given" : "Sandra C.", "non-dropping-particle" : "", "parse-names" : false, "suffix" : "" }, { "dropping-particle" : "", "family" : "Dessai", "given" : "Suraje", "non-dropping-particle" : "", "parse-names" : false, "suffix" : "" }, { "dropping-particle" : "", "family" : "Dima-West", "given" : "Ioana M.", "non-dropping-particle" : "", "parse-names" : false, "suffix" : "" }, { "dropping-particle" : "", "family" : "Fowler", "given" : "Hayley J.", "non-dropping-particle" : "", "parse-names" : false, "suffix" : "" }, { "dropping-particle" : "", "family" : "James", "given" : "Rachel", "non-dropping-particle" : "", "parse-names" : false, "suffix" : "" }, { "dropping-particle" : "", "family" : "Maraun", "given" : "Douglas", "non-dropping-particle" : "", "parse-names" : false, "suffix" : "" }, { "dropping-particle" : "", "family" : "Martius", "given" : "Olivia", "non-dropping-particle" : "", "parse-names" : false, "suffix" : "" }, { "dropping-particle" : "", "family" : "Senior", "given" : "Catherine A.", "non-dropping-particle" : "", "parse-names" : false, "suffix" : "" }, { "dropping-particle" : "", "family" : "Sobel", "given" : "Adam H.", "non-dropping-particle" : "", "parse-names" : false, "suffix" : "" }, { "dropping-particle" : "", "family" : "Stainforth", "given" : "David A.", "non-dropping-particle" : "", "parse-names" : false, "suffix" : "" }, { "dropping-particle" : "", "family" : "Tett", "given" : "Simon F. B.", "non-dropping-particle" : "", "parse-names" : false, "suffix" : "" }, { "dropping-particle" : "", "family" : "Trenberth", "given" : "Kevin E.", "non-dropping-particle" : "", "parse-names" : false, "suffix" : "" }, { "dropping-particle" : "", "family" : "Hurk", "given" : "Bart J. J. M.", "non-dropping-particle" : "van den", "parse-names" : false, "suffix" : "" }, { "dropping-particle" : "", "family" : "Watkins", "given" : "Nicholas W.", "non-dropping-particle" : "", "parse-names" : false, "suffix" : "" }, { "dropping-particle" : "", "family" : "Wilby", "given" : "Robert L.", "non-dropping-particle" : "", "parse-names" : false, "suffix" : "" }, { "dropping-particle" : "", "family" : "Zenghelis", "given" : "Dimitri A.", "non-dropping-particle" : "", "parse-names" : false, "suffix" : "" } ], "container-title" : "Climatic Change", "id" : "ITEM-1", "issue" : "3-4", "issued" : { "date-parts" : [ [ "2018", "12", "10" ] ] }, "page" : "555-571", "publisher" : "Springer Netherlands", "title" : "Storylines: an alternative approach to representing uncertainty in physical aspects of climate change", "translator" : [ { "dropping-particle" : "", "family" : "H3209", "given" : "", "non-dropping-particle" : "", "parse-names" : false, "suffix" : "" } ], "type" : "article-journal", "volume" : "151" }, "uris" : [ "http://www.mendeley.com/documents/?uuid=674568d6-3b8a-3aa0-b8fb-c9f1da14a6ee" ] } ], "mendeley" : { "formattedCitation" : "(Shepherd et al., 2018b)", "manualFormatting" : "(T.G. Shepherd et al., 2018)", "plainTextFormattedCitation" : "(Shepherd et al., 2018b)", "previouslyFormattedCitation" : "(Shepherd et al., 2018b)" }, "properties" : { "noteIndex" : 0 }, "schema" : "https://github.com/citation-style-language/schema/raw/master/csl-citation.json" }</w:instrText>
        </w:r>
      </w:ins>
      <w:del w:id="3808" w:author="Robin Matthews" w:date="2021-05-18T17:28:00Z">
        <w:r w:rsidR="00E81B0B" w:rsidDel="00A5201B">
          <w:rPr>
            <w:rFonts w:cs="Times New Roman"/>
            <w:lang w:val="en-GB"/>
          </w:rPr>
          <w:delInstrText>ADDIN CSL_CITATION { "citationItems" : [ { "id" : "ITEM-1", "itemData" : { "DOI" : "10.1007/s10584-018-2317-9", "ISSN" : "0165-0009", "author" : [ { "dropping-particle" : "", "family" : "Shepherd", "given" : "Theodore G.", "non-dropping-particle" : "", "parse-names" : false, "suffix" : "" }, { "dropping-particle" : "", "family" : "Boyd", "given" : "Emily", "non-dropping-particle" : "", "parse-names" : false, "suffix" : "" }, { "dropping-particle" : "", "family" : "Calel", "given" : "Raphael A.", "non-dropping-particle" : "", "parse-names" : false, "suffix" : "" }, { "dropping-particle" : "", "family" : "Chapman", "given" : "Sandra C.", "non-dropping-particle" : "", "parse-names" : false, "suffix" : "" }, { "dropping-particle" : "", "family" : "Dessai", "given" : "Suraje", "non-dropping-particle" : "", "parse-names" : false, "suffix" : "" }, { "dropping-particle" : "", "family" : "Dima-West", "given" : "Ioana M.", "non-dropping-particle" : "", "parse-names" : false, "suffix" : "" }, { "dropping-particle" : "", "family" : "Fowler", "given" : "Hayley J.", "non-dropping-particle" : "", "parse-names" : false, "suffix" : "" }, { "dropping-particle" : "", "family" : "James", "given" : "Rachel", "non-dropping-particle" : "", "parse-names" : false, "suffix" : "" }, { "dropping-particle" : "", "family" : "Maraun", "given" : "Douglas", "non-dropping-particle" : "", "parse-names" : false, "suffix" : "" }, { "dropping-particle" : "", "family" : "Martius", "given" : "Olivia", "non-dropping-particle" : "", "parse-names" : false, "suffix" : "" }, { "dropping-particle" : "", "family" : "Senior", "given" : "Catherine A.", "non-dropping-particle" : "", "parse-names" : false, "suffix" : "" }, { "dropping-particle" : "", "family" : "Sobel", "given" : "Adam H.", "non-dropping-particle" : "", "parse-names" : false, "suffix" : "" }, { "dropping-particle" : "", "family" : "Stainforth", "given" : "David A.", "non-dropping-particle" : "", "parse-names" : false, "suffix" : "" }, { "dropping-particle" : "", "family" : "Tett", "given" : "Simon F. B.", "non-dropping-particle" : "", "parse-names" : false, "suffix" : "" }, { "dropping-particle" : "", "family" : "Trenberth", "given" : "Kevin E.", "non-dropping-particle" : "", "parse-names" : false, "suffix" : "" }, { "dropping-particle" : "", "family" : "Hurk", "given" : "Bart J. J. M.", "non-dropping-particle" : "van den", "parse-names" : false, "suffix" : "" }, { "dropping-particle" : "", "family" : "Watkins", "given" : "Nicholas W.", "non-dropping-particle" : "", "parse-names" : false, "suffix" : "" }, { "dropping-particle" : "", "family" : "Wilby", "given" : "Robert L.", "non-dropping-particle" : "", "parse-names" : false, "suffix" : "" }, { "dropping-particle" : "", "family" : "Zenghelis", "given" : "Dimitri A.", "non-dropping-particle" : "", "parse-names" : false, "suffix" : "" } ], "container-title" : "Climatic Change", "id" : "ITEM-1", "issue" : "3-4", "issued" : { "date-parts" : [ [ "2018", "12", "10" ] ] }, "page" : "555-571", "publisher" : "Springer Netherlands", "title" : "Storylines: an alternative approach to representing uncertainty in physical aspects of climate change", "translator" : [ { "dropping-particle" : "", "family" : "H3209", "given" : "", "non-dropping-particle" : "", "parse-names" : false, "suffix" : "" } ], "type" : "article-journal", "volume" : "151" }, "uris" : [ "http://www.mendeley.com/documents/?uuid=674568d6-3b8a-3aa0-b8fb-c9f1da14a6ee" ] } ], "mendeley" : { "formattedCitation" : "(Shepherd et al., 2018b)", "plainTextFormattedCitation" : "(Shepherd et al., 2018b)", "previouslyFormattedCitation" : "(Shepherd et al., 2018b)" }, "properties" : { "noteIndex" : 0 }, "schema" : "https://github.com/citation-style-language/schema/raw/master/csl-citation.json" }</w:delInstrText>
        </w:r>
      </w:del>
      <w:r w:rsidRPr="003D7ED2">
        <w:rPr>
          <w:rFonts w:cs="Times New Roman"/>
        </w:rPr>
        <w:fldChar w:fldCharType="separate"/>
      </w:r>
      <w:ins w:id="3809" w:author="Robin Matthews" w:date="2021-05-18T16:04:00Z">
        <w:r w:rsidR="00602365">
          <w:rPr>
            <w:rFonts w:cs="Times New Roman"/>
            <w:noProof/>
            <w:lang w:val="en-GB"/>
          </w:rPr>
          <w:t>(</w:t>
        </w:r>
      </w:ins>
      <w:ins w:id="3810" w:author="Robin Matthews" w:date="2021-05-18T17:28:00Z">
        <w:r w:rsidR="00A5201B">
          <w:rPr>
            <w:rFonts w:cs="Times New Roman"/>
            <w:noProof/>
            <w:lang w:val="en-GB"/>
          </w:rPr>
          <w:t xml:space="preserve">T.G. </w:t>
        </w:r>
      </w:ins>
      <w:ins w:id="3811" w:author="Robin Matthews" w:date="2021-05-18T16:04:00Z">
        <w:r w:rsidR="00602365">
          <w:rPr>
            <w:rFonts w:cs="Times New Roman"/>
            <w:noProof/>
            <w:lang w:val="en-GB"/>
          </w:rPr>
          <w:t>Shepherd et al., 2018)</w:t>
        </w:r>
      </w:ins>
      <w:del w:id="3812" w:author="Robin Matthews" w:date="2021-05-18T16:04:00Z">
        <w:r w:rsidR="007009D9" w:rsidRPr="00C421D6" w:rsidDel="00602365">
          <w:rPr>
            <w:rFonts w:cs="Times New Roman"/>
            <w:noProof/>
            <w:lang w:val="en-GB"/>
          </w:rPr>
          <w:delText>(Shepherd et al., 2018b)</w:delText>
        </w:r>
      </w:del>
      <w:r w:rsidRPr="003D7ED2">
        <w:rPr>
          <w:rFonts w:cs="Times New Roman"/>
        </w:rPr>
        <w:fldChar w:fldCharType="end"/>
      </w:r>
      <w:r w:rsidRPr="00C421D6">
        <w:rPr>
          <w:rFonts w:cs="Times New Roman"/>
          <w:lang w:val="en-GB"/>
        </w:rPr>
        <w:t xml:space="preserve">. This approach can be used to </w:t>
      </w:r>
      <w:r w:rsidR="00AB5F6B">
        <w:rPr>
          <w:rFonts w:cs="Times New Roman"/>
          <w:lang w:val="en-GB"/>
        </w:rPr>
        <w:t>constrain</w:t>
      </w:r>
      <w:r w:rsidR="00AB5F6B" w:rsidRPr="00C421D6">
        <w:rPr>
          <w:rFonts w:cs="Times New Roman"/>
          <w:lang w:val="en-GB"/>
        </w:rPr>
        <w:t xml:space="preserve"> </w:t>
      </w:r>
      <w:r w:rsidRPr="00C421D6">
        <w:rPr>
          <w:rFonts w:cs="Times New Roman"/>
          <w:lang w:val="en-GB"/>
        </w:rPr>
        <w:t xml:space="preserve">projected changes or specific events on specified explanatory elements such as projected </w:t>
      </w:r>
      <w:r w:rsidRPr="00C421D6">
        <w:rPr>
          <w:rFonts w:cs="Times New Roman"/>
          <w:lang w:val="en-GB"/>
        </w:rPr>
        <w:lastRenderedPageBreak/>
        <w:t>changes of large-scale indicators (</w:t>
      </w:r>
      <w:del w:id="3813" w:author="Ian Blenkinsop" w:date="2021-07-12T14:30:00Z">
        <w:r w:rsidRPr="00C421D6" w:rsidDel="00A87220">
          <w:rPr>
            <w:rFonts w:cs="Times New Roman"/>
            <w:lang w:val="en-GB"/>
          </w:rPr>
          <w:delText xml:space="preserve">Chapter 10, </w:delText>
        </w:r>
      </w:del>
      <w:r w:rsidRPr="00C421D6">
        <w:rPr>
          <w:rFonts w:cs="Times New Roman"/>
          <w:lang w:val="en-GB"/>
        </w:rPr>
        <w:t xml:space="preserve">Box 10.2). For example, </w:t>
      </w:r>
      <w:r w:rsidRPr="003D7ED2">
        <w:rPr>
          <w:rFonts w:cs="Times New Roman"/>
        </w:rPr>
        <w:fldChar w:fldCharType="begin" w:fldLock="1"/>
      </w:r>
      <w:r w:rsidR="00E81B0B">
        <w:rPr>
          <w:rFonts w:cs="Times New Roman"/>
          <w:lang w:val="en-GB"/>
        </w:rPr>
        <w:instrText>ADDIN CSL_CITATION { "citationItems" : [ { "id" : "ITEM-1", "itemData" : { "DOI" : "10.1038/nclimate2450", "ISSN" : "1758-678X", "abstract" : "Projections and predictions of future climate today generally rely on ensembles of climate model simulations. This Perspective advocates a radically different approach, using numerical weather predictions and knowledge of past weather events.", "author" : [ { "dropping-particle" : "", "family" : "Hazeleger", "given" : "W.", "non-dropping-particle" : "", "parse-names" : false, "suffix" : "" }, { "dropping-particle" : "", "family" : "Hurk", "given" : "B.J.J.M.", "non-dropping-particle" : "van den", "parse-names" : false, "suffix" : "" }, { "dropping-particle" : "", "family" : "Min", "given" : "E.", "non-dropping-particle" : "", "parse-names" : false, "suffix" : "" }, { "dropping-particle" : "", "family" : "Oldenborgh", "given" : "G.J.", "non-dropping-particle" : "van", "parse-names" : false, "suffix" : "" }, { "dropping-particle" : "", "family" : "Petersen", "given" : "A.C.", "non-dropping-particle" : "", "parse-names" : false, "suffix" : "" }, { "dropping-particle" : "", "family" : "Stainforth", "given" : "D.A.", "non-dropping-particle" : "", "parse-names" : false, "suffix" : "" }, { "dropping-particle" : "", "family" : "Vasileiadou", "given" : "E.", "non-dropping-particle" : "", "parse-names" : false, "suffix" : "" }, { "dropping-particle" : "", "family" : "Smith", "given" : "L.A.", "non-dropping-particle" : "", "parse-names" : false, "suffix" : "" } ], "container-title" : "Nature Climate Change", "id" : "ITEM-1", "issue" : "2", "issued" : { "date-parts" : [ [ "2015", "2", "1" ] ] }, "page" : "107-113", "publisher" : "Nature Publishing Group", "title" : "Tales of future weather", "translator" : [ { "dropping-particle" : "", "family" : "H3207", "given" : "", "non-dropping-particle" : "", "parse-names" : false, "suffix" : "" } ], "type" : "article-journal", "volume" : "5" }, "uris" : [ "http://www.mendeley.com/documents/?uuid=0a87eb59-8f2c-3d03-8f4e-bbd9033b901b" ] } ], "mendeley" : { "formattedCitation" : "(Hazeleger et al., 2015)", "manualFormatting" : "Hazeleger et al. (2015)", "plainTextFormattedCitation" : "(Hazeleger et al., 2015)", "previouslyFormattedCitation" : "(Hazeleger et al., 2015)" }, "properties" : { "noteIndex" : 0 }, "schema" : "https://github.com/citation-style-language/schema/raw/master/csl-citation.json" }</w:instrText>
      </w:r>
      <w:r w:rsidRPr="003D7ED2">
        <w:rPr>
          <w:rFonts w:cs="Times New Roman"/>
        </w:rPr>
        <w:fldChar w:fldCharType="separate"/>
      </w:r>
      <w:ins w:id="3814" w:author="Robin Matthews" w:date="2021-05-18T16:04:00Z">
        <w:r w:rsidR="00602365">
          <w:rPr>
            <w:rFonts w:cs="Times New Roman"/>
            <w:noProof/>
            <w:lang w:val="en-GB"/>
          </w:rPr>
          <w:t>Hazeleger et al. (2015)</w:t>
        </w:r>
      </w:ins>
      <w:del w:id="3815" w:author="Robin Matthews" w:date="2021-05-18T16:04:00Z">
        <w:r w:rsidRPr="00C421D6" w:rsidDel="00602365">
          <w:rPr>
            <w:rFonts w:cs="Times New Roman"/>
            <w:noProof/>
            <w:lang w:val="en-GB"/>
          </w:rPr>
          <w:delText>Hazeleger et al. (2015)</w:delText>
        </w:r>
      </w:del>
      <w:r w:rsidRPr="003D7ED2">
        <w:rPr>
          <w:rFonts w:cs="Times New Roman"/>
        </w:rPr>
        <w:fldChar w:fldCharType="end"/>
      </w:r>
      <w:r w:rsidRPr="00C421D6">
        <w:rPr>
          <w:rFonts w:cs="Times New Roman"/>
          <w:lang w:val="en-GB"/>
        </w:rPr>
        <w:t xml:space="preserve"> suggested using ‘tales of future weather’, blending numerical weather prediction with a climate projection to illustrate the potential behaviour of future high-impact events (also see </w:t>
      </w:r>
      <w:r w:rsidRPr="003D7ED2">
        <w:rPr>
          <w:rFonts w:cs="Times New Roman"/>
        </w:rPr>
        <w:fldChar w:fldCharType="begin" w:fldLock="1"/>
      </w:r>
      <w:ins w:id="3816" w:author="Robin Matthews" w:date="2021-05-18T17:29:00Z">
        <w:r w:rsidR="0016652D">
          <w:rPr>
            <w:rFonts w:cs="Times New Roman"/>
            <w:lang w:val="en-GB"/>
          </w:rPr>
          <w:instrText>ADDIN CSL_CITATION { "citationItems" : [ { "id" : "ITEM-1", "itemData" : { "DOI" : "10.1175/JHM-D-19-0071.1", "ISSN" : "1525-755X", "abstract" : "The aim of this study is to investigate extreme precipitation events caused by atmospheric rivers and compare their flood impact in a warmer climate to current climate using an event-based storyline approach. The study was set up by selecting four high-precipitation events from 30 years of present and future climate simulations of the high-resolution global climate model EC-Earth. The two most extreme precipitation events within the selection area for the present and future climate were identified, and EC-Earth was rerun creating 10 perturbed realizations for each event. All realizations were further downscaled with the regional weather prediction model, AROME-MetCoOp. The events were thereafter used as input to the operational Norwegian flood-forecasting model for 37 selected catchments in western Norway, and the magnitude and the spatial pattern of floods were analyzed. The role of the hydrological initial conditions, which are important for the total flooding, were analyzed with a special emphasis on snow and soil moisture excess. The results show that the selected future extreme precipitation events affected more catchments with larger floods, compared to the events from present climate. In addition, multiple realizations of the meteorological forcing and four different hydrological initial conditions, for example, soil saturation and snow storage, were important for the estimation of the maximum flood level. The meteorological forcing (e.g., the internal variability/perturbed output) accounts for the highest contribution to the spread in flood magnitude; however, for some events and catchments the hydrological initial conditions affected the magnitudes of floods more than the meteorological forcing.", "author" : [ { "dropping-particle" : "", "family" : "Hegdahl", "given" : "Trine J.", "non-dropping-particle" : "", "parse-names" : false, "suffix" : "" }, { "dropping-particle" : "", "family" : "Engeland", "given" : "Kolbj\u00f8rn", "non-dropping-particle" : "", "parse-names" : false, "suffix" : "" }, { "dropping-particle" : "", "family" : "M\u00fcller", "given" : "Malte", "non-dropping-particle" : "", "parse-names" : false, "suffix" : "" }, { "dropping-particle" : "", "family" : "Sillmann", "given" : "Jana", "non-dropping-particle" : "", "parse-names" : false, "suffix" : "" } ], "container-title" : "Journal of Hydrometeorology", "id" : "ITEM-1", "issue" : "9", "issued" : { "date-parts" : [ [ "2020", "9", "1" ] ] }, "page" : "2003-2021", "title" : "An Event-Based Approach to Explore Selected Present and Future Atmospheric River-Induced Floods in Western Norway", "translator" : [ { "dropping-particle" : "", "family" : "H4007", "given" : "", "non-dropping-particle" : "", "parse-names" : false, "suffix" : "" } ], "type" : "article-journal", "volume" : "21" }, "uris" : [ "http://www.mendeley.com/documents/?uuid=76948e13-26b5-45f7-9fb6-9417ccf171a5" ] } ], "mendeley" : { "formattedCitation" : "(Hegdahl et al., 2020)", "manualFormatting" : "Hegdahl et al., 2020)", "plainTextFormattedCitation" : "(Hegdahl et al., 2020)", "previouslyFormattedCitation" : "(Hegdahl et al., 2020)" }, "properties" : { "noteIndex" : 0 }, "schema" : "https://github.com/citation-style-language/schema/raw/master/csl-citation.json" }</w:instrText>
        </w:r>
      </w:ins>
      <w:del w:id="3817" w:author="Robin Matthews" w:date="2021-05-18T17:29:00Z">
        <w:r w:rsidR="00A94565" w:rsidDel="0016652D">
          <w:rPr>
            <w:rFonts w:cs="Times New Roman"/>
            <w:lang w:val="en-GB"/>
          </w:rPr>
          <w:delInstrText>ADDIN CSL_CITATION { "citationItems" : [ { "id" : "ITEM-1", "itemData" : { "DOI" : "10.1175/JHM-D-19-0071.1", "ISSN" : "1525-755X", "abstract" : "The aim of this study is to investigate extreme precipitation events caused by atmospheric rivers and compare their flood impact in a warmer climate to current climate using an event-based storyline approach. The study was set up by selecting four high-precipitation events from 30 years of present and future climate simulations of the high-resolution global climate model EC-Earth. The two most extreme precipitation events within the selection area for the present and future climate were identified, and EC-Earth was rerun creating 10 perturbed realizations for each event. All realizations were further downscaled with the regional weather prediction model, AROME-MetCoOp. The events were thereafter used as input to the operational Norwegian flood-forecasting model for 37 selected catchments in western Norway, and the magnitude and the spatial pattern of floods were analyzed. The role of the hydrological initial conditions, which are important for the total flooding, were analyzed with a special emphasis on snow and soil moisture excess. The results show that the selected future extreme precipitation events affected more catchments with larger floods, compared to the events from present climate. In addition, multiple realizations of the meteorological forcing and four different hydrological initial conditions, for example, soil saturation and snow storage, were important for the estimation of the maximum flood level. The meteorological forcing (e.g., the internal variability/perturbed output) accounts for the highest contribution to the spread in flood magnitude; however, for some events and catchments the hydrological initial conditions affected the magnitudes of floods more than the meteorological forcing.", "author" : [ { "dropping-particle" : "", "family" : "Hegdahl", "given" : "Trine J.", "non-dropping-particle" : "", "parse-names" : false, "suffix" : "" }, { "dropping-particle" : "", "family" : "Engeland", "given" : "Kolbj\u00f8rn", "non-dropping-particle" : "", "parse-names" : false, "suffix" : "" }, { "dropping-particle" : "", "family" : "M\u00fcller", "given" : "Malte", "non-dropping-particle" : "", "parse-names" : false, "suffix" : "" }, { "dropping-particle" : "", "family" : "Sillmann", "given" : "Jana", "non-dropping-particle" : "", "parse-names" : false, "suffix" : "" } ], "container-title" : "Journal of Hydrometeorology", "id" : "ITEM-1", "issue" : "9", "issued" : { "date-parts" : [ [ "2020", "9", "1" ] ] }, "page" : "2003-2021", "title" : "An Event-Based Approach to Explore Selected Present and Future Atmospheric River-Induced Floods in Western Norway", "translator" : [ { "dropping-particle" : "", "family" : "H4007", "given" : "", "non-dropping-particle" : "", "parse-names" : false, "suffix" : "" } ], "type" : "article-journal", "volume" : "21" }, "uris" : [ "http://www.mendeley.com/documents/?uuid=76948e13-26b5-45f7-9fb6-9417ccf171a5" ] } ], "mendeley" : { "formattedCitation" : "(Hegdahl et al., 2020)", "manualFormatting" : "Hegdahl et al. 2020)", "plainTextFormattedCitation" : "(Hegdahl et al., 2020)", "previouslyFormattedCitation" : "(Hegdahl et al., 2020)" }, "properties" : { "noteIndex" : 0 }, "schema" : "https://github.com/citation-style-language/schema/raw/master/csl-citation.json" }</w:delInstrText>
        </w:r>
      </w:del>
      <w:r w:rsidRPr="003D7ED2">
        <w:rPr>
          <w:rFonts w:cs="Times New Roman"/>
        </w:rPr>
        <w:fldChar w:fldCharType="separate"/>
      </w:r>
      <w:ins w:id="3818" w:author="Robin Matthews" w:date="2021-05-18T16:04:00Z">
        <w:r w:rsidR="00602365">
          <w:rPr>
            <w:rFonts w:cs="Times New Roman"/>
            <w:noProof/>
            <w:lang w:val="en-GB"/>
          </w:rPr>
          <w:t>Hegdahl et al.</w:t>
        </w:r>
      </w:ins>
      <w:ins w:id="3819" w:author="Robin Matthews" w:date="2021-05-18T17:29:00Z">
        <w:r w:rsidR="0016652D">
          <w:rPr>
            <w:rFonts w:cs="Times New Roman"/>
            <w:noProof/>
            <w:lang w:val="en-GB"/>
          </w:rPr>
          <w:t>,</w:t>
        </w:r>
      </w:ins>
      <w:ins w:id="3820" w:author="Robin Matthews" w:date="2021-05-18T16:04:00Z">
        <w:r w:rsidR="00602365">
          <w:rPr>
            <w:rFonts w:cs="Times New Roman"/>
            <w:noProof/>
            <w:lang w:val="en-GB"/>
          </w:rPr>
          <w:t xml:space="preserve"> 2020)</w:t>
        </w:r>
      </w:ins>
      <w:del w:id="3821" w:author="Robin Matthews" w:date="2021-05-18T16:04:00Z">
        <w:r w:rsidRPr="00C421D6" w:rsidDel="00602365">
          <w:rPr>
            <w:rFonts w:cs="Times New Roman"/>
            <w:noProof/>
            <w:lang w:val="en-GB"/>
          </w:rPr>
          <w:delText>Hegdahl et al. 2020)</w:delText>
        </w:r>
      </w:del>
      <w:r w:rsidRPr="003D7ED2">
        <w:rPr>
          <w:rFonts w:cs="Times New Roman"/>
        </w:rPr>
        <w:fldChar w:fldCharType="end"/>
      </w:r>
      <w:r w:rsidRPr="00C421D6">
        <w:rPr>
          <w:rFonts w:cs="Times New Roman"/>
          <w:lang w:val="en-GB"/>
        </w:rPr>
        <w:t xml:space="preserve">. Several studies describe how </w:t>
      </w:r>
      <w:r w:rsidR="00AB5F6B">
        <w:rPr>
          <w:rFonts w:cs="Times New Roman"/>
          <w:lang w:val="en-GB"/>
        </w:rPr>
        <w:t>possible</w:t>
      </w:r>
      <w:r w:rsidR="00AB5F6B" w:rsidRPr="00C421D6">
        <w:rPr>
          <w:rFonts w:cs="Times New Roman"/>
          <w:lang w:val="en-GB"/>
        </w:rPr>
        <w:t xml:space="preserve"> </w:t>
      </w:r>
      <w:r w:rsidRPr="00C421D6">
        <w:rPr>
          <w:rFonts w:cs="Times New Roman"/>
          <w:lang w:val="en-GB"/>
        </w:rPr>
        <w:t xml:space="preserve">large changes in atmospheric circulation would affect regional precipitation and other climate variables, and discuss the various climate drivers </w:t>
      </w:r>
      <w:del w:id="3822" w:author="Ian Blenkinsop" w:date="2021-07-06T13:59:00Z">
        <w:r w:rsidRPr="00C421D6" w:rsidDel="001E6729">
          <w:rPr>
            <w:rFonts w:cs="Times New Roman"/>
            <w:lang w:val="en-GB"/>
          </w:rPr>
          <w:delText xml:space="preserve">which </w:delText>
        </w:r>
      </w:del>
      <w:ins w:id="3823" w:author="Ian Blenkinsop" w:date="2021-07-06T13:59:00Z">
        <w:r w:rsidR="001E6729">
          <w:rPr>
            <w:rFonts w:cs="Times New Roman"/>
            <w:lang w:val="en-GB"/>
          </w:rPr>
          <w:t>that</w:t>
        </w:r>
        <w:r w:rsidR="001E6729" w:rsidRPr="00C421D6">
          <w:rPr>
            <w:rFonts w:cs="Times New Roman"/>
            <w:lang w:val="en-GB"/>
          </w:rPr>
          <w:t xml:space="preserve"> </w:t>
        </w:r>
      </w:ins>
      <w:r w:rsidRPr="00C421D6">
        <w:rPr>
          <w:rFonts w:cs="Times New Roman"/>
          <w:lang w:val="en-GB"/>
        </w:rPr>
        <w:t xml:space="preserve">could cause such a circulation response </w:t>
      </w:r>
      <w:r w:rsidRPr="003D7ED2">
        <w:rPr>
          <w:rFonts w:cs="Times New Roman"/>
        </w:rPr>
        <w:fldChar w:fldCharType="begin" w:fldLock="1"/>
      </w:r>
      <w:r w:rsidR="00A94565">
        <w:rPr>
          <w:rFonts w:cs="Times New Roman"/>
          <w:lang w:val="en-GB"/>
        </w:rPr>
        <w:instrText>ADDIN CSL_CITATION { "citationItems" : [ { "id" : "ITEM-1", "itemData" : { "DOI" : "10.1002/2014JD022513", "ISSN" : "2169897X", "author" : [ { "dropping-particle" : "", "family" : "James", "given" : "Rachel A.", "non-dropping-particle" : "", "parse-names" : false, "suffix" : "" }, { "dropping-particle" : "", "family" : "Washington", "given" : "Richard", "non-dropping-particle" : "", "parse-names" : false, "suffix" : "" }, { "dropping-particle" : "", "family" : "Jones", "given" : "Richard", "non-dropping-particle" : "", "parse-names" : false, "suffix" : "" } ], "container-title" : "Journal of Geophysical Research: Atmospheres", "id" : "ITEM-1", "issue" : "4", "issued" : { "date-parts" : [ [ "2015", "2", "27" ] ] }, "page" : "1221-1238", "title" : "Process-based assessment of an ensemble of climate projections for West Africa", "translator" : [ { "dropping-particle" : "", "family" : "H3718", "given" : "", "non-dropping-particle" : "", "parse-names" : false, "suffix" : "" } ], "type" : "article-journal", "volume" : "120" }, "uris" : [ "http://www.mendeley.com/documents/?uuid=62d65b3b-7a66-45be-9d42-ff423e389815" ] }, { "id" : "ITEM-2", "itemData" : { "DOI" : "10.1175/JCLI-D-16-0807.1", "ISSN" : "08948755", "abstract" : "There is increasing interest in understanding the regional impacts of different global warming targets. However, several regional climate impacts depend on the atmospheric circulation, whose response to climate change remains substantially uncertain and not interpretable in a probabilistic sense in multimodel ensemble projections. To account for these uncertainties, a novel approach where regional climate change is analyzed as a function of carbon emissions conditional on plausible storylines of atmospheric circulation change is here presented and applied to the CMIP5 models' future projections. The different storylines are determined based on the response in three remote drivers of regional circulation: the tropical and polar amplification of global warming and changes in stratospheric vortex strength. As an illustration of this approach, it is shown that the severity of the projected wintertime Mediterranean precipitation decline and central European windiness increase strongly depends on the storyline of circulation change. For a given magnitude of global warming, the highest impact storyline for these aspects of European climate is found for a high tropical amplification and a strengthening of the vortex. The difference in the precipitation and wind responses between the storylines is substantial and equivalent to the contribution from several degrees of global warming. Improving the understanding of the remote driver responses is thus needed to better bound the projected regional impacts in the European sector. The value of these storylines to represent the uncertainty in regional climate projections and to inform the selection of CMIP5 models in regional climate impact studies is discussed.", "author" : [ { "dropping-particle" : "", "family" : "Zappa", "given" : "Giuseppe", "non-dropping-particle" : "", "parse-names" : false, "suffix" : "" }, { "dropping-particle" : "", "family" : "Shepherd", "given" : "Theodore G.", "non-dropping-particle" : "", "parse-names" : false, "suffix" : "" } ], "container-title" : "Journal of Climate", "id" : "ITEM-2", "issue" : "16", "issued" : { "date-parts" : [ [ "2017", "6", "9" ] ] }, "note" : "From Duplicate 1 (Storylines of Atmospheric Circulation Change for European Regional Climate Impact Assessment - Zappa, Giuseppe; Shepherd, Theodore G)\n\ndoi: 10.1175/JCLI-D-16-0807.1", "page" : "6561-6577", "publisher" : "American Meteorological Society", "title" : "Storylines of atmospheric circulation change for European regional climate impact assessment", "translator" : [ { "dropping-particle" : "", "family" : "H3950", "given" : "", "non-dropping-particle" : "", "parse-names" : false, "suffix" : "" } ], "type" : "article-journal", "volume" : "30" }, "uris" : [ "http://www.mendeley.com/documents/?uuid=76925fce-d0af-4aa9-a6fe-e4f72c719b85" ] }, { "id" : "ITEM-3", "itemData" : { "DOI" : "10.1007/s00382-020-05234-1", "ISSN" : "0930-7575", "author" : [ { "dropping-particle" : "", "family" : "Mindlin", "given" : "Julia", "non-dropping-particle" : "", "parse-names" : false, "suffix" : "" }, { "dropping-particle" : "", "family" : "Shepherd", "given" : "Theodore G.", "non-dropping-particle" : "", "parse-names" : false, "suffix" : "" }, { "dropping-particle" : "", "family" : "Vera", "given" : "Carolina S.", "non-dropping-particle" : "", "parse-names" : false, "suffix" : "" }, { "dropping-particle" : "", "family" : "Osman", "given" : "Marisol", "non-dropping-particle" : "", "parse-names" : false, "suffix" : "" }, { "dropping-particle" : "", "family" : "Zappa", "given" : "Giuseppe", "non-dropping-particle" : "", "parse-names" : false, "suffix" : "" }, { "dropping-particle" : "", "family" : "Lee", "given" : "Robert W.", "non-dropping-particle" : "", "parse-names" : false, "suffix" : "" }, { "dropping-particle" : "", "family" : "Hodges", "given" : "Kevin I.", "non-dropping-particle" : "", "parse-names" : false, "suffix" : "" } ], "container-title" : "Climate Dynamics", "id" : "ITEM-3", "issue" : "9-10", "issued" : { "date-parts" : [ [ "2020", "5", "6" ] ] }, "page" : "4399-4421", "title" : "Storyline description of Southern Hemisphere midlatitude circulation and precipitation response to greenhouse gas forcing", "translator" : [ { "dropping-particle" : "", "family" : "H4016", "given" : "", "non-dropping-particle" : "", "parse-names" : false, "suffix" : "" } ], "type" : "article-journal", "volume" : "54" }, "uris" : [ "http://www.mendeley.com/documents/?uuid=c1c58c6e-ce49-4fe2-b072-96448551fa85" ] } ], "mendeley" : { "formattedCitation" : "(James et al., 2015; Zappa and Shepherd, 2017; Mindlin et al., 2020)", "manualFormatting" : "(James et al., 2015; Zappa and Shepherd, 2017; Mindlin et al., 2020)", "plainTextFormattedCitation" : "(James et al., 2015; Zappa and Shepherd, 2017; Mindlin et al., 2020)", "previouslyFormattedCitation" : "(James et al., 2015; Zappa and Shepherd, 2017; Mindlin et al., 2020)" }, "properties" : { "noteIndex" : 0 }, "schema" : "https://github.com/citation-style-language/schema/raw/master/csl-citation.json" }</w:instrText>
      </w:r>
      <w:r w:rsidRPr="003D7ED2">
        <w:rPr>
          <w:rFonts w:cs="Times New Roman"/>
        </w:rPr>
        <w:fldChar w:fldCharType="separate"/>
      </w:r>
      <w:ins w:id="3824" w:author="Robin Matthews" w:date="2021-05-18T16:04:00Z">
        <w:r w:rsidR="00602365">
          <w:rPr>
            <w:rFonts w:cs="Times New Roman"/>
            <w:noProof/>
            <w:lang w:val="en-GB"/>
          </w:rPr>
          <w:t>(James et al., 2015; Zappa and Shepherd, 2017; Mindlin et al., 2020)</w:t>
        </w:r>
      </w:ins>
      <w:del w:id="3825" w:author="Robin Matthews" w:date="2021-05-18T16:04:00Z">
        <w:r w:rsidRPr="00C421D6" w:rsidDel="00602365">
          <w:rPr>
            <w:rFonts w:cs="Times New Roman"/>
            <w:noProof/>
            <w:lang w:val="en-GB"/>
          </w:rPr>
          <w:delText>(James et al., 2015; Zappa and Shepherd, 2017; Mindlin et al., 2020)</w:delText>
        </w:r>
      </w:del>
      <w:r w:rsidRPr="003D7ED2">
        <w:rPr>
          <w:rFonts w:cs="Times New Roman"/>
        </w:rPr>
        <w:fldChar w:fldCharType="end"/>
      </w:r>
      <w:r w:rsidRPr="00C421D6">
        <w:rPr>
          <w:rFonts w:cs="Times New Roman"/>
          <w:lang w:val="en-GB"/>
        </w:rPr>
        <w:t xml:space="preserve">. Physical climate storylines can also help frame the causal factors of extreme weather events </w:t>
      </w:r>
      <w:r w:rsidRPr="003D7ED2">
        <w:rPr>
          <w:rFonts w:cs="Times New Roman"/>
        </w:rPr>
        <w:fldChar w:fldCharType="begin" w:fldLock="1"/>
      </w:r>
      <w:r w:rsidR="00E81B0B">
        <w:rPr>
          <w:rFonts w:cs="Times New Roman"/>
          <w:lang w:val="en-GB"/>
        </w:rPr>
        <w:instrText>ADDIN CSL_CITATION { "citationItems" : [ { "id" : "ITEM-1", "itemData" : { "DOI" : "10.1007/s40641-016-0033-y", "ISSN" : "2198-6061", "author" : [ { "dropping-particle" : "", "family" : "Shepherd", "given" : "Theodore G.", "non-dropping-particle" : "", "parse-names" : false, "suffix" : "" } ], "container-title" : "Current Climate Change Reports", "id" : "ITEM-1", "issue" : "1", "issued" : { "date-parts" : [ [ "2016", "3", "18" ] ] }, "page" : "28-38", "title" : "A Common Framework for Approaches to Extreme Event Attribution", "translator" : [ { "dropping-particle" : "", "family" : "H3739", "given" : "", "non-dropping-particle" : "", "parse-names" : false, "suffix" : "" } ], "type" : "article-journal", "volume" : "2" }, "uris" : [ "http://www.mendeley.com/documents/?uuid=a7549b2f-e33d-49d9-b59a-b8fd9bcbc736" ] } ], "mendeley" : { "formattedCitation" : "(Shepherd, 2016)", "plainTextFormattedCitation" : "(Shepherd, 2016)", "previouslyFormattedCitation" : "(Shepherd, 2016)" }, "properties" : { "noteIndex" : 0 }, "schema" : "https://github.com/citation-style-language/schema/raw/master/csl-citation.json" }</w:instrText>
      </w:r>
      <w:r w:rsidRPr="003D7ED2">
        <w:rPr>
          <w:rFonts w:cs="Times New Roman"/>
        </w:rPr>
        <w:fldChar w:fldCharType="separate"/>
      </w:r>
      <w:ins w:id="3826" w:author="Robin Matthews" w:date="2021-05-18T16:04:00Z">
        <w:r w:rsidR="00602365">
          <w:rPr>
            <w:rFonts w:cs="Times New Roman"/>
            <w:noProof/>
            <w:lang w:val="en-GB"/>
          </w:rPr>
          <w:t>(Shepherd, 2016)</w:t>
        </w:r>
      </w:ins>
      <w:del w:id="3827" w:author="Robin Matthews" w:date="2021-05-18T16:04:00Z">
        <w:r w:rsidRPr="00C421D6" w:rsidDel="00602365">
          <w:rPr>
            <w:rFonts w:cs="Times New Roman"/>
            <w:noProof/>
            <w:lang w:val="en-GB"/>
          </w:rPr>
          <w:delText>(Shepherd, 2016)</w:delText>
        </w:r>
      </w:del>
      <w:r w:rsidRPr="003D7ED2">
        <w:rPr>
          <w:rFonts w:cs="Times New Roman"/>
        </w:rPr>
        <w:fldChar w:fldCharType="end"/>
      </w:r>
      <w:r w:rsidRPr="00C421D6">
        <w:rPr>
          <w:rFonts w:cs="Times New Roman"/>
          <w:lang w:val="en-GB"/>
        </w:rPr>
        <w:t xml:space="preserve"> and then be linked to event attribution (</w:t>
      </w:r>
      <w:del w:id="3828" w:author="Ian Blenkinsop" w:date="2021-07-12T14:30:00Z">
        <w:r w:rsidRPr="00C421D6" w:rsidDel="00A87220">
          <w:rPr>
            <w:rFonts w:cs="Times New Roman"/>
            <w:lang w:val="en-GB"/>
          </w:rPr>
          <w:delText xml:space="preserve">Chapter 11, </w:delText>
        </w:r>
      </w:del>
      <w:r w:rsidRPr="00C421D6">
        <w:rPr>
          <w:rFonts w:cs="Times New Roman"/>
          <w:lang w:val="en-GB"/>
        </w:rPr>
        <w:t>Section 11.</w:t>
      </w:r>
      <w:r w:rsidR="0022092E">
        <w:rPr>
          <w:rFonts w:cs="Times New Roman"/>
          <w:lang w:val="en-GB"/>
        </w:rPr>
        <w:t>2.2</w:t>
      </w:r>
      <w:del w:id="3829" w:author="Ian Blenkinsop" w:date="2021-06-30T17:47:00Z">
        <w:r w:rsidR="0022092E" w:rsidDel="00CC219B">
          <w:rPr>
            <w:rFonts w:cs="Times New Roman"/>
            <w:lang w:val="en-GB"/>
          </w:rPr>
          <w:delText xml:space="preserve">; </w:delText>
        </w:r>
      </w:del>
      <w:ins w:id="3830" w:author="Ian Blenkinsop" w:date="2021-07-12T14:30:00Z">
        <w:r w:rsidR="00A87220">
          <w:rPr>
            <w:rFonts w:cs="Times New Roman"/>
            <w:lang w:val="en-GB"/>
          </w:rPr>
          <w:t xml:space="preserve"> and</w:t>
        </w:r>
      </w:ins>
      <w:ins w:id="3831" w:author="Ian Blenkinsop" w:date="2021-06-30T17:47:00Z">
        <w:r w:rsidR="00CC219B">
          <w:rPr>
            <w:rFonts w:cs="Times New Roman"/>
            <w:lang w:val="en-GB"/>
          </w:rPr>
          <w:t xml:space="preserve"> </w:t>
        </w:r>
      </w:ins>
      <w:del w:id="3832" w:author="Ian Blenkinsop" w:date="2021-07-06T13:59:00Z">
        <w:r w:rsidR="0022092E" w:rsidDel="001E6729">
          <w:rPr>
            <w:rFonts w:cs="Times New Roman"/>
            <w:lang w:val="en-GB"/>
          </w:rPr>
          <w:delText xml:space="preserve">Cross </w:delText>
        </w:r>
      </w:del>
      <w:ins w:id="3833" w:author="Ian Blenkinsop" w:date="2021-07-06T13:59:00Z">
        <w:r w:rsidR="001E6729">
          <w:rPr>
            <w:rFonts w:cs="Times New Roman"/>
            <w:lang w:val="en-GB"/>
          </w:rPr>
          <w:t>Cross-</w:t>
        </w:r>
      </w:ins>
      <w:r w:rsidR="0022092E">
        <w:rPr>
          <w:rFonts w:cs="Times New Roman"/>
          <w:lang w:val="en-GB"/>
        </w:rPr>
        <w:t>Working Group Box: Attribution</w:t>
      </w:r>
      <w:r w:rsidRPr="00C421D6">
        <w:rPr>
          <w:rFonts w:cs="Times New Roman"/>
          <w:lang w:val="en-GB"/>
        </w:rPr>
        <w:t xml:space="preserve">). </w:t>
      </w:r>
    </w:p>
    <w:p w14:paraId="05090179" w14:textId="77777777" w:rsidR="00102875" w:rsidRPr="00C421D6" w:rsidRDefault="00102875" w:rsidP="00102875">
      <w:pPr>
        <w:pStyle w:val="AR6BodyText"/>
        <w:rPr>
          <w:rFonts w:cs="Times New Roman"/>
          <w:lang w:val="en-GB"/>
        </w:rPr>
      </w:pPr>
    </w:p>
    <w:p w14:paraId="458A2E9D" w14:textId="7FB5EFF2" w:rsidR="00102875" w:rsidRPr="00C421D6" w:rsidRDefault="00102875" w:rsidP="00102875">
      <w:pPr>
        <w:pStyle w:val="AR6BodyText"/>
        <w:rPr>
          <w:rFonts w:cs="Times New Roman"/>
          <w:lang w:val="en-GB"/>
        </w:rPr>
      </w:pPr>
      <w:bookmarkStart w:id="3834" w:name="_Hlk66779125"/>
      <w:r w:rsidRPr="00C421D6">
        <w:rPr>
          <w:rFonts w:cs="Times New Roman"/>
          <w:lang w:val="en-GB"/>
        </w:rPr>
        <w:t xml:space="preserve">Storyline approaches can be used to communicate and </w:t>
      </w:r>
      <w:del w:id="3835" w:author="Ian Blenkinsop" w:date="2021-07-06T13:59:00Z">
        <w:r w:rsidRPr="00C421D6" w:rsidDel="00916AA9">
          <w:rPr>
            <w:rFonts w:cs="Times New Roman"/>
            <w:lang w:val="en-GB"/>
          </w:rPr>
          <w:delText xml:space="preserve">contextualise </w:delText>
        </w:r>
      </w:del>
      <w:ins w:id="3836" w:author="Ian Blenkinsop" w:date="2021-07-06T13:59:00Z">
        <w:r w:rsidR="00916AA9" w:rsidRPr="00C421D6">
          <w:rPr>
            <w:rFonts w:cs="Times New Roman"/>
            <w:lang w:val="en-GB"/>
          </w:rPr>
          <w:t>contextuali</w:t>
        </w:r>
        <w:r w:rsidR="00916AA9">
          <w:rPr>
            <w:rFonts w:cs="Times New Roman"/>
            <w:lang w:val="en-GB"/>
          </w:rPr>
          <w:t>z</w:t>
        </w:r>
        <w:r w:rsidR="00916AA9" w:rsidRPr="00C421D6">
          <w:rPr>
            <w:rFonts w:cs="Times New Roman"/>
            <w:lang w:val="en-GB"/>
          </w:rPr>
          <w:t xml:space="preserve">e </w:t>
        </w:r>
      </w:ins>
      <w:r w:rsidRPr="00C421D6">
        <w:rPr>
          <w:rFonts w:cs="Times New Roman"/>
          <w:lang w:val="en-GB"/>
        </w:rPr>
        <w:t xml:space="preserve">climate change information </w:t>
      </w:r>
      <w:r w:rsidR="00AB5F6B">
        <w:rPr>
          <w:rFonts w:cs="Times New Roman"/>
          <w:lang w:val="en-GB"/>
        </w:rPr>
        <w:t>in the context of</w:t>
      </w:r>
      <w:r w:rsidR="00AB5F6B" w:rsidRPr="00C421D6">
        <w:rPr>
          <w:rFonts w:cs="Times New Roman"/>
          <w:lang w:val="en-GB"/>
        </w:rPr>
        <w:t xml:space="preserve"> </w:t>
      </w:r>
      <w:r w:rsidRPr="00C421D6">
        <w:rPr>
          <w:rFonts w:cs="Times New Roman"/>
          <w:lang w:val="en-GB"/>
        </w:rPr>
        <w:t>risk for policymakers and practitioners (</w:t>
      </w:r>
      <w:ins w:id="3837" w:author="Ian Blenkinsop" w:date="2021-07-06T13:59:00Z">
        <w:r w:rsidR="00916AA9">
          <w:rPr>
            <w:rFonts w:cs="Times New Roman"/>
            <w:lang w:val="fr-CH"/>
          </w:rPr>
          <w:t xml:space="preserve">Box 10.2; </w:t>
        </w:r>
      </w:ins>
      <w:r w:rsidRPr="00C421D6">
        <w:rPr>
          <w:rFonts w:cs="Times New Roman"/>
          <w:lang w:val="en-GB"/>
        </w:rPr>
        <w:t xml:space="preserve">e.g., </w:t>
      </w:r>
      <w:r w:rsidRPr="003D7ED2">
        <w:rPr>
          <w:rFonts w:cs="Times New Roman"/>
        </w:rPr>
        <w:fldChar w:fldCharType="begin" w:fldLock="1"/>
      </w:r>
      <w:r w:rsidR="00E81B0B">
        <w:rPr>
          <w:rFonts w:cs="Times New Roman"/>
          <w:lang w:val="en-GB"/>
        </w:rPr>
        <w:instrText>ADDIN CSL_CITATION { "citationItems" : [ { "id" : "ITEM-1", "itemData" : { "DOI" : "10.1007/s11069-015-2074-2", "ISSN" : "0921-030X", "author" : [ { "dropping-particle" : "", "family" : "Bruijn", "given" : "K. M.", "non-dropping-particle" : "de", "parse-names" : false, "suffix" : "" }, { "dropping-particle" : "", "family" : "Lips", "given" : "N.", "non-dropping-particle" : "", "parse-names" : false, "suffix" : "" }, { "dropping-particle" : "", "family" : "Gersonius", "given" : "B.", "non-dropping-particle" : "", "parse-names" : false, "suffix" : "" }, { "dropping-particle" : "", "family" : "Middelkoop", "given" : "H.", "non-dropping-particle" : "", "parse-names" : false, "suffix" : "" } ], "container-title" : "Natural Hazards", "id" : "ITEM-1", "issue" : "1", "issued" : { "date-parts" : [ [ "2016", "3", "13" ] ] }, "page" : "99-121", "title" : "The storyline approach: a new way to analyse and improve flood event management", "translator" : [ { "dropping-particle" : "", "family" : "H4260", "given" : "", "non-dropping-particle" : "", "parse-names" : false, "suffix" : "" } ], "type" : "article-journal", "volume" : "81" }, "uris" : [ "http://www.mendeley.com/documents/?uuid=05a0dd1a-ff99-435d-8113-3114d487627f" ] }, { "id" : "ITEM-2", "itemData" : { "DOI" : "10.1088/1748-9326/aabcdd", "ISSN" : "1748-9326", "author" : [ { "dropping-particle" : "", "family" : "Dessai", "given" : "Suraje", "non-dropping-particle" : "", "parse-names" : false, "suffix" : "" }, { "dropping-particle" : "", "family" : "Bhave", "given" : "Ajay", "non-dropping-particle" : "", "parse-names" : false, "suffix" : "" }, { "dropping-particle" : "", "family" : "Birch", "given" : "Cathryn", "non-dropping-particle" : "", "parse-names" : false, "suffix" : "" }, { "dropping-particle" : "", "family" : "Conway", "given" : "Declan", "non-dropping-particle" : "", "parse-names" : false, "suffix" : "" }, { "dropping-particle" : "", "family" : "Garcia-Carreras", "given" : "Luis", "non-dropping-particle" : "", "parse-names" : false, "suffix" : "" }, { "dropping-particle" : "", "family" : "Gosling", "given" : "John Paul", "non-dropping-particle" : "", "parse-names" : false, "suffix" : "" }, { "dropping-particle" : "", "family" : "Mittal", "given" : "Neha", "non-dropping-particle" : "", "parse-names" : false, "suffix" : "" }, { "dropping-particle" : "", "family" : "Stainforth", "given" : "David", "non-dropping-particle" : "", "parse-names" : false, "suffix" : "" } ], "container-title" : "Environmental Research Letters", "id" : "ITEM-2", "issue" : "7", "issued" : { "date-parts" : [ [ "2018", "7", "1" ] ] }, "page" : "074005", "title" : "Building narratives to characterise uncertainty in regional climate change through expert elicitation", "translator" : [ { "dropping-particle" : "", "family" : "H3730", "given" : "", "non-dropping-particle" : "", "parse-names" : false, "suffix" : "" } ], "type" : "article-journal", "volume" : "13" }, "uris" : [ "http://www.mendeley.com/documents/?uuid=5ad5f671-6d5c-4419-951b-fc2b60d97de5" ] }, { "id" : "ITEM-3", "itemData" : { "DOI" : "10.3390/w10101366", "ISSN" : "2073-4441", "abstract" : "The aim of the paper is to present a story about the 2015 to early 2017 Windhoek drought in the context of climate change while using the narrative approach. The story that is presented here is derived from the engagement of participants in a transdisciplinary, co-productive workshop, the Windhoek Learning Lab 1 (March 2017), as part of the FRACTAL Research Programme. The results show that the story starts with the \u2018complication\u2019 where the drought had reached crisis levels where the water demand increasingly exceeded the supply in the face of the drought. The City of Windhoek (CoW) was unable to address the problem, particularly the recharging of the Windhoek aquifer due to lack of funding. Phase 2 then shows four reactions to the drought: water conservation by water demand management; a Water Saving campaign; the Windhoek Managed Aquifer Recharge Scheme; and, the setting up of the Cabinet Technical Committee of Supply Security. The resolution of the story, Phase 4, is when the national government instructs NamWater to provide the funds for CoW to complete the recharging of the aquifer, which supplied water to the city at the last minute at the end of 2016. The final situation of the story is that ongoing collaborative work by CoW with FRACTAL on the city\u2019s burning issues is planned to integrate climate change into future decision making for the longer term. The main actors in the story are the Ministry of Agriculture and NamWater as hero and villain, and CoW a hero, with the victims of the story, the residents of informal settlements. The main learnings from this story are that the lack of decentralization of power and resources serve to exacerbate water crises at the local level and hamper climate adaptation, despite a proactive and innovative local municipality. The paper also shows that the narrative approach provides the thread of the story to simplify a very complex set of arrangements and contradictions.", "author" : [ { "dropping-particle" : "", "family" : "Scott", "given" : "Dianne", "non-dropping-particle" : "", "parse-names" : false, "suffix" : "" }, { "dropping-particle" : "", "family" : "Iipinge", "given" : "Kornelia", "non-dropping-particle" : "", "parse-names" : false, "suffix" : "" }, { "dropping-particle" : "", "family" : "Mfune", "given" : "John", "non-dropping-particle" : "", "parse-names" : false, "suffix" : "" }, { "dropping-particle" : "", "family" : "Muchadenyika", "given" : "Davison", "non-dropping-particle" : "", "parse-names" : false, "suffix" : "" }, { "dropping-particle" : "", "family" : "Makuti", "given" : "Olavi", "non-dropping-particle" : "", "parse-names" : false, "suffix" : "" }, { "dropping-particle" : "", "family" : "Ziervogel", "given" : "Gina", "non-dropping-particle" : "", "parse-names" : false, "suffix" : "" } ], "container-title" : "Water", "id" : "ITEM-3", "issue" : "10", "issued" : { "date-parts" : [ [ "2018", "9", "30" ] ] }, "page" : "1366", "title" : "The Story of Water in Windhoek: A Narrative Approach to Interpreting a Transdisciplinary Process", "translator" : [ { "dropping-particle" : "", "family" : "H3732", "given" : "", "non-dropping-particle" : "", "parse-names" : false, "suffix" : "" } ], "type" : "article-journal", "volume" : "10" }, "uris" : [ "http://www.mendeley.com/documents/?uuid=710136da-404d-419c-bf67-de3ea713c85f" ] }, { "id" : "ITEM-4", "itemData" : { "DOI" : "10.1016/j.crm.2020.100239", "ISSN" : "22120963", "author" : [ { "dropping-particle" : "", "family" : "Jack", "given" : "Christopher David", "non-dropping-particle" : "", "parse-names" : false, "suffix" : "" }, { "dropping-particle" : "", "family" : "Jones", "given" : "Richar</w:instrText>
      </w:r>
      <w:r w:rsidR="00E81B0B" w:rsidRPr="00A1237E">
        <w:rPr>
          <w:rFonts w:cs="Times New Roman"/>
        </w:rPr>
        <w:instrText>d", "non-dropping-particle" : "", "parse-names" : false, "suffix" : "" }, { "dropping-particle" : "", "family" : "Burgin", "given" : "Laura", "non-dropping-particle" : "", "parse-names" : false, "suffix" : "" }, { "dropping-particle" : "", "family" : "Daron", "given" : "Joseph", "non-dropping-particle" : "", "parse-names" : false, "suffix" : "" } ], "container-title" : "Climate Risk Management", "id" : "ITEM-4", "issued" : { "date-parts" : [ [ "2020" ] ] }, "page" : "100239", "title" : "Climate risk narratives: An iterative reflective process for co-producing and integrating climate knowledge", "translator" : [ { "dropping-particle" : "", "family" : "H4006", "given" : "", "non-dropping-particle" : "", "parse-names" : false, "suffix" : "" } ], "type" : "article-journal", "volume" : "29" }, "uris" : [ "http://www.mendeley.com/documents/?uuid=e5501b16-3c1b-4a32-b05c-330692f0020d" ] } ], "mendeley" : { "formattedCitation" : "(de Bruijn et al., 2016; Dessai et al., 2018; Scott et al., 2018; Jack et al., 2020)", "manualFormatting" : "de Bruijn et al., 2016; Dessai et al., 2018; Scott et al., 2018; Jack et al., 2020", "plainTextFormattedCitation" : "(de Bruijn et al., 2016; Dessai et al., 2018; Scott et al., 2018; Jack et al., 2020)", "previouslyFormattedCitation" : "(de Bruijn et al., 2016; Dessai et al., 2018; Scott et al., 2018; Jack et al., 2020)" }, "properties" : { "noteIndex" : 0 }, "schema" : "https://github.com/citation-style-language/schema/raw/master/csl-citation.json" }</w:instrText>
      </w:r>
      <w:r w:rsidRPr="003D7ED2">
        <w:rPr>
          <w:rFonts w:cs="Times New Roman"/>
        </w:rPr>
        <w:fldChar w:fldCharType="separate"/>
      </w:r>
      <w:ins w:id="3838" w:author="Robin Matthews" w:date="2021-05-18T16:04:00Z">
        <w:r w:rsidR="00602365">
          <w:rPr>
            <w:rFonts w:cs="Times New Roman"/>
            <w:noProof/>
            <w:lang w:val="fr-CH"/>
          </w:rPr>
          <w:t>de Bruijn et al., 2016; Dessai et al., 2018; Scott et al., 2018; Jack et al., 2020</w:t>
        </w:r>
      </w:ins>
      <w:del w:id="3839" w:author="Robin Matthews" w:date="2021-05-18T16:04:00Z">
        <w:r w:rsidRPr="004E5D92" w:rsidDel="00602365">
          <w:rPr>
            <w:rFonts w:cs="Times New Roman"/>
            <w:noProof/>
            <w:lang w:val="fr-CH"/>
          </w:rPr>
          <w:delText>de Bruijn et al., 2016; Dessai et al., 2018; Scott et al., 2018; Jack et al., 2020</w:delText>
        </w:r>
      </w:del>
      <w:r w:rsidRPr="003D7ED2">
        <w:rPr>
          <w:rFonts w:cs="Times New Roman"/>
        </w:rPr>
        <w:fldChar w:fldCharType="end"/>
      </w:r>
      <w:del w:id="3840" w:author="Ian Blenkinsop" w:date="2021-07-06T14:00:00Z">
        <w:r w:rsidRPr="004E5D92" w:rsidDel="00916AA9">
          <w:rPr>
            <w:rFonts w:cs="Times New Roman"/>
            <w:lang w:val="fr-CH"/>
          </w:rPr>
          <w:delText>;</w:delText>
        </w:r>
      </w:del>
      <w:del w:id="3841" w:author="Ian Blenkinsop" w:date="2021-07-06T13:59:00Z">
        <w:r w:rsidRPr="004E5D92" w:rsidDel="00916AA9">
          <w:rPr>
            <w:rFonts w:cs="Times New Roman"/>
            <w:lang w:val="fr-CH"/>
          </w:rPr>
          <w:delText xml:space="preserve"> </w:delText>
        </w:r>
        <w:r w:rsidDel="00916AA9">
          <w:rPr>
            <w:rFonts w:cs="Times New Roman"/>
            <w:lang w:val="fr-CH"/>
          </w:rPr>
          <w:delText>Chapter 10, Box 10.2</w:delText>
        </w:r>
      </w:del>
      <w:r w:rsidRPr="004E5D92">
        <w:rPr>
          <w:rFonts w:cs="Times New Roman"/>
          <w:lang w:val="fr-CH"/>
        </w:rPr>
        <w:t xml:space="preserve">). </w:t>
      </w:r>
      <w:r w:rsidRPr="00C421D6">
        <w:rPr>
          <w:rFonts w:cs="Times New Roman"/>
          <w:lang w:val="en-GB"/>
        </w:rPr>
        <w:t xml:space="preserve">They can also help in assessing risks associated with LLHI events </w:t>
      </w:r>
      <w:r w:rsidRPr="003D7ED2">
        <w:rPr>
          <w:rFonts w:cs="Times New Roman"/>
        </w:rPr>
        <w:fldChar w:fldCharType="begin" w:fldLock="1"/>
      </w:r>
      <w:r w:rsidR="00E81B0B">
        <w:rPr>
          <w:rFonts w:cs="Times New Roman"/>
          <w:lang w:val="en-GB"/>
        </w:rPr>
        <w:instrText>ADDIN CSL_CITATION { "citationItems" : [ { "id" : "ITEM-1", "itemData" : { "DOI" : "10.1093/reep/rer006", "ISSN" : "1750-6816", "author" : [ { "dropping-particle" : "", "family" : "Weitzman", "given" : "M. L.", "non-dropping-particle" : "", "parse-names" : false, "suffix" : "" } ], "container-title" : "Review of Environmental Economics and Policy", "id" : "ITEM-1", "issue" : "2", "issued" : { "date-parts" : [ [ "2011", "6", "1" ] ] }, "page" : "275-292", "title" : "Fat-Tailed Uncertainty in the Economics of Catastrophic Climate Change", "translator" : [ { "dropping-particle" : "", "family" : "H3747", "given" : "", "non-dropping-particle" : "", "parse-names" : false, "suffix" : "" } ], "type" : "article-journal", "volume" : "5" }, "uris" : [ "http://www.mendeley.com/documents/?uuid=c2088c30-bff2-4e2a-bd8a-f717412869c5" ] }, { "id" : "ITEM-2", "itemData" : { "DOI" : "10.5194/esd-9-1155-2018", "author" : [ { "dropping-particle" : "", "family" : "Sutton", "given" : "R T", "non-dropping-particle" : "", "parse-names" : false, "suffix" : "" } ], "container-title" : "Earth System Dynamics", "id" : "ITEM-2", "issue" : "4", "issued" : { "date-parts" : [ [ "2018" ] ] }, "page" : "1155-1158", "title" : "ESD Ideas: a simple proposal to improve the contribution of IPCC WGI to the assessment and communication of climate change risks", "translator" : [ { "dropping-particle" : "", "family" : "H3442", "given" : "", "non-dropping-particle" : "", "parse-names" : false, "suffix" : "" } ], "type" : "article-journal", "volume" : "9" }, "uris" : [ "http://www.mendeley.com/documents/?uuid=f85638b7-0b2b-488d-9fa7-e4e2959e2af7" ] } ], "mendeley" : { "formattedCitation" : "(Weitzman, 2011; Sutton, 2018)", "plainTextFormattedCitation" : "(Weitzman, 2011; Sutton, 2018)", "previouslyFormattedCitation" : "(Weitzman, 2011; Sutton, 2018)" }, "properties" : { "noteIndex" : 0 }, "schema" : "https://github.com/citation-style-language/schema/raw/master/csl-citation.json" }</w:instrText>
      </w:r>
      <w:r w:rsidRPr="003D7ED2">
        <w:rPr>
          <w:rFonts w:cs="Times New Roman"/>
        </w:rPr>
        <w:fldChar w:fldCharType="separate"/>
      </w:r>
      <w:ins w:id="3842" w:author="Robin Matthews" w:date="2021-05-18T16:04:00Z">
        <w:r w:rsidR="00602365">
          <w:rPr>
            <w:rFonts w:cs="Times New Roman"/>
            <w:noProof/>
            <w:lang w:val="en-GB"/>
          </w:rPr>
          <w:t>(Weitzman, 2011; Sutton, 2018)</w:t>
        </w:r>
      </w:ins>
      <w:del w:id="3843" w:author="Robin Matthews" w:date="2021-05-18T16:04:00Z">
        <w:r w:rsidRPr="00C421D6" w:rsidDel="00602365">
          <w:rPr>
            <w:rFonts w:cs="Times New Roman"/>
            <w:noProof/>
            <w:lang w:val="en-GB"/>
          </w:rPr>
          <w:delText>(Weitzman, 2011; Sutton, 2018)</w:delText>
        </w:r>
      </w:del>
      <w:r w:rsidRPr="003D7ED2">
        <w:rPr>
          <w:rFonts w:cs="Times New Roman"/>
        </w:rPr>
        <w:fldChar w:fldCharType="end"/>
      </w:r>
      <w:r w:rsidRPr="00C421D6">
        <w:rPr>
          <w:rFonts w:cs="Times New Roman"/>
          <w:lang w:val="en-GB"/>
        </w:rPr>
        <w:t xml:space="preserve">, because they consider the ‘physically self-consistent unfolding of past events, or of plausible future events or pathways’ </w:t>
      </w:r>
      <w:r w:rsidRPr="003D7ED2">
        <w:rPr>
          <w:rFonts w:cs="Times New Roman"/>
        </w:rPr>
        <w:fldChar w:fldCharType="begin" w:fldLock="1"/>
      </w:r>
      <w:ins w:id="3844" w:author="Robin Matthews" w:date="2021-05-18T17:29:00Z">
        <w:r w:rsidR="0016652D">
          <w:rPr>
            <w:rFonts w:cs="Times New Roman"/>
            <w:lang w:val="en-GB"/>
          </w:rPr>
          <w:instrText>ADDIN CSL_CITATION { "citationItems" : [ { "id" : "ITEM-1", "itemData" : { "DOI" : "10.1007/s10584-018-2317-9", "ISSN" : "0165-0009", "author" : [ { "dropping-particle" : "", "family" : "Shepherd", "given" : "Theodore G.", "non-dropping-particle" : "", "parse-names" : false, "suffix" : "" }, { "dropping-particle" : "", "family" : "Boyd", "given" : "Emily", "non-dropping-particle" : "", "parse-names" : false, "suffix" : "" }, { "dropping-particle" : "", "family" : "Calel", "given" : "Raphael A.", "non-dropping-particle" : "", "parse-names" : false, "suffix" : "" }, { "dropping-particle" : "", "family" : "Chapman", "given" : "Sandra C.", "non-dropping-particle" : "", "parse-names" : false, "suffix" : "" }, { "dropping-particle" : "", "family" : "Dessai", "given" : "Suraje", "non-dropping-particle" : "", "parse-names" : false, "suffix" : "" }, { "dropping-particle" : "", "family" : "Dima-West", "given" : "Ioana M.", "non-dropping-particle" : "", "parse-names" : false, "suffix" : "" }, { "dropping-particle" : "", "family" : "Fowler", "given" : "Hayley J.", "non-dropping-particle" : "", "parse-names" : false, "suffix" : "" }, { "dropping-particle" : "", "family" : "James", "given" : "Rachel", "non-dropping-particle" : "", "parse-names" : false, "suffix" : "" }, { "dropping-particle" : "", "family" : "Maraun", "given" : "Douglas", "non-dropping-particle" : "", "parse-names" : false, "suffix" : "" }, { "dropping-particle" : "", "family" : "Martius", "given" : "Olivia", "non-dropping-particle" : "", "parse-names" : false, "suffix" : "" }, { "dropping-particle" : "", "family" : "Senior", "given" : "Catherine A.", "non-dropping-particle" : "", "parse-names" : false, "suffix" : "" }, { "dropping-particle" : "", "family" : "Sobel", "given" : "Adam H.", "non-dropping-particle" : "", "parse-names" : false, "suffix" : "" }, { "dropping-particle" : "", "family" : "Stainforth", "given" : "David A.", "non-dropping-particle" : "", "parse-names" : false, "suffix" : "" }, { "dropping-particle" : "", "family" : "Tett", "given" : "Simon F. B.", "non-dropping-particle" : "", "parse-names" : false, "suffix" : "" }, { "dropping-particle" : "", "family" : "Trenberth", "given" : "Kevin E.", "non-dropping-particle" : "", "parse-names" : false, "suffix" : "" }, { "dropping-particle" : "", "family" : "Hurk", "given" : "Bart J. J. M.", "non-dropping-particle" : "van den", "parse-names" : false, "suffix" : "" }, { "dropping-particle" : "", "family" : "Watkins", "given" : "Nicholas W.", "non-dropping-particle" : "", "parse-names" : false, "suffix" : "" }, { "dropping-particle" : "", "family" : "Wilby", "given" : "Robert L.", "non-dropping-particle" : "", "parse-names" : false, "suffix" : "" }, { "dropping-particle" : "", "family" : "Zenghelis", "given" : "Dimitri A.", "non-dropping-particle" : "", "parse-names" : false, "suffix" : "" } ], "container-title" : "Climatic Change", "id" : "ITEM-1", "issue" : "3-4", "issued" : { "date-parts" : [ [ "2018", "12", "10" ] ] }, "page" : "555-571", "publisher" : "Springer Netherlands", "title" : "Storylines: an alternative approach to representing uncertainty in physical aspects of climate change", "translator" : [ { "dropping-particle" : "", "family" : "H3209", "given" : "", "non-dropping-particle" : "", "parse-names" : false, "suffix" : "" } ], "type" : "article-journal", "volume" : "151" }, "uris" : [ "http://www.mendeley.com/documents/?uuid=674568d6-3b8a-3aa0-b8fb-c9f1da14a6ee" ] } ], "mendeley" : { "formattedCitation" : "(Shepherd et al., 2018b)", "manualFormatting" : "(T.G. Shepherd et al., 2018)", "plainTextFormattedCitation" : "(Shepherd et al., 2018b)", "previouslyFormattedCitation" : "(Shepherd et al., 2018b)" }, "properties" : { "noteIndex" : 0 }, "schema" : "https://github.com/citation-style-language/schema/raw/master/csl-citation.json" }</w:instrText>
        </w:r>
      </w:ins>
      <w:del w:id="3845" w:author="Robin Matthews" w:date="2021-05-18T17:29:00Z">
        <w:r w:rsidR="00E81B0B" w:rsidDel="0016652D">
          <w:rPr>
            <w:rFonts w:cs="Times New Roman"/>
            <w:lang w:val="en-GB"/>
          </w:rPr>
          <w:delInstrText>ADDIN CSL_CITATION { "citationItems" : [ { "id" : "ITEM-1", "itemData" : { "DOI" : "10.1007/s10584-018-2317-9", "ISSN" : "0165-0009", "author" : [ { "dropping-particle" : "", "family" : "Shepherd", "given" : "Theodore G.", "non-dropping-particle" : "", "parse-names" : false, "suffix" : "" }, { "dropping-particle" : "", "family" : "Boyd", "given" : "Emily", "non-dropping-particle" : "", "parse-names" : false, "suffix" : "" }, { "dropping-particle" : "", "family" : "Calel", "given" : "Raphael A.", "non-dropping-particle" : "", "parse-names" : false, "suffix" : "" }, { "dropping-particle" : "", "family" : "Chapman", "given" : "Sandra C.", "non-dropping-particle" : "", "parse-names" : false, "suffix" : "" }, { "dropping-particle" : "", "family" : "Dessai", "given" : "Suraje", "non-dropping-particle" : "", "parse-names" : false, "suffix" : "" }, { "dropping-particle" : "", "family" : "Dima-West", "given" : "Ioana M.", "non-dropping-particle" : "", "parse-names" : false, "suffix" : "" }, { "dropping-particle" : "", "family" : "Fowler", "given" : "Hayley J.", "non-dropping-particle" : "", "parse-names" : false, "suffix" : "" }, { "dropping-particle" : "", "family" : "James", "given" : "Rachel", "non-dropping-particle" : "", "parse-names" : false, "suffix" : "" }, { "dropping-particle" : "", "family" : "Maraun", "given" : "Douglas", "non-dropping-particle" : "", "parse-names" : false, "suffix" : "" }, { "dropping-particle" : "", "family" : "Martius", "given" : "Olivia", "non-dropping-particle" : "", "parse-names" : false, "suffix" : "" }, { "dropping-particle" : "", "family" : "Senior", "given" : "Catherine A.", "non-dropping-particle" : "", "parse-names" : false, "suffix" : "" }, { "dropping-particle" : "", "family" : "Sobel", "given" : "Adam H.", "non-dropping-particle" : "", "parse-names" : false, "suffix" : "" }, { "dropping-particle" : "", "family" : "Stainforth", "given" : "David A.", "non-dropping-particle" : "", "parse-names" : false, "suffix" : "" }, { "dropping-particle" : "", "family" : "Tett", "given" : "Simon F. B.", "non-dropping-particle" : "", "parse-names" : false, "suffix" : "" }, { "dropping-particle" : "", "family" : "Trenberth", "given" : "Kevin E.", "non-dropping-particle" : "", "parse-names" : false, "suffix" : "" }, { "dropping-particle" : "", "family" : "Hurk", "given" : "Bart J. J. M.", "non-dropping-particle" : "van den", "parse-names" : false, "suffix" : "" }, { "dropping-particle" : "", "family" : "Watkins", "given" : "Nicholas W.", "non-dropping-particle" : "", "parse-names" : false, "suffix" : "" }, { "dropping-particle" : "", "family" : "Wilby", "given" : "Robert L.", "non-dropping-particle" : "", "parse-names" : false, "suffix" : "" }, { "dropping-particle" : "", "family" : "Zenghelis", "given" : "Dimitri A.", "non-dropping-particle" : "", "parse-names" : false, "suffix" : "" } ], "container-title" : "Climatic Change", "id" : "ITEM-1", "issue" : "3-4", "issued" : { "date-parts" : [ [ "2018", "12", "10" ] ] }, "page" : "555-571", "publisher" : "Springer Netherlands", "title" : "Storylines: an alternative approach to representing uncertainty in physical aspects of climate change", "translator" : [ { "dropping-particle" : "", "family" : "H3209", "given" : "", "non-dropping-particle" : "", "parse-names" : false, "suffix" : "" } ], "type" : "article-journal", "volume" : "151" }, "uris" : [ "http://www.mendeley.com/documents/?uuid=674568d6-3b8a-3aa0-b8fb-c9f1da14a6ee" ] } ], "mendeley" : { "formattedCitation" : "(Shepherd et al., 2018b)", "plainTextFormattedCitation" : "(Shepherd et al., 2018b)", "previouslyFormattedCitation" : "(Shepherd et al., 2018b)" }, "properties" : { "noteIndex" : 0 }, "schema" : "https://github.com/citation-style-language/schema/raw/master/csl-citation.json" }</w:delInstrText>
        </w:r>
      </w:del>
      <w:r w:rsidRPr="003D7ED2">
        <w:rPr>
          <w:rFonts w:cs="Times New Roman"/>
        </w:rPr>
        <w:fldChar w:fldCharType="separate"/>
      </w:r>
      <w:ins w:id="3846" w:author="Robin Matthews" w:date="2021-05-18T16:04:00Z">
        <w:r w:rsidR="00602365">
          <w:rPr>
            <w:rFonts w:cs="Times New Roman"/>
            <w:noProof/>
            <w:lang w:val="en-GB"/>
          </w:rPr>
          <w:t>(</w:t>
        </w:r>
      </w:ins>
      <w:ins w:id="3847" w:author="Robin Matthews" w:date="2021-05-18T17:29:00Z">
        <w:r w:rsidR="0016652D">
          <w:rPr>
            <w:rFonts w:cs="Times New Roman"/>
            <w:noProof/>
            <w:lang w:val="en-GB"/>
          </w:rPr>
          <w:t xml:space="preserve">T.G. </w:t>
        </w:r>
      </w:ins>
      <w:ins w:id="3848" w:author="Robin Matthews" w:date="2021-05-18T16:04:00Z">
        <w:r w:rsidR="00602365">
          <w:rPr>
            <w:rFonts w:cs="Times New Roman"/>
            <w:noProof/>
            <w:lang w:val="en-GB"/>
          </w:rPr>
          <w:t>Shepherd et al., 2018)</w:t>
        </w:r>
      </w:ins>
      <w:del w:id="3849" w:author="Robin Matthews" w:date="2021-05-18T16:04:00Z">
        <w:r w:rsidR="007009D9" w:rsidRPr="00C421D6" w:rsidDel="00602365">
          <w:rPr>
            <w:rFonts w:cs="Times New Roman"/>
            <w:noProof/>
            <w:lang w:val="en-GB"/>
          </w:rPr>
          <w:delText>(Shepherd et al., 2018b)</w:delText>
        </w:r>
      </w:del>
      <w:r w:rsidRPr="003D7ED2">
        <w:rPr>
          <w:rFonts w:cs="Times New Roman"/>
        </w:rPr>
        <w:fldChar w:fldCharType="end"/>
      </w:r>
      <w:r w:rsidR="0011259D" w:rsidRPr="00970831">
        <w:rPr>
          <w:rFonts w:cs="Times New Roman"/>
          <w:lang w:val="en-GB"/>
        </w:rPr>
        <w:t>,</w:t>
      </w:r>
      <w:r w:rsidRPr="00C421D6">
        <w:rPr>
          <w:rFonts w:cs="Times New Roman"/>
          <w:lang w:val="en-GB"/>
        </w:rPr>
        <w:t xml:space="preserve"> which would be masked in a probabilistic approach. These aspects are important as the greatest risk need not be associated with the highest-likelihood outcome, and in fact will often be associated with low-likelihood outcomes. The storyline approach can also acknowledge that climate-relevant decisions in a risk-oriented framing will rarely be taken on the basis of physical climate change alone; instead, such decisions will normally take into account socio-economic factors as well </w:t>
      </w:r>
      <w:r w:rsidRPr="003D7ED2">
        <w:rPr>
          <w:rFonts w:cs="Times New Roman"/>
        </w:rPr>
        <w:fldChar w:fldCharType="begin" w:fldLock="1"/>
      </w:r>
      <w:r w:rsidR="00E81B0B">
        <w:rPr>
          <w:rFonts w:cs="Times New Roman"/>
          <w:lang w:val="en-GB"/>
        </w:rPr>
        <w:instrText>ADDIN CSL_CITATION { "citationItems" : [ { "id" : "ITEM-1", "itemData" : { "DOI" : "10.1098/rspa.2019.0013", "ISSN" : "1364-5021", "author" : [ { "dropping-particle" : "", "family" : "Shepherd", "given" : "Theodore G.", "non-dropping-particle" : "", "parse-names" : false, "suffix" : "" } ], "container-title" : "Proceedings of the Royal Society A: Mathematical, Physical and Engineering Sciences", "id" : "ITEM-1", "issue" : "2225", "issued" : { "date-parts" : [ [ "2019", "5", "31" ] ] }, "page" : "20190013", "title" : "Storyline approach to the construction of regional climate change information", "translator" : [ { "dropping-particle" : "", "family" : "H3749", "given" : "", "non-dropping-particle" : "", "parse-names" : false, "suffix" : "" } ], "type" : "article-journal", "volume" : "475" }, "uris" : [ "http://www.mendeley.com/documents/?uuid=3d55d0c8-4f0d-459f-a7ed-59228f8f39c3" ] } ], "mendeley" : { "formattedCitation" : "(Shepherd, 2019)", "plainTextFormattedCitation" : "(Shepherd, 2019)", "previouslyFormattedCitation" : "(Shepherd, 2019)" }, "properties" : { "noteIndex" : 0 }, "schema" : "https://github.com/citation-style-language/schema/raw/master/csl-citation.json" }</w:instrText>
      </w:r>
      <w:r w:rsidRPr="003D7ED2">
        <w:rPr>
          <w:rFonts w:cs="Times New Roman"/>
        </w:rPr>
        <w:fldChar w:fldCharType="separate"/>
      </w:r>
      <w:ins w:id="3850" w:author="Robin Matthews" w:date="2021-05-18T16:04:00Z">
        <w:r w:rsidR="00602365">
          <w:rPr>
            <w:rFonts w:cs="Times New Roman"/>
            <w:noProof/>
            <w:lang w:val="en-GB"/>
          </w:rPr>
          <w:t>(Shepherd, 2019)</w:t>
        </w:r>
      </w:ins>
      <w:del w:id="3851" w:author="Robin Matthews" w:date="2021-05-18T16:04:00Z">
        <w:r w:rsidRPr="00C421D6" w:rsidDel="00602365">
          <w:rPr>
            <w:rFonts w:cs="Times New Roman"/>
            <w:noProof/>
            <w:lang w:val="en-GB"/>
          </w:rPr>
          <w:delText>(Shepherd, 2019)</w:delText>
        </w:r>
      </w:del>
      <w:r w:rsidRPr="003D7ED2">
        <w:rPr>
          <w:rFonts w:cs="Times New Roman"/>
        </w:rPr>
        <w:fldChar w:fldCharType="end"/>
      </w:r>
      <w:r w:rsidRPr="00C421D6">
        <w:rPr>
          <w:rFonts w:cs="Times New Roman"/>
          <w:lang w:val="en-GB"/>
        </w:rPr>
        <w:t>.</w:t>
      </w:r>
      <w:bookmarkEnd w:id="3834"/>
      <w:r w:rsidRPr="00C421D6">
        <w:rPr>
          <w:rFonts w:cs="Times New Roman"/>
          <w:lang w:val="en-GB"/>
        </w:rPr>
        <w:t xml:space="preserve"> </w:t>
      </w:r>
    </w:p>
    <w:p w14:paraId="612B0497" w14:textId="77777777" w:rsidR="00102875" w:rsidRPr="00C421D6" w:rsidRDefault="00102875" w:rsidP="00102875">
      <w:pPr>
        <w:pStyle w:val="AR6BodyText"/>
        <w:rPr>
          <w:rFonts w:cs="Times New Roman"/>
          <w:lang w:val="en-GB"/>
        </w:rPr>
      </w:pPr>
    </w:p>
    <w:p w14:paraId="1BC73C81" w14:textId="2C8D8A85" w:rsidR="00102875" w:rsidRPr="00C421D6" w:rsidRDefault="00102875" w:rsidP="008C6085">
      <w:pPr>
        <w:pStyle w:val="AR6BodyText"/>
        <w:rPr>
          <w:rFonts w:cs="Times New Roman"/>
          <w:sz w:val="20"/>
          <w:szCs w:val="20"/>
          <w:lang w:val="en-GB"/>
        </w:rPr>
      </w:pPr>
      <w:bookmarkStart w:id="3852" w:name="_Hlk66779200"/>
      <w:r w:rsidRPr="00C421D6">
        <w:rPr>
          <w:rFonts w:cs="Times New Roman"/>
          <w:lang w:val="en-GB"/>
        </w:rPr>
        <w:t>In the AR6 WGI Assessment Report, these different storyline approaches are used in several places (see Table 1.1)</w:t>
      </w:r>
      <w:r w:rsidRPr="00C421D6">
        <w:rPr>
          <w:rFonts w:cs="Times New Roman"/>
          <w:highlight w:val="white"/>
          <w:lang w:val="en-GB"/>
        </w:rPr>
        <w:t>. Chapter 4 uses a storyline approach to assess the upper tail of the distribution of global warming levels (the storylines of high global warming levels) and their manifestation in global patterns of temperature and precipitation changes. Chapter 9 uses a storyline approach to examine the potential for, and early warning signals of, a high-end sea</w:t>
      </w:r>
      <w:del w:id="3853" w:author="Ian Blenkinsop" w:date="2021-07-06T14:02:00Z">
        <w:r w:rsidRPr="00C421D6" w:rsidDel="003F39B3">
          <w:rPr>
            <w:rFonts w:cs="Times New Roman"/>
            <w:highlight w:val="white"/>
            <w:lang w:val="en-GB"/>
          </w:rPr>
          <w:delText>-</w:delText>
        </w:r>
      </w:del>
      <w:ins w:id="3854" w:author="Ian Blenkinsop" w:date="2021-07-06T14:02:00Z">
        <w:r w:rsidR="003F39B3">
          <w:rPr>
            <w:rFonts w:cs="Times New Roman"/>
            <w:highlight w:val="white"/>
            <w:lang w:val="en-GB"/>
          </w:rPr>
          <w:t xml:space="preserve"> </w:t>
        </w:r>
      </w:ins>
      <w:r w:rsidRPr="00C421D6">
        <w:rPr>
          <w:rFonts w:cs="Times New Roman"/>
          <w:highlight w:val="white"/>
          <w:lang w:val="en-GB"/>
        </w:rPr>
        <w:t xml:space="preserve">level scenario, in </w:t>
      </w:r>
      <w:r w:rsidR="00AB5F6B">
        <w:rPr>
          <w:rFonts w:cs="Times New Roman"/>
          <w:highlight w:val="white"/>
          <w:lang w:val="en-GB"/>
        </w:rPr>
        <w:t>the context</w:t>
      </w:r>
      <w:r w:rsidR="00AB5F6B" w:rsidRPr="00C421D6">
        <w:rPr>
          <w:rFonts w:cs="Times New Roman"/>
          <w:highlight w:val="white"/>
          <w:lang w:val="en-GB"/>
        </w:rPr>
        <w:t xml:space="preserve"> </w:t>
      </w:r>
      <w:r w:rsidRPr="00C421D6">
        <w:rPr>
          <w:rFonts w:cs="Times New Roman"/>
          <w:highlight w:val="white"/>
          <w:lang w:val="en-GB"/>
        </w:rPr>
        <w:t xml:space="preserve">of deep uncertainty related to our </w:t>
      </w:r>
      <w:r w:rsidR="00AB5F6B" w:rsidRPr="00B32603">
        <w:rPr>
          <w:rFonts w:cs="Times New Roman"/>
          <w:lang w:val="en-GB"/>
        </w:rPr>
        <w:t xml:space="preserve">current </w:t>
      </w:r>
      <w:r w:rsidRPr="00C421D6">
        <w:rPr>
          <w:rFonts w:cs="Times New Roman"/>
          <w:highlight w:val="white"/>
          <w:lang w:val="en-GB"/>
        </w:rPr>
        <w:t xml:space="preserve">understanding </w:t>
      </w:r>
      <w:ins w:id="3855" w:author="Ian Blenkinsop" w:date="2021-07-06T14:03:00Z">
        <w:r w:rsidR="003F39B3">
          <w:rPr>
            <w:rFonts w:cs="Times New Roman"/>
            <w:highlight w:val="white"/>
            <w:lang w:val="en-GB"/>
          </w:rPr>
          <w:t xml:space="preserve">of </w:t>
        </w:r>
      </w:ins>
      <w:r w:rsidRPr="00C421D6">
        <w:rPr>
          <w:rFonts w:cs="Times New Roman"/>
          <w:highlight w:val="white"/>
          <w:lang w:val="en-GB"/>
        </w:rPr>
        <w:t>the physical processes that contribute to long-term sea</w:t>
      </w:r>
      <w:del w:id="3856" w:author="Ian Blenkinsop" w:date="2021-07-06T14:03:00Z">
        <w:r w:rsidRPr="00C421D6" w:rsidDel="003F39B3">
          <w:rPr>
            <w:rFonts w:cs="Times New Roman"/>
            <w:highlight w:val="white"/>
            <w:lang w:val="en-GB"/>
          </w:rPr>
          <w:delText>-</w:delText>
        </w:r>
      </w:del>
      <w:ins w:id="3857" w:author="Ian Blenkinsop" w:date="2021-07-06T14:03:00Z">
        <w:r w:rsidR="003F39B3">
          <w:rPr>
            <w:rFonts w:cs="Times New Roman"/>
            <w:highlight w:val="white"/>
            <w:lang w:val="en-GB"/>
          </w:rPr>
          <w:t xml:space="preserve"> </w:t>
        </w:r>
      </w:ins>
      <w:r w:rsidRPr="00C421D6">
        <w:rPr>
          <w:rFonts w:cs="Times New Roman"/>
          <w:highlight w:val="white"/>
          <w:lang w:val="en-GB"/>
        </w:rPr>
        <w:t xml:space="preserve">level rise. </w:t>
      </w:r>
      <w:r w:rsidRPr="00C421D6">
        <w:rPr>
          <w:rFonts w:cs="Times New Roman"/>
          <w:lang w:val="en-GB"/>
        </w:rPr>
        <w:t xml:space="preserve">Chapter 10 assesses the use of physical climate storylines and narratives as a way to explore uncertainties in regional climate projections, and to link to the specific risk and decision context relevant to a user, </w:t>
      </w:r>
      <w:r w:rsidRPr="00C421D6">
        <w:rPr>
          <w:rFonts w:cs="Times New Roman"/>
          <w:highlight w:val="white"/>
          <w:lang w:val="en-GB"/>
        </w:rPr>
        <w:t xml:space="preserve">for developing integrated and context-relevant regional climate change information. Chapter 11 uses the term storyline in the framework of extreme event attribution. Chapter </w:t>
      </w:r>
      <w:r w:rsidRPr="00C421D6">
        <w:rPr>
          <w:rFonts w:cs="Times New Roman"/>
          <w:lang w:val="en-GB"/>
        </w:rPr>
        <w:t xml:space="preserve">12 </w:t>
      </w:r>
      <w:bookmarkEnd w:id="3852"/>
      <w:r w:rsidRPr="00C421D6">
        <w:rPr>
          <w:rFonts w:cs="Times New Roman"/>
          <w:lang w:val="en-GB"/>
        </w:rPr>
        <w:t>assesses the use of a storylines approach with narrative elements for communicating climate (change) information in the context of climate services (</w:t>
      </w:r>
      <w:r w:rsidRPr="00C421D6">
        <w:rPr>
          <w:rFonts w:cs="Times New Roman"/>
          <w:highlight w:val="white"/>
          <w:lang w:val="en-GB"/>
        </w:rPr>
        <w:t>Cross-Chapter Box</w:t>
      </w:r>
      <w:r w:rsidRPr="00C421D6">
        <w:rPr>
          <w:rFonts w:cs="Times New Roman"/>
          <w:sz w:val="20"/>
          <w:szCs w:val="20"/>
          <w:highlight w:val="white"/>
          <w:lang w:val="en-GB"/>
        </w:rPr>
        <w:t xml:space="preserve"> </w:t>
      </w:r>
      <w:r w:rsidRPr="00C421D6">
        <w:rPr>
          <w:rFonts w:cs="Times New Roman"/>
          <w:highlight w:val="white"/>
          <w:lang w:val="en-GB"/>
        </w:rPr>
        <w:t>12.2</w:t>
      </w:r>
      <w:del w:id="3858" w:author="Ian Blenkinsop" w:date="2021-07-06T14:04:00Z">
        <w:r w:rsidRPr="00C421D6" w:rsidDel="003F39B3">
          <w:rPr>
            <w:rFonts w:cs="Times New Roman"/>
            <w:highlight w:val="white"/>
            <w:lang w:val="en-GB"/>
          </w:rPr>
          <w:delText xml:space="preserve"> in Chapter 12</w:delText>
        </w:r>
      </w:del>
      <w:r w:rsidRPr="00C421D6">
        <w:rPr>
          <w:rFonts w:cs="Times New Roman"/>
          <w:sz w:val="20"/>
          <w:szCs w:val="20"/>
          <w:highlight w:val="white"/>
          <w:lang w:val="en-GB"/>
        </w:rPr>
        <w:t>)</w:t>
      </w:r>
      <w:r w:rsidRPr="00C421D6">
        <w:rPr>
          <w:rFonts w:cs="Times New Roman"/>
          <w:sz w:val="20"/>
          <w:szCs w:val="20"/>
          <w:lang w:val="en-GB"/>
        </w:rPr>
        <w:t>.</w:t>
      </w:r>
    </w:p>
    <w:p w14:paraId="29093D07" w14:textId="6276ED70" w:rsidR="008C6085" w:rsidRPr="00C421D6" w:rsidRDefault="008C6085" w:rsidP="008C6085">
      <w:pPr>
        <w:pStyle w:val="AR6BodyText"/>
        <w:rPr>
          <w:rFonts w:cs="Times New Roman"/>
          <w:sz w:val="20"/>
          <w:szCs w:val="20"/>
          <w:lang w:val="en-GB"/>
        </w:rPr>
      </w:pPr>
    </w:p>
    <w:p w14:paraId="077FCEDD" w14:textId="77777777" w:rsidR="008C6085" w:rsidRPr="00E21EB3" w:rsidRDefault="008C6085" w:rsidP="008C6085">
      <w:pPr>
        <w:pStyle w:val="AR6BodyTextBold"/>
      </w:pPr>
    </w:p>
    <w:p w14:paraId="4568D58A" w14:textId="4D2F9A59" w:rsidR="00102875" w:rsidRDefault="00102875" w:rsidP="008C6085">
      <w:pPr>
        <w:pStyle w:val="AR6BodyTextBold"/>
        <w:rPr>
          <w:rFonts w:cs="Times New Roman"/>
          <w:color w:val="000000"/>
        </w:rPr>
      </w:pPr>
      <w:bookmarkStart w:id="3859" w:name="_1pxezwc" w:colFirst="0" w:colLast="0"/>
      <w:bookmarkEnd w:id="3859"/>
      <w:r w:rsidRPr="00EB3CA8">
        <w:rPr>
          <w:rFonts w:cs="Times New Roman"/>
          <w:color w:val="000000"/>
        </w:rPr>
        <w:t>[START CROSS-CHAPTER BOX 1.3 HERE]</w:t>
      </w:r>
    </w:p>
    <w:p w14:paraId="36412CA9" w14:textId="77777777" w:rsidR="008C6085" w:rsidRPr="00EB3CA8" w:rsidRDefault="008C6085" w:rsidP="008C6085">
      <w:pPr>
        <w:pStyle w:val="AR6BodyTextBold"/>
        <w:rPr>
          <w:rFonts w:cs="Times New Roman"/>
          <w:color w:val="000000"/>
        </w:rPr>
      </w:pPr>
    </w:p>
    <w:p w14:paraId="3E371E6F" w14:textId="23A255C8" w:rsidR="00102875" w:rsidRPr="008C6085" w:rsidRDefault="00102875" w:rsidP="00102875">
      <w:pPr>
        <w:pStyle w:val="AR6Chap1CrossChapterBox"/>
        <w:shd w:val="clear" w:color="auto" w:fill="DEEAF6" w:themeFill="accent1" w:themeFillTint="33"/>
        <w:rPr>
          <w:rFonts w:cs="Times New Roman"/>
          <w:lang w:val="sv-SE"/>
        </w:rPr>
      </w:pPr>
      <w:bookmarkStart w:id="3860" w:name="_49x2ik5" w:colFirst="0" w:colLast="0"/>
      <w:bookmarkStart w:id="3861" w:name="_Toc69949992"/>
      <w:bookmarkEnd w:id="3860"/>
      <w:r w:rsidRPr="008C6085">
        <w:rPr>
          <w:rFonts w:cs="Times New Roman"/>
          <w:lang w:val="sv-SE"/>
        </w:rPr>
        <w:t xml:space="preserve">Risk </w:t>
      </w:r>
      <w:del w:id="3862" w:author="Ian Blenkinsop" w:date="2021-07-06T14:04:00Z">
        <w:r w:rsidRPr="008C6085" w:rsidDel="003F39B3">
          <w:rPr>
            <w:rFonts w:cs="Times New Roman"/>
            <w:lang w:val="sv-SE"/>
          </w:rPr>
          <w:delText xml:space="preserve">framing </w:delText>
        </w:r>
      </w:del>
      <w:ins w:id="3863" w:author="Ian Blenkinsop" w:date="2021-07-06T14:04:00Z">
        <w:r w:rsidR="003F39B3">
          <w:rPr>
            <w:rFonts w:cs="Times New Roman"/>
            <w:lang w:val="sv-SE"/>
          </w:rPr>
          <w:t>F</w:t>
        </w:r>
        <w:r w:rsidR="003F39B3" w:rsidRPr="008C6085">
          <w:rPr>
            <w:rFonts w:cs="Times New Roman"/>
            <w:lang w:val="sv-SE"/>
          </w:rPr>
          <w:t xml:space="preserve">raming </w:t>
        </w:r>
      </w:ins>
      <w:r w:rsidRPr="008C6085">
        <w:rPr>
          <w:rFonts w:cs="Times New Roman"/>
          <w:lang w:val="sv-SE"/>
        </w:rPr>
        <w:t>in IPCC AR6</w:t>
      </w:r>
      <w:bookmarkEnd w:id="3861"/>
    </w:p>
    <w:p w14:paraId="63975C8B" w14:textId="77777777" w:rsidR="00102875" w:rsidRPr="008C6085" w:rsidRDefault="00102875" w:rsidP="00102875">
      <w:pPr>
        <w:pStyle w:val="AR6BodyText"/>
        <w:shd w:val="clear" w:color="auto" w:fill="DEEAF6" w:themeFill="accent1" w:themeFillTint="33"/>
        <w:rPr>
          <w:rFonts w:cs="Times New Roman"/>
          <w:b/>
          <w:lang w:val="sv-SE"/>
        </w:rPr>
      </w:pPr>
    </w:p>
    <w:p w14:paraId="5E9F4816" w14:textId="6D28DD77" w:rsidR="009372E3" w:rsidRPr="009372E3" w:rsidRDefault="00102875" w:rsidP="009372E3">
      <w:pPr>
        <w:pStyle w:val="AR6BodyText"/>
        <w:shd w:val="clear" w:color="auto" w:fill="DEEAF6" w:themeFill="accent1" w:themeFillTint="33"/>
        <w:rPr>
          <w:rFonts w:cs="Times New Roman"/>
          <w:lang w:val="sv-SE"/>
        </w:rPr>
      </w:pPr>
      <w:r w:rsidRPr="00651BBE">
        <w:rPr>
          <w:rFonts w:cs="Times New Roman"/>
          <w:b/>
          <w:lang w:val="sv-SE"/>
        </w:rPr>
        <w:t xml:space="preserve">Contributing Authors: </w:t>
      </w:r>
      <w:r w:rsidR="001C4625" w:rsidRPr="009372E3">
        <w:rPr>
          <w:rFonts w:cs="Times New Roman"/>
          <w:lang w:val="sv-SE"/>
        </w:rPr>
        <w:t>Andy Reisinger (New Zealand),</w:t>
      </w:r>
      <w:r w:rsidR="001C4625">
        <w:rPr>
          <w:rFonts w:cs="Times New Roman"/>
          <w:lang w:val="sv-SE"/>
        </w:rPr>
        <w:t xml:space="preserve"> </w:t>
      </w:r>
      <w:r w:rsidR="009372E3" w:rsidRPr="009372E3">
        <w:rPr>
          <w:rFonts w:cs="Times New Roman"/>
          <w:lang w:val="sv-SE"/>
        </w:rPr>
        <w:t>Maisa Rojas (Chile),</w:t>
      </w:r>
      <w:r w:rsidR="009372E3" w:rsidRPr="009372E3">
        <w:rPr>
          <w:rFonts w:cs="Times New Roman"/>
          <w:color w:val="000000"/>
          <w:lang w:val="sv-SE"/>
        </w:rPr>
        <w:t xml:space="preserve"> A</w:t>
      </w:r>
      <w:r w:rsidR="009372E3" w:rsidRPr="009372E3">
        <w:rPr>
          <w:rFonts w:cs="Times New Roman"/>
          <w:lang w:val="sv-SE"/>
        </w:rPr>
        <w:t>ï</w:t>
      </w:r>
      <w:r w:rsidR="009372E3" w:rsidRPr="009372E3">
        <w:rPr>
          <w:rFonts w:cs="Times New Roman"/>
          <w:color w:val="000000"/>
          <w:lang w:val="sv-SE"/>
        </w:rPr>
        <w:t xml:space="preserve">da Diongue-Niang (Senegal), </w:t>
      </w:r>
      <w:r w:rsidR="002A7AC8" w:rsidRPr="009372E3">
        <w:rPr>
          <w:rFonts w:cs="Times New Roman"/>
          <w:lang w:val="sv-SE"/>
        </w:rPr>
        <w:t>Mathias Garschagen (Germany),</w:t>
      </w:r>
      <w:r w:rsidR="002A7AC8">
        <w:rPr>
          <w:rFonts w:cs="Times New Roman"/>
          <w:lang w:val="sv-SE"/>
        </w:rPr>
        <w:t xml:space="preserve"> </w:t>
      </w:r>
      <w:r w:rsidR="009372E3" w:rsidRPr="009372E3">
        <w:rPr>
          <w:rFonts w:cs="Times New Roman"/>
          <w:lang w:val="sv-SE"/>
        </w:rPr>
        <w:t>Mark Howden (Australia),</w:t>
      </w:r>
      <w:r w:rsidR="002A7AC8" w:rsidRPr="002A7AC8">
        <w:rPr>
          <w:rFonts w:cs="Times New Roman"/>
          <w:lang w:val="sv-SE"/>
        </w:rPr>
        <w:t xml:space="preserve"> </w:t>
      </w:r>
      <w:r w:rsidR="002A7AC8" w:rsidRPr="009372E3">
        <w:rPr>
          <w:rFonts w:cs="Times New Roman"/>
          <w:lang w:val="sv-SE"/>
        </w:rPr>
        <w:t xml:space="preserve">Margot Hurlbert (Canada), </w:t>
      </w:r>
      <w:r w:rsidR="009372E3" w:rsidRPr="009372E3">
        <w:rPr>
          <w:rFonts w:cs="Times New Roman"/>
          <w:lang w:val="sv-SE"/>
        </w:rPr>
        <w:t>Kat</w:t>
      </w:r>
      <w:r w:rsidR="00BB60A1">
        <w:rPr>
          <w:rFonts w:cs="Times New Roman"/>
          <w:lang w:val="sv-SE"/>
        </w:rPr>
        <w:t>harine</w:t>
      </w:r>
      <w:r w:rsidR="009372E3" w:rsidRPr="009372E3">
        <w:rPr>
          <w:rFonts w:cs="Times New Roman"/>
          <w:lang w:val="sv-SE"/>
        </w:rPr>
        <w:t xml:space="preserve"> Mach (</w:t>
      </w:r>
      <w:r w:rsidR="00BB60A1">
        <w:rPr>
          <w:lang w:val="en-GB"/>
        </w:rPr>
        <w:t>United States of America</w:t>
      </w:r>
      <w:r w:rsidR="009372E3" w:rsidRPr="009372E3">
        <w:rPr>
          <w:rFonts w:cs="Times New Roman"/>
          <w:lang w:val="sv-SE"/>
        </w:rPr>
        <w:t xml:space="preserve">), </w:t>
      </w:r>
      <w:r w:rsidR="002A7AC8" w:rsidRPr="009372E3">
        <w:rPr>
          <w:rFonts w:cs="Times New Roman"/>
          <w:lang w:val="sv-SE"/>
        </w:rPr>
        <w:t xml:space="preserve">Sawsan </w:t>
      </w:r>
      <w:r w:rsidR="00BB60A1" w:rsidRPr="00BB60A1">
        <w:rPr>
          <w:rFonts w:cs="Times New Roman"/>
          <w:lang w:val="sv-SE"/>
        </w:rPr>
        <w:t xml:space="preserve">Khair Elsied Abdel Rahim </w:t>
      </w:r>
      <w:r w:rsidR="002A7AC8" w:rsidRPr="009372E3">
        <w:rPr>
          <w:rFonts w:cs="Times New Roman"/>
          <w:lang w:val="sv-SE"/>
        </w:rPr>
        <w:t>Mustafa (Sudan)</w:t>
      </w:r>
      <w:r w:rsidR="002A7AC8">
        <w:rPr>
          <w:rFonts w:cs="Times New Roman"/>
          <w:lang w:val="sv-SE"/>
        </w:rPr>
        <w:t xml:space="preserve">, </w:t>
      </w:r>
      <w:r w:rsidR="009372E3" w:rsidRPr="009372E3">
        <w:rPr>
          <w:rFonts w:cs="Times New Roman"/>
          <w:lang w:val="sv-SE"/>
        </w:rPr>
        <w:t>Brian O’Neill (</w:t>
      </w:r>
      <w:r w:rsidR="00BB60A1" w:rsidRPr="00BB60A1">
        <w:rPr>
          <w:rFonts w:cs="Times New Roman"/>
          <w:lang w:val="sv-SE"/>
        </w:rPr>
        <w:t>United States of America</w:t>
      </w:r>
      <w:r w:rsidR="009372E3" w:rsidRPr="009372E3">
        <w:rPr>
          <w:rFonts w:cs="Times New Roman"/>
          <w:lang w:val="sv-SE"/>
        </w:rPr>
        <w:t>), Roque Pedace (Arge</w:t>
      </w:r>
      <w:r w:rsidR="002A7AC8">
        <w:rPr>
          <w:rFonts w:cs="Times New Roman"/>
          <w:lang w:val="sv-SE"/>
        </w:rPr>
        <w:t>ntina), Jana Sillmann (Norway</w:t>
      </w:r>
      <w:r w:rsidR="00BB60A1">
        <w:rPr>
          <w:rFonts w:cs="Times New Roman"/>
          <w:lang w:val="sv-SE"/>
        </w:rPr>
        <w:t>/Germany</w:t>
      </w:r>
      <w:r w:rsidR="002A7AC8">
        <w:rPr>
          <w:rFonts w:cs="Times New Roman"/>
          <w:lang w:val="sv-SE"/>
        </w:rPr>
        <w:t>),</w:t>
      </w:r>
      <w:r w:rsidR="009372E3" w:rsidRPr="009372E3">
        <w:rPr>
          <w:rFonts w:cs="Times New Roman"/>
          <w:lang w:val="sv-SE"/>
        </w:rPr>
        <w:t xml:space="preserve"> </w:t>
      </w:r>
      <w:r w:rsidR="00BB60A1" w:rsidRPr="009372E3">
        <w:rPr>
          <w:rFonts w:cs="Times New Roman"/>
          <w:lang w:val="sv-SE"/>
        </w:rPr>
        <w:t xml:space="preserve">Maarten </w:t>
      </w:r>
      <w:r w:rsidR="00BB60A1">
        <w:rPr>
          <w:rFonts w:cs="Times New Roman"/>
          <w:lang w:val="sv-SE"/>
        </w:rPr>
        <w:t xml:space="preserve">K. </w:t>
      </w:r>
      <w:r w:rsidR="00BB60A1" w:rsidRPr="009372E3">
        <w:rPr>
          <w:rFonts w:cs="Times New Roman"/>
          <w:lang w:val="sv-SE"/>
        </w:rPr>
        <w:t>van Aalst (Netherlands)</w:t>
      </w:r>
      <w:r w:rsidR="00BB60A1">
        <w:rPr>
          <w:rFonts w:cs="Times New Roman"/>
          <w:lang w:val="sv-SE"/>
        </w:rPr>
        <w:t xml:space="preserve">, </w:t>
      </w:r>
      <w:r w:rsidR="002A7AC8">
        <w:rPr>
          <w:rFonts w:cs="Times New Roman"/>
          <w:lang w:val="sv-SE"/>
        </w:rPr>
        <w:t>Carolina Vera (Argentina), David Viner (</w:t>
      </w:r>
      <w:r w:rsidR="00BB60A1" w:rsidRPr="00BB60A1">
        <w:rPr>
          <w:rFonts w:cs="Times New Roman"/>
          <w:lang w:val="sv-SE"/>
        </w:rPr>
        <w:t>United Kingdom</w:t>
      </w:r>
      <w:r w:rsidR="002A7AC8">
        <w:rPr>
          <w:rFonts w:cs="Times New Roman"/>
          <w:lang w:val="sv-SE"/>
        </w:rPr>
        <w:t>).</w:t>
      </w:r>
    </w:p>
    <w:p w14:paraId="0BDE9C0E" w14:textId="24835D4E" w:rsidR="00102875" w:rsidRPr="00651BBE" w:rsidRDefault="00102875" w:rsidP="00102875">
      <w:pPr>
        <w:pStyle w:val="AR6BodyText"/>
        <w:shd w:val="clear" w:color="auto" w:fill="DEEAF6" w:themeFill="accent1" w:themeFillTint="33"/>
        <w:rPr>
          <w:rFonts w:cs="Times New Roman"/>
          <w:lang w:val="sv-SE"/>
        </w:rPr>
      </w:pPr>
      <w:r w:rsidRPr="00651BBE">
        <w:rPr>
          <w:rFonts w:cs="Times New Roman"/>
          <w:lang w:val="sv-SE"/>
        </w:rPr>
        <w:t> </w:t>
      </w:r>
    </w:p>
    <w:p w14:paraId="6012B543" w14:textId="1D656322" w:rsidR="00341C15" w:rsidRPr="00C421D6" w:rsidRDefault="00102875" w:rsidP="00341C15">
      <w:pPr>
        <w:pStyle w:val="AR6BodyText"/>
        <w:shd w:val="clear" w:color="auto" w:fill="DEEAF6" w:themeFill="accent1" w:themeFillTint="33"/>
        <w:rPr>
          <w:lang w:val="en-GB"/>
        </w:rPr>
      </w:pPr>
      <w:bookmarkStart w:id="3864" w:name="_Hlk66779485"/>
      <w:r w:rsidRPr="00C421D6">
        <w:rPr>
          <w:lang w:val="en-GB"/>
        </w:rPr>
        <w:t xml:space="preserve">The IPCC </w:t>
      </w:r>
      <w:ins w:id="3865" w:author="Ian Blenkinsop" w:date="2021-07-06T14:05:00Z">
        <w:r w:rsidR="003F39B3">
          <w:rPr>
            <w:lang w:val="en-GB"/>
          </w:rPr>
          <w:t>Special Report on Extreme Events (</w:t>
        </w:r>
      </w:ins>
      <w:r w:rsidRPr="00C421D6">
        <w:rPr>
          <w:lang w:val="en-GB"/>
        </w:rPr>
        <w:t>SRE</w:t>
      </w:r>
      <w:commentRangeStart w:id="3866"/>
      <w:r w:rsidRPr="00C421D6">
        <w:rPr>
          <w:lang w:val="en-GB"/>
        </w:rPr>
        <w:t>X</w:t>
      </w:r>
      <w:commentRangeEnd w:id="3866"/>
      <w:r w:rsidR="003F39B3">
        <w:rPr>
          <w:rStyle w:val="CommentReference"/>
        </w:rPr>
        <w:commentReference w:id="3866"/>
      </w:r>
      <w:ins w:id="3867" w:author="Ian Blenkinsop" w:date="2021-07-06T14:05:00Z">
        <w:r w:rsidR="003F39B3">
          <w:rPr>
            <w:lang w:val="en-GB"/>
          </w:rPr>
          <w:t>)</w:t>
        </w:r>
      </w:ins>
      <w:r w:rsidRPr="00C421D6">
        <w:rPr>
          <w:lang w:val="en-GB"/>
        </w:rPr>
        <w:t xml:space="preserve"> presented a framework for </w:t>
      </w:r>
      <w:r w:rsidR="00AB5F6B">
        <w:rPr>
          <w:lang w:val="en-GB"/>
        </w:rPr>
        <w:t>assessing</w:t>
      </w:r>
      <w:r w:rsidR="00AB5F6B" w:rsidRPr="00C421D6">
        <w:rPr>
          <w:lang w:val="en-GB"/>
        </w:rPr>
        <w:t xml:space="preserve"> </w:t>
      </w:r>
      <w:r w:rsidRPr="00C421D6">
        <w:rPr>
          <w:lang w:val="en-GB"/>
        </w:rPr>
        <w:t xml:space="preserve">risks from climate change, </w:t>
      </w:r>
      <w:del w:id="3868" w:author="Ian Blenkinsop" w:date="2021-07-06T14:05:00Z">
        <w:r w:rsidRPr="00C421D6" w:rsidDel="003F39B3">
          <w:rPr>
            <w:lang w:val="en-GB"/>
          </w:rPr>
          <w:delText xml:space="preserve">linking </w:delText>
        </w:r>
      </w:del>
      <w:ins w:id="3869" w:author="Ian Blenkinsop" w:date="2021-07-06T14:05:00Z">
        <w:r w:rsidR="003F39B3">
          <w:rPr>
            <w:lang w:val="en-GB"/>
          </w:rPr>
          <w:t>which linked</w:t>
        </w:r>
        <w:r w:rsidR="003F39B3" w:rsidRPr="00C421D6">
          <w:rPr>
            <w:lang w:val="en-GB"/>
          </w:rPr>
          <w:t xml:space="preserve"> </w:t>
        </w:r>
      </w:ins>
      <w:r w:rsidRPr="00C421D6">
        <w:rPr>
          <w:lang w:val="en-GB"/>
        </w:rPr>
        <w:t xml:space="preserve">hazards (due to changes in climate) with exposure and vulnerability </w:t>
      </w:r>
      <w:r w:rsidRPr="00C27814">
        <w:fldChar w:fldCharType="begin" w:fldLock="1"/>
      </w:r>
      <w:r w:rsidR="00E81B0B">
        <w:rPr>
          <w:lang w:val="en-GB"/>
        </w:rPr>
        <w:instrText>ADDIN CSL_CITATION { "citationItems" : [ { "id" : "ITEM-1", "itemData" : { "DOI" : "10.1017/CBO9781139177245.005", "ISBN" : "9781107025066", "author" : [ { "dropping-particle" : "", "family" : "Cardona", "given" : "Omar-Dario", "non-dropping-particle" : "", "parse-names" : false, "suffix" : "" }, { "dropping-particle" : "", "family" : "Aalst", "given" : "Maarten K.", "non-dropping-particle" : "van", "parse-names" : false, "suffix" : "" }, { "dropping-particle" : "", "family" : "Birkmann", "given" : "J\u00f6rn", "non-dropping-particle" : "", "parse-names" : false, "suffix" : "" }, { "dropping-particle" : "", "family" : "Fordham", "given" : "Maureen", "non-dropping-particle" : "", "parse-names" : false, "suffix" : "" }, { "dropping-particle" : "", "family" : "McGregor", "given" : "Glenn", "non-dropping-particle" : "", "parse-names" : false, "suffix" : "" }, { "dropping-particle" : "", "family" : "Perez", "given" : "Rosa", "non-dropping-particle" : "", "parse-names" : false, "suffix" : "" }, { "dropping-particle" : "", "family" : "Pulwarty", "given" : "Roger S.", "non-dropping-particle" : "", "parse-names" : false, "suffix" : "" }, { "dropping-particle" : "", "family" : "Schipper", "given" : "E. Lisa F.", "non-dropping-particle" : "", "parse-names" : false, "suffix" : "" }, { "dropping-particle" : "", "family" : "Sinh", "given" : "Bach Tan", "non-dropping-particle" : "", "parse-names" : false, "suffix" : "" }, { "dropping-particle" : "", "family" : "D\u00e9camps", "given" : "Henri", "non-dropping-particle" : "", "parse-names" : false, "suffix" : "" }, { "dropping-particle" : "", "family" : "Keim", "given" : "Mark", "non-dropping-particle" : "", "parse-names" : false, "suffix" : "" }, { "dropping-particle" : "", "family" : "Davis", "given" : "Ian", "non-dropping-particle" : "", "parse-names" : false, "suffix" : "" }, { "dropping-particle" : "", "family" : "Ebi", "given" : "Kristie L.", "non-dropping-particle" : "", "parse-names" : false, "suffix" : "" }, { "dropping-particle" : "", "family" : "Lavell", "given" : "Allan", "non-dropping-particle" : "", "parse-names" : false, "suffix" : "" }, { "dropping-particle" : "", "family" : "Mechler", "given" : "Reinhard", "non-dropping-particle" : "", "parse-names" : false, "suffix" : "" }, { "dropping-particle" : "", "family" : "Murray", "given" : "Virginia", "non-dropping-particle" : "", "parse-names" : false, "suffix" : "" }, { "dropping-particle" : "", "family" : "Pelling", "given" : "Mark", "non-dropping-particle" : "", "parse-names" : false, "suffix" : "" }, { "dropping-particle" : "", "family" : "Pohl", "given" : "J\u00fcrgen", "non-dropping-particle" : "", "parse-names" : false, "suffix" : "" }, { "dropping-particle" : "", "family" : "Smith", "given" : "Anthony-Oliver", "non-dropping-particle" : "", "parse-names" : false, "suffix" : "" }, { "dropping-particle" : "", "family" : "Thomalla", "given" : "Frank", "non-dropping-particle" : "", "parse-names" : false, "suffix" : "" } ], "container-title" : "Managing the Risks of Extreme Events and Disasters to Advance Climate Change Adaptation", "editor" : [ { "dropping-particle" : "", "family" : "Field", "given" : "Christopher B.", "non-dropping-particle" : "", "parse-names" : false, "suffix" : "" }, { "dropping-particle" : "", "family" : "Barros", "given" : "Vicente", "non-dropping-particle" : "", "parse-names" : false, "suffix" : "" }, { "dropping-particle" : "", "family" : "Stocker", "given" : "Thomas F.", "non-dropping-particle" : "", "parse-names" : false, "suffix" : "" }, { "dropping-particle" : "", "family" : "Dahe", "given" : "Qin", "non-dropping-particle" : "", "parse-names" : false, "suffix" : "" } ], "id" : "ITEM-1", "issued" : { "date-parts" : [ [ "2012" ] ] }, "page" : "65-108", "publisher" : "Cambridge University Press", "publisher-place" : "Cambridge, United Kingdom and New York, NY, USA", "title" : "Determinants of Risk: Exposure and Vulnerability", "translator" : [ { "dropping-particle" : "", "family" : "H2444", "given" : "Rt13", "non-dropping-particle" : "", "parse-names" : false, "suffix" : "" } ], "type" : "chapter" }, "uris" : [ "http://www.mendeley.com/documents/?uuid=7d26bc43-4193-32af-9351-84a8f549e1e3" ] } ], "mendeley" : { "formattedCitation" : "(Cardona et al., 2012)", "plainTextFormattedCitation" : "(Cardona et al., 2012)", "previouslyFormattedCitation" : "(Cardona et al., 2012)" }, "properties" : { "noteIndex" : 0 }, "schema" : "https://github.com/citation-style-language/schema/raw/master/csl-citation.json" }</w:instrText>
      </w:r>
      <w:r w:rsidRPr="00C27814">
        <w:fldChar w:fldCharType="separate"/>
      </w:r>
      <w:ins w:id="3870" w:author="Robin Matthews" w:date="2021-05-18T16:04:00Z">
        <w:r w:rsidR="00602365">
          <w:rPr>
            <w:noProof/>
            <w:lang w:val="en-GB"/>
          </w:rPr>
          <w:t>(Cardona et al., 2012)</w:t>
        </w:r>
      </w:ins>
      <w:del w:id="3871" w:author="Robin Matthews" w:date="2021-05-18T16:04:00Z">
        <w:r w:rsidRPr="00C421D6" w:rsidDel="00602365">
          <w:rPr>
            <w:noProof/>
            <w:lang w:val="en-GB"/>
          </w:rPr>
          <w:delText>(Cardona et al., 2012)</w:delText>
        </w:r>
      </w:del>
      <w:r w:rsidRPr="00C27814">
        <w:fldChar w:fldCharType="end"/>
      </w:r>
      <w:r w:rsidRPr="00C421D6">
        <w:rPr>
          <w:lang w:val="en-GB"/>
        </w:rPr>
        <w:t xml:space="preserve">. This framework was further developed by AR5 WGII </w:t>
      </w:r>
      <w:r w:rsidRPr="00C27814">
        <w:fldChar w:fldCharType="begin" w:fldLock="1"/>
      </w:r>
      <w:r w:rsidR="00A94565">
        <w:rPr>
          <w:lang w:val="en-GB"/>
        </w:rPr>
        <w:instrText>ADDIN CSL_CITATION { "citationItems" : [ { "id" : "ITEM-1", "itemData" : { "DOI" : "10.1017/CBO9781107415379.003", "ISBN" : "9781107058071", "author" : [ { "dropping-particle" : "", "family" : "IPCC", "given" : "", "non-dropping-particle" : "", "parse-names" : false, "suffix" : "" } ], "container-title" : "Climate Change 2014: Impacts, Adaptation, and Vulnerability. Part A: Global and Sectoral Aspects. Contribution of Working Group II to the Fifth Assessment Report of the Intergovernmental Panel on Climate Change", "editor" : [ { "dropping-particle" : "", "family" : "Field", "given" : "C.B.", "non-dropping-particle" : "", "parse-names" : false, "suffix" : "" }, { "dropping-particle" : "", "family" : "Barros", "given" : "V.R.", "non-dropping-particle" : "", "parse-names" : false, "suffix" : "" }, { "dropping-particle" : "", "family" : "Dokken", "given" : "D.J.", "non-dropping-particle" : "", "parse-names" : false, "suffix" : "" }, { "dropping-particle" : "", "family" : "Mach", "given" : "K.J.", "non-dropping-particle" : "", "parse-names" : false, "suffix" : "" }, { "dropping-particle" : "", "family" : "Mastrandrea", "given" : "M.D.", "non-dropping-particle" : "", "parse-names" : false, "suffix" : "" }, { "dropping-particle" : "", "family" : "Bilir", "given" : "T.E.", "non-dropping-particle" : "", "parse-names" : false, "suffix" : "" }, { "dropping-particle" : "", "family" : "Chatterjee", "given" : "M.", "non-dropping-particle" : "", "parse-names" : false, "suffix" : "" }, { "dropping-particle" : "", "family" : "Ebi", "given" : "K.L.", "non-dropping-particle" : "", "parse-names" : false, "suffix" : "" }, { "dropping-particle" : "", "family" : "Estrada", "given" : "Y.O.", "non-dropping-particle" : "", "parse-names" : false, "suffix" : "" }, { "dropping-particle" : "", "family" : "Genova", "given" : "R.C.", "non-dropping-particle" : "", "parse-names" : false, "suffix" : "" }, { "dropping-particle" : "", "family" : "Girma", "given" : "B.", "non-dropping-particle" : "", "parse-names" : false, "suffix" : "" }, { "dropping-particle" : "", "family" : "Kissel", "given" : "E.S.", "non-dropping-particle" : "", "parse-names" : false, "suffix" : "" }, { "dropping-particle" : "", "family" : "Levy", "given" : "A.N.", "non-dropping-particle" : "", "parse-names" : false, "suffix" : "" }, { "dropping-particle" : "", "family" : "MacCracken", "given" : "S.", "non-dropping-particle" : "", "parse-names" : false, "suffix" : "" }, { "dropping-particle" : "", "family" : "Mastrandrea", "given" : "P.R.", "non-dropping-particle" : "", "parse-names" : false, "suffix" : "" }, { "dropping-particle" : "", "family" : "White", "given" : "L.L.", "non-dropping-particle" : "", "parse-names" : false, "suffix" : "" } ], "id" : "ITEM-1", "issued" : { "date-parts" : [ [ "2014" ] ] }, "page" : "1-32", "publisher" : "Cambridge University Press", "publisher-place" : "Cambridge, United Kingdom and New York, NY, USA", "title" : "Summary for Policymakers", "translator" : [ { "dropping-particle" : "", "family" : "H2684", "given" : "Rt13", "non-dropping-particle" : "", "parse-names" : false, "suffix" : "" } ], "type" : "chapter" }, "uris" : [ "http://www.mendeley.com/documents/?uuid=59401a90-99a5-4a1e-9b79-1828220993f1" ] } ], "mendeley" : { "formattedCitation" : "(IPCC, 2014b)", "plainTextFormattedCitation" : "(IPCC, 2014b)", "previouslyFormattedCitation" : "(IPCC, 2014b)" }, "properties" : { "noteIndex" : 0 }, "schema" : "https://github.com/citation-style-language/schema/raw/master/csl-citation.json" }</w:instrText>
      </w:r>
      <w:r w:rsidRPr="00C27814">
        <w:fldChar w:fldCharType="separate"/>
      </w:r>
      <w:ins w:id="3872" w:author="Robin Matthews" w:date="2021-05-18T16:04:00Z">
        <w:r w:rsidR="00602365">
          <w:rPr>
            <w:noProof/>
            <w:lang w:val="en-GB"/>
          </w:rPr>
          <w:t>(IPCC, 2014b)</w:t>
        </w:r>
      </w:ins>
      <w:del w:id="3873" w:author="Robin Matthews" w:date="2021-05-18T16:04:00Z">
        <w:r w:rsidR="004A0B6A" w:rsidRPr="00C421D6" w:rsidDel="00602365">
          <w:rPr>
            <w:noProof/>
            <w:lang w:val="en-GB"/>
          </w:rPr>
          <w:delText>(IPCC, 2014b)</w:delText>
        </w:r>
      </w:del>
      <w:r w:rsidRPr="00C27814">
        <w:fldChar w:fldCharType="end"/>
      </w:r>
      <w:r w:rsidRPr="00C421D6">
        <w:rPr>
          <w:lang w:val="en-GB"/>
        </w:rPr>
        <w:t>, while AR5 WGI focussed only on the hazard component of risk. As part of AR6, a cross-</w:t>
      </w:r>
      <w:del w:id="3874" w:author="Ian Blenkinsop" w:date="2021-07-02T11:15:00Z">
        <w:r w:rsidRPr="00C421D6" w:rsidDel="00C46A76">
          <w:rPr>
            <w:lang w:val="en-GB"/>
          </w:rPr>
          <w:delText xml:space="preserve">Working </w:delText>
        </w:r>
      </w:del>
      <w:ins w:id="3875" w:author="Ian Blenkinsop" w:date="2021-07-07T12:50:00Z">
        <w:r w:rsidR="00AD777A">
          <w:rPr>
            <w:lang w:val="en-GB"/>
          </w:rPr>
          <w:t>W</w:t>
        </w:r>
      </w:ins>
      <w:ins w:id="3876" w:author="Ian Blenkinsop" w:date="2021-07-02T11:15:00Z">
        <w:r w:rsidR="00C46A76" w:rsidRPr="00C421D6">
          <w:rPr>
            <w:lang w:val="en-GB"/>
          </w:rPr>
          <w:t xml:space="preserve">orking </w:t>
        </w:r>
      </w:ins>
      <w:del w:id="3877" w:author="Ian Blenkinsop" w:date="2021-07-02T11:15:00Z">
        <w:r w:rsidRPr="00C421D6" w:rsidDel="00C46A76">
          <w:rPr>
            <w:lang w:val="en-GB"/>
          </w:rPr>
          <w:delText xml:space="preserve">Group </w:delText>
        </w:r>
      </w:del>
      <w:ins w:id="3878" w:author="Ian Blenkinsop" w:date="2021-07-07T12:50:00Z">
        <w:r w:rsidR="00AD777A">
          <w:rPr>
            <w:lang w:val="en-GB"/>
          </w:rPr>
          <w:t>G</w:t>
        </w:r>
      </w:ins>
      <w:ins w:id="3879" w:author="Ian Blenkinsop" w:date="2021-07-02T11:15:00Z">
        <w:r w:rsidR="00C46A76" w:rsidRPr="00C421D6">
          <w:rPr>
            <w:lang w:val="en-GB"/>
          </w:rPr>
          <w:t xml:space="preserve">roup </w:t>
        </w:r>
      </w:ins>
      <w:r w:rsidRPr="00C421D6">
        <w:rPr>
          <w:lang w:val="en-GB"/>
        </w:rPr>
        <w:t xml:space="preserve">process expanded and refined the concept of risk to allow for a consistent risk framing to be used across the three IPCC </w:t>
      </w:r>
      <w:del w:id="3880" w:author="Ian Blenkinsop" w:date="2021-07-07T12:49:00Z">
        <w:r w:rsidRPr="00C421D6" w:rsidDel="00AD777A">
          <w:rPr>
            <w:lang w:val="en-GB"/>
          </w:rPr>
          <w:delText>working groups</w:delText>
        </w:r>
      </w:del>
      <w:ins w:id="3881" w:author="Ian Blenkinsop" w:date="2021-07-07T12:49:00Z">
        <w:r w:rsidR="00AD777A">
          <w:rPr>
            <w:lang w:val="en-GB"/>
          </w:rPr>
          <w:t>Working Groups</w:t>
        </w:r>
      </w:ins>
      <w:r w:rsidR="00EA71BE" w:rsidRPr="00C421D6">
        <w:rPr>
          <w:lang w:val="en-GB"/>
        </w:rPr>
        <w:t xml:space="preserve"> </w:t>
      </w:r>
      <w:r w:rsidR="0001261F">
        <w:fldChar w:fldCharType="begin" w:fldLock="1"/>
      </w:r>
      <w:r w:rsidR="00A94565">
        <w:rPr>
          <w:lang w:val="en-GB"/>
        </w:rPr>
        <w:instrText>ADDIN CSL_CITATION { "citationItems" : [ { "id" : "ITEM-1", "itemData" : { "DOI" : "https://www.ipcc.ch/srocc", "author" : [ { "dropping-particle" : "", "family" : "IPCC", "given" : "", "non-dropping-particle" : "", "parse-names" : false, "suffix" : "" } ],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"ITEM-1", "issued" : { "date-parts" : [ [ "2019" ] ] }, "number-of-pages" : "755", "publisher" : "In Press", "title" : "IPCC Special Report on the Ocean and Cryosphere in a Changing Climate", "translator" : [ { "dropping-particle" : "", "family" : "H2451", "given" : "Rt12", "non-dropping-particle" : "", "parse-names" : false, "suffix" : "" } ], "type" : "report" }, "uris" : [ "http://www.mendeley.com/documents/?uuid=227028d1-09de-4919-8f98-5c0ed7547b53" ] } ], "mendeley" : { "formattedCitation" : "(IPCC, 2019b)", "manualFormatting" : "(IPCC, 2019b", "plainTextFormattedCitation" : "(IPCC, 2019b)", "previouslyFormattedCitation" : "(IPCC, 2019b)" }, "properties" : { "noteIndex" : 0 }, "schema" : "https://github.com/citation-style-language/schema/raw/master/csl-citation.json" }</w:instrText>
      </w:r>
      <w:r w:rsidR="0001261F">
        <w:fldChar w:fldCharType="separate"/>
      </w:r>
      <w:ins w:id="3882" w:author="Robin Matthews" w:date="2021-05-18T16:04:00Z">
        <w:r w:rsidR="00602365">
          <w:rPr>
            <w:noProof/>
          </w:rPr>
          <w:t>(IPCC, 2019b</w:t>
        </w:r>
      </w:ins>
      <w:del w:id="3883" w:author="Robin Matthews" w:date="2021-05-18T16:04:00Z">
        <w:r w:rsidR="0001261F" w:rsidRPr="0001261F" w:rsidDel="00602365">
          <w:rPr>
            <w:noProof/>
          </w:rPr>
          <w:delText>(IPCC, 2019b</w:delText>
        </w:r>
      </w:del>
      <w:r w:rsidR="0001261F">
        <w:fldChar w:fldCharType="end"/>
      </w:r>
      <w:r w:rsidRPr="008C6085">
        <w:t xml:space="preserve">; Box 2 in </w:t>
      </w:r>
      <w:ins w:id="3884" w:author="Robin Matthews [2]" w:date="2021-06-01T17:38:00Z">
        <w:r w:rsidR="001A4BFA">
          <w:fldChar w:fldCharType="begin" w:fldLock="1"/>
        </w:r>
        <w:r w:rsidR="001A4BFA">
          <w:instrText>ADDIN CSL_CITATION { "citationItems" : [ { "id" : "ITEM-1", "itemData" : { "DOI" : "https://www.ipcc.ch/srocc/chapter/chapter-1-framing-and-context-of-the-report", "author" : [ { "dropping-particle" : "", "family" : "Abram", "given" : "Nerilie", "non-dropping-particle" : "", "parse-names" : false, "suffix" : "" }, { "dropping-particle" : "", "family" : "Gattuso", "given" : "Jean-Pierre", "non-dropping-particle" : "", "parse-names" : false, "suffix" : "" }, { "dropping-particle" : "", "family" : "Prakash", "given" : "Anjal", "non-dropping-particle" : "", "parse-names" : false, "suffix" : "" }, { "dropping-particle" : "", "family" : "Cheng", "given" : "Lijing", "non-dropping-particle" : "", "parse-names" : false, "suffix" : "" }, { "dropping-particle" : "", "family" : "Chidichimo", "given" : "Mar\u00eda Paz", "non-dropping-particle" : "", "parse-names" : false, "suffix" : "" }, { "dropping-particle" : "", "family" : "Crate", "given" : "Susan", "non-dropping-particle" : "", "parse-names" : false, "suffix" : "" }, { "dropping-particle" : "", "family" : "Enomoto", "given" : "Hiroyuki", "non-dropping-particle" : "", "parse-names" : false, "suffix" : "" }, { "dropping-particle" : "", "family" : "Garschagen", "given" : "Matthias", "non-dropping-particle" : "", "parse-names" : false, "suffix" : "" }, { "dropping-particle" : "", "family" : "Gruber", "given" : "Nicolas", "non-dropping-particle" : "", "parse-names" : false, "suffix" : "" }, { "dropping-particle" : "", "family" : "Harper", "given" : "Sherilee", "non-dropping-particle" : "", "parse-names" : false, "suffix" : "" } ], "container-title" : "IPCC Special Report on the Ocean and Cryosphere in a Changing Climate", "id" : "ITEM-1", "issued" : { "date-parts" : [ [ "2019" ] ] }, "page" : "73-129", "publisher" : "In Press", "title" : "Framing and Context of the Report", "translator" : [ { "dropping-particle" : "", "family" : "H4238", "given" : "Rt13", "non-dropping-particle" : "", "parse-names" : false, "suffix" : "" } ], "type" : "chapter" }, "uris" : [ "http://www.mendeley.com/documents/?uuid=2bb4b220-9075-4148-8985-b31b2f17903b" ] }, { "id" : "ITEM-2", "itemData" : { "DOI" : "https://www.ipcc.ch/event/guidance-note-concept-of-risk-in-the-6ar-cross-wg-discussions/", "author" : [ { "dropping-particle" : "", "family" : "Reisinger", "given" : "Andy", "non-dropping-particle" : "", "parse-names" : false, "suffix" : "" }, { "dropping-particle" : "", "family" : "Howden", "given" : "Mark", "non-dropping-particle" : "", "parse-names" : false, "suffix" : "" }, { "dropping-particle" : "", "family" : "Vera", "given" : "Carolina", "non-dropping-particle" : "", "parse-names" : false, "suffix" : "" }, { "dropping-particle" : "", "family" : "Garschagen", "given" : "Matthias", "non-dropping-particle" : "", "parse-names" : false, "suffix" : "" }, { "dropping-particle" : "", "family" : "Hurlbert", "given" : "M.", "non-dropping-particle" : "", "parse-names" : false, "suffix" : "" }, { "dropping-particle" : "", "family" : "Kreibiehl", "given" : "Sylvia", "non-dropping-particle" : "", "parse-names" : false, "suffix" : "" }, { "dropping-particle" : "", "family" : "Mach", "given" : "Katharine J.", "non-dropping-particle" : "", "parse-names" : false, "suffix" : "" }, { "dropping-particle" : "", "family" : "Mintenbeck", "given" : "Katja", "non-dropping-particle" : "", "parse-names" : false, "suffix" : "" }, { "dropping-particle" : "", "family" : "O'Neill", "given" : "Brian", "non-dropping-particle" : "", "parse-names" : false, "suffix" : "" }, { "dropping-particle" : "", "family" : "Pathak", "given" : "M", "non-dropping-particle" : "", "parse-names" : false, "suffix" : "" }, { "dropping-particle" : "", "family" : "Pedace", "given" : "Roque", "non-dropping-particle" : "", "parse-names" : false, "suffix" : "" }, { "dropping-particle" : "", "family" : "P\u00f6rtner", "given" : "Hans-Otto", "non-dropping-particle" : "", "parse-names" : false, "suffix" : "" }, { "dropping-particle" : "", "family" : "Poloczanska", "given" : "Elvira", "non-dropping-particle" : "", "parse-names" : false, "suffix" : "" }, { "dropping-particle" : "", "family" : "Corradi", "given" : "Maisa Rojas", "non-dropping-particle" : "", "parse-names" : false, "suffix" : "" }, { "dropping-particle" : "", "family" : "Sillmann", "given" : "Jana", "non-dropping-particle" : "", "parse-names" : false, "suffix" : "" }, { "dropping-particle" : "", "family" : "Aalst", "given" : "Maarten", "non-dropping-particle" : "van", "parse-names" : false, "suffix" : "" }, { "dropping-particle" : "", "family" : "Viner", "given" : "D.", "non-dropping-particle" : "", "parse-names" : false, "suffix" : "" }, { "dropping-particle" : "", "family" : "Jones", "given" : "Richard", "non-dropping-particle" : "", "parse-names" : false, "suffix" : "" }, { "dropping-particle" : "", "family" : "Ruane", "given" : "Alex C.", "non-dropping-particle" : "", "parse-names" : false, "suffix" : "" }, { "dropping-particle" : "", "family" : "Ranasinghe", "given" : "Roshanka", "non-dropping-particle" : "", "parse-names" : false, "suffix" : "" } ], "id" : "ITEM-2", "issued" : { "date-parts" : [ [ "2020" ] ] }, "number-of-pages" : "15", "publisher" : "Intergovernmental Panel on Climate Change (IPCC)", "publisher-place" : "Geneva, Switzerland", "title" : "The concept of risk in the IPCC Sixth Assessment Report: a summary of crossWorking Group discussions", "translator" : [ { "dropping-particle" : "", "family" : "H4585", "given" : "Rt15", "non-dropping-particle" : "", "parse-names" : false, "suffix" : "" } ], "type" : "report" }, "uris" : [ "http://www.mendeley.com/documents/?uuid=42a7523e-d6c6-4c69-bf00-a445d3005253" ] } ], "mendeley" : { "formattedCitation" : "(Abram et al., 2019; Reisinger et al., 2020)", "plainTextFormattedCitation" : "(Abram et al., 2019; Reisinger et al., 2020)" }, "properties" : { "noteIndex" : 0 }, "schema" : "https://github.com/citation-style-language/schema/raw/master/csl-citation.json" }</w:instrText>
        </w:r>
        <w:r w:rsidR="001A4BFA">
          <w:fldChar w:fldCharType="separate"/>
        </w:r>
        <w:r w:rsidR="001A4BFA" w:rsidRPr="00931185">
          <w:rPr>
            <w:noProof/>
          </w:rPr>
          <w:t>Abram et al., 2019; Reisinger et al., 2020)</w:t>
        </w:r>
        <w:r w:rsidR="001A4BFA">
          <w:fldChar w:fldCharType="end"/>
        </w:r>
      </w:ins>
      <w:del w:id="3885" w:author="Robin Matthews [2]" w:date="2021-06-01T17:38:00Z">
        <w:r w:rsidR="008C6085" w:rsidRPr="008C6085" w:rsidDel="001A4BFA">
          <w:fldChar w:fldCharType="begin" w:fldLock="1"/>
        </w:r>
        <w:r w:rsidR="00A94565" w:rsidRPr="001A4BFA" w:rsidDel="001A4BFA">
          <w:delInstrText>ADDIN CSL_CITATION { "citationItems" : [ { "id" : "ITEM-1", "itemData" : { "DOI" : "https://www.ipcc.ch/srocc/chapter/chapter-1-framing-and-context-of-the-report", "author" : [ { "dropping-particle" : "", "family" : "Abram", "given" : "Nerilie", "non-dropping-particle" : "", "parse-names" : false, "suffix" : "" }, { "dropping-particle" : "", "family" : "Gattuso", "given" : "Jean-Pierre", "non-dropping-particle" : "", "parse-names" : false, "suffix" : "" }, { "dropping-particle" : "", "family" : "Prakash", "given" : "Anjal", "non-dropping-particle" : "", "parse-names" : false, "suffix" : "" }, { "dropping-particle" : "", "family" : "Cheng", "given" : "Lijing", "non-dropping-particle" : "", "parse-names" : false, "suffix" : "" }, { "dropping-particle" : "", "family" : "Chidichimo", "given" : "Mar\u00eda Paz", "non-dropping-particle" : "", "parse-names" : false, "suffix" : "" }, { "dropping-particle" : "", "family" : "Crate", "given" : "Susan", "non-dropping-particle" : "", "parse-names" : false, "suffix" : "" }, { "dropping-particle" : "", "family" : "Enomoto", "given" : "Hiroyuki", "non-dropping-particle" : "", "parse-names" : false, "suffix" : "" }, { "dropping-particle" : "", "family" : "Garschagen", "given" : "Matthias", "non-dropping-particle" : "", "parse-names" : false, "suffix" : "" }, { "dropping-particle" : "", "family" : "Gruber", "given" : "Nicolas", "non-dropping-particle" : "", "parse-names" : false, "suffix" : "" }, { "dropping-particle" : "", "family" : "Harper", "given" : "Sherilee", "non-dropping-particle" : "", "parse-names" : false, "suffix" : "" } ], "container-title" : "IPCC Special Report on the Ocean and Cryosphere in a Changing Climate", "id" : "ITEM-1", "issued" : { "date-parts" : [ [ "2019" ] ] }, "page" : "73-129", "publisher" : "In Press", "title" : "Framing and Context of the Report", "translator" : [ { "dropping-particle" : "", "family" : "H4238", "given" : "Rt13", "non-dropping-particle" : "", "parse-names" : false, "suffix" : "" } ], "type" : "chapter" }, "uris" : [ "http://www.mendeley.com/documents/?uuid=2bb4b220-9075-4148-8985-b31b2f17903b" ] } ], "mendeley" : { "formattedCitation" : "(Abram et al., 2019)", "manualFormatting" : "Abram et al., 2019", "plainTextFormattedCitation" : "(Abram et al., 2019)", "previouslyFormattedCitation" : "(Abram et al., 2019)" }, "properties" : { "noteIndex" : 0 }, "schema" : "https://github.com/citation-style-language/schema/raw/master/csl-citation.json" }</w:delInstrText>
        </w:r>
        <w:r w:rsidR="008C6085" w:rsidRPr="008C6085" w:rsidDel="001A4BFA">
          <w:fldChar w:fldCharType="separate"/>
        </w:r>
      </w:del>
      <w:ins w:id="3886" w:author="Robin Matthews" w:date="2021-05-18T16:04:00Z">
        <w:del w:id="3887" w:author="Robin Matthews [2]" w:date="2021-06-01T17:38:00Z">
          <w:r w:rsidR="00602365" w:rsidRPr="001A4BFA" w:rsidDel="001A4BFA">
            <w:rPr>
              <w:noProof/>
            </w:rPr>
            <w:delText>Abram et al., 2019</w:delText>
          </w:r>
        </w:del>
      </w:ins>
      <w:del w:id="3888" w:author="Robin Matthews [2]" w:date="2021-06-01T17:38:00Z">
        <w:r w:rsidR="008C6085" w:rsidRPr="001A4BFA" w:rsidDel="001A4BFA">
          <w:rPr>
            <w:noProof/>
          </w:rPr>
          <w:delText>Abram et al., 2019</w:delText>
        </w:r>
        <w:r w:rsidR="008C6085" w:rsidRPr="008C6085" w:rsidDel="001A4BFA">
          <w:fldChar w:fldCharType="end"/>
        </w:r>
        <w:r w:rsidRPr="008C6085" w:rsidDel="001A4BFA">
          <w:delText xml:space="preserve">; </w:delText>
        </w:r>
        <w:r w:rsidR="008C6085" w:rsidRPr="008C6085" w:rsidDel="001A4BFA">
          <w:fldChar w:fldCharType="begin" w:fldLock="1"/>
        </w:r>
        <w:r w:rsidR="00A94565" w:rsidDel="001A4BFA">
          <w:delInstrText>ADDIN CSL_CITATION { "citationItems" : [ { "id" : "ITEM-1", "itemData" : { "DOI" : "https://www.ipcc.ch/event/guidance-note-concept-of-risk-in-the-6ar-cross-wg-discussions/", "author" : [ { "dropping-particle" : "", "family" : "Reisinger", "given" : "Andy", "non-dropping-particle" : "", "parse-names" : false, "suffix" : "" }, { "dropping-particle" : "", "family" : "Howden", "given" : "Mark", "non-dropping-particle" : "", "parse-names" : false, "suffix" : "" }, { "dropping-particle" : "", "family" : "Vera", "given" : "Carolina", "non-dropping-particle" : "", "parse-names" : false, "suffix" : "" }, { "dropping-particle" : "", "family" : "Garschagen", "given" : "Matthias", "non-dropping-particle" : "", "parse-names" : false, "suffix" : "" }, { "dropping-particle" : "", "family" : "Hurlbert", "given" : "M.", "non-dropping-particle" : "", "parse-names" : false, "suffix" : "" }, { "dropping-particle" : "", "family" : "Kreibiehl", "given" : "Sylvia", "non-dropping-particle" : "", "parse-names" : false, "suffix" : "" }, { "dropping-particle" : "", "family" : "Mach", "given" : "Katharine J.", "non-dropping-particle" : "", "parse-names" : false, "suffix" : "" }, { "dropping-particle" : "", "family" : "Mintenbeck", "given" : "Katja", "non-dropping-particle" : "", "parse-names" : false, "suffix" : "" }, { "dropping-particle" : "", "family" : "O'Neill", "given" : "Brian", "non-dropping-particle" : "", "parse-names" : false, "suffix" : "" }, { "dropping-particle" : "", "family" : "Pathak", "given" : "M", "non-dropping-particle" : "", "parse-names" : false, "suffix" : "" }, { "dropping-particle" : "", "family" : "Pedace", "given" : "Roque", "non-dropping-particle" : "", "parse-names" : false, "suffix" : "" }, { "dropping-particle" : "", "family" : "P\u00f6rtner", "given" : "Hans-Otto", "non-dropping-particle" : "", "parse-names" : false, "suffix" : "" }, { "dropping-particle" : "", "family" : "Poloczanska", "given" : "Elvira", "non-dropping-particle" : "", "parse-names" : false, "suffix" : "" }, { "dropping-particle" : "", "family" : "Corradi", "given" : "Maisa Rojas", "non-dropping-particle" : "", "parse-names" : false, "suffix" : "" }, { "dropping-particle" : "", "family" : "Sillmann", "given" : "Jana", "non-dropping-particle" : "", "parse-names" : false, "suffix" : "" }, { "dropping-particle" : "", "family" : "Aalst", "given" : "Maarten", "non-dropping-particle" : "van", "parse-names" : false, "suffix" : "" }, { "dropp</w:delInstrText>
        </w:r>
        <w:r w:rsidR="00A94565" w:rsidRPr="002079D8" w:rsidDel="001A4BFA">
          <w:rPr>
            <w:lang w:val="en-GB"/>
            <w:rPrChange w:id="3889" w:author="Elisabeth Lonnoy" w:date="2021-05-20T15:26:00Z">
              <w:rPr/>
            </w:rPrChange>
          </w:rPr>
          <w:delInstrText>ing-particle" : "", "family" : "Viner", "given" : "D.", "non-dropping-particle" : "", "parse-names" : false, "suffix" : "" }, { "dropping-particle" : "", "family" : "Jones", "given" : "Richard", "non-dropping-particle" : "", "parse-names" : false, "suffix" : "" }, { "dropping-particle" : "", "family" : "Ruane", "given" : "Alex C.", "non-dropping-particle" : "", "parse-names" : false, "suffix" : "" }, { "dropping-particle" : "", "family" : "Ranasinghe", "given" : "Roshanka", "non-dropping-particle" : "", "parse-names" : false, "suffix" : "" } ], "id" : "ITEM-1", "issued" : { "date-parts" : [ [ "2020" ] ] }, "number-of-pages" : "15", "publisher" : "Intergovernmental Panel on Climate Change (IPCC)", "publisher-place" : "Geneva, Switzerland", "title" : "The concept of risk in the IPCC Sixth Assessment Report: a summary of crossWorking Group discussions", "translator" : [ { "dropping-particle" : "", "family" : "H4585", "given" : "Rt15", "non-dropping-particle" : "", "parse-names" : false, "suffix" : "" } ], "type" : "report" }, "uris" : [ "http://www.mendeley.com/documents/?uuid=42a7523e-d6c6-4c69-bf00-a445d3005253" ] } ], "mendeley" : { "formattedCitation" : "(Reisinger et al., 2020)", "manualFormatting" : "Reisinger et al., 2020)", "plainTextFormattedCitation" : "(Reisinger et al., 2020)", "previouslyFormattedCitation" : "(Reisinger et al., 2020)" }, "properties" : { "noteIndex" : 0 }, "schema" : "https://github.com/citation-style-language/schema/raw/master/csl-citation.json" }</w:delInstrText>
        </w:r>
        <w:r w:rsidR="008C6085" w:rsidRPr="008C6085" w:rsidDel="001A4BFA">
          <w:fldChar w:fldCharType="separate"/>
        </w:r>
      </w:del>
      <w:ins w:id="3890" w:author="Robin Matthews" w:date="2021-05-18T16:04:00Z">
        <w:del w:id="3891" w:author="Robin Matthews [2]" w:date="2021-06-01T17:38:00Z">
          <w:r w:rsidR="00602365" w:rsidDel="001A4BFA">
            <w:rPr>
              <w:noProof/>
              <w:lang w:val="en-GB"/>
            </w:rPr>
            <w:delText>Reisinger et al., 2020)</w:delText>
          </w:r>
        </w:del>
      </w:ins>
      <w:del w:id="3892" w:author="Robin Matthews [2]" w:date="2021-06-01T17:38:00Z">
        <w:r w:rsidR="008C6085" w:rsidRPr="00C421D6" w:rsidDel="001A4BFA">
          <w:rPr>
            <w:noProof/>
            <w:lang w:val="en-GB"/>
          </w:rPr>
          <w:delText>Reisinger et al., 2020)</w:delText>
        </w:r>
        <w:r w:rsidR="008C6085" w:rsidRPr="008C6085" w:rsidDel="001A4BFA">
          <w:fldChar w:fldCharType="end"/>
        </w:r>
      </w:del>
      <w:r w:rsidRPr="00C421D6">
        <w:rPr>
          <w:lang w:val="en-GB"/>
        </w:rPr>
        <w:t>.</w:t>
      </w:r>
    </w:p>
    <w:bookmarkEnd w:id="3864"/>
    <w:p w14:paraId="40143A38" w14:textId="77777777" w:rsidR="00EA71BE" w:rsidRPr="00C421D6" w:rsidRDefault="00EA71BE" w:rsidP="00341C15">
      <w:pPr>
        <w:pStyle w:val="AR6BodyText"/>
        <w:shd w:val="clear" w:color="auto" w:fill="DEEAF6" w:themeFill="accent1" w:themeFillTint="33"/>
        <w:rPr>
          <w:lang w:val="en-GB"/>
        </w:rPr>
      </w:pPr>
    </w:p>
    <w:p w14:paraId="692F13E7" w14:textId="2AB68E4F" w:rsidR="00102875" w:rsidRPr="00C421D6" w:rsidRDefault="00102875" w:rsidP="00341C15">
      <w:pPr>
        <w:pStyle w:val="AR6BodyText"/>
        <w:shd w:val="clear" w:color="auto" w:fill="DEEAF6" w:themeFill="accent1" w:themeFillTint="33"/>
        <w:rPr>
          <w:lang w:val="en-GB"/>
        </w:rPr>
      </w:pPr>
      <w:bookmarkStart w:id="3893" w:name="_Hlk66779533"/>
      <w:r w:rsidRPr="00C421D6">
        <w:rPr>
          <w:lang w:val="en-GB"/>
        </w:rPr>
        <w:t xml:space="preserve">In this revised definition, risk is the </w:t>
      </w:r>
      <w:commentRangeStart w:id="3894"/>
      <w:r w:rsidRPr="00C421D6">
        <w:rPr>
          <w:lang w:val="en-GB"/>
        </w:rPr>
        <w:t>‘</w:t>
      </w:r>
      <w:commentRangeEnd w:id="3894"/>
      <w:r w:rsidR="00B45380">
        <w:rPr>
          <w:rStyle w:val="CommentReference"/>
        </w:rPr>
        <w:commentReference w:id="3894"/>
      </w:r>
      <w:r w:rsidRPr="00C421D6">
        <w:rPr>
          <w:lang w:val="en-GB"/>
        </w:rPr>
        <w:t>p</w:t>
      </w:r>
      <w:commentRangeStart w:id="3895"/>
      <w:r w:rsidRPr="00C421D6">
        <w:rPr>
          <w:lang w:val="en-GB"/>
        </w:rPr>
        <w:t>o</w:t>
      </w:r>
      <w:commentRangeEnd w:id="3895"/>
      <w:r w:rsidR="00F53567">
        <w:rPr>
          <w:rStyle w:val="CommentReference"/>
        </w:rPr>
        <w:commentReference w:id="3895"/>
      </w:r>
      <w:r w:rsidRPr="00C421D6">
        <w:rPr>
          <w:lang w:val="en-GB"/>
        </w:rPr>
        <w:t xml:space="preserve">tential for adverse consequences for human or ecological systems, recognising the diversity of values and objectives associated with such systems. In the context of climate change, risks can arise not only from </w:t>
      </w:r>
      <w:commentRangeStart w:id="3896"/>
      <w:r w:rsidRPr="00F31CD0">
        <w:rPr>
          <w:b/>
          <w:bCs/>
          <w:iCs/>
          <w:lang w:val="en-GB"/>
        </w:rPr>
        <w:t>impacts of</w:t>
      </w:r>
      <w:r w:rsidRPr="00F31CD0">
        <w:rPr>
          <w:b/>
          <w:bCs/>
          <w:i/>
          <w:lang w:val="en-GB"/>
        </w:rPr>
        <w:t xml:space="preserve"> </w:t>
      </w:r>
      <w:r w:rsidRPr="00F31CD0">
        <w:rPr>
          <w:b/>
          <w:bCs/>
          <w:lang w:val="en-GB"/>
        </w:rPr>
        <w:t>climate change</w:t>
      </w:r>
      <w:commentRangeEnd w:id="3896"/>
      <w:r w:rsidR="00F53567">
        <w:rPr>
          <w:rStyle w:val="CommentReference"/>
        </w:rPr>
        <w:commentReference w:id="3896"/>
      </w:r>
      <w:r w:rsidRPr="00C421D6">
        <w:rPr>
          <w:lang w:val="en-GB"/>
        </w:rPr>
        <w:t xml:space="preserve">, but also from potential human </w:t>
      </w:r>
      <w:r w:rsidRPr="00F31CD0">
        <w:rPr>
          <w:b/>
          <w:bCs/>
          <w:iCs/>
          <w:lang w:val="en-GB"/>
        </w:rPr>
        <w:t>responses</w:t>
      </w:r>
      <w:r w:rsidRPr="00AB5F6B">
        <w:rPr>
          <w:iCs/>
          <w:lang w:val="en-GB"/>
        </w:rPr>
        <w:t xml:space="preserve"> </w:t>
      </w:r>
      <w:r w:rsidRPr="00F31CD0">
        <w:rPr>
          <w:b/>
          <w:bCs/>
          <w:iCs/>
          <w:lang w:val="en-GB"/>
        </w:rPr>
        <w:t>to</w:t>
      </w:r>
      <w:r w:rsidRPr="00F31CD0">
        <w:rPr>
          <w:b/>
          <w:bCs/>
          <w:lang w:val="en-GB"/>
        </w:rPr>
        <w:t xml:space="preserve"> climate change</w:t>
      </w:r>
      <w:r w:rsidRPr="00C421D6">
        <w:rPr>
          <w:lang w:val="en-GB"/>
        </w:rPr>
        <w:t>. Relevant adverse consequences include those on lives, livelihoods, health and well</w:t>
      </w:r>
      <w:ins w:id="3897" w:author="Ian Blenkinsop" w:date="2021-07-06T14:08:00Z">
        <w:r w:rsidR="00F53567">
          <w:rPr>
            <w:lang w:val="en-GB"/>
          </w:rPr>
          <w:t>-</w:t>
        </w:r>
      </w:ins>
      <w:r w:rsidRPr="00C421D6">
        <w:rPr>
          <w:lang w:val="en-GB"/>
        </w:rPr>
        <w:lastRenderedPageBreak/>
        <w:t>being, economic, social and cultural assets and investments, infrastructure, services (including ecosystem services), ecosystems and species.</w:t>
      </w:r>
    </w:p>
    <w:bookmarkEnd w:id="3893"/>
    <w:p w14:paraId="4E1B72C3" w14:textId="77777777" w:rsidR="00102875" w:rsidRPr="00C421D6" w:rsidRDefault="00102875" w:rsidP="00341C15">
      <w:pPr>
        <w:pStyle w:val="AR6BodyText"/>
        <w:shd w:val="clear" w:color="auto" w:fill="DEEAF6" w:themeFill="accent1" w:themeFillTint="33"/>
        <w:rPr>
          <w:lang w:val="en-GB"/>
        </w:rPr>
      </w:pPr>
      <w:r w:rsidRPr="00C421D6">
        <w:rPr>
          <w:lang w:val="en-GB"/>
        </w:rPr>
        <w:t> </w:t>
      </w:r>
    </w:p>
    <w:p w14:paraId="0E0E879F" w14:textId="7F456640" w:rsidR="00102875" w:rsidRPr="00C421D6" w:rsidRDefault="00102875" w:rsidP="00341C15">
      <w:pPr>
        <w:pStyle w:val="AR6BodyText"/>
        <w:shd w:val="clear" w:color="auto" w:fill="DEEAF6" w:themeFill="accent1" w:themeFillTint="33"/>
        <w:rPr>
          <w:lang w:val="en-GB"/>
        </w:rPr>
      </w:pPr>
      <w:bookmarkStart w:id="3898" w:name="_Hlk66779570"/>
      <w:r w:rsidRPr="00C421D6">
        <w:rPr>
          <w:lang w:val="en-GB"/>
        </w:rPr>
        <w:t>In the context of climate change impacts, risks result from dynamic interactions between climate-related hazards with the exposure and vulnerability of the affected human or ecological system to</w:t>
      </w:r>
      <w:ins w:id="3899" w:author="Ian Blenkinsop" w:date="2021-07-06T14:09:00Z">
        <w:r w:rsidR="00F53567">
          <w:rPr>
            <w:lang w:val="en-GB"/>
          </w:rPr>
          <w:t xml:space="preserve"> those</w:t>
        </w:r>
      </w:ins>
      <w:r w:rsidRPr="00C421D6">
        <w:rPr>
          <w:lang w:val="en-GB"/>
        </w:rPr>
        <w:t xml:space="preserve"> hazards. Hazards, exposure and vulnerability may each be subject to uncertainty in terms of magnitude and likelihood of occurrence, and each may change over time and space due to socio-economic changes and human decision-making.</w:t>
      </w:r>
    </w:p>
    <w:bookmarkEnd w:id="3898"/>
    <w:p w14:paraId="5E759E00" w14:textId="77777777" w:rsidR="00102875" w:rsidRPr="00C421D6" w:rsidRDefault="00102875" w:rsidP="00341C15">
      <w:pPr>
        <w:pStyle w:val="AR6BodyText"/>
        <w:shd w:val="clear" w:color="auto" w:fill="DEEAF6" w:themeFill="accent1" w:themeFillTint="33"/>
        <w:rPr>
          <w:lang w:val="en-GB"/>
        </w:rPr>
      </w:pPr>
    </w:p>
    <w:p w14:paraId="613B4B87" w14:textId="099E3C80" w:rsidR="00102875" w:rsidRPr="00C421D6" w:rsidRDefault="00102875" w:rsidP="00341C15">
      <w:pPr>
        <w:pStyle w:val="AR6BodyText"/>
        <w:shd w:val="clear" w:color="auto" w:fill="DEEAF6" w:themeFill="accent1" w:themeFillTint="33"/>
        <w:rPr>
          <w:rFonts w:cs="Times New Roman"/>
          <w:lang w:val="en-GB"/>
        </w:rPr>
      </w:pPr>
      <w:r w:rsidRPr="00C421D6">
        <w:rPr>
          <w:rFonts w:cs="Times New Roman"/>
          <w:lang w:val="en-GB"/>
        </w:rPr>
        <w:t>In the context of climate change responses, risks result from the potential for such responses not achieving the intended objective(s), or from potential trade-offs with, or negative side</w:t>
      </w:r>
      <w:del w:id="3900" w:author="Ian Blenkinsop" w:date="2021-07-06T14:23:00Z">
        <w:r w:rsidRPr="00C421D6" w:rsidDel="00390942">
          <w:rPr>
            <w:rFonts w:cs="Times New Roman"/>
            <w:lang w:val="en-GB"/>
          </w:rPr>
          <w:delText>-</w:delText>
        </w:r>
      </w:del>
      <w:ins w:id="3901" w:author="Ian Blenkinsop" w:date="2021-07-06T14:23:00Z">
        <w:r w:rsidR="00390942">
          <w:rPr>
            <w:rFonts w:cs="Times New Roman"/>
            <w:lang w:val="en-GB"/>
          </w:rPr>
          <w:t xml:space="preserve"> </w:t>
        </w:r>
      </w:ins>
      <w:r w:rsidRPr="00C421D6">
        <w:rPr>
          <w:rFonts w:cs="Times New Roman"/>
          <w:lang w:val="en-GB"/>
        </w:rPr>
        <w:t>effects on, other societal objectives, such as the Sustainable Development Goals. Risks can arise</w:t>
      </w:r>
      <w:ins w:id="3902" w:author="Ian Blenkinsop" w:date="2021-07-06T14:10:00Z">
        <w:r w:rsidR="00F53567">
          <w:rPr>
            <w:rFonts w:cs="Times New Roman"/>
            <w:lang w:val="en-GB"/>
          </w:rPr>
          <w:t>,</w:t>
        </w:r>
      </w:ins>
      <w:r w:rsidRPr="00C421D6">
        <w:rPr>
          <w:rFonts w:cs="Times New Roman"/>
          <w:lang w:val="en-GB"/>
        </w:rPr>
        <w:t xml:space="preserve"> for example</w:t>
      </w:r>
      <w:ins w:id="3903" w:author="Ian Blenkinsop" w:date="2021-07-06T14:10:00Z">
        <w:r w:rsidR="00F53567">
          <w:rPr>
            <w:rFonts w:cs="Times New Roman"/>
            <w:lang w:val="en-GB"/>
          </w:rPr>
          <w:t>,</w:t>
        </w:r>
      </w:ins>
      <w:r w:rsidRPr="00C421D6">
        <w:rPr>
          <w:rFonts w:cs="Times New Roman"/>
          <w:lang w:val="en-GB"/>
        </w:rPr>
        <w:t xml:space="preserve"> from uncertainty in implementation, effectiveness or outcomes of climate policy, climate-related investments, technology development or adoption, and system transitions’.</w:t>
      </w:r>
    </w:p>
    <w:p w14:paraId="3AEB526E" w14:textId="77777777" w:rsidR="00102875" w:rsidRPr="00C421D6" w:rsidRDefault="00102875" w:rsidP="00341C15">
      <w:pPr>
        <w:pStyle w:val="AR6BodyText"/>
        <w:shd w:val="clear" w:color="auto" w:fill="DEEAF6" w:themeFill="accent1" w:themeFillTint="33"/>
        <w:rPr>
          <w:rFonts w:cs="Times New Roman"/>
          <w:lang w:val="en-GB"/>
        </w:rPr>
      </w:pPr>
    </w:p>
    <w:p w14:paraId="70C62BC9" w14:textId="2C39B546" w:rsidR="00102875" w:rsidRPr="00C421D6" w:rsidRDefault="00102875" w:rsidP="00341C15">
      <w:pPr>
        <w:pStyle w:val="AR6BodyText"/>
        <w:shd w:val="clear" w:color="auto" w:fill="DEEAF6" w:themeFill="accent1" w:themeFillTint="33"/>
        <w:rPr>
          <w:rFonts w:cs="Times New Roman"/>
          <w:lang w:val="en-GB"/>
        </w:rPr>
      </w:pPr>
      <w:r w:rsidRPr="00C421D6">
        <w:rPr>
          <w:rFonts w:cs="Times New Roman"/>
          <w:lang w:val="en-GB"/>
        </w:rPr>
        <w:t>The following concepts are also relevant for the definition of risk (</w:t>
      </w:r>
      <w:del w:id="3904" w:author="Ian Blenkinsop" w:date="2021-07-12T14:31:00Z">
        <w:r w:rsidRPr="00C421D6" w:rsidDel="00A87220">
          <w:rPr>
            <w:rFonts w:cs="Times New Roman"/>
            <w:lang w:val="en-GB"/>
          </w:rPr>
          <w:delText xml:space="preserve">see </w:delText>
        </w:r>
      </w:del>
      <w:del w:id="3905" w:author="Ian Blenkinsop" w:date="2021-07-06T14:12:00Z">
        <w:r w:rsidR="00AB5F6B" w:rsidDel="00F53567">
          <w:rPr>
            <w:rFonts w:cs="Times New Roman"/>
            <w:lang w:val="en-GB"/>
          </w:rPr>
          <w:delText xml:space="preserve">Annex VII: </w:delText>
        </w:r>
      </w:del>
      <w:r w:rsidRPr="00C421D6">
        <w:rPr>
          <w:rFonts w:cs="Times New Roman"/>
          <w:lang w:val="en-GB"/>
        </w:rPr>
        <w:t>Glossary):</w:t>
      </w:r>
    </w:p>
    <w:p w14:paraId="7D8AB873" w14:textId="77777777" w:rsidR="00102875" w:rsidRPr="00C421D6" w:rsidRDefault="00102875" w:rsidP="00341C15">
      <w:pPr>
        <w:pStyle w:val="AR6BodyText"/>
        <w:shd w:val="clear" w:color="auto" w:fill="DEEAF6" w:themeFill="accent1" w:themeFillTint="33"/>
        <w:rPr>
          <w:rFonts w:cs="Times New Roman"/>
          <w:lang w:val="en-GB"/>
        </w:rPr>
      </w:pPr>
      <w:r w:rsidRPr="00C421D6">
        <w:rPr>
          <w:rFonts w:cs="Times New Roman"/>
          <w:lang w:val="en-GB"/>
        </w:rPr>
        <w:t> </w:t>
      </w:r>
    </w:p>
    <w:p w14:paraId="4DD30C7C" w14:textId="77777777" w:rsidR="00102875" w:rsidRPr="00C421D6" w:rsidRDefault="00102875" w:rsidP="00341C15">
      <w:pPr>
        <w:pStyle w:val="AR6BodyText"/>
        <w:shd w:val="clear" w:color="auto" w:fill="DEEAF6" w:themeFill="accent1" w:themeFillTint="33"/>
        <w:rPr>
          <w:rFonts w:cs="Times New Roman"/>
          <w:lang w:val="en-GB"/>
        </w:rPr>
      </w:pPr>
      <w:bookmarkStart w:id="3906" w:name="_Hlk66779624"/>
      <w:r w:rsidRPr="00C421D6">
        <w:rPr>
          <w:rFonts w:cs="Times New Roman"/>
          <w:b/>
          <w:lang w:val="en-GB"/>
        </w:rPr>
        <w:t>Exposure:</w:t>
      </w:r>
      <w:r w:rsidRPr="00C421D6">
        <w:rPr>
          <w:rFonts w:cs="Times New Roman"/>
          <w:lang w:val="en-GB"/>
        </w:rPr>
        <w:t xml:space="preserve"> The presence of people, livelihoods, species or ecosystems, environmental functions, services, and resources, infrastructure, or economic, social, or cultural assets in places and settings that could be adversely affected.</w:t>
      </w:r>
    </w:p>
    <w:p w14:paraId="3492E2DD" w14:textId="77777777" w:rsidR="00102875" w:rsidRPr="00C421D6" w:rsidRDefault="00102875" w:rsidP="00341C15">
      <w:pPr>
        <w:pStyle w:val="AR6BodyText"/>
        <w:shd w:val="clear" w:color="auto" w:fill="DEEAF6" w:themeFill="accent1" w:themeFillTint="33"/>
        <w:rPr>
          <w:rFonts w:cs="Times New Roman"/>
          <w:lang w:val="en-GB"/>
        </w:rPr>
      </w:pPr>
      <w:r w:rsidRPr="00C421D6">
        <w:rPr>
          <w:rFonts w:cs="Times New Roman"/>
          <w:lang w:val="en-GB"/>
        </w:rPr>
        <w:t> </w:t>
      </w:r>
    </w:p>
    <w:p w14:paraId="02160EC2" w14:textId="77777777" w:rsidR="00102875" w:rsidRPr="00C421D6" w:rsidRDefault="00102875" w:rsidP="00341C15">
      <w:pPr>
        <w:pStyle w:val="AR6BodyText"/>
        <w:shd w:val="clear" w:color="auto" w:fill="DEEAF6" w:themeFill="accent1" w:themeFillTint="33"/>
        <w:rPr>
          <w:rFonts w:cs="Times New Roman"/>
          <w:lang w:val="en-GB"/>
        </w:rPr>
      </w:pPr>
      <w:r w:rsidRPr="00C421D6">
        <w:rPr>
          <w:rFonts w:cs="Times New Roman"/>
          <w:b/>
          <w:lang w:val="en-GB"/>
        </w:rPr>
        <w:t>Vulnerability</w:t>
      </w:r>
      <w:r w:rsidRPr="00F53567">
        <w:rPr>
          <w:rFonts w:cs="Times New Roman"/>
          <w:b/>
          <w:bCs/>
          <w:lang w:val="en-GB"/>
          <w:rPrChange w:id="3907" w:author="Ian Blenkinsop" w:date="2021-07-06T14:13:00Z">
            <w:rPr>
              <w:rFonts w:cs="Times New Roman"/>
              <w:lang w:val="en-GB"/>
            </w:rPr>
          </w:rPrChange>
        </w:rPr>
        <w:t>:</w:t>
      </w:r>
      <w:r w:rsidRPr="00C421D6">
        <w:rPr>
          <w:rFonts w:cs="Times New Roman"/>
          <w:lang w:val="en-GB"/>
        </w:rPr>
        <w:t xml:space="preserve"> The propensity or predisposition to be adversely affected. Vulnerability encompasses a variety of concepts and elements including sensitivity or susceptibility to harm and lack of capacity to cope and adapt.</w:t>
      </w:r>
    </w:p>
    <w:p w14:paraId="2340CD1E" w14:textId="77777777" w:rsidR="00102875" w:rsidRPr="00C421D6" w:rsidRDefault="00102875" w:rsidP="00341C15">
      <w:pPr>
        <w:pStyle w:val="AR6BodyText"/>
        <w:shd w:val="clear" w:color="auto" w:fill="DEEAF6" w:themeFill="accent1" w:themeFillTint="33"/>
        <w:rPr>
          <w:rFonts w:cs="Times New Roman"/>
          <w:lang w:val="en-GB"/>
        </w:rPr>
      </w:pPr>
    </w:p>
    <w:p w14:paraId="0809CAED" w14:textId="77777777" w:rsidR="00102875" w:rsidRPr="00C421D6" w:rsidRDefault="00102875" w:rsidP="00341C15">
      <w:pPr>
        <w:pStyle w:val="AR6BodyText"/>
        <w:shd w:val="clear" w:color="auto" w:fill="DEEAF6" w:themeFill="accent1" w:themeFillTint="33"/>
        <w:rPr>
          <w:rFonts w:cs="Times New Roman"/>
          <w:lang w:val="en-GB"/>
        </w:rPr>
      </w:pPr>
      <w:r w:rsidRPr="00C421D6">
        <w:rPr>
          <w:rFonts w:cs="Times New Roman"/>
          <w:b/>
          <w:lang w:val="en-GB"/>
        </w:rPr>
        <w:t>Hazard</w:t>
      </w:r>
      <w:r w:rsidRPr="00F53567">
        <w:rPr>
          <w:rFonts w:cs="Times New Roman"/>
          <w:b/>
          <w:lang w:val="en-GB"/>
          <w:rPrChange w:id="3908" w:author="Ian Blenkinsop" w:date="2021-07-06T14:13:00Z">
            <w:rPr>
              <w:rFonts w:cs="Times New Roman"/>
              <w:bCs/>
              <w:lang w:val="en-GB"/>
            </w:rPr>
          </w:rPrChange>
        </w:rPr>
        <w:t>:</w:t>
      </w:r>
      <w:r w:rsidRPr="00C421D6">
        <w:rPr>
          <w:rFonts w:cs="Times New Roman"/>
          <w:bCs/>
          <w:lang w:val="en-GB"/>
        </w:rPr>
        <w:t xml:space="preserve"> The potential occurrence of a natural or human-induced physical event or trend that may cause loss of life, injury, or other health impacts, as well as damage and loss to property, infrastructure, </w:t>
      </w:r>
      <w:bookmarkEnd w:id="3906"/>
      <w:r w:rsidRPr="00C421D6">
        <w:rPr>
          <w:rFonts w:cs="Times New Roman"/>
          <w:bCs/>
          <w:lang w:val="en-GB"/>
        </w:rPr>
        <w:t>livelihoods, service provision, ecosystems and environmental resources.</w:t>
      </w:r>
    </w:p>
    <w:p w14:paraId="7ABA941A" w14:textId="77777777" w:rsidR="00102875" w:rsidRPr="00C421D6" w:rsidRDefault="00102875" w:rsidP="00341C15">
      <w:pPr>
        <w:pStyle w:val="AR6BodyText"/>
        <w:shd w:val="clear" w:color="auto" w:fill="DEEAF6" w:themeFill="accent1" w:themeFillTint="33"/>
        <w:rPr>
          <w:rFonts w:cs="Times New Roman"/>
          <w:lang w:val="en-GB"/>
        </w:rPr>
      </w:pPr>
    </w:p>
    <w:p w14:paraId="62D09783" w14:textId="7A092619" w:rsidR="00102875" w:rsidRPr="00C421D6" w:rsidRDefault="00102875" w:rsidP="00341C15">
      <w:pPr>
        <w:pStyle w:val="AR6BodyText"/>
        <w:shd w:val="clear" w:color="auto" w:fill="DEEAF6" w:themeFill="accent1" w:themeFillTint="33"/>
        <w:rPr>
          <w:rFonts w:cs="Times New Roman"/>
          <w:lang w:val="en-GB"/>
        </w:rPr>
      </w:pPr>
      <w:bookmarkStart w:id="3909" w:name="_Hlk66779681"/>
      <w:r w:rsidRPr="00C421D6">
        <w:rPr>
          <w:rFonts w:cs="Times New Roman"/>
          <w:b/>
          <w:lang w:val="en-GB"/>
        </w:rPr>
        <w:t>Impacts</w:t>
      </w:r>
      <w:r w:rsidRPr="00F53567">
        <w:rPr>
          <w:rFonts w:cs="Times New Roman"/>
          <w:b/>
          <w:bCs/>
          <w:lang w:val="en-GB"/>
          <w:rPrChange w:id="3910" w:author="Ian Blenkinsop" w:date="2021-07-06T14:13:00Z">
            <w:rPr>
              <w:rFonts w:cs="Times New Roman"/>
              <w:lang w:val="en-GB"/>
            </w:rPr>
          </w:rPrChange>
        </w:rPr>
        <w:t>:</w:t>
      </w:r>
      <w:r w:rsidRPr="00C421D6">
        <w:rPr>
          <w:rFonts w:cs="Times New Roman"/>
          <w:lang w:val="en-GB"/>
        </w:rPr>
        <w:t xml:space="preserve"> The consequences of </w:t>
      </w:r>
      <w:del w:id="3911" w:author="Ian Blenkinsop" w:date="2021-07-06T14:13:00Z">
        <w:r w:rsidRPr="00C421D6" w:rsidDel="00F53567">
          <w:rPr>
            <w:rFonts w:cs="Times New Roman"/>
            <w:lang w:val="en-GB"/>
          </w:rPr>
          <w:delText xml:space="preserve">realised </w:delText>
        </w:r>
      </w:del>
      <w:ins w:id="3912" w:author="Ian Blenkinsop" w:date="2021-07-06T14:13:00Z">
        <w:r w:rsidR="00F53567" w:rsidRPr="00C421D6">
          <w:rPr>
            <w:rFonts w:cs="Times New Roman"/>
            <w:lang w:val="en-GB"/>
          </w:rPr>
          <w:t>reali</w:t>
        </w:r>
        <w:r w:rsidR="00F53567">
          <w:rPr>
            <w:rFonts w:cs="Times New Roman"/>
            <w:lang w:val="en-GB"/>
          </w:rPr>
          <w:t>z</w:t>
        </w:r>
        <w:r w:rsidR="00F53567" w:rsidRPr="00C421D6">
          <w:rPr>
            <w:rFonts w:cs="Times New Roman"/>
            <w:lang w:val="en-GB"/>
          </w:rPr>
          <w:t xml:space="preserve">ed </w:t>
        </w:r>
      </w:ins>
      <w:r w:rsidRPr="00C421D6">
        <w:rPr>
          <w:rFonts w:cs="Times New Roman"/>
          <w:lang w:val="en-GB"/>
        </w:rPr>
        <w:t>risks on natural and human systems, where risks result from the interactions of climate-related hazards (including extreme weather and climate events), exposure, and vulnerability. Impacts generally refer to effects on lives, livelihoods, health and well</w:t>
      </w:r>
      <w:ins w:id="3913" w:author="Ian Blenkinsop" w:date="2021-07-06T14:13:00Z">
        <w:r w:rsidR="00F53567">
          <w:rPr>
            <w:rFonts w:cs="Times New Roman"/>
            <w:lang w:val="en-GB"/>
          </w:rPr>
          <w:t>-</w:t>
        </w:r>
      </w:ins>
      <w:r w:rsidRPr="00C421D6">
        <w:rPr>
          <w:rFonts w:cs="Times New Roman"/>
          <w:lang w:val="en-GB"/>
        </w:rPr>
        <w:t>being, ecosystems and species, economic, social and cultural assets, services (including ecosystem services), and infrastructure. Impacts may be referred to as consequences or outcomes, and can be adverse or beneficial.</w:t>
      </w:r>
    </w:p>
    <w:p w14:paraId="77517658" w14:textId="77777777" w:rsidR="00102875" w:rsidRPr="00C421D6" w:rsidRDefault="00102875" w:rsidP="00341C15">
      <w:pPr>
        <w:pStyle w:val="AR6BodyText"/>
        <w:shd w:val="clear" w:color="auto" w:fill="DEEAF6" w:themeFill="accent1" w:themeFillTint="33"/>
        <w:rPr>
          <w:lang w:val="en-GB"/>
        </w:rPr>
      </w:pPr>
    </w:p>
    <w:bookmarkEnd w:id="3909"/>
    <w:p w14:paraId="0B36148B" w14:textId="77777777" w:rsidR="00102875" w:rsidRPr="00C421D6" w:rsidRDefault="00102875" w:rsidP="00341C15">
      <w:pPr>
        <w:pStyle w:val="AR6BodyText"/>
        <w:shd w:val="clear" w:color="auto" w:fill="DEEAF6" w:themeFill="accent1" w:themeFillTint="33"/>
        <w:rPr>
          <w:b/>
          <w:bCs/>
          <w:lang w:val="en-GB"/>
        </w:rPr>
      </w:pPr>
      <w:r w:rsidRPr="00C421D6">
        <w:rPr>
          <w:b/>
          <w:bCs/>
          <w:lang w:val="en-GB"/>
        </w:rPr>
        <w:t>Risk in AR6 WGI</w:t>
      </w:r>
    </w:p>
    <w:p w14:paraId="34BED4AA" w14:textId="77777777" w:rsidR="00102875" w:rsidRPr="00C421D6" w:rsidRDefault="00102875" w:rsidP="00341C15">
      <w:pPr>
        <w:pStyle w:val="AR6BodyText"/>
        <w:shd w:val="clear" w:color="auto" w:fill="DEEAF6" w:themeFill="accent1" w:themeFillTint="33"/>
        <w:rPr>
          <w:lang w:val="en-GB"/>
        </w:rPr>
      </w:pPr>
    </w:p>
    <w:p w14:paraId="17F15221" w14:textId="6B0EA934" w:rsidR="00102875" w:rsidRPr="00C421D6" w:rsidRDefault="00102875" w:rsidP="00341C15">
      <w:pPr>
        <w:pStyle w:val="AR6BodyText"/>
        <w:shd w:val="clear" w:color="auto" w:fill="DEEAF6" w:themeFill="accent1" w:themeFillTint="33"/>
        <w:rPr>
          <w:lang w:val="en-GB"/>
        </w:rPr>
      </w:pPr>
      <w:bookmarkStart w:id="3914" w:name="_Hlk66779716"/>
      <w:r w:rsidRPr="00C421D6">
        <w:rPr>
          <w:lang w:val="en-GB"/>
        </w:rPr>
        <w:t xml:space="preserve">The revised risk framing clarifies the role and contribution of WGI to risk assessment. </w:t>
      </w:r>
      <w:ins w:id="3915" w:author="Ian Blenkinsop" w:date="2021-07-06T14:14:00Z">
        <w:r w:rsidR="00F53567">
          <w:rPr>
            <w:lang w:val="en-GB"/>
          </w:rPr>
          <w:t>‘</w:t>
        </w:r>
      </w:ins>
      <w:r w:rsidRPr="00C421D6">
        <w:rPr>
          <w:lang w:val="en-GB"/>
        </w:rPr>
        <w:t>Risk</w:t>
      </w:r>
      <w:ins w:id="3916" w:author="Ian Blenkinsop" w:date="2021-07-06T14:14:00Z">
        <w:r w:rsidR="00F53567">
          <w:rPr>
            <w:lang w:val="en-GB"/>
          </w:rPr>
          <w:t>’</w:t>
        </w:r>
      </w:ins>
      <w:r w:rsidRPr="00C421D6">
        <w:rPr>
          <w:lang w:val="en-GB"/>
        </w:rPr>
        <w:t xml:space="preserve"> in IPCC terminology applies only to human or ecological systems, not to physical systems on their own. </w:t>
      </w:r>
    </w:p>
    <w:p w14:paraId="1FE883B2" w14:textId="77777777" w:rsidR="00102875" w:rsidRPr="00C421D6" w:rsidRDefault="00102875" w:rsidP="00341C15">
      <w:pPr>
        <w:pStyle w:val="AR6BodyText"/>
        <w:shd w:val="clear" w:color="auto" w:fill="DEEAF6" w:themeFill="accent1" w:themeFillTint="33"/>
        <w:rPr>
          <w:lang w:val="en-GB"/>
        </w:rPr>
      </w:pPr>
    </w:p>
    <w:p w14:paraId="361116FC" w14:textId="2CB23D70" w:rsidR="00102875" w:rsidRPr="00C421D6" w:rsidRDefault="00102875" w:rsidP="00341C15">
      <w:pPr>
        <w:pStyle w:val="AR6BodyText"/>
        <w:shd w:val="clear" w:color="auto" w:fill="DEEAF6" w:themeFill="accent1" w:themeFillTint="33"/>
        <w:rPr>
          <w:color w:val="222222"/>
          <w:lang w:val="en-GB"/>
        </w:rPr>
      </w:pPr>
      <w:r w:rsidRPr="00C421D6">
        <w:rPr>
          <w:b/>
          <w:lang w:val="en-GB"/>
        </w:rPr>
        <w:t>Climatic impact-drivers</w:t>
      </w:r>
      <w:ins w:id="3917" w:author="Ian Blenkinsop" w:date="2021-07-06T14:14:00Z">
        <w:r w:rsidR="00F53567">
          <w:rPr>
            <w:b/>
            <w:lang w:val="en-GB"/>
          </w:rPr>
          <w:t xml:space="preserve"> (CIDs)</w:t>
        </w:r>
      </w:ins>
      <w:r w:rsidRPr="00C421D6">
        <w:rPr>
          <w:b/>
          <w:lang w:val="en-GB"/>
        </w:rPr>
        <w:t xml:space="preserve">: </w:t>
      </w:r>
      <w:r w:rsidRPr="00C421D6">
        <w:rPr>
          <w:bCs/>
          <w:lang w:val="en-GB"/>
        </w:rPr>
        <w:t>CIDs are physical climate system conditions (e.g., means, extremes, events) that affect an element of society or ecosystems. Depending on system tolerance, CIDs and their changes can be detrimental, beneficial, neutral, or a mixture of each across interacting system elements and regions.</w:t>
      </w:r>
    </w:p>
    <w:p w14:paraId="48AB9AC9" w14:textId="77777777" w:rsidR="00102875" w:rsidRPr="00C421D6" w:rsidRDefault="00102875" w:rsidP="00341C15">
      <w:pPr>
        <w:pStyle w:val="AR6BodyText"/>
        <w:shd w:val="clear" w:color="auto" w:fill="DEEAF6" w:themeFill="accent1" w:themeFillTint="33"/>
        <w:rPr>
          <w:lang w:val="en-GB"/>
        </w:rPr>
      </w:pPr>
    </w:p>
    <w:p w14:paraId="7A5DF7AB" w14:textId="474B774A" w:rsidR="00102875" w:rsidRPr="00C421D6" w:rsidRDefault="00102875" w:rsidP="00341C15">
      <w:pPr>
        <w:pStyle w:val="AR6BodyText"/>
        <w:shd w:val="clear" w:color="auto" w:fill="DEEAF6" w:themeFill="accent1" w:themeFillTint="33"/>
        <w:rPr>
          <w:lang w:val="en-GB"/>
        </w:rPr>
      </w:pPr>
      <w:bookmarkStart w:id="3918" w:name="_Hlk66779752"/>
      <w:bookmarkEnd w:id="3914"/>
      <w:r w:rsidRPr="00C421D6">
        <w:rPr>
          <w:lang w:val="en-GB"/>
        </w:rPr>
        <w:t xml:space="preserve">In AR6, WGI uses the term ‘climatic impact-drivers’ </w:t>
      </w:r>
      <w:del w:id="3919" w:author="Ian Blenkinsop" w:date="2021-07-06T14:15:00Z">
        <w:r w:rsidRPr="00C421D6" w:rsidDel="00F53567">
          <w:rPr>
            <w:lang w:val="en-GB"/>
          </w:rPr>
          <w:delText xml:space="preserve">(CIDs) </w:delText>
        </w:r>
      </w:del>
      <w:r w:rsidRPr="00C421D6">
        <w:rPr>
          <w:lang w:val="en-GB"/>
        </w:rPr>
        <w:t xml:space="preserve">to describe changes in physical systems rather than ‘hazards’, because the term hazard already assumes an adverse consequence. The terminology of ‘climatic impact-driver’ therefore allows WGI to provide a more value-neutral </w:t>
      </w:r>
      <w:del w:id="3920" w:author="Ian Blenkinsop" w:date="2021-07-06T14:15:00Z">
        <w:r w:rsidRPr="00C421D6" w:rsidDel="00F53567">
          <w:rPr>
            <w:lang w:val="en-GB"/>
          </w:rPr>
          <w:delText xml:space="preserve">characterisation </w:delText>
        </w:r>
      </w:del>
      <w:ins w:id="3921" w:author="Ian Blenkinsop" w:date="2021-07-06T14:15:00Z">
        <w:r w:rsidR="00F53567" w:rsidRPr="00C421D6">
          <w:rPr>
            <w:lang w:val="en-GB"/>
          </w:rPr>
          <w:t>characteri</w:t>
        </w:r>
        <w:r w:rsidR="00F53567">
          <w:rPr>
            <w:lang w:val="en-GB"/>
          </w:rPr>
          <w:t>z</w:t>
        </w:r>
        <w:r w:rsidR="00F53567" w:rsidRPr="00C421D6">
          <w:rPr>
            <w:lang w:val="en-GB"/>
          </w:rPr>
          <w:t xml:space="preserve">ation </w:t>
        </w:r>
      </w:ins>
      <w:r w:rsidRPr="00C421D6">
        <w:rPr>
          <w:lang w:val="en-GB"/>
        </w:rPr>
        <w:t>of climatic changes that may be relevant for understanding potential impacts, without pre-judging whether specific climatic changes necessarily lead to adverse consequences, as some could also result in beneficial outcomes depending on the specific system and associated values. Chapter 12 and the Atlas assess and provide information on climatic impact-drivers for different regions and sectors to support and link to</w:t>
      </w:r>
      <w:ins w:id="3922" w:author="Ian Blenkinsop" w:date="2021-07-06T14:16:00Z">
        <w:r w:rsidR="00F53567">
          <w:rPr>
            <w:lang w:val="en-GB"/>
          </w:rPr>
          <w:t xml:space="preserve"> the</w:t>
        </w:r>
      </w:ins>
      <w:r w:rsidRPr="00C421D6">
        <w:rPr>
          <w:lang w:val="en-GB"/>
        </w:rPr>
        <w:t xml:space="preserve"> WGII assessment of the impacts and risks (or opportunities) related to the changes in the climatic impact-drivers. Although CIDs can lead to adverse or beneficial outcomes, focus is given to CIDs connected to hazards, and hence inform risk.</w:t>
      </w:r>
    </w:p>
    <w:bookmarkEnd w:id="3918"/>
    <w:p w14:paraId="01F3557C" w14:textId="77777777" w:rsidR="00102875" w:rsidRPr="00C421D6" w:rsidRDefault="00102875" w:rsidP="00341C15">
      <w:pPr>
        <w:pStyle w:val="AR6BodyText"/>
        <w:shd w:val="clear" w:color="auto" w:fill="DEEAF6" w:themeFill="accent1" w:themeFillTint="33"/>
        <w:rPr>
          <w:lang w:val="en-GB"/>
        </w:rPr>
      </w:pPr>
    </w:p>
    <w:p w14:paraId="6F231AFC" w14:textId="5935B167" w:rsidR="00102875" w:rsidRPr="00C421D6" w:rsidRDefault="00102875" w:rsidP="00341C15">
      <w:pPr>
        <w:pStyle w:val="AR6BodyText"/>
        <w:shd w:val="clear" w:color="auto" w:fill="DEEAF6" w:themeFill="accent1" w:themeFillTint="33"/>
        <w:rPr>
          <w:lang w:val="en-GB"/>
        </w:rPr>
      </w:pPr>
      <w:bookmarkStart w:id="3923" w:name="_Hlk66779810"/>
      <w:r w:rsidRPr="00C421D6">
        <w:rPr>
          <w:lang w:val="en-GB"/>
        </w:rPr>
        <w:t xml:space="preserve">‘Extremes’ are a category of CID, corresponding to unusual events with respect to the range of observed values of the variable. Chapter 11 assesses changes in weather and climate extremes, their attribution and future projections. </w:t>
      </w:r>
    </w:p>
    <w:bookmarkEnd w:id="3923"/>
    <w:p w14:paraId="30CF2472" w14:textId="77777777" w:rsidR="00102875" w:rsidRPr="00C421D6" w:rsidRDefault="00102875" w:rsidP="00341C15">
      <w:pPr>
        <w:pStyle w:val="AR6BodyText"/>
        <w:shd w:val="clear" w:color="auto" w:fill="DEEAF6" w:themeFill="accent1" w:themeFillTint="33"/>
        <w:rPr>
          <w:lang w:val="en-GB"/>
        </w:rPr>
      </w:pPr>
      <w:r w:rsidRPr="00C421D6">
        <w:rPr>
          <w:lang w:val="en-GB"/>
        </w:rPr>
        <w:t> </w:t>
      </w:r>
    </w:p>
    <w:p w14:paraId="15B5ED60" w14:textId="4FE997D2" w:rsidR="00102875" w:rsidRPr="00B0317C" w:rsidRDefault="00102875" w:rsidP="00341C15">
      <w:pPr>
        <w:pStyle w:val="AR6BodyText"/>
        <w:shd w:val="clear" w:color="auto" w:fill="DEEAF6" w:themeFill="accent1" w:themeFillTint="33"/>
        <w:rPr>
          <w:lang w:val="en-US"/>
        </w:rPr>
      </w:pPr>
      <w:r w:rsidRPr="00C421D6">
        <w:rPr>
          <w:lang w:val="en-GB"/>
        </w:rPr>
        <w:t xml:space="preserve">As examples of the use of this terminology, </w:t>
      </w:r>
      <w:r w:rsidRPr="00B0317C">
        <w:rPr>
          <w:lang w:val="en-US"/>
        </w:rPr>
        <w:t xml:space="preserve">the term ‘flood risk’ should not be used if it only describes changes in the frequency and intensity of flood events (a hazard); </w:t>
      </w:r>
      <w:r w:rsidRPr="00C421D6">
        <w:rPr>
          <w:lang w:val="en-GB"/>
        </w:rPr>
        <w:t>the risk from flooding to human and ecological systems is caused by the flood hazard, the exposure of the system affected (e.g., topography, human settlements or infrastructure in the area potentially affected by flooding) and the vulnerability of the system (e.g., design and maintenance of infrastructure, existence of early warning systems). As another example, climate-related risk to food security can arise from both potential climate change impacts and responses to climate change and can be exacerbated by other stressors. Drivers for risks related to climate change impacts include climate hazards (e.g., drought, temperature extremes, humidity),</w:t>
      </w:r>
      <w:commentRangeStart w:id="3924"/>
      <w:r w:rsidRPr="00C421D6">
        <w:rPr>
          <w:lang w:val="en-GB"/>
        </w:rPr>
        <w:t xml:space="preserve"> </w:t>
      </w:r>
      <w:commentRangeEnd w:id="3924"/>
      <w:r w:rsidR="00A7670D">
        <w:rPr>
          <w:rStyle w:val="CommentReference"/>
        </w:rPr>
        <w:commentReference w:id="3924"/>
      </w:r>
      <w:r w:rsidRPr="00C421D6">
        <w:rPr>
          <w:lang w:val="en-GB"/>
        </w:rPr>
        <w:t>mediated by other climatic impact</w:t>
      </w:r>
      <w:r w:rsidR="00512FAF">
        <w:rPr>
          <w:lang w:val="en-GB"/>
        </w:rPr>
        <w:t>-</w:t>
      </w:r>
      <w:r w:rsidRPr="00C421D6">
        <w:rPr>
          <w:lang w:val="en-GB"/>
        </w:rPr>
        <w:t>drivers (e.g., increased CO</w:t>
      </w:r>
      <w:r w:rsidRPr="00C421D6">
        <w:rPr>
          <w:vertAlign w:val="subscript"/>
          <w:lang w:val="en-GB"/>
        </w:rPr>
        <w:t>2</w:t>
      </w:r>
      <w:r w:rsidRPr="00C421D6">
        <w:rPr>
          <w:lang w:val="en-GB"/>
        </w:rPr>
        <w:t xml:space="preserve"> </w:t>
      </w:r>
      <w:del w:id="3925" w:author="Ian Blenkinsop" w:date="2021-07-06T14:18:00Z">
        <w:r w:rsidRPr="00C421D6" w:rsidDel="00A7670D">
          <w:rPr>
            <w:lang w:val="en-GB"/>
          </w:rPr>
          <w:delText xml:space="preserve">fertilisation </w:delText>
        </w:r>
      </w:del>
      <w:ins w:id="3926" w:author="Ian Blenkinsop" w:date="2021-07-06T14:18:00Z">
        <w:r w:rsidR="00A7670D" w:rsidRPr="00C421D6">
          <w:rPr>
            <w:lang w:val="en-GB"/>
          </w:rPr>
          <w:t>fertili</w:t>
        </w:r>
        <w:r w:rsidR="00A7670D">
          <w:rPr>
            <w:lang w:val="en-GB"/>
          </w:rPr>
          <w:t>z</w:t>
        </w:r>
        <w:r w:rsidR="00A7670D" w:rsidRPr="00C421D6">
          <w:rPr>
            <w:lang w:val="en-GB"/>
          </w:rPr>
          <w:t xml:space="preserve">ation </w:t>
        </w:r>
      </w:ins>
      <w:r w:rsidRPr="00C421D6">
        <w:rPr>
          <w:lang w:val="en-GB"/>
        </w:rPr>
        <w:t>of certain types of crop</w:t>
      </w:r>
      <w:r w:rsidR="00C60857">
        <w:rPr>
          <w:lang w:val="en-GB"/>
        </w:rPr>
        <w:t>s</w:t>
      </w:r>
      <w:r w:rsidRPr="00C421D6">
        <w:rPr>
          <w:lang w:val="en-GB"/>
        </w:rPr>
        <w:t xml:space="preserve"> may help increase yields), the potential for indirect climate-related impacts (e.g., pest outbreaks triggered by ecosystem responses to weather patterns), exposure of people (e.g., how many people depend on a particular crop) and vulnerability or adaptability (how able are affected people to substitute other sources of food, which may be related to financial access and markets). </w:t>
      </w:r>
    </w:p>
    <w:p w14:paraId="7F604C0B" w14:textId="77777777" w:rsidR="00102875" w:rsidRPr="00C421D6" w:rsidRDefault="00102875" w:rsidP="00102875">
      <w:pPr>
        <w:pStyle w:val="AR6BodyText"/>
        <w:shd w:val="clear" w:color="auto" w:fill="DEEAF6" w:themeFill="accent1" w:themeFillTint="33"/>
        <w:rPr>
          <w:rFonts w:cs="Times New Roman"/>
          <w:lang w:val="en-GB"/>
        </w:rPr>
      </w:pPr>
      <w:r w:rsidRPr="00C421D6">
        <w:rPr>
          <w:rFonts w:cs="Times New Roman"/>
          <w:lang w:val="en-GB"/>
        </w:rPr>
        <w:t> </w:t>
      </w:r>
    </w:p>
    <w:p w14:paraId="2C524FD6" w14:textId="3FFFBACA" w:rsidR="00102875" w:rsidRPr="00C421D6" w:rsidRDefault="00102875" w:rsidP="00102875">
      <w:pPr>
        <w:pStyle w:val="AR6BodyText"/>
        <w:shd w:val="clear" w:color="auto" w:fill="DEEAF6" w:themeFill="accent1" w:themeFillTint="33"/>
        <w:rPr>
          <w:rFonts w:cs="Times New Roman"/>
          <w:lang w:val="en-GB"/>
        </w:rPr>
      </w:pPr>
      <w:r w:rsidRPr="00C421D6">
        <w:rPr>
          <w:rFonts w:cs="Times New Roman"/>
          <w:lang w:val="en-GB"/>
        </w:rPr>
        <w:t>I</w:t>
      </w:r>
      <w:bookmarkStart w:id="3927" w:name="_Hlk66779992"/>
      <w:r w:rsidRPr="00C421D6">
        <w:rPr>
          <w:rFonts w:cs="Times New Roman"/>
          <w:lang w:val="en-GB"/>
        </w:rPr>
        <w:t xml:space="preserve">nformation provided by WGI may or may not be relevant to understand risks related to climate change responses. For example, the risk to a company arising from emissions pricing, or the societal risk from reliance on an unproven mitigation technology, are not directly dependent on actual or projected changes in climate but arise largely from human choices. However, WGI </w:t>
      </w:r>
      <w:r w:rsidR="00AB5F6B">
        <w:rPr>
          <w:rFonts w:cs="Times New Roman"/>
          <w:lang w:val="en-GB"/>
        </w:rPr>
        <w:t xml:space="preserve">climate </w:t>
      </w:r>
      <w:r w:rsidRPr="00C421D6">
        <w:rPr>
          <w:rFonts w:cs="Times New Roman"/>
          <w:lang w:val="en-GB"/>
        </w:rPr>
        <w:t>information may be relevant to understand the potential for maladaptation, such as the potential for specific adaptation responses not achieving the desired outcome or having negative side</w:t>
      </w:r>
      <w:del w:id="3928" w:author="Ian Blenkinsop" w:date="2021-07-06T14:23:00Z">
        <w:r w:rsidRPr="00C421D6" w:rsidDel="00390942">
          <w:rPr>
            <w:rFonts w:cs="Times New Roman"/>
            <w:lang w:val="en-GB"/>
          </w:rPr>
          <w:delText>-</w:delText>
        </w:r>
      </w:del>
      <w:ins w:id="3929" w:author="Ian Blenkinsop" w:date="2021-07-06T14:23:00Z">
        <w:r w:rsidR="00390942">
          <w:rPr>
            <w:rFonts w:cs="Times New Roman"/>
            <w:lang w:val="en-GB"/>
          </w:rPr>
          <w:t xml:space="preserve"> </w:t>
        </w:r>
      </w:ins>
      <w:r w:rsidRPr="00C421D6">
        <w:rPr>
          <w:rFonts w:cs="Times New Roman"/>
          <w:lang w:val="en-GB"/>
        </w:rPr>
        <w:t xml:space="preserve">effects. For example, WGI information about the </w:t>
      </w:r>
      <w:bookmarkEnd w:id="3927"/>
      <w:r w:rsidRPr="00C421D6">
        <w:rPr>
          <w:rFonts w:cs="Times New Roman"/>
          <w:lang w:val="en-GB"/>
        </w:rPr>
        <w:t>r</w:t>
      </w:r>
      <w:bookmarkStart w:id="3930" w:name="_Hlk66780032"/>
      <w:r w:rsidRPr="00C421D6">
        <w:rPr>
          <w:rFonts w:cs="Times New Roman"/>
          <w:lang w:val="en-GB"/>
        </w:rPr>
        <w:t xml:space="preserve">ange of sea level rise can help inform understanding of whether coastal protection, accommodation, or retreat would be the most effective risk management </w:t>
      </w:r>
      <w:r w:rsidR="00C60857" w:rsidRPr="00C421D6">
        <w:rPr>
          <w:rFonts w:cs="Times New Roman"/>
          <w:lang w:val="en-GB"/>
        </w:rPr>
        <w:t>strateg</w:t>
      </w:r>
      <w:r w:rsidR="00C60857">
        <w:rPr>
          <w:rFonts w:cs="Times New Roman"/>
          <w:lang w:val="en-GB"/>
        </w:rPr>
        <w:t>y</w:t>
      </w:r>
      <w:r w:rsidR="00C60857" w:rsidRPr="00C421D6">
        <w:rPr>
          <w:rFonts w:cs="Times New Roman"/>
          <w:lang w:val="en-GB"/>
        </w:rPr>
        <w:t xml:space="preserve"> </w:t>
      </w:r>
      <w:r w:rsidRPr="00C421D6">
        <w:rPr>
          <w:rFonts w:cs="Times New Roman"/>
          <w:lang w:val="en-GB"/>
        </w:rPr>
        <w:t>in a particular context. </w:t>
      </w:r>
    </w:p>
    <w:p w14:paraId="6CCD98BC" w14:textId="77777777" w:rsidR="00102875" w:rsidRPr="00C421D6" w:rsidRDefault="00102875" w:rsidP="00102875">
      <w:pPr>
        <w:pStyle w:val="AR6BodyText"/>
        <w:shd w:val="clear" w:color="auto" w:fill="DEEAF6" w:themeFill="accent1" w:themeFillTint="33"/>
        <w:rPr>
          <w:rFonts w:cs="Times New Roman"/>
          <w:lang w:val="en-GB"/>
        </w:rPr>
      </w:pPr>
    </w:p>
    <w:p w14:paraId="266955E4" w14:textId="146FF8A2" w:rsidR="00102875" w:rsidRPr="00C421D6" w:rsidRDefault="00102875" w:rsidP="00102875">
      <w:pPr>
        <w:pStyle w:val="AR6BodyText"/>
        <w:shd w:val="clear" w:color="auto" w:fill="DEEAF6" w:themeFill="accent1" w:themeFillTint="33"/>
        <w:rPr>
          <w:rFonts w:cs="Times New Roman"/>
          <w:lang w:val="en-GB"/>
        </w:rPr>
      </w:pPr>
      <w:bookmarkStart w:id="3931" w:name="_Hlk66780055"/>
      <w:bookmarkEnd w:id="3930"/>
      <w:r w:rsidRPr="00C421D6">
        <w:rPr>
          <w:rFonts w:cs="Times New Roman"/>
          <w:lang w:val="en-GB"/>
        </w:rPr>
        <w:t xml:space="preserve">From a WGI perspective also relevant for risk assessment are low-likelihood </w:t>
      </w:r>
      <w:del w:id="3932" w:author="Ian Blenkinsop" w:date="2021-07-06T14:23:00Z">
        <w:r w:rsidRPr="00C421D6" w:rsidDel="00390942">
          <w:rPr>
            <w:rFonts w:cs="Times New Roman"/>
            <w:lang w:val="en-GB"/>
          </w:rPr>
          <w:delText xml:space="preserve">high </w:delText>
        </w:r>
      </w:del>
      <w:ins w:id="3933" w:author="Ian Blenkinsop" w:date="2021-07-06T14:23:00Z">
        <w:r w:rsidR="00390942" w:rsidRPr="00C421D6">
          <w:rPr>
            <w:rFonts w:cs="Times New Roman"/>
            <w:lang w:val="en-GB"/>
          </w:rPr>
          <w:t>high</w:t>
        </w:r>
        <w:r w:rsidR="00390942">
          <w:rPr>
            <w:rFonts w:cs="Times New Roman"/>
            <w:lang w:val="en-GB"/>
          </w:rPr>
          <w:t>-</w:t>
        </w:r>
      </w:ins>
      <w:r w:rsidRPr="00C421D6">
        <w:rPr>
          <w:rFonts w:cs="Times New Roman"/>
          <w:lang w:val="en-GB"/>
        </w:rPr>
        <w:t>impact events and the concept of deep uncertainty.</w:t>
      </w:r>
    </w:p>
    <w:bookmarkEnd w:id="3931"/>
    <w:p w14:paraId="3210CD64" w14:textId="77777777" w:rsidR="00102875" w:rsidRPr="00C421D6" w:rsidRDefault="00102875" w:rsidP="00102875">
      <w:pPr>
        <w:pStyle w:val="AR6BodyText"/>
        <w:shd w:val="clear" w:color="auto" w:fill="DEEAF6" w:themeFill="accent1" w:themeFillTint="33"/>
        <w:rPr>
          <w:rFonts w:cs="Times New Roman"/>
          <w:lang w:val="en-GB"/>
        </w:rPr>
      </w:pPr>
    </w:p>
    <w:p w14:paraId="49A44CB2" w14:textId="768F0A44" w:rsidR="00102875" w:rsidRPr="00C421D6" w:rsidRDefault="00102875" w:rsidP="00102875">
      <w:pPr>
        <w:pStyle w:val="AR6BodyText"/>
        <w:shd w:val="clear" w:color="auto" w:fill="DEEAF6" w:themeFill="accent1" w:themeFillTint="33"/>
        <w:rPr>
          <w:rFonts w:cs="Times New Roman"/>
          <w:lang w:val="en-GB"/>
        </w:rPr>
      </w:pPr>
      <w:bookmarkStart w:id="3934" w:name="_Hlk66780068"/>
      <w:r w:rsidRPr="00C421D6">
        <w:rPr>
          <w:rFonts w:cs="Times New Roman"/>
          <w:b/>
          <w:bCs/>
          <w:lang w:val="en-GB"/>
        </w:rPr>
        <w:t>Low-likelihood, high</w:t>
      </w:r>
      <w:r w:rsidR="00C1628A" w:rsidRPr="00C421D6">
        <w:rPr>
          <w:rFonts w:cs="Times New Roman"/>
          <w:b/>
          <w:bCs/>
          <w:lang w:val="en-GB"/>
        </w:rPr>
        <w:t>-</w:t>
      </w:r>
      <w:r w:rsidRPr="00C421D6">
        <w:rPr>
          <w:rFonts w:cs="Times New Roman"/>
          <w:b/>
          <w:bCs/>
          <w:lang w:val="en-GB"/>
        </w:rPr>
        <w:t xml:space="preserve">impact </w:t>
      </w:r>
      <w:ins w:id="3935" w:author="Ian Blenkinsop" w:date="2021-07-07T08:09:00Z">
        <w:r w:rsidR="002B0CF5">
          <w:rPr>
            <w:rFonts w:cs="Times New Roman"/>
            <w:b/>
            <w:bCs/>
            <w:lang w:val="en-GB"/>
          </w:rPr>
          <w:t xml:space="preserve">(LLHI) </w:t>
        </w:r>
      </w:ins>
      <w:r w:rsidRPr="00C421D6">
        <w:rPr>
          <w:rFonts w:cs="Times New Roman"/>
          <w:b/>
          <w:bCs/>
          <w:lang w:val="en-GB"/>
        </w:rPr>
        <w:t>events:</w:t>
      </w:r>
      <w:r w:rsidRPr="00C421D6">
        <w:rPr>
          <w:rFonts w:cs="Times New Roman"/>
          <w:lang w:val="en-GB"/>
        </w:rPr>
        <w:t xml:space="preserve"> </w:t>
      </w:r>
      <w:commentRangeStart w:id="3936"/>
      <w:del w:id="3937" w:author="Ian Blenkinsop" w:date="2021-07-06T14:23:00Z">
        <w:r w:rsidRPr="00C421D6" w:rsidDel="00390942">
          <w:rPr>
            <w:rFonts w:cs="Times New Roman"/>
            <w:lang w:val="en-GB"/>
          </w:rPr>
          <w:delText xml:space="preserve">(LLHI) </w:delText>
        </w:r>
      </w:del>
      <w:r w:rsidRPr="00C421D6">
        <w:rPr>
          <w:rFonts w:cs="Times New Roman"/>
          <w:lang w:val="en-GB"/>
        </w:rPr>
        <w:t>‘</w:t>
      </w:r>
      <w:commentRangeEnd w:id="3936"/>
      <w:r w:rsidR="00390942">
        <w:rPr>
          <w:rStyle w:val="CommentReference"/>
        </w:rPr>
        <w:commentReference w:id="3936"/>
      </w:r>
      <w:r w:rsidRPr="00C421D6">
        <w:rPr>
          <w:rFonts w:cs="Times New Roman"/>
          <w:lang w:val="en-GB"/>
        </w:rPr>
        <w:t xml:space="preserve">These are events whose probability of occurrence is low but whose potential impacts on society and ecosystems are high. To better inform risk assessment and </w:t>
      </w:r>
      <w:del w:id="3938" w:author="Ian Blenkinsop" w:date="2021-07-06T14:25:00Z">
        <w:r w:rsidRPr="00C421D6" w:rsidDel="004265E8">
          <w:rPr>
            <w:rFonts w:cs="Times New Roman"/>
            <w:lang w:val="en-GB"/>
          </w:rPr>
          <w:delText xml:space="preserve">decision </w:delText>
        </w:r>
      </w:del>
      <w:ins w:id="3939" w:author="Ian Blenkinsop" w:date="2021-07-06T14:25:00Z">
        <w:r w:rsidR="004265E8" w:rsidRPr="00C421D6">
          <w:rPr>
            <w:rFonts w:cs="Times New Roman"/>
            <w:lang w:val="en-GB"/>
          </w:rPr>
          <w:t>decision</w:t>
        </w:r>
        <w:r w:rsidR="004265E8">
          <w:rPr>
            <w:rFonts w:cs="Times New Roman"/>
            <w:lang w:val="en-GB"/>
          </w:rPr>
          <w:t>-</w:t>
        </w:r>
      </w:ins>
      <w:r w:rsidRPr="00C421D6">
        <w:rPr>
          <w:rFonts w:cs="Times New Roman"/>
          <w:lang w:val="en-GB"/>
        </w:rPr>
        <w:t xml:space="preserve">making, such </w:t>
      </w:r>
      <w:del w:id="3940" w:author="Ian Blenkinsop" w:date="2021-07-06T14:25:00Z">
        <w:r w:rsidRPr="00C421D6" w:rsidDel="004265E8">
          <w:rPr>
            <w:rFonts w:cs="Times New Roman"/>
            <w:lang w:val="en-GB"/>
          </w:rPr>
          <w:delText xml:space="preserve">low </w:delText>
        </w:r>
      </w:del>
      <w:ins w:id="3941" w:author="Ian Blenkinsop" w:date="2021-07-06T14:25:00Z">
        <w:r w:rsidR="004265E8" w:rsidRPr="00C421D6">
          <w:rPr>
            <w:rFonts w:cs="Times New Roman"/>
            <w:lang w:val="en-GB"/>
          </w:rPr>
          <w:t>low</w:t>
        </w:r>
        <w:r w:rsidR="004265E8">
          <w:rPr>
            <w:rFonts w:cs="Times New Roman"/>
            <w:lang w:val="en-GB"/>
          </w:rPr>
          <w:t>-</w:t>
        </w:r>
      </w:ins>
      <w:r w:rsidRPr="00C421D6">
        <w:rPr>
          <w:rFonts w:cs="Times New Roman"/>
          <w:lang w:val="en-GB"/>
        </w:rPr>
        <w:t xml:space="preserve">likelihood outcomes are described as they may be associated with very high levels of risk and because the greatest risks might not be associated with the most </w:t>
      </w:r>
      <w:commentRangeStart w:id="3942"/>
      <w:r w:rsidR="008F00F6">
        <w:rPr>
          <w:rFonts w:cs="Times New Roman"/>
          <w:lang w:val="en-GB"/>
        </w:rPr>
        <w:t>expected</w:t>
      </w:r>
      <w:commentRangeEnd w:id="3942"/>
      <w:r w:rsidR="004265E8">
        <w:rPr>
          <w:rStyle w:val="CommentReference"/>
        </w:rPr>
        <w:commentReference w:id="3942"/>
      </w:r>
      <w:r w:rsidRPr="00C421D6">
        <w:rPr>
          <w:rFonts w:cs="Times New Roman"/>
          <w:lang w:val="en-GB"/>
        </w:rPr>
        <w:t xml:space="preserve"> outcome.</w:t>
      </w:r>
    </w:p>
    <w:p w14:paraId="3F1F1A90" w14:textId="77777777" w:rsidR="00102875" w:rsidRPr="00C421D6" w:rsidRDefault="00102875" w:rsidP="00102875">
      <w:pPr>
        <w:pStyle w:val="AR6BodyText"/>
        <w:shd w:val="clear" w:color="auto" w:fill="DEEAF6" w:themeFill="accent1" w:themeFillTint="33"/>
        <w:rPr>
          <w:rFonts w:cs="Times New Roman"/>
          <w:lang w:val="en-GB"/>
        </w:rPr>
      </w:pPr>
    </w:p>
    <w:p w14:paraId="274ACE3F" w14:textId="4D5A6AC3" w:rsidR="00102875" w:rsidRPr="00C421D6" w:rsidRDefault="00102875" w:rsidP="00102875">
      <w:pPr>
        <w:pStyle w:val="AR6BodyText"/>
        <w:shd w:val="clear" w:color="auto" w:fill="DEEAF6" w:themeFill="accent1" w:themeFillTint="33"/>
        <w:rPr>
          <w:rFonts w:cs="Times New Roman"/>
          <w:lang w:val="en-GB"/>
        </w:rPr>
      </w:pPr>
      <w:r w:rsidRPr="00C421D6">
        <w:rPr>
          <w:rFonts w:cs="Times New Roman"/>
          <w:lang w:val="en-GB"/>
        </w:rPr>
        <w:t xml:space="preserve">The AR6 WGI </w:t>
      </w:r>
      <w:del w:id="3943" w:author="Ian Blenkinsop" w:date="2021-07-06T14:24:00Z">
        <w:r w:rsidRPr="00C421D6" w:rsidDel="00390942">
          <w:rPr>
            <w:rFonts w:cs="Times New Roman"/>
            <w:lang w:val="en-GB"/>
          </w:rPr>
          <w:delText xml:space="preserve">report </w:delText>
        </w:r>
      </w:del>
      <w:ins w:id="3944" w:author="Ian Blenkinsop" w:date="2021-07-06T14:24:00Z">
        <w:r w:rsidR="00390942">
          <w:rPr>
            <w:rFonts w:cs="Times New Roman"/>
            <w:lang w:val="en-GB"/>
          </w:rPr>
          <w:t>R</w:t>
        </w:r>
        <w:r w:rsidR="00390942" w:rsidRPr="00C421D6">
          <w:rPr>
            <w:rFonts w:cs="Times New Roman"/>
            <w:lang w:val="en-GB"/>
          </w:rPr>
          <w:t xml:space="preserve">eport </w:t>
        </w:r>
      </w:ins>
      <w:r w:rsidRPr="00C421D6">
        <w:rPr>
          <w:rFonts w:cs="Times New Roman"/>
          <w:lang w:val="en-GB"/>
        </w:rPr>
        <w:t xml:space="preserve">provides more detailed information about these types of events compared to </w:t>
      </w:r>
      <w:del w:id="3945" w:author="Ian Blenkinsop" w:date="2021-07-06T14:26:00Z">
        <w:r w:rsidRPr="00C421D6" w:rsidDel="004265E8">
          <w:rPr>
            <w:rFonts w:cs="Times New Roman"/>
            <w:lang w:val="en-GB"/>
          </w:rPr>
          <w:delText xml:space="preserve">the </w:delText>
        </w:r>
      </w:del>
      <w:r w:rsidRPr="00C421D6">
        <w:rPr>
          <w:rFonts w:cs="Times New Roman"/>
          <w:lang w:val="en-GB"/>
        </w:rPr>
        <w:t>AR5 (</w:t>
      </w:r>
      <w:del w:id="3946" w:author="Ian Blenkinsop" w:date="2021-07-06T14:24:00Z">
        <w:r w:rsidRPr="00C421D6" w:rsidDel="00390942">
          <w:rPr>
            <w:rFonts w:cs="Times New Roman"/>
            <w:lang w:val="en-GB"/>
          </w:rPr>
          <w:delText xml:space="preserve">see </w:delText>
        </w:r>
      </w:del>
      <w:r w:rsidRPr="00C421D6">
        <w:rPr>
          <w:rFonts w:cs="Times New Roman"/>
          <w:lang w:val="en-GB"/>
        </w:rPr>
        <w:t xml:space="preserve">Table 1.1, Section 1.4.4). </w:t>
      </w:r>
    </w:p>
    <w:p w14:paraId="7BD708BF" w14:textId="77777777" w:rsidR="00102875" w:rsidRPr="00C421D6" w:rsidRDefault="00102875" w:rsidP="00102875">
      <w:pPr>
        <w:pStyle w:val="AR6BodyText"/>
        <w:shd w:val="clear" w:color="auto" w:fill="DEEAF6" w:themeFill="accent1" w:themeFillTint="33"/>
        <w:rPr>
          <w:rFonts w:cs="Times New Roman"/>
          <w:lang w:val="en-GB"/>
        </w:rPr>
      </w:pPr>
    </w:p>
    <w:p w14:paraId="03777AA1" w14:textId="5E322665" w:rsidR="00102875" w:rsidRPr="00E35E42" w:rsidRDefault="00102875" w:rsidP="00102875">
      <w:pPr>
        <w:pStyle w:val="AR6BodyText"/>
        <w:shd w:val="clear" w:color="auto" w:fill="DEEAF6" w:themeFill="accent1" w:themeFillTint="33"/>
        <w:rPr>
          <w:rFonts w:cs="Times New Roman"/>
          <w:lang w:val="en-US"/>
        </w:rPr>
      </w:pPr>
      <w:del w:id="3947" w:author="Ian Blenkinsop" w:date="2021-07-06T14:26:00Z">
        <w:r w:rsidRPr="00C421D6" w:rsidDel="004265E8">
          <w:rPr>
            <w:rFonts w:cs="Times New Roman"/>
            <w:lang w:val="en-GB"/>
          </w:rPr>
          <w:delText xml:space="preserve">Recognising </w:delText>
        </w:r>
      </w:del>
      <w:ins w:id="3948" w:author="Ian Blenkinsop" w:date="2021-07-06T14:26:00Z">
        <w:r w:rsidR="004265E8" w:rsidRPr="00C421D6">
          <w:rPr>
            <w:rFonts w:cs="Times New Roman"/>
            <w:lang w:val="en-GB"/>
          </w:rPr>
          <w:t>Recogni</w:t>
        </w:r>
        <w:r w:rsidR="004265E8">
          <w:rPr>
            <w:rFonts w:cs="Times New Roman"/>
            <w:lang w:val="en-GB"/>
          </w:rPr>
          <w:t>z</w:t>
        </w:r>
        <w:r w:rsidR="004265E8" w:rsidRPr="00C421D6">
          <w:rPr>
            <w:rFonts w:cs="Times New Roman"/>
            <w:lang w:val="en-GB"/>
          </w:rPr>
          <w:t xml:space="preserve">ing </w:t>
        </w:r>
      </w:ins>
      <w:r w:rsidRPr="00C421D6">
        <w:rPr>
          <w:rFonts w:cs="Times New Roman"/>
          <w:lang w:val="en-GB"/>
        </w:rPr>
        <w:t xml:space="preserve">the need for assessing and managing risk in situations of high uncertainty, </w:t>
      </w:r>
      <w:del w:id="3949" w:author="Ian Blenkinsop" w:date="2021-07-12T11:35:00Z">
        <w:r w:rsidRPr="00C421D6" w:rsidDel="001C25EB">
          <w:rPr>
            <w:rFonts w:cs="Times New Roman"/>
            <w:lang w:val="en-GB"/>
          </w:rPr>
          <w:delText xml:space="preserve">the </w:delText>
        </w:r>
      </w:del>
      <w:r w:rsidRPr="00C421D6">
        <w:rPr>
          <w:rFonts w:cs="Times New Roman"/>
          <w:lang w:val="en-GB"/>
        </w:rPr>
        <w:t xml:space="preserve">SROCC advanced the treatment of situations with </w:t>
      </w:r>
      <w:r w:rsidRPr="009C639D">
        <w:rPr>
          <w:rFonts w:cs="Times New Roman"/>
          <w:lang w:val="en-GB"/>
        </w:rPr>
        <w:t>deep uncertainty</w:t>
      </w:r>
      <w:r w:rsidR="00EA71BE" w:rsidRPr="00C421D6">
        <w:rPr>
          <w:rFonts w:cs="Times New Roman"/>
          <w:lang w:val="en-GB"/>
        </w:rPr>
        <w:t xml:space="preserve"> </w:t>
      </w:r>
      <w:ins w:id="3950" w:author="Ian Blenkinsop" w:date="2021-07-06T14:33:00Z">
        <w:r w:rsidR="009E7881">
          <w:rPr>
            <w:rFonts w:cs="Times New Roman"/>
            <w:lang w:val="en-GB"/>
          </w:rPr>
          <w:t>(</w:t>
        </w:r>
        <w:r w:rsidR="009E7881" w:rsidRPr="00E35E42">
          <w:rPr>
            <w:rFonts w:cs="Times New Roman"/>
            <w:lang w:val="en-US"/>
          </w:rPr>
          <w:t>Section 1.2.3</w:t>
        </w:r>
        <w:r w:rsidR="009E7881">
          <w:rPr>
            <w:rFonts w:cs="Times New Roman"/>
            <w:lang w:val="en-US"/>
          </w:rPr>
          <w:t xml:space="preserve">; </w:t>
        </w:r>
      </w:ins>
      <w:r w:rsidR="00836B3E">
        <w:rPr>
          <w:rFonts w:cs="Times New Roman"/>
        </w:rPr>
        <w:fldChar w:fldCharType="begin" w:fldLock="1"/>
      </w:r>
      <w:r w:rsidR="00A94565">
        <w:rPr>
          <w:rFonts w:cs="Times New Roman"/>
          <w:lang w:val="en-GB"/>
        </w:rPr>
        <w:instrText>ADDIN CSL_CITATION { "citationItems" : [ { "id" : "ITEM-1", "itemData" : { "DOI" : "https://www.ipcc.ch/srocc", "author" : [ { "dropping-particle" : "", "family" : "IPCC", "given" : "", "non-dropping-particle" : "", "parse-names" : false, "suffix" : "" } ], "editor" : [ { "dropping-particle" : "", "family" : "P\u00f6rtner", "given" : "Hans-Otto", "non-dropping-particle" : "", "parse-names" : false, "suffix" : "" }, { "dropping-particle" : "", "family" : "Roberts", "given" : "DC", "non-dropping-particle" : "", "parse-names" : false, "suffix" : "" }, { "dropping-particle" : "", "family" : "Masson-Delmotte", "given" : "V", "non-dropping-particle" : "", "parse-names" : false, "suffix" : "" }, { "dropping-particle" : "", "family" : "Zhai", "given" : "P", "non-dropping-particle" : "", "parse-names" : false, "suffix" : "" }, { "dropping-particle" : "", "family" : "Tignor", "given" : "M", "non-dropping-particle" : "", "parse-names" : false, "suffix" : "" }, { "dropping-particle" : "", "family" : "Poloczanska", "given" : "E", "non-dropping-particle" : "", "parse-names" : false, "suffix" : "" }, { "dropping-particle" : "", "family" : "Mintenbeck", "given" : "K", "non-dropping-particle" : "", "parse-names" : false, "suffix" : "" }, { "dropping-particle" : "", "family" : "Alegr\u00eda", "given" : "A", "non-dropping-particle" : "", "parse-names" : false, "suffix" : "" }, { "dropping-particle" : "", "family" : "Nicolai", "given" : "M", "non-dropping-particle" : "", "parse-names" : false, "suffix" : "" }, { "dropping-particle" : "", "family" : "Okem", "given" : "A", "non-dropping-particle" : "", "parse-names" : false, "suffix" : "" } ], "id" : "ITEM-1", "issued" : { "date-parts" : [ [ "2019" ] ] }, "number-of-pages" : "755", "publisher" : "In Press", "title" : "IPCC Special Report on the Ocean and Cryosphere in a Changing Climate", "translator" : [ { "dropping-particle" : "", "family" : "H2451", "given" : "Rt12", "non-dropping-particle" : "", "parse-names" : false, "suffix" : "" } ], "type" : "report" }, "uris" : [ "http://www.mendeley.com/documents/?uuid=227028d1-09de-4919-8f98-5c0ed7547b53" ] } ], "mendeley" : { "formattedCitation" : "(IPCC, 2019b)", "manualFormatting" : "(IPCC, 2019b", "plainTextFormattedCitation" : "(IPCC, 2019b)", "previouslyFormattedCitation" : "(IPCC, 2019b)" }, "properties" : { "noteIndex" : 0 }, "schema" : "https://github.com/citation-style-language/schema/raw/master/csl-citation.json" }</w:instrText>
      </w:r>
      <w:r w:rsidR="00836B3E">
        <w:rPr>
          <w:rFonts w:cs="Times New Roman"/>
        </w:rPr>
        <w:fldChar w:fldCharType="separate"/>
      </w:r>
      <w:ins w:id="3951" w:author="Robin Matthews" w:date="2021-05-18T16:04:00Z">
        <w:del w:id="3952" w:author="Ian Blenkinsop" w:date="2021-07-06T14:33:00Z">
          <w:r w:rsidR="00602365" w:rsidDel="009E7881">
            <w:rPr>
              <w:rFonts w:cs="Times New Roman"/>
              <w:noProof/>
              <w:lang w:val="en-GB"/>
            </w:rPr>
            <w:delText>(</w:delText>
          </w:r>
        </w:del>
        <w:r w:rsidR="00602365">
          <w:rPr>
            <w:rFonts w:cs="Times New Roman"/>
            <w:noProof/>
            <w:lang w:val="en-GB"/>
          </w:rPr>
          <w:t>IPCC, 2019b</w:t>
        </w:r>
      </w:ins>
      <w:del w:id="3953" w:author="Robin Matthews" w:date="2021-05-18T16:04:00Z">
        <w:r w:rsidR="00836B3E" w:rsidRPr="00C421D6" w:rsidDel="00602365">
          <w:rPr>
            <w:rFonts w:cs="Times New Roman"/>
            <w:noProof/>
            <w:lang w:val="en-GB"/>
          </w:rPr>
          <w:delText>(IPCC, 2019b</w:delText>
        </w:r>
      </w:del>
      <w:r w:rsidR="00836B3E">
        <w:rPr>
          <w:rFonts w:cs="Times New Roman"/>
        </w:rPr>
        <w:fldChar w:fldCharType="end"/>
      </w:r>
      <w:r w:rsidRPr="00C421D6">
        <w:rPr>
          <w:rFonts w:cs="Times New Roman"/>
          <w:lang w:val="en-GB"/>
        </w:rPr>
        <w:t xml:space="preserve">; Box 5 in </w:t>
      </w:r>
      <w:r w:rsidRPr="00C27814">
        <w:rPr>
          <w:rFonts w:cs="Times New Roman"/>
        </w:rPr>
        <w:fldChar w:fldCharType="begin" w:fldLock="1"/>
      </w:r>
      <w:r w:rsidR="00A94565">
        <w:rPr>
          <w:rFonts w:cs="Times New Roman"/>
          <w:lang w:val="en-GB"/>
        </w:rPr>
        <w:instrText>ADDIN CSL_CITATION { "citationItems" : [ { "id" : "ITEM-1", "itemData" : { "DOI" : "https://www.ipcc.ch/srocc/chapter/chapter-1-framing-and-context-of-the-report", "author" : [ { "dropping-particle" : "", "family" : "Abram", "given" : "Nerilie", "non-dropping-particle" : "", "parse-names" : false, "suffix" : "" }, { "dropping-particle" : "", "family" : "Gattuso", "given" : "Jean-Pierre", "non-dropping-particle" : "", "parse-names" : false, "suffix" : "" }, { "dropping-particle" : "", "family" : "Prakash", "given" : "Anjal", "non-dropping-particle" : "", "parse-names" : false, "suffix" : "" }, { "dropping-particle" : "", "family" : "Cheng", "given" : "Lijing", "non-dropping-particle" : "", "parse-names" : false, "suffix" : "" }, { "dropping-particle" : "", "family" : "Chidichimo", "given" : "Mar\u00eda Paz", "non-dropping-particle" : "", "parse-names" : false, "suffix" : "" }, { "dropping-particle" : "", "family" : "Crate", "given" : "Susan", "non-dropping-particle" : "", "parse-names" : false, "suffix" : "" }, { "dropping-particle" : "", "family" : "Enomoto", "given" : "Hiroyuki", "non-dropping-particle" : "", "parse-names" : false, "suffix" : "" }, { "dropping-particle" : "", "family" : "Garschagen", "given" : "Matthias", "non-dropping-particle" : "", "parse-names" : false, "suffix" : "" }, { "dropping-particle" : "", "family" : "Gruber", "given" : "Nicolas", "non-dropping-particle" : "", "parse-names" : false, "suffix" : "" }, { "dropping-particle" : "", "family" : "Harper", "given" : "Sherilee", "non-dropping-particle" : "", "parse-names" : false, "suffix" : "" } ], "container-title" : "IPCC Special Report on the Ocean and Cryosphere in a Changing Climate", "id" : "ITEM-1", "issued" : { "date-parts" : [ [ "2019" ] ] }, "page" : "73-129", "publisher" : "In Press", "title" : "Framing and Context of the Report", "translator" : [ { "dropping-particle" : "", "family" : "H4238", "given" : "Rt13", "non-dropping-particle" : "", "parse-names" : false, "suffix" : "" } ], "type" : "chapter" }, "uris" : [ "http://www.mendeley.com/documents/?uuid=2bb4b220-9075-4148-8985-b31b2f17903b" ] } ], "mendeley" : { "formattedCitation" : "(Abram et al., 2019)", "manualFormatting" : "Abram et al., 2019)", "plainTextFormattedCitation" : "(Abram et al., 2019)", "previouslyFormattedCitation" : "(Abram et al., 2019)" }, "properties" : { "noteIndex" : 0 }, "schema" : "https://github.com/citation-style-language/schema/raw/master/csl-citation.json" }</w:instrText>
      </w:r>
      <w:r w:rsidRPr="00C27814">
        <w:rPr>
          <w:rFonts w:cs="Times New Roman"/>
        </w:rPr>
        <w:fldChar w:fldCharType="separate"/>
      </w:r>
      <w:ins w:id="3954" w:author="Robin Matthews" w:date="2021-05-18T16:04:00Z">
        <w:r w:rsidR="00602365">
          <w:rPr>
            <w:rFonts w:cs="Times New Roman"/>
            <w:noProof/>
            <w:lang w:val="en-US"/>
          </w:rPr>
          <w:t>Abram et al., 2019)</w:t>
        </w:r>
      </w:ins>
      <w:del w:id="3955" w:author="Robin Matthews" w:date="2021-05-18T16:04:00Z">
        <w:r w:rsidRPr="00E35E42" w:rsidDel="00602365">
          <w:rPr>
            <w:rFonts w:cs="Times New Roman"/>
            <w:noProof/>
            <w:lang w:val="en-US"/>
          </w:rPr>
          <w:delText>Abram et al.</w:delText>
        </w:r>
        <w:r w:rsidR="00341C15" w:rsidRPr="00E35E42" w:rsidDel="00602365">
          <w:rPr>
            <w:rFonts w:cs="Times New Roman"/>
            <w:noProof/>
            <w:lang w:val="en-US"/>
          </w:rPr>
          <w:delText xml:space="preserve">, </w:delText>
        </w:r>
        <w:r w:rsidRPr="00E35E42" w:rsidDel="00602365">
          <w:rPr>
            <w:rFonts w:cs="Times New Roman"/>
            <w:noProof/>
            <w:lang w:val="en-US"/>
          </w:rPr>
          <w:delText>2019)</w:delText>
        </w:r>
      </w:del>
      <w:r w:rsidRPr="00C27814">
        <w:rPr>
          <w:rFonts w:cs="Times New Roman"/>
        </w:rPr>
        <w:fldChar w:fldCharType="end"/>
      </w:r>
      <w:del w:id="3956" w:author="Ian Blenkinsop" w:date="2021-07-06T14:33:00Z">
        <w:r w:rsidRPr="00E35E42" w:rsidDel="009E7881">
          <w:rPr>
            <w:rFonts w:cs="Times New Roman"/>
            <w:lang w:val="en-US"/>
          </w:rPr>
          <w:delText>; Section 1.2.3)</w:delText>
        </w:r>
      </w:del>
      <w:r w:rsidRPr="00E35E42">
        <w:rPr>
          <w:rFonts w:cs="Times New Roman"/>
          <w:lang w:val="en-US"/>
        </w:rPr>
        <w:t>. A situation of deep uncertainty exists when experts or stakeholders do not know or cannot agree on: (</w:t>
      </w:r>
      <w:del w:id="3957" w:author="Ian Blenkinsop" w:date="2021-07-06T14:33:00Z">
        <w:r w:rsidRPr="00E35E42" w:rsidDel="009E7881">
          <w:rPr>
            <w:rFonts w:cs="Times New Roman"/>
            <w:lang w:val="en-US"/>
          </w:rPr>
          <w:delText>1</w:delText>
        </w:r>
      </w:del>
      <w:ins w:id="3958" w:author="Ian Blenkinsop" w:date="2021-07-06T14:33:00Z">
        <w:r w:rsidR="009E7881">
          <w:rPr>
            <w:rFonts w:cs="Times New Roman"/>
            <w:lang w:val="en-US"/>
          </w:rPr>
          <w:t>i</w:t>
        </w:r>
      </w:ins>
      <w:r w:rsidRPr="00E35E42">
        <w:rPr>
          <w:rFonts w:cs="Times New Roman"/>
          <w:lang w:val="en-US"/>
        </w:rPr>
        <w:t>) appropriate conceptual models that describe relationships among key driving forces in a system; (</w:t>
      </w:r>
      <w:del w:id="3959" w:author="Ian Blenkinsop" w:date="2021-07-06T14:33:00Z">
        <w:r w:rsidRPr="00E35E42" w:rsidDel="009E7881">
          <w:rPr>
            <w:rFonts w:cs="Times New Roman"/>
            <w:lang w:val="en-US"/>
          </w:rPr>
          <w:delText>2</w:delText>
        </w:r>
      </w:del>
      <w:ins w:id="3960" w:author="Ian Blenkinsop" w:date="2021-07-06T14:33:00Z">
        <w:r w:rsidR="009E7881">
          <w:rPr>
            <w:rFonts w:cs="Times New Roman"/>
            <w:lang w:val="en-US"/>
          </w:rPr>
          <w:t>ii</w:t>
        </w:r>
      </w:ins>
      <w:r w:rsidRPr="00E35E42">
        <w:rPr>
          <w:rFonts w:cs="Times New Roman"/>
          <w:lang w:val="en-US"/>
        </w:rPr>
        <w:t>) the probability distributions used to represent uncertainty about key variables and parameters; and/or (</w:t>
      </w:r>
      <w:del w:id="3961" w:author="Ian Blenkinsop" w:date="2021-07-06T14:34:00Z">
        <w:r w:rsidRPr="00E35E42" w:rsidDel="009E7881">
          <w:rPr>
            <w:rFonts w:cs="Times New Roman"/>
            <w:lang w:val="en-US"/>
          </w:rPr>
          <w:delText>3</w:delText>
        </w:r>
      </w:del>
      <w:ins w:id="3962" w:author="Ian Blenkinsop" w:date="2021-07-06T14:34:00Z">
        <w:r w:rsidR="009E7881">
          <w:rPr>
            <w:rFonts w:cs="Times New Roman"/>
            <w:lang w:val="en-US"/>
          </w:rPr>
          <w:t>iii</w:t>
        </w:r>
      </w:ins>
      <w:r w:rsidRPr="00E35E42">
        <w:rPr>
          <w:rFonts w:cs="Times New Roman"/>
          <w:lang w:val="en-US"/>
        </w:rPr>
        <w:t xml:space="preserve">) how to weigh and value desirable alternative outcomes </w:t>
      </w:r>
      <w:r w:rsidRPr="00C27814">
        <w:rPr>
          <w:rFonts w:cs="Times New Roman"/>
        </w:rPr>
        <w:fldChar w:fldCharType="begin" w:fldLock="1"/>
      </w:r>
      <w:r w:rsidR="00A94565">
        <w:rPr>
          <w:rFonts w:cs="Times New Roman"/>
          <w:lang w:val="en-US"/>
        </w:rPr>
        <w:instrText>ADDIN CSL_CITATION { "citationItems" : [ { "id" : "ITEM-1", "itemData" : { "DOI" : "https://www.ipcc.ch/srocc/chapter/chapter-1-framing-and-context-of-the-report", "author" : [ { "dropping-particle" : "", "family" : "Abram", "given" : "Nerilie", "non-dropping-particle" : "", "parse-names" : false, "suffix" : "" }, { "dropping-particle" : "", "family" : "Gattuso", "given" : "Jean-Pierre", "non-dropping-particle" : "", "parse-names" : false, "suffix" : "" }, { "dropping-particle" : "", "family" : "Prakash", "given" : "Anjal", "non-dropping-particle" : "", "parse-names" : false, "suffix" : "" }, { "dropping-particle" : "", "family" : "Cheng", "given" : "Lijing", "non-dropping-particle" : "", "parse-names" : false, "suffix" : "" }, { "dropping-particle" : "", "family" : "Chidichimo", "given" : "Mar\u00eda Paz", "non-dropping-particle" : "", "parse-names" : false, "suffix" : "" }, { "dropping-particle" : "", "family" : "Crate", "given" : "Susan", "non-dropping-particle" : "", "parse-names" : false, "suffix" : "" }, { "dropping-particle" : "", "family" : "Enomoto", "given" : "Hiroyuki", "non-dropping-particle" : "", "parse-names" : false, "suffix" : "" }, { "dropping-particle" : "", "family" : "Garschagen", "given" : "Matthias", "non-dropping-particle" : "", "parse-names" : false, "suffix" : "" }, { "dropping-particle" : "", "family" : "Gruber", "given" : "Nicolas", "non-dropping-particle" : "", "parse-names" : false, "suffix" : "" }, { "dropping-particle" : "", "family" : "Harper", "given" : "Sherilee", "non-dropping-particle" : "", "parse-names" : false, "suffix" : "" } ], "container-title" : "IPCC Special Report on the Ocean and Cryosphere in a Changing Climate", "id" : "ITEM-1", "issued" : { "date-parts" : [ [ "2019" ] ] }, "page" : "73-129", "publisher" : "In Press", "title" : "Framing and Context of the Report", "translator" : [ { "dropping-particle" : "", "family" : "H4238", "given" : "Rt13", "non-dropping-particle" : "", "parse-names" : false, "suffix" : "" } ], "type" : "chapter" }, "uris" : [ "http://www.mendeley.com/documents/?uuid=2bb4b220-9075-4148-8985-b31b2f17903b" ] } ], "mendeley" : { "formattedCitation" : "(Abram et al., 2019)", "plainTextFormattedCitation" : "(Abram et al., 2019)", "previouslyFormattedCitation" : "(Abram et al., 2019)" }, "properties" : { "noteIndex" : 0 }, "schema" : "https://github.com/citation-style-language/schema/raw/master/csl-citation.json" }</w:instrText>
      </w:r>
      <w:r w:rsidRPr="00C27814">
        <w:rPr>
          <w:rFonts w:cs="Times New Roman"/>
        </w:rPr>
        <w:fldChar w:fldCharType="separate"/>
      </w:r>
      <w:ins w:id="3963" w:author="Robin Matthews" w:date="2021-05-18T16:04:00Z">
        <w:r w:rsidR="00602365">
          <w:rPr>
            <w:rFonts w:cs="Times New Roman"/>
            <w:noProof/>
            <w:lang w:val="en-US"/>
          </w:rPr>
          <w:t>(Abram et al., 2019)</w:t>
        </w:r>
      </w:ins>
      <w:del w:id="3964" w:author="Robin Matthews" w:date="2021-05-18T16:04:00Z">
        <w:r w:rsidRPr="00E35E42" w:rsidDel="00602365">
          <w:rPr>
            <w:rFonts w:cs="Times New Roman"/>
            <w:noProof/>
            <w:lang w:val="en-US"/>
          </w:rPr>
          <w:delText>(Abram et al., 2019)</w:delText>
        </w:r>
      </w:del>
      <w:r w:rsidRPr="00C27814">
        <w:rPr>
          <w:rFonts w:cs="Times New Roman"/>
        </w:rPr>
        <w:fldChar w:fldCharType="end"/>
      </w:r>
      <w:r w:rsidRPr="00E35E42">
        <w:rPr>
          <w:rFonts w:cs="Times New Roman"/>
          <w:lang w:val="en-US"/>
        </w:rPr>
        <w:t xml:space="preserve">. The concept of deep uncertainty can </w:t>
      </w:r>
      <w:bookmarkStart w:id="3965" w:name="_Hlk66780148"/>
      <w:r w:rsidRPr="00E35E42">
        <w:rPr>
          <w:rFonts w:cs="Times New Roman"/>
          <w:lang w:val="en-US"/>
        </w:rPr>
        <w:t xml:space="preserve">complement </w:t>
      </w:r>
      <w:bookmarkEnd w:id="3965"/>
      <w:r w:rsidRPr="00E35E42">
        <w:rPr>
          <w:rFonts w:cs="Times New Roman"/>
          <w:lang w:val="en-US"/>
        </w:rPr>
        <w:t>the IPCC calibrated</w:t>
      </w:r>
      <w:ins w:id="3966" w:author="Ian Blenkinsop" w:date="2021-07-06T14:34:00Z">
        <w:r w:rsidR="009E7881">
          <w:rPr>
            <w:rFonts w:cs="Times New Roman"/>
            <w:lang w:val="en-US"/>
          </w:rPr>
          <w:t xml:space="preserve"> uncertainty</w:t>
        </w:r>
      </w:ins>
      <w:r w:rsidRPr="00E35E42">
        <w:rPr>
          <w:rFonts w:cs="Times New Roman"/>
          <w:lang w:val="en-US"/>
        </w:rPr>
        <w:t xml:space="preserve"> language and thereby </w:t>
      </w:r>
      <w:commentRangeStart w:id="3967"/>
      <w:r w:rsidRPr="00E35E42">
        <w:rPr>
          <w:rFonts w:cs="Times New Roman"/>
          <w:lang w:val="en-US"/>
        </w:rPr>
        <w:t>broaden</w:t>
      </w:r>
      <w:commentRangeEnd w:id="3967"/>
      <w:r w:rsidR="009E7881">
        <w:rPr>
          <w:rStyle w:val="CommentReference"/>
        </w:rPr>
        <w:commentReference w:id="3967"/>
      </w:r>
      <w:r w:rsidRPr="00E35E42">
        <w:rPr>
          <w:rFonts w:cs="Times New Roman"/>
          <w:lang w:val="en-US"/>
        </w:rPr>
        <w:t xml:space="preserve"> the communication of risk.</w:t>
      </w:r>
    </w:p>
    <w:p w14:paraId="3AD8C06C" w14:textId="77777777" w:rsidR="003116AA" w:rsidRPr="00E35E42" w:rsidRDefault="003116AA" w:rsidP="00102875">
      <w:pPr>
        <w:pStyle w:val="AR6BodyText"/>
        <w:shd w:val="clear" w:color="auto" w:fill="DEEAF6" w:themeFill="accent1" w:themeFillTint="33"/>
        <w:rPr>
          <w:rFonts w:cs="Times New Roman"/>
          <w:lang w:val="en-US"/>
        </w:rPr>
      </w:pPr>
    </w:p>
    <w:bookmarkEnd w:id="3934"/>
    <w:p w14:paraId="7EBED78A" w14:textId="56CA1776" w:rsidR="00102875" w:rsidRDefault="00102875" w:rsidP="003116AA">
      <w:pPr>
        <w:pStyle w:val="AR6BodyTextBold"/>
      </w:pPr>
      <w:r w:rsidRPr="00EB3CA8">
        <w:t>[END CROSS-CHAPTER BOX 1.3 HERE]</w:t>
      </w:r>
    </w:p>
    <w:p w14:paraId="21F2F983" w14:textId="2BBF4125" w:rsidR="003116AA" w:rsidRDefault="003116AA" w:rsidP="003116AA">
      <w:pPr>
        <w:pStyle w:val="AR6BodyTextBold"/>
      </w:pPr>
    </w:p>
    <w:p w14:paraId="6332E458" w14:textId="77777777" w:rsidR="003116AA" w:rsidRPr="00EB3CA8" w:rsidRDefault="003116AA" w:rsidP="003116AA">
      <w:pPr>
        <w:pStyle w:val="AR6BodyTextBold"/>
      </w:pPr>
    </w:p>
    <w:p w14:paraId="7A5FD7B8" w14:textId="518D6973" w:rsidR="00102875" w:rsidRPr="003D7ED2" w:rsidRDefault="00102875" w:rsidP="00102875">
      <w:pPr>
        <w:pStyle w:val="AR6Chap1Level31111"/>
        <w:rPr>
          <w:rFonts w:cs="Times New Roman"/>
          <w:lang w:val="en-GB"/>
        </w:rPr>
      </w:pPr>
      <w:bookmarkStart w:id="3968" w:name="_147n2zr" w:colFirst="0" w:colLast="0"/>
      <w:bookmarkStart w:id="3969" w:name="_Toc69949993"/>
      <w:bookmarkEnd w:id="3968"/>
      <w:r w:rsidRPr="003D7ED2">
        <w:rPr>
          <w:rFonts w:cs="Times New Roman"/>
          <w:lang w:val="en-GB"/>
        </w:rPr>
        <w:t xml:space="preserve">Abrupt </w:t>
      </w:r>
      <w:del w:id="3970" w:author="Ian Blenkinsop" w:date="2021-07-06T14:35:00Z">
        <w:r w:rsidRPr="003D7ED2" w:rsidDel="00062DA3">
          <w:rPr>
            <w:rFonts w:cs="Times New Roman"/>
            <w:lang w:val="en-GB"/>
          </w:rPr>
          <w:delText>change</w:delText>
        </w:r>
      </w:del>
      <w:ins w:id="3971" w:author="Ian Blenkinsop" w:date="2021-07-06T14:35:00Z">
        <w:r w:rsidR="00062DA3">
          <w:rPr>
            <w:rFonts w:cs="Times New Roman"/>
            <w:lang w:val="en-GB"/>
          </w:rPr>
          <w:t>C</w:t>
        </w:r>
        <w:r w:rsidR="00062DA3" w:rsidRPr="003D7ED2">
          <w:rPr>
            <w:rFonts w:cs="Times New Roman"/>
            <w:lang w:val="en-GB"/>
          </w:rPr>
          <w:t>hange</w:t>
        </w:r>
      </w:ins>
      <w:r w:rsidRPr="003D7ED2">
        <w:rPr>
          <w:rFonts w:cs="Times New Roman"/>
          <w:lang w:val="en-GB"/>
        </w:rPr>
        <w:t xml:space="preserve">, </w:t>
      </w:r>
      <w:del w:id="3972" w:author="Ian Blenkinsop" w:date="2021-07-06T14:35:00Z">
        <w:r w:rsidRPr="003D7ED2" w:rsidDel="00062DA3">
          <w:rPr>
            <w:rFonts w:cs="Times New Roman"/>
            <w:lang w:val="en-GB"/>
          </w:rPr>
          <w:delText xml:space="preserve">tipping </w:delText>
        </w:r>
      </w:del>
      <w:ins w:id="3973" w:author="Ian Blenkinsop" w:date="2021-07-06T14:35:00Z">
        <w:r w:rsidR="00062DA3">
          <w:rPr>
            <w:rFonts w:cs="Times New Roman"/>
            <w:lang w:val="en-GB"/>
          </w:rPr>
          <w:t>T</w:t>
        </w:r>
        <w:r w:rsidR="00062DA3" w:rsidRPr="003D7ED2">
          <w:rPr>
            <w:rFonts w:cs="Times New Roman"/>
            <w:lang w:val="en-GB"/>
          </w:rPr>
          <w:t xml:space="preserve">ipping </w:t>
        </w:r>
      </w:ins>
      <w:del w:id="3974" w:author="Ian Blenkinsop" w:date="2021-07-06T14:35:00Z">
        <w:r w:rsidRPr="003D7ED2" w:rsidDel="00062DA3">
          <w:rPr>
            <w:rFonts w:cs="Times New Roman"/>
            <w:lang w:val="en-GB"/>
          </w:rPr>
          <w:delText xml:space="preserve">points </w:delText>
        </w:r>
      </w:del>
      <w:ins w:id="3975" w:author="Ian Blenkinsop" w:date="2021-07-06T14:35:00Z">
        <w:r w:rsidR="00062DA3">
          <w:rPr>
            <w:rFonts w:cs="Times New Roman"/>
            <w:lang w:val="en-GB"/>
          </w:rPr>
          <w:t>P</w:t>
        </w:r>
        <w:r w:rsidR="00062DA3" w:rsidRPr="003D7ED2">
          <w:rPr>
            <w:rFonts w:cs="Times New Roman"/>
            <w:lang w:val="en-GB"/>
          </w:rPr>
          <w:t xml:space="preserve">oints </w:t>
        </w:r>
      </w:ins>
      <w:r w:rsidRPr="003D7ED2">
        <w:rPr>
          <w:rFonts w:cs="Times New Roman"/>
          <w:lang w:val="en-GB"/>
        </w:rPr>
        <w:t xml:space="preserve">and </w:t>
      </w:r>
      <w:del w:id="3976" w:author="Ian Blenkinsop" w:date="2021-07-06T14:35:00Z">
        <w:r w:rsidRPr="003D7ED2" w:rsidDel="00062DA3">
          <w:rPr>
            <w:rFonts w:cs="Times New Roman"/>
            <w:lang w:val="en-GB"/>
          </w:rPr>
          <w:delText>surprises</w:delText>
        </w:r>
      </w:del>
      <w:bookmarkEnd w:id="3969"/>
      <w:ins w:id="3977" w:author="Ian Blenkinsop" w:date="2021-07-06T14:35:00Z">
        <w:r w:rsidR="00062DA3">
          <w:rPr>
            <w:rFonts w:cs="Times New Roman"/>
            <w:lang w:val="en-GB"/>
          </w:rPr>
          <w:t>S</w:t>
        </w:r>
        <w:r w:rsidR="00062DA3" w:rsidRPr="003D7ED2">
          <w:rPr>
            <w:rFonts w:cs="Times New Roman"/>
            <w:lang w:val="en-GB"/>
          </w:rPr>
          <w:t>urprises</w:t>
        </w:r>
      </w:ins>
    </w:p>
    <w:p w14:paraId="4A8B5032" w14:textId="77777777" w:rsidR="003116AA" w:rsidRPr="00C421D6" w:rsidRDefault="003116AA" w:rsidP="00102875">
      <w:pPr>
        <w:pStyle w:val="AR6BodyText"/>
        <w:rPr>
          <w:rFonts w:cs="Times New Roman"/>
          <w:color w:val="000000"/>
          <w:lang w:val="en-GB" w:eastAsia="en-GB"/>
        </w:rPr>
      </w:pPr>
    </w:p>
    <w:p w14:paraId="3CAA6A5A" w14:textId="4E0282D4" w:rsidR="00102875" w:rsidRPr="00C421D6" w:rsidRDefault="00102875" w:rsidP="00102875">
      <w:pPr>
        <w:pStyle w:val="AR6BodyText"/>
        <w:rPr>
          <w:rFonts w:cs="Times New Roman"/>
          <w:lang w:val="en-GB"/>
        </w:rPr>
      </w:pPr>
      <w:bookmarkStart w:id="3978" w:name="_Hlk66780167"/>
      <w:r w:rsidRPr="00C421D6">
        <w:rPr>
          <w:rFonts w:cs="Times New Roman"/>
          <w:color w:val="000000"/>
          <w:lang w:val="en-GB" w:eastAsia="en-GB"/>
        </w:rPr>
        <w:t xml:space="preserve">An </w:t>
      </w:r>
      <w:ins w:id="3979" w:author="Ian Blenkinsop" w:date="2021-07-06T14:35:00Z">
        <w:r w:rsidR="00062DA3">
          <w:rPr>
            <w:rFonts w:cs="Times New Roman"/>
            <w:color w:val="000000"/>
            <w:lang w:val="en-GB" w:eastAsia="en-GB"/>
          </w:rPr>
          <w:t>‘</w:t>
        </w:r>
      </w:ins>
      <w:r w:rsidRPr="00062DA3">
        <w:rPr>
          <w:rFonts w:cs="Times New Roman"/>
          <w:color w:val="000000"/>
          <w:lang w:val="en-GB" w:eastAsia="en-GB"/>
          <w:rPrChange w:id="3980" w:author="Ian Blenkinsop" w:date="2021-07-06T14:35:00Z">
            <w:rPr>
              <w:rFonts w:cs="Times New Roman"/>
              <w:i/>
              <w:iCs/>
              <w:color w:val="000000"/>
              <w:lang w:val="en-GB" w:eastAsia="en-GB"/>
            </w:rPr>
          </w:rPrChange>
        </w:rPr>
        <w:t>abrupt change</w:t>
      </w:r>
      <w:ins w:id="3981" w:author="Ian Blenkinsop" w:date="2021-07-06T14:35:00Z">
        <w:r w:rsidR="00062DA3">
          <w:rPr>
            <w:rFonts w:cs="Times New Roman"/>
            <w:color w:val="000000"/>
            <w:lang w:val="en-GB" w:eastAsia="en-GB"/>
          </w:rPr>
          <w:t>’</w:t>
        </w:r>
      </w:ins>
      <w:r w:rsidRPr="00C421D6">
        <w:rPr>
          <w:rFonts w:cs="Times New Roman"/>
          <w:i/>
          <w:iCs/>
          <w:color w:val="000000"/>
          <w:lang w:val="en-GB" w:eastAsia="en-GB"/>
        </w:rPr>
        <w:t xml:space="preserve"> </w:t>
      </w:r>
      <w:r w:rsidRPr="00C421D6">
        <w:rPr>
          <w:rFonts w:cs="Times New Roman"/>
          <w:color w:val="000000"/>
          <w:lang w:val="en-GB" w:eastAsia="en-GB"/>
        </w:rPr>
        <w:t xml:space="preserve">is defined in this report as a change that takes place substantially faster than the rate of change in the recent history of the affected component of a system </w:t>
      </w:r>
      <w:r w:rsidRPr="00C421D6">
        <w:rPr>
          <w:rFonts w:cs="Times New Roman"/>
          <w:highlight w:val="white"/>
          <w:lang w:val="en-GB"/>
        </w:rPr>
        <w:t>(</w:t>
      </w:r>
      <w:del w:id="3982" w:author="Ian Blenkinsop" w:date="2021-07-06T14:35:00Z">
        <w:r w:rsidRPr="00C421D6" w:rsidDel="00062DA3">
          <w:rPr>
            <w:rFonts w:cs="Times New Roman"/>
            <w:highlight w:val="white"/>
            <w:lang w:val="en-GB"/>
          </w:rPr>
          <w:delText xml:space="preserve">see </w:delText>
        </w:r>
        <w:r w:rsidR="005F55C1" w:rsidDel="00062DA3">
          <w:rPr>
            <w:rFonts w:cs="Times New Roman"/>
            <w:highlight w:val="white"/>
            <w:lang w:val="en-GB"/>
          </w:rPr>
          <w:delText xml:space="preserve">Annex VII: </w:delText>
        </w:r>
      </w:del>
      <w:r w:rsidRPr="00C421D6">
        <w:rPr>
          <w:rFonts w:cs="Times New Roman"/>
          <w:highlight w:val="white"/>
          <w:lang w:val="en-GB"/>
        </w:rPr>
        <w:t>Glossary)</w:t>
      </w:r>
      <w:r w:rsidRPr="00C421D6">
        <w:rPr>
          <w:rFonts w:cs="Times New Roman"/>
          <w:lang w:val="en-GB"/>
        </w:rPr>
        <w:t xml:space="preserve">. In some cases, abrupt change occurs because the system state actually becomes unstable, such that the subsequent rate of change is </w:t>
      </w:r>
      <w:r w:rsidRPr="00C421D6">
        <w:rPr>
          <w:rFonts w:cs="Times New Roman"/>
          <w:lang w:val="en-GB"/>
        </w:rPr>
        <w:lastRenderedPageBreak/>
        <w:t xml:space="preserve">independent of the forcing. We refer to this class of abrupt change as a </w:t>
      </w:r>
      <w:ins w:id="3983" w:author="Ian Blenkinsop" w:date="2021-07-06T14:36:00Z">
        <w:r w:rsidR="00062DA3">
          <w:rPr>
            <w:rFonts w:cs="Times New Roman"/>
            <w:lang w:val="en-GB"/>
          </w:rPr>
          <w:t>‘</w:t>
        </w:r>
      </w:ins>
      <w:r w:rsidRPr="00062DA3">
        <w:rPr>
          <w:rFonts w:cs="Times New Roman"/>
          <w:iCs/>
          <w:lang w:val="en-GB"/>
          <w:rPrChange w:id="3984" w:author="Ian Blenkinsop" w:date="2021-07-06T14:36:00Z">
            <w:rPr>
              <w:rFonts w:cs="Times New Roman"/>
              <w:i/>
              <w:lang w:val="en-GB"/>
            </w:rPr>
          </w:rPrChange>
        </w:rPr>
        <w:t>tipping point</w:t>
      </w:r>
      <w:ins w:id="3985" w:author="Ian Blenkinsop" w:date="2021-07-06T14:36:00Z">
        <w:r w:rsidR="00062DA3">
          <w:rPr>
            <w:rFonts w:cs="Times New Roman"/>
            <w:iCs/>
            <w:lang w:val="en-GB"/>
          </w:rPr>
          <w:t>’</w:t>
        </w:r>
      </w:ins>
      <w:r w:rsidRPr="00C421D6">
        <w:rPr>
          <w:rFonts w:cs="Times New Roman"/>
          <w:i/>
          <w:lang w:val="en-GB"/>
        </w:rPr>
        <w:t>,</w:t>
      </w:r>
      <w:r w:rsidRPr="00C421D6">
        <w:rPr>
          <w:rFonts w:cs="Times New Roman"/>
          <w:lang w:val="en-GB"/>
        </w:rPr>
        <w:t xml:space="preserve"> defined as a critical threshold beyond which a system reorganizes, often abruptly and/or irreversibly </w:t>
      </w:r>
      <w:ins w:id="3986" w:author="Ian Blenkinsop" w:date="2021-07-06T14:36:00Z">
        <w:r w:rsidR="00062DA3">
          <w:rPr>
            <w:rFonts w:cs="Times New Roman"/>
            <w:lang w:val="en-GB"/>
          </w:rPr>
          <w:t xml:space="preserve">(Glossary; </w:t>
        </w:r>
      </w:ins>
      <w:r w:rsidRPr="003D7ED2">
        <w:rPr>
          <w:rFonts w:cs="Times New Roman"/>
        </w:rPr>
        <w:fldChar w:fldCharType="begin" w:fldLock="1"/>
      </w:r>
      <w:r w:rsidR="00E81B0B">
        <w:rPr>
          <w:rFonts w:cs="Times New Roman"/>
          <w:lang w:val="en-GB"/>
        </w:rPr>
        <w:instrText>ADDIN CSL_CITATION { "citationItems" : [ { "id" : "ITEM-1", "itemData" : { "DOI" : "10.1073/pnas.0705414105", "ISSN" : "0027-8424", "author" : [ { "dropping-particle" : "", "family" : "Lenton", "given" : "T. M.", "non-dropping-particle" : "", "parse-names" : false, "suffix" : "" }, { "dropping-particle" : "", "family" : "Held", "given" : "H.", "non-dropping-particle" : "", "parse-names" : false, "suffix" : "" }, { "dropping-particle" : "", "family" : "Kriegler", "given" : "E.", "non-dropping-particle" : "", "parse-names" : false, "suffix" : "" }, { "dropping-particle" : "", "family" : "Hall", "given" : "J. W.", "non-dropping-particle" : "", "parse-names" : false, "suffix" : "" }, { "dropping-particle" : "", "family" : "Lucht", "given" : "W.", "non-dropping-particle" : "", "parse-names" : false, "suffix" : "" }, { "dropping-particle" : "", "family" : "Rahmstorf", "given" : "S.", "non-dropping-particle" : "", "parse-names" : false, "suffix" : "" }, { "dropping-particle" : "", "family" : "Schellnhuber", "given" : "H. J.", "non-dropping-particle" : "", "parse-names" : false, "suffix" : "" } ], "container-title" : "Proceedings of the National Academy of Sciences", "id" : "ITEM-1", "issue" : "6", "issued" : { "date-parts" : [ [ "2008", "2", "12" ] ] }, "page" : "1786-1793", "title" : "Tipping elements in the Earth's climate system", "translator" : [ { "dropping-particle" : "", "family" : "H3218", "given" : "", "non-dropping-particle" : "", "parse-names" : false, "suffix" : "" } ], "type" : "article-journal", "volume" : "105" }, "uris" : [ "http://www.mendeley.com/documents/?uuid=a482c0c0-8022-4b2e-81df-cef0da96f762" ] } ], "mendeley" : { "formattedCitation" : "(Lenton et al., 2008)", "plainTextFormattedCitation" : "(Lenton et al., 2008)", "previouslyFormattedCitation" : "(Lenton et al., 2008)" }, "properties" : { "noteIndex" : 0 }, "schema" : "https://github.com/citation-style-language/schema/raw/master/csl-citation.json" }</w:instrText>
      </w:r>
      <w:r w:rsidRPr="003D7ED2">
        <w:rPr>
          <w:rFonts w:cs="Times New Roman"/>
        </w:rPr>
        <w:fldChar w:fldCharType="separate"/>
      </w:r>
      <w:ins w:id="3987" w:author="Robin Matthews" w:date="2021-05-18T16:04:00Z">
        <w:del w:id="3988" w:author="Ian Blenkinsop" w:date="2021-07-06T14:36:00Z">
          <w:r w:rsidR="00602365" w:rsidDel="00062DA3">
            <w:rPr>
              <w:rFonts w:cs="Times New Roman"/>
              <w:noProof/>
              <w:lang w:val="en-GB"/>
            </w:rPr>
            <w:delText>(</w:delText>
          </w:r>
        </w:del>
        <w:r w:rsidR="00602365">
          <w:rPr>
            <w:rFonts w:cs="Times New Roman"/>
            <w:noProof/>
            <w:lang w:val="en-GB"/>
          </w:rPr>
          <w:t>Lenton et al., 2008)</w:t>
        </w:r>
      </w:ins>
      <w:del w:id="3989" w:author="Robin Matthews" w:date="2021-05-18T16:04:00Z">
        <w:r w:rsidRPr="00C421D6" w:rsidDel="00602365">
          <w:rPr>
            <w:rFonts w:cs="Times New Roman"/>
            <w:noProof/>
            <w:lang w:val="en-GB"/>
          </w:rPr>
          <w:delText>(Lenton et al., 2008)</w:delText>
        </w:r>
      </w:del>
      <w:r w:rsidRPr="003D7ED2">
        <w:rPr>
          <w:rFonts w:cs="Times New Roman"/>
        </w:rPr>
        <w:fldChar w:fldCharType="end"/>
      </w:r>
      <w:del w:id="3990" w:author="Ian Blenkinsop" w:date="2021-07-06T14:36:00Z">
        <w:r w:rsidR="005F55C1" w:rsidRPr="002456BC" w:rsidDel="00062DA3">
          <w:rPr>
            <w:rFonts w:cs="Times New Roman"/>
            <w:lang w:val="en-US"/>
          </w:rPr>
          <w:delText>; Annex VII: Glossary)</w:delText>
        </w:r>
      </w:del>
      <w:r w:rsidRPr="00C421D6">
        <w:rPr>
          <w:rFonts w:cs="Times New Roman"/>
          <w:lang w:val="en-GB"/>
        </w:rPr>
        <w:t xml:space="preserve">. Some of the abrupt climate changes and climate tipping points discussed in this </w:t>
      </w:r>
      <w:del w:id="3991" w:author="Ian Blenkinsop" w:date="2021-07-06T14:36:00Z">
        <w:r w:rsidRPr="00C421D6" w:rsidDel="00062DA3">
          <w:rPr>
            <w:rFonts w:cs="Times New Roman"/>
            <w:lang w:val="en-GB"/>
          </w:rPr>
          <w:delText xml:space="preserve">report </w:delText>
        </w:r>
      </w:del>
      <w:ins w:id="3992" w:author="Ian Blenkinsop" w:date="2021-07-06T14:36:00Z">
        <w:r w:rsidR="00062DA3">
          <w:rPr>
            <w:rFonts w:cs="Times New Roman"/>
            <w:lang w:val="en-GB"/>
          </w:rPr>
          <w:t>R</w:t>
        </w:r>
        <w:r w:rsidR="00062DA3" w:rsidRPr="00C421D6">
          <w:rPr>
            <w:rFonts w:cs="Times New Roman"/>
            <w:lang w:val="en-GB"/>
          </w:rPr>
          <w:t xml:space="preserve">eport </w:t>
        </w:r>
      </w:ins>
      <w:r w:rsidRPr="00C421D6">
        <w:rPr>
          <w:rFonts w:cs="Times New Roman"/>
          <w:lang w:val="en-GB"/>
        </w:rPr>
        <w:t xml:space="preserve">could have severe local </w:t>
      </w:r>
      <w:r w:rsidR="005F55C1">
        <w:rPr>
          <w:rFonts w:cs="Times New Roman"/>
          <w:lang w:val="en-GB"/>
        </w:rPr>
        <w:t>climate responses</w:t>
      </w:r>
      <w:r w:rsidRPr="00C421D6">
        <w:rPr>
          <w:rFonts w:cs="Times New Roman"/>
          <w:lang w:val="en-GB"/>
        </w:rPr>
        <w:t>, such as extreme temperature, droughts, forest fires, ice sheet loss and collapse of the thermohaline circulation (</w:t>
      </w:r>
      <w:del w:id="3993" w:author="Ian Blenkinsop" w:date="2021-07-06T14:37:00Z">
        <w:r w:rsidRPr="00C421D6" w:rsidDel="00062DA3">
          <w:rPr>
            <w:rFonts w:cs="Times New Roman"/>
            <w:lang w:val="en-GB"/>
          </w:rPr>
          <w:delText xml:space="preserve">see </w:delText>
        </w:r>
      </w:del>
      <w:del w:id="3994" w:author="Ian Blenkinsop" w:date="2021-07-12T14:32:00Z">
        <w:r w:rsidRPr="00C421D6" w:rsidDel="00A87220">
          <w:rPr>
            <w:rFonts w:cs="Times New Roman"/>
            <w:lang w:val="en-GB"/>
          </w:rPr>
          <w:delText xml:space="preserve">Chapter 4, </w:delText>
        </w:r>
      </w:del>
      <w:r w:rsidRPr="00C421D6">
        <w:rPr>
          <w:rFonts w:cs="Times New Roman"/>
          <w:lang w:val="en-GB"/>
        </w:rPr>
        <w:t>Section</w:t>
      </w:r>
      <w:ins w:id="3995" w:author="Ian Blenkinsop" w:date="2021-07-12T14:32:00Z">
        <w:r w:rsidR="00A87220">
          <w:rPr>
            <w:rFonts w:cs="Times New Roman"/>
            <w:lang w:val="en-GB"/>
          </w:rPr>
          <w:t>s</w:t>
        </w:r>
      </w:ins>
      <w:r w:rsidRPr="00C421D6">
        <w:rPr>
          <w:rFonts w:cs="Times New Roman"/>
          <w:lang w:val="en-GB"/>
        </w:rPr>
        <w:t xml:space="preserve"> 4.7.</w:t>
      </w:r>
      <w:r w:rsidR="00FE323E">
        <w:rPr>
          <w:rFonts w:cs="Times New Roman"/>
          <w:lang w:val="en-GB"/>
        </w:rPr>
        <w:t>2</w:t>
      </w:r>
      <w:r w:rsidRPr="00C421D6">
        <w:rPr>
          <w:rFonts w:cs="Times New Roman"/>
          <w:lang w:val="en-GB"/>
        </w:rPr>
        <w:t xml:space="preserve">, </w:t>
      </w:r>
      <w:del w:id="3996" w:author="Ian Blenkinsop" w:date="2021-07-12T14:32:00Z">
        <w:r w:rsidRPr="00C421D6" w:rsidDel="00A87220">
          <w:rPr>
            <w:rFonts w:cs="Times New Roman"/>
            <w:lang w:val="en-GB"/>
          </w:rPr>
          <w:delText xml:space="preserve">Chapter 5, Section </w:delText>
        </w:r>
      </w:del>
      <w:r w:rsidRPr="00C421D6">
        <w:rPr>
          <w:rFonts w:cs="Times New Roman"/>
          <w:lang w:val="en-GB"/>
        </w:rPr>
        <w:t>5.4.</w:t>
      </w:r>
      <w:r w:rsidR="001946C3">
        <w:rPr>
          <w:rFonts w:cs="Times New Roman"/>
          <w:lang w:val="en-GB"/>
        </w:rPr>
        <w:t>9</w:t>
      </w:r>
      <w:r w:rsidRPr="00C421D6">
        <w:rPr>
          <w:rFonts w:cs="Times New Roman"/>
          <w:lang w:val="en-GB"/>
        </w:rPr>
        <w:t xml:space="preserve">, </w:t>
      </w:r>
      <w:del w:id="3997" w:author="Ian Blenkinsop" w:date="2021-07-12T14:32:00Z">
        <w:r w:rsidRPr="00C421D6" w:rsidDel="00A87220">
          <w:rPr>
            <w:rFonts w:cs="Times New Roman"/>
            <w:lang w:val="en-GB"/>
          </w:rPr>
          <w:delText xml:space="preserve">Chapter 8, Section </w:delText>
        </w:r>
      </w:del>
      <w:r w:rsidRPr="00C421D6">
        <w:rPr>
          <w:rFonts w:cs="Times New Roman"/>
          <w:lang w:val="en-GB"/>
        </w:rPr>
        <w:t xml:space="preserve">8.6 and </w:t>
      </w:r>
      <w:del w:id="3998" w:author="Ian Blenkinsop" w:date="2021-07-12T14:32:00Z">
        <w:r w:rsidRPr="00C421D6" w:rsidDel="00A87220">
          <w:rPr>
            <w:rFonts w:cs="Times New Roman"/>
            <w:lang w:val="en-GB"/>
          </w:rPr>
          <w:delText xml:space="preserve">Chapter 9, Section </w:delText>
        </w:r>
      </w:del>
      <w:r w:rsidRPr="00C421D6">
        <w:rPr>
          <w:rFonts w:cs="Times New Roman"/>
          <w:lang w:val="en-GB"/>
        </w:rPr>
        <w:t>9.2.3).</w:t>
      </w:r>
    </w:p>
    <w:bookmarkEnd w:id="3978"/>
    <w:p w14:paraId="70BECAF8" w14:textId="77777777" w:rsidR="00102875" w:rsidRPr="00C421D6" w:rsidRDefault="00102875" w:rsidP="00102875">
      <w:pPr>
        <w:pStyle w:val="AR6BodyText"/>
        <w:rPr>
          <w:rFonts w:cs="Times New Roman"/>
          <w:lang w:val="en-GB"/>
        </w:rPr>
      </w:pPr>
    </w:p>
    <w:p w14:paraId="627D88D9" w14:textId="48F9CFE3" w:rsidR="00102875" w:rsidRPr="00C421D6" w:rsidRDefault="00102875" w:rsidP="00102875">
      <w:pPr>
        <w:pStyle w:val="AR6BodyText"/>
        <w:rPr>
          <w:rFonts w:cs="Times New Roman"/>
          <w:lang w:val="en-GB"/>
        </w:rPr>
      </w:pPr>
      <w:bookmarkStart w:id="3999" w:name="_Hlk66780226"/>
      <w:r w:rsidRPr="00C421D6">
        <w:rPr>
          <w:rFonts w:cs="Times New Roman"/>
          <w:lang w:val="en-GB"/>
        </w:rPr>
        <w:t>There is evidence of abrupt change</w:t>
      </w:r>
      <w:ins w:id="4000" w:author="Ian Blenkinsop" w:date="2021-07-06T14:37:00Z">
        <w:r w:rsidR="00062DA3">
          <w:rPr>
            <w:rFonts w:cs="Times New Roman"/>
            <w:lang w:val="en-GB"/>
          </w:rPr>
          <w:t>s</w:t>
        </w:r>
      </w:ins>
      <w:r w:rsidRPr="00C421D6">
        <w:rPr>
          <w:rFonts w:cs="Times New Roman"/>
          <w:lang w:val="en-GB"/>
        </w:rPr>
        <w:t xml:space="preserve"> in Earth’s history, and some of these events have been interpreted as tipping points </w:t>
      </w:r>
      <w:commentRangeStart w:id="4001"/>
      <w:r w:rsidRPr="003D7ED2">
        <w:rPr>
          <w:rFonts w:cs="Times New Roman"/>
        </w:rPr>
        <w:fldChar w:fldCharType="begin" w:fldLock="1"/>
      </w:r>
      <w:ins w:id="4002" w:author="Robin Matthews" w:date="2021-05-18T17:30:00Z">
        <w:r w:rsidR="0016652D">
          <w:rPr>
            <w:rFonts w:cs="Times New Roman"/>
            <w:lang w:val="en-GB"/>
          </w:rPr>
          <w:instrText>ADDIN CSL_CITATION { "citationItems" : [ { "id" : "ITEM-1", "itemData" : { "DOI" : "10.1073/pnas.0802430105", "ISSN" : "0027-8424", "author" : [ { "dropping-particle" : "", "family" : "Dakos", "given" : "V.", "non-dropping-particle" : "", "parse-names" : false, "suffix" : "" }, { "dropping-particle" : "", "family" : "Scheffer", "given" : "M.", "non-dropping-particle" : "", "parse-names" : false, "suffix" : "" }, { "dropping-particle" : "", "family" : "Nes", "given" : "E. H.", "non-dropping-particle" : "van", "parse-names" : false, "suffix" : "" }, { "dropping-particle" : "", "family" : "Brovkin", "given" : "V.", "non-dropping-particle" : "", "parse-names" : false, "suffix" : "" }, { "dropping-particle" : "", "family" : "Petoukhov", "given" : "V.", "non-dropping-particle" : "", "parse-names" : false, "suffix" : "" }, { "dropping-particle" : "", "family" : "Held", "given" : "H.", "non-dropping-particle" : "", "parse-names" : false, "suffix" : "" } ], "container-title" : "Proceedings of the National Academy of Sciences", "id" : "ITEM-1", "issue" : "38", "issued" : { "date-parts" : [ [ "2008", "9", "23" ] ] }, "page" : "14308-14312", "title" : "Slowing down as an early warning signal for abrupt climate change", "translator" : [ { "dropping-particle" : "", "family" : "H3214", "given" : "", "non-dropping-particle" : "", "parse-names" : false, "suffix" : "" } ], "type" : "article-journal", "volume" : "105" }, "uris" : [ "http://www.mendeley.com/documents/?uuid=e4d8b743-bc60-4a26-9e0b-6a6b6d9c3d32" ] }, { "id" : "ITEM-2", "itemData" : { "DOI" : "10.1029/2010GL044486", "ISSN" : "00948276", "author" : [ { "dropping-particle" : "", "family" : "Ditlevsen", "given" : "Peter D.", "non-dropping-particle" : "", "parse-names" : false, "suffix" : "" }, { "dropping-particle" : "", "family" : "Johnsen", "given" : "Sigfus J.", "non-dropping-particle" : "", "parse-names" : false, "suffix" : "" } ], "container-title" : "Geophysical Research Letters", "id" : "ITEM-2", "issue" : "19", "issued" : { "date-parts" : [ [ "2010", "10" ] ] }, "page" : "L19703", "title" : "Tipping points: Early warning and wishful thinking", "translator" : [ { "dropping-particle" : "", "family" : "H4180", "given" : "", "non-dropping-particle" : "", "parse-names" : false, "suffix" : "" } ], "type" : "article-journal", "volume" : "37" }, "uris" : [ "http://www.mendeley.com/documents/?uuid=eb2008dd-3454-4812-9c99-1a426cbd5d47" ] } ], "mendeley" : { "formattedCitation" : "(Dakos et al., 2008; Ditlevsen and Johnsen, 2010)", "manualFormatting" : "(Dakos et al., 2008)", "plainTextFormattedCitation" : "(Dakos et al., 2008; Ditlevsen and Johnsen, 2010)", "previouslyFormattedCitation" : "(Dakos et al., 2008; Ditlevsen and Johnsen, 2010)" }, "properties" : { "noteIndex" : 0 }, "schema" : "https://github.com/citation-style-language/schema/raw/master/csl-citation.json" }</w:instrText>
        </w:r>
      </w:ins>
      <w:del w:id="4003" w:author="Robin Matthews" w:date="2021-05-18T17:30:00Z">
        <w:r w:rsidR="00A94565" w:rsidDel="0016652D">
          <w:rPr>
            <w:rFonts w:cs="Times New Roman"/>
            <w:lang w:val="en-GB"/>
          </w:rPr>
          <w:delInstrText>ADDIN CSL_CITATION { "citationItems" : [ { "id" : "ITEM-1", "itemData" : { "DOI" : "10.1073/pnas.0802430105", "ISSN" : "0027-8424", "author" : [ { "dropping-particle" : "", "family" : "Dakos", "given" : "V.", "non-dropping-particle" : "", "parse-names" : false, "suffix" : "" }, { "dropping-particle" : "", "family" : "Scheffer", "given" : "M.", "non-dropping-particle" : "", "parse-names" : false, "suffix" : "" }, { "dropping-particle" : "", "family" : "Nes", "given" : "E. H.", "non-dropping-particle" : "van", "parse-names" : false, "suffix" : "" }, { "dropping-particle" : "", "family" : "Brovkin", "given" : "V.", "non-dropping-particle" : "", "parse-names" : false, "suffix" : "" }, { "dropping-particle" : "", "family" : "Petoukhov", "given" : "V.", "non-dropping-particle" : "", "parse-names" : false, "suffix" : "" }, { "dropping-particle" : "", "family" : "Held", "given" : "H.", "non-dropping-particle" : "", "parse-names" : false, "suffix" : "" } ], "container-title" : "Proceedings of the National Academy of Sciences", "id" : "ITEM-1", "issue" : "38", "issued" : { "date-parts" : [ [ "2008", "9", "23" ] ] }, "page" : "14308-14312", "title" : "Slowing down as an early warning signal for abrupt climate change", "translator" : [ { "dropping-particle" : "", "family" : "H3214", "given" : "", "non-dropping-particle" : "", "parse-names" : false, "suffix" : "" } ], "type" : "article-journal", "volume" : "105" }, "uris" : [ "http://www.mendeley.com/documents/?uuid=e4d8b743-bc60-4a26-9e0b-6a6b6d9c3d32" ] }, { "id" : "ITEM-2", "itemData" : { "DOI" : "10.1029/2010GL044486", "ISSN" : "00948276", "author" : [ { "dropping-particle" : "", "family" : "Ditlevsen", "given" : "Peter D.", "non-dropping-particle" : "", "parse-names" : false, "suffix" : "" }, { "dropping-particle" : "", "family" : "Johnsen", "given" : "Sigfus J.", "non-dropping-particle" : "", "parse-names" : false, "suffix" : "" } ], "container-title" : "Geophysical Research Letters", "id" : "ITEM-2", "issue" : "19", "issued" : { "date-parts" : [ [ "2010", "10" ] ] }, "page" : "L19703", "title" : "Tipping points: Early warning and wishful thinking", "translator" : [ { "dropping-particle" : "", "family" : "H4180", "given" : "", "non-dropping-particle" : "", "parse-names" : false, "suffix" : "" } ], "type" : "article-journal", "volume" : "37" }, "uris" : [ "http://www.mendeley.com/documents/?uuid=eb2008dd-3454-4812-9c99-1a426cbd5d47" ] } ], "mendeley" : { "formattedCitation" : "(Dakos et al., 2008; Ditlevsen and Johnsen, 2010)", "manualFormatting" : "(Dakos et al., 2008) ", "plainTextFormattedCitation" : "(Dakos et al., 2008; Ditlevsen and Johnsen, 2010)", "previouslyFormattedCitation" : "(Dakos et al., 2008; Ditlevsen and Johnsen, 2010)" }, "properties" : { "noteIndex" : 0 }, "schema" : "https://github.com/citation-style-language/schema/raw/master/csl-citation.json" }</w:delInstrText>
        </w:r>
      </w:del>
      <w:r w:rsidRPr="003D7ED2">
        <w:rPr>
          <w:rFonts w:cs="Times New Roman"/>
        </w:rPr>
        <w:fldChar w:fldCharType="separate"/>
      </w:r>
      <w:ins w:id="4004" w:author="Robin Matthews" w:date="2021-05-18T16:04:00Z">
        <w:r w:rsidR="00602365">
          <w:rPr>
            <w:rFonts w:cs="Times New Roman"/>
            <w:noProof/>
            <w:lang w:val="en-GB"/>
          </w:rPr>
          <w:t>(Dakos et al., 2008)</w:t>
        </w:r>
      </w:ins>
      <w:del w:id="4005" w:author="Robin Matthews" w:date="2021-05-18T16:04:00Z">
        <w:r w:rsidRPr="00C421D6" w:rsidDel="00602365">
          <w:rPr>
            <w:rFonts w:cs="Times New Roman"/>
            <w:noProof/>
            <w:lang w:val="en-GB"/>
          </w:rPr>
          <w:delText xml:space="preserve">(Dakos et al., 2008) </w:delText>
        </w:r>
      </w:del>
      <w:r w:rsidRPr="003D7ED2">
        <w:rPr>
          <w:rFonts w:cs="Times New Roman"/>
        </w:rPr>
        <w:fldChar w:fldCharType="end"/>
      </w:r>
      <w:commentRangeEnd w:id="4001"/>
      <w:r w:rsidR="0016652D">
        <w:rPr>
          <w:rStyle w:val="CommentReference"/>
        </w:rPr>
        <w:commentReference w:id="4001"/>
      </w:r>
      <w:r w:rsidRPr="00C421D6">
        <w:rPr>
          <w:rFonts w:cs="Times New Roman"/>
          <w:lang w:val="en-GB"/>
        </w:rPr>
        <w:t>. Some of these are associated with significant changes in the global climate, such as deglaciations in the Quaternary (past 2.5 million years) and rapid warming at the Palaeocene</w:t>
      </w:r>
      <w:del w:id="4006" w:author="Ian Blenkinsop" w:date="2021-07-06T14:38:00Z">
        <w:r w:rsidRPr="00C421D6" w:rsidDel="006D3A5D">
          <w:rPr>
            <w:rFonts w:cs="Times New Roman"/>
            <w:lang w:val="en-GB"/>
          </w:rPr>
          <w:delText>-</w:delText>
        </w:r>
      </w:del>
      <w:ins w:id="4007" w:author="Ian Blenkinsop" w:date="2021-07-06T14:38:00Z">
        <w:r w:rsidR="006D3A5D">
          <w:rPr>
            <w:rFonts w:cs="Times New Roman"/>
            <w:lang w:val="en-GB"/>
          </w:rPr>
          <w:t>–</w:t>
        </w:r>
      </w:ins>
      <w:r w:rsidRPr="00C421D6">
        <w:rPr>
          <w:rFonts w:cs="Times New Roman"/>
          <w:lang w:val="en-GB"/>
        </w:rPr>
        <w:t>Eocene Thermal Maximum (around 55.5 million years ago</w:t>
      </w:r>
      <w:del w:id="4008" w:author="Ian Blenkinsop" w:date="2021-07-06T14:38:00Z">
        <w:r w:rsidRPr="00C421D6" w:rsidDel="006D3A5D">
          <w:rPr>
            <w:rFonts w:cs="Times New Roman"/>
            <w:lang w:val="en-GB"/>
          </w:rPr>
          <w:delText xml:space="preserve">) </w:delText>
        </w:r>
      </w:del>
      <w:ins w:id="4009" w:author="Ian Blenkinsop" w:date="2021-07-06T14:38:00Z">
        <w:r w:rsidR="006D3A5D">
          <w:rPr>
            <w:rFonts w:cs="Times New Roman"/>
            <w:lang w:val="en-GB"/>
          </w:rPr>
          <w:t>;</w:t>
        </w:r>
        <w:r w:rsidR="006D3A5D" w:rsidRPr="00C421D6">
          <w:rPr>
            <w:rFonts w:cs="Times New Roman"/>
            <w:lang w:val="en-GB"/>
          </w:rPr>
          <w:t xml:space="preserve"> </w:t>
        </w:r>
      </w:ins>
      <w:r w:rsidRPr="003D7ED2">
        <w:rPr>
          <w:rFonts w:cs="Times New Roman"/>
        </w:rPr>
        <w:fldChar w:fldCharType="begin" w:fldLock="1"/>
      </w:r>
      <w:r w:rsidR="00E81B0B">
        <w:rPr>
          <w:rFonts w:cs="Times New Roman"/>
          <w:lang w:val="en-GB"/>
        </w:rPr>
        <w:instrText>ADDIN CSL_CITATION { "citationItems" : [ { "id" : "ITEM-1", "itemData" : { "DOI" : "10.1038/ngeo2316", "ISSN" : "1752-0894", "author" : [ { "dropping-particle" : "", "family" : "Bowen", "given" : "Gabriel J.", "non-dropping-particle" : "", "parse-names" : false, "suffix" : "" }, { "dropping-particle" : "", "family" : "Maibauer", "given" : "Bianca J.", "non-dropping-particle" : "", "parse-names" : false, "suffix" : "" }, { "dropping-particle" : "", "family" : "Kraus", "given" : "Mary J.", "non-dropping-particle" : "", "parse-names" : false, "suffix" : "" }, { "dropping-particle" : "", "family" : "R\u00f6hl", "given" : "Ursula", "non-dropping-particle" : "", "parse-names" : false, "suffix" : "" }, { "dropping-particle" : "", "family" : "Westerhold", "given" : "Thomas", "non-dropping-particle" : "", "parse-names" : false, "suffix" : "" }, { "dropping-particle" : "", "family" : "Steimke", "given" : "Amy", "non-dropping-particle" : "", "parse-names" : false, "suffix" : "" }, { "dropping-particle" : "", "family" : "Gingerich", "given" : "Philip D.", "non-dropping-particle" : "", "parse-names" : false, "suffix" : "" }, { "dropping-particle" : "", "family" : "Wing", "given" : "Scott L.", "non-dropping-particle" : "", "parse-names" : false, "suffix" : "" }, { "dropping-particle" : "", "family" : "Clyde", "given" : "William C.", "non-dropping-particle" : "", "parse-names" : false, "suffix" : "" } ], "container-title" : "Nature Geoscience", "id" : "ITEM-1", "issue" : "1", "issued" : { "date-parts" : [ [ "2015", "1", "15" ] ] }, "page" : "44-47", "title" : "Two massive, rapid releases of carbon during the onset of the Palaeocene\u2013Eocene thermal maximum", "translator" : [ { "dropping-particle" : "", "family" : "H3219", "given" : "", "non-dropping-particle" : "", "parse-names" : false, "suffix" : "" } ], "type" : "article-journal", "volume" : "8" }, "uris" : [ "http://www.mendeley.com/documents/?uuid=b6a756df-90af-4319-80bc-23d7e66e3dc4" ] }, { "id" : "ITEM-2", "itemData" : { "DOI" : "10.5194/gmd-12-3149-2019", "ISSN" : "1991-9603", "author" : [ { "dropping-particle" : "", "family" : "Hollis", "given" : "Christopher J.", "non-dropping-particle" : "", "parse-names" : false, "suffix" : "" }, { "dropping-particle" : "", "family" : "Dunkley Jones", "given" : "Tom", "non-dropping-particle" : "", "parse-names" : false, "suffix" : "" }, { "dropping-particle" : "", "family" : "Anagnostou", "given" : "Eleni", "non-dropping-particle" : "", "parse-names" : false, "suffix" : "" }, { "dropping-particle" : "", "family" : "Bijl", "given" : "Peter K.", "non-dropping-particle" : "", "parse-names" : false, "suffix" : "" }, { "dropping-particle" : "", "family" : "Cramwinckel", "given" : "Margot J.", "non-dropping-particle" : "", "parse-names" : false, "suffix" : "" }, { "dropping-particle" : "", "family" : "Cui", "given" : "Ying", "non-dropping-particle" : "", "parse-names" : false, "suffix" : "" }, { "dropping-particle" : "", "family" : "Dickens", "given" : "Gerald R.", "non-dropping-particle" : "", "parse-names" : false, "suffix" : "" }, { "dropping-particle" : "", "family" : "Edgar", "given" : "Kirsty M.", "non-dropping-particle" : "", "parse-names" : false, "suffix" : "" }, { "dropping-particle" : "", "family" : "Eley", "given" : "Yvette", "non-dropping-particle" : "", "parse-names" : false, "suffix" : "" }, { "dropping-particle" : "", "family" : "Evans", "given" : "David", "non-dropping-particle" : "", "parse-names" : false, "suffix" : "" }, { "dropping-particle" : "", "family" : "Foster", "given" : "Gavin L.", "non-dropping-particle" : "", "parse-names" : false, "suffix" : "" }, { "dropping-particle" : "", "family" : "Frieling", "given" : "Joost", "non-dropping-particle" : "", "parse-names" : false, "suffix" : "" }, { "dropping-particle" : "", "family" : "Inglis", "given" : "Gordon N.", "non-dropping-particle" : "", "parse-names" : false, "suffix" : "" }, { "dropping-particle" : "", "family" : "Kennedy", "given" : "Elizabeth M.", "non-dropping-particle" : "", "parse-names" : false, "suffix" : "" }, { "dropping-particle" : "", "family" : "Kozdon", "given" : "Reinhard", "non-dropping-particle" : "", "parse-names" : false, "suffix" : "" }, { "dropping-particle" : "", "family" : "Lauretano", "given" : "Vittoria", "non-dropping-particle" : "", "parse-names" : false, "suffix" : "" }, { "dropping-particle" : "", "family" : "Lear", "given" : "Caroline H.", "non-dropping-particle" : "", "parse-names" : false, "suffix" : "" }, { "dropping-particle" : "", "family" : "Littler", "given" : "Kate", "non-dropping-particle" : "", "parse-names" : false, "suffix" : "" }, { "dropping-particle" : "", "family" : "Lourens", "given" : "Lucas", "non-dropping-particle" : "", "parse-names" : false, "suffix" : "" }, { "dropping-particle" : "", "family" : "Meckler", "given" : "A. Nele", "non-dropping-particle" : "", "parse-names" : false, "suffix" : "" }, { "dropping-particle" : "", "family" : "Naafs", "given" : "B. David A.", "non-dropping-particle" : "", "parse-names" : false, "suffix" : "" }, { "dropping-particle" : "", "family" : "P\u00e4like", "given" : "Heiko", "non-dropping-particle" : "", "parse-names" : false, "suffix" : "" }, { "dropping-particle" : "", "family" : "Pancost", "given" : "Richard D.", "non-dropping-particle" : "", "parse-names" : false, "suffix" : "" }, { "dropping-particle" : "", "family" : "Pearson", "given" : "Paul N.", "non-dropping-particle" : "", "parse-names" : false, "suffix" : "" }, { "dropping-particle" : "", "family" : "R\u00f6hl", "given" : "Ursula", "non-dropping-particle" : "", "parse-names" : false, "suffix" : "" }, { "dropping-particle" : "", "family" : "Royer", "given" : "Dana L.", "non-dropping-particle" : "", "parse-names" : false, "suffix" : "" }, { "dropping-particle" : "", "family" : "Salzmann", "given" : "Ulrich", "non-dropping-particle" : "", "parse-names" : false, "suffix" : "" }, { "dropping-particle" : "", "family" : "Schubert", "given" : "Brian A.", "non-dropping-particle" : "", "parse-names" : false, "suffix" : "" }, { "dropping-particle" : "", "family" : "Seebeck", "given" : "Hannu", "non-dropping-particle" : "", "parse-names" : false, "suffix" : "" }, { "dropping-particle" : "", "family" : "Sluijs", "given" : "Appy", "non-dropping-particle" : "", "parse-names" : false, "suffix" : "" }, { "dropping-particle" : "", "family" : "Speijer", "given" : "Robert P.", "non-dropping-particle" : "", "parse-names" : false, "suffix" : "" }, { "dropping-particle" : "", "family" : "Stassen", "given" : "Peter", "non-dropping-particle" : "", "parse-names" : false, "suffix" : "" }, { "dropping-particle" : "", "family" : "Tierney", "given" : "Jessica", "non-dropping-particle" : "", "parse-names" : false, "suffix" : "" }, { "dropping-particle" : "", "family" : "Tripati", "given" : "Aradhna", "non-dropping-particle" : "", "parse-names" : false, "suffix" : "" }, { "dropping-particle" : "", "family" : "Wade", "given" : "Bridget", "non-dropping-particle" : "", "parse-names" : false, "suffix" : "" }, { "dropping-particle" : "", "family" : "Westerhold", "given" : "Thomas", "non-dropping-particle" : "", "parse-names" : false, "suffix" : "" }, { "dropping-particle" : "", "family" : "Witkowski", "given" : "Caitlyn", "non-dropping-particle" : "", "parse-names" : false, "suffix" : "" }, { "dropping-particle" : "", "family" : "Zachos", "given" : "James C.", "non-dropping-particle" : "", "parse-names" : false, "suffix" : "" }, { "dropping-particle" : "", "family" : "Zhang", "given" : "Yi Ge", "non-dropping-particle" : "", "parse-names" : false, "suffix" : "" }, { "dropping-particle" : "", "family" : "Huber", "given" : "Matthew", "non-dropping-particle" : "", "parse-names" : false, "suffix" : "" }, { "dropping-particle" : "", "family" : "Lunt", "given" : "Daniel J.", "non-dropping-particle" : "", "parse-names" : false, "suffix" : "" } ], "container-title" : "Geoscientific Model Development", "id" : "ITEM-2", "issue" : "7", "issued" : { "date-parts" : [ [ "2019", "7", "25" ] ] }, "page" : "3149-3206", "title" : "The DeepMIP contribution to PMIP4: methodologies for selection, compilation and analysis of latest Paleocene and early Eocene climate proxy data, incorporating version 0.1 of the DeepMIP database", "translator" : [ { "dropping-particle" : "", "family" : "H4179", "given" : "", "non-dropping-particle" : "", "parse-names" : false, "suffix" : "" } ], "type" : "article-journal", "volume" : "12" }, "uris" : [ "http://www.mendeley.com/documents/?uuid=7567d5e6-ab6c-46f7-860b-00a3d6b89841" ] } ], "mendeley" : { "formattedCitation" : "(Bowen et al., 2015; Hollis et al., 2019)", "plainTextFormattedCitation" : "(Bowen et al., 2015; Hollis et al., 2019)", "previouslyFormattedCitation" : "(Bowen et al., 2015; Hollis et al., 2019)" }, "properties" : { "noteIndex" : 0 }, "schema" : "https://github.com/citation-style-language/schema/raw/master/csl-citation.json" }</w:instrText>
      </w:r>
      <w:r w:rsidRPr="003D7ED2">
        <w:rPr>
          <w:rFonts w:cs="Times New Roman"/>
        </w:rPr>
        <w:fldChar w:fldCharType="separate"/>
      </w:r>
      <w:ins w:id="4010" w:author="Robin Matthews" w:date="2021-05-18T16:04:00Z">
        <w:del w:id="4011" w:author="Ian Blenkinsop" w:date="2021-07-06T14:38:00Z">
          <w:r w:rsidR="00602365" w:rsidDel="006D3A5D">
            <w:rPr>
              <w:rFonts w:cs="Times New Roman"/>
              <w:noProof/>
              <w:lang w:val="en-GB"/>
            </w:rPr>
            <w:delText>(</w:delText>
          </w:r>
        </w:del>
        <w:r w:rsidR="00602365">
          <w:rPr>
            <w:rFonts w:cs="Times New Roman"/>
            <w:noProof/>
            <w:lang w:val="en-GB"/>
          </w:rPr>
          <w:t>Bowen et al., 2015; Hollis et al., 2019)</w:t>
        </w:r>
      </w:ins>
      <w:del w:id="4012" w:author="Robin Matthews" w:date="2021-05-18T16:04:00Z">
        <w:r w:rsidRPr="00C421D6" w:rsidDel="00602365">
          <w:rPr>
            <w:rFonts w:cs="Times New Roman"/>
            <w:noProof/>
            <w:lang w:val="en-GB"/>
          </w:rPr>
          <w:delText>(Bowen et al., 2015; Hollis et al., 2019)</w:delText>
        </w:r>
      </w:del>
      <w:r w:rsidRPr="003D7ED2">
        <w:rPr>
          <w:rFonts w:cs="Times New Roman"/>
        </w:rPr>
        <w:fldChar w:fldCharType="end"/>
      </w:r>
      <w:r w:rsidRPr="00C421D6">
        <w:rPr>
          <w:rFonts w:cs="Times New Roman"/>
          <w:lang w:val="en-GB"/>
        </w:rPr>
        <w:t>. Such events changed the planetary climate for tens to hundreds of thousands of years, but at a rate that is actually much slower than projected anthropogenic climate change over this century, even in the absence of tipping points.</w:t>
      </w:r>
    </w:p>
    <w:bookmarkEnd w:id="3999"/>
    <w:p w14:paraId="04F7D74F" w14:textId="77777777" w:rsidR="00102875" w:rsidRPr="00C421D6" w:rsidRDefault="00102875" w:rsidP="00102875">
      <w:pPr>
        <w:pStyle w:val="AR6BodyText"/>
        <w:rPr>
          <w:rFonts w:cs="Times New Roman"/>
          <w:lang w:val="en-GB"/>
        </w:rPr>
      </w:pPr>
    </w:p>
    <w:p w14:paraId="330BA972" w14:textId="03D25FC8" w:rsidR="00102875" w:rsidRPr="00C421D6" w:rsidRDefault="00102875" w:rsidP="00102875">
      <w:pPr>
        <w:pStyle w:val="AR6BodyText"/>
        <w:rPr>
          <w:rFonts w:cs="Times New Roman"/>
          <w:lang w:val="en-GB"/>
        </w:rPr>
      </w:pPr>
      <w:bookmarkStart w:id="4013" w:name="_Hlk66780275"/>
      <w:r w:rsidRPr="00C421D6">
        <w:rPr>
          <w:rFonts w:cs="Times New Roman"/>
          <w:lang w:val="en-GB"/>
        </w:rPr>
        <w:t xml:space="preserve">Such paleoclimate evidence has even fuelled concerns that anthropogenic GHGs could tip the global climate into a permanent </w:t>
      </w:r>
      <w:commentRangeStart w:id="4014"/>
      <w:r w:rsidRPr="00C421D6">
        <w:rPr>
          <w:rFonts w:cs="Times New Roman"/>
          <w:lang w:val="en-GB"/>
        </w:rPr>
        <w:t>hot state</w:t>
      </w:r>
      <w:commentRangeEnd w:id="4014"/>
      <w:r w:rsidR="006D3A5D">
        <w:rPr>
          <w:rStyle w:val="CommentReference"/>
        </w:rPr>
        <w:commentReference w:id="4014"/>
      </w:r>
      <w:r w:rsidRPr="00C421D6">
        <w:rPr>
          <w:rFonts w:cs="Times New Roman"/>
          <w:lang w:val="en-GB"/>
        </w:rPr>
        <w:t xml:space="preserve"> </w:t>
      </w:r>
      <w:r w:rsidRPr="003D7ED2">
        <w:rPr>
          <w:rFonts w:cs="Times New Roman"/>
        </w:rPr>
        <w:fldChar w:fldCharType="begin" w:fldLock="1"/>
      </w:r>
      <w:r w:rsidR="00A94565">
        <w:rPr>
          <w:rFonts w:cs="Times New Roman"/>
          <w:lang w:val="en-GB"/>
        </w:rPr>
        <w:instrText>ADDIN CSL_CITATION { "citationItems" : [ { "id" : "ITEM-1", "itemData" : { "DOI" : "10.1073/pnas.1810141115", "ISSN" : "10916490", "abstract" : "We explore the risk that self-reinforcing feedbacks could push the Earth System toward a planetary threshold that, if crossed, could prevent stabilization of the climate at intermediate temperature rises and cause continued warming on a \u201cHothouse Earth\u201d pathway even as human emissions are reduced. Crossing the threshold would lead to a much higher global average temperature than any interglacial in the past 1.2 million years and to sea levels significantly higher than at any time in the Holocene. We examine the evidence that such a threshold might exist and where it might be. If the threshold is crossed, the resulting trajectory would likely cause serious disruptions to ecosystems, society, and economies. Collective human action is required to steer the Earth System away from a potential threshold and stabilize it in a habitable interglacial-like state. Such action entails stewardship of the entire Earth System\u2014biosphere, climate, and societies\u2014and could include decarbonization of the global economy, enhancement of biosphere carbon sinks, behavioral changes, technological innovations, new governance arrangements, and transformed social values.", "author" : [ { "dropping-particle" : "", "family" : "Steffen", "given" : "Will", "non-dropping-particle" : "", "parse-names" : false, "suffix" : "" }, { "dropping-particle" : "", "family" : "Rockstr\u00f6m", "given" : "Johan", "non-dropping-particle" : "", "parse-names" : false, "suffix" : "" }, { "dropping-particle" : "", "family" : "Richardson", "given" : "Katherine", "non-dropping-particle" : "", "parse-names" : false, "suffix" : "" }, { "dropping-particle" : "", "family" : "Lenton", "given" : "Timothy M.", "non-dropping-particle" : "", "parse-names" : false, "suffix" : "" }, { "dropping-particle" : "", "family" : "Folke", "given" : "Carl", "non-dropping-particle" : "", "parse-names" : false, "suffix" : "" }, { "dropping-particle" : "", "family" : "Liverman", "given" : "Diana", "non-dropping-particle" : "", "parse-names" : false, "suffix" : "" }, { "dropping-particle" : "", "family" : "Summerhayes", "given" : "Colin P.", "non-dropping-particle" : "", "parse-names" : false, "suffix" : "" }, { "dropping-particle" : "", "family" : "Barnosky", "given" : "Anthony D.", "non-dropping-particle" : "", "parse-names" : false, "suffix" : "" }, { "dropping-particle" : "", "family" : "Cornell", "given" : "Sarah E.", "non-dropping-particle" : "", "parse-names" : false, "suffix" : "" }, { "dropping-particle" : "", "family" : "Crucifix", "given" : "Michel", "non-dropping-particle" : "", "parse-names" : false, "suffix" : "" }, { "dropping-particle" : "", "family" : "Donges", "given" : "Jonathan F.", "non-dropping-particle" : "", "parse-names" : false, "suffix" : "" }, { "dropping-particle" : "", "family" : "Fetzer", "given" : "Ingo", "non-dropping-particle" : "", "parse-names" : false, "suffix" : "" }, { "dropping-particle" : "", "family" : "Lade", "given" : "Steven J.", "non-dropping-particle" : "", "parse-names" : false, "suffix" : "" }, { "dropping-particle" : "", "family" : "Scheffer", "given" : "Marten", "non-dropping-particle" : "", "parse-names" : false, "suffix" : "" }, { "dropping-particle" : "", "family" : "Winkelmann", "given" : "Ricarda", "non-dropping-particle" : "", "parse-names" : false, "suffix" : "" }, { "dropping-particle" : "", "family" : "Schellnhuber", "given" : "Hans Joachim", "non-dropping-particle" : "", "parse-names" : false, "suffix" : "" } ], "container-title" : "Proceedings of the National Academy of Sciences", "id" : "ITEM-1", "issued" : { "date-parts" : [ [ "2018", "8" ] ] }, "title" : "Trajectories of the Earth System in the Anthropocene", "translator" : [ { "dropping-particle" : "", "family" : "H3955", "given" : "", "non-dropping-particle" : "", "parse-names" : false, "suffix" : "" } ], "type" : "article-journal" }, "uris" : [ "http://www.mendeley.com/documents/?uuid=aa666473-3672-42f3-a648-e246846e51f6" ] } ], "mendeley" : { "formattedCitation" : "(Steffen et al., 2018)", "plainTextFormattedCitation" : "(Steffen et al., 2018)", "previouslyFormattedCitation" : "(Steffen et al., 2018)" }, "properties" : { "noteIndex" : 0 }, "schema" : "https://github.com/citation-style-language/schema/raw/master/csl-citation.json" }</w:instrText>
      </w:r>
      <w:r w:rsidRPr="003D7ED2">
        <w:rPr>
          <w:rFonts w:cs="Times New Roman"/>
        </w:rPr>
        <w:fldChar w:fldCharType="separate"/>
      </w:r>
      <w:ins w:id="4015" w:author="Robin Matthews" w:date="2021-05-18T16:04:00Z">
        <w:r w:rsidR="00602365">
          <w:rPr>
            <w:rFonts w:cs="Times New Roman"/>
            <w:noProof/>
            <w:lang w:val="en-GB"/>
          </w:rPr>
          <w:t>(Steffen et al., 2018)</w:t>
        </w:r>
      </w:ins>
      <w:del w:id="4016" w:author="Robin Matthews" w:date="2021-05-18T16:04:00Z">
        <w:r w:rsidRPr="00C421D6" w:rsidDel="00602365">
          <w:rPr>
            <w:rFonts w:cs="Times New Roman"/>
            <w:noProof/>
            <w:lang w:val="en-GB"/>
          </w:rPr>
          <w:delText>(Steffen et al., 2018)</w:delText>
        </w:r>
      </w:del>
      <w:r w:rsidRPr="003D7ED2">
        <w:rPr>
          <w:rFonts w:cs="Times New Roman"/>
        </w:rPr>
        <w:fldChar w:fldCharType="end"/>
      </w:r>
      <w:r w:rsidRPr="00C421D6">
        <w:rPr>
          <w:rFonts w:cs="Times New Roman"/>
          <w:lang w:val="en-GB"/>
        </w:rPr>
        <w:t>. However, there is no evidence of such non-linear responses at the global scale in climate projections for the next century, which indicate a near-linear dependence of global temperature on cumulative GHG emissions (Section</w:t>
      </w:r>
      <w:ins w:id="4017" w:author="Ian Blenkinsop" w:date="2021-07-12T14:33:00Z">
        <w:r w:rsidR="00A87220">
          <w:rPr>
            <w:rFonts w:cs="Times New Roman"/>
            <w:lang w:val="en-GB"/>
          </w:rPr>
          <w:t>s</w:t>
        </w:r>
      </w:ins>
      <w:r w:rsidRPr="00C421D6">
        <w:rPr>
          <w:rFonts w:cs="Times New Roman"/>
          <w:lang w:val="en-GB"/>
        </w:rPr>
        <w:t xml:space="preserve"> 1.3.5, </w:t>
      </w:r>
      <w:del w:id="4018" w:author="Ian Blenkinsop" w:date="2021-07-12T14:33:00Z">
        <w:r w:rsidRPr="00C421D6" w:rsidDel="00A87220">
          <w:rPr>
            <w:rFonts w:cs="Times New Roman"/>
            <w:lang w:val="en-GB"/>
          </w:rPr>
          <w:delText xml:space="preserve">Chapter 5, Section </w:delText>
        </w:r>
      </w:del>
      <w:r w:rsidRPr="00C421D6">
        <w:rPr>
          <w:rFonts w:cs="Times New Roman"/>
          <w:lang w:val="en-GB"/>
        </w:rPr>
        <w:t xml:space="preserve">5.5 and </w:t>
      </w:r>
      <w:del w:id="4019" w:author="Ian Blenkinsop" w:date="2021-07-12T14:33:00Z">
        <w:r w:rsidRPr="00C421D6" w:rsidDel="00A87220">
          <w:rPr>
            <w:rFonts w:cs="Times New Roman"/>
            <w:lang w:val="en-GB"/>
          </w:rPr>
          <w:delText xml:space="preserve">Chapter 7, Section </w:delText>
        </w:r>
      </w:del>
      <w:r w:rsidRPr="00C421D6">
        <w:rPr>
          <w:rFonts w:cs="Times New Roman"/>
          <w:lang w:val="en-GB"/>
        </w:rPr>
        <w:t>7.4.3.1). At the regional scale, abrupt changes and tipping points</w:t>
      </w:r>
      <w:r w:rsidRPr="00C421D6">
        <w:rPr>
          <w:rFonts w:cs="Times New Roman"/>
          <w:color w:val="000000"/>
          <w:lang w:val="en-GB" w:eastAsia="en-GB"/>
        </w:rPr>
        <w:t xml:space="preserve">, such as Amazon </w:t>
      </w:r>
      <w:commentRangeStart w:id="4020"/>
      <w:r w:rsidRPr="00C421D6">
        <w:rPr>
          <w:rFonts w:cs="Times New Roman"/>
          <w:color w:val="000000"/>
          <w:lang w:val="en-GB" w:eastAsia="en-GB"/>
        </w:rPr>
        <w:t>forest</w:t>
      </w:r>
      <w:commentRangeEnd w:id="4020"/>
      <w:r w:rsidR="00D34FFE">
        <w:rPr>
          <w:rStyle w:val="CommentReference"/>
        </w:rPr>
        <w:commentReference w:id="4020"/>
      </w:r>
      <w:r w:rsidRPr="00C421D6">
        <w:rPr>
          <w:rFonts w:cs="Times New Roman"/>
          <w:color w:val="000000"/>
          <w:lang w:val="en-GB" w:eastAsia="en-GB"/>
        </w:rPr>
        <w:t xml:space="preserve"> dieback and permafrost collapse,</w:t>
      </w:r>
      <w:r w:rsidRPr="00C421D6">
        <w:rPr>
          <w:rFonts w:cs="Times New Roman"/>
          <w:lang w:val="en-GB"/>
        </w:rPr>
        <w:t xml:space="preserve"> have occurred in projections with Earth System Models </w:t>
      </w:r>
      <w:ins w:id="4021" w:author="Ian Blenkinsop" w:date="2021-07-06T14:42:00Z">
        <w:r w:rsidR="009B1FAE">
          <w:rPr>
            <w:rFonts w:cs="Times New Roman"/>
            <w:lang w:val="en-GB"/>
          </w:rPr>
          <w:t>(</w:t>
        </w:r>
      </w:ins>
      <w:ins w:id="4022" w:author="Ian Blenkinsop" w:date="2021-07-06T14:41:00Z">
        <w:r w:rsidR="009B1FAE">
          <w:rPr>
            <w:rFonts w:cs="Times New Roman"/>
            <w:noProof/>
            <w:lang w:val="en-GB"/>
          </w:rPr>
          <w:t>Section 4.7.3</w:t>
        </w:r>
      </w:ins>
      <w:ins w:id="4023" w:author="Ian Blenkinsop" w:date="2021-07-06T14:42:00Z">
        <w:r w:rsidR="009B1FAE">
          <w:rPr>
            <w:rFonts w:cs="Times New Roman"/>
            <w:noProof/>
            <w:lang w:val="en-GB"/>
          </w:rPr>
          <w:t xml:space="preserve">; </w:t>
        </w:r>
      </w:ins>
      <w:r w:rsidRPr="003D7ED2">
        <w:rPr>
          <w:rFonts w:cs="Times New Roman"/>
        </w:rPr>
        <w:fldChar w:fldCharType="begin" w:fldLock="1"/>
      </w:r>
      <w:ins w:id="4024" w:author="Robin Matthews" w:date="2021-05-18T17:32:00Z">
        <w:r w:rsidR="00745EAB">
          <w:rPr>
            <w:rFonts w:cs="Times New Roman"/>
            <w:lang w:val="en-GB"/>
          </w:rPr>
          <w:instrText>ADDIN CSL_CITATION { "citationItems" : [ { "id" : "ITEM-1", "itemData" : { "DOI" : "10.1073/pnas.1511451112", "ISSN" : "0027-8424", "author" : [ { "dropping-particle" : "", "family" : "Drijfhout", "given" : "Sybren", "non-dropping-particle" : "", "parse-names" : false, "suffix" : "" }, { "dropping-particle" : "", "family" : "Bathiany", "given" : "Sebastian", "non-dropping-particle" : "", "parse-names" : false, "suffix" : "" }, { "dropping-particle" : "", "family" : "Beaulieu", "given" : "Claudie", "non-dropping-particle" : "", "parse-names" : false, "suffix" : "" }, { "dropping-particle" : "", "family" : "Brovkin", "given" : "Victor", "non-dropping-particle" : "", "parse-names" : false, "suffix" : "" }, { "dropping-particle" : "", "family" : "Claussen", "given" : "Martin", "non-dropping-particle" : "", "parse-names" : false, "suffix" : "" }, { "dropping-particle" : "", "family" : "Huntingford", "given" : "Chris", "non-dropping-particle" : "", "parse-names" : false, "suffix" : "" }, { "dropping-particle" : "", "family" : "Scheffer", "given" : "Marten", "non-dropping-particle" : "", "parse-names" : false, "suffix" : "" }, { "dropping-particle" : "", "family" : "Sgubin", "given" : "Giovanni", "non-dropping-particle" : "", "parse-names" : false, "suffix" : "" }, { "dropping-particle" : "", "family" : "Swingedouw", "given" : "Didier", "non-dropping-particle" : "", "parse-names" : false, "suffix" : "" } ], "container-title" : "Proceedings of the National Academy of Sciences", "id" : "ITEM-1", "issue" : "43", "issued" : { "date-parts" : [ [ "2015", "10", "27" ] ] }, "page" : "E5777-E5786", "title" : "Catalogue of abrupt shifts in Intergovernmental Panel on Climate Change climate models", "translator" : [ { "dropping-particle" : "", "family" : "H3217", "given" : "", "non-dropping-particle" : "", "parse-names" : false, "suffix" : "" } ], "type" : "article-journal", "volume" : "112" }, "uris" : [ "http://www.mendeley.com/documents/?uuid=2c851624-db14-4cfb-9f4d-882cd2c2cd2c" ] }, { "id" : "ITEM-2", "itemData" : { "DOI" : "10.1175/JCLI-D-19-0449.1", "ISSN" : "0894-8755", "abstract" : "The most discernible and devastating impacts of climate change are caused by events with temporary extreme conditions (\u201cextreme events\u201d) or abrupt shifts to a new persistent climate state (\u201ctipping points\u201d). The rapidly growing amount of data from models and observations poses the challenge to reliably detect where, when, why, and how these events occur. This situation calls for data-mining approaches that can detect and diagnose events in an automatic and reproducible way. Here, we apply a new strategy to this task by generalizing the classical machine-vision problem of detecting edges in 2D images to many dimensions (including time). Our edge detector identifies abrupt or extreme climate events in spatiotemporal data, quantifies their abruptness (or extremeness), and provides diagnostics that help one to understand the causes of these shifts. We also publish a comprehensive toolset of code that is documented and free to use. We document the performance of the new edge detector by analyzing several datasets of observations and models. In particular, we apply it to all monthly 2D variables of the RCP8.5 scenario of the Coupled Model Intercomparison Project (CMIP5). More than half of all simulations show abrupt shifts of more than 4 standard deviations on a time scale of 10 years. These shifts are mostly related to the loss of sea ice and permafrost in the Arctic. Our results demonstrate that the edge detector is particularly useful to scan large datasets in an efficient way, for example multimodel or perturbed-physics ensembles. It can thus help to reveal hidden \u201cclimate surprises\u201d and to assess the uncertainties of dangerous climate events.", "author" : [ { "dropping-particle" : "", "family" : "Bathiany", "given" : "Sebastian", "non-dropping-particle" : "", "parse-names" : false, "suffix" : "" }, { "dropping-particle" : "", "family" : "Hidding", "given" : "Johan", "non-dropping-particle" : "", "parse-names" : false, "suffix" : "" }, { "dropping-particle" : "", "family" : "Scheffer", "given" : "Marten", "non-dropping-particle" : "", "parse-names" : false, "suffix" : "" } ], "container-title" : "Journal of Climate", "id" : "ITEM-2", "issue" : "15", "issued" : { "date-parts" : [ [ "2020", "8", "1" ] ] }, "page" : "6399-6421", "title" : "Edge Detection Reveals Abrupt and Extreme Climate Events", "translator" : [ { "dropping-particle" : "", "family" : "H4178", "given" : "", "non-dropping-particle" : "", "parse-names" : false, "suffix" : "" } ], "type" : "article-journal", "volume" : "33" }, "uris" : [ "http://www.mendeley.com/documents/?uuid=0d0e81c4-691e-4cc3-8138-2a4df23e03b1" ] } ], "mendeley" : { "formattedCitation" : "(Drijfhout et al., 2015; Bathiany et al., 2020)", "manualFormatting" : "(Drijfhout et al., 2015; Bathiany et al., 2020", "plainTextFormattedCitation" : "(Drijfhout et al., 2015; Bathiany et al., 2020)", "previouslyFormattedCitation" : "(Drijfhout et al., 2015; Bathiany et al., 2020)" }, "properties" : { "noteIndex" : 0 }, "schema" : "https://github.com/citation-style-language/schema/raw/master/csl-citation.json" }</w:instrText>
        </w:r>
      </w:ins>
      <w:del w:id="4025" w:author="Robin Matthews" w:date="2021-05-18T17:32:00Z">
        <w:r w:rsidR="00E81B0B" w:rsidDel="00745EAB">
          <w:rPr>
            <w:rFonts w:cs="Times New Roman"/>
            <w:lang w:val="en-GB"/>
          </w:rPr>
          <w:delInstrText>ADDIN CSL_CITATION { "citationItems" : [ { "id" : "ITEM-1", "itemData" : { "DOI" : "10.1073/pnas.1511451112", "ISSN" : "0027-8424", "author" : [ { "dropping-particle" : "", "family" : "Drijfhout", "given" : "Sybren", "non-dropping-particle" : "", "parse-names" : false, "suffix" : "" }, { "dropping-particle" : "", "family" : "Bathiany", "given" : "Sebastian", "non-dropping-particle" : "", "parse-names" : false, "suffix" : "" }, { "dropping-particle" : "", "family" : "Beaulieu", "given" : "Claudie", "non-dropping-particle" : "", "parse-names" : false, "suffix" : "" }, { "dropping-particle" : "", "family" : "Brovkin", "given" : "Victor", "non-dropping-particle" : "", "parse-names" : false, "suffix" : "" }, { "dropping-particle" : "", "family" : "Claussen", "given" : "Martin", "non-dropping-particle" : "", "parse-names" : false, "suffix" : "" }, { "dropping-particle" : "", "family" : "Huntingford", "given" : "Chris", "non-dropping-particle" : "", "parse-names" : false, "suffix" : "" }, { "dropping-particle" : "", "family" : "Scheffer", "given" : "Marten", "non-dropping-particle" : "", "parse-names" : false, "suffix" : "" }, { "dropping-particle" : "", "family" : "Sgubin", "given" : "Giovanni", "non-dropping-particle" : "", "parse-names" : false, "suffix" : "" }, { "dropping-particle" : "", "family" : "Swingedouw", "given" : "Didier", "non-dropping-particle" : "", "parse-names" : false, "suffix" : "" } ], "container-title" : "Proceedings of the National Academy of Sciences", "id" : "ITEM-1", "issue" : "43", "issued" : { "date-parts" : [ [ "2015", "10", "27" ] ] }, "page" : "E5777-E5786", "title" : "Catalogue of abrupt shifts in Intergovernmental Panel on Climate Change climate models", "translator" : [ { "dropping-particle" : "", "family" : "H3217", "given" : "", "non-dropping-particle" : "", "parse-names" : false, "suffix" : "" } ], "type" : "article-journal", "volume" : "112" }, "uris" : [ "http://www.mendeley.com/documents/?uuid=2c851624-db14-4cfb-9f4d-882cd2c2cd2c" ] }, { "id" : "ITEM-2", "itemData" : { "DOI" : "10.1175/JCLI-D-19-0449.1", "ISSN" : "0894-8755", "abstract" : "The most discernible and devastating impacts of climate change are caused by events with temporary extreme conditions (\u201cextreme events\u201d) or abrupt shifts to a new persistent climate state (\u201ctipping points\u201d). The rapidly growing amount of data from models and observations poses the challenge to reliably detect where, when, why, and how these events occur. This situation calls for data-mining approaches that can detect and diagnose events in an automatic and reproducible way. Here, we apply a new strategy to this task by generalizing the classical machine-vision problem of detecting edges in 2D images to many dimensions (including time). Our edge detector identifies abrupt or extreme climate events in spatiotemporal data, quantifies their abruptness (or extremeness), and provides diagnostics that help one to understand the causes of these shifts. We also publish a comprehensive toolset of code that is documented and free to use. We document the performance of the new edge detector by analyzing several datasets of observations and models. In particular, we apply it to all monthly 2D variables of the RCP8.5 scenario of the Coupled Model Intercomparison Project (CMIP5). More than half of all simulations show abrupt shifts of more than 4 standard deviations on a time scale of 10 years. These shifts are mostly related to the loss of sea ice and permafrost in the Arctic. Our results demonstrate that the edge detector is particularly useful to scan large datasets in an efficient way, for example multimodel or perturbed-physics ensembles. It can thus help to reveal hidden \u201cclimate surprises\u201d and to assess the uncertainties of dangerous climate events.", "author" : [ { "dropping-particle" : "", "family" : "Bathiany", "given" : "Sebastian", "non-dropping-particle" : "", "parse-names" : false, "suffix" : "" }, { "dropping-particle" : "", "family" : "Hidding", "given" : "Johan", "non-dropping-particle" : "", "parse-names" : false, "suffix" : "" }, { "dropping-particle" : "", "family" : "Scheffer", "given" : "Marten", "non-dropping-particle" : "", "parse-names" : false, "suffix" : "" } ], "container-title" : "Journal of Climate", "id" : "ITEM-2", "issue" : "15", "issued" : { "date-parts" : [ [ "2020", "8", "1" ] ] }, "page" : "6399-6421", "title" : "Edge Detection Reveals Abrupt and Extreme Climate Events", "translator" : [ { "dropping-particle" : "", "family" : "H4178", "given" : "", "non-dropping-particle" : "", "parse-names" : false, "suffix" : "" } ], "type" : "article-journal", "volume" : "33" }, "uris" : [ "http://www.mendeley.com/documents/?uuid=0d0e81c4-691e-4cc3-8138-2a4df23e03b1" ] } ], "mendeley" : { "formattedCitation" : "(Drijfhout et al., 2015; Bathiany et al., 2020)", "manualFormatting" : "(Drijfhout et al., 2015; Bathiany et al., 2020; Chapter 4, Section 4.7.3)", "plainTextFormattedCitation" : "(Drijfhout et al., 2015; Bathiany et al., 2020)", "previouslyFormattedCitation" : "(Drijfhout et al., 2015; Bathiany et al., 2020)" }, "properties" : { "noteIndex" : 0 }, "schema" : "https://github.com/citation-style-language/schema/raw/master/csl-citation.json" }</w:delInstrText>
        </w:r>
      </w:del>
      <w:r w:rsidRPr="003D7ED2">
        <w:rPr>
          <w:rFonts w:cs="Times New Roman"/>
        </w:rPr>
        <w:fldChar w:fldCharType="separate"/>
      </w:r>
      <w:ins w:id="4026" w:author="Robin Matthews" w:date="2021-05-18T16:04:00Z">
        <w:del w:id="4027" w:author="Ian Blenkinsop" w:date="2021-07-06T14:42:00Z">
          <w:r w:rsidR="00602365" w:rsidDel="009B1FAE">
            <w:rPr>
              <w:rFonts w:cs="Times New Roman"/>
              <w:noProof/>
              <w:lang w:val="en-GB"/>
            </w:rPr>
            <w:delText>(</w:delText>
          </w:r>
        </w:del>
        <w:r w:rsidR="00602365">
          <w:rPr>
            <w:rFonts w:cs="Times New Roman"/>
            <w:noProof/>
            <w:lang w:val="en-GB"/>
          </w:rPr>
          <w:t>Drijfhout et al., 2015; Bathiany et al., 2020</w:t>
        </w:r>
      </w:ins>
      <w:del w:id="4028" w:author="Robin Matthews" w:date="2021-05-18T16:04:00Z">
        <w:r w:rsidRPr="00C421D6" w:rsidDel="00602365">
          <w:rPr>
            <w:rFonts w:cs="Times New Roman"/>
            <w:noProof/>
            <w:lang w:val="en-GB"/>
          </w:rPr>
          <w:delText>(Drijfhout et al., 2015; Bathiany et al., 2020; Chapter 4, Section 4.7.3)</w:delText>
        </w:r>
      </w:del>
      <w:r w:rsidRPr="003D7ED2">
        <w:rPr>
          <w:rFonts w:cs="Times New Roman"/>
        </w:rPr>
        <w:fldChar w:fldCharType="end"/>
      </w:r>
      <w:ins w:id="4029" w:author="Robin Matthews" w:date="2021-05-18T17:32:00Z">
        <w:del w:id="4030" w:author="Ian Blenkinsop" w:date="2021-07-06T14:41:00Z">
          <w:r w:rsidR="00745EAB" w:rsidDel="009B1FAE">
            <w:rPr>
              <w:rFonts w:cs="Times New Roman"/>
              <w:noProof/>
              <w:lang w:val="en-GB"/>
            </w:rPr>
            <w:delText>; Chapter 4, Section 4.7.3</w:delText>
          </w:r>
        </w:del>
        <w:r w:rsidR="00745EAB">
          <w:rPr>
            <w:rFonts w:cs="Times New Roman"/>
            <w:noProof/>
            <w:lang w:val="en-GB"/>
          </w:rPr>
          <w:t>)</w:t>
        </w:r>
      </w:ins>
      <w:r w:rsidRPr="00C421D6">
        <w:rPr>
          <w:rFonts w:cs="Times New Roman"/>
          <w:lang w:val="en-GB"/>
        </w:rPr>
        <w:t>. In such simulations, tipping points occur in narrow regions of parameter space (e.g., CO</w:t>
      </w:r>
      <w:r w:rsidRPr="00C421D6">
        <w:rPr>
          <w:rFonts w:cs="Times New Roman"/>
          <w:vertAlign w:val="subscript"/>
          <w:lang w:val="en-GB"/>
        </w:rPr>
        <w:t>2</w:t>
      </w:r>
      <w:r w:rsidRPr="00C421D6">
        <w:rPr>
          <w:rFonts w:cs="Times New Roman"/>
          <w:lang w:val="en-GB"/>
        </w:rPr>
        <w:t xml:space="preserve"> concentration or temperature increase), and for specific climate </w:t>
      </w:r>
      <w:bookmarkStart w:id="4031" w:name="_Hlk66780341"/>
      <w:bookmarkEnd w:id="4013"/>
      <w:r w:rsidRPr="00C421D6">
        <w:rPr>
          <w:rFonts w:cs="Times New Roman"/>
          <w:lang w:val="en-GB"/>
        </w:rPr>
        <w:t xml:space="preserve">background states. This makes them difficult to predict using </w:t>
      </w:r>
      <w:del w:id="4032" w:author="Ian Blenkinsop" w:date="2021-07-06T14:43:00Z">
        <w:r w:rsidRPr="00C421D6" w:rsidDel="00E93A7F">
          <w:rPr>
            <w:rFonts w:cs="Times New Roman"/>
            <w:lang w:val="en-GB"/>
          </w:rPr>
          <w:delText>ESMs</w:delText>
        </w:r>
        <w:r w:rsidR="00505257" w:rsidDel="00E93A7F">
          <w:rPr>
            <w:rFonts w:cs="Times New Roman"/>
            <w:lang w:val="en-GB"/>
          </w:rPr>
          <w:delText xml:space="preserve"> </w:delText>
        </w:r>
      </w:del>
      <w:ins w:id="4033" w:author="Ian Blenkinsop" w:date="2021-07-06T14:43:00Z">
        <w:r w:rsidR="00E93A7F">
          <w:rPr>
            <w:rFonts w:cs="Times New Roman"/>
            <w:lang w:val="en-GB"/>
          </w:rPr>
          <w:t xml:space="preserve">Earth system models (ESMs) </w:t>
        </w:r>
      </w:ins>
      <w:r w:rsidR="00505257">
        <w:rPr>
          <w:rFonts w:cs="Times New Roman"/>
          <w:lang w:val="en-GB"/>
        </w:rPr>
        <w:t>relying on parmeterizations of known processes</w:t>
      </w:r>
      <w:r w:rsidRPr="00C421D6">
        <w:rPr>
          <w:rFonts w:cs="Times New Roman"/>
          <w:lang w:val="en-GB"/>
        </w:rPr>
        <w:t xml:space="preserve">. In some cases, it is possible to detect forthcoming tipping points through time-series analysis that identifies increased sensitivity to perturbations as the tipping point is approached (e.g., ‘critical slowing-down’, </w:t>
      </w:r>
      <w:r w:rsidRPr="003D7ED2">
        <w:rPr>
          <w:rFonts w:cs="Times New Roman"/>
        </w:rPr>
        <w:fldChar w:fldCharType="begin" w:fldLock="1"/>
      </w:r>
      <w:r w:rsidR="00E81B0B">
        <w:rPr>
          <w:rFonts w:cs="Times New Roman"/>
          <w:lang w:val="en-GB"/>
        </w:rPr>
        <w:instrText>ADDIN CSL_CITATION { "citationItems" : [ { "id" : "ITEM-1", "itemData" : { "DOI" : "10.1126/science.1225244", "ISSN" : "0036-8075",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"ITEM-1", "issue" : "6105", "issued" : { "date-parts" : [ [ "2012", "10", "19" ] ] }, "page" : "344-348", "title" : "Anticipating Critical Transitions", "translator" : [ { "dropping-particle" : "", "family" : "H3215", "given" : "", "non-dropping-particle" : "", "parse-names" : false, "suffix" : "" } ], "type" : "article-journal", "volume" : "338" }, "uris" : [ "http://www.mendeley.com/documents/?uuid=11818bf6-4b2f-4c2c-b93b-d64980be811b" ] } ], "mendeley" : { "formattedCitation" : "(Scheffer et al., 2012)", "manualFormatting" : "Scheffer et al., 2012)", "plainTextFormattedCitation" : "(Scheffer et al., 2012)", "previouslyFormattedCitation" : "(Scheffer et al., 2012)" }, "properties" : { "noteIndex" : 0 }, "schema" : "https://github.com/citation-style-language/schema/raw/master/csl-citation.json" }</w:instrText>
      </w:r>
      <w:r w:rsidRPr="003D7ED2">
        <w:rPr>
          <w:rFonts w:cs="Times New Roman"/>
        </w:rPr>
        <w:fldChar w:fldCharType="separate"/>
      </w:r>
      <w:ins w:id="4034" w:author="Robin Matthews" w:date="2021-05-18T16:04:00Z">
        <w:r w:rsidR="00602365">
          <w:rPr>
            <w:rFonts w:cs="Times New Roman"/>
            <w:noProof/>
            <w:lang w:val="en-GB"/>
          </w:rPr>
          <w:t>Scheffer et al., 2012)</w:t>
        </w:r>
      </w:ins>
      <w:del w:id="4035" w:author="Robin Matthews" w:date="2021-05-18T16:04:00Z">
        <w:r w:rsidRPr="00C421D6" w:rsidDel="00602365">
          <w:rPr>
            <w:rFonts w:cs="Times New Roman"/>
            <w:noProof/>
            <w:lang w:val="en-GB"/>
          </w:rPr>
          <w:delText>Scheffer et al., 2012)</w:delText>
        </w:r>
      </w:del>
      <w:r w:rsidRPr="003D7ED2">
        <w:rPr>
          <w:rFonts w:cs="Times New Roman"/>
        </w:rPr>
        <w:fldChar w:fldCharType="end"/>
      </w:r>
      <w:r w:rsidRPr="00C421D6">
        <w:rPr>
          <w:rFonts w:cs="Times New Roman"/>
          <w:lang w:val="en-GB"/>
        </w:rPr>
        <w:t xml:space="preserve">. </w:t>
      </w:r>
    </w:p>
    <w:p w14:paraId="617059A5" w14:textId="77777777" w:rsidR="00102875" w:rsidRPr="00C421D6" w:rsidRDefault="00102875" w:rsidP="00102875">
      <w:pPr>
        <w:pStyle w:val="AR6BodyText"/>
        <w:rPr>
          <w:rFonts w:cs="Times New Roman"/>
          <w:lang w:val="en-GB"/>
        </w:rPr>
      </w:pPr>
    </w:p>
    <w:p w14:paraId="2E2C09FA" w14:textId="44926C5E" w:rsidR="00102875" w:rsidRPr="00C421D6" w:rsidRDefault="00102875" w:rsidP="00102875">
      <w:pPr>
        <w:pStyle w:val="AR6BodyText"/>
        <w:rPr>
          <w:rFonts w:cs="Times New Roman"/>
          <w:lang w:val="en-GB"/>
        </w:rPr>
      </w:pPr>
      <w:r w:rsidRPr="00C421D6">
        <w:rPr>
          <w:rFonts w:cs="Times New Roman"/>
          <w:lang w:val="en-GB"/>
        </w:rPr>
        <w:t>Some suggested climate tipping points prompt transitions from one steady state to another (</w:t>
      </w:r>
      <w:del w:id="4036" w:author="Ian Blenkinsop" w:date="2021-07-06T14:45:00Z">
        <w:r w:rsidRPr="00C421D6" w:rsidDel="00E93A7F">
          <w:rPr>
            <w:rFonts w:cs="Times New Roman"/>
            <w:lang w:val="en-GB"/>
          </w:rPr>
          <w:delText xml:space="preserve">see </w:delText>
        </w:r>
      </w:del>
      <w:r w:rsidRPr="00C421D6">
        <w:rPr>
          <w:rFonts w:cs="Times New Roman"/>
          <w:lang w:val="en-GB"/>
        </w:rPr>
        <w:t>Figure 1.17). Transitions can be prompted by perturbations such as climate extremes which force the system outside of its current well of attraction in the stability landscape; this is called noise-induced tipping</w:t>
      </w:r>
      <w:ins w:id="4037" w:author="Ian Blenkinsop" w:date="2021-07-06T14:47:00Z">
        <w:r w:rsidR="00E93A7F" w:rsidRPr="00E93A7F">
          <w:rPr>
            <w:rFonts w:cs="Times New Roman"/>
            <w:lang w:val="en-GB"/>
          </w:rPr>
          <w:t xml:space="preserve"> </w:t>
        </w:r>
        <w:r w:rsidR="00E93A7F">
          <w:rPr>
            <w:rFonts w:cs="Times New Roman"/>
            <w:lang w:val="en-GB"/>
          </w:rPr>
          <w:t>(</w:t>
        </w:r>
        <w:r w:rsidR="00E93A7F" w:rsidRPr="00C421D6">
          <w:rPr>
            <w:rFonts w:cs="Times New Roman"/>
            <w:lang w:val="en-GB"/>
          </w:rPr>
          <w:t>Figure 1.17a</w:t>
        </w:r>
        <w:r w:rsidR="00E93A7F">
          <w:rPr>
            <w:rFonts w:cs="Times New Roman"/>
            <w:lang w:val="en-GB"/>
          </w:rPr>
          <w:t>,</w:t>
        </w:r>
        <w:r w:rsidR="00E93A7F" w:rsidRPr="00C421D6">
          <w:rPr>
            <w:rFonts w:cs="Times New Roman"/>
            <w:lang w:val="en-GB"/>
          </w:rPr>
          <w:t>b</w:t>
        </w:r>
        <w:r w:rsidR="00E93A7F">
          <w:rPr>
            <w:rFonts w:cs="Times New Roman"/>
            <w:lang w:val="en-GB"/>
          </w:rPr>
          <w:t>;</w:t>
        </w:r>
      </w:ins>
      <w:r w:rsidRPr="00C421D6">
        <w:rPr>
          <w:rFonts w:cs="Times New Roman"/>
          <w:lang w:val="en-GB"/>
        </w:rPr>
        <w:t xml:space="preserve"> </w:t>
      </w:r>
      <w:r w:rsidRPr="003D7ED2">
        <w:rPr>
          <w:rFonts w:cs="Times New Roman"/>
        </w:rPr>
        <w:fldChar w:fldCharType="begin" w:fldLock="1"/>
      </w:r>
      <w:r w:rsidR="00E81B0B">
        <w:rPr>
          <w:rFonts w:cs="Times New Roman"/>
          <w:lang w:val="en-GB"/>
        </w:rPr>
        <w:instrText>ADDIN CSL_CITATION { "citationItems" : [ { "id" : "ITEM-1", "itemData" : { "DOI" : "10.1098/rsta.2011.0306", "ISSN" : "1364-503X", "author" : [ { "dropping-particle" : "", "family" : "Ashwin", "given" : "P.", "non-dropping-particle" : "", "parse-names" : false, "suffix" : "" }, { "dropping-particle" : "", "family" : "Wieczorek", "given" : "S.", "non-dropping-particle" : "", "parse-names" : false, "suffix" : "" }, { "dropping-particle" : "", "family" : "Vitolo", "given" : "R.", "non-dropping-particle" : "", "parse-names" : false, "suffix" : "" }, { "dropping-particle" : "", "family" : "Cox", "given" : "P.", "non-dropping-particle" : "", "parse-names" : false, "suffix" : "" } ], "container-title" : "Philosophical Transactions of the Royal Society A: Mathematical, Physical and Engineering Sciences", "id" : "ITEM-1", "issue" : "1962", "issued" : { "date-parts" : [ [ "2012", "3", "13" ] ] }, "page" : "1166-1184", "title" : "Tipping points in open systems: bifurcation, noise-induced and rate-dependent examples in the climate system", "translator" : [ { "dropping-particle" : "", "family" : "H3220", "given" : "", "non-dropping-particle" : "", "parse-names" : false, "suffix" : "" } ], "type" : "article-journal", "volume" : "370" }, "uris" : [ "http://www.mendeley.com/documents/?uuid=dafa1820-1b87-4470-aee5-7ff368ad1109" ] } ], "mendeley" : { "formattedCitation" : "(Ashwin et al., 2012)", "manualFormatting" : "(Ashwin et al., 2012", "plainTextFormattedCitation" : "(Ashwin et al., 2012)", "previouslyFormattedCitation" : "(Ashwin et al., 2012)" }, "properties" : { "noteIndex" : 0 }, "schema" : "https://github.com/citation-style-language/schema/raw/master/csl-citation.json" }</w:instrText>
      </w:r>
      <w:r w:rsidRPr="003D7ED2">
        <w:rPr>
          <w:rFonts w:cs="Times New Roman"/>
        </w:rPr>
        <w:fldChar w:fldCharType="separate"/>
      </w:r>
      <w:ins w:id="4038" w:author="Robin Matthews" w:date="2021-05-18T16:04:00Z">
        <w:del w:id="4039" w:author="Ian Blenkinsop" w:date="2021-07-06T14:47:00Z">
          <w:r w:rsidR="00602365" w:rsidDel="00E93A7F">
            <w:rPr>
              <w:rFonts w:cs="Times New Roman"/>
              <w:noProof/>
              <w:lang w:val="en-GB"/>
            </w:rPr>
            <w:delText>(</w:delText>
          </w:r>
        </w:del>
        <w:r w:rsidR="00602365">
          <w:rPr>
            <w:rFonts w:cs="Times New Roman"/>
            <w:noProof/>
            <w:lang w:val="en-GB"/>
          </w:rPr>
          <w:t>Ashwin et al., 2012</w:t>
        </w:r>
      </w:ins>
      <w:del w:id="4040" w:author="Robin Matthews" w:date="2021-05-18T16:04:00Z">
        <w:r w:rsidRPr="00C421D6" w:rsidDel="00602365">
          <w:rPr>
            <w:rFonts w:cs="Times New Roman"/>
            <w:noProof/>
            <w:lang w:val="en-GB"/>
          </w:rPr>
          <w:delText>(Ashwin et al., 2012</w:delText>
        </w:r>
      </w:del>
      <w:r w:rsidRPr="003D7ED2">
        <w:rPr>
          <w:rFonts w:cs="Times New Roman"/>
        </w:rPr>
        <w:fldChar w:fldCharType="end"/>
      </w:r>
      <w:del w:id="4041" w:author="Ian Blenkinsop" w:date="2021-07-06T14:47:00Z">
        <w:r w:rsidRPr="00C421D6" w:rsidDel="00E93A7F">
          <w:rPr>
            <w:rFonts w:cs="Times New Roman"/>
            <w:lang w:val="en-GB"/>
          </w:rPr>
          <w:delText>; Figure 1.17</w:delText>
        </w:r>
      </w:del>
      <w:del w:id="4042" w:author="Ian Blenkinsop" w:date="2021-07-06T14:46:00Z">
        <w:r w:rsidRPr="00C421D6" w:rsidDel="00E93A7F">
          <w:rPr>
            <w:rFonts w:cs="Times New Roman"/>
            <w:sz w:val="20"/>
            <w:szCs w:val="20"/>
            <w:lang w:val="en-GB"/>
          </w:rPr>
          <w:delText xml:space="preserve">, </w:delText>
        </w:r>
        <w:r w:rsidRPr="00C421D6" w:rsidDel="00E93A7F">
          <w:rPr>
            <w:rFonts w:cs="Times New Roman"/>
            <w:lang w:val="en-GB"/>
          </w:rPr>
          <w:delText xml:space="preserve">panels </w:delText>
        </w:r>
      </w:del>
      <w:del w:id="4043" w:author="Ian Blenkinsop" w:date="2021-07-06T14:47:00Z">
        <w:r w:rsidRPr="00C421D6" w:rsidDel="00E93A7F">
          <w:rPr>
            <w:rFonts w:cs="Times New Roman"/>
            <w:lang w:val="en-GB"/>
          </w:rPr>
          <w:delText>a</w:delText>
        </w:r>
      </w:del>
      <w:del w:id="4044" w:author="Ian Blenkinsop" w:date="2021-07-06T14:46:00Z">
        <w:r w:rsidRPr="00C421D6" w:rsidDel="00E93A7F">
          <w:rPr>
            <w:rFonts w:cs="Times New Roman"/>
            <w:lang w:val="en-GB"/>
          </w:rPr>
          <w:delText>/</w:delText>
        </w:r>
      </w:del>
      <w:del w:id="4045" w:author="Ian Blenkinsop" w:date="2021-07-06T14:47:00Z">
        <w:r w:rsidRPr="00C421D6" w:rsidDel="00E93A7F">
          <w:rPr>
            <w:rFonts w:cs="Times New Roman"/>
            <w:lang w:val="en-GB"/>
          </w:rPr>
          <w:delText>b</w:delText>
        </w:r>
      </w:del>
      <w:r w:rsidRPr="00C421D6">
        <w:rPr>
          <w:rFonts w:cs="Times New Roman"/>
          <w:lang w:val="en-GB"/>
        </w:rPr>
        <w:t xml:space="preserve">). For example, the tropical forest dieback seen in some ESM projections is accelerated by longer and more frequent droughts over tropical land </w:t>
      </w:r>
      <w:r w:rsidRPr="003D7ED2">
        <w:rPr>
          <w:rFonts w:cs="Times New Roman"/>
        </w:rPr>
        <w:fldChar w:fldCharType="begin" w:fldLock="1"/>
      </w:r>
      <w:r w:rsidR="00E81B0B">
        <w:rPr>
          <w:rFonts w:cs="Times New Roman"/>
          <w:lang w:val="en-GB"/>
        </w:rPr>
        <w:instrText>ADDIN CSL_CITATION { "citationItems" : [ { "id" : "ITEM-1", "itemData" : { "DOI" : "10.1175/JCLI-D-11-00366.1", "ISSN" : "0894-8755", "author" : [ { "dropping-particle" : "", "family" : "Good", "given" : "Peter", "non-dropping-particle" : "", "parse-names" : false, "suffix" : "" }, { "dropping-particle" : "", "family" : "Jones", "given" : "Chris", "non-dropping-particle" : "", "parse-names" : false, "suffix" : "" }, { "dropping-particle" : "", "family" : "Lowe", "given" : "Jason", "non-dropping-particle" : "", "parse-names" : false, "suffix" : "" }, { "dropping-particle" : "", "family" : "Betts", "given" : "Richard", "non-dropping-particle" : "", "parse-names" : false, "suffix" : "" }, { "dropping-particle" : "", "family" : "Gedney", "given" : "Nicola", "non-dropping-particle" : "", "parse-names" : false, "suffix" : "" } ], "container-title" : "Journal of Climate", "id" : "ITEM-1", "issue" : "2", "issued" : { "date-parts" : [ [ "2013", "1" ] ] }, "page" : "495-511", "title" : "Comparing Tropical Forest Projections from Two Generations of Hadley Centre Earth System Models, HadGEM2-ES and HadCM3LC", "translator" : [ { "dropping-particle" : "", "family" : "H3216", "given" : "", "non-dropping-particle" : "", "parse-names" : false, "suffix" : "" } ], "type" : "article-journal", "volume" : "26" }, "uris" : [ "http://www.mendeley.com/documents/?uuid=52d14dfc-4d07-47c5-a32d-657b01b3970d" ] } ], "mendeley" : { "formattedCitation" : "(Good et al., 2013)", "plainTextFormattedCitation" : "(Good et al., 2013)", "previouslyFormattedCitation" : "(Good et al., 2013)" }, "properties" : { "noteIndex" : 0 }, "schema" : "https://github.com/citation-style-language/schema/raw/master/csl-citation.json" }</w:instrText>
      </w:r>
      <w:r w:rsidRPr="003D7ED2">
        <w:rPr>
          <w:rFonts w:cs="Times New Roman"/>
        </w:rPr>
        <w:fldChar w:fldCharType="separate"/>
      </w:r>
      <w:ins w:id="4046" w:author="Robin Matthews" w:date="2021-05-18T16:04:00Z">
        <w:r w:rsidR="00602365">
          <w:rPr>
            <w:rFonts w:cs="Times New Roman"/>
            <w:noProof/>
            <w:lang w:val="en-GB"/>
          </w:rPr>
          <w:t>(Good et al., 2013)</w:t>
        </w:r>
      </w:ins>
      <w:del w:id="4047" w:author="Robin Matthews" w:date="2021-05-18T16:04:00Z">
        <w:r w:rsidRPr="00C421D6" w:rsidDel="00602365">
          <w:rPr>
            <w:rFonts w:cs="Times New Roman"/>
            <w:noProof/>
            <w:lang w:val="en-GB"/>
          </w:rPr>
          <w:delText>(Good et al., 2013)</w:delText>
        </w:r>
      </w:del>
      <w:r w:rsidRPr="003D7ED2">
        <w:rPr>
          <w:rFonts w:cs="Times New Roman"/>
        </w:rPr>
        <w:fldChar w:fldCharType="end"/>
      </w:r>
      <w:r w:rsidRPr="00C421D6">
        <w:rPr>
          <w:rFonts w:cs="Times New Roman"/>
          <w:lang w:val="en-GB"/>
        </w:rPr>
        <w:t xml:space="preserve">. </w:t>
      </w:r>
    </w:p>
    <w:bookmarkEnd w:id="4031"/>
    <w:p w14:paraId="6A877909" w14:textId="77777777" w:rsidR="00102875" w:rsidRPr="00C421D6" w:rsidRDefault="00102875" w:rsidP="00102875">
      <w:pPr>
        <w:pStyle w:val="AR6BodyText"/>
        <w:rPr>
          <w:rFonts w:cs="Times New Roman"/>
          <w:lang w:val="en-GB"/>
        </w:rPr>
      </w:pPr>
    </w:p>
    <w:p w14:paraId="6A3B3777" w14:textId="7C5DA86D" w:rsidR="00102875" w:rsidRPr="00C421D6" w:rsidRDefault="00102875" w:rsidP="00102875">
      <w:pPr>
        <w:pStyle w:val="AR6BodyText"/>
        <w:rPr>
          <w:rFonts w:cs="Times New Roman"/>
          <w:color w:val="000000"/>
          <w:lang w:val="en-GB" w:eastAsia="en-GB"/>
        </w:rPr>
      </w:pPr>
      <w:bookmarkStart w:id="4048" w:name="_Hlk66780407"/>
      <w:r w:rsidRPr="00C421D6">
        <w:rPr>
          <w:rFonts w:cs="Times New Roman"/>
          <w:lang w:val="en-GB"/>
        </w:rPr>
        <w:t xml:space="preserve">Alternatively, transitions from one state to another can occur if a critical threshold is exceeded; this is called </w:t>
      </w:r>
      <w:ins w:id="4049" w:author="Ian Blenkinsop" w:date="2021-07-06T14:47:00Z">
        <w:r w:rsidR="00E93A7F">
          <w:rPr>
            <w:rFonts w:cs="Times New Roman"/>
            <w:lang w:val="en-GB"/>
          </w:rPr>
          <w:t>‘</w:t>
        </w:r>
      </w:ins>
      <w:r w:rsidRPr="00C421D6">
        <w:rPr>
          <w:rFonts w:cs="Times New Roman"/>
          <w:lang w:val="en-GB"/>
        </w:rPr>
        <w:t>bifurcation tipping</w:t>
      </w:r>
      <w:ins w:id="4050" w:author="Ian Blenkinsop" w:date="2021-07-06T14:47:00Z">
        <w:r w:rsidR="00E93A7F">
          <w:rPr>
            <w:rFonts w:cs="Times New Roman"/>
            <w:lang w:val="en-GB"/>
          </w:rPr>
          <w:t>’</w:t>
        </w:r>
      </w:ins>
      <w:ins w:id="4051" w:author="Ian Blenkinsop" w:date="2021-07-06T14:48:00Z">
        <w:r w:rsidR="00E93A7F">
          <w:rPr>
            <w:rFonts w:cs="Times New Roman"/>
            <w:lang w:val="en-GB"/>
          </w:rPr>
          <w:t xml:space="preserve"> (</w:t>
        </w:r>
        <w:r w:rsidR="00E93A7F" w:rsidRPr="00C421D6">
          <w:rPr>
            <w:rFonts w:cs="Times New Roman"/>
            <w:lang w:val="en-GB"/>
          </w:rPr>
          <w:t>Figure 1.17c</w:t>
        </w:r>
        <w:r w:rsidR="00E93A7F">
          <w:rPr>
            <w:rFonts w:cs="Times New Roman"/>
            <w:lang w:val="en-GB"/>
          </w:rPr>
          <w:t>,</w:t>
        </w:r>
        <w:r w:rsidR="00E93A7F" w:rsidRPr="00C421D6">
          <w:rPr>
            <w:rFonts w:cs="Times New Roman"/>
            <w:lang w:val="en-GB"/>
          </w:rPr>
          <w:t>d</w:t>
        </w:r>
        <w:r w:rsidR="00E93A7F">
          <w:rPr>
            <w:rFonts w:cs="Times New Roman"/>
            <w:lang w:val="en-GB"/>
          </w:rPr>
          <w:t>;</w:t>
        </w:r>
      </w:ins>
      <w:r w:rsidRPr="00C421D6">
        <w:rPr>
          <w:rFonts w:cs="Times New Roman"/>
          <w:lang w:val="en-GB"/>
        </w:rPr>
        <w:t xml:space="preserve"> </w:t>
      </w:r>
      <w:r w:rsidRPr="003D7ED2">
        <w:rPr>
          <w:rFonts w:cs="Times New Roman"/>
        </w:rPr>
        <w:fldChar w:fldCharType="begin" w:fldLock="1"/>
      </w:r>
      <w:r w:rsidR="00E81B0B">
        <w:rPr>
          <w:rFonts w:cs="Times New Roman"/>
          <w:lang w:val="en-GB"/>
        </w:rPr>
        <w:instrText>ADDIN CSL_CITATION { "citationItems" : [ { "id" : "ITEM-1", "itemData" : { "DOI" : "10.1098/rsta.2011.0306", "ISSN" : "1364-503X", "author" : [ { "dropping-particle" : "", "family" : "Ashwin", "given" : "P.", "non-dropping-particle" : "", "parse-names" : false, "suffix" : "" }, { "dropping-particle" : "", "family" : "Wieczorek", "given" : "S.", "non-dropping-particle" : "", "parse-names" : false, "suffix" : "" }, { "dropping-particle" : "", "family" : "Vitolo", "given" : "R.", "non-dropping-particle" : "", "parse-names" : false, "suffix" : "" }, { "dropping-particle" : "", "family" : "Cox", "given" : "P.", "non-dropping-particle" : "", "parse-names" : false, "suffix" : "" } ], "container-title" : "Philosophical Transactions of the Royal Society A: Mathematical, Physical and Engineering Sciences", "id" : "ITEM-1", "issue" : "1962", "issued" : { "date-parts" : [ [ "2012", "3", "13" ] ] }, "page" : "1166-1184", "title" : "Tipping points in open systems: bifurcation, noise-induced and rate-dependent examples in the climate system", "translator" : [ { "dropping-particle" : "", "family" : "H3220", "given" : "", "non-dropping-particle" : "", "parse-names" : false, "suffix" : "" } ], "type" : "article-journal", "volume" : "370" }, "uris" : [ "http://www.mendeley.com/documents/?uuid=dafa1820-1b87-4470-aee5-7ff368ad1109" ] } ], "mendeley" : { "formattedCitation" : "(Ashwin et al., 2012)", "manualFormatting" : "(Ashwin et al., 2012", "plainTextFormattedCitation" : "(Ashwin et al., 2012)", "previouslyFormattedCitation" : "(Ashwin et al., 2012)" }, "properties" : { "noteIndex" : 0 }, "schema" : "https://github.com/citation-style-language/schema/raw/master/csl-citation.json" }</w:instrText>
      </w:r>
      <w:r w:rsidRPr="003D7ED2">
        <w:rPr>
          <w:rFonts w:cs="Times New Roman"/>
        </w:rPr>
        <w:fldChar w:fldCharType="separate"/>
      </w:r>
      <w:ins w:id="4052" w:author="Robin Matthews" w:date="2021-05-18T16:04:00Z">
        <w:del w:id="4053" w:author="Ian Blenkinsop" w:date="2021-07-06T14:48:00Z">
          <w:r w:rsidR="00602365" w:rsidDel="00E93A7F">
            <w:rPr>
              <w:rFonts w:cs="Times New Roman"/>
              <w:noProof/>
              <w:lang w:val="en-GB"/>
            </w:rPr>
            <w:delText>(</w:delText>
          </w:r>
        </w:del>
        <w:r w:rsidR="00602365">
          <w:rPr>
            <w:rFonts w:cs="Times New Roman"/>
            <w:noProof/>
            <w:lang w:val="en-GB"/>
          </w:rPr>
          <w:t>Ashwin et al., 2012</w:t>
        </w:r>
      </w:ins>
      <w:del w:id="4054" w:author="Robin Matthews" w:date="2021-05-18T16:04:00Z">
        <w:r w:rsidRPr="00C421D6" w:rsidDel="00602365">
          <w:rPr>
            <w:rFonts w:cs="Times New Roman"/>
            <w:noProof/>
            <w:lang w:val="en-GB"/>
          </w:rPr>
          <w:delText>(Ashwin et al., 2012</w:delText>
        </w:r>
      </w:del>
      <w:r w:rsidRPr="003D7ED2">
        <w:rPr>
          <w:rFonts w:cs="Times New Roman"/>
        </w:rPr>
        <w:fldChar w:fldCharType="end"/>
      </w:r>
      <w:del w:id="4055" w:author="Ian Blenkinsop" w:date="2021-07-06T14:48:00Z">
        <w:r w:rsidRPr="00C421D6" w:rsidDel="00E93A7F">
          <w:rPr>
            <w:rFonts w:cs="Times New Roman"/>
            <w:lang w:val="en-GB"/>
          </w:rPr>
          <w:delText>; Figure 1.17</w:delText>
        </w:r>
      </w:del>
      <w:del w:id="4056" w:author="Ian Blenkinsop" w:date="2021-07-06T14:47:00Z">
        <w:r w:rsidRPr="00C421D6" w:rsidDel="00E93A7F">
          <w:rPr>
            <w:rFonts w:cs="Times New Roman"/>
            <w:lang w:val="en-GB"/>
          </w:rPr>
          <w:delText xml:space="preserve">, panels </w:delText>
        </w:r>
      </w:del>
      <w:del w:id="4057" w:author="Ian Blenkinsop" w:date="2021-07-06T14:48:00Z">
        <w:r w:rsidRPr="00C421D6" w:rsidDel="00E93A7F">
          <w:rPr>
            <w:rFonts w:cs="Times New Roman"/>
            <w:lang w:val="en-GB"/>
          </w:rPr>
          <w:delText>c/d</w:delText>
        </w:r>
      </w:del>
      <w:r w:rsidRPr="00C421D6">
        <w:rPr>
          <w:rFonts w:cs="Times New Roman"/>
          <w:lang w:val="en-GB"/>
        </w:rPr>
        <w:t xml:space="preserve">). The new state is </w:t>
      </w:r>
      <w:r w:rsidRPr="00C421D6">
        <w:rPr>
          <w:rFonts w:cs="Times New Roman"/>
          <w:highlight w:val="white"/>
          <w:lang w:val="en-GB"/>
        </w:rPr>
        <w:t xml:space="preserve">defined as </w:t>
      </w:r>
      <w:ins w:id="4058" w:author="Ian Blenkinsop" w:date="2021-07-06T14:50:00Z">
        <w:r w:rsidR="00E93A7F">
          <w:rPr>
            <w:rFonts w:cs="Times New Roman"/>
            <w:highlight w:val="white"/>
            <w:lang w:val="en-GB"/>
          </w:rPr>
          <w:t>‘</w:t>
        </w:r>
      </w:ins>
      <w:r w:rsidRPr="00E93A7F">
        <w:rPr>
          <w:rFonts w:cs="Times New Roman"/>
          <w:iCs/>
          <w:highlight w:val="white"/>
          <w:lang w:val="en-GB"/>
          <w:rPrChange w:id="4059" w:author="Ian Blenkinsop" w:date="2021-07-06T14:50:00Z">
            <w:rPr>
              <w:rFonts w:cs="Times New Roman"/>
              <w:i/>
              <w:highlight w:val="white"/>
              <w:lang w:val="en-GB"/>
            </w:rPr>
          </w:rPrChange>
        </w:rPr>
        <w:t>irreversible</w:t>
      </w:r>
      <w:ins w:id="4060" w:author="Ian Blenkinsop" w:date="2021-07-06T14:50:00Z">
        <w:r w:rsidR="00E93A7F">
          <w:rPr>
            <w:rFonts w:cs="Times New Roman"/>
            <w:iCs/>
            <w:highlight w:val="white"/>
            <w:lang w:val="en-GB"/>
          </w:rPr>
          <w:t>’</w:t>
        </w:r>
      </w:ins>
      <w:r w:rsidRPr="00C421D6">
        <w:rPr>
          <w:rFonts w:cs="Times New Roman"/>
          <w:highlight w:val="white"/>
          <w:lang w:val="en-GB"/>
        </w:rPr>
        <w:t xml:space="preserve"> on a given time</w:t>
      </w:r>
      <w:ins w:id="4061" w:author="Ian Blenkinsop" w:date="2021-07-06T14:50:00Z">
        <w:r w:rsidR="00E93A7F">
          <w:rPr>
            <w:rFonts w:cs="Times New Roman"/>
            <w:highlight w:val="white"/>
            <w:lang w:val="en-GB"/>
          </w:rPr>
          <w:t xml:space="preserve"> </w:t>
        </w:r>
      </w:ins>
      <w:r w:rsidRPr="00C421D6">
        <w:rPr>
          <w:rFonts w:cs="Times New Roman"/>
          <w:highlight w:val="white"/>
          <w:lang w:val="en-GB"/>
        </w:rPr>
        <w:t>scale if the recovery from this state takes substantially longer than the time</w:t>
      </w:r>
      <w:ins w:id="4062" w:author="Ian Blenkinsop" w:date="2021-07-06T14:50:00Z">
        <w:r w:rsidR="00E93A7F">
          <w:rPr>
            <w:rFonts w:cs="Times New Roman"/>
            <w:highlight w:val="white"/>
            <w:lang w:val="en-GB"/>
          </w:rPr>
          <w:t xml:space="preserve"> </w:t>
        </w:r>
      </w:ins>
      <w:r w:rsidRPr="00C421D6">
        <w:rPr>
          <w:rFonts w:cs="Times New Roman"/>
          <w:highlight w:val="white"/>
          <w:lang w:val="en-GB"/>
        </w:rPr>
        <w:t>scale of interest, which is decades to centuries for the projections presented in this report</w:t>
      </w:r>
      <w:r w:rsidRPr="00C421D6">
        <w:rPr>
          <w:rFonts w:cs="Times New Roman"/>
          <w:lang w:val="en-GB"/>
        </w:rPr>
        <w:t xml:space="preserve">. A well-known example is the modelled irreversibility of the ocean’s thermohaline circulation in response to North Atlantic changes such as freshwater input from rainfall and ice-sheet melt </w:t>
      </w:r>
      <w:r>
        <w:rPr>
          <w:rFonts w:cs="Times New Roman"/>
        </w:rPr>
        <w:fldChar w:fldCharType="begin" w:fldLock="1"/>
      </w:r>
      <w:r w:rsidR="00E81B0B">
        <w:rPr>
          <w:rFonts w:cs="Times New Roman"/>
          <w:lang w:val="en-GB"/>
        </w:rPr>
        <w:instrText>ADDIN CSL_CITATION { "citationItems" : [ { "id" : "ITEM-1", "itemData" : { "DOI" : "10.1098/rspa.2019.0051", "ISSN" : "1364-5021", "abstract" : "The Atlantic meridional overturning circulation (AMOC) transports substantial amounts of heat into the North Atlantic sector, and hence is of very high importance in regional climate projections. The AMOC has been observed to show multi-stability across a range of models of different complexity. The simplest models find a bifurcation associated with the AMOC \u2018on\u2019 state losing stability that is a saddle node. Here, we study a physically derived global oceanic model of Wood et al. with five boxes, that is calibrated to runs of the FAMOUS coupled atmosphere-ocean general circulation model. We find the loss of stability of the \u2018on\u2019 state is due to a subcritical Hopf for parameters from both pre-industrial and doubled CO 2 atmospheres. This loss of stability via subcritical Hopf bifurcation has important consequences for the behaviour of the basin of attraction close to bifurcation. We consider various time-dependent profiles of freshwater forcing to the system, and find that rate-induced thresholds for tipping can appear, even for perturbations that do not cross the bifurcation. Understanding how such state transitions occur is important in determining allowable safe climate change mitigation pathways to avoid collapse of the AMOC.", "author" : [ { "dropping-particle" : "", "family" : "Alkhayuon", "given" : "Hassan", "non-dropping-particle" : "", "parse-names" : false, "suffix" : "" }, { "dropping-particle" : "", "family" : "Ashwin", "given" : "Peter", "non-dropping-particle" : "", "parse-names" : false, "suffix" : "" }, { "dropping-particle" : "", "family" : "Jackson", "given" : "Laura C.", "non-dropping-particle" : "", "parse-names" : false, "suffix" : "" }, { "dropping-particle" : "", "family" : "Quinn", "given" : "Courtney", "non-dropping-particle" : "", "parse-names" : false, "suffix" : "" }, { "dropping-particle" : "", "family" : "Wood", "given" : "Richard A.", "non-dropping-particle" : "", "parse-names" : false, "suffix" : "" } ], "container-title" : "Proceedings of the Royal Society A: Mathematical, Physical and Engineering Sciences", "id" : "ITEM-1", "issue" : "2225", "issued" : { "date-parts" : [ [ "2019", "5", "15" ] ] }, "page" : "20190051", "title" : "Basin bifurcations, oscillatory instability and rate-induced thresholds for Atlantic meridional overturning circulation in a global oceanic box model", "translator" : [ { "dropping-particle" : "", "family" : "H4586", "given" : "", "non-dropping-particle" : "", "parse-names" : false, "suffix" : "" } ], "type" : "article-journal", "volume" : "475" }, "uris" : [ "http://www.mendeley.com/documents/?uuid=8e0aeeb3-84bd-4748-95e1-c502155c35ec" ] }, { "id" : "ITEM-2", "itemData" : { "DOI" : "10.1029/2005GL023655", "ISBN" : "0094-8276", "ISSN" : "0094-8276", "abstract" : "We present results from an intercomparison of 11 different climate models of intermediate complexity, in which the North Atlantic Ocean was subjected to slowly varying changes in freshwater input. All models show a characteristic hysteresis response of the thermohaline circulation to the freshwater forcing; which can be explained by Stommel's salt advection feedback. The width of the hysteresis curves varies between 0.2 and 0.5 Sv in the models. Major differences are found in the location of present-day climate on the hysteresis diagram. In seven of the models, present-day climate for standard parameter choices is found in the bi-stable regime, in four models this climate is in the mono-stable regime. The proximity of the present-day climate to the Stommel bifurcation point, beyond which North Atlantic Deep Water formation cannot be sustained, varies from less than 0.1 Sv to over 0.5 Sv.", "author" : [ { "dropping-particle" : "", "family" : "Rahmstorf", "given" : "Stefan", "non-dropping-particle" : "", "parse-names" : false, "suffix" : "" }, { "dropping-particle" : "", "family" : "Crucifix", "given" : "Michel", "non-dropping-particle" : "", "parse-names" : false, "suffix" : "" }, { "dropping-particle" : "", "family" : "Ganopolski", "given" : "Andrey", "non-dropping-particle" : "", "parse-names" : false, "suffix" : "" }, { "dropping-particle" : "", "family" : "Goosse", "given" : "Hugues", "non-dropping-particle" : "", "parse-names" : false, "suffix" : "" }, { "dropping-particle" : "", "family" : "Kamenkovich", "given" : "Igor", "non-dropping-particle" : "", "parse-names" : false, "suffix" : "" }, { "dropping-particle" : "", "family" : "Knutti", "given" : "Reto", "non-dropping-particle" : "", "parse-names" : false, "suffix" : "" }, { "dropping-particle" : "", "family" : "Lohmann", "given" : "Gerrit", "non-dropping-particle" : "", "parse-names" : false, "suffix" : "" }, { "dropping-particle" : "", "family" : "Marsh", "given" : "Robert", "non-dropping-particle" : "", "parse-names" : false, "suffix" : "" }, { "dropping-particle" : "", "family" : "Mysak", "given" : "Lawrence A.", "non-dropping-particle" : "", "parse-names" : false, "suffix" : "" }, { "dropping-particle" : "", "family" : "Wang", "given" : "Zhaomin", "non-dropping-particle" : "", "parse-names" : false, "suffix" : "" }, { "dropping-particle" : "", "family" : "Weaver", "given" : "Andrew J.", "non-dropping-particle" : "", "parse-names" : false, "suffix" : "" } ], "container-title" : "Geophysical Research Letters", "id" : "ITEM-2", "issue" : "23", "issued" : { "date-parts" : [ [ "2005" ] ] }, "page" : "L23605", "title" : "Thermohaline circulation hysteresis: A model intercomparison", "translator" : [ { "dropping-particle" : "", "family" : "H3960", "given" : "", "non-dropping-particle" : "", "parse-names" : false, "suffix" : "" } ], "type" : "article-journal", "volume" : "32" }, "uris" : [ "http://www.mendeley.com/documents/?uuid=4b0ae76a-76cd-4677-954a-aae49c98f3b8" ] } ], "mendeley" : { "formattedCitation" : "(Rahmstorf et al., 2005; Alkhayuon et al., 2019)", "plainTextFormattedCitation" : "(Rahmstorf et al., 2005; Alkhayuon et al., 2019)", "previouslyFormattedCitation" : "(Rahmstorf et al., 2005; Alkhayuon et al., 2019)" }, "properties" : { "noteIndex" : 0 }, "schema" : "https://github.com/citation-style-language/schema/raw/master/csl-citation.json" }</w:instrText>
      </w:r>
      <w:r>
        <w:rPr>
          <w:rFonts w:cs="Times New Roman"/>
        </w:rPr>
        <w:fldChar w:fldCharType="separate"/>
      </w:r>
      <w:ins w:id="4063" w:author="Robin Matthews" w:date="2021-05-18T16:04:00Z">
        <w:r w:rsidR="00602365">
          <w:rPr>
            <w:rFonts w:cs="Times New Roman"/>
            <w:noProof/>
            <w:lang w:val="en-GB"/>
          </w:rPr>
          <w:t>(Rahmstorf et al., 2005; Alkhayuon et al., 2019)</w:t>
        </w:r>
      </w:ins>
      <w:del w:id="4064" w:author="Robin Matthews" w:date="2021-05-18T16:04:00Z">
        <w:r w:rsidRPr="00C421D6" w:rsidDel="00602365">
          <w:rPr>
            <w:rFonts w:cs="Times New Roman"/>
            <w:noProof/>
            <w:lang w:val="en-GB"/>
          </w:rPr>
          <w:delText>(Rahmstorf et al., 2005; Alkhayuon et al., 2019)</w:delText>
        </w:r>
      </w:del>
      <w:r>
        <w:rPr>
          <w:rFonts w:cs="Times New Roman"/>
        </w:rPr>
        <w:fldChar w:fldCharType="end"/>
      </w:r>
      <w:r w:rsidRPr="00C421D6">
        <w:rPr>
          <w:rFonts w:cs="Times New Roman"/>
          <w:color w:val="000000"/>
          <w:lang w:val="en-GB" w:eastAsia="en-GB"/>
        </w:rPr>
        <w:t xml:space="preserve">, which is assessed in detail </w:t>
      </w:r>
      <w:r w:rsidR="005F55C1">
        <w:rPr>
          <w:rFonts w:cs="Times New Roman"/>
          <w:color w:val="000000"/>
          <w:lang w:val="en-GB" w:eastAsia="en-GB"/>
        </w:rPr>
        <w:t xml:space="preserve">in </w:t>
      </w:r>
      <w:r w:rsidRPr="00C421D6">
        <w:rPr>
          <w:rFonts w:cs="Times New Roman"/>
          <w:color w:val="000000"/>
          <w:lang w:val="en-GB" w:eastAsia="en-GB"/>
        </w:rPr>
        <w:t>Chapter 9</w:t>
      </w:r>
      <w:del w:id="4065" w:author="Ian Blenkinsop" w:date="2021-07-12T14:33:00Z">
        <w:r w:rsidRPr="00C421D6" w:rsidDel="00A87220">
          <w:rPr>
            <w:rFonts w:cs="Times New Roman"/>
            <w:color w:val="000000"/>
            <w:lang w:val="en-GB" w:eastAsia="en-GB"/>
          </w:rPr>
          <w:delText xml:space="preserve">, </w:delText>
        </w:r>
      </w:del>
      <w:ins w:id="4066" w:author="Ian Blenkinsop" w:date="2021-07-12T14:33:00Z">
        <w:r w:rsidR="00A87220">
          <w:rPr>
            <w:rFonts w:cs="Times New Roman"/>
            <w:color w:val="000000"/>
            <w:lang w:val="en-GB" w:eastAsia="en-GB"/>
          </w:rPr>
          <w:t xml:space="preserve"> (</w:t>
        </w:r>
      </w:ins>
      <w:r w:rsidRPr="00C421D6">
        <w:rPr>
          <w:rFonts w:cs="Times New Roman"/>
          <w:color w:val="000000"/>
          <w:lang w:val="en-GB" w:eastAsia="en-GB"/>
        </w:rPr>
        <w:t>Section 9.2.3</w:t>
      </w:r>
      <w:ins w:id="4067" w:author="Ian Blenkinsop" w:date="2021-07-12T14:33:00Z">
        <w:r w:rsidR="00A87220">
          <w:rPr>
            <w:rFonts w:cs="Times New Roman"/>
            <w:color w:val="000000"/>
            <w:lang w:val="en-GB" w:eastAsia="en-GB"/>
          </w:rPr>
          <w:t>)</w:t>
        </w:r>
      </w:ins>
      <w:r w:rsidRPr="00C421D6">
        <w:rPr>
          <w:rFonts w:cs="Times New Roman"/>
          <w:color w:val="000000"/>
          <w:lang w:val="en-GB" w:eastAsia="en-GB"/>
        </w:rPr>
        <w:t>.</w:t>
      </w:r>
    </w:p>
    <w:p w14:paraId="7CCBD154" w14:textId="77777777" w:rsidR="00102875" w:rsidRPr="00C421D6" w:rsidRDefault="00102875" w:rsidP="00102875">
      <w:pPr>
        <w:pStyle w:val="AR6BodyText"/>
        <w:rPr>
          <w:rFonts w:cs="Times New Roman"/>
          <w:lang w:val="en-GB"/>
        </w:rPr>
      </w:pPr>
    </w:p>
    <w:p w14:paraId="04FA43AE" w14:textId="0AE4C7FC" w:rsidR="00102875" w:rsidRPr="00C421D6" w:rsidRDefault="00102875" w:rsidP="003116AA">
      <w:pPr>
        <w:pStyle w:val="AR6BodyText"/>
        <w:rPr>
          <w:rFonts w:cs="Times New Roman"/>
          <w:lang w:val="en-GB"/>
        </w:rPr>
      </w:pPr>
      <w:bookmarkStart w:id="4068" w:name="_Hlk66780461"/>
      <w:bookmarkEnd w:id="4048"/>
      <w:r w:rsidRPr="00C421D6">
        <w:rPr>
          <w:rFonts w:cs="Times New Roman"/>
          <w:lang w:val="en-GB"/>
        </w:rPr>
        <w:t>The tipping point concept is most commonly framed for systems in which the forcing changes relatively slowly. However, this is not the case for most scenarios of anthropogenic forcing projected for the 21</w:t>
      </w:r>
      <w:r w:rsidRPr="00E93A7F">
        <w:rPr>
          <w:rFonts w:cs="Times New Roman"/>
          <w:lang w:val="en-GB"/>
          <w:rPrChange w:id="4069" w:author="Ian Blenkinsop" w:date="2021-07-06T14:51:00Z">
            <w:rPr>
              <w:rFonts w:cs="Times New Roman"/>
              <w:vertAlign w:val="superscript"/>
              <w:lang w:val="en-GB"/>
            </w:rPr>
          </w:rPrChange>
        </w:rPr>
        <w:t>st</w:t>
      </w:r>
      <w:r w:rsidRPr="00C421D6">
        <w:rPr>
          <w:rFonts w:cs="Times New Roman"/>
          <w:lang w:val="en-GB"/>
        </w:rPr>
        <w:t xml:space="preserve"> century. Systems with inertia lag behind rapidly</w:t>
      </w:r>
      <w:del w:id="4070" w:author="Ian Blenkinsop" w:date="2021-07-06T14:51:00Z">
        <w:r w:rsidRPr="00C421D6" w:rsidDel="00E93A7F">
          <w:rPr>
            <w:rFonts w:cs="Times New Roman"/>
            <w:lang w:val="en-GB"/>
          </w:rPr>
          <w:delText>-</w:delText>
        </w:r>
      </w:del>
      <w:ins w:id="4071" w:author="Ian Blenkinsop" w:date="2021-07-06T14:51:00Z">
        <w:r w:rsidR="00E93A7F">
          <w:rPr>
            <w:rFonts w:cs="Times New Roman"/>
            <w:lang w:val="en-GB"/>
          </w:rPr>
          <w:t xml:space="preserve"> </w:t>
        </w:r>
      </w:ins>
      <w:r w:rsidRPr="00C421D6">
        <w:rPr>
          <w:rFonts w:cs="Times New Roman"/>
          <w:lang w:val="en-GB"/>
        </w:rPr>
        <w:t xml:space="preserve">increasing forcing, which can lead to the failure of early warning signals or even the possibility of temporarily overshooting a bifurcation point without provoking tipping </w:t>
      </w:r>
      <w:r w:rsidRPr="003D7ED2">
        <w:rPr>
          <w:rFonts w:cs="Times New Roman"/>
        </w:rPr>
        <w:fldChar w:fldCharType="begin" w:fldLock="1"/>
      </w:r>
      <w:r w:rsidR="00E81B0B">
        <w:rPr>
          <w:rFonts w:cs="Times New Roman"/>
          <w:lang w:val="en-GB"/>
        </w:rPr>
        <w:instrText>ADDIN CSL_CITATION { "citationItems" : [ { "id" : "ITEM-1", "itemData" : { "DOI" : "10.1098/rspa.2018.0504", "ISSN" : "1364-5021", "author" : [ { "dropping-particle" : "", "family" : "Ritchie", "given" : "Paul", "non-dropping-particle" : "", "parse-names" : false, "suffix" : "" }, { "dropping-particle" : "", "family" : "Karabacak", "given" : "\u00d6zkan", "non-dropping-particle" : "", "parse-names" : false, "suffix" : "" }, { "dropping-particle" : "", "family" : "Sieber", "given" : "Jan", "non-dropping-particle" : "", "parse-names" : false, "suffix" : "" } ], "container-title" : "Proceedings of the Royal Society A: Mathematical, Physical and Engineering Sciences", "id" : "ITEM-1", "issue" : "2222", "issued" : { "date-parts" : [ [ "2019", "2", "28" ] ] }, "page" : "20180504", "title" : "Inverse-square law between time and amplitude for crossing tipping thresholds", "translator" : [ { "dropping-particle" : "", "family" : "H3212", "given" : "", "non-dropping-particle" : "", "parse-names" : false, "suffix" : "" } ], "type" : "article-journal", "volume" : "475" }, "uris" : [ "http://www.mendeley.com/documents/?uuid=854d9d6b-c180-44b1-9347-33b42192abe8" ] } ], "mendeley" : { "formattedCitation" : "(Ritchie et al., 2019)", "plainTextFormattedCitation" : "(Ritchie et al., 2019)", "previouslyFormattedCitation" : "(Ritchie et al., 2019)" }, "properties" : { "noteIndex" : 0 }, "schema" : "https://github.com/citation-style-language/schema/raw/master/csl-citation.json" }</w:instrText>
      </w:r>
      <w:r w:rsidRPr="003D7ED2">
        <w:rPr>
          <w:rFonts w:cs="Times New Roman"/>
        </w:rPr>
        <w:fldChar w:fldCharType="separate"/>
      </w:r>
      <w:ins w:id="4072" w:author="Robin Matthews" w:date="2021-05-18T16:04:00Z">
        <w:r w:rsidR="00602365">
          <w:rPr>
            <w:rFonts w:cs="Times New Roman"/>
            <w:noProof/>
            <w:lang w:val="en-GB"/>
          </w:rPr>
          <w:t>(Ritchie et al., 2019)</w:t>
        </w:r>
      </w:ins>
      <w:del w:id="4073" w:author="Robin Matthews" w:date="2021-05-18T16:04:00Z">
        <w:r w:rsidRPr="00C421D6" w:rsidDel="00602365">
          <w:rPr>
            <w:rFonts w:cs="Times New Roman"/>
            <w:noProof/>
            <w:lang w:val="en-GB"/>
          </w:rPr>
          <w:delText>(Ritchie et al., 2019)</w:delText>
        </w:r>
      </w:del>
      <w:r w:rsidRPr="003D7ED2">
        <w:rPr>
          <w:rFonts w:cs="Times New Roman"/>
        </w:rPr>
        <w:fldChar w:fldCharType="end"/>
      </w:r>
      <w:r w:rsidRPr="00C421D6">
        <w:rPr>
          <w:rFonts w:cs="Times New Roman"/>
          <w:lang w:val="en-GB"/>
        </w:rPr>
        <w:t>.</w:t>
      </w:r>
    </w:p>
    <w:p w14:paraId="15FEFA0A" w14:textId="71CB0149" w:rsidR="003116AA" w:rsidRPr="00C421D6" w:rsidRDefault="003116AA" w:rsidP="003116AA">
      <w:pPr>
        <w:pStyle w:val="AR6BodyText"/>
        <w:rPr>
          <w:rFonts w:cs="Times New Roman"/>
          <w:lang w:val="en-GB"/>
        </w:rPr>
      </w:pPr>
    </w:p>
    <w:bookmarkEnd w:id="4068"/>
    <w:p w14:paraId="13FD3B71" w14:textId="77777777" w:rsidR="003116AA" w:rsidRPr="00C421D6" w:rsidRDefault="003116AA" w:rsidP="003116AA">
      <w:pPr>
        <w:pStyle w:val="AR6BodyText"/>
        <w:rPr>
          <w:rFonts w:cs="Times New Roman"/>
          <w:lang w:val="en-GB"/>
        </w:rPr>
      </w:pPr>
    </w:p>
    <w:p w14:paraId="6431C81D" w14:textId="07C50825" w:rsidR="00102875" w:rsidRDefault="00102875" w:rsidP="003116AA">
      <w:pPr>
        <w:pStyle w:val="AR6BodyTextBold"/>
        <w:rPr>
          <w:rFonts w:cs="Times New Roman"/>
          <w:lang w:val="en-GB"/>
        </w:rPr>
      </w:pPr>
      <w:r w:rsidRPr="003D7ED2">
        <w:rPr>
          <w:rFonts w:cs="Times New Roman"/>
          <w:lang w:val="en-GB"/>
        </w:rPr>
        <w:t>[START FIGURE 1.1</w:t>
      </w:r>
      <w:r>
        <w:rPr>
          <w:rFonts w:cs="Times New Roman"/>
          <w:lang w:val="en-GB"/>
        </w:rPr>
        <w:t>7</w:t>
      </w:r>
      <w:r w:rsidRPr="003D7ED2">
        <w:rPr>
          <w:rFonts w:cs="Times New Roman"/>
          <w:lang w:val="en-GB"/>
        </w:rPr>
        <w:t xml:space="preserve"> HERE]</w:t>
      </w:r>
    </w:p>
    <w:p w14:paraId="23DD40C8" w14:textId="77777777" w:rsidR="003116AA" w:rsidRPr="003116AA" w:rsidRDefault="003116AA" w:rsidP="003116AA">
      <w:pPr>
        <w:pStyle w:val="AR6BodyText"/>
      </w:pPr>
    </w:p>
    <w:p w14:paraId="64D6F26D" w14:textId="0403BC9A" w:rsidR="00102875" w:rsidRPr="00C421D6" w:rsidRDefault="00092D1F" w:rsidP="00102875">
      <w:pPr>
        <w:pStyle w:val="AR6Chap1Figure"/>
        <w:rPr>
          <w:rFonts w:cs="Times New Roman"/>
          <w:lang w:val="en-GB"/>
        </w:rPr>
      </w:pPr>
      <w:r w:rsidRPr="00341138">
        <w:rPr>
          <w:rFonts w:cs="Times New Roman"/>
          <w:b/>
          <w:bCs/>
          <w:lang w:val="en-GB"/>
        </w:rPr>
        <w:t>Illustration of two types of tipping point</w:t>
      </w:r>
      <w:r w:rsidR="000E0308">
        <w:rPr>
          <w:rFonts w:cs="Times New Roman"/>
          <w:b/>
          <w:bCs/>
          <w:lang w:val="en-GB"/>
        </w:rPr>
        <w:t>s</w:t>
      </w:r>
      <w:r w:rsidRPr="00505257">
        <w:rPr>
          <w:rFonts w:cs="Times New Roman"/>
          <w:b/>
          <w:lang w:val="en-GB"/>
        </w:rPr>
        <w:t>: noise-induced</w:t>
      </w:r>
      <w:r>
        <w:rPr>
          <w:rFonts w:cs="Times New Roman"/>
          <w:b/>
          <w:lang w:val="en-GB"/>
        </w:rPr>
        <w:t xml:space="preserve"> (panels a, b)</w:t>
      </w:r>
      <w:r w:rsidRPr="00505257">
        <w:rPr>
          <w:rFonts w:cs="Times New Roman"/>
          <w:b/>
          <w:lang w:val="en-GB"/>
        </w:rPr>
        <w:t xml:space="preserve"> and bifurcation</w:t>
      </w:r>
      <w:r>
        <w:rPr>
          <w:rFonts w:cs="Times New Roman"/>
          <w:b/>
          <w:lang w:val="en-GB"/>
        </w:rPr>
        <w:t xml:space="preserve"> (panels c, d)</w:t>
      </w:r>
      <w:r w:rsidRPr="00341138">
        <w:rPr>
          <w:rFonts w:cs="Times New Roman"/>
          <w:lang w:val="en-GB"/>
        </w:rPr>
        <w:t xml:space="preserve">. (a), (c) example time-series (coloured lines) through the tipping point with black solid lines indicating stable climate states (e.g., low or high rainfall) and dashed lines represent the boundary between stable states. (b), (d) stability landscapes provide an intuitive understanding for the different types of tipping point. The valleys represent different climate states the system can occupy, with hill tops separating the stable states. The resilience of a climate state is implied by the depth of the valley. The current state of the system is represented by a ball. Both scenarios assume that the ball starts in the left-hand valley (black </w:t>
      </w:r>
      <w:r w:rsidRPr="00341138">
        <w:rPr>
          <w:rFonts w:cs="Times New Roman"/>
          <w:lang w:val="en-GB"/>
        </w:rPr>
        <w:lastRenderedPageBreak/>
        <w:t xml:space="preserve">dashed lines) and then through different mechanisms dependent on the type of tipping transitions to the right valley (coloured lines). Noise-induced tipping events, for instance </w:t>
      </w:r>
      <w:r w:rsidRPr="00341138">
        <w:rPr>
          <w:rFonts w:cs="Times New Roman"/>
          <w:szCs w:val="20"/>
          <w:lang w:val="en-GB" w:eastAsia="en-GB"/>
        </w:rPr>
        <w:t>drought events causing sudden dieback of the Amazonian rainforest</w:t>
      </w:r>
      <w:r w:rsidRPr="00341138">
        <w:rPr>
          <w:rFonts w:cs="Times New Roman"/>
          <w:lang w:val="en-GB"/>
        </w:rPr>
        <w:t xml:space="preserve">, develop from fluctuations within the system. The stability landscape in this scenario remains fixed and stationary. A series of perturbations in the same direction or one large perturbation are required to force the system over the hill top and into the alternative stable state. Bifurcation tipping events, such as a collapse of the thermohaline circulation in the Atlantic Ocean under climate change, occur when a critical level in the forcing is reached. Here the stability landscape is subjected to a change in shape. Under gradual anthropogenic forcing the left valley begins to shallow and eventually vanishes at the tipping point, forcing the system to transition to the right-hand valley. </w:t>
      </w:r>
      <w:r w:rsidR="00102875" w:rsidRPr="00C421D6">
        <w:rPr>
          <w:rFonts w:cs="Times New Roman"/>
          <w:lang w:val="en-GB"/>
        </w:rPr>
        <w:t xml:space="preserve"> </w:t>
      </w:r>
    </w:p>
    <w:p w14:paraId="251F1D09" w14:textId="77777777" w:rsidR="00102875" w:rsidRPr="003D7ED2" w:rsidRDefault="00102875" w:rsidP="00102875">
      <w:pPr>
        <w:pStyle w:val="AR6BodyTextBold"/>
        <w:rPr>
          <w:rFonts w:cs="Times New Roman"/>
          <w:lang w:val="en-GB"/>
        </w:rPr>
      </w:pPr>
    </w:p>
    <w:p w14:paraId="31474486" w14:textId="56EA42FE" w:rsidR="00102875" w:rsidRDefault="00102875" w:rsidP="003116AA">
      <w:pPr>
        <w:pStyle w:val="AR6BodyTextBold"/>
        <w:rPr>
          <w:rFonts w:cs="Times New Roman"/>
          <w:color w:val="000000"/>
          <w:lang w:val="en-GB"/>
        </w:rPr>
      </w:pPr>
      <w:r w:rsidRPr="003D7ED2">
        <w:rPr>
          <w:rFonts w:cs="Times New Roman"/>
          <w:color w:val="000000"/>
          <w:lang w:val="en-GB"/>
        </w:rPr>
        <w:t>[END FIGURE 1.</w:t>
      </w:r>
      <w:r w:rsidRPr="003D7ED2">
        <w:rPr>
          <w:rFonts w:cs="Times New Roman"/>
          <w:lang w:val="en-GB"/>
        </w:rPr>
        <w:t>1</w:t>
      </w:r>
      <w:r>
        <w:rPr>
          <w:rFonts w:cs="Times New Roman"/>
          <w:lang w:val="en-GB"/>
        </w:rPr>
        <w:t>7</w:t>
      </w:r>
      <w:r w:rsidRPr="003D7ED2">
        <w:rPr>
          <w:rFonts w:cs="Times New Roman"/>
          <w:color w:val="000000"/>
          <w:lang w:val="en-GB"/>
        </w:rPr>
        <w:t xml:space="preserve"> HERE]</w:t>
      </w:r>
    </w:p>
    <w:p w14:paraId="7418EC0D" w14:textId="7B24B07F" w:rsidR="003116AA" w:rsidRPr="00C421D6" w:rsidRDefault="003116AA" w:rsidP="003116AA">
      <w:pPr>
        <w:pStyle w:val="AR6BodyText"/>
        <w:rPr>
          <w:lang w:val="en-GB"/>
        </w:rPr>
      </w:pPr>
    </w:p>
    <w:p w14:paraId="4993E90E" w14:textId="77777777" w:rsidR="003116AA" w:rsidRPr="00C421D6" w:rsidRDefault="003116AA" w:rsidP="003116AA">
      <w:pPr>
        <w:pStyle w:val="AR6BodyText"/>
        <w:rPr>
          <w:lang w:val="en-GB"/>
        </w:rPr>
      </w:pPr>
    </w:p>
    <w:p w14:paraId="1B9B8B99" w14:textId="782121F1" w:rsidR="00102875" w:rsidRPr="00C421D6" w:rsidRDefault="00E30227" w:rsidP="003116AA">
      <w:pPr>
        <w:pStyle w:val="AR6BodyText"/>
        <w:rPr>
          <w:lang w:val="en-GB"/>
        </w:rPr>
      </w:pPr>
      <w:bookmarkStart w:id="4074" w:name="_Hlk66780493"/>
      <w:ins w:id="4075" w:author="Ian Blenkinsop" w:date="2021-07-06T16:06:00Z">
        <w:r>
          <w:rPr>
            <w:lang w:val="en-GB"/>
          </w:rPr>
          <w:t>‘</w:t>
        </w:r>
      </w:ins>
      <w:r w:rsidR="00102875" w:rsidRPr="00C421D6">
        <w:rPr>
          <w:lang w:val="en-GB"/>
        </w:rPr>
        <w:t>Surprises</w:t>
      </w:r>
      <w:ins w:id="4076" w:author="Ian Blenkinsop" w:date="2021-07-06T16:06:00Z">
        <w:r>
          <w:rPr>
            <w:lang w:val="en-GB"/>
          </w:rPr>
          <w:t>’</w:t>
        </w:r>
      </w:ins>
      <w:r w:rsidR="00102875" w:rsidRPr="00C421D6">
        <w:rPr>
          <w:lang w:val="en-GB"/>
        </w:rPr>
        <w:t xml:space="preserve"> are a class of risk that can be defined as low-likelihood but well-understood events</w:t>
      </w:r>
      <w:del w:id="4077" w:author="Ian Blenkinsop" w:date="2021-07-06T16:07:00Z">
        <w:r w:rsidR="00102875" w:rsidRPr="00C421D6" w:rsidDel="00E30227">
          <w:rPr>
            <w:lang w:val="en-GB"/>
          </w:rPr>
          <w:delText>, and</w:delText>
        </w:r>
      </w:del>
      <w:ins w:id="4078" w:author="Ian Blenkinsop" w:date="2021-07-06T16:07:00Z">
        <w:r>
          <w:rPr>
            <w:lang w:val="en-GB"/>
          </w:rPr>
          <w:t>: they are</w:t>
        </w:r>
      </w:ins>
      <w:r w:rsidR="00102875" w:rsidRPr="00C421D6">
        <w:rPr>
          <w:lang w:val="en-GB"/>
        </w:rPr>
        <w:t xml:space="preserve"> events that cannot be predicted with current understanding. The risk from such surprises can be accounted for in risk assessments </w:t>
      </w:r>
      <w:r w:rsidR="00102875" w:rsidRPr="004E5D92">
        <w:fldChar w:fldCharType="begin" w:fldLock="1"/>
      </w:r>
      <w:r w:rsidR="00E81B0B">
        <w:rPr>
          <w:lang w:val="en-GB"/>
        </w:rPr>
        <w:instrText>ADDIN CSL_CITATION { "citationItems" : [ { "id" : "ITEM-1", "itemData" : { "DOI" : "10.1098/rsta.2014.0453", "ISSN" : "1364-503X", "abstract" : "An uncertainty report describes the extent of an agent\u2019s uncertainty about some matter. We identify two basic requirements for uncertainty reports, which we call faithfulness and completeness . We then discuss two pitfalls of uncertainty assessment that often result in reports that fail to meet these requirements. The first involves adopting a one-size-fits-all approach to the representation of uncertainty, while the second involves failing to take account of the risk of surprises. In connection with the latter, we respond to the objection that it is impossible to account for the risk of genuine surprises. After outlining some steps that both scientists and the bodies who commission uncertainty assessments can take to help avoid these pitfalls, we explain why striving for faithfulness and completeness is important.", "author" : [ { "dropping-particle" : "", "family" : "Parker", "given" : "Wendy S.", "non-dropping-particle" : "", "parse-names" : false, "suffix" : "" }, { "dropping-particle" : "", "family" : "Risbey", "given" : "James S.", "non-dropping-particle" : "", "parse-names" : false, "suffix" : "" } ], "container-title" : "Philosophical Transactions of the Royal Society A: Mathematical, Physical and Engineering Sciences", "id" : "ITEM-1", "issue" : "2055", "issued" : { "date-parts" : [ [ "2015", "11", "28" ] ] }, "page" : "20140453", "title" : "False precision, surprise and improved uncertainty assessment", "translator" : [ { "dropping-particle" : "", "family" : "H4177", "given" : "", "non-dropping-particle" : "", "parse-names" : false, "suffix" : "" } ], "type" : "article-journal", "volume" : "373" }, "uris" : [ "http://www.mendeley.com/documents/?uuid=38f68024-1087-44ab-aaa2-93f748032495" ] } ], "mendeley" : { "formattedCitation" : "(Parker and Risbey, 2015)", "manualFormatting" : "(Parker and Risbey, 2015)", "plainTextFormattedCitation" : "(Parker and Risbey, 2015)", "previouslyFormattedCitation" : "(Parker and Risbey, 2015)" }, "properties" : { "noteIndex" : 0 }, "schema" : "https://github.com/citation-style-language/schema/raw/master/csl-citation.json" }</w:instrText>
      </w:r>
      <w:r w:rsidR="00102875" w:rsidRPr="004E5D92">
        <w:fldChar w:fldCharType="separate"/>
      </w:r>
      <w:ins w:id="4079" w:author="Robin Matthews" w:date="2021-05-18T16:04:00Z">
        <w:r w:rsidR="00602365">
          <w:rPr>
            <w:noProof/>
            <w:lang w:val="en-GB"/>
          </w:rPr>
          <w:t>(Parker and Risbey, 2015)</w:t>
        </w:r>
      </w:ins>
      <w:del w:id="4080" w:author="Robin Matthews" w:date="2021-05-18T16:04:00Z">
        <w:r w:rsidR="00102875" w:rsidRPr="00C421D6" w:rsidDel="00602365">
          <w:rPr>
            <w:noProof/>
            <w:lang w:val="en-GB"/>
          </w:rPr>
          <w:delText>(Parker and Risbey, 2015)</w:delText>
        </w:r>
      </w:del>
      <w:r w:rsidR="00102875" w:rsidRPr="004E5D92">
        <w:fldChar w:fldCharType="end"/>
      </w:r>
      <w:r w:rsidR="00102875" w:rsidRPr="00C421D6">
        <w:rPr>
          <w:lang w:val="en-GB"/>
        </w:rPr>
        <w:t xml:space="preserve">. Examples relevant to climate science include: a series of major volcanic eruptions or a nuclear war, either of which would cause substantial planetary cooling </w:t>
      </w:r>
      <w:r w:rsidR="00102875" w:rsidRPr="004E5D92">
        <w:fldChar w:fldCharType="begin" w:fldLock="1"/>
      </w:r>
      <w:r w:rsidR="00A94565">
        <w:rPr>
          <w:lang w:val="en-US"/>
        </w:rPr>
        <w:instrText>ADDIN CSL_CITATION { "citationItems" : [ { "id" : "ITEM-1", "itemData" : { "DOI" : "10.1029/2006JD008235", "ISSN" : "01480227", "author" : [ { "dropping-particle" : "", "family" : "Robock", "given" : "Alan", "non-dropping-particle" : "", "parse-names" : false, "suffix" : "" }, { "dropping-particle" : "", "family" : "Oman", "given" : "Luke", "non-dropping-particle" : "", "parse-names" : false, "suffix" : "" }, { "dropping-particle" : "", "family" : "Stenchikov", "given" : "Georgiy L.", "non-dropping-particle" : "", "parse-names" : false, "suffix" : "" } ], "container-title" : "Journal of Geophysical Research: Atmospheres", "id" : "ITEM-1", "issue" : "D13", "issued" : { "date-parts" : [ [ "2007", "7", "16" ] ] }, "page" : "D13107", "title" : "Nuclear winter revisited with a modern climate model and current nuclear arsenals: Still catastrophic consequences", "translator" : [ { "dropping-particle" : "", "family" : "H2898", "given" : "", "non-dropping-particle" : "", "parse-names" : false, "suffix" : "" } ], "type" : "article-journal", "volume" : "112" }, "uris" : [ "http://www.mendeley.com/documents/?uuid=27fc2e44-f030-4c6f-b95f-4913625535cf" ] }, { "id" : "ITEM-2", "itemData" : { "DOI" : "10.1002/2013EF000205", "ISBN" : "23284277", "ISSN" : "23284277", "author" : [ { "dropping-particle" : "", "family" : "Mills", "given" : "Michael J", "non-dropping-particle" : "", "parse-names" : false, "suffix" : "" }, { "dropping-particle" : "", "family" : "Toon", "given" : "Owen B", "non-dropping-particle" : "", "parse-names" : false, "suffix" : "" }, { "dropping-particle" : "", "family" : "Lee-Taylor", "given" : "Julia", "non-dropping-particle" : "", "parse-names" : false, "suffix" : "" }, { "dropping-particle" : "", "family" : "Robock", "given" : "Alan", "non-dropping-particle" : "", "parse-names" : false, "suffix" : "" } ], "container-title" : "Earth's Future", "id" : "ITEM-2", "issue" : "4", "issued" : { "date-parts" : [ [ "2014", "4" ] ] }, "page" : "161-176", "title" : "Multidecadal global cooling and unprecedented ozone loss following a regional nuclear conflict", "translator" : [ { "dropping-particle" : "", "family" : "H2897", "given" : "", "non-dropping-particle" : "", "parse-names" : false, "suffix" : "" } ], "type" : "article-journal", "volume" : "2" }, "uris" : [ "http://www.mendeley.com/documents/?uuid=490e9b2f-054f-439b-b0ad-a4ccbe345cff" ] } ], "mendeley" : { "formattedCitation" : "(Robock et al., 2007; Mills et al., 2014)", "plainTextFormattedCitation" : "(Robock et al., 2007; Mills et al., 2014)", "previouslyFormattedCitation" : "(Robock et al., 2007; Mills et al., 2014)" }, "properties" : { "noteIndex" : 0 }, "schema" : "https://github.com/citation-style-language/schema/raw/master/csl-citation.json" }</w:instrText>
      </w:r>
      <w:r w:rsidR="00102875" w:rsidRPr="004E5D92">
        <w:fldChar w:fldCharType="separate"/>
      </w:r>
      <w:ins w:id="4081" w:author="Robin Matthews" w:date="2021-05-18T16:04:00Z">
        <w:r w:rsidR="00602365">
          <w:rPr>
            <w:noProof/>
            <w:lang w:val="en-GB"/>
          </w:rPr>
          <w:t>(Robock et al., 2007; Mills et al., 2014)</w:t>
        </w:r>
      </w:ins>
      <w:del w:id="4082" w:author="Robin Matthews" w:date="2021-05-18T16:04:00Z">
        <w:r w:rsidR="00102875" w:rsidRPr="00C421D6" w:rsidDel="00602365">
          <w:rPr>
            <w:noProof/>
            <w:lang w:val="en-GB"/>
          </w:rPr>
          <w:delText>(Robock et al., 2007; Mills et al., 2014)</w:delText>
        </w:r>
      </w:del>
      <w:r w:rsidR="00102875" w:rsidRPr="004E5D92">
        <w:fldChar w:fldCharType="end"/>
      </w:r>
      <w:r w:rsidR="00102875" w:rsidRPr="00C421D6">
        <w:rPr>
          <w:lang w:val="en-GB"/>
        </w:rPr>
        <w:t>; significant 21st century sea level rise due to marine ice sheet instability (MISI</w:t>
      </w:r>
      <w:del w:id="4083" w:author="Ian Blenkinsop" w:date="2021-07-06T16:07:00Z">
        <w:r w:rsidR="00102875" w:rsidRPr="00C421D6" w:rsidDel="00E30227">
          <w:rPr>
            <w:lang w:val="en-GB"/>
          </w:rPr>
          <w:delText xml:space="preserve">, </w:delText>
        </w:r>
      </w:del>
      <w:ins w:id="4084" w:author="Ian Blenkinsop" w:date="2021-07-06T16:07:00Z">
        <w:r>
          <w:rPr>
            <w:lang w:val="en-GB"/>
          </w:rPr>
          <w:t>;</w:t>
        </w:r>
        <w:r w:rsidRPr="00C421D6">
          <w:rPr>
            <w:lang w:val="en-GB"/>
          </w:rPr>
          <w:t xml:space="preserve"> </w:t>
        </w:r>
      </w:ins>
      <w:del w:id="4085" w:author="Ian Blenkinsop" w:date="2021-07-12T14:34:00Z">
        <w:r w:rsidR="00102875" w:rsidRPr="00C421D6" w:rsidDel="00A87220">
          <w:rPr>
            <w:lang w:val="en-GB"/>
          </w:rPr>
          <w:delText xml:space="preserve">Chapter 9, </w:delText>
        </w:r>
      </w:del>
      <w:r w:rsidR="00102875" w:rsidRPr="00C421D6">
        <w:rPr>
          <w:lang w:val="en-GB"/>
        </w:rPr>
        <w:t xml:space="preserve">Box 9.4); the potential for collapse of the stratocumulus cloud decks </w:t>
      </w:r>
      <w:r w:rsidR="00102875" w:rsidRPr="004E5D92">
        <w:fldChar w:fldCharType="begin" w:fldLock="1"/>
      </w:r>
      <w:r w:rsidR="00E81B0B">
        <w:rPr>
          <w:lang w:val="en-GB"/>
        </w:rPr>
        <w:instrText>ADDIN CSL_CITATION { "citationItems" : [ { "id" : "ITEM-1", "itemData" : { "DOI" : "10.1038/s41561-019-0310-1", "ISSN" : "1752-0908", "abstract" : "Stratocumulus clouds cover 20% of the low-latitude oceans and are especially prevalent in the subtropics. They cool the Earth by shading large portions of its surface from sunlight. However, as their dynamical scales are too small to be resolvable in global climate models, predictions of their response to greenhouse warming have remained uncertain. Here we report how stratocumulus decks respond to greenhouse warming in large-eddy simulations that explicitly resolve cloud dynamics in a representative subtropical region. In the simulations, stratocumulus decks become unstable and break up into scattered clouds when CO2 levels rise above 1,200\u2009ppm. In addition to the warming from rising CO2 levels, this instability triggers a surface warming of about 8\u2009K globally and 10\u2009K in the subtropics. Once the stratocumulus decks have broken up, they only re-form once CO2 concentrations drop substantially below the level at which the instability first occurred. Climate transitions that arise from this instability may have contributed importantly to hothouse climates and abrupt climate changes in the geological past. Such transitions to a much warmer climate may also occur in the future if CO2 levels continue to rise.", "author" : [ { "dropping-particle" : "", "family" : "Schneider", "given" : "Tapio", "non-dropping-particle" : "", "parse-names" : false, "suffix" : "" }, { "dropping-particle" : "", "family" : "Kaul", "given" : "Colleen M", "non-dropping-particle" : "", "parse-names" : false, "suffix" : "" }, { "dropping-particle" : "", "family" : "Pressel", "given" : "Kyle G", "non-dropping-particle" : "", "parse-names" : false, "suffix" : "" } ], "container-title" : "Nature Geoscience", "id" : "ITEM-1", "issue" : "3", "issued" : { "date-parts" : [ [ "2019" ] ] }, "page" : "163-167", "title" : "Possible climate transitions from breakup of stratocumulus decks under greenhouse warming", "translator" : [ { "dropping-particle" : "", "family" : "H4554", "given" : "", "non-dropping-particle" : "", "parse-names" : false, "suffix" : "" } ], "type" : "article-journal", "volume" : "12" }, "uris" : [ "http://www.mendeley.com/documents/?uuid=c0807ce9-b7fb-42b1-9042-3b7836aedf3a" ] } ], "mendeley" : { "formattedCitation" : "(Schneider et al., 2019)", "plainTextFormattedCitation" : "(Schneider et al., 2019)", "previouslyFormattedCitation" : "(Schneider et al., 2019)" }, "properties" : { "noteIndex" : 0 }, "schema" : "https://github.com/citation-style-language/schema/raw/master/csl-citation.json" }</w:instrText>
      </w:r>
      <w:r w:rsidR="00102875" w:rsidRPr="004E5D92">
        <w:fldChar w:fldCharType="separate"/>
      </w:r>
      <w:ins w:id="4086" w:author="Robin Matthews" w:date="2021-05-18T16:04:00Z">
        <w:r w:rsidR="00602365">
          <w:rPr>
            <w:noProof/>
            <w:lang w:val="en-GB"/>
          </w:rPr>
          <w:t>(Schneider et al., 2019)</w:t>
        </w:r>
      </w:ins>
      <w:del w:id="4087" w:author="Robin Matthews" w:date="2021-05-18T16:04:00Z">
        <w:r w:rsidR="00102875" w:rsidRPr="00C421D6" w:rsidDel="00602365">
          <w:rPr>
            <w:noProof/>
            <w:lang w:val="en-GB"/>
          </w:rPr>
          <w:delText>(Schneider et al., 2019)</w:delText>
        </w:r>
      </w:del>
      <w:r w:rsidR="00102875" w:rsidRPr="004E5D92">
        <w:fldChar w:fldCharType="end"/>
      </w:r>
      <w:r w:rsidR="00102875" w:rsidRPr="00C421D6">
        <w:rPr>
          <w:lang w:val="en-GB"/>
        </w:rPr>
        <w:t xml:space="preserve"> or other substantial changes in climate feedbacks (</w:t>
      </w:r>
      <w:del w:id="4088" w:author="Ian Blenkinsop" w:date="2021-07-06T16:08:00Z">
        <w:r w:rsidR="00102875" w:rsidRPr="00C421D6" w:rsidDel="00E30227">
          <w:rPr>
            <w:lang w:val="en-GB"/>
          </w:rPr>
          <w:delText xml:space="preserve">see </w:delText>
        </w:r>
      </w:del>
      <w:del w:id="4089" w:author="Ian Blenkinsop" w:date="2021-07-12T14:34:00Z">
        <w:r w:rsidR="00102875" w:rsidRPr="00C421D6" w:rsidDel="00A87220">
          <w:rPr>
            <w:lang w:val="en-GB"/>
          </w:rPr>
          <w:delText xml:space="preserve">Chapter 7, </w:delText>
        </w:r>
      </w:del>
      <w:r w:rsidR="00102875" w:rsidRPr="00C421D6">
        <w:rPr>
          <w:lang w:val="en-GB"/>
        </w:rPr>
        <w:t>Section 7.4); and unexpected biological epidemics among humans or other species, such as the COVID</w:t>
      </w:r>
      <w:r w:rsidR="00646A8D">
        <w:rPr>
          <w:lang w:val="en-GB"/>
        </w:rPr>
        <w:t>-</w:t>
      </w:r>
      <w:r w:rsidR="00102875" w:rsidRPr="00C421D6">
        <w:rPr>
          <w:lang w:val="en-GB"/>
        </w:rPr>
        <w:t xml:space="preserve">19 pandemic </w:t>
      </w:r>
      <w:ins w:id="4090" w:author="Ian Blenkinsop" w:date="2021-07-06T16:08:00Z">
        <w:r>
          <w:rPr>
            <w:lang w:val="en-GB"/>
          </w:rPr>
          <w:t>(</w:t>
        </w:r>
        <w:r w:rsidRPr="00FA4D8D">
          <w:t>Cross-Chapter Box 6.1</w:t>
        </w:r>
        <w:r>
          <w:t xml:space="preserve">; </w:t>
        </w:r>
      </w:ins>
      <w:ins w:id="4091" w:author="Robin Matthews" w:date="2021-05-18T17:33:00Z">
        <w:r w:rsidR="00745EAB">
          <w:fldChar w:fldCharType="begin" w:fldLock="1"/>
        </w:r>
      </w:ins>
      <w:r w:rsidR="006B53FC" w:rsidRPr="002079D8">
        <w:rPr>
          <w:lang w:val="en-GB"/>
          <w:rPrChange w:id="4092" w:author="Elisabeth Lonnoy" w:date="2021-05-20T15:26:00Z">
            <w:rPr/>
          </w:rPrChange>
        </w:rPr>
        <w:instrText>ADDIN CSL_CITATION { "citationItems" : [ { "id" : "ITEM-1", "itemData" : { "DOI" : "10.1038/s41558-020-0883-0", "ISSN" : "1758-678X", "author" : [ { "dropping-particle" : "", "family" : "Forster", "given" : "Piers M.", "non-dropping-particle" : "", "parse-names" : false, "suffix" : "" }, { "dropping-particle" : "", "family" : "Forster", "given" : "Harriet I.", "non-dropping-particle" : "", "parse-names" : false, "suffix" : "" }, { "dropping-particle" : "", "family" : "Evans", "given" : "Mat J.", "non-dropping-particle" : "", "parse-names" : false, "suffix" : "" }, { "dropping-particle" : "", "family" : "Gidden", "given" : "Matthew J.", "non-dropping-particle" : "", "parse-names" : false, "suffix" : "" }, { "dropping-particle" : "", "family" : "Jones", "given" : "Chris D.", "non-dropping-particle" : "", "parse-names" : false, "suffix" : "" }, { "dropping-particle" : "", "family" : "Keller", "given" : "Christoph A.", "non-dropping-particle" : "", "parse-names" : false, "suffix" : "" }, { "dropping-particle" : "", "family" : "Lamboll", "given" : "Robin D.", "non-dropping-particle" : "", "parse-names" : false, "suffix" : "" }, { "dropping-particle" : "Le", "family" : "Qu\u00e9r\u00e9", "given" : "Corinne", "non-dropping-particle" : "", "parse-names" : fals</w:instrText>
      </w:r>
      <w:r w:rsidR="006B53FC">
        <w:instrText>e, "suffix" : "" }, { "dropping-particle" : "", "family" : "Rogelj", "given" : "Joeri", "non-dropping-particle" : "", "parse-names" : false, "suffix" : "" }, { "dropping-particle" : "", "family" : "Rosen", "given" : "Deborah", "non-dropping-particle" : "", "parse-names" : false, "suffix" : "" }, { "dropping-particle" : "", "family" : "Schleussner", "given" : "Carl-Friedrich", "non-dropping-particle" : "", "parse-names" : false, "suffix" : "" }, { "dropping-particle" : "", "family" : "Richardson", "given" : "Thomas B.", "non-dropping-particle" : "", "parse-names" : false, "suffix" : "" }, { "dropping-particle" : "", "family" : "Smith", "given" : "Christopher J.", "non-dropping-particle" : "", "parse-names" : false, "suffix" : "" }, { "dropping-particle" : "", "family" : "Turnock", "given" : "Steven T.", "non-dropping-particle" : "", "parse-names" : false, "suffix" : "" } ], "container-title" : "Nature Climate Change", "id" : "ITEM-1", "issue" : "10", "issued" : { "date-parts" : [ [ "2020", "10", "7" ] ] }, "page" : "913-919", "title" : "Current and future global climate impacts resulting from COVID-19", "translator" : [ { "dropping-particle" : "", "family" : "H4169", "given" : "", "non-dropping-particle" : "", "parse-names" : false, "suffix" : "" } ], "type" : "article-journal", "volume" : "10" }, "uris" : [ "http://www.mendeley.com/documents/?uuid=8df78051-2661-4ce2-ac41-cf405e2b4c9f" ] }, { "id" : "ITEM-2", "itemData" : { "DOI" : "10.1038/s41558-020-0797-x", "ISSN" : "1758-6798", "abstract" : "Government policies during the COVID-19 pandemic have drastically altered patterns of energy demand around the world. Many international borders were closed and populations were confined to their homes, which reduced transport and changed consumption patterns. Here we compile government policies and activity data to estimate the decrease in CO2 emissions during forced confinements. Daily global CO2 emissions decreased by \u201317% (\u201311 to \u201325% for \u00b11\u03c3) by early April 2020 compared with the mean 2019 levels, just under half from changes in surface transport. At their peak, emissions in individual countries decreased by \u201326% on average. The impact on 2020 annual emissions depends on the duration of the confinement, with a low estimate of \u20134% (\u20132 to \u20137%) if prepandemic conditions return by mid-June, and a high estimate of \u20137% (\u20133 to \u201313%) if some restrictions remain worldwide until the end of 2020. Government actions and economic incentives postcrisis will likely influence the global CO2 emissions path for decades.", "author" : [ { "dropping-particle" : "", "family" : "Qu\u00e9r\u00e9", "given" : "Corinne", "non-dropping-particle" : "Le", "parse-names" : false, "suffix" : "" }, { "dropping-particle" : "", "family" : "Jackson", "given" : "Robert B", "non-dropping-particle" : "", "parse-names" : false, "suffix" : "" }, { "dropping-particle" : "", "family" : "Jones", "given" : "Matthew W", "non-dropping-particle" : "", "parse-names" : false, "suffix" : "" }, { "dropping-particle" : "", "family" : "Smith", "given" : "Adam J P", "non-dropping-particle" : "", "parse-names" : false, "suffix" : "" }, { "dropping-particle" : "", "family" : "Abernethy", "given" : "Sam", "non-dropping-particle" : "", "parse-names" : false, "suffix" : "" }, { "dropping-particle" : "", "family" : "Andrew", "given" : "Robbie M", "non-dropping-particle" : "", "parse-names" : false, "suffix" : "" }, { "dropping-particle" : "", "family" : "De-Gol", "given" : "Anthony J", "non-dropping-particle" : "", "parse-names" : false, "suffix" : "" }, { "dropping-particle" : "", "family" : "Willis", "given" : "David R", "non-dropping-particle" : "", "parse-names" : false, "suffix" : "" }, { "dropping-particle" : "", "family" : "Shan", "given" : "Yuli", "non-dropping-particle" : "", "parse-names" : false, "suffix" : "" }, { "dropping-particle" : "", "family" : "Canadell", "given" : "Josep G", "non-dropping-particle" : "", "parse-names" : false, "suffix" : "" }, { "dropping-particle" : "", "family" : "Friedlingstein", "given" : "Pierre", "non-dropping-particle" : "", "parse-names" : false, "suffix" : "" }, { "dropping-particle" : "", "family" : "Creutzig", "given" : "Felix", "non-dropping-particle" : "", "parse-names" : false, "suffix" : "" }, { "dropping-particle" : "", "family" : "Peters", "given" : "Glen P", "non-dropping-particle" : "", "parse-names" : false, "suffix" : "" } ], "container-title" : "Nature Climate Change", "id" : "ITEM-2", "issue" : "7", "issued" : { "date-parts" : [ [ "2020" ] ] }, "page" : "647-653", "title" : "Temporary reduction in daily global CO2 emissions during the COVID-19 forced confinement", "translator" : [ { "dropping-particle" : "", "family" : "H4553", "given" : "", "non-dropping-particle" : "", "parse-names" : false, "suffix" : "" } ], "type" : "article-journal", "volume" : "10" }, "uris" : [ "http://www.mendeley.com/documents/?uuid=7c5c1e02-ea31-4289-b3e7-7bf9372a4dbf" ] } ], "mendeley" : { "formattedCitation" : "(Forster et al., 2020; Le Qu\u00e9r\u00e9 et al., 2020)", "manualFormatting" : "(Forster et al., 2020; Le Qu\u00e9r\u00e9 et al., 2020", "plainTextFormattedCitation" : "(Forster et al., 2020; Le Qu\u00e9r\u00e9 et al., 2020)", "previouslyFormattedCitation" : "(Forster et al., 2020; Le Qu\u00e9r\u00e9 et al., 2020)" }, "properties" : { "noteIndex" : 0 }, "schema" : "https://github.com/citation-style-language/schema/raw/master/csl-citation.json" }</w:instrText>
      </w:r>
      <w:r w:rsidR="00745EAB">
        <w:fldChar w:fldCharType="separate"/>
      </w:r>
      <w:del w:id="4093" w:author="Ian Blenkinsop" w:date="2021-07-06T16:08:00Z">
        <w:r w:rsidR="00745EAB" w:rsidRPr="00745EAB" w:rsidDel="00E30227">
          <w:rPr>
            <w:noProof/>
          </w:rPr>
          <w:delText>(</w:delText>
        </w:r>
      </w:del>
      <w:r w:rsidR="00745EAB" w:rsidRPr="00745EAB">
        <w:rPr>
          <w:noProof/>
        </w:rPr>
        <w:t>Forster et al., 2020; Le Quéré et al., 2020</w:t>
      </w:r>
      <w:del w:id="4094" w:author="Robin Matthews" w:date="2021-05-18T17:34:00Z">
        <w:r w:rsidR="00745EAB" w:rsidRPr="00745EAB" w:rsidDel="00745EAB">
          <w:rPr>
            <w:noProof/>
          </w:rPr>
          <w:delText>)</w:delText>
        </w:r>
      </w:del>
      <w:ins w:id="4095" w:author="Robin Matthews" w:date="2021-05-18T17:33:00Z">
        <w:r w:rsidR="00745EAB">
          <w:fldChar w:fldCharType="end"/>
        </w:r>
      </w:ins>
      <w:ins w:id="4096" w:author="Robin Matthews" w:date="2021-05-18T17:34:00Z">
        <w:del w:id="4097" w:author="Ian Blenkinsop" w:date="2021-07-06T16:08:00Z">
          <w:r w:rsidR="00745EAB" w:rsidDel="00E30227">
            <w:delText>;</w:delText>
          </w:r>
        </w:del>
      </w:ins>
      <w:del w:id="4098" w:author="Robin Matthews" w:date="2021-05-18T17:33:00Z">
        <w:r w:rsidR="00102875" w:rsidRPr="004E5D92" w:rsidDel="00745EAB">
          <w:fldChar w:fldCharType="begin" w:fldLock="1"/>
        </w:r>
        <w:r w:rsidR="00E81B0B" w:rsidRPr="002079D8" w:rsidDel="00745EAB">
          <w:rPr>
            <w:rPrChange w:id="4099" w:author="Elisabeth Lonnoy" w:date="2021-05-20T15:26:00Z">
              <w:rPr>
                <w:lang w:val="en-GB"/>
              </w:rPr>
            </w:rPrChange>
          </w:rPr>
          <w:delInstrText>ADDIN CSL_CITATION { "citationItems" : [ { "id" : "ITEM-1", "itemData" : { "DOI" : "10.1038/s41558-020-0883-0", "ISSN" : "1758-678X", "author" : [ { "dropping-particle" : "", "family" : "Forster", "given" : "Piers M.", "non-dropping-particle" : "", "parse-names" : false, "suffix" : "" }, { "dropping-particle" : "", "family" : "Forster", "given" : "Harriet I.", "non-dropping-particle" : "", "parse-names" : false, "suffix" : "" }, { "dropping-particle" : "", "family" : "Evans", "given" : "Mat J.", "non-dropping-particle" : "", "parse-names" : false, "suffix" : "" }, { "dropping-particle" : "", "family" : "Gidden", "given" : "Matthew J.", "non-dropping-particle" : "", "parse-names" : false, "suffix" : "" }, { "dropping-particle" : "", "family" : "Jones", "given" : "Chris D.", "non-dropping-particle" : "", "parse-names" : false, "suffix" : "" }, { "dropping-particle" : "", "family" : "Keller", "given" : "Christoph A.", "non-dropping-particle" : "", "parse-names" : false, "suffix" : "" }, { "dropping-particle" : "", "family" : "Lamboll", "given" : "Robin D.", "non-dropping-particle" : "", "parse-names" : false, "suffix" : "" }, { "dropping-particle" : "Le", "family" : "Qu\u00e9r\u00e9", "given" : "Corinne", "non-dropping-particle" : "", "parse-names" : false, "suffix" : "" }, { "dropping-particle" : "", "family" : "Rogelj", "given" : "Joeri", "non-dropping-particle" : "", "parse-names" : false, "suffix" : "" }, { "dropping-particle" : "", "family" : "Rosen", "given" : "Deborah", "non-dropping-particle" : "", "parse-names" : false, "suffix" : "" }, { "dropping-particle" : "", "family" : "Schleussner", "given" : "Carl-Friedrich", "non-dropping-particle" : "", "parse-names" : false, "suffix" : "" }, { "dropping-particle" : "", "family" : "Richardson", "given" : "Thomas B.", "non-dropping-particle" : "", "parse-names" : false, "suffix" : "" }, { "dropping-particle" : "", "family" : "Smith", "given" : "Christopher J.", "non-dropping-particle" : "", "parse-names" : false, "suffix" : "" }, { "dropping-particle" : "", "family" : "Turnock", "given" : "Steven T.", "non-dropping-particle" : "", "parse-names" : false, "suffix" : "" } ], "container-title" : "Nature Climate Change", "id" : "ITEM-1", "issue" : "10", "issued" : { "date-parts" : [ [ "2020", "10", "7" ] ] }, "page" : "913-919", "title" : "Current and future global climate impacts resulting from COVID-19", "translator" : [ { "dropping-particle" : "", "family" : "H4169", "given" : "", "non-dropping-particle" : "", "parse-names" : false, "suffix" : "" } ], "type" : "article-journal", "volume" : "10" }, "uris" : [ "http://www.mendeley.com/documents/?uuid=8df78051-2661-4ce2-ac41-cf405e2b4c9f" ] } ], "mendeley" : { "formattedCitation" : "(Forster et al., 2020)", "manualFormatting" : "(Forster et al., 2020", "plainTextFormattedCitation" : "(Forster et al., 2020)", "previouslyFormattedCitation" : "(Forster et al., 2020)" }, "properties" : { "noteIndex" : 0 }, "schema" : "https://github.com/citation-style-language/schema/raw/master/csl-citation.json" }</w:delInstrText>
        </w:r>
        <w:r w:rsidR="00102875" w:rsidRPr="004E5D92" w:rsidDel="00745EAB">
          <w:fldChar w:fldCharType="separate"/>
        </w:r>
      </w:del>
      <w:del w:id="4100" w:author="Robin Matthews" w:date="2021-05-18T16:04:00Z">
        <w:r w:rsidR="00102875" w:rsidRPr="004E5D92" w:rsidDel="00602365">
          <w:rPr>
            <w:noProof/>
          </w:rPr>
          <w:delText>(Forster et al., 2020</w:delText>
        </w:r>
      </w:del>
      <w:del w:id="4101" w:author="Robin Matthews" w:date="2021-05-18T17:33:00Z">
        <w:r w:rsidR="00102875" w:rsidRPr="004E5D92" w:rsidDel="00745EAB">
          <w:fldChar w:fldCharType="end"/>
        </w:r>
        <w:r w:rsidR="00102875" w:rsidRPr="004E5D92" w:rsidDel="00745EAB">
          <w:delText xml:space="preserve">; </w:delText>
        </w:r>
        <w:r w:rsidR="00102875" w:rsidRPr="004E5D92" w:rsidDel="00745EAB">
          <w:fldChar w:fldCharType="begin" w:fldLock="1"/>
        </w:r>
        <w:r w:rsidR="00E81B0B" w:rsidDel="00745EAB">
          <w:delInstrText>ADDIN CSL_CITATION { "citationItems" : [ { "id" : "ITEM-1", "itemData" : { "DOI" : "10.1038/s41558-020-0797-x", "ISSN" : "1758-6798", "abstract" : "Government policies during the COVID-19 pandemic have drastically altered patterns of energy demand around the world. Many international borders were closed and populations were confined to their homes, which reduced transport and changed consumption patterns. Here we compile government policies and activity data to estimate the decrease in CO2 emissions during forced confinements. Daily global CO2 emissions decreased by \u201317% (\u201311 to \u201325% for \u00b11\u03c3) by early April 2020 compared with the mean 2019 levels, just under half from changes in surface transport. At their peak, emissions in individual countries decreased by \u201326% on average. The impact on 2020 annual emissions depends on the duration of the confinement, with a low estimate of \u20134% (\u20132 to \u20137%) if prepandemic conditions return by mid-June, and a high estimate of \u20137% (\u20133 to \u201313%) if some restrictions remain worldwide until the end of 2020. Government actions and economic incentives postcrisis will likely influence the global CO2 emissions path for decades.", "author" : [ { "dropping-particle" : "", "family" : "Qu\u00e9r\u00e9", "given" : "Corinne", "non-dropping-particle" : "Le", "parse-names" : false, "suffix" : "" }, { "dropping-particle" : "", "family" : "Jackson", "given" : "Robert B", "non-dropping-particle" : "", "parse-names" : false, "suffix" : "" }, { "dropping-particle" : "", "family" : "Jones", "given" : "Matthew W", "non-dropping-particle" : "", "parse-names" : false, "suffix" : "" }, { "dropping-particle" : "", "family" : "Smith", "given" : "Adam J P", "non-dropping-particle" : "", "parse-names" : false, "suffix" : "" }, { "dropping-particle" : "", "family" : "Abernethy", "given" : "Sam", "non-dropping-particle" : "", "parse-names" : false, "suffix" : "" }, { "dropping-particle" : "", "family" : "Andrew", "given" : "Robbie M", "non-dropping-particle" : "", "parse-names" : false, "suffix" : "" }, { "dropping-particle" : "", "family" : "De-Gol", "given" : "Anthony J", "non-dropping-particle" : "", "parse-names" : false, "suffix" : "" }, { "dropping-particle" : "", "family" : "Willis", "given" : "David R", "non-dropping-particle" : "", "parse-names" : false, "suffix" : "" }, { "dropping-particle" : "", "family" : "Shan", "given" : "Yuli", "non-dropping-particle" : "", "parse-names" : false, "suffix" : "" }, { "dropping-particle" : "", "family" : "Canadell", "given" : "Josep G", "non-dropping-particle" : "", "parse-names" : false, "suffix" : "" }, { "dropping-particle" : "", "family" : "Friedlingstein", "given" : "Pierre", "non-dropping-particle" : "", "parse-names" : false, "suffix" : "" }, { "dropping-particle" : "", "family" : "Creutzig", "given" : "Felix", "non-dropping-particle" : "", "parse-names" : false, "suffix" : "" }, { "dropping-particle" : "", "family" : "Peters", "given" : "Glen P", "non-dropping-particle" : "", "parse-names" : false, "suffix" : "" } ], "container-title" : "Nature Climate Change", "id" : "ITEM-1", "issue" : "7", "issued" : { "date-parts" : [ [ "2020" ] ] }, "page" : "647-653", "title" : "Temporary reduction in daily global CO2 emissions during the COVID-19 forced confinement", "translator" : [ { "dropping-particle" : "", "family" : "H4553", "given" : "", "non-dropping-particle" : "", "parse-names" : false, "suffix" : "" } ], "type" : "article-journal", "volume" : "10" }, "uris" : [ "http://www.mendeley.com/documents/?uuid=7c5c1e02-ea31-4289-b3e7-7bf9372a4dbf" ] } ], "mendeley" : { "formattedCitation" : "(Le Qu\u00e9r\u00e9 et al., 2020)", "manualFormatting" : "Le Qu\u00e9r\u00e9 et al., 2020;", "plainTextFormattedCitation" : "(Le Qu\u00e9r\u00e9 et al., 2020)", "previouslyFormattedCitation" : "(Le Qu\u00e9r\u00e9 et al., 2020)" }, "properties" : { "noteIndex" : 0 }, "schema" : "https://github.com/citation-style-language/schema/raw/master/csl-citation.json" }</w:delInstrText>
        </w:r>
        <w:r w:rsidR="00102875" w:rsidRPr="004E5D92" w:rsidDel="00745EAB">
          <w:fldChar w:fldCharType="separate"/>
        </w:r>
      </w:del>
      <w:del w:id="4102" w:author="Robin Matthews" w:date="2021-05-18T16:04:00Z">
        <w:r w:rsidR="00102875" w:rsidRPr="00FA4D8D" w:rsidDel="00602365">
          <w:rPr>
            <w:noProof/>
          </w:rPr>
          <w:delText>Le Quéré et al., 2020;</w:delText>
        </w:r>
      </w:del>
      <w:del w:id="4103" w:author="Robin Matthews" w:date="2021-05-18T17:33:00Z">
        <w:r w:rsidR="00102875" w:rsidRPr="004E5D92" w:rsidDel="00745EAB">
          <w:fldChar w:fldCharType="end"/>
        </w:r>
      </w:del>
      <w:del w:id="4104" w:author="Ian Blenkinsop" w:date="2021-07-06T16:08:00Z">
        <w:r w:rsidR="00102875" w:rsidRPr="00FA4D8D" w:rsidDel="00E30227">
          <w:delText xml:space="preserve"> see Cross-Chapter Box 6.1 in Chapter 6</w:delText>
        </w:r>
      </w:del>
      <w:r w:rsidR="00102875" w:rsidRPr="00FA4D8D">
        <w:t xml:space="preserve">). </w:t>
      </w:r>
      <w:bookmarkEnd w:id="4074"/>
      <w:r w:rsidR="00102875" w:rsidRPr="00C421D6">
        <w:rPr>
          <w:lang w:val="en-GB"/>
        </w:rPr>
        <w:t xml:space="preserve">The discovery of the </w:t>
      </w:r>
      <w:commentRangeStart w:id="4105"/>
      <w:r w:rsidR="00102875" w:rsidRPr="00C421D6">
        <w:rPr>
          <w:lang w:val="en-GB"/>
        </w:rPr>
        <w:t>ozone hole</w:t>
      </w:r>
      <w:commentRangeEnd w:id="4105"/>
      <w:r>
        <w:rPr>
          <w:rStyle w:val="CommentReference"/>
        </w:rPr>
        <w:commentReference w:id="4105"/>
      </w:r>
      <w:r w:rsidR="00102875" w:rsidRPr="00C421D6">
        <w:rPr>
          <w:lang w:val="en-GB"/>
        </w:rPr>
        <w:t xml:space="preserve"> was also a surprise even though some of the relevant atmospheric chemistry was known at the time. The term </w:t>
      </w:r>
      <w:commentRangeStart w:id="4106"/>
      <w:r w:rsidR="00102875" w:rsidRPr="00C421D6">
        <w:rPr>
          <w:lang w:val="en-GB"/>
        </w:rPr>
        <w:t>‘</w:t>
      </w:r>
      <w:bookmarkStart w:id="4107" w:name="_Hlk66780625"/>
      <w:r w:rsidR="00102875" w:rsidRPr="00C421D6">
        <w:rPr>
          <w:lang w:val="en-GB"/>
        </w:rPr>
        <w:t>unknown unknowns</w:t>
      </w:r>
      <w:bookmarkEnd w:id="4107"/>
      <w:r w:rsidR="00102875" w:rsidRPr="00C421D6">
        <w:rPr>
          <w:lang w:val="en-GB"/>
        </w:rPr>
        <w:t>’</w:t>
      </w:r>
      <w:commentRangeEnd w:id="4106"/>
      <w:r w:rsidR="0098796D">
        <w:rPr>
          <w:rStyle w:val="CommentReference"/>
        </w:rPr>
        <w:commentReference w:id="4106"/>
      </w:r>
      <w:r w:rsidR="00102875" w:rsidRPr="00C421D6">
        <w:rPr>
          <w:lang w:val="en-GB"/>
        </w:rPr>
        <w:t xml:space="preserve"> </w:t>
      </w:r>
      <w:r w:rsidR="00102875">
        <w:fldChar w:fldCharType="begin" w:fldLock="1"/>
      </w:r>
      <w:r w:rsidR="00E81B0B">
        <w:rPr>
          <w:lang w:val="en-GB"/>
        </w:rPr>
        <w:instrText>ADDIN CSL_CITATION { "citationItems" : [ { "id" : "ITEM-1", "itemData" : { "DOI" : "10.1098/rsta.2014.0453", "ISSN" : "1364-503X", "abstract" : "An uncertainty report describes the extent of an agent\u2019s uncertainty about some matter. We identify two basic requirements for uncertainty reports, which we call faithfulness and completeness . We then discuss two pitfalls of uncertainty assessment that often result in reports that fail to meet these requirements. The first involves adopting a one-size-fits-all approach to the representation of uncertainty, while the second involves failing to take account of the risk of surprises. In connection with the latter, we respond to the objection that it is impossible to account for the risk of genuine surprises. After outlining some steps that both scientists and the bodies who commission uncertainty assessments can take to help avoid these pitfalls, we explain why striving for faithfulness and completeness is important.", "author" : [ { "dropping-particle" : "", "family" : "Parker", "given" : "Wendy S.", "non-dropping-particle" : "", "parse-names" : false, "suffix" : "" }, { "dropping-particle" : "", "family" : "Risbey", "given" : "James S.", "non-dropping-particle" : "", "parse-names" : false, "suffix" : "" } ], "container-title" : "Philosophical Transactions of the Royal Society A: Mathematical, Physical and Engineering Sciences", "id" : "ITEM-1", "issue" : "2055", "issued" : { "date-parts" : [ [ "2015", "11", "28" ] ] }, "page" : "20140453", "title" : "False precision, surprise and improved uncertainty assessment", "translator" : [ { "dropping-particle" : "", "family" : "H4177", "given" : "", "non-dropping-particle" : "", "parse-names" : false, "suffix" : "" } ], "type" : "article-journal", "volume" : "373" }, "uris" : [ "http://www.mendeley.com/documents/?uuid=38f68024-1087-44ab-aaa2-93f748032495" ] } ], "mendeley" : { "formattedCitation" : "(Parker and Risbey, 2015)", "manualFormatting" : "(Parker and Risbey, 2015)", "plainTextFormattedCitation" : "(Parker and Risbey, 2015)", "previouslyFormattedCitation" : "(Parker and Risbey, 2015)" }, "properties" : { "noteIndex" : 0 }, "schema" : "https://github.com/citation-style-language/schema/raw/master/csl-citation.json" }</w:instrText>
      </w:r>
      <w:r w:rsidR="00102875">
        <w:fldChar w:fldCharType="separate"/>
      </w:r>
      <w:ins w:id="4108" w:author="Robin Matthews" w:date="2021-05-18T16:04:00Z">
        <w:r w:rsidR="00602365">
          <w:rPr>
            <w:noProof/>
            <w:lang w:val="en-GB"/>
          </w:rPr>
          <w:t>(Parker and Risbey, 2015)</w:t>
        </w:r>
      </w:ins>
      <w:del w:id="4109" w:author="Robin Matthews" w:date="2021-05-18T16:04:00Z">
        <w:r w:rsidR="00102875" w:rsidRPr="00C421D6" w:rsidDel="00602365">
          <w:rPr>
            <w:noProof/>
            <w:lang w:val="en-GB"/>
          </w:rPr>
          <w:delText>(Parker and Risbey, 2015)</w:delText>
        </w:r>
      </w:del>
      <w:r w:rsidR="00102875">
        <w:fldChar w:fldCharType="end"/>
      </w:r>
      <w:r w:rsidR="00102875" w:rsidRPr="00C421D6">
        <w:rPr>
          <w:lang w:val="en-GB"/>
        </w:rPr>
        <w:t xml:space="preserve"> is also sometimes used in this context to refer to events that cannot be anticipated with </w:t>
      </w:r>
      <w:bookmarkStart w:id="4110" w:name="_Hlk66780729"/>
      <w:r w:rsidR="00102875" w:rsidRPr="00C421D6">
        <w:rPr>
          <w:lang w:val="en-GB"/>
        </w:rPr>
        <w:t xml:space="preserve">present knowledge or were of an unanticipated </w:t>
      </w:r>
      <w:bookmarkEnd w:id="4110"/>
      <w:r w:rsidR="00102875" w:rsidRPr="00C421D6">
        <w:rPr>
          <w:lang w:val="en-GB"/>
        </w:rPr>
        <w:t>nature before they occurred.</w:t>
      </w:r>
    </w:p>
    <w:p w14:paraId="4F063106" w14:textId="3B939E54" w:rsidR="003116AA" w:rsidRPr="00C421D6" w:rsidRDefault="003116AA" w:rsidP="003116AA">
      <w:pPr>
        <w:pStyle w:val="AR6BodyText"/>
        <w:rPr>
          <w:lang w:val="en-GB"/>
        </w:rPr>
      </w:pPr>
    </w:p>
    <w:p w14:paraId="292DCC9E" w14:textId="77777777" w:rsidR="003116AA" w:rsidRPr="00C421D6" w:rsidRDefault="003116AA" w:rsidP="003116AA">
      <w:pPr>
        <w:pStyle w:val="AR6BodyText"/>
        <w:rPr>
          <w:color w:val="000000"/>
          <w:lang w:val="en-GB"/>
        </w:rPr>
      </w:pPr>
    </w:p>
    <w:p w14:paraId="7D6B5A27" w14:textId="73D3F4F4" w:rsidR="00102875" w:rsidRDefault="00102875" w:rsidP="003116AA">
      <w:pPr>
        <w:pStyle w:val="AR6BodyTextBold"/>
      </w:pPr>
      <w:r w:rsidRPr="004E5D92">
        <w:t>[START CROSS-</w:t>
      </w:r>
      <w:r>
        <w:t>WORKING GROUP</w:t>
      </w:r>
      <w:r w:rsidR="009A10C8">
        <w:t xml:space="preserve"> BOX</w:t>
      </w:r>
      <w:r w:rsidR="0022092E">
        <w:t>: ATTRIBUTION</w:t>
      </w:r>
      <w:r w:rsidRPr="004E5D92">
        <w:t xml:space="preserve"> HERE]</w:t>
      </w:r>
    </w:p>
    <w:p w14:paraId="53318E05" w14:textId="77777777" w:rsidR="003116AA" w:rsidRPr="003116AA" w:rsidRDefault="003116AA" w:rsidP="003116AA">
      <w:pPr>
        <w:pStyle w:val="AR6BodyText"/>
        <w:rPr>
          <w:lang w:val="en-US"/>
        </w:rPr>
      </w:pPr>
    </w:p>
    <w:p w14:paraId="1A6E9730" w14:textId="38DE1245" w:rsidR="00102875" w:rsidRPr="00821BD3" w:rsidRDefault="009A10C8" w:rsidP="00821BD3">
      <w:pPr>
        <w:pStyle w:val="Title"/>
        <w:shd w:val="clear" w:color="auto" w:fill="DEEAF6" w:themeFill="accent1" w:themeFillTint="33"/>
        <w:rPr>
          <w:rStyle w:val="Strong"/>
          <w:b/>
        </w:rPr>
      </w:pPr>
      <w:bookmarkStart w:id="4111" w:name="_Toc69949994"/>
      <w:r w:rsidRPr="00821BD3">
        <w:rPr>
          <w:rStyle w:val="Strong"/>
          <w:b/>
        </w:rPr>
        <w:t>Cross-Working Group Box</w:t>
      </w:r>
      <w:r w:rsidR="0022092E" w:rsidRPr="00821BD3">
        <w:rPr>
          <w:rStyle w:val="Strong"/>
          <w:b/>
        </w:rPr>
        <w:t>: Attribution</w:t>
      </w:r>
      <w:bookmarkEnd w:id="4111"/>
    </w:p>
    <w:p w14:paraId="1FAABA39" w14:textId="77777777" w:rsidR="00102875" w:rsidRPr="00C421D6" w:rsidRDefault="00102875" w:rsidP="00102875">
      <w:pPr>
        <w:pStyle w:val="AR6BodyText"/>
        <w:shd w:val="clear" w:color="auto" w:fill="DEEAF6" w:themeFill="accent1" w:themeFillTint="33"/>
        <w:rPr>
          <w:lang w:val="en-GB"/>
        </w:rPr>
      </w:pPr>
    </w:p>
    <w:p w14:paraId="7EE5BD12" w14:textId="7C4285B9" w:rsidR="001C4625" w:rsidRPr="001C4625" w:rsidRDefault="00102875" w:rsidP="001C4625">
      <w:pPr>
        <w:pStyle w:val="AR6BodyText"/>
        <w:shd w:val="clear" w:color="auto" w:fill="DEEAF6" w:themeFill="accent1" w:themeFillTint="33"/>
        <w:rPr>
          <w:color w:val="000000"/>
          <w:lang w:val="en-GB"/>
        </w:rPr>
      </w:pPr>
      <w:r w:rsidRPr="00C421D6">
        <w:rPr>
          <w:b/>
          <w:bCs/>
          <w:color w:val="000000"/>
          <w:lang w:val="en-GB"/>
        </w:rPr>
        <w:t xml:space="preserve">Contributing Authors: </w:t>
      </w:r>
      <w:r w:rsidR="001C4625" w:rsidRPr="001C4625">
        <w:rPr>
          <w:color w:val="000000"/>
          <w:lang w:val="en-GB"/>
        </w:rPr>
        <w:t xml:space="preserve">Wolfgang Cramer (France/Germany), Pandora Hope (Australia), Greg </w:t>
      </w:r>
      <w:r w:rsidR="00B835EA">
        <w:rPr>
          <w:color w:val="000000"/>
          <w:lang w:val="en-GB"/>
        </w:rPr>
        <w:t xml:space="preserve">M. </w:t>
      </w:r>
      <w:r w:rsidR="001C4625" w:rsidRPr="001C4625">
        <w:rPr>
          <w:color w:val="000000"/>
          <w:lang w:val="en-GB"/>
        </w:rPr>
        <w:t xml:space="preserve">Flato (Canada), Katja Frieler (Germany), Nathan </w:t>
      </w:r>
      <w:r w:rsidR="00B835EA">
        <w:rPr>
          <w:color w:val="000000"/>
          <w:lang w:val="en-GB"/>
        </w:rPr>
        <w:t xml:space="preserve">P. </w:t>
      </w:r>
      <w:r w:rsidR="001C4625" w:rsidRPr="001C4625">
        <w:rPr>
          <w:color w:val="000000"/>
          <w:lang w:val="en-GB"/>
        </w:rPr>
        <w:t>Gillett (Canada), Christian Huggel (Switzerland), Jan Minx (Germany), Friederike Otto (</w:t>
      </w:r>
      <w:r w:rsidR="00B835EA">
        <w:rPr>
          <w:lang w:val="en-GB"/>
        </w:rPr>
        <w:t>United Kingdom</w:t>
      </w:r>
      <w:del w:id="4112" w:author="Ian Blenkinsop" w:date="2021-07-06T16:11:00Z">
        <w:r w:rsidR="00B835EA" w:rsidRPr="001C4625" w:rsidDel="0098796D">
          <w:rPr>
            <w:color w:val="000000"/>
            <w:lang w:val="en-GB"/>
          </w:rPr>
          <w:delText xml:space="preserve"> </w:delText>
        </w:r>
      </w:del>
      <w:r w:rsidR="001C4625" w:rsidRPr="001C4625">
        <w:rPr>
          <w:color w:val="000000"/>
          <w:lang w:val="en-GB"/>
        </w:rPr>
        <w:t>/Germany), Camille Parmesan (France</w:t>
      </w:r>
      <w:r w:rsidR="00B835EA">
        <w:rPr>
          <w:color w:val="000000"/>
          <w:lang w:val="en-GB"/>
        </w:rPr>
        <w:t xml:space="preserve">, </w:t>
      </w:r>
      <w:r w:rsidR="00B835EA">
        <w:rPr>
          <w:lang w:val="en-GB"/>
        </w:rPr>
        <w:t>United Kingdom/</w:t>
      </w:r>
      <w:r w:rsidR="00B835EA" w:rsidRPr="00B835EA">
        <w:rPr>
          <w:lang w:val="en-US"/>
        </w:rPr>
        <w:t xml:space="preserve"> </w:t>
      </w:r>
      <w:r w:rsidR="00B835EA" w:rsidRPr="00B835EA">
        <w:rPr>
          <w:lang w:val="en-GB"/>
        </w:rPr>
        <w:t>United States of America</w:t>
      </w:r>
      <w:r w:rsidR="001C4625" w:rsidRPr="001C4625">
        <w:rPr>
          <w:color w:val="000000"/>
          <w:lang w:val="en-GB"/>
        </w:rPr>
        <w:t>), Joeri Rogelj (</w:t>
      </w:r>
      <w:r w:rsidR="00B835EA" w:rsidRPr="00B835EA">
        <w:rPr>
          <w:color w:val="000000"/>
          <w:lang w:val="en-GB"/>
        </w:rPr>
        <w:t>United Kingdom</w:t>
      </w:r>
      <w:r w:rsidR="00B835EA">
        <w:rPr>
          <w:color w:val="000000"/>
          <w:lang w:val="en-GB"/>
        </w:rPr>
        <w:t>, Austria</w:t>
      </w:r>
      <w:r w:rsidR="001C4625" w:rsidRPr="001C4625">
        <w:rPr>
          <w:color w:val="000000"/>
          <w:lang w:val="en-GB"/>
        </w:rPr>
        <w:t>/Belgium), Maisa Rojas (Chile), Sonia I. Seneviratne (Switzerland), Aim</w:t>
      </w:r>
      <w:r w:rsidR="00B835EA">
        <w:rPr>
          <w:color w:val="000000"/>
          <w:lang w:val="en-GB"/>
        </w:rPr>
        <w:t>é</w:t>
      </w:r>
      <w:r w:rsidR="001C4625" w:rsidRPr="001C4625">
        <w:rPr>
          <w:color w:val="000000"/>
          <w:lang w:val="en-GB"/>
        </w:rPr>
        <w:t xml:space="preserve">e </w:t>
      </w:r>
      <w:r w:rsidR="00B835EA">
        <w:rPr>
          <w:color w:val="000000"/>
          <w:lang w:val="en-GB"/>
        </w:rPr>
        <w:t xml:space="preserve">B.A. </w:t>
      </w:r>
      <w:r w:rsidR="001C4625" w:rsidRPr="001C4625">
        <w:rPr>
          <w:color w:val="000000"/>
          <w:lang w:val="en-GB"/>
        </w:rPr>
        <w:t>Slangen (</w:t>
      </w:r>
      <w:r w:rsidR="00B835EA">
        <w:rPr>
          <w:color w:val="000000"/>
          <w:lang w:val="en-GB"/>
        </w:rPr>
        <w:t xml:space="preserve">The </w:t>
      </w:r>
      <w:r w:rsidR="001C4625" w:rsidRPr="001C4625">
        <w:rPr>
          <w:color w:val="000000"/>
          <w:lang w:val="en-GB"/>
        </w:rPr>
        <w:t xml:space="preserve">Netherlands), Daithi Stone (New Zealand), Laurent Terray (France), </w:t>
      </w:r>
      <w:r w:rsidR="00B835EA" w:rsidRPr="001C4625">
        <w:rPr>
          <w:color w:val="000000"/>
          <w:lang w:val="en-GB"/>
        </w:rPr>
        <w:t xml:space="preserve">Maarten </w:t>
      </w:r>
      <w:r w:rsidR="00B835EA">
        <w:rPr>
          <w:color w:val="000000"/>
          <w:lang w:val="en-GB"/>
        </w:rPr>
        <w:t xml:space="preserve">K. </w:t>
      </w:r>
      <w:r w:rsidR="00B835EA" w:rsidRPr="001C4625">
        <w:rPr>
          <w:color w:val="000000"/>
          <w:lang w:val="en-GB"/>
        </w:rPr>
        <w:t>van Aalst (</w:t>
      </w:r>
      <w:r w:rsidR="00B835EA">
        <w:rPr>
          <w:color w:val="000000"/>
          <w:lang w:val="en-GB"/>
        </w:rPr>
        <w:t xml:space="preserve">The </w:t>
      </w:r>
      <w:r w:rsidR="00B835EA" w:rsidRPr="001C4625">
        <w:rPr>
          <w:color w:val="000000"/>
          <w:lang w:val="en-GB"/>
        </w:rPr>
        <w:t>Netherlands),</w:t>
      </w:r>
      <w:r w:rsidR="00B835EA">
        <w:rPr>
          <w:color w:val="000000"/>
          <w:lang w:val="en-GB"/>
        </w:rPr>
        <w:t xml:space="preserve"> </w:t>
      </w:r>
      <w:r w:rsidR="003E0A18">
        <w:rPr>
          <w:color w:val="000000"/>
          <w:lang w:val="en-GB"/>
        </w:rPr>
        <w:t xml:space="preserve">Robert Vautard (France), </w:t>
      </w:r>
      <w:r w:rsidR="001C4625" w:rsidRPr="001C4625">
        <w:rPr>
          <w:color w:val="000000"/>
          <w:lang w:val="en-GB"/>
        </w:rPr>
        <w:t>Xuebin Zhang (Canada)</w:t>
      </w:r>
    </w:p>
    <w:p w14:paraId="30944F7B" w14:textId="7AA09E4C" w:rsidR="003116AA" w:rsidRPr="001C4625" w:rsidRDefault="003116AA" w:rsidP="001C4625">
      <w:pPr>
        <w:pStyle w:val="AR6BodyText"/>
        <w:shd w:val="clear" w:color="auto" w:fill="DEEAF6" w:themeFill="accent1" w:themeFillTint="33"/>
        <w:rPr>
          <w:lang w:val="en-GB"/>
        </w:rPr>
      </w:pPr>
    </w:p>
    <w:p w14:paraId="05A7FBD7" w14:textId="7A8738A0" w:rsidR="00102875" w:rsidRPr="00553BE3" w:rsidRDefault="00102875" w:rsidP="00102875">
      <w:pPr>
        <w:pStyle w:val="AR6BodyTextBold"/>
        <w:shd w:val="clear" w:color="auto" w:fill="DEEAF6" w:themeFill="accent1" w:themeFillTint="33"/>
      </w:pPr>
      <w:r w:rsidRPr="00553BE3">
        <w:t>Introduction</w:t>
      </w:r>
    </w:p>
    <w:p w14:paraId="18751291" w14:textId="77777777" w:rsidR="00102875" w:rsidRPr="00C421D6" w:rsidRDefault="00102875" w:rsidP="00102875">
      <w:pPr>
        <w:pStyle w:val="AR6BodyText"/>
        <w:shd w:val="clear" w:color="auto" w:fill="DEEAF6" w:themeFill="accent1" w:themeFillTint="33"/>
        <w:rPr>
          <w:lang w:val="en-GB"/>
        </w:rPr>
      </w:pPr>
    </w:p>
    <w:p w14:paraId="5E5605A3" w14:textId="2E83F191" w:rsidR="00102875" w:rsidRPr="00C421D6" w:rsidRDefault="00102875" w:rsidP="00102875">
      <w:pPr>
        <w:pStyle w:val="AR6BodyText"/>
        <w:shd w:val="clear" w:color="auto" w:fill="DEEAF6" w:themeFill="accent1" w:themeFillTint="33"/>
        <w:rPr>
          <w:color w:val="000000"/>
          <w:lang w:val="en-GB"/>
        </w:rPr>
      </w:pPr>
      <w:bookmarkStart w:id="4113" w:name="_Hlk66780849"/>
      <w:r w:rsidRPr="00C421D6">
        <w:rPr>
          <w:color w:val="000000"/>
          <w:lang w:val="en-GB"/>
        </w:rPr>
        <w:t xml:space="preserve">Changes in the climate system are becoming increasingly apparent, as are the climate-related impacts on natural and human systems. Attribution is the process of evaluating the contribution of one or more causal factors to such observed changes or events. Typical questions addressed by the IPCC </w:t>
      </w:r>
      <w:del w:id="4114" w:author="Ian Blenkinsop" w:date="2021-07-06T17:01:00Z">
        <w:r w:rsidRPr="00C421D6" w:rsidDel="009836DA">
          <w:rPr>
            <w:color w:val="000000"/>
            <w:lang w:val="en-GB"/>
          </w:rPr>
          <w:delText>are for example</w:delText>
        </w:r>
      </w:del>
      <w:ins w:id="4115" w:author="Ian Blenkinsop" w:date="2021-07-06T17:01:00Z">
        <w:r w:rsidR="009836DA">
          <w:rPr>
            <w:color w:val="000000"/>
            <w:lang w:val="en-GB"/>
          </w:rPr>
          <w:t>include</w:t>
        </w:r>
      </w:ins>
      <w:r w:rsidRPr="00C421D6">
        <w:rPr>
          <w:color w:val="000000"/>
          <w:lang w:val="en-GB"/>
        </w:rPr>
        <w:t xml:space="preserve">: ‘To what </w:t>
      </w:r>
      <w:del w:id="4116" w:author="Ian Blenkinsop" w:date="2021-07-06T17:01:00Z">
        <w:r w:rsidRPr="00C421D6" w:rsidDel="009836DA">
          <w:rPr>
            <w:color w:val="000000"/>
            <w:lang w:val="en-GB"/>
          </w:rPr>
          <w:delText xml:space="preserve">degree </w:delText>
        </w:r>
      </w:del>
      <w:ins w:id="4117" w:author="Ian Blenkinsop" w:date="2021-07-06T17:01:00Z">
        <w:r w:rsidR="009836DA">
          <w:rPr>
            <w:color w:val="000000"/>
            <w:lang w:val="en-GB"/>
          </w:rPr>
          <w:t>extent</w:t>
        </w:r>
        <w:r w:rsidR="009836DA" w:rsidRPr="00C421D6">
          <w:rPr>
            <w:color w:val="000000"/>
            <w:lang w:val="en-GB"/>
          </w:rPr>
          <w:t xml:space="preserve"> </w:t>
        </w:r>
      </w:ins>
      <w:r w:rsidRPr="00C421D6">
        <w:rPr>
          <w:color w:val="000000"/>
          <w:lang w:val="en-GB"/>
        </w:rPr>
        <w:t xml:space="preserve">is an observed change in global temperature induced by anthropogenic </w:t>
      </w:r>
      <w:del w:id="4118" w:author="Ian Blenkinsop" w:date="2021-07-06T17:02:00Z">
        <w:r w:rsidRPr="00C421D6" w:rsidDel="00F57D1F">
          <w:rPr>
            <w:color w:val="000000"/>
            <w:lang w:val="en-GB"/>
          </w:rPr>
          <w:delText>greenhouse gas</w:delText>
        </w:r>
      </w:del>
      <w:ins w:id="4119" w:author="Ian Blenkinsop" w:date="2021-07-06T17:02:00Z">
        <w:r w:rsidR="00F57D1F">
          <w:rPr>
            <w:color w:val="000000"/>
            <w:lang w:val="en-GB"/>
          </w:rPr>
          <w:t>GHG</w:t>
        </w:r>
      </w:ins>
      <w:r w:rsidRPr="00C421D6">
        <w:rPr>
          <w:color w:val="000000"/>
          <w:lang w:val="en-GB"/>
        </w:rPr>
        <w:t xml:space="preserve"> and aerosol</w:t>
      </w:r>
      <w:commentRangeStart w:id="4120"/>
      <w:r w:rsidRPr="00C421D6">
        <w:rPr>
          <w:color w:val="000000"/>
          <w:lang w:val="en-GB"/>
        </w:rPr>
        <w:t xml:space="preserve"> </w:t>
      </w:r>
      <w:commentRangeEnd w:id="4120"/>
      <w:r w:rsidR="009836DA">
        <w:rPr>
          <w:rStyle w:val="CommentReference"/>
        </w:rPr>
        <w:commentReference w:id="4120"/>
      </w:r>
      <w:r w:rsidRPr="00C421D6">
        <w:rPr>
          <w:color w:val="000000"/>
          <w:lang w:val="en-GB"/>
        </w:rPr>
        <w:t>concentration changes</w:t>
      </w:r>
      <w:ins w:id="4121" w:author="Ian Blenkinsop" w:date="2021-07-06T17:02:00Z">
        <w:r w:rsidR="00F57D1F">
          <w:rPr>
            <w:color w:val="000000"/>
            <w:lang w:val="en-GB"/>
          </w:rPr>
          <w:t>,</w:t>
        </w:r>
      </w:ins>
      <w:r w:rsidRPr="00C421D6">
        <w:rPr>
          <w:color w:val="000000"/>
          <w:lang w:val="en-GB"/>
        </w:rPr>
        <w:t xml:space="preserve"> or influenced by natural variability?’ </w:t>
      </w:r>
      <w:del w:id="4122" w:author="Ian Blenkinsop" w:date="2021-07-06T17:02:00Z">
        <w:r w:rsidRPr="00C421D6" w:rsidDel="00F57D1F">
          <w:rPr>
            <w:color w:val="000000"/>
            <w:lang w:val="en-GB"/>
          </w:rPr>
          <w:delText xml:space="preserve">or </w:delText>
        </w:r>
      </w:del>
      <w:ins w:id="4123" w:author="Ian Blenkinsop" w:date="2021-07-06T17:02:00Z">
        <w:r w:rsidR="00F57D1F">
          <w:rPr>
            <w:color w:val="000000"/>
            <w:lang w:val="en-GB"/>
          </w:rPr>
          <w:t>and</w:t>
        </w:r>
        <w:r w:rsidR="00F57D1F" w:rsidRPr="00C421D6">
          <w:rPr>
            <w:color w:val="000000"/>
            <w:lang w:val="en-GB"/>
          </w:rPr>
          <w:t xml:space="preserve"> </w:t>
        </w:r>
      </w:ins>
      <w:r w:rsidRPr="00C421D6">
        <w:rPr>
          <w:color w:val="000000"/>
          <w:lang w:val="en-GB"/>
        </w:rPr>
        <w:t>‘What is the contribution of climate change to observed changes in crop yields</w:t>
      </w:r>
      <w:del w:id="4124" w:author="Ian Blenkinsop" w:date="2021-07-06T17:02:00Z">
        <w:r w:rsidRPr="00C421D6" w:rsidDel="00F57D1F">
          <w:rPr>
            <w:color w:val="000000"/>
            <w:lang w:val="en-GB"/>
          </w:rPr>
          <w:delText xml:space="preserve"> that</w:delText>
        </w:r>
      </w:del>
      <w:ins w:id="4125" w:author="Ian Blenkinsop" w:date="2021-07-06T17:02:00Z">
        <w:r w:rsidR="00F57D1F">
          <w:rPr>
            <w:color w:val="000000"/>
            <w:lang w:val="en-GB"/>
          </w:rPr>
          <w:t>, which</w:t>
        </w:r>
      </w:ins>
      <w:r w:rsidRPr="00C421D6">
        <w:rPr>
          <w:color w:val="000000"/>
          <w:lang w:val="en-GB"/>
        </w:rPr>
        <w:t xml:space="preserve"> are also influenced by changes in agricultural management?’ Changes in the occurrence and intensity of extreme events can also be attributed, addressing questions such as: ‘Have human </w:t>
      </w:r>
      <w:del w:id="4126" w:author="Ian Blenkinsop" w:date="2021-07-06T17:03:00Z">
        <w:r w:rsidRPr="00C421D6" w:rsidDel="00F57D1F">
          <w:rPr>
            <w:color w:val="000000"/>
            <w:lang w:val="en-GB"/>
          </w:rPr>
          <w:delText>greenhouse gas</w:delText>
        </w:r>
      </w:del>
      <w:ins w:id="4127" w:author="Ian Blenkinsop" w:date="2021-07-06T17:03:00Z">
        <w:r w:rsidR="00F57D1F">
          <w:rPr>
            <w:color w:val="000000"/>
            <w:lang w:val="en-GB"/>
          </w:rPr>
          <w:t>GHG</w:t>
        </w:r>
      </w:ins>
      <w:r w:rsidRPr="00C421D6">
        <w:rPr>
          <w:color w:val="000000"/>
          <w:lang w:val="en-GB"/>
        </w:rPr>
        <w:t xml:space="preserve"> emissions increased the likelihood or intensity of an observed heat</w:t>
      </w:r>
      <w:del w:id="4128" w:author="Ian Blenkinsop" w:date="2021-07-06T17:03:00Z">
        <w:r w:rsidRPr="00C421D6" w:rsidDel="00F57D1F">
          <w:rPr>
            <w:color w:val="000000"/>
            <w:lang w:val="en-GB"/>
          </w:rPr>
          <w:delText xml:space="preserve"> </w:delText>
        </w:r>
      </w:del>
      <w:r w:rsidRPr="00C421D6">
        <w:rPr>
          <w:color w:val="000000"/>
          <w:lang w:val="en-GB"/>
        </w:rPr>
        <w:t>wave?’</w:t>
      </w:r>
    </w:p>
    <w:bookmarkEnd w:id="4113"/>
    <w:p w14:paraId="25232A90" w14:textId="77777777" w:rsidR="00102875" w:rsidRPr="00C421D6" w:rsidRDefault="00102875" w:rsidP="00102875">
      <w:pPr>
        <w:pStyle w:val="AR6BodyText"/>
        <w:shd w:val="clear" w:color="auto" w:fill="DEEAF6" w:themeFill="accent1" w:themeFillTint="33"/>
        <w:rPr>
          <w:lang w:val="en-GB"/>
        </w:rPr>
      </w:pPr>
    </w:p>
    <w:p w14:paraId="5124A2D0" w14:textId="10380D80" w:rsidR="00102875" w:rsidRPr="00C421D6" w:rsidRDefault="00102875" w:rsidP="00102875">
      <w:pPr>
        <w:pStyle w:val="AR6BodyText"/>
        <w:shd w:val="clear" w:color="auto" w:fill="DEEAF6" w:themeFill="accent1" w:themeFillTint="33"/>
        <w:rPr>
          <w:lang w:val="en-GB"/>
        </w:rPr>
      </w:pPr>
      <w:r w:rsidRPr="00C421D6">
        <w:rPr>
          <w:color w:val="000000"/>
          <w:lang w:val="en-GB"/>
        </w:rPr>
        <w:t>This Cross-Working Group Box briefly describes why attribution studies are important. It also describes some new developments in the methods used</w:t>
      </w:r>
      <w:ins w:id="4129" w:author="Ian Blenkinsop" w:date="2021-07-06T17:03:00Z">
        <w:r w:rsidR="00F57D1F">
          <w:rPr>
            <w:color w:val="000000"/>
            <w:lang w:val="en-GB"/>
          </w:rPr>
          <w:t xml:space="preserve"> in those studies</w:t>
        </w:r>
      </w:ins>
      <w:r w:rsidRPr="00C421D6">
        <w:rPr>
          <w:color w:val="000000"/>
          <w:lang w:val="en-GB"/>
        </w:rPr>
        <w:t xml:space="preserve"> and provides recommendations for interpretation.</w:t>
      </w:r>
    </w:p>
    <w:p w14:paraId="0586F0DD" w14:textId="77777777" w:rsidR="00102875" w:rsidRPr="00C421D6" w:rsidRDefault="00102875" w:rsidP="00102875">
      <w:pPr>
        <w:pStyle w:val="AR6BodyText"/>
        <w:shd w:val="clear" w:color="auto" w:fill="DEEAF6" w:themeFill="accent1" w:themeFillTint="33"/>
        <w:rPr>
          <w:lang w:val="en-GB"/>
        </w:rPr>
      </w:pPr>
    </w:p>
    <w:p w14:paraId="24D305F5" w14:textId="0766F716" w:rsidR="00102875" w:rsidRPr="00C421D6" w:rsidRDefault="00102875" w:rsidP="00102875">
      <w:pPr>
        <w:pStyle w:val="AR6BodyText"/>
        <w:shd w:val="clear" w:color="auto" w:fill="DEEAF6" w:themeFill="accent1" w:themeFillTint="33"/>
        <w:rPr>
          <w:color w:val="000000"/>
          <w:lang w:val="en-GB"/>
        </w:rPr>
      </w:pPr>
      <w:bookmarkStart w:id="4130" w:name="_Hlk66780903"/>
      <w:r w:rsidRPr="00C421D6">
        <w:rPr>
          <w:color w:val="000000"/>
          <w:lang w:val="en-GB"/>
        </w:rPr>
        <w:t xml:space="preserve">Attribution studies serve to evaluate and communicate linkages associated with climate change, for example: between the human-induced increase in </w:t>
      </w:r>
      <w:del w:id="4131" w:author="Ian Blenkinsop" w:date="2021-07-06T17:03:00Z">
        <w:r w:rsidRPr="00C421D6" w:rsidDel="00F57D1F">
          <w:rPr>
            <w:color w:val="000000"/>
            <w:lang w:val="en-GB"/>
          </w:rPr>
          <w:delText>greenhouse gas</w:delText>
        </w:r>
      </w:del>
      <w:ins w:id="4132" w:author="Ian Blenkinsop" w:date="2021-07-06T17:03:00Z">
        <w:r w:rsidR="00F57D1F">
          <w:rPr>
            <w:color w:val="000000"/>
            <w:lang w:val="en-GB"/>
          </w:rPr>
          <w:t>GHG</w:t>
        </w:r>
      </w:ins>
      <w:r w:rsidRPr="00C421D6">
        <w:rPr>
          <w:color w:val="000000"/>
          <w:lang w:val="en-GB"/>
        </w:rPr>
        <w:t xml:space="preserve"> concentrations and the observed increase in air temperature or extreme weather events (</w:t>
      </w:r>
      <w:commentRangeStart w:id="4133"/>
      <w:r w:rsidRPr="00C421D6">
        <w:rPr>
          <w:color w:val="000000"/>
          <w:lang w:val="en-GB"/>
        </w:rPr>
        <w:t>WGI Chapter</w:t>
      </w:r>
      <w:ins w:id="4134" w:author="Ian Blenkinsop" w:date="2021-07-12T14:34:00Z">
        <w:r w:rsidR="00A87220">
          <w:rPr>
            <w:color w:val="000000"/>
            <w:lang w:val="en-GB"/>
          </w:rPr>
          <w:t>s</w:t>
        </w:r>
      </w:ins>
      <w:r w:rsidRPr="00C421D6">
        <w:rPr>
          <w:color w:val="000000"/>
          <w:lang w:val="en-GB"/>
        </w:rPr>
        <w:t xml:space="preserve"> 3, 10</w:t>
      </w:r>
      <w:del w:id="4135" w:author="Ian Blenkinsop" w:date="2021-07-12T14:34:00Z">
        <w:r w:rsidRPr="00C421D6" w:rsidDel="00A87220">
          <w:rPr>
            <w:color w:val="000000"/>
            <w:lang w:val="en-GB"/>
          </w:rPr>
          <w:delText xml:space="preserve">, </w:delText>
        </w:r>
      </w:del>
      <w:ins w:id="4136" w:author="Ian Blenkinsop" w:date="2021-07-12T14:34:00Z">
        <w:r w:rsidR="00A87220">
          <w:rPr>
            <w:color w:val="000000"/>
            <w:lang w:val="en-GB"/>
          </w:rPr>
          <w:t xml:space="preserve"> and</w:t>
        </w:r>
        <w:r w:rsidR="00A87220" w:rsidRPr="00C421D6">
          <w:rPr>
            <w:color w:val="000000"/>
            <w:lang w:val="en-GB"/>
          </w:rPr>
          <w:t xml:space="preserve"> </w:t>
        </w:r>
      </w:ins>
      <w:r w:rsidRPr="00C421D6">
        <w:rPr>
          <w:color w:val="000000"/>
          <w:lang w:val="en-GB"/>
        </w:rPr>
        <w:t>11</w:t>
      </w:r>
      <w:commentRangeEnd w:id="4133"/>
      <w:r w:rsidR="00F57D1F">
        <w:rPr>
          <w:rStyle w:val="CommentReference"/>
        </w:rPr>
        <w:commentReference w:id="4133"/>
      </w:r>
      <w:r w:rsidRPr="00C421D6">
        <w:rPr>
          <w:color w:val="000000"/>
          <w:lang w:val="en-GB"/>
        </w:rPr>
        <w:t xml:space="preserve">); or between observed changes in climate and changing </w:t>
      </w:r>
      <w:r w:rsidRPr="00C421D6">
        <w:rPr>
          <w:color w:val="000000"/>
          <w:lang w:val="en-GB"/>
        </w:rPr>
        <w:lastRenderedPageBreak/>
        <w:t>species distributions and food production (</w:t>
      </w:r>
      <w:commentRangeStart w:id="4137"/>
      <w:r w:rsidRPr="00C421D6">
        <w:rPr>
          <w:color w:val="000000"/>
          <w:lang w:val="en-GB"/>
        </w:rPr>
        <w:t>WGII Chapters 2 and others</w:t>
      </w:r>
      <w:commentRangeEnd w:id="4137"/>
      <w:r w:rsidR="00F57D1F">
        <w:rPr>
          <w:rStyle w:val="CommentReference"/>
        </w:rPr>
        <w:commentReference w:id="4137"/>
      </w:r>
      <w:r w:rsidRPr="00C421D6">
        <w:rPr>
          <w:color w:val="000000"/>
          <w:lang w:val="en-GB"/>
        </w:rPr>
        <w:t xml:space="preserve">, </w:t>
      </w:r>
      <w:del w:id="4138" w:author="Ian Blenkinsop" w:date="2021-07-12T14:34:00Z">
        <w:r w:rsidRPr="00C421D6" w:rsidDel="00A87220">
          <w:rPr>
            <w:color w:val="000000"/>
            <w:lang w:val="en-GB"/>
          </w:rPr>
          <w:delText>s</w:delText>
        </w:r>
        <w:commentRangeStart w:id="4139"/>
        <w:r w:rsidRPr="00C421D6" w:rsidDel="00A87220">
          <w:rPr>
            <w:color w:val="000000"/>
            <w:lang w:val="en-GB"/>
          </w:rPr>
          <w:delText xml:space="preserve">ummarised </w:delText>
        </w:r>
      </w:del>
      <w:ins w:id="4140" w:author="Ian Blenkinsop" w:date="2021-07-12T14:34:00Z">
        <w:r w:rsidR="00A87220" w:rsidRPr="00C421D6">
          <w:rPr>
            <w:color w:val="000000"/>
            <w:lang w:val="en-GB"/>
          </w:rPr>
          <w:t>summari</w:t>
        </w:r>
        <w:r w:rsidR="00A87220">
          <w:rPr>
            <w:color w:val="000000"/>
            <w:lang w:val="en-GB"/>
          </w:rPr>
          <w:t>z</w:t>
        </w:r>
        <w:r w:rsidR="00A87220" w:rsidRPr="00C421D6">
          <w:rPr>
            <w:color w:val="000000"/>
            <w:lang w:val="en-GB"/>
          </w:rPr>
          <w:t xml:space="preserve">ed </w:t>
        </w:r>
      </w:ins>
      <w:r w:rsidRPr="00C421D6">
        <w:rPr>
          <w:color w:val="000000"/>
          <w:lang w:val="en-GB"/>
        </w:rPr>
        <w:t>in Chapter 16</w:t>
      </w:r>
      <w:commentRangeEnd w:id="4139"/>
      <w:r w:rsidR="00F57D1F">
        <w:rPr>
          <w:rStyle w:val="CommentReference"/>
        </w:rPr>
        <w:commentReference w:id="4139"/>
      </w:r>
      <w:ins w:id="4141" w:author="Ian Blenkinsop" w:date="2021-07-06T17:05:00Z">
        <w:r w:rsidR="00F57D1F">
          <w:rPr>
            <w:color w:val="000000"/>
            <w:lang w:val="en-GB"/>
          </w:rPr>
          <w:t>;</w:t>
        </w:r>
      </w:ins>
      <w:del w:id="4142" w:author="Ian Blenkinsop" w:date="2021-07-06T17:05:00Z">
        <w:r w:rsidRPr="00C421D6" w:rsidDel="00F57D1F">
          <w:rPr>
            <w:color w:val="000000"/>
            <w:lang w:val="en-GB"/>
          </w:rPr>
          <w:delText>)</w:delText>
        </w:r>
      </w:del>
      <w:r w:rsidRPr="00C421D6">
        <w:rPr>
          <w:color w:val="000000"/>
          <w:lang w:val="en-GB"/>
        </w:rPr>
        <w:t xml:space="preserve"> </w:t>
      </w:r>
      <w:r>
        <w:rPr>
          <w:color w:val="000000"/>
        </w:rPr>
        <w:fldChar w:fldCharType="begin" w:fldLock="1"/>
      </w:r>
      <w:r w:rsidR="00E81B0B">
        <w:rPr>
          <w:color w:val="000000"/>
          <w:lang w:val="en-GB"/>
        </w:rPr>
        <w:instrText>ADDIN CSL_CITATION { "citationItems" : [ { "id" : "ITEM-1", "itemData" : { "DOI" : "10.1038/s41598-021-83375-x", "ISSN" : "2045-2322", "abstract" : "Climate-induced food production shocks, like droughts, can cause food shortages and price spikes, leading to food insecurity. In 2007, a synchronous crop failure in Lesotho and South Africa\u2014Lesotho\u2019s sole trading partner\u2014led to a period of severe food insecurity in Lesotho. Here, we use extreme event attribution to assess the role of climate change in exacerbating this drought, going on to evaluate sensitivity of synchronous crop failures to climate change and its implications for food security in Lesotho. Climate change was found to be a critical driver that led to the 2007 crisis in Lesotho, aggravating an ongoing decline in food production in the country. We show how a fragile agricultural system in combination with a large trade-dependency on a climatically connected trading partner can lead to a nonlinear response to climate change, which is essential information for building a climate-resilient food-supply system now and in the future.", "author" : [ { "dropping-particle" : "", "family" : "Verschuur", "given" : "Jasper", "non-dropping-particle" : "", "parse-names" : false, "suffix" : "" }, { "dropping-particle" : "", "family" : "Li", "given" : "Sihan", "non-dropping-particle" : "", "parse-names" : false, "suffix" : "" }, { "dropping-particle" : "", "family" : "Wolski", "given" : "Piotr", "non-dropping-particle" : "", "parse-names" : false, "suffix" : "" }, { "dropping-particle" : "", "family" : "Otto", "given" : "Friederike E. L.", "non-dropping-particle" : "", "parse-names" : false, "suffix" : "" } ], "container-title" : "Scientific Reports", "id" : "ITEM-1", "issue" : "1", "issued" : { "date-parts" : [ [ "2021", "12", "16" ] ] }, "page" : "3852", "title" : "Climate change as a driver of food insecurity in the 2007 Lesotho-South Africa drought", "translator" : [ { "dropping-particle" : "", "family" : "H4587", "given" : "", "non-dropping-particle" : "", "parse-names" : false, "suffix" : "" } ], "type" : "article-journal", "volume" : "11" }, "prefix" : "e.g.,", "uris" : [ "http://www.mendeley.com/documents/?uuid=ca122ac4-6620-4b38-aee7-0b075aa503d6" ] } ], "mendeley" : { "formattedCitation" : "(e.g., Verschuur et al., 2021)", "plainTextFormattedCitation" : "(e.g., Verschuur et al., 2021)", "previouslyFormattedCitation" : "(e.g., Verschuur et al., 2021)" }, "properties" : { "noteIndex" : 0 }, "schema" : "https://github.com/citation-style-language/schema/raw/master/csl-citation.json" }</w:instrText>
      </w:r>
      <w:r>
        <w:rPr>
          <w:color w:val="000000"/>
        </w:rPr>
        <w:fldChar w:fldCharType="separate"/>
      </w:r>
      <w:ins w:id="4143" w:author="Robin Matthews" w:date="2021-05-18T16:04:00Z">
        <w:del w:id="4144" w:author="Ian Blenkinsop" w:date="2021-07-06T17:05:00Z">
          <w:r w:rsidR="00602365" w:rsidDel="00F57D1F">
            <w:rPr>
              <w:noProof/>
              <w:color w:val="000000"/>
              <w:lang w:val="en-GB"/>
            </w:rPr>
            <w:delText>(</w:delText>
          </w:r>
        </w:del>
        <w:r w:rsidR="00602365">
          <w:rPr>
            <w:noProof/>
            <w:color w:val="000000"/>
            <w:lang w:val="en-GB"/>
          </w:rPr>
          <w:t>e.g., Verschuur et al., 2021)</w:t>
        </w:r>
      </w:ins>
      <w:del w:id="4145" w:author="Robin Matthews" w:date="2021-05-18T16:04:00Z">
        <w:r w:rsidRPr="00C421D6" w:rsidDel="00602365">
          <w:rPr>
            <w:noProof/>
            <w:color w:val="000000"/>
            <w:lang w:val="en-GB"/>
          </w:rPr>
          <w:delText>(e.g., Verschuur et al., 2021)</w:delText>
        </w:r>
      </w:del>
      <w:r>
        <w:rPr>
          <w:color w:val="000000"/>
        </w:rPr>
        <w:fldChar w:fldCharType="end"/>
      </w:r>
      <w:r w:rsidRPr="00C421D6">
        <w:rPr>
          <w:color w:val="000000"/>
          <w:lang w:val="en-GB"/>
        </w:rPr>
        <w:t xml:space="preserve">; or between climate </w:t>
      </w:r>
      <w:r w:rsidR="00A071C3">
        <w:rPr>
          <w:color w:val="000000"/>
          <w:lang w:val="en-GB"/>
        </w:rPr>
        <w:t xml:space="preserve">change </w:t>
      </w:r>
      <w:r w:rsidRPr="00C421D6">
        <w:rPr>
          <w:color w:val="000000"/>
          <w:lang w:val="en-GB"/>
        </w:rPr>
        <w:t xml:space="preserve">mitigation policies and atmospheric </w:t>
      </w:r>
      <w:del w:id="4146" w:author="Ian Blenkinsop" w:date="2021-07-06T17:05:00Z">
        <w:r w:rsidRPr="00C421D6" w:rsidDel="00F57D1F">
          <w:rPr>
            <w:color w:val="000000"/>
            <w:lang w:val="en-GB"/>
          </w:rPr>
          <w:delText>greenhouse gas</w:delText>
        </w:r>
      </w:del>
      <w:ins w:id="4147" w:author="Ian Blenkinsop" w:date="2021-07-06T17:05:00Z">
        <w:r w:rsidR="00F57D1F">
          <w:rPr>
            <w:color w:val="000000"/>
            <w:lang w:val="en-GB"/>
          </w:rPr>
          <w:t>GHG</w:t>
        </w:r>
      </w:ins>
      <w:r w:rsidRPr="00C421D6">
        <w:rPr>
          <w:color w:val="000000"/>
          <w:lang w:val="en-GB"/>
        </w:rPr>
        <w:t xml:space="preserve"> concentrations (</w:t>
      </w:r>
      <w:commentRangeStart w:id="4148"/>
      <w:r w:rsidRPr="00C421D6">
        <w:rPr>
          <w:color w:val="000000"/>
          <w:lang w:val="en-GB"/>
        </w:rPr>
        <w:t>WGI Chapter 5; WGIII Chapter 14</w:t>
      </w:r>
      <w:commentRangeEnd w:id="4148"/>
      <w:r w:rsidR="00F57D1F">
        <w:rPr>
          <w:rStyle w:val="CommentReference"/>
        </w:rPr>
        <w:commentReference w:id="4148"/>
      </w:r>
      <w:r w:rsidRPr="00C421D6">
        <w:rPr>
          <w:color w:val="000000"/>
          <w:lang w:val="en-GB"/>
        </w:rPr>
        <w:t>). As such, they support numerous statements made by the IPCC</w:t>
      </w:r>
      <w:ins w:id="4149" w:author="Ian Blenkinsop" w:date="2021-07-06T17:07:00Z">
        <w:r w:rsidR="00F57D1F">
          <w:rPr>
            <w:color w:val="000000"/>
            <w:lang w:val="en-GB"/>
          </w:rPr>
          <w:t xml:space="preserve"> (</w:t>
        </w:r>
        <w:commentRangeStart w:id="4150"/>
        <w:r w:rsidR="00F57D1F" w:rsidRPr="00C421D6">
          <w:rPr>
            <w:color w:val="000000"/>
            <w:lang w:val="en-GB"/>
          </w:rPr>
          <w:t>WGI Section 1.3</w:t>
        </w:r>
      </w:ins>
      <w:ins w:id="4151" w:author="Ian Blenkinsop" w:date="2021-07-12T14:35:00Z">
        <w:r w:rsidR="00A87220">
          <w:rPr>
            <w:color w:val="000000"/>
            <w:lang w:val="en-GB"/>
          </w:rPr>
          <w:t xml:space="preserve"> and</w:t>
        </w:r>
      </w:ins>
      <w:ins w:id="4152" w:author="Ian Blenkinsop" w:date="2021-07-06T17:07:00Z">
        <w:r w:rsidR="00F57D1F" w:rsidRPr="00C421D6">
          <w:rPr>
            <w:color w:val="000000"/>
            <w:lang w:val="en-GB"/>
          </w:rPr>
          <w:t xml:space="preserve"> Appendix 1A</w:t>
        </w:r>
        <w:commentRangeEnd w:id="4150"/>
        <w:r w:rsidR="00F57D1F">
          <w:rPr>
            <w:color w:val="000000"/>
            <w:lang w:val="en-GB"/>
          </w:rPr>
          <w:t xml:space="preserve">; </w:t>
        </w:r>
        <w:r w:rsidR="00F57D1F">
          <w:rPr>
            <w:rStyle w:val="CommentReference"/>
          </w:rPr>
          <w:commentReference w:id="4150"/>
        </w:r>
      </w:ins>
      <w:del w:id="4153" w:author="Ian Blenkinsop" w:date="2021-07-06T17:07:00Z">
        <w:r w:rsidR="005F5050" w:rsidRPr="00C421D6" w:rsidDel="00F57D1F">
          <w:rPr>
            <w:color w:val="000000"/>
            <w:lang w:val="en-GB"/>
          </w:rPr>
          <w:delText xml:space="preserve"> </w:delText>
        </w:r>
      </w:del>
      <w:r w:rsidR="004A0B6A">
        <w:rPr>
          <w:color w:val="000000"/>
        </w:rPr>
        <w:fldChar w:fldCharType="begin" w:fldLock="1"/>
      </w:r>
      <w:r w:rsidR="00A94565">
        <w:rPr>
          <w:color w:val="000000"/>
          <w:lang w:val="en-GB"/>
        </w:rPr>
        <w:instrText>ADDIN CSL_CITATION { "citationItems" : [ { "id" : "ITEM-1", "itemData" : { "DOI" : "10.1017/CBO9781107415379.003", "ISBN" : "9781107058071", "author" : [ { "dropping-particle" : "", "family" : "IPCC", "given" : "", "non-dropping-particle" : "", "parse-names" : false, "suffix" : "" } ], "container-title" : "Climate Change 2014: Impacts, Adaptation, and Vulnerability. Part A: Global and Sectoral Aspects. Contribution of Working Group II to the Fifth Assessment Report of the Intergovernmental Panel on Climate Change", "editor" : [ { "dropping-particle" : "", "family" : "Field", "given" : "C.B.", "non-dropping-particle" : "", "parse-names" : false, "suffix" : "" }, { "dropping-particle" : "", "family" : "Barros", "given" : "V.R.", "non-dropping-particle" : "", "parse-names" : false, "suffix" : "" }, { "dropping-particle" : "", "family" : "Dokken", "given" : "D.J.", "non-dropping-particle" : "", "parse-names" : false, "suffix" : "" }, { "dropping-particle" : "", "family" : "Mach", "given" : "K.J.", "non-dropping-particle" : "", "parse-names" : false, "suffix" : "" }, { "dropping-particle" : "", "family" : "Mastrandrea", "given" : "M.D.", "non-dropping-particle" : "", "parse-names" : false, "suffix" : "" }, { "dropping-particle" : "", "family" : "Bilir", "given" : "T.E.", "non-dropping-particle" : "", "parse-names" : false, "suffix" : "" }, { "dropping-particle" : "", "family" : "Chatterjee", "given" : "M.", "non-dropping-particle" : "", "parse-names" : false, "suffix" : "" }, { "dropping-particle" : "", "family" : "Ebi", "given" : "K.L.", "non-dropping-particle" : "", "parse-names" : false, "suffix" : "" }, { "dropping-particle" : "", "family" : "Estrada", "given" : "Y.O.", "non-dropping-particle" : "", "parse-names" : false, "suffix" : "" }, { "dropping-particle" : "", "family" : "Genova", "given" : "R.C.", "non-dropping-particle" : "", "parse-names" : false, "suffix" : "" }, { "dropping-particle" : "", "family" : "Girma", "given" : "B.", "non-dropping-particle" : "", "parse-names" : false, "suffix" : "" }, { "dropping-particle" : "", "family" : "Kissel", "given" : "E.S.", "non-dropping-particle" : "", "parse-names" : false, "suffix" : "" }, { "dropping-particle" : "", "family" : "Levy", "given" : "A.N.", "non-dropping-particle" : "", "parse-names" : false, "suffix" : "" }, { "dropping-particle" : "", "family" : "MacCracken", "given" : "S.", "non-dropping-particle" : "", "parse-names" : false, "suffix" : "" }, { "dropping-particle" : "", "family" : "Mastrandrea", "given" : "P.R.", "non-dropping-particle" : "", "parse-names" : false, "suffix" : "" }, { "dropping-particle" : "", "family" : "White", "given" : "L.L.", "non-dropping-particle" : "", "parse-names" : false, "suffix" : "" } ], "id" : "ITEM-1", "issued" : { "date-parts" : [ [ "2014" ] ] }, "page" : "1-32", "publisher" : "Cambridge University Press", "publisher-place" : "Cambridge, United Kingdom and New York, NY, USA", "title" : "Summary for Policymakers", "translator" : [ { "dropping-particle" : "", "family" : "H2684", "given" : "Rt13", "non-dropping-particle" : "", "parse-names" : false, "suffix" : "" } ], "type" : "chapter" }, "uris" : [ "http://www.mendeley.com/documents/?uuid=59401a90-99a5-4a1e-9b79-1828220993f1" ] }, { "id" : "ITEM-2",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"3-29", "publisher" : "Cambridge University Press", "publisher-place" : "Cambridge, United Kingdom and New York, NY, USA", "title" : "Summary for Policymakers", "translator" : [ { "dropping-particle" : "", "family" : "H3185", "given" : "Rt13", "non-dropping-particle" : "", "parse-names" : false, "suffix" : "" } ], "type" : "chapter" }, "uris" : [ "http://www.mendeley.com/documents/?uuid=5ce3e796-588b-4ad7-b106-6f7aace25aa3" ] } ], "mendeley" : { "formattedCitation" : "(IPCC, 2013b, 2014b)", "manualFormatting" : "(IPCC, 2013b, 2014b;", "plainTextFormattedCitation" : "(IPCC, 2013b, 2014b)", "previouslyFormattedCitation" : "(IPCC, 2013b, 2014b)" }, "properties" : { "noteIndex" : 0 }, "schema" : "https://github.com/citation-style-language/schema/raw/master/csl-citation.json" }</w:instrText>
      </w:r>
      <w:r w:rsidR="004A0B6A">
        <w:rPr>
          <w:color w:val="000000"/>
        </w:rPr>
        <w:fldChar w:fldCharType="separate"/>
      </w:r>
      <w:ins w:id="4154" w:author="Robin Matthews" w:date="2021-05-18T16:04:00Z">
        <w:del w:id="4155" w:author="Ian Blenkinsop" w:date="2021-07-06T17:07:00Z">
          <w:r w:rsidR="00602365" w:rsidDel="00F57D1F">
            <w:rPr>
              <w:noProof/>
              <w:color w:val="000000"/>
              <w:lang w:val="en-GB"/>
            </w:rPr>
            <w:delText>(</w:delText>
          </w:r>
        </w:del>
        <w:r w:rsidR="00602365">
          <w:rPr>
            <w:noProof/>
            <w:color w:val="000000"/>
            <w:lang w:val="en-GB"/>
          </w:rPr>
          <w:t>IPCC, 2013b, 2014b;</w:t>
        </w:r>
      </w:ins>
      <w:del w:id="4156" w:author="Robin Matthews" w:date="2021-05-18T16:04:00Z">
        <w:r w:rsidR="004A0B6A" w:rsidRPr="00C421D6" w:rsidDel="00602365">
          <w:rPr>
            <w:noProof/>
            <w:color w:val="000000"/>
            <w:lang w:val="en-GB"/>
          </w:rPr>
          <w:delText>(IPCC, 2013b, 2014b;</w:delText>
        </w:r>
      </w:del>
      <w:r w:rsidR="004A0B6A">
        <w:rPr>
          <w:color w:val="000000"/>
        </w:rPr>
        <w:fldChar w:fldCharType="end"/>
      </w:r>
      <w:del w:id="4157" w:author="Ian Blenkinsop" w:date="2021-07-06T17:07:00Z">
        <w:r w:rsidR="004A0B6A" w:rsidRPr="00C421D6" w:rsidDel="00F57D1F">
          <w:rPr>
            <w:color w:val="000000"/>
            <w:lang w:val="en-GB"/>
          </w:rPr>
          <w:delText xml:space="preserve"> </w:delText>
        </w:r>
        <w:commentRangeStart w:id="4158"/>
        <w:r w:rsidRPr="00C421D6" w:rsidDel="00F57D1F">
          <w:rPr>
            <w:color w:val="000000"/>
            <w:lang w:val="en-GB"/>
          </w:rPr>
          <w:delText>WGI Chapter 1, Section 1.3, Appendix 1A</w:delText>
        </w:r>
        <w:commentRangeEnd w:id="4158"/>
        <w:r w:rsidR="00F57D1F" w:rsidDel="00F57D1F">
          <w:rPr>
            <w:rStyle w:val="CommentReference"/>
          </w:rPr>
          <w:commentReference w:id="4158"/>
        </w:r>
      </w:del>
      <w:r w:rsidRPr="00C421D6">
        <w:rPr>
          <w:color w:val="000000"/>
          <w:lang w:val="en-GB"/>
        </w:rPr>
        <w:t>).</w:t>
      </w:r>
    </w:p>
    <w:bookmarkEnd w:id="4130"/>
    <w:p w14:paraId="4E986045" w14:textId="77777777" w:rsidR="00102875" w:rsidRPr="00C421D6" w:rsidRDefault="00102875" w:rsidP="00102875">
      <w:pPr>
        <w:pStyle w:val="AR6BodyText"/>
        <w:shd w:val="clear" w:color="auto" w:fill="DEEAF6" w:themeFill="accent1" w:themeFillTint="33"/>
        <w:rPr>
          <w:color w:val="000000"/>
          <w:lang w:val="en-GB"/>
        </w:rPr>
      </w:pPr>
    </w:p>
    <w:p w14:paraId="46B20FDB" w14:textId="36D032E2" w:rsidR="00102875" w:rsidRPr="00C421D6" w:rsidRDefault="00102875" w:rsidP="00102875">
      <w:pPr>
        <w:pStyle w:val="AR6BodyText"/>
        <w:shd w:val="clear" w:color="auto" w:fill="DEEAF6" w:themeFill="accent1" w:themeFillTint="33"/>
        <w:rPr>
          <w:lang w:val="en-GB"/>
        </w:rPr>
      </w:pPr>
      <w:bookmarkStart w:id="4159" w:name="_Hlk66780959"/>
      <w:r w:rsidRPr="00C421D6">
        <w:rPr>
          <w:color w:val="000000"/>
          <w:lang w:val="en-GB"/>
        </w:rPr>
        <w:t xml:space="preserve">Attribution </w:t>
      </w:r>
      <w:r w:rsidRPr="00C421D6">
        <w:rPr>
          <w:color w:val="000000"/>
          <w:shd w:val="clear" w:color="auto" w:fill="DEEAF6" w:themeFill="accent1" w:themeFillTint="33"/>
          <w:lang w:val="en-GB"/>
        </w:rPr>
        <w:t>assessments can also serve to monitor mitigation and assess the efficacy of applied climate protection policies (</w:t>
      </w:r>
      <w:ins w:id="4160" w:author="Ian Blenkinsop" w:date="2021-07-06T17:07:00Z">
        <w:r w:rsidR="00F57D1F" w:rsidRPr="0003356E">
          <w:rPr>
            <w:color w:val="000000"/>
            <w:shd w:val="clear" w:color="auto" w:fill="DEEAF6" w:themeFill="accent1" w:themeFillTint="33"/>
          </w:rPr>
          <w:t>WGI Section 4.6.3</w:t>
        </w:r>
        <w:r w:rsidR="00F57D1F">
          <w:rPr>
            <w:color w:val="000000"/>
            <w:shd w:val="clear" w:color="auto" w:fill="DEEAF6" w:themeFill="accent1" w:themeFillTint="33"/>
          </w:rPr>
          <w:t xml:space="preserve">; </w:t>
        </w:r>
      </w:ins>
      <w:r w:rsidRPr="00C421D6">
        <w:rPr>
          <w:color w:val="000000"/>
          <w:shd w:val="clear" w:color="auto" w:fill="DEEAF6" w:themeFill="accent1" w:themeFillTint="33"/>
          <w:lang w:val="en-GB"/>
        </w:rPr>
        <w:t xml:space="preserve">e.g., </w:t>
      </w:r>
      <w:r w:rsidRPr="0003356E">
        <w:rPr>
          <w:color w:val="000000"/>
          <w:shd w:val="clear" w:color="auto" w:fill="DEEAF6" w:themeFill="accent1" w:themeFillTint="33"/>
        </w:rPr>
        <w:fldChar w:fldCharType="begin" w:fldLock="1"/>
      </w:r>
      <w:r w:rsidR="00A94565">
        <w:rPr>
          <w:color w:val="000000"/>
          <w:shd w:val="clear" w:color="auto" w:fill="DEEAF6" w:themeFill="accent1" w:themeFillTint="33"/>
          <w:lang w:val="en-GB"/>
        </w:rPr>
        <w:instrText>ADDIN CSL_CITATION { "citationItems" : [ { "id" : "ITEM-1", "itemData" : { "DOI" : "10.1073/pnas.1907461116", "ISSN" : "10916490", "PMID" : "31685608", "abstract" : "The main contributors to sea-level rise (oceans, glaciers, and ice sheets) respond to climate change on timescales ranging from decades to millennia. A focus on the 21st century thus fails to provide a complete picture of the consequences of anthropogenic greenhouse gas emissions on future sea-level rise and its long-term impacts. Here we identify the committed global mean sea-level rise until 2300 from historical emissions since 1750 and the currently pledged National Determined Contributions (NDC) under the Paris Agreement until 2030. Our results indicate that greenhouse gas emissions over this 280-y period result in about 1 m of committed global mean sea-level rise by 2300, with the NDC emissions from 2016 to 2030 corresponding to around 20 cm or 1/5 of that commitment. We also find that 26 cm (12 cm) of the projected sea-level-rise commitment in 2300 can be attributed to emissions from the top 5 emitting countries (China, United States of America, European Union, India, and Russia) over the 1991\u20132030 (2016\u20132030) period. Our findings demonstrate that global and individual country emissions over the first decades of the 21st century alone will cause substantial long-term sea-level rise.", "author" : [ { "dropping-particle" : "", "family" : "Nauels", "given" : "Alexander", "non-dropping-particle" : "", "parse-names" : false, "suffix" : "" }, { "dropping-particle" : "", "family" : "G\u00fctschow", "given" : "Johannes", "non-dropping-particle" : "", "parse-names" : false, "suffix" : "" }, { "dropping-particle" : "", "family" : "Mengel", "given" : "Matthias", "non-dropping-particle" : "", "parse-names" : false, "suffix" : "" }, { "dropping-particle" : "", "family" : "Meinshausen", "given" : "Malte", "non-dropping-particle" : "", "parse-names" : false, "suffix" : "" }, { "dropping-particle" : "", "family" : "Clark", "given" : "Peter U.", "non-dropping-particle" : "", "parse-names" : false, "suffix" : "" }, { "dropping-particle" : "", "family" : "Schleussner", "given" : "Carl Friedrich", "non-dropping-particle" : "", "parse-names" : false, "suffix" : "" } ], "container-title" : "Proceedings of the National Academy of Sciences", "id" : "ITEM-1", "issue" : "47", "issued" : { "date-parts" : [ [ "2019" ] ] }, "page" : "23487-23492", "title" : "Attributing long-term sea-level rise to Paris Agreement emission pledges", "translator" : [ { "dropping-particle" : "", "family" : "H4202", "given" : "", "non-dropping-particle" : "", "parse-names" : false, "suffix" : "" } ], "type" : "article-journal", "volume" : "116" }, "uris" : [ "http://www.mendeley.com/documents/?uuid=929cf65f-292b-41f3-b4aa-ef0c81023724" ] }, { "id" : "ITEM-2", "itemData" : { "DOI" : "10.1038/s41586-020-2120-4", "ISSN" : "14764687", "PMID" : "32214266", "abstract" : "Observations show robust near-surface trends in Southern Hemisphere tropospheric circulation towards the end of the twentieth century, including a poleward shift in the mid-latitude jet1,2, a positive trend in the Southern Annular Mode1,3\u20136 and an expansion of the Hadley cell7,8. It has been established that these trends were driven by ozone depletion in the Antarctic stratosphere due to emissions of ozone-depleting substances9\u201311. Here we show that these widely reported circulation trends paused, or slightly reversed, around the year 2000. Using a pattern-based detection and attribution analysis of atmospheric zonal wind, we show that the pause in circulation trends is forced by human activities, and has not occurred owing only to internal or natural variability of the climate system. Furthermore, we demonstrate that stratospheric ozone recovery, resulting from the Montreal Protocol, is the key driver of the pause. Because pre-2000 circulation trends have affected precipitation12\u201314, and potentially ocean circulation and salinity15\u201317, we anticipate that a pause in these trends will have wider impacts on the Earth system. Signatures of the effects of the Montreal Protocol and the associated stratospheric ozone recovery might therefore manifest, or have already manifested, in other aspects of the Earth system.", "author" : [ { "dropping-particle" : "", "family" : "Banerjee", "given" : "Antara", "non-dropping-particle" : "", "parse-names" : false, "suffix" : "" }, { "dropping-particle" : "", "family" : "Fyfe", "given" : "John C.", "non-dropping-particle" : "", "parse-names" : false, "suffix" : "" }, { "dropping-particle" : "", "family" : "Polvani", "given" : "Lorenzo M.", "non-dropping-particle" : "", "parse-names" : false, "suffix" : "" }, { "dropping-particle" : "", "family" : "Waugh", "given" : "Darryn", "non-dropping-particle" : "", "parse-names" : false, "suffix" : "" }, { "dropping-particle" : "", "family" : "Chang", "given" : "Kai Lan", "non-dropping-particle" : "", "parse-names" : false, "suffix" : "" } ], "container-title" : "Nature", "id" : "ITEM-2", "issue" : "7800", "issued" : { "date-parts" : [ [ "2020" ] ] }, "page" : "544-548", "publisher" : "Springer US", "title" : "A pause in Southern Hemisphere circulation trends due to the Montreal Protocol", "translator" : [ { "dropping-particle" : "", "family" : "H4639", "given" : "", "non-dropping-particle" : "", "parse-names" : false, "suffix" : "" } ], "type" : "article-journal", "volume" : "579" }, "uris" : [ "http://www.mendeley.com/documents/?uuid=653f54f7-3150-471f-b294-8eab52441d6c" ] } ], "mendeley" : { "formattedCitation" : "(Nauels et al., 2019; Banerjee et al., 2020)", "manualFormatting" : "Nauels et al., 2019; Banerjee et al., 2020", "plainTextFormattedCitation" : "(Nauels et al., 2019; Banerjee et al., 2020)", "previouslyFormattedCitation" : "(Nauels et al., 2019; Banerjee et al., 2020)" }, "properties" : { "noteIndex" : 0 }, "schema" : "https://github.com/citation-style-language/schema/raw/master/csl-citation.json" }</w:instrText>
      </w:r>
      <w:r w:rsidRPr="0003356E">
        <w:rPr>
          <w:color w:val="000000"/>
          <w:shd w:val="clear" w:color="auto" w:fill="DEEAF6" w:themeFill="accent1" w:themeFillTint="33"/>
        </w:rPr>
        <w:fldChar w:fldCharType="separate"/>
      </w:r>
      <w:ins w:id="4161" w:author="Robin Matthews" w:date="2021-05-18T16:04:00Z">
        <w:r w:rsidR="00602365">
          <w:rPr>
            <w:noProof/>
            <w:color w:val="000000"/>
            <w:shd w:val="clear" w:color="auto" w:fill="DEEAF6" w:themeFill="accent1" w:themeFillTint="33"/>
          </w:rPr>
          <w:t>Nauels et al., 2019; Banerjee et al., 2020</w:t>
        </w:r>
      </w:ins>
      <w:del w:id="4162" w:author="Robin Matthews" w:date="2021-05-18T16:04:00Z">
        <w:r w:rsidRPr="0003356E" w:rsidDel="00602365">
          <w:rPr>
            <w:noProof/>
            <w:color w:val="000000"/>
            <w:shd w:val="clear" w:color="auto" w:fill="DEEAF6" w:themeFill="accent1" w:themeFillTint="33"/>
          </w:rPr>
          <w:delText>Nauels et al., 2019; Banerjee et al., 2020</w:delText>
        </w:r>
      </w:del>
      <w:r w:rsidRPr="0003356E">
        <w:rPr>
          <w:color w:val="000000"/>
          <w:shd w:val="clear" w:color="auto" w:fill="DEEAF6" w:themeFill="accent1" w:themeFillTint="33"/>
        </w:rPr>
        <w:fldChar w:fldCharType="end"/>
      </w:r>
      <w:del w:id="4163" w:author="Ian Blenkinsop" w:date="2021-07-06T17:07:00Z">
        <w:r w:rsidRPr="0003356E" w:rsidDel="00F57D1F">
          <w:rPr>
            <w:color w:val="000000"/>
            <w:shd w:val="clear" w:color="auto" w:fill="DEEAF6" w:themeFill="accent1" w:themeFillTint="33"/>
          </w:rPr>
          <w:delText>; WGI Chapter 4, Section 4.6.3</w:delText>
        </w:r>
      </w:del>
      <w:r w:rsidRPr="0003356E">
        <w:rPr>
          <w:color w:val="000000"/>
          <w:shd w:val="clear" w:color="auto" w:fill="DEEAF6" w:themeFill="accent1" w:themeFillTint="33"/>
        </w:rPr>
        <w:t>),</w:t>
      </w:r>
      <w:r w:rsidRPr="00F031B9">
        <w:rPr>
          <w:color w:val="000000"/>
        </w:rPr>
        <w:t xml:space="preserve"> inform and constrain projections </w:t>
      </w:r>
      <w:ins w:id="4164" w:author="Ian Blenkinsop" w:date="2021-07-06T17:08:00Z">
        <w:r w:rsidR="00F57D1F">
          <w:rPr>
            <w:color w:val="000000"/>
          </w:rPr>
          <w:t>(</w:t>
        </w:r>
        <w:r w:rsidR="00F57D1F" w:rsidRPr="00C421D6">
          <w:rPr>
            <w:color w:val="000000"/>
            <w:lang w:val="en-GB"/>
          </w:rPr>
          <w:t>WGI Section 4.2.3</w:t>
        </w:r>
        <w:r w:rsidR="00F57D1F">
          <w:rPr>
            <w:color w:val="000000"/>
            <w:lang w:val="en-GB"/>
          </w:rPr>
          <w:t xml:space="preserve">; </w:t>
        </w:r>
      </w:ins>
      <w:r>
        <w:rPr>
          <w:color w:val="000000"/>
        </w:rPr>
        <w:fldChar w:fldCharType="begin" w:fldLock="1"/>
      </w:r>
      <w:r w:rsidR="00E81B0B">
        <w:rPr>
          <w:color w:val="000000"/>
        </w:rPr>
        <w:instrText>ADDIN CSL_CITATION { "citationItems" : [ { "id" : "ITEM-1", "itemData" : { "DOI" : "10.1038/s41558-020-00965-9", "ISSN" : "17586798", "abstract" : "Parties to the Paris Agreement agreed to holding global average temperature increases \u201cwell below 2 \u00b0C above pre-industrial levels and pursuing efforts to limit the temperature increase to 1.5 \u00b0C above pre-industrial levels\u201d. Monitoring the contributions of human-induced climate forcings to warming so far is key to understanding progress towards these goals. Here we use climate model simulations from the Detection and Attribution Model Intercomparison Project, as well as regularized optimal fingerprinting, to show that anthropogenic forcings caused 0.9 to 1.3 \u00b0C of warming in global mean near-surface air temperature in 2010\u20132019 relative to 1850\u20131900, compared with an observed warming of 1.1 \u00b0C. Greenhouse gases and aerosols contributed changes of 1.2 to 1.9 \u00b0C and \u22120.7 to \u22120.1 \u00b0C, respectively, and natural forcings contributed negligibly. These results demonstrate the substantial human influence on climate so far and the urgency of action needed to meet the Paris Agreement goals.", "author" : [ { "dropping-particle" : "", "family" : "Gillett", "given" : "Nathan P.", "non-dropping-particle" : "", "parse-names" : false, "suffix" : "" }, { "dropping-particle" : "", "family" : "Kirchmeier-Young", "given" : "Megan", "non-dropping-particle" : "", "parse-names" : false, "suffix" : "" }, { "dropping-particle" : "", "family" : "Ribes", "given" : "Aur\u00e9lien", "non-dropping-particle" : "", "parse-names" : false, "suffix" : "" }, { "dropping-particle" : "", "family" : "Shiogama", "given" : "Hideo", "non-dropping-particle" : "", "parse-names" : false, "suffix" : "" }, { "dropping-particle" : "", "family" : "Hegerl", "given" : "Gabriele C.", "non-dropping-particle" : "", "parse-names" : false, "suffix" : "" }, { "dropping-particle" : "", "family" : "Knutti", "given" : "Reto", "non-dropping-particle" : "", "parse-names" : false, "suffix" : "" }, { "dropping-particle" : "", "family" : "Gastineau", "given" : "Guillaume", "non-dropping-particle" : "", "parse-names" : false, "suffix" : "" }, { "dropping-particle" : "", "family" : "John", "given" : "Jasmin G.", "non-dropping-particle" : "", "parse-names" : false, "suffix" : "" }, { "dropping-particle" : "", "family" : "Li", "given" : "Lijuan", "non-dropping-particle" : "", "parse-names" : false, "suffix" : "" }, { "dropping-particle" : "", "family" : "Nazarenko", "given" : "Larissa", "non-dropping-particle" : "", "parse-names" : false, "suffix" : "" }, { "dropping-particle" : "", "family" : "Rosenbloom", "given" : "Nan", "non-dropping-particle" : "", "parse-names" : false, "suffix" : "" }, { "dropping-particle" : "", "family" : "Seland", "given" : "\u00d8yvind", "non-dropping-particle" : "", "parse-names" : false, "suffix" : "" }, { "dropping-particle" : "", "family" : "Wu", "given" : "Tongwen", "non-dropping-particle" : "", "parse-names" : false, "suffix" : "" }, { "dropping-particle" : "", "family" : "Yukimoto", "given" : "Seiji", "non-dropping-particle" : "", "parse-names" : false, "suffix" : "" }, { "dropping-particle" : "", "family" : "Ziehn", "given" : "Tilo", "non-dropping-particle" : "", "parse-names" : false, "suffix" : "" } ], "container-title" : "Nature Climate Change", "id" : "ITEM-1", "issue" : "March", "issued" : { "date-parts" : [ [ "2021" ] ] }, "publisher" : "Springer US", "title" : "Constraining human contributions to observed warming since the pre-industrial period", "translator" : [ { "dropping-particle" : "", "family" : "H4640", "given" : "", "non-dropping-particle" : "", "parse-names" : false, "suffix" : "" } ], "type" : "article-journal", "volume" : "11" }, "uris" : [ "http://www.mendeley.com/documents/?uuid=372c5c0a-2d53-46eb-84f5-98c5c2061248" ] }, { "id" : "ITEM-2", "itemData" : { "DOI" : "10.1126/sciadv.abc0671", "ISSN" : "23752548", "abstract" : "Many studies have sought to constrain climate projections based on recent observations. Until recently, these constraints had limited impact, and projected warming ranges were driven primarily by model outputs. Here, we use the newest climate model ensemble, improved observations, and a new statistical method to narrow uncertainty on estimates of past and future human-induced warming. Cross-validation suggests that our method produces robust results and is not overconfident. We derive consistent observationally constrained estimates of attributable warming to date and warming rate, the response to a range of future scenarios, and metrics of climate sensitivity. We find that historical observations narrow uncertainty on projected future warming by about 50%. Our results suggest that using an unconstrained multimodel ensemble is no longer the best choice for global mean temp</w:instrText>
      </w:r>
      <w:r w:rsidR="00E81B0B" w:rsidRPr="00A1237E">
        <w:rPr>
          <w:color w:val="000000"/>
          <w:lang w:val="en-US"/>
        </w:rPr>
        <w:instrText>erature projections and that the lower end of previous estimates of 21st century warming can now be excluded.", "author" : [ { "dropping-particle" : "", "family" : "Ribes", "given" : "Aur\u00e9lien", "non-dropping-particle" : "", "parse-names" : false, "suffix" : "" }, { "dropping-particle" : "", "family" : "Qasmi", "given" : "Sa\u00efd", "non-dropping-particle" : "", "parse-names" : false, "suffix" : "" }, { "dropping-particle" : "", "family" : "Gillett", "given" : "Nathan P.", "non-dropping-particle" : "", "parse-names" : false, "suffix" : "" } ], "container-title" : "Science Advances", "id" : "ITEM-2", "issue" : "4", "issued" : { "date-parts" : [ [ "2021" ] ] }, "page" : "1-10", "title" : "Making climate projections conditional on historical observations", "translator" : [ { "dropping-particle" : "", "family" : "H4642", "given" : "", "non-dropping-particle" : "", "parse-names" : false, "suffix" : "" } ], "type" : "article-journal", "volume" : "7" }, "uris" : [ "http://www.mendeley.com/documents/?uuid=6783cfe8-006b-4972-8152-0f95571c6e1a" ] } ], "mendeley" : { "formattedCitation" : "(Gillett et al., 2021; Ribes et al., 2021)", "manualFormatting" : "(Gillett et al., 2021; Ribes et al., 2021", "plainTextFormattedCitation" : "(Gillett et al., 2021; Ribes et al., 2021)", "previouslyFormattedCitation" : "(Gillett et al., 2021; Ribes et al., 2021)" }, "properties" : { "noteIndex" : 0 }, "schema" : "https://github.com/citation-style-language/schema/raw/master/csl-citation.json" }</w:instrText>
      </w:r>
      <w:r>
        <w:rPr>
          <w:color w:val="000000"/>
        </w:rPr>
        <w:fldChar w:fldCharType="separate"/>
      </w:r>
      <w:ins w:id="4165" w:author="Robin Matthews" w:date="2021-05-18T16:04:00Z">
        <w:del w:id="4166" w:author="Ian Blenkinsop" w:date="2021-07-06T17:08:00Z">
          <w:r w:rsidR="00602365" w:rsidDel="00F57D1F">
            <w:rPr>
              <w:noProof/>
              <w:color w:val="000000"/>
              <w:lang w:val="en-GB"/>
            </w:rPr>
            <w:delText>(</w:delText>
          </w:r>
        </w:del>
        <w:r w:rsidR="00602365">
          <w:rPr>
            <w:noProof/>
            <w:color w:val="000000"/>
            <w:lang w:val="en-GB"/>
          </w:rPr>
          <w:t>Gillett et al., 2021; Ribes et al., 2021</w:t>
        </w:r>
      </w:ins>
      <w:del w:id="4167" w:author="Robin Matthews" w:date="2021-05-18T16:04:00Z">
        <w:r w:rsidRPr="00C421D6" w:rsidDel="00602365">
          <w:rPr>
            <w:noProof/>
            <w:color w:val="000000"/>
            <w:lang w:val="en-GB"/>
          </w:rPr>
          <w:delText>(Gillett et al., 2021; Ribes et al., 2021</w:delText>
        </w:r>
      </w:del>
      <w:r>
        <w:rPr>
          <w:color w:val="000000"/>
        </w:rPr>
        <w:fldChar w:fldCharType="end"/>
      </w:r>
      <w:del w:id="4168" w:author="Ian Blenkinsop" w:date="2021-07-06T17:08:00Z">
        <w:r w:rsidRPr="00C421D6" w:rsidDel="00F57D1F">
          <w:rPr>
            <w:color w:val="000000"/>
            <w:lang w:val="en-GB"/>
          </w:rPr>
          <w:delText>; WGI Chapter 4, Section 4.2.3</w:delText>
        </w:r>
      </w:del>
      <w:r w:rsidRPr="00C421D6">
        <w:rPr>
          <w:color w:val="000000"/>
          <w:lang w:val="en-GB"/>
        </w:rPr>
        <w:t xml:space="preserve">) or inform the loss and damages estimates and potential climate litigation cases by estimating the costs of climate change </w:t>
      </w:r>
      <w:r>
        <w:rPr>
          <w:color w:val="000000"/>
        </w:rPr>
        <w:fldChar w:fldCharType="begin" w:fldLock="1"/>
      </w:r>
      <w:r w:rsidR="00A94565">
        <w:rPr>
          <w:color w:val="000000"/>
          <w:lang w:val="en-GB"/>
        </w:rPr>
        <w:instrText>ADDIN CSL_CITATION { "citationItems" : [ { "id" : "ITEM-1", "itemData" : { "DOI" : "10.1007/s10584-015-1441-z", "ISSN" : "1573-1480", "abstract" : "The issue of climate related loss and damage (L&amp;D) has re-emerged and gained significant traction in international climate policy in recent years. However, many aspects remain unclear, including how aspects of liability and compensation in relation with L&amp;D will be treated under the UNFCCC, human rights and environmental law. Furthermore, the type of scientific evidence required to link climate change impacts for each of these L&amp;D mechanisms needs to be clarified. Here we analyze to which degree different types of scientific evidence can inform L&amp;D discussions and policies. We distinguish between (i) L&amp;D observation, (ii) understanding causation, and (iii) linking L&amp;D to anthropogenic emissions through attribution studies. We draw on three case studies from Australia, Colombia and Alaska to demonstrate the relevance of the different types of evidence. We then discuss the potential and limitations of these types of scientific evidence, in particular attribution, for informing current L&amp;D discussions and policies. Attribution (iii) sets the highest bar, but also provides the most complete set of information to support adaptation, risk reduction and L&amp;D policies. However, rather than suggesting that attribution is a necessary requirement for L&amp;D policies we want to highlight its potential for facilitating a more thematically structured, and thus hopefully a more constructive, policy and justice discussion.", "author" : [ { "dropping-particle" : "", "family" : "Huggel", "given" : "Christian", "non-dropping-particle" : "", "parse-names" : false, "suffix" : "" }, { "dropping-particle" : "", "family" : "Stone", "given" : "D\u00e1ith\u00ed", "non-dropping-particle" : "", "parse-names" : false, "suffix" : "" }, { "dropping-particle" : "", "family" : "Eicken", "given" : "Hajo", "non-dropping-particle" : "", "parse-names" : false, "suffix" : "" }, { "dropping-particle" : "", "family" : "Hansen", "given" : "Gerrit", "non-dropping-particle" : "", "parse-names" : false, "suffix" : "" } ], "container-title" : "Climatic Change", "id" : "ITEM-1", "issue" : "3", "issued" : { "date-parts" : [ [ "2015" ] ] }, "page" : "453-467", "title" : "Potential and limitations of the attribution of climate change impacts for informing loss and damage discussions and policies", "translator" : [ { "dropping-particle" : "", "family" : "H4018", "given" : "", "non-dropping-particle" : "", "parse-names" : false, "suffix" : "" } ], "type" : "article-journal", "volume" : "133" }, "uris" : [ "http://www.mendeley.com/documents/?uuid=f00df934-4c0d-4c9a-b964-a04f3ebcf615" ] }, { "id" : "ITEM-2", "itemData" : { "DOI" : "10.1038/ngeo3019", "ISSN" : "1752-0894", "abstract" : "Developments in attribution science are improving our ability to detect human influence on extreme weather events. By implication, the legal duties of government, business and others to manage foreseeable harms are broadening, and may lead to more climate change litigation.", "author" : [ { "dropping-particle" : "", "family" : "Marjanac", "given" : "Sophie", "non-dropping-particle" : "", "parse-names" : false, "suffix" : "" }, { "dropping-particle" : "", "family" : "Patton", "given" : "Lindene", "non-dropping-particle" : "", "parse-names" : false, "suffix" : "" }, { "dropping-particle" : "", "family" : "Thornton", "given" : "James", "non-dropping-particle" : "", "parse-names" : false, "suffix" : "" } ], "container-title" : "Nature Geoscience", "id" : "ITEM-2", "issue" : "9", "issued" : { "date-parts" : [ [ "2017", "9", "28" ] ] }, "page" : "616-619", "title" : "Acts of God, human influence and litigation", "translator" : [ { "dropping-particle" : "", "family" : "H4039", "given" : "", "non-dropping-particle" : "", "parse-names" : false, "suffix" : "" } ], "type" : "article-journal", "volume" : "10" }, "uris" : [ "http://www.mendeley.com/documents/?uuid=b286fadb-b104-4dd2-a5c1-3fc3de91b9e7" ] }, { "id" : "ITEM-3", "itemData" : { "DOI" : "10.1007/s10584-020-02692-8", "ISSN" : "15731480", "abstract" : "Hurricane Harvey is one of the costliest tropical cyclones in history. In this paper, we use a probabilistic event attribution framework to estimate the costs associated with Hurricane Harvey that are attributable to anthropogenic influence on the climate system. Results indicate that the \u201cfraction of attributable risk\u201d for the rainfall from Harvey was likely about at least a third with a preferable/best estimate of three quarters. With an average estimate of damages from Harvey assessed at about US$90bn, applying this fraction gives a best estimate of US$67bn, with a likely lower bound of at least US$30bn, of these damages that are attributable to the human influence on climate. This \u201cbottom-up\u201d event-based estimate of climate change damages contrasts sharply with the more \u201ctop-down\u201d approach using integrated assessment models (IAMs) or global macroeconometric estimates: one IAM estimates annual climate change damages in the USA to be in the region of US$21.3bn. While the two approaches are not easily comparable, it is noteworthy that our \u201cbottom-up\u201d results estimate that one single extreme weather event contributes more to climate change damages in the USA than an entire year by the \u201ctop-down\u201d method. Given that the \u201ctop-down\u201d approach, at best, parameterizes but does not resolve the effects of extreme weather events, our findings suggest that the \u201cbottom-up\u201d approach is a useful avenue to pursue in future attempts to refine estimates of climate change damages.", "author" : [ { "dropping-particle" : "", "family" : "Frame", "given" : "David", "non-dropping-particle" : "", "parse-names" : false, "suffix" : "" }, { "dropping-particle" : "", "family" : "Wehner", "given" : "Michael F.", "non-dropping-particle" : "", "parse-names" : false, "suffix" : "" }, { "dropping-particle" : "", "family" : "Noy", "given" : "Ilan", "non-dropping-particle" : "", "parse-names" : false, "suffix" : "" }, { "dropping-particle" : "", "family" : "Rosier", "given" : "Suzanne M.", "non-dropping-particle" : "", "parse-names" : false, "suffix" : "" } ], "container-title" : "Climatic Change", "id" : "ITEM-3", "issue" : "2", "issued" : { "date-parts" : [ [ "2020" ] ] }, "page" : "271-281", "publisher" : "Climatic Change", "title" : "The economic costs of Hurricane Harvey attributable to climate change", "translator" : [ { "dropping-particle" : "", "family" : "H4534", "given" : "", "non-dropping-particle" : "", "parse-names" : false, "suffix" : "" } ], "type" : "article-journal", "volume" : "160" }, "uris" : [ "http://www.mendeley.com/documents/?uuid=0d4149bd-938c-409a-b22c-54cde48500c6" ] } ], "mendeley" : { "formattedCitation" : "(Huggel et al., 2015; Marjanac et al., 2017; Frame et al., 2020)", "plainTextFormattedCitation" : "(Huggel et al., 2015; Marjanac et al., 2017; Frame et al., 2020)", "previouslyFormattedCitation" : "(Huggel et al., 2015; Marjanac et al., 2017; Frame et al., 2020)" }, "properties" : { "noteIndex" : 0 }, "schema" : "https://github.com/citation-style-language/schema/raw/master/csl-citation.json" }</w:instrText>
      </w:r>
      <w:r>
        <w:rPr>
          <w:color w:val="000000"/>
        </w:rPr>
        <w:fldChar w:fldCharType="separate"/>
      </w:r>
      <w:ins w:id="4169" w:author="Robin Matthews" w:date="2021-05-18T16:04:00Z">
        <w:r w:rsidR="00602365">
          <w:rPr>
            <w:noProof/>
            <w:color w:val="000000"/>
            <w:lang w:val="en-GB"/>
          </w:rPr>
          <w:t>(Huggel et al., 2015; Marjanac et al., 2017; Frame et al., 2020)</w:t>
        </w:r>
      </w:ins>
      <w:del w:id="4170" w:author="Robin Matthews" w:date="2021-05-18T16:04:00Z">
        <w:r w:rsidRPr="00C421D6" w:rsidDel="00602365">
          <w:rPr>
            <w:noProof/>
            <w:color w:val="000000"/>
            <w:lang w:val="en-GB"/>
          </w:rPr>
          <w:delText>(Huggel et al., 2015; Marjanac et al., 2017; Frame et al., 2020)</w:delText>
        </w:r>
      </w:del>
      <w:r>
        <w:rPr>
          <w:color w:val="000000"/>
        </w:rPr>
        <w:fldChar w:fldCharType="end"/>
      </w:r>
      <w:r w:rsidRPr="00C421D6">
        <w:rPr>
          <w:color w:val="000000"/>
          <w:lang w:val="en-GB"/>
        </w:rPr>
        <w:t xml:space="preserve">. These findings can thus inform mitigation decisions as well as risk management and adaptation planning </w:t>
      </w:r>
      <w:r>
        <w:rPr>
          <w:color w:val="000000"/>
        </w:rPr>
        <w:fldChar w:fldCharType="begin" w:fldLock="1"/>
      </w:r>
      <w:r w:rsidR="00745EAB">
        <w:rPr>
          <w:color w:val="000000"/>
          <w:lang w:val="en-GB"/>
        </w:rPr>
        <w:instrText>ADDIN CSL_CITATION { "citationItems" : [ { "id" : "ITEM-1", "itemData" : { "DOI" : "https://cdkn.org/wp-content/uploads/2017/08/RRA-project-synthesis-report.pdf", "abstract" : "The Raising Risk Awareness (RRA) project uses the latest advances in climate science to understand the role of climate change in the occurrence of extreme events such as flooding, droughts and heatwaves in developing countries. Having a better understanding of whether and how climate change might affect the likelihood and severity of extreme events in a particular location is important when managing future climate risk. The project analyses the role of climate change in recent droughts in Ethiopia and Kenya, and recent flooding and heatwave events in India. In Bangladesh, the project examines the risk of coastal flooding as a result of sea level rise induced by climate change, using the Surging Seas tool. The project also considers how such information is communicated between those who undertake the analyses (scientists), those who disseminate the information (media and communicators) and those who ultimately incorporate this information in decision-making (policy-makers). More detailed information underpinning this summary can be found on the project websites", "author" : [ { "dropping-particle" : "", "family" : "Climate and Development Knowledge Network", "given" : "", "non-dropping-particle" : "", "parse-names" : false, "suffix" : "" } ], "id" : "ITEM-1", "issued" : { "date-parts" : [ [ "2017" ] ] }, "number-of-pages" : "30", "publisher" : "Climate and Development Knowledge Network (CDKN)", "title" : "Building capacity for risk management in a changing climate: A synthesis report from the Raising Risk Awareness project", "translator" : [ { "dropping-particle" : "", "family" : "H4197", "given" : "Rt7", "non-dropping-particle" : "", "parse-names" : false, "suffix" : "" } ], "type" : "report" }, "prefix" : "e.g.,", "uris" : [ "http://www.mendeley.com/documents/?uuid=5a6017bf-39b1-40b0-8b08-576f43e74d59" ] } ], "mendeley" : { "formattedCitation" : "(e.g., Climate and Development Knowledge Network, 2017)", "plainTextFormattedCitation" : "(e.g., Climate and Development Knowledge Network, 2017)", "previouslyFormattedCitation" : "(e.g., Climate and Development Knowledge Network, 2017)" }, "properties" : { "noteIndex" : 0 }, "schema" : "https://github.com/citation-style-language/schema/raw/master/csl-citation.json" }</w:instrText>
      </w:r>
      <w:r>
        <w:rPr>
          <w:color w:val="000000"/>
        </w:rPr>
        <w:fldChar w:fldCharType="separate"/>
      </w:r>
      <w:ins w:id="4171" w:author="Robin Matthews" w:date="2021-05-18T16:04:00Z">
        <w:r w:rsidR="00602365">
          <w:rPr>
            <w:noProof/>
            <w:color w:val="000000"/>
            <w:lang w:val="en-GB"/>
          </w:rPr>
          <w:t>(e.g., Climate and Development Knowledge Network, 2017)</w:t>
        </w:r>
      </w:ins>
      <w:del w:id="4172" w:author="Robin Matthews" w:date="2021-05-18T16:04:00Z">
        <w:r w:rsidR="00A94565" w:rsidRPr="00A94565" w:rsidDel="00602365">
          <w:rPr>
            <w:noProof/>
            <w:color w:val="000000"/>
            <w:lang w:val="en-GB"/>
          </w:rPr>
          <w:delText>(e.g., Climate and Development Knowledge Network, 2017)</w:delText>
        </w:r>
      </w:del>
      <w:r>
        <w:rPr>
          <w:color w:val="000000"/>
        </w:rPr>
        <w:fldChar w:fldCharType="end"/>
      </w:r>
      <w:r w:rsidRPr="00C421D6">
        <w:rPr>
          <w:color w:val="000000"/>
          <w:lang w:val="en-GB"/>
        </w:rPr>
        <w:t>.</w:t>
      </w:r>
    </w:p>
    <w:p w14:paraId="381727C4" w14:textId="77777777" w:rsidR="00102875" w:rsidRPr="00F031B9" w:rsidRDefault="00102875" w:rsidP="00102875">
      <w:pPr>
        <w:pStyle w:val="AR6BodyTextBold"/>
        <w:shd w:val="clear" w:color="auto" w:fill="DEEAF6" w:themeFill="accent1" w:themeFillTint="33"/>
      </w:pPr>
    </w:p>
    <w:bookmarkEnd w:id="4159"/>
    <w:p w14:paraId="6B5D508F" w14:textId="77777777" w:rsidR="00102875" w:rsidRPr="00F031B9" w:rsidRDefault="00102875" w:rsidP="00102875">
      <w:pPr>
        <w:pStyle w:val="AR6BodyTextBold"/>
        <w:shd w:val="clear" w:color="auto" w:fill="DEEAF6" w:themeFill="accent1" w:themeFillTint="33"/>
        <w:rPr>
          <w:bCs/>
          <w:color w:val="000000"/>
        </w:rPr>
      </w:pPr>
      <w:r w:rsidRPr="00F031B9">
        <w:rPr>
          <w:bCs/>
          <w:color w:val="000000"/>
        </w:rPr>
        <w:t>Steps towards an attribution assessment</w:t>
      </w:r>
    </w:p>
    <w:p w14:paraId="75E86D4A" w14:textId="77777777" w:rsidR="00102875" w:rsidRPr="00C421D6" w:rsidRDefault="00102875" w:rsidP="00102875">
      <w:pPr>
        <w:pStyle w:val="AR6BodyText"/>
        <w:shd w:val="clear" w:color="auto" w:fill="DEEAF6" w:themeFill="accent1" w:themeFillTint="33"/>
        <w:rPr>
          <w:lang w:val="en-GB"/>
        </w:rPr>
      </w:pPr>
    </w:p>
    <w:p w14:paraId="70B5AD16" w14:textId="1481A45E" w:rsidR="00102875" w:rsidRPr="00C421D6" w:rsidRDefault="00102875" w:rsidP="00102875">
      <w:pPr>
        <w:pStyle w:val="AR6BodyText"/>
        <w:shd w:val="clear" w:color="auto" w:fill="DEEAF6" w:themeFill="accent1" w:themeFillTint="33"/>
        <w:rPr>
          <w:color w:val="000000"/>
          <w:lang w:val="en-GB"/>
        </w:rPr>
      </w:pPr>
      <w:bookmarkStart w:id="4173" w:name="_Hlk66781013"/>
      <w:r w:rsidRPr="00C421D6">
        <w:rPr>
          <w:color w:val="000000"/>
          <w:lang w:val="en-GB"/>
        </w:rPr>
        <w:t xml:space="preserve">The unambiguous framing of </w:t>
      </w:r>
      <w:commentRangeStart w:id="4174"/>
      <w:r w:rsidRPr="00C421D6">
        <w:rPr>
          <w:color w:val="000000"/>
          <w:lang w:val="en-GB"/>
        </w:rPr>
        <w:t>what is being attributed to what</w:t>
      </w:r>
      <w:commentRangeEnd w:id="4174"/>
      <w:r w:rsidR="00B15E05">
        <w:rPr>
          <w:rStyle w:val="CommentReference"/>
        </w:rPr>
        <w:commentReference w:id="4174"/>
      </w:r>
      <w:r w:rsidRPr="00C421D6">
        <w:rPr>
          <w:color w:val="000000"/>
          <w:lang w:val="en-GB"/>
        </w:rPr>
        <w:t xml:space="preserve"> is a crucial first step for an assessment </w:t>
      </w:r>
      <w:r>
        <w:rPr>
          <w:color w:val="000000"/>
        </w:rPr>
        <w:fldChar w:fldCharType="begin" w:fldLock="1"/>
      </w:r>
      <w:r w:rsidR="00E81B0B">
        <w:rPr>
          <w:color w:val="000000"/>
          <w:lang w:val="en-GB"/>
        </w:rPr>
        <w:instrText>ADDIN CSL_CITATION { "citationItems" : [ { "id" : "ITEM-1", "itemData" : { "DOI" : "10.1016/j.wace.2016.01.001", "ISBN" : "2212-0947", "ISSN" : "22120947", "abstract" : "We present an overview of practices and challenges related to the detection and attribution of observed changes in climate extremes. Detection is the identification of a statistically significant change in the extreme values of a climate variable over some period of time. Issues in detection discussed include data quality, coverage, and completeness. Attribution takes that detection of a change and uses climate model simulations to evaluate whether a cause can be assigned to that change. Additionally, we discuss a newer field of attribution, event attribution, where individual extreme events are analyzed for the express purpose of assigning some measure of whether that event was directly influenced by anthropogenic forcing of the climate system.", "author" : [ { "dropping-particle" : "", "family" : "Easterling", "given" : "David R.", "non-dropping-particle" : "", "parse-names" : false, "suffix" : "" }, { "dropping-particle" : "", "family" : "Kunkel", "given" : "Kenneth E.", "non-dropping-particle" : "", "parse-names" : false, "suffix" : "" }, { "dropping-particle" : "", "family" : "Wehner", "given" : "Michael F.", "non-dropping-particle" : "", "parse-names" : false, "suffix" : "" }, { "dropping-particle" : "", "family" : "Sun", "given" : "Liqiang", "non-dropping-particle" : "", "parse-names" : false, "suffix" : "" } ], "container-title" : "Weather and Climate Extremes", "id" : "ITEM-1", "issued" : { "date-parts" : [ [ "2016" ] ] }, "page" : "17-27", "title" : "Detection and attribution of climate extremes in the observed record", "translator" : [ { "dropping-particle" : "", "family" : "H3416", "given" : "", "non-dropping-particle" : "", "parse-names" : false, "suffix" : "" } ], "type" : "article-journal", "volume" : "11" }, "uris" : [ "http://www.mendeley.com/documents/?uuid=3aa9f241-a5d5-4730-b4ff-c5959b0a24ba" ] }, { "id" : "ITEM-2", "itemData" : { "DOI" : "10.1007/s10113-015-0760-y", "ISSN" : "1436-3798", "abstract" : "Assessing past impacts of observed climate change on natural, human and managed systems requires detailed knowledge about the effects of both climatic and other drivers of change, and their respective interaction. Resulting requirements with regard to system understanding and long-term observational data can be prohibitive for quantitative detection and attribution methods, especially in the case of human systems and in regions with poor monitoring records. To enable a structured examination of past impacts in such cases, we follow the logic of quantitative attribution assessments, however, allowing for qualitative methods and different types of evidence. We demonstrate how multiple lines of evidence can be integrated in support of attribution exercises for human and managed systems. Results show that careful analysis can allow for attribution statements without explicit end-to-end modeling of the whole climate-impact system. However, care must be taken not to overstate or generalize the results and to avoid bias when the analysis is motivated by and limited to observations considered consistent with climate change impacts.", "author" : [ { "dropping-particle" : "", "family" : "Hansen", "given" : "Gerrit", "non-dropping-particle" : "", "parse-names" : false, "suffix" : "" }, { "dropping-particle" : "", "family" : "Stone", "given" : "D\u00e1ith\u00ed", "non-dropping-particle" : "", "parse-names" : false, "suffix" : "" }, { "dropping-particle" : "", "family" : "Auffhammer", "given" : "Maximilian", "non-dropping-particle" : "", "parse-names" : false, "suffix" : "" }, { "dropping-particle" : "", "family" : "Huggel", "given" : "Christian", "non-dropping-particle" : "", "parse-names" : false, "suffix" : "" }, { "dropping-particle" : "", "family" : "Cramer", "given" : "Wolfgang", "non-dropping-particle" : "", "parse-names" : false, "suffix" : "" } ], "container-title" : "Regional Environmental Change", "id" : "ITEM-2", "issue" : "2", "issued" : { "date-parts" : [ [ "2016", "2", "18" ] ] }, "page" : "527-541", "title" : "Linking local impacts to changes in climate: a guide to attribution", "translator" : [ { "dropping-particle" : "", "family" : "H4213", "given" : "", "non-dropping-particle" : "", "parse-names" : false, "suffix" : "" } ], "type" : "article-journal", "volume" : "16" }, "uris" : [ "http://www.mendeley.com/documents/?uuid=b0dc664e-4841-47db-87b8-e3a24a38c227" ] }, { "id" : "ITEM-3", "itemData" : { "DOI" : "10.1038/s41558-021-01012-x", "ISSN" : "1758-678X", "author" : [ { "dropping-particle" : "", "family" : "Stone", "given" : "D\u00e1ith\u00ed A.", "non-dropping-particle" : "", "parse-names" : false, "suffix" : "" }, { "dropping-particle" : "", "family" : "Rosier", "given" : "Suzanne M", "non-dropping-particle" : "", "parse-names" : false, "suffix" : "" }, { "dropping-particle" : "", "family" : "Frame", "given" : "David J", "non-dropping-particle" : "", "parse-names" : false, "suffix" : "" } ], "container-title" : "Nature Climate Change", "id" : "ITEM-3", "issue" : "4", "issued" : { "date-parts" : [ [ "2021", "4", "25" ] ] }, "page" : "276-278", "title" : "The question of life, the universe and event attribution", "translator" : [ { "dropping-particle" : "", "family" : "H2239", "given" : "", "non-dropping-particle" : "", "parse-names" : false, "suffix" : "" } ], "type" : "article-journal", "volume" : "11" }, "uris" : [ "http://www.mendeley.com/documents/?uuid=e3521f08-e35d-47c7-8139-1eaacd54fc42" ] } ], "mendeley" : { "formattedCitation" : "(Easterling et al., 2016; Hansen et al., 2016; Stone et al., 2021)", "plainTextFormattedCitation" : "(Easterling et al., 2016; Hansen et al., 2016; Stone et al., 2021)", "previouslyFormattedCitation" : "(Easterling et al., 2016; Hansen et al., 2016; Stone et al., 2021)" }, "properties" : { "noteIndex" : 0 }, "schema" : "https://github.com/citation-style-language/schema/raw/master/csl-citation.json" }</w:instrText>
      </w:r>
      <w:r>
        <w:rPr>
          <w:color w:val="000000"/>
        </w:rPr>
        <w:fldChar w:fldCharType="separate"/>
      </w:r>
      <w:ins w:id="4175" w:author="Robin Matthews" w:date="2021-05-18T16:04:00Z">
        <w:r w:rsidR="00602365">
          <w:rPr>
            <w:noProof/>
            <w:color w:val="000000"/>
            <w:lang w:val="en-GB"/>
          </w:rPr>
          <w:t>(Easterling et al., 2016; Hansen et al., 2016; Stone et al., 2021)</w:t>
        </w:r>
      </w:ins>
      <w:del w:id="4176" w:author="Robin Matthews" w:date="2021-05-18T16:04:00Z">
        <w:r w:rsidRPr="00C421D6" w:rsidDel="00602365">
          <w:rPr>
            <w:noProof/>
            <w:color w:val="000000"/>
            <w:lang w:val="en-GB"/>
          </w:rPr>
          <w:delText>(Easterling et al., 2016; Hansen et al., 2016; Stone et al., 2021)</w:delText>
        </w:r>
      </w:del>
      <w:r>
        <w:rPr>
          <w:color w:val="000000"/>
        </w:rPr>
        <w:fldChar w:fldCharType="end"/>
      </w:r>
      <w:r w:rsidRPr="00C421D6">
        <w:rPr>
          <w:color w:val="000000"/>
          <w:lang w:val="en-GB"/>
        </w:rPr>
        <w:t xml:space="preserve">, followed by the identification of the possible and plausible drivers of change and the development of a hypothesis </w:t>
      </w:r>
      <w:r w:rsidR="003E0A18">
        <w:rPr>
          <w:color w:val="000000"/>
          <w:lang w:val="en-GB"/>
        </w:rPr>
        <w:t xml:space="preserve">or theory </w:t>
      </w:r>
      <w:r w:rsidRPr="00C421D6">
        <w:rPr>
          <w:color w:val="000000"/>
          <w:lang w:val="en-GB"/>
        </w:rPr>
        <w:t>for the linkage (</w:t>
      </w:r>
      <w:del w:id="4177" w:author="Ian Blenkinsop" w:date="2021-07-06T17:09:00Z">
        <w:r w:rsidRPr="00C421D6" w:rsidDel="00B15E05">
          <w:rPr>
            <w:color w:val="000000"/>
            <w:lang w:val="en-GB"/>
          </w:rPr>
          <w:delText xml:space="preserve">see </w:delText>
        </w:r>
      </w:del>
      <w:r w:rsidR="002E0001" w:rsidRPr="002E0001">
        <w:rPr>
          <w:lang w:val="en-GB"/>
        </w:rPr>
        <w:t>Cross-Working Group Box: Attribution, Figure 1</w:t>
      </w:r>
      <w:r w:rsidRPr="00C421D6">
        <w:rPr>
          <w:lang w:val="en-GB"/>
        </w:rPr>
        <w:t>).</w:t>
      </w:r>
      <w:r w:rsidRPr="00C421D6">
        <w:rPr>
          <w:color w:val="000000"/>
          <w:lang w:val="en-GB"/>
        </w:rPr>
        <w:t xml:space="preserve"> The next step is to clearly define the indicators of the observed change or event and note the quality of the observations. There has been significant progress in the compilation of fragmented and distributed observational data, broadening and deepening the data basis for attribution research (</w:t>
      </w:r>
      <w:ins w:id="4178" w:author="Ian Blenkinsop" w:date="2021-07-06T17:12:00Z">
        <w:r w:rsidR="00F471CD" w:rsidRPr="00FA4D8D">
          <w:rPr>
            <w:color w:val="000000"/>
          </w:rPr>
          <w:t>WGI Section 1.5</w:t>
        </w:r>
        <w:r w:rsidR="00F471CD">
          <w:rPr>
            <w:color w:val="000000"/>
          </w:rPr>
          <w:t xml:space="preserve">; </w:t>
        </w:r>
      </w:ins>
      <w:r w:rsidRPr="00C421D6">
        <w:rPr>
          <w:color w:val="000000"/>
          <w:lang w:val="en-GB"/>
        </w:rPr>
        <w:t xml:space="preserve">e.g., </w:t>
      </w:r>
      <w:r>
        <w:rPr>
          <w:color w:val="000000"/>
        </w:rPr>
        <w:fldChar w:fldCharType="begin" w:fldLock="1"/>
      </w:r>
      <w:r w:rsidR="00E81B0B">
        <w:rPr>
          <w:color w:val="000000"/>
          <w:lang w:val="en-GB"/>
        </w:rPr>
        <w:instrText>ADDIN CSL_CITATION { "citationItems" : [ { "id" : "ITEM-1", "itemData" : { "DOI" : "10.1038/s41558-018-0067-3", "ISSN" : "1758-678X", "abstract" : "Shifts in phenology are already resulting in disruptions to the timing of migration and breeding, and asynchronies between interacting species 1-5 . Recent syntheses have concluded that trophic level 1, latitude 6 and how phenological responses are measured 7 are key to determining the strength of phenological responses to climate change. However, researchers still lack a comprehensive framework that can predict responses to climate change globally and across diverse taxa. Here, we synthesize hundreds of published time series of animal phenology from across the planet to show that temperature primarily drives phenological responses at mid-latitudes, with precipitation becoming important at lower latitudes, probably reflecting factors that drive seasonality in each region. Phylogeny and body size are associated with the strength of phenological shifts, suggesting emerging asynchronies between interacting species that differ in body size, such as hosts and parasites and predators and prey. Finally, although there are many compelling biological explanations for spring phenological delays, some examples of delays are associated with short annual records that are prone to sampling error. Our findings arm biologists with predictions concerning which climatic variables and organismal traits drive phenological shifts.", "author" : [ { "dropping-particle" : "", "family" : "Cohen", "given" : "Jeremy M.", "non-dropping-particle" : "", "parse-names" : false, "suffix" : "" }, { "dropping-particle" : "", "family" : "Lajeunesse", "given" : "Marc J.", "non-dropping-particle" : "", "parse-names" : false, "suffix" : "" }, { "dropping-particle" : "", "family" : "Rohr", "given" : "Jason R.", "non-dropping-particle" : "", "parse-names" : false, "suffix" : "" } ], "container-title" : "Nature Climate Change", "id" : "ITEM-1", "issue" : "3", "issued" : { "date-parts" : [ [ "2018", "3", "5" ] ] }, "page" : "224-228", "title" : "A global synthesis of animal phenological responses to climate change", "translator" : [ { "dropping-particle" : "", "family" : "H2234", "given" : "", "non-dropping-particle" : "", "parse-names" : false, "suffix" : "" } ], "type" : "article-journal", "volume" : "8" }, "uris" : [ "http://www.mendeley.com/documents/?uuid=a114e8c1-1a46-43ea-b0b8-e4643993b322" ] }, { "id" : "ITEM-2", "itemData" : { "DOI" : "10.1038/nclimate1958", "ISSN" : "1758678X", "abstract" : "Past meta-analyses of the response of marine organisms to climate change have examined a limited range of locations, taxonomic groups and/or biological responses. This has precluded a robust overview of the effect of climate change in the global ocean. Here, we synthesized all available studies of the consistency of marine ecological observations with expectations under climate change. This yielded a meta-database of 1,735 marine biological responses for which either regional or global climate change was considered as a driver. Included were instances of marine taxa responding as expected, in a manner inconsistent with expectations, and taxa demonstrating no response. From this database, 81-83% of all observations for distribution, phenology, community composition, abundance, demography and calcification across taxa and ocean basins were consistent with the expected impacts of climate change. Of the species responding to climate change, rates of distribution shifts were, on average, consistent with those required to track ocean surface temperature changes. Conversely, we did not find a relationship between regional shifts in spring phenology and the seasonality of temperature. Rates of observed shifts in species' distributions and phenology are comparable to, or greater, than those for terrestrial systems. \u00a9 2013 Macmillan Publishers Limited. All rights reserved .", "author" : [ { "dropping-particle" : "", "family" : "Poloczanska", "given" : "Elvira S.", "non-dropping-particle" : "", "parse-names" : false, "suffix" : "" }, { "dropping-particle" : "", "family" : "Brown", "given" : "Christopher J.", "non-dropping-particle" : "", "parse-names" : false, "suffix" : "" }, { "dropping-particle" : "", "family" : "Sydeman", "given" : "William J.", "non-dropping-particle" : "", "parse-names" : false, "suffix" : "" }, { "dropping-particle" : "", "family" : "Kiessling", "given" : "Wolfgang", "non-dropping-particle" : "", "parse-names" : false, "suffix" : "" }, { "dropping-particle" : "", "family" : "Schoeman", "given" : "David S.", "non-dropping-particle" : "", "parse-names" : false, "suffix" : "" }, { "dropping-particle" : "", "family" : "Moore", "given" : "Pippa J.", "non-dropping-particle" : "", "parse-names" : false, "suffix" : "" }, { "dropping-particle" : "", "family" : "Brander", "given" : "Keith", "non-dropping-particle" : "", "parse-names" : false, "suffix" : "" }, { "dropping-particle" : "", "family" : "Bruno", "given" : "John F.", "non-dropping-particle" : "", "parse-names" : false, "suffix" : "" }, { "dropping-particle" : "", "family" : "Buckley", "given" : "Lauren B.", "non-dropping-particle" : "", "parse-names" : false, "suffix" : "" }, { "dropping-particle" : "", "family" : "Burrows", "given" : "Michael T.", "non-dropping-particle" : "", "parse-names" : false, "suffix" : "" }, { "dropping-particle" : "", "family" : "Duarte", "given" : "Carlos M.", "non-dropping-particle" : "", "parse-names" : false, "suffix" : "" }, { "dropping-particle" : "", "family" : "Halpern", "given" : "Benjamin S.", "non-dropping-particle" : "", "parse-names" : false, "suffix" : "" }, { "dropping-particle" : "", "family" : "Holding", "given" : "Johnna", "non-dropping-particle" : "", "parse-names" : false, "suffix" : "" }, { "dropping-particle" : "V.", "family" : "Kappel", "given" : "Carrie", "non-dropping-particle" : "", "parse-names" : false, "suffix" : "" }, { "dropping-particle" : "", "family" : "O'Connor", "given" : "Mary I.", "non-dropping-particle" : "", "parse-names" : false, "suffix" : "" }, { "dropping-particle" : "", "family" : "Pandolfi", "given" : "John M.", "non-dropping-particle" : "", "parse-names" : false, "suffix" : "" }, { "dropping-particle" : "", "family" : "Parmesan", "given" : "Camille", "non-dropping-particle" : "", "parse-names" : false, "suffix" : "" }, { "dropping-particle" : "", "family" : "Schwing", "given" : "Franklin", "non-dropping-particle" : "", "parse-names" : false, "suffix" : "" }, { "dropping-particle" : "", "family" : "Thompson", "given" : "Sarah Ann", "non-dropping-particle" : "", "parse-names" : false, "suffix" : "" }, { "dropping-particle" : "", "family" : "Richardson", "given" : "Anthony J.", "non-dropping-particle" : "", "parse-names" : false, "suffix" : "" } ], "container-title" : "Nature Climate Change", "id" : "ITEM-2", "issue" : "10", "issued" : { "date-parts" : [ [ "2013" ] ] }, "page" : "919-925", "title" : "Global imprint of climate change on marine life", "translator" : [ { "dropping-particle" : "", "family" : "H4638", "given" : "", "non-dropping-particle" : "", "parse-names" : false, "suffix" : "" } ], "type" : "article-journal", "volume" : "3" }, "uris" : [ "http://www.mendeley.com/documents/?uuid=f8d6d957-d300-4f24-9551-67869b861a72" ] }, { "id" : "ITEM-3", "itemData" : { "DOI" : "10.1038/ncomms6989", "ISSN" : "20411723", "PMID" : "25609225", "abstract" : "Many studies have examined the role of mean climate change in agriculture, but an understanding of the influence of inter-annual climate variations on crop yields in different regions remains elusive. We use detailed crop statistics time series for \u223c13,500 political units to examine how recent climate variability led to variations in maize, rice, wheat and soybean crop yields worldwide. While some areas show no significant influence of climate variability, in substantial areas of the global breadbaskets, &gt;60% of the yield variability can be explained by climate variability. Globally, climate variability accounts for roughly a third (\u223c32-39%) of the observed yield variability. Our study uniquely illustrates spatial patterns in the relationship between climate variability and crop yield variability, highlighting where variations in temperature, precipitation or their interaction explain yield variability. We discuss key drivers for the observed variations to target further research and policy interventions geared towards buffering future crop production from climate variability.", "author" : [ { "dropping-particle" : "", "family" : "Ray", "given" : "Deepak K.", "n</w:instrText>
      </w:r>
      <w:r w:rsidR="00E81B0B" w:rsidRPr="00A1237E">
        <w:rPr>
          <w:color w:val="000000"/>
        </w:rPr>
        <w:instrText>on-dropping-particle" : "", "parse-names" : false, "suffix" : "" }, { "dropping-particle" : "", "family" : "Gerber", "given" : "James S.", "non-dropping-particle" : "", "parse-names" : false, "suffix" : "" }, { "dropping-particle" : "", "family" : "Macdonald", "given" : "Graham K.", "non-dropping-particle" : "", "parse-names" : false, "suffix" : "" }, { "dropping-particle" : "", "family" : "West", "given" : "Paul C.", "non-dropping-particle" : "", "parse-names" : false, "suffix" : "" } ], "container-title" : "Nature Communications", "id" : "ITEM-3", "issued" : { "date-parts" : [ [ "2015" ] ] }, "title" : "Climate variation explains a third of global crop yield variability", "translator" : [ { "dropping-particle" : "", "family" : "H4637", "given" : "", "non-dropping-particle" : "", "parse-names" : false, "suffix" : "" } ], "type" : "article-journal", "volume" : "6" }, "uris" : [ "http://www.mendeley.com/documents/?uuid=9b84bd06-1418-4360-bd0b-92d8a30da8db" ] } ], "mendeley" : { "formattedCitation" : "(Poloczanska et al., 2013; Ray et al., 2015; Cohen et al., 2018)", "manualFormatting" : "Poloczanska et al., 2013; Ray et al., 2015; Cohen et al., 2018", "plainTextFormattedCitation" : "(Poloczanska et al., 2013; Ray et al., 2015; Cohen et al., 2018)", "previouslyFormattedCitation" : "(Poloczanska et al., 2013; Ray et al., 2015; Cohen et al., 2018)" }, "properties" : { "noteIndex" : 0 }, "schema" : "https://github.com/citation-style-language/schema/raw/master/csl-citation.json" }</w:instrText>
      </w:r>
      <w:r>
        <w:rPr>
          <w:color w:val="000000"/>
        </w:rPr>
        <w:fldChar w:fldCharType="separate"/>
      </w:r>
      <w:ins w:id="4179" w:author="Robin Matthews" w:date="2021-05-18T16:04:00Z">
        <w:r w:rsidR="00602365">
          <w:rPr>
            <w:noProof/>
            <w:color w:val="000000"/>
          </w:rPr>
          <w:t>Poloczanska et al., 2013; Ray et al., 2015; Cohen et al., 2018</w:t>
        </w:r>
      </w:ins>
      <w:del w:id="4180" w:author="Robin Matthews" w:date="2021-05-18T16:04:00Z">
        <w:r w:rsidRPr="00FA4D8D" w:rsidDel="00602365">
          <w:rPr>
            <w:noProof/>
            <w:color w:val="000000"/>
          </w:rPr>
          <w:delText>Poloczanska et al., 2013; Ray et al., 2015; Cohen et al., 2018</w:delText>
        </w:r>
      </w:del>
      <w:r>
        <w:rPr>
          <w:color w:val="000000"/>
        </w:rPr>
        <w:fldChar w:fldCharType="end"/>
      </w:r>
      <w:bookmarkEnd w:id="4173"/>
      <w:r w:rsidRPr="00FA4D8D">
        <w:rPr>
          <w:color w:val="000000"/>
        </w:rPr>
        <w:t>;</w:t>
      </w:r>
      <w:del w:id="4181" w:author="Ian Blenkinsop" w:date="2021-07-06T17:12:00Z">
        <w:r w:rsidRPr="00FA4D8D" w:rsidDel="00F471CD">
          <w:rPr>
            <w:color w:val="000000"/>
          </w:rPr>
          <w:delText xml:space="preserve"> WGI Chapter 1, Section 1.5</w:delText>
        </w:r>
      </w:del>
      <w:r w:rsidRPr="00FA4D8D">
        <w:rPr>
          <w:color w:val="000000"/>
        </w:rPr>
        <w:t xml:space="preserve">). </w:t>
      </w:r>
      <w:bookmarkStart w:id="4182" w:name="_Hlk66781067"/>
      <w:r w:rsidRPr="00C421D6">
        <w:rPr>
          <w:color w:val="000000"/>
          <w:lang w:val="en-GB"/>
        </w:rPr>
        <w:t xml:space="preserve">The quality of the observational record of drivers should also be considered (e.g., volcanic eruptions: WGI </w:t>
      </w:r>
      <w:del w:id="4183" w:author="Ian Blenkinsop" w:date="2021-07-12T14:35:00Z">
        <w:r w:rsidRPr="00C421D6" w:rsidDel="00A87220">
          <w:rPr>
            <w:color w:val="000000"/>
            <w:lang w:val="en-GB"/>
          </w:rPr>
          <w:delText xml:space="preserve">Chapter 2, </w:delText>
        </w:r>
      </w:del>
      <w:del w:id="4184" w:author="Ian Blenkinsop" w:date="2021-07-06T17:13:00Z">
        <w:r w:rsidRPr="00C421D6" w:rsidDel="00F471CD">
          <w:rPr>
            <w:color w:val="000000"/>
            <w:lang w:val="en-GB"/>
          </w:rPr>
          <w:delText xml:space="preserve">section </w:delText>
        </w:r>
      </w:del>
      <w:ins w:id="4185" w:author="Ian Blenkinsop" w:date="2021-07-06T17:13:00Z">
        <w:r w:rsidR="00F471CD">
          <w:rPr>
            <w:color w:val="000000"/>
            <w:lang w:val="en-GB"/>
          </w:rPr>
          <w:t>S</w:t>
        </w:r>
        <w:r w:rsidR="00F471CD" w:rsidRPr="00C421D6">
          <w:rPr>
            <w:color w:val="000000"/>
            <w:lang w:val="en-GB"/>
          </w:rPr>
          <w:t xml:space="preserve">ection </w:t>
        </w:r>
      </w:ins>
      <w:r w:rsidRPr="00C421D6">
        <w:rPr>
          <w:color w:val="000000"/>
          <w:lang w:val="en-GB"/>
        </w:rPr>
        <w:t xml:space="preserve">2.2.2). Impacted systems also change in the absence of climate change; this baseline and its associated modifiers </w:t>
      </w:r>
      <w:ins w:id="4186" w:author="Ian Blenkinsop" w:date="2021-07-06T17:14:00Z">
        <w:r w:rsidR="00F471CD">
          <w:rPr>
            <w:color w:val="000000"/>
            <w:lang w:val="en-GB"/>
          </w:rPr>
          <w:t xml:space="preserve">– </w:t>
        </w:r>
      </w:ins>
      <w:r w:rsidRPr="00C421D6">
        <w:rPr>
          <w:color w:val="000000"/>
          <w:lang w:val="en-GB"/>
        </w:rPr>
        <w:t xml:space="preserve">such as agricultural developments or population growth </w:t>
      </w:r>
      <w:ins w:id="4187" w:author="Ian Blenkinsop" w:date="2021-07-06T17:14:00Z">
        <w:r w:rsidR="00F471CD">
          <w:rPr>
            <w:color w:val="000000"/>
            <w:lang w:val="en-GB"/>
          </w:rPr>
          <w:t xml:space="preserve">– </w:t>
        </w:r>
      </w:ins>
      <w:r w:rsidRPr="00C421D6">
        <w:rPr>
          <w:color w:val="000000"/>
          <w:lang w:val="en-GB"/>
        </w:rPr>
        <w:t>need to be considered, alongside the exposure and vulnerability of people depending on these systems.</w:t>
      </w:r>
    </w:p>
    <w:p w14:paraId="04BE12EA" w14:textId="77777777" w:rsidR="00102875" w:rsidRPr="00FA4D8D" w:rsidRDefault="00102875" w:rsidP="00102875">
      <w:pPr>
        <w:shd w:val="clear" w:color="auto" w:fill="DEEAF6" w:themeFill="accent1" w:themeFillTint="33"/>
        <w:rPr>
          <w:color w:val="000000"/>
          <w:lang w:eastAsia="en-AU"/>
        </w:rPr>
      </w:pPr>
    </w:p>
    <w:p w14:paraId="0FC99DAF" w14:textId="6DC044DF" w:rsidR="00102875" w:rsidRPr="00C421D6" w:rsidRDefault="00102875" w:rsidP="003116AA">
      <w:pPr>
        <w:pStyle w:val="AR6BodyText"/>
        <w:shd w:val="clear" w:color="auto" w:fill="DEEAF6" w:themeFill="accent1" w:themeFillTint="33"/>
        <w:rPr>
          <w:lang w:val="en-GB"/>
        </w:rPr>
      </w:pPr>
      <w:r w:rsidRPr="00C421D6">
        <w:rPr>
          <w:color w:val="000000"/>
          <w:lang w:val="en-GB" w:eastAsia="en-AU"/>
        </w:rPr>
        <w:t xml:space="preserve">There are many attribution approaches, and several methods are detailed below. In physical and biological systems, attribution often builds on the understanding of the mechanisms behind the observed changes and numerical models </w:t>
      </w:r>
      <w:r w:rsidRPr="005F55C1">
        <w:rPr>
          <w:color w:val="000000"/>
          <w:lang w:val="en-GB" w:eastAsia="en-AU"/>
        </w:rPr>
        <w:t>are</w:t>
      </w:r>
      <w:r w:rsidRPr="00C421D6">
        <w:rPr>
          <w:color w:val="000000"/>
          <w:lang w:val="en-GB" w:eastAsia="en-AU"/>
        </w:rPr>
        <w:t xml:space="preserve"> used, while in human systems other methods of evidence-building are employed. Confidence in the attribution can be increased if more than one approach is used and the model is evaluated as fit-for-purpose </w:t>
      </w:r>
      <w:ins w:id="4188" w:author="Ian Blenkinsop" w:date="2021-07-06T17:15:00Z">
        <w:r w:rsidR="00F471CD">
          <w:rPr>
            <w:color w:val="000000"/>
            <w:lang w:val="en-GB" w:eastAsia="en-AU"/>
          </w:rPr>
          <w:t>(</w:t>
        </w:r>
        <w:r w:rsidR="00F471CD">
          <w:t xml:space="preserve">WGI Section 1.5 ; </w:t>
        </w:r>
      </w:ins>
      <w:r>
        <w:fldChar w:fldCharType="begin" w:fldLock="1"/>
      </w:r>
      <w:r w:rsidR="00E81B0B">
        <w:rPr>
          <w:lang w:val="en-GB"/>
        </w:rPr>
        <w:instrText>ADDIN CSL_CITATION { "citationItems" : [ { "id" : "ITEM-1", "itemData" : { "author" : [ { "dropping-particle" : "", "family" : "Hegerl", "given" : "G.C.", "non-dropping-particle" : "", "parse-names" : false, "suffix" : "" }, { "dropping-particle" : "", "family" : "Hoegh-Guldberg", "given" : "O.", "non-dropping-particle" : "", "parse-names" : false, "suffix" : "" }, { "dropping-particle" : "", "family" : "Casassa", "given" : "G.", "non-dropping-particle" : "", "parse-names" : false, "suffix" : "" }, { "dropping-particle" : "", "family" : "Hoerling", "given" : "M.P.", "non-dropping-particle" : "", "parse-names" : false, "suffix" : "" }, { "dropping-particle" : "", "family" : "Kovats", "given" : "R.S.", "non-dropping-particle" : "", "parse-names" : false, "suffix" : "" }, { "dropping-particle" : "", "family" : "Parmesan", "given" : "C.", "non-dropping-particle" : "", "parse-names" : false, "suffix" : "" }, { "dropping-particle" : "", "family" : "Pierce", "given" : "D.W.", "non-dropping-particle" : "", "parse-names" : false, "suffix" : "" }, { "dropping-particle" : "", "family" : "Stott", "given" : "P.A.", "non-dropping-particle" : "", "parse-names" : false, "suffix" : "" } ], "container-title" : "Meeting Report of the Intergovernmental Panel on Climate Change Expert Meeting on Detection and Attribution of Anthropogenic Climate Change", "id" : "ITEM-1", "issued" : { "date-parts" : [ [ "2010" ] ] }, "page" : "1-8", "publisher" : "IPCC Working Group I Technical Support Unit", "publisher-place" : "Bern, Switzerland", "title" : "Good Practice Guidance Paper on Detection and Attribution Related to Anthropogenic Climate Change", "translator" : [ { "dropping-particle" : "", "family" : "H3438", "given" : "Rt13", "non-dropping-particle" : "", "parse-names" : false, "suffix" : "" } ], "type" : "chapter" }, "uris" : [ "http://www.mendeley.com/documents/?uuid=a922802f-283f-484f-8eda-2ba9a7389bfc" ] }, { "id" : "ITEM-2", "itemData" : { "DOI" : "10.1007/s00382-018-4183-6", "ISSN" : "14320894", "abstract" : "A detailed analysis is carried out to assess the HadGEM3-A global atmospheric model skill in simulating extreme temperatures, precipitation and storm surges in Europe in the view of their attribution to human influence. The analysis is performed based on an ensemble of 15 atmospheric simulations forced with observed sea surface temperature of the 54 year period 1960\u20132013. These simulations, together with dual simulations without human influence in the forcing, are intended to be used in weather and climate event attribution. The analysis investigates the main processes leading to extreme events, including atmospheric circulation patterns, their links with temperature extremes, land\u2013atmosphere and troposphere-stratosphere interactions. It also compares observed and simulated variability, trends and generalized extreme value theory parameters for temperature and precipitation. One of the most striking findings is the ability of the model to capture North-Atlantic atmospheric weather regimes as obtained from a cluster analysis of sea level pressure fields. The model also reproduces the main observed weather patterns responsible for temperature and precipitation extreme events. However, biases are found in many physical processes. Slightly excessive drying may be the cause of an overestimated summer interannual variability and too intense heat waves, especially in central/northern Europe. However, this does not seem to hinder proper simulation of summer temperature trends. Cold extremes appear well simulated, as well as the underlying blocking frequency and stratosphere-troposphere interactions. Extreme precipitation amounts are overestimated and too variable. The atmospheric conditions leading to storm surges were also examined in the Baltics region. There, simulated weather conditions appear not to be leading to strong enough storm surges, but winds were found in very good agreement with reanalyses. The performance in reproducing atmospheric weather patterns indicates that biases mainly originate from local and regional physical processes. This makes local bias adjustment meaningful for climate change attribution.", "author" : [ { "dropping-particle" : "", "family" : "Vautard", "given" : "Robert", "non-dropping-particle" : "", "parse-names" : false, "suffix" : "" }, { "dropping-particle" : "", "family" : "Christidis", "given" : "Nikolaos", "non-dropping-particle" : "", "parse-names" : false, "suffix" : "" }, { "dropping-particle" : "", "family" : "Ciavarella", "given" : "Andrew", "non-dropping-particle" : "", "parse-names" : false, "suffix" : "" }, { "dropping-particle" : "", "family" : "Alvarez-Castro", "given" : "Carmen", "non-dropping-particle" : "", "parse-names" : false, "suffix" : "" }, { "dropping-particle" : "", "family" : "Bellprat", "given" : "Omar", "non-dropping-particle" : "", "parse-names" : false, "suffix" : "" }, { "dropping-particle" : "", "family" : "Christiansen", "given" : "Bo", "non-dropping-particle" : "", "parse-names" : false, "suffix" : "" }, { "dropping-particle" : "", "family" : "Colfescu", "given" : "Ioana", "non-dropping-particle" : "", "parse-names" : false, "suffix" : "" }, { "dropping-particle" : "", "family" : "Cowan", "given" : "Tim", "non-dropping-particle" : "", "parse-names" : false, "suffix" : "" }, { "dropping-particle" : "", "family" : "Doblas-Reyes", "given" : "Francisco", "non-dropping-particle" : "", "parse-names" : false, "suffix" : "" }, { "dropping-particle" : "", "family" : "Eden", "given" : "Jonathan", "non-dropping-particle" : "", "parse-names" : false, "suffix" : "" }, { "dropping-particle" : "", "family" : "Hauser", "given" : "Mathias", "non-dropping-particle" : "", "parse-names" : false, "suffix" : "" }, { "dropping-particle" : "", "family" : "Hegerl", "given" : "Gabriele", "non-dropping-particle" : "", "parse-names" : false, "suffix" : "" }, { "dropping-particle" : "", "family" : "Hempelmann", "given" : "Nils", "non-dropping-particle" : "", "parse-names" : false, "suffix" : "" }, { "dropping-particle" : "", "family" : "Klehmet", "given" : "Katharina", "non-dropping-particle" : "", "parse-names" : false, "suffix" : "" }, { "dropping-particle" : "", "family" : "Lott", "given" : "Fraser", "non-dropping-particle" : "", "parse-names" : false, "suffix" : "" }, { "dropping-particle" : "", "family" : "Nangini", "given" : "Cathy", "non-dropping-particle" : "", "parse-names" : false, "suffix" : "" }, { "dropping-particle" : "", "family" : "Orth", "given" : "Ren\u00e9", "non-dropping-particle" : "", "parse-names" : false, "suffix" : "" }, { "dropping-particle" : "", "family" : "Radanovics", "given" : "Sabine", "non-dropping-particle" : "", "parse-names" : false, "suffix" : "" }, { "dropping-particle" : "", "family" : "Seneviratne", "given" : "Sonia I.", "non-dropping-particle" : "", "parse-names" : false, "suffix" : "" }, { "dropping-particle" : "", "family" : "Oldenborgh", "given" : "Geert Jan", "non-dropping-particle" : "van", "parse-names" : false, "suffix" : "" }, { "dropping-particle" : "", "family" : "Stott", "given" : "Peter", "non-dropping-particle" : "", "parse-names" : false, "suffix" : "" }, { "dropping-particle" : "", "family" : "Tett", "given" : "Simon", "non-dropping-particle" : "", "parse-names" : false, "suffix" : "" }, { "dropping-particle" : "", "family" : "Wilcox", "given" : "Laura", "non-dropping-particle" : "", "parse-names" : false, "suffix" : "" }, { "dropping-particle" : "", "family" : "Yiou", "given" : "Pascal", "non-dropping-particle" : "", "parse-names" : false, "suffix" : "" } ], "container-title" : "Climate Dynamics", "id" : "ITEM-2", "issue" : "1-2", "issued" : { "date-parts" : [ [ "2019" ] ] }, "page" : "1187-1210", "title" : "Evaluation of the HadGEM3-A simulations in view of detection and attribution of human influence on extreme events in Europe", "translator" : [ { "dropping-particle" : "", "family" : "H3832", "given" : "", "non-dropping-particle" : "", "parse-names" : false, "suffix" : "" } ], "type" : "article-journal", "volume" : "52" }, "uris" : [ "http://www.mendeley.com/documents/?uuid=ab09cb9c-c276-4fe8-bd15-468d8aeaba30" ] }, { "id" : "ITEM-3", "itemData" : { "DOI" : "10.1175/BAMS-D-20-0027.1", "ISSN" : "0003-0007", "author" : [ { "dropping-particle" : "", "family" : "Otto", "given" : "Friederike E. L.", "non-dropping-particle" : "", "parse-names" : false, "suffix" : "" }, { "dropping-particle" : "", "family" : "Harrington", "given" : "Luke J.", "non-dropping-particle" : "", "parse-names" : false, "suffix" : "" }, { "dropping-particle" : "", "family" : "Frame", "given" : "David", "non-dropping-particle" : "", "parse-names" : false, "suffix" : "" }, { "dropping-particle" : "", "family" : "Boyd", "given" : "Emily", "non-dropping-particle" : "", "parse-names" : false, "suffix" : "" }, { "dropping-particle" : "", "family" : "Lauta", "given" : "Kristian Cedervall", "non-dropping-particle" : "", "parse-names" : false, "suffix" : "" }, { "dropping-particle" : "", "family" : "Wehner", "given" : "Michael", "non-dropping-particle" : "", "parse-names" : false, "suffix" : "" }, { "dropping-particle" : "", "family" : "Clarke", "given" : "Ben", "non-dropping-particle" : "", "parse-names" : false, "suffix" : "" }, { "dropping-particle" : "", "family" : "Raju", "given" : "Emmanuel", "non-dropping-particle" : "", "parse-names" : false, "suffix" : "" }, { "dropping-particle" : "", "family" : "Boda", "given" : "Chad", "non-dropping-particle" : "", "parse-names" : false, "suffix" : "" }, { "dropping-particle" : "", "family" : "Hauser", "given" : "Mathias", "non-dropping-particle" : "", "parse-names" : false, "suffix" : "" }, { "dropping-particle" : "", "family" : "James", "given" : "Rachel A.", "non-dropping-particle" : "", "parse-names" : false, "suffix" : "" }, { "dropping-particle" : "", "family" : "Jones", "given" : "Richard G.", "non-dropping-particle" : "", "parse-names" : false, "suffix" : "" } ], "container-title" : "Bulletin of the American Meteorological Society", "id" : "ITEM-3", "issue" : "11", "issued" : { "date-parts" : [ [ "2020", "11", "1" ] ] }, "page" : "E1972-E1979", "title" : "Toward an Inventory of the Impacts of Human-Induced Climate Change", "translator" : [ { "dropping-particle" : "", "family" : "H4589", "given" : "", "non-dropping-particle" : "", "parse-names" : false, "suffix" : "" } ], "type" : "article-journal", "volume" : "101" }, "uris" : [ "http://www.mendeley.com/documents/?uuid=80d6d40c-ef6a-4c82-b8e0-3515e6eac823" ] }, { "id" : "ITEM-4", "itemData" : { "DOI" : "10.5194/ascmo-6-177-2020", "ISSN" : "23643587", "abstract" : "Over the last few years, methods have been developed to answer questions on the effect of global warming on recent extreme events. Many \u201cevent attribution\u201d studies have now been performed, a sizeable fraction even within a few weeks of the event, to increase the usefulness of the results. In doing these analyses, it has become apparent that the attribution itself is only one step of an extended process that leads from the observation of an extreme event to a successfully communicated attribution statement. In this paper we detail the protocol that was developed by the World Weather Attribution group over the course of the last 4 years and about two dozen rapid and slow attribution studies covering warm, cold, wet, dry, and stormy extremes. It starts from the choice of which events to analyse and proceeds with the event definition, observational analysis, model evaluation, multi-model multi-method attribution, hazard synthesis, vulnerability and exposure analysis and ends with the communication procedures. This article documents this protocol. It is hoped that our protocol will be useful in designing future event attribution studies and as a starting point of a protocol for an operational attribution service.", "author" : [ { "dropping-particle" : "", "family" : "Philip", "given" : "Sjoukje", "non-dropping-particle" : "", "parse-names" : false, "suffix" : "" }, { "dropping-particle" : "", "family" : "Kew", "given" : "Sarah", "non-dropping-particle" : "", "parse-names" : false, "suffix" : "" }, { "dropping-particle" : "", "family" : "Oldenborgh", "given" : "Geert Jan", "non-dropping-particle" : "van", "parse-names" : false, "suffix" : "" }, { "dropping-particle" : "", "family" : "Otto", "given" : "Friederike", "non-dropping-particle" : "", "parse-names" : false, "suffix" : "" }, { "dropping-particle" : "", "family" : "Vautard", "given" : "Robert", "non-dropping-particle" : "", "parse-names" : false, "suffix" : "" }, { "dropping-particle" : "", "family" : "Wiel", "given" : "Karin", "non-dropping-particle" : "van der", "parse-names" : false, "suffix" : "" }, { "dropping-particle" : "", "family" : "King", "given" : "Andrew", "non-dropping-particle" : "", "parse-names" : false, "suffix" : "" }, { "dropping-particle" : "", "family" : "Lott", "given" : "Fraser", "non-dropping-particle" : "", "parse-nam</w:instrText>
      </w:r>
      <w:r w:rsidR="00E81B0B" w:rsidRPr="00A1237E">
        <w:instrText>es" : false, "suffix" : "" }, { "dropping-particle" : "", "family" : "Arrighi", "given" : "Julie", "non-dropping-particle" : "", "parse-names" : false, "suffix" : "" }, { "dropping-particle" : "", "family" : "Singh", "given" : "Roop", "non-dropping-particle" : "", "parse-names" : false, "suffix" : "" }, { "dropping-particle" : "", "family" : "Aalst", "given" : "Maarten", "non-dropping-particle" : "van", "parse-names" : false, "suffix" : "" } ], "container-title" : "Advances in Statistical Climatology, Meteorology and Oceanography", "id" : "ITEM-4", "issue" : "2", "issued" : { "date-parts" : [ [ "2020" ] ] }, "page" : "177-203", "title" : "A protocol for probabilistic extreme event attribution analyses", "translator" : [ { "dropping-particle" : "", "family" : "H4413", "given" : "", "non-dropping-particle" : "", "parse-names" : false, "suffix" : "" } ], "type" : "article-journal", "volume" : "6" }, "uris" : [ "http://www.mendeley.com/documents/?uuid=528b866b-eba9-435e-9612-f026a42aa0f6" ] } ], "mendeley" : { "formattedCitation" : "(Hegerl et al., 2010; Vautard et al., 2019; Otto et al., 2020; Philip et al., 2020)", "plainTextFormattedCitation" : "(Hegerl et al., 2010; Vautard et al., 2019; Otto et al., 2020; Philip et al., 2020)", "previouslyFormattedCitation" : "(Hegerl et al., 2010; Vautard et al., 2019; Otto et al., 2020; Philip et al., 2020)" }, "properties" : { "noteIndex" : 0 }, "schema" : "https://github.com/citation-style-language/schema/raw/master/csl-citation.json" }</w:instrText>
      </w:r>
      <w:r>
        <w:fldChar w:fldCharType="separate"/>
      </w:r>
      <w:ins w:id="4189" w:author="Robin Matthews" w:date="2021-05-18T16:04:00Z">
        <w:del w:id="4190" w:author="Ian Blenkinsop" w:date="2021-07-06T17:15:00Z">
          <w:r w:rsidR="00602365" w:rsidDel="00F471CD">
            <w:rPr>
              <w:noProof/>
              <w:lang w:val="fr-CH"/>
            </w:rPr>
            <w:delText>(</w:delText>
          </w:r>
        </w:del>
        <w:r w:rsidR="00602365">
          <w:rPr>
            <w:noProof/>
            <w:lang w:val="fr-CH"/>
          </w:rPr>
          <w:t>Hegerl et al., 2010; Vautard et al., 2019; Otto et al., 2020; Philip et al., 2020)</w:t>
        </w:r>
      </w:ins>
      <w:del w:id="4191" w:author="Robin Matthews" w:date="2021-05-18T16:04:00Z">
        <w:r w:rsidRPr="002456BC" w:rsidDel="00602365">
          <w:rPr>
            <w:noProof/>
            <w:lang w:val="fr-CH"/>
          </w:rPr>
          <w:delText>(Hegerl et al., 2010; Vautard et al., 2019; Otto et al., 2020; Philip et al., 2020)</w:delText>
        </w:r>
      </w:del>
      <w:r>
        <w:fldChar w:fldCharType="end"/>
      </w:r>
      <w:del w:id="4192" w:author="Ian Blenkinsop" w:date="2021-07-06T17:15:00Z">
        <w:r w:rsidR="00704677" w:rsidDel="00F471CD">
          <w:delText xml:space="preserve"> (WGI Chapter 1, Section 1.5)</w:delText>
        </w:r>
      </w:del>
      <w:r w:rsidRPr="002456BC">
        <w:rPr>
          <w:lang w:val="fr-CH"/>
        </w:rPr>
        <w:t xml:space="preserve">. </w:t>
      </w:r>
      <w:r w:rsidRPr="00C421D6">
        <w:rPr>
          <w:lang w:val="en-GB"/>
        </w:rPr>
        <w:t xml:space="preserve">Finally, </w:t>
      </w:r>
      <w:commentRangeStart w:id="4193"/>
      <w:r w:rsidRPr="00C421D6">
        <w:rPr>
          <w:lang w:val="en-GB"/>
        </w:rPr>
        <w:t>appropriate communication of the attribution assessment and the accompanying confidence in the result</w:t>
      </w:r>
      <w:commentRangeEnd w:id="4193"/>
      <w:r w:rsidR="00F471CD">
        <w:rPr>
          <w:rStyle w:val="CommentReference"/>
        </w:rPr>
        <w:commentReference w:id="4193"/>
      </w:r>
      <w:r w:rsidRPr="00C421D6">
        <w:rPr>
          <w:lang w:val="en-GB"/>
        </w:rPr>
        <w:t xml:space="preserve"> </w:t>
      </w:r>
      <w:r>
        <w:fldChar w:fldCharType="begin" w:fldLock="1"/>
      </w:r>
      <w:r w:rsidR="00E81B0B">
        <w:rPr>
          <w:lang w:val="en-GB"/>
        </w:rPr>
        <w:instrText>ADDIN CSL_CITATION { "citationItems" : [ { "id" : "ITEM-1", "itemData" : { "DOI" : "10.1029/2019EF001273", "ISSN" : "23284277", "abstract" : "Extreme event attribution studies attempt to quantify the role of human influences in observed weather and climate extremes. These studies are of broad scientific and public interest, although quantitative results (e.g., that a specific event was made a specific number of times more likely because of anthropogenic forcings) can be difficult to communicate accurately to a variety of audiences and difficult for audiences to interpret. Here, we focus on how results of these studies can be effectively communicated using standardized language and propose, for the first time, a set of calibrated terms to describe event attribution results. Using these terms and an accompanying visual guide, results are presented in terms of likelihood of event changes and the associated uncertainties. This standardized language will allow clearer communication and interpretation of probabilities by the public and stakeholders.", "author" : [ { "dropping-particle" : "", "family" : "Lewis", "given" : "Sophie C.", "non-dropping-particle" : "", "parse-names" : false, "suffix" : "" }, { "dropping-particle" : "", "family" : "King", "given" : "Andrew D.", "non-dropping-particle" : "", "parse-names" : false, "suffix" : "" }, { "dropping-particle" : "", "family" : "Perkins-Kirkpatrick", "given" : "Sarah E.", "non-dropping-particle" : "", "parse-names" : false, "suffix" : "" }, { "dropping-particle" : "", "family" : "Wehner", "given" : "Michael F.", "non-dropping-particle" : "", "parse-names" : false, "suffix" : "" } ], "container-title" : "Earth's Future", "id" : "ITEM-1", "issue" : "9", "issued" : { "date-parts" : [ [ "2019" ] ] }, "page" : "1020-1026", "title" : "Toward Calibrated Language for Effectively Communicating the Results of Extreme Event Attribution Studies", "translator" : [ { "dropping-particle" : "", "family" : "H4646", "given" : "", "non-dropping-particle" : "", "parse-names" : false, "suffix" : "" } ], "type" : "article-journal", "volume" : "7" }, "prefix" : "e.g.,", "uris" : [ "http://www.mendeley.com/documents/?uuid=791a2b18-3397-443f-bdfc-74921b2ff15f" ] } ], "mendeley" : { "formattedCitation" : "(e.g., Lewis et al., 2019)", "plainTextFormattedCitation" : "(e.g., Lewis et al., 2019)", "previouslyFormattedCitation" : "(e.g., Lewis et al., 2019)" }, "properties" : { "noteIndex" : 0 }, "schema" : "https://github.com/citation-style-language/schema/raw/master/csl-citation.json" }</w:instrText>
      </w:r>
      <w:r>
        <w:fldChar w:fldCharType="separate"/>
      </w:r>
      <w:ins w:id="4194" w:author="Robin Matthews" w:date="2021-05-18T16:04:00Z">
        <w:r w:rsidR="00602365">
          <w:rPr>
            <w:noProof/>
            <w:lang w:val="en-GB"/>
          </w:rPr>
          <w:t>(e.g., Lewis et al., 2019)</w:t>
        </w:r>
      </w:ins>
      <w:del w:id="4195" w:author="Robin Matthews" w:date="2021-05-18T16:04:00Z">
        <w:r w:rsidRPr="00C421D6" w:rsidDel="00602365">
          <w:rPr>
            <w:noProof/>
            <w:lang w:val="en-GB"/>
          </w:rPr>
          <w:delText>(e.g., Lewis et al., 2019)</w:delText>
        </w:r>
      </w:del>
      <w:r>
        <w:fldChar w:fldCharType="end"/>
      </w:r>
      <w:r w:rsidRPr="00C421D6">
        <w:rPr>
          <w:lang w:val="en-GB"/>
        </w:rPr>
        <w:t>.</w:t>
      </w:r>
    </w:p>
    <w:bookmarkEnd w:id="4182"/>
    <w:p w14:paraId="4126672F" w14:textId="77777777" w:rsidR="003116AA" w:rsidRPr="00C421D6" w:rsidRDefault="003116AA" w:rsidP="003116AA">
      <w:pPr>
        <w:pStyle w:val="AR6BodyText"/>
        <w:shd w:val="clear" w:color="auto" w:fill="DEEAF6" w:themeFill="accent1" w:themeFillTint="33"/>
        <w:rPr>
          <w:lang w:val="en-GB" w:eastAsia="en-AU"/>
        </w:rPr>
      </w:pPr>
    </w:p>
    <w:p w14:paraId="44B2FDFE" w14:textId="77777777" w:rsidR="00102875" w:rsidRPr="00553BE3" w:rsidRDefault="00102875" w:rsidP="00102875">
      <w:pPr>
        <w:pStyle w:val="AR6BodyTextBold"/>
        <w:shd w:val="clear" w:color="auto" w:fill="DEEAF6" w:themeFill="accent1" w:themeFillTint="33"/>
      </w:pPr>
      <w:r w:rsidRPr="00553BE3">
        <w:t>Attribution methods</w:t>
      </w:r>
    </w:p>
    <w:p w14:paraId="21C6D4B0" w14:textId="77777777" w:rsidR="00102875" w:rsidRPr="00C421D6" w:rsidRDefault="00102875" w:rsidP="00102875">
      <w:pPr>
        <w:pStyle w:val="AR6BodyText"/>
        <w:shd w:val="clear" w:color="auto" w:fill="DEEAF6" w:themeFill="accent1" w:themeFillTint="33"/>
        <w:rPr>
          <w:lang w:val="en-GB"/>
        </w:rPr>
      </w:pPr>
    </w:p>
    <w:p w14:paraId="63DA2E7D" w14:textId="77777777" w:rsidR="00102875" w:rsidRPr="00C421D6" w:rsidRDefault="00102875" w:rsidP="00102875">
      <w:pPr>
        <w:pStyle w:val="AR6BodyText"/>
        <w:shd w:val="clear" w:color="auto" w:fill="DEEAF6" w:themeFill="accent1" w:themeFillTint="33"/>
        <w:rPr>
          <w:lang w:val="en-GB"/>
        </w:rPr>
      </w:pPr>
      <w:r w:rsidRPr="00C421D6">
        <w:rPr>
          <w:b/>
          <w:bCs/>
          <w:i/>
          <w:iCs/>
          <w:color w:val="000000"/>
          <w:lang w:val="en-GB"/>
        </w:rPr>
        <w:t>Attribution of changes in atmospheric greenhouse gas concentrations to anthropogenic activity</w:t>
      </w:r>
    </w:p>
    <w:p w14:paraId="3C997687" w14:textId="77777777" w:rsidR="003116AA" w:rsidRPr="00C421D6" w:rsidRDefault="003116AA" w:rsidP="00102875">
      <w:pPr>
        <w:pStyle w:val="AR6BodyText"/>
        <w:shd w:val="clear" w:color="auto" w:fill="DEEAF6" w:themeFill="accent1" w:themeFillTint="33"/>
        <w:rPr>
          <w:lang w:val="en-GB"/>
        </w:rPr>
      </w:pPr>
    </w:p>
    <w:p w14:paraId="67E8FF1F" w14:textId="4694877D" w:rsidR="00102875" w:rsidRPr="00C421D6" w:rsidRDefault="00F471CD" w:rsidP="008749E7">
      <w:pPr>
        <w:pStyle w:val="AR6BodyText"/>
        <w:shd w:val="clear" w:color="auto" w:fill="DEEAF6" w:themeFill="accent1" w:themeFillTint="33"/>
        <w:rPr>
          <w:lang w:val="en-GB"/>
        </w:rPr>
      </w:pPr>
      <w:bookmarkStart w:id="4196" w:name="_Hlk66781181"/>
      <w:ins w:id="4197" w:author="Ian Blenkinsop" w:date="2021-07-06T17:17:00Z">
        <w:r>
          <w:rPr>
            <w:lang w:val="en-GB"/>
          </w:rPr>
          <w:t xml:space="preserve">The </w:t>
        </w:r>
      </w:ins>
      <w:r w:rsidR="00102875" w:rsidRPr="00C421D6">
        <w:rPr>
          <w:lang w:val="en-GB"/>
        </w:rPr>
        <w:t>A</w:t>
      </w:r>
      <w:commentRangeStart w:id="4198"/>
      <w:r w:rsidR="00102875" w:rsidRPr="00C421D6">
        <w:rPr>
          <w:lang w:val="en-GB"/>
        </w:rPr>
        <w:t>R6 WGI Chapter 5</w:t>
      </w:r>
      <w:commentRangeEnd w:id="4198"/>
      <w:r>
        <w:rPr>
          <w:rStyle w:val="CommentReference"/>
        </w:rPr>
        <w:commentReference w:id="4198"/>
      </w:r>
      <w:r w:rsidR="00102875" w:rsidRPr="00C421D6">
        <w:rPr>
          <w:lang w:val="en-GB"/>
        </w:rPr>
        <w:t xml:space="preserve"> presents multiple lines of evidence that unequivocally establish the dominant role of human activities in the growth of atmospheric CO</w:t>
      </w:r>
      <w:r w:rsidR="00102875" w:rsidRPr="00C421D6">
        <w:rPr>
          <w:vertAlign w:val="subscript"/>
          <w:lang w:val="en-GB"/>
        </w:rPr>
        <w:t>2</w:t>
      </w:r>
      <w:r w:rsidR="00102875" w:rsidRPr="00C421D6">
        <w:rPr>
          <w:lang w:val="en-GB"/>
        </w:rPr>
        <w:t>, including through analysing changes in atmospheric carbon isotope ratios and the atmospheric O</w:t>
      </w:r>
      <w:r w:rsidR="00102875" w:rsidRPr="00C421D6">
        <w:rPr>
          <w:vertAlign w:val="subscript"/>
          <w:lang w:val="en-GB"/>
        </w:rPr>
        <w:t>2</w:t>
      </w:r>
      <w:del w:id="4199" w:author="Ian Blenkinsop" w:date="2021-07-06T17:18:00Z">
        <w:r w:rsidR="00102875" w:rsidRPr="00C421D6" w:rsidDel="009E3F80">
          <w:rPr>
            <w:lang w:val="en-GB"/>
          </w:rPr>
          <w:delText>-</w:delText>
        </w:r>
      </w:del>
      <w:ins w:id="4200" w:author="Ian Blenkinsop" w:date="2021-07-06T17:18:00Z">
        <w:r w:rsidR="009E3F80">
          <w:rPr>
            <w:lang w:val="en-GB"/>
          </w:rPr>
          <w:t>–</w:t>
        </w:r>
      </w:ins>
      <w:r w:rsidR="00102875" w:rsidRPr="00C421D6">
        <w:rPr>
          <w:lang w:val="en-GB"/>
        </w:rPr>
        <w:t>N</w:t>
      </w:r>
      <w:r w:rsidR="00102875" w:rsidRPr="00C421D6">
        <w:rPr>
          <w:vertAlign w:val="subscript"/>
          <w:lang w:val="en-GB"/>
        </w:rPr>
        <w:t>2</w:t>
      </w:r>
      <w:r w:rsidR="00102875" w:rsidRPr="00C421D6">
        <w:rPr>
          <w:lang w:val="en-GB"/>
        </w:rPr>
        <w:t xml:space="preserve"> ratio (WGI </w:t>
      </w:r>
      <w:del w:id="4201" w:author="Ian Blenkinsop" w:date="2021-07-12T14:35:00Z">
        <w:r w:rsidR="00102875" w:rsidRPr="00C421D6" w:rsidDel="00A87220">
          <w:rPr>
            <w:lang w:val="en-GB"/>
          </w:rPr>
          <w:delText xml:space="preserve">Chapter 5, </w:delText>
        </w:r>
      </w:del>
      <w:r w:rsidR="00102875" w:rsidRPr="00C421D6">
        <w:rPr>
          <w:lang w:val="en-GB"/>
        </w:rPr>
        <w:t xml:space="preserve">Section 5.2.1.1). Decomposition approaches can be used to attribute emissions underlying those changes to various drivers such as population, energy efficiency, consumption or carbon intensity </w:t>
      </w:r>
      <w:r w:rsidR="00102875">
        <w:fldChar w:fldCharType="begin" w:fldLock="1"/>
      </w:r>
      <w:r w:rsidR="00A94565">
        <w:rPr>
          <w:lang w:val="en-GB"/>
        </w:rPr>
        <w:instrText>ADDIN CSL_CITATION { "citationItems" : [ { "id" : "ITEM-1", "itemData" : { "DOI" : "10.1016/S0140-9883(02)00059-2", "ISSN" : "01409883", "author" : [ { "dropping-particle" : "", "family" : "Hoekstra", "given" : "Rutger", "non-dropping-particle" : "", "parse-names" : false, "suffix" : "" }, { "dropping-particle" : "", "family" : "Bergh", "given" : "Jeroen C.J.M.", "non-dropping-particle" : "van den", "parse-names" : false, "suffix" : "" } ], "container-title" : "Energy Economics", "id" : "ITEM-1", "issue" : "1", "issued" : { "date-parts" : [ [ "2003", "1" ] ] }, "page" : "39-64", "title" : "Comparing structural decomposition analysis and index", "translator" : [ { "dropping-particle" : "", "family" : "H3980", "given" : "", "non-dropping-particle" : "", "parse-names" : false, "suffix" : "" } ], "type" : "article-journal", "volume" : "25" }, "uris" : [ "http://www.mendeley.com/documents/?uuid=ee0ad89f-57bc-426c-8152-930797778c02" ] }, { "id" : "ITEM-2", "itemData" : { "DOI" : "10.1073/pnas.0700609104", "ISSN" : "0027-8424", "author" : [ { "dropping-particle" : "", "family" : "Raupach", "given" : "M. R.", "non-dropping-particle" : "", "parse-names" : false, "suffix" : "" }, { "dropping-particle" : "", "family" : "Marland", "given" : "G.", "non-dropping-particle" : "", "parse-names" : false, "suffix" : "" }, { "dropping-particle" : "", "family" : "Ciais", "given" : "P.", "non-dropping-particle" : "", "parse-names" : false, "suffix" : "" }, { "dropping-particle" : "", "family" : "Quere", "given" : "C.", "non-dropping-particle" : "Le", "parse-names" : false, "suffix" : "" }, { "dropping-particle" : "", "family" : "Canadell", "given" : "J. G.", "non-dropping-particle" : "", "parse-names" : false, "suffix" : "" }, { "dropping-particle" : "", "family" : "Klepper", "given" : "G.", "non-dropping-particle" : "", "parse-names" : false, "suffix" : "" }, { "dropping-particle" : "", "family" : "Field", "given" : "C. B.", "non-dropping-particle" : "", "parse-names" : false, "suffix" : "" } ], "container-title" : "Proceedings of the National Academy of Sciences", "id" : "ITEM-2", "issue" : "24", "issued" : { "date-parts" : [ [ "2007", "6", "12" ] ] }, "page" : "10288-10293", "title" : "Global and regional drivers of accelerating CO2 emissions", "translator" : [ { "dropping-particle" : "", "family" : "H3992", "given" : "", "non-dropping-particle" : "", "parse-names" : false, "suffix" : "" } ], "type" : "article-journal", "volume" : "104" }, "uris" : [ "http://www.mendeley.com/documents/?uuid=9017a554-a0e4-4572-8c12-3cfa8ac81e9e" ] }, { "id" : "ITEM-3", "itemData" : { "DOI" : "10.1038/nclimate1506", "author" : [ { "dropping-particle" : "", "family" : "Rosa", "given" : "Eugene A.", "non-dropping-particle" : "", "parse-names" : false, "suffix" : "" }, { "dropping-particle" : "", "family" : "Dietz", "given" : "Thomas", "non-dropping-particle" : "", "parse-names" : false, "suffix" : "" } ], "container-title" : "Nature Climate Change", "id" : "ITEM-3", "issued" : { "date-parts" : [ [ "2012" ] ] }, "page" : "581-586", "title" : "Human drivers of national greenhouse-gas emissions", "translator" : [ { "dropping-particle" : "", "family" : "H3978", "given" : "", "non-dropping-particle" : "", "parse-names" : false, "suffix" : "" } ], "type" : "article-journal", "volume" : "2" }, "uris" : [ "http://www.mendeley.com/documents/?uuid=9d31359c-de4f-4d24-86ba-dd97e522689d" ] } ], "mendeley" : { "formattedCitation" : "(Hoekstra and van den Bergh, 2003; Raupach et al., 2007; Rosa and Dietz, 2012)", "manualFormatting" : "(Hoekstra and van den Bergh, 2003; Raupach et al., 2007; Rosa and Dietz, 2012)", "plainTextFormattedCitation" : "(Hoekstra and van den Bergh, 2003; Raupach et al., 2007; Rosa and Dietz, 2012)", "previouslyFormattedCitation" : "(Hoekstra and van den Bergh, 2003; Raupach et al., 2007; Rosa and Dietz, 2012)" }, "properties" : { "noteIndex" : 0 }, "schema" : "https://github.com/citation-style-language/schema/raw/master/csl-citation.json" }</w:instrText>
      </w:r>
      <w:r w:rsidR="00102875">
        <w:fldChar w:fldCharType="separate"/>
      </w:r>
      <w:ins w:id="4202" w:author="Robin Matthews" w:date="2021-05-18T16:04:00Z">
        <w:r w:rsidR="00602365">
          <w:rPr>
            <w:noProof/>
            <w:lang w:val="en-GB"/>
          </w:rPr>
          <w:t>(Hoekstra and van den Bergh, 2003; Raupach et al., 2007; Rosa and Dietz, 2012)</w:t>
        </w:r>
      </w:ins>
      <w:del w:id="4203" w:author="Robin Matthews" w:date="2021-05-18T16:04:00Z">
        <w:r w:rsidR="00102875" w:rsidRPr="00C421D6" w:rsidDel="00602365">
          <w:rPr>
            <w:noProof/>
            <w:lang w:val="en-GB"/>
          </w:rPr>
          <w:delText>(Hoekstra and van den Bergh, 2003; Raupach et al., 2007; Rosa and Dietz, 2012)</w:delText>
        </w:r>
      </w:del>
      <w:r w:rsidR="00102875">
        <w:fldChar w:fldCharType="end"/>
      </w:r>
      <w:r w:rsidR="00102875" w:rsidRPr="00C421D6">
        <w:rPr>
          <w:lang w:val="en-GB"/>
        </w:rPr>
        <w:t xml:space="preserve">. Combined with attribution of their climate outcomes, the attribution of the sources of </w:t>
      </w:r>
      <w:del w:id="4204" w:author="Ian Blenkinsop" w:date="2021-07-06T17:18:00Z">
        <w:r w:rsidR="00102875" w:rsidRPr="00C421D6" w:rsidDel="009E3F80">
          <w:rPr>
            <w:lang w:val="en-GB"/>
          </w:rPr>
          <w:delText>greenhouse gas</w:delText>
        </w:r>
      </w:del>
      <w:ins w:id="4205" w:author="Ian Blenkinsop" w:date="2021-07-06T17:18:00Z">
        <w:r w:rsidR="009E3F80">
          <w:rPr>
            <w:lang w:val="en-GB"/>
          </w:rPr>
          <w:t>GHG</w:t>
        </w:r>
      </w:ins>
      <w:r w:rsidR="00102875" w:rsidRPr="00C421D6">
        <w:rPr>
          <w:lang w:val="en-GB"/>
        </w:rPr>
        <w:t xml:space="preserve"> emissions can inform the attribution of anthropogenic climate change to specific countries or actors </w:t>
      </w:r>
      <w:r w:rsidR="00102875">
        <w:fldChar w:fldCharType="begin" w:fldLock="1"/>
      </w:r>
      <w:r w:rsidR="00A94565">
        <w:rPr>
          <w:lang w:val="en-GB"/>
        </w:rPr>
        <w:instrText>ADDIN CSL_CITATION { "citationItems" : [ { "id" : "ITEM-1", "itemData" : { "DOI" : "10.1038/nclimate2774", "ISSN" : "17586798", "abstract" : "Contributions to historical climate change have varied substantially among nations. These differences reflect underlying inequalities in wealth and development, and pose a fundamental challenge to the implementation of a globally equitable climate mitigation strategy. This Letter presents a new way to quantify historical inequalities among nations using carbon and climate debts, defined as the amount by which national climate contributions have exceeded a hypothetical equal per-capita share over time. Considering only national CO2 emissions from fossil fuel combustion, accumulated carbon debts across all nations from 1990 to 2013 total 250 billion tonnes of CO2, representing 40% of cumulative world emissions since 1990. Expanding this to reflect the temperature response to a range of emissions, historical climate debts accrued between 1990 and 2010 total 0.11 \u00b0C, close to a third of observed warming over that period. Large fractions of this debt are carried by industrialized countries, but also by countries with high levels of deforestation and agriculture. These calculations could contribute to discussions of climate responsibility by providing a tangible way to quantify historical inequalities, which could then inform the funding of mitigation, adaptation and the costs of loss and damages in those countries that have contributed less to historical warming.", "author" : [ { "dropping-particle" : "", "family" : "Matthews", "given" : "H. Damon", "non-dropping-particle" : "", "parse-names" : false, "suffix" : "" } ], "container-title" : "Nature Climate Change", "id" : "ITEM-1", "issue" : "1", "issued" : { "date-parts" : [ [ "2016" ] ] }, "page" : "60-64", "title" : "Quantifying historical carbon and climate debts among nations", "translator" : [ { "dropping-particle" : "", "family" : "H4214", "given" : "", "non-dropping-particle" : "", "parse-names" : false, "suffix" : "" } ], "type" : "article-journal", "volume" : "6" }, "uris" : [ "http://www.mendeley.com/documents/?uuid=2cc38d7f-8f82-4acc-9be4-7d8accd2a401" ] }, { "id" : "ITEM-2", "itemData" : { "DOI" : "10.1088/1748-9326/aa5b0a", "ISSN" : "17489326", "abstract" : "The politically contentious issue of calculating countries' contributions to climate change is strongly dependent on methodological choices. Different principles can be applied for distributing efforts for reducing human-induced global warming. According to the 'Brazilian Proposal', industrialized countries would reduce emissions proportional to their historical contributions to warming. This proposal was based on the assumption that the political process would lead to a global top-down agreement. The Paris Agreement changed the role of historical responsibilities. Whereas the agreement refers to equity principles, differentiation of mitigation efforts is delegated to each country, as countries will submit new national contributions every five years without any international negotiation. It is likely that considerations of historical contributions and distributive fairness will continue to play a key role, but increasingly so in a national setting. Contributions to warming can be used as a background for negotiations to inform and justify positions, and may also be useful for countries' own assessment of what constitutes reasonable and fair contributions to limiting warming. Despite the fact that the decision from COP21 explicitly rules out compensation in the context of loss and damage, it is likely that considerations of historical responsibility will also play a role in future discussions. However, methodological choices have substantial impacts on calculated contributions to warming, including rank-ordering of contributions, and thus support the view that there is no single correct answer to the question of how much each country has contributed. There are fundamental value-related and ethical questions that cannot be answered through a single set of calculated contributions. Thus, analyses of historical contributions should not present just one set of results, but rather present a spectrum of results showing how the calculated contributions vary with a broad set of choices. Our results clearly expose some of the core issues related to climate responsibility.", "author" : [ { "dropping-particle" : "", "family" : "Skeie", "given" : "Ragnhild B.", "non-dropping-particle" : "", "parse-names" : false, "suffix" : "" }, { "dropping-particle" : "", "family" : "Fuglestvedt", "given" : "Jan", "non-dropping-particle" : "", "parse-names" : false, "suffix" : "" }, { "dropping-particle" : "", "family" : "Berntsen", "given" : "Terje", "non-dropping-particle" : "", "parse-names" : false, "suffix" : "" }, { "dropping-particle" : "", "family" : "Peters", "given" : "Glen P.", "non-dropping-particle" : "", "parse-names" : false, "suffix" : "" }, { "dropping-particle" : "", "family" : "Andrew", "given" : "Robbie", "non-dropping-particle" : "", "parse-names" : false, "suffix" : "" }, { "dropping-particle" : "", "family" : "Allen", "given" : "Myles", "non-dropping-particle" : "", "parse-names" : false, "suffix" : "" }, { "dropping-particle" : "", "family" : "Kallbekken", "given" : "Steffen", "non-dropping-particle" : "", "parse-names" : false, "suffix" : "" } ], "container-title" : "Environmental Research Letters", "id" : "ITEM-2", "issue" : "2", "issued" : { "date-parts" : [ [ "2017" ] ] }, "page" : "024022", "title" : "Perspective has a strong effect on the calculation of historical contributions to global warming", "translator" : [ { "dropping-particle" : "", "family" : "H4412", "given" : "", "non-dropping-particle" : "", "parse-names" : false, "suffix" : "" } ], "type" : "article-journal", "volume" : "12" }, "uris" : [ "http://www.mendeley.com/documents/?uuid=eca73d04-61f0-4679-b4fa-ea7b18aa55ca" ] }, { "id" : "ITEM-3", "itemData" : { "DOI" : "10.1038/nclimate3419", "ISSN" : "1758-678X", "author" : [ { "dropping-particle" : "", "family" : "Otto", "given" : "Friederike E L", "non-dropping-particle" : "", "parse-names" : false, "suffix" : "" }, { "dropping-particle" : "", "family" : "Skeie", "given" : "Ragnhild B", "non-dropping-particle" : "", "parse-names" : false, "suffix" : "" }, { "dropping-particle" : "", "family" : "Fuglestvedt", "given" : "Jan S", "non-dropping-particle" : "", "parse-names" : false, "suffix" : "" }, { "dropping-particle" : "", "family" : "Berntsen", "given" : "Terje", "non-dropping-particle" : "", "parse-names" : false, "suffix" : "" }, { "dropping-particle" : "", "family" : "Allen", "given" : "Myles R", "non-dropping-particle" : "", "parse-names" : false, "suffix" : "" } ], "container-title" : "Nature Publishing Group", "id" : "ITEM-3", "issued" : { "date-parts" : [ [ "2017" ] ] }, "page" : "757-759", "publisher" : "Nature Publishing Group", "title" : "Assigning historic responsibility for extreme weather events", "translator" : [ { "dropping-particle" : "", "family" : "H4635", "given" : "", "non-dropping-particle" : "", "parse-names" : false, "suffix" : "" } ], "type" : "article-journal", "volume" : "7" }, "uris" : [ "http://www.mendeley.com/documents/?uuid=3bd1337d-6905-433d-a321-78d990496c0e" ] }, { "id" : "ITEM-4", "itemData" : { "DOI" : "10.1073/pnas.1907461116", "ISSN" : "10916490", "PMID" : "31685608", "abstract" : "The main contributors to sea-level rise (oceans, glaciers, and ice sheets) respond to climate change on timescales ranging from decades to millennia. A focus on the 21st century thus fails to provide a complete picture of the consequences of anthropogenic greenhouse gas emissions on future sea-level rise and its long-term impacts. Here we identify the committed global mean sea-level rise until 2300 from historical emissions since 1750 and the currently pledged National Determined Contributions (NDC) under the Paris Agreement until 2030. Our results indicate that greenhouse gas emissions over this 280-y period result in about 1 m of committed global mean sea-level rise by 2300, with the NDC emissions from 2016 to 2030 corresponding to around 20 cm or 1/5 of that commitment. We also find that 26 cm (12 cm) of the projected sea-level-rise commitment in 2300 can be attributed to emissions from the top 5 emitting countries (China, United States of America, European Union, India, and Russia) over the 1991\u20132030 (2016\u20132030) period. Our findings demonstrate that global and individual country emissions over the first decades of the 21st century alone will cause substantial long-term sea-level rise.", "author" : [ { "dropping-particle" : "", "family" : "Nauels", "given" : "Alexander", "non-dropping-particle" : "", "parse-names" : false, "suffix" : "" }, { "dropping-particle" : "", "family" : "G\u00fctschow", "given" : "Johannes", "non-dropping-particle" : "", "parse-names" : false, "suffix" : "" }, { "dropping-particle" : "", "family" : "Mengel", "given" : "Matthias", "non-dropping-particle" : "", "parse-names" : false, "suffix" : "" }, { "dropping-particle" : "", "family" : "Meinshausen", "given" : "Malte", "non-dropping-particle" : "", "parse-names" : false, "suffix" : "" }, { "dropping-particle" : "", "family" : "Clark", "given" : "Peter U.", "non-dropping-particle" : "", "parse-names" : false, "suffix" : "" }, { "dropping-particle" : "", "family" : "Schleussner", "given" : "Carl Friedrich", "non-dropping-particle" : "", "parse-names" : false, "suffix" : "" } ], "container-title" : "Proceedings of the National Academy of Sciences", "id" : "ITEM-4", "issue" : "47", "issued" : { "date-parts" : [ [ "2019" ] ] }, "page" : "23487-23492", "title" : "Attributing long-term sea-level rise to Paris Agreement emission pledges", "translator" : [ { "dropping-particle" : "", "family" : "H4202", "given" : "", "non-dropping-particle" : "", "parse-names" : false, "suffix" : "" } ], "type" : "article-journal", "volume" : "116" }, "uris" : [ "http://www.mendeley.com/documents/?uuid=929cf65f-292b-41f3-b4aa-ef0c81023724" ] } ], "mendeley" : { "formattedCitation" : "(Matthews, 2016; Otto et al., 2017; Skeie et al., 2017; Nauels et al., 2019)", "plainTextFormattedCitation" : "(Matthews, 2016; Otto et al., 2017; Skeie et al., 2017; Nauels et al., 2019)", "previouslyFormattedCitation" : "(Matthews, 2016; Otto et al., 2017; Skeie et al., 2017; Nauels et al., 2019)" }, "properties" : { "noteIndex" : 0 }, "schema" : "https://github.com/citation-style-language/schema/raw/master/csl-citation.json" }</w:instrText>
      </w:r>
      <w:r w:rsidR="00102875">
        <w:fldChar w:fldCharType="separate"/>
      </w:r>
      <w:ins w:id="4206" w:author="Robin Matthews" w:date="2021-05-18T16:04:00Z">
        <w:r w:rsidR="00602365">
          <w:rPr>
            <w:noProof/>
            <w:lang w:val="en-GB"/>
          </w:rPr>
          <w:t>(Matthews, 2016; Otto et al., 2017; Skeie et al., 2017; Nauels et al., 2019)</w:t>
        </w:r>
      </w:ins>
      <w:del w:id="4207" w:author="Robin Matthews" w:date="2021-05-18T16:04:00Z">
        <w:r w:rsidR="003B2348" w:rsidRPr="00C421D6" w:rsidDel="00602365">
          <w:rPr>
            <w:noProof/>
            <w:lang w:val="en-GB"/>
          </w:rPr>
          <w:delText>(Matthews, 2016; Otto et al., 2017; Skeie et al., 2017; Nauels et al., 2019)</w:delText>
        </w:r>
      </w:del>
      <w:r w:rsidR="00102875">
        <w:fldChar w:fldCharType="end"/>
      </w:r>
      <w:r w:rsidR="00102875" w:rsidRPr="00C421D6">
        <w:rPr>
          <w:lang w:val="en-GB"/>
        </w:rPr>
        <w:t>, and in turn inform discussions on fairness and burden sharing (WGIII Chapter 14).</w:t>
      </w:r>
    </w:p>
    <w:bookmarkEnd w:id="4196"/>
    <w:p w14:paraId="47C97617" w14:textId="16C428EC" w:rsidR="008749E7" w:rsidRPr="00C421D6" w:rsidRDefault="008749E7" w:rsidP="008749E7">
      <w:pPr>
        <w:pStyle w:val="AR6BodyText"/>
        <w:shd w:val="clear" w:color="auto" w:fill="DEEAF6" w:themeFill="accent1" w:themeFillTint="33"/>
        <w:rPr>
          <w:lang w:val="en-GB"/>
        </w:rPr>
      </w:pPr>
    </w:p>
    <w:p w14:paraId="7E62B408" w14:textId="77777777" w:rsidR="008749E7" w:rsidRPr="00C421D6" w:rsidRDefault="008749E7" w:rsidP="008749E7">
      <w:pPr>
        <w:pStyle w:val="AR6BodyText"/>
        <w:shd w:val="clear" w:color="auto" w:fill="DEEAF6" w:themeFill="accent1" w:themeFillTint="33"/>
        <w:rPr>
          <w:lang w:val="en-GB" w:eastAsia="en-AU"/>
        </w:rPr>
      </w:pPr>
    </w:p>
    <w:p w14:paraId="70902FE3" w14:textId="77777777" w:rsidR="00102875" w:rsidRPr="00710189" w:rsidRDefault="00102875" w:rsidP="00102875">
      <w:pPr>
        <w:pStyle w:val="AR6BodyTextBold"/>
        <w:shd w:val="clear" w:color="auto" w:fill="DEEAF6" w:themeFill="accent1" w:themeFillTint="33"/>
        <w:rPr>
          <w:i/>
          <w:iCs/>
        </w:rPr>
      </w:pPr>
      <w:r w:rsidRPr="00710189">
        <w:rPr>
          <w:i/>
          <w:iCs/>
        </w:rPr>
        <w:t>Attribution of observed climate change to anthropogenic forcing</w:t>
      </w:r>
    </w:p>
    <w:p w14:paraId="6689F952" w14:textId="77777777" w:rsidR="00102875" w:rsidRPr="00C421D6" w:rsidRDefault="00102875" w:rsidP="00102875">
      <w:pPr>
        <w:pStyle w:val="AR6BodyText"/>
        <w:shd w:val="clear" w:color="auto" w:fill="DEEAF6" w:themeFill="accent1" w:themeFillTint="33"/>
        <w:rPr>
          <w:lang w:val="en-GB"/>
        </w:rPr>
      </w:pPr>
    </w:p>
    <w:p w14:paraId="562EA152" w14:textId="377686B6" w:rsidR="00102875" w:rsidRPr="00C421D6" w:rsidRDefault="00102875" w:rsidP="00102875">
      <w:pPr>
        <w:pStyle w:val="AR6BodyText"/>
        <w:shd w:val="clear" w:color="auto" w:fill="DEEAF6" w:themeFill="accent1" w:themeFillTint="33"/>
        <w:rPr>
          <w:color w:val="000000"/>
          <w:lang w:val="en-GB"/>
        </w:rPr>
      </w:pPr>
      <w:bookmarkStart w:id="4208" w:name="_Hlk66781282"/>
      <w:r w:rsidRPr="00C421D6">
        <w:rPr>
          <w:color w:val="000000"/>
          <w:lang w:val="en-GB"/>
        </w:rPr>
        <w:t>Changes in large-scale climate variables (e.g., global mean temperature) have been reliably attributed to anthropogenic and natural forcings (</w:t>
      </w:r>
      <w:ins w:id="4209" w:author="Ian Blenkinsop" w:date="2021-07-06T17:19:00Z">
        <w:r w:rsidR="009E3F80" w:rsidRPr="00C421D6">
          <w:rPr>
            <w:color w:val="000000"/>
            <w:lang w:val="en-GB"/>
          </w:rPr>
          <w:t>WGI Section 1.3.4</w:t>
        </w:r>
        <w:r w:rsidR="009E3F80">
          <w:rPr>
            <w:color w:val="000000"/>
            <w:lang w:val="en-GB"/>
          </w:rPr>
          <w:t xml:space="preserve">; </w:t>
        </w:r>
      </w:ins>
      <w:r w:rsidRPr="00C421D6">
        <w:rPr>
          <w:color w:val="000000"/>
          <w:lang w:val="en-GB"/>
        </w:rPr>
        <w:t xml:space="preserve">e.g., </w:t>
      </w:r>
      <w:r>
        <w:rPr>
          <w:color w:val="000000"/>
        </w:rPr>
        <w:fldChar w:fldCharType="begin" w:fldLock="1"/>
      </w:r>
      <w:r w:rsidR="00E81B0B">
        <w:rPr>
          <w:color w:val="000000"/>
          <w:lang w:val="en-GB"/>
        </w:rPr>
        <w:instrText>ADDIN CSL_CITATION { "citationItems" : [ { "id" : "ITEM-1", "itemData" : { "author" : [ { "dropping-particle" : "", "family" : "Hegerl", "given" : "G.C.", "non-dropping-particle" : "", "parse-names" : false, "suffix" : "" }, { "dropping-particle" : "", "family" : "Hoegh-Guldberg", "given" : "O.", "non-dropping-particle" : "", "parse-names" : false, "suffix" : "" }, { "dropping-particle" : "", "family" : "Casassa", "given" : "G.", "non-dropping-particle" : "", "parse-names" : false, "suffix" : "" }, { "dropping-particle" : "", "family" : "Hoerling", "given" : "M.P.", "non-dropping-particle" : "", "parse-names" : false, "suffix" : "" }, { "dropping-particle" : "", "family" : "Kovats", "given" : "R.S.", "non-dropping-particle" : "", "parse-names" : false, "suffix" : "" }, { "dropping-particle" : "", "family" : "Parmesan", "given" : "C.", "non-dropping-particle" : "", "parse-names" : false, "suffix" : "" }, { "dropping-particle" : "", "family" : "Pierce", "given" : "D.W.", "non-dropping-particle" : "", "parse-names" : false, "suffix" : "" }, { "dropping-particle" : "", "family" : "Stott", "given" : "P.A.", "non-dropping-particle" : "", "parse-names" : false, "suffix" : "" } ], "container-title" : "Meeting Report of the Intergovernmental Panel on Climate Change Expert Meeting on Detection and Attribution of Anthropogenic Climate Change", "id" : "ITEM-1", "issued" : { "date-parts" : [ [ "2010" ] ] }, "page" : "1-8", "publisher" : "IPCC Working Group I Technical Support Unit", "publisher-place" : "Bern, Switzerland", "title" : "Good Practice Guidance Paper on Detection and Attribution Related to Anthropogenic Climate Change", "translator" : [ { "dropping-particle" : "", "family" : "H3438", "given" : "Rt13", "non-dropping-particle" : "", "parse-names" : false, "suffix" : "" } ], "type" : "chapter" }, "uris" : [ "http://www.mendeley.com/documents/?uuid=a922802f-283f-484f-8eda-2ba9a7389bfc" ] }, { "id" : "ITEM-2", "itemData" : { "DOI" : "10.1017/CBO9781107415324.022", "ISBN" : "9781107661820", "author" : [ { "dropping-particle" : "", "family" : "Bindoff", "given" : "N L", "non-dropping-particle" : "", "parse-names" : false, "suffix" : "" }, { "dropping-particle" : "", "family" : "Stott", "given" : "P A", "non-dropping-particle" : "", "parse-names" : false, "suffix" : "" }, { "dropping-particle" : "", "family" : "AchutaRao", "given" : "K M", "non-dropping-particle" : "", "parse-names" : false, "suffix" : "" }, { "dropping-particle" : "", "family" : "Allen", "given" : "M R", "non-dropping-particle" : "", "parse-names" : false, "suffix" : "" }, { "dropping-particle" : "", "family" : "Gillett", "given" : "N", "non-dropping-particle" : "", "parse-names" : false, "suffix" : "" }, { "dropping-particle" : "", "family" : "Gutzler", "given" : "D", "non-dropping-particle" : "", "parse-names" : false, "suffix" : "" }, { "dropping-particle" : "", "family" : "Hansingo", "given" : "K", "non-dropping-particle" : "", "parse-names" : false, "suffix" : "" }, { "dropping-particle" : "", "family" : "Hegerl", "given" : "G", "non-dropping-particle" : "", "parse-names" : false, "suffix" : "" }, { "dropping-particle" : "", "family" : "Hu", "given" : "Y", "non-dropping-particle" : "", "parse-names" : false, "suffix" : "" }, { "dropping-particle" : "", "family" : "Jain", "given" : "S", "non-dropping-particle" : "", "parse-names" : false, "suffix" : "" }, { "dropping-particle" : "", "family" : "Mokhov", "given" : "I I", "non-dropping-particle" : "", "parse-names" : false, "suffix" : "" }, { "dropping-particle" : "", "family" : "Overland", "given" : "J", "non-dropping-particle" : "", "parse-names" : false, "suffix" : "" }, { "dropping-particle" : "", "family" : "Perlwitz", "given" : "J", "non-dropping-particle" : "", "parse-names" : false, "suffix" : "" }, { "dropping-particle" : "", "family" : "Sebbari", "given" : "R", "non-dropping-particle" : "", "parse-names" : false, "suffix" : "" }, { "dropping-particle" : "", "family" : "Zhang", "given" : "X", "non-dropping-particle" : "", "parse-names" : false, "suffix" : "" } ], "chapter-number" : "10",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"867-952", "publisher" : "Cambridge University Press", "publisher-place" : "Cambridge, United Kingdom and New York, NY, USA", "title" : "Detection and Attribution of Climate Change: from Global to Regional", "translator" : [ { "dropping-particle" : "", "family" : "H3191", "given" : "Rt13", "non-dropping-particle" : "", "parse-names" : false, "suffix" : "" } ], "type" : "chapter" }, "uris" : [ "http://www.mendeley.com/documents/?uuid=7da3a9b7-5bd3-40d4-9746-8bf60ae8b2d4" ] } ], "mendeley" : { "formattedCitation" : "(Hegerl et al., 2010; Bindoff et al., 2013)", "manualFormatting" : "Hegerl et al., 2010; Bindoff et al., 2013", "plainTextFormattedCitation" : "(Hegerl et al., 2010; Bindoff et al., 2013)", "previouslyFormattedCitation" : "(Hegerl et al., 2010; Bindoff et al., 2013)" }, "properties" : { "noteIndex" : 0 }, "schema" : "https://github.com/citation-style-language/schema/raw/master/csl-citation.json" }</w:instrText>
      </w:r>
      <w:r>
        <w:rPr>
          <w:color w:val="000000"/>
        </w:rPr>
        <w:fldChar w:fldCharType="separate"/>
      </w:r>
      <w:ins w:id="4210" w:author="Robin Matthews" w:date="2021-05-18T16:04:00Z">
        <w:r w:rsidR="00602365">
          <w:rPr>
            <w:noProof/>
            <w:color w:val="000000"/>
            <w:lang w:val="en-GB"/>
          </w:rPr>
          <w:t>Hegerl et al., 2010; Bindoff et al., 2013</w:t>
        </w:r>
      </w:ins>
      <w:del w:id="4211" w:author="Robin Matthews" w:date="2021-05-18T16:04:00Z">
        <w:r w:rsidRPr="00C421D6" w:rsidDel="00602365">
          <w:rPr>
            <w:noProof/>
            <w:color w:val="000000"/>
            <w:lang w:val="en-GB"/>
          </w:rPr>
          <w:delText>Hegerl et al., 2010; Bindoff et al., 2013</w:delText>
        </w:r>
      </w:del>
      <w:r>
        <w:rPr>
          <w:color w:val="000000"/>
        </w:rPr>
        <w:fldChar w:fldCharType="end"/>
      </w:r>
      <w:del w:id="4212" w:author="Ian Blenkinsop" w:date="2021-07-06T17:19:00Z">
        <w:r w:rsidRPr="00C421D6" w:rsidDel="009E3F80">
          <w:rPr>
            <w:color w:val="000000"/>
            <w:lang w:val="en-GB"/>
          </w:rPr>
          <w:delText>; WGI Chapter 1, Section 1.3.4</w:delText>
        </w:r>
      </w:del>
      <w:r w:rsidRPr="00C421D6">
        <w:rPr>
          <w:color w:val="000000"/>
          <w:lang w:val="en-GB"/>
        </w:rPr>
        <w:t xml:space="preserve">). The most established method is to identify the ‘fingerprint’ of the expected space-time response to a particular climate forcing agent such as the concentration of anthropogenically induced </w:t>
      </w:r>
      <w:del w:id="4213" w:author="Ian Blenkinsop" w:date="2021-07-12T15:21:00Z">
        <w:r w:rsidRPr="00C421D6" w:rsidDel="00B852C0">
          <w:rPr>
            <w:color w:val="000000"/>
            <w:lang w:val="en-GB"/>
          </w:rPr>
          <w:delText>greenhouse gases</w:delText>
        </w:r>
      </w:del>
      <w:ins w:id="4214" w:author="Ian Blenkinsop" w:date="2021-07-12T15:21:00Z">
        <w:r w:rsidR="00B852C0">
          <w:rPr>
            <w:color w:val="000000"/>
            <w:lang w:val="en-GB"/>
          </w:rPr>
          <w:t>GHGs</w:t>
        </w:r>
      </w:ins>
      <w:r w:rsidRPr="00C421D6">
        <w:rPr>
          <w:color w:val="000000"/>
          <w:lang w:val="en-GB"/>
        </w:rPr>
        <w:t xml:space="preserve"> or aerosols, or natural </w:t>
      </w:r>
      <w:r w:rsidRPr="00C421D6">
        <w:rPr>
          <w:color w:val="000000"/>
          <w:lang w:val="en-GB"/>
        </w:rPr>
        <w:lastRenderedPageBreak/>
        <w:t xml:space="preserve">variation of solar radiation. This technique disentangles the contribution of individual forcing agents to an observed change </w:t>
      </w:r>
      <w:r>
        <w:rPr>
          <w:color w:val="000000"/>
        </w:rPr>
        <w:fldChar w:fldCharType="begin" w:fldLock="1"/>
      </w:r>
      <w:r w:rsidR="00E81B0B">
        <w:rPr>
          <w:color w:val="000000"/>
          <w:lang w:val="en-GB"/>
        </w:rPr>
        <w:instrText>ADDIN CSL_CITATION { "citationItems" : [ { "id" : "ITEM-1", "itemData" : { "DOI" : "10.1038/s41558-020-00965-9", "ISSN" : "17586798", "abstract" : "Parties to the Paris Agreement agreed to holding global average temperature increases \u201cwell below 2 \u00b0C above pre-industrial levels and pursuing efforts to limit the temperature increase to 1.5 \u00b0C above pre-industrial levels\u201d. Monitoring the contributions of human-induced climate forcings to warming so far is key to understanding progress towards these goals. Here we use climate model simulations from the Detection and Attribution Model Intercomparison Project, as well as regularized optimal fingerprinting, to show that anthropogenic forcings caused 0.9 to 1.3 \u00b0C of warming in global mean near-surface air temperature in 2010\u20132019 relative to 1850\u20131900, compared with an observed warming of 1.1 \u00b0C. Greenhouse gases and aerosols contributed changes of 1.2 to 1.9 \u00b0C and \u22120.7 to \u22120.1 \u00b0C, respectively, and natural forcings contributed negligibly. These results demonstrate the substantial human influence on climate so far and the urgency of action needed to meet the Paris Agreement goals.", "author" : [ { "dropping-particle" : "", "family" : "Gillett", "given" : "Nathan P.", "non-dropping-particle" : "", "parse-names" : false, "suffix" : "" }, { "dropping-particle" : "", "family" : "Kirchmeier-Young", "given" : "Megan", "non-dropping-particle" : "", "parse-names" : false, "suffix" : "" }, { "dropping-particle" : "", "family" : "Ribes", "given" : "Aur\u00e9lien", "non-dropping-particle" : "", "parse-names" : false, "suffix" : "" }, { "dropping-particle" : "", "family" : "Shiogama", "given" : "Hideo", "non-dropping-particle" : "", "parse-names" : false, "suffix" : "" }, { "dropping-particle" : "", "family" : "Hegerl", "given" : "Gabriele C.", "non-dropping-particle" : "", "parse-names" : false, "suffix" : "" }, { "dropping-particle" : "", "family" : "Knutti", "given" : "Reto", "non-dropping-particle" : "", "parse-names" : false, "suffix" : "" }, { "dropping-particle" : "", "family" : "Gastineau", "given" : "Guillaume", "non-dropping-particle" : "", "parse-names" : false, "suffix" : "" }, { "dropping-particle" : "", "family" : "John", "given" : "Jasmin G.", "non-dropping-particle" : "", "parse-names" : false, "suffix" : "" }, { "dropping-particle" : "", "family" : "Li", "given" : "Lijuan", "non-dropping-particle" : "", "parse-names" : false, "suffix" : "" }, { "dropping-particle" : "", "family" : "Nazarenko", "given" : "Larissa", "non-dropping-particle" : "", "parse-names" : false, "suffix" : "" }, { "dropping-particle" : "", "family" : "Rosenbloom", "given" : "Nan", "non-dropping-particle" : "", "parse-names" : false, "suffix" : "" }, { "dropping-particle" : "", "family" : "Seland", "given" : "\u00d8yvind", "non-dropping-particle" : "", "parse-names" : false, "suffix" : "" }, { "dropping-particle" : "", "family" : "Wu", "given" : "Tongwen", "non-dropping-particle" : "", "parse-names" : false, "suffix" : "" }, { "dropping-particle" : "", "family" : "Yukimoto", "given" : "Seiji", "non-dropping-particle" : "", "parse-names" : false, "suffix" : "" }, { "dropping-particle" : "", "family" : "Ziehn", "given" : "Tilo", "non-dropping-particle" : "", "parse-names" : false, "suffix" : "" } ], "container-title" : "Nature Climate Change", "id" : "ITEM-1", "issue" : "March", "issued" : { "date-parts" : [ [ "2021" ] ] }, "publisher" : "Springer US", "title" : "Constraining human contributions to observed warming since the pre-industrial period", "translator" : [ { "dropping-particle" : "", "family" : "H4640", "given" : "", "non-dropping-particle" : "", "parse-names" : false, "suffix" : "" } ], "type" : "article-journal", "volume" : "11" }, "prefix" : "e.g.,", "uris" : [ "http://www.mendeley.com/documents/?uuid=372c5c0a-2d53-46eb-84f5-98c5c2061248" ] } ], "mendeley" : { "formattedCitation" : "(e.g., Gillett et al., 2021)", "plainTextFormattedCitation" : "(e.g., Gillett et al., 2021)", "previouslyFormattedCitation" : "(e.g., Gillett et al., 2021)" }, "properties" : { "noteIndex" : 0 }, "schema" : "https://github.com/citation-style-language/schema/raw/master/csl-citation.json" }</w:instrText>
      </w:r>
      <w:r>
        <w:rPr>
          <w:color w:val="000000"/>
        </w:rPr>
        <w:fldChar w:fldCharType="separate"/>
      </w:r>
      <w:ins w:id="4215" w:author="Robin Matthews" w:date="2021-05-18T16:04:00Z">
        <w:r w:rsidR="00602365">
          <w:rPr>
            <w:noProof/>
            <w:color w:val="000000"/>
            <w:lang w:val="en-US"/>
          </w:rPr>
          <w:t>(e.g., Gillett et al., 2021)</w:t>
        </w:r>
      </w:ins>
      <w:del w:id="4216" w:author="Robin Matthews" w:date="2021-05-18T16:04:00Z">
        <w:r w:rsidRPr="00146420" w:rsidDel="00602365">
          <w:rPr>
            <w:noProof/>
            <w:color w:val="000000"/>
            <w:lang w:val="en-US"/>
          </w:rPr>
          <w:delText>(e.g., Gillett et al., 2021)</w:delText>
        </w:r>
      </w:del>
      <w:r>
        <w:rPr>
          <w:color w:val="000000"/>
        </w:rPr>
        <w:fldChar w:fldCharType="end"/>
      </w:r>
      <w:r w:rsidRPr="00146420">
        <w:rPr>
          <w:color w:val="000000"/>
          <w:lang w:val="en-US"/>
        </w:rPr>
        <w:t xml:space="preserve">. </w:t>
      </w:r>
      <w:r w:rsidRPr="00C421D6">
        <w:rPr>
          <w:color w:val="000000"/>
          <w:lang w:val="en-GB"/>
        </w:rPr>
        <w:t xml:space="preserve">New statistical approaches have been applied to better account for internal climate variability and the uncertainties in models and observations </w:t>
      </w:r>
      <w:r>
        <w:rPr>
          <w:color w:val="000000"/>
        </w:rPr>
        <w:fldChar w:fldCharType="begin" w:fldLock="1"/>
      </w:r>
      <w:r w:rsidR="00E81B0B">
        <w:rPr>
          <w:color w:val="000000"/>
          <w:lang w:val="en-GB"/>
        </w:rPr>
        <w:instrText>ADDIN CSL_CITATION { "citationItems" : [ { "id" : "ITEM-1", "itemData" : { "DOI" : "10.1073/pnas.1904586116", "ISSN" : "0027-8424", "abstract" : "Large initial condition ensembles of a climate model simulation provide many different realizations of internal variability noise superimposed on an externally forced signal. They have been used to estimate signal emergence time at individual grid points, but are rarely employed to identify global fingerprints of human influence. Here we analyze 50- and 40-member ensembles performed with 2 climate models; each was run with combined human and natural forcings. We apply a pattern-based method to determine signal detection time t d in individual ensemble members. Distributions of t d are characterized by the median t d { m } and range t d { r } , computed for tropospheric and stratospheric temperatures over 1979 to 2018. Lower stratospheric cooling\u2014primarily caused by ozone depletion\u2014yields t d { m } values between 1994 and 1996, depending on model ensemble, domain (global or hemispheric), and type of noise data. For greenhouse-gas\u2013driven tropospheric warming, larger noise and slower recovery from the 1991 Pinatubo eruption lead to later signal detection (between 1997 and 2003). The stochastic uncertainty t d { r } is greater for tropospheric warming (8 to 15 y) than for stratospheric cooling (1 to 3 y). In the ensemble generated by a high climate sensitivity model with low anthropogenic aerosol forcing, simulated tropospheric warming is larger than observed; detection times for tropospheric warming signals in satellite data are within t d { r } ranges in 60% of all cases. The corresponding number is 88% for the second ensemble, which was produced by a model with even higher climate sensitivity but with large aerosol-induced cooling. Whether the latter result is physically plausible will require concerted efforts to reduce significant uncertainties in aerosol forcing.", "author" : [ { "dropping-particle" : "", "family" : "Santer", "given" : "Benjamin D.", "non-dropping-particle" : "", "parse-names" : false, "suffix" : "" }, { "dropping-particle" : "", "family" : "Fyfe", "given" : "John C.", "non-dropping-particle" : "", "parse-names" : false, "suffix" : "" }, { "dropping-particle" : "", "family" : "Solomon", "given" : "Susan", "non-dropping-particle" : "", "parse-names" : false, "suffix" : "" }, { "dropping-particle" : "", "family" : "Painter", "given" : "Jeffrey F.", "non-dropping-particle" : "", "parse-names" : false, "suffix" : "" }, { "dropping-particle" : "", "family" : "Bonfils", "given" : "C\u00e9line", "non-dropping-particle" : "", "parse-names" : false, "suffix" : "" }, { "dropping-particle" : "", "family" : "Pallotta", "given" : "Giuliana", "non-dropping-particle" : "", "parse-names" : false, "suffix" : "" }, { "dropping-particle" : "", "family" : "Zelinka", "given" : "Mark D.", "non-dropping-particle" : "", "parse-names" : false, "suffix" : "" } ], "container-title" : "Proceedings of the National Academy of Sciences", "id" : "ITEM-1", "issue" : "40", "issued" : { "date-parts" : [ [ "2019", "10", "1" ] ] }, "page" : "19821-19827", "title" : "Quantifying stochastic uncertainty in detection time of human-caused climate signals", "translator" : [ { "dropping-particle" : "", "family" : "H4592", "given" : "", "non-dropping-particle" : "", "parse-names" : false, "suffix" : "" } ], "type" : "article-journal", "volume" : "116" }, "uris" : [ "http://www.mendeley.com/documents/?uuid=30b77743-6e29-4745-99f2-6169bdac0dd5" ] }, { "id" : "ITEM-2", "itemData" : { "DOI" : "10.1175/JCLI-D-16-0752.1", "ISSN" : "08948755", "abstract" : "Both climate and statistical models play an essential role in the process of demonstrating that the distribution of some atmospheric variable has changed over time and in establishing the most likely causes for the detected change. One statistical difficulty in the research field of detection and attribution resides in defining events that can be easily compared and accurately inferred from reasonable sample sizes. As many impacts studies focus on extreme events, the inference of small probabilities and the computation of their associated uncertainties quickly become challenging. In the particular context of event attribution, the authors address the question of how to compare records between the counterfactual \"world as it might have been\" without anthropogenic forcings and the factual \"world that is.\" Records are often the most important events in terms of impact and get much media attention. The authors will show how to efficiently estimate the ratio of two small probabilities of records. The inferential gain is particularly substantial when a simple hypothesis-testing procedure is implemented. The theoretical justification of such a proposed scheme can be found in extreme value theory. To illustrate this study's approach, classical indicators in event attribution studies, like the risk ratio or the fraction of attributable risk, are modified and tailored to handle records. The authors illustrate the advantages of their method through theoretical results, simulation studies, temperature records in Paris, and outputs from a numerical climate model.", "author" : [ { "dropping-particle" : "", "family" : "Naveau", "given" : "Philippe", "non-dropping-particle" : "", "parse-names" : false, "suffix" : "" }, { "dropping-particle" : "", "family" : "Ribes", "given" : "Aur\u00e9lien", "non-dropping-particle" : "", "parse-names" : false, "suffix" : "" }</w:instrText>
      </w:r>
      <w:r w:rsidR="00E81B0B" w:rsidRPr="00A1237E">
        <w:rPr>
          <w:color w:val="000000"/>
        </w:rPr>
        <w:instrText>, { "dropping-particle" : "", "family" : "Zwiers", "given" : "Francis", "non-dropping-particle" : "", "parse-names" : false, "suffix" : "" }, { "dropping-particle" : "", "family" : "Hannart", "given" : "Alexis", "non-dropping-particle" : "", "parse-names" : false, "suffix" : "" }, { "dropping-particle" : "", "family" : "Tuel", "given" : "Alexandre", "non-dropping-particle" : "", "parse-names" : false, "suffix" : "" }, { "dropping-particle" : "", "family" : "Yiou", "given" : "Pascal", "non-dropping-particle" : "", "parse-names" : false, "suffix" : "" } ], "container-title" : "Journal of Climate", "id" : "ITEM-2", "issue" : "9", "issued" : { "date-parts" : [ [ "2018" ] ] }, "page" : "3411-3422", "title" : "Revising return periods for record events in a climate event attribution context", "translator" : [ { "dropping-particle" : "", "family" : "H4205", "given" : "", "non-dropping-particle" : "", "parse-names" : false, "suffix" : "" } ], "type" : "article-journal", "volume" : "31" }, "prefix" : "e.g.,", "uris" : [ "http://www.mendeley.com/documents/?uuid=164d4ccb-9d77-407f-b8b4-6e2432a9dd3c" ] } ], "mendeley" : { "formattedCitation" : "(e.g., Naveau et al., 2018; Santer et al., 2019)", "plainTextFormattedCitation" : "(e.g., Naveau et al., 2018; Santer et al., 2019)", "previouslyFormattedCitation" : "(e.g., Naveau et al., 2018; Santer et al., 2019)" }, "properties" : { "noteIndex" : 0 }, "schema" : "https://github.com/citation-style-language/schema/raw/master/csl-citation.json" }</w:instrText>
      </w:r>
      <w:r>
        <w:rPr>
          <w:color w:val="000000"/>
        </w:rPr>
        <w:fldChar w:fldCharType="separate"/>
      </w:r>
      <w:ins w:id="4217" w:author="Robin Matthews" w:date="2021-05-18T16:04:00Z">
        <w:r w:rsidR="00602365">
          <w:rPr>
            <w:noProof/>
            <w:color w:val="000000"/>
          </w:rPr>
          <w:t>(</w:t>
        </w:r>
      </w:ins>
      <w:ins w:id="4218" w:author="Ian Blenkinsop" w:date="2021-07-06T17:22:00Z">
        <w:r w:rsidR="009E3F80" w:rsidRPr="00FA4D8D">
          <w:rPr>
            <w:color w:val="000000"/>
          </w:rPr>
          <w:t>WGI Section 3.2</w:t>
        </w:r>
        <w:r w:rsidR="009E3F80">
          <w:rPr>
            <w:color w:val="000000"/>
          </w:rPr>
          <w:t xml:space="preserve">; </w:t>
        </w:r>
      </w:ins>
      <w:ins w:id="4219" w:author="Robin Matthews" w:date="2021-05-18T16:04:00Z">
        <w:r w:rsidR="00602365">
          <w:rPr>
            <w:noProof/>
            <w:color w:val="000000"/>
          </w:rPr>
          <w:t>e.g., Naveau et al., 2018; Santer et al., 2019)</w:t>
        </w:r>
      </w:ins>
      <w:del w:id="4220" w:author="Robin Matthews" w:date="2021-05-18T16:04:00Z">
        <w:r w:rsidRPr="00FA4D8D" w:rsidDel="00602365">
          <w:rPr>
            <w:noProof/>
            <w:color w:val="000000"/>
          </w:rPr>
          <w:delText>(e.g., Naveau et al., 2018; Santer et al., 2019)</w:delText>
        </w:r>
      </w:del>
      <w:r>
        <w:rPr>
          <w:color w:val="000000"/>
        </w:rPr>
        <w:fldChar w:fldCharType="end"/>
      </w:r>
      <w:del w:id="4221" w:author="Ian Blenkinsop" w:date="2021-07-06T17:22:00Z">
        <w:r w:rsidRPr="00FA4D8D" w:rsidDel="009E3F80">
          <w:rPr>
            <w:color w:val="000000"/>
          </w:rPr>
          <w:delText xml:space="preserve"> (WGI, Chapter 3 Section 3.2)</w:delText>
        </w:r>
      </w:del>
      <w:r w:rsidRPr="00FA4D8D">
        <w:rPr>
          <w:color w:val="000000"/>
        </w:rPr>
        <w:t xml:space="preserve">. </w:t>
      </w:r>
      <w:r w:rsidRPr="00C421D6">
        <w:rPr>
          <w:color w:val="000000"/>
          <w:lang w:val="en-GB"/>
        </w:rPr>
        <w:t>There are many other approaches, for example, global mean sea</w:t>
      </w:r>
      <w:del w:id="4222" w:author="Ian Blenkinsop" w:date="2021-07-06T17:22:00Z">
        <w:r w:rsidRPr="00C421D6" w:rsidDel="009E3F80">
          <w:rPr>
            <w:color w:val="000000"/>
            <w:lang w:val="en-GB"/>
          </w:rPr>
          <w:delText>-</w:delText>
        </w:r>
      </w:del>
      <w:ins w:id="4223" w:author="Ian Blenkinsop" w:date="2021-07-06T17:22:00Z">
        <w:r w:rsidR="009E3F80">
          <w:rPr>
            <w:color w:val="000000"/>
            <w:lang w:val="en-GB"/>
          </w:rPr>
          <w:t xml:space="preserve"> </w:t>
        </w:r>
      </w:ins>
      <w:r w:rsidRPr="00C421D6">
        <w:rPr>
          <w:color w:val="000000"/>
          <w:lang w:val="en-GB"/>
        </w:rPr>
        <w:t xml:space="preserve">level change has been attributed to anthropogenic climate forcing by attributing the individual contributions from, for example, glacier melt or thermal expansion, while also examining which aspects of the observed change are inconsistent with internal variability </w:t>
      </w:r>
      <w:bookmarkEnd w:id="4208"/>
      <w:r w:rsidRPr="00C421D6">
        <w:rPr>
          <w:color w:val="000000"/>
          <w:lang w:val="en-GB"/>
        </w:rPr>
        <w:t xml:space="preserve">(WGI </w:t>
      </w:r>
      <w:del w:id="4224" w:author="Ian Blenkinsop" w:date="2021-07-12T14:36:00Z">
        <w:r w:rsidRPr="00C421D6" w:rsidDel="00A87220">
          <w:rPr>
            <w:color w:val="000000"/>
            <w:lang w:val="en-GB"/>
          </w:rPr>
          <w:delText xml:space="preserve">Chapter 3, </w:delText>
        </w:r>
      </w:del>
      <w:r w:rsidRPr="00C421D6">
        <w:rPr>
          <w:color w:val="000000"/>
          <w:lang w:val="en-GB"/>
        </w:rPr>
        <w:t>Section</w:t>
      </w:r>
      <w:ins w:id="4225" w:author="Ian Blenkinsop" w:date="2021-07-12T14:37:00Z">
        <w:r w:rsidR="00A87220">
          <w:rPr>
            <w:color w:val="000000"/>
            <w:lang w:val="en-GB"/>
          </w:rPr>
          <w:t>s</w:t>
        </w:r>
      </w:ins>
      <w:r w:rsidRPr="00C421D6">
        <w:rPr>
          <w:color w:val="000000"/>
          <w:lang w:val="en-GB"/>
        </w:rPr>
        <w:t xml:space="preserve"> 3.5.2 and </w:t>
      </w:r>
      <w:del w:id="4226" w:author="Ian Blenkinsop" w:date="2021-07-12T14:37:00Z">
        <w:r w:rsidRPr="00C421D6" w:rsidDel="00A87220">
          <w:rPr>
            <w:color w:val="000000"/>
            <w:lang w:val="en-GB"/>
          </w:rPr>
          <w:delText xml:space="preserve">WGI Chapter 9, Section </w:delText>
        </w:r>
      </w:del>
      <w:r w:rsidRPr="00C421D6">
        <w:rPr>
          <w:color w:val="000000"/>
          <w:lang w:val="en-GB"/>
        </w:rPr>
        <w:t>9.6.1.4).</w:t>
      </w:r>
    </w:p>
    <w:p w14:paraId="55EF9B28" w14:textId="77777777" w:rsidR="00102875" w:rsidRPr="00C421D6" w:rsidRDefault="00102875" w:rsidP="00102875">
      <w:pPr>
        <w:pStyle w:val="AR6BodyText"/>
        <w:shd w:val="clear" w:color="auto" w:fill="DEEAF6" w:themeFill="accent1" w:themeFillTint="33"/>
        <w:rPr>
          <w:lang w:val="en-GB"/>
        </w:rPr>
      </w:pPr>
    </w:p>
    <w:p w14:paraId="439B5644" w14:textId="2F23C754" w:rsidR="00102875" w:rsidRPr="00C421D6" w:rsidRDefault="00102875" w:rsidP="008749E7">
      <w:pPr>
        <w:pStyle w:val="AR6BodyText"/>
        <w:shd w:val="clear" w:color="auto" w:fill="DEEAF6" w:themeFill="accent1" w:themeFillTint="33"/>
        <w:rPr>
          <w:rFonts w:cs="Times New Roman"/>
          <w:color w:val="000000"/>
          <w:lang w:val="en-GB"/>
        </w:rPr>
      </w:pPr>
      <w:bookmarkStart w:id="4227" w:name="_Hlk66781671"/>
      <w:r w:rsidRPr="00C421D6">
        <w:rPr>
          <w:color w:val="000000"/>
          <w:lang w:val="en-GB"/>
        </w:rPr>
        <w:t xml:space="preserve">Specific regional conditions and responses may simplify or complicate attribution on those scales. For example, some human forcings, such as regional </w:t>
      </w:r>
      <w:del w:id="4228" w:author="Ian Blenkinsop" w:date="2021-07-06T17:28:00Z">
        <w:r w:rsidRPr="00C421D6" w:rsidDel="009E3F80">
          <w:rPr>
            <w:color w:val="000000"/>
            <w:lang w:val="en-GB"/>
          </w:rPr>
          <w:delText xml:space="preserve">land </w:delText>
        </w:r>
      </w:del>
      <w:ins w:id="4229" w:author="Ian Blenkinsop" w:date="2021-07-06T17:28:00Z">
        <w:r w:rsidR="009E3F80" w:rsidRPr="00C421D6">
          <w:rPr>
            <w:color w:val="000000"/>
            <w:lang w:val="en-GB"/>
          </w:rPr>
          <w:t>land</w:t>
        </w:r>
        <w:r w:rsidR="009E3F80">
          <w:rPr>
            <w:color w:val="000000"/>
            <w:lang w:val="en-GB"/>
          </w:rPr>
          <w:t>-</w:t>
        </w:r>
      </w:ins>
      <w:r w:rsidRPr="00C421D6">
        <w:rPr>
          <w:color w:val="000000"/>
          <w:lang w:val="en-GB"/>
        </w:rPr>
        <w:t xml:space="preserve">use change or aerosols, may enhance or reduce regional signals of change </w:t>
      </w:r>
      <w:ins w:id="4230" w:author="Ian Blenkinsop" w:date="2021-07-06T17:28:00Z">
        <w:r w:rsidR="009E3F80">
          <w:rPr>
            <w:color w:val="000000"/>
            <w:lang w:val="en-GB"/>
          </w:rPr>
          <w:t>(</w:t>
        </w:r>
        <w:r w:rsidR="009E3F80" w:rsidRPr="006B3DE1">
          <w:rPr>
            <w:color w:val="000000"/>
            <w:lang w:val="en-GB"/>
          </w:rPr>
          <w:t>WGI Section</w:t>
        </w:r>
      </w:ins>
      <w:ins w:id="4231" w:author="Ian Blenkinsop" w:date="2021-07-12T14:38:00Z">
        <w:r w:rsidR="002B41D5">
          <w:rPr>
            <w:color w:val="000000"/>
            <w:lang w:val="en-GB"/>
          </w:rPr>
          <w:t>s</w:t>
        </w:r>
      </w:ins>
      <w:ins w:id="4232" w:author="Ian Blenkinsop" w:date="2021-07-06T17:28:00Z">
        <w:r w:rsidR="009E3F80" w:rsidRPr="006B3DE1">
          <w:rPr>
            <w:color w:val="000000"/>
            <w:lang w:val="en-GB"/>
          </w:rPr>
          <w:t xml:space="preserve"> 10.4.2</w:t>
        </w:r>
      </w:ins>
      <w:ins w:id="4233" w:author="Ian Blenkinsop" w:date="2021-07-12T14:37:00Z">
        <w:r w:rsidR="00A87220">
          <w:rPr>
            <w:color w:val="000000"/>
            <w:lang w:val="en-GB"/>
          </w:rPr>
          <w:t xml:space="preserve">, </w:t>
        </w:r>
      </w:ins>
      <w:ins w:id="4234" w:author="Ian Blenkinsop" w:date="2021-07-06T17:28:00Z">
        <w:r w:rsidR="009E3F80" w:rsidRPr="006B3DE1">
          <w:rPr>
            <w:color w:val="000000"/>
            <w:lang w:val="en-GB"/>
          </w:rPr>
          <w:t>11.1.6 and 11.2.2</w:t>
        </w:r>
        <w:r w:rsidR="009E3F80">
          <w:rPr>
            <w:color w:val="000000"/>
            <w:lang w:val="en-GB"/>
          </w:rPr>
          <w:t xml:space="preserve">; </w:t>
        </w:r>
      </w:ins>
      <w:r>
        <w:rPr>
          <w:color w:val="000000"/>
        </w:rPr>
        <w:fldChar w:fldCharType="begin" w:fldLock="1"/>
      </w:r>
      <w:r w:rsidR="00E81B0B">
        <w:rPr>
          <w:color w:val="000000"/>
          <w:lang w:val="en-GB"/>
        </w:rPr>
        <w:instrText>ADDIN CSL_CITATION { "citationItems" : [ { "id" : "ITEM-1", "itemData" : { "DOI" : "10.1029/2017JD027711", "ISSN" : "2169897X", "author" : [ { "dropping-particle" : "", "family" : "Undorf", "given" : "S.", "non-dropping-particle" : "", "parse-names" : false, "suffix" : "" }, { "dropping-particle" : "", "family" : "Polson", "given" : "D.", "non-dropping-particle" : "", "parse-names" : false, "suffix" : "" }, { "dropping-particle" : "", "family" : "Bollasina", "given" : "M. A.", "non-dropping-particle" : "", "parse-names" : false, "suffix" : "" }, { "dropping-particle" : "", "family" : "Ming", "given" : "Y.", "non-dropping-particle" : "", "parse-names" : false, "suffix" : "" }, { "dropping-particle" : "", "family" : "Schurer", "given" : "A.", "non-dropping-particle" : "", "parse-names" : false, "suffix" : "" }, { "dropping-particle" : "", "family" : "Hegerl", "given" : "G. C.", "non-dropping-particle" : "", "parse-names" : false, "suffix" : "" } ], "container-title" : "Journal of Geophysical Research: Atmospheres", "id" : "ITEM-1", "issue" : "10", "issued" : { "date-parts" : [ [ "2018", "5", "27" ] ] }, "page" : "4871-4889", "title" : "Detectable Impact of Local and Remote Anthropogenic Aerosols on the 20th Century Changes of West African and South Asian Monsoon Precipitation", "translator" : [ { "dropping-particle" : "", "family" : "H3794", "given" : "", "non-dropping-particle" : "", "parse-names" : false, "suffix" : "" } ], "type" : "article-journal", "volume" : "123" }, "uris" : [ "http://www.mendeley.com/documents/?uuid=75395b18-c3af-4e93-81d2-ffa6240121a1" ] }, { "id" : "ITEM-2", "itemData" : { "DOI" : "10.1038/s41558-018-0131-z", "ISBN" : "1758-6798", "ISSN" : "17586798", "abstract" : "The effects of past land-cover changes on climate are disputed1\u20133. Previous modelling studies have generally concluded that the biogeophysical effects of historical deforestation led to an annual mean cooling in the northern mid-latitudes3,4, in line with the albedo-induced negative radiative forcing from land-cover changes since pre-industrial time reported in the most recent Intergovernmental Panel on Climate Change report\n                  5\n                . However, further observational and modelling studies have highlighted strong seasonal and diurnal contrasts in the temperature response to deforestation6\u201310. Here, we show that historical deforestation has led to a substantial local warming of hot days over the northern mid-latitudes\u2014a finding that contrasts with most previous model results11,12. Based on observation-constrained state-of-the-art climate-model experiments, we estimate that moderate reductions in tree cover in these regions have contributed at least one-third of the local present-day warming of the hottest day of the year since pre-industrial time, and were responsible for most of this warming before 1980. These results emphasize that land-cover changes need to be considered when studying past and future changes in heat extremes, and highlight a potentially overlooked co-benefit of forest-based carbon mitigation through local biogeophysical mechanisms.", "author" : [ { "dropping-particle" : "", "family" : "Lejeune", "given" : "Quentin", "non-dropping-particle" : "", "parse-names" : false, "suffix" : "" }, { "dropping-particle" : "", "family" : "Davin", "given" : "Edouard L.", "non-dropping-particle" : "", "parse-names" : false, "suffix" : "" }, { "dropping-particle" : "", "family" : "Gudmundsson", "given" : "Lukas", "non-dropping-particle" : "", "parse-names" : false, "suffix" : "" }, { "dropping-particle" : "", "family" : "Winckler", "given" : "Johannes", "non-dropping-particle" : "", "parse-names" : false, "suffix" : "" }, { "dropping-particle" : "", "family" : "Seneviratne", "given" : "Sonia I.", "non-dropping-particle" : "", "parse-names" : false, "suffix" : "" } ], "container-title" : "Nature Climate Change", "id" : "ITEM-2", "issue" : "5", "issued" : { "date-parts" : [ [ "2018", "5", "23" ] ] }, "page" : "386-390", "title" : "Historical deforestation locally increased the intensity of hot days in northern mid-latitudes", "translator" : [ { "dropping-particle" : "", "family" : "H3292", "given" : "", "non-dropping-particle" : "", "parse-names" : false, "suffix" : "" } ], "type" : "article-journal", "volume" : "8" }, "uris" : [ "http://www.mendeley.com/documents/?uuid=7f9118c4-662f-4e54-86ac-955cf03cf84a" ] }, { "id" : "ITEM-3", "itemData" : { "DOI" : "10.1088/1748-9326/ab8a89", "ISSN" : "17489326", "abstract" : "Past studies have concluded that climate models of previous generations tended to underestimate the large warming trend that has been observed in summer over western Europe in the last few decades. The causes of this systematic error are still not clear. Here, we investigate this issue with a new generation of climate models and systematically explore the role of large-scale circulation in that context. As an ensemble, climate models in this study warm less over western Europe and warm more over eastern Europe than observed on the 1951-2014 period, but it is difficult to conclude this is directly due to systematic errors given the large potential impact of internal variability. These differences in temperature trends are explained to an important extent by an anti-correlation of sea level pressure trends over the North Atlantic / Europe domain between models and observations. The observed trend tends to warm (cool) western (eastern) Europe but the simulated trends generally have the opposite effect, both in new generation and past generation climate models. The differences between observed and simulated sea level pressure trends are likely the result of systematic model errors, which might also impact future climate projections. Neither a higher resolution nor the realistic representation of the evolution of sea surface temperature and sea ice leads to a better simulation of sea level pressure trends.", "author" : [ { "dropping-particle" : "", "family" : "Bo\u00e9", "given" : "Julien", "non-dropping-particle" : "", "parse-names" : false, "suffix" : "" }, { "dropping-particle" : "", "family" : "Terray", "given" : "Laurent", "non-dropping-particle" : "", "parse-names" : false, "suffix" : "" }, { "dropping-particle" : "", "family" : "Moine", "given" : "Marie Pierre", "non-dropping-particle" : "", "parse-names" : false, "suffix" : "" }, { "dropping-particle" : "", "family" : "Valcke", "given" : "Sophie", "non-dropping-particle" : "", "parse-names" : false, "suffix" : "" }, { "dropping-particle" : "", "family" : "Bellucci", "given" : "Alessio", "non-dropping-particle" : "", "parse-names" : false, "suffix" : "" }, { "dropping-particle" : "", "family" : "Drijfhout", "given" : "Sybren", "non-dropping-particle" : "", "parse-names" : false, "suffix" : "" }, { "dropping-particle" : "", "family" : "Haarsma", "given" : "Rein", "non-dropping-particle" : "", "parse-names" : false, "suffix" : "" }, { "dropping-particle" : "", "family" : "Lohmann", "given" : "Katja", "non-dropping-particle" : "", "parse-names" : false, "suffix" : "" }, { "dropping-particle" : "", "family" : "Putrasahan", "given" : "Dian A.", "non-dropping-particle" : "", "parse-names" : false, "suffix" : "" }, { "dropping-particle" : "", "family" : "Roberts", "given" : "Chris", "non-dropping-particle" : "", "parse-names" : false, "suffix" : "" }, { "dropping-particle" : "", "family" : "Roberts", "given" : "Malcom", "non-dropping-particle" : "", "parse-names" : false, "suffix" : "" }, { "dropping-particle" : "", "family" : "Scoccimarro", "given" : "Enrico", "non-dropping-particle" : "", "parse-names" : false, "suffix" : "" }, { "dropping-particle" : "", "family" : "Seddon", "given" : "Jon", "non-dropping-particle" : "", "parse-names" : false, "suffix" : "" }, { "dropping-particle" : "", "family" : "Senan", "given" : "Retish", "non-dropping-particle" : "", "parse-names" : false, "suffix" : "" }, { "dropping-particle" : "", "family" : "Wyser", "given" : "Klaus", "non-dropping-particle" : "", "parse-names" : false, "suffix" : "" } ], "container-title" : "Environmental Research Letters", "id" : "ITEM-3", "issue" : "8", "issued" : { "date-parts" : [ [ "2020" ] ] }, "title" : "Past long-term summer warming over western Europe in new generation climate models: Role of large-scale atmospheric circulation", "translator" : [ { "dropping-particle" : "", "family" : "H4203", "given" : "", "non-dropping-particle" : "", "parse-names" : false, "suffix" : "" } ], "type" : "article-journal", "volume" : "15" }, "uris" : [ "http://www.mendeley.com/documents/?uuid=b5785659-285d-465c-8d3e-960a98532cad" ] }, { "id" : "ITEM-4", "itemData" : { "DOI" : "10.1038/s41467-019-14075-4", "ISSN" : "2041-1723", "abstract" : "Irrigation affects climate conditions \u2013 and especially hot extremes \u2013 in various regions across the globe. Yet how these climatic effects compare to other anthropogenic forcings is largely unknown. Here we provide observational and model evidence that expanding irrigation has dampened historical anthropogenic warming during hot days, with particularly strong effects over South Asia. We show that irrigation expansion can explain the negative correlation between global observed changes in daytime summer temperatures and present-day irrigation extent. While global warming increases the likelihood of hot extremes almost globally, irrigation can regionally cancel or even reverse the effects of all other forcings combined. Around one billion people (0.79\u20131.29) currently benefit from this dampened increase in hot extremes because irrigation massively expanded throughout the 20 $${}^{th}$$ t h century. Our results therefore highlight that irrigation substantially reduced human exposure to warming of hot extremes but question whether this benefit will continue towards the future.", "author" : [ { "dropping-particle" : "", "family" : "Thiery", "given" : "Wim", "non-dropping-particle" : "", "parse-names" : false, "suffix" : "" }, { "dropping-particle" : "", "family" : "Visser", "given" : "Auke J.", "non-dropping-particle" : "", "parse-names" : false, "suffix" : "" }, { "dropping-particle" : "", "family" : "Fischer", "given" : "Erich M.", "non-dropping-particle" : "", "parse-names" : false, "suffix" : "" }, { "dropping-particle" : "", "family" : "Hauser", "given" : "Mathias", "non-dropping-particle" : "", "parse-names" : false, "suffix" : "" }, { "dropping-particle" : "", "family" : "Hirsch", "given" : "Annette L.", "non-dropping-particle" : "", "parse-names" : false, "suffix" : "" }, { "dropping-particle" : "", "family" : "Lawrence", "given" : "David M.", "non-dropping-particle" : "", "parse-names" : false, "suffix" : "" }, { "dropping-particle" : "", "family" : "Lejeune", "given" : "Quen</w:instrText>
      </w:r>
      <w:r w:rsidR="00E81B0B" w:rsidRPr="006B3DE1">
        <w:rPr>
          <w:color w:val="000000"/>
          <w:lang w:val="en-GB"/>
        </w:rPr>
        <w:instrText>tin", "non-dropping-particle" : "", "parse-names" : false, "suffix" : "" }, { "dropping-particle" : "", "family" : "Davin", "given" : "Edouard L.", "non-dropping-particle" : "", "parse-names" : false, "suffix" : "" }, { "dropping-particle" : "", "family" : "Seneviratne", "given" : "Sonia I.", "non-dropping-particle" : "", "parse-names" : false, "suffix" : "" } ], "container-title" : "Nature Communications", "id" : "ITEM-4", "issue" : "1", "issued" : { "date-parts" : [ [ "2020", "12", "15" ] ] }, "page" : "290", "title" : "Warming of hot extremes alleviated by expanding irrigation", "translator" : [ { "dropping-particle" : "", "family" : "H4591", "given" : "", "non-dropping-particle" : "", "parse-names" : false, "suffix" : "" } ], "type" : "article-journal", "volume" : "11" }, "uris" : [ "http://www.mendeley.com/documents/?uuid=a305909c-8a0e-4000-97fd-7372ae68d609" ] } ], "mendeley" : { "formattedCitation" : "(Lejeune et al., 2018; Undorf et al., 2018; Bo\u00e9 et al., 2020; Thiery et al., 2020)", "manualFormatting" : "(Lejeune et al., 2018; Undorf et al., 2018; Bo\u00e9 et al., 2020; Thiery et al., 2020", "plainTextFormattedCitation" : "(Lejeune et al., 2018; Undorf et al., 2018; Bo\u00e9 et al., 2020; Thiery et al., 2020)", "previouslyFormattedCitation" : "(Lejeune et al., 2018; Undorf et al., 2018; Bo\u00e9 et al., 2020; Thiery et al., 2020)" }, "properties" : { "noteIndex" : 0 }, "schema" : "https://github.com/citation-style-language/schema/raw/master/csl-citation.json" }</w:instrText>
      </w:r>
      <w:r>
        <w:rPr>
          <w:color w:val="000000"/>
        </w:rPr>
        <w:fldChar w:fldCharType="separate"/>
      </w:r>
      <w:ins w:id="4235" w:author="Robin Matthews" w:date="2021-05-18T16:04:00Z">
        <w:del w:id="4236" w:author="Ian Blenkinsop" w:date="2021-07-06T17:28:00Z">
          <w:r w:rsidR="00602365" w:rsidDel="009E3F80">
            <w:rPr>
              <w:noProof/>
              <w:color w:val="000000"/>
              <w:lang w:val="en-GB"/>
            </w:rPr>
            <w:delText>(</w:delText>
          </w:r>
        </w:del>
        <w:r w:rsidR="00602365">
          <w:rPr>
            <w:noProof/>
            <w:color w:val="000000"/>
            <w:lang w:val="en-GB"/>
          </w:rPr>
          <w:t>Lejeune et al., 2018; Undorf et al., 2018; Boé et al., 2020; Thiery et al., 2020</w:t>
        </w:r>
      </w:ins>
      <w:del w:id="4237" w:author="Robin Matthews" w:date="2021-05-18T16:04:00Z">
        <w:r w:rsidRPr="006B3DE1" w:rsidDel="00602365">
          <w:rPr>
            <w:noProof/>
            <w:color w:val="000000"/>
            <w:lang w:val="en-GB"/>
          </w:rPr>
          <w:delText>(Lejeune et al., 2018; Undorf et al., 2018; Boé et al., 2020; Thiery et al., 2020</w:delText>
        </w:r>
      </w:del>
      <w:r>
        <w:rPr>
          <w:color w:val="000000"/>
        </w:rPr>
        <w:fldChar w:fldCharType="end"/>
      </w:r>
      <w:del w:id="4238" w:author="Ian Blenkinsop" w:date="2021-07-06T17:28:00Z">
        <w:r w:rsidRPr="006B3DE1" w:rsidDel="009E3F80">
          <w:rPr>
            <w:color w:val="000000"/>
            <w:lang w:val="en-GB"/>
          </w:rPr>
          <w:delText>; see also</w:delText>
        </w:r>
      </w:del>
      <w:ins w:id="4239" w:author="Ian Blenkinsop" w:date="2021-07-06T17:28:00Z">
        <w:r w:rsidR="009E3F80">
          <w:rPr>
            <w:color w:val="000000"/>
            <w:lang w:val="en-GB"/>
          </w:rPr>
          <w:t>)</w:t>
        </w:r>
      </w:ins>
      <w:del w:id="4240" w:author="Ian Blenkinsop" w:date="2021-07-06T17:28:00Z">
        <w:r w:rsidRPr="006B3DE1" w:rsidDel="009E3F80">
          <w:rPr>
            <w:color w:val="000000"/>
            <w:lang w:val="en-GB"/>
          </w:rPr>
          <w:delText xml:space="preserve"> WGI Chapter 10, Section 10.4.2; WGI Chapter 11, Sections 11.1.6 and 11.2.2</w:delText>
        </w:r>
      </w:del>
      <w:r w:rsidRPr="006B3DE1">
        <w:rPr>
          <w:color w:val="000000"/>
          <w:lang w:val="en-GB"/>
        </w:rPr>
        <w:t xml:space="preserve">. </w:t>
      </w:r>
      <w:r w:rsidRPr="00C421D6">
        <w:rPr>
          <w:color w:val="000000"/>
          <w:lang w:val="en-GB"/>
        </w:rPr>
        <w:t xml:space="preserve">In general, regional climate variations </w:t>
      </w:r>
      <w:r w:rsidR="005F55C1">
        <w:rPr>
          <w:color w:val="000000"/>
          <w:lang w:val="en-GB"/>
        </w:rPr>
        <w:t>are larger than</w:t>
      </w:r>
      <w:r w:rsidR="005F55C1" w:rsidRPr="00C421D6">
        <w:rPr>
          <w:color w:val="000000"/>
          <w:lang w:val="en-GB"/>
        </w:rPr>
        <w:t xml:space="preserve"> </w:t>
      </w:r>
      <w:r w:rsidRPr="00C421D6">
        <w:rPr>
          <w:color w:val="000000"/>
          <w:lang w:val="en-GB"/>
        </w:rPr>
        <w:t>the global</w:t>
      </w:r>
      <w:r w:rsidR="005F55C1">
        <w:rPr>
          <w:color w:val="000000"/>
          <w:lang w:val="en-GB"/>
        </w:rPr>
        <w:t xml:space="preserve"> mean</w:t>
      </w:r>
      <w:r w:rsidRPr="00C421D6">
        <w:rPr>
          <w:color w:val="000000"/>
          <w:lang w:val="en-GB"/>
        </w:rPr>
        <w:t xml:space="preserve"> climate, adding additional uncertainty to attribution (e.g., in regional sea</w:t>
      </w:r>
      <w:del w:id="4241" w:author="Ian Blenkinsop" w:date="2021-07-06T17:29:00Z">
        <w:r w:rsidRPr="00C421D6" w:rsidDel="009E3F80">
          <w:rPr>
            <w:color w:val="000000"/>
            <w:lang w:val="en-GB"/>
          </w:rPr>
          <w:delText>-</w:delText>
        </w:r>
      </w:del>
      <w:ins w:id="4242" w:author="Ian Blenkinsop" w:date="2021-07-06T17:29:00Z">
        <w:r w:rsidR="009E3F80">
          <w:rPr>
            <w:color w:val="000000"/>
            <w:lang w:val="en-GB"/>
          </w:rPr>
          <w:t xml:space="preserve"> </w:t>
        </w:r>
      </w:ins>
      <w:r w:rsidRPr="00C421D6">
        <w:rPr>
          <w:color w:val="000000"/>
          <w:lang w:val="en-GB"/>
        </w:rPr>
        <w:t xml:space="preserve">level change, WGI </w:t>
      </w:r>
      <w:del w:id="4243" w:author="Ian Blenkinsop" w:date="2021-07-12T14:37:00Z">
        <w:r w:rsidRPr="00C421D6" w:rsidDel="00A87220">
          <w:rPr>
            <w:color w:val="000000"/>
            <w:lang w:val="en-GB"/>
          </w:rPr>
          <w:delText xml:space="preserve">Chapter 9, </w:delText>
        </w:r>
      </w:del>
      <w:r w:rsidRPr="00C421D6">
        <w:rPr>
          <w:color w:val="000000"/>
          <w:lang w:val="en-GB"/>
        </w:rPr>
        <w:t xml:space="preserve">Section 9.6.1). These statistical limitations may be reduced by ‘process-based attribution’, focusing on the physical processes known to influence the response to external forcing </w:t>
      </w:r>
      <w:r w:rsidRPr="00C421D6">
        <w:rPr>
          <w:rFonts w:cs="Times New Roman"/>
          <w:color w:val="000000"/>
          <w:lang w:val="en-GB"/>
        </w:rPr>
        <w:t xml:space="preserve">and internal variability (WGI </w:t>
      </w:r>
      <w:del w:id="4244" w:author="Ian Blenkinsop" w:date="2021-07-12T14:37:00Z">
        <w:r w:rsidRPr="00C421D6" w:rsidDel="00A87220">
          <w:rPr>
            <w:rFonts w:cs="Times New Roman"/>
            <w:color w:val="000000"/>
            <w:lang w:val="en-GB"/>
          </w:rPr>
          <w:delText xml:space="preserve">Chapter 10, </w:delText>
        </w:r>
      </w:del>
      <w:r w:rsidRPr="00C421D6">
        <w:rPr>
          <w:rFonts w:cs="Times New Roman"/>
          <w:color w:val="000000"/>
          <w:lang w:val="en-GB"/>
        </w:rPr>
        <w:t>Section 10.4.2).</w:t>
      </w:r>
    </w:p>
    <w:bookmarkEnd w:id="4227"/>
    <w:p w14:paraId="5EE2C43E" w14:textId="77777777" w:rsidR="008749E7" w:rsidRPr="00C421D6" w:rsidRDefault="008749E7" w:rsidP="008749E7">
      <w:pPr>
        <w:pStyle w:val="AR6BodyText"/>
        <w:shd w:val="clear" w:color="auto" w:fill="DEEAF6" w:themeFill="accent1" w:themeFillTint="33"/>
        <w:rPr>
          <w:rFonts w:cs="Times New Roman"/>
          <w:lang w:val="en-GB" w:eastAsia="en-AU"/>
        </w:rPr>
      </w:pPr>
    </w:p>
    <w:p w14:paraId="0843B9C0" w14:textId="77777777" w:rsidR="008749E7" w:rsidRPr="008749E7" w:rsidRDefault="00102875" w:rsidP="008749E7">
      <w:pPr>
        <w:pStyle w:val="AR6BodyTextBold"/>
        <w:shd w:val="clear" w:color="auto" w:fill="DEEAF6" w:themeFill="accent1" w:themeFillTint="33"/>
        <w:rPr>
          <w:i/>
          <w:iCs/>
        </w:rPr>
      </w:pPr>
      <w:r w:rsidRPr="008749E7">
        <w:rPr>
          <w:i/>
          <w:iCs/>
        </w:rPr>
        <w:t>Attribution of weather and climate events to anthropogenic forcing</w:t>
      </w:r>
    </w:p>
    <w:p w14:paraId="248A5C7F" w14:textId="77777777" w:rsidR="008749E7" w:rsidRPr="00C421D6" w:rsidRDefault="008749E7" w:rsidP="008749E7">
      <w:pPr>
        <w:pStyle w:val="AR6BodyText"/>
        <w:shd w:val="clear" w:color="auto" w:fill="DEEAF6" w:themeFill="accent1" w:themeFillTint="33"/>
        <w:rPr>
          <w:lang w:val="en-GB"/>
        </w:rPr>
      </w:pPr>
    </w:p>
    <w:p w14:paraId="4F6ED1E2" w14:textId="7F6CF026" w:rsidR="00102875" w:rsidRPr="00C421D6" w:rsidRDefault="00102875" w:rsidP="008749E7">
      <w:pPr>
        <w:pStyle w:val="AR6BodyText"/>
        <w:shd w:val="clear" w:color="auto" w:fill="DEEAF6" w:themeFill="accent1" w:themeFillTint="33"/>
        <w:rPr>
          <w:lang w:val="en-GB"/>
        </w:rPr>
      </w:pPr>
      <w:bookmarkStart w:id="4245" w:name="_Hlk66781735"/>
      <w:r w:rsidRPr="00C421D6">
        <w:rPr>
          <w:lang w:val="en-GB"/>
        </w:rPr>
        <w:t xml:space="preserve">New methods have emerged since AR5 to attribute the change in likelihood or characteristics of weather or climate events or classes of events to underlying drivers </w:t>
      </w:r>
      <w:ins w:id="4246" w:author="Ian Blenkinsop" w:date="2021-07-06T17:29:00Z">
        <w:r w:rsidR="00DD768B">
          <w:rPr>
            <w:lang w:val="en-GB"/>
          </w:rPr>
          <w:t>(</w:t>
        </w:r>
        <w:r w:rsidR="00DD768B" w:rsidRPr="00E840AC">
          <w:t>WGI Section</w:t>
        </w:r>
      </w:ins>
      <w:ins w:id="4247" w:author="Ian Blenkinsop" w:date="2021-07-12T14:38:00Z">
        <w:r w:rsidR="002B41D5">
          <w:t>s</w:t>
        </w:r>
      </w:ins>
      <w:ins w:id="4248" w:author="Ian Blenkinsop" w:date="2021-07-06T17:29:00Z">
        <w:r w:rsidR="00DD768B" w:rsidRPr="00E840AC">
          <w:t xml:space="preserve"> 10.4.1</w:t>
        </w:r>
      </w:ins>
      <w:ins w:id="4249" w:author="Ian Blenkinsop" w:date="2021-07-12T14:38:00Z">
        <w:r w:rsidR="002B41D5">
          <w:t xml:space="preserve"> and</w:t>
        </w:r>
      </w:ins>
      <w:ins w:id="4250" w:author="Ian Blenkinsop" w:date="2021-07-06T17:29:00Z">
        <w:r w:rsidR="00DD768B" w:rsidRPr="00E840AC">
          <w:t xml:space="preserve"> 11.2.2</w:t>
        </w:r>
        <w:r w:rsidR="00DD768B">
          <w:t xml:space="preserve">; </w:t>
        </w:r>
      </w:ins>
      <w:r>
        <w:fldChar w:fldCharType="begin" w:fldLock="1"/>
      </w:r>
      <w:r w:rsidR="00EC4070">
        <w:rPr>
          <w:lang w:val="en-GB"/>
        </w:rPr>
        <w:instrText>ADDIN CSL_CITATION { "citationItems" : [ { "id" : "ITEM-1", "itemData" : { "DOI" : "10.1002/wcc.380", "ISSN" : "17577799", "abstract" : "Extreme weather and climate-related events occur in a particular place, by definition, infrequently. It is therefore challenging to detect systematic changes in their occurrence given the relative shortness of observational records. However, there is a clear interest from outside the climate science community in the extent to which recent damaging extreme events can be linked to human-induced climate change or natural climate variability. Event attribution studies seek to determine to what extent anthropogenic climate change has altered the probability or magnitude of particular events. They have shown clear evidence for human influence having increased the probability of many extremely warm seasonal temperatures and reduced the probability of extremely cold seasonal temperatures in many parts of the world. The evidence for human influence on the probability of extreme precipitation events, droughts, and storms is more mixed. Although the science of event attribution has developed rapidly in recent years, geographical coverage of events remains patchy and based on the interests and capabilities of individual research groups. The development of operational event attribution would allow a more timely and methodical production of attribution assessments than currently obtained on an ad hoc basis. For event attribution assessments to be most useful, remaining scientific uncertainties need to be robustly assessed and the results clearly communicated. This requires the continuing development of methodologies to assess the reliability of event attribution results and further work to understand the potential utility of event attribution for stakeholder groups and decision makers.", "author" : [ { "dropping-particle" : "", "family" : "Stott", "given" : "Peter A.", "non-dropping-particle" : "", "parse-names" : false, "suffix" : "" }, { "dropping-particle" : "", "family" : "Christidis", "given" : "Nikolaos", "non-dropping-particle" : "", "parse-names" : false, "suffix" : "" }, { "dropping-particle" : "", "family" : "Otto", "given" : "Friederike E.L.", "non-dropping-particle" : "", "parse-names" : false, "suffix" : "" }, { "dropping-particle" : "", "family" : "Sun", "given" : "Ying", "non-dropping-particle" : "", "parse-names" : false, "suffix" : "" }, { "dropping-particle" : "", "family" : "Vanderlinden", "given" : "Jean Paul", "non-dropping-particle" : "", "parse-names" : false, "suffix" : "" }, { "dropping-particle" : "", "family" : "Oldenborgh", "given" : "Geert Jan", "non-dropping-particle" : "van", "parse-names" : false, "suffix" : "" }, { "dropping-particle" : "", "family" : "Vautard", "given" : "Robert", "non-dropping-particle" : "", "parse-names" : false, "suffix" : "" }, { "dropping-particle" : "", "family" : "Storch", "given" : "Hans", "non-dropping-particle" : "von", "parse-names" : false, "suffix" : "" }, { "dropping-particle" : "", "family" : "Walton", "given" : "Peter", "non-dropping-particle" : "", "parse-names" : false, "suffix" : "" }, { "dropping-particle" : "", "family" : "Yiou", "given" : "Pascal", "non-dropping-particle" : "", "parse-names" : false, "suffix" : "" }, { "dropping-particle" : "", "family" : "Zwiers", "given" : "Francis W.", "non-dropping-particle" : "", "parse-names" : false, "suffix" : "" } ], "container-title" : "WIREs Climate Change", "id" : "ITEM-1", "issue" : "1", "issued" : { "date-parts" : [ [ "2016", "1", "1" ] ] }, "page" : "23-41", "publisher" : "Wiley-Blackwell", "title" : "Attribution of extreme weather and climate-related events", "translator" : [ { "dropping-particle" : "", "family" : "H3696", "given" : "", "non-dropping-particle" : "", "parse-names" : false, "suffix" : "" } ], "type" : "article-journal", "volume" : "7" }, "uris" : [ "http://www.mendeley.com/documents/?uuid=e9301fa2-3c87-4b2a-85cc-53f048a7909b" ] }, { "id" : "ITEM-2", "itemData" : { "DOI" : "10.17226/21852", "ISBN" : "978-0-309-38094-2", "abstract" : "As climate has warmed over recent years, a new pattern of more frequent and more intense weather events has unfolded across the globe. Climate models simulate such changes in extreme events, and some of the reasons for the changes are well understood. Warming increases the likelihood of extremely hot days and nights, favors increased atmospheric moisture that may result in more frequent heavy rainfall and snowfall, and leads to evaporation that can exacerbate droughts. Even with evidence of these broad trends, scientists cautioned in the past that individual weather events couldn't be attributed to climate change. Now, with advances in understanding the climate science behind extreme events and the science of extreme event attribution, such blanket statements may not be accurate. The relatively young science of extreme event attribution seeks to tease out the influence of human-cause climate change from other factors, such as natural sources of variability like El Ni&amp;ntilde;o, as contributors to individual extreme events. Event attribution can answer questions about how much climate change influenced the probability or intensity of a specific type of weather event. As event attribution capabilities improve, they could help inform choices about assessing and managing risk, and in guiding climate adaptation strategies. This report examines the current state of science of extreme weather attribution, and identifies ways to move the science forward to improve attribution capabilities.", "author" : [ { "dropping-particle" : "", "family" : "NA SEM", "given" : "", "non-dropping-particle" : "", "parse-names" : false, "suffix" : "" } ], "id" : "ITEM-2", "issued" : { "date-parts" : [ [ "2016" ] ] }, "number-of-pages" : "200", "publisher" : "National Academies of Sciences Engineering and Medicine (NA SEM). The National Academies Press", "publisher-place" : "Washington, DC, USA", "title" : "Attribution of Extreme Weather Events in the Context of Climate Change", "translator" : [ { "dropping-particle" : "", "family" : "Rt4", "given" : "H4788", "non-dropping-particle" : "", "parse-names" : false, "suffix" : "" } ], "type" : "report" }, "uris" : [ "http://www.mendeley.com/documents/?uuid=797ea7f1-0e38-4c65-9ae3-5156fbe1ea52" ] }, { "id" : "ITEM-3", "itemData" : { "DOI" : "10.1007/s10584-018-2252-9", "ISSN" : "15731480", "abstract" : "Since 2015, the community of extreme event attribution (EEA) has witnessed a scientific controversy between what is called a \" risk-based approach \" \u2014 estimating how the probability of event occurrence correlates with climate change \u2014 and a \" storyline approach \" \u2014 evaluating the influence of climate change on thermodynamic processes leading to the event. We confront those two approaches to the methodologies used in a collection of 105 case studies from 5 BAMS special issues on extreme events. We find that the controversy fails to describe the 1 various ways to perform EEA. In order to go beyond the controversy, we define EEA, based on corpus of interviews conducted with researchers working in the field. EEA is the ensemble of scientific ways to interpret the question \" is this event caused by climate change? \" and answer it. In order to break down the subtleties of EEA, we decompose this initial question into three main problems a researcher has to deal with when framing an EEA case study. First, one needs to define the event of interest. Then, one has to determine the chain of causality behind the attribution, and the subsequent level of conditioning to parameters of interest. Finally, one has to determine how to represent climate change. We conjecture that the apparent dispute on EEA is connected to its perceived potential use by stakeholders outside of academia, and not to actual scientific practice.", "author" : [ { "dropping-particle" : "", "family" : "J\u00e9z\u00e9quel", "given" : "Agla\u00e9", "non-dropping-particle" : "", "parse-names" : false, "suffix" : "" }, { "dropping-particle" : "", "family" : "D\u00e9poues", "given" : "Vivian", "non-dropping-particle" : "", "parse-names" : false, "suffix" : "" }, { "dropping-particle" : "", "family" : "Guillemot", "given" : "H\u00e9l\u00e8ne", "non-dropping-particle" : "", "parse-names" : false, "suffix" : "" }, { "dropping-particle" : "", "family" : "Trolliet", "given" : "M\u00e9lodie", "non-dropping-particle" : "", "parse-names" : false, "suffix" : "" }, { "dropping-particle" : "", "family" : "Vanderlinden", "given" : "Jean Paul", "non-dropping-particle" : "", "parse-names" : false, "suffix" : "" }, { "dropping-particle" : "", "family" : "Yiou", "given" : "Pascal", "non-dropping-particle" : "", "parse-names" : false, "suffix" : "" } ], "container-title" : "Climatic Change", "id" : "ITEM-3", "issue" : "3-4", "issued" : { "date-parts" : [ [ "2018", "8", "16" ] ] }, "page" : "367-383", "title" : "Behind the veil of extreme event attribution", "translator" : [ { "dropping-particle" : "", "family" : "H3567", "given" : "", "non-dropping-particle" : "", "parse-names" : false, "suffix" : "" } ], "type" : "article-journal", "volume" : "149" }, "uris" : [ "http://www.mendeley.com/documents/?uuid=71f052c6-18d3-4b5d-a8ee-e957d1492891" ] }, { "id" : "ITEM-4", "itemData" : { "DOI" : "10.1007/978-3-030-02402-4_12", "ISBN" : "978-3-030-02402-4", "author" : [ { "dropping-particle" : "", "family" : "Wehner", "given" : "Michael F.", "non-dropping-particle" : "", "parse-names" : false, "suffix" : "" }, { "dropping-particle" : "", "family" : "Zarzycki", "given" : "Colin", "non-dropping-particle" : "", "parse-names" : false, "suffix" : "" }, { "dropping-particle" : "", "family" : "Patricola", "given" : "Christina", "non-dropping-particle" : "", "parse-names" : false, "suffix" : "" } ], "chapter-number" : "12", "container-title" : "Hurricane Risk", "editor" : [ { "dropping-particle" : "", "family" : "Collins", "given" : "Jennifer M.", "non-dropping-particle" : "", "parse-names" : false, "suffix" : "" }, { "dropping-particle" : "", "family" : "Walsh", "given" : "Kevin", "non-dropping-particle" : "", "parse-names" : false, "suffix" : "" } ], "id" : "ITEM-4", "issued" : { "date-parts" : [ [ "2018" ] ] }, "page" : "235-260", "publisher" : "Springer", "publisher-place" : "Cham, Switzerland", "title" : "Estimating the human influence on tropical cyclone intensity as the climate changes", "translator" : [ { "dropping-particle" : "", "family" : "H4590", "given" : "Rt6", "non-dropping-particle" : "", "parse-names" : false, "suffix" : "" } ], "type" : "chapter" }, "uris" : [ "http://www.mendeley.com/documents/?uuid=8eed3f52-f2bf-4834-9ba2-c6d207af67ef" ] }, { "id" : "ITEM-5", "itemData" : { "DOI" : "10.1029/2019MS001851", "abstract" : "Abstract The new Energy Exascale Earth System Model Version 1 (E3SMv1) developed for the U.S. Department of Energy has significant new treatments of aerosols and light-absorbing snow impurities as well as their interactions with clouds and radiation. This study describes seven sets of new aerosol-related treatments (involving emissions, new particle formation, aerosol transport, wet scavenging and resuspension, and snow radiative transfer) and examines how they affect global aerosols and radiative forcing in E3SMv1. Altogether, they give a reduced total aerosol radiative forcing (\u22121.6 W/m2) and sensitivity in cloud liquid water to aerosols, but an increased sensitivity in cloud droplet size to aerosols. A new approach for H2SO4 production and loss largely reduces a low bias in small particles concentrations and leads to substantial increases in cloud condensation nuclei concentrations and cloud radiative cooling. Emitting secondary organic aerosol precursor gases from elevated sources increases the column burden of secondary organic aerosol, contributing substantially to global clear-sky aerosol radiative cooling (\u22120.15 out of \u22120.5 W/m2). A new treatment of aerosol resuspension from evaporating precipitation, developed to remedy two shortcomings of the original treatment, produces a modest reduction in aerosols and cloud droplets; its impact depends strongly on the model physics and is much stronger in E3SM Version 0. New treatments of the mixing state and optical properties of snow impurities and snow grains introduce a positive present-day shortwave radiative forcing (0.26 W/m2), but changes in aerosol transport and wet removal processes also affect the concentration and radiative forcing of light-absorbing impurities in snow/ice.", "author" : [ { "dropping-particle" : "", "family" : "Wang", "given" : "Hailong", "non-dropping-particle" : "", "parse-names" : false, "suffix" : "" }, { "dropping-particle" : "", "family" : "Easter", "given" : "Richard C", "non-dropping-particle" : "", "parse-names" : false, "suffix" : "" }, { "dropping-particle" : "", "family" : "Zhang", "given" : "Rudong", "non-dropping-particle" : "", "parse-names" : false, "suffix" : "" }, { "dropping-particle" : "", "family" : "Ma", "given" : "Po-Lun", "non-dropping-particle" : "", "parse-names" : false, "suffix" : "" }, { "dropping-particle" : "", "family" : "Singh", "given" : "Balwinder", "non-dropping-particle" : "", "parse-names" : false, "suffix" : "" }, { "dropping-particle" : "", "family" : "Zhang", "given" : "Kai", "non-dropping-particle" : "", "parse-names" : false, "suffix" : "" }, { "dropping-particle" : "", "family" : "Ganguly", "given" : "Dilip", "non-dropping-particle" : "", "parse-names" : false, "suffix" : "" }, { "dropping-particle" : "", "family" : "Rasch", "given" : "Philip J", "non-dropping-particle" : "", "parse-names" : false, "suffix" : "" }, { "dropping-particle" : "", "family" : "Burrows", "given" : "Susannah M", "non-dropping-particle" : "", "parse-names" : false, "suffix" : "" }, { "dropping-particle" : "", "family" : "Ghan", "given" : "Steven J", "non-dropping-particle" : "", "parse-names" : false, "suffix" : "" }, { "dropping-particle" : "", "family" : "Lou", "given" : "Sijia", "non-dropping-particle" : "", "parse-names" : false, "suffix" : "" }, { "dropping-particle" : "", "family" : "Qian", "given" : "Yun", "non-dropping-particle" : "", "parse-names" : false, "suffix" : "" }, { "dropping-particle" : "", "family" : "Yang", "given" : "Yang", "non-dropping-particle" : "", "parse-names" : false, "suffix" : "" }, { "dropping-particle" : "", "family" : "Feng", "given" : "Yan", "non-dropping-particle" : "", "parse-names" : false, "suffix" : "" }, { "dropping-particle" : "", "family" : "Flanner", "given" : "Mark", "non-dropping-particle" : "", "parse-names" : false, "suffix" : "" }, { "dropping-particle" : "", "family" : "Leung", "given" : "L Ruby", "non-dropping-particle" : "", "parse-names" : false, "suffix" : "" }, { "dropping-particle" : "", "family" : "Liu", "given" : "Xiaohong", "non-dropping-particle" : "", "parse-names" : false, "suffix" : "" }, { "dropping-particle" : "", "family" : "Shrivastava", "given" : "Manish", "non-dropping-particle" : "", "parse-names" : false, "suffix" : "" }, { "dropping-particle" : "", "family" : "Sun", "given" : "Jian", "non-dropping-particle" : "", "parse-names" : false, "suffix" : "" }, { "dropping-particle" : "", "family" : "Tang", "given" : "Qi", "non-dropping-particle" : "", "parse-names" : false, "suffix" : "" }, { "dropping-particle" : "", "family" : "Xie", "given" : "Shaocheng", "non-dropping</w:instrText>
      </w:r>
      <w:r w:rsidR="00EC4070" w:rsidRPr="002079D8">
        <w:rPr>
          <w:rPrChange w:id="4251" w:author="Elisabeth Lonnoy" w:date="2021-05-20T15:26:00Z">
            <w:rPr>
              <w:lang w:val="en-GB"/>
            </w:rPr>
          </w:rPrChange>
        </w:rPr>
        <w:instrText>-particle" : "", "parse-names" : false, "suffix" : "" }, { "dropping-particle" : "", "family" : "Yoon", "given" : "Jin-Ho", "non-dropping-particle" : "", "parse-names" : false, "suffix" : "" } ], "container-title" : "Journal of Advances in Modeling Earth Systems", "id" : "ITEM-5", "issue" : "1", "issued" : { "date-parts" : [ [ "2020" ] ] }, "note" : "e2019MS001851 2019MS001851", "page" : "e2019MS001851", "title" : "Aerosols in the E3SM Version 1: New Developments and Their Impacts on Radiative Forcing", "translator" : [ { "dropping-particle" : "", "family" : "H2319", "given" : "", "non-dropping-particle" : "", "parse-names" : false, "suffix" : "" } ], "type" : "article-journal", "volume" : "12" }, "uris" : [ "http://www.mendeley.com/documents/?uuid=a95ce865-7736-4133-8789-574630beb8f8" ] } ], "mendeley" : { "formattedCitation" : "(NA SEM, 2016; Stott et al., 2016; J\u00e9z\u00e9quel et al., 2018; Wehner et al., 2018; Wang et al., 2020)", "manualFormatting" : "(NA SEM, 2016; Stott et al., 2016; J\u00e9z\u00e9quel et al., 2018; Wehner et al., 2018; Wang et al., 2020", "plainTextFormattedCitation" : "(NA SEM, 2016; Stott et al., 2016; J\u00e9z\u00e9quel et al., 2018; Wehner et al., 2018; Wang et al., 2020)", "previouslyFormattedCitation" : "(NA SEM, 2016; Stott et al., 2016; J\u00e9z\u00e9quel et al., 2018; Wehner et al., 2018; Wang et al., 2020)" }, "properties" : { "noteIndex" : 0 }, "schema" : "https://github.com/citation-style-language/schema/raw/master/csl-citation.json" }</w:instrText>
      </w:r>
      <w:r>
        <w:fldChar w:fldCharType="separate"/>
      </w:r>
      <w:ins w:id="4252" w:author="Robin Matthews" w:date="2021-05-18T16:04:00Z">
        <w:del w:id="4253" w:author="Ian Blenkinsop" w:date="2021-07-06T17:29:00Z">
          <w:r w:rsidR="00602365" w:rsidRPr="002079D8" w:rsidDel="00DD768B">
            <w:rPr>
              <w:noProof/>
              <w:rPrChange w:id="4254" w:author="Elisabeth Lonnoy" w:date="2021-05-20T15:26:00Z">
                <w:rPr>
                  <w:noProof/>
                  <w:lang w:val="en-GB"/>
                </w:rPr>
              </w:rPrChange>
            </w:rPr>
            <w:delText>(</w:delText>
          </w:r>
        </w:del>
        <w:r w:rsidR="00602365" w:rsidRPr="002079D8">
          <w:rPr>
            <w:noProof/>
            <w:rPrChange w:id="4255" w:author="Elisabeth Lonnoy" w:date="2021-05-20T15:26:00Z">
              <w:rPr>
                <w:noProof/>
                <w:lang w:val="en-GB"/>
              </w:rPr>
            </w:rPrChange>
          </w:rPr>
          <w:t>N</w:t>
        </w:r>
      </w:ins>
      <w:ins w:id="4256" w:author="Robin Matthews" w:date="2021-05-18T17:38:00Z">
        <w:r w:rsidR="00444781" w:rsidRPr="002079D8">
          <w:rPr>
            <w:noProof/>
            <w:rPrChange w:id="4257" w:author="Elisabeth Lonnoy" w:date="2021-05-20T15:26:00Z">
              <w:rPr>
                <w:noProof/>
                <w:lang w:val="en-GB"/>
              </w:rPr>
            </w:rPrChange>
          </w:rPr>
          <w:t>A SEM</w:t>
        </w:r>
      </w:ins>
      <w:ins w:id="4258" w:author="Robin Matthews" w:date="2021-05-18T16:04:00Z">
        <w:r w:rsidR="00602365" w:rsidRPr="002079D8">
          <w:rPr>
            <w:noProof/>
            <w:rPrChange w:id="4259" w:author="Elisabeth Lonnoy" w:date="2021-05-20T15:26:00Z">
              <w:rPr>
                <w:noProof/>
                <w:lang w:val="en-GB"/>
              </w:rPr>
            </w:rPrChange>
          </w:rPr>
          <w:t>, 2016; Stott et al., 2016; Jézéquel et al., 2018; Wehner et al., 2018; Wang et al., 2020</w:t>
        </w:r>
      </w:ins>
      <w:del w:id="4260" w:author="Robin Matthews" w:date="2021-05-18T16:04:00Z">
        <w:r w:rsidRPr="002079D8" w:rsidDel="00602365">
          <w:rPr>
            <w:noProof/>
            <w:rPrChange w:id="4261" w:author="Elisabeth Lonnoy" w:date="2021-05-20T15:26:00Z">
              <w:rPr>
                <w:noProof/>
                <w:lang w:val="en-GB"/>
              </w:rPr>
            </w:rPrChange>
          </w:rPr>
          <w:delText>(National Academies of Sciences Engineering and Medicine, 2016; Stott et al., 2016; Jézéquel et al., 2018; Wehner et al., 2018; Wang et al., 2020</w:delText>
        </w:r>
      </w:del>
      <w:r>
        <w:fldChar w:fldCharType="end"/>
      </w:r>
      <w:del w:id="4262" w:author="Ian Blenkinsop" w:date="2021-07-06T17:29:00Z">
        <w:r w:rsidRPr="002079D8" w:rsidDel="00DD768B">
          <w:rPr>
            <w:rPrChange w:id="4263" w:author="Elisabeth Lonnoy" w:date="2021-05-20T15:26:00Z">
              <w:rPr>
                <w:lang w:val="en-GB"/>
              </w:rPr>
            </w:rPrChange>
          </w:rPr>
          <w:delText>; WGI Chapter 10, Section 10.4.1; WG1 Chapter 11, Section 11.2.2</w:delText>
        </w:r>
      </w:del>
      <w:r w:rsidRPr="002079D8">
        <w:rPr>
          <w:rPrChange w:id="4264" w:author="Elisabeth Lonnoy" w:date="2021-05-20T15:26:00Z">
            <w:rPr>
              <w:lang w:val="en-GB"/>
            </w:rPr>
          </w:rPrChange>
        </w:rPr>
        <w:t xml:space="preserve">). </w:t>
      </w:r>
      <w:r w:rsidRPr="00C421D6">
        <w:rPr>
          <w:lang w:val="en-GB"/>
        </w:rPr>
        <w:t xml:space="preserve">Typically, historical changes, simulated under observed forcings, are compared to a counterfactual climate simulated in the absence of anthropogenic forcing. Another approach examines facets of the weather and thermodynamic status of an event through process-based attribution </w:t>
      </w:r>
      <w:ins w:id="4265" w:author="Ian Blenkinsop" w:date="2021-07-06T17:30:00Z">
        <w:r w:rsidR="00DD768B">
          <w:rPr>
            <w:lang w:val="en-GB"/>
          </w:rPr>
          <w:t>(</w:t>
        </w:r>
        <w:r w:rsidR="00DD768B" w:rsidRPr="00FA4D8D">
          <w:t>WGI Chapter 1</w:t>
        </w:r>
      </w:ins>
      <w:ins w:id="4266" w:author="Ian Blenkinsop" w:date="2021-07-12T14:38:00Z">
        <w:r w:rsidR="002B41D5">
          <w:t>1 and</w:t>
        </w:r>
      </w:ins>
      <w:ins w:id="4267" w:author="Ian Blenkinsop" w:date="2021-07-06T17:30:00Z">
        <w:r w:rsidR="00DD768B" w:rsidRPr="00FA4D8D">
          <w:t xml:space="preserve"> Section 10.4.1</w:t>
        </w:r>
        <w:r w:rsidR="00DD768B">
          <w:t xml:space="preserve">; </w:t>
        </w:r>
      </w:ins>
      <w:r w:rsidR="008749E7">
        <w:fldChar w:fldCharType="begin" w:fldLock="1"/>
      </w:r>
      <w:r w:rsidR="006B53FC">
        <w:rPr>
          <w:lang w:val="en-GB"/>
        </w:rPr>
        <w:instrText>ADDIN CSL_CITATION { "citationItems" : [ { "id" : "ITEM-1", "itemData" : { "DOI" : "10.1071/es19011", "ISSN" : "2206-5865", "abstract" : "Tasmania saw a warm and very dry spring and summer in 2015\u201316, including a record dry October, which had significant, wide-ranging impacts. A previous study using two probabilistic event-attribution techniques found a small but statistically significant increase in the likelihood of the record dry October due to anthropogenic influence. Given the human signal was less clear amid natural variability for rainfall compared to temperature extremes, here we provided further evidence and context for this finding. An additional attribution method supported the October rainfall finding, and the median attributable risk to human influence in the three methods was ~25%, 48% and 75%. The results suggested that human influence on rainfall was partly through increased sea level pressure in the mid-latitudes associated with fewer rainbearing systems, a circulation driver that was consistent with recent trends that have been attributed to human influence. Dry conditions were also driven by a positive Indian Ocean Dipole and El Ni\u00f1o at the time, but this study could not reliably estimate the effect of human influence on these phenomena, as each model gave a different estimate of the ocean warming pattern. Along with rainfall, attribution modelling showed a role for human influence in higher temperature and evaporation through October 2015, as well as a high drought index throughout spring. Confidence in the attribution of a human signal on this extreme dry event increased as multiple attribution methods agreed, a plausible atmospheric circulation driver was identified, and temperature and evaporation also showed an anthropogenic signal.", "author" : [ { "dropping-particle" : "", "family" : "Grose", "given" : "Michael R.", "non-dropping-particle" : "", "parse-names" : false, "suffix" : "" }, { "dropping-particle" : "", "family" : "Black", "given" : "Mitchell T.", "non-dropping-particle" : "", "parse-names" : false, "suffix" : "" }, { "dropping-particle" : "", "family" : "Wang", "given" : "Guomin", "non-dropping-particle" : "", "parse-names" : false, "suffix" : "" }, { "dropping-particle" : "", "family" : "King", "given" : "Andrew D.", "non-dropping-particle" : "", "parse-names" : false, "suffix" : "" }, { "dropping-particle" : "", "family" : "Hope", "given" : "Pandora", "non-dropping-particle" : "", "parse-names" : false, "suffix" : "" }, { "dropping-particle" : "", "family" : "Karoly", "given" : "David J.", "non-dropping-particle" : "", "parse-names" : false, "suffix" : "" } ], "container-title" : "Journal of Southern Hemisphere Earth Systems Science", "id" : "ITEM-1", "issue" : "1", "issued" : { "date-parts" : [ [ "2019" ] ] }, "page" : "183", "title" : "The warm and extremely dry spring in 2015 in Tasmania contained the fingerprint of human influence on the climate", "translator" : [ { "dropping-particle" : "", "family" : "H4573", "given" : "", "non-dropping-particle" : "", "parse-names" : false, "suffix" : "" } ], "type" : "article-journal", "volume" : "69" }, "uris" : [ "http://www.mendeley.com/documents/?uuid=12a4ef92-fa56-4e69-bdc3-52ef1ff30923" ] }, { "id" : "ITEM-2", "itemData" : { "DOI" : "10.1002/2016GL068036", "ISSN" : "19448007", "abstract" : "The severe 2010 heat wave in western Russia was found to be influenced by anthropogenic climate change. Additionally, soil moisture-temperature feedbacks were deemed important for the buildup of the exceptionally high temperatures. We quantify the relative role of both factors by applying the probabilistic event attribution framework and analyze ensemble simulations to distinguish the effect of climate change and the 2010 soil moisture conditions for annual maximum temperatures. The dry 2010 soil moisture alone has increased the risk of a severe heat wave in western Russia sixfold, while climate change from 1960 to 2000 has approximately tripled it. The combined effect of climate change and 2010 soil moisture yields a 13 times higher heat wave risk.We conclude that internal climate variability causing the dry 2010 soil moisture conditions formed a necessary basis for the extreme heatwave.", "author" : [ { "dropping-particle" : "", "family" : "Hauser", "given" : "Mathias", "non-dropping-particle" : "", "parse-names" : false, "suffix" : "" }, { "dropping-particle" : "", "family" : "Orth", "given" : "Ren\u00e9", "non-dropping-particle" : "", "parse-names" : false, "suffix" : "" }, { "dropping-particle" : "", "family" : "Seneviratne", "given" : "Sonia I.", "non-dropping-particle" : "", "parse-names" : false, "suffix" : "" } ], "container-title" : "Geophysical Research Letters", "id" : "ITEM-2", "issue" : "6", "issued" : { "date-parts" : [ [ "2016" ] ] }, "page" : "2819-2826", "title" : "Role of soil moisture versus recent climate change for the 2010 heat wave in western Russia", "translator" : [ { "dropping-particle" : "", "family" : "H3294", "given" : "", "non-dropping-particle" : "", "parse-names" : false, "suffix" : "" } ], "type" : "article-journal", "volume" : "43" }, "uris" : [ "http://www.mendeley.com/documents/?uuid=2744cca2-be92-48c8-8ec7-c299f7522285" ] }, { "id" : "ITEM-3", "itemData" : { "DOI" : "10.1007/s10584-018-2317-9", "ISSN" : "0165-0009", "author" : [ { "dropping-particle" : "", "family" : "Shepherd", "given" : "Theodore G.", "non-dropping-particle" : "", "parse-names" : false, "suffix" : "" }, { "dropping-particle" : "", "family" : "Boyd", "given" : "Emily", "non-dropping-particle" : "", "parse-names" : false, "suffix" : "" }, { "dropping-particle" : "", "family" : "Calel", "given" : "Raphael A.", "non-dropping-particle" : "", "parse-names" : false, "suffix" : "" }, { "dropping-particle" : "", "family" : "Chapman", "given" : "Sandra C.", "non-dropping-particle" : "", "parse-names" : false, "suffix" : "" }, { "dropping-particle" : "", "family" : "Dessai", "given" : "Suraje", "non-dropping-particle" : "", "parse-names" : false, "suffix" : "" }, { "dropping-particle" : "", "family" : "Dima-West", "given" : "Ioana M.", "non-dropping-particle" : "", "parse-names" : false, "suffix" : "" }, { "dropping-particle" : "", "family" : "Fowler", "given" : "Hayley J.", "non-dropping-particle" : "", "parse-names" : false, "suffix" : "" }, { "dropping-particle" : "", "family" : "James", "given" : "Rachel", "non-dropping-particle" : "", "parse-names" : false, "suffix" : "" }, { "dropping-particle" : "", "family" : "Maraun", "given" : "Douglas", "non-dropping-particle" : "", "parse-names" : false, "suffix" : "" }, { "dropping-particle" : "", "family" : "Martius", "given" : "Olivia", "non-dropping-particle" : "", "parse-names" : false, "suffix" : "" }, { "dropping-particle" : "", "family" : "Senior", "given" : "Catherine A.", "non-dropping-particle" : "", "parse-names" : false, "suffix" : "" }, { "dropping-particle" : "", "family" : "Sobel", "given" : "Adam H.", "non-dropping-particle" : "", "parse-names" : false, "suffix" : "" }, { "dropping-particle" : "", "family" : "Stainforth", "given" : "David A.", "non-dropping-particle" : "", "parse-names" : false, "suffix" : "" }, { "dropping-particle" : "", "family" : "Tett", "given" : "Simon F. B.", "non-dropping-particle" : "", "parse-names" : false, "suffix" : "" }, { "dropping-particle" : "", "family" : "Trenberth", "given" : "Kevin E.", "non-dropping-particle" : "", "parse-names" : false, "suffix" : "" }, { "dropping-particle" : "", "family" : "Hurk", "given" : "Bart J. J. M.", "non-dropping-particle" : "van den", "parse-names" : false, "suffix" : "" }, { "dropping-particle" : "", "family" : "Watkins", "given" : "Nicho</w:instrText>
      </w:r>
      <w:r w:rsidR="006B53FC" w:rsidRPr="002079D8">
        <w:rPr>
          <w:rPrChange w:id="4268" w:author="Elisabeth Lonnoy" w:date="2021-05-20T15:26:00Z">
            <w:rPr>
              <w:lang w:val="en-GB"/>
            </w:rPr>
          </w:rPrChange>
        </w:rPr>
        <w:instrText>las W.", "non-dropping-particle" : "", "parse-names" : false, "suffix" : "" }, { "dropping-particle" : "", "family" : "Wilby", "given" : "Robert L.", "non-dropping-particle" : "", "parse-names" : false, "suffix" : "" }, { "dropping-particle" : "", "family" : "Zenghelis", "given" : "Dimitri A.", "non-dropping-particle" : "", "parse-names" : false, "suffix" : "" } ], "container-title" : "Climatic Change", "id" : "ITEM-3", "issue" : "3-4", "issued" : { "date-parts" : [ [ "2018", "12", "10" ] ] }, "page" : "555-571", "publisher" : "Springer Netherlands", "title" : "Storylines: an alternative approach to representing uncertainty in physical aspects of climate change", "translator" : [ { "dropping-particle" : "", "family" : "H3209", "given" : "", "non-dropping-particle" : "", "parse-names" : false, "suffix" : "" } ], "type" : "article-journal", "volume" : "151" }, "uris" : [ "http://www.mendeley.com/documents/?uuid=674568d6-3b8a-3aa0-b8fb-c9f1da14a6ee" ] } ], "mendeley" : { "formattedCitation" : "(Hauser et al., 2016; Shepherd et al., 2018b; Grose et al., 2019)", "manualFormatting" : "(Hauser et al., 2016; T.G. Shepherd et al., 2018; Grose et al., 2019", "plainTextFormattedCitation" : "(Hauser et al., 2016; Shepherd et al., 2018b; Grose et al., 2019)", "previouslyFormattedCitation" : "(Hauser et al., 2016; Shepherd et al., 2018b; Grose et al., 2019)" }, "properties" : { "noteIndex" : 0 }, "schema" : "https://github.com/citation-style-language/schema/raw/master/csl-citation.json" }</w:instrText>
      </w:r>
      <w:r w:rsidR="008749E7">
        <w:fldChar w:fldCharType="separate"/>
      </w:r>
      <w:ins w:id="4269" w:author="Robin Matthews" w:date="2021-05-18T16:04:00Z">
        <w:del w:id="4270" w:author="Ian Blenkinsop" w:date="2021-07-06T17:30:00Z">
          <w:r w:rsidR="00602365" w:rsidDel="00DD768B">
            <w:rPr>
              <w:noProof/>
            </w:rPr>
            <w:delText>(</w:delText>
          </w:r>
        </w:del>
        <w:r w:rsidR="00602365">
          <w:rPr>
            <w:noProof/>
          </w:rPr>
          <w:t xml:space="preserve">Hauser et al., 2016; </w:t>
        </w:r>
      </w:ins>
      <w:ins w:id="4271" w:author="Robin Matthews" w:date="2021-05-18T17:39:00Z">
        <w:r w:rsidR="00A441BD">
          <w:rPr>
            <w:noProof/>
          </w:rPr>
          <w:t xml:space="preserve">T.G. </w:t>
        </w:r>
      </w:ins>
      <w:ins w:id="4272" w:author="Robin Matthews" w:date="2021-05-18T16:04:00Z">
        <w:r w:rsidR="00602365">
          <w:rPr>
            <w:noProof/>
          </w:rPr>
          <w:t>Shepherd et al., 2018; Grose et al., 2019</w:t>
        </w:r>
      </w:ins>
      <w:del w:id="4273" w:author="Robin Matthews" w:date="2021-05-18T16:04:00Z">
        <w:r w:rsidR="008749E7" w:rsidRPr="00FA4D8D" w:rsidDel="00602365">
          <w:rPr>
            <w:noProof/>
          </w:rPr>
          <w:delText>(Hauser et al., 2016; Shepherd et al., 2018b; Grose et al., 2019</w:delText>
        </w:r>
      </w:del>
      <w:r w:rsidR="008749E7">
        <w:fldChar w:fldCharType="end"/>
      </w:r>
      <w:del w:id="4274" w:author="Ian Blenkinsop" w:date="2021-07-06T17:30:00Z">
        <w:r w:rsidRPr="00FA4D8D" w:rsidDel="00DD768B">
          <w:delText>; WGI Chapter 10 Section 10.4.1 and Chapter 11</w:delText>
        </w:r>
      </w:del>
      <w:r w:rsidRPr="00FA4D8D">
        <w:t xml:space="preserve">). </w:t>
      </w:r>
      <w:r w:rsidRPr="00C421D6">
        <w:rPr>
          <w:lang w:val="en-GB"/>
        </w:rPr>
        <w:t>Events where attributable human influences have been found include hot and cold temperature extremes (including some with wide</w:t>
      </w:r>
      <w:del w:id="4275" w:author="Ian Blenkinsop" w:date="2021-07-06T17:30:00Z">
        <w:r w:rsidRPr="00C421D6" w:rsidDel="00DD768B">
          <w:rPr>
            <w:lang w:val="en-GB"/>
          </w:rPr>
          <w:delText>-</w:delText>
        </w:r>
      </w:del>
      <w:r w:rsidRPr="00C421D6">
        <w:rPr>
          <w:lang w:val="en-GB"/>
        </w:rPr>
        <w:t>spread impacts), heavy precipitation, and certain types of droughts and tropical cyclones (</w:t>
      </w:r>
      <w:ins w:id="4276" w:author="Ian Blenkinsop" w:date="2021-07-06T17:30:00Z">
        <w:r w:rsidR="00DD768B" w:rsidRPr="006B3DE1">
          <w:rPr>
            <w:shd w:val="clear" w:color="auto" w:fill="DEEAF6" w:themeFill="accent1" w:themeFillTint="33"/>
            <w:lang w:val="en-GB"/>
          </w:rPr>
          <w:t>AR6 WGI Section 11.9</w:t>
        </w:r>
        <w:r w:rsidR="00DD768B">
          <w:rPr>
            <w:shd w:val="clear" w:color="auto" w:fill="DEEAF6" w:themeFill="accent1" w:themeFillTint="33"/>
            <w:lang w:val="en-GB"/>
          </w:rPr>
          <w:t xml:space="preserve">; </w:t>
        </w:r>
      </w:ins>
      <w:r w:rsidRPr="00C421D6">
        <w:rPr>
          <w:lang w:val="en-GB"/>
        </w:rPr>
        <w:t xml:space="preserve">e.g., </w:t>
      </w:r>
      <w:r w:rsidRPr="00376B2B">
        <w:rPr>
          <w:shd w:val="clear" w:color="auto" w:fill="DEEAF6" w:themeFill="accent1" w:themeFillTint="33"/>
        </w:rPr>
        <w:fldChar w:fldCharType="begin" w:fldLock="1"/>
      </w:r>
      <w:r w:rsidR="00E81B0B">
        <w:rPr>
          <w:shd w:val="clear" w:color="auto" w:fill="DEEAF6" w:themeFill="accent1" w:themeFillTint="33"/>
          <w:lang w:val="en-GB"/>
        </w:rPr>
        <w:instrText>ADDIN CSL_CITATION { "citationItems" : [ { "id" : "ITEM-1", "itemData" : { "DOI" : "10.1175/BAMS-ExplainingExtremeEvents2019.1", "ISSN" : "0003-0007", "abstract" : "Editors note: For easy download the posted pdf of the Explaining Extreme Events of 2019 is a very low-resolution file. A high-resolution copy of the report is available by clicking here . Please be patient as it may take a few minutes for the high-resolution file to download.", "author" : [ { "dropping-particle" : "", "family" : "Herring", "given" : "Stephanie C.", "non-dropping-particle" : "", "parse-names" : false, "suffix" : "" }, { "dropping-particle" : "", "family" : "Christidis", "given" : "Nikolaos", "non-dropping-particle" : "", "parse-names" : false, "suffix" : "" }, { "dropping-particle" : "", "family" : "Hoell", "given" : "Andrew", "non-dropping-particle" : "", "parse-names" : false, "suffix" : "" }, { "dropping-particle" : "", "family" : "Hoerling", "given" : "Martin P.", "non-dropping-particle" : "", "parse-names" : false, "suffix" : "" }, { "dropping-particle" : "", "family" : "Stott", "given" : "Peter A.", "non-dropping-particle" : "", "parse-names" : false, "suffix" : "" } ], "container-title" : "Bulletin of the American Meteorological Society", "id" : "ITEM-1", "issue" : "1", "issued" : { "date-parts" : [ [ "2021", "1" ] ] }, "page" : "S1-S116", "title" : "Explaining Extreme Events of 2019 from a Climate Perspective", "translator" : [ { "dropping-particle" : "", "family" : "H4594", "given" : "", "non-dropping-particle" : "", "parse-names" : false, "suffix" : "" } ], "type" : "article-journal", "volume" : "102" }, "uris" : [ "http://www.mendeley.com/documents/?uuid=9499d635-3510-4c30-8c6f-ceeef1ca5042" ] }, { "id" : "ITEM-2", "itemData" : { "DOI" : "10.1029/2019EF001189", "ISSN" : "2328-4277", "author" : [ { "dropping-particle" : "", "family" : "Vogel", "given" : "M. M.", "non-dropping-particle" : "", "parse-names" : false, "suffix" : "" }, { "dropping-particle" : "", "family" : "Zsch</w:instrText>
      </w:r>
      <w:r w:rsidR="00E81B0B" w:rsidRPr="006B3DE1">
        <w:rPr>
          <w:shd w:val="clear" w:color="auto" w:fill="DEEAF6" w:themeFill="accent1" w:themeFillTint="33"/>
          <w:lang w:val="en-GB"/>
        </w:rPr>
        <w:instrText>eischler", "given" : "J.", "non-dropping-particle" : "", "parse-names" : false, "suffix" : "" }, { "dropping-particle" : "", "family" : "Wartenburger", "given" : "R.", "non-dropping-particle" : "", "parse-names" : false, "suffix" : "" }, { "dropping-particle" : "", "family" : "Dee", "given" : "D.", "non-dropping-particle" : "", "parse-names" : false, "suffix" : "" }, { "dropping-particle" : "", "family" : "Seneviratne", "given" : "S. I.", "non-dropping-particle" : "", "parse-names" : false, "suffix" : "" } ], "container-title" : "Earth's Future", "id" : "ITEM-2", "issue" : "7", "issued" : { "date-parts" : [ [ "2019", "7", "3" ] ] }, "page" : "692-703", "title" : "Concurrent 2018 Hot Extremes Across Northern Hemisphere Due to Human\u2010Induced Climate Change", "translator" : [ { "dropping-particle" : "", "family" : "H4588", "given" : "", "non-dropping-particle" : "", "parse-names" : false, "suffix" : "" } ], "type" : "article-journal", "volume" : "7" }, "uris" : [ "http://www.mendeley.com/documents/?uuid=0900734d-5700-4201-a127-2fbe4e0c6d03" ] } ], "mendeley" : { "formattedCitation" : "(Vogel et al., 2019; Herring et al., 2021)", "manualFormatting" : "Vogel et al., 2019; Herring et al., 2021", "plainTextFormattedCitation" : "(Vogel et al., 2019; Herring et al., 2021)", "previouslyFormattedCitation" : "(Vogel et al., 2019; Herring et al., 2021)" }, "properties" : { "noteIndex" : 0 }, "schema" : "https://github.com/citation-style-language/schema/raw/master/csl-citation.json" }</w:instrText>
      </w:r>
      <w:r w:rsidRPr="00376B2B">
        <w:rPr>
          <w:shd w:val="clear" w:color="auto" w:fill="DEEAF6" w:themeFill="accent1" w:themeFillTint="33"/>
        </w:rPr>
        <w:fldChar w:fldCharType="separate"/>
      </w:r>
      <w:ins w:id="4277" w:author="Robin Matthews" w:date="2021-05-18T16:04:00Z">
        <w:r w:rsidR="00602365">
          <w:rPr>
            <w:noProof/>
            <w:shd w:val="clear" w:color="auto" w:fill="DEEAF6" w:themeFill="accent1" w:themeFillTint="33"/>
            <w:lang w:val="en-GB"/>
          </w:rPr>
          <w:t>Vogel et al., 2019; Herring et al., 2021</w:t>
        </w:r>
      </w:ins>
      <w:del w:id="4278" w:author="Robin Matthews" w:date="2021-05-18T16:04:00Z">
        <w:r w:rsidRPr="006B3DE1" w:rsidDel="00602365">
          <w:rPr>
            <w:noProof/>
            <w:shd w:val="clear" w:color="auto" w:fill="DEEAF6" w:themeFill="accent1" w:themeFillTint="33"/>
            <w:lang w:val="en-GB"/>
          </w:rPr>
          <w:delText>Vogel et al., 2019; Herring et al., 2021</w:delText>
        </w:r>
      </w:del>
      <w:r w:rsidRPr="00376B2B">
        <w:rPr>
          <w:shd w:val="clear" w:color="auto" w:fill="DEEAF6" w:themeFill="accent1" w:themeFillTint="33"/>
        </w:rPr>
        <w:fldChar w:fldCharType="end"/>
      </w:r>
      <w:del w:id="4279" w:author="Ian Blenkinsop" w:date="2021-07-06T17:31:00Z">
        <w:r w:rsidRPr="006B3DE1" w:rsidDel="00DD768B">
          <w:rPr>
            <w:shd w:val="clear" w:color="auto" w:fill="DEEAF6" w:themeFill="accent1" w:themeFillTint="33"/>
            <w:lang w:val="en-GB"/>
          </w:rPr>
          <w:delText>;</w:delText>
        </w:r>
      </w:del>
      <w:del w:id="4280" w:author="Ian Blenkinsop" w:date="2021-07-06T17:30:00Z">
        <w:r w:rsidRPr="006B3DE1" w:rsidDel="00DD768B">
          <w:rPr>
            <w:shd w:val="clear" w:color="auto" w:fill="DEEAF6" w:themeFill="accent1" w:themeFillTint="33"/>
            <w:lang w:val="en-GB"/>
          </w:rPr>
          <w:delText xml:space="preserve"> AR6 WGI Chapter 11, Section 11.9</w:delText>
        </w:r>
      </w:del>
      <w:r w:rsidRPr="006B3DE1">
        <w:rPr>
          <w:shd w:val="clear" w:color="auto" w:fill="DEEAF6" w:themeFill="accent1" w:themeFillTint="33"/>
          <w:lang w:val="en-GB"/>
        </w:rPr>
        <w:t xml:space="preserve">). </w:t>
      </w:r>
      <w:r w:rsidRPr="00C421D6">
        <w:rPr>
          <w:shd w:val="clear" w:color="auto" w:fill="DEEAF6" w:themeFill="accent1" w:themeFillTint="33"/>
          <w:lang w:val="en-GB"/>
        </w:rPr>
        <w:t>Event attribution technique</w:t>
      </w:r>
      <w:r w:rsidRPr="00C421D6">
        <w:rPr>
          <w:color w:val="000000" w:themeColor="text1"/>
          <w:shd w:val="clear" w:color="auto" w:fill="DEEAF6" w:themeFill="accent1" w:themeFillTint="33"/>
          <w:lang w:val="en-GB"/>
        </w:rPr>
        <w:t xml:space="preserve">s have sometimes </w:t>
      </w:r>
      <w:commentRangeStart w:id="4281"/>
      <w:r w:rsidRPr="00C421D6">
        <w:rPr>
          <w:color w:val="000000" w:themeColor="text1"/>
          <w:shd w:val="clear" w:color="auto" w:fill="DEEAF6" w:themeFill="accent1" w:themeFillTint="33"/>
          <w:lang w:val="en-GB"/>
        </w:rPr>
        <w:t xml:space="preserve">been extended to ‘end-to-end’ assessments from climate forcing to the impacts of events on natural </w:t>
      </w:r>
      <w:commentRangeEnd w:id="4281"/>
      <w:r w:rsidR="00DD768B">
        <w:rPr>
          <w:rStyle w:val="CommentReference"/>
        </w:rPr>
        <w:commentReference w:id="4281"/>
      </w:r>
      <w:r w:rsidRPr="00C421D6">
        <w:rPr>
          <w:color w:val="000000" w:themeColor="text1"/>
          <w:shd w:val="clear" w:color="auto" w:fill="DEEAF6" w:themeFill="accent1" w:themeFillTint="33"/>
          <w:lang w:val="en-GB"/>
        </w:rPr>
        <w:t xml:space="preserve">or human systems </w:t>
      </w:r>
      <w:ins w:id="4282" w:author="Ian Blenkinsop" w:date="2021-07-06T17:31:00Z">
        <w:r w:rsidR="00DD768B">
          <w:rPr>
            <w:color w:val="000000" w:themeColor="text1"/>
            <w:shd w:val="clear" w:color="auto" w:fill="DEEAF6" w:themeFill="accent1" w:themeFillTint="33"/>
            <w:lang w:val="en-GB"/>
          </w:rPr>
          <w:t>(</w:t>
        </w:r>
        <w:r w:rsidR="00DD768B" w:rsidRPr="00C421D6">
          <w:rPr>
            <w:color w:val="000000" w:themeColor="text1"/>
            <w:shd w:val="clear" w:color="auto" w:fill="DEEAF6" w:themeFill="accent1" w:themeFillTint="33"/>
            <w:lang w:val="en-GB"/>
          </w:rPr>
          <w:t>examples in</w:t>
        </w:r>
        <w:r w:rsidR="00DD768B" w:rsidRPr="00C421D6">
          <w:rPr>
            <w:color w:val="000000" w:themeColor="text1"/>
            <w:shd w:val="clear" w:color="auto" w:fill="CFE2F3"/>
            <w:lang w:val="en-GB"/>
          </w:rPr>
          <w:t xml:space="preserve"> </w:t>
        </w:r>
        <w:r w:rsidR="00DD768B" w:rsidRPr="00C421D6">
          <w:rPr>
            <w:color w:val="000000" w:themeColor="text1"/>
            <w:lang w:val="en-GB"/>
          </w:rPr>
          <w:t xml:space="preserve">WGII Table 16.1, </w:t>
        </w:r>
        <w:commentRangeStart w:id="4283"/>
        <w:r w:rsidR="00DD768B" w:rsidRPr="00C421D6">
          <w:rPr>
            <w:color w:val="000000" w:themeColor="text1"/>
            <w:lang w:val="en-GB"/>
          </w:rPr>
          <w:t>SI</w:t>
        </w:r>
        <w:commentRangeEnd w:id="4283"/>
        <w:r w:rsidR="00DD768B">
          <w:rPr>
            <w:rStyle w:val="CommentReference"/>
          </w:rPr>
          <w:commentReference w:id="4283"/>
        </w:r>
        <w:r w:rsidR="00DD768B" w:rsidRPr="00C421D6">
          <w:rPr>
            <w:color w:val="000000" w:themeColor="text1"/>
            <w:lang w:val="en-GB"/>
          </w:rPr>
          <w:t xml:space="preserve"> of WGII Section 16.2</w:t>
        </w:r>
        <w:r w:rsidR="00DD768B">
          <w:rPr>
            <w:color w:val="000000" w:themeColor="text1"/>
            <w:lang w:val="en-GB"/>
          </w:rPr>
          <w:t xml:space="preserve">; </w:t>
        </w:r>
      </w:ins>
      <w:r w:rsidRPr="00376B2B">
        <w:rPr>
          <w:color w:val="000000" w:themeColor="text1"/>
          <w:shd w:val="clear" w:color="auto" w:fill="DEEAF6" w:themeFill="accent1" w:themeFillTint="33"/>
        </w:rPr>
        <w:fldChar w:fldCharType="begin" w:fldLock="1"/>
      </w:r>
      <w:r w:rsidR="00E81B0B">
        <w:rPr>
          <w:color w:val="000000" w:themeColor="text1"/>
          <w:shd w:val="clear" w:color="auto" w:fill="DEEAF6" w:themeFill="accent1" w:themeFillTint="33"/>
          <w:lang w:val="en-GB"/>
        </w:rPr>
        <w:instrText>ADDIN CSL_CITATION { "citationItems" : [ { "id" : "ITEM-1", "itemData" : { "DOI" : "10.1146/annurev-environ-102016-060847", "ISBN" : "1020160608", "ISSN" : "1543-5938", "abstract" : "Within the past decade, the attribution of extreme weather and climate events has emerged from a theoretical possibility into a subfield of climate science in its own right, providing scientific evidence on the role of anthropogenic climate change in individual extreme weather events, on a regular basis and using a range of approaches. Different approaches and thus different framings of the attribution question lead to very different assessments of the role of human-induced climate change. Although there is no right or wrong approach, the community is currently debating about the appropriate methodologies for addressing various stakeholder needs and scientific limitations. Tackling these limitations with more thorough model evaluation and meaningful bias corrections as well as going beyond the meteorological hazard and attributing the full impacts of extreme weather are the main challenges to face in the coming years.", "author" : [ { "dropping-particle" : "", "family" : "Otto", "given" : "Friederike E.L.", "non-dropping-particle" : "", "parse-names" : false, "suffix" : "" } ], "container-title" : "Annual Review of Environment and Resources", "id" : "ITEM-1", "issue" : "1", "issued" : { "date-parts" : [ [ "2017" ] ] }, "page" : "627-646", "title" : "Attribution of Weather and Climate Events", "translator" : [ { "dropping-particle" : "", "family" : "H3415", "given" : "", "non-dropping-particle" : "", "parse-names" : false, "suffix" : "" } ], "type" : "article-journal", "volume" : "42" }, "uris" : [ "http://www.mendeley.com/documents/?uuid=dd66491c-d632-49f8-8ca7-22c8740e48e7" ] } ], "mendeley" : { "formattedCitation" : "(Otto, 2017)", "manualFormatting" : "(Otto, 2017", "plainTextFormattedCitation" : "(Otto, 2017)", "previouslyFormattedCitation" : "(Otto, 2017)" }, "properties" : { "noteIndex" : 0 }, "schema" : "https://github.com/citation-style-language/schema/raw/master/csl-citation.json" }</w:instrText>
      </w:r>
      <w:r w:rsidRPr="00376B2B">
        <w:rPr>
          <w:color w:val="000000" w:themeColor="text1"/>
          <w:shd w:val="clear" w:color="auto" w:fill="DEEAF6" w:themeFill="accent1" w:themeFillTint="33"/>
        </w:rPr>
        <w:fldChar w:fldCharType="separate"/>
      </w:r>
      <w:ins w:id="4284" w:author="Robin Matthews" w:date="2021-05-18T16:04:00Z">
        <w:del w:id="4285" w:author="Ian Blenkinsop" w:date="2021-07-06T17:31:00Z">
          <w:r w:rsidR="00602365" w:rsidDel="00DD768B">
            <w:rPr>
              <w:noProof/>
              <w:color w:val="000000" w:themeColor="text1"/>
              <w:shd w:val="clear" w:color="auto" w:fill="DEEAF6" w:themeFill="accent1" w:themeFillTint="33"/>
              <w:lang w:val="en-GB"/>
            </w:rPr>
            <w:delText>(</w:delText>
          </w:r>
        </w:del>
        <w:r w:rsidR="00602365">
          <w:rPr>
            <w:noProof/>
            <w:color w:val="000000" w:themeColor="text1"/>
            <w:shd w:val="clear" w:color="auto" w:fill="DEEAF6" w:themeFill="accent1" w:themeFillTint="33"/>
            <w:lang w:val="en-GB"/>
          </w:rPr>
          <w:t>Otto, 2017</w:t>
        </w:r>
      </w:ins>
      <w:del w:id="4286" w:author="Robin Matthews" w:date="2021-05-18T16:04:00Z">
        <w:r w:rsidRPr="00C421D6" w:rsidDel="00602365">
          <w:rPr>
            <w:noProof/>
            <w:color w:val="000000" w:themeColor="text1"/>
            <w:shd w:val="clear" w:color="auto" w:fill="DEEAF6" w:themeFill="accent1" w:themeFillTint="33"/>
            <w:lang w:val="en-GB"/>
          </w:rPr>
          <w:delText>(Otto, 2017</w:delText>
        </w:r>
      </w:del>
      <w:r w:rsidRPr="00376B2B">
        <w:rPr>
          <w:color w:val="000000" w:themeColor="text1"/>
          <w:shd w:val="clear" w:color="auto" w:fill="DEEAF6" w:themeFill="accent1" w:themeFillTint="33"/>
        </w:rPr>
        <w:fldChar w:fldCharType="end"/>
      </w:r>
      <w:r w:rsidRPr="00C421D6">
        <w:rPr>
          <w:color w:val="000000" w:themeColor="text1"/>
          <w:shd w:val="clear" w:color="auto" w:fill="DEEAF6" w:themeFill="accent1" w:themeFillTint="33"/>
          <w:lang w:val="en-GB"/>
        </w:rPr>
        <w:t>,</w:t>
      </w:r>
      <w:del w:id="4287" w:author="Ian Blenkinsop" w:date="2021-07-06T17:31:00Z">
        <w:r w:rsidRPr="00C421D6" w:rsidDel="00DD768B">
          <w:rPr>
            <w:color w:val="000000" w:themeColor="text1"/>
            <w:shd w:val="clear" w:color="auto" w:fill="CFE2F3"/>
            <w:lang w:val="en-GB"/>
          </w:rPr>
          <w:delText xml:space="preserve"> </w:delText>
        </w:r>
        <w:r w:rsidRPr="00C421D6" w:rsidDel="00DD768B">
          <w:rPr>
            <w:color w:val="000000" w:themeColor="text1"/>
            <w:shd w:val="clear" w:color="auto" w:fill="DEEAF6" w:themeFill="accent1" w:themeFillTint="33"/>
            <w:lang w:val="en-GB"/>
          </w:rPr>
          <w:delText>examples in</w:delText>
        </w:r>
        <w:r w:rsidRPr="00C421D6" w:rsidDel="00DD768B">
          <w:rPr>
            <w:color w:val="000000" w:themeColor="text1"/>
            <w:shd w:val="clear" w:color="auto" w:fill="CFE2F3"/>
            <w:lang w:val="en-GB"/>
          </w:rPr>
          <w:delText xml:space="preserve"> </w:delText>
        </w:r>
        <w:bookmarkStart w:id="4288" w:name="_Hlk66309415"/>
        <w:r w:rsidRPr="00C421D6" w:rsidDel="00DD768B">
          <w:rPr>
            <w:color w:val="000000" w:themeColor="text1"/>
            <w:lang w:val="en-GB"/>
          </w:rPr>
          <w:delText>WGII Table 16.1, SI of WGII Chapter 16, Section 16.2</w:delText>
        </w:r>
      </w:del>
      <w:bookmarkEnd w:id="4288"/>
      <w:r w:rsidRPr="00C421D6">
        <w:rPr>
          <w:color w:val="000000" w:themeColor="text1"/>
          <w:shd w:val="clear" w:color="auto" w:fill="CFE2F3"/>
          <w:lang w:val="en-GB"/>
        </w:rPr>
        <w:t>)</w:t>
      </w:r>
      <w:r w:rsidRPr="00C421D6">
        <w:rPr>
          <w:color w:val="000000" w:themeColor="text1"/>
          <w:lang w:val="en-GB"/>
        </w:rPr>
        <w:t>.</w:t>
      </w:r>
    </w:p>
    <w:bookmarkEnd w:id="4245"/>
    <w:p w14:paraId="6976BCB1" w14:textId="77777777" w:rsidR="00102875" w:rsidRPr="00553BE3" w:rsidRDefault="00102875" w:rsidP="008749E7">
      <w:pPr>
        <w:pStyle w:val="AR6BodyTextBold"/>
        <w:shd w:val="clear" w:color="auto" w:fill="DEEAF6" w:themeFill="accent1" w:themeFillTint="33"/>
      </w:pPr>
    </w:p>
    <w:p w14:paraId="0B31BA3B" w14:textId="77777777" w:rsidR="00102875" w:rsidRPr="00947362" w:rsidRDefault="00102875" w:rsidP="008749E7">
      <w:pPr>
        <w:pStyle w:val="AR6BodyTextBold"/>
        <w:shd w:val="clear" w:color="auto" w:fill="DEEAF6" w:themeFill="accent1" w:themeFillTint="33"/>
        <w:rPr>
          <w:i/>
          <w:iCs/>
        </w:rPr>
      </w:pPr>
      <w:r w:rsidRPr="00947362">
        <w:rPr>
          <w:i/>
          <w:iCs/>
        </w:rPr>
        <w:t>Attribution of observed changes in natural or human systems to climate-related drivers</w:t>
      </w:r>
    </w:p>
    <w:p w14:paraId="0DC21A71" w14:textId="77777777" w:rsidR="00102875" w:rsidRPr="00553BE3" w:rsidRDefault="00102875" w:rsidP="008749E7">
      <w:pPr>
        <w:pStyle w:val="AR6BodyTextBold"/>
        <w:shd w:val="clear" w:color="auto" w:fill="DEEAF6" w:themeFill="accent1" w:themeFillTint="33"/>
        <w:rPr>
          <w:lang w:eastAsia="en-AU"/>
        </w:rPr>
      </w:pPr>
    </w:p>
    <w:p w14:paraId="6A7D0C95" w14:textId="1087D659" w:rsidR="00102875" w:rsidRPr="00C421D6" w:rsidRDefault="00102875" w:rsidP="00102875">
      <w:pPr>
        <w:pStyle w:val="AR6BodyText"/>
        <w:shd w:val="clear" w:color="auto" w:fill="DEEAF6" w:themeFill="accent1" w:themeFillTint="33"/>
        <w:rPr>
          <w:lang w:val="en-GB"/>
        </w:rPr>
      </w:pPr>
      <w:r w:rsidRPr="00C421D6">
        <w:rPr>
          <w:lang w:val="en-GB"/>
        </w:rPr>
        <w:t>T</w:t>
      </w:r>
      <w:bookmarkStart w:id="4289" w:name="_Hlk66781841"/>
      <w:r w:rsidRPr="00C421D6">
        <w:rPr>
          <w:lang w:val="en-GB"/>
        </w:rPr>
        <w:t xml:space="preserve">he attribution of observed changes to climate-related drivers across a diverse set of sectors, regions and systems is part of each chapter in the WGII contribution to </w:t>
      </w:r>
      <w:del w:id="4290" w:author="Ian Blenkinsop" w:date="2021-07-12T14:39:00Z">
        <w:r w:rsidRPr="00C421D6" w:rsidDel="002B41D5">
          <w:rPr>
            <w:lang w:val="en-GB"/>
          </w:rPr>
          <w:delText xml:space="preserve">the </w:delText>
        </w:r>
      </w:del>
      <w:r w:rsidRPr="00C421D6">
        <w:rPr>
          <w:lang w:val="en-GB"/>
        </w:rPr>
        <w:t xml:space="preserve">AR6 and is </w:t>
      </w:r>
      <w:del w:id="4291" w:author="Ian Blenkinsop" w:date="2021-07-06T17:34:00Z">
        <w:r w:rsidRPr="00C421D6" w:rsidDel="007E1BF5">
          <w:rPr>
            <w:lang w:val="en-GB"/>
          </w:rPr>
          <w:delText xml:space="preserve">synthesised </w:delText>
        </w:r>
      </w:del>
      <w:ins w:id="4292" w:author="Ian Blenkinsop" w:date="2021-07-06T17:34:00Z">
        <w:r w:rsidR="007E1BF5" w:rsidRPr="00C421D6">
          <w:rPr>
            <w:lang w:val="en-GB"/>
          </w:rPr>
          <w:t>synthesi</w:t>
        </w:r>
        <w:r w:rsidR="007E1BF5">
          <w:rPr>
            <w:lang w:val="en-GB"/>
          </w:rPr>
          <w:t>z</w:t>
        </w:r>
        <w:r w:rsidR="007E1BF5" w:rsidRPr="00C421D6">
          <w:rPr>
            <w:lang w:val="en-GB"/>
          </w:rPr>
          <w:t xml:space="preserve">ed </w:t>
        </w:r>
      </w:ins>
      <w:r w:rsidRPr="00C421D6">
        <w:rPr>
          <w:lang w:val="en-GB"/>
        </w:rPr>
        <w:t xml:space="preserve">in WGII Chapter 16 (Section 16.2). The number of attribution studies on climate change impacts has grown substantially since AR5, generally leading to higher confidence levels in attributing the causes of specific impacts. </w:t>
      </w:r>
      <w:r w:rsidR="00A1237E" w:rsidRPr="00A1237E">
        <w:rPr>
          <w:lang w:val="sv"/>
        </w:rPr>
        <w:t>New studies include the attribution of changes in socio-economic indicators such as economic damages due to river floods</w:t>
      </w:r>
      <w:r w:rsidR="00604C8A">
        <w:rPr>
          <w:lang w:val="en-GB"/>
        </w:rPr>
        <w:t xml:space="preserve"> </w:t>
      </w:r>
      <w:r w:rsidR="00604C8A">
        <w:fldChar w:fldCharType="begin" w:fldLock="1"/>
      </w:r>
      <w:r w:rsidR="00A94565">
        <w:rPr>
          <w:lang w:val="en-GB"/>
        </w:rPr>
        <w:instrText>ADDIN CSL_CITATION { "citationItems" : [ { "id" : "ITEM-1", "itemData" : { "DOI" : "10.1038/nclimate2927", "ISSN" : "17586798", "abstract" : "A succession of storms reaching southern England in the winter of 2013/2014 caused severe floods and \u00a3451 million insured losses. In a large ensemble of climate model simulations, we find that, as well as increasing the amount of moisture the atmosphere can hold, anthropogenic warming caused a small but significant increase in the number of January days with westerly flow, both of which increased extreme precipitation. Hydrological modelling indicates this increased extreme 30-day-average Thames river flows, and slightly increased daily peak flows, consistent with the understanding of the catchment's sensitivity to longer-duration precipitation and changes in the role of snowmelt. Consequently, flood risk mapping shows a small increase in properties in the Thames catchment potentially at risk of riverine flooding, with a substantial range of uncertainty, demonstrating the importance of explicit modelling of impacts and relatively subtle changes in weather-related risks when quantifying present-day effects of human influence on climate.", "author" : [ { "dropping-particle" : "", "family" : "Schaller", "given" : "Nathalie", "non-dropping-particle" : "", "parse-names" : false, "suffix" : "" }, { "dropping-particle" : "", "family" : "Kay", "given" : "Alison L", "non-dropping-particle" : "", "parse-names" : false, "suffix" : "" }, { "dropping-particle" : "", "family" : "Lamb", "given" : "Rob", "non-dropping-particle" : "", "parse-names" : false, "suffix" : "" }, { "dropping-particle" : "", "family" : "Massey", "given" : "Neil R", "non-dropping-particle" : "", "parse-names" : false, "suffix" : "" }, { "dropping-particle" : "", "family" : "Oldenborgh", "given" : "Geert Jan", "non-dropping-particle" : "Van", "parse-names" : false, "suffix" : "" }, { "dropping-particle" : "", "family" : "Otto", "given" : "Friederike E.L.", "non-dropping-particle" : "", "parse-names" : false, "suffix" : "" }, { "dropping-particle" : "", "family" : "Sparrow", "given" : "Sarah N", "non-dropping-particle" : "", "parse-names" : false, "suffix" : "" }, { "dropping-particle" : "", "family" : "Vautard", "given" : "Robert", "non-dropping-particle" : "", "parse-names" : false, "suffix" : "" }, { "dropping-particle" : "", "family" : "Yiou", "given" : "Pascal", "non-dropping-particle" : "", "parse-names" : false, "suffix" : "" }, { "dropping-particle" : "", "family" : "Ashpole", "given" : "Ian", "non-dropping-particle" : "", "parse-names" : false, "suffix" : "" }, { "dropping-particle" : "", "family" : "Bowery", "given" : "Andy", "non-dropping-particle" : "", "parse-names" : false, "suffix" : "" }, { "dropping-particle" : "", "family" : "Crooks", "given" : "Susan M", "non-dropping-particle" : "", "parse-names" : false, "suffix" : "" }, { "dropping-particle" : "", "family" : "Haustein", "given" : "Karsten", "non-dropping-particle" : "", "parse-names" : false, "suffix" : "" }, { "dropping-particle" : "", "family" : "Huntingford", "given" : "Chris", "non-dropping-particle" : "", "parse-names" : false, "suffix" : "" }, { "dropping-particle" : "", "family" : "Ingram", "given" : "William J", "non-dropping-particle" : "", "parse-names" : false, "suffix" : "" }, { "dropping-particle" : "", "family" : "Jones", "given" : "Richard G", "non-dropping-particle" : "", "parse-names" : false, "suffix" : "" }, { "dropping-particle" : "", "family" : "Legg", "given" : "Tim", "non-dropping-particle" : "", "parse-names" : false, "suffix" : "" }, { "dropping-particle" : "", "family" : "Miller", "given" : "Jonathan", "non-dropping-particle" : "", "parse-names" : false, "suffix" : "" }, { "dropping-particle" : "", "family" : "Skeggs", "given" : "Jessica", "non-dropping-particle" : "", "parse-names" : false, "suffix" : "" }, { "dropping-particle" : "", "family" : "Wallom", "given" : "David", "non-dropping-particle" : "", "parse-names" : false, "suffix" : "" }, { "dropping-particle" : "", "family" : "Weisheimer", "given" : "Antje", "non-dropping-particle" : "", "parse-names" : false, "suffix" : "" }, { "dropping-particle" : "", "family" : "Wilson", "given" : "Simon", "non-dropping-particle" : "", "parse-names" : false, "suffix" : "" }, { "dropping-particle" : "", "family" : "Stott", "given" : "Peter A", "non-dropping-particle" : "", "parse-names" : false, "suffix" : "" }, { "dropping-particle" : "", "family" : "Allen", "given" : "Myles R", "non-dropping-particle" : "", "parse-names" : false, "suffix" : "" } ], "container-title" : "Nature Climate Change", "id" : "ITEM-1", "issue" : "6", "issued" : { "date-parts" : [ [ "2016" ] ] }, "page" : "627-634", "title" : "Human influence on climate in the 2014 southern England winter floods and their impacts", "translator" : [ { "dropping-particle" : "", "family" : "H2782", "given" : "", "non-dropping-particle" : "", "parse-names" : false, "suffix" : "" } ], "type" : "article-journal", "volume" : "6" }, "uris" : [ "http://www.mendeley.com/documents/?uuid=1ce168cc-fb3c-400c-aaef-fa26443c7770" ] }, { "id" : "ITEM-2", "itemData" : { "DOI" : "10.1038/s41467-021-22153-9", "ISSN" : "2041-1723", "abstract" : "Climate change affects precipitation patterns. Here, we investigate whether its signals are already detectable in reported river flood damages. We develop an empirical model to reconstruct observed damages and quantify the contributions of climate and socio-economic drivers to observed trends. We show that, on the level of nine world regions, trends in damages are dominated by increasing exposure and modulated by changes in vulnerability, while climate-induced trends are comparably small and mostly statistically insignificant, with the exception of South &amp; Sub-Saharan Africa and Eastern Asia. However, when disaggregating the world regions into subregions based on river-basins with homogenous historical discharge trends, climate contributions to damages become statistically significant globally, in Asia and Latin America. In most regions, we find monotonous climate-induced damage trends but more years of observations would be needed to distinguish between the impacts of anthropogenic climate forcing and multidecadal oscillations.", "author" : [ { "dropping-particle" : "", "family" : "Sauer", "given" : "Inga J.", "non-dropping-particle" : "", "parse-names" : false, "suffix" : "" }, { "dropping-particle" : "", "family" : "Reese", "given" : "Ronja", "non-dropping-particle" : "", "parse-names" : false, "suffix" : "" }, { "dropping-particle" : "", "family" : "Otto", "given" : "Christian", "non-dropping-particle" : "", "parse-names" : false, "suffix" : "" }, { "dropping-particle" : "", "family" : "Geiger", "given" : "Tobias", "non-dropping-particle" : "", "parse-names" : false, "suffix" : "" }, { "dropping-particle" : "", "family" : "Willner", "given" : "Sven N.", "non-dropping-particle" : "", "parse-names" : false, "suffix" : "" }, { "dropping-particle" : "", "family" : "Guillod", "given" : "Benoit P.", "non-dropping-particle" : "", "parse-names" : false, "suffix" : "" }, { "dropping-particle" : "", "family" : "Bresch", "given" : "David N.", "non-dropping-particle" : "", "parse-names" : false, "suffix" : "" }, { "dropping-particle" : "", "family" : "Frieler", "given" : "Katja", "non-dropping-particle" : "", "parse-names" : false, "suffix" : "" } ], "container-title" : "Nature Communications", "id" : "ITEM-2", "issue" : "1", "issued" : { "date-parts" : [ [ "2021", "12", "9" ] ] }, "page" : "2128", "title" : "Climate signals in river flood damages emerge under sound regional disaggregation", "translator" : [ { "dropping-particle" : "", "family" : "H4644", "given" : "", "non-dropping-particle" : "", "parse-names" : false, "suffix" : "" } ], "type" : "article-journal", "volume" : "12" }, "uris" : [ "http://www.mendeley.com/documents/?uuid=45e43bac-4d5a-43c3-9a0e-113916e386e7" ] } ], "mendeley" : { "formattedCitation" : "(Schaller et al., 2016; Sauer et al., 2021)", "manualFormatting" : "(e.g., Schaller et al., 2016; Sauer et al., 2021)", "plainTextFormattedCitation" : "(Schaller et al., 2016; Sauer et al., 2021)", "previouslyFormattedCitation" : "(Schaller et al., 2016; Sauer et al., 2021)" }, "properties" : { "noteIndex" : 0 }, "schema" : "https://github.com/citation-style-language/schema/raw/master/csl-citation.json" }</w:instrText>
      </w:r>
      <w:r w:rsidR="00604C8A">
        <w:fldChar w:fldCharType="separate"/>
      </w:r>
      <w:ins w:id="4293" w:author="Robin Matthews" w:date="2021-05-18T16:04:00Z">
        <w:r w:rsidR="00602365">
          <w:rPr>
            <w:noProof/>
            <w:lang w:val="en-GB"/>
          </w:rPr>
          <w:t>(e.g., Schaller et al., 2016; Sauer et al., 2021)</w:t>
        </w:r>
      </w:ins>
      <w:del w:id="4294" w:author="Robin Matthews" w:date="2021-05-18T16:04:00Z">
        <w:r w:rsidR="00604C8A" w:rsidRPr="006B3DE1" w:rsidDel="00602365">
          <w:rPr>
            <w:noProof/>
            <w:lang w:val="en-GB"/>
          </w:rPr>
          <w:delText>(e.g., Schaller et al., 2016; Sauer et al., 2021)</w:delText>
        </w:r>
      </w:del>
      <w:r w:rsidR="00604C8A">
        <w:fldChar w:fldCharType="end"/>
      </w:r>
      <w:r w:rsidRPr="00A1237E">
        <w:rPr>
          <w:lang w:val="en-US"/>
        </w:rPr>
        <w:t xml:space="preserve">, </w:t>
      </w:r>
      <w:r w:rsidR="00A1237E" w:rsidRPr="00A1237E">
        <w:rPr>
          <w:lang w:val="sv"/>
        </w:rPr>
        <w:t xml:space="preserve">the occurrence of </w:t>
      </w:r>
      <w:del w:id="4295" w:author="Ian Blenkinsop" w:date="2021-07-06T17:34:00Z">
        <w:r w:rsidR="00A1237E" w:rsidRPr="00A1237E" w:rsidDel="007E1BF5">
          <w:rPr>
            <w:lang w:val="sv"/>
          </w:rPr>
          <w:delText xml:space="preserve">heat </w:delText>
        </w:r>
      </w:del>
      <w:ins w:id="4296" w:author="Ian Blenkinsop" w:date="2021-07-06T17:34:00Z">
        <w:r w:rsidR="007E1BF5" w:rsidRPr="00A1237E">
          <w:rPr>
            <w:lang w:val="sv"/>
          </w:rPr>
          <w:t>heat</w:t>
        </w:r>
        <w:r w:rsidR="007E1BF5">
          <w:rPr>
            <w:lang w:val="sv"/>
          </w:rPr>
          <w:t>-</w:t>
        </w:r>
      </w:ins>
      <w:r w:rsidR="00A1237E" w:rsidRPr="00A1237E">
        <w:rPr>
          <w:lang w:val="sv"/>
        </w:rPr>
        <w:t>related human mortality</w:t>
      </w:r>
      <w:r w:rsidR="00A1237E" w:rsidRPr="00A1237E" w:rsidDel="00A1237E">
        <w:rPr>
          <w:lang w:val="en-US"/>
        </w:rPr>
        <w:t xml:space="preserve"> </w:t>
      </w:r>
      <w:r w:rsidRPr="002304A0">
        <w:fldChar w:fldCharType="begin" w:fldLock="1"/>
      </w:r>
      <w:r w:rsidR="006B53FC">
        <w:rPr>
          <w:lang w:val="en-US"/>
        </w:rPr>
        <w:instrText>ADDIN CSL_CITATION { "citationItems" : [ { "id" : "ITEM-1", "itemData" : { "DOI" : "10.1097/EDE.0000000000001241", "ISSN" : "1044-3983", "author" : [ { "dropping-particle" : "", "family" : "Sera", "given" : "Francesco", "non-dropping-particle" : "", "parse-names" : false, "suffix" : "" }, { "dropping-particle" : "", "family" : "Hashizume", "given" : "Masahiro", "non-dropping-particle" : "", "parse-names" : false, "suffix" : "" }, { "dropping-particle" : "", "family" : "Honda", "given" : "Yasushi", "non-dropping-particle" : "", "parse-names" : false, "suffix" : "" }, { "dropping-particle" : "", "family" : "Lavigne", "given" : "Eric", "non-dropping-particle" : "", "parse-names" : false, "suffix" : "" }, { "dropping-particle" : "", "family" : "Schwartz", "given" : "Joel", "non-dropping-particle" : "", "parse-names" : false, "suffix" : "" }, { "dropping-particle" : "", "family" : "Zanobetti", "given" : "Antonella", "non-dropping-particle" : "", "parse-names" : false, "suffix" : "" }, { "dropping-particle" : "", "family" : "Tobias", "given" : "Aurelio", "non-dropping-particle" : "", "parse-names" : false, "suffix" : "" }, { "dropping-particle" : "", "family" : "I\u00f1iguez", "given" : "Carmen", "non-dropping-particle" : "", "parse-names" : false, "suffix" : "" }, { "dropping-particle" : "", "family" : "Vicedo-Cabrera", "given" : "Ana M.", "non-dropping-particle" : "", "parse-names" : false, "suffix" : "" }, { "dropping-particle" : "", "family" : "Blangiardo", "given" : "Marta", "non-dropping-particle" : "", "parse-names" : false, "suffix" : "" }, { "dropping-particle" : "", "family" : "Armstrong", "given" : "Ben", "non-dropping-particle" : "", "parse-names" : false, "suffix" : "" }, { "dropping-particle" : "", "family" : "Gasparrini", "given" : "Antonio", "non-dropping-particle" : "", "parse-names" : false, "suffix" : "" } ], "container-title" : "Epidemiology", "id" : "ITEM-1", "issue" : "6", "issued" : { "date-parts" : [ [ "2020", "11", "28" ] ] }, "page" : "779-787", "title" : "Air Conditioning and Heat-related Mortality", "translator" : [ { "dropping-particle" : "", "family" : "H4596", "given" : "", "non-dropping-particle" : "", "parse-names" : false, "suffix" : "" } ], "type" : "article-journal", "volume" : "31" }, "uris" : [ "http://www.mendeley.com/documents/?uuid=132d63c6-f855-4c1a-96a9-7ed2a1c03ae6" ] }, { "id" : "ITEM-2", "itemData" : { "DOI" : "10.1016/j.envint.2017.11.006", "ISSN" : "01604120", "author" : [ { "dropping-particle" : "", "family" : "Vicedo-Cabrera", "given" : "Ana M.", "non-dropping-particle" : "", "parse-names" : false, "suffix" : "" }, { "dropping-particle" : "", "family" : "Sera", "given" : "Francesco", "non-dropping-particle" : "", "parse-names" : false, "suffix" : "" }, { "dropping-particle" : "", "family" : "Guo", "given" : "Yuming", "non-dropping-particle" : "", "parse-names" : false, "suffix" : "" }, { "dropping-particle" : "", "family" : "Chung", "given" : "Yeonseung", "non-dropping-particle" : "", "parse-names" : false, "suffix" : "" }, { "dropping-particle" : "", "family" : "Arbuthnott", "given" : "Katherine", "non-dropping-particle" : "", "parse-names" : false, "suffix" : "" }, { "dropping-particle" : "", "family" : "Tong", "given" : "Shilu", "non-dropping-particle" : "", "parse-names" : false, "suffix" : "" }, { "dropping-particle" : "", "family" : "Tobias", "given" : "Aurelio", "non-dropping-particle" : "", "parse-names" : false, "suffix" : "" }, { "dropping-particle" : "", "family" : "Lavigne", "given" : "Eric", "non-dropping-particle" : "", "parse-names" : false, "suffix" : "" }, { "dropping-particle" : "", "family" : "Sousa Zanotti Stagliorio Coelho", "given" : "Micheline", "non-dropping-particle" : "de", "parse-names" : false, "suffix" : "" }, { "dropping-particle" : "", "family" : "Hilario Nascimento Saldiva", "given" : "Paulo", "non-dropping-particle" : "", "parse-names" : false, "suffix" : "" }, { "dropping-particle" : "", "family" : "Goodman", "given" : "Patrick G.", "non-dropping-particle" : "", "parse-names" : false, "suffix" : "" }, { "dropping-particle" : "", "family" : "Zeka", "given" : "Ariana", "non-dropping-particle" : "", "parse-names" : false, "suffix" : "" }, { "dropping-particle" : "", "family" : "Hashizume", "given" : "Masahiro", "non-dropping-particle" : "", "parse-names" : false, "suffix" : "" }, { "dropping-particle" : "", "family" : "Honda", "given" : "Yasushi", "non-dropping-particle" : "", "parse-names" : false, "suffix" : "" }, { "dropping-particle" : "", "family" : "Kim", "given" : "Ho", "non-dropping-particle" : "", "parse-names" : false, "suffix" : "" }, { "dropping-particle" : "", "family" : "Ragettli", "given" : "Martina S.", "non-dropping-particle" : "", "parse-names" : false, "suffix" : "" }, { "dropping-particle" : "", "family" : "R\u00f6\u00f6sli", "given" : "Martin", "non-dropping-particle" : "", "parse-names" : false, "suffix" : "" }, { "dropping-particle" : "", "family" : "Zanobetti", "given" : "Antonella", "non-dropping-particle" : "", "parse-names" : false, "suffix" : "" }, { "dropping-particle" : "", "family" : "Schwartz", "given" : "Joel", "non-dropping-particle" : "", "parse-names" : false, "suffix" : "" }, { "dropping-particle" : "", "family" : "Armstrong", "given" : "Ben", "non-dropping-particle" : "", "parse-names" : false, "suffix" : "" }, { "dropping-particle" : "", "family" : "Gasparrini", "given" : "Antonio", "non-dropping-particle" : "", "parse-names" : false, "suffix" : "" } ], "container-title" : "Environment International", "id" : "ITEM-2", "issued" : { "date-parts" : [ [ "2018", "2" ] ] }, "page" : "239-246", "title" : "A multi-country analysis on potential adaptive mechanisms to cold and heat in a changing climate", "translator" : [ { "dropping-particle" : "", "family" : "H4595", "given" : "", "non-dropping-particle" : "", "parse-names" : false, "suffix" : "" } ], "type" : "article-journal", "volume" : "111" }, "prefix" : "e.g.,", "uris" : [ "http://www.mendeley.com/documents/?uuid=fbed1666-07e8-404c-9c8e-73caa88ee4a2" ] } ], "mendeley" : { "formattedCitation" : "(e.g., Vicedo-Cabrera et al., 2018; Sera et al., 2020)", "manualFormatting" : "(e.g., Vicedo-Cabrera et al., 2018; Sera et al., 2020)", "plainTextFormattedCitation" : "(e.g., Vicedo-Cabrera et al., 2018; Sera et al., 2020)", "previouslyFormattedCitation" : "(e.g., Vicedo-Cabrera et al., 2018; Sera et al., 2020)" }, "properties" : { "noteIndex" : 0 }, "schema" : "https://github.com/citation-style-language/schema/raw/master/csl-citation.json" }</w:instrText>
      </w:r>
      <w:r w:rsidRPr="002304A0">
        <w:fldChar w:fldCharType="separate"/>
      </w:r>
      <w:ins w:id="4297" w:author="Robin Matthews" w:date="2021-05-18T16:04:00Z">
        <w:r w:rsidR="00602365">
          <w:rPr>
            <w:noProof/>
          </w:rPr>
          <w:t xml:space="preserve">(e.g., </w:t>
        </w:r>
      </w:ins>
      <w:ins w:id="4298" w:author="Robin Matthews" w:date="2021-05-18T17:40:00Z">
        <w:r w:rsidR="00A441BD">
          <w:rPr>
            <w:noProof/>
          </w:rPr>
          <w:t xml:space="preserve">Vicedo-Cabrera et al., 2018; </w:t>
        </w:r>
      </w:ins>
      <w:ins w:id="4299" w:author="Robin Matthews" w:date="2021-05-18T16:04:00Z">
        <w:r w:rsidR="00602365">
          <w:rPr>
            <w:noProof/>
          </w:rPr>
          <w:t>Sera et al., 2020)</w:t>
        </w:r>
      </w:ins>
      <w:del w:id="4300" w:author="Robin Matthews" w:date="2021-05-18T16:04:00Z">
        <w:r w:rsidRPr="00FA4D8D" w:rsidDel="00602365">
          <w:rPr>
            <w:noProof/>
          </w:rPr>
          <w:delText xml:space="preserve">(e.g., </w:delText>
        </w:r>
        <w:r w:rsidR="00A1237E" w:rsidRPr="00FA4D8D" w:rsidDel="00602365">
          <w:rPr>
            <w:noProof/>
          </w:rPr>
          <w:delText>Sera et al., 2020</w:delText>
        </w:r>
        <w:r w:rsidR="00A1237E" w:rsidDel="00602365">
          <w:rPr>
            <w:noProof/>
          </w:rPr>
          <w:delText xml:space="preserve">, </w:delText>
        </w:r>
        <w:r w:rsidRPr="00FA4D8D" w:rsidDel="00602365">
          <w:rPr>
            <w:noProof/>
          </w:rPr>
          <w:delText>Vicedo-Cabrera et al., 2018;)</w:delText>
        </w:r>
      </w:del>
      <w:r w:rsidRPr="002304A0">
        <w:fldChar w:fldCharType="end"/>
      </w:r>
      <w:r w:rsidRPr="00FA4D8D">
        <w:t xml:space="preserve"> </w:t>
      </w:r>
      <w:r w:rsidR="00A1237E">
        <w:t>or</w:t>
      </w:r>
      <w:r w:rsidR="00A1237E" w:rsidRPr="00FA4D8D">
        <w:t xml:space="preserve"> </w:t>
      </w:r>
      <w:r w:rsidR="00A1237E" w:rsidRPr="00A1237E">
        <w:rPr>
          <w:lang w:val="sv"/>
        </w:rPr>
        <w:t>economic inequality</w:t>
      </w:r>
      <w:r w:rsidRPr="00FA4D8D">
        <w:t xml:space="preserve"> </w:t>
      </w:r>
      <w:r w:rsidRPr="002304A0">
        <w:fldChar w:fldCharType="begin" w:fldLock="1"/>
      </w:r>
      <w:r w:rsidR="00E81B0B">
        <w:rPr>
          <w:lang w:val="en-GB"/>
        </w:rPr>
        <w:instrText>ADDIN CSL_CITATION { "citationItems" : [ { "id" : "ITEM-1", "itemData" : { "DOI" : "10.1073/pnas.1816020116", "ISSN" : "0027-8424", "abstract" : "Understanding the causes of economic inequality is critical for achieving equitable economic development. To investigate whether global warming has affected the recent evolution of inequality, we combine counterfactual historical temperature trajectories from a suite of global climate models with extensively replicated empirical evidence of the relationship between historical temperature fluctuations and economic growth. Together, these allow us to generate probabilistic country-level estimates of the influence of anthropogenic climate forcing on historical economic output. We find very high likelihood that anthropogenic climate forcing has increased economic inequality between countries. For example, per capita gross domestic product (GDP) has been reduced 17\u201331% at the poorest four deciles of the population-weighted country-level per capita GDP distribution, yielding a ratio between the top and bottom deciles that is 25% larger than in a world without global warming. As a result, although between-country inequality has decreased over the past half century, there is \u223c90% likelihood that global warming has slowed that decrease. The primary driver is the parabolic relationship between temperature and economic growth, with warming increasing growth in cool countries and decreasing growth in warm countries. Although there is uncertainty in whether historical warming has benefited some temperate, rich countries, for most poor countries there is &gt;90% likelihood that per capita GDP is lower today than if global warming had not occurred. Thus, our results show that, in addition to not sharing equally in the direct benefits of fossil fuel use, many poor countries have been significantly harmed by the warming arising from wealthy countries\u2019 energy consumption.", "author" : [ { "dropping-particle" : "", "family" : "Diffenbaugh", "given" : "Noah S.", "non-dropping-particle" : "", "parse-names" : false, "suffix" : "" }, { "dropping-particle" : "", "family" : "Burke", "given" : "Marshall", "non-dropping-particle" : "", "parse-names" : false, "suffix" : "" } ], "container-title" : "Proceedings of the National Academy of Sciences", "id" : "ITEM-1", "issue" : "20", "issued" : { "date-parts" : [ [ "2019", "5", "14" ] ] }, "page" : "9808-9813", "title" : "Global warming has increased global economic inequality", "translator" : [ { "dropping-particle" : "", "family" : "H4599", "given" : "", "non-dropping-particle" : "", "parse-names" : false, "suffix" : "" } ], "type" : "article-journal", "volume" : "116" }, "prefix" : "e.g.,", "uris" : [ "http://www.mendeley.com/documents/?uuid=cbd2a165-f767-4eae-b7c8-39484b57195f" ] } ], "mendeley" : { "formattedCitation" : "(e.g., Diffenbaugh and Burke, 2019)", "manualFormatting" : "(e.g., Diffenbaugh and Burke, 2019)", "plainTextFormattedCitation" : "(e.g., Diffenbaugh and Burke, 2019)", "previouslyFormattedCitation" : "(e.g., Diffenbaugh and Burke, 2019)" }, "properties" : { "noteIndex" : 0 }, "schema" : "https://github.com/citation-style-language/schema/raw/master/csl-citation.json" }</w:instrText>
      </w:r>
      <w:r w:rsidRPr="002304A0">
        <w:fldChar w:fldCharType="separate"/>
      </w:r>
      <w:ins w:id="4301" w:author="Robin Matthews" w:date="2021-05-18T16:04:00Z">
        <w:r w:rsidR="00602365">
          <w:rPr>
            <w:noProof/>
            <w:lang w:val="en-GB"/>
          </w:rPr>
          <w:t>(e.g., Diffenbaugh and Burke, 2019)</w:t>
        </w:r>
      </w:ins>
      <w:del w:id="4302" w:author="Robin Matthews" w:date="2021-05-18T16:04:00Z">
        <w:r w:rsidRPr="00C421D6" w:rsidDel="00602365">
          <w:rPr>
            <w:noProof/>
            <w:lang w:val="en-GB"/>
          </w:rPr>
          <w:delText>(e.g., Diffenbaugh and Burke, 2019)</w:delText>
        </w:r>
      </w:del>
      <w:r w:rsidRPr="002304A0">
        <w:fldChar w:fldCharType="end"/>
      </w:r>
      <w:r w:rsidRPr="00C421D6">
        <w:rPr>
          <w:lang w:val="en-GB"/>
        </w:rPr>
        <w:t>.</w:t>
      </w:r>
    </w:p>
    <w:bookmarkEnd w:id="4289"/>
    <w:p w14:paraId="5A589E6C" w14:textId="77777777" w:rsidR="00102875" w:rsidRPr="00C421D6" w:rsidRDefault="00102875" w:rsidP="00102875">
      <w:pPr>
        <w:pStyle w:val="AR6BodyText"/>
        <w:shd w:val="clear" w:color="auto" w:fill="DEEAF6" w:themeFill="accent1" w:themeFillTint="33"/>
        <w:rPr>
          <w:lang w:val="en-GB"/>
        </w:rPr>
      </w:pPr>
    </w:p>
    <w:p w14:paraId="14C27D76" w14:textId="7411397A" w:rsidR="00102875" w:rsidRPr="00C421D6" w:rsidRDefault="00102875" w:rsidP="00102875">
      <w:pPr>
        <w:pStyle w:val="AR6BodyText"/>
        <w:shd w:val="clear" w:color="auto" w:fill="DEEAF6" w:themeFill="accent1" w:themeFillTint="33"/>
        <w:rPr>
          <w:lang w:val="en-GB"/>
        </w:rPr>
      </w:pPr>
      <w:bookmarkStart w:id="4303" w:name="_Hlk66781915"/>
      <w:r w:rsidRPr="00C421D6">
        <w:rPr>
          <w:color w:val="000000"/>
          <w:lang w:val="en-GB"/>
        </w:rPr>
        <w:t xml:space="preserve">Impact attribution covers a diverse set of qualitative and quantitative approaches, building on experimental </w:t>
      </w:r>
      <w:r w:rsidR="00F95DED" w:rsidRPr="00A1237E">
        <w:rPr>
          <w:color w:val="000000"/>
          <w:lang w:val="en-GB"/>
        </w:rPr>
        <w:t>approaches</w:t>
      </w:r>
      <w:r w:rsidRPr="00A1237E">
        <w:rPr>
          <w:color w:val="000000"/>
          <w:lang w:val="en-GB"/>
        </w:rPr>
        <w:t>, ob</w:t>
      </w:r>
      <w:r w:rsidRPr="00C421D6">
        <w:rPr>
          <w:color w:val="000000"/>
          <w:lang w:val="en-GB"/>
        </w:rPr>
        <w:t xml:space="preserve">servations from remote sensing, long-term in situ observations, and monitoring efforts, teamed with local knowledge, process understanding and empirical or dynamical modelling (WGII </w:t>
      </w:r>
      <w:del w:id="4304" w:author="Ian Blenkinsop" w:date="2021-07-12T14:39:00Z">
        <w:r w:rsidRPr="00C421D6" w:rsidDel="002B41D5">
          <w:rPr>
            <w:color w:val="000000"/>
            <w:lang w:val="en-GB"/>
          </w:rPr>
          <w:delText xml:space="preserve">Chapter 16, </w:delText>
        </w:r>
      </w:del>
      <w:r w:rsidRPr="00C421D6">
        <w:rPr>
          <w:color w:val="000000"/>
          <w:lang w:val="en-GB"/>
        </w:rPr>
        <w:t xml:space="preserve">Section 16.2; </w:t>
      </w:r>
      <w:r w:rsidRPr="002304A0">
        <w:rPr>
          <w:color w:val="000000"/>
        </w:rPr>
        <w:fldChar w:fldCharType="begin" w:fldLock="1"/>
      </w:r>
      <w:r w:rsidR="00A94565">
        <w:rPr>
          <w:color w:val="000000"/>
          <w:lang w:val="en-GB"/>
        </w:rPr>
        <w:instrText>ADDIN CSL_CITATION { "citationItems" : [ { "id" : "ITEM-1", "itemData" : { "DOI" : "10.1007/s10584-013-0873-6", "ISSN" : "1573-1480", "abstract" : "Anthropogenic climate change has triggered impacts on natural and human systems world-wide, yet the formal scientific method of detection and attribution has been only insufficiently described. Detection and attribution of impacts of climate change is a fundamentally cross-disciplinary issue, involving concepts, terms, and standards spanning the varied requirements of the various disciplines. Key problems for current assessments include the limited availability of long-term observations, the limited knowledge on processes and mechanisms involved in changing environmental systems, and the widely different concepts applied in the scientific literature. In order to facilitate current and future assessments, this paper describes the current conceptual framework of the field and outlines a number of conceptual challenges. Based on this, it proposes workable cross-disciplinary definitions, concepts, and standards. The paper is specifically intended to serve as a baseline for continued development of a consistent cross-disciplinary framework that will facilitate integrated assessment of the detection and attribution of climate change impacts.", "author" : [ { "dropping-particle" : "", "family" : "Stone", "given" : "D\u00e1ith\u00ed A.", "non-dropping-particle" : "", "parse-names" : false, "suffix" : "" }, { "dropping-particle" : "", "family" : "Auffhammer", "given" : "Maximilian", "non-dropping-particle" : "", "parse-names" : false, "suffix" : "" }, { "dropping-particle" : "", "family" : "Carey", "given" : "Mark", "non-dropping-particle" : "", "parse-names" : false, "suffix" : "" }, { "dropping-particle" : "", "family" : "Hansen", "given" : "Gerrit", "non-dropping-particle" : "", "parse-names" : false, "suffix" : "" }, { "dropping-particle" : "", "family" : "Huggel", "given" : "Christian", "non-dropping-particle" : "", "parse-names" : false, "suffix" : "" }, { "dropping-particle" : "", "family" : "Cramer", "given" : "Wolfgang", "non-dropping-particle" : "", "parse-names" : false, "suffix" : "" }, { "dropping-particle" : "", "family" : "Lobell", "given" : "David", "non-dropping-particle" : "", "parse-names" : false, "suffix" : "" }, { "dropping-particle" : "", "family" : "Molau", "given" : "Ulf", "non-dropping-particle" : "", "parse-names" : false, "suffix" : "" }, { "dropping-particle" : "", "family" : "Solow", "given" : "Andrew", "non-dropping-particle" : "", "parse-names" : false, "suffix" : "" }, { "dropping-particle" : "", "family" : "Tibig", "given" : "Lourdes", "non-dropping-particle" : "", "parse-names" : false, "suffix" : "" }, { "dropping-particle" : "", "family" : "Yohe", "given" : "Gary", "non-dropping-particle" : "", "parse-names" : false, "suffix" : "" } ], "container-title" : "Climatic Change", "id" : "ITEM-1", "issue" : "2", "issued" : { "date-parts" : [ [ "2013", "11" ] ] }, "page" : "381-395", "title" : "The challenge to detect and attribute effects of climate change on human and natural systems", "translator" : [ { "dropping-particle" : "", "family" : "H3467", "given" : "", "non-dropping-particle" : "", "parse-names" : false, "suffix" : "" } ], "type" : "article-journal", "volume" : "121" }, "uris" : [ "http://www.mendeley.com/documents/?uuid=8bce3820-eab4-44fc-98e3-b8175b1664a5" ] }, { "id" : "ITEM-2", "itemData" : { "DOI" : "10.1017/CBO9781107415379.023", "ISBN" : "9781107058071", "author" : [ { "dropping-particle" : "", "family" : "Cramer", "given" : "W.", "non-dropping-particle" : "", "parse-names" : false, "suffix" : "" }, { "dropping-particle" : "", "family" : "G.W.Yohe", "given" : "", "non-dropping-particle" : "", "parse-names" : false, "suffix" : "" }, { "dropping-particle" : "", "family" : "Auffhammer", "given" : "M.", "non-dropping-particle" : "", "parse-names" : false, "suffix" : "" }, { "dropping-particle" : "", "family" : "Huggel", "given" : "C.", "non-dropping-particle" : "", "parse-names" : false, "suffix" : "" }, { "dropping-particle" : "", "family" : "Molau", "given" : "U.", "non-dropping-particle" : "", "parse-names" : false, "suffix" : "" }, { "dropping-particle" : "da", "family" : "Solva", "given" : "M.A.F.", "non-dropping-particle" : "", "parse-names" : false, "suffix" : "" }, { "dropping-particle" : "", "family" : "Solow", "given" : "A.", "non-dropping-particle" : "", "parse-names" : false, "suffix" : "" }, { "dropping-particle" : "", "family" : "Stone", "given" : "D.A.", "non-dropping-particle" : "", "parse-names" : false, "suffix" : "" }, { "dropping-particle" : "", "family" : "Tibing", "given" : "L.", "non-dropping-particle" : "", "parse-names" : false, "suffix" : "" } ], "container-title" : "Climate Change 2014: Impacts, Adaptation, and Vulnerability. Part A: Global and Sectoral Aspects. Contribution of Working Group II to the Fifth Assessment Report of the Intergovernmental Panel on Climate Change", "editor" : [ { "dropping-particle" : "", "family" : "Field", "given" : "C.B.", "non-dropping-particle" : "", "parse-names" : false, "suffix" : "" }, { "dropping-particle" : "", "family" : "Barros", "given" : "V.R.", "non-dropping-particle" : "", "parse-names" : false, "suffix" : "" }, { "dropping-particle" : "", "family" : "Dokken", "given" : "D.J.", "non-dropping-particle" : "", "parse-names" : false, "suffix" : "" }, { "dropping-particle" : "", "family" : "Mach", "given" : "K.J.", "non-dropping-particle" : "", "parse-names" : false, "suffix" : "" }, { "dropping-particle" : "", "family" : "Mastrandrea", "given" : "M.D.", "non-dropping-particle" : "", "parse-names" : false, "suffix" : "" }, { "dropping-particle" : "", "family" : "Bilir", "given" : "T.E.", "non-dropping-particle" : "", "parse-names" : false, "suffix" : "" }, { "dropping-particle" : "", "family" : "Chatterjee", "given" : "M.", "non-dropping-particle" : "", "parse-names" : false, "suffix" : "" }, { "dropping-particle" : "", "family" : "Ebi", "given" : "K.L.", "non-dropping-particle" : "", "parse-names" : false, "suffix" : "" }, { "dropping-particle" : "", "family" : "Estrada", "given" : "Y.O.", "non-dropping-particle" : "", "parse-names" : false, "suffix" : "" }, { "dropping-particle" : "", "family" : "Genova", "given" : "R.C.", "non-dropping-particle" : "", "parse-names" : false, "suffix" : "" }, { "dropping-particle" : "", "family" : "Girma", "given" : "B.", "non-dropping-particle" : "", "parse-names" : false, "suffix" : "" }, { "dropping-particle" : "", "family" : "Kissel", "given" : "E.S.", "non-dropping-particle" : "", "parse-names" : false, "suffix" : "" }, { "dropping-particle" : "", "family" : "Levy", "given" : "A.N.", "non-dropping-particle" : "", "parse-names" : false, "suffix" : "" }, { "dropping-particle" : "", "family" : "MacCracken", "given" : "S.", "non-dropping-particle" : "", "parse-names" : false, "suffix" : "" }, { "dropping-particle" : "", "family" : "Mastrandrea", "given" : "P.R.", "non-dropping-particle" : "", "parse-names" : false, "suffix" : "" }, { "dropping-particle" : "", "family" : "White", "given" : "L.L.", "non-dropping-particle" : "", "parse-names" : false, "suffix" : "" } ], "id" : "ITEM-2", "issued" : { "date-parts" : [ [ "2014" ] ] }, "page" : "979-1037", "publisher" : "Cambridge University Press", "publisher-place" : "Cambridge, United Kingdom and New York, NY, USA", "title" : "Detection and attribution of observed impacts", "translator" : [ { "dropping-particle" : "", "family" : "H3444", "given" : "Rt13", "non-dropping-particle" : "", "parse-names" : false, "suffix" : "" } ], "type" : "chapter" }, "uris" : [ "http://www.mendeley.com/documents/?uuid=41869dc4-fcb5-4a1d-a308-3328fc7c769e" ] } ], "mendeley" : { "formattedCitation" : "(Stone et al., 2013; Cramer et al., 2014)", "manualFormatting" : "Stone et al., 2013; Cramer et al., 2014)", "plainTextFormattedCitation" : "(Stone et al., 2013; Cramer et al., 2014)", "previouslyFormattedCitation" : "(Stone et al., 2013; Cramer et al., 2014)" }, "properties" : { "noteIndex" : 0 }, "schema" : "https://github.com/citation-style-language/schema/raw/master/csl-citation.json" }</w:instrText>
      </w:r>
      <w:r w:rsidRPr="002304A0">
        <w:rPr>
          <w:color w:val="000000"/>
        </w:rPr>
        <w:fldChar w:fldCharType="separate"/>
      </w:r>
      <w:ins w:id="4305" w:author="Robin Matthews" w:date="2021-05-18T16:04:00Z">
        <w:r w:rsidR="00602365">
          <w:rPr>
            <w:noProof/>
            <w:color w:val="000000"/>
            <w:lang w:val="en-GB"/>
          </w:rPr>
          <w:t>Stone et al., 2013; Cramer et al., 2014)</w:t>
        </w:r>
      </w:ins>
      <w:del w:id="4306" w:author="Robin Matthews" w:date="2021-05-18T16:04:00Z">
        <w:r w:rsidRPr="00C421D6" w:rsidDel="00602365">
          <w:rPr>
            <w:noProof/>
            <w:color w:val="000000"/>
            <w:lang w:val="en-GB"/>
          </w:rPr>
          <w:delText>Stone et al., 2013; Cramer et al., 2014)</w:delText>
        </w:r>
      </w:del>
      <w:r w:rsidRPr="002304A0">
        <w:rPr>
          <w:color w:val="000000"/>
        </w:rPr>
        <w:fldChar w:fldCharType="end"/>
      </w:r>
      <w:r w:rsidRPr="00C421D6">
        <w:rPr>
          <w:color w:val="000000"/>
          <w:lang w:val="en-GB"/>
        </w:rPr>
        <w:t xml:space="preserve">. The attribution of a change in a natural or human system (e.g., wild species, natural ecosystems, crop yields, economic development, infrastructure or human health) to changes in climate-related systems (i.e., climate, </w:t>
      </w:r>
      <w:commentRangeStart w:id="4307"/>
      <w:r w:rsidRPr="00C421D6">
        <w:rPr>
          <w:color w:val="000000"/>
          <w:lang w:val="en-GB"/>
        </w:rPr>
        <w:t>and</w:t>
      </w:r>
      <w:commentRangeEnd w:id="4307"/>
      <w:r w:rsidR="007E1BF5">
        <w:rPr>
          <w:rStyle w:val="CommentReference"/>
        </w:rPr>
        <w:commentReference w:id="4307"/>
      </w:r>
      <w:r w:rsidRPr="00C421D6">
        <w:rPr>
          <w:color w:val="000000"/>
          <w:lang w:val="en-GB"/>
        </w:rPr>
        <w:t xml:space="preserve"> ocean acidification, permafrost thawing or sea</w:t>
      </w:r>
      <w:del w:id="4308" w:author="Ian Blenkinsop" w:date="2021-07-06T17:35:00Z">
        <w:r w:rsidRPr="00C421D6" w:rsidDel="007E1BF5">
          <w:rPr>
            <w:color w:val="000000"/>
            <w:lang w:val="en-GB"/>
          </w:rPr>
          <w:delText>-</w:delText>
        </w:r>
      </w:del>
      <w:ins w:id="4309" w:author="Ian Blenkinsop" w:date="2021-07-06T17:35:00Z">
        <w:r w:rsidR="007E1BF5">
          <w:rPr>
            <w:color w:val="000000"/>
            <w:lang w:val="en-GB"/>
          </w:rPr>
          <w:t xml:space="preserve"> </w:t>
        </w:r>
      </w:ins>
      <w:r w:rsidRPr="00C421D6">
        <w:rPr>
          <w:color w:val="000000"/>
          <w:lang w:val="en-GB"/>
        </w:rPr>
        <w:t xml:space="preserve">level rise) requires accounting for other potential drivers of change, such as technological and economic changes in agriculture affecting crop production </w:t>
      </w:r>
      <w:r>
        <w:rPr>
          <w:color w:val="000000"/>
        </w:rPr>
        <w:fldChar w:fldCharType="begin" w:fldLock="1"/>
      </w:r>
      <w:r w:rsidR="00A94565">
        <w:rPr>
          <w:color w:val="000000"/>
          <w:lang w:val="en-GB"/>
        </w:rPr>
        <w:instrText>ADDIN CSL_CITATION { "citationItems" : [ { "id" : "ITEM-1", "itemData" : { "DOI" : "10.1111/gcb.13604", "ISBN" : "1354-1013", "ISSN" : "13652486", "abstract" : "Global food security requires that grain yields continue to increase to 2050, yet yields have stalled in many developed countries. This disturbing trend has so far been only partially explained. Here, we show that wheat yields in Australia have stalled since 1990 and investigate the extent to which climate trends account for this observation. Based on simulation of 50 sites with quality weather data, that are representative of the agro-ecological zones and of soil types in the grain zone, we show that water-limited yield potential declined by 27% over a 26 year period from 1990 to 2015. We attribute this decline to reduced rainfall and to rising temperatures while the positive effect of elevated atmospheric CO2 concentrations prevented a further 4% loss relative to 1990 yields. Closer investigation of three sites revealed the nature of the simulated response of water-limited yield to water availability, water stress and maximum temperatures. At all three sites, maximum temperature hastened time from sowing to flowering and to maturity and reduced grain number per m2 and average weight per grain. This 27% climate-driven decline in water-limited yield is not fully expressed in actual national yields. This is due to an unprecedented rate of technology-driven gains closing the gap between actual and water-limited potential yields by 25 kg ha-1 yr-1 enabling relative yields to increase from 39% in 1990 to 55% in 2015. It remains to be seen whether technology can continue to maintain current yields, let alone increase them to those required by 2050.", "author" : [ { "dropping-particle" : "", "family" : "Hochman", "given" : "Zvi", "non-dropping-particle" : "", "parse-names" : false, "suffix" : "" }, { "dropping-particle" : "", "family" : "Gobbett", "given" : "David L.", "non-dropping-particle" : "", "parse-names" : false, "suffix" : "" }, { "dropping-particle" : "", "family" : "Horan", "given" : "Heidi", "non-dropping-particle" : "", "parse-names" : false, "suffix" : "" } ], "container-title" : "Global Change Biology", "id" : "ITEM-1", "issue" : "5", "issued" : { "date-parts" : [ [ "2017" ] ] }, "page" : "2071-2081", "title" : "Climate trends account for stalled wheat yields in Australia since 1990", "translator" : [ { "dropping-particle" : "", "family" : "H3281", "given" : "", "non-dropping-particle" : "", "parse-names" : false, "suffix" : "" } ], "type" : "article-journal", "volume" : "23" }, "uris" : [ "http://www.mendeley.com/documents/?uuid=b8b1ab36-1b05-44e9-9b39-05608dec40f6" ] }, { "id" : "ITEM-2", "itemData" : { "DOI" : "10.1073/pnas.1808035115", "ISSN" : "10916490", "PMID" : "30397143", "abstract" : "Continuation of historical trends in crop yield are critical to meeting the demands of a growing and more affluent world population. Climate change may compromise our ability to meet these demands, but estimates vary widely, highlighting the importance of understanding historical interactions between yield and climate trends. The relationship between temperature and yield is nuanced, involving differential yield outcomes to warm (9 \u2212 29\u25e6C) and hot (&gt; 29\u25e6C) temperatures and differing sensitivity across growth phases. Here, we use a crop model that resolves temperature responses according to magnitude and growth phase to show that US maize has benefited from weather shifts since 1981. Improvements are related to lengthening of the growing season and cooling of the hottest temperatures. Furthermore, current farmer cropping schedules are more beneficial in the climate of the last decade than they would have been in earlier decades, indicating statistically significant adaptation to a changing climate of 13 kg\u00b7ha\u22121\u00b7decade\u22121. All together, the better weather experienced by US maize accounts for 28% of the yield trends since 1981. Sustaining positive trends in yield depends on whether improvements in agricultural climate continue and the degree to which farmers adapt to future climates.", "author" : [ { "dropping-particle" : "", "family" : "Butler", "given" : "Ethan E.", "non-dropping-particle" : "", "parse-names" : false, "suffix" : "" }, { "dropping-particle" : "", "family" : "Mueller", "given" : "Nathaniel D.", "non-dropping-particle" : "", "parse-names" : false, "suffix" : "" }, { "dropping-particle" : "", "family" : "Huybers", "given" : "Peter", "non-dropping-particle" : "", "parse-names" : false, "suffix" : "" } ], "container-title" : "Proceedings of the National Academy of Sciences", "id" : "ITEM-2", "issue" : "47", "issued" : { "date-parts" : [ [ "2018" ] ] }, "page" : "11935-11940", "title" : "Peculiarly pleasant weather for US maize", "translator" : [ { "dropping-particle" : "", "family" : "H4204", "given" : "", "non-dropping-particle" : "", "parse-names" : false, "suffix" : "" } ], "type" : "article-journal", "volume" : "115" }, "uris" : [ "http://www.mendeley.com/documents/?uuid=f9c29703-d67b-4257-8720-def9b31a86fa" ] } ], "mendeley" : { "formattedCitation" : "(Hochman et al., 2017; Butler et al., 2018)", "plainTextFormattedCitation" : "(Hochman et al., 2017; Butler et al., 2018)", "previouslyFormattedCitation" : "(Hochman et al., 2017; Butler et al., 2018)" }, "properties" : { "noteIndex" : 0 }, "schema" : "https://github.com/citation-style-language/schema/raw/master/csl-citation.json" }</w:instrText>
      </w:r>
      <w:r>
        <w:rPr>
          <w:color w:val="000000"/>
        </w:rPr>
        <w:fldChar w:fldCharType="separate"/>
      </w:r>
      <w:ins w:id="4310" w:author="Robin Matthews" w:date="2021-05-18T16:04:00Z">
        <w:r w:rsidR="00602365">
          <w:rPr>
            <w:noProof/>
            <w:color w:val="000000"/>
            <w:lang w:val="en-GB"/>
          </w:rPr>
          <w:t>(Hochman et al., 2017; Butler et al., 2018)</w:t>
        </w:r>
      </w:ins>
      <w:del w:id="4311" w:author="Robin Matthews" w:date="2021-05-18T16:04:00Z">
        <w:r w:rsidRPr="00C421D6" w:rsidDel="00602365">
          <w:rPr>
            <w:noProof/>
            <w:color w:val="000000"/>
            <w:lang w:val="en-GB"/>
          </w:rPr>
          <w:delText>(Hochman et al., 2017; Butler et al., 2018)</w:delText>
        </w:r>
      </w:del>
      <w:r>
        <w:rPr>
          <w:color w:val="000000"/>
        </w:rPr>
        <w:fldChar w:fldCharType="end"/>
      </w:r>
      <w:r w:rsidRPr="00C421D6">
        <w:rPr>
          <w:color w:val="000000"/>
          <w:lang w:val="en-GB"/>
        </w:rPr>
        <w:t>, changes in human population patterns and vulnerability affecting flood</w:t>
      </w:r>
      <w:ins w:id="4312" w:author="Ian Blenkinsop" w:date="2021-07-06T17:36:00Z">
        <w:r w:rsidR="007E1BF5">
          <w:rPr>
            <w:color w:val="000000"/>
            <w:lang w:val="en-GB"/>
          </w:rPr>
          <w:t>-</w:t>
        </w:r>
      </w:ins>
      <w:r w:rsidRPr="00C421D6">
        <w:rPr>
          <w:color w:val="000000"/>
          <w:lang w:val="en-GB"/>
        </w:rPr>
        <w:t xml:space="preserve"> or </w:t>
      </w:r>
      <w:del w:id="4313" w:author="Ian Blenkinsop" w:date="2021-07-06T17:36:00Z">
        <w:r w:rsidRPr="00C421D6" w:rsidDel="007E1BF5">
          <w:rPr>
            <w:color w:val="000000"/>
            <w:lang w:val="en-GB"/>
          </w:rPr>
          <w:delText xml:space="preserve">wildfire </w:delText>
        </w:r>
      </w:del>
      <w:ins w:id="4314" w:author="Ian Blenkinsop" w:date="2021-07-06T17:36:00Z">
        <w:r w:rsidR="007E1BF5" w:rsidRPr="00C421D6">
          <w:rPr>
            <w:color w:val="000000"/>
            <w:lang w:val="en-GB"/>
          </w:rPr>
          <w:t>wildfire</w:t>
        </w:r>
        <w:r w:rsidR="007E1BF5">
          <w:rPr>
            <w:color w:val="000000"/>
            <w:lang w:val="en-GB"/>
          </w:rPr>
          <w:t>-</w:t>
        </w:r>
      </w:ins>
      <w:r w:rsidRPr="00C421D6">
        <w:rPr>
          <w:color w:val="000000"/>
          <w:lang w:val="en-GB"/>
        </w:rPr>
        <w:t xml:space="preserve">induced damages </w:t>
      </w:r>
      <w:r>
        <w:rPr>
          <w:color w:val="000000"/>
        </w:rPr>
        <w:fldChar w:fldCharType="begin" w:fldLock="1"/>
      </w:r>
      <w:r w:rsidR="00A94565">
        <w:rPr>
          <w:color w:val="000000"/>
          <w:lang w:val="en-GB"/>
        </w:rPr>
        <w:instrText>ADDIN CSL_CITATION { "citationItems" : [ { "id" : "ITEM-1", "itemData" : { "DOI" : "10.1038/s41467-021-22153-9", "ISSN" : "2041-1723", "abstract" : "Climate change affects precipitation patterns. Here, we investigate whether its signals are already detectable in reported river flood damages. We develop an empirical model to reconstruct observed damages and quantify the contributions of climate and socio-economic drivers to observed trends. We show that, on the level of nine world regions, trends in damages are dominated by increasing exposure and modulated by changes in vulnerability, while climate-induced trends are comparably small and mostly statistically insignificant, with the exception of South &amp; Sub-Saharan Africa and Eastern Asia. However, when disaggregating the world regions into subregions based on river-basins with homogenous historical discharge trends, climate contributions to damages become statistically significant globally, in Asia and Latin America. In most regions, we find monotonous climate-induced damage trends but more years of observations would be needed to distinguish between the impacts of anthropogenic climate forcing and multidecadal oscillations.", "author" : [ { "dropping-particle" : "", "family" : "Sauer", "given" : "Inga J.", "non-dropping-particle" : "", "parse-names" : false, "suffix" : "" }, { "dropping-particle" : "", "family" : "Reese", "given" : "Ronja", "non-dropping-particle" : "", "parse-names" : false, "suffix" : "" }, { "dropping-particle" : "", "family" : "Otto", "given" : "Christian", "non-dropping-particle" : "", "parse-names" : false, "suffix" : "" }, { "dropping-particle" : "", "family" : "Geiger", "given" : "Tobias", "non-dropping-particle" : "", "parse-names" : false, "suffix" : "" }, { "dropping-particle" : "", "family" : "Willner", "given" : "Sven N.", "non-dropping-particle" : "", "parse-names" : false, "suffix" : "" }, { "dropping-particle" : "", "family" : "Guillod", "given" : "Benoit P.", "non-dropping-particle" : "", "parse-names" : false, "suffix" : "" }, { "dropping-particle" : "", "family" : "Bresch", "given" : "David N.", "non-dropping-particle" : "", "parse-names" : false, "suffix" : "" }, { "dropping-particle" : "", "family" : "Frieler", "given" : "Katja", "non-dropping-particle" : "", "parse-names" : false, "suffix" : "" } ], "container-title" : "Nature Communications", "id" : "ITEM-1", "issue" : "1", "issued" : { "date-parts" : [ [ "2021", "12", "9" ] ] }, "page" : "2128", "title" : "Climate signals in river flood damages emerge under sound regional disaggregation", "translator" : [ { "dropping-particle" : "", "family" : "H4644", "given" : "", "non-dropping-particle" : "", "parse-names" : false, "suffix" : "" } ], "type" : "article-journal", "volume" : "12" }, "uris" : [ "http://www.mendeley.com/documents/?uuid=45e43bac-4d5a-43c3-9a0e-113916e386e7" ] }, { "id" : "ITEM-2", "itemData" : { "DOI" : "10.1007/s10584-015-1441-z", "ISSN" : "1573-1480", "abstract" : "The issue of climate related loss and damage (L&amp;D) has re-emerged and gained significant traction in international climate policy in recent years. However, many aspects remain unclear, including how aspects of liability and compensation in relation with L&amp;D will be treated under the UNFCCC, human rights and environmental law. Furthermore, the type of scientific evidence required to link climate change impacts for each of these L&amp;D mechanisms needs to be clarified. Here we analyze to which degree different types of scientific evidence can inform L&amp;D discussions and policies. We distinguish between (i) L&amp;D observation, (ii) understanding causation, and (iii) linking L&amp;D to anthropogenic emissions through attribution studies. We draw on three case studies from Australia, Colombia and Alaska to demonstrate the relevance of the different types of evidence. We then discuss the potential and limitations of these types of scientific evidence, in particular attribution, for informing current L&amp;D discussions and policies. Attribution (iii) sets the highest bar, but also provides the most complete set of information to support adaptation, risk reduction and L&amp;D policies. However, rather than suggesting that attribution is a necessary requirement for L&amp;D policies we want to highlight its potential for facilitating a more thematically structured, and thus hopefully a more constructive, policy and justice discussion.", "author" : [ { "dropping-particle" : "", "family" : "Huggel", "given" : "Christian", "non-dropping-particle" : "", "parse-names" : false, "suffix" : "" }, { "dropping-particle" : "", "family" : "Stone", "given" : "D\u00e1ith\u00ed", "non-dropping-particle" : "", "parse-names" : false, "suffix" : "" }, { "dropping-particle" : "", "family" : "Eicken", "given" : "Hajo", "non-dropping-particle" : "", "parse-names" : false, "suffix" : "" }, { "dropping-particle" : "", "family" : "Hansen", "given" : "Gerrit", "non-dropping-particle" : "", "parse-names" : false, "suffix" : "" } ], "container-title" : "Climatic Change", "id" : "ITEM-2", "issue" : "3", "issued" : { "date-parts" : [ [ "2015" ] ] }, "page" : "453-467", "title" : "Potential and limitations of the attribution of climate change impacts for informing loss and damage discussions and policies", "translator" : [ { "dropping-particle" : "", "family" : "H4018", "given" : "", "non-dropping-particle" : "", "parse-names" : false, "suffix" : "" } ], "type" : "article-journal", "volume" : "133" }, "uris" : [ "http://www.mendeley.com/documents/?uuid=f00df934-4c0d-4c9a-b964-a04f3ebcf615" ] } ], "mendeley" : { "formattedCitation" : "(Huggel et al., 2015; Sauer et al., 2021)", "plainTextFormattedCitation" : "(Huggel et al., 2015; Sauer et al., 2021)", "previouslyFormattedCitation" : "(Huggel et al., 2015; Sauer et al., 2021)" }, "properties" : { "noteIndex" : 0 }, "schema" : "https://github.com/citation-style-language/schema/raw/master/csl-citation.json" }</w:instrText>
      </w:r>
      <w:r>
        <w:rPr>
          <w:color w:val="000000"/>
        </w:rPr>
        <w:fldChar w:fldCharType="separate"/>
      </w:r>
      <w:ins w:id="4315" w:author="Robin Matthews" w:date="2021-05-18T16:04:00Z">
        <w:r w:rsidR="00602365">
          <w:rPr>
            <w:noProof/>
            <w:color w:val="000000"/>
            <w:lang w:val="en-GB"/>
          </w:rPr>
          <w:t>(Huggel et al., 2015; Sauer et al., 2021)</w:t>
        </w:r>
      </w:ins>
      <w:del w:id="4316" w:author="Robin Matthews" w:date="2021-05-18T16:04:00Z">
        <w:r w:rsidRPr="00C421D6" w:rsidDel="00602365">
          <w:rPr>
            <w:noProof/>
            <w:color w:val="000000"/>
            <w:lang w:val="en-GB"/>
          </w:rPr>
          <w:delText>(Huggel et al., 2015; Sauer et al., 2021)</w:delText>
        </w:r>
      </w:del>
      <w:r>
        <w:rPr>
          <w:color w:val="000000"/>
        </w:rPr>
        <w:fldChar w:fldCharType="end"/>
      </w:r>
      <w:r w:rsidRPr="00C421D6">
        <w:rPr>
          <w:color w:val="000000"/>
          <w:lang w:val="en-GB"/>
        </w:rPr>
        <w:t xml:space="preserve">, or habitat loss driving declines in wild species </w:t>
      </w:r>
      <w:r>
        <w:rPr>
          <w:color w:val="000000"/>
        </w:rPr>
        <w:fldChar w:fldCharType="begin" w:fldLock="1"/>
      </w:r>
      <w:r w:rsidR="00E81B0B">
        <w:rPr>
          <w:color w:val="000000"/>
          <w:lang w:val="en-GB"/>
        </w:rPr>
        <w:instrText>ADDIN CSL_CITATION { "citationItems" : [ { "id" : "ITEM-1", "itemData" : { "DOI" : "10.5281/zenodo.3553579", "author" : [ { "dropping-particle" : "", "family" : "IPBES", "given" : "", "non-dropping-particle" : "", "parse-names" : false, "suffix" : "" } ], "container-title" : "Global assessment report on biodiversity and ecosystem services of the Intergovernmental Science-Policy Platform on Biodiversity and Ecosystem Services", "editor" : [ { "dropping-particle" : "", "family" : "D\u00edaz", "given" : "S.", "non-dropping-particle" : "", "parse-names" : false, "suffix" : "" }, { "dropping-particle" : "", "family" : "Settele", "given" : "J.", "non-dropping-particle" : "", "parse-names" : false, "suffix" : "" }, { "dropping-particle" : "", "family" : "Brond\u00edzio", "given" : "E. S.", "non-dropping-particle" : "", "parse-names" : false, "suffix" : "" }, { "dropping-particle" : "", "family" : "Ngo", "given" : "H. T.", "non-dropping-particle" : "", "parse-names" : false, "suffix" : "" }, { "dropping-particle" : "", "family" : "Gu\u00e8ze", "given" : "M.", "non-dropping-particle" : "", "parse-names" : false, "suffix" : "" }, { "dropping-particle" : "", "family" : "Agard", "given" : "J.", "non-dropping-particle" : "", "parse-names" : false, "suffix" : "" }, { "dropping-particle" : "", "family" : "Arneth", "given" : "A.", "non-dropping-particle" : "", "parse-names" : false, "suffix" : "" }, { "dropping-particle" : "", "family" : "Balvanera", "given" : "P.", "non-dropping-particle" : "", "parse-names" : false, "suffix" : "" }, { "dropping-particle" : "", "family" : "Brauman", "given" : "K. A.", "non-dropping-particle" : "", "parse-names" : false, "suffix" : "" }, { "dropping-particle" : "", "family" : "Butchart", "given" : "S. H. M.", "non-dropping-particle" : "", "parse-names" : false, "suffix" : "" }, { "dropping-particle" : "", "family" : "Chan", "given" : "K. M. A.", "non-dropping-particle" : "", "parse-names" : false, "suffix" : "" }, { "dropping-particle" : "", "family" : "Garibaldi", "given" : "L. A.", "non-dropping-particle" : "", "parse-names" : false, "suffix" : "" }, { "dropping-particle" : "", "family" : "Ichii", "given" : "K.", "non-dropping-particle" : "", "parse-names" : false, "suffix" : "" }, { "dropping-particle" : "", "family" : "Liu", "given" : "J.", "non-dropping-particle" : "", "parse-names" : false, "suffix" : "" }, { "dropping-particle" : "", "family" : "Subramanian", "given" : "S. M.", "non-dropping-particle" : "", "parse-names" : false, "suffix" : "" }, { "dropping-particle" : "", "family" : "Midgley", "given" : "G. F.", "non-dropping-particle" : "", "parse-names" : false, "suffix" : "" }, { "dropping-particle" : "", "family" : "Miloslavich", "given" : "P.", "non-dropping-particle" : "", "parse-names" : false, "suffix" : "" }, { "dropping-particle" : "", "family" : "Moln\u00e1r", "given" : "Z.", "non-dropping-particle" : "", "parse-names" : false, "suffix" : "" }, { "dropping-particle" : "", "family" : "Obura", "given" : "D.", "non-dropping-particle" : "", "parse-names" : false, "suffix" : "" }, { "dropping-particle" : "", "family" : "Pfaff", "given" : "A.", "non-dropping-particle" : "", "parse-names" : false, "suffix" : "" }, { "dropping-particle" : "", "family" : "Polasky", "given" : "S.", "non-dropping-particle" : "", "parse-names" : false, "suffix" : "" }, { "dropping-particle" : "", "family" : "Purvis", "given" : "A.", "non-dropping-particle" : "", "parse-names" : false, "suffix" : "" }, { "dropping-particle" : "", "family" : "Razzaque", "given" : "J.", "non-dropping-particle" : "", "parse-names" : false, "suffix" : "" }, { "dropping-particle" : "", "family" : "Reyers", "given" : "B.", "non-dropping-particle" : "", "parse-names" : false, "suffix" : "" }, { "dropping-particle" : "", "family" : "Chowdhury", "given" : "R. Roy", "non-dropping-particle" : "", "parse-names" : false, "suffix" : "" }, { "dropping-particle" : "", "family" : "Shin", "given" : "Y. J.", "non-dropping-particle" : "", "parse-names" : false, "suffix" : "" }, { "dropping-particle" : "", "family" : "Visseren-Hamakers", "given" : "I. J.", "non-dropping-particle" : "", "parse-names" : false, "suffix" : "" }, { "dropping-particle" : "", "family" : "Willis", "given" : "K. J.", "non-dropping-particle" : "", "parse-names" : false, "suffix" : "" }, { "dropping-particle" : "", "family" : "Zayas", "given" : "C. N.", "non-dropping-particle" : "", "parse-names" : false, "suffix" : "" } ], "id" : "ITEM-1", "issued" : { "date-parts" : [ [ "2019" ] ] }, "page" : "56", "publisher" : "Intergovernmental Science-Policy Platform on Biodiversity and Ecosystem Services (IPBES) Secretariat", "publisher-place" : "Bonn, Germany", "title" : "Summary for policymakers of the global assessment report on biodiversity and ecosystem services of the Intergovernmental Science-Policy Platform on Biodiversity and Ecosystem Services", "translator" : [ { "dropping-particle" : "", "family" : "H3701", "given" : "Rt6", "non-dropping-particle" : "", "parse-names" : false, "suffix" : "" } ], "type" : "chapter" }, "uris" : [ "http://www.mendeley.com/documents/?uuid=c487816a-3b05-448a-8c50-b2f1d39d2b44" ] } ], "mendeley" : { "formattedCitation" : "(IPBES, 2019)", "plainTextFormattedCitation" : "(IPBES, 2019)", "previouslyFormattedCitation" : "(IPBES, 2019)" }, "properties" : { "noteIndex" : 0 }, "schema" : "https://github.com/citation-style-language/schema/raw/master/csl-citation.json" }</w:instrText>
      </w:r>
      <w:r>
        <w:rPr>
          <w:color w:val="000000"/>
        </w:rPr>
        <w:fldChar w:fldCharType="separate"/>
      </w:r>
      <w:ins w:id="4317" w:author="Robin Matthews" w:date="2021-05-18T16:04:00Z">
        <w:r w:rsidR="00602365">
          <w:rPr>
            <w:noProof/>
            <w:color w:val="000000"/>
            <w:lang w:val="en-GB"/>
          </w:rPr>
          <w:t>(IPBES, 2019)</w:t>
        </w:r>
      </w:ins>
      <w:del w:id="4318" w:author="Robin Matthews" w:date="2021-05-18T16:04:00Z">
        <w:r w:rsidRPr="00C421D6" w:rsidDel="00602365">
          <w:rPr>
            <w:noProof/>
            <w:color w:val="000000"/>
            <w:lang w:val="en-GB"/>
          </w:rPr>
          <w:delText>(IPBES, 2019)</w:delText>
        </w:r>
      </w:del>
      <w:r>
        <w:rPr>
          <w:color w:val="000000"/>
        </w:rPr>
        <w:fldChar w:fldCharType="end"/>
      </w:r>
      <w:r w:rsidRPr="00C421D6">
        <w:rPr>
          <w:color w:val="000000"/>
          <w:lang w:val="en-GB"/>
        </w:rPr>
        <w:t>. These drivers are accounted for by estimating a baseline condition that would exist in the absence of climate change. The baseline might be stationary and be approximated by observations from the past, or it may change over time and be simulated by statistical or process-based impact models (</w:t>
      </w:r>
      <w:ins w:id="4319" w:author="Ian Blenkinsop" w:date="2021-07-06T17:37:00Z">
        <w:r w:rsidR="007E1BF5" w:rsidRPr="00C421D6">
          <w:rPr>
            <w:color w:val="000000"/>
            <w:lang w:val="en-GB"/>
          </w:rPr>
          <w:t>WGII Section 16.2</w:t>
        </w:r>
        <w:r w:rsidR="007E1BF5">
          <w:rPr>
            <w:color w:val="000000"/>
            <w:lang w:val="en-GB"/>
          </w:rPr>
          <w:t xml:space="preserve">; </w:t>
        </w:r>
      </w:ins>
      <w:commentRangeStart w:id="4320"/>
      <w:r w:rsidRPr="00C421D6">
        <w:rPr>
          <w:color w:val="000000"/>
          <w:lang w:val="en-GB"/>
        </w:rPr>
        <w:t>Cramer et al. 2014</w:t>
      </w:r>
      <w:commentRangeEnd w:id="4320"/>
      <w:r w:rsidR="007E1BF5">
        <w:rPr>
          <w:rStyle w:val="CommentReference"/>
        </w:rPr>
        <w:commentReference w:id="4320"/>
      </w:r>
      <w:del w:id="4321" w:author="Ian Blenkinsop" w:date="2021-07-06T17:37:00Z">
        <w:r w:rsidRPr="00C421D6" w:rsidDel="007E1BF5">
          <w:rPr>
            <w:color w:val="000000"/>
            <w:lang w:val="en-GB"/>
          </w:rPr>
          <w:delText>, WGII Chapter 16, Section 16.2</w:delText>
        </w:r>
      </w:del>
      <w:r w:rsidRPr="00C421D6">
        <w:rPr>
          <w:color w:val="000000"/>
          <w:lang w:val="en-GB"/>
        </w:rPr>
        <w:t xml:space="preserve">). Assessment of multiple independent lines of evidence, taken together, can provide rigorous attribution when </w:t>
      </w:r>
      <w:r w:rsidRPr="00C421D6">
        <w:rPr>
          <w:color w:val="000000"/>
          <w:lang w:val="en-GB"/>
        </w:rPr>
        <w:lastRenderedPageBreak/>
        <w:t xml:space="preserve">more quantitative approaches are not available </w:t>
      </w:r>
      <w:r>
        <w:rPr>
          <w:color w:val="000000"/>
        </w:rPr>
        <w:fldChar w:fldCharType="begin" w:fldLock="1"/>
      </w:r>
      <w:r w:rsidR="00E81B0B">
        <w:rPr>
          <w:color w:val="000000"/>
          <w:lang w:val="en-GB"/>
        </w:rPr>
        <w:instrText>ADDIN CSL_CITATION { "citationItems" : [ { "id" : "ITEM-1", "itemData" : { "DOI" : "10.1111/ele.12098", "abstract" : "There is increasing pressure from policymakers for ecologists to generate more detailed \u2018attribution\u2019 analysesaimed at quantitatively estimating relative contributions of different driving forces, including anthropogenicclimate change (ACC), to observed biological changes. Here, we argue that this approach is not productivefor ecological studies. Global meta-analyses of diverse species, regions and ecosystems have already givenus \u2018very high con\ufb01dence\u2019 [sensu Intergovernmental Panel on Climate Change (IPCC)] that ACC has impactedwild species in a general sense. Further, for well-studied species or systems, synthesis of experiments andmodels with long-term observations has given us similarly high con\ufb01dence that they have been impacted byregional climate change (regardless of its cause). However, the role of greenhouse gases in driving theseimpacts has not been estimated quantitatively. Should this be an ecological research priority? We argue thatdevelopment of quantitative ecological models for this purpose faces several impediments, particularly theexistence of strong, non-additive interactions among different external factors. However, even with currentunderstanding of impacts of global warming, there are myriad climate change adaptation options alreadydeveloped in the literature that could be, and in fact are being, implemented now.", "author" : [ { "dropping-particle" : "", "family" : "Parmesan", "given" : "Camille", "non-dropping-particle" : "", "parse-names" : false, "suffix" : "" }, { "dropping-particle" : "", "family" : "Burrows", "given" : "Michael T", "non-dropping-particle" : "", "parse-names" : false, "suffix" : "" }, { "dropping-particle" : "", "family" : "Duarte", "given" : "Carlos M", "non-dropping-particle" : "", "parse-names" : false, "suffix" : "" }, { "dropping-particle" : "", "family" : "Poloczanska", "given" : "Elvira S", "non-dropping-particle" : "", "parse-names" : false, "suffix" : "" }, { "dropping-particle" : "", "family" : "Richardson", "given" : "Anthony J", "non-dropping-particle" : "", "parse-names" : false, "suffix" : "" }, { "dropping-particle" : "", "family" : "Schoeman", "given" : "David S", "non-dropping-particle" : "", "parse-names" : false, "suffix" : "" }, { "dropping-particle" : "", "family" : "Singer", "given" : "Michael C", "non-dropping-particle" : "", "parse-names" : false, "suffix" : "" } ], "container-title" : "Ecology Letters", "id" : "ITEM-1", "issued" : { "date-parts" : [ [ "2013" ] ] }, "page" : "58-71", "title" : "Beyond climate change attribution in conservation and ecological research", "translator" : [ { "dropping-particle" : "", "family" : "H4584", "given" : "", "non-dropping-particle" : "", "parse-names" : false, "suffix" : "" } ], "type" : "article-journal", "volume" : "16" }, "uris" : [ "http://www.mendeley.com/documents/?uuid=06a06448-961c-442a-bbae-55a916e94b3d" ] } ], "mendeley" : { "formattedCitation" : "(Parmesan et al., 2013)", "plainTextFormattedCitation" : "(Parmesan et al., 2013)", "previouslyFormattedCitation" : "(Parmesan et al., 2013)" }, "properties" : { "noteIndex" : 0 }, "schema" : "https://github.com/citation-style-language/schema/raw/master/csl-citation.json" }</w:instrText>
      </w:r>
      <w:r>
        <w:rPr>
          <w:color w:val="000000"/>
        </w:rPr>
        <w:fldChar w:fldCharType="separate"/>
      </w:r>
      <w:ins w:id="4322" w:author="Robin Matthews" w:date="2021-05-18T16:04:00Z">
        <w:r w:rsidR="00602365">
          <w:rPr>
            <w:noProof/>
            <w:color w:val="000000"/>
            <w:lang w:val="en-GB"/>
          </w:rPr>
          <w:t>(Parmesan et al., 2013)</w:t>
        </w:r>
      </w:ins>
      <w:del w:id="4323" w:author="Robin Matthews" w:date="2021-05-18T16:04:00Z">
        <w:r w:rsidRPr="00C421D6" w:rsidDel="00602365">
          <w:rPr>
            <w:noProof/>
            <w:color w:val="000000"/>
            <w:lang w:val="en-GB"/>
          </w:rPr>
          <w:delText>(Parmesan et al., 2013)</w:delText>
        </w:r>
      </w:del>
      <w:r>
        <w:rPr>
          <w:color w:val="000000"/>
        </w:rPr>
        <w:fldChar w:fldCharType="end"/>
      </w:r>
      <w:r w:rsidRPr="00C421D6">
        <w:rPr>
          <w:color w:val="000000"/>
          <w:lang w:val="en-GB"/>
        </w:rPr>
        <w:t>. These include paleodata, physiological and ecological experiments, natural ‘experiments’ from very long-term datasets indicating consistent responses to the same climate trend/event, and ‘fingerprints’ in species</w:t>
      </w:r>
      <w:r w:rsidR="0081533C">
        <w:rPr>
          <w:color w:val="000000"/>
          <w:lang w:val="en-GB"/>
        </w:rPr>
        <w:t>’</w:t>
      </w:r>
      <w:r w:rsidRPr="00C421D6">
        <w:rPr>
          <w:color w:val="000000"/>
          <w:lang w:val="en-GB"/>
        </w:rPr>
        <w:t xml:space="preserve"> responses that are uniquely expected from climate change (e.g. </w:t>
      </w:r>
      <w:bookmarkStart w:id="4324" w:name="_Hlk66782064"/>
      <w:r w:rsidRPr="00C421D6">
        <w:rPr>
          <w:color w:val="000000"/>
          <w:lang w:val="en-GB"/>
        </w:rPr>
        <w:t xml:space="preserve">poleward range boundaries expanding </w:t>
      </w:r>
      <w:bookmarkEnd w:id="4324"/>
      <w:r w:rsidRPr="00C421D6">
        <w:rPr>
          <w:color w:val="000000"/>
          <w:lang w:val="en-GB"/>
        </w:rPr>
        <w:t>and equatorial range boundaries contracting in a coherent pattern world</w:t>
      </w:r>
      <w:del w:id="4325" w:author="Ian Blenkinsop" w:date="2021-07-06T17:38:00Z">
        <w:r w:rsidRPr="00C421D6" w:rsidDel="0081533C">
          <w:rPr>
            <w:color w:val="000000"/>
            <w:lang w:val="en-GB"/>
          </w:rPr>
          <w:delText>-</w:delText>
        </w:r>
      </w:del>
      <w:r w:rsidRPr="00C421D6">
        <w:rPr>
          <w:color w:val="000000"/>
          <w:lang w:val="en-GB"/>
        </w:rPr>
        <w:t>wide</w:t>
      </w:r>
      <w:del w:id="4326" w:author="Ian Blenkinsop" w:date="2021-07-06T17:38:00Z">
        <w:r w:rsidRPr="00C421D6" w:rsidDel="0081533C">
          <w:rPr>
            <w:color w:val="000000"/>
            <w:lang w:val="en-GB"/>
          </w:rPr>
          <w:delText xml:space="preserve">, </w:delText>
        </w:r>
      </w:del>
      <w:ins w:id="4327" w:author="Ian Blenkinsop" w:date="2021-07-06T17:38:00Z">
        <w:r w:rsidR="0081533C">
          <w:rPr>
            <w:color w:val="000000"/>
            <w:lang w:val="en-GB"/>
          </w:rPr>
          <w:t>;</w:t>
        </w:r>
        <w:r w:rsidR="0081533C" w:rsidRPr="00C421D6">
          <w:rPr>
            <w:color w:val="000000"/>
            <w:lang w:val="en-GB"/>
          </w:rPr>
          <w:t xml:space="preserve"> </w:t>
        </w:r>
      </w:ins>
      <w:commentRangeStart w:id="4328"/>
      <w:r w:rsidRPr="00C421D6">
        <w:rPr>
          <w:color w:val="000000"/>
          <w:lang w:val="en-GB"/>
        </w:rPr>
        <w:t>Parmesan and Yohe, 2003</w:t>
      </w:r>
      <w:commentRangeEnd w:id="4328"/>
      <w:r w:rsidR="001A4BFA">
        <w:rPr>
          <w:rStyle w:val="CommentReference"/>
        </w:rPr>
        <w:commentReference w:id="4328"/>
      </w:r>
      <w:r w:rsidRPr="00C421D6">
        <w:rPr>
          <w:color w:val="000000"/>
          <w:lang w:val="en-GB"/>
        </w:rPr>
        <w:t xml:space="preserve">). Meta-analyses of species/ecosystem responses, when conducted with wide geographic coverage, also provide a globally coherent signal of climate change at an appropriate scale for attribution to anthropogenic climate change </w:t>
      </w:r>
      <w:r>
        <w:rPr>
          <w:color w:val="000000"/>
        </w:rPr>
        <w:fldChar w:fldCharType="begin" w:fldLock="1"/>
      </w:r>
      <w:r w:rsidR="00E81B0B">
        <w:rPr>
          <w:color w:val="000000"/>
          <w:lang w:val="en-GB"/>
        </w:rPr>
        <w:instrText>ADDIN CSL_CITATION { "citationItems" : [ { "id" : "ITEM-1", "itemData" : { "DOI" : "10.1038/nature01286", "ISBN" : "0028-0836", "ISSN" : "0028-0836", "PMID" : "12511946", "abstract" : "Causal attribution of recent biological trends to climate change is complicated because non-climatic influences dominate local, short-term biological changes. Any underlying signal from climate change is likely to be revealed by analyses that seek systematic trends across diverse species and geographic regions; however, debates within the Intergovernmental Panel on Climate Change (IPCC) reveal several definitions of a 'systematic trend'. Here, we explore these differences, apply diverse analyses to more than 1,700 species, and show that recent biological trends match climate change predictions. Global meta-analyses documented significant range shifts averaging 6.1 km per decade towards the poles (or metres per decade upward), and significant mean advancement of spring events by 2.3 days per decade. We define a diagnostic fingerprint of temporal and spatial 'sign-switching' responses uniquely predicted by twentieth century climate trends. Among appropriate long-term/large-scale/multi-species data sets, this diagnostic fingerprint was found for 279 species. This suite of analyses generates 'very high confidence' (as laid down by the IPCC) that climate change is already affecting living systems.", "author" : [ { "dropping-particle" : "", "family" : "Parmesan", "given" : "Camille", "non-dropping-particle" : "", "parse-names" : false, "suffix" : "" }, { "dropping-particle" : "", "family" : "Yohe", "given" : "G", "non-dropping-particle" : "", "parse-names" : false, "suffix" : "" } ], "container-title" : "Nature", "id" : "ITEM-1", "issued" : { "date-parts" : [ [ "2003" ] ] }, "page" : "37-42", "title" : "A globally coherent fingerprint of climate change", "translator" : [ { "dropping-particle" : "", "family" : "H2353", "given" : "", "non-dropping-particle" : "", "parse-names" : false, "suffix" : "" } ], "type" : "article-journal", "volume" : "421" }, "uris" : [ "http://www.mendeley.com/documents/?uuid=8a5d9398-bb5a-42c4-8d37-7eae629bffdc" ] }, { "id" : "ITEM-2", "itemData" : { "DOI" : "10.1111/ele.12098", "abstract" : "There is increasing pressure from policymakers for ecologists to generate more detailed \u2018attribution\u2019 analysesaimed at quantitatively estimating relative contributions of different driving forces, including anthropogenicclimate change (ACC), to observed biological changes. Here, we argue that this approach is not productivefor ecological studies. Global meta-analyses of diverse species, regions and ecosystems have already givenus \u2018very high con\ufb01dence\u2019 [sensu Intergovernmental Panel on Climate Change (IPCC)] that ACC has impactedwild species in a general sense. Further, for well-studied species or systems, synthesis of experiments andmodels with long-term observations has given us similarly high con\ufb01dence that they have been impacted byregional climate change (regardless of its cause). However, the role of greenhouse gases in driving theseimpacts has not been estimated quantitatively. Should this be an ecological research priority? We argue thatdevelopment of quantitative ecological models for this purpose faces several impediments, particularly theexistence of strong, non-additive interactions among different external factors. However, even with currentunderstanding of impacts of global warming, there are myriad climate change adaptation options alreadydeveloped in the literature that could be, and in fact are being, implemented now.", "author" : [ { "dropping-particle" : "", "family" : "Parmesan", "given" : "Camille", "non-dropping-particle" : "", "parse-names" : false, "suffix" : "" }, { "dropping-particle" : "", "family" : "Burrows", "given" : "Michael T", "non-dropping-particle" : "", "parse-names" : false, "suffix" : "" }, { "dropping-particle" : "", "family" : "Duarte", "given" : "Carlos M", "non-dropping-particle" : "", "parse-names" : false, "suffix" : "" }, { "dropping-particle" : "", "family" : "Poloczanska", "given" : "Elvira S", "non-dropping-particle" : "", "parse-names" : false, "suffix" : "" }, { "dropping-particle" : "", "family" : "Richardson", "given" : "Anthony J", "non-dropping-particle" : "", "parse-names" : false, "suffix" : "" }, { "dropping-particle" : "", "family" : "Schoeman", "given" : "David S", "non-dropping-particle" : "", "parse-names" : false, "suffix" : "" }, { "dropping-particle" : "", "family" : "Singer", "given" : "Michael C", "non-dropping-particle" : "", "parse-names" : false, "suffix" : "" } ], "container-title" : "Ecology Letters", "id" : "ITEM-2", "issued" : { "date-parts" : [ [ "2013" ] ] }, "page" : "58-71", "title" : "Beyond climate change attribution in conservation and ecological research", "translator" : [ { "dropping-particle" : "", "family" : "H4584", "given" : "", "non-dropping-particle" : "", "parse-names" : false, "suffix" : "" } ], "type" : "article-journal", "volume" : "16" }, "uris" : [ "http://www.mendeley.com/documents/?uuid=06a06448-961c-442a-bbae-55a916e94b3d" ] } ], "mendeley" : { "formattedCitation" : "(Parmesan and Yohe, 2003; Parmesan et al., 2013)", "manualFormatting" : "(Parmesan and Yohe, 2003; Parmesan et al., 2013)", "plainTextFormattedCitation" : "(Parmesan and Yohe, 2003; Parmesan et al., 2013)", "previouslyFormattedCitation" : "(Parmesan and Yohe, 2003; Parmesan et al., 2013)" }, "properties" : { "noteIndex" : 0 }, "schema" : "https://github.com/citation-style-language/schema/raw/master/csl-citation.json" }</w:instrText>
      </w:r>
      <w:r>
        <w:rPr>
          <w:color w:val="000000"/>
        </w:rPr>
        <w:fldChar w:fldCharType="separate"/>
      </w:r>
      <w:ins w:id="4329" w:author="Robin Matthews" w:date="2021-05-18T16:04:00Z">
        <w:r w:rsidR="00602365">
          <w:rPr>
            <w:noProof/>
            <w:color w:val="000000"/>
            <w:lang w:val="en-GB"/>
          </w:rPr>
          <w:t>(Parmesan and Yohe, 2003; Parmesan et al., 2013)</w:t>
        </w:r>
      </w:ins>
      <w:del w:id="4330" w:author="Robin Matthews" w:date="2021-05-18T16:04:00Z">
        <w:r w:rsidRPr="00C421D6" w:rsidDel="00602365">
          <w:rPr>
            <w:noProof/>
            <w:color w:val="000000"/>
            <w:lang w:val="en-GB"/>
          </w:rPr>
          <w:delText>(Parmesan and Yohe, 2003; Parmesan et al., 2013)</w:delText>
        </w:r>
      </w:del>
      <w:r>
        <w:rPr>
          <w:color w:val="000000"/>
        </w:rPr>
        <w:fldChar w:fldCharType="end"/>
      </w:r>
      <w:r w:rsidRPr="00C421D6">
        <w:rPr>
          <w:color w:val="000000"/>
          <w:lang w:val="en-GB"/>
        </w:rPr>
        <w:t>.</w:t>
      </w:r>
    </w:p>
    <w:p w14:paraId="0453E4BF" w14:textId="77777777" w:rsidR="00102875" w:rsidRPr="00C421D6" w:rsidRDefault="00102875" w:rsidP="00102875">
      <w:pPr>
        <w:pStyle w:val="AR6BodyText"/>
        <w:shd w:val="clear" w:color="auto" w:fill="DEEAF6" w:themeFill="accent1" w:themeFillTint="33"/>
        <w:rPr>
          <w:lang w:val="en-GB"/>
        </w:rPr>
      </w:pPr>
      <w:bookmarkStart w:id="4331" w:name="_Hlk66782110"/>
      <w:bookmarkEnd w:id="4303"/>
    </w:p>
    <w:p w14:paraId="217B34CD" w14:textId="51061418" w:rsidR="00102875" w:rsidRPr="00C421D6" w:rsidRDefault="00102875" w:rsidP="00102875">
      <w:pPr>
        <w:pStyle w:val="AR6BodyText"/>
        <w:shd w:val="clear" w:color="auto" w:fill="DEEAF6" w:themeFill="accent1" w:themeFillTint="33"/>
        <w:rPr>
          <w:lang w:val="en-GB"/>
        </w:rPr>
      </w:pPr>
      <w:r w:rsidRPr="00C421D6">
        <w:rPr>
          <w:color w:val="000000"/>
          <w:lang w:val="en-GB"/>
        </w:rPr>
        <w:t xml:space="preserve">Impact attribution does not always involve attribution to anthropogenic climate forcing. However, a growing number of studies include this aspect (e.g., </w:t>
      </w:r>
      <w:r>
        <w:rPr>
          <w:color w:val="000000"/>
        </w:rPr>
        <w:fldChar w:fldCharType="begin" w:fldLock="1"/>
      </w:r>
      <w:r w:rsidR="00E81B0B">
        <w:rPr>
          <w:color w:val="000000"/>
          <w:lang w:val="en-GB"/>
        </w:rPr>
        <w:instrText>ADDIN CSL_CITATION { "citationItems" : [ { "id" : "ITEM-1", "itemData" : { "DOI" : "10.1007/s10584-020-02692-8", "ISSN" : "15731480", "abstract" : "Hurricane Harvey is one of the costliest tropical cyclones in history. In this paper, we use a probabilistic event attribution framework to estimate the costs associated with Hurricane Harvey that are attributable to anthropogenic influence on the climate system. Results indicate that the \u201cfraction of attributable risk\u201d for the rainfall from Harvey was likely about at least a third with a preferable/best estimate of three quarters. With an average estimate of damages from Harvey assessed at about US$90bn, applying this fraction gives a best estimate of US$67bn, with a likely lower bound of at least US$30bn, of these damages that are attributable to the human influence on climate. This \u201cbottom-up\u201d event-based estimate of climate change damages contrasts sharply with the more \u201ctop-down\u201d approach using integrated assessment models (IAMs) or global macroeconometric estimates: one IAM estimates annual climate change damages in the USA to be in the region of US$21.3bn. While the two approaches are not easily comparable, it is noteworthy that our \u201cbottom-up\u201d results estimate that one single extreme weather event contributes more to climate change damages in the USA than an entire year by the \u201ctop-down\u201d method. Given that the \u201ctop-down\u201d approach, at best, parameterizes but does not resolve the effects of extreme weather events, our findings suggest that the \u201cbottom-up\u201d approach is a useful avenue to pursue in future attempts to refine estimates of climate change damages.", "author" : [ { "dropping-particle" : "", "family" : "Frame", "given" : "David", "non-dropping-particle" : "", "parse-names" : false, "suffix" : "" }, { "dropping-particle" : "", "family" : "Wehner", "given" : "Michael F.", "non-dropping-particle" : "", "parse-names" : false, "suffix" : "" }, { "dropping-particle" : "", "family" : "Noy", "given" : "Ilan", "non-dropping-particle" : "", "parse-names" : false, "suffix" : "" }, { "dropping-particle" : "", "family" : "Rosier", "given" : "Suzanne M.", "non-dropping-particle" : "", "parse-names" : false, "suffix" : "" } ], "container-title" : "Climatic Change", "id" : "ITEM-1", "issue" : "2", "issued" : { "date-parts" : [ [ "2020" ] ] }, "page" : "271-281", "publisher" : "Climatic Change", "title" : "The economic costs of Hurricane Harvey attributable to climate change", "translator" : [ { "dropping-particle" : "", "family" : "H4534", "given" : "", "non-dropping-particle" : "", "parse-names" : false, "suffix" : "" } ], "type" : "article-journal", "volume" : "160" }, "uris" : [ "http://www.mendeley.com/documents/?uuid=0d4149bd-938c-409a-b22c-54cde48500c6" ] } ], "mendeley" : { "formattedCitation" : "(Frame et al., 2020)", "manualFormatting" : "Frame et al., 2020", "plainTextFormattedCitation" : "(Frame et al., 2020)", "previouslyFormattedCitation" : "(Frame et al., 2020)" }, "properties" : { "noteIndex" : 0 }, "schema" : "https://github.com/citation-style-language/schema/raw/master/csl-citation.json" }</w:instrText>
      </w:r>
      <w:r>
        <w:rPr>
          <w:color w:val="000000"/>
        </w:rPr>
        <w:fldChar w:fldCharType="separate"/>
      </w:r>
      <w:ins w:id="4332" w:author="Robin Matthews" w:date="2021-05-18T16:04:00Z">
        <w:r w:rsidR="00602365">
          <w:rPr>
            <w:noProof/>
            <w:color w:val="000000"/>
            <w:lang w:val="en-GB"/>
          </w:rPr>
          <w:t>Frame et al., 2020</w:t>
        </w:r>
      </w:ins>
      <w:del w:id="4333" w:author="Robin Matthews" w:date="2021-05-18T16:04:00Z">
        <w:r w:rsidRPr="00C421D6" w:rsidDel="00602365">
          <w:rPr>
            <w:noProof/>
            <w:color w:val="000000"/>
            <w:lang w:val="en-GB"/>
          </w:rPr>
          <w:delText>Frame et al., 2020</w:delText>
        </w:r>
      </w:del>
      <w:r>
        <w:rPr>
          <w:color w:val="000000"/>
        </w:rPr>
        <w:fldChar w:fldCharType="end"/>
      </w:r>
      <w:r w:rsidRPr="00C421D6">
        <w:rPr>
          <w:color w:val="000000"/>
          <w:lang w:val="en-GB"/>
        </w:rPr>
        <w:t xml:space="preserve"> for the attribution of damages induced by </w:t>
      </w:r>
      <w:del w:id="4334" w:author="Ian Blenkinsop" w:date="2021-07-06T17:39:00Z">
        <w:r w:rsidRPr="00C421D6" w:rsidDel="00CA63BE">
          <w:rPr>
            <w:color w:val="000000"/>
            <w:lang w:val="en-GB"/>
          </w:rPr>
          <w:delText xml:space="preserve">hurricane </w:delText>
        </w:r>
      </w:del>
      <w:ins w:id="4335" w:author="Ian Blenkinsop" w:date="2021-07-06T17:39:00Z">
        <w:r w:rsidR="00CA63BE">
          <w:rPr>
            <w:color w:val="000000"/>
            <w:lang w:val="en-GB"/>
          </w:rPr>
          <w:t>H</w:t>
        </w:r>
        <w:r w:rsidR="00CA63BE" w:rsidRPr="00C421D6">
          <w:rPr>
            <w:color w:val="000000"/>
            <w:lang w:val="en-GB"/>
          </w:rPr>
          <w:t xml:space="preserve">urricane </w:t>
        </w:r>
      </w:ins>
      <w:r w:rsidRPr="00C421D6">
        <w:rPr>
          <w:color w:val="000000"/>
          <w:lang w:val="en-GB"/>
        </w:rPr>
        <w:t xml:space="preserve">Harvey; or </w:t>
      </w:r>
      <w:r>
        <w:rPr>
          <w:color w:val="000000"/>
        </w:rPr>
        <w:fldChar w:fldCharType="begin" w:fldLock="1"/>
      </w:r>
      <w:r w:rsidR="00E81B0B">
        <w:rPr>
          <w:color w:val="000000"/>
          <w:lang w:val="en-GB"/>
        </w:rPr>
        <w:instrText>ADDIN CSL_CITATION { "citationItems" : [ { "id" : "ITEM-1", "itemData" : { "DOI" : "10.1073/pnas.1816020116", "ISSN" : "0027-8424", "abstract" : "Understanding the causes of economic inequality is critical for achieving equitable economic development. To investigate whether global warming has affected the recent evolution of inequality, we combine counterfactual historical temperature trajectories from a suite of global climate models with extensively replicated empirical evidence of the relationship between historical temperature fluctuations and economic growth. Together, these allow us to generate probabilistic country-level estimates of the influence of anthropogenic climate forcing on historical economic output. We find very high likelihood that anthropogenic climate forcing has increased economic inequality between countries. For example, per capita gross domestic product (GDP) has been reduced 17\u201331% at the poorest four deciles of the population-weighted country-level per capita GDP distribution, yielding a ratio between the top and bottom deciles that is 25% larger than in a world without global warming. As a result, although between-country inequality has decreased over the past half century, there is \u223c90% likelihood that global warming has slowed that decrease. The primary driver is the parabolic relationship between temperature and economic growth, with warming increasing growth in cool countries and decreasing growth in warm countries. Although there is uncertainty in whether historical warming has benefited some temperate, rich countries, for most poor countries there is &gt;90% likelihood that per capita GDP is lower today than if global warming had not occurred. Thus, our results show that, in addition to not sharing equally in the direct benefits of fossil fuel use, many poor countries have been significantly harmed by the warming arising from wealthy countries\u2019 energy consumption.", "author" : [ { "dropping-particle" : "", "family" : "Diffenbaugh", "given" : "Noah S.", "non-dropping-particle" : "", "parse-names" : false, "suffix" : "" }, { "dropping-particle" : "", "family" : "Burke", "given" : "Marshall", "non-dropping-particle" : "", "parse-names" : false, "suffix" : "" } ], "container-title" : "Proceedings of the National Academy of Sciences", "id" : "ITEM-1", "issue" : "20", "issued" : { "date-parts" : [ [ "2019", "5", "14" ] ] }, "page" : "9808-9813", "title" : "Global warming has increased global economic inequality", "translator" : [ { "dropping-particle" : "", "family" : "H4599", "given" : "", "non-dropping-particle" : "", "parse-names" : false, "suffix" : "" } ], "type" : "article-journal", "volume" : "116" }, "uris" : [ "http://www.mendeley.com/documents/?uuid=cbd2a165-f767-4eae-b7c8-39484b57195f" ] } ], "mendeley" : { "formattedCitation" : "(Diffenbaugh and Burke, 2019)", "manualFormatting" : "Diffenbaugh and Burke, 2019", "plainTextFormattedCitation" : "(Diffenbaugh and Burke, 2019)", "previouslyFormattedCitation" : "(Diffenbaugh and Burke, 2019)" }, "properties" : { "noteIndex" : 0 }, "schema" : "https://github.com/citation-style-language/schema/raw/master/csl-citation.json" }</w:instrText>
      </w:r>
      <w:r>
        <w:rPr>
          <w:color w:val="000000"/>
        </w:rPr>
        <w:fldChar w:fldCharType="separate"/>
      </w:r>
      <w:ins w:id="4336" w:author="Robin Matthews" w:date="2021-05-18T16:04:00Z">
        <w:r w:rsidR="00602365">
          <w:rPr>
            <w:noProof/>
            <w:color w:val="000000"/>
            <w:lang w:val="en-GB"/>
          </w:rPr>
          <w:t>Diffenbaugh and Burke, 2019</w:t>
        </w:r>
      </w:ins>
      <w:del w:id="4337" w:author="Robin Matthews" w:date="2021-05-18T16:04:00Z">
        <w:r w:rsidRPr="00C421D6" w:rsidDel="00602365">
          <w:rPr>
            <w:noProof/>
            <w:color w:val="000000"/>
            <w:lang w:val="en-GB"/>
          </w:rPr>
          <w:delText>Diffenbaugh and Burke, 2019</w:delText>
        </w:r>
      </w:del>
      <w:r>
        <w:rPr>
          <w:color w:val="000000"/>
        </w:rPr>
        <w:fldChar w:fldCharType="end"/>
      </w:r>
      <w:r w:rsidRPr="00C421D6">
        <w:rPr>
          <w:color w:val="000000"/>
          <w:lang w:val="en-GB"/>
        </w:rPr>
        <w:t xml:space="preserve"> for the attribution of economic inequality between countries; or </w:t>
      </w:r>
      <w:r>
        <w:rPr>
          <w:color w:val="000000"/>
        </w:rPr>
        <w:fldChar w:fldCharType="begin" w:fldLock="1"/>
      </w:r>
      <w:r w:rsidR="00E81B0B">
        <w:rPr>
          <w:color w:val="000000"/>
          <w:lang w:val="en-GB"/>
        </w:rPr>
        <w:instrText>ADDIN CSL_CITATION { "citationItems" : [ { "id" : "ITEM-1", "itemData" : { "DOI" : "10.1038/nclimate2927", "ISSN" : "17586798", "abstract" : "A succession of storms reaching southern England in the winter of 2013/2014 caused severe floods and \u00a3451 million insured losses. In a large ensemble of climate model simulations, we find that, as well as increasing the amount of moisture the atmosphere can hold, anthropogenic warming caused a small but significant increase in the number of January days with westerly flow, both of which increased extreme precipitation. Hydrological modelling indicates this increased extreme 30-day-average Thames river flows, and slightly increased daily peak flows, consistent with the understanding of the catchment's sensitivity to longer-duration precipitation and changes in the role of snowmelt. Consequently, flood risk mapping shows a small increase in properties in the Thames catchment potentially at risk of riverine flooding, with a substantial range of uncertainty, demonstrating the importance of explicit modelling of impacts and relatively subtle changes in weather-related risks when quantifying present-day effects of human influence on climate.", "author" : [ { "dropping-particle" : "", "family" : "Schaller", "given" : "Nathalie", "non-dropping-particle" : "", "parse-names" : false, "suffix" : "" }, { "dropping-particle" : "", "family" : "Kay", "given" : "Alison L", "non-dropping-particle" : "", "parse-names" : false, "suffix" : "" }, { "dropping-particle" : "", "family" : "Lamb", "given" : "Rob", "non-dropping-particle" : "", "parse-names" : false, "suffix" : "" }, { "dropping-particle" : "", "family" : "Massey", "given" : "Neil R", "non-dropping-particle" : "", "parse-names" : false, "suffix" : "" }, { "dropping-particle" : "", "family" : "Oldenborgh", "given" : "Geert Jan", "non-dropping-particle" : "Van", "parse-names" : false, "suffix" : "" }, { "dropping-particle" : "", "family" : "Otto", "given" : "Friederike E.L.", "non-dropping-particle" : "", "parse-names" : false, "suffix" : "" }, { "dropping-particle" : "", "family" : "Sparrow", "given" : "Sarah N", "non-dropping-particle" : "", "parse-names" : false, "suffix" : "" }, { "dropping-particle" : "", "family" : "Vautard", "given" : "Robert", "non-dropping-particle" : "", "parse-names" : false, "suffix" : "" }, { "dropping-particle" : "", "family" : "Yiou", "given" : "Pascal", "non-dropping-particle" : "", "parse-names" : false, "suffix" : "" }, { "dropping-particle" : "", "family" : "Ashpole", "given" : "Ian", "non-dropping-particle" : "", "parse-names" : false, "suffix" : "" }, { "dropping-particle" : "", "family" : "Bowery", "given" : "Andy", "non-dropping-particle" : "", "parse-names" : false, "suffix" : "" }, { "dropping-particle" : "", "family" : "Crooks", "given" : "Susan M", "non-dropping-particle" : "", "parse-names" : false, "suffix" : "" }, { "dropping-particle" : "", "family" : "Haustein", "given" : "Karsten", "non-dropping-particle" : "", "parse-names" : false, "suffix" : "" }, { "dropping-particle" : "", "family" : "Huntingford", "given" : "Chris", "non-dropping-particle" : "", "parse-names" : false, "suffix" : "" }, { "dropping-particle" : "", "family" : "Ingram", "given" : "William J", "non-dropping-particle" : "", "parse-names" : false, "suffix" : "" }, { "dropping-particle" : "", "family" : "Jones", "given" : "Richard G", "non-dropping-particle" : "", "parse-names" : false, "suffix" : "" }, { "dropping-particle" : "", "family" : "Legg", "given" : "Tim", "non-dropping-particle" : "", "parse-names" : false, "suffix" : "" }, { "dropping-particle" : "", "family" : "Miller", "given" : "Jonathan", "non-dropping-particle" : "", "parse-names" : false, "suffix" : "" }, { "dropping-particle" : "", "family" : "Skeggs", "given" : "Jessica", "non-dropping-particle" : "", "parse-names" : false, "suffix" : "" }, { "dropping-particle" : "", "family" : "Wallom", "given" : "David", "non-dropping-particle" : "", "parse-names" : false, "suffix" : "" }, { "dropping-particle" : "", "family" : "Weisheimer", "given" : "Antje", "non-dropping-particle" : "", "parse-names" : false, "suffix" : "" }, { "dropping-particle" : "", "family" : "Wilson", "given" : "Simon", "non-dropping-particle" : "", "parse-names" : false, "suffix" : "" }, { "dropping-particle" : "", "family" : "Stott", "given" : "Peter A", "non-dropping-particle" : "", "parse-names" : false, "suffix" : "" }, { "dropping-particle" : "", "family" : "Allen", "given" : "Myles R", "non-dropping-particle" : "", "parse-names" : false, "suffix" : "" } ], "container-title" : "Nature Climate Change", "id" : "ITEM-1", "issue" : "6", "issued" : { "date-parts" : [ [ "2016" ] ] }, "page" : "627-634", "title" : "Human influence on climate in the 2014 southern England winter floods and their impacts", "translator" : [ { "dropping-particle" : "", "family" : "H2782", "given" : "", "non-dropping-particle" : "", "parse-names" : false, "suffix" : "" } ], "type" : "article-journal", "volume" : "6" }, "uris" : [ "http://www.mendeley.com/documents/?uuid=1ce168cc-fb3c-400c-aaef-fa26443c7770" ] } ], "mendeley" : { "formattedCitation" : "(Schaller et al., 2016)", "manualFormatting" : "Schaller et al., 2016", "plainTextFormattedCitation" : "(Schaller et al., 2016)", "previouslyFormattedCitation" : "(Schaller et al., 2016)" }, "properties" : { "noteIndex" : 0 }, "schema" : "https://github.com/citation-style-language/schema/raw/master/csl-citation.json" }</w:instrText>
      </w:r>
      <w:r>
        <w:rPr>
          <w:color w:val="000000"/>
        </w:rPr>
        <w:fldChar w:fldCharType="separate"/>
      </w:r>
      <w:ins w:id="4338" w:author="Robin Matthews" w:date="2021-05-18T16:04:00Z">
        <w:r w:rsidR="00602365">
          <w:rPr>
            <w:noProof/>
            <w:color w:val="000000"/>
            <w:lang w:val="en-GB"/>
          </w:rPr>
          <w:t>Schaller et al., 2016</w:t>
        </w:r>
      </w:ins>
      <w:del w:id="4339" w:author="Robin Matthews" w:date="2021-05-18T16:04:00Z">
        <w:r w:rsidRPr="00C421D6" w:rsidDel="00602365">
          <w:rPr>
            <w:noProof/>
            <w:color w:val="000000"/>
            <w:lang w:val="en-GB"/>
          </w:rPr>
          <w:delText>Schaller et al., 2016</w:delText>
        </w:r>
      </w:del>
      <w:r>
        <w:rPr>
          <w:color w:val="000000"/>
        </w:rPr>
        <w:fldChar w:fldCharType="end"/>
      </w:r>
      <w:r w:rsidRPr="00C421D6">
        <w:rPr>
          <w:color w:val="000000"/>
          <w:lang w:val="en-GB"/>
        </w:rPr>
        <w:t xml:space="preserve"> for flood damages).</w:t>
      </w:r>
    </w:p>
    <w:bookmarkEnd w:id="4331"/>
    <w:p w14:paraId="0EA565E8" w14:textId="77777777" w:rsidR="00102875" w:rsidRPr="00C421D6" w:rsidRDefault="00102875" w:rsidP="00102875">
      <w:pPr>
        <w:pStyle w:val="AR6BodyText"/>
        <w:shd w:val="clear" w:color="auto" w:fill="DEEAF6" w:themeFill="accent1" w:themeFillTint="33"/>
        <w:rPr>
          <w:lang w:val="en-GB"/>
        </w:rPr>
      </w:pPr>
    </w:p>
    <w:p w14:paraId="7A43290E" w14:textId="77777777" w:rsidR="00102875" w:rsidRPr="00C421D6" w:rsidRDefault="00102875" w:rsidP="00102875">
      <w:pPr>
        <w:pStyle w:val="AR6BodyText"/>
        <w:shd w:val="clear" w:color="auto" w:fill="DEEAF6" w:themeFill="accent1" w:themeFillTint="33"/>
        <w:rPr>
          <w:rFonts w:cs="Times New Roman"/>
          <w:lang w:val="en-GB"/>
        </w:rPr>
      </w:pPr>
      <w:bookmarkStart w:id="4340" w:name="_3zcvy6ccj5fe" w:colFirst="0" w:colLast="0"/>
      <w:bookmarkEnd w:id="4340"/>
    </w:p>
    <w:p w14:paraId="7D8AEBA1" w14:textId="08664A39" w:rsidR="00102875" w:rsidRPr="00C421D6" w:rsidRDefault="00102875" w:rsidP="00102875">
      <w:pPr>
        <w:pStyle w:val="AR6BodyText"/>
        <w:shd w:val="clear" w:color="auto" w:fill="DEEAF6" w:themeFill="accent1" w:themeFillTint="33"/>
        <w:rPr>
          <w:rFonts w:cs="Times New Roman"/>
          <w:lang w:val="en-GB"/>
        </w:rPr>
      </w:pPr>
      <w:r w:rsidRPr="00C421D6">
        <w:rPr>
          <w:rFonts w:cs="Times New Roman"/>
          <w:b/>
          <w:lang w:val="en-GB"/>
        </w:rPr>
        <w:t>[S</w:t>
      </w:r>
      <w:r w:rsidR="009A10C8">
        <w:rPr>
          <w:rFonts w:cs="Times New Roman"/>
          <w:b/>
          <w:lang w:val="en-GB"/>
        </w:rPr>
        <w:t>TART CROSS-WORKING GROUP BOX</w:t>
      </w:r>
      <w:r w:rsidR="0022092E">
        <w:rPr>
          <w:rFonts w:cs="Times New Roman"/>
          <w:b/>
          <w:lang w:val="en-GB"/>
        </w:rPr>
        <w:t>: ATTRIBUTION</w:t>
      </w:r>
      <w:r w:rsidRPr="00C421D6">
        <w:rPr>
          <w:rFonts w:cs="Times New Roman"/>
          <w:b/>
          <w:lang w:val="en-GB"/>
        </w:rPr>
        <w:t>, FIGURE 1</w:t>
      </w:r>
      <w:r w:rsidR="008749E7" w:rsidRPr="00C421D6">
        <w:rPr>
          <w:rFonts w:cs="Times New Roman"/>
          <w:b/>
          <w:lang w:val="en-GB"/>
        </w:rPr>
        <w:t xml:space="preserve"> </w:t>
      </w:r>
      <w:r w:rsidRPr="00C421D6">
        <w:rPr>
          <w:rFonts w:cs="Times New Roman"/>
          <w:b/>
          <w:lang w:val="en-GB"/>
        </w:rPr>
        <w:t>HERE]</w:t>
      </w:r>
    </w:p>
    <w:p w14:paraId="557E6EE8" w14:textId="77777777" w:rsidR="00102875" w:rsidRPr="00C421D6" w:rsidRDefault="00102875" w:rsidP="00102875">
      <w:pPr>
        <w:pStyle w:val="AR6BodyText"/>
        <w:shd w:val="clear" w:color="auto" w:fill="DEEAF6" w:themeFill="accent1" w:themeFillTint="33"/>
        <w:rPr>
          <w:rFonts w:cs="Times New Roman"/>
          <w:sz w:val="24"/>
          <w:szCs w:val="24"/>
          <w:lang w:val="en-GB"/>
        </w:rPr>
      </w:pPr>
      <w:r w:rsidRPr="00C421D6">
        <w:rPr>
          <w:rFonts w:cs="Times New Roman"/>
          <w:sz w:val="24"/>
          <w:szCs w:val="24"/>
          <w:lang w:val="en-GB"/>
        </w:rPr>
        <w:t> </w:t>
      </w:r>
    </w:p>
    <w:p w14:paraId="6E719804" w14:textId="63D74B92" w:rsidR="00102875" w:rsidRPr="00C421D6" w:rsidRDefault="009A10C8" w:rsidP="00A857BF">
      <w:pPr>
        <w:pStyle w:val="AR6BodyText"/>
        <w:shd w:val="clear" w:color="auto" w:fill="DEEAF6" w:themeFill="accent1" w:themeFillTint="33"/>
        <w:ind w:left="4395" w:hanging="4395"/>
        <w:rPr>
          <w:rFonts w:cs="Times New Roman"/>
          <w:lang w:val="en-GB"/>
        </w:rPr>
      </w:pPr>
      <w:bookmarkStart w:id="4341" w:name="_2p2csry" w:colFirst="0" w:colLast="0"/>
      <w:bookmarkEnd w:id="4341"/>
      <w:r>
        <w:rPr>
          <w:rFonts w:cs="Times New Roman"/>
          <w:b/>
          <w:sz w:val="20"/>
          <w:szCs w:val="20"/>
          <w:lang w:val="en-GB"/>
        </w:rPr>
        <w:t>Cross-Working Group Box</w:t>
      </w:r>
      <w:r w:rsidR="0022092E">
        <w:rPr>
          <w:rFonts w:cs="Times New Roman"/>
          <w:b/>
          <w:sz w:val="20"/>
          <w:szCs w:val="20"/>
          <w:lang w:val="en-GB"/>
        </w:rPr>
        <w:t>: Attribution</w:t>
      </w:r>
      <w:r w:rsidR="00102875" w:rsidRPr="00C421D6">
        <w:rPr>
          <w:rFonts w:cs="Times New Roman"/>
          <w:b/>
          <w:sz w:val="20"/>
          <w:szCs w:val="20"/>
          <w:lang w:val="en-GB"/>
        </w:rPr>
        <w:t xml:space="preserve">, Figure 1: </w:t>
      </w:r>
      <w:r w:rsidR="00A857BF">
        <w:rPr>
          <w:rFonts w:cs="Times New Roman"/>
          <w:b/>
          <w:sz w:val="20"/>
          <w:szCs w:val="20"/>
          <w:lang w:val="en-GB"/>
        </w:rPr>
        <w:tab/>
      </w:r>
      <w:r w:rsidR="00A857BF" w:rsidRPr="00A857BF">
        <w:rPr>
          <w:rFonts w:cs="Times New Roman"/>
          <w:b/>
          <w:sz w:val="20"/>
          <w:szCs w:val="20"/>
          <w:lang w:val="en-GB"/>
        </w:rPr>
        <w:t>Schematic of the steps</w:t>
      </w:r>
      <w:r w:rsidR="00102875" w:rsidRPr="00E35E42">
        <w:rPr>
          <w:rFonts w:cs="Times New Roman"/>
          <w:b/>
          <w:sz w:val="20"/>
          <w:szCs w:val="20"/>
          <w:lang w:val="en-GB"/>
        </w:rPr>
        <w:t xml:space="preserve"> to develop an attribution assessment, and the purposes of such assessments.</w:t>
      </w:r>
      <w:r w:rsidR="00102875" w:rsidRPr="000442A7">
        <w:rPr>
          <w:lang w:val="en-US"/>
        </w:rPr>
        <w:t xml:space="preserve"> </w:t>
      </w:r>
      <w:r w:rsidR="00102875" w:rsidRPr="00C421D6">
        <w:rPr>
          <w:rFonts w:cs="Times New Roman"/>
          <w:sz w:val="20"/>
          <w:szCs w:val="20"/>
          <w:lang w:val="en-GB"/>
        </w:rPr>
        <w:t xml:space="preserve">Methods and systems used to test the attribution hypothesis </w:t>
      </w:r>
      <w:r w:rsidR="003E0A18">
        <w:rPr>
          <w:rFonts w:cs="Times New Roman"/>
          <w:sz w:val="20"/>
          <w:szCs w:val="20"/>
          <w:lang w:val="en-GB"/>
        </w:rPr>
        <w:t xml:space="preserve">or theory </w:t>
      </w:r>
      <w:r w:rsidR="00102875" w:rsidRPr="00C421D6">
        <w:rPr>
          <w:rFonts w:cs="Times New Roman"/>
          <w:sz w:val="20"/>
          <w:szCs w:val="20"/>
          <w:lang w:val="en-GB"/>
        </w:rPr>
        <w:t xml:space="preserve">include model-based fingerprinting, other model-based methods, evidence-based fingerprinting, process-based approaches, empirical or decomposition methods and the use of multiple lines of evidence. Many of the methods are based on the comparison of the observed state of a system to a hypothetical counterfactual world that does not include the driver of interest to help estimate the causes of the observed response. </w:t>
      </w:r>
    </w:p>
    <w:p w14:paraId="16E1B436" w14:textId="77777777" w:rsidR="00102875" w:rsidRPr="003D7ED2" w:rsidRDefault="00102875" w:rsidP="00102875">
      <w:pPr>
        <w:pStyle w:val="AR6BodyTextBold"/>
        <w:shd w:val="clear" w:color="auto" w:fill="DEEAF6" w:themeFill="accent1" w:themeFillTint="33"/>
        <w:rPr>
          <w:rFonts w:cs="Times New Roman"/>
          <w:lang w:val="en-GB"/>
        </w:rPr>
      </w:pPr>
    </w:p>
    <w:p w14:paraId="6BCB3EAD" w14:textId="3E419B00" w:rsidR="00102875" w:rsidRPr="003D7ED2" w:rsidRDefault="00102875" w:rsidP="00102875">
      <w:pPr>
        <w:pStyle w:val="AR6BodyTextBold"/>
        <w:shd w:val="clear" w:color="auto" w:fill="DEEAF6" w:themeFill="accent1" w:themeFillTint="33"/>
        <w:rPr>
          <w:rFonts w:cs="Times New Roman"/>
          <w:lang w:val="en-GB"/>
        </w:rPr>
      </w:pPr>
      <w:r w:rsidRPr="003D7ED2">
        <w:rPr>
          <w:rFonts w:cs="Times New Roman"/>
          <w:lang w:val="en-GB"/>
        </w:rPr>
        <w:t>[END CROSS-</w:t>
      </w:r>
      <w:r>
        <w:rPr>
          <w:rFonts w:cs="Times New Roman"/>
          <w:lang w:val="en-GB"/>
        </w:rPr>
        <w:t>WORKING GROUP</w:t>
      </w:r>
      <w:r w:rsidR="009A10C8">
        <w:rPr>
          <w:rFonts w:cs="Times New Roman"/>
          <w:lang w:val="en-GB"/>
        </w:rPr>
        <w:t xml:space="preserve"> BOX</w:t>
      </w:r>
      <w:r w:rsidR="0022092E">
        <w:rPr>
          <w:rFonts w:cs="Times New Roman"/>
          <w:lang w:val="en-GB"/>
        </w:rPr>
        <w:t>: ATTRIBUTION</w:t>
      </w:r>
      <w:r w:rsidRPr="003D7ED2">
        <w:rPr>
          <w:rFonts w:cs="Times New Roman"/>
          <w:lang w:val="en-GB"/>
        </w:rPr>
        <w:t>, FIGURE 1 HERE]</w:t>
      </w:r>
    </w:p>
    <w:p w14:paraId="6F30627D" w14:textId="77777777" w:rsidR="00102875" w:rsidRDefault="00102875" w:rsidP="00102875">
      <w:pPr>
        <w:shd w:val="clear" w:color="auto" w:fill="DEEAF6" w:themeFill="accent1" w:themeFillTint="33"/>
      </w:pPr>
      <w:bookmarkStart w:id="4342" w:name="_o0656brhv2q2" w:colFirst="0" w:colLast="0"/>
      <w:bookmarkEnd w:id="4342"/>
    </w:p>
    <w:p w14:paraId="4D0BD5D2" w14:textId="77777777" w:rsidR="00DA3946" w:rsidRPr="00FA4D8D" w:rsidRDefault="00DA3946" w:rsidP="00102875">
      <w:pPr>
        <w:shd w:val="clear" w:color="auto" w:fill="DEEAF6" w:themeFill="accent1" w:themeFillTint="33"/>
      </w:pPr>
    </w:p>
    <w:p w14:paraId="4CBED10F" w14:textId="3172C671" w:rsidR="00102875" w:rsidRDefault="00102875" w:rsidP="008749E7">
      <w:pPr>
        <w:pStyle w:val="AR6BodyTextBold"/>
      </w:pPr>
      <w:bookmarkStart w:id="4343" w:name="_2afmg28" w:colFirst="0" w:colLast="0"/>
      <w:bookmarkEnd w:id="4343"/>
      <w:r w:rsidRPr="00553BE3">
        <w:t>[END CROSS-</w:t>
      </w:r>
      <w:r w:rsidRPr="006E7BED">
        <w:t>WORKING GROUP</w:t>
      </w:r>
      <w:r w:rsidR="009A10C8">
        <w:t xml:space="preserve"> BOX</w:t>
      </w:r>
      <w:r w:rsidR="0022092E">
        <w:t>: ATTRIBUTION</w:t>
      </w:r>
      <w:r w:rsidRPr="00553BE3">
        <w:t xml:space="preserve"> HERE]</w:t>
      </w:r>
    </w:p>
    <w:p w14:paraId="2262B73A" w14:textId="401BFDF8" w:rsidR="008749E7" w:rsidRDefault="008749E7" w:rsidP="008749E7">
      <w:pPr>
        <w:pStyle w:val="AR6BodyText"/>
        <w:rPr>
          <w:lang w:val="en-US"/>
        </w:rPr>
      </w:pPr>
    </w:p>
    <w:p w14:paraId="0CEADB07" w14:textId="77777777" w:rsidR="008749E7" w:rsidRPr="008749E7" w:rsidRDefault="008749E7" w:rsidP="008749E7">
      <w:pPr>
        <w:pStyle w:val="AR6BodyText"/>
        <w:rPr>
          <w:lang w:val="en-US"/>
        </w:rPr>
      </w:pPr>
    </w:p>
    <w:p w14:paraId="4F6719B2" w14:textId="5169915A" w:rsidR="00102875" w:rsidRDefault="00102875" w:rsidP="00102875">
      <w:pPr>
        <w:pStyle w:val="AR6Chap1Level2111"/>
        <w:rPr>
          <w:rFonts w:cs="Times New Roman"/>
          <w:lang w:val="en-GB"/>
        </w:rPr>
      </w:pPr>
      <w:bookmarkStart w:id="4344" w:name="_pkwqa1" w:colFirst="0" w:colLast="0"/>
      <w:bookmarkStart w:id="4345" w:name="_Toc69949995"/>
      <w:bookmarkEnd w:id="4344"/>
      <w:r w:rsidRPr="003D7ED2">
        <w:rPr>
          <w:rFonts w:cs="Times New Roman"/>
          <w:lang w:val="en-GB"/>
        </w:rPr>
        <w:t xml:space="preserve">Climate </w:t>
      </w:r>
      <w:del w:id="4346" w:author="Ian Blenkinsop" w:date="2021-07-06T17:42:00Z">
        <w:r w:rsidRPr="003D7ED2" w:rsidDel="00A81E2D">
          <w:rPr>
            <w:rFonts w:cs="Times New Roman"/>
            <w:lang w:val="en-GB"/>
          </w:rPr>
          <w:delText xml:space="preserve">regions </w:delText>
        </w:r>
      </w:del>
      <w:ins w:id="4347" w:author="Ian Blenkinsop" w:date="2021-07-06T17:42:00Z">
        <w:r w:rsidR="00A81E2D">
          <w:rPr>
            <w:rFonts w:cs="Times New Roman"/>
            <w:lang w:val="en-GB"/>
          </w:rPr>
          <w:t>R</w:t>
        </w:r>
        <w:r w:rsidR="00A81E2D" w:rsidRPr="003D7ED2">
          <w:rPr>
            <w:rFonts w:cs="Times New Roman"/>
            <w:lang w:val="en-GB"/>
          </w:rPr>
          <w:t xml:space="preserve">egions </w:t>
        </w:r>
      </w:ins>
      <w:del w:id="4348" w:author="Ian Blenkinsop" w:date="2021-07-06T17:42:00Z">
        <w:r w:rsidRPr="003D7ED2" w:rsidDel="00A81E2D">
          <w:rPr>
            <w:rFonts w:cs="Times New Roman"/>
            <w:lang w:val="en-GB"/>
          </w:rPr>
          <w:delText xml:space="preserve">used </w:delText>
        </w:r>
      </w:del>
      <w:ins w:id="4349" w:author="Ian Blenkinsop" w:date="2021-07-06T17:42:00Z">
        <w:r w:rsidR="00A81E2D">
          <w:rPr>
            <w:rFonts w:cs="Times New Roman"/>
            <w:lang w:val="en-GB"/>
          </w:rPr>
          <w:t>U</w:t>
        </w:r>
        <w:r w:rsidR="00A81E2D" w:rsidRPr="003D7ED2">
          <w:rPr>
            <w:rFonts w:cs="Times New Roman"/>
            <w:lang w:val="en-GB"/>
          </w:rPr>
          <w:t xml:space="preserve">sed </w:t>
        </w:r>
      </w:ins>
      <w:r w:rsidRPr="003D7ED2">
        <w:rPr>
          <w:rFonts w:cs="Times New Roman"/>
          <w:lang w:val="en-GB"/>
        </w:rPr>
        <w:t>in AR6</w:t>
      </w:r>
      <w:bookmarkEnd w:id="4345"/>
    </w:p>
    <w:p w14:paraId="286455F0" w14:textId="77777777" w:rsidR="00651BBE" w:rsidRDefault="00651BBE" w:rsidP="00651BBE">
      <w:pPr>
        <w:pStyle w:val="AR6BodyText"/>
      </w:pPr>
    </w:p>
    <w:p w14:paraId="71D040A8" w14:textId="06E7DF93" w:rsidR="00102875" w:rsidRPr="00651BBE" w:rsidRDefault="00102875" w:rsidP="00651BBE">
      <w:pPr>
        <w:pStyle w:val="AR6Chap1Level31111"/>
        <w:rPr>
          <w:rFonts w:cs="Times New Roman"/>
          <w:lang w:val="en-GB"/>
        </w:rPr>
      </w:pPr>
      <w:bookmarkStart w:id="4350" w:name="_39kk8xu" w:colFirst="0" w:colLast="0"/>
      <w:bookmarkStart w:id="4351" w:name="_Toc69949996"/>
      <w:bookmarkEnd w:id="4350"/>
      <w:r w:rsidRPr="00651BBE">
        <w:rPr>
          <w:rFonts w:cs="Times New Roman"/>
          <w:lang w:val="en-GB"/>
        </w:rPr>
        <w:t xml:space="preserve">Defining </w:t>
      </w:r>
      <w:del w:id="4352" w:author="Ian Blenkinsop" w:date="2021-07-06T17:42:00Z">
        <w:r w:rsidRPr="00651BBE" w:rsidDel="00A43BE2">
          <w:rPr>
            <w:rFonts w:cs="Times New Roman"/>
            <w:lang w:val="en-GB"/>
          </w:rPr>
          <w:delText xml:space="preserve">climate </w:delText>
        </w:r>
      </w:del>
      <w:ins w:id="4353" w:author="Ian Blenkinsop" w:date="2021-07-06T17:42:00Z">
        <w:r w:rsidR="00A43BE2">
          <w:rPr>
            <w:rFonts w:cs="Times New Roman"/>
            <w:lang w:val="en-GB"/>
          </w:rPr>
          <w:t>C</w:t>
        </w:r>
        <w:r w:rsidR="00A43BE2" w:rsidRPr="00651BBE">
          <w:rPr>
            <w:rFonts w:cs="Times New Roman"/>
            <w:lang w:val="en-GB"/>
          </w:rPr>
          <w:t xml:space="preserve">limate </w:t>
        </w:r>
      </w:ins>
      <w:del w:id="4354" w:author="Ian Blenkinsop" w:date="2021-07-06T17:42:00Z">
        <w:r w:rsidRPr="00651BBE" w:rsidDel="00A43BE2">
          <w:rPr>
            <w:rFonts w:cs="Times New Roman"/>
            <w:lang w:val="en-GB"/>
          </w:rPr>
          <w:delText>regions</w:delText>
        </w:r>
      </w:del>
      <w:bookmarkEnd w:id="4351"/>
      <w:ins w:id="4355" w:author="Ian Blenkinsop" w:date="2021-07-06T17:42:00Z">
        <w:r w:rsidR="00A43BE2">
          <w:rPr>
            <w:rFonts w:cs="Times New Roman"/>
            <w:lang w:val="en-GB"/>
          </w:rPr>
          <w:t>R</w:t>
        </w:r>
        <w:r w:rsidR="00A43BE2" w:rsidRPr="00651BBE">
          <w:rPr>
            <w:rFonts w:cs="Times New Roman"/>
            <w:lang w:val="en-GB"/>
          </w:rPr>
          <w:t>egions</w:t>
        </w:r>
      </w:ins>
    </w:p>
    <w:p w14:paraId="45592EE3" w14:textId="77777777" w:rsidR="008749E7" w:rsidRDefault="008749E7" w:rsidP="00102875">
      <w:pPr>
        <w:pStyle w:val="AR6BodyText"/>
        <w:rPr>
          <w:rFonts w:cs="Times New Roman"/>
        </w:rPr>
      </w:pPr>
    </w:p>
    <w:p w14:paraId="79F21BC1" w14:textId="0C8B6086" w:rsidR="00102875" w:rsidRPr="00C421D6" w:rsidRDefault="00A43BE2" w:rsidP="00102875">
      <w:pPr>
        <w:pStyle w:val="AR6BodyText"/>
        <w:rPr>
          <w:rFonts w:cs="Times New Roman"/>
          <w:lang w:val="en-GB"/>
        </w:rPr>
      </w:pPr>
      <w:bookmarkStart w:id="4356" w:name="_Hlk66782533"/>
      <w:ins w:id="4357" w:author="Ian Blenkinsop" w:date="2021-07-06T17:42:00Z">
        <w:r>
          <w:rPr>
            <w:rFonts w:cs="Times New Roman"/>
            <w:lang w:val="en-GB"/>
          </w:rPr>
          <w:t xml:space="preserve">The </w:t>
        </w:r>
      </w:ins>
      <w:r w:rsidR="00102875" w:rsidRPr="00C421D6">
        <w:rPr>
          <w:rFonts w:cs="Times New Roman"/>
          <w:lang w:val="en-GB"/>
        </w:rPr>
        <w:t xml:space="preserve">AR5 </w:t>
      </w:r>
      <w:r w:rsidR="005F55C1" w:rsidRPr="005F55C1">
        <w:rPr>
          <w:rFonts w:cs="Times New Roman"/>
          <w:lang w:val="en-GB"/>
        </w:rPr>
        <w:t xml:space="preserve">assessed </w:t>
      </w:r>
      <w:del w:id="4358" w:author="Ian Blenkinsop" w:date="2021-07-07T09:44:00Z">
        <w:r w:rsidR="00102875" w:rsidRPr="005F55C1" w:rsidDel="00B73013">
          <w:rPr>
            <w:rFonts w:cs="Times New Roman"/>
            <w:lang w:val="en-GB"/>
          </w:rPr>
          <w:delText xml:space="preserve">regional </w:delText>
        </w:r>
      </w:del>
      <w:ins w:id="4359" w:author="Ian Blenkinsop" w:date="2021-07-07T09:44:00Z">
        <w:r w:rsidR="00B73013" w:rsidRPr="005F55C1">
          <w:rPr>
            <w:rFonts w:cs="Times New Roman"/>
            <w:lang w:val="en-GB"/>
          </w:rPr>
          <w:t>regional</w:t>
        </w:r>
        <w:r w:rsidR="00B73013">
          <w:rPr>
            <w:rFonts w:cs="Times New Roman"/>
            <w:lang w:val="en-GB"/>
          </w:rPr>
          <w:t>-</w:t>
        </w:r>
      </w:ins>
      <w:r w:rsidR="00102875" w:rsidRPr="005F55C1">
        <w:rPr>
          <w:rFonts w:cs="Times New Roman"/>
          <w:lang w:val="en-GB"/>
        </w:rPr>
        <w:t>scale detection and attribution</w:t>
      </w:r>
      <w:r w:rsidR="00102875" w:rsidRPr="00C421D6">
        <w:rPr>
          <w:rFonts w:cs="Times New Roman"/>
          <w:lang w:val="en-GB"/>
        </w:rPr>
        <w:t xml:space="preserve"> and assessed key regional climate phenomena and their relevance for future regional climate projections. This report shows that past and future climate changes and extreme weather events can be substantial on local and regional scales (Chapters 8</w:t>
      </w:r>
      <w:r w:rsidR="00102875" w:rsidRPr="00C421D6">
        <w:rPr>
          <w:rFonts w:cs="Times New Roman"/>
          <w:color w:val="000000"/>
          <w:lang w:val="en-GB"/>
        </w:rPr>
        <w:t>–</w:t>
      </w:r>
      <w:r w:rsidR="00102875" w:rsidRPr="00C421D6">
        <w:rPr>
          <w:rFonts w:cs="Times New Roman"/>
          <w:lang w:val="en-GB"/>
        </w:rPr>
        <w:t>12</w:t>
      </w:r>
      <w:ins w:id="4360" w:author="Ian Blenkinsop" w:date="2021-07-12T14:39:00Z">
        <w:r w:rsidR="002B41D5">
          <w:rPr>
            <w:rFonts w:cs="Times New Roman"/>
            <w:lang w:val="en-GB"/>
          </w:rPr>
          <w:t xml:space="preserve"> and</w:t>
        </w:r>
      </w:ins>
      <w:del w:id="4361" w:author="Ian Blenkinsop" w:date="2021-07-12T14:39:00Z">
        <w:r w:rsidR="00102875" w:rsidRPr="00C421D6" w:rsidDel="002B41D5">
          <w:rPr>
            <w:rFonts w:cs="Times New Roman"/>
            <w:lang w:val="en-GB"/>
          </w:rPr>
          <w:delText>,</w:delText>
        </w:r>
      </w:del>
      <w:r w:rsidR="00102875" w:rsidRPr="00C421D6">
        <w:rPr>
          <w:rFonts w:cs="Times New Roman"/>
          <w:lang w:val="en-GB"/>
        </w:rPr>
        <w:t xml:space="preserve"> Atlas), where they may differ considerably from global trends, not only in intensity but even </w:t>
      </w:r>
      <w:commentRangeStart w:id="4362"/>
      <w:r w:rsidR="00102875" w:rsidRPr="00C421D6">
        <w:rPr>
          <w:rFonts w:cs="Times New Roman"/>
          <w:lang w:val="en-GB"/>
        </w:rPr>
        <w:t>in sign</w:t>
      </w:r>
      <w:commentRangeEnd w:id="4362"/>
      <w:r w:rsidR="00B73013">
        <w:rPr>
          <w:rStyle w:val="CommentReference"/>
        </w:rPr>
        <w:commentReference w:id="4362"/>
      </w:r>
      <w:r w:rsidR="00102875" w:rsidRPr="00C421D6">
        <w:rPr>
          <w:rFonts w:cs="Times New Roman"/>
          <w:lang w:val="en-GB"/>
        </w:rPr>
        <w:t xml:space="preserve"> </w:t>
      </w:r>
      <w:r w:rsidR="00102875">
        <w:rPr>
          <w:rFonts w:cs="Times New Roman"/>
        </w:rPr>
        <w:fldChar w:fldCharType="begin" w:fldLock="1"/>
      </w:r>
      <w:r w:rsidR="00E14AAC">
        <w:rPr>
          <w:rFonts w:cs="Times New Roman"/>
          <w:lang w:val="en-GB"/>
        </w:rPr>
        <w:instrText>ADDIN CSL_CITATION { "citationItems" : [ { "id" : "ITEM-1", "itemData" : { "DOI" : "10.1038/nclimate2051", "author" : [ { "dropping-particle" : "", "family" : "Fischer", "given" : "E M", "non-dropping-particle" : "", "parse-names" : false, "suffix" : "" }, { "dropping-particle" : "", "family" : "Beyerle", "given" : "U", "non-dropping-particle" : "", "parse-names" : false, "suffix" : "" }, { "dropping-particle" : "", "family" : "Knutti", "given" : "R", "non-dropping-particle" : "", "parse-names" : false, "suffix" : "" } ], "container-title" : "Nature Climate Change", "id" : "ITEM-1", "issued" : { "date-parts" : [ [ "2013", "11", "17" ] ] }, "page" : "1033", "publisher" : "Nature Publishing Group", "title" : "Robust spatially aggregated projections of climate extremes", "translator" : [ { "dropping-particle" : "", "family" : "H1406", "given" : "", "non-dropping-particle" : "", "parse-names" : false, "suffix" : "" } ], "type" : "article-journal", "volume" : "3" }, "prefix" : "e.g.,", "uris" : [ "http://www.mendeley.com/documents/?uuid=98dc05b7-1bd9-4817-b56b-056fd37f6fe7" ] } ], "mendeley" : { "formattedCitation" : "(e.g., Fischer et al., 2013)", "plainTextFormattedCitation" : "(e.g., Fischer et al., 2013)", "previouslyFormattedCitation" : "(e.g., Fischer et al., 2013)" }, "properties" : { "noteIndex" : 0 }, "schema" : "https://github.com/citation-style-language/schema/raw/master/csl-citation.json" }</w:instrText>
      </w:r>
      <w:r w:rsidR="00102875">
        <w:rPr>
          <w:rFonts w:cs="Times New Roman"/>
        </w:rPr>
        <w:fldChar w:fldCharType="separate"/>
      </w:r>
      <w:ins w:id="4363" w:author="Robin Matthews" w:date="2021-05-18T16:04:00Z">
        <w:r w:rsidR="00602365">
          <w:rPr>
            <w:rFonts w:cs="Times New Roman"/>
            <w:noProof/>
            <w:lang w:val="en-GB"/>
          </w:rPr>
          <w:t>(e.g., Fischer et al., 2013)</w:t>
        </w:r>
      </w:ins>
      <w:del w:id="4364" w:author="Robin Matthews" w:date="2021-05-18T16:04:00Z">
        <w:r w:rsidR="00102875" w:rsidRPr="00C421D6" w:rsidDel="00602365">
          <w:rPr>
            <w:rFonts w:cs="Times New Roman"/>
            <w:noProof/>
            <w:lang w:val="en-GB"/>
          </w:rPr>
          <w:delText>(e.g., Fischer et al., 2013)</w:delText>
        </w:r>
      </w:del>
      <w:r w:rsidR="00102875">
        <w:rPr>
          <w:rFonts w:cs="Times New Roman"/>
        </w:rPr>
        <w:fldChar w:fldCharType="end"/>
      </w:r>
      <w:r w:rsidR="00102875" w:rsidRPr="00C421D6">
        <w:rPr>
          <w:rFonts w:cs="Times New Roman"/>
          <w:lang w:val="en-GB"/>
        </w:rPr>
        <w:t xml:space="preserve">. </w:t>
      </w:r>
    </w:p>
    <w:p w14:paraId="581FB026" w14:textId="77777777" w:rsidR="00102875" w:rsidRPr="00C421D6" w:rsidRDefault="00102875" w:rsidP="00102875">
      <w:pPr>
        <w:pStyle w:val="AR6BodyText"/>
        <w:rPr>
          <w:rFonts w:cs="Times New Roman"/>
          <w:color w:val="000000"/>
          <w:lang w:val="en-GB"/>
        </w:rPr>
      </w:pPr>
    </w:p>
    <w:p w14:paraId="52B59784" w14:textId="51F4019E" w:rsidR="00102875" w:rsidRPr="00C421D6" w:rsidRDefault="00102875" w:rsidP="00102875">
      <w:pPr>
        <w:pStyle w:val="AR6BodyText"/>
        <w:rPr>
          <w:rFonts w:cs="Times New Roman"/>
          <w:lang w:val="en-GB"/>
        </w:rPr>
      </w:pPr>
      <w:r w:rsidRPr="00C421D6">
        <w:rPr>
          <w:rFonts w:cs="Times New Roman"/>
          <w:lang w:val="en-GB"/>
        </w:rPr>
        <w:t>Although the evolution of global climate trends emerges as the net result of regional phenomena, average or aggregate estimates often do not reflect the intensity, variability</w:t>
      </w:r>
      <w:del w:id="4365" w:author="Ian Blenkinsop" w:date="2021-07-07T09:43:00Z">
        <w:r w:rsidRPr="00C421D6" w:rsidDel="00B73013">
          <w:rPr>
            <w:rFonts w:cs="Times New Roman"/>
            <w:lang w:val="en-GB"/>
          </w:rPr>
          <w:delText>,</w:delText>
        </w:r>
      </w:del>
      <w:r w:rsidRPr="00C421D6">
        <w:rPr>
          <w:rFonts w:cs="Times New Roman"/>
          <w:lang w:val="en-GB"/>
        </w:rPr>
        <w:t xml:space="preserve"> and complexity of regional climate changes </w:t>
      </w:r>
      <w:r w:rsidRPr="003D7ED2">
        <w:rPr>
          <w:rFonts w:cs="Times New Roman"/>
        </w:rPr>
        <w:fldChar w:fldCharType="begin" w:fldLock="1"/>
      </w:r>
      <w:r w:rsidR="00E81B0B">
        <w:rPr>
          <w:rFonts w:cs="Times New Roman"/>
          <w:lang w:val="en-GB"/>
        </w:rPr>
        <w:instrText>ADDIN CSL_CITATION { "citationItems" : [ { "id" : "ITEM-1", "itemData" : { "DOI" : "10.1029/2018EF000979", "ISSN" : "2328-4277", "author" : [ { "dropping-particle" : "", "family" : "Stammer", "given" : "D", "non-dropping-particle" : "", "parse-names" : false, "suffix" : "" }, { "dropping-particle" : "", "family" : "Bracco", "given" : "A", "non-dropping-particle" : "", "parse-names" : false, "suffix" : "" }, { "dropping-particle" : "", "family" : "Braconnot", "given" : "P", "non-dropping-particle" : "", "parse-names" : false, "suffix" : "" }, { "dropping-particle" : "", "family" : "Brasseur", "given" : "G P", "non-dropping-particle" : "", "parse-names" : false, "suffix" : "" }, { "dropping-particle" : "", "family" : "Griffies", "given" : "S M", "non-dropping-particle" : "", "parse-names" : false, "suffix" : "" }, { "dropping-particle" : "", "family" : "Hawkins", "given" : "E", "non-dropping-particle" : "", "parse-names" : false, "suffix" : "" } ], "container-title" : "Earth's Future", "id" : "ITEM-1", "issue" : "11", "issued" : { "date-parts" : [ [ "2018", "11", "1" ] ] }, "note" : "doi: 10.1029/2018EF000979", "page" : "1498-1507", "publisher" : "John Wiley &amp; Sons, Ltd", "title" : "Science Directions in a Post COP21 World of Transient Climate Change: Enabling Regional to Local Predictions in Support of Reliable Climate Information", "translator" : [ { "dropping-particle" : "", "family" : "H3697", "given" : "", "non-dropping-particle" : "", "parse-names" : false, "suffix" : "" } ], "type" : "article-journal", "volume" : "6" }, "uris" : [ "http://www.mendeley.com/documents/?uuid=b3b7722e-37fc-4762-a6f8-a8ba0cdb2492" ] }, { "id" : "ITEM-2", "itemData" : { "DOI" : "10.1098/rspa.2019.0013", "ISSN" : "1364-5021", "author" : [ { "dropping-particle" : "", "family" : "Shepherd", "given" : "Theodore G.", "non-dropping-particle" : "", "parse-names" : false, "suffix" : "" } ], "container-title" : "Proceedings of the Royal Society A: Mathematical, Physical and Engineering Sciences", "id" : "ITEM-2", "issue" : "2225", "issued" : { "date-parts" : [ [ "2019", "5", "31" ] ] }, "page" : "20190013", "title" : "Storyline approach to the construction of regional climate change information", "translator" : [ { "dropping-particle" : "", "family" : "H3749", "given" : "", "non-dropping-particle" : "", "parse-names" : false, "suffix" : "" } ], "type" : "article-journal", "volume" : "475" }, "uris" : [ "http://www.mendeley.com/documents/?uuid=3d55d0c8-4f0d-459f-a7ed-59228f8f39c3" ] } ], "mendeley" : { "formattedCitation" : "(Stammer et al., 2018; Shepherd, 2019)", "plainTextFormattedCitation" : "(Stammer et al., 2018; Shepherd, 2019)", "previouslyFormattedCitation" : "(Stammer et al., 2018; Shepherd, 2019)" }, "properties" : { "noteIndex" : 0 }, "schema" : "https://github.com/citation-style-language/schema/raw/master/csl-citation.json" }</w:instrText>
      </w:r>
      <w:r w:rsidRPr="003D7ED2">
        <w:rPr>
          <w:rFonts w:cs="Times New Roman"/>
        </w:rPr>
        <w:fldChar w:fldCharType="separate"/>
      </w:r>
      <w:ins w:id="4366" w:author="Robin Matthews" w:date="2021-05-18T16:04:00Z">
        <w:r w:rsidR="00602365">
          <w:rPr>
            <w:rFonts w:cs="Times New Roman"/>
            <w:noProof/>
            <w:lang w:val="en-GB"/>
          </w:rPr>
          <w:t>(Stammer et al., 2018; Shepherd, 2019)</w:t>
        </w:r>
      </w:ins>
      <w:del w:id="4367" w:author="Robin Matthews" w:date="2021-05-18T16:04:00Z">
        <w:r w:rsidRPr="00C421D6" w:rsidDel="00602365">
          <w:rPr>
            <w:rFonts w:cs="Times New Roman"/>
            <w:noProof/>
            <w:lang w:val="en-GB"/>
          </w:rPr>
          <w:delText>(Stammer et al., 2018; Shepherd, 2019)</w:delText>
        </w:r>
      </w:del>
      <w:r w:rsidRPr="003D7ED2">
        <w:rPr>
          <w:rFonts w:cs="Times New Roman"/>
        </w:rPr>
        <w:fldChar w:fldCharType="end"/>
      </w:r>
      <w:r w:rsidRPr="00C421D6">
        <w:rPr>
          <w:rFonts w:cs="Times New Roman"/>
          <w:lang w:val="en-GB"/>
        </w:rPr>
        <w:t xml:space="preserve">. </w:t>
      </w:r>
      <w:r w:rsidRPr="00C421D6">
        <w:rPr>
          <w:rFonts w:cs="Times New Roman"/>
          <w:color w:val="000000"/>
          <w:lang w:val="en-GB"/>
        </w:rPr>
        <w:t xml:space="preserve">A fundamental aspect of the study of regional climate changes is the definition of characteristic climate zones, clusters or regions, across which the emergent climate change signal can be properly analysed and projected (see Atlas). </w:t>
      </w:r>
      <w:r w:rsidRPr="00C421D6">
        <w:rPr>
          <w:rFonts w:cs="Times New Roman"/>
          <w:lang w:val="en-GB"/>
        </w:rPr>
        <w:t>S</w:t>
      </w:r>
      <w:r w:rsidRPr="00C421D6">
        <w:rPr>
          <w:rFonts w:cs="Times New Roman"/>
          <w:color w:val="000000"/>
          <w:lang w:val="en-GB"/>
        </w:rPr>
        <w:t>uitable sizes and shapes of such zones strongly depend not only on the climate variable and process of interest, but also on relevant multi</w:t>
      </w:r>
      <w:ins w:id="4368" w:author="Ian Blenkinsop" w:date="2021-07-07T09:44:00Z">
        <w:r w:rsidR="00B73013">
          <w:rPr>
            <w:rFonts w:cs="Times New Roman"/>
            <w:color w:val="000000"/>
            <w:lang w:val="en-GB"/>
          </w:rPr>
          <w:t>-</w:t>
        </w:r>
      </w:ins>
      <w:r w:rsidRPr="00C421D6">
        <w:rPr>
          <w:rFonts w:cs="Times New Roman"/>
          <w:color w:val="000000"/>
          <w:lang w:val="en-GB"/>
        </w:rPr>
        <w:t>scale feedbacks</w:t>
      </w:r>
      <w:r w:rsidRPr="00C421D6">
        <w:rPr>
          <w:rFonts w:cs="Times New Roman"/>
          <w:lang w:val="en-GB"/>
        </w:rPr>
        <w:t>.</w:t>
      </w:r>
      <w:r w:rsidRPr="00C421D6">
        <w:rPr>
          <w:rFonts w:cs="Times New Roman"/>
          <w:color w:val="000000"/>
          <w:lang w:val="en-GB"/>
        </w:rPr>
        <w:t xml:space="preserve"> </w:t>
      </w:r>
    </w:p>
    <w:p w14:paraId="1B828A82" w14:textId="77777777" w:rsidR="00102875" w:rsidRPr="00C421D6" w:rsidRDefault="00102875" w:rsidP="00102875">
      <w:pPr>
        <w:pStyle w:val="AR6BodyText"/>
        <w:rPr>
          <w:rFonts w:cs="Times New Roman"/>
          <w:lang w:val="en-GB"/>
        </w:rPr>
      </w:pPr>
    </w:p>
    <w:p w14:paraId="7A0851C0" w14:textId="30D7F8AD" w:rsidR="00102875" w:rsidRPr="003D7ED2" w:rsidRDefault="00102875" w:rsidP="00102875">
      <w:pPr>
        <w:pStyle w:val="AR6BodyText"/>
        <w:rPr>
          <w:rFonts w:cs="Times New Roman"/>
          <w:color w:val="000000"/>
        </w:rPr>
      </w:pPr>
      <w:r w:rsidRPr="00C421D6">
        <w:rPr>
          <w:rFonts w:cs="Times New Roman"/>
          <w:color w:val="000000"/>
          <w:lang w:val="en-GB"/>
        </w:rPr>
        <w:t xml:space="preserve">There are several approaches to the classification of climate regions. When climate observation data was sparse and limited, the aggregation of climate variables was implicitly achieved through the consideration of biomes, giving rise to the traditional vegetation-based classification of </w:t>
      </w:r>
      <w:r w:rsidRPr="003D7ED2">
        <w:rPr>
          <w:rFonts w:cs="Times New Roman"/>
          <w:color w:val="000000"/>
        </w:rPr>
        <w:fldChar w:fldCharType="begin" w:fldLock="1"/>
      </w:r>
      <w:r w:rsidR="00E81B0B">
        <w:rPr>
          <w:rFonts w:cs="Times New Roman"/>
          <w:color w:val="000000"/>
          <w:lang w:val="en-GB"/>
        </w:rPr>
        <w:instrText>ADDIN CSL_CITATION { "citationItems" : [ { "id" : "ITEM-1", "itemData" : { "author" : [ { "dropping-particle" : "", "family" : "K\u00f6ppen", "given" : "Wladimir", "non-dropping-particle" : "", "parse-names" : false, "suffix" : "" } ], "container-title" : "Handbuch der Klimatologie (Band I)", "id" : "ITEM-1", "issued" : { "date-parts" : [ [ "1936" ] ] }, "page" : "43", "publisher" : "Gebrueder Borntraeger", "publisher-place" : "Berlin, Germany", "title" : "Das geographische System der Klimate", "translator" : [ { "dropping-particle" : "", "family" : "H2930", "given" : "Rt14", "non-dropping-particle" : "", "parse-names" : false, "suffix" : "" } ], "type" : "chapter" }, "uris" : [ "http://www.mendeley.com/documents/?uuid=a0ab9710-e78e-4e3d-8527-7e25731d5ae0" ] } ], "mendeley" : { "formattedCitation" : "(K\u00f6ppen, 1936)", "manualFormatting" : "K\u00f6ppen (1936)", "plainTextFormattedCitation" : "(K\u00f6ppen, 1936)", "previouslyFormattedCitation" : "(K\u00f6ppen, 1936)" }, "properties" : { "noteIndex" : 0 }, "schema" : "https://github.com/citation-style-language/schema/raw/master/csl-citation.json" }</w:instrText>
      </w:r>
      <w:r w:rsidRPr="003D7ED2">
        <w:rPr>
          <w:rFonts w:cs="Times New Roman"/>
          <w:color w:val="000000"/>
        </w:rPr>
        <w:fldChar w:fldCharType="separate"/>
      </w:r>
      <w:ins w:id="4369" w:author="Robin Matthews" w:date="2021-05-18T16:04:00Z">
        <w:r w:rsidR="00602365">
          <w:rPr>
            <w:rFonts w:cs="Times New Roman"/>
            <w:noProof/>
            <w:color w:val="000000"/>
            <w:lang w:val="en-GB"/>
          </w:rPr>
          <w:t>Köppen (1936)</w:t>
        </w:r>
      </w:ins>
      <w:del w:id="4370" w:author="Robin Matthews" w:date="2021-05-18T16:04:00Z">
        <w:r w:rsidRPr="00C421D6" w:rsidDel="00602365">
          <w:rPr>
            <w:rFonts w:cs="Times New Roman"/>
            <w:noProof/>
            <w:color w:val="000000"/>
            <w:lang w:val="en-GB"/>
          </w:rPr>
          <w:delText>Köppen (1936)</w:delText>
        </w:r>
      </w:del>
      <w:r w:rsidRPr="003D7ED2">
        <w:rPr>
          <w:rFonts w:cs="Times New Roman"/>
          <w:color w:val="000000"/>
        </w:rPr>
        <w:fldChar w:fldCharType="end"/>
      </w:r>
      <w:r w:rsidRPr="00C421D6">
        <w:rPr>
          <w:rFonts w:cs="Times New Roman"/>
          <w:color w:val="000000"/>
          <w:lang w:val="en-GB"/>
        </w:rPr>
        <w:t xml:space="preserve">. In the last decades, the substantial increases in climate observations, climate modelling, and data processing capabilities have allowed new approaches to climate classification, </w:t>
      </w:r>
      <w:del w:id="4371" w:author="Ian Blenkinsop" w:date="2021-07-07T09:46:00Z">
        <w:r w:rsidRPr="00C421D6" w:rsidDel="00B73013">
          <w:rPr>
            <w:rFonts w:cs="Times New Roman"/>
            <w:color w:val="000000"/>
            <w:lang w:val="en-GB"/>
          </w:rPr>
          <w:delText>e.g.,</w:delText>
        </w:r>
      </w:del>
      <w:ins w:id="4372" w:author="Ian Blenkinsop" w:date="2021-07-07T09:46:00Z">
        <w:r w:rsidR="00B73013">
          <w:rPr>
            <w:rFonts w:cs="Times New Roman"/>
            <w:color w:val="000000"/>
            <w:lang w:val="en-GB"/>
          </w:rPr>
          <w:t>for example</w:t>
        </w:r>
      </w:ins>
      <w:r w:rsidRPr="00C421D6">
        <w:rPr>
          <w:rFonts w:cs="Times New Roman"/>
          <w:color w:val="000000"/>
          <w:lang w:val="en-GB"/>
        </w:rPr>
        <w:t xml:space="preserve"> through interpolation of aggregated global </w:t>
      </w:r>
      <w:r w:rsidRPr="00C421D6">
        <w:rPr>
          <w:rFonts w:cs="Times New Roman"/>
          <w:color w:val="000000"/>
          <w:lang w:val="en-GB"/>
        </w:rPr>
        <w:lastRenderedPageBreak/>
        <w:t xml:space="preserve">data from thousands of stations </w:t>
      </w:r>
      <w:r w:rsidRPr="003D7ED2">
        <w:rPr>
          <w:rFonts w:cs="Times New Roman"/>
          <w:color w:val="000000"/>
        </w:rPr>
        <w:fldChar w:fldCharType="begin" w:fldLock="1"/>
      </w:r>
      <w:ins w:id="4373" w:author="Robin Matthews" w:date="2021-05-18T17:41:00Z">
        <w:r w:rsidR="00EE1327">
          <w:rPr>
            <w:rFonts w:cs="Times New Roman"/>
            <w:color w:val="000000"/>
            <w:lang w:val="en-GB"/>
          </w:rPr>
          <w:instrText>ADDIN CSL_CITATION { "citationItems" : [ { "id" : "ITEM-1", "itemData" : { "DOI" : "10.5194/hess-11-1633-2007", "ISBN" : "09412948", "ISSN" : "16077938", "PMID" : "2614", "abstract" : "Although now over 100 years old, the classification\\nof climate originally formulated by Wladimir K\u00a8oppen\\nand modified by his collaborators and successors, is still in\\nwidespread use. It is widely used in teaching school and\\nundergraduate courses on climate. It is also still in regular\\nuse by researchers across a range of disciplines as a basis\\nfor climatic regionalisation of variables and for assessing the\\noutput of global climate models. Here we have produced a\\nnew global map of climate using the K\u00a8oppen-Geiger system\\nbased on a large global data set of long-term monthly precipitation\\nand temperature station time series. Climatic variables\\nused in the K\u00a8oppen-Geiger system were calculated at\\neach station and interpolated between stations using a twodimensional\\n(latitude and longitude) thin-plate spline with\\ntension onto a 0.1\u00d70.1 grid for each continent. We discuss\\nsome problems in dealing with sites that are not uniquely\\nclassified into one climate type by the K\u00a8oppen-Geiger system\\nand assess the outcomes on a continent by continent\\nbasis. Globally the most common climate type by land\\narea is BWh (14.2%, Hot desert) followed by Aw (11.5%,\\nTropical savannah). The updated world K\u00a8oppen-Geiger climate\\nmap is freely available electronically in the Supplementary\\nMaterial Section (http://www.hydrol-earth-syst-sci.net/\\n11/1633/2007/hess-11-1633-2007-supplement.zip).", "author" : [ { "dropping-particle" : "", "family" : "Peel", "given" : "M C", "non-dropping-particle" : "", "parse-names" : false, "suffix" : "" }, { "dropping-particle" : "", "family" : "Finlayson", "given" : "B L", "non-dropping-particle" : "", "parse-names" : false, "suffix" : "" }, { "dropping-particle" : "", "family" : "McMahon", "given" : "T. A.", "non-dropping-particle" : "", "parse-names" : false, "suffix" : "" } ], "container-title" : "Hydrology and Earth System Sciences", "id" : "ITEM-1", "issue" : "5", "issued" : { "date-parts" : [ [ "2007" ] ] }, "page" : "1633-1644", "title" : "Updated world map of the K\u00f6ppen-Geiger climate classification", "translator" : [ { "dropping-particle" : "", "family" : "H2480", "given" : "", "non-dropping-particle" : "", "parse-names" : false, "suffix" : "" } ], "type" : "article-journal", "volume" : "11" }, "uris" : [ "http://www.mendeley.com/documents/?uuid=9b38f7d4-cf09-4586-bd4a-d6cde199ddbd" ] }, { "id" : "ITEM-2", "itemData" : { "DOI" : "10.3354/cr01204", "ISSN" : "0936-577X", "abstract" : "ABSTRACT: The analysis of climate patterns can be performed separately for each climatic variable or the data can be aggregated, for example, by using a climate classification. These classifications usually correspond to vegetation distribution, in the sense that each climate type is dominated by one vegetation zone or eco-region. Thus, climatic classifications also represent a convenient tool for the validation of climate models and for the analysis of simulated future climate changes. Basic concepts are presented by applying climate classification to the global Climate Research Unit (CRU) TS 3.1 global dataset. We focus on definitions of climate types according to the K\u00f6ppen-Trewartha climate classification (KTC) with special attention given to the distinction between wet and dry climates. The distribution of KTC types is compared with the original K\u00f6ppen classification (KCC) for the period 1961-1990. In addition, we provide an analysis of the time development of the distribution of KTC types throughout the 20th century. There are observable changes identified in some subtypes, especially semi-arid, savanna and tundra.", "author" : [ { "dropping-particle" : "", "family" : "Belda", "given" : "M", "non-dropping-particle" : "", "parse-names" : false, "suffix" : "" }, { "dropping-particle" : "", "family" : "Holtanov\u00e1", "given" : "E", "non-dropping-particle" : "", "parse-names" : false, "suffix" : "" }, { "dropping-particle" : "", "family" : "Halenka", "given" : "T", "non-dropping-particle" : "", "parse-names" : false, "suffix" : "" }, { "dropping-particle" : "", "family" : "Kalvov\u00e1", "given" : "J", "non-dropping-particle" : "", "parse-names" : false, "suffix" : "" } ], "container-title" : "Climate Research", "id" : "ITEM-2", "issue" : "1", "issued" : { "date-parts" : [ [ "2014", "2", "4" ] ] }, "page" : "1-13", "title" : "Climate classification revisited: from K\u00f6ppen to Trewartha", "translator" : [ { "dropping-particle" : "", "family" : "H2678", "given" : "", "non-dropping-particle" : "", "parse-names" : false, "suffix" : "" } ], "type" : "article-journal", "volume" : "59" }, "uris" : [ "http://www.mendeley.com/documents/?uuid=4e6b287f-9070-40b8-8b57-6bcdca2655c4" ] }, { "id" : "ITEM-3", "itemData" : { "DOI" : "10.1038/sdata.2018.214", "author" : [ { "dropping-particle" : "", "family" : "Beck", "given" : "Hylke E", "non-dropping-particle" : "", "parse-names" : false, "suffix" : "" }, { "dropping-particle" : "", "family" : "Zimmermann", "given" : "Niklaus E", "non-dropping-particle" : "", "parse-names" : false, "suffix" : "" }, { "dropping-particle" : "", "family" : "McVicar", "given" : "Tim R", "non-dropping-particle" : "", "parse-names" : false, "suffix" : "" }, { "dropping-particle" : "", "family" : "Vergopolan", "given" : "Noemi", "non-dropping-particle" : "", "parse-names" : false, "suffix" : "" }, { "dropping-particle" : "", "family" : "Berg", "given" : "Alexis", "non-dropping-particle" : "", "parse-names" : false, "suffix" : "" }, { "dropping-particle" : "", "family" : "Wood", "given" : "Eric F", "non-dropping-particle" : "", "parse-names" : false, "suffix" : "" } ], "container-title" : "Scientific Data", "id" : "ITEM-3", "issue" : "1", "issued" : { "date-parts" : [ [ "2018", "10", "30" ] ] }, "page" : "180214", "publisher" : "The Author(s)", "title" : "Present and future K\u00f6ppen-Geiger climate classification maps at 1-km resolution", "translator" : [ { "dropping-particle" : "", "family" : "H3286", "given" : "", "non-dropping-particle" : "", "parse-names" : false, "suffix" : "" } ], "type" : "article-journal", "volume" : "5" }, "uris" : [ "http://www.mendeley.com/documents/?uuid=38237add-1c50-47dd-82ad-66f08e7dafd5" ] } ], "mendeley" : { "formattedCitation" : "(Peel et al., 2007; Belda et al., 2014; Beck et al., 2018a)", "manualFormatting" : "(Peel et al., 2007; Belda et al., 2014; H.E. Beck et al., 2018)", "plainTextFormattedCitation" : "(Peel et al., 2007; Belda et al., 2014; Beck et al., 2018a)", "previouslyFormattedCitation" : "(Peel et al., 2007; Belda et al., 2014; Beck et al., 2018a)" }, "properties" : { "noteIndex" : 0 }, "schema" : "https://github.com/citation-style-language/schema/raw/master/csl-citation.json" }</w:instrText>
        </w:r>
      </w:ins>
      <w:del w:id="4374" w:author="Robin Matthews" w:date="2021-05-18T17:41:00Z">
        <w:r w:rsidR="00A94565" w:rsidDel="00EE1327">
          <w:rPr>
            <w:rFonts w:cs="Times New Roman"/>
            <w:color w:val="000000"/>
            <w:lang w:val="en-GB"/>
          </w:rPr>
          <w:delInstrText>ADDIN CSL_CITATION { "citationItems" : [ { "id" : "ITEM-1", "itemData" : { "DOI" : "10.5194/hess-11-1633-2007", "ISBN" : "09412948", "ISSN" : "16077938", "PMID" : "2614", "abstract" : "Although now over 100 years old, the classification\\nof climate originally formulated by Wladimir K\u00a8oppen\\nand modified by his collaborators and successors, is still in\\nwidespread use. It is widely used in teaching school and\\nundergraduate courses on climate. It is also still in regular\\nuse by researchers across a range of disciplines as a basis\\nfor climatic regionalisation of variables and for assessing the\\noutput of global climate models. Here we have produced a\\nnew global map of climate using the K\u00a8oppen-Geiger system\\nbased on a large global data set of long-term monthly precipitation\\nand temperature station time series. Climatic variables\\nused in the K\u00a8oppen-Geiger system were calculated at\\neach station and interpolated between stations using a twodimensional\\n(latitude and longitude) thin-plate spline with\\ntension onto a 0.1\u00d70.1 grid for each continent. We discuss\\nsome problems in dealing with sites that are not uniquely\\nclassified into one climate type by the K\u00a8oppen-Geiger system\\nand assess the outcomes on a continent by continent\\nbasis. Globally the most common climate type by land\\narea is BWh (14.2%, Hot desert) followed by Aw (11.5%,\\nTropical savannah). The updated world K\u00a8oppen-Geiger climate\\nmap is freely available electronically in the Supplementary\\nMaterial Section (http://www.hydrol-earth-syst-sci.net/\\n11/1633/2007/hess-11-1633-2007-supplement.zip).", "author" : [ { "dropping-particle" : "", "family" : "Peel", "given" : "M C", "non-dropping-particle" : "", "parse-names" : false, "suffix" : "" }, { "dropping-particle" : "", "family" : "Finlayson", "given" : "B L", "non-dropping-particle" : "", "parse-names" : false, "suffix" : "" }, { "dropping-particle" : "", "family" : "McMahon", "given" : "T. A.", "non-dropping-particle" : "", "parse-names" : false, "suffix" : "" } ], "container-title" : "Hydrology and Earth System Sciences", "id" : "ITEM-1", "issue" : "5", "issued" : { "date-parts" : [ [ "2007" ] ] }, "page" : "1633-1644", "title" : "Updated world map of the K\u00f6ppen-Geiger climate classification", "translator" : [ { "dropping-particle" : "", "family" : "H2480", "given" : "", "non-dropping-particle" : "", "parse-names" : false, "suffix" : "" } ], "type" : "article-journal", "volume" : "11" }, "uris" : [ "http://www.mendeley.com/documents/?uuid=9b38f7d4-cf09-4586-bd4a-d6cde199ddbd" ] }, { "id" : "ITEM-2", "itemData" : { "DOI" : "10.3354/cr01204", "ISSN" : "0936-577X", "abstract" : "ABSTRACT: The analysis of climate patterns can be performed separately for each climatic variable or the data can be aggregated, for example, by using a climate classification. These classifications usually correspond to vegetation distribution, in the sense that each climate type is dominated by one vegetation zone or eco-region. Thus, climatic classifications also represent a convenient tool for the validation of climate models and for the analysis of simulated future climate changes. Basic concepts are presented by applying climate classification to the global Climate Research Unit (CRU) TS 3.1 global dataset. We focus on definitions of climate types according to the K\u00f6ppen-Trewartha climate classification (KTC) with special attention given to the distinction between wet and dry climates. The distribution of KTC types is compared with the original K\u00f6ppen classification (KCC) for the period 1961-1990. In addition, we provide an analysis of the time development of the distribution of KTC types throughout the 20th century. There are observable changes identified in some subtypes, especially semi-arid, savanna and tundra.", "author" : [ { "dropping-particle" : "", "family" : "Belda", "given" : "M", "non-dropping-particle" : "", "parse-names" : false, "suffix" : "" }, { "dropping-particle" : "", "family" : "Holtanov\u00e1", "given" : "E", "non-dropping-particle" : "", "parse-names" : false, "suffix" : "" }, { "dropping-particle" : "", "family" : "Halenka", "given" : "T", "non-dropping-particle" : "", "parse-names" : false, "suffix" : "" }, { "dropping-particle" : "", "family" : "Kalvov\u00e1", "given" : "J", "non-dropping-particle" : "", "parse-names" : false, "suffix" : "" } ], "container-title" : "Climate Research", "id" : "ITEM-2", "issue" : "1", "issued" : { "date-parts" : [ [ "2014", "2", "4" ] ] }, "page" : "1-13", "title" : "Climate classification revisited: from K\u00f6ppen to Trewartha", "translator" : [ { "dropping-particle" : "", "family" : "H2678", "given" : "", "non-dropping-particle" : "", "parse-names" : false, "suffix" : "" } ], "type" : "article-journal", "volume" : "59" }, "uris" : [ "http://www.mendeley.com/documents/?uuid=4e6b287f-9070-40b8-8b57-6bcdca2655c4" ] }, { "id" : "ITEM-3", "itemData" : { "DOI" : "10.1038/sdata.2018.214", "author" : [ { "dropping-particle" : "", "family" : "Beck", "given" : "Hylke E", "non-dropping-particle" : "", "parse-names" : false, "suffix" : "" }, { "dropping-particle" : "", "family" : "Zimmermann", "given" : "Niklaus E", "non-dropping-particle" : "", "parse-names" : false, "suffix" : "" }, { "dropping-particle" : "", "family" : "McVicar", "given" : "Tim R", "non-dropping-particle" : "", "parse-names" : false, "suffix" : "" }, { "dropping-particle" : "", "family" : "Vergopolan", "given" : "Noemi", "non-dropping-particle" : "", "parse-names" : false, "suffix" : "" }, { "dropping-particle" : "", "family" : "Berg", "given" : "Alexis", "non-dropping-particle" : "", "parse-names" : false, "suffix" : "" }, { "dropping-particle" : "", "family" : "Wood", "given" : "Eric F", "non-dropping-particle" : "", "parse-names" : false, "suffix" : "" } ], "container-title" : "Scientific Data", "id" : "ITEM-3", "issue" : "1", "issued" : { "date-parts" : [ [ "2018", "10", "30" ] ] }, "page" : "180214", "publisher" : "The Author(s)", "title" : "Present and future K\u00f6ppen-Geiger climate classification maps at 1-km resolution", "translator" : [ { "dropping-particle" : "", "family" : "H3286", "given" : "", "non-dropping-particle" : "", "parse-names" : false, "suffix" : "" } ], "type" : "article-journal", "volume" : "5" }, "uris" : [ "http://www.mendeley.com/documents/?uuid=38237add-1c50-47dd-82ad-66f08e7dafd5" ] } ], "mendeley" : { "formattedCitation" : "(Peel et al., 2007; Belda et al., 2014; Beck et al., 2018a)", "plainTextFormattedCitation" : "(Peel et al., 2007; Belda et al., 2014; Beck et al., 2018a)", "previouslyFormattedCitation" : "(Peel et al., 2007; Belda et al., 2014; Beck et al., 2018a)" }, "properties" : { "noteIndex" : 0 }, "schema" : "https://github.com/citation-style-language/schema/raw/master/csl-citation.json" }</w:delInstrText>
        </w:r>
      </w:del>
      <w:r w:rsidRPr="003D7ED2">
        <w:rPr>
          <w:rFonts w:cs="Times New Roman"/>
          <w:color w:val="000000"/>
        </w:rPr>
        <w:fldChar w:fldCharType="separate"/>
      </w:r>
      <w:ins w:id="4375" w:author="Robin Matthews" w:date="2021-05-18T16:04:00Z">
        <w:r w:rsidR="00602365">
          <w:rPr>
            <w:rFonts w:cs="Times New Roman"/>
            <w:noProof/>
            <w:color w:val="000000"/>
            <w:lang w:val="en-GB"/>
          </w:rPr>
          <w:t xml:space="preserve">(Peel et al., 2007; Belda et al., 2014; </w:t>
        </w:r>
      </w:ins>
      <w:ins w:id="4376" w:author="Robin Matthews" w:date="2021-05-18T17:41:00Z">
        <w:r w:rsidR="00EE1327">
          <w:rPr>
            <w:rFonts w:cs="Times New Roman"/>
            <w:noProof/>
            <w:color w:val="000000"/>
            <w:lang w:val="en-GB"/>
          </w:rPr>
          <w:t xml:space="preserve">H.E. </w:t>
        </w:r>
      </w:ins>
      <w:ins w:id="4377" w:author="Robin Matthews" w:date="2021-05-18T16:04:00Z">
        <w:r w:rsidR="00602365">
          <w:rPr>
            <w:rFonts w:cs="Times New Roman"/>
            <w:noProof/>
            <w:color w:val="000000"/>
            <w:lang w:val="en-GB"/>
          </w:rPr>
          <w:t>Beck et al., 2018)</w:t>
        </w:r>
      </w:ins>
      <w:del w:id="4378" w:author="Robin Matthews" w:date="2021-05-18T16:04:00Z">
        <w:r w:rsidRPr="00C421D6" w:rsidDel="00602365">
          <w:rPr>
            <w:rFonts w:cs="Times New Roman"/>
            <w:noProof/>
            <w:color w:val="000000"/>
            <w:lang w:val="en-GB"/>
          </w:rPr>
          <w:delText>(Peel et al., 2007; Belda et al., 2014; Beck et al., 2018a)</w:delText>
        </w:r>
      </w:del>
      <w:r w:rsidRPr="003D7ED2">
        <w:rPr>
          <w:rFonts w:cs="Times New Roman"/>
          <w:color w:val="000000"/>
        </w:rPr>
        <w:fldChar w:fldCharType="end"/>
      </w:r>
      <w:r w:rsidRPr="00C421D6">
        <w:rPr>
          <w:rFonts w:cs="Times New Roman"/>
          <w:color w:val="000000"/>
          <w:lang w:val="en-GB"/>
        </w:rPr>
        <w:t xml:space="preserve"> or through data-driven </w:t>
      </w:r>
      <w:r w:rsidRPr="00C421D6">
        <w:rPr>
          <w:rFonts w:cs="Times New Roman"/>
          <w:lang w:val="en-GB"/>
        </w:rPr>
        <w:t>approaches</w:t>
      </w:r>
      <w:r w:rsidRPr="00C421D6">
        <w:rPr>
          <w:rFonts w:cs="Times New Roman"/>
          <w:color w:val="000000"/>
          <w:lang w:val="en-GB"/>
        </w:rPr>
        <w:t xml:space="preserve"> applied to delineate ecoregions that behave in a coherent manner in response to climate variability </w:t>
      </w:r>
      <w:r w:rsidRPr="003D7ED2">
        <w:rPr>
          <w:rFonts w:cs="Times New Roman"/>
          <w:color w:val="000000"/>
        </w:rPr>
        <w:fldChar w:fldCharType="begin" w:fldLock="1"/>
      </w:r>
      <w:r w:rsidR="00A94565">
        <w:rPr>
          <w:rFonts w:cs="Times New Roman"/>
          <w:color w:val="000000"/>
          <w:lang w:val="en-GB"/>
        </w:rPr>
        <w:instrText>ADDIN CSL_CITATION { "citationItems" : [ { "id" : "ITEM-1", "itemData" : { "DOI" : "10.5194/gmd-11-4139-2018", "ISSN" : "1991-9603", "author" : [ { "dropping-particle" : "", "family" : "Papagiannopoulou", "given" : "C", "non-dropping-particle" : "", "parse-names" : false, "suffix" : "" }, { "dropping-particle" : "", "family" : "Miralles", "given" : "D G", "non-dropping-particle" : "", "parse-names" : false, "suffix" : "" }, { "dropping-particle" : "", "family" : "Demuzere", "given" : "M", "non-dropping-particle" : "", "parse-names" : false, "suffix" : "" }, { "dropping-particle" : "", "family" : "Verhoest", "given" : "N E C", "non-dropping-particle" : "", "parse-names" : false, "suffix" : "" }, { "dropping-particle" : "", "family" : "Waegeman", "given" : "W", "non-dropping-particle" : "", "parse-names" : false, "suffix" : "" } ], "container-title" : "Geoscientific Model Development", "id" : "ITEM-1", "issue" : "10", "issued" : { "date-parts" : [ [ "2018", "10", "12" ] ] }, "page" : "4139-4153", "publisher" : "Copernicus Publications", "title" : "Global hydro-climatic biomes identified via multitask learning", "translator" : [ { "dropping-particle" : "", "family" : "H4341", "given" : "", "non-dropping-particle" : "", "parse-names" : false, "suffix" : "" } ], "type" : "article-journal", "volume" : "11" }, "uris" : [ "http://www.mendeley.com/documents/?uuid=c3bbd2ff-087c-4b01-a5c4-dc9a2900c0ea" ] } ], "mendeley" : { "formattedCitation" : "(Papagiannopoulou et al., 2018)", "plainTextFormattedCitation" : "(Papagiannopoulou et al., 2018)", "previouslyFormattedCitation" : "(Papagiannopoulou et al., 2018)" }, "properties" : { "noteIndex" : 0 }, "schema" : "https://github.com/citation-style-language/schema/raw/master/csl-citation.json" }</w:instrText>
      </w:r>
      <w:r w:rsidRPr="003D7ED2">
        <w:rPr>
          <w:rFonts w:cs="Times New Roman"/>
          <w:color w:val="000000"/>
        </w:rPr>
        <w:fldChar w:fldCharType="separate"/>
      </w:r>
      <w:ins w:id="4379" w:author="Robin Matthews" w:date="2021-05-18T16:04:00Z">
        <w:r w:rsidR="00602365">
          <w:rPr>
            <w:rFonts w:cs="Times New Roman"/>
            <w:noProof/>
            <w:color w:val="000000"/>
            <w:lang w:val="en-GB"/>
          </w:rPr>
          <w:t>(Papagiannopoulou et al., 2018)</w:t>
        </w:r>
      </w:ins>
      <w:del w:id="4380" w:author="Robin Matthews" w:date="2021-05-18T16:04:00Z">
        <w:r w:rsidRPr="00C421D6" w:rsidDel="00602365">
          <w:rPr>
            <w:rFonts w:cs="Times New Roman"/>
            <w:noProof/>
            <w:color w:val="000000"/>
            <w:lang w:val="en-GB"/>
          </w:rPr>
          <w:delText>(Papagiannopoulou et al., 2018)</w:delText>
        </w:r>
      </w:del>
      <w:r w:rsidRPr="003D7ED2">
        <w:rPr>
          <w:rFonts w:cs="Times New Roman"/>
          <w:color w:val="000000"/>
        </w:rPr>
        <w:fldChar w:fldCharType="end"/>
      </w:r>
      <w:r w:rsidRPr="00C421D6">
        <w:rPr>
          <w:rFonts w:cs="Times New Roman"/>
          <w:color w:val="000000"/>
          <w:lang w:val="en-GB"/>
        </w:rPr>
        <w:t xml:space="preserve">. Experience shows that each method has strengths and weaknesses through trade-offs between detail and convenience. For instance, a very detailed classification, with numerous complexly shaped regions derived from a large set of variables, may be most useful for the evaluation of climate models </w:t>
      </w:r>
      <w:r w:rsidRPr="003D7ED2">
        <w:rPr>
          <w:rFonts w:cs="Times New Roman"/>
          <w:color w:val="000000"/>
        </w:rPr>
        <w:fldChar w:fldCharType="begin" w:fldLock="1"/>
      </w:r>
      <w:ins w:id="4381" w:author="Robin Matthews" w:date="2021-05-18T17:41:00Z">
        <w:r w:rsidR="00EE1327">
          <w:rPr>
            <w:rFonts w:cs="Times New Roman"/>
            <w:color w:val="000000"/>
            <w:lang w:val="en-GB"/>
          </w:rPr>
          <w:instrText>ADDIN CSL_CITATION { "citationItems" : [ { "id" : "ITEM-1", "itemData" : { "DOI" : "10.1127/0941-2948/2010/0430", "author" : [ { "dropping-particle" : "", "family" : "Rubel", "given" : "Franz", "non-dropping-particle" : "", "parse-names" : false, "suffix" : "" }, { "dropping-particle" : "", "family" : "Kottek", "given" : "Markus", "non-dropping-particle" : "", "parse-names" : false, "suffix" : "" } ], "container-title" : "Meteorologische Zeitschrift", "id" : "ITEM-1", "issue" : "2", "issued" : { "date-parts" : [ [ "2010" ] ] }, "page" : "135-141", "publisher" : "Schweizerbart Science Publishers", "publisher-place" : "Stuttgart, Germany", "title" : "Observed and projected climate shifts 1901-2100 depicted by world maps of the K\u00f6ppen-Geiger climate classification", "translator" : [ { "dropping-particle" : "", "family" : "H3285", "given" : "", "non-dropping-particle" : "", "parse-names" : false, "suffix" : "" } ], "type" : "article-journal", "volume" : "19" }, "uris" : [ "http://www.mendeley.com/documents/?uuid=2aa7d13c-b4e3-4734-a800-cb19b28e5344" ] }, { "id" : "ITEM-2", "itemData" : { "DOI" : "10.3354/cr01316", "author" : [ { "dropping-particle" : "", "family" : "Belda", "given" : "M", "non-dropping-particle" : "", "parse-names" : false, "suffix" : "" }, { "dropping-particle" : "", "family" : "Holtanov\u00e1", "given" : "E", "non-dropping-particle" : "", "parse-names" : false, "suffix" : "" }, { "dropping-particle" : "", "family" : "Halenka", "given" : "T", "non-dropping-particle" : "", "parse-names" : false, "suffix" : "" }, { "dropping-particle" : "", "family" : "Kalvov\u00e1", "given" : "J", "non-dropping-particle" : "", "parse-names" : false, "suffix" : "" }, { "dropping-particle" : "", "family" : "Hl\u00e1vka", "given" : "Z", "non-dropping-particle" : "", "parse-names" : false, "suffix" : "" } ], "container-title" : "Climate Research", "id" : "ITEM-2", "issue" : "3", "issued" : { "date-parts" : [ [ "2015" ] ] }, "note" : "10.3354/cr01316", "page" : "201-212", "title" : "Evaluation of CMIP5 present climate simulations using the K\u00f6ppen-Trewartha climate classification", "translator" : [ { "dropping-particle" : "", "family" : "H1410", "given" : "", "non-dropping-particle" : "", "parse-names" : false, "suffix" : "" } ], "type" : "article-journal", "volume" : "64" }, "uris" : [ "http://www.mendeley.com/documents/?uuid=c7757079-5397-4e73-b3dc-34bdf2606a85" ] }, { "id" : "ITEM-3", "itemData" : { "DOI" : "10.1038/sdata.2018.214", "author" : [ { "dropping-particle" : "", "family" : "Beck", "given" : "Hylke E", "non-dropping-particle" : "", "parse-names" : false, "suffix" : "" }, { "dropping-particle" : "", "family" : "Zimmermann", "given" : "Niklaus E", "non-dropping-particle" : "", "parse-names" : false, "suffix" : "" }, { "dropping-particle" : "", "family" : "McVicar", "given" : "Tim R", "non-dropping-particle" : "", "parse-names" : false, "suffix" : "" }, { "dropping-particle" : "", "family" : "Vergopolan", "given" : "Noemi", "non-dropping-particle" : "", "parse-names" : false, "suffix" : "" }, { "dropping-particle" : "", "family" : "Berg", "given" : "Alexis", "non-dropping-particle" : "", "parse-names" : false, "suffix" : "" }, { "dropping-particle" : "", "family" : "Wood", "given" : "Eric F", "non-dropping-particle" : "", "parse-names" : false, "suffix" : "" } ], "container-title" : "Scientific Data", "id" : "ITEM-3", "issue" : "1", "issued" : { "date-parts" : [ [ "2018", "10", "30" ] ] }, "page" : "180214", "publisher" : "The Author(s)", "title" : "Present and future K\u00f6ppen-Geiger climate classification maps at 1-km resolution", "translator" : [ { "dropping-particle" : "", "family" : "H3286", "given" : "", "non-dropping-particle" : "", "parse-names" : false, "suffix" : "" } ], "type" : "article-journal", "volume" : "5" }, "uris" : [ "http://www.mendeley.com/documents/?uuid=38237add-1c50-47dd-82ad-66f08e7dafd5" ] } ], "mendeley" : { "formattedCitation" : "(Rubel and Kottek, 2010; Belda et al., 2015; Beck et al., 2018a)", "manualFormatting" : "(Rubel and Kottek, 2010; Belda et al., 2015; H.E. Beck et al., 2018)", "plainTextFormattedCitation" : "(Rubel and Kottek, 2010; Belda et al., 2015; Beck et al., 2018a)", "previouslyFormattedCitation" : "(Rubel and Kottek, 2010; Belda et al., 2015; Beck et al., 2018a)" }, "properties" : { "noteIndex" : 0 }, "schema" : "https://github.com/citation-style-language/schema/raw/master/csl-citation.json" }</w:instrText>
        </w:r>
      </w:ins>
      <w:del w:id="4382" w:author="Robin Matthews" w:date="2021-05-18T17:41:00Z">
        <w:r w:rsidR="00A94565" w:rsidDel="00EE1327">
          <w:rPr>
            <w:rFonts w:cs="Times New Roman"/>
            <w:color w:val="000000"/>
            <w:lang w:val="en-GB"/>
          </w:rPr>
          <w:delInstrText>ADDIN CSL_CITATION { "citationItems" : [ { "id" : "ITEM-1", "itemData" : { "DOI" : "10.1127/0941-2948/2010/0430", "author" : [ { "dropping-particle" : "", "family" : "Rubel", "given" : "Franz", "non-dropping-particle" : "", "parse-names" : false, "suffix" : "" }, { "dropping-particle" : "", "family" : "Kottek", "given" : "Markus", "non-dropping-particle" : "", "parse-names" : false, "suffix" : "" } ], "container-title" : "Meteorologische Zeitschrift", "id" : "ITEM-1", "issue" : "2", "issued" : { "date-parts" : [ [ "2010" ] ] }, "page" : "135-141", "publisher" : "Schweizerbart Science Publishers", "publisher-place" : "Stuttgart, Germany", "title" : "Observed and projected climate shifts 1901-2100 depicted by world maps of the K\u00f6ppen-Geiger climate classification", "translator" : [ { "dropping-particle" : "", "family" : "H3285", "given" : "", "non-dropping-particle" : "", "parse-names" : false, "suffix" : "" } ], "type" : "article-journal", "volume" : "19" }, "uris" : [ "http://www.mendeley.com/documents/?uuid=2aa7d13c-b4e3-4734-a800-cb19b28e5344" ] }, { "id" : "ITEM-2", "itemData" : { "DOI" : "10.3354/cr01316", "author" : [ { "dropping-particle" : "", "family" : "Belda", "given" : "M", "non-dropping-particle" : "", "parse-names" : false, "suffix" : "" }, { "dropping-particle" : "", "family" : "Holtanov\u00e1", "given" : "E", "non-dropping-particle" : "", "parse-names" : false, "suffix" : "" }, { "dropping-particle" : "", "family" : "Halenka", "given" : "T", "non-dropping-particle" : "", "parse-names" : false, "suffix" : "" }, { "dropping-particle" : "", "family" : "Kalvov\u00e1", "given" : "J", "non-dropping-particle" : "", "parse-names" : false, "suffix" : "" }, { "dropping-particle" : "", "family" : "Hl\u00e1vka", "given" : "Z", "non-dropping-particle" : "", "parse-names" : false, "suffix" : "" } ], "container-title" : "Climate Research", "id" : "ITEM-2", "issue" : "3", "issued" : { "date-parts" : [ [ "2015" ] ] }, "note" : "10.3354/cr01316", "page" : "201-212", "title" : "Evaluation of CMIP5 present climate simulations using the K\u00f6ppen-Trewartha climate classification", "translator" : [ { "dropping-particle" : "", "family" : "H1410", "given" : "", "non-dropping-particle" : "", "parse-names" : false, "suffix" : "" } ], "type" : "article-journal", "volume" : "64" }, "uris" : [ "http://www.mendeley.com/documents/?uuid=c7757079-5397-4e73-b3dc-34bdf2606a85" ] }, { "id" : "ITEM-3", "itemData" : { "DOI" : "10.1038/sdata.2018.214", "author" : [ { "dropping-particle" : "", "family" : "Beck", "given" : "Hylke E", "non-dropping-particle" : "", "parse-names" : false, "suffix" : "" }, { "dropping-particle" : "", "family" : "Zimmermann", "given" : "Niklaus E", "non-dropping-particle" : "", "parse-names" : false, "suffix" : "" }, { "dropping-particle" : "", "family" : "McVicar", "given" : "Tim R", "non-dropping-particle" : "", "parse-names" : false, "suffix" : "" }, { "dropping-particle" : "", "family" : "Vergopolan", "given" : "Noemi", "non-dropping-particle" : "", "parse-names" : false, "suffix" : "" }, { "dropping-particle" : "", "family" : "Berg", "given" : "Alexis", "non-dropping-particle" : "", "parse-names" : false, "suffix" : "" }, { "dropping-particle" : "", "family" : "Wood", "given" : "Eric F", "non-dropping-particle" : "", "parse-names" : false, "suffix" : "" } ], "container-title" : "Scientific Data", "id" : "ITEM-3", "issue" : "1", "issued" : { "date-parts" : [ [ "2018", "10", "30" ] ] }, "page" : "180214", "publisher" : "The Author(s)", "title" : "Present and future K\u00f6ppen-Geiger climate classification maps at 1-km resolution", "translator" : [ { "dropping-particle" : "", "family" : "H3286", "given" : "", "non-dropping-particle" : "", "parse-names" : false, "suffix" : "" } ], "type" : "article-journal", "volume" : "5" }, "uris" : [ "http://www.mendeley.com/documents/?uuid=38237add-1c50-47dd-82ad-66f08e7dafd5" ] } ], "mendeley" : { "formattedCitation" : "(Rubel and Kottek, 2010; Belda et al., 2015; Beck et al., 2018a)", "manualFormatting" : "(Rubel and Kottek, 2010; Belda et al., 2015; Beck et al., 2018a)", "plainTextFormattedCitation" : "(Rubel and Kottek, 2010; Belda et al., 2015; Beck et al., 2018a)", "previouslyFormattedCitation" : "(Rubel and Kottek, 2010; Belda et al., 2015; Beck et al., 2018a)" }, "properties" : { "noteIndex" : 0 }, "schema" : "https://github.com/citation-style-language/schema/raw/master/csl-citation.json" }</w:delInstrText>
        </w:r>
      </w:del>
      <w:r w:rsidRPr="003D7ED2">
        <w:rPr>
          <w:rFonts w:cs="Times New Roman"/>
          <w:color w:val="000000"/>
        </w:rPr>
        <w:fldChar w:fldCharType="separate"/>
      </w:r>
      <w:ins w:id="4383" w:author="Robin Matthews" w:date="2021-05-18T16:04:00Z">
        <w:r w:rsidR="00602365">
          <w:rPr>
            <w:rFonts w:cs="Times New Roman"/>
            <w:noProof/>
            <w:color w:val="000000"/>
            <w:lang w:val="en-GB"/>
          </w:rPr>
          <w:t xml:space="preserve">(Rubel and Kottek, 2010; Belda et al., 2015; </w:t>
        </w:r>
      </w:ins>
      <w:ins w:id="4384" w:author="Robin Matthews" w:date="2021-05-18T17:41:00Z">
        <w:r w:rsidR="00EE1327">
          <w:rPr>
            <w:rFonts w:cs="Times New Roman"/>
            <w:noProof/>
            <w:color w:val="000000"/>
            <w:lang w:val="en-GB"/>
          </w:rPr>
          <w:t xml:space="preserve">H.E. </w:t>
        </w:r>
      </w:ins>
      <w:ins w:id="4385" w:author="Robin Matthews" w:date="2021-05-18T16:04:00Z">
        <w:r w:rsidR="00602365">
          <w:rPr>
            <w:rFonts w:cs="Times New Roman"/>
            <w:noProof/>
            <w:color w:val="000000"/>
            <w:lang w:val="en-GB"/>
          </w:rPr>
          <w:t>Beck et al., 2018)</w:t>
        </w:r>
      </w:ins>
      <w:del w:id="4386" w:author="Robin Matthews" w:date="2021-05-18T16:04:00Z">
        <w:r w:rsidRPr="00C421D6" w:rsidDel="00602365">
          <w:rPr>
            <w:rFonts w:cs="Times New Roman"/>
            <w:noProof/>
            <w:color w:val="000000"/>
            <w:lang w:val="en-GB"/>
          </w:rPr>
          <w:delText>(Rubel and Kottek, 2010; Belda et al., 2015; Beck et al., 2018a)</w:delText>
        </w:r>
      </w:del>
      <w:r w:rsidRPr="003D7ED2">
        <w:rPr>
          <w:rFonts w:cs="Times New Roman"/>
          <w:color w:val="000000"/>
        </w:rPr>
        <w:fldChar w:fldCharType="end"/>
      </w:r>
      <w:r w:rsidRPr="00C421D6">
        <w:rPr>
          <w:rFonts w:cs="Times New Roman"/>
          <w:color w:val="000000"/>
          <w:lang w:val="en-GB"/>
        </w:rPr>
        <w:t xml:space="preserve"> and climate projections </w:t>
      </w:r>
      <w:r w:rsidRPr="003D7ED2">
        <w:rPr>
          <w:rFonts w:cs="Times New Roman"/>
          <w:color w:val="000000"/>
        </w:rPr>
        <w:fldChar w:fldCharType="begin" w:fldLock="1"/>
      </w:r>
      <w:r w:rsidR="00E14AAC">
        <w:rPr>
          <w:rFonts w:cs="Times New Roman"/>
          <w:color w:val="000000"/>
          <w:lang w:val="en-GB"/>
        </w:rPr>
        <w:instrText>ADDIN CSL_CITATION { "citationItems" : [ { "id" : "ITEM-1", "itemData" : { "DOI" : "10.1016/j.gloplacha.2013.11.002", "ISSN" : "0921-8181", "author" : [ { "dropping-particle" : "", "family" : "Feng", "given" : "Song", "non-dropping-particle" : "", "parse-names" : false, "suffix" : "" }, { "dropping-particle" : "", "family" : "Hu", "given" : "Qi", "non-dropping-particle" : "", "parse-names" : false, "suffix" : "" }, { "dropping-particle" : "", "family" : "Huang", "given" : "Wei", "non-dropping-particle" : "", "parse-names" : false, "suffix" : "" }, { "dropping-particle" : "", "family" : "Ho", "given" : "Chang-Hoi", "non-dropping-particle" : "", "parse-names" : false, "suffix" : "" }, { "dropping-particle" : "", "family" : "Li", "given" : "Ruopu", "non-dropping-particle" : "", "parse-names" : false, "suffix" : "" }, { "dropping-particle" : "", "family" : "Tang", "given" : "Zhenghong", "non-dropping-particle" : "", "parse-names" : false, "suffix" : "" } ], "container-title" : "Global and Planetary Change", "id" : "ITEM-1", "issued" : { "date-parts" : [ [ "2014" ] ] }, "page" : "41-52", "title" : "Projected climate regime shift under future global warming from multi-model, multi-scenario CMIP5 simulations", "translator" : [ { "dropping-particle" : "", "family" : "H1408", "given" : "", "non-dropping-particle" : "", "parse-names" : false, "suffix" : "" } ], "type" : "article-journal", "volume" : "112" }, "uris" : [ "http://www.mendeley.com/documents/?uuid=4d459431-c718-44f0-882f-832ab9214561" ] }, { "id" : "ITEM-2", "itemData" : { "DOI" : "10.3354/cr01418", "author" : [ { "dropping-particle" : "", "family" : "Belda", "given" : "M", "non-dropping-particle" : "", "parse-names" : false, "suffix" : "" }, { "dropping-particle" : "", "family" : "Holtanov\u00e1", "given" : "E", "non-dropping-particle" : "", "parse-names" : false, "suffix" : "" }, { "dropping-particle" : "", "family" : "Kalvov\u00e1", "given" : "J", "non-dropping-particle" : "", "parse-names" : false, "suffix" : "" }, { "dropping-particle" : "", "family" : "Halenka", "given" : "T", "non-dropping-particle" : "", "parse-names" : false, "suffix" : "" } ], "container-title" : "Climate Research", "id" : "ITEM-2", "issue" : "1", "issued" : { "date-parts" : [ [ "2016" ] ] }, "note" : "10.3354/cr01418", "page" : "17-31", "title" : "Global warming-induced changes in climate zones based on CMIP5 projections", "translator" : [ { "dropping-particle" : "", "family" : "H1409", "given" : "", "non-dropping-particle" : "", "parse-names" : false, "suffix" : "" } ], "type" : "article-journal", "volume" : "71" }, "uris" : [ "http://www.mendeley.com/documents/?uuid=2c780cd9-a5f3-423d-bdd9-cbf1ae61d26e" ] } ], "mendeley" : { "formattedCitation" : "(Feng et al., 2014; Belda et al., 2016)", "plainTextFormattedCitation" : "(Feng et al., 2014; Belda et al., 2016)", "previouslyFormattedCitation" : "(Feng et al., 2014; Belda et al., 2016)" }, "properties" : { "noteIndex" : 0 }, "schema" : "https://github.com/citation-style-language/schema/raw/master/csl-citation.json" }</w:instrText>
      </w:r>
      <w:r w:rsidRPr="003D7ED2">
        <w:rPr>
          <w:rFonts w:cs="Times New Roman"/>
          <w:color w:val="000000"/>
        </w:rPr>
        <w:fldChar w:fldCharType="separate"/>
      </w:r>
      <w:ins w:id="4387" w:author="Robin Matthews" w:date="2021-05-18T16:04:00Z">
        <w:r w:rsidR="00602365">
          <w:rPr>
            <w:rFonts w:cs="Times New Roman"/>
            <w:noProof/>
            <w:color w:val="000000"/>
            <w:lang w:val="en-GB"/>
          </w:rPr>
          <w:t>(Feng et al., 2014; Belda et al., 2016)</w:t>
        </w:r>
      </w:ins>
      <w:del w:id="4388" w:author="Robin Matthews" w:date="2021-05-18T16:04:00Z">
        <w:r w:rsidRPr="00C421D6" w:rsidDel="00602365">
          <w:rPr>
            <w:rFonts w:cs="Times New Roman"/>
            <w:noProof/>
            <w:color w:val="000000"/>
            <w:lang w:val="en-GB"/>
          </w:rPr>
          <w:delText>(Feng et al., 2014; Belda et al., 2016)</w:delText>
        </w:r>
      </w:del>
      <w:r w:rsidRPr="003D7ED2">
        <w:rPr>
          <w:rFonts w:cs="Times New Roman"/>
          <w:color w:val="000000"/>
        </w:rPr>
        <w:fldChar w:fldCharType="end"/>
      </w:r>
      <w:r w:rsidRPr="00C421D6">
        <w:rPr>
          <w:rFonts w:cs="Times New Roman"/>
          <w:lang w:val="en-GB"/>
        </w:rPr>
        <w:t>.</w:t>
      </w:r>
      <w:r w:rsidRPr="00C421D6">
        <w:rPr>
          <w:rFonts w:cs="Times New Roman"/>
          <w:color w:val="000000"/>
          <w:lang w:val="en-GB"/>
        </w:rPr>
        <w:t xml:space="preserve"> In contrast, geometrically simple regions are often best suited for regional climate modelling and downscaling (e.g., the Coordinated Regional Climate Downscaling Experiment (CORDEX) domains; </w:t>
      </w:r>
      <w:ins w:id="4389" w:author="Ian Blenkinsop" w:date="2021-07-07T09:49:00Z">
        <w:r w:rsidR="00B73013" w:rsidRPr="003D7ED2">
          <w:rPr>
            <w:rFonts w:cs="Times New Roman"/>
            <w:color w:val="000000"/>
          </w:rPr>
          <w:t>Section 1.5.</w:t>
        </w:r>
      </w:ins>
      <w:del w:id="4390" w:author="Ian Blenkinsop" w:date="2021-07-07T09:49:00Z">
        <w:r w:rsidRPr="00C421D6" w:rsidDel="00B73013">
          <w:rPr>
            <w:rFonts w:cs="Times New Roman"/>
            <w:color w:val="000000"/>
            <w:lang w:val="en-GB"/>
          </w:rPr>
          <w:delText xml:space="preserve">see </w:delText>
        </w:r>
      </w:del>
      <w:ins w:id="4391" w:author="Ian Blenkinsop" w:date="2021-07-07T09:49:00Z">
        <w:r w:rsidR="00B73013" w:rsidRPr="003D7ED2">
          <w:rPr>
            <w:rFonts w:cs="Times New Roman"/>
            <w:color w:val="000000"/>
          </w:rPr>
          <w:t>3</w:t>
        </w:r>
        <w:r w:rsidR="00B73013">
          <w:rPr>
            <w:rFonts w:cs="Times New Roman"/>
            <w:color w:val="000000"/>
            <w:lang w:val="en-GB"/>
          </w:rPr>
          <w:t>;</w:t>
        </w:r>
        <w:r w:rsidR="00B73013" w:rsidRPr="00C421D6">
          <w:rPr>
            <w:rFonts w:cs="Times New Roman"/>
            <w:color w:val="000000"/>
            <w:lang w:val="en-GB"/>
          </w:rPr>
          <w:t xml:space="preserve"> </w:t>
        </w:r>
      </w:ins>
      <w:r w:rsidRPr="003D7ED2">
        <w:rPr>
          <w:rFonts w:cs="Times New Roman"/>
          <w:color w:val="000000"/>
        </w:rPr>
        <w:fldChar w:fldCharType="begin" w:fldLock="1"/>
      </w:r>
      <w:r w:rsidR="00E81B0B">
        <w:rPr>
          <w:rFonts w:cs="Times New Roman"/>
          <w:color w:val="000000"/>
          <w:lang w:val="en-GB"/>
        </w:rPr>
        <w:instrText>ADDIN CSL_CITATION { "citationItems" : [ { "id" : "ITEM-1", "itemData" : { "DOI" : "10.1146/annurev-environ-102014-021217", "ISSN" : "1543-5938", "abstract" : "We review the challenges and future perspectives of regional climate model (RCM), or dynamical downscaling, activities. Among the main technical issues in need of better understanding are those of selection and sensitivity to the model domain and resolution, techniques for providing lateral boundary conditions, and RCM internal variability. The added value (AV) obtained with the use of RCMs remains a central issue, which needs more rigorous and comprehensive analysis strategies. Within the context of regional climate projections, large ensembles of simulations are needed to better understand the models and characterize uncertainties. This has provided an impetus for the development of the Coordinated Regional Downscaling Experiment (CORDEX), the first international program offering a common protocol for downscaling experiments, and we discuss how CORDEX can address the key scientific challenges in downscaling research. Among the main future developments in RCM research, we highlight the development of coupled regional Earth system models and the transition to very high-resolution, cloud-resolving models.", "author" : [ { "dropping-particle" : "", "family" : "Giorgi", "given" : "Filippo", "non-dropping-particle" : "", "parse-names" : false, "suffix" : "" }, { "dropping-particle" : "", "family" : "Gutowski", "given" : "William J", "non-dropping-particle" : "", "parse-names" : false, "suffix" : "" } ], "container-title" : "Annual Review of Environment and Resources", "id" : "ITEM-1", "issue" : "1", "issued" : { "date-parts" : [ [ "2015", "11", "4" ] ] }, "note" : "doi: 10.1146/annurev-environ-102014-021217", "page" : "467-490", "publisher" : "Annual Reviews", "title" : "Regional Dynamical Downscaling and the CORDEX Initiative", "translator" : [ { "dropping-particle" : "", "family" : "H3289", "given" : "", "non-dropping-particle" : "", "parse-names" : false, "suffix" : "" } ], "type" : "article-journal", "volume" : "40" }, "uris" : [ "http://www.mendeley.com/documents/?uuid=c15b721a-165e-4525-bd4a-cf4fd8ed6c32" ] } ], "mendeley" : { "formattedCitation" : "(Giorgi and Gutowski, 2015)", "manualFormatting" : "Giorgi and Gutowski, 2015", "plainTextFormattedCitation" : "(Giorgi and Gutowski, 2015)", "previouslyFormattedCitation" : "(Giorgi and Gutowski, 2015)" }, "properties" : { "noteIndex" : 0 }, "schema" : "https://github.com/citation-style-language/schema/raw/master/csl-citation.json" }</w:instrText>
      </w:r>
      <w:r w:rsidRPr="003D7ED2">
        <w:rPr>
          <w:rFonts w:cs="Times New Roman"/>
          <w:color w:val="000000"/>
        </w:rPr>
        <w:fldChar w:fldCharType="separate"/>
      </w:r>
      <w:ins w:id="4392" w:author="Robin Matthews" w:date="2021-05-18T16:04:00Z">
        <w:r w:rsidR="00602365">
          <w:rPr>
            <w:rFonts w:cs="Times New Roman"/>
            <w:noProof/>
            <w:color w:val="000000"/>
          </w:rPr>
          <w:t>Giorgi and Gutowski, 2015</w:t>
        </w:r>
      </w:ins>
      <w:del w:id="4393" w:author="Robin Matthews" w:date="2021-05-18T16:04:00Z">
        <w:r w:rsidRPr="003D7ED2" w:rsidDel="00602365">
          <w:rPr>
            <w:rFonts w:cs="Times New Roman"/>
            <w:noProof/>
            <w:color w:val="000000"/>
          </w:rPr>
          <w:delText>Giorgi and Gutowski, 2015</w:delText>
        </w:r>
      </w:del>
      <w:r w:rsidRPr="003D7ED2">
        <w:rPr>
          <w:rFonts w:cs="Times New Roman"/>
          <w:color w:val="000000"/>
        </w:rPr>
        <w:fldChar w:fldCharType="end"/>
      </w:r>
      <w:del w:id="4394" w:author="Ian Blenkinsop" w:date="2021-07-07T09:49:00Z">
        <w:r w:rsidRPr="003D7ED2" w:rsidDel="00B73013">
          <w:rPr>
            <w:rFonts w:cs="Times New Roman"/>
            <w:color w:val="000000"/>
          </w:rPr>
          <w:delText>,</w:delText>
        </w:r>
        <w:r w:rsidRPr="003D7ED2" w:rsidDel="00B73013">
          <w:rPr>
            <w:rFonts w:cs="Times New Roman"/>
          </w:rPr>
          <w:delText xml:space="preserve"> </w:delText>
        </w:r>
        <w:r w:rsidRPr="003D7ED2" w:rsidDel="00B73013">
          <w:rPr>
            <w:rFonts w:cs="Times New Roman"/>
            <w:color w:val="000000"/>
          </w:rPr>
          <w:delText>and Section 1.5.3</w:delText>
        </w:r>
      </w:del>
      <w:r w:rsidRPr="003D7ED2">
        <w:rPr>
          <w:rFonts w:cs="Times New Roman"/>
          <w:color w:val="000000"/>
        </w:rPr>
        <w:t xml:space="preserve">).  </w:t>
      </w:r>
    </w:p>
    <w:bookmarkEnd w:id="4356"/>
    <w:p w14:paraId="2C351941" w14:textId="77777777" w:rsidR="00102875" w:rsidRPr="003D7ED2" w:rsidRDefault="00102875" w:rsidP="00102875">
      <w:pPr>
        <w:pStyle w:val="AR6BodyText"/>
        <w:rPr>
          <w:rFonts w:cs="Times New Roman"/>
          <w:color w:val="000000"/>
        </w:rPr>
      </w:pPr>
    </w:p>
    <w:p w14:paraId="0C1698AD" w14:textId="77777777" w:rsidR="00102875" w:rsidRPr="003D7ED2" w:rsidRDefault="00102875" w:rsidP="00102875">
      <w:pPr>
        <w:pStyle w:val="AR6BodyText"/>
        <w:rPr>
          <w:rFonts w:cs="Times New Roman"/>
          <w:color w:val="000000"/>
        </w:rPr>
      </w:pPr>
    </w:p>
    <w:p w14:paraId="59EBD1F4" w14:textId="148A07CF" w:rsidR="00102875" w:rsidRPr="003D7ED2" w:rsidRDefault="00102875" w:rsidP="00102875">
      <w:pPr>
        <w:pStyle w:val="AR6Chap1Level31111"/>
        <w:rPr>
          <w:rFonts w:cs="Times New Roman"/>
          <w:lang w:val="en-GB"/>
        </w:rPr>
      </w:pPr>
      <w:bookmarkStart w:id="4395" w:name="_1opuj5n" w:colFirst="0" w:colLast="0"/>
      <w:bookmarkStart w:id="4396" w:name="_Toc69949997"/>
      <w:bookmarkEnd w:id="4395"/>
      <w:r w:rsidRPr="003D7ED2">
        <w:rPr>
          <w:rFonts w:cs="Times New Roman"/>
          <w:lang w:val="en-GB"/>
        </w:rPr>
        <w:t xml:space="preserve">Types of </w:t>
      </w:r>
      <w:del w:id="4397" w:author="Ian Blenkinsop" w:date="2021-07-07T09:49:00Z">
        <w:r w:rsidRPr="003D7ED2" w:rsidDel="00B73013">
          <w:rPr>
            <w:rFonts w:cs="Times New Roman"/>
            <w:lang w:val="en-GB"/>
          </w:rPr>
          <w:delText xml:space="preserve">regions </w:delText>
        </w:r>
      </w:del>
      <w:ins w:id="4398" w:author="Ian Blenkinsop" w:date="2021-07-07T09:49:00Z">
        <w:r w:rsidR="00B73013">
          <w:rPr>
            <w:rFonts w:cs="Times New Roman"/>
            <w:lang w:val="en-GB"/>
          </w:rPr>
          <w:t>R</w:t>
        </w:r>
        <w:r w:rsidR="00B73013" w:rsidRPr="003D7ED2">
          <w:rPr>
            <w:rFonts w:cs="Times New Roman"/>
            <w:lang w:val="en-GB"/>
          </w:rPr>
          <w:t xml:space="preserve">egions </w:t>
        </w:r>
      </w:ins>
      <w:del w:id="4399" w:author="Ian Blenkinsop" w:date="2021-07-07T09:49:00Z">
        <w:r w:rsidRPr="003D7ED2" w:rsidDel="00B73013">
          <w:rPr>
            <w:rFonts w:cs="Times New Roman"/>
            <w:lang w:val="en-GB"/>
          </w:rPr>
          <w:delText xml:space="preserve">used </w:delText>
        </w:r>
      </w:del>
      <w:ins w:id="4400" w:author="Ian Blenkinsop" w:date="2021-07-07T09:49:00Z">
        <w:r w:rsidR="00B73013">
          <w:rPr>
            <w:rFonts w:cs="Times New Roman"/>
            <w:lang w:val="en-GB"/>
          </w:rPr>
          <w:t>U</w:t>
        </w:r>
        <w:r w:rsidR="00B73013" w:rsidRPr="003D7ED2">
          <w:rPr>
            <w:rFonts w:cs="Times New Roman"/>
            <w:lang w:val="en-GB"/>
          </w:rPr>
          <w:t xml:space="preserve">sed </w:t>
        </w:r>
      </w:ins>
      <w:r w:rsidRPr="003D7ED2">
        <w:rPr>
          <w:rFonts w:cs="Times New Roman"/>
          <w:lang w:val="en-GB"/>
        </w:rPr>
        <w:t>in AR6</w:t>
      </w:r>
      <w:bookmarkEnd w:id="4396"/>
    </w:p>
    <w:p w14:paraId="46E264D1" w14:textId="77777777" w:rsidR="00102875" w:rsidRPr="00FA4D8D" w:rsidRDefault="00102875" w:rsidP="00102875">
      <w:pPr>
        <w:pStyle w:val="AR6BodyText"/>
        <w:rPr>
          <w:rFonts w:cs="Times New Roman"/>
          <w:lang w:val="en-GB"/>
        </w:rPr>
      </w:pPr>
    </w:p>
    <w:p w14:paraId="76428455" w14:textId="2F9CA499" w:rsidR="00102875" w:rsidRPr="00FA4D8D" w:rsidRDefault="00102875" w:rsidP="00102875">
      <w:pPr>
        <w:pStyle w:val="AR6BodyText"/>
        <w:rPr>
          <w:rFonts w:cs="Times New Roman"/>
          <w:lang w:val="en-GB"/>
        </w:rPr>
      </w:pPr>
      <w:bookmarkStart w:id="4401" w:name="_Hlk66782693"/>
      <w:r w:rsidRPr="00FA4D8D">
        <w:rPr>
          <w:rFonts w:cs="Times New Roman"/>
          <w:lang w:val="en-GB"/>
        </w:rPr>
        <w:t>IPCC’s recognition of the importance of regional climates can be traced back to its First Assessment Report</w:t>
      </w:r>
      <w:commentRangeStart w:id="4402"/>
      <w:r w:rsidRPr="00FA4D8D">
        <w:rPr>
          <w:rFonts w:cs="Times New Roman"/>
          <w:lang w:val="en-GB"/>
        </w:rPr>
        <w:t xml:space="preserve"> </w:t>
      </w:r>
      <w:commentRangeEnd w:id="4402"/>
      <w:r w:rsidR="005F4B15">
        <w:rPr>
          <w:rStyle w:val="CommentReference"/>
        </w:rPr>
        <w:commentReference w:id="4402"/>
      </w:r>
      <w:r w:rsidRPr="003D7ED2">
        <w:rPr>
          <w:rFonts w:cs="Times New Roman"/>
        </w:rPr>
        <w:fldChar w:fldCharType="begin" w:fldLock="1"/>
      </w:r>
      <w:r w:rsidR="00A94565">
        <w:rPr>
          <w:rFonts w:cs="Times New Roman"/>
          <w:lang w:val="en-GB"/>
        </w:rPr>
        <w:instrText>ADDIN CSL_CITATION { "citationItems" : [ { "id" : "ITEM-1", "itemData" : { "DOI" : "https://www.ipcc.ch/report/ar1/wg1", "ISBN" : "052140360X", "author" : [ { "dropping-particle" : "", "family" : "IPCC", "given" : "", "non-dropping-particle" : "", "parse-names" : false, "suffix" : "" } ], "editor" : [ { "dropping-particle" : "", "family" : "Houghton", "given" : "J. T.", "non-dropping-particle" : "", "parse-names" : false, "suffix" : "" }, { "dropping-particle" : "", "family" : "Jenkins", "given" : "G. J.", "non-dropping-particle" : "", "parse-names" : false, "suffix" : "" }, { "dropping-particle" : "", "family" : "Ephraums", "given" : "J. J.", "non-dropping-particle" : "", "parse-names" : false, "suffix" : "" } ], "id" : "ITEM-1", "issued" : { "date-parts" : [ [ "1990" ] ] }, "number-of-pages" : "365", "publisher" : "Cambridge University Press", "publisher-place" : "Cambridge, United Kingdom and New York, NY, USA", "title" : "Climate Change: The IPCC Scientific Assessment", "translator" : [ { "dropping-particle" : "", "family" : "H3287", "given" : "Rt12", "non-dropping-particle" : "", "parse-names" : false, "suffix" : "" } ], "type" : "report" }, "uris" : [ "http://www.mendeley.com/documents/?uuid=16db1bd4-14f0-4228-b69d-ffcb3a8679a6" ] } ], "mendeley" : { "formattedCitation" : "(IPCC, 1990a)", "plainTextFormattedCitation" : "(IPCC, 1990a)", "previouslyFormattedCitation" : "(IPCC, 1990a)" }, "properties" : { "noteIndex" : 0 }, "schema" : "https://github.com/citation-style-language/schema/raw/master/csl-citation.json" }</w:instrText>
      </w:r>
      <w:r w:rsidRPr="003D7ED2">
        <w:rPr>
          <w:rFonts w:cs="Times New Roman"/>
        </w:rPr>
        <w:fldChar w:fldCharType="separate"/>
      </w:r>
      <w:ins w:id="4403" w:author="Robin Matthews" w:date="2021-05-18T16:04:00Z">
        <w:r w:rsidR="00602365">
          <w:rPr>
            <w:rFonts w:cs="Times New Roman"/>
            <w:noProof/>
            <w:lang w:val="en-GB"/>
          </w:rPr>
          <w:t>(</w:t>
        </w:r>
      </w:ins>
      <w:ins w:id="4404" w:author="Ian Blenkinsop" w:date="2021-07-12T14:40:00Z">
        <w:r w:rsidR="002B41D5">
          <w:rPr>
            <w:rFonts w:cs="Times New Roman"/>
            <w:noProof/>
            <w:lang w:val="en-GB"/>
          </w:rPr>
          <w:t xml:space="preserve">FAR, </w:t>
        </w:r>
      </w:ins>
      <w:ins w:id="4405" w:author="Robin Matthews" w:date="2021-05-18T16:04:00Z">
        <w:r w:rsidR="00602365">
          <w:rPr>
            <w:rFonts w:cs="Times New Roman"/>
            <w:noProof/>
            <w:lang w:val="en-GB"/>
          </w:rPr>
          <w:t>IPCC, 1990a)</w:t>
        </w:r>
      </w:ins>
      <w:del w:id="4406" w:author="Robin Matthews" w:date="2021-05-18T16:04:00Z">
        <w:r w:rsidR="007F1F02" w:rsidRPr="00FA4D8D" w:rsidDel="00602365">
          <w:rPr>
            <w:rFonts w:cs="Times New Roman"/>
            <w:noProof/>
            <w:lang w:val="en-GB"/>
          </w:rPr>
          <w:delText>(IPCC, 1990a)</w:delText>
        </w:r>
      </w:del>
      <w:r w:rsidRPr="003D7ED2">
        <w:rPr>
          <w:rFonts w:cs="Times New Roman"/>
        </w:rPr>
        <w:fldChar w:fldCharType="end"/>
      </w:r>
      <w:r w:rsidRPr="00FA4D8D">
        <w:rPr>
          <w:rFonts w:cs="Times New Roman"/>
          <w:lang w:val="en-GB"/>
        </w:rPr>
        <w:t>, where climate projections for 2030 were presented for five sub</w:t>
      </w:r>
      <w:ins w:id="4407" w:author="Ian Blenkinsop" w:date="2021-07-07T09:51:00Z">
        <w:r w:rsidR="00B73013">
          <w:rPr>
            <w:rFonts w:cs="Times New Roman"/>
            <w:lang w:val="en-GB"/>
          </w:rPr>
          <w:t>-</w:t>
        </w:r>
      </w:ins>
      <w:r w:rsidRPr="00FA4D8D">
        <w:rPr>
          <w:rFonts w:cs="Times New Roman"/>
          <w:lang w:val="en-GB"/>
        </w:rPr>
        <w:t>continental regions (see Section 1.3.6 for an assessment of those projections). In subsequent reports, there has been a growing emphasis on the analysis of regional climate, including two special reports: one on regional impacts</w:t>
      </w:r>
      <w:commentRangeStart w:id="4408"/>
      <w:r w:rsidRPr="00FA4D8D">
        <w:rPr>
          <w:rFonts w:cs="Times New Roman"/>
          <w:lang w:val="en-GB"/>
        </w:rPr>
        <w:t xml:space="preserve"> </w:t>
      </w:r>
      <w:commentRangeEnd w:id="4408"/>
      <w:r w:rsidR="00804CA8">
        <w:rPr>
          <w:rStyle w:val="CommentReference"/>
        </w:rPr>
        <w:commentReference w:id="4408"/>
      </w:r>
      <w:r w:rsidRPr="003D7ED2">
        <w:rPr>
          <w:rFonts w:cs="Times New Roman"/>
        </w:rPr>
        <w:fldChar w:fldCharType="begin" w:fldLock="1"/>
      </w:r>
      <w:r w:rsidR="00A94565">
        <w:rPr>
          <w:rFonts w:cs="Times New Roman"/>
          <w:lang w:val="en-GB"/>
        </w:rPr>
        <w:instrText>ADDIN CSL_CITATION { "citationItems" : [ { "id" : "ITEM-1", "itemData" : { "DOI" : "https://www.ipcc.ch/report/the-regional-impacts-of-climate-change-an-assessment-of-vulnerability", "ISBN" : "0521632560", "author" : [ { "dropping-particle" : "", "family" : "IPCC", "given" : "", "non-dropping-particle" : "", "parse-names" : false, "suffix" : "" } ], "editor" : [ { "dropping-particle" : "", "family" : "Watson", "given" : "R.T.", "non-dropping-particle" : "", "parse-names" : false, "suffix" : "" }, { "dropping-particle" : "", "family" : "Zinyowera", "given" : "M.C.", "non-dropping-particle" : "", "parse-names" : false, "suffix" : "" }, { "dropping-particle" : "", "family" : "Moss", "given" : "R.H.", "non-dropping-particle" : "", "parse-names" : false, "suffix" : "" } ], "id" : "ITEM-1", "issued" : { "date-parts" : [ [ "1998" ] ] }, "number-of-pages" : "517", "publisher" : "Cambridge University Press", "publisher-place" : "Cambridge, United Kingdom and New York, NY, USA", "title" : "The Regional Impacts of Climate Change: An Assessment of Vulnerability. A Special Report of IPCC Working Group II", "translator" : [ { "dropping-particle" : "", "family" : "H3288", "given" : "Rt12", "non-dropping-particle" : "", "parse-names" : false, "suffix" : "" } ], "type" : "report" }, "uris" : [ "http://www.mendeley.com/documents/?uuid=2982c1aa-fb7a-4bf1-8fcd-f4d427da39dc" ] } ], "mendeley" : { "formattedCitation" : "(IPCC, 1998)", "plainTextFormattedCitation" : "(IPCC, 1998)", "previouslyFormattedCitation" : "(IPCC, 1998)" }, "properties" : { "noteIndex" : 0 }, "schema" : "https://github.com/citation-style-language/schema/raw/master/csl-citation.json" }</w:instrText>
      </w:r>
      <w:r w:rsidRPr="003D7ED2">
        <w:rPr>
          <w:rFonts w:cs="Times New Roman"/>
        </w:rPr>
        <w:fldChar w:fldCharType="separate"/>
      </w:r>
      <w:ins w:id="4409" w:author="Robin Matthews" w:date="2021-05-18T16:05:00Z">
        <w:r w:rsidR="00602365">
          <w:rPr>
            <w:rFonts w:cs="Times New Roman"/>
            <w:noProof/>
            <w:lang w:val="en-GB"/>
          </w:rPr>
          <w:t>(IPCC, 1998)</w:t>
        </w:r>
      </w:ins>
      <w:del w:id="4410" w:author="Robin Matthews" w:date="2021-05-18T16:05:00Z">
        <w:r w:rsidR="00E14AAC" w:rsidRPr="00E14AAC" w:rsidDel="00602365">
          <w:rPr>
            <w:rFonts w:cs="Times New Roman"/>
            <w:noProof/>
            <w:lang w:val="en-GB"/>
          </w:rPr>
          <w:delText>(IPCC, 1998)</w:delText>
        </w:r>
      </w:del>
      <w:r w:rsidRPr="003D7ED2">
        <w:rPr>
          <w:rFonts w:cs="Times New Roman"/>
        </w:rPr>
        <w:fldChar w:fldCharType="end"/>
      </w:r>
      <w:r w:rsidRPr="00FA4D8D">
        <w:rPr>
          <w:rFonts w:cs="Times New Roman"/>
          <w:lang w:val="en-GB"/>
        </w:rPr>
        <w:t xml:space="preserve"> and another on extreme events (SREX, </w:t>
      </w:r>
      <w:r w:rsidRPr="003D7ED2">
        <w:rPr>
          <w:rFonts w:cs="Times New Roman"/>
        </w:rPr>
        <w:fldChar w:fldCharType="begin" w:fldLock="1"/>
      </w:r>
      <w:r w:rsidR="00665221">
        <w:rPr>
          <w:rFonts w:cs="Times New Roman"/>
          <w:lang w:val="en-GB"/>
        </w:rPr>
        <w:instrText>ADDIN CSL_CITATION { "citationItems" : [ { "id" : "ITEM-1", "itemData" : { "DOI" : "10.1017/CBO9781139177245", "ISBN" : "9781107025066", "author" : [ { "dropping-particle" : "", "family" : "IPCC", "given" : "", "non-dropping-particle" : "", "parse-names" : false, "suffix" : "" } ], "editor" : [ { "dropping-particle" : "", "family" : "Field", "given" : "C.B.", "non-dropping-particle" : "", "parse-names" : false, "suffix" : "" }, { "dropping-particle" : "", "family" : "Barros", "given" : "V.", "non-dropping-particle" : "", "parse-names" : false, "suffix" : "" }, { "dropping-particle" : "", "family" : "Stocker", "given" : "T.F.", "non-dropping-particle" : "", "parse-names" : false, "suffix" : "" }, { "dropping-particle" : "", "family" : "Qin", "given" : "D.", "non-dropping-particle" : "", "parse-names" : false, "suffix" : "" }, { "dropping-particle" : "", "family" : "Dokken", "given" : "D.J.", "non-dropping-particle" : "", "parse-names" : false, "suffix" : "" }, { "dropping-particle" : "", "family" : "Ebi", "given" : "K.L.", "non-dropping-particle" : "", "parse-names" : false, "suffix" : "" }, { "dropping-particle" : "", "family" : "Mastrandrea", "given" : "M.D.", "non-dropping-particle" : "", "parse-names" : false, "suffix" : "" }, { "dropping-particle" : "", "family" : "Mach", "given" : "K.J.", "non-dropping-particle" : "", "parse-names" : false, "suffix" : "" }, { "dropping-particle" : "", "family" : "Plattner", "given" : "G.-K.", "non-dropping-particle" : "", "parse-names" : false, "suffix" : "" }, { "dropping-particle" : "", "family" : "Allen", "given" : "S.K.", "non-dropping-particle" : "", "parse-names" : false, "suffix" : "" }, { "dropping-particle" : "", "family" : "Tignor", "given" : "M.", "non-dropping-particle" : "", "parse-names" : false, "suffix" : "" }, { "dropping-particle" : "", "family" : "Midgley", "given" : "P.M.", "non-dropping-particle" : "", "parse-names" : false, "suffix" : "" } ], "id" : "ITEM-1", "issued" : { "date-parts" : [ [ "2012" ] ] }, "number-of-pages" : "582", "publisher" : "Cambridge University Press", "publisher-place" : "Cambridge, United Kingdom, and New York, NY, USA", "title" : "Managing the Risks of Extreme Events and Disasters to Advance Climate Change Adaptation. A Special Report of Working Groups I and II of the Intergovernmental Panel on Climate Change", "translator" : [ { "dropping-particle" : "", "family" : "Rt12", "given" : "H4785", "non-dropping-particle" : "", "parse-names" : false, "suffix" : "" } ], "type" : "report" }, "uris" : [ "http://www.mendeley.com/documents/?uuid=8aefc404-6e9e-4fd5-8a3d-33ddb7400b09" ] } ], "mendeley" : { "formattedCitation" : "(IPCC, 2012)", "manualFormatting" : "IPCC, 2012)", "plainTextFormattedCitation" : "(IPCC, 2012)", "previouslyFormattedCitation" : "(IPCC, 2012)" }, "properties" : { "noteIndex" : 0 }, "schema" : "https://github.com/citation-style-language/schema/raw/master/csl-citation.json" }</w:instrText>
      </w:r>
      <w:r w:rsidRPr="003D7ED2">
        <w:rPr>
          <w:rFonts w:cs="Times New Roman"/>
        </w:rPr>
        <w:fldChar w:fldCharType="separate"/>
      </w:r>
      <w:ins w:id="4411" w:author="Robin Matthews" w:date="2021-05-18T16:05:00Z">
        <w:r w:rsidR="00602365">
          <w:rPr>
            <w:rFonts w:cs="Times New Roman"/>
            <w:noProof/>
            <w:lang w:val="en-GB"/>
          </w:rPr>
          <w:t>IPCC, 2012)</w:t>
        </w:r>
      </w:ins>
      <w:del w:id="4412" w:author="Robin Matthews" w:date="2021-05-18T16:05:00Z">
        <w:r w:rsidRPr="00FA4D8D" w:rsidDel="00602365">
          <w:rPr>
            <w:rFonts w:cs="Times New Roman"/>
            <w:noProof/>
            <w:lang w:val="en-GB"/>
          </w:rPr>
          <w:delText>IPCC, 2012)</w:delText>
        </w:r>
      </w:del>
      <w:r w:rsidRPr="003D7ED2">
        <w:rPr>
          <w:rFonts w:cs="Times New Roman"/>
        </w:rPr>
        <w:fldChar w:fldCharType="end"/>
      </w:r>
      <w:r w:rsidRPr="00FA4D8D">
        <w:rPr>
          <w:rFonts w:cs="Times New Roman"/>
          <w:lang w:val="en-GB"/>
        </w:rPr>
        <w:t xml:space="preserve">. A general feature of previous IPCC reports is that the number and coverage of climate regions vary according to the subject and across </w:t>
      </w:r>
      <w:del w:id="4413" w:author="Ian Blenkinsop" w:date="2021-07-07T09:55:00Z">
        <w:r w:rsidRPr="00FA4D8D" w:rsidDel="00804CA8">
          <w:rPr>
            <w:rFonts w:cs="Times New Roman"/>
            <w:lang w:val="en-GB"/>
          </w:rPr>
          <w:delText>WGs</w:delText>
        </w:r>
      </w:del>
      <w:ins w:id="4414" w:author="Ian Blenkinsop" w:date="2021-07-07T12:49:00Z">
        <w:r w:rsidR="00AD777A">
          <w:rPr>
            <w:rFonts w:cs="Times New Roman"/>
            <w:lang w:val="en-GB"/>
          </w:rPr>
          <w:t>Working Groups</w:t>
        </w:r>
      </w:ins>
      <w:r w:rsidRPr="00FA4D8D">
        <w:rPr>
          <w:rFonts w:cs="Times New Roman"/>
          <w:lang w:val="en-GB"/>
        </w:rPr>
        <w:t xml:space="preserve">. Such varied definitions have the advantage of optimizing the results for a particular application (e.g., national boundaries are crucial for </w:t>
      </w:r>
      <w:del w:id="4415" w:author="Ian Blenkinsop" w:date="2021-07-07T09:55:00Z">
        <w:r w:rsidRPr="00FA4D8D" w:rsidDel="00804CA8">
          <w:rPr>
            <w:rFonts w:cs="Times New Roman"/>
            <w:lang w:val="en-GB"/>
          </w:rPr>
          <w:delText xml:space="preserve">decision </w:delText>
        </w:r>
      </w:del>
      <w:ins w:id="4416" w:author="Ian Blenkinsop" w:date="2021-07-07T09:55:00Z">
        <w:r w:rsidR="00804CA8" w:rsidRPr="00FA4D8D">
          <w:rPr>
            <w:rFonts w:cs="Times New Roman"/>
            <w:lang w:val="en-GB"/>
          </w:rPr>
          <w:t>decision</w:t>
        </w:r>
        <w:r w:rsidR="00804CA8">
          <w:rPr>
            <w:rFonts w:cs="Times New Roman"/>
            <w:lang w:val="en-GB"/>
          </w:rPr>
          <w:t>-</w:t>
        </w:r>
      </w:ins>
      <w:r w:rsidRPr="00FA4D8D">
        <w:rPr>
          <w:rFonts w:cs="Times New Roman"/>
          <w:lang w:val="en-GB"/>
        </w:rPr>
        <w:t xml:space="preserve">making, but they rarely delimit distinctive climate regions), whereas variable </w:t>
      </w:r>
      <w:ins w:id="4417" w:author="Ian Blenkinsop" w:date="2021-07-07T09:55:00Z">
        <w:r w:rsidR="00804CA8" w:rsidRPr="00FA4D8D">
          <w:rPr>
            <w:rFonts w:cs="Times New Roman"/>
            <w:lang w:val="en-GB"/>
          </w:rPr>
          <w:t xml:space="preserve">definitions </w:t>
        </w:r>
        <w:r w:rsidR="00804CA8">
          <w:rPr>
            <w:rFonts w:cs="Times New Roman"/>
            <w:lang w:val="en-GB"/>
          </w:rPr>
          <w:t xml:space="preserve">of </w:t>
        </w:r>
      </w:ins>
      <w:r w:rsidRPr="00FA4D8D">
        <w:rPr>
          <w:rFonts w:cs="Times New Roman"/>
          <w:lang w:val="en-GB"/>
        </w:rPr>
        <w:t>region</w:t>
      </w:r>
      <w:ins w:id="4418" w:author="Ian Blenkinsop" w:date="2021-07-07T09:55:00Z">
        <w:r w:rsidR="00804CA8">
          <w:rPr>
            <w:rFonts w:cs="Times New Roman"/>
            <w:lang w:val="en-GB"/>
          </w:rPr>
          <w:t>s</w:t>
        </w:r>
      </w:ins>
      <w:r w:rsidRPr="00FA4D8D">
        <w:rPr>
          <w:rFonts w:cs="Times New Roman"/>
          <w:lang w:val="en-GB"/>
        </w:rPr>
        <w:t xml:space="preserve"> </w:t>
      </w:r>
      <w:del w:id="4419" w:author="Ian Blenkinsop" w:date="2021-07-07T09:55:00Z">
        <w:r w:rsidRPr="00FA4D8D" w:rsidDel="00804CA8">
          <w:rPr>
            <w:rFonts w:cs="Times New Roman"/>
            <w:lang w:val="en-GB"/>
          </w:rPr>
          <w:delText xml:space="preserve">definitions </w:delText>
        </w:r>
      </w:del>
      <w:r w:rsidRPr="00FA4D8D">
        <w:rPr>
          <w:rFonts w:cs="Times New Roman"/>
          <w:lang w:val="en-GB"/>
        </w:rPr>
        <w:t xml:space="preserve">may have the disadvantage of hindering multidisciplinary assessments and comparisons between studies or </w:t>
      </w:r>
      <w:del w:id="4420" w:author="Ian Blenkinsop" w:date="2021-07-07T09:55:00Z">
        <w:r w:rsidRPr="00FA4D8D" w:rsidDel="00804CA8">
          <w:rPr>
            <w:rFonts w:cs="Times New Roman"/>
            <w:lang w:val="en-GB"/>
          </w:rPr>
          <w:delText>WGs</w:delText>
        </w:r>
      </w:del>
      <w:ins w:id="4421" w:author="Ian Blenkinsop" w:date="2021-07-07T12:50:00Z">
        <w:r w:rsidR="00AD777A">
          <w:rPr>
            <w:rFonts w:cs="Times New Roman"/>
            <w:lang w:val="en-GB"/>
          </w:rPr>
          <w:t>Working Groups</w:t>
        </w:r>
      </w:ins>
      <w:r w:rsidRPr="00FA4D8D">
        <w:rPr>
          <w:rFonts w:cs="Times New Roman"/>
          <w:lang w:val="en-GB"/>
        </w:rPr>
        <w:t>.</w:t>
      </w:r>
    </w:p>
    <w:p w14:paraId="70DBABFC" w14:textId="77777777" w:rsidR="00102875" w:rsidRPr="00FA4D8D" w:rsidRDefault="00102875" w:rsidP="00102875">
      <w:pPr>
        <w:pStyle w:val="AR6BodyText"/>
        <w:rPr>
          <w:rFonts w:cs="Times New Roman"/>
          <w:lang w:val="en-GB"/>
        </w:rPr>
      </w:pPr>
      <w:r w:rsidRPr="00FA4D8D">
        <w:rPr>
          <w:rFonts w:cs="Times New Roman"/>
          <w:lang w:val="en-GB"/>
        </w:rPr>
        <w:t xml:space="preserve"> </w:t>
      </w:r>
    </w:p>
    <w:p w14:paraId="3661CD2C" w14:textId="4C70E6CE" w:rsidR="00102875" w:rsidRDefault="00102875" w:rsidP="00102875">
      <w:pPr>
        <w:pStyle w:val="AR6BodyText"/>
        <w:rPr>
          <w:rFonts w:cs="Times New Roman"/>
        </w:rPr>
      </w:pPr>
      <w:r w:rsidRPr="00FA4D8D">
        <w:rPr>
          <w:rFonts w:cs="Times New Roman"/>
          <w:lang w:val="en-GB"/>
        </w:rPr>
        <w:t xml:space="preserve">In this </w:t>
      </w:r>
      <w:r w:rsidR="005F55C1">
        <w:rPr>
          <w:rFonts w:cs="Times New Roman"/>
          <w:lang w:val="en-GB"/>
        </w:rPr>
        <w:t>R</w:t>
      </w:r>
      <w:r w:rsidRPr="00FA4D8D">
        <w:rPr>
          <w:rFonts w:cs="Times New Roman"/>
          <w:lang w:val="en-GB"/>
        </w:rPr>
        <w:t xml:space="preserve">eport, regional climate change is primarily addressed through the introduction of four classes of regions (unless otherwise explicitly mentioned and justified). The first two are the unified WGI Reference </w:t>
      </w:r>
      <w:commentRangeStart w:id="4422"/>
      <w:r w:rsidRPr="00FA4D8D">
        <w:rPr>
          <w:rFonts w:cs="Times New Roman"/>
          <w:lang w:val="en-GB"/>
        </w:rPr>
        <w:t>Set</w:t>
      </w:r>
      <w:ins w:id="4423" w:author="Ian Blenkinsop" w:date="2021-07-07T10:16:00Z">
        <w:r w:rsidR="007954CF">
          <w:rPr>
            <w:rFonts w:cs="Times New Roman"/>
            <w:lang w:val="en-GB"/>
          </w:rPr>
          <w:t>s</w:t>
        </w:r>
        <w:commentRangeEnd w:id="4422"/>
        <w:r w:rsidR="007954CF">
          <w:rPr>
            <w:rStyle w:val="CommentReference"/>
          </w:rPr>
          <w:commentReference w:id="4422"/>
        </w:r>
      </w:ins>
      <w:del w:id="4424" w:author="Ian Blenkinsop" w:date="2021-07-07T10:16:00Z">
        <w:r w:rsidRPr="00FA4D8D" w:rsidDel="007954CF">
          <w:rPr>
            <w:rFonts w:cs="Times New Roman"/>
            <w:lang w:val="en-GB"/>
          </w:rPr>
          <w:delText>s</w:delText>
        </w:r>
      </w:del>
      <w:r w:rsidRPr="00FA4D8D">
        <w:rPr>
          <w:rFonts w:cs="Times New Roman"/>
          <w:lang w:val="en-GB"/>
        </w:rPr>
        <w:t xml:space="preserve"> of (</w:t>
      </w:r>
      <w:del w:id="4425" w:author="Ian Blenkinsop" w:date="2021-07-07T09:56:00Z">
        <w:r w:rsidRPr="00FA4D8D" w:rsidDel="00804CA8">
          <w:rPr>
            <w:rFonts w:cs="Times New Roman"/>
            <w:lang w:val="en-GB"/>
          </w:rPr>
          <w:delText>1</w:delText>
        </w:r>
      </w:del>
      <w:ins w:id="4426" w:author="Ian Blenkinsop" w:date="2021-07-07T09:56:00Z">
        <w:r w:rsidR="00804CA8">
          <w:rPr>
            <w:rFonts w:cs="Times New Roman"/>
            <w:lang w:val="en-GB"/>
          </w:rPr>
          <w:t>i</w:t>
        </w:r>
      </w:ins>
      <w:r w:rsidRPr="00FA4D8D">
        <w:rPr>
          <w:rFonts w:cs="Times New Roman"/>
          <w:lang w:val="en-GB"/>
        </w:rPr>
        <w:t xml:space="preserve">) Land </w:t>
      </w:r>
      <w:ins w:id="4427" w:author="Ian Blenkinsop" w:date="2021-07-07T10:16:00Z">
        <w:r w:rsidR="007954CF">
          <w:rPr>
            <w:rFonts w:cs="Times New Roman"/>
            <w:lang w:val="en-GB"/>
          </w:rPr>
          <w:t xml:space="preserve">Regions </w:t>
        </w:r>
      </w:ins>
      <w:r w:rsidRPr="00FA4D8D">
        <w:rPr>
          <w:rFonts w:cs="Times New Roman"/>
          <w:lang w:val="en-GB"/>
        </w:rPr>
        <w:t>and (</w:t>
      </w:r>
      <w:del w:id="4428" w:author="Ian Blenkinsop" w:date="2021-07-07T09:56:00Z">
        <w:r w:rsidRPr="00FA4D8D" w:rsidDel="00804CA8">
          <w:rPr>
            <w:rFonts w:cs="Times New Roman"/>
            <w:lang w:val="en-GB"/>
          </w:rPr>
          <w:delText>2</w:delText>
        </w:r>
      </w:del>
      <w:ins w:id="4429" w:author="Ian Blenkinsop" w:date="2021-07-07T09:56:00Z">
        <w:r w:rsidR="00804CA8">
          <w:rPr>
            <w:rFonts w:cs="Times New Roman"/>
            <w:lang w:val="en-GB"/>
          </w:rPr>
          <w:t>ii</w:t>
        </w:r>
      </w:ins>
      <w:r w:rsidRPr="00FA4D8D">
        <w:rPr>
          <w:rFonts w:cs="Times New Roman"/>
          <w:lang w:val="en-GB"/>
        </w:rPr>
        <w:t xml:space="preserve">) Ocean Regions, which are used </w:t>
      </w:r>
      <w:del w:id="4430" w:author="Ian Blenkinsop" w:date="2021-07-07T09:56:00Z">
        <w:r w:rsidRPr="00FA4D8D" w:rsidDel="00804CA8">
          <w:rPr>
            <w:rFonts w:cs="Times New Roman"/>
            <w:lang w:val="en-GB"/>
          </w:rPr>
          <w:delText>in the entire</w:delText>
        </w:r>
      </w:del>
      <w:ins w:id="4431" w:author="Ian Blenkinsop" w:date="2021-07-07T09:56:00Z">
        <w:r w:rsidR="00804CA8">
          <w:rPr>
            <w:rFonts w:cs="Times New Roman"/>
            <w:lang w:val="en-GB"/>
          </w:rPr>
          <w:t>throughout the</w:t>
        </w:r>
      </w:ins>
      <w:r w:rsidRPr="00FA4D8D">
        <w:rPr>
          <w:rFonts w:cs="Times New Roman"/>
          <w:lang w:val="en-GB"/>
        </w:rPr>
        <w:t xml:space="preserve"> </w:t>
      </w:r>
      <w:r w:rsidR="005F55C1">
        <w:rPr>
          <w:rFonts w:cs="Times New Roman"/>
          <w:lang w:val="en-GB"/>
        </w:rPr>
        <w:t>R</w:t>
      </w:r>
      <w:r w:rsidRPr="00FA4D8D">
        <w:rPr>
          <w:rFonts w:cs="Times New Roman"/>
          <w:lang w:val="en-GB"/>
        </w:rPr>
        <w:t>eport. These are supplemented by additional sets of (</w:t>
      </w:r>
      <w:del w:id="4432" w:author="Ian Blenkinsop" w:date="2021-07-07T09:56:00Z">
        <w:r w:rsidRPr="00FA4D8D" w:rsidDel="00804CA8">
          <w:rPr>
            <w:rFonts w:cs="Times New Roman"/>
            <w:lang w:val="en-GB"/>
          </w:rPr>
          <w:delText>3</w:delText>
        </w:r>
      </w:del>
      <w:ins w:id="4433" w:author="Ian Blenkinsop" w:date="2021-07-07T09:56:00Z">
        <w:r w:rsidR="00804CA8">
          <w:rPr>
            <w:rFonts w:cs="Times New Roman"/>
            <w:lang w:val="en-GB"/>
          </w:rPr>
          <w:t>iii</w:t>
        </w:r>
      </w:ins>
      <w:r w:rsidRPr="00FA4D8D">
        <w:rPr>
          <w:rFonts w:cs="Times New Roman"/>
          <w:lang w:val="en-GB"/>
        </w:rPr>
        <w:t xml:space="preserve">) Typological Regions </w:t>
      </w:r>
      <w:del w:id="4434" w:author="Ian Blenkinsop" w:date="2021-07-07T09:56:00Z">
        <w:r w:rsidRPr="00FA4D8D" w:rsidDel="00804CA8">
          <w:rPr>
            <w:rFonts w:cs="Times New Roman"/>
            <w:lang w:val="en-GB"/>
          </w:rPr>
          <w:delText xml:space="preserve">— </w:delText>
        </w:r>
      </w:del>
      <w:ins w:id="4435" w:author="Ian Blenkinsop" w:date="2021-07-07T09:56:00Z">
        <w:r w:rsidR="00804CA8">
          <w:rPr>
            <w:rFonts w:cs="Times New Roman"/>
            <w:lang w:val="en-GB"/>
          </w:rPr>
          <w:t>–</w:t>
        </w:r>
        <w:r w:rsidR="00804CA8" w:rsidRPr="00FA4D8D">
          <w:rPr>
            <w:rFonts w:cs="Times New Roman"/>
            <w:lang w:val="en-GB"/>
          </w:rPr>
          <w:t xml:space="preserve"> </w:t>
        </w:r>
      </w:ins>
      <w:r w:rsidRPr="00FA4D8D">
        <w:rPr>
          <w:rFonts w:cs="Times New Roman"/>
          <w:lang w:val="en-GB"/>
        </w:rPr>
        <w:t xml:space="preserve">used in Chapters 5, 8–12 and Atlas </w:t>
      </w:r>
      <w:del w:id="4436" w:author="Ian Blenkinsop" w:date="2021-07-07T09:56:00Z">
        <w:r w:rsidRPr="00FA4D8D" w:rsidDel="00804CA8">
          <w:rPr>
            <w:rFonts w:cs="Times New Roman"/>
            <w:lang w:val="en-GB"/>
          </w:rPr>
          <w:delText xml:space="preserve">— </w:delText>
        </w:r>
      </w:del>
      <w:ins w:id="4437" w:author="Ian Blenkinsop" w:date="2021-07-07T09:56:00Z">
        <w:r w:rsidR="00804CA8">
          <w:rPr>
            <w:rFonts w:cs="Times New Roman"/>
            <w:lang w:val="en-GB"/>
          </w:rPr>
          <w:t>–</w:t>
        </w:r>
        <w:r w:rsidR="00804CA8" w:rsidRPr="00FA4D8D">
          <w:rPr>
            <w:rFonts w:cs="Times New Roman"/>
            <w:lang w:val="en-GB"/>
          </w:rPr>
          <w:t xml:space="preserve"> </w:t>
        </w:r>
      </w:ins>
      <w:r w:rsidRPr="00FA4D8D">
        <w:rPr>
          <w:rFonts w:cs="Times New Roman"/>
          <w:lang w:val="en-GB"/>
        </w:rPr>
        <w:t>and (</w:t>
      </w:r>
      <w:del w:id="4438" w:author="Ian Blenkinsop" w:date="2021-07-07T09:56:00Z">
        <w:r w:rsidRPr="00FA4D8D" w:rsidDel="00804CA8">
          <w:rPr>
            <w:rFonts w:cs="Times New Roman"/>
            <w:lang w:val="en-GB"/>
          </w:rPr>
          <w:delText>4</w:delText>
        </w:r>
      </w:del>
      <w:ins w:id="4439" w:author="Ian Blenkinsop" w:date="2021-07-07T09:56:00Z">
        <w:r w:rsidR="00804CA8">
          <w:rPr>
            <w:rFonts w:cs="Times New Roman"/>
            <w:lang w:val="en-GB"/>
          </w:rPr>
          <w:t>iv</w:t>
        </w:r>
      </w:ins>
      <w:r w:rsidRPr="00FA4D8D">
        <w:rPr>
          <w:rFonts w:cs="Times New Roman"/>
          <w:lang w:val="en-GB"/>
        </w:rPr>
        <w:t xml:space="preserve">) Continental Regions, which are mainly used for linking Chapters 11, 12 and Atlas with </w:t>
      </w:r>
      <w:del w:id="4440" w:author="Ian Blenkinsop" w:date="2021-07-07T09:56:00Z">
        <w:r w:rsidRPr="00FA4D8D" w:rsidDel="00804CA8">
          <w:rPr>
            <w:rFonts w:cs="Times New Roman"/>
            <w:lang w:val="en-GB"/>
          </w:rPr>
          <w:delText xml:space="preserve">WGII </w:delText>
        </w:r>
      </w:del>
      <w:ins w:id="4441" w:author="Ian Blenkinsop" w:date="2021-07-07T09:56:00Z">
        <w:r w:rsidR="00804CA8">
          <w:rPr>
            <w:rFonts w:cs="Times New Roman"/>
            <w:lang w:val="en-GB"/>
          </w:rPr>
          <w:t>Working Group II</w:t>
        </w:r>
        <w:r w:rsidR="00804CA8" w:rsidRPr="00FA4D8D">
          <w:rPr>
            <w:rFonts w:cs="Times New Roman"/>
            <w:lang w:val="en-GB"/>
          </w:rPr>
          <w:t xml:space="preserve"> </w:t>
        </w:r>
      </w:ins>
      <w:r w:rsidRPr="00FA4D8D">
        <w:rPr>
          <w:rFonts w:cs="Times New Roman"/>
          <w:lang w:val="en-GB"/>
        </w:rPr>
        <w:t xml:space="preserve">(Figure 1.18). All four classes of regions are defined and described in detail in the Atlas. </w:t>
      </w:r>
      <w:r w:rsidRPr="003D7ED2">
        <w:rPr>
          <w:rFonts w:cs="Times New Roman"/>
        </w:rPr>
        <w:t xml:space="preserve">Here we summarize their basic features. </w:t>
      </w:r>
    </w:p>
    <w:bookmarkEnd w:id="4401"/>
    <w:p w14:paraId="4751EABE" w14:textId="2CA748E0" w:rsidR="008749E7" w:rsidRDefault="008749E7" w:rsidP="00102875">
      <w:pPr>
        <w:pStyle w:val="AR6BodyText"/>
        <w:rPr>
          <w:rFonts w:cs="Times New Roman"/>
        </w:rPr>
      </w:pPr>
    </w:p>
    <w:p w14:paraId="2B2314FC" w14:textId="77777777" w:rsidR="00102875" w:rsidRPr="003D7ED2" w:rsidRDefault="00102875" w:rsidP="00102875">
      <w:pPr>
        <w:pStyle w:val="AR6BodyText"/>
        <w:rPr>
          <w:rFonts w:cs="Times New Roman"/>
        </w:rPr>
      </w:pPr>
    </w:p>
    <w:p w14:paraId="7BE8D8D7" w14:textId="6A10956F" w:rsidR="00102875" w:rsidRPr="006179D1" w:rsidRDefault="00102875" w:rsidP="00102875">
      <w:pPr>
        <w:pStyle w:val="AR6BodyTextBold"/>
        <w:rPr>
          <w:i/>
        </w:rPr>
      </w:pPr>
      <w:r w:rsidRPr="006179D1">
        <w:t>[START FIGURE 1.1</w:t>
      </w:r>
      <w:r>
        <w:t>8</w:t>
      </w:r>
      <w:r w:rsidR="008749E7">
        <w:t xml:space="preserve"> </w:t>
      </w:r>
      <w:r w:rsidRPr="006179D1">
        <w:t>HERE]</w:t>
      </w:r>
    </w:p>
    <w:p w14:paraId="2ED3B362" w14:textId="77777777" w:rsidR="00102875" w:rsidRPr="006179D1" w:rsidRDefault="00102875" w:rsidP="00102875">
      <w:pPr>
        <w:pBdr>
          <w:top w:val="nil"/>
          <w:left w:val="nil"/>
          <w:bottom w:val="nil"/>
          <w:right w:val="nil"/>
          <w:between w:val="nil"/>
        </w:pBdr>
        <w:rPr>
          <w:i/>
          <w:color w:val="000000"/>
        </w:rPr>
      </w:pPr>
    </w:p>
    <w:p w14:paraId="0A957313" w14:textId="06F02519" w:rsidR="00102875" w:rsidRPr="00FA4D8D" w:rsidRDefault="00102875" w:rsidP="00102875">
      <w:pPr>
        <w:pStyle w:val="AR6Chap1Figure"/>
        <w:rPr>
          <w:rFonts w:cs="Times New Roman"/>
          <w:lang w:val="en-GB"/>
        </w:rPr>
      </w:pPr>
      <w:bookmarkStart w:id="4442" w:name="_48pi1tg" w:colFirst="0" w:colLast="0"/>
      <w:bookmarkEnd w:id="4442"/>
      <w:r w:rsidRPr="00E35E42">
        <w:rPr>
          <w:rFonts w:cs="Times New Roman"/>
          <w:b/>
          <w:lang w:val="en-GB"/>
        </w:rPr>
        <w:t>Main types of regions used in this report.</w:t>
      </w:r>
      <w:r w:rsidRPr="00FA4D8D">
        <w:rPr>
          <w:rFonts w:cs="Times New Roman"/>
          <w:lang w:val="en-GB"/>
        </w:rPr>
        <w:t xml:space="preserve"> (a) AR6 WGI Reference Set of Land and Ocean Regions </w:t>
      </w:r>
      <w:r w:rsidRPr="004429D1">
        <w:rPr>
          <w:rFonts w:cs="Times New Roman"/>
        </w:rPr>
        <w:fldChar w:fldCharType="begin" w:fldLock="1"/>
      </w:r>
      <w:r w:rsidR="00E81B0B">
        <w:rPr>
          <w:rFonts w:cs="Times New Roman"/>
          <w:lang w:val="en-GB"/>
        </w:rPr>
        <w:instrText>ADDIN CSL_CITATION { "citationItems" : [ { "id" : "ITEM-1", "itemData" : { "DOI" : "10.5194/essd-12-2959-2020", "ISSN" : "18663516", "abstract" : "Several sets of reference regions have been used in the literature for the regional synthesis of observed and modelled climate and climate change information. A popular example is the series of reference regions used in the Intergovernmental Panel on Climate Change (IPCC) Special Report on Managing the Risks of Extreme Events and Disasters to Advance Climate Adaptation (SREX). The SREX regions were slightly modified for the Fifth Assessment Report of the IPCC and used for reporting subcontinental observed and projected changes over a reduced number (33) of climatologically consistent regions encompassing a representative number of grid boxes. These regions are intended to allow analysis of atmospheric data over broad land or ocean regions and have been used as the basis for several popular spatially aggregated datasets, such as the Seasonal Mean Temperature and Precipitation in IPCC Regions for CMIP5 dataset. We present an updated version of the reference regions for the analysis of new observed and simulated datasets (including CMIP6) which offer an opportunity for refinement due to the higher atmospheric model resolution. As a result, the number of land and ocean regions is increased to 46 and 15, respectively, better representing consistent regional climate features. The paper describes the rationale for the definition of the new regions and analyses their homogeneity. The regions are defined as polygons and are provided as coordinates and a shapefile together with companion R and Python notebooks to illustrate their use in practical problems (e.g. calculating regional averages).We also describe the generation of a new dataset with monthly temperature and precipitation, spatially aggregated in the new regions, currently for CMIP5 and CMIP6, to be extended to other datasets in the future (including observations). The use of these reference regions, dataset and code is illustrated through a worked example using scatter plots to offer guidance on the likely range of future climate change at the scale of the reference regions. The regions, datasets and code (R and Python notebooks) are freely available at the ATLAS GitHub repository: https://github.com/SantanderMetGroup/ATLAS (last access: 24 August 2020), https://doi.org/10.5281/zenodo.3998463 (Iturbide et al., 2020).", "author" : [ { "dropping-particle" : "", "family" : "Iturbide", "given" : "Maialen", "non-dropping-particle" : "", "parse-names" : false, "suffix" : "" }, { "dropping-particle" : "", "family" : "Guti\u00e9rrez", "given" : "Jos\u00e9 M.", "non-dropping-particle" : "", "parse-names" : false, "suffix" : "" }, { "dropping-particle" : "", "family" : "Alves", "given" : "Lincoln M.", "non-dropping-particle" : "", "parse-names" : false, "suffix" : "" }, { "dropping-particle" : "", "family" : "Bedia", "given" : "Joaqu\u00edn", "non-dropping-particle" : "", "parse-names" : false, "suffix" : "" }, { "dropping-particle" : "", "family" : "Cerezo-Mota", "given" : "Ruth", "non-dropping-particle" : "", "parse-names" : false, "suffix" : "" }, { "dropping-particle" : "", "family" : "Cimadevilla", "given" : "Ezequiel", "non-dropping-particle" : "", "parse-names" : false, "suffix" : "" }, { "dropping-particle" : "", "family" : "Cofi\u00f1o", "given" : "Antonio S.", "non-dropping-particle" : "", "parse-names" : false, "suffix" : "" }, { "dropping-particle" : "Di", "family" : "Luca", "given" : "Alejandro", "non-dropping-particle" : "", "parse-names" : false, "suffix" : "" }, { "dropping-particle" : "", "family" : "Faria", "given" : "Sergio Henrique", "non-dropping-particle" : "", "parse-names" : false, "suffix" : "" }, { "dropping-particle" : "V.", "family" : "Gorodetskaya", "given" : "Irina", "non-dropping-particle" : "", "parse-names" : false, "suffix" : "" }, { "dropping-particle" : "", "family" : "Hauser", "given" : "Mathias", "non-dropping-particle" : "", "parse-names" : false, "suffix" : "" }, { "dropping-particle" : "", "family" : "Herrera", "given" : "Sixto", "non-dropping-particle" : "", "parse-names" : false, "suffix" : "" }, { "dropping-particle" : "", "family" : "Hennessy", "given" : "Kevin", "non-dropping-particle" : "", "parse-names" : false, "suffix" : "" }, { "dropping-particle" : "", "family" : "Hewitt", "given" : "Helene T.", "non-dropping-particle" : "", "parse-names" : false, "suffix" : "" }, { "dropping-particle" : "", "family" : "Jones", "given" : "Richard G.", "non-dropping-particle" : "", "parse-names" : false, "suffix" : "" }, { "dropping-particle" : "", "family" : "Krakovska", "given" : "Svitlana", "non-dropping-particle" : "", "parse-names" : false, "suffix" : "" }, { "dropping-particle" : "", "family" : "Manzanas", "given" : "Rodrigo", "non-dropping-particle" : "", "parse-names" : false, "suffix" : "" }, { "dropping-particle" : "", "family" : "Mart\u00ednez-Castro", "given" : "Daniel", "non-dropping-particle" : "", "parse-names" : false, "suffix" : "" }, { "dropping-particle" : "", "family" : "Narisma", "given" : "Gemma T.", "non-dropping-particle" : "", "parse-names" : false, "suffix" : "" }, { "dropping-particle" : "", "family" : "Nurhati", "given" : "Intan S.", "non-dropping-particle" : "", "parse-names" : false, "suffix" : "" }, { "dropping-particle" : "", "family" : "Pinto", "given" : "Izidine", "non-dropping-particle" : "", "parse-names" : false, "suffix" : "" }, { "dropping-particle" : "", "family" : "Seneviratne", "given" : "Sonia I.", "non-dropping-particle" : "", "parse-names" : false, "suffix" : "" }, { "dropping-particle" : "van den", "family" : "Hurk", "given" : "Bart", "non-dropping-particle" : "", "parse-names" : false, "suffix" : "" }, { "dropping-particle" : "", "family" : "Vera", "given" : "Carolina S.", "non-dropping-particle" : "", "parse-names" : false, "suffix" : "" } ], "container-title" : "Earth System Science Data", "id" : "ITEM-1", "issue" : "4", "issued" : { "date-parts" : [ [ "2020", "11", "18" ] ] }, "page" : "2959-2970", "publisher" : "Copernicus GmbH", "title" : "An update of IPCC climate reference regions for subcontinental analysis of climate model data: definition and aggregated datasets", "translator" : [ { "dropping-particle" : "", "family" : "H4340", "given" : "", "non-dropping-particle" : "", "parse-names" : false, "suffix" : "" } ], "type" : "article-journal", "volume" : "12" }, "uris" : [ "http://www.mendeley.com/documents/?uuid=83e9187f-8e37-344e-b506-13774c0a437c" ] } ], "mendeley" : { "formattedCitation" : "(Iturbide et al., 2020)", "plainTextFormattedCitation" : "(Iturbide et al., 2020)", "previouslyFormattedCitation" : "(Iturbide et al., 2020)" }, "properties" : { "noteIndex" : 0 }, "schema" : "https://github.com/citation-style-language/schema/raw/master/csl-citation.json" }</w:instrText>
      </w:r>
      <w:r w:rsidRPr="004429D1">
        <w:rPr>
          <w:rFonts w:cs="Times New Roman"/>
        </w:rPr>
        <w:fldChar w:fldCharType="separate"/>
      </w:r>
      <w:ins w:id="4443" w:author="Robin Matthews" w:date="2021-05-18T16:05:00Z">
        <w:r w:rsidR="00602365">
          <w:rPr>
            <w:rFonts w:cs="Times New Roman"/>
            <w:noProof/>
            <w:lang w:val="en-GB"/>
          </w:rPr>
          <w:t>(Iturbide et al., 2020)</w:t>
        </w:r>
      </w:ins>
      <w:del w:id="4444" w:author="Robin Matthews" w:date="2021-05-18T16:05:00Z">
        <w:r w:rsidRPr="00FA4D8D" w:rsidDel="00602365">
          <w:rPr>
            <w:rFonts w:cs="Times New Roman"/>
            <w:noProof/>
            <w:lang w:val="en-GB"/>
          </w:rPr>
          <w:delText>(Iturbide et al., 2020)</w:delText>
        </w:r>
      </w:del>
      <w:r w:rsidRPr="004429D1">
        <w:rPr>
          <w:rFonts w:cs="Times New Roman"/>
        </w:rPr>
        <w:fldChar w:fldCharType="end"/>
      </w:r>
      <w:r w:rsidRPr="00FA4D8D">
        <w:rPr>
          <w:rFonts w:cs="Times New Roman"/>
          <w:lang w:val="en-GB"/>
        </w:rPr>
        <w:t xml:space="preserve">, consisting of 46 land regions and 15 ocean regions, including 3 hybrid regions (CAR, MED, SEA) that are both land and ocean regions. Acronyms are explained on the right of the map. Notice that RAR, SPO, NPO and EPO extend beyond the 180º meridian, therefore appearing at both sides of the map (indicated by dashed lines). A comparison with the previous reference regions of AR5 WGI </w:t>
      </w:r>
      <w:r w:rsidR="00BA4436">
        <w:rPr>
          <w:rFonts w:cs="Times New Roman"/>
        </w:rPr>
        <w:fldChar w:fldCharType="begin" w:fldLock="1"/>
      </w:r>
      <w:r w:rsidR="00A94565">
        <w:rPr>
          <w:rFonts w:cs="Times New Roman"/>
          <w:lang w:val="en-GB"/>
        </w:rPr>
        <w:instrText>ADDIN CSL_CITATION { "citationItems" : [ { "id" : "ITEM-1", "itemData" : { "DOI" : "10.1017/CBO9781107415324.004", "ISBN" : "9781107661820", "author" : [ { "dropping-particle" : "", "family" : "IPCC", "given" : "", "non-dropping-particle" : "", "parse-names" : false, "suffix" : "" } ],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"number-of-pages" : "1535", "publisher" : "Cambridge University Press", "publisher-place" : "Cambridge, United Kingdom and New York, NY, USA", "title" : "Climate Change 2013: The Physical Science Basis. Contribution of Working Group I to the Fifth Assessment Report of the Intergovernmental Panel on Climate Change", "translator" : [ { "dropping-particle" : "", "family" : "H4704", "given" : "Rt12", "non-dropping-particle" : "", "parse-names" : false, "suffix" : "" } ], "type" : "report" }, "uris" : [ "http://www.mendeley.com/documents/?uuid=20985b92-cfdd-47ac-93e2-af70e27d838b" ] } ], "mendeley" : { "formattedCitation" : "(IPCC, 2013a)", "plainTextFormattedCitation" : "(IPCC, 2013a)", "previouslyFormattedCitation" : "(IPCC, 2013a)" }, "properties" : { "noteIndex" : 0 }, "schema" : "https://github.com/citation-style-language/schema/raw/master/csl-citation.json" }</w:instrText>
      </w:r>
      <w:r w:rsidR="00BA4436">
        <w:rPr>
          <w:rFonts w:cs="Times New Roman"/>
        </w:rPr>
        <w:fldChar w:fldCharType="separate"/>
      </w:r>
      <w:ins w:id="4445" w:author="Robin Matthews" w:date="2021-05-18T16:05:00Z">
        <w:r w:rsidR="00602365">
          <w:rPr>
            <w:rFonts w:cs="Times New Roman"/>
            <w:noProof/>
            <w:lang w:val="en-GB"/>
          </w:rPr>
          <w:t>(IPCC, 2013a)</w:t>
        </w:r>
      </w:ins>
      <w:del w:id="4446" w:author="Robin Matthews" w:date="2021-05-18T16:05:00Z">
        <w:r w:rsidR="00BA4436" w:rsidRPr="00FA4D8D" w:rsidDel="00602365">
          <w:rPr>
            <w:rFonts w:cs="Times New Roman"/>
            <w:noProof/>
            <w:lang w:val="en-GB"/>
          </w:rPr>
          <w:delText>(IPCC, 2013a)</w:delText>
        </w:r>
      </w:del>
      <w:r w:rsidR="00BA4436">
        <w:rPr>
          <w:rFonts w:cs="Times New Roman"/>
        </w:rPr>
        <w:fldChar w:fldCharType="end"/>
      </w:r>
      <w:r w:rsidRPr="00FA4D8D">
        <w:rPr>
          <w:rFonts w:cs="Times New Roman"/>
          <w:lang w:val="en-GB"/>
        </w:rPr>
        <w:t xml:space="preserve"> is presented in the Atlas. (b) Example of typological regions: monsoon domains adopted in Chapter 8. Acronyms are explained on the right of the map. The black contour lines represent the global monsoon zones, while the coloured regions denote the regional monsoon domains. The two stippled regions (EqAmer and SAfri) do receive seasonal rainfall, but their classification as monsoon regions is still under discussion. (c) Continental Regions used mainly in Chapter 12 and the Atlas. Stippled zones define areas that are assessed in both regions (e.g., the Caribbean is assessed as Small Islands and also as part of Central America). Small Islands are ocean regions containing small islands with consistent climate signals and/or climatological coherence.</w:t>
      </w:r>
    </w:p>
    <w:p w14:paraId="226C436C" w14:textId="77777777" w:rsidR="00102875" w:rsidRPr="00FA4D8D" w:rsidRDefault="00102875" w:rsidP="00102875">
      <w:pPr>
        <w:pBdr>
          <w:top w:val="nil"/>
          <w:left w:val="nil"/>
          <w:bottom w:val="nil"/>
          <w:right w:val="nil"/>
          <w:between w:val="nil"/>
        </w:pBdr>
        <w:rPr>
          <w:color w:val="000000"/>
        </w:rPr>
      </w:pPr>
    </w:p>
    <w:p w14:paraId="2E633D75" w14:textId="77777777" w:rsidR="00102875" w:rsidRPr="006179D1" w:rsidRDefault="00102875" w:rsidP="00102875">
      <w:pPr>
        <w:pStyle w:val="AR6BodyTextBold"/>
        <w:rPr>
          <w:i/>
        </w:rPr>
      </w:pPr>
      <w:r>
        <w:t>[END FIGURE 1.18</w:t>
      </w:r>
      <w:r w:rsidRPr="006179D1">
        <w:t xml:space="preserve"> HERE]</w:t>
      </w:r>
    </w:p>
    <w:p w14:paraId="30398653" w14:textId="77777777" w:rsidR="00102875" w:rsidRPr="00FA4D8D" w:rsidRDefault="00102875" w:rsidP="00102875">
      <w:pPr>
        <w:pStyle w:val="AR6BodyText"/>
        <w:rPr>
          <w:rFonts w:cs="Times New Roman"/>
          <w:lang w:val="en-GB"/>
        </w:rPr>
      </w:pPr>
    </w:p>
    <w:p w14:paraId="29E2E94F" w14:textId="77777777" w:rsidR="00102875" w:rsidRPr="00FA4D8D" w:rsidRDefault="00102875" w:rsidP="00102875">
      <w:pPr>
        <w:pStyle w:val="AR6BodyText"/>
        <w:rPr>
          <w:rFonts w:cs="Times New Roman"/>
          <w:lang w:val="en-GB"/>
        </w:rPr>
      </w:pPr>
    </w:p>
    <w:p w14:paraId="011D364C" w14:textId="1C337393" w:rsidR="00102875" w:rsidRPr="00FA4D8D" w:rsidRDefault="00102875" w:rsidP="00102875">
      <w:pPr>
        <w:pStyle w:val="AR6BodyText"/>
        <w:rPr>
          <w:rFonts w:cs="Times New Roman"/>
          <w:lang w:val="en-GB"/>
        </w:rPr>
      </w:pPr>
      <w:bookmarkStart w:id="4447" w:name="_Hlk66782846"/>
      <w:commentRangeStart w:id="4448"/>
      <w:r w:rsidRPr="00FA4D8D">
        <w:rPr>
          <w:rFonts w:cs="Times New Roman"/>
          <w:lang w:val="en-GB"/>
        </w:rPr>
        <w:t>Reference</w:t>
      </w:r>
      <w:commentRangeEnd w:id="4448"/>
      <w:r w:rsidR="00E27EBA">
        <w:rPr>
          <w:rStyle w:val="CommentReference"/>
        </w:rPr>
        <w:commentReference w:id="4448"/>
      </w:r>
      <w:r w:rsidRPr="00FA4D8D">
        <w:rPr>
          <w:rFonts w:cs="Times New Roman"/>
          <w:lang w:val="en-GB"/>
        </w:rPr>
        <w:t xml:space="preserve"> Land and Ocean Regions are polygonal, sub-continental domains</w:t>
      </w:r>
      <w:ins w:id="4449" w:author="Ian Blenkinsop" w:date="2021-07-07T11:30:00Z">
        <w:r w:rsidR="0062688B">
          <w:rPr>
            <w:rFonts w:cs="Times New Roman"/>
            <w:lang w:val="en-GB"/>
          </w:rPr>
          <w:t>,</w:t>
        </w:r>
      </w:ins>
      <w:r w:rsidRPr="00FA4D8D">
        <w:rPr>
          <w:rFonts w:cs="Times New Roman"/>
          <w:lang w:val="en-GB"/>
        </w:rPr>
        <w:t xml:space="preserve"> defined through a combination of environmental, climatic and non-climatic (e.g., pragmatic, technical, historical) factors, in accordance with the literature and climatological reasoning based on observed and projected future climate. Merging the diverse functions and purposes of the regions assessed in the literature into a common </w:t>
      </w:r>
      <w:commentRangeStart w:id="4450"/>
      <w:r w:rsidRPr="00FA4D8D">
        <w:rPr>
          <w:rFonts w:cs="Times New Roman"/>
          <w:lang w:val="en-GB"/>
        </w:rPr>
        <w:t xml:space="preserve">reference set </w:t>
      </w:r>
      <w:commentRangeEnd w:id="4450"/>
      <w:r w:rsidR="009A0076">
        <w:rPr>
          <w:rStyle w:val="CommentReference"/>
        </w:rPr>
        <w:commentReference w:id="4450"/>
      </w:r>
      <w:r w:rsidRPr="00FA4D8D">
        <w:rPr>
          <w:rFonts w:cs="Times New Roman"/>
          <w:lang w:val="en-GB"/>
        </w:rPr>
        <w:t xml:space="preserve">implies a </w:t>
      </w:r>
      <w:r w:rsidRPr="00FA4D8D">
        <w:rPr>
          <w:rFonts w:cs="Times New Roman"/>
          <w:lang w:val="en-GB"/>
        </w:rPr>
        <w:lastRenderedPageBreak/>
        <w:t>certain degree of compromise between simplicity, practicality</w:t>
      </w:r>
      <w:del w:id="4451" w:author="Ian Blenkinsop" w:date="2021-07-07T13:08:00Z">
        <w:r w:rsidRPr="00FA4D8D" w:rsidDel="009A0076">
          <w:rPr>
            <w:rFonts w:cs="Times New Roman"/>
            <w:lang w:val="en-GB"/>
          </w:rPr>
          <w:delText>,</w:delText>
        </w:r>
      </w:del>
      <w:r w:rsidRPr="00FA4D8D">
        <w:rPr>
          <w:rFonts w:cs="Times New Roman"/>
          <w:lang w:val="en-GB"/>
        </w:rPr>
        <w:t xml:space="preserve"> and climate consistency. For instance, Spain is fully included in the Mediterranean (MED) Reference Region, but is one of the most climatically diverse countries in the world. Likewise, a careful comparison of panels </w:t>
      </w:r>
      <w:del w:id="4452" w:author="Ian Blenkinsop" w:date="2021-07-07T13:09:00Z">
        <w:r w:rsidRPr="00FA4D8D" w:rsidDel="009A0076">
          <w:rPr>
            <w:rFonts w:cs="Times New Roman"/>
            <w:lang w:val="en-GB"/>
          </w:rPr>
          <w:delText>(</w:delText>
        </w:r>
      </w:del>
      <w:r w:rsidRPr="00FA4D8D">
        <w:rPr>
          <w:rFonts w:cs="Times New Roman"/>
          <w:lang w:val="en-GB"/>
        </w:rPr>
        <w:t>a</w:t>
      </w:r>
      <w:del w:id="4453" w:author="Ian Blenkinsop" w:date="2021-07-07T13:09:00Z">
        <w:r w:rsidRPr="00FA4D8D" w:rsidDel="009A0076">
          <w:rPr>
            <w:rFonts w:cs="Times New Roman"/>
            <w:lang w:val="en-GB"/>
          </w:rPr>
          <w:delText>)</w:delText>
        </w:r>
      </w:del>
      <w:r w:rsidRPr="00FA4D8D">
        <w:rPr>
          <w:rFonts w:cs="Times New Roman"/>
          <w:lang w:val="en-GB"/>
        </w:rPr>
        <w:t xml:space="preserve"> and </w:t>
      </w:r>
      <w:del w:id="4454" w:author="Ian Blenkinsop" w:date="2021-07-07T13:09:00Z">
        <w:r w:rsidRPr="00FA4D8D" w:rsidDel="009A0076">
          <w:rPr>
            <w:rFonts w:cs="Times New Roman"/>
            <w:lang w:val="en-GB"/>
          </w:rPr>
          <w:delText>(</w:delText>
        </w:r>
      </w:del>
      <w:r w:rsidRPr="00FA4D8D">
        <w:rPr>
          <w:rFonts w:cs="Times New Roman"/>
          <w:lang w:val="en-GB"/>
        </w:rPr>
        <w:t>b</w:t>
      </w:r>
      <w:del w:id="4455" w:author="Ian Blenkinsop" w:date="2021-07-07T13:09:00Z">
        <w:r w:rsidRPr="00FA4D8D" w:rsidDel="009A0076">
          <w:rPr>
            <w:rFonts w:cs="Times New Roman"/>
            <w:lang w:val="en-GB"/>
          </w:rPr>
          <w:delText>)</w:delText>
        </w:r>
      </w:del>
      <w:r w:rsidRPr="00FA4D8D">
        <w:rPr>
          <w:rFonts w:cs="Times New Roman"/>
          <w:lang w:val="en-GB"/>
        </w:rPr>
        <w:t xml:space="preserve"> of Figure 1.18</w:t>
      </w:r>
      <w:del w:id="4456" w:author="Ian Blenkinsop" w:date="2021-07-07T13:09:00Z">
        <w:r w:rsidRPr="00FA4D8D" w:rsidDel="009A0076">
          <w:rPr>
            <w:rFonts w:cs="Times New Roman"/>
            <w:lang w:val="en-GB"/>
          </w:rPr>
          <w:delText>)</w:delText>
        </w:r>
      </w:del>
      <w:r w:rsidRPr="00FA4D8D">
        <w:rPr>
          <w:rFonts w:cs="Times New Roman"/>
          <w:lang w:val="en-GB"/>
        </w:rPr>
        <w:t xml:space="preserve"> reveals that the simplified southern boundary of the Sahara (SAH) Reference Region slightly overlaps the northern boundary of the West African Monsoon Typological Region. As such, the resulting Reference Regions are not intended to precisely represent climates, but rather to provide simple domains suitable for regional synthesis of observed and modelled climate and climate change information </w:t>
      </w:r>
      <w:r w:rsidRPr="003D7ED2">
        <w:rPr>
          <w:rFonts w:cs="Times New Roman"/>
        </w:rPr>
        <w:fldChar w:fldCharType="begin" w:fldLock="1"/>
      </w:r>
      <w:r w:rsidR="00E81B0B">
        <w:rPr>
          <w:rFonts w:cs="Times New Roman"/>
          <w:lang w:val="en-GB"/>
        </w:rPr>
        <w:instrText>ADDIN CSL_CITATION { "citationItems" : [ { "id" : "ITEM-1", "itemData" : { "DOI" : "10.5194/essd-12-2959-2020", "ISSN" : "18663516", "abstract" : "Several sets of reference regions have been used in the literature for the regional synthesis of observed and modelled climate and climate change information. A popular example is the series of reference regions used in the Intergovernmental Panel on Climate Change (IPCC) Special Report on Managing the Risks of Extreme Events and Disasters to Advance Climate Adaptation (SREX). The SREX regions were slightly modified for the Fifth Assessment Report of the IPCC and used for reporting subcontinental observed and projected changes over a reduced number (33) of climatologically consistent regions encompassing a representative number of grid boxes. These regions are intended to allow analysis of atmospheric data over broad land or ocean regions and have been used as the basis for several popular spatially aggregated datasets, such as the Seasonal Mean Temperature and Precipitation in IPCC Regions for CMIP5 dataset. We present an updated version of the reference regions for the analysis of new observed and simulated datasets (including CMIP6) which offer an opportunity for refinement due to the higher atmospheric model resolution. As a result, the number of land and ocean regions is increased to 46 and 15, respectively, better representing consistent regional climate features. The paper describes the rationale for the definition of the new regions and analyses their homogeneity. The regions are defined as polygons and are provided as coordinates and a shapefile together with companion R and Python notebooks to illustrate their use in practical problems (e.g. calculating regional averages).We also describe the generation of a new dataset with monthly temperature and precipitation, spatially aggregated in the new regions, currently for CMIP5 and CMIP6, to be extended to other datasets in the future (including observations). The use of these reference regions, dataset and code is illustrated through a worked example using scatter plots to offer guidance on the likely range of future climate change at the scale of the reference regions. The regions, datasets and code (R and Python notebooks) are freely available at the ATLAS GitHub repository: https://github.com/SantanderMetGroup/ATLAS (last access: 24 August 2020), https://doi.org/10.5281/zenodo.3998463 (Iturbide et al., 2020).", "author" : [ { "dropping-particle" : "", "family" : "Iturbide", "given" : "Maialen", "non-dropping-particle" : "", "parse-names" : false, "suffix" : "" }, { "dropping-particle" : "", "family" : "Guti\u00e9rrez", "given" : "Jos\u00e9 M.", "non-dropping-particle" : "", "parse-names" : false, "suffix" : "" }, { "dropping-particle" : "", "family" : "Alves", "given" : "Lincoln M.", "non-dropping-particle" : "", "parse-names" : false, "suffix" : "" }, { "dropping-particle" : "", "family" : "Bedia", "given" : "Joaqu\u00edn", "non-dropping-particle" : "", "parse-names" : false, "suffix" : "" }, { "dropping-particle" : "", "family" : "Cerezo-Mota", "given" : "Ruth", "non-dropping-particle" : "", "parse-names" : false, "suffix" : "" }, { "dropping-particle" : "", "family" : "Cimadevilla", "given" : "Ezequiel", "non-dropping-particle" : "", "parse-names" : false, "suffix" : "" }, { "dropping-particle" : "", "family" : "Cofi\u00f1o", "given" : "Antonio S.", "non-dropping-particle" : "", "parse-names" : false, "suffix" : "" }, { "dropping-particle" : "Di", "family" : "Luca", "given" : "Alejandro", "non-dropping-particle" : "", "parse-names" : false, "suffix" : "" }, { "dropping-particle" : "", "family" : "Faria", "given" : "Sergio Henrique", "non-dropping-particle" : "", "parse-names" : false, "suffix" : "" }, { "dropping-particle" : "V.", "family" : "Gorodetskaya", "given" : "Irina", "non-dropping-particle" : "", "parse-names" : false, "suffix" : "" }, { "dropping-particle" : "", "family" : "Hauser", "given" : "Mathias", "non-dropping-particle" : "", "parse-names" : false, "suffix" : "" }, { "dropping-particle" : "", "family" : "Herrera", "given" : "Sixto", "non-dropping-particle" : "", "parse-names" : false, "suffix" : "" }, { "dropping-particle" : "", "family" : "Hennessy", "given" : "Kevin", "non-dropping-particle" : "", "parse-names" : false, "suffix" : "" }, { "dropping-particle" : "", "family" : "Hewitt", "given" : "Helene T.", "non-dropping-particle" : "", "parse-names" : false, "suffix" : "" }, { "dropping-particle" : "", "family" : "Jones", "given" : "Richard G.", "non-dropping-particle" : "", "parse-names" : false, "suffix" : "" }, { "dropping-particle" : "", "family" : "Krakovska", "given" : "Svitlana", "non-dropping-particle" : "", "parse-names" : false, "suffix" : "" }, { "dropping-particle" : "", "family" : "Manzanas", "given" : "Rodrigo", "non-dropping-particle" : "", "parse-names" : false, "suffix" : "" }, { "dropping-particle" : "", "family" : "Mart\u00ednez-Castro", "given" : "Daniel", "non-dropping-particle" : "", "parse-names" : false, "suffix" : "" }, { "dropping-particle" : "", "family" : "Narisma", "given" : "Gemma T.", "non-dropping-particle" : "", "parse-names" : false, "suffix" : "" }, { "dropping-particle" : "", "family" : "Nurhati", "given" : "Intan S.", "non-dropping-particle" : "", "parse-names" : false, "suffix" : "" }, { "dropping-particle" : "", "family" : "Pinto", "given" : "Izidine", "non-dropping-particle" : "", "parse-names" : false, "suffix" : "" }, { "dropping-particle" : "", "family" : "Seneviratne", "given" : "Sonia I.", "non-dropping-particle" : "", "parse-names" : false, "suffix" : "" }, { "dropping-particle" : "van den", "family" : "Hurk", "given" : "Bart", "non-dropping-particle" : "", "parse-names" : false, "suffix" : "" }, { "dropping-particle" : "", "family" : "Vera", "given" : "Carolina S.", "non-dropping-particle" : "", "parse-names" : false, "suffix" : "" } ], "container-title" : "Earth System Science Data", "id" : "ITEM-1", "issue" : "4", "issued" : { "date-parts" : [ [ "2020", "11", "18" ] ] }, "page" : "2959-2970", "publisher" : "Copernicus GmbH", "title" : "An update of IPCC climate reference regions for subcontinental analysis of climate model data: definition and aggregated datasets", "translator" : [ { "dropping-particle" : "", "family" : "H4340", "given" : "", "non-dropping-particle" : "", "parse-names" : false, "suffix" : "" } ], "type" : "article-journal", "volume" : "12" }, "uris" : [ "http://www.mendeley.com/documents/?uuid=83e9187f-8e37-344e-b506-13774c0a437c" ] } ], "mendeley" : { "formattedCitation" : "(Iturbide et al., 2020)", "plainTextFormattedCitation" : "(Iturbide et al., 2020)", "previouslyFormattedCitation" : "(Iturbide et al., 2020)" }, "properties" : { "noteIndex" : 0 }, "schema" : "https://github.com/citation-style-language/schema/raw/master/csl-citation.json" }</w:instrText>
      </w:r>
      <w:r w:rsidRPr="003D7ED2">
        <w:rPr>
          <w:rFonts w:cs="Times New Roman"/>
        </w:rPr>
        <w:fldChar w:fldCharType="separate"/>
      </w:r>
      <w:ins w:id="4457" w:author="Robin Matthews" w:date="2021-05-18T16:05:00Z">
        <w:r w:rsidR="00602365">
          <w:rPr>
            <w:rFonts w:cs="Times New Roman"/>
            <w:noProof/>
            <w:lang w:val="en-GB"/>
          </w:rPr>
          <w:t>(Iturbide et al., 2020)</w:t>
        </w:r>
      </w:ins>
      <w:del w:id="4458" w:author="Robin Matthews" w:date="2021-05-18T16:05:00Z">
        <w:r w:rsidRPr="00FA4D8D" w:rsidDel="00602365">
          <w:rPr>
            <w:rFonts w:cs="Times New Roman"/>
            <w:noProof/>
            <w:lang w:val="en-GB"/>
          </w:rPr>
          <w:delText>(Iturbide et al., 2020)</w:delText>
        </w:r>
      </w:del>
      <w:r w:rsidRPr="003D7ED2">
        <w:rPr>
          <w:rFonts w:cs="Times New Roman"/>
        </w:rPr>
        <w:fldChar w:fldCharType="end"/>
      </w:r>
      <w:r w:rsidRPr="00FA4D8D">
        <w:rPr>
          <w:rFonts w:cs="Times New Roman"/>
          <w:lang w:val="en-GB"/>
        </w:rPr>
        <w:t>. In particular, CMIP6 model results averaged over Reference Regions are presented in the Atlas.</w:t>
      </w:r>
    </w:p>
    <w:p w14:paraId="58B8B6BB" w14:textId="77777777" w:rsidR="00102875" w:rsidRPr="00FA4D8D" w:rsidRDefault="00102875" w:rsidP="00102875">
      <w:pPr>
        <w:pStyle w:val="AR6BodyText"/>
        <w:rPr>
          <w:rFonts w:cs="Times New Roman"/>
          <w:lang w:val="en-GB"/>
        </w:rPr>
      </w:pPr>
    </w:p>
    <w:p w14:paraId="41471BD2" w14:textId="548AE4DC" w:rsidR="00102875" w:rsidRPr="00FA4D8D" w:rsidRDefault="00102875" w:rsidP="00102875">
      <w:pPr>
        <w:pStyle w:val="AR6BodyText"/>
        <w:rPr>
          <w:rFonts w:cs="Times New Roman"/>
          <w:lang w:val="en-GB"/>
        </w:rPr>
      </w:pPr>
      <w:r w:rsidRPr="00FA4D8D">
        <w:rPr>
          <w:rFonts w:cs="Times New Roman"/>
          <w:lang w:val="en-GB"/>
        </w:rPr>
        <w:t xml:space="preserve">The starting point for defining the AR6 Reference Sets of Land Regions was the collection of 26 regions introduced in SREX </w:t>
      </w:r>
      <w:r w:rsidRPr="003D7ED2">
        <w:rPr>
          <w:rFonts w:cs="Times New Roman"/>
        </w:rPr>
        <w:fldChar w:fldCharType="begin" w:fldLock="1"/>
      </w:r>
      <w:r w:rsidR="00665221">
        <w:rPr>
          <w:rFonts w:cs="Times New Roman"/>
          <w:lang w:val="en-GB"/>
        </w:rPr>
        <w:instrText>ADDIN CSL_CITATION { "citationItems" : [ { "id" : "ITEM-1", "itemData" : { "DOI" : "10.1017/CBO9781139177245", "ISBN" : "9781107025066", "author" : [ { "dropping-particle" : "", "family" : "IPCC", "given" : "", "non-dropping-particle" : "", "parse-names" : false, "suffix" : "" } ], "editor" : [ { "dropping-particle" : "", "family" : "Field", "given" : "C.B.", "non-dropping-particle" : "", "parse-names" : false, "suffix" : "" }, { "dropping-particle" : "", "family" : "Barros", "given" : "V.", "non-dropping-particle" : "", "parse-names" : false, "suffix" : "" }, { "dropping-particle" : "", "family" : "Stocker", "given" : "T.F.", "non-dropping-particle" : "", "parse-names" : false, "suffix" : "" }, { "dropping-particle" : "", "family" : "Qin", "given" : "D.", "non-dropping-particle" : "", "parse-names" : false, "suffix" : "" }, { "dropping-particle" : "", "family" : "Dokken", "given" : "D.J.", "non-dropping-particle" : "", "parse-names" : false, "suffix" : "" }, { "dropping-particle" : "", "family" : "Ebi", "given" : "K.L.", "non-dropping-particle" : "", "parse-names" : false, "suffix" : "" }, { "dropping-particle" : "", "family" : "Mastrandrea", "given" : "M.D.", "non-dropping-particle" : "", "parse-names" : false, "suffix" : "" }, { "dropping-particle" : "", "family" : "Mach", "given" : "K.J.", "non-dropping-particle" : "", "parse-names" : false, "suffix" : "" }, { "dropping-particle" : "", "family" : "Plattner", "given" : "G.-K.", "non-dropping-particle" : "", "parse-names" : false, "suffix" : "" }, { "dropping-particle" : "", "family" : "Allen", "given" : "S.K.", "non-dropping-particle" : "", "parse-names" : false, "suffix" : "" }, { "dropping-particle" : "", "family" : "Tignor", "given" : "M.", "non-dropping-particle" : "", "parse-names" : false, "suffix" : "" }, { "dropping-particle" : "", "family" : "Midgley", "given" : "P.M.", "non-dropping-particle" : "", "parse-names" : false, "suffix" : "" } ], "id" : "ITEM-1", "issued" : { "date-parts" : [ [ "2012" ] ] }, "number-of-pages" : "582", "publisher" : "Cambridge University Press", "publisher-place" : "Cambridge, United Kingdom, and New York, NY, USA", "title" : "Managing the Risks of Extreme Events and Disasters to Advance Climate Change Adaptation. A Special Report of Working Groups I and II of the Intergovernmental Panel on Climate Change", "translator" : [ { "dropping-particle" : "", "family" : "Rt12", "given" : "H4785", "non-dropping-particle" : "", "parse-names" : false, "suffix" : "" } ], "type" : "report" }, "uris" : [ "http://www.mendeley.com/documents/?uuid=8aefc404-6e9e-4fd5-8a3d-33ddb7400b09" ] } ], "mendeley" : { "formattedCitation" : "(IPCC, 2012)", "plainTextFormattedCitation" : "(IPCC, 2012)", "previouslyFormattedCitation" : "(IPCC, 2012)" }, "properties" : { "noteIndex" : 0 }, "schema" : "https://github.com/citation-style-language/schema/raw/master/csl-citation.json" }</w:instrText>
      </w:r>
      <w:r w:rsidRPr="003D7ED2">
        <w:rPr>
          <w:rFonts w:cs="Times New Roman"/>
        </w:rPr>
        <w:fldChar w:fldCharType="separate"/>
      </w:r>
      <w:ins w:id="4459" w:author="Robin Matthews" w:date="2021-05-18T16:05:00Z">
        <w:r w:rsidR="00602365">
          <w:rPr>
            <w:rFonts w:cs="Times New Roman"/>
            <w:noProof/>
            <w:lang w:val="en-GB"/>
          </w:rPr>
          <w:t>(IPCC, 2012)</w:t>
        </w:r>
      </w:ins>
      <w:del w:id="4460" w:author="Robin Matthews" w:date="2021-05-18T16:05:00Z">
        <w:r w:rsidRPr="00FA4D8D" w:rsidDel="00602365">
          <w:rPr>
            <w:rFonts w:cs="Times New Roman"/>
            <w:noProof/>
            <w:lang w:val="en-GB"/>
          </w:rPr>
          <w:delText>(IPCC, 2012)</w:delText>
        </w:r>
      </w:del>
      <w:r w:rsidRPr="003D7ED2">
        <w:rPr>
          <w:rFonts w:cs="Times New Roman"/>
        </w:rPr>
        <w:fldChar w:fldCharType="end"/>
      </w:r>
      <w:r w:rsidRPr="00FA4D8D">
        <w:rPr>
          <w:rFonts w:cs="Times New Roman"/>
          <w:lang w:val="en-GB"/>
        </w:rPr>
        <w:t xml:space="preserve">. The SREX collection was then revised, reshaped, complemented and optimized to reflect the recent scientific literature and observed climate-change trends, giving rise to the novel AR6 </w:t>
      </w:r>
      <w:del w:id="4461" w:author="Ian Blenkinsop" w:date="2021-07-07T15:31:00Z">
        <w:r w:rsidRPr="00FA4D8D" w:rsidDel="003A1D34">
          <w:rPr>
            <w:rFonts w:cs="Times New Roman"/>
            <w:lang w:val="en-GB"/>
          </w:rPr>
          <w:delText xml:space="preserve">reference </w:delText>
        </w:r>
      </w:del>
      <w:ins w:id="4462" w:author="Ian Blenkinsop" w:date="2021-07-07T15:31:00Z">
        <w:r w:rsidR="003A1D34">
          <w:rPr>
            <w:rFonts w:cs="Times New Roman"/>
            <w:lang w:val="en-GB"/>
          </w:rPr>
          <w:t>R</w:t>
        </w:r>
        <w:r w:rsidR="003A1D34" w:rsidRPr="00FA4D8D">
          <w:rPr>
            <w:rFonts w:cs="Times New Roman"/>
            <w:lang w:val="en-GB"/>
          </w:rPr>
          <w:t xml:space="preserve">eference </w:t>
        </w:r>
      </w:ins>
      <w:del w:id="4463" w:author="Ian Blenkinsop" w:date="2021-07-07T15:31:00Z">
        <w:r w:rsidRPr="00FA4D8D" w:rsidDel="003A1D34">
          <w:rPr>
            <w:rFonts w:cs="Times New Roman"/>
            <w:lang w:val="en-GB"/>
          </w:rPr>
          <w:delText xml:space="preserve">set </w:delText>
        </w:r>
      </w:del>
      <w:ins w:id="4464" w:author="Ian Blenkinsop" w:date="2021-07-07T15:31:00Z">
        <w:r w:rsidR="003A1D34">
          <w:rPr>
            <w:rFonts w:cs="Times New Roman"/>
            <w:lang w:val="en-GB"/>
          </w:rPr>
          <w:t>S</w:t>
        </w:r>
        <w:r w:rsidR="003A1D34" w:rsidRPr="00FA4D8D">
          <w:rPr>
            <w:rFonts w:cs="Times New Roman"/>
            <w:lang w:val="en-GB"/>
          </w:rPr>
          <w:t xml:space="preserve">et </w:t>
        </w:r>
      </w:ins>
      <w:r w:rsidRPr="00FA4D8D">
        <w:rPr>
          <w:rFonts w:cs="Times New Roman"/>
          <w:lang w:val="en-GB"/>
        </w:rPr>
        <w:t xml:space="preserve">of 46 </w:t>
      </w:r>
      <w:del w:id="4465" w:author="Ian Blenkinsop" w:date="2021-07-07T15:31:00Z">
        <w:r w:rsidRPr="00FA4D8D" w:rsidDel="003A1D34">
          <w:rPr>
            <w:rFonts w:cs="Times New Roman"/>
            <w:lang w:val="en-GB"/>
          </w:rPr>
          <w:delText xml:space="preserve">land </w:delText>
        </w:r>
      </w:del>
      <w:ins w:id="4466" w:author="Ian Blenkinsop" w:date="2021-07-07T15:31:00Z">
        <w:r w:rsidR="003A1D34">
          <w:rPr>
            <w:rFonts w:cs="Times New Roman"/>
            <w:lang w:val="en-GB"/>
          </w:rPr>
          <w:t>L</w:t>
        </w:r>
        <w:r w:rsidR="003A1D34" w:rsidRPr="00FA4D8D">
          <w:rPr>
            <w:rFonts w:cs="Times New Roman"/>
            <w:lang w:val="en-GB"/>
          </w:rPr>
          <w:t xml:space="preserve">and </w:t>
        </w:r>
      </w:ins>
      <w:del w:id="4467" w:author="Ian Blenkinsop" w:date="2021-07-07T15:31:00Z">
        <w:r w:rsidRPr="00FA4D8D" w:rsidDel="003A1D34">
          <w:rPr>
            <w:rFonts w:cs="Times New Roman"/>
            <w:lang w:val="en-GB"/>
          </w:rPr>
          <w:delText>regions</w:delText>
        </w:r>
      </w:del>
      <w:ins w:id="4468" w:author="Ian Blenkinsop" w:date="2021-07-07T15:31:00Z">
        <w:r w:rsidR="003A1D34">
          <w:rPr>
            <w:rFonts w:cs="Times New Roman"/>
            <w:lang w:val="en-GB"/>
          </w:rPr>
          <w:t>R</w:t>
        </w:r>
        <w:r w:rsidR="003A1D34" w:rsidRPr="00FA4D8D">
          <w:rPr>
            <w:rFonts w:cs="Times New Roman"/>
            <w:lang w:val="en-GB"/>
          </w:rPr>
          <w:t>egions</w:t>
        </w:r>
      </w:ins>
      <w:r w:rsidRPr="00FA4D8D">
        <w:rPr>
          <w:rFonts w:cs="Times New Roman"/>
          <w:lang w:val="en-GB"/>
        </w:rPr>
        <w:t xml:space="preserve">. Additionally, AR6 introduces a new </w:t>
      </w:r>
      <w:del w:id="4469" w:author="Ian Blenkinsop" w:date="2021-07-07T15:31:00Z">
        <w:r w:rsidRPr="00FA4D8D" w:rsidDel="003A1D34">
          <w:rPr>
            <w:rFonts w:cs="Times New Roman"/>
            <w:lang w:val="en-GB"/>
          </w:rPr>
          <w:delText xml:space="preserve">reference </w:delText>
        </w:r>
      </w:del>
      <w:ins w:id="4470" w:author="Ian Blenkinsop" w:date="2021-07-07T15:31:00Z">
        <w:r w:rsidR="003A1D34">
          <w:rPr>
            <w:rFonts w:cs="Times New Roman"/>
            <w:lang w:val="en-GB"/>
          </w:rPr>
          <w:t>R</w:t>
        </w:r>
        <w:r w:rsidR="003A1D34" w:rsidRPr="00FA4D8D">
          <w:rPr>
            <w:rFonts w:cs="Times New Roman"/>
            <w:lang w:val="en-GB"/>
          </w:rPr>
          <w:t xml:space="preserve">eference </w:t>
        </w:r>
      </w:ins>
      <w:del w:id="4471" w:author="Ian Blenkinsop" w:date="2021-07-07T15:31:00Z">
        <w:r w:rsidRPr="00FA4D8D" w:rsidDel="003A1D34">
          <w:rPr>
            <w:rFonts w:cs="Times New Roman"/>
            <w:lang w:val="en-GB"/>
          </w:rPr>
          <w:delText xml:space="preserve">set </w:delText>
        </w:r>
      </w:del>
      <w:ins w:id="4472" w:author="Ian Blenkinsop" w:date="2021-07-07T15:31:00Z">
        <w:r w:rsidR="003A1D34">
          <w:rPr>
            <w:rFonts w:cs="Times New Roman"/>
            <w:lang w:val="en-GB"/>
          </w:rPr>
          <w:t>S</w:t>
        </w:r>
        <w:r w:rsidR="003A1D34" w:rsidRPr="00FA4D8D">
          <w:rPr>
            <w:rFonts w:cs="Times New Roman"/>
            <w:lang w:val="en-GB"/>
          </w:rPr>
          <w:t xml:space="preserve">et </w:t>
        </w:r>
      </w:ins>
      <w:r w:rsidRPr="00FA4D8D">
        <w:rPr>
          <w:rFonts w:cs="Times New Roman"/>
          <w:lang w:val="en-GB"/>
        </w:rPr>
        <w:t xml:space="preserve">of 15 </w:t>
      </w:r>
      <w:del w:id="4473" w:author="Ian Blenkinsop" w:date="2021-07-07T15:31:00Z">
        <w:r w:rsidRPr="00FA4D8D" w:rsidDel="003A1D34">
          <w:rPr>
            <w:rFonts w:cs="Times New Roman"/>
            <w:lang w:val="en-GB"/>
          </w:rPr>
          <w:delText xml:space="preserve">ocean </w:delText>
        </w:r>
      </w:del>
      <w:ins w:id="4474" w:author="Ian Blenkinsop" w:date="2021-07-07T15:31:00Z">
        <w:r w:rsidR="003A1D34">
          <w:rPr>
            <w:rFonts w:cs="Times New Roman"/>
            <w:lang w:val="en-GB"/>
          </w:rPr>
          <w:t>O</w:t>
        </w:r>
        <w:r w:rsidR="003A1D34" w:rsidRPr="00FA4D8D">
          <w:rPr>
            <w:rFonts w:cs="Times New Roman"/>
            <w:lang w:val="en-GB"/>
          </w:rPr>
          <w:t xml:space="preserve">cean </w:t>
        </w:r>
      </w:ins>
      <w:del w:id="4475" w:author="Ian Blenkinsop" w:date="2021-07-07T15:31:00Z">
        <w:r w:rsidRPr="00FA4D8D" w:rsidDel="003A1D34">
          <w:rPr>
            <w:rFonts w:cs="Times New Roman"/>
            <w:lang w:val="en-GB"/>
          </w:rPr>
          <w:delText xml:space="preserve">regions </w:delText>
        </w:r>
      </w:del>
      <w:ins w:id="4476" w:author="Ian Blenkinsop" w:date="2021-07-07T15:31:00Z">
        <w:r w:rsidR="003A1D34">
          <w:rPr>
            <w:rFonts w:cs="Times New Roman"/>
            <w:lang w:val="en-GB"/>
          </w:rPr>
          <w:t>R</w:t>
        </w:r>
        <w:r w:rsidR="003A1D34" w:rsidRPr="00FA4D8D">
          <w:rPr>
            <w:rFonts w:cs="Times New Roman"/>
            <w:lang w:val="en-GB"/>
          </w:rPr>
          <w:t xml:space="preserve">egions </w:t>
        </w:r>
      </w:ins>
      <w:r w:rsidRPr="00FA4D8D">
        <w:rPr>
          <w:rFonts w:cs="Times New Roman"/>
          <w:lang w:val="en-GB"/>
        </w:rPr>
        <w:t xml:space="preserve">(including 3 </w:t>
      </w:r>
      <w:del w:id="4477" w:author="Ian Blenkinsop" w:date="2021-07-07T15:31:00Z">
        <w:r w:rsidRPr="00FA4D8D" w:rsidDel="003A1D34">
          <w:rPr>
            <w:rFonts w:cs="Times New Roman"/>
            <w:lang w:val="en-GB"/>
          </w:rPr>
          <w:delText xml:space="preserve">hybrid </w:delText>
        </w:r>
      </w:del>
      <w:ins w:id="4478" w:author="Ian Blenkinsop" w:date="2021-07-07T15:31:00Z">
        <w:r w:rsidR="003A1D34">
          <w:rPr>
            <w:rFonts w:cs="Times New Roman"/>
            <w:lang w:val="en-GB"/>
          </w:rPr>
          <w:t>H</w:t>
        </w:r>
        <w:r w:rsidR="003A1D34" w:rsidRPr="00FA4D8D">
          <w:rPr>
            <w:rFonts w:cs="Times New Roman"/>
            <w:lang w:val="en-GB"/>
          </w:rPr>
          <w:t xml:space="preserve">ybrid </w:t>
        </w:r>
      </w:ins>
      <w:del w:id="4479" w:author="Ian Blenkinsop" w:date="2021-07-07T15:31:00Z">
        <w:r w:rsidRPr="00FA4D8D" w:rsidDel="003A1D34">
          <w:rPr>
            <w:rFonts w:cs="Times New Roman"/>
            <w:lang w:val="en-GB"/>
          </w:rPr>
          <w:delText xml:space="preserve">regions </w:delText>
        </w:r>
      </w:del>
      <w:ins w:id="4480" w:author="Ian Blenkinsop" w:date="2021-07-07T15:31:00Z">
        <w:r w:rsidR="003A1D34">
          <w:rPr>
            <w:rFonts w:cs="Times New Roman"/>
            <w:lang w:val="en-GB"/>
          </w:rPr>
          <w:t>R</w:t>
        </w:r>
        <w:r w:rsidR="003A1D34" w:rsidRPr="00FA4D8D">
          <w:rPr>
            <w:rFonts w:cs="Times New Roman"/>
            <w:lang w:val="en-GB"/>
          </w:rPr>
          <w:t xml:space="preserve">egions </w:t>
        </w:r>
      </w:ins>
      <w:r w:rsidRPr="00FA4D8D">
        <w:rPr>
          <w:rFonts w:cs="Times New Roman"/>
          <w:lang w:val="en-GB"/>
        </w:rPr>
        <w:t>that are treated as both</w:t>
      </w:r>
      <w:del w:id="4481" w:author="Ian Blenkinsop" w:date="2021-07-07T15:32:00Z">
        <w:r w:rsidRPr="00FA4D8D" w:rsidDel="003A1D34">
          <w:rPr>
            <w:rFonts w:cs="Times New Roman"/>
            <w:lang w:val="en-GB"/>
          </w:rPr>
          <w:delText xml:space="preserve">, </w:delText>
        </w:r>
      </w:del>
      <w:ins w:id="4482" w:author="Ian Blenkinsop" w:date="2021-07-07T15:32:00Z">
        <w:r w:rsidR="003A1D34">
          <w:rPr>
            <w:rFonts w:cs="Times New Roman"/>
            <w:lang w:val="en-GB"/>
          </w:rPr>
          <w:t>:</w:t>
        </w:r>
        <w:r w:rsidR="003A1D34" w:rsidRPr="00FA4D8D">
          <w:rPr>
            <w:rFonts w:cs="Times New Roman"/>
            <w:lang w:val="en-GB"/>
          </w:rPr>
          <w:t xml:space="preserve"> </w:t>
        </w:r>
      </w:ins>
      <w:r w:rsidRPr="00FA4D8D">
        <w:rPr>
          <w:rFonts w:cs="Times New Roman"/>
          <w:lang w:val="en-GB"/>
        </w:rPr>
        <w:t xml:space="preserve">land and ocean), which complete the coverage of the whole Earth </w:t>
      </w:r>
      <w:r w:rsidRPr="003D7ED2">
        <w:rPr>
          <w:rFonts w:cs="Times New Roman"/>
        </w:rPr>
        <w:fldChar w:fldCharType="begin" w:fldLock="1"/>
      </w:r>
      <w:r w:rsidR="00E81B0B">
        <w:rPr>
          <w:rFonts w:cs="Times New Roman"/>
          <w:lang w:val="en-GB"/>
        </w:rPr>
        <w:instrText>ADDIN CSL_CITATION { "citationItems" : [ { "id" : "ITEM-1", "itemData" : { "DOI" : "10.5194/essd-12-2959-2020", "ISSN" : "18663516", "abstract" : "Several sets of reference regions have been used in the literature for the regional synthesis of observed and modelled climate and climate change information. A popular example is the series of reference regions used in the Intergovernmental Panel on Climate Change (IPCC) Special Report on Managing the Risks of Extreme Events and Disasters to Advance Climate Adaptation (SREX). The SREX regions were slightly modified for the Fifth Assessment Report of the IPCC and used for reporting subcontinental observed and projected changes over a reduced number (33) of climatologically consistent regions encompassing a representative number of grid boxes. These regions are intended to allow analysis of atmospheric data over broad land or ocean regions and have been used as the basis for several popular spatially aggregated datasets, such as the Seasonal Mean Temperature and Precipitation in IPCC Regions for CMIP5 dataset. We present an updated version of the reference regions for the analysis of new observed and simulated datasets (including CMIP6) which offer an opportunity for refinement due to the higher atmospheric model resolution. As a result, the number of land and ocean regions is increased to 46 and 15, respectively, better representing consistent regional climate features. The paper describes the rationale for the definition of the new regions and analyses their homogeneity. The regions are defined as polygons and are provided as coordinates and a shapefile together with companion R and Python notebooks to illustrate their use in practical problems (e.g. calculating regional averages).We also describe the generation of a new dataset with monthly temperature and precipitation, spatially aggregated in the new regions, currently for CMIP5 and CMIP6, to be extended to other datasets in the future (including observations). The use of these reference regions, dataset and code is illustrated through a worked example using scatter plots to offer guidance on the likely range of future climate change at the scale of the reference regions. The regions, datasets and code (R and Python notebooks) are freely available at the ATLAS GitHub repository: https://github.com/SantanderMetGroup/ATLAS (last access: 24 August 2020), https://doi.org/10.5281/zenodo.3998463 (Iturbide et al., 2020).", "author" : [ { "dropping-particle" : "", "family" : "Iturbide", "given" : "Maialen", "non-dropping-particle" : "", "parse-names" : false, "suffix" : "" }, { "dropping-particle" : "", "family" : "Guti\u00e9rrez", "given" : "Jos\u00e9 M.", "non-dropping-particle" : "", "parse-names" : false, "suffix" : "" }, { "dropping-particle" : "", "family" : "Alves", "given" : "Lincoln M.", "non-dropping-particle" : "", "parse-names" : false, "suffix" : "" }, { "dropping-particle" : "", "family" : "Bedia", "given" : "Joaqu\u00edn", "non-dropping-particle" : "", "parse-names" : false, "suffix" : "" }, { "dropping-particle" : "", "family" : "Cerezo-Mota", "given" : "Ruth", "non-dropping-particle" : "", "parse-names" : false, "suffix" : "" }, { "dropping-particle" : "", "family" : "Cimadevilla", "given" : "Ezequiel", "non-dropping-particle" : "", "parse-names" : false, "suffix" : "" }, { "dropping-particle" : "", "family" : "Cofi\u00f1o", "given" : "Antonio S.", "non-dropping-particle" : "", "parse-names" : false, "suffix" : "" }, { "dropping-particle" : "Di", "family" : "Luca", "given" : "Alejandro", "non-dropping-particle" : "", "parse-names" : false, "suffix" : "" }, { "dropping-particle" : "", "family" : "Faria", "given" : "Sergio Henrique", "non-dropping-particle" : "", "parse-names" : false, "suffix" : "" }, { "dropping-particle" : "V.", "family" : "Gorodetskaya", "given" : "Irina", "non-dropping-particle" : "", "parse-names" : false, "suffix" : "" }, { "dropping-particle" : "", "family" : "Hauser", "given" : "Mathias", "non-dropping-particle" : "", "parse-names" : false, "suffix" : "" }, { "dropping-particle" : "", "family" : "Herrera", "given" : "Sixto", "non-dropping-particle" : "", "parse-names" : false, "suffix" : "" }, { "dropping-particle" : "", "family" : "Hennessy", "given" : "Kevin", "non-dropping-particle" : "", "parse-names" : false, "suffix" : "" }, { "dropping-particle" : "", "family" : "Hewitt", "given" : "Helene T.", "non-dropping-particle" : "", "parse-names" : false, "suffix" : "" }, { "dropping-particle" : "", "family" : "Jones", "given" : "Richard G.", "non-dropping-particle" : "", "parse-names" : false, "suffix" : "" }, { "dropping-particle" : "", "family" : "Krakovska", "given" : "Svitlana", "non-dropping-particle" : "", "parse-names" : false, "suffix" : "" }, { "dropping-particle" : "", "family" : "Manzanas", "given" : "Rodrigo", "non-dropping-particle" : "", "parse-names" : false, "suffix" : "" }, { "dropping-particle" : "", "family" : "Mart\u00ednez-Castro", "given" : "Daniel", "non-dropping-particle" : "", "parse-names" : false, "suffix" : "" }, { "dropping-particle" : "", "family" : "Narisma", "given" : "Gemma T.", "non-dropping-particle" : "", "parse-names" : false, "suffix" : "" }, { "dropping-particle" : "", "family" : "Nurhati", "given" : "Intan S.", "non-dropping-particle" : "", "parse-names" : false, "suffix" : "" }, { "dropping-particle" : "", "family" : "Pinto", "given" : "Izidine", "non-dropping-particle" : "", "parse-names" : false, "suffix" : "" }, { "dropping-particle" : "", "family" : "Seneviratne", "given" : "Sonia I.", "non-dropping-particle" : "", "parse-names" : false, "suffix" : "" }, { "dropping-particle" : "van den", "family" : "Hurk", "given" : "Bart", "non-dropping-particle" : "", "parse-names" : false, "suffix" : "" }, { "dropping-particle" : "", "family" : "Vera", "given" : "Carolina S.", "non-dropping-particle" : "", "parse-names" : false, "suffix" : "" } ], "container-title" : "Earth System Science Data", "id" : "ITEM-1", "issue" : "4", "issued" : { "date-parts" : [ [ "2020", "11", "18" ] ] }, "page" : "2959-2970", "publisher" : "Copernicus GmbH", "title" : "An update of IPCC climate reference regions for subcontinental analysis of climate model data: definition and aggregated datasets", "translator" : [ { "dropping-particle" : "", "family" : "H4340", "given" : "", "non-dropping-particle" : "", "parse-names" : false, "suffix" : "" } ], "type" : "article-journal", "volume" : "12" }, "uris" : [ "http://www.mendeley.com/documents/?uuid=83e9187f-8e37-344e-b506-13774c0a437c" ] } ], "mendeley" : { "formattedCitation" : "(Iturbide et al., 2020)", "plainTextFormattedCitation" : "(Iturbide et al., 2020)", "previouslyFormattedCitation" : "(Iturbide et al., 2020)" }, "properties" : { "noteIndex" : 0 }, "schema" : "https://github.com/citation-style-language/schema/raw/master/csl-citation.json" }</w:instrText>
      </w:r>
      <w:r w:rsidRPr="003D7ED2">
        <w:rPr>
          <w:rFonts w:cs="Times New Roman"/>
        </w:rPr>
        <w:fldChar w:fldCharType="separate"/>
      </w:r>
      <w:ins w:id="4483" w:author="Robin Matthews" w:date="2021-05-18T16:05:00Z">
        <w:r w:rsidR="00602365">
          <w:rPr>
            <w:rFonts w:cs="Times New Roman"/>
            <w:noProof/>
            <w:lang w:val="en-GB"/>
          </w:rPr>
          <w:t>(Iturbide et al., 2020)</w:t>
        </w:r>
      </w:ins>
      <w:del w:id="4484" w:author="Robin Matthews" w:date="2021-05-18T16:05:00Z">
        <w:r w:rsidRPr="00FA4D8D" w:rsidDel="00602365">
          <w:rPr>
            <w:rFonts w:cs="Times New Roman"/>
            <w:noProof/>
            <w:lang w:val="en-GB"/>
          </w:rPr>
          <w:delText>(Iturbide et al., 2020)</w:delText>
        </w:r>
      </w:del>
      <w:r w:rsidRPr="003D7ED2">
        <w:rPr>
          <w:rFonts w:cs="Times New Roman"/>
        </w:rPr>
        <w:fldChar w:fldCharType="end"/>
      </w:r>
      <w:r w:rsidRPr="00FA4D8D">
        <w:rPr>
          <w:rFonts w:cs="Times New Roman"/>
          <w:lang w:val="en-GB"/>
        </w:rPr>
        <w:t xml:space="preserve">. </w:t>
      </w:r>
    </w:p>
    <w:p w14:paraId="60031E34" w14:textId="77777777" w:rsidR="00102875" w:rsidRPr="00FA4D8D" w:rsidRDefault="00102875" w:rsidP="00102875">
      <w:pPr>
        <w:pStyle w:val="AR6BodyText"/>
        <w:rPr>
          <w:rFonts w:cs="Times New Roman"/>
          <w:lang w:val="en-GB"/>
        </w:rPr>
      </w:pPr>
    </w:p>
    <w:p w14:paraId="72AAA5B3" w14:textId="057391A9" w:rsidR="00102875" w:rsidRPr="00FA4D8D" w:rsidRDefault="00102875" w:rsidP="00102875">
      <w:pPr>
        <w:pStyle w:val="AR6BodyText"/>
        <w:rPr>
          <w:rFonts w:cs="Times New Roman"/>
          <w:lang w:val="en-GB"/>
        </w:rPr>
      </w:pPr>
      <w:r w:rsidRPr="00FA4D8D">
        <w:rPr>
          <w:rFonts w:cs="Times New Roman"/>
          <w:lang w:val="en-GB"/>
        </w:rPr>
        <w:t xml:space="preserve">Particular aspects of regional climate change are described by specialized domains called Typological Regions (Figure 1.18b). These regions cover a wide range of spatial scales and are defined by specific </w:t>
      </w:r>
      <w:bookmarkStart w:id="4485" w:name="_Hlk66782975"/>
      <w:bookmarkEnd w:id="4447"/>
      <w:r w:rsidRPr="00FA4D8D">
        <w:rPr>
          <w:rFonts w:cs="Times New Roman"/>
          <w:lang w:val="en-GB"/>
        </w:rPr>
        <w:t>features, called typologies. Examples of typologies include: tropical forests, deserts, mountains, monsoon regions</w:t>
      </w:r>
      <w:del w:id="4486" w:author="Ian Blenkinsop" w:date="2021-07-07T15:32:00Z">
        <w:r w:rsidRPr="00FA4D8D" w:rsidDel="003A1D34">
          <w:rPr>
            <w:rFonts w:cs="Times New Roman"/>
            <w:lang w:val="en-GB"/>
          </w:rPr>
          <w:delText>,</w:delText>
        </w:r>
      </w:del>
      <w:r w:rsidRPr="00FA4D8D">
        <w:rPr>
          <w:rFonts w:cs="Times New Roman"/>
          <w:lang w:val="en-GB"/>
        </w:rPr>
        <w:t xml:space="preserve"> and megacities, among others. Typological Regions are powerful tools to summarize complex aspects of climate defined by a combination of multiple variables. For this reason, they are used in many chapters of AR6 WGI and WGII (e.g., Chapters 8</w:t>
      </w:r>
      <w:r w:rsidRPr="00FA4D8D">
        <w:rPr>
          <w:rFonts w:cs="Times New Roman"/>
          <w:color w:val="202122"/>
          <w:sz w:val="21"/>
          <w:szCs w:val="21"/>
          <w:shd w:val="clear" w:color="auto" w:fill="FDFDFD"/>
          <w:lang w:val="en-GB"/>
        </w:rPr>
        <w:t>–</w:t>
      </w:r>
      <w:r w:rsidRPr="00FA4D8D">
        <w:rPr>
          <w:rFonts w:cs="Times New Roman"/>
          <w:lang w:val="en-GB"/>
        </w:rPr>
        <w:t>12</w:t>
      </w:r>
      <w:del w:id="4487" w:author="Ian Blenkinsop" w:date="2021-07-07T15:33:00Z">
        <w:r w:rsidRPr="00FA4D8D" w:rsidDel="003A1D34">
          <w:rPr>
            <w:rFonts w:cs="Times New Roman"/>
            <w:lang w:val="en-GB"/>
          </w:rPr>
          <w:delText xml:space="preserve"> and the</w:delText>
        </w:r>
      </w:del>
      <w:ins w:id="4488" w:author="Ian Blenkinsop" w:date="2021-07-12T14:41:00Z">
        <w:r w:rsidR="002B41D5">
          <w:rPr>
            <w:rFonts w:cs="Times New Roman"/>
            <w:lang w:val="en-GB"/>
          </w:rPr>
          <w:t xml:space="preserve"> and</w:t>
        </w:r>
      </w:ins>
      <w:r w:rsidRPr="00FA4D8D">
        <w:rPr>
          <w:rFonts w:cs="Times New Roman"/>
          <w:lang w:val="en-GB"/>
        </w:rPr>
        <w:t xml:space="preserve"> Atlas).  </w:t>
      </w:r>
    </w:p>
    <w:p w14:paraId="17A3CB0D" w14:textId="77777777" w:rsidR="00102875" w:rsidRPr="00FA4D8D" w:rsidRDefault="00102875" w:rsidP="00102875">
      <w:pPr>
        <w:pStyle w:val="AR6BodyText"/>
        <w:rPr>
          <w:rFonts w:cs="Times New Roman"/>
          <w:lang w:val="en-GB"/>
        </w:rPr>
      </w:pPr>
    </w:p>
    <w:p w14:paraId="29F8676E" w14:textId="2C91D2AA" w:rsidR="006409E5" w:rsidRPr="00FA4D8D" w:rsidRDefault="00102875" w:rsidP="008749E7">
      <w:pPr>
        <w:pStyle w:val="AR6BodyText"/>
        <w:rPr>
          <w:rFonts w:cs="Times New Roman"/>
          <w:lang w:val="en-GB"/>
        </w:rPr>
      </w:pPr>
      <w:r w:rsidRPr="00FA4D8D">
        <w:rPr>
          <w:rFonts w:cs="Times New Roman"/>
          <w:lang w:val="en-GB"/>
        </w:rPr>
        <w:t>Finally, consistency with WGII is also pursued in Chapter</w:t>
      </w:r>
      <w:ins w:id="4489" w:author="Ian Blenkinsop" w:date="2021-07-07T15:33:00Z">
        <w:r w:rsidR="003A1D34">
          <w:rPr>
            <w:rFonts w:cs="Times New Roman"/>
            <w:lang w:val="en-GB"/>
          </w:rPr>
          <w:t>s</w:t>
        </w:r>
      </w:ins>
      <w:r w:rsidRPr="00FA4D8D">
        <w:rPr>
          <w:rFonts w:cs="Times New Roman"/>
          <w:lang w:val="en-GB"/>
        </w:rPr>
        <w:t xml:space="preserve"> 11, 12 and</w:t>
      </w:r>
      <w:ins w:id="4490" w:author="Ian Blenkinsop" w:date="2021-07-07T15:33:00Z">
        <w:r w:rsidR="003A1D34">
          <w:rPr>
            <w:rFonts w:cs="Times New Roman"/>
            <w:lang w:val="en-GB"/>
          </w:rPr>
          <w:t xml:space="preserve"> the</w:t>
        </w:r>
      </w:ins>
      <w:r w:rsidRPr="00FA4D8D">
        <w:rPr>
          <w:rFonts w:cs="Times New Roman"/>
          <w:lang w:val="en-GB"/>
        </w:rPr>
        <w:t xml:space="preserve"> Atlas through the use of a set of Continental Regions (Figure 1.18c), based on the nine continental domains defined in AR5 WGII Part B </w:t>
      </w:r>
      <w:r w:rsidRPr="003D7ED2">
        <w:rPr>
          <w:rFonts w:cs="Times New Roman"/>
        </w:rPr>
        <w:fldChar w:fldCharType="begin" w:fldLock="1"/>
      </w:r>
      <w:r w:rsidR="00A94565">
        <w:rPr>
          <w:rFonts w:cs="Times New Roman"/>
          <w:lang w:val="en-GB"/>
        </w:rPr>
        <w:instrText>ADDIN CSL_CITATION { "citationItems" : [ { "id" : "ITEM-1", "itemData" : { "DOI" : "10.1017/CBO9781107415386.001", "ISBN" : "9781107058163", "author" : [ { "dropping-particle" : "", "family" : "Hewitson", "given" : "B.", "non-dropping-particle" : "", "parse-names" : false, "suffix" : "" }, { "dropping-particle" : "", "family" : "Janetos", "given" : "A.C.", "non-dropping-particle" : "", "parse-names" : false, "suffix" : "" }, { "dropping-particle" : "", "family" : "Carter", "given" : "T.R.", "non-dropping-particle" : "", "parse-names" : false, "suffix" : "" }, { "dropping-particle" : "", "family" : "Giorgi", "given" : "F.", "non-dropping-particle" : "", "parse-names" : false, "suffix" : "" }, { "dropping-particle" : "", "family" : "Jones", "given" : "R.G.", "non-dropping-particle" : "", "parse-names" : false, "suffix" : "" }, { "dropping-particle" : "", "family" : "Kwon", "given" : "W.-T.", "non-dropping-particle" : "", "parse-names" : false, "suffix" : "" }, { "dropping-particle" : "", "family" : "Mearns", "given" : "L.O.", "non-dropping-particle" : "", "parse-names" : false, "suffix" : "" }, { "dropping-particle" : "", "family" : "Schipper", "given" : "E.L.F.", "non-dropping-particle" : "", "parse-names" : false, "suffix" : "" }, { "dropping-particle" : "", "family" : "Aalst", "given" : "M.", "non-dropping-particle" : "van", "parse-names" : false, "suffix" : "" } ], "chapter-number" : "21", "container-title" : "Climate Change 2014: Impacts, Adaptation, and Vulnerability. Part B: Regional Aspects. Contribution of Working Group II to the Fifth Assessment Report of the Intergovernmental Panel on Climate Change", "editor" : [ { "dropping-particle" : "", "family" : "Barros", "given" : "V.R.", "non-dropping-particle" : "", "parse-names" : false, "suffix" : "" }, { "dropping-particle" : "", "family" : "Field", "given" : "C.B.", "non-dropping-particle" : "", "parse-names" : false, "suffix" : "" }, { "dropping-particle" : "", "family" : "Dokken", "given" : "D.J.", "non-dropping-particle" : "", "parse-names" : false, "suffix" : "" }, { "dropping-particle" : "", "family" : "Mastrandrea", "given" : "M.D.", "non-dropping-particle" : "", "parse-names" : false, "suffix" : "" }, { "dropping-particle" : "", "family" : "Mach", "given" : "K.J.", "non-dropping-particle" : "", "parse-names" : false, "suffix" : "" }, { "dropping-particle" : "", "family" : "Bilir", "given" : "T.E.", "non-dropping-particle" : "", "parse-names" : false, "suffix" : "" }, { "dropping-particle" : "", "family" : "Chatterjee", "given" : "M.", "non-dropping-particle" : "", "parse-names" : false, "suffix" : "" }, { "dropping-particle" : "", "family" : "Ebi", "given" : "K.L.", "non-dropping-particle" : "", "parse-names" : false, "suffix" : "" }, { "dropping-particle" : "", "family" : "Estrada", "given" : "Y.O.", "non-dropping-particle" : "", "parse-names" : false, "suffix" : "" }, { "dropping-particle" : "", "family" : "Genova", "given" : "R.C.", "non-dropping-particle" : "", "parse-names" : false, "suffix" : "" }, { "dropping-particle" : "", "family" : "Girma", "given" : "B.", "non-dropping-particle" : "", "parse-names" : false, "suffix" : "" }, { "dropping-particle" : "", "family" : "Kissel", "given" : "E.S.", "non-dropping-particle" : "", "parse-names" : false, "suffix" : "" }, { "dropping-particle" : "", "family" : "Levy", "given" : "A.N.", "non-dropping-particle" : "", "parse-names" : false, "suffix" : "" }, { "dropping-particle" : "", "family" : "MacCracken", "given" : "S.", "non-dropping-particle" : "", "parse-names" : false, "suffix" : "" }, { "dropping-particle" : "", "family" : "Mastrandrea", "given" : "P.R.", "non-dropping-particle" : "", "parse-names" : false, "suffix" : "" }, { "dropping-particle" : "", "family" : "White", "given" : "L.L.", "non-dropping-particle" : "", "parse-names" : false, "suffix" : "" } ], "id" : "ITEM-1", "issued" : { "date-parts" : [ [ "2014" ] ] }, "page" : "1133-1197", "publisher" : "Cambridge University Press", "publisher-place" : "Cambridge, United Kingdom and New York, NY, USA", "title" : "Regional context", "translator" : [ { "dropping-particle" : "", "family" : "H3698", "given" : "Rt13", "non-dropping-particle" : "", "parse-names" : false, "suffix" : "" } ], "type" : "chapter" }, "uris" : [ "http://www.mendeley.com/documents/?uuid=551b372e-d51e-475d-b87c-0893e0bdd9a0" ] } ], "mendeley" : { "formattedCitation" : "(Hewitson et al., 2014)", "plainTextFormattedCitation" : "(Hewitson et al., 2014)", "previouslyFormattedCitation" : "(Hewitson et al., 2014)" }, "properties" : { "noteIndex" : 0 }, "schema" : "https://github.com/citation-style-language/schema/raw/master/csl-citation.json" }</w:instrText>
      </w:r>
      <w:r w:rsidRPr="003D7ED2">
        <w:rPr>
          <w:rFonts w:cs="Times New Roman"/>
        </w:rPr>
        <w:fldChar w:fldCharType="separate"/>
      </w:r>
      <w:ins w:id="4491" w:author="Robin Matthews" w:date="2021-05-18T16:05:00Z">
        <w:r w:rsidR="00602365">
          <w:rPr>
            <w:rFonts w:cs="Times New Roman"/>
            <w:noProof/>
            <w:lang w:val="en-GB"/>
          </w:rPr>
          <w:t>(Hewitson et al., 2014)</w:t>
        </w:r>
      </w:ins>
      <w:del w:id="4492" w:author="Robin Matthews" w:date="2021-05-18T16:05:00Z">
        <w:r w:rsidRPr="00FA4D8D" w:rsidDel="00602365">
          <w:rPr>
            <w:rFonts w:cs="Times New Roman"/>
            <w:noProof/>
            <w:lang w:val="en-GB"/>
          </w:rPr>
          <w:delText>(Hewitson et al., 2014)</w:delText>
        </w:r>
      </w:del>
      <w:r w:rsidRPr="003D7ED2">
        <w:rPr>
          <w:rFonts w:cs="Times New Roman"/>
        </w:rPr>
        <w:fldChar w:fldCharType="end"/>
      </w:r>
      <w:r w:rsidRPr="00FA4D8D">
        <w:rPr>
          <w:rFonts w:cs="Times New Roman"/>
          <w:lang w:val="en-GB"/>
        </w:rPr>
        <w:t xml:space="preserve">. These are classical geopolitical divisions of Africa, Asia, Australasia, Europe, North America, Central and South America, plus Small Islands, Polar Regions, and the Ocean. In AR6 WGI, five hybrid zones (Caribbean–Small islands, East Europe–Asia, European Arctic, North American Arctic, and North Central America) are also identified, which are assessed in more than one </w:t>
      </w:r>
      <w:del w:id="4493" w:author="Ian Blenkinsop" w:date="2021-07-07T15:35:00Z">
        <w:r w:rsidRPr="00FA4D8D" w:rsidDel="003A1D34">
          <w:rPr>
            <w:rFonts w:cs="Times New Roman"/>
            <w:lang w:val="en-GB"/>
          </w:rPr>
          <w:delText xml:space="preserve">continental </w:delText>
        </w:r>
      </w:del>
      <w:ins w:id="4494" w:author="Ian Blenkinsop" w:date="2021-07-07T15:35:00Z">
        <w:r w:rsidR="003A1D34">
          <w:rPr>
            <w:rFonts w:cs="Times New Roman"/>
            <w:lang w:val="en-GB"/>
          </w:rPr>
          <w:t>C</w:t>
        </w:r>
        <w:r w:rsidR="003A1D34" w:rsidRPr="00FA4D8D">
          <w:rPr>
            <w:rFonts w:cs="Times New Roman"/>
            <w:lang w:val="en-GB"/>
          </w:rPr>
          <w:t xml:space="preserve">ontinental </w:t>
        </w:r>
      </w:ins>
      <w:del w:id="4495" w:author="Ian Blenkinsop" w:date="2021-07-07T15:35:00Z">
        <w:r w:rsidRPr="00FA4D8D" w:rsidDel="003A1D34">
          <w:rPr>
            <w:rFonts w:cs="Times New Roman"/>
            <w:lang w:val="en-GB"/>
          </w:rPr>
          <w:delText>region</w:delText>
        </w:r>
      </w:del>
      <w:ins w:id="4496" w:author="Ian Blenkinsop" w:date="2021-07-07T15:35:00Z">
        <w:r w:rsidR="003A1D34">
          <w:rPr>
            <w:rFonts w:cs="Times New Roman"/>
            <w:lang w:val="en-GB"/>
          </w:rPr>
          <w:t>R</w:t>
        </w:r>
        <w:r w:rsidR="003A1D34" w:rsidRPr="00FA4D8D">
          <w:rPr>
            <w:rFonts w:cs="Times New Roman"/>
            <w:lang w:val="en-GB"/>
          </w:rPr>
          <w:t>egion</w:t>
        </w:r>
      </w:ins>
      <w:r w:rsidRPr="00FA4D8D">
        <w:rPr>
          <w:rFonts w:cs="Times New Roman"/>
          <w:lang w:val="en-GB"/>
        </w:rPr>
        <w:t xml:space="preserve">. Additional consistency with WGIII is pursued </w:t>
      </w:r>
      <w:del w:id="4497" w:author="Ian Blenkinsop" w:date="2021-07-07T15:35:00Z">
        <w:r w:rsidRPr="00FA4D8D" w:rsidDel="003A1D34">
          <w:rPr>
            <w:rFonts w:cs="Times New Roman"/>
            <w:lang w:val="en-GB"/>
          </w:rPr>
          <w:delText xml:space="preserve">by </w:delText>
        </w:r>
      </w:del>
      <w:ins w:id="4498" w:author="Ian Blenkinsop" w:date="2021-07-07T15:35:00Z">
        <w:r w:rsidR="003A1D34">
          <w:rPr>
            <w:rFonts w:cs="Times New Roman"/>
            <w:lang w:val="en-GB"/>
          </w:rPr>
          <w:t>in</w:t>
        </w:r>
        <w:r w:rsidR="003A1D34" w:rsidRPr="00FA4D8D">
          <w:rPr>
            <w:rFonts w:cs="Times New Roman"/>
            <w:lang w:val="en-GB"/>
          </w:rPr>
          <w:t xml:space="preserve"> </w:t>
        </w:r>
      </w:ins>
      <w:r w:rsidRPr="00FA4D8D">
        <w:rPr>
          <w:rFonts w:cs="Times New Roman"/>
          <w:lang w:val="en-GB"/>
        </w:rPr>
        <w:t xml:space="preserve">Chapter 6 through the use of sub-continental domains which essentially form </w:t>
      </w:r>
      <w:commentRangeStart w:id="4499"/>
      <w:r w:rsidRPr="00FA4D8D">
        <w:rPr>
          <w:rFonts w:cs="Times New Roman"/>
          <w:lang w:val="en-GB"/>
        </w:rPr>
        <w:t>a subset of the Continental Set of Regions (Figure 1.18c</w:t>
      </w:r>
      <w:commentRangeEnd w:id="4499"/>
      <w:r w:rsidR="003A1D34">
        <w:rPr>
          <w:rStyle w:val="CommentReference"/>
        </w:rPr>
        <w:commentReference w:id="4499"/>
      </w:r>
      <w:r w:rsidRPr="00FA4D8D">
        <w:rPr>
          <w:rFonts w:cs="Times New Roman"/>
          <w:lang w:val="en-GB"/>
        </w:rPr>
        <w:t xml:space="preserve"> and </w:t>
      </w:r>
      <w:del w:id="4500" w:author="Ian Blenkinsop" w:date="2021-07-12T14:41:00Z">
        <w:r w:rsidRPr="00FA4D8D" w:rsidDel="002B41D5">
          <w:rPr>
            <w:rFonts w:cs="Times New Roman"/>
            <w:lang w:val="en-GB"/>
          </w:rPr>
          <w:delText xml:space="preserve">Chapter 6, </w:delText>
        </w:r>
      </w:del>
      <w:r w:rsidRPr="00FA4D8D">
        <w:rPr>
          <w:rFonts w:cs="Times New Roman"/>
          <w:lang w:val="en-GB"/>
        </w:rPr>
        <w:t>Section 6.1).</w:t>
      </w:r>
    </w:p>
    <w:bookmarkEnd w:id="4485"/>
    <w:p w14:paraId="2BFB2B31" w14:textId="3DF338B5" w:rsidR="008749E7" w:rsidRPr="00FA4D8D" w:rsidRDefault="008749E7" w:rsidP="008749E7">
      <w:pPr>
        <w:pStyle w:val="AR6BodyText"/>
        <w:rPr>
          <w:rFonts w:cs="Times New Roman"/>
          <w:lang w:val="en-GB"/>
        </w:rPr>
      </w:pPr>
    </w:p>
    <w:p w14:paraId="36D33A37" w14:textId="77777777" w:rsidR="008749E7" w:rsidRPr="00FA4D8D" w:rsidRDefault="008749E7" w:rsidP="008749E7">
      <w:pPr>
        <w:pStyle w:val="AR6BodyText"/>
        <w:rPr>
          <w:color w:val="000000"/>
          <w:lang w:val="en-GB"/>
        </w:rPr>
      </w:pPr>
    </w:p>
    <w:p w14:paraId="39A4BABB" w14:textId="0BBFD73C" w:rsidR="006409E5" w:rsidRPr="003A0C0D" w:rsidRDefault="006409E5" w:rsidP="006409E5">
      <w:pPr>
        <w:pStyle w:val="AR6Chap1Level111"/>
      </w:pPr>
      <w:bookmarkStart w:id="4501" w:name="_Toc69949998"/>
      <w:r w:rsidRPr="003A0C0D">
        <w:t xml:space="preserve">Major </w:t>
      </w:r>
      <w:del w:id="4502" w:author="Ian Blenkinsop" w:date="2021-07-07T15:37:00Z">
        <w:r w:rsidRPr="003A0C0D" w:rsidDel="0045213C">
          <w:delText xml:space="preserve">developments </w:delText>
        </w:r>
      </w:del>
      <w:ins w:id="4503" w:author="Ian Blenkinsop" w:date="2021-07-07T15:37:00Z">
        <w:r w:rsidR="0045213C">
          <w:t>D</w:t>
        </w:r>
        <w:r w:rsidR="0045213C" w:rsidRPr="003A0C0D">
          <w:t xml:space="preserve">evelopments </w:t>
        </w:r>
      </w:ins>
      <w:r w:rsidRPr="003A0C0D">
        <w:t xml:space="preserve">and </w:t>
      </w:r>
      <w:del w:id="4504" w:author="Ian Blenkinsop" w:date="2021-07-07T15:37:00Z">
        <w:r w:rsidRPr="003A0C0D" w:rsidDel="0045213C">
          <w:delText xml:space="preserve">their </w:delText>
        </w:r>
      </w:del>
      <w:ins w:id="4505" w:author="Ian Blenkinsop" w:date="2021-07-07T15:37:00Z">
        <w:r w:rsidR="0045213C">
          <w:t>T</w:t>
        </w:r>
        <w:r w:rsidR="0045213C" w:rsidRPr="003A0C0D">
          <w:t xml:space="preserve">heir </w:t>
        </w:r>
      </w:ins>
      <w:del w:id="4506" w:author="Ian Blenkinsop" w:date="2021-07-07T15:37:00Z">
        <w:r w:rsidRPr="003A0C0D" w:rsidDel="0045213C">
          <w:delText>implications</w:delText>
        </w:r>
      </w:del>
      <w:bookmarkEnd w:id="4501"/>
      <w:ins w:id="4507" w:author="Ian Blenkinsop" w:date="2021-07-07T15:37:00Z">
        <w:r w:rsidR="0045213C">
          <w:t>I</w:t>
        </w:r>
        <w:r w:rsidR="0045213C" w:rsidRPr="003A0C0D">
          <w:t>mplications</w:t>
        </w:r>
      </w:ins>
    </w:p>
    <w:p w14:paraId="7F9C749E" w14:textId="77777777" w:rsidR="006409E5" w:rsidRPr="008749E7" w:rsidRDefault="006409E5" w:rsidP="006409E5">
      <w:pPr>
        <w:pStyle w:val="AR6BodyText"/>
      </w:pPr>
    </w:p>
    <w:p w14:paraId="3032C5B0" w14:textId="790435BF" w:rsidR="006409E5" w:rsidRPr="00FA4D8D" w:rsidRDefault="006409E5" w:rsidP="006409E5">
      <w:pPr>
        <w:pStyle w:val="AR6BodyText"/>
        <w:rPr>
          <w:color w:val="FF0000"/>
          <w:lang w:val="en-GB"/>
        </w:rPr>
      </w:pPr>
      <w:bookmarkStart w:id="4508" w:name="_Hlk66783057"/>
      <w:r w:rsidRPr="00FA4D8D">
        <w:rPr>
          <w:rFonts w:cs="Times New Roman"/>
          <w:lang w:val="en-GB"/>
        </w:rPr>
        <w:t xml:space="preserve">This section presents a selection of key developments since </w:t>
      </w:r>
      <w:del w:id="4509" w:author="Ian Blenkinsop" w:date="2021-07-07T15:37:00Z">
        <w:r w:rsidRPr="00FA4D8D" w:rsidDel="0045213C">
          <w:rPr>
            <w:rFonts w:cs="Times New Roman"/>
            <w:lang w:val="en-GB"/>
          </w:rPr>
          <w:delText xml:space="preserve">the </w:delText>
        </w:r>
      </w:del>
      <w:r w:rsidRPr="00FA4D8D">
        <w:rPr>
          <w:rFonts w:cs="Times New Roman"/>
          <w:lang w:val="en-GB"/>
        </w:rPr>
        <w:t>AR5 of the capabilities underlying the lines of evidence used in the present report: observational data and observing systems (Section 1.5.1</w:t>
      </w:r>
      <w:del w:id="4510" w:author="Ian Blenkinsop" w:date="2021-07-07T15:37:00Z">
        <w:r w:rsidRPr="00FA4D8D" w:rsidDel="0045213C">
          <w:rPr>
            <w:rFonts w:cs="Times New Roman"/>
            <w:lang w:val="en-GB"/>
          </w:rPr>
          <w:delText xml:space="preserve">), </w:delText>
        </w:r>
      </w:del>
      <w:ins w:id="4511" w:author="Ian Blenkinsop" w:date="2021-07-07T15:37:00Z">
        <w:r w:rsidR="0045213C" w:rsidRPr="00FA4D8D">
          <w:rPr>
            <w:rFonts w:cs="Times New Roman"/>
            <w:lang w:val="en-GB"/>
          </w:rPr>
          <w:t>)</w:t>
        </w:r>
        <w:r w:rsidR="0045213C">
          <w:rPr>
            <w:rFonts w:cs="Times New Roman"/>
            <w:lang w:val="en-GB"/>
          </w:rPr>
          <w:t>;</w:t>
        </w:r>
        <w:r w:rsidR="0045213C" w:rsidRPr="00FA4D8D">
          <w:rPr>
            <w:rFonts w:cs="Times New Roman"/>
            <w:lang w:val="en-GB"/>
          </w:rPr>
          <w:t xml:space="preserve"> </w:t>
        </w:r>
      </w:ins>
      <w:r w:rsidRPr="00FA4D8D">
        <w:rPr>
          <w:rFonts w:cs="Times New Roman"/>
          <w:lang w:val="en-GB"/>
        </w:rPr>
        <w:t>new developments in reanalyses (Section 1.5.2</w:t>
      </w:r>
      <w:del w:id="4512" w:author="Ian Blenkinsop" w:date="2021-07-07T15:37:00Z">
        <w:r w:rsidRPr="00FA4D8D" w:rsidDel="0045213C">
          <w:rPr>
            <w:rFonts w:cs="Times New Roman"/>
            <w:lang w:val="en-GB"/>
          </w:rPr>
          <w:delText xml:space="preserve">), </w:delText>
        </w:r>
      </w:del>
      <w:ins w:id="4513" w:author="Ian Blenkinsop" w:date="2021-07-07T15:37:00Z">
        <w:r w:rsidR="0045213C" w:rsidRPr="00FA4D8D">
          <w:rPr>
            <w:rFonts w:cs="Times New Roman"/>
            <w:lang w:val="en-GB"/>
          </w:rPr>
          <w:t>)</w:t>
        </w:r>
        <w:r w:rsidR="0045213C">
          <w:rPr>
            <w:rFonts w:cs="Times New Roman"/>
            <w:lang w:val="en-GB"/>
          </w:rPr>
          <w:t>;</w:t>
        </w:r>
        <w:r w:rsidR="0045213C" w:rsidRPr="00FA4D8D">
          <w:rPr>
            <w:rFonts w:cs="Times New Roman"/>
            <w:lang w:val="en-GB"/>
          </w:rPr>
          <w:t xml:space="preserve"> </w:t>
        </w:r>
      </w:ins>
      <w:r w:rsidRPr="00FA4D8D">
        <w:rPr>
          <w:rFonts w:cs="Times New Roman"/>
          <w:lang w:val="en-GB"/>
        </w:rPr>
        <w:t>climate models (Section 1.5.3</w:t>
      </w:r>
      <w:del w:id="4514" w:author="Ian Blenkinsop" w:date="2021-07-07T15:37:00Z">
        <w:r w:rsidRPr="00FA4D8D" w:rsidDel="0045213C">
          <w:rPr>
            <w:rFonts w:cs="Times New Roman"/>
            <w:lang w:val="en-GB"/>
          </w:rPr>
          <w:delText xml:space="preserve">), </w:delText>
        </w:r>
      </w:del>
      <w:ins w:id="4515" w:author="Ian Blenkinsop" w:date="2021-07-07T15:37:00Z">
        <w:r w:rsidR="0045213C" w:rsidRPr="00FA4D8D">
          <w:rPr>
            <w:rFonts w:cs="Times New Roman"/>
            <w:lang w:val="en-GB"/>
          </w:rPr>
          <w:t>)</w:t>
        </w:r>
        <w:r w:rsidR="0045213C">
          <w:rPr>
            <w:rFonts w:cs="Times New Roman"/>
            <w:lang w:val="en-GB"/>
          </w:rPr>
          <w:t>;</w:t>
        </w:r>
        <w:r w:rsidR="0045213C" w:rsidRPr="00FA4D8D">
          <w:rPr>
            <w:rFonts w:cs="Times New Roman"/>
            <w:lang w:val="en-GB"/>
          </w:rPr>
          <w:t xml:space="preserve"> </w:t>
        </w:r>
      </w:ins>
      <w:r w:rsidRPr="00FA4D8D">
        <w:rPr>
          <w:rFonts w:cs="Times New Roman"/>
          <w:lang w:val="en-GB"/>
        </w:rPr>
        <w:t xml:space="preserve">and modelling techniques, comparisons and performance assessments (Section 1.5.4). For brevity, we focus on the developments that are of particular importance to the conclusions drawn in later chapters, though we also provide an assessment of </w:t>
      </w:r>
      <w:commentRangeStart w:id="4516"/>
      <w:r w:rsidRPr="00FA4D8D">
        <w:rPr>
          <w:rFonts w:cs="Times New Roman"/>
          <w:lang w:val="en-GB"/>
        </w:rPr>
        <w:t>potential losses of climate observational capacity</w:t>
      </w:r>
      <w:commentRangeEnd w:id="4516"/>
      <w:r w:rsidR="0045213C">
        <w:rPr>
          <w:rStyle w:val="CommentReference"/>
        </w:rPr>
        <w:commentReference w:id="4516"/>
      </w:r>
      <w:r w:rsidRPr="00FA4D8D">
        <w:rPr>
          <w:rFonts w:cs="Times New Roman"/>
          <w:lang w:val="en-GB"/>
        </w:rPr>
        <w:t>.</w:t>
      </w:r>
      <w:r w:rsidRPr="00FA4D8D">
        <w:rPr>
          <w:rFonts w:cs="Times New Roman"/>
          <w:color w:val="FF0000"/>
          <w:lang w:val="en-GB"/>
        </w:rPr>
        <w:t xml:space="preserve">  </w:t>
      </w:r>
    </w:p>
    <w:bookmarkEnd w:id="4508"/>
    <w:p w14:paraId="26D6C72F" w14:textId="77777777" w:rsidR="006409E5" w:rsidRPr="00FA4D8D" w:rsidRDefault="006409E5" w:rsidP="006409E5">
      <w:pPr>
        <w:pStyle w:val="AR6BodyText"/>
        <w:rPr>
          <w:lang w:val="en-GB"/>
        </w:rPr>
      </w:pPr>
    </w:p>
    <w:p w14:paraId="18A40C2D" w14:textId="77777777" w:rsidR="006409E5" w:rsidRPr="00FA4D8D" w:rsidRDefault="006409E5" w:rsidP="006409E5">
      <w:pPr>
        <w:pStyle w:val="AR6BodyText"/>
        <w:rPr>
          <w:lang w:val="en-GB"/>
        </w:rPr>
      </w:pPr>
    </w:p>
    <w:p w14:paraId="6873D35E" w14:textId="0CC26497" w:rsidR="006409E5" w:rsidRPr="003A0C0D" w:rsidRDefault="006409E5" w:rsidP="006409E5">
      <w:pPr>
        <w:pStyle w:val="AR6Chap1Level2111"/>
      </w:pPr>
      <w:bookmarkStart w:id="4517" w:name="_Toc69949999"/>
      <w:r w:rsidRPr="003A0C0D">
        <w:t xml:space="preserve">Observational </w:t>
      </w:r>
      <w:del w:id="4518" w:author="Ian Blenkinsop" w:date="2021-07-07T15:38:00Z">
        <w:r w:rsidRPr="003A0C0D" w:rsidDel="0045213C">
          <w:delText xml:space="preserve">data </w:delText>
        </w:r>
      </w:del>
      <w:ins w:id="4519" w:author="Ian Blenkinsop" w:date="2021-07-07T15:38:00Z">
        <w:r w:rsidR="0045213C">
          <w:t>D</w:t>
        </w:r>
        <w:r w:rsidR="0045213C" w:rsidRPr="003A0C0D">
          <w:t xml:space="preserve">ata </w:t>
        </w:r>
      </w:ins>
      <w:r w:rsidRPr="003A0C0D">
        <w:t xml:space="preserve">and </w:t>
      </w:r>
      <w:del w:id="4520" w:author="Ian Blenkinsop" w:date="2021-07-07T15:38:00Z">
        <w:r w:rsidRPr="003A0C0D" w:rsidDel="0045213C">
          <w:delText xml:space="preserve">observing </w:delText>
        </w:r>
      </w:del>
      <w:ins w:id="4521" w:author="Ian Blenkinsop" w:date="2021-07-07T15:38:00Z">
        <w:r w:rsidR="0045213C">
          <w:t>O</w:t>
        </w:r>
        <w:r w:rsidR="0045213C" w:rsidRPr="003A0C0D">
          <w:t xml:space="preserve">bserving </w:t>
        </w:r>
      </w:ins>
      <w:del w:id="4522" w:author="Ian Blenkinsop" w:date="2021-07-07T15:38:00Z">
        <w:r w:rsidRPr="003A0C0D" w:rsidDel="0045213C">
          <w:delText>systems</w:delText>
        </w:r>
        <w:bookmarkEnd w:id="4517"/>
        <w:r w:rsidRPr="003A0C0D" w:rsidDel="0045213C">
          <w:delText xml:space="preserve"> </w:delText>
        </w:r>
      </w:del>
      <w:ins w:id="4523" w:author="Ian Blenkinsop" w:date="2021-07-07T15:38:00Z">
        <w:r w:rsidR="0045213C">
          <w:t>S</w:t>
        </w:r>
        <w:r w:rsidR="0045213C" w:rsidRPr="003A0C0D">
          <w:t xml:space="preserve">ystems </w:t>
        </w:r>
      </w:ins>
    </w:p>
    <w:p w14:paraId="3E809FC1" w14:textId="77777777" w:rsidR="006409E5" w:rsidRPr="003A0C0D" w:rsidRDefault="006409E5" w:rsidP="006409E5">
      <w:pPr>
        <w:pStyle w:val="AR6BodyText"/>
      </w:pPr>
    </w:p>
    <w:p w14:paraId="677D8A73" w14:textId="77777777" w:rsidR="006409E5" w:rsidRPr="00FA4D8D" w:rsidRDefault="006409E5" w:rsidP="006409E5">
      <w:pPr>
        <w:pStyle w:val="AR6BodyText"/>
        <w:rPr>
          <w:lang w:val="en-GB"/>
        </w:rPr>
      </w:pPr>
      <w:bookmarkStart w:id="4524" w:name="_Hlk66783194"/>
      <w:r w:rsidRPr="00FA4D8D">
        <w:rPr>
          <w:rFonts w:cs="Times New Roman"/>
          <w:lang w:val="en-GB"/>
        </w:rPr>
        <w:t>Progress in climate science relies on the quality and quantity of observations from a range of platforms: surface-based instrumental measurements, aircraft, ra</w:t>
      </w:r>
      <w:r w:rsidRPr="00FA4D8D">
        <w:rPr>
          <w:lang w:val="en-GB"/>
        </w:rPr>
        <w:t>diosondes</w:t>
      </w:r>
      <w:r w:rsidRPr="00FA4D8D">
        <w:rPr>
          <w:rFonts w:cs="Times New Roman"/>
          <w:lang w:val="en-GB"/>
        </w:rPr>
        <w:t xml:space="preserve"> and other upper-atmospheric observations, satellite-based retrievals, ocean observations, and paleoclimatic records. An historical perspective to these types of observations is presented in Section 1.3.1. </w:t>
      </w:r>
    </w:p>
    <w:p w14:paraId="563547BA" w14:textId="77777777" w:rsidR="006409E5" w:rsidRPr="00FA4D8D" w:rsidRDefault="006409E5" w:rsidP="006409E5">
      <w:pPr>
        <w:pStyle w:val="AR6BodyText"/>
        <w:rPr>
          <w:lang w:val="en-GB"/>
        </w:rPr>
      </w:pPr>
    </w:p>
    <w:p w14:paraId="550D7E44" w14:textId="1188DA84" w:rsidR="006409E5" w:rsidRPr="00FA4D8D" w:rsidRDefault="006409E5" w:rsidP="006409E5">
      <w:pPr>
        <w:pStyle w:val="AR6BodyText"/>
        <w:rPr>
          <w:highlight w:val="white"/>
          <w:lang w:val="en-GB"/>
        </w:rPr>
      </w:pPr>
      <w:bookmarkStart w:id="4525" w:name="_Hlk66783219"/>
      <w:bookmarkEnd w:id="4524"/>
      <w:r w:rsidRPr="00FA4D8D">
        <w:rPr>
          <w:rFonts w:cs="Times New Roman"/>
          <w:lang w:val="en-GB"/>
        </w:rPr>
        <w:t>Observed large-scale climat</w:t>
      </w:r>
      <w:r w:rsidRPr="00FA4D8D">
        <w:rPr>
          <w:lang w:val="en-GB"/>
        </w:rPr>
        <w:t>ic</w:t>
      </w:r>
      <w:r w:rsidRPr="00FA4D8D">
        <w:rPr>
          <w:rFonts w:cs="Times New Roman"/>
          <w:lang w:val="en-GB"/>
        </w:rPr>
        <w:t xml:space="preserve"> changes assessed in Chapter 2, attribution of these changes in Chapter 3, and regional observations </w:t>
      </w:r>
      <w:r w:rsidRPr="00FA4D8D">
        <w:rPr>
          <w:lang w:val="en-GB"/>
        </w:rPr>
        <w:t xml:space="preserve">of specific physical or biogeochemical </w:t>
      </w:r>
      <w:r w:rsidRPr="00FA4D8D">
        <w:rPr>
          <w:rFonts w:cs="Times New Roman"/>
          <w:lang w:val="en-GB"/>
        </w:rPr>
        <w:t xml:space="preserve">processes </w:t>
      </w:r>
      <w:r w:rsidRPr="00FA4D8D">
        <w:rPr>
          <w:lang w:val="en-GB"/>
        </w:rPr>
        <w:t xml:space="preserve">presented </w:t>
      </w:r>
      <w:r w:rsidRPr="00FA4D8D">
        <w:rPr>
          <w:rFonts w:cs="Times New Roman"/>
          <w:lang w:val="en-GB"/>
        </w:rPr>
        <w:t xml:space="preserve">in other Chapters, are supported by improvements in observational capacity since </w:t>
      </w:r>
      <w:del w:id="4526" w:author="Ian Blenkinsop" w:date="2021-07-07T15:49:00Z">
        <w:r w:rsidRPr="00FA4D8D" w:rsidDel="001943FC">
          <w:rPr>
            <w:rFonts w:cs="Times New Roman"/>
            <w:lang w:val="en-GB"/>
          </w:rPr>
          <w:delText xml:space="preserve">the </w:delText>
        </w:r>
      </w:del>
      <w:r w:rsidRPr="00FA4D8D">
        <w:rPr>
          <w:rFonts w:cs="Times New Roman"/>
          <w:lang w:val="en-GB"/>
        </w:rPr>
        <w:t>AR5. Attributio</w:t>
      </w:r>
      <w:r w:rsidRPr="00FA4D8D">
        <w:rPr>
          <w:lang w:val="en-GB"/>
        </w:rPr>
        <w:t xml:space="preserve">n </w:t>
      </w:r>
      <w:r w:rsidRPr="00FA4D8D">
        <w:rPr>
          <w:rFonts w:cs="Times New Roman"/>
          <w:lang w:val="en-GB"/>
        </w:rPr>
        <w:t xml:space="preserve">assessments can be made at a higher likelihood level than </w:t>
      </w:r>
      <w:ins w:id="4527" w:author="Ian Blenkinsop" w:date="2021-07-07T15:50:00Z">
        <w:r w:rsidR="001943FC">
          <w:rPr>
            <w:rFonts w:cs="Times New Roman"/>
            <w:lang w:val="en-GB"/>
          </w:rPr>
          <w:t xml:space="preserve">in </w:t>
        </w:r>
      </w:ins>
      <w:r w:rsidRPr="00FA4D8D">
        <w:rPr>
          <w:rFonts w:cs="Times New Roman"/>
          <w:lang w:val="en-GB"/>
        </w:rPr>
        <w:t xml:space="preserve">AR5, due in part to the availability of longer observational datasets (Chapter 3). Updated assessments are made based on new and improved datasets, for example of global temperature </w:t>
      </w:r>
      <w:r w:rsidRPr="00FA4D8D">
        <w:rPr>
          <w:rFonts w:cs="Times New Roman"/>
          <w:lang w:val="en-GB"/>
        </w:rPr>
        <w:lastRenderedPageBreak/>
        <w:t>change (Cross-Chapter Box 2.3</w:t>
      </w:r>
      <w:del w:id="4528" w:author="Ian Blenkinsop" w:date="2021-07-07T15:50:00Z">
        <w:r w:rsidRPr="00FA4D8D" w:rsidDel="001943FC">
          <w:rPr>
            <w:rFonts w:cs="Times New Roman"/>
            <w:lang w:val="en-GB"/>
          </w:rPr>
          <w:delText xml:space="preserve"> in Chapter 2</w:delText>
        </w:r>
      </w:del>
      <w:r w:rsidRPr="00FA4D8D">
        <w:rPr>
          <w:rFonts w:cs="Times New Roman"/>
          <w:lang w:val="en-GB"/>
        </w:rPr>
        <w:t>) or regional climate information (</w:t>
      </w:r>
      <w:del w:id="4529" w:author="Ian Blenkinsop" w:date="2021-07-12T14:41:00Z">
        <w:r w:rsidRPr="00FA4D8D" w:rsidDel="002B41D5">
          <w:rPr>
            <w:rFonts w:cs="Times New Roman"/>
            <w:lang w:val="en-GB"/>
          </w:rPr>
          <w:delText xml:space="preserve">Chapter 10, </w:delText>
        </w:r>
      </w:del>
      <w:r w:rsidRPr="00FA4D8D">
        <w:rPr>
          <w:rFonts w:cs="Times New Roman"/>
          <w:lang w:val="en-GB"/>
        </w:rPr>
        <w:t xml:space="preserve">Section 10.2). Of particular relevance to the AR6 assessment are the </w:t>
      </w:r>
      <w:del w:id="4530" w:author="Ian Blenkinsop" w:date="2021-07-07T15:50:00Z">
        <w:r w:rsidRPr="00FA4D8D" w:rsidDel="001943FC">
          <w:rPr>
            <w:rFonts w:cs="Times New Roman"/>
            <w:lang w:val="en-GB"/>
          </w:rPr>
          <w:delText>‘</w:delText>
        </w:r>
      </w:del>
      <w:r w:rsidRPr="00FA4D8D">
        <w:rPr>
          <w:rFonts w:cs="Times New Roman"/>
          <w:lang w:val="en-GB"/>
        </w:rPr>
        <w:t>Essential Climate Variables</w:t>
      </w:r>
      <w:del w:id="4531" w:author="Ian Blenkinsop" w:date="2021-07-07T15:50:00Z">
        <w:r w:rsidRPr="00FA4D8D" w:rsidDel="001943FC">
          <w:rPr>
            <w:rFonts w:cs="Times New Roman"/>
            <w:lang w:val="en-GB"/>
          </w:rPr>
          <w:delText>’</w:delText>
        </w:r>
      </w:del>
      <w:r w:rsidRPr="00FA4D8D">
        <w:rPr>
          <w:rFonts w:cs="Times New Roman"/>
          <w:lang w:val="en-GB"/>
        </w:rPr>
        <w:t xml:space="preserve"> (ECVs</w:t>
      </w:r>
      <w:del w:id="4532" w:author="Ian Blenkinsop" w:date="2021-07-07T15:51:00Z">
        <w:r w:rsidRPr="00FA4D8D" w:rsidDel="001943FC">
          <w:rPr>
            <w:rFonts w:cs="Times New Roman"/>
            <w:lang w:val="en-GB"/>
          </w:rPr>
          <w:delText xml:space="preserve">, </w:delText>
        </w:r>
      </w:del>
      <w:ins w:id="4533" w:author="Ian Blenkinsop" w:date="2021-07-07T15:51:00Z">
        <w:r w:rsidR="001943FC">
          <w:rPr>
            <w:rFonts w:cs="Times New Roman"/>
            <w:lang w:val="en-GB"/>
          </w:rPr>
          <w:t>;</w:t>
        </w:r>
        <w:r w:rsidR="001943FC" w:rsidRPr="00FA4D8D">
          <w:rPr>
            <w:rFonts w:cs="Times New Roman"/>
            <w:lang w:val="en-GB"/>
          </w:rPr>
          <w:t xml:space="preserve"> </w:t>
        </w:r>
      </w:ins>
      <w:r w:rsidRPr="003A0C0D">
        <w:rPr>
          <w:rFonts w:cs="Times New Roman"/>
        </w:rPr>
        <w:fldChar w:fldCharType="begin" w:fldLock="1"/>
      </w:r>
      <w:r w:rsidR="00E81B0B">
        <w:rPr>
          <w:rFonts w:cs="Times New Roman"/>
          <w:lang w:val="en-GB"/>
        </w:rPr>
        <w:instrText>ADDIN CSL_CITATION { "citationItems" : [ { "id" : "ITEM-1", "itemData" : { "DOI" : "10.1175/BAMS-D-11-00254.1", "abstract" : " Observations of Earth from space have been made for over 40 years and have contributed to advances in many aspects of climate science. However, attempts to exploit this wealth of data are often hampered by a lack of homogeneity and continuity and by insufficient understanding of the products and their uncertainties. There is, therefore, a need to reassess and reprocess satellite datasets to maximize their usefulness for climate science. The European Space Agency has responded to this need by establishing the Climate Change Initiative (CCI). The CCI will create new climate data records for (currently) 13 essential climate variables (ECVs) and make these open and easily accessible to all. Each ECV project works closely with users to produce time series from the available satellite observations relevant to users' needs. A climate modeling users' group provides a climate system perspective and a forum to bring the data and modeling communities together. This paper presents the CCI program. It outlines its benefit and presents approaches and challenges for each ECV project, covering clouds, aerosols, ozone, greenhouse gases, sea surface temperature, ocean color, sea level, sea ice, land cover, fire, glaciers, soil moisture, and ice sheets. It also discusses how the CCI approach may contribute to defining and shaping future developments in Earth observation for climate science. ", "author" : [ { "dropping-particle" : "", "family" : "Hollmann", "given" : "R", "non-dropping-particle" : "", "parse-names" : false, "suffix" : "" }, { "dropping-particle" : "", "family" : "Merchant", "given" : "C J", "non-dropping-particle" : "", "parse-names" : false, "suffix" : "" }, { "dropping-particle" : "", "family" : "Saunders", "given" : "R", "non-dropping-particle" : "", "parse-names" : false, "suffix" : "" }, { "dropping-particle" : "", "family" : "Downy", "given" : "C", "non-dropping-particle" : "", "parse-names" : false, "suffix" : "" }, { "dropping-particle" : "", "family" : "Buchwitz", "given" : "M", "non-dropping-particle" : "", "parse-names" : false, "suffix" : "" }, { "dropping-particle" : "", "family" : "Cazenave", "given" : "A", "non-dropping-particle" : "", "parse-names" : false, "suffix" : "" }, { "dropping-particle" : "", "family" : "Chuvieco", "given" : "E", "non-dropping-particle" : "", "parse-names" : false, "suffix" : "" }, { "dropping-particle" : "", "family" : "Defourny", "given" : "P", "non-dropping-particle" : "", "parse-names" : false, "suffix" : "" }, { "dropping-particle" : "", "family" : "Leeuw", "given" : "G", "non-dropping-particle" : "de", "parse-names" : false, "suffix" : "" }, { "dropping-particle" : "", "family" : "Forsberg", "given" : "R", "non-dropping-particle" : "", "parse-names" : false, "suffix" : "" }, { "dropping-particle" : "", "family" : "Holzer-Popp", "given" : "T", "non-dropping-particle" : "", "parse-names" : false, "suffix" : "" }, { "dropping-particle" : "", "family" : "Paul", "given" : "F", "non-dropping-particle" : "", "parse-names" : false, "suffix" : "" }, { "dropping-particle" : "", "family" : "Sandven", "given" : "S", "non-dropping-particle" : "", "parse-names" : false, "suffix" : "" }, { "dropping-particle" : "", "family" : "Sathyendranath", "given" : "S", "non-dropping-particle" : "", "parse-names" : false, "suffix" : "" }, { "dropping-particle" : "", "family" : "Roozendael", "given" : "M", "non-dropping-particle" : "van", "parse-names" : false, "suffix" : "" }, { "dropping-particle" : "", "family" : "Wagner", "given" : "W", "non-dropping-particle" : "", "parse-names" : false, "suffix" : "" } ], "container-title" : "Bulletin of the American Meteorological Society", "id" : "ITEM-1", "issue" : "10", "issued" : { "date-parts" : [ [ "2013" ] ] }, "page" : "1541-1552", "title" : "The ESA Climate Change Initiative: Satellite Data Records for Essential Climate Variables", "translator" : [ { "dropping-particle" : "", "family" : "H3677", "given" : "", "non-dropping-particle" : "", "parse-names" : false, "suffix" : "" } ], "type" : "article-journal", "volume" : "94" }, "uris" : [ "http://www.mendeley.com/documents/?uuid=2b9fffd7-e849-4f81-878e-e04d8af1fdae" ] }, { "id" : "ITEM-2", "itemData" : { "DOI" : "10.1175/BAMS-D-13-00047.1", "abstract" : " Climate research, monitoring, prediction, and related services rely on accurate observations of the atmosphere, land, and ocean, adequately sampled globally and over sufficiently long time periods. The Global Climate Observing System, set up under the auspices of United Nations organizations and the International Council for Science to help ensure the availability of systematic observations of climate, developed the concept of essential climate variables (ECVs). ECV data records are intended to provide reliable, traceable, observation-based evidence for a range of applications, including monitoring, mitigating, adapting to, and attributing climate changes, as well as the empirical basis required to understand past, current, and possible future climate variability. The ECV concept has been broadly adopted worldwide as the guiding basis for observing climate, including by the United Nations Framework Convention on Climate Change (UNFCCC), WMO, and space agencies operating Earth observation satellites. This paper describes the rationale for these ECVs and their current selection, based on the principles of feasibility, relevance, and cost effectiveness. It also provides a view of how the ECV concept could evolve as a guide for rational and evidence-based monitoring of climate and environment. Selected examples are discussed to highlight the benefits, limitations, and future evolution of this approach. The article is intended to assist program managers to set priorities for climate observation, dataset generation and related research: for instance, within the emerging Global Framework for Climate Services (GFCS). It also helps the observation community and individual researchers to contribute to systematic climate observation, by promoting understanding of ECV choices and the opportunities to influence their evolution. ", "author" : [ { "dropping-particle" : "", "family" : "Bojinski", "given" : "Stephan", "non-dropping-particle" : "", "parse-names" : false, "suffix" : "" }, { "dropping-particle" : "", "family" : "Verstraete", "given" : "Michel", "non-dropping-particle" : "", "parse-names" : false, "suffix" : "" }, { "dropping-particle" : "", "family" : "Peterson", "given" : "Thomas C", "non-dropping-particle" : "", "parse-names" : false, "suffix" : "" }, { "dropping-particle" : "", "family" : "Richter", "given" : "Carolin", "non-dropping-particle" : "", "parse-names" : false, "suffix" : "" }, { "dropping-particle" : "", "family" : "Simmons", "given" : "Adrian", "non-dropping-particle" : "", "parse-names" : false, "suffix" : "" }, { "dropping-particle" : "", "family" : "Zemp", "given" : "Michael", "non-dropping-particle" : "", "parse-names" : false, "suffix" : "" } ], "container-title" : "Bulletin of the American Meteorological Society", "id" : "ITEM-2", "issue" : "9", "issued" : { "date-parts" : [ [ "2014" ] ] }, "page" : "1431-1443", "title" : "The Concept of Essential Climate Variables in Support of Climate Research, Applications, and Policy", "translator" : [ { "dropping-particle" : "", "family" : "H3451", "given" : "", "non-dropping-particle" : "", "parse-names" : false, "suffix" : "" } ], "type" : "article-journal", "volume" : "95" }, "uris" : [ "http://www.mendeley.com/documents/?uuid=478ff57a-6532-4d45-8218-e747b3890870" ] } ], "mendeley" : { "formattedCitation" : "(Hollmann et al., 2013; Bojinski et al., 2014)", "manualFormatting" : "Hollmann et al., 2013; Bojinski et al., 2014)", "plainTextFormattedCitation" : "(Hollmann et al., 2013; Bojinski et al., 2014)", "previouslyFormattedCitation" : "(Hollmann et al., 2013; Bojinski et al., 2014)" }, "properties" : { "noteIndex" : 0 }, "schema" : "https://github.com/citation-style-language/schema/raw/master/csl-citation.json" }</w:instrText>
      </w:r>
      <w:r w:rsidRPr="003A0C0D">
        <w:rPr>
          <w:rFonts w:cs="Times New Roman"/>
        </w:rPr>
        <w:fldChar w:fldCharType="separate"/>
      </w:r>
      <w:ins w:id="4534" w:author="Robin Matthews" w:date="2021-05-18T16:05:00Z">
        <w:r w:rsidR="00602365">
          <w:rPr>
            <w:rFonts w:cs="Times New Roman"/>
            <w:noProof/>
            <w:lang w:val="en-GB"/>
          </w:rPr>
          <w:t>Hollmann et al., 2013; Bojinski et al., 2014)</w:t>
        </w:r>
      </w:ins>
      <w:del w:id="4535" w:author="Robin Matthews" w:date="2021-05-18T16:05:00Z">
        <w:r w:rsidRPr="00FA4D8D" w:rsidDel="00602365">
          <w:rPr>
            <w:rFonts w:cs="Times New Roman"/>
            <w:noProof/>
            <w:lang w:val="en-GB"/>
          </w:rPr>
          <w:delText>Hollmann et al., 2013; Bojinski et al., 2014)</w:delText>
        </w:r>
      </w:del>
      <w:r w:rsidRPr="003A0C0D">
        <w:rPr>
          <w:rFonts w:cs="Times New Roman"/>
        </w:rPr>
        <w:fldChar w:fldCharType="end"/>
      </w:r>
      <w:r w:rsidRPr="00FA4D8D">
        <w:rPr>
          <w:rFonts w:cs="Times New Roman"/>
          <w:lang w:val="en-GB"/>
        </w:rPr>
        <w:t xml:space="preserve">, and </w:t>
      </w:r>
      <w:del w:id="4536" w:author="Ian Blenkinsop" w:date="2021-07-07T15:50:00Z">
        <w:r w:rsidRPr="00FA4D8D" w:rsidDel="001943FC">
          <w:rPr>
            <w:rFonts w:cs="Times New Roman"/>
            <w:lang w:val="en-GB"/>
          </w:rPr>
          <w:delText>‘</w:delText>
        </w:r>
      </w:del>
      <w:r w:rsidRPr="00FA4D8D">
        <w:rPr>
          <w:rFonts w:cs="Times New Roman"/>
          <w:lang w:val="en-GB"/>
        </w:rPr>
        <w:t>Essential Ocean Variables</w:t>
      </w:r>
      <w:del w:id="4537" w:author="Ian Blenkinsop" w:date="2021-07-07T15:51:00Z">
        <w:r w:rsidRPr="00FA4D8D" w:rsidDel="001943FC">
          <w:rPr>
            <w:rFonts w:cs="Times New Roman"/>
            <w:lang w:val="en-GB"/>
          </w:rPr>
          <w:delText>’</w:delText>
        </w:r>
      </w:del>
      <w:r w:rsidRPr="00FA4D8D">
        <w:rPr>
          <w:rFonts w:cs="Times New Roman"/>
          <w:lang w:val="en-GB"/>
        </w:rPr>
        <w:t xml:space="preserve"> (EOVs; </w:t>
      </w:r>
      <w:r w:rsidRPr="003A0C0D">
        <w:rPr>
          <w:rFonts w:cs="Times New Roman"/>
        </w:rPr>
        <w:fldChar w:fldCharType="begin" w:fldLock="1"/>
      </w:r>
      <w:r w:rsidR="00A94565">
        <w:rPr>
          <w:rFonts w:cs="Times New Roman"/>
          <w:lang w:val="en-GB"/>
        </w:rPr>
        <w:instrText>ADDIN CSL_CITATION { "citationItems" : [ { "id" : "ITEM-1", "itemData" : { "DOI" : "10.5270/OceanObs09-FOO", "author" : [ { "dropping-particle" : "", "family" : "Lindstrom", "given" : "Eric", "non-dropping-particle" : "", "parse-names" : false, "suffix" : "" }, { "dropping-particle" : "", "family" : "Gunn", "given" : "John", "non-dropping-particle" : "", "parse-names" : false, "suffix" : "" }, { "dropping-particle" : "", "family" : "Fischer", "given" : "Albert", "non-dropping-particle" : "", "parse-names" : false, "suffix" : "" }, { "dropping-particle" : "", "family" : "McCurdy", "given" : "Andrea", "non-dropping-particle" : "", "parse-names" : false, "suffix" : "" }, { "dropping-particle" : "", "family" : "Glover", "given" : "L K", "non-dropping-particle" : "", "parse-names" : false, "suffix" : "" } ], "collection-title" : "IOC/INF-1284 rev.2", "id" : "ITEM-1", "issued" : { "date-parts" : [ [ "2012" ] ] }, "number-of-pages" : "28", "publisher" : "United Nations Educational, Scientific and Cultural Organization (UNESCO)", "publisher-place" : "Paris, France", "title" : "A Framework for Ocean Observing", "translator" : [ { "dropping-particle" : "", "family" : "H3875", "given" : "Rt7", "non-dropping-particle" : "", "parse-names" : false, "suffix" : "" } ], "type" : "report" }, "uris" : [ "http://www.mendeley.com/documents/?uuid=b3ecb667-cae8-455d-b2d0-894cd05d3e06" ] } ], "mendeley" : { "formattedCitation" : "(Lindstrom et al., 2012)", "manualFormatting" : "Lindstrom et al., 2012)", "plainTextFormattedCitation" : "(Lindstrom et al., 2012)", "previouslyFormattedCitation" : "(Lindstrom et al., 2012)" }, "properties" : { "noteIndex" : 0 }, "schema" : "https://github.com/citation-style-language/schema/raw/master/csl-citation.json" }</w:instrText>
      </w:r>
      <w:r w:rsidRPr="003A0C0D">
        <w:rPr>
          <w:rFonts w:cs="Times New Roman"/>
        </w:rPr>
        <w:fldChar w:fldCharType="separate"/>
      </w:r>
      <w:ins w:id="4538" w:author="Robin Matthews" w:date="2021-05-18T16:05:00Z">
        <w:r w:rsidR="00602365">
          <w:rPr>
            <w:rFonts w:cs="Times New Roman"/>
            <w:noProof/>
            <w:lang w:val="en-GB"/>
          </w:rPr>
          <w:t>Lindstrom et al., 2012)</w:t>
        </w:r>
      </w:ins>
      <w:del w:id="4539" w:author="Robin Matthews" w:date="2021-05-18T16:05:00Z">
        <w:r w:rsidRPr="00FA4D8D" w:rsidDel="00602365">
          <w:rPr>
            <w:rFonts w:cs="Times New Roman"/>
            <w:noProof/>
            <w:lang w:val="en-GB"/>
          </w:rPr>
          <w:delText>Lindstrom et al., 2012)</w:delText>
        </w:r>
      </w:del>
      <w:r w:rsidRPr="003A0C0D">
        <w:rPr>
          <w:rFonts w:cs="Times New Roman"/>
        </w:rPr>
        <w:fldChar w:fldCharType="end"/>
      </w:r>
      <w:r w:rsidRPr="00FA4D8D">
        <w:rPr>
          <w:rFonts w:cs="Times New Roman"/>
          <w:lang w:val="en-GB"/>
        </w:rPr>
        <w:t xml:space="preserve">, compiled by the Global Climate Observing System (GCOS; </w:t>
      </w:r>
      <w:r w:rsidRPr="003A0C0D">
        <w:rPr>
          <w:rFonts w:cs="Times New Roman"/>
        </w:rPr>
        <w:fldChar w:fldCharType="begin" w:fldLock="1"/>
      </w:r>
      <w:r w:rsidR="00A94565">
        <w:rPr>
          <w:rFonts w:cs="Times New Roman"/>
          <w:lang w:val="en-GB"/>
        </w:rPr>
        <w:instrText>ADDIN CSL_CITATION { "citationItems" : [ { "id" : "ITEM-1", "itemData" : { "DOI" : "https://library.wmo.int/index.php?lvl=notice_display&amp;id=19838#.YG277tV1DIV", "author" : [ { "dropping-particle" : "", "family" : "WMO", "given" : "", "non-dropping-particle" : "", "parse-names" : false, "suffix" : "" } ], "collection-title" : "GCOS No. 200", "id" : "ITEM-1", "issued" : { "date-parts" : [ [ "2016" ] ] }, "number-of-pages" : "315", "publisher" : "Global Climate Observing System (GCOS) Secretariat, World Meteorological Organization (WMO)", "publisher-place" : "Geneva, Switzerland", "title" : "The Global Observing System for Climate: Implementation Needs", "translator" : [ { "dropping-particle" : "", "family" : "H3671", "given" : "Rt7", "non-dropping-particle" : "", "parse-names" : false, "suffix" : "" } ], "type" : "report" }, "uris" : [ "http://www.mendeley.com/documents/?uuid=85a58565-12fa-499e-a007-b8d49fd7b775" ] } ], "mendeley" : { "formattedCitation" : "(WMO, 2016)", "manualFormatting" : "WMO, 2016)", "plainTextFormattedCitation" : "(WMO, 2016)", "previouslyFormattedCitation" : "(WMO, 2016)" }, "properties" : { "noteIndex" : 0 }, "schema" : "https://github.com/citation-style-language/schema/raw/master/csl-citation.json" }</w:instrText>
      </w:r>
      <w:r w:rsidRPr="003A0C0D">
        <w:rPr>
          <w:rFonts w:cs="Times New Roman"/>
        </w:rPr>
        <w:fldChar w:fldCharType="separate"/>
      </w:r>
      <w:ins w:id="4540" w:author="Robin Matthews" w:date="2021-05-18T16:05:00Z">
        <w:r w:rsidR="00602365">
          <w:rPr>
            <w:rFonts w:cs="Times New Roman"/>
            <w:noProof/>
            <w:lang w:val="en-GB"/>
          </w:rPr>
          <w:t>WMO, 2016)</w:t>
        </w:r>
      </w:ins>
      <w:del w:id="4541" w:author="Robin Matthews" w:date="2021-05-18T16:05:00Z">
        <w:r w:rsidRPr="00FA4D8D" w:rsidDel="00602365">
          <w:rPr>
            <w:rFonts w:cs="Times New Roman"/>
            <w:noProof/>
            <w:lang w:val="en-GB"/>
          </w:rPr>
          <w:delText>WMO, 2016)</w:delText>
        </w:r>
      </w:del>
      <w:r w:rsidRPr="003A0C0D">
        <w:rPr>
          <w:rFonts w:cs="Times New Roman"/>
        </w:rPr>
        <w:fldChar w:fldCharType="end"/>
      </w:r>
      <w:r w:rsidRPr="00FA4D8D">
        <w:rPr>
          <w:rFonts w:cs="Times New Roman"/>
          <w:lang w:val="en-GB"/>
        </w:rPr>
        <w:t xml:space="preserve">, and the Global Ocean Observing System (GOOS), respectively. These variables include physical, </w:t>
      </w:r>
      <w:r w:rsidRPr="00FA4D8D">
        <w:rPr>
          <w:rFonts w:cs="Times New Roman"/>
          <w:highlight w:val="white"/>
          <w:lang w:val="en-GB"/>
        </w:rPr>
        <w:t>chemical</w:t>
      </w:r>
      <w:del w:id="4542" w:author="Ian Blenkinsop" w:date="2021-07-07T15:51:00Z">
        <w:r w:rsidRPr="00FA4D8D" w:rsidDel="001943FC">
          <w:rPr>
            <w:rFonts w:cs="Times New Roman"/>
            <w:highlight w:val="white"/>
            <w:lang w:val="en-GB"/>
          </w:rPr>
          <w:delText>,</w:delText>
        </w:r>
      </w:del>
      <w:r w:rsidRPr="00FA4D8D">
        <w:rPr>
          <w:rFonts w:cs="Times New Roman"/>
          <w:highlight w:val="white"/>
          <w:lang w:val="en-GB"/>
        </w:rPr>
        <w:t xml:space="preserve"> and biological variables or groups of linked variables</w:t>
      </w:r>
      <w:ins w:id="4543" w:author="Ian Blenkinsop" w:date="2021-07-07T15:51:00Z">
        <w:r w:rsidR="001943FC">
          <w:rPr>
            <w:rFonts w:cs="Times New Roman"/>
            <w:highlight w:val="white"/>
            <w:lang w:val="en-GB"/>
          </w:rPr>
          <w:t>,</w:t>
        </w:r>
      </w:ins>
      <w:r w:rsidRPr="00FA4D8D">
        <w:rPr>
          <w:rFonts w:cs="Times New Roman"/>
          <w:highlight w:val="white"/>
          <w:lang w:val="en-GB"/>
        </w:rPr>
        <w:t xml:space="preserve"> and underpin </w:t>
      </w:r>
      <w:commentRangeStart w:id="4544"/>
      <w:r w:rsidRPr="00FA4D8D">
        <w:rPr>
          <w:rFonts w:cs="Times New Roman"/>
          <w:highlight w:val="white"/>
          <w:lang w:val="en-GB"/>
        </w:rPr>
        <w:t>‘headline indicators’</w:t>
      </w:r>
      <w:commentRangeEnd w:id="4544"/>
      <w:r w:rsidR="001943FC">
        <w:rPr>
          <w:rStyle w:val="CommentReference"/>
        </w:rPr>
        <w:commentReference w:id="4544"/>
      </w:r>
      <w:r w:rsidRPr="00FA4D8D">
        <w:rPr>
          <w:rFonts w:cs="Times New Roman"/>
          <w:highlight w:val="white"/>
          <w:lang w:val="en-GB"/>
        </w:rPr>
        <w:t xml:space="preserve"> for climate monitoring </w:t>
      </w:r>
      <w:r w:rsidRPr="003A0C0D">
        <w:rPr>
          <w:rFonts w:cs="Times New Roman"/>
        </w:rPr>
        <w:fldChar w:fldCharType="begin" w:fldLock="1"/>
      </w:r>
      <w:r w:rsidR="00E81B0B">
        <w:rPr>
          <w:rFonts w:cs="Times New Roman"/>
          <w:lang w:val="en-GB"/>
        </w:rPr>
        <w:instrText>ADDIN CSL_CITATION { "citationItems" : [ { "id" : "ITEM-1", "itemData" : { "DOI" : "10.1175/BAMS-D-19-0196.1", "ISSN" : "0003-0007", "abstract" : "The World Meteorological Organization has developed a set of headline indicators for global climate monitoring. These seven indicators are a subset of the existing set of essential climate variables (ECVs) established by the Global Climate Observing System and are intended to provide the most essential parameters representing the state of the climate system. These indicators include global mean surface temperature, global ocean heat content, state of ocean acidification, glacier mass balance, Arctic and Antarctic sea ice extent, global CO 2 mole fraction, and global mean sea level. This paper describes how well each of these indicators are currently monitored, including the number and quality of the underlying datasets; the health of those datasets; observation systems used to estimate each indicator; the timeliness of information; and how well recent values can be linked to preindustrial conditions. These aspects vary widely between indicators. While global mean surface temperature is available in close to real time and changes from preindustrial levels can be determined with relatively low uncertainty, this is not the case for many other indicators. Some indicators (e.g., sea ice extent) are largely dependent on satellite data only available in the last 40 years, while some (e.g., ocean acidification) have limited underlying observational bases, and others (e.g., glacial mass balance) with data only available a year or more in arrears.", "author" : [ { "dropping-particle" : "", "family" : "Trewin", "given" : "Blair", "non-dropping-particle" : "", "parse-names" : false, "suffix" : "" }, { "dropping-particle" : "", "family" : "Cazenave", "given" : "Anny", "non-dropping-particle" : "", "parse-names" : false, "suffix" : "" }, { "dropping-particle" : "", "family" : "Howell", "given" : "Stephen", "non-dropping-particle" : "", "parse-names" : false, "suffix" : "" }, { "dropping-particle" : "", "family" : "Huss", "given" : "Matthias", "non-dropping-particle" : "", "parse-names" : false, "suffix" : "" }, { "dropping-particle" : "", "family" : "Isensee", "given" : "Kirsten", "non-dropping-particle" : "", "parse-names" : false, "suffix" : "" }, { "dropping-particle" : "", "family" : "Palmer", "given" : "Matthew D.", "non-dropping-particle" : "", "parse-names" : false, "suffix" : "" }, { "dropping-particle" : "", "family" : "Tarasova", "given" : "Oksana", "non-dropping-particle" : "", "parse-names" : false, "suffix" : "" }, { "dropping-particle" : "", "family" : "Vermeulen", "given" : "Alex", "non-dropping-particle" : "", "parse-names" : false, "suffix" : "" } ], "container-title" : "Bulletin of the American Meteorological Society", "id" : "ITEM-1", "issue" : "1", "issued" : { "date-parts" : [ [ "2021", "1" ] ] }, "page" : "E20-E37", "title" : "Headline Indicators for Global Climate Monitoring", "translator" : [ { "dropping-particle" : "", "family" : "H4092", "given" : "", "non-dropping-particle" : "", "parse-names" : false, "suffix" : "" } ], "type" : "article-journal", "volume" : "102" }, "uris" : [ "http://www.mendeley.com/documents/?uuid=452d653c-2e61-4d23-b36d-e2012a186da7" ] } ], "mendeley" : { "formattedCitation" : "(Trewin et al., 2021)", "plainTextFormattedCitation" : "(Trewin et al., 2021)", "previouslyFormattedCitation" : "(Trewin et al., 2021)" }, "properties" : { "noteIndex" : 0 }, "schema" : "https://github.com/citation-style-language/schema/raw/master/csl-citation.json" }</w:instrText>
      </w:r>
      <w:r w:rsidRPr="003A0C0D">
        <w:rPr>
          <w:rFonts w:cs="Times New Roman"/>
        </w:rPr>
        <w:fldChar w:fldCharType="separate"/>
      </w:r>
      <w:ins w:id="4545" w:author="Robin Matthews" w:date="2021-05-18T16:05:00Z">
        <w:r w:rsidR="00602365">
          <w:rPr>
            <w:rFonts w:cs="Times New Roman"/>
            <w:noProof/>
            <w:lang w:val="en-GB"/>
          </w:rPr>
          <w:t>(Trewin et al., 2021)</w:t>
        </w:r>
      </w:ins>
      <w:del w:id="4546" w:author="Robin Matthews" w:date="2021-05-18T16:05:00Z">
        <w:r w:rsidR="00E14AAC" w:rsidRPr="00E14AAC" w:rsidDel="00602365">
          <w:rPr>
            <w:rFonts w:cs="Times New Roman"/>
            <w:noProof/>
            <w:lang w:val="en-GB"/>
          </w:rPr>
          <w:delText>(Trewin et al., 2021)</w:delText>
        </w:r>
      </w:del>
      <w:r w:rsidRPr="003A0C0D">
        <w:rPr>
          <w:rFonts w:cs="Times New Roman"/>
        </w:rPr>
        <w:fldChar w:fldCharType="end"/>
      </w:r>
      <w:r w:rsidRPr="00FA4D8D">
        <w:rPr>
          <w:rFonts w:cs="Times New Roman"/>
          <w:highlight w:val="white"/>
          <w:lang w:val="en-GB"/>
        </w:rPr>
        <w:t xml:space="preserve">. </w:t>
      </w:r>
    </w:p>
    <w:p w14:paraId="01B1CC6D" w14:textId="77777777" w:rsidR="006409E5" w:rsidRPr="00FA4D8D" w:rsidRDefault="006409E5" w:rsidP="006409E5">
      <w:pPr>
        <w:pStyle w:val="AR6BodyText"/>
        <w:rPr>
          <w:highlight w:val="white"/>
          <w:lang w:val="en-GB"/>
        </w:rPr>
      </w:pPr>
    </w:p>
    <w:p w14:paraId="7ABEC22A" w14:textId="5CA2BC4E" w:rsidR="006409E5" w:rsidRPr="00FA4D8D" w:rsidRDefault="006409E5" w:rsidP="008749E7">
      <w:pPr>
        <w:pStyle w:val="AR6BodyText"/>
        <w:rPr>
          <w:rFonts w:cs="Times New Roman"/>
          <w:lang w:val="en-GB"/>
        </w:rPr>
      </w:pPr>
      <w:r w:rsidRPr="00FA4D8D">
        <w:rPr>
          <w:rFonts w:cs="Times New Roman"/>
          <w:lang w:val="en-GB"/>
        </w:rPr>
        <w:t xml:space="preserve">We highlight below the key advances in observational capacity since </w:t>
      </w:r>
      <w:del w:id="4547" w:author="Ian Blenkinsop" w:date="2021-07-07T15:59:00Z">
        <w:r w:rsidRPr="00FA4D8D" w:rsidDel="003978F0">
          <w:rPr>
            <w:rFonts w:cs="Times New Roman"/>
            <w:lang w:val="en-GB"/>
          </w:rPr>
          <w:delText xml:space="preserve">the </w:delText>
        </w:r>
      </w:del>
      <w:r w:rsidRPr="00FA4D8D">
        <w:rPr>
          <w:rFonts w:cs="Times New Roman"/>
          <w:lang w:val="en-GB"/>
        </w:rPr>
        <w:t xml:space="preserve">AR5, including major expansions of existing observational platforms as well as new and/or emerging observational platforms that play a key role in AR6. We then discuss potential near-term losses in key observational networks due to climate change or other </w:t>
      </w:r>
      <w:r w:rsidR="00BE3231">
        <w:rPr>
          <w:rFonts w:cs="Times New Roman"/>
          <w:lang w:val="en-GB"/>
        </w:rPr>
        <w:t xml:space="preserve">adverse </w:t>
      </w:r>
      <w:r w:rsidRPr="00FA4D8D">
        <w:rPr>
          <w:rFonts w:cs="Times New Roman"/>
          <w:lang w:val="en-GB"/>
        </w:rPr>
        <w:t xml:space="preserve">human-caused </w:t>
      </w:r>
      <w:r w:rsidR="00BE3231">
        <w:rPr>
          <w:rFonts w:cs="Times New Roman"/>
          <w:lang w:val="en-GB"/>
        </w:rPr>
        <w:t>influence</w:t>
      </w:r>
      <w:r w:rsidRPr="00FA4D8D">
        <w:rPr>
          <w:rFonts w:cs="Times New Roman"/>
          <w:lang w:val="en-GB"/>
        </w:rPr>
        <w:t xml:space="preserve">. </w:t>
      </w:r>
    </w:p>
    <w:bookmarkEnd w:id="4525"/>
    <w:p w14:paraId="3B6F4FE6" w14:textId="43663791" w:rsidR="008749E7" w:rsidRPr="00FA4D8D" w:rsidRDefault="008749E7" w:rsidP="008749E7">
      <w:pPr>
        <w:pStyle w:val="AR6BodyText"/>
        <w:rPr>
          <w:rFonts w:cs="Times New Roman"/>
          <w:lang w:val="en-GB"/>
        </w:rPr>
      </w:pPr>
    </w:p>
    <w:p w14:paraId="436E9044" w14:textId="77777777" w:rsidR="008749E7" w:rsidRPr="00FA4D8D" w:rsidRDefault="008749E7" w:rsidP="008749E7">
      <w:pPr>
        <w:pStyle w:val="AR6BodyText"/>
        <w:rPr>
          <w:color w:val="000000"/>
          <w:lang w:val="en-GB"/>
        </w:rPr>
      </w:pPr>
    </w:p>
    <w:p w14:paraId="032BB02F" w14:textId="6A916B0A" w:rsidR="006409E5" w:rsidRPr="003A0C0D" w:rsidRDefault="006409E5" w:rsidP="006409E5">
      <w:pPr>
        <w:pStyle w:val="AR6Chap1Level31111"/>
      </w:pPr>
      <w:bookmarkStart w:id="4548" w:name="_Toc69950000"/>
      <w:r w:rsidRPr="003A0C0D">
        <w:t xml:space="preserve">Major </w:t>
      </w:r>
      <w:del w:id="4549" w:author="Ian Blenkinsop" w:date="2021-07-07T16:00:00Z">
        <w:r w:rsidRPr="003A0C0D" w:rsidDel="003978F0">
          <w:delText xml:space="preserve">expansions </w:delText>
        </w:r>
      </w:del>
      <w:ins w:id="4550" w:author="Ian Blenkinsop" w:date="2021-07-07T16:00:00Z">
        <w:r w:rsidR="003978F0">
          <w:t>E</w:t>
        </w:r>
        <w:r w:rsidR="003978F0" w:rsidRPr="003A0C0D">
          <w:t xml:space="preserve">xpansions </w:t>
        </w:r>
      </w:ins>
      <w:r w:rsidRPr="003A0C0D">
        <w:t xml:space="preserve">of </w:t>
      </w:r>
      <w:del w:id="4551" w:author="Ian Blenkinsop" w:date="2021-07-07T16:00:00Z">
        <w:r w:rsidRPr="003A0C0D" w:rsidDel="003978F0">
          <w:delText xml:space="preserve">observational </w:delText>
        </w:r>
      </w:del>
      <w:ins w:id="4552" w:author="Ian Blenkinsop" w:date="2021-07-07T16:00:00Z">
        <w:r w:rsidR="003978F0">
          <w:t>O</w:t>
        </w:r>
        <w:r w:rsidR="003978F0" w:rsidRPr="003A0C0D">
          <w:t xml:space="preserve">bservational </w:t>
        </w:r>
      </w:ins>
      <w:del w:id="4553" w:author="Ian Blenkinsop" w:date="2021-07-07T16:00:00Z">
        <w:r w:rsidRPr="003A0C0D" w:rsidDel="003978F0">
          <w:delText>capacity</w:delText>
        </w:r>
        <w:bookmarkEnd w:id="4548"/>
        <w:r w:rsidRPr="003A0C0D" w:rsidDel="003978F0">
          <w:delText xml:space="preserve"> </w:delText>
        </w:r>
      </w:del>
      <w:ins w:id="4554" w:author="Ian Blenkinsop" w:date="2021-07-07T16:00:00Z">
        <w:r w:rsidR="003978F0">
          <w:t>C</w:t>
        </w:r>
        <w:r w:rsidR="003978F0" w:rsidRPr="003A0C0D">
          <w:t xml:space="preserve">apacity </w:t>
        </w:r>
      </w:ins>
    </w:p>
    <w:p w14:paraId="3E12B658" w14:textId="77777777" w:rsidR="006409E5" w:rsidRPr="003A0C0D" w:rsidRDefault="006409E5" w:rsidP="006409E5">
      <w:pPr>
        <w:pStyle w:val="AR6BodyText"/>
      </w:pPr>
    </w:p>
    <w:p w14:paraId="6EEA1B72" w14:textId="6ADA2F3D" w:rsidR="006409E5" w:rsidRDefault="006409E5" w:rsidP="006409E5">
      <w:pPr>
        <w:pStyle w:val="AR6BodyText"/>
        <w:rPr>
          <w:rFonts w:cs="Times New Roman"/>
          <w:i/>
        </w:rPr>
      </w:pPr>
      <w:commentRangeStart w:id="4555"/>
      <w:r w:rsidRPr="003A0C0D">
        <w:rPr>
          <w:rFonts w:cs="Times New Roman"/>
          <w:i/>
        </w:rPr>
        <w:t>A</w:t>
      </w:r>
      <w:commentRangeEnd w:id="4555"/>
      <w:r w:rsidR="003978F0">
        <w:rPr>
          <w:rStyle w:val="CommentReference"/>
          <w:b/>
          <w:bCs/>
        </w:rPr>
        <w:commentReference w:id="4555"/>
      </w:r>
      <w:r w:rsidRPr="003A0C0D">
        <w:rPr>
          <w:rFonts w:cs="Times New Roman"/>
          <w:i/>
        </w:rPr>
        <w:t xml:space="preserve">tmosphere, </w:t>
      </w:r>
      <w:del w:id="4556" w:author="Ian Blenkinsop" w:date="2021-07-07T16:00:00Z">
        <w:r w:rsidRPr="003A0C0D" w:rsidDel="003978F0">
          <w:rPr>
            <w:rFonts w:cs="Times New Roman"/>
            <w:i/>
          </w:rPr>
          <w:delText xml:space="preserve">land </w:delText>
        </w:r>
      </w:del>
      <w:ins w:id="4557" w:author="Ian Blenkinsop" w:date="2021-07-07T16:00:00Z">
        <w:r w:rsidR="003978F0">
          <w:rPr>
            <w:rFonts w:cs="Times New Roman"/>
            <w:i/>
          </w:rPr>
          <w:t>L</w:t>
        </w:r>
        <w:r w:rsidR="003978F0" w:rsidRPr="003A0C0D">
          <w:rPr>
            <w:rFonts w:cs="Times New Roman"/>
            <w:i/>
          </w:rPr>
          <w:t xml:space="preserve">and </w:t>
        </w:r>
      </w:ins>
      <w:r w:rsidRPr="003A0C0D">
        <w:rPr>
          <w:rFonts w:cs="Times New Roman"/>
          <w:i/>
        </w:rPr>
        <w:t xml:space="preserve">and </w:t>
      </w:r>
      <w:del w:id="4558" w:author="Ian Blenkinsop" w:date="2021-07-07T16:00:00Z">
        <w:r w:rsidRPr="003A0C0D" w:rsidDel="003978F0">
          <w:rPr>
            <w:rFonts w:cs="Times New Roman"/>
            <w:i/>
          </w:rPr>
          <w:delText xml:space="preserve">hydrological </w:delText>
        </w:r>
      </w:del>
      <w:ins w:id="4559" w:author="Ian Blenkinsop" w:date="2021-07-07T16:00:00Z">
        <w:r w:rsidR="003978F0">
          <w:rPr>
            <w:rFonts w:cs="Times New Roman"/>
            <w:i/>
          </w:rPr>
          <w:t>H</w:t>
        </w:r>
        <w:r w:rsidR="003978F0" w:rsidRPr="003A0C0D">
          <w:rPr>
            <w:rFonts w:cs="Times New Roman"/>
            <w:i/>
          </w:rPr>
          <w:t xml:space="preserve">ydrological </w:t>
        </w:r>
      </w:ins>
      <w:del w:id="4560" w:author="Ian Blenkinsop" w:date="2021-07-07T16:00:00Z">
        <w:r w:rsidRPr="003A0C0D" w:rsidDel="003978F0">
          <w:rPr>
            <w:rFonts w:cs="Times New Roman"/>
            <w:i/>
          </w:rPr>
          <w:delText>cycle</w:delText>
        </w:r>
      </w:del>
      <w:ins w:id="4561" w:author="Ian Blenkinsop" w:date="2021-07-07T16:00:00Z">
        <w:r w:rsidR="003978F0">
          <w:rPr>
            <w:rFonts w:cs="Times New Roman"/>
            <w:i/>
          </w:rPr>
          <w:t>C</w:t>
        </w:r>
        <w:r w:rsidR="003978F0" w:rsidRPr="003A0C0D">
          <w:rPr>
            <w:rFonts w:cs="Times New Roman"/>
            <w:i/>
          </w:rPr>
          <w:t>ycle</w:t>
        </w:r>
      </w:ins>
    </w:p>
    <w:p w14:paraId="742F606A" w14:textId="77777777" w:rsidR="008749E7" w:rsidRPr="003A0C0D" w:rsidRDefault="008749E7" w:rsidP="006409E5">
      <w:pPr>
        <w:pStyle w:val="AR6BodyText"/>
        <w:rPr>
          <w:i/>
          <w:highlight w:val="yellow"/>
        </w:rPr>
      </w:pPr>
    </w:p>
    <w:p w14:paraId="262BCE37" w14:textId="0B2BD260" w:rsidR="006409E5" w:rsidRPr="00FA4D8D" w:rsidRDefault="006409E5" w:rsidP="006409E5">
      <w:pPr>
        <w:pStyle w:val="AR6BodyText"/>
        <w:rPr>
          <w:lang w:val="en-GB"/>
        </w:rPr>
      </w:pPr>
      <w:r w:rsidRPr="00FA4D8D">
        <w:rPr>
          <w:lang w:val="en-GB"/>
        </w:rPr>
        <w:t>S</w:t>
      </w:r>
      <w:r w:rsidRPr="00FA4D8D">
        <w:rPr>
          <w:rFonts w:cs="Times New Roman"/>
          <w:lang w:val="en-GB"/>
        </w:rPr>
        <w:t xml:space="preserve">atellites provide observations of a large number of key atmospheric and </w:t>
      </w:r>
      <w:del w:id="4562" w:author="Ian Blenkinsop" w:date="2021-07-07T16:01:00Z">
        <w:r w:rsidRPr="00FA4D8D" w:rsidDel="003978F0">
          <w:rPr>
            <w:rFonts w:cs="Times New Roman"/>
            <w:lang w:val="en-GB"/>
          </w:rPr>
          <w:delText xml:space="preserve">land </w:delText>
        </w:r>
      </w:del>
      <w:ins w:id="4563" w:author="Ian Blenkinsop" w:date="2021-07-07T16:01:00Z">
        <w:r w:rsidR="003978F0" w:rsidRPr="00FA4D8D">
          <w:rPr>
            <w:rFonts w:cs="Times New Roman"/>
            <w:lang w:val="en-GB"/>
          </w:rPr>
          <w:t>land</w:t>
        </w:r>
        <w:r w:rsidR="003978F0">
          <w:rPr>
            <w:rFonts w:cs="Times New Roman"/>
            <w:lang w:val="en-GB"/>
          </w:rPr>
          <w:t>-</w:t>
        </w:r>
      </w:ins>
      <w:r w:rsidRPr="00FA4D8D">
        <w:rPr>
          <w:rFonts w:cs="Times New Roman"/>
          <w:lang w:val="en-GB"/>
        </w:rPr>
        <w:t xml:space="preserve">surface variables, ensuring </w:t>
      </w:r>
      <w:bookmarkStart w:id="4564" w:name="_Hlk66783354"/>
      <w:r w:rsidRPr="00FA4D8D">
        <w:rPr>
          <w:rFonts w:cs="Times New Roman"/>
          <w:lang w:val="en-GB"/>
        </w:rPr>
        <w:t>sustained observations over wide areas. Since AR5, such observations have expanded to include satellite retrievals of atmospheric CO</w:t>
      </w:r>
      <w:r w:rsidRPr="00FA4D8D">
        <w:rPr>
          <w:rFonts w:cs="Times New Roman"/>
          <w:vertAlign w:val="subscript"/>
          <w:lang w:val="en-GB"/>
        </w:rPr>
        <w:t>2</w:t>
      </w:r>
      <w:r w:rsidRPr="00FA4D8D">
        <w:rPr>
          <w:rFonts w:cs="Times New Roman"/>
          <w:lang w:val="en-GB"/>
        </w:rPr>
        <w:t xml:space="preserve"> via the NASA Orbiting Carbon Observatory satellites (OCO-2 and OCO-3</w:t>
      </w:r>
      <w:del w:id="4565" w:author="Ian Blenkinsop" w:date="2021-07-07T16:01:00Z">
        <w:r w:rsidRPr="00FA4D8D" w:rsidDel="003978F0">
          <w:rPr>
            <w:rFonts w:cs="Times New Roman"/>
            <w:lang w:val="en-GB"/>
          </w:rPr>
          <w:delText xml:space="preserve">, </w:delText>
        </w:r>
      </w:del>
      <w:ins w:id="4566" w:author="Ian Blenkinsop" w:date="2021-07-07T16:01:00Z">
        <w:r w:rsidR="003978F0">
          <w:rPr>
            <w:rFonts w:cs="Times New Roman"/>
            <w:lang w:val="en-GB"/>
          </w:rPr>
          <w:t>;</w:t>
        </w:r>
        <w:r w:rsidR="003978F0" w:rsidRPr="00FA4D8D">
          <w:rPr>
            <w:rFonts w:cs="Times New Roman"/>
            <w:lang w:val="en-GB"/>
          </w:rPr>
          <w:t xml:space="preserve"> </w:t>
        </w:r>
      </w:ins>
      <w:r w:rsidRPr="003A0C0D">
        <w:rPr>
          <w:rFonts w:cs="Times New Roman"/>
        </w:rPr>
        <w:fldChar w:fldCharType="begin" w:fldLock="1"/>
      </w:r>
      <w:r w:rsidR="00E81B0B">
        <w:rPr>
          <w:rFonts w:cs="Times New Roman"/>
          <w:lang w:val="en-GB"/>
        </w:rPr>
        <w:instrText>ADDIN CSL_CITATION { "citationItems" : [ { "id" : "ITEM-1", "itemData" : { "DOI" : "10.5194/amt-10-549-2017", "author" : [ { "dropping-particle" : "", "family" : "Eldering", "given" : "A", "non-dropping-particle" : "", "parse-names" : false, "suffix" : "" }, { "dropping-particle" : "", "family" : "O'Dell", "given" : "C W", "non-dropping-particle" : "", "parse-names" : false, "suffix" : "" }, { "dropping-particle" : "", "family" : "Wennberg", "given" : "P O", "non-dropping-particle" : "", "parse-names" : false, "suffix" : "" }, { "dropping-particle" : "", "family" : "Crisp", "given" : "D", "non-dropping-particle" : "", "parse-names" : false, "suffix" : "" }, { "dropping-particle" : "", "family" : "Gunson", "given" : "M R", "non-dropping-particle" : "", "parse-names" : false, "suffix" : "" }, { "dropping-particle" : "", "family" : "Viatte", "given" : "C", "non-dropping-particle" : "", "parse-names" : false, "suffix" : "" }, { "dropping-particle" : "", "family" : "Avis", "given" : "C", "non-dropping-particle" : "", "parse-names" : false, "suffix" : "" }, { "dropping-particle" : "", "family" : "Braverman", "given" : "A", "non-dropping-particle" : "", "parse-names" : false, "suffix" : "" }, { "dropping-particle" : "", "family" : "Castano", "given" : "R", "non-dropping-particle" : "", "parse-names" : false, "suffix" : "" }, { "dropping-particle" : "", "family" : "Chang", "given" : "A", "non-dropping-particle" : "", "parse-names" : false, "suffix" : "" }, { "dropping-particle" : "", "family" : "Chapsky", "given" : "L", "non-dropping-particle" : "", "parse-names" : false, "suffix" : "" }, { "dropping-particle" : "", "family" : "Cheng", "given" : "C", "non-dropping-particle" : "", "parse-names" : false, "suffix" : "" }, { "dropping-particle" : "", "family" : "Connor", "given" : "B", "non-dropping-particle" : "", "parse-names" : false, "suffix" : "" }, { "dropping-particle" : "", "family" : "Dang", "given" : "L", "non-dropping-particle" : "", "parse-names" : false, "suffix" : "" }, { "dropping-particle" : "", "family" : "Doran", "given" : "G", "non-dropping-particle" : "", "parse-names" : false, "suffix" : "" }, { "dropping-particle" : "", "family" : "Fisher", "given" : "B", "non-dropping-particle" : "", "parse-names" : false, "suffix" : "" }, { "dropping-particle" : "", "family" : "Frankenberg", "given" : "C", "non-dropping-particle" : "", "parse-names" : false, "suffix" : "" }, { "dropping-particle" : "", "family" : "Fu", "given" : "D", "non-dropping-particle" : "", "parse-names" : false, "suffix" : "" }, { "dropping-particle" : "", "family" : "Granat", "given" : "R", "non-dropping-particle" : "", "parse-names" : false, "suffix" : "" }, { "dropping-particle" : "", "family" : "Hobbs", "given" : "J", "non-dropping-particle" : "", "parse-names" : false, "suffix" : "" }, { "dropping-particle" : "", "family" : "Lee", "given" : "R A M", "non-dropping-particle" : "", "parse-names" : false, "suffix" : "" }, { "dropping-particle" : "", "family" : "Mandrake", "given" : "L", "non-dropping-particle" : "", "parse-names" : false, "suffix" : "" }, { "dropping-particle" : "", "family" : "McDuffie", "given" : "J", "non-dropping-particle" : "", "parse-names" : false, "suffix" : "" }, { "dropping-particle" : "", "family" : "Miller", "given" : "C E", "non-dropping-particle" : "", "parse-names" : false, "suffix" : "" }, { "dropping-particle" : "", "family" : "Myers", "given" : "V", "non-dropping-particle" : "", "parse-names" : false, "suffix" : "" }, { "dropping-particle" : "", "family" : "Natraj", "given" : "V", "non-dropping-particle" : "", "parse-names" : false, "suffix" : "" }, { "dropping-particle" : "", "family" : "O'Brien", "given" : "D", "non-dropping-particle" : "", "parse-names" : false, "suffix" : "" }, { "dropping-particle" : "", "family" : "Osterman", "given" : "G B", "non-dropping-particle" : "", "parse-names" : false, "suffix" : "" }, { "dropping-particle" : "", "family" : "Oyafuso", "given" : "F", "non-dropping-particle" : "", "parse-names" : false, "suffix" : "" }, { "dropping-particle" : "", "family" : "Payne", "given" : "V H", "non-dropping-particle" : "", "parse-names" : false, "suffix" : "" }, { "dropping-particle" : "", "family" : "Pollock", "given" : "H R", "non-dropping-particle" : "", "parse-names" : false, "suffix" : "" }, { "dropping-particle" : "", "family" : "Polonsky", "given" : "I", "non-dropping-particle" : "", "parse-names" : false, "suffix" : "" }, { "dropping-particle" : "", "family" : "Roehl", "given" : "C M", "non-dropping-particle" : "", "parse-names" : false, "suffix" : "" }, { "dropping-particle" : "", "family" : "Rosenberg", "given" : "R", "non-dropping-particle" : "", "parse-names" : false, "suffix" : "" }, { "dropping-particle" : "", "family" : "Schwandner", "given" : "F", "non-dropping-particle" : "", "parse-names" : false, "suffix" : "" }, { "dropping-particle" : "", "family" : "Smyth", "given" : "M", "non-dropping-particle" : "", "parse-names" : false, "suffix" : "" }, { "dropping-particle" : "", "family" : "Tang", "given" : "V", "non-dropping-particle" : "", "parse-names" : false, "suffix" : "" }, { "dropping-particle" : "", "family" : "Taylor", "given" : "T E", "non-dropping-particle" : "", "parse-names" : false, "suffix" : "" }, { "dropping-particle" : "", "family" : "To", "given" : "C", "non-dropping-particle" : "", "parse-names" : false, "suffix" : "" }, { "dropping-particle" : "", "family" : "Wunch", "given" : "D", "non-dropping-particle" : "", "parse-names" : false, "suffix" : "" }, { "dropping-particle" : "", "family" : "Yoshimizu", "given" : "J", "non-dropping-particle" : "", "parse-names" : false, "suffix" : "" } ], "container-title" : "Atmospheric Measurement Techniques", "id" : "ITEM-1", "issue" : "2", "issued" : { "date-parts" : [ [ "2017" ] ] }, "page" : "549-563", "title" : "The Orbiting Carbon Observatory-2: first 18~months of science data products", "translator" : [ { "dropping-particle" : "", "family" : "H4246", "given" : "", "non-dropping-particle" : "", "parse-names" : false, "suffix" : "" } ], "type" : "article-journal", "volume" : "10" }, "uris" : [ "http://www.mendeley.com/documents/?uuid=9cefe3bf-36b6-40da-89b5-be9dba197dac" ] } ], "mendeley" : { "formattedCitation" : "(Eldering et al., 2017)", "manualFormatting" : "Eldering et al., 2017)", "plainTextFormattedCitation" : "(Eldering et al., 2017)", "previouslyFormattedCitation" : "(Eldering et al., 2017)" }, "properties" : { "noteIndex" : 0 }, "schema" : "https://github.com/citation-style-language/schema/raw/master/csl-citation.json" }</w:instrText>
      </w:r>
      <w:r w:rsidRPr="003A0C0D">
        <w:rPr>
          <w:rFonts w:cs="Times New Roman"/>
        </w:rPr>
        <w:fldChar w:fldCharType="separate"/>
      </w:r>
      <w:ins w:id="4567" w:author="Robin Matthews" w:date="2021-05-18T16:05:00Z">
        <w:r w:rsidR="00602365">
          <w:rPr>
            <w:rFonts w:cs="Times New Roman"/>
            <w:noProof/>
            <w:lang w:val="en-GB"/>
          </w:rPr>
          <w:t>Eldering et al., 2017)</w:t>
        </w:r>
      </w:ins>
      <w:del w:id="4568" w:author="Robin Matthews" w:date="2021-05-18T16:05:00Z">
        <w:r w:rsidRPr="00FA4D8D" w:rsidDel="00602365">
          <w:rPr>
            <w:rFonts w:cs="Times New Roman"/>
            <w:noProof/>
            <w:lang w:val="en-GB"/>
          </w:rPr>
          <w:delText>Eldering et al., 2017)</w:delText>
        </w:r>
      </w:del>
      <w:r w:rsidRPr="003A0C0D">
        <w:rPr>
          <w:rFonts w:cs="Times New Roman"/>
        </w:rPr>
        <w:fldChar w:fldCharType="end"/>
      </w:r>
      <w:r w:rsidRPr="00FA4D8D">
        <w:rPr>
          <w:rFonts w:cs="Times New Roman"/>
          <w:lang w:val="en-GB"/>
        </w:rPr>
        <w:t>, following on from similar efforts employing the Greenhouse Gases Observing Satellite (</w:t>
      </w:r>
      <w:del w:id="4569" w:author="Ian Blenkinsop" w:date="2021-07-07T16:02:00Z">
        <w:r w:rsidRPr="00FA4D8D" w:rsidDel="003978F0">
          <w:rPr>
            <w:rFonts w:cs="Times New Roman"/>
            <w:lang w:val="en-GB"/>
          </w:rPr>
          <w:delText>GOSAT</w:delText>
        </w:r>
      </w:del>
      <w:ins w:id="4570" w:author="Ian Blenkinsop" w:date="2021-07-07T16:02:00Z">
        <w:r w:rsidR="003978F0" w:rsidRPr="00FA4D8D">
          <w:rPr>
            <w:rFonts w:cs="Times New Roman"/>
            <w:lang w:val="en-GB"/>
          </w:rPr>
          <w:t>GOS</w:t>
        </w:r>
        <w:r w:rsidR="003978F0">
          <w:rPr>
            <w:rFonts w:cs="Times New Roman"/>
            <w:lang w:val="en-GB"/>
          </w:rPr>
          <w:t>at</w:t>
        </w:r>
      </w:ins>
      <w:del w:id="4571" w:author="Ian Blenkinsop" w:date="2021-07-07T16:01:00Z">
        <w:r w:rsidRPr="00FA4D8D" w:rsidDel="003978F0">
          <w:rPr>
            <w:rFonts w:cs="Times New Roman"/>
            <w:lang w:val="en-GB"/>
          </w:rPr>
          <w:delText xml:space="preserve">, </w:delText>
        </w:r>
      </w:del>
      <w:ins w:id="4572" w:author="Ian Blenkinsop" w:date="2021-07-07T16:01:00Z">
        <w:r w:rsidR="003978F0">
          <w:rPr>
            <w:rFonts w:cs="Times New Roman"/>
            <w:lang w:val="en-GB"/>
          </w:rPr>
          <w:t>;</w:t>
        </w:r>
        <w:r w:rsidR="003978F0" w:rsidRPr="00FA4D8D">
          <w:rPr>
            <w:rFonts w:cs="Times New Roman"/>
            <w:lang w:val="en-GB"/>
          </w:rPr>
          <w:t xml:space="preserve"> </w:t>
        </w:r>
      </w:ins>
      <w:r w:rsidRPr="003A0C0D">
        <w:rPr>
          <w:rFonts w:cs="Times New Roman"/>
        </w:rPr>
        <w:fldChar w:fldCharType="begin" w:fldLock="1"/>
      </w:r>
      <w:r w:rsidR="00A94565">
        <w:rPr>
          <w:rFonts w:cs="Times New Roman"/>
          <w:lang w:val="en-GB"/>
        </w:rPr>
        <w:instrText>ADDIN CSL_CITATION { "citationItems" : [ { "id" : "ITEM-1", "itemData" : { "DOI" : "10.2151/sola.2009-041", "author" : [ { "dropping-particle" : "", "family" : "Yokota", "given" : "T", "non-dropping-particle" : "", "parse-names" : false, "suffix" : "" }, { "dropping-particle" : "", "family" : "Yoshida", "given" : "Y", "non-dropping-particle" : "", "parse-names" : false, "suffix" : "" }, { "dropping-particle" : "", "family" : "Eguchi", "given" : "N", "non-dropping-particle" : "", "parse-names" : false, "suffix" : "" }, { "dropping-particle" : "", "family" : "Ota", "given" : "Y", "non-dropping-particle" : "", "parse-names" : false, "suffix" : "" }, { "dropping-particle" : "", "family" : "Tanaka", "given" : "T", "non-dropping-particle" : "", "parse-names" : false, "suffix" : "" }, { "dropping-particle" : "", "family" : "Watanabe", "given" : "H", "non-dropping-particle" : "", "parse-names" : false, "suffix" : "" }, { "dropping-particle" : "", "family" : "Maksyutov", "given" : "S", "non-dropping-particle" : "", "parse-names" : false, "suffix" : "" } ], "container-title" : "SOLA", "id" : "ITEM-1", "issued" : { "date-parts" : [ [ "2009" ] ] }, "page" : "160-163", "title" : "Global Concentrations of CO2 and CH4 Retrieved from GOSAT: First Preliminary Results", "translator" : [ { "dropping-particle" : "", "family" : "H4294", "given" : "", "non-dropping-particle" : "", "parse-names" : false, "suffix" : "" } ], "type" : "article-journal", "volume" : "5" }, "uris" : [ "http://www.mendeley.com/documents/?uuid=bb6d3b2e-640c-4d83-8a5c-357c2198157a" ] }, { "id" : "ITEM-2", "itemData" : { "DOI" : "10.5194/amt-9-3491-2016", "author" : [ { "dropping-particle" : "", "family" : "Inoue", "given" : "M", "non-dropping-particle" : "", "parse-names" : false, "suffix" : "" }, { "dropping-particle" : "", "family" : "Morino", "given" : "I", "non-dropping-particle" : "", "parse-names" : false, "suffix" : "" }, { "dropping-particle" : "", "family" : "Uchino", "given" : "O", "non-dropping-particle" : "", "parse-names" : false, "suffix" : "" }, { "dropping-particle" : "", "family" : "Nakatsuru", "given" : "T", "non-dropping-particle" : "", "parse-names" : false, "suffix" : "" }, { "dropping-particle" : "", "family" : "Yoshida", "given" : "Y", "non-dropping-particle" : "", "parse-names" : false, "suffix" : "" }, { "dropping-particle" : "", "family" : "Yokota", "given" : "T", "non-dropping-particle" : "", "parse-names" : false, "suffix" : "" }, { "dropping-particle" : "", "family" : "Wunch", "given" : "D", "non-dropping-particle" : "", "parse-names" : false, "suffix" : "" }, { "dropping-particle" : "", "family" : "Wennberg", "given" : "P O", "non-dropping-particle" : "", "parse-names" : false, "suffix" : "" }, { "dropping-particle" : "", "family" : "Roehl", "given" : "C M", "non-dropping-particle" : "", "parse-names" : false, "suffix" : "" }, { "dropping-particle" : "", "family" : "Griffith", "given" : "D W T", "non-dropping-particle" : "", "parse-names" : false, "suffix" : "" }, { "dropping-particle" : "", "family" : "Velazco", "given" : "V A", "non-dropping-particle" : "", "parse-names" : false, "suffix" : "" }, { "dropping-particle" : "", "family" : "Deutscher", "given" : "N M", "non-dropping-particle" : "", "parse-names" : false, "suffix" : "" }, { "dropping-particle" : "", "family" : "Warneke", "given" : "T", "non-dropping-particle" : "", "parse-names" : false, "suffix" : "" }, { "dropping-particle" : "", "family" : "Notholt", "given" : "J", "non-dropping-particle" : "", "parse-names" : false, "suffix" : "" }, { "dropping-particle" : "", "family" : "Robinson", "given" : "J", "non-dropping-particle" : "", "parse-names" : false, "suffix" : "" }, { "dropping-particle" : "", "family" : "Sherlock", "given" : "V", "non-dropping-particle" : "", "parse-names" : false, "suffix" : "" }, { "dropping-particle" : "", "family" : "Hase", "given" : "F", "non-dropping-particle" : "", "parse-names" : false, "suffix" : "" }, { "dropping-particle" : "", "family" : "Blumenstock", "given" : "T", "non-dropping-particle" : "", "parse-names" : false, "suffix" : "" }, { "dropping-particle" : "", "family" : "Rettinger", "given" : "M", "non-dropping-particle" : "", "parse-names" : false, "suffix" : "" }, { "dropping-particle" : "", "family" : "Sussmann", "given" : "R", "non-dropping-particle" : "", "parse-names" : false, "suffix" : "" }, { "dropping-particle" : "", "family" : "Kyr\u00f6", "given" : "E", "non-dropping-particle" : "", "parse-names" : false, "suffix" : "" }, { "dropping-particle" : "", "family" : "Kivi", "given" : "R", "non-dropping-particle" : "", "parse-names" : false, "suffix" : "" }, { "dropping-particle" : "", "family" : "Shiomi", "given" : "K", "non-dropping-particle" : "", "parse-names" : false, "suffix" : "" }, { "dropping-particle" : "", "family" : "Kawakami", "given" : "S", "non-dropping-particle" : "", "parse-names" : false, "suffix" : "" }, { "dropping-particle" : "", "family" : "Mazi\u00e8re", "given" : "M", "non-dropping-particle" : "De", "parse-names" : false, "suffix" : "" }, { "dropping-particle" : "", "family" : "Arnold", "given" : "S G", "non-dropping-particle" : "", "parse-names" : false, "suffix" : "" }, { "dropping-particle" : "", "family" : "Feist", "given" : "D G", "non-dropping-particle" : "", "parse-names" : false, "suffix" : "" }, { "dropping-particle" : "", "family" : "Barrow", "given" : "E A", "non-dropping-particle" : "", "parse-names" : false, "suffix" : "" }, { "dropping-particle" : "", "family" : "Barney", "given" : "J", "non-dropping-particle" : "", "parse-names" : false, "suffix" : "" }, { "dropping-particle" : "", "family" : "Dubey", "given" : "M", "non-dropping-particle" : "", "parse-names" : false, "suffix" : "" }, { "dropping-particle" : "", "family" : "Schneider", "given" : "M", "non-dropping-particle" : "", "parse-names" : false, "suffix" : "" }, { "dropping-particle" : "", "family" : "Iraci", "given" : "L T", "non-dropping-particle" : "", "parse-names" : false, "suffix" : "" }, { "dropping-particle" : "", "family" : "Podolske", "given" : "J R", "non-dropping-particle" : "", "parse-names" : false, "suffix" : "" }, { "dropping-particle" : "", "family" : "Hillyard", "given" : "P W", "non-dropping-particle" : "", "parse-names" : false, "suffix" : "" }, { "dropping-particle" : "", "family" : "Machida", "given" : "T", "non-dropping-particle" : "", "parse-names" : false, "suffix" : "" }, { "dropping-particle" : "", "family" : "Sawa", "given" : "Y", "non-dropping-particle" : "", "parse-names" : false, "suffix" : "" }, { "dropping-particle" : "", "family" : "Tsuboi", "given" : "K", "non-dropping-particle" : "", "parse-names" : false, "suffix" : "" }, { "dropping-particle" : "", "family" : "Matsueda", "given" : "H", "non-dropping-particle" : "", "parse-names" : false, "suffix" : "" }, { "dropping-particle" : "", "family" : "Sweeney", "given" : "C", "non-dropping-particle" : "", "parse-names" : false, "suffix" : "" }, { "dropping-particle" : "", "family" : "Tans", "given" : "P P", "non-dropping-particle" : "", "parse-names" : false, "suffix" : "" }, { "dropping-particle" : "", "family" : "Andrews", "given" : "A E", "non-dropping-particle" : "", "parse-names" : false, "suffix" : "" }, { "dropping-particle" : "", "family" : "Biraud", "given" : "S C", "non-dropping-particle" : "", "parse-names" : false, "suffix" : "" }, { "dropping-particle" : "", "family" : "Fukuyama", "given" : "Y", "non-dropping-particle" : "", "parse-names" : false, "suffix" : "" }, { "dropping-particle" : "V", "family" : "Pittman", "given" : "J", "non-dropping-particle" : "", "parse-names" : false, "suffix" : "" }, { "dropping-particle" : "", "family" : "Kort", "given" : "E A", "non-dropping-particle" : "", "parse-names" : false, "suffix" : "" }, { "dropping-particle" : "", "family" : "Tanaka", "given" : "T", "non-dropping-particle" : "", "parse-names" : false, "suffix" : "" } ], "container-title" : "Atmospheric Measurement Techniques", "id" : "ITEM-2", "issue" : "8", "issued" : { "date-parts" : [ [ "2016" ] ] }, "page" : "3491-3512", "title" : "Bias corrections of GOSAT SWIR XCO2 and XCH4 with TCCON data and their evaluation using aircraft measurement data", "translator" : [ { "dropping-particle" : "", "family" : "H4295", "given" : "", "non-dropping-particle" : "", "parse-names" : false, "suffix" : "" } ], "type" : "article-journal", "volume" : "9" }, "uris" : [ "http://www.mendeley.com/documents/?uuid=3894ef18-02cc-4ead-9d34-2704dfd55b7e" ] } ], "mendeley" : { "formattedCitation" : "(Yokota et al., 2009; Inoue et al., 2016)", "manualFormatting" : "Yokota et al., 2009; Inoue et al., 2016)", "plainTextFormattedCitation" : "(Yokota et al., 2009; Inoue et al., 2016)", "previouslyFormattedCitation" : "(Yokota et al., 2009; Inoue et al., 2016)" }, "properties" : { "noteIndex" : 0 }, "schema" : "https://github.com/citation-style-language/schema/raw/master/csl-citation.json" }</w:instrText>
      </w:r>
      <w:r w:rsidRPr="003A0C0D">
        <w:rPr>
          <w:rFonts w:cs="Times New Roman"/>
        </w:rPr>
        <w:fldChar w:fldCharType="separate"/>
      </w:r>
      <w:ins w:id="4573" w:author="Robin Matthews" w:date="2021-05-18T16:05:00Z">
        <w:r w:rsidR="00602365">
          <w:rPr>
            <w:rFonts w:cs="Times New Roman"/>
            <w:noProof/>
            <w:lang w:val="en-GB"/>
          </w:rPr>
          <w:t>Yokota et al., 2009; Inoue et al., 2016)</w:t>
        </w:r>
      </w:ins>
      <w:del w:id="4574" w:author="Robin Matthews" w:date="2021-05-18T16:05:00Z">
        <w:r w:rsidRPr="00FA4D8D" w:rsidDel="00602365">
          <w:rPr>
            <w:rFonts w:cs="Times New Roman"/>
            <w:noProof/>
            <w:lang w:val="en-GB"/>
          </w:rPr>
          <w:delText>Yokota et al., 2009; Inoue et al., 2016)</w:delText>
        </w:r>
      </w:del>
      <w:r w:rsidRPr="003A0C0D">
        <w:rPr>
          <w:rFonts w:cs="Times New Roman"/>
        </w:rPr>
        <w:fldChar w:fldCharType="end"/>
      </w:r>
      <w:r w:rsidRPr="00FA4D8D">
        <w:rPr>
          <w:rFonts w:cs="Times New Roman"/>
          <w:lang w:val="en-GB"/>
        </w:rPr>
        <w:t xml:space="preserve">. </w:t>
      </w:r>
      <w:commentRangeStart w:id="4575"/>
      <w:commentRangeStart w:id="4576"/>
      <w:r w:rsidRPr="00FA4D8D">
        <w:rPr>
          <w:rFonts w:cs="Times New Roman"/>
          <w:lang w:val="en-GB"/>
        </w:rPr>
        <w:t xml:space="preserve">Improved knowledge of fluxes between the atmosphere and land surface results from combining </w:t>
      </w:r>
      <w:del w:id="4577" w:author="Ian Blenkinsop" w:date="2021-07-07T17:19:00Z">
        <w:r w:rsidRPr="00FA4D8D" w:rsidDel="003D09F8">
          <w:rPr>
            <w:rFonts w:cs="Times New Roman"/>
            <w:lang w:val="en-GB"/>
          </w:rPr>
          <w:delText xml:space="preserve">remote </w:delText>
        </w:r>
      </w:del>
      <w:ins w:id="4578" w:author="Ian Blenkinsop" w:date="2021-07-07T17:19:00Z">
        <w:r w:rsidR="003D09F8" w:rsidRPr="00FA4D8D">
          <w:rPr>
            <w:rFonts w:cs="Times New Roman"/>
            <w:lang w:val="en-GB"/>
          </w:rPr>
          <w:t>remote</w:t>
        </w:r>
        <w:r w:rsidR="003D09F8">
          <w:rPr>
            <w:rFonts w:cs="Times New Roman"/>
            <w:lang w:val="en-GB"/>
          </w:rPr>
          <w:t>-</w:t>
        </w:r>
      </w:ins>
      <w:r w:rsidRPr="00FA4D8D">
        <w:rPr>
          <w:rFonts w:cs="Times New Roman"/>
          <w:lang w:val="en-GB"/>
        </w:rPr>
        <w:t xml:space="preserve">sensing and in situ measurements </w:t>
      </w:r>
      <w:commentRangeEnd w:id="4575"/>
      <w:r w:rsidR="003978F0">
        <w:rPr>
          <w:rStyle w:val="CommentReference"/>
          <w:b/>
          <w:bCs/>
        </w:rPr>
        <w:commentReference w:id="4575"/>
      </w:r>
      <w:commentRangeEnd w:id="4576"/>
      <w:r w:rsidR="003978F0">
        <w:rPr>
          <w:rStyle w:val="CommentReference"/>
          <w:b/>
          <w:bCs/>
        </w:rPr>
        <w:commentReference w:id="4576"/>
      </w:r>
      <w:r w:rsidRPr="003A0C0D">
        <w:rPr>
          <w:rFonts w:cs="Times New Roman"/>
        </w:rPr>
        <w:fldChar w:fldCharType="begin" w:fldLock="1"/>
      </w:r>
      <w:r w:rsidR="00E81B0B">
        <w:rPr>
          <w:rFonts w:cs="Times New Roman"/>
          <w:lang w:val="en-GB"/>
        </w:rPr>
        <w:instrText>ADDIN CSL_CITATION { "citationItems" : [ { "id" : "ITEM-1", "itemData" : { "author" : [ { "dropping-particle" : "", "family" : "Rebmann", "given" : "Corinna", "non-dropping-particle" : "", "parse-names" : false, "suffix" : "" }, { "dropping-particle" : "", "family" : "Aubinet", "given" : "Marc", "non-dropping-particle" : "", "parse-names" : false, "suffix" : "" }, { "dropping-particle" : "", "family" : "Schmid", "given" : "Hape", "non-dropping-particle" : "", "parse-names" : false, "suffix" : "" }, { "dropping-particle" : "", "family" : "Arriga", "given" : "Nicola", "non-dropping-particle" : "", "parse-names" : false, "suffix" : "" }, { "dropping-particle" : "", "family" : "Aurela", "given" : "Mika", "non-dropping-particle" : "", "parse-names" : false, "suffix" : "" }, { "dropping-particle" : "", "family" : "Burba", "given" : "George", "non-dropping-particle" : "", "parse-names" : false, "suffix" : "" }, { "dropping-particle" : "", "family" : "Clement", "given" : "Robert", "non-dropping-particle" : "", "parse-names" : false, "suffix" : "" }, { "dropping-particle" : "", "family" : "Ligne", "given" : "Anne", "non-dropping-particle" : "De", "parse-names" : false, "suffix" : "" }, { "dropping-particle" : "", "family" : "Fratini", "given" : "Gerardo", "non-dropping-particle" : "", "parse-names" : false, "suffix" : "" }, { "dropping-particle" : "", "family" : "Gielen", "given" : "Bert", "non-dropping-particle" : "", "parse-names" : false, "suffix" : "" }, { "dropping-particle" : "", "family" : "Grace", "given" : "John", "non-dropping-particle" : "", "parse-names" : false, "suffix" : "" }, { "dropping-particle" : "", "family" : "Graf", "given" : "Alexander", "non-dropping-particle" : "", "parse-names" : false, "suffix" : "" }, { "dropping-particle" : "", "family" : "Gross", "given" : "Patrick", "non-dropping-particle" : "", "parse-names" : false, "suffix" : "" }, { "dropping-particle" : "", "family" : "Haapanala", "given" : "Sami", "non-dropping-particle" : "", "parse-names" : false, "suffix" : "" }, { "dropping-particle" : "", "family" : "Herbst", "given" : "Mathias", "non-dropping-particle" : "", "parse-names" : false, "suffix" : "" }, { "dropping-particle" : "", "family" : "Hor", "given" : "Daniela", "non-dropping-particle" : "", "parse-names" : false, "suffix" : "" } ], "container-title" : "International Agrophysics", "id" : "ITEM-1", "issue" : "4", "issued" : { "date-parts" : [ [ "2018" ] ] }, "page" : "471-494", "title" : "ICOS eddy covariance flux-station site setup: a review", "translator" : [ { "dropping-particle" : "", "family" : "H3851", "given" : "", "non-dropping-particle" : "", "parse-names" : false, "suffix" : "" } ], "type" : "article-journal", "volume" : "32" }, "uris" : [ "http://www.mendeley.com/documents/?uuid=5cca4458-2290-40ad-8224-054553dc6f9f" ] } ], "mendeley" : { "formattedCitation" : "(Rebmann et al., 2018)", "plainTextFormattedCitation" : "(Rebmann et al., 2018)", "previouslyFormattedCitation" : "(Rebmann et al., 2018)" }, "properties" : { "noteIndex" : 0 }, "schema" : "https://github.com/citation-style-language/schema/raw/master/csl-citation.json" }</w:instrText>
      </w:r>
      <w:r w:rsidRPr="003A0C0D">
        <w:rPr>
          <w:rFonts w:cs="Times New Roman"/>
        </w:rPr>
        <w:fldChar w:fldCharType="separate"/>
      </w:r>
      <w:ins w:id="4579" w:author="Robin Matthews" w:date="2021-05-18T16:05:00Z">
        <w:r w:rsidR="00602365">
          <w:rPr>
            <w:rFonts w:cs="Times New Roman"/>
            <w:noProof/>
            <w:lang w:val="en-GB"/>
          </w:rPr>
          <w:t>(Rebmann et al., 2018)</w:t>
        </w:r>
      </w:ins>
      <w:del w:id="4580" w:author="Robin Matthews" w:date="2021-05-18T16:05:00Z">
        <w:r w:rsidRPr="00FA4D8D" w:rsidDel="00602365">
          <w:rPr>
            <w:rFonts w:cs="Times New Roman"/>
            <w:noProof/>
            <w:lang w:val="en-GB"/>
          </w:rPr>
          <w:delText>(Rebmann et al., 2018)</w:delText>
        </w:r>
      </w:del>
      <w:r w:rsidRPr="003A0C0D">
        <w:rPr>
          <w:rFonts w:cs="Times New Roman"/>
        </w:rPr>
        <w:fldChar w:fldCharType="end"/>
      </w:r>
      <w:r w:rsidRPr="00FA4D8D">
        <w:rPr>
          <w:rFonts w:cs="Times New Roman"/>
          <w:lang w:val="en-GB"/>
        </w:rPr>
        <w:t>. FLUXNET (</w:t>
      </w:r>
      <w:commentRangeStart w:id="4581"/>
      <w:commentRangeStart w:id="4582"/>
      <w:r w:rsidR="00251545">
        <w:fldChar w:fldCharType="begin"/>
      </w:r>
      <w:r w:rsidR="00251545" w:rsidRPr="00115C88">
        <w:rPr>
          <w:lang w:val="en-US"/>
          <w:rPrChange w:id="4583" w:author="Clotilde Pean" w:date="2021-06-18T16:18:00Z">
            <w:rPr/>
          </w:rPrChange>
        </w:rPr>
        <w:instrText xml:space="preserve"> HYPERLINK "https://fluxnet.org/" </w:instrText>
      </w:r>
      <w:r w:rsidR="00251545">
        <w:fldChar w:fldCharType="separate"/>
      </w:r>
      <w:r w:rsidRPr="00FA4D8D">
        <w:rPr>
          <w:rStyle w:val="Hyperlink"/>
          <w:rFonts w:cs="Times New Roman"/>
          <w:lang w:val="en-GB"/>
        </w:rPr>
        <w:t>https://fluxnet.org/</w:t>
      </w:r>
      <w:r w:rsidR="00251545">
        <w:rPr>
          <w:rStyle w:val="Hyperlink"/>
          <w:rFonts w:cs="Times New Roman"/>
          <w:lang w:val="en-GB"/>
        </w:rPr>
        <w:fldChar w:fldCharType="end"/>
      </w:r>
      <w:commentRangeEnd w:id="4581"/>
      <w:r w:rsidR="001E273B">
        <w:rPr>
          <w:rStyle w:val="CommentReference"/>
          <w:b/>
          <w:bCs/>
        </w:rPr>
        <w:commentReference w:id="4581"/>
      </w:r>
      <w:commentRangeEnd w:id="4582"/>
      <w:r w:rsidR="002B41D5">
        <w:rPr>
          <w:rStyle w:val="CommentReference"/>
        </w:rPr>
        <w:commentReference w:id="4582"/>
      </w:r>
      <w:r w:rsidRPr="00FA4D8D">
        <w:rPr>
          <w:rFonts w:cs="Times New Roman"/>
          <w:lang w:val="en-GB"/>
        </w:rPr>
        <w:t xml:space="preserve">) has been providing eddy covariance measurements of carbon, water, and energy fluxes between the land and the atmosphere, with some of the stations operating for over 20 years </w:t>
      </w:r>
      <w:r w:rsidRPr="003A0C0D">
        <w:rPr>
          <w:rFonts w:cs="Times New Roman"/>
        </w:rPr>
        <w:fldChar w:fldCharType="begin" w:fldLock="1"/>
      </w:r>
      <w:r w:rsidR="00E81B0B">
        <w:rPr>
          <w:rFonts w:cs="Times New Roman"/>
          <w:lang w:val="en-GB"/>
        </w:rPr>
        <w:instrText>ADDIN CSL_CITATION { "citationItems" : [ { "id" : "ITEM-1", "itemData" : { "DOI" : "10.1029/2017EO071597", "author" : [ { "dropping-particle" : "", "family" : "Pastorello", "given" : "G. Z.", "non-dropping-particle" : "", "parse-names" : false, "suffix" : "" }, { "dropping-particle" : "", "family" : "Papale", "given" : "D", "non-dropping-particle" : "", "parse-names" : false, "suffix" : "" }, { "dropping-particle" : "", "family" : "Chu", "given" : "H", "non-dropping-particle" : "", "parse-names" : false, "suffix" : "" }, { "dropping-particle" : "", "family" : "Trotta", "given" : "C", "non-dropping-particle" : "", "parse-names" : false, "suffix" : "" }, { "dropping-particle" : "", "family" : "Agarwal", "given" : "D.A", "non-dropping-particle" : "", "parse-names" : false, "suffix" : "" }, { "dropping-particle" : "", "family" : "Canfora", "given" : "E", "non-dropping-particle" : "", "parse-names" : false, "suffix" : "" }, { "dropping-particle" : "", "family" : "Baldocchi", "given" : "D.D", "non-dropping-particle" : "", "parse-names" : false, "suffix" : "" }, { "dropping-particle" : "", "family" : "Torn", "given" : "M.S.", "non-dropping-particle" : "", "parse-names" : false, "suffix" : "" } ], "container-title" : "Eos, Transactions American Geophysical Union", "id" : "ITEM-1", "issued" : { "date-parts" : [ [ "2017" ] ] }, "title" : "A new data set to keep a sharper eye on land-air exchanges", "translator" : [ { "dropping-particle" : "", "family" : "H3841", "given" : "", "non-dropping-particle" : "", "parse-names" : false, "suffix" : "" } ], "type" : "article-magazine" }, "uris" : [ "http://www.mendeley.com/documents/?uuid=0d38a136-d7bf-4f53-acc0-8a8d014a1fc8" ] } ], "mendeley" : { "formattedCitation" : "(Pastorello et al., 2017)", "plainTextFormattedCitation" : "(Pastorello et al., 2017)", "previouslyFormattedCitation" : "(Pastorello et al., 2017)" }, "properties" : { "noteIndex" : 0 }, "schema" : "https://github.com/citation-style-language/schema/raw/master/csl-citation.json" }</w:instrText>
      </w:r>
      <w:r w:rsidRPr="003A0C0D">
        <w:rPr>
          <w:rFonts w:cs="Times New Roman"/>
        </w:rPr>
        <w:fldChar w:fldCharType="separate"/>
      </w:r>
      <w:ins w:id="4584" w:author="Robin Matthews" w:date="2021-05-18T16:05:00Z">
        <w:r w:rsidR="00602365">
          <w:rPr>
            <w:rFonts w:cs="Times New Roman"/>
            <w:noProof/>
            <w:lang w:val="en-GB"/>
          </w:rPr>
          <w:t>(Pastorello et al., 2017)</w:t>
        </w:r>
      </w:ins>
      <w:del w:id="4585" w:author="Robin Matthews" w:date="2021-05-18T16:05:00Z">
        <w:r w:rsidRPr="00FA4D8D" w:rsidDel="00602365">
          <w:rPr>
            <w:rFonts w:cs="Times New Roman"/>
            <w:noProof/>
            <w:lang w:val="en-GB"/>
          </w:rPr>
          <w:delText>(Pastorello et al., 2017)</w:delText>
        </w:r>
      </w:del>
      <w:r w:rsidRPr="003A0C0D">
        <w:rPr>
          <w:rFonts w:cs="Times New Roman"/>
        </w:rPr>
        <w:fldChar w:fldCharType="end"/>
      </w:r>
      <w:r w:rsidRPr="00FA4D8D">
        <w:rPr>
          <w:rFonts w:cs="Times New Roman"/>
          <w:lang w:val="en-GB"/>
        </w:rPr>
        <w:t xml:space="preserve">, while the Baseline Surface Radiation Network (BSRN) has been maintaining high-quality radiation observations since the 1990s </w:t>
      </w:r>
      <w:r w:rsidRPr="003A0C0D">
        <w:rPr>
          <w:rFonts w:cs="Times New Roman"/>
        </w:rPr>
        <w:fldChar w:fldCharType="begin" w:fldLock="1"/>
      </w:r>
      <w:r w:rsidR="00E81B0B">
        <w:rPr>
          <w:rFonts w:cs="Times New Roman"/>
          <w:lang w:val="en-GB"/>
        </w:rPr>
        <w:instrText>ADDIN CSL_CITATION { "citationItems" : [ { "id" : "ITEM-1", "itemData" : { "DOI" : "10.1175/1520-0477(1998)079&lt;2115:BSRNBW&gt;2.0.CO;2", "ISSN" : "0003-0007", "abstract" : "To support climate research, the World Climate Research Programme (WCRP) initiated a new radiometric network, the Baseline Surface Radiation Network (BSRN). The network aims at providing validation material for satellite radiometry and climate models. It further aims at detecting long-term variations in irradiances at the earth's surface, which are believed to play an important role in climate change. The network and its instrumentation are designed 1) to cover major climate zones, 2) to provide the accuracy required to meet the objectives, and 3) to ensure homogenized standards for a long period in the future. The limits of the accuracy are defined to reach these goals. The suitable instruments and instrumentations have been determined and the methods for observations and data management have been agreed on at all stations. Measurements of irradiances are at 1 Hz, and the 1-min statistics (mean, standard deviation, and extreme values) with quality flags are stored at a centralized data archive at the WCRP's World Radiation Monitoring Center (WRMC) in Zurich, Switzerland. The data are quality controlled both at stations and at the WRMC. The original 1-min irradiance statistics will be stored at the WRMC for 10 years, while hourly mean values will be transferred to the World Radiation Data Center in St. Petersburg, Russia. The BSRN, consisting of 15 stations, covers the earth's surface from 80\u00b0N to 90\u00b0S, and will soon be joined by seven more stations. The data are available to scientific communities in various ways depending on the communication environment of the users. The present article discusses the scientific base, organizational and technical aspects of the network, and data retrieval methods; shows various application possibilities; and presents the future tasks to be accomplished.", "author" : [ { "dropping-particle" : "", "family" : "Ohmura", "given" : "Atsumu", "non-dropping-particle" : "", "parse-names" : false, "suffix" : "" }, { "dropping-particle" : "", "family" : "Dutton", "given" : "Ellsworth G", "non-dropping-particle" : "", "parse-names" : false, "suffix" : "" }, { "dropping-particle" : "", "family" : "Forgan", "given" : "Bruce", "non-dropping-particle" : "", "parse-names" : false, "suffix" : "" }, { "dropping-particle" : "", "family" : "Fr\u00f6hlich", "given" : "Claus", "non-dropping-particle" : "", "parse-names" : false, "suffix" : "" }, { "dropping-particle" : "", "family" : "Gilgen", "given" : "Hans", "non-dropping-particle" : "", "parse-names" : false, "suffix" : "" }, { "dropping-particle" : "", "family" : "Hegner", "given" : "Herman", "non-dropping-particle" : "", "parse-names" : false, "suffix" : "" }, { "dropping-particle" : "", "family" : "Heimo", "given" : "Alain", "non-dropping-particle" : "", "parse-names" : false, "suffix" : "" }, { "dropping-particle" : "", "family" : "K\u00f6nig-Langlo", "given" : "Gert", "non-dropping-particle" : "", "parse-names" : false, "suffix" : "" }, { "dropping-particle" : "", "family" : "McArthur", "given" : "Bruce", "non-dropping-particle" : "", "parse-names" : false, "suffix" : "" }, { "dropping-particle" : "", "family" : "M\u00fcller", "given" : "Guido", "non-dropping-particle" : "", "parse-names" : false, "suffix" : "" }, { "dropping-particle" : "", "family" : "Philipona", "given" : "Rolf", "non-dropping-particle" : "", "parse-names" : false, "suffix" : "" }, { "dropping-particle" : "", "family" : "Pinker", "given" : "Rachel", "non-dropping-particle" : "", "parse-names" : false, "suffix" : "" }, { "dropping-particle" : "", "family" : "Whitlock", "given" : "Charlie H", "non-dropping-particle" : "", "parse-names" : false, "suffix" : "" }, { "dropping-particle" : "", "family" : "Dehne", "given" : "Klaus", "non-dropping-particle" : "", "parse-names" : false, "suffix" : "" }, { "dropping-particle" : "", "family" : "Wild", "given" : "Martin", "non-dropping-particle" : "", "parse-names" : false, "suffix" : "" } ], "container-title" : "Bulletin of the American Meteorological Society", "id" : "ITEM-1", "issue" : "10", "issued" : { "date-parts" : [ [ "1998", "10", "1" ] ] }, "note" : "doi: 10.1175/1520-0477(1998)0792.0.CO;2", "page" : "2115-2136", "publisher" : "American Meteorological Society", "title" : "Baseline Surface Radiation Network (BSRN/WCRP): New Precision Radiometry for Climate Research", "translator" : [ { "dropping-particle" : "", "family" : "H3694", "given" : "", "non-dropping-particle" : "", "parse-names" : false, "suffix" : "" } ], "type" : "article-journal", "volume" : "79" }, "uris" : [ "http://www.mendeley.com/documents/?uuid=47dc1987-383d-4fb3-a2f9-515e07b5124a" ] }, { "id" : "ITEM-2", "itemData" : { "DOI" : "10.5194/essd-10-1491-2018", "author" : [ { "dropping-particle" : "", "family" : "Driemel", "given" : "A", "non-dropping-particle" : "", "parse-names" : false, "suffix" : "" }, { "dropping-particle" : "", "family" : "Augustine", "given" : "J", "non-dropping-particle" : "", "parse-names" : false, "suffix" : "" }, { "dropping-particle" : "", "family" : "Behrens", "given" : "K", "non-dropping-particle" : "", "parse-names" : false, "suffix" : "" }, { "dropping-particle" : "", "family" : "Colle", "given" : "S", "non-dropping-particle" : "", "parse-names" : false, "suffix" : "" }, { "dropping-particle" : "", "family" : "Cox", "given" : "C", "non-dropping-particle" : "", "parse-names" : false, "suffix" : "" }, { "dropping-particle" : "", "family" : "Cuevas-Agull\u00f3", "given" : "E", "non-dropping-particle" : "", "parse-names" : false, "suffix" : "" }, { "dropping-particle" : "", "family" : "Denn", "given" : "F M", "non-dropping-particle" : "", "parse-names" : false, "suffix" : "" }, { "dropping-particle" : "", "family" : "Duprat", "given" : "T", "non-dropping-particle" : "", "parse-names" : false, "suffix" : "" }, { "dropping-particle" : "", "family" : "Fukuda", "given" : "M", "non-dropping-particle" : "", "parse-names" : false, "suffix" : "" }, { "dropping-particle" : "", "family" : "Grobe", "given" : "H", "non-dropping-particle" : "", "parse-names" : false, "suffix" : "" }, { "dropping-particle" : "", "family" : "Haeffelin", "given" : "M", "non-dropping-particle" : "", "parse-names" : false, "suffix" : "" }, { "dropping-particle" : "", "family" : "Hodges", "given" : "G", "non-dropping-particle" : "", "parse-names" : false, "suffix" : "" }, { "dropping-particle" : "", "family" : "Hyett", "given" : "N", "non-dropping-particle" : "", "parse-names" : false, "suffix" : "" }, { "dropping-particle" : "", "family" : "Ijima", "given" : "O", "non-dropping-particle" : "", "parse-names" : false, "suffix" : "" }, { "dropping-particle" : "", "family" : "Kallis", "given" : "A", "non-dropping-particle" : "", "parse-names" : false, "suffix" : "" }, { "dropping-particle" : "", "family" : "Knap", "given" : "W", "non-dropping-particle" : "", "parse-names" : false, "suffix" : "" }, { "dropping-particle" : "", "family" : "Kustov", "given" : "V", "non-dropping-particle" : "", "parse-names" : false, "suffix" : "" }, { "dropping-particle" : "", "family" : "Long", "given" : "C N", "non-dropping-particle" : "", "parse-names" : false, "suffix" : "" }, { "dropping-particle" : "", "family" : "Longenecker", "given" : "D", "non-dropping-particle" : "", "parse-names" : false, "suffix" : "" }, { "dropping-particle" : "", "family" : "Lupi", "given" : "A", "non-dropping-particle" : "", "parse-names" : false, "suffix" : "" }, { "dropping-particle" : "", "family" : "Maturilli", "given" : "M", "non-dropping-particle" : "", "parse-names" : false, "suffix" : "" }, { "dropping-particle" : "", "family" : "Mimouni", "given" : "M", "non-dropping-particle" : "", "parse-names" : false, "suffix" : "" }, { "dropping-particle" : "", "family" : "Ntsangwane", "given" : "L", "non-dropping-particle" : "", "parse-names" : false, "suffix" : "" }, { "dropping-particle" : "", "family" : "Ogihara", "given" : "H", "non-dropping-particle" : "", "parse-names" : false, "suffix" : "" }, { "dropping-particle" : "", "family" : "Olano", "given" : "X", "non-dropping-particle" : "", "parse-names" : false, "suffix" : "" }, { "dropping-particle" : "", "family" : "Olefs", "given" : "M", "non-dropping-particle" : "", "parse-names" : false, "suffix" : "" }, { "dropping-particle" : "", "family" : "Omori", "given" : "M", "non-dropping-particle" : "", "parse-names" : false, "suffix" : "" }, { "dropping-particle" : "", "family" : "Passamani", "given" : "L", "non-dropping-particle" : "", "parse-names" : false, "suffix" : "" }, { "dropping-particle" : "", "family" : "Pereira", "given" : "E B", "non-dropping-particle" : "", "parse-names" : false, "suffix" : "" }, { "dropping-particle" : "", "family" : "Schmith\u00fcsen", "given" : "H", "non-dropping-particle" : "", "parse-names" : false, "suffix" : "" }, { "dropping-particle" : "", "family" : "Schumacher", "given" : "S", "non-dropping-particle" : "", "parse-names" : false, "suffix" : "" }, { "dropping-particle" : "", "family" : "Sieger", "given" : "R", "non-dropping-particle" : "", "parse-names" : false, "suffix" : "" }, { "dropping-particle" : "", "family" : "Tamlyn", "given" : "J", "non-dropping-particle" : "", "parse-names" : false, "suffix" : "" }, { "dropping-particle" : "", "family" : "Vogt", "given" : "R", "non-dropping-particle" : "", "parse-names" : false, "suffix" : "" }, { "dropping-particle" : "", "family" : "Vuilleumier", "given" : "L", "non-dropping-particle" : "", "parse-names" : false, "suffix" : "" }, { "dropping-particle" : "", "family" : "Xia", "given" : "X", "non-dropping-particle" : "", "parse-names" : false, "suffix" : "" }, { "dropping-particle" : "", "family" : "Ohmura", "given" : "A", "non-dropping-particle" : "", "parse-names" : false, "suffix" : "" }, { "dropping-particle" : "", "family" : "K\u00f6nig-Langlo", "given" : "G", "non-dropping-particle" : "", "parse-names" : false, "suffix" : "" } ], "container-title" : "Earth System Science Data", "id" : "ITEM-2", "issue" : "3", "issued" : { "date-parts" : [ [ "2018" ] ] }, "page" : "1491-1501", "title" : "Baseline Surface Radiation Network (BSRN): structure and data description (1992\u20132017)", "translator" : [ { "dropping-particle" : "", "family" : "H1402", "given" : "", "non-dropping-particle" : "", "parse-names" : false, "suffix" : "" } ], "type" : "article-journal", "volume" : "10" }, "uris" : [ "http://www.mendeley.com/documents/?uuid=e98eb883-c69a-410d-a467-d772f5097ae7" ] } ], "mendeley" : { "formattedCitation" : "(Ohmura et al., 1998; Driemel et al., 2018)", "plainTextFormattedCitation" : "(Ohmura et al., 1998; Driemel et al., 2018)", "previouslyFormattedCitation" : "(Ohmura et al., 1998; Driemel et al., 2018)" }, "properties" : { "noteIndex" : 0 }, "schema" : "https://github.com/citation-style-language/schema/raw/master/csl-citation.json" }</w:instrText>
      </w:r>
      <w:r w:rsidRPr="003A0C0D">
        <w:rPr>
          <w:rFonts w:cs="Times New Roman"/>
        </w:rPr>
        <w:fldChar w:fldCharType="separate"/>
      </w:r>
      <w:ins w:id="4586" w:author="Robin Matthews" w:date="2021-05-18T16:05:00Z">
        <w:r w:rsidR="00602365">
          <w:rPr>
            <w:rFonts w:cs="Times New Roman"/>
            <w:noProof/>
            <w:lang w:val="en-GB"/>
          </w:rPr>
          <w:t>(Ohmura et al., 1998; Driemel et al., 2018)</w:t>
        </w:r>
      </w:ins>
      <w:del w:id="4587" w:author="Robin Matthews" w:date="2021-05-18T16:05:00Z">
        <w:r w:rsidRPr="00FA4D8D" w:rsidDel="00602365">
          <w:rPr>
            <w:rFonts w:cs="Times New Roman"/>
            <w:noProof/>
            <w:lang w:val="en-GB"/>
          </w:rPr>
          <w:delText>(Ohmura et al., 1998; Driemel et al., 2018)</w:delText>
        </w:r>
      </w:del>
      <w:r w:rsidRPr="003A0C0D">
        <w:rPr>
          <w:rFonts w:cs="Times New Roman"/>
        </w:rPr>
        <w:fldChar w:fldCharType="end"/>
      </w:r>
      <w:bookmarkEnd w:id="4564"/>
      <w:r w:rsidRPr="00FA4D8D">
        <w:rPr>
          <w:rFonts w:cs="Times New Roman"/>
          <w:lang w:val="en-GB"/>
        </w:rPr>
        <w:t xml:space="preserve">. </w:t>
      </w:r>
    </w:p>
    <w:p w14:paraId="7992D9BC" w14:textId="77777777" w:rsidR="006409E5" w:rsidRPr="00FA4D8D" w:rsidRDefault="006409E5" w:rsidP="006409E5">
      <w:pPr>
        <w:pStyle w:val="AR6BodyText"/>
        <w:rPr>
          <w:lang w:val="en-GB"/>
        </w:rPr>
      </w:pPr>
    </w:p>
    <w:p w14:paraId="11B805A0" w14:textId="4BB4F3EE" w:rsidR="006409E5" w:rsidRPr="00FA4D8D" w:rsidRDefault="006409E5" w:rsidP="006409E5">
      <w:pPr>
        <w:pStyle w:val="AR6BodyText"/>
        <w:rPr>
          <w:lang w:val="en-GB"/>
        </w:rPr>
      </w:pPr>
      <w:bookmarkStart w:id="4588" w:name="_Hlk66783421"/>
      <w:r w:rsidRPr="00FA4D8D">
        <w:rPr>
          <w:rFonts w:cs="Times New Roman"/>
          <w:lang w:val="en-GB"/>
        </w:rPr>
        <w:t xml:space="preserve">Observations of the composition of the atmosphere have been further improved through expansions of existing surface observation networks </w:t>
      </w:r>
      <w:r w:rsidRPr="003A0C0D">
        <w:rPr>
          <w:rFonts w:cs="Times New Roman"/>
        </w:rPr>
        <w:fldChar w:fldCharType="begin" w:fldLock="1"/>
      </w:r>
      <w:r w:rsidR="00E81B0B">
        <w:rPr>
          <w:rFonts w:cs="Times New Roman"/>
          <w:lang w:val="en-GB"/>
        </w:rPr>
        <w:instrText>ADDIN CSL_CITATION { "citationItems" : [ { "id" : "ITEM-1", "itemData" : { "DOI" : "10.1175/BAMS-D-14-00072.1", "ISSN" : "0003-0007", "abstract" : "The three main objectives of the Global Climate Observing System (GCOS) Reference Upper-Air Network (GRUAN) are to provide long-term high-quality climate records of vertical profiles of selected essential climate variables (ECVs), to constrain and calibrate data from more spatially comprehensive global networks, and to provide measurements for process studies that permit an in-depth understanding of the properties of the atmospheric column. In the five years since the first GRUAN implementation and coordination meeting and the printing of an article (Seidel et al.) in this publication, GRUAN has matured to become a functioning network that provides reference-quality observations to a community of users.This article describes the achievements within GRUAN over the past five years toward making reference-quality observations of upper-air ECVs. Milestones in the evolution of GRUAN are emphasized, including development of rigorous criteria for site certification and assessment, the formal certification of the first GRUAN sites, salient aspects of the GRUAN manual and guide to operations, public availability of GRUAN\u2019s first data product, outcomes of a network expansion workshop, and key results of scientific studies designed to provide a sound scientific foundation for GRUAN operations.Two defining attributes of GRUAN are 1) that every measurement is accompanied by a traceable estimate of the measurement uncertainty and 2) that data quality and continuity are maximized because network changes are minimized and managed. This article summarizes how these imperatives are being achieved for existing and planned data products and provides an outlook for the future, including expected new data streams, network expansion, and critical needs for the ongoing success of GRUAN.", "author" : [ { "dropping-particle" : "", "family" : "Bodeker", "given" : "G E", "non-dropping-particle" : "", "parse-names" : false, "suffix" : "" }, { "dropping-particle" : "", "family" : "Bojinski", "given" : "S", "non-dropping-particle" : "", "parse-names" : false, "suffix" : "" }, { "dropping-particle" : "", "family" : "Cimini", "given" : "D", "non-dropping-particle" : "", "parse-names" : false, "suffix" : "" }, { "dropping-particle" : "", "family" : "Dirksen", "given" : "R J", "non-dropping-particle" : "", "parse-names" : false, "suffix" : "" }, { "dropping-particle" : "", "family" : "Haeffelin", "given" : "M", "non-dropping-particle" : "", "parse-names" : false, "suffix" : "" }, { "dropping-particle" : "", "family" : "Hannigan", "given" : "J W", "non-dropping-particle" : "", "parse-names" : false, "suffix" : "" }, { "dropping-particle" : "", "family" : "Hurst", "given" : "D F", "non-dropping-particle" : "", "parse-names" : false, "suffix" : "" }, { "dropping-particle" : "", "family" : "Leblanc", "given" : "T", "non-dropping-particle" : "", "parse-names" : false, "suffix" : "" }, { "dropping-particle" : "", "family" : "Madonna", "given" : "F", "non-dropping-particle" : "", "parse-names" : false, "suffix" : "" }, { "dropping-particle" : "", "family" : "Maturilli", "given" : "M", "non-dropping-particle" : "", "parse-names" : false, "suffix" : "" }, { "dropping-particle" : "", "family" : "Mikalsen", "given" : "A C", "non-dropping-particle" : "", "parse-names" : false, "suffix" : "" }, { "dropping-particle" : "", "family" : "Philipona", "given" : "R", "non-dropping-particle" : "", "parse-names" : false, "suffix" : "" }, { "dropping-particle" : "", "family" : "Reale", "given" : "T", "non-dropping-particle" : "", "parse-names" : false, "suffix" : "" }, { "dropping-particle" : "", "family" : "Seidel", "given" : "D J", "non-dropping-particle" : "", "parse-names" : false, "suffix" : "" }, { "dropping-particle" : "", "family" : "Tan", "given" : "D G H", "non-dropping-particle" : "", "parse-names" : false, "suffix" : "" }, { "dropping-particle" : "", "family" : "Thorne", "given" : "P W", "non-dropping-particle" : "", "parse-names" : false, "suffix" : "" }, { "dropping-particle" : "", "family" : "V\u00f6mel", "given" : "H", "non-dropping-particle" : "", "parse-names" : false, "suffix" : "" }, { "dropping-particle" : "", "family" : "Wang", "given" : "J", "non-dropping-particle" : "", "parse-names" : false, "suffix" : "" } ], "container-title" : "Bulletin of the American Meteorological Society", "id" : "ITEM-1", "issue" : "1", "issued" : { "date-parts" : [ [ "2016", "2", "15" ] ] }, "page" : "123-135", "title" : "Reference Upper-Air Observations for Climate: From Concept to Reality", "translator" : [ { "dropping-particle" : "", "family" : "H4292", "given" : "", "non-dropping-particle" : "", "parse-names" : false, "suffix" : "" } ], "type" : "article-journal", "volume" : "97" }, "uris" : [ "http://www.mendeley.com/documents/?uuid=6e880992-2014-409f-8ca5-9d7a2abbb5fd" ] }, { "id" : "ITEM-2", "itemData" : { "DOI" : "10.5194/acp-18-4935-2018", "author" : [ { "dropping-particle" : "", "family" : "Mazi\u00e8re", "given" : "M", "non-dropping-particle" : "De", "parse-names" : false, "suffix" : "" }, { "dropping-particle" : "", "family" : "Thompson", "given" : "A M", "non-dropping-particle" : "", "parse-names" : false, "suffix" : "" }, { "dropping-particle" : "", "family" : "Kurylo", "given" : "M J", "non-dropping-particle" : "", "parse-names" : false, "suffix" : "" }, { "dropping-particle" : "", "family" : "Wild", "given" : "J D", "non-dropping-particle" : "", "parse-names" : false, "suffix" : "" }, { "dropping-particle" : "", "family" : "Bernhard", "given" : "G", "non-dropping-particle" : "", "parse-names" : false, "suffix" : "" }, { "dropping-particle" : "", "family" : "Blumenstock", "given" : "T", "non-dropping-particle" : "", "parse-names" : false, "suffix" : "" }, { "dropping-particle" : "", "family" : "Braathen", "given" : "G O", "non-dropping-particle" : "", "parse-names" : false, "suffix" : "" }, { "dropping-particle" : "", "family" : "Hannigan", "given" : "J W", "non-dropping-particle" : "", "parse-names" : false, "suffix" : "" }, { "dropping-particle" : "", "family" : "Lambert", "given" : "J.-C.", "non-dropping-particle" : "", "parse-names" : false, "suffix" : "" }, { "dropping-particle" : "", "family" : "Leblanc", "given" : "T", "non-dropping-particle" : "", "parse-names" : false, "suffix" : "" }, { "dropping-particle" : "", "family" : "McGee", "given" : "T J", "non-dropping-particle" : "", "parse-names" : false, "suffix" : "" }, { "dropping-particle" : "", "family" : "Nedoluha", "given" : "G", "non-dropping-particle" : "", "parse-names" : false, "suffix" : "" }, { "dropping-particle" : "", "family" : "Petropavlovskikh", "given" : "I", "non-dropping-particle" : "", "parse-names" : false, "suffix" : "" }, { "dropping-particle" : "", "family" : "Seckmeyer", "given" : "G", "non-dropping-particle" : "", "parse-names" : false, "suffix" : "" }, { "dropping-particle" : "", "family" : "Simon", "given" : "P C", "non-dropping-particle" : "", "parse-names" : false, "suffix" : "" }, { "dropping-particle" : "", "family" : "Steinbrecht", "given" : "W", "non-dropping-particle" : "", "parse-names" : false, "suffix" : "" }, { "dropping-particle" : "", "family" : "Strahan", "given" : "S E", "non-dropping-particle" : "", "parse-names" : false, "suffix" : "" } ], "container-title" : "Atmospheric Chemistry and Physics", "id" : "ITEM-2", "issue" : "7", "issued" : { "date-parts" : [ [ "2018" ] ] }, "page" : "4935-4964", "title" : "The Network for the Detection of Atmospheric Composition Change (NDACC): history, status and perspectives", "translator" : [ { "dropping-particle" : "", "family" : "H4293", "given" : "", "non-dropping-particle" : "", "parse-names" : false, "suffix" : "" } ], "type" : "article-journal", "volume" : "18" }, "uris" : [ "http://www.mendeley.com/documents/?uuid=0dbe06eb-006e-4c5d-af9f-c2b4047a87d1" ] } ], "mendeley" : { "formattedCitation" : "(Bodeker et al., 2016; De Mazi\u00e8re et al., 2018)", "plainTextFormattedCitation" : "(Bodeker et al., 2016; De Mazi\u00e8re et al., 2018)", "previouslyFormattedCitation" : "(Bodeker et al., 2016; De Mazi\u00e8re et al., 2018)" }, "properties" : { "noteIndex" : 0 }, "schema" : "https://github.com/citation-style-language/schema/raw/master/csl-citation.json" }</w:instrText>
      </w:r>
      <w:r w:rsidRPr="003A0C0D">
        <w:rPr>
          <w:rFonts w:cs="Times New Roman"/>
        </w:rPr>
        <w:fldChar w:fldCharType="separate"/>
      </w:r>
      <w:ins w:id="4589" w:author="Robin Matthews" w:date="2021-05-18T16:05:00Z">
        <w:r w:rsidR="00602365">
          <w:rPr>
            <w:rFonts w:cs="Times New Roman"/>
            <w:noProof/>
            <w:lang w:val="en-GB"/>
          </w:rPr>
          <w:t>(Bodeker et al., 2016; De Mazière et al., 2018)</w:t>
        </w:r>
      </w:ins>
      <w:del w:id="4590" w:author="Robin Matthews" w:date="2021-05-18T16:05:00Z">
        <w:r w:rsidR="00F8677F" w:rsidRPr="00E35E42" w:rsidDel="00602365">
          <w:rPr>
            <w:rFonts w:cs="Times New Roman"/>
            <w:noProof/>
            <w:lang w:val="en-GB"/>
          </w:rPr>
          <w:delText>(Bodeker et al., 2016; De Mazière et al., 2018)</w:delText>
        </w:r>
      </w:del>
      <w:r w:rsidRPr="003A0C0D">
        <w:rPr>
          <w:rFonts w:cs="Times New Roman"/>
        </w:rPr>
        <w:fldChar w:fldCharType="end"/>
      </w:r>
      <w:r w:rsidRPr="00E35E42">
        <w:rPr>
          <w:rFonts w:cs="Times New Roman"/>
          <w:lang w:val="en-GB"/>
        </w:rPr>
        <w:t xml:space="preserve"> and through in situ measurements such as aircraft campaigns</w:t>
      </w:r>
      <w:r w:rsidRPr="00E35E42">
        <w:rPr>
          <w:lang w:val="en-GB"/>
        </w:rPr>
        <w:t xml:space="preserve"> (</w:t>
      </w:r>
      <w:del w:id="4591" w:author="Ian Blenkinsop" w:date="2021-07-12T14:42:00Z">
        <w:r w:rsidRPr="00E35E42" w:rsidDel="002B41D5">
          <w:rPr>
            <w:lang w:val="en-GB"/>
          </w:rPr>
          <w:delText xml:space="preserve">Chapter 2, </w:delText>
        </w:r>
      </w:del>
      <w:r w:rsidRPr="00E35E42">
        <w:rPr>
          <w:lang w:val="en-GB"/>
        </w:rPr>
        <w:t>S</w:t>
      </w:r>
      <w:r w:rsidRPr="00E35E42">
        <w:rPr>
          <w:rFonts w:cs="Times New Roman"/>
          <w:lang w:val="en-GB"/>
        </w:rPr>
        <w:t>ection</w:t>
      </w:r>
      <w:ins w:id="4592" w:author="Ian Blenkinsop" w:date="2021-07-12T14:42:00Z">
        <w:r w:rsidR="002B41D5">
          <w:rPr>
            <w:rFonts w:cs="Times New Roman"/>
            <w:lang w:val="en-GB"/>
          </w:rPr>
          <w:t>s</w:t>
        </w:r>
      </w:ins>
      <w:r w:rsidRPr="00E35E42">
        <w:rPr>
          <w:rFonts w:cs="Times New Roman"/>
          <w:lang w:val="en-GB"/>
        </w:rPr>
        <w:t xml:space="preserve"> 2.2</w:t>
      </w:r>
      <w:ins w:id="4593" w:author="Ian Blenkinsop" w:date="2021-07-12T14:42:00Z">
        <w:r w:rsidR="002B41D5">
          <w:rPr>
            <w:rFonts w:cs="Times New Roman"/>
            <w:lang w:val="en-GB"/>
          </w:rPr>
          <w:t>,</w:t>
        </w:r>
      </w:ins>
      <w:del w:id="4594" w:author="Ian Blenkinsop" w:date="2021-07-12T14:42:00Z">
        <w:r w:rsidRPr="00E35E42" w:rsidDel="002B41D5">
          <w:rPr>
            <w:rFonts w:cs="Times New Roman"/>
            <w:lang w:val="en-GB"/>
          </w:rPr>
          <w:delText>; Chapter 5, Section</w:delText>
        </w:r>
      </w:del>
      <w:r w:rsidRPr="00E35E42">
        <w:rPr>
          <w:rFonts w:cs="Times New Roman"/>
          <w:lang w:val="en-GB"/>
        </w:rPr>
        <w:t xml:space="preserve"> 5.2</w:t>
      </w:r>
      <w:del w:id="4595" w:author="Ian Blenkinsop" w:date="2021-07-12T14:42:00Z">
        <w:r w:rsidRPr="00E35E42" w:rsidDel="002B41D5">
          <w:rPr>
            <w:rFonts w:cs="Times New Roman"/>
            <w:lang w:val="en-GB"/>
          </w:rPr>
          <w:delText>; Chapter 6,</w:delText>
        </w:r>
      </w:del>
      <w:ins w:id="4596" w:author="Ian Blenkinsop" w:date="2021-07-12T14:42:00Z">
        <w:r w:rsidR="002B41D5">
          <w:rPr>
            <w:rFonts w:cs="Times New Roman"/>
            <w:lang w:val="en-GB"/>
          </w:rPr>
          <w:t xml:space="preserve"> and</w:t>
        </w:r>
      </w:ins>
      <w:r w:rsidRPr="00E35E42">
        <w:rPr>
          <w:rFonts w:cs="Times New Roman"/>
          <w:lang w:val="en-GB"/>
        </w:rPr>
        <w:t xml:space="preserve"> Section 6.2). </w:t>
      </w:r>
      <w:r w:rsidRPr="00FA4D8D">
        <w:rPr>
          <w:rFonts w:cs="Times New Roman"/>
          <w:lang w:val="en-GB"/>
        </w:rPr>
        <w:t xml:space="preserve">Examples of expanded networks include </w:t>
      </w:r>
      <w:ins w:id="4597" w:author="Ian Blenkinsop" w:date="2021-07-07T16:08:00Z">
        <w:r w:rsidR="001E273B">
          <w:rPr>
            <w:rFonts w:cs="Times New Roman"/>
            <w:lang w:val="en-GB"/>
          </w:rPr>
          <w:t xml:space="preserve">the </w:t>
        </w:r>
      </w:ins>
      <w:r w:rsidRPr="00FA4D8D">
        <w:rPr>
          <w:rFonts w:cs="Times New Roman"/>
          <w:lang w:val="en-GB"/>
        </w:rPr>
        <w:t>Aerosols, Clouds</w:t>
      </w:r>
      <w:del w:id="4598" w:author="Ian Blenkinsop" w:date="2021-07-07T16:06:00Z">
        <w:r w:rsidRPr="00FA4D8D" w:rsidDel="001E273B">
          <w:rPr>
            <w:rFonts w:cs="Times New Roman"/>
            <w:lang w:val="en-GB"/>
          </w:rPr>
          <w:delText>,</w:delText>
        </w:r>
      </w:del>
      <w:r w:rsidRPr="00FA4D8D">
        <w:rPr>
          <w:rFonts w:cs="Times New Roman"/>
          <w:lang w:val="en-GB"/>
        </w:rPr>
        <w:t xml:space="preserve"> and Trace Gases Research </w:t>
      </w:r>
      <w:del w:id="4599" w:author="Ian Blenkinsop" w:date="2021-07-07T16:06:00Z">
        <w:r w:rsidRPr="00FA4D8D" w:rsidDel="001E273B">
          <w:rPr>
            <w:rFonts w:cs="Times New Roman"/>
            <w:lang w:val="en-GB"/>
          </w:rPr>
          <w:delText xml:space="preserve">InfraStructure </w:delText>
        </w:r>
      </w:del>
      <w:ins w:id="4600" w:author="Ian Blenkinsop" w:date="2021-07-07T16:06:00Z">
        <w:r w:rsidR="001E273B" w:rsidRPr="00FA4D8D">
          <w:rPr>
            <w:rFonts w:cs="Times New Roman"/>
            <w:lang w:val="en-GB"/>
          </w:rPr>
          <w:t>Infra</w:t>
        </w:r>
        <w:r w:rsidR="001E273B">
          <w:rPr>
            <w:rFonts w:cs="Times New Roman"/>
            <w:lang w:val="en-GB"/>
          </w:rPr>
          <w:t>s</w:t>
        </w:r>
        <w:r w:rsidR="001E273B" w:rsidRPr="00FA4D8D">
          <w:rPr>
            <w:rFonts w:cs="Times New Roman"/>
            <w:lang w:val="en-GB"/>
          </w:rPr>
          <w:t xml:space="preserve">tructure </w:t>
        </w:r>
      </w:ins>
      <w:r w:rsidRPr="00FA4D8D">
        <w:rPr>
          <w:rFonts w:cs="Times New Roman"/>
          <w:lang w:val="en-GB"/>
        </w:rPr>
        <w:t>(ACTRIS</w:t>
      </w:r>
      <w:del w:id="4601" w:author="Ian Blenkinsop" w:date="2021-07-07T16:05:00Z">
        <w:r w:rsidRPr="00FA4D8D" w:rsidDel="001E273B">
          <w:rPr>
            <w:rFonts w:cs="Times New Roman"/>
            <w:lang w:val="en-GB"/>
          </w:rPr>
          <w:delText xml:space="preserve">) </w:delText>
        </w:r>
      </w:del>
      <w:ins w:id="4602" w:author="Ian Blenkinsop" w:date="2021-07-07T16:05:00Z">
        <w:r w:rsidR="001E273B">
          <w:rPr>
            <w:rFonts w:cs="Times New Roman"/>
            <w:lang w:val="en-GB"/>
          </w:rPr>
          <w:t>;</w:t>
        </w:r>
        <w:r w:rsidR="001E273B" w:rsidRPr="00FA4D8D">
          <w:rPr>
            <w:rFonts w:cs="Times New Roman"/>
            <w:lang w:val="en-GB"/>
          </w:rPr>
          <w:t xml:space="preserve"> </w:t>
        </w:r>
      </w:ins>
      <w:r w:rsidRPr="003A0C0D">
        <w:rPr>
          <w:rFonts w:cs="Times New Roman"/>
        </w:rPr>
        <w:fldChar w:fldCharType="begin" w:fldLock="1"/>
      </w:r>
      <w:r w:rsidR="00E81B0B">
        <w:rPr>
          <w:rFonts w:cs="Times New Roman"/>
          <w:lang w:val="en-GB"/>
        </w:rPr>
        <w:instrText>ADDIN CSL_CITATION { "citationItems" : [ { "id" : "ITEM-1", "itemData" : { "DOI" : "10.5194/acp-18-7877-2018", "ISSN" : "1680-7324", "author" : [ { "dropping-particle" : "", "family" : "Pandolfi", "given" : "Marco", "non-dropping-particle" : "", "parse-names" : false, "suffix" : "" }, { "dropping-particle" : "", "family" : "Alados-Arboledas", "given" : "Lucas", "non-dropping-particle" : "", "parse-names" : false, "suffix" : "" }, { "dropping-particle" : "", "family" : "Alastuey", "given" : "Andr\u00e9s", "non-dropping-particle" : "", "parse-names" : false, "suffix" : "" }, { "dropping-particle" : "", "family" : "Andrade", "given" : "Marcos", "non-dropping-particle" : "", "parse-names" : false, "suffix" : "" }, { "dropping-particle" : "", "family" : "Angelov", "given" : "Christo", "non-dropping-particle" : "", "parse-names" : false, "suffix" : "" }, { "dropping-particle" : "", "family" : "Arti\u00f1ano", "given" : "Bego\u00f1a", "non-dropping-particle" : "", "parse-names" : false, "suffix" : "" }, { "dropping-particle" : "", "family" : "Backman", "given" : "John", "non-dropping-particle" : "", "parse-names" : false, "suffix" : "" }, { "dropping-particle" : "", "family" : "Baltensperger", "given" : "Urs", "non-dropping-particle" : "", "parse-names" : false, "suffix" : "" }, { "dropping-particle" : "", "family" : "Bonasoni", "given" : "Paolo", "non-dropping-particle" : "", "parse-names" : false, "suffix" : "" }, { "dropping-particle" : "", "family" : "Bukowiecki", "given" : "Nicolas", "non-dropping-particle" : "", "parse-names" : false, "suffix" : "" }, { "dropping-particle" : "", "family" : "Collaud Coen", "given" : "Martine", "non-dropping-particle" : "", "parse-names" : false, "suffix" : "" }, { "dropping-particle" : "", "family" : "Conil", "given" : "S\u00e9bastien", "non-dropping-particle" : "", "parse-names" : false, "suffix" : "" }, { "dropping-particle" : "", "family" : "Coz", "given" : "Esther", "non-dropping-particle" : "", "parse-names" : false, "suffix" : "" }, { "dropping-particle" : "", "family" : "Crenn", "given" : "Vincent", "non-dropping-particle" : "", "parse-names" : false, "suffix" : "" }, { "dropping-particle" : "", "family" : "Dudoitis", "given" : "Vadimas", "non-dropping-particle" : "", "parse-names" : false, "suffix" : "" }, { "dropping-particle" : "", "family" : "Ealo", "given" : "Marina", "non-dropping-particle" : "", "parse-names" : false, "suffix" : "" }, { "dropping-particle" : "", "family" : "Eleftheriadis", "given" : "Kostas", "non-dropping-particle" : "", "parse-names" : false, "suffix" : "" }, { "dropping-particle" : "", "family" : "Favez", "given" : "Olivier", "non-dropping-particle" : "", "parse-names" : false, "suffix" : "" }, { "dropping-particle" : "", "family" : "Fetfatzis", "given" : "Prodromos", "non-dropping-particle" : "", "parse-names" : false, "suffix" : "" }, { "dropping-particle" : "", "family" : "Fiebig", "given" : "Markus", "non-dropping-particle" : "", "parse-names" : false, "suffix" : "" }, { "dropping-particle" : "", "family" : "Flentje", "given" : "Harald", "non-dropping-particle" : "", "parse-names" : false, "suffix" : "" }, { "dropping-particle" : "", "family" : "Ginot", "given" : "Patrick", "non-dropping-particle" : "", "parse-names" : false, "suffix" : "" }, { "dropping-particle" : "", "family" : "Gysel", "given" : "Martin", "non-dropping-particle" : "", "parse-names" : false, "suffix" : "" }, { "dropping-particle" : "", "family" : "Henzing", "given" : "Bas", "non-dropping-particle" : "", "parse-names" : false, "suffix" : "" }, { "dropping-particle" : "", "family" : "Hoffer", "given" : "Andras", "non-dropping-particle" : "", "parse-names" : false, "suffix" : "" }, { "dropping-particle" : "", "family" : "Holubova Smejkalova", "given" : "Adela", "non-dropping-particle" : "", "parse-names" : false, "suffix" : "" }, { "dropping-particle" : "", "family" : "Kalapov", "given" : "Ivo", "non-dropping-particle" : "", "parse-names" : false, "suffix" : "" }, { "dropping-particle" : "", "family" : "Kalivitis", "given" : "Nikos", "non-dropping-particle" : "", "parse-names" : false, "suffix" : "" }, { "dropping-particle" : "", "family" : "Kouvarakis", "given" : "Giorgos", "non-dropping-particle" : "", "parse-names" : false, "suffix" : "" }, { "dropping-particle" : "", "family" : "Kristensson", "given" : "Adam", "non-dropping-particle" : "", "parse-names" : false, "suffix" : "" }, { "dropping-particle" : "", "family" : "Kulmala", "given" : "Markku", "non-dropping-particle" : "", "parse-names" : false, "suffix" : "" }, { "dropping-particle" : "", "family" : "Lihavainen", "given" : "Heikki", "non-dropping-particle" : "", "parse-names" : false, "suffix" : "" }, { "dropping-particle" : "", "family" : "Lunder", "given" : "Chris", "non-dropping-particle" : "", "parse-names" : false, "suffix" : "" }, { "dropping-particle" : "", "family" : "Luoma", "given" : "Krista", "non-dropping-particle" : "", "parse-names" : false, "suffix" : "" }, { "dropping-particle" : "", "family" : "Lyamani", "given" : "Hassan", "non-dropping-particle" : "", "parse-names" : false, "suffix" : "" }, { "dropping-particle" : "", "family" : "Marinoni", "given" : "Angela", "non-dropping-particle" : "", "parse-names" : false, "suffix" : "" }, { "dropping-particle" : "", "family" : "Mihalopoulos", "given" : "Nikos", "non-dropping-particle" : "", "parse-names" : false, "suffix" : "" }, { "dropping-particle" : "", "family" : "Moerman", "given" : "Marcel", "non-dropping-particle" : "", "parse-names" : false, "suffix" : "" }, { "dropping-particle" : "", "family" : "Nicolas", "given" : "Jos\u00e9", "non-dropping-particle" : "", "parse-names" : false, "suffix" : "" }, { "dropping-particle" : "", "family" : "O&amp;amp;apos;Dowd", "given" : "Colin", "non-dropping-particle" : "", "parse-names" : false, "suffix" : "" }, { "dropping-particle" : "", "family" : "Pet\u00e4j\u00e4", "given" : "Tuukka", "non-dropping-particle" : "", "parse-names" : false, "suffix" : "" }, { "dropping-particle" : "", "family" : "Petit", "given" : "Jean-Eudes", "non-dropping-particle" : "", "parse-names" : false, "suffix" : "" }, { "dropping-particle" : "", "family" : "Pichon", "given" : "Jean Marc", "non-dropping-particle" : "", "parse-names" : false, "suffix" : "" }, { "dropping-particle" : "", "family" : "Prokopciuk", "given" : "Nina", "non-dropping-particle" : "", "parse-names" : false, "suffix" : "" }, { "dropping-particle" : "", "family" : "Putaud", "given" : "Jean-Philippe", "non-dropping-particle" : "", "parse-names" : false, "suffix" : "" }, { "dropping-particle" : "", "family" : "Rodr\u00edguez", "given" : "Sergio", "non-dropping-particle" : "", "parse-names" : false, "suffix" : "" }, { "dropping-particle" : "", "family" : "Sciare", "given" : "Jean", "non-dropping-particle" : "", "parse-names" : false, "suffix" : "" }, { "dropping-particle" : "", "family" : "Sellegri", "given" : "Karine", "non-dropping-particle" : "", "parse-names" : false, "suffix" : "" }, { "dropping-particle" : "", "family" : "Swietlicki", "given" : "Erik", "non-dropping-particle" : "", "parse-names" : false, "suffix" : "" }, { "dropping-particle" : "", "family" : "Titos", "given" : "Gloria", "non-dropping-particle" : "", "parse-names" : false, "suffix" : "" }, { "dropping-particle" : "", "family" : "Tuch", "given" : "Thomas", "non-dropping-particle" : "", "parse-names" : false, "suffix" : "" }, { "dropping-particle" : "", "family" : "Tunved", "given" : "Peter", "non-dropping-particle" : "", "parse-names" : false, "suffix" : "" }, { "dropping-particle" : "", "family" : "Ulevicius", "given" : "Vidmantas", "non-dropping-particle" : "", "parse-names" : false, "suffix" : "" }, { "dropping-particle" : "", "family" : "Vaishya", "given" : "Aditya", "non-dropping-particle" : "", "parse-names" : false, "suffix" : "" }, { "dropping-particle" : "", "family" : "Vana", "given" : "Milan", "non-dropping-particle" : "", "parse-names" : false, "suffix" : "" }, { "dropping-particle" : "", "family" : "Virkkula", "given" : "Aki", "non-dropping-particle" : "", "parse-names" : false, "suffix" : "" }, { "dropping-particle" : "", "family" : "Vratolis", "given" : "Stergios", "non-dropping-particle" : "", "parse-names" : false, "suffix" : "" }, { "dropping-particle" : "", "family" : "Weingartner", "given" : "Ernest", "non-dropping-particle" : "", "parse-names" : false, "suffix" : "" }, { "dropping-particle" : "", "family" : "Wiedensohler", "given" : "Alfred", "non-dropping-particle" : "", "parse-names" : false, "suffix" : "" }, { "dropping-particle" : "", "family" : "Laj", "given" : "Paolo", "non-dropping-particle" : "", "parse-names" : false, "suffix" : "" } ], "container-title" : "Atmospheric Chemistry and Physics", "id" : "ITEM-1", "issue" : "11", "issued" : { "date-parts" : [ [ "2018", "6", "5" ] ] }, "page" : "7877-7911", "title" : "A European aerosol phenomenology \u2013 6: scattering properties of atmospheric aerosol particles from 28 ACTRIS sites", "translator" : [ { "dropping-particle" : "", "family" : "H3940", "given" : "", "non-dropping-particle" : "", "parse-names" : false, "suffix" : "" } ], "type" : "article-journal", "volume" : "18" }, "uris" : [ "http://www.mendeley.com/documents/?uuid=7d22a566-f43b-3e6e-a44c-19ffaa16b6f9" ] } ], "mendeley" : { "formattedCitation" : "(Pandolfi et al., 2018)", "plainTextFormattedCitation" : "(Pandolfi et al., 2018)", "previouslyFormattedCitation" : "(Pandolfi et al., 2018)" }, "properties" : { "noteIndex" : 0 }, "schema" : "https://github.com/citation-style-language/schema/raw/master/csl-citation.json" }</w:instrText>
      </w:r>
      <w:r w:rsidRPr="003A0C0D">
        <w:rPr>
          <w:rFonts w:cs="Times New Roman"/>
        </w:rPr>
        <w:fldChar w:fldCharType="separate"/>
      </w:r>
      <w:ins w:id="4603" w:author="Robin Matthews" w:date="2021-05-18T16:05:00Z">
        <w:del w:id="4604" w:author="Ian Blenkinsop" w:date="2021-07-07T16:05:00Z">
          <w:r w:rsidR="00602365" w:rsidDel="001E273B">
            <w:rPr>
              <w:rFonts w:cs="Times New Roman"/>
              <w:noProof/>
              <w:lang w:val="en-GB"/>
            </w:rPr>
            <w:delText>(</w:delText>
          </w:r>
        </w:del>
        <w:r w:rsidR="00602365">
          <w:rPr>
            <w:rFonts w:cs="Times New Roman"/>
            <w:noProof/>
            <w:lang w:val="en-GB"/>
          </w:rPr>
          <w:t>Pandolfi et al., 2018)</w:t>
        </w:r>
      </w:ins>
      <w:del w:id="4605" w:author="Robin Matthews" w:date="2021-05-18T16:05:00Z">
        <w:r w:rsidRPr="00FA4D8D" w:rsidDel="00602365">
          <w:rPr>
            <w:rFonts w:cs="Times New Roman"/>
            <w:noProof/>
            <w:lang w:val="en-GB"/>
          </w:rPr>
          <w:delText>(Pandolfi et al., 2018)</w:delText>
        </w:r>
      </w:del>
      <w:r w:rsidRPr="003A0C0D">
        <w:rPr>
          <w:rFonts w:cs="Times New Roman"/>
        </w:rPr>
        <w:fldChar w:fldCharType="end"/>
      </w:r>
      <w:r w:rsidRPr="00FA4D8D">
        <w:rPr>
          <w:rFonts w:cs="Times New Roman"/>
          <w:lang w:val="en-GB"/>
        </w:rPr>
        <w:t xml:space="preserve">, which focuses on short-lived climate forcers, and the Integrated Carbon Observation System (ICOS), which allows scientists to study and monitor the global carbon cycle and </w:t>
      </w:r>
      <w:del w:id="4606" w:author="Ian Blenkinsop" w:date="2021-07-07T16:09:00Z">
        <w:r w:rsidRPr="00FA4D8D" w:rsidDel="001E273B">
          <w:rPr>
            <w:rFonts w:cs="Times New Roman"/>
            <w:lang w:val="en-GB"/>
          </w:rPr>
          <w:delText xml:space="preserve">greenhouse gas </w:delText>
        </w:r>
      </w:del>
      <w:ins w:id="4607" w:author="Ian Blenkinsop" w:date="2021-07-07T16:09:00Z">
        <w:r w:rsidR="001E273B">
          <w:rPr>
            <w:rFonts w:cs="Times New Roman"/>
            <w:lang w:val="en-GB"/>
          </w:rPr>
          <w:t xml:space="preserve">GHG </w:t>
        </w:r>
      </w:ins>
      <w:r w:rsidRPr="00FA4D8D">
        <w:rPr>
          <w:rFonts w:cs="Times New Roman"/>
          <w:lang w:val="en-GB"/>
        </w:rPr>
        <w:t xml:space="preserve">emissions </w:t>
      </w:r>
      <w:r w:rsidRPr="003A0C0D">
        <w:rPr>
          <w:rFonts w:cs="Times New Roman"/>
        </w:rPr>
        <w:fldChar w:fldCharType="begin" w:fldLock="1"/>
      </w:r>
      <w:r w:rsidR="00E81B0B">
        <w:rPr>
          <w:rFonts w:cs="Times New Roman"/>
          <w:lang w:val="en-GB"/>
        </w:rPr>
        <w:instrText>ADDIN CSL_CITATION { "citationItems" : [ { "id" : "ITEM-1", "itemData" : { "DOI" : "10.18160/RHKC-VP22", "author" : [ { "dropping-particle" : "", "family" : "Colomb", "given" : "A.", "non-dropping-particle" : "", "parse-names" : false, "suffix" : "" }, { "dropping-particle" : "", "family" : "Conil", "given" : "S.", "non-dropping-particle" : "", "parse-names" : false, "suffix" : "" }, { "dropping-particle" : "", "family" : "Delmotte", "given" : "M.", "non-dropping-particle" : "", "parse-names" : false, "suffix" : "" }, { "dropping-particle" : "", "family" : "Heliasz", "given" : "M.", "non-dropping-particle" : "", "parse-names" : false, "suffix" : "" }, { "dropping-particle" : "", "family" : "Hermannsen", "given" : "O.", "non-dropping-particle" : "", "parse-names" : false, "suffix" : "" }, { "dropping-particle" : "", "family" : "Holst", "given" : "J.", "non-dropping-particle" : "", "parse-names" : false, "suffix" : "" }, { "dropping-particle" : "", "family" : "Keronen", "given" : "P.", "non-dropping-particle" : "", "parse-names" : false, "suffix" : "" }, { "dropping-particle" : "", "family" : "Kom\u00ednkov\u00e1", "given" : "K.", "non-dropping-particle" : "", "parse-names" : false, "suffix" : "" }, { "dropping-particle" : "", "family" : "Kubistin", "given" : "D.", "non-dropping-particle" : "", "parse-names" : false, "suffix" : "" }, { "dropping-particle" : "", "family" : "Laurent", "given" : "O.", "non-dropping-particle" : "", "parse-names" : false, "suffix" : "" }, { "dropping-particle" : "", "family" : "Lehner", "given" : "I.", "non-dropping-particle" : "", "parse-names" : false, "suffix" : "" }, { "dropping-particle" : "", "family" : "Levula", "given" : "J.", "non-dropping-particle" : "", "parse-names" : false, "suffix" : "" }, { "dropping-particle" : "", "family" : "Lindauer", "given" : "M.", "non-dropping-particle" : "", "parse-names" : false, "suffix" : "" }, { "dropping-particle" : "", "family" : "Lunder", "given" : "C.", "non-dropping-particle" : "", "parse-names" : false, "suffix" : "" }, { "dropping-particle" : "", "family" : "Lund Myhre", "given" : "C.", "non-dropping-particle" : "", "parse-names" : false, "suffix" : "" }, { "dropping-particle" : "", "family" : "Marek", "given" : "M.", "non-dropping-particle" : "", "parse-names" : false, "suffix" : "" }, { "dropping-particle" : "", "family" : "Marklund", "given" : "P.", "non-dropping-particle" : "", "parse-names" : false, "suffix" : "" }, { "dropping-particle" : "", "family" : "M\u00f6lder", "given" : "M.", "non-dropping-particle" : "", "parse-names" : false, "suffix" : "" }, { "dropping-particle" : "", "family" : "Ottosson L\u00f6fvenius", "given" : "M.", "non-dropping-particle" : "", "parse-names" : false, "suffix" : "" }, { "dropping-particle" : "", "family" : "Pichon", "given" : "J.-M.", "non-dropping-particle" : "", "parse-names" : false, "suffix" : "" }, { "dropping-particle" : "", "family" : "Pla\u00df-D\u00fblmer", "given" : "C.", "non-dropping-particle" : "", "parse-names" : false, "suffix" : "" }, { "dropping-particle" : "", "family" : "Ramonet", "given" : "M.", "non-dropping-particle" : "", "parse-names" : false, "suffix" : "" }, { "dropping-particle" : "", "family" : "Schumacher", "given" : "M.", "non-dropping-particle" : "", "parse-names" : false, "suffix" : "" }, { "dropping-particle" : "", "family" : "Steinbacher", "given" : "M.", "non-dropping-particle" : "", "parse-names" : false, "suffix" : "" }, { "dropping-particle" : "", "family" : "V\u00edtkov\u00e1", "given" : "G.", "non-dropping-particle" : "", "parse-names" : false, "suffix" : "" }, { "dropping-particle" : "", "family" : "Weyrauch", "given" : "D.", "non-dropping-particle" : "", "parse-names" : false, "suffix" : "" }, { "dropping-particle" : "", "family" : "Yver-Kwok", "given" : "C.", "non-dropping-particle" : "", "parse-names" : false, "suffix" : "" } ], "id" : "ITEM-1", "issued" : { "date-parts" : [ [ "2018" ] ] }, "publisher" : "Integrated Carbon Observation System (ICOS) \u2013 European Research Infrastructure Consortium (ERIC)", "title" : "ICOS Atmospheric Greenhouse Gas Mole Fractions of CO2, CH4, CO, 14CO2 and Meteorological Observations 2016-2018, final quality controlled Level 2 data", "translator" : [ { "dropping-particle" : "", "family" : "H3850", "given" : "Rt17", "non-dropping-particle" : "", "parse-names" : false, "suffix" : "" } ], "type" : "webpage" }, "uris" : [ "http://www.mendeley.com/documents/?uuid=fbf05abb-3924-4d3f-b053-3c4cbda46d30" ] } ], "mendeley" : { "formattedCitation" : "(Colomb et al., 2018)", "plainTextFormattedCitation" : "(Colomb et al., 2018)", "previouslyFormattedCitation" : "(Colomb et al., 2018)" }, "properties" : { "noteIndex" : 0 }, "schema" : "https://github.com/citation-style-language/schema/raw/master/csl-citation.json" }</w:instrText>
      </w:r>
      <w:r w:rsidRPr="003A0C0D">
        <w:rPr>
          <w:rFonts w:cs="Times New Roman"/>
        </w:rPr>
        <w:fldChar w:fldCharType="separate"/>
      </w:r>
      <w:ins w:id="4608" w:author="Robin Matthews" w:date="2021-05-18T16:05:00Z">
        <w:r w:rsidR="00602365">
          <w:rPr>
            <w:rFonts w:cs="Times New Roman"/>
            <w:noProof/>
            <w:lang w:val="en-GB"/>
          </w:rPr>
          <w:t>(Colomb et al., 2018)</w:t>
        </w:r>
      </w:ins>
      <w:del w:id="4609" w:author="Robin Matthews" w:date="2021-05-18T16:05:00Z">
        <w:r w:rsidRPr="00FA4D8D" w:rsidDel="00602365">
          <w:rPr>
            <w:rFonts w:cs="Times New Roman"/>
            <w:noProof/>
            <w:lang w:val="en-GB"/>
          </w:rPr>
          <w:delText>(Colomb et al., 2018)</w:delText>
        </w:r>
      </w:del>
      <w:r w:rsidRPr="003A0C0D">
        <w:rPr>
          <w:rFonts w:cs="Times New Roman"/>
        </w:rPr>
        <w:fldChar w:fldCharType="end"/>
      </w:r>
      <w:r w:rsidRPr="00FA4D8D">
        <w:rPr>
          <w:rFonts w:cs="Times New Roman"/>
          <w:lang w:val="en-GB"/>
        </w:rPr>
        <w:t>. Examples of recent aircraft observations include the Atmospheric Tomography Mission (ATom), which has flown repeatedly along the north</w:t>
      </w:r>
      <w:del w:id="4610" w:author="Ian Blenkinsop" w:date="2021-07-07T16:09:00Z">
        <w:r w:rsidRPr="00FA4D8D" w:rsidDel="001E273B">
          <w:rPr>
            <w:rFonts w:cs="Times New Roman"/>
            <w:lang w:val="en-GB"/>
          </w:rPr>
          <w:delText>-</w:delText>
        </w:r>
      </w:del>
      <w:ins w:id="4611" w:author="Ian Blenkinsop" w:date="2021-07-07T16:09:00Z">
        <w:r w:rsidR="001E273B">
          <w:rPr>
            <w:rFonts w:cs="Times New Roman"/>
            <w:lang w:val="en-GB"/>
          </w:rPr>
          <w:t>–</w:t>
        </w:r>
      </w:ins>
      <w:r w:rsidRPr="00FA4D8D">
        <w:rPr>
          <w:rFonts w:cs="Times New Roman"/>
          <w:lang w:val="en-GB"/>
        </w:rPr>
        <w:t xml:space="preserve">south axis of both the Pacific and Atlantic oceans, and the continuation of the In-service Aircraft for a Global Observing System (IAGOS) effort, which measures atmospheric composition from commercial aircraft </w:t>
      </w:r>
      <w:r w:rsidRPr="003A0C0D">
        <w:rPr>
          <w:rFonts w:cs="Times New Roman"/>
        </w:rPr>
        <w:fldChar w:fldCharType="begin" w:fldLock="1"/>
      </w:r>
      <w:r w:rsidR="00E81B0B">
        <w:rPr>
          <w:rFonts w:cs="Times New Roman"/>
          <w:lang w:val="en-GB"/>
        </w:rPr>
        <w:instrText>ADDIN CSL_CITATION { "citationItems" : [ { "id" : "ITEM-1", "itemData" : { "DOI" : "10.3402/tellusb.v67.28452", "ISSN" : "null", "author" : [ { "dropping-particle" : "", "family" : "Petzold", "given" : "Andreas", "non-dropping-particle" : "", "parse-names" : false, "suffix" : "" }, { "dropping-particle" : "", "family" : "Thouret", "given" : "Valerie", "non-dropping-particle" : "", "parse-names" : false, "suffix" : "" }, { "dropping-particle" : "", "family" : "Gerbig", "given" : "Christoph", "non-dropping-particle" : "", "parse-names" : false, "suffix" : "" }, { "dropping-particle" : "", "family" : "Zahn", "given" : "Andreas", "non-dropping-particle" : "", "parse-names" : false, "suffix" : "" }, { "dropping-particle" : "", "family" : "Brenninkmeijer", "given" : "Carl A M", "non-dropping-particle" : "", "parse-names" : false, "suffix" : "" }, { "dropping-particle" : "", "family" : "Gallagher", "given" : "Martin", "non-dropping-particle" : "", "parse-names" : false, "suffix" : "" }, { "dropping-particle" : "", "family" : "Hermann", "given" : "Markus", "non-dropping-particle" : "", "parse-names" : false, "suffix" : "" }, { "dropping-particle" : "", "family" : "Pontaud", "given" : "Marc", "non-dropping-particle" : "", "parse-names" : false, "suffix" : "" }, { "dropping-particle" : "", "family" : "Ziereis", "given" : "Helmut", "non-dropping-particle" : "", "parse-names" : false, "suffix" : "" }, { "dropping-particle" : "", "family" : "Boulanger", "given" : "Damien", "non-dropping-particle" : "", "parse-names" : false, "suffix" : "" }, { "dropping-particle" : "", "family" : "Marshall", "given" : "Julia", "non-dropping-particle" : "", "parse-names" : false, "suffix" : "" }, { "dropping-particle" : "", "family" : "N\u00e9d\u00e9lec", "given" : "Philippe", "non-dropping-particle" : "", "parse-names" : false, "suffix" : "" }, { "dropping-particle" : "", "family" : "Smit", "given" : "Herman G J", "non-dropping-particle" : "", "parse-names" : false, "suffix" : "" }, { "dropping-particle" : "", "family" : "Friess", "given" : "Udo", "non-dropping-particle" : "", "parse-names" : false, "suffix" : "" }, { "dropping-particle" : "", "family" : "Flaud", "given" : "Jean-Marie", "non-dropping-particle" : "", "parse-names" : false, "suffix" : "" }, { "dropping-particle" : "", "family" : "Wahner", "given" : "Andreas", "non-dropping-particle" : "", "parse-names" : false, "suffix" : "" }, { "dropping-particle" : "", "family" : "Cammas", "given" : "Jean-Pierre", "non-dropping-particle" : "", "parse-names" : false, "suffix" : "" }, { "dropping-particle" : "", "family" : "Volz-Thomas", "given" : "Andreas", "non-dropping-particle" : "", "parse-names" : false, "suffix" : "" }, { "dropping-particle" : "", "family" : "TEAM", "given" : "IAGOS", "non-dropping-particle" : "", "parse-names" : false, "suffix" : "" } ], "container-title" : "Tellus B: Chemical and Physical Meteorology", "id" : "ITEM-1", "issue" : "1", "issued" : { "date-parts" : [ [ "2015", "12", "1" ] ] }, "note" : "From Duplicate 1 (Global-scale atmosphere monitoring by in-service aircraft \u2013 current achievements and future prospects of the European Research Infrastructure IAGOS - Petzold, Andreas; Thouret, Valerie; Gerbig, Christoph; Zahn, Andreas; Brenninkmeijer, Carl A M; Gallagher, Martin; Hermann, Markus; Pontaud, Marc; Ziereis, Helmut; Boulanger, Damien; Marshall, Julia; N\u00e9d\u00e9lec, Philippe; Smit, Herman G J; Friess, Udo; Flaud, Jean-Marie; Wahner, Andreas; Cammas, Jean-Pierre; Volz-Thomas, Andreas)\n\ndoi: 10.3402/tellusb.v67.28452", "page" : "28452", "publisher" : "Taylor &amp; Francis", "title" : "Global-scale atmosphere monitoring by in-service aircraft \u2013 current achievements and future prospects of the European Research Infrastructure IAGOS", "translator" : [ { "dropping-particle" : "", "family" : "H3956", "given" : "", "non-dropping-particle" : "", "parse-names" : false, "suffix" : "" } ], "type" : "article-journal", "volume" : "67" }, "uris" : [ "http://www.mendeley.com/documents/?uuid=8b985bb7-f320-4e06-9d8f-78c907275ad4" ] } ], "mendeley" : { "formattedCitation" : "(Petzold et al., 2015)", "plainTextFormattedCitation" : "(Petzold et al., 2015)", "previouslyFormattedCitation" : "(Petzold et al., 2015)" }, "properties" : { "noteIndex" : 0 }, "schema" : "https://github.com/citation-style-language/schema/raw/master/csl-citation.json" }</w:instrText>
      </w:r>
      <w:r w:rsidRPr="003A0C0D">
        <w:rPr>
          <w:rFonts w:cs="Times New Roman"/>
        </w:rPr>
        <w:fldChar w:fldCharType="separate"/>
      </w:r>
      <w:ins w:id="4612" w:author="Robin Matthews" w:date="2021-05-18T16:05:00Z">
        <w:r w:rsidR="00602365">
          <w:rPr>
            <w:rFonts w:cs="Times New Roman"/>
            <w:noProof/>
            <w:lang w:val="en-GB"/>
          </w:rPr>
          <w:t>(Petzold et al., 2015)</w:t>
        </w:r>
      </w:ins>
      <w:del w:id="4613" w:author="Robin Matthews" w:date="2021-05-18T16:05:00Z">
        <w:r w:rsidRPr="00FA4D8D" w:rsidDel="00602365">
          <w:rPr>
            <w:rFonts w:cs="Times New Roman"/>
            <w:noProof/>
            <w:lang w:val="en-GB"/>
          </w:rPr>
          <w:delText>(Petzold et al., 2015)</w:delText>
        </w:r>
      </w:del>
      <w:r w:rsidRPr="003A0C0D">
        <w:rPr>
          <w:rFonts w:cs="Times New Roman"/>
        </w:rPr>
        <w:fldChar w:fldCharType="end"/>
      </w:r>
      <w:r w:rsidRPr="00FA4D8D">
        <w:rPr>
          <w:rFonts w:cs="Times New Roman"/>
          <w:lang w:val="en-GB"/>
        </w:rPr>
        <w:t xml:space="preserve">.  </w:t>
      </w:r>
    </w:p>
    <w:p w14:paraId="5BBC7635" w14:textId="77777777" w:rsidR="006409E5" w:rsidRPr="00FA4D8D" w:rsidRDefault="006409E5" w:rsidP="006409E5">
      <w:pPr>
        <w:pStyle w:val="AR6BodyText"/>
        <w:rPr>
          <w:i/>
          <w:lang w:val="en-GB"/>
        </w:rPr>
      </w:pPr>
    </w:p>
    <w:p w14:paraId="680FBA19" w14:textId="4E913372" w:rsidR="006409E5" w:rsidRPr="00FA4D8D" w:rsidRDefault="006409E5" w:rsidP="006409E5">
      <w:pPr>
        <w:pStyle w:val="AR6BodyText"/>
        <w:rPr>
          <w:lang w:val="en-GB"/>
        </w:rPr>
      </w:pPr>
      <w:r w:rsidRPr="00FA4D8D">
        <w:rPr>
          <w:lang w:val="en-GB"/>
        </w:rPr>
        <w:t xml:space="preserve">Two distinctly different but important </w:t>
      </w:r>
      <w:del w:id="4614" w:author="Ian Blenkinsop" w:date="2021-07-07T17:19:00Z">
        <w:r w:rsidRPr="00FA4D8D" w:rsidDel="003D09F8">
          <w:rPr>
            <w:lang w:val="en-GB"/>
          </w:rPr>
          <w:delText xml:space="preserve">remote </w:delText>
        </w:r>
      </w:del>
      <w:ins w:id="4615" w:author="Ian Blenkinsop" w:date="2021-07-07T17:19:00Z">
        <w:r w:rsidR="003D09F8" w:rsidRPr="00FA4D8D">
          <w:rPr>
            <w:lang w:val="en-GB"/>
          </w:rPr>
          <w:t>remote</w:t>
        </w:r>
        <w:r w:rsidR="003D09F8">
          <w:rPr>
            <w:lang w:val="en-GB"/>
          </w:rPr>
          <w:t>-</w:t>
        </w:r>
      </w:ins>
      <w:r w:rsidRPr="00FA4D8D">
        <w:rPr>
          <w:lang w:val="en-GB"/>
        </w:rPr>
        <w:t xml:space="preserve">sensing systems can provide information about temperature and humidity since the early 2000s. Global </w:t>
      </w:r>
      <w:del w:id="4616" w:author="Ian Blenkinsop" w:date="2021-07-07T16:11:00Z">
        <w:r w:rsidRPr="00FA4D8D" w:rsidDel="001E273B">
          <w:rPr>
            <w:lang w:val="en-GB"/>
          </w:rPr>
          <w:delText xml:space="preserve">Navigation </w:delText>
        </w:r>
      </w:del>
      <w:ins w:id="4617" w:author="Ian Blenkinsop" w:date="2021-07-07T16:11:00Z">
        <w:r w:rsidR="001E273B">
          <w:rPr>
            <w:lang w:val="en-GB"/>
          </w:rPr>
          <w:t>n</w:t>
        </w:r>
        <w:r w:rsidR="001E273B" w:rsidRPr="00FA4D8D">
          <w:rPr>
            <w:lang w:val="en-GB"/>
          </w:rPr>
          <w:t xml:space="preserve">avigation </w:t>
        </w:r>
      </w:ins>
      <w:del w:id="4618" w:author="Ian Blenkinsop" w:date="2021-07-07T16:11:00Z">
        <w:r w:rsidRPr="00FA4D8D" w:rsidDel="001E273B">
          <w:rPr>
            <w:lang w:val="en-GB"/>
          </w:rPr>
          <w:delText xml:space="preserve">Satellite </w:delText>
        </w:r>
      </w:del>
      <w:ins w:id="4619" w:author="Ian Blenkinsop" w:date="2021-07-07T16:11:00Z">
        <w:r w:rsidR="001E273B">
          <w:rPr>
            <w:lang w:val="en-GB"/>
          </w:rPr>
          <w:t>s</w:t>
        </w:r>
        <w:r w:rsidR="001E273B" w:rsidRPr="00FA4D8D">
          <w:rPr>
            <w:lang w:val="en-GB"/>
          </w:rPr>
          <w:t xml:space="preserve">atellite </w:t>
        </w:r>
      </w:ins>
      <w:del w:id="4620" w:author="Ian Blenkinsop" w:date="2021-07-07T16:11:00Z">
        <w:r w:rsidRPr="00FA4D8D" w:rsidDel="001E273B">
          <w:rPr>
            <w:lang w:val="en-GB"/>
          </w:rPr>
          <w:delText xml:space="preserve">Systems </w:delText>
        </w:r>
      </w:del>
      <w:ins w:id="4621" w:author="Ian Blenkinsop" w:date="2021-07-07T16:11:00Z">
        <w:r w:rsidR="001E273B">
          <w:rPr>
            <w:lang w:val="en-GB"/>
          </w:rPr>
          <w:t>s</w:t>
        </w:r>
        <w:r w:rsidR="001E273B" w:rsidRPr="00FA4D8D">
          <w:rPr>
            <w:lang w:val="en-GB"/>
          </w:rPr>
          <w:t xml:space="preserve">ystems </w:t>
        </w:r>
      </w:ins>
      <w:r w:rsidRPr="00FA4D8D">
        <w:rPr>
          <w:lang w:val="en-GB"/>
        </w:rPr>
        <w:t>(e.g., GPS)</w:t>
      </w:r>
      <w:commentRangeStart w:id="4622"/>
      <w:r w:rsidRPr="00FA4D8D">
        <w:rPr>
          <w:lang w:val="en-GB"/>
        </w:rPr>
        <w:t xml:space="preserve"> </w:t>
      </w:r>
      <w:commentRangeEnd w:id="4622"/>
      <w:r w:rsidR="001E273B">
        <w:rPr>
          <w:rStyle w:val="CommentReference"/>
        </w:rPr>
        <w:commentReference w:id="4622"/>
      </w:r>
      <w:r w:rsidRPr="00FA4D8D">
        <w:rPr>
          <w:lang w:val="en-GB"/>
        </w:rPr>
        <w:t xml:space="preserve">radio occultation and limb soundings provide information, although only </w:t>
      </w:r>
      <w:r w:rsidR="00F70725">
        <w:rPr>
          <w:lang w:val="en-GB"/>
        </w:rPr>
        <w:t xml:space="preserve">data for </w:t>
      </w:r>
      <w:r w:rsidRPr="00FA4D8D">
        <w:rPr>
          <w:lang w:val="en-GB"/>
        </w:rPr>
        <w:t xml:space="preserve">the upper troposphere and lower stratosphere </w:t>
      </w:r>
      <w:r w:rsidR="00F70725">
        <w:rPr>
          <w:lang w:val="en-GB"/>
        </w:rPr>
        <w:t>are</w:t>
      </w:r>
      <w:r w:rsidRPr="00FA4D8D">
        <w:rPr>
          <w:lang w:val="en-GB"/>
        </w:rPr>
        <w:t xml:space="preserve"> suitable to support climate change assessments </w:t>
      </w:r>
      <w:r w:rsidRPr="003A0C0D">
        <w:fldChar w:fldCharType="begin" w:fldLock="1"/>
      </w:r>
      <w:r w:rsidR="00745EAB">
        <w:rPr>
          <w:lang w:val="en-GB"/>
        </w:rPr>
        <w:instrText>ADDIN CSL_CITATION { "citationItems" : [ { "id" : "ITEM-1", "itemData" : { "DOI" : "10.5194/amt-10-4845-2017", "author" : [ { "dropping-particle" : "", "family" : "Angerer", "given" : "B", "non-dropping-particle" : "", "parse-names" : false, "suffix" : "" }, { "dropping-particle" : "", "family" : "Ladst\u00e4dter", "given" : "F", "non-dropping-particle" : "", "parse-names" : false, "suffix" : "" }, { "dropping-particle" : "", "family" : "Scherllin-Pirscher", "given" : "B", "non-dropping-particle" : "", "parse-names" : false, "suffix" : "" }, { "dropping-particle" : "", "family" : "Schw\u00e4rz", "given" : "M", "non-dropping-particle" : "", "parse-names" : false, "suffix" : "" }, { "dropping-particle" : "", "family" : "Steiner", "given" : "A K", "non-dropping-particle" : "", "parse-names" : false, "suffix" : "" }, { "dropping-particle" : "", "family" : "Foelsche", "given" : "U", "non-dropping-particle" : "", "parse-names" : false, "suffix" : "" }, { "dropping-particle" : "", "family" : "Kirchengast", "given" : "G", "non-dropping-particle" : "", "parse-names" : false, "suffix" : "" } ], "container-title" : "Atmospheric Measurement Techniques", "id" : "ITEM-1", "issue" : "12", "issued" : { "date-parts" : [ [ "2017" ] ] }, "page" : "4845-4863", "title" : "Quality aspects of the Wegener Center multi-satellite GPS radio occultation record OPSv5.6", "translator" : [ { "dropping-particle" : "", "family" : "H4380", "given" : "", "non-dropping-particle" : "", "parse-names" : false, "suffix" : "" } ], "type" : "article-journal", "volume" : "10" }, "uris" : [ "http://www.mendeley.com/documents/?uuid=c4791b3b-0f70-4a70-a804-5541ecb77174" ] }, { "id" : "ITEM-2", "itemData" : { "DOI" : "10.1002/2016JD025902", "ISSN" : "2169-897X", "abstract" : "Abstract High-resolution measurements from Global Navigation Satellite System (GNSS) radio occultation (RO) provide atmospheric profiles with independent information on altitude and pressure. This unique property is of crucial advantage when analyzing atmospheric characteristics that require joint knowledge of altitude and pressure or other thermodynamic atmospheric variables. Here we introduce and demonstrate the utility of this independent information from RO and discuss the computation, uncertainty, and use of RO atmospheric profiles on isohypsic coordinates?mean sea level altitude and geopotential height?as well as on thermodynamic coordinates (pressure and potential temperature). Using geopotential height as vertical grid, we give information on errors of RO-derived temperature, pressure, and potential temperature profiles and provide an empirical error model which accounts for seasonal and latitudinal variations. The observational uncertainty of individual temperature/pressure/potential temperature profiles is about 0.7 K/0.15%/1.4 K in the tropopause region. It gradually increases into the stratosphere and decreases toward the lower troposphere. This decrease is due to the increasing influence of background information. The total climatological error of mean atmospheric fields is, in general, dominated by the systematic error component. We use sampling error-corrected climatological fields to demonstrate the power of having different and accurate vertical coordinates available. As examples we analyze characteristics of the location of the tropopause for geopotential height, pressure, and potential temperature coordinates as well as seasonal variations of the midlatitude jet stream core. This highlights the broad applicability of RO and the utility of its versatile vertical geolocation for investigating the vertical structure of the troposphere and stratosphere.", "author" : [ { "dropping-particle" : "", "family" : "Scherllin-Pirscher", "given" : "Barbara", "non-dropping-particle" : "", "parse-names" : false, "suffix" : "" }, { "dropping-particle" : "", "family" : "Steiner", "given" : "Andrea K", "non-dropping-particle" : "", "parse-names" : false, "suffix" : "" }, { "dropping-particle" : "", "family" : "Kirchengast", "given" : "Gottfried", "non-dropping-particle" : "", "parse-names" : false, "suffix" : "" }, { "dropping-particle" : "", "family" : "Schw\u00e4rz", "given" : "Marc", "non-dropping-particle" : "", "parse-names" : false, "suffix" : "" }, { "dropping-particle" : "", "family" : "Leroy", "given" : "Stephen S", "non-dropping-particle" : "", "parse-names" : false, "suffix" : "" } ], "container-title" : "Journal of Geophysical Research: Atmospheres", "id" : "ITEM-2", "issue" : "3", "issued" : { "date-parts" : [ [ "2017", "2", "16" ] ] }, "note" : "https://doi.org/10.1002/2016JD025902", "page" : "1595-1616", "publisher" : "John Wiley &amp; Sons, Ltd", "title" : "The power of vertical geolocation of atmospheric profiles from GNSS radio occultation", "translator" : [ { "dropping-particle" : "", "family" : "H2074", "given" : "", "non-dropping-particle" : "", "parse-names" : false, "suffix" : "" } ], "type" : "article-journal", "volume" : "122" }, "uris" : [ "http://www.mendeley.com/documents/?uuid=9688d601-81ed-4d61-94ef-762163c3ca4d" ] }, { "id" : "ITEM-3", "itemData" : { "DOI" : "10.5194/amt-13-3081-2020", "ISSN" : "1867-8548", "author" : [ { "dropping-particle" : "", "family" : "Gleisner", "given" : "Hans", "non-dropping-particle" : "", "parse-names" : false, "suffix" : "" }, { "dropping-particle" : "", "family" : "Lauritsen", "given" : "Kent B", "non-dropping-particle" : "", "parse-names" : false, "suffix" : "" }, { "dropping-particle" : "", "family" : "Nielsen", "given" : "Johannes K", "non-dropping-particle" : "", "parse-names" : false, "suffix" : "" }, { "dropping-particle" : "", "family" : "Syndergaard", "given" : "Stig", "non-dropping-particle" : "", "parse-names" : false, "suffix" : "" } ], "container-title" : "Atmospheric Measurement Techniques", "id" : "ITEM-3", "issue" : "6", "issued" : { "date-parts" : [ [ "2020", "6", "11" ] ] }, "page" : "3081-3098", "title" : "Evaluation of the 15-year ROM SAF monthly mean GPS radio occultation climate data record", "translator" : [ { "dropping-particle" : "", "family" : "H2059", "given" : "", "non-dropping-particle" : "", "parse-names" : false, "suffix" : "" } ], "type" : "article-journal", "volume" : "13" }, "uris" : [ "http://www.mendeley.com/documents/?uuid=0c606c4e-4811-490b-96a7-56589e34d15e" ] }, { "id" : "ITEM-4", "itemData" : { "DOI" : "10.5194/amt-13-2547-2020", "ISSN" : "1867-8548", "author" : [ { "dropping-particle" : "", "family" : "Steiner", "given" : "Andrea K", "non-dropping-particle" : "", "parse-names" : false, "suffix" : "" }, { "dropping-particle" : "", "family" : "Ladst\u00e4dter", "given" : "Florian", "non-dropping-particle" : "", "parse-names" : false, "suffix" : "" }, { "dropping-particle" : "", "family" : "Ao", "given" : "Chi O", "non-dropping-particle" : "", "parse-names" : false, "suffix" : "" }, { "dropping-particle" : "", "family" : "Gleisner", "given" : "Hans", "non-dropping-particle" : "", "parse-names" : false, "suffix" : "" }, { "dropping-particle" : "", "family" : "Ho", "given" : "Shu-Peng", "non-dropping-particle" : "", "parse-names" : false, "suffix" : "" }, { "dropping-particle" : "", "family" : "Hunt", "given" : "Doug", "non-dropping-particle" : "", "parse-names" : false, "suffix" : "" }, { "dropping-particle" : "", "family" : "Schmidt", "given" : "Torsten", "non-dropping-particle" : "", "parse-names" : false, "suffix" : "" }, { "dropping-particle" : "", "family" : "Foelsche", "given" : "Ulrich", "non-dropping-particle" : "", "parse-names" : false, "suffix" : "" }, { "dropping-particle" : "", "family" : "Kirchengast", "given" : "Gottfried", "non-dropping-particle" : "", "parse-names" : false, "suffix" : "" }, { "dropping-particle" : "", "family" : "Kuo", "given" : "Ying-Hwa", "non-dropping-particle" : "", "parse-names" : false, "suffix" : "" }, { "dropping-particle" : "", "family" : "Lauritsen", "given" : "Kent B", "non-dropping-particle" : "", "parse-names" : false, "suffix" : "" }, { "dropping-particle" : "", "family" : "Mannucci", "given" : "Anthony J", "non-dropping-particle" : "", "parse-names" : false, "suffix" : "" }, { "dropping-particle" : "", "family" : "Nielsen", "given" : "Johannes K", "non-dropping-particle" : "", "parse-names" : false, "suffix" : "" }, { "dropping-particle" : "", "family" : "Schreiner", "given" : "William", "non-dropping-particle" : "", "parse-names" : false, "suffix" : "" }, { "dropping-particle" : "", "family" : "Schw\u00e4rz", "given" : "Marc", "non-dropping-particle" : "", "parse-names" : false, "suffix" : "" }, { "dropping-particle" : "", "fami</w:instrText>
      </w:r>
      <w:r w:rsidR="00745EAB" w:rsidRPr="002079D8">
        <w:rPr>
          <w:rPrChange w:id="4623" w:author="Elisabeth Lonnoy" w:date="2021-05-20T15:26:00Z">
            <w:rPr>
              <w:lang w:val="en-GB"/>
            </w:rPr>
          </w:rPrChange>
        </w:rPr>
        <w:instrText>ly" : "Sokolovskiy", "given" : "Sergey", "non-dropping-particle" : "", "parse-names" : false, "suffix" : "" }, { "dropping-particle" : "", "family" : "Syndergaard", "given" : "Stig", "non-dropping-particle" : "", "parse-names" : false, "suffix" : "" }, { "dropping-particle" : "", "family" : "Wickert", "given" : "Jens", "non-dropping-particle" : "", "parse-names" : false, "suffix" : "" } ], "container-title" : "Atmospheric Measurement Techniques", "id" : "ITEM-4", "issue" : "5", "issued" : { "date-parts" : [ [ "2020", "5", "20" ] ] }, "page" : "2547-2575", "title" : "Consistency and structural uncertainty of multi-mission GPS radio occultation records", "translator" : [ { "dropping-particle" : "", "family" : "H4384", "given" : "", "non-dropping-particle" : "", "parse-names" : false, "suffix" : "" } ], "type" : "article-journal", "volume" : "13" }, "uris" : [ "http://www.mendeley.com/documents/?uuid=b57f24ba-8ff2-47ea-b8b7-03ceef61efb2" ] } ], "mendeley" : { "formattedCitation" : "(Angerer et al., 2017; Scherllin-Pirscher et al., 2017; Gleisner et al., 2020; Steiner et al., 2020)", "plainTextFormattedCitation" : "(Angerer et al., 2017; Scherllin-Pirscher et al., 2017; Gleisner et al., 2020; Steiner et al., 2020)", "previouslyFormattedCitation" : "(Angerer et al., 2017; Scherllin-Pirscher et al., 2017; Gleisner et al., 2020; Steiner et al., 2020)" }, "properties" : { "noteIndex" : 0 }, "schema" : "https://github.com/citation-style-language/schema/raw/master/csl-citation.json" }</w:instrText>
      </w:r>
      <w:r w:rsidRPr="003A0C0D">
        <w:fldChar w:fldCharType="separate"/>
      </w:r>
      <w:ins w:id="4624" w:author="Robin Matthews" w:date="2021-05-18T16:05:00Z">
        <w:r w:rsidR="00602365">
          <w:rPr>
            <w:noProof/>
          </w:rPr>
          <w:t>(Angerer et al., 2017; Scherllin-Pirscher et al., 2017; Gleisner et al., 2020; Steiner et al., 2020)</w:t>
        </w:r>
      </w:ins>
      <w:del w:id="4625" w:author="Robin Matthews" w:date="2021-05-18T16:05:00Z">
        <w:r w:rsidR="00A94565" w:rsidRPr="00A94565" w:rsidDel="00602365">
          <w:rPr>
            <w:noProof/>
          </w:rPr>
          <w:delText>(Angerer et al., 2017; Scherllin-Pirscher et al., 2017; Gleisner et al., 2020; Steiner et al., 2020)</w:delText>
        </w:r>
      </w:del>
      <w:r w:rsidRPr="003A0C0D">
        <w:fldChar w:fldCharType="end"/>
      </w:r>
      <w:r w:rsidRPr="006B3DE1">
        <w:t xml:space="preserve">. </w:t>
      </w:r>
      <w:r w:rsidRPr="00FA4D8D">
        <w:rPr>
          <w:lang w:val="en-GB"/>
        </w:rPr>
        <w:t xml:space="preserve">These measurements complement those from the Atmospheric Infrared Sounder (AIRS; </w:t>
      </w:r>
      <w:r w:rsidRPr="003A0C0D">
        <w:fldChar w:fldCharType="begin" w:fldLock="1"/>
      </w:r>
      <w:r w:rsidR="00A94565">
        <w:rPr>
          <w:lang w:val="en-GB"/>
        </w:rPr>
        <w:instrText>ADDIN CSL_CITATION { "citationItems" : [ { "id" : "ITEM-1", "itemData" : { "DOI" : "10.1175/BAMS-87-7-911", "ISSN" : "0003-0007", "abstract" : "The Atmospheric Infrared Sounder (AIRS) and its two companion microwave sounders, AMSU and HSB were launched into polar orbit onboard the NASA Aqua Satellite in May 2002. NASA required the sounding system to provide high-quality research data for climate studies and to meet NOAA's requirements for improving operational weather forecasting. The NOAA requirement translated into global retrieval of temperature and humidity profiles with accuracies approaching those of radiosondes. AIRS also provides new measurements of several greenhouse gases, such as CO2, CO, CH4, O3, SO2, and aerosols.The assimilation of AIRS data into operational weather forecasting has already demonstrated significant improvements in global forecast skill. At NOAA/NCEP, the improvement in the forecast skill achieved at 6 days is equivalent to gaining an extension of forecast capability of six hours. This improvement is quite significant when compared to other forecast improvements over the last decade. In addition to NCEP, ECMWF and the Met Office have also reported positive forecast impacts due AIRS.AIRS is a hyperspectral sounder with 2,378 infrared channels between 3.7 and 15.4 \u03bcm. NOAA/NESDIS routinely distributes AIRS data within 3 hours to NWP centers around the world. The AIRS design represents a breakthrough in infrared space instrumentation with measurement stability and accuracies far surpassing any current research or operational sounder..The results we describe in this paper are \u201cwork in progress,\u201d and although significant accomplishments have already been made much more work remains in order to realize the full potential of this suite of instruments.", "author" : [ { "dropping-particle" : "", "family" : "Chahine", "given" : "Moustafa T.", "non-dropping-particle" : "", "parse-names" : false, "suffix" : "" }, { "dropping-particle" : "", "family" : "Pagano", "given" : "Thomas S.", "non-dropping-particle" : "", "parse-names" : false, "suffix" : "" }, { "dropping-particle" : "", "family" : "Aumann", "given" : "Hartmut H.", "non-dropping-particle" : "", "parse-names" : false, "suffix" : "" }, { "dropping-particle" : "", "family" : "Atlas", "given" : "Robert", "non-dropping-particle" : "", "parse-names" : false, "suffix" : "" }, { "dropping-particle" : "", "family" : "Barnet", "given" : "Christopher", "non-dropping-particle" : "", "parse-names" : false, "suffix" : "" }, { "dropping-particle" : "", "family" : "Blaisdell", "given" : "John", "non-dropping-particle" : "", "parse-names" : false, "suffix" : "" }, { "dropping-particle" : "", "family" : "Chen", "given" : "Luke", "non-dropping-particle" : "", "parse-names" : false, "suffix" : "" }, { "dropping-particle" : "", "family" : "Divakarla", "given" : "Murty", "non-dropping-particle" : "", "parse-names" : false, "suffix" : "" }, { "dropping-particle" : "", "family" : "Fetzer", "given" : "Eric J.", "non-dropping-particle" : "", "parse-names" : false, "suffix" : "" }, { "dropping-particle" : "", "family" : "Goldberg", "given" : "Mitch", "non-dropping-particle" : "", "parse-names" : false, "suffix" : "" }, { "dropping-particle" : "", "family" : "Gautier", "given" : "Catherine", "non-dropping-particle" : "", "parse-names" : false, "suffix" : "" }, { "dropping-particle" : "", "family" : "Granger", "given" : "Stephanie", "non-dropping-particle" : "", "parse-names" : false, "suffix" : "" }, { "dropping-particle" : "", "family" : "Hannon", "given" : "Scott", "non-dropping-particle" : "", "parse-names" : false, "suffix" : "" }, { "dropping-particle" : "", "family" : "Irion", "given" : "Fredrick W.", "non-dropping-particle" : "", "parse-names" : false, "suffix" : "" }, { "dropping-particle" : "", "family" : "Kakar", "given" : "Ramesh", "non-dropping-particle" : "", "parse-names" : false, "suffix" : "" }, { "dropping-particle" : "", "family" : "Kalnay", "given" : "Eugenia", "non-dropping-particle" : "", "parse-names" : false, "suffix" : "" }, { "dropping-particle" : "", "family" : "Lambrigtsen", "given" : "Bjorn H.", "non-dropping-particle" : "", "parse-names" : false, "suffix" : "" }, { "dropping-particle" : "", "family" : "Lee", "given" : "Sung-Yung", "non-dropping-particle" : "", "parse-names" : false, "suffix" : "" }, { "dropping-particle" : "Le", "family" : "Marshall", "given" : "John", "non-dropping-particle" : "", "parse-names" : false, "suffix" : "" }, { "dropping-particle" : "", "family" : "Mcmillan", "given" : "W. Wallace", "non-dropping-particle" : "", "parse-names" : false, "suffix" : "" }, { "dropping-particle" : "", "family" : "Mcmillin", "given" : "Larry", "non-dropping-particle" : "", "parse-names" : false, "suffix" : "" }, { "dropping-particle" : "", "family" : "Olsen", "given" : "Edward T.", "non-dropping-particle" : "", "parse-names" : false, "suffix" : "" }, { "dropping-particle" : "", "family" : "Revercomb", "given" : "Henry", "non-dropping-particle" : "", "parse-names" : false, "suffix" : "" }, { "dropping-particle" : "", "family" : "Rosenkranz", "given" : "Philip", "non-dropping-particle" : "", "parse-names" : false, "suffix" : "" }, { "dropping-particle" : "", "family" : "Smith", "given" : "William L.", "non-dropping-particle" : "", "parse-names" : false, "suffix" : "" }, { "dropping-particle" : "", "family" : "Staelin", "given" : "David", "non-dropping-particle" : "", "parse-names" : false, "suffix" : "" }, { "dropping-particle" : "", "family" : "Strow", "given" : "L. Larrabee", "non-dropping-particle" : "", "parse-names" : false, "suffix" : "" }, { "dropping-particle" : "", "family" : "Susskind", "given" : "Joel", "non-dropping-particle" : "", "parse-names" : false, "suffix" : "" }, { "dropping-particle" : "", "family" : "Tobin", "given" : "David", "non-dropping-particle" : "", "parse-names" : false, "suffix" : "" }, { "dropping-particle" : "", "family" : "Wolf", "given" : "Walter", "non-dropping-particle" : "", "parse-names" : false, "suffix" : "" }, { "dropping-particle" : "", "family" : "Zhou", "given" : "Lihang", "non-dropping-particle" : "", "parse-names" : false, "suffix" : "" } ], "container-title" : "Bulletin of the American Meteorological Society", "id" : "ITEM-1", "issue" : "7", "issued" : { "date-parts" : [ [ "2006", "7", "1" ] ] }, "page" : "911-926", "title" : "AIRS: Improving Weather Forecasting and Providing New Data on Greenhouse Gases", "translator" : [ { "dropping-particle" : "", "family" : "H4227", "given" : "", "non-dropping-particle" : "", "parse-names" : false, "suffix" : "" } ], "type" : "article-journal", "volume" : "87" }, "uris" : [ "http://www.mendeley.com/documents/?uuid=2f320452-ddf6-47bc-92e3-cd047fd3c5df" ] } ], "mendeley" : { "formattedCitation" : "(Chahine et al., 2006)", "manualFormatting" : "Chahine et al., 2006)", "plainTextFormattedCitation" : "(Chahine et al., 2006)", "previouslyFormattedCitation" : "(Chahine et al., 2006)" }, "properties" : { "noteIndex" : 0 }, "schema" : "https://github.com/citation-style-language/schema/raw/master/csl-citation.json" }</w:instrText>
      </w:r>
      <w:r w:rsidRPr="003A0C0D">
        <w:fldChar w:fldCharType="separate"/>
      </w:r>
      <w:ins w:id="4626" w:author="Robin Matthews" w:date="2021-05-18T16:05:00Z">
        <w:r w:rsidR="00602365">
          <w:rPr>
            <w:noProof/>
            <w:lang w:val="en-GB"/>
          </w:rPr>
          <w:t>Chahine et al., 2006)</w:t>
        </w:r>
      </w:ins>
      <w:del w:id="4627" w:author="Robin Matthews" w:date="2021-05-18T16:05:00Z">
        <w:r w:rsidRPr="00FA4D8D" w:rsidDel="00602365">
          <w:rPr>
            <w:noProof/>
            <w:lang w:val="en-GB"/>
          </w:rPr>
          <w:delText>Chahine et al., 2006)</w:delText>
        </w:r>
      </w:del>
      <w:r w:rsidRPr="003A0C0D">
        <w:fldChar w:fldCharType="end"/>
      </w:r>
      <w:r w:rsidRPr="00FA4D8D">
        <w:rPr>
          <w:lang w:val="en-GB"/>
        </w:rPr>
        <w:t xml:space="preserve">. AIRS has limitations in cloudy conditions, although these limitations have been partly solved using new methods of analysis </w:t>
      </w:r>
      <w:r w:rsidRPr="003A0C0D">
        <w:fldChar w:fldCharType="begin" w:fldLock="1"/>
      </w:r>
      <w:r w:rsidR="00E81B0B">
        <w:rPr>
          <w:lang w:val="en-GB"/>
        </w:rPr>
        <w:instrText>ADDIN CSL_CITATION { "citationItems" : [ { "id" : "ITEM-1", "itemData" : { "DOI" : "10.1109/JSTARS.2014.2304701", "ISSN" : "2151-1535 VO  - 7", "abstract" : "The synergistic use of microwave and hyperspectral infrared sounding observations gives rise to a rich array of signal processing challenges. Of particular interest are the following elements which are combined for the first time in the retrieval technique presented here: (1) radiance noise filtering and redundancy removal (compression) using principal components transforms and canonical correlations, (2) data fusion (infrared plus microwave at possibly different spatial and spectral resolutions) and stochastic cloud clearing (SCC), and (3) geophysical product retrieval from spectral radiance measurements using neural networks. In this paper, we describe the algorithm and demonstrate performance using the Atmospheric Infrared Sounder (AIRS) and the Advanced Microwave Sounding Unit (AMSU). We show that performance is improved by approximately 25%-50% using the neural network method relative to other common techniques. Furthermore, we quantify the improvement in the vertical resolution of the retrieved products.", "author" : [ { "dropping-particle" : "", "family" : "Blackwell", "given" : "W J", "non-dropping-particle" : "", "parse-names" : false, "suffix" : "" }, { "dropping-particle" : "", "family" : "Milstein", "given" : "A B", "non-dropping-particle" : "", "parse-names" : false, "suffix" : "" } ], "container-title" : "IEEE Journal of Selected Topics in Applied Earth Observations and Remote Sensing", "id" : "ITEM-1", "issue" : "4", "issued" : { "date-parts" : [ [ "2014" ] ] }, "page" : "1260-1270", "title" : "A Neural Network Retrieval Technique for High-Resolution Profiling of Cloudy Atmospheres", "translator" : [ { "dropping-particle" : "", "family" : "H4226", "given" : "", "non-dropping-particle" : "", "parse-names" : false, "suffix" : "" } ], "type" : "article-journal", "volume" : "7" }, "uris" : [ "http://www.mendeley.com/documents/?uuid=e91e1fd2-6acd-42e0-b2ae-a0175f28ae42" ] }, { "id" : "ITEM-2", "itemData" : { "DOI" : "10.1117/1.JRS.8.084994", "author" : [ { "dropping-particle" : "", "family" : "Susskind", "given" : "Joel", "non-dropping-particle" : "", "parse-names" : false, "suffix" : "" }, { "dropping-particle" : "", "family" : "Blaisdell", "given" : "John M", "non-dropping-particle" : "", "parse-names" : false, "suffix" : "" }, { "dropping-particle" : "", "family" : "Iredell", "given" : "Lena", "non-dropping-particle" : "", "parse-names" : false, "suffix" : "" } ], "container-title" : "Journal of Applied Remote Sensing", "id" : "ITEM-2", "issue" : "1", "issued" : { "date-parts" : [ [ "2014" ] ] }, "page" : "1-34", "publisher" : "SPIE", "title" : "Improved methodology for surface and atmospheric soundings, error estimates, and quality control procedures: the atmospheric infrared sounder science team version-6 retrieval algorithm", "translator" : [ { "dropping-particle" : "", "family" : "H4381", "given" : "", "non-dropping-particle" : "", "parse-names" : false, "suffix" : "" } ], "type" : "article-journal", "volume" : "8" }, "uris" : [ "http://www.mendeley.com/documents/?uuid=7e5e4430-af51-4a00-8e74-f07a03f5bd5f" ] } ], "mendeley" : { "formattedCitation" : "(Blackwell and Milstein, 2014; Susskind et al., 2014)", "manualFormatting" : "(Blackwell and Milstein, 2014; Susskind et al., 2014)", "plainTextFormattedCitation" : "(Blackwell and Milstein, 2014; Susskind et al., 2014)", "previouslyFormattedCitation" : "(Blackwell and Milstein, 2014; Susskind et al., 2014)" }, "properties" : { "noteIndex" : 0 }, "schema" : "https://github.com/citation-style-language/schema/raw/master/csl-citation.json" }</w:instrText>
      </w:r>
      <w:r w:rsidRPr="003A0C0D">
        <w:fldChar w:fldCharType="separate"/>
      </w:r>
      <w:ins w:id="4628" w:author="Robin Matthews" w:date="2021-05-18T16:05:00Z">
        <w:r w:rsidR="00602365">
          <w:rPr>
            <w:noProof/>
            <w:lang w:val="en-GB"/>
          </w:rPr>
          <w:t>(Blackwell and Milstein, 2014; Susskind et al., 2014)</w:t>
        </w:r>
      </w:ins>
      <w:del w:id="4629" w:author="Robin Matthews" w:date="2021-05-18T16:05:00Z">
        <w:r w:rsidRPr="00FA4D8D" w:rsidDel="00602365">
          <w:rPr>
            <w:noProof/>
            <w:lang w:val="en-GB"/>
          </w:rPr>
          <w:delText>(Blackwell and Milstein, 2014; Susskind et al., 2014)</w:delText>
        </w:r>
      </w:del>
      <w:r w:rsidRPr="003A0C0D">
        <w:fldChar w:fldCharType="end"/>
      </w:r>
      <w:r w:rsidRPr="00FA4D8D">
        <w:rPr>
          <w:lang w:val="en-GB"/>
        </w:rPr>
        <w:t xml:space="preserve">. These new data sources now have </w:t>
      </w:r>
      <w:del w:id="4630" w:author="Ian Blenkinsop" w:date="2021-07-07T16:13:00Z">
        <w:r w:rsidRPr="00FA4D8D" w:rsidDel="00CA353E">
          <w:rPr>
            <w:lang w:val="en-GB"/>
          </w:rPr>
          <w:delText>a sufficient length of the record</w:delText>
        </w:r>
      </w:del>
      <w:ins w:id="4631" w:author="Ian Blenkinsop" w:date="2021-07-07T16:14:00Z">
        <w:r w:rsidR="00CA353E">
          <w:rPr>
            <w:lang w:val="en-GB"/>
          </w:rPr>
          <w:t>sufficiently long records</w:t>
        </w:r>
      </w:ins>
      <w:r w:rsidRPr="00FA4D8D">
        <w:rPr>
          <w:lang w:val="en-GB"/>
        </w:rPr>
        <w:t xml:space="preserve"> to strengthen the analysis of atmospheric warming in Chapter 2</w:t>
      </w:r>
      <w:del w:id="4632" w:author="Ian Blenkinsop" w:date="2021-07-12T14:42:00Z">
        <w:r w:rsidRPr="00FA4D8D" w:rsidDel="002B41D5">
          <w:rPr>
            <w:lang w:val="en-GB"/>
          </w:rPr>
          <w:delText xml:space="preserve">, </w:delText>
        </w:r>
      </w:del>
      <w:ins w:id="4633" w:author="Ian Blenkinsop" w:date="2021-07-12T14:42:00Z">
        <w:r w:rsidR="002B41D5">
          <w:rPr>
            <w:lang w:val="en-GB"/>
          </w:rPr>
          <w:t xml:space="preserve"> (</w:t>
        </w:r>
      </w:ins>
      <w:r w:rsidRPr="00FA4D8D">
        <w:rPr>
          <w:lang w:val="en-GB"/>
        </w:rPr>
        <w:t>Section 2.3.1.2</w:t>
      </w:r>
      <w:ins w:id="4634" w:author="Ian Blenkinsop" w:date="2021-07-12T14:42:00Z">
        <w:r w:rsidR="002B41D5">
          <w:rPr>
            <w:lang w:val="en-GB"/>
          </w:rPr>
          <w:t>)</w:t>
        </w:r>
      </w:ins>
      <w:r w:rsidRPr="00FA4D8D">
        <w:rPr>
          <w:lang w:val="en-GB"/>
        </w:rPr>
        <w:t>.</w:t>
      </w:r>
    </w:p>
    <w:bookmarkEnd w:id="4588"/>
    <w:p w14:paraId="3E635209" w14:textId="77777777" w:rsidR="006409E5" w:rsidRPr="00FA4D8D" w:rsidRDefault="006409E5" w:rsidP="006409E5">
      <w:pPr>
        <w:pStyle w:val="AR6BodyText"/>
        <w:rPr>
          <w:i/>
          <w:lang w:val="en-GB"/>
        </w:rPr>
      </w:pPr>
    </w:p>
    <w:p w14:paraId="034EEDE7" w14:textId="5CF91F61" w:rsidR="006409E5" w:rsidRPr="00FA4D8D" w:rsidRDefault="006409E5" w:rsidP="006409E5">
      <w:pPr>
        <w:pStyle w:val="AR6BodyText"/>
        <w:rPr>
          <w:lang w:val="en-GB"/>
        </w:rPr>
      </w:pPr>
      <w:r w:rsidRPr="00FA4D8D">
        <w:rPr>
          <w:rFonts w:cs="Times New Roman"/>
          <w:lang w:val="en-GB"/>
        </w:rPr>
        <w:t xml:space="preserve">Assessments of the hydrological cycle in Chapters 2 and 8 are supported by longer time series and new developments. </w:t>
      </w:r>
      <w:r w:rsidRPr="00FA4D8D">
        <w:rPr>
          <w:lang w:val="en-GB"/>
        </w:rPr>
        <w:t xml:space="preserve">Examples are new satellites </w:t>
      </w:r>
      <w:r w:rsidRPr="003A0C0D">
        <w:rPr>
          <w:rFonts w:cs="Times New Roman"/>
        </w:rPr>
        <w:fldChar w:fldCharType="begin" w:fldLock="1"/>
      </w:r>
      <w:r w:rsidR="00E81B0B">
        <w:rPr>
          <w:rFonts w:cs="Times New Roman"/>
          <w:lang w:val="en-GB"/>
        </w:rPr>
        <w:instrText>ADDIN CSL_CITATION { "citationItems" : [ { "id" : "ITEM-1", "itemData" : { "DOI" : "10.5194/hess-21-3879-2017", "author" : [ { "dropping-particle" : "", "family" : "McCabe", "given" : "M F", "non-dropping-particle" : "", "parse-names" : false, "suffix" : "" }, { "dropping-particle" : "", "family" : "Rodell", "given" : "M", "non-dropping-particle" : "", "parse-names" : false, "suffix" : "" }, { "dropping-particle" : "", "family" : "Alsdorf", "given" : "D E", "non-dropping-particle" : "", "parse-names" : false, "suffix" : "" }, { "dropping-particle" : "", "family" : "Miralles", "given" : "D G", "non-dropping-particle" : "", "parse-names" : false, "suffix" : "" }, { "dropping-particle" : "", "family" : "Uijlenhoet", "given" : "R", "non-dropping-particle" : "", "parse-names" : false, "suffix" : "" }, { "dropping-particle" : "", "family" : "Wagner", "given" : "W", "non-dropping-particle" : "", "parse-names" : false, "suffix" : "" }, { "dropping-particle" : "", "family" : "Lucieer", "given" : "A", "non-dropping-particle" : "", "parse-names" : false, "suffix" : "" }, { "dropping-particle" : "", "family" : "Houborg", "given" : "R", "non-dropping-particle" : "", "parse-names" : false, "suffix" : "" }, { "dropping-particle" : "", "family" : "Verhoest", "given" : "N E C", "non-dropping-particle" : "", "parse-names" : false, "suffix" : "" }, { "dropping-particle" : "", "family" : "Franz", "given" : "T E", "non-dropping-particle" : "", "parse-names" : false, "suffix" : "" }, { "dropping-particle" : "", "family" : "Shi", "given" : "J", "non-dropping-particle" : "", "parse-names" : false, "suffix" : "" }, { "dropping-particle" : "", "family" : "Gao", "given" : "H", "non-dropping-particle" : "", "parse-names" : false, "suffix" : "" }, { "dropping-particle" : "", "family" : "Wood", "given" : "E F", "non-dropping-particle" : "", "parse-names" : false, "suffix" : "" } ], "container-title" : "Hydrology and Earth System Sciences", "id" : "ITEM-1", "issue" : "7", "issued" : { "date-parts" : [ [ "2017" ] ] }, "page" : "3879-3914", "title" : "The future of Earth observation in hydrology", "translator" : [ { "dropping-particle" : "", "family" : "H4291", "given" : "", "non-dropping-particle" : "", "parse-names" : false, "suffix" : "" } ], "type" : "article-journal", "volume" : "21" }, "uris" : [ "http://www.mendeley.com/documents/?uuid=9a360323-c2c8-49fe-9ee1-a7496696a33c" ] } ], "mendeley" : { "formattedCitation" : "(McCabe et al., 2017)", "plainTextFormattedCitation" : "(McCabe et al., 2017)", "previouslyFormattedCitation" : "(McCabe et al., 2017)" }, "properties" : { "noteIndex" : 0 }, "schema" : "https://github.com/citation-style-language/schema/raw/master/csl-citation.json" }</w:instrText>
      </w:r>
      <w:r w:rsidRPr="003A0C0D">
        <w:rPr>
          <w:rFonts w:cs="Times New Roman"/>
        </w:rPr>
        <w:fldChar w:fldCharType="separate"/>
      </w:r>
      <w:ins w:id="4635" w:author="Robin Matthews" w:date="2021-05-18T16:05:00Z">
        <w:r w:rsidR="00602365">
          <w:rPr>
            <w:rFonts w:cs="Times New Roman"/>
            <w:noProof/>
            <w:lang w:val="en-GB"/>
          </w:rPr>
          <w:t>(McCabe et al., 2017)</w:t>
        </w:r>
      </w:ins>
      <w:del w:id="4636" w:author="Robin Matthews" w:date="2021-05-18T16:05:00Z">
        <w:r w:rsidRPr="00FA4D8D" w:rsidDel="00602365">
          <w:rPr>
            <w:rFonts w:cs="Times New Roman"/>
            <w:noProof/>
            <w:lang w:val="en-GB"/>
          </w:rPr>
          <w:delText>(McCabe et al., 2017)</w:delText>
        </w:r>
      </w:del>
      <w:r w:rsidRPr="003A0C0D">
        <w:rPr>
          <w:rFonts w:cs="Times New Roman"/>
        </w:rPr>
        <w:fldChar w:fldCharType="end"/>
      </w:r>
      <w:commentRangeStart w:id="4637"/>
      <w:r w:rsidRPr="00FA4D8D">
        <w:rPr>
          <w:lang w:val="en-GB"/>
        </w:rPr>
        <w:t xml:space="preserve"> </w:t>
      </w:r>
      <w:commentRangeEnd w:id="4637"/>
      <w:r w:rsidR="00D672A6">
        <w:rPr>
          <w:rStyle w:val="CommentReference"/>
        </w:rPr>
        <w:commentReference w:id="4637"/>
      </w:r>
      <w:r w:rsidRPr="00FA4D8D">
        <w:rPr>
          <w:lang w:val="en-GB"/>
        </w:rPr>
        <w:t xml:space="preserve">and </w:t>
      </w:r>
      <w:r w:rsidRPr="00FA4D8D">
        <w:rPr>
          <w:rFonts w:cs="Times New Roman"/>
          <w:lang w:val="en-GB"/>
        </w:rPr>
        <w:t>measurements of water vapo</w:t>
      </w:r>
      <w:ins w:id="4638" w:author="Ian Blenkinsop" w:date="2021-07-07T16:14:00Z">
        <w:r w:rsidR="00D672A6">
          <w:rPr>
            <w:rFonts w:cs="Times New Roman"/>
            <w:lang w:val="en-GB"/>
          </w:rPr>
          <w:t>u</w:t>
        </w:r>
      </w:ins>
      <w:r w:rsidRPr="00FA4D8D">
        <w:rPr>
          <w:rFonts w:cs="Times New Roman"/>
          <w:lang w:val="en-GB"/>
        </w:rPr>
        <w:t>r using commercial laser absorption spectrometers and water vapo</w:t>
      </w:r>
      <w:ins w:id="4639" w:author="Ian Blenkinsop" w:date="2021-07-07T16:15:00Z">
        <w:r w:rsidR="00D672A6">
          <w:rPr>
            <w:rFonts w:cs="Times New Roman"/>
            <w:lang w:val="en-GB"/>
          </w:rPr>
          <w:t>u</w:t>
        </w:r>
      </w:ins>
      <w:r w:rsidRPr="00FA4D8D">
        <w:rPr>
          <w:rFonts w:cs="Times New Roman"/>
          <w:lang w:val="en-GB"/>
        </w:rPr>
        <w:t xml:space="preserve">r isotopic composition </w:t>
      </w:r>
      <w:r w:rsidRPr="003A0C0D">
        <w:rPr>
          <w:rFonts w:cs="Times New Roman"/>
        </w:rPr>
        <w:fldChar w:fldCharType="begin" w:fldLock="1"/>
      </w:r>
      <w:r w:rsidR="00E14AAC">
        <w:rPr>
          <w:rFonts w:cs="Times New Roman"/>
          <w:lang w:val="en-GB"/>
        </w:rPr>
        <w:instrText>ADDIN CSL_CITATION { "citationItems" : [ { "id" : "ITEM-1", "itemData" : { "DOI" : "10.1002/2015JD023234", "ISSN" : "2169-897X", "abstract" : "AbstractThe isotopic composition of near surface (or planetary boundary layer) water vapor on the south coast of Iceland (63.83\u00b0N, 21.47\u00b0W) has been monitored in situ between November 2011 and April 2013. The calibrated data set documents seasonal variations in the relationship between \u03b418O and local humidity (ppmv) and between deuterium excess and \u03b418O. These seasonal variations are attributed to seasonal changes in atmospheric transport. A strong linear relationship is observed between deuterium excess and atmospheric relative humidity calculated at regional sea surface temperature. Surprisingly, we find a similar relationship between deuterium excess and relative humidity as observed in the Bermuda Islands. During days with low amount of isotopic depletion (more enriched values), our data significantly deviate from the global meteoric water line. This feature can be explained by a supply of an evaporative flux into the planetary boundary layer above the ocean, which we show using a 1-d box model. Based on the close relationship identified between moisture origin and deuterium excess, we combine deuterium excess measurements performed in Iceland and south Greenland with moisture source diagnostics based on back trajectory calculations to establish the distribution of d-excess moisture uptake values across the North Atlantic. We map high deuterium excess in the Arctic and low deuterium excess for vapor in the subtropics and midlatitudes. This confirms the role of North Atlantic water vapor isotopes as moisture origin tracers.", "author" : [ { "dropping-particle" : "", "family" : "Steen-Larsen", "given" : "H C", "non-dropping-particle" : "", "parse-names" : false, "suffix" : "" }, { "dropping-particle" : "", "family" : "Sveinbj\u00f6rnsdottir", "given" : "A E", "non-dropping-particle" : "", "parse-names" : false, "suffix" : "" }, { "dropping-particle" : "", "family" : "Jonsson", "given" : "Th.", "non-dropping-particle" : "", "parse-names" : false, "suffix" : "" }, { "dropping-particle" : "", "family" : "Ritter", "given" : "F", "non-dropping-particle" : "", "parse-names" : false, "suffix" : "" }, { "dropping-particle" : "", "family" : "Bonne", "given" : "J.-L.", "non-dropping-particle" : "", "parse-names" : false, "suffix" : "" }, { "dropping-particle" : "", "family" : "Masson-Delmotte", "given" : "V", "non-dropping-particle" : "", "parse-names" : false, "suffix" : "" }, { "dropping-particle" : "", "family" : "Sodemann", "given" : "H", "non-dropping-particle" : "", "parse-names" : false, "suffix" : "" }, { "dropping-particle" : "", "family" : "Blunier", "given" : "T", "non-dropping-particle" : "", "parse-names" : false, "suffix" : "" }, { "dropping-particle" : "", "family" : "Dahl-Jensen", "given" : "D", "non-dropping-particle" : "", "parse-names" : false, "suffix" : "" }, { "dropping-particle" : "", "family" : "Vinther", "given" : "B M", "non-dropping-particle" : "", "parse-names" : false, "suffix" : "" } ], "container-title" : "Journal of Geophysical Research: Atmospheres", "id" : "ITEM-1", "issue" : "12", "issued" : { "date-parts" : [ [ "2015", "6", "27" ] ] }, "note" : "https://doi.org/10.1002/2015JD023234", "page" : "5757-5774", "publisher" : "John Wiley &amp; Sons, Ltd", "title" : "Moisture sources and synoptic to seasonal variability of North Atlantic water vapor isotopic composition", "translator" : [ { "dropping-particle" : "", "family" : "H1952", "given" : "", "non-dropping-particle" : "", "parse-names" : false, "suffix" : "" } ], "type" : "article-journal", "volume" : "120" }, "uris" : [ "http://www.mendeley.com/documents/?uuid=6019e415-dcd4-4016-a591-3d90ec50de2c" ] }, { "id" : "ITEM-2", "itemData" : { "DOI" : "10.1016/j.jhydrol.2019.03.033", "ISSN" : "0022-1694", "abstract" : "The interaction between the different components of the water cycle at ecosystem scale is of great interest in hydroecology. Stable isotopes of hydrogen and oxygen in the water molecule can be used to study these processes quantitatively due to their different physical properties. This study aims at quantifying the contribution of local moisture sources to the isotopic signature of water vapor in the specific estuary system of a coastal lagoon. Here we present a framework of the isotopic composition of the atmospheric water cycle components (water vapor and precipitation) for the coastal lagoon of Venice (Italy) and we discuss the interaction between the atmospheric component and the surface component of the local water cycle, i.e. the atmospheric moisture and the lagoon water. The Venetian Lagoon is an enclosed basin with low freshwater influx, resulting in the presence of large horizontal gradients of the isotopic composition of surface water. This feature allows to determine the sensitivity of the isotopic signal in near surface atmospheric moisture under a range of humidity conditions. We observed that when the lower atmosphere is close to water vapor saturation pressure condition, the isotopic composition of water vapor at the ground appears to be in isotopic equilibrium with lagoon surface water in a range of approximately 6\u201326 km from the sampling point. On the other hand, under unsaturated conditions, we estimated that lagoon evaporation flux accounts on average for \u223c27% to the daily (06\u201318 Local Sidereal Time) total evapotranspiration surface flux. This is the first study that discusses the spatio-temporal variability of water vapor, precipitation and surface water isotopic composition for a coastal lagoon, thus including the major components of the local water cycle in an estuarine system with the isotope approach.", "author" : [ { "dropping-particle" : "", "family" : "Zannoni", "given" : "Daniele", "non-dropping-particle" : "", "parse-names" : false, "suffix" : "" }, { "dropping-particle" : "", "family" : "Steen-Larsen", "given" : "Hans Christian", "non-dropping-particle" : "", "parse-names" : false, "suffix" : "" }, { "dropping-particle" : "", "family" : "Rampazzo", "given" : "Giancarlo", "non-dropping-particle" : "", "parse-names" : false, "suffix" : "" }, { "dropping-particle" : "", "family" : "Dreossi", "given" : "Giuliano", "non-dropping-particle" : "", "parse-names" : false, "suffix" : "" }, { "dropping-particle" : "", "family" : "Stenni", "given" : "Barbara", "non-dropping-particle" : "", "parse-names" : false, "suffix" : "" }, { "dropping-particle" : "", "family" : "Bergamasco", "given" : "Andrea", "non-dropping-particle" : "", "parse-names" : false, "suffix" : "" } ], "container-title" : "Journal of Hydrology", "id" : "ITEM-2", "issued" : { "date-parts" : [ [ "2019" ] ] }, "page" : "630-644", "title" : "The atmospheric water cycle of a coastal lagoon: An isotope study of the interactions between water vapor, precipitation and surface waters", "translator" : [ { "dropping-particle" : "", "family" : "H1955", "given" : "", "non-dropping-particle" : "", "parse-names" : false, "suffix" : "" } ], "type" : "article-journal", "volume" : "572" }, "uris" : [ "http://www.mendeley.com/documents/?uuid=81cfecf2-35da-4752-b810-b12e4e3af3f8" ] } ], "mendeley" : { "formattedCitation" : "(Steen-Larsen et al., 2015; Zannoni et al., 2019)", "plainTextFormattedCitation" : "(Steen-Larsen et al., 2015; Zannoni et al., 2019)", "previouslyFormattedCitation" : "(Steen-Larsen et al., 2015; Zannoni et al., 2019)" }, "properties" : { "noteIndex" : 0 }, "schema" : "https://github.com/citation-style-language/schema/raw/master/csl-citation.json" }</w:instrText>
      </w:r>
      <w:r w:rsidRPr="003A0C0D">
        <w:rPr>
          <w:rFonts w:cs="Times New Roman"/>
        </w:rPr>
        <w:fldChar w:fldCharType="separate"/>
      </w:r>
      <w:ins w:id="4640" w:author="Robin Matthews" w:date="2021-05-18T16:05:00Z">
        <w:r w:rsidR="00602365">
          <w:rPr>
            <w:rFonts w:cs="Times New Roman"/>
            <w:noProof/>
            <w:lang w:val="en-GB"/>
          </w:rPr>
          <w:t>(Steen-Larsen et al., 2015; Zannoni et al., 2019)</w:t>
        </w:r>
      </w:ins>
      <w:del w:id="4641" w:author="Robin Matthews" w:date="2021-05-18T16:05:00Z">
        <w:r w:rsidRPr="00FA4D8D" w:rsidDel="00602365">
          <w:rPr>
            <w:rFonts w:cs="Times New Roman"/>
            <w:noProof/>
            <w:lang w:val="en-GB"/>
          </w:rPr>
          <w:delText>(Steen-Larsen et al., 2015; Zannoni et al., 2019)</w:delText>
        </w:r>
      </w:del>
      <w:r w:rsidRPr="003A0C0D">
        <w:rPr>
          <w:rFonts w:cs="Times New Roman"/>
        </w:rPr>
        <w:fldChar w:fldCharType="end"/>
      </w:r>
      <w:r w:rsidRPr="00FA4D8D">
        <w:rPr>
          <w:rFonts w:cs="Times New Roman"/>
          <w:lang w:val="en-GB"/>
        </w:rPr>
        <w:t xml:space="preserve">. </w:t>
      </w:r>
      <w:r w:rsidRPr="00FA4D8D">
        <w:rPr>
          <w:lang w:val="en-GB"/>
        </w:rPr>
        <w:t>Data products of higher quality have been developed since AR5, such as the multi-source weighted ensemble precipitation</w:t>
      </w:r>
      <w:commentRangeStart w:id="4642"/>
      <w:r w:rsidRPr="00FA4D8D">
        <w:rPr>
          <w:lang w:val="en-GB"/>
        </w:rPr>
        <w:t xml:space="preserve"> </w:t>
      </w:r>
      <w:commentRangeEnd w:id="4642"/>
      <w:r w:rsidR="00395626">
        <w:rPr>
          <w:rStyle w:val="CommentReference"/>
        </w:rPr>
        <w:commentReference w:id="4642"/>
      </w:r>
      <w:r w:rsidRPr="003A0C0D">
        <w:fldChar w:fldCharType="begin" w:fldLock="1"/>
      </w:r>
      <w:r w:rsidR="00E81B0B">
        <w:rPr>
          <w:lang w:val="en-GB"/>
        </w:rPr>
        <w:instrText>ADDIN CSL_CITATION { "citationItems" : [ { "id" : "ITEM-1", "itemData" : { "DOI" : "10.5194/hess-21-589-2017", "author" : [ { "dropping-particle" : "", "family" : "Beck", "given" : "H E", "non-dropping-particle" : "", "parse-names" : false, "suffix" : "" }, { "dropping-particle" : "", "family" : "Dijk", "given" : "A I J M", "non-dropping-particle" : "van", "parse-names" : false, "suffix" : "" }, { "dropping-particle" : "", "family" : "Levizzani", "given" : "V", "non-dropping-particle" : "", "parse-names" : false, "suffix" : "" }, { "dropping-particle" : "", "family" : "Schellekens", "given" : "J", "non-dropping-particle" : "", "parse-names" : false, "suffix" : "" }, { "dropping-particle" : "", "family" : "Miralles", "given" : "D G", "non-dropping-particle" : "", "parse-names" : false, "suffix" : "" }, { "dropping-particle" : "", "family" : "Martens", "given" : "B", "non-dropping-particle" : "", "parse-names" : false, "suffix" : "" }, { "dropping-particle" : "", "family" : "Roo", "given" : "A", "non-dropping-particle" : "de", "parse-names" : false, "suffix" : "" } ], "container-title" : "Hydrology and Earth System Sciences", "id" : "ITEM-1", "issue" : "1", "issued" : { "date-parts" : [ [ "2017" ] ] }, "page" : "589-615", "title" : "MSWEP: 3-hourly 0.25\u00ba global gridded precipitation (1979\u20132015) by merging gauge, satellite, and reanalysis data", "translator" : [ { "dropping-particle" : "", "family" : "H4289", "given" : "", "non-dropping-particle" : "", "parse-names" : false, "suffix" : "" } ], "type" : "article-journal", "volume" : "21" }, "uris" : [ "http://www.mendeley.com/documents/?uuid=270e9d66-da46-47a4-bc31-147c0e016d9c" ] } ], "mendeley" : { "formattedCitation" : "(Beck et al., 2017)", "plainTextFormattedCitation" : "(Beck et al., 2017)", "previouslyFormattedCitation" : "(Beck et al., 2017)" }, "properties" : { "noteIndex" : 0 }, "schema" : "https://github.com/citation-style-language/schema/raw/master/csl-citation.json" }</w:instrText>
      </w:r>
      <w:r w:rsidRPr="003A0C0D">
        <w:fldChar w:fldCharType="separate"/>
      </w:r>
      <w:ins w:id="4643" w:author="Robin Matthews" w:date="2021-05-18T16:05:00Z">
        <w:r w:rsidR="00602365">
          <w:rPr>
            <w:noProof/>
          </w:rPr>
          <w:t>(Beck et al., 2017)</w:t>
        </w:r>
      </w:ins>
      <w:del w:id="4644" w:author="Robin Matthews" w:date="2021-05-18T16:05:00Z">
        <w:r w:rsidRPr="003A0C0D" w:rsidDel="00602365">
          <w:rPr>
            <w:noProof/>
          </w:rPr>
          <w:delText>(Beck et al., 2017)</w:delText>
        </w:r>
      </w:del>
      <w:r w:rsidRPr="003A0C0D">
        <w:fldChar w:fldCharType="end"/>
      </w:r>
      <w:r w:rsidRPr="003A0C0D">
        <w:t>, and multi-satellite terrestrial evaporation</w:t>
      </w:r>
      <w:commentRangeStart w:id="4645"/>
      <w:r w:rsidRPr="003A0C0D">
        <w:t xml:space="preserve"> </w:t>
      </w:r>
      <w:commentRangeEnd w:id="4645"/>
      <w:r w:rsidR="00395626">
        <w:rPr>
          <w:rStyle w:val="CommentReference"/>
        </w:rPr>
        <w:commentReference w:id="4645"/>
      </w:r>
      <w:r w:rsidRPr="003A0C0D">
        <w:fldChar w:fldCharType="begin" w:fldLock="1"/>
      </w:r>
      <w:r w:rsidR="00E14AAC">
        <w:instrText>ADDIN CSL_CITATION { "citationItems" : [ { "id" : "ITEM-1", "itemData" : { "DOI" : "10.1002/2016WR020175", "ISSN" : "0043-1397", "abstract" : "Abstract The fate of the terrestrial biosphere is highly uncertain given recent and projected changes in climate. This is especially acute for impacts associated with changes in drought frequency and intensity on the distribution and timing of water availability. The development of effective adaptation strategies for these emerging threats to food and water security are compromised by limitations in our understanding of how natural and managed ecosystems are responding to changing hydrological and climatological regimes. This information gap is exacerbated by insufficient monitoring capabilities from local to global scales. Here, we describe how evapotranspiration (ET) represents the key variable in linking ecosystem functioning, carbon and climate feedbacks, agricultural management, and water resources, and highlight both the outstanding science and applications questions and the actions, especially from a space-based perspective, necessary to advance them.", "author" : [ { "dropping-particle" : "", "family" : "Fisher", "given" : "Joshua B", "non-dropping-particle" : "", "parse-names" : false, "suffix" : "" }, { "dropping-particle" : "", "family" : "Melton", "given" : "Forrest", "non-dropping-particle" : "", "parse-names" : false, "suffix" : "" }, { "dropping-particle" : "", "family" : "Middleton", "given" : "Elizabeth", "non-dropping-particle" : "", "parse-names" : false, "suffix" : "" }, { "dropping-particle" : "", "family" : "Hain", "given" : "Christopher", "non-dropping-particle" : "", "parse-names" : false, "suffix" : "" }, { "dropping-particle" : "", "family" : "Anderson", "given" : "Martha", "non-dropping-particle" : "", "parse-names" : false, "suffix" : "" }, { "dropping-particle" : "", "family" : "Allen", "given" : "Richard", "non-dropping-particle" : "", "parse-names" : false, "suffix" : "" }, { "dropping-particle" : "", "family" : "McCabe", "given" : "Matthew F", "non-dropping-particle" : "", "parse-names" : false, "suffix" : "" }, { "dropping-particle" : "", "family" : "Hook", "given" : "Simon", "non-dropping-particle" : "", "parse-names" : false, "suffix" : "" }, { "dropping-particle" : "", "family" : "Baldocchi", "given" : "Dennis", "non-dropping-particle" : "", "parse-names" : false, "suffix" : "" }, { "dropping-particle" : "", "family" : "Townsend", "given" : "Philip A", "non-dropping-particle" : "", "parse-names" : false, "suffix" : "" }, { "dropping-particle" : "", "family" : "Kilic", "given" : "Ayse", "non-dropping-particle" : "", "parse-names" : false, "suffix" : "" }, { "dropping-particle" : "", "family" : "Tu", "given" : "Kevin", "non-dropping-particle" : "", "parse-names" : false, "suffix" : "" }, { "dropping-particle" : "", "family" : "Miralles", "given" : "Diego D", "non-dropping-particle" : "", "parse-names" : false, "suffix" : "" }, { "dropping-particle" : "", "family" : "Perret", "given" : "Johan", "non-dropping-particle" : "", "parse-names" : false, "suffix" : "" }, { "dropping-particle" : "", "family" : "Lagouarde", "given" : "Jean-Pierre", "non-dropping-particle" : "", "parse-names" : false, "suffix" : "" }, { "dropping-particle" : "", "family" : "Waliser", "given" : "Duane", "non-dropping-particle" : "", "parse-names" : false, "suffix" : "" }, { "dropping-particle" : "", "family" : "Purdy", "given" : "Adam J", "non-dropping-particle" : "", "parse-names" : false, "suffix" : "" }, { "dropping-particle" : "", "family" : "French", "given" : "Andrew", "non-dropping-particle" : "", "parse-names" : false, "suffix" : "" }, { "dropping-particle" : "", "family" : "Schimel", "given" : "David", "non-dropping</w:instrText>
      </w:r>
      <w:r w:rsidR="00E14AAC" w:rsidRPr="008D0499">
        <w:rPr>
          <w:lang w:val="en-US"/>
        </w:rPr>
        <w:instrText>-particle" : "", "parse-names" : false, "suffix" : "" }, { "dropping-particle" : "", "family" : "Famiglietti", "given" : "James S", "non-dropping-particle" : "", "parse-names" : false, "suffix" : "" }, { "dropping-particle" : "", "family" : "Stephens", "given" : "Graeme", "non-dropping-particle" : "", "parse-names" : false, "suffix" : "" }, { "dropping-particle" : "", "family" : "Wood", "given" : "Eric F", "non-dropping-particle" : "", "parse-names" : false, "suffix" : "" } ], "container-title" : "Water Resources Research", "id" : "ITEM-1", "issue" : "4", "issued" : { "date-parts" : [ [ "2017", "4", "1" ] ] }, "note" : "https://doi.org/10.1002/2016WR020175", "page" : "2618-2626", "publisher" : "John Wiley &amp; Sons, Ltd", "title" : "The future of evapotranspiration: Global requirements for ecosystem functioning, carbon and climate feedbacks, agricultural management, and water resources", "translator" : [ { "dropping-particle" : "", "family" : "H1950", "given" : "", "non-dropping-particle" : "", "parse-names" : false, "suffix" : "" } ], "type" : "article-journal", "volume" : "53" }, "uris" : [ "http://www.mendeley.com/documents/?uuid=5298871b-ab43-4155-b49b-f12e1a9b46d6" ] } ], "mendeley" : { "formattedCitation" : "(Fisher et al., 2017)", "plainTextFormattedCitation" : "(Fisher et al., 2017)", "previouslyFormattedCitation" : "(Fisher et al., 2017)" }, "properties" : { "noteIndex" : 0 }, "schema" : "https://github.com/citation-style-language/schema/raw/master/csl-citation.json" }</w:instrText>
      </w:r>
      <w:r w:rsidRPr="003A0C0D">
        <w:fldChar w:fldCharType="separate"/>
      </w:r>
      <w:ins w:id="4646" w:author="Robin Matthews" w:date="2021-05-18T16:05:00Z">
        <w:r w:rsidR="00602365">
          <w:rPr>
            <w:noProof/>
            <w:lang w:val="en-US"/>
          </w:rPr>
          <w:t>(Fisher et al., 2017)</w:t>
        </w:r>
      </w:ins>
      <w:del w:id="4647" w:author="Robin Matthews" w:date="2021-05-18T16:05:00Z">
        <w:r w:rsidRPr="002456BC" w:rsidDel="00602365">
          <w:rPr>
            <w:noProof/>
            <w:lang w:val="en-US"/>
          </w:rPr>
          <w:delText>(Fisher et al., 2017)</w:delText>
        </w:r>
      </w:del>
      <w:r w:rsidRPr="003A0C0D">
        <w:fldChar w:fldCharType="end"/>
      </w:r>
      <w:r w:rsidRPr="002456BC">
        <w:rPr>
          <w:lang w:val="en-US"/>
        </w:rPr>
        <w:t xml:space="preserve">. Longer series are available for </w:t>
      </w:r>
      <w:bookmarkStart w:id="4648" w:name="_Hlk66783623"/>
      <w:r w:rsidRPr="002456BC">
        <w:rPr>
          <w:lang w:val="en-US"/>
        </w:rPr>
        <w:t>satellite-derived global inundation</w:t>
      </w:r>
      <w:bookmarkEnd w:id="4648"/>
      <w:commentRangeStart w:id="4649"/>
      <w:r w:rsidRPr="002456BC">
        <w:rPr>
          <w:lang w:val="en-US"/>
        </w:rPr>
        <w:t xml:space="preserve"> </w:t>
      </w:r>
      <w:commentRangeEnd w:id="4649"/>
      <w:r w:rsidR="00027754">
        <w:rPr>
          <w:rStyle w:val="CommentReference"/>
        </w:rPr>
        <w:commentReference w:id="4649"/>
      </w:r>
      <w:r w:rsidRPr="003A0C0D">
        <w:fldChar w:fldCharType="begin" w:fldLock="1"/>
      </w:r>
      <w:r w:rsidR="00E14AAC">
        <w:rPr>
          <w:lang w:val="en-US"/>
        </w:rPr>
        <w:instrText>ADDIN CSL_CITATION { "citationItems" : [ { "id" : "ITEM-1", "itemData" : { "DOI" : "10.1029/2019JD030711", "ISSN" : "2169-897X", "abstract" : "Abstract A method has been developed to extend the Global Inundation Estimate from Multiple Satellites (GIEMS). The method presented here is based on retrieval principals similar to GIEMS but with an updated estimation of microwave emissivity in order to be less dependent on ancillary data and with some changes to the final surface water estimation to correct a known overestimation over low vegetation areas. The new methodology, GIEMS-2, provides monthly estimates of surface water extent, including open water, wetlands, or rice paddies, and it has been applied to the Special Sensor Microwave/Imager and the Special Sensor Microwave Imager Sounder intercalibrated observations to produce a global data record of surface water extent from 1992 to 2015, on an equal area grid of 0.25\u00b0 ? 0.25\u00b0 at the equator (?25 km). The time series have been thoroughly evaluated: they are seamless and do not show any obvious artifact related to changes in satellite instrumentation over the ?25 years. Comparisons with precipitation estimates show good agreement, displaying expected patterns related to surface conditions and precipitation regimes. The temporal variability of basin-averaged estimates has also been compared with altimeter river height, showing a reasonable agreement. Production will be continued up to current time as soon as the observations become available, with efforts to improve the spatial and temporal resolutions of the estimates currently underway.", "author" : [ { "dropping-particle" : "", "family" : "Prigent", "given" : "C", "non-dropping-particle" : "", "parse-names" : false, "suffix" : "" }, { "dropping-particle" : "", "family" : "Jimenez", "given" : "C", "non-dropping-particle" : "", "parse-names" : false, "suffix" : "" }, { "dropping-particle" : "", "family" : "Bousquet", "given" : "P", "non-dropping-particle" : "", "parse-names" : false, "suffix" : "" } ], "container-title" : "Journal of Geophysical Research: Atmospheres", "id" : "ITEM-1", "issue" : "3", "issued" : { "date-parts" : [ [ "2020", "2", "16" ] ] }, "note" : "https://doi.org/10.1029/2019JD030711", "page" : "e2019JD030711", "publisher" : "John Wiley &amp; Sons, Ltd", "title" : "Satellite-Derived Global Surface Water Extent and Dynamics Over the Last 25 Years (GIEMS-2)", "translator" : [ { "dropping-particle" : "", "family" : "H1956", "given" : "", "non-dropping-particle" : "", "parse-names" : false, "suffix" : "" } ], "type" : "article-journal", "volume" : "125" }, "uris" : [ "http://www.mendeley.com/documents/?uuid=daafc7b3-b978-467f-b011-86b64ec734d6" ] } ], "mendeley" : { "formattedCitation" : "(Prigent et al., 2020)", "plainTextFormattedCitation" : "(Prigent et al., 2020)", "previouslyFormattedCitation" : "(Prigent et al., 2020)" }, "properties" : { "noteIndex" : 0 }, "schema" : "https://github.com/citation-style-language/schema/raw/master/csl-citation.json" }</w:instrText>
      </w:r>
      <w:r w:rsidRPr="003A0C0D">
        <w:fldChar w:fldCharType="separate"/>
      </w:r>
      <w:ins w:id="4650" w:author="Robin Matthews" w:date="2021-05-18T16:05:00Z">
        <w:r w:rsidR="00602365">
          <w:rPr>
            <w:noProof/>
            <w:lang w:val="en-US"/>
          </w:rPr>
          <w:t>(Prigent et al., 2020)</w:t>
        </w:r>
      </w:ins>
      <w:del w:id="4651" w:author="Robin Matthews" w:date="2021-05-18T16:05:00Z">
        <w:r w:rsidRPr="002456BC" w:rsidDel="00602365">
          <w:rPr>
            <w:noProof/>
            <w:lang w:val="en-US"/>
          </w:rPr>
          <w:delText>(Prigent et al., 2020)</w:delText>
        </w:r>
      </w:del>
      <w:r w:rsidRPr="003A0C0D">
        <w:fldChar w:fldCharType="end"/>
      </w:r>
      <w:r w:rsidRPr="002456BC">
        <w:rPr>
          <w:lang w:val="en-US"/>
        </w:rPr>
        <w:t xml:space="preserve">. </w:t>
      </w:r>
      <w:r w:rsidRPr="002456BC">
        <w:rPr>
          <w:rFonts w:cs="Times New Roman"/>
          <w:lang w:val="en-US"/>
        </w:rPr>
        <w:lastRenderedPageBreak/>
        <w:t xml:space="preserve">Observations of soil moisture are now available via the </w:t>
      </w:r>
      <w:r w:rsidRPr="002456BC">
        <w:rPr>
          <w:lang w:val="en-US"/>
        </w:rPr>
        <w:t xml:space="preserve">Soil Moisture and Ocean Salinity (SMOS) and the Soil Moisture Active Passive (SMAP) </w:t>
      </w:r>
      <w:r w:rsidRPr="002456BC">
        <w:rPr>
          <w:rFonts w:cs="Times New Roman"/>
          <w:lang w:val="en-US"/>
        </w:rPr>
        <w:t xml:space="preserve">satellite retrievals, filling critical gaps in the observation of hydrological trends and variability over land </w:t>
      </w:r>
      <w:r w:rsidRPr="003A0C0D">
        <w:rPr>
          <w:rFonts w:cs="Times New Roman"/>
        </w:rPr>
        <w:fldChar w:fldCharType="begin" w:fldLock="1"/>
      </w:r>
      <w:r w:rsidR="00E14AAC">
        <w:rPr>
          <w:rFonts w:cs="Times New Roman"/>
          <w:lang w:val="en-US"/>
        </w:rPr>
        <w:instrText>ADDIN CSL_CITATION { "citationItems" : [ { "id" : "ITEM-1", "itemData" : { "DOI" : "10.1016/j.rse.2017.07.001", "ISSN" : "0034-4257", "abstract" : "Climate Data Records of soil moisture are fundamental for improving our understanding of long-term dynamics in the coupled water, energy, and carbon cycles over land. To respond to this need, in 2012 the European Space Agency (ESA) released the first multi-decadal, global satellite-observed soil moisture (SM) dataset as part of its Climate Change Initiative (CCI) program. This product, named ESA CCI SM, combines various single-sensor active and passive microwave soil moisture products into three harmonised products: a merged ACTIVE, a merged PASSIVE, and a COMBINED active+passive microwave product. Compared to the first product release, the latest version of ESA CCI SM includes a large number of enhancements, incorporates various new satellite sensors, and extends its temporal coverage to the period 1978\u20132015. In this study, we first provide a comprehensive overview of the characteristics, evolution, and performance of the ESA CCI SM products. Based on original research and a review of existing literature we show that the product quality has steadily increased with each successive release and that the merged products generally outperform the single-sensor input products. Although ESA CCI SM generally agrees well with the spatial and temporal patterns estimated by land surface models and observed in-situ, we identify surface conditions (e.g., dense vegetation, organic soils) for which it still has large uncertainties. Second, capitalising on the results of &gt;100 research studies that made use of the ESA CCI SM data we provide a synopsis of how it has contributed to improved process understanding in the following Earth system domains: climate variability and change, land-atmosphere interactions, global biogeochemical cycles and ecology, hydrological and land surface modelling, drought applications, and meteorology. While in some disciplines the use of ESA CCI SM is already widespread (e.g. in the evaluation of model soil moisture states) in others (e.g. in numerical weather prediction or flood forecasting) it is still in its infancy. The latter is partly related to current shortcomings of the product, e.g., the lack of near-real-time availability and data gaps in time and space. This study discloses the discrepancies between current ESA CCI SM product characteristics and the preferred characteristics of long-term satellite soil moisture products as outlined by the Global Climate Observing System (GCOS), and provides important directions for future ESA CCI \u2026", "author" : [ { "dropping-particle" : "", "family" : "Dorigo", "given" : "Wouter", "non-dropping-particle" : "", "parse-names" : false, "suffix" : "" }, { "dropping-particle" : "", "family" : "Wagner", "given" : "Wolfgang", "non-dropping-particle" : "", "parse-names" : false, "suffix" : "" }, { "dropping-particle" : "", "family" : "Albergel", "given" : "Clement", "non-dropping-particle" : "", "parse-names" : false, "suffix" : "" }, { "dropping-particle" : "", "family" : "Albrecht", "given" : "Franziska", "non-dropping-particle" : "", "parse-names" : false, "suffix" : "" }, { "dropping-particle" : "", "family" : "Balsamo", "given" : "Gianpaolo", "non-dropping-particle" : "", "parse-names" : false, "suffix" : "" }, { "dropping-particle" : "", "family" : "Brocca", "given" : "Luca", "non-dropping-particle" : "", "parse-names" : false, "suffix" : "" }, { "dropping-particle" : "", "family" : "Chung", "given" : "Daniel", "non-dropping-particle" : "", "parse-names" : false, "suffix" : "" }, { "dropping-particle" : "", "family" : "Ertl", "given" : "Martin", "non-dropping-particle" : "", "parse-names" : false, "suffix" : "" }, { "dropping-particle" : "", "family" : "Forkel", "given" : "Matthias", "non-dropping-particle" : "", "parse-names" : false, "suffix" : "" }, { "dropping-particle" : "", "family" : "Gruber", "given" : "Alexander", "non-dropping-particle" : "", "parse-names" : false, "suffix" : "" }, { "dropping-particle" : "", "family" : "Haas", "given" : "Eva", "non-dropping-particle" : "", "parse-names" : false, "suffix" : "" }, { "dropping-particle" : "", "family" : "Hamer", "given" : "Paul D", "non-dropping-particle" : "", "parse-names" : false, "suffix" : "" }, { "dropping-particle" : "", "family" : "Hirschi", "given" : "Martin", "non-dropping-particle" : "", "parse-names" : false, "suffix" : "" }, { "dropping-particle" : "", "family" : "Ikonen", "given" : "Jaakko", "non-dropping-particle" : "", "parse-names" : false, "suffix" : "" }, { "dropping-particle" : "", "family" : "Jeu", "given" : "Richard", "non-dropping-particle" : "de", "parse-names" : false, "suffix" : "" }, { "dropping-particle" : "", "family" : "Kidd", "given" : "Richard", "non-dropping-particle" : "", "parse-names" : false, "suffix" : "" }, { "dropping-particle" : "", "family" : "Lahoz", "given" : "William", "non-dropping-particle" : "", "parse-names" : false, "suffix" : "" }, { "dropping-particle" : "", "family" : "Liu", "given" : "Yi Y", "non-dropping-particle" : "", "parse-names" : false, "suffix" : "" }, { "dropping-particle" : "", "family" : "Miralles", "given" : "Diego", "non-dropping-particle" : "", "parse-names" : false, "suffix" : "" }, { "dropping-particle" : "", "family" : "Mistelbauer", "given" : "Thomas", "non-dropping-particle" : "", "parse-names" : false, "suffix" : "" }, { "dropping-particle" : "", "family" : "Nicolai-Shaw", "given" : "Nadine", "non-dropping-particle" : "", "parse-names" : false, "suffix" : "" }, { "dropping-particle" : "", "family" : "Parinussa", "given" : "Robert", "non-dropping-particle" : "", "parse-names" : false, "suffix" : "" }, { "dropping-particle" : "", "family" : "Pratola", "given" : "Chiara", "non-dropping-particle" : "", "parse-names" : false, "suffix" : "" }, { "dropping-particle" : "", "family" : "Reimer", "given" : "Christoph", "non-dropping-particle" : "", "parse-names" : false, "suffix" : "" }, { "dropping-particle" : "", "family" : "Schalie", "given" : "Robin", "non-dropping-particle" : "van der", "parse-names" : false, "suffix" : "" }, { "dropping-particle" : "", "family" : "Seneviratne", "given" : "Sonia I", "non-dropping-particle" : "", "parse-names" : false, "suffix" : "" }, { "dropping-particle" : "", "family" : "Smolander", "given" : "Tuomo", "non-dropping-particle" : "", "parse-names" : false, "suffix" : "" }, { "dropping-particle" : "", "family" : "Lecomte", "given" : "Pascal", "non-dropping-particle" : "", "parse-names" : false, "suffix" : "" } ], "container-title" : "Remote Sensing of Environment", "id" : "ITEM-1", "issued" : { "date-parts" : [ [ "2017" ] ] }, "page" : "185-215", "title" : "ESA CCI Soil Moisture for improved Earth system understanding: State-of-the art and future directions", "translator" : [ { "dropping-particle" : "", "family" : "H1951", "given" : "", "non-dropping-particle" : "", "parse-names" : false, "suffix" : "" } ], "type" : "article-journal", "volume" : "203" }, "uris" : [ "http://www.mendeley.com/documents/?uuid=179120ee-b130-486b-94dd-618bc0e51f91" ] } ], "mendeley" : { "formattedCitation" : "(Dorigo et al., 2017)", "plainTextFormattedCitation" : "(Dorigo et al., 2017)", "previouslyFormattedCitation" : "(Dorigo et al., 2017)" }, "properties" : { "noteIndex" : 0 }, "schema" : "https://github.com/citation-style-language/schema/raw/master/csl-citation.json" }</w:instrText>
      </w:r>
      <w:r w:rsidRPr="003A0C0D">
        <w:rPr>
          <w:rFonts w:cs="Times New Roman"/>
        </w:rPr>
        <w:fldChar w:fldCharType="separate"/>
      </w:r>
      <w:ins w:id="4652" w:author="Robin Matthews" w:date="2021-05-18T16:05:00Z">
        <w:r w:rsidR="00602365">
          <w:rPr>
            <w:rFonts w:cs="Times New Roman"/>
            <w:noProof/>
            <w:lang w:val="en-GB"/>
          </w:rPr>
          <w:t>(Dorigo et al., 2017)</w:t>
        </w:r>
      </w:ins>
      <w:del w:id="4653" w:author="Robin Matthews" w:date="2021-05-18T16:05:00Z">
        <w:r w:rsidRPr="00FA4D8D" w:rsidDel="00602365">
          <w:rPr>
            <w:rFonts w:cs="Times New Roman"/>
            <w:noProof/>
            <w:lang w:val="en-GB"/>
          </w:rPr>
          <w:delText>(Dorigo et al., 2017)</w:delText>
        </w:r>
      </w:del>
      <w:r w:rsidRPr="003A0C0D">
        <w:rPr>
          <w:rFonts w:cs="Times New Roman"/>
        </w:rPr>
        <w:fldChar w:fldCharType="end"/>
      </w:r>
      <w:r w:rsidRPr="00FA4D8D">
        <w:rPr>
          <w:rFonts w:cs="Times New Roman"/>
          <w:lang w:val="en-GB"/>
        </w:rPr>
        <w:t xml:space="preserve">. Similarly, the Gravity Recovery and Climate Experiment GRACE and GRACE-FO satellites </w:t>
      </w:r>
      <w:r w:rsidRPr="003A0C0D">
        <w:rPr>
          <w:rFonts w:cs="Times New Roman"/>
        </w:rPr>
        <w:fldChar w:fldCharType="begin" w:fldLock="1"/>
      </w:r>
      <w:r w:rsidR="00E81B0B">
        <w:rPr>
          <w:rFonts w:cs="Times New Roman"/>
          <w:lang w:val="en-GB"/>
        </w:rPr>
        <w:instrText>ADDIN CSL_CITATION { "citationItems" : [ { "id" : "ITEM-1", "itemData" : { "DOI" : "10.1038/s41558-019-0456-2", "ISSN" : "1758-6798", "abstract" : "Time-resolved satellite gravimetry has revolutionized understanding of mass transport in the Earth system. Since 2002, the Gravity Recovery and Climate Experiment (GRACE) has enabled monitoring of the terrestrial water cycle, ice sheet and glacier mass balance, sea level change and ocean bottom pressure variations, as well as understanding responses to changes in the global climate system. Initially a pioneering experiment of geodesy, the time-variable observations have matured into reliable mass transport products, allowing assessment and forecast of a number of important climate trends, and improvements in service applications such as the United States Drought Monitor. With the successful launch of the GRACE Follow-On mission, a multi-decadal record of mass variability in the Earth system is within reach.", "author" : [ { "dropping-particle" : "", "family" : "Tapley", "given" : "Byron D", "non-dropping-particle" : "", "parse-names" : false, "suffix" : "" }, { "dropping-particle" : "", "family" : "Watkins", "given" : "Michael M", "non-dropping-particle" : "", "parse-names" : false, "suffix" : "" }, { "dropping-particle" : "", "family" : "Flechtner", "given" : "Frank", "non-dropping-particle" : "", "parse-names" : false, "suffix" : "" }, { "dropping-particle" : "", "family" : "Reigber", "given" : "Christoph", "non-dropping-particle" : "", "parse-names" : false, "suffix" : "" }, { "dropping-particle" : "", "family" : "Bettadpur", "given" : "Srinivas", "non-dropping-particle" : "", "parse-names" : false, "suffix" : "" }, { "dropping-particle" : "", "family" : "Rodell", "given" : "Matthew", "non-dropping-particle" : "", "parse-names" : false, "suffix" : "" }, { "dropping-particle" : "", "family" : "Sasgen", "given" : "Ingo", "non-dropping-particle" : "", "parse-names" : false, "suffix" : "" }, { "dropping-particle" : "", "family" : "Famiglietti", "given" : "James S", "non-dropping-particle" : "", "parse-names" : false, "suffix" : "" }, { "dropping-particle" : "", "family" : "Landerer", "given" : "Felix W", "non-dropping-particle" : "", "parse-names" : false, "suffix" : "" }, { "dropping-particle" : "", "family" : "Chambers", "given" : "Don P", "non-dropping-particle" : "", "parse-names" : false, "suffix" : "" }, { "dropping-particle" : "", "family" : "Reager", "given" : "John T", "non-dropping-particle" : "", "parse-names" : false, "suffix" : "" }, { "dropping-particle" : "", "family" : "Gardner", "given" : "Alex S", "non-dropping-particle" : "", "parse-names" : false, "suffix" : "" }, { "dropping-particle" : "", "family" : "Save", "given" : "Himanshu", "non-dropping-particle" : "", "parse-names" : false, "suffix" : "" }, { "dropping-particle" : "", "family" : "Ivins", "given" : "Erik R", "non-dropping-particle" : "", "parse-names" : false, "suffix" : "" }, { "dropping-particle" : "", "family" : "Swenson", "given" : "Sean C", "non-dropping-particle" : "", "parse-names" : false, "suffix" : "" }, { "dropping-particle" : "", "family" : "Boening", "given" : "Carmen", "non-dropping-particle" : "", "parse-names" : false, "suffix" : "" }, { "dropping-particle" : "", "family" : "Dahle", "given" : "Christoph", "non-dropping-particle" : "", "parse-names" : false, "suffix" : "" }, { "dropping-particle" : "", "family" : "Wiese", "given" : "David N", "non-dropping-particle" : "", "parse-names" : false, "suffix" : "" }, { "dropping-particle" : "", "family" : "Dobslaw", "given" : "Henryk", "non-dropping-particle" : "", "parse-names" : false, "suffix" : "" }, { "dropping-particle" : "", "family" : "Tamisiea", "given" : "Mark E", "non-dropping-particle" : "", "parse-names" : false, "suffix" : "" }, { "dropping-particle" : "", "family" : "Velicogna", "given" : "Isabella", "non-dropping-particle" : "", "parse-names" : false, "suffix" : "" } ], "container-title" : "Nature Climate Change", "id" : "ITEM-1", "issue" : "5", "issued" : { "date-parts" : [ [ "2019" ] ] }, "page" : "358-369", "title" : "Contributions of GRACE to understanding climate change", "translator" : [ { "dropping-particle" : "", "family" : "H4332", "given" : "", "non-dropping-particle" : "", "parse-names" : false, "suffix" : "" } ], "type" : "article-journal", "volume" : "9" }, "uris" : [ "http://www.mendeley.com/documents/?uuid=4947ab52-461d-4d00-bcee-6d6e5f879ae3" ] } ], "mendeley" : { "formattedCitation" : "(Tapley et al., 2019)", "plainTextFormattedCitation" : "(Tapley et al., 2019)", "previouslyFormattedCitation" : "(Tapley et al., 2019)" }, "properties" : { "noteIndex" : 0 }, "schema" : "https://github.com/citation-style-language/schema/raw/master/csl-citation.json" }</w:instrText>
      </w:r>
      <w:r w:rsidRPr="003A0C0D">
        <w:rPr>
          <w:rFonts w:cs="Times New Roman"/>
        </w:rPr>
        <w:fldChar w:fldCharType="separate"/>
      </w:r>
      <w:ins w:id="4654" w:author="Robin Matthews" w:date="2021-05-18T16:05:00Z">
        <w:r w:rsidR="00602365">
          <w:rPr>
            <w:rFonts w:cs="Times New Roman"/>
            <w:noProof/>
            <w:lang w:val="en-GB"/>
          </w:rPr>
          <w:t>(Tapley et al., 2019)</w:t>
        </w:r>
      </w:ins>
      <w:del w:id="4655" w:author="Robin Matthews" w:date="2021-05-18T16:05:00Z">
        <w:r w:rsidRPr="00FA4D8D" w:rsidDel="00602365">
          <w:rPr>
            <w:rFonts w:cs="Times New Roman"/>
            <w:noProof/>
            <w:lang w:val="en-GB"/>
          </w:rPr>
          <w:delText>(Tapley et al., 2019)</w:delText>
        </w:r>
      </w:del>
      <w:r w:rsidRPr="003A0C0D">
        <w:rPr>
          <w:rFonts w:cs="Times New Roman"/>
        </w:rPr>
        <w:fldChar w:fldCharType="end"/>
      </w:r>
      <w:r w:rsidRPr="00FA4D8D">
        <w:rPr>
          <w:rFonts w:cs="Times New Roman"/>
          <w:lang w:val="en-GB"/>
        </w:rPr>
        <w:t xml:space="preserve"> have provided key constraints on groundwater variability and trends around the world </w:t>
      </w:r>
      <w:r w:rsidRPr="003A0C0D">
        <w:rPr>
          <w:rFonts w:cs="Times New Roman"/>
        </w:rPr>
        <w:fldChar w:fldCharType="begin" w:fldLock="1"/>
      </w:r>
      <w:r w:rsidR="00E81B0B">
        <w:rPr>
          <w:rFonts w:cs="Times New Roman"/>
          <w:lang w:val="en-GB"/>
        </w:rPr>
        <w:instrText>ADDIN CSL_CITATION { "citationItems" : [ { "id" : "ITEM-1", "itemData" : { "DOI" : "10.3390/rs10060829", "author" : [ { "dropping-particle" : "", "family" : "Frappart", "given" : "F.", "non-dropping-particle" : "", "parse-names" : false, "suffix" : "" }, { "dropping-particle" : "", "family" : "Ramillien", "given" : "G", "non-dropping-particle" : "", "parse-names" : false, "suffix" : "" } ], "container-title" : "Remote Sensing", "id" : "ITEM-1", "issue" : "6", "issued" : { "date-parts" : [ [ "2018" ] ] }, "page" : "829", "title" : "Monitoring Groundwater Storage Changes Using the Gravity Recovery and Climate Experiment (GRACE) Satellite Mission: A Review", "translator" : [ { "dropping-particle" : "", "family" : "H3842", "given" : "", "non-dropping-particle" : "", "parse-names" : false, "suffix" : "" } ], "type" : "article-journal", "volume" : "10" }, "uris" : [ "http://www.mendeley.com/documents/?uuid=85845b74-3a82-4eb2-a21e-5acc9a3f0582" ] } ], "mendeley" : { "formattedCitation" : "(Frappart and Ramillien, 2018)", "manualFormatting" : "(Frappart and Ramillien, 2018)", "plainTextFormattedCitation" : "(Frappart and Ramillien, 2018)", "previouslyFormattedCitation" : "(Frappart and Ramillien, 2018)" }, "properties" : { "noteIndex" : 0 }, "schema" : "https://github.com/citation-style-language/schema/raw/master/csl-citation.json" }</w:instrText>
      </w:r>
      <w:r w:rsidRPr="003A0C0D">
        <w:rPr>
          <w:rFonts w:cs="Times New Roman"/>
        </w:rPr>
        <w:fldChar w:fldCharType="separate"/>
      </w:r>
      <w:ins w:id="4656" w:author="Robin Matthews" w:date="2021-05-18T16:05:00Z">
        <w:r w:rsidR="00602365">
          <w:rPr>
            <w:rFonts w:cs="Times New Roman"/>
            <w:noProof/>
            <w:lang w:val="en-GB"/>
          </w:rPr>
          <w:t>(Frappart and Ramillien, 2018)</w:t>
        </w:r>
      </w:ins>
      <w:del w:id="4657" w:author="Robin Matthews" w:date="2021-05-18T16:05:00Z">
        <w:r w:rsidRPr="00FA4D8D" w:rsidDel="00602365">
          <w:rPr>
            <w:rFonts w:cs="Times New Roman"/>
            <w:noProof/>
            <w:lang w:val="en-GB"/>
          </w:rPr>
          <w:delText>(Frappart and Ramillien, 2018)</w:delText>
        </w:r>
      </w:del>
      <w:r w:rsidRPr="003A0C0D">
        <w:rPr>
          <w:rFonts w:cs="Times New Roman"/>
        </w:rPr>
        <w:fldChar w:fldCharType="end"/>
      </w:r>
      <w:r w:rsidRPr="00FA4D8D">
        <w:rPr>
          <w:rFonts w:cs="Times New Roman"/>
          <w:lang w:val="en-GB"/>
        </w:rPr>
        <w:t>. The combination of ne</w:t>
      </w:r>
      <w:r w:rsidRPr="00FA4D8D">
        <w:rPr>
          <w:lang w:val="en-GB"/>
        </w:rPr>
        <w:t xml:space="preserve">w observations with other sources of information has led to updated estimates of heat storage in inland waters </w:t>
      </w:r>
      <w:r w:rsidRPr="00D86B04">
        <w:fldChar w:fldCharType="begin" w:fldLock="1"/>
      </w:r>
      <w:r w:rsidR="00E14AAC">
        <w:rPr>
          <w:lang w:val="en-GB"/>
        </w:rPr>
        <w:instrText>ADDIN CSL_CITATION { "citationItems" : [ { "id" : "ITEM-1", "itemData" : { "DOI" : "10.1029/2020GL087867", "ISSN" : "0094-8276", "abstract" : "Abstract Heat uptake is a key variable for understanding the Earth system response to greenhouse gas forcing. Despite the importance of this heat budget, heat uptake by inland waters has so far not been quantified. Here we use a unique combination of global-scale lake models, global hydrological models and Earth system models to quantify global heat uptake by natural lakes, reservoirs, and rivers. The total net heat uptake by inland waters amounts to 2.6 \u00b1 3.2 ?1020 J over the period 1900?2020, corresponding to 3.6% of the energy stored on land. The overall uptake is dominated by natural lakes (111.7%), followed by reservoir warming (2.3%). Rivers contribute negatively (-14%) due to a decreasing water volume. The thermal energy of water stored in artificial reservoirs exceeds inland water heat uptake by a factor ?10.4. This first quantification underlines that the heat uptake by inland waters is relatively small, but non-negligible.", "author" : [ { "dropping-particle" : "", "family" : "Vanderkelen", "given" : "I", "non-dropping-particle" : "", "parse-names" : false, "suffix" : "" }, { "dropping-particle" : "", "family" : "Lipzig", "given" : "N P M", "non-dropping-particle" : "van", "parse-names" : false, "suffix" : "" }, { "dropping-particle" : "", "family" : "Lawrence", "given" : "D M", "non-dropping-particle" : "", "parse-names" : false, "suffix" : "" }, { "dropping-particle" : "", "family" : "Droppers", "given" : "B", "non-dropping-particle" : "", "parse-names" : false, "suffix" : "" }, { "dropping-particle" : "", "family" : "Golub", "given" : "M", "non-dropping-particle" : "", "parse-names" : false, "suffix" : "" }, { "dropping-particle" : "", "family" : "Gosling", "given" : "S N", "non-dropping-particle" : "", "parse-names" : false, "suffix" : "" }, { "dropping-particle" : "", "family" : "Janssen", "given" : "A B G", "non-dropping-particle" : "", "parse-names" : false, "suffix" : "" }, { "dropping-particle" : "", "family" : "Marc\u00e9", "given" : "R", "non-dropping-particle" : "", "parse-names" : false, "suffix" : "" }, { "dropping-particle" : "", "family" : "Schmied", "given" : "H M\u00fcller", "non-dropping-particle" : "", "parse-names" : false, "suffix" : "" }, { "dropping-particle" : "", "family" : "Perroud", "given" : "M", "non-dropping-particle" : "", "parse-names" : false, "suffix" : "" }, { "dropping-particle" : "", "family" : "Pierson", "given" : "D", "non-dropping-particle" : "", "parse-names" : false, "suffix" : "" }, { "dropping-particle" : "", "family" : "Pokhrel", "given" : "Y", "non-dropping-particle" : "", "parse-names" : false, "suffix" : "" }, { "dropping-particle" : "", "family" : "Satoh", "given" : "Y", "non-dropping-particle" : "", "parse-names" : false, "suffix" : "" }, { "dropping-particle" : "", "family" : "Schewe", "given" : "J", "non-dropping-particle" : "", "parse-names" : false, "suffix" : "" }, { "dropping-particle" : "", "family" : "Seneviratne", "given" : "S I", "non-dropping-particle" : "", "parse-names" : false, "suffix" : "" }, { "dropping-particle" : "", "family" : "Stepanenko", "given" : "V M", "non-dropping-particle" : "", "parse-names" : false, "suffix" : "" }, { "dropping-particle" : "", "family" : "Tan", "given" : "Z", "non-dropping-particle" : "", "parse-names" : false, "suffix" : "" }, { "dropping-particle" : "", "family" : "Woolway", "given" : "R I", "non-dropping-particle" : "", "parse-names" : false, "suffix" : "" }, { "dropping-particle" : "", "family" : "Thiery", "given" : "W", "non-dropping-particle" : "", "parse-names" : false, "suffix" : "" } ], "container-title" : "Geophysical Research Letters", "id" : "ITEM-1", "issue" : "12", "issued" : { "date-parts" : [ [ "2020", "6", "28" ] ] }, "note" : "https://doi.org/10.1029/2020GL087867", "page" : "e2020GL087867", "publisher" : "John Wiley &amp; Sons, Ltd", "title" : "Global Heat Uptake by Inland Waters", "translator" : [ { "dropping-particle" : "", "family" : "H2007", "given" : "", "non-dropping-particle" : "", "parse-names" : false, "suffix" : "" } ], "type" : "article-journal", "volume" : "47" }, "uris" : [ "http://www.mendeley.com/documents/?uuid=8363b48f-0b26-4f12-88ce-670f02973dfd" ] } ], "mendeley" : { "formattedCitation" : "(Vanderkelen et al., 2020)", "plainTextFormattedCitation" : "(Vanderkelen et al., 2020)", "previouslyFormattedCitation" : "(Vanderkelen et al., 2020)" }, "properties" : { "noteIndex" : 0 }, "schema" : "https://github.com/citation-style-language/schema/raw/master/csl-citation.json" }</w:instrText>
      </w:r>
      <w:r w:rsidRPr="00D86B04">
        <w:fldChar w:fldCharType="separate"/>
      </w:r>
      <w:ins w:id="4658" w:author="Robin Matthews" w:date="2021-05-18T16:05:00Z">
        <w:r w:rsidR="00602365">
          <w:rPr>
            <w:noProof/>
            <w:lang w:val="en-GB"/>
          </w:rPr>
          <w:t>(Vanderkelen et al., 2020)</w:t>
        </w:r>
      </w:ins>
      <w:del w:id="4659" w:author="Robin Matthews" w:date="2021-05-18T16:05:00Z">
        <w:r w:rsidRPr="00FA4D8D" w:rsidDel="00602365">
          <w:rPr>
            <w:noProof/>
            <w:lang w:val="en-GB"/>
          </w:rPr>
          <w:delText>(Vanderkelen et al., 2020)</w:delText>
        </w:r>
      </w:del>
      <w:r w:rsidRPr="00D86B04">
        <w:fldChar w:fldCharType="end"/>
      </w:r>
      <w:r w:rsidRPr="00FA4D8D">
        <w:rPr>
          <w:lang w:val="en-GB"/>
        </w:rPr>
        <w:t>, contributing to revised estimates of heat storage on the continents</w:t>
      </w:r>
      <w:ins w:id="4660" w:author="Ian Blenkinsop" w:date="2021-07-07T16:24:00Z">
        <w:r w:rsidR="008F55BB">
          <w:rPr>
            <w:lang w:val="en-GB"/>
          </w:rPr>
          <w:t xml:space="preserve"> (</w:t>
        </w:r>
        <w:r w:rsidR="008F55BB" w:rsidRPr="00FA4D8D">
          <w:rPr>
            <w:lang w:val="en-GB"/>
          </w:rPr>
          <w:t>Section 7.2.2.3</w:t>
        </w:r>
        <w:r w:rsidR="008F55BB">
          <w:rPr>
            <w:lang w:val="en-GB"/>
          </w:rPr>
          <w:t>;</w:t>
        </w:r>
      </w:ins>
      <w:r w:rsidRPr="00FA4D8D">
        <w:rPr>
          <w:lang w:val="en-GB"/>
        </w:rPr>
        <w:t xml:space="preserve"> </w:t>
      </w:r>
      <w:r w:rsidRPr="003A0C0D">
        <w:fldChar w:fldCharType="begin" w:fldLock="1"/>
      </w:r>
      <w:ins w:id="4661" w:author="Robin Matthews" w:date="2021-05-18T17:43:00Z">
        <w:r w:rsidR="00DE1ED4">
          <w:rPr>
            <w:lang w:val="en-GB"/>
          </w:rPr>
          <w:instrText>ADDIN CSL_CITATION { "citationItems" : [ { "id" : "ITEM-1", "itemData" : { "DOI" : "10.5194/essd-12-2013-2020", "author" : [ { "dropping-particle" : "", "family" : "Schuckmann", "given" : "K", "non-dropping-particle" : "von", "parse-names" : false, "suffix" : "" }, { "dropping-particle" : "", "family" : "Cheng", "given" : "L", "non-dropping-particle" : "", "parse-names" : false, "suffix" : "" }, { "dropping-particle" : "", "family" : "Palmer", "given" : "M D", "non-dropping-particle" : "", "parse-names" : false, "suffix" : "" }, { "dropping-particle" : "", "family" : "Hansen", "given" : "J", "non-dropping-particle" : "", "parse-names" : false, "suffix" : "" }, { "dropping-particle" : "", "family" : "Tassone", "given" : "C", "non-dropping-particle" : "", "parse-names" : false, "suffix" : "" }, { "dropping-particle" : "", "family" : "Aich", "given" : "V", "non-dropping-particle" : "", "parse-names" : false, "suffix" : "" }, { "dropping-particle" : "", "family" : "Adusumilli", "given" : "S", "non-dropping-particle" : "", "parse-names" : false, "suffix" : "" }, { "dropping-particle" : "", "family" : "Beltrami", "given" : "H", "non-dropping-particle" : "", "parse-names" : false, "suffix" : "" }, { "dropping-particle" : "", "family" : "Boyer", "given" : "T", "non-dropping-particle" : "", "parse-names" : false, "suffix" : "" }, { "dropping-particle" : "", "family" : "Cuesta-Valero", "given" : "F J", "non-dropping-particle" : "", "parse-names" : false, "suffix" : "" }, { "dropping-particle" : "", "family" : "Desbruy\u00e8res", "given" : "D", "non-dropping-particle" : "", "parse-names" : false, "suffix" : "" }, { "dropping-particle" : "", "family" : "Domingues", "given" : "C", "non-dropping-particle" : "", "parse-names" : false, "suffix" : "" }, { "dropping-particle" : "", "family" : "Garc\\'\\ia-Garc\\'\\ia", "given" : "A", "non-dropping-particle" : "", "parse-names" : false, "suffix" : "" }, { "dropping-particle" : "", "family" : "Gentine", "given" : "P", "non-dropping-particle" : "", "parse-names" : false, "suffix" : "" }, { "dropping-particle" : "", "family" : "Gilson", "given" : "J", "non-dropping-particle" : "", "parse-names" : false, "suffix" : "" }, { "dropping-particle" : "", "family" : "Gorfer", "given" : "M", "non-dropping-particle" : "", "parse-names" : false, "suffix" : "" }, { "dropping-particle" : "", "family" : "Haimberger", "given" : "L", "non-dropping-particle" : "", "parse-names" : false, "suffix" : "" }, { "dropping-particle" : "", "family" : "Ishii", "given" : "M", "non-dropping-particle" : "", "parse-names" : false, "suffix" : "" }, { "dropping-particle" : "", "family" : "Johnson", "given" : "G C", "non-dropping-particle" : "", "parse-names" : false, "suffix" : "" }, { "dropping-particle" : "", "family" : "Killick", "given" : "R", "non-dropping-particle" : "", "parse-names" : false, "suffix" : "" }, { "dropping-particle" : "", "family" : "King", "given" : "B A", "non-dropping-particle" : "", "parse-names" : false, "suffix" : "" }, { "dropping-particle" : "", "family" : "Kirchengast", "given" : "G", "non-dropping-particle" : "", "parse-names" : false, "suffix" : "" }, { "dropping-particle" : "", "family" : "Kolodziejczyk", "given" : "N", "non-dropping-particle" : "", "parse-names" : false, "suffix" : "" }, { "dropping-particle" : "", "family" : "Lyman", "given" : "J", "non-dropping-particle" : "", "parse-names" : false, "suffix" : "" }, { "dropping-particle" : "", "family" : "Marzeion", "given" : "B", "non-dropping-particle" : "", "parse-names" : false, "suffix" : "" }, { "dropping-particle" : "", "family" : "Mayer", "given" : "M", "non-dropping-particle" : "", "parse-names" : false, "suffix" : "" }, { "dropping-particle" : "", "family" : "Monier", "given" : "M", "non-dropping-particle" : "", "parse-names" : false, "suffix" : "" }, { "dropping-particle" : "", "family" : "Monselesan", "given" : "D P", "non-dropping-particle" : "", "parse-names" : false, "suffix" : "" }, { "dropping-particle" : "", "family" : "Purkey", "given" : "S", "non-dropping-particle" : "", "parse-names" : false, "suffix" : "" }, { "dropping-particle" : "", "family" : "Roemmich", "given" : "D", "non-dropping-particle" : "", "parse-names" : false, "suffix" : "" }, { "dropping-particle" : "", "family" : "Schweiger", "given" : "A", "non-dropping-particle" : "", "parse-names" : false, "suffix" : "" }, { "dropping-particle" : "", "family" : "Seneviratne", "given" : "S I", "non-dropping-particle" : "", "parse-names" : false, "suffix" : "" }, { "dropping-particle" : "", "family" : "Shepherd", "given" : "A", "non-dropping-particle" : "", "parse-names" : false, "suffix" : "" }, { "dropping-particle" : "", "family" : "Slater", "given" : "D A", "non-dropping-particle" : "", "parse-names" : false, "suffix" : "" }, { "dropping-particle" : "", "family" : "Steiner", "given" : "A K", "non-dropping-particle" : "", "parse-names" : false, "suffix" : "" }, { "dropping-particle" : "", "family" : "Straneo", "given" : "F", "non-dropping-particle" : "", "parse-names" : false, "suffix" : "" }, { "dropping-particle" : "", "family" : "Timmermans", "given" : "M.-L.", "non-dropping-particle" : "", "parse-names" : false, "suffix" : "" }, { "dropping-particle" : "", "family" : "Wijffels", "given" : "S E", "non-dropping-particle" : "", "parse-names" : false, "suffix" : "" } ], "container-title" : "Earth System Science Data", "id" : "ITEM-1", "issue" : "3", "issued" : { "date-parts" : [ [ "2020" ] ] }, "page" : "2013-2041", "title" : "Heat stored in the Earth system: where does the energy go?", "translator" : [ { "dropping-particle" : "", "family" : "H4339", "given" : "", "non-dropping-particle" : "", "parse-names" : false, "suffix" : "" } ], "type" : "article-journal", "volume" : "12" }, "uris" : [ "http://www.mendeley.com/documents/?uuid=19262761-24ca-43b4-9cfd-147db28c004f" ] } ], "mendeley" : { "formattedCitation" : "(von Schuckmann et al., 2020)", "manualFormatting" : "(von Schuckmann et al., 2020", "plainTextFormattedCitation" : "(von Schuckmann et al., 2020)", "previouslyFormattedCitation" : "(von Schuckmann et al., 2020)" }, "properties" : { "noteIndex" : 0 }, "schema" : "https://github.com/citation-style-language/schema/raw/master/csl-citation.json" }</w:instrText>
        </w:r>
      </w:ins>
      <w:del w:id="4662" w:author="Robin Matthews" w:date="2021-05-18T17:43:00Z">
        <w:r w:rsidR="00E81B0B" w:rsidDel="00DE1ED4">
          <w:rPr>
            <w:lang w:val="en-GB"/>
          </w:rPr>
          <w:delInstrText>ADDIN CSL_CITATION { "citationItems" : [ { "id" : "ITEM-1", "itemData" : { "DOI" : "10.5194/essd-12-2013-2020", "author" : [ { "dropping-particle" : "", "family" : "Schuckmann", "given" : "K", "non-dropping-particle" : "von", "parse-names" : false, "suffix" : "" }, { "dropping-particle" : "", "family" : "Cheng", "given" : "L", "non-dropping-particle" : "", "parse-names" : false, "suffix" : "" }, { "dropping-particle" : "", "family" : "Palmer", "given" : "M D", "non-dropping-particle" : "", "parse-names" : false, "suffix" : "" }, { "dropping-particle" : "", "family" : "Hansen", "given" : "J", "non-dropping-particle" : "", "parse-names" : false, "suffix" : "" }, { "dropping-particle" : "", "family" : "Tassone", "given" : "C", "non-dropping-particle" : "", "parse-names" : false, "suffix" : "" }, { "dropping-particle" : "", "family" : "Aich", "given" : "V", "non-dropping-particle" : "", "parse-names" : false, "suffix" : "" }, { "dropping-particle" : "", "family" : "Adusumilli", "given" : "S", "non-dropping-particle" : "", "parse-names" : false, "suffix" : "" }, { "dropping-particle" : "", "family" : "Beltrami", "given" : "H", "non-dropping-particle" : "", "parse-names" : false, "suffix" : "" }, { "dropping-particle" : "", "family" : "Boyer", "given" : "T", "non-dropping-particle" : "", "parse-names" : false, "suffix" : "" }, { "dropping-particle" : "", "family" : "Cuesta-Valero", "given" : "F J", "non-dropping-particle" : "", "parse-names" : false, "suffix" : "" }, { "dropping-particle" : "", "family" : "Desbruy\u00e8res", "given" : "D", "non-dropping-particle" : "", "parse-names" : false, "suffix" : "" }, { "dropping-particle" : "", "family" : "Domingues", "given" : "C", "non-dropping-particle" : "", "parse-names" : false, "suffix" : "" }, { "dropping-particle" : "", "family" : "Garc\\'\\ia-Garc\\'\\ia", "given" : "A", "non-dropping-particle" : "", "parse-names" : false, "suffix" : "" }, { "dropping-particle" : "", "family" : "Gentine", "given" : "P", "non-dropping-particle" : "", "parse-names" : false, "suffix" : "" }, { "dropping-particle" : "", "family" : "Gilson", "given" : "J", "non-dropping-particle" : "", "parse-names" : false, "suffix" : "" }, { "dropping-particle" : "", "family" : "Gorfer", "given" : "M", "non-dropping-particle" : "", "parse-names" : false, "suffix" : "" }, { "dropping-particle" : "", "family" : "Haimberger", "given" : "L", "non-dropping-particle" : "", "parse-names" : false, "suffix" : "" }, { "dropping-particle" : "", "family" : "Ishii", "given" : "M", "non-dropping-particle" : "", "parse-names" : false, "suffix" : "" }, { "dropping-particle" : "", "family" : "Johnson", "given" : "G C", "non-dropping-particle" : "", "parse-names" : false, "suffix" : "" }, { "dropping-particle" : "", "family" : "Killick", "given" : "R", "non-dropping-particle" : "", "parse-names" : false, "suffix" : "" }, { "dropping-particle" : "", "family" : "King", "given" : "B A", "non-dropping-particle" : "", "parse-names" : false, "suffix" : "" }, { "dropping-particle" : "", "family" : "Kirchengast", "given" : "G", "non-dropping-particle" : "", "parse-names" : false, "suffix" : "" }, { "dropping-particle" : "", "family" : "Kolodziejczyk", "given" : "N", "non-dropping-particle" : "", "parse-names" : false, "suffix" : "" }, { "dropping-particle" : "", "family" : "Lyman", "given" : "J", "non-dropping-particle" : "", "parse-names" : false, "suffix" : "" }, { "dropping-particle" : "", "family" : "Marzeion", "given" : "B", "non-dropping-particle" : "", "parse-names" : false, "suffix" : "" }, { "dropping-particle" : "", "family" : "Mayer", "given" : "M", "non-dropping-particle" : "", "parse-names" : false, "suffix" : "" }, { "dropping-particle" : "", "family" : "Monier", "given" : "M", "non-dropping-particle" : "", "parse-names" : false, "suffix" : "" }, { "dropping-particle" : "", "family" : "Monselesan", "given" : "D P", "non-dropping-particle" : "", "parse-names" : false, "suffix" : "" }, { "dropping-particle" : "", "family" : "Purkey", "given" : "S", "non-dropping-particle" : "", "parse-names" : false, "suffix" : "" }, { "dropping-particle" : "", "family" : "Roemmich", "given" : "D", "non-dropping-particle" : "", "parse-names" : false, "suffix" : "" }, { "dropping-particle" : "", "family" : "Schweiger", "given" : "A", "non-dropping-particle" : "", "parse-names" : false, "suffix" : "" }, { "dropping-particle" : "", "family" : "Seneviratne", "given" : "S I", "non-dropping-particle" : "", "parse-names" : false, "suffix" : "" }, { "dropping-particle" : "", "family" : "Shepherd", "given" : "A", "non-dropping-particle" : "", "parse-names" : false, "suffix" : "" }, { "dropping-particle" : "", "family" : "Slater", "given" : "D A", "non-dropping-particle" : "", "parse-names" : false, "suffix" : "" }, { "dropping-particle" : "", "family" : "Steiner", "given" : "A K", "non-dropping-particle" : "", "parse-names" : false, "suffix" : "" }, { "dropping-particle" : "", "family" : "Straneo", "given" : "F", "non-dropping-particle" : "", "parse-names" : false, "suffix" : "" }, { "dropping-particle" : "", "family" : "Timmermans", "given" : "M.-L.", "non-dropping-particle" : "", "parse-names" : false, "suffix" : "" }, { "dropping-particle" : "", "family" : "Wijffels", "given" : "S E", "non-dropping-particle" : "", "parse-names" : false, "suffix" : "" } ], "container-title" : "Earth System Science Data", "id" : "ITEM-1", "issue" : "3", "issued" : { "date-parts" : [ [ "2020" ] ] }, "page" : "2013-2041", "title" : "Heat stored in the Earth system: where does the energy go?", "translator" : [ { "dropping-particle" : "", "family" : "H4339", "given" : "", "non-dropping-particle" : "", "parse-names" : false, "suffix" : "" } ], "type" : "article-journal", "volume" : "12" }, "uris" : [ "http://www.mendeley.com/documents/?uuid=19262761-24ca-43b4-9cfd-147db28c004f" ] } ], "mendeley" : { "formattedCitation" : "(von Schuckmann et al., 2020)", "manualFormatting" : "(von Schuckmann et al., 2020;", "plainTextFormattedCitation" : "(von Schuckmann et al., 2020)", "previouslyFormattedCitation" : "(von Schuckmann et al., 2020)" }, "properties" : { "noteIndex" : 0 }, "schema" : "https://github.com/citation-style-language/schema/raw/master/csl-citation.json" }</w:delInstrText>
        </w:r>
      </w:del>
      <w:r w:rsidRPr="003A0C0D">
        <w:fldChar w:fldCharType="separate"/>
      </w:r>
      <w:ins w:id="4663" w:author="Robin Matthews" w:date="2021-05-18T16:05:00Z">
        <w:del w:id="4664" w:author="Ian Blenkinsop" w:date="2021-07-07T16:24:00Z">
          <w:r w:rsidR="00602365" w:rsidDel="008F55BB">
            <w:rPr>
              <w:noProof/>
              <w:lang w:val="en-GB"/>
            </w:rPr>
            <w:delText>(</w:delText>
          </w:r>
        </w:del>
        <w:r w:rsidR="00602365">
          <w:rPr>
            <w:noProof/>
            <w:lang w:val="en-GB"/>
          </w:rPr>
          <w:t>von Schuckmann et al., 2020</w:t>
        </w:r>
      </w:ins>
      <w:del w:id="4665" w:author="Robin Matthews" w:date="2021-05-18T16:05:00Z">
        <w:r w:rsidRPr="00FA4D8D" w:rsidDel="00602365">
          <w:rPr>
            <w:noProof/>
            <w:lang w:val="en-GB"/>
          </w:rPr>
          <w:delText>(von Schuckmann et al., 2020;</w:delText>
        </w:r>
      </w:del>
      <w:r w:rsidRPr="003A0C0D">
        <w:fldChar w:fldCharType="end"/>
      </w:r>
      <w:ins w:id="4666" w:author="Robin Matthews" w:date="2021-05-18T17:43:00Z">
        <w:del w:id="4667" w:author="Ian Blenkinsop" w:date="2021-07-07T16:24:00Z">
          <w:r w:rsidR="00DE1ED4" w:rsidRPr="00115C88" w:rsidDel="008F55BB">
            <w:rPr>
              <w:lang w:val="en-US"/>
              <w:rPrChange w:id="4668" w:author="Clotilde Pean" w:date="2021-06-18T16:18:00Z">
                <w:rPr/>
              </w:rPrChange>
            </w:rPr>
            <w:delText>;</w:delText>
          </w:r>
        </w:del>
      </w:ins>
      <w:del w:id="4669" w:author="Ian Blenkinsop" w:date="2021-07-07T16:24:00Z">
        <w:r w:rsidRPr="00FA4D8D" w:rsidDel="008F55BB">
          <w:rPr>
            <w:lang w:val="en-GB"/>
          </w:rPr>
          <w:delText xml:space="preserve"> Chapter 7, Section 7.2.2.3</w:delText>
        </w:r>
      </w:del>
      <w:r w:rsidRPr="00FA4D8D">
        <w:rPr>
          <w:lang w:val="en-GB"/>
        </w:rPr>
        <w:t xml:space="preserve">). </w:t>
      </w:r>
    </w:p>
    <w:p w14:paraId="0609671A" w14:textId="77777777" w:rsidR="006409E5" w:rsidRPr="00FA4D8D" w:rsidRDefault="006409E5" w:rsidP="006409E5">
      <w:pPr>
        <w:pStyle w:val="AR6BodyText"/>
        <w:rPr>
          <w:lang w:val="en-GB"/>
        </w:rPr>
      </w:pPr>
    </w:p>
    <w:p w14:paraId="31C4FC0F" w14:textId="7A72A5D8" w:rsidR="006409E5" w:rsidRPr="00FA4D8D" w:rsidRDefault="006409E5" w:rsidP="006409E5">
      <w:pPr>
        <w:pStyle w:val="AR6BodyText"/>
        <w:rPr>
          <w:lang w:val="en-GB"/>
        </w:rPr>
      </w:pPr>
      <w:bookmarkStart w:id="4670" w:name="_Hlk66783671"/>
      <w:r w:rsidRPr="00FA4D8D">
        <w:rPr>
          <w:rFonts w:cs="Times New Roman"/>
          <w:lang w:val="en-GB"/>
        </w:rPr>
        <w:t>The ongoing collection of information about the atmosphere as it evolves is supplemented by the reconstruction and digitization of data about past conditions. Program</w:t>
      </w:r>
      <w:ins w:id="4671" w:author="Ian Blenkinsop" w:date="2021-07-07T16:27:00Z">
        <w:r w:rsidR="004A5088">
          <w:rPr>
            <w:rFonts w:cs="Times New Roman"/>
            <w:lang w:val="en-GB"/>
          </w:rPr>
          <w:t>me</w:t>
        </w:r>
      </w:ins>
      <w:r w:rsidRPr="00FA4D8D">
        <w:rPr>
          <w:rFonts w:cs="Times New Roman"/>
          <w:lang w:val="en-GB"/>
        </w:rPr>
        <w:t>s aimed at recovering information from sources such as handwritten weather journals and ship</w:t>
      </w:r>
      <w:ins w:id="4672" w:author="Ian Blenkinsop" w:date="2021-07-07T16:27:00Z">
        <w:r w:rsidR="004A5088">
          <w:rPr>
            <w:rFonts w:cs="Times New Roman"/>
            <w:lang w:val="en-GB"/>
          </w:rPr>
          <w:t>s’</w:t>
        </w:r>
      </w:ins>
      <w:r w:rsidRPr="00FA4D8D">
        <w:rPr>
          <w:rFonts w:cs="Times New Roman"/>
          <w:lang w:val="en-GB"/>
        </w:rPr>
        <w:t xml:space="preserve"> logs continue to make progress, and are steadily impr</w:t>
      </w:r>
      <w:r w:rsidRPr="00FA4D8D">
        <w:rPr>
          <w:lang w:val="en-GB"/>
        </w:rPr>
        <w:t xml:space="preserve">oving spatial coverage and </w:t>
      </w:r>
      <w:r w:rsidRPr="00FA4D8D">
        <w:rPr>
          <w:rFonts w:cs="Times New Roman"/>
          <w:lang w:val="en-GB"/>
        </w:rPr>
        <w:t xml:space="preserve">extending our knowledge backward in time. </w:t>
      </w:r>
      <w:r w:rsidRPr="003A0C0D">
        <w:rPr>
          <w:rFonts w:cs="Times New Roman"/>
        </w:rPr>
        <w:t xml:space="preserve">For example, </w:t>
      </w:r>
      <w:r w:rsidRPr="003A0C0D">
        <w:rPr>
          <w:rFonts w:cs="Times New Roman"/>
        </w:rPr>
        <w:fldChar w:fldCharType="begin" w:fldLock="1"/>
      </w:r>
      <w:ins w:id="4673" w:author="Robin Matthews" w:date="2021-05-18T17:43:00Z">
        <w:r w:rsidR="00DE1ED4">
          <w:rPr>
            <w:rFonts w:cs="Times New Roman"/>
          </w:rPr>
          <w:instrText>ADDIN CSL_CITATION { "citationItems" : [ { "id" : "ITEM-1", "itemData" : { "DOI" : "10.1175/BAMS-D-19-0040.1", "ISSN" : "0003-0007", "abstract" : "Capsule SummaryA global inventory of early instrumental meteorological measurements is compiled. It comprises thousands of series, many of which have not been digitized, pointing to the potential of weather data rescue.", "author" : [ { "dropping-particle" : "", "family" : "Br\u00f6nnimann", "given" : "Stefan", "non-dropping-particle" : "", "parse-names" : false, "suffix" : "" }, { "dropping-particle" : "", "family" : "Allan", "given" : "Rob", "non-dropping-particle" : "", "parse-names" : false, "suffix" : "" }, { "dropping-particle" : "", "family" : "Ashcroft", "given" : "Linden", "non-dropping-particle" : "", "parse-names" : false, "suffix" : "" }, { "dropping-particle" : "", "family" : "Baer", "given" : "Saba", "non-dropping-particle" : "", "parse-names" : false, "suffix" : "" }, { "dropping-particle" : "", "family" : "Barriendos", "given" : "Mariano", "non-dropping-particle" : "", "parse-names" : false, "suffix" : "" }, { "dropping-particle" : "", "family" : "Br\u00e1zdil", "given" : "Rudolf", "non-dropping-particle" : "", "parse-names" : false, "suffix" : "" }, { "dropping-particle" : "", "family" : "Brugnara", "given" : "Yuri", "non-dropping-particle" : "", "parse-names" : false, "suffix" : "" }, { "dropping-particle" : "", "family" : "Brunet", "given" : "Manola", "non-dropping-particle" : "", "parse-names" : false, "suffix" : "" }, { "dropping-particle" : "", "family" : "Brunetti", "given" : "Michele", "non-dropping-particle" : "", "parse-names" : false, "suffix" : "" }, { "dropping-particle" : "", "family" : "Chimani", "given" : "Barbara", "non-dropping-particle" : "", "parse-names" : false, "suffix" : "" }, { "dropping-particle" : "", "family" : "Cornes", "given" : "Richard", "non-dropping-particle" : "", "parse-names" : false, "suffix" : "" }, { "dropping-particle" : "", "family" : "Dom\u00ednguez-Castro", "given" : "Fernando", "non-dropping-particle" : "", "parse-names" : false, "suffix" : "" }, { "dropping-particle" : "", "family" : "Filipiak", "given" : "Janusz", "non-dropping-particle" : "", "parse-names" : false, "suffix" : "" }, { "dropping-particle" : "", "family" : "Founda", "given" : "Dimitra", "non-dropping-particle" : "", "parse-names" : false, "suffix" : "" }, { "dropping-particle" : "", "family" : "Herrera", "given" : "Ricardo Garc\u00eda", "non-dropping-particle" : "", "parse-names" : false, "suffix" : "" }, { "dropping-particle" : "", "family" : "Gergis", "given" : "Joelle", "non-dropping-particle" : "", "parse-names" : false, "suffix" : "" }, { "dropping-particle" : "", "family" : "Grab", "given" : "Stefan", "non-dropping-particle" : "", "parse-names" : false, "suffix" : "" }, { "dropping-particle" : "", "family" : "Hannak", "given" : "Lisa", "non-dropping-particle" : "", "parse-names" : false, "suffix" : "" }, { "dropping-particle" : "", "family" : "Huhtamaa", "given" : "Heli", "non-dropping-particle" : "", "parse-names" : false, "suffix" : "" }, { "dropping-particle" : "", "family" : "Jacobsen", "given" : "Kim S", "non-dropping-particle" : "", "parse-names" : false, "suffix" : "" }, { "dropping-particle" : "", "family" : "Jones", "given" : "Phil", "non-dropping-particle" : "", "parse-names" : false, "suffix" : "" }, { "dropping-particle" : "", "family" : "Jourdain", "given" : "Sylvie", "non-dropping-particle" : "", "parse-names" : false, "suffix" : "" }, { "dropping-particle" : "", "family" : "Kiss", "given" : "Andrea", "non-dropping-particle" : "", "parse-names" : false, "suffix" : "" }, { "dropping-particle" : "", "family" : "Lin", "given" : "Kuanhui Elaine", "non-dropping-particle" : "", "parse-names" : false, "suffix" : "" }, { "dropping-particle" : "", "family" : "Lorrey", "given" : "Andrew", "non-dropping-particle" : "", "parse-names" : false, "suffix" : "" }, { "dropping-particle" : "", "family" : "Lundstad", "given" : "Elin", "non-dropping-particle" : "", "parse-names" : false, "suffix" : "" }, { "dropping-particle" : "", "family" : "Luterbacher", "given" : "J\u00fcrg", "non-dropping-particle" : "", "parse-names" : false, "suffix" : "" }, { "dropping-particle" : "", "family" : "Mauelshagen", "given" : "Franz", "non-dropping-particle" : "", "parse-names" : false, "suffix" : "" }, { "dropping-particle" : "", "family" : "Maugeri", "given" : "Maurizio", "non-dropping-particle" : "", "parse-names" : false, "suffix" : "" }, { "dropping-particle" : "", "family" : "Maughan", "given" : "Nicolas", "non-dropping-particle" : "", "parse-names" : false, "suffix" : "" }, { "dropping-particle" : "", "family" : "Moberg", "given" : "Anders", "non-dropping-particle" : "", "parse-names" : false, "suffix" : "" }, { "dropping-particle" : "", "family" : "Neukom", "given" : "Raphael", "non-dropping-particle" : "", "parse-names" : false, "suffix" : "" }, { "dropping-particle" : "", "family" : "Nicholson", "given" : "Sharon", "non-dropping-particle" : "", "parse-names" : false, "suffix" : "" }, { "dropping-particle" : "", "family" : "Noone", "given" : "Simon", "non-dropping-particle" : "", "parse-names" : false, "suffix" : "" }, { "dropping-particle" : "", "family" : "Nordli", "given" : "\u00d8yvind", "non-dropping-particle" : "", "parse-names" : false, "suffix" : "" }, { "dropping-particle" : "", "family" : "\u00d3lafsd\u00f3ttir", "given" : "Krist\u00edn Bj\u00f6rg", "non-dropping-particle" : "", "parse-names" : false, "suffix" : "" }, { "dropping-particle" : "", "family" : "Pearce", "given" : "Petra R", "non-dropping-particle" : "", "parse-names" : false, "suffix" : "" }, { "dropping-particle" : "", "family" : "Pfister", "given" : "Lucas", "non-dropping-particle" : "", "parse-names" : false, "suffix" : "" }, { "dropping-particle" : "", "family" : "Pribyl", "given" : "Kathleen", "non-dropping-particle" : "", "parse-names" : false, "suffix" : "" }, { "dropping-particle" : "", "family" : "Przybylak", "given" : "Rajmund", "non-dropping-particle" : "", "parse-names" : false, "suffix" : "" }, { "dropping-particle" : "", "family" : "Pudmenzky", "given" : "Christa", "non-dropping-particle" : "", "parse-names" : false, "suffix" : "" }, { "dropping-particle" : "", "family" : "Rasol", "given" : "Dubravka", "non-dropping-particle" : "", "parse-names" : false, "suffix" : "" }, { "dropping-particle" : "", "family" : "Reichenbach", "given" : "Delia", "non-dropping-particle" : "", "parse-names" : false, "suffix" : "" }, { "dropping-particle" : "", "family" : "\u0158ezn\u00ed\u010dkov\u00e1", "given" : "Ladislava", "non-dropping-particle" : "", "parse-names" : false, "suffix" : "" }, { "dropping-particle" : "", "family" : "Rodrigo", "given" : "Fernando S", "non-dropping-particle" : "", "parse-names" : false, "suffix" : "" }, { "dropping-particle" : "", "family" : "Rohr", "given" : "Christian", "non-dropping-particle" : "", "parse-names" : false, "suffix" : "" }, { "dropping-particle" : "", "family" : "Skrynyk", "given" : "Oleg", "non-dropping-particle" : "", "parse-names" : false, "suffix" : "" }, { "dropping-particle" : "", "family" : "Slonosky", "given" : "Victoria", "non-dropping-particle" : "", "parse-names" : false, "suffix" : "" }, { "dropping-particle" : "", "family" : "Thorne", "given" : "Peter", "non-dropping-particle" : "", "parse-names" : false, "suffix" : "" }, { "dropping-particle" : "", "family" : "Valente", "given" : "Maria Ant\u00f3nia", "non-dropping-particle" : "", "parse-names" : false, "suffix" : "" }, { "dropping-particle" : "", "family" : "Vaquero", "given" : "Jos\u00e9 M", "non-dropping-particle" : "", "parse-names" : false, "suffix" : "" }, { "dropping-particle" : "", "family" : "Westcottt", "given" : "Nancy E", "non-dropping-particle" : "", "parse-names" : false, "suffix" : "" }, { "dropping-particle" : "", "family" : "Williamson", "given" : "Fiona", "non-dropping-particle" : "", "parse-names" : false, "suffix" : "" }, { "dropping-particle" : "", "family" : "Wyszy\u0144ski", "given" : "Przemys\u0142aw", "non-dropping-particle" : "", "parse-names" : false, "suffix" : "" } ], "container-title" : "Bulletin of the American Meteorological Society", "id" : "ITEM-1", "issued" : { "date-parts" : [ [ "2019", "9", "10" ] ] }, "note" : "doi: 10.1175/BAMS-D-19-0040.1", "publisher" : "American Meteorological Society", "title" : "Unlocking pre-1850 instrumental meteorological records: A global inventory", "translator" : [ { "dropping-particle" : "", "family" : "H3682", "given" : "", "non-dropping-particle" : "", "parse-names" : false, "suffix" : "" } ], "type" : "article-journal" }, "uris" : [ "http://www.mendeley.com/documents/?uuid=ca6f9698-f2a7-4164-ba1c-c4e863baa951" ] } ], "mendeley" : { "formattedCitation" : "(Br\u00f6nnimann et al., 2019a)", "manualFormatting" : "Br\u00f6nnimann et al. (2019a)", "plainTextFormattedCitation" : "(Br\u00f6nnimann et al., 2019a)", "previouslyFormattedCitation" : "(Br\u00f6nnimann et al., 2019a)" }, "properties" : { "noteIndex" : 0 }, "schema" : "https://github.com/citation-style-language/schema/raw/master/csl-citation.json" }</w:instrText>
        </w:r>
      </w:ins>
      <w:del w:id="4674" w:author="Robin Matthews" w:date="2021-05-18T17:43:00Z">
        <w:r w:rsidR="00E81B0B" w:rsidDel="00DE1ED4">
          <w:rPr>
            <w:rFonts w:cs="Times New Roman"/>
          </w:rPr>
          <w:delInstrText>ADDIN CSL_CITATION { "citationItems" : [ { "id" : "ITEM-1", "itemData" : { "DOI" : "10.1175/BAMS-D-19-0040.1", "ISSN" : "0003-0007", "abstract" : "Capsule SummaryA global inventory of early instrumental meteorological measurements is compiled. It comprises thousands of series, many of which have not been digitized, pointing to the potential of weather data rescue.", "author" : [ { "dropping-particle" : "", "family" : "Br\u00f6nnimann", "given" : "Stefan", "non-dropping-particle" : "", "parse-names" : false, "suffix" : "" }, { "dropping-particle" : "", "family" : "Allan", "given" : "Rob", "non-dropping-particle" : "", "parse-names" : false, "suffix" : "" }, { "dropping-particle" : "", "family" : "Ashcroft", "given" : "Linden", "non-dropping-particle" : "", "parse-names" : false, "suffix" : "" }, { "dropping-particle" : "", "family" : "Baer", "given" : "Saba", "non-dropping-particle" : "", "parse-names" : false, "suffix" : "" }, { "dropping-particle" : "", "family" : "Barriendos", "given" : "Mariano", "non-dropping-particle" : "", "parse-names" : false, "suffix" : "" }, { "dropping-particle" : "", "family" : "Br\u00e1zdil", "given" : "Rudolf", "non-dropping-particle" : "", "parse-names" : false, "suffix" : "" }, { "dropping-particle" : "", "family" : "Brugnara", "given" : "Yuri", "non-dropping-particle" : "", "parse-names" : false, "suffix" : "" }, { "dropping-particle" : "", "family" : "Brunet", "given" : "Manola", "non-dropping-particle" : "", "parse-names" : false, "suffix" : "" }, { "dropping-particle" : "", "family" : "Brunetti", "given" : "Michele", "non-dropping-particle" : "", "parse-names" : false, "suffix" : "" }, { "dropping-particle" : "", "family" : "Chimani", "given" : "Barbara", "non-dropping-particle" : "", "parse-names" : false, "suffix" : "" }, { "dropping-particle" : "", "family" : "Cornes", "given" : "Richard", "non-dropping-particle" : "", "parse-names" : false, "suffix" : "" }, { "dropping-particle" : "", "family" : "Dom\u00ednguez-Castro", "given" : "Fernando", "non-dropping-particle" : "", "parse-names" : false, "suffix" : "" }, { "dropping-particle" : "", "family" : "Filipiak", "given" : "Janusz", "non-dropping-particle" : "", "parse-names" : false, "suffix" : "" }, { "dropping-particle" : "", "family" : "Founda", "given" : "Dimitra", "non-dropping-particle" : "", "parse-names" : false, "suffix" : "" }, { "dropping-particle" : "", "family" : "Herrera", "given" : "Ricardo Garc\u00eda", "non-dropping-particle" : "", "parse-names" : false, "suffix" : "" }, { "dropping-particle" : "", "family" : "Gergis", "given" : "Joelle", "non-dropping-particle" : "", "parse-names" : false, "suffix" : "" }, { "dropping-particle" : "", "family" : "Grab", "given" : "Stefan", "non-dropping-particle" : "", "parse-names" : false, "suffix" : "" }, { "dropping-particle" : "", "family" : "Hannak", "given" : "Lisa", "non-dropping-particle" : "", "parse-names" : false, "suffix" : "" }, { "dropping-particle" : "", "family" : "Huhtamaa", "given" : "Heli", "non-dropping-particle" : "", "parse-names" : false, "suffix" : "" }, { "dropping-particle" : "", "family" : "Jacobsen", "given" : "Kim S", "non-dropping-particle" : "", "parse-names" : false, "suffix" : "" }, { "dropping-particle" : "", "family" : "Jones", "given" : "Phil", "non-dropping-particle" : "", "parse-names" : false, "suffix" : "" }, { "dropping-particle" : "", "family" : "Jourdain", "given" : "Sylvie", "non-dropping-particle" : "", "parse-names" : false, "suffix" : "" }, { "dropping-particle" : "", "family" : "Kiss", "given" : "Andrea", "non-dropping-particle" : "", "parse-names" : false, "suffix" : "" }, { "dropping-particle" : "", "family" : "Lin", "given" : "Kuanhui Elaine", "non-dropping-particle" : "", "parse-names" : false, "suffix" : "" }, { "dropping-particle" : "", "family" : "Lorrey", "given" : "Andrew", "non-dropping-particle" : "", "parse-names" : false, "suffix" : "" }, { "dropping-particle" : "", "family" : "Lundstad", "given" : "Elin", "non-dropping-particle" : "", "parse-names" : false, "suffix" : "" }, { "dropping-particle" : "", "family" : "Luterbacher", "given" : "J\u00fcrg", "non-dropping-particle" : "", "parse-names" : false, "suffix" : "" }, { "dropping-particle" : "", "family" : "Mauelshagen", "given" : "Franz", "non-dropping-particle" : "", "parse-names" : false, "suffix" : "" }, { "dropping-particle" : "", "family" : "Maugeri", "given" : "Maurizio", "non-dropping-particle" : "", "parse-names" : false, "suffix" : "" }, { "dropping-particle" : "", "family" : "Maughan", "given" : "Nicolas", "non-dropping-particle" : "", "parse-names" : false, "suffix" : "" }, { "dropping-particle" : "", "family" : "Moberg", "given" : "Anders", "non-dropping-particle" : "", "parse-names" : false, "suffix" : "" }, { "dropping-particle" : "", "family" : "Neukom", "given" : "Raphael", "non-dropping-particle" : "", "parse-names" : false, "suffix" : "" }, { "dropping-particle" : "", "family" : "Nicholson", "given" : "Sharon", "non-dropping-particle" : "", "parse-names" : false, "suffix" : "" }, { "dropping-particle" : "", "family" : "Noone", "given" : "Simon", "non-dropping-particle" : "", "parse-names" : false, "suffix" : "" }, { "dropping-particle" : "", "family" : "Nordli", "given" : "\u00d8yvind", "non-dropping-particle" : "", "parse-names" : false, "suffix" : "" }, { "dropping-particle" : "", "family" : "\u00d3lafsd\u00f3ttir", "given" : "Krist\u00edn Bj\u00f6rg", "non-dropping-particle" : "", "parse-names" : false, "suffix" : "" }, { "dropping-particle" : "", "family" : "Pearce", "given" : "Petra R", "non-dropping-particle" : "", "parse-names" : false, "suffix" : "" }, { "dropping-particle" : "", "family" : "Pfister", "given" : "Lucas", "non-dropping-particle" : "", "parse-names" : false, "suffix" : "" }, { "dropping-particle" : "", "family" : "Pribyl", "given" : "Kathleen", "non-dropping-particle" : "", "parse-names" : false, "suffix" : "" }, { "dropping-particle" : "", "family" : "Przybylak", "given" : "Rajmund", "non-dropping-particle" : "", "parse-names" : false, "suffix" : "" }, { "dropping-particle" : "", "family" : "Pudmenzky", "given" : "Christa", "non-dropping-particle" : "", "parse-names" : false, "suffix" : "" }, { "dropping-particle" : "", "family" : "Rasol", "given" : "Dubravka", "non-dropping-particle" : "", "parse-names" : false, "suffix" : "" }, { "dropping-particle" : "", "family" : "Reichenbach", "given" : "Delia", "non-dropping-particle" : "", "parse-names" : false, "suffix" : "" }, { "dropping-particle" : "", "family" : "\u0158ezn\u00ed\u010dkov\u00e1", "given" : "Ladislava", "non-dropping-particle" : "", "parse-names" : false, "suffix" : "" }, { "dropping-particle" : "", "family" : "Rodrigo", "given" : "Fernando S", "non-dropping-particle" : "", "parse-names" : false, "suffix" : "" }, { "dropping-particle" : "", "family" : "Rohr", "given" : "Christian", "non-dropping-particle" : "", "parse-names" : false, "suffix" : "" }, { "dropping-particle" : "", "family" : "Skrynyk", "given" : "Oleg", "non-dropping-particle" : "", "parse-names" : false, "suffix" : "" }, { "dropping-particle" : "", "family" : "Slonosky", "given" : "Victoria", "non-dropping-particle" : "", "parse-names" : false, "suffix" : "" }, { "dropping-particle" : "", "family" : "Thorne", "given" : "Peter", "non-dropping-particle" : "", "parse-names" : false, "suffix" : "" }, { "dropping-particle" : "", "family" : "Valente", "given" : "Maria Ant\u00f3nia", "non-dropping-particle" : "", "parse-names" : false, "suffix" : "" }, { "dropping-particle" : "", "family" : "Vaquero", "given" : "Jos\u00e9 M", "non-d</w:delInstrText>
        </w:r>
        <w:r w:rsidR="00E81B0B" w:rsidRPr="0037390B" w:rsidDel="00DE1ED4">
          <w:rPr>
            <w:rFonts w:cs="Times New Roman"/>
            <w:lang w:val="en-US"/>
          </w:rPr>
          <w:delInstrText>ropping-particle" : "", "parse-names" : false, "suffix" : "" }, { "dropping-particle" : "", "family" : "Westcottt", "given" : "Nancy E", "non-dropping-particle" : "", "parse-names" : false, "suffix" : "" }, { "dropping-particle" : "", "family" : "Williamson", "given" : "Fiona", "non-dropping-particle" : "", "parse-names" : false, "suffix" : "" }, { "dropping-particle" : "", "family" : "Wyszy\u0144ski", "given" : "Przemys\u0142aw", "non-dropping-particle" : "", "parse-names" : false, "suffix" : "" } ], "container-title" : "Bulletin of the American Meteorological Society", "id" : "ITEM-1", "issued" : { "date-parts" : [ [ "2019", "9", "10" ] ] }, "note" : "doi: 10.1175/BAMS-D-19-0040.1", "publisher" : "American Meteorological Society", "title" : "Unlocking pre-1850 instrumental meteorological records: A global inventory", "translator" : [ { "dropping-particle" : "", "family" : "H3682", "given" : "", "non-dropping-particle" : "", "parse-names" : false, "suffix" : "" } ], "type" : "article-journal" }, "uris" : [ "http://www.mendeley.com/documents/?uuid=ca6f9698-f2a7-4164-ba1c-c4e863baa951" ] } ], "mendeley" : { "formattedCitation" : "(Br\u00f6nnimann et al., 2019a)", "manualFormatting" : "Br\u00f6nnimann et al. (2019)", "plainTextFormattedCitation" : "(Br\u00f6nnimann et al., 2019a)", "previouslyFormattedCitation" : "(Br\u00f6nnimann et al., 2019a)" }, "properties" : { "noteIndex" : 0 }, "schema" : "https://github.com/citation-style-language/schema/raw/master/csl-citation.json" }</w:delInstrText>
        </w:r>
      </w:del>
      <w:r w:rsidRPr="003A0C0D">
        <w:rPr>
          <w:rFonts w:cs="Times New Roman"/>
        </w:rPr>
        <w:fldChar w:fldCharType="separate"/>
      </w:r>
      <w:ins w:id="4675" w:author="Robin Matthews" w:date="2021-05-18T16:05:00Z">
        <w:r w:rsidR="00602365">
          <w:rPr>
            <w:rFonts w:cs="Times New Roman"/>
            <w:noProof/>
            <w:lang w:val="en-GB"/>
          </w:rPr>
          <w:t>Brönnimann et al. (2019</w:t>
        </w:r>
      </w:ins>
      <w:ins w:id="4676" w:author="Robin Matthews" w:date="2021-05-18T17:43:00Z">
        <w:r w:rsidR="00DE1ED4">
          <w:rPr>
            <w:rFonts w:cs="Times New Roman"/>
            <w:noProof/>
            <w:lang w:val="en-GB"/>
          </w:rPr>
          <w:t>a</w:t>
        </w:r>
      </w:ins>
      <w:ins w:id="4677" w:author="Robin Matthews" w:date="2021-05-18T16:05:00Z">
        <w:r w:rsidR="00602365">
          <w:rPr>
            <w:rFonts w:cs="Times New Roman"/>
            <w:noProof/>
            <w:lang w:val="en-GB"/>
          </w:rPr>
          <w:t>)</w:t>
        </w:r>
      </w:ins>
      <w:del w:id="4678" w:author="Robin Matthews" w:date="2021-05-18T16:05:00Z">
        <w:r w:rsidRPr="00FA4D8D" w:rsidDel="00602365">
          <w:rPr>
            <w:rFonts w:cs="Times New Roman"/>
            <w:noProof/>
            <w:lang w:val="en-GB"/>
          </w:rPr>
          <w:delText>Brönnimann et al. (2019)</w:delText>
        </w:r>
      </w:del>
      <w:r w:rsidRPr="003A0C0D">
        <w:rPr>
          <w:rFonts w:cs="Times New Roman"/>
        </w:rPr>
        <w:fldChar w:fldCharType="end"/>
      </w:r>
      <w:r w:rsidRPr="00FA4D8D">
        <w:rPr>
          <w:rFonts w:cs="Times New Roman"/>
          <w:lang w:val="en-GB"/>
        </w:rPr>
        <w:t xml:space="preserve"> has recently identified several thousand sources of climate data for land areas in the pre-1890 period, with many from the 18th century. The vast majority of these data are not yet contained in international digital data archives, and substantial quantities of undigitized ship</w:t>
      </w:r>
      <w:del w:id="4679" w:author="Ian Blenkinsop" w:date="2021-07-07T16:28:00Z">
        <w:r w:rsidRPr="00FA4D8D" w:rsidDel="004A5088">
          <w:rPr>
            <w:rFonts w:cs="Times New Roman"/>
            <w:lang w:val="en-GB"/>
          </w:rPr>
          <w:delText>’</w:delText>
        </w:r>
      </w:del>
      <w:r w:rsidRPr="00FA4D8D">
        <w:rPr>
          <w:rFonts w:cs="Times New Roman"/>
          <w:lang w:val="en-GB"/>
        </w:rPr>
        <w:t>s</w:t>
      </w:r>
      <w:ins w:id="4680" w:author="Ian Blenkinsop" w:date="2021-07-07T16:28:00Z">
        <w:r w:rsidR="004A5088">
          <w:rPr>
            <w:rFonts w:cs="Times New Roman"/>
            <w:lang w:val="en-GB"/>
          </w:rPr>
          <w:t>’</w:t>
        </w:r>
      </w:ins>
      <w:r w:rsidRPr="00FA4D8D">
        <w:rPr>
          <w:rFonts w:cs="Times New Roman"/>
          <w:lang w:val="en-GB"/>
        </w:rPr>
        <w:t xml:space="preserve"> weather log data exist for the same period (</w:t>
      </w:r>
      <w:r w:rsidRPr="003A0C0D">
        <w:rPr>
          <w:rFonts w:cs="Times New Roman"/>
        </w:rPr>
        <w:fldChar w:fldCharType="begin" w:fldLock="1"/>
      </w:r>
      <w:r w:rsidR="00E81B0B">
        <w:rPr>
          <w:rFonts w:cs="Times New Roman"/>
          <w:lang w:val="en-GB"/>
        </w:rPr>
        <w:instrText>ADDIN CSL_CITATION { "citationItems" : [ { "id" : "ITEM-1", "itemData" : { "DOI" : "10.5194/asr-12-57-2015", "author" : [ { "dropping-particle" : "", "family" : "Kaspar", "given" : "F", "non-dropping-particle" : "", "parse-names" : false, "suffix" : "" }, { "dropping-particle" : "", "family" : "Tinz", "given" : "B", "non-dropping-particle" : "", "parse-names" : false, "suffix" : "" }, { "dropping-particle" : "", "family" : "M\u00e4chel", "given" : "H", "non-dropping-particle" : "", "parse-names" : false, "suffix" : "" }, { "dropping-particle" : "", "family" : "Gates", "given" : "L", "non-dropping-particle" : "", "parse-names" : false, "suffix" : "" } ], "container-title" : "Advances in Science and Research", "id" : "ITEM-1", "issue" : "1", "issued" : { "date-parts" : [ [ "2015" ] ] }, "page" : "57-61", "title" : "Data rescue of national and international meteorological observations at Deutscher Wetterdienst", "translator" : [ { "dropping-particle" : "", "family" : "H4290", "given" : "", "non-dropping-particle" : "", "parse-names" : false, "suffix" : "" } ], "type" : "article-journal", "volume" : "12" }, "uris" : [ "http://www.mendeley.com/documents/?uuid=69366df1-8b51-4074-8e4c-e4ed7f1b4489" ] } ], "mendeley" : { "formattedCitation" : "(Kaspar et al., 2015)", "manualFormatting" : "Kaspar et al., 2015)", "plainTextFormattedCitation" : "(Kaspar et al., 2015)", "previouslyFormattedCitation" : "(Kaspar et al., 2015)" }, "properties" : { "noteIndex" : 0 }, "schema" : "https://github.com/citation-style-language/schema/raw/master/csl-citation.json" }</w:instrText>
      </w:r>
      <w:r w:rsidRPr="003A0C0D">
        <w:rPr>
          <w:rFonts w:cs="Times New Roman"/>
        </w:rPr>
        <w:fldChar w:fldCharType="separate"/>
      </w:r>
      <w:ins w:id="4681" w:author="Robin Matthews" w:date="2021-05-18T16:05:00Z">
        <w:r w:rsidR="00602365">
          <w:rPr>
            <w:rFonts w:cs="Times New Roman"/>
            <w:noProof/>
            <w:lang w:val="en-GB"/>
          </w:rPr>
          <w:t>Kaspar et al., 2015)</w:t>
        </w:r>
      </w:ins>
      <w:del w:id="4682" w:author="Robin Matthews" w:date="2021-05-18T16:05:00Z">
        <w:r w:rsidRPr="00FA4D8D" w:rsidDel="00602365">
          <w:rPr>
            <w:rFonts w:cs="Times New Roman"/>
            <w:noProof/>
            <w:lang w:val="en-GB"/>
          </w:rPr>
          <w:delText>Kaspar et al., 2015)</w:delText>
        </w:r>
      </w:del>
      <w:r w:rsidRPr="003A0C0D">
        <w:rPr>
          <w:rFonts w:cs="Times New Roman"/>
        </w:rPr>
        <w:fldChar w:fldCharType="end"/>
      </w:r>
      <w:r w:rsidRPr="00FA4D8D">
        <w:rPr>
          <w:rFonts w:cs="Times New Roman"/>
          <w:lang w:val="en-GB"/>
        </w:rPr>
        <w:t xml:space="preserve">. Since </w:t>
      </w:r>
      <w:del w:id="4683" w:author="Ian Blenkinsop" w:date="2021-07-07T16:28:00Z">
        <w:r w:rsidRPr="00FA4D8D" w:rsidDel="004A5088">
          <w:rPr>
            <w:rFonts w:cs="Times New Roman"/>
            <w:lang w:val="en-GB"/>
          </w:rPr>
          <w:delText xml:space="preserve">the </w:delText>
        </w:r>
      </w:del>
      <w:r w:rsidRPr="00FA4D8D">
        <w:rPr>
          <w:rFonts w:cs="Times New Roman"/>
          <w:lang w:val="en-GB"/>
        </w:rPr>
        <w:t>AR5 there has been a growth of ‘citizen science’ activities</w:t>
      </w:r>
      <w:ins w:id="4684" w:author="Ian Blenkinsop" w:date="2021-07-07T16:29:00Z">
        <w:r w:rsidR="004A5088">
          <w:rPr>
            <w:rFonts w:cs="Times New Roman"/>
            <w:lang w:val="en-GB"/>
          </w:rPr>
          <w:t>, making use of volunteers</w:t>
        </w:r>
      </w:ins>
      <w:r w:rsidRPr="00FA4D8D">
        <w:rPr>
          <w:rFonts w:cs="Times New Roman"/>
          <w:lang w:val="en-GB"/>
        </w:rPr>
        <w:t xml:space="preserve"> to rapidly </w:t>
      </w:r>
      <w:bookmarkStart w:id="4685" w:name="_Hlk66783741"/>
      <w:bookmarkEnd w:id="4670"/>
      <w:r w:rsidRPr="00FA4D8D">
        <w:rPr>
          <w:rFonts w:cs="Times New Roman"/>
          <w:lang w:val="en-GB"/>
        </w:rPr>
        <w:t>transcribe substantial quantities of weather observations</w:t>
      </w:r>
      <w:del w:id="4686" w:author="Ian Blenkinsop" w:date="2021-07-07T16:28:00Z">
        <w:r w:rsidRPr="00FA4D8D" w:rsidDel="004A5088">
          <w:rPr>
            <w:rFonts w:cs="Times New Roman"/>
            <w:lang w:val="en-GB"/>
          </w:rPr>
          <w:delText xml:space="preserve"> involving volunteers</w:delText>
        </w:r>
      </w:del>
      <w:r w:rsidRPr="00FA4D8D">
        <w:rPr>
          <w:rFonts w:cs="Times New Roman"/>
          <w:lang w:val="en-GB"/>
        </w:rPr>
        <w:t>. Examples of projects include: oldWeather.org</w:t>
      </w:r>
      <w:del w:id="4687" w:author="Ian Blenkinsop" w:date="2021-07-07T16:29:00Z">
        <w:r w:rsidRPr="00FA4D8D" w:rsidDel="004A5088">
          <w:rPr>
            <w:rFonts w:cs="Times New Roman"/>
            <w:lang w:val="en-GB"/>
          </w:rPr>
          <w:delText>,</w:delText>
        </w:r>
      </w:del>
      <w:r w:rsidRPr="00FA4D8D">
        <w:rPr>
          <w:rFonts w:cs="Times New Roman"/>
          <w:lang w:val="en-GB"/>
        </w:rPr>
        <w:t xml:space="preserve"> and SouthernWeatherDiscovery.org </w:t>
      </w:r>
      <w:del w:id="4688" w:author="Ian Blenkinsop" w:date="2021-07-07T16:29:00Z">
        <w:r w:rsidR="00F70725" w:rsidDel="004A5088">
          <w:rPr>
            <w:rFonts w:cs="Times New Roman"/>
            <w:lang w:val="en-GB"/>
          </w:rPr>
          <w:delText>that</w:delText>
        </w:r>
        <w:r w:rsidR="00F70725" w:rsidRPr="00FA4D8D" w:rsidDel="004A5088">
          <w:rPr>
            <w:rFonts w:cs="Times New Roman"/>
            <w:lang w:val="en-GB"/>
          </w:rPr>
          <w:delText xml:space="preserve"> </w:delText>
        </w:r>
        <w:r w:rsidRPr="00FA4D8D" w:rsidDel="004A5088">
          <w:rPr>
            <w:rFonts w:cs="Times New Roman"/>
            <w:lang w:val="en-GB"/>
          </w:rPr>
          <w:delText xml:space="preserve">both </w:delText>
        </w:r>
      </w:del>
      <w:ins w:id="4689" w:author="Ian Blenkinsop" w:date="2021-07-07T16:29:00Z">
        <w:r w:rsidR="004A5088">
          <w:rPr>
            <w:rFonts w:cs="Times New Roman"/>
            <w:lang w:val="en-GB"/>
          </w:rPr>
          <w:t xml:space="preserve">(both of which </w:t>
        </w:r>
      </w:ins>
      <w:r w:rsidRPr="00FA4D8D">
        <w:rPr>
          <w:rFonts w:cs="Times New Roman"/>
          <w:lang w:val="en-GB"/>
        </w:rPr>
        <w:t>used ship-based logbook sources</w:t>
      </w:r>
      <w:del w:id="4690" w:author="Ian Blenkinsop" w:date="2021-07-07T16:30:00Z">
        <w:r w:rsidRPr="00FA4D8D" w:rsidDel="004A5088">
          <w:rPr>
            <w:rFonts w:cs="Times New Roman"/>
            <w:lang w:val="en-GB"/>
          </w:rPr>
          <w:delText xml:space="preserve">, </w:delText>
        </w:r>
      </w:del>
      <w:ins w:id="4691" w:author="Ian Blenkinsop" w:date="2021-07-07T16:30:00Z">
        <w:r w:rsidR="004A5088">
          <w:rPr>
            <w:rFonts w:cs="Times New Roman"/>
            <w:lang w:val="en-GB"/>
          </w:rPr>
          <w:t>);</w:t>
        </w:r>
        <w:r w:rsidR="004A5088" w:rsidRPr="00FA4D8D">
          <w:rPr>
            <w:rFonts w:cs="Times New Roman"/>
            <w:lang w:val="en-GB"/>
          </w:rPr>
          <w:t xml:space="preserve"> </w:t>
        </w:r>
      </w:ins>
      <w:del w:id="4692" w:author="Ian Blenkinsop" w:date="2021-07-07T16:30:00Z">
        <w:r w:rsidRPr="00FA4D8D" w:rsidDel="004A5088">
          <w:rPr>
            <w:rFonts w:cs="Times New Roman"/>
            <w:lang w:val="en-GB"/>
          </w:rPr>
          <w:delText xml:space="preserve">and </w:delText>
        </w:r>
      </w:del>
      <w:r w:rsidRPr="00FA4D8D">
        <w:rPr>
          <w:rFonts w:cs="Times New Roman"/>
          <w:lang w:val="en-GB"/>
        </w:rPr>
        <w:t>the DRAW</w:t>
      </w:r>
      <w:ins w:id="4693" w:author="Ian Blenkinsop" w:date="2021-07-07T16:36:00Z">
        <w:r w:rsidR="00F25B79">
          <w:rPr>
            <w:rFonts w:cs="Times New Roman"/>
            <w:lang w:val="en-GB"/>
          </w:rPr>
          <w:t xml:space="preserve"> project</w:t>
        </w:r>
      </w:ins>
      <w:r w:rsidRPr="00FA4D8D">
        <w:rPr>
          <w:rFonts w:cs="Times New Roman"/>
          <w:lang w:val="en-GB"/>
        </w:rPr>
        <w:t xml:space="preserve"> (Data Rescue: Archival and Weather</w:t>
      </w:r>
      <w:del w:id="4694" w:author="Ian Blenkinsop" w:date="2021-07-07T16:36:00Z">
        <w:r w:rsidRPr="00FA4D8D" w:rsidDel="00F25B79">
          <w:rPr>
            <w:rFonts w:cs="Times New Roman"/>
            <w:lang w:val="en-GB"/>
          </w:rPr>
          <w:delText xml:space="preserve">) </w:delText>
        </w:r>
      </w:del>
      <w:ins w:id="4695" w:author="Ian Blenkinsop" w:date="2021-07-07T16:36:00Z">
        <w:r w:rsidR="00F25B79">
          <w:rPr>
            <w:rFonts w:cs="Times New Roman"/>
            <w:lang w:val="en-GB"/>
          </w:rPr>
          <w:t>,</w:t>
        </w:r>
        <w:r w:rsidR="00F25B79" w:rsidRPr="00FA4D8D">
          <w:rPr>
            <w:rFonts w:cs="Times New Roman"/>
            <w:lang w:val="en-GB"/>
          </w:rPr>
          <w:t xml:space="preserve"> </w:t>
        </w:r>
      </w:ins>
      <w:del w:id="4696" w:author="Ian Blenkinsop" w:date="2021-07-07T16:36:00Z">
        <w:r w:rsidRPr="00FA4D8D" w:rsidDel="00F25B79">
          <w:rPr>
            <w:rFonts w:cs="Times New Roman"/>
            <w:lang w:val="en-GB"/>
          </w:rPr>
          <w:delText>project</w:delText>
        </w:r>
      </w:del>
      <w:ins w:id="4697" w:author="Ian Blenkinsop" w:date="2021-07-07T16:34:00Z">
        <w:r w:rsidR="00F25B79" w:rsidRPr="00F25B79">
          <w:rPr>
            <w:rFonts w:cs="Times New Roman"/>
            <w:lang w:val="en-GB"/>
          </w:rPr>
          <w:t>which recovered land-based station data from Canada</w:t>
        </w:r>
        <w:r w:rsidR="00F25B79">
          <w:rPr>
            <w:rFonts w:cs="Times New Roman"/>
            <w:lang w:val="en-GB"/>
          </w:rPr>
          <w:t>)</w:t>
        </w:r>
      </w:ins>
      <w:del w:id="4698" w:author="Ian Blenkinsop" w:date="2021-07-07T16:31:00Z">
        <w:r w:rsidRPr="00FA4D8D" w:rsidDel="004A5088">
          <w:rPr>
            <w:rFonts w:cs="Times New Roman"/>
            <w:lang w:val="en-GB"/>
          </w:rPr>
          <w:delText xml:space="preserve">, </w:delText>
        </w:r>
      </w:del>
      <w:ins w:id="4699" w:author="Ian Blenkinsop" w:date="2021-07-07T16:31:00Z">
        <w:r w:rsidR="004A5088">
          <w:rPr>
            <w:rFonts w:cs="Times New Roman"/>
            <w:lang w:val="en-GB"/>
          </w:rPr>
          <w:t>;</w:t>
        </w:r>
        <w:r w:rsidR="004A5088" w:rsidRPr="00FA4D8D">
          <w:rPr>
            <w:rFonts w:cs="Times New Roman"/>
            <w:lang w:val="en-GB"/>
          </w:rPr>
          <w:t xml:space="preserve"> </w:t>
        </w:r>
      </w:ins>
      <w:r w:rsidRPr="00FA4D8D">
        <w:rPr>
          <w:rFonts w:cs="Times New Roman"/>
          <w:lang w:val="en-GB"/>
        </w:rPr>
        <w:t>WeatherRescue.org</w:t>
      </w:r>
      <w:ins w:id="4700" w:author="Ian Blenkinsop" w:date="2021-07-07T16:35:00Z">
        <w:r w:rsidR="00F25B79">
          <w:rPr>
            <w:rFonts w:cs="Times New Roman"/>
            <w:lang w:val="en-GB"/>
          </w:rPr>
          <w:t xml:space="preserve"> (land-based data from Europe)</w:t>
        </w:r>
      </w:ins>
      <w:del w:id="4701" w:author="Ian Blenkinsop" w:date="2021-07-07T16:35:00Z">
        <w:r w:rsidRPr="00FA4D8D" w:rsidDel="00F25B79">
          <w:rPr>
            <w:rFonts w:cs="Times New Roman"/>
            <w:lang w:val="en-GB"/>
          </w:rPr>
          <w:delText xml:space="preserve">, </w:delText>
        </w:r>
      </w:del>
      <w:ins w:id="4702" w:author="Ian Blenkinsop" w:date="2021-07-07T16:35:00Z">
        <w:r w:rsidR="00F25B79">
          <w:rPr>
            <w:rFonts w:cs="Times New Roman"/>
            <w:lang w:val="en-GB"/>
          </w:rPr>
          <w:t>;</w:t>
        </w:r>
        <w:r w:rsidR="00F25B79" w:rsidRPr="00FA4D8D">
          <w:rPr>
            <w:rFonts w:cs="Times New Roman"/>
            <w:lang w:val="en-GB"/>
          </w:rPr>
          <w:t xml:space="preserve"> </w:t>
        </w:r>
      </w:ins>
      <w:r w:rsidRPr="00FA4D8D">
        <w:rPr>
          <w:rFonts w:cs="Times New Roman"/>
          <w:lang w:val="en-GB"/>
        </w:rPr>
        <w:t>JungleWeather.org</w:t>
      </w:r>
      <w:ins w:id="4703" w:author="Ian Blenkinsop" w:date="2021-07-07T16:35:00Z">
        <w:r w:rsidR="00F25B79">
          <w:rPr>
            <w:rFonts w:cs="Times New Roman"/>
            <w:lang w:val="en-GB"/>
          </w:rPr>
          <w:t xml:space="preserve"> (data from the Congo)</w:t>
        </w:r>
      </w:ins>
      <w:ins w:id="4704" w:author="Ian Blenkinsop" w:date="2021-07-07T16:31:00Z">
        <w:r w:rsidR="004A5088">
          <w:rPr>
            <w:rFonts w:cs="Times New Roman"/>
            <w:lang w:val="en-GB"/>
          </w:rPr>
          <w:t>;</w:t>
        </w:r>
      </w:ins>
      <w:r w:rsidRPr="00FA4D8D">
        <w:rPr>
          <w:rFonts w:cs="Times New Roman"/>
          <w:lang w:val="en-GB"/>
        </w:rPr>
        <w:t xml:space="preserve"> and the Climate History Australia project</w:t>
      </w:r>
      <w:del w:id="4705" w:author="Ian Blenkinsop" w:date="2021-07-07T16:36:00Z">
        <w:r w:rsidRPr="00FA4D8D" w:rsidDel="00F25B79">
          <w:rPr>
            <w:rFonts w:cs="Times New Roman"/>
            <w:lang w:val="en-GB"/>
          </w:rPr>
          <w:delText xml:space="preserve">, </w:delText>
        </w:r>
      </w:del>
      <w:del w:id="4706" w:author="Ian Blenkinsop" w:date="2021-07-07T16:34:00Z">
        <w:r w:rsidRPr="00FA4D8D" w:rsidDel="00F25B79">
          <w:rPr>
            <w:rFonts w:cs="Times New Roman"/>
            <w:lang w:val="en-GB"/>
          </w:rPr>
          <w:delText>which recovered land-based station data from Canada</w:delText>
        </w:r>
      </w:del>
      <w:del w:id="4707" w:author="Ian Blenkinsop" w:date="2021-07-07T16:36:00Z">
        <w:r w:rsidRPr="00FA4D8D" w:rsidDel="00F25B79">
          <w:rPr>
            <w:rFonts w:cs="Times New Roman"/>
            <w:lang w:val="en-GB"/>
          </w:rPr>
          <w:delText>, Europe, the Congo and Australia respectively</w:delText>
        </w:r>
      </w:del>
      <w:r w:rsidRPr="00FA4D8D">
        <w:rPr>
          <w:rFonts w:cs="Times New Roman"/>
          <w:lang w:val="en-GB"/>
        </w:rPr>
        <w:t xml:space="preserve"> (</w:t>
      </w:r>
      <w:ins w:id="4708" w:author="Ian Blenkinsop" w:date="2021-07-07T16:36:00Z">
        <w:r w:rsidR="00F25B79">
          <w:rPr>
            <w:rFonts w:cs="Times New Roman"/>
            <w:lang w:val="en-GB"/>
          </w:rPr>
          <w:t>data from Australia</w:t>
        </w:r>
      </w:ins>
      <w:ins w:id="4709" w:author="Ian Blenkinsop" w:date="2021-07-07T16:37:00Z">
        <w:r w:rsidR="00F25B79">
          <w:rPr>
            <w:rFonts w:cs="Times New Roman"/>
            <w:lang w:val="en-GB"/>
          </w:rPr>
          <w:t xml:space="preserve">; </w:t>
        </w:r>
      </w:ins>
      <w:r w:rsidRPr="00FA4D8D">
        <w:rPr>
          <w:rFonts w:cs="Times New Roman"/>
          <w:lang w:val="en-GB"/>
        </w:rPr>
        <w:t xml:space="preserve">e.g., </w:t>
      </w:r>
      <w:r w:rsidRPr="003A0C0D">
        <w:rPr>
          <w:rFonts w:cs="Times New Roman"/>
        </w:rPr>
        <w:fldChar w:fldCharType="begin" w:fldLock="1"/>
      </w:r>
      <w:r w:rsidR="00E81B0B">
        <w:rPr>
          <w:rFonts w:cs="Times New Roman"/>
          <w:lang w:val="en-GB"/>
        </w:rPr>
        <w:instrText>ADDIN CSL_CITATION { "citationItems" : [ { "id" : "ITEM-1", "itemData" : { "author" : [ { "dropping-particle" : "", "family" : "Park", "given" : "E. G.", "non-dropping-particle" : "", "parse-names" : false, "suffix" : "" }, { "dropping-particle" : "", "family" : "Burr", "given" : "G.", "non-dropping-particle" : "", "parse-names" : false, "suffix" : "" }, { "dropping-particle" : "", "family" : "Slonosky", "given" : "V.", "non-dropping-particle" : "", "parse-names" : false, "suffix" : "" }, { "dropping-particle" : "", "family" : "Sieber", "given" : "R.", "non-dropping-particle" : "", "parse-names" : false, "suffix" : "" }, { "dropping-particle" : "", "family" : "Podolsky", "given" : "L.", "non-dropping-particle" : "", "parse-names" : false, "suffix" : "" } ], "container-title" : "Journal of Documentation", "id" : "ITEM-1", "issue" : "4", "issued" : { "date-parts" : [ [ "2018" ] ] }, "page" : "763-780", "title" : "Data rescue archive weather (DRAW)", "translator" : [ { "dropping-particle" : "", "family" : "H3675", "given" : "", "non-dropping-particle" : "", "parse-names" : false, "suffix" : "" } ], "type" : "article-journal", "volume" : "74" }, "uris" : [ "http://www.mendeley.com/documents/?uuid=0e82ebed-f282-4503-86ae-625b4a1a8e4e" ] }, { "id" : "ITEM-2", "itemData" : { "DOI" : "10.1002/gdj3.79", "ISSN" : "2049-6060", "abstract" : "Abstract Weather observations taken every hour during the years 1883?1904 on the summit of Ben Nevis (1345\u00a0m above sea level) and in the town of Fort William in the Scottish Highlands have been transcribed from the original publications into digital form. More than 3,500 citizen scientist volunteers completed the digitization in less than 3\u00a0months using the WeatherRescue.org website. Over 1.5\u00a0million observations of atmospheric pressure, wet- and dry-bulb temperatures, precipitation and wind speed were recovered. These data have been quality controlled and are now made openly available, including hourly values of relative humidity derived from the digitized dry- and wet-bulb temperatures using modern hygrometric algorithms. These observations are one of the most detailed weather data collections available for anywhere in the UK in the Victorian era. In addition, 374 observations of aurora borealis seen by the meteorologists from the summit of Ben Nevis have been catalogued and this has improved the auroral record for studies of space weather.", "author" : [ { "dropping-particle" : "", "family" : "Hawkins", "given" : "Ed", "non-dropping-particle" : "", "parse-names" : false, "suffix" : "" }, { "dropping-particle" : "", "family" : "Burt", "given" : "Stephen", "non-dropping-particle" : "", "parse-names" : false, "suffix" : "" }, { "dropping-particle" : "", "family" : "Brohan", "given" : "Philip", "non-dropping-particle" : "", "parse-names" : false, "suffix" : "" }, { "dropping-particle" : "", "family" : "Lockwood", "given" : "Michael", "non-dropping-particle" : "", "parse-names" : false, "suffix" : "" }, { "dropping-particle" : "", "family" : "Richardson", "given" : "Harriett", "non-dropping-particle" : "", "parse-names" : false, "suffix" : "" }, { "dropping-particle" : "", "family" : "Roy", "given" : "Marjory", "non-dropping-particle" : "", "parse-names" : false, "suffix" : "" }, { "dropping-particle" : "", "family" : "Thomas", "given" : "Simon", "non-dropping-particle" : "", "parse-names" : false, "suffix" : "" } ], "container-title" : "Geoscience Data Journal", "id" : "ITEM-2", "issue" : "n/a", "issued" : { "date-parts" : [ [ "2019", "8", "26" ] ] }, "note" : "doi: 10.1002/gdj3.79", "publisher" : "John Wiley &amp; Sons, Ltd", "title" : "Hourly weather observations from the Scottish Highlands (1883\u20131904) rescued by volunteer citizen scientists", "translator" : [ { "dropping-particle" : "", "family" : "H3678", "given" : "", "non-dropping-particle" : "", "parse-names" : false, "suffix" : "" } ], "type" : "article-journal", "volume" : "n/a" }, "uris" : [ "http://www.mendeley.com/documents/?uuid=6c4de85d-6ebe-4a42-945d-efb035b7fe30" ] } ], "mendeley" : { "formattedCitation" : "(Park et al., 2018; Hawkins et al., 2019)", "manualFormatting" : "Park et al., 2018; Hawkins et al., 2019)", "plainTextFormattedCitation" : "(Park et al., 2018; Hawkins et al., 2019)", "previouslyFormattedCitation" : "(Park et al., 2018; Hawkins et al., 2019)" }, "properties" : { "noteIndex" : 0 }, "schema" : "https://github.com/citation-style-language/schema/raw/master/csl-citation.json" }</w:instrText>
      </w:r>
      <w:r w:rsidRPr="003A0C0D">
        <w:rPr>
          <w:rFonts w:cs="Times New Roman"/>
        </w:rPr>
        <w:fldChar w:fldCharType="separate"/>
      </w:r>
      <w:ins w:id="4710" w:author="Robin Matthews" w:date="2021-05-18T16:05:00Z">
        <w:r w:rsidR="00602365">
          <w:rPr>
            <w:rFonts w:cs="Times New Roman"/>
            <w:noProof/>
            <w:lang w:val="en-GB"/>
          </w:rPr>
          <w:t>Park et al., 2018; Hawkins et al., 2019)</w:t>
        </w:r>
      </w:ins>
      <w:del w:id="4711" w:author="Robin Matthews" w:date="2021-05-18T16:05:00Z">
        <w:r w:rsidRPr="00FA4D8D" w:rsidDel="00602365">
          <w:rPr>
            <w:rFonts w:cs="Times New Roman"/>
            <w:noProof/>
            <w:lang w:val="en-GB"/>
          </w:rPr>
          <w:delText>Park et al., 2018; Hawkins et al., 2019)</w:delText>
        </w:r>
      </w:del>
      <w:r w:rsidRPr="003A0C0D">
        <w:rPr>
          <w:rFonts w:cs="Times New Roman"/>
        </w:rPr>
        <w:fldChar w:fldCharType="end"/>
      </w:r>
      <w:r w:rsidRPr="00FA4D8D">
        <w:rPr>
          <w:rFonts w:cs="Times New Roman"/>
          <w:lang w:val="en-GB"/>
        </w:rPr>
        <w:t xml:space="preserve">. Undergraduate students have also been recruited to successfully </w:t>
      </w:r>
      <w:del w:id="4712" w:author="Ian Blenkinsop" w:date="2021-07-07T16:38:00Z">
        <w:r w:rsidRPr="00FA4D8D" w:rsidDel="00F25B79">
          <w:rPr>
            <w:rFonts w:cs="Times New Roman"/>
            <w:lang w:val="en-GB"/>
          </w:rPr>
          <w:delText xml:space="preserve">digitise </w:delText>
        </w:r>
      </w:del>
      <w:ins w:id="4713" w:author="Ian Blenkinsop" w:date="2021-07-07T16:38:00Z">
        <w:r w:rsidR="00F25B79" w:rsidRPr="00FA4D8D">
          <w:rPr>
            <w:rFonts w:cs="Times New Roman"/>
            <w:lang w:val="en-GB"/>
          </w:rPr>
          <w:t>digiti</w:t>
        </w:r>
        <w:r w:rsidR="00F25B79">
          <w:rPr>
            <w:rFonts w:cs="Times New Roman"/>
            <w:lang w:val="en-GB"/>
          </w:rPr>
          <w:t>z</w:t>
        </w:r>
        <w:r w:rsidR="00F25B79" w:rsidRPr="00FA4D8D">
          <w:rPr>
            <w:rFonts w:cs="Times New Roman"/>
            <w:lang w:val="en-GB"/>
          </w:rPr>
          <w:t xml:space="preserve">e </w:t>
        </w:r>
      </w:ins>
      <w:r w:rsidRPr="00FA4D8D">
        <w:rPr>
          <w:rFonts w:cs="Times New Roman"/>
          <w:lang w:val="en-GB"/>
        </w:rPr>
        <w:t xml:space="preserve">rainfall data in Ireland </w:t>
      </w:r>
      <w:r w:rsidRPr="003A0C0D">
        <w:rPr>
          <w:rFonts w:cs="Times New Roman"/>
        </w:rPr>
        <w:fldChar w:fldCharType="begin" w:fldLock="1"/>
      </w:r>
      <w:r w:rsidR="00E81B0B">
        <w:rPr>
          <w:rFonts w:cs="Times New Roman"/>
          <w:lang w:val="en-GB"/>
        </w:rPr>
        <w:instrText>ADDIN CSL_CITATION { "citationItems" : [ { "id" : "ITEM-1", "itemData" : { "DOI" : "10.1175/BAMS-D-17-0147.1", "ISSN" : "0003-0007", "abstract" : "AbstractOver much of the globe, the temporal extent of meteorological records is limited, yet a wealth of data remains in paper or image form in numerous archives. To date, little attention has been given to the role that students might play in efforts to rescue these data. Here we summarize an ambitious research-led, accredited teaching experiment in which undergraduate students successfully transcribed more than 1,300 station years of daily precipitation data and associated metadata across Ireland over the period 1860?1939. We explore i) the potential for integrating data rescue activities into the classroom, ii) the ability of students to produce reliable transcriptions and, iii) the learning outcomes for students. Data previously transcribed by Met \u00c9ireann (Ireland?s National Meteorological Service) were used as a benchmark against which it was ascertained that students were as accurate as the professionals. Details on the assignment, its planning and execution, and student-aids used are provided. The experience highlights the benefits that can accrue for data rescue through innovative collaboration between national meteorological services and academic institutions. At the same time, students have gained valuable learning outcomes and firsthand understanding of the processes that underpin data rescue and analysis. The success of the project demonstrates the potential to extend data rescue in the classroom to other universities, thus providing both an enriched learning experience for the students and a lasting legacy to the scientific community.", "author" : [ { "dropping-particle" : "", "family" : "Ryan", "given" : "Ciara", "non-dropping-particle" : "", "parse-names" : false, "suffix" : "" }, { "dropping-particle" : "", "family" : "Duffy", "given" : "Catriona", "non-dropping-particle" : "", "parse-names" : false, "suffix" : "" }, { "dropping-particle" : "", "family" : "Broderick", "given" : "Ciaran", "non-dropping-particle" : "", "parse-names" : false, "suffix" : "" }, { "dropping-particle" : "", "family" : "Thorne", "given" : "Peter W", "non-dropping-particle" : "", "parse-names" : false, "suffix" : "" }, { "dropping-particle" : "", "family" : "Curley", "given" : "Mary", "non-dropping-particle" : "", "parse-names" : false, "suffix" : "" }, { "dropping-particle" : "", "family" : "Walsh", "given" : "S\u00e9amus", "non-dropping-particle" : "", "parse-names" : false, "suffix" : "" }, { "dropping-particle" : "", "family" : "Daly", "given" : "Conor", "non-dropping-particle" : "", "parse-names" : false, "suffix" : "" }, { "dropping-particle" : "", "family" : "Treanor", "given" : "Mair\u00e9ad", "non-dropping-particle" : "", "parse-names" : false, "suffix" : "" }, { "dropping-particle" : "", "family" : "Murphy", "given" : "Conor", "non-dropping-particle" : "", "parse-names" : false, "suffix" : "" } ], "container-title" : "Bulletin of the American Meteorological Society", "id" : "ITEM-1", "issue" : "9", "issued" : { "date-parts" : [ [ "2018", "6", "12" ] ] }, "note" : "doi: 10.1175/BAMS-D-17-0147.1", "page" : "1757-1764", "publisher" : "American Meteorological Society", "title" : "Integrating Data Rescue into the Classroom", "translator" : [ { "dropping-particle" : "", "family" : "H3676", "given" : "", "non-dropping-particle" : "", "parse-names" : false, "suffix" : "" } ], "type" : "article-journal", "volume" : "99" }, "uris" : [ "http://www.mendeley.com/documents/?uuid=df388946-bae0-4a9e-bdff-7e23f06c7ac4" ] } ], "mendeley" : { "formattedCitation" : "(Ryan et al., 2018)", "plainTextFormattedCitation" : "(Ryan et al., 2018)", "previouslyFormattedCitation" : "(Ryan et al., 2018)" }, "properties" : { "noteIndex" : 0 }, "schema" : "https://github.com/citation-style-language/schema/raw/master/csl-citation.json" }</w:instrText>
      </w:r>
      <w:r w:rsidRPr="003A0C0D">
        <w:rPr>
          <w:rFonts w:cs="Times New Roman"/>
        </w:rPr>
        <w:fldChar w:fldCharType="separate"/>
      </w:r>
      <w:ins w:id="4714" w:author="Robin Matthews" w:date="2021-05-18T16:05:00Z">
        <w:r w:rsidR="00602365">
          <w:rPr>
            <w:rFonts w:cs="Times New Roman"/>
            <w:noProof/>
            <w:lang w:val="en-GB"/>
          </w:rPr>
          <w:t>(Ryan et al., 2018)</w:t>
        </w:r>
      </w:ins>
      <w:del w:id="4715" w:author="Robin Matthews" w:date="2021-05-18T16:05:00Z">
        <w:r w:rsidRPr="00FA4D8D" w:rsidDel="00602365">
          <w:rPr>
            <w:rFonts w:cs="Times New Roman"/>
            <w:noProof/>
            <w:lang w:val="en-GB"/>
          </w:rPr>
          <w:delText>(Ryan et al., 2018)</w:delText>
        </w:r>
      </w:del>
      <w:r w:rsidRPr="003A0C0D">
        <w:rPr>
          <w:rFonts w:cs="Times New Roman"/>
        </w:rPr>
        <w:fldChar w:fldCharType="end"/>
      </w:r>
      <w:r w:rsidRPr="00FA4D8D">
        <w:rPr>
          <w:rFonts w:cs="Times New Roman"/>
          <w:lang w:val="en-GB"/>
        </w:rPr>
        <w:t xml:space="preserve">. Such observations are an invaluable source of weather and climate information for the early </w:t>
      </w:r>
      <w:commentRangeStart w:id="4716"/>
      <w:r w:rsidRPr="00FA4D8D">
        <w:rPr>
          <w:rFonts w:cs="Times New Roman"/>
          <w:lang w:val="en-GB"/>
        </w:rPr>
        <w:t xml:space="preserve">historical period </w:t>
      </w:r>
      <w:commentRangeEnd w:id="4716"/>
      <w:r w:rsidR="00F25B79">
        <w:rPr>
          <w:rStyle w:val="CommentReference"/>
        </w:rPr>
        <w:commentReference w:id="4716"/>
      </w:r>
      <w:r w:rsidRPr="00FA4D8D">
        <w:rPr>
          <w:rFonts w:cs="Times New Roman"/>
          <w:lang w:val="en-GB"/>
        </w:rPr>
        <w:t xml:space="preserve">that continues to expand the digital archives (e.g., </w:t>
      </w:r>
      <w:r w:rsidRPr="003A0C0D">
        <w:rPr>
          <w:rFonts w:cs="Times New Roman"/>
        </w:rPr>
        <w:fldChar w:fldCharType="begin" w:fldLock="1"/>
      </w:r>
      <w:r w:rsidR="00E81B0B">
        <w:rPr>
          <w:rFonts w:cs="Times New Roman"/>
          <w:lang w:val="en-GB"/>
        </w:rPr>
        <w:instrText>ADDIN CSL_CITATION { "citationItems" : [ { "id" : "ITEM-1", "itemData" : { "DOI" : "10.1002/joc.4775", "ISBN" : "1097-0088", "ISSN" : "08998418", "abstract" : "We highlight improvements to the International Comprehensive Ocean-Atmosphere Data Set (ICOADS) in the latest Release 3.0 (R3.0; covering 1662\u20132014). ICOADS is the most widely used freely available collection of surface marine observations, providing data for the construction of gridded analyses of sea surface temperature, estimates of air\u2013sea interaction and other meteorological variables. ICOADS observations are assimilated into all major atmospheric, oceanic and coupled reanalyses, further widening its impact. R3.0 therefore includes changes designed to enable effective exchange of information describing data quality between ICOADS, reanalysis centres, data set developers, scientists and the public. These user-driven innovations include the assignment of a unique identifier (UID) to each marine report \u2013 to enable tracing of observations, linking with reports and improved data sharing. Other revisions and extensions of the ICOADS' International Maritime Meteorological Archive common data format incorporate new near-surface oceanographic data elements and cloud parameters. Many new input data sources have been assembled, and updates and improvements to existing data sources, or removal of erroneous data, made. Coupled with enhanced \u2018preliminary\u2019 monthly data and product extensions past 2014, R3.0 provides improved support of climate assessment and monitoring, reanalyses and near-real-time applications.", "author" : [ { "dropping-particle" : "", "family" : "Freeman", "given" : "Eric", "non-dropping-particle" : "", "parse-names" : false, "suffix" : "" }, { "dropping-particle" : "", "family" : "Woodruff", "given" : "Scott D.", "non-dropping-particle" : "", "parse-names" : false, "suffix" : "" }, { "dropping-particle" : "", "family" : "Worley", "given" : "Steven J.", "non-dropping-particle" : "", "parse-names" : false, "suffix" : "" }, { "dropping-particle" : "", "family" : "Lubker", "given" : "Sandra J.", "non-dropping-particle" : "", "parse-names" : false, "suffix" : "" }, { "dropping-particle" : "", "family" : "Kent", "given" : "Elizabeth C.", "non-dropping-particle" : "", "parse-names" : false, "suffix" : "" }, { "dropping-particle" : "", "family" : "Angel", "given" : "William E.", "non-dropping-particle" : "", "parse-names" : false, "suffix" : "" }, { "dropping-particle" : "", "family" : "Berry", "given" : "David I.", "non-dropping-particle" : "", "parse-names" : false, "suffix" : "" }, { "dropping-particle" : "", "family" : "Brohan", "given" : "Philip", "non-dropping-particle" : "", "parse-names" : false, "suffix" : "" }, { "dropping-particle" : "", "family" : "Eastman", "given" : "Ryan", "non-dropping-particle" : "", "parse-names" : false, "suffix" : "" }, { "dropping-particle" : "", "family" : "Gates", "given" : "Lydia", "non-dropping-particle" : "", "parse-names" : false, "suffix" : "" }, { "dropping-particle" : "", "family" : "Gloeden", "given" : "Wolfgang", "non-dropping-particle" : "", "parse-names" : false, "suffix" : "" }, { "dropping-particle" : "", "family" : "Ji", "given" : "Zaihua", "non-dropping-particle" : "", "parse-names" : false, "suffix" : "" }, { "dropping-particle" : "", "family" : "Lawrimore", "given" : "Jay", "non-dropping-particle" : "", "parse-names" : false, "suffix" : "" }, { "dropping-particle" : "", "family" : "Rayner", "given" : "Nick A.", "non-dropping-particle" : "", "parse-names" : false, "suffix" : "" }, { "dropping-particle" : "", "family" : "Rosenhagen", "given" : "Gudrun", "non-dropping-particle" : "", "parse-names" : false, "suffix" : "" }, { "dropping-particle" : "", "family" : "Smith", "given" : "Shawn R.", "non-dropping-particle" : "", "parse-names" : false, "suffix" : "" } ], "container-title" : "International Journal of Climatology", "id" : "ITEM-1", "issue" : "5", "issued" : { "date-parts" : [ [ "2017", "4" ] ] }, "page" : "2211-2232", "title" : "ICOADS Release 3.0: a major update to the historical marine climate record", "translator" : [ { "dropping-particle" : "", "family" : "H2654", "given" : "", "non-dropping-particle" : "", "parse-names" : false, "suffix" : "" } ], "type" : "article-journal", "volume" : "37" }, "uris" : [ "http://www.mendeley.com/documents/?uuid=02d1ccfe-c582-4ab5-83f3-c3ab5c8f2599" ] } ], "mendeley" : { "formattedCitation" : "(Freeman et al., 2017)", "manualFormatting" : "Freeman et al., 2017)", "plainTextFormattedCitation" : "(Freeman et al., 2017)", "previouslyFormattedCitation" : "(Freeman et al., 2017)" }, "properties" : { "noteIndex" : 0 }, "schema" : "https://github.com/citation-style-language/schema/raw/master/csl-citation.json" }</w:instrText>
      </w:r>
      <w:r w:rsidRPr="003A0C0D">
        <w:rPr>
          <w:rFonts w:cs="Times New Roman"/>
        </w:rPr>
        <w:fldChar w:fldCharType="separate"/>
      </w:r>
      <w:ins w:id="4717" w:author="Robin Matthews" w:date="2021-05-18T16:05:00Z">
        <w:r w:rsidR="00602365">
          <w:rPr>
            <w:rFonts w:cs="Times New Roman"/>
            <w:noProof/>
            <w:lang w:val="en-GB"/>
          </w:rPr>
          <w:t>Freeman et al., 2017)</w:t>
        </w:r>
      </w:ins>
      <w:del w:id="4718" w:author="Robin Matthews" w:date="2021-05-18T16:05:00Z">
        <w:r w:rsidRPr="00FA4D8D" w:rsidDel="00602365">
          <w:rPr>
            <w:rFonts w:cs="Times New Roman"/>
            <w:noProof/>
            <w:lang w:val="en-GB"/>
          </w:rPr>
          <w:delText>Freeman et al., 2017)</w:delText>
        </w:r>
      </w:del>
      <w:r w:rsidRPr="003A0C0D">
        <w:rPr>
          <w:rFonts w:cs="Times New Roman"/>
        </w:rPr>
        <w:fldChar w:fldCharType="end"/>
      </w:r>
      <w:r w:rsidRPr="00FA4D8D">
        <w:rPr>
          <w:rFonts w:cs="Times New Roman"/>
          <w:lang w:val="en-GB"/>
        </w:rPr>
        <w:t xml:space="preserve"> </w:t>
      </w:r>
      <w:r w:rsidRPr="00FA4D8D">
        <w:rPr>
          <w:lang w:val="en-GB"/>
        </w:rPr>
        <w:t>which underpin observational datasets used across several Chapters</w:t>
      </w:r>
      <w:r w:rsidRPr="00FA4D8D">
        <w:rPr>
          <w:rFonts w:cs="Times New Roman"/>
          <w:lang w:val="en-GB"/>
        </w:rPr>
        <w:t>.</w:t>
      </w:r>
    </w:p>
    <w:p w14:paraId="6D068AFA" w14:textId="77777777" w:rsidR="006409E5" w:rsidRPr="00FA4D8D" w:rsidRDefault="006409E5" w:rsidP="006409E5">
      <w:pPr>
        <w:pStyle w:val="AR6BodyText"/>
        <w:rPr>
          <w:i/>
          <w:lang w:val="en-GB"/>
        </w:rPr>
      </w:pPr>
    </w:p>
    <w:bookmarkEnd w:id="4685"/>
    <w:p w14:paraId="2F0E8AFA" w14:textId="223C4B35" w:rsidR="006409E5" w:rsidRPr="00FA4D8D" w:rsidRDefault="006409E5" w:rsidP="006409E5">
      <w:pPr>
        <w:pStyle w:val="AR6BodyText"/>
        <w:rPr>
          <w:rFonts w:cs="Times New Roman"/>
          <w:i/>
          <w:lang w:val="en-GB"/>
        </w:rPr>
      </w:pPr>
      <w:commentRangeStart w:id="4719"/>
      <w:r w:rsidRPr="00FA4D8D">
        <w:rPr>
          <w:rFonts w:cs="Times New Roman"/>
          <w:i/>
          <w:lang w:val="en-GB"/>
        </w:rPr>
        <w:t>Ocean</w:t>
      </w:r>
      <w:commentRangeEnd w:id="4719"/>
      <w:r w:rsidR="00B46FE0">
        <w:rPr>
          <w:rStyle w:val="CommentReference"/>
        </w:rPr>
        <w:commentReference w:id="4719"/>
      </w:r>
    </w:p>
    <w:p w14:paraId="7E1DFF26" w14:textId="77777777" w:rsidR="008749E7" w:rsidRPr="00FA4D8D" w:rsidRDefault="008749E7" w:rsidP="006409E5">
      <w:pPr>
        <w:pStyle w:val="AR6BodyText"/>
        <w:rPr>
          <w:i/>
          <w:lang w:val="en-GB"/>
        </w:rPr>
      </w:pPr>
    </w:p>
    <w:p w14:paraId="5BF65523" w14:textId="627389C1" w:rsidR="006409E5" w:rsidRPr="00FA4D8D" w:rsidRDefault="006409E5" w:rsidP="006409E5">
      <w:pPr>
        <w:pStyle w:val="AR6BodyText"/>
        <w:rPr>
          <w:lang w:val="en-GB"/>
        </w:rPr>
      </w:pPr>
      <w:r w:rsidRPr="00FA4D8D">
        <w:rPr>
          <w:rFonts w:cs="Times New Roman"/>
          <w:lang w:val="en-GB"/>
        </w:rPr>
        <w:t xml:space="preserve">Observations of the ocean have expanded significantly since </w:t>
      </w:r>
      <w:del w:id="4720" w:author="Ian Blenkinsop" w:date="2021-07-07T16:42:00Z">
        <w:r w:rsidRPr="00FA4D8D" w:rsidDel="00514564">
          <w:rPr>
            <w:rFonts w:cs="Times New Roman"/>
            <w:lang w:val="en-GB"/>
          </w:rPr>
          <w:delText xml:space="preserve">the </w:delText>
        </w:r>
      </w:del>
      <w:r w:rsidRPr="00FA4D8D">
        <w:rPr>
          <w:rFonts w:cs="Times New Roman"/>
          <w:lang w:val="en-GB"/>
        </w:rPr>
        <w:t xml:space="preserve">AR5, with expanded global coverage of in situ ocean temperature and salinity observations, in situ ocean biogeochemistry observations, and satellite retrievals of a variety of EOVs. Many recent advances are extensively documented in a compilation by </w:t>
      </w:r>
      <w:r w:rsidRPr="003A0C0D">
        <w:rPr>
          <w:rFonts w:cs="Times New Roman"/>
        </w:rPr>
        <w:fldChar w:fldCharType="begin" w:fldLock="1"/>
      </w:r>
      <w:r w:rsidR="00E81B0B">
        <w:rPr>
          <w:rFonts w:cs="Times New Roman"/>
          <w:lang w:val="en-GB"/>
        </w:rPr>
        <w:instrText>ADDIN CSL_CITATION { "citationItems" : [ { "id" : "ITEM-1", "itemData" : { "author" : [ { "dropping-particle" : "", "family" : "Lee", "given" : "T.", "non-dropping-particle" : "", "parse-names" : false, "suffix" : "" }, { "dropping-particle" : "", "family" : "Speich", "given" : "S.", "non-dropping-particle" : "", "parse-names" : false, "suffix" : "" }, { "dropping-particle" : "", "family" : "Lorenzoni", "given" : "L", "non-dropping-particle" : "", "parse-names" : false, "suffix" : "" }, { "dropping-particle" : "", "family" : "Chiba", "given" : "S", "non-dropping-particle" : "", "parse-names" : false, "suffix" : "" }, { "dropping-particle" : "", "family" : "Muller-Karger", "given" : "F. E", "non-dropping-particle" : "", "parse-names" : false, "suffix" : "" }, { "dropping-particle" : "", "family" : "Dai", "given" : "M", "non-dropping-particle" : "", "parse-names" : false, "suffix" : "" }, { "dropping-particle" : "", "family" : "Kabo-Bah", "given" : "A. T.", "non-dropping-particle" : "", "parse-names" : false, "suffix" : "" }, { "dropping-particle" : "", "family" : "Siddorn", "given" : "J", "non-dropping-particle" : "", "parse-names" : false, "suffix" : "" }, { "dropping-particle" : "", "family" : "Manley", "given" : "J", "non-dropping-particle" : "", "parse-names" : false, "suffix" : "" }, { "dropping-particle" : "", "family" : "Snoussi", "given" : "M", "non-dropping-particle" : "", "parse-names" : false, "suffix" : "" }, { "dropping-particle" : "", "family" : "Chai", "given" : "F", "non-dropping-particle" : "", "parse-names" : false, "suffix" : "" } ], "id" : "ITEM-1", "issued" : { "date-parts" : [ [ "2019" ] ] }, "number-of-pages" : "783", "publisher" : "Frontiers Media", "title" : "OceanObs'19: An Ocean of Opportunity. Volume 1", "translator" : [ { "dropping-particle" : "", "family" : "H1368", "given" : "Rt25", "non-dropping-particle" : "", "parse-names" : false, "suffix" : "" } ], "type" : "book" }, "uris" : [ "http://www.mendeley.com/documents/?uuid=7086bf06-7018-41af-872b-ed5c6e870a4c" ] } ], "mendeley" : { "formattedCitation" : "(Lee et al., 2019)", "manualFormatting" : "Lee et al. (2019)", "plainTextFormattedCitation" : "(Lee et al., 2019)", "previouslyFormattedCitation" : "(Lee et al., 2019)" }, "properties" : { "noteIndex" : 0 }, "schema" : "https://github.com/citation-style-language/schema/raw/master/csl-citation.json" }</w:instrText>
      </w:r>
      <w:r w:rsidRPr="003A0C0D">
        <w:rPr>
          <w:rFonts w:cs="Times New Roman"/>
        </w:rPr>
        <w:fldChar w:fldCharType="separate"/>
      </w:r>
      <w:ins w:id="4721" w:author="Robin Matthews" w:date="2021-05-18T16:05:00Z">
        <w:r w:rsidR="00602365">
          <w:rPr>
            <w:rFonts w:cs="Times New Roman"/>
            <w:noProof/>
            <w:lang w:val="en-GB"/>
          </w:rPr>
          <w:t>Lee et al. (2019)</w:t>
        </w:r>
      </w:ins>
      <w:del w:id="4722" w:author="Robin Matthews" w:date="2021-05-18T16:05:00Z">
        <w:r w:rsidRPr="00FA4D8D" w:rsidDel="00602365">
          <w:rPr>
            <w:rFonts w:cs="Times New Roman"/>
            <w:noProof/>
            <w:lang w:val="en-GB"/>
          </w:rPr>
          <w:delText>Lee et al. (2019)</w:delText>
        </w:r>
      </w:del>
      <w:r w:rsidRPr="003A0C0D">
        <w:rPr>
          <w:rFonts w:cs="Times New Roman"/>
        </w:rPr>
        <w:fldChar w:fldCharType="end"/>
      </w:r>
      <w:r w:rsidRPr="00FA4D8D">
        <w:rPr>
          <w:rFonts w:cs="Times New Roman"/>
          <w:lang w:val="en-GB"/>
        </w:rPr>
        <w:t>. Below we discuss those most relevant for the current assessment.</w:t>
      </w:r>
    </w:p>
    <w:p w14:paraId="142D0206" w14:textId="77777777" w:rsidR="006409E5" w:rsidRPr="00FA4D8D" w:rsidRDefault="006409E5" w:rsidP="006409E5">
      <w:pPr>
        <w:pStyle w:val="AR6BodyText"/>
        <w:rPr>
          <w:lang w:val="en-GB"/>
        </w:rPr>
      </w:pPr>
    </w:p>
    <w:p w14:paraId="1DB35FA5" w14:textId="1F84F5E2" w:rsidR="006409E5" w:rsidRPr="00FA4D8D" w:rsidRDefault="006409E5" w:rsidP="006409E5">
      <w:pPr>
        <w:pStyle w:val="AR6BodyText"/>
        <w:rPr>
          <w:lang w:val="en-GB"/>
        </w:rPr>
      </w:pPr>
      <w:r w:rsidRPr="00FA4D8D">
        <w:rPr>
          <w:rFonts w:cs="Times New Roman"/>
          <w:lang w:val="en-GB"/>
        </w:rPr>
        <w:t xml:space="preserve">Argo is a global network of nearly 4000 autonomous profiling floats </w:t>
      </w:r>
      <w:r w:rsidRPr="003A0C0D">
        <w:rPr>
          <w:rFonts w:cs="Times New Roman"/>
        </w:rPr>
        <w:fldChar w:fldCharType="begin" w:fldLock="1"/>
      </w:r>
      <w:r w:rsidR="00E81B0B">
        <w:rPr>
          <w:rFonts w:cs="Times New Roman"/>
          <w:lang w:val="en-GB"/>
        </w:rPr>
        <w:instrText>ADDIN CSL_CITATION { "citationItems" : [ { "id" : "ITEM-1", "itemData" : { "DOI" : "10.3389/fmars.2019.00439", "ISSN" : "2296-7745", "abstract" : "The Argo Program has been implemented and sustained for almost two decades, as a global array of about 4000 profiling floats. Argo provides continuous observations of ocean temperature and salinity versus pressure, from the sea surface to 2000 dbar. The successful installation of the Argo array and its innovative data management system arose opportunistically from the combination of great scientific need and technological innovation. Through the data system, Argo provides fundamental physical observations with broad societally-valuable applications, built on the cost-efficient and robust technologies of autonomous profiling floats. Following recent advances in platform and sensor technologies, even greater opportunity exists now than 20 years ago to (i) improve Argo\u2019s global coverage and value beyond the original design, (ii) extend Argo to span the full ocean depth, (iii) add biogeochemical sensors for improved understanding of oceanic cycles of carbon, nutrients, and ecosystems, and (iv) consider experimental sensors that might be included in the future, for example to document the spatial and temporal patterns of ocean mixing. For Core Argo and each of these enhancements, the past, present, and future progression along a path from experimental deployments to regional pilot arrays to global implementation is described. The objective is to create a fully global, top-to-bottom, dynamically complete, and multidisciplinary Argo Program that will integrate seamlessly with satellite and with other in situ elements of the Global Ocean Observing System (&lt;xref ref-type=\"bibr\" rid=\"B81\"&gt;Legler et al., 2015&lt;/xref&gt;). The integrated system will deliver operational reanalysis and forecasting capability, and assessment of the state and variability of the climate system with respect to physical, biogeochemical, and ecosystems parameters. It will enable basic research of unprecedented breadth and magnitude, and a wealth of ocean-education and outreach opportunities.", "author" : [ { "dropping-particle" : "", "family" : "Roemmich", "given" : "Dean", "non-dropping-particle" : "", "parse-names" : false, "suffix" : "" }, { "dropping-particle" : "", "family" : "Alford", "given" : "Matthew H", "non-dropping-particle" : "", "parse-names" : false, "suffix" : "" }, { "dropping-particle" : "", "family" : "Claustre", "given" : "Herv\u00e9", "non-dropping-particle" : "", "parse-names" : false, "suffix" : "" }, { "dropping-particle" : "", "family" : "Johnson", "given" : "Kenneth", "non-dropping-particle" : "", "parse-names" : false, "suffix" : "" }, { "dropping-particle" : "", "family" : "King", "given" : "Brian", "non-dropping-particle" : "", "parse-names" : false, "suffix" : "" }, { "dropping-particle" : "", "family" : "Moum", "given" : "James", "non-dropping-particle" : "", "parse-names" : false, "suffix" : "" }, { "dropping-particle" : "", "family" : "Oke", "given" : "Peter", "non-dropping-particle" : "", "parse-names" : false, "suffix" : "" }, { "dropping-particle" : "", "family" : "Owens", "given" : "W Brechner", "non-dropping-particle" : "", "parse-names" : false, "suffix" : "" }, { "dropping-particle" : "", "family" : "Pouliquen", "given" : "Sylvie", "non-dropping-particle" : "", "parse-names" : false, "suffix" : "" }, { "dropping-particle" : "", "family" : "Purkey", "given" : "Sarah", "non-dropping-particle" : "", "parse-names" : false, "suffix" : "" }, { "dropping-particle" : "", "family" : "Scanderbeg", "given" : "Megan", "non-dropping-particle" : "", "parse-names" : false, "suffix" : "" }, { "dropping-particle" : "", "family" : "Suga", "given" : "Toshio", "non-dropping-particle" : "", "parse-names" : false, "suffix" : "" }, { "dropping-particle" : "", "family" : "Wijffels", "given" : "Susan", "non-dropping-particle" : "", "parse-names" : false, "suffix" : "" }, { "dropping-particle" : "", "family" : "Zilberman", "given" : "Nathalie", "non-dropping-particle" : "", "parse-names" : false, "suffix" : "" }, { "dropping-particle" : "", "family" : "Bakker", "given" : "Dorothee", "non-dropping-particle" : "", "parse-names" : false, "suffix" : "" }, { "dropping-particle" : "", "family" : "Baringer", "given" : "Molly", "non-dropping-particle" : "", "parse-names" : false, "suffix" : "" }, { "dropping-particle" : "", "family" : "Belbeoch", "given" : "Mathieu", "non-dropping-particle" : "", "parse-names" : false, "suffix" : "" }, { "dropping-particle" : "", "family" : "Bittig", "given" : "Henry C", "non-dropping-particle" : "", "parse-names" : false, "suffix" : "" }, { "dropping-particle" : "", "family" : "Boss", "given" : "Emmanuel", "non-dropping-particle" : "", "parse-names" : false, "suffix" : "" }, { "dropping-particle" : "", "family" : "Calil", "given" : "Paulo", "non-dropping-particle" : "", "parse-names" : false, "suffix" : "" }, { "dropping-particle" : "", "family" : "Carse", "given" : "Fiona", "non-dropping-particle" : "", "parse-names" : false, "suffix" : "" }, { "dropping-particle" : "", "family" : "Carval", "given" : "Thierry", "non-dropping-particle" : "", "parse-names" : false, "suffix" : "" }, { "dropping-particle" : "", "family" : "Chai", "given" : "Fei", "non-dropping-particle" : "", "parse-names" : false, "suffix" : "" }, { "dropping-particle" : "", "family" : "Conchubhair", "given" : "Diarmuid \u00d3", "non-dropping-particle" : "", "parse-names" : false, "suffix" : "" }, { "dropping-particle" : "", "family" : "d\u2019Ortenzio", "given" : "Fabrizio", "non-dropping-particle" : "", "parse-names" : false, "suffix" : "" }, { "dropping-particle" : "", "family" : "Dall\u2019Olmo", "given" : "Giorgio", "non-dropping-particle" : "", "parse-names" : false, "suffix" : "" }, { "dropping-particle" : "", "family" : "Desbruyeres", "given" : "Damien", "non-dropping-particle" : "", "parse-names" : false, "suffix" : "" }, { "dropping-particle" : "", "family" : "Fennel", "given" : "Katja", "non-dropping-particle" : "", "parse-names" : false, "suffix" : "" }, { "dropping-particle" : "", "family" : "Fer", "given" : "Ilker", "non-dropping-particle" : "", "parse-names" : false, "suffix" : "" }, { "dropping-particle" : "", "family" : "Ferrari", "given" : "Raffaele", "non-dropping-particle" : "", "parse-names" : false, "suffix" : "" }, { "dropping-particle" : "", "family" : "Forget", "given" : "Gael", "non-dropping-particle" : "", "parse-names" : false, "suffix" : "" }, { "dropping-particle" : "", "family" : "Freeland", "given" : "Howard", "non-dropping-particle" : "", "parse-names" : false, "suffix" : "" }, { "dropping-particle" : "", "family" : "Fujiki", "given" : "Tetsuichi", "non-dropping-particle" : "", "parse-names" : false, "suffix" : "" }, { "dropping-particle" : "", "family" : "Gehlen", "given" : "Marion", "non-dropping-particle" : "", "parse-names" : false, "suffix" : "" }, { "dropping-particle" : "", "family" : "Greenan", "given" : "Blair", "non-dropping-particle" : "", "parse-names" : false, "suffix" : "" }, { "dropping-particle" : "", "family" : "Hallberg", "given" : "Robert", "non-dropping-particle" : "", "parse-names" : false, "suffix" : "" }, { "dropping-particle" : "", "family" : "Hibiya", "given" : "Toshiyuki", "non-dropping-particle" : "", "parse-names" : false, "suffix" : "" }, { "dropping-particle" : "", "family" : "Hosoda", "given" : "Shigeki", "non-dropping-particle" : "", "parse-names" : false, "suffix" : "" }, { "dropping-particle" : "", "family" : "Jayne", "given" : "Steven", "non-dropping-particle" : "", "parse-names" : false, "suffix" : "" }, { "dropping-particle" : "", "family" : "Jochum", "given" : "Markus", "non-dropping-particle" : "", "parse-names" : false, "suffix" : "" }, { "dropping-particle" : "", "family" : "Johnson", "given" : "Gregory C", "non-dropping-particle" : "", "parse-names" : false, "suffix" : "" }, { "dropping-particle" : "", "family" : "Kang", "given" : "KiRyong", "non-dropping-particle" : "", "parse-names" : false, "suffix" : "" }, { "dropping-particle" : "", "family" : "Kolodziejczyk", "given" : "Nicolas", "non-dropping-particle" : "", "parse-names" : false, "suffix" : "" }, { "dropping-particle" : "", "family" : "K\u00f6rtzinger", "given" : "Arne", "non-dropping-particle" : "", "parse-names" : false, "suffix" : "" }, { "dropping-particle" : "Le", "family" : "Traon", "given" : "Pierre-Yves", "non-dropping-particle" : "", "parse-names" : false, "suffix" : "" }, { "dropping-particle" : "", "family" : "Lenn", "given" : "Yueng-Djern", "non-dropping-particle" : "", "parse-names" : false, "suffix" : "" }, { "dropping-particle" : "", "family" : "Maze", "given" : "Guillaume", "non-dropping-particle" : "", "parse-names" : false, "suffix" : "" }, { "dropping-particle" : "", "family" : "Mork", "given" : "Kjell Arne", "non-dropping-particle" : "", "parse-names" : false, "suffix" : "" }, { "dropping-particle" : "", "family" : "Morris", "given" : "Tamaryn", "non-dropping-particle" : "", "parse-names" : false, "suffix" : "" }, { "dropping-particle" : "", "family" : "Nagai", "given" : "Takeyoshi", "non-dropping-particle" : "", "parse-names" : false, "suffix" : "" }, { "dropping-particle" : "", "family" : "Nash", "given" : "Jonathan", "non-dropping-particle" : "", "parse-names" : false, "suffix" : "" }, { "dropping-particle" : "", "family" : "Garabato", "given" : "Alberto Naveira", "non-dropping-particle" : "", "parse-names" : false, "suffix" : "" }, { "dropping-particle" : "", "family" : "Olsen", "given" : "Are", "non-dropping-particle" : "", "parse-names" : false, "suffix" : "" }, { "dropping-particle" : "", "family" : "Pattabhi", "given" : "Rama Rao", "non-dropping-particle" : "", "parse-names" : false, "suffix" : "" }, { "dropping-particle" : "", "family" : "Prakash", "given" : "Satya", "non-dropping-particle" : "", "parse-names" : false, "suffix" : "" }, { "dropping-particle" : "", "family" : "Riser", "given" : "Stephen", "non-dropping-particle" : "", "parse-names" : false, "suffix" : "" }, { "dropping-particle" : "", "family" : "Schmechtig", "given" : "Catherine", "non-dropping-particle" : "", "parse-names" : false, "suffix" : "" }, { "dropping-particle" : "", "family" : "Schmid", "given" : "Claudia", "non-dropping-particle" : "", "parse-names" : false, "suffix" : "" }, { "dropping-particle" : "", "family" : "Shroyer", "given" : "Emily", "non-dropping-particle" : "", "parse-names" : false, "suffix" : "" }, { "dropping-particle" : "", "family" : "Sterl", "given" : "Andreas", "non-dropping-particle" : "", "parse-names" : false, "suffix" : "" }, { "dropping-particle" : "", "family" : "Sutton", "given" : "Philip", "non-dropping-particle" : "", "parse-names" : false, "suffix" : "" }, { "dropping-particle" : "", "family" : "Talley", "given" : "Lynne", "non-dropping-particle" : "", "parse-names" : false, "suffix" : "" }, { "dropping-particle" : "", "family" : "Tanhua", "given" : "Toste", "non-dropping-particle" : "", "parse-names" : false, "suffix" : "" }, { "dropping-particle" : "", "family" : "Thierry", "given" : "Virginie", "non-dropping-particle" : "", "parse-names" : false, "suffix" : "" }, { "dropping-particle" : "", "family" : "Thomalla", "given" : "Sandy", "non-dropping-particle" : "", "parse-names" : false, "suffix" : "" }, { "dropping-particle" : "", "family" : "Toole", "given" : "John", "non-dropping-particle" : "", "parse-names" : false, "suffix" : "" }, { "dropping-particle" : "", "family" : "Troisi", "given" : "Ariel", "non-dropping-particle" : "", "parse-names" : false, "suffix" : "" }, { "dropping-particle" : "", "family" : "Trull", "given" : "Thomas W", "non-dropping-particle" : "", "parse-names" : false, "suffix" : "" }, { "dropping-particle" : "", "family" : "Turton", "given" : "Jon", "non-dropping-particle" : "", "parse-names" : false, "suffix" : "" }, { "dropping-particle" : "", "family" : "Velez-Belchi", "given" : "Pedro Joaquin", "non-dropping-particle" : "", "parse-names" : false, "suffix" : "" }, { "dropping-particle" : "", "family" : "Walczowski", "given" : "Waldemar", "non-dropping-particle" : "", "parse-names" : false, "suffix" : "" }, { "dropping-particle" : "", "family" : "Wang", "given" : "Haili", "non-dropping-particle" : "", "parse-names" : false, "suffix" : "" }, { "dropping-particle" : "", "family" : "Wanninkhof", "given" : "Rik", "non-dropping-particle" : "", "parse-names" : false, "suffix" : "" }, { "dropping-particle" : "", "family" : "Waterhouse", "given" : "Amy F", "non-dropping-particle" : "", "parse-names" : false, "suffix" : "" }, { "dropping-particle" : "", "family" : "Waterman", "given" : "Stephanie", "non-dropping-particle" : "", "parse-names" : false, "suffix" : "" }, { "dropping-particle" : "", "family" : "Watson", "given" : "Andrew", "non-dropping-particle" : "", "parse-names" : false, "suffix" : "" }, { "dropping-particle" : "", "family" : "Wilson", "given" : "Cara", "non-dropping-particle" : "", "parse-names" : false, "suffix" : "" }, { "dropping-particle" : "", "family" : "Wong", "given" : "Annie P S", "non-dropping-particle" : "", "parse-names" : false, "suffix" : "" }, { "dropping-particle" : "", "family" : "Xu", "given" : "Jianping", "non-dropping-particle" : "", "parse-names" : false, "suffix" : "" }, { "dropping-particle" : "", "family" : "Yasuda", "given" : "Ichiro", "non-dropping-particle" : "", "parse-names" : false, "suffix" : "" } ], "container-title" : "Frontiers in Marine Science", "id" : "ITEM-1", "issued" : { "date-parts" : [ [ "2019" ] ] }, "page" : "439", "title" : "On the Future of Argo: A Global, Full-Depth, Multi-Disciplinary Array", "translator" : [ { "dropping-particle" : "", "family" : "H3848", "given" : "", "non-dropping-particle" : "", "parse-names" : false, "suffix" : "" } ], "type" : "article-journal", "volume" : "6" }, "uris" : [ "http://www.mendeley.com/documents/?uuid=2db6d382-9781-454b-aedf-afeb223cb1c3" ] } ], "mendeley" : { "formattedCitation" : "(Roemmich et al., 2019)", "plainTextFormattedCitation" : "(Roemmich et al., 2019)", "previouslyFormattedCitation" : "(Roemmich et al., 2019)" }, "properties" : { "noteIndex" : 0 }, "schema" : "https://github.com/citation-style-language/schema/raw/master/csl-citation.json" }</w:instrText>
      </w:r>
      <w:r w:rsidRPr="003A0C0D">
        <w:rPr>
          <w:rFonts w:cs="Times New Roman"/>
        </w:rPr>
        <w:fldChar w:fldCharType="separate"/>
      </w:r>
      <w:ins w:id="4723" w:author="Robin Matthews" w:date="2021-05-18T16:05:00Z">
        <w:r w:rsidR="00602365">
          <w:rPr>
            <w:rFonts w:cs="Times New Roman"/>
            <w:noProof/>
            <w:lang w:val="en-GB"/>
          </w:rPr>
          <w:t>(Roemmich et al., 2019)</w:t>
        </w:r>
      </w:ins>
      <w:del w:id="4724" w:author="Robin Matthews" w:date="2021-05-18T16:05:00Z">
        <w:r w:rsidRPr="00FA4D8D" w:rsidDel="00602365">
          <w:rPr>
            <w:rFonts w:cs="Times New Roman"/>
            <w:noProof/>
            <w:lang w:val="en-GB"/>
          </w:rPr>
          <w:delText>(Roemmich et al., 2019)</w:delText>
        </w:r>
      </w:del>
      <w:r w:rsidRPr="003A0C0D">
        <w:rPr>
          <w:rFonts w:cs="Times New Roman"/>
        </w:rPr>
        <w:fldChar w:fldCharType="end"/>
      </w:r>
      <w:r w:rsidRPr="00FA4D8D">
        <w:rPr>
          <w:rFonts w:cs="Times New Roman"/>
          <w:lang w:val="en-GB"/>
        </w:rPr>
        <w:t xml:space="preserve">, delivering detailed constraints on the horizontal and vertical structure of temperature and salinity across the global ocean. Argo has greatly expanded since AR5, including biogeochemistry and measurements deeper than 2000 m </w:t>
      </w:r>
      <w:r>
        <w:rPr>
          <w:rFonts w:cs="Times New Roman"/>
        </w:rPr>
        <w:fldChar w:fldCharType="begin" w:fldLock="1"/>
      </w:r>
      <w:r w:rsidR="00E14AAC">
        <w:rPr>
          <w:rFonts w:cs="Times New Roman"/>
          <w:lang w:val="en-GB"/>
        </w:rPr>
        <w:instrText>ADDIN CSL_CITATION { "citationItems" : [ { "id" : "ITEM-1", "itemData" : { "author" : [ { "dropping-particle" : "", "family" : "Jayne", "given" : "S.R.", "non-dropping-particle" : "", "parse-names" : false, "suffix" : "" }, { "dropping-particle" : "", "family" : "Roemmich", "given" : "D.", "non-dropping-particle" : "", "parse-names" : false, "suffix" : "" }, { "dropping-particle" : "", "family" : "Zilberman", "given" : "N.", "non-dropping-particle" : "", "parse-names" : false, "suffix" : "" }, { "dropping-particle" : "", "family" : "Riser", "given" : "S.C.", "non-dropping-particle" : "", "parse-names" : false, "suffix" : "" }, { "dropping-particle" : "", "family" : "Johnson", "given" : "K.S.", "non-dropping-particle" : "", "parse-names" : false, "suffix" : "" }, { "dropping-particle" : "", "family" : "Johnson", "given" : "G.C", "non-dropping-particle" : "", "parse-names" : false, "suffix" : "" }, { "dropping-particle" : "", "family" : "Piotrowicz", "given" : "S.R.", "non-dropping-particle" : "", "parse-names" : false, "suffix" : "" } ], "container-title" : "Oceanography", "id" : "ITEM-1", "issue" : "2", "issued" : { "date-parts" : [ [ "2017" ] ] }, "page" : "18-28", "title" : "The Argo Program: Present and Future", "translator" : [ { "dropping-particle" : "", "family" : "H2153", "given" : "", "non-dropping-particle" : "", "parse-names" : false, "suffix" : "" } ], "type" : "article-journal", "volume" : "30" }, "uris" : [ "http://www.mendeley.com/documents/?uuid=c7dd7b47-fb79-4459-acba-ab6504916132" ] } ], "mendeley" : { "formattedCitation" : "(Jayne et al., 2017)", "plainTextFormattedCitation" : "(Jayne et al., 2017)", "previouslyFormattedCitation" : "(Jayne et al., 2017)" }, "properties" : { "noteIndex" : 0 }, "schema" : "https://github.com/citation-style-language/schema/raw/master/csl-citation.json" }</w:instrText>
      </w:r>
      <w:r>
        <w:rPr>
          <w:rFonts w:cs="Times New Roman"/>
        </w:rPr>
        <w:fldChar w:fldCharType="separate"/>
      </w:r>
      <w:ins w:id="4725" w:author="Robin Matthews" w:date="2021-05-18T16:05:00Z">
        <w:r w:rsidR="00602365">
          <w:rPr>
            <w:rFonts w:cs="Times New Roman"/>
            <w:noProof/>
            <w:lang w:val="en-GB"/>
          </w:rPr>
          <w:t>(Jayne et al., 2017)</w:t>
        </w:r>
      </w:ins>
      <w:del w:id="4726" w:author="Robin Matthews" w:date="2021-05-18T16:05:00Z">
        <w:r w:rsidRPr="00FA4D8D" w:rsidDel="00602365">
          <w:rPr>
            <w:rFonts w:cs="Times New Roman"/>
            <w:noProof/>
            <w:lang w:val="en-GB"/>
          </w:rPr>
          <w:delText>(Jayne et al., 2017)</w:delText>
        </w:r>
      </w:del>
      <w:r>
        <w:rPr>
          <w:rFonts w:cs="Times New Roman"/>
        </w:rPr>
        <w:fldChar w:fldCharType="end"/>
      </w:r>
      <w:r w:rsidRPr="00FA4D8D">
        <w:rPr>
          <w:rFonts w:cs="Times New Roman"/>
          <w:lang w:val="en-GB"/>
        </w:rPr>
        <w:t>, and the longer time</w:t>
      </w:r>
      <w:ins w:id="4727" w:author="Ian Blenkinsop" w:date="2021-07-07T16:47:00Z">
        <w:r w:rsidR="00514564">
          <w:rPr>
            <w:rFonts w:cs="Times New Roman"/>
            <w:lang w:val="en-GB"/>
          </w:rPr>
          <w:t xml:space="preserve"> </w:t>
        </w:r>
      </w:ins>
      <w:r w:rsidRPr="00FA4D8D">
        <w:rPr>
          <w:rFonts w:cs="Times New Roman"/>
          <w:lang w:val="en-GB"/>
        </w:rPr>
        <w:t>series enable more rigorous climate assessments of direct relevance to estimates of ocean heat content (</w:t>
      </w:r>
      <w:del w:id="4728" w:author="Ian Blenkinsop" w:date="2021-07-12T14:43:00Z">
        <w:r w:rsidRPr="00FA4D8D" w:rsidDel="002B41D5">
          <w:rPr>
            <w:rFonts w:cs="Times New Roman"/>
            <w:lang w:val="en-GB"/>
          </w:rPr>
          <w:delText xml:space="preserve">Chapter 2, </w:delText>
        </w:r>
      </w:del>
      <w:r w:rsidRPr="00FA4D8D">
        <w:rPr>
          <w:rFonts w:cs="Times New Roman"/>
          <w:lang w:val="en-GB"/>
        </w:rPr>
        <w:t>Section</w:t>
      </w:r>
      <w:ins w:id="4729" w:author="Ian Blenkinsop" w:date="2021-07-12T14:43:00Z">
        <w:r w:rsidR="002B41D5">
          <w:rPr>
            <w:rFonts w:cs="Times New Roman"/>
            <w:lang w:val="en-GB"/>
          </w:rPr>
          <w:t>s</w:t>
        </w:r>
      </w:ins>
      <w:r w:rsidRPr="00FA4D8D">
        <w:rPr>
          <w:rFonts w:cs="Times New Roman"/>
          <w:lang w:val="en-GB"/>
        </w:rPr>
        <w:t xml:space="preserve"> 2.3.3.1</w:t>
      </w:r>
      <w:del w:id="4730" w:author="Ian Blenkinsop" w:date="2021-07-07T16:47:00Z">
        <w:r w:rsidRPr="00FA4D8D" w:rsidDel="00514564">
          <w:rPr>
            <w:rFonts w:cs="Times New Roman"/>
            <w:lang w:val="en-GB"/>
          </w:rPr>
          <w:delText xml:space="preserve"> </w:delText>
        </w:r>
      </w:del>
      <w:del w:id="4731" w:author="Ian Blenkinsop" w:date="2021-07-12T14:43:00Z">
        <w:r w:rsidRPr="00FA4D8D" w:rsidDel="002B41D5">
          <w:rPr>
            <w:rFonts w:cs="Times New Roman"/>
            <w:lang w:val="en-GB"/>
          </w:rPr>
          <w:delText>; Chapter 7,</w:delText>
        </w:r>
      </w:del>
      <w:ins w:id="4732" w:author="Ian Blenkinsop" w:date="2021-07-12T14:43:00Z">
        <w:r w:rsidR="002B41D5">
          <w:rPr>
            <w:rFonts w:cs="Times New Roman"/>
            <w:lang w:val="en-GB"/>
          </w:rPr>
          <w:t xml:space="preserve"> and</w:t>
        </w:r>
      </w:ins>
      <w:del w:id="4733" w:author="Ian Blenkinsop" w:date="2021-07-12T14:43:00Z">
        <w:r w:rsidRPr="00FA4D8D" w:rsidDel="002B41D5">
          <w:rPr>
            <w:rFonts w:cs="Times New Roman"/>
            <w:lang w:val="en-GB"/>
          </w:rPr>
          <w:delText xml:space="preserve"> </w:delText>
        </w:r>
      </w:del>
      <w:del w:id="4734" w:author="Ian Blenkinsop" w:date="2021-07-07T16:47:00Z">
        <w:r w:rsidRPr="00FA4D8D" w:rsidDel="00514564">
          <w:rPr>
            <w:rFonts w:cs="Times New Roman"/>
            <w:lang w:val="en-GB"/>
          </w:rPr>
          <w:delText xml:space="preserve">section </w:delText>
        </w:r>
      </w:del>
      <w:ins w:id="4735" w:author="Ian Blenkinsop" w:date="2021-07-07T16:47:00Z">
        <w:r w:rsidR="00514564" w:rsidRPr="00FA4D8D">
          <w:rPr>
            <w:rFonts w:cs="Times New Roman"/>
            <w:lang w:val="en-GB"/>
          </w:rPr>
          <w:t xml:space="preserve"> </w:t>
        </w:r>
      </w:ins>
      <w:r w:rsidRPr="00FA4D8D">
        <w:rPr>
          <w:rFonts w:cs="Times New Roman"/>
          <w:lang w:val="en-GB"/>
        </w:rPr>
        <w:t xml:space="preserve">7.2.2.2). Argo profiles are complemented by animal-borne sensors in several key areas, such as the seasonally ice-covered sectors of the Southern Ocean </w:t>
      </w:r>
      <w:r>
        <w:rPr>
          <w:rFonts w:cs="Times New Roman"/>
        </w:rPr>
        <w:fldChar w:fldCharType="begin" w:fldLock="1"/>
      </w:r>
      <w:r w:rsidR="00E14AAC">
        <w:rPr>
          <w:rFonts w:cs="Times New Roman"/>
          <w:lang w:val="en-GB"/>
        </w:rPr>
        <w:instrText>ADDIN CSL_CITATION { "citationItems" : [ { "id" : "ITEM-1", "itemData" : { "DOI" : "10.3389/fmars.2019.00326", "ISBN" : "2296-7745", "abstract" : "Animal telemetry is a powerful tool for observing marine animals and the physical environments that they inhabit, from coastal and continental shelf ecosystems to polar seas and open oceans. Satellite-linked biologgers and networks of acoustic receivers allow animals to be reliably monitored over scales of tens of meters to thousands of kilometers, giving insight into their habitat use, home range size, the phenology of migratory patterns and the biotic and abiotic factors that drive their distributions. Furthermore, physical environmental variables can be collected using animals as autonomous sampling platforms, increasing spatial and temporal coverage of global oceanographic observation systems. The use of animal telemetry, therefore, has the capacity to provide measures from a suite of essential ocean variables (EOVs) for improved monitoring of Earth's oceans. Here we outline the design features of animal telemetry systems, describe current applications and their benefits and challenges, and discuss future directions. We describe new analytical techniques that improve our ability to not only quantify animal movements but to also provide a powerful framework for comparative studies across taxa. We discuss the application of animal telemetry and its capacity to collect biotic and abiotic data, how the data collected can be incorporated into ocean observing systems, and the role these data can play in improved ocean management.", "author" : [ { "dropping-particle" : "", "family" : "Harcourt", "given" : "Rob", "non-dropping-particle" : "", "parse-names" : false, "suffix" : "" }, { "dropping-particle" : "", "family" : "Sequeira", "given" : "Ana M M", "non-dropping-particle" : "", "parse-names" : false, "suffix" : "" }, { "dropping-particle" : "", "family" : "Zhang", "given" : "Xuelei", "non-dropping-particle" : "", "parse-names" : false, "suffix" : "" }, { "dropping-particle" : "", "family" : "Roquet", "given" : "Fabien", "non-dropping-particle" : "", "parse-names" : false, "suffix" : "" }, { "dropping-particle" : "", "family" : "Komatsu", "given" : "Kosei", "non-dropping-particle" : "", "parse-names" : false, "suffix" : "" }, { "dropping-particle" : "", "family" : "Heupel", "given" : "Michelle", "non-dropping-particle" : "", "parse-names" : false, "suffix" : "" }, { "dropping-particle" : "", "family" : "McMahon", "given" : "Clive", "non-dropping-particle" : "", "parse-names" : false, "suffix" : "" }, { "dropping-particle" : "", "family" : "Whoriskey", "given" : "Fred", "non-dropping-particle" : "", "parse-names" : false, "suffix" : "" }, { "dropping-particle" : "", "family" : "Meekan", "given" : "Mark", "non-dropping-particle" : "", "parse-names" : false, "suffix" : "" }, { "dropping-particle" : "", "family" : "Carroll", "given" : "Gemma", "non-dropping-particle" : "", "parse-names" : false, "suffix" : "" }, { "dropping-particle" : "", "family" : "Brodie", "given" : "Stephanie", "non-dropping-particle" : "", "parse-names" : false, "suffix" : "" }, { "dropping-particle" : "", "family" : "Simpfendorfer", "given" : "Colin", "non-dropping-particle" : "", "parse-names" : false, "suffix" : "" }, { "dropping-particle" : "", "family" : "Hindell", "given" : "Mark", "non-dropping-particle" : "", "parse-names" : false, "suffix" : "" }, { "dropping-particle" : "", "family" : "Jonsen", "given" : "Ian", "non-dropping-particle" : "", "parse-names" : false, "suffix" : "" }, { "dropping-particle" : "", "family" : "Costa", "given" : "Daniel P", "non-dropping-particle" : "", "parse-names" : false, "suffix" : "" }, { "dropping-particle" : "", "family" : "Block", "given" : "Barbara", "non-dropping-particle" : "", "parse-names" : false, "suffix" : "" }, { "dropping-particle" : "", "family" : "Muelbert", "given" : "M\u00f4nica", "non-dropping-particle" : "", "parse-names" : false, "suffix" : "" }, { "dropping-particle" : "", "family" : "Woodward", "given" : "Bill", "non-dropping-particle" : "", "parse-names" : false, "suffix" : "" }, { "dropping-particle" : "", "family" : "Weise", "given" : "Mike", "non-dropping-particle" : "", "parse-names" : false, "suffix" : "" }, { "dropping-particle" : "", "family" : "Aarestrup", "given" : "Kim", "non-dropping-particle" : "", "parse-names" : false, "suffix" : "" }, { "dropping-particle" : "", "family" : "Biuw", "given" : "Martin", "non-dropping-particle" : "", "parse-names" : false, "suffix" : "" }, { "dropping-particle" : "", "family" : "Boehme", "given" : "Lars", "non-dropping-particle" : "", "parse-names" : false, "suffix" : "" }, { "dropping-particle" : "", "family" : "Bograd", "given" : "Steven J", "non-dropping-particle" : "", "parse-names" : false, "suffix" : "" }, { "dropping-particle" : "", "family" : "Cazau", "given" : "Dorian", "non-dropping-particle" : "", "parse-names" : false, "suffix" : "" }, { "dropping-particle" : "", "family" : "Charrassin", "given" : "Jean-Benoit", "non-dropping-particle" : "", "parse-names" : false, "suffix" : "" }, { "dropping-particle" : "", "family" : "Cooke", "given" : "Steven J", "non-dropping-particle" : "", "parse-names" : false, "suffix" : "" }, { "dropping-particle" : "", "family" : "Cowley", "given" : "Paul", "non-dropping-particle" : "", "parse-names" : false, "suffix" : "" }, { "dropping-particle" : "", "family" : "Bruyn", "given" : "P J Nico", "non-dropping-particle" : "de", "parse-names" : false, "suffix" : "" }, { "dropping-particle" : "", "family" : "Jeanniard du Dot", "given" : "Tiphaine", "non-dropping-particle" : "", "parse-names" : false, "suffix" : "" }, { "dropping-particle" : "", "family" : "Duarte", "given" : "Carlos", "non-dropping-particle" : "", "parse-names" : false, "suffix" : "" }, { "dropping-particle" : "", "family" : "Egu\u00edluz", "given" : "V\u00edctor M", "non-dropping-particle" : "", "parse-names" : false, "suffix" : "" }, { "dropping-particle" : "", "family" : "Ferreira", "given" : "Luciana C", "non-dropping-particle" : "", "parse-names" : false, "suffix" : "" }, { "dropping-particle" : "", "family" : "Fern\u00e1ndez-Gracia", "given" : "Juan", "non-dropping-particle" : "", "parse-names" : false, "suffix" : "" }, { "dropping-particle" : "", "family" : "Goetz", "given" : "Kimberly", "non-dropping-particle" : "", "parse-names" : false, "suffix" : "" }, { "dropping-particle" : "", "family" : "Goto", "given" : "Yusuke", "non-dropping-particle" : "", "parse-names" : false, "suffix" : "" }, { "dropping-particle" : "", "family" : "Guinet", "given" : "Christophe", "non-dropping-particle" : "", "parse-names" : false, "suffix" : "" }, { "dropping-particle" : "", "family" : "Hammill", "given" : "Mike", "non-dropping-particle" : "", "parse-names" : false, "suffix" : "" }, { "dropping-particle" : "", "family" : "Hays", "given" : "Graeme C", "non-dropping-particle" : "", "parse-names" : false, "suffix" : "" }, { "dropping-particle" : "", "family" : "Hazen", "given" : "Elliott L", "non-dropping-particle" : "", "parse-names" : false, "suffix" : "" }, { "dropping-particle" : "", "family" : "H\u00fcckst\u00e4dt", "given" : "Luis A", "non-dropping-particle" : "", "parse-names" : false, "suffix" : "" }, { "dropping-particle" : "", "family" : "Huveneers", "given" : "Charlie", "non-dropping-particle" : "", "parse-names" : false, "suffix" : "" }, { "dropping-particle" : "", "family" : "Iverson", "given" : "Sara", "non-dropping-particle" : "", "parse-names" : false, "suffix" : "" }, { "dropping-particle" : "", "family" : "Jaaman", "given" : "Saifullah Arifin", "non-dropping-particle" : "", "parse-names" : false, "suffix" : "" }, { "dropping-particle" : "", "family" : "Kittiwattanawong", "given" : "Kongkiat", "non-dropping-particle" : "", "parse-names" : false, "suffix" : "" }, { "dropping-particle" : "", "family" : "Kovacs", "given" : "Kit M", "non-dropping-particle" : "", "parse-names" : false, "suffix" : "" }, { "dropping-particle" : "", "family" : "Lydersen", "given" : "Christian", "non-dropping-particle" : "", "parse-names" : false, "suffix" : "" }, { "dropping-particle" : "", "family" : "Moltmann", "given" : "Tim", "non-dropping-particle" : "", "parse-names" : false, "suffix" : "" }, { "dropping-particle" : "", "family" : "Naruoka", "given" : "Masaru", "non-dropping-particle" : "", "parse-names" : false, "suffix" : "" }, { "dropping-particle" : "", "family" : "Phillips", "given" : "Lachlan", "non-dropping-particle" : "", "parse-names" : false, "suffix" : "" }, { "dropping-particle" : "", "family" : "Picard", "given" : "Baptiste", "non-dropping-particle" : "", "parse-names" : false, "suffix" : "" }, { "dropping-particle" : "", "family" : "Queiroz", "given" : "Nuno", "non-dropping-particle" : "", "parse-names" : false, "suffix" : "" }, { "dropping-particle" : "", "family" : "Reverdin", "given" : "Gilles", "non-dropping-particle" : "", "parse-names" : false, "suffix" : "" }, { "dropping-particle" : "", "family" : "Sato", "given" : "Katsufumi", "non-dropping-particle" : "", "parse-names" : false, "suffix" : "" }, { "dropping-particle" : "", "family" : "Sims", "given" : "David W", "non-dropping-particle" : "", "parse-names" : false, "suffix" : "" }, { "dropping-particle" : "", "family" : "Thorstad", "given" : "Eva B", "non-dropping-particle" : "", "parse-names" : false, "suffix" : "" }, { "dropping-particle" : "", "family" : "Thums", "given" : "Michele", "non-dropping-particle" : "", "parse-names" : false, "suffix" : "" }, { "dropping-particle" : "", "family" : "Treasure", "given" : "Anne M", "non-dropping-particle" : "", "parse-names" : false, "suffix" : "" }, { "dropping-particle" : "", "family" : "Trites", "given" : "Andrew W", "non-dropping-particle" : "", "parse-names" : false, "suffix" : "" }, { "dropping-particle" : "", "family" : "Williams", "given" : "Guy D", "non-dropping-particle" : "", "parse-names" : false, "suffix" : "" }, { "dropping-particle" : "", "family" : "Yonehara", "given" : "Yoshinari", "non-dropping-particle" : "", "parse-names" : false, "suffix" : "" }, { "dropping-particle" : "", "family" : "Fedak", "given" : "Mike A", "non-dropping-particle" : "", "parse-names" : false, "suffix" : "" } ], "container-title" : "Frontiers in Marine Science", "id" : "ITEM-1", "issued" : { "date-parts" : [ [ "2019" ] ] }, "page" : "326", "title" : "Animal-Borne Telemetry: An Integral Component of the Ocean Observing Toolkit", "translator" : [ { "dropping-particle" : "", "family" : "H2391", "given" : "", "non-dropping-particle" : "", "parse-names" : false, "suffix" : "" } ], "type" : "article-journal", "volume" : "6" }, "uris" : [ "http://www.mendeley.com/documents/?uuid=afd06625-3511-453c-8461-c223bff1e70e" ] } ], "mendeley" : { "formattedCitation" : "(Harcourt et al., 2019)", "plainTextFormattedCitation" : "(Harcourt et al., 2019)", "previouslyFormattedCitation" : "(Harcourt et al., 2019)" }, "properties" : { "noteIndex" : 0 }, "schema" : "https://github.com/citation-style-language/schema/raw/master/csl-citation.json" }</w:instrText>
      </w:r>
      <w:r>
        <w:rPr>
          <w:rFonts w:cs="Times New Roman"/>
        </w:rPr>
        <w:fldChar w:fldCharType="separate"/>
      </w:r>
      <w:ins w:id="4736" w:author="Robin Matthews" w:date="2021-05-18T16:05:00Z">
        <w:r w:rsidR="00602365">
          <w:rPr>
            <w:rFonts w:cs="Times New Roman"/>
            <w:noProof/>
            <w:lang w:val="en-GB"/>
          </w:rPr>
          <w:t>(Harcourt et al., 2019)</w:t>
        </w:r>
      </w:ins>
      <w:del w:id="4737" w:author="Robin Matthews" w:date="2021-05-18T16:05:00Z">
        <w:r w:rsidRPr="00FA4D8D" w:rsidDel="00602365">
          <w:rPr>
            <w:rFonts w:cs="Times New Roman"/>
            <w:noProof/>
            <w:lang w:val="en-GB"/>
          </w:rPr>
          <w:delText>(Harcourt et al., 2019)</w:delText>
        </w:r>
      </w:del>
      <w:r>
        <w:rPr>
          <w:rFonts w:cs="Times New Roman"/>
        </w:rPr>
        <w:fldChar w:fldCharType="end"/>
      </w:r>
      <w:r w:rsidRPr="00FA4D8D">
        <w:rPr>
          <w:rFonts w:cs="Times New Roman"/>
          <w:lang w:val="en-GB"/>
        </w:rPr>
        <w:t>.</w:t>
      </w:r>
    </w:p>
    <w:p w14:paraId="05691104" w14:textId="77777777" w:rsidR="006409E5" w:rsidRPr="00FA4D8D" w:rsidRDefault="006409E5" w:rsidP="006409E5">
      <w:pPr>
        <w:pStyle w:val="AR6BodyText"/>
        <w:rPr>
          <w:lang w:val="en-GB"/>
        </w:rPr>
      </w:pPr>
    </w:p>
    <w:p w14:paraId="2ABE724A" w14:textId="2D9E5A61" w:rsidR="006409E5" w:rsidRPr="00683028" w:rsidRDefault="006409E5" w:rsidP="006409E5">
      <w:pPr>
        <w:pStyle w:val="AR6BodyText"/>
      </w:pPr>
      <w:r w:rsidRPr="00FA4D8D">
        <w:rPr>
          <w:rFonts w:cs="Times New Roman"/>
          <w:lang w:val="en-GB"/>
        </w:rPr>
        <w:t xml:space="preserve">Most basin-scale arrays of moored ocean instruments have expanded since AR5, providing </w:t>
      </w:r>
      <w:r w:rsidRPr="00FA4D8D">
        <w:rPr>
          <w:lang w:val="en-GB"/>
        </w:rPr>
        <w:t xml:space="preserve">decades-long </w:t>
      </w:r>
      <w:r w:rsidRPr="00FA4D8D">
        <w:rPr>
          <w:rFonts w:cs="Times New Roman"/>
          <w:lang w:val="en-GB"/>
        </w:rPr>
        <w:t xml:space="preserve">records of the ocean and atmosphere properties </w:t>
      </w:r>
      <w:r w:rsidRPr="00FA4D8D">
        <w:rPr>
          <w:lang w:val="en-GB"/>
        </w:rPr>
        <w:t xml:space="preserve">relevant for climate, such as the </w:t>
      </w:r>
      <w:r w:rsidRPr="00FA4D8D">
        <w:rPr>
          <w:rFonts w:cs="Times New Roman"/>
          <w:lang w:val="en-GB"/>
        </w:rPr>
        <w:t>El Niño</w:t>
      </w:r>
      <w:del w:id="4738" w:author="Ian Blenkinsop" w:date="2021-07-07T16:48:00Z">
        <w:r w:rsidRPr="00FA4D8D" w:rsidDel="00514564">
          <w:rPr>
            <w:rFonts w:cs="Times New Roman"/>
            <w:lang w:val="en-GB"/>
          </w:rPr>
          <w:delText>-</w:delText>
        </w:r>
      </w:del>
      <w:ins w:id="4739" w:author="Ian Blenkinsop" w:date="2021-07-07T16:48:00Z">
        <w:r w:rsidR="00514564">
          <w:rPr>
            <w:rFonts w:cs="Times New Roman"/>
            <w:lang w:val="en-GB"/>
          </w:rPr>
          <w:t>–</w:t>
        </w:r>
      </w:ins>
      <w:r w:rsidRPr="00FA4D8D">
        <w:rPr>
          <w:rFonts w:cs="Times New Roman"/>
          <w:lang w:val="en-GB"/>
        </w:rPr>
        <w:t>Southern Oscillation</w:t>
      </w:r>
      <w:r w:rsidRPr="00FA4D8D">
        <w:rPr>
          <w:lang w:val="en-GB"/>
        </w:rPr>
        <w:t xml:space="preserve"> </w:t>
      </w:r>
      <w:r w:rsidRPr="003A0C0D">
        <w:fldChar w:fldCharType="begin" w:fldLock="1"/>
      </w:r>
      <w:r w:rsidR="00E81B0B">
        <w:rPr>
          <w:lang w:val="en-GB"/>
        </w:rPr>
        <w:instrText>ADDIN CSL_CITATION { "citationItems" : [ { "id" : "ITEM-1", "itemData" : { "DOI" : "10.1093/nsr/nwy137", "ISSN" : "2095-5138", "author" : [ { "dropping-particle" : "", "family" : "Chen", "given" : "Dake", "non-dropping-particle" : "", "parse-names" : false, "suffix" : "" }, { "dropping-particle" : "", "family" : "Smith", "given" : "Neville", "non-dropping-particle" : "", "parse-names" : false, "suffix" : "" }, { "dropping-particle" : "", "family" : "Kessler", "given" : "William", "non-dropping-particle" : "", "parse-names" : false, "suffix" : "" } ], "container-title" : "National Science Review", "id" : "ITEM-1", "issue" : "6", "issued" : { "date-parts" : [ [ "2018" ] ] }, "page" : "805-807", "title" : "The evolving ENSO observing system", "translator" : [ { "dropping-particle" : "", "family" : "H4363", "given" : "", "non-dropping-particle" : "", "parse-names" : false, "suffix" : "" } ], "type" : "article-journal", "volume" : "5" }, "uris" : [ "http://www.mendeley.com/documents/?uuid=eff4d4a1-85d0-441b-8e44-42b9498d7f31" ] } ], "mendeley" : { "formattedCitation" : "(Chen et al., 2018)", "plainTextFormattedCitation" : "(Chen et al., 2018)", "previouslyFormattedCitation" : "(Chen et al., 2018)" }, "properties" : { "noteIndex" : 0 }, "schema" : "https://github.com/citation-style-language/schema/raw/master/csl-citation.json" }</w:instrText>
      </w:r>
      <w:r w:rsidRPr="003A0C0D">
        <w:fldChar w:fldCharType="separate"/>
      </w:r>
      <w:ins w:id="4740" w:author="Robin Matthews" w:date="2021-05-18T16:05:00Z">
        <w:r w:rsidR="00602365">
          <w:rPr>
            <w:noProof/>
            <w:lang w:val="en-GB"/>
          </w:rPr>
          <w:t>(Chen et al., 2018)</w:t>
        </w:r>
      </w:ins>
      <w:del w:id="4741" w:author="Robin Matthews" w:date="2021-05-18T16:05:00Z">
        <w:r w:rsidRPr="00FA4D8D" w:rsidDel="00602365">
          <w:rPr>
            <w:noProof/>
            <w:lang w:val="en-GB"/>
          </w:rPr>
          <w:delText>(Chen et al., 2018)</w:delText>
        </w:r>
      </w:del>
      <w:r w:rsidRPr="003A0C0D">
        <w:fldChar w:fldCharType="end"/>
      </w:r>
      <w:r w:rsidRPr="00FA4D8D">
        <w:rPr>
          <w:lang w:val="en-GB"/>
        </w:rPr>
        <w:t xml:space="preserve">, deep convection </w:t>
      </w:r>
      <w:r w:rsidRPr="003A0C0D">
        <w:fldChar w:fldCharType="begin" w:fldLock="1"/>
      </w:r>
      <w:r w:rsidR="00E14AAC">
        <w:rPr>
          <w:lang w:val="en-GB"/>
        </w:rPr>
        <w:instrText>ADDIN CSL_CITATION { "citationItems" : [ { "id" : "ITEM-1", "itemData" : { "DOI" : "10.5670/oceanog.2018.109", "ISSN" : "10428275", "author" : [ { "dropping-particle" : "", "family" : "Jong", "given" : "M Femke", "non-dropping-particle" : "de", "parse-names" : false, "suffix" : "" }, { "dropping-particle" : "", "family" : "Oltmanns", "given" : "Marilena", "non-dropping-particle" : "", "parse-names" : false, "suffix" : "" }, { "dropping-particle" : "", "family" : "Karstensen", "given" : "Johannes", "non-dropping-particle" : "", "parse-names" : false, "suffix" : "" }, { "dropping-particle" : "", "family" : "Steur", "given" : "Laura", "non-dropping-particle" : "de", "parse-names" : false, "suffix" : "" } ], "container-title" : "Oceanography", "id" : "ITEM-1", "issue" : "1", "issued" : { "date-parts" : [ [ "2018", "3", "1" ] ] }, "note" : "Deep convection is a key process in the Atlantic Meridional Overturning Circulation, but because it acts at small scales, it remains poorly resolved by climate models. The occurrence of deep convection depends on weak initial stratification and strong surface buoyancy forcing, conditions that are satisfied in only a few ocean basins. In 2014, one of the Ocean Observatories Initiative (OOI) global arrays was installed close to the Central Irminger Sea (CIS) and the Long-term Ocean Circulation Observations (LOCO) moorings in the central Irminger Sea. These programs\u2019 six moorings are located in the center of an area of deep convection and are distributed within a 50 km radius, thus offering detailed insight into spatial differences during the strong convection events that occurred during the winters of 2014/2015 and 2015/2016. Deep mixed layers, down to approximately 1,600 m, formed during both winters. The properties of the convectively renewed water mass at each mooring converge to a common temperature and salinity before restratification sets in at the end of winter. The largest differences in onset (or timing) of convection and restratification are seen between the northernmost and southernmost moorings. High-resolution atmospheric reanalysis data show there is higher atmospheric forcing at the northernmost mooring due to a more favorable position with respect to the Greenland tip jet. Nevertheless, earlier onset, and more continuous cooling and deepening of mixed layers, occurs at the southernmost mooring, while convection at the northern mooring is frequently interrupted by warm events. We propose that these warm events are associated with eddies and filaments originating from the Irminger Current off the coast of Greenland and that convection further south benefits from cold inflow from the southwest.", "page" : "50-59", "title" : "Deep Convection in the Irminger Sea Observed with a Dense Mooring Array", "translator" : [ { "dropping-particle" : "", "family" : "H2035", "given" : "", "non-dropping-particle" : "", "parse-names" : false, "suffix" : "" } ], "type" : "article-journal", "volume" : "31" }, "uris" : [ "http://www.mendeley.com/documents/?uuid=bca3b0bb-54ea-41fb-96db-0a6cb924614b" ] } ], "mendeley" : { "formattedCitation" : "(de Jong et al., 2018)", "plainTextFormattedCitation" : "(de Jong et al., 2018)", "previouslyFormattedCitation" : "(de Jong et al., 2018)" }, "properties" : { "noteIndex" : 0 }, "schema" : "https://github.com/citation-style-language/schema/raw/master/csl-citation.json" }</w:instrText>
      </w:r>
      <w:r w:rsidRPr="003A0C0D">
        <w:fldChar w:fldCharType="separate"/>
      </w:r>
      <w:ins w:id="4742" w:author="Robin Matthews" w:date="2021-05-18T16:05:00Z">
        <w:r w:rsidR="00602365">
          <w:rPr>
            <w:noProof/>
          </w:rPr>
          <w:t>(de Jong et al., 2018)</w:t>
        </w:r>
      </w:ins>
      <w:del w:id="4743" w:author="Robin Matthews" w:date="2021-05-18T16:05:00Z">
        <w:r w:rsidR="00F8677F" w:rsidRPr="00F8677F" w:rsidDel="00602365">
          <w:rPr>
            <w:noProof/>
          </w:rPr>
          <w:delText>(de Jong et al., 2018)</w:delText>
        </w:r>
      </w:del>
      <w:r w:rsidRPr="003A0C0D">
        <w:fldChar w:fldCharType="end"/>
      </w:r>
      <w:r w:rsidRPr="003A0C0D">
        <w:t xml:space="preserve"> </w:t>
      </w:r>
      <w:r w:rsidRPr="003A0C0D">
        <w:rPr>
          <w:rFonts w:cs="Times New Roman"/>
        </w:rPr>
        <w:t>or transports through stra</w:t>
      </w:r>
      <w:r w:rsidRPr="003A0C0D">
        <w:t xml:space="preserve">its </w:t>
      </w:r>
      <w:r w:rsidRPr="003A0C0D">
        <w:fldChar w:fldCharType="begin" w:fldLock="1"/>
      </w:r>
      <w:r w:rsidR="00E14AAC">
        <w:instrText>ADDIN CSL_CITATION { "citationItems" : [ { "id" : "ITEM-1", "itemData" : { "DOI" : "10.1016/j.pocean.2017.12.007", "ISSN" : "0079-6611", "abstract" : "Year-round in situ Bering Strait mooring data (1990\u20132015) document a long-term increase (\u223c0.01 Sv/yr) in the annual mean transport of Pacific waters into the Arctic. Between 2002 and 2015, all annual mean transports (except 2005 and 2012) are greater than the previously accepted climatology (\u223c0.8 Sv). The record-length maximum (2014: 1.2 \u00b1 0.1 Sv) is 70% higher than the record-length minimum (2001: 0.7 \u00b1 0.1 Sv), corresponding to a reduction in the flushing time of the Chukchi Sea (to \u223c4.5 months from \u223c7.5 months). The transport increase results from stronger northward flows (not fewer southward flow events), yielding a 150% increase in kinetic energy, presumably with impacts on bottom suspension, mixing, and erosion. Curiously, we find no significant trends in annual mean flow in the Alaskan Coastal Current (ACC), although note that these data are only available 2002\u20132015. Record-length trends in annually integrated heat and freshwater fluxes (primarily driven by volume flux trends) are large (0.06 \u00b1 0.05 \u00d7 1020 J/yr; 30 \u00b1 20 km3/yr; relative to \u22121.9 \u00b0C and 34.8 psu), with heat flux lows in 2001 and 2012 (\u223c3 \u00d7 1020 J) and highs in 2007 and 2015 (\u223c5.5 \u00d7 1020 J), and a freshwater range of \u223c2300 km3 (2001) to \u223c3500 km3 (2014). High-flow year 2015 (volume transport \u223c1.1 Sv) has the highest annual mean temperature recorded, \u223c0.7 \u00b0C, astoundingly warmer than the record-length mean of 0.0 \u00b1 0.2 \u00b0C, while low-flow year 2012 (\u223c0.8 Sv) is also remarkably cold (\u223c\u22120.6 \u00b0C), likely due to anomalously weak northward flow in January\u2013March, partly driven by anomalously strong southward winds in March. A seasonal decomposition of properties of the main flow shows significant freshening in winter (\u223c0.03 psu/yr, January\u2013March) likely due to sea-ice changes, but no trend (or perhaps salinization) in the rest of the year. A seasonal warming trend in the strait proper in May and June (\u223c0.04 \u00b0C/yr) is reflected in a trend to earlier arrival (0.9 \u00b1 0.8 days/yr) of waters warmer than 0 \u00b0C. Contrastingly, no significant trend is found in the time of cooling of the st</w:instrText>
      </w:r>
      <w:r w:rsidR="00E14AAC" w:rsidRPr="00E35E42">
        <w:rPr>
          <w:lang w:val="en-US"/>
        </w:rPr>
        <w:instrText>rait. The strait\u2019s seasonal increasing transport trends (\u223c0.02 Sv/yr) are largest from May\u2013November, likely due to the large wind-driven variability masking the signal in other months. We show that Ekman set-up of waters along the coast in the strait can explain the strong correlation of the water velocity with along-strait winds (as opposed to across-strait winds). We highlight the strong seasonality of this relatio\u2026", "author" : [ { "dropping-particle" : "", "family" : "Woodgate", "given" : "Rebecca A", "non-dropping-particle" : "", "parse-names" : false, "suffix" : "" } ], "container-title" : "Progress in Oceanography", "id" : "ITEM-1", "issued" : { "date-parts" : [ [ "2018" ] ] }, "page" : "124-154", "title" : "Increases in the Pacific inflow to the Arctic from 1990 to 2015, and insights into seasonal trends and driving mechanisms from year-round Bering Strait mooring data", "translator" : [ { "dropping-particle" : "", "family" : "H2036", "given" : "", "non-dropping-particle" : "", "parse-names" : false, "suffix" : "" } ], "type" : "article-journal", "volume" : "160" }, "uris" : [ "http://www.mendeley.com/documents/?uuid=64669b7f-4976-4d6d-842d-d06123461cf2" ] } ], "mendeley" : { "formattedCitation" : "(Woodgate, 2018)", "plainTextFormattedCitation" : "(Woodgate, 2018)", "previouslyFormattedCitation" : "(Woodgate, 2018)" }, "properties" : { "noteIndex" : 0 }, "schema" : "https://github.com/citation-style-language/schema/raw/master/csl-citation.json" }</w:instrText>
      </w:r>
      <w:r w:rsidRPr="003A0C0D">
        <w:fldChar w:fldCharType="separate"/>
      </w:r>
      <w:ins w:id="4744" w:author="Robin Matthews" w:date="2021-05-18T16:05:00Z">
        <w:r w:rsidR="00602365">
          <w:rPr>
            <w:noProof/>
            <w:lang w:val="en-GB"/>
          </w:rPr>
          <w:t>(Woodgate, 2018)</w:t>
        </w:r>
      </w:ins>
      <w:del w:id="4745" w:author="Robin Matthews" w:date="2021-05-18T16:05:00Z">
        <w:r w:rsidRPr="00FA4D8D" w:rsidDel="00602365">
          <w:rPr>
            <w:noProof/>
            <w:lang w:val="en-GB"/>
          </w:rPr>
          <w:delText>(Woodgate, 2018)</w:delText>
        </w:r>
      </w:del>
      <w:r w:rsidRPr="003A0C0D">
        <w:fldChar w:fldCharType="end"/>
      </w:r>
      <w:r w:rsidRPr="00FA4D8D">
        <w:rPr>
          <w:rFonts w:cs="Times New Roman"/>
          <w:lang w:val="en-GB"/>
        </w:rPr>
        <w:t xml:space="preserve">. Key basin-scale arrays include transport-measuring arrays in the Atlantic Ocean, continuing </w:t>
      </w:r>
      <w:commentRangeStart w:id="4746"/>
      <w:r w:rsidRPr="003A0C0D">
        <w:rPr>
          <w:rFonts w:cs="Times New Roman"/>
        </w:rPr>
        <w:fldChar w:fldCharType="begin" w:fldLock="1"/>
      </w:r>
      <w:r w:rsidR="00E81B0B">
        <w:rPr>
          <w:rFonts w:cs="Times New Roman"/>
          <w:lang w:val="en-GB"/>
        </w:rPr>
        <w:instrText>ADDIN CSL_CITATION { "citationItems" : [ { "id" : "ITEM-1", "itemData" : { "DOI" : "10.1126/science.aau6592", "ISSN" : "0036-8075", "abstract" : "The Atlantic meridional overturning circulation (AMOC) has a strong influence on climate, so it is important to understand how global warming may affect it. Lozier et al. report initial results from the Overturning in the Subpolar North Atlantic Program (OSNAP) (see the Perspective by Rhein). OSNAP has been measuring the flux of water transported by overturning in the high latitudes in the North Atlantic. The measurements reveal the strong variability of transport in the region and show that deep water formation in the Labrador Sea may not, as previously believed, be the major determinant of AMOC variability.Science, this issue p. 516; see also p. 456To provide an observational basis for the Intergovernmental Panel on Climate Change projections of a slowing Atlantic meridional overturning circulation (MOC) in the 21st century, the Overturning in the Subpolar North Atlantic Program (OSNAP) observing system was launched in the summer of 2014. The first 21-month record reveals a highly variable overturning circulation responsible for the majority of the heat and freshwater transport across the OSNAP line. In a departure from the prevailing view that changes in deep water formation in the Labrador Sea dominate MOC variability, these results suggest that the conversion of warm, salty, shallow Atlantic waters into colder, fresher, deep waters that move southward in the Irminger and Iceland basins is largely responsible for overturning and its variability in the subpolar basin.", "author" : [ { "dropping-particle" : "", "family" : "Lozier", "given" : "M S", "non-dropping-particle" : "", "parse-names" : false, "suffix" : "" }, { "dropping-particle" : "", "family" : "Li", "given" : "F", "non-dropping-particle" : "", "parse-names" : false, "suffix" : "" }, { "dropping-particle" : "", "family" : "Bacon", "given" : "S", "non-dropping-particle" : "", "parse-names" : false, "suffix" : "" }, { "dropping-particle" : "", "family" : "Bahr", "given" : "F", "non-dropping-particle" : "", "parse-names" : false, "suffix" : "" }, { "dropping-particle" : "", "family" : "Bower", "given" : "A S", "non-dropping-particle" : "", "parse-names" : false, "suffix" : "" }, { "dropping-particle" : "", "family" : "Cunningham", "given" : "S A", "non-dropping-particle" : "", "parse-names" : false, "suffix" : "" }, { "dropping-particle" : "", "family" : "Jong", "given" : "M F", "non-dropping-particle" : "de", "parse-names" : false, "suffix" : "" }, { "dropping-particle" : "", "family" : "Steur", "given" : "L", "non-dropping-particle" : "de", "parse-names" : false, "suffix" : "" }, { "dropping-particle" : "", "family" : "DeYoung", "given" : "B", "non-dropping-particle" : "", "parse-names" : false, "suffix" : "" }, { "dropping-particle" : "", "family" : "Fischer", "given" : "J", "non-dropping-particle" : "", "parse-names" : false, "suffix" : "" }, { "dropping-particle" : "", "family" : "Gary", "given" : "S F", "non-dropping-particle" : "", "parse-names" : false, "suffix" : "" }, { "dropping-particle" : "", "family" : "Greenan", "given" : "B J W", "non-dropping-particle" : "", "parse-names" : false, "suffix" : "" }, { "dropping-particle" : "", "family" : "Holliday", "given" : "N P", "non-dropping-particle" : "", "parse-names" : false, "suffix" : "" }, { "dropping-particle" : "", "family" : "Houk", "given" : "A", "non-dropping-particle" : "", "parse-names" : false, "suffix" : "" }, { "dropping-particle" : "", "family" : "Houpert", "given" : "L", "non-dropping-particle" : "", "parse-names" : false, "suffix" : "" }, { "dropping-particle" : "", "family" : "Inall", "given" : "M E", "non-dropping-particle" : "", "parse-names" : false, "suffix" : "" }, { "dropping-particle" : "", "family" : "Johns", "given" : "W E", "non-dropping-particle" : "", "parse-names" : false, "suffix" : "" }, { "dropping-particle" : "", "family" : "Johnson", "given" : "H L", "non-dropping-particle" : "", "parse-names" : false, "suffix" : "" }, { "dropping-particle" : "", "family" : "Johnson", "given" : "C", "non-dropping-particle" : "", "parse-names" : false, "suffix" : "" }, { "dropping-particle" : "", "family" : "Karstensen", "given" : "J", "non-dropping-particle" : "", "parse-names" : false, "suffix" : "" }, { "dropping-particle" : "", "family" : "Koman", "given" : "G", "non-dropping-particle" : "", "parse-names" : false, "suffix" : "" }, { "dropping-particle" : "", "family" : "Bras", "given" : "I A", "non-dropping-particle" : "Le", "parse-names" : false, "suffix" : "" }, { "dropping-particle" : "", "family" : "Lin", "given" : "X", "non-dropping-particle" : "", "parse-names" : false, "suffix" : "" }, { "dropping-particle" : "", "family" : "Mackay", "given" : "N", "non-dropping-particle" : "", "parse-names" : false, "suffix" : "" }, { "dropping-particle" : "", "family" : "Marshall", "given" : "D P", "non-dropping-particle" : "", "parse-names" : false, "suffix" : "" }, { "dropping-particle" : "", "family" : "Mercier", "given" : "H", "non-dropping-particle" : "", "parse-names" : false, "suffix" : "" }, { "dropping-particle" : "", "family" : "Oltmanns", "given" : "M", "non-dropping-particle" : "", "parse-names" : false, "suffix" : "" }, { "dropping-particle" : "", "family" : "Pickart", "given" : "R S", "non-dropping-particle" : "", "parse-names" : false, "suffix" : "" }, { "dropping-particle" : "", "family" : "Ramsey", "given" : "A L", "non-dropping-particle" : "", "parse-names" : false, "suffix" : "" }, { "dropping-particle" : "", "family" : "Rayner", "given" : "D", "non-dropping-particle" : "", "parse-names" : false, "suffix" : "" }, { "dropping-particle" : "", "family" : "Straneo", "given" : "F", "non-dropping-particle" : "", "parse-names" : false, "suffix" : "" }, { "dropping-particle" : "", "family" : "Thierry", "given" : "V", "non-dropping-particle" : "", "parse-names" : false, "suffix" : "" }, { "dropping-particle" : "", "family" : "Torres", "given" : "D J", "non-dropping-particle" : "", "parse-names" : false, "suffix" : "" }, { "dropping-particle" : "", "family" : "Williams", "given" : "R G", "non-dropping-particle" : "", "parse-names" : false, "suffix" : "" }, { "dropping-particle" : "", "family" : "Wilson", "given" : "C", "non-dropping-particle" : "", "parse-names" : false, "suffix" : "" }, { "dropping-particle" : "", "family" : "Yang", "given" : "J", "non-dropping-particle" : "", "parse-names" : false, "suffix" : "" }, { "dropping-particle" : "", "family" : "Yashayaev", "given" : "I", "non-dropping-particle" : "", "parse-names" : false, "suffix" : "" }, { "dropping-particle" : "", "family" : "Zhao", "given" : "J", "non-dropping-particle" : "", "parse-names" : false, "suffix" : "" } ], "container-title" : "Science", "id" : "ITEM-1", "issue" : "6426", "issued" : { "date-parts" : [ [ "2019" ] ] }, "page" : "516-521", "publisher" : "American Association for the Advancement of Science", "title" : "A sea change in our view of overturning in the subpolar North Atlantic", "translator" : [ { "dropping-particle" : "", "family" : "H3974", "given" : "", "non-dropping-particle" : "", "parse-names" : false, "suffix" : "" } ], "type" : "article-journal", "volume" : "363" }, "uris" : [ "http://www.mendeley.com/documents/?uuid=bf40b585-55bc-4a69-ae95-129806948c5f" ] }, { "id" : "ITEM-2", "itemData" : { "DOI" : "10.1029/2019RG000654", "ISSN" : "8755-1209", "abstract" : "Key Points The AMOC is a system of ocean currents that move heat and carbon around the planet and is predicted to decline in the future The AMOC has been directly measured since the 2000s, but we now have observation systems in place that can verify a future decline We look at how these systems might develop in the future and consider how they might fit in an optimized Atlantic observing system", "author" : [ { "dropping-particle" : "", "family" : "McCarthy", "given" : "G D", "non-dropping-particle" : "", "parse-names" : false, "suffix" : "" }, { "dropping-particle" : "", "family" : "Brown", "given" : "P J", "non-dropping-particle" : "", "parse-names" : false, "suffix" : "" }, { "dropping-particle" : "", "family" : "Flagg", "given" : "C N", "non-dropping-particle" : "", "parse-names" : false, "suffix" : "" }, { "dropping-particle" : "", "family" : "Goni", "given" : "G", "non-dropping-particle" : "", "parse-names" : false, "suffix" : "" }, { "dropping-particle" : "", "family" : "Houpert", "given" : "L", "non-dropping-particle" : "", "parse-names" : false, "suffix" : "" }, { "dropping-particle" : "", "family" : "Hughes", "given" : "C W", "non-dropping-particle" : "", "parse-names" : false, "suffix" : "" }, { "dropping-particle" : "", "family" : "Hummels", "given" : "R", "non-dropping-particle" : "", "parse-names" : false, "suffix" : "" }, { "dropping-particle" : "", "family" : "Inall", "given" : "M", "non-dropping-particle" : "", "parse-names" : false, "suffix" : "" }, { "dropping-particle" : "", "family" : "Jochumsen", "given" : "K", "non-dropping-particle" : "", "parse-names" : false, "suffix" : "" }, { "dropping-particle" : "", "family" : "Larsen", "given" : "K M H", "non-dropping-particle" : "", "parse-names" : false, "suffix" : "" }, { "dropping-particle" : "", "family" : "Lherminier", "given" : "P", "non-dropping-particle" : "", "parse-names" : false, "suffix" : "" }, { "dropping-particle" : "", "family" : "Meinen", "given" : "C S", "non-dropping-particle" : "", "parse-names" : false, "suffix" : "" }, { "dropping-particle" : "", "family" : "Moat", "given" : "B I", "non-dropping-particle" : "", "parse-names" : false, "suffix" : "" }, { "dropping-particle" : "", "family" : "Rayner", "given" : "D", "non-dropping-particle" : "", "parse-names" : false, "suffix" : "" }, { "dropping-particle" : "", "family" : "Rhein", "given" : "M", "non-dropping-particle" : "", "parse-names" : false, "suffix" : "" }, { "dropping-particle" : "", "family" : "Roessler", "given" : "A", "non-dropping-particle" : "", "parse-names" : false, "suffix" : "" }, { "dropping-particle" : "", "family" : "Schmid", "given" : "C", "non-dropping-particle" : "", "parse-names" : false, "suffix" : "" }, { "dropping-particle" : "", "family" : "Smeed", "given" : "D A", "non-dropping-particle" : "", "parse-names" : false, "suffix" : "" } ], "container-title" : "Reviews of Geophysics", "id" : "ITEM-2", "issue" : "1", "issued" : { "date-parts" : [ [ "2020", "3", "8" ] ] }, "note" : "e2019RG000654 2019RG000654", "page" : "e2019RG000654", "title" : "Sustainable Observations of the AMOC: Methodology and Technology", "translator" : [ { "dropping-particle" : "", "family" : "H3975", "given" : "", "non-dropping-particle" : "", "parse-names" : false, "suffix" : "" } ], "type" : "article-journal", "volume" : "58" }, "uris" : [ "http://www.mendeley.com/documents/?uuid=736e536f-8b4d-4268-8847-7f78a83844b5" ] } ], "mendeley" : { "formattedCitation" : "(Lozier et al., 2019; McCarthy et al., 2020)", "manualFormatting" : "(McCarthy et al., 2020)", "plainTextFormattedCitation" : "(Lozier et al., 2019; McCarthy et al., 2020)", "previouslyFormattedCitation" : "(Lozier et al., 2019; McCarthy et al., 2020)" }, "properties" : { "noteIndex" : 0 }, "schema" : "https://github.com/citation-style-language/schema/raw/master/csl-citation.json" }</w:instrText>
      </w:r>
      <w:r w:rsidRPr="003A0C0D">
        <w:rPr>
          <w:rFonts w:cs="Times New Roman"/>
        </w:rPr>
        <w:fldChar w:fldCharType="separate"/>
      </w:r>
      <w:ins w:id="4747" w:author="Robin Matthews" w:date="2021-05-18T16:05:00Z">
        <w:r w:rsidR="00602365">
          <w:rPr>
            <w:rFonts w:cs="Times New Roman"/>
            <w:noProof/>
          </w:rPr>
          <w:t>(McCarthy et al., 2020)</w:t>
        </w:r>
      </w:ins>
      <w:del w:id="4748" w:author="Robin Matthews" w:date="2021-05-18T16:05:00Z">
        <w:r w:rsidRPr="003A0C0D" w:rsidDel="00602365">
          <w:rPr>
            <w:rFonts w:cs="Times New Roman"/>
            <w:noProof/>
          </w:rPr>
          <w:delText>(McCarthy et al., 2020)</w:delText>
        </w:r>
      </w:del>
      <w:r w:rsidRPr="003A0C0D">
        <w:rPr>
          <w:rFonts w:cs="Times New Roman"/>
        </w:rPr>
        <w:fldChar w:fldCharType="end"/>
      </w:r>
      <w:commentRangeEnd w:id="4746"/>
      <w:r w:rsidR="00DE1ED4">
        <w:rPr>
          <w:rStyle w:val="CommentReference"/>
        </w:rPr>
        <w:commentReference w:id="4746"/>
      </w:r>
      <w:r w:rsidRPr="003A0C0D">
        <w:rPr>
          <w:rFonts w:cs="Times New Roman"/>
        </w:rPr>
        <w:t xml:space="preserve"> </w:t>
      </w:r>
      <w:r>
        <w:rPr>
          <w:rFonts w:cs="Times New Roman"/>
        </w:rPr>
        <w:t xml:space="preserve">or newly added since AR5 </w:t>
      </w:r>
      <w:r>
        <w:rPr>
          <w:rFonts w:cs="Times New Roman"/>
        </w:rPr>
        <w:fldChar w:fldCharType="begin" w:fldLock="1"/>
      </w:r>
      <w:r w:rsidR="00E81B0B">
        <w:rPr>
          <w:rFonts w:cs="Times New Roman"/>
        </w:rPr>
        <w:instrText>ADDIN CSL_CITATION { "citationItems" : [ { "id" : "ITEM-1", "itemData" : { "DOI" : "10.1126/science.aau6592", "ISSN" : "0036-8075", "abstract" : "The Atlantic meridional overturning circulation (AMOC) has a strong influence on climate, so it is important to understand how global warming may affect it. Lozier et al. report initial results from the Overturning in the Subpolar North Atlantic Program (OSNAP) (see the Perspective by Rhein). OSNAP has been measuring the flux of water transported by overturning in the high latitudes in the North Atlantic. The measurements reveal the strong variability of transport in the region and show that deep water formation in the Labrador Sea may not, as previously believed, be the major determinant of AMOC variability.Science, this issue p. 516; see also p. 456To provide an observational basis for the Intergovernmental Panel on Climate Change projections of a slowing Atlantic meridional overturning circulation (MOC) in the 21st century, the Overturning in the Subpolar North Atlantic Program (OSNAP) observing system was launched in the summer of 2014. The first 21-month record reveals a highly variable overturning circulation responsible for the majority of the heat and freshwater transport across the OSNAP line. In a departure from the prevailing view that changes in deep water formation in the Labrador Sea dominate MOC variability, these results suggest that the conversion of warm, salty, shallow Atlantic waters into colder, fresher, deep waters that move southward in the Irminger and Iceland basins is largely responsible for overturning and its variability in the subpolar basin.", "author" : [ { "dropping-particle" : "", "family" : "Lozier", "given" : "M S", "non-dropping-particle" : "", "parse-names" : false, "suffix" : "" }, { "dropping-particle" : "", "family" : "Li", "given" : "F", "non-dropping-particle" : "", "parse-names" : false, "suffix" : "" }, { "dropping-particle" : "", "family" : "Bacon", "given" : "S", "non-dropping-particle" : "", "parse-names" : false, "suffix" : "" }, { "dropping-particle" : "", "family" : "Bahr", "given" : "F", "non-dropping-particle" : "", "parse-names" : false, "suffix" : "" }, { "dropping-particle" : "", "family" : "Bower", "given" : "A S", "non-dropping-particle" : "", "parse-names" : false, "suffix" : "" }, { "dropping-particle" : "", "family" : "Cunningham", "given" : "S A", "non-dropping-particle" : "", "parse-names" : false, "suffix" : "" }, { "dropping-particle" : "", "family" : "Jong", "given" : "M F", "non-dropping-particle" : "de", "parse-names" : false, "suffix" : "" }, { "dropping-particle" : "", "family" : "Steur", "given" : "L", "non-dropping-particle" : "de", "parse-names" : false, "suffix" : "" }, { "dropping-particle" : "", "family" : "DeYoung", "given" : "B", "non-dropping-particle" : "", "parse-names" : false, "suffix" : "" }, { "dropping-particle" : "", "family" : "Fischer", "given" : "J", "non-dropping-particle" : "", "parse-names" : false, "suffix" : "" }, { "dropping-particle" : "", "family" : "Gary", "given" : "S F", "non-dropping-particle" : "", "parse-names" : false, "suffix" : "" }, { "dropping-particle" : "", "family" : "Greenan", "given" : "B J W", "non-dropping-particle" : "", "parse-names" : false, "suffix" : "" }, { "dropping-particle" : "", "family" : "Holliday", "given" : "N P", "non-dropping-particle" : "", "parse-names" : false, "suffix" : "" }, { "dropping-particle" : "", "family" : "Houk", "given" : "A", "non-dropping-particle" : "", "parse-names" : false, "suffix" : "" }, { "dropping-particle" : "", "family" : "Houpert", "given" : "L", "non-dropping-particle" : "", "parse-names" : false, "suffix" : "" }, { "dropping-particle" : "", "family" : "Inall", "given" : "M E", "non-dropping-particle" : "", "parse-names" : false, "suffix" : "" }, { "dropping-particle" : "", "family" : "Johns", "given" : "W E", "non-dropping-particle" : "", "parse-names" : false, "suffix" : "" }, { "dropping-particle" : "", "family" : "Johnson", "given" : "H L", "non-dropping-particle" : "", "parse-names" : false, "suffix" : "" }, { "dropping-particle" : "", "family" : "Johnson", "given" : "C", "non-dropping-particle" : "", "parse-names" : false, "suffix" : "" }, { "dropping-particle" : "", "family" : "Karstensen", "given" : "J", "non-dropping-particle" : "", "parse-names" : false, "suffix" : "" }, { "dropping-particle" : "", "family" : "Koman", "given" : "G", "non-dropping-particle" : "", "parse-names" : false, "suffix" : "" }, { "dropping-particle" : "", "family" : "Bras", "given" : "I A", "non-dropping-particle" : "Le", "parse-names" : false, "suffix" : "" }, { "dropping-particle" : "", "family" : "Lin", "given" : "X", "non-dropping-particle" : "", "parse-names" : false, "suffix" : "" }, { "dropping-particle" : "", "family" : "Mackay", "given" : "N", "non-dropping-particle" : "", "parse-names" : false, "suffix" : "" }, { "dropping-particle" : "", "family" : "Marshall", "given" : "D P", "non-dropping-particle" : "", "parse-names" : false, "suffix" : "" }, { "dropping-particle" : "", "family" : "Mercier", "given" : "H", "non-dropping-particle" : "", "parse-names" : false, "suffix" : "" }, { "dropping-particle" : "", "family" : "Oltmanns", "given" : "M", "non-dropping-particle" : "", "parse-names" : false, "suffix" : "" }, { "dropping-particle" : "", "family" : "Pickart", "given" : "R S", "non-dropping-particle" : "", "parse-names" : false, "suffix" : "" }, { "dropping-particle" : "", "family" : "Ramsey", "given" : "A L", "non-dropping-particle" : "", "parse-names" : false, "suffix" : "" }, { "dropping-particle" : "", "family" : "Rayner", "given" : "D", "non-dropping-particle" : "", "parse-names" : false, "suffix" : "" }, { "dropping-particle" : "", "family" : "Straneo", "given" : "F", "non-dropping-particle" : "", "parse-names" : false, "suffix" : "" }, { "dropping-particle" : "", "family" : "Thierry", "given" : "V", "non-dropping-particle" : "", "parse-names" : false, "suffix" : "" }, { "dropping-particle" : "", "family" : "Torres", "given" : "D J", "non-dropping-particle" : "", "parse-names" : false, "suffix" : "" }, { "dropping-particle" : "", "family" : "Williams", "given" : "R</w:instrText>
      </w:r>
      <w:r w:rsidR="00E81B0B" w:rsidRPr="00A1237E">
        <w:rPr>
          <w:rFonts w:cs="Times New Roman"/>
          <w:lang w:val="en-US"/>
        </w:rPr>
        <w:instrText xml:space="preserve"> G", "non-dropping-particle" : "", "parse-names" : false, "suffix" : "" }, { "dropping-particle" : "", "family" : "Wilson", "given" : "C", "non-dropping-particle" : "", "parse-names" : false, "suffix" : "" }, { "dropping-particle" : "", "family" : "Yang", "given" : "J", "non-dropping-particle" : "", "parse-names" : false, "suffix" : "" }, { "dropping-particle" : "", "family" : "Yashayaev", "given" : "I", "non-dropping-particle" : "", "parse-names" : false, "suffix" : "" }, { "dropping-particle" : "", "family" : "Zhao", "given" : "J", "non-dropping-particle" : "", "parse-names" : false, "suffix" : "" } ], "container-title" : "Science", "id" : "ITEM-1", "issue" : "6426", "issued" : { "date-parts" : [ [ "2019" ] ] }, "page" : "516-521", "publisher" : "American Association for the Advancement of Science", "title" : "A sea change in our view of overturning in the subpolar North Atlantic", "translator" : [ { "dropping-particle" : "", "family" : "H3974", "given" : "", "non-dropping-particle" : "", "parse-names" : false, "suffix" : "" } ], "type" : "article-journal", "volume" : "363" }, "uris" : [ "http://www.mendeley.com/documents/?uuid=bf40b585-55bc-4a69-ae95-129806948c5f" ] } ], "mendeley" : { "formattedCitation" : "(Lozier et al., 2019)", "plainTextFormattedCitation" : "(Lozier et al., 2019)", "previouslyFormattedCitation" : "(Lozier et al., 2019)" }, "properties" : { "noteIndex" : 0 }, "schema" : "https://github.com/citation-style-language/schema/raw/master/csl-citation.json" }</w:instrText>
      </w:r>
      <w:r>
        <w:rPr>
          <w:rFonts w:cs="Times New Roman"/>
        </w:rPr>
        <w:fldChar w:fldCharType="separate"/>
      </w:r>
      <w:ins w:id="4749" w:author="Robin Matthews" w:date="2021-05-18T16:05:00Z">
        <w:r w:rsidR="00602365">
          <w:rPr>
            <w:rFonts w:cs="Times New Roman"/>
            <w:noProof/>
            <w:lang w:val="en-GB"/>
          </w:rPr>
          <w:t>(Lozier et al., 2019)</w:t>
        </w:r>
      </w:ins>
      <w:del w:id="4750" w:author="Robin Matthews" w:date="2021-05-18T16:05:00Z">
        <w:r w:rsidRPr="00FA4D8D" w:rsidDel="00602365">
          <w:rPr>
            <w:rFonts w:cs="Times New Roman"/>
            <w:noProof/>
            <w:lang w:val="en-GB"/>
          </w:rPr>
          <w:delText>(Lozier et al., 2019)</w:delText>
        </w:r>
      </w:del>
      <w:r>
        <w:rPr>
          <w:rFonts w:cs="Times New Roman"/>
        </w:rPr>
        <w:fldChar w:fldCharType="end"/>
      </w:r>
      <w:r w:rsidRPr="00FA4D8D">
        <w:rPr>
          <w:rFonts w:cs="Times New Roman"/>
          <w:lang w:val="en-GB"/>
        </w:rPr>
        <w:t>, supporting the assessment of regional ocean circulation (</w:t>
      </w:r>
      <w:del w:id="4751" w:author="Ian Blenkinsop" w:date="2021-07-12T14:43:00Z">
        <w:r w:rsidRPr="00FA4D8D" w:rsidDel="002B41D5">
          <w:rPr>
            <w:rFonts w:cs="Times New Roman"/>
            <w:lang w:val="en-GB"/>
          </w:rPr>
          <w:delText xml:space="preserve">Chapter 9, </w:delText>
        </w:r>
      </w:del>
      <w:del w:id="4752" w:author="Ian Blenkinsop" w:date="2021-07-07T16:48:00Z">
        <w:r w:rsidRPr="00FA4D8D" w:rsidDel="00514564">
          <w:rPr>
            <w:rFonts w:cs="Times New Roman"/>
            <w:lang w:val="en-GB"/>
          </w:rPr>
          <w:delText xml:space="preserve">section </w:delText>
        </w:r>
      </w:del>
      <w:ins w:id="4753" w:author="Ian Blenkinsop" w:date="2021-07-07T16:48:00Z">
        <w:r w:rsidR="00514564">
          <w:rPr>
            <w:rFonts w:cs="Times New Roman"/>
            <w:lang w:val="en-GB"/>
          </w:rPr>
          <w:t>S</w:t>
        </w:r>
        <w:r w:rsidR="00514564" w:rsidRPr="00FA4D8D">
          <w:rPr>
            <w:rFonts w:cs="Times New Roman"/>
            <w:lang w:val="en-GB"/>
          </w:rPr>
          <w:t xml:space="preserve">ection </w:t>
        </w:r>
      </w:ins>
      <w:r w:rsidRPr="00FA4D8D">
        <w:rPr>
          <w:rFonts w:cs="Times New Roman"/>
          <w:lang w:val="en-GB"/>
        </w:rPr>
        <w:t xml:space="preserve">9.2.3). Tropical ocean moorings in the Pacific, Indian and Atlantic oceans include new sites, improved capability for </w:t>
      </w:r>
      <w:del w:id="4754" w:author="Ian Blenkinsop" w:date="2021-07-07T16:49:00Z">
        <w:r w:rsidRPr="00FA4D8D" w:rsidDel="00514564">
          <w:rPr>
            <w:rFonts w:cs="Times New Roman"/>
            <w:lang w:val="en-GB"/>
          </w:rPr>
          <w:delText xml:space="preserve">real </w:delText>
        </w:r>
      </w:del>
      <w:ins w:id="4755" w:author="Ian Blenkinsop" w:date="2021-07-07T16:49:00Z">
        <w:r w:rsidR="00514564" w:rsidRPr="00FA4D8D">
          <w:rPr>
            <w:rFonts w:cs="Times New Roman"/>
            <w:lang w:val="en-GB"/>
          </w:rPr>
          <w:t>real</w:t>
        </w:r>
        <w:r w:rsidR="00514564">
          <w:rPr>
            <w:rFonts w:cs="Times New Roman"/>
            <w:lang w:val="en-GB"/>
          </w:rPr>
          <w:t>-</w:t>
        </w:r>
      </w:ins>
      <w:r w:rsidRPr="00FA4D8D">
        <w:rPr>
          <w:rFonts w:cs="Times New Roman"/>
          <w:lang w:val="en-GB"/>
        </w:rPr>
        <w:t>time transmission, and new oxygen and CO</w:t>
      </w:r>
      <w:r w:rsidRPr="00FA4D8D">
        <w:rPr>
          <w:rFonts w:cs="Times New Roman"/>
          <w:vertAlign w:val="subscript"/>
          <w:lang w:val="en-GB"/>
        </w:rPr>
        <w:t>2</w:t>
      </w:r>
      <w:r w:rsidRPr="00FA4D8D">
        <w:rPr>
          <w:rFonts w:cs="Times New Roman"/>
          <w:lang w:val="en-GB"/>
        </w:rPr>
        <w:t xml:space="preserve"> sensors </w:t>
      </w:r>
      <w:r>
        <w:rPr>
          <w:rFonts w:cs="Times New Roman"/>
        </w:rPr>
        <w:fldChar w:fldCharType="begin" w:fldLock="1"/>
      </w:r>
      <w:ins w:id="4756" w:author="Robin Matthews" w:date="2021-05-18T17:45:00Z">
        <w:r w:rsidR="00DE1ED4">
          <w:rPr>
            <w:rFonts w:cs="Times New Roman"/>
            <w:lang w:val="en-GB"/>
          </w:rPr>
          <w:instrText>ADDIN CSL_CITATION { "citationItems" : [ { "id" : "ITEM-1", "itemData" : { "DOI" : "10.3389/fmars.2019.00031", "ISSN" : "2296-7745", "abstract" : "This paper reviews the design of the Tropical Pacific Observing System (TPOS) and its governance and takes a forward look at prospective change. The initial findings of the TPOS 2020 Project embrace new strategic approaches and technologies in a user-driven design and the variable focus of the Framework for Ocean Observing. User requirements arise from climate prediction and research, climate change and the climate record, and coupled modeling and data assimilation more generally. Requirements include focus on the upper ocean and air-sea interactions, sampling of diurnal variations, finer spatial scales and emerging demands related to biogeochemistry and ecosystems. One aim is to sample a diversity of climatic regimes in addition to the equatorial zone. The status and outlook for meeting the requirements of the design are discussed. This is accomplished through integrated and complementary capabilities of networks, including satellites, moorings, profiling floats and autonomous vehicles. Emerging technologies and methods are also discussed. The outlook highlights a few new foci of the design: biogeochemistry and ecosystems, low-latitude western boundary currents and the eastern Pacific. Low latitude western boundary currents are conduits of tropical-subtropical interactions, supplying waters of mid to high latitude origin to the western equatorial Pacific and into the Indonesian Throughflow. They are an essential part of the recharge/discharge of equatorial warm water volume at interannual timescales and play crucial roles in climate variability on regional and global scales. The tropical eastern Pacific, where extreme El Ni\u00f1o events develop, requires tailored approaches owing to the complex of processes at work there involving coastal upwelling, and equatorial cold tongue dynamics, the oxygen minimum zone and the seasonal double Intertropical Convergence Zone. A pilot program building on existing networks is envisaged, complemented by a process study of the East Pacific ITCZ/warm pool/cold tongue/stratus coupled system. The sustainability of TPOS depends on effective and strong collaborative partnerships and governance arrangements. Revisiting regional mechanisms and engaging new partners in the context of a planned and systematic design will ensure a multi-purpose, multi-faceted integrated approach that is sustainable and responsive to changing needs.", "author" : [ { "dropping-particle" : "", "family" : "Smith", "given" : "Neville", "non-dropping-particle" : "", "parse-names" : false, "suffix" : "" }, { "dropping-particle" : "", "family" : "Kessler", "given" : "William S", "non-dropping-particle" : "", "parse-names" : false, "suffix" : "" }, { "dropping-particle" : "", "family" : "Cravatte", "given" : "Sophie", "non-dropping-particle" : "", "parse-names" : false, "suffix" : "" }, { "dropping-particle" : "", "family" : "Sprintall", "given" : "Janet", "non-dropping-particle" : "", "parse-names" : false, "suffix" : "" }, { "dropping-particle" : "", "family" : "Wijffels", "given" : "Susan", "non-dropping-particle" : "", "parse-names" : false, "suffix" : "" }, { "dropping-particle" : "", "family" : "Cronin", "given" : "Meghan F", "non-dropping-particle" : "", "parse-names" : false, "suffix" : "" }, { "dropping-particle" : "", "family" : "Sutton", "given" : "Adrienne", "non-dropping-particle" : "", "parse-names" : false, "suffix" : "" }, { "dropping-particle" : "", "family" : "Serra", "given" : "Yolande L", "non-dropping-particle" : "", "parse-names" : false, "suffix" : "" }, { "dropping-particle" : "", "family" : "Dewitte", "given" : "Boris", "non-dropping-particle" : "", "parse-names" : false, "suffix" : "" }, { "dropping-particle" : "", "family" : "Strutton", "given" : "Peter G", "non-dropping-particle" : "", "parse-names" : false, "suffix" : "" }, { "dropping-particle" : "", "family" : "Hill", "given" : "Katherine", "non-dropping-particle" : "", "parse-names" : false, "suffix" : "" }, { "dropping-particle" : "", "family" : "Gupta", "given" : "Alex", "non-dropping-particle" : "Sen", "parse-names" : false, "suffix" : "" }, { "dropping-particle" : "", "family" : "Lin", "given" : "Xiaopei", "non-dropping-particle" : "", "parse-names" : false, "suffix" : "" }, { "dropping-particle" : "", "family" : "Takahashi", "given" : "Ken", "non-dropping-particle" : "", "parse-names" : false, "suffix" : "" }, { "dropping-particle" : "", "family" : "Chen", "given" : "Dake", "non-dropping-particle" : "", "parse-names" : false, "suffix" : "" }, { "dropping-particle" : "", "family" : "Brunner", "given" : "Shelby", "non-dropping-particle" : "", "parse-names" : false, "suffix" : "" } ], "container-title" : "Frontiers in Marine Science", "id" : "ITEM-1", "issued" : { "date-parts" : [ [ "2019" ] ] }, "page" : "31", "title" : "Tropical Pacific Observing System", "translator" : [ { "dropping-particle" : "", "family" : "H4538", "given" : "", "non-dropping-particle" : "", "parse-names" : false, "suffix" : "" } ], "type" : "article-journal", "volume" : "6" }, "uris" : [ "http://www.mendeley.com/documents/?uuid=67cfe45a-7e29-4d0b-9e0f-b2b99435ab68" ] }, { "id" : "ITEM-2", "itemData" : { "DOI" : "10.3389/fmars.2019.00355", "ISSN" : "2296-7745", "abstract" : "The Indian Ocean is warming faster than any of the global oceans and its climate is uniquely driven by the presence of a landmass at low latitudes, which causes monsoonal winds and reversing currents. The food, water, and energy security in the Indian Ocean rim countries and islands are intrinsically tied to its climate, with marine environmental goods and services, as well as trade within the basin, underpinning their economies. Hence, there are a range of societal needs for Indian Ocean observation arising from the influence of regional phenomena and climate change on, for instance, marine ecosystems, monsoon rains, and sea-level. The Indian Ocean Observing System (IndOOS), is a sustained observing system that monitors basin-scale ocean-atmosphere conditions, while providing flexibility in terms of emerging technologies and scientificand societal needs, and a framework for more regional and coastal monitoring. This paper reviews the societal and scientific motivations, current status, and future directions of IndOOS, while also discussing the need for enhanced coastal, shelf, and regional observations. The challenges of sustainability and implementation are also addressed, including capacity building, best practices, and integration of resources. The utility of IndOOS ultimately depends on the identification of, and engagement with, end-users and decision-makers and on the practical accessibility and transparency of data for a range of products and for decision-making processes. Therefore we highlight current progress, issues and challenges related to end user engagement with IndOOS, as well as the needs of the data assimilation and modeling communities. Knowledge of the status of the Indian Ocean climate and ecosystems and predictability of its future, depends on a wide range of socio-economic and environmental data, a significant part of which is provided by IndOOS.", "author" : [ { "dropping-particle" : "", "family" : "Hermes", "given" : "J C", "non-dropping-particle" : "", "parse-names" : false, "suffix" : "" }, { "dropping-particle" : "", "family" : "Masumoto", "given" : "Y", "non-dropping-particle" : "", "parse-names" : false, "suffix" : "" }, { "dropping-particle" : "", "family" : "Beal", "given" : "L M", "non-dropping-particle" : "", "parse-names" : false, "suffix" : "" }, { "dropping-particle" : "", "family" : "Roxy", "given" : "M K", "non-dropping-particle" : "", "parse-names" : false, "suffix" : "" }, { "dropping-particle" : "", "family" : "Vialard", "given" : "J", "non-dropping-particle" : "", "parse-names" : false, "suffix" : "" }, { "dropping-particle" : "", "family" : "Andres", "given" : "M", "non-dropping-particle" : "", "parse-names" : false, "suffix" : "" }, { "dropping-particle" : "", "family" : "Annamalai", "given" : "H", "non-dropping-particle" : "", "parse-names" : false, "suffix" : "" }, { "dropping-particle" : "", "family" : "Behera", "given" : "S", "non-dropping-particle" : "", "parse-names" : false, "suffix" : "" }, { "dropping-particle" : "", "family" : "D\u2019Adamo", "given" : "N", "non-dropping-particle" : "", "parse-names" : false, "suffix" : "" }, { "dropping-particle" : "", "family" : "Doi", "given" : "T", "non-dropping-particle" : "", "parse-names" : false, "suffix" : "" }, { "dropping-particle" : "", "family" : "Feng", "given" : "M", "non-dropping-particle" : "", "parse-names" : false, "suffix" : "" }, { "dropping-particle" : "", "family" : "Han", "given" : "W", "non-dropping-particle" : "", "parse-names" : false, "suffix" : "" }, { "dropping-particle" : "", "family" : "Hardman-Mountford", "given" : "N", "non-dropping-particle" : "", "parse-names" : false, "suffix" : "" }, { "dropping-particle" : "", "family" : "Hendon", "given" : "H", "non-dropping-particle" : "", "parse-names" : false, "suffix" : "" }, { "dropping-particle" : "", "family" : "Hood", "given" : "R", "non-dropping-particle" : "", "parse-names" : false, "suffix" : "" }, { "dropping-particle" : "", "family" : "Kido", "given" : "S", "non-dropping-particle" : "", "parse-names" : false, "suffix" : "" }, { "dropping-particle" : "", "family" : "Lee", "given" : "C", "non-dropping-particle" : "", "parse-names" : false, "suffix" : "" }, { "dropping-particle" : "", "family" : "Lee", "given" : "T", "non-dropping-particle" : "", "parse-names" : false, "suffix" : "" }, { "dropping-particle" : "", "family" : "Lengaigne", "given" : "M", "non-dropping-particle" : "", "parse-names" : false, "suffix" : "" }, { "dropping-particle" : "", "family" : "Li", "given" : "J", "non-dropping-particle" : "", "parse-names" : false, "suffix" : "" }, { "dropping-particle" : "", "family" : "Lumpkin", "given" : "R", "non-dropping-particle" : "", "parse-names" : false, "suffix" : "" }, { "dropping-particle" : "", "family" : "Navaneeth", "given" : "K N", "non-dropping-particle" : "", "parse-names" : false, "suffix" : "" }, { "dropping-particle" : "", "family" : "Milligan", "given" : "B", "non-dropping-particle" : "", "parse-names" : false, "suffix" : "" }, { "dropping-particle" : "", "family" : "McPhaden", "given" : "M J", "non-dropping-particle" : "", "parse-names" : false, "suffix" : "" }, { "dropping-particle" : "", "family" : "Ravichandran", "given" : "M", "non-dropping-particle" : "", "parse-names" : false, "suffix" : "" }, { "dropping-particle" : "", "family" : "Shinoda", "given" : "T", "non-dropping-particle" : "", "parse-names" : false, "suffix" : "" }, { "dropping-particle" : "", "family" : "Singh", "given" : "A", "non-dropping-particle" : "", "parse-names" : false, "suffix" : "" }, { "dropping-particle" : "", "family" : "Sloyan", "given" : "B", "non-dropping-particle" : "", "parse-names" : false, "suffix" : "" }, { "dropping-particle" : "", "family" : "Strutton", "given" : "P G", "non-dropping-particle" : "", "parse-names" : false, "suffix" : "" }, { "dropping-particle" : "", "family" : "Subramanian", "given" : "A C", "non-dropping-particle" : "", "parse-names" : false, "suffix" : "" }, { "dropping-particle" : "", "family" : "Thurston", "given" : "S", "non-dropping-particle" : "", "parse-names" : false, "suffix" : "" }, { "dropping-particle" : "", "family" : "Tozuka", "given" : "T", "non-dropping-particle" : "", "parse-names" : false, "suffix" : "" }, { "dropping-particle" : "", "family" : "Ummenhofer", "given" : "C C", "non-dropping-particle" : "", "parse-names" : false, "suffix" : "" }, { "dropping-particle" : "", "family" : "Unnikrishnan", "given" : "A S", "non-dropping-particle" : "", "parse-names" : false, "suffix" : "" }, { "dropping-particle" : "", "family" : "Venkatesan", "given" : "R", "non-dropping-particle" : "", "parse-names" : false, "suffix" : "" }, { "dropping-particle" : "", "family" : "Wang", "given" : "D", "non-dropping-particle" : "", "parse-names" : false, "suffix" : "" }, { "dropping-particle" : "", "family" : "Wiggert", "given" : "J", "non-dropping-particle" : "", "parse-names" : false, "suffix" : "" }, { "dropping-particle" : "", "family" : "Yu", "given" : "L", "non-dropping-particle" : "", "parse-names" : false, "suffix" : "" }, { "dropping-particle" : "", "family" : "Yu", "given" : "W", "non-dropping-particle" : "", "parse-names" : false, "suffix" : "" } ], "container-title" : "Frontiers in Marine Science", "id" : "ITEM-2", "issued" : { "date-parts" : [ [ "2019" ] ] }, "page" : "355", "title" : "A Sustained Ocean Observing System in the Indian Ocean for Climate Related Scientific Knowledge and Societal Needs", "translator" : [ { "dropping-particle" : "", "family" : "H4539", "given" : "", "non-dropping-particle" : "", "parse-names" : false, "suffix" : "" } ], "type" : "article-journal", "volume" : "6" }, "uris" : [ "http://www.mendeley.com/documents/?uuid=419b70c5-76c3-48b7-9c25-bb40685cd1d8" ] }, { "id" : "ITEM-3", "itemData" : { "DOI" : "10.1029/2018EA000428", "abstract" : "Abstract Prediction and Research Moored Array in the Tropical Atlantic (PIRATA) is a multinational program initiated in 1997 in the tropical Atlantic to improve our understanding and ability to predict ocean-atmosphere variability. PIRATA consists of a network of moored buoys providing meteorological and oceanographic data transmitted in real time to address fundamental scientific questions as well as societal needs. The network is maintained through dedicated yearly cruises, which allow for extensive complementary shipboard measurements and provide platforms for deployment of other components of the Tropical Atlantic Observing System. This paper describes network enhancements, scientific accomplishments and successes obtained from the last 10 years of observations, and additional results enabled by cooperation with other national and international programs. Capacity building activities and the role of PIRATA in a future Tropical Atlantic Observing System that is presently being optimized are also described.", "author" : [ { "dropping-particle" : "", "family" : "Bourl\u00e8s", "given" : "Bernard", "non-dropping-particle" : "", "parse-names" : false, "suffix" : "" }, { "dropping-particle" : "", "family" : "Araujo", "given" : "Moacyr", "non-dropping-particle" : "", "parse-names" : false, "suffix" : "" }, { "dropping-particle" : "", "family" : "McPhaden", "given" : "Michael J", "non-dropping-particle" : "", "parse-names" : false, "suffix" : "" }, { "dropping-particle" : "", "family" : "Brandt", "given" : "Peter", "non-dropping-particle" : "", "parse-names" : false, "suffix" : "" }, { "dropping-particle" : "", "family" : "Foltz", "given" : "Gregory R", "non-dropping-particle" : "", "parse-names" : false, "suffix" : "" }, { "dropping-particle" : "", "family" : "Lumpkin", "given" : "Rick", "non-dropping-particle" : "", "parse-names" : false, "suffix" : "" }, { "dropping-particle" : "", "family" : "Giordani", "given" : "Herv\u00e9", "non-dropping-particle" : "", "parse-names" : false, "suffix" : "" }, { "dropping-particle" : "", "family" : "Hernandez", "given" : "Fabrice", "non-dropping-particle" : "", "parse-names" : false, "suffix" : "" }, { "dropping-particle" : "", "family" : "Lef\u00e8vre", "given" : "Nathalie", "non-dropping-particle" : "", "parse-names" : false, "suffix" : "" }, { "dropping-particle" : "", "family" : "Nobre", "given" : "Paulo", "non-dropping-particle" : "", "parse-names" : false, "suffix" : "" }, { "dropping-particle" : "", "family" : "Campos", "given" : "Edmo", "non-dropping-particle" : "", "parse-names" : false, "suffix" : "" }, { "dropping-particle" : "", "family" : "Saravanan", "given" : "Ramalingam", "non-dropping-particle" : "", "parse-names" : false, "suffix" : "" }, { "dropping-particle" : "", "family" : "Trotte-Duh\u00e0", "given" : "Janice", "non-dropping-particle" : "", "parse-names" : false, "suffix" : "" }, { "dropping-particle" : "", "family" : "Dengler", "given" : "Marcus", "non-dropping-particle" : "", "parse-names" : false, "suffix" : "" }, { "dropping-particle" : "", "family" : "Hahn", "given" : "Johannes", "non-dropping-particle" : "", "parse-names" : false, "suffix" : "" }, { "dropping-particle" : "", "family" : "Hummels", "given" : "Rebecca", "non-dropping-particle" : "", "parse-names" : false, "suffix" : "" }, { "dropping-particle" : "", "family" : "L\u00fcbbecke", "given" : "Joke F", "non-dropping-particle" : "", "parse-names" : false, "suffix" : "" }, { "dropping-particle" : "", "family" : "Rouault", "given" : "Mathieu", "non-dropping-particle" : "", "parse-names" : false, "suffix" : "" }, { "dropping-particle" : "", "family" : "Cotrim", "given" : "Leticia", "non-dropping-particle" : "", "parse-names" : false, "suffix" : "" }, { "dropping-particle" : "", "family" : "Sutton", "given" : "Adrienne", "non-dropping-particle" : "", "parse-names" : false, "suffix" : "" }, { "dropping-particle" : "", "family" : "Jochum", "given" : "Markus", "non-dropping-particle" : "", "parse-names" : false, "suffix" : "" }, { "dropping-particle" : "", "family" : "Perez", "given" : "Renellys C", "non-dropping-particle" : "", "parse-names" : false, "suffix" : "" } ], "container-title" : "Earth and Space Science", "id" : "ITEM-3", "issue" : "4", "issued" : { "date-parts" : [ [ "2019" ] ] }, "page" : "577-616", "title" : "PIRATA: A Sustained Observing System for Tropical Atlantic Climate Research and Forecasting", "translator" : [ { "dropping-particle" : "", "family" : "H2152", "given" : "", "non-dropping-particle" : "", "parse-names" : false, "suffix" : "" } ], "type" : "article-journal", "volume" : "6" }, "uris" : [ "http://www.mendeley.com/documents/?uuid=db96360f-4ee4-49f0-8742-4a4df4886247" ] } ], "mendeley" : { "formattedCitation" : "(Bourl\u00e8s et al., 2019; Hermes et al., 2019; Smith et al., 2019b)", "manualFormatting" : "(Bourl\u00e8s et al., 2019; Hermes et al., 2019; N. Smith et al., 2019)", "plainTextFormattedCitation" : "(Bourl\u00e8s et al., 2019; Hermes et al., 2019; Smith et al., 2019b)", "previouslyFormattedCitation" : "(Bourl\u00e8s et al., 2019; Hermes et al., 2019; Smith et al., 2019b)" }, "properties" : { "noteIndex" : 0 }, "schema" : "https://github.com/citation-style-language/schema/raw/master/csl-citation.json" }</w:instrText>
        </w:r>
      </w:ins>
      <w:del w:id="4757" w:author="Robin Matthews" w:date="2021-05-18T17:45:00Z">
        <w:r w:rsidR="00E81B0B" w:rsidDel="00DE1ED4">
          <w:rPr>
            <w:rFonts w:cs="Times New Roman"/>
            <w:lang w:val="en-GB"/>
          </w:rPr>
          <w:delInstrText xml:space="preserve">ADDIN CSL_CITATION { "citationItems" : [ { "id" : "ITEM-1", "itemData" : { "DOI" : "10.3389/fmars.2019.00031", "ISSN" : "2296-7745", "abstract" : "This paper reviews the design of the Tropical Pacific Observing System (TPOS) and its governance and takes a forward look at prospective change. The initial findings of the TPOS 2020 Project embrace new strategic approaches and technologies in a user-driven design and the variable focus of the Framework for Ocean Observing. User requirements arise from climate prediction and research, climate change and the climate record, and coupled modeling and data assimilation more generally. Requirements include focus on the upper ocean and air-sea interactions, sampling of diurnal variations, finer spatial scales and emerging demands related to biogeochemistry and ecosystems. One aim is to sample a diversity of climatic regimes in addition to the equatorial zone. The status and outlook for meeting the requirements of the design are discussed. This is accomplished through integrated and complementary capabilities of networks, including satellites, moorings, profiling floats and autonomous vehicles. Emerging technologies and methods are also discussed. The outlook highlights a few new foci of the design: biogeochemistry and ecosystems, low-latitude western boundary currents and the eastern Pacific. Low latitude western boundary currents are conduits of tropical-subtropical interactions, supplying waters of mid to high latitude origin to the western equatorial Pacific and into the Indonesian Throughflow. They are an essential part of the recharge/discharge of equatorial warm water volume at interannual timescales and play crucial roles in climate variability on regional and global scales. The tropical eastern Pacific, where extreme El Ni\u00f1o events develop, requires tailored approaches owing to the complex of processes at work there involving coastal upwelling, and equatorial cold tongue dynamics, the oxygen minimum zone and the seasonal double Intertropical Convergence Zone. A pilot program building on existing networks is envisaged, complemented by a process study of the East Pacific ITCZ/warm pool/cold tongue/stratus coupled system. The sustainability of TPOS depends on effective and strong collaborative partnerships and governance arrangements. Revisiting regional mechanisms and engaging new partners in the context of a planned and systematic design will ensure a multi-purpose, multi-faceted integrated approach that is sustainable and responsive to changing needs.", "author" : [ { "dropping-particle" : "", "family" : "Smith", "given" : "Neville", "non-dropping-particle" : "", "parse-names" : false, "suffix" : "" }, { "dropping-particle" : "", "family" : "Kessler", "given" : "William S", "non-dropping-particle" : "", "parse-names" : false, "suffix" : "" }, { "dropping-particle" : "", "family" : "Cravatte", "given" : "Sophie", "non-dropping-particle" : "", "parse-names" : false, "suffix" : "" }, { "dropping-particle" : "", "family" : "Sprintall", "given" : "Janet", "non-dropping-particle" : "", "parse-names" : false, "suffix" : "" }, { "dropping-particle" : "", "family" : "Wijffels", "given" : "Susan", "non-dropping-particle" : "", "parse-names" : false, "suffix" : "" }, { "dropping-particle" : "", "family" : "Cronin", "given" : "Meghan F", "non-dropping-particle" : "", "parse-names" : false, "suffix" : "" }, { "dropping-particle" : "", "family" : "Sutton", "given" : "Adrienne", "non-dropping-particle" : "", "parse-names" : false, "suffix" : "" }, { "dropping-particle" : "", "family" : "Serra", "given" : "Yolande L", "non-dropping-particle" : "", "parse-names" : false, "suffix" : "" }, { "dropping-particle" : "", "family" : "Dewitte", "given" : "Boris", "non-dropping-particle" : "", "parse-names" : false, "suffix" : "" }, { "dropping-particle" : "", "family" : "Strutton", "given" : "Peter G", "non-dropping-particle" : "", "parse-names" : false, "suffix" : "" }, { "dropping-particle" : "", "family" : "Hill", "given" : "Katherine", "non-dropping-particle" : "", "parse-names" : false, "suffix" : "" }, { "dropping-particle" : "", "family" : "Gupta", "given" : "Alex", "non-dropping-particle" : "Sen", "parse-names" : false, "suffix" : "" }, { "dropping-particle" : "", "family" : "Lin", "given" : "Xiaopei", "non-dropping-particle" : "", "parse-names" : false, "suffix" : "" }, { "dropping-particle" : "", "family" : "Takahashi", "given" : "Ken", "non-dropping-particle" : "", "parse-names" : false, "suffix" : "" }, { "dropping-particle" : "", "family" : "Chen", "given" : "Dake", "non-dropping-particle" : "", "parse-names" : false, "suffix" : "" }, { "dropping-particle" : "", "family" : "Brunner", "given" : "Shelby", "non-dropping-particle" : "", "parse-names" : false, "suffix" : "" } ], "container-title" : "Frontiers in Marine Science", "id" : "ITEM-1", "issued" : { "date-parts" : [ [ "2019" ] ] }, "page" : "31", "title" : "Tropical Pacific Observing System", "translator" : [ { "dropping-particle" : "", "family" : "H4538", "given" : "", "non-dropping-particle" : "", "parse-names" : false, "suffix" : "" } ], "type" : "article-journal", "volume" : "6" }, "uris" : [ "http://www.mendeley.com/documents/?uuid=67cfe45a-7e29-4d0b-9e0f-b2b99435ab68" ] }, { "id" : "ITEM-2", "itemData" : { "DOI" : "10.3389/fmars.2019.00355", "ISSN" : "2296-7745", "abstract" : "The Indian Ocean is warming faster than any of the global oceans and its climate is uniquely driven by the presence of a landmass at low latitudes, which causes monsoonal winds and reversing currents. The food, water, and energy security in the Indian Ocean rim countries and islands are intrinsically tied to its climate, with marine environmental goods and services, as well as trade within the basin, underpinning their economies. Hence, there are a range of societal needs for Indian Ocean observation arising from the influence of regional phenomena and climate change on, for instance, marine ecosystems, monsoon rains, and sea-level. The Indian Ocean Observing System (IndOOS), is a sustained observing system that monitors basin-scale ocean-atmosphere conditions, while providing flexibility in terms of emerging technologies and scientificand societal needs, and a framework for more regional and coastal monitoring. This paper reviews the societal and scientific motivations, current status, and future directions of IndOOS, while also discussing the need for enhanced coastal, shelf, and regional observations. The challenges of sustainability and implementation are also addressed, including capacity building, best practices, and integration of resources. The utility of IndOOS ultimately depends on the identification of, and engagement with, end-users and decision-makers and on the practical accessibility and transparency of data for a range of products and for decision-making processes. Therefore we highlight current progress, issues and challenges related to end user engagement with IndOOS, as well as the needs of the data assimilation and modeling communities. Knowledge of the status of the Indian Ocean climate and ecosystems and predictability of its future, depends on a wide range of socio-economic and environmental data, a significant part of which is provided by IndOOS.", "author" : [ { "dropping-particle" : "", "family" : "Hermes", "given" : "J C", "non-dropping-particle" : "", "parse-names" : false, "suffix" : "" }, { "dropping-particle" : "", "family" : "Masumoto", "given" : "Y", "non-dropping-particle" : "", "parse-names" : false, "suffix" : "" }, { "dropping-particle" : "", "family" : "Beal", "given" : "L M", "non-dropping-particle" : "", "parse-names" : false, "suffix" : "" }, { "dropping-particle" : "", "family" : "Roxy", "given" : "M K", "non-dropping-particle" : "", "parse-names" : false, "suffix" : "" }, { "dropping-particle" : "", "family" : "Vialard", "given" : "J", "non-dropping-particle" : "", "parse-names" : false, "suffix" : "" }, { "dropping-particle" : "", "family" : "Andres", "given" : "M", "non-dropping-particle" : "", "parse-names" : false, "suffix" : "" }, { "dropping-particle" : "", "family" : "Annamalai", "given" : "H", "non-dropping-particle" : "", "parse-names" : false, "suffix" : "" }, { "dropping-particle" : "", "family" : "Behera", "given" : "S", "non-dropping-particle" : "", "parse-names" : false, "suffix" : "" }, { "dropping-particle" : "", "family" : "D\u2019Adamo", "given" : "N", "non-dropping-particle" : "", "parse-names" : false, "suffix" : "" }, { "dropping-particle" : "", "family" : "Doi", "given" : "T", "non-dropping-particle" : "", "parse-names" : false, "suffix" : "" }, { "dropping-particle" : "", "family" : "Feng", "given" : "M", "non-dropping-particle" : "", "parse-names" : false, "suffix" : "" }, { "dropping-particle" : "", "family" : "Han", "given" : "W", "non-dropping-particle" : "", "parse-names" : false, "suffix" : "" }, { "dropping-particle" : "", "family" : "Hardman-Mountford", "given" : "N", "non-dropping-particle" : "", "parse-names" : false, "suffix" : "" }, { "dropping-particle" : "", "family" : "Hendon", "given" : "H", "non-dropping-particle" : "", "parse-names" : false, "suffix" : "" }, { "dropping-particle" : "", "family" : "Hood", "given" : "R", "non-dropping-particle" : "", "parse-names" : false, "suffix" : "" }, { "dropping-particle" : "", "family" : "Kido", "given" : "S", "non-dropping-particle" : "", "parse-names" : false, "suffix" : "" }, { "dropping-particle" : "", "family" : "Lee", "given" : "C", "non-dropping-particle" : "", "parse-names" : false, "suffix" : "" }, { "dropping-particle" : "", "family" : "Lee", "given" : "T", "non-dropping-particle" : "", "parse-names" : false, "suffix" : "" }, { "dropping-particle" : "", "family" : "Lengaigne", "given" : "M", "non-dropping-particle" : "", "parse-names" : false, "suffix" : "" }, { "dropping-particle" : "", "family" : "Li", "given" : "J", "non-dropping-particle" : "", "parse-names" : false, "suffix" : "" }, { "dropping-particle" : "", "family" : "Lumpkin", "given" : "R", "non-dropping-particle" : "", "parse-names" : false, "suffix" : "" }, { "dropping-particle" : "", "family" : "Navaneeth", "given" : "K N", "non-dropping-particle" : "", "parse-names" : false, "suffix" : "" }, { "dropping-particle" : "", "family" : "Milligan", "given" : "B", "non-dropping-particle" : "", "parse-names" : false, "suffix" : "" }, { "dropping-particle" : "", "family" : "McPhaden", "given" : "M J", "non-dropping-particle" : "", "parse-names" : false, "suffix" : "" }, { "dropping-particle" : "", "family" : "Ravichandran", "given" : "M", "non-dropping-particle" : "", "parse-names" : false, "suffix" : "" }, { "dropping-particle" : "", "family" : "Shinoda", "given" : "T", "non-dropping-particle" : "", "parse-names" : false, "suffix" : "" }, { "dropping-particle" : "", "family" : "Singh", "given" : "A", "non-dropping-particle" : "", "parse-names" : false, "suffix" : "" }, { "dropping-particle" : "", "family" : "Sloyan", "given" : "B", "non-dropping-particle" : "", "parse-names" : false, "suffix" : "" }, { "dropping-particle" : "", "family" : "Strutton", "given" : "P G", "non-dropping-particle" : "", "parse-names" : false, "suffix" : "" }, { "dropping-particle" : "", "family" : "Subramanian", "given" : "A C", "non-dropping-particle" : "", "parse-names" : false, "suffix" : "" }, { "dropping-particle" : "", "family" : "Thurston", "given" : "S", "non-dropping-particle" : "", "parse-names" : false, "suffix" : "" }, { "dropping-particle" : "", "family" : "Tozuka", "given" : "T", "non-dropping-particle" : "", "parse-names" : false, "suffix" : "" }, { "dropping-particle" : "", "family" : "Ummenhofer", "given" : "C C", "non-dropping-particle" : "", "parse-names" : false, "suffix" : "" }, { "dropping-particle" : "", "family" : "Unnikrishnan", "given" : "A S", "non-dropping-particle" : "", "parse-names" : false, "suffix" : "" }, { "dropping-particle" : "", "family" : "Venkatesan", "given" : "R", "non-dropping-particle" : "", "parse-names" : false, "suffix" : "" }, { "dropping-particle" : "", "family" : "Wang", "given" : "D", "non-dropping-particle" : "", "parse-names" : false, "suffix" : "" }, { "dropping-particle" : "", "family" : "Wiggert", "given" : "J", "non-dropping-particle" : "", "parse-names" : false, "suffix" : "" }, { "dropping-particle" : "", "family" : "Yu", "given" : "L", "non-dropping-particle" : "", "parse-names" : false, "suffix" : "" }, { "dropping-particle" : "", "family" : "Yu", "given" : "W", "non-dropping-particle" : "", "parse-names" : false, "suffix" : "" } ], "container-title" : "Frontiers in Marine Science", "id" : "ITEM-2", "issued" : { "date-parts" : [ [ "2019" ] ] }, "page" : "355", "title" : "A Sustained Ocean Observing System in the Indian Ocean for Climate Related Scientific Knowledge and Societal Needs", "translator" : [ { "dropping-particle" : "", "family" : "H4539", "given" : "", "non-dropping-particle" : "", "parse-names" : false, "suffix" : "" } ], "type" : "article-journal", "volume" : "6" }, "uris" : [ "http://www.mendeley.com/documents/?uuid=419b70c5-76c3-48b7-9c25-bb40685cd1d8" ] }, { "id" : "ITEM-3", "itemData" : { "DOI" : "10.1029/2018EA000428", "abstract" : "Abstract Prediction and Research Moored Array in the Tropical Atlantic (PIRATA) is a multinational program initiated in 1997 in the tropical Atlantic to improve our understanding and ability to predict ocean-atmosphere variability. PIRATA consists of a network of moored buoys providing meteorological and oceanographic data transmitted in real time to address fundamental scientific questions as well as societal needs. The network is maintained through dedicated yearly cruises, which allow for extensive complementary shipboard measurements and provide platforms for deployment of other components of the Tropical Atlantic Observing System. This paper describes network enhancements, scientific accomplishments and successes obtained from the last 10 years of observations, and additional results enabled by cooperation with other national and international programs. Capacity building activities and the role of PIRATA in a future Tropical Atlantic Observing System that is presently being optimized are also described.", "author" : [ { "dropping-particle" : "", "family" : "Bourl\u00e8s", "given" : "Bernard", "non-dropping-particle" : "", "parse-names" : false, "suffix" : "" }, { "dropping-particle" : "", "family" : "Araujo", "given" : "Moacyr", "non-dropping-particle" : "", "parse-names" : false, "suffix" : "" }, { "dropping-particle" : "", "family" : "McPhaden", "given" : "Michael J", "non-dropping-particle" : "", "parse-names" : false, "suffix" : "" }, { "dropping-particle" : "", "family" : "Brandt", "given" : "Peter", "non-dropping-particle" : "", "parse-names" : false, "suffix" : "" }, { "dropping-particle" : "", "family" : "Foltz", "given" : "Gregory R", "non-dropping-particle" : "", "parse-names" : false, "suffix" : "" }, { "dropping-particle" : "", "family" : "Lumpkin", "given" : "Rick", "non-dropping-particle" : "", "parse-names" : false, "suffix" : "" }, { "dropping-particle" : "", "family" : "Giordani", "given" : "Herv\u00e9", "non-dropping-particle" : "", "parse-names" : false, "suffix" : "" }, { "dropping-particle" : "", "family" : "Hernandez", "given" : "Fabrice", "non-dropping-particle" : "", "parse-names" : false, "suffix" : "" }, { "dropping-particle" : "", "family" : "Lef\u00e8vre", "given" : "Nathalie", "non-dropping-particle" : "", "parse-names" : false, "suffix" : "" }, { "dropping-particle" : "", "family" : "Nobre", "given" : "Paulo", "non-dropping-particle" : "", "parse-names" : false, "suffix" : "" }, { "dropping-particle" : "", "family" : "Campos", "given" : "Edmo", "non-dropping-particle" : "", "parse-names" : false, "suffix" : "" }, { "dropping-particle" : "", "family" : "Saravanan", "given" : "Ramalingam", "non-dropping-particle" : "", "parse-names" : false, "suffix" : "" }, { "dropping-particle" : "", "family" : "Trotte-Duh\u00e0", "given" : "Janice", "non-dropping-particle" : "", "parse-names" : false, "suffix" : "" }, { "dropping-particle" : "", "family" : "Dengler", "given" : "Marcus", "non-dropping-particle" : "", "parse-names" : false, "suffix" : "" }, { "dropping-particle" : "", "family" : "Hahn", "given" : "Johannes", "non-dropping-particle" : "", "parse-names" : false, "suffix" : "" }, { "dropping-particle" : "", "family" : "Hummels", "given" : "Rebecca", "non-dropping-particle" : "", "parse-names" : false, "suffix" : "" }, { "dropping-particle" : "", "family" : "L\u00fcbbecke", "given" : "Joke F", "non-dropping-particle" : "", "parse-names" : false, "suffix" : "" }, { "dropping-particle" : "", "family" : "Rouault", "given" : "Mathieu", "non-dropping-particle" : "", "parse-names" : false, "suffix" : "" }, { "dropping-particle" : "", "family" : "Cotrim", "given" : </w:delInstrText>
        </w:r>
        <w:r w:rsidR="00E81B0B" w:rsidRPr="00A1237E" w:rsidDel="00DE1ED4">
          <w:rPr>
            <w:rFonts w:cs="Times New Roman"/>
          </w:rPr>
          <w:delInstrText>"Leticia", "non-dropping-particle" : "", "parse-names" : false, "suffix" : "" }, { "dropping-particle" : "", "family" : "Sutton", "given" : "Adrienne", "non-dropping-particle" : "", "parse-names" : false, "suffix" : "" }, { "dropping-particle" : "", "family" : "Jochum", "given" : "Markus", "non-dropping-particle" : "", "parse-names" : false, "suffix" : "" }, { "dropping-particle" : "", "family" : "Perez", "given" : "Renellys C", "non-dropping-particle" : "", "parse-names" : false, "suffix" : "" } ], "container-title" : "Earth and Space Science", "id" : "ITEM-3", "issue" : "4", "issued" : { "date-parts" : [ [ "2019" ] ] }, "page" : "577-616", "title" : "PIRATA: A Sustained Observing System for Tropical Atlantic Climate Research and Forecasting", "translator" : [ { "dropping-particle" : "", "family" : "H2152", "given" : "", "non-dropping-particle" : "", "parse-names" : false, "suffix" : "" } ], "type" : "article-journal", "volume" : "6" }, "uris" : [ "http://www.mendeley.com/documents/?uuid=db96360f-4ee4-49f0-8742-4a4df4886247" ] } ], "mendeley" : { "formattedCitation" : "(Bourl\u00e8s et al., 2019; Hermes et al., 2019; Smith et al., 2019b)", "plainTextFormattedCitation" : "(Bourl\u00e8s et al., 2019; Hermes et al., 2019; Smith et al., 2019b)", "previouslyFormattedCitation" : "(Bourl\u00e8s et al., 2019; Hermes et al., 2019; Smith et al., 2019b)" }, "properties" : { "noteIndex" : 0 }, "schema" : "https://github.com/citation-style-language/schema/raw/master/csl-citation.json" }</w:delInstrText>
        </w:r>
      </w:del>
      <w:r>
        <w:rPr>
          <w:rFonts w:cs="Times New Roman"/>
        </w:rPr>
        <w:fldChar w:fldCharType="separate"/>
      </w:r>
      <w:ins w:id="4758" w:author="Robin Matthews" w:date="2021-05-18T16:05:00Z">
        <w:r w:rsidR="00602365">
          <w:rPr>
            <w:rFonts w:cs="Times New Roman"/>
            <w:noProof/>
          </w:rPr>
          <w:t xml:space="preserve">(Bourlès et al., 2019; Hermes et al., 2019; </w:t>
        </w:r>
      </w:ins>
      <w:ins w:id="4759" w:author="Robin Matthews" w:date="2021-05-18T17:45:00Z">
        <w:r w:rsidR="00DE1ED4">
          <w:rPr>
            <w:rFonts w:cs="Times New Roman"/>
            <w:noProof/>
          </w:rPr>
          <w:t xml:space="preserve">N. </w:t>
        </w:r>
      </w:ins>
      <w:ins w:id="4760" w:author="Robin Matthews" w:date="2021-05-18T16:05:00Z">
        <w:r w:rsidR="00602365">
          <w:rPr>
            <w:rFonts w:cs="Times New Roman"/>
            <w:noProof/>
          </w:rPr>
          <w:t>Smith et al., 2019)</w:t>
        </w:r>
      </w:ins>
      <w:del w:id="4761" w:author="Robin Matthews" w:date="2021-05-18T16:05:00Z">
        <w:r w:rsidRPr="00683028" w:rsidDel="00602365">
          <w:rPr>
            <w:rFonts w:cs="Times New Roman"/>
            <w:noProof/>
          </w:rPr>
          <w:delText>(Bourlès et al., 2019; Hermes et al., 2019; Smith et al., 2019b)</w:delText>
        </w:r>
      </w:del>
      <w:r>
        <w:rPr>
          <w:rFonts w:cs="Times New Roman"/>
        </w:rPr>
        <w:fldChar w:fldCharType="end"/>
      </w:r>
      <w:r w:rsidRPr="00683028">
        <w:rPr>
          <w:rFonts w:cs="Times New Roman"/>
        </w:rPr>
        <w:t xml:space="preserve">. </w:t>
      </w:r>
    </w:p>
    <w:p w14:paraId="67333E52" w14:textId="77777777" w:rsidR="006409E5" w:rsidRPr="00683028" w:rsidRDefault="006409E5" w:rsidP="006409E5">
      <w:pPr>
        <w:pStyle w:val="AR6BodyText"/>
      </w:pPr>
    </w:p>
    <w:p w14:paraId="33EACDE5" w14:textId="11FBC5CE" w:rsidR="006409E5" w:rsidRPr="00FA4D8D" w:rsidRDefault="006409E5" w:rsidP="006409E5">
      <w:pPr>
        <w:pStyle w:val="AR6BodyText"/>
        <w:rPr>
          <w:lang w:val="en-GB"/>
        </w:rPr>
      </w:pPr>
      <w:r w:rsidRPr="00FA4D8D">
        <w:rPr>
          <w:rFonts w:cs="Times New Roman"/>
          <w:lang w:val="en-GB"/>
        </w:rPr>
        <w:t xml:space="preserve">A decade of observations of sea-surface salinity is now available via the SMOS and SMAP satellite retrievals, providing continuous and global monitoring of surface salinity in the open ocean and coastal areas for the first time </w:t>
      </w:r>
      <w:ins w:id="4762" w:author="Ian Blenkinsop" w:date="2021-07-07T16:51:00Z">
        <w:r w:rsidR="00514564">
          <w:rPr>
            <w:rFonts w:cs="Times New Roman"/>
            <w:lang w:val="en-GB"/>
          </w:rPr>
          <w:t>(</w:t>
        </w:r>
        <w:r w:rsidR="00514564" w:rsidRPr="00FA4D8D">
          <w:rPr>
            <w:rFonts w:cs="Times New Roman"/>
            <w:lang w:val="en-GB"/>
          </w:rPr>
          <w:t>Section 9.2.2.2</w:t>
        </w:r>
        <w:r w:rsidR="00514564">
          <w:rPr>
            <w:rFonts w:cs="Times New Roman"/>
            <w:lang w:val="en-GB"/>
          </w:rPr>
          <w:t xml:space="preserve">; </w:t>
        </w:r>
      </w:ins>
      <w:r w:rsidRPr="003A0C0D">
        <w:rPr>
          <w:rFonts w:cs="Times New Roman"/>
        </w:rPr>
        <w:fldChar w:fldCharType="begin" w:fldLock="1"/>
      </w:r>
      <w:r w:rsidR="00E14AAC">
        <w:rPr>
          <w:rFonts w:cs="Times New Roman"/>
          <w:lang w:val="en-GB"/>
        </w:rPr>
        <w:instrText>ADDIN CSL_CITATION { "citationItems" : [ { "id" : "ITEM-1", "itemData" : { "DOI" : "10.3389/fmars.2019.00243", "ISBN" : "2296-7745", "ISSN" : "2296-7745", "abstract" : "Advances in L-band microwave satellite radiometry in the past decade, pioneered by ESA\u2019s SMOS and NASA\u2019s Aquarius and SMAP missions, have demonstrated an unprecedented capability to observe global sea surface salinity (SSS) from space. Measurements from these missions are the only means to probe the very-near surface salinity (top cm), providing a unique monitoring capability for the interfacial exchanges of water between the atmosphere and the upper-ocean, and delivering a wealth of information on various salinity processes in the ocean, linkages with the climate and water cycle, including land-sea connections, and providing constraints for ocean prediction models. The satellite SSS data are complimentary to the existing in situ systems such as Argo that provide accurate depiction of large-scale salinity variability in the open ocean but under-sample mesoscale variability, coastal oceans and marginal seas, and energetic regions such as boundary currents and fronts. In particular, salinity remote sensing has proven valuable to systematically monitor the open oceans as well as coastal regions up to approximately 40 km from the coasts. This is critical to addressing societally relevant topics, such as land-sea linkages, coastal-open ocean exchanges, research in the carbon cycle, near-surface mixing, and air-sea exchange of gas and mass. In this paper, we provide a community perspective on the major achievements of satellite SSS for the aforementioned topics, the unique capability of satellite salinity observing system and its complementarity with other platforms, uncertainty characteristics of satellite SSS, and measurement versus sampling errors in relation to in situ salinity measurements. We also discuss the need for technological innovations to improve the accuracy, resolution, and coverage of satellite SSS, and the way forward to both continue and enhance salinity remote sensing as part of the integrated Earth Observing System in order to address societal needs.", "author" : [ { "dropping-particle" : "", "family" : "Vinogradova", "given" : "Nadya", "non-dropping-particle" : "", "parse-names" : false, "suffix" : "" }, { "dropping-particle" : "", "family" : "Lee", "given" : "Tong", "non-dropping-particle" : "", "parse-names" : false, "suffix" : "" }, { "dropping-particle" : "", "family" : "Boutin", "given" : "Jacqueline", "non-dropping-particle" : "", "parse-names" : false, "suffix" : "" }, { "dropping-particle" : "", "family" : "Drushka", "given" : "Kyla", "non-dropping-particle" : "", "parse-names" : false, "suffix" : "" }, { "dropping-particle" : "", "family" : "Fournier", "given" : "Severine", "non-dropping-particle" : "", "parse-names" : false, "suffix" : "" }, { "dropping-particle" : "", "family" : "Sabia", "given" : "Roberto", "non-dropping-particle" : "", "parse-names" : false, "suffix" : "" }, { "dropping-particle" : "", "family" : "Stammer", "given" : "Detlef", "non-dropping-particle" : "", "parse-names" : false, "suffix" : "" }, { "dropping-particle" : "", "family" : "Bayler", "given" : "Eric", "non-dropping-particle" : "", "parse-names" : false, "suffix" : "" }, { "dropping-particle" : "", "family" : "Reul", "given" : "Nicolas", "non-dropping-particle" : "", "parse-names" : false, "suffix" : "" }, { "dropping-particle" : "", "family" : "Gordon", "given" : "Arnold", "non-dropping-particle" : "", "parse-names" : false, "suffix" : "" }, { "dropping-particle" : "", "family" : "Melnichenko", "given" : "Oleg", "non-dropping-particle" : "", "parse-names" : false, "suffix" : "" }, { "dropping-particle" : "", "family" : "Li", "given" : "Laifang", "non-dropping-particle" : "", "parse-names" : false, "suffix" : "" }, { "dropping-particle" : "", "family" : "Hackert", "given" : "Eric", "non-dropping-particle" : "", "parse-names" : false, "suffix" : "" }, { "dropping-particle" : "", "family" : "Martin", "given" : "Matthew", "non-dropping-particle" : "", "parse-names" : false, "suffix" : "" }, { "dropping-particle" : "", "family" : "Kolodziejczyk", "given" : "Nicolas", "non-dropping-particle" : "", "parse-names" : false, "suffix" : "" }, { "dropping-particle" : "", "family" : "Hasson", "given" : "Audrey", "non-dropping-particle" : "", "parse-names" : false, "suffix" : "" }, { "dropping-particle" : "", "family" : "Brown", "given" : "Shannon", "non-dropping-particle" : "", "parse-names" : false, "suffix" : "" }, { "dropping-particle" : "", "family" : "Misra", "given" : "Sidharth", "non-dropping-particle" : "", "parse-names" : false, "suffix" : "" }, { "dropping-particle" : "", "family" : "Lindstrom", "given" : "Eric", "non-dropping-particle" : "", "parse-names" : false, "suffix" : "" } ], "container-title" : "Frontiers in Marine Science", "id" : "ITEM-1", "issued" : { "date-parts" : [ [ "2019", "5", "22" ] ] }, "page" : "243", "title" : "Satellite Salinity Observing System: Recent Discoveries and the Way Forward", "translator" : [ { "dropping-particle" : "", "family" : "H1584", "given" : "", "non-dropping-particle" : "", "parse-names" : false, "suffix" : "" } ], "type" : "article-journal", "volume" : "6" }, "uris" : [ "http://www.mendeley.com/documents/?uuid=f4612efc-1c84-4140-b2dc-80d03dae173c" ] }, { "id" : "ITEM-2", "itemData" : { "DOI" : "10.1016/j.rse.2020.111769", "ISSN" : "0034-4257", "abstract" : "Operated since the end of 2009, the European Space Agency (ESA) Soil Moisture and Ocean Salinity (SMOS) satellite mission is the first orbiting radiometer that collects regular and global observations from space of two Essential Climate Variables of the Global Climate Observing System: Sea Surface Salinity (SSS) and Soil Moisture. The National Aeronautics and Space Administration (NASA) Aquarius mission, with the primary objective to provide global SSS measurements from space operated from mid-2011 to mid-2015. NASA's Soil Moisture Active-Passive (SMAP) mission, primarily dedicated to soil moisture measurements, but also monitoring SSS, has been operating since early 2015. The primary sensors onboard these three missions are passive microwave radiometers operating at 1.4 GHz (L-band). SSS is retrieved from radiometer measurements of the sea surface brightness temperature (TB). In this paper, we first provide a historical review of SSS remote sensing with passive L-band radiometry beginning with the discussions of measurement principles, technology, sensing characteristics and complementarities of the three aforementioned missions. The assessment of satellite SSS products is then presented in terms of individual mission characteristics, common algorithms, and measurement uncertainties, including the validation versus in situ data, and, the consideration of sampling differences between satellite SSS and in situ salinity measurements. We next review the major scientific achievements of the combined first 10 years of satellite SSS data, including the insights enabled by these measurements regarding the linkages of SSS with the global water cycle, climate variability, and ocean biochemistry. We also highlight the new ability provided by satellites to monitor mesoscale and synoptic-scale SSS features and to advance our understanding of SSS' role in air-sea interactions, constraining ocean models, and improving seasonal predictions. An overview of satellite SSS observation highlights during this first decade and upcoming challenges are then presented.", "author" : [ { "dropping-particle" : "", "family" : "Reul", "given" : "N", "non-dropping-particle" : "", "parse-names" : false, "suffix" : "" }, { "dropping-particle" : "", "family" : "Grodsky", "given" : "S A", "non-dropping-particle" : "", "parse-names" : false, "suffix" : "" }, { "dropping-particle" : "", "family" : "Arias", "given" : "M", "non-dropping-particle" : "", "parse-names" : false, "suffix" : "" }, { "dropping-particle" : "", "family" : "Boutin", "given" : "J", "non-dropping-particle" : "", "parse-names" : false, "suffix" : "" }, { "dropping-particle" : "", "family" : "Catany", "given" : "R", "non-dropping-particle" : "", "parse-names" : false, "suffix" : "" }, { "dropping-particle" : "", "family" : "Chapron", "given" : "B", "non-dropping-particle" : "", "parse-names" : false, "suffix" : "" }, { "dropping-particle" : "", "family" : "D'Amico", "given" : "F", "non-dropping-particle" : "", "parse-names" : false, "suffix" : "" }, { "dropping-particle" : "", "family" : "Dinnat", "given" : "E", "non-dropping-particle" : "", "parse-names" : false, "suffix" : "" }, { "dropping-particle" : "", "family" : "Donlon", "given" : "C", "non-dropping-particle" : "", "parse-names" : false, "suffix" : "" }, { "dropping-particle" : "", "family" : "Fore", "given" : "A", "non-dropping-particle" : "", "parse-names" : false, "suffix" : "" }, { "dropping-particle" : "", "family" : "Fournier", "given" : "S", "non-dropping-particle" : "", "parse-names" : false, "suffix" : "" }, { "dropping-particle" : "", "family" : "Guimbard", "given" : "S", "non-dropping-particle" : "", "parse-names" : false, "suffix" : "" }, { "dropping-particle" : "", "family" : "Hasson", "given" : "A", "non-dropping-particle" : "", "parse-names" : false, "suffix" : "" }, { "dropping-particle" : "", "family" : "Kolodziejczyk", "given" : "N", "non-dropping-particle" : "", "parse-names" : false, "suffix" : "" }, { "dropping-particle" : "", "family" : "Lagerloef", "given" : "G", "non-dropping-particle" : "", "parse-names" : false, "suffix" : "" }, { "dropping-particle" : "", "family" : "Lee", "given" : "T", "non-dropping-particle" : "", "parse-names" : false, "suffix" : "" }, { "dropping-particle" : "", "family" : "Vine", "given" : "D M", "non-dropping-particle" : "Le", "parse-names" : false, "suffix" : "" }, { "dropping-particle" : "", "family" : "Lindstrom", "given" : "E", "non-dropping-particle" : "", "parse-names" : false, "suffix" : "" }, { "dropping-particle" : "", "family" : "Maes", "given" : "C", "non-dropping-particle" : "", "parse-names" : false, "suffix" : "" }, { "dropping-particle" : "", "family" : "Mecklenburg", "given" : "S", "non-dropping-particle" : "", "parse-names" : false, "suffix" : "" }, { "dropping-particle" : "", "family" : "Meissner", "given" : "T", "non-dropping-particle" : "", "parse-names" : false, "suffix" : "" }, { "dropping-particle" : "", "family" : "Olmedo", "given" : "E", "non-dropping-particle" : "", "parse-names" : false, "suffix" : "" }, { "dropping-particle" : "", "family" : "Sabia", "given" : "R", "non-dropping-particle" : "", "parse-names" : false, "suffix" : "" }, { "dropping-particle" : "", "family" : "Tenerelli", "given" : "J", "non-dropping-particle" : "", "parse-names" : false, "suffix" : "" }, { "dropping-particle" : "", "family" : "Thouvenin-Masson", "given" : "C", "non-dropping-particle" : "", "parse-names" : false, "suffix" : "" }, { "dropping-particle" : "", "family" : "Turiel", "given" : "A", "non-dropping-particle" : "", "parse-names" : false, "suffix" : "" }, { "dropping-particle" : "", "family" : "Vergely", "given" : "J L", "non-dropping-particle" : "", "parse-names" : false, "suffix" : "" }, { "dropping-particle" : "", "family" : "Vinogradova", "given" : "N", "non-dropping-particle" : "", "parse-names" : false, "suffix" : "" }, { "dropping-particle" : "", "family" : "Wentz", "given" : "F", "non-dropping-particle" : "", "parse-names" : false, "suffix" : "" }, { "dropping-particle" : "", "family" : "Yueh", "given" : "S", "non-dropping-particle" : "", "parse-names" : false, "suffix" : "" } ], "container-title" : "Remote Sensing of Environment", "id" : "ITEM-2", "issued" : { "date-parts" : [ [ "2020" ] ] }, "page" : "111769", "title" : "Sea surface salinity estimates from spaceborne L-band radiometers: An overview of the first decade of observation (2010\u20132019)", "translator" : [ { "dropping-particle" : "", "family" : "H2033", "given" : "", "non-dropping-particle" : "", "parse-names" : false, "suffix" : "" } ], "type" : "article-journal", "volume" : "242" }, "uris" : [ "http://www.mendeley.com/documents/?uuid=d3c7e4db-0bfc-4a27-90b3-cf01fa36a32a" ] } ], "mendeley" : { "formattedCitation" : "(Vinogradova et al., 2019; Reul et al., 2020)", "plainTextFormattedCitation" : "(Vinogradova et al., 2019; Reul et al., 2020)", "previouslyFormattedCitation" : "(Vinogradova et al., 2019; Reul et al., 2020)" }, "properties" : { "noteIndex" : 0 }, "schema" : "https://github.com/citation-style-language/schema/raw/master/csl-citation.json" }</w:instrText>
      </w:r>
      <w:r w:rsidRPr="003A0C0D">
        <w:rPr>
          <w:rFonts w:cs="Times New Roman"/>
        </w:rPr>
        <w:fldChar w:fldCharType="separate"/>
      </w:r>
      <w:ins w:id="4763" w:author="Robin Matthews" w:date="2021-05-18T16:05:00Z">
        <w:del w:id="4764" w:author="Ian Blenkinsop" w:date="2021-07-07T16:51:00Z">
          <w:r w:rsidR="00602365" w:rsidDel="00514564">
            <w:rPr>
              <w:rFonts w:cs="Times New Roman"/>
              <w:noProof/>
              <w:lang w:val="en-GB"/>
            </w:rPr>
            <w:delText>(</w:delText>
          </w:r>
        </w:del>
        <w:r w:rsidR="00602365">
          <w:rPr>
            <w:rFonts w:cs="Times New Roman"/>
            <w:noProof/>
            <w:lang w:val="en-GB"/>
          </w:rPr>
          <w:t>Vinogradova et al., 2019; Reul et al., 2020)</w:t>
        </w:r>
      </w:ins>
      <w:del w:id="4765" w:author="Robin Matthews" w:date="2021-05-18T16:05:00Z">
        <w:r w:rsidRPr="00FA4D8D" w:rsidDel="00602365">
          <w:rPr>
            <w:rFonts w:cs="Times New Roman"/>
            <w:noProof/>
            <w:lang w:val="en-GB"/>
          </w:rPr>
          <w:delText>(Vinogradova et al., 2019; Reul et al., 2020)</w:delText>
        </w:r>
      </w:del>
      <w:r w:rsidRPr="003A0C0D">
        <w:rPr>
          <w:rFonts w:cs="Times New Roman"/>
        </w:rPr>
        <w:fldChar w:fldCharType="end"/>
      </w:r>
      <w:del w:id="4766" w:author="Ian Blenkinsop" w:date="2021-07-07T16:51:00Z">
        <w:r w:rsidRPr="00FA4D8D" w:rsidDel="00514564">
          <w:rPr>
            <w:rFonts w:cs="Times New Roman"/>
            <w:lang w:val="en-GB"/>
          </w:rPr>
          <w:delText xml:space="preserve"> (Chapter 9, Section 9.2.2.2)</w:delText>
        </w:r>
      </w:del>
      <w:r w:rsidRPr="00FA4D8D">
        <w:rPr>
          <w:rFonts w:cs="Times New Roman"/>
          <w:lang w:val="en-GB"/>
        </w:rPr>
        <w:t>.</w:t>
      </w:r>
    </w:p>
    <w:p w14:paraId="51E99891" w14:textId="77777777" w:rsidR="006409E5" w:rsidRPr="00FA4D8D" w:rsidRDefault="006409E5" w:rsidP="006409E5">
      <w:pPr>
        <w:pStyle w:val="AR6BodyText"/>
        <w:rPr>
          <w:lang w:val="en-GB"/>
        </w:rPr>
      </w:pPr>
    </w:p>
    <w:p w14:paraId="098ECC5E" w14:textId="1C657403" w:rsidR="006409E5" w:rsidRPr="00FA4D8D" w:rsidRDefault="006409E5" w:rsidP="006409E5">
      <w:pPr>
        <w:pStyle w:val="AR6BodyText"/>
        <w:rPr>
          <w:lang w:val="en-GB"/>
        </w:rPr>
      </w:pPr>
      <w:r w:rsidRPr="00FA4D8D">
        <w:rPr>
          <w:lang w:val="en-GB"/>
        </w:rPr>
        <w:lastRenderedPageBreak/>
        <w:t>The global network of tide gauges, complemented by a growing number of satellite-based altimetry datasets, allows for more robust estimates of global and regional sea level rise (</w:t>
      </w:r>
      <w:del w:id="4767" w:author="Ian Blenkinsop" w:date="2021-07-12T14:43:00Z">
        <w:r w:rsidRPr="00FA4D8D" w:rsidDel="002B41D5">
          <w:rPr>
            <w:lang w:val="en-GB"/>
          </w:rPr>
          <w:delText xml:space="preserve">Chapter 2, </w:delText>
        </w:r>
      </w:del>
      <w:r w:rsidRPr="00FA4D8D">
        <w:rPr>
          <w:lang w:val="en-GB"/>
        </w:rPr>
        <w:t>Section</w:t>
      </w:r>
      <w:ins w:id="4768" w:author="Ian Blenkinsop" w:date="2021-07-12T14:43:00Z">
        <w:r w:rsidR="002B41D5">
          <w:rPr>
            <w:lang w:val="en-GB"/>
          </w:rPr>
          <w:t>s</w:t>
        </w:r>
      </w:ins>
      <w:r w:rsidRPr="00FA4D8D">
        <w:rPr>
          <w:lang w:val="en-GB"/>
        </w:rPr>
        <w:t xml:space="preserve"> 2.3.3.3</w:t>
      </w:r>
      <w:del w:id="4769" w:author="Ian Blenkinsop" w:date="2021-07-12T14:43:00Z">
        <w:r w:rsidRPr="00FA4D8D" w:rsidDel="002B41D5">
          <w:rPr>
            <w:lang w:val="en-GB"/>
          </w:rPr>
          <w:delText xml:space="preserve">; Chapter 9, Section </w:delText>
        </w:r>
      </w:del>
      <w:ins w:id="4770" w:author="Ian Blenkinsop" w:date="2021-07-12T14:43:00Z">
        <w:r w:rsidR="002B41D5">
          <w:rPr>
            <w:lang w:val="en-GB"/>
          </w:rPr>
          <w:t xml:space="preserve"> and </w:t>
        </w:r>
      </w:ins>
      <w:r w:rsidRPr="00FA4D8D">
        <w:rPr>
          <w:lang w:val="en-GB"/>
        </w:rPr>
        <w:t>9.6.1.3). Incorporating vertical land motion derived from the Global Positioning System (GPS), the comparison with tide gauges has allowed the correction of a drift in satellite altimetry series over the period 1993</w:t>
      </w:r>
      <w:r w:rsidRPr="00FA4D8D">
        <w:rPr>
          <w:rFonts w:ascii="Arial" w:hAnsi="Arial" w:cs="Arial"/>
          <w:color w:val="202122"/>
          <w:sz w:val="21"/>
          <w:szCs w:val="21"/>
          <w:shd w:val="clear" w:color="auto" w:fill="FDFDFD"/>
          <w:lang w:val="en-GB"/>
        </w:rPr>
        <w:t>–</w:t>
      </w:r>
      <w:r w:rsidRPr="00FA4D8D">
        <w:rPr>
          <w:lang w:val="en-GB"/>
        </w:rPr>
        <w:t xml:space="preserve">1999 </w:t>
      </w:r>
      <w:r w:rsidRPr="003A0C0D">
        <w:fldChar w:fldCharType="begin" w:fldLock="1"/>
      </w:r>
      <w:r w:rsidR="00E81B0B">
        <w:rPr>
          <w:lang w:val="en-GB"/>
        </w:rPr>
        <w:instrText>ADDIN CSL_CITATION { "citationItems" : [ { "id" : "ITEM-1", "itemData" : { "DOI" : "10.1038/nclimate2635", "ISSN" : "1758-6798", "abstract" : "This study identifies and corrects instrumental drift for satellite altimeter missions, which affects estimates of the rates of sea-level rise. Corrected data show an acceleration in the rate of rise, counter to previous estimates and in line with projections.", "author" : [ { "dropping-particle" : "", "family" : "Watson", "given" : "Christopher S", "non-dropping-particle" : "", "parse-names" : false, "suffix" : "" }, { "dropping-particle" : "", "family" : "White", "given" : "Neil J", "non-dropping-particle" : "", "parse-names" : false, "suffix" : "" }, { "dropping-particle" : "", "family" : "Church", "given" : "John A", "non-dropping-particle" : "", "parse-names" : false, "suffix" : "" }, { "dropping-particle" : "", "family" : "King", "given" : "Matt A", "non-dropping-particle" : "", "parse-names" : false, "suffix" : "" }, { "dropping-particle" : "", "family" : "Burgette", "given" : "Reed J", "non-dropping-particle" : "", "parse-names" : false, "suffix" : "" }, { "dropping-particle" : "", "family" : "Legresy", "given" : "Benoit", "non-dropping-particle" : "", "parse-names" : false, "suffix" : "" } ], "container-title" : "Nature Climate Change", "id" : "ITEM-1", "issue" : "6", "issued" : { "date-parts" : [ [ "2015" ] ] }, "page" : "565-568", "title" : "Unabated global mean sea-level rise over the satellite altimeter era", "translator" : [ { "dropping-particle" : "", "family" : "H4366", "given" : "", "non-dropping-particle" : "", "parse-names" : false, "suffix" : "" } ], "type" : "article-journal", "volume" : "5" }, "uris" : [ "http://www.mendeley.com/documents/?uuid=ce5ba26f-46b5-4545-8161-1237e4758dd3" ] }, { "id" : "ITEM-2", "itemData" : { "DOI" : "10.1038/nclimate3325", "ISSN" : "1758-6798", "abstract" : "The acceleration of sea-level rise continues, but this has not been clear in the short altimeter record. This study closes the sea-level rise budget for 1993\u20132014 and illustrates the increased contribution from the Greenland ice sheet.", "author" : [ { "dropping-particle" : "", "family" : "Chen", "given" : "Xianyao", "non-dropping-particle" : "", "parse-names" : false, "suffix" : "" }, { "dropping-particle" : "", "family" : "Zhang", "given" : "Xuebin", "non-dropping-particle" : "", "parse-names" : false, "suffix" : "" }, { "dropping-particle" : "", "family" : "Church", "given" : "John A", "non-dropping-particle" : "", "parse-names" : false, "suffix" : "" }, { "dropping-particle" : "", "family" : "Watson", "given" : "Christopher S", "non-dropping-particle" : "", "parse-names" : false, "suffix" : "" }, { "dropping-particle" : "", "family" : "King", "given" : "Matt A", "non-dropping-particle" : "", "parse-names" : false, "suffix" : "" }, { "dropping-particle" : "", "family" : "Monselesan", "given" : "Didier", "non-dropping-particle" : "", "parse-names" : false, "suffix" : "" }, { "dropping-particle" : "", "family" : "Legresy", "given" : "Benoit", "non-dropping-particle" : "", "parse-names" : false, "suffix" : "" }, { "dropping-particle" : "", "family" : "Harig", "given" : "Christopher", "non-dropping-particle" : "", "parse-names" : false, "suffix" : "" } ], "container-title" : "Nature Climate Change", "id" : "ITEM-2", "issue" : "7", "issued" : { "date-parts" : [ [ "2017" ] ] }, "page" : "492-495", "title" : "The increasing rate of global mean sea-level rise during 1993\u20132014", "translator" : [ { "dropping-particle" : "", "family" : "H4364", "given" : "", "non-dropping-particle" : "", "parse-names" : false, "suffix" : "" } ], "type" : "article-journal", "volume" : "7" }, "uris" : [ "http://www.mendeley.com/documents/?uuid=4fbd8897-fe5b-4b28-9181-0622ee012bed" ] } ], "mendeley" : { "formattedCitation" : "(Watson et al., 2015; Chen et al., 2017)", "plainTextFormattedCitation" : "(Watson et al., 2015; Chen et al., 2017)", "previouslyFormattedCitation" : "(Watson et al., 2015; Chen et al., 2017)" }, "properties" : { "noteIndex" : 0 }, "schema" : "https://github.com/citation-style-language/schema/raw/master/csl-citation.json" }</w:instrText>
      </w:r>
      <w:r w:rsidRPr="003A0C0D">
        <w:fldChar w:fldCharType="separate"/>
      </w:r>
      <w:ins w:id="4771" w:author="Robin Matthews" w:date="2021-05-18T16:05:00Z">
        <w:r w:rsidR="00602365">
          <w:rPr>
            <w:noProof/>
            <w:lang w:val="en-GB"/>
          </w:rPr>
          <w:t>(Watson et al., 2015; Chen et al., 2017)</w:t>
        </w:r>
      </w:ins>
      <w:del w:id="4772" w:author="Robin Matthews" w:date="2021-05-18T16:05:00Z">
        <w:r w:rsidRPr="00FA4D8D" w:rsidDel="00602365">
          <w:rPr>
            <w:noProof/>
            <w:lang w:val="en-GB"/>
          </w:rPr>
          <w:delText>(Watson et al., 2015; Chen et al., 2017)</w:delText>
        </w:r>
      </w:del>
      <w:r w:rsidRPr="003A0C0D">
        <w:fldChar w:fldCharType="end"/>
      </w:r>
      <w:r w:rsidRPr="00FA4D8D">
        <w:rPr>
          <w:lang w:val="en-GB"/>
        </w:rPr>
        <w:t>, thus improving our knowledge of the recent acceleration of sea level rise (Chapter 2, Section 2.3.3.3). These datasets, combined with Argo and observations of the cryosphere, allow a consistent closure of the global mean sea level budget (Cross-Chapter Box 9.1</w:t>
      </w:r>
      <w:del w:id="4773" w:author="Ian Blenkinsop" w:date="2021-07-07T16:54:00Z">
        <w:r w:rsidRPr="00FA4D8D" w:rsidDel="00514564">
          <w:rPr>
            <w:lang w:val="en-GB"/>
          </w:rPr>
          <w:delText xml:space="preserve"> in Chapter 9</w:delText>
        </w:r>
      </w:del>
      <w:r w:rsidRPr="00FA4D8D">
        <w:rPr>
          <w:lang w:val="en-GB"/>
        </w:rPr>
        <w:t xml:space="preserve">; </w:t>
      </w:r>
      <w:r w:rsidRPr="003A0C0D">
        <w:fldChar w:fldCharType="begin" w:fldLock="1"/>
      </w:r>
      <w:r w:rsidR="00EC4070">
        <w:rPr>
          <w:lang w:val="en-GB"/>
        </w:rPr>
        <w:instrText>ADDIN CSL_CITATION { "citationItems" : [ { "id" : "ITEM-1", "itemData" : { "DOI" : "10.5194/essd-10-1551-2018", "author" : [ { "dropping-particle" : "", "family" : "WCRP Global Sea Level Budget Group", "given" : "", "non-dropping-particle" : "", "parse-names" : false, "suffix" : "" } ], "container-title" : "Earth System Science Data", "id" : "ITEM-1", "issue" : "3", "issued" : { "date-parts" : [ [ "2018" ] ] }, "page" : "1551-1590", "title" : "Global sea-level budget 1993\u2013present", "translator" : [ { "dropping-particle" : "", "family" : "H4365", "given" : "", "non-dropping-particle" : "", "parse-names" : false, "suffix" : "" } ], "type" : "article-journal", "volume" : "10" }, "uris" : [ "http://www.mendeley.com/documents/?uuid=0e04e4e9-ef5e-4c2f-a121-6d0ce04f993c" ] } ], "mendeley" : { "formattedCitation" : "(WCRP Global Sea Level Budget Group, 2018)", "manualFormatting" : "WCRP Global Sea Level Budget Group, 2018)", "plainTextFormattedCitation" : "(WCRP Global Sea Level Budget Group, 2018)", "previouslyFormattedCitation" : "(WCRP Global Sea Level Budget Group, 2018)" }, "properties" : { "noteIndex" : 0 }, "schema" : "https://github.com/citation-style-language/schema/raw/master/csl-citation.json" }</w:instrText>
      </w:r>
      <w:r w:rsidRPr="003A0C0D">
        <w:fldChar w:fldCharType="separate"/>
      </w:r>
      <w:ins w:id="4774" w:author="Robin Matthews" w:date="2021-05-18T16:05:00Z">
        <w:r w:rsidR="00602365" w:rsidRPr="002079D8">
          <w:rPr>
            <w:noProof/>
            <w:lang w:val="en-GB"/>
            <w:rPrChange w:id="4775" w:author="Elisabeth Lonnoy" w:date="2021-05-20T15:26:00Z">
              <w:rPr>
                <w:noProof/>
              </w:rPr>
            </w:rPrChange>
          </w:rPr>
          <w:t>WCRP Global Sea Level Budget</w:t>
        </w:r>
      </w:ins>
      <w:ins w:id="4776" w:author="Robin Matthews" w:date="2021-05-18T17:46:00Z">
        <w:r w:rsidR="007D7AC3" w:rsidRPr="002079D8">
          <w:rPr>
            <w:noProof/>
            <w:lang w:val="en-GB"/>
            <w:rPrChange w:id="4777" w:author="Elisabeth Lonnoy" w:date="2021-05-20T15:26:00Z">
              <w:rPr>
                <w:noProof/>
              </w:rPr>
            </w:rPrChange>
          </w:rPr>
          <w:t xml:space="preserve"> </w:t>
        </w:r>
      </w:ins>
      <w:ins w:id="4778" w:author="Robin Matthews" w:date="2021-05-18T17:47:00Z">
        <w:r w:rsidR="007D7AC3" w:rsidRPr="002079D8">
          <w:rPr>
            <w:noProof/>
            <w:lang w:val="en-GB"/>
            <w:rPrChange w:id="4779" w:author="Elisabeth Lonnoy" w:date="2021-05-20T15:26:00Z">
              <w:rPr>
                <w:noProof/>
              </w:rPr>
            </w:rPrChange>
          </w:rPr>
          <w:t>Group</w:t>
        </w:r>
      </w:ins>
      <w:ins w:id="4780" w:author="Robin Matthews" w:date="2021-05-18T16:05:00Z">
        <w:r w:rsidR="00602365" w:rsidRPr="002079D8">
          <w:rPr>
            <w:noProof/>
            <w:lang w:val="en-GB"/>
            <w:rPrChange w:id="4781" w:author="Elisabeth Lonnoy" w:date="2021-05-20T15:26:00Z">
              <w:rPr>
                <w:noProof/>
              </w:rPr>
            </w:rPrChange>
          </w:rPr>
          <w:t>, 2018)</w:t>
        </w:r>
      </w:ins>
      <w:del w:id="4782" w:author="Robin Matthews" w:date="2021-05-18T16:05:00Z">
        <w:r w:rsidRPr="003A0C0D" w:rsidDel="00602365">
          <w:rPr>
            <w:noProof/>
          </w:rPr>
          <w:fldChar w:fldCharType="begin" w:fldLock="1"/>
        </w:r>
        <w:r w:rsidR="00A94565" w:rsidDel="00602365">
          <w:rPr>
            <w:noProof/>
            <w:lang w:val="en-GB"/>
          </w:rPr>
          <w:delInstrText>ADDIN CSL_CITATION { "citationItems" : [ { "id" : "ITEM-1", "itemData" : { "DOI" : "10.5194/essd-10-1551-2018", "author" : [ { "dropping-particle" : "", "family" : "WCRP Global Sea Level Budget", "given" : "", "non-dropping-particle" : "", "parse-names" : false, "suffix" : "" } ], "container-title" : "Earth System Science Data", "id" : "ITEM-1", "issue" : "3", "issued" : { "date-parts" : [ [ "2018" ] ] }, "page" : "1551-1590", "title" : "Global sea-level budget 1993\u2013present", "translator" : [ { "dropping-particle" : "", "family" : "H4365", "given" : "", "non-dropping-particle" : "", "parse-names" : false, "suffix" : "" } ], "type" : "article-journal", "volume" : "10" }, "uris" : [ "http://www.mendeley.com/documents/?uuid=0e04e4e9-ef5e-4c2f-a121-6d0ce04f993c" ] } ], "mendeley" : { "formattedCitation" : "(WCRP Global Sea Level Budget, 2018)", "manualFormatting" : "WCRP Global Sea Level Budget, 2018)", "plainTextFormattedCitation" : "(WCRP Global Sea Level Budget, 2018)", "previouslyFormattedCitation" : "(WCRP Global Sea Level Budget, 2018)" }, "properties" : { "noteIndex" : 0 }, "schema" : "https://github.com/citation-style-language/schema/raw/master/csl-citation.json" }</w:delInstrText>
        </w:r>
        <w:r w:rsidRPr="003A0C0D" w:rsidDel="00602365">
          <w:rPr>
            <w:noProof/>
          </w:rPr>
          <w:fldChar w:fldCharType="separate"/>
        </w:r>
        <w:r w:rsidRPr="00FA4D8D" w:rsidDel="00602365">
          <w:rPr>
            <w:noProof/>
            <w:lang w:val="en-GB"/>
          </w:rPr>
          <w:delText>WCRP Global Sea Level Budget, 2018)</w:delText>
        </w:r>
        <w:r w:rsidRPr="003A0C0D" w:rsidDel="00602365">
          <w:rPr>
            <w:noProof/>
          </w:rPr>
          <w:fldChar w:fldCharType="end"/>
        </w:r>
      </w:del>
      <w:r w:rsidRPr="003A0C0D">
        <w:fldChar w:fldCharType="end"/>
      </w:r>
      <w:r w:rsidRPr="00FA4D8D">
        <w:rPr>
          <w:lang w:val="en-GB"/>
        </w:rPr>
        <w:t>.</w:t>
      </w:r>
    </w:p>
    <w:p w14:paraId="4642F5E2" w14:textId="77777777" w:rsidR="006409E5" w:rsidRPr="00FA4D8D" w:rsidRDefault="006409E5" w:rsidP="006409E5">
      <w:pPr>
        <w:pStyle w:val="AR6BodyText"/>
        <w:rPr>
          <w:lang w:val="en-GB"/>
        </w:rPr>
      </w:pPr>
    </w:p>
    <w:p w14:paraId="11DFC0BC" w14:textId="1CED5581" w:rsidR="006409E5" w:rsidRPr="00FA4D8D" w:rsidRDefault="006409E5" w:rsidP="006409E5">
      <w:pPr>
        <w:pStyle w:val="AR6BodyText"/>
        <w:rPr>
          <w:rFonts w:cs="Times New Roman"/>
          <w:i/>
          <w:lang w:val="en-GB"/>
        </w:rPr>
      </w:pPr>
      <w:r w:rsidRPr="00FA4D8D">
        <w:rPr>
          <w:rFonts w:cs="Times New Roman"/>
          <w:i/>
          <w:lang w:val="en-GB"/>
        </w:rPr>
        <w:t>Cryosphere</w:t>
      </w:r>
    </w:p>
    <w:p w14:paraId="57F5E6B7" w14:textId="77777777" w:rsidR="00693B3F" w:rsidRPr="00FA4D8D" w:rsidRDefault="00693B3F" w:rsidP="006409E5">
      <w:pPr>
        <w:pStyle w:val="AR6BodyText"/>
        <w:rPr>
          <w:i/>
          <w:lang w:val="en-GB"/>
        </w:rPr>
      </w:pPr>
    </w:p>
    <w:p w14:paraId="4FF1B9C6" w14:textId="7CB017AA" w:rsidR="006409E5" w:rsidRPr="00FA4D8D" w:rsidRDefault="006409E5" w:rsidP="006409E5">
      <w:pPr>
        <w:pStyle w:val="AR6BodyText"/>
        <w:rPr>
          <w:lang w:val="en-GB"/>
        </w:rPr>
      </w:pPr>
      <w:r w:rsidRPr="00FA4D8D">
        <w:rPr>
          <w:rFonts w:cs="Times New Roman"/>
          <w:lang w:val="en-GB"/>
        </w:rPr>
        <w:t>For the cryosphere, there has bee</w:t>
      </w:r>
      <w:r w:rsidRPr="00FA4D8D">
        <w:rPr>
          <w:lang w:val="en-GB"/>
        </w:rPr>
        <w:t xml:space="preserve">n much recent </w:t>
      </w:r>
      <w:r w:rsidRPr="00FA4D8D">
        <w:rPr>
          <w:rFonts w:cs="Times New Roman"/>
          <w:lang w:val="en-GB"/>
        </w:rPr>
        <w:t>progress in synthesizing global datasets covering larger areas and longer time periods from multi-platform observations. For glaciers, the Global Terrestrial Network for Glaciers, which combines data on glacier fluctuations, mass balance and elevation change with glacier outlines and ice thickness, has ex</w:t>
      </w:r>
      <w:r w:rsidRPr="00FA4D8D">
        <w:rPr>
          <w:lang w:val="en-GB"/>
        </w:rPr>
        <w:t xml:space="preserve">panded and </w:t>
      </w:r>
      <w:r w:rsidRPr="00FA4D8D">
        <w:rPr>
          <w:rFonts w:cs="Times New Roman"/>
          <w:lang w:val="en-GB"/>
        </w:rPr>
        <w:t xml:space="preserve">provided input for assessing global glacier evolution and its </w:t>
      </w:r>
      <w:r w:rsidR="00F70725">
        <w:rPr>
          <w:rFonts w:cs="Times New Roman"/>
          <w:lang w:val="en-GB"/>
        </w:rPr>
        <w:t>role in</w:t>
      </w:r>
      <w:r w:rsidR="00F70725" w:rsidRPr="00FA4D8D">
        <w:rPr>
          <w:rFonts w:cs="Times New Roman"/>
          <w:lang w:val="en-GB"/>
        </w:rPr>
        <w:t xml:space="preserve"> </w:t>
      </w:r>
      <w:r w:rsidRPr="00FA4D8D">
        <w:rPr>
          <w:rFonts w:cs="Times New Roman"/>
          <w:lang w:val="en-GB"/>
        </w:rPr>
        <w:t>sea level rise (</w:t>
      </w:r>
      <w:del w:id="4783" w:author="Ian Blenkinsop" w:date="2021-07-12T14:47:00Z">
        <w:r w:rsidRPr="00FA4D8D" w:rsidDel="00A43887">
          <w:rPr>
            <w:lang w:val="en-GB"/>
          </w:rPr>
          <w:delText>C</w:delText>
        </w:r>
        <w:r w:rsidRPr="00FA4D8D" w:rsidDel="00A43887">
          <w:rPr>
            <w:rFonts w:cs="Times New Roman"/>
            <w:lang w:val="en-GB"/>
          </w:rPr>
          <w:delText>hapt</w:delText>
        </w:r>
        <w:r w:rsidRPr="00FA4D8D" w:rsidDel="00A43887">
          <w:rPr>
            <w:lang w:val="en-GB"/>
          </w:rPr>
          <w:delText xml:space="preserve">er 2, </w:delText>
        </w:r>
      </w:del>
      <w:r w:rsidRPr="00FA4D8D">
        <w:rPr>
          <w:lang w:val="en-GB"/>
        </w:rPr>
        <w:t>Section</w:t>
      </w:r>
      <w:ins w:id="4784" w:author="Ian Blenkinsop" w:date="2021-07-12T14:47:00Z">
        <w:r w:rsidR="00A43887">
          <w:rPr>
            <w:lang w:val="en-GB"/>
          </w:rPr>
          <w:t>s</w:t>
        </w:r>
      </w:ins>
      <w:r w:rsidRPr="00FA4D8D">
        <w:rPr>
          <w:lang w:val="en-GB"/>
        </w:rPr>
        <w:t xml:space="preserve"> 2.3.2.3</w:t>
      </w:r>
      <w:del w:id="4785" w:author="Ian Blenkinsop" w:date="2021-07-12T14:47:00Z">
        <w:r w:rsidRPr="00FA4D8D" w:rsidDel="00A43887">
          <w:rPr>
            <w:lang w:val="en-GB"/>
          </w:rPr>
          <w:delText xml:space="preserve">; Chapter 9, Section </w:delText>
        </w:r>
      </w:del>
      <w:ins w:id="4786" w:author="Ian Blenkinsop" w:date="2021-07-12T14:47:00Z">
        <w:r w:rsidR="00A43887">
          <w:rPr>
            <w:lang w:val="en-GB"/>
          </w:rPr>
          <w:t xml:space="preserve"> and </w:t>
        </w:r>
      </w:ins>
      <w:r w:rsidRPr="00FA4D8D">
        <w:rPr>
          <w:lang w:val="en-GB"/>
        </w:rPr>
        <w:t xml:space="preserve">9.5.1; </w:t>
      </w:r>
      <w:r w:rsidRPr="003A0C0D">
        <w:fldChar w:fldCharType="begin" w:fldLock="1"/>
      </w:r>
      <w:r w:rsidR="00E81B0B">
        <w:rPr>
          <w:lang w:val="en-GB"/>
        </w:rPr>
        <w:instrText>ADDIN CSL_CITATION { "citationItems" : [ { "id" : "ITEM-1", "itemData" : { "DOI" : "10.1038/s41586-019-1071-0", "ISSN" : "1476-4687", "abstract" : "Glaciers distinct from the Greenland and Antarctic ice sheets cover an area of approximately 706,000 square kilometres globally1, with an estimated total volume of 170,000 cubic kilometres, or 0.4 metres of potential sea-level-rise equivalent2. Retreating and thinning glaciers are icons of climate change3 and affect regional runoff4 as well as global sea level5,6. In past\u00a0reports from the Intergovernmental Panel on Climate Change, estimates of changes in glacier mass were based on the multiplication of averaged or interpolated results from available observations of a few hundred glaciers by defined regional glacier areas7\u201310. For data-scarce regions, these results had to be complemented with estimates based on satellite altimetry and gravimetry11. These past approaches were challenged by the small number and heterogeneous spatiotemporal distribution of in situ measurement series and their often unknown ability to represent their respective mountain ranges, as well as by the spatial limitations of satellite altimetry (for which only point data are available) and gravimetry (with its coarse resolution). Here we use an extrapolation of glaciological and geodetic observations to show that glaciers contributed 27\u00a0\u00b1\u00a022\u00a0millimetres to global mean sea-level rise from 1961 to 2016. Regional\u00a0specific-mass-change rates for 2006\u20132016 range from \u22120.1 metres to \u22121.2 metres of water equivalent per year, resulting in a global sea-level contribution of 335\u00a0\u00b1\u00a0144 gigatonnes, or 0.92\u00a0\u00b1\u00a00.39 millimetres, per year. Although statistical uncertainty ranges overlap, our conclusions suggest that glacier mass loss may be larger than previously reported11. The present glacier mass loss is equivalent to the sea-level contribution of the Greenland Ice Sheet12, clearly exceeds the loss from the Antarctic Ice Sheet13, and accounts for 25\u00a0to\u00a030 per cent of the total observed sea-level rise14. Present mass-loss rates indicate that glaciers could almost disappear in some mountain ranges in this century, while heavily glacierized regions will continue to contribute to sea-level rise beyond 2100.", "author" : [ { "dropping-particle" : "", "family" : "Zemp", "given" : "M", "non-dropping-particle" : "", "parse-names" : false, "suffix" : "" }, { "dropping-particle" : "", "family" : "Huss", "given" : "M", "non-dropping-particle" : "", "parse-names" : false, "suffix" : "" }, { "dropping-particle" : "", "family" : "Thibert", "given" : "E", "non-dropping-particle" : "", "parse-names" : false, "suffix" : "" }, { "dropping-particle" : "", "family" : "Eckert", "given" : "N", "non-dropping-particle" : "", "parse-names" : false, "suffix" : "" }, { "dropping-particle" : "", "family" : "McNabb", "given" : "R", "non-dropping-particle" : "", "parse-names" : false, "suffix" : "" }, { "dropping-particle" : "", "family" : "Huber", "given" : "J", "non-dropping-particle" : "", "parse-names" : false, "suffix" : "" }, { "dropping-particle" : "", "family" : "Barandun", "given" : "M", "non-dropping-particle" : "", "parse-names" : false, "suffix" : "" }, { "dropping-particle" : "", "family" : "Machguth", "given" : "H", "non-dropping-particle" : "", "parse-names" : false, "suffix" : "" }, { "dropping-particle" : "", "family" : "Nussbaumer", "given" : "S U", "non-dropping-particle" : "", "parse-names" : false, "suffix" : "" }, { "dropping-particle" : "", "family" : "G\u00e4rtner-Roer", "given" : "I", "non-dropping-particle" : "", "parse-names" : false, "suffix" : "" }, { "dropping-particle" : "", "family" : "Thomson", "given" : "L", "non-dropping-particle" : "", "parse-names" : false, "suffix" : "" }, { "dropping-particle" : "", "family" : "Paul", "given" : "F", "non-dropping-particle" : "", "parse-names" : false, "suffix" : "" }, { "dropping-particle" : "", "family" : "Maussion", "given" : "F", "non-dropping-particle" : "", "parse-names" : false, "suffix" : "" }, { "dropping-particle" : "", "family" : "Kutuzov", "given" : "S", "non-dropping-particle" : "", "parse-names" : false, "suffix" : "" }, { "dropping-particle" : "", "family" : "Cogley", "given" : "J G", "non-dropping-particle" : "", "parse-names" : false, "suffix" : "" } ], "container-title" : "Nature", "id" : "ITEM-1", "issue" : "7752", "issued" : { "date-parts" : [ [ "2019" ] ] }, "page" : "382-386", "title" : "Global glacier mass changes and their contributions to sea-level rise from 1961 to 2016", "translator" : [ { "dropping-particle" : "", "family" : "H4325", "given" : "", "non-dropping-particle" : "", "parse-names" : false, "suffix" : "" } ], "type" : "article-journal", "volume" : "568" }, "uris" : [ "http://www.mendeley.com/documents/?uuid=352f4414-8ebc-4185-a311-e0dd59a204b9" ] } ], "mendeley" : { "formattedCitation" : "(Zemp et al., 2019)", "manualFormatting" : "Zemp et al., 2019)", "plainTextFormattedCitation" : "(Zemp et al., 2019)", "previouslyFormattedCitation" : "(Zemp et al., 2019)" }, "properties" : { "noteIndex" : 0 }, "schema" : "https://github.com/citation-style-language/schema/raw/master/csl-citation.json" }</w:instrText>
      </w:r>
      <w:r w:rsidRPr="003A0C0D">
        <w:fldChar w:fldCharType="separate"/>
      </w:r>
      <w:ins w:id="4787" w:author="Robin Matthews" w:date="2021-05-18T16:05:00Z">
        <w:r w:rsidR="00602365">
          <w:rPr>
            <w:noProof/>
            <w:lang w:val="en-GB"/>
          </w:rPr>
          <w:t>Zemp et al., 2019)</w:t>
        </w:r>
      </w:ins>
      <w:del w:id="4788" w:author="Robin Matthews" w:date="2021-05-18T16:05:00Z">
        <w:r w:rsidRPr="00FA4D8D" w:rsidDel="00602365">
          <w:rPr>
            <w:noProof/>
            <w:lang w:val="en-GB"/>
          </w:rPr>
          <w:delText>Zemp et al., 2019)</w:delText>
        </w:r>
      </w:del>
      <w:r w:rsidRPr="003A0C0D">
        <w:fldChar w:fldCharType="end"/>
      </w:r>
      <w:r w:rsidRPr="00FA4D8D">
        <w:rPr>
          <w:rFonts w:cs="Times New Roman"/>
          <w:lang w:val="en-GB"/>
        </w:rPr>
        <w:t xml:space="preserve">. New data sources include archived and declassified aerial photographs and satellite missions, and high-resolution (10 m or less) digital elevation models </w:t>
      </w:r>
      <w:r w:rsidRPr="003A0C0D">
        <w:rPr>
          <w:rFonts w:cs="Times New Roman"/>
        </w:rPr>
        <w:fldChar w:fldCharType="begin" w:fldLock="1"/>
      </w:r>
      <w:r w:rsidR="00A94565">
        <w:rPr>
          <w:rFonts w:cs="Times New Roman"/>
          <w:lang w:val="en-GB"/>
        </w:rPr>
        <w:instrText>ADDIN CSL_CITATION { "citationItems" : [ { "id" : "ITEM-1", "itemData" : { "DOI" : "10.7910/DVN/OHHUKH", "URL" : "10.7910/DVN/OHHUKH", "author" : [ { "dropping-particle" : "", "family" : "Porter", "given" : "Claire", "non-dropping-particle" : "", "parse-names" : false, "suffix" : "" }, { "dropping-particle" : "", "family" : "Morin", "given" : "Paul", "non-dropping-particle" : "", "parse-names" : false, "suffix" : "" }, { "dropping-particle" : "", "family" : "Howat", "given" : "Ian", "non-dropping-particle" : "", "parse-names" : false, "suffix" : "" }, { "dropping-particle" : "", "family" : "Noh", "given" : "Myoung-Jon", "non-dropping-particle" : "", "parse-names" : false, "suffix" : "" }, { "dropping-particle" : "", "family" : "Bates", "given" : "Brian", "non-dropping-particle" : "", "parse-names" : false, "suffix" : "" }, { "dropping-particle" : "", "family" : "Peterman", "given" : "Kenneth", "non-dropping-particle" : "", "parse-names" : false, "suffix" : "" }, { "dropping-particle" : "", "family" : "Keesey", "given" : "Scott", "non-dropping-particle" : "", "parse-names" : false, "suffix" : "" }, { "dropping-particle" : "", "family" : "Schlenk", "given" : "Matthew", "non-dropping-particle" : "", "parse-names" : false, "suffix" : "" }, { "dropping-particle" : "", "family" : "Gardiner", "given" : "Judith", "non-dropping-particle" : "", "parse-names" : false, "suffix" : "" }, { "dropping-particle" : "", "family" : "Tomko", "given" : "Karen", "non-dropping-particle" : "", "parse-names" : false, "suffix" : "" }, { "dropping-particle" : "", "family" : "Willis", "given" : "Michael", "non-dropping-particle" : "", "parse-names" : false, "suffix" : "" }, { "dropping-particle" : "", "family" : "Kelleher", "given" : "Cole", "non-dropping-particle" : "", "parse-names" : false, "suffix" : "" }, { "dropping-particle" : "", "family" : "Cloutier", "given" : "Michael", "non-dropping-particle" : "", "parse-names" : false, "suffix" : "" }, { "dropping-particle" : "", "family" : "Husby", "given" : "Eric", "non-dropping-particle" : "", "parse-names" : false, "suffix" : "" }, { "dropping-particle" : "", "family" : "Foga", "given" : "Steven", "non-dropping-particle" : "", "parse-names" : false, "suffix" : "" }, { "dropping-particle" : "", "family" : "Nakamura", "given" : "Hitomi", "non-dropping-particle" : "", "parse-names" : false, "suffix" : "" }, { "dropping-particle" : "", "family" : "Platson", "given" : "Melisa", "non-dropping-particle" : "", "parse-names" : false, "suffix" : "" }, { "dropping-particle" : "", "family" : "Wethington, Michael", "given" : "Jr.", "non-dropping-particle" : "", "parse-names" : false, "suffix" : "" }, { "dropping-particle" : "", "family" : "Williamson", "given" : "Cathleen", "non-dropping-particle" : "", "parse-names" : false, "suffix" : "" }, { "dropping-particle" : "", "family" : "Bauer", "given" : "Gregory", "non-dropping-particle" : "", "parse-names" : false, "suffix" : "" }, { "dropping-particle" : "", "family" : "Enos", "given" : "Jeremy", "non-dropping-particle" : "", "parse-names" : false, "suffix" : "" }, { "dropping-particle" : "", "family" : "Arnold", "given" : "Galen", "non-dropping-particle" : "", "parse-names" : false, "suffix" : "" }, { "dropping-particle" : "", "family" : "Kramer", "given" : "William", "non-dropping-particle" : "", "parse-names" : false, "suffix" : "" }, { "dropping-particle" : "", "family" : "Becker", "given" : "Peter", "non-dropping-particle" : "", "parse-names" : false, "suffix" : "" }, { "dropping-particle" : "", "family" : "Doshi", "given" : "Abhijit", "non-dropping-particle" : "", "parse-names" : false, "suffix" : "" }, { "dropping-particle" : "", "family" : "D'Souza", "given" : "Cristelle", "non-dropping-particle" : "", "parse-names" : false, "suffix" : "" }, { "dropping-particle" : "", "family" : "Cummens", "given" : "Pat", "non-dropping-particle" : "", "parse-names" : false, "suffix" : "" }, { "dropping-particle" : "", "family" : "Laurier", "given" : "Fabien", "non-dropping-particle" : "", "parse-names" : false, "suffix" : "" }, { "dropping-particle" : "", "family" : "Bojesen", "given" : "Mikkel", "non-dropping-particle" : "", "parse-names" : false, "suffix" : "" } ], "id" : "ITEM-1", "issued" : { "date-parts" : [ [ "2018" ] ] }, "publisher" : "Harvard Dataverse", "title" : "ArcticDEM V1", "translator" : [ { "dropping-particle" : "", "family" : "H3735", "given" : "Rt17", "non-dropping-particle" : "", "parse-names" : false, "suffix" : "" } ], "type" : "webpage" }, "uris" : [ "http://www.mendeley.com/documents/?uuid=80aa76fc-3bc8-46bb-a66d-12baa882f538" ] }, { "id" : "ITEM-2", "itemData" : { "DOI" : "10.1038/s41558-018-0375-7", "ISSN" : "1758-678X", "author" : [ { "dropping-particle" : "", "family" : "Braun", "given" : "Matthias H.", "non-dropping-particle" : "", "parse-names" : false, "suffix" : "" }, { "dropping-particle" : "", "family" : "Malz", "given" : "Philipp", "non-dropping-particle" : "", "parse-names" : false, "suffix" : "" }, { "dropping-particle" : "", "family" : "Sommer", "given" : "Christian", "non-dropping-particle" : "", "parse-names" : false, "suffix" : "" }, { "dropping-particle" : "", "family" : "Far\u00edas-Barahona", "given" : "David", "non-dropping-particle" : "", "parse-names" : false, "suffix" : "" }, { "dropping-particle" : "", "family" : "Sauter", "given" : "Tobias", "non-dropping-particle" : "", "parse-names" : false, "suffix" : "" }, { "dropping-particle" : "", "family" : "Casassa", "given" : "Gino", "non-dropping-particle" : "", "parse-names" : false, "suffix" : "" }, { "dropping-particle" : "", "family" : "Soruco", "given" : "Alvaro", "non-dropping-particle" : "", "parse-names" : false, "suffix" : "" }, { "dropping-particle" : "", "family" : "Skvarca", "given" : "Pedro", "non-dropping-particle" : "", "parse-names" : false, "suffix" : "" }, { "dropping-particle" : "", "family" : "Seehaus", "given" : "Thorsten C.", "non-dropping-particle" : "", "parse-names" : false, "suffix" : "" } ], "container-title" : "Nature Climate Change", "id" : "ITEM-2", "issue" : "2", "issued" : { "date-parts" : [ [ "2019", "2", "14" ] ] }, "page" : "130-136", "title" : "Constraining glacier elevation and mass changes in South America", "translator" : [ { "dropping-particle" : "", "family" : "H3734", "given" : "", "non-dropping-particle" : "", "parse-names" : false, "suffix" : "" } ], "type" : "article-journal", "volume" : "9" }, "uris" : [ "http://www.mendeley.com/documents/?uuid=71a52d6d-fd7e-4f91-a8ee-04bdf083a599" ] } ], "mendeley" : { "formattedCitation" : "(Porter et al., 2018; Braun et al., 2019)", "plainTextFormattedCitation" : "(Porter et al., 2018; Braun et al., 2019)", "previouslyFormattedCitation" : "(Porter et al., 2018; Braun et al., 2019)" }, "properties" : { "noteIndex" : 0 }, "schema" : "https://github.com/citation-style-language/schema/raw/master/csl-citation.json" }</w:instrText>
      </w:r>
      <w:r w:rsidRPr="003A0C0D">
        <w:rPr>
          <w:rFonts w:cs="Times New Roman"/>
        </w:rPr>
        <w:fldChar w:fldCharType="separate"/>
      </w:r>
      <w:ins w:id="4789" w:author="Robin Matthews" w:date="2021-05-18T16:05:00Z">
        <w:r w:rsidR="00602365">
          <w:rPr>
            <w:rFonts w:cs="Times New Roman"/>
            <w:noProof/>
            <w:lang w:val="en-GB"/>
          </w:rPr>
          <w:t>(Porter et al., 2018; Braun et al., 2019)</w:t>
        </w:r>
      </w:ins>
      <w:del w:id="4790" w:author="Robin Matthews" w:date="2021-05-18T16:05:00Z">
        <w:r w:rsidRPr="00FA4D8D" w:rsidDel="00602365">
          <w:rPr>
            <w:rFonts w:cs="Times New Roman"/>
            <w:noProof/>
            <w:lang w:val="en-GB"/>
          </w:rPr>
          <w:delText>(Porter et al., 2018; Braun et al., 2019)</w:delText>
        </w:r>
      </w:del>
      <w:r w:rsidRPr="003A0C0D">
        <w:rPr>
          <w:rFonts w:cs="Times New Roman"/>
        </w:rPr>
        <w:fldChar w:fldCharType="end"/>
      </w:r>
      <w:r w:rsidRPr="00FA4D8D">
        <w:rPr>
          <w:rFonts w:cs="Times New Roman"/>
          <w:lang w:val="en-GB"/>
        </w:rPr>
        <w:t xml:space="preserve">. </w:t>
      </w:r>
    </w:p>
    <w:p w14:paraId="0770B3BB" w14:textId="77777777" w:rsidR="006409E5" w:rsidRPr="00FA4D8D" w:rsidRDefault="006409E5" w:rsidP="006409E5">
      <w:pPr>
        <w:pStyle w:val="AR6BodyText"/>
        <w:rPr>
          <w:lang w:val="en-GB"/>
        </w:rPr>
      </w:pPr>
    </w:p>
    <w:p w14:paraId="09ABB566" w14:textId="4013D461" w:rsidR="006409E5" w:rsidRPr="00FA4D8D" w:rsidRDefault="006409E5" w:rsidP="006409E5">
      <w:pPr>
        <w:pStyle w:val="AR6BodyText"/>
        <w:rPr>
          <w:lang w:val="en-GB"/>
        </w:rPr>
      </w:pPr>
      <w:r w:rsidRPr="00FA4D8D">
        <w:rPr>
          <w:rFonts w:cs="Times New Roman"/>
          <w:lang w:val="en-GB"/>
        </w:rPr>
        <w:t xml:space="preserve">Improvements have also been made in the monitoring of permafrost. The Global Terrestrial Network for Permafrost </w:t>
      </w:r>
      <w:ins w:id="4791" w:author="Ian Blenkinsop" w:date="2021-07-07T17:07:00Z">
        <w:r w:rsidR="004359B9">
          <w:rPr>
            <w:rFonts w:cs="Times New Roman"/>
            <w:lang w:val="en-GB"/>
          </w:rPr>
          <w:t xml:space="preserve">(GTN-P; </w:t>
        </w:r>
      </w:ins>
      <w:r w:rsidRPr="003A0C0D">
        <w:rPr>
          <w:rFonts w:cs="Times New Roman"/>
        </w:rPr>
        <w:fldChar w:fldCharType="begin" w:fldLock="1"/>
      </w:r>
      <w:r w:rsidR="00E81B0B">
        <w:rPr>
          <w:rFonts w:cs="Times New Roman"/>
          <w:lang w:val="en-GB"/>
        </w:rPr>
        <w:instrText>ADDIN CSL_CITATION { "citationItems" : [ { "id" : "ITEM-1", "itemData" : { "DOI" : "10.5194/essd-7-245-2015", "author" : [ { "dropping-particle" : "", "family" : "Biskaborn", "given" : "B K", "non-dropping-particle" : "", "parse-names" : false, "suffix" : "" }, { "dropping-particle" : "", "family" : "Lanckman", "given" : "J.-P.", "non-dropping-particle" : "", "parse-names" : false, "suffix" : "" }, { "dropping-particle" : "", "family" : "Lantuit", "given" : "H", "non-dropping-particle" : "", "parse-names" : false, "suffix" : "" }, { "dropping-particle" : "", "family" : "Elger", "given" : "K", "non-dropping-particle" : "", "parse-names" : false, "suffix" : "" }, { "dropping-particle" : "", "family" : "Streletskiy", "given" : "D A", "non-dropping-particle" : "", "parse-names" : false, "suffix" : "" }, { "dropping-particle" : "", "family" : "Cable", "given" : "W L", "non-dropping-particle" : "", "parse-names" : false, "suffix" : "" }, { "dropping-particle" : "", "family" : "Romanovsky", "given" : "V E", "non-dropping-particle" : "", "parse-names" : false, "suffix" : "" } ], "container-title" : "Earth System Science Data", "id" : "ITEM-1", "issue" : "2", "issued" : { "date-parts" : [ [ "2015" ] ] }, "page" : "245-259", "title" : "The new database of the Global Terrestrial Network for Permafrost (GTN-P)", "translator" : [ { "dropping-particle" : "", "family" : "H3973", "given" : "", "non-dropping-particle" : "", "parse-names" : false, "suffix" : "" } ], "type" : "article-journal", "volume" : "7" }, "uris" : [ "http://www.mendeley.com/documents/?uuid=b2aa4563-8ae5-48fd-94e6-a408388e8ddb" ] } ], "mendeley" : { "formattedCitation" : "(Biskaborn et al., 2015)", "plainTextFormattedCitation" : "(Biskaborn et al., 2015)", "previouslyFormattedCitation" : "(Biskaborn et al., 2015)" }, "properties" : { "noteIndex" : 0 }, "schema" : "https://github.com/citation-style-language/schema/raw/master/csl-citation.json" }</w:instrText>
      </w:r>
      <w:r w:rsidRPr="003A0C0D">
        <w:rPr>
          <w:rFonts w:cs="Times New Roman"/>
        </w:rPr>
        <w:fldChar w:fldCharType="separate"/>
      </w:r>
      <w:ins w:id="4792" w:author="Robin Matthews" w:date="2021-05-18T16:05:00Z">
        <w:del w:id="4793" w:author="Ian Blenkinsop" w:date="2021-07-07T17:07:00Z">
          <w:r w:rsidR="00602365" w:rsidDel="004359B9">
            <w:rPr>
              <w:rFonts w:cs="Times New Roman"/>
              <w:noProof/>
              <w:lang w:val="en-GB"/>
            </w:rPr>
            <w:delText>(</w:delText>
          </w:r>
        </w:del>
        <w:r w:rsidR="00602365">
          <w:rPr>
            <w:rFonts w:cs="Times New Roman"/>
            <w:noProof/>
            <w:lang w:val="en-GB"/>
          </w:rPr>
          <w:t>Biskaborn et al., 2015)</w:t>
        </w:r>
      </w:ins>
      <w:del w:id="4794" w:author="Robin Matthews" w:date="2021-05-18T16:05:00Z">
        <w:r w:rsidRPr="00FA4D8D" w:rsidDel="00602365">
          <w:rPr>
            <w:rFonts w:cs="Times New Roman"/>
            <w:noProof/>
            <w:lang w:val="en-GB"/>
          </w:rPr>
          <w:delText>(Biskaborn et al., 2015)</w:delText>
        </w:r>
      </w:del>
      <w:r w:rsidRPr="003A0C0D">
        <w:rPr>
          <w:rFonts w:cs="Times New Roman"/>
        </w:rPr>
        <w:fldChar w:fldCharType="end"/>
      </w:r>
      <w:r w:rsidRPr="00FA4D8D">
        <w:rPr>
          <w:rFonts w:cs="Times New Roman"/>
          <w:lang w:val="en-GB"/>
        </w:rPr>
        <w:t xml:space="preserve"> provides long-term records of permafrost temperature and active layer thickness at key sites to assess their changes over time. Substantial improvements to our assessments of large-scale snow changes come from intercomparison and blending of several datasets, for snow water equivalent </w:t>
      </w:r>
      <w:r w:rsidRPr="003A0C0D">
        <w:rPr>
          <w:rFonts w:cs="Times New Roman"/>
        </w:rPr>
        <w:fldChar w:fldCharType="begin" w:fldLock="1"/>
      </w:r>
      <w:r w:rsidR="00E81B0B">
        <w:rPr>
          <w:rFonts w:cs="Times New Roman"/>
          <w:lang w:val="en-GB"/>
        </w:rPr>
        <w:instrText>ADDIN CSL_CITATION { "citationItems" : [ { "id" : "ITEM-1", "itemData" : { "DOI" : "10.5194/tc-14-1579-2020", "author" : [ { "dropping-particle" : "", "family" : "Mortimer", "given" : "C", "non-dropping-particle" : "", "parse-names" : false, "suffix" : "" }, { "dropping-particle" : "", "family" : "Mudryk", "given" : "L", "non-dropping-particle" : "", "parse-names" : false, "suffix" : "" }, { "dropping-particle" : "", "family" : "Derksen", "given" : "C", "non-dropping-particle" : "", "parse-names" : false, "suffix" : "" }, { "dropping-particle" : "", "family" : "Luojus", "given" : "K", "non-dropping-particle" : "", "parse-names" : false, "suffix" : "" }, { "dropping-particle" : "", "family" : "Brown", "given" : "R", "non-dropping-particle" : "", "parse-names" : false, "suffix" : "" }, { "dropping-particle" : "", "family" : "Kelly", "given" : "R", "non-dropping-particle" : "", "parse-names" : false, "suffix" : "" }, { "dropping-particle" : "", "family" : "Tedesco", "given" : "M", "non-dropping-particle" : "", "parse-names" : false, "suffix" : "" } ], "container-title" : "The Cryosphere", "id" : "ITEM-1", "issue" : "5", "issued" : { "date-parts" : [ [ "2020" ] ] }, "page" : "1579-1594", "title" : "Evaluation of long-term Northern Hemisphere snow water equivalent products", "translator" : [ { "dropping-particle" : "", "family" : "H4324", "given" : "", "non-dropping-particle" : "", "parse-names" : false, "suffix" : "" } ], "type" : "article-journal", "volume" : "14" }, "uris" : [ "http://www.mendeley.com/documents/?uuid=420ac7ff-f09d-4ca2-9550-6bd76fa1a873" ] } ], "mendeley" : { "formattedCitation" : "(Mortimer et al., 2020)", "plainTextFormattedCitation" : "(Mortimer et al., 2020)", "previouslyFormattedCitation" : "(Mortimer et al., 2020)" }, "properties" : { "noteIndex" : 0 }, "schema" : "https://github.com/citation-style-language/schema/raw/master/csl-citation.json" }</w:instrText>
      </w:r>
      <w:r w:rsidRPr="003A0C0D">
        <w:rPr>
          <w:rFonts w:cs="Times New Roman"/>
        </w:rPr>
        <w:fldChar w:fldCharType="separate"/>
      </w:r>
      <w:ins w:id="4795" w:author="Robin Matthews" w:date="2021-05-18T16:05:00Z">
        <w:r w:rsidR="00602365">
          <w:rPr>
            <w:rFonts w:cs="Times New Roman"/>
            <w:noProof/>
            <w:lang w:val="en-GB"/>
          </w:rPr>
          <w:t>(Mortimer et al., 2020)</w:t>
        </w:r>
      </w:ins>
      <w:del w:id="4796" w:author="Robin Matthews" w:date="2021-05-18T16:05:00Z">
        <w:r w:rsidRPr="00FA4D8D" w:rsidDel="00602365">
          <w:rPr>
            <w:rFonts w:cs="Times New Roman"/>
            <w:noProof/>
            <w:lang w:val="en-GB"/>
          </w:rPr>
          <w:delText>(Mortimer et al., 2020)</w:delText>
        </w:r>
      </w:del>
      <w:r w:rsidRPr="003A0C0D">
        <w:rPr>
          <w:rFonts w:cs="Times New Roman"/>
        </w:rPr>
        <w:fldChar w:fldCharType="end"/>
      </w:r>
      <w:r w:rsidRPr="00FA4D8D">
        <w:rPr>
          <w:rFonts w:cs="Times New Roman"/>
          <w:lang w:val="en-GB"/>
        </w:rPr>
        <w:t xml:space="preserve"> and snow cover extent </w:t>
      </w:r>
      <w:r w:rsidRPr="003A0C0D">
        <w:rPr>
          <w:rFonts w:cs="Times New Roman"/>
        </w:rPr>
        <w:fldChar w:fldCharType="begin" w:fldLock="1"/>
      </w:r>
      <w:r w:rsidR="00E81B0B">
        <w:rPr>
          <w:rFonts w:cs="Times New Roman"/>
          <w:lang w:val="en-GB"/>
        </w:rPr>
        <w:instrText>ADDIN CSL_CITATION { "citationItems" : [ { "id" : "ITEM-1", "itemData" : { "DOI" : "10.5194/tc-14-2495-2020", "author" : [ { "dropping-particle" : "", "family" : "Mudryk", "given" : "L", "non-dropping-particle" : "", "parse-names" : false, "suffix" : "" }, { "dropping-particle" : "", "family" : "Santolaria-Otin", "given" : "M", "non-dropping-particle" : "", "parse-names" : false, "suffix" : "" }, { "dropping-particle" : "", "family" : "Krinner", "given" : "G", "non-dropping-particle" : "", "parse-names" : false, "suffix" : "" }, { "dropping-particle" : "", "family" : "M\u00e9n\u00e9goz", "given" : "M", "non-dropping-particle" : "", "parse-names" : false, "suffix" : "" }, { "dropping-particle" : "", "family" : "Derksen", "given" : "C", "non-dropping-particle" : "", "parse-names" : false, "suffix" : "" }, { "dropping-particle" : "", "family" : "Brutel-Vuilmet", "given" : "C", "non-dropping-particle" : "", "parse-names" : false, "suffix" : "" }, { "dropping-particle" : "", "family" : "Brady", "given" : "M", "non-dropping-particle" : "", "parse-names" : false, "suffix" : "" }, { "dropping-particle" : "", "family" : "Essery", "given" : "R", "non-dropping-particle" : "", "parse-names" : false, "suffix" : "" } ], "container-title" : "The Cryosphere", "id" : "ITEM-1", "issue" : "7", "issued" : { "date-parts" : [ [ "2020" ] ] }, "page" : "2495-2514", "title" : "Historical Northern Hemisphere snow cover trends and projected changes in the CMIP6 multi-model ensemble", "translator" : [ { "dropping-particle" : "", "family" : "H4429", "given" : "", "non-dropping-particle" : "", "parse-names" : false, "suffix" : "" } ], "type" : "article-journal", "volume" : "14" }, "uris" : [ "http://www.mendeley.com/documents/?uuid=22c2caf0-fc16-4843-9a7a-12f65411535c" ] } ], "mendeley" : { "formattedCitation" : "(Mudryk et al., 2020)", "plainTextFormattedCitation" : "(Mudryk et al., 2020)", "previouslyFormattedCitation" : "(Mudryk et al., 2020)" }, "properties" : { "noteIndex" : 0 }, "schema" : "https://github.com/citation-style-language/schema/raw/master/csl-citation.json" }</w:instrText>
      </w:r>
      <w:r w:rsidRPr="003A0C0D">
        <w:rPr>
          <w:rFonts w:cs="Times New Roman"/>
        </w:rPr>
        <w:fldChar w:fldCharType="separate"/>
      </w:r>
      <w:ins w:id="4797" w:author="Robin Matthews" w:date="2021-05-18T16:05:00Z">
        <w:r w:rsidR="00602365">
          <w:rPr>
            <w:rFonts w:cs="Times New Roman"/>
            <w:noProof/>
            <w:lang w:val="en-GB"/>
          </w:rPr>
          <w:t>(Mudryk et al., 2020)</w:t>
        </w:r>
      </w:ins>
      <w:del w:id="4798" w:author="Robin Matthews" w:date="2021-05-18T16:05:00Z">
        <w:r w:rsidRPr="00FA4D8D" w:rsidDel="00602365">
          <w:rPr>
            <w:rFonts w:cs="Times New Roman"/>
            <w:noProof/>
            <w:lang w:val="en-GB"/>
          </w:rPr>
          <w:delText>(Mudryk et al., 2020)</w:delText>
        </w:r>
      </w:del>
      <w:r w:rsidRPr="003A0C0D">
        <w:rPr>
          <w:rFonts w:cs="Times New Roman"/>
        </w:rPr>
        <w:fldChar w:fldCharType="end"/>
      </w:r>
      <w:r w:rsidRPr="00FA4D8D">
        <w:rPr>
          <w:rFonts w:cs="Times New Roman"/>
          <w:lang w:val="en-GB"/>
        </w:rPr>
        <w:t xml:space="preserve">, and from bias corrections of combined datasets using in situ data </w:t>
      </w:r>
      <w:ins w:id="4799" w:author="Ian Blenkinsop" w:date="2021-07-07T17:08:00Z">
        <w:r w:rsidR="004359B9">
          <w:rPr>
            <w:rFonts w:cs="Times New Roman"/>
            <w:lang w:val="en-GB"/>
          </w:rPr>
          <w:t>(</w:t>
        </w:r>
        <w:r w:rsidR="004359B9" w:rsidRPr="00FA4D8D">
          <w:rPr>
            <w:rFonts w:cs="Times New Roman"/>
            <w:lang w:val="en-GB"/>
          </w:rPr>
          <w:t>Section</w:t>
        </w:r>
      </w:ins>
      <w:ins w:id="4800" w:author="Ian Blenkinsop" w:date="2021-07-12T14:48:00Z">
        <w:r w:rsidR="00A43887">
          <w:rPr>
            <w:rFonts w:cs="Times New Roman"/>
            <w:lang w:val="en-GB"/>
          </w:rPr>
          <w:t>s</w:t>
        </w:r>
      </w:ins>
      <w:ins w:id="4801" w:author="Ian Blenkinsop" w:date="2021-07-07T17:08:00Z">
        <w:r w:rsidR="004359B9" w:rsidRPr="00FA4D8D">
          <w:rPr>
            <w:rFonts w:cs="Times New Roman"/>
            <w:lang w:val="en-GB"/>
          </w:rPr>
          <w:t xml:space="preserve"> 2.3.2.5</w:t>
        </w:r>
      </w:ins>
      <w:ins w:id="4802" w:author="Ian Blenkinsop" w:date="2021-07-12T14:48:00Z">
        <w:r w:rsidR="00A43887">
          <w:rPr>
            <w:rFonts w:cs="Times New Roman"/>
            <w:lang w:val="en-GB"/>
          </w:rPr>
          <w:t xml:space="preserve"> and</w:t>
        </w:r>
      </w:ins>
      <w:ins w:id="4803" w:author="Ian Blenkinsop" w:date="2021-07-07T17:08:00Z">
        <w:r w:rsidR="004359B9" w:rsidRPr="00FA4D8D">
          <w:rPr>
            <w:rFonts w:cs="Times New Roman"/>
            <w:lang w:val="en-GB"/>
          </w:rPr>
          <w:t xml:space="preserve"> 9.5.2</w:t>
        </w:r>
        <w:r w:rsidR="004359B9">
          <w:rPr>
            <w:rFonts w:cs="Times New Roman"/>
            <w:lang w:val="en-GB"/>
          </w:rPr>
          <w:t xml:space="preserve">; </w:t>
        </w:r>
      </w:ins>
      <w:r w:rsidRPr="003A0C0D">
        <w:rPr>
          <w:rFonts w:cs="Times New Roman"/>
        </w:rPr>
        <w:fldChar w:fldCharType="begin" w:fldLock="1"/>
      </w:r>
      <w:r w:rsidR="00E81B0B">
        <w:rPr>
          <w:rFonts w:cs="Times New Roman"/>
          <w:lang w:val="en-GB"/>
        </w:rPr>
        <w:instrText>ADDIN CSL_CITATION { "citationItems" : [ { "id" : "ITEM-1", "itemData" : { "DOI" : "10.1038/s41586-020-2258-0", "ISSN" : "1476-4687", "abstract" : "Warming surface temperatures have driven a substantial reduction in the extent and duration of Northern Hemisphere snow cover1\u20133. These changes in snow cover affect Earth\u2019s climate system via the surface energy budget, and influence freshwater resources across a large proportion of the Northern Hemisphere4\u20136. In contrast to snow extent, reliable quantitative knowledge on seasonal snow mass and its trend is lacking7\u20139. Here we use the new GlobSnow 3.0 dataset to show that the 1980\u20132018 annual maximum snow mass in the Northern Hemisphere was, on average, 3,062\u00a0\u00b1\u00a035 billion tonnes (gigatonnes). Our quantification is for March (the month that most closely corresponds to peak snow mass), covers non-alpine regions above 40\u00b0\u00a0N and, crucially, includes a bias correction based on in-field snow observations. We compare our GlobSnow 3.0 estimates with three independent estimates of snow mass, each with and without the bias correction. Across the four datasets, the bias correction decreased the range from 2,433\u20133,380\u00a0gigatonnes (mean 2,867) to 2,846\u20133,062 gigatonnes (mean 2,938)\u2014a reduction in uncertainty from 33% to 7.4%. On the basis of our bias-corrected GlobSnow 3.0 estimates, we find different continental trends over the 39-year satellite record. For example, snow mass decreased by 46\u00a0gigatonnes per decade across North America but had a negligible trend across Eurasia; both continents exhibit high regional variability. Our results enable a better estimation of the role of seasonal snow mass in Earth\u2019s energy, water and carbon budgets.", "author" : [ { "dropping-particle" : "", "family" : "Pulliainen", "given" : "Jouni", "non-dropping-particle" : "", "parse-names" : false, "suffix" : "" }, { "dropping-particle" : "", "family" : "Luojus", "given" : "Kari", "non-dropping-particle" : "", "parse-names" : false, "suffix" : "" }, { "dropping-particle" : "", "family" : "Derksen", "given" : "Chris", "non-dropping-particle" : "", "parse-names" : false, "suffix" : "" }, { "dropping-particle" : "", "family" : "Mudryk", "given" : "Lawrence", "non-dropping-particle" : "", "parse-names" : false, "suffix" : "" }, { "dropping-particle" : "", "family" : "Lemmetyinen", "given" : "Juha", "non-dropping-particle" : "", "parse-names" : false, "suffix" : "" }, { "dropping-particle" : "", "family" : "Salminen", "given" : "Miia", "non-dropping-particle" : "", "parse-names" : false, "suffix" : "" }, { "dropping-particle" : "", "family" : "Ikonen", "given" : "Jaakko", "non-dropping-particle" : "", "parse-names" : false, "suffix" : "" }, { "dropping-particle" : "", "family" : "Takala", "given" : "Matias", "non-dropping-particle" : "", "parse-names" : false, "suffix" : "" }, { "dropping-particle" : "", "family" : "Cohen", "given" : "Juval", "non-dropping-particle" : "", "parse-names" : false, "suffix" : "" }, { "dropping-particle" : "", "family" : "Smolander", "given" : "Tuomo", "non-dropping-particle" : "", "parse-names" : false, "suffix" : "" }, { "dropping-particle" : "", "family" : "Norberg", "given" : "Johannes", "non-dropping-particle" : "", "parse-names" : false, "suffix" : "" } ], "container-title" : "Nature", "id" : "ITEM-1", "issue" : "7808", "issued" : { "date-parts" : [ [ "2020" ] ] }, "page" : "294-298", "title" : "Patterns and trends of Northern Hemisphere snow mass from 1980 to 2018", "translator" : [ { "dropping-particle" : "", "family" : "H4323", "given" : "", "non-dropping-particle" : "", "parse-names" : false, "suffix" : "" } ], "type" : "article-journal", "volume" : "581" }, "uris" : [ "http://www.mendeley.com/documents/?uuid=ae8296dd-d712-4468-a802-2580ab863de3" ] } ], "mendeley" : { "formattedCitation" : "(Pulliainen et al., 2020)", "manualFormatting" : "(Pulliainen et al., 2020; ", "plainTextFormattedCitation" : "(Pulliainen et al., 2020)", "previouslyFormattedCitation" : "(Pulliainen et al., 2020)" }, "properties" : { "noteIndex" : 0 }, "schema" : "https://github.com/citation-style-language/schema/raw/master/csl-citation.json" }</w:instrText>
      </w:r>
      <w:r w:rsidRPr="003A0C0D">
        <w:rPr>
          <w:rFonts w:cs="Times New Roman"/>
        </w:rPr>
        <w:fldChar w:fldCharType="separate"/>
      </w:r>
      <w:ins w:id="4804" w:author="Robin Matthews" w:date="2021-05-18T16:05:00Z">
        <w:del w:id="4805" w:author="Ian Blenkinsop" w:date="2021-07-07T17:08:00Z">
          <w:r w:rsidR="00602365" w:rsidDel="004359B9">
            <w:rPr>
              <w:rFonts w:cs="Times New Roman"/>
              <w:noProof/>
              <w:lang w:val="en-GB"/>
            </w:rPr>
            <w:delText>(</w:delText>
          </w:r>
        </w:del>
        <w:r w:rsidR="00602365">
          <w:rPr>
            <w:rFonts w:cs="Times New Roman"/>
            <w:noProof/>
            <w:lang w:val="en-GB"/>
          </w:rPr>
          <w:t xml:space="preserve">Pulliainen et al., 2020; </w:t>
        </w:r>
      </w:ins>
      <w:del w:id="4806" w:author="Robin Matthews" w:date="2021-05-18T16:05:00Z">
        <w:r w:rsidRPr="00FA4D8D" w:rsidDel="00602365">
          <w:rPr>
            <w:rFonts w:cs="Times New Roman"/>
            <w:noProof/>
            <w:lang w:val="en-GB"/>
          </w:rPr>
          <w:delText xml:space="preserve">(Pulliainen et al., 2020; </w:delText>
        </w:r>
      </w:del>
      <w:r w:rsidRPr="003A0C0D">
        <w:rPr>
          <w:rFonts w:cs="Times New Roman"/>
        </w:rPr>
        <w:fldChar w:fldCharType="end"/>
      </w:r>
      <w:del w:id="4807" w:author="Ian Blenkinsop" w:date="2021-07-07T17:08:00Z">
        <w:r w:rsidRPr="00FA4D8D" w:rsidDel="004359B9">
          <w:rPr>
            <w:lang w:val="en-GB"/>
          </w:rPr>
          <w:delText>C</w:delText>
        </w:r>
        <w:r w:rsidRPr="00FA4D8D" w:rsidDel="004359B9">
          <w:rPr>
            <w:rFonts w:cs="Times New Roman"/>
            <w:lang w:val="en-GB"/>
          </w:rPr>
          <w:delText>hapter 2, Section 2.3.2.5; Chapter 9, Section 9.5.2</w:delText>
        </w:r>
      </w:del>
      <w:r w:rsidRPr="00FA4D8D">
        <w:rPr>
          <w:rFonts w:cs="Times New Roman"/>
          <w:lang w:val="en-GB"/>
        </w:rPr>
        <w:t>).</w:t>
      </w:r>
    </w:p>
    <w:p w14:paraId="1B5AC0D4" w14:textId="77777777" w:rsidR="006409E5" w:rsidRPr="00FA4D8D" w:rsidRDefault="006409E5" w:rsidP="006409E5">
      <w:pPr>
        <w:pStyle w:val="AR6BodyText"/>
        <w:rPr>
          <w:lang w:val="en-GB"/>
        </w:rPr>
      </w:pPr>
    </w:p>
    <w:p w14:paraId="03A45664" w14:textId="09C07FB0" w:rsidR="006409E5" w:rsidRPr="00FA4D8D" w:rsidRDefault="006409E5" w:rsidP="006409E5">
      <w:pPr>
        <w:pStyle w:val="AR6BodyText"/>
        <w:rPr>
          <w:lang w:val="en-GB"/>
        </w:rPr>
      </w:pPr>
      <w:r w:rsidRPr="00FA4D8D">
        <w:rPr>
          <w:rFonts w:cs="Times New Roman"/>
          <w:lang w:val="en-GB"/>
        </w:rPr>
        <w:t>The value of gravity-based estimates of changes in ice sheet mass has increased</w:t>
      </w:r>
      <w:ins w:id="4808" w:author="Ian Blenkinsop" w:date="2021-07-07T17:10:00Z">
        <w:r w:rsidR="004359B9">
          <w:rPr>
            <w:rFonts w:cs="Times New Roman"/>
            <w:lang w:val="en-GB"/>
          </w:rPr>
          <w:t>,</w:t>
        </w:r>
      </w:ins>
      <w:r w:rsidRPr="00FA4D8D">
        <w:rPr>
          <w:rFonts w:cs="Times New Roman"/>
          <w:lang w:val="en-GB"/>
        </w:rPr>
        <w:t xml:space="preserve"> as the time series from the GRACE and GRACE-FO satellites</w:t>
      </w:r>
      <w:del w:id="4809" w:author="Ian Blenkinsop" w:date="2021-07-07T17:10:00Z">
        <w:r w:rsidRPr="00FA4D8D" w:rsidDel="004359B9">
          <w:rPr>
            <w:rFonts w:cs="Times New Roman"/>
            <w:lang w:val="en-GB"/>
          </w:rPr>
          <w:delText xml:space="preserve">, </w:delText>
        </w:r>
      </w:del>
      <w:ins w:id="4810" w:author="Ian Blenkinsop" w:date="2021-07-07T17:10:00Z">
        <w:r w:rsidR="004359B9">
          <w:rPr>
            <w:rFonts w:cs="Times New Roman"/>
            <w:lang w:val="en-GB"/>
          </w:rPr>
          <w:t xml:space="preserve"> –</w:t>
        </w:r>
        <w:r w:rsidR="004359B9" w:rsidRPr="00FA4D8D">
          <w:rPr>
            <w:rFonts w:cs="Times New Roman"/>
            <w:lang w:val="en-GB"/>
          </w:rPr>
          <w:t xml:space="preserve"> </w:t>
        </w:r>
      </w:ins>
      <w:del w:id="4811" w:author="Ian Blenkinsop" w:date="2021-07-07T17:09:00Z">
        <w:r w:rsidRPr="00FA4D8D" w:rsidDel="004359B9">
          <w:rPr>
            <w:rFonts w:cs="Times New Roman"/>
            <w:lang w:val="en-GB"/>
          </w:rPr>
          <w:delText xml:space="preserve">homogenised </w:delText>
        </w:r>
      </w:del>
      <w:ins w:id="4812" w:author="Ian Blenkinsop" w:date="2021-07-07T17:09:00Z">
        <w:r w:rsidR="004359B9" w:rsidRPr="00FA4D8D">
          <w:rPr>
            <w:rFonts w:cs="Times New Roman"/>
            <w:lang w:val="en-GB"/>
          </w:rPr>
          <w:t>homogeni</w:t>
        </w:r>
        <w:r w:rsidR="004359B9">
          <w:rPr>
            <w:rFonts w:cs="Times New Roman"/>
            <w:lang w:val="en-GB"/>
          </w:rPr>
          <w:t>z</w:t>
        </w:r>
        <w:r w:rsidR="004359B9" w:rsidRPr="00FA4D8D">
          <w:rPr>
            <w:rFonts w:cs="Times New Roman"/>
            <w:lang w:val="en-GB"/>
          </w:rPr>
          <w:t xml:space="preserve">ed </w:t>
        </w:r>
      </w:ins>
      <w:r w:rsidRPr="00FA4D8D">
        <w:rPr>
          <w:rFonts w:cs="Times New Roman"/>
          <w:lang w:val="en-GB"/>
        </w:rPr>
        <w:t>and absolutely calibrated</w:t>
      </w:r>
      <w:del w:id="4813" w:author="Ian Blenkinsop" w:date="2021-07-07T17:10:00Z">
        <w:r w:rsidRPr="00FA4D8D" w:rsidDel="004359B9">
          <w:rPr>
            <w:rFonts w:cs="Times New Roman"/>
            <w:lang w:val="en-GB"/>
          </w:rPr>
          <w:delText xml:space="preserve">, </w:delText>
        </w:r>
      </w:del>
      <w:ins w:id="4814" w:author="Ian Blenkinsop" w:date="2021-07-07T17:10:00Z">
        <w:r w:rsidR="004359B9">
          <w:rPr>
            <w:rFonts w:cs="Times New Roman"/>
            <w:lang w:val="en-GB"/>
          </w:rPr>
          <w:t xml:space="preserve"> –</w:t>
        </w:r>
        <w:r w:rsidR="004359B9" w:rsidRPr="00FA4D8D">
          <w:rPr>
            <w:rFonts w:cs="Times New Roman"/>
            <w:lang w:val="en-GB"/>
          </w:rPr>
          <w:t xml:space="preserve"> </w:t>
        </w:r>
      </w:ins>
      <w:r w:rsidR="00F70725">
        <w:rPr>
          <w:rFonts w:cs="Times New Roman"/>
          <w:lang w:val="en-GB"/>
        </w:rPr>
        <w:t>is close to</w:t>
      </w:r>
      <w:r w:rsidR="00F70725" w:rsidRPr="00FA4D8D">
        <w:rPr>
          <w:rFonts w:cs="Times New Roman"/>
          <w:lang w:val="en-GB"/>
        </w:rPr>
        <w:t xml:space="preserve"> </w:t>
      </w:r>
      <w:r w:rsidRPr="00FA4D8D">
        <w:rPr>
          <w:rFonts w:cs="Times New Roman"/>
          <w:lang w:val="en-GB"/>
        </w:rPr>
        <w:t xml:space="preserve">20 years in length. </w:t>
      </w:r>
      <w:r w:rsidRPr="00FA4D8D">
        <w:rPr>
          <w:lang w:val="en-GB"/>
        </w:rPr>
        <w:t>The</w:t>
      </w:r>
      <w:r w:rsidRPr="00FA4D8D">
        <w:rPr>
          <w:rFonts w:cs="Times New Roman"/>
          <w:lang w:val="en-GB"/>
        </w:rPr>
        <w:t xml:space="preserve"> </w:t>
      </w:r>
      <w:del w:id="4815" w:author="Ian Blenkinsop" w:date="2021-07-07T17:10:00Z">
        <w:r w:rsidRPr="00FA4D8D" w:rsidDel="004359B9">
          <w:rPr>
            <w:rFonts w:cs="Times New Roman"/>
            <w:lang w:val="en-GB"/>
          </w:rPr>
          <w:delText xml:space="preserve">ESA’s </w:delText>
        </w:r>
      </w:del>
      <w:ins w:id="4816" w:author="Ian Blenkinsop" w:date="2021-07-07T17:10:00Z">
        <w:r w:rsidR="004359B9">
          <w:rPr>
            <w:rFonts w:cs="Times New Roman"/>
            <w:lang w:val="en-GB"/>
          </w:rPr>
          <w:t>European Space Agency’s (ESA</w:t>
        </w:r>
      </w:ins>
      <w:ins w:id="4817" w:author="Ian Blenkinsop" w:date="2021-07-07T17:11:00Z">
        <w:r w:rsidR="004359B9">
          <w:rPr>
            <w:rFonts w:cs="Times New Roman"/>
            <w:lang w:val="en-GB"/>
          </w:rPr>
          <w:t>’s)</w:t>
        </w:r>
      </w:ins>
      <w:ins w:id="4818" w:author="Ian Blenkinsop" w:date="2021-07-07T17:10:00Z">
        <w:r w:rsidR="004359B9" w:rsidRPr="00FA4D8D">
          <w:rPr>
            <w:rFonts w:cs="Times New Roman"/>
            <w:lang w:val="en-GB"/>
          </w:rPr>
          <w:t xml:space="preserve"> </w:t>
        </w:r>
      </w:ins>
      <w:r w:rsidRPr="00FA4D8D">
        <w:rPr>
          <w:rFonts w:cs="Times New Roman"/>
          <w:lang w:val="en-GB"/>
        </w:rPr>
        <w:t xml:space="preserve">Cryosat-2 radar altimetry satellite mission </w:t>
      </w:r>
      <w:r w:rsidRPr="00FA4D8D">
        <w:rPr>
          <w:lang w:val="en-GB"/>
        </w:rPr>
        <w:t>has continued to provide</w:t>
      </w:r>
      <w:r w:rsidRPr="00FA4D8D">
        <w:rPr>
          <w:rFonts w:cs="Times New Roman"/>
          <w:lang w:val="en-GB"/>
        </w:rPr>
        <w:t xml:space="preserve"> measurements of the changes in the thickness of sea ice and the elevation of the Greenland and Antarctic </w:t>
      </w:r>
      <w:del w:id="4819" w:author="Ian Blenkinsop" w:date="2021-07-07T17:11:00Z">
        <w:r w:rsidR="00FF43EB" w:rsidDel="004359B9">
          <w:rPr>
            <w:rFonts w:cs="Times New Roman"/>
            <w:lang w:val="en-GB"/>
          </w:rPr>
          <w:delText>I</w:delText>
        </w:r>
        <w:r w:rsidRPr="00FA4D8D" w:rsidDel="004359B9">
          <w:rPr>
            <w:rFonts w:cs="Times New Roman"/>
            <w:lang w:val="en-GB"/>
          </w:rPr>
          <w:delText xml:space="preserve">ce </w:delText>
        </w:r>
      </w:del>
      <w:ins w:id="4820" w:author="Ian Blenkinsop" w:date="2021-07-07T17:11:00Z">
        <w:r w:rsidR="004359B9">
          <w:rPr>
            <w:rFonts w:cs="Times New Roman"/>
            <w:lang w:val="en-GB"/>
          </w:rPr>
          <w:t>i</w:t>
        </w:r>
        <w:r w:rsidR="004359B9" w:rsidRPr="00FA4D8D">
          <w:rPr>
            <w:rFonts w:cs="Times New Roman"/>
            <w:lang w:val="en-GB"/>
          </w:rPr>
          <w:t xml:space="preserve">ce </w:t>
        </w:r>
      </w:ins>
      <w:del w:id="4821" w:author="Ian Blenkinsop" w:date="2021-07-07T17:11:00Z">
        <w:r w:rsidR="00FF43EB" w:rsidDel="004359B9">
          <w:rPr>
            <w:rFonts w:cs="Times New Roman"/>
            <w:lang w:val="en-GB"/>
          </w:rPr>
          <w:delText>S</w:delText>
        </w:r>
        <w:r w:rsidRPr="00FA4D8D" w:rsidDel="004359B9">
          <w:rPr>
            <w:rFonts w:cs="Times New Roman"/>
            <w:lang w:val="en-GB"/>
          </w:rPr>
          <w:delText xml:space="preserve">heets </w:delText>
        </w:r>
      </w:del>
      <w:ins w:id="4822" w:author="Ian Blenkinsop" w:date="2021-07-07T17:11:00Z">
        <w:r w:rsidR="004359B9">
          <w:rPr>
            <w:rFonts w:cs="Times New Roman"/>
            <w:lang w:val="en-GB"/>
          </w:rPr>
          <w:t>s</w:t>
        </w:r>
        <w:r w:rsidR="004359B9" w:rsidRPr="00FA4D8D">
          <w:rPr>
            <w:rFonts w:cs="Times New Roman"/>
            <w:lang w:val="en-GB"/>
          </w:rPr>
          <w:t xml:space="preserve">heets </w:t>
        </w:r>
      </w:ins>
      <w:r w:rsidRPr="003A0C0D">
        <w:rPr>
          <w:rFonts w:cs="Times New Roman"/>
        </w:rPr>
        <w:fldChar w:fldCharType="begin" w:fldLock="1"/>
      </w:r>
      <w:r w:rsidR="00E14AAC">
        <w:rPr>
          <w:rFonts w:cs="Times New Roman"/>
          <w:lang w:val="en-GB"/>
        </w:rPr>
        <w:instrText>ADDIN CSL_CITATION { "citationItems" : [ { "id" : "ITEM-1", "itemData" : { "DOI" : "10.1016/j.asr.2017.10.051", "ISSN" : "0273-1177", "abstract" : "Arctic sea ice is a major element of the Earth\u2019s climate system. It acts to regulate regional heat and freshwater budgets and subsequent atmospheric and oceanic circulation across the Arctic and at lower latitudes. Satellites have observed a decline in Arctic sea ice extent for all months since 1979. However, to fully understand how changes in the Arctic sea ice cover impact on our global weather and climate, long-term and accurate observations of its thickness distribution are also required. Such observations were made possible with the launch of the European Space Agency\u2019s (ESA\u2019s) CryoSat-2 satellite in April 2010, which provides unparalleled coverage of the Arctic Ocean up to 88\u00b0N. Here we provide an end-to-end, comprehensive description of the data processing steps employed to estimate Northern Hemisphere sea ice thickness and subsequent volume using CryoSat-2 radar altimeter data and complementary observations. This is a sea ice processor that has been under constant development at the Centre for Polar Observation and Modelling (CPOM) since the early 1990s. We show that there is no significant bias in our satellite sea ice thickness retrievals when compared with independent measurements. We also provide a detailed analysis of the uncertainties associated with our sea ice thickness and volume estimates by considering the independent sources of error in the retrieval. Each month, the main contributors to the uncertainty are snow depth and snow density, which suggests that a crucial next step in Arctic sea ice research is to develop improved estimates of snow loading. In this paper we apply our theory and methods solely to CryoSat-2 data in the Northern Hemisphere. However, they may act as a guide to developing a sea ice processing system for satellite radar altimeter data over the Southern Hemisphere, and from other Polar orbiting missions.", "author" : [ { "dropping-particle" : "", "family" : "Tilling", "given" : "Rachel L", "non-dropping-particle" : "", "parse-names" : false, "suffix" : "" }, { "dropping-particle" : "", "family" : "Ridout", "given" : "Andy", "non-dropping-particle" : "", "parse-names" : false, "suffix" : "" }, { "dropping-particle" : "", "family" : "Shepherd", "given" : "Andrew", "non-dropping-particle" : "", "parse-names" : false, "suffix" : "" } ], "container-title" : "Advances in Space Research", "id" : "ITEM-1", "issue" : "6", "issued" : { "date-parts" : [ [ "2018" ] ] }, "page" : "1203-1225", "title" : "Estimating Arctic sea ice thickness and volume using CryoSat-2 radar altimeter data", "translator" : [ { "dropping-particle" : "", "family" : "H1988", "given" : "", "non-dropping-particle" : "", "parse-names" : false, "suffix" : "" } ], "type" : "article-journal", "volume" : "62" }, "uris" : [ "http://www.mendeley.com/documents/?uuid=270bf1f7-5711-42bc-ad0b-da1426756de6" ] } ], "mendeley" : { "formattedCitation" : "(Tilling et al., 2018)", "plainTextFormattedCitation" : "(Tilling et al., 2018)", "previouslyFormattedCitation" : "(Tilling et al., 2018)" }, "properties" : { "noteIndex" : 0 }, "schema" : "https://github.com/citation-style-language/schema/raw/master/csl-citation.json" }</w:instrText>
      </w:r>
      <w:r w:rsidRPr="003A0C0D">
        <w:rPr>
          <w:rFonts w:cs="Times New Roman"/>
        </w:rPr>
        <w:fldChar w:fldCharType="separate"/>
      </w:r>
      <w:ins w:id="4823" w:author="Robin Matthews" w:date="2021-05-18T16:05:00Z">
        <w:r w:rsidR="00602365">
          <w:rPr>
            <w:rFonts w:cs="Times New Roman"/>
            <w:noProof/>
            <w:lang w:val="en-GB"/>
          </w:rPr>
          <w:t>(Tilling et al., 2018)</w:t>
        </w:r>
      </w:ins>
      <w:del w:id="4824" w:author="Robin Matthews" w:date="2021-05-18T16:05:00Z">
        <w:r w:rsidRPr="00FA4D8D" w:rsidDel="00602365">
          <w:rPr>
            <w:rFonts w:cs="Times New Roman"/>
            <w:noProof/>
            <w:lang w:val="en-GB"/>
          </w:rPr>
          <w:delText>(Tilling et al., 2018)</w:delText>
        </w:r>
      </w:del>
      <w:r w:rsidRPr="003A0C0D">
        <w:rPr>
          <w:rFonts w:cs="Times New Roman"/>
        </w:rPr>
        <w:fldChar w:fldCharType="end"/>
      </w:r>
      <w:r w:rsidRPr="00FA4D8D">
        <w:rPr>
          <w:rFonts w:cs="Times New Roman"/>
          <w:lang w:val="en-GB"/>
        </w:rPr>
        <w:t xml:space="preserve">. Other missions include NASA’s Operation IceBridge, collecting airborne </w:t>
      </w:r>
      <w:del w:id="4825" w:author="Ian Blenkinsop" w:date="2021-07-07T17:19:00Z">
        <w:r w:rsidRPr="00FA4D8D" w:rsidDel="003D09F8">
          <w:rPr>
            <w:rFonts w:cs="Times New Roman"/>
            <w:lang w:val="en-GB"/>
          </w:rPr>
          <w:delText xml:space="preserve">remote </w:delText>
        </w:r>
      </w:del>
      <w:ins w:id="4826" w:author="Ian Blenkinsop" w:date="2021-07-07T17:19:00Z">
        <w:r w:rsidR="003D09F8" w:rsidRPr="00FA4D8D">
          <w:rPr>
            <w:rFonts w:cs="Times New Roman"/>
            <w:lang w:val="en-GB"/>
          </w:rPr>
          <w:t>remote</w:t>
        </w:r>
        <w:r w:rsidR="003D09F8">
          <w:rPr>
            <w:rFonts w:cs="Times New Roman"/>
            <w:lang w:val="en-GB"/>
          </w:rPr>
          <w:t>-</w:t>
        </w:r>
      </w:ins>
      <w:r w:rsidRPr="00FA4D8D">
        <w:rPr>
          <w:rFonts w:cs="Times New Roman"/>
          <w:lang w:val="en-GB"/>
        </w:rPr>
        <w:t>sensing measurements to bridge the gap between ICESat (Ice, Cloud</w:t>
      </w:r>
      <w:r w:rsidR="00AB63DF">
        <w:rPr>
          <w:rFonts w:cs="Times New Roman"/>
          <w:lang w:val="en-GB"/>
        </w:rPr>
        <w:t xml:space="preserve"> </w:t>
      </w:r>
      <w:r w:rsidRPr="00FA4D8D">
        <w:rPr>
          <w:rFonts w:cs="Times New Roman"/>
          <w:lang w:val="en-GB"/>
        </w:rPr>
        <w:t xml:space="preserve">and land Elevation Satellite) and the upcoming ICESat-2 laser altimetry missions. Longer time series from multiple missions have led to considerable advances in understanding the origin of inconsistencies between the mass balances of different glaciers and reducing uncertainties in estimates of changes in the Greenland and Antarctic </w:t>
      </w:r>
      <w:del w:id="4827" w:author="Ian Blenkinsop" w:date="2021-07-07T17:12:00Z">
        <w:r w:rsidR="00FF43EB" w:rsidDel="004359B9">
          <w:rPr>
            <w:rFonts w:cs="Times New Roman"/>
            <w:lang w:val="en-GB"/>
          </w:rPr>
          <w:delText>I</w:delText>
        </w:r>
        <w:r w:rsidRPr="00FA4D8D" w:rsidDel="004359B9">
          <w:rPr>
            <w:rFonts w:cs="Times New Roman"/>
            <w:lang w:val="en-GB"/>
          </w:rPr>
          <w:delText xml:space="preserve">ce </w:delText>
        </w:r>
      </w:del>
      <w:ins w:id="4828" w:author="Ian Blenkinsop" w:date="2021-07-07T17:12:00Z">
        <w:r w:rsidR="004359B9">
          <w:rPr>
            <w:rFonts w:cs="Times New Roman"/>
            <w:lang w:val="en-GB"/>
          </w:rPr>
          <w:t>i</w:t>
        </w:r>
        <w:r w:rsidR="004359B9" w:rsidRPr="00FA4D8D">
          <w:rPr>
            <w:rFonts w:cs="Times New Roman"/>
            <w:lang w:val="en-GB"/>
          </w:rPr>
          <w:t xml:space="preserve">ce </w:t>
        </w:r>
      </w:ins>
      <w:del w:id="4829" w:author="Ian Blenkinsop" w:date="2021-07-07T17:12:00Z">
        <w:r w:rsidR="00FF43EB" w:rsidDel="004359B9">
          <w:rPr>
            <w:rFonts w:cs="Times New Roman"/>
            <w:lang w:val="en-GB"/>
          </w:rPr>
          <w:delText>S</w:delText>
        </w:r>
        <w:r w:rsidRPr="00FA4D8D" w:rsidDel="004359B9">
          <w:rPr>
            <w:rFonts w:cs="Times New Roman"/>
            <w:lang w:val="en-GB"/>
          </w:rPr>
          <w:delText xml:space="preserve">heets </w:delText>
        </w:r>
      </w:del>
      <w:ins w:id="4830" w:author="Ian Blenkinsop" w:date="2021-07-07T17:12:00Z">
        <w:r w:rsidR="004359B9">
          <w:rPr>
            <w:rFonts w:cs="Times New Roman"/>
            <w:lang w:val="en-GB"/>
          </w:rPr>
          <w:t>s</w:t>
        </w:r>
        <w:r w:rsidR="004359B9" w:rsidRPr="00FA4D8D">
          <w:rPr>
            <w:rFonts w:cs="Times New Roman"/>
            <w:lang w:val="en-GB"/>
          </w:rPr>
          <w:t xml:space="preserve">heets </w:t>
        </w:r>
      </w:ins>
      <w:r w:rsidRPr="003A0C0D">
        <w:rPr>
          <w:rFonts w:cs="Times New Roman"/>
        </w:rPr>
        <w:fldChar w:fldCharType="begin" w:fldLock="1"/>
      </w:r>
      <w:r w:rsidR="006B53FC">
        <w:rPr>
          <w:rFonts w:cs="Times New Roman"/>
          <w:lang w:val="en-GB"/>
        </w:rPr>
        <w:instrText>ADDIN CSL_CITATION { "citationItems" : [ { "id" : "ITEM-1", "itemData" : { "DOI" : "10.1088/1748-9326/aac2f0", "ISSN" : "1748-9326", "author" : [ { "dropping-particle" : "", "family" : "Bamber", "given" : "Jonathan L", "non-dropping-particle" : "", "parse-names" : false, "suffix" : "" }, { "dropping-particle" : "", "family" : "Westaway", "given" : "Richard M", "non-dropping-particle" : "", "parse-names" : false, "suffix" : "" }, { "dropping-particle" : "", "family" : "Marzeion", "given" : "Ben", "non-dropping-particle" : "", "parse-names" : false, "suffix" : "" }, { "dropping-particle" : "", "family" : "Wouters", "given" : "Bert", "non-dropping-particle" : "", "parse-names" : false, "suffix" : "" } ], "container-title" : "Environmental Research Letters", "id" : "ITEM-1", "issue" : "6", "issued" : { "date-parts" : [ [ "2018", "6", "1" ] ] }, "page" : "063008", "title" : "The land ice contribution to sea level during the satellite era", "translator" : [ { "dropping-particle" : "", "family" : "H3398", "given" : "", "non-dropping-particle" : "", "parse-names" : false, "suffix" : "" } ], "type" : "article-journal", "volume" : "13" }, "uris" : [ "http://www.mendeley.com/documents/?uuid=2e0cc4f0-7667-486e-8632-f89f2da918a8" ] }, { "id" : "ITEM-2", "itemData" : { "DOI" : "10.1038/s41586-019-1855-2", "ISSN" : "0028-0836", "author" : [ { "dropping-particle" : "", "family" : "Shepherd", "given" : "Andrew", "non-dropping-particle" : "", "parse-names" : false, "suffix" : "" }, { "dropping-particle" : "", "family" : "Ivins", "given" : "Erik", "non-dropping-particle" : "", "parse-names" : false, "suffix" : "" }, { "dropping-particle" : "", "family" : "Rignot", "given" : "Eric", "non-dropping-particle" : "", "parse-names" : false, "suffix" : "" }, { "dropping-particle" : "", "family" : "Smith", "given" : "Ben", "non-dropping-particle" : "", "parse-names" : false, "suffix" : "" }, { "dropping-particle" : "", "family" : "Broeke", "given" : "Michiel", "non-dropping-particle" : "van den", "parse-names" : false, "suffix" : "" }, { "dropping-particle" : "", "family" : "Velicogna", "given" : "Isabella", "non-dropping-particle" : "", "parse-names" : false, "suffix" : "" }, { "dropping-particle" : "", "family" : "Whitehouse", "given" : "Pippa", "non-dropping-particle" : "", "parse-names" : false, "suffix" : "" }, { "dropping-particle" : "", "family" : "Briggs", "given" : "Kate", "non-dropping-particle" : "", "parse-names" : false, "suffix" : "" }, { "dropping-particle" : "", "family" : "Joughin", "given" : "Ian", "non-dropping-particle" : "", "parse-names" : false, "suffix" : "" }, { "dropping-particle" : "", "family" : "Krinner", "given" : "Gerhard", "non-dropping-particle" : "", "parse-names" : false, "suffix" : "" }, { "dropping-particle" : "", "family" : "Others", "given" : "", "non-dropping-particle" : "", "parse-names" : false, "suffix" : "" } ], "container-title" : "Nature", "id" : "ITEM-2", "issue" : "7798", "issued" : { "date-parts" : [ [ "2020", "3", "10" ] ] }, "page" : "233-239", "title" : "Mass balance of the Greenland Ice Sheet from 1992 to 2018", "translator" : [ { "dropping-particle" : "", "family" : "H4376", "given" : "", "non-dropping-particle" : "", "parse-names" : false, "suffix" : "" } ], "type" : "article-journal", "volume" : "579" }, "uris" : [ "http://www.mendeley.com/documents/?uuid=3443d2f5-7afb-4e11-a841-c9d66bbd03fd" ] }, { "id" : "ITEM-3", "itemData" : { "DOI" : "10.1038/s41586-018-0179-y", "ISSN" : "0028-0836", "author" : [ { "dropping-particle" : "", "family" : "Shepherd", "given" : "Andrew", "non-dropping-particle" : "", "parse-names" : false, "suffix" : "" }, { "dropping-particle" : "", "family" : "Ivins", "given" : "Erik", "non-dropping-particle" : "", "parse-names" : false, "suffix" : "" }, { "dropping-particle" : "", "family" : "Rignot", "given" : "Eric", "non-dropping-particle" : "", "parse-names" : false, "suffix" : "" }, { "dropping-particle" : "", "family" : "Smith", "given" : "Ben", "non-dropping-particle" : "", "parse-names" : false, "suffix" : "" }, { "dropping-particle" : "", "family" : "Broeke", "given" : "Michiel", "non-dropping-particle" : "van den", "parse-names" : false, "suffix" : "" }, { "dropping-particle" : "", "family" : "Velicogna", "given" : "Isabella", "non-dropping-particle" : "", "parse-names" : false, "suffix" : "" }, { "dropping-particle" : "", "family" : "Whitehouse", "given" : "Pippa", "non-dropping-particle" : "", "parse-names" : false, "suffix" : "" }, { "dropping-particle" : "", "family" : "Briggs", "g</w:instrText>
      </w:r>
      <w:r w:rsidR="006B53FC" w:rsidRPr="002079D8">
        <w:rPr>
          <w:rFonts w:cs="Times New Roman"/>
          <w:rPrChange w:id="4831" w:author="Elisabeth Lonnoy" w:date="2021-05-20T15:26:00Z">
            <w:rPr>
              <w:rFonts w:cs="Times New Roman"/>
              <w:lang w:val="en-GB"/>
            </w:rPr>
          </w:rPrChange>
        </w:rPr>
        <w:instrText>iven" : "Kate", "non-dropping-particle" : "", "parse-names" : false, "suffix" : "" }, { "dropping-particle" : "", "family" : "Joughin", "given" : "Ian", "non-dropping-particle" : "", "parse-names" : false, "suffix" : "" }, { "dropping-particle" : "", "family" : "Krinner", "given" : "Gerhard", "non-dropping-particle" : "", "parse-names" : false, "suffix" : "" }, { "dropping-particle" : "", "family" : "Others", "given" : "", "non-dropping-particle" : "", "parse-names" : false, "suffix" : "" } ], "container-title" : "Nature", "id" : "ITEM-3", "issue" : "7709", "issued" : { "date-parts" : [ [ "2018", "6", "13" ] ] }, "page" : "219-222", "title" : "Mass balance of the Antarctic Ice Sheet from 1992 to 2017", "translator" : [ { "dropping-particle" : "", "family" : "H4377", "given" : "", "non-dropping-particle" : "", "parse-names" : false, "suffix" : "" } ], "type" : "article-journal", "volume" : "558" }, "uris" : [ "http://www.mendeley.com/documents/?uuid=45af0c36-b2d9-4f89-9006-1c94ca4d17cc" ] } ], "mendeley" : { "formattedCitation" : "(Bamber et al., 2018; Shepherd et al., 2018a, 2020)", "manualFormatting" : "(Bamber et al., 2018; A. Shepherd et al., 2018; Shepherd et al., 2020)", "plainTextFormattedCitation" : "(Bamber et al., 2018; Shepherd et al., 2018a, 2020)", "previouslyFormattedCitation" : "(Bamber et al., 2018; Shepherd et al., 2018a, 2020)" }, "properties" : { "noteIndex" : 0 }, "schema" : "https://github.com/citation-style-language/schema/raw/master/csl-citation.json" }</w:instrText>
      </w:r>
      <w:r w:rsidRPr="003A0C0D">
        <w:rPr>
          <w:rFonts w:cs="Times New Roman"/>
        </w:rPr>
        <w:fldChar w:fldCharType="separate"/>
      </w:r>
      <w:ins w:id="4832" w:author="Robin Matthews" w:date="2021-05-18T16:05:00Z">
        <w:r w:rsidR="00602365" w:rsidRPr="002079D8">
          <w:rPr>
            <w:rFonts w:cs="Times New Roman"/>
            <w:noProof/>
            <w:rPrChange w:id="4833" w:author="Elisabeth Lonnoy" w:date="2021-05-20T15:26:00Z">
              <w:rPr>
                <w:rFonts w:cs="Times New Roman"/>
                <w:noProof/>
                <w:lang w:val="en-GB"/>
              </w:rPr>
            </w:rPrChange>
          </w:rPr>
          <w:t xml:space="preserve">(Bamber et al., 2018; </w:t>
        </w:r>
      </w:ins>
      <w:ins w:id="4834" w:author="Robin Matthews" w:date="2021-05-18T17:50:00Z">
        <w:r w:rsidR="007D7AC3" w:rsidRPr="002079D8">
          <w:rPr>
            <w:rFonts w:cs="Times New Roman"/>
            <w:noProof/>
            <w:rPrChange w:id="4835" w:author="Elisabeth Lonnoy" w:date="2021-05-20T15:26:00Z">
              <w:rPr>
                <w:rFonts w:cs="Times New Roman"/>
                <w:noProof/>
                <w:lang w:val="en-GB"/>
              </w:rPr>
            </w:rPrChange>
          </w:rPr>
          <w:t xml:space="preserve">A. </w:t>
        </w:r>
      </w:ins>
      <w:ins w:id="4836" w:author="Robin Matthews" w:date="2021-05-18T16:05:00Z">
        <w:r w:rsidR="00602365" w:rsidRPr="002079D8">
          <w:rPr>
            <w:rFonts w:cs="Times New Roman"/>
            <w:noProof/>
            <w:rPrChange w:id="4837" w:author="Elisabeth Lonnoy" w:date="2021-05-20T15:26:00Z">
              <w:rPr>
                <w:rFonts w:cs="Times New Roman"/>
                <w:noProof/>
                <w:lang w:val="en-GB"/>
              </w:rPr>
            </w:rPrChange>
          </w:rPr>
          <w:t xml:space="preserve">Shepherd </w:t>
        </w:r>
      </w:ins>
      <w:ins w:id="4838" w:author="Robin Matthews" w:date="2021-05-18T17:50:00Z">
        <w:r w:rsidR="007D7AC3" w:rsidRPr="002079D8">
          <w:rPr>
            <w:rFonts w:cs="Times New Roman"/>
            <w:noProof/>
            <w:rPrChange w:id="4839" w:author="Elisabeth Lonnoy" w:date="2021-05-20T15:26:00Z">
              <w:rPr>
                <w:rFonts w:cs="Times New Roman"/>
                <w:noProof/>
                <w:lang w:val="en-GB"/>
              </w:rPr>
            </w:rPrChange>
          </w:rPr>
          <w:t>et al., 2018; Shepherd</w:t>
        </w:r>
      </w:ins>
      <w:ins w:id="4840" w:author="Robin Matthews" w:date="2021-05-18T17:51:00Z">
        <w:r w:rsidR="007D7AC3" w:rsidRPr="002079D8">
          <w:rPr>
            <w:rFonts w:cs="Times New Roman"/>
            <w:noProof/>
            <w:rPrChange w:id="4841" w:author="Elisabeth Lonnoy" w:date="2021-05-20T15:26:00Z">
              <w:rPr>
                <w:rFonts w:cs="Times New Roman"/>
                <w:noProof/>
                <w:lang w:val="en-GB"/>
              </w:rPr>
            </w:rPrChange>
          </w:rPr>
          <w:t xml:space="preserve"> </w:t>
        </w:r>
      </w:ins>
      <w:ins w:id="4842" w:author="Robin Matthews" w:date="2021-05-18T16:05:00Z">
        <w:r w:rsidR="00602365" w:rsidRPr="002079D8">
          <w:rPr>
            <w:rFonts w:cs="Times New Roman"/>
            <w:noProof/>
            <w:rPrChange w:id="4843" w:author="Elisabeth Lonnoy" w:date="2021-05-20T15:26:00Z">
              <w:rPr>
                <w:rFonts w:cs="Times New Roman"/>
                <w:noProof/>
                <w:lang w:val="en-GB"/>
              </w:rPr>
            </w:rPrChange>
          </w:rPr>
          <w:t>et al., 2020)</w:t>
        </w:r>
      </w:ins>
      <w:del w:id="4844" w:author="Robin Matthews" w:date="2021-05-18T16:05:00Z">
        <w:r w:rsidR="007009D9" w:rsidRPr="002079D8" w:rsidDel="00602365">
          <w:rPr>
            <w:rFonts w:cs="Times New Roman"/>
            <w:noProof/>
            <w:rPrChange w:id="4845" w:author="Elisabeth Lonnoy" w:date="2021-05-20T15:26:00Z">
              <w:rPr>
                <w:rFonts w:cs="Times New Roman"/>
                <w:noProof/>
                <w:lang w:val="en-GB"/>
              </w:rPr>
            </w:rPrChange>
          </w:rPr>
          <w:delText>(Bamber et al., 2018; Shepherd et al., 2018a, 2020)</w:delText>
        </w:r>
      </w:del>
      <w:r w:rsidRPr="003A0C0D">
        <w:rPr>
          <w:rFonts w:cs="Times New Roman"/>
        </w:rPr>
        <w:fldChar w:fldCharType="end"/>
      </w:r>
      <w:r w:rsidRPr="002079D8">
        <w:rPr>
          <w:rFonts w:cs="Times New Roman"/>
          <w:rPrChange w:id="4846" w:author="Elisabeth Lonnoy" w:date="2021-05-20T15:26:00Z">
            <w:rPr>
              <w:rFonts w:cs="Times New Roman"/>
              <w:lang w:val="en-GB"/>
            </w:rPr>
          </w:rPrChange>
        </w:rPr>
        <w:t xml:space="preserve">. </w:t>
      </w:r>
      <w:r w:rsidRPr="00FA4D8D">
        <w:rPr>
          <w:rFonts w:cs="Times New Roman"/>
          <w:lang w:val="en-GB"/>
        </w:rPr>
        <w:t xml:space="preserve">Last, the first observed climatology of snowfall over Antarctica was obtained using the cloud/precipitation radar onboard NASA’s CloudSat </w:t>
      </w:r>
      <w:r w:rsidRPr="003A0C0D">
        <w:rPr>
          <w:rFonts w:cs="Times New Roman"/>
        </w:rPr>
        <w:fldChar w:fldCharType="begin" w:fldLock="1"/>
      </w:r>
      <w:r w:rsidR="00E81B0B">
        <w:rPr>
          <w:rFonts w:cs="Times New Roman"/>
          <w:lang w:val="en-GB"/>
        </w:rPr>
        <w:instrText>ADDIN CSL_CITATION { "citationItems" : [ { "id" : "ITEM-1", "itemData" : { "DOI" : "10.5194/tc-8-1577-2014", "author" : [ { "dropping-particle" : "", "family" : "Palerme", "given" : "C", "non-dropping-particle" : "", "parse-names" : false, "suffix" : "" }, { "dropping-particle" : "", "family" : "Kay", "given" : "J E", "non-dropping-particle" : "", "parse-names" : false, "suffix" : "" }, { "dropping-particle" : "", "family" : "Genthon", "given" : "C", "non-dropping-particle" : "", "parse-names" : false, "suffix" : "" }, { "dropping-particle" : "", "family" : "L'Ecuyer", "given" : "T", "non-dropping-particle" : "", "parse-names" : false, "suffix" : "" }, { "dropping-particle" : "", "family" : "Wood", "given" : "N B", "non-dropping-particle" : "", "parse-names" : false, "suffix" : "" }, { "dropping-particle" : "", "family" : "Claud", "given" : "C", "non-dropping-particle" : "", "parse-names" : false, "suffix" : "" } ], "container-title" : "The Cryosphere", "id" : "ITEM-1", "issue" : "4", "issued" : { "date-parts" : [ [ "2014" ] ] }, "page" : "1577-1587", "title" : "How much snow falls on the Antarctic ice sheet?", "translator" : [ { "dropping-particle" : "", "family" : "H3845", "given" : "", "non-dropping-particle" : "", "parse-names" : false, "suffix" : "" } ], "type" : "article-journal", "volume" : "8" }, "uris" : [ "http://www.mendeley.com/documents/?uuid=7e7a90df-e4e4-4b17-893f-0ebad811b5ba" ] } ], "mendeley" : { "formattedCitation" : "(Palerme et al., 2014)", "plainTextFormattedCitation" : "(Palerme et al., 2014)", "previouslyFormattedCitation" : "(Palerme et al., 2014)" }, "properties" : { "noteIndex" : 0 }, "schema" : "https://github.com/citation-style-language/schema/raw/master/csl-citation.json" }</w:instrText>
      </w:r>
      <w:r w:rsidRPr="003A0C0D">
        <w:rPr>
          <w:rFonts w:cs="Times New Roman"/>
        </w:rPr>
        <w:fldChar w:fldCharType="separate"/>
      </w:r>
      <w:ins w:id="4847" w:author="Robin Matthews" w:date="2021-05-18T16:05:00Z">
        <w:r w:rsidR="00602365">
          <w:rPr>
            <w:rFonts w:cs="Times New Roman"/>
            <w:noProof/>
            <w:lang w:val="en-GB"/>
          </w:rPr>
          <w:t>(Palerme et al., 2014)</w:t>
        </w:r>
      </w:ins>
      <w:del w:id="4848" w:author="Robin Matthews" w:date="2021-05-18T16:05:00Z">
        <w:r w:rsidRPr="00FA4D8D" w:rsidDel="00602365">
          <w:rPr>
            <w:rFonts w:cs="Times New Roman"/>
            <w:noProof/>
            <w:lang w:val="en-GB"/>
          </w:rPr>
          <w:delText>(Palerme et al., 2014)</w:delText>
        </w:r>
      </w:del>
      <w:r w:rsidRPr="003A0C0D">
        <w:rPr>
          <w:rFonts w:cs="Times New Roman"/>
        </w:rPr>
        <w:fldChar w:fldCharType="end"/>
      </w:r>
      <w:r w:rsidRPr="00FA4D8D">
        <w:rPr>
          <w:rFonts w:cs="Times New Roman"/>
          <w:lang w:val="en-GB"/>
        </w:rPr>
        <w:t>.</w:t>
      </w:r>
    </w:p>
    <w:p w14:paraId="5292F7D8" w14:textId="77777777" w:rsidR="006409E5" w:rsidRPr="00FA4D8D" w:rsidRDefault="006409E5" w:rsidP="006409E5">
      <w:pPr>
        <w:pStyle w:val="AR6BodyText"/>
        <w:rPr>
          <w:lang w:val="en-GB"/>
        </w:rPr>
      </w:pPr>
    </w:p>
    <w:p w14:paraId="6B3AF82D" w14:textId="0FA0E4CF" w:rsidR="006409E5" w:rsidRPr="00FA4D8D" w:rsidRDefault="006409E5" w:rsidP="006409E5">
      <w:pPr>
        <w:pStyle w:val="AR6BodyText"/>
        <w:rPr>
          <w:rFonts w:cs="Times New Roman"/>
          <w:i/>
          <w:lang w:val="en-GB"/>
        </w:rPr>
      </w:pPr>
      <w:r w:rsidRPr="00FA4D8D">
        <w:rPr>
          <w:rFonts w:cs="Times New Roman"/>
          <w:i/>
          <w:lang w:val="en-GB"/>
        </w:rPr>
        <w:t>Biosphere</w:t>
      </w:r>
    </w:p>
    <w:p w14:paraId="2A768303" w14:textId="77777777" w:rsidR="00693B3F" w:rsidRPr="00FA4D8D" w:rsidRDefault="00693B3F" w:rsidP="006409E5">
      <w:pPr>
        <w:pStyle w:val="AR6BodyText"/>
        <w:rPr>
          <w:i/>
          <w:lang w:val="en-GB"/>
        </w:rPr>
      </w:pPr>
    </w:p>
    <w:p w14:paraId="504FC6F7" w14:textId="7C8996AA" w:rsidR="006409E5" w:rsidRPr="00FA4D8D" w:rsidRDefault="006409E5" w:rsidP="006409E5">
      <w:pPr>
        <w:pStyle w:val="AR6BodyText"/>
        <w:rPr>
          <w:lang w:val="en-GB"/>
        </w:rPr>
      </w:pPr>
      <w:r w:rsidRPr="00FA4D8D">
        <w:rPr>
          <w:rFonts w:cs="Times New Roman"/>
          <w:lang w:val="en-GB"/>
        </w:rPr>
        <w:t xml:space="preserve">Satellite observations have recently expanded to include data on the fluorescence of land plants as a measure of photosynthetic activity via the Global Ozone Monitoring Experiment </w:t>
      </w:r>
      <w:ins w:id="4849" w:author="Ian Blenkinsop" w:date="2021-07-07T17:13:00Z">
        <w:r w:rsidR="004359B9">
          <w:rPr>
            <w:rFonts w:cs="Times New Roman"/>
            <w:lang w:val="en-GB"/>
          </w:rPr>
          <w:t xml:space="preserve">(GOME; </w:t>
        </w:r>
      </w:ins>
      <w:r w:rsidRPr="003A0C0D">
        <w:rPr>
          <w:rFonts w:cs="Times New Roman"/>
        </w:rPr>
        <w:fldChar w:fldCharType="begin" w:fldLock="1"/>
      </w:r>
      <w:r w:rsidR="00E81B0B">
        <w:rPr>
          <w:rFonts w:cs="Times New Roman"/>
          <w:lang w:val="en-GB"/>
        </w:rPr>
        <w:instrText>ADDIN CSL_CITATION { "citationItems" : [ { "id" : "ITEM-1", "itemData" : { "DOI" : "10.1073/pnas.1320008111", "abstract" : "Global food and biofuel production and their vulnerability in a changing climate are of paramount societal importance. However, current global model predictions of crop photosynthesis are highly uncertain. Here we demonstrate that new space-based observations of chlorophyll fluorescence, an emission intrinsically linked to plant biochemistry, enable an accurate, global, and time-resolved measurement of crop photosynthesis, which is not possible from any other remote vegetation measurement. Our results show that chlorophyll fluorescence data can be used as a unique benchmark to improve our global models, thus providing more reliable projections of agricultural productivity and climate impact on crop yields. The enormous increase of the observational capabilities for fluorescence in the very near future strengthens the relevance of this study.Photosynthesis is the process by which plants harvest sunlight to produce sugars from carbon dioxide and water. It is the primary source of energy for all life on Earth; hence it is important to understand how this process responds to climate change and human impact. However, model-based estimates of gross primary production (GPP, output from photosynthesis) are highly uncertain, in particular over heavily managed agricultural areas. Recent advances in spectroscopy enable the space-based monitoring of sun-induced chlorophyll fluorescence (SIF) from terrestrial plants. Here we demonstrate that spaceborne SIF retrievals provide a direct measure of the GPP of cropland and grassland ecosystems. Such a strong link with crop photosynthesis is not evident for traditional remotely sensed vegetation indices, nor for more complex carbon cycle models. We use SIF observations to provide a global perspective on agricultural productivity. Our SIF-based crop GPP estimates are 50\u201375% higher than results from state-of-the-art carbon cycle models over, for example, the US Corn Belt and the Indo-Gangetic Plain, implying that current models severely underestimate the role of management. Our results indicate that SIF data can help us improve our global models for more accurate projections of agricultural productivity and climate impact on crop yields. Extension of our approach to other ecosystems, along with increased observational capabilities for SIF in the near future, holds the prospect of reducing uncertainties in the modeling of the current and future carbon cycle.", "author" : [ { "dropping-particle" : "", "family" : "Guanter", "given" : "Luis", "non-dropping-particle" : "", "parse-names" : false, "suffix" : "" }, { "dropping-particle" : "", "family" : "Zhang", "given" : "Yongguang", "non-dropping-particle" : "", "parse-names" : false, "suffix" : "" }, { "dropping-particle" : "", "family" : "Jung", "given" : "Martin", "non-dropping-particle" : "", "parse-names" : false, "suffix" : "" }, { "dropping-particle" : "", "family" : "Joiner", "given" : "Joanna", "non-dropping-particle" : "", "parse-names" : false, "suffix" : "" }, { "dropping-particle" : "", "family" : "Voigt", "given" : "Maximilian", "non-dropping-particle" : "", "parse-names" : false, "suffix" : "" }, { "dropping-particle" : "", "family" : "Berry", "given" : "Joseph A", "non-dropping-particle" : "", "parse-names" : false, "suffix" : "" }, { "dropping-particle" : "", "family" : "Frankenberg", "given" : "Christian", "non-dropping-particle" : "", "parse-names" : false, "suffix" : "" }, { "dropping-particle" : "", "family" : "Huete", "given" : "Alfredo R", "non-dropping-particle" : "", "parse-names" : false, "suffix" : "" }, { "dropping-particle" : "", "family" : "Zarco-Tejada", "given" : "Pablo", "non-dropping-particle" : "", "parse-names" : false, "suffix" : "" }, { "dropping-particle" : "", "family" : "Lee", "given" : "Jung-Eun", "non-dropping-particle" : "", "parse-names" : false, "suffix" : "" }, { "dropping-particle" : "", "family" : "Moran", "given" : "M Susan", "non-dropping-particle" : "", "parse-names" : false, "suffix" : "" }, { "dropping-particle" : "", "family" : "Ponce-Campos", "given" : "Guillermo", "non-dropping-particle" : "", "parse-names" : false, "suffix" : "" }, { "dropping-particle" : "", "family" : "Beer", "given" : "Christian", "non-dropping-particle" : "", "parse-names" : false, "suffix" : "" }, { "dropping-particle" : "", "family" : "Camps-Valls", "given" : "Gustavo", "non-dropping-particle" : "", "parse-names" : false, "suffix" : "" }, { "dropping-particle" : "", "family" : "Buchmann", "given" : "Nina", "non-dropping-particle" : "", "parse-names" : false, "suffix" : "" }, { "dropping-particle" : "", "family" : "Gianelle", "given" : "Damiano", "non-dropping-particle" : "", "parse-names" : false, "suffix" : "" }, { "dropping-particle" : "", "family" : "Klumpp", "given" : "Katja", "non-dropping-particle" : "", "parse-names" : false, "suffix" : "" }, { "dropping-particle" : "", "family" : "Cescatti", "given" : "Alessandro", "non-dropping-particle" : "", "parse-names" : false, "suffix" : "" }, { "dropping-particle" : "", "family" : "Baker", "given" : "John M", "non-dropping-particle" : "", "parse-names" : false, "suffix" : "" }, { "dropping-particle" : "", "family" : "Griffis", "given" : "Timothy J", "non-dropping-particle" : "", "parse-names" : false, "suffix" : "" } ], "container-title" : "Proceedings of the National Academy of Sciences", "id" : "ITEM-1", "issue" : "14", "issued" : { "date-parts" : [ [ "2014", "4", "8" ] ] }, "page" : "E1327 LP - E1333", "title" : "Global and time-resolved monitoring of crop photosynthesis with chlorophyll fluorescence", "translator" : [ { "dropping-particle" : "", "family" : "H4288", "given" : "", "non-dropping-particle" : "", "parse-names" : false, "suffix" : "" } ], "type" : "article-journal", "volume" : "111" }, "uris" : [ "http://www.mendeley.com/documents/?uuid=63f5cb98-8be4-409a-bfe0-dd7bdea28ba4" ] }, { "id" : "ITEM-2", "itemData" : { "DOI" : "10.1002/2015GL063201", "ISSN" : "00948276", "author" : [ { "dropping-particle" : "", "family" : "Yang", "given" : "Xi", "non-dropping-particle" : "", "parse-names" : false, "suffix" : "" }, { "dropping-particle" : "", "family" : "Tang", "given" : "Jianwu", "non-dropping-particle" : "", "parse-names" : false, "suffix" : "" }, { "dropping-particle" : "", "family" : "Mustard", "given" : "John F.", "non-dropping-particle" : "", "parse-names" : false, "suffix" : "" }, { "dropping-particle" : "", "family" : "Lee", "given" : "Jung-Eun", "non-dropping-particle" : "", "parse-names" : false, "suffix" : "" }, { "dropping-particle" : "", "family" : "Rossini", "given" : "Micol", "non-dropping-particle" : "", "parse-names" : false, "suffix" : "" }, { "dropping-particle" : "", "family" : "Joiner", "given" : "Joanna", "non-dropping-particle" : "", "parse-names" : false, "suffix" : "" }, { "dropping-particle" : "", "family" : "Munger", "given" : "J. William", "non-dropping-particle" : "", "parse-names" : false, "suffix" : "" }, { "dropping-particle" : "", "family" : "Kornfeld", "given" : "Ari", "non-dropping-particle" : "", "parse-names" : false, "suffix" : "" }, { "dropping-particle" : "", "family" : "Richardson", "given" : "Andrew D.", "non-dropping-particle" : "", "parse-names" : false, "suffix" : "" } ], "container-title" : "Geophysical Research Letters", "id" : "ITEM-2", "issue" : "8", "issued" : { "date-parts" : [ [ "2015", "4", "28" ] ] }, "page" : "2977-2987", "title" : "Solar-induced chlorophyll fluorescence that correlates with canopy photosynthesis on diurnal and seasonal scales in a temperate deciduous forest", "translator" : [ { "dropping-particle" : "", "family" : "H3625", "given" : "", "non-dropping-particle" : "", "parse-names" : false, "suffix" : "" } ], "type" : "article-journal", "volume" : "42" }, "uris" : [ "http://www.mendeley.com/documents/?uuid=a895de95-17fb-49fd-a9fe-22351973445c" ] } ], "mendeley" : { "formattedCitation" : "(Guanter et al., 2014; Yang et al., 2015)", "plainTextFormattedCitation" : "(Guanter et al., 2014; Yang et al., 2015)", "previouslyFormattedCitation" : "(Guanter et al., 2014; Yang et al., 2015)" }, "properties" : { "noteIndex" : 0 }, "schema" : "https://github.com/citation-style-language/schema/raw/master/csl-citation.json" }</w:instrText>
      </w:r>
      <w:r w:rsidRPr="003A0C0D">
        <w:rPr>
          <w:rFonts w:cs="Times New Roman"/>
        </w:rPr>
        <w:fldChar w:fldCharType="separate"/>
      </w:r>
      <w:ins w:id="4850" w:author="Robin Matthews" w:date="2021-05-18T16:05:00Z">
        <w:del w:id="4851" w:author="Ian Blenkinsop" w:date="2021-07-07T17:13:00Z">
          <w:r w:rsidR="00602365" w:rsidDel="004359B9">
            <w:rPr>
              <w:rFonts w:cs="Times New Roman"/>
              <w:noProof/>
            </w:rPr>
            <w:delText>(</w:delText>
          </w:r>
        </w:del>
        <w:r w:rsidR="00602365">
          <w:rPr>
            <w:rFonts w:cs="Times New Roman"/>
            <w:noProof/>
          </w:rPr>
          <w:t>Guanter et al., 2014; Yang et al., 2015)</w:t>
        </w:r>
      </w:ins>
      <w:del w:id="4852" w:author="Robin Matthews" w:date="2021-05-18T16:05:00Z">
        <w:r w:rsidRPr="00683028" w:rsidDel="00602365">
          <w:rPr>
            <w:rFonts w:cs="Times New Roman"/>
            <w:noProof/>
          </w:rPr>
          <w:delText>(Guanter et al., 2014; Yang et al., 2015)</w:delText>
        </w:r>
      </w:del>
      <w:r w:rsidRPr="003A0C0D">
        <w:rPr>
          <w:rFonts w:cs="Times New Roman"/>
        </w:rPr>
        <w:fldChar w:fldCharType="end"/>
      </w:r>
      <w:r w:rsidRPr="00683028">
        <w:rPr>
          <w:rFonts w:cs="Times New Roman"/>
        </w:rPr>
        <w:t xml:space="preserve"> and OCO-2 satellites </w:t>
      </w:r>
      <w:r w:rsidRPr="003A0C0D">
        <w:rPr>
          <w:rFonts w:cs="Times New Roman"/>
        </w:rPr>
        <w:fldChar w:fldCharType="begin" w:fldLock="1"/>
      </w:r>
      <w:r w:rsidR="00E81B0B">
        <w:rPr>
          <w:rFonts w:cs="Times New Roman"/>
        </w:rPr>
        <w:instrText>ADDIN CSL_CITATION { "citationItems" : [ { "id" : "ITEM-1", "itemData" : { "DOI" : "10.1126/science.aam5747", "ISSN" : "0036-8075", "author" : [ { "dropping-particle" : "", "family" : "Sun", "given" : "Y.", "non-dropping-particle" : "", "parse-names" : false, "suffix" : "" }, { "dropping-particle" : "", "family" : "Frankenberg", "given" : "C.", "non-dropping-particle" : "", "parse-names" : false, "suffix" : "" }, { "dropping-particle" : "", "family" : "Wood", "given" : "J. D.", "non-dropping-particle" : "", "parse-names" : false, "suffix" : "" }, { "dropping-particle" : "", "family" : "Schimel", "given" : "D. S.", "non-dropping-particle" : "", "parse-names" : false, "suffix" : "" }, { "dropping-particle" : "", "family" : "Jung", "given" : "M.", "non-dropping-particle" : "", "parse-names" : false, "suffix" : "" }, { "dropping-particle" : "", "family" : "Guanter", "given" : "L.", "non-dropping-particle" : "", "parse-names" : false, "suffix" : "" }, { "dropping-particle" : "", "family" : "Drewry", "given" : "D. T.", "non-dropping-particle" : "", "parse-names" : false, "suffix" : "" }, { "dropping-particle" : "", "family" : "Verma", "given" : "M.", "non-dropping-particle" : "", "parse-names" : false, "suffix" : "" }, { "dropping-particle" : "", "family" : "Porcar-Castell", "given" : "A.", "non-dropping-particle" : "", "parse-names" : false, "suffix" : "" }, { "dropping-particle" : "", "family" : "Griffis", "given" : "T. J.", "non-dropping-particle" : "", "parse-names" : false, "suffix" : "" }, { "dropping-particle" : ""</w:instrText>
      </w:r>
      <w:r w:rsidR="00E81B0B" w:rsidRPr="0037390B">
        <w:rPr>
          <w:rFonts w:cs="Times New Roman"/>
          <w:lang w:val="en-US"/>
        </w:rPr>
        <w:instrText>, "family" : "Gu", "given" : "L.", "non-dropping-particle" : "", "parse-names" : false, "suffix" : "" }, { "dropping-particle" : "", "family" : "Magney", "given" : "T. S.", "non-dropping-particle" : "", "parse-names" : false, "suffix" : "" }, { "dropping-particle" : "", "family" : "K\u00f6hler", "given" : "P.", "non-dropping-particle" : "", "parse-names" : false, "suffix" : "" }, { "dropping-particle" : "", "family" : "Evans", "given" : "B.", "non-dropping-particle" : "", "parse-names" : false, "suffix" : "" }, { "dropping-particle" : "", "family" : "Yuen", "given" : "K.", "non-dropping-particle" : "", "parse-names" : false, "suffix" : "" } ], "container-title" : "Science", "id" : "ITEM-1", "issue" : "6360", "issued" : { "date-parts" : [ [ "2017", "10", "13" ] ] }, "page" : "eaam5747", "title" : "OCO-2 advances photosynthesis observation from space via solar-induced chlorophyll fluorescence", "translator" : [ { "dropping-particle" : "", "family" : "H3623", "given" : "", "non-dropping-particle" : "", "parse-names" : false, "suffix" : "" } ], "type" : "article-journal", "volume" : "358" }, "uris" : [ "http://www.mendeley.com/documents/?uuid=1d95e341-61b3-4923-a5ac-042b0e11aba3" ] } ], "mendeley" : { "formattedCitation" : "(Sun et al., 2017)", "plainTextFormattedCitation" : "(Sun et al., 2017)", "previouslyFormattedCitation" : "(Sun et al., 2017)" }, "properties" : { "noteIndex" : 0 }, "schema" : "https://github.com/citation-style-language/schema/raw/master/csl-citation.json" }</w:instrText>
      </w:r>
      <w:r w:rsidRPr="003A0C0D">
        <w:rPr>
          <w:rFonts w:cs="Times New Roman"/>
        </w:rPr>
        <w:fldChar w:fldCharType="separate"/>
      </w:r>
      <w:ins w:id="4853" w:author="Robin Matthews" w:date="2021-05-18T16:05:00Z">
        <w:r w:rsidR="00602365">
          <w:rPr>
            <w:rFonts w:cs="Times New Roman"/>
            <w:noProof/>
            <w:lang w:val="en-US"/>
          </w:rPr>
          <w:t>(Sun et al., 2017)</w:t>
        </w:r>
      </w:ins>
      <w:del w:id="4854" w:author="Robin Matthews" w:date="2021-05-18T16:05:00Z">
        <w:r w:rsidRPr="0037390B" w:rsidDel="00602365">
          <w:rPr>
            <w:rFonts w:cs="Times New Roman"/>
            <w:noProof/>
            <w:lang w:val="en-US"/>
          </w:rPr>
          <w:delText>(Sun et al., 2017)</w:delText>
        </w:r>
      </w:del>
      <w:r w:rsidRPr="003A0C0D">
        <w:rPr>
          <w:rFonts w:cs="Times New Roman"/>
        </w:rPr>
        <w:fldChar w:fldCharType="end"/>
      </w:r>
      <w:r w:rsidRPr="0037390B">
        <w:rPr>
          <w:rFonts w:cs="Times New Roman"/>
          <w:lang w:val="en-US"/>
        </w:rPr>
        <w:t xml:space="preserve">. </w:t>
      </w:r>
      <w:r w:rsidRPr="00E35E42">
        <w:rPr>
          <w:rFonts w:cs="Times New Roman"/>
          <w:lang w:val="en-US"/>
        </w:rPr>
        <w:t xml:space="preserve">Climate data records of </w:t>
      </w:r>
      <w:commentRangeStart w:id="4855"/>
      <w:r w:rsidRPr="00E35E42">
        <w:rPr>
          <w:rFonts w:cs="Times New Roman"/>
          <w:lang w:val="en-US"/>
        </w:rPr>
        <w:t>Leaf Area Index</w:t>
      </w:r>
      <w:commentRangeEnd w:id="4855"/>
      <w:r w:rsidR="004359B9">
        <w:rPr>
          <w:rStyle w:val="CommentReference"/>
        </w:rPr>
        <w:commentReference w:id="4855"/>
      </w:r>
      <w:r w:rsidRPr="00E35E42">
        <w:rPr>
          <w:rFonts w:cs="Times New Roman"/>
          <w:lang w:val="en-US"/>
        </w:rPr>
        <w:t xml:space="preserve"> (LAI), characterizing the area of green leaves per unit of ground area, and the fraction of absorbed photosynthetically active radiation (FAPAR) – an important indicator of photosynthetic activity and plant health </w:t>
      </w:r>
      <w:r w:rsidRPr="003A0C0D">
        <w:rPr>
          <w:rFonts w:cs="Times New Roman"/>
        </w:rPr>
        <w:fldChar w:fldCharType="begin" w:fldLock="1"/>
      </w:r>
      <w:r w:rsidR="00665221">
        <w:rPr>
          <w:rFonts w:cs="Times New Roman"/>
          <w:lang w:val="en-US"/>
        </w:rPr>
        <w:instrText>ADDIN CSL_CITATION { "citationItems" : [ { "id" : "ITEM-1", "itemData" : { "author" : [ { "dropping-particle" : "", "family" : "Gobron", "given" : "Nadine", "non-dropping-particle" : "", "parse-names" : false, "suffix" : "" }, { "dropping-particle" : "", "family" : "Verstraete", "given" : "Michel M.", "non-dropping-particle" : "", "parse-names" : false, "suffix" : "" }, { "dropping-particle" : "", "family" : "Pinty", "given" : "Bernard", "non-dropping-particle" : "", "parse-names" : false, "suffix" : "" }, { "dropping-particle" : "", "family" : "Taberner", "given" : "Malcolm", "non-dropping-particle" : "", "parse-names" : false, "suffix" : "" }, { "dropping-particle" : "", "family" : "Aussedat", "given" : "Oph\u00e9lie", "non-dropping-particle" : "", "parse-names" : false, "suffix" : "" } ], "chapter-number" : "5", "container-title" : "Recent Advances in Remote Sensing and Geoinformation Processing for Land Degradation Assessment", "editor" : [ { "dropping-particle" : "", "family" : "Roeder", "given" : "Achim", "non-dropping-particle" : "", "parse-names" : false, "suffix" : "" }, { "dropping-particle" : "", "family" : "Joachim", "given" : "Hill", "non-dropping-particle" : "", "parse-names" : false, "suffix" : "" } ], "id" : "ITEM-1", "issued" : { "date-parts" : [ [ "2009" ] ] }, "page" : "89-102", "publisher" : "CRC Press", "publisher-place" : "London, UK", "title" : "Potential of long time series of FAPAR products for assessing and monitoring land surface changes: Examples in Europe and the Sahel", "translator" : [ { "dropping-particle" : "", "family" : "Rt6", "given" : "H4786", "non-dropping-particle" : "", "parse-names" : false, "suffix" : "" } ], "type" : "chapter" }, "uris" : [ "http://www.mendeley.com/documents/?uuid=48f362ac-6eac-4956-bf2e-0b4be3655478" ] } ], "mendeley" : { "formattedCitation" : "(Gobron et al., 2009)", "plainTextFormattedCitation" : "(Gobron et al., 2009)", "previouslyFormattedCitation" : "(Gobron et al., 2009)" }, "properties" : { "noteIndex" : 0 }, "schema" : "https://github.com/citation-style-language/schema/raw/master/csl-citation.json" }</w:instrText>
      </w:r>
      <w:r w:rsidRPr="003A0C0D">
        <w:rPr>
          <w:rFonts w:cs="Times New Roman"/>
        </w:rPr>
        <w:fldChar w:fldCharType="separate"/>
      </w:r>
      <w:ins w:id="4856" w:author="Robin Matthews" w:date="2021-05-18T16:05:00Z">
        <w:r w:rsidR="00602365">
          <w:rPr>
            <w:rFonts w:cs="Times New Roman"/>
            <w:noProof/>
            <w:lang w:val="en-GB"/>
          </w:rPr>
          <w:t>(Gobron et al., 2009)</w:t>
        </w:r>
      </w:ins>
      <w:del w:id="4857" w:author="Robin Matthews" w:date="2021-05-18T16:05:00Z">
        <w:r w:rsidRPr="00FA4D8D" w:rsidDel="00602365">
          <w:rPr>
            <w:rFonts w:cs="Times New Roman"/>
            <w:noProof/>
            <w:lang w:val="en-GB"/>
          </w:rPr>
          <w:delText>(Gobron et al., 2009)</w:delText>
        </w:r>
      </w:del>
      <w:r w:rsidRPr="003A0C0D">
        <w:rPr>
          <w:rFonts w:cs="Times New Roman"/>
        </w:rPr>
        <w:fldChar w:fldCharType="end"/>
      </w:r>
      <w:r w:rsidRPr="00FA4D8D">
        <w:rPr>
          <w:rFonts w:cs="Times New Roman"/>
          <w:lang w:val="en-GB"/>
        </w:rPr>
        <w:t xml:space="preserve"> – are now available for over 30</w:t>
      </w:r>
      <w:del w:id="4858" w:author="Ian Blenkinsop" w:date="2021-07-07T17:14:00Z">
        <w:r w:rsidRPr="00FA4D8D" w:rsidDel="004359B9">
          <w:rPr>
            <w:rFonts w:cs="Times New Roman"/>
            <w:lang w:val="en-GB"/>
          </w:rPr>
          <w:delText>-</w:delText>
        </w:r>
      </w:del>
      <w:ins w:id="4859" w:author="Ian Blenkinsop" w:date="2021-07-07T17:14:00Z">
        <w:r w:rsidR="004359B9">
          <w:rPr>
            <w:rFonts w:cs="Times New Roman"/>
            <w:lang w:val="en-GB"/>
          </w:rPr>
          <w:t xml:space="preserve"> </w:t>
        </w:r>
      </w:ins>
      <w:r w:rsidRPr="00FA4D8D">
        <w:rPr>
          <w:rFonts w:cs="Times New Roman"/>
          <w:lang w:val="en-GB"/>
        </w:rPr>
        <w:t xml:space="preserve">years </w:t>
      </w:r>
      <w:r w:rsidRPr="003A0C0D">
        <w:rPr>
          <w:rFonts w:cs="Times New Roman"/>
        </w:rPr>
        <w:fldChar w:fldCharType="begin" w:fldLock="1"/>
      </w:r>
      <w:r w:rsidR="00E81B0B">
        <w:rPr>
          <w:rFonts w:cs="Times New Roman"/>
          <w:lang w:val="en-GB"/>
        </w:rPr>
        <w:instrText>ADDIN CSL_CITATION { "citationItems" : [ { "id" : "ITEM-1", "itemData" : { "DOI" : "10.3390/rs8030263", "ISSN" : "2072-4292", "abstract" : "In- land surface models, which are used to evaluate the role of vegetation in the context of global climate change and variability, LAI and FAPAR play a key role, specifically with respect to the carbon and water cycles. The AVHRR-based LAI/FAPAR dataset offers daily temporal resolution, an improvement over previous products. This climate data record is based on a carefully calibrated and corrected land surface reflectance dataset to provide a high-quality, consistent time-series suitable for climate studies. It spans from mid-1981 to the present. Further, this operational dataset is available in near real-time allowing use for monitoring purposes. The algorithm relies on artificial neural networks calibrated using the MODIS LAI/FAPAR dataset. Evaluation based on cross-comparison with MODIS products and in situ data show the dataset is consistent and reliable with overall uncertainties of 1.03 and 0.15 for LAI and FAPAR, respectively. However, a clear saturation effect is observed in the broadleaf forest biomes with high LAI (&amp;gt;4.5) and FAPAR (&amp;gt;0.8) values.", "author" : [ { "dropping-particle" : "", "family" : "Claverie", "given" : "Martin", "non-dropping-particle" : "", "parse-names" : false, "suffix" : "" }, { "dropping-particle" : "", "family" : "Matthews", "given" : "Jessica L", "non-dropping-particle" : "", "parse-names" : false, "suffix" : "" }, { "dropping-particle" : "", "family" : "Vermote", "given" : "Eric F", "non-dropping-particle" : "", "parse-names" : false, "suffix" : "" }, { "dropping-particle" : "", "family" : "Justice", "given" : "Christopher O", "non-dropping-particle" : "", "parse-names" : false, "suffix" : "" } ], "container-title" : "Remote Sensing", "id" : "ITEM-1", "issue" : "3", "issued" : { "date-parts" : [ [ "2016" ] ] }, "title" : "A 30+ Year AVHRR LAI and FAPAR Climate Data Record: Algorithm Description and Validation", "translator" : [ { "dropping-particle" : "", "family" : "H3695", "given" : "", "non-dropping-particle" : "", "parse-names" : false, "suffix" : "" } ], "type" : "article-journal", "volume" : "8" }, "uris" : [ "http://www.mendeley.com/documents/?uuid=26cb480a-93fb-4399-a836-a9bd21cf8d8b" ] } ], "mendeley" : { "formattedCitation" : "(Claverie et al., 2016)", "plainTextFormattedCitation" : "(Claverie et al., 2016)", "previouslyFormattedCitation" : "(Claverie et al., 2016)" }, "properties" : { "noteIndex" : 0 }, "schema" : "https://github.com/citation-style-language/schema/raw/master/csl-citation.json" }</w:instrText>
      </w:r>
      <w:r w:rsidRPr="003A0C0D">
        <w:rPr>
          <w:rFonts w:cs="Times New Roman"/>
        </w:rPr>
        <w:fldChar w:fldCharType="separate"/>
      </w:r>
      <w:ins w:id="4860" w:author="Robin Matthews" w:date="2021-05-18T16:05:00Z">
        <w:r w:rsidR="00602365">
          <w:rPr>
            <w:rFonts w:cs="Times New Roman"/>
            <w:noProof/>
            <w:lang w:val="en-GB"/>
          </w:rPr>
          <w:t>(Claverie et al., 2016)</w:t>
        </w:r>
      </w:ins>
      <w:del w:id="4861" w:author="Robin Matthews" w:date="2021-05-18T16:05:00Z">
        <w:r w:rsidRPr="00FA4D8D" w:rsidDel="00602365">
          <w:rPr>
            <w:rFonts w:cs="Times New Roman"/>
            <w:noProof/>
            <w:lang w:val="en-GB"/>
          </w:rPr>
          <w:delText>(Claverie et al., 2016)</w:delText>
        </w:r>
      </w:del>
      <w:r w:rsidRPr="003A0C0D">
        <w:rPr>
          <w:rFonts w:cs="Times New Roman"/>
        </w:rPr>
        <w:fldChar w:fldCharType="end"/>
      </w:r>
      <w:r w:rsidRPr="00FA4D8D">
        <w:rPr>
          <w:rFonts w:cs="Times New Roman"/>
          <w:lang w:val="en-GB"/>
        </w:rPr>
        <w:t xml:space="preserve">. In addition, key indicators such as fire disturbances/burned areas are now retrieved via satellite </w:t>
      </w:r>
      <w:r w:rsidRPr="003A0C0D">
        <w:rPr>
          <w:rFonts w:cs="Times New Roman"/>
        </w:rPr>
        <w:fldChar w:fldCharType="begin" w:fldLock="1"/>
      </w:r>
      <w:r w:rsidR="00E81B0B">
        <w:rPr>
          <w:rFonts w:cs="Times New Roman"/>
          <w:lang w:val="en-GB"/>
        </w:rPr>
        <w:instrText>ADDIN CSL_CITATION { "citationItems" : [ { "id" : "ITEM-1", "itemData" : { "DOI" : "10.1016/j.rse.2019.02.013", "ISSN" : "0034-4257", "abstract" : "Fire has a diverse range of impacts on Earth's physical and social systems. Accurate and up to date information on areas affected by fire is critical to better understand drivers of fire activity, as well as its relevance for biogeochemical cycles, climate, air quality, and to aid fire management. Mapping burned areas was traditionally done from field sketches. With the launch of the first Earth observation satellites, remote sensing quickly became a more practical alternative to detect burned areas, as they provide timely regional and global coverage of fire occurrence. This review paper explores the physical basis to detect burned area from satellite observations, describes the historical trends of using satellite sensors to monitor burned areas, summarizes the most recent approaches to map burned areas and evaluates the existing burned area products (both at global and regional scales). Finally, it identifies potential future opportunities to further improve burned area detection from Earth observation satellites.", "author" : [ { "dropping-particle" : "", "family" : "Chuvieco", "given" : "Emilio", "non-dropping-particle" : "", "parse-names" : false, "suffix" : "" }, { "dropping-particle" : "", "family" : "Mouillot", "given" : "Florent", "non-dropping-particle" : "", "parse-names" : false, "suffix" : "" }, { "dropping-particle" : "", "family" : "Werf", "given" : "Guido R", "non-dropping-particle" : "van der", "parse-names" : false, "suffix" : "" }, { "dropping-particle" : "", "family" : "Miguel", "given" : "Jes\u00fas San", "non-dropping-particle" : "", "parse-names" : false, "suffix" : "" }, { "dropping-particle" : "", "family" : "Tanase", "given" : "Mihai", "non-dropping-particle" : "", "parse-names" : false, "suffix" : "" }, { "dropping-particle" : "", "family" : "Koutsias", "given" : "Nikos", "non-dropping-particle" : "", "parse-names" : false, "suffix" : "" }, { "dropping-particle" : "", "family" : "Garc\u00eda", "given" : "Mariano", "non-dropping-particle" : "", "parse-names" : false, "suffix" : "" }, { "dropping-particle" : "", "family" : "Yebra", "given" : "Marta", "non-dropping-particle" : "", "parse-names" : false, "suffix" : "" }, { "dropping-particle" : "", "family" : "Padilla", "given" : "Marc", "non-dropping-particle" : "", "parse-names" : false, "suffix" : "" }, { "dropping-particle" : "", "family" : "Gitas", "given" : "Ioannis", "non-dropping-particle" : "", "parse-names" : false, "suffix" : "" }, { "dropping-particle" : "", "family" : "Heil", "given" : "Angelika", "non-dropping-particle" : "", "parse-names" : false, "suffix" : "" }, { "dropping-particle" : "", "family" : "Hawbaker", "given" : "Todd J", "non-dropping-particle" : "", "parse-names" : false, "suffix" : "" }, { "dropping-particle" : "", "family" : "Giglio", "given" : "Louis", "non-dropping-particle" : "", "parse-names" : false, "suffix" : "" } ], "container-title" : "Remote Sensing of Environment", "id" : "ITEM-1", "issued" : { "date-parts" : [ [ "2019" ] ] }, "page" : "45-64", "title" : "Historical background and current developments for mapping burned area from satellite Earth observation", "translator" : [ { "dropping-particle" : "", "family" : "H3691", "given" : "", "non-dropping-particle" : "", "parse-names" : false, "suffix" : "" } ], "type" : "article-journal", "volume" : "225" }, "uris" : [ "http://www.mendeley.com/documents/?uuid=37cfc808-9d1b-4507-b9da-2e6525d755dd" ] } ], "mendeley" : { "formattedCitation" : "(Chuvieco et al., 2019)", "plainTextFormattedCitation" : "(Chuvieco et al., 2019)", "previouslyFormattedCitation" : "(Chuvieco et al., 2019)" }, "properties" : { "noteIndex" : 0 }, "schema" : "https://github.com/citation-style-language/schema/raw/master/csl-citation.json" }</w:instrText>
      </w:r>
      <w:r w:rsidRPr="003A0C0D">
        <w:rPr>
          <w:rFonts w:cs="Times New Roman"/>
        </w:rPr>
        <w:fldChar w:fldCharType="separate"/>
      </w:r>
      <w:ins w:id="4862" w:author="Robin Matthews" w:date="2021-05-18T16:05:00Z">
        <w:r w:rsidR="00602365">
          <w:rPr>
            <w:rFonts w:cs="Times New Roman"/>
            <w:noProof/>
            <w:lang w:val="en-GB"/>
          </w:rPr>
          <w:t>(Chuvieco et al., 2019)</w:t>
        </w:r>
      </w:ins>
      <w:del w:id="4863" w:author="Robin Matthews" w:date="2021-05-18T16:05:00Z">
        <w:r w:rsidRPr="00FA4D8D" w:rsidDel="00602365">
          <w:rPr>
            <w:rFonts w:cs="Times New Roman"/>
            <w:noProof/>
            <w:lang w:val="en-GB"/>
          </w:rPr>
          <w:delText>(Chuvieco et al., 2019)</w:delText>
        </w:r>
      </w:del>
      <w:r w:rsidRPr="003A0C0D">
        <w:rPr>
          <w:rFonts w:cs="Times New Roman"/>
        </w:rPr>
        <w:fldChar w:fldCharType="end"/>
      </w:r>
      <w:r w:rsidRPr="00FA4D8D">
        <w:rPr>
          <w:rFonts w:cs="Times New Roman"/>
          <w:lang w:val="en-GB"/>
        </w:rPr>
        <w:t xml:space="preserve">. In the US, the National Ecological Observational Network (NEON) provides continental-scale observations relevant to the assessment of changes in aquatic and terrestrial ecosystems via a wide variety of ground-based, airborne, and satellite platforms </w:t>
      </w:r>
      <w:r w:rsidRPr="003A0C0D">
        <w:rPr>
          <w:rFonts w:cs="Times New Roman"/>
        </w:rPr>
        <w:fldChar w:fldCharType="begin" w:fldLock="1"/>
      </w:r>
      <w:r w:rsidR="00E81B0B">
        <w:rPr>
          <w:rFonts w:cs="Times New Roman"/>
          <w:lang w:val="en-GB"/>
        </w:rPr>
        <w:instrText>ADDIN CSL_CITATION { "citationItems" : [ { "id" : "ITEM-1", "itemData" : { "DOI" : "10.1890/1540-9295(2008)6[282:ACSFTN]2.0.CO;2", "author" : [ { "dropping-particle" : "", "family" : "Keller", "given" : "Michael", "non-dropping-particle" : "", "parse-names" : false, "suffix" : "" }, { "dropping-particle" : "", "family" : "Schimel", "given" : "David S", "non-dropping-particle" : "", "parse-names" : false, "suffix" : "" }, { "dropping-particle" : "", "family" : "Hargrove", "given" : "William W", "non-dropping-particle" : "", "parse-names" : false, "suffix" : "" }, { "dropping-particle" : "", "family" : "Hoffman", "given" : "Forrest M", "non-dropping-particle" : "", "parse-names" : false, "suffix" : "" } ], "container-title" : "Frontiers in Ecology and the Environment", "id" : "ITEM-1", "issue" : "5", "issued" : { "date-parts" : [ [ "2008" ] ] }, "page" : "282-284", "title" : "A continental strategy for the National Ecological Observatory Network", "translator" : [ { "dropping-particle" : "", "family" : "H3972", "given" : "", "non-dropping-particle" : "", "parse-names" : false, "suffix" : "" } ], "type" : "article-journal", "volume" : "6" }, "uris" : [ "http://www.mendeley.com/documents/?uuid=4ee5a626-0ac9-442e-9895-d871435e6741" ] } ], "mendeley" : { "formattedCitation" : "(Keller et al., 2008)", "plainTextFormattedCitation" : "(Keller et al., 2008)", "previouslyFormattedCitation" : "(Keller et al., 2008)" }, "properties" : { "noteIndex" : 0 }, "schema" : "https://github.com/citation-style-language/schema/raw/master/csl-citation.json" }</w:instrText>
      </w:r>
      <w:r w:rsidRPr="003A0C0D">
        <w:rPr>
          <w:rFonts w:cs="Times New Roman"/>
        </w:rPr>
        <w:fldChar w:fldCharType="separate"/>
      </w:r>
      <w:ins w:id="4864" w:author="Robin Matthews" w:date="2021-05-18T16:05:00Z">
        <w:r w:rsidR="00602365">
          <w:rPr>
            <w:rFonts w:cs="Times New Roman"/>
            <w:noProof/>
            <w:lang w:val="en-GB"/>
          </w:rPr>
          <w:t>(Keller et al., 2008)</w:t>
        </w:r>
      </w:ins>
      <w:del w:id="4865" w:author="Robin Matthews" w:date="2021-05-18T16:05:00Z">
        <w:r w:rsidRPr="00FA4D8D" w:rsidDel="00602365">
          <w:rPr>
            <w:rFonts w:cs="Times New Roman"/>
            <w:noProof/>
            <w:lang w:val="en-GB"/>
          </w:rPr>
          <w:delText>(Keller et al., 2008)</w:delText>
        </w:r>
      </w:del>
      <w:r w:rsidRPr="003A0C0D">
        <w:rPr>
          <w:rFonts w:cs="Times New Roman"/>
        </w:rPr>
        <w:fldChar w:fldCharType="end"/>
      </w:r>
      <w:r w:rsidRPr="00FA4D8D">
        <w:rPr>
          <w:rFonts w:cs="Times New Roman"/>
          <w:lang w:val="en-GB"/>
        </w:rPr>
        <w:t xml:space="preserve">. </w:t>
      </w:r>
      <w:r w:rsidRPr="00FA4D8D">
        <w:rPr>
          <w:lang w:val="en-GB"/>
        </w:rPr>
        <w:t>All these long-term records reveal range shifts in ecosystems (</w:t>
      </w:r>
      <w:del w:id="4866" w:author="Ian Blenkinsop" w:date="2021-07-12T14:48:00Z">
        <w:r w:rsidRPr="00FA4D8D" w:rsidDel="00FC7F8F">
          <w:rPr>
            <w:lang w:val="en-GB"/>
          </w:rPr>
          <w:delText xml:space="preserve">Chapter 2, </w:delText>
        </w:r>
      </w:del>
      <w:r w:rsidRPr="00FA4D8D">
        <w:rPr>
          <w:lang w:val="en-GB"/>
        </w:rPr>
        <w:t>Section 2.3.4).</w:t>
      </w:r>
    </w:p>
    <w:p w14:paraId="1F90CBDF" w14:textId="77777777" w:rsidR="006409E5" w:rsidRPr="00FA4D8D" w:rsidRDefault="006409E5" w:rsidP="006409E5">
      <w:pPr>
        <w:pStyle w:val="AR6BodyText"/>
        <w:rPr>
          <w:lang w:val="en-GB"/>
        </w:rPr>
      </w:pPr>
    </w:p>
    <w:p w14:paraId="10E9F132" w14:textId="567809BB" w:rsidR="006409E5" w:rsidRPr="00FA4D8D" w:rsidRDefault="006409E5" w:rsidP="006409E5">
      <w:pPr>
        <w:pStyle w:val="AR6BodyText"/>
        <w:rPr>
          <w:lang w:val="en-GB"/>
        </w:rPr>
      </w:pPr>
      <w:r w:rsidRPr="00FA4D8D">
        <w:rPr>
          <w:rFonts w:cs="Times New Roman"/>
          <w:lang w:val="en-GB"/>
        </w:rPr>
        <w:t xml:space="preserve">The ability to estimate changes in global land biomass has improved due to the use of different microwave satellite data </w:t>
      </w:r>
      <w:r w:rsidRPr="003A0C0D">
        <w:rPr>
          <w:rFonts w:cs="Times New Roman"/>
        </w:rPr>
        <w:fldChar w:fldCharType="begin" w:fldLock="1"/>
      </w:r>
      <w:r w:rsidR="00E14AAC">
        <w:rPr>
          <w:rFonts w:cs="Times New Roman"/>
          <w:lang w:val="en-GB"/>
        </w:rPr>
        <w:instrText>ADDIN CSL_CITATION { "citationItems" : [ { "id" : "ITEM-1", "itemData" : { "DOI" : "10.1038/nclimate2581", "author" : [ { "dropping-particle" : "", "family" : "Liu", "given" : "Yi Y", "non-dropping-particle" : "", "parse-names" : false, "suffix" : "" }, { "dropping-particle" : "", "family" : "Dijk", "given" : "Albert I J M", "non-dropping-particle" : "van", "parse-names" : false, "suffix" : "" }, { "dropping-particle" : "", "family" : "Jeu", "given" : "Richard A M", "non-dropping-particle" : "de", "parse-names" : false, "suffix" : "" }, { "dropping-particle" : "", "family" : "Canadell", "given" : "Josep G", "non-dropping-particle" : "", "parse-names" : false, "suffix" : "" }, { "dropping-particle" : "", "family" : "McCabe", "given" : "Matthew F", "non-dropping-particle" : "", "parse-names" : false, "suffix" : "" }, { "dropping-particle" : "", "family" : "Evans", "given" : "Jason P", "non-dropping-particle" : "", "parse-names" : false, "suffix" : "" }, { "dropping-particle" : "", "family" : "Wang", "given" : "Guojie", "non-dropping-particle" : "", "parse-names" : false, "suffix" : "" } ], "container-title" : "Nature Climate Change", "id" : "ITEM-1", "issued" : { "date-parts" : [ [ "2015", "3", "30" ] ] }, "page" : "470", "publisher" : "Nature Publishing Group", "title" : "Recent reversal in loss of global terrestrial biomass", "translator" : [ { "dropping-particle" : "", "family" : "H1365", "given" : "", "non-dropping-particle" : "", "parse-names" : false, "suffix" : "" } ], "type" : "article-journal", "volume" : "5" }, "uris" : [ "http://www.mendeley.com/documents/?uuid=0b9ccc33-5dbd-4109-9ae4-485dcd0c9b60" ] } ], "mendeley" : { "formattedCitation" : "(Liu et al., 2015)", "plainTextFormattedCitation" : "(Liu et al., 2015)", "previouslyFormattedCitation" : "(Liu et al., 2015)" }, "properties" : { "noteIndex" : 0 }, "schema" : "https://github.com/citation-style-language/schema/raw/master/csl-citation.json" }</w:instrText>
      </w:r>
      <w:r w:rsidRPr="003A0C0D">
        <w:rPr>
          <w:rFonts w:cs="Times New Roman"/>
        </w:rPr>
        <w:fldChar w:fldCharType="separate"/>
      </w:r>
      <w:ins w:id="4867" w:author="Robin Matthews" w:date="2021-05-18T16:05:00Z">
        <w:r w:rsidR="00602365">
          <w:rPr>
            <w:rFonts w:cs="Times New Roman"/>
            <w:noProof/>
            <w:lang w:val="en-GB"/>
          </w:rPr>
          <w:t>(Liu et al., 2015)</w:t>
        </w:r>
      </w:ins>
      <w:del w:id="4868" w:author="Robin Matthews" w:date="2021-05-18T16:05:00Z">
        <w:r w:rsidRPr="00FA4D8D" w:rsidDel="00602365">
          <w:rPr>
            <w:rFonts w:cs="Times New Roman"/>
            <w:noProof/>
            <w:lang w:val="en-GB"/>
          </w:rPr>
          <w:delText>(Liu et al., 2015)</w:delText>
        </w:r>
      </w:del>
      <w:r w:rsidRPr="003A0C0D">
        <w:rPr>
          <w:rFonts w:cs="Times New Roman"/>
        </w:rPr>
        <w:fldChar w:fldCharType="end"/>
      </w:r>
      <w:r w:rsidRPr="00FA4D8D">
        <w:rPr>
          <w:rFonts w:cs="Times New Roman"/>
          <w:lang w:val="en-GB"/>
        </w:rPr>
        <w:t xml:space="preserve"> and in situ fore</w:t>
      </w:r>
      <w:r w:rsidRPr="00FA4D8D">
        <w:rPr>
          <w:lang w:val="en-GB"/>
        </w:rPr>
        <w:t xml:space="preserve">st census data and co-located </w:t>
      </w:r>
      <w:r w:rsidRPr="00FA4D8D">
        <w:rPr>
          <w:rFonts w:cs="Times New Roman"/>
          <w:lang w:val="en-GB"/>
        </w:rPr>
        <w:t xml:space="preserve">lidar, combined with the </w:t>
      </w:r>
      <w:del w:id="4869" w:author="Ian Blenkinsop" w:date="2021-07-07T17:15:00Z">
        <w:r w:rsidRPr="00FA4D8D" w:rsidDel="004359B9">
          <w:rPr>
            <w:rFonts w:cs="Times New Roman"/>
            <w:lang w:val="en-GB"/>
          </w:rPr>
          <w:lastRenderedPageBreak/>
          <w:delText xml:space="preserve">MODerate </w:delText>
        </w:r>
      </w:del>
      <w:ins w:id="4870" w:author="Ian Blenkinsop" w:date="2021-07-07T17:15:00Z">
        <w:r w:rsidR="004359B9" w:rsidRPr="00FA4D8D">
          <w:rPr>
            <w:rFonts w:cs="Times New Roman"/>
            <w:lang w:val="en-GB"/>
          </w:rPr>
          <w:t>M</w:t>
        </w:r>
        <w:r w:rsidR="004359B9">
          <w:rPr>
            <w:rFonts w:cs="Times New Roman"/>
            <w:lang w:val="en-GB"/>
          </w:rPr>
          <w:t>od</w:t>
        </w:r>
        <w:r w:rsidR="004359B9" w:rsidRPr="00FA4D8D">
          <w:rPr>
            <w:rFonts w:cs="Times New Roman"/>
            <w:lang w:val="en-GB"/>
          </w:rPr>
          <w:t xml:space="preserve">erate </w:t>
        </w:r>
      </w:ins>
      <w:del w:id="4871" w:author="Ian Blenkinsop" w:date="2021-07-07T17:15:00Z">
        <w:r w:rsidRPr="00FA4D8D" w:rsidDel="004359B9">
          <w:rPr>
            <w:rFonts w:cs="Times New Roman"/>
            <w:lang w:val="en-GB"/>
          </w:rPr>
          <w:delText xml:space="preserve">resolution </w:delText>
        </w:r>
      </w:del>
      <w:ins w:id="4872" w:author="Ian Blenkinsop" w:date="2021-07-07T17:15:00Z">
        <w:r w:rsidR="004359B9">
          <w:rPr>
            <w:rFonts w:cs="Times New Roman"/>
            <w:lang w:val="en-GB"/>
          </w:rPr>
          <w:t>R</w:t>
        </w:r>
        <w:r w:rsidR="004359B9" w:rsidRPr="00FA4D8D">
          <w:rPr>
            <w:rFonts w:cs="Times New Roman"/>
            <w:lang w:val="en-GB"/>
          </w:rPr>
          <w:t xml:space="preserve">esolution </w:t>
        </w:r>
      </w:ins>
      <w:r w:rsidRPr="00FA4D8D">
        <w:rPr>
          <w:rFonts w:cs="Times New Roman"/>
          <w:lang w:val="en-GB"/>
        </w:rPr>
        <w:t xml:space="preserve">Imaging Spectroradiometer </w:t>
      </w:r>
      <w:r w:rsidRPr="003A0C0D">
        <w:rPr>
          <w:rFonts w:cs="Times New Roman"/>
        </w:rPr>
        <w:fldChar w:fldCharType="begin" w:fldLock="1"/>
      </w:r>
      <w:r w:rsidR="00E81B0B">
        <w:rPr>
          <w:rFonts w:cs="Times New Roman"/>
          <w:lang w:val="en-GB"/>
        </w:rPr>
        <w:instrText>ADDIN CSL_CITATION { "citationItems" : [ { "id" : "ITEM-1", "itemData" : { "DOI" : "10.1126/science.aam5962", "ISSN" : "0036-8075", "abstract" : "Are tropical forests a net source or net sink of atmospheric carbon dioxide? As fundamental a question as that is, there still is no agreement about the answer, with different studies suggesting that it is anything from a sizable sink to a modest source. Baccini et al. used 12 years of MODIS satellite data to determine how the aboveground carbon density of woody, live vegetation has changed throughout the entire tropics on an annual basis. They find that the tropics are a net carbon source, with losses owing to deforestation and reductions in carbon density within standing forests being double that of gains resulting from forest growth.Science, this issue p. 230The carbon balance of tropical ecosystems remains uncertain, with top-down atmospheric studies suggesting an overall sink and bottom-up ecological approaches indicating a modest net source. Here we use 12 years (2003 to 2014) of MODIS pantropical satellite data to quantify net annual changes in the aboveground carbon density of tropical woody live vegetation, providing direct, measurement-based evidence that the world{\\textquoteright}s tropical forests are a net carbon source of 425.2 {\\textpm} 92.0 teragrams of carbon per year (Tg C year{\\textendash}1). This net release of carbon consists of losses of 861.7 {\\textpm} 80.2 Tg C year{\\textendash}1 and gains of 436.5 {\\textpm} 31.0 Tg C year{\\textendash}1. Gains result from forest growth; losses result from deforestation and from reductions in carbon density within standing forests (degradation or disturbance), with the latter accounting for 68.9% of overall losses.", "author" : [ { "dropping-particle" : "", "family" : "Baccini", "given" : "A", "non-dropping-particle" : "", "parse-names" : false, "suffix" : "" }, { "dropping-particle" : "", "family" : "Walker", "given" : "W", "non-dropping-particle" : "", "parse-names" : false, "suffix" : "" }, { "dropping-particle" : "", "family" : "Carvalho", "given" : "L", "non-dropping-particle" : "", "parse-names" : false, "suffix" : "" }, { "dropping-particle" : "", "family" : "Farina", "given" : "M", "non-dropping-particle" : "", "parse-names" : false, "suffix" : "" }, { "dropping-particle" : "", "family" : "Sulla-Menashe", "given" : "D", "non-dropping-particle" : "", "parse-names" : false, "suffix" : "" }, { "dropping-particle" : "", "family" : "Houghton", "given" : "R A", "non-dropping-particle" : "", "parse-names" : false, "suffix" : "" } ], "container-title" : "Science", "id" : "ITEM-1", "issue" : "6360", "issued" : { "date-parts" : [ [ "2017" ] ] }, "page" : "230-234", "publisher" : "American Association for the Advancement of Science", "title" : "Tropical forests are a net carbon source based on aboveground measurements of gain and loss", "translator" : [ { "dropping-particle" : "", "family" : "H3846", "given" : "", "non-dropping-particle" : "", "parse-names" : false, "suffix" : "" } ], "type" : "article-journal", "volume" : "358" }, "uris" : [ "http://www.mendeley.com/documents/?uuid=dd02e98b-50f7-4f04-ab69-a3c1bc840d7c" ] } ], "mendeley" : { "formattedCitation" : "(Baccini et al., 2017)", "manualFormatting" : "(MODIS; Baccini et al., 2017)", "plainTextFormattedCitation" : "(Baccini et al., 2017)", "previouslyFormattedCitation" : "(Baccini et al., 2017)" }, "properties" : { "noteIndex" : 0 }, "schema" : "https://github.com/citation-style-language/schema/raw/master/csl-citation.json" }</w:instrText>
      </w:r>
      <w:r w:rsidRPr="003A0C0D">
        <w:rPr>
          <w:rFonts w:cs="Times New Roman"/>
        </w:rPr>
        <w:fldChar w:fldCharType="separate"/>
      </w:r>
      <w:ins w:id="4873" w:author="Robin Matthews" w:date="2021-05-18T16:05:00Z">
        <w:r w:rsidR="00602365">
          <w:rPr>
            <w:rFonts w:cs="Times New Roman"/>
            <w:noProof/>
            <w:lang w:val="en-GB"/>
          </w:rPr>
          <w:t>(MODIS; Baccini et al., 2017)</w:t>
        </w:r>
      </w:ins>
      <w:del w:id="4874" w:author="Robin Matthews" w:date="2021-05-18T16:05:00Z">
        <w:r w:rsidRPr="00FA4D8D" w:rsidDel="00602365">
          <w:rPr>
            <w:rFonts w:cs="Times New Roman"/>
            <w:noProof/>
            <w:lang w:val="en-GB"/>
          </w:rPr>
          <w:delText>(MODIS; Baccini et al., 2017)</w:delText>
        </w:r>
      </w:del>
      <w:r w:rsidRPr="003A0C0D">
        <w:rPr>
          <w:rFonts w:cs="Times New Roman"/>
        </w:rPr>
        <w:fldChar w:fldCharType="end"/>
      </w:r>
      <w:r w:rsidRPr="00FA4D8D">
        <w:rPr>
          <w:rFonts w:cs="Times New Roman"/>
          <w:lang w:val="en-GB"/>
        </w:rPr>
        <w:t xml:space="preserve">. This has allowed for improved quantification of land </w:t>
      </w:r>
      <w:r w:rsidRPr="00FA4D8D">
        <w:rPr>
          <w:lang w:val="en-GB"/>
        </w:rPr>
        <w:t>temperature</w:t>
      </w:r>
      <w:r w:rsidRPr="00FA4D8D">
        <w:rPr>
          <w:rFonts w:cs="Times New Roman"/>
          <w:lang w:val="en-GB"/>
        </w:rPr>
        <w:t xml:space="preserve"> </w:t>
      </w:r>
      <w:r w:rsidRPr="003A0C0D">
        <w:rPr>
          <w:rFonts w:cs="Times New Roman"/>
        </w:rPr>
        <w:fldChar w:fldCharType="begin" w:fldLock="1"/>
      </w:r>
      <w:r w:rsidR="00E14AAC">
        <w:rPr>
          <w:rFonts w:cs="Times New Roman"/>
          <w:lang w:val="en-GB"/>
        </w:rPr>
        <w:instrText>ADDIN CSL_CITATION { "citationItems" : [ { "id" : "ITEM-1", "itemData" : { "DOI" : "10.1016/j.rse.2019.02.020", "ISSN" : "0034-4257", "abstract" : "Land surface temperature (LST) is an important physical quantity at the land-atmosphere interface. Since 2016 the Collection 6 (C6) MODIS LST product is publicly available, which includes three refinements over bare soil surfaces compared to the Collection 5 (C5) MODIS LST product. To encourage the use of the C6 MODIS LST product in a wide range of applications, it is necessary to evaluate the accuracy of the C6 MODIS LST product. In this study, we validated the C6 MODIS LST product using temperature-based method over various land cover types, including grasslands, croplands, cropland/natural vegetation mosaic, open shrublands, woody savannas, and barren/sparsely vegetated. In situ measurements were collected from various sites under different atmospheric and surface conditions, including seven SURFRAD sites (BND, TBL, DRA, FPK, GCM, PSU, and SXF) in the United States, three KIT sites (EVO, KAL, and GBB) in Portugal and Namibia, and three HiWATER sites (GBZ, HZZ, and HMZ) in China. The spatial representativeness of the in situ measurements at each site was separately evaluated during daytime and nighttime using all available clear-sky ASTER LST products at 90 m spatial resolution. Only six sites during daytime are selected as sufficiently homogeneous sites despite the usually high spatial thermal heterogeneity, whereas during nighttime most sites can be considered to be thermally homogeneous and have similar LST and air temperature. The C6 MODIS LST product was validated using in situ measurements from the selected homogeneous sites during daytime and nighttime: except for the GBB site, large RMSE values (&gt;2 K) were obtained during daytime. However, if only satellite LST with a high spatial thermal homogeneity on the MODIS pixel scale are used for LST validation, the best daytime accuracy (RMSE &lt;1.3 K) for the C6 MODIS LST product is achieved over the BND and DRA sites. Except for the DRA site, the RMSE values during nighttime are &lt;2 K at the selected homogeneous sites. Furthermore, the accuracy of the C6 MODIS LST product was compared with that of the C5 MODIS LST product during nighttime at the selected homogeneous sites. Except for the GBB site, there are only small differences (&lt;0.4 K) between the RMSE values for the C5 and C6 MODIS LST products.", "author" : [ { "dropping-particle" : "", "family" : "Duan", "given" : "Si-Bo", "non-dropping-particle" : "", "parse-names" : false, "suffix" : "" }, { "dropping-particle" : "", "family" : "Li", "given" : "Zhao-Liang", "non-dropping-particle" : "", "parse-names" : false, "suffix" : "" }, { "dropping-particle" : "", "family" : "Li", "given" : "Hua", "non-dropping-particle" : "", "parse-names" : false, "suffix" : "" }, { "dropping-particle" : "", "family" : "G\u00f6ttsche", "given" : "Frank-M.", "non-dropping-particle" : "", "parse-names" : false, "suffix" : "" }, { "dropping-particle" : "", "family" : "Wu", "given" : "Hua", "non-dropping-particle" : "", "parse-names" : false, "suffix" : "" }, { "dropping-particle" : "", "family" : "Zhao", "given" : "Wei", "non-dropping-particle" : "", "parse-names" : false, "suffix" : "" }, { "dropping-particle" : "", "family" : "Leng", "given" : "Pei", "non-dropping-particle" : "", "parse-names" : false, "suffix" : "" }, { "dropping-particle" : "", "family" : "Zhang", "given" : "Xia", "non-dropping-particle" : "", "parse-names" : false, "suffix" : "" }, { "dropping-particle" : "", "family" : "Coll", "given" : "C\u00e9sar", "non-dropping-particle" : "", "parse-names" : false, "suffix" : "" } ], "container-title" : "Remote Sensing of Environment", "id" : "ITEM-1", "issued" : { "date-parts" : [ [ "2019" ] ] }, "page" : "16-29", "title" : "Validation of Collection 6 MODIS land surface temperature product using in situ measurements", "translator" : [ { "dropping-particle" : "", "family" : "H2005", "given" : "", "non-dropping-particle" : "", "parse-names" : false, "suffix" : "" } ], "type" : "article-journal", "volume" : "225" }, "uris" : [ "http://www.mendeley.com/documents/?uuid=124ee14c-8090-4b65-96be-f749a74b31de" ] } ], "mendeley" : { "formattedCitation" : "(Duan et al., 2019)", "plainTextFormattedCitation" : "(Duan et al., 2019)", "previouslyFormattedCitation" : "(Duan et al., 2019)" }, "properties" : { "noteIndex" : 0 }, "schema" : "https://github.com/citation-style-language/schema/raw/master/csl-citation.json" }</w:instrText>
      </w:r>
      <w:r w:rsidRPr="003A0C0D">
        <w:rPr>
          <w:rFonts w:cs="Times New Roman"/>
        </w:rPr>
        <w:fldChar w:fldCharType="separate"/>
      </w:r>
      <w:ins w:id="4875" w:author="Robin Matthews" w:date="2021-05-18T16:05:00Z">
        <w:r w:rsidR="00602365">
          <w:rPr>
            <w:rFonts w:cs="Times New Roman"/>
            <w:noProof/>
            <w:lang w:val="en-GB"/>
          </w:rPr>
          <w:t>(Duan et al., 2019)</w:t>
        </w:r>
      </w:ins>
      <w:del w:id="4876" w:author="Robin Matthews" w:date="2021-05-18T16:05:00Z">
        <w:r w:rsidRPr="00FA4D8D" w:rsidDel="00602365">
          <w:rPr>
            <w:rFonts w:cs="Times New Roman"/>
            <w:noProof/>
            <w:lang w:val="en-GB"/>
          </w:rPr>
          <w:delText>(Duan et al., 2019)</w:delText>
        </w:r>
      </w:del>
      <w:r w:rsidRPr="003A0C0D">
        <w:rPr>
          <w:rFonts w:cs="Times New Roman"/>
        </w:rPr>
        <w:fldChar w:fldCharType="end"/>
      </w:r>
      <w:r w:rsidRPr="00FA4D8D">
        <w:rPr>
          <w:rFonts w:cs="Times New Roman"/>
          <w:lang w:val="en-GB"/>
        </w:rPr>
        <w:t xml:space="preserve">, carbon stocks and human-induced changes due to deforestation (Chapter 2, Section 2.2.7). Time series of </w:t>
      </w:r>
      <w:commentRangeStart w:id="4877"/>
      <w:r w:rsidRPr="00FA4D8D">
        <w:rPr>
          <w:rFonts w:cs="Times New Roman"/>
          <w:lang w:val="en-GB"/>
        </w:rPr>
        <w:t>Normalized Difference Vegetation Index</w:t>
      </w:r>
      <w:commentRangeEnd w:id="4877"/>
      <w:r w:rsidR="004359B9">
        <w:rPr>
          <w:rStyle w:val="CommentReference"/>
        </w:rPr>
        <w:commentReference w:id="4877"/>
      </w:r>
      <w:r w:rsidRPr="00FA4D8D">
        <w:rPr>
          <w:rFonts w:cs="Times New Roman"/>
          <w:lang w:val="en-GB"/>
        </w:rPr>
        <w:t xml:space="preserve"> (NDVI) from MODIS and other </w:t>
      </w:r>
      <w:del w:id="4878" w:author="Ian Blenkinsop" w:date="2021-07-07T17:19:00Z">
        <w:r w:rsidRPr="00FA4D8D" w:rsidDel="003D09F8">
          <w:rPr>
            <w:rFonts w:cs="Times New Roman"/>
            <w:lang w:val="en-GB"/>
          </w:rPr>
          <w:delText xml:space="preserve">remote </w:delText>
        </w:r>
      </w:del>
      <w:ins w:id="4879" w:author="Ian Blenkinsop" w:date="2021-07-07T17:19:00Z">
        <w:r w:rsidR="003D09F8" w:rsidRPr="00FA4D8D">
          <w:rPr>
            <w:rFonts w:cs="Times New Roman"/>
            <w:lang w:val="en-GB"/>
          </w:rPr>
          <w:t>remote</w:t>
        </w:r>
        <w:r w:rsidR="003D09F8">
          <w:rPr>
            <w:rFonts w:cs="Times New Roman"/>
            <w:lang w:val="en-GB"/>
          </w:rPr>
          <w:t>-</w:t>
        </w:r>
      </w:ins>
      <w:r w:rsidRPr="00FA4D8D">
        <w:rPr>
          <w:rFonts w:cs="Times New Roman"/>
          <w:lang w:val="en-GB"/>
        </w:rPr>
        <w:t xml:space="preserve">sensing platforms is widely applied to assess the effects of climate change on vegetation in drought-sensitive regions </w:t>
      </w:r>
      <w:r w:rsidRPr="003A0C0D">
        <w:rPr>
          <w:rFonts w:cs="Times New Roman"/>
        </w:rPr>
        <w:fldChar w:fldCharType="begin" w:fldLock="1"/>
      </w:r>
      <w:r w:rsidR="00E14AAC">
        <w:rPr>
          <w:rFonts w:cs="Times New Roman"/>
          <w:lang w:val="en-GB"/>
        </w:rPr>
        <w:instrText>ADDIN CSL_CITATION { "citationItems" : [ { "id" : "ITEM-1", "itemData" : { "DOI" : "10.1016/j.rsase.2019.01.006", "ISSN" : "2352-9385", "abstract" : "Ghana faces numerous risks due to severe variability in climate and extremes. This is particularly true for the northern savannah belts of the country, where rain-fed agriculture is the predominant source of livelihood. Using drought risk in Sudan Savannah Zone as a proxy, the study employed geospatial techniques to assess the spatial distribution of climate risks in semi-arid Ghana, highlighting the probable implications for food security and agriculture-related livelihoods. Drought risk was spatially mapped in ArcGIS 10.5, using data on indicators such as precipitation, temperature, vegetation, soil, land use/cover, and proximity to water bodies. The results showed that two-thirds of the study area had either moderate or high probability of experiencing droughts in every farming season. The implication is that smallholder farm-households in these hotspots could expect moderate to high losses and damages in relation to crop loss, increased food insecurity, and a general loss of livelihood. The paper demonstrates that identifying risk level and its distribution could promote a paradigm shift from emergency response to climate risk adaptation. The use of spatial mapping for climate risk assessment at subnational level enhances decision-support systems by facilitating effective planning, implementation and monitoring of adaptation strategies.", "author" : [ { "dropping-particle" : "", "family" : "Atampugre", "given" : "Gerald", "non-dropping-particle" : "", "parse-names" : false, "suffix" : "" }, { "dropping-particle" : "", "family" : "Nursey-Bray", "given" : "Melissa", "non-dropping-particle" : "", "parse-names" : false, "suffix" : "" }, { "dropping-particle" : "", "family" : "Adade", "given" : "Richard", "non-dropping-particle" : "", "parse-names" : false, "suffix" : "" } ], "container-title" : "Remote Sensing Applications: Society and Environment", "id" : "ITEM-1", "issued" : { "date-parts" : [ [ "2019" ] ] }, "page" : "100-107", "title" : "Using geospatial techniques to assess climate risks in savannah agroecological systems", "translator" : [ { "dropping-particle" : "", "family" : "H1366", "given" : "", "non-dropping-particle" : "", "parse-names" : false, "suffix" : "" } ], "type" : "article-journal", "volume" : "14" }, "uris" : [ "http://www.mendeley.com/documents/?uuid=ae94e183-b500-45f9-be87-f60aca0b6576" ] } ], "mendeley" : { "formattedCitation" : "(Atampugre et al., 2019)", "plainTextFormattedCitation" : "(Atampugre et al., 2019)", "previouslyFormattedCitation" : "(Atampugre et al., 2019)" }, "properties" : { "noteIndex" : 0 }, "schema" : "https://github.com/citation-style-language/schema/raw/master/csl-citation.json" }</w:instrText>
      </w:r>
      <w:r w:rsidRPr="003A0C0D">
        <w:rPr>
          <w:rFonts w:cs="Times New Roman"/>
        </w:rPr>
        <w:fldChar w:fldCharType="separate"/>
      </w:r>
      <w:ins w:id="4880" w:author="Robin Matthews" w:date="2021-05-18T16:05:00Z">
        <w:r w:rsidR="00602365">
          <w:rPr>
            <w:rFonts w:cs="Times New Roman"/>
            <w:noProof/>
            <w:lang w:val="en-GB"/>
          </w:rPr>
          <w:t>(Atampugre et al., 2019)</w:t>
        </w:r>
      </w:ins>
      <w:del w:id="4881" w:author="Robin Matthews" w:date="2021-05-18T16:05:00Z">
        <w:r w:rsidRPr="00FA4D8D" w:rsidDel="00602365">
          <w:rPr>
            <w:rFonts w:cs="Times New Roman"/>
            <w:noProof/>
            <w:lang w:val="en-GB"/>
          </w:rPr>
          <w:delText>(Atampugre et al., 2019)</w:delText>
        </w:r>
      </w:del>
      <w:r w:rsidRPr="003A0C0D">
        <w:rPr>
          <w:rFonts w:cs="Times New Roman"/>
        </w:rPr>
        <w:fldChar w:fldCharType="end"/>
      </w:r>
      <w:r w:rsidRPr="00FA4D8D">
        <w:rPr>
          <w:rFonts w:cs="Times New Roman"/>
          <w:lang w:val="en-GB"/>
        </w:rPr>
        <w:t xml:space="preserve">. New satellite imaging capabilities for meteorological observations, such as the advanced </w:t>
      </w:r>
      <w:commentRangeStart w:id="4882"/>
      <w:r w:rsidRPr="00FA4D8D">
        <w:rPr>
          <w:rFonts w:cs="Times New Roman"/>
          <w:lang w:val="en-GB"/>
        </w:rPr>
        <w:t xml:space="preserve">multi-spectral </w:t>
      </w:r>
      <w:commentRangeEnd w:id="4882"/>
      <w:r w:rsidR="003D09F8">
        <w:rPr>
          <w:rStyle w:val="CommentReference"/>
        </w:rPr>
        <w:commentReference w:id="4882"/>
      </w:r>
      <w:r w:rsidRPr="00FA4D8D">
        <w:rPr>
          <w:rFonts w:cs="Times New Roman"/>
          <w:lang w:val="en-GB"/>
        </w:rPr>
        <w:t>imager aboard Himawari-8</w:t>
      </w:r>
      <w:r w:rsidRPr="00FA4D8D">
        <w:rPr>
          <w:lang w:val="en-GB"/>
        </w:rPr>
        <w:t xml:space="preserve"> </w:t>
      </w:r>
      <w:r w:rsidRPr="003A0C0D">
        <w:fldChar w:fldCharType="begin" w:fldLock="1"/>
      </w:r>
      <w:r w:rsidR="00A94565">
        <w:rPr>
          <w:lang w:val="en-GB"/>
        </w:rPr>
        <w:instrText>ADDIN CSL_CITATION { "citationItems" : [ { "id" : "ITEM-1", "itemData" : { "DOI" : "10.2151/jmsj.2016-009", "author" : [ { "dropping-particle" : "", "family" : "Bessho", "given" : "Kotaro", "non-dropping-particle" : "", "parse-names" : false, "suffix" : "" }, { "dropping-particle" : "", "family" : "Date", "given" : "Kenji", "non-dropping-particle" : "", "parse-names" : false, "suffix" : "" }, { "dropping-particle" : "", "family" : "Hayashi", "given" : "Masahiro", "non-dropping-particle" : "", "parse-names" : false, "suffix" : "" }, { "dropping-particle" : "", "family" : "Ikeda", "given" : "Akio", "non-dropping-particle" : "", "parse-names" : false, "suffix" : "" }, { "dropping-particle" : "", "family" : "Imai", "given" : "Takahito", "non-dropping-particle" : "", "parse-names" : false, "suffix" : "" }, { "dropping-particle" : "", "family" : "Inoue", "given" : "Hidekazu", "non-dropping-particle" : "", "parse-names" : false, "suffix" : "" }, { "dropping-particle" : "", "family" : "Kumagai", "given" : "Yukihiro", "non-dropping-particle" : "", "parse-names" : false, "suffix" : "" }, { "dropping-particle" : "", "family" : "Miyakawa", "given" : "Takuya", "non-dropping-particle" : "", "parse-names" : false, "suffix" : "" }, { "dropping-particle" : "", "family" : "Murata", "given" : "Hidehiko", "non-dropping-particle" : "", "parse-names" : false, "suffix" : "" }, { "dropping-particle" : "", "family" : "Ohno", "given" : "Tomoo", "non-dropping-particle" : "", "parse-names" : false, "suffix" : "" }, { "dropping-particle" : "", "family" : "Okuyama", "given" : "Arata", "non-dropping-particle" : "", "parse-names" : false, "suffix" : "" }, { "dropping-particle" : "", "family" : "Oyama", "given" : "Ryo", "non-dropping-particle" : "", "parse-names" : false, "suffix" : "" }, { "dropping-particle" : "", "family" : "Sasaki", "given" : "Yukio", "non-dropping-particle" : "", "parse-names" : false, "suffix" : "" }, { "dropping-particle" : "", "family" : "Shimazu", "given" : "Yoshio", "non-dropping-particle" : "", "parse-names" : false, "suffix" : "" }, { "dropping-particle" : "", "family" : "Shimoji", "given" : "Kazuki", "non-dropping-particle" : "", "parse-names" : false, "suffix" : "" }, { "dropping-particle" : "", "family" : "Sumida", "given" : "Yasuhiko", "non-dropping-particle" : "", "parse-names" : false, "suffix" : "" }, { "dropping-particle" : "", "family" : "Suzuki", "given" : "Masuo", "non-dropping-particle" : "", "parse-names" : false, "suffix" : "" }, { "dropping-particle" : "", "family" : "Taniguchi", "given" : "Hidetaka", "non-dropping-particle" : "", "parse-names" : false, "suffix" : "" }, { "dropping-particle" : "", "family" : "Tsuchiyama", "given" : "Hiroaki", "non-dropping-particle" : "", "parse-names" : false, "suffix" : "" }, { "dropping-particle" : "", "family" : "Uesawa", "given" : "Daisaku", "non-dropping-particle" : "", "parse-names" : false, "suffix" : "" }, { "dropping-particle" : "", "family" : "Yokota", "given" : "Hironobu", "non-dropping-particle" : "", "parse-names" : false, "suffix" : "" }, { "dropping-particle" : "", "family" : "Yoshida", "given" : "Ryo", "non-dropping-particle" : "", "parse-names" : false, "suffix" : "" } ], "container-title" : "Journal of the Meteorological Society of Japan. Series II", "id" : "ITEM-1", "issue" : "2", "issued" : { "date-parts" : [ [ "2016" ] ] }, "page" : "151-183", "title" : "An Introduction to Himawari-8/9 \u2013 Japan\u2019s New-Generation Geostationary Meteorological Satellites", "translator" : [ { "dropping-particle" : "", "family" : "H4367", "given" : "", "non-dropping-particle" : "", "parse-names" : false, "suffix" : "" } ], "type" : "article-journal", "volume" : "94" }, "uris" : [ "http://www.mendeley.com/documents/?uuid=81f8bcba-c185-4c89-82f7-687a6eaa2af9" ] } ], "mendeley" : { "formattedCitation" : "(Bessho et al., 2016)", "plainTextFormattedCitation" : "(Bessho et al., 2016)", "previouslyFormattedCitation" : "(Bessho et al., 2016)" }, "properties" : { "noteIndex" : 0 }, "schema" : "https://github.com/citation-style-language/schema/raw/master/csl-citation.json" }</w:instrText>
      </w:r>
      <w:r w:rsidRPr="003A0C0D">
        <w:fldChar w:fldCharType="separate"/>
      </w:r>
      <w:ins w:id="4883" w:author="Robin Matthews" w:date="2021-05-18T16:05:00Z">
        <w:r w:rsidR="00602365">
          <w:rPr>
            <w:noProof/>
            <w:lang w:val="en-GB"/>
          </w:rPr>
          <w:t>(Bessho et al., 2016)</w:t>
        </w:r>
      </w:ins>
      <w:del w:id="4884" w:author="Robin Matthews" w:date="2021-05-18T16:05:00Z">
        <w:r w:rsidRPr="00FA4D8D" w:rsidDel="00602365">
          <w:rPr>
            <w:noProof/>
            <w:lang w:val="en-GB"/>
          </w:rPr>
          <w:delText>(Bessho et al., 2016)</w:delText>
        </w:r>
      </w:del>
      <w:r w:rsidRPr="003A0C0D">
        <w:fldChar w:fldCharType="end"/>
      </w:r>
      <w:r w:rsidRPr="00FA4D8D">
        <w:rPr>
          <w:rFonts w:cs="Times New Roman"/>
          <w:lang w:val="en-GB"/>
        </w:rPr>
        <w:t>, also allow for improved monitoring of challenging quantities such as seasonal changes of vegetation in cloud</w:t>
      </w:r>
      <w:r w:rsidRPr="00FA4D8D">
        <w:rPr>
          <w:lang w:val="en-GB"/>
        </w:rPr>
        <w:t>y</w:t>
      </w:r>
      <w:r w:rsidRPr="00FA4D8D">
        <w:rPr>
          <w:rFonts w:cs="Times New Roman"/>
          <w:lang w:val="en-GB"/>
        </w:rPr>
        <w:t xml:space="preserve"> regions</w:t>
      </w:r>
      <w:ins w:id="4885" w:author="Ian Blenkinsop" w:date="2021-07-07T17:21:00Z">
        <w:r w:rsidR="003D09F8">
          <w:rPr>
            <w:rFonts w:cs="Times New Roman"/>
            <w:lang w:val="en-GB"/>
          </w:rPr>
          <w:t xml:space="preserve"> (S</w:t>
        </w:r>
        <w:r w:rsidR="003D09F8" w:rsidRPr="00FA4D8D">
          <w:rPr>
            <w:rFonts w:cs="Times New Roman"/>
            <w:lang w:val="en-GB"/>
          </w:rPr>
          <w:t>ection 2.3.4.3</w:t>
        </w:r>
        <w:r w:rsidR="003D09F8">
          <w:rPr>
            <w:rFonts w:cs="Times New Roman"/>
            <w:lang w:val="en-GB"/>
          </w:rPr>
          <w:t>;</w:t>
        </w:r>
      </w:ins>
      <w:r w:rsidRPr="00FA4D8D">
        <w:rPr>
          <w:rFonts w:cs="Times New Roman"/>
          <w:lang w:val="en-GB"/>
        </w:rPr>
        <w:t xml:space="preserve"> </w:t>
      </w:r>
      <w:r w:rsidRPr="003A0C0D">
        <w:rPr>
          <w:rFonts w:cs="Times New Roman"/>
        </w:rPr>
        <w:fldChar w:fldCharType="begin" w:fldLock="1"/>
      </w:r>
      <w:r w:rsidR="00E81B0B">
        <w:rPr>
          <w:rFonts w:cs="Times New Roman"/>
          <w:lang w:val="en-GB"/>
        </w:rPr>
        <w:instrText>ADDIN CSL_CITATION { "citationItems" : [ { "id" : "ITEM-1", "itemData" : { "DOI" : "10.1038/s41598-019-52076-x", "ISSN" : "20452322", "abstract" : "Spectral vegetation index time series data, such as the normalized difference vegetation index (NDVI), from moderate resolution, polar-orbiting satellite sensors have widely been used for analysis of vegetation seasonal dynamics from regional to global scales. The utility of these datasets is often limited as frequent/persistent cloud occurrences reduce their effective temporal resolution. In this study, we evaluated improvements in capturing vegetation seasonal changes with 10-min resolution NDVI data derived from Advanced Himawari Imager (AHI), one of new-generation geostationary satellite sensors. Our analysis was focused on continuous monitoring sites, representing three major ecosystems in Central Japan, where in situ time-lapse digital images documenting sky and surface vegetation conditions were available. The very large number of observations available with AHI resulted in improved NDVI temporal signatures that were remarkably similar to those acquired with in situ spectrometers and captured seasonal changes in vegetation and snow cover conditions in finer detail with more certainty than those obtained from Visible Infrared Imaging Radiometer Suite (VIIRS), one of the latest polar-orbiting satellite sensors. With the ability to capture in situ-quality NDVI temporal signatures, AHI \u201chypertemporal\u201d data have the potential to improve spring and autumn phenology characterisation as well as the classification of vegetation formations.", "author" : [ { "dropping-particle" : "", "family" : "Miura", "given" : "Tomoaki", "non-dropping-particle" : "", "parse-names" : false, "suffix" : "" }, { "dropping-particle" : "", "family" : "Nagai", "given" : "Shin", "non-dropping-particle" : "", "parse-names" : false, "suffix" : "" }, { "dropping-particle" : "", "family" : "Takeuchi", "given" : "Mika", "non-dropping-particle" : "", "parse-names" : false, "suffix" : "" }, { "dropping-particle" : "", "family" : "Ichii", "given" : "Kazuhito", "non-dropping-particle" : "", "parse-names" : false, "suffix" : "" }, { "dropping-particle" : "", "family" : "Yoshioka", "given" : "Hiroki", "non-dropping-particle" : "", "parse-names" : false, "suffix" : "" } ], "container-title" : "Scientific Reports", "id" : "ITEM-1", "issue" : "1", "issued" : { "date-parts" : [ [ "2019", "12", "1" ] ] }, "publisher" : "Nature Publishing Group", "title" : "Improved Characterisation of Vegetation and Land Surface Seasonal Dynamics in Central Japan with Himawari-8 Hypertemporal Data", "translator" : [ { "dropping-particle" : "", "family" : "H3939", "given" : "", "non-dropping-particle" : "", "parse-names" : false, "suffix" : "" } ], "type" : "article-journal", "volume" : "9" }, "uris" : [ "http://www.mendeley.com/documents/?uuid=11f53fc5-6d4e-3d32-9244-57284a2ea184" ] } ], "mendeley" : { "formattedCitation" : "(Miura et al., 2019)", "manualFormatting" : "(Miura et al., 2019", "plainTextFormattedCitation" : "(Miura et al., 2019)", "previouslyFormattedCitation" : "(Miura et al., 2019)" }, "properties" : { "noteIndex" : 0 }, "schema" : "https://github.com/citation-style-language/schema/raw/master/csl-citation.json" }</w:instrText>
      </w:r>
      <w:r w:rsidRPr="003A0C0D">
        <w:rPr>
          <w:rFonts w:cs="Times New Roman"/>
        </w:rPr>
        <w:fldChar w:fldCharType="separate"/>
      </w:r>
      <w:ins w:id="4886" w:author="Robin Matthews" w:date="2021-05-18T16:05:00Z">
        <w:del w:id="4887" w:author="Ian Blenkinsop" w:date="2021-07-07T17:21:00Z">
          <w:r w:rsidR="00602365" w:rsidDel="003D09F8">
            <w:rPr>
              <w:rFonts w:cs="Times New Roman"/>
              <w:noProof/>
              <w:lang w:val="en-GB"/>
            </w:rPr>
            <w:delText>(</w:delText>
          </w:r>
        </w:del>
        <w:r w:rsidR="00602365">
          <w:rPr>
            <w:rFonts w:cs="Times New Roman"/>
            <w:noProof/>
            <w:lang w:val="en-GB"/>
          </w:rPr>
          <w:t>Miura et al., 2019</w:t>
        </w:r>
      </w:ins>
      <w:del w:id="4888" w:author="Robin Matthews" w:date="2021-05-18T16:05:00Z">
        <w:r w:rsidRPr="00FA4D8D" w:rsidDel="00602365">
          <w:rPr>
            <w:rFonts w:cs="Times New Roman"/>
            <w:noProof/>
            <w:lang w:val="en-GB"/>
          </w:rPr>
          <w:delText>(Miura et al., 2019</w:delText>
        </w:r>
      </w:del>
      <w:r w:rsidRPr="003A0C0D">
        <w:rPr>
          <w:rFonts w:cs="Times New Roman"/>
        </w:rPr>
        <w:fldChar w:fldCharType="end"/>
      </w:r>
      <w:del w:id="4889" w:author="Ian Blenkinsop" w:date="2021-07-07T17:21:00Z">
        <w:r w:rsidRPr="00FA4D8D" w:rsidDel="003D09F8">
          <w:rPr>
            <w:rFonts w:cs="Times New Roman"/>
            <w:lang w:val="en-GB"/>
          </w:rPr>
          <w:delText>; Chapter 2, section 2.3.4.3</w:delText>
        </w:r>
      </w:del>
      <w:r w:rsidRPr="00FA4D8D">
        <w:rPr>
          <w:rFonts w:cs="Times New Roman"/>
          <w:lang w:val="en-GB"/>
        </w:rPr>
        <w:t xml:space="preserve">). </w:t>
      </w:r>
    </w:p>
    <w:p w14:paraId="79D6D411" w14:textId="77777777" w:rsidR="006409E5" w:rsidRPr="00FA4D8D" w:rsidRDefault="006409E5" w:rsidP="006409E5">
      <w:pPr>
        <w:pStyle w:val="AR6BodyText"/>
        <w:rPr>
          <w:lang w:val="en-GB"/>
        </w:rPr>
      </w:pPr>
    </w:p>
    <w:p w14:paraId="41928643" w14:textId="6D0DE11D" w:rsidR="006409E5" w:rsidRPr="00FA4D8D" w:rsidRDefault="006409E5" w:rsidP="006409E5">
      <w:pPr>
        <w:pStyle w:val="AR6BodyText"/>
        <w:rPr>
          <w:lang w:val="en-GB"/>
        </w:rPr>
      </w:pPr>
      <w:r w:rsidRPr="00FA4D8D">
        <w:rPr>
          <w:rFonts w:cs="Times New Roman"/>
          <w:lang w:val="en-GB"/>
        </w:rPr>
        <w:t>In the ocean, efforts are underway to coordinate observations of biologically</w:t>
      </w:r>
      <w:del w:id="4890" w:author="Ian Blenkinsop" w:date="2021-07-07T17:21:00Z">
        <w:r w:rsidRPr="00FA4D8D" w:rsidDel="003D09F8">
          <w:rPr>
            <w:rFonts w:cs="Times New Roman"/>
            <w:lang w:val="en-GB"/>
          </w:rPr>
          <w:delText>-</w:delText>
        </w:r>
      </w:del>
      <w:ins w:id="4891" w:author="Ian Blenkinsop" w:date="2021-07-07T17:21:00Z">
        <w:r w:rsidR="003D09F8">
          <w:rPr>
            <w:rFonts w:cs="Times New Roman"/>
            <w:lang w:val="en-GB"/>
          </w:rPr>
          <w:t xml:space="preserve"> </w:t>
        </w:r>
      </w:ins>
      <w:r w:rsidRPr="00FA4D8D">
        <w:rPr>
          <w:rFonts w:cs="Times New Roman"/>
          <w:lang w:val="en-GB"/>
        </w:rPr>
        <w:t xml:space="preserve">relevant EOVs around the globe </w:t>
      </w:r>
      <w:r w:rsidRPr="003A0C0D">
        <w:rPr>
          <w:rFonts w:cs="Times New Roman"/>
        </w:rPr>
        <w:fldChar w:fldCharType="begin" w:fldLock="1"/>
      </w:r>
      <w:r w:rsidR="00E81B0B">
        <w:rPr>
          <w:rFonts w:cs="Times New Roman"/>
          <w:lang w:val="en-GB"/>
        </w:rPr>
        <w:instrText>ADDIN CSL_CITATION { "citationItems" : [ { "id" : "ITEM-1", "itemData" : { "DOI" : "10.3389/fmars.2018.00211", "ISSN" : "2296-7745", "author" : [ { "dropping-particle" : "", "family" : "Muller-Karger", "given" : "Frank E.", "non-dropping-particle" : "", "parse-names" : false, "suffix" : "" }, { "dropping-particle" : "", "family" : "Miloslavich", "given" : "Patricia", "non-dropping-particle" : "", "parse-names" : false, "suffix" : "" }, { "dropping-particle" : "", "family" : "Bax", "given" : "Nicholas J.", "non-dropping-particle" : "", "parse-names" : false, "suffix" : "" }, { "dropping-particle" : "", "family" : "Simmons", "given" : "Samantha", "non-dropping-particle" : "", "parse-names" : false, "suffix" : "" }, { "dropping-particle" : "", "family" : "Costello", "given" : "Mark J.", "non-dropping-particle" : "", "parse-names" : false, "suffix" : "" }, { "dropping-particle" : "", "family" : "Sousa Pinto", "given" : "Isabel", "non-dropping-particle" : "", "parse-names" : false, "suffix" : "" }, { "dropping-particle" : "", "family" : "Canonico", "given" : "Gabrielle", "non-dropping-particle" : "", "parse-names" : false, "suffix" : "" }, { "dropping-particle" : "", "family" : "Turner", "given" : "Woody", "non-dropping-particle" : "", "parse-names" : false, "suffix" : "" }, { "dropping-particle" : "", "family" : "Gill", "given" : "Michael", "non-dropping-particle" : "", "parse-names" : false, "suffix" : "" }, { "dropping-particle" : "", "family" : "Montes", "given" : "Enrique", "non-dropping-particle" : "", "parse-names" : false, "suffix" : "" }, { "dropping-particle" : "", "family" : "Best", "given" : "Benjamin D.", "non-dropping-particle" : "", "parse-names" : false, "suffix" : "" }, { "dropping-particle" : "", "family" : "Pearlman", "given" : "Jay", "non-dropping-particle" : "", "parse-names" : false, "suffix" : "" }, { "dropping-particle" : "", "family" : "Halpin", "given" : "Patrick", "non-dropping-particle" : "", "parse-names" : false, "suffix" : "" }, { "dropping-particle" : "", "family" : "Dunn", "given" : "Daniel", "non-dropping-particle" : "", "parse-names" : false, "suffix" : "" }, { "dropping-particle" : "", "family" : "Benson", "given" : "Abigail", "non-dropping-particle" : "", "parse-names" : false, "suffix" : "" }, { "dropping-particle" : "", "family" : "Martin", "given" : "Corinne S.", "non-dropping-particle" : "", "parse-names" : false, "suffix" : "" }, { "dropping-particle" : "V.", "family" : "Weatherdon", "given" : "Lauren", "non-dropping-particle" : "", "parse-names" : false, "suffix" : "" }, { "dropping-particle" : "", "family" : "Appeltans", "given" : "Ward", "non-dropping-particle" : "", "parse-names" : false, "suffix" : "" }, { "dropping-particle" : "", "family" : "Provoost", "given" : "Pieter", "non-dropping-particle" : "", "parse-names" : false, "suffix" : "" }, { "dropping-particle" : "", "family" : "Klein", "given" : "Eduardo", "non-dropping-particle" : "", "parse-names" : false, "suffix" : "" }, { "dropping-particle" : "", "family" : "Kelble", "given" : "Christopher R.", "non-dropping-particle" : "", "parse-names" : false, "suffix" : "" }, { "dropping-particle" : "", "family" : "Miller", "given" : "Robert J.", "non-dropping-particle" : "", "parse-names" : false, "suffix" : "" }, { "dropping-particle" : "", "family" : "Chavez", "given" : "Francisco P.", "non-dropping-particle" : "", "parse-names" : false, "suffix" : "" }, { "dropping-particle" : "", "family" : "Iken", "given" : "Katrin", "non-dropping-particle" : "", "parse-names" : false, "suffix" : "" }, { "dropping-particle" : "", "family" : "Chiba", "given" : "Sanae", "non-dropping-particle" : "", "parse-names" : false, "suffix" : "" }, { "dropping-particle" : "", "family" : "Obura", "given" : "David", "non-dropping-particle" : "", "parse-names" : false, "suffix" : "" }, { "dropping-particle" : "", "family" : "Navarro", "given" : "Laetitia M.", "non-dropping-particle" : "", "parse-names" : false, "suffix" : "" }, { "dropping-particle" : "", "family" : "Pereira", "given" : "Henrique M.", "non-dropping-particle" : "", "parse-names" : false, "suffix" : "" }, { "dropping-particle" : "", "family" : "Allain", "given" : "Valerie", "non-dropping-particle" : "", "parse-names" : false, "suffix" : "" }, { "dropping-particle" : "", "family" : "Batten", "given" : "Sonia", "non-dropping-particle" : "", "parse-names" : false, "suffix" : "" }, { "dropping-particle" : "", "family" : "Benedetti-Checchi", "given" : "Lisandro", "non-dropping-particle" : "", "parse-names" : false, "suffix" : "" }, { "dropping-particle" : "", "family" : "Duffy", "given" : "J. Emmett", "non-dropping-particle" : "", "parse-names" : false, "suffix" : "" }, { "dropping-particle" : "", "family" : "Kudela", "given" : "Raphael M.", "non-dropping-particle" : "", "parse-names" : false, "suffix" : "" }, { "dropping-particle" : "", "family" : "Rebelo", "given" : "Lisa-Maria", "non-dropping-particle" : "", "parse-names" : false, "suffix" : "" }, { "dropping-particle" : "", "family" : "Shin", "given" : "Yunne", "non-dropping-particle" : "", "parse-names" : false, "suffix" : "" }, { "dropping-particle" : "", "family" : "Geller", "given" : "Gary", "non-dropping-particle" : "", "parse-names" : false, "suffix" : "" } ], "container-title" : "Frontiers in Marine Science", "id" : "ITEM-1", "issued" : { "date-parts" : [ [ "2018", "6", "27" ] ] }, "title" : "Advancing Marine Biological Observations and Data Requirements of the Complementary Essential Ocean Variables (EOVs) and Essential Biodiversity Variables (EBVs) Frameworks", "translator" : [ { "dropping-particle" : "", "family" : "H3609", "given" : "", "non-dropping-particle" : "", "parse-names" : false, "suffix" : "" } ], "type" : "article-journal", "volume" : "5" }, "uris" : [ "http://www.mendeley.com/documents/?uuid=873296a5-a3ac-443f-89a3-ff6b3555c4b0" ] }, { "id" : "ITEM-2", "itemData" : { "DOI" : "10.3389/fmars.2019.00367", "ISBN" : "2296-7745", "abstract" : "The diversity of life in the sea is critical to the health of ocean ecosystems that support living resources and therefore essential to the economic, nutritional, recreational, and health needs of billions of people. Yet there is evidence that the biodiversity of many marine habitats is being altered in response to a changing climate and human activity. Understanding this change, and forecasting where changes are likely to occur, requires monitoring of organism diversity, distribution, abundance, and health. It requires a minimum of measurements including productivity and ecosystem function, species composition, allelic diversity, and genetic expression. These observations need to be complemented with metrics of environmental change and socio-economic drivers. However, existing global ocean observing infrastructure and programs often do not explicitly consider observations of marine biodiversity and associated processes. Much effort has focused on physical, chemical and some biogeochemical measurements. Broad partnerships, shared approaches, and best practices are now being organized to implement an integrated observing system that serves information to resource managers and decision-makers, scientists and educators, from local to global scales. This integrated observing system of ocean life is now possible due to recent developments among satellite, airborne, and in situ sensors in conjunction with increases in information system capability and capacity, along with an improved understanding of marine processes represented in new physical, biogeochemical, and biological models.", "author" : [ { "dropping-particle" : "", "family" : "Canonico", "given" : "Gabrielle", "non-dropping-particle" : "", "parse-names" : false, "suffix" : "" }, { "dropping-particle" : "", "family" : "Buttigieg", "given" : "Pier Luigi", "non-dropping-particle" : "", "parse-names" : false, "suffix" : "" }, { "dropping-particle" : "", "family" : "Montes", "given" : "Enrique", "non-dropping-particle" : "", "parse-names" : false, "suffix" : "" }, { "dropping-particle" : "", "family" : "Muller-Karger", "given" : "Frank E", "non-dropping-particle" : "", "parse-names" : false, "suffix" : "" }, { "dropping-particle" : "", "family" : "Stepien", "given" : "Carol", "non-dropping-particle" : "", "parse-names" : false, "suffix" : "" }, { "dropping-particle" : "", "family" : "Wright", "given" : "Dawn", "non-dropping-particle" : "", "parse-names" : false, "suffix" : "" }, { "dropping-particle" : "", "family" : "Benson", "given" : "Abigail", "non-dropping-particle" : "", "parse-names" : false, "suffix" : "" }, { "dropping-particle" : "", "family" : "Helmuth", "given" : "Brian", "non-dropping-particle" : "", "parse-names" : false, "suffix" : "" }, { "dropping-particle" : "", "family" : "Costello", "given" : "Mark", "non-dropping-particle" : "", "parse-names" : false, "suffix" : "" }, { "dropping-particle" : "", "family" : "Sousa-Pinto", "given" : "Isabel", "non-dropping-particle" : "", "parse-names" : false, "suffix" : "" }, { "dropping-particle" : "", "family" : "Saeedi", "given" : "Hanieh", "non-dropping-particle" : "", "parse-names" : false, "suffix" : "" }, { "dropping-particle" : "", "family" : "Newton", "given" : "Jan", "non-dropping-particle" : "", "parse-names" : false, "suffix" : "" }, { "dropping-particle" : "", "family" : "Appeltans", "given" : "Ward", "non-dropping-particle" : "", "parse-names" : false, "suffix" : "" }, { "dropping-particle" : "", "family" : "Bednar\u0161ek", "given" : "Nina", "non-dropping-particle" : "", "parse-names" : false, "suffix" : "" }, { "dropping-particle" : "", "family" : "Bodrossy", "given" : "Levente", "non-dropping-particle" : "", "parse-names" : false, "suffix" : "" }, { "dropping-particle" : "", "family" : "Best", "given" : "Benjamin D", "non-dropping-particle" : "", "parse-names" : false, "suffix" : "" }, { "dropping-particle" : "", "family" : "Brandt", "given" : "Angelika", "non-dropping-particle" : "", "parse-names" : false, "suffix" : "" }, { "dropping-particle" : "", "family" : "Goodwin", "given" : "Kelly D", "non-dropping-particle" : "", "parse-names" : false, "suffix" : "" }, { "dropping-particle" : "", "family" : "Iken", "given" : "Katrin", "non-dropping-particle" : "", "parse-names" : false, "suffix" : "" }, { "dropping-particle" : "", "family" : "Marques", "given" : "Antonio C", "non-dropping-particle" : "", "parse-names" : false, "suffix" : "" }, { "dropping-particle" : "", "family" : "Miloslavich", "given" : "Patricia", "non-dropping-particle" : "", "parse-names" : false, "suffix" : "" }, { "dropping-particle" : "", "family" : "Ostrowski", "given" : "Martin", "non-dropping-particle" : "", "parse-names" : false, "suffix" : "" }, { "dropping-particle" : "", "family" : "Turner", "given" : "Woody", "non-dropping-particle" : "", "parse-names" : false, "suffix" : "" }, { "dropping-particle" : "", "family" : "Achterberg", "given" : "Eric P", "non-dropping-particle" : "", "parse-names" : false, "suffix" : "" }, { "dropping-particle" : "", "family" : "Barry", "given" : "Tom", "non-dropping-particle" : "", "parse-names" : false, "suffix" : "" }, { "dropping-particle" : "", "family" : "Defeo", "given" : "Omar", "non-dropping-particle" : "", "parse-names" : false, "suffix" : "" }, { "dropping-particle" : "", "family" : "Bigatti", "given" : "Gregorio", "non-dropping-particle" : "", "parse-names" : false, "suffix" : "" }, { "dropping-particle" : "", "family" : "Henry", "given" : "Lea-Anne", "non-dropping-particle" : "", "parse-names" : false, "suffix" : "" }, { "dropping-particle" : "", "family" : "Ramiro-S\u00e1nchez", "given" : "Berta", "non-dropping-particle" : "", "parse-names" : false, "suffix" : "" }, { "dropping-particle" : "", "family" : "Dur\u00e1n", "given" : "Pablo", "non-dropping-particle" : "", "parse-names" : false, "suffix" : "" }, { "dropping-particle" : "", "family" : "Morato", "given" : "Telmo", "non-dropping-particle" : "", "parse-names" : false, "suffix" : "" }, { "dropping-particle" : "", "family" : "Roberts", "given" : "J Murray", "non-dropping-particle" : "", "parse-names" : false, "suffix" : "" }, { "dropping-particle" : "", "family" : "Garc\u00eda-Alegre", "given" : "Ana", "non-dropping-particle" : "", "parse-names" : false, "suffix" : "" }, { "dropping-particle" : "", "family" : "Cuadrado", "given" : "Mar Sacau", "non-dropping-particle" : "", "parse-names" : false, "suffix" : "" }, { "dropping-particle" : "", "family" : "Murton", "given" : "Bramley", "non-dropping-particle" : "", "parse-names" : false, "suffix" : "" } ], "container-title" : "Frontiers in Marine Science", "id" : "ITEM-2", "issued" : { "date-parts" : [ [ "2019" ] ] }, "page" : "367", "title" : "Global Observational Needs and Resources for Marine Biodiversity", "translator" : [ { "dropping-particle" : "", "family" : "H1580", "given" : "", "non-dropping-particle" : "", "parse-names" : false, "suffix" : "" } ], "type" : "article-journal", "volume" : "6" }, "uris" : [ "http://www.mendeley.com/documents/?uuid=4771d8f8-1759-49e5-af92-d17ed35cb8d8" ] } ], "mendeley" : { "formattedCitation" : "(Muller-Karger et al., 2018; Canonico et al., 2019)", "plainTextFormattedCitation" : "(Muller-Karger et al., 2018; Canonico et al., 2019)", "previouslyFormattedCitation" : "(Muller-Karger et al., 2018; Canonico et al., 2019)" }, "properties" : { "noteIndex" : 0 }, "schema" : "https://github.com/citation-style-language/schema/raw/master/csl-citation.json" }</w:instrText>
      </w:r>
      <w:r w:rsidRPr="003A0C0D">
        <w:rPr>
          <w:rFonts w:cs="Times New Roman"/>
        </w:rPr>
        <w:fldChar w:fldCharType="separate"/>
      </w:r>
      <w:ins w:id="4892" w:author="Robin Matthews" w:date="2021-05-18T16:05:00Z">
        <w:r w:rsidR="00602365">
          <w:rPr>
            <w:rFonts w:cs="Times New Roman"/>
            <w:noProof/>
            <w:lang w:val="en-GB"/>
          </w:rPr>
          <w:t>(Muller-Karger et al., 2018; Canonico et al., 2019)</w:t>
        </w:r>
      </w:ins>
      <w:del w:id="4893" w:author="Robin Matthews" w:date="2021-05-18T16:05:00Z">
        <w:r w:rsidRPr="00FA4D8D" w:rsidDel="00602365">
          <w:rPr>
            <w:rFonts w:cs="Times New Roman"/>
            <w:noProof/>
            <w:lang w:val="en-GB"/>
          </w:rPr>
          <w:delText>(Muller-Karger et al., 2018; Canonico et al., 2019)</w:delText>
        </w:r>
      </w:del>
      <w:r w:rsidRPr="003A0C0D">
        <w:rPr>
          <w:rFonts w:cs="Times New Roman"/>
        </w:rPr>
        <w:fldChar w:fldCharType="end"/>
      </w:r>
      <w:r w:rsidRPr="00FA4D8D">
        <w:rPr>
          <w:rFonts w:cs="Times New Roman"/>
          <w:lang w:val="en-GB"/>
        </w:rPr>
        <w:t xml:space="preserve"> and to integrate observations across disciplines (e.g., the Global Ocean Acidification Observing Network</w:t>
      </w:r>
      <w:ins w:id="4894" w:author="Ian Blenkinsop" w:date="2021-07-07T17:22:00Z">
        <w:r w:rsidR="003D09F8">
          <w:rPr>
            <w:rFonts w:cs="Times New Roman"/>
            <w:lang w:val="en-GB"/>
          </w:rPr>
          <w:t>, GOA-ON</w:t>
        </w:r>
      </w:ins>
      <w:r w:rsidRPr="00FA4D8D">
        <w:rPr>
          <w:rFonts w:cs="Times New Roman"/>
          <w:lang w:val="en-GB"/>
        </w:rPr>
        <w:t xml:space="preserve">; </w:t>
      </w:r>
      <w:r w:rsidRPr="003A0C0D">
        <w:rPr>
          <w:rFonts w:cs="Times New Roman"/>
        </w:rPr>
        <w:fldChar w:fldCharType="begin" w:fldLock="1"/>
      </w:r>
      <w:r w:rsidR="00E14AAC">
        <w:rPr>
          <w:rFonts w:cs="Times New Roman"/>
          <w:lang w:val="en-GB"/>
        </w:rPr>
        <w:instrText>ADDIN CSL_CITATION { "citationItems" : [ { "id" : "ITEM-1", "itemData" : { "DOI" : "10.3389/fmars.2019.00337", "ISBN" : "2296-7745", "abstract" : "A successful integrated ocean acidification (OA) observing network must include (1) scientists and technicians from a range of disciplines from physics to chemistry to biology to technology development; (2) government, private, and intergovernmental support; (3) regional cohorts working together on regionally specific issues; (4) publicly accessible data from the open ocean to coastal to estuarine systems; (5) close integration with other networks focusing on related measurements or issues including the social and economic consequences of OA; and (6) observation-based informational products useful for decision making such as management of fisheries and aquaculture. The Global Ocean Acidification Observing Network (GOA-ON), a key player in this vision, seeks to expand and enhance geographic extent and availability of coastal and open ocean observing data to ultimately inform adaptive measures and policy action, especially in support of the United Nations 2030 Agenda for Sustainable Development. GOA-ON works to empower and support regional collaborative networks such as the Latin American Ocean Acidification Network, supports new scientists entering the field with training, mentorship, and equipment, refines approaches for tracking biological impacts, and stimulates development of lower-cost methodology and technologies allowing for wider participation of scientists. GOA-ON seeks to collaborate with and complement work done by other observing networks such as those focused on carbon flux into the ocean, tracking of carbon and oxygen in the ocean, observing biological diversity, and determining short- and long-term variability in these and other ocean parameters through space and time.", "author" : [ { "dropping-particle" : "", "family" : "Tilbrook", "given" : "Bronte", "non-dropping-particle" : "", "parse-names" : false, "suffix" : "" }, { "dropping-particle" : "", "family" : "Jewett", "given" : "Elizabeth B", "non-dropping-particle" : "", "parse-names" : false, "suffix" : "" }, { "dropping-particle" : "", "family" : "DeGrandpre", "given" : "Michael D", "non-dropping-particle" : "", "parse-names" : false, "suffix" : "" }, { "dropping-particle" : "", "family" : "Hernandez-Ayon", "given" : "Jose Martin", "non-dropping-particle" : "", "parse-names" : false, "suffix" : "" }, { "dropping-particle" : "", "family" : "Feely", "given" : "Richard A", "non-dropping-particle" : "", "parse-names" : false, "suffix" : "" }, { "dropping-particle" : "", "family" : "Gledhill", "given" : "Dwight K", "non-dropping-particle" : "", "parse-names" : false, "suffix" : "" }, { "dropping-particle" : "", "family" : "Hansson", "given" : "Lina", "non-dropping-particle" : "", "parse-names" : false, "suffix" : "" }, { "dropping-particle" : "", "family" : "Isensee", "given" : "Kirsten", "non-dropping-particle" : "", "parse-names" : false, "suffix" : "" }, { "dropping-particle" : "", "family" : "Kurz", "given" : "Meredith L", "non-dropping-particle" : "", "parse-names" : false, "suffix" : "" }, { "dropping-particle" : "", "family" : "Newton", "given" : "Janet A", "non-dropping-particle" : "", "parse-names" : false, "suffix" : "" }, { "dropping-particle" : "", "family" : "Siedlecki", "given" : "Samantha A", "non-dropping-particle" : "", "parse-names" : false, "suffix" : "" }, { "dropping-particle" : "", "family" : "Chai", "given" : "Fei", "non-dropping-particle" : "", "parse-names" : false, "suffix" : "" }, { "dropping-particle" : "", "family" : "Dupont", "given" : "Sam", "non-dropping-particle" : "", "parse-names" : false, "suffix" : "" }, { "dropping-particle" : "", "family" : "Graco", "given" : "Michelle", "non-dropping-particle" : "", "parse-names" : false, "suffix" : "" }, { "dropping-particle" : "", "family" : "Calvo", "given" : "Eva", "non-dropping-particle" : "", "parse-names" : false, "suffix" : "" }, { "dropping-particle" : "", "family" : "Greeley", "given" : "Dana", "non-dropping-particle" : "", "parse-names" : false, "suffix" : "" }, { "dropping-particle" : "", "family" : "Kapsenberg", "given" : "Lydia", "non-dropping-particle" : "", "parse-names" : false, "suffix" : "" }, { "dropping-particle" : "", "family" : "Lebrec", "given" : "Marine", "non-dropping-particle" : "", "parse-names" : false, "suffix" : "" }, { "dropping-particle" : "", "family" : "Pelejero", "given" : "Carles", "non-dropping-particle" : "", "parse-names" : false, "suffix" : "" }, { "dropping-particle" : "", "family" : "Schoo", "given" : "Katherina L", "non-dropping-particle" : "", "parse-names" : false, "suffix" : "" }, { "dropping-particle" : "", "family" : "Telszewski", "given" : "Maciej", "non-dropping-particle" : "", "parse-names" : false, "suffix" : "" } ], "container-title" : "Frontiers in Marine Science", "id" : "ITEM-1", "issued" : { "date-parts" : [ [ "2019" ] ] }, "page" : "337", "title" : "An Enhanced Ocean Acidification Observing Network: From People to Technology to Data Synthesis and Information Exchange", "translator" : [ { "dropping-particle" : "", "family" : "H1581", "given" : "", "non-dropping-particle" : "", "parse-names" : false, "suffix" : "" } ], "type" : "article", "volume" : "6" }, "uris" : [ "http://www.mendeley.com/documents/?uuid=ee615784-41de-4bc1-96d5-cc82fde8d996" ] } ], "mendeley" : { "formattedCitation" : "(Tilbrook et al., 2019)", "manualFormatting" : "Tilbrook et al., 2019)", "plainTextFormattedCitation" : "(Tilbrook et al., 2019)", "previouslyFormattedCitation" : "(Tilbrook et al., 2019)" }, "properties" : { "noteIndex" : 0 }, "schema" : "https://github.com/citation-style-language/schema/raw/master/csl-citation.json" }</w:instrText>
      </w:r>
      <w:r w:rsidRPr="003A0C0D">
        <w:rPr>
          <w:rFonts w:cs="Times New Roman"/>
        </w:rPr>
        <w:fldChar w:fldCharType="separate"/>
      </w:r>
      <w:ins w:id="4895" w:author="Robin Matthews" w:date="2021-05-18T16:05:00Z">
        <w:r w:rsidR="00602365">
          <w:rPr>
            <w:rFonts w:cs="Times New Roman"/>
            <w:noProof/>
            <w:lang w:val="en-GB"/>
          </w:rPr>
          <w:t>Tilbrook et al., 2019)</w:t>
        </w:r>
      </w:ins>
      <w:del w:id="4896" w:author="Robin Matthews" w:date="2021-05-18T16:05:00Z">
        <w:r w:rsidRPr="00FA4D8D" w:rsidDel="00602365">
          <w:rPr>
            <w:rFonts w:cs="Times New Roman"/>
            <w:noProof/>
            <w:lang w:val="en-GB"/>
          </w:rPr>
          <w:delText>Tilbrook et al., 2019)</w:delText>
        </w:r>
      </w:del>
      <w:r w:rsidRPr="003A0C0D">
        <w:rPr>
          <w:rFonts w:cs="Times New Roman"/>
        </w:rPr>
        <w:fldChar w:fldCharType="end"/>
      </w:r>
      <w:r w:rsidRPr="00FA4D8D">
        <w:rPr>
          <w:rFonts w:cs="Times New Roman"/>
          <w:lang w:val="en-GB"/>
        </w:rPr>
        <w:t xml:space="preserve">. A large number of coordinated field campaigns during the 2015/2016 El Niño event enabled the collection of short-lived biological phenomena such as coral bleaching and mortality caused by a months-long ocean heatwave </w:t>
      </w:r>
      <w:r w:rsidRPr="003A0C0D">
        <w:rPr>
          <w:rFonts w:cs="Times New Roman"/>
        </w:rPr>
        <w:fldChar w:fldCharType="begin" w:fldLock="1"/>
      </w:r>
      <w:r w:rsidR="00E81B0B">
        <w:rPr>
          <w:rFonts w:cs="Times New Roman"/>
          <w:lang w:val="en-GB"/>
        </w:rPr>
        <w:instrText>ADDIN CSL_CITATION { "citationItems" : [ { "id" : "ITEM-1", "itemData" : { "DOI" : "10.1126/science.aan8048", "ISSN" : "0036-8075", "abstract" : "Tropical reef systems are transitioning to a new era in which the interval between recurrent bouts of coral bleaching is too short for a full recovery of mature assemblages. We analyzed bleaching records at 100 globally distributed reef locations from 1980 to 2016. The median return time between pairs of severe bleaching events has diminished steadily since 1980 and is now only 6 years. As global warming has progressed, tropical sea surface temperatures are warmer now during current La Ni\u00f1a conditions than they were during El Ni\u00f1o events three decades ago. Consequently, as we transition to the Anthropocene, coral bleaching is occurring more frequently in all El Ni\u00f1o\u2013Southern Oscillation phases, increasing the likelihood of annual bleaching in the coming decades.", "author" : [ { "dropping-particle" : "", "family" : "Hughes", "given" : "Terry P.", "non-dropping-particle" : "", "parse-names" : false, "suffix" : "" }, { "dropping-particle" : "", "family" : "Anderson", "given" : "Kristen D.", "non-dropping-particle" : "", "parse-names" : false, "suffix" : "" }, { "dropping-particle" : "", "family" : "Connolly", "given" : "Sean R.", "non-dropping-particle" : "", "parse-names" : false, "suffix" : "" }, { "dropping-particle" : "", "family" : "Heron", "given" : "Scott F.", "non-dropping-particle" : "", "parse-names" : false, "suffix" : "" }, { "dropping-particle" : "", "family" : "Kerry", "given" : "James T.", "non-dropping-particle" : "", "parse-names" : false, "suffix" : "" }, { "dropping-particle" : "", "family" : "Lough", "given" : "Janice M.", "non-dropping-particle" : "", "parse-names" : false, "suffix" : "" }, { "dropping-particle" : "", "family" : "Baird", "given" : "Andrew H.", "non-dropping-particle" : "", "parse-names" : false, "suffix" : "" }, { "dropping-particle" : "", "family" : "Baum", "given" : "Julia K.", "non-dropping-particle" : "", "parse-names" : false, "suffix" : "" }, { "dropping-particle" : "", "family" : "Berumen", "given" : "Michael L.", "non-dropping-particle" : "", "parse-names" : false, "suffix" : "" }, { "dropping-particle" : "", "family" : "Bridge", "given" : "Tom C.", "non-dropping-particle" : "", "parse-names" : false, "suffix" : "" }, { "dropping-particle" : "", "family" : "Claar", "given" : "Danielle C.", "non-dropping-particle" : "", "parse-names" : false, "suffix" : "" }, { "dropping-particle" : "", "family" : "Eakin", "given" : "C. Mark", "non-dropping-particle" : "", "parse-names" : false, "suffix" : "" }, { "dropping-particle" : "", "family" : "Gilmour", "given" : "James P.", "non-dropping-particle" : "", "parse-names" : false, "suffix" : "" }, { "dropping-particle" : "", "family" : "Graham", "given" : "Nicholas A. J.", "non-dropping-particle" : "", "parse-names" : false, "suffix" : "" }, { "dropping-particle" : "", "family" : "Harrison", "given" : "Hugo", "non-dropping-particle" : "", "parse-names" : false, "suffix" : "" }, { "dropping-particle" : "", "family" : "Hobbs", "given" : "Jean-Paul A.", "non-dropping-particle" : "", "parse-names" : false, "suffix" : "" }, { "dropping-particle" : "", "family" : "Hoey", "given" : "Andrew S.", "non-dropping-particle" : "", "parse-names" : false, "suffix" : "" }, { "dropping-particle" : "", "family" : "Hoogenboom", "given" : "Mia", "non-dropping-particle" : "", "parse-names" : false, "suffix" : "" }, { "dropping-particle" : "", "family" : "Lowe", "given" : "Ryan J.", "non-dropping-particle" : "", "parse-names" : false, "suffix" : "" }, { "dropping-particle" : "", "family" : "McCulloch", "given" : "Malcolm T.", "non-dropping-particle" : "", "parse-names" : false, "suffix" : "" }, { "dropping-particle" : "", "family" : "Pandolfi", "given" : "John M.", "non-dropping-particle" : "", "parse-names" : false, "suffix" : "" }, { "dropping-particle" : "", "family" : "Pratchett", "given" : "Morgan", "non-dropping-particle" : "", "parse-names" : false, "suffix" : "" }, { "dropping-particle" : "", "family" : "Schoepf", "given" : "Verena", "non-dropping-particle" : "", "parse-names" : false, "suffix" : "" }, { "dropping-particle" : "", "family" : "Torda", "given" : "Gergely", "non-dropping-particle" : "", "parse-names" : false, "suffix" : "" }, { "dropping-particle" : "", "family" : "Wilson", "given" : "Shaun K.", "non-dropping-particle" : "", "parse-names" : false, "suffix" : "" } ], "container-title" : "Science", "id" : "ITEM-1", "issue" : "6371", "issued" : { "date-parts" : [ [ "2018", "1", "5" ] ] }, "page" : "80-83", "title" : "Spatial and temporal patterns of mass bleaching of corals in the Anthropocene", "translator" : [ { "dropping-particle" : "", "family" : "H3624", "given" : "", "non-dropping-particle" : "", "parse-names" : false, "suffix" : "" } ], "type" : "article-journal", "volume" : "359" }, "uris" : [ "http://www.mendeley.com/documents/?uuid=2f5e5385-9013-4a36-81b6-3f76721cc8bd" ] } ], "mendeley" : { "formattedCitation" : "(Hughes et al., 2018)", "plainTextFormattedCitation" : "(Hughes et al., 2018)", "previouslyFormattedCitation" : "(Hughes et al., 2018)" }, "properties" : { "noteIndex" : 0 }, "schema" : "https://github.com/citation-style-language/schema/raw/master/csl-citation.json" }</w:instrText>
      </w:r>
      <w:r w:rsidRPr="003A0C0D">
        <w:rPr>
          <w:rFonts w:cs="Times New Roman"/>
        </w:rPr>
        <w:fldChar w:fldCharType="separate"/>
      </w:r>
      <w:ins w:id="4897" w:author="Robin Matthews" w:date="2021-05-18T16:05:00Z">
        <w:r w:rsidR="00602365">
          <w:rPr>
            <w:rFonts w:cs="Times New Roman"/>
            <w:noProof/>
            <w:lang w:val="en-GB"/>
          </w:rPr>
          <w:t>(Hughes et al., 2018)</w:t>
        </w:r>
      </w:ins>
      <w:del w:id="4898" w:author="Robin Matthews" w:date="2021-05-18T16:05:00Z">
        <w:r w:rsidRPr="00FA4D8D" w:rsidDel="00602365">
          <w:rPr>
            <w:rFonts w:cs="Times New Roman"/>
            <w:noProof/>
            <w:lang w:val="en-GB"/>
          </w:rPr>
          <w:delText>(Hughes et al., 2018)</w:delText>
        </w:r>
      </w:del>
      <w:r w:rsidRPr="003A0C0D">
        <w:rPr>
          <w:rFonts w:cs="Times New Roman"/>
        </w:rPr>
        <w:fldChar w:fldCharType="end"/>
      </w:r>
      <w:r w:rsidRPr="00FA4D8D">
        <w:rPr>
          <w:lang w:val="en-GB"/>
        </w:rPr>
        <w:t>; b</w:t>
      </w:r>
      <w:r w:rsidRPr="00FA4D8D">
        <w:rPr>
          <w:rFonts w:cs="Times New Roman"/>
          <w:lang w:val="en-GB"/>
        </w:rPr>
        <w:t xml:space="preserve">eyond this event, coordinated observations of coral reef systems are increasing in number and quality </w:t>
      </w:r>
      <w:r w:rsidRPr="003A0C0D">
        <w:rPr>
          <w:rFonts w:cs="Times New Roman"/>
        </w:rPr>
        <w:fldChar w:fldCharType="begin" w:fldLock="1"/>
      </w:r>
      <w:r w:rsidR="00E81B0B">
        <w:rPr>
          <w:rFonts w:cs="Times New Roman"/>
          <w:lang w:val="en-GB"/>
        </w:rPr>
        <w:instrText>ADDIN CSL_CITATION { "citationItems" : [ { "id" : "ITEM-1", "itemData" : { "DOI" : "10.3389/fmars.2019.00580", "ISSN" : "2296-7745", "abstract" : "Coral reefs are exceptionally biodiverse and human dependence on their ecosystem services is high. Reefs experience significant direct and indirect anthropogenic pressures, and provide a sensitive indicator of coastal ocean health, climate change, and ocean acidification, with associated implications for society. Monitoring coral reef status and trends is essential to better inform science, management and policy, but the projected collapse of reef systems within a few decades makes the provision of accurate and actionable monitoring data urgent. The Global Coral Reef Monitoring Network has been the foundation for global reporting on coral reefs for two decades, and is entering into a new phase with improved operational and data standards incorporating the Essential Ocean Variables (EOVs) (&lt;ext-link ext-link-type=\"uri\" xlink:href=\"http://www.goosocean.org/eov\" xmlns:xlink=\"http://www.w3.org/1999/xlink\"&gt;www.goosocean.org/eov&lt;/ext-link&gt;) and Framework for Ocean Observing developed by the Global Ocean Observing System. Three EOVs provide a robust description of reef health: hard coral cover and composition, macro-algal canopy cover, and fish diversity and abundance. A data quality model based on comprehensive metadata has been designed to facilitate maximum global coverage of coral reef data, and tangible steps to track capacity building. Improved monitoring of events such as mass bleaching and disease outbreaks, citizen science, and socio-economic monitoring have the potential to greatly improve the relevance of monitoring to managers and stakeholders, and to address the complex and multi- dimensional interactions between reefs and people. A new generation of autonomous vehicles (underwater, surface, and aerial) and satellites are set to revolutionize and vastly expand our understanding of coral reefs. Promising approaches include Structure from Motion image processing, and acoustic techniques. Across all systems, curation of data in linked and open online databases, with an open data culture to maximize benefits from data integration, and empowering users to take action, are priorities. Action in the next decade will be essential to mitigate the impacts on coral reefs from warming temperatures, through local management and informing national and international obligations, particularly in the context of the Sustainable Development Goals, climate action, and the role of coral reefs as a global indicator. Mobilizing data to help drive the needed behavior cha\u2026", "author" : [ { "dropping-particle" : "", "family" : "Obura", "given" : "David O", "non-dropping-particle" : "", "parse-names" : false, "suffix" : "" }, { "dropping-particle" : "", "family" : "Aeby", "given" : "Greta", "non-dropping-particle" : "", "parse-names" : false, "suffix" : "" }, { "dropping-particle" : "", "family" : "Amornthammarong", "given" : "Natchanon", "non-dropping-particle" : "", "parse-names" : false, "suffix" : "" }, { "dropping-particle" : "", "family" : "Appeltans", "given" : "Ward", "non-dropping-particle" : "", "parse-names" : false, "suffix" : "" }, { "dropping-particle" : "", "family" : "Bax", "given" : "Nicholas", "non-dropping-particle" : "", "parse-names" : false, "suffix" : "" }, { "dropping-particle" : "", "family" : "Bishop", "given" : "Joe", "non-dropping-particle" : "", "parse-names" : false, "suffix" : "" }, { "dropping-particle" : "", "family" : "Brainard", "given" : "Russell E", "non-dropping-particle" : "", "parse-names" : false, "suffix" : "" }, { "dropping-particle" : "", "family" : "Chan", "given" : "Samuel", "non-dropping-particle" : "", "parse-names" : false, "suffix" : "" }, { "dropping-particle" : "", "family" : "Fletcher", "given" : "Pamela", "non-dropping-particle" : "", "parse-names" : false, "suffix" : "" }, { "dropping-particle" : "", "family" : "Gordon", "given" : "Timothy A C", "non-dropping-particle" : "", "parse-names" : false, "suffix" : "" }, { "dropping-particle" : "", "family" : "Gramer", "given" : "Lew", "non-dropping-particle" : "", "parse-names" : false, "suffix" : "" }, { "dropping-particle" : "", "family" : "Gudka", "given" : "Mishal", "non-dropping-particle" : "", "parse-names" : false, "suffix" : "" }, { "dropping-particle" : "", "family" : "Halas", "given" : "John", "non-dropping-particle" : "", "parse-names" : false, "suffix" : "" }, { "dropping-particle" : "", "family" : "Hendee", "given" : "James", "non-dropping-particle" : "", "parse-names" : false, "suffix" : "" }, { "dropping-particle" : "", "family" : "Hodgson", "given" : "Gregor", "non-dropping-particle" : "", "parse-names" : false, "suffix" : "" }, { "dropping-particle" : "", "family" : "Huang", "given" : "Danwei", "non-dropping-particle" : "", "parse-names" : false, "suffix" : "" }, { "dropping-particle" : "", "family" : "Jankulak", "given" : "Mike", "non-dropping-particle" : "", "parse-names" : false, "suffix" : "" }, { "dropping-particle" : "", "family" : "Jones", "given" : "Albert", "non-dropping-particle" : "", "parse-names" : false, "suffix" : "" }, { "dropping-particle" : "", "family" : "Kimura", "given" : "Tadashi", "non-dropping-particle" : "", "parse-names" : false, "suffix" : "" }, { "dropping-particle" : "", "family" : "Levy", "given" : "Joshua", "non-dropping-particle" : "", "parse-names" : false, "suffix" : "" }, { "dropping-particle" : "", "family" : "Miloslavich", "given" : "Patricia", "non-dropping-particle" : "", "parse-names" : false, "suffix" : "" }, { "dropping-particle" : "", "family" : "Chou", "given" : "Loke Ming", "non-dropping-particle" : "", "parse-names" : false, "suffix" : "" }, { "dropping-particle" : "", "family" : "Muller-Karger", "given" : "Frank", "non-dropping-particle" : "", "parse-names" : false, "suffix" : "" }, { "dropping-particle" : "", "family" : "Osuka", "given" : "Kennedy", "non-dropping-particle" : "", "parse-names" : false, "suffix" : "" }, { "dropping-particle" : "", "family" : "Samoilys", "given" : "Melita", "non-dropping-particle" : "", "parse-names" : false, "suffix" : "" }, { "dropping-particle" : "", "family" : "Simpson", "given" : "Stephen D", "non-dropping-particle" : "", "parse-names" : false, "suffix" : "" }, { "dropping-particle" : "", "family" : "Tun", "given" : "Karenne", "non-dropping-particle" : "", "parse-names" : false, "suffix" : "" }, { "dropping-particle" : "", "family" : "Wongbusarakum", "given" : "Supin", "non-dropping-particle" : "", "parse-names" : false, "suffix" : "" } ], "container-title" : "Frontiers in Marine Science", "id" : "ITEM-1", "issued" : { "date-parts" : [ [ "2019" ] ] }, "page" : "580", "title" : "Coral Reef Monitoring, Reef Assessment Technologies, and Ecosystem-Based Management", "translator" : [ { "dropping-particle" : "", "family" : "H3689", "given" : "", "non-dropping-particle" : "", "parse-names" : false, "suffix" : "" } ], "type" : "article-journal", "volume" : "6" }, "uris" : [ "http://www.mendeley.com/documents/?uuid=9c4c2fd1-6f96-418b-af86-72d9c0bd7f1b" ] } ], "mendeley" : { "formattedCitation" : "(Obura et al., 2019)", "plainTextFormattedCitation" : "(Obura et al., 2019)", "previouslyFormattedCitation" : "(Obura et al., 2019)" }, "properties" : { "noteIndex" : 0 }, "schema" : "https://github.com/citation-style-language/schema/raw/master/csl-citation.json" }</w:instrText>
      </w:r>
      <w:r w:rsidRPr="003A0C0D">
        <w:rPr>
          <w:rFonts w:cs="Times New Roman"/>
        </w:rPr>
        <w:fldChar w:fldCharType="separate"/>
      </w:r>
      <w:ins w:id="4899" w:author="Robin Matthews" w:date="2021-05-18T16:05:00Z">
        <w:r w:rsidR="00602365">
          <w:rPr>
            <w:rFonts w:cs="Times New Roman"/>
            <w:noProof/>
            <w:lang w:val="en-GB"/>
          </w:rPr>
          <w:t>(Obura et al., 2019)</w:t>
        </w:r>
      </w:ins>
      <w:del w:id="4900" w:author="Robin Matthews" w:date="2021-05-18T16:05:00Z">
        <w:r w:rsidRPr="00FA4D8D" w:rsidDel="00602365">
          <w:rPr>
            <w:rFonts w:cs="Times New Roman"/>
            <w:noProof/>
            <w:lang w:val="en-GB"/>
          </w:rPr>
          <w:delText>(Obura et al., 2019)</w:delText>
        </w:r>
      </w:del>
      <w:r w:rsidRPr="003A0C0D">
        <w:rPr>
          <w:rFonts w:cs="Times New Roman"/>
        </w:rPr>
        <w:fldChar w:fldCharType="end"/>
      </w:r>
      <w:r w:rsidRPr="00FA4D8D">
        <w:rPr>
          <w:rFonts w:cs="Times New Roman"/>
          <w:lang w:val="en-GB"/>
        </w:rPr>
        <w:t>.</w:t>
      </w:r>
      <w:r w:rsidRPr="00FA4D8D">
        <w:rPr>
          <w:lang w:val="en-GB"/>
        </w:rPr>
        <w:t xml:space="preserve"> Overall, </w:t>
      </w:r>
      <w:r w:rsidRPr="00FA4D8D">
        <w:rPr>
          <w:rFonts w:cs="Times New Roman"/>
          <w:lang w:val="en-GB"/>
        </w:rPr>
        <w:t xml:space="preserve">globally coordinated efforts focused on individual components of the biosphere (e.g., the </w:t>
      </w:r>
      <w:r w:rsidRPr="00FA4D8D">
        <w:rPr>
          <w:rFonts w:cs="Times New Roman"/>
          <w:color w:val="111111"/>
          <w:highlight w:val="white"/>
          <w:lang w:val="en-GB"/>
        </w:rPr>
        <w:t>Global Alliance of Continuous Plankton Recorder Surveys</w:t>
      </w:r>
      <w:ins w:id="4901" w:author="Ian Blenkinsop" w:date="2021-07-07T17:23:00Z">
        <w:r w:rsidR="003D09F8">
          <w:rPr>
            <w:rFonts w:cs="Times New Roman"/>
            <w:color w:val="111111"/>
            <w:lang w:val="en-GB"/>
          </w:rPr>
          <w:t>, GACS</w:t>
        </w:r>
      </w:ins>
      <w:r w:rsidRPr="00FA4D8D">
        <w:rPr>
          <w:rFonts w:cs="Times New Roman"/>
          <w:color w:val="111111"/>
          <w:lang w:val="en-GB"/>
        </w:rPr>
        <w:t xml:space="preserve">; </w:t>
      </w:r>
      <w:r w:rsidRPr="003A0C0D">
        <w:rPr>
          <w:rFonts w:cs="Times New Roman"/>
          <w:color w:val="111111"/>
        </w:rPr>
        <w:fldChar w:fldCharType="begin" w:fldLock="1"/>
      </w:r>
      <w:r w:rsidR="00A94565">
        <w:rPr>
          <w:rFonts w:cs="Times New Roman"/>
          <w:color w:val="111111"/>
          <w:lang w:val="en-GB"/>
        </w:rPr>
        <w:instrText>ADDIN CSL_CITATION { "citationItems" : [ { "id" : "ITEM-1", "itemData" : { "ISBN" : "2296-7745", "abstract" : "Plankton are the base of marine food webs, essential to sustaining fisheries and other marine life. Continuous Plankton Recorders (CPRs) have sampled plankton for decades in both hemispheres and several regional seas. CPR research has been integral to advancing understanding of plankton dynamics and informing policy and management decisions. We describe how the CPR can contribute to global plankton diversity monitoring, being cost-effective over large scales and providing taxonomically resolved data. At OceanObs09 an integrated network of regional CPR surveys was envisaged and in 2011 the existing surveys formed the Global Alliance of CPR Surveys (GACS). GACS first focused on strengthening the dataset by identifying and documenting CPR best practices, delivering training workshops, and developing an integrated database. This resulted in the initiation of new surveys and manuals that enable regional surveys to be standardized and integrated. GACS is not yet global, but it could be expanded into the remaining oceans; tropical and Arctic regions are a priority for survey expansion. The capacity building groundwork is done, but funding is required to implement the GACS vision of a global plankton sampling program that supports decision-making for the scientific and policy communities. A key step is an analysis to optimize the global sampling design. Further developments include expanding the CPR for multidisciplinary measurements via additional sensors, thus maximizing the ship-of-opportunity platform. For example, defining pelagic ecoregions based on plankton and ancillary data could support high seas Marine Protected Area design. Fulfillment of Aichi Target 15, the United Nation\u2019s Sustainable Development Goals, and delivering the Essential Ocean Variables and Essential Biodiversity Variables that the Global Ocean Observing System and Group on Earth Observation\u2019s Biodiversity Observation Network have, respectively, defined requires the taxonomic resolution, spatial scale and time-series data that the CPR approach provides. Synergies with global networks exploiting satellite data and other plankton sensors could be explored, realizing the Survey\u2019s capacity to validate earth observation data and to ground-truth emerging plankton observing platforms. This is required for a fully integrated ocean observing system that can understand global ocean dynamics to inform sustainable marine decision-making.", "author" : [ { "dropping-particle" : "", "family" : "Batten", "given" : "Sonia D", "non-dropping-particle" : "", "parse-names" : false, "suffix" : "" }, { "dropping-particle" : "", "family" : "Abu-Alhaija", "given" : "Rana", "non-dropping-particle" : "", "parse-names" : false, "suffix" : "" }, { "dropping-particle" : "", "family" : "Chiba", "given" : "Sanae", "non-dropping-particle" : "", "parse-names" : false, "suffix" : "" }, { "dropping-particle" : "", "family" : "Edwards", "given" : "Martin", "non-dropping-particle" : "", "parse-names" : false, "suffix" : "" }, { "dropping-particle" : "", "family" : "Graham", "given" : "George", "non-dropping-particle" : "", "parse-names" : false, "suffix" : "" }, { "dropping-particle" : "", "family" : "Jyothibabu", "given" : "R", "non-dropping-particle" : "", "parse-names" : false, "suffix" : "" }, { "dropping-particle" : "", "family" : "Kitchener", "given" : "John A", "non-dropping-particle" : "", "parse-names" : false, "suffix" : "" }, { "dropping-particle" : "", "family" : "Koubbi", "given" : "Philippe", "non-dropping-particle" : "", "parse-names" : false, "suffix" : "" }, { "dropping-particle" : "", "family" : "McQuatters-Gollop", "given" : "Abigail", "non-dropping-particle" : "", "parse-names" : false, "suffix" : "" }, { "dropping-particle" : "", "family" : "Muxagata", "given" : "Erik", "non-dropping-particle" : "", "parse-names" : false, "suffix" : "" }, { "dropping-particle" : "", "family" : "Ostle", "given" : "Clare", "non-dropping-particle" : "", "parse-names" : false, "suffix" : "" }, { "dropping-particle" : "", "family" : "Richardson", "given" : "Anthony J", "non-dropping-particle" : "", "parse-names" : false, "suffix" : "" }, { "dropping-particle" : "V", "family" : "Robinson", "given" : "Karen", "non-dropping-particle" : "", "parse-names" : false, "suffix" : "" }, { "dropping-particle" : "", "family" : "Takahashi", "given" : "Kunio T", "non-dropping-particle" : "", "parse-names" : false, "suffix" : "" }, { "dropping-particle" : "", "family" : "Verheye", "given" : "Hans M", "non-dropping-particle" : "", "parse-names" : false, "suffix" : "" }, { "dropping-particle" : "", "family" : "Wilson", "given" : "Willie", "non-dropping-particle" : "", "parse-names" : false, "suffix" : "" } ], "container-title" : "Frontiers in Marine Science", "id" : "ITEM-1", "issued" : { "date-parts" : [ [ "2019" ] ] }, "page" : "321", "title" : "A Global Plankton Diversity Monitoring Program", "translator" : [ { "dropping-particle" : "", "family" : "H3873", "given" : "", "non-dropping-particle" : "", "parse-names" : false, "suffix" : "" } ], "type" : "article-journal", "volume" : "6" }, "uris" : [ "http://www.mendeley.com/documents/?uuid=21e2a7f3-e581-419a-8eca-5c05ad9ca095" ] } ], "mendeley" : { "formattedCitation" : "(Batten et al., 2019)", "manualFormatting" : "Batten et al., 2019)", "plainTextFormattedCitation" : "(Batten et al., 2019)", "previouslyFormattedCitation" : "(Batten et al., 2019)" }, "properties" : { "noteIndex" : 0 }, "schema" : "https://github.com/citation-style-language/schema/raw/master/csl-citation.json" }</w:instrText>
      </w:r>
      <w:r w:rsidRPr="003A0C0D">
        <w:rPr>
          <w:rFonts w:cs="Times New Roman"/>
          <w:color w:val="111111"/>
        </w:rPr>
        <w:fldChar w:fldCharType="separate"/>
      </w:r>
      <w:ins w:id="4902" w:author="Robin Matthews" w:date="2021-05-18T16:05:00Z">
        <w:r w:rsidR="00602365">
          <w:rPr>
            <w:rFonts w:cs="Times New Roman"/>
            <w:noProof/>
            <w:color w:val="111111"/>
            <w:lang w:val="en-GB"/>
          </w:rPr>
          <w:t>Batten et al., 2019)</w:t>
        </w:r>
      </w:ins>
      <w:del w:id="4903" w:author="Robin Matthews" w:date="2021-05-18T16:05:00Z">
        <w:r w:rsidRPr="00FA4D8D" w:rsidDel="00602365">
          <w:rPr>
            <w:rFonts w:cs="Times New Roman"/>
            <w:noProof/>
            <w:color w:val="111111"/>
            <w:lang w:val="en-GB"/>
          </w:rPr>
          <w:delText>Batten et al., 2019)</w:delText>
        </w:r>
      </w:del>
      <w:r w:rsidRPr="003A0C0D">
        <w:rPr>
          <w:rFonts w:cs="Times New Roman"/>
          <w:color w:val="111111"/>
        </w:rPr>
        <w:fldChar w:fldCharType="end"/>
      </w:r>
      <w:r w:rsidRPr="00FA4D8D">
        <w:rPr>
          <w:color w:val="111111"/>
          <w:lang w:val="en-GB"/>
        </w:rPr>
        <w:t xml:space="preserve"> contribute to improved knowledge of </w:t>
      </w:r>
      <w:commentRangeStart w:id="4904"/>
      <w:r w:rsidRPr="00FA4D8D">
        <w:rPr>
          <w:color w:val="111111"/>
          <w:lang w:val="en-GB"/>
        </w:rPr>
        <w:t>the changing marine ecosystems</w:t>
      </w:r>
      <w:commentRangeEnd w:id="4904"/>
      <w:r w:rsidR="003D09F8">
        <w:rPr>
          <w:rStyle w:val="CommentReference"/>
        </w:rPr>
        <w:commentReference w:id="4904"/>
      </w:r>
      <w:r w:rsidRPr="00FA4D8D">
        <w:rPr>
          <w:color w:val="111111"/>
          <w:lang w:val="en-GB"/>
        </w:rPr>
        <w:t xml:space="preserve"> (</w:t>
      </w:r>
      <w:del w:id="4905" w:author="Ian Blenkinsop" w:date="2021-07-12T14:48:00Z">
        <w:r w:rsidRPr="00FA4D8D" w:rsidDel="00FC7F8F">
          <w:rPr>
            <w:color w:val="111111"/>
            <w:lang w:val="en-GB"/>
          </w:rPr>
          <w:delText xml:space="preserve">Chapter 2, </w:delText>
        </w:r>
      </w:del>
      <w:r w:rsidRPr="00FA4D8D">
        <w:rPr>
          <w:color w:val="111111"/>
          <w:lang w:val="en-GB"/>
        </w:rPr>
        <w:t>Section 2.3.4.2).</w:t>
      </w:r>
    </w:p>
    <w:p w14:paraId="2D359C5F" w14:textId="77777777" w:rsidR="006409E5" w:rsidRPr="00FA4D8D" w:rsidRDefault="006409E5" w:rsidP="006409E5">
      <w:pPr>
        <w:pStyle w:val="AR6BodyText"/>
        <w:rPr>
          <w:lang w:val="en-GB"/>
        </w:rPr>
      </w:pPr>
    </w:p>
    <w:p w14:paraId="7CBCAECB" w14:textId="0A83AF9C" w:rsidR="006409E5" w:rsidRPr="00FA4D8D" w:rsidRDefault="006409E5" w:rsidP="006409E5">
      <w:pPr>
        <w:pStyle w:val="AR6BodyText"/>
        <w:rPr>
          <w:rFonts w:cs="Times New Roman"/>
          <w:lang w:val="en-GB"/>
        </w:rPr>
      </w:pPr>
      <w:r w:rsidRPr="00FA4D8D">
        <w:rPr>
          <w:rFonts w:cs="Times New Roman"/>
          <w:lang w:val="en-GB"/>
        </w:rPr>
        <w:t>Given widespread evidence for decreases in global biodiversity in recent decades</w:t>
      </w:r>
      <w:ins w:id="4906" w:author="Ian Blenkinsop" w:date="2021-07-07T17:24:00Z">
        <w:r w:rsidR="00103B3D">
          <w:rPr>
            <w:rFonts w:cs="Times New Roman"/>
            <w:lang w:val="en-GB"/>
          </w:rPr>
          <w:t xml:space="preserve"> –</w:t>
        </w:r>
      </w:ins>
      <w:r w:rsidRPr="00FA4D8D">
        <w:rPr>
          <w:rFonts w:cs="Times New Roman"/>
          <w:lang w:val="en-GB"/>
        </w:rPr>
        <w:t xml:space="preserve"> </w:t>
      </w:r>
      <w:ins w:id="4907" w:author="Ian Blenkinsop" w:date="2021-07-07T17:25:00Z">
        <w:r w:rsidR="00103B3D">
          <w:rPr>
            <w:rFonts w:cs="Times New Roman"/>
            <w:lang w:val="en-GB"/>
          </w:rPr>
          <w:t xml:space="preserve">and that these decreases are </w:t>
        </w:r>
      </w:ins>
      <w:r w:rsidRPr="00FA4D8D">
        <w:rPr>
          <w:rFonts w:cs="Times New Roman"/>
          <w:lang w:val="en-GB"/>
        </w:rPr>
        <w:t xml:space="preserve">related to climate change and other forms of human disturbance </w:t>
      </w:r>
      <w:r w:rsidRPr="003A0C0D">
        <w:rPr>
          <w:rFonts w:cs="Times New Roman"/>
        </w:rPr>
        <w:fldChar w:fldCharType="begin" w:fldLock="1"/>
      </w:r>
      <w:r w:rsidR="00E81B0B">
        <w:rPr>
          <w:rFonts w:cs="Times New Roman"/>
          <w:lang w:val="en-GB"/>
        </w:rPr>
        <w:instrText>ADDIN CSL_CITATION { "citationItems" : [ { "id" : "ITEM-1", "itemData" : { "DOI" : "10.5281/zenodo.3553579", "author" : [ { "dropping-particle" : "", "family" : "IPBES", "given" : "", "non-dropping-particle" : "", "parse-names" : false, "suffix" : "" } ], "container-title" : "Global assessment report on biodiversity and ecosystem services of the Intergovernmental Science-Policy Platform on Biodiversity and Ecosystem Services", "editor" : [ { "dropping-particle" : "", "family" : "D\u00edaz", "given" : "S.", "non-dropping-particle" : "", "parse-names" : false, "suffix" : "" }, { "dropping-particle" : "", "family" : "Settele", "given" : "J.", "non-dropping-particle" : "", "parse-names" : false, "suffix" : "" }, { "dropping-particle" : "", "family" : "Brond\u00edzio", "given" : "E. S.", "non-dropping-particle" : "", "parse-names" : false, "suffix" : "" }, { "dropping-particle" : "", "family" : "Ngo", "given" : "H. T.", "non-dropping-particle" : "", "parse-names" : false, "suffix" : "" }, { "dropping-particle" : "", "family" : "Gu\u00e8ze", "given" : "M.", "non-dropping-particle" : "", "parse-names" : false, "suffix" : "" }, { "dropping-particle" : "", "family" : "Agard", "given" : "J.", "non-dropping-particle" : "", "parse-names" : false, "suffix" : "" }, { "dropping-particle" : "", "family" : "Arneth", "given" : "A.", "non-dropping-particle" : "", "parse-names" : false, "suffix" : "" }, { "dropping-particle" : "", "family" : "Balvanera", "given" : "P.", "non-dropping-particle" : "", "parse-names" : false, "suffix" : "" }, { "dropping-particle" : "", "family" : "Brauman", "given" : "K. A.", "non-dropping-particle" : "", "parse-names" : false, "suffix" : "" }, { "dropping-particle" : "", "family" : "Butchart", "given" : "S. H. M.", "non-dropping-particle" : "", "parse-names" : false, "suffix" : "" }, { "dropping-particle" : "", "family" : "Chan", "given" : "K. M. A.", "non-dropping-particle" : "", "parse-names" : false, "suffix" : "" }, { "dropping-particle" : "", "family" : "Garibaldi", "given" : "L. A.", "non-dropping-particle" : "", "parse-names" : false, "suffix" : "" }, { "dropping-particle" : "", "family" : "Ichii", "given" : "K.", "non-dropping-particle" : "", "parse-names" : false, "suffix" : "" }, { "dropping-particle" : "", "family" : "Liu", "given" : "J.", "non-dropping-particle" : "", "parse-names" : false, "suffix" : "" }, { "dropping-particle" : "", "family" : "Subramanian", "given" : "S. M.", "non-dropping-particle" : "", "parse-names" : false, "suffix" : "" }, { "dropping-particle" : "", "family" : "Midgley", "given" : "G. F.", "non-dropping-particle" : "", "parse-names" : false, "suffix" : "" }, { "dropping-particle" : "", "family" : "Miloslavich", "given" : "P.", "non-dropping-particle" : "", "parse-names" : false, "suffix" : "" }, { "dropping-particle" : "", "family" : "Moln\u00e1r", "given" : "Z.", "non-dropping-particle" : "", "parse-names" : false, "suffix" : "" }, { "dropping-particle" : "", "family" : "Obura", "given" : "D.", "non-dropping-particle" : "", "parse-names" : false, "suffix" : "" }, { "dropping-particle" : "", "family" : "Pfaff", "given" : "A.", "non-dropping-particle" : "", "parse-names" : false, "suffix" : "" }, { "dropping-particle" : "", "family" : "Polasky", "given" : "S.", "non-dropping-particle" : "", "parse-names" : false, "suffix" : "" }, { "dropping-particle" : "", "family" : "Purvis", "given" : "A.", "non-dropping-particle" : "", "parse-names" : false, "suffix" : "" }, { "dropping-particle" : "", "family" : "Razzaque", "given" : "J.", "non-dropping-particle" : "", "parse-names" : false, "suffix" : "" }, { "dropping-particle" : "", "family" : "Reyers", "given" : "B.", "non-dropping-particle" : "", "parse-names" : false, "suffix" : "" }, { "dropping-particle" : "", "family" : "Chowdhury", "given" : "R. Roy", "non-dropping-particle" : "", "parse-names" : false, "suffix" : "" }, { "dropping-particle" : "", "family" : "Shin", "given" : "Y. J.", "non-dropping-particle" : "", "parse-names" : false, "suffix" : "" }, { "dropping-particle" : "", "family" : "Visseren-Hamakers", "given" : "I. J.", "non-dropping-particle" : "", "parse-names" : false, "suffix" : "" }, { "dropping-particle" : "", "family" : "Willis", "given" : "K. J.", "non-dropping-particle" : "", "parse-names" : false, "suffix" : "" }, { "dropping-particle" : "", "family" : "Zayas", "given" : "C. N.", "non-dropping-particle" : "", "parse-names" : false, "suffix" : "" } ], "id" : "ITEM-1", "issued" : { "date-parts" : [ [ "2019" ] ] }, "page" : "56", "publisher" : "Intergovernmental Science-Policy Platform on Biodiversity and Ecosystem Services (IPBES) Secretariat", "publisher-place" : "Bonn, Germany", "title" : "Summary for policymakers of the global assessment report on biodiversity and ecosystem services of the Intergovernmental Science-Policy Platform on Biodiversity and Ecosystem Services", "translator" : [ { "dropping-particle" : "", "family" : "H3701", "given" : "Rt6", "non-dropping-particle" : "", "parse-names" : false, "suffix" : "" } ], "type" : "chapter" }, "uris" : [ "http://www.mendeley.com/documents/?uuid=c487816a-3b05-448a-8c50-b2f1d39d2b44" ] } ], "mendeley" : { "formattedCitation" : "(IPBES, 2019)", "plainTextFormattedCitation" : "(IPBES, 2019)", "previouslyFormattedCitation" : "(IPBES, 2019)" }, "properties" : { "noteIndex" : 0 }, "schema" : "https://github.com/citation-style-language/schema/raw/master/csl-citation.json" }</w:instrText>
      </w:r>
      <w:r w:rsidRPr="003A0C0D">
        <w:rPr>
          <w:rFonts w:cs="Times New Roman"/>
        </w:rPr>
        <w:fldChar w:fldCharType="separate"/>
      </w:r>
      <w:ins w:id="4908" w:author="Robin Matthews" w:date="2021-05-18T16:05:00Z">
        <w:r w:rsidR="00602365">
          <w:rPr>
            <w:rFonts w:cs="Times New Roman"/>
            <w:noProof/>
            <w:lang w:val="en-GB"/>
          </w:rPr>
          <w:t>(IPBES, 2019)</w:t>
        </w:r>
      </w:ins>
      <w:del w:id="4909" w:author="Robin Matthews" w:date="2021-05-18T16:05:00Z">
        <w:r w:rsidRPr="00FA4D8D" w:rsidDel="00602365">
          <w:rPr>
            <w:rFonts w:cs="Times New Roman"/>
            <w:noProof/>
            <w:lang w:val="en-GB"/>
          </w:rPr>
          <w:delText>(IPBES, 2019)</w:delText>
        </w:r>
      </w:del>
      <w:r w:rsidRPr="003A0C0D">
        <w:rPr>
          <w:rFonts w:cs="Times New Roman"/>
        </w:rPr>
        <w:fldChar w:fldCharType="end"/>
      </w:r>
      <w:ins w:id="4910" w:author="Ian Blenkinsop" w:date="2021-07-07T17:25:00Z">
        <w:r w:rsidR="00103B3D">
          <w:rPr>
            <w:rFonts w:cs="Times New Roman"/>
          </w:rPr>
          <w:t xml:space="preserve"> </w:t>
        </w:r>
      </w:ins>
      <w:del w:id="4911" w:author="Ian Blenkinsop" w:date="2021-07-07T17:25:00Z">
        <w:r w:rsidRPr="00FA4D8D" w:rsidDel="00103B3D">
          <w:rPr>
            <w:rFonts w:cs="Times New Roman"/>
            <w:lang w:val="en-GB"/>
          </w:rPr>
          <w:delText>,</w:delText>
        </w:r>
      </w:del>
      <w:ins w:id="4912" w:author="Ian Blenkinsop" w:date="2021-07-07T17:25:00Z">
        <w:r w:rsidR="00103B3D">
          <w:rPr>
            <w:rFonts w:cs="Times New Roman"/>
            <w:lang w:val="en-GB"/>
          </w:rPr>
          <w:t>–</w:t>
        </w:r>
      </w:ins>
      <w:r w:rsidRPr="00FA4D8D">
        <w:rPr>
          <w:rFonts w:cs="Times New Roman"/>
          <w:lang w:val="en-GB"/>
        </w:rPr>
        <w:t xml:space="preserve"> a new international effort to identify a set of Essential Biodiversity Variables</w:t>
      </w:r>
      <w:ins w:id="4913" w:author="Ian Blenkinsop" w:date="2021-07-07T17:26:00Z">
        <w:r w:rsidR="00103B3D">
          <w:rPr>
            <w:rFonts w:cs="Times New Roman"/>
            <w:lang w:val="en-GB"/>
          </w:rPr>
          <w:t xml:space="preserve"> (EBVs)</w:t>
        </w:r>
      </w:ins>
      <w:r w:rsidRPr="00FA4D8D">
        <w:rPr>
          <w:rFonts w:cs="Times New Roman"/>
          <w:lang w:val="en-GB"/>
        </w:rPr>
        <w:t xml:space="preserve"> is underway </w:t>
      </w:r>
      <w:r w:rsidRPr="003A0C0D">
        <w:rPr>
          <w:rFonts w:cs="Times New Roman"/>
        </w:rPr>
        <w:fldChar w:fldCharType="begin" w:fldLock="1"/>
      </w:r>
      <w:r w:rsidR="00E81B0B">
        <w:rPr>
          <w:rFonts w:cs="Times New Roman"/>
          <w:lang w:val="en-GB"/>
        </w:rPr>
        <w:instrText>ADDIN CSL_CITATION { "citationItems" : [ { "id" : "ITEM-1", "itemData" : { "DOI" : "10.1126/science.1229931", "ISSN" : "0036-8075", "author" : [ { "dropping-particle" : "", "family" : "Pereira", "given" : "H M", "non-dropping-particle" : "", "parse-names" : false, "suffix" : "" }, { "dropping-particle" : "", "family" : "Ferrier", "given" : "S", "non-dropping-particle" : "", "parse-names" : false, "suffix" : "" }, { "dropping-particle" : "", "family" : "Walters", "given" : "M", "non-dropping-particle" : "", "parse-names" : false, "suffix" : "" }, { "dropping-particle" : "", "family" : "Geller", "given" : "G N", "non-dropping-particle" : "", "parse-names" : false, "suffix" : "" }, { "dropping-particle" : "", "family" : "Jongman", "given" : "R H G", "non-dropping-particle" : "", "parse-names" : false, "suffix" : "" }, { "dropping-particle" : "", "family" : "Scholes", "given" : "R J", "non-dropping-particle" : "", "parse-names" : false, "suffix" : "" }, { "dropping-particle" : "", "family" : "Bruford", "given" : "M W", "non-dropping-particle" : "", "parse-names" : false, "suffix" : "" }, { "dropping-particle" : "", "family" : "Brummitt", "given" : "N", "non-dropping-particle" : "", "parse-names" : false, "suffix" : "" }, { "dropping-particle" : "", "family" : "Butchart", "given" : "S H M", "non-dropping-particle" : "", "parse-names" : false, "suffix" : "" }, { "dropping-particle" : "", "family" : "Cardoso", "given" : "A C", "non-dropping-particle" : "", "parse-names" : false, "suffix" : "" }, { "dropping-particle" : "", "family" : "Coops", "given" : "N C", "non-dropping-particle" : "", "parse-names" : false, "suffix" : "" }, { "dropping-particle" : "", "family" : "Dulloo", "given" : "E", "non-dropping-particle" : "", "parse-names" : false, "suffix" : "" }, { "dropping-particle" : "", "family" : "Faith", "given" : "D P", "non-dropping-particle" : "", "parse-names" : false, "suffix" : "" }, { "dropping-particle" : "", "family" : "Freyhof", "given" : "J", "non-dropping-particle" : "", "parse-names" : false, "suffix" : "" }, { "dropping-particle" : "", "family" : "Gregory", "given" : "R D", "non-dropping-particle" : "", "parse-names" : false, "suffix" : "" }, { "dropping-particle" : "", "family" : "Heip", "given" : "C", "non-dropping-particle" : "", "parse-names" : false, "suffix" : "" }, { "dropping-particle" : "", "family" : "H\u00f6ft", "given" : "R", "non-dropping-particle" : "", "parse-names" : false, "suffix" : "" }, { "dropping-particle" : "", "family" : "Hurtt", "given" : "G", "non-dropping-particle" : "", "parse-names" : false, "suffix" : "" }, { "dropping-particle" : "", "family" : "Jetz", "given" : "W", "non-dropping-particle" : "", "parse-names" : false, "suffix" : "" }, { "dropping-particle" : "", "family" : "Karp", "given" : "D S", "non-dropping-particle" : "", "parse-names" : false, "suffix" : "" }, { "dropping-particle" : "", "family" : "McGeoch", "given" : "M A", "non-dropping-particle" : "", "parse-names" : false, "suffix" : "" }, { "dropping-particle" : "", "family" : "Obura", "given" : "D", "non-dropping-particle" : "", "parse-names" : false, "suffix" : "" }, { "dropping-particle" : "", "family" : "Onoda", "given" : "Y", "non-dropping-particle" : "", "parse-names" : false, "suffix" : "" }, { "dropping-particle" : "", "family" : "Pettorelli", "given" : "N", "non-dropping-particle" : "", "parse-names" : false, "suffix" : "" }, { "dropping-particle" : "", "family" : "Reyers", "given" : "B", "non-dropping-particle" : "", "parse-names" : false, "suffix" : "" }, { "dropping-particle" : "", "family" : "Sayre", "given" : "R", "non-dropping-particle" : "", "parse-names" : false, "suffix" : "" }, { "dropping-particle" : "", "family" : "Scharlemann", "given" : "J P W", "non-dropping-particle" : "", "parse-names" : false, "suffix" : "" }, { "dropping-particle" : "", "family" : "Stuart", "given" : "S N", "non-dropping-particle" : "", "parse-names" : false, "suffix" : "" }, { "dropping-particle" : "", "family" : "Turak", "given" : "E", "non-dropping-particle" : "", "parse-names" : false, "suffix" : "" }, { "dropping-particle" : "", "family" : "Walpole", "given" : "M", "non-dropping-particle" : "", "parse-names" : false, "suffix" : "" }, { "dropping-particle" : "", "family" : "Wegmann", "given" : "M", "non-dropping-particle" : "", "parse-names" : false, "suffix" : "" } ], "container-title" : "Science", "id" : "ITEM-1", "issue" : "6117", "issued" : { "date-parts" : [ [ "2013" ] ] }, "page" : "277-278", "publisher" : "American Association for the Advancement of Science", "title" : "Essential Biodiversity Variables", "translator" : [ { "dropping-particle" : "", "family" : "H3693", "given" : "", "non-dropping-particle" : "", "parse-names" : false, "suffix" : "" } ], "type" : "article-journal", "volume" : "339" }, "uris" : [ "http://www.mendeley.com/documents/?uuid=49e4424a-fa81-4954-87c5-76ca4690a375" ] }, { "id" : "ITEM-2", "itemData" : { "DOI" : "10.1016/j.cosust.2018.02.005", "ISSN" : "18773435", "author" : [ { "dropping-particle" : "", "family" : "Navarro", "given" : "Laetitia M", "non-dropping-particle" : "", "parse-names" : false, "suffix" : "" }, { "dropping-particle" : "", "family" : "Fern\u00e1ndez", "given" : "N\u00e9stor", "non-dropping-particle" : "", "parse-names" : false, "suffix" : "" }, { "dropping-particle" : "", "family" : "Guerra", "given" : "Carlos", "non-dropping-particle" : "", "parse-names" : false, "suffix" : "" }, { "dropping-particle" : "", "family" : "Guralnick", "given" : "Rob", "non-dropping-particle" : "", "parse-names" : false, "suffix" : "" }, { "dropping-particle" : "", "family" : "Kissling", "given" : "W Daniel", "non-dropping-particle" : "", "parse-names" : false, "suffix" : "" }, { "dropping-particle" : "", "family" : "Londo\u00f1o", "given" : "Maria Cecilia", "non-dropping-particle" : "", "parse-names" : false, "suffix" : "" }, { "dropping-particle" : "", "family" : "Muller-Karger", "given" : "Frank", "non-dropping-particle" : "", "parse-names" : false, "suffix" : "" }, { "dropping-particle" : "", "family" : "Turak", "given" : "Eren", "non-dropping-particle" : "", "parse-names" : false, "suffix" : "" }, { "dropping-particle" : "", "family" : "Balvanera", "given" : "Patricia", "non-dropping-particle" : "", "parse-names" : false, "suffix" : "" }, { "dropping-particle" : "", "family" : "Costello", "given" : "Mark J", "non-dropping-particle" : "", "parse-names" : false, "suffix" : "" }, { "dropping-particle" : "", "family" : "Delavaud", "given" : "Aurelie", "non-dropping-particle" : "", "parse-names" : false, "suffix" : "" }, { "dropping-particle" : "", "family" : "Serafy", "given" : "GY", "non-dropping-particle" : "El", "parse-names" : false, "suffix" : "" }, { "dropping-particle" : "", "family" : "Ferrier", "given" : "Simon", "non-dropping-particle" : "", "parse-names" : false, "suffix" : "" }, { "dropping-particle" : "", "family" : "Geijzendorffer", "given" : "Ilse", "non-dropping-particle" : "", "parse-names" : false, "suffix" : "" }, { "dropping-particle" : "", "family" : "Geller", "given" : "Gary N", "non-dropping-particle" : "", "parse-names" : false, "suffix" : "" }, { "dropping-particle" : "", "family" : "Jetz", "given" : "Walter", "non-dropping-particle" : "", "parse-names" : false, "suffix" : "" }, { "dropping-particle" : "", "family" : "Kim", "given" : "Eun-Shik", "non-dropping-particle" : "", "parse-names" : false, "suffix" : "" }, { "dropping-particle" : "", "family" : "Kim", "given" : "HyeJin", "non-dropping-particle" : "", "parse-names" : false, "suffix" : "" }, { "dropping-particle" : "", "family" : "Martin", "given" : "Corinne S", "non-dropping-particle" : "", "parse-names" : false, "suffix" : "" }, { "dropping-particle" : "", "family" : "McGeoch", "given" : "Melodie A", "non-dropping-particle" : "", "parse-names" : false, "suffix" : "" }, { "dropping-particle" : "", "family" : "Mwampamba", "given" : "Tuyeni H", "non-dropping-particle" : "", "parse-names" : false, "suffix" : "" }, { "dropping-particle" : "", "family" : "Nel", "given" : "Jeanne L", "non-dropping-particle" : "", "parse-names" : false, "suffix" : "" }, { "dropping-particle" : "", "family" : "Nicholson", "given" : "Emily", "non-dropping-particle" : "", "parse-names" : false, "suffix" : "" }, { "dropping-particle" : "", "family" : "Pettorelli", "given" : "Nathalie", "non-dropping-particle" : "", "parse-names" : false, "suffix" : "" }, { "dropping-particle" : "", "family" : "Schaepman", "given" : "Michael E", "non-dropping-particle" : "", "parse-names" : false, "suffix" : "" }, { "dropping-particle" : "", "family" : "Skidmore", "given" : "Andrew", "non-dropping-particle" : "", "parse-names" : false, "suffix" : "" }, { "dropping-particle" : "", "family" : "Sousa Pinto", "given" : "Isabel", "non-dropping-particle" : "", "parse-names" : false, "suffix" : "" }, { "dropping-particle" : "", "family" : "Vergara", "given" : "Sheila", "non-dropping-particle" : "", "parse-names" : false, "suffix" : "" }, { "dropping-particle" : "", "family" : "Vihervaara", "given" : "Petteri", "non-dropping-particle" : "", "parse-names" : false, "suffix" : "" }, { "dropping-particle" : "", "family" : "Xu", "given" : "Haigen", "non-dropping-particle" : "", "parse-names" : false, "suffix" : "" }, { "dropping-particle" : "", "family" : "Yahara", "given" : "Tetsukazu", "non-dropping-particle" : "", "parse-names" : false, "suffix" : "" }, { "dropping-particle" : "", "family" : "Gill", "given" : "Mike", "non-dropping-particle" : "", "parse-names" : false, "suffix" : "" }, { "dropping-particle" : "", "family" : "Pereira", "given" : "Henrique M", "non-dropping-particle" : "", "parse-names" : false, "suffix" : "" } ], "container-title" : "Current Opinion in Environmental Sustainability", "id" : "ITEM-2", "issued" : { "date-parts" : [ [ "2017", "12" ] ] }, "page" : "158-169", "title" : "Monitoring biodiversity change through effective global coordination", "translator" : [ { "dropping-particle" : "", "family" : "H3622", "given" : "", "non-dropping-particle" : "", "parse-names" : false, "suffix" : "" } ], "type" : "article-journal", "volume" : "29" }, "uris" : [ "http://www.mendeley.com/documents/?uuid=2d6ccece-74f3-4bee-bcc2-7996e5bfee67" ] } ], "mendeley" : { "formattedCitation" : "(Pereira et al., 2013; Navarro et al., 2017)", "plainTextFormattedCitation" : "(Pereira et al., 2013; Navarro et al., 2017)", "previouslyFormattedCitation" : "(Pereira et al., 2013; Navarro et al., 2017)" }, "properties" : { "noteIndex" : 0 }, "schema" : "https://github.com/citation-style-language/schema/raw/master/csl-citation.json" }</w:instrText>
      </w:r>
      <w:r w:rsidRPr="003A0C0D">
        <w:rPr>
          <w:rFonts w:cs="Times New Roman"/>
        </w:rPr>
        <w:fldChar w:fldCharType="separate"/>
      </w:r>
      <w:ins w:id="4914" w:author="Robin Matthews" w:date="2021-05-18T16:05:00Z">
        <w:r w:rsidR="00602365">
          <w:rPr>
            <w:rFonts w:cs="Times New Roman"/>
            <w:noProof/>
            <w:lang w:val="en-GB"/>
          </w:rPr>
          <w:t>(Pereira et al., 2013; Navarro et al., 2017)</w:t>
        </w:r>
      </w:ins>
      <w:del w:id="4915" w:author="Robin Matthews" w:date="2021-05-18T16:05:00Z">
        <w:r w:rsidRPr="00FA4D8D" w:rsidDel="00602365">
          <w:rPr>
            <w:rFonts w:cs="Times New Roman"/>
            <w:noProof/>
            <w:lang w:val="en-GB"/>
          </w:rPr>
          <w:delText>(Pereira et al., 2013; Navarro et al., 2017)</w:delText>
        </w:r>
      </w:del>
      <w:r w:rsidRPr="003A0C0D">
        <w:rPr>
          <w:rFonts w:cs="Times New Roman"/>
        </w:rPr>
        <w:fldChar w:fldCharType="end"/>
      </w:r>
      <w:r w:rsidRPr="00FA4D8D">
        <w:rPr>
          <w:rFonts w:cs="Times New Roman"/>
          <w:color w:val="007CAA"/>
          <w:lang w:val="en-GB"/>
        </w:rPr>
        <w:t>.</w:t>
      </w:r>
      <w:r w:rsidRPr="00FA4D8D">
        <w:rPr>
          <w:rFonts w:cs="Times New Roman"/>
          <w:lang w:val="en-GB"/>
        </w:rPr>
        <w:t xml:space="preserve"> </w:t>
      </w:r>
    </w:p>
    <w:p w14:paraId="6D8A8A1E" w14:textId="77777777" w:rsidR="006409E5" w:rsidRPr="00FA4D8D" w:rsidRDefault="006409E5" w:rsidP="006409E5">
      <w:pPr>
        <w:pStyle w:val="AR6BodyText"/>
        <w:rPr>
          <w:rFonts w:cs="Times New Roman"/>
          <w:lang w:val="en-GB"/>
        </w:rPr>
      </w:pPr>
    </w:p>
    <w:p w14:paraId="76E1A226" w14:textId="1EBDFEF2" w:rsidR="006409E5" w:rsidRPr="00FA4D8D" w:rsidRDefault="006409E5" w:rsidP="006409E5">
      <w:pPr>
        <w:pStyle w:val="AR6BodyText"/>
        <w:rPr>
          <w:highlight w:val="white"/>
          <w:lang w:val="en-GB"/>
        </w:rPr>
      </w:pPr>
      <w:r w:rsidRPr="00FA4D8D">
        <w:rPr>
          <w:rFonts w:cs="Times New Roman"/>
          <w:lang w:val="en-GB"/>
        </w:rPr>
        <w:t>In summary, the observational coverage of ongoing changes to the climate system is improved at the time of AR6, relative to what was available for AR5 (</w:t>
      </w:r>
      <w:r w:rsidRPr="00FA4D8D">
        <w:rPr>
          <w:rFonts w:cs="Times New Roman"/>
          <w:i/>
          <w:lang w:val="en-GB"/>
        </w:rPr>
        <w:t>high confidence</w:t>
      </w:r>
      <w:r w:rsidRPr="00FA4D8D">
        <w:rPr>
          <w:rFonts w:cs="Times New Roman"/>
          <w:lang w:val="en-GB"/>
        </w:rPr>
        <w:t>).</w:t>
      </w:r>
    </w:p>
    <w:p w14:paraId="49167262" w14:textId="77777777" w:rsidR="006409E5" w:rsidRPr="00FA4D8D" w:rsidRDefault="006409E5" w:rsidP="006409E5">
      <w:pPr>
        <w:pStyle w:val="AR6BodyText"/>
        <w:rPr>
          <w:lang w:val="en-GB"/>
        </w:rPr>
      </w:pPr>
    </w:p>
    <w:p w14:paraId="7D2EE6B3" w14:textId="1F8CCB34" w:rsidR="006409E5" w:rsidRPr="00FA4D8D" w:rsidRDefault="006409E5" w:rsidP="006409E5">
      <w:pPr>
        <w:pStyle w:val="AR6BodyText"/>
        <w:rPr>
          <w:rFonts w:cs="Times New Roman"/>
          <w:i/>
          <w:lang w:val="en-GB"/>
        </w:rPr>
      </w:pPr>
      <w:r w:rsidRPr="00FA4D8D">
        <w:rPr>
          <w:rFonts w:cs="Times New Roman"/>
          <w:i/>
          <w:lang w:val="en-GB"/>
        </w:rPr>
        <w:t>Paleoclimate</w:t>
      </w:r>
    </w:p>
    <w:p w14:paraId="775C5DCF" w14:textId="77777777" w:rsidR="00693B3F" w:rsidRPr="00FA4D8D" w:rsidRDefault="00693B3F" w:rsidP="006409E5">
      <w:pPr>
        <w:pStyle w:val="AR6BodyText"/>
        <w:rPr>
          <w:lang w:val="en-GB"/>
        </w:rPr>
      </w:pPr>
    </w:p>
    <w:p w14:paraId="0B555DB6" w14:textId="1B5496C6" w:rsidR="006409E5" w:rsidRPr="00FA4D8D" w:rsidRDefault="006409E5" w:rsidP="006409E5">
      <w:pPr>
        <w:pStyle w:val="AR6BodyText"/>
        <w:rPr>
          <w:lang w:val="en-GB"/>
        </w:rPr>
      </w:pPr>
      <w:r w:rsidRPr="00FA4D8D">
        <w:rPr>
          <w:rFonts w:cs="Times New Roman"/>
          <w:lang w:val="en-GB"/>
        </w:rPr>
        <w:t xml:space="preserve">Major </w:t>
      </w:r>
      <w:commentRangeStart w:id="4916"/>
      <w:r w:rsidRPr="00FA4D8D">
        <w:rPr>
          <w:rFonts w:cs="Times New Roman"/>
          <w:lang w:val="en-GB"/>
        </w:rPr>
        <w:t>paleo</w:t>
      </w:r>
      <w:del w:id="4917" w:author="Ian Blenkinsop" w:date="2021-07-08T08:09:00Z">
        <w:r w:rsidRPr="00FA4D8D" w:rsidDel="004A059A">
          <w:rPr>
            <w:rFonts w:cs="Times New Roman"/>
            <w:lang w:val="en-GB"/>
          </w:rPr>
          <w:delText xml:space="preserve"> </w:delText>
        </w:r>
      </w:del>
      <w:r w:rsidRPr="00FA4D8D">
        <w:rPr>
          <w:rFonts w:cs="Times New Roman"/>
          <w:lang w:val="en-GB"/>
        </w:rPr>
        <w:t>reconstruction</w:t>
      </w:r>
      <w:commentRangeEnd w:id="4916"/>
      <w:r w:rsidR="004A059A">
        <w:rPr>
          <w:rStyle w:val="CommentReference"/>
        </w:rPr>
        <w:commentReference w:id="4916"/>
      </w:r>
      <w:r w:rsidRPr="00FA4D8D">
        <w:rPr>
          <w:rFonts w:cs="Times New Roman"/>
          <w:lang w:val="en-GB"/>
        </w:rPr>
        <w:t xml:space="preserve"> efforts completed since AR5 include a variety of large-scale, multi-proxy temperature data</w:t>
      </w:r>
      <w:r w:rsidRPr="00FA4D8D">
        <w:rPr>
          <w:lang w:val="en-GB"/>
        </w:rPr>
        <w:t>sets and associated reconstructions</w:t>
      </w:r>
      <w:r w:rsidRPr="00FA4D8D">
        <w:rPr>
          <w:rFonts w:cs="Times New Roman"/>
          <w:lang w:val="en-GB"/>
        </w:rPr>
        <w:t xml:space="preserve"> spanning the last </w:t>
      </w:r>
      <w:commentRangeStart w:id="4918"/>
      <w:r w:rsidRPr="00FA4D8D">
        <w:rPr>
          <w:rFonts w:cs="Times New Roman"/>
          <w:lang w:val="en-GB"/>
        </w:rPr>
        <w:t>2000 years</w:t>
      </w:r>
      <w:commentRangeEnd w:id="4918"/>
      <w:r w:rsidR="00923791">
        <w:rPr>
          <w:rStyle w:val="CommentReference"/>
        </w:rPr>
        <w:commentReference w:id="4918"/>
      </w:r>
      <w:r w:rsidRPr="00FA4D8D">
        <w:rPr>
          <w:rFonts w:cs="Times New Roman"/>
          <w:lang w:val="en-GB"/>
        </w:rPr>
        <w:t xml:space="preserve"> </w:t>
      </w:r>
      <w:r w:rsidRPr="003A0C0D">
        <w:rPr>
          <w:rFonts w:cs="Times New Roman"/>
        </w:rPr>
        <w:fldChar w:fldCharType="begin" w:fldLock="1"/>
      </w:r>
      <w:r w:rsidR="00E81B0B">
        <w:rPr>
          <w:rFonts w:cs="Times New Roman"/>
          <w:lang w:val="en-GB"/>
        </w:rPr>
        <w:instrText>ADDIN CSL_CITATION { "citationItems" : [ { "id" : "ITEM-1", "itemData" : { "DOI" : "10.1038/sdata.2017.88", "ISSN" : "2052-4463", "author" : [ { "dropping-particle" : "", "family" : "PAGES 2k Consortium", "given" : "", "non-dropping-particle" : "", "parse-names" : false, "suffix" : "" } ], "container-title" : "Scientific Data", "id" : "ITEM-1", "issued" : { "date-parts" : [ [ "2017", "7", "11" ] ] }, "page" : "170088", "title" : "A global multiproxy database for temperature reconstructions of the Common Era", "translator" : [ { "dropping-particle" : "", "family" : "H2646", "given" : "", "non-dropping-particle" : "", "parse-names" : false, "suffix" : "" } ], "type" : "article-journal", "volume" : "4" }, "uris" : [ "http://www.mendeley.com/documents/?uuid=f10be890-6444-4879-9470-483a7dcdef36" ] }, { "id" : "ITEM-2", "itemData" : { "DOI" : "10.1038/s41561-019-0400-0", "ISSN" : "1752-0908", "abstract" : "Multidecadal surface temperature changes may be forced by natural as well as anthropogenic factors, or arise unforced from the climate system. Distinguishing these factors is essential for estimating sensitivity to multiple climatic forcings and the amplitude of the unforced variability. Here we present 2,000-year-long global mean temperature reconstructions using seven different statistical methods that draw from a global collection of temperature-sensitive palaeoclimate records. Our reconstructions display synchronous multidecadal temperature fluctuations that are coherent with one another and with fully forced millennial model simulations from the Coupled Model Intercomparison Project Phase 5 across the Common Era. A substantial portion of pre-industrial (1300\u20131800 ce) variability at multidecadal timescales is attributed to volcanic aerosol forcing. Reconstructions and simulations qualitatively agree on the amplitude of the unforced global mean multidecadal temperature variability, thereby increasing confidence in future projections of climate change on these timescales. The largest warming trends at timescales of 20 years and longer occur during the second half of the twentieth century, highlighting the unusual character of the warming in recent decades.", "author" : [ { "dropping-particle" : "", "family" : "PAGES 2k Consortium", "given" : "", "non-dropping-particle" : "", "parse-names" : false, "suffix" : "" } ], "container-title" : "Nature Geoscience", "id" : "ITEM-2", "issue" : "8", "issued" : { "date-parts" : [ [ "2019", "8", "24" ] ] }, "page" : "643-649", "title" : "Consistent multidecadal variability in global temperature reconstructions and simulations over the Common Era", "translator" : [ { "dropping-particle" : "", "family" : "H4337", "given" : "", "non-dropping-particle" : "", "parse-names" : false, "suffix" : "" } ], "type" : "article-journal", "volume" : "12" }, "uris" : [ "http://www.mendeley.com/documents/?uuid=d51a0734-e380-4ab7-8a04-6957575c2ca0" ] }, { "id" : "ITEM-3", "itemData" : { "DOI" : "10.1038/s41586-019-1401-2", "ISSN" : "0028-0836", "author" : [ { "dropping-particle" : "", "family" : "Neukom", "given" : "Raphael", "non-dropping-particle" : "", "parse-names" : false, "suffix" : "" }, { "dropping-particle" : "", "family" : "Steiger", "given" : "Nathan", "non-dropping-particle" : "", "parse-names" : false, "suffix" : "" }, { "dropping-particle" : "", "family" : "G\u00f3mez-Navarro", "given" : "Juan Jos\u00e9", "non-dropping-particle" : "", "parse-names" : false, "suffix" : "" }, { "dropping-particle" : "", "family" : "Wang", "given" : "Jianghao", "non-dropping-particle" : "", "parse-names" : false, "suffix" : "" }, { "dropping-particle" : "", "family" : "Werner", "given" : "Johannes P.", "non-dropping-particle" : "", "parse-names" : false, "suffix" : "" } ], "container-title" : "Nature", "id" : "ITEM-3", "issue" : "7766", "issued" : { "date-parts" : [ [ "2019", "7", "24" ] ] }, "page" : "550-554", "title" : "No evidence for globally coherent warm and cold periods over the preindustrial Common Era", "translator" : [ { "dropping-particle" : "", "family" : "H3715", "given" : "", "non-dropping-particle" : "", "parse-names" : false, "suffix" : "" } ], "type" : "article-journal", "volume" : "571" }, "uris" : [ "http://www.mendeley.com/documents/?uuid=411c87a2-41ce-4b82-adf4-09575d6f09e1" ] } ], "mendeley" : { "formattedCitation" : "(PAGES 2k Consortium, 2017, 2019; Neukom et al., 2019)", "plainTextFormattedCitation" : "(PAGES 2k Consortium, 2017, 2019; Neukom et al., 2019)", "previouslyFormattedCitation" : "(PAGES 2k Consortium, 2017, 2019; Neukom et al., 2019)" }, "properties" : { "noteIndex" : 0 }, "schema" : "https://github.com/citation-style-language/schema/raw/master/csl-citation.json" }</w:instrText>
      </w:r>
      <w:r w:rsidRPr="003A0C0D">
        <w:rPr>
          <w:rFonts w:cs="Times New Roman"/>
        </w:rPr>
        <w:fldChar w:fldCharType="separate"/>
      </w:r>
      <w:ins w:id="4919" w:author="Robin Matthews" w:date="2021-05-18T16:05:00Z">
        <w:r w:rsidR="00602365">
          <w:rPr>
            <w:rFonts w:cs="Times New Roman"/>
            <w:noProof/>
          </w:rPr>
          <w:t>(PAGES 2k Consortium, 2017, 2019; Neukom et al., 2019)</w:t>
        </w:r>
      </w:ins>
      <w:del w:id="4920" w:author="Robin Matthews" w:date="2021-05-18T16:05:00Z">
        <w:r w:rsidRPr="00582B7A" w:rsidDel="00602365">
          <w:rPr>
            <w:rFonts w:cs="Times New Roman"/>
            <w:noProof/>
          </w:rPr>
          <w:delText>(PAGES 2k Consortium, 2017, 2019; Neukom et al., 2019)</w:delText>
        </w:r>
      </w:del>
      <w:r w:rsidRPr="003A0C0D">
        <w:rPr>
          <w:rFonts w:cs="Times New Roman"/>
        </w:rPr>
        <w:fldChar w:fldCharType="end"/>
      </w:r>
      <w:r w:rsidRPr="003A0C0D">
        <w:rPr>
          <w:rFonts w:cs="Times New Roman"/>
        </w:rPr>
        <w:t xml:space="preserve">, the Holocene </w:t>
      </w:r>
      <w:r w:rsidRPr="003A0C0D">
        <w:rPr>
          <w:rFonts w:cs="Times New Roman"/>
        </w:rPr>
        <w:fldChar w:fldCharType="begin" w:fldLock="1"/>
      </w:r>
      <w:r w:rsidR="00E81B0B">
        <w:rPr>
          <w:rFonts w:cs="Times New Roman"/>
        </w:rPr>
        <w:instrText>ADDIN CSL_CITATION { "citationItems" : [ { "id" : "ITEM-1", "itemData" : { "DOI" : "10.1038/s41597-020-0445-3", "ISSN" : "2052-4463", "abstract" : "A comprehensive database of paleoclimate records is needed to place recent warming into the longer-term context of natural climate variability. We present a global compilation of quality-controlled, published, temperature-sensitive proxy records extending back 12,000 years through the Holocene. Data were compiled from 679 sites where time series cover at least 4000 years, are resolved at sub-millennial scale (median spacing of 400 years or finer) and have at least one age control point every 3000 years, with cut-off values slackened in data-sparse regions. The data derive from lake sediment (51%), marine sediment (31%), peat (11%), glacier ice (3%), and other natural archives. The database contains 1319 records, including 157 from the Southern Hemisphere. The multi-proxy database comprises paleotemperature time series based on ecological assemblages, as well as biophysical and geochemical indicators that reflect mean annual or seasonal temperatures, as encoded in the database. This database can be used to reconstruct the spatiotemporal evolution of Holocene temperature at global to regional scales, and is publicly available in Linked Paleo Data (LiPD) format.", "author" : [ { "dropping-particle" : "", "family" : "Kaufman", "given" : "Darrell", "non-dropping-particle" : "", "parse-names" : false, "suffix" : "" }, { "dropping-particle" : "", "family" : "McKay", "given" : "Nicholas", "non-dropping-particle" : "", "parse-names" : false, "suffix" : "" }, { "dropping-particle" : "", "family" : "Routson", "given" : "Cody", "non-dropping-particle" : "", "parse-names" : false, "suffix" : "" }, { "dropping-particle" : "", "family" : "Erb", "given" : "Michael", "non-dropping-particle" : "", "parse-names" : false, "suffix" : "" }, { "dropping-particle" : "", "family" : "Davis", "given" : "Basil", "non-dropping-particle" : "", "parse-names" : false, "suffix" : "" }, { "dropping-particle" : "", "family" : "Heiri", "given" : "Oliver", "non-dropping-particle" : "", "parse-names" : false, "suffix" : "" }, { "dropping-particle" : "", "family" : "Jaccard", "given" : "Samuel", "non-dropping-particle" : "", "parse-names" : false, "suffix" : "" }, { "dropping-particle" : "", "family" : "Tierney", "given" : "Jessica", "non-dropping-particle" : "", "parse-names" : false, "suffix" : "" }, { "dropping-particle" : "", "family" : "D\u00e4twyler", "given" : "Christoph", "non-dropping-particle" : "", "parse-names" : false, "suffix" : "" }, { "dropping-particle" : "", "family" : "Axford", "given" : "Yarrow", "non-dropping-particle" : "", "parse-names" : false, "suffix" : "" }, { "dropping-particle" : "", "family" : "Brussel", "given" : "Thomas", "non-dropping-particle" : "", "parse-names" : false, "suffix" : "" }, { "dropping-particle" : "", "family" : "Cartapanis", "given" : "Olivier", "non-dropping-particle" : "", "parse-names" : false, "suffix" : "" }, { "dropping-particle" : "", "family" : "Chase", "given" : "Brian", "non-dropping-particle" : "", "parse-names" : false, "suffix" : "" }, { "dropping-particle" : "", "family" : "Dawson", "given" : "Andria", "non-dropping-particle" : "", "parse-names" : false, "suffix" : "" }, { "dropping-particle" : "", "family" : "Vernal", "given" : "Anne", "non-dropping-particle" : "de", "parse-names" : false, "suffix" : "" }, { "dropping-particle" : "", "family" : "Engels", "given" : "Stefan", "non-dropping-particle" : "", "parse-names" : false, "suffix" : "" }, { "dropping-particle" : "", "family" : "Jonkers", "given" : "Lukas", "non-dropping-particle" : "", "parse-names" : false, "suffix" : "" }, { "dropping-particle" : "", "family" : "Marsicek", "given" : "Jeremiah", "non-dropping-particle" : "", "parse-names" : false, "suffix" : "" }, { "dropping-particle" : "", "family" : "Moffa-S\u00e1nchez", "given" : "Paola", "non-dropping-particle" : "", "parse-names" : false, "suffix" : "" }, { "dropping-particle" : "", "family" : "Morrill", "given" : "Carrie", "non-dropping-particle" : "", "parse-names" : false, "suffix" : "" }, { "dropping-particle" : "", "family" : "Orsi", "given" : "Anais", "non-dropping-particle" : "", "parse-names" : false, "suffix" : "" }, { "dropping-particle" : "", "family" : "Rehfeld", "given" : "Kira", "non-dropping-particle" : "", "parse-names" : false, "suffix" : "" }, { "dropping-particle" : "", "family" : "Saunders", "given" : "Krystyna", "non-dropping-particle" : "", "parse-names" : false, "suffix" : "" }, { "dropping-particle" : "", "family" : "Sommer", "given" : "Philipp S", "non-dropping-particle" : "", "parse-names" : false, "suffix" : "" }, { "dropping-particle" : "", "family" : "Thomas", "given" : "Elizabeth", "non-dropping-particle" : "", "parse-names" : false, "suffix" : "" }, { "dropping-particle" : "", "family" : "Tonello", "given" : "Marcela", "non-dropping-particle" : "", "parse-names" : false, "suffix" : "" }, { "dropping-particle" : "", "family" : "T\u00f3th", "given" : "M\u00f3nika", "non-dropping-particle" : "", "parse-names" : false, "suffix" : "" }, { "dropping-particle" : "", "family" : "Vachula", "given" : "Richard", "non-dropping-particle" : "", "parse-names" : false, "suffix" : "" }, { "dropping-particle" : "", "family" : "Andreev", "given" : "Andrei", "non-dropping-particle" : "", "parse-names" : false, "suffix" : "" }, { "dropping-particle" : "", "family" : "Bertrand", "given" : "Sebastien", "non-dropping-particle" : "", "parse-names" : false, "suffix" : "" }, { "dropping-particle" : "", "family" : "Biskaborn", "given" : "Boris", "non-dropping-particle" : "", "parse-names" : false, "suffix" : "" }, { "dropping-particle" : "", "family" : "Bringu\u00e9", "given" : "Manuel", "non-dropping-particle" : "", "parse-names" : false, "suffix" : "" }, { "dropping-particle" : "", "family" : "Brooks", "given" : "Stephen", "non-dropping-particle" : "", "parse-names" : false, "suffix" : "" }, { "dropping-particle" : "", "family" : "Caniup\u00e1n", "given" : "Magaly", "non-dropping-particle" : "", "parse-names" : false, "suffix" : "" }, { "dropping-particle" : "", "family" : "Chevalier", "given" : "Manuel", "non-dropping-particle" : "", "parse-names" : false, "suffix" : "" }, { "dropping-particle" : "", "family" : "Cwynar", "given" : "Les", "non-dropping-particle" : "", "parse-names" : false, "suffix" : "" }, { "dropping-particle" : "", "family" : "Emile-Geay", "given" : "Julien", "non-dropping-particle" : "", "parse-names" : false, "suffix" : "" }, { "dropping-particle" : "", "family" : "Fegyveresi", "given" : "John", "non-dropping-particle" : "", "parse-names" : false, "suffix" : "" }, { "dropping-particle" : "", "family" : "Feurdean", "given" : "Angelica", "non-dropping-particle" : "", "parse-names" : false, "suffix" : "" }, { "dropping-particle" : "", "family" : "Finsinger", "given" : "Walter", "non-dropping-particle" : "", "parse-names" : false, "suffix" : "" }, { "dropping-particle" : "", "family" : "Fortin", "given" : "Marie-Claude", "non-dropping-particle" : "", "parse-names" : false, "suffix" : "" }, { "dropping-particle" : "", "family" : "Foster", "given" : "Louise", "non-dropping-particle" : "", "parse-names" : false, "suffix" : "" }, { "dropping-particle" : "", "family" : "Fox", "given" : "Mathew", "non-dropping-particle" : "", "parse-names" : false, "suffix" : "" }, { "dropping-particle" : "", "family" : "Gajewski", "given" : "Konrad", "non-dropping-particle" : "", "parse-names" : false, "suffix" : "" }, { "dropping-particle" : "", "family" : "Grosjean", "given" : "Martin", "non-dropping-particle" : "", "parse-names" : false, "suffix" : "" }, { "dropping-particle" : "", "family" : "Hausmann", "given" : "Sonja", "non-dropping-particle" : "", "parse-names" : false, "suffix" : "" }, { "dropping-particle" : "", "family" : "Heinrichs", "given" : "Markus", "non-dropping-particle" : "", "parse-names" : false, "suffix" : "" }, { "dropping-particle" : "", "family" : "Holmes", "given" : "Naomi", "non-dropping-particle" : "", "parse-names" : false, "suffix" : "" }, { "dropping-particle" : "", "family" : "Ilyashuk", "given" : "Boris", "non-dropping-particle" : "", "parse-names" : false, "suffix" : "" }, { "dropping-particle" : "", "family" : "Ilyashuk", "given" : "Elena", "non-dropping-particle" : "", "parse-names" : false, "suffix" : "" }, { "dropping-particle" : "", "family" : "Juggins", "given" : "Steve", "non-dropping-particle" : "", "parse-names" : false, "suffix" : "" }, { "dropping-particle" : "", "family" : "Khider", "given" : "Deborah", "non-dropping-particle" : "", "parse-names" : false, "suffix" : "" }, { "dropping-particle" : "", "family" : "Koinig", "given" : "Karin", "non-dropping-particle" : "", "parse-names" : false, "suffix" : "" }, { "dropping-particle" : "", "family" : "Langdon", "given" : "Peter", "non-dropping-particle" : "", "parse-names" : false, "suffix" : "" }, { "dropping-particle" : "", "family" : "Larocque-Tobler", "given" : "Isabelle", "non-dropping-particle" : "", "parse-names" : false, "suffix" : "" }, { "dropping-particle" : "", "family" : "Li", "given" : "Jianyong", "non-dropping-particle" : "", "parse-names" : false, "suffix" : "" }, { "dropping-particle" : "", "family" : "Lotter", "given" : "Andr\u00e9", "non-dropping-particle" : "", "parse-names" : false, "suffix" : "" }, { "dropping-particle" : "", "family" : "Luoto", "given" : "Tomi", "non-dropping-particle" : "", "parse-names" : false, "suffix" : "" }, { "dropping-particle" : "", "family" : "Mackay", "given" : "Anson", "non-dropping-particle" : "", "parse-names" : false, "suffix" : "" }, { "dropping-particle" : "", "family" : "Magyari", "given" : "Eniko", "non-dropping-particle" : "", "parse-names" : false, "suffix" : "" }, { "dropping-particle" : "", "family" : "Malevich", "given" : "Steven", "non-dropping-particle" : "", "parse-names" : false, "suffix" : "" }, { "dropping-particle" : "", "family" : "Mark", "given" : "Bryan", "non-dropping-particle" : "", "parse-names" : false, "suffix" : "" }, { "dropping-particle" : "", "family" : "Massaferro", "given" : "Julieta", "non-dropping-particle" : "", "parse-names" : false, "suffix" : "" }, { "dropping-particle" : "", "family" : "Montade", "given" : "Vincent", "non-dropping-particle" : "", "parse-names" : false, "suffix" : "" }, { "dropping-particle" : "", "family" : "Nazarova", "given" : "Larisa", "non-dropping-particle" : "", "parse-names" : false, "suffix" : "" }, { "dropping-particle" : "", "family" : "Novenko", "given" : "Elena", "non-dropping-particle" : "", "parse-names" : false, "suffix" : "" }, { "dropping-particle" : "", "family" : "Pa\u0159il", "given" : "Petr", "non-dropping-particle" : "", "parse-names" : false, "suffix" : "" }, { "dropping-particle" : "", "family" : "Pearson", "given" : "Emma", "non-dropping-particle" : "", "parse-names" : false, "suffix" : "" }, { "dropping-particle" : "", "family" : "Peros", "given" : "Matthew", "non-dropping-particle" : "", "parse-names" : false, "suffix" : "" }, { "dropping-particle" : "", "family" : "Pienitz", "given" : "Reinhard", "non-dropping-particle" : "", "parse-names" : false, "suffix" : "" }, { "dropping-particle" : "", "family" : "P\u0142\u00f3ciennik", "given" : "Mateusz", "non-dropping-particle" : "", "parse-names" : false, "suffix" : "" }, { "dropping-particle" : "", "family" : "Porinchu", "given" : "David", "non-dropping-particle" : "", "parse-names" : false, "suffix" : "" }, { "dropping-particle" : "", "family" : "Potito", "given" : "Aaron", "non-dropping-particle" : "", "parse-names" : false, "suffix" : "" }, { "dropping-particle" : "", "family" : "Rees", "given" : "Andrew", "non-dropping-particle" : "", "parse-names" : false, "suffix" : "" }, { "dropping-particle" : "", "family" : "Reinemann", "given" : "Scott", "non-dropping-particle" : "", "parse-names" : false, "suffix" : "" }, { "dropping-particle" : "", "family" : "Roberts", "given" : "Stephen", "non-dropping-particle" : "", "parse-names" : false, "suffix" : "" }, { "dropping-particle" : "", "family" : "Rolland", "given" : "Nicolas", "non-dropping-particle" : "", "parse-names" : false, "suffix" : "" }, { "dropping-particle" : "", "family" : "Salonen", "given" : "Sakari", "non-dropping-particle" : "", "parse-names" : false, "suffix" : "" }, { "dropping-particle" : "", "family" : "Self", "given" : "Angela", "non-dropping-particle" : "", "parse-names" : false, "suffix" : "" }, { "dropping-particle" : "", "family" : "Sepp\u00e4", "given" : "Heikki", "non-dropping-particle" : "", "parse-names" : false, "suffix" : "" }, { "dropping-particle" : "", "family" : "Shala", "given" : "Shyhrete", "non-dropping-particle" : "", "parse-names" : false, "suffix" : "" }, { "dropping-particle" : "", "family" : "St-Jacques", "given" : "Jeannine-Marie", "non-dropping-particle" : "", "parse-names" : false, "suffix" : "" }, { "dropping-particle" : "", "family" : "Stenni", "given" : "Barbara", "non-dropping-particle" : "", "parse-names" : false, "suffix" : "" }, { "dropping-particle" : "", "family" : "Syrykh", "given" : "Liudmila", "non-dropping-particle" : "", "parse-names" : false, "suffix" : "" }, { "dropping-particle" : "", "family" : "Tarrats", "given" : "Pol", "non-dropping-particle" : "", "parse-names" : false, "suffix" : "" }, { "dropping-particle" : "", "family" : "Taylor", "given" : "Karen", "non-dropping-particle" : "", "parse-names" : false, "suffix" : "" }, { "dropping-particle" : "", "family" : "Bos", "given" : "Valerie", "non-dropping-particle" : "van den", "parse-names" : false, "suffix" : "" }, { "dropping-particle" : "", "family" : "Velle", "given" : "Gaute", "non-dropping-particle" : "", "parse-names" : false, "suffix" : "" }, { "dropping-particle" : "", "family" : "Wahl", "given" : "Eugene", "non-dropping-particle" : "", "parse-names" : false, "suffix" : "" }, { "dropping-particle" : "", "family" : "Walker", "given" : "Ian", "non-dropping-particle" : "", "parse-names" : false, "suffix" : "" }, { "dropping-particle" : "", "family" : "Wilmshurst", "given" : "Janet", "non-dropping-particle" : "", "parse-names" : false, "suffix" : "" }, { "dropping-particle" : "", "family" : "Zhang", "given" : "Enlou", "non-dropping-particle" : "", "parse-names" : false, "suffix" : "" }, { "dropping-particle" : "", "family" : "Zhilich", "given" : "Snezhana", "non-dropping-particle" : "", "parse-names" : false, "suffix" : "" } ], "container-title" : "Scientific Data", "id" : "ITEM-1", "issue" : "1", "issued" : { "date-parts" : [ [ "2020" ] ] }, "page" : "115", "title" : "A global database of Holocene paleotemperature records", "translator" : [ { "dropping-particle" : "", "family" : "H4320", "given" : "", "non-dropping-particle" : "", "parse-names" : false, "suffix" : "" } ], "type" : "article-journal", "volume" : "7" }, "uris" : [ "http://www.mendeley.com/documents/?uuid=38f48e87-05f5-4a7f-9470-8ad013acc3c1" ] } ], "mendeley" : { "formattedCitation" : "(Kaufman et al., 2020)", "plainTextFormattedCitation" : "(Kaufman et al., 2020)", "previouslyFormattedCitation" : "(Kaufman et al., 2020)" }, "properties" : { "noteIndex" : 0 }, "schema" : "https://github.com/citation-style-language/schema/raw/master/csl-citation.json" }</w:instrText>
      </w:r>
      <w:r w:rsidRPr="003A0C0D">
        <w:rPr>
          <w:rFonts w:cs="Times New Roman"/>
        </w:rPr>
        <w:fldChar w:fldCharType="separate"/>
      </w:r>
      <w:ins w:id="4921" w:author="Robin Matthews" w:date="2021-05-18T16:05:00Z">
        <w:r w:rsidR="00602365">
          <w:rPr>
            <w:rFonts w:cs="Times New Roman"/>
            <w:noProof/>
          </w:rPr>
          <w:t>(Kaufman et al., 2020)</w:t>
        </w:r>
      </w:ins>
      <w:del w:id="4922" w:author="Robin Matthews" w:date="2021-05-18T16:05:00Z">
        <w:r w:rsidRPr="003A0C0D" w:rsidDel="00602365">
          <w:rPr>
            <w:rFonts w:cs="Times New Roman"/>
            <w:noProof/>
          </w:rPr>
          <w:delText>(Kaufman et al., 2020)</w:delText>
        </w:r>
      </w:del>
      <w:r w:rsidRPr="003A0C0D">
        <w:rPr>
          <w:rFonts w:cs="Times New Roman"/>
        </w:rPr>
        <w:fldChar w:fldCharType="end"/>
      </w:r>
      <w:r w:rsidRPr="003A0C0D">
        <w:rPr>
          <w:rFonts w:cs="Times New Roman"/>
        </w:rPr>
        <w:t xml:space="preserve">, the Last Glacial Maximum </w:t>
      </w:r>
      <w:r w:rsidRPr="003A0C0D">
        <w:rPr>
          <w:rFonts w:cs="Times New Roman"/>
        </w:rPr>
        <w:fldChar w:fldCharType="begin" w:fldLock="1"/>
      </w:r>
      <w:r w:rsidR="00E81B0B">
        <w:rPr>
          <w:rFonts w:cs="Times New Roman"/>
        </w:rPr>
        <w:instrText>ADDIN CSL_CITATION { "citationItems" : [ { "id" : "ITEM-1", "itemData" : { "DOI" : "10.5194/cp-16-699-2020", "author" : [ { "dropping-particle" : "", "family" : "Cleator", "given" : "S F", "non-dropping-particle" : "", "parse-names" : false, "suffix" : "" }, { "dropping-particle" : "", "family" : "Harrison", "given" : "S P", "non-dropping-particle" : "", "parse-names" : false, "suffix" : "" }, { "dropping-particle" : "", "family" : "Nichols", "given" : "N K", "non-dropping-particle" : "", "parse-names" : false, "suffix" : "" }, { "dropping-particle" : "", "family" : "Prentice", "given" : "I C", "non-dropping-particle" : "", "parse-names" : false, "suffix" : "" }, { "dropping-particle" : "", "family" : "Roulstone", "given" : "I", "non-dropping-particle" : "", "parse-names" : false, "suffix" : "" } ], "container-title" : "Climate of the Past", "id" : "ITEM-1", "issue" : "2", "issued" : { "date-parts" : [ [ "2020" ] ] }, "page" : "699-712", "title" : "A new multivariable benchmark for Last Glacial Maximum climate simulations", "translator" : [ { "dropping-particle" : "", "family" : "H4321", "given" : "", "non-dropping-particle" : "", "parse-names" : false, "suffix" : "" } ], "type" : "article-journal", "volume" : "16" }, "uris" : [ "http://www.mendeley.com/documents/?uuid=4444d30c-acb2-4900-bd29-928d19ccbf07" ] }, { "id" : "ITEM-2", "itemData" : { "DOI" : "10.1038/s41586-020-2617-x", "ISSN" : "1476-4687", "abstract" : "The Last Glacial Maximum (LGM), one of the best studied palaeoclimatic intervals, offers an excellent opportunity to investigate how the climate system responds to changes in greenhouse gases and the cryosphere. Previous work has sought to constrain the magnitude and pattern of glacial cooling from palaeothermometers1,2, but the uneven distribution of the proxies, as well as their uncertainties, has challenged the construction of a full-field view of the LGM climate state. Here we combine a large collection of geochemical proxies for sea surface temperature with an isotope-enabled climate model ensemble to produce a field reconstruction of LGM temperatures using data assimilation. The reconstruction is validated with withheld proxies as well as independent ice core and speleothem \u03b418O measurements. Our assimilated product provides a constraint on global mean LGM cooling of \u22126.1 degrees Celsius (95 per cent confidence interval: \u22126.5 to \u22125.7 degrees Celsius). Given assumptions concerning the radiative forcing of greenhouse gases, ice sheets and mineral dust aerosols, this cooling translates to an equilibrium climate sensitivity of 3.4 degrees Celsius (2.4\u20134.5 degrees Celsius), a value that is higher than previous LGM-based estimates but consistent with the traditional consensus range of 2\u20134.5 degrees Celsius3,4.", "author" : [ { "dropping-particle" : "", "family" : "Tierney", "given" : "Jessica E", "non-dropping-particle" : "", "parse-names" : false, "suffix" : "" }, { "dropping-particle" : "", "family" : "Zhu", "given" : "Jiang", "non-droppi</w:instrText>
      </w:r>
      <w:r w:rsidR="00E81B0B" w:rsidRPr="00A1237E">
        <w:rPr>
          <w:rFonts w:cs="Times New Roman"/>
          <w:lang w:val="en-US"/>
        </w:rPr>
        <w:instrText>ng-particle" : "", "parse-names" : false, "suffix" : "" }, { "dropping-particle" : "", "family" : "King", "given" : "Jonathan", "non-dropping-particle" : "", "parse-names" : false, "suffix" : "" }, { "dropping-particle" : "", "family" : "Malevich", "given" : "Steven B", "non-dropping-particle" : "", "parse-names" : false, "suffix" : "" }, { "dropping-particle" : "", "family" : "Hakim", "given" : "Gregory J", "non-dropping-particle" : "", "parse-names" : false, "suffix" : "" }, { "dropping-particle" : "", "family" : "Poulsen", "given" : "Christopher J", "non-dropping-particle" : "", "parse-names" : false, "suffix" : "" } ], "container-title" : "Nature", "id" : "ITEM-2", "issue" : "7822", "issued" : { "date-parts" : [ [ "2020" ] ] }, "page" : "569-573", "title" : "Glacial cooling and climate sensitivity revisited", "translator" : [ { "dropping-particle" : "", "family" : "H4319", "given" : "", "non-dropping-particle" : "", "parse-names" : false, "suffix" : "" } ], "type" : "article-journal", "volume" : "584" }, "uris" : [ "http://www.mendeley.com/documents/?uuid=ce04263b-78ff-48cb-a72d-eb8b49ad88d5" ] } ], "mendeley" : { "formattedCitation" : "(Cleator et al., 2020; Tierney et al., 2020b)", "plainTextFormattedCitation" : "(Cleator et al., 2020; Tierney et al., 2020b)", "previouslyFormattedCitation" : "(Cleator et al., 2020; Tierney et al., 2020b)" }, "properties" : { "noteIndex" : 0 }, "schema" : "https://github.com/citation-style-language/schema/raw/master/csl-citation.json" }</w:instrText>
      </w:r>
      <w:r w:rsidRPr="003A0C0D">
        <w:rPr>
          <w:rFonts w:cs="Times New Roman"/>
        </w:rPr>
        <w:fldChar w:fldCharType="separate"/>
      </w:r>
      <w:ins w:id="4923" w:author="Robin Matthews" w:date="2021-05-18T16:05:00Z">
        <w:r w:rsidR="00602365">
          <w:rPr>
            <w:rFonts w:cs="Times New Roman"/>
            <w:noProof/>
            <w:lang w:val="en-GB"/>
          </w:rPr>
          <w:t>(Cleator et al., 2020; Tierney et al., 2020b)</w:t>
        </w:r>
      </w:ins>
      <w:del w:id="4924" w:author="Robin Matthews" w:date="2021-05-18T16:05:00Z">
        <w:r w:rsidR="007009D9" w:rsidRPr="00FA4D8D" w:rsidDel="00602365">
          <w:rPr>
            <w:rFonts w:cs="Times New Roman"/>
            <w:noProof/>
            <w:lang w:val="en-GB"/>
          </w:rPr>
          <w:delText>(Cleator et al., 2020; Tierney et al., 2020b)</w:delText>
        </w:r>
      </w:del>
      <w:r w:rsidRPr="003A0C0D">
        <w:rPr>
          <w:rFonts w:cs="Times New Roman"/>
        </w:rPr>
        <w:fldChar w:fldCharType="end"/>
      </w:r>
      <w:r w:rsidRPr="00FA4D8D">
        <w:rPr>
          <w:rFonts w:cs="Times New Roman"/>
          <w:lang w:val="en-GB"/>
        </w:rPr>
        <w:t xml:space="preserve">, the </w:t>
      </w:r>
      <w:del w:id="4925" w:author="Ian Blenkinsop" w:date="2021-07-08T08:11:00Z">
        <w:r w:rsidRPr="00FA4D8D" w:rsidDel="00923791">
          <w:rPr>
            <w:rFonts w:cs="Times New Roman"/>
            <w:lang w:val="en-GB"/>
          </w:rPr>
          <w:delText>Mid</w:delText>
        </w:r>
      </w:del>
      <w:ins w:id="4926" w:author="Ian Blenkinsop" w:date="2021-07-08T08:11:00Z">
        <w:r w:rsidR="00923791">
          <w:rPr>
            <w:rFonts w:cs="Times New Roman"/>
            <w:lang w:val="en-GB"/>
          </w:rPr>
          <w:t>m</w:t>
        </w:r>
        <w:r w:rsidR="00923791" w:rsidRPr="00FA4D8D">
          <w:rPr>
            <w:rFonts w:cs="Times New Roman"/>
            <w:lang w:val="en-GB"/>
          </w:rPr>
          <w:t>id</w:t>
        </w:r>
      </w:ins>
      <w:r w:rsidRPr="00FA4D8D">
        <w:rPr>
          <w:rFonts w:cs="Times New Roman"/>
          <w:lang w:val="en-GB"/>
        </w:rPr>
        <w:t xml:space="preserve">-Pliocene Warm Period </w:t>
      </w:r>
      <w:r>
        <w:rPr>
          <w:rFonts w:cs="Times New Roman"/>
        </w:rPr>
        <w:fldChar w:fldCharType="begin" w:fldLock="1"/>
      </w:r>
      <w:r w:rsidR="00E81B0B">
        <w:rPr>
          <w:rFonts w:cs="Times New Roman"/>
          <w:lang w:val="en-GB"/>
        </w:rPr>
        <w:instrText>ADDIN CSL_CITATION { "citationItems" : [ { "id" : "ITEM-1", "itemData" : { "DOI" : "10.5194/cp-16-1599-2020", "author" : [ { "dropping-particle" : "", "family" : "McClymont", "given" : "E L", "non-dropping-particle" : "", "parse-names" : false, "suffix" : "" }, { "dropping-particle" : "", "family" : "Ford", "given" : "H L", "non-dropping-particle" : "", "parse-names" : false, "suffix" : "" }, { "dropping-particle" : "", "family" : "Ho", "given" : "S L", "non-dropping-particle" : "", "parse-names" : false, "suffix" : "" }, { "dropping-particle" : "", "family" : "Tindall", "given" : "J C", "non-dropping-particle" : "", "parse-names" : false, "suffix" : "" }, { "dropping-particle" : "", "family" : "Haywood", "given" : "A M", "non-dropping-particle" : "", "parse-names" : false, "suffix" : "" }, { "dropping-particle" : "", "family" : "Alonso-Garcia", "given" : "M", "non-dropping-particle" : "", "parse-names" : false, "suffix" : "" }, { "dropping-particle" : "", "family" : "Bailey", "given" : "I", "non-dropping-particle" : "", "parse-names" : false, "suffix" : "" }, { "dropping-particle" : "", "family" : "Berke", "given" : "M A", "non-dropping-particle" : "", "parse-names" : false, "suffix" : "" }, { "dropping-particle" : "", "family" : "Littler", "given" : "K", "non-dropping-particle" : "", "parse-names" : false, "suffix" : "" }, { "dropping-particle" : "", "family" : "Patterson", "given" : "M O", "non-dropping-particle" : "", "parse-names" : false, "suffix" : "" }, { "dropping-particle" : "", "family" : "Petrick", "given" : "B", "non-dropping-particle" : "", "parse-names" : false, "suffix" : "" }, { "dropping-particle" : "", "family" : "Peterse", "given" : "F", "non-dropping-particle" : "", "parse-names" : false, "suffix" : "" }, { "dropping-particle" : "", "family" : "Ravelo", "given" : "A C", "non-dropping-particle" : "", "parse-names" : false, "suffix" : "" }, { "dropping-particle" : "", "family" : "Risebrobakken", "given" : "B", "non-dropping-particle" : "", "parse-names" : false, "suffix" : "" }, { "dropping-particle" : "", "family" : "Schepper", "given" : "S", "non-dropping-particle" : "De", "parse-names" : false, "suffix" : "" }, { "dropping-particle" : "", "family" : "Swann", "given" : "G E A", "non-dropping-particle" : "", "parse-names" : false, "suffix" : "" }, { "dropping-particle" : "", "family" : "Thirumalai", "given" : "K", "non-dropping-particle" : "", "parse-names" : false, "suffix" : "" }, { "dropping-particle" : "", "family" : "Tierney", "given" : "J E", "non-dropping-particle" : "", "parse-names" : false, "suffix" : "" }, { "dropping-particle" : "", "family" : "Weijst", "given" : "C", "non-dropping-particle" : "van der", "parse-names" : false, "suffix" : "" }, { "dropping-particle" : "", "family" : "White", "given" : "S", "non-dropping-particle" : "", "parse-names" : false, "suffix" : "" }, { "dropping-particle" : "", "family" : "Abe-Ouchi", "given" : "A", "non-dropping-particle" : "", "parse-names" : false, "suffix" : "" }, { "dropping-particle" : "", "family" : "Baatsen", "given" : "M L J", "non-dropping-particle" : "", "parse-names" : false, "suffix" : "" }, { "dropping-particle" : "", "family" : "Brady", "given" : "E C", "non-dropping-particle" : "", "parse-names" : false, "suffix" : "" }, { "dropping-particle" : "", "family" : "Chan", "given" : "W.-L.", "non-dropping-particle" : "", "parse-names" : false, "suffix" : "" }, { "dropping-particle" : "", "family" : "Chandan", "given" : "D", "non-dropping-particle" : "", "parse-names" : false, "suffix" : "" }, { "dropping-particle" : "", "family" : "Feng", "given" : "R", "non-dropping-particle" : "", "parse-names" : false, "suffix" : "" }, { "dropping-particle" : "", "family" : "Guo", "given" : "C", "non-dropping-particle" : "", "parse-names" : false, "suffix" : "" }, { "dropping-particle" : "", "family" : "Heydt", "given" : "A S", "non-dropping-particle" : "von der", "parse-names" : false, "suffix" : "" }, { "dropping-particle" : "", "family" : "Hunter", "given" : "S", "non-dropping-particle" : "", "parse-names" : false, "suffix" : "" }, { "dropping-particle" : "", "family" : "Li", "given" : "X", "non-dropping-particle" : "", "parse-names" : false, "suffix" : "" }, { "dropping-particle" : "", "family" : "Lohmann", "given" : "G", "non-dropping-particle" : "", "parse-names" : false, "suffix" : "" }, { "dropping-particle" : "", "family" : "Nisancioglu", "given" : "K H", "non-dropping-particle" : "", "parse-names" : false, "suffix" : "" }, { "dropping-particle" : "", "family" : "Otto-Bliesner", "given" : "B L", "non-dropping-particle" : "", "parse-names" : false, "suffix" : "" }, { "dropping-particle" : "", "family" : "Peltier", "given" : "W R", "non-dropping-particle" : "", "parse-names" : false, "suffix" : "" }, { "dropping-particle" : "", "family" : "Stepanek", "given" : "C", "non-dropping-particle" : "", "parse-names" : false, "suffix" : "" }, { "dropping-particle" : "", "family" : "Zhang", "given" : "Z", "non-dropping-particle" : "", "parse-names" : false, "suffix" : "" } ], "container-title" : "Climate of the Past", "id" : "ITEM-1", "issue" : "4", "issued" : { "date-parts" : [ [ "2020" ] ] }, "page" : "1599-1615", "title" : "Lessons from a high-CO2 world: an ocean view from ~3million years ago", "translator" : [ { "dropping-particle" : "", "family" : "H4465", "given" : "", "non-dropping-particle" : "", "parse-names" : false, "suffix" : "" } ], "type" : "article-journal", "volume" : "16" }, "uris" : [ "http://www.mendeley.com/documents/?uuid=4c209c3c-5f10-43dc-9033-d7a74158937c" ] } ], "mendeley" : { "formattedCitation" : "(McClymont et al., 2020)", "plainTextFormattedCitation" : "(McClymont et al., 2020)", "previouslyFormattedCitation" : "(McClymont et al., 2020)" }, "properties" : { "noteIndex" : 0 }, "schema" : "https://github.com/citation-style-language/schema/raw/master/csl-citation.json" }</w:instrText>
      </w:r>
      <w:r>
        <w:rPr>
          <w:rFonts w:cs="Times New Roman"/>
        </w:rPr>
        <w:fldChar w:fldCharType="separate"/>
      </w:r>
      <w:ins w:id="4927" w:author="Robin Matthews" w:date="2021-05-18T16:05:00Z">
        <w:r w:rsidR="00602365">
          <w:rPr>
            <w:rFonts w:cs="Times New Roman"/>
            <w:noProof/>
          </w:rPr>
          <w:t>(McClymont et al., 2020)</w:t>
        </w:r>
      </w:ins>
      <w:del w:id="4928" w:author="Robin Matthews" w:date="2021-05-18T16:05:00Z">
        <w:r w:rsidRPr="00B67870" w:rsidDel="00602365">
          <w:rPr>
            <w:rFonts w:cs="Times New Roman"/>
            <w:noProof/>
          </w:rPr>
          <w:delText>(McClymont et al., 2020)</w:delText>
        </w:r>
      </w:del>
      <w:r>
        <w:rPr>
          <w:rFonts w:cs="Times New Roman"/>
        </w:rPr>
        <w:fldChar w:fldCharType="end"/>
      </w:r>
      <w:r>
        <w:rPr>
          <w:rFonts w:cs="Times New Roman"/>
        </w:rPr>
        <w:t xml:space="preserve">, and the </w:t>
      </w:r>
      <w:commentRangeStart w:id="4929"/>
      <w:r>
        <w:rPr>
          <w:rFonts w:cs="Times New Roman"/>
        </w:rPr>
        <w:t>Early Eocene Climate Optimum</w:t>
      </w:r>
      <w:commentRangeEnd w:id="4929"/>
      <w:r w:rsidR="00923791">
        <w:rPr>
          <w:rStyle w:val="CommentReference"/>
        </w:rPr>
        <w:commentReference w:id="4929"/>
      </w:r>
      <w:r>
        <w:rPr>
          <w:rFonts w:cs="Times New Roman"/>
        </w:rPr>
        <w:t xml:space="preserve"> </w:t>
      </w:r>
      <w:r>
        <w:rPr>
          <w:rFonts w:cs="Times New Roman"/>
        </w:rPr>
        <w:fldChar w:fldCharType="begin" w:fldLock="1"/>
      </w:r>
      <w:r w:rsidR="00E81B0B">
        <w:rPr>
          <w:rFonts w:cs="Times New Roman"/>
        </w:rPr>
        <w:instrText>ADDIN CSL_CITATION { "citationItems" : [ { "id" : "ITEM-1", "itemData" : { "DOI" : "10.5194/gmd-12-3149-2019", "ISSN" : "1991-9603", "author" : [ { "dropping-particle" : "", "family" : "Hollis", "given" : "Christopher J.", "non-dropping-particle" : "", "parse-names" : false, "suffix" : "" }, { "dropping-particle" : "", "family" : "Dunkley Jones", "given" : "Tom", "non-dropping-particle" : "", "parse-names" : false, "suffix" : "" }, { "dropping-particle" : "", "family" : "Anagnostou", "given" : "Eleni", "non-dropping-particle" : "", "parse-names" : false, "suffix" : "" }, { "dropping-particle" : "", "family" : "Bijl", "given" : "Peter K.", "non-dropping-particle" : "", "parse-names" : false, "suffix" : "" }, { "dropping-particle" : "", "family" : "Cramwinckel", "given" : "Margot J.", "non-dropping-particle" : "", "parse-names" : false, "suffix" : "" }, { "dropping-particle" : "", "family" : "Cui", "given" : "Ying", "non-dropping-particle" : "", "parse-names" : false, "suffix" : "" }, { "dropping-particle" : "", "family" : "Dickens", "given" : "Gerald R.", "non-dropping-particle" : "", "parse-names" : false, "suffix" : "" }, { "dropping-particle" : "", "family" : "Edgar", "given" : "Kirsty M.", "non-dropping-particle" : "", "parse-names" : false, "suffix" : "" }, { "dropping-particle" : "", "family" : "Eley", "given" : "Yvette", "non-dropping-particle" : "", "parse-names" : false, "suffix" : "" }, { "dropping-particle" : "", "family" : "Evans", "given" : "David", "non-dropping-particle" : "", "parse-names" : false, "suffix" : "" }, { "dropping-particle" : "", "family" : "Foster", "given" : "Gavin L.", "non-dropping-particle" : "", "parse-names" : false, "suffix" : "" }, { "dropping-particle" : "", "family" : "Frieling", "given" : "Joost", "non-dropping-particle" : "", "parse-names" : false, "suffix" : "" }, { "dropping-particle" : "", "family" : "Inglis", "given" : "Gordon N.", "non-dropping-particle" : "", "parse-names" : false, "suffix" : "" }, { "dropping-particle" : "", "family" : "Kennedy", "given" : "Elizabeth M.", "non-dropping-particle" : "", "parse-names" : false, "suffix" : "" }, { "dropping-particle" : "", "family" : "Kozdon", "given" : "Reinhard", "non-dropping-particle" : "", "parse-names" : false, "suffix" : "" }, { "dropping-particle" : "", "family" : "Lauretano", "given" : "Vittoria", "non-dropping-particle" : "", "parse-names" : false, "suffix" : "" }, { "dropping-particle" : "", "family" : "Lear", "given" : "Caroline H.", "non-dropping-particle" : "", "parse-names" : false, "suffix" : "" }, { "dropping-particle" : "", "family" : "Littler", "given" : "Kate", "non-dropping-particle" : "", "parse-names" : false, "suffix" : "" }, { "dropping-particle" : "", "family" : "Lourens", "given" : "Lucas", "non-dropping-particle" : "", "parse-names" : false, "suffix" : "" }, { "dropping-particle" : "", "family" : "Meckler", "given" : "A. Nele", "non-dropping-particle" : "", "parse-names" : false, "suffix" : "" }, { "dropping-particle" : "", "family" : "Naafs", "given" : "B. David A.", "non-dropping-particle" : "", "parse-names" : false, "suffix" : "" }, { "dropping-particle" : "", "family" : "P\u00e4like", "given" : "Heiko", "non-dropping-particle" : "", "parse-names" : false, "suffix" : "" }, { "dropping-particle" : "", "family" : "Pancost", "given" : "Richard D.", "non-dropping-particle" : "", "parse-names" : false, "suffix" : "" }, { "dropping-particle" : "", "family" : "Pearson", "given" : "Paul N.", "non-dropping-particle" : "", "parse-names" : false, "suffix" : "" }, { "dropping-particle" : "", "family" : "R\u00f6hl", "given" : "Ursula", "non-dropping-particle" : "", "parse-names" : false, "suffix" : "" }, { "dropping-particle" : "", "family" : "Royer", "given" : "Dana L.", "non-dropping-particle" : "", "parse-names" : false, "suffix" : "" }, { "dropping-particle" : "", "family" : "Salzmann", "given" : "Ulrich", "non-dropping-particle" : "", "parse-names" : false, "suffix" : "" }, { "dropping-particle" : "", "family" : "Schubert", "given" : "Brian A.", "non-dropping-particle" : "", "parse-names" : false, "suffix" : "" }, { "dropping-particle" : "", "family" : "Seebeck", "given" : "Hannu", "non-dropping-particle" : "", "parse-names" : false, "suffix" : "" }, { "dropping-particle" : "", "family" : "Sluijs", "given" : "Appy", "non-dropping-particle" : "", "parse-names" : false, "suffix" : "" }, { "dropping-particle" : "", "family" : "Speijer", "given" : "Robert P.", "non-dropping-particle" : "", "parse-names" : false, "suffix" : "" }, { "dropping-particle" : "", "family" : "Stassen", "given" : "Peter", "non-dropping-particle" : "", "parse-names" : false, "suffix" : "" }, { "dropping-particle" : "", "family" : "Tierney", "given" : "Jessica", "non-dropping-particle" : "", "parse-names" : false, "suffix" : "" }, { "dropping-particle" : "", "family" : "Tripati", "given" : "Aradhna", "non-dropping-particle" : "", "parse-names" : false, "suffix" : "" }, { "dropping-particle" : "", "family" : "Wade", "given" : "Bridget", "non-dropping-particle" : "", "parse-names" : false, "suffix" : "" }, { "dropping-particle" : "", "family" : "Westerhold", "given" : "Thomas", "non-dropping-particle" : "", "parse-names" : false, "suffix" : "" }, { "dropping-particle" : "", "family" : "Witkowski", "given" : "Caitlyn", "non-dropping-particle" : "", "parse-names" : false, "suffix" : "" }, { "dropping-particle" : "", "family"</w:instrText>
      </w:r>
      <w:r w:rsidR="00E81B0B" w:rsidRPr="0037390B">
        <w:rPr>
          <w:rFonts w:cs="Times New Roman"/>
          <w:lang w:val="en-US"/>
        </w:rPr>
        <w:instrText xml:space="preserve"> : "Zachos", "given" : "James C.", "non-dropping-particle" : "", "parse-names" : false, "suffix" : "" }, { "dropping-particle" : "", "family" : "Zhang", "given" : "Yi Ge", "non-dropping-particle" : "", "parse-names" : false, "suffix" : "" }, { "dropping-particle" : "", "family" : "Huber", "given" : "Matthew", "non-dropping-particle" : "", "parse-names" : false, "suffix" : "" }, { "dropping-particle" : "", "family" : "Lunt", "given" : "Daniel J.", "non-dropping-particle" : "", "parse-names" : false, "suffix" : "" } ], "container-title" : "Geoscientific Model Development", "id" : "ITEM-1", "issue" : "7", "issued" : { "date-parts" : [ [ "2019", "7", "25" ] ] }, "page" : "3149-3206", "title" : "The DeepMIP contribution to PMIP4: methodologies for selection, compilation and analysis of latest Paleocene and early Eocene climate proxy data, incorporating version 0.1 of the DeepMIP database", "translator" : [ { "dropping-particle" : "", "family" : "H4179", "given" : "", "non-dropping-particle" : "", "parse-names" : false, "suffix" : "" } ], "type" : "article-journal", "volume" : "12" }, "uris" : [ "http://www.mendeley.com/documents/?uuid=7567d5e6-ab6c-46f7-860b-00a3d6b89841" ] } ], "mendeley" : { "formattedCitation" : "(Hollis et al., 2019)", "plainTextFormattedCitation" : "(Hollis et al., 2019)", "previouslyFormattedCitation" : "(Hollis et al., 2019)" }, "properties" : { "noteIndex" : 0 }, "schema" : "https://github.com/citation-style-language/schema/raw/master/csl-citation.json" }</w:instrText>
      </w:r>
      <w:r>
        <w:rPr>
          <w:rFonts w:cs="Times New Roman"/>
        </w:rPr>
        <w:fldChar w:fldCharType="separate"/>
      </w:r>
      <w:ins w:id="4930" w:author="Robin Matthews" w:date="2021-05-18T16:05:00Z">
        <w:r w:rsidR="00602365">
          <w:rPr>
            <w:rFonts w:cs="Times New Roman"/>
            <w:noProof/>
            <w:lang w:val="en-GB"/>
          </w:rPr>
          <w:t>(Hollis et al., 2019)</w:t>
        </w:r>
      </w:ins>
      <w:del w:id="4931" w:author="Robin Matthews" w:date="2021-05-18T16:05:00Z">
        <w:r w:rsidRPr="00FA4D8D" w:rsidDel="00602365">
          <w:rPr>
            <w:rFonts w:cs="Times New Roman"/>
            <w:noProof/>
            <w:lang w:val="en-GB"/>
          </w:rPr>
          <w:delText>(Hollis et al., 2019)</w:delText>
        </w:r>
      </w:del>
      <w:r>
        <w:rPr>
          <w:rFonts w:cs="Times New Roman"/>
        </w:rPr>
        <w:fldChar w:fldCharType="end"/>
      </w:r>
      <w:r w:rsidRPr="00FA4D8D">
        <w:rPr>
          <w:rFonts w:cs="Times New Roman"/>
          <w:lang w:val="en-GB"/>
        </w:rPr>
        <w:t>. Newly</w:t>
      </w:r>
      <w:r w:rsidRPr="00FA4D8D">
        <w:rPr>
          <w:lang w:val="en-GB"/>
        </w:rPr>
        <w:t xml:space="preserve"> compiled borehole data </w:t>
      </w:r>
      <w:r w:rsidRPr="003A0C0D">
        <w:fldChar w:fldCharType="begin" w:fldLock="1"/>
      </w:r>
      <w:r w:rsidR="00E81B0B">
        <w:rPr>
          <w:lang w:val="en-GB"/>
        </w:rPr>
        <w:instrText>ADDIN CSL_CITATION { "citationItems" : [ { "id" : "ITEM-1", "itemData" : { "DOI" : "10.5194/cp-15-1099-2019", "author" : [ { "dropping-particle" : "", "family" : "Cuesta-Valero", "given" : "F J", "non-dropping-particle" : "", "parse-names" : false, "suffix" : "" }, { "dropping-particle" : "", "family" : "Garcia-Garcia", "given" : "A", "non-dropping-particle" : "", "parse-names" : false, "suffix" : "" }, { "dropping-particle" : "", "family" : "Beltrami", "given" : "H", "non-dropping-particle" : "", "parse-names" : false, "suffix" : "" }, { "dropping-particle" : "", "family" : "Zorita", "given" : "E", "non-dropping-particle" : "", "parse-names" : false, "suffix" : "" }, { "dropping-particle" : "", "family" : "Jaume-Santero", "given" : "F", "non-dropping-particle" : "", "parse-names" : false, "suffix" : "" } ], "container-title" : "Climate of the Past", "id" : "ITEM-1", "issue" : "3", "issued" : { "date-parts" : [ [ "2019" ] ] }, "page" : "1099-1111", "title" : "Long-term Surface Temperature (LoST) database as a complement for GCM preindustrial simulations", "translator" : [ { "dropping-particle" : "", "family" : "H4317", "given" : "", "non-dropping-particle" : "", "parse-names" : false, "suffix" : "" } ], "type" : "article-journal", "volume" : "15" }, "uris" : [ "http://www.mendeley.com/documents/?uuid=337da696-9556-403e-a588-72de34f5172f" ] } ], "mendeley" : { "formattedCitation" : "(Cuesta-Valero et al., 2019)", "plainTextFormattedCitation" : "(Cuesta-Valero et al., 2019)", "previouslyFormattedCitation" : "(Cuesta-Valero et al., 2019)" }, "properties" : { "noteIndex" : 0 }, "schema" : "https://github.com/citation-style-language/schema/raw/master/csl-citation.json" }</w:instrText>
      </w:r>
      <w:r w:rsidRPr="003A0C0D">
        <w:fldChar w:fldCharType="separate"/>
      </w:r>
      <w:ins w:id="4932" w:author="Robin Matthews" w:date="2021-05-18T16:05:00Z">
        <w:r w:rsidR="00602365">
          <w:rPr>
            <w:noProof/>
            <w:lang w:val="en-GB"/>
          </w:rPr>
          <w:t>(Cuesta-Valero et al., 2019)</w:t>
        </w:r>
      </w:ins>
      <w:del w:id="4933" w:author="Robin Matthews" w:date="2021-05-18T16:05:00Z">
        <w:r w:rsidRPr="00FA4D8D" w:rsidDel="00602365">
          <w:rPr>
            <w:noProof/>
            <w:lang w:val="en-GB"/>
          </w:rPr>
          <w:delText>(Cuesta-Valero et al., 2019)</w:delText>
        </w:r>
      </w:del>
      <w:r w:rsidRPr="003A0C0D">
        <w:fldChar w:fldCharType="end"/>
      </w:r>
      <w:r w:rsidRPr="00FA4D8D">
        <w:rPr>
          <w:lang w:val="en-GB"/>
        </w:rPr>
        <w:t>, as well as a</w:t>
      </w:r>
      <w:r w:rsidRPr="00FA4D8D">
        <w:rPr>
          <w:rFonts w:cs="Times New Roman"/>
          <w:lang w:val="en-GB"/>
        </w:rPr>
        <w:t xml:space="preserve">dvances in </w:t>
      </w:r>
      <w:r w:rsidRPr="00FA4D8D">
        <w:rPr>
          <w:lang w:val="en-GB"/>
        </w:rPr>
        <w:t xml:space="preserve">statistical applications to tree ring data, result in more robust reconstructions of key indices such as Northern Hemisphere temperature over the last millennium (e.g., </w:t>
      </w:r>
      <w:r w:rsidRPr="003A0C0D">
        <w:fldChar w:fldCharType="begin" w:fldLock="1"/>
      </w:r>
      <w:r w:rsidR="00E14AAC">
        <w:rPr>
          <w:lang w:val="en-GB"/>
        </w:rPr>
        <w:instrText>ADDIN CSL_CITATION { "citationItems" : [ { "id" : "ITEM-1", "itemData" : { "DOI" : "10.1016/j.quascirev.2015.12.005", "ISSN" : "0277-3791", "abstract" : "Large-scale millennial length Northern Hemisphere (NH) temperature reconstructions have been progressively improved over the last 20 years as new datasets have been developed. This paper, and its companion (Part II, Anchukaitis et al. in prep), details the latest tree-ring (TR) based NH land air temperature reconstruction from a temporal and spatial perspective. This work is the first product of a consortium called N-TREND (Northern Hemisphere Tree-Ring Network Development) which brings together dendroclimatologists to identify a collective strategy for improving large-scale summer temperature reconstructions. The new reconstruction, N-TREND2015, utilises 54 records, a significant expansion compared with previous TR studies, and yields an improved reconstruction with stronger statistical calibration metrics. N-TREND2015 is relatively insensitive to the compositing method and spatial weighting used and validation metrics indicate that the new record portrays reasonable coherence with large scale summer temperatures and is robust at all time-scales from 918 to 2004 where at least 3 TR records exist from each major continental mass. N-TREND2015 indicates a longer and warmer medieval period (\u223c900\u20131170) than portrayed by previous TR NH reconstructions and by the CMIP5 model ensemble, but with better overall agreement between records for the last 600 years. Future dendroclimatic projects should focus on developing new long records from data-sparse regions such as North America and eastern Eurasia as well as ensuring the measurement of parameters related to latewood density to complement ring-width records which can improve local based calibration substantially.", "author" : [ { "dropping-particle" : "", "family" : "Wilson", "given" : "Rob", "non-dropping-particle" : "", "parse-names" : false, "suffix" : "" }, { "dropping-particle" : "", "family" : "Anchukaitis", "given" : "Kevin", "non-dropping-particle" : "", "parse-names" : false, "suffix" : "" }, { "dropping-particle" : "", "family" : "Briffa", "given" : "Keith R", "non-dropping-particle" : "", "parse-names" : false, "suffix" : "" }, { "dropping-particle" : "", "family" : "B\u00fcntgen", "given" : "Ulf", "non-dropping-particle" : "", "parse-names" : false, "suffix" : "" }, { "dropping-particle" : "", "family" : "Cook", "given" : "Edward", "non-dropping-particle" : "", "parse-names" : false, "suffix" : "" }, { "dropping-particle" : "", "family" : "D'Arrigo", "given" : "Rosanne", "non-dropping-particle" : "", "parse-names" : false, "suffix" : "" }, { "dropping-particle" : "", "family" : "Davi", "given" : "Nicole", "non-dropping-particle" : "", "parse-names" : false, "suffix" : "" }, { "dropping-particle" : "", "family" : "Esper", "given" : "Jan", "non-dropping-particle" : "", "parse-names" : false, "suffix" : "" }, { "dropping-particle" : "", "family" : "Frank", "given" : "Dave", "non-dropping-particle" : "", "parse-names" : false, "suffix" : "" }, { "dropping-particle" : "", "family" : "Gunnarson", "given" : "Bj\u00f6rn", "non-dropping-particle" : "", "parse-names" : false, "suffix" : "" }, { "dropping-particle" : "", "family" : "Hegerl", "given" : "Gabi", "non-dropping-particle" : "", "parse-names" : false, "suffix" : "" }, { "dropping-particle" : "", "family" : "Helama", "given" : "Samuli", "non-dropping-particle" : "", "parse-names" : false, "suffix" : "" }, { "dropping-particle" : "", "family" : "Klesse", "given" : "Stefan", "non-dropping-particle" : "", "parse-names" : false, "suffix" : "" }, { "dropping-particle" : "", "family" : "Krusic", "given" : "Paul J", "non-dropping-particle" : "", "parse-names" : false, "suffix" : "" }, { "dropping-particle" : "", "family" : "Linderholm", "given" : "Hans W", "non-dropping-particle" : "", "parse-names" : false, "suffix" : "" }, { "dropping-particle" : "", "family" : "Myglan", "given" : "Vladimir", "non-dropping-particle" : "", "parse-names" : false, "suffix" : "" }, { "dropping-particle" : "", "family" : "Osborn", "given" : "Timothy J", "non-dropping-particle" : "", "parse-names" : false, "suffix" : "" }, { "dropping-particle" : "", "family" : "Rydval", "given" : "Milo\u0161", "non-dropping-particle" : "", "parse-names" : false, "suffix" : "" }, { "dropping-particle" : "", "family" : "Schneider", "given" : "Lea", "non-dropping-particle" : "", "parse-names" : false, "suffix" : "" }, { "dropping-particle" : "", "family" : "Schurer", "given" : "Andrew", "non-dropping-particle" : "", "parse-names" : false, "suffix" : "" }, { "dropping-particle" : "", "family" : "Wiles", "given" : "Greg", "non-dropping-particle" : "", "parse-names" : false, "suffix" : "" }, { "dropping-particle" : "", "family" : "Zhang", "given" : "Peng", "non-dropping-particle" : "", "parse-names" : false, "suffix" : "" }, { "dropping-particle" : "", "family" : "Zorita", "given" : "Eduardo", "non-dropping-particle" : "", "parse-names" : false, "suffix" : "" } ], "container-title" : "Quaternary Science Reviews", "id" : "ITEM-1", "issued" : { "date-parts" : [ [ "2016" ] ] }, "page" : "1-18", "title" : "Last millennium northern hemisphere summer temperatures from tree rings: Part I: The long term context", "translator" : [ { "dropping-particle" : "", "family" : "H2151", "given" : "", "non-dropping-particle" : "", "parse-names" : false, "suffix" : "" } ], "type" : "article-journal", "volume" : "134" }, "uris" : [ "http://www.mendeley.com/documents/?uuid=2b60ad5f-13ce-4473-9051-b6a24c72f948" ] }, { "id" : "ITEM-2", "itemData" : { "DOI" : "10.1016/j.quascirev.2017.02.020", "ISSN" : "0277-3791", "abstract" : "Climate field reconstructions from networks of tree-ring proxy data can be used to characterize regional-scale climate changes, reveal spatial anomaly patterns associated with atmospheric circulation changes, radiative forcing, and large-scale modes of ocean-atmosphere variability, and provide spatiotemporal targets for climate model comparison and evaluation. Here we use a multiproxy network of tree-ring chronologies to reconstruct spatially resolved warm season (May\u2013August) mean temperatures across the extratropical Northern Hemisphere (40-90\u00b0N) using Point-by-Point Regression (PPR). The resulting annual maps of temperature anomalies (750\u20131988 CE) reveal a consistent imprint of volcanism, with 96% of reconstructed grid points experiencing colder conditions following eruptions. Solar influences are detected at the bicentennial (de Vries) frequency, although at other time scales the influence of insolation variability is weak. Approximately 90% of reconstructed grid points show warmer temperatures during the Medieval Climate Anomaly when compared to the Little Ice Age, although the magnitude varies spatially across the hemisphere. Estimates of field reconstruction skill through time and over space can guide future temporal extension and spatial expansion of the proxy network.", "author" : [ { "dropping-particle" : "", "family" : "Anchukaitis", "given" : "Kevin J", "non-dropping-particle" : "", "parse-names" : false, "suffix" : "" }, { "dropping-particle" : "", "family" : "Wilson", "given" : "Rob", "non-dropping-particle" : "", "parse-names" : false, "suffix" : "" }, { "dropping-particle" : "", "family" : "Briffa", "given" : "Keith R", "non-dropping-particle" : "", "parse-names" : false, "suffix" : "" }, { "dropping-particle" : "", "family" : "B\u00fcntgen", "given" : "Ulf", "non-dropping-particle" : "", "parse-names" : false, "suffix" : "" }, { "dropping-particle" : "", "family" : "Cook", "given" : "Edward R", "non-dropping-particle" : "", "parse-names" : false, "suffix" : "" }, { "dropping-particle" : "", "family" : "D'Arrigo", "given" : "Rosanne", "non-dropping-particle" : "", "parse-names" : false, "suffix" : "" }, { "dropping-particle" : "", "family" : "Davi", "given" : "Nicole", "non-dropping-particle" : "", "parse-names" : false, "suffix" : "" }, { "dropping-particle" : "", "family" : "Esper", "given" : "Jan", "non-dropping-particle" : "", "parse-names" : false, "suffix" : "" }, { "dropping-particle" : "", "family" : "Frank", "given" : "David", "non-dropping-particle" : "", "parse-names" : false, "suffix" : "" }, { "dropping-particle" : "", "family" : "Gunnarson", "given" : "Bj\u00f6rn E", "non-dropping-particle" : "", "parse-names" : false, "suffix" : "" }, { "dropping-particle" : "", "family" : "Hegerl", "given" : "Gabi", "non-dropping-particle" : "", "parse-names" : false, "suffix" : "" }, { "dropping-particle" : "", "family" : "Helama", "given" : "Samuli", "non-dropping-particle" : "", "parse-names" : false, "suffix" : "" }, { "dropping-particle" : "", "family" : "Klesse", "given" : "Stefan", "non-dropping-particle" : "", "parse-names" : false, "suffix" : "" }, { "dropping-particle" : "", "family" : "Krusic", "given" : "Paul J", "non-dropping-particle" : "", "parse-names" : false, "suffix" : "" }, { "dropping-particle" : "", "family" : "Linderholm", "given" : "Hans W", "non-dropping-particle" : "", "parse-names" : false, "suffix" : "" }, { "dropping-particle" : "", "family" : "Myglan", "given" : "Vladimir", "non-dropping-particle" : "", "parse-names" : false, "suffix" : "" }, { "dropping-particle" : "", "family" : "Osborn", "given" : "Timothy J", "non-dropping-particle" : "", "parse-names" : false, "suffix" : "" }, { "dropping-particle" : "", "family" : "Zhang", "given" : "Peng", "non-dropping-particle" : "", "parse-names" : false, "suffix" : "" }, { "dropping-particle" : "", "family" : "Rydval", "given" : "Milos", "non-dropping-particle" : "", "parse-names" : false, "suffix" : "" }, { "dropping-particle" : "", "family" : "Schneider", "given" : "Lea", "non-dropping-particle" : "", "parse-names" : false, "suffix" : "" }, { "dropping-particle" : "", "family" : "Schurer", "given" : "Andrew", "non-dropping-particle" : "", "parse-names" : false, "suffix" : "" }, { "dropping-particle" : "", "family" : "Wiles", "given" : "Greg", "non-dropping-particle" : "", "parse-names" : false, "suffix" : "" }, { "dropping-particle" : "", "family" : "Zorita", "given" : "Eduardo", "non-dropping-particle" : "", "parse-names" : false, "suffix" : "" } ], "container-title" : "Quaternary Science Reviews", "id" : "ITEM-2", "issued" : { "date-parts" : [ [ "2017" ] ] }, "page" : "1-22", "title" : "Last millennium Northern Hemisphere summer temperatures from tree rings: Part II, spatially resolved reconstructions", "translator" : [ { "dropping-particle" : "", "family" : "H1984", "given" : "", "non-dropping-particle" : "", "parse-names" : false, "suffix" : "" } ], "type" : "article-journal", "volume" : "163" }, "uris" : [ "http://www.mendeley.com/documents/?uuid=d42b0a4f-b069-4d21-b17b-797ae86f7b1e" ] } ], "mendeley" : { "formattedCitation" : "(Wilson et al., 2016; Anchukaitis et al., 2017)", "manualFormatting" : "Wilson et al., 2016; Anchukaitis et al., 2017)", "plainTextFormattedCitation" : "(Wilson et al., 2016; Anchukaitis et al., 2017)", "previouslyFormattedCitation" : "(Wilson et al., 2016; Anchukaitis et al., 2017)" }, "properties" : { "noteIndex" : 0 }, "schema" : "https://github.com/citation-style-language/schema/raw/master/csl-citation.json" }</w:instrText>
      </w:r>
      <w:r w:rsidRPr="003A0C0D">
        <w:fldChar w:fldCharType="separate"/>
      </w:r>
      <w:ins w:id="4934" w:author="Robin Matthews" w:date="2021-05-18T16:05:00Z">
        <w:r w:rsidR="00602365">
          <w:rPr>
            <w:noProof/>
            <w:lang w:val="en-GB"/>
          </w:rPr>
          <w:t>Wilson et al., 2016; Anchukaitis et al., 2017)</w:t>
        </w:r>
      </w:ins>
      <w:del w:id="4935" w:author="Robin Matthews" w:date="2021-05-18T16:05:00Z">
        <w:r w:rsidRPr="00FA4D8D" w:rsidDel="00602365">
          <w:rPr>
            <w:noProof/>
            <w:lang w:val="en-GB"/>
          </w:rPr>
          <w:delText>Wilson et al., 2016; Anchukaitis et al., 2017)</w:delText>
        </w:r>
      </w:del>
      <w:r w:rsidRPr="003A0C0D">
        <w:fldChar w:fldCharType="end"/>
      </w:r>
      <w:r w:rsidRPr="00FA4D8D">
        <w:rPr>
          <w:lang w:val="en-GB"/>
        </w:rPr>
        <w:t xml:space="preserve">. </w:t>
      </w:r>
      <w:r w:rsidRPr="00FA4D8D">
        <w:rPr>
          <w:rFonts w:cs="Times New Roman"/>
          <w:lang w:val="en-GB"/>
        </w:rPr>
        <w:t>Such reconstr</w:t>
      </w:r>
      <w:r w:rsidRPr="00FA4D8D">
        <w:rPr>
          <w:lang w:val="en-GB"/>
        </w:rPr>
        <w:t>uctions</w:t>
      </w:r>
      <w:r w:rsidRPr="00FA4D8D">
        <w:rPr>
          <w:rFonts w:cs="Times New Roman"/>
          <w:lang w:val="en-GB"/>
        </w:rPr>
        <w:t xml:space="preserve"> provide a new context for recent warming trends (Chapter 2) </w:t>
      </w:r>
      <w:r w:rsidRPr="00FA4D8D">
        <w:rPr>
          <w:lang w:val="en-GB"/>
        </w:rPr>
        <w:t xml:space="preserve">and serve to constrain the response of the climate system to natural and anthropogenic forcing </w:t>
      </w:r>
      <w:r w:rsidRPr="00FA4D8D">
        <w:rPr>
          <w:rFonts w:cs="Times New Roman"/>
          <w:lang w:val="en-GB"/>
        </w:rPr>
        <w:t xml:space="preserve">(Chapters 3 and 7). </w:t>
      </w:r>
    </w:p>
    <w:p w14:paraId="64F8CC2F" w14:textId="77777777" w:rsidR="006409E5" w:rsidRPr="00FA4D8D" w:rsidRDefault="006409E5" w:rsidP="006409E5">
      <w:pPr>
        <w:pStyle w:val="AR6BodyText"/>
        <w:rPr>
          <w:lang w:val="en-GB"/>
        </w:rPr>
      </w:pPr>
    </w:p>
    <w:p w14:paraId="37BE0256" w14:textId="31029BC8" w:rsidR="006409E5" w:rsidRPr="00FA4D8D" w:rsidRDefault="006409E5" w:rsidP="006409E5">
      <w:pPr>
        <w:pStyle w:val="AR6BodyText"/>
        <w:rPr>
          <w:lang w:val="en-GB"/>
        </w:rPr>
      </w:pPr>
      <w:r w:rsidRPr="00FA4D8D">
        <w:rPr>
          <w:rFonts w:cs="Times New Roman"/>
          <w:lang w:val="en-GB"/>
        </w:rPr>
        <w:t>Ongoing efforts have expanded the number of large-scale, tree</w:t>
      </w:r>
      <w:del w:id="4936" w:author="Ian Blenkinsop" w:date="2021-07-08T08:14:00Z">
        <w:r w:rsidRPr="00FA4D8D" w:rsidDel="00923791">
          <w:rPr>
            <w:rFonts w:cs="Times New Roman"/>
            <w:lang w:val="en-GB"/>
          </w:rPr>
          <w:delText>-</w:delText>
        </w:r>
      </w:del>
      <w:ins w:id="4937" w:author="Ian Blenkinsop" w:date="2021-07-08T08:14:00Z">
        <w:r w:rsidR="00923791">
          <w:rPr>
            <w:rFonts w:cs="Times New Roman"/>
            <w:lang w:val="en-GB"/>
          </w:rPr>
          <w:t xml:space="preserve"> </w:t>
        </w:r>
      </w:ins>
      <w:r w:rsidRPr="00FA4D8D">
        <w:rPr>
          <w:rFonts w:cs="Times New Roman"/>
          <w:lang w:val="en-GB"/>
        </w:rPr>
        <w:t xml:space="preserve">ring-based drought reconstructions </w:t>
      </w:r>
      <w:r w:rsidRPr="00FA4D8D">
        <w:rPr>
          <w:lang w:val="en-GB"/>
        </w:rPr>
        <w:t>that span the last centuries to millennium at annual resolution</w:t>
      </w:r>
      <w:r w:rsidRPr="00FA4D8D">
        <w:rPr>
          <w:rFonts w:cs="Times New Roman"/>
          <w:lang w:val="en-GB"/>
        </w:rPr>
        <w:t xml:space="preserve"> (Chapter 8; </w:t>
      </w:r>
      <w:r w:rsidRPr="003A0C0D">
        <w:rPr>
          <w:rFonts w:cs="Times New Roman"/>
        </w:rPr>
        <w:fldChar w:fldCharType="begin" w:fldLock="1"/>
      </w:r>
      <w:r w:rsidR="00A94565">
        <w:rPr>
          <w:rFonts w:cs="Times New Roman"/>
          <w:lang w:val="en-GB"/>
        </w:rPr>
        <w:instrText>ADDIN CSL_CITATION { "citationItems" : [ { "id" : "ITEM-1", "itemData" : { "DOI" : "10.1126/sciadv.1500561", "abstract" : "Climate model projections suggest widespread drying in the Mediterranean Basin and wetting in Fennoscandia in the coming decades largely as a consequence of greenhouse gas forcing of climate. To place these and other \u201cOld World\u201d climate projections into historical perspective based on more complete estimates of natural hydroclimatic variability, we have developed the \u201cOld World Drought Atlas\u201d (OWDA), a set of year-to-year maps of tree-ring reconstructed summer wetness and dryness over Europe and the Mediterranean Basin during the Common Era. The OWDA matches historical accounts of severe drought and wetness with a spatial completeness not previously available. In addition, megadroughts reconstructed over north-central Europe in the 11th and mid-15th centuries reinforce other evidence from North America and Asia that droughts were more severe, extensive, and prolonged over Northern Hemisphere land areas before the 20th century, with an inadequate understanding of their causes. The OWDA provides new data to determine the causes of Old World drought and wetness and attribute past climate variability to forced and/or internal variability.", "author" : [ { "dropping-particle" : "", "family" : "Cook", "given" : "Edward R", "non-dropping-particle" : "", "parse-names" : false, "suffix" : "" }, { "dropping-particle" : "", "family" : "Seager", "given" : "Richard", "non-dropping-particle" : "", "parse-names" : false, "suffix" : "" }, { "dropping-particle" : "", "family" : "Kushnir", "given" : "Yochanan", "non-dropping-particle" : "", "parse-names" : false, "suffix" : "" }, { "dropping-particle" : "", "family" : "Briffa", "given" : "Keith R", "non-dropping-particle" : "", "parse-names" : false, "suffix" : "" }, { "dropping-particle" : "", "family" : "B\u00fcntgen", "given" : "Ulf", "non-dropping-particle" : "", "parse-names" : false, "suffix" : "" }, { "dropping-particle" : "", "family" : "Frank", "given" : "David", "non-dropping-particle" : "", "parse-names" : false, "suffix" : "" }, { "dropping-particle" : "", "family" : "Krusic", "given" : "Paul J", "non-dropping-particle" : "", "parse-names" : false, "suffix" : "" }, { "dropping-particle" : "", "family" : "Tegel", "given" : "Willy", "non-dropping-particle" : "", "parse-names" : false, "suffix" : "" }, { "dropping-particle" : "", "family" : "Schrier", "given" : "Gerard", "non-dropping-particle" : "van der", "parse-names" : false, "suffix" : "" }, { "dropping-particle" : "", "family" : "Andreu-Hayles", "given" : "Laia", "non-dropping-particle" : "", "parse-names" : false, "suffix" : "" }, { "dropping-particle" : "", "family" : "Baillie", "given" : "Mike", "non-dropping-particle" : "", "parse-names" : false, "suffix" : "" }, { "dropping-particle" : "", "family" : "Baittinger", "given" : "Claudia", "non-dropping-particle" : "", "parse-names" : false, "suffix" : "" }, { "dropping-particle" : "", "family" : "Bleicher", "given" : "Niels", "non-dropping-particle" : "", "parse-names" : false, "suffix" : "" }, { "dropping-particle" : "", "family" : "Bonde", "given" : "Niels", "non-dropping-particle" : "", "parse-names" : false, "suffix" : "" }, { "dropping-particle" : "", "family" : "Brown", "given" : "David", "non-dropping-particle" : "", "parse-names" : false, "suffix" : "" }, { "dropping-particle" : "", "family" : "Carrer", "given" : "Marco", "non-dropping-particle" : "", "parse-names" : false, "suffix" : "" }, { "dropping-particle" : "", "family" : "Cooper", "given" : "Richard", "non-dropping-particle" : "", "parse-names" : false, "suffix" : "" }, { "dropping-particle" : "", "family" : "\u010cufar", "given" : "Katarina", "non-dropping-particle" : "", "parse-names" : false, "suffix" : "" }, { "dropping-particle" : "", "family" : "Dittmar", "given" : "Christoph", "non-dropping-particle" : "", "parse-names" : false, "suffix" : "" }, { "dropping-particle" : "", "family" : "Esper", "given" : "Jan", "non-dropping-particle" : "", "parse-names" : false, "suffix" : "" }, { "dropping-particle" : "", "family" : "Griggs", "given" : "Carol", "non-dropping-particle" : "", "parse-names" : false, "suffix" : "" }, { "dropping-particle" : "", "family" : "Gunnarson", "given" : "Bj\u00f6rn", "non-dropping-particle" : "", "parse-names" : false, "suffix" : "" }, { "dropping-particle" : "", "family" : "G\u00fcnther", "given" : "Bj\u00f6rn", "non-dropping-particle" : "", "parse-names" : false, "suffix" : "" }, { "dropping-particle" : "", "family" : "Gutierrez", "given" : "Emilia", "non-dropping-particle" : "", "parse-names" : false, "suffix" : "" }, { "dropping-particle" : "", "family" : "Haneca", "given" : "Kristof", "non-dropping-particle" : "", "parse-names" : false, "suffix" : "" }, { "dropping-particle" : "", "family" : "Helama", "given" : "Samuli", "non-dropping-particle" : "", "parse-names" : false, "suffix" : "" }, { "dropping-particle" : "", "family" : "Herzig", "given" : "Franz", "non-dropping-particle" : "", "parse-names" : false, "suffix" : "" }, { "dropping-particle" : "", "family" : "Heussner", "given" : "Karl-Uwe", "non-dropping-particle" : "", "parse-names" : false, "suffix" : "" }, { "dropping-particle" : "", "family" : "Hofmann", "given" : "Jutta", "non-dropping-particle" : "", "parse-names" : false, "suffix" : "" }, { "dropping-particle" : "", "family" : "Janda", "given" : "Pavel", "non-dropping-particle" : "", "parse-names" : false, "suffix" : "" }, { "dropping-particle" : "", "family" : "Kontic", "given" : "Raymond", "non-dropping-particle" : "", "parse-names" : false, "suffix" : "" }, { "dropping-particle" : "", "family" : "K\u00f6se", "given" : "Nesibe", "non-dropping-particle" : "", "parse-names" : false, "suffix" : "" }, { "dropping-particle" : "", "family" : "Kyncl", "given" : "Tom\u00e1\u0161", "non-dropping-particle" : "", "parse-names" : false, "suffix" : "" }, { "dropping-particle" : "", "family" : "Levani\u010d", "given" : "Tom", "non-dropping-particle" : "", "parse-names" : false, "suffix" : "" }, { "dropping-particle" : "", "family" : "Linderholm", "given" : "Hans", "non-dropping-particle" : "", "parse-names" : false, "suffix" : "" }, { "dropping-particle" : "", "family" : "Manning", "given" : "Sturt", "non-dropping-particle" : "", "parse-names" : false, "suffix" : "" }, { "dropping-particle" : "", "family" : "Melvin", "given" : "Thomas M", "non-dropping-particle" : "", "parse-names" : false, "suffix" : "" }, { "dropping-particle" : "", "family" : "Miles", "given" : "Daniel", "non-dropping-particle" : "", "parse-names" : false, "suffix" : "" }, { "dropping-particle" : "", "family" : "Neuwirth", "given" : "Burkhard", "non-dropping-particle" : "", "parse-names" : false, "suffix" : "" }, { "dropping-particle" : "", "family" : "Nicolussi", "given" : "Kurt", "non-dropping-particle" : "", "parse-names" : false, "suffix" : "" }, { "dropping-particle" : "", "family" : "Nola", "given" : "Paola", "non-dropping-particle" : "", "parse-names" : false, "suffix" : "" }, { "dropping-particle" : "", "family" : "Panayotov", "given" : "Momchil", "non-dropping-particle" : "", "parse-names" : false, "suffix" : "" }, { "dropping-particle" : "", "family" : "Popa", "given" : "Ionel", "non-dropping-particle" : "", "parse-names" : false, "suffix" : "" }, { "dropping-particle" : "", "family" : "Rothe", "given" : "Andreas", "non-dropping-particle" : "", "parse-names" : false, "suffix" : "" }, { "dropping-particle" : "", "family" : "Seftigen", "given" : "Kristina", "non-dropping-particle" : "", "parse-names" : false, "suffix" : "" }, { "dropping-particle" : "", "family" : "Seim", "given" : "Andrea", "non-dropping-particle" : "", "parse-names" : false, "suffix" : "" }, { "dropping-particle" : "", "family" : "Svarva", "given" : "Helene", "non-dropping-particle" : "", "parse-names" : false, "suffix" : "" }, { "dropping-particle" : "", "family" : "Svoboda", "given" : "Miroslav", "non-dropping-particle" : "", "parse-names" : false, "suffix" : "" }, { "dropping-particle" : "", "family" : "Thun", "given" : "Terje", "non-dropping-particle" : "", "parse-names" : false, "suffix" : "" }, { "dropping-particle" : "", "family" : "Timonen", "given" : "Mauri", "non-dropping-particle" : "", "parse-names" : false, "suffix" : "" }, { "dropping-particle" : "", "family" : "Touchan", "given" : "Ramzi", "non-dropping-particle" : "", "parse-names" : false, "suffix" : "" }, { "dropping-particle" : "", "family" : "Trotsiuk", "given" : "Volodymyr", "non-dropping-particle" : "", "parse-names" : false, "suffix" : "" }, { "dropping-particle" : "", "family" : "Trouet", "given" : "Valerie", "non-dropping-particle" : "", "parse-names" : false, "suffix" : "" }, { "dropping-particle" : "", "family" : "Walder", "given" : "Felix", "non-dropping-particle" : "", "parse-names" : false, "suffix" : "" }, { "dropping-particle" : "", "family" : "Wa\u017cny", "given" : "Tomasz", "non-dropping-particle" : "", "parse-names" : false, "suffix" : "" }, { "dropping-particle" : "", "family" : "Wilson", "given" : "Rob", "non-dropping-particle" : "", "parse-names" : false, "suffix" : "" }, { "dropping-particle" : "", "family" : "Zang", "given" : "Christian", "non-dropping-particle" : "", "parse-names" : false, "suffix" : "" } ], "container-title" : "Science Advances", "id" : "ITEM-1", "issue" : "10", "issued" : { "date-parts" : [ [ "2015", "11", "1" ] ] }, "title" : "Old World megadroughts and pluvials during the Common Era", "translator" : [ { "dropping-particle" : "", "family" : "H2667", "given" : "", "non-dropping-particle" : "", "parse-names" : false, "suffix" : "" } ], "type" : "article-journal", "volume" : "1" }, "uris" : [ "http://www.mendeley.com/documents/?uuid=70d7ac69-b26d-47a1-97db-f09633650613" ] }, { "id" : "ITEM-2", "itemData" : { "DOI" : "10.1016/j.quascirev.2016.06.018", "ISSN" : "0277-3791", "abstract" : "Mexico has suffered a long history and prehistory of severe sustained drought. Drought over Mexico is modulated by ocean-atmospheric variability in the Atlantic and Pacific, raising the possibility for long-range seasonal climate forecasting, which could help mediate the economic and social impacts of future dry spells. The instrumental record of Mexican climate is very limited before 1920, but tree-ring chronologies developed from old-growth forests in Mexico can provide an excellent proxy representation of the spatial pattern and intensity of past moisture regimes useful for the analysis of climate dynamics and climate impacts. The Mexican Drought Atlas (MXDA) has been developed from an extensive network of 252 climate sensitive tree-ring chronologies in and near Mexico. The MXDA reconstructions extend from 1400 CE\u20132012 and were calibrated with the instrumental summer (JJA) self-calibrating Palmer Drought Severity Index (scPDSI) on a 0.5\u00b0 latitude/longitude grid extending over land areas from 14 to 34\u00b0N and 75\u2013120\u00b0W using Ensemble Point-by-Point Regression (EPPR) for the 1944\u20131984 period. The grid point reconstructions were validated for the period 1920\u20131943 against instrumental gridded scPDSI values based on the fewer weather station observations available during that interval. The MXDA provides a new spatial perspective on the historical impacts of moisture extremes over Mexico during the past 600-years, including the Aztec Drought of One Rabbit in 1454, the drought of El A\u00f1o de Hambre in 1785\u20131786, and the drought that preceded the Mexican Revolution of 1909\u20131910. The El Ni\u00f1o/Southern Oscillation (ENSO) is the most important ocean-atmospheric forcing of moisture variability detected with the MXDA. In fact, the reconstructions suggest that the strongest central equatorial Pacific sea surface temperature (SST) teleconnection to the soil moisture balance over North America may reside in northern Mexico. This ENSO signal has stronger and more time-stable correlations than computed for either the Atlantic Multidecadal Oscillation or Pacific Decadal Oscillation. The extended Multivariate ENSO Index is most highly correlated with reconstructed scPDSI over northern Mexico, where warm events favor moist conditions during the winter, spring, and early summer. This ENSO teleconnection to northern Mexico has been strong over the past 150 years, but it has been comparatively weak and non-stationary in the MXDA over central and southern Mexico where eastern trop\u2026", "author" : [ { "dropping-particle" : "", "family" : "Stahle", "given" : "David W", "non-dropping-particle" : "", "parse-names" : false, "suffix" : "" }, { "dropping-particle" : "", "family" : "Cook", "given" : "Edward R", "non-dropping-particle" : "", "parse-names" : false, "suffix" : "" }, { "dropping-particle" : "", "family" : "Burnette", "given" : "Dorian J", "non-dropping-particle" : "", "parse-names" : false, "suffix" : "" }, { "dropping-particle" : "", "family" : "Villanueva", "given" : "Jose", "non-dropping-particle" : "", "parse-names" : false, "suffix" : "" }, { "dropping-particle" : "", "family" : "Cerano", "given" : "Julian", "non-dropping-particle" : "", "parse-names" : false, "suffix" : "" }, { "dropping-particle" : "", "family" : "Burns", "given" : "Jordan N", "non-dropping-particle" : "", "parse-names" : false, "suffix" : "" }, { "dropping-particle" : "", "family" : "Griffin", "given" : "Daniel", "non-dropping-particle" : "", "parse-names" : false, "suffix" : "" }, { "dropping-particle" : "", "family" : "Cook", "given" : "Benjamin I", "non-dropping-particle" : "", "parse-names" : false, "suffix" : "" }, { "dropping-particle" : "", "family" : "Acu\u00f1a", "given" : "Rodolfo", "non-dropping-particle" : "", "parse-names" : false, "suffix" : "" }, { "dropping-particle" : "", "family" : "Torbenson", "given" : "Max C A", "non-dropping-particle" : "", "parse-names" : false, "suffix" : "" }, { "dropping-particle" : "", "family" : "Szejner", "given" : "Paul", "non-dropping-particle" : "", "parse-names" : false, "suffix" : "" }, { "dropping-particle" : "", "family" : "Howard", "given" : "Ian M", "non-dropping-particle" : "", "parse-names" : false, "suffix" : "" } ], "container-title" : "Quaternary Science Reviews", "id" : "ITEM-2", "issued" : { "date-parts" : [ [ "2016" ] ] }, "page" : "34-60", "title" : "The Mexican Drought Atlas: Tree-ring reconstructions of the soil moisture balance during the late pre-Hispanic, colonial, and modern eras", "translator" : [ { "dropping-particle" : "", "family" : "H1395", "given" : "", "non-dropping-particle" : "", "parse-names" : false, "suffix" : "" } ], "type" : "article-journal", "volume" : "149" }, "uris" : [ "http://www.mendeley.com/documents/?uuid=22d92679-8bf0-4e40-82bc-6e66169c2d1a" ] }, { "id" : "ITEM-3", "itemData" : { "DOI" : "10.3959/1536-1098-73.1.53", "author" : [ { "dropping-particle" : "", "family" : "Aguilera-Betti", "given" : "Isabella", "non-dropping-particle" : "", "parse-names" : false, "suffix" : "" }, { "dropping-particle" : "", "family" : "Mu\u00f1oz", "given" : "Ariel A", "non-dropping-particle" : "", "parse-names" : false, "suffix" : "" }, { "dropping-particle" : "", "family" : "Stahle", "given" : "Daniel", "non-dropping-particle" : "", "parse-names" : false, "suffix" : "" }, { "dropping-particle" : "", "family" : "Figueroa", "given" : "Gino", "non-dropping-particle" : "", "parse-names" : false, "suffix" : "" }, { "dropping-particle" : "", "family" : "Duarte", "given" : "Fernando", "non-dropping-particle" : "", "parse-names" : false, "suffix" : "" }, { "dropping-particle" : "", "family" : "Gonz\u00e1lez-Reyes", "given" : "\u00c1lvaro", "non-dropping-particle" : "", "parse-names" : false, "suffix" : "" }, { "dropping-particle" : "", "family" : "Christie", "given" : "Duncan", "non-dropping-particle" : "", "parse-names" : false, "suffix" : "" }, { "dropping-particle" : "", "family" : "Lara", "given" : "Antonio", "non-dropping-particle" : "", "parse-names" : false, "suffix" : "" }, { "dropping-particle" : "", "family" : "Gonz\u00e1lez", "given" : "Mauro E", "non-dropping-particle" : "", "parse-names" : false, "suffix" : "" }, { "dropping-particle" : "", "family" : "Sheppard", "given" : "Paul R", "non-dropping-particle" : "", "parse-names" : false, "suffix" : "" }, { "dropping-particle" : "", "family" : "Sauchyn", "given" : "David", "non-dropping-particle" : "", "parse-names" : false, "suffix" : "" }, { "dropping-particle" : "", "family" : "Moreira-Mu\u00f1oz", "given" : "Andr\u00e9s", "non-dropping-particle" : "", "parse-names" : false, "suffix" : "" }, { "dropping-particle" : "", "family" : "Toledo-Guerrero", "given" : "Isadora", "non-dropping-particle" : "", "parse-names" : false, "suffix" : "" }, { "dropping-particle" : "", "family" : "Olea", "given" : "Mat\u00edas", "non-dropping-particle" : "", "parse-names" : false, "suffix" : "" }, { "dropping-particle" : "", "family" : "Apaz", "given" : "Pablo", "non-dropping-particle" : "", "parse-names" : false, "suffix" : "" }, { "dropping-particle" : "", "family" : "Fernandez", "given" : "Alfonso", "non-dropping-particle" : "", "parse-names" : false, "suffix" : "" } ], "container-title" : "Tree-Ring Research", "id" : "ITEM-3", "issue" : "1", "issued" : { "date-parts" : [ [ "2017", "1" ] ] }, "page" : "53-56", "title" : "The First Millennium-Age Araucaria Araucana in Patagonia", "translator" : [ { "dropping-particle" : "", "family" : "H3680", "given" : "", "non-dropping-particle" : "", "parse-names" : false, "suffix" : "" } ], "type" : "article-journal", "volume" : "73" }, "uris" : [ "http://www.mendeley.com/documents/?uuid=b4e16351-80ff-4c21-9223-85b8403a0eca" ] }, { "id" : "ITEM-4", "itemData" : { "DOI" : "10.1073/pnas.2002411117", "abstract" : "The SADA is an annually-resolved hydroclimate atlas in South America that spans the continent south of 12\u00b0S from 1400 to 2000 CE. Based on 286 tree ring records and instrumentally-based estimates of soil moisture, the SADA complements six drought atlases worldwide filling a geographical gap in the Southern Hemisphere. Independently validated with historical records, SADA shows that the frequency of widespread severe droughts and extreme pluvials since the 1960s is unprecedented. Major hydroclimate events expressed in the SADA are associated with strong El Ni\u00f1o Southern Oscillation (ENSO) and Southern Annular Mode (SAM) anomalies. Coupled ENSO-SAM anomalies together with subtropical low-level jet intensification due to increasing greenhouse gas emissions may cause more extreme droughts and pluvials in South America during the 21st century.South American (SA) societies are highly vulnerable to droughts and pluvials, but lack of long-term climate observations severely limits our understanding of the global processes driving climatic variability in the region. The number and quality of SA climate-sensitive tree ring chronologies have significantly increased in recent decades, now providing a robust network of 286 records for characterizing hydroclimate variability since 1400 CE. We combine this network with a self-calibrated Palmer Drought Severity Index (scPDSI) dataset to derive the South American Drought Atlas (SADA) over the continent south of 12\u00b0S. The gridded annual reconstruction of austral summer scPDSI is the most spatially complete estimate of SA hydroclimate to date, and well matches past historical dry/wet events. Relating the SADA to the Australia\u2013New Zealand Drought Atlas, sea surface temperatures and atmospheric pressure fields, we determine that the El Ni\u00f1o\u2013Southern Oscillation (ENSO) and the Southern Annular Mode (SAM) are strongly associated with spatially extended droughts and pluvials over the SADA domain during the past several centuries. SADA also exhibits more extended severe droughts and extreme pluvials since the mid-20th century. Extensive droughts are consistent with the observed 20th-century trend toward positive SAM anomalies concomitant with the weakening of midlatitude Westerlies, while low-level moisture transport intensified by global warming has favored extreme rainfall across the subtropics. The SADA thus provides a long-term context for observed hydroclimatic changes and for 21st-century Intergovernmental Panel on Climate\u2026", "author" : [ { "dropping-particle" : "", "family" : "Morales", "given" : "Mariano S", "non-dropping-particle" : "", "parse-names" : false, "suffix" : "" }, { "dropping-particle" : "", "family" : "Cook", "given" : "Edward R", "non-dropping-particle" : "", "parse-names" : false, "suffix" : "" }, { "dropping-particle" : "", "family" : "Barichivich", "given" : "Jonathan", "non-dropping-particle" : "", "parse-names" : false, "suffix" : "" }, { "dropping-particle" : "", "family" : "Christie", "given" : "Duncan A", "non-dropping-particle" : "", "parse-names" : false, "suffix" : "" }, { "dropping-particle" : "", "family" : "Villalba", "given" : "Ricardo", "non-dropping-particle" : "", "parse-names" : false, "suffix" : "" }, { "dropping-particle" : "", "family" : "LeQuesne", "given" : "Carlos", "non-dropping-particle" : "", "parse-names" : false, "suffix" : "" }, { "dropping-particle" : "", "family" : "Srur", "given" : "Ana M", "non-dropping-particle" : "", "parse-names" : false, "suffix" : "" }, { "dropping-particle" : "", "family" : "Ferrero", "given" : "M Eugenia", "non-dropping-particle" : "", "parse-names" : false, "suffix" : "" }, { "dropping-particle" : "", "family" : "Gonz\u00e1lez-Reyes", "given" : "\u00c1lvaro", "non-dropping-particle" : "", "parse-names" : false, "suffix" : "" }, { "dropping-particle" : "", "family" : "Couvreux", "given" : "Fleur", "non-dropping-particle" : "", "parse-names" : false, "suffix" : "" }, { "dropping-particle" : "", "family" : "Matskovsky", "given" : "Vladimir", "non-dropping-particle" : "", "parse-names" : false, "suffix" : "" }, { "dropping-particle" : "", "family" : "Aravena", "given" : "Juan C", "non-dropping-particle" : "", "parse-names" : false, "suffix" : "" }, { "dropping-particle" : "", "family" : "Lara", "given" : "Antonio", "non-dropping-particle" : "", "parse-names" : false, "suffix" : "" }, { "dropping-particle" : "", "family" : "Mundo", "given" : "Ignacio A", "non-dropping-particle" : "", "parse-names" : false, "suffix" : "" }, { "dropping-particle" : "", "family" : "Rojas", "given" : "Facundo", "non-dropping-particle" : "", "parse-names" : false, "suffix" : "" }, { "dropping-particle" : "", "family" : "Prieto", "given" : "Mar\u00eda R", "non-dropping-particle" : "", "parse-names" : false, "suffix" : "" }, { "dropping-particle" : "", "family" : "Smerdon", "given" : "Jason E", "non-dropping-particle" : "", "parse-names" : false, "suffix" : "" }, { "dropping-particle" : "", "family" : "Bianchi", "given" : "Lucas O", "non-dropping-particle" : "", "parse-names" : false, "suffix" : "" }, { "dropping-particle" : "", "family" : "Masiokas", "given" : "Mariano H", "non-dropping-particle" : "", "parse-names" : false, "suffix" : "" }, { "dropping-particle" : "", "family" : "Urrutia-Jalabert", "given" : "Rocio", "non-dropping-particle" : "", "parse-names" : false, "suffix" : "" }, { "dropping-particle" : "", "family" : "Rodriguez-Cat\u00f3n", "given" : "Milagros", "non-dropping-particle" : "", "parse-names" : false, "suffix" : "" }, { "dropping-particle" : "", "family" : "Mu\u00f1oz", "given" : "Ariel A", "non-dropping-particle" : "", "parse-names" : false, "suffix" : "" }, { "dropping-particle" : "", "family" : "Rojas-Badilla", "given" : "Moises", "non-dropping-particle" : "", "parse-names" : false, "suffix" : "" }, { "dropping-particle" : "", "family" : "Alvarez", "given" : "Claudio", "non-dropping-particle" : "", "parse-names" : false, "suffix" : "" }, { "dropping-particle" : "", "family" : "Lopez", "given" : "Lidio", "non-dropping-particle" : "", "parse-names" : false, "suffix" : "" }, { "dropping-particle" : "", "family" : "Luckman", "given" : "Brian H", "non-dropping-particle" : "", "parse-names" : false, "suffix" : "" }, { "dropping-particle" : "", "family" : "Lister", "given" : "David", "non-dropping-particle" : "", "parse-names" : false, "suffix" : "" }, { "dropping-particle" : "", "family" : "Harris", "given" : "Ian", "non-dropping-particle" : "", "parse-names" : false, "suffix" : "" }, { "dropping-particle" : "", "family" : "Jones", "given" : "Philip D", "non-dropping-particle" : "", "parse-names" : false, "suffix" : "" }, { "dropping-particle" : "", "family" : "Williams", "given" : "A Park", "non-dropping-particle" : "", "parse-names" : false, "suffix" : "" }, { "dropping-particle" : "", "family" : "Velazquez", "given" : "Gonzalo", "non-dropping-particle" : "", "parse-names" : false, "suffix" : "" }, { "dropping-particle" : "", "family" : "Aliste", "given" : "Diego", "non-dropping-particle" : "", "parse-names" : false, "suffix" : "" }, { "dropping-particle" : "", "family" : "Aguilera-Betti", "given" : "Isabella", "non-dropping-particle" : "", "parse-names" : false, "suffix" : "" }, { "dropping-particle" : "", "family" : "Marcotti", "given" : "Eugenia", "non-dropping-particle" : "", "parse-names" : false, "suffix" : "" }, { "dropping-particle" : "", "family" : "Flores", "given" : "Felipe", "non-dropping-particle" : "", "parse-names" : false, "suffix" : "" }, { "dropping-particle" : "", "family" : "Mu\u00f1oz", "given" : "Tom\u00e1s", "non-dropping-particle" : "", "parse-names" : false, "suffix" : "" }, { "dropping-particle" : "", "fam</w:instrText>
      </w:r>
      <w:r w:rsidR="00A94565" w:rsidRPr="002079D8">
        <w:rPr>
          <w:rFonts w:cs="Times New Roman"/>
          <w:rPrChange w:id="4938" w:author="Elisabeth Lonnoy" w:date="2021-05-20T15:26:00Z">
            <w:rPr>
              <w:rFonts w:cs="Times New Roman"/>
              <w:lang w:val="en-GB"/>
            </w:rPr>
          </w:rPrChange>
        </w:rPr>
        <w:instrText>ily" : "Cuq", "given" : "Emilio", "non-dropping-particle" : "", "parse-names" : false, "suffix" : "" }, { "dropping-particle" : "", "family" : "Boninsegna", "given" : "Jos\u00e9 A", "non-dropping-particle" : "", "parse-names" : false, "suffix" : "" } ], "container-title" : "Proceedings of the National Academy of Sciences", "id" : "ITEM-4", "issue" : "29", "issued" : { "date-parts" : [ [ "2020", "7", "21" ] ] }, "page" : "16816-16823", "title" : "Six hundred years of South American tree rings reveal an increase in severe hydroclimatic events since mid-20th century", "translator" : [ { "dropping-particle" : "", "family" : "H4318", "given" : "", "non-dropping-particle" : "", "parse-names" : false, "suffix" : "" } ], "type" : "article-journal", "volume" : "117" }, "uris" : [ "http://www.mendeley.com/documents/?uuid=5c36f5aa-4931-4c9d-a51f-c50a6f039f1c" ] } ], "mendeley" : { "formattedCitation" : "(Cook et al., 2015; Stahle et al., 2016; Aguilera-Betti et al., 2017; Morales et al., 2020)", "manualFormatting" : "Cook et al., 2015; Stahle et al., 2016; Aguilera-Betti et al., 2017; Morales et al., 2020)", "plainTextFormattedCitation" : "(Cook et al., 2015; Stahle et al., 2016; Aguilera-Betti et al., 2017; Morales et al., 2020)", "previouslyFormattedCitation" : "(Cook et al., 2015; Stahle et al., 2016; Aguilera-Betti et al., 2017; Morales et al., 2020)" }, "properties" : { "noteIndex" : 0 }, "schema" : "https://github.com/citation-style-language/schema/raw/master/csl-citation.json" }</w:instrText>
      </w:r>
      <w:r w:rsidRPr="003A0C0D">
        <w:rPr>
          <w:rFonts w:cs="Times New Roman"/>
        </w:rPr>
        <w:fldChar w:fldCharType="separate"/>
      </w:r>
      <w:ins w:id="4939" w:author="Robin Matthews" w:date="2021-05-18T16:05:00Z">
        <w:r w:rsidR="00602365">
          <w:rPr>
            <w:rFonts w:cs="Times New Roman"/>
            <w:noProof/>
            <w:lang w:val="sv-SE"/>
          </w:rPr>
          <w:t>Cook et al., 2015; Stahle et al., 2016; Aguilera-Betti et al., 2017; Morales et al., 2020)</w:t>
        </w:r>
      </w:ins>
      <w:del w:id="4940" w:author="Robin Matthews" w:date="2021-05-18T16:05:00Z">
        <w:r w:rsidRPr="006409E5" w:rsidDel="00602365">
          <w:rPr>
            <w:rFonts w:cs="Times New Roman"/>
            <w:noProof/>
            <w:lang w:val="sv-SE"/>
          </w:rPr>
          <w:delText>Cook et al., 2015; Stahle et al., 2016; Aguilera-Betti et al., 2017; Morales et al., 2020)</w:delText>
        </w:r>
      </w:del>
      <w:r w:rsidRPr="003A0C0D">
        <w:rPr>
          <w:rFonts w:cs="Times New Roman"/>
        </w:rPr>
        <w:fldChar w:fldCharType="end"/>
      </w:r>
      <w:r w:rsidRPr="006409E5">
        <w:rPr>
          <w:rFonts w:cs="Times New Roman"/>
          <w:lang w:val="sv-SE"/>
        </w:rPr>
        <w:t xml:space="preserve">. </w:t>
      </w:r>
      <w:r w:rsidRPr="00FA4D8D">
        <w:rPr>
          <w:lang w:val="en-GB"/>
        </w:rPr>
        <w:t>Likewise, stalagmite records of oxygen isotopes have increased in number, resolution</w:t>
      </w:r>
      <w:del w:id="4941" w:author="Ian Blenkinsop" w:date="2021-07-08T08:14:00Z">
        <w:r w:rsidRPr="00FA4D8D" w:rsidDel="00923791">
          <w:rPr>
            <w:lang w:val="en-GB"/>
          </w:rPr>
          <w:delText>,</w:delText>
        </w:r>
      </w:del>
      <w:r w:rsidRPr="00FA4D8D">
        <w:rPr>
          <w:lang w:val="en-GB"/>
        </w:rPr>
        <w:t xml:space="preserve"> and geographic distribution since AR5, providing insights into </w:t>
      </w:r>
      <w:del w:id="4942" w:author="Ian Blenkinsop" w:date="2021-07-08T08:15:00Z">
        <w:r w:rsidRPr="00FA4D8D" w:rsidDel="00923791">
          <w:rPr>
            <w:lang w:val="en-GB"/>
          </w:rPr>
          <w:delText xml:space="preserve">regional </w:delText>
        </w:r>
      </w:del>
      <w:ins w:id="4943" w:author="Ian Blenkinsop" w:date="2021-07-08T08:15:00Z">
        <w:r w:rsidR="00923791" w:rsidRPr="00FA4D8D">
          <w:rPr>
            <w:lang w:val="en-GB"/>
          </w:rPr>
          <w:t>regional</w:t>
        </w:r>
        <w:r w:rsidR="00923791">
          <w:rPr>
            <w:lang w:val="en-GB"/>
          </w:rPr>
          <w:t>-</w:t>
        </w:r>
      </w:ins>
      <w:del w:id="4944" w:author="Ian Blenkinsop" w:date="2021-07-08T08:15:00Z">
        <w:r w:rsidRPr="00FA4D8D" w:rsidDel="00923791">
          <w:rPr>
            <w:lang w:val="en-GB"/>
          </w:rPr>
          <w:delText xml:space="preserve">to </w:delText>
        </w:r>
      </w:del>
      <w:ins w:id="4945" w:author="Ian Blenkinsop" w:date="2021-07-08T08:15:00Z">
        <w:r w:rsidR="00923791" w:rsidRPr="00FA4D8D">
          <w:rPr>
            <w:lang w:val="en-GB"/>
          </w:rPr>
          <w:t>to</w:t>
        </w:r>
        <w:r w:rsidR="00923791">
          <w:rPr>
            <w:lang w:val="en-GB"/>
          </w:rPr>
          <w:t>-</w:t>
        </w:r>
      </w:ins>
      <w:r w:rsidRPr="00FA4D8D">
        <w:rPr>
          <w:lang w:val="en-GB"/>
        </w:rPr>
        <w:t xml:space="preserve">global-scale hydrological change over the last centuries to millions of years (Chapter 8; </w:t>
      </w:r>
      <w:r w:rsidRPr="003A0C0D">
        <w:fldChar w:fldCharType="begin" w:fldLock="1"/>
      </w:r>
      <w:r w:rsidR="00E81B0B">
        <w:rPr>
          <w:lang w:val="en-GB"/>
        </w:rPr>
        <w:instrText>ADDIN CSL_CITATION { "citationItems" : [ { "id" : "ITEM-1", "itemData" : { "DOI" : "10.1038/srep34485", "ISSN" : "2045-2322", "abstract" : "The seasonal north-south migration of the intertropical convergence zone (ITCZ) defines the tropical rain belt (TRB), a region of enormous terrestrial and marine biodiversity and home to 40% of people on Earth. The TRB is dynamic and has been shown to shift south as a coherent system during periods of Northern Hemisphere cooling. However, recent studies of Indo-Pacific hydroclimate suggest that during the Little Ice Age (LIA; AD 1400\u20131850), the TRB in this region contracted rather than being displaced uniformly southward. This behaviour is not well understood, particularly during climatic fluctuations less pronounced than those of the LIA, the largest centennial-scale cool period of the last millennium. Here we show that the Indo-Pacific TRB expanded and contracted numerous times over multi-decadal to centennial scales during the last 3,000 yr. By integrating precisely-dated stalagmite records of tropical hydroclimate from southern China with a newly enhanced stalagmite time series from northern Australia, our study reveals a previously unidentified coherence between the austral and boreal summer monsoon. State-of-the-art climate model simulations of the last millennium suggest these are linked to changes in the structure of the regional manifestation of the atmosphere\u2019s meridional circulation.", "author" : [ { "dropping-particle" : "", "family" : "Denniston", "given" : "Rhawn F", "non-dropping-particle" : "", "parse-names" : false, "suffix" : "" }, { "dropping-particle" : "", "family" : "Ummenhofer", "given" : "Caroline C", "non-dropping-particle" : "", "parse-names" : false, "suffix" : "" }, { "dropping-particle" : "", "family" : "Wanamaker", "given" : "Alan D", "non-dropping-particle" : "", "parse-names" : false, "suffix" : "" }, { "dropping-particle" : "", "family" : "Lachniet", "given" : "Matthew S", "non-dropping-particle" : "", "parse-names" : false, "suffix" : "" }, { "dropping-particle" : "", "family" : "Villarini", "given" : "Gabriele", "non-dropping-particle" : "", "parse-names" : false, "suffix" : "" }, { "dropping-particle" : "", "family" : "Asmerom", "given" : "Yemane", "non-dropping-particle" : "", "parse-names" : false, "suffix" : "" }, { "dropping-particle" : "", "family" : "Polyak", "given" : "Victor J", "non-dropping-particle" : "", "parse-names" : false, "suffix" : "" }, { "dropping-particle" : "", "family" : "Passaro", "given" : "Kristian J", "non-dropping-particle" : "", "parse-names" : false, "suffix" : "" }, { "dropping-particle" : "", "family" : "Cugley", "given" : "John", "non-dropping-particle" : "", "parse-names" : false, "suffix" : "" }, { "dropping-particle" : "", "family" : "Woods", "given" : "David", "non-dropping-particle" : "", "parse-names" : false, "suffix" : "" }, { "dropping-particle" : "", "family" : "Humphreys", "given" : "William F", "non-dropping-particle" : "", "parse-names" : false, "suffix" : "" } ], "container-title" : "Scientific Reports", "id" : "ITEM-1", "issue" : "1", "issued" : { "date-parts" : [ [ "2016" ] ] }, "page" : "34485", "title" : "Expansion and Contraction of the Indo-Pacific Tropical Rain Belt over the Last Three Millennia", "translator" : [ { "dropping-particle" : "", "family" : "H4316", "given" : "", "non-dropping-particle" : "", "parse-names" : false, "suffix" : "" } ], "type" : "article-journal", "volume" : "6" }, "uris" : [ "http://www.mendeley.com/documents/?uuid=6a2fd354-66df-4de3-ae0d-660b84836607" ] }, { "id" : "ITEM-2", "itemData" : { "DOI" : "10.1038/srep36975", "ISSN" : "2045-2322", "abstract" : "The extent to which climate variability in Central Asia is causally linked to large-scale changes in the Asian monsoon on varying timescales remains a longstanding question. Here we present precisely dated high-resolution speleothem oxygen-carbon isotope and trace element records of Central Asia\u2019s hydroclimate variability from Tonnel\u2019naya cave, Uzbekistan and Kesang cave, western China. On orbital timescales, the supra-regional climate variance, inferred from our oxygen isotope records, exhibits a precessional rhythm, punctuated by millennial-scale abrupt climate events, suggesting a close coupling with the Asian monsoon. However, the local hydroclimatic variability at both cave sites, inferred from carbon isotope and trace element records, shows climate variations that are distinctly different from their supra-regional modes. Particularly, hydroclimatic changes in both Tonnel\u2019naya and Kesang areas during the Holocene lag behind the supra-regional climate variability by several thousand years. These observations may reconcile the apparent out-of-phase hydroclimatic variability, inferred from the Holocene lake proxy records, between Westerly Central Asia and Monsoon Asia.", "author" : [ { "dropping-particle" : "", "family" : "Cheng", "given" : "Hai", "non-dropping-particle" : "", "parse-names" : false, "suffix" : "" }, { "dropping-particle" : "", "family" : "Sp\u00f6tl", "given" : "Christoph", "non-dropping-particle" : "", "parse-names" : false, "suffix" : "" }, { "dropping-particle" : "", "family" : "Breitenbach", "given" : "Sebastian F M", "non-dropping-particle" : "", "parse-names" : false, "suffix" : "" }, { "dropping-particle" : "", "family" : "Sinha", "given" : "Ashish", "non-dropping-particle" : "", "parse-names" : false, "suffix" : "" }, { "dropping-particle" : "", "family" : "Wassenburg", "given" : "Jasper A", "non-dropping-particle" : "", "parse-names" : false, "suffix" : "" }, { "dropping-particle" : "", "family" : "Jochum", "given" : "Klaus Peter", "non-dropping-particle" : "", "parse-names" : false, "suffix" : "" }, { "dropping-particle" : "", "family" : "Scholz", "given" : "Denis", "non-dropping-particle" : "", "parse-names" : false, "suffix" : "" }, { "dropping-particle" : "", "family" : "Li", "given" : "Xianglei", "non-dropping-particle" : "", "parse-names" : false, "suffix" : "" }, { "dropping-particle" : "", "family" : "Yi", "given" : "Liang", "non-dropping-particle" : "", "parse-names" : false, "suffix" : "" }, { "dropping-particle" : "", "family" : "Peng", "given" : "Youbing", "non-dropping-particle" : "", "parse-names" : false, "suffix" : "" }, { "dropping-particle" : "", "family" : "Lv", "given" : "Yanbin", "non-dropping-particle" : "", "parse-names" : false, "suffix" : "" }, { "dropping-particle" : "", "family" : "Zhang", "given" : "Pingzhong", "non-dropping-particle" : "", "parse-names" : false, "suffix" : "" }, { "dropping-particle" : "", "family" : "Votintseva", "given" : "Antonina", "non-dropping-particle" : "", "parse-names" : false, "suffix" : "" }, { "dropping-particle" : "", "family" : "Loginov", "given" : "Vadim", "non-dropping-particle" : "", "parse-names" : false, "suffix" : "" }, { "dropping-particle" : "", "family" : "Ning", "given" : "Youfeng", "non-dropping-particle" : "", "parse-names" : false, "suffix" : "" }, { "dropping-particle" : "", "family" : "Kathayat", "given" : "Gayatri", "non-dropping-particle" : "", "parse-names" : false, "suffix" : "" }, { "dropping-particle" : "", "family" : "Edwards", "given" : "R Lawrence", "non-dropping-particle" : "", "parse-names" : false, "suffix" : "" } ], "container-title" : "Scientific Reports", "id" : "ITEM-2", "issue" : "1", "issued" : { "date-parts" : [ [ "2016" ] ] }, "page" : "36975", "title" : "Climate variations of Central Asia on orbital to millennial timescales", "translator" : [ { "dropping-particle" : "", "family" : "H4315", "given" : "", "non-dropping-particle" : "", "parse-names" : false, "suffix" : "" } ], "type" : "article-journal", "volume" : "6" }, "uris" : [ "http://www.mendeley.com/documents/?uuid=a8daead5-15d1-4f79-a339-1f9156ad0e98" ] }, { "id" : "ITEM-3", "itemData" : { "DOI" : "10.3390/quat2010007", "ISSN" : "2571-550X", "abstract" : "Isotopic records from speleothems are an important source of information about past climates and, given the increase in the number of isotope-enabled climate models, are likely to become an important tool for climate model evaluation. SISAL (Speleothem Isotopes Synthesis and Analysis) have created a global database of isotopic records from speleothems in order to facilitate regional analyses and data-model comparison. The papers in this Special Issue showcase the use of the database for regional analyses. In this paper, we discuss some of the important issues underpinning the use of speleothems and how the existence of this database assists palaeoclimate research. We also highlight some of the lessons learned in the creation of the SISAL database and outline potential research going forward.", "author" : [ { "dropping-particle" : "", "family" : "Comas-Bru", "given" : "Laia", "non-dropping-particle" : "", "parse-names" : false, "suffix" : "" }, { "dropping-particle" : "", "family" : "Harrison", "given" : "Sandy P", "non-dropping-particle" : "", "parse-names" : false, "suffix" : "" } ], "container-title" : "Quaternary", "id" : "ITEM-3", "issue" : "1", "issued" : { "date-parts" : [ [ "2019" ] ] }, "title" : "SISAL: Bringing Added Value to Speleothem Research", "translator" : [ { "dropping-particle" : "", "family" : "H3692", "given" : "", "non-dropping-particle" : "", "parse-names" : false, "suffix" : "" } ], "type" : "article-journal", "volume" : "2" }, "uris" : [ "http://www.mendeley.com/documents/?uuid=5a75e15d-6607-42cb-b382-6fec654f2082" ] } ], "mendeley" : { "formattedCitation" : "(Cheng et al., 2016; Denniston et al., 2016; Comas-Bru and Harrison, 2019)", "manualFormatting" : "Cheng et al., 2016; Denniston et al., 2016; Comas-Bru and Harrison, 2019)", "plainTextFormattedCitation" : "(Cheng et al., 2016; Denniston et al., 2016; Comas-Bru and Harrison, 2019)", "previouslyFormattedCitation" : "(Cheng et al., 2016; Denniston et al., 2016; Comas-Bru and Harrison, 2019)" }, "properties" : { "noteIndex" : 0 }, "schema" : "https://github.com/citation-style-language/schema/raw/master/csl-citation.json" }</w:instrText>
      </w:r>
      <w:r w:rsidRPr="003A0C0D">
        <w:fldChar w:fldCharType="separate"/>
      </w:r>
      <w:ins w:id="4946" w:author="Robin Matthews" w:date="2021-05-18T16:05:00Z">
        <w:r w:rsidR="00602365">
          <w:rPr>
            <w:noProof/>
            <w:lang w:val="en-US"/>
          </w:rPr>
          <w:t>Cheng et al., 2016; Denniston et al., 2016; Comas-Bru and Harrison, 2019)</w:t>
        </w:r>
      </w:ins>
      <w:del w:id="4947" w:author="Robin Matthews" w:date="2021-05-18T16:05:00Z">
        <w:r w:rsidRPr="00E35E42" w:rsidDel="00602365">
          <w:rPr>
            <w:noProof/>
            <w:lang w:val="en-US"/>
          </w:rPr>
          <w:delText>Cheng et al., 2016; Denniston et al., 2016; Comas-Bru and Harrison, 2019)</w:delText>
        </w:r>
      </w:del>
      <w:r w:rsidRPr="003A0C0D">
        <w:fldChar w:fldCharType="end"/>
      </w:r>
      <w:r w:rsidRPr="00E35E42">
        <w:rPr>
          <w:lang w:val="en-US"/>
        </w:rPr>
        <w:t xml:space="preserve">. </w:t>
      </w:r>
      <w:r w:rsidRPr="00FA4D8D">
        <w:rPr>
          <w:lang w:val="en-GB"/>
        </w:rPr>
        <w:t xml:space="preserve">A new global compilation of water isotope-based paleoclimate records spanning the last </w:t>
      </w:r>
      <w:commentRangeStart w:id="4948"/>
      <w:r w:rsidRPr="00FA4D8D">
        <w:rPr>
          <w:lang w:val="en-GB"/>
        </w:rPr>
        <w:t>2</w:t>
      </w:r>
      <w:del w:id="4949" w:author="Ian Blenkinsop" w:date="2021-07-08T08:15:00Z">
        <w:r w:rsidRPr="00FA4D8D" w:rsidDel="00923791">
          <w:rPr>
            <w:lang w:val="en-GB"/>
          </w:rPr>
          <w:delText>,</w:delText>
        </w:r>
      </w:del>
      <w:r w:rsidRPr="00FA4D8D">
        <w:rPr>
          <w:lang w:val="en-GB"/>
        </w:rPr>
        <w:t>000 years</w:t>
      </w:r>
      <w:commentRangeEnd w:id="4948"/>
      <w:r w:rsidR="00923791">
        <w:rPr>
          <w:rStyle w:val="CommentReference"/>
        </w:rPr>
        <w:commentReference w:id="4948"/>
      </w:r>
      <w:r w:rsidRPr="00FA4D8D">
        <w:rPr>
          <w:lang w:val="en-GB"/>
        </w:rPr>
        <w:t xml:space="preserve"> (PAGES Iso2K) lays the groundwork for quantitative multi-proxy reconstructions of </w:t>
      </w:r>
      <w:del w:id="4950" w:author="Ian Blenkinsop" w:date="2021-07-08T08:16:00Z">
        <w:r w:rsidRPr="00FA4D8D" w:rsidDel="00923791">
          <w:rPr>
            <w:lang w:val="en-GB"/>
          </w:rPr>
          <w:delText xml:space="preserve">regional </w:delText>
        </w:r>
      </w:del>
      <w:ins w:id="4951" w:author="Ian Blenkinsop" w:date="2021-07-08T08:16:00Z">
        <w:r w:rsidR="00923791" w:rsidRPr="00FA4D8D">
          <w:rPr>
            <w:lang w:val="en-GB"/>
          </w:rPr>
          <w:t>regional</w:t>
        </w:r>
        <w:r w:rsidR="00923791">
          <w:rPr>
            <w:lang w:val="en-GB"/>
          </w:rPr>
          <w:t>-</w:t>
        </w:r>
      </w:ins>
      <w:ins w:id="4952" w:author="Ian Blenkinsop" w:date="2021-07-08T10:23:00Z">
        <w:r w:rsidR="001D0B9A">
          <w:rPr>
            <w:lang w:val="en-GB"/>
          </w:rPr>
          <w:t xml:space="preserve"> </w:t>
        </w:r>
      </w:ins>
      <w:del w:id="4953" w:author="Ian Blenkinsop" w:date="2021-07-08T08:16:00Z">
        <w:r w:rsidRPr="00FA4D8D" w:rsidDel="00923791">
          <w:rPr>
            <w:lang w:val="en-GB"/>
          </w:rPr>
          <w:delText xml:space="preserve">to </w:delText>
        </w:r>
      </w:del>
      <w:ins w:id="4954" w:author="Ian Blenkinsop" w:date="2021-07-08T08:16:00Z">
        <w:r w:rsidR="00923791" w:rsidRPr="00FA4D8D">
          <w:rPr>
            <w:lang w:val="en-GB"/>
          </w:rPr>
          <w:t>to</w:t>
        </w:r>
      </w:ins>
      <w:ins w:id="4955" w:author="Ian Blenkinsop" w:date="2021-07-08T10:24:00Z">
        <w:r w:rsidR="001D0B9A">
          <w:rPr>
            <w:lang w:val="en-GB"/>
          </w:rPr>
          <w:t xml:space="preserve"> </w:t>
        </w:r>
      </w:ins>
      <w:del w:id="4956" w:author="Ian Blenkinsop" w:date="2021-07-08T08:16:00Z">
        <w:r w:rsidRPr="00FA4D8D" w:rsidDel="00923791">
          <w:rPr>
            <w:lang w:val="en-GB"/>
          </w:rPr>
          <w:delText xml:space="preserve">global </w:delText>
        </w:r>
      </w:del>
      <w:ins w:id="4957" w:author="Ian Blenkinsop" w:date="2021-07-08T08:16:00Z">
        <w:r w:rsidR="00923791" w:rsidRPr="00FA4D8D">
          <w:rPr>
            <w:lang w:val="en-GB"/>
          </w:rPr>
          <w:t>global</w:t>
        </w:r>
        <w:r w:rsidR="00923791">
          <w:rPr>
            <w:lang w:val="en-GB"/>
          </w:rPr>
          <w:t>-</w:t>
        </w:r>
      </w:ins>
      <w:r w:rsidRPr="00FA4D8D">
        <w:rPr>
          <w:lang w:val="en-GB"/>
        </w:rPr>
        <w:t xml:space="preserve">scale hydrological and temperature trends and extremes </w:t>
      </w:r>
      <w:r w:rsidRPr="003A0C0D">
        <w:fldChar w:fldCharType="begin" w:fldLock="1"/>
      </w:r>
      <w:r w:rsidR="00E14AAC">
        <w:rPr>
          <w:lang w:val="en-GB"/>
        </w:rPr>
        <w:instrText>ADDIN CSL_CITATION { "citationItems" : [ { "id" : "ITEM-1", "itemData" : { "DOI" : "10.5194/essd-12-2261-2020", "author" : [ { "dropping-particle" : "", "family" : "Konecky", "given" : "B L", "non-dropping-particle" : "", "parse-names" : false, "suffix" : "" }, { "dropping-particle" : "", "family" : "McKay", "given" : "N P", "non-dropping-particle" : "", "parse-names" : false, "suffix" : "" }, { "dropping-particle" : "V", "family" : "Churakova (Sidorova)", "given" : "O", "non-dropping-particle" : "", "parse-names" : false, "suffix" : "" }, { "dropping-particle" : "", "family" : "Comas-Bru", "given" : "L", "non-dropping-particle" : "", "parse-names" : false, "suffix" : "" }, { "dropping-particle" : "", "family" : "Dassi\u00e9", "given" : "E P", "non-dropping-particle" : "", "parse-names" : false, "suffix" : "" }, { "dropping-particle" : "", "family" : "DeLong", "given" : "K L", "non-dropping-particle" : "", "parse-names" : false, "suffix" : "" }, { "dropping-particle" : "", "family" : "Falster", "given" : "G M", "non-dropping-particle" : "", "parse-names" : false, "suffix" : "" }, { "dropping-particle" : "", "family" : "Fischer", "given" : "M J", "non-dropping-particle" : "", "parse-names" : false, "suffix" : "" }, { "dropping-particle" : "", "family" : "Jones", "given" : "M D", "non-dropping-particle" : "", "parse-names" : false, "suffix" : "" }, { "dropping-particle" : "", "family" : "Jonkers", "given" : "L", "non-dropping-particle" : "", "parse-names" : false, "suffix" : "" }, { "dropping-particle" : "", "family" : "Kaufman", "given" : "D S", "non-dropping-particle" : "", "parse-names" : false, "suffix" : "" }, { "dropping-particle" : "", "family" : "Leduc", "given" : "G", "non-dropping-particle" : "", "parse-names" : false, "suffix" : "" }, { "dropping-particle" : "", "family" : "Managave", "given" : "S R", "non-dropping-particle" : "", "parse-names" : false, "suffix" : "" }, { "dropping-particle" : "", "family" : "Martrat", "given" : "B", "non-dropping-particle" : "", "parse-names" : false, "suffix" : "" }, { "dropping-particle" : "", "family" : "Opel", "given" : "T", "non-dropping-particle" : "", "parse-names" : false, "suffix" : "" }, { "dropping-particle" : "", "family" : "Orsi", "given" : "A J", "non-dropping-particle" : "", "parse-names" : false, "suffix" : "" }, { "dropping-particle" : "", "family" : "Partin", "given" : "J W", "non-dropping-particle" : "", "parse-names" : false, "suffix" : "" }, { "dropping-particle" : "", "family" : "Sayani", "given" : "H R", "non-dropping-particle" : "", "parse-names" : false, "suffix" : "" }, { "dropping-particle" : "", "family" : "Thomas", "given" : "E K", "non-dropping-particle" : "", "parse-names" : false, "suffix" : "" }, { "dropping-particle" : "", "family" : "Thompson", "given" : "D M", "non-dropping-particle" : "", "parse-names" : false, "suffix" : "" }, { "dropping-particle" : "", "family" : "Tyler", "given" : "J J", "non-dropping-particle" : "", "parse-names" : false, "suffix" : "" }, { "dropping-particle" : "", "family" : "Abram", "given" : "N J", "non-dropping-particle" : "", "parse-names" : false, "suffix" : "" }, { "dropping-particle" : "", "family" : "Atwood", "given" : "A R", "non-dropping-particle" : "", "parse-names" : false, "suffix" : "" }, { "dropping-particle" : "", "family" : "Cartapanis", "given" : "O", "non-dropping-particle" : "", "parse-names" : false, "suffix" : "" }, { "dropping-particle" : "", "family" : "Conroy", "given" : "J L", "non-dropping-particle" : "", "parse-names" : false, "suffix" : "" }, { "dropping-particle" : "", "family" : "Curran", "given" : "M A", "non-dropping-particle" : "", "parse-names" : false, "suffix" : "" }, { "dropping-particle" : "", "family" : "Dee", "given" : "S G", "non-dropping-particle" : "", "parse-names" : false, "suffix" : "" }, { "dropping-particle" : "", "family" : "Deininger", "given" : "M", "non-dropping-particle" : "", "parse-names" : false, "suffix" : "" }, { "dropping-particle" : "V", "family" : "Divine", "given" : "D", "non-dropping-particle" : "", "parse-names" : false, "suffix" : "" }, { "dropping-particle" : "", "family" : "Kern", "given" : "Z", "non-dropping-particle" : "", "parse-names" : false, "suffix" : "" }, { "dropping-particle" : "", "family" : "Porter", "given" : "T J", "non-dropping-particle" : "", "parse-names" : false, "suffix" : "" }, { "dropping-particle" : "", "family" : "Stevenson", "given" : "S L", "non-dropping-particle" : "", "parse-names" : false, "suffix" : "" }, { "dropping-particle" : "", "family" : "Gunten", "given" : "L", "non-dropping-particle" : "von", "parse-names" : false, "suffix" : "" }, { "dropping-particle" : "", "family" : "Members", "given" : "Iso2k Project", "non-dropping-particle" : "", "parse-names" : false, "suffix" : "" } ], "container-title" : "Earth System Science Data", "id" : "ITEM-1", "issue" : "3", "issued" : { "date-parts" : [ [ "2020" ] ] }, "page" : "2261-2288", "title" : "The Iso2k database: a global compilation of paleo-\u03b418O and \u03b42H records to aid understanding of Common Era climate", "translator" : [ { "dropping-particle" : "", "family" : "H2138", "given" : "", "non-dropping-particle" : "", "parse-names" : false, "suffix" : "" } ], "type" : "article-journal", "volume" : "12" }, "uris" : [ "http://www.mendeley.com/documents/?uuid=3d9afb28-6e99-481a-9428-a349873c7b3c" ] } ], "mendeley" : { "formattedCitation" : "(Konecky et al., 2020)", "plainTextFormattedCitation" : "(Konecky et al., 2020)", "previouslyFormattedCitation" : "(Konecky et al., 2020)" }, "properties" : { "noteIndex" : 0 }, "schema" : "https://github.com/citation-style-language/schema/raw/master/csl-citation.json" }</w:instrText>
      </w:r>
      <w:r w:rsidRPr="003A0C0D">
        <w:fldChar w:fldCharType="separate"/>
      </w:r>
      <w:ins w:id="4958" w:author="Robin Matthews" w:date="2021-05-18T16:05:00Z">
        <w:r w:rsidR="00602365">
          <w:rPr>
            <w:noProof/>
            <w:lang w:val="en-GB"/>
          </w:rPr>
          <w:t>(Konecky et al., 2020)</w:t>
        </w:r>
      </w:ins>
      <w:del w:id="4959" w:author="Robin Matthews" w:date="2021-05-18T16:05:00Z">
        <w:r w:rsidRPr="00FA4D8D" w:rsidDel="00602365">
          <w:rPr>
            <w:noProof/>
            <w:lang w:val="en-GB"/>
          </w:rPr>
          <w:delText>(Konecky et al., 2020)</w:delText>
        </w:r>
      </w:del>
      <w:r w:rsidRPr="003A0C0D">
        <w:fldChar w:fldCharType="end"/>
      </w:r>
      <w:r w:rsidRPr="00FA4D8D">
        <w:rPr>
          <w:lang w:val="en-GB"/>
        </w:rPr>
        <w:t>.</w:t>
      </w:r>
    </w:p>
    <w:p w14:paraId="0F6C803A" w14:textId="77777777" w:rsidR="006409E5" w:rsidRPr="00FA4D8D" w:rsidRDefault="006409E5" w:rsidP="006409E5">
      <w:pPr>
        <w:pStyle w:val="AR6BodyText"/>
        <w:rPr>
          <w:lang w:val="en-GB"/>
        </w:rPr>
      </w:pPr>
    </w:p>
    <w:p w14:paraId="507FE286" w14:textId="2EB39B6A" w:rsidR="006409E5" w:rsidRPr="00FA4D8D" w:rsidRDefault="006409E5" w:rsidP="006409E5">
      <w:pPr>
        <w:pStyle w:val="AR6BodyText"/>
        <w:rPr>
          <w:lang w:val="en-GB"/>
        </w:rPr>
      </w:pPr>
      <w:r w:rsidRPr="00FA4D8D">
        <w:rPr>
          <w:lang w:val="en-GB"/>
        </w:rPr>
        <w:t>R</w:t>
      </w:r>
      <w:r w:rsidRPr="00FA4D8D">
        <w:rPr>
          <w:rFonts w:cs="Times New Roman"/>
          <w:lang w:val="en-GB"/>
        </w:rPr>
        <w:t xml:space="preserve">ecent advances in the reconstruction of climate extremes </w:t>
      </w:r>
      <w:del w:id="4960" w:author="Ian Blenkinsop" w:date="2021-07-08T08:17:00Z">
        <w:r w:rsidRPr="00FA4D8D" w:rsidDel="00635436">
          <w:rPr>
            <w:rFonts w:cs="Times New Roman"/>
            <w:lang w:val="en-GB"/>
          </w:rPr>
          <w:delText xml:space="preserve">beyond </w:delText>
        </w:r>
      </w:del>
      <w:ins w:id="4961" w:author="Ian Blenkinsop" w:date="2021-07-08T08:17:00Z">
        <w:r w:rsidR="00635436">
          <w:rPr>
            <w:rFonts w:cs="Times New Roman"/>
            <w:lang w:val="en-GB"/>
          </w:rPr>
          <w:t xml:space="preserve">– aside from </w:t>
        </w:r>
        <w:r w:rsidR="00635436" w:rsidRPr="00FA4D8D">
          <w:rPr>
            <w:rFonts w:cs="Times New Roman"/>
            <w:lang w:val="en-GB"/>
          </w:rPr>
          <w:t xml:space="preserve"> </w:t>
        </w:r>
      </w:ins>
      <w:r w:rsidRPr="00FA4D8D">
        <w:rPr>
          <w:rFonts w:cs="Times New Roman"/>
          <w:lang w:val="en-GB"/>
        </w:rPr>
        <w:t xml:space="preserve">temperature and drought </w:t>
      </w:r>
      <w:ins w:id="4962" w:author="Ian Blenkinsop" w:date="2021-07-08T08:17:00Z">
        <w:r w:rsidR="00635436">
          <w:rPr>
            <w:rFonts w:cs="Times New Roman"/>
            <w:lang w:val="en-GB"/>
          </w:rPr>
          <w:t xml:space="preserve">– </w:t>
        </w:r>
      </w:ins>
      <w:r w:rsidRPr="00FA4D8D">
        <w:rPr>
          <w:rFonts w:cs="Times New Roman"/>
          <w:lang w:val="en-GB"/>
        </w:rPr>
        <w:t>include expanded datasets of past El Niño</w:t>
      </w:r>
      <w:del w:id="4963" w:author="Ian Blenkinsop" w:date="2021-07-08T08:17:00Z">
        <w:r w:rsidRPr="00FA4D8D" w:rsidDel="00635436">
          <w:rPr>
            <w:rFonts w:cs="Times New Roman"/>
            <w:lang w:val="en-GB"/>
          </w:rPr>
          <w:delText>-</w:delText>
        </w:r>
      </w:del>
      <w:ins w:id="4964" w:author="Ian Blenkinsop" w:date="2021-07-08T08:17:00Z">
        <w:r w:rsidR="00635436">
          <w:rPr>
            <w:rFonts w:cs="Times New Roman"/>
            <w:lang w:val="en-GB"/>
          </w:rPr>
          <w:t>–</w:t>
        </w:r>
      </w:ins>
      <w:r w:rsidRPr="00FA4D8D">
        <w:rPr>
          <w:rFonts w:cs="Times New Roman"/>
          <w:lang w:val="en-GB"/>
        </w:rPr>
        <w:t>Southern Oscillation extremes (</w:t>
      </w:r>
      <w:del w:id="4965" w:author="Ian Blenkinsop" w:date="2021-07-08T08:17:00Z">
        <w:r w:rsidRPr="00FA4D8D" w:rsidDel="00635436">
          <w:rPr>
            <w:rFonts w:cs="Times New Roman"/>
            <w:lang w:val="en-GB"/>
          </w:rPr>
          <w:delText xml:space="preserve">Chapter 2, </w:delText>
        </w:r>
      </w:del>
      <w:r w:rsidRPr="00FA4D8D">
        <w:rPr>
          <w:rFonts w:cs="Times New Roman"/>
          <w:lang w:val="en-GB"/>
        </w:rPr>
        <w:t xml:space="preserve">Section 2.4.2; e.g., </w:t>
      </w:r>
      <w:r w:rsidRPr="003A0C0D">
        <w:rPr>
          <w:rFonts w:cs="Times New Roman"/>
        </w:rPr>
        <w:fldChar w:fldCharType="begin" w:fldLock="1"/>
      </w:r>
      <w:ins w:id="4966" w:author="Robin Matthews" w:date="2021-05-18T17:53:00Z">
        <w:r w:rsidR="00EB254E">
          <w:rPr>
            <w:rFonts w:cs="Times New Roman"/>
            <w:lang w:val="en-GB"/>
          </w:rPr>
          <w:instrText>ADDIN CSL_CITATION { "citationItems" : [ { "id" : "ITEM-1", "itemData" : { "DOI" : "10.1007/s00382-017-3797-4", "ISSN" : "0930-7575", "author" : [ { "dropping-particle" : "", "family" : "Barrett", "given" : "Hannah G.", "non-dropping-particle" : "", "parse-names" : false, "suffix" : "" }, { "dropping-particle" : "", "family" : "Jones", "given" : "Julie M.", "non-dropping-particle" : "", "parse-names" : false, "suffix" : "" }, { "dropping-particle" : "", "family" : "Bigg", "given" : "Grant R.", "non-dropping-particle" : "", "parse-names" : false, "suffix" : "" } ], "container-title" : "Climate Dynamics", "id" : "ITEM-1", "issue" : "9-10", "issued" : { "date-parts" : [ [ "2018", "5", "14" ] ] }, "page" : "3131-3152", "title" : "Reconstructing El Ni\u00f1o Southern Oscillation using data from ships\u2019 logbooks, 1815\u20131854. Part II: Comparisons with existing ENSO reconstructions and implications for reconstructing ENSO diversity", "translator" : [ { "dropping-particle" : "", "family" : "H3620", "given" : "", "non-dropping-particle" : "", "parse-names" : false, "suffix" : "" } ], "type" : "article-journal", "volume" : "50" }, "uris" : [ "http://www.mendeley.com/documents/?uuid=bc7dfdb4-5fb8-45b1-ba1b-ddb4fcc6e490" ] }, { "id" : "ITEM-2", "itemData" : { "DOI" : "10.1038/s41561-019-0353-3", "ISSN" : "1752-0908", "abstract" : "El Ni\u00f1o events differ substantially in their spatial pattern and intensity. Canonical Eastern Pacific El Ni\u00f1o events have sea surface temperature anomalies that are strongest in the far eastern equatorial Pacific, whereas peak ocean warming occurs further west during Central Pacific El Ni\u00f1o events. The event types differ in their impacts on the location and intensity of temperature and precipitation anomalies globally. Evidence is emerging that Central Pacific El Ni\u00f1o events have become more common, a trend that is projected by some studies to continue with ongoing climate change. Here we identify spatial and temporal patterns in observed sea surface temperatures that distinguish the evolution of Eastern and Central Pacific El Ni\u00f1o events in the tropical Pacific. We show that these patterns are recorded by a network of 27 seasonally resolved coral records, which we then use to reconstruct Central and Eastern Pacific El Ni\u00f1o activity for the past four centuries. We find a simultaneous increase in Central Pacific events and a decrease in Eastern Pacific events since the late twentieth century that leads to a ratio of Central to Eastern Pacific events that is unusual in a multicentury context. Compared to the past four centuries, the most recent 30\u2009year period includes fewer, but more intense, Eastern Pacific El Ni\u00f1o events.", "author" : [ { "dropping-particle" : "", "family" : "Freund", "given" : "Mandy B", "non-dropping-particle" : "", "parse-names" : false, "suffix" : "" }, { "dropping-particle" : "", "family" : "Henley", "given" : "Benjamin J", "non-dropping-particle" : "", "parse-names" : false, "suffix" : "" }, { "dropping-particle" : "", "family" : "Karoly", "given" : "David J", "non-dropping-particle" : "", "parse-names" : false, "suffix" : "" }, { "dropping-particle" : "V", "family" : "McGregor", "given" : "Helen", "non-dropping-particle" : "", "parse-names" : false, "suffix" : "" }, { "dropping-particle" : "", "family" : "Abram", "given" : "Nerilie J", "non-dropping-particle" : "", "parse-names" : false, "suffix" : "" }, { "dropping-particle" : "", "family" : "Dommenget", "given" : "Dietmar", "non-dropping-particle" : "", "parse-names" : false, "suffix" : "" } ], "container-title" : "Nature Geoscience", "id" : "ITEM-2", "issue" : "6", "issued" : { "date-parts" : [ [ "2019" ] ] }, "page" : "450-455", "title" : "Higher frequency of Central Pacific El Ni\u00f1o events in recent decades relative to past centuries", "translator" : [ { "dropping-particle" : "", "family" : "H3687", "given" : "", "non-dropping-particle" : "", "parse-names" : false, "suffix" : "" } ], "type" : "article-journal", "volume" : "12" }, "uris" : [ "http://www.mendeley.com/documents/?uuid=0e5ed1af-1a2c-49ae-a4d7-9f3bd4427bd4" ] }, { "id" : "ITEM-3", "itemData" : { "DOI" : "10.1029/2019GL083906", "ISSN" : "0094-8276", "abstract" : "The El Ni\u00f1o-Southern Oscillation (ENSO) represents the largest source of year-to-year global climate variability. While earth system models suggest a range of possible shifts in ENSO properties under continued greenhouse gas forcing, many centuries of preindustrial climate data are required to detect a potential shift in the properties of recent ENSO extremes. Here, we reconstruct the strength of ENSO variations over the last 7,000 years with a new ensemble of fossil coral oxygen isotope records from the Line Islands, located in the central equatorial Pacific. The corals document a significant decrease in ENSO variance of ~20% from 3,000 to 5,000 years ago, coinciding with changes in spring/fall precessional insolation. We find that ENSO variability over the last five decades is ~25% stronger than during the preindustrial. Our results provide empirical support for recent climate model projections showing an intensification of ENSO extremes under greenhouse forcing.", "author" : [ { "dropping-particle" : "", "family" : "Grothe", "given" : "Pamela R", "non-dropping-particle" : "", "parse-names" : false, "suffix" : "" }, { "dropping-particle" : "", "family" : "Cobb", "given" : "Kim M", "non-dropping-particle" : "", "parse-names" : false, "suffix" : "" }, { "dropping-particle" : "", "family" : "Liguori", "given" : "Giovanni", "non-dropping-particle" : "", "parse-names" : false, "suffix" : "" }, { "dropping-particle" : "", "family" : "Lorenzo", "given" : "Emanuele", "non-dropping-particle" : "Di", "parse-names" : false, "suffix" : "" }, { "dropping-particle" : "", "family" : "Capotondi", "given" : "Antonietta", "non-dropping-particle" : "", "parse-names" : false, "suffix" : "" }, { "dropping-particle" : "", "family" : "Lu", "given" : "Yanbin", "non-dropping-particle" : "", "parse-names" : false, "suffix" : "" }, { "dropping-particle" : "", "family" : "Cheng", "given" : "Hai", "non-dropping-particle" : "", "parse-names" : false, "suffix" : "" }, { "dropping-particle" : "", "family" : "Edwards", "given" : "R Lawrence", "non-dropping-particle" : "", "parse-names" : false, "suffix" : "" }, { "dropping-particle" : "", "family" : "Southon", "given" : "John R", "non-dropping-particle" : "", "parse-names" : false, "suffix" : "" }, { "dropping-particle" : "", "family" : "Santos", "given" : "Guaciara M", "non-dropping-particle" : "", "parse-names" : false, "suffix" : "" }, { "dropping-particle" : "", "family" : "Deocampo", "given" : "Daniel M", "non-dropping-particle" : "", "parse-names" : false, "suffix" : "" }, { "dropping-particle" : "", "family" : "Lynch\u2010Stieglitz", "given" : "Jean", "non-dropping-particle" : "", "parse-names" : false, "suffix" : "" }, { "dropping-particle" : "", "family" : "Chen", "given" : "Tianran", "non-dropping-particle" : "", "parse-names" : false, "suffix" : "" }, { "dropping-particle" : "", "family" : "Sayani", "given" : "Hussein R", "non-dropping-particle" : "", "parse-names" : false, "suffix" : "" }, { "dropping-particle" : "", "family" : "Thompson", "given" : "Diane M", "non-dropping-particle" : "", "parse-names" : false, "suffix" : "" }, { "dropping-particle" : "", "family" : "Conroy", "given" : "Jessica L", "non-dropping-particle" : "", "parse-names" : false, "suffix" : "" }, { "dropping-particle" : "", "family" : "Moore", "given" : "Andrea L", "non-dropping-particle" : "", "parse-names" : false, "suffix" : "" }, { "dropping-particle" : "", "family" : "Townsend", "given" : "Kayla", "non-dropping-particle" : "", "parse-names" : false, "suffix" : "" }, { "dropping-particle" : "", "family" : "Hagos", "given" : "Melat", "non-dropping-particle" : "", "parse-names" : false, "suffix" : "" }, { "dropping-particle" : "", "family" : "O'Connor", "given" : "Gemma", "non-dropping-particle" : "", "parse-names" : false, "suffix" : "" }, { "dropping-particle" : "", "family" : "Toth", "given" : "Lauren T", "non-dropping-particle" : "", "parse-names" : false, "suffix" : "" } ], "container-title" : "Geophysical Research Letters", "id" : "ITEM-3", "issue" : "7", "issued" : { "date-parts" : [ [ "2020", "4", "16" ] ] }, "page" : "e2019GL083906", "title" : "Enhanced El Ni\u00f1o\u2013Southern Oscillation Variability in Recent Decades", "translator" : [ { "dropping-particle" : "", "family" : "H3686", "given" : "", "non-dropping-particle" : "", "parse-names" : false, "suffix" : "" } ], "type" : "article-journal", "volume" : "47" }, "uris" : [ "http://www.mendeley.com/documents/?uuid=8de748e5-3d8d-41f8-95b9-05a5fa36c056" ] } ], "mendeley" : { "formattedCitation" : "(Barrett et al., 2018; Freund et al., 2019; Grothe et al., 2020)", "manualFormatting" : "Barrett et al., 2018; Freund et al., 2019; Grothe et al., 2020)", "plainTextFormattedCitation" : "(Barrett et al., 2018; Freund et al., 2019; Grothe et al., 2020)", "previouslyFormattedCitation" : "(Barrett et al., 2018; Freund et al., 2019; Grothe et al., 2020)" }, "properties" : { "noteIndex" : 0 }, "schema" : "https://github.com/citation-style-language/schema/raw/master/csl-citation.json" }</w:instrText>
        </w:r>
      </w:ins>
      <w:del w:id="4967" w:author="Robin Matthews" w:date="2021-05-18T17:53:00Z">
        <w:r w:rsidR="00745EAB" w:rsidDel="00EB254E">
          <w:rPr>
            <w:rFonts w:cs="Times New Roman"/>
            <w:lang w:val="en-GB"/>
          </w:rPr>
          <w:delInstrText>ADDIN CSL_CITATION { "citationItems" : [ { "id" : "ITEM-1", "itemData" : { "DOI" : "10.1007/s00382-017-3797-4", "ISSN" : "0930-7575", "author" : [ { "dropping-particle" : "", "family" : "Barrett", "given" : "Hannah G.", "non-dropping-particle" : "", "parse-names" : false, "suffix" : "" }, { "dropping-particle" : "", "family" : "Jones", "given" : "Julie M.", "non-dropping-particle" : "", "parse-names" : false, "suffix" : "" }, { "dropping-particle" : "", "family" : "Bigg", "given" : "Grant R.", "non-dropping-particle" : "", "parse-names" : false, "suffix" : "" } ], "container-title" : "Climate Dynamics", "id" : "ITEM-1", "issue" : "9-10", "issued" : { "date-parts" : [ [ "2018", "5", "14" ] ] }, "page" : "3131-3152", "title" : "Reconstructing El Ni\u00f1o Southern Oscillation using data from ships\u2019 logbooks, 1815\u20131854. Part II: Comparisons with existing ENSO reconstructions and implications for reconstructing ENSO diversity", "translator" : [ { "dropping-particle" : "", "family" : "H3620", "given" : "", "non-dropping-particle" : "", "parse-names" : false, "suffix" : "" } ], "type" : "article-journal", "volume" : "50" }, "uris" : [ "http://www.mendeley.com/documents/?uuid=bc7dfdb4-5fb8-45b1-ba1b-ddb4fcc6e490" ] }, { "id" : "ITEM-2", "itemData" : { "DOI" : "10.1038/s41561-019-0353-3", "ISSN" : "1752-0908", "abstract" : "El Ni\u00f1o events differ substantially in their spatial pattern and intensity. Canonical Eastern Pacific El Ni\u00f1o events have sea surface temperature anomalies that are strongest in the far eastern equatorial Pacific, whereas peak ocean warming occurs further west during Central Pacific El Ni\u00f1o events. The event types differ in their impacts on the location and intensity of temperature and precipitation anomalies globally. Evidence is emerging that Central Pacific El Ni\u00f1o events have become more common, a trend that is projected by some studies to continue with ongoing climate change. Here we identify spatial and temporal patterns in observed sea surface temperatures that distinguish the evolution of Eastern and Central Pacific El Ni\u00f1o events in the tropical Pacific. We show that these patterns are recorded by a network of 27 seasonally resolved coral records, which we then use to reconstruct Central and Eastern Pacific El Ni\u00f1o activity for the past four centuries. We find a simultaneous increase in Central Pacific events and a decrease in Eastern Pacific events since the late twentieth century that leads to a ratio of Central to Eastern Pacific events that is unusual in a multicentury context. Compared to the past four centuries, the most recent 30\u2009year period includes fewer, but more intense, Eastern Pacific El Ni\u00f1o events.", "author" : [ { "dropping-particle" : "", "family" : "Freund", "given" : "Mandy B", "non-dropping-particle" : "", "parse-names" : false, "suffix" : "" }, { "dropping-particle" : "", "family" : "Henley", "given" : "Benjamin J", "non-dropping-particle" : "", "parse-names" : false, "suffix" : "" }, { "dropping-particle" : "", "family" : "Karoly", "given" : "David J", "non-dropping-particle" : "", "parse-names" : false, "suffix" : "" }, { "dropping-particle" : "V", "family" : "McGregor", "given" : "Helen", "non-dropping-particle" : "", "parse-names" : false, "suffix" : "" }, { "dropping-particle" : "", "family" : "Abram", "given" : "Nerilie J", "non-dropping-particle" : "", "parse-names" : false, "suffix" : "" }, { "dropping-particle" : "", "family" : "Dommenget", "given" : "Dietmar", "non-dropping-particle" : "", "parse-names" : false, "suffix" : "" } ], "container-title" : "Nature Geoscience", "id" : "ITEM-2", "issue" : "6", "issued" : { "date-parts" : [ [ "2019" ] ] }, "page" : "450-455", "title" : "Higher frequency of Central Pacific El Ni\u00f1o events in recent decades relative to past centuries", "translator" : [ { "dropping-particle" : "", "family" : "H3687", "given" : "", "non-dropping-particle" : "", "parse-names" : false, "suffix" : "" } ], "type" : "article-journal", "volume" : "12" }, "uris" : [ "http://www.mendeley.com/documents/?uuid=0e5ed1af-1a2c-49ae-a4d7-9f3bd4427bd4" ] }, { "id" : "ITEM-3", "itemData" : { "DOI" : "10.1029/2019GL083906", "ISSN" : "0094-8276", "abstract" : "The El Ni\u00f1o-Southern Oscillation (ENSO) represents the largest source of year-to-year global climate variability. While earth system models suggest a range of possible shifts in ENSO properties under continued greenhouse gas forcing, many centuries of preindustrial climate data are required to detect a potential shift in the properties of recent ENSO extremes. Here, we reconstruct the strength of ENSO variations over the last 7,000 years with a new ensemble of fossil coral oxygen isotope records from the Line Islands, located in the central equatorial Pacific. The corals document a significant decrease in ENSO variance of ~20% from 3,000 to 5,000 years ago, coinciding with changes in spring/fall precessional insolation. We find that ENSO variability over the last five decades is ~25% stronger than during the preindustrial. Our results provide empirical support for recent climate model projections showing an intensification of ENSO extremes under greenhouse forcing.", "author" : [ { "dropping-particle" : "", "family" : "Grothe", "given" : "Pamela R", "non-dropping-particle" : "", "parse-names" : false, "suffix" : "" }, { "dropping-particle" : "", "family" : "Cobb", "given" : "Kim M", "non-dropping-particle" : "", "parse-names" : false, "suffix" : "" }, { "dropping-particle" : "", "family" : "Liguori", "given" : "Giovanni", "non-dropping-particle" : "", "parse-names" : false, "suffix" : "" }, { "dropping-particle" : "", "family" : "Lorenzo", "given" : "Emanuele", "non-dropping-particle" : "Di", "parse-names" : false, "suffix" : "" }, { "dropping-particle" : "", "family" : "Capotondi", "given" : "Antonietta", "non-dropping-particle" : "", "parse-names" : false, "suffix" : "" }, { "dropping-particle" : "", "family" : "Lu", "given" : "Yanbin", "non-dropping-particle" : "", "parse-names" : false, "suffix" : "" }, { "dropping-particle" : "", "family" : "Cheng", "given" : "Hai", "non-dropping-particle" : "", "parse-names" : false, "suffix" : "" }, { "dropping-particle" : "", "family" : "Edwards", "given" : "R Lawrence", "non-dropping-particle" : "", "parse-names" : false, "suffix" : "" }, { "dropping-particle" : "", "family" : "Southon", "given" : "John R", "non-dropping-particle" : "", "parse-names" : false, "suffix" : "" }, { "dropping-particle" : "", "family" : "Santos", "given" : "Guaciara M", "non-dropping-particle" : "", "parse-names" : false, "suffix" : "" }, { "dropping-particle" : "", "family" : "Deocampo", "given" : "Daniel M", "non-dropping-particle" : "", "parse-names" : false, "suffix" : "" }, { "dropping-particle" : "", "family" : "Lynch\u2010Stieglitz", "given" : "Jean", "non-dropping-particle" : "", "parse-names" : false, "suffix" : "" }, { "dropping-particle" : "", "family" : "Chen", "given" : "Tianran", "non-dropping-particle" : "", "parse-names" : false, "suffix" : "" }, { "dropping-particle" : "", "family" : "Sayani", "given" : "Hussein R", "non-dropping-particle" : "", "parse-names" : false, "suffix" : "" }, { "dropping-particle" : "", "family" : "Thompson", "given" : "Diane M", "non-dropping-particle" : "", "parse-names" : false, "suffix" : "" }, { "dropping-particle" : "", "family" : "Conroy", "given" : "Jessica L", "non-dropping-particle" : "", "parse-names" : false, "suffix" : "" }, { "dropping-particle" : "", "family" : "Moore", "given" : "Andrea L", "non-dropping-particle" : "", "parse-names" : false, "suffix" : "" }, { "dropping-particle" : "", "family" : "Townsend", "given" : "Kayla", "non-dropping-particle" : "", "parse-names" : false, "suffix" : "" }, { "dropping-particle" : "", "family" : "Hagos", "given" : "Melat", "non-dropping-particle" : "", "parse-names" : false, "suffix" : "" }, { "dropping-particle" : "", "family" : "O'Connor", "given" : "Gemma", "non-dropping-particle" : "", "parse-names" : false, "suffix" : "" }, { "dropping-particle" : "", "family" : "Toth", "given" : "Lauren T", "non-dropping-particle" : "", "parse-names" : false, "suffix" : "" } ], "container-title" : "Geophysical Research Letters", "id" : "ITEM-3", "issue" : "7", "issued" : { "date-parts" : [ [ "2020", "4", "16" ] ] }, "page" : "e2019GL083906", "title" : "Enhanced El Ni\u00f1o\u2013Southern Oscillation Variability in Recent Decades", "translator" : [ { "dropping-particle" : "", "family" : "H3686", "given" : "", "non-dropping-particle" : "", "parse-names" : false, "suffix" : "" } ], "type" : "article-journal", "volume" : "47" }, "uris" : [ "http://www.mendeley.com/documents/?uuid=8de748e5-3d8d-41f8-95b9-05a5fa36c056" ] } ], "mendeley" : { "formattedCitation" : "(Barrett et al., 2018; Freund et al., 2019; Grothe et al., 2020)", "manualFormatting" : "Barrett et al., 2018; Freund et al., 2019; Grothe et al., 2019)", "plainTextFormattedCitation" : "(Barrett et al., 2018; Freund et al., 2019; Grothe et al., 2020)", "previouslyFormattedCitation" : "(Barrett et al., 2018; Freund et al., 2019; Grothe et al., 2020)" }, "properties" : { "noteIndex" : 0 }, "schema" : "https://github.com/citation-style-language/schema/raw/master/csl-citation.json" }</w:delInstrText>
        </w:r>
      </w:del>
      <w:r w:rsidRPr="003A0C0D">
        <w:rPr>
          <w:rFonts w:cs="Times New Roman"/>
        </w:rPr>
        <w:fldChar w:fldCharType="separate"/>
      </w:r>
      <w:ins w:id="4968" w:author="Robin Matthews" w:date="2021-05-18T16:05:00Z">
        <w:r w:rsidR="00602365">
          <w:rPr>
            <w:rFonts w:cs="Times New Roman"/>
            <w:noProof/>
            <w:lang w:val="en-GB"/>
          </w:rPr>
          <w:t>Barrett et al., 2018; Freund et al., 2019; Grothe et al., 20</w:t>
        </w:r>
      </w:ins>
      <w:ins w:id="4969" w:author="Robin Matthews" w:date="2021-05-18T17:53:00Z">
        <w:r w:rsidR="00EB254E">
          <w:rPr>
            <w:rFonts w:cs="Times New Roman"/>
            <w:noProof/>
            <w:lang w:val="en-GB"/>
          </w:rPr>
          <w:t>20</w:t>
        </w:r>
      </w:ins>
      <w:ins w:id="4970" w:author="Robin Matthews" w:date="2021-05-18T16:05:00Z">
        <w:r w:rsidR="00602365">
          <w:rPr>
            <w:rFonts w:cs="Times New Roman"/>
            <w:noProof/>
            <w:lang w:val="en-GB"/>
          </w:rPr>
          <w:t>)</w:t>
        </w:r>
      </w:ins>
      <w:del w:id="4971" w:author="Robin Matthews" w:date="2021-05-18T16:05:00Z">
        <w:r w:rsidRPr="00FA4D8D" w:rsidDel="00602365">
          <w:rPr>
            <w:rFonts w:cs="Times New Roman"/>
            <w:noProof/>
            <w:lang w:val="en-GB"/>
          </w:rPr>
          <w:delText>Barrett et al., 2018; Freund et al., 2019; Grothe et al., 2019)</w:delText>
        </w:r>
      </w:del>
      <w:r w:rsidRPr="003A0C0D">
        <w:rPr>
          <w:rFonts w:cs="Times New Roman"/>
        </w:rPr>
        <w:fldChar w:fldCharType="end"/>
      </w:r>
      <w:r w:rsidRPr="00FA4D8D">
        <w:rPr>
          <w:rFonts w:cs="Times New Roman"/>
          <w:lang w:val="en-GB"/>
        </w:rPr>
        <w:t xml:space="preserve"> and other modes of variability </w:t>
      </w:r>
      <w:r>
        <w:rPr>
          <w:rFonts w:cs="Times New Roman"/>
        </w:rPr>
        <w:fldChar w:fldCharType="begin" w:fldLock="1"/>
      </w:r>
      <w:r w:rsidR="00E14AAC">
        <w:rPr>
          <w:rFonts w:cs="Times New Roman"/>
          <w:lang w:val="en-GB"/>
        </w:rPr>
        <w:instrText>ADDIN CSL_CITATION { "citationItems" : [ { "id" : "ITEM-1", "itemData" : { "DOI" : "10.1016/j.earscirev.2020.103286", "ISSN" : "0012-8252", "abstract" : "Modes of climate variability affect global and regional climates on different spatio-temporal scales, and they have important impacts on human activities and ecosystems. As these modes are a useful tool for simplifying the understanding of the climate system, it is crucial that we gain improved knowledge of their long-term past evolution and interactions over time to contextualise their present and future behaviour. We review the literature focused on proxy-based reconstructions of modes of climate variability during the Holocene (i.e., the last 11.7 thousand years) with a special emphasis on i) proxy-based reconstruction methods; ii) available proxy-based reconstructions of the main modes of variability, i.e., El Ni\u00f1o Southern Oscillation, Pacific Decadal Variability, Atlantic Multidecadal Variability, the North Atlantic Oscillation, the Southern Annular Mode and the Indian Ocean Dipole; iii) major interactions between these modes; and iv) external forcing mechanisms related to the evolution of these modes. This review shows that modes of variability can be reconstructed using proxy-based records from a wide range of natural archives, but these reconstructions are scarce beyond the last millennium, partly due to the lack of robust chronologies with reduced dating uncertainties, technical issues related to proxy calibration, and difficulty elucidating their stationary impact (or not) on regional climates over time. While for each mode the available reconstructions tend to agree at mutidecadal timescales, they show notable disagreement on shorter timescales beyond the instrumental period. The reviewed evidence suggests that the intrinsic variability of modes can be modulated by external forcing, such as orbital, solar, volcanic, and anthropogenic forcing. The review also highlights some modes experience higher variability over the instrumental period, which is partly ascribed to anthropogenic forcing. These features stress the paramount importance of further studying their past variations using long climate-proxy records for the progress of climate science.", "author" : [ { "dropping-particle" : "", "family" : "Hern\u00e1ndez", "given" : "Armand", "non-dropping-particle" : "", "parse-names" : false, "suffix" : "" }, { "dropping-particle" : "", "family" : "Martin-Puertas", "given" : "Celia", "non-dropping-particle" : "", "parse-names" : false, "suffix" : "" }, { "dropping-particle" : "", "family" : "Moffa-S\u00e1nchez", "given" : "Paola", "non-dropping-particle" : "", "parse-names" : false, "suffix" : "" }, { "dropping-particle" : "", "family" : "Moreno-Chamarro", "given" : "Eduardo", "non-dropping-particle" : "", "parse-names" : false, "suffix" : "" }, { "dropping-particle" : "", "family" : "Ortega", "given" : "Pablo", "non-dropping-particle" : "", "parse-names" : false, "suffix" : "" }, { "dropping-particle" : "", "family" : "Blockley", "given" : "Simon", "non-dropping-particle" : "", "parse-names" : false, "suffix" : "" }, { "dropping-particle" : "", "family" : "Cobb", "given" : "Kim M", "non-dropping-particle" : "", "parse-names" : false, "suffix" : "" }, { "dropping-particle" : "", "family" : "Comas-Bru", "given" : "Laia", "non-dropping-particle" : "", "parse-names" : false, "suffix" : "" }, { "dropping-particle" : "", "family" : "Giralt", "given" : "Santiago", "non-dropping-particle" : "", "parse-names" : false, "suffix" : "" }, { "dropping-particle" : "", "family" : "Goosse", "given" : "Hugues", "non-dropping-particle" : "", "parse-names" : false, "suffix" : "" }, { "dropping-particle" : "", "family" : "Luterbacher", "given" : "J\u00fcrg", "non-dropping-particle" : "", "parse-names" : false, "suffix" : "" }, { "dropping-particle" : "", "family" : "Martrat", "given" : "Belen", "non-dropping-particle" : "", "parse-names" : false, "suffix" : "" }, { "dropping-particle" : "", "family" : "Muscheler", "given" : "Raimund", "non-dropping-particle" : "", "parse-names" : false, "suffix" : "" }, { "dropping-particle" : "", "family" : "Parnell", "given" : "Andrew", "non-dropping-particle" : "", "parse-names" : false, "suffix" : "" }, { "dropping-particle" : "", "family" : "Pla-Rabes", "given" : "Sergi", "non-dropping-particle" : "", "parse-names" : false, "suffix" : "" }, { "dropping-particle" : "", "family" : "Sjolte", "given" : "Jesper", "non-dropping-particle" : "", "parse-names" : false, "suffix" : "" }, { "dropping-particle" : "", "family" : "Scaife", "given" : "Adam A", "non-dropping-particle" : "", "parse-names" : false, "suffix" : "" }, { "dropping-particle" : "", "family" : "Swingedouw", "given" : "Didier", "non-dropping-particle" : "", "parse-names" : false, "suffix" : "" }, { "dropping-particle" : "", "family" : "Wise", "given" : "Erika", "non-dropping-particle" : "", "parse-names" : false, "suffix" : "" }, { "dropping-particle" : "", "family" : "Xu", "given" : "Guobao", "non-dropping-particle" : "", "parse-names" : false, "suffix" : "" } ], "container-title" : "Earth-Science Reviews", "id" : "ITEM-1", "issued" : { "date-parts" : [ [ "2020" ] ] }, "page" : "103286", "title" : "Modes of climate variability: Synthesis and review of proxy-based reconstructions through the Holocene", "translator" : [ { "dropping-particle" : "", "family" : "H2231", "given" : "", "non-dropping-particle" : "", "parse-names" : false, "suffix" : "" } ], "type" : "article-journal", "volume" : "209" }, "uris" : [ "http://www.mendeley.com/documents/?uuid=03f37498-f595-4367-b5b0-d99128b645ec" ] } ], "mendeley" : { "formattedCitation" : "(Hern\u00e1ndez et al., 2020)", "plainTextFormattedCitation" : "(Hern\u00e1ndez et al., 2020)", "previouslyFormattedCitation" : "(Hern\u00e1ndez et al., 2020)" }, "properties" : { "noteIndex" : 0 }, "schema" : "https://github.com/citation-style-language/schema/raw/master/csl-citation.json" }</w:instrText>
      </w:r>
      <w:r>
        <w:rPr>
          <w:rFonts w:cs="Times New Roman"/>
        </w:rPr>
        <w:fldChar w:fldCharType="separate"/>
      </w:r>
      <w:ins w:id="4972" w:author="Robin Matthews" w:date="2021-05-18T16:05:00Z">
        <w:r w:rsidR="00602365">
          <w:rPr>
            <w:rFonts w:cs="Times New Roman"/>
            <w:noProof/>
          </w:rPr>
          <w:t>(Hernández et al., 2020)</w:t>
        </w:r>
      </w:ins>
      <w:del w:id="4973" w:author="Robin Matthews" w:date="2021-05-18T16:05:00Z">
        <w:r w:rsidRPr="00242259" w:rsidDel="00602365">
          <w:rPr>
            <w:rFonts w:cs="Times New Roman"/>
            <w:noProof/>
          </w:rPr>
          <w:delText>(Hernández et al., 2020)</w:delText>
        </w:r>
      </w:del>
      <w:r>
        <w:rPr>
          <w:rFonts w:cs="Times New Roman"/>
        </w:rPr>
        <w:fldChar w:fldCharType="end"/>
      </w:r>
      <w:r w:rsidRPr="001267E0">
        <w:rPr>
          <w:rFonts w:cs="Times New Roman"/>
        </w:rPr>
        <w:t>, hurricane activity (e.g.</w:t>
      </w:r>
      <w:r>
        <w:rPr>
          <w:rFonts w:cs="Times New Roman"/>
        </w:rPr>
        <w:t>,</w:t>
      </w:r>
      <w:r w:rsidRPr="001267E0">
        <w:rPr>
          <w:rFonts w:cs="Times New Roman"/>
        </w:rPr>
        <w:t xml:space="preserve"> </w:t>
      </w:r>
      <w:r w:rsidRPr="003A0C0D">
        <w:rPr>
          <w:rFonts w:cs="Times New Roman"/>
        </w:rPr>
        <w:fldChar w:fldCharType="begin" w:fldLock="1"/>
      </w:r>
      <w:r w:rsidR="00E81B0B">
        <w:rPr>
          <w:rFonts w:cs="Times New Roman"/>
        </w:rPr>
        <w:instrText>ADDIN CSL_CITATION { "citationItems" : [ { "id" : "ITEM-1", "itemData" : { "DOI" : "10.1002/2014EF000274", "ISSN" : "23284277", "author" : [ { "dropping-particle" : "", "family" : "Donnelly", "given" : "Jeffrey P.", "non-dropping-particle" : "", "parse-names" : false, "suffix" : "" }, { "dropping-particle" : "", "family" : "Hawkes", "given" : "Andrea D.", "non-dropping-particle" : "", "parse-names" : false, "suffix" : "" }, { "dropping-particle" : "", "family" : "Lane", "given" : "Philip", "non-dropping-particle" : "", "parse-names" : false, "suffix" : "" }, { "dropping-particle" : "", "family" : "MacDonald", "given" : "Dana", "non-dropping-particle" : "", "parse-names" : false, "suffix" : "" }, { "dropping-particle" : "", "family" : "Shuman", "given" : "Bryan N.", "non-dropping-particle" : "", "parse-names" : false, "suffix" : "" }, { "dropping-particle" : "", "family" : "Toomey", "given" : "Michael R.", "non-dropping-particle" : "", "parse-names" : false, "suffix" : "" }, { "dropping-particle" : "", "family" : "Hengstum", "given" : "Peter J.", "non-dropping-particle" : "van", "parse-names" : false, "suffix" : "" }, { "dropping-particle" : "", "family" : "Woodruff", "given" : "Jonathan D.", "non-dropping-particle" : "", "parse-names" : false, "suffix" : "" } ], "container-title" : "Earth's Future", "id" : "ITEM-1", "issue" : "2", "issued" : { "date-parts" : [ [ "2015", "2" ] ] }, "page" : "49-65", "title" : "Climate forcing of unprecedented intense-hurricane activity in the last 2000 years", "translator" : [ { "dropping-particle" : "", "family" : "H3621", "given" : "", "non-dropping-particle" : "", "parse-names" : false, "suffix" : "" } ], "type" : "article-journal", "volume" : "3" }, "uris" : [ "http://www.mendeley.com/documents/?uuid=b8fca4ea-6474-407a-80b1-572dd75eaa42" ] }, { "id" : "ITEM-2", "itemData" : { "DOI" : "10.1038/srep12838", "ISSN" : "2045-2322", "abstract" : "Hurricanes are a persistent socio-economic hazard for countries situated in and around the Main Development Region (MDR) of Atlantic tropical cyclones. Climate-model simulations have attributed their interdecadal variability to changes in solar and volcanic activity, Saharan dust flux, anthropogenic greenhouse gas and aerosol emissions and heat transport within the global ocean conveyor belt. However, the attribution of hurricane activity to specific forcing factors is hampered by the short observational record of Atlantic storms. Here, we present the Extended Hurricane Activity (EHA) index, the first empirical reconstruction of Atlantic tropical cyclone activity for the last millennium, derived from a high-resolution lake sediment geochemical record from Jamaica. The EHA correlates significantly with decadal changes in tropical Atlantic sea surface temperatures (SSTs; r\u2009=\u20090.68; 1854\u20132008), the Accumulated Cyclone Energy index (ACE; r\u2009=\u20090.90; 1851\u20132010) and two annually-resolved coral-based SST reconstructions (1773\u20132008) from within the MDR</w:instrText>
      </w:r>
      <w:r w:rsidR="00E81B0B" w:rsidRPr="00A1237E">
        <w:rPr>
          <w:rFonts w:cs="Times New Roman"/>
          <w:lang w:val="en-US"/>
        </w:rPr>
        <w:instrText>. Our results corroborate evidence for the increasing trend of hurricane activity during the Industrial Era; however, we show that contemporary activity has not exceeded the range of natural climate variability exhibited during the last millennium.", "author" : [ { "dropping-particle" : "", "family" : "Burn", "given" : "Michael J", "non-dropping-particle" : "", "parse-names" : false, "suffix" : "" }, { "dropping-particle" : "", "family" : "Palmer", "given" : "Suzanne E", "non-dropping-particle" : "", "parse-names" : false, "suffix" : "" } ], "container-title" : "Scientific Reports", "id" : "ITEM-2", "issue" : "1", "issued" : { "date-parts" : [ [ "2015" ] ] }, "page" : "12838", "title" : "Atlantic hurricane activity during the last millennium", "translator" : [ { "dropping-particle" : "", "family" : "H4309", "given" : "", "non-dropping-particle" : "", "parse-names" : false, "suffix" : "" } ], "type" : "article-journal", "volume" : "5" }, "uris" : [ "http://www.mendeley.com/documents/?uuid=f030386b-0523-4748-a48e-9bddabe0bc01" ] } ], "mendeley" : { "formattedCitation" : "(Burn and Palmer, 2015; Donnelly et al., 2015)", "manualFormatting" : "Burn and Palmer, 2015; Donnelly et al., 2015)", "plainTextFormattedCitation" : "(Burn and Palmer, 2015; Donnelly et al., 2015)", "previouslyFormattedCitation" : "(Burn and Palmer, 2015; Donnelly et al., 2015)" }, "properties" : { "noteIndex" : 0 }, "schema" : "https://github.com/citation-style-language/schema/raw/master/csl-citation.json" }</w:instrText>
      </w:r>
      <w:r w:rsidRPr="003A0C0D">
        <w:rPr>
          <w:rFonts w:cs="Times New Roman"/>
        </w:rPr>
        <w:fldChar w:fldCharType="separate"/>
      </w:r>
      <w:ins w:id="4974" w:author="Robin Matthews" w:date="2021-05-18T16:05:00Z">
        <w:r w:rsidR="00602365">
          <w:rPr>
            <w:rFonts w:cs="Times New Roman"/>
            <w:noProof/>
            <w:lang w:val="en-GB"/>
          </w:rPr>
          <w:t>Burn and Palmer, 2015; Donnelly et al., 2015)</w:t>
        </w:r>
      </w:ins>
      <w:del w:id="4975" w:author="Robin Matthews" w:date="2021-05-18T16:05:00Z">
        <w:r w:rsidRPr="00FA4D8D" w:rsidDel="00602365">
          <w:rPr>
            <w:rFonts w:cs="Times New Roman"/>
            <w:noProof/>
            <w:lang w:val="en-GB"/>
          </w:rPr>
          <w:delText>Burn and Palmer, 2015; Donnelly et al., 2015)</w:delText>
        </w:r>
      </w:del>
      <w:r w:rsidRPr="003A0C0D">
        <w:rPr>
          <w:rFonts w:cs="Times New Roman"/>
        </w:rPr>
        <w:fldChar w:fldCharType="end"/>
      </w:r>
      <w:r w:rsidRPr="00FA4D8D">
        <w:rPr>
          <w:rFonts w:cs="Times New Roman"/>
          <w:lang w:val="en-GB"/>
        </w:rPr>
        <w:t xml:space="preserve">, jet stream variability </w:t>
      </w:r>
      <w:r w:rsidRPr="003A0C0D">
        <w:rPr>
          <w:rFonts w:cs="Times New Roman"/>
        </w:rPr>
        <w:fldChar w:fldCharType="begin" w:fldLock="1"/>
      </w:r>
      <w:r w:rsidR="00E81B0B">
        <w:rPr>
          <w:rFonts w:cs="Times New Roman"/>
          <w:lang w:val="en-GB"/>
        </w:rPr>
        <w:instrText>ADDIN CSL_CITATION { "citationItems" : [ { "id" : "ITEM-1", "itemData" : { "DOI" : "10.1038/s41467-017-02699-3", "ISSN" : "2041-1723", "abstract" : "A recent increase in mid-latitude extreme weather events has been linked to Northern Hemisphere polar jet stream anomalies. To put recent trends in a historical perspective, long-term records of jet stream variability are needed. Here we combine two tree-ring records from the British Isles and the northeastern Mediterranean to reconstruct variability in the latitudinal position of the high-summer North Atlantic Jet (NAJ) back to 1725 CE. We find that northward NAJ anomalies have resulted in heatwaves and droughts in northwestern Europe and southward anomalies have promoted wildfires in southeastern Europe. We further find an unprecedented increase in NAJ variance since the 1960s, which co-occurs with enhanced late twentieth century variance in the Central and North Pacific Basin. Our results suggest increased late twentieth century interannual meridional jet stream variability and support more sinuous jet stream patterns and quasi-resonant amplification as potential dynamic pathways for Arctic warming to influence mid-latitude weather.", "author" : [ { "dropping-particle" : "", "family" : "Trouet", "given" : "V", "non-dropping-particle" : "", "parse-names" : false, "suffix" : "" }, { "dropping-particle" : "", "family" : "Babst", "given" : "F", "non-dropping-particle" : "", "parse-names" : false, "suffix" : "" }, { "dropping-particle" : "", "family" : "Meko", "given" : "M", "non-dropping-particle" : "", "parse-names" : false, "suffix" : "" } ], "container-title" : "Nature Communications", "id" : "ITEM-1", "issue" : "1", "issued" : { "date-parts" : [ [ "2018" ] ] }, "page" : "180", "title" : "Recent enhanced high-summer North Atlantic Jet variability emerges from three-century context", "translator" : [ { "dropping-particle" : "", "family" : "H3688", "given" : "", "non-dropping-particle" : "", "parse-names" : false, "suffix" : "" } ], "type" : "article-journal", "volume" : "9" }, "uris" : [ "http://www.mendeley.com/documents/?uuid=795aa77c-40ac-435a-b048-2e36287fceef" ] } ], "mendeley" : { "formattedCitation" : "(Trouet et al., 2018)", "plainTextFormattedCitation" : "(Trouet et al., 2018)", "previouslyFormattedCitation" : "(Trouet et al., 2018)" }, "properties" : { "noteIndex" : 0 }, "schema" : "https://github.com/citation-style-language/schema/raw/master/csl-citation.json" }</w:instrText>
      </w:r>
      <w:r w:rsidRPr="003A0C0D">
        <w:rPr>
          <w:rFonts w:cs="Times New Roman"/>
        </w:rPr>
        <w:fldChar w:fldCharType="separate"/>
      </w:r>
      <w:ins w:id="4976" w:author="Robin Matthews" w:date="2021-05-18T16:05:00Z">
        <w:r w:rsidR="00602365">
          <w:rPr>
            <w:rFonts w:cs="Times New Roman"/>
            <w:noProof/>
            <w:lang w:val="en-GB"/>
          </w:rPr>
          <w:t>(Trouet et al., 2018)</w:t>
        </w:r>
      </w:ins>
      <w:del w:id="4977" w:author="Robin Matthews" w:date="2021-05-18T16:05:00Z">
        <w:r w:rsidRPr="00FA4D8D" w:rsidDel="00602365">
          <w:rPr>
            <w:rFonts w:cs="Times New Roman"/>
            <w:noProof/>
            <w:lang w:val="en-GB"/>
          </w:rPr>
          <w:delText>(Trouet et al., 2018)</w:delText>
        </w:r>
      </w:del>
      <w:r w:rsidRPr="003A0C0D">
        <w:rPr>
          <w:rFonts w:cs="Times New Roman"/>
        </w:rPr>
        <w:fldChar w:fldCharType="end"/>
      </w:r>
      <w:del w:id="4978" w:author="Ian Blenkinsop" w:date="2021-07-08T08:17:00Z">
        <w:r w:rsidRPr="00FA4D8D" w:rsidDel="00635436">
          <w:rPr>
            <w:rFonts w:cs="Times New Roman"/>
            <w:lang w:val="en-GB"/>
          </w:rPr>
          <w:delText>,</w:delText>
        </w:r>
      </w:del>
      <w:r w:rsidRPr="00FA4D8D">
        <w:rPr>
          <w:rFonts w:cs="Times New Roman"/>
          <w:lang w:val="en-GB"/>
        </w:rPr>
        <w:t xml:space="preserve"> and wildfires (e.g., </w:t>
      </w:r>
      <w:r w:rsidRPr="003A0C0D">
        <w:rPr>
          <w:rFonts w:cs="Times New Roman"/>
        </w:rPr>
        <w:fldChar w:fldCharType="begin" w:fldLock="1"/>
      </w:r>
      <w:r w:rsidR="00A94565">
        <w:rPr>
          <w:rFonts w:cs="Times New Roman"/>
          <w:lang w:val="en-GB"/>
        </w:rPr>
        <w:instrText>ADDIN CSL_CITATION { "citationItems" : [ { "id" : "ITEM-1", "itemData" : { "DOI" : "10.1073/pnas.1609775113", "abstract" : "Twenty-first\u2013century climate change is projected to increase fire activity in California, but predictions are uncertain because humans can amplify or buffer fire\u2013climate relationships. We combined a tree-ring\u2013based fire history with 20th-century area burned data to show that large fire regime shifts during the past 415 y corresponded with socioecological change, and not climate variability. Climate amplified large-scale fire activity after Native American depopulation reduced the buffering effect of Native American burns on fire spread. Later Euro-American settlement and fire suppression buffered fire activity from long-term temperature increases. Our findings highlight a need to enhance our understanding of human\u2013fire interactions to improve the skill of future projections of fire driven by climate change.Large wildfires in California cause significant socioecological impacts, and half of the federal funds for fire suppression are spent each year in California. Future fire activity is projected to increase with climate change, but predictions are uncertain because humans can modulate or even override climatic effects on fire activity. Here we test the hypothesis that changes in socioecological systems from the Native American to the current period drove shifts in fire activity and modulated fire\u2013climate relationships in the Sierra Nevada. We developed a 415-y record (1600\u20132015 CE) of fire activity by merging a tree-ring\u2013based record of Sierra Nevada fire history with a 20th-century record based on annual area burned. Large shifts in the fire record corresponded with socioecological change, and not climate change, and socioecological conditions amplified and buffered fire response to climate. Fire activity was highest and fire\u2013climate relationships were strongest after Native American depopulation\u2014following mission establishment (ca. 1775 CE)\u2014reduced the self-limiting effect of Native American burns on fire spread. With the Gold Rush and Euro-American settlement (ca. 1865 CE), fire activity declined, and the strong multidecadal relationship between temperature and fire decayed and then disappeared after implementation of fire suppression (ca. 1904 CE). The amplification and buffering of fire\u2013climate relationships by humans underscores the need for parameterizing thresholds of human- vs. climate-driven fire activity to improve the skill and value of fire\u2013climate models for addressing the increasing fire risk in California.", "author" : [ { "dropping-particle" : "", "family" : "Taylor", "given" : "Alan H", "non-dropping-particle" : "", "parse-names" : false, "suffix" : "" }, { "dropping-particle" : "", "family" : "Trouet", "given" : "Valerie", "non-dropping-particle" : "", "parse-names" : false, "suffix" : "" }, { "dropping-particle" : "", "family" : "Skinner", "given" : "Carl N", "non-dropping-particle" : "", "parse-names" : false, "suffix" : "" }, { "dropping-particle" : "", "family" : "Stephens", "given" : "Scott", "non-dropping-particle" : "", "parse-names" : false, "suffix" : "" } ], "container-title" : "Proceedings of the National Academy of Sciences", "id" : "ITEM-1", "issue" : "48", "issued" : { "date-parts" : [ [ "2016", "11", "29" ] ] }, "page" : "13684-13689", "title" : "Socioecological transitions trigger fire regime shifts and modulate fire\u2013climate interactions in the Sierra Nevada, USA, 1600\u20132015 CE", "translator" : [ { "dropping-particle" : "", "family" : "H4307", "given" : "", "non-dropping-particle" : "", "parse-names" : false, "suffix" : "" } ], "type" : "article-journal", "volume" : "113" }, "uris" : [ "http://www.mendeley.com/documents/?uuid=0b921395-991d-49f5-bdef-95a59888ef13" ] } ], "mendeley" : { "formattedCitation" : "(Taylor et al., 2016)", "manualFormatting" : "Taylor et al., 2016)", "plainTextFormattedCitation" : "(Taylor et al., 2016)", "previouslyFormattedCitation" : "(Taylor et al., 2016)" }, "properties" : { "noteIndex" : 0 }, "schema" : "https://github.com/citation-style-language/schema/raw/master/csl-citation.json" }</w:instrText>
      </w:r>
      <w:r w:rsidRPr="003A0C0D">
        <w:rPr>
          <w:rFonts w:cs="Times New Roman"/>
        </w:rPr>
        <w:fldChar w:fldCharType="separate"/>
      </w:r>
      <w:ins w:id="4979" w:author="Robin Matthews" w:date="2021-05-18T16:05:00Z">
        <w:r w:rsidR="00602365">
          <w:rPr>
            <w:rFonts w:cs="Times New Roman"/>
            <w:noProof/>
            <w:lang w:val="en-GB"/>
          </w:rPr>
          <w:t>Taylor et al., 2016)</w:t>
        </w:r>
      </w:ins>
      <w:del w:id="4980" w:author="Robin Matthews" w:date="2021-05-18T16:05:00Z">
        <w:r w:rsidRPr="00FA4D8D" w:rsidDel="00602365">
          <w:rPr>
            <w:rFonts w:cs="Times New Roman"/>
            <w:noProof/>
            <w:lang w:val="en-GB"/>
          </w:rPr>
          <w:delText>Taylor et al., 2016)</w:delText>
        </w:r>
      </w:del>
      <w:r w:rsidRPr="003A0C0D">
        <w:rPr>
          <w:rFonts w:cs="Times New Roman"/>
        </w:rPr>
        <w:fldChar w:fldCharType="end"/>
      </w:r>
      <w:r w:rsidRPr="00FA4D8D">
        <w:rPr>
          <w:rFonts w:cs="Times New Roman"/>
          <w:lang w:val="en-GB"/>
        </w:rPr>
        <w:t>.</w:t>
      </w:r>
    </w:p>
    <w:p w14:paraId="55220406" w14:textId="77777777" w:rsidR="006409E5" w:rsidRPr="00FA4D8D" w:rsidRDefault="006409E5" w:rsidP="006409E5">
      <w:pPr>
        <w:pStyle w:val="AR6BodyText"/>
        <w:rPr>
          <w:lang w:val="en-GB"/>
        </w:rPr>
      </w:pPr>
    </w:p>
    <w:p w14:paraId="15012FC0" w14:textId="0D192256" w:rsidR="006409E5" w:rsidRPr="00FA4D8D" w:rsidRDefault="006409E5" w:rsidP="006409E5">
      <w:pPr>
        <w:pStyle w:val="AR6BodyText"/>
        <w:rPr>
          <w:lang w:val="en-GB"/>
        </w:rPr>
      </w:pPr>
      <w:commentRangeStart w:id="4981"/>
      <w:r w:rsidRPr="00FA4D8D">
        <w:rPr>
          <w:rFonts w:cs="Times New Roman"/>
          <w:lang w:val="en-GB"/>
        </w:rPr>
        <w:t>N</w:t>
      </w:r>
      <w:commentRangeEnd w:id="4981"/>
      <w:r w:rsidR="00635436">
        <w:rPr>
          <w:rStyle w:val="CommentReference"/>
        </w:rPr>
        <w:commentReference w:id="4981"/>
      </w:r>
      <w:r w:rsidRPr="00FA4D8D">
        <w:rPr>
          <w:rFonts w:cs="Times New Roman"/>
          <w:lang w:val="en-GB"/>
        </w:rPr>
        <w:t xml:space="preserve">ew datasets as well as recent data compilations and syntheses of sea level over the last </w:t>
      </w:r>
      <w:r w:rsidRPr="00FA4D8D">
        <w:rPr>
          <w:lang w:val="en-GB"/>
        </w:rPr>
        <w:t>millennia</w:t>
      </w:r>
      <w:r w:rsidRPr="00FA4D8D">
        <w:rPr>
          <w:rFonts w:cs="Times New Roman"/>
          <w:lang w:val="en-GB"/>
        </w:rPr>
        <w:t xml:space="preserve"> </w:t>
      </w:r>
      <w:r>
        <w:rPr>
          <w:rFonts w:cs="Times New Roman"/>
        </w:rPr>
        <w:fldChar w:fldCharType="begin" w:fldLock="1"/>
      </w:r>
      <w:r w:rsidR="00E81B0B">
        <w:rPr>
          <w:rFonts w:cs="Times New Roman"/>
          <w:lang w:val="en-GB"/>
        </w:rPr>
        <w:instrText>ADDIN CSL_CITATION { "citationItems" : [ { "id" : "ITEM-1", "itemData" : { "DOI" : "10.1073/pnas.1517056113", "ISSN" : "0027-8424", "author" : [ { "dropping-particle" : "", "family" : "Kopp", "given" : "Robert E.", "non-dropping-particle" : "", "parse-names" : false, "suffix" : "" }, { "dropping-particle" : "", "family" : "Kemp", "given" : "Andrew C.", "non-dropping-particle" : "", "parse-names" : false, "suffix" : "" }, { "dropping-particle" : "", "family" : "Bittermann", "given" : "Klaus", "non-dropping-particle" : "", "parse-names" : false, "suffix" : "" }, { "dropping-particle" : "", "family" : "Horton", "given" : "Benjamin P.", "non-dropping-particle" : "", "parse-names" : false, "suffix" : "" }, { "dropping-particle" : "", "family" : "Donnelly", "given" : "Jeffrey P.", "non-dropping-particle" : "", "parse-names" : false, "suffix" : "" }, { "dropping-particle" : "", "family" : "Gehrels", "given" : "W. Roland", "non-dropping-particle" : "", "parse-names" : false, "suffix" : "" }, { "dropping-particle" : "", "family" : "Hay", "given" : "Carling C.", "non-dropping-particle" : "", "parse-names" : false, "suffix" : "" }, { "dropping-particle" : "", "family" : "Mitrovica", "given" : "Jerry X.", "non-dropping-particle" : "", "parse-names" : false, "suffix" : "" }, { "dropping-particle" : "", "family" : "Morrow", "given" : "Eric D.", "non-dropping-particle" : "", "parse-names" : false, "suffix" : "" }, { "dropping-particle" : "", "family" : "Rahmstorf", "given" : "Stefan", "non-dropping-particle" : "", "parse-names" : false, "suffix" : "" } ], "container-title" : "Proceedings of the National Academy of Sciences", "id" : "ITEM-1", "issue" : "11", "issued" : { "date-parts" : [ [ "2016", "3", "15" ] ] }, "page" : "E1434-E1441", "title" : "Temperature-driven global sea-level variability in the Common Era", "translator" : [ { "dropping-particle" : "", "family" : "H3736", "given" : "", "non-dropping-particle" : "", "parse-names" : false, "suffix" : "" } ], "type" : "article-journal", "volume" : "113" }, "uris" : [ "http://www.mendeley.com/documents/?uuid=6db90e2b-6c7e-43fb-bd34-468412270bb6" ] }, { "id" : "ITEM-2", "itemData" : { "DOI" : "10.1016/j.quascirev.2018.10.012", "ISSN" : "0277-3791", "abstract" : "Several processes contributing to coastal relative sea-level (RSL) change in the North Atlantic Ocean are observed and/or predicted to have distinctive spatial expressions that vary by latitude. To expand the latitudinal range of RSL records spanning the past \u223c3000 years and the likelihood of recognizing the characteristic fingerprints of these processes, we reconstructed RSL at two sites (Big River and Placentia) in Newfoundland from salt-marsh sediment. Bayesian transfer functions established the height of former sea level from preserved assemblages of foraminifera and testate amoebae. Age-depth models constrained by radiocarbon dates and chronohorizons estimated the timing of sediment deposition. During the past \u223c3000 years, RSL rose by \u223c3.0 m at Big River and by \u223c1.5 m at Placentia. A locally calibrated geotechnical model showed that post-depositional lowering through sediment compaction was minimal. To isolate and quantify contributions to RSL from global, regional linear, regional non-linear, and local-scale processes, we decomposed the new reconstructions (and those in an expanded, global database) using a spatio-temporal statistical model. The global component confirms that 20th century sea-level rise occurred at the fastest, century-scale rate in over 3000 years (P &gt; 0.999). Distinguishing the contributions from local and regional non-linear processes is made challenging by a sparse network of reconstructions. However, only a small contribution from local-scale processes is necessary to reconcile RSL reconstructions and modeled RSL trends. We identified three latitudinally-organized groups of sites that share coherent regional non-linear trends and indicate that dynamic redistribution of ocean mass by currents and/or winds was likely an important driver of sea-level change in the North Atlantic Ocean during the past \u223c3000 years.", "author" : [ { "dropping-particle" : "", "family" : "Kemp", "given" : "Andrew C", "non-dropping-particle" : "", "parse-names" : false, "suffix" : "" }, { "dropping-particle" : "", "family" : "Wright", "given" : "Alexander J", "non-dropping-particle" : "", "parse-names" : false, "suffix" : "" }, { "dropping-particle" : "", "family" : "Edwards", "given" : "Robin J", "non-dropping-particle" : "", "parse-names" : false, "suffix" : "" }, { "dropping-particle" : "", "family" : "Barnett", "given" : "Robert L", "non-dropping-particle" : "", "parse-names" : false, "suffix" : "" }, { "dropping-particle" : "", "family" : "Brain", "given" : "Matthew J", "non-dropping-particle" : "", "parse-names" : false, "suffix" : "" }, { "dropping-particle" : "", "family" : "Kopp", "given" : "Robert E", "non-dropping-particle" : "", "parse-names" : false, "suffix" : "" }, { "dropping-particle" : "", "family" : "Cahill", "given" : "Niamh", "non-dropping-particle" : "", "parse-names" : false, "suffix" : "" }, { "dropping-particle" : "", "family" : "Horton", "given" : "Benjamin P", "non-dropping-particle" : "", "parse-names" : false, "suffix" : "" }, { "dropping-particle" : "", "family" : "Charman", "given" : "Dan J", "non-dropping-particle" : "", "parse-names" : false, "suffix" : "" }, { "dropping-particle" : "", "family" : "Hawkes", "given" : "Andrea D", "non-dropping-particle" : "", "parse-names" : false, "suffix" : "" }, { "dropping-particle" : "", "family" : "Hill", "given" : "Troy D", "non-dropping-particle" : "", "parse-names" : false, "suffix" : "" }, { "dropping-particle" : "", "family" : "Plassche", "given" : "Orson", "non-dropping-particle" : "van de", "parse-names" : false, "suffix" : "" } ], "container-title" : "Quaternary Science Reviews", "id" : "ITEM-2", "issued" : { "date-parts" : [ [ "2018" ] ] }, "page" : "89-110", "title" : "Relative sea-level change in Newfoundland, Canada during the past \u223c3000 years", "translator" : [ { "dropping-particle" : "", "family" : "H2232", "given" : "", "non-dropping-particle" : "", "parse-names" : false, "suffix" : "" } ], "type" : "article-journal", "volume" : "201" }, "uris" : [ "http://www.mendeley.com/documents/?uuid=21929b25-82b8-4e05-8757-fbeaabc4ec3d" ] } ], "mendeley" : { "formattedCitation" : "(Kopp et al., 2016; Kemp et al., 2018)", "plainTextFormattedCitation" : "(Kopp et al., 2016; Kemp et al., 2018)", "previouslyFormattedCitation" : "(Kopp et al., 2016; Kemp et al., 2018)" }, "properties" : { "noteIndex" : 0 }, "schema" : "https://github.com/citation-style-language/schema/raw/master/csl-citation.json" }</w:instrText>
      </w:r>
      <w:r>
        <w:rPr>
          <w:rFonts w:cs="Times New Roman"/>
        </w:rPr>
        <w:fldChar w:fldCharType="separate"/>
      </w:r>
      <w:ins w:id="4982" w:author="Robin Matthews" w:date="2021-05-18T16:05:00Z">
        <w:r w:rsidR="00602365">
          <w:rPr>
            <w:rFonts w:cs="Times New Roman"/>
            <w:noProof/>
          </w:rPr>
          <w:t>(Kopp et al., 2016; Kemp et al., 2018)</w:t>
        </w:r>
      </w:ins>
      <w:del w:id="4983" w:author="Robin Matthews" w:date="2021-05-18T16:05:00Z">
        <w:r w:rsidRPr="00582B7A" w:rsidDel="00602365">
          <w:rPr>
            <w:rFonts w:cs="Times New Roman"/>
            <w:noProof/>
          </w:rPr>
          <w:delText>(Kopp et al., 2016; Kemp et al., 2018)</w:delText>
        </w:r>
      </w:del>
      <w:r>
        <w:rPr>
          <w:rFonts w:cs="Times New Roman"/>
        </w:rPr>
        <w:fldChar w:fldCharType="end"/>
      </w:r>
      <w:r>
        <w:t>,</w:t>
      </w:r>
      <w:r w:rsidRPr="003A0C0D">
        <w:rPr>
          <w:rFonts w:cs="Times New Roman"/>
        </w:rPr>
        <w:t xml:space="preserve"> </w:t>
      </w:r>
      <w:r>
        <w:rPr>
          <w:rFonts w:cs="Times New Roman"/>
        </w:rPr>
        <w:t xml:space="preserve">the last </w:t>
      </w:r>
      <w:del w:id="4984" w:author="Ian Blenkinsop" w:date="2021-07-08T08:18:00Z">
        <w:r w:rsidDel="00635436">
          <w:rPr>
            <w:rFonts w:cs="Times New Roman"/>
          </w:rPr>
          <w:delText>20,000 y</w:delText>
        </w:r>
        <w:r w:rsidR="00C1628A" w:rsidDel="00635436">
          <w:rPr>
            <w:rFonts w:cs="Times New Roman"/>
          </w:rPr>
          <w:delText>ear</w:delText>
        </w:r>
        <w:r w:rsidDel="00635436">
          <w:rPr>
            <w:rFonts w:cs="Times New Roman"/>
          </w:rPr>
          <w:delText>s</w:delText>
        </w:r>
      </w:del>
      <w:ins w:id="4985" w:author="Ian Blenkinsop" w:date="2021-07-08T08:18:00Z">
        <w:r w:rsidR="00635436">
          <w:rPr>
            <w:rFonts w:cs="Times New Roman"/>
          </w:rPr>
          <w:t xml:space="preserve">20 kyr </w:t>
        </w:r>
      </w:ins>
      <w:r>
        <w:rPr>
          <w:rFonts w:cs="Times New Roman"/>
        </w:rPr>
        <w:t xml:space="preserve"> </w:t>
      </w:r>
      <w:r>
        <w:rPr>
          <w:rFonts w:cs="Times New Roman"/>
        </w:rPr>
        <w:fldChar w:fldCharType="begin" w:fldLock="1"/>
      </w:r>
      <w:r w:rsidR="00E14AAC">
        <w:rPr>
          <w:rFonts w:cs="Times New Roman"/>
        </w:rPr>
        <w:instrText>ADDIN CSL_CITATION { "citationItems" : [ { "id" : "ITEM-1", "itemData" : { "DOI" : "10.1016/j.quascirev.2019.07.016", "ISSN" : "0277-3791", "abstract" : "Determining the rates, mechanisms, and geographic variability of relative sea-level (RSL) change following the Last Glacial Maximum (LGM) provides insight into the sensitivity of ice sheets to climate change, the response of the solid Earth and gravity field to ice-mass redistribution, and constrains statistical and physical models used to project future sea-level rise. To do so in a scientifically robust way requires standardized datasets that enable broad spatial comparisons that minimize bias. As part of a larger goal to develop a unified, spatially-comprehensive post-LGM global RSL database, in this special issue we provide a standardized global synthesis of regional RSL data that resulted from the first \u2018Geographic variability of HOLocene relative SEA level (HOLSEA)\u2019 meetings in Mt Hood, Oregon (2016) and St Lucia, South Africa (2017). The HOLSEA meetings brought together sea-level researchers to agree upon a consistent protocol to standardize, interpret, and incorporate realistic uncertainties of RSL data. This special issue provides RSL data from ten geographical regions including new databases from Atlantic Europe and the Russian Arctic and revised/expanded databases from Atlantic Canada, the British Isles, the Netherlands, the western Mediterranean, the Adriatic, Israel, Peninsular Malaysia, Southeast Asia, and the Indian Ocean. In total, the database derived from this special issue includes 5634 (5290 validated) index (n = 3202) and limiting points (n = 2088) that span from \u223c20,000 years ago to present. Progress in improving the standardization of sea-level databases has also been accompanied by advancements in statistical and analytical methods used to infer spatial patterns and rates of RSL change from geological data that have a spatially and temporally sparse distribution and geochronological and elevational uncertainties. This special issue marks the inception of a unified, spatially-comprehensive post-LGM global RSL database.", "author" : [ { "dropping-particle" : "", "family" : "Khan", "given" : "Nicole S", "non-dropping-particle" : "", "parse-names" : false, "suffix" : "" }, { "dropping-particle" : "", "family" : "Horton", "given" : "Benjamin P", "non-dropping-particle" : "", "parse-names" : false, "suffix" : "" }, { "dropping-particle" : "", "family" : "Engelhart", "given" : "Simon", "non-dropping-particle" : "", "parse-names" : false, "suffix" : "" }, { "dropping-particle" : "", "family" : "Rovere", "given" : "Alessio", "non-dropping-particle" : "", "parse-names" : false, "suffix" : "" }, { "dropping-particle" : "", "family" : "Vacchi", "given" : "Matteo", "non-dropping-particle" : "", "parse-names" : false, "suffix" : "" }, { "dropping-particle" : ""</w:instrText>
      </w:r>
      <w:r w:rsidR="00E14AAC" w:rsidRPr="00E35E42">
        <w:rPr>
          <w:rFonts w:cs="Times New Roman"/>
          <w:lang w:val="en-US"/>
        </w:rPr>
        <w:instrText>, "family" : "Ashe", "given" : "Erica L", "non-dropping-particle" : "", "parse-names" : false, "suffix" : "" }, { "dropping-particle" : "", "family" : "T\u00f6rnqvist", "given" : "Torbj\u00f6rn E", "non-dropping-particle" : "", "parse-names" : false, "suffix" : "" }, { "dropping-particle" : "", "family" : "Dutton", "given" : "Andrea", "non-dropping-particle" : "", "parse-names" : false, "suffix" : "" }, { "dropping-particle" : "", "family" : "Hijma", "given" : "Marc P", "non-dropping-particle" : "", "parse-names" : false, "suffix" : "" }, { "dropping-particle" : "", "family" : "Shennan", "given" : "Ian", "non-dropping-particle" : "", "parse-names" : false, "suffix" : "" } ], "container-title" : "Quaternary Science Reviews", "id" : "ITEM-1", "issued" : { "date-parts" : [ [ "2019" ] ] }, "page" : "359-371", "title" : "Inception of a global atlas of sea levels since the Last Glacial Maximum", "translator" : [ { "dropping-particle" : "", "family" : "H2405", "given" : "", "non-dropping-particle" : "", "parse-names" : false, "suffix" : "" } ], "type" : "article-journal", "volume" : "220" }, "uris" : [ "http://www.mendeley.com/documents/?uuid=19d2d6bc-e28e-4540-8814-49ff13f58a1e" ] } ], "mendeley" : { "formattedCitation" : "(Khan et al., 2019)", "plainTextFormattedCitation" : "(Khan et al., 2019)", "previouslyFormattedCitation" : "(Khan et al., 2019)" }, "properties" : { "noteIndex" : 0 }, "schema" : "https://github.com/citation-style-language/schema/raw/master/csl-citation.json" }</w:instrText>
      </w:r>
      <w:r>
        <w:rPr>
          <w:rFonts w:cs="Times New Roman"/>
        </w:rPr>
        <w:fldChar w:fldCharType="separate"/>
      </w:r>
      <w:ins w:id="4986" w:author="Robin Matthews" w:date="2021-05-18T16:05:00Z">
        <w:r w:rsidR="00602365">
          <w:rPr>
            <w:rFonts w:cs="Times New Roman"/>
            <w:noProof/>
            <w:lang w:val="en-GB"/>
          </w:rPr>
          <w:t>(Khan et al., 2019)</w:t>
        </w:r>
      </w:ins>
      <w:del w:id="4987" w:author="Robin Matthews" w:date="2021-05-18T16:05:00Z">
        <w:r w:rsidRPr="00FA4D8D" w:rsidDel="00602365">
          <w:rPr>
            <w:rFonts w:cs="Times New Roman"/>
            <w:noProof/>
            <w:lang w:val="en-GB"/>
          </w:rPr>
          <w:delText>(Khan et al., 2019)</w:delText>
        </w:r>
      </w:del>
      <w:r>
        <w:rPr>
          <w:rFonts w:cs="Times New Roman"/>
        </w:rPr>
        <w:fldChar w:fldCharType="end"/>
      </w:r>
      <w:r w:rsidRPr="00FA4D8D">
        <w:rPr>
          <w:rFonts w:cs="Times New Roman"/>
          <w:lang w:val="en-GB"/>
        </w:rPr>
        <w:t xml:space="preserve">, the last interglacial period </w:t>
      </w:r>
      <w:ins w:id="4988" w:author="Ian Blenkinsop" w:date="2021-07-14T09:45:00Z">
        <w:r w:rsidR="001F7B03">
          <w:rPr>
            <w:rFonts w:cs="Times New Roman"/>
            <w:lang w:val="en-GB"/>
          </w:rPr>
          <w:t>(</w:t>
        </w:r>
        <w:r w:rsidR="001F7B03" w:rsidRPr="00FA4D8D">
          <w:rPr>
            <w:rFonts w:cs="Times New Roman"/>
            <w:lang w:val="en-GB"/>
          </w:rPr>
          <w:t>Section 2.3.3.3</w:t>
        </w:r>
      </w:ins>
      <w:ins w:id="4989" w:author="Ian Blenkinsop" w:date="2021-07-14T09:46:00Z">
        <w:r w:rsidR="001F7B03">
          <w:rPr>
            <w:rFonts w:cs="Times New Roman"/>
            <w:lang w:val="en-GB"/>
          </w:rPr>
          <w:t xml:space="preserve">: </w:t>
        </w:r>
      </w:ins>
      <w:r>
        <w:rPr>
          <w:rFonts w:cs="Times New Roman"/>
        </w:rPr>
        <w:fldChar w:fldCharType="begin" w:fldLock="1"/>
      </w:r>
      <w:ins w:id="4990" w:author="Robin Matthews" w:date="2021-05-18T17:55:00Z">
        <w:r w:rsidR="00EB254E">
          <w:rPr>
            <w:rFonts w:cs="Times New Roman"/>
            <w:lang w:val="en-GB"/>
          </w:rPr>
          <w:instrText>ADDIN CSL_CITATION { "citationItems" : [ { "id" : "ITEM-1", "itemData" : { "DOI" : "10.1126/science.aaa4019", "ISSN" : "0036-8075", "author" : [ { "dropping-particle" : "", "family" : "Dutton", "given" : "A.", "non-dropping-particle" : "", "parse-names" : false, "suffix" : "" }, { "dropping-particle" : "", "family" : "Carlson", "given" : "A. E.", "non-dropping-particle" : "", "parse-names" : false, "suffix" : "" }, { "dropping-particle" : "", "family" : "Long", "given" : "A. J.", "non-dropping-particle" : "", "parse-names" : false, "suffix" : "" }, { "dropping-particle" : "", "family" : "Milne", "given" : "G. A.", "non-dropping-particle" : "", "parse-names" : false, "suffix" : "" }, { "dropping-particle" : "", "family" : "Clark", "given" : "P. U.", "non-dropping-particle" : "", "parse-names" : false, "suffix" : "" }, { "dropping-particle" : "", "family" : "DeConto", "given" : "R.", "non-dropping-particle" : "", "parse-names" : false, "suffix" : "" }, { "dropping-particle" : "", "family" : "Horton", "given" : "B. P.", "non-dropping-particle" : "", "parse-names" : false, "suffix" : "" }, { "dropping-particle" : "", "family" : "Rahmstorf", "given" : "S.", "non-dropping-particle" : "", "parse-names" : false, "suffix" : "" }, { "dropping-particle" : "", "family" : "Raymo", "given" : "M. E.", "non-dropping-particle" : "", "parse-names" : false, "suffix" : "" } ], "container-title" : "Science", "id" : "ITEM-1", "issue" : "6244", "issued" : { "date-parts" : [ [ "2015", "7", "10" ] ] }, "page" : "aaa4019", "title" : "Sea-level rise due to polar ice-sheet mass loss during past warm periods", "translator" : [ { "dropping-particle" : "", "family" : "H4349", "given" : "", "non-dropping-particle" : "", "parse-names" : false, "suffix" : "" } ], "type" : "article-journal", "volume" : "349" }, "uris" : [ "http://www.mendeley.com/documents/?uuid=e14041e0-7c3f-4540-ad35-28ad50aaab31" ] } ], "mendeley" : { "formattedCitation" : "(Dutton et al., 2015)", "manualFormatting" : "(Dutton et al., 2015;", "plainTextFormattedCitation" : "(Dutton et al., 2015)", "previouslyFormattedCitation" : "(Dutton et al., 2015)" }, "properties" : { "noteIndex" : 0 }, "schema" : "https://github.com/citation-style-language/schema/raw/master/csl-citation.json" }</w:instrText>
        </w:r>
      </w:ins>
      <w:del w:id="4991" w:author="Robin Matthews" w:date="2021-05-18T17:55:00Z">
        <w:r w:rsidR="00A94565" w:rsidDel="00EB254E">
          <w:rPr>
            <w:rFonts w:cs="Times New Roman"/>
            <w:lang w:val="en-GB"/>
          </w:rPr>
          <w:delInstrText>ADDIN CSL_CITATION { "citationItems" : [ { "id" : "ITEM-1", "itemData" : { "DOI" : "10.1126/science.aaa4019", "ISSN" : "0036-8075", "author" : [ { "dropping-particle" : "", "family" : "Dutton", "given" : "A.", "non-dropping-particle" : "", "parse-names" : false, "suffix" : "" }, { "dropping-particle" : "", "family" : "Carlson", "given" : "A. E.", "non-dropping-particle" : "", "parse-names" : false, "suffix" : "" }, { "dropping-particle" : "", "family" : "Long", "given" : "A. J.", "non-dropping-particle" : "", "parse-names" : false, "suffix" : "" }, { "dropping-particle" : "", "family" : "Milne", "given" : "G. A.", "non-dropping-particle" : "", "parse-names" : false, "suffix" : "" }, { "dropping-particle" : "", "family" : "Clark", "given" : "P. U.", "non-dropping-particle" : "", "parse-names" : false, "suffix" : "" }, { "dropping-particle" : "", "family" : "DeConto", "given" : "R.", "non-dropping-particle" : "", "parse-names" : false, "suffix" : "" }, { "dropping-particle" : "", "family" : "Horton", "given" : "B. P.", "non-dropping-particle" : "", "parse-names" : false, "suffix" : "" }, { "dropping-particle" : "", "family" : "Rahmstorf", "given" : "S.", "non-dropping-particle" : "", "parse-names" : false, "suffix" : "" }, { "dropping-particle" : "", "family" : "Raymo", "given" : "M. E.", "non-dropping-particle" : "", "parse-names" : false, "suffix" : "" } ], "container-title" : "Science", "id" : "ITEM-1", "issue" : "6244", "issued" : { "date-parts" : [ [ "2015", "7", "10" ] ] }, "page" : "aaa4019", "title" : "Sea-level rise due to polar ice-sheet mass loss during past warm periods", "translator" : [ { "dropping-particle" : "", "family" : "H4349", "given" : "", "non-dropping-particle" : "", "parse-names" : false, "suffix" : "" } ], "type" : "article-journal", "volume" : "349" }, "uris" : [ "http://www.mendeley.com/documents/?uuid=e14041e0-7c3f-4540-ad35-28ad50aaab31" ] } ], "mendeley" : { "formattedCitation" : "(Dutton et al., 2015)", "manualFormatting" : "(Dutton et al., 2015; ", "plainTextFormattedCitation" : "(Dutton et al., 2015)", "previouslyFormattedCitation" : "(Dutton et al., 2015)" }, "properties" : { "noteIndex" : 0 }, "schema" : "https://github.com/citation-style-language/schema/raw/master/csl-citation.json" }</w:delInstrText>
        </w:r>
      </w:del>
      <w:r>
        <w:rPr>
          <w:rFonts w:cs="Times New Roman"/>
        </w:rPr>
        <w:fldChar w:fldCharType="separate"/>
      </w:r>
      <w:ins w:id="4992" w:author="Robin Matthews" w:date="2021-05-18T16:05:00Z">
        <w:del w:id="4993" w:author="Ian Blenkinsop" w:date="2021-07-14T09:46:00Z">
          <w:r w:rsidR="00602365" w:rsidDel="001F7B03">
            <w:rPr>
              <w:rFonts w:cs="Times New Roman"/>
              <w:noProof/>
              <w:lang w:val="en-GB"/>
            </w:rPr>
            <w:delText>(</w:delText>
          </w:r>
        </w:del>
        <w:r w:rsidR="00602365">
          <w:rPr>
            <w:rFonts w:cs="Times New Roman"/>
            <w:noProof/>
            <w:lang w:val="en-GB"/>
          </w:rPr>
          <w:t>Dutton et al., 2015</w:t>
        </w:r>
        <w:del w:id="4994" w:author="Ian Blenkinsop" w:date="2021-07-14T09:45:00Z">
          <w:r w:rsidR="00602365" w:rsidDel="001F7B03">
            <w:rPr>
              <w:rFonts w:cs="Times New Roman"/>
              <w:noProof/>
              <w:lang w:val="en-GB"/>
            </w:rPr>
            <w:delText>;</w:delText>
          </w:r>
        </w:del>
      </w:ins>
      <w:del w:id="4995" w:author="Robin Matthews" w:date="2021-05-18T16:05:00Z">
        <w:r w:rsidRPr="00FA4D8D" w:rsidDel="00602365">
          <w:rPr>
            <w:rFonts w:cs="Times New Roman"/>
            <w:noProof/>
            <w:lang w:val="en-GB"/>
          </w:rPr>
          <w:delText xml:space="preserve">(Dutton et al., 2015; </w:delText>
        </w:r>
      </w:del>
      <w:r>
        <w:rPr>
          <w:rFonts w:cs="Times New Roman"/>
        </w:rPr>
        <w:fldChar w:fldCharType="end"/>
      </w:r>
      <w:ins w:id="4996" w:author="Robin Matthews" w:date="2021-05-18T17:55:00Z">
        <w:del w:id="4997" w:author="Ian Blenkinsop" w:date="2021-07-14T09:45:00Z">
          <w:r w:rsidR="00EB254E" w:rsidDel="001F7B03">
            <w:rPr>
              <w:rFonts w:cs="Times New Roman"/>
            </w:rPr>
            <w:delText xml:space="preserve"> </w:delText>
          </w:r>
        </w:del>
      </w:ins>
      <w:del w:id="4998" w:author="Ian Blenkinsop" w:date="2021-07-08T08:18:00Z">
        <w:r w:rsidRPr="00FA4D8D" w:rsidDel="00635436">
          <w:rPr>
            <w:rFonts w:cs="Times New Roman"/>
            <w:lang w:val="en-GB"/>
          </w:rPr>
          <w:delText xml:space="preserve">Chapter 2, </w:delText>
        </w:r>
      </w:del>
      <w:del w:id="4999" w:author="Ian Blenkinsop" w:date="2021-07-14T09:45:00Z">
        <w:r w:rsidRPr="00FA4D8D" w:rsidDel="001F7B03">
          <w:rPr>
            <w:rFonts w:cs="Times New Roman"/>
            <w:lang w:val="en-GB"/>
          </w:rPr>
          <w:delText>Section 2.3.3.3</w:delText>
        </w:r>
      </w:del>
      <w:r w:rsidRPr="00FA4D8D">
        <w:rPr>
          <w:rFonts w:cs="Times New Roman"/>
          <w:lang w:val="en-GB"/>
        </w:rPr>
        <w:t xml:space="preserve">), and the Pliocene </w:t>
      </w:r>
      <w:ins w:id="5000" w:author="Ian Blenkinsop" w:date="2021-07-14T09:46:00Z">
        <w:r w:rsidR="001F7B03">
          <w:rPr>
            <w:rFonts w:cs="Times New Roman"/>
            <w:lang w:val="en-GB"/>
          </w:rPr>
          <w:t>(</w:t>
        </w:r>
        <w:r w:rsidR="001F7B03" w:rsidRPr="00FA4D8D">
          <w:rPr>
            <w:rFonts w:cs="Times New Roman"/>
            <w:lang w:val="en-GB"/>
          </w:rPr>
          <w:t>Cross-Chapter Box 2.4</w:t>
        </w:r>
        <w:r w:rsidR="001F7B03">
          <w:rPr>
            <w:rFonts w:cs="Times New Roman"/>
            <w:lang w:val="en-GB"/>
          </w:rPr>
          <w:t>;</w:t>
        </w:r>
      </w:ins>
      <w:r>
        <w:rPr>
          <w:rFonts w:cs="Times New Roman"/>
        </w:rPr>
        <w:fldChar w:fldCharType="begin" w:fldLock="1"/>
      </w:r>
      <w:r w:rsidR="00E81B0B">
        <w:rPr>
          <w:rFonts w:cs="Times New Roman"/>
          <w:lang w:val="en-GB"/>
        </w:rPr>
        <w:instrText>ADDIN CSL_CITATION { "citationItems" : [ { "id" : "ITEM-1", "itemData" : { "DOI" : "10.1038/s41586-019-1543-2", "ISSN" : "1476-4687", "abstract" : "Reconstructing the evolution of sea level during past warmer epochs such as the Pliocene provides insight into the response of sea level and ice sheets to prolonged warming1. Although estimates of the global mean sea level (GMSL) during this time do exist, they vary by several tens of metres2\u20134, hindering the assessment of past and future ice-sheet stability. Here we show that during the mid-Piacenzian Warm Period, which was on average two to three degrees Celsius warmer than the pre-industrial period5, the GMSL was about 16.2 metres higher than today\u00a0owing\u00a0to global ice-volume changes, and around 17.4 metres when thermal expansion of the oceans is included. During the even warmer Pliocene Climatic Optimum (about four degrees Celsius warmer than pre-industrial levels)6, our results show that the GMSL was 23.5 metres above the present level,\u00a0with an additional 1.6 metres from thermal expansion. We provide six GMSL data points, ranging from 4.39 to 3.27 million years ago, that are based on phreatic\u00a0overgrowths on speleothems from the western Mediterranean (Mallorca, Spain). This record is unique owing to its clear relationship to sea level, its reliable U\u2013Pb ages and its long timespan, which allows us to quantify uncertainties on potential uplift. Our data indicate that ice sheets are very sensitive to warming and provide important calibration targets for future ice-sheet models7.", "author" : [ { "dropping-particle" : "", "family" : "Dumitru", "given" : "Oana A", "non-dropping-particle" : "", "parse-names" : false, "suffix" : "" }, { "dropping-particle" : "", "family" : "Austermann", "given" : "Jacqueline", "non-dropping-particle" : "", "parse-names" : false, "suffix" : "" }, { "dropping-particle" : "", "family" : "Polyak", "given" : "Victor J", "non-dropping-particle" : "", "parse-names" : false, "suffix" : "" }, { "dropping-particle" : "", "family" : "Forn\u00f3s", "given" : "Joan J", "non-dropping-particle" : "", "parse-names" : false, "suffix" : "" }, { "dropping-particle" : "", "family" : "Asmerom", "given" : "Yemane", "non-dropping-particle" : "", "parse-names" : false, "suffix" : "" }, { "dropping-particle" : "", "family" : "Gin\u00e9s", "given" : "Joaqu\u00edn", "non-dropping-particle" : "", "parse-names" : false, "suffix" : "" }, { "dropping-particle" : "", "family" : "Gin\u00e9s", "given" : "Angel", "non-dropping-particle" : "", "parse-names" : false, "suffix" : "" }, { "dropping-particle" : "", "family" : "Onac", "given" : "Bogdan P", "non-dropping-particle" : "", "parse-names" : false, "suffix" : "" } ], "container-title" : "Nature", "id" : "ITEM-1", "issue" : "7777", "issued" : { "date-parts" : [ [ "2019" ] ] }, "page" : "233-236", "title" : "Constraints on global mean sea level during Pliocene warmth", "translator" : [ { "dropping-particle" : "", "family" : "H4633", "given" : "", "non-dropping-particle" : "", "parse-names" : false, "suffix" : "" } ], "type" : "article-journal", "volume" : "574" }, "uris" : [ "http://www.mendeley.com/documents/?uuid=235500ff-a001-4e74-a6dc-829e4ed2644e" ] }, { "id" : "ITEM-2", "itemData" : { "DOI" : "10.1038/s41586-019-1619-z", "ISSN" : "1476-4687", "abstract" : "Earth is heading towards a climate that last existed more than three\u00a0million years ago (Ma) during the \u2018mid-Pliocene warm period\u20191, when atmospheric carbon dioxide concentrations were about 400\u00a0parts per million, global sea level oscillated in response to orbital forcing2,3 and peak global-mean sea level (GMSL) may have reached about 20\u00a0metres above the present-day value4,5. For sea-level rise of this magnitude, extensive retreat or collapse of the Greenland, West Antarctic and marine-based sectors of the East Antarctic ice sheets is required. Yet the relative amplitude of sea-level variations within glacial\u2013interglacial cycles remains poorly constrained. To address this, we calibrate a theoretical relationship between modern sediment transport by waves and water depth, and then apply the technique to grain size in a continuous 800-metre-thick Pliocene sequence of shallow-marine sediments from Whanganui Basin, New Zealand. Water-depth variations obtained in this way, after corrections for tectonic subsidence, yield cyclic relative sea-level (RSL) variations. Here we show that sea level varied on average by 13\u00a0\u00b1\u00a05\u00a0metres over glacial\u2013interglacial cycles during the middle-to-late Pliocene (about 3.3\u20132.5\u00a0Ma). The resulting record is independent of the global ice volume proxy3 (as derived from the deep-ocean oxygen isotope record) and sea-level cycles are in phase with 20-thousand-year (kyr) periodic changes in insolation over Antarctica, paced by eccentricity-modulated orbital precession6 between 3.3 and 2.7\u00a0Ma. Thereafter, sea-level fluctuations are paced by the 41-kyr period of cycles in Earth\u2019s axial tilt as ice sheets stabilize on Antarctica and intensify in the Northern Hemisphere3,6. Strictly, we provide the amplitude of RSL change, rather than absolute GMSL change. However, simulations of RSL change based on glacio-isostatic adjustment show that our record approximates eustatic sea level, defined here as GMSL unregistered to the centre of the Earth. Nonetheless, under conservative assumptions, our estimates limit maximum Pliocene sea-level rise to less than 25\u00a0metres and provide new constraints on polar ice-volume variability under the climate conditions predicted for this century.", "author" : [ { "dropping-particle" : "", "family" : "Grant", "given" : "G R", "non-dropping-particle" : "", "parse-names" : false, "suffix" : "" }, { "dropping-particle" : "", "family" : "Naish", "given" : "T R", "non-dropping-particle" : "", "parse-names" : false, "suffix" : "" }, { "dropping-particle" : "", "family" : "Dunbar", "given" : "G B", "non-dropping-particle" : "", "parse-names" : false, "suffix" : "" }, { "dropping-particle" : "", "family" : "Stocchi", "given" : "P", "non-dropping-particle" : "", "parse-names" : false, "suffix" : "" }, { "dropping-particle" : "", "family" : "Kominz", "given" : "M A", "non-dropping-particle" : "", "parse-names" : false, "suffix" : "" }, { "dropping-particle" : "", "family" : "Kamp", "given" : "P J J", "non-dropping-particle" : "", "parse-names" : false, "suffix" : "" }, { "dropping-particle" : "", "family" : "Tapia", "given" : "C A", "non-dropping-particle" : "", "parse-names" : false, "suffix" : "" }, { "dropping-particle" : "", "family" : "McKay", "given" : "R M", "non-dropping-particle" : "", "parse-names" : false, "suffix" : "" }, { "dropping-particle" : "", "family" : "Levy", "given" : "R H", "non-dropping-particle" : "", "parse-names" : false, "suffix" : "" }, { "dropping-particle" : "", "family" : "Patterson", "given" : "M O", "non-dropping-particle" : "", "parse-names" : false, "suffix" : "" } ], "container-title" : "Nature", "id" : "ITEM-2", "issue" : "7777", "issued" : { "date-parts" : [ [ "2019" ] ] }, "page" : "237-241", "title" : "The amplitude and origin of sea-level variability during the Pliocene epoch", "translator" : [ { "dropping-particle" : "", "family" : "H4634", "given" : "", "non-dropping-particle" : "", "parse-names" : false, "suffix" : "" } ], "type" : "article-journal", "volume" : "574" }, "uris" : [ "http://www.mendeley.com/documents/?uuid=d0a41d7b-f012-461d-8d25-86fbe6eb32d5" ] } ], "mendeley" : { "formattedCitation" : "(Dumitru et al., 2019; Grant et al., 2019)", "manualFormatting" : "(Dumitru et al., 2019; Grant et al., 2019;", "plainTextFormattedCitation" : "(Dumitru et al., 2019; Grant et al., 2019)", "previouslyFormattedCitation" : "(Dumitru et al., 2019; Grant et al., 2019)" }, "properties" : { "noteIndex" : 0 }, "schema" : "https://github.com/citation-style-language/schema/raw/master/csl-citation.json" }</w:instrText>
      </w:r>
      <w:r>
        <w:rPr>
          <w:rFonts w:cs="Times New Roman"/>
        </w:rPr>
        <w:fldChar w:fldCharType="separate"/>
      </w:r>
      <w:ins w:id="5001" w:author="Ian Blenkinsop" w:date="2021-07-14T09:46:00Z">
        <w:r w:rsidR="001F7B03">
          <w:rPr>
            <w:rFonts w:cs="Times New Roman"/>
            <w:noProof/>
            <w:lang w:val="en-GB"/>
          </w:rPr>
          <w:t xml:space="preserve"> </w:t>
        </w:r>
      </w:ins>
      <w:ins w:id="5002" w:author="Robin Matthews" w:date="2021-05-18T16:05:00Z">
        <w:del w:id="5003" w:author="Ian Blenkinsop" w:date="2021-07-14T09:46:00Z">
          <w:r w:rsidR="00602365" w:rsidDel="001F7B03">
            <w:rPr>
              <w:rFonts w:cs="Times New Roman"/>
              <w:noProof/>
              <w:lang w:val="en-GB"/>
            </w:rPr>
            <w:delText>(</w:delText>
          </w:r>
        </w:del>
        <w:r w:rsidR="00602365">
          <w:rPr>
            <w:rFonts w:cs="Times New Roman"/>
            <w:noProof/>
            <w:lang w:val="en-GB"/>
          </w:rPr>
          <w:t>Dumitru et al., 2019; Grant et al., 2019</w:t>
        </w:r>
        <w:del w:id="5004" w:author="Ian Blenkinsop" w:date="2021-07-14T09:46:00Z">
          <w:r w:rsidR="00602365" w:rsidDel="001F7B03">
            <w:rPr>
              <w:rFonts w:cs="Times New Roman"/>
              <w:noProof/>
              <w:lang w:val="en-GB"/>
            </w:rPr>
            <w:delText>;</w:delText>
          </w:r>
        </w:del>
      </w:ins>
      <w:del w:id="5005" w:author="Robin Matthews" w:date="2021-05-18T16:05:00Z">
        <w:r w:rsidRPr="00FA4D8D" w:rsidDel="00602365">
          <w:rPr>
            <w:rFonts w:cs="Times New Roman"/>
            <w:noProof/>
            <w:lang w:val="en-GB"/>
          </w:rPr>
          <w:delText>(Dumitru et al., 2019; Grant et al., 2019;</w:delText>
        </w:r>
      </w:del>
      <w:r>
        <w:rPr>
          <w:rFonts w:cs="Times New Roman"/>
        </w:rPr>
        <w:fldChar w:fldCharType="end"/>
      </w:r>
      <w:del w:id="5006" w:author="Ian Blenkinsop" w:date="2021-07-14T09:46:00Z">
        <w:r w:rsidRPr="00FA4D8D" w:rsidDel="001F7B03">
          <w:rPr>
            <w:rFonts w:cs="Times New Roman"/>
            <w:lang w:val="en-GB"/>
          </w:rPr>
          <w:delText xml:space="preserve"> Cross-Chapter Box 2.4</w:delText>
        </w:r>
      </w:del>
      <w:del w:id="5007" w:author="Ian Blenkinsop" w:date="2021-07-08T08:18:00Z">
        <w:r w:rsidRPr="00FA4D8D" w:rsidDel="00635436">
          <w:rPr>
            <w:rFonts w:cs="Times New Roman"/>
            <w:lang w:val="en-GB"/>
          </w:rPr>
          <w:delText xml:space="preserve"> in Chapter 2</w:delText>
        </w:r>
      </w:del>
      <w:r w:rsidRPr="00FA4D8D">
        <w:rPr>
          <w:rFonts w:cs="Times New Roman"/>
          <w:lang w:val="en-GB"/>
        </w:rPr>
        <w:t>) help constrain sea level variability and its relationship to global and regional temperature variability, and to contributions from different sources on centennial to millennial timescales (</w:t>
      </w:r>
      <w:del w:id="5008" w:author="Ian Blenkinsop" w:date="2021-07-08T08:18:00Z">
        <w:r w:rsidRPr="00FA4D8D" w:rsidDel="00635436">
          <w:rPr>
            <w:rFonts w:cs="Times New Roman"/>
            <w:lang w:val="en-GB"/>
          </w:rPr>
          <w:delText>Cha</w:delText>
        </w:r>
        <w:r w:rsidRPr="00FA4D8D" w:rsidDel="00635436">
          <w:rPr>
            <w:lang w:val="en-GB"/>
          </w:rPr>
          <w:delText xml:space="preserve">pter 9, </w:delText>
        </w:r>
      </w:del>
      <w:r w:rsidRPr="00FA4D8D">
        <w:rPr>
          <w:lang w:val="en-GB"/>
        </w:rPr>
        <w:t>Section 9.6.2)</w:t>
      </w:r>
      <w:r w:rsidRPr="00FA4D8D">
        <w:rPr>
          <w:rFonts w:cs="Times New Roman"/>
          <w:lang w:val="en-GB"/>
        </w:rPr>
        <w:t xml:space="preserve">.  </w:t>
      </w:r>
    </w:p>
    <w:p w14:paraId="69919CDC" w14:textId="77777777" w:rsidR="006409E5" w:rsidRPr="00FA4D8D" w:rsidRDefault="006409E5" w:rsidP="006409E5">
      <w:pPr>
        <w:pStyle w:val="AR6BodyText"/>
        <w:rPr>
          <w:lang w:val="en-GB"/>
        </w:rPr>
      </w:pPr>
    </w:p>
    <w:p w14:paraId="123B8209" w14:textId="0CD4B139" w:rsidR="006409E5" w:rsidRPr="00FA4D8D" w:rsidRDefault="006409E5" w:rsidP="006409E5">
      <w:pPr>
        <w:pStyle w:val="AR6BodyText"/>
        <w:rPr>
          <w:lang w:val="en-GB"/>
        </w:rPr>
      </w:pPr>
      <w:r w:rsidRPr="00FA4D8D">
        <w:rPr>
          <w:lang w:val="en-GB"/>
        </w:rPr>
        <w:t>Reconstructions</w:t>
      </w:r>
      <w:r w:rsidRPr="00FA4D8D">
        <w:rPr>
          <w:rFonts w:cs="Times New Roman"/>
          <w:lang w:val="en-GB"/>
        </w:rPr>
        <w:t xml:space="preserve"> of </w:t>
      </w:r>
      <w:commentRangeStart w:id="5009"/>
      <w:r w:rsidRPr="00FA4D8D">
        <w:rPr>
          <w:rFonts w:cs="Times New Roman"/>
          <w:lang w:val="en-GB"/>
        </w:rPr>
        <w:t>paleo</w:t>
      </w:r>
      <w:r w:rsidR="00F70725">
        <w:rPr>
          <w:rFonts w:cs="Times New Roman"/>
          <w:lang w:val="en-GB"/>
        </w:rPr>
        <w:t>ocean</w:t>
      </w:r>
      <w:commentRangeEnd w:id="5009"/>
      <w:r w:rsidR="00635436">
        <w:rPr>
          <w:rStyle w:val="CommentReference"/>
        </w:rPr>
        <w:commentReference w:id="5009"/>
      </w:r>
      <w:r w:rsidR="00F70725">
        <w:rPr>
          <w:rFonts w:cs="Times New Roman"/>
          <w:lang w:val="en-GB"/>
        </w:rPr>
        <w:t xml:space="preserve"> </w:t>
      </w:r>
      <w:r w:rsidRPr="00FA4D8D">
        <w:rPr>
          <w:rFonts w:cs="Times New Roman"/>
          <w:lang w:val="en-GB"/>
        </w:rPr>
        <w:t>pH (</w:t>
      </w:r>
      <w:del w:id="5010" w:author="Ian Blenkinsop" w:date="2021-07-08T08:22:00Z">
        <w:r w:rsidRPr="00FA4D8D" w:rsidDel="00605047">
          <w:rPr>
            <w:rFonts w:cs="Times New Roman"/>
            <w:lang w:val="en-GB"/>
          </w:rPr>
          <w:delText xml:space="preserve">Chapter 2, </w:delText>
        </w:r>
      </w:del>
      <w:r w:rsidRPr="00FA4D8D">
        <w:rPr>
          <w:rFonts w:cs="Times New Roman"/>
          <w:lang w:val="en-GB"/>
        </w:rPr>
        <w:t xml:space="preserve">Section 2.3.3.5) have increased in number and accuracy, providing new constraints on ocean pH across the last centuries (e.g., </w:t>
      </w:r>
      <w:r w:rsidRPr="003A0C0D">
        <w:rPr>
          <w:rFonts w:cs="Times New Roman"/>
        </w:rPr>
        <w:fldChar w:fldCharType="begin" w:fldLock="1"/>
      </w:r>
      <w:r w:rsidR="00E81B0B">
        <w:rPr>
          <w:rFonts w:cs="Times New Roman"/>
          <w:lang w:val="en-GB"/>
        </w:rPr>
        <w:instrText>ADDIN CSL_CITATION { "citationItems" : [ { "id" : "ITEM-1", "itemData" : { "DOI" : "10.1038/s41467-018-04922-1", "ISSN" : "2041-1723", "abstract" : "Increasing atmospheric CO2 from man-made climate change is reducing surface ocean pH. Due to limited instrumental measurements and historical pH records in the world\u2019s oceans, seawater pH variability at the decadal and centennial scale remains largely unknown and requires documentation. Here we present evidence of striking secular trends of decreasing pH since the late nineteenth century with pronounced interannual to decadal\u2013interdecadal pH variability in the South Pacific Ocean from 1689 to 2011 CE. High-amplitude oceanic pH changes, likely related to atmospheric CO2 uptake and seawater dissolved inorganic carbon fluctuations, reveal a coupled relationship to sea surface temperature variations and highlight the marked influence of El Ni\u00f1o/Southern Oscillation and Interdecadal Pacific Oscillation. We suggest changing surface winds strength and zonal advection processes as the main drivers responsible for regional pH variability up to 1881 CE, followed by the prominent role of anthropogenic CO2 in accelerating the process of ocean acidification.", "author" : [ { "dropping-particle" : "", "family" : "Wu", "given" : "Henry C", "non-dropping-particle" : "", "parse-names" : false, "suffix" : "" }, { "dropping-particle" : "", "family" : "Dissard", "given" : "Delphine", "non-dropping-particle" : "", "parse-names" : false, "suffix" : "" }, { "dropping-particle" : "", "family" : "Douville", "given" : "Eric", "non-dropping-particle" : "", "parse-names" : false, "suffix" : "" }, { "dropping-particle" : "", "family" : "Blamart", "given" : "Dominique", "non-dropping-particle" : "", "parse-names" : false, "suffix" : "" }, { "dropping-particle" : "", "family" : "Bordier", "given" : "Louise", "non-dropping-particle" : "", "parse-names" : false, "suffix" : "" }, { "dropping-particle" : "", "family" : "Tribollet", "given" : "Aline", "non-dropping-particle" : "", "parse-names" : false, "suffix" : "" }, { "dropping-particle" : "", "family" : "Cornec", "given" : "Florence", "non-dropping-particle" : "Le", "parse-names" : false, "suffix" : "" }, { "dropping-particle" : "", "family" : "Pons-Branchu", "given" : "Edwige", "non-dropping-particle" : "", "parse-names" : false, "suffix" : "" }, { "dropping-particle" : "", "family" : "Dapoigny", "given" : "Arnaud", "non-dropping-particle" : "", "parse-names" : false, "suffix" : "" }, { "dropping-particle" : "", "family" : "Lazareth", "given" : "Claire E", "non-dropping-particle" : "", "parse-names" : false, "suffix" : "" } ], "container-title" : "Nature Communications", "id" : "ITEM-1", "issue" : "1", "issued" : { "date-parts" : [ [ "2018" ] ] }, "page" : "2543", "title" : "Surface ocean pH variations since 1689 CE and recent ocean acidification in the tropical South Pacific", "translator" : [ { "dropping-particle" : "", "family" : "H4468", "given" : "", "non-dropping-particle" : "", "parse-names" : false, "suffix" : "" } ], "type" : "article-journal", "volume" : "9" }, "uris" : [ "http://www.mendeley.com/documents/?uuid=b883a21f-37e9-44a5-a085-439e5d20fd4a" ] } ], "mendeley" : { "formattedCitation" : "(Wu et al., 2018)", "manualFormatting" : "Wu et al., 2018)", "plainTextFormattedCitation" : "(Wu et al., 2018)", "previouslyFormattedCitation" : "(Wu et al., 2018)" }, "properties" : { "noteIndex" : 0 }, "schema" : "https://github.com/citation-style-language/schema/raw/master/csl-citation.json" }</w:instrText>
      </w:r>
      <w:r w:rsidRPr="003A0C0D">
        <w:rPr>
          <w:rFonts w:cs="Times New Roman"/>
        </w:rPr>
        <w:fldChar w:fldCharType="separate"/>
      </w:r>
      <w:ins w:id="5011" w:author="Robin Matthews" w:date="2021-05-18T16:05:00Z">
        <w:r w:rsidR="00602365">
          <w:rPr>
            <w:rFonts w:cs="Times New Roman"/>
            <w:noProof/>
          </w:rPr>
          <w:t>Wu et al., 2018)</w:t>
        </w:r>
      </w:ins>
      <w:del w:id="5012" w:author="Robin Matthews" w:date="2021-05-18T16:05:00Z">
        <w:r w:rsidRPr="003A0C0D" w:rsidDel="00602365">
          <w:rPr>
            <w:rFonts w:cs="Times New Roman"/>
            <w:noProof/>
          </w:rPr>
          <w:delText>Wu et al., 2018)</w:delText>
        </w:r>
      </w:del>
      <w:r w:rsidRPr="003A0C0D">
        <w:rPr>
          <w:rFonts w:cs="Times New Roman"/>
        </w:rPr>
        <w:fldChar w:fldCharType="end"/>
      </w:r>
      <w:r>
        <w:rPr>
          <w:rFonts w:cs="Times New Roman"/>
        </w:rPr>
        <w:t>,</w:t>
      </w:r>
      <w:r w:rsidRPr="003A0C0D">
        <w:rPr>
          <w:rFonts w:cs="Times New Roman"/>
        </w:rPr>
        <w:t xml:space="preserve"> the last glacial cycles (e.g.</w:t>
      </w:r>
      <w:r>
        <w:rPr>
          <w:rFonts w:cs="Times New Roman"/>
        </w:rPr>
        <w:t>,</w:t>
      </w:r>
      <w:r w:rsidRPr="003A0C0D">
        <w:rPr>
          <w:rFonts w:cs="Times New Roman"/>
        </w:rPr>
        <w:t xml:space="preserve"> </w:t>
      </w:r>
      <w:r w:rsidRPr="003A0C0D">
        <w:rPr>
          <w:rFonts w:cs="Times New Roman"/>
        </w:rPr>
        <w:fldChar w:fldCharType="begin" w:fldLock="1"/>
      </w:r>
      <w:r w:rsidR="00E81B0B">
        <w:rPr>
          <w:rFonts w:cs="Times New Roman"/>
        </w:rPr>
        <w:instrText>ADDIN CSL_CITATION { "citationItems" : [ { "id" : "ITEM-1", "itemData" : { "DOI" : "10.1038/s41561-019-0473-9", "ISSN" : "1752-0908", "abstract" : "Glacial\u2013interglacial changes in atmospheric CO2 are generally attributed to changes in seawater carbon chemistry in response to large-scale shifts in the ocean\u2019s biogeochemistry and general circulation. The Southern Ocean currently takes up more CO2 than any other and it is likely to have played a crucial role in regulating past atmospheric CO2. However, the physical, biological and chemical variables that control ocean\u2013atmosphere CO2 exchange during glacial\u2013interglacial cycles are not completely understood. Here we use boron isotopes and carbon isotopes in planktonic foraminifera and an alkenone-based proxy of temperature to reconstruct seawater pH and CO2 partial pressure in sub-Antarctic surface waters south of Tasmania over the past 25,000 years, and investigate the mechanisms that regulate seawater CO2. The new record shows that surface waters in this region were a sink for atmospheric CO2 during the Last Glacial Maximum. Our reconstruction suggests changes in the strength of the biological pump and the release of deep-ocean CO2 to surface waters contributed to the last deglacial rise in atmospheric CO2. These findings demonstrate that variations in upwelling intensity and the distribution of Southern Ocean water masses in this sector played a key role in regulating atmospheric CO2 during the last glacial\u2013interglacial cycle.", "author" : [ { "dropping-particle" : "", "family" : "Moy", "given" : "Andrew D", "non-dropping-particle" : "", "parse-names" : false, "suffix" : "" }, { "dropping-particle" : "", "family" : "Palmer", "given" : "Martin R", "non-dropping-particle" : "", "parse-names" : false, "suffix" : "" }, { "dropping-particle" : "", "family" : "Howard", "given" : "William R", "non-dropping-particle" : "", "parse-names" : false, "suffix" : "" }, { "dropping-particle" : "", "family" : "Bijma", "given" : "Jelle", "non-dropping-particle" : "", "parse-names" : false, "suffix" : "" }, { "dropping-particle" : "", "family" : "Cooper", "given" : "Matthew</w:instrText>
      </w:r>
      <w:r w:rsidR="00E81B0B" w:rsidRPr="00A1237E">
        <w:rPr>
          <w:rFonts w:cs="Times New Roman"/>
          <w:lang w:val="en-US"/>
        </w:rPr>
        <w:instrText xml:space="preserve"> J", "non-dropping-particle" : "", "parse-names" : false, "suffix" : "" }, { "dropping-particle" : "", "family" : "Calvo", "given" : "Eva", "non-dropping-particle" : "", "parse-names" : false, "suffix" : "" }, { "dropping-particle" : "", "family" : "Pelejero", "given" : "Carles", "non-dropping-particle" : "", "parse-names" : false, "suffix" : "" }, { "dropping-particle" : "", "family" : "Gagan", "given" : "Michael K", "non-dropping-particle" : "", "parse-names" : false, "suffix" : "" }, { "dropping-particle" : "", "family" : "Chalk", "given" : "Thomas B", "non-dropping-particle" : "", "parse-names" : false, "suffix" : "" } ], "container-title" : "Nature Geoscience", "id" : "ITEM-1", "issue" : "12", "issued" : { "date-parts" : [ [ "2019" ] ] }, "page" : "1006-1011", "title" : "Varied contribution of the Southern Ocean to deglacial atmospheric CO2 rise", "translator" : [ { "dropping-particle" : "", "family" : "H4470", "given" : "", "non-dropping-particle" : "", "parse-names" : false, "suffix" : "" } ], "type" : "article-journal", "volume" : "12" }, "uris" : [ "http://www.mendeley.com/documents/?uuid=9ac24795-b944-49c7-94cf-ed1034dc6ee4" ] } ], "mendeley" : { "formattedCitation" : "(Moy et al., 2019)", "manualFormatting" : "Moy et al., 2019)", "plainTextFormattedCitation" : "(Moy et al., 2019)", "previouslyFormattedCitation" : "(Moy et al., 2019)" }, "properties" : { "noteIndex" : 0 }, "schema" : "https://github.com/citation-style-language/schema/raw/master/csl-citation.json" }</w:instrText>
      </w:r>
      <w:r w:rsidRPr="003A0C0D">
        <w:rPr>
          <w:rFonts w:cs="Times New Roman"/>
        </w:rPr>
        <w:fldChar w:fldCharType="separate"/>
      </w:r>
      <w:ins w:id="5013" w:author="Robin Matthews" w:date="2021-05-18T16:05:00Z">
        <w:r w:rsidR="00602365">
          <w:rPr>
            <w:rFonts w:cs="Times New Roman"/>
            <w:noProof/>
            <w:lang w:val="en-GB"/>
          </w:rPr>
          <w:t>Moy et al., 2019)</w:t>
        </w:r>
      </w:ins>
      <w:del w:id="5014" w:author="Robin Matthews" w:date="2021-05-18T16:05:00Z">
        <w:r w:rsidRPr="00FA4D8D" w:rsidDel="00602365">
          <w:rPr>
            <w:rFonts w:cs="Times New Roman"/>
            <w:noProof/>
            <w:lang w:val="en-GB"/>
          </w:rPr>
          <w:delText>Moy et al., 2019)</w:delText>
        </w:r>
      </w:del>
      <w:r w:rsidRPr="003A0C0D">
        <w:rPr>
          <w:rFonts w:cs="Times New Roman"/>
        </w:rPr>
        <w:fldChar w:fldCharType="end"/>
      </w:r>
      <w:r w:rsidRPr="00FA4D8D">
        <w:rPr>
          <w:rFonts w:cs="Times New Roman"/>
          <w:lang w:val="en-GB"/>
        </w:rPr>
        <w:t xml:space="preserve">, and the last several million years (e.g., </w:t>
      </w:r>
      <w:r w:rsidRPr="003A0C0D">
        <w:rPr>
          <w:rFonts w:cs="Times New Roman"/>
        </w:rPr>
        <w:fldChar w:fldCharType="begin" w:fldLock="1"/>
      </w:r>
      <w:r w:rsidR="00E81B0B">
        <w:rPr>
          <w:rFonts w:cs="Times New Roman"/>
          <w:lang w:val="en-GB"/>
        </w:rPr>
        <w:instrText>ADDIN CSL_CITATION { "citationItems" : [ { "id" : "ITEM-1", "itemData" : { "DOI" : "10.1038/s41467-020-17887-x", "ISSN" : "2041-1723", "abstract" : "Despite recent advances, the link between the evolution of atmospheric CO2 and climate during the Eocene greenhouse remains uncertain. In particular, modelling studies suggest that in order to achieve the global warmth that characterised the early Eocene, warmer climates must be more sensitive to CO2 forcing than colder climates. Here, we test this assertion in the geological record by combining a new high-resolution boron isotope-based CO2 record with novel estimates of Global\u00a0Mean\u00a0Temperature. We find that Equilibrium\u00a0Climate\u00a0Sensitivity (ECS) was indeed higher during the warmest intervals of the Eocene, agreeing well with recent model simulations, and declined through the Eocene as global climate cooled. These observations indicate that the canonical IPCC range of ECS (1.5 to 4.5 \u00b0C per doubling) is unlikely to be appropriate for high-CO2 warm climates of the past, and the state dependency of ECS may play an increasingly important role in determining the state of future climate as the Earth continues to warm.", "author" : [ { "dropping-particle" : "", "family" : "Anagnostou", "given" : "E", "non-dropping-particle" : "", "parse-names" : false, "suffix" : "" }, { "dropping-particle" : "", "family" : "John", "given" : "E H", "non-dropping-particle" : "", "parse-names" : false, "suffix" : "" }, { "dropping-particle" : "", "family" : "Babila", "given" : "T L", "non-dropping-particle" : "", "parse-names" : false, "suffix" : "" }, { "dropping-particle" : "", "family" : "Sexton", "given" : "P F", "non-dropping-particle" : "", "parse-names" : false, "suffix" : "" }, { "dropping-particle" : "", "family" : "Ridgwell", "given" : "A", "non-dropping-particle" : "", "parse-names" : false, "suffix" : "" }, { "dropping-particle" : "", "family" : "Lunt", "given" : "D J", "non-dropping-particle" : "", "parse-names" : false, "suffix" : "" }, { "dropping-particle" : "", "family" : "Pearson", "given" : "P N", "non-dropping-particle" : "", "parse-names" : false, "suffix" : "" }, { "dropping-particle" : "", "family" : "Chalk", "given" : "T B", "non-dropping-particle" : "", "parse-names" : false, "suffix" : "" }, { "dropping-particle" : "", "family" : "Pancost", "given" : "R D", "non-dropping-particle" : "", "parse-names" : false, "suffix" : "" }, { "dropping-particle" : "", "family" : "Foster", "given" : "G L", "non-dropping-particle" : "", "parse-names" : false, "suffix" : "" } ], "container-title" : "Nature Communications", "id" : "ITEM-1", "issue" : "1", "issued" : { "date-parts" : [ [ "2020" ] ] }, "page" : "4436", "title" : "Proxy evidence for state-dependence of climate sensitivity in the Eocene greenhouse", "translator" : [ { "dropping-particle" : "", "family" : "H4306", "given" : "", "non-dropping-particle" : "", "parse-names" : false, "suffix" : "" } ], "type" : "article-journal", "volume" : "11" }, "uris" : [ "http://www.mendeley.com/documents/?uuid=bdff80ff-cc14-4126-80ef-7814db32c7c4" ] } ], "mendeley" : { "formattedCitation" : "(Anagnostou et al., 2020)", "manualFormatting" : "Anagnostou et al., 2020)", "plainTextFormattedCitation" : "(Anagnostou et al., 2020)", "previouslyFormattedCitation" : "(Anagnostou et al., 2020)" }, "properties" : { "noteIndex" : 0 }, "schema" : "https://github.com/citation-style-language/schema/raw/master/csl-citation.json" }</w:instrText>
      </w:r>
      <w:r w:rsidRPr="003A0C0D">
        <w:rPr>
          <w:rFonts w:cs="Times New Roman"/>
        </w:rPr>
        <w:fldChar w:fldCharType="separate"/>
      </w:r>
      <w:ins w:id="5015" w:author="Robin Matthews" w:date="2021-05-18T16:05:00Z">
        <w:r w:rsidR="00602365">
          <w:rPr>
            <w:rFonts w:cs="Times New Roman"/>
            <w:noProof/>
            <w:lang w:val="en-GB"/>
          </w:rPr>
          <w:t>Anagnostou et al., 2020)</w:t>
        </w:r>
      </w:ins>
      <w:del w:id="5016" w:author="Robin Matthews" w:date="2021-05-18T16:05:00Z">
        <w:r w:rsidRPr="00FA4D8D" w:rsidDel="00602365">
          <w:rPr>
            <w:rFonts w:cs="Times New Roman"/>
            <w:noProof/>
            <w:lang w:val="en-GB"/>
          </w:rPr>
          <w:delText>Anagnostou et al., 2020)</w:delText>
        </w:r>
      </w:del>
      <w:r w:rsidRPr="003A0C0D">
        <w:rPr>
          <w:rFonts w:cs="Times New Roman"/>
        </w:rPr>
        <w:fldChar w:fldCharType="end"/>
      </w:r>
      <w:r w:rsidRPr="00FA4D8D">
        <w:rPr>
          <w:rFonts w:cs="Times New Roman"/>
          <w:lang w:val="en-GB"/>
        </w:rPr>
        <w:t>. Such reconstructions inform processes and act as benchmarks for Earth system models of the global carbon cycle over the recent geologic past (</w:t>
      </w:r>
      <w:del w:id="5017" w:author="Ian Blenkinsop" w:date="2021-07-08T09:49:00Z">
        <w:r w:rsidRPr="00FA4D8D" w:rsidDel="001F6300">
          <w:rPr>
            <w:rFonts w:cs="Times New Roman"/>
            <w:lang w:val="en-GB"/>
          </w:rPr>
          <w:delText xml:space="preserve">Chapter 5, </w:delText>
        </w:r>
      </w:del>
      <w:r w:rsidRPr="00FA4D8D">
        <w:rPr>
          <w:rFonts w:cs="Times New Roman"/>
          <w:lang w:val="en-GB"/>
        </w:rPr>
        <w:t>Section 5.3.1), including previous high-CO</w:t>
      </w:r>
      <w:r w:rsidRPr="00FA4D8D">
        <w:rPr>
          <w:rFonts w:cs="Times New Roman"/>
          <w:vertAlign w:val="subscript"/>
          <w:lang w:val="en-GB"/>
        </w:rPr>
        <w:t>2</w:t>
      </w:r>
      <w:r w:rsidRPr="00FA4D8D">
        <w:rPr>
          <w:rFonts w:cs="Times New Roman"/>
          <w:lang w:val="en-GB"/>
        </w:rPr>
        <w:t xml:space="preserve"> warm intervals </w:t>
      </w:r>
      <w:r w:rsidRPr="00FA4D8D">
        <w:rPr>
          <w:lang w:val="en-GB"/>
        </w:rPr>
        <w:t>such as the Pliocene (Cross-Chapter Box 2.4</w:t>
      </w:r>
      <w:del w:id="5018" w:author="Ian Blenkinsop" w:date="2021-07-08T09:49:00Z">
        <w:r w:rsidRPr="00FA4D8D" w:rsidDel="001F6300">
          <w:rPr>
            <w:lang w:val="en-GB"/>
          </w:rPr>
          <w:delText xml:space="preserve"> in Chapter 2</w:delText>
        </w:r>
      </w:del>
      <w:r w:rsidRPr="00FA4D8D">
        <w:rPr>
          <w:lang w:val="en-GB"/>
        </w:rPr>
        <w:t>)</w:t>
      </w:r>
      <w:r w:rsidRPr="00FA4D8D">
        <w:rPr>
          <w:rFonts w:cs="Times New Roman"/>
          <w:lang w:val="en-GB"/>
        </w:rPr>
        <w:t xml:space="preserve">. </w:t>
      </w:r>
      <w:r w:rsidRPr="00FA4D8D">
        <w:rPr>
          <w:lang w:val="en-GB"/>
        </w:rPr>
        <w:t>Particularly relevant to such investigations are reconstructions of atmospheric CO</w:t>
      </w:r>
      <w:r w:rsidRPr="00FA4D8D">
        <w:rPr>
          <w:vertAlign w:val="subscript"/>
          <w:lang w:val="en-GB"/>
        </w:rPr>
        <w:t>2</w:t>
      </w:r>
      <w:r w:rsidRPr="00FA4D8D">
        <w:rPr>
          <w:lang w:val="en-GB"/>
        </w:rPr>
        <w:t xml:space="preserve"> </w:t>
      </w:r>
      <w:r>
        <w:fldChar w:fldCharType="begin" w:fldLock="1"/>
      </w:r>
      <w:r w:rsidR="00745EAB">
        <w:rPr>
          <w:lang w:val="en-GB"/>
        </w:rPr>
        <w:instrText>ADDIN CSL_CITATION { "citationItems" : [ { "id" : "ITEM-1", "itemData" : { "DOI" : "10.1126/science.1208277", "ISSN" : "0036-8075", "abstract" : "Ocean acidification may have severe consequences for marine ecosystems; however, assessing its future impact is difficult because laboratory experiments and field observations are limited by their reduced ecologic complexity and sample period, respectively. In contrast, the geological record contains long-term evidence for a variety of global environmental perturbations, including ocean acidification plus their associated biotic responses. We review events exhibiting evidence for elevated atmospheric CO2, global warming, and ocean acidification over the past ~300 million years of Earth\u2019s history, some with contemporaneous extinction or evolutionary turnover among marine calcifiers. Although similarities exist, no past event perfectly parallels future projections in terms of disrupting the balance of ocean carbonate chemistry\u2014a consequence of the unprecedented rapidity of CO2 release currently taking place.", "author" : [ { "dropping-particle" : "", "family" : "Honisch", "given" : "B.", "non-dropping-particle" : "", "parse-names" : false, "suffix" : "" }, { "dropping-particle" : "", "family" : "Ridgwell", "given" : "Andy", "non-dropping-particle" : "", "parse-names" : false, "suffix" : "" }, { "dropping-particle" : "", "family" : "Schmidt", "given" : "Daniela N", "non-dropping-particle" : "", "parse-names" : false, "suffix" : "" }, { "dropping-particle" : "", "family" : "Thomas", "given" : "Ellen", "non-dropping-particle" : "", "parse-names" : false, "suffix" : "" }, { "dropping-particle" : "", "family" : "Gibbs", "given" : "Samantha J", "non-dropping-particle" : "", "parse-names" : false, "suffix" : "" }, { "dropping-particle" : "", "family" : "Sluijs", "given" : "Appy", "non-dropping-particle" : "", "parse-names" : false, "suffix" : "" }, { "dropping-particle" : "", "family" : "Zeebe", "given" : "Richard", "non-dropping-particle" : "", "parse-names" : false, "suffix" : "" }, { "dropping-particle" : "", "family" : "Kump", "given" : "Lee", "non-dropping-particle" : "", "parse-names" : false, "suffix" : "" }, { "dropping-particle" : "", "family" : "Martindale", "given" : "Rowan C", "non-dropping-particle" : "", "parse-names" : false, "suffix" : "" }, { "dropping-particle" : "", "family" : "Greene", "given" : "Sarah E", "non-dropping-particle" : "", "parse-names" : false, "suffix" : "" }, { "dropping-particle" : "", "family" : "Kiessling", "given" : "Wolfgang", "non-dropping-particle" : "", "parse-names" : false, "suffix" : "" }, { "dropping-particle" : "", "family" : "Ries", "given" : "Justin", "non-dropping-particle" : "", "parse-names" : false, "suffix" : "" }, { "dropping-particle" : "", "family" : "Zachos", "given" : "James C", "non-dropping-particle" : "", "parse-names" : false, "suffix" : "" }, { "dropping-particle" : "", "family" : "Royer", "given" : "Dana L", "non-dropping-particle" : "", "parse-names" : false, "suffix" : "" }, { "dropping-particle" : "", "family" : "Barker", "given" : "Stephen", "non-dropping-particle" : "", "parse-names" : false, "suffix" : "" }, { "dropping-particle" : "", "family" : "Marchitto", "given" : "Thomas M", "non-dropping-particle" : "", "parse-names" : false, "suffix" : "" }, { "dropping-particle" : "", "family" : "Moyer", "given" : "Ryan", "non-dropping-particle" : "", "parse-names" : false, "suffix" : "" }, { "dropping-particle" : "", "family" : "Pelejero", "given" : "Carles", "non-dropping-particle" : "", "parse-names" : false, "suffix" : "" }, { "dropping-particle" : "", "family" : "Ziveri", "given" : "Patrizia", "non-dropping-particle" : "", "parse-names" : false, "suffix" : "" }, { "dropping-particle" : "", "family" : "Foster", "given" : "Gavin L", "non-dropping-particle" : "", "parse-names" : false, "suffix" : "" }, { "dropping-particle" : "", "family" : "Williams", "given" : "Branwen", "non-dropping-particle" : "", "parse-names" : false, "suffix" : "" } ], "container-title" : "Science", "id" : "ITEM-1", "issue" : "6072", "issued" : { "date-parts" : [ [ "2012", "3", "2" ] ] }, "page" : "1058-1063", "title" : "The Geological Record of Ocean Acidification", "translator" : [ { "dropping-particle" : "", "family" : "H3685", "given" : "", "non-dropping-particle" : "", "parse-names" : false, "suffix" : "" } ], "type" : "article-journal", "volume" : "335" }, "uris" : [ "http://www.mendeley.com/documents/?uuid=626cb436-3709-4d6d-98eb-184a7ee2907c" ] }, { "id" : "ITEM-2", "itemData" : { "DOI" : "10.1038/ncomms14845", "author" : [ { "dropping-particle" : "", "family" : "Foster", "given" : "Gavin L", "non-dropping-particle" : "", "parse-names" : false, "suffix" : "" }, { "dropping-particle" : "", "family" : "Royer", "given" : "Dana L", "non-dropping-particle" : "", "parse-names" : false, "suffix" : "" }, { "dropping-particle" : "", "family" : "Lunt", "given" : "Daniel J", "non-dropping-particle" : "", "parse-names" : false, "suffix" : "" } ], "container-title" : "Nature Communications", "id" : "ITEM-2", "issued" : { "date-parts" : [ [ "2017", "4", "4" ] ] }, "page" : "14845", "publisher" : "The Author(s)", "title" : "Future climate forcing potentially without precedent in the last 420 million years", "translator" : [ { "dropping-particle" : "", "family" : "H1386", "given" : "", "non-dropping-particle" : "", "parse-names" : false, "suffix" : "" } ], "type" : "article-journal", "volume" : "8" }, "uris" : [ "http://www.mendeley.com/documents/?uuid=afda4a72-ca25-40e6-973f-f98be7b39eb0" ] } ], "mendeley" : { "formattedCitation" : "(Honisch et al., 2012; Foster et al., 2017)", "plainTextFormattedCitation" : "(Honisch et al., 2012; Foster et al., 2017)", "previouslyFormattedCitation" : "(Honisch et al., 2012; Foster et al., 2017)" }, "properties" : { "noteIndex" : 0 }, "schema" : "https://github.com/citation-style-language/schema/raw/master/csl-citation.json" }</w:instrText>
      </w:r>
      <w:r>
        <w:fldChar w:fldCharType="separate"/>
      </w:r>
      <w:ins w:id="5019" w:author="Robin Matthews" w:date="2021-05-18T16:05:00Z">
        <w:r w:rsidR="00602365">
          <w:rPr>
            <w:noProof/>
            <w:lang w:val="en-GB"/>
          </w:rPr>
          <w:t>(Honisch et al., 2012; Foster et al., 2017)</w:t>
        </w:r>
      </w:ins>
      <w:del w:id="5020" w:author="Robin Matthews" w:date="2021-05-18T16:05:00Z">
        <w:r w:rsidR="00A94565" w:rsidRPr="00A94565" w:rsidDel="00602365">
          <w:rPr>
            <w:noProof/>
            <w:lang w:val="en-GB"/>
          </w:rPr>
          <w:delText>(Honisch et al., 2012; Foster et al., 2017)</w:delText>
        </w:r>
      </w:del>
      <w:r>
        <w:fldChar w:fldCharType="end"/>
      </w:r>
      <w:r w:rsidRPr="00FA4D8D">
        <w:rPr>
          <w:lang w:val="en-GB"/>
        </w:rPr>
        <w:t xml:space="preserve"> that span the past millions to tens of millions of years. </w:t>
      </w:r>
    </w:p>
    <w:p w14:paraId="0FF84C25" w14:textId="77777777" w:rsidR="006409E5" w:rsidRPr="00FA4D8D" w:rsidRDefault="006409E5" w:rsidP="006409E5">
      <w:pPr>
        <w:pStyle w:val="AR6BodyText"/>
        <w:rPr>
          <w:lang w:val="en-GB"/>
        </w:rPr>
      </w:pPr>
    </w:p>
    <w:p w14:paraId="438DD5BF" w14:textId="40A8371A" w:rsidR="006409E5" w:rsidRPr="00FA4D8D" w:rsidRDefault="006409E5" w:rsidP="006409E5">
      <w:pPr>
        <w:pStyle w:val="AR6BodyText"/>
        <w:rPr>
          <w:lang w:val="en-GB"/>
        </w:rPr>
      </w:pPr>
      <w:r w:rsidRPr="00FA4D8D">
        <w:rPr>
          <w:lang w:val="en-GB"/>
        </w:rPr>
        <w:t>Constraints on the timing and rates of past climate changes have improved since AR5. Analytical methods have increased the precision and reduced sample-size requirements for key radiometric dating techniques</w:t>
      </w:r>
      <w:ins w:id="5021" w:author="Ian Blenkinsop" w:date="2021-07-08T09:56:00Z">
        <w:r w:rsidR="00AA1649">
          <w:rPr>
            <w:lang w:val="en-GB"/>
          </w:rPr>
          <w:t>,</w:t>
        </w:r>
      </w:ins>
      <w:r w:rsidRPr="00FA4D8D">
        <w:rPr>
          <w:lang w:val="en-GB"/>
        </w:rPr>
        <w:t xml:space="preserve"> including radiocarbon </w:t>
      </w:r>
      <w:r w:rsidRPr="0060105B">
        <w:fldChar w:fldCharType="begin" w:fldLock="1"/>
      </w:r>
      <w:r w:rsidR="00E81B0B">
        <w:rPr>
          <w:lang w:val="en-GB"/>
        </w:rPr>
        <w:instrText>ADDIN CSL_CITATION { "citationItems" : [ { "id" : "ITEM-1", "itemData" : { "DOI" : "10.5194/cp-14-515-2018", "ISSN" : "1814-9332", "abstract" : "Abstract. Late-glacial palaeoclimate reconstructions from deep-sea sediment archives provide valuable insight into past rapid changes in ocean chemistry. Unfortunately, only a small proportion of the ocean floor with sufficiently high sediment accumulation rate (SAR) is suitable for such reconstructions using the long-standing age\u2013depth model approach. We employ ultra-small radiocarbon (14C) dating on single microscopic foraminifera to demonstrate that the long-standing age\u2013depth model method conceals large age uncertainties caused by post-depositional sediment mixing, meaning that existing studies may underestimate total geochronological error. We find that the age\u2013depth distribution of our 14C-dated single foraminifera is in good agreement with existing bioturbation models only after one takes the possibility of Zoophycos burrowing into account. To overcome the problems associated with the age\u2013depth paradigm, we use the first ever dual 14C and stable isotope (\u03b418O and \u03b413C) analysis on single microscopic foraminifera to produce a palaeoclimate time series independent of the age\u2013depth paradigm. This new state of the art essentially decouples single foraminifera from the age\u2013depth paradigm to provide multiple floating, temporal snapshots of ocean chemistry, thus allowing for the successful extraction of temporally accurate palaeoclimate data from low-SAR deep-sea archives. This new method can address large geographical gaps in late-glacial benthic palaeoceanographic reconstructions by opening up vast areas of previously disregarded, low-SAR deep-sea archives to research, which will lead to an improved understanding of the global interaction between oceans and climate.", "author" : [ { "dropping-particle" : "", "family" : "Lougheed", "given" : "Bryan C.", "non-dropping-particle" : "", "parse-names" : false, "suffix" : "" }, { "dropping-particle" : "", "family" : "Metcalfe", "given" : "Brett", "non-dropping-particle" : "", "parse-names" : false, "suffix" : "" }, { "dropping-particle" : "", "family" : "Ninnemann", "given" : "Ulysses S.", "non-dropping-particle" : "", "parse-names" : false, "suffix" : "" }, { "dropping-particle" : "", "family" : "Wacker", "given" : "Lukas", "non-dropping-particle" : "", "parse-names" : false, "suffix" : "" } ], "container-title" : "Climate of the Past", "id" : "ITEM-1", "issue" : "4", "issued" : { "date-parts" : [ [ "2018", "4", "20" ] ] }, "page" : "515-526", "title" : "Moving beyond the age\u2013depth model paradigm in deep-sea palaeoclimate archives: dual radiocarbon and stable isotope analysis on single foraminifera", "translator" : [ { "dropping-particle" : "", "family" : "H4576", "given" : "", "non-dropping-particle" : "", "parse-names" : false, "suffix" : "" } ], "type" : "article-journal", "volume" : "14" }, "uris" : [ "http://www.mendeley.com/documents/?uuid=1f1909a4-2064-4115-bf36-0483d8d27abb" ] }, { "id" : "ITEM-2", "itemData" : { "DOI" : "10.1017/RDC.2018.3", "ISSN" : "0033-8222", "abstract" : "Radiocarbon ( 14 C) measurements of foraminifera often provide the only absolute age constraints in marine sediments. However, they are often challenging as their reliability and accuracy can be compromised by reduced availability of adequate sample material. New analytical advances using the MIni CArbon DAting System (MICADAS) allow 14 C dating of very small samples, circumventing size limitations inherent to conventional 14 C measurements with accelerator mass spectrometry (AMS). Here we use foraminiferal samples and carbonate standard material to assess the reproducibility and precision of MICADAS 14 C analyses, quantify contamination biases, and determine foraminiferal 14 C blank levels. The reproducibility of conventional 14 C ages for our planktic (benthic) foraminiferal samples from gas measurements is 200 (130) yr, and has good precision as illustrated by the agreement between both standards and their reference values as well as between small gas- and larger graphitized foraminiferal samples (within 100\u00b160 yr). We observe a constant contamination bias and slightly higher 14 C blanks for foraminifera than for carbonate reference materials, limiting gas (graphite) 14 C age determinations for foraminifera from our study sites to ~38 (~42) kyr. Our findings underline the significance of MICADAS gas analyses for 14 C on smaller-than-conventional sized foraminiferal samples for paleoclimate reconstructions and dating.", "author" : [ { "dropping-particle" : "", "family" : "Gottschalk", "given" : "Julia", "non-dropping-particle" : "", "parse-names" : false, "suffix" : "" }, { "dropping-particle" : "", "family" : "Szidat", "given" : "S\u00f6nke", "non-dropping-particle" : "", "parse-names" : false, "suffix" : "" }, { "dropping-particle" : "", "family" : "Michel", "given" : "Elisabeth", "non-dropping-particle" : "", "parse-names" : false, "suffix" : "" }, { "dropping-particle" : "", "family" : "Mazaud", "given" : "Alain", "non-dropping-particle" : "", "parse-names" : false, "suffix" : "" }, { "dropping-particle" : "", "family" : "Salazar", "given" : "Gary", "non-dropping-particle" : "", "parse-names" : false, "suffix" : "" }, { "dropping-particle" : "", "family" : "Battaglia", "given" : "Michael", "non-dropping-particle" : "", "parse-names" : false, "suffix" : "" }, { "dropping-particle" : "", "family" : "Lippold", "given" : "J\u00f6rg", "non-dropping-particle" : "", "parse-names" : false, "suffix" : "" }, { "dropping-particle" : "", "family" : "Jaccard", "given" : "Samuel L", "non-dropping-particle" : "", "parse-names" : false, "suffix" : "" } ], "container-title" : "Radiocarbon", "id" : "ITEM-2", "issue" : "2", "issued" : { "date-parts" : [ [ "2018", "4", "21" ] ] }, "page" : "469-491", "title" : "Radiocarbon Measurements of Small-Size Foraminiferal Samples with the Mini Carbon Dating System (MICADAS) at the University of Bern: Implications for Paleoclimate Reconstructions", "translator" : [ { "dropping-particle" : "", "family" : "H4577", "given" : "", "non-dropping-particle" : "", "parse-names" : false, "suffix" : "" } ], "type" : "article-journal", "volume" : "60" }, "uris" : [ "http://www.mendeley.com/documents/?uuid=82952eef-711f-4863-93e5-35ccccda7329" ] } ], "mendeley" : { "formattedCitation" : "(Gottschalk et al., 2018; Lougheed et al., 2018)", "plainTextFormattedCitation" : "(Gottschalk et al., 2018; Lougheed et al., 2018)", "previouslyFormattedCitation" : "(Gottschalk et al., 2018; Lougheed et al., 2018)" }, "properties" : { "noteIndex" : 0 }, "schema" : "https://github.com/citation-style-language/schema/raw/master/csl-citation.json" }</w:instrText>
      </w:r>
      <w:r w:rsidRPr="0060105B">
        <w:fldChar w:fldCharType="separate"/>
      </w:r>
      <w:ins w:id="5022" w:author="Robin Matthews" w:date="2021-05-18T16:05:00Z">
        <w:r w:rsidR="00602365">
          <w:rPr>
            <w:noProof/>
            <w:lang w:val="en-GB"/>
          </w:rPr>
          <w:t>(Gottschalk et al., 2018; Lougheed et al., 2018)</w:t>
        </w:r>
      </w:ins>
      <w:del w:id="5023" w:author="Robin Matthews" w:date="2021-05-18T16:05:00Z">
        <w:r w:rsidRPr="00FA4D8D" w:rsidDel="00602365">
          <w:rPr>
            <w:noProof/>
            <w:lang w:val="en-GB"/>
          </w:rPr>
          <w:delText>(Gottschalk et al., 2018; Lougheed et al., 2018)</w:delText>
        </w:r>
      </w:del>
      <w:r w:rsidRPr="0060105B">
        <w:fldChar w:fldCharType="end"/>
      </w:r>
      <w:r w:rsidRPr="00FA4D8D">
        <w:rPr>
          <w:lang w:val="en-GB"/>
        </w:rPr>
        <w:t xml:space="preserve"> and </w:t>
      </w:r>
      <w:del w:id="5024" w:author="Ian Blenkinsop" w:date="2021-07-08T09:57:00Z">
        <w:r w:rsidRPr="00FA4D8D" w:rsidDel="00AA1649">
          <w:rPr>
            <w:lang w:val="en-GB"/>
          </w:rPr>
          <w:delText>Uranium</w:delText>
        </w:r>
      </w:del>
      <w:ins w:id="5025" w:author="Ian Blenkinsop" w:date="2021-07-08T09:57:00Z">
        <w:r w:rsidR="00AA1649">
          <w:rPr>
            <w:lang w:val="en-GB"/>
          </w:rPr>
          <w:t>u</w:t>
        </w:r>
        <w:r w:rsidR="00AA1649" w:rsidRPr="00FA4D8D">
          <w:rPr>
            <w:lang w:val="en-GB"/>
          </w:rPr>
          <w:t>ranium</w:t>
        </w:r>
      </w:ins>
      <w:del w:id="5026" w:author="Ian Blenkinsop" w:date="2021-07-08T09:56:00Z">
        <w:r w:rsidRPr="00FA4D8D" w:rsidDel="00AA1649">
          <w:rPr>
            <w:lang w:val="en-GB"/>
          </w:rPr>
          <w:delText>-</w:delText>
        </w:r>
      </w:del>
      <w:ins w:id="5027" w:author="Ian Blenkinsop" w:date="2021-07-08T09:56:00Z">
        <w:r w:rsidR="00AA1649">
          <w:rPr>
            <w:lang w:val="en-GB"/>
          </w:rPr>
          <w:t>–</w:t>
        </w:r>
      </w:ins>
      <w:del w:id="5028" w:author="Ian Blenkinsop" w:date="2021-07-08T09:56:00Z">
        <w:r w:rsidRPr="00FA4D8D" w:rsidDel="00AA1649">
          <w:rPr>
            <w:lang w:val="en-GB"/>
          </w:rPr>
          <w:delText xml:space="preserve">Thorium </w:delText>
        </w:r>
      </w:del>
      <w:ins w:id="5029" w:author="Ian Blenkinsop" w:date="2021-07-08T09:56:00Z">
        <w:r w:rsidR="00AA1649">
          <w:rPr>
            <w:lang w:val="en-GB"/>
          </w:rPr>
          <w:t>t</w:t>
        </w:r>
        <w:r w:rsidR="00AA1649" w:rsidRPr="00FA4D8D">
          <w:rPr>
            <w:lang w:val="en-GB"/>
          </w:rPr>
          <w:t xml:space="preserve">horium </w:t>
        </w:r>
      </w:ins>
      <w:r w:rsidRPr="00FA4D8D">
        <w:rPr>
          <w:lang w:val="en-GB"/>
        </w:rPr>
        <w:t xml:space="preserve">dating </w:t>
      </w:r>
      <w:r w:rsidRPr="0060105B">
        <w:fldChar w:fldCharType="begin" w:fldLock="1"/>
      </w:r>
      <w:r w:rsidR="00E81B0B">
        <w:rPr>
          <w:lang w:val="en-GB"/>
        </w:rPr>
        <w:instrText>ADDIN CSL_CITATION { "citationItems" : [ { "id" : "ITEM-1", "itemData" : { "DOI" : "10.1016/j.epsl.2013.04.006", "ISSN" : "0012821X", "author" : [ { "dropping-particle" : "", "family" : "Cheng", "given" : "Hai", "non-dropping-particle" : "", "parse-names" : false, "suffix" : "" }, { "dropping-particle" : "", "family" : "Lawrence Edwards", "given" : "R.", "non-dropping-particle" : "", "parse-names" : false, "suffix" : "" }, { "dropping-particle" : "", "family" : "Shen", "given" : "Chuan-Chou", "non-dropping-particle" : "", "parse-names" : false, "suffix" : "" }, { "dropping-particle" : "", "family" : "Polyak", "given" : "Victor J.", "non-dropping-particle" : "", "parse-names" : false, "suffix" : "" }, { "dropping-particle" : "", "family" : "Asmerom", "given" : "Yemane", "non-dropping-particle" : "", "parse-names" : false, "suffix" : "" }, { "dropping-particle" : "", "family" : "Woodhead", "given" : "Jon", "non-dropping-particle" : "", "parse-names" : false, "suffix" : "" }, { "dropping-particle" : "", "family" : "Hellstrom", "given" : "John", "non-dropping-particle" : "", "parse-names" : false, "suffix" : "" }, { "dropping-particle" : "", "family" : "Wang", "given" : "Yongjin", "non-dropping-particle" : "", "parse-names" : false, "suffix" : "" }, { "dropping-particle" : "", "family" : "Kong", "given" : "Xinggong", "non-dropping-particle" : "", "parse-names" : false, "suffix" : "" }, { "dropping-particle" : "", "family" : "Sp\u00f6tl", "given" : "Christoph", "non-dropping-particle" : "", "parse-names" : false, "suffix" : "" }, { "dropping-particle" : "", "family" : "Wang", "given" : "Xianfeng", "non-dropping-particle" : "", "parse-names" : false, "suffix" : "" }, { "dropping-particle" : "", "family" : "Calvin Alexander", "given" : "E.", "non-dropping-particle" : "", "parse-names" : false, "suffix" : "" } ], "container-title" : "Earth and Planetary Science Letters", "id" : "ITEM-1", "issued" : { "date-parts" : [ [ "2013", "6" ] ] }, "page" : "82-91", "title" : "Improvements in 230Th dating, 230Th and 234U half-life values, and U\u2013Th isotopic measurements by multi-collector inductively coupled plasma mass spectrometry", "translator" : [ { "dropping-particle" : "", "family" : "H4575", "given" : "", "non-dropping-particle" : "", "parse-names" : false, "suffix" : "" } ], "type" : "article-journal", "volume" : "371-372" }, "uris" : [ "http://www.mendeley.com/documents/?uuid=b6ad4a6b-9e79-4697-a0c8-c51a67b21795" ] } ], "mendeley" : { "formattedCitation" : "(Cheng et al., 2013)", "plainTextFormattedCitation" : "(Cheng et al., 2013)", "previouslyFormattedCitation" : "(Cheng et al., 2013)" }, "properties" : { "noteIndex" : 0 }, "schema" : "https://github.com/citation-style-language/schema/raw/master/csl-citation.json" }</w:instrText>
      </w:r>
      <w:r w:rsidRPr="0060105B">
        <w:fldChar w:fldCharType="separate"/>
      </w:r>
      <w:ins w:id="5030" w:author="Robin Matthews" w:date="2021-05-18T16:05:00Z">
        <w:r w:rsidR="00602365">
          <w:rPr>
            <w:noProof/>
            <w:lang w:val="en-GB"/>
          </w:rPr>
          <w:t>(Cheng et al., 2013)</w:t>
        </w:r>
      </w:ins>
      <w:del w:id="5031" w:author="Robin Matthews" w:date="2021-05-18T16:05:00Z">
        <w:r w:rsidRPr="00FA4D8D" w:rsidDel="00602365">
          <w:rPr>
            <w:noProof/>
            <w:lang w:val="en-GB"/>
          </w:rPr>
          <w:delText>(Cheng et al., 2013)</w:delText>
        </w:r>
      </w:del>
      <w:r w:rsidRPr="0060105B">
        <w:fldChar w:fldCharType="end"/>
      </w:r>
      <w:r w:rsidRPr="00FA4D8D">
        <w:rPr>
          <w:lang w:val="en-GB"/>
        </w:rPr>
        <w:t xml:space="preserve">. </w:t>
      </w:r>
      <w:del w:id="5032" w:author="Ian Blenkinsop" w:date="2021-07-08T10:05:00Z">
        <w:r w:rsidRPr="00FA4D8D" w:rsidDel="00AC44F7">
          <w:rPr>
            <w:lang w:val="en-GB"/>
          </w:rPr>
          <w:delText>More accurate ages of many paleoclimate records are also facilitated by r</w:delText>
        </w:r>
      </w:del>
      <w:ins w:id="5033" w:author="Ian Blenkinsop" w:date="2021-07-08T10:05:00Z">
        <w:r w:rsidR="00AC44F7">
          <w:rPr>
            <w:lang w:val="en-GB"/>
          </w:rPr>
          <w:t>R</w:t>
        </w:r>
      </w:ins>
      <w:r w:rsidRPr="00FA4D8D">
        <w:rPr>
          <w:lang w:val="en-GB"/>
        </w:rPr>
        <w:t xml:space="preserve">ecent improvements in the radiocarbon calibration datasets </w:t>
      </w:r>
      <w:r w:rsidRPr="0060105B">
        <w:fldChar w:fldCharType="begin" w:fldLock="1"/>
      </w:r>
      <w:r w:rsidR="00E81B0B">
        <w:rPr>
          <w:lang w:val="en-GB"/>
        </w:rPr>
        <w:instrText>ADDIN CSL_CITATION { "citationItems" : [ { "id" : "ITEM-1", "itemData" : { "DOI" : "10.1017/RDC.2020.41", "ISSN" : "0033-8222", "abstract" : "Radiocarbon ( 14 C) ages cannot provide absolutely dated chronologies for archaeological or paleoenvironmental studies directly but must be converted to calendar age equivalents using a calibration curve compensating for fluctuations in atmospheric 14 C concentration. Although calibration curves are constructed from independently dated archives, they invariably require revision as new data become available and our understanding of the Earth system improves. In this volume the international 14 C calibration curves for both the Northern and Southern Hemispheres, as well as for the ocean surface layer, have been updated to include a wealth of new data and extended to 55,000 cal BP. Based on tree rings, IntCal20 now extends as a fully atmospheric record to ca. 13,900 cal BP. For the older part of the timescale, IntCal20 comprises statistically integrated evidence from floating tree-ring chronologies, lacustrine and marine sediments, speleothems, and corals. We utilized improved evaluation of the timescales and location variable 14 C offsets from the atmosphere (reservoir age, dead carbon fraction) for each dataset. New statistical methods have refined the structure of the calibration curves while maintaining a robust treatment of uncertainties in the 14 C ages, the calendar ages and other corrections. The inclusion of modeled marine reservoir ages derived from a three-dimensional ocean circulation model has allowed us to apply more appropriate reservoir corrections to the marine 14 C data rather than the previous use of constant regional offsets from the atmosphere. Here we provide an overview of the new and revised datasets and the associated methods used for the construction of the IntCal20 curve and explore potential regional offsets for tree-ring data. We discuss the main differences with respect to the previous calibration curve, IntCal13, and some of the implications for archaeology and geosciences ranging from the recent past to the time of the extinction of the Neanderthals.", "author" : [ { "dropping-particle" : "", "family" : "Reimer", "given" : "Paula J", "non-dropping-particle" : "", "parse-names" : false, "suffix" : "" }, { "dropping-particle" : "", "family" : "Austin", "given" : "William E N", "non-dropping-particle" : "", "parse-names" : false, "suffix" : "" }, { "dropping-particle" : "", "family" : "Bard", "given" : "Edouard", "non-dropping-particle" : "", "parse-names" : false, "suffix" : "" }, { "dropping-particle" : "", "family" : "Bayliss", "given" : "Alex", "non-dropping-particle" : "", "parse-names" : false, "suffix" : "" }, { "dropping-particle" : "", "family" : "Blackwell", "given" : "Paul G", "non-dropping-particle" : "", "parse-names" : false, "suffix" : "" }, { "dropping-particle" : "", "family" : "Bronk Ramsey", "given" : "Christopher", "non-dropping-particle" : "", "parse-names" : false, "suffix" : "" }, { "dropping-particle" : "", "family" : "Butzin", "given" : "Martin", "non-dropping-particle" : "", "parse-names" : false, "suffix" : "" }, { "dropping-particle" : "", "family" : "Cheng", "given" : "Hai", "non-dropping-particle" : "", "parse-names" : false, "suffix" : "" }, { "dropping-particle" : "", "family" : "Edwards", "given" : "R Lawrence", "non-dropping-particle" : "", "parse-names" : false, "suffix" : "" }, { "dropping-particle" : "", "family" : "Friedrich", "given" : "Michael", "non-dropping-particle" : "", "parse-names" : false, "suffix" : "" }, { "dropping-particle" : "", "family" : "Grootes", "given" : "Pieter M", "non-dropping-particle" : "", "parse-names" : false, "suffix" : "" }, { "dropping-particle" : "", "family" : "Guilderson", "given" : "Thomas P", "non-dropping-particle" : "", "parse-names" : false, "suffix" : "" }, { "dropping-particle" : "", "family" : "Hajdas", "given" : "Irka", "non-dropping-particle" : "", "parse-names" : false, "suffix" : "" }, { "dropping-particle" : "", "family" : "Heaton", "given" : "Timothy J", "non-dropping-particle" : "", "parse-names" : false, "suffix" : "" }, { "dropping-particle" : "", "family" : "Hogg", "given" : "Alan G", "non-dropping-particle" : "", "parse-names" : false, "suffix" : "" }, { "dropping-particle" : "", "family" : "Hughen", "given" : "Konrad A", "non-dropping-particle" : "", "parse-names" : false, "suffix" : "" }, { "dropping-particle" : "", "family" : "Kromer", "given" : "Bernd", "non-dropping-particle" : "", "parse-names" : false, "suffix" : "" }, { "dropping-particle" : "", "family" : "Manning", "given" : "Sturt W", "non-dropping-particle" : "", "parse-names" : false, "suffix" : "" }, { "dropping-particle" : "", "family" : "Muscheler", "given" : "Raimund", "non-dropping-particle" : "", "parse-names" : false, "suffix" : "" }, { "dropping-particle" : "", "family" : "Palmer", "given" : "Jonathan G", "non-dropping-particle" : "", "parse-names" : false, "suffix" : "" }, { "dropping-particle" : "", "family" : "Pearson", "given" : "Charlotte", "non-dropping-particle" : "", "parse-names" : false, "suffix" : "" }, { "dropping-particle" : "", "family" : "Plicht", "given" : "Johannes", "non-dropping-particle" : "van der", "parse-names" : false, "suffix" : "" }, { "dropping-particle" : "", "family" : "Reimer", "given" : "Ron W", "non-dropping-particle" : "", "parse-names" : false, "suffix" : "" }, { "dropping-particle" : "", "family" : "Richards", "given" : "David A", "non-dropping-particle" : "", "parse-names" : false, "suffix" : "" }, { "dropping-particle" : "", "family" : "Scott", "given" : "E Marian", "non-dropping-particle" : "", "parse-names" : false, "suffix" : "" }, { "dropping-particle" : "", "family" : "Southon", "given" : "John R", "non-dropping-particle" : "", "parse-names" : false, "suffix" : "" }, { "dropping-particle" : "", "family" : "Turney", "given" : "Christian S M", "non-dropping-particle" : "", "parse-names" : false, "suffix" : "" }, { "dropping-particle" : "", "family" : "Wacker", "given" : "Lukas", "non-dropping-particle" : "", "parse-names" : false, "suffix" : "" }, { "dropping-particle" : "", "family" : "Adolphi", "given" : "Florian", "non-dropping-particle" : "", "parse-names" : false, "suffix" : "" }, { "dropping-particle" : "", "family" : "B\u00fcntgen", "given" : "Ulf", "non-dropping-particle" : "", "parse-names" : false, "suffix" : "" }, { "dropping-particle" : "", "family" : "Capano", "given" : "Manuela", "non-dropping-particle" : "", "parse-names" : false, "suffix" : "" }, { "dropping-particle" : "", "family" : "Fahrni", "given" : "Simon M", "non-dropping-particle" : "", "parse-names" : false, "suffix" : "" }, { "dropping-particle" : "", "family" : "Fogtmann-Schulz", "given" : "Alexandra", "non-dropping-particle" : "", "parse-names" : false, "suffix" : "" }, { "dropping-particle" : "", "family" : "Friedrich", "given" : "Ronny", "non-dropping-particle" : "", "parse-names" : false, "suffix" : "" }, { "dropping-particle" : "", "family" : "K\u00f6hler", "given" : "Peter", "non-dropping-particle" : "", "parse-names" : false, "suffix" : "" }, { "dropping-particle" : "", "family" : "Kudsk", "given" : "Sabrina", "non-dropping-particle" : "", "parse-names" : false, "suffix" : "" }, { "dropping-particle" : "", "family" : "Miyake", "given" : "Fusa", "non-dropping-particle" : "", "parse-names" : false, "suffix" : "" }, { "dropping-particle" : "", "family" : "Olsen", "given" : "Jesper", "non-dropping-particle" : "", "parse-names" : false, "suffix" : "" }, { "dropping-particle" : "", "family" : "Reinig", "given" : "Frederick", "non-dropping-particle" : "", "parse-names" : false, "suffix" : "" }, { "dropping-particle" : "", "family" : "Sakamoto", "given" : "Minoru", "non-dropping-particle" : "", "parse-names" : false, "suffix" : "" }, { "dropping-particle" : "", "family" : "Sookdeo", "given" : "Adam", "non-dropping-particle" : "", "parse-names" : false, "suffix" : "" }, { "dropping-particle" : "", "family" : "Talamo", "given" : "Sahra", "non-dropping-particle" : "", "parse-names" : false, "suffix" : "" } ], "container-title" : "Radiocarbon", "id" : "ITEM-1", "issue" : "4", "issued" : { "date-parts" : [ [ "2020", "8", "12" ] ] }, "page" : "725-757", "title" : "The IntCal20 Northern Hemisphere Radiocarbon Age Calibration Curve (0\u201355 cal kBP)", "translator" : [ { "dropping-particle" : "", "family" : "H4578", "given" : "", "non-dropping-particle" : "", "parse-names" : false, "suffix" : "" } ], "type" : "article-journal", "volume" : "62" }, "prefix" : "IntCal20,", "uris" : [ "http://www.mendeley.com/documents/?uuid=be0b20e5-34b4-4bd1-836a-b04d18a7fd0e" ] } ], "mendeley" : { "formattedCitation" : "(IntCal20, Reimer et al., 2020)", "plainTextFormattedCitation" : "(IntCal20, Reimer et al., 2020)", "previouslyFormattedCitation" : "(IntCal20, Reimer et al., 2020)" }, "properties" : { "noteIndex" : 0 }, "schema" : "https://github.com/citation-style-language/schema/raw/master/csl-citation.json" }</w:instrText>
      </w:r>
      <w:r w:rsidRPr="0060105B">
        <w:fldChar w:fldCharType="separate"/>
      </w:r>
      <w:ins w:id="5034" w:author="Robin Matthews" w:date="2021-05-18T16:05:00Z">
        <w:r w:rsidR="00602365">
          <w:rPr>
            <w:noProof/>
            <w:lang w:val="en-GB"/>
          </w:rPr>
          <w:t>(IntCal20, Reimer et al., 2020)</w:t>
        </w:r>
      </w:ins>
      <w:del w:id="5035" w:author="Robin Matthews" w:date="2021-05-18T16:05:00Z">
        <w:r w:rsidRPr="00FA4D8D" w:rsidDel="00602365">
          <w:rPr>
            <w:noProof/>
            <w:lang w:val="en-GB"/>
          </w:rPr>
          <w:delText>(IntCal20, Reimer et al., 2020)</w:delText>
        </w:r>
      </w:del>
      <w:r w:rsidRPr="0060105B">
        <w:fldChar w:fldCharType="end"/>
      </w:r>
      <w:ins w:id="5036" w:author="Ian Blenkinsop" w:date="2021-07-08T10:05:00Z">
        <w:r w:rsidR="00AC44F7">
          <w:t xml:space="preserve"> have allowed </w:t>
        </w:r>
        <w:r w:rsidR="00AC44F7" w:rsidRPr="00AC44F7">
          <w:rPr>
            <w:lang w:val="en-GB"/>
          </w:rPr>
          <w:t xml:space="preserve">many paleoclimate records </w:t>
        </w:r>
        <w:r w:rsidR="00AC44F7">
          <w:rPr>
            <w:lang w:val="en-GB"/>
          </w:rPr>
          <w:t>to be ag</w:t>
        </w:r>
      </w:ins>
      <w:ins w:id="5037" w:author="Ian Blenkinsop" w:date="2021-07-08T10:06:00Z">
        <w:r w:rsidR="00AC44F7">
          <w:rPr>
            <w:lang w:val="en-GB"/>
          </w:rPr>
          <w:t>ed more accurately</w:t>
        </w:r>
      </w:ins>
      <w:r w:rsidRPr="00FA4D8D">
        <w:rPr>
          <w:lang w:val="en-GB"/>
        </w:rPr>
        <w:t xml:space="preserve">. A recent compilation of global cosmogenic nuclide-based exposure dates </w:t>
      </w:r>
      <w:r w:rsidRPr="0060105B">
        <w:fldChar w:fldCharType="begin" w:fldLock="1"/>
      </w:r>
      <w:r w:rsidR="00E81B0B">
        <w:rPr>
          <w:lang w:val="en-GB"/>
        </w:rPr>
        <w:instrText>ADDIN CSL_CITATION { "citationItems" : [ { "id" : "ITEM-1", "itemData" : { "DOI" : "10.5194/gchron-2-169-2020", "ISSN" : "2628-3719", "abstract" : "Abstract. Geologic dating methods for the most part do not directly measure ages. Instead, interpreting a geochemical observation as a geologically useful parameter \u2013 an age or a rate \u2013 requires an interpretive middle layer of calculations and supporting data sets. These are the subject of active research and evolve rapidly, so any synoptic analysis requires repeated recalculation of large numbers of ages from a growing data set of raw observations, using a constantly improving calculation method. Many important applications of geochronology involve regional or global analyses of large and growing data sets, so this characteristic is an obstacle to progress in these applications. This paper describes the ICE-D (Informal Cosmogenic-Nuclide Exposure-age Database) database project, a prototype computational infrastructure for dealing with this obstacle in one geochronological application \u2013 cosmogenic-nuclide exposure dating \u2013 that aims to enable visualization or analysis of diverse data sets by making middle-layer calculations dynamic and transparent to the user. An important aspect of this concept is that it is designed as a forward-looking research tool rather than a backward-looking archive: only observational data (which do not become obsolete) are stored, and derived data (which become obsolete as soon as the middle-layer calculations are improved) are not stored but instead calculated dynamically at the time data are needed by an analysis application. This minimizes \u201clock-in\u201d effects associated with archiving derived results subject to rapid obsolescence and allows assimilation of both new observational data and improvements to middle-layer calculations without creating additional overhead at the level of the analysis application.", "author" : [ { "dropping-particle" : "", "family" : "Balco", "given" : "Greg", "non-dropping-particle" : "", "parse-names" : false, "suffix" : "" } ], "container-title" : "Geochronology", "id" : "ITEM-1", "issue" : "2", "issued" : { "date-parts" : [ [ "2020", "7", "2" ] ] }, "page" : "169-175", "title" : "Technical note: A prototype transparent-middle-layer data management and analysis infrastructure for cosmogenic-nuclide exposure dating", "translator" : [ { "dropping-particle" : "", "family" : "H4580", "given" : "", "non-dropping-particle" : "", "parse-names" : false, "suffix" : "" } ], "type" : "article-journal", "volume" : "2" }, "uris" : [ "http://www.mendeley.com/documents/?uuid=d4613fe2-7744-4ac7-81fb-a8858f0d8dd1" ] } ], "mendeley" : { "formattedCitation" : "(Balco, 2020b)", "plainTextFormattedCitation" : "(Balco, 2020b)", "previouslyFormattedCitation" : "(Balco, 2020b)" }, "properties" : { "noteIndex" : 0 }, "schema" : "https://github.com/citation-style-language/schema/raw/master/csl-citation.json" }</w:instrText>
      </w:r>
      <w:r w:rsidRPr="0060105B">
        <w:fldChar w:fldCharType="separate"/>
      </w:r>
      <w:ins w:id="5038" w:author="Robin Matthews" w:date="2021-05-18T16:05:00Z">
        <w:r w:rsidR="00602365">
          <w:rPr>
            <w:noProof/>
            <w:lang w:val="en-GB"/>
          </w:rPr>
          <w:t>(Balco, 2020b)</w:t>
        </w:r>
      </w:ins>
      <w:del w:id="5039" w:author="Robin Matthews" w:date="2021-05-18T16:05:00Z">
        <w:r w:rsidRPr="00FA4D8D" w:rsidDel="00602365">
          <w:rPr>
            <w:noProof/>
            <w:lang w:val="en-GB"/>
          </w:rPr>
          <w:delText>(Balco, 2020b)</w:delText>
        </w:r>
      </w:del>
      <w:r w:rsidRPr="0060105B">
        <w:fldChar w:fldCharType="end"/>
      </w:r>
      <w:r w:rsidRPr="00FA4D8D">
        <w:rPr>
          <w:lang w:val="en-GB"/>
        </w:rPr>
        <w:t xml:space="preserve"> allows for a more rigorous assessment of the evolution of glacial landforms since the Last Glacial Maximum </w:t>
      </w:r>
      <w:r w:rsidRPr="0060105B">
        <w:fldChar w:fldCharType="begin" w:fldLock="1"/>
      </w:r>
      <w:r w:rsidR="00E81B0B">
        <w:rPr>
          <w:lang w:val="en-GB"/>
        </w:rPr>
        <w:instrText>ADDIN CSL_CITATION { "citationItems" : [ { "id" : "ITEM-1", "itemData" : { "DOI" : "10.1146/annurev-earth-081619-052609", "ISSN" : "0084-6597", "abstract" : "Surface exposure dating using cosmic-ray-produced nuclides has been applied to determine the age of thousands of landforms produced by alpine glaciers in mountain areas worldwide. These data are potentially an extensive, easily accessible, and globally distributed paleoclimate record. In particular, exposure-dated glacier chronologies are commonly applied to study the dynamics of massive, abrupt climate changes characteristic of the transition between the Last Glacial Maximum and the present interglacial climate. This article reviews developments in exposure dating from the perspective of whether this goal is achievable and concludes that ( a) individual exposure-dated landforms cannot, in general, be associated with millennial-scale climate events at high confidence, but ( b) dating uncertainties appear to be geographically and temporally unbiased, so the data set as a whole can be used to gain valuable insight into regional and global paleoclimate dynamics. Future applications of exposure-age chronologies of glacier change should move away from reliance on individual dated landforms and toward synoptic analysis of the global data set.", "author" : [ { "dropping-particle" : "", "family" : "Balco", "given" : "Greg", "non-dropping-particle" : "", "parse-names" : false, "suffix" : "" } ], "container-title" : "Annual Review of Earth and Planetary Sciences", "id" : "ITEM-1", "issue" : "1", "issued" : { "date-parts" : [ [ "2020", "5", "30" ] ] }, "page" : "21-48", "title" : "Glacier Change and Paleoclimate Applications of Cosmogenic-Nuclide Exposure Dating", "translator" : [ { "dropping-particle" : "", "family" : "H4579", "given" : "", "non-dropping-particle" : "", "parse-names" : false, "suffix" : "" } ], "type" : "article-journal", "volume" : "48" }, "uris" : [ "http://www.mendeley.com/documents/?uuid=a5c7ea67-d707-4e56-97f5-d7018f12b4f8" ] } ], "mendeley" : { "formattedCitation" : "(Balco, 2020a)", "plainTextFormattedCitation" : "(Balco, 2020a)", "previouslyFormattedCitation" : "(Balco, 2020a)" }, "properties" : { "noteIndex" : 0 }, "schema" : "https://github.com/citation-style-language/schema/raw/master/csl-citation.json" }</w:instrText>
      </w:r>
      <w:r w:rsidRPr="0060105B">
        <w:fldChar w:fldCharType="separate"/>
      </w:r>
      <w:ins w:id="5040" w:author="Robin Matthews" w:date="2021-05-18T16:05:00Z">
        <w:r w:rsidR="00602365">
          <w:rPr>
            <w:noProof/>
            <w:lang w:val="en-GB"/>
          </w:rPr>
          <w:t>(Balco, 2020a)</w:t>
        </w:r>
      </w:ins>
      <w:del w:id="5041" w:author="Robin Matthews" w:date="2021-05-18T16:05:00Z">
        <w:r w:rsidRPr="00FA4D8D" w:rsidDel="00602365">
          <w:rPr>
            <w:noProof/>
            <w:lang w:val="en-GB"/>
          </w:rPr>
          <w:delText>(Balco, 2020a)</w:delText>
        </w:r>
      </w:del>
      <w:r w:rsidRPr="0060105B">
        <w:fldChar w:fldCharType="end"/>
      </w:r>
      <w:r w:rsidRPr="00FA4D8D">
        <w:rPr>
          <w:lang w:val="en-GB"/>
        </w:rPr>
        <w:t>.</w:t>
      </w:r>
    </w:p>
    <w:p w14:paraId="334DE3F8" w14:textId="77777777" w:rsidR="006409E5" w:rsidRPr="00FA4D8D" w:rsidRDefault="006409E5" w:rsidP="006409E5">
      <w:pPr>
        <w:pStyle w:val="AR6BodyText"/>
        <w:rPr>
          <w:rFonts w:cs="Times New Roman"/>
          <w:lang w:val="en-GB"/>
        </w:rPr>
      </w:pPr>
    </w:p>
    <w:p w14:paraId="4E2F63EE" w14:textId="688428B6" w:rsidR="006409E5" w:rsidRPr="00FA4D8D" w:rsidRDefault="006409E5" w:rsidP="006409E5">
      <w:pPr>
        <w:pStyle w:val="AR6BodyText"/>
        <w:rPr>
          <w:lang w:val="en-GB"/>
        </w:rPr>
      </w:pPr>
      <w:r w:rsidRPr="00FA4D8D">
        <w:rPr>
          <w:rFonts w:cs="Times New Roman"/>
          <w:lang w:val="en-GB"/>
        </w:rPr>
        <w:t>Advances in paleoclimate data assimilation (</w:t>
      </w:r>
      <w:del w:id="5042" w:author="Ian Blenkinsop" w:date="2021-07-08T10:06:00Z">
        <w:r w:rsidRPr="00FA4D8D" w:rsidDel="00AC44F7">
          <w:rPr>
            <w:rFonts w:cs="Times New Roman"/>
            <w:lang w:val="en-GB"/>
          </w:rPr>
          <w:delText xml:space="preserve">Chapter </w:delText>
        </w:r>
      </w:del>
      <w:del w:id="5043" w:author="Ian Blenkinsop" w:date="2021-07-08T10:07:00Z">
        <w:r w:rsidRPr="00FA4D8D" w:rsidDel="00AC44F7">
          <w:rPr>
            <w:rFonts w:cs="Times New Roman"/>
            <w:lang w:val="en-GB"/>
          </w:rPr>
          <w:delText xml:space="preserve">10, </w:delText>
        </w:r>
      </w:del>
      <w:r w:rsidRPr="00FA4D8D">
        <w:rPr>
          <w:rFonts w:cs="Times New Roman"/>
          <w:lang w:val="en-GB"/>
        </w:rPr>
        <w:t xml:space="preserve">Section 10.2.3.2) </w:t>
      </w:r>
      <w:r w:rsidRPr="00FA4D8D">
        <w:rPr>
          <w:lang w:val="en-GB"/>
        </w:rPr>
        <w:t>leverage</w:t>
      </w:r>
      <w:r w:rsidRPr="00FA4D8D">
        <w:rPr>
          <w:rFonts w:cs="Times New Roman"/>
          <w:lang w:val="en-GB"/>
        </w:rPr>
        <w:t xml:space="preserve"> the expanded set of paleoclimate observations to create physically consistent gridded fields of climate variables for data-rich intervals of interest </w:t>
      </w:r>
      <w:r w:rsidRPr="00FA4D8D">
        <w:rPr>
          <w:lang w:val="en-GB"/>
        </w:rPr>
        <w:t xml:space="preserve">(e.g., over the last millennium, </w:t>
      </w:r>
      <w:ins w:id="5044" w:author="Ian Blenkinsop" w:date="2021-07-08T10:08:00Z">
        <w:r w:rsidR="00AC44F7">
          <w:rPr>
            <w:lang w:val="en-GB"/>
          </w:rPr>
          <w:t>(</w:t>
        </w:r>
      </w:ins>
      <w:r w:rsidRPr="003A0C0D">
        <w:fldChar w:fldCharType="begin" w:fldLock="1"/>
      </w:r>
      <w:ins w:id="5045" w:author="Robin Matthews" w:date="2021-05-18T17:56:00Z">
        <w:r w:rsidR="00EB254E">
          <w:rPr>
            <w:lang w:val="en-GB"/>
          </w:rPr>
          <w:instrText>ADDIN CSL_CITATION { "citationItems" : [ { "id" : "ITEM-1", "itemData" : { "DOI" : "10.1002/2016JD024751", "ISSN" : "2169897X", "abstract" : "Abstract An ?offline? approach to DA is used, where static ensemble samples are drawn from existing CMIP climate-model simulations to serve as the prior estimate of climate variables. We use linear, univariate forward models (?proxy system models (PSMs)?) that map climate variables to proxy measurements by fitting proxy data to 2 m air temperature from gridded instrumental temperature data; the linear PSMs are then used to predict proxy values from the prior estimate. Results for the LMR are compared against six gridded instrumental temperature data sets and 25% of the proxy records are withheld from assimilation for independent verification. Results show broad agreement with previous reconstructions of Northern Hemisphere mean 2 m air temperature, with millennial-scale cooling, a multicentennial warm period around 1000 C.E., and a cold period coincident with the Little Ice Age (circa 1450?1800 C.E.). Verification against gridded instrumental data sets during 1880?2000 C.E. reveals greatest skill in the tropics and lowest skill over Northern Hemisphere land areas. Verification against independent proxy records indicates substantial improvement relative to the model (prior) data without proxy assimilation. As an illustrative example, we present multivariate reconstructed fields for a singular event, the 1808/1809 ?mystery? volcanic eruption, which reveal global cooling that is strongly enhanced locally due to the presence of the Pacific-North America wave pattern in the 500 hPa geopotential height field.", "author" : [ { "dropping-particle" : "", "family" : "Hakim", "given" : "Gregory J", "non-dropping-particle" : "", "parse-names" : false, "suffix" : "" }, { "dropping-particle" : "", "family" : "Emile-Geay", "given" : "Julien", "non-dropping-particle" : "", "parse-names" : false, "suffix" : "" }, { "dropping-particle" : "", "family" : "Steig", "given" : "Eric J", "non-dropping-particle" : "", "parse-names" : false, "suffix" : "" }, { "dropping-particle" : "", "family" : "Noone", "given" : "David", "non-dropping-particle" : "", "parse-names" : false, "suffix" : "" }, { "dropping-particle" : "", "family" : "Anderson", "given" : "David M", "non-dropping-particle" : "", "parse-names" : false, "suffix" : "" }, { "dropping-particle" : "", "family" : "Tardif", "given" : "Robert", "non-dropping-particle" : "", "parse-names" : false, "suffix" : "" }, { "dropping-particle" : "", "family" : "Steiger", "given" : "Nathan", "non-dropping-particle" : "", "parse-names" : false, "suffix" : "" }, { "dropping-particle" : "", "family" : "Perkins", "given" : "Walter A", "non-dropping-particle" : "", "parse-names" : false, "suffix" : "" } ], "container-title" : "Journal of Geophysical Research: Atmospheres", "id" : "ITEM-1", "issue" : "12", "issued" : { "date-parts" : [ [ "2016", "6", "27" ] ] }, "note" : "doi: 10.1002/2016JD024751", "page" : "6745-6764", "publisher" : "Wiley-Blackwell", "title" : "The last millennium climate reanalysis project: Framework and first results", "translator" : [ { "dropping-particle" : "", "family" : "H2673", "given" : "", "non-dropping-particle" : "", "parse-names" : false, "suffix" : "" } ], "type" : "article-journal", "volume" : "121" }, "uris" : [ "http://www.mendeley.com/documents/?uuid=583ee99a-e703-4d85-87cb-6a017776976c" ] } ], "mendeley" : { "formattedCitation" : "(Hakim et al., 2016)", "manualFormatting" : "Hakim et al., 2016)", "plainTextFormattedCitation" : "(Hakim et al., 2016)", "previouslyFormattedCitation" : "(Hakim et al., 2016)" }, "properties" : { "noteIndex" : 0 }, "schema" : "https://github.com/citation-style-language/schema/raw/master/csl-citation.json" }</w:instrText>
        </w:r>
      </w:ins>
      <w:del w:id="5046" w:author="Robin Matthews" w:date="2021-05-18T17:56:00Z">
        <w:r w:rsidR="00E81B0B" w:rsidDel="00EB254E">
          <w:rPr>
            <w:lang w:val="en-GB"/>
          </w:rPr>
          <w:delInstrText>ADDIN CSL_CITATION { "citationItems" : [ { "id" : "ITEM-1", "itemData" : { "DOI" : "10.1002/2016JD024751", "ISSN" : "2169897X", "abstract" : "Abstract An ?offline? approach to DA is used, where static ensemble samples are drawn from existing CMIP climate-model simulations to serve as the prior estimate of climate variables. We use linear, univariate forward models (?proxy system models (PSMs)?) that map climate variables to proxy measurements by fitting proxy data to 2 m air temperature from gridded instrumental temperature data; the linear PSMs are then used to predict proxy values from the prior estimate. Results for the LMR are compared against six gridded instrumental temperature data sets and 25% of the proxy records are withheld from assimilation for independent verification. Results show broad agreement with previous reconstructions of Northern Hemisphere mean 2 m air temperature, with millennial-scale cooling, a multicentennial warm period around 1000 C.E., and a cold period coincident with the Little Ice Age (circa 1450?1800 C.E.). Verification against gridded instrumental data sets during 1880?2000 C.E. reveals greatest skill in the tropics and lowest skill over Northern Hemisphere land areas. Verification against independent proxy records indicates substantial improvement relative to the model (prior) data without proxy assimilation. As an illustrative example, we present multivariate reconstructed fields for a singular event, the 1808/1809 ?mystery? volcanic eruption, which reveal global cooling that is strongly enhanced locally due to the presence of the Pacific-North America wave pattern in the 500 hPa geopotential height field.", "author" : [ { "dropping-particle" : "", "family" : "Hakim", "given" : "Gregory J", "non-dropping-particle" : "", "parse-names" : false, "suffix" : "" }, { "dropping-particle" : "", "family" : "Emile-Geay", "given" : "Julien", "non-dropping-particle" : "", "parse-names" : false, "suffix" : "" }, { "dropping-particle" : "", "family" : "Steig", "given" : "Eric J", "non-dropping-particle" : "", "parse-names" : false, "suffix" : "" }, { "dropping-particle" : "", "family" : "Noone", "given" : "David", "non-dropping-particle" : "", "parse-names" : false, "suffix" : "" }, { "dropping-particle" : "", "family" : "Anderson", "given" : "David M", "non-dropping-particle" : "", "parse-names" : false, "suffix" : "" }, { "dropping-particle" : "", "family" : "Tardif", "given" : "Robert", "non-dropping-particle" : "", "parse-names" : false, "suffix" : "" }, { "dropping-particle" : "", "family" : "Steiger", "given" : "Nathan", "non-dropping-particle" : "", "parse-names" : false, "suffix" : "" }, { "dropping-particle" : "", "family" : "Perkins", "given" : "Walter A", "non-dropping-particle" : "", "parse-names" : false, "suffix" : "" } ], "container-title" : "Journal of Geophysical Research: Atmospheres", "id" : "ITEM-1", "issue" : "12", "issued" : { "date-parts" : [ [ "2016", "6", "27" ] ] }, "note" : "doi: 10.1002/2016JD024751", "page" : "6745-6764", "publisher" : "Wiley-Blackwell", "title" : "The last millennium climate reanalysis project: Framework and first results", "translator" : [ { "dropping-particle" : "", "family" : "H2673", "given" : "", "non-dropping-particle" : "", "parse-names" : false, "suffix" : "" } ], "type" : "article-journal", "volume" : "121" }, "uris" : [ "http://www.mendeley.com/documents/?uuid=583ee99a-e703-4d85-87cb-6a017776976c" ] } ], "mendeley" : { "formattedCitation" : "(Hakim et al., 2016)", "manualFormatting" : "Hakim et al. 2016)", "plainTextFormattedCitation" : "(Hakim et al., 2016)", "previouslyFormattedCitation" : "(Hakim et al., 2016)" }, "properties" : { "noteIndex" : 0 }, "schema" : "https://github.com/citation-style-language/schema/raw/master/csl-citation.json" }</w:delInstrText>
        </w:r>
      </w:del>
      <w:r w:rsidRPr="003A0C0D">
        <w:fldChar w:fldCharType="separate"/>
      </w:r>
      <w:ins w:id="5047" w:author="Robin Matthews" w:date="2021-05-18T16:05:00Z">
        <w:r w:rsidR="00602365">
          <w:rPr>
            <w:noProof/>
          </w:rPr>
          <w:t>Hakim et al.</w:t>
        </w:r>
      </w:ins>
      <w:ins w:id="5048" w:author="Robin Matthews" w:date="2021-05-18T17:56:00Z">
        <w:r w:rsidR="00EB254E">
          <w:rPr>
            <w:noProof/>
          </w:rPr>
          <w:t>,</w:t>
        </w:r>
      </w:ins>
      <w:ins w:id="5049" w:author="Robin Matthews" w:date="2021-05-18T16:05:00Z">
        <w:r w:rsidR="00602365">
          <w:rPr>
            <w:noProof/>
          </w:rPr>
          <w:t xml:space="preserve"> 2016)</w:t>
        </w:r>
      </w:ins>
      <w:del w:id="5050" w:author="Robin Matthews" w:date="2021-05-18T16:05:00Z">
        <w:r w:rsidRPr="003A0C0D" w:rsidDel="00602365">
          <w:rPr>
            <w:noProof/>
          </w:rPr>
          <w:delText>Hakim et al. 2016)</w:delText>
        </w:r>
      </w:del>
      <w:r w:rsidRPr="003A0C0D">
        <w:fldChar w:fldCharType="end"/>
      </w:r>
      <w:r w:rsidRPr="003A0C0D">
        <w:t xml:space="preserve"> </w:t>
      </w:r>
      <w:commentRangeStart w:id="5051"/>
      <w:r w:rsidRPr="003A0C0D">
        <w:t>or last glacial period</w:t>
      </w:r>
      <w:commentRangeEnd w:id="5051"/>
      <w:r w:rsidR="00AC44F7">
        <w:rPr>
          <w:rStyle w:val="CommentReference"/>
        </w:rPr>
        <w:commentReference w:id="5051"/>
      </w:r>
      <w:r w:rsidRPr="003A0C0D">
        <w:t xml:space="preserve"> </w:t>
      </w:r>
      <w:r w:rsidRPr="003A0C0D">
        <w:fldChar w:fldCharType="begin" w:fldLock="1"/>
      </w:r>
      <w:r w:rsidR="00E81B0B">
        <w:instrText>ADDIN CSL_CITATION { "citationItems" : [ { "id" : "ITEM-1", "itemData" : { "DOI" : "10.5194/cp-16-699-2020", "author" : [ { "dropping-particle" : "", "family" : "Cleator", "given" : "S F", "non-dropping-particle" : "", "parse-names" : false, "suffix" : "" }, { "dropping-particle" : "", "family" : "Harrison", "given" : "S P", "non-dropping-particle" : "", "parse-names" : false, "suffix" : "" }, { "dropping-particle" : "", "family" : "Nichols", "given" : "N K", "non-dropping-particle" : "", "parse-names" : false, "suffix" : "" }, { "dropping-particle" : "", "family" : "Prentice", "given" : "I C", "non-dropping-particle" : "", "parse-names" : false, "suffix" : "" }, { "dropping-particle" : "", "family" : "Roulstone", "given" : "I", "non-dropping-particle" : "", "parse-names" : false, "suffix" : "" } ], "container-title" : "Climate of the Past", "id" : "ITEM-1", "issue" : "2", "issued" : { "date-parts" : [ [ "2020" ] ] }, "page" : "699-712", "title" : "A new multivariable benchmark for Last Glacial Maximum climate simulations", "translator" : [ { "dropping-particle" : "", "family" : "H4321", "given" : "", "non-dropping-particle" : "", "parse-names" : false, "suffix" : "" } ], "type" : "article-journal", "volume" : "16" }, "uris" : [ "http://www.mendeley.com/documents/?uuid=4444d30c-acb2-4900-bd29-928d19ccbf07" ] }, { "id" : "ITEM-2", "itemData" : { "DOI" : "10.1038/s41586-020-2617-x", "ISSN" : "1476-4687", "abstract" : "The Last Glacial Maximum (LGM), one of the best studied palaeoclimatic intervals, offers an excellent opportunity to investigate how the climate system responds to changes in greenhouse gases and the cryosphere. Previous work has sought to constrain the magnitude and pattern of glacial cooling from palaeothermometers1,2, but the uneven distribution of the proxies, as well as their uncertainties, has challenged the construction of a full-field view of the LGM climate state. Here we combine a large collection of geochemical proxies for sea surface temperature with an isotope-enabled climate model ensemble to produce a field reconstruction of LGM temperatures using data assimilation. The reconstruction is validated with withheld proxies as well as independent ice core and speleothem \u03b418O measurements. Our assimilated product provides a constraint on global mean LGM cooling of \u22126.1 degrees Celsius (95 per cent confidence interval: \u22126.5 to \u22125.7 degrees Celsius). Given assumptions concerning the radiative forcing of greenhouse gases, ice sheets and mineral dust aerosols, this cooling translates to an equilibrium climate sensitivity of 3.4 degrees Celsius (2.4\u20134.5 degrees Celsius), a value that is higher than previous LGM-based estimates but consistent with the traditional consensus range of 2\u20134.5 degrees Celsius3,4.", "author" : [ { "dropping-particle" : "", "family" : "Tierney", "given" : "Jessica E", "non-dropping-particle" : "", "parse-names" : false, "suffix" : "" }, { "dropping-particle" : "", "family" : "Zhu", "given" : "Jiang", "non-droppi</w:instrText>
      </w:r>
      <w:r w:rsidR="00E81B0B" w:rsidRPr="0037390B">
        <w:rPr>
          <w:lang w:val="en-US"/>
        </w:rPr>
        <w:instrText>ng-particle" : "", "parse-names" : false, "suffix" : "" }, { "dropping-particle" : "", "family" : "King", "given" : "Jonathan", "non-dropping-particle" : "", "parse-names" : false, "suffix" : "" }, { "dropping-particle" : "", "family" : "Malevich", "given" : "Steven B", "non-dropping-particle" : "", "parse-names" : false, "suffix" : "" }, { "dropping-particle" : "", "family" : "Hakim", "given" : "Gregory J", "non-dropping-particle" : "", "parse-names" : false, "suffix" : "" }, { "dropping-particle" : "", "family" : "Poulsen", "given" : "Christopher J", "non-dropping-particle" : "", "parse-names" : false, "suffix" : "" } ], "container-title" : "Nature", "id" : "ITEM-2", "issue" : "7822", "issued" : { "date-parts" : [ [ "2020" ] ] }, "page" : "569-573", "title" : "Glacial cooling and climate sensitivity revisited", "translator" : [ { "dropping-particle" : "", "family" : "H4319", "given" : "", "non-dropping-particle" : "", "parse-names" : false, "suffix" : "" } ], "type" : "article-journal", "volume" : "584" }, "uris" : [ "http://www.mendeley.com/documents/?uuid=ce04263b-78ff-48cb-a72d-eb8b49ad88d5" ] } ], "mendeley" : { "formattedCitation" : "(Cleator et al., 2020; Tierney et al., 2020b)", "plainTextFormattedCitation" : "(Cleator et al., 2020; Tierney et al., 2020b)", "previouslyFormattedCitation" : "(Cleator et al., 2020; Tierney et al., 2020b)" }, "properties" : { "noteIndex" : 0 }, "schema" : "https://github.com/citation-style-language/schema/raw/master/csl-citation.json" }</w:instrText>
      </w:r>
      <w:r w:rsidRPr="003A0C0D">
        <w:fldChar w:fldCharType="separate"/>
      </w:r>
      <w:ins w:id="5052" w:author="Robin Matthews" w:date="2021-05-18T16:05:00Z">
        <w:r w:rsidR="00602365">
          <w:rPr>
            <w:noProof/>
            <w:lang w:val="en-GB"/>
          </w:rPr>
          <w:t>(Cleator et al., 2020; Tierney et al., 2020b)</w:t>
        </w:r>
      </w:ins>
      <w:del w:id="5053" w:author="Robin Matthews" w:date="2021-05-18T16:05:00Z">
        <w:r w:rsidR="007009D9" w:rsidRPr="00FA4D8D" w:rsidDel="00602365">
          <w:rPr>
            <w:noProof/>
            <w:lang w:val="en-GB"/>
          </w:rPr>
          <w:delText>(Cleator et al., 2020; Tierney et al., 2020b)</w:delText>
        </w:r>
      </w:del>
      <w:r w:rsidRPr="003A0C0D">
        <w:fldChar w:fldCharType="end"/>
      </w:r>
      <w:ins w:id="5054" w:author="Ian Blenkinsop" w:date="2021-07-08T10:08:00Z">
        <w:r w:rsidR="00AC44F7">
          <w:t>)</w:t>
        </w:r>
      </w:ins>
      <w:r w:rsidRPr="00FA4D8D">
        <w:rPr>
          <w:rFonts w:cs="Times New Roman"/>
          <w:lang w:val="en-GB"/>
        </w:rPr>
        <w:t xml:space="preserve">. </w:t>
      </w:r>
      <w:r w:rsidRPr="00FA4D8D">
        <w:rPr>
          <w:lang w:val="en-GB"/>
        </w:rPr>
        <w:t xml:space="preserve">Such efforts mirror advances in our understanding of the relationship between proxy records and climate variables of interest, as formalized in so-called proxy system models (e.g., </w:t>
      </w:r>
      <w:r w:rsidRPr="003A0C0D">
        <w:fldChar w:fldCharType="begin" w:fldLock="1"/>
      </w:r>
      <w:r w:rsidR="00E81B0B">
        <w:rPr>
          <w:lang w:val="en-GB"/>
        </w:rPr>
        <w:instrText>ADDIN CSL_CITATION { "citationItems" : [ { "id" : "ITEM-1", "itemData" : { "DOI" : "10.1007/s00382-010-0945-5", "ISSN" : "1432-0894", "abstract" : "We present a simple, efficient, process-based forward model of tree-ring growth, called Vaganov\u2013Shashkin-Lite (VS-Lite), that requires as inputs only latitude and monthly temperature and precipitation. Simulations of six bristlecone pine ring-width chronologies demonstrate the interpretability of model output as an accurate representation of the climatic controls on growth. Ensemble simulations by VS-Lite of two networks of North American ring-width chronologies correlate with observations at higher significance levels on average than simulations formed by regression of ring width on the principal components of the same monthly climate data. VS-Lite retains more skill outside of calibration intervals than does the principal components regression approach. It captures the dominant low- and high-frequency spatiotemporal ring-width signals in the network with an inhomogeneous, multivariate relationship to climate. Because continuous meteorological data are most widely available at monthly temporal resolution, our model extends the set of sites at which forward-modeling studies are possible. Other potential uses of VS-Lite include generation of synthetic ring-width series for pseudo-proxy studies, as a data level model in data assimilation-based climate reconstructions, and for bias estimation in actual ring-width index series.", "author" : [ { "dropping-particle" : "", "family" : "Tolwinski-Ward", "given" : "Susan E", "non-dropping-particle" : "", "parse-names" : false, "suffix" : "" }, { "dropping-particle" : "", "family" : "Evans", "given" : "Michael N", "non-dropping-particle" : "", "parse-names" : false, "suffix" : "" }, { "dropping-particle" : "", "family" : "Hughes", "given" : "Malcolm K", "non-dropping-particle" : "", "parse-names" : false, "suffix" : "" }, { "dropping-particle" : "", "family" : "Anchukaitis", "given" : "Kevin J", "non-dropping-particle" : "", "parse-names" : false, "suffix" : "" } ], "container-title" : "Climate Dynamics", "id" : "ITEM-1", "issue" : "11", "issued" : { "date-parts" : [ [ "2011" ] ] }, "page" : "2419-2439", "title" : "An efficient forward model of the climate controls on interannual variation in tree-ring width", "translator" : [ { "dropping-particle" : "", "family" : "H4466", "given" : "", "non-dropping-particle" : "", "parse-names" : false, "suffix" : "" } ], "type" : "article-journal", "volume" : "36" }, "uris" : [ "http://www.mendeley.com/documents/?uuid=35c966b9-42c3-403e-a8f5-b4ac1bda2f52" ] }, { "id" : "ITEM-2", "itemData" : { "DOI" : "10.1002/2015MS000447", "ISSN" : "19422466", "author" : [ { "dropping-particle" : "", "family" : "Dee", "given" : "S.", "non-dropping-particle" : "", "parse-names" : false, "suffix" : "" }, { "dropping-particle" : "", "family" : "Emile-Geay", "given" : "J.", "non-dropping-particle" : "", "parse-names" : false, "suffix" : "" }, { "dropping-particle" : "", "family" : "Evans", "given" : "M. N.", "non-dropping-particle" : "", "parse-names" : false, "suffix" : "" }, { "dropping-particle" : "", "family" : "Allam", "given" : "A.", "non-dropping-particle" : "", "parse-names" : false, "suffix" : "" }, { "dropping-particle" : "", "family" : "Steig", "given" : "E. J.", "non-dropping-particle" : "", "parse-names" : false, "suffix" : "" }, { "dropping-particle" : "", "family" : "Thompson", "given" : "D.M.", "non-dropping-particle" : "", "parse-names" : false, "suffix" : "" } ], "container-title" : "Journal of Advances in Modeling Earth Systems", "id" : "ITEM-2", "issue" : "3", "issued" : { "date-parts" : [ [ "2015", "9" ] ] }, "page" : "1220-1247", "title" : "PRYSM: An open-source framework for PRoxY System Modeling, with applications to oxygen-isotope systems", "translator" : [ { "dropping-particle" : "", "family" : "H3649", "given" : "", "non-dropping-particle" : "", "parse-names" : false, "suffix" : "" } ], "type" : "article-journal", "volume" : "7" }, "uris" : [ "http://www.mendeley.com/documents/?uuid=f8d674b2-42fc-4112-bcb6-7998126c7485" ] }, { "id" : "ITEM-3", "itemData" : { "DOI" : "10.5194/cp-14-1851-2018", "author" : [ { "dropping-particle" : "", "family" : "Dolman", "given" : "A M", "non-dropping-particle" : "", "parse-names" : false, "suffix" : "" }, { "dropping-particle" : "", "family" : "Laepple", "given" : "T", "non-dropping-particle" : "", "parse-names" : false, "suffix" : "" } ], "container-title" : "Climate of the Past", "id" : "ITEM-3", "issue" : "12", "issued" : { "date-parts" : [ [ "2018" ] ] }, "page" : "1851-1868", "title" : "Sedproxy: a forward model for sediment-archived climate proxies", "translator" : [ { "dropping-particle" : "", "family" : "H4464", "given" : "", "non-dropping-particle" : "", "parse-names" : false, "suffix" : "" } ], "type" : "article-journal", "volume" : "14" }, "uris" : [ "http://www.mendeley.com/documents/?uuid=79c64035-f158-4607-b3e5-53411cca32e6" ] } ], "mendeley" : { "formattedCitation" : "(Tolwinski-Ward et al., 2011; Dee et al., 2015; Dolman and Laepple, 2018)", "manualFormatting" : "Tolwinski-Ward et al., 2011; Dee et al., 2015; Dolman and Laepple, 2018)", "plainTextFormattedCitation" : "(Tolwinski-Ward et al., 2011; Dee et al., 2015; Dolman and Laepple, 2018)", "previouslyFormattedCitation" : "(Tolwinski-Ward et al., 2011; Dee et al., 2015; Dolman and Laepple, 2018)" }, "properties" : { "noteIndex" : 0 }, "schema" : "https://github.com/citation-style-language/schema/raw/master/csl-citation.json" }</w:instrText>
      </w:r>
      <w:r w:rsidRPr="003A0C0D">
        <w:fldChar w:fldCharType="separate"/>
      </w:r>
      <w:ins w:id="5055" w:author="Robin Matthews" w:date="2021-05-18T16:06:00Z">
        <w:r w:rsidR="00602365">
          <w:rPr>
            <w:noProof/>
            <w:lang w:val="en-GB"/>
          </w:rPr>
          <w:t>Tolwinski-Ward et al., 2011; Dee et al., 2015; Dolman and Laepple, 2018)</w:t>
        </w:r>
      </w:ins>
      <w:del w:id="5056" w:author="Robin Matthews" w:date="2021-05-18T16:06:00Z">
        <w:r w:rsidRPr="00FA4D8D" w:rsidDel="00602365">
          <w:rPr>
            <w:noProof/>
            <w:lang w:val="en-GB"/>
          </w:rPr>
          <w:delText>Tolwinski-Ward et al., 2011; Dee et al., 2015; Dolman and Laepple, 2018)</w:delText>
        </w:r>
      </w:del>
      <w:r w:rsidRPr="003A0C0D">
        <w:fldChar w:fldCharType="end"/>
      </w:r>
      <w:r w:rsidRPr="00FA4D8D">
        <w:rPr>
          <w:lang w:val="en-GB"/>
        </w:rPr>
        <w:t xml:space="preserve">. </w:t>
      </w:r>
    </w:p>
    <w:p w14:paraId="0B197C34" w14:textId="77777777" w:rsidR="006409E5" w:rsidRPr="00FA4D8D" w:rsidRDefault="006409E5" w:rsidP="006409E5">
      <w:pPr>
        <w:pStyle w:val="AR6BodyText"/>
        <w:rPr>
          <w:lang w:val="en-GB"/>
        </w:rPr>
      </w:pPr>
    </w:p>
    <w:p w14:paraId="6BBE8917" w14:textId="0AF92E8E" w:rsidR="006409E5" w:rsidRPr="00FA4D8D" w:rsidRDefault="006409E5" w:rsidP="006409E5">
      <w:pPr>
        <w:pStyle w:val="AR6BodyText"/>
        <w:rPr>
          <w:lang w:val="en-GB"/>
        </w:rPr>
      </w:pPr>
      <w:r w:rsidRPr="00FA4D8D">
        <w:rPr>
          <w:lang w:val="en-GB"/>
        </w:rPr>
        <w:t>Overall, the number, temporal resolution</w:t>
      </w:r>
      <w:del w:id="5057" w:author="Ian Blenkinsop" w:date="2021-07-08T10:09:00Z">
        <w:r w:rsidRPr="00FA4D8D" w:rsidDel="00C45F9A">
          <w:rPr>
            <w:lang w:val="en-GB"/>
          </w:rPr>
          <w:delText>,</w:delText>
        </w:r>
      </w:del>
      <w:r w:rsidRPr="00FA4D8D">
        <w:rPr>
          <w:lang w:val="en-GB"/>
        </w:rPr>
        <w:t xml:space="preserve"> and chronological accuracy of paleoclimate reconstructions have increased since AR5, leading to improved understanding of climate system processes (or Earth system processes) (</w:t>
      </w:r>
      <w:r w:rsidRPr="00FA4D8D">
        <w:rPr>
          <w:i/>
          <w:lang w:val="en-GB"/>
        </w:rPr>
        <w:t>high confidence</w:t>
      </w:r>
      <w:r w:rsidRPr="00FA4D8D">
        <w:rPr>
          <w:lang w:val="en-GB"/>
        </w:rPr>
        <w:t>).</w:t>
      </w:r>
    </w:p>
    <w:p w14:paraId="079E2C06" w14:textId="77777777" w:rsidR="006409E5" w:rsidRDefault="006409E5" w:rsidP="006409E5">
      <w:pPr>
        <w:pStyle w:val="AR6BodyText"/>
        <w:rPr>
          <w:lang w:val="en-GB"/>
        </w:rPr>
      </w:pPr>
    </w:p>
    <w:p w14:paraId="1B1BD4EF" w14:textId="77777777" w:rsidR="00DA3946" w:rsidRPr="00FA4D8D" w:rsidRDefault="00DA3946" w:rsidP="006409E5">
      <w:pPr>
        <w:pStyle w:val="AR6BodyText"/>
        <w:rPr>
          <w:lang w:val="en-GB"/>
        </w:rPr>
      </w:pPr>
    </w:p>
    <w:p w14:paraId="5A0B8E9C" w14:textId="22535A88" w:rsidR="006409E5" w:rsidRPr="00FA4D8D" w:rsidRDefault="006409E5" w:rsidP="006409E5">
      <w:pPr>
        <w:pStyle w:val="AR6Chap1Level31111"/>
        <w:rPr>
          <w:lang w:val="en-GB"/>
        </w:rPr>
      </w:pPr>
      <w:bookmarkStart w:id="5058" w:name="_Toc69950001"/>
      <w:r w:rsidRPr="00F70725">
        <w:rPr>
          <w:lang w:val="en-GB"/>
        </w:rPr>
        <w:t>Threats</w:t>
      </w:r>
      <w:r w:rsidRPr="00FA4D8D">
        <w:rPr>
          <w:lang w:val="en-GB"/>
        </w:rPr>
        <w:t xml:space="preserve"> to </w:t>
      </w:r>
      <w:del w:id="5059" w:author="Ian Blenkinsop" w:date="2021-07-08T10:09:00Z">
        <w:r w:rsidRPr="00FA4D8D" w:rsidDel="00C45F9A">
          <w:rPr>
            <w:lang w:val="en-GB"/>
          </w:rPr>
          <w:delText xml:space="preserve">observational </w:delText>
        </w:r>
      </w:del>
      <w:ins w:id="5060" w:author="Ian Blenkinsop" w:date="2021-07-08T10:09:00Z">
        <w:r w:rsidR="00C45F9A">
          <w:rPr>
            <w:lang w:val="en-GB"/>
          </w:rPr>
          <w:t>O</w:t>
        </w:r>
        <w:r w:rsidR="00C45F9A" w:rsidRPr="00FA4D8D">
          <w:rPr>
            <w:lang w:val="en-GB"/>
          </w:rPr>
          <w:t xml:space="preserve">bservational </w:t>
        </w:r>
      </w:ins>
      <w:del w:id="5061" w:author="Ian Blenkinsop" w:date="2021-07-08T10:09:00Z">
        <w:r w:rsidRPr="00FA4D8D" w:rsidDel="00C45F9A">
          <w:rPr>
            <w:lang w:val="en-GB"/>
          </w:rPr>
          <w:delText xml:space="preserve">capacity </w:delText>
        </w:r>
      </w:del>
      <w:ins w:id="5062" w:author="Ian Blenkinsop" w:date="2021-07-08T10:09:00Z">
        <w:r w:rsidR="00C45F9A">
          <w:rPr>
            <w:lang w:val="en-GB"/>
          </w:rPr>
          <w:t>C</w:t>
        </w:r>
        <w:r w:rsidR="00C45F9A" w:rsidRPr="00FA4D8D">
          <w:rPr>
            <w:lang w:val="en-GB"/>
          </w:rPr>
          <w:t xml:space="preserve">apacity </w:t>
        </w:r>
      </w:ins>
      <w:r w:rsidRPr="00FA4D8D">
        <w:rPr>
          <w:lang w:val="en-GB"/>
        </w:rPr>
        <w:t xml:space="preserve">or </w:t>
      </w:r>
      <w:del w:id="5063" w:author="Ian Blenkinsop" w:date="2021-07-08T10:09:00Z">
        <w:r w:rsidRPr="00FA4D8D" w:rsidDel="00C45F9A">
          <w:rPr>
            <w:lang w:val="en-GB"/>
          </w:rPr>
          <w:delText>continuity</w:delText>
        </w:r>
      </w:del>
      <w:bookmarkEnd w:id="5058"/>
      <w:ins w:id="5064" w:author="Ian Blenkinsop" w:date="2021-07-08T10:09:00Z">
        <w:r w:rsidR="00C45F9A">
          <w:rPr>
            <w:lang w:val="en-GB"/>
          </w:rPr>
          <w:t>C</w:t>
        </w:r>
        <w:r w:rsidR="00C45F9A" w:rsidRPr="00FA4D8D">
          <w:rPr>
            <w:lang w:val="en-GB"/>
          </w:rPr>
          <w:t>ontinuity</w:t>
        </w:r>
      </w:ins>
    </w:p>
    <w:p w14:paraId="086AEBDD" w14:textId="77777777" w:rsidR="006409E5" w:rsidRPr="00FA4D8D" w:rsidRDefault="006409E5" w:rsidP="006409E5">
      <w:pPr>
        <w:pStyle w:val="AR6BodyText"/>
        <w:rPr>
          <w:lang w:val="en-GB"/>
        </w:rPr>
      </w:pPr>
    </w:p>
    <w:p w14:paraId="08E73410" w14:textId="33EA6494" w:rsidR="006409E5" w:rsidRPr="00FA4D8D" w:rsidRDefault="006409E5" w:rsidP="006409E5">
      <w:pPr>
        <w:pStyle w:val="AR6BodyText"/>
        <w:rPr>
          <w:lang w:val="en-GB"/>
        </w:rPr>
      </w:pPr>
      <w:r w:rsidRPr="00FA4D8D">
        <w:rPr>
          <w:lang w:val="en-GB"/>
        </w:rPr>
        <w:t>The lock</w:t>
      </w:r>
      <w:del w:id="5065" w:author="Ian Blenkinsop" w:date="2021-07-08T10:10:00Z">
        <w:r w:rsidRPr="00FA4D8D" w:rsidDel="00C45F9A">
          <w:rPr>
            <w:lang w:val="en-GB"/>
          </w:rPr>
          <w:delText>-</w:delText>
        </w:r>
      </w:del>
      <w:r w:rsidRPr="00FA4D8D">
        <w:rPr>
          <w:lang w:val="en-GB"/>
        </w:rPr>
        <w:t xml:space="preserve">downs and societal outcomes arising </w:t>
      </w:r>
      <w:del w:id="5066" w:author="Ian Blenkinsop" w:date="2021-07-08T10:10:00Z">
        <w:r w:rsidRPr="00FA4D8D" w:rsidDel="00C45F9A">
          <w:rPr>
            <w:lang w:val="en-GB"/>
          </w:rPr>
          <w:delText>due to</w:delText>
        </w:r>
      </w:del>
      <w:ins w:id="5067" w:author="Ian Blenkinsop" w:date="2021-07-08T10:10:00Z">
        <w:r w:rsidR="00C45F9A">
          <w:rPr>
            <w:lang w:val="en-GB"/>
          </w:rPr>
          <w:t>from</w:t>
        </w:r>
      </w:ins>
      <w:r w:rsidRPr="00FA4D8D">
        <w:rPr>
          <w:lang w:val="en-GB"/>
        </w:rPr>
        <w:t xml:space="preserve"> the COVID-19 pandemic pose a new threat to observing systems. For example, WMO and UNESCO-IOC</w:t>
      </w:r>
      <w:ins w:id="5068" w:author="Ian Blenkinsop" w:date="2021-07-08T10:10:00Z">
        <w:r w:rsidR="00C45F9A">
          <w:rPr>
            <w:lang w:val="en-GB"/>
          </w:rPr>
          <w:t xml:space="preserve"> (</w:t>
        </w:r>
      </w:ins>
      <w:ins w:id="5069" w:author="Ian Blenkinsop" w:date="2021-07-08T10:11:00Z">
        <w:r w:rsidR="00C45F9A" w:rsidRPr="00C45F9A">
          <w:t>Intergovernmental Oceanographic Commission</w:t>
        </w:r>
      </w:ins>
      <w:ins w:id="5070" w:author="Ian Blenkinsop" w:date="2021-07-08T10:10:00Z">
        <w:r w:rsidR="00C45F9A">
          <w:rPr>
            <w:lang w:val="en-GB"/>
          </w:rPr>
          <w:t>)</w:t>
        </w:r>
      </w:ins>
      <w:r w:rsidRPr="00FA4D8D">
        <w:rPr>
          <w:lang w:val="en-GB"/>
        </w:rPr>
        <w:t xml:space="preserve"> published a summary of the changes to Earth system observations during COVID-19 </w:t>
      </w:r>
      <w:r w:rsidRPr="003A0C0D">
        <w:fldChar w:fldCharType="begin" w:fldLock="1"/>
      </w:r>
      <w:r w:rsidR="00A94565">
        <w:rPr>
          <w:lang w:val="en-GB"/>
        </w:rPr>
        <w:instrText>ADDIN CSL_CITATION { "citationItems" : [ { "id" : "ITEM-1", "itemData" : { "DOI" : "https://library.wmo.int/index.php?lvl=notice_display&amp;id=21761#.YG2_XdV1DIU", "author" : [ { "dropping-particle" : "", "family" : "WMO", "given" : "", "non-dropping-particle" : "", "parse-names" : false, "suffix" : "" } ], "id" : "ITEM-1", "issued" : { "date-parts" : [ [ "2020" ] ] }, "number-of-pages" : "25", "publisher" : "World Meteorological Organization (WMO)", "publisher-place" : "Geneva, Switzerland", "title" : "United In Science: A multi-organization high-level compilation of the latest climate science information", "translator" : [ { "dropping-particle" : "", "family" : "H4430", "given" : "Rt7", "non-dropping-particle" : "", "parse-names" : false, "suffix" : "" } ], "type" : "report" }, "uris" : [ "http://www.mendeley.com/documents/?uuid=fb6b8a47-f721-4b5e-b86e-dee5a7336517" ] } ], "mendeley" : { "formattedCitation" : "(WMO, 2020b)", "plainTextFormattedCitation" : "(WMO, 2020b)", "previouslyFormattedCitation" : "(WMO, 2020b)" }, "properties" : { "noteIndex" : 0 }, "schema" : "https://github.com/citation-style-language/schema/raw/master/csl-citation.json" }</w:instrText>
      </w:r>
      <w:r w:rsidRPr="003A0C0D">
        <w:fldChar w:fldCharType="separate"/>
      </w:r>
      <w:ins w:id="5071" w:author="Robin Matthews" w:date="2021-05-18T16:06:00Z">
        <w:r w:rsidR="00602365">
          <w:rPr>
            <w:noProof/>
            <w:lang w:val="en-GB"/>
          </w:rPr>
          <w:t>(WMO, 2020b)</w:t>
        </w:r>
      </w:ins>
      <w:del w:id="5072" w:author="Robin Matthews" w:date="2021-05-18T16:06:00Z">
        <w:r w:rsidR="007009D9" w:rsidRPr="00FA4D8D" w:rsidDel="00602365">
          <w:rPr>
            <w:noProof/>
            <w:lang w:val="en-GB"/>
          </w:rPr>
          <w:delText>(WMO, 2020b)</w:delText>
        </w:r>
      </w:del>
      <w:r w:rsidRPr="003A0C0D">
        <w:fldChar w:fldCharType="end"/>
      </w:r>
      <w:r w:rsidRPr="00FA4D8D">
        <w:rPr>
          <w:lang w:val="en-GB"/>
        </w:rPr>
        <w:t>. Fewer aircraft flights (down 75</w:t>
      </w:r>
      <w:r w:rsidRPr="00FA4D8D">
        <w:rPr>
          <w:rFonts w:ascii="Arial" w:hAnsi="Arial" w:cs="Arial"/>
          <w:color w:val="202122"/>
          <w:sz w:val="21"/>
          <w:szCs w:val="21"/>
          <w:shd w:val="clear" w:color="auto" w:fill="FDFDFD"/>
          <w:lang w:val="en-GB"/>
        </w:rPr>
        <w:t>–</w:t>
      </w:r>
      <w:r w:rsidRPr="00FA4D8D">
        <w:rPr>
          <w:lang w:val="en-GB"/>
        </w:rPr>
        <w:t xml:space="preserve">90% in May 2020, depending on region) and ship transits (down 20% in May 2020) mean that onboard observations from those networks have reduced in number and frequency </w:t>
      </w:r>
      <w:r w:rsidRPr="003A0C0D">
        <w:fldChar w:fldCharType="begin" w:fldLock="1"/>
      </w:r>
      <w:r w:rsidR="00E81B0B">
        <w:rPr>
          <w:lang w:val="en-GB"/>
        </w:rPr>
        <w:instrText>ADDIN CSL_CITATION { "citationItems" : [ { "id" : "ITEM-1", "itemData" : { "DOI" : "10.1029/2020GL090699", "ISSN" : "0094-8276", "abstract" : "Abstract Aircraft reports are an important source of information for numerical weather prediction (NWP). From March 2020, the COVID-19 pandemic resulted in a large loss of aircraft data but despite this it is difficult to see any evidence of significant degradation in the forecast skill of global NWP systems. This apparent discrepancy is partly because forecast skill is very variable, showing both day-to-day noise and lower frequency dependence on the mean state of the atmosphere. The definitive way to cleanly assess aircraft impact is using a data denial experiment, which shows that the largest impact is in the upper troposphere. The method used by Chen (2020, https://doi.org/10.1029/2020gl088613) to estimate the impact of COVID-19 is oversimplistic. Chen understates the huge importance of satellite data for modern weather forecasts and raises more alarm than necessary about a drop in forecast accuracy.", "author" : [ { "dropping-particle" : "", "family" : "Ingleby", "given" : "Bruce", "non-dropping-particle" : "", "parse-names" : false, "suffix" : "" }, { "dropping-particle" : "", "family" : "Candy", "given" : "Brett", "non-dropping-particle" : "", "parse-names" : false, "suffix" : "" }, { "dropping-particle" : "", "family" : "Eyre", "given" : "John", "non-dropping-particle" : "", "parse-names" : false, "suffix" : "" }, { "dropping-particle" : "", "family" : "Haiden", "given" : "Thomas", "non-dropping-particle" : "", "parse-names" : false, "suffix" : "" }, { "dropping-particle" : "", "family" : "Hill", "given" : "Christopher", "non-dropping-particle" : "", "parse-names" : false, "suffix" : "" }, { "dropping-particle" : "", "family" : "Isaksen", "given" : "Lars", "non-dropping-particle" : "", "parse-names" : false, "suffix" : "" }, { "dropping-particle" : "", "family" : "Kleist", "given" : "Daryl", "non-dropping-particle" : "", "parse-names" : false, "suffix" : "" }, { "dropping-particle" : "", "family" : "Smith", "given" : "Fiona", "non-dropping-particle" : "", "parse-names" : false, "suffix" : "" }, { "dropping-particle" : "", "family" : "Steinle", "given" : "Peter", "non-dropping-particle" : "", "parse-names" : false, "suffix" : "" }, { "dropping-particle" : "", "family" : "Taylor", "given" : "Stewart", "non-dropping-particle" : "", "parse-names" : false, "suffix" : "" }, { "dropping-particle" : "", "family" : "Tennant", "given" : "Warren", "non-dropping-particle" : "", "parse-names" : false, "suffix" : "" }, { "dropping-particle" : "", "family" : "Tingwell", "given" : "Christopher", "non-dropping-particle" : "", "parse-names" : false, "suffix" : "" } ], "container-title" : "Geophysical Research Letters", "id" : "ITEM-1", "issue" : "4", "issued" : { "date-parts" : [ [ "2021", "2", "28" ] ] }, "note" : "https://doi.org/10.1029/2020GL090699", "page" : "e2020GL090699", "publisher" : "John Wiley &amp; Sons, Ltd", "title" : "The Impact of COVID-19 on Weather Forecasts: A Balanced View", "translator" : [ { "dropping-particle" : "", "family" : "H2128", "given" : "", "non-dropping-particle" : "", "parse-names" : false, "suffix" : "" } ], "type" : "article-journal", "volume" : "48" }, "uris" : [ "http://www.mendeley.com/documents/?uuid=59cf90b9-765a-4de7-be5c-c673d0d1abf3" ] }, { "id" : "ITEM-2", "itemData" : { "DOI" : "10.1175/JAMC-D-20-0010.1", "ISSN" : "1558-8424", "abstract" : "Weather observations from commercial aircraft constitute an essential component of the global observing system and have been shown to be the most valuable observation source for short-range numerical weather prediction (NWP) systems over North America. However, the distribution of aircraft observations is highly irregular in space and time. In this study, we summarize the recent state of aircraft observation coverage over the globe and provide an updated quantification of its impact upon short-range NWP forecast skill. Aircraft observation coverage is most dense over the contiguous United States and Europe, with secondary maxima in East Asia and Australia/New Zealand. As of late November 2019, 665 airports around the world had at least one daily ascent or descent profile observation; 400 of these come from North American or European airports. Flight reductions related to the COVID-19 pandemic have led to a 75\\\\% reduction in aircraft observations globally as of late April 2020. A set of data denial experiments with the latest version of the Rapid Refresh NWP system for recent winter and summer periods quantifies the statistically significant positive forecast impacts of assimilating aircraft observations. A special additional experiment excluding approximately 80\\\\% of aircraft observations reveals a reduction in forecast skill for both summer and winter amounting to 30\\\\%\u201360\\\\% of the degradation seen when all aircraft observations are excluded. These results represent an approximate quantification of the NWP impact of COVID-19-related commercial flight reductions, demonstrating that regional NWP guidance is degraded as a result of the decreased number of aircraft observations.", "author" : [ { "dropping-particle" : "", "family" : "James", "given" : "Eric P", "non-dropping-particle" : "", "parse-names" : false, "suffix" : "" }, { "dropping-particle" : "", "family" : "Benjamin", "given" : "Stanley G", "non-dropping-particle" : "", "parse-names" : false, "suffix" : "" }, { "dropping-particle" : "", "family" : "Jamison", "given" : "Brian D", "non-dropping-particle" : "", "parse-names" : false, "suffix" : "" } ], "container-title" : "Journal of Applied Meteorology and Climatology", "id" : "ITEM-2", "issue" : "11", "issued" : { "date-parts" : [ [ "2020" ] ] }, "page" : "1809-1825", "title" : "Commercial-Aircraft-Based Observations for NWP: Global Coverage, Data Impacts, and COVID-19", "translator" : [ { "dropping-particle" : "", "family" : "H4301", "given" : "", "non-dropping-particle" : "", "parse-names" : false, "suffix" : "" } ], "type" : "article-journal", "volume" : "59" }, "uris" : [ "http://www.mendeley.com/documents/?uuid=de6d741f-6491-4d16-a9ad-42139c351520" ] } ], "mendeley" : { "formattedCitation" : "(James et al., 2020; Ingleby et al., 2021)", "plainTextFormattedCitation" : "(James et al., 2020; Ingleby et al., 2021)", "previouslyFormattedCitation" : "(James et al., 2020; Ingleby et al., 2021)" }, "properties" : { "noteIndex" : 0 }, "schema" : "https://github.com/citation-style-language/schema/raw/master/csl-citation.json" }</w:instrText>
      </w:r>
      <w:r w:rsidRPr="003A0C0D">
        <w:fldChar w:fldCharType="separate"/>
      </w:r>
      <w:ins w:id="5073" w:author="Robin Matthews" w:date="2021-05-18T16:06:00Z">
        <w:r w:rsidR="00602365">
          <w:rPr>
            <w:noProof/>
            <w:lang w:val="en-GB"/>
          </w:rPr>
          <w:t>(James et al., 2020; Ingleby et al., 2021)</w:t>
        </w:r>
      </w:ins>
      <w:del w:id="5074" w:author="Robin Matthews" w:date="2021-05-18T16:06:00Z">
        <w:r w:rsidRPr="00FA4D8D" w:rsidDel="00602365">
          <w:rPr>
            <w:noProof/>
            <w:lang w:val="en-GB"/>
          </w:rPr>
          <w:delText>(James et al., 2020; Ingleby et al., 2021)</w:delText>
        </w:r>
      </w:del>
      <w:r w:rsidRPr="003A0C0D">
        <w:fldChar w:fldCharType="end"/>
      </w:r>
      <w:r w:rsidRPr="00FA4D8D">
        <w:rPr>
          <w:lang w:val="en-GB"/>
        </w:rPr>
        <w:t>. Europe has deployed more radiosonde soundings to account for the reduction in data from air traffic. Fewer ocean observing buoys were deployed during 2020, and reductions have been particularly prevalent in the tropics and Southern Hemisphere. The full consequences of the pandemic</w:t>
      </w:r>
      <w:ins w:id="5075" w:author="Ian Blenkinsop" w:date="2021-07-08T10:12:00Z">
        <w:r w:rsidR="00C45F9A">
          <w:rPr>
            <w:lang w:val="en-GB"/>
          </w:rPr>
          <w:t>,</w:t>
        </w:r>
      </w:ins>
      <w:r w:rsidRPr="00FA4D8D">
        <w:rPr>
          <w:lang w:val="en-GB"/>
        </w:rPr>
        <w:t xml:space="preserve"> and responses </w:t>
      </w:r>
      <w:ins w:id="5076" w:author="Ian Blenkinsop" w:date="2021-07-08T10:12:00Z">
        <w:r w:rsidR="00C45F9A">
          <w:rPr>
            <w:lang w:val="en-GB"/>
          </w:rPr>
          <w:t xml:space="preserve">to it, </w:t>
        </w:r>
      </w:ins>
      <w:r w:rsidRPr="00FA4D8D">
        <w:rPr>
          <w:lang w:val="en-GB"/>
        </w:rPr>
        <w:t xml:space="preserve">will come to light over time. Estimates of the effect of the reduction in aircraft data assimilation on weather forecasting </w:t>
      </w:r>
      <w:commentRangeStart w:id="5077"/>
      <w:r w:rsidRPr="00FA4D8D">
        <w:rPr>
          <w:lang w:val="en-GB"/>
        </w:rPr>
        <w:t>skill</w:t>
      </w:r>
      <w:commentRangeEnd w:id="5077"/>
      <w:r w:rsidR="00C45F9A">
        <w:rPr>
          <w:rStyle w:val="CommentReference"/>
        </w:rPr>
        <w:commentReference w:id="5077"/>
      </w:r>
      <w:r w:rsidRPr="00FA4D8D">
        <w:rPr>
          <w:lang w:val="en-GB"/>
        </w:rPr>
        <w:t xml:space="preserve"> are small </w:t>
      </w:r>
      <w:r w:rsidRPr="003A0C0D">
        <w:fldChar w:fldCharType="begin" w:fldLock="1"/>
      </w:r>
      <w:r w:rsidR="00E81B0B">
        <w:rPr>
          <w:lang w:val="en-GB"/>
        </w:rPr>
        <w:instrText>ADDIN CSL_CITATION { "citationItems" : [ { "id" : "ITEM-1", "itemData" : { "DOI" : "10.1029/2020GL090699", "ISSN" : "0094-8276", "abstract" : "Abstract Aircraft reports are an important source of information for numerical weather prediction (NWP). From March 2020, the COVID-19 pandemic resulted in a large loss of aircraft data but despite this it is difficult to see any evidence of significant degradation in the forecast skill of global NWP systems. This apparent discrepancy is partly because forecast skill is very variable, showing both day-to-day noise and lower frequency dependence on the mean state of the atmosphere. The definitive way to cleanly assess aircraft impact is using a data denial experiment, which shows that the largest impact is in the upper troposphere. The method used by Chen (2020, https://doi.org/10.1029/2020gl088613) to estimate the impact of COVID-19 is oversimplistic. Chen understates the huge importance of satellite data for modern weather forecasts and raises more alarm than necessary about a drop in forecast accuracy.", "author" : [ { "dropping-particle" : "", "family" : "Ingleby", "given" : "Bruce", "non-dropping-particle" : "", "parse-names" : false, "suffix" : "" }, { "dropping-particle" : "", "family" : "Candy", "given" : "Brett", "non-dropping-particle" : "", "parse-names" : false, "suffix" : "" }, { "dropping-particle" : "", "family" : "Eyre", "given" : "John", "non-dropping-particle" : "", "parse-names" : false, "suffix" : "" }, { "dropping-particle" : "", "family" : "Haiden", "given" : "Thomas", "non-dropping-particle" : "", "parse-names" : false, "suffix" : "" }, { "dropping-particle" : "", "family" : "Hill", "given" : "Christopher", "non-dropping-particle" : "", "parse-names" : false, "suffix" : "" }, { "dropping-particle" : "", "family" : "Isaksen", "given" : "Lars", "non-dropping-particle" : "", "parse-names" : false, "suffix" : "" }, { "dropping-particle" : "", "family" : "Kleist", "given" : "Daryl", "non-dropping-particle" : "", "parse-names" : false, "suffix" : "" }, { "dropping-particle" : "", "family" : "Smith", "given" : "Fiona", "non-dropping-particle" : "", "parse-names" : false, "suffix" : "" }, { "dropping-particle" : "", "family" : "Steinle", "given" : "Peter", "non-dropping-particle" : "", "parse-names" : false, "suffix" : "" }, { "dropping-particle" : "", "family" : "Taylor", "given" : "Stewart", "non-dropping-particle" : "", "parse-names" : false, "suffix" : "" }, { "dropping-particle" : "", "family" : "Tennant", "given" : "Warren", "non-dropping-particle" : "", "parse-names" : false, "suffix" : "" }, { "dropping-particle" : "", "family" : "Tingwell", "given" : "Christopher", "non-dropping-particle" : "", "parse-names" : false, "suffix" : "" } ], "container-title" : "Geophysical Research Letters", "id" : "ITEM-1", "issue" : "4", "issued" : { "date-parts" : [ [ "2021", "2", "28" ] ] }, "note" : "https://doi.org/10.1029/2020GL090699", "page" : "e2020GL090699", "publisher" : "John Wiley &amp; Sons, Ltd", "title" : "The Impact of COVID-19 on Weather Forecasts: A Balanced View", "translator" : [ { "dropping-particle" : "", "family" : "H2128", "given" : "", "non-dropping-particle" : "", "parse-names" : false, "suffix" : "" } ], "type" : "article-journal", "volume" : "48" }, "uris" : [ "http://www.mendeley.com/documents/?uuid=59cf90b9-765a-4de7-be5c-c673d0d1abf3" ] }, { "id" : "ITEM-2", "itemData" : { "DOI" : "10.1175/JAMC-D-20-0010.1", "ISSN" : "1558-8424", "abstract" : "Weather observations from commercial aircraft constitute an essential component of the global observing system and have been shown to be the most valuable observation source for short-range numerical weather prediction (NWP) systems over North America. However, the distribution of aircraft observations is highly irregular in space and time. In this study, we summarize the recent state of aircraft observation coverage over the globe and provide an updated quantification of its impact upon short-range NWP forecast skill. Aircraft observation coverage is most dense over the contiguous United States and Europe, with secondary maxima in East Asia and Australia/New Zealand. As of late November 2019, 665 airports around the world had at least one daily ascent or descent profile observation; 400 of these come from North American or European airports. Flight reductions related to the COVID-19 pandemic have led to a 75\\\\% reduction in aircraft observations globally as of late April 2020. A set of data denial experiments with the latest version of the Rapid Refresh NWP system for recent winter and summer periods quantifies the statistically significant positive forecast impacts of assimilating aircraft observations. A special additional experiment excluding approximately 80\\\\% of aircraft observations reveals a reduction in forecast skill for both summer and winter amounting to 30\\\\%\u201360\\\\% of the degradation seen when all aircraft observations are excluded. These results represent an approximate quantification of the NWP impact of COVID-19-related commercial flight reductions, demonstrating that regional NWP guidance is degraded as a result of the decreased number of aircraft observations.", "author" : [ { "dropping-particle" : "", "family" : "James", "given" : "Eric P", "non-dropping-particle" : "", "parse-names" : false, "suffix" : "" }, { "dropping-particle" : "", "family" : "Benjamin", "given" : "Stanley G", "non-dropping-particle" : "", "parse-names" : false, "suffix" : "" }, { "dropping-particle" : "", "family" : "Jamison", "given" : "Brian D", "non-dropping-particle" : "", "parse-names" : false, "suffix" : "" } ], "container-title" : "Journal of Applied Meteorology and Climatology", "id" : "ITEM-2", "issue" : "11", "issued" : { "date-parts" : [ [ "2020" ] ] }, "page" : "1809-1825", "title" : "Commercial-Aircraft-Based Observations for NWP: Global Coverage, Data Impacts, and COVID-19", "translator" : [ { "dropping-particle" : "", "family" : "H4301", "given" : "", "non-dropping-particle" : "", "parse-names" : false, "suffix" : "" } ], "type" : "article-journal", "volume" : "59" }, "uris" : [ "http://www.mendeley.com/documents/?uuid=de6d741f-6491-4d16-a9ad-42139c351520" ] } ], "mendeley" : { "formattedCitation" : "(James et al., 2020; Ingleby et al., 2021)", "plainTextFormattedCitation" : "(James et al., 2020; Ingleby et al., 2021)", "previouslyFormattedCitation" : "(James et al., 2020; Ingleby et al., 2021)" }, "properties" : { "noteIndex" : 0 }, "schema" : "https://github.com/citation-style-language/schema/raw/master/csl-citation.json" }</w:instrText>
      </w:r>
      <w:r w:rsidRPr="003A0C0D">
        <w:fldChar w:fldCharType="separate"/>
      </w:r>
      <w:ins w:id="5078" w:author="Robin Matthews" w:date="2021-05-18T16:06:00Z">
        <w:r w:rsidR="00602365">
          <w:rPr>
            <w:noProof/>
            <w:lang w:val="en-GB"/>
          </w:rPr>
          <w:t>(James et al., 2020; Ingleby et al., 2021)</w:t>
        </w:r>
      </w:ins>
      <w:del w:id="5079" w:author="Robin Matthews" w:date="2021-05-18T16:06:00Z">
        <w:r w:rsidRPr="00FA4D8D" w:rsidDel="00602365">
          <w:rPr>
            <w:noProof/>
            <w:lang w:val="en-GB"/>
          </w:rPr>
          <w:delText>(James et al., 2020; Ingleby et al., 2021)</w:delText>
        </w:r>
      </w:del>
      <w:r w:rsidRPr="003A0C0D">
        <w:fldChar w:fldCharType="end"/>
      </w:r>
      <w:r w:rsidRPr="00FA4D8D">
        <w:rPr>
          <w:lang w:val="en-GB"/>
        </w:rPr>
        <w:t xml:space="preserve">, potentially alleviating concerns about veracity of future atmospheric reanalyses of the COVID-19 pandemic period. </w:t>
      </w:r>
    </w:p>
    <w:p w14:paraId="28C4F4D3" w14:textId="77777777" w:rsidR="006409E5" w:rsidRPr="00FA4D8D" w:rsidRDefault="006409E5" w:rsidP="006409E5">
      <w:pPr>
        <w:pStyle w:val="AR6BodyText"/>
        <w:rPr>
          <w:lang w:val="en-GB"/>
        </w:rPr>
      </w:pPr>
    </w:p>
    <w:p w14:paraId="26F1002C" w14:textId="491F5347" w:rsidR="006409E5" w:rsidRPr="00FA4D8D" w:rsidRDefault="006409E5" w:rsidP="006409E5">
      <w:pPr>
        <w:pStyle w:val="AR6BodyText"/>
        <w:rPr>
          <w:lang w:val="en-GB"/>
        </w:rPr>
      </w:pPr>
      <w:r w:rsidRPr="00FA4D8D">
        <w:rPr>
          <w:lang w:val="en-GB"/>
        </w:rPr>
        <w:t>Surface-based networks have reduced in their coverage or range of variables measured due to COVID-19 and other factors. Over land, several factors, including the ongoing transition from manual to automatic observations of weather, have reduced the spatial coverage of certain measurement types</w:t>
      </w:r>
      <w:ins w:id="5080" w:author="Ian Blenkinsop" w:date="2021-07-08T10:13:00Z">
        <w:r w:rsidR="00C45F9A">
          <w:rPr>
            <w:lang w:val="en-GB"/>
          </w:rPr>
          <w:t>,</w:t>
        </w:r>
      </w:ins>
      <w:r w:rsidRPr="00FA4D8D">
        <w:rPr>
          <w:lang w:val="en-GB"/>
        </w:rPr>
        <w:t xml:space="preserve"> including rainfall intensity, radiosonde launches and pan evaporation, posing unique risks to datasets used for climate assessment </w:t>
      </w:r>
      <w:r>
        <w:fldChar w:fldCharType="begin" w:fldLock="1"/>
      </w:r>
      <w:r w:rsidR="00A94565">
        <w:rPr>
          <w:lang w:val="en-GB"/>
        </w:rPr>
        <w:instrText>ADDIN CSL_CITATION { "citationItems" : [ { "id" : "ITEM-1", "itemData" : { "DOI" : "https://library.wmo.int/doc_num.php?explnum_id=4217", "ISBN" : "978-92-63-11202-6", "author" : [ { "dropping-particle" : "", "family" : "WMO", "given" : "", "non-dropping-particle" : "", "parse-names" : false, "suffix" : "" } ], "collection-title" : "WMO-No. 1202", "id" : "ITEM-1", "issued" : { "date-parts" : [ [ "2017" ] ] }, "number-of-pages" : "20", "publisher" : "World Meteorological Organization (WMO)", "publisher-place" : "Geneva, Switzerland", "title" : "Challenges in the Transition from Conventional to Automatic Meteorological Observing Networks for Long-term Climate Records", "translator" : [ { "dropping-particle" : "", "family" : "H3868", "given" : "Rt7", "non-dropping-particle" : "", "parse-names" : false, "suffix" : "" } ], "type" : "report" }, "uris" : [ "http://www.mendeley.com/documents/?uuid=5152a1fe-95ec-462c-960f-f030dddbc9cb" ] }, { "id" : "ITEM-2", "itemData" : { "DOI" : "10.1029/2018GL079709", "ISSN" : "19448007", "abstract" : "With two thirds of the total Indian population employed by the agriculture sector, changes in Indian monsoon precipitation have widespread implications for human welfare. Increased extreme precipitation since 1950 has been widely reported for central India. Major studies have relied upon the gridded daily precipitation observations provided by the India Meteorological Department (IMD), which assimilate observations from a variable network of weather stations. Replicating the IMD's interpolation method on satellite-based precipitation observations, however, indicates that temporal changes in the observing weather station network introduce a jump in the record toward more extreme rainfall after 1975. Trends evaluated across this jump are suspect, and trends evaluated subsequent to it are insignificant (p &gt; 0.1). This positive bias may also mask declines in average monsoon rainfall. Greater accuracy in these trends may resolve distinctions between climate model simulations of future changes. Access to the underlying data from IMD rain-gauges would facilitate improved rainfall reconstruction.", "author" : [ { "dropping-particle" : "", "family" : "Lin", "given" : "Marena", "non-dropping-particle" : "", "parse-names" : false, "suffix" : "" }, { "dropping-particle" : "", "family" : "Huybers", "given" : "Peter", "non-dropping-particle" : "", "parse-names" : false, "suffix" : "" } ], "container-title" : "Geophysical Research Letters", "id" : "ITEM-2", "issue" : "3", "issued" : { "date-parts" : [ [ "2019" ] ] }, "page" : "1681-1689", "title" : "If Rain Falls in India and No One Reports It, Are Historical Trends in Monsoon Extremes Biased?", "translator" : [ { "dropping-particle" : "", "family" : "H4641", "given" : "", "non-dropping-particle" : "", "parse-names" : false, "suffix" : "" } ], "type" : "article-journal", "volume" : "46" }, "uris" : [ "http://www.mendeley.com/documents/?uuid=510bb983-e1d3-4780-8501-8e9936539404" ] } ], "mendeley" : { "formattedCitation" : "(WMO, 2017; Lin and Huybers, 2019)", "plainTextFormattedCitation" : "(WMO, 2017; Lin and Huybers, 2019)", "previouslyFormattedCitation" : "(WMO, 2017; Lin and Huybers, 2019)" }, "properties" : { "noteIndex" : 0 }, "schema" : "https://github.com/citation-style-language/schema/raw/master/csl-citation.json" }</w:instrText>
      </w:r>
      <w:r>
        <w:fldChar w:fldCharType="separate"/>
      </w:r>
      <w:ins w:id="5081" w:author="Robin Matthews" w:date="2021-05-18T16:06:00Z">
        <w:r w:rsidR="00602365">
          <w:rPr>
            <w:noProof/>
            <w:lang w:val="en-GB"/>
          </w:rPr>
          <w:t>(WMO, 2017; Lin and Huybers, 2019)</w:t>
        </w:r>
      </w:ins>
      <w:del w:id="5082" w:author="Robin Matthews" w:date="2021-05-18T16:06:00Z">
        <w:r w:rsidR="00F8677F" w:rsidRPr="00FA4D8D" w:rsidDel="00602365">
          <w:rPr>
            <w:noProof/>
            <w:lang w:val="en-GB"/>
          </w:rPr>
          <w:delText>(WMO, 2017; Lin and Huybers, 2019)</w:delText>
        </w:r>
      </w:del>
      <w:r>
        <w:fldChar w:fldCharType="end"/>
      </w:r>
      <w:r w:rsidRPr="00FA4D8D">
        <w:rPr>
          <w:lang w:val="en-GB"/>
        </w:rPr>
        <w:t xml:space="preserve">. Ship-based measurements, which are important for ocean climate and reanalyses through time </w:t>
      </w:r>
      <w:r w:rsidRPr="003A0C0D">
        <w:fldChar w:fldCharType="begin" w:fldLock="1"/>
      </w:r>
      <w:ins w:id="5083" w:author="Robin Matthews" w:date="2021-05-18T17:57:00Z">
        <w:r w:rsidR="00EB254E">
          <w:rPr>
            <w:lang w:val="en-GB"/>
          </w:rPr>
          <w:instrText>ADDIN CSL_CITATION { "citationItems" : [ { "id" : "ITEM-1", "itemData" : { "DOI" : "10.3389/fmars.2019.00434", "ISBN" : "2296-7745", "abstract" : "The role ships play in atmospheric, oceanic, and biogeochemical observations is described with a focus on measurements made near the ocean surface. Ships include merchant and research vessels; cruise liners and ferries; fishing vessels; coast guard, military, and other government-operated ships; yachts; and a growing fleet of automated surface vessels. The present capabilities of ships to measure essential climate/ocean variables and the requirements from a broad community to address operational, commercial, and scientific needs are described. The authors provide a vision to expand observations needed from ships to understand and forecast the exchanges across the ocean\u2013atmosphere interface. The vision addresses (1) recruiting vessels to improve both spatial and temporal sampling, (2) conducting multivariate sampling on ships, (3) raising technology readiness levels of automated shipboard sensors and ship-to-shore data communications, (4) advancing quality evaluation of observations, and (5) developing a unified data management approach for observations and metadata that meet the needs of a diverse user community. Recommendations are made focusing on integrating private and autonomous vessels into the observing system, investing in sensor and communications technology development, developing an integrated data management structure that includes all types of ships, and moving toward a quality evaluation process that will result in a subset of ships being defined as mobile reference ships that will support climate studies. We envision a future where commercial, research, and privately owned vessels are making multivariate observations using a combination of automated and human-observed measurements. All data and metadata will be documented, tracked, evaluated, distributed, and archived to benefit users of marine data. This vision looks at ships as a holistic network, not a set of disparate commercial, research, and/or third-party activities working in isolation, to bring these communities together for the mutual benefit of all.", "author" : [ { "dropping-particle" : "", "family" : "Smith", "given" : "Shawn R", "non-dropping-particle" : "", "parse-names" : false, "suffix" : "" }, { "dropping-particle" : "", "family" : "Alory", "given" : "Ga\u00ebl", "non-dropping-particle" : "", "parse-names" : false, "suffix" : "" }, { "dropping-particle" : "", "family" : "Andersson", "given" : "Axel", "non-dropping-particle" : "", "parse-names" : false, "suffix" : "" }, { "dropping-particle" : "", "family" : "Asher", "given" : "William", "non-dropping-particle" : "", "parse-names" : false, "suffix" : "" }, { "dropping-particle" : "", "family" : "Baker", "given" : "Alex", "non-dropping-particle" : "", "parse-names" : false, "suffix" : "" }, { "dropping-particle" : "", "family" : "Berry", "given" : "David I", "non-dropping-particle" : "", "parse-names" : false, "suffix" : "" }, { "dropping-particle" : "", "family" : "Drushka", "given" : "Kyla", "non-dropping-particle" : "", "parse-names" : false, "suffix" : "" }, { "dropping-particle" : "", "family" : "Figurskey", "given" : "Darin", "non-dropping-particle" : "", "parse-names" : false, "suffix" : "" }, { "dropping-particle" : "", "family" : "Freeman", "given" : "Eric", "non-dropping-particle" : "", "parse-names" : false, "suffix" : "" }, { "dropping-particle" : "", "family" : "Holthus", "given" : "Paul", "non-dropping-particle" : "", "parse-names" : false, "suffix" : "" }, { "dropping-particle" : "", "family" : "Jickells", "given" : "Tim", "non-dropping-particle" : "", "parse-names" : false, "suffix" : "" }, { "dropping-particle" : "", "family" : "Kleta", "given" : "Henry", "non-dropping-particle" : "", "parse-names" : false, "suffix" : "" }, { "dropping-particle" : "", "family" : "Kent", "given" : "Elizabeth C", "non-dropping-particle" : "", "parse-names" : false, "suffix" : "" }, { "dropping-particle" : "", "family" : "Kolodziejczyk", "given" : "Nicolas", "non-dropping-particle" : "", "parse-names" : false, "suffix" : "" }, { "dropping-particle" : "", "family" : "Kramp", "given" : "Martin", "non-dropping-particle" : "", "parse-names" : false, "suffix" : "" }, { "dropping-particle" : "", "family" : "Loh", "given" : "Zoe", "non-dropping-particle" : "", "parse-names" : false, "suffix" : "" }, { "dropping-particle" : "", "family" : "Poli", "given" : "Paul", "non-dropping-particle" : "", "parse-names" : false, "suffix" : "" }, { "dropping-particle" : "", "family" : "Schuster", "given" : "Ute", "non-dropping-particle" : "", "parse-names" : false, "suffix" : "" }, { "dropping-particle" : "", "family" : "Steventon", "given" : "Emma", "non-dropping-particle" : "", "parse-names" : false, "suffix" : "" }, { "dropping-particle" : "", "family" : "Swart", "given" : "Sebastiaan", "non-dropping-particle" : "", "parse-names" : false, "suffix" : "" }, { "dropping-particle" : "", "family" : "Tarasova", "given" : "Oksana", "non-dropping-particle" : "", "parse-names" : false, "suffix" : "" }, { "dropping-particle" : "", "family" : "la Vill\u00e9on", "given" : "Loic Petit", "non-dropping-particle" : "de", "parse-names" : false, "suffix" : "" }, { "dropping-particle" : "", "family" : "Vinogradova-Shiffer", "given" : "Nadya", "non-dropping-particle" : "", "parse-names" : false, "suffix" : "" } ], "container-title" : "Frontiers in Marine Science", "id" : "ITEM-1", "issued" : { "date-parts" : [ [ "2019" ] ] }, "page" : "434", "title" : "Ship-Based Contributions to Global Ocean, Weather, and Climate Observing Systems", "translator" : [ { "dropping-particle" : "", "family" : "H2134", "given" : "", "non-dropping-particle" : "", "parse-names" : false, "suffix" : "" } ], "type" : "article-journal", "volume" : "6" }, "uris" : [ "http://www.mendeley.com/documents/?uuid=9021f317-454c-453d-a32f-208096bccfe3" ] } ], "mendeley" : { "formattedCitation" : "(Smith et al., 2019c)", "manualFormatting" : "(S.R. Smith et al., 2019)", "plainTextFormattedCitation" : "(Smith et al., 2019c)", "previouslyFormattedCitation" : "(Smith et al., 2019c)" }, "properties" : { "noteIndex" : 0 }, "schema" : "https://github.com/citation-style-language/schema/raw/master/csl-citation.json" }</w:instrText>
        </w:r>
      </w:ins>
      <w:del w:id="5084" w:author="Robin Matthews" w:date="2021-05-18T17:57:00Z">
        <w:r w:rsidR="00E14AAC" w:rsidDel="00EB254E">
          <w:rPr>
            <w:lang w:val="en-GB"/>
          </w:rPr>
          <w:delInstrText>ADDIN CSL_CITATION { "citationItems" : [ { "id" : "ITEM-1", "itemData" : { "DOI" : "10.3389/fmars.2019.00434", "ISBN" : "2296-7745", "abstract" : "The role ships play in atmospheric, oceanic, and biogeochemical observations is described with a focus on measurements made near the ocean surface. Ships include merchant and research vessels; cruise liners and ferries; fishing vessels; coast guard, military, and other government-operated ships; yachts; and a growing fleet of automated surface vessels. The present capabilities of ships to measure essential climate/ocean variables and the requirements from a broad community to address operational, commercial, and scientific needs are described. The authors provide a vision to expand observations needed from ships to understand and forecast the exchanges across the ocean\u2013atmosphere interface. The vision addresses (1) recruiting vessels to improve both spatial and temporal sampling, (2) conducting multivariate sampling on ships, (3) raising technology readiness levels of automated shipboard sensors and ship-to-shore data communications, (4) advancing quality evaluation of observations, and (5) developing a unified data management approach for observations and metadata that meet the needs of a diverse user community. Recommendations are made focusing on integrating private and autonomous vessels into the observing system, investing in sensor and communications technology development, developing an integrated data management structure that includes all types of ships, and moving toward a quality evaluation process that will result in a subset of ships being defined as mobile reference ships that will support climate studies. We envision a future where commercial, research, and privately owned vessels are making multivariate observations using a combination of automated and human-observed measurements. All data and metadata will be documented, tracked, evaluated, distributed, and archived to benefit users of marine data. This vision looks at ships as a holistic network, not a set of disparate commercial, research, and/or third-party activities working in isolation, to bring these communities together for the mutual benefit of all.", "author" : [ { "dropping-particle" : "", "family" : "Smith", "given" : "Shawn R", "non-dropping-particle" : "", "parse-names" : false, "suffix" : "" }, { "dropping-particle" : "", "family" : "Alory", "given" : "Ga\u00ebl", "non-dropping-particle" : "", "parse-names" : false, "suffix" : "" }, { "dropping-particle" : "", "family" : "Andersson", "given" : "Axel", "non-dropping-particle" : "", "parse-names" : false, "suffix" : "" }, { "dropping-particle" : "", "family" : "Asher", "given" : "William", "non-dropping-particle" : "", "parse-names" : false, "suffix" : "" }, { "dropping-particle" : "", "family" : "Baker", "given" : "Alex", "non-dropping-particle" : "", "parse-names" : false, "suffix" : "" }, { "dropping-particle" : "", "family" : "Berry", "given" : "David I", "non-dropping-particle" : "", "parse-names" : false, "suffix" : "" }, { "dropping-particle" : "", "family" : "Drushka", "given" : "Kyla", "non-dropping-particle" : "", "parse-names" : false, "suffix" : "" }, { "dropping-particle" : "", "family" : "Figurskey", "given" : "Darin", "non-dropping-particle" : "", "parse-names" : false, "suffix" : "" }, { "dropping-particle" : "", "family" : "Freeman", "given" : "Eric", "non-dropping-particle" : "", "parse-names" : false, "suffix" : "" }, { "dropping-particle" : "", "family" : "Holthus", "given" : "Paul", "non-dropping-particle" : "", "parse-names" : false, "suffix" : "" }, { "dropping-particle" : "", "family" : "Jickells", "given" : "Tim", "non-dropping-particle" : "", "parse-names" : false, "suffix" : "" }, { "dropping-particle" : "", "family" : "Kleta", "given" : "Henry", "non-dropping-particle" : "", "parse-names" : false, "suffix" : "" }, { "dropping-particle" : "", "family" : "Kent", "given" : "Elizabeth C", "non-dropping-particle" : "", "parse-names" : false, "suffix" : "" }, { "dropping-particle" : "", "family" : "Kolodziejczyk", "given" : "Nicolas", "non-dropping-particle" : "", "parse-names" : false, "suffix" : "" }, { "dropping-particle" : "", "family" : "Kramp", "given" : "Martin", "non-dropping-particle" : "", "parse-names" : false, "suffix" : "" }, { "dropping-particle" : "", "family" : "Loh", "given" : "Zoe", "non-dropping-particle" : "", "parse-names" : false, "suffix" : "" }, { "dropping-particle" : "", "family" : "Poli", "given" : "Paul", "non-dropping-particle" : "", "parse-names" : false, "suffix" : "" }, { "dropping-particle" : "", "family" : "Schuster", "given" : "Ute", "non-dropping-particle" : "", "parse-names" : false, "suffix" : "" }, { "dropping-particle" : "", "family" : "Steventon", "given" : "Emma", "non-dropping-particle" : "", "parse-names" : false, "suffix" : "" }, { "dropping-particle" : "", "family" : "Swart", "given" : "Sebastiaan", "non-dropping-particle" : "", "parse-names" : false, "suffix" : "" }, { "dropping-particle" : "", "family" : "Tarasova", "given" : "Oksana", "non-dropping-particle" : "", "parse-names" : false, "suffix" : "" }, { "dropping-particle" : "", "family" : "la Vill\u00e9on", "given" : "Loic Petit", "non-dropping-particle" : "de", "parse-names" : false, "suffix" : "" }, { "dropping-particle" : "", "family" : "Vinogradova-Shiffer", "given" : "Nadya", "non-dropping-particle" : "", "parse-names" : false, "suffix" : "" } ], "container-title" : "Frontiers in Marine Science", "id" : "ITEM-1", "issued" : { "date-parts" : [ [ "2019" ] ] }, "page" : "434", "title" : "Ship-Based Contributions to Global Ocean, Weather, and Climate Observing Systems", "translator" : [ { "dropping-particle" : "", "family" : "H2134", "given" : "", "non-dropping-particle" : "", "parse-names" : false, "suffix" : "" } ], "type" : "article-journal", "volume" : "6" }, "uris" : [ "http://www.mendeley.com/documents/?uuid=9021f317-454c-453d-a32f-208096bccfe3" ] } ], "mendeley" : { "formattedCitation" : "(Smith et al., 2019c)", "plainTextFormattedCitation" : "(Smith et al., 2019c)", "previouslyFormattedCitation" : "(Smith et al., 2019c)" }, "properties" : { "noteIndex" : 0 }, "schema" : "https://github.com/citation-style-language/schema/raw/master/csl-citation.json" }</w:delInstrText>
        </w:r>
      </w:del>
      <w:r w:rsidRPr="003A0C0D">
        <w:fldChar w:fldCharType="separate"/>
      </w:r>
      <w:ins w:id="5085" w:author="Robin Matthews" w:date="2021-05-18T16:06:00Z">
        <w:r w:rsidR="00602365">
          <w:rPr>
            <w:noProof/>
            <w:lang w:val="en-GB"/>
          </w:rPr>
          <w:t>(</w:t>
        </w:r>
      </w:ins>
      <w:ins w:id="5086" w:author="Robin Matthews" w:date="2021-05-18T17:57:00Z">
        <w:r w:rsidR="00EB254E">
          <w:rPr>
            <w:noProof/>
            <w:lang w:val="en-GB"/>
          </w:rPr>
          <w:t xml:space="preserve">S.R. </w:t>
        </w:r>
      </w:ins>
      <w:ins w:id="5087" w:author="Robin Matthews" w:date="2021-05-18T16:06:00Z">
        <w:r w:rsidR="00602365">
          <w:rPr>
            <w:noProof/>
            <w:lang w:val="en-GB"/>
          </w:rPr>
          <w:t>Smith et al., 2019)</w:t>
        </w:r>
      </w:ins>
      <w:del w:id="5088" w:author="Robin Matthews" w:date="2021-05-18T16:06:00Z">
        <w:r w:rsidRPr="00FA4D8D" w:rsidDel="00602365">
          <w:rPr>
            <w:noProof/>
            <w:lang w:val="en-GB"/>
          </w:rPr>
          <w:delText>(Smith et al., 2019c)</w:delText>
        </w:r>
      </w:del>
      <w:r w:rsidRPr="003A0C0D">
        <w:fldChar w:fldCharType="end"/>
      </w:r>
      <w:r w:rsidRPr="00FA4D8D">
        <w:rPr>
          <w:lang w:val="en-GB"/>
        </w:rPr>
        <w:t xml:space="preserve">, have </w:t>
      </w:r>
      <w:commentRangeStart w:id="5089"/>
      <w:r w:rsidRPr="00FA4D8D">
        <w:rPr>
          <w:lang w:val="en-GB"/>
        </w:rPr>
        <w:t>been in decline</w:t>
      </w:r>
      <w:commentRangeEnd w:id="5089"/>
      <w:r w:rsidR="0002176C">
        <w:rPr>
          <w:rStyle w:val="CommentReference"/>
        </w:rPr>
        <w:commentReference w:id="5089"/>
      </w:r>
      <w:r w:rsidRPr="00FA4D8D">
        <w:rPr>
          <w:lang w:val="en-GB"/>
        </w:rPr>
        <w:t xml:space="preserve"> due to the number of </w:t>
      </w:r>
      <w:r w:rsidRPr="00FA4D8D">
        <w:rPr>
          <w:lang w:val="en-GB"/>
        </w:rPr>
        <w:lastRenderedPageBreak/>
        <w:t xml:space="preserve">ships contributing observations. There has also been a decline in the number of variables recorded by ships, but an increase in the quality and time-resolution of others (e.g., sea level pressure, </w:t>
      </w:r>
      <w:r w:rsidRPr="003A0C0D">
        <w:fldChar w:fldCharType="begin" w:fldLock="1"/>
      </w:r>
      <w:ins w:id="5090" w:author="Robin Matthews" w:date="2021-05-18T17:57:00Z">
        <w:r w:rsidR="00EB254E">
          <w:rPr>
            <w:lang w:val="en-GB"/>
          </w:rPr>
          <w:instrText>ADDIN CSL_CITATION { "citationItems" : [ { "id" : "ITEM-1", "itemData" : { "DOI" : "10.3389/fmars.2019.00441", "ISSN" : "2296-7745", "abstract" : "Observations of conditions at the ocean surface have been made for centuries, contributing to some of the longest instrumental records of climate change. Most prominent is the climate data record (CDR) of sea surface temperature (SST), which is itself essential to the majority of activities in climate science and climate service provision. A much wider range of surface marine observations is available however, providing a rich source of data on past climate. We present a general error model describing the characteristics of observations used for the construction of climate records, illustrating the importance of multi-variate records with rich metadata for reducing uncertainty in CDRs. We describe the data and metadata requirements for the construction of stable, multi-century marine CDRs for variables important for describing the changing climate: SST, mean sea level pressure, air temperature, humidity, winds, clouds, and waves. Available sources of surface marine data are reviewed in the context of the error model. We outline the need for a range of complementary observations, including very high quality observations at a limited number of locations and also observations that sample more broadly but with greater uncertainty. We describe how high-resolution modern records, particularly those of high-quality, can help to improve the quality of observations throughout the historical record. We recommend the extension of internationally-coordinated data management and curation to observation types that do not have a primary focus of the construction of climate records. Also recommended is reprocessing the existing surface marine climate archive to improve and quantify data and metadata quality and homogeneity. We also recommend the expansion of observations from research vessels and high quality moorings, routine observations from ships and from data and metadata rescue. Other priorities include: field evaluation of sensors; resources for the process of establishing user requirements and determining whether requirements are being met; and research to estimate uncertainty, quantify biases and to improve methods of construction of CDRs. The requirements developed in this paper encompass specific actions involving a variety of stakeholders, including funding agencies, scientists, data managers, observing network operators, satellite agencies, and international co-ordination bodies.", "author" : [ { "dropping-particle" : "", "family" : "Kent", "given" : "Elizabeth C", "non-dropping-particle" : "", "parse-names" : false, "suffix" : "" }, { "dropping-particle" : "", "family" : "Rayner", "given" : "Nick A", "non-dropping-particle" : "", "parse-names" : false, "suffix" : "" }, { "dropping-particle" : "", "family" : "Berry", "given" : "David I", "non-dropping-particle" : "", "parse-names" : false, "suffix" : "" }, { "dropping-particle" : "", "family" : "Eastman", "given" : "Ryan", "non-dropping-particle" : "", "parse-names" : false, "suffix" : "" }, { "dropping-particle" : "", "family" : "Grigorieva", "given" : "Vika G", "non-dropping-particle" : "", "parse-names" : false, "suffix" : "" }, { "dropping-particle" : "", "family" : "Huang", "given" : "Boyin", "non-dropping-particle" : "", "parse-names" : false, "suffix" : "" }, { "dropping-particle" : "", "family" : "Kennedy", "given" : "John J", "non-dropping-particle" : "", "parse-names" : false, "suffix" : "" }, { "dropping-particle" : "", "family" : "Smith", "given" : "Shawn R", "non-dropping-particle" : "", "parse-names" : false, "suffix" : "" }, { "dropping-particle" : "", "family" : "Willett", "given" : "Kate M", "non-dropping-particle" : "", "parse-names" : false, "suffix" : "" } ], "container-title" : "Frontiers in Marine Science", "id" : "ITEM-1", "issued" : { "date-parts" : [ [ "2019" ] ] }, "page" : "441", "title" : "Observing Requirements for Long-Term Climate Records at the Ocean Surface", "translator" : [ { "dropping-particle" : "", "family" : "H4233", "given" : "", "non-dropping-particle" : "", "parse-names" : false, "suffix" : "" } ], "type" : "article-journal", "volume" : "6" }, "uris" : [ "http://www.mendeley.com/documents/?uuid=92e4105e-e498-4640-bef4-f02986205202" ] } ], "mendeley" : { "formattedCitation" : "(Kent et al., 2019)", "manualFormatting" : "Kent et al., 2019)", "plainTextFormattedCitation" : "(Kent et al., 2019)", "previouslyFormattedCitation" : "(Kent et al., 2019)" }, "properties" : { "noteIndex" : 0 }, "schema" : "https://github.com/citation-style-language/schema/raw/master/csl-citation.json" }</w:instrText>
        </w:r>
      </w:ins>
      <w:del w:id="5091" w:author="Robin Matthews" w:date="2021-05-18T17:57:00Z">
        <w:r w:rsidR="00E81B0B" w:rsidDel="00EB254E">
          <w:rPr>
            <w:lang w:val="en-GB"/>
          </w:rPr>
          <w:delInstrText>ADDIN CSL_CITATION { "citationItems" : [ { "id" : "ITEM-1", "itemData" : { "DOI" : "10.3389/fmars.2019.00441", "ISSN" : "2296-7745", "abstract" : "Observations of conditions at the ocean surface have been made for centuries, contributing to some of the longest instrumental records of climate change. Most prominent is the climate data record (CDR) of sea surface temperature (SST), which is itself essential to the majority of activities in climate science and climate service provision. A much wider range of surface marine observations is available however, providing a rich source of data on past climate. We present a general error model describing the characteristics of observations used for the construction of climate records, illustrating the importance of multi-variate records with rich metadata for reducing uncertainty in CDRs. We describe the data and metadata requirements for the construction of stable, multi-century marine CDRs for variables important for describing the changing climate: SST, mean sea level pressure, air temperature, humidity, winds, clouds, and waves. Available sources of surface marine data are reviewed in the context of the error model. We outline the need for a range of complementary observations, including very high quality observations at a limited number of locations and also observations that sample more broadly but with greater uncertainty. We describe how high-resolution modern records, particularly those of high-quality, can help to improve the quality of observations throughout the historical record. We recommend the extension of internationally-coordinated data management and curation to observation types that do not have a primary focus of the construction of climate records. Also recommended is reprocessing the existing surface marine climate archive to improve and quantify data and metadata quality and homogeneity. We also recommend the expansion of observations from research vessels and high quality moorings, routine observations from ships and from data and metadata rescue. Other priorities include: field evaluation of sensors; resources for the process of establishing user requirements and determining whether requirements are being met; and research to estimate uncertainty, quantify biases and to improve methods of construction of CDRs. The requirements developed in this paper encompass specific actions involving a variety of stakeholders, including funding agencies, scientists, data managers, observing network operators, satellite agencies, and international co-ordination bodies.", "author" : [ { "dropping-particle" : "", "family" : "Kent", "given" : "Elizabeth C", "non-dropping-particle" : "", "parse-names" : false, "suffix" : "" }, { "dropping-particle" : "", "family" : "Rayner", "given" : "Nick A", "non-dropping-particle" : "", "parse-names" : false, "suffix" : "" }, { "dropping-particle" : "", "family" : "Berry", "given" : "David I", "non-dropping-particle" : "", "parse-names" : false, "suffix" : "" }, { "dropping-particle" : "", "family" : "Eastman", "given" : "Ryan", "non-dropping-particle" : "", "parse-names" : false, "suffix" : "" }, { "dropping-particle" : "", "family" : "Grigorieva", "given" : "Vika G", "non-dropping-particle" : "", "parse-names" : false, "suffix" : "" }, { "dropping-particle" : "", "family" : "Huang", "given" : "Boyin", "non-dropping-particle" : "", "parse-names" : false, "suffix" : "" }, { "dropping-particle" : "", "family" : "Kennedy", "given" : "John J", "non-dropping-particle" : "", "parse-names" : false, "suffix" : "" }, { "dropping-particle" : "", "family" : "Smith", "given" : "Shawn R", "non-dropping-particle" : "", "parse-names" : false, "suffix" : "" }, { "dropping-particle" : "", "family" : "Willett", "given" : "Kate M", "non-dropping-particle" : "", "parse-names" : false, "suffix" : "" } ], "container-title" : "Frontiers in Marine Science", "id" : "ITEM-1", "issued" : { "date-parts" : [ [ "2019" ] ] }, "page" : "441", "title" : "Observing Requirements for Long-Term Climate Records at the Ocean Surface", "translator" : [ { "dropping-particle" : "", "family" : "H4233", "given" : "", "non-dropping-particle" : "", "parse-names" : false, "suffix" : "" } ], "type" : "article-journal", "volume" : "6" }, "uris" : [ "http://www.mendeley.com/documents/?uuid=92e4105e-e498-4640-bef4-f02986205202" ] } ], "mendeley" : { "formattedCitation" : "(Kent et al., 2019)", "manualFormatting" : "Kent et al. 2019)", "plainTextFormattedCitation" : "(Kent et al., 2019)", "previouslyFormattedCitation" : "(Kent et al., 2019)" }, "properties" : { "noteIndex" : 0 }, "schema" : "https://github.com/citation-style-language/schema/raw/master/csl-citation.json" }</w:delInstrText>
        </w:r>
      </w:del>
      <w:r w:rsidRPr="003A0C0D">
        <w:fldChar w:fldCharType="separate"/>
      </w:r>
      <w:ins w:id="5092" w:author="Robin Matthews" w:date="2021-05-18T16:06:00Z">
        <w:r w:rsidR="00602365">
          <w:rPr>
            <w:noProof/>
            <w:lang w:val="en-GB"/>
          </w:rPr>
          <w:t>Kent et al.</w:t>
        </w:r>
      </w:ins>
      <w:ins w:id="5093" w:author="Robin Matthews" w:date="2021-05-18T17:57:00Z">
        <w:r w:rsidR="00EB254E">
          <w:rPr>
            <w:noProof/>
            <w:lang w:val="en-GB"/>
          </w:rPr>
          <w:t>,</w:t>
        </w:r>
      </w:ins>
      <w:ins w:id="5094" w:author="Robin Matthews" w:date="2021-05-18T16:06:00Z">
        <w:r w:rsidR="00602365">
          <w:rPr>
            <w:noProof/>
            <w:lang w:val="en-GB"/>
          </w:rPr>
          <w:t xml:space="preserve"> 2019)</w:t>
        </w:r>
      </w:ins>
      <w:del w:id="5095" w:author="Robin Matthews" w:date="2021-05-18T16:06:00Z">
        <w:r w:rsidRPr="00FA4D8D" w:rsidDel="00602365">
          <w:rPr>
            <w:noProof/>
            <w:lang w:val="en-GB"/>
          </w:rPr>
          <w:delText>Kent et al. 2019)</w:delText>
        </w:r>
      </w:del>
      <w:r w:rsidRPr="003A0C0D">
        <w:fldChar w:fldCharType="end"/>
      </w:r>
      <w:r w:rsidRPr="00FA4D8D">
        <w:rPr>
          <w:lang w:val="en-GB"/>
        </w:rPr>
        <w:t xml:space="preserve">. </w:t>
      </w:r>
    </w:p>
    <w:p w14:paraId="06A05056" w14:textId="77777777" w:rsidR="006409E5" w:rsidRPr="00FA4D8D" w:rsidRDefault="006409E5" w:rsidP="006409E5">
      <w:pPr>
        <w:pStyle w:val="AR6BodyText"/>
        <w:rPr>
          <w:lang w:val="en-GB"/>
        </w:rPr>
      </w:pPr>
    </w:p>
    <w:p w14:paraId="4F369722" w14:textId="03F65549" w:rsidR="006409E5" w:rsidRPr="00FA4D8D" w:rsidRDefault="006409E5" w:rsidP="006409E5">
      <w:pPr>
        <w:pStyle w:val="AR6BodyText"/>
        <w:rPr>
          <w:lang w:val="en-GB"/>
        </w:rPr>
      </w:pPr>
      <w:r w:rsidRPr="00FA4D8D">
        <w:rPr>
          <w:lang w:val="en-GB"/>
        </w:rPr>
        <w:t xml:space="preserve">Certain satellite frequencies are used to detect meteorological features that are vital to climate change monitoring. These can be disturbed by certain radio communications </w:t>
      </w:r>
      <w:r w:rsidRPr="003A0C0D">
        <w:fldChar w:fldCharType="begin" w:fldLock="1"/>
      </w:r>
      <w:r w:rsidR="00E14AAC">
        <w:rPr>
          <w:lang w:val="en-GB"/>
        </w:rPr>
        <w:instrText>ADDIN CSL_CITATION { "citationItems" : [ { "id" : "ITEM-1", "itemData" : { "DOI" : "10.1016/j.rse.2016.02.007", "ISSN" : "0034-4257", "abstract" : "The SMOS mission is a European Space Agency project aimed at global monitoring of surface Soil Moisture and Ocean Salinity from radiometric L-band observations. Although the L-band is a protected band, the data collected by SMOS are contaminated by radio frequency interferences (RFI) which degrade the performance of the mission. A precise location of the RFI emitters is required for switching off illegal transmissions or for fixing malfunctioning equipments. This work is concerned with the geolocation of such sources with a sub-kilometric accuracy from SMOS interferometric data themselves. Such a precise location has never been reached by any other published methods using only SMOS measurements.", "author" : [ { "dropping-particle" : "", "family" : "Anterrieu", "given" : "Eric", "non-dropping-particle" : "", "parse-names" : false, "suffix" : "" }, { "dropping-particle" : "", "family" : "Khazaal", "given" : "Ali", "non-dropping-particle" : "", "parse-names" : false, "suffix" : "" }, { "dropping-particle" : "", "family" : "Cabot", "given" : "Fran\u00e7ois", "non-dropping-particle" : "", "parse-names" : false, "suffix" : "" }, { "dropping-particle" : "", "family" : "Kerr", "given" : "Yann", "non-dropping-particle" : "", "parse-names" : false, "suffix" : "" } ], "container-title" : "Remote Sensing of Environment", "id" : "ITEM-1", "issued" : { "date-parts" : [ [ "2016" ] ] }, "note" : "Special Issue: ESA's Soil Moisture and Ocean Salinity Mission - Achievements and Applications", "page" : "76-84", "title" : "Geolocation of RFI sources with sub-kilometric accuracy from SMOS interferometric data", "translator" : [ { "dropping-particle" : "", "family" : "H1966", "given" : "", "non-dropping-particle" : "", "parse-names" : false, "suffix" : "" } ], "type" : "article-journal", "volume" : "180" }, "uris" : [ "http://www.mendeley.com/documents/?uuid=2c56a16e-6f98-4d1e-ae70-92db77778abe" ] } ], "mendeley" : { "formattedCitation" : "(Anterrieu et al., 2016)", "plainTextFormattedCitation" : "(Anterrieu et al., 2016)", "previouslyFormattedCitation" : "(Anterrieu et al., 2016)" }, "properties" : { "noteIndex" : 0 }, "schema" : "https://github.com/citation-style-language/schema/raw/master/csl-citation.json" }</w:instrText>
      </w:r>
      <w:r w:rsidRPr="003A0C0D">
        <w:fldChar w:fldCharType="separate"/>
      </w:r>
      <w:ins w:id="5096" w:author="Robin Matthews" w:date="2021-05-18T16:06:00Z">
        <w:r w:rsidR="00602365">
          <w:rPr>
            <w:noProof/>
            <w:lang w:val="en-GB"/>
          </w:rPr>
          <w:t>(Anterrieu et al., 2016)</w:t>
        </w:r>
      </w:ins>
      <w:del w:id="5097" w:author="Robin Matthews" w:date="2021-05-18T16:06:00Z">
        <w:r w:rsidRPr="00FA4D8D" w:rsidDel="00602365">
          <w:rPr>
            <w:noProof/>
            <w:lang w:val="en-GB"/>
          </w:rPr>
          <w:delText>(Anterrieu et al., 2016)</w:delText>
        </w:r>
      </w:del>
      <w:r w:rsidRPr="003A0C0D">
        <w:fldChar w:fldCharType="end"/>
      </w:r>
      <w:r w:rsidRPr="00FA4D8D">
        <w:rPr>
          <w:lang w:val="en-GB"/>
        </w:rPr>
        <w:t xml:space="preserve">, although scientists work to remove noise from the signal </w:t>
      </w:r>
      <w:r w:rsidRPr="003A0C0D">
        <w:fldChar w:fldCharType="begin" w:fldLock="1"/>
      </w:r>
      <w:r w:rsidR="00E14AAC">
        <w:rPr>
          <w:lang w:val="en-GB"/>
        </w:rPr>
        <w:instrText>ADDIN CSL_CITATION { "citationItems" : [ { "id" : "ITEM-1", "itemData" : { "DOI" : "10.1016/j.rse.2016.01.013", "ISSN" : "0034-4257", "abstract" : "European Space Agency's Soil Moisture and Ocean Salinity (SMOS) mission is perturbed by Radio Frequency Interference (RFI) that jeopardizes part of its scientific retrieval in certain areas of the world. Areas affected by RFI might experience data loss or underestimation of soil moisture and ocean salinity retrieval values. To alleviate this situation, the SMOS team has put several strategies into place that help improve the RFI situation, filter the SMOS data from RFI perturbed measurements and bring awareness to the RFI problem.", "author" : [ { "dropping-particle" : "", "family" : "Oliva", "given" : "R", "non-dropping-particle" : "", "parse-names" : false, "suffix" : "" }, { "dropping-particle" : "", "family" : "Daganzo", "given" : "E", "non-dropping-particle" : "", "parse-names" : false, "suffix" : "" }, { "dropping-particle" : "", "family" : "Richaume", "given" : "P", "non-dropping-particle" : "", "parse-names" : false, "suffix" : "" }, { "dropping-particle" : "", "family" : "Kerr", "given" : "Y", "non-dropping-particle" : "", "parse-names" : false, "suffix" : "" }, { "dropping-particle" : "", "family" : "Cabot", "given" : "F", "non-dropping-particle" : "", "parse-names" : false, "suffix" : "" }, { "dropping-particle" : "", "family" : "Soldo", "given" : "Y", "non-dropping-particle" : "", "parse-names" : false, "suffix" : "" }, { "dropping-particle" : "", "family" : "Anterrieu", "given" : "E", "non-dropping-particle" : "", "parse-names" : false, "suffix" : "" }, { "dropping-particle" : "", "family" : "Reul", "given" : "N", "non-dropping-particle" : "", "parse-names" : false, "suffix" : "" }, { "dropping-particle" : "", "family" : "Gutierrez", "given" : "A", "non-dropping-particle" : "", "parse-names" : false, "suffix" : "" }, { "dropping-particle" : "", "family" : "Barbosa", "given" : "J", "non-dropping-particle" : "", "parse-names" : false, "suffix" : "" }, { "dropping-particle" : "", "family" : "Lopes", "given" : "G", "non-dropping-particle" : "", "parse-names" : false, "suffix" : "" } ], "container-title" : "Remote Sensing of Environment", "id" : "ITEM-1", "issued" : { "date-parts" : [ [ "2016" ] ] }, "note" : "Special Issue: ESA's Soil Moisture and Ocean Salinity Mission - Achievements and Applications", "page" : "64-75", "title" : "Status of Radio Frequency Interference (RFI) in the 1400\u20131427MHz passive band based on six years of SMOS mission", "translator" : [ { "dropping-particle" : "", "family" : "H1896", "given" : "", "non-dropping-particle" : "", "parse-names" : false, "suffix" : "" } ], "type" : "article-journal", "volume" : "180" }, "uris" : [ "http://www.mendeley.com/documents/?uuid=d55343ed-3be1-4139-a3dc-d5f51f3bccb5" ] } ], "mendeley" : { "formattedCitation" : "(Oliva et al., 2016)", "plainTextFormattedCitation" : "(Oliva et al., 2016)", "previouslyFormattedCitation" : "(Oliva et al., 2016)" }, "properties" : { "noteIndex" : 0 }, "schema" : "https://github.com/citation-style-language/schema/raw/master/csl-citation.json" }</w:instrText>
      </w:r>
      <w:r w:rsidRPr="003A0C0D">
        <w:fldChar w:fldCharType="separate"/>
      </w:r>
      <w:ins w:id="5098" w:author="Robin Matthews" w:date="2021-05-18T16:06:00Z">
        <w:r w:rsidR="00602365">
          <w:rPr>
            <w:noProof/>
            <w:lang w:val="en-GB"/>
          </w:rPr>
          <w:t>(Oliva et al., 2016)</w:t>
        </w:r>
      </w:ins>
      <w:del w:id="5099" w:author="Robin Matthews" w:date="2021-05-18T16:06:00Z">
        <w:r w:rsidRPr="00FA4D8D" w:rsidDel="00602365">
          <w:rPr>
            <w:noProof/>
            <w:lang w:val="en-GB"/>
          </w:rPr>
          <w:delText>(Oliva et al., 2016)</w:delText>
        </w:r>
      </w:del>
      <w:r w:rsidRPr="003A0C0D">
        <w:fldChar w:fldCharType="end"/>
      </w:r>
      <w:r w:rsidRPr="00FA4D8D">
        <w:rPr>
          <w:lang w:val="en-GB"/>
        </w:rPr>
        <w:t>. For example, water vapour in the atmosphere naturally produces a weak signal at 23.8 gigahertz</w:t>
      </w:r>
      <w:ins w:id="5100" w:author="Ian Blenkinsop" w:date="2021-07-08T10:16:00Z">
        <w:r w:rsidR="004569B4">
          <w:rPr>
            <w:lang w:val="en-GB"/>
          </w:rPr>
          <w:t xml:space="preserve"> (GHz)</w:t>
        </w:r>
      </w:ins>
      <w:r w:rsidRPr="00FA4D8D">
        <w:rPr>
          <w:lang w:val="en-GB"/>
        </w:rPr>
        <w:t xml:space="preserve">, which is within the range of frequencies of the </w:t>
      </w:r>
      <w:commentRangeStart w:id="5101"/>
      <w:r w:rsidRPr="00FA4D8D">
        <w:rPr>
          <w:lang w:val="en-GB"/>
        </w:rPr>
        <w:t>5G</w:t>
      </w:r>
      <w:commentRangeEnd w:id="5101"/>
      <w:r w:rsidR="004569B4">
        <w:rPr>
          <w:rStyle w:val="CommentReference"/>
        </w:rPr>
        <w:commentReference w:id="5101"/>
      </w:r>
      <w:r w:rsidRPr="00FA4D8D">
        <w:rPr>
          <w:lang w:val="en-GB"/>
        </w:rPr>
        <w:t xml:space="preserve"> communications network </w:t>
      </w:r>
      <w:r w:rsidRPr="003A0C0D">
        <w:fldChar w:fldCharType="begin" w:fldLock="1"/>
      </w:r>
      <w:r w:rsidR="00E81B0B">
        <w:rPr>
          <w:lang w:val="en-GB"/>
        </w:rPr>
        <w:instrText>ADDIN CSL_CITATION { "citationItems" : [ { "id" : "ITEM-1", "itemData" : { "DOI" : "10.3390/rs13030489", "ISSN" : "20724292", "abstract" : "Due to concerns about radio frequency interference from emerging telecommunications technology, there have been intensive discussions on the changes to the international Radio Regula-tions around 24 GHz at the recent World Radiocommunication Conference in 2019. Although the sensitivity to total precipitable water (TPW) at 23.8 GHz over land is small, and in some cases close to zero, state-of-the-art retrieval systems with no dependence on real-time ancillary data (e.g., numerical weather prediction (NWP) model forecasts), such as the National Oceanic and Atmospheric Administration (NOAA) operational Microwave Integrated Retrieval System (MiRS), have been producing reliable TPW products over both ocean and land, which implies that the microwave channel at 23.8 GHz is providing valuable information on TPW over land as well as over ocean. The contradiction between the zero or near-zero sensitivity and practical performance over land raises questions for the remote sensing community and public users of such data. In this study, we examine the underlying physics and include mathematical explanations, which address and clarify the apparent contradiction. The channel at 23.8 GHz is a direct measurement and indispensable for its combined use with microwave temperature and moisture sounding channels.", "author" : [ { "dropping-particle" : "", "family" : "Liu", "given" : "Quanhua Mark", "non-dropping-particle" : "", "parse-names" : false, "suffix" : "" }, { "dropping-particle" : "", "family" : "Cao", "given" : "Changyong", "non-dropping-particle" : "", "parse-names" : false, "suffix" : "" }, { "dropping-particle" : "", "family" : "Grassotti", "given" : "Christopher", "non-dropping-particle" : "", "parse-names" : false, "suffix" : "" }, { "dropping-particle" : "", "family" : "Lee", "given" : "Yong Keun", "non-dropping-particle" : "", "parse-names" : false, "suffix" : "" } ], "container-title" : "Remote Sensing", "id" : "ITEM-1", "issue" : "3", "issued" : { "date-parts" : [ [ "2021" ] ] }, "page" : "1-10", "title" : "How can microwave observations at 23.8 GHz help in acquiring water vapor in the atmosphere over land?", "translator" : [ { "dropping-particle" : "", "family" : "H4345", "given" : "", "non-dropping-particle" : "", "parse-names" : false, "suffix" : "" } ], "type" : "article-journal", "volume" : "13" }, "uris" : [ "http://www.mendeley.com/documents/?uuid=70770621-2700-4538-9542-ed061fb17b51" ] } ], "mendeley" : { "formattedCitation" : "(Liu et al., 2021)", "plainTextFormattedCitation" : "(Liu et al., 2021)", "previouslyFormattedCitation" : "(Liu et al., 2021)" }, "properties" : { "noteIndex" : 0 }, "schema" : "https://github.com/citation-style-language/schema/raw/master/csl-citation.json" }</w:instrText>
      </w:r>
      <w:r w:rsidRPr="003A0C0D">
        <w:fldChar w:fldCharType="separate"/>
      </w:r>
      <w:ins w:id="5102" w:author="Robin Matthews" w:date="2021-05-18T16:06:00Z">
        <w:r w:rsidR="00602365">
          <w:rPr>
            <w:noProof/>
            <w:lang w:val="en-GB"/>
          </w:rPr>
          <w:t>(Liu et al., 2021)</w:t>
        </w:r>
      </w:ins>
      <w:del w:id="5103" w:author="Robin Matthews" w:date="2021-05-18T16:06:00Z">
        <w:r w:rsidRPr="00FA4D8D" w:rsidDel="00602365">
          <w:rPr>
            <w:noProof/>
            <w:lang w:val="en-GB"/>
          </w:rPr>
          <w:delText>(Liu et al., 2021)</w:delText>
        </w:r>
      </w:del>
      <w:r w:rsidRPr="003A0C0D">
        <w:fldChar w:fldCharType="end"/>
      </w:r>
      <w:r w:rsidRPr="00FA4D8D">
        <w:rPr>
          <w:lang w:val="en-GB"/>
        </w:rPr>
        <w:t xml:space="preserve">. Concern has been raised about potential leakage from 5G network transmissions into the operating frequencies of passive sensors on existing weather satellites, which could adversely influence their ability to remotely observe water vapour in the atmosphere </w:t>
      </w:r>
      <w:bookmarkStart w:id="5104" w:name="_Hlk72253216"/>
      <w:commentRangeStart w:id="5105"/>
      <w:r w:rsidRPr="003A0C0D">
        <w:fldChar w:fldCharType="begin" w:fldLock="1"/>
      </w:r>
      <w:r w:rsidR="00E81B0B">
        <w:rPr>
          <w:lang w:val="en-GB"/>
        </w:rPr>
        <w:instrText>ADDIN CSL_CITATION { "citationItems" : [ { "id" : "ITEM-1", "itemData" : { "DOI" : "10.3390/rs13030489", "ISSN" : "20724292", "abstract" : "Due to concerns about radio frequency interference from emerging telecommunications technology, there have been intensive discussions on the changes to the international Radio Regula-tions around 24 GHz at the recent World Radiocommunication Conference in 2019. Although the sensitivity to total precipitable water (TPW) at 23.8 GHz over land is small, and in some cases close to zero, state-of-the-art retrieval systems with no dependence on real-time ancillary data (e.g., numerical weather prediction (NWP) model forecasts), such as the National Oceanic and Atmospheric Administration (NOAA) operational Microwave Integrated Retrieval System (MiRS), have been producing reliable TPW products over both ocean and land, which implies that the microwave channel at 23.8 GHz is providing valuable information on TPW over land as well as over ocean. The contradiction between the zero or near-zero sensitivity and practical performance over land raises questions for the remote sensing community and public users of such data. In this study, we examine the underlying physics and include mathematical explanations, which address and clarify the apparent contradiction. The channel at 23.8 GHz is a direct measurement and indispensable for its combined use with microwave temperature and moisture sounding channels.", "author" : [ { "dropping-particle" : "", "family" : "Liu", "given" : "Quanhua Mark", "non-dropping-particle" : "", "parse-names" : false, "suffix" : "" }, { "dropping-particle" : "", "family" : "Cao", "given" : "Changyong", "non-dropping-particle" : "", "parse-names" : false, "suffix" : "" }, { "dropping-particle" : "", "family" : "Grassotti", "given" : "Christopher", "non-dropping-particle" : "", "parse-names" : false, "suffix" : "" }, { "dropping-particle" : "", "family" : "Lee", "given" : "Yong Keun", "non-dropping-particle" : "", "parse-names" : false, "suffix" : "" } ], "container-title" : "Remote Sensing", "id" : "ITEM-1", "issue" : "3", "issued" : { "date-parts" : [ [ "2021" ] ] }, "page" : "1-10", "title" : "How can microwave observations at 23.8 GHz help in acquiring water vapor in the atmosphere over land?", "translator" : [ { "dropping-particle" : "", "family" : "H4345", "given" : "", "non-dropping-particle" : "", "parse-names" : false, "suffix" : "" } ], "type" : "article-journal", "volume" : "13" }, "uris" : [ "http://www.mendeley.com/documents/?uuid=70770621-2700-4538-9542-ed061fb17b51" ] }, { "id" : "ITEM-2", "itemData" : { "DOI" : "10.1109/5GWF49715.2020.9221472", "ISBN" : "VO -", "abstract" : "The 5G band allocated in the 26 GHz spectrum referred to as 3GPP band n258, has generated a lot of anxiety and concern in the meteorological data forecasting community including the National Oceanic and Atmospheric Administration (NOAA). Unlike traditional spectrum coexistence problems, the issue here stems from the leakage of n258 band transmissions impacting the observations of passive sensors (e.g. AMSU-A) operating at 23.8 GHz on weather satellites used to detect the amount of water vapor in the atmosphere, which in turn affects weather forecasting and predictions. In this paper, we study the impact of 5G leakage on the accuracy of data assimilation based weather prediction algorithms by using a first order propagation model to characterize the effect of the leakage signal on the brightness temperature (atmospheric radiance) and the induced noise temperature at the receiving antenna of the passive sensor (radiometer) on the weather observation satellite. We then characterize the resulting inaccuracies when using the Weather Research and Forecasting Data Assimilation model (WRFDA) to predict temperature and rainfall. For example, the impact of 5G leakage of -20dBW to -15dBW on the well-known Super Tuesday Tornado Outbreak data set, affects the meteorological forecasting up to 0.9 mm in precipitation and 1.3 \u00b0C in 2m-temperature. We outline future directions for both improved modeling of 5G leakage effects as well as mitigation using cross-layer antenna techniques coupled with resource allocation.", "author" : [ { "dropping-particle" : "", "family" : "Yousefvand", "given" : "M", "non-dropping-particle" : "", "parse-names" : false, "suffix" : "" }, { "dropping-particle" : "", "family" : "Wu", "given" : "C -T. M", "non-dropping-particle" : "", "parse-names" : false, "suffix" : "" }, { "dropping-particle" : "", "family" : "Wang", "given" : "R -Q.", "non-dropping-particle" : "", "parse-names" : false, "suffix" : "" }, { "dropping-particle" : "", "family" : "Brodie", "given" : "J", "non-dropping-particle" : "", "parse-names" : false, "suffix" : "" }, { "dropping-particle" : "", "family" : "Mandayam", "given" : "N", "non-dropping-particle" : "", "parse-names" : false, "suffix" : "" } ], "container-title" : "2020 IEEE 3rd 5G World Forum (5GWF)", "id" : "ITEM-2", "issued" : { "date-parts" : [ [ "2020" ] ] }, "page" : "291-296", "title" : "Modeling the Impact of 5G Leakage on Weather Prediction", "translator" : [ { "dropping-particle" : "", "family" : "H4338", "given" : "", "non-dropping-particle" : "", "parse-names" : false, "suffix" : "" } ], "type" : "paper-conference" }, "uris" : [ "http://www.mendeley.com/documents/?uuid=17f7d01e-f541-4f87-bf15-22d4b0cd6992" ] } ], "mendeley" : { "formattedCitation" : "(Yousefvand et al., 2020; Liu et al., 2021)", "manualFormatting" : "(Yousefvand et al., 2020)", "plainTextFormattedCitation" : "(Yousefvand et al., 2020; Liu et al., 2021)", "previouslyFormattedCitation" : "(Yousefvand et al., 2020; Liu et al., 2021)" }, "properties" : { "noteIndex" : 0 }, "schema" : "https://github.com/citation-style-language/schema/raw/master/csl-citation.json" }</w:instrText>
      </w:r>
      <w:r w:rsidRPr="003A0C0D">
        <w:fldChar w:fldCharType="separate"/>
      </w:r>
      <w:ins w:id="5106" w:author="Robin Matthews" w:date="2021-05-18T16:06:00Z">
        <w:r w:rsidR="00602365">
          <w:rPr>
            <w:noProof/>
            <w:lang w:val="en-GB"/>
          </w:rPr>
          <w:t>(Yousefvand et al., 2020)</w:t>
        </w:r>
      </w:ins>
      <w:del w:id="5107" w:author="Robin Matthews" w:date="2021-05-18T16:06:00Z">
        <w:r w:rsidRPr="00FA4D8D" w:rsidDel="00602365">
          <w:rPr>
            <w:noProof/>
            <w:lang w:val="en-GB"/>
          </w:rPr>
          <w:delText>(Yousefvand et al., 2020)</w:delText>
        </w:r>
      </w:del>
      <w:r w:rsidRPr="003A0C0D">
        <w:fldChar w:fldCharType="end"/>
      </w:r>
      <w:r w:rsidRPr="00FA4D8D">
        <w:rPr>
          <w:lang w:val="en-GB"/>
        </w:rPr>
        <w:t xml:space="preserve">.  </w:t>
      </w:r>
      <w:commentRangeEnd w:id="5105"/>
      <w:r w:rsidR="00EB254E">
        <w:rPr>
          <w:rStyle w:val="CommentReference"/>
        </w:rPr>
        <w:commentReference w:id="5105"/>
      </w:r>
      <w:bookmarkEnd w:id="5104"/>
    </w:p>
    <w:p w14:paraId="7C50CD69" w14:textId="77777777" w:rsidR="006409E5" w:rsidRPr="00FA4D8D" w:rsidRDefault="006409E5" w:rsidP="006409E5">
      <w:pPr>
        <w:pStyle w:val="AR6BodyText"/>
        <w:rPr>
          <w:lang w:val="en-GB"/>
        </w:rPr>
      </w:pPr>
    </w:p>
    <w:p w14:paraId="42E54216" w14:textId="547233E2" w:rsidR="006409E5" w:rsidRPr="00FA4D8D" w:rsidRDefault="006409E5" w:rsidP="006409E5">
      <w:pPr>
        <w:pStyle w:val="AR6BodyText"/>
        <w:rPr>
          <w:lang w:val="en-GB"/>
        </w:rPr>
      </w:pPr>
      <w:r w:rsidRPr="00FA4D8D">
        <w:rPr>
          <w:lang w:val="en-GB"/>
        </w:rPr>
        <w:t xml:space="preserve">Threats to observational capacity </w:t>
      </w:r>
      <w:r w:rsidRPr="00FA4D8D">
        <w:rPr>
          <w:color w:val="000000"/>
          <w:lang w:val="en-GB"/>
        </w:rPr>
        <w:t xml:space="preserve">also include </w:t>
      </w:r>
      <w:r w:rsidRPr="00FA4D8D">
        <w:rPr>
          <w:lang w:val="en-GB"/>
        </w:rPr>
        <w:t>the loss of</w:t>
      </w:r>
      <w:r w:rsidRPr="00FA4D8D">
        <w:rPr>
          <w:color w:val="000000"/>
          <w:lang w:val="en-GB"/>
        </w:rPr>
        <w:t xml:space="preserve"> natural climate archives that are disappearing as a direct consequence of warming temperatures</w:t>
      </w:r>
      <w:r w:rsidRPr="00FA4D8D">
        <w:rPr>
          <w:lang w:val="en-GB"/>
        </w:rPr>
        <w:t xml:space="preserve">. </w:t>
      </w:r>
      <w:del w:id="5108" w:author="Ian Blenkinsop" w:date="2021-07-08T10:19:00Z">
        <w:r w:rsidRPr="00FA4D8D" w:rsidDel="004569B4">
          <w:rPr>
            <w:lang w:val="en-GB"/>
          </w:rPr>
          <w:delText xml:space="preserve">Ice </w:delText>
        </w:r>
      </w:del>
      <w:ins w:id="5109" w:author="Ian Blenkinsop" w:date="2021-07-08T10:19:00Z">
        <w:r w:rsidR="004569B4" w:rsidRPr="00FA4D8D">
          <w:rPr>
            <w:lang w:val="en-GB"/>
          </w:rPr>
          <w:t>Ice</w:t>
        </w:r>
        <w:r w:rsidR="004569B4">
          <w:rPr>
            <w:lang w:val="en-GB"/>
          </w:rPr>
          <w:t>-</w:t>
        </w:r>
      </w:ins>
      <w:r w:rsidRPr="00FA4D8D">
        <w:rPr>
          <w:lang w:val="en-GB"/>
        </w:rPr>
        <w:t>core records from vulnerable alpine</w:t>
      </w:r>
      <w:r w:rsidRPr="00FA4D8D">
        <w:rPr>
          <w:color w:val="000000"/>
          <w:lang w:val="en-GB"/>
        </w:rPr>
        <w:t xml:space="preserve"> glaciers </w:t>
      </w:r>
      <w:r w:rsidRPr="00FA4D8D">
        <w:rPr>
          <w:lang w:val="en-GB"/>
        </w:rPr>
        <w:t>in</w:t>
      </w:r>
      <w:r w:rsidRPr="00FA4D8D">
        <w:rPr>
          <w:color w:val="000000"/>
          <w:lang w:val="en-GB"/>
        </w:rPr>
        <w:t xml:space="preserve"> the tropics </w:t>
      </w:r>
      <w:r w:rsidRPr="003A0C0D">
        <w:fldChar w:fldCharType="begin" w:fldLock="1"/>
      </w:r>
      <w:r w:rsidR="00A94565">
        <w:rPr>
          <w:lang w:val="en-GB"/>
        </w:rPr>
        <w:instrText>ADDIN CSL_CITATION { "citationItems" : [ { "id" : "ITEM-1", "itemData" : { "DOI" : "10.1073/pnas.1822037116", "abstract" : "The glaciers near Puncak Jaya, Papua, Indonesia, the last tropical glaciers in the Western Pacific Warm Pool, have recently undergone a rapid pace of loss of ice cover and a 5.4-fold increase in the rate of thinning, augmented by the strong 2015\u20132016 El Ni\u00f1o. Ice cores recovered in 2010 record approximately the past half-century of tropical Pacific climate variability and reveal the effects of El Ni\u00f1o\u2013Southern Oscillation (ENSO). It appears that the regional warming has passed a threshold such that the next very strong ENSO event, which typically exacerbates the rising freezing levels and associated feedbacks such as reduced snow cover, could lead to the demise of the only remaining tropical glaciers between the Himalayas and the Andes.The glaciers near Puncak Jaya in Papua, Indonesia, the highest peak between the Himalayas and the Andes, are the last remaining tropical glaciers in the West Pacific Warm Pool (WPWP). Here, we report the recent, rapid retreat of the glaciers near Puncak Jaya by quantifying the loss of ice coverage and reduction of ice thickness over the last 8 y. Photographs and measurements of a 30-m accumulation stake anchored to bedrock on the summit of one of these glaciers document a rapid pace in the loss of ice cover and a \u223c5.4-fold increase in the thinning rate, which was augmented by the strong 2015\u20132016 El Ni\u00f1o. At the current rate of ice loss, these glaciers will likely disappear within the next decade. To further understand the mechanisms driving the observed retreat of these glaciers, 2 \u223c32-m-long ice cores to bedrock recovered in mid-2010 are used to reconstruct the tropical Pacific climate variability over approximately the past half-century on a quasi-interannual timescale. The ice core oxygen isotopic ratios show a significant positive linear trend since 1964 CE (0.018 \u00b1 0.008\u2030 per year; P &amp;amp;lt; 0.03) and also suggest that the glaciers\u2019 retreat is augmented by El Ni\u00f1o\u2013Southern Oscillation processes, such as convection and warming of the atmosphere and sea surface. These Papua glaciers provide the only tropical records of ice core-derived climate variability for the WPWP.", "author" : [ { "dropping-particle" : "", "family" : "Permana", "given" : "Donaldi S", "non-dropping-particle" : "", "parse-names" : false, "suffix" : "" }, { "dropping-particle" : "", "family" : "Thompson", "given" : "Lonnie G", "non-dropping-particle" : "", "parse-names" : false, "suffix" : "" }, { "dropping-particle" : "", "family" : "Mosley-Thompson", "given" : "Ellen", "non-dropping-particle" : "", "parse-names" : false, "suffix" : "" }, { "dropping-particle" : "", "family" : "Davis", "given" : "Mary E", "non-dropping-particle" : "", "parse-names" : false, "suffix" : "" }, { "dropping-particle" : "", "family" : "Lin", "given" : "Ping-Nan", "non-dropping-particle" : "", "parse-names" : false, "suffix" : "" }, { "dropping-particle" : "", "family" : "Nicolas", "given" : "Julien P", "non-dropping-particle" : "", "parse-names" : false, "suffix" : "" }, { "dropping-particle" : "", "family" : "Bolzan", "given" : "John F", "non-dropping-particle" : "", "parse-names" : false, "suffix" : "" }, { "dropping-particle" : "", "family" : "Bird", "given" : "Broxton W", "non-dropping-particle" : "", "parse-names" : false, "suffix" : "" }, { "dropping-particle" : "", "family" : "Mikhalenko", "given" : "Vladimir N", "non-dropping-particle" : "", "parse-names" : false, "suffix" : "" }, { "dropping-particle" : "", "family" : "Gabrielli", "given" : "Paolo", "non-dropping-particle" : "", "parse-names" : false, "suffix" : "" }, { "dropping-particle" : "", "family" : "Zagorodnov", "given" : "Victor", "non-dropping-particle" : "", "parse-names" : false, "suffix" : "" }, { "dropping-particle" : "", "family" : "Mountain", "given" : "Keith R", "non-dropping-particle" : "", "parse-names" : false, "suffix" : "" }, { "dropping-particle" : "", "family" : "Schotterer", "given" : "Ulrich", "non-dropping-particle" : "", "parse-names" : false, "suffix" : "" }, { "dropping-particle" : "", "family" : "Hanggoro", "given" : "Wido", "non-dropping-particle" : "", "parse-names" : false, "suffix" : "" }, { "dropping-particle" : "", "family" : "Habibie", "given" : "Muhammad N", "non-dropping-particle" : "", "parse-names" : false, "suffix" : "" }, { "dropping-particle" : "", "family" : "Kaize", "given" : "Yohanes", "non-dropping-particle" : "", "parse-names" : false, "suffix" : "" }, { "dropping-particle" : "", "family" : "Gunawan", "given" : "Dodo", "non-dropping-particle" : "", "parse-names" : false, "suffix" : "" }, { "dropping-particle" : "", "family" : "Setyadi", "given" : "Gesang", "non-dropping-particle" : "", "parse-names" : false, "suffix" : "" }, { "dropping-particle" : "", "family" : "Susanto", "given" : "Raden D", "non-dropping-particle" : "", "parse-names" : false, "suffix" : "" }, { "dropping-particle" : "", "family" : "Fern\u00e1ndez", "given" : "Alfonso", "non-dropping-particle" : "", "parse-names" : false, "suffix" : "" }, { "dropping-particle" : "", "family" : "Mark", "given" : "Bryan G", "non-dropping-particle" : "", "parse-names" : false, "suffix" : "" } ], "container-title" : "Proceedings of the National Academy of Sciences", "id" : "ITEM-1", "issue" : "52", "issued" : { "date-parts" : [ [ "2019", "12", "26" ] ] }, "page" : "26382-26388", "title" : "Disappearance of the last tropical glaciers in the Western Pacific Warm Pool (Papua, Indonesia) appears imminent", "translator" : [ { "dropping-particle" : "", "family" : "H4463", "given" : "", "non-dropping-particle" : "", "parse-names" : false, "suffix" : "" } ], "type" : "article-journal", "volume" : "116" }, "uris" : [ "http://www.mendeley.com/documents/?uuid=f40d813a-8885-46ab-978e-80effb481b31" ] } ], "mendeley" : { "formattedCitation" : "(Permana et al., 2019)", "plainTextFormattedCitation" : "(Permana et al., 2019)", "previouslyFormattedCitation" : "(Permana et al., 2019)" }, "properties" : { "noteIndex" : 0 }, "schema" : "https://github.com/citation-style-language/schema/raw/master/csl-citation.json" }</w:instrText>
      </w:r>
      <w:r w:rsidRPr="003A0C0D">
        <w:fldChar w:fldCharType="separate"/>
      </w:r>
      <w:ins w:id="5110" w:author="Robin Matthews" w:date="2021-05-18T16:06:00Z">
        <w:r w:rsidR="00602365">
          <w:rPr>
            <w:noProof/>
          </w:rPr>
          <w:t>(Permana et al., 2019)</w:t>
        </w:r>
      </w:ins>
      <w:del w:id="5111" w:author="Robin Matthews" w:date="2021-05-18T16:06:00Z">
        <w:r w:rsidRPr="003A0C0D" w:rsidDel="00602365">
          <w:rPr>
            <w:noProof/>
          </w:rPr>
          <w:delText>(Permana et al., 2019)</w:delText>
        </w:r>
      </w:del>
      <w:r w:rsidRPr="003A0C0D">
        <w:fldChar w:fldCharType="end"/>
      </w:r>
      <w:r w:rsidRPr="003A0C0D">
        <w:t xml:space="preserve"> and the</w:t>
      </w:r>
      <w:r w:rsidRPr="003A0C0D">
        <w:rPr>
          <w:color w:val="000000"/>
        </w:rPr>
        <w:t xml:space="preserve"> mid-latitudes </w:t>
      </w:r>
      <w:r w:rsidRPr="003A0C0D">
        <w:rPr>
          <w:color w:val="000000"/>
        </w:rPr>
        <w:fldChar w:fldCharType="begin" w:fldLock="1"/>
      </w:r>
      <w:r w:rsidR="00A94565">
        <w:rPr>
          <w:color w:val="000000"/>
        </w:rPr>
        <w:instrText>ADDIN CSL_CITATION { "citationItems" : [ { "id" : "ITEM-1", "itemData" : { "DOI" : "10.5194/tc-10-2779-2016", "ISSN" : "1994-0424", "abstract" : "Abstract. In 2011 four ice cores were extracted from the summit of Alto dell'Ortles (3859 m), the highest glacier of South Tyrol in the Italian Alps. This drilling site is located only 37 km southwest from where the Tyrolean Iceman, \u223c 5.3 kyrs old, was discovered emerging from the ablating ice field of Tisenjoch (3210 m, near the Italian\u2013Austrian border) in 1991. The excellent preservation of this mummy suggested that the Tyrolean Iceman was continuously embedded in prehistoric ice and that additional ancient ice was likely preserved elsewhere in South Tyrol. Dating of the ice cores from Alto dell'Ortles based on 210Pb, tritium, beta activity and 14C determinations, combined with an empirical model (COPRA), provides evidence for a chronologically ordered ice stratigraphy from the modern glacier surface down to the bottom ice layers with an age of \u223c 7 kyrs, which confirms the hypothesis. Our results indicate that the drilling site has continuously been glaciated on frozen bedrock since \u223c 7 kyrs BP. Absence of older ice on the highest glacier of South Tyrol is consistent with the removal of basal ice from bedrock during the Northern Hemisphere Climatic Optimum (6\u20139 kyrs BP), the warmest interval in the European Alps during the Holocene. Borehole inclinometric measurements of the current glacier flow combined with surface ground penetration radar (GPR) measurements indicate that, due to the sustained atmospheric warming since the 1980s, an acceleration of the glacier Alto dell'Ortles flow has just recently begun. Given the stratigraphic\u2013chronological continuity of the Mt. Ortles cores over millennia, it can be argued that this behaviour has been unprecedented at this location since the Northern Hemisphere Climatic Optimum.", "author" : [ { "dropping-particle" : "", "family" : "Gabrielli", "given" : "Paolo", "non-dropping-particle" : "", "parse-names" : false, "suffix" : "" }, { "dropping-particle" : "", "family" : "Barbante", "given" : "Carlo", "non-dropping-particle" : "", "parse-names" : false, "suffix" : "" }, { "dropping-particle" : "", "family" : "Bertagna", "given" : "Giuliano", "non-dropping-particle" : "", "parse-names" : false, "suffix" : "" }, { "dropping-particle" : "", "family" : "Bert\u00f3", "given" : "Michele", "non-dropping-particle" : "", "parse-names" : false, "suffix" : "" }, { "dropping-particle" : "", "family" : "Binder", "given" : "Daniel", "non-dropping-particle" : "", "parse-names" : false, "suffix" : "" }, { "dropping-particle" : "", "family" : "Carton", "given" : "Alberto", "non-dropping-particle" : "", "parse-names" : false, "suffix" : "" }, { "dropping-particle" : "", "family" : "Carturan", "given" : "Luca", "non-dropping-particle" : "", "parse-names" : false, "suffix" : "" }, { "dropping-particle" : "", "family" : "Cazorzi", "given" : "Federico", "non-dropping-particle" : "", "parse-names" : false, "suffix" : "" }, { "dropping-particle" : "", "family" : "Cozzi", "given" : "Giulio", "non-dropping-particle" : "", "parse-names" : false, "suffix" : "" }, { "dropping-particle" : "", "family" : "Dalla Fontana", "given" : "Giancarlo", "non-dropping-particle" : "", "parse-names" : false, "suffix" : "" }, { "dropping-particle" : "", "family" : "Davis", "given" : "Mary", "non-dropping-particle" : "", "parse-names" : false, "suffix" : "" }, { "dropping-particle" : "", "family" : "Blasi", "given" : "Fabrizio", "non-dropping-particle" : "De", "parse-names" : false, "suffix" : "" }, { "dropping-particle" : "", "family" : "Dinale", "given" : "Roberto", "non-dropping-particle" : "", "parse-names" : false, "suffix" : "" }, { "dropping-particle" : "", "family" : "Drag\u00e0", "given" : "Gianfranco", "non-dropping-particle" : "", "parse-names" : false, "suffix" : "" }, { "dropping-particle" : "", "family" : "Dreossi", "given" : "Giuliano", "non-dropping-particle" : "", "parse-names" : false, "suffix" : "" }, { "dropping-particle" : "", "family" : "Festi", "given" : "Daniela", "non-dropping-particle" : "", "parse-names" : false, "suffix" : "" }, { "dropping-particle" : "", "family" : "Frezzotti", "given" : "Massimo", "non-dropping-particle" : "", "parse-names" : false, "suffix" : "" }, { "dropping-particle" : "", "family" : "Gabrieli", "given" : "Jacopo", "non-dropping-particle" : "", "parse-names" : false, "suffix" : "" }, { "dropping-particle" : "", "family" : "Galos", "given" : "Stephan P", "non-dropping-particle" : "", "parse-names" : false, "suffix" : "" }, { "dropping-particle" : "", "family" : "Ginot", "given" : "Patrick", "non-dropping-particle" : "", "parse-names" : false, "suffix" : "" }, { "dropping-particle" : "", "family" : "Heidenwolf", "given" : "Petra", "non-dropping-particle" : "", "parse-names" : false, "suffix" : "" }, { "dropping-particle" : "", "family" : "Jenk", "given" : "Theo M", "non-dropping-particle" : "", "parse-names" : false, "suffix" : "" }, { "dropping-particle" : "", "family" : "Kehrwald", "given" : "Natalie", "non-dropping-particle" : "", "parse-names" : false, "suffix" : "" }, { "dropping-particle" : "", "family" : "Kenny", "given" : "Donald", "non-dropping-particle" : "", "parse-names" : false, "suffix" : "" }, { "dropping-particle" : "", "family" : "Magand", "given" : "Olivier", "non-dropping-particle" : "", "parse-names" : false, "suffix" : "" }, { "dropping-particle" : "", "family" : "Mair", "given" : "Volkmar", "non-dropping-particle" : "", "parse-names" : false, "suffix" : "" }, { "dropping-particle" : "", "family" : "Mikhalenko", "given" : "Vladimir", "non-dropping-particle" : "", "parse-names" : false, "suffix" : "" }, { "dropping-particle" : "", "family" : "Lin", "given" : "Ping Nan", "non-dropping-particle" : "", "parse-names" : false, "suffix" : "" }, { "dropping-particle" : "", "family" : "Oeggl", "given" : "Klaus", "non-dropping-particle" : "", "parse-names" : false, "suffix" : "" }, { "dropping-particle" : "", "family" : "Piffer", "given" : "Gianni", "non-dropping-particle" : "", "parse-names" : false, "suffix" : "" }, { "dropping-particle" : "", "family" : "Rinaldi", "given" : "Mirko", "non-dropping-particle" : "", "parse-names" : false, "suffix" : "" }, { "dropping-particle" : "", "family" : "Schotterer", "given" : "Ulrich", "non-dropping-particle" : "", "parse-names" : false, "suffix" : "" }, { "dropping-particle" : "", "family" : "Schwikowski", "given" : "Margit", "non-dropping-particle" : "", "parse-names" : false, "suffix" : "" }, { "dropping-particle" : "", "family" : "Seppi", "given" : "Roberto", "non-dropping-particle" : "", "parse-names" : false, "suffix" : "" }, { "dropping-particle" : "", "family" : "Spolaor", "given" : "Andrea", "non-dropping-particle" : "", "parse-names" : false, "suffix" : "" }, { "dropping-particle" : "", "family" : "Stenni", "given" : "Barbara", "non-dropping-particle" : "", "parse-names" : false, "suffix" : "" }, { "dropping-particle" : "", "family" : "Tonidandel", "given" : "David", "non-dropping-particle" : "", "parse-names" : false, "suffix" : "" }, { "dropping-particle" : "", "family" : "Uglietti", "given" : "Chiara", "non-dropping-particle" : "", "parse-names" : false, "suffix" : "" }, { "dropping-particle" : "", "family" : "Zagorodnov", "given" : "Victor", "non-dropping-particle" : "", "parse-names" : false, "suffix" : "" }, { "dropping-particle" : "", "family" : "Zanoner", "given" : "Thomas", "non-dropping-particle" : "", "parse-names" : false, "suffix" : "" }, { "dropping-particle" : "", "family" : "Zennaro", "given" : "Piero", "non-dropping-particle" : "", "parse-names" : false, "suffix" : "" } ], "container-title" : "The Cryosphere", "id" : "ITEM-1", "issue" : "6", "issued" : { "date-parts" : [ [ "2016", "11", "17" ] ] }, "page" : "2779-2797", "title" : "Age of the Mt. Ortles ice cores, the Tyrolean Iceman and glaciation of the highest summit of South Tyrol since the Northern Hemisphere Climatic Optimum", "translator" : [ { "dropping-particle" : "", "family" : "H4462", "given" : "", "non-dropping-particle" : "", "parse-names" : false, "suffix" : "" } ], "type" : "article-journal", "volume" : "10" }, "uris" : [ "http://www.mendeley.com/documents/?uuid=c3dc7392-f1af-4ea3-b6c0-59ea7b976487" ] }, { "id" : "ITEM-2", "itemData" : { "DOI" : "10.5194/tc-15-1157-2021", "ISSN" : "1994-0424", "author" : [ { "dropping-particle" : "", "family" : "Moreno", "given" : "Ana", "non-dropping-particle" : "", "parse-names" : false, "suffix" : "" }, { "dropping-particle" : "", "family" : "Bartolom\u00e9", "given" : "Miguel", "non-dropping-particle" : "", "parse-names" : false, "suffix" : "" }, { "dropping-particle" : "", "family" : "L\u00f3pez-Moreno", "given" : "Juan Ignacio", "non-dropping-particle" : "", "parse-names" : false, "suffix" : "" }, { "dropping-particle" : "", "family" : "Pey", "given" : "Jorge", "non-dropping-particle" : "", "parse-names" : false, "suffix" : "" }, { "dropping-particle" : "", "family" : "Corella", "given" : "Juan Pablo", "non-dropping-particle" : "", "parse-names" : false, "suffix" : "" }, { "dropping-particle" : "", "family" : "Garc\u00eda-Orellana", "given" : "Jordi", "non-dropping-particle" : "", "parse-names" : false, "suffix" : "" }, { "dropping-particle" : "", "family" : "Sancho", "given" : "Carlos", "non-dropping-particle" : "", "parse-names" : false, "suffix" : "" }, { "dropping-particle" : "", "family" : "Leunda", "given" : "Mar\u00eda", "non-dropping-particle" : "", "parse-names" : false, "suffix" : "" }, { "dropping-particle" : "", "family" : "Gil-Romera", "given" : "Graciela", "non-dropping-particle" : "", "parse-names" : false, "suffix" : "" }, { "dropping-particle" : "", "family" : "Gonz\u00e1lez-Samp\u00e9riz", "given" : "Pen\u00e9lope", "non-dropping-particle" : "", "parse-names" : false, "suffix" : "" }, { "dropping-particle" : "", "family" : "P\u00e9rez-Mej\u00edas", "given" : "Carlos", "non-dropping-particle" : "", "parse-names" : false, "suffix" : "" }, { "dropping-particle" : "", "family" : "Navarro", "given" : "Francisco", "non-dropping-particle" : "", "parse-names" : false, "suffix" : "" }, { "dropping-particle" : "", "family" : "Otero-Garc\u00eda", "given" : "Jaime", "non-dropping-particle" : "", "parse-names" : false, "suffix" : "" }, { "dropping-particle" : "", "family" : "Lapazaran", "given" : "Javier", "non-dropping-particle" : "", "parse-names" : false, "suffix" : "" }, { "dropping-particle" : "", "family" : "Alonso-Gonz\u00e1lez", "given" : "Esteban", "non-dropping-particle" : "", "parse-names" : false, "suffix" : "" }, { "dropping-particle" : "", "family" : "Cid", "given" : "Cristina", "non-dropping-particle" : "", "parse-names" : false, "suffix" : "" }, { "dropping-particle" : "", "family" : "L\u00f3pez-Mart\u00ednez", "given" : "Jer\u00f3nimo", "non-dropping-particle" : "", "parse-names" : false, "suffix" : "" }, { "dropping-particle" : "", "family" : "Oliva-Urcia", "given" : "Bel\u00e9n", "non-dropping-particle" : "", "parse-names" : false, "suffix" : "" }, { "dropping-particle" : "", "family" : "Faria", "given" : "S\u00e9rgio Henrique", "non-dropping-particle" : "", "parse-names" : false, "suffix" : "" }, { "dropping-particle" : "", "family" : "Sierra", "given" : "Mar\u00eda Jos\u00e9", "non-dropping-particle" : "", "parse-names" : false, "suffix" : "" }, { "dropping-particle" : "", "family" : "Mill\u00e1n", "given" : "Roc\u00edo", "non-dropping-particle" : "", "parse-names" : false, "suffix" : "" }, { "dropping-particle" : "", "family" : "Querol", "given" : "Xavier", "non-dropping-particle" : "", "parse-names" : false, "suffix" : "" }, { "dropping-particle" : "", "family" : "Alastuey", "given" : "Andr\u00e9s", "non-dropping-particle" : "", "parse-names" : false, "suffix" : "" }, { "dropping-particle" : "", "family" : "Garc\u00eda-Ru\u00edz", "given" : "Jos\u00e9 M.", "non-dropping-particle" : "", "parse-names" : false, "suffix" : "" } ], "container-title" : "The Cryosphere", "id" : "ITEM-2", "issue" : "2", "issued" : { "date-parts" : [ [ "2021", "3", "3" ] ] }, "page" : "1157-1172", "title" : "The case of a southern European glacier which survived Roman and medieval warm periods but is disappearing under recent warming", "translator" : [ { "dropping-particle" : "", "family" : "H2125", "given" : "", "non-dropping-particle" : "", "parse-names" : false, "suffix" : "" } ], "type" : "article-journal", "volume" : "15" }, "uris" : [ "http://www.mendeley.com/documents/?uuid=fe10e8c3-beb4-45fd-a7b8-7b9f20dd608b" ] }, { "id" : "ITEM-3", "itemData" : { "DOI" : "10.1002/2017JD027539", "ISSN" : "2169-897X", "abstract" : "Abstract Warming in high-elevation regions has societally important impacts on glacier mass balance, water resources, and sensitive alpine ecosystems, yet very few high-elevation temperature records exist from the middle or high latitudes. While a variety of paleoproxy records provide critical temperature records from low elevations over recent centuries, melt layers preserved in alpine glaciers present an opportunity to develop calibrated, annually resolved temperature records from high elevations. Here we present a 400-year temperature proxy record based on the melt layer stratigraphy of two ice cores collected from Mt. Hunter in Denali National Park in the central Alaska Range. The ice core record shows a sixtyfold increase in water equivalent total annual melt between the preindustrial period (before 1850 Common Era) and present day. We calibrate the melt record to summer temperatures based on weather station data from the ice core drill site and find that the increase in melt production represents a summer warming rate of at least 1.92 \u00b1 0.31\u00b0C per century during the last 100 years, exceeding rates of temperature increase at most low-elevation sites in Alaska. The Mt. Hunter melt layer record is significantly (p &lt; 0.05) correlated with surface temperatures in the central tropical Pacific through a Rossby wave-like pattern that enhances high temperatures over Alaska. Our results show that rapid alpine warming has taken place in the Alaska Range for at least a century and that conditions in the tropical oceans contribute to this warming.", "author" : [ { "dropping-particle" : "", "family" : "Winski", "given" : "Dominic", "non-dropping-particle" : "", "parse-names" : false, "suffix" : "" }, { "dropping-particle" : "", "family" : "Osterberg", "given" : "Erich", "non-dropping-particle" : "", "parse-names" : false, "suffix" : "" }, { "dropping-particle" : "", "family" : "Kreutz", "given" : "Karl", "non-dropping-particle" : "", "parse-names" : false, "suffix" : "" }, { "dropping-particle" : "", "family" : "Wake", "given" : "Cameron", "non-dropping-particle" : "", "parse-names" : false, "suffix" : "" }, { "dropping-particle" : "", "family" : "Ferris", "given" : "David", "non-dropping-particle" : "", "parse-names" : false, "suffix" : "" }, { "dropping-particle" : "", "family" : "Campbell", "given" : "Seth", "non-dropping-particle" : "", "parse-names" : false, "suffix" : "" }, { "dropping-particle" : "", "family" : "Baum", "given" : "Mark", "non-dropping-particle" : "", "parse-names" : false, "suffix" : "" }, { "dropping-particle" : "", "family" : "Bailey", "given" : "Adriana", "non-dropping-particle" : "", "parse-names" : false, "suffix" : "" }, { "dropping-parti</w:instrText>
      </w:r>
      <w:r w:rsidR="00A94565" w:rsidRPr="002079D8">
        <w:rPr>
          <w:color w:val="000000"/>
          <w:lang w:val="en-GB"/>
          <w:rPrChange w:id="5112" w:author="Elisabeth Lonnoy" w:date="2021-05-20T15:26:00Z">
            <w:rPr>
              <w:color w:val="000000"/>
            </w:rPr>
          </w:rPrChange>
        </w:rPr>
        <w:instrText>cle" : "", "family" : "Birkel", "given" : "Sean", "non-dropping-particle" : "", "parse-names" : false, "suffix" : "" }, { "dropping-particle" : "", "family" : "Introne", "given" : "Douglas", "non-dropping-particle" : "", "parse-names" : false, "suffix" : "" }, { "dropping-particle" : "", "family" : "Handley", "given" : "Mike", "non-dropping-particle" : "", "parse-names" : false, "suffix" : "" } ], "container-title" : "Journal of Geophysical Research: Atmospheres", "id" : "ITEM-3", "issue" : "7", "issued" : { "date-parts" : [ [ "2018", "4", "16" ] ] }, "note" : "https://doi.org/10.1002/2017JD027539", "page" : "3594-3611", "publisher" : "John Wiley &amp; Sons, Ltd", "title" : "A 400-Year Ice Core Melt Layer Record of Summertime Warming in the Alaska Range", "translator" : [ { "dropping-particle" : "", "family" : "H2003", "given" : "", "non-dropping-particle" : "", "parse-names" : false, "suffix" : "" } ], "type" : "article-journal", "volume" : "123" }, "uris" : [ "http://www.mendeley.com/documents/?uuid=4b6864e7-17f1-4bbf-a8fa-20994fe11ac3" ] } ], "mendeley" : { "formattedCitation" : "(Gabrielli et al., 2016; Winski et al., 2018; Moreno et al., 2021)", "plainTextFormattedCitation" : "(Gabrielli et al., 2016; Winski et al., 2018; Moreno et al., 2021)", "previouslyFormattedCitation" : "(Gabrielli et al., 2016; Winski et al., 2018; Moreno et al., 2021)" }, "properties" : { "noteIndex" : 0 }, "schema" : "https://github.com/citation-style-language/schema/raw/master/csl-citation.json" }</w:instrText>
      </w:r>
      <w:r w:rsidRPr="003A0C0D">
        <w:rPr>
          <w:color w:val="000000"/>
        </w:rPr>
        <w:fldChar w:fldCharType="separate"/>
      </w:r>
      <w:ins w:id="5113" w:author="Robin Matthews" w:date="2021-05-18T16:06:00Z">
        <w:r w:rsidR="00602365">
          <w:rPr>
            <w:noProof/>
            <w:color w:val="000000"/>
            <w:lang w:val="en-GB"/>
          </w:rPr>
          <w:t>(Gabrielli et al., 2016; Winski et al., 2018; Moreno et al., 2021)</w:t>
        </w:r>
      </w:ins>
      <w:del w:id="5114" w:author="Robin Matthews" w:date="2021-05-18T16:06:00Z">
        <w:r w:rsidRPr="00FA4D8D" w:rsidDel="00602365">
          <w:rPr>
            <w:noProof/>
            <w:color w:val="000000"/>
            <w:lang w:val="en-GB"/>
          </w:rPr>
          <w:delText>(Gabrielli et al., 2016; Winski et al., 2018; Moreno et al., 2021)</w:delText>
        </w:r>
      </w:del>
      <w:r w:rsidRPr="003A0C0D">
        <w:rPr>
          <w:color w:val="000000"/>
        </w:rPr>
        <w:fldChar w:fldCharType="end"/>
      </w:r>
      <w:r w:rsidRPr="00FA4D8D">
        <w:rPr>
          <w:lang w:val="en-GB"/>
        </w:rPr>
        <w:t xml:space="preserve"> document more frequent melt layers in recent decades, with glacial retreat occurring at a rate and geographic scale that is unusual in the Holocene </w:t>
      </w:r>
      <w:r w:rsidRPr="003A0C0D">
        <w:fldChar w:fldCharType="begin" w:fldLock="1"/>
      </w:r>
      <w:r w:rsidR="00E14AAC">
        <w:rPr>
          <w:lang w:val="en-GB"/>
        </w:rPr>
        <w:instrText>ADDIN CSL_CITATION { "citationItems" : [ { "id" : "ITEM-1", "itemData" : { "DOI" : "10.1016/j.quascirev.2014.11.018", "ISSN" : "0277-3791", "abstract" : "A global overview of glacier advances and retreats (grouped by regions and by millennia) for the Holocene is compiled from previous studies. The reconstructions of glacier fluctuations are based on 1) mapping and dating moraines defined by 14C, TCN, OSL, lichenometry and tree rings (discontinuous records/time series), and 2) sediments from proglacial lakes and speleothems (continuous records/time series). Using 189 continuous and discontinuous time series, the long-term trends and centennial fluctuations of glaciers were compared to trends in the recession of Northern and mountain tree lines, and with orbital, solar and volcanic studies to examine the likely forcing factors that drove the changes recorded. A general trend of increasing glacier size from the early\u2013mid Holocene, to the late Holocene in the extra-tropical areas of the Northern Hemisphere (NH) is related to overall summer temperature, forced by orbitally-controlled insolation. The glaciers in New Zealand and in the tropical Andes also appear to follow the orbital trend, i.e., they were decreasing from the early Holocene to the present. In contrast, glacier fluctuations in some monsoonal areas of Asia and southern South America generally did not follow the orbital trends, but fluctuated at a higher frequency possibly triggered by distinct teleconnections patterns. During the Neoglacial, advances clustered at 4.4\u20134.2ka, 3.8\u20133.4ka, 3.3\u20132.8ka, 2.6ka, 2.3\u20132.1ka, 1.5\u20131.4ka, 1.2\u20131.0ka, 0.7\u20130.5ka, corresponding to general cooling periods in the North Atlantic. Some of these episodes coincide with multidecadal periods of low solar activity, but it is unclear what mechanism might link small changes in irradiance to widespread glacier fluctuations. Explosive volcanism may have played a role in some periods of glacier advances, such as around 1.7\u20131.6ka (coinciding with the Taupo volcanic eruption at 232 \u00b1 5 CE) but the record of explosive volcanism is poorly known through the Holocene. The compilation of ages suggests that there is no single mechanism driving glacier fluctuations on a global scale. Multidecadal variations of solar and volcanic activity supported by positive feedbacks in the climate system may have played a critical role in Holocene glaciation, but further research on such linkages is needed. The rate and the global character of glacier retreat in the 20th through early 21st centuries appears unusual in the context of Holocene glaciation, though the retreating glaciers in most parts of \u2026", "author" : [ { "dropping-particle" : "", "family" : "Solomina", "given" : "Olga N", "non-dropping-particle" : "", "parse-names" : false, "suffix" : "" }, { "dropping-particle" : "", "family" : "Bradley", "given" : "Raymond S", "non-dropping-particle" : "", "parse-names" : false, "suffix" : "" }, { "dropping-particle" : "", "family" : "Hodgson", "given" : "Dominic A", "non-dropping-particle" : "", "parse-names" : false, "suffix" : "" }, { "dropping-particle" : "", "family" : "Ivy-Ochs", "given" : "Susan", "non-dropping-particle" : "", "parse-names" : false, "suffix" : "" }, { "dropping-particle" : "", "family" : "Jomelli", "given" : "Vincent", "non-dropping-particle" : "", "parse-names" : false, "suffix" : "" }, { "dropping-particle" : "", "family" : "Mackintosh", "given" : "Andrew N", "non-dropping-particle" : "", "parse-names" : false, "suffix" : "" }, { "dropping-particle" : "", "family" : "Nesje", "given" : "Atle", "non-dropping-particle" : "", "parse-names" : false, "suffix" : "" }, { "dropping-particle" : "", "family" : "Owen", "given" : "Lewis A", "non-dropping-particle" : "", "parse-names" : false, "suffix" : "" }, { "dropping-particle" : "", "family" : "Wanner", "given" : "Heinz", "non-dropping-particle" : "", "parse-names" : false, "suffix" : "" }, { "dropping-particle" : "", "family" : "Wiles", "given" : "Gregory C", "non-dropping-particle" : "", "parse-names" : false, "suffix" : "" }, { "dropping-particle" : "", "family" : "Young", "given" : "Nicolas E", "non-dropping-particle" : "", "parse-names" : false, "suffix" : "" } ], "container-title" : "Quaternary Science Reviews", "id" : "ITEM-1", "issued" : { "date-parts" : [ [ "2015" ] ] }, "page" : "9-34", "title" : "Holocene glacier fluctuations", "translator" : [ { "dropping-particle" : "", "family" : "H2131", "given" : "", "non-dropping-particle" : "", "parse-names" : false, "suffix" : "" } ], "type" : "article-journal", "volume" : "111" }, "uris" : [ "http://www.mendeley.com/documents/?uuid=8f5a67c0-897f-4f3d-9adf-6dfd65f8e743" ] } ], "mendeley" : { "formattedCitation" : "(Solomina et al., 2015)", "plainTextFormattedCitation" : "(Solomina et al., 2015)", "previouslyFormattedCitation" : "(Solomina et al., 2015)" }, "properties" : { "noteIndex" : 0 }, "schema" : "https://github.com/citation-style-language/schema/raw/master/csl-citation.json" }</w:instrText>
      </w:r>
      <w:r w:rsidRPr="003A0C0D">
        <w:fldChar w:fldCharType="separate"/>
      </w:r>
      <w:ins w:id="5115" w:author="Robin Matthews" w:date="2021-05-18T16:06:00Z">
        <w:r w:rsidR="00602365">
          <w:rPr>
            <w:noProof/>
            <w:lang w:val="en-GB"/>
          </w:rPr>
          <w:t>(Solomina et al., 2015)</w:t>
        </w:r>
      </w:ins>
      <w:del w:id="5116" w:author="Robin Matthews" w:date="2021-05-18T16:06:00Z">
        <w:r w:rsidRPr="00FA4D8D" w:rsidDel="00602365">
          <w:rPr>
            <w:noProof/>
            <w:lang w:val="en-GB"/>
          </w:rPr>
          <w:delText>(Solomina et al., 2015)</w:delText>
        </w:r>
      </w:del>
      <w:r w:rsidRPr="003A0C0D">
        <w:fldChar w:fldCharType="end"/>
      </w:r>
      <w:r w:rsidRPr="00FA4D8D">
        <w:rPr>
          <w:lang w:val="en-GB"/>
        </w:rPr>
        <w:t>.</w:t>
      </w:r>
      <w:r w:rsidRPr="00FA4D8D">
        <w:rPr>
          <w:color w:val="000000"/>
          <w:lang w:val="en-GB"/>
        </w:rPr>
        <w:t xml:space="preserve"> The scope </w:t>
      </w:r>
      <w:r w:rsidRPr="00FA4D8D">
        <w:rPr>
          <w:lang w:val="en-GB"/>
        </w:rPr>
        <w:t xml:space="preserve">and severity of coral bleaching and mortality events have increased in recent decades </w:t>
      </w:r>
      <w:r w:rsidRPr="003A0C0D">
        <w:fldChar w:fldCharType="begin" w:fldLock="1"/>
      </w:r>
      <w:r w:rsidR="00E81B0B">
        <w:rPr>
          <w:lang w:val="en-GB"/>
        </w:rPr>
        <w:instrText>ADDIN CSL_CITATION { "citationItems" : [ { "id" : "ITEM-1", "itemData" : { "DOI" : "10.1126/science.aan8048", "ISSN" : "0036-8075", "abstract" : "Tropical reef systems are transitioning to a new era in which the interval between recurrent bouts of coral bleaching is too short for a full recovery of mature assemblages. We analyzed bleaching records at 100 globally distributed reef locations from 1980 to 2016. The median return time between pairs of severe bleaching events has diminished steadily since 1980 and is now only 6 years. As global warming has progressed, tropical sea surface temperatures are warmer now during current La Ni\u00f1a conditions than they were during El Ni\u00f1o events three decades ago. Consequently, as we transition to the Anthropocene, coral bleaching is occurring more frequently in all El Ni\u00f1o\u2013Southern Oscillation phases, increasing the likelihood of annual bleaching in the coming decades.", "author" : [ { "dropping-particle" : "", "family" : "Hughes", "given" : "Terry P.", "non-dropping-particle" : "", "parse-names" : false, "suffix" : "" }, { "dropping-particle" : "", "family" : "Anderson", "given" : "Kristen D.", "non-dropping-particle" : "", "parse-names" : false, "suffix" : "" }, { "dropping-particle" : "", "family" : "Connolly", "given" : "Sean R.", "non-dropping-particle" : "", "parse-names" : false, "suffix" : "" }, { "dropping-particle" : "", "family" : "Heron", "given" : "Scott F.", "non-dropping-particle" : "", "parse-names" : false, "suffix" : "" }, { "dropping-particle" : "", "family" : "Kerry", "given" : "James T.", "non-dropping-particle" : "", "parse-names" : false, "suffix" : "" }, { "dropping-particle" : "", "family" : "Lough", "given" : "Janice M.", "non-dropping-particle" : "", "parse-names" : false, "suffix" : "" }, { "dropping-particle" : "", "family" : "Baird", "given" : "Andrew H.", "non-dropping-particle" : "", "parse-names" : false, "suffix" : "" }, { "dropping-particle" : "", "family" : "Baum", "given" : "Julia K.", "non-dropping-particle" : "", "parse-names" : false, "suffix" : "" }, { "dropping-particle" : "", "family" : "Berumen", "given" : "Michael L.", "non-dropping-particle" : "", "parse-names" : false, "suffix" : "" }, { "dropping-particle" : "", "family" : "Bridge", "given" : "Tom C.", "non-dropping-particle" : "", "parse-names" : false, "suffix" : "" }, { "dropping-particle" : "", "family" : "Claar", "given" : "Danielle C.", "non-dropping-particle" : "", "parse-names" : false, "suffix" : "" }, { "dropping-particle" : "", "family" : "Eakin", "given" : "C. Mark", "non-dropping-particle" : "", "parse-names" : false, "suffix" : "" }, { "dropping-particle" : "", "family" : "Gilmour", "given" : "James P.", "non-dropping-particle" : "", "parse-names" : false, "suffix" : "" }, { "dropping-particle" : "", "family" : "Graham", "given" : "Nicholas A. J.", "non-dropping-particle" : "", "parse-names" : false, "suffix" : "" }, { "dropping-particle" : "", "family" : "Harrison", "given" : "Hugo", "non-dropping-particle" : "", "parse-names" : false, "suffix" : "" }, { "dropping-particle" : "", "family" : "Hobbs", "given" : "Jean-Paul A.", "non-dropping-particle" : "", "parse-names" : false, "suffix" : "" }, { "dropping-particle" : "", "family" : "Hoey", "given" : "Andrew S.", "non-dropping-particle" : "", "parse-names" : false, "suffix" : "" }, { "dropping-particle" : "", "family" : "Hoogenboom", "given" : "Mia", "non-dropping-particle" : "", "parse-names" : false, "suffix" : "" }, { "dropping-particle" : "", "family" : "Lowe", "given" : "Ryan J.", "non-dropping-particle" : "", "parse-names" : false, "suffix" : "" }, { "dropping-particle" : "", "family" : "McCulloch", "given" : "Malcolm T.", "non-dropping-particle" : "", "parse-names" : false, "suffix" : "" }, { "dropping-particle" : "", "family" : "Pandolfi", "given" : "John M.", "non-dropping-particle" : "", "parse-names" : false, "suffix" : "" }, { "dropping-particle" : "", "family" : "Pratchett", "given" : "Morgan", "non-dropping-particle" : "", "parse-names" : false, "suffix" : "" }, { "dropping-particle" : "", "family" : "Schoepf", "given" : "Verena", "non-dropping-particle" : "", "parse-names" : false, "suffix" : "" }, { "dropping-particle" : "", "family" : "Torda", "given" : "Gergely", "non-dropping-particle" : "", "parse-names" : false, "suffix" : "" }, { "dropping-particle" : "", "family" : "Wilson", "given" : "Shaun K.", "non-dropping-particle" : "", "parse-names" : false, "suffix" : "" } ], "container-title" : "Science", "id" : "ITEM-1", "issue" : "6371", "issued" : { "date-parts" : [ [ "2018", "1", "5" ] ] }, "page" : "80-83", "title" : "Spatial and temporal patterns of mass bleaching of corals in the Anthropocene", "translator" : [ { "dropping-particle" : "", "family" : "H3624", "given" : "", "non-dropping-particle" : "", "parse-names" : false, "suffix" : "" } ], "type" : "article-journal", "volume" : "359" }, "uris" : [ "http://www.mendeley.com/documents/?uuid=2f5e5385-9013-4a36-81b6-3f76721cc8bd" ] } ], "mendeley" : { "formattedCitation" : "(Hughes et al., 2018)", "plainTextFormattedCitation" : "(Hughes et al., 2018)", "previouslyFormattedCitation" : "(Hughes et al., 2018)" }, "properties" : { "noteIndex" : 0 }, "schema" : "https://github.com/citation-style-language/schema/raw/master/csl-citation.json" }</w:instrText>
      </w:r>
      <w:r w:rsidRPr="003A0C0D">
        <w:fldChar w:fldCharType="separate"/>
      </w:r>
      <w:ins w:id="5117" w:author="Robin Matthews" w:date="2021-05-18T16:06:00Z">
        <w:r w:rsidR="00602365">
          <w:rPr>
            <w:noProof/>
            <w:lang w:val="en-GB"/>
          </w:rPr>
          <w:t>(Hughes et al., 2018)</w:t>
        </w:r>
      </w:ins>
      <w:del w:id="5118" w:author="Robin Matthews" w:date="2021-05-18T16:06:00Z">
        <w:r w:rsidRPr="00FA4D8D" w:rsidDel="00602365">
          <w:rPr>
            <w:noProof/>
            <w:lang w:val="en-GB"/>
          </w:rPr>
          <w:delText>(Hughes et al., 2018)</w:delText>
        </w:r>
      </w:del>
      <w:r w:rsidRPr="003A0C0D">
        <w:fldChar w:fldCharType="end"/>
      </w:r>
      <w:r w:rsidRPr="00FA4D8D">
        <w:rPr>
          <w:lang w:val="en-GB"/>
        </w:rPr>
        <w:t>, with profound implications for the recovery of coral climate archives from new and existing sites. An observed increase in the mortality of larger, l</w:t>
      </w:r>
      <w:r w:rsidRPr="00FA4D8D">
        <w:rPr>
          <w:color w:val="000000"/>
          <w:lang w:val="en-GB"/>
        </w:rPr>
        <w:t xml:space="preserve">ong-lived trees over the </w:t>
      </w:r>
      <w:r w:rsidRPr="00FA4D8D">
        <w:rPr>
          <w:lang w:val="en-GB"/>
        </w:rPr>
        <w:t xml:space="preserve">last century is attributed to a combination of warming, </w:t>
      </w:r>
      <w:del w:id="5119" w:author="Ian Blenkinsop" w:date="2021-07-08T10:20:00Z">
        <w:r w:rsidRPr="00FA4D8D" w:rsidDel="004569B4">
          <w:rPr>
            <w:lang w:val="en-GB"/>
          </w:rPr>
          <w:delText xml:space="preserve">land </w:delText>
        </w:r>
      </w:del>
      <w:ins w:id="5120" w:author="Ian Blenkinsop" w:date="2021-07-08T10:20:00Z">
        <w:r w:rsidR="004569B4" w:rsidRPr="00FA4D8D">
          <w:rPr>
            <w:lang w:val="en-GB"/>
          </w:rPr>
          <w:t>land</w:t>
        </w:r>
        <w:r w:rsidR="004569B4">
          <w:rPr>
            <w:lang w:val="en-GB"/>
          </w:rPr>
          <w:t>-</w:t>
        </w:r>
      </w:ins>
      <w:r w:rsidRPr="00FA4D8D">
        <w:rPr>
          <w:lang w:val="en-GB"/>
        </w:rPr>
        <w:t xml:space="preserve">use change, and disturbance </w:t>
      </w:r>
      <w:r w:rsidRPr="003A0C0D">
        <w:fldChar w:fldCharType="begin" w:fldLock="1"/>
      </w:r>
      <w:ins w:id="5121" w:author="Robin Matthews" w:date="2021-05-18T17:59:00Z">
        <w:r w:rsidR="00EB254E">
          <w:rPr>
            <w:lang w:val="en-GB"/>
          </w:rPr>
          <w:instrText>ADDIN CSL_CITATION { "citationItems" : [ { "id" : "ITEM-1", "itemData" : { "DOI" : "10.1126/science.aaz9463", "abstract" : "Forest dynamics are the processes of recruitment, growth, death, and turnover of the constituent tree species of the forest community. These processes are driven by disturbances both natural and anthropogenic. McDowell et al. review recent progress in understanding the drivers of forest dynamics and how these are interacting and changing in the context of global climate change. The authors show that shifts in forest dynamics are already occurring, and the emerging pattern is that global forests are tending toward younger stands with faster turnover as old-growth forest with stable dynamics are dwindling.Science, this issue p. eaaz9463BACKGROUNDForest dynamics arise from the interplay of chronic drivers and transient disturbances with the demographic processes of recruitment, growth, and mortality. The resulting trajectories of vegetation development drive the biomass and species composition of terrestrial ecosystems. Forest dynamics are changing because of anthropogenic-driven exacerbation of chronic drivers, such as rising temperature and CO2, and increasing transient disturbances, including wildfire, drought, windthrow, biotic attack, and land-use change. There are widespread observations of increasing tree mortality due to changing climate and land use, as well as observations of growth stimulation of younger forests due to CO2 fertilization. These antagonistic processes are co-occurring globally, leaving the fate of future forests uncertain. We examine the implications of changing forest demography and its drivers for both future forest management and forecasting impacts of global climate forcing.ADVANCESWe reviewed the literature of forest demographic responses to chronic drivers and transient disturbances to generate hypotheses on future trajectories of these factors and their subsequent impacts on vegetation dynamics, with a focus on forested ecosystems. We complemented this review with analyses of global land-use change and disturbance datasets to independently evaluate the implications of changing drivers and disturbances on global-scale tree demographics. Ongoing changes in environmental drivers and disturbance regimes are consistently increasing mortality and forcing forests toward shorter-statured and younger stands, reducing potential carbon storage. Acclimation, adaptation, and migration may partially mitigate these effects. These increased forest impacts are due to natural disturbances (e.g., wildfire, drought, windthrow, insect or pathog\u2026", "author" : [ { "dropping-particle" : "", "family" : "McDowell", "given" : "Nate G", "non-dropping-particle" : "", "parse-names" : false, "suffix" : "" }, { "dropping-particle" : "", "family" : "Allen", "given" : "Craig D", "non-dropping-particle" : "", "parse-names" : false, "suffix" : "" }, { "dropping-particle" : "", "family" : "Anderson-Teixeira", "given" : "Kristina", "non-dropping-particle" : "", "parse-names" : false, "suffix" : "" }, { "dropping-particle" : "", "family" : "Aukema", "given" : "Brian H", "non-dropping-particle" : "", "parse-names" : false, "suffix" : "" }, { "dropping-particle" : "", "family" : "Bond-Lamberty", "given" : "Ben", "non-dropping-particle" : "", "parse-names" : false, "suffix" : "" }, { "dropping-particle" : "", "family" : "Chini", "given" : "Louise", "non-dropping-particle" : "", "parse-names" : false, "suffix" : "" }, { "dropping-particle" : "", "family" : "Clark", "given" : "James S", "non-dropping-particle" : "", "parse-names" : false, "suffix" : "" }, { "dropping-particle" : "", "family" : "Dietze", "given" : "Michael", "non-dropping-particle" : "", "parse-names" : false, "suffix" : "" }, { "dropping-particle" : "", "family" : "Grossiord", "given" : "Charlotte", "non-dropping-particle" : "", "parse-names" : false, "suffix" : "" }, { "dropping-particle" : "", "family" : "Hanbury-Brown", "given" : "Adam", "non-dropping-particle" : "", "parse-names" : false, "suffix" : "" }, { "dropping-particle" : "", "family" : "Hurtt", "given" : "George C", "non-dropping-particle" : "", "parse-names" : false, "suffix" : "" }, { "dropping-particle" : "", "family" : "Jackson", "given" : "Robert B", "non-dropping-particle" : "", "parse-names" : false, "suffix" : "" }, { "dropping-particle" : "", "family" : "Johnson", "given" : "Daniel J", "non-dropping-particle" : "", "parse-names" : false, "suffix" : "" }, { "dropping-particle" : "", "family" : "Kueppers", "given" : "Lara", "non-dropping-particle" : "", "parse-names" : false, "suffix" : "" }, { "dropping-particle" : "", "family" : "Lichstein", "given" : "Jeremy W", "non-dropping-particle" : "", "parse-names" : false, "suffix" : "" }, { "dropping-particle" : "", "family" : "Ogle", "given" : "Kiona", "non-dropping-particle" : "", "parse-names" : false, "suffix" : "" }, { "dropping-particle" : "", "family" : "Poulter", "given" : "Benjamin", "non-dropping-particle" : "", "parse-names" : false, "suffix" : "" }, { "dropping-particle" : "", "family" : "Pugh", "given" : "Thomas A M", "non-dropping-particle" : "", "parse-names" : false, "suffix" : "" }, { "dropping-particle" : "", "family" : "Seidl", "given" : "Rupert", "non-dropping-particle" : "", "parse-names" : false, "suffix" : "" }, { "dropping-particle" : "", "family" : "Turner", "given" : "Monica G", "non-dropping-particle" : "", "parse-names" : false, "suffix" : "" }, { "dropping-particle" : "", "family" : "Uriarte", "given" : "Maria", "non-dropping-particle" : "", "parse-names" : false, "suffix" : "" }, { "dropping-particle" : "", "family" : "Walker", "given" : "Anthony P", "non-dropping-particle" : "", "parse-names" : false, "suffix" : "" }, { "dropping-particle" : "", "family" : "Xu", "given" : "Chonggang", "non-dropping-particle" : "", "parse-names" : false, "suffix" : "" } ], "container-title" : "Science", "id" : "ITEM-1", "issue" : "6494", "issued" : { "date-parts" : [ [ "2020", "5", "29" ] ] }, "page" : "eaaz9463", "title" : "Pervasive shifts in forest dynamics in a changing world", "translator" : [ { "dropping-particle" : "", "family" : "H4469", "given" : "", "non-dropping-particle" : "", "parse-names" : false, "suffix" : "" } ], "type" : "article-journal", "volume" : "368" }, "uris" : [ "http://www.mendeley.com/documents/?uuid=41f22d5f-72a7-45f0-a375-fba8e3df816c" ] } ], "mendeley" : { "formattedCitation" : "(McDowell et al., 2020)", "manualFormatting" : "(e.g., McDowell et al., 2020)", "plainTextFormattedCitation" : "(McDowell et al., 2020)", "previouslyFormattedCitation" : "(McDowell et al., 2020)" }, "properties" : { "noteIndex" : 0 }, "schema" : "https://github.com/citation-style-language/schema/raw/master/csl-citation.json" }</w:instrText>
        </w:r>
      </w:ins>
      <w:del w:id="5122" w:author="Robin Matthews" w:date="2021-05-18T17:59:00Z">
        <w:r w:rsidR="00E81B0B" w:rsidDel="00EB254E">
          <w:rPr>
            <w:lang w:val="en-GB"/>
          </w:rPr>
          <w:delInstrText>ADDIN CSL_CITATION { "citationItems" : [ { "id" : "ITEM-1", "itemData" : { "DOI" : "10.1126/science.aaz9463", "abstract" : "Forest dynamics are the processes of recruitment, growth, death, and turnover of the constituent tree species of the forest community. These processes are driven by disturbances both natural and anthropogenic. McDowell et al. review recent progress in understanding the drivers of forest dynamics and how these are interacting and changing in the context of global climate change. The authors show that shifts in forest dynamics are already occurring, and the emerging pattern is that global forests are tending toward younger stands with faster turnover as old-growth forest with stable dynamics are dwindling.Science, this issue p. eaaz9463BACKGROUNDForest dynamics arise from the interplay of chronic drivers and transient disturbances with the demographic processes of recruitment, growth, and mortality. The resulting trajectories of vegetation development drive the biomass and species composition of terrestrial ecosystems. Forest dynamics are changing because of anthropogenic-driven exacerbation of chronic drivers, such as rising temperature and CO2, and increasing transient disturbances, including wildfire, drought, windthrow, biotic attack, and land-use change. There are widespread observations of increasing tree mortality due to changing climate and land use, as well as observations of growth stimulation of younger forests due to CO2 fertilization. These antagonistic processes are co-occurring globally, leaving the fate of future forests uncertain. We examine the implications of changing forest demography and its drivers for both future forest management and forecasting impacts of global climate forcing.ADVANCESWe reviewed the literature of forest demographic responses to chronic drivers and transient disturbances to generate hypotheses on future trajectories of these factors and their subsequent impacts on vegetation dynamics, with a focus on forested ecosystems. We complemented this review with analyses of global land-use change and disturbance datasets to independently evaluate the implications of changing drivers and disturbances on global-scale tree demographics. Ongoing changes in environmental drivers and disturbance regimes are consistently increasing mortality and forcing forests toward shorter-statured and younger stands, reducing potential carbon storage. Acclimation, adaptation, and migration may partially mitigate these effects. These increased forest impacts are due to natural disturbances (e.g., wildfire, drought, windthrow, insect or pathog\u2026", "author" : [ { "dropping-particle" : "", "family" : "McDowell", "given" : "Nate G", "non-dropping-particle" : "", "parse-names" : false, "suffix" : "" }, { "dropping-particle" : "", "family" : "Allen", "given" : "Craig D", "non-dropping-particle" : "", "parse-names" : false, "suffix" : "" }, { "dropping-particle" : "", "family" : "Anderson-Teixeira", "given" : "Kristina", "non-dropping-particle" : "", "parse-names" : false, "suffix" : "" }, { "dropping-particle" : "", "family" : "Aukema", "given" : "Brian H", "non-dropping-particle" : "", "parse-names" : false, "suffix" : "" }, { "dropping-particle" : "", "family" : "Bond-Lamberty", "given" : "Ben", "non-dropping-particle" : "", "parse-names" : false, "suffix" : "" }, { "dropping-particle" : "", "family" : "Chini", "given" : "Louise", "non-dropping-particle" : "", "parse-names" : false, "suffix" : "" }, { "dropping-particle" : "", "family" : "Clark", "given" : "James S", "non-dropping-particle" : "", "parse-names" : false, "suffix" : "" }, { "dropping-particle" : "", "family" : "Dietze", "given" : "Michael", "non-dropping-particle" : "", "parse-names" : false, "suffix" : "" }, { "dropping-particle" : "", "family" : "Grossiord", "given" : "Charlotte", "non-dropping-particle" : "", "parse-names" : false, "suffix" : "" }, { "dropping-particle" : "", "family" : "Hanbury-Brown", "given" : "Adam", "non-dropping-particle" : "", "parse-names" : false, "suffix" : "" }, { "dropping-particle" : "", "family" : "Hurtt", "given" : "George C", "non-dropping-particle" : "", "parse-names" : false, "suffix" : "" }, { "dropping-particle" : "", "family" : "Jackson", "given" : "Robert B", "non-dropping-particle" : "", "parse-names" : false, "suffix" : "" }, { "dropping-particle" : "", "family" : "Johnson", "given" : "Daniel J", "non-dropping-particle" : "", "parse-names" : false, "suffix" : "" }, { "dropping-particle" : "", "family" : "Kueppers", "given" : "Lara", "non-dropping-particle" : "", "parse-names" : false, "suffix" : "" }, { "dropping-particle" : "", "family" : "Lichstein", "given" : "Jeremy W", "non-dropping-particle" : "", "parse-names" : false, "suffix" : "" }, { "dropping-particle" : "", "family" : "Ogle", "given" : "Kiona", "non-dropping-particle" : "", "parse-names" : false, "suffix" : "" }, { "dropping-particle" : "", "family" : "Poulter", "given" : "Benjamin", "non-dropping-particle" : "", "parse-names" : false, "suffix" : "" }, { "dropping-particle" : "", "family" : "Pugh", "given" : "Thomas A M", "non-dropping-particle" : "", "parse-names" : false, "suffix" : "" }, { "dropping-particle" : "", "family" : "Seidl", "given" : "Rupert", "non-dropping-particle" : "", "parse-names" : false, "suffix" : "" }, { "dropping-particle" : "", "family" : "Turner", "given" : "Monica G", "non-dropping-particle" : "", "parse-names" : false, "suffix" : "" }, { "dropping-particle" : "", "family" : "Uriarte", "given" : "Maria", "non-dropping-particle" : "", "parse-names" : false, "suffix" : "" }, { "dropping-particle" : "", "family" : "Walker", "given" : "Anthony P", "non-dropping-particle" : "", "parse-names" : false, "suffix" : "" }, { "dropping-particle" : "", "family" : "Xu", "given" : "Chonggang", "non-dropping-particle" : "", "parse-names" : false, "suffix" : "" } ], "container-title" : "Science", "id" : "ITEM-1", "issue" : "6494", "issued" : { "date-parts" : [ [ "2020", "5", "29" ] ] }, "page" : "eaaz9463", "title" : "Pervasive shifts in forest dynamics in a changing world", "translator" : [ { "dropping-particle" : "", "family" : "H4469", "given" : "", "non-dropping-particle" : "", "parse-names" : false, "suffix" : "" } ], "type" : "article-journal", "volume" : "368" }, "uris" : [ "http://www.mendeley.com/documents/?uuid=41f22d5f-72a7-45f0-a375-fba8e3df816c" ] } ], "mendeley" : { "formattedCitation" : "(McDowell et al., 2020)", "manualFormatting" : "(e.g., McDowell et al., 2020", "plainTextFormattedCitation" : "(McDowell et al., 2020)", "previouslyFormattedCitation" : "(McDowell et al., 2020)" }, "properties" : { "noteIndex" : 0 }, "schema" : "https://github.com/citation-style-language/schema/raw/master/csl-citation.json" }</w:delInstrText>
        </w:r>
      </w:del>
      <w:r w:rsidRPr="003A0C0D">
        <w:fldChar w:fldCharType="separate"/>
      </w:r>
      <w:ins w:id="5123" w:author="Robin Matthews" w:date="2021-05-18T16:06:00Z">
        <w:r w:rsidR="00602365">
          <w:rPr>
            <w:noProof/>
            <w:lang w:val="en-GB"/>
          </w:rPr>
          <w:t>(e.g., McDowell et al., 202</w:t>
        </w:r>
      </w:ins>
      <w:ins w:id="5124" w:author="Robin Matthews" w:date="2021-05-18T17:59:00Z">
        <w:r w:rsidR="00EB254E">
          <w:rPr>
            <w:noProof/>
            <w:lang w:val="en-GB"/>
          </w:rPr>
          <w:t>0)</w:t>
        </w:r>
      </w:ins>
      <w:del w:id="5125" w:author="Robin Matthews" w:date="2021-05-18T16:06:00Z">
        <w:r w:rsidRPr="00FA4D8D" w:rsidDel="00602365">
          <w:rPr>
            <w:noProof/>
            <w:lang w:val="en-GB"/>
          </w:rPr>
          <w:delText>(e.g., McDowell et al., 2020</w:delText>
        </w:r>
      </w:del>
      <w:r w:rsidRPr="003A0C0D">
        <w:fldChar w:fldCharType="end"/>
      </w:r>
      <w:del w:id="5126" w:author="Robin Matthews" w:date="2021-05-18T17:59:00Z">
        <w:r w:rsidRPr="00FA4D8D" w:rsidDel="00EB254E">
          <w:rPr>
            <w:lang w:val="en-GB"/>
          </w:rPr>
          <w:delText>)</w:delText>
        </w:r>
      </w:del>
      <w:r w:rsidRPr="00FA4D8D">
        <w:rPr>
          <w:color w:val="000000"/>
          <w:lang w:val="en-GB"/>
        </w:rPr>
        <w:t xml:space="preserve">. The ongoing </w:t>
      </w:r>
      <w:r w:rsidRPr="00FA4D8D">
        <w:rPr>
          <w:lang w:val="en-GB"/>
        </w:rPr>
        <w:t xml:space="preserve">loss of these natural, high-resolution climate archives </w:t>
      </w:r>
      <w:commentRangeStart w:id="5127"/>
      <w:r w:rsidR="00F70725">
        <w:rPr>
          <w:lang w:val="en-GB"/>
        </w:rPr>
        <w:t>endanger</w:t>
      </w:r>
      <w:r w:rsidR="00F70725" w:rsidRPr="00FA4D8D">
        <w:rPr>
          <w:lang w:val="en-GB"/>
        </w:rPr>
        <w:t xml:space="preserve"> </w:t>
      </w:r>
      <w:r w:rsidRPr="00FA4D8D">
        <w:rPr>
          <w:lang w:val="en-GB"/>
        </w:rPr>
        <w:t>an end in their coverage over recent decades,</w:t>
      </w:r>
      <w:commentRangeEnd w:id="5127"/>
      <w:r w:rsidR="004569B4">
        <w:rPr>
          <w:rStyle w:val="CommentReference"/>
        </w:rPr>
        <w:commentReference w:id="5127"/>
      </w:r>
      <w:r w:rsidRPr="00FA4D8D">
        <w:rPr>
          <w:lang w:val="en-GB"/>
        </w:rPr>
        <w:t xml:space="preserve"> g</w:t>
      </w:r>
      <w:r w:rsidRPr="00FA4D8D">
        <w:rPr>
          <w:color w:val="000000"/>
          <w:lang w:val="en-GB"/>
        </w:rPr>
        <w:t>iven that many of the longest monthly-</w:t>
      </w:r>
      <w:ins w:id="5128" w:author="Ian Blenkinsop" w:date="2021-07-08T10:20:00Z">
        <w:r w:rsidR="004569B4">
          <w:rPr>
            <w:color w:val="000000"/>
            <w:lang w:val="en-GB"/>
          </w:rPr>
          <w:t xml:space="preserve"> </w:t>
        </w:r>
      </w:ins>
      <w:del w:id="5129" w:author="Ian Blenkinsop" w:date="2021-07-08T10:20:00Z">
        <w:r w:rsidRPr="00FA4D8D" w:rsidDel="004569B4">
          <w:rPr>
            <w:color w:val="000000"/>
            <w:lang w:val="en-GB"/>
          </w:rPr>
          <w:delText xml:space="preserve"> </w:delText>
        </w:r>
      </w:del>
      <w:r w:rsidRPr="00FA4D8D">
        <w:rPr>
          <w:color w:val="000000"/>
          <w:lang w:val="en-GB"/>
        </w:rPr>
        <w:t xml:space="preserve">to annually-resolved paleoclimate records were collected in the 1960s to 1990s (e.g., the PAGES2K database as represented in </w:t>
      </w:r>
      <w:r w:rsidRPr="003A0C0D">
        <w:rPr>
          <w:color w:val="000000"/>
        </w:rPr>
        <w:fldChar w:fldCharType="begin" w:fldLock="1"/>
      </w:r>
      <w:r w:rsidR="00E81B0B">
        <w:rPr>
          <w:color w:val="000000"/>
          <w:lang w:val="en-GB"/>
        </w:rPr>
        <w:instrText>ADDIN CSL_CITATION { "citationItems" : [ { "id" : "ITEM-1", "itemData" : { "DOI" : "10.1038/sdata.2017.88", "ISSN" : "2052-4463", "author" : [ { "dropping-particle" : "", "family" : "PAGES 2k Consortium", "given" : "", "non-dropping-particle" : "", "parse-names" : false, "suffix" : "" } ], "container-title" : "Scientific Data", "id" : "ITEM-1", "issued" : { "date-parts" : [ [ "2017", "7", "11" ] ] }, "page" : "170088", "title" : "A global multiproxy database for temperature reconstructions of the Common Era", "translator" : [ { "dropping-particle" : "", "family" : "H2646", "given" : "", "non-dropping-particle" : "", "parse-names" : false, "suffix" : "" } ], "type" : "article-journal", "volume" : "4" }, "uris" : [ "http://www.mendeley.com/documents/?uuid=f10be890-6444-4879-9470-483a7dcdef36" ] } ], "mendeley" : { "formattedCitation" : "(PAGES 2k Consortium, 2017)", "manualFormatting" : "PAGES 2k Consortium, 2017)", "plainTextFormattedCitation" : "(PAGES 2k Consortium, 2017)", "previouslyFormattedCitation" : "(PAGES 2k Consortium, 2017)" }, "properties" : { "noteIndex" : 0 }, "schema" : "https://github.com/citation-style-language/schema/raw/master/csl-citation.json" }</w:instrText>
      </w:r>
      <w:r w:rsidRPr="003A0C0D">
        <w:rPr>
          <w:color w:val="000000"/>
        </w:rPr>
        <w:fldChar w:fldCharType="separate"/>
      </w:r>
      <w:ins w:id="5130" w:author="Robin Matthews" w:date="2021-05-18T16:06:00Z">
        <w:r w:rsidR="00602365">
          <w:rPr>
            <w:noProof/>
            <w:color w:val="000000"/>
            <w:lang w:val="en-GB"/>
          </w:rPr>
          <w:t>PAGES 2k Consortium, 2017)</w:t>
        </w:r>
      </w:ins>
      <w:del w:id="5131" w:author="Robin Matthews" w:date="2021-05-18T16:06:00Z">
        <w:r w:rsidRPr="00FA4D8D" w:rsidDel="00602365">
          <w:rPr>
            <w:noProof/>
            <w:color w:val="000000"/>
            <w:lang w:val="en-GB"/>
          </w:rPr>
          <w:delText>PAGES 2k Consortium, 2017)</w:delText>
        </w:r>
      </w:del>
      <w:r w:rsidRPr="003A0C0D">
        <w:rPr>
          <w:color w:val="000000"/>
        </w:rPr>
        <w:fldChar w:fldCharType="end"/>
      </w:r>
      <w:r w:rsidRPr="00FA4D8D">
        <w:rPr>
          <w:lang w:val="en-GB"/>
        </w:rPr>
        <w:t>.</w:t>
      </w:r>
      <w:r w:rsidRPr="00FA4D8D">
        <w:rPr>
          <w:color w:val="000000"/>
          <w:lang w:val="en-GB"/>
        </w:rPr>
        <w:t xml:space="preserve"> Th</w:t>
      </w:r>
      <w:r w:rsidRPr="00FA4D8D">
        <w:rPr>
          <w:lang w:val="en-GB"/>
        </w:rPr>
        <w:t xml:space="preserve">is gap </w:t>
      </w:r>
      <w:r w:rsidRPr="00FA4D8D">
        <w:rPr>
          <w:color w:val="000000"/>
          <w:lang w:val="en-GB"/>
        </w:rPr>
        <w:t xml:space="preserve">presents a barrier to the calibration of existing decades-to-centuries-long records </w:t>
      </w:r>
      <w:r w:rsidRPr="00FA4D8D">
        <w:rPr>
          <w:lang w:val="en-GB"/>
        </w:rPr>
        <w:t xml:space="preserve">needed to constrain past temperature and hydrology trends and extremes. </w:t>
      </w:r>
    </w:p>
    <w:p w14:paraId="70251317" w14:textId="77777777" w:rsidR="006409E5" w:rsidRPr="00FA4D8D" w:rsidRDefault="006409E5" w:rsidP="006409E5">
      <w:pPr>
        <w:pStyle w:val="AR6BodyText"/>
        <w:rPr>
          <w:lang w:val="en-GB"/>
        </w:rPr>
      </w:pPr>
    </w:p>
    <w:p w14:paraId="595A5609" w14:textId="3F383874" w:rsidR="006409E5" w:rsidRPr="00FA4D8D" w:rsidRDefault="006409E5" w:rsidP="006409E5">
      <w:pPr>
        <w:pStyle w:val="AR6BodyText"/>
        <w:rPr>
          <w:color w:val="000000"/>
          <w:lang w:val="en-GB"/>
        </w:rPr>
      </w:pPr>
      <w:r w:rsidRPr="00FA4D8D">
        <w:rPr>
          <w:color w:val="000000"/>
          <w:lang w:val="en-GB"/>
        </w:rPr>
        <w:t xml:space="preserve">Historical archives of weather and climate observations contained in </w:t>
      </w:r>
      <w:del w:id="5132" w:author="Ian Blenkinsop" w:date="2021-07-08T10:44:00Z">
        <w:r w:rsidRPr="00FA4D8D" w:rsidDel="00A163F4">
          <w:rPr>
            <w:color w:val="000000"/>
            <w:lang w:val="en-GB"/>
          </w:rPr>
          <w:delText xml:space="preserve">ship’s </w:delText>
        </w:r>
      </w:del>
      <w:ins w:id="5133" w:author="Ian Blenkinsop" w:date="2021-07-08T10:44:00Z">
        <w:r w:rsidR="00A163F4" w:rsidRPr="00FA4D8D">
          <w:rPr>
            <w:color w:val="000000"/>
            <w:lang w:val="en-GB"/>
          </w:rPr>
          <w:t>ship</w:t>
        </w:r>
        <w:r w:rsidR="00A163F4">
          <w:rPr>
            <w:color w:val="000000"/>
            <w:lang w:val="en-GB"/>
          </w:rPr>
          <w:t>s’</w:t>
        </w:r>
        <w:r w:rsidR="00A163F4" w:rsidRPr="00FA4D8D">
          <w:rPr>
            <w:color w:val="000000"/>
            <w:lang w:val="en-GB"/>
          </w:rPr>
          <w:t xml:space="preserve"> </w:t>
        </w:r>
      </w:ins>
      <w:r w:rsidRPr="00FA4D8D">
        <w:rPr>
          <w:color w:val="000000"/>
          <w:lang w:val="en-GB"/>
        </w:rPr>
        <w:t xml:space="preserve">logs, weather diaries, observatory logbooks and other sources of documentary data </w:t>
      </w:r>
      <w:del w:id="5134" w:author="Ian Blenkinsop" w:date="2021-07-08T11:05:00Z">
        <w:r w:rsidRPr="00FA4D8D" w:rsidDel="00967667">
          <w:rPr>
            <w:color w:val="000000"/>
            <w:lang w:val="en-GB"/>
          </w:rPr>
          <w:delText xml:space="preserve">are also </w:delText>
        </w:r>
      </w:del>
      <w:del w:id="5135" w:author="Ian Blenkinsop" w:date="2021-07-08T11:02:00Z">
        <w:r w:rsidRPr="00FA4D8D" w:rsidDel="00967667">
          <w:rPr>
            <w:color w:val="000000"/>
            <w:lang w:val="en-GB"/>
          </w:rPr>
          <w:delText xml:space="preserve">at </w:delText>
        </w:r>
      </w:del>
      <w:del w:id="5136" w:author="Ian Blenkinsop" w:date="2021-07-08T11:05:00Z">
        <w:r w:rsidR="00F70725" w:rsidDel="00967667">
          <w:rPr>
            <w:color w:val="000000"/>
            <w:lang w:val="en-GB"/>
          </w:rPr>
          <w:delText>jeopardy</w:delText>
        </w:r>
        <w:r w:rsidR="00F70725" w:rsidRPr="00FA4D8D" w:rsidDel="00967667">
          <w:rPr>
            <w:color w:val="000000"/>
            <w:lang w:val="en-GB"/>
          </w:rPr>
          <w:delText xml:space="preserve"> </w:delText>
        </w:r>
        <w:r w:rsidRPr="00FA4D8D" w:rsidDel="00967667">
          <w:rPr>
            <w:color w:val="000000"/>
            <w:lang w:val="en-GB"/>
          </w:rPr>
          <w:delText>of loss from</w:delText>
        </w:r>
      </w:del>
      <w:ins w:id="5137" w:author="Ian Blenkinsop" w:date="2021-07-08T11:05:00Z">
        <w:r w:rsidR="00967667">
          <w:rPr>
            <w:color w:val="000000"/>
            <w:lang w:val="en-GB"/>
          </w:rPr>
          <w:t>also risk being lost, for example to</w:t>
        </w:r>
      </w:ins>
      <w:r w:rsidRPr="00FA4D8D">
        <w:rPr>
          <w:color w:val="000000"/>
          <w:lang w:val="en-GB"/>
        </w:rPr>
        <w:t xml:space="preserve"> natural disasters or accidental destruction. </w:t>
      </w:r>
      <w:r w:rsidR="00123C1F" w:rsidRPr="008D0499">
        <w:rPr>
          <w:rFonts w:cs="Times New Roman"/>
          <w:lang w:val="en-US"/>
        </w:rPr>
        <w:t>These</w:t>
      </w:r>
      <w:ins w:id="5138" w:author="Ian Blenkinsop" w:date="2021-07-08T11:06:00Z">
        <w:r w:rsidR="00967667">
          <w:rPr>
            <w:rFonts w:cs="Times New Roman"/>
            <w:lang w:val="en-US"/>
          </w:rPr>
          <w:t xml:space="preserve"> archives</w:t>
        </w:r>
      </w:ins>
      <w:r w:rsidR="00123C1F" w:rsidRPr="008D0499">
        <w:rPr>
          <w:rFonts w:cs="Times New Roman"/>
          <w:lang w:val="en-US"/>
        </w:rPr>
        <w:t xml:space="preserve"> include measurements of temperature (air and sea surface), rainfall, surface pressure, wind strength and direction, sunshine amount, and many other variables back into the 19th century. </w:t>
      </w:r>
      <w:r w:rsidRPr="00FA4D8D">
        <w:rPr>
          <w:color w:val="000000"/>
          <w:lang w:val="en-GB"/>
        </w:rPr>
        <w:t xml:space="preserve">While internationally coordinated </w:t>
      </w:r>
      <w:del w:id="5139" w:author="Ian Blenkinsop" w:date="2021-07-08T11:06:00Z">
        <w:r w:rsidRPr="00FA4D8D" w:rsidDel="00967667">
          <w:rPr>
            <w:color w:val="000000"/>
            <w:lang w:val="en-GB"/>
          </w:rPr>
          <w:delText xml:space="preserve">data </w:delText>
        </w:r>
      </w:del>
      <w:ins w:id="5140" w:author="Ian Blenkinsop" w:date="2021-07-08T11:06:00Z">
        <w:r w:rsidR="00967667" w:rsidRPr="00FA4D8D">
          <w:rPr>
            <w:color w:val="000000"/>
            <w:lang w:val="en-GB"/>
          </w:rPr>
          <w:t>data</w:t>
        </w:r>
        <w:r w:rsidR="00967667">
          <w:rPr>
            <w:color w:val="000000"/>
            <w:lang w:val="en-GB"/>
          </w:rPr>
          <w:t>-</w:t>
        </w:r>
      </w:ins>
      <w:r w:rsidRPr="00FA4D8D">
        <w:rPr>
          <w:color w:val="000000"/>
          <w:lang w:val="en-GB"/>
        </w:rPr>
        <w:t xml:space="preserve">rescue efforts are focused on recovering documentary sources of past weather and climate data (e.g., </w:t>
      </w:r>
      <w:r w:rsidRPr="003A0C0D">
        <w:rPr>
          <w:color w:val="000000"/>
        </w:rPr>
        <w:fldChar w:fldCharType="begin" w:fldLock="1"/>
      </w:r>
      <w:r w:rsidR="00E81B0B">
        <w:rPr>
          <w:color w:val="000000"/>
          <w:lang w:val="en-GB"/>
        </w:rPr>
        <w:instrText>ADDIN CSL_CITATION { "citationItems" : [ { "id" : "ITEM-1", "itemData" : { "DOI" : "10.1175/2011BAMS3218.1", "ISSN" : "0003-0007", "abstract" : "No abstract available.", "author" : [ { "dropping-particle" : "", "family" : "Allan", "given" : "Rob", "non-dropping-particle" : "", "parse-names" : false, "suffix" : "" }, { "dropping-particle" : "", "family" : "Brohan", "given" : "Philip", "non-dropping-particle" : "", "parse-names" : false, "suffix" : "" }, { "dropping-particle" : "", "family" : "Compo", "given" : "Gilbert P", "non-dropping-particle" : "", "parse-names" : false, "suffix" : "" }, { "dropping-particle" : "", "family" : "Stone", "given" : "Roger", "non-dropping-particle" : "", "parse-names" : false, "suffix" : "" }, { "dropping-particle" : "", "family" : "Luterbacher", "given" : "Juerg", "non-dropping-particle" : "", "parse-names" : false, "suffix" : "" }, { "dropping-particle" : "", "family" : "Br\u00f6nnimann", "given" : "Stefan", "non-dropping-particle" : "", "parse-names" : false, "suffix" : "" } ], "container-title" : "Bulletin of the American Meteorological Society", "id" : "ITEM-1", "issue" : "11", "issued" : { "date-parts" : [ [ "2011", "6", "16" ] ] }, "note" : "doi: 10.1175/2011BAMS3218.1", "page" : "1421-1425", "publisher" : "American Meteorological Society", "title" : "The International Atmospheric Circulation Reconstructions over the Earth (ACRE) Initiative", "translator" : [ { "dropping-particle" : "", "family" : "H3679", "given" : "", "non-dropping-particle" : "", "parse-names" : false, "suffix" : "" } ], "type" : "article-journal", "volume" : "92" }, "uris" : [ "http://www.mendeley.com/documents/?uuid=bd463e47-c568-4fdc-952b-90cedbb7bb88" ] } ], "mendeley" : { "formattedCitation" : "(Allan et al., 2011)", "manualFormatting" : "Allan et al., 2011)", "plainTextFormattedCitation" : "(Allan et al., 2011)", "previouslyFormattedCitation" : "(Allan et al., 2011)" }, "properties" : { "noteIndex" : 0 }, "schema" : "https://github.com/citation-style-language/schema/raw/master/csl-citation.json" }</w:instrText>
      </w:r>
      <w:r w:rsidRPr="003A0C0D">
        <w:rPr>
          <w:color w:val="000000"/>
        </w:rPr>
        <w:fldChar w:fldCharType="separate"/>
      </w:r>
      <w:ins w:id="5141" w:author="Robin Matthews" w:date="2021-05-18T16:06:00Z">
        <w:r w:rsidR="00602365">
          <w:rPr>
            <w:noProof/>
            <w:color w:val="000000"/>
            <w:lang w:val="en-GB"/>
          </w:rPr>
          <w:t>Allan et al., 2011)</w:t>
        </w:r>
      </w:ins>
      <w:del w:id="5142" w:author="Robin Matthews" w:date="2021-05-18T16:06:00Z">
        <w:r w:rsidRPr="00FA4D8D" w:rsidDel="00602365">
          <w:rPr>
            <w:noProof/>
            <w:color w:val="000000"/>
            <w:lang w:val="en-GB"/>
          </w:rPr>
          <w:delText>Allan et al., 2011)</w:delText>
        </w:r>
      </w:del>
      <w:r w:rsidRPr="003A0C0D">
        <w:rPr>
          <w:color w:val="000000"/>
        </w:rPr>
        <w:fldChar w:fldCharType="end"/>
      </w:r>
      <w:r w:rsidRPr="00FA4D8D">
        <w:rPr>
          <w:color w:val="000000"/>
          <w:lang w:val="en-GB"/>
        </w:rPr>
        <w:t xml:space="preserve">, no such coordinated efforts exist for vulnerable paleoclimate archives. Furthermore, oral traditions about local and regional weather and climate from indigenous peoples represent valuable sources of information, especially when used in combination with instrumental climate data </w:t>
      </w:r>
      <w:r w:rsidRPr="003A0C0D">
        <w:rPr>
          <w:color w:val="000000"/>
        </w:rPr>
        <w:fldChar w:fldCharType="begin" w:fldLock="1"/>
      </w:r>
      <w:r w:rsidR="00E81B0B">
        <w:rPr>
          <w:color w:val="000000"/>
          <w:lang w:val="en-GB"/>
        </w:rPr>
        <w:instrText>ADDIN CSL_CITATION { "citationItems" : [ { "id" : "ITEM-1", "itemData" : { "DOI" : "10.1016/j.envsci.2018.06.014", "ISSN" : "14629011", "author" : [ { "dropping-particle" : "", "family" : "Makondo", "given" : "Cuthbert Casey", "non-dropping-particle" : "", "parse-names" : false, "suffix" : "" }, { "dropping-particle" : "", "family" : "Thomas", "given" : "David S.G.", "non-dropping-particle" : "", "parse-names" : false, "suffix" : "" } ], "container-title" : "Environmental Science &amp; Policy", "id" : "ITEM-1", "issued" : { "date-parts" : [ [ "2018", "10" ] ] }, "page" : "83-91", "title" : "Climate change adaptation: Linking indigenous knowledge with western science for effective adaptation", "translator" : [ { "dropping-particle" : "", "family" : "H3968", "given" : "", "non-dropping-particle" : "", "parse-names" : false, "suffix" : "" } ], "type" : "article-journal", "volume" : "88" }, "uris" : [ "http://www.mendeley.com/documents/?uuid=a5583291-8ab2-4348-b750-4efbc8caa903" ] } ], "mendeley" : { "formattedCitation" : "(Makondo and Thomas, 2018)", "manualFormatting" : "(Makondo and Thomas, 2018)", "plainTextFormattedCitation" : "(Makondo and Thomas, 2018)", "previouslyFormattedCitation" : "(Makondo and Thomas, 2018)" }, "properties" : { "noteIndex" : 0 }, "schema" : "https://github.com/citation-style-language/schema/raw/master/csl-citation.json" }</w:instrText>
      </w:r>
      <w:r w:rsidRPr="003A0C0D">
        <w:rPr>
          <w:color w:val="000000"/>
        </w:rPr>
        <w:fldChar w:fldCharType="separate"/>
      </w:r>
      <w:ins w:id="5143" w:author="Robin Matthews" w:date="2021-05-18T16:06:00Z">
        <w:r w:rsidR="00602365">
          <w:rPr>
            <w:noProof/>
            <w:color w:val="000000"/>
            <w:lang w:val="en-GB"/>
          </w:rPr>
          <w:t>(Makondo and Thomas, 2018)</w:t>
        </w:r>
      </w:ins>
      <w:del w:id="5144" w:author="Robin Matthews" w:date="2021-05-18T16:06:00Z">
        <w:r w:rsidRPr="00FA4D8D" w:rsidDel="00602365">
          <w:rPr>
            <w:noProof/>
            <w:color w:val="000000"/>
            <w:lang w:val="en-GB"/>
          </w:rPr>
          <w:delText>(Makondo and Thomas, 2018)</w:delText>
        </w:r>
      </w:del>
      <w:r w:rsidRPr="003A0C0D">
        <w:rPr>
          <w:color w:val="000000"/>
        </w:rPr>
        <w:fldChar w:fldCharType="end"/>
      </w:r>
      <w:r w:rsidRPr="00FA4D8D">
        <w:rPr>
          <w:color w:val="000000"/>
          <w:lang w:val="en-GB"/>
        </w:rPr>
        <w:t xml:space="preserve">, but are </w:t>
      </w:r>
      <w:r w:rsidR="00F70725">
        <w:rPr>
          <w:color w:val="000000"/>
          <w:lang w:val="en-GB"/>
        </w:rPr>
        <w:t>in danger</w:t>
      </w:r>
      <w:r w:rsidRPr="00FA4D8D">
        <w:rPr>
          <w:color w:val="000000"/>
          <w:lang w:val="en-GB"/>
        </w:rPr>
        <w:t xml:space="preserve"> of being lost as </w:t>
      </w:r>
      <w:r w:rsidRPr="00FA4D8D">
        <w:rPr>
          <w:lang w:val="en-GB"/>
        </w:rPr>
        <w:t>indigenous</w:t>
      </w:r>
      <w:r w:rsidRPr="00FA4D8D">
        <w:rPr>
          <w:color w:val="000000"/>
          <w:lang w:val="en-GB"/>
        </w:rPr>
        <w:t xml:space="preserve"> knowledge-holders pass away.</w:t>
      </w:r>
    </w:p>
    <w:p w14:paraId="79A37AB2" w14:textId="77777777" w:rsidR="006409E5" w:rsidRPr="00FA4D8D" w:rsidRDefault="006409E5" w:rsidP="006409E5">
      <w:pPr>
        <w:pStyle w:val="AR6BodyText"/>
        <w:rPr>
          <w:lang w:val="en-GB"/>
        </w:rPr>
      </w:pPr>
    </w:p>
    <w:p w14:paraId="0FA7004B" w14:textId="00759913" w:rsidR="006409E5" w:rsidRPr="00DD1D9F" w:rsidRDefault="006409E5" w:rsidP="006409E5">
      <w:pPr>
        <w:pStyle w:val="AR6BodyText"/>
        <w:rPr>
          <w:lang w:val="en-GB"/>
        </w:rPr>
      </w:pPr>
      <w:r w:rsidRPr="00FA4D8D">
        <w:rPr>
          <w:lang w:val="en-GB"/>
        </w:rPr>
        <w:t>In summary, while the quantity, quality</w:t>
      </w:r>
      <w:del w:id="5145" w:author="Ian Blenkinsop" w:date="2021-07-08T11:06:00Z">
        <w:r w:rsidRPr="00FA4D8D" w:rsidDel="00967667">
          <w:rPr>
            <w:lang w:val="en-GB"/>
          </w:rPr>
          <w:delText>,</w:delText>
        </w:r>
      </w:del>
      <w:r w:rsidRPr="00FA4D8D">
        <w:rPr>
          <w:lang w:val="en-GB"/>
        </w:rPr>
        <w:t xml:space="preserve"> and diversity of climate system observations have grown since AR5, the loss or potential loss of several critical components of the observational network is al</w:t>
      </w:r>
      <w:r w:rsidR="00DD1D9F">
        <w:rPr>
          <w:lang w:val="en-GB"/>
        </w:rPr>
        <w:t>so evident</w:t>
      </w:r>
      <w:r w:rsidRPr="00FA4D8D" w:rsidDel="008D6A60">
        <w:rPr>
          <w:lang w:val="en-GB"/>
        </w:rPr>
        <w:t xml:space="preserve"> </w:t>
      </w:r>
      <w:r w:rsidRPr="00DD1D9F">
        <w:rPr>
          <w:lang w:val="en-GB"/>
        </w:rPr>
        <w:t>(</w:t>
      </w:r>
      <w:r w:rsidRPr="00DD1D9F">
        <w:rPr>
          <w:i/>
          <w:lang w:val="en-GB"/>
        </w:rPr>
        <w:t>high confidence</w:t>
      </w:r>
      <w:r w:rsidRPr="00DD1D9F">
        <w:rPr>
          <w:lang w:val="en-GB"/>
        </w:rPr>
        <w:t>).</w:t>
      </w:r>
    </w:p>
    <w:p w14:paraId="14C2FA04" w14:textId="77777777" w:rsidR="006409E5" w:rsidRPr="00DD1D9F" w:rsidRDefault="006409E5" w:rsidP="006409E5">
      <w:pPr>
        <w:pStyle w:val="AR6BodyText"/>
        <w:rPr>
          <w:color w:val="000000"/>
          <w:lang w:val="en-GB"/>
        </w:rPr>
      </w:pPr>
    </w:p>
    <w:p w14:paraId="16FE2AD8" w14:textId="77777777" w:rsidR="006409E5" w:rsidRPr="00DD1D9F" w:rsidRDefault="006409E5" w:rsidP="006409E5">
      <w:pPr>
        <w:pStyle w:val="AR6BodyText"/>
        <w:rPr>
          <w:color w:val="000000"/>
          <w:lang w:val="en-GB"/>
        </w:rPr>
      </w:pPr>
    </w:p>
    <w:p w14:paraId="2FBE6D92" w14:textId="757DA56D" w:rsidR="006409E5" w:rsidRPr="003A0C0D" w:rsidRDefault="006409E5" w:rsidP="006409E5">
      <w:pPr>
        <w:pStyle w:val="AR6Chap1Level2111"/>
      </w:pPr>
      <w:bookmarkStart w:id="5146" w:name="_Toc69950002"/>
      <w:r w:rsidRPr="003A0C0D">
        <w:t xml:space="preserve">New </w:t>
      </w:r>
      <w:del w:id="5147" w:author="Ian Blenkinsop" w:date="2021-07-08T11:07:00Z">
        <w:r w:rsidRPr="003A0C0D" w:rsidDel="00967667">
          <w:delText xml:space="preserve">developments </w:delText>
        </w:r>
      </w:del>
      <w:ins w:id="5148" w:author="Ian Blenkinsop" w:date="2021-07-08T11:07:00Z">
        <w:r w:rsidR="00967667">
          <w:t>D</w:t>
        </w:r>
        <w:r w:rsidR="00967667" w:rsidRPr="003A0C0D">
          <w:t xml:space="preserve">evelopments </w:t>
        </w:r>
      </w:ins>
      <w:r w:rsidRPr="003A0C0D">
        <w:t xml:space="preserve">in </w:t>
      </w:r>
      <w:del w:id="5149" w:author="Ian Blenkinsop" w:date="2021-07-08T11:07:00Z">
        <w:r w:rsidRPr="003A0C0D" w:rsidDel="00967667">
          <w:delText>reanalyses</w:delText>
        </w:r>
      </w:del>
      <w:bookmarkEnd w:id="5146"/>
      <w:ins w:id="5150" w:author="Ian Blenkinsop" w:date="2021-07-08T11:07:00Z">
        <w:r w:rsidR="00967667">
          <w:t>R</w:t>
        </w:r>
        <w:r w:rsidR="00967667" w:rsidRPr="003A0C0D">
          <w:t>eanalyses</w:t>
        </w:r>
      </w:ins>
    </w:p>
    <w:p w14:paraId="377E505B" w14:textId="77777777" w:rsidR="006409E5" w:rsidRPr="003A0C0D" w:rsidRDefault="006409E5" w:rsidP="006409E5">
      <w:pPr>
        <w:pStyle w:val="AR6BodyText"/>
      </w:pPr>
    </w:p>
    <w:p w14:paraId="03DD967E" w14:textId="158624AA" w:rsidR="006409E5" w:rsidRPr="00FA4D8D" w:rsidRDefault="006409E5" w:rsidP="006409E5">
      <w:pPr>
        <w:pStyle w:val="AR6BodyText"/>
        <w:rPr>
          <w:lang w:val="en-GB"/>
        </w:rPr>
      </w:pPr>
      <w:r w:rsidRPr="00FA4D8D">
        <w:rPr>
          <w:lang w:val="en-GB"/>
        </w:rPr>
        <w:t>Reanalyses are usually the output of a model (e.g., a numerical weather prediction model) constrained by observations using data assimilation techniques, but the term has also been used to describe observation-based datasets produced using simpler statistical methods and models (</w:t>
      </w:r>
      <w:del w:id="5151" w:author="Ian Blenkinsop" w:date="2021-07-08T11:10:00Z">
        <w:r w:rsidRPr="00FA4D8D" w:rsidDel="005315F8">
          <w:rPr>
            <w:lang w:val="en-GB"/>
          </w:rPr>
          <w:delText xml:space="preserve">see </w:delText>
        </w:r>
      </w:del>
      <w:r w:rsidRPr="00FA4D8D">
        <w:rPr>
          <w:lang w:val="en-GB"/>
        </w:rPr>
        <w:t>Annex I</w:t>
      </w:r>
      <w:ins w:id="5152" w:author="Ian Blenkinsop" w:date="2021-07-08T11:10:00Z">
        <w:r w:rsidR="005315F8">
          <w:rPr>
            <w:lang w:val="en-GB"/>
          </w:rPr>
          <w:t>: Observ</w:t>
        </w:r>
      </w:ins>
      <w:ins w:id="5153" w:author="Ian Blenkinsop" w:date="2021-07-08T11:11:00Z">
        <w:r w:rsidR="005315F8">
          <w:rPr>
            <w:lang w:val="en-GB"/>
          </w:rPr>
          <w:t>ational Products</w:t>
        </w:r>
      </w:ins>
      <w:r w:rsidRPr="00FA4D8D">
        <w:rPr>
          <w:lang w:val="en-GB"/>
        </w:rPr>
        <w:t xml:space="preserve">). This section focuses on the model-based methods and their recent developments. </w:t>
      </w:r>
    </w:p>
    <w:p w14:paraId="66E314AC" w14:textId="77777777" w:rsidR="006409E5" w:rsidRPr="00FA4D8D" w:rsidRDefault="006409E5" w:rsidP="006409E5">
      <w:pPr>
        <w:pStyle w:val="AR6BodyText"/>
        <w:rPr>
          <w:lang w:val="en-GB"/>
        </w:rPr>
      </w:pPr>
    </w:p>
    <w:p w14:paraId="309CED77" w14:textId="52CB0D12" w:rsidR="006409E5" w:rsidRPr="00FA4D8D" w:rsidRDefault="006409E5" w:rsidP="006409E5">
      <w:pPr>
        <w:pStyle w:val="AR6BodyText"/>
        <w:rPr>
          <w:lang w:val="en-GB"/>
        </w:rPr>
      </w:pPr>
      <w:r w:rsidRPr="00FA4D8D">
        <w:rPr>
          <w:lang w:val="en-GB"/>
        </w:rPr>
        <w:t>Reanalyses complement datasets of observations in describing changes through the historical record and are sometimes considered as ‘maps without gaps’ because they provide gridded output in space and time, often global, with physical consistency across variables on sub-daily time</w:t>
      </w:r>
      <w:ins w:id="5154" w:author="Ian Blenkinsop" w:date="2021-07-08T11:12:00Z">
        <w:r w:rsidR="005315F8">
          <w:rPr>
            <w:lang w:val="en-GB"/>
          </w:rPr>
          <w:t xml:space="preserve"> </w:t>
        </w:r>
      </w:ins>
      <w:r w:rsidRPr="00FA4D8D">
        <w:rPr>
          <w:lang w:val="en-GB"/>
        </w:rPr>
        <w:t>scales, and information about sparsely</w:t>
      </w:r>
      <w:del w:id="5155" w:author="Ian Blenkinsop" w:date="2021-07-08T11:12:00Z">
        <w:r w:rsidRPr="00FA4D8D" w:rsidDel="005315F8">
          <w:rPr>
            <w:lang w:val="en-GB"/>
          </w:rPr>
          <w:delText>-</w:delText>
        </w:r>
      </w:del>
      <w:ins w:id="5156" w:author="Ian Blenkinsop" w:date="2021-07-08T11:12:00Z">
        <w:r w:rsidR="005315F8">
          <w:rPr>
            <w:lang w:val="en-GB"/>
          </w:rPr>
          <w:t xml:space="preserve"> </w:t>
        </w:r>
      </w:ins>
      <w:r w:rsidRPr="00FA4D8D">
        <w:rPr>
          <w:lang w:val="en-GB"/>
        </w:rPr>
        <w:t>observed variables (such as evaporation</w:t>
      </w:r>
      <w:del w:id="5157" w:author="Ian Blenkinsop" w:date="2021-07-08T11:12:00Z">
        <w:r w:rsidRPr="00FA4D8D" w:rsidDel="005315F8">
          <w:rPr>
            <w:lang w:val="en-GB"/>
          </w:rPr>
          <w:delText xml:space="preserve">) </w:delText>
        </w:r>
      </w:del>
      <w:ins w:id="5158" w:author="Ian Blenkinsop" w:date="2021-07-08T11:12:00Z">
        <w:r w:rsidR="005315F8">
          <w:rPr>
            <w:lang w:val="en-GB"/>
          </w:rPr>
          <w:t>;</w:t>
        </w:r>
        <w:r w:rsidR="005315F8" w:rsidRPr="00FA4D8D">
          <w:rPr>
            <w:lang w:val="en-GB"/>
          </w:rPr>
          <w:t xml:space="preserve"> </w:t>
        </w:r>
      </w:ins>
      <w:r w:rsidRPr="003A0C0D">
        <w:fldChar w:fldCharType="begin" w:fldLock="1"/>
      </w:r>
      <w:r w:rsidR="00A94565">
        <w:rPr>
          <w:lang w:val="en-GB"/>
        </w:rPr>
        <w:instrText>ADDIN CSL_CITATION { "citationItems" : [ { "id" : "ITEM-1", "itemData" : { "DOI" : "10.1002/qj.3803", "ISSN" : "0035-9009", "abstract" : "Within the Copernicus Climate Change Service (C3S), ECMWF is producing the ERA5 reanalysis which, once completed, will embody a detailed record of the global atmosphere, land surface and ocean waves from 1950 onwards. This new reanalysis replaces the ERA-Interim reanalysis (spanning 1979 onwards) which was started in 2006. ERA5 is based on the Integrated Forecasting System (IFS) Cy41r2 which was operational in 2016. ERA5 thus benefits from a decade of developments in model physics, core dynamics and data assimilation. In addition to a significantly enhanced horizontal resolution of 31 km, compared to 80 km for ERA-Interim, ERA5 has hourly output throughout, and an uncertainty estimate from an ensemble (3-hourly at half the horizontal resolution). This paper describes the general set-up of ERA5, as well as a basic evaluation of characteristics and performance, with a focus on the dataset from 1979 onwards which is currently publicly available. Re-forecasts from ERA5 analyses show a gain of up to one day in skill with respect to ERA-Interim. Comparison with radiosonde and PILOT data prior to assimilation shows an improved fit for temperature, wind and humidity in the troposphere, but not the stratosphere. A comparison with independent buoy data shows a much improved fit for ocean wave height. The uncertainty estimate reflects the evolution of the observing systems used in ERA5. The enhanced temporal and spatial resolution allows for a detailed evolution of weather systems. For precipitation, global-mean correlation with monthly-mean GPCP data is increased from 67% to 77%. In general, low-frequency variability is found to be well represented and from 10 hPa downwards general patterns of anomalies in temperature match those from the ERA-Interim, MERRA-2 and JRA-55 reanalyses.", "author" : [ { "dropping-particle" : "", "family" : "Hersbach", "given" : "Hans", "non-dropping-particle" : "", "parse-names" : false, "suffix" : "" }, { "dropping-particle" : "", "family" : "Bell", "given" : "Bill", "non-dropping-particle" : "", "parse-names" : false, "suffix" : "" }, { "dropping-particle" : "", "family" : "Berrisford", "given" : "Paul", "non-dropping-particle" : "", "parse-names" : false, "suffix" : "" }, { "dropping-particle" : "", "family" : "Hirahara", "given" : "Shoji", "non-dropping-particle" : "", "parse-names" : false, "suffix" : "" }, { "dropping-particle" : "", "family" : "Hor\u00e1nyi", "given" : "Andr\u00e1s", "non-dropping-particle" : "", "parse-names" : false, "suffix" : "" }, { "dropping-particle" : "", "family" : "Mu\u00f1oz\u2010Sabater", "given" : "Joaqu\u00edn", "non-dropping-particle" : "", "parse-names" : false, "suffix" : "" }, { "dropping-particle" : "", "family" : "Nicolas", "given" : "Julien", "non-dropping-particle" : "", "parse-names" : false, "suffix" : "" }, { "dropping-particle" : "", "family" : "Peubey", "given" : "Carole", "non-dropping-particle" : "", "parse-names" : false, "suffix" : "" }, { "dropping-particle" : "", "family" : "Radu", "given" : "Raluca", "non-dropping-particle" : "", "parse-names" : false, "suffix" : "" }, { "dropping-particle" : "", "family" : "Schepers", "given" : "Dinand", "non-dropping-particle" : "", "parse-names" : false, "suffix" : "" }, { "dropping-particle" : "", "family" : "Simmons", "given" : "Adrian", "non-dropping-particle" : "", "parse-names" : false, "suffix" : "" }, { "dropping-particle" : "", "family" : "Soci", "given" : "Cornel", "non-dropping-particle" : "", "parse-names" : false, "suffix" : "" }, { "dropping-particle" : "", "family" : "Abdalla", "given" : "Saleh", "non-dropping-particle" : "", "parse-names" : false, "suffix" : "" }, { "dropping-particle" : "", "family" : "Abellan", "given" : "Xavier", "non-dropping-particle" : "", "parse-names" : false, "suffix" : "" }, { "dropping-particle" : "", "family" : "Balsamo", "given" : "Gianpaolo", "non-dropping-particle" : "", "parse-names" : false, "suffix" : "" }, { "dropping-particle" : "", "family" : "Bechtold", "given" : "Peter", "non-dropping-particle" : "", "parse-names" : false, "suffix" : "" }, { "dropping-particle" : "", "family" : "Biavati", "given" : "Gionata", "non-dropping-particle" : "", "parse-names" : false, "suffix" : "" }, { "dropping-particle" : "", "family" : "Bidlot", "given" : "Jean", "non-dropping-particle" : "", "parse-names" : false, "suffix" : "" }, { "dropping-particle" : "", "family" : "Bonavita", "given" : "Massimo", "non-dropping-particle" : "", "parse-names" : false, "suffix" : "" }, { "dropping-particle" : "", "family" : "Chiara", "given" : "Giovanna", "non-dropping-particle" : "", "parse-names" : false, "suffix" : "" }, { "dropping-particle" : "", "family" : "Dahlgren", "given" : "Per", "non-dropping-particle" : "", "parse-names" : false, "suffix" : "" }, { "dropping-particle" : "", "family" : "Dee", "given" : "Dick", "non-dropping-particle" : "", "parse-names" : false, "suffix" : "" }, { "dropping-particle" : "", "family" : "Diamantakis", "given" : "Michail", "non-dropping-particle" : "", "parse-names" : false, "suffix" : "" }, { "dropping-particle" : "", "family" : "Dragani", "given" : "Rossana", "non-dropping-particle" : "", "parse-names" : false, "suffix" : "" }, { "dropping-particle" : "", "family" : "Flemming", "given" : "Johannes", "non-dropping-particle" : "", "parse-names" : false, "suffix" : "" }, { "dropping-particle" : "", "family" : "Forbes", "given" : "Richard", "non-dropping-particle" : "", "parse-names" : false, "suffix" : "" }, { "dropping-particle" : "", "family" : "Fuentes", "given" : "Manuel", "non-dropping-particle" : "", "parse-names" : false, "suffix" : "" }, { "dropping-particle" : "", "family" : "Geer", "given" : "Alan", "non-dropping-particle" : "", "parse-names" : false, "suffix" : "" }, { "dropping-particle" : "", "family" : "Haimberger", "given" : "Leo", "non-dropping-particle" : "", "parse-names" : false, "suffix" : "" }, { "dropping-particle" : "", "family" : "Healy", "given" : "Sean", "non-dropping-particle" : "", "parse-names" : false, "suffix" : "" }, { "dropping-particle" : "", "family" : "Hogan", "given" : "Robin J.", "non-dropping-particle" : "", "parse-names" : false, "suffix" : "" }, { "dropping-particle" : "", "family" : "H\u00f3lm", "given" : "El\u00edas", "non-dropping-particle" : "", "parse-names" : false, "suffix" : "" }, { "dropping-particle" : "", "family" : "Janiskov\u00e1", "given" : "Marta", "non-dropping-particle" : "", "parse-names" : false, "suffix" : "" }, { "dropping-particle" : "", "family" : "Keeley", "given" : "Sarah", "non-dropping-particle" : "", "parse-names" : false, "suffix" : "" }, { "dropping-particle" : "", "family" : "Laloyaux", "given" : "Patrick", "non-dropping-particle" : "", "parse-names" : false, "suffix" : "" }, { "dropping-particle" : "", "family" : "Lopez", "given" : "Philippe", "non-dropping-particle" : "", "parse-names" : false, "suffix" : "" }, { "dropping-particle" : "", "family" : "Lupu", "given" : "Cristina", "non-dropping-particle" : "", "parse-names" : false, "suffix" : "" }, { "dropping-particle" : "", "family" : "Radnoti", "given" : "Gabor", "non-dropping-particle" : "", "parse-names" : false, "suffix" : "" }, { "dropping-particle" : "", "family" : "Rosnay", "given" : "Patricia", "non-dropping-particle" : "", "parse-names" : false, "suffix" : "" }, { "dropping-particle" : "", "family" : "Rozum", "given" : "Iryna", "non-dropping-particle" : "", "parse-names" : false, "suffix" : "" }, { "dropping-particle" : "", "family" : "Vamborg", "given" : "Freja", "non-dropping-particle" : "", "parse-names" : false, "suffix" : "" }, { "dropping-particle" : "", "family" : "Villaume", "given" : "Sebastien", "non-dropping-particle" : "", "parse-names" : false, "suffix" : "" }, { "dropping-particle" : "", "family" : "Th\u00e9paut", "given" : "Jean\u2010No\u00ebl", "non-dropping-particle" : "", "parse-names" : false, "suffix" : "" } ], "container-title" : "Quarterly Journal of the Royal Meteorological Society", "id" : "ITEM-1", "issue" : "730", "issued" : { "date-parts" : [ [ "2020", "7", "15" ] ] }, "page" : "1999-2049", "title" : "The ERA5 global reanalysis", "translator" : [ { "dropping-particle" : "", "family" : "H4076", "given" : "", "non-dropping-particle" : "", "parse-names" : false, "suffix" : "" } ], "type" : "article-journal", "volume" : "146" }, "uris" : [ "http://www.mendeley.com/documents/?uuid=ac1c9b71-bf15-46aa-88a2-3ff862c2acec" ] } ], "mendeley" : { "formattedCitation" : "(Hersbach et al., 2020)", "plainTextFormattedCitation" : "(Hersbach et al., 2020)", "previouslyFormattedCitation" : "(Hersbach et al., 2020)" }, "properties" : { "noteIndex" : 0 }, "schema" : "https://github.com/citation-style-language/schema/raw/master/csl-citation.json" }</w:instrText>
      </w:r>
      <w:r w:rsidRPr="003A0C0D">
        <w:fldChar w:fldCharType="separate"/>
      </w:r>
      <w:ins w:id="5159" w:author="Robin Matthews" w:date="2021-05-18T16:06:00Z">
        <w:del w:id="5160" w:author="Ian Blenkinsop" w:date="2021-07-08T11:12:00Z">
          <w:r w:rsidR="00602365" w:rsidDel="005315F8">
            <w:rPr>
              <w:noProof/>
              <w:lang w:val="en-GB"/>
            </w:rPr>
            <w:delText>(</w:delText>
          </w:r>
        </w:del>
        <w:r w:rsidR="00602365">
          <w:rPr>
            <w:noProof/>
            <w:lang w:val="en-GB"/>
          </w:rPr>
          <w:t>Hersbach et al., 2020)</w:t>
        </w:r>
      </w:ins>
      <w:del w:id="5161" w:author="Robin Matthews" w:date="2021-05-18T16:06:00Z">
        <w:r w:rsidRPr="00FA4D8D" w:rsidDel="00602365">
          <w:rPr>
            <w:noProof/>
            <w:lang w:val="en-GB"/>
          </w:rPr>
          <w:delText>(Hersbach et al., 2020)</w:delText>
        </w:r>
      </w:del>
      <w:r w:rsidRPr="003A0C0D">
        <w:fldChar w:fldCharType="end"/>
      </w:r>
      <w:r w:rsidRPr="00FA4D8D">
        <w:rPr>
          <w:lang w:val="en-GB"/>
        </w:rPr>
        <w:t>. They can be globally complete, or regionally focussed and constrained by boundary conditions from a global reanalysis (</w:t>
      </w:r>
      <w:del w:id="5162" w:author="Ian Blenkinsop" w:date="2021-07-08T11:12:00Z">
        <w:r w:rsidRPr="00FA4D8D" w:rsidDel="005315F8">
          <w:rPr>
            <w:lang w:val="en-GB"/>
          </w:rPr>
          <w:delText xml:space="preserve">Chapter 10, </w:delText>
        </w:r>
      </w:del>
      <w:r w:rsidRPr="00FA4D8D">
        <w:rPr>
          <w:lang w:val="en-GB"/>
        </w:rPr>
        <w:t xml:space="preserve">Section 10.2.1.2). They can also provide feedback about the quality of the observations assimilated, including estimates of biases and critical </w:t>
      </w:r>
      <w:r w:rsidRPr="00FA4D8D">
        <w:rPr>
          <w:lang w:val="en-GB"/>
        </w:rPr>
        <w:lastRenderedPageBreak/>
        <w:t>gaps for some observing systems.</w:t>
      </w:r>
    </w:p>
    <w:p w14:paraId="0F4EC60D" w14:textId="77777777" w:rsidR="006409E5" w:rsidRPr="00FA4D8D" w:rsidRDefault="006409E5" w:rsidP="006409E5">
      <w:pPr>
        <w:pStyle w:val="AR6BodyText"/>
        <w:rPr>
          <w:lang w:val="en-GB"/>
        </w:rPr>
      </w:pPr>
    </w:p>
    <w:p w14:paraId="5C108FB4" w14:textId="2AE79761" w:rsidR="006409E5" w:rsidRPr="00FA4D8D" w:rsidRDefault="006409E5" w:rsidP="006409E5">
      <w:pPr>
        <w:pStyle w:val="AR6BodyText"/>
        <w:rPr>
          <w:lang w:val="en-GB"/>
        </w:rPr>
      </w:pPr>
      <w:r w:rsidRPr="00FA4D8D">
        <w:rPr>
          <w:lang w:val="en-GB"/>
        </w:rPr>
        <w:t xml:space="preserve">Many early reanalyses are described in Box 2.3 of </w:t>
      </w:r>
      <w:r w:rsidRPr="003A0C0D">
        <w:fldChar w:fldCharType="begin" w:fldLock="1"/>
      </w:r>
      <w:r w:rsidR="00E81B0B">
        <w:rPr>
          <w:lang w:val="en-GB"/>
        </w:rPr>
        <w:instrText>ADDIN CSL_CITATION { "citationItems" : [ { "id" : "ITEM-1", "itemData" : { "DOI" : "10.1017/CBO9781107415324.008", "ISBN" : "9781107661820", "author" : [ { "dropping-particle" : "", "family" : "Hartmann", "given" : "D L", "non-dropping-particle" : "", "parse-names" : false, "suffix" : "" }, { "dropping-particle" : "", "family" : "Klein Tank", "given" : "A M G", "non-dropping-particle" : "", "parse-names" : false, "suffix" : "" }, { "dropping-particle" : "", "family" : "Rusticucci", "given" : "M", "non-dropping-particle" : "", "parse-names" : false, "suffix" : "" }, { "dropping-particle" : "V", "family" : "Alexander", "given" : "L", "non-dropping-particle" : "", "parse-names" : false, "suffix" : "" }, { "dropping-particle" : "", "family" : "Bro\u0308nnimann", "given" : "S", "non-dropping-particle" : "", "parse-names" : false, "suffix" : "" }, { "dropping-particle" : "", "family" : "Charabi", "given" : "Y", "non-dropping-particle" : "", "parse-names" : false, "suffix" : "" }, { "dropping-particle" : "", "family" : "Dentener", "given" : "F J", "non-dropping-particle" : "", "parse-names" : false, "suffix" : "" }, { "dropping-particle" : "", "family" : "Dlugokencky", "given" : "E J", "non-dropping-particle" : "", "parse-names" : false, "suffix" : "" }, { "dropping-particle" : "", "family" : "Easterling", "given" : "D R", "non-dropping-particle" : "", "parse-names" : false, "suffix" : "" }, { "dropping-particle" : "", "family" : "Kaplan", "given" : "A", "non-dropping-particle" : "", "parse-names" : false, "suffix" : "" }, { "dropping-particle" : "", "family" : "Soden", "given" : "B J", "non-dropping-particle" : "", "parse-names" : false, "suffix" : "" }, { "dropping-particle" : "", "family" : "Thorne", "given" : "P W", "non-dropping-particle" : "", "parse-names" : false, "suffix" : "" }, { "dropping-particle" : "", "family" : "Wild", "given" : "M", "non-dropping-particle" : "", "parse-names" : false, "suffix" : "" }, { "dropping-particle" : "", "family" : "Zhai", "given" : "P M", "non-dropping-particle" : "", "parse-names" : false, "suffix" : "" } ], "chapter-number" : "2",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"159-254", "publisher" : "Cambridge University Press", "publisher-place" : "Cambridge, United Kingdom and New York, NY, USA", "title" : "Observations: Atmosphere and Surface", "translator" : [ { "dropping-particle" : "", "family" : "H3372", "given" : "Rt13", "non-dropping-particle" : "", "parse-names" : false, "suffix" : "" } ], "type" : "chapter" }, "uris" : [ "http://www.mendeley.com/documents/?uuid=e7d62494-d8aa-41ef-bbb0-0c1a62227c79" ] } ], "mendeley" : { "formattedCitation" : "(Hartmann et al., 2013)", "manualFormatting" : "Hartmann et al. (2013)", "plainTextFormattedCitation" : "(Hartmann et al., 2013)", "previouslyFormattedCitation" : "(Hartmann et al., 2013)" }, "properties" : { "noteIndex" : 0 }, "schema" : "https://github.com/citation-style-language/schema/raw/master/csl-citation.json" }</w:instrText>
      </w:r>
      <w:r w:rsidRPr="003A0C0D">
        <w:fldChar w:fldCharType="separate"/>
      </w:r>
      <w:ins w:id="5163" w:author="Robin Matthews" w:date="2021-05-18T16:06:00Z">
        <w:r w:rsidR="00602365">
          <w:rPr>
            <w:noProof/>
            <w:lang w:val="en-GB"/>
          </w:rPr>
          <w:t>Hartmann et al. (2013)</w:t>
        </w:r>
      </w:ins>
      <w:del w:id="5164" w:author="Robin Matthews" w:date="2021-05-18T16:06:00Z">
        <w:r w:rsidRPr="00FA4D8D" w:rsidDel="00602365">
          <w:rPr>
            <w:noProof/>
            <w:lang w:val="en-GB"/>
          </w:rPr>
          <w:delText>Hartmann et al. (2013)</w:delText>
        </w:r>
      </w:del>
      <w:r w:rsidRPr="003A0C0D">
        <w:fldChar w:fldCharType="end"/>
      </w:r>
      <w:r w:rsidRPr="00FA4D8D">
        <w:rPr>
          <w:lang w:val="en-GB"/>
        </w:rPr>
        <w:t>. These were often limited by the underlying model, the data assimilation schemes and observational issues</w:t>
      </w:r>
      <w:r w:rsidRPr="00FA4D8D">
        <w:rPr>
          <w:highlight w:val="white"/>
          <w:lang w:val="en-GB"/>
        </w:rPr>
        <w:t xml:space="preserve"> </w:t>
      </w:r>
      <w:commentRangeStart w:id="5165"/>
      <w:r>
        <w:rPr>
          <w:highlight w:val="white"/>
        </w:rPr>
        <w:fldChar w:fldCharType="begin" w:fldLock="1"/>
      </w:r>
      <w:r w:rsidR="00E81B0B">
        <w:rPr>
          <w:highlight w:val="white"/>
          <w:lang w:val="en-GB"/>
        </w:rPr>
        <w:instrText>ADDIN CSL_CITATION { "citationItems" : [ { "id" : "ITEM-1", "itemData" : { "DOI" : "10.1175/2009BAMS2858.1", "ISSN" : "00030007", "author" : [ { "dropping-particle" : "", "family" : "Thorne", "given" : "P. W.", "non-dropping-particle" : "", "parse-names" : false, "suffix" : "" }, { "dropping-particle" : "", "family" : "Vose", "given" : "R. S.", "non-dropping-particle" : "", "parse-names" : false, "suffix" : "" } ], "container-title" : "Bulletin of the American Meteorological Society", "id" : "ITEM-1", "issue" : "3", "issued" : { "date-parts" : [ [ "2010" ] ] }, "page" : "353-361", "title" : "Reanalyses suitable for characterizing long-term trends", "translator" : [ { "dropping-particle" : "", "family" : "H4138", "given" : "", "non-dropping-particle" : "", "parse-names" : false, "suffix" : "" } ], "type" : "article-journal", "volume" : "91" }, "uris" : [ "http://www.mendeley.com/documents/?uuid=73e4eb81-2f65-4d45-a28b-b63ebb0fe81c" ] }, { "id" : "ITEM-2", "itemData" : { "DOI" : "10.5194/acp-18-8113-2018", "ISSN" : "16807324", "abstract" : "Reanalyses are widely used because they add value to routine observations by generating physically or dynamically consistent and spatiotemporally complete atmospheric fields. Existing studies include extensive discussions of the temporal suitability of reanalyses in studies of global change. This study adds to this existing work by investigating the suitability of reanalyses in studies of regional climate change, in which land-atmosphere interactions play a comparatively important role. In this study, surface air temperatures (Ta) from 12 current reanalysis products are investigated; in particular, the spatial patterns of trends in Ta are examined using homogenized measurements of Ta made at ~2200 meteorological stations in China from 1979 to 2010. The results show that ~80% of the mean differences in Ta between the reanalyses and the in situ observations can be attributed to the differences in elevation between the stations and the model grids. Thus, the Ta climatologies display good skill, and these findings rebut previous reports of biases in Ta. However, the biases in theTa trends in the reanalyses diverge spatially (standard deviation = 0.15-0.30 \u00b0C decade-1 using 1\u00b0 \u00d7 1\u00b0 grid cells). The simulated biases in the trends in Ta correlate well with those of precipitation frequency, surface incident solar radiation (Rs) and atmospheric downward longwave radiation (Ld) among the reanalyses (r=-0:83, 0.80 and 0.77; p &lt; 0.1) when the spatial patterns of these variables are considered. The biases in the trends in Ta over southern China (on the order of -0.07 \u00b0C decade-1) are caused by biases in the trends in Rs, Ld and precipitation frequency on the order of 0.10, -0.08 and -0.06 \u00b0C decade-1, respectively. The biases in the trends in Ta over northern China (on the order of -0.12 \u00b0C decade-1) result jointly from those in Ld and precipitation frequency. Therefore, improving the simulation of precipitation frequency and Rs helps to maximize the signal component corresponding to regional climate. In addition, the analysis of Ta observations helps represent regional warming in ERA-Interim and JRA- 55. Incorporating vegetation dynamics in reanalyses and the use of accurate aerosol information, as in the Modern-Era Retrospective Analysis for Research and Applications, version 2 (MERRA-2), would lead to improvements in the modelling of regional warming. The use of the ensemble technique adopted in the twentieth-century atmospheric model ensemble ERA-20CM significan\u2026", "author" : [ { "dropping-particle" : "", "family" : "Zhou", "given" : "Chunl\u00fce", "non-dropping-particle" : "", "parse-names" : false, "suffix" : "" }, { "dropping-particle" : "", "family" : "He", "given" : "Yanyi", "non-dropping-particle" : "", "parse-names" : false, "suffix" : "" }, { "dropping-particle" : "", "family" : "Wang", "given" : "Kaicun", "non-dropping-particle" : "", "parse-names" : false, "suffix" : "" } ], "container-title" : "Atmospheric Chemistry and Physics", "id" : "ITEM-2", "issue" : "11", "issued" : { "date-parts" : [ [ "2018" ] ] }, "page" : "8113-8136", "title" : "On the suitability of current atmospheric reanalyses for regional warming studies over China", "translator" : [ { "dropping-particle" : "", "family" : "H4139", "given" : "", "non-dropping-particle" : "", "parse-names" : false, "suffix" : "" } ], "type" : "article-journal", "volume" : "18" }, "uris" : [ "http://www.mendeley.com/documents/?uuid=dad1eb24-772c-4364-88b6-b18e990522a4" ] } ], "mendeley" : { "formattedCitation" : "(Thorne and Vose, 2010; Zhou et al., 2018)", "plainTextFormattedCitation" : "(Thorne and Vose, 2010; Zhou et al., 2018)", "previouslyFormattedCitation" : "(Thorne and Vose, 2010; Zhou et al., 2018)" }, "properties" : { "noteIndex" : 0 }, "schema" : "https://github.com/citation-style-language/schema/raw/master/csl-citation.json" }</w:instrText>
      </w:r>
      <w:r>
        <w:rPr>
          <w:highlight w:val="white"/>
        </w:rPr>
        <w:fldChar w:fldCharType="separate"/>
      </w:r>
      <w:ins w:id="5166" w:author="Robin Matthews" w:date="2021-05-18T16:06:00Z">
        <w:r w:rsidR="00602365">
          <w:rPr>
            <w:noProof/>
            <w:highlight w:val="white"/>
            <w:lang w:val="en-GB"/>
          </w:rPr>
          <w:t>(Thorne and Vose, 2010; Zhou et al., 2018)</w:t>
        </w:r>
      </w:ins>
      <w:del w:id="5167" w:author="Robin Matthews" w:date="2021-05-18T16:06:00Z">
        <w:r w:rsidR="00F8677F" w:rsidRPr="00FA4D8D" w:rsidDel="00602365">
          <w:rPr>
            <w:noProof/>
            <w:highlight w:val="white"/>
            <w:lang w:val="en-GB"/>
          </w:rPr>
          <w:delText>(Thorne and Vose, 2010; Zhou et al., 2018)</w:delText>
        </w:r>
      </w:del>
      <w:r>
        <w:rPr>
          <w:highlight w:val="white"/>
        </w:rPr>
        <w:fldChar w:fldCharType="end"/>
      </w:r>
      <w:commentRangeEnd w:id="5165"/>
      <w:r w:rsidR="000C0564">
        <w:rPr>
          <w:rStyle w:val="CommentReference"/>
        </w:rPr>
        <w:commentReference w:id="5165"/>
      </w:r>
      <w:r w:rsidRPr="00FA4D8D">
        <w:rPr>
          <w:highlight w:val="white"/>
          <w:lang w:val="en-GB"/>
        </w:rPr>
        <w:t xml:space="preserve">. Observational issues include the </w:t>
      </w:r>
      <w:r w:rsidRPr="00FA4D8D">
        <w:rPr>
          <w:lang w:val="en-GB"/>
        </w:rPr>
        <w:t xml:space="preserve">lack of underlying observations in some regions, changes in the observational systems over time (e.g., spatial coverage, introduction of satellite data), and time-dependent errors in the underlying observations or in the boundary conditions, which may lead to stepwise biases in time. The assimilation of sparse or inconsistent observations can introduce mass or energy imbalances </w:t>
      </w:r>
      <w:r w:rsidRPr="003A0C0D">
        <w:fldChar w:fldCharType="begin" w:fldLock="1"/>
      </w:r>
      <w:r w:rsidR="00E81B0B">
        <w:rPr>
          <w:lang w:val="en-GB"/>
        </w:rPr>
        <w:instrText>ADDIN CSL_CITATION { "citationItems" : [ { "id" : "ITEM-1", "itemData" : { "DOI" : "10.1175/JCLI-D-18-0872.1", "ISSN" : "08948755", "abstract" : "Ocean meridional heat transports (MHTs) are deduced as a residual using energy budgets to produce latitude versus time series for the globe, Indo-Pacific, and Atlantic. The top-of-atmosphere (TOA) radiation is combined with the vertically integrated atmospheric energy divergence from atmospheric reanalyses to produce the net surface energy fluxes everywhere. The latter is then combined with estimates of the vertically integrated ocean heat content (OHC) tendency to produce estimates of the ocean heat divergence. Because seasonal sea ice and land runoffeffects are not fully considered, the mean annual cycle is incomplete, but those effects are small for interannual variability. However, there is a mismatch between 12-month inferred surface flux and the corresponding OHC changes globally, requiring adjustments to account for the Earth's global energy imbalance. Estimates are greatly improved by building in the constraint that MHT must go to zero at the northern and southern extents of the ocean basin at all times, enabling biases between the TOA and OHC data to be reconciled. Zonal mean global, Indo-Pacific, and Atlantic basin ocean MHTs are computed and presented as 12-month running means and for the mean annual cycle for 2000-16. For the Indo-Pacific, the tropical and subtropical MHTs feature a strong relationship with El Ni\u00f1o-Southern Oscillation (ENSO), and in the Atlantic, MHT interannual variability is significantly affected by and likely influences the North Atlantic Oscillation (NAO). However, Atlantic and Pacific changes are linked, suggesting that the northern annular mode (as opposed to NAO) is predominant. There is also evidence of decadal variability or trends.", "author" : [ { "dropping-particle" : "", "family" : "Trenberth", "given" : "Kevin E.", "non-dropping-particle" : "", "parse-names" : false, "suffix" : "" }, { "dropping-particle" : "", "family" : "Zhang", "given" : "Yongxin", "non-dropping-particle" : "", "parse-names" : false, "suffix" : "" }, { "dropping-particle" : "", "family" : "Fasullo", "given" : "John T.", "non-dropping-particle" : "", "parse-names" : false, "suffix" : "" }, { "dropping-particle" : "", "family" : "Cheng", "given" : "Lijing", "non-dropping-particle" : "", "parse-names" : false, "suffix" : "" } ], "container-title" : "Journal of Climate", "id" : "ITEM-1", "issue" : "14", "issued" : { "date-parts" : [ [ "2019" ] ] }, "page" : "4567-4583", "title" : "Observation-based estimates of global and basin ocean meridional heat transport time series", "translator" : [ { "dropping-particle" : "", "family" : "H4342", "given" : "", "non-dropping-particle" : "", "parse-names" : false, "suffix" : "" } ], "type" : "article-journal", "volume" : "32" }, "uris" : [ "http://www.mendeley.com/documents/?uuid=f2b361a7-ec27-4ddb-a48c-11aedd0b0372" ] }, { "id" : "ITEM-2", "itemData" : { "DOI" : "10.1007/s00382-015-2843-3", "ISSN" : "14320894", "abstract" : "Sixteen monthly air\u2013sea heat flux products from global ocean/coupled reanalyses are compared over 1993\u20132009 as part of the Ocean Reanalysis Intercomparison Project (ORA-IP). Objectives include assessing the global heat closure, the consistency of temporal variability, comparison with other flux products, and documenting errors against in situ flux measurements at a number of OceanSITES moorings. The ensemble of 16 ORA-IP flux estimates has a global positive bias over 1993\u20132009 of 4.2 \u00b1 1.1 W m\u22122. Residual heat gain (i.e., surface flux + assimilation increments) is reduced to a small positive imbalance (typically, +1\u20132 W m\u22122). This compensation between surface fluxes and assimilation increments is concentrated in the upper 100 m. Implied steady meridional heat transports also improve by including assimilation sources, except near the equator. The ensemble spread in surface heat fluxes is dominated by turbulent fluxes (&gt;40 W m\u22122 over the western boundary currents). The mean seasonal cycle is highly consistent, with variability between products mostly &lt;10 W m\u22122. The interannual variability has consistent signal-to-noise ratio (~2) throughout the equatorial Pacific, reflecting ENSO variability. Comparisons at tropical buoy sites (10\u00b0S\u201315\u00b0N) over 2007\u20132009 showed too little ocean heat gain (i.e., flux into the ocean) in ORA-IP (up to 1/3 smaller than buoy measurements) primarily due to latent heat flux errors in ORA-IP. Comparisons with the Stratus buoy (20\u00b0S, 85\u00b0W) over a longer period, 2001\u20132009, also show the ORA-IP ensemble has 16 W m\u22122 smaller net heat gain, nearly all of which is due to too much latent cooling caused by differences in surface winds imposed in ORA-IP.", "author" : [ { "dropping-particle" : "", "family" : "Valdivieso", "given" : "Maria", "non-dropping-particle" : "", "parse-names" : false, "suffix" : "" }, { "dropping-particle" : "", "family" : "Haines", "given" : "Keith", "non-dropping-particle" : "", "parse-names" : false, "suffix" : "" }, { "dropping-particle" : "", "family" : "Balmaseda", "given" : "Magdalena", "non-dropping-particle" : "", "parse-names" : false, "suffix" : "" }, { "dropping-particle" : "", "family" : "Chang", "given" : "You Soon", "non-dropping-particle" : "", "parse-names" : false, "suffix" : "" }, { "dropping-particle" : "", "family" : "Drevillon", "given" : "Marie", "non-dropping-particle" : "", "parse-names" : false, "suffix" : "" }, { "dropping-particle" : "", "family" : "Ferry", "given" : "Nicolas", "non-dropping-particle" : "", "parse-names" : false, "suffix" : "" }, { "dropping-particle" : "", "family" : "Fujii", "given" : "Yosuke", "non-dropping-particle" : "", "parse-names" : false, "suffix" : "" }, { "dropping-particle" : "", "family" : "K\u00f6hl", "given" : "Armin", "non-dropping-particle" : "", "parse-names" : false, "suffix" : "" }, { "dropping-particle" : "", "family" : "Storto", "given" : "Andrea", "non-dropping-particle" : "", "parse-names" : false, "suffix" : "" }, { "dropping-particle" : "", "family" : "Toyoda", "given" : "Takahiro", "non-dropping-particle" : "", "parse-names" : false, "suffix" : "" }, { "dropping-particle" : "", "family" : "Wang", "given" : "Xiaochun", "non-dropping-particle" : "", "parse-names" : false, "suffix" : "" }, { "dropping-particle" : "", "family" : "Waters", "given" : "Jennifer", "non-dropping-particle" : "", "parse-names" : false, "suffix" : "" }, { "dropping-particle" : "", "family" : "Xue", "given" : "Yan", "non-dropping-particle" : "", "parse-names" : false, "suffix" : "" }, { "dropping-particle" : "", "family" : "Yin", "given" : "Yonghong", "non-dropping-particle" : "", "parse-names" : false, "suffix" : "" }, { "dropping-particle" : "", "family" : "Barnier", "given" : "Bernard", "non-dropping-particle" : "", "parse-names" : false, "suffix" : "" }, { "dropping-particle" : "", "family" : "Hernandez", "given" : "Fabrice", "non-dropping-particle" : "", "parse-names" : false, "suffix" : "" }, { "dropping-particle" : "", "family" : "Kumar", "given" : "Arun", "non-dropping-particle" : "", "parse-names" : false, "suffix" : "" }, { "dropping-particle" : "", "family" : "Lee", "given" : "Tong", "non-dropping-particle" : "", "parse-names" : false, "suffix" : "" }, { "dropping-particle" : "", "family" : "Masina", "given" : "Simona", "non-dropping-particle" : "", "parse-names" : false, "suffix" : "" }, { "dropping-particle" : "", "family" : "Andrew Peterson", "given" : "K.", "non-dropping-particle" : "", "parse-names" : false, "suffix" : "" } ], "container-title" : "Climate Dynamics", "id" : "ITEM-2", "issue" : "3", "issued" : { "date-parts" : [ [ "2017" ] ] }, "page" : "983-1008", "title" : "An assessment of air\u2013sea heat fluxes from ocean and coupled reanalyses", "translator" : [ { "dropping-particle" : "", "family" : "H4560", "given" : "", "non-dropping-particle" : "", "parse-names" : false, "suffix" : "" } ], "type" : "article-journal", "volume" : "49" }, "uris" : [ "http://www.mendeley.com/documents/?uuid=2da8080f-44b3-410c-b99e-af97503b46de" ] } ], "mendeley" : { "formattedCitation" : "(Valdivieso et al., 2017; Trenberth et al., 2019)", "plainTextFormattedCitation" : "(Valdivieso et al., 2017; Trenberth et al., 2019)", "previouslyFormattedCitation" : "(Valdivieso et al., 2017; Trenberth et al., 2019)" }, "properties" : { "noteIndex" : 0 }, "schema" : "https://github.com/citation-style-language/schema/raw/master/csl-citation.json" }</w:instrText>
      </w:r>
      <w:r w:rsidRPr="003A0C0D">
        <w:fldChar w:fldCharType="separate"/>
      </w:r>
      <w:ins w:id="5168" w:author="Robin Matthews" w:date="2021-05-18T16:06:00Z">
        <w:r w:rsidR="00602365">
          <w:rPr>
            <w:noProof/>
            <w:lang w:val="en-GB"/>
          </w:rPr>
          <w:t>(Valdivieso et al., 2017; Trenberth et al., 2019)</w:t>
        </w:r>
      </w:ins>
      <w:del w:id="5169" w:author="Robin Matthews" w:date="2021-05-18T16:06:00Z">
        <w:r w:rsidRPr="00FA4D8D" w:rsidDel="00602365">
          <w:rPr>
            <w:noProof/>
            <w:lang w:val="en-GB"/>
          </w:rPr>
          <w:delText>(Valdivieso et al., 2017; Trenberth et al., 2019)</w:delText>
        </w:r>
      </w:del>
      <w:r w:rsidRPr="003A0C0D">
        <w:fldChar w:fldCharType="end"/>
      </w:r>
      <w:r w:rsidRPr="00FA4D8D">
        <w:rPr>
          <w:rFonts w:cs="Times New Roman"/>
          <w:lang w:val="en-GB"/>
        </w:rPr>
        <w:t>.</w:t>
      </w:r>
      <w:r w:rsidRPr="00FA4D8D">
        <w:rPr>
          <w:lang w:val="en-GB"/>
        </w:rPr>
        <w:t xml:space="preserve"> Further limitations</w:t>
      </w:r>
      <w:r w:rsidRPr="00FA4D8D">
        <w:rPr>
          <w:highlight w:val="white"/>
          <w:lang w:val="en-GB"/>
        </w:rPr>
        <w:t xml:space="preserve"> and some efforts to reduce the </w:t>
      </w:r>
      <w:r w:rsidR="00F70725">
        <w:rPr>
          <w:highlight w:val="white"/>
          <w:lang w:val="en-GB"/>
        </w:rPr>
        <w:t>implications</w:t>
      </w:r>
      <w:r w:rsidR="00F70725" w:rsidRPr="00FA4D8D">
        <w:rPr>
          <w:highlight w:val="white"/>
          <w:lang w:val="en-GB"/>
        </w:rPr>
        <w:t xml:space="preserve"> </w:t>
      </w:r>
      <w:r w:rsidRPr="00FA4D8D">
        <w:rPr>
          <w:highlight w:val="white"/>
          <w:lang w:val="en-GB"/>
        </w:rPr>
        <w:t xml:space="preserve">of these observational issues </w:t>
      </w:r>
      <w:del w:id="5170" w:author="Ian Blenkinsop" w:date="2021-07-08T11:13:00Z">
        <w:r w:rsidRPr="00FA4D8D" w:rsidDel="005315F8">
          <w:rPr>
            <w:highlight w:val="white"/>
            <w:lang w:val="en-GB"/>
          </w:rPr>
          <w:delText>will be</w:delText>
        </w:r>
      </w:del>
      <w:ins w:id="5171" w:author="Ian Blenkinsop" w:date="2021-07-08T11:13:00Z">
        <w:r w:rsidR="005315F8">
          <w:rPr>
            <w:highlight w:val="white"/>
            <w:lang w:val="en-GB"/>
          </w:rPr>
          <w:t>are</w:t>
        </w:r>
      </w:ins>
      <w:r w:rsidRPr="00FA4D8D">
        <w:rPr>
          <w:highlight w:val="white"/>
          <w:lang w:val="en-GB"/>
        </w:rPr>
        <w:t xml:space="preserve"> detailed below</w:t>
      </w:r>
      <w:commentRangeStart w:id="5172"/>
      <w:r w:rsidRPr="00FA4D8D">
        <w:rPr>
          <w:highlight w:val="white"/>
          <w:lang w:val="en-GB"/>
        </w:rPr>
        <w:t>.</w:t>
      </w:r>
      <w:commentRangeEnd w:id="5172"/>
      <w:r w:rsidR="005315F8">
        <w:rPr>
          <w:rStyle w:val="CommentReference"/>
        </w:rPr>
        <w:commentReference w:id="5172"/>
      </w:r>
      <w:r w:rsidRPr="00FA4D8D">
        <w:rPr>
          <w:highlight w:val="white"/>
          <w:lang w:val="en-GB"/>
        </w:rPr>
        <w:t xml:space="preserve"> </w:t>
      </w:r>
    </w:p>
    <w:p w14:paraId="0265C1F6" w14:textId="77777777" w:rsidR="006409E5" w:rsidRPr="00FA4D8D" w:rsidRDefault="006409E5" w:rsidP="006409E5">
      <w:pPr>
        <w:pStyle w:val="AR6BodyText"/>
        <w:rPr>
          <w:lang w:val="en-GB"/>
        </w:rPr>
      </w:pPr>
    </w:p>
    <w:p w14:paraId="14CEBE7B" w14:textId="60505B6A" w:rsidR="006409E5" w:rsidRPr="00FA4D8D" w:rsidRDefault="006409E5" w:rsidP="006409E5">
      <w:pPr>
        <w:pStyle w:val="AR6BodyText"/>
        <w:rPr>
          <w:lang w:val="en-GB"/>
        </w:rPr>
      </w:pPr>
      <w:r w:rsidRPr="00FA4D8D">
        <w:rPr>
          <w:rFonts w:cs="Times New Roman"/>
          <w:lang w:val="en-GB"/>
        </w:rPr>
        <w:t xml:space="preserve">The methods used in the development of reanalyses have progressed since AR5 and, in some cases, this has important implications for the information they provide on how the climate is changing. Annex I includes a list of reanalysis datasets used in </w:t>
      </w:r>
      <w:del w:id="5173" w:author="Ian Blenkinsop" w:date="2021-07-08T11:14:00Z">
        <w:r w:rsidRPr="00FA4D8D" w:rsidDel="005315F8">
          <w:rPr>
            <w:rFonts w:cs="Times New Roman"/>
            <w:lang w:val="en-GB"/>
          </w:rPr>
          <w:delText xml:space="preserve">the </w:delText>
        </w:r>
      </w:del>
      <w:r w:rsidRPr="00FA4D8D">
        <w:rPr>
          <w:rFonts w:cs="Times New Roman"/>
          <w:lang w:val="en-GB"/>
        </w:rPr>
        <w:t xml:space="preserve">AR6. Recent major developments in reanalyses include the assimilation of a wider range of observations, higher spatial and temporal resolution, extensions further back in time, and greater efforts to </w:t>
      </w:r>
      <w:del w:id="5174" w:author="Ian Blenkinsop" w:date="2021-07-08T11:14:00Z">
        <w:r w:rsidRPr="00FA4D8D" w:rsidDel="005315F8">
          <w:rPr>
            <w:rFonts w:cs="Times New Roman"/>
            <w:lang w:val="en-GB"/>
          </w:rPr>
          <w:delText xml:space="preserve">minimise </w:delText>
        </w:r>
      </w:del>
      <w:ins w:id="5175" w:author="Ian Blenkinsop" w:date="2021-07-08T11:14:00Z">
        <w:r w:rsidR="005315F8" w:rsidRPr="00FA4D8D">
          <w:rPr>
            <w:rFonts w:cs="Times New Roman"/>
            <w:lang w:val="en-GB"/>
          </w:rPr>
          <w:t>minimi</w:t>
        </w:r>
        <w:r w:rsidR="005315F8">
          <w:rPr>
            <w:rFonts w:cs="Times New Roman"/>
            <w:lang w:val="en-GB"/>
          </w:rPr>
          <w:t>z</w:t>
        </w:r>
        <w:r w:rsidR="005315F8" w:rsidRPr="00FA4D8D">
          <w:rPr>
            <w:rFonts w:cs="Times New Roman"/>
            <w:lang w:val="en-GB"/>
          </w:rPr>
          <w:t xml:space="preserve">e </w:t>
        </w:r>
      </w:ins>
      <w:r w:rsidRPr="00FA4D8D">
        <w:rPr>
          <w:rFonts w:cs="Times New Roman"/>
          <w:lang w:val="en-GB"/>
        </w:rPr>
        <w:t xml:space="preserve">the influence of a temporally varying observational network. </w:t>
      </w:r>
    </w:p>
    <w:p w14:paraId="5A6E2C6E" w14:textId="77777777" w:rsidR="006409E5" w:rsidRPr="00FA4D8D" w:rsidRDefault="006409E5" w:rsidP="006409E5">
      <w:pPr>
        <w:pStyle w:val="AR6BodyText"/>
        <w:rPr>
          <w:lang w:val="en-GB"/>
        </w:rPr>
      </w:pPr>
    </w:p>
    <w:p w14:paraId="4FAB6E32" w14:textId="20C091D4" w:rsidR="006409E5" w:rsidRPr="00FA4D8D" w:rsidRDefault="006409E5" w:rsidP="006409E5">
      <w:pPr>
        <w:pStyle w:val="AR6BodyText"/>
        <w:rPr>
          <w:i/>
          <w:lang w:val="en-GB"/>
        </w:rPr>
      </w:pPr>
      <w:commentRangeStart w:id="5176"/>
      <w:r w:rsidRPr="00FA4D8D">
        <w:rPr>
          <w:rFonts w:cs="Times New Roman"/>
          <w:i/>
          <w:lang w:val="en-GB"/>
        </w:rPr>
        <w:t>A</w:t>
      </w:r>
      <w:commentRangeEnd w:id="5176"/>
      <w:r w:rsidR="005315F8">
        <w:rPr>
          <w:rStyle w:val="CommentReference"/>
        </w:rPr>
        <w:commentReference w:id="5176"/>
      </w:r>
      <w:r w:rsidRPr="00FA4D8D">
        <w:rPr>
          <w:rFonts w:cs="Times New Roman"/>
          <w:i/>
          <w:lang w:val="en-GB"/>
        </w:rPr>
        <w:t xml:space="preserve">tmospheric </w:t>
      </w:r>
      <w:del w:id="5177" w:author="Ian Blenkinsop" w:date="2021-07-08T11:14:00Z">
        <w:r w:rsidRPr="00FA4D8D" w:rsidDel="005315F8">
          <w:rPr>
            <w:rFonts w:cs="Times New Roman"/>
            <w:i/>
            <w:lang w:val="en-GB"/>
          </w:rPr>
          <w:delText>reanalyses</w:delText>
        </w:r>
      </w:del>
      <w:ins w:id="5178" w:author="Ian Blenkinsop" w:date="2021-07-08T11:14:00Z">
        <w:r w:rsidR="005315F8">
          <w:rPr>
            <w:rFonts w:cs="Times New Roman"/>
            <w:i/>
            <w:lang w:val="en-GB"/>
          </w:rPr>
          <w:t>R</w:t>
        </w:r>
        <w:r w:rsidR="005315F8" w:rsidRPr="00FA4D8D">
          <w:rPr>
            <w:rFonts w:cs="Times New Roman"/>
            <w:i/>
            <w:lang w:val="en-GB"/>
          </w:rPr>
          <w:t>eanalyses</w:t>
        </w:r>
      </w:ins>
    </w:p>
    <w:p w14:paraId="7EAF6620" w14:textId="4480FCE8" w:rsidR="006409E5" w:rsidRPr="00FA4D8D" w:rsidRDefault="006409E5" w:rsidP="006409E5">
      <w:pPr>
        <w:pStyle w:val="AR6BodyText"/>
        <w:rPr>
          <w:lang w:val="en-GB"/>
        </w:rPr>
      </w:pPr>
      <w:r w:rsidRPr="00FA4D8D">
        <w:rPr>
          <w:lang w:val="en-GB"/>
        </w:rPr>
        <w:t>Extensive improvements have been made in global atmospheric reanalyses since AR5. The growing demand for high</w:t>
      </w:r>
      <w:r w:rsidR="00C1628A" w:rsidRPr="00FA4D8D">
        <w:rPr>
          <w:lang w:val="en-GB"/>
        </w:rPr>
        <w:t>-</w:t>
      </w:r>
      <w:r w:rsidRPr="00FA4D8D">
        <w:rPr>
          <w:lang w:val="en-GB"/>
        </w:rPr>
        <w:t xml:space="preserve">resolution data has led to the development of higher-resolution atmospheric reanalyses, such as the </w:t>
      </w:r>
      <w:r w:rsidRPr="00FA4D8D">
        <w:rPr>
          <w:highlight w:val="white"/>
          <w:lang w:val="en-GB"/>
        </w:rPr>
        <w:t xml:space="preserve">Modern-Era Retrospective Analysis for Research and Applications, version 2 </w:t>
      </w:r>
      <w:r w:rsidRPr="00FA4D8D">
        <w:rPr>
          <w:lang w:val="en-GB"/>
        </w:rPr>
        <w:t>(MERRA</w:t>
      </w:r>
      <w:ins w:id="5179" w:author="Ian Blenkinsop" w:date="2021-07-08T11:21:00Z">
        <w:r w:rsidR="000E5470">
          <w:rPr>
            <w:lang w:val="en-GB"/>
          </w:rPr>
          <w:t>-</w:t>
        </w:r>
      </w:ins>
      <w:r w:rsidRPr="00FA4D8D">
        <w:rPr>
          <w:lang w:val="en-GB"/>
        </w:rPr>
        <w:t xml:space="preserve">2; </w:t>
      </w:r>
      <w:r w:rsidRPr="003A0C0D">
        <w:fldChar w:fldCharType="begin" w:fldLock="1"/>
      </w:r>
      <w:r w:rsidR="00E81B0B">
        <w:rPr>
          <w:lang w:val="en-GB"/>
        </w:rPr>
        <w:instrText>ADDIN CSL_CITATION { "citationItems" : [ { "id" : "ITEM-1", "itemData" : { "DOI" : "10.1175/JCLI-D-16-0758.1", "ISBN" : "0894-8755\r1520-0442", "ISSN" : "08948755", "abstract" : "AbstractThe Modern-Era Retrospective Analysis for Research and Applications, version 2 (MERRA-2), is the latest atmospheric reanalysis of the modern satellite era produced by NASA\u2019s Global Modeling and Assimilation Office (GMAO). MERRA-2 assimilates observation types not available to its predecessor, MERRA, and includes updates to the Goddard Earth Observing System (GEOS) model and analysis scheme so as to provide a viable ongoing climate analysis beyond MERRA\u2019s terminus. While addressing known limitations of MERRA, MERRA-2 is also intended to be a development milestone for a future integrated Earth system analysis (IESA) currently under development at GMAO. This paper provides an overview of the MERRA-2 system and various performance metrics. Among the advances in MERRA-2 relevant to IESA are the assimilation of aerosol observations, several improvements to the representation of the stratosphere including ozone, and improved representations of cryospheric processes. Other improvements in the quality of M...", "author" : [ { "dropping-particle" : "", "family" : "Gelaro", "given" : "Ronald", "non-dropping-particle" : "", "parse-names" : false, "suffix" : "" }, { "dropping-particle" : "", "family" : "McCarty", "given" : "Will", "non-dropping-particle" : "", "parse-names" : false, "suffix" : "" }, { "dropping-particle" : "", "family" : "Su\u00e1rez", "given" : "Max J.", "non-dropping-particle" : "", "parse-names" : false, "suffix" : "" }, { "dropping-particle" : "", "family" : "Todling", "given" : "Ricardo", "non-dropping-particle" : "", "parse-names" : false, "suffix" : "" }, { "dropping-particle" : "", "family" : "Molod", "given" : "Andrea", "non-dropping-particle" : "", "parse-names" : false, "suffix" : "" }, { "dropping-particle" : "", "family" : "Takacs", "given" : "Lawrence", "non-dropping-particle" : "", "parse-names" : false, "suffix" : "" }, { "dropping-particle" : "", "family" : "Randles", "given" : "Cynthia A.", "non-dropping-particle" : "", "parse-names" : false, "suffix" : "" }, { "dropping-particle" : "", "family" : "Darmenov", "given" : "Anton", "non-dropping-particle" : "", "parse-names" : false, "suffix" : "" }, { "dropping-particle" : "", "family" : "Bosilovich", "given" : "Michael G.", "non-dropping-particle" : "", "parse-names" : false, "suffix" : "" }, { "dropping-particle" : "", "family" : "Reichle", "given" : "Rolf", "non-dropping-particle" : "", "parse-names" : false, "suffix" : "" }, { "dropping-particle" : "", "family" : "Wargan", "given" : "Krzysztof", "non-dropping-particle" : "", "parse-names" : false, "suffix" : "" }, { "dropping-particle" : "", "family" : "Coy", "given" : "Lawrence", "non-dropping-particle" : "", "parse-names" : false, "suffix" : "" }, { "dropping-particle" : "", "family" : "Cullather", "given" : "Richard", "non-dropping-particle" : "", "parse-names" : false, "suffix" : "" }, { "dropping-particle" : "", "family" : "Draper", "given" : "Clara", "non-dropping-particle" : "", "parse-names" : false, "suffix" : "" }, { "dropping-particle" : "", "family" : "Akella", "given" : "Santha", "non-dropping-particle" : "", "parse-names" : false, "suffix" : "" }, { "dropping-particle" : "", "family" : "Buchard", "given" : "Virginie", "non-dropping-particle" : "", "parse-names" : false, "suffix" : "" }, { "dropping-particle" : "", "family" : "Conaty", "given" : "Austin", "non-dropping-particle" : "", "parse-names" : false, "suffix" : "" }, { "dropping-particle" : "", "family" : "Silva", "given" : "Arlindo M.", "non-dropping-particle" : "da", "parse-names" : false, "suffix" : "" }, { "dropping-particle" : "", "family" : "Gu", "given" : "Wei", "non-dropping-particle" : "", "parse-names" : false, "suffix" : "" }, { "dropping-particle" : "", "family" : "Kim", "given" : "Gi Kong", "non-dropping-particle" : "", "parse-names" : false, "suffix" : "" }, { "dropping-particle" : "", "family" : "Koster", "given" : "Randal", "non-dropping-particle" : "", "parse-names" : false, "suffix" : "" }, { "dropping-particle" : "", "family" : "Lucchesi", "given" : "Robert", "non-dropping-particle" : "", "parse-names" : false, "suffix" : "" }, { "dropping-particle" : "", "family" : "Merkova", "given" : "Dagmar", "non-dropping-particle" : "", "parse-names" : false, "suffix" : "" }, { "dropping-particle" : "", "family" : "Nielsen", "given" : "Jon Eric", "non-dropping-particle" : "", "parse-names" : false, "suffix" : "" }, { "dropping-particle" : "", "family" : "Partyka", "given" : "Gary", "non-dropping-particle" : "", "parse-names" : false, "suffix" : "" }, { "dropping-particle" : "", "family" : "Pawson", "given" : "Steven", "non-dropping-particle" : "", "parse-names" : false, "suffix" : "" }, { "dropping-particle" : "", "family" : "Putman", "given" : "William", "non-dropping-particle" : "", "parse-names" : false, "suffix" : "" }, { "dropping-particle" : "", "family" : "Rienecker", "given" : "Michele", "non-dropping-particle" : "", "parse-names" : false, "suffix" : "" }, { "dropping-particle" : "", "family" : "Schubert", "given" : "Siegfried D.", "non-dropping-particle" : "", "parse-names" : false, "suffix" : "" }, { "dropping-particle" : "", "family" : "Sienkiewicz", "given" : "Meta", "non-dropping-particle" : "", "parse-names" : false, "suffix" : "" }, { "dropping-particle" : "", "family" : "Zhao", "given" : "Bin", "non-dropping-particle" : "", "parse-names" : false, "suffix" : "" } ], "container-title" : "Journal of Climate", "id" : "ITEM-1", "issue" : "14", "issued" : { "date-parts" : [ [ "2017" ] ] }, "page" : "5419-5454", "title" : "The modern-era retrospective analysis for research and applications, version 2 (MERRA-2)", "translator" : [ { "dropping-particle" : "", "family" : "H3447", "given" : "", "non-dropping-particle" : "", "parse-names" : false, "suffix" : "" } ], "type" : "article-journal", "volume" : "30" }, "uris" : [ "http://www.mendeley.com/documents/?uuid=c0461899-c1eb-47c5-be6a-17bc94ad66e9" ] } ], "mendeley" : { "formattedCitation" : "(Gelaro et al., 2017)", "manualFormatting" : "Gelaro et al., 2017)", "plainTextFormattedCitation" : "(Gelaro et al., 2017)", "previouslyFormattedCitation" : "(Gelaro et al., 2017)" }, "properties" : { "noteIndex" : 0 }, "schema" : "https://github.com/citation-style-language/schema/raw/master/csl-citation.json" }</w:instrText>
      </w:r>
      <w:r w:rsidRPr="003A0C0D">
        <w:fldChar w:fldCharType="separate"/>
      </w:r>
      <w:ins w:id="5180" w:author="Robin Matthews" w:date="2021-05-18T16:06:00Z">
        <w:r w:rsidR="00602365">
          <w:rPr>
            <w:noProof/>
          </w:rPr>
          <w:t>Gelaro et al., 2017)</w:t>
        </w:r>
      </w:ins>
      <w:del w:id="5181" w:author="Robin Matthews" w:date="2021-05-18T16:06:00Z">
        <w:r w:rsidRPr="003A0C0D" w:rsidDel="00602365">
          <w:rPr>
            <w:noProof/>
          </w:rPr>
          <w:delText>Gelaro et al., 2017)</w:delText>
        </w:r>
      </w:del>
      <w:r w:rsidRPr="003A0C0D">
        <w:fldChar w:fldCharType="end"/>
      </w:r>
      <w:r>
        <w:t xml:space="preserve"> and </w:t>
      </w:r>
      <w:r w:rsidRPr="003A0C0D">
        <w:t xml:space="preserve">ERA5 </w:t>
      </w:r>
      <w:r w:rsidRPr="003A0C0D">
        <w:fldChar w:fldCharType="begin" w:fldLock="1"/>
      </w:r>
      <w:r w:rsidR="00A94565">
        <w:instrText>ADDIN CSL_CITATION { "citationItems" : [ { "id" : "ITEM-1", "itemData" : { "DOI" : "10.1002/qj.3803", "ISSN" : "0035-9009", "abstract" : "Within the Copernicus Climate Change Service (C3S), ECMWF is producing the ERA5 reanalysis which, once completed, will embody a detailed record of the global atmosphere, land surface and ocean waves from 1950 onwards. This new reanalysis replaces the ERA-Interim reanalysis (spanning 1979 onwards) which was started in 2006. ERA5 is based on the Integrated Forecasting System (IFS) Cy41r2 which was operational in 2016. ERA5 thus benefits from a decade of developments in model physics, core dynamics and data assimilation. In addition to a significantly enhanced horizontal resolution of 31 km, compared to 80 km for ERA-Interim, ERA5 has hourly output throughout, and an uncertainty estimate from an ensemble (3-hourly at half the horizontal resolution). This paper describes the general set-up of ERA5, as well as a basic evaluation of characteristics and performance, with a focus on the dataset from 1979 onwards which is currently publicly available. Re-forecasts from ERA5 analyses show a gain of up to one day in skill with respect to ERA-Interim. Comparison with radiosonde and PILOT data prior to assimilation shows an improved fit for temperature, wind and humidity in the troposphere, but not the stratosphere. A comparison with independent buoy data shows a much improved fit for ocean wave height. The uncertainty estimate reflects the evolution of the observing systems used in ERA5. The enhanced temporal and spatial resolution allows for a detailed evolution of weather systems. For precipitation, global-mean correlation with monthly-mean GPCP data is increased from 67% to 77%. In general, low-frequency variability is found to be well represented and from 10 hPa downwards general patterns of anomalies in temperature match those from the ERA-Interim, MERRA-2 and JRA-55 reanalyses.", "author" : [ { "dropping-particle" : "", "family" : "Hersbach", "given" : "Hans", "non-dropping-particle" : "", "parse-names" : false, "suffix" : "" }, { "dropping-particle" : "", "family" : "Bell", "given" : "Bill", "non-dropping-particle" : "", "parse-names" : false, "suffix" : "" }, { "dropping-particle" : "", "family" : "Berrisford", "given" : "Paul", "non-dropping-particle" : "", "parse-names" : false, "suffix" : "" }, { "dropping-particle" : "", "family" : "Hirahara", "given" : "Shoji", "non-dropping-particle" : "", "parse-names" : false, "suffix" : "" }, { "dropping-particle" : "", "family" : "Hor\u00e1nyi", "given" : "Andr\u00e1s", "non-dropping-particle" : "", "parse-names" : false, "suffix" : "" }, { "dropping-particle" : "", "family" : "Mu\u00f1oz\u2010Sabater", "given" : "Joaqu\u00edn", "non-dropping-particle" : "", "parse-names" : false, "suffix" : "" }, { "dropping-particle" : "", "family" : "Nicolas", "given" : "Julien", "non-dropping-particle" : "", "parse-names" : false, "suffix" : "" }, { "dropping-particle" : "", "family" : "Peubey", "given" : "Carole", "non-dropping-particle" : "", "parse-names" : false, "suffix" : "" }, { "dropping-particle" : "", "family" : "Radu", "given" : "Raluca", "non-dropping-particle" : "", "parse-names" : false, "suffix" : "" }, { "dropping-particle" : "", "family" : "Schepers", "given" : "Dinand", "non-dropping-particle" : "", "parse-names" : false, "suffix" : "" }, { "dropping-particle" : "", "family" : "Simmons", "given" : "Adrian", "non-dropping-particle" : "", "parse-names" : false, "suffix" : "" }, { "dropping-particle" : "", "family" : "Soci", "given" : "Cornel", "non-dropping-particle" : "", "parse-names" : false, "suffix" : "" }, { "dropping-particle" : "", "family" : "Abdalla", "given" : "Saleh", "non-dropping-particle" : "", "parse-names" : false, "suffix" : "" }, { "dropping-particle" : "", "family" : "Abellan", "given" : "Xavier", "non-dropping-particle" : "", "parse-names" : false, "suffix" : "" }, { "dropping-particle" : "", "family" : "Balsamo", "given" : "Gianpaolo", "non-dropping-particle" : "", "parse-names" : false, "suffix" : "" }, { "dropping-particle" : "", "family" : "Bechtold", "given" : "Peter", "non-dropping-particle" : "", "parse-names" : false, "suffix" : "" }, { "dropping-particle" : "", "family" : "Biavati", "given" : "Gionata", "non-dropping-particle" : "", "parse-names" : false, "suffix" : "" }, { "dropping-particle" : "", "family" : "Bidlot", "given" : "Jean", "non-dropping-particle" : "", "parse-names" : false, "suffix" : "" }, { "dropping-particle" : "", "family" : "Bonavita", "given" : "Massimo", "non-dropping-particle" : "", "parse-names" : false, "suffix" : "" }, { "dropping-particle" : "", "family" : "Chiara", "given" : "Giovanna", "non-dropping-particle" : "", "parse-names" : false, "suffix" : "" }, { "dropping-particle" : "", "family" : "Dahlgren", "given" : "Per", "non-dropping-particle" : "", "parse-names" : false, "suffix" : "" }, { "dropping-particle" : "", "family" : "Dee", "given" : "Dick", "non-dropping-particle" : "", "parse-names" : false, "suffix" : "" }, { "dropping-particle" : "", "family" : "Diamantakis", "given" : "Michail", "non-dropping-particle" : "", "parse-names" : false, "suffix" : "" }, { "dropping-particle" : "", "family" : "Dragani", "given" : "Rossana", "non-dropping-particle" : "", "parse-names" : false, "suffix" : "" }, { "dropping-particle" : "", "family" : "Flemming", "given" : "Johannes", "non-dropping-particle" : "", "parse-names" : false, "suffix" : "" }, { "dropping-particle" : "", "family" : "Forbes", "given" : "Richard", "non-dropping-particle" : "", "parse-names" : false, "suffix" : "" }, { "dropping-particle" : "", "family" : "Fuentes", "given" : "Manuel", "non-dropping-particle" : "", "parse-names" : false, "suffix" : "" }, { "dropping-particle" : "", "family" : "Geer", "given" : "Alan", "non-dropping-particle" : "", "parse-names" : false, "suffix" : "" }, { "dropping-particle" : "", "family" : "Haimberger", "given" : "Leo", "non-dropping-particle" : "", "parse-names" : false, "suffix" : "" }, { "dropping-particle" : "", "family" : "Healy", "given" : "Sean", "non-dropping-particle" : "", "parse-names" : false, "suffix" : "" }, { "dropping-particle" : "", "family" : "Hogan", "given" : "Robin J.", "non-dropping-particle" : "", "parse-names" : false, "suffix" : "" }, { "dropping-particle" : "", "family" : "H\u00f3lm", "given" : "El\u00edas", "non-dropping-particle" : "", "parse-names" : false, "suffix" : "" }, { "dropping-particle" : "", "family" : "Janiskov\u00e1", "given" : "Marta", "non-dropping-particle" : "", "parse-names" : false, "suffix" : "" }, { "dropping-particle" : "", "family" : "Keeley", "given" : "Sarah", "non-dropping-particle" : "", "parse-names" : false, "suffix" : "" }, { "dropping-particle" : "", "family" : "Laloyaux", "given" : "Patrick", "non-dropping-particle" : "", "parse-names" : false, "suffix" : "" }, { "dropping-particle" : "", "family" : "Lopez", "given" : "Philippe", "non-dropping-particle" : "", "parse-names" : false, "suffix" : "" }, { "dropping-particle" : "", "family" : "Lupu", "given" : "Cristina", "non-dropping-particle" : "", "parse-names" : false, "suffix" : "" }, { "dropping-particle" : "", "family" : "Radnoti", "given" : "Gabor", "non-dropping-particle" : "", "parse-names" : false, "suffix" : "" }, { "dropping-particle" : "", "family" : "Rosnay", "given" : "</w:instrText>
      </w:r>
      <w:r w:rsidR="00A94565" w:rsidRPr="002079D8">
        <w:rPr>
          <w:lang w:val="en-GB"/>
          <w:rPrChange w:id="5182" w:author="Elisabeth Lonnoy" w:date="2021-05-20T15:26:00Z">
            <w:rPr/>
          </w:rPrChange>
        </w:rPr>
        <w:instrText>Patricia", "non-dropping-particle" : "", "parse-names" : false, "suffix" : "" }, { "dropping-particle" : "", "family" : "Rozum", "given" : "Iryna", "non-dropping-particle" : "", "parse-names" : false, "suffix" : "" }, { "dropping-particle" : "", "family" : "Vamborg", "given" : "Freja", "non-dropping-particle" : "", "parse-names" : false, "suffix" : "" }, { "dropping-particle" : "", "family" : "Villaume", "given" : "Sebastien", "non-dropping-particle" : "", "parse-names" : false, "suffix" : "" }, { "dropping-particle" : "", "family" : "Th\u00e9paut", "given" : "Jean\u2010No\u00ebl", "non-dropping-particle" : "", "parse-names" : false, "suffix" : "" } ], "container-title" : "Quarterly Journal of the Royal Meteorological Society", "id" : "ITEM-1", "issue" : "730", "issued" : { "date-parts" : [ [ "2020", "7", "15" ] ] }, "page" : "1999-2049", "title" : "The ERA5 global reanalysis", "translator" : [ { "dropping-particle" : "", "family" : "H4076", "given" : "", "non-dropping-particle" : "", "parse-names" : false, "suffix" : "" } ], "type" : "article-journal", "volume" : "146" }, "uris" : [ "http://www.mendeley.com/documents/?uuid=ac1c9b71-bf15-46aa-88a2-3ff862c2acec" ] } ], "mendeley" : { "formattedCitation" : "(Hersbach et al., 2020)", "plainTextFormattedCitation" : "(Hersbach et al., 2020)", "previouslyFormattedCitation" : "(Hersbach et al., 2020)" }, "properties" : { "noteIndex" : 0 }, "schema" : "https://github.com/citation-style-language/schema/raw/master/csl-citation.json" }</w:instrText>
      </w:r>
      <w:r w:rsidRPr="003A0C0D">
        <w:fldChar w:fldCharType="separate"/>
      </w:r>
      <w:ins w:id="5183" w:author="Robin Matthews" w:date="2021-05-18T16:06:00Z">
        <w:r w:rsidR="00602365">
          <w:rPr>
            <w:noProof/>
            <w:lang w:val="en-GB"/>
          </w:rPr>
          <w:t>(Hersbach et al., 2020)</w:t>
        </w:r>
      </w:ins>
      <w:del w:id="5184" w:author="Robin Matthews" w:date="2021-05-18T16:06:00Z">
        <w:r w:rsidRPr="00FA4D8D" w:rsidDel="00602365">
          <w:rPr>
            <w:noProof/>
            <w:lang w:val="en-GB"/>
          </w:rPr>
          <w:delText>(Hersbach et al., 2020)</w:delText>
        </w:r>
      </w:del>
      <w:r w:rsidRPr="003A0C0D">
        <w:fldChar w:fldCharType="end"/>
      </w:r>
      <w:r w:rsidRPr="00FA4D8D">
        <w:rPr>
          <w:lang w:val="en-GB"/>
        </w:rPr>
        <w:t>. There is a focus on ERA5 here because it has been assessed as of high enough quality to present temperature trends alongside more traditional observational datasets (</w:t>
      </w:r>
      <w:del w:id="5185" w:author="Ian Blenkinsop" w:date="2021-07-08T11:16:00Z">
        <w:r w:rsidRPr="00FA4D8D" w:rsidDel="005315F8">
          <w:rPr>
            <w:lang w:val="en-GB"/>
          </w:rPr>
          <w:delText xml:space="preserve">Chapter 2, </w:delText>
        </w:r>
      </w:del>
      <w:r w:rsidRPr="00FA4D8D">
        <w:rPr>
          <w:lang w:val="en-GB"/>
        </w:rPr>
        <w:t>Section 2.3.1.1) and is also used in the Interactive Atlas.</w:t>
      </w:r>
    </w:p>
    <w:p w14:paraId="29EDE465" w14:textId="77777777" w:rsidR="006409E5" w:rsidRPr="00FA4D8D" w:rsidRDefault="006409E5" w:rsidP="006409E5">
      <w:pPr>
        <w:pStyle w:val="AR6BodyText"/>
        <w:rPr>
          <w:lang w:val="en-GB"/>
        </w:rPr>
      </w:pPr>
    </w:p>
    <w:p w14:paraId="265FB974" w14:textId="7FDF027F" w:rsidR="006409E5" w:rsidRPr="00FA4D8D" w:rsidRDefault="006409E5" w:rsidP="006409E5">
      <w:pPr>
        <w:pStyle w:val="AR6BodyText"/>
        <w:rPr>
          <w:lang w:val="en-GB"/>
        </w:rPr>
      </w:pPr>
      <w:r w:rsidRPr="00FA4D8D">
        <w:rPr>
          <w:lang w:val="en-GB"/>
        </w:rPr>
        <w:t>Atmospheric reanalyses that were assessed in AR5 are still being used in the literature, and results from ERA-Interim</w:t>
      </w:r>
      <w:ins w:id="5186" w:author="Ian Blenkinsop" w:date="2021-07-08T11:19:00Z">
        <w:r w:rsidR="005315F8" w:rsidRPr="005315F8">
          <w:rPr>
            <w:lang w:val="en-GB"/>
          </w:rPr>
          <w:t xml:space="preserve"> </w:t>
        </w:r>
        <w:r w:rsidR="005315F8">
          <w:rPr>
            <w:lang w:val="en-GB"/>
          </w:rPr>
          <w:t xml:space="preserve">(about </w:t>
        </w:r>
        <w:r w:rsidR="005315F8" w:rsidRPr="00FA4D8D">
          <w:rPr>
            <w:lang w:val="en-GB"/>
          </w:rPr>
          <w:t>80 km resolution, production stopped in August 2019</w:t>
        </w:r>
        <w:r w:rsidR="005315F8">
          <w:rPr>
            <w:lang w:val="en-GB"/>
          </w:rPr>
          <w:t>;</w:t>
        </w:r>
      </w:ins>
      <w:r w:rsidRPr="00FA4D8D">
        <w:rPr>
          <w:lang w:val="en-GB"/>
        </w:rPr>
        <w:t xml:space="preserve"> </w:t>
      </w:r>
      <w:r w:rsidRPr="0060105B">
        <w:fldChar w:fldCharType="begin" w:fldLock="1"/>
      </w:r>
      <w:r w:rsidR="00E81B0B">
        <w:rPr>
          <w:lang w:val="en-GB"/>
        </w:rPr>
        <w:instrText>ADDIN CSL_CITATION { "citationItems" : [ { "id" : "ITEM-1", "itemData" : { "DOI" : "10.1002/qj.828", "ISBN" : "1477-870X", "ISSN" : "00359009", "PMID" : "25657484", "abstract" : "ERA-Interim is the latest global atmospheric reanalysis produced by the European Centre for Medium-Range Weather Forecasts (ECMWF). The ERA-Interim project was conducted in part to prepare for a new atmospheric reanalysis to replace ERA-40, which will extend back to the early part of the twentieth century. This article describes the forecast model, data assimilation method, and input datasets used to produce ERA-Interim, and discusses the performance of the system. Special emphasis is placed on various difficulties encountered in the production of ERA-40, including the representation of the hydrological cycle, the quality of the stratospheric circulation, and the consistency in time of the reanalysed fields. We provide evidence for substantial improvements in each of these aspects. We also identify areas where further work is needed and describe opportunities and objectives for future reanalysis projects at ECMWF", "author" : [ { "dropping-particle" : "", "family" : "Dee", "given" : "D. P.", "non-dropping-particle" : "", "parse-names" : false, "suffix" : "" }, { "dropping-particle" : "", "family" : "Uppala", "given" : "S. M.", "non-dropping-particle" : "", "parse-names" : false, "suffix" : "" }, { "dropping-particle" : "", "family" : "Simmons", "given" : "A. J.", "non-dropping-particle" : "", "parse-names" : false, "suffix" : "" }, { "dropping-particle" : "", "family" : "Berrisford", "given" : "P.", "non-dropping-particle" : "", "parse-names" : false, "suffix" : "" }, { "dropping-particle" : "", "family" : "Poli", "given" : "P.", "non-dropping-particle" : "", "parse-names" : false, "suffix" : "" }, { "dropping-particle" : "", "family" : "Kobayashi", "given" : "S.", "non-dropping-particle" : "", "parse-names" : false, "suffix" : "" }, { "dropping-particle" : "", "family" : "Andrae", "given" : "U.", "non-dropping-particle" : "", "parse-names" : false, "suffix" : "" }, { "dropping-particle" : "", "family" : "Balmaseda", "given" : "M. A.", "non-dropping-particle" : "", "parse-names" : false, "suffix" : "" }, { "dropping-particle" : "", "family" : "Balsamo", "given" : "G.", "non-dropping-particle" : "", "parse-names" : false, "suffix" : "" }, { "dropping-particle" : "", "family" : "Bauer", "given" : "P.", "non-dropping-particle" : "", "parse-names" : false, "suffix" : "" }, { "dropping-particle" : "", "family" : "Bechtold", "given" : "P.", "non-dropping-particle" : "", "parse-names" : false, "suffix" : "" }, { "dropping-particle" : "", "family" : "Beljaars", "given" : "A. C.M.", "non-dropping-particle" : "", "parse-names" : false, "suffix" : "" }, { "dropping-particle" : "", "family" : "Berg", "given" : "L.", "non-dropping-particle" : "van de", "parse-names" : false, "suffix" : "" }, { "dropping-particle" : "", "family" : "Bidlot", "given" : "J.", "non-dropping-particle" : "", "parse-names" : false, "suffix" : "" }, { "dropping-particle" : "", "family" : "Bormann", "given" : "N.", "non-dropping-particle" : "", "parse-names" : false, "suffix" : "" }, { "dropping-particle" : "", "family" : "Delsol", "given" : "C.", "non-dropping-particle" : "", "parse-names" : false, "suffix" : "" }, { "dropping-particle" : "", "family" : "Dragani", "given" : "R.", "non-dropping-particle" : "", "parse-names" : false, "suffix" : "" }, { "dropping-particle" : "", "family" : "Fuentes", "given" : "M.", "non-dropping-particle" : "", "parse-names" : false, "suffix" : "" }, { "dropping-particle" : "", "family" : "Geer", "given" : "A. J.", "non-dropping-particle" : "", "parse-names" : false, "suffix" : "" }, { "dropping-particle" : "", "family" : "Haimberger", "given" : "L.", "non-dropping-particle" : "", "parse-names" : false, "suffix" : "" }, { "dropping-particle" : "", "family" : "Healy", "given" : "S. B.", "non-dropping-particle" : "", "parse-names" : false, "suffix" : "" }, { "dropping-particle" : "", "family" : "Hersbach", "given" : "H.", "non-dropping-particle" : "", "parse-names" : false, "suffix" : "" }, { "dropping-particle" : "V.", "family" : "H\u00f3lm", "given" : "E.", "non-dropping-particle" : "", "parse-names" : false, "suffix" : "" }, { "dropping-particle" : "", "family" : "Isaksen", "given" : "L.", "non-dropping-particle" : "", "parse-names" : false, "suffix" : "" }, { "dropping-particle" : "", "family" : "K\u00e5llberg", "given" : "P.", "non-dropping-particle" : "", "parse-names" : false, "suffix" : "" }, { "dropping-particle" : "", "family" : "K\u00f6hler", "given" : "M.", "non-dropping-particle" : "", "parse-names" : false, "suffix" : "" }, { "dropping-particle" : "", "family" : "Matricardi", "given" : "M.", "non-dropping-particle" : "", "parse-names" : false, "suffix" : "" }, { "dropping-particle" : "", "family" : "Mcnally", "given" : "A. P.", "non-dropping-particle" : "", "parse-names" : false, "suffix" : "" }, { "dropping-particle" : "", "family" : "Monge-Sanz", "given" : "B. M.", "non-dropping-particle" : "", "parse-names" : false, "suffix" : "" }, { "dropping-particle" : "", "family" : "Morcrette", "given" : "J. J.", "non-dropping-particle" : "", "parse-names" : false, "suffix" : "" }, { "dropping-particle" : "", "family" : "Park", "given" : "B. K.", "non-dropping-particle" : "", "parse-names" : false, "suffix" : "" }, { "dropping-particle" : "", "family" : "Peubey", "given" : "C.", "non-dropping-particle" : "", "parse-names" : false, "suffix" : "" }, { "dropping-particle" : "", "family" : "Rosnay", "given" : "P.", "non-dropping-particle" : "de", "parse-names" : false, "suffix" : "" }, { "dropping-particle" : "", "family" : "Tavolato", "given" : "C.", "non-dropping-particle" : "", "parse-names" : false, "suffix" : "" }, { "dropping-particle" : "", "family" : "Th\u00e9paut", "given" : "J. N.", "non-dropping-particle" : "", "parse-names" : false, "suffix" : "" }, { "dropping-particle" : "", "family" : "Vitart", "given" : "F.", "non-dropping-particle" : "", "parse-names" : false, "suffix" : "" } ], "container-title" : "Quarterly Journal of the Royal Meteorological Society", "id" : "ITEM-1", "issue" : "656", "issued" : { "date-parts" : [ [ "2011" ] ] }, "page" : "553-597", "title" : "The ERA-Interim reanalysis: Configuration and performance of the data assimilation system", "translator" : [ { "dropping-particle" : "", "family" : "H3318", "given" : "", "non-dropping-particle" : "", "parse-names" : false, "suffix" : "" } ], "type" : "article-journal", "volume" : "137" }, "uris" : [ "http://www.mendeley.com/documents/?uuid=1aa018f8-eedf-4fcb-8d68-3fe3139db64c" ] } ], "mendeley" : { "formattedCitation" : "(Dee et al., 2011)", "manualFormatting" : "(Dee et al., 2011", "plainTextFormattedCitation" : "(Dee et al., 2011)", "previouslyFormattedCitation" : "(Dee et al., 2011)" }, "properties" : { "noteIndex" : 0 }, "schema" : "https://github.com/citation-style-language/schema/raw/master/csl-citation.json" }</w:instrText>
      </w:r>
      <w:r w:rsidRPr="0060105B">
        <w:fldChar w:fldCharType="separate"/>
      </w:r>
      <w:ins w:id="5187" w:author="Robin Matthews" w:date="2021-05-18T16:06:00Z">
        <w:del w:id="5188" w:author="Ian Blenkinsop" w:date="2021-07-08T11:19:00Z">
          <w:r w:rsidR="00602365" w:rsidDel="005315F8">
            <w:rPr>
              <w:noProof/>
              <w:lang w:val="en-GB"/>
            </w:rPr>
            <w:delText>(</w:delText>
          </w:r>
        </w:del>
        <w:r w:rsidR="00602365">
          <w:rPr>
            <w:noProof/>
            <w:lang w:val="en-GB"/>
          </w:rPr>
          <w:t>Dee et al., 2011</w:t>
        </w:r>
      </w:ins>
      <w:del w:id="5189" w:author="Robin Matthews" w:date="2021-05-18T16:06:00Z">
        <w:r w:rsidRPr="00FA4D8D" w:rsidDel="00602365">
          <w:rPr>
            <w:noProof/>
            <w:lang w:val="en-GB"/>
          </w:rPr>
          <w:delText>(Dee et al., 2011</w:delText>
        </w:r>
      </w:del>
      <w:r w:rsidRPr="0060105B">
        <w:fldChar w:fldCharType="end"/>
      </w:r>
      <w:del w:id="5190" w:author="Ian Blenkinsop" w:date="2021-07-08T11:19:00Z">
        <w:r w:rsidRPr="00FA4D8D" w:rsidDel="005315F8">
          <w:rPr>
            <w:lang w:val="en-GB"/>
          </w:rPr>
          <w:delText xml:space="preserve">, </w:delText>
        </w:r>
      </w:del>
      <w:del w:id="5191" w:author="Ian Blenkinsop" w:date="2021-07-08T11:18:00Z">
        <w:r w:rsidRPr="00FA4D8D" w:rsidDel="005315F8">
          <w:rPr>
            <w:lang w:val="en-GB"/>
          </w:rPr>
          <w:delText>~</w:delText>
        </w:r>
      </w:del>
      <w:del w:id="5192" w:author="Ian Blenkinsop" w:date="2021-07-08T11:19:00Z">
        <w:r w:rsidRPr="00FA4D8D" w:rsidDel="005315F8">
          <w:rPr>
            <w:lang w:val="en-GB"/>
          </w:rPr>
          <w:delText>80 km resolution, production stopped in August 2019</w:delText>
        </w:r>
      </w:del>
      <w:r w:rsidRPr="00FA4D8D">
        <w:rPr>
          <w:lang w:val="en-GB"/>
        </w:rPr>
        <w:t>), the Japanese 55-year Reanalysis (JRA-55</w:t>
      </w:r>
      <w:del w:id="5193" w:author="Ian Blenkinsop" w:date="2021-07-08T11:19:00Z">
        <w:r w:rsidRPr="00FA4D8D" w:rsidDel="005315F8">
          <w:rPr>
            <w:lang w:val="en-GB"/>
          </w:rPr>
          <w:delText xml:space="preserve">) </w:delText>
        </w:r>
      </w:del>
      <w:ins w:id="5194" w:author="Ian Blenkinsop" w:date="2021-07-08T11:19:00Z">
        <w:r w:rsidR="005315F8">
          <w:rPr>
            <w:lang w:val="en-GB"/>
          </w:rPr>
          <w:t>;</w:t>
        </w:r>
        <w:r w:rsidR="005315F8" w:rsidRPr="00FA4D8D">
          <w:rPr>
            <w:lang w:val="en-GB"/>
          </w:rPr>
          <w:t xml:space="preserve"> </w:t>
        </w:r>
      </w:ins>
      <w:r w:rsidRPr="0060105B">
        <w:fldChar w:fldCharType="begin" w:fldLock="1"/>
      </w:r>
      <w:r w:rsidR="00A94565">
        <w:rPr>
          <w:lang w:val="en-GB"/>
        </w:rPr>
        <w:instrText>ADDIN CSL_CITATION { "citationItems" : [ { "id" : "ITEM-1", "itemData" : { "DOI" : "10.2151/sola.2011-038", "author" : [ { "dropping-particle" : "", "family" : "Ebita", "given" : "Ayataka", "non-dropping-particle" : "", "parse-names" : false, "suffix" : "" }, { "dropping-particle" : "", "family" : "Kobayashi", "given" : "Shinya", "non-dropping-particle" : "", "parse-names" : false, "suffix" : "" }, { "dropping-particle" : "", "family" : "Ota", "given" : "Yukinari", "non-dropping-particle" : "", "parse-names" : false, "suffix" : "" }, { "dropping-particle" : "", "family" : "Moriya", "given" : "Masami", "non-dropping-particle" : "", "parse-names" : false, "suffix" : "" }, { "dropping-particle" : "", "family" : "Kumabe", "given" : "Ryoji", "non-dropping-particle" : "", "parse-names" : false, "suffix" : "" }, { "dropping-particle" : "", "family" : "Onogi", "given" : "Kazutoshi", "non-dropping-particle" : "", "parse-names" : false, "suffix" : "" }, { "dropping-particle" : "", "family" : "Harada", "given" : "Yayoi", "non-dropping-particle" : "", "parse-names" : false, "suffix" : "" }, { "dropping-particle" : "", "family" : "Yasui", "given" : "Soichiro", "non-dropping-particle" : "", "parse-names" : false, "suffix" : "" }, { "dropping-particle" : "", "family" : "Miyaoka", "given" : "Kengo", "non-dropping-particle" : "", "parse-names" : false, "suffix" : "" }, { "dropping-particle" : "", "family" : "Takahashi", "given" : "Kiyotoshi", "non-dropping-particle" : "", "parse-names" : false, "suffix" : "" }, { "dropping-particle" : "", "family" : "Kamahori", "given" : "Hirotaka", "non-dropping-particle" : "", "parse-names" : false, "suffix" : "" }, { "dropping-particle" : "", "family" : "Kobayashi", "given" : "Chiaki", "non-dropping-particle" : "", "parse-names" : false, "suffix" : "" }, { "dropping-particle" : "", "family" : "Endo", "given" : "Hirokazu", "non-dropping-particle" : "", "parse-names" : false, "suffix" : "" }, { "dropping-particle" : "", "family" : "Soma", "given" : "Motomu", "non-dropping-particle" : "", "parse-names" : false, "suffix" : "" }, { "dropping-particle" : "", "family" : "Oikawa", "given" : "Yoshinori", "non-dropping-particle" : "", "parse-names" : false, "suffix" : "" }, { "dropping-particle" : "", "family" : "Ishimizu", "given" : "Takahisa", "non-dropping-particle" : "", "parse-names" : false, "suffix" : "" } ], "container-title" : "SOLA", "id" : "ITEM-1", "issued" : { "date-parts" : [ [ "2011" ] ] }, "page" : "149-152", "title" : "The Japanese 55-year Reanalysis \u201cJRA-55\u201d: An Interim Report", "translator" : [ { "dropping-particle" : "", "family" : "H3869", "given" : "", "non-dropping-particle" : "", "parse-names" : false, "suffix" : "" } ], "type" : "article-journal", "volume" : "7" }, "uris" : [ "http://www.mendeley.com/documents/?uuid=c758a460-7f28-4022-b590-2ecee083bd21" ] }, { "id" : "ITEM-2", "itemData" : { "DOI" : "10.2151/jmsj.2015-001", "ISSN" : "00261165", "abstract" : "The Japan Meteorological Agency (JMA) conducted the second Japanese global atmospheric reanalysis, called the Japanese 55-year Reanalysis or JRA-55. It covers the period from 1958, when regular radiosonde observations began on a global basis. JRA-55 is the first comprehensive reanalysis that has covered the last half-century since the European Centre for Medium-Range Weather Forecasts 45-year Reanalysis (ERA-40), and is the first one to apply four-dimensional variational analysis to this period. The main objectives of JRA-55 were to address issues found in previous reanalyses and to produce a comprehensive atmospheric dataset suitable for studying multidecadal variability and climate change. This paper describes the observations, data assimilation system, and forecast model used to produce JRA-55 as well as the basic characteristics of the JRA-55 product. JRA-55 has been produced with the TL319 version of JMA\u2019s operational data assimilation system as of December 2009, which was extensively improved since the Japanese 25-year Reanalysis (JRA-25). It also uses several newly available and improved past observations. The resulting reanalysis products are considerably better than the JRA-25 product. Two major problems of JRA-25 were a cold bias in the lower stratosphere, which has been diminished, and a dry bias in the Amazon basin, which has been mitigated. The temporal consistency of temperature analysis has also been considerably improved compared to previous reanalysis products. Our initial quality evaluation revealed problems such as a warm bias in the upper troposphere, large upward imbalance in the global mean net energy fluxes at the top of the atmosphere and at the surface, excessive precipitation over the tropics, and unrealistic trends in analyzed tropical cyclone strength. This paper also assesses the impacts of model biases and changes in the observing system, and mentions efforts to further investigate the representation of low-frequency variability and trends in JRA-55.", "author" : [ { "dropping-particle" : "", "family" : "Kobayashi", "given" : "Shinya", "non-dropping-particle" : "", "parse-names" : false, "suffix" : "" }, { "dropping-particle" : "", "family" : "Ota", "given" : "Yukinari", "non-dropping-particle" : "", "parse-names" : false, "suffix" : "" }, { "dropping-particle" : "", "family" : "Harada", "given" : "Yayoi", "non-dropping-particle" : "", "parse-names" : false, "suffix" : "" }, { "dropping-particle" : "", "family" : "Ebita", "given" : "Ayataka", "non-dropping-particle" : "", "parse-names" : false, "suffix" : "" }, { "dropping-particle" : "", "family" : "Moriya", "given" : "Masami", "non-dropping-particle" : "", "parse-names" : false, "suffix" : "" }, { "dropping-particle" : "", "family" : "Onoda", "given" : "Hirokatsu", "non-dropping-particle" : "", "parse-names" : false, "suffix" : "" }, { "dropping-particle" : "", "family" : "Onogi", "given" : "Kazutoshi", "non-dropping-particle" : "", "parse-names" : false, "suffix" : "" }, { "dropping-particle" : "", "family" : "Kamahori", "given" : "Hirotaka", "non-dropping-particle" : "", "parse-names" : false, "suffix" : "" }, { "dropping-particle" : "", "family" : "Kobayashi", "given" : "Chiaki", "non-dropping-particle" : "", "parse-names" : false, "suffix" : "" }, { "dropping-particle" : "", "family" : "Endo", "given" : "Hirokazu", "non-dropping-particle" : "", "parse-names" : false, "suffix" : "" }, { "dropping-particle" : "", "family" : "Miyaoka", "given" : "Kengo", "non-dropping-particle" : "", "parse-names" : false, "suffix" : "" }, { "dropping-particle" : "", "family" : "Kiyotoshi", "given" : "Takahashi", "non-dropping-particle" : "", "parse-names" : false, "suffix" : "" } ], "container-title" : "Journal of the Meteorological Society of Japan. Series II", "id" : "ITEM-2", "issue" : "1", "issued" : { "date-parts" : [ [ "2015" ] ] }, "page" : "5-48", "title" : "The JRA-55 reanalysis: General specifications and basic characteristics", "translator" : [ { "dropping-particle" : "", "family" : "H2966", "given" : "", "non-dropping-particle" : "", "parse-names" : false, "suffix" : "" } ], "type" : "article-journal", "volume" : "93" }, "uris" : [ "http://www.mendeley.com/documents/?uuid=24cf06d5-8f54-313f-8415-ed25148c95d3" ] }, { "id" : "ITEM-3", "itemData" : { "DOI" : "10.2151/jmsj.2016-015", "ISSN" : "0026-1165", "abstract" : "ABSTRACT This study investigates the quality of the Japanese 55-year Reanalysis (JRA-55), which is the second global reanalysis constructed by the Japan Meteorological Agency (JMA), comparing with other reanalyses and observational datasets. Improvements were found in the representation of atmospheric circulation on the isentropic surface and in the consistency of momentum budget based on the mass-weighted isentropic zonal mean (MIM) method. The representation of climate variability in several regions was also examined. In the tropics, the frequencies of high spatial correlations with precipitation estimated using Tropical Rainfall Measuring Mission (TRMM) Multisatellite Precipitation Analysis (TMPA) are clearly higher in JRA-55 than in JRA-25. The results indicate that JRA-55 generally improved the representation of phenomena on a wide range of space\u9225\u6415ime scales, such as equatorial waves, and transient eddies in the storm track regions, compared with JRA-25 during the satellite era, and improved the temporal consistency compared with the older reanalyses throughout the reanalysis period. In the stratosphere, we found larger discrepancies between reanalyses for the extra-tropical stratosphere during the Southern Hemisphere (SH) winter. Comparisons with radiosonde temperature revealed that JRA-55 has a smaller bias in temperature than the other reanalyses in the extra-tropical SH winter before 1979. Some issues in JRA-55 were also identified. The amplitude of equatorial waves and the Madden\u9225\u63d3ulian oscillation (MJO) in JRA-55 is weaker than the other reanalyses. JRA-55 shows unrealistic strong cooling in South America and Australia, although the spatial distribution of the long-term temperature trends in JRA-55 is the closest to an observational dataset of global historical surface temperature.", "author" : [ { "dropping-particle" : "", "family" : "Harada", "given" : "Yayoi", "non-dropping-particle" : "", "parse-names" : false, "suffix" : "" }, { "dropping-particle" : "", "family" : "Kamahori", "given" : "Hirotaka", "non-dropping-particle" : "", "parse-names" : false, "suffix" : "" }, { "dropping-particle" : "", "family" : "Kobayashi", "given" : "Chiaki", "non-dropping-particle" : "", "parse-names" : false, "suffix" : "" }, { "dropping-particle" : "", "family" : "Endo", "given" : "Hirokazu", "non-dropping-particle" : "", "parse-names" : false, "suffix" : "" }, { "dropping-particle" : "", "family" : "Kobayashi", "given" : "Shinya", "non-dropping-particle" : "", "parse-names" : false, "suffix" : "" }, { "dropping-particle" : "", "family" : "Ota", "given" : "Yukinari", "non-dropping-particle" : "", "parse-names" : false, "suffix" : "" }, { "dropping-particle" : "", "family" : "Onoda", "given" : "Hirokatsu", "non-dropping-particle" : "", "parse-names" : false, "suffix" : "" }, { "dropping-particle" : "", "family" : "Onogi", "given" : "Kazutoshi", "non-dropping-particle" : "", "parse-names" : false, "suffix" : "" }, { "dropping-particle" : "", "family" : "Miyaoka", "given" : "Kengo", "non-dropping-particle" : "", "parse-names" : false, "suffix" : "" }, { "dropping-particle" : "", "family" : "Takahashi", "given" : "Kiyotoshi", "non-dropping-particle" : "", "parse-names" : false, "suffix" : "" } ], "container-title" : "Journal of the Meteorological Society of Japan. Ser. II", "id" : "ITEM-3", "issue" : "3", "issued" : { "date-parts" : [ [ "2016" ] ] }, "page" : "269-302", "title" : "The JRA-55 Reanalysis: Representation of Atmospheric Circulation and Climate Variability", "translator" : [ { "dropping-particle" : "", "family" : "H3453", "given" : "", "non-dropping-particle" : "", "parse-names" : false, "suffix" : "" } ], "type" : "article-journal", "volume" : "94" }, "uris" : [ "http://www.mendeley.com/documents/?uuid=55870aab-046a-44f2-afe5-a198ba094458" ] } ], "mendeley" : { "formattedCitation" : "(Ebita et al., 2011; Kobayashi et al., 2015; Harada et al., 2016)", "plainTextFormattedCitation" : "(Ebita et al., 2011; Kobayashi et al., 2015; Harada et al., 2016)", "previouslyFormattedCitation" : "(Ebita et al., 2011; Kobayashi et al., 2015; Harada et al., 2016)" }, "properties" : { "noteIndex" : 0 }, "schema" : "https://github.com/citation-style-language/schema/raw/master/csl-citation.json" }</w:instrText>
      </w:r>
      <w:r w:rsidRPr="0060105B">
        <w:fldChar w:fldCharType="separate"/>
      </w:r>
      <w:ins w:id="5195" w:author="Robin Matthews" w:date="2021-05-18T16:06:00Z">
        <w:del w:id="5196" w:author="Ian Blenkinsop" w:date="2021-07-08T11:19:00Z">
          <w:r w:rsidR="00602365" w:rsidDel="005315F8">
            <w:rPr>
              <w:noProof/>
            </w:rPr>
            <w:delText>(</w:delText>
          </w:r>
        </w:del>
        <w:r w:rsidR="00602365">
          <w:rPr>
            <w:noProof/>
          </w:rPr>
          <w:t>Ebita et al., 2011; Kobayashi et al., 2015; Harada et al., 2016)</w:t>
        </w:r>
      </w:ins>
      <w:del w:id="5197" w:author="Robin Matthews" w:date="2021-05-18T16:06:00Z">
        <w:r w:rsidRPr="0060105B" w:rsidDel="00602365">
          <w:rPr>
            <w:noProof/>
          </w:rPr>
          <w:delText>(Ebita et al., 2011; Kobayashi et al., 2015; Harada et al., 2016)</w:delText>
        </w:r>
      </w:del>
      <w:r w:rsidRPr="0060105B">
        <w:fldChar w:fldCharType="end"/>
      </w:r>
      <w:r w:rsidRPr="0060105B">
        <w:t xml:space="preserve"> and Climate Forecast System Reanalysis (CFSR</w:t>
      </w:r>
      <w:ins w:id="5198" w:author="Ian Blenkinsop" w:date="2021-07-08T11:19:00Z">
        <w:r w:rsidR="005315F8">
          <w:t> ;</w:t>
        </w:r>
      </w:ins>
      <w:del w:id="5199" w:author="Ian Blenkinsop" w:date="2021-07-08T11:19:00Z">
        <w:r w:rsidRPr="0060105B" w:rsidDel="005315F8">
          <w:delText>)</w:delText>
        </w:r>
      </w:del>
      <w:r w:rsidRPr="0060105B">
        <w:t xml:space="preserve"> </w:t>
      </w:r>
      <w:r w:rsidRPr="0060105B">
        <w:fldChar w:fldCharType="begin" w:fldLock="1"/>
      </w:r>
      <w:r w:rsidR="00E81B0B">
        <w:instrText>ADDIN CSL_CITATION { "citationItems" : [ { "id" : "ITEM-1", "itemData" : { "DOI" : "10.1175/2010BAMS3001.1", "ISSN" : "00030007", "author" : [ { "dropping-particle" : "", "family" : "Saha", "given" : "Suranjana", "non-dropping-particle" : "", "parse-names" : false, "suffix" : "" }, { "dropping-particle" : "", "family" : "Moorthi", "given" : "Shrinivas", "non-dropping-particle" : "", "parse-names" : false, "suffix" : "" }, { "dropping-particle" : "", "family" : "Pan", "given" : "Hua Lu", "non-dropping-particle" : "", "parse-names" : false, "suffix" : "" }, { "dropping-particle" : "", "family" : "Wu", "given" : "Xingren", "non-dropping-particle" : "", "parse-names" : false, "suffix" : "" }, { "dropping-particle" : "", "family" : "Wang", "given" : "Jiande", "non-dropping-particle" : "", "parse-names" : false, "suffix" : "" }, { "dropping-particle" : "", "family" : "Nadiga", "given" : "Sudhir", "non-dropping-particle" : "", "parse-names" : false, "suffix" : "" }, { "dropping-particle" : "", "family" : "Tripp", "given" : "Patrick", "non-dropping-particle" : "", "parse-names" : false, "suffix" : "" }, { "dropping-particle" : "", "family" : "Kistler", "given" : "Robert", "non-dropping-particle" : "", "parse-names" : false, "suffix" : "" }, { "dropping-particle" : "", "family" : "Woollen", "given" : "John", "non-dropping-particle" : "", "parse-names" : false, "suffix" : "" }, { "dropping-particle" : "", "family" : "Behringer", "given" : "David", "non-dropping-particle" : "", "parse-names" : false, "suffix" : "" }, { "dropping-particle" : "", "family" : "Liu", "given" : "Haixia", "non-dropping-particle" : "", "parse-names" : false, "suffix" : "" }, { "dropping-particle" : "", "family" : "Stokes", "given" : "Diane", "non-dropping-particle" : "", "parse-names" : false, "suffix" : "" }, { "dropping-particle" : "", "family" : "Grumbine", "given" : "Robert", "non-dropping-particle" : "", "parse-names" : false, "suffix" : "" }, { "dropping-particle" : "", "family" : "Gayno", "given" : "George", "non-dropping-particle" : "", "parse-names" : false, "suffix" : "" }, { "dropping-particle" : "", "family" : "Wang", "given" : "Jun", "non-dropping-particle" : "", "parse-names" : false, "suffix" : "" }, { "dropping-particle" : "", "family" : "Hou", "given" : "Yu Tai", "non-dropping-particle" : "", "parse-names" : false, "suffix" : "" }, { "dropping-particle" : "", "family" : "Chuang", "given" : "Hui Ya", "non-dropping-particle" : "", "parse-names" : false, "suffix" : "" }, { "dropping-particle" : "", "family" : "Juang", "given" : "Hann Ming H.", "non-dropping-particle" : "", "parse-names" : false, "suffix" : "" }, { "dropping-particle" : "", "family" : "Sela", "given" : "Joe", "non-dropping-particle" : "", "parse-names" : false, "suffix" : "" }, { "dropping-particle" : "", "family" : "Iredell", "given" : "Mark", "non-dropping-particle" : "", "parse-names" : false, "suffix" : "" }, { "dropping-particle" : "", "family" : "Treadon", "given" : "Russ", "non-dropping-particle" : "", "parse-names" : false, "suffix" : "" }, { "dropping-particle" : "", "family" : "Kleist", "given" : "Daryl", "non-dropping-particle" : "", "parse-names" : false, "suffix" : "" }, { "dropping-particle" : "", "family" : "Delst", "given" : "Paul", "non-dropping-particle" : "Van", "parse-names" : false, "suffix" : "" }, { "dropping-particle" : "", "family" : "Keyser", "given" : "Dennis", "non-dropping-particle" : "", "parse-names" : false, "suffix" : "" }, { "dropping-particle" : "", "family" : "Derber", "given" : "John", "non-dropping-particle" : "", "parse-names" : false, "suffix" : "" }, { "dropping-particle" : "", "family" : "Ek", "given" : "Michael", "non-dropping-particle" : "", "parse-names" : false, "suffix" : "" }, { "dropping-particle" : "", "family" : "Meng", "given" : "Jesse", "non-dropping-particle" : "", "parse-names" : false, "suffix" : "" }, { "dropping-particle" : "", "family" : "Wei", "given" : "Helin", "non-dropping-particle" : "", "parse-names" : false, "suffix" : "" }, { "dropping-particle" : "", "family" : "Yang", "given" : "Rongqian", "non-dropping-particle" : "", "parse-names" : false, "suffix" : "" }, { "dropping-particle" : "", "family" : "Lord", "given" : "Stephen", "non-dropping-particle" : "", "parse-names" : false, "suffix" : "" }, { "dropping-particle" : "", "family" : "Dool", "given" : "Huug", "non-dropping-particle" : "Van Den", "parse-names" : false, "suffix" : "" }, { "dropping-particle" : "", "family" : "Kumar", "given" : "Arun", "non-dropping-particle" : "", "parse-names" : false, "suffix" : "" }, { "dropping-particle" : "", "family" : "Wang", "given" : "Wanqiu", "non-dropping-particle" : "", "parse-names" : false, "suffix" : "" }, { "dropping-particle" : "", "family" : "Long", "given" : "Craig", "non-dropping-particle" : "", "parse-names" : false, "suffix" : "" }, { "dropping-particle" : "", "family" : "Chelliah", "given" : "Muthuvel", "non-dropping-particle" : "", "parse-names" : false, "suffix" : "" }, { "dropping-particle" : "", "family" : "Xue", "given" : "Yan", "non-dropping-particle" : "", "parse-names" : false, "suffix" : "" }, { "dropping-particle" : "", "family" : "Huang", "given" : "Boyin", "non-dropping-particle" : "", "parse-names" : false, "suffix" : "" }, { "dropping-particle" : "", "family" : "Schemm", "given" : "Jae Kyung", "non-dropping-particle" : "", "parse-names" : false, "suffix" : "" }, { "dropping-particle" : "", "family" : "Ebisuzaki", "given" : "Wesley", "non-dropping-particle" : "", "parse-names" : false, "suffix" : "" }, { "dropping-particle" : "", "family" : "Lin", "given" : "Roger", "non-dropping-particle" : "", "parse-names" : false, "suffix" : "" }, { "dropping-particle" : "", "family" : "Xie", "given" : "Pingping", "non-dropping-particle" : "", "parse-names" : false, "suffix" : "" }, { "dropping-particle" : "", "family" : "Chen", "given" : "Mingyue", "non-dropping-particle" : "", "parse-names" : false, "suffix" : "" }, { "dropping-particle" : "", "family" : "Zhou", "given" : "Shuntai", "non-dropping-particle" : "", "parse-names" : false, "suffix" : "" }, { "dropping-particle" : "", "family" : "Higgins", "given" : "Wayne", "non-dropping-particle" : "", "parse-names" : false, "suffix" : "" }, { "dropping-particle" : "", "family" : "Zou", "given" : "Cheng Zhi", "non-dropping-particle" : "", "parse-names" : false, "suffix" : "" }, { "dropping-particle" : "", "family" : "Liu", "given" : "Quanhua", "non-dropping-particle" : "", "parse-names" : false, "suffix" : "" }, { "dropping-particle" : "", "family" : "Chen", "given" : "Yong", "non-dropping-particle" : "", "parse-names" : false, "suffix" : "" }, { "dropping-particle" : "</w:instrText>
      </w:r>
      <w:r w:rsidR="00E81B0B" w:rsidRPr="0037390B">
        <w:rPr>
          <w:lang w:val="en-US"/>
        </w:rPr>
        <w:instrText>", "family" : "Han", "given" : "Yong", "non-dropping-particle" : "", "parse-names" : false, "suffix" : "" }, { "dropping-particle" : "", "family" : "Cucurull", "given" : "Lidia", "non-dropping-particle" : "", "parse-names" : false, "suffix" : "" }, { "dropping-particle" : "", "family" : "Reynolds", "given" : "Richard W.", "non-dropping-particle" : "", "parse-names" : false, "suffix" : "" }, { "dropping-particle" : "", "family" : "Rutledge", "given" : "Glenn", "non-dropping-particle" : "", "parse-names" : false, "suffix" : "" }, { "dropping-particle" : "", "family" : "Goldberg", "given" : "Mitch", "non-dropping-particle" : "", "parse-names" : false, "suffix" : "" } ], "container-title" : "Bulletin of the American Meteorological Society", "id" : "ITEM-1", "issue" : "8", "issued" : { "date-parts" : [ [ "2010" ] ] }, "page" : "1015-1057", "title" : "The NCEP climate forecast system reanalysis", "translator" : [ { "dropping-particle" : "", "family" : "H4343", "given" : "", "non-dropping-particle" : "", "parse-names" : false, "suffix" : "" } ], "type" : "article-journal", "volume" : "91" }, "uris" : [ "http://www.mendeley.com/documents/?uuid=081596de-88f2-4271-bd4c-09fef4c9ff38" ] } ], "mendeley" : { "formattedCitation" : "(Saha et al., 2010)", "plainTextFormattedCitation" : "(Saha et al., 2010)", "previouslyFormattedCitation" : "(Saha et al., 2010)" }, "properties" : { "noteIndex" : 0 }, "schema" : "https://github.com/citation-style-language/schema/raw/master/csl-citation.json" }</w:instrText>
      </w:r>
      <w:r w:rsidRPr="0060105B">
        <w:fldChar w:fldCharType="separate"/>
      </w:r>
      <w:ins w:id="5200" w:author="Robin Matthews" w:date="2021-05-18T16:06:00Z">
        <w:del w:id="5201" w:author="Ian Blenkinsop" w:date="2021-07-08T11:19:00Z">
          <w:r w:rsidR="00602365" w:rsidDel="005315F8">
            <w:rPr>
              <w:noProof/>
              <w:lang w:val="en-GB"/>
            </w:rPr>
            <w:delText>(</w:delText>
          </w:r>
        </w:del>
        <w:r w:rsidR="00602365">
          <w:rPr>
            <w:noProof/>
            <w:lang w:val="en-GB"/>
          </w:rPr>
          <w:t>Saha et al., 2010)</w:t>
        </w:r>
      </w:ins>
      <w:del w:id="5202" w:author="Robin Matthews" w:date="2021-05-18T16:06:00Z">
        <w:r w:rsidRPr="00FA4D8D" w:rsidDel="00602365">
          <w:rPr>
            <w:noProof/>
            <w:lang w:val="en-GB"/>
          </w:rPr>
          <w:delText>(Saha et al., 2010)</w:delText>
        </w:r>
      </w:del>
      <w:r w:rsidRPr="0060105B">
        <w:fldChar w:fldCharType="end"/>
      </w:r>
      <w:r w:rsidRPr="00FA4D8D">
        <w:rPr>
          <w:lang w:val="en-GB"/>
        </w:rPr>
        <w:t xml:space="preserve"> are assessed in AR6. Some studies still also use the NCEP/NCAR reanalysis, particularly because it extends back to 1948 and is updated in </w:t>
      </w:r>
      <w:del w:id="5203" w:author="Ian Blenkinsop" w:date="2021-07-08T11:20:00Z">
        <w:r w:rsidRPr="00FA4D8D" w:rsidDel="005315F8">
          <w:rPr>
            <w:lang w:val="en-GB"/>
          </w:rPr>
          <w:delText xml:space="preserve">near </w:delText>
        </w:r>
      </w:del>
      <w:ins w:id="5204" w:author="Ian Blenkinsop" w:date="2021-07-08T11:20:00Z">
        <w:r w:rsidR="005315F8" w:rsidRPr="00FA4D8D">
          <w:rPr>
            <w:lang w:val="en-GB"/>
          </w:rPr>
          <w:t>near</w:t>
        </w:r>
        <w:r w:rsidR="005315F8">
          <w:rPr>
            <w:lang w:val="en-GB"/>
          </w:rPr>
          <w:t>-</w:t>
        </w:r>
      </w:ins>
      <w:r w:rsidRPr="00FA4D8D">
        <w:rPr>
          <w:lang w:val="en-GB"/>
        </w:rPr>
        <w:t>real</w:t>
      </w:r>
      <w:del w:id="5205" w:author="Ian Blenkinsop" w:date="2021-07-08T11:20:00Z">
        <w:r w:rsidRPr="00FA4D8D" w:rsidDel="005315F8">
          <w:rPr>
            <w:lang w:val="en-GB"/>
          </w:rPr>
          <w:delText>-</w:delText>
        </w:r>
      </w:del>
      <w:ins w:id="5206" w:author="Ian Blenkinsop" w:date="2021-07-08T11:20:00Z">
        <w:r w:rsidR="005315F8">
          <w:rPr>
            <w:lang w:val="en-GB"/>
          </w:rPr>
          <w:t xml:space="preserve"> </w:t>
        </w:r>
      </w:ins>
      <w:r w:rsidRPr="00FA4D8D">
        <w:rPr>
          <w:lang w:val="en-GB"/>
        </w:rPr>
        <w:t xml:space="preserve">time </w:t>
      </w:r>
      <w:r w:rsidRPr="0060105B">
        <w:fldChar w:fldCharType="begin" w:fldLock="1"/>
      </w:r>
      <w:r w:rsidR="00E14AAC">
        <w:rPr>
          <w:lang w:val="en-GB"/>
        </w:rPr>
        <w:instrText>ADDIN CSL_CITATION { "citationItems" : [ { "id" : "ITEM-1", "itemData" : { "DOI" : "10.1175/1520-0477(2001)082&lt;0247:TNNYRM&gt;2.3.CO;2", "author" : [ { "dropping-particle" : "", "family" : "Kistler", "given" : "R", "non-dropping-particle" : "", "parse-names" : false, "suffix" : "" }, { "dropping-particle" : "", "family" : "Kalnay", "given" : "E", "non-dropping-particle" : "", "parse-names" : false, "suffix" : "" }, { "dropping-particle" : "", "family" : "Collins", "given" : "W", "non-dropping-particle" : "", "parse-names" : false, "suffix" : "" }, { "dropping-particle" : "", "family" : "Saha", "given" : "S", "non-dropping-particle" : "", "parse-names" : false, "suffix" : "" }, { "dropping-particle" : "", "family" : "White", "given" : "G", "non-dropping-particle" : "", "parse-names" : false, "suffix" : "" }, { "dropping-particle" : "", "family" : "Woollen", "given" : "J", "non-dropping-particle" : "", "parse-names" : false, "suffix" : "" }, { "dropping-particle" : "", "family" : "Chelliah", "given" : "M", "non-dropping-particle" : "", "parse-names" : false, "suffix" : "" }, { "dropping-particle" : "", "family" : "Ebisuzaki", "given" : "W", "non-dropping-particle" : "", "parse-names" : false, "suffix" : "" }, { "dropping-particle" : "", "family" : "Kanamitsu", "given" : "M", "non-dropping-particle" : "", "parse-names" : false, "suffix" : "" }, { "dropping-particle" : "", "family" : "Kousky", "given" : "V", "non-dropping-particle" : "", "parse-names" : false, "suffix" : "" }, { "dropping-particle" : "", "family" : "Dool", "given" : "H", "non-dropping-particle" : "van den", "parse-names" : false, "suffix" : "" }, { "dropping-particle" : "", "family" : "Jenne", "given" : "R", "non-dropping-particle" : "", "parse-names" : false, "suffix" : "" }, { "dropping-particle" : "", "family" : "Fiorino", "given" : "M", "non-dropping-particle" : "", "parse-names" : false, "suffix" : "" } ], "container-title" : "Bulletin of the American Meteorological Society", "id" : "ITEM-1", "issued" : { "date-parts" : [ [ "2001" ] ] }, "page" : "247-268", "title" : "The NCEP-NCAR 50-year reanalysis: Monthly means CD-ROM and documentation", "translator" : [ { "dropping-particle" : "", "family" : "H622", "given" : "", "non-dropping-particle" : "", "parse-names" : false, "suffix" : "" } ], "type" : "article-journal", "volume" : "74" }, "uris" : [ "http://www.mendeley.com/documents/?uuid=10016de0-cdff-4d10-8b0f-e280a0dc34c8" ] } ], "mendeley" : { "formattedCitation" : "(Kistler et al., 2001)", "plainTextFormattedCitation" : "(Kistler et al., 2001)", "previouslyFormattedCitation" : "(Kistler et al., 2001)" }, "properties" : { "noteIndex" : 0 }, "schema" : "https://github.com/citation-style-language/schema/raw/master/csl-citation.json" }</w:instrText>
      </w:r>
      <w:r w:rsidRPr="0060105B">
        <w:fldChar w:fldCharType="separate"/>
      </w:r>
      <w:ins w:id="5207" w:author="Robin Matthews" w:date="2021-05-18T16:06:00Z">
        <w:r w:rsidR="00602365">
          <w:rPr>
            <w:noProof/>
            <w:lang w:val="en-GB"/>
          </w:rPr>
          <w:t>(Kistler et al., 2001)</w:t>
        </w:r>
      </w:ins>
      <w:del w:id="5208" w:author="Robin Matthews" w:date="2021-05-18T16:06:00Z">
        <w:r w:rsidRPr="00FA4D8D" w:rsidDel="00602365">
          <w:rPr>
            <w:noProof/>
            <w:lang w:val="en-GB"/>
          </w:rPr>
          <w:delText>(Kistler et al., 2001)</w:delText>
        </w:r>
      </w:del>
      <w:r w:rsidRPr="0060105B">
        <w:fldChar w:fldCharType="end"/>
      </w:r>
      <w:r w:rsidRPr="00FA4D8D">
        <w:rPr>
          <w:lang w:val="en-GB"/>
        </w:rPr>
        <w:t xml:space="preserve">. Older reanalyses have a number of limitations, which have to be accounted for when assessing the results of any study that uses them. </w:t>
      </w:r>
    </w:p>
    <w:p w14:paraId="415A6AE9" w14:textId="77777777" w:rsidR="006409E5" w:rsidRPr="00FA4D8D" w:rsidRDefault="006409E5" w:rsidP="006409E5">
      <w:pPr>
        <w:pStyle w:val="AR6BodyText"/>
        <w:rPr>
          <w:lang w:val="en-GB"/>
        </w:rPr>
      </w:pPr>
    </w:p>
    <w:p w14:paraId="44C44955" w14:textId="4446D3EF" w:rsidR="006409E5" w:rsidRPr="00FA4D8D" w:rsidRDefault="006409E5" w:rsidP="006409E5">
      <w:pPr>
        <w:pStyle w:val="AR6BodyText"/>
        <w:rPr>
          <w:lang w:val="en-GB"/>
        </w:rPr>
      </w:pPr>
      <w:r w:rsidRPr="00FA4D8D">
        <w:rPr>
          <w:lang w:val="en-GB"/>
        </w:rPr>
        <w:t xml:space="preserve">ERA5 provides hourly atmospheric fields at about 31 km resolution on 137 levels in the vertical, as well as </w:t>
      </w:r>
      <w:del w:id="5209" w:author="Ian Blenkinsop" w:date="2021-07-08T11:20:00Z">
        <w:r w:rsidRPr="00FA4D8D" w:rsidDel="000E5470">
          <w:rPr>
            <w:lang w:val="en-GB"/>
          </w:rPr>
          <w:delText xml:space="preserve">land </w:delText>
        </w:r>
      </w:del>
      <w:ins w:id="5210" w:author="Ian Blenkinsop" w:date="2021-07-08T11:20:00Z">
        <w:r w:rsidR="000E5470" w:rsidRPr="00FA4D8D">
          <w:rPr>
            <w:lang w:val="en-GB"/>
          </w:rPr>
          <w:t>land</w:t>
        </w:r>
        <w:r w:rsidR="000E5470">
          <w:rPr>
            <w:lang w:val="en-GB"/>
          </w:rPr>
          <w:t>-</w:t>
        </w:r>
      </w:ins>
      <w:r w:rsidRPr="00FA4D8D">
        <w:rPr>
          <w:lang w:val="en-GB"/>
        </w:rPr>
        <w:t>surface variables and ocean waves</w:t>
      </w:r>
      <w:del w:id="5211" w:author="Ian Blenkinsop" w:date="2021-07-08T11:20:00Z">
        <w:r w:rsidRPr="00FA4D8D" w:rsidDel="000E5470">
          <w:rPr>
            <w:lang w:val="en-GB"/>
          </w:rPr>
          <w:delText>, and</w:delText>
        </w:r>
      </w:del>
      <w:ins w:id="5212" w:author="Ian Blenkinsop" w:date="2021-07-08T11:20:00Z">
        <w:r w:rsidR="000E5470">
          <w:rPr>
            <w:lang w:val="en-GB"/>
          </w:rPr>
          <w:t>. It</w:t>
        </w:r>
      </w:ins>
      <w:r w:rsidRPr="00FA4D8D">
        <w:rPr>
          <w:lang w:val="en-GB"/>
        </w:rPr>
        <w:t xml:space="preserve"> is available from 1979 onwards and is updated in </w:t>
      </w:r>
      <w:del w:id="5213" w:author="Ian Blenkinsop" w:date="2021-07-08T11:20:00Z">
        <w:r w:rsidRPr="00FA4D8D" w:rsidDel="000E5470">
          <w:rPr>
            <w:lang w:val="en-GB"/>
          </w:rPr>
          <w:delText xml:space="preserve">near </w:delText>
        </w:r>
      </w:del>
      <w:ins w:id="5214" w:author="Ian Blenkinsop" w:date="2021-07-08T11:20:00Z">
        <w:r w:rsidR="000E5470" w:rsidRPr="00FA4D8D">
          <w:rPr>
            <w:lang w:val="en-GB"/>
          </w:rPr>
          <w:t>near</w:t>
        </w:r>
        <w:r w:rsidR="000E5470">
          <w:rPr>
            <w:lang w:val="en-GB"/>
          </w:rPr>
          <w:t>-</w:t>
        </w:r>
      </w:ins>
      <w:r w:rsidRPr="00FA4D8D">
        <w:rPr>
          <w:lang w:val="en-GB"/>
        </w:rPr>
        <w:t>real</w:t>
      </w:r>
      <w:del w:id="5215" w:author="Ian Blenkinsop" w:date="2021-07-08T11:20:00Z">
        <w:r w:rsidRPr="00FA4D8D" w:rsidDel="000E5470">
          <w:rPr>
            <w:lang w:val="en-GB"/>
          </w:rPr>
          <w:delText>-</w:delText>
        </w:r>
      </w:del>
      <w:ins w:id="5216" w:author="Ian Blenkinsop" w:date="2021-07-08T11:20:00Z">
        <w:r w:rsidR="000E5470">
          <w:rPr>
            <w:lang w:val="en-GB"/>
          </w:rPr>
          <w:t xml:space="preserve"> </w:t>
        </w:r>
      </w:ins>
      <w:r w:rsidRPr="00FA4D8D">
        <w:rPr>
          <w:lang w:val="en-GB"/>
        </w:rPr>
        <w:t xml:space="preserve">time, with plans to extend back to 1950. A 10-member ensemble is also available at coarser resolution, allowing uncertainty estimates to be provided (e.g., </w:t>
      </w:r>
      <w:del w:id="5217" w:author="Ian Blenkinsop" w:date="2021-07-08T11:21:00Z">
        <w:r w:rsidRPr="00FA4D8D" w:rsidDel="000E5470">
          <w:rPr>
            <w:lang w:val="en-GB"/>
          </w:rPr>
          <w:delText xml:space="preserve">Chapter 2, </w:delText>
        </w:r>
      </w:del>
      <w:r w:rsidRPr="00FA4D8D">
        <w:rPr>
          <w:lang w:val="en-GB"/>
        </w:rPr>
        <w:t xml:space="preserve">Section 2.3). </w:t>
      </w:r>
      <w:r w:rsidRPr="00FA4D8D">
        <w:rPr>
          <w:highlight w:val="white"/>
          <w:lang w:val="en-GB"/>
        </w:rPr>
        <w:t xml:space="preserve">MERRA-2 includes many updates from the earlier version, including the assimilation of aerosol observations, several improvements to the representation of the stratosphere, including ozone, and improved representations of cryospheric processes. </w:t>
      </w:r>
      <w:r w:rsidRPr="00FA4D8D">
        <w:rPr>
          <w:lang w:val="en-GB"/>
        </w:rPr>
        <w:t>All of these improvements increase the usefulness of these reanalyses</w:t>
      </w:r>
      <w:ins w:id="5218" w:author="Ian Blenkinsop" w:date="2021-07-08T11:22:00Z">
        <w:r w:rsidR="000E5470">
          <w:rPr>
            <w:lang w:val="en-GB"/>
          </w:rPr>
          <w:t xml:space="preserve"> (</w:t>
        </w:r>
        <w:r w:rsidR="000E5470" w:rsidRPr="00FA4D8D">
          <w:rPr>
            <w:lang w:val="en-GB"/>
          </w:rPr>
          <w:t>Section 7.3</w:t>
        </w:r>
        <w:r w:rsidR="000E5470">
          <w:rPr>
            <w:lang w:val="en-GB"/>
          </w:rPr>
          <w:t>;</w:t>
        </w:r>
      </w:ins>
      <w:r w:rsidRPr="00FA4D8D">
        <w:rPr>
          <w:lang w:val="en-GB"/>
        </w:rPr>
        <w:t xml:space="preserve"> </w:t>
      </w:r>
      <w:r w:rsidRPr="003A0C0D">
        <w:fldChar w:fldCharType="begin" w:fldLock="1"/>
      </w:r>
      <w:r w:rsidR="00E81B0B">
        <w:rPr>
          <w:lang w:val="en-GB"/>
        </w:rPr>
        <w:instrText>ADDIN CSL_CITATION { "citationItems" : [ { "id" : "ITEM-1", "itemData" : { "DOI" : "10.5194/acp-19-3097-2019", "ISSN" : "16807324", "abstract" : "The European Centre for Medium-Range Weather Forecasts' (ECMWF's) next-generation reanalysis ERA5 provides many improvements, but it also confronts the community with a \"big data\" challenge. Data storage requirements for ERA5 increase by a factor of \u223c80 compared with the ERA-Interim reanalysis, introduced a decade ago. Considering the significant increase in resources required for working with the new ERA5 data set, it is important to assess its impact on Lagrangian transport simulations. To quantify the differences between transport simulations using ERA5 and ERA-Interim data, we analyzed comprehensive global sets of 10-day forward trajectories for the free troposphere and the stratosphere for the year 2017. The new ERA5 data have a considerable impact on the simulations. Spatial transport deviations between ERA5 and ERA-Interim trajectories are up to an order of magnitude larger than those caused by parameterized diffusion and subgrid-scale wind fluctuations after 1 day and still up to a factor of 2-3 larger after 10 days. Depending on the height range, the spatial differences between the trajectories map into deviations as large as 3 K in temperature, 30 % in specific humidity, 1.8 % in potential temperature, and 50 % in potential vorticity after 1 day. Part of the differences between ERA5 and ERA-Interim is attributed to the better spatial and temporal resolution of the ERA5 reanalysis, which allows for a better representation of convective updrafts, gravity waves, tropical cyclones, and other meso- to synoptic-scale features of the atmosphere. Another important finding is that ERA5 trajectories exhibit significantly improved conservation of potential temperature in the stratosphere, pointing to an improved consistency of ECMWF's forecast model and observations that leads to smaller data assimilation increments. We conducted a number of downsampling experiments with the ERA5 data, in which we reduced the numbers of meteorological time steps, vertical levels, and horizontal grid points. Significant differences remain present in the transport simulations, if we downsample the ERA5 data to a resolution similar to ERA-Interim. This points to substantial changes of the forecast model, observations, and assimilation system of ERA5 in addition to improved resolution. A comparison of two Lagrangian trajectory models allowed us to assess the readiness of the codes and workflows to handle the comprehensive ERA5 data and to demonstrate the consistency of the s\u2026", "author" : [ { "dropping-particle" : "", "family" : "Hoffmann", "given" : "Lars", "non-dropping-particle" : "", "parse-names" : false, "suffix" : "" }, { "dropping-particle" : "", "family" : "G\u00fcnther", "given" : "Gebhard", "non-dropping-particle" : "", "parse-names" : false, "suffix" : "" }, { "dropping-particle" : "", "family" : "Li", "given" : "Dan", "non-dropping-particle" : "", "parse-names" : false, "suffix" : "" }, { "dropping-particle" : "", "family" : "Stein", "given" : "Olaf", "non-dropping-particle" : "", "parse-names" : false, "suffix" : "" }, { "dropping-particle" : "", "family" : "Wu", "given" : "Xue", "non-dropping-particle" : "", "parse-names" : false, "suffix" : "" }, { "dropping-particle" : "", "family" : "Griessbach", "given" : "Sabine", "non-dropping-particle" : "", "parse-names" : false, "suffix" : "" }, { "dropping-particle" : "", "family" : "Heng", "given" : "Yi", "non-dropping-particle" : "", "parse-names" : false, "suffix" : "" }, { "dropping-particle" : "", "family" : "Konopka", "given" : "Paul", "non-dropping-particle" : "", "parse-names" : false, "suffix" : "" }, { "dropping-particle" : "", "family" : "M\u00fcller", "given" : "Rolf", "non-dropping-particle" : "", "parse-names" : false, "suffix" : "" }, { "dropping-particle" : "", "family" : "Vogel", "given" : "B\u00e4rbel", "non-dropping-particle" : "", "parse-names" : false, "suffix" : "" }, { "dropping-particle" : "", "family" : "Wright", "given" : "Jonathon S.", "non-dropping-particle" : "", "parse-names" : false, "suffix" : "" } ], "container-title" : "Atmospheric Chemistry and Physics", "id" : "ITEM-1", "issue" : "5", "issued" : { "date-parts" : [ [ "2019", "3", "11" ] ] }, "page" : "3097-3214", "title" : "From ERA-Interim to ERA5: The considerable impact of ECMWF's next-generation reanalysis on Lagrangian transport simulations", "translator" : [ { "dropping-particle" : "", "family" : "H3795", "given" : "", "non-dropping-particle" : "", "parse-names" : false, "suffix" : "" } ], "type" : "article-journal", "volume" : "19" }, "uris" : [ "http://www.mendeley.com/documents/?uuid=13cd160d-ef70-3af0-bb81-baa2f43e6cd4" ] } ], "mendeley" : { "formattedCitation" : "(Hoffmann et al., 2019)", "manualFormatting" : "(Hoffmann et al., 2019; ", "plainTextFormattedCitation" : "(Hoffmann et al., 2019)", "previouslyFormattedCitation" : "(Hoffmann et al., 2019)" }, "properties" : { "noteIndex" : 0 }, "schema" : "https://github.com/citation-style-language/schema/raw/master/csl-citation.json" }</w:instrText>
      </w:r>
      <w:r w:rsidRPr="003A0C0D">
        <w:fldChar w:fldCharType="separate"/>
      </w:r>
      <w:ins w:id="5219" w:author="Robin Matthews" w:date="2021-05-18T16:06:00Z">
        <w:del w:id="5220" w:author="Ian Blenkinsop" w:date="2021-07-08T11:22:00Z">
          <w:r w:rsidR="00602365" w:rsidDel="000E5470">
            <w:rPr>
              <w:noProof/>
              <w:lang w:val="en-GB"/>
            </w:rPr>
            <w:delText>(</w:delText>
          </w:r>
        </w:del>
        <w:r w:rsidR="00602365">
          <w:rPr>
            <w:noProof/>
            <w:lang w:val="en-GB"/>
          </w:rPr>
          <w:t>Hoffmann et al., 2019</w:t>
        </w:r>
        <w:del w:id="5221" w:author="Ian Blenkinsop" w:date="2021-07-08T11:22:00Z">
          <w:r w:rsidR="00602365" w:rsidDel="000E5470">
            <w:rPr>
              <w:noProof/>
              <w:lang w:val="en-GB"/>
            </w:rPr>
            <w:delText xml:space="preserve">; </w:delText>
          </w:r>
        </w:del>
      </w:ins>
      <w:del w:id="5222" w:author="Robin Matthews" w:date="2021-05-18T16:06:00Z">
        <w:r w:rsidRPr="00FA4D8D" w:rsidDel="00602365">
          <w:rPr>
            <w:noProof/>
            <w:lang w:val="en-GB"/>
          </w:rPr>
          <w:delText xml:space="preserve">(Hoffmann et al., 2019; </w:delText>
        </w:r>
      </w:del>
      <w:r w:rsidRPr="003A0C0D">
        <w:fldChar w:fldCharType="end"/>
      </w:r>
      <w:del w:id="5223" w:author="Ian Blenkinsop" w:date="2021-07-08T11:22:00Z">
        <w:r w:rsidRPr="00FA4D8D" w:rsidDel="000E5470">
          <w:rPr>
            <w:lang w:val="en-GB"/>
          </w:rPr>
          <w:delText>Chapter 7, Section 7.3</w:delText>
        </w:r>
      </w:del>
      <w:r w:rsidRPr="00FA4D8D">
        <w:rPr>
          <w:lang w:val="en-GB"/>
        </w:rPr>
        <w:t xml:space="preserve">). </w:t>
      </w:r>
    </w:p>
    <w:p w14:paraId="393E0FCE" w14:textId="77777777" w:rsidR="006409E5" w:rsidRPr="00FA4D8D" w:rsidRDefault="006409E5" w:rsidP="006409E5">
      <w:pPr>
        <w:pStyle w:val="AR6BodyText"/>
        <w:rPr>
          <w:lang w:val="en-GB"/>
        </w:rPr>
      </w:pPr>
    </w:p>
    <w:p w14:paraId="1CF12815" w14:textId="3962B8D3" w:rsidR="006409E5" w:rsidRPr="00FA4D8D" w:rsidRDefault="006409E5" w:rsidP="006409E5">
      <w:pPr>
        <w:pStyle w:val="AR6BodyText"/>
        <w:rPr>
          <w:lang w:val="en-GB"/>
        </w:rPr>
      </w:pPr>
      <w:r w:rsidRPr="00FA4D8D">
        <w:rPr>
          <w:lang w:val="en-GB"/>
        </w:rPr>
        <w:t>Models of atmospheric composition and emission</w:t>
      </w:r>
      <w:ins w:id="5224" w:author="Ian Blenkinsop" w:date="2021-07-08T11:22:00Z">
        <w:r w:rsidR="000E5470">
          <w:rPr>
            <w:lang w:val="en-GB"/>
          </w:rPr>
          <w:t>s</w:t>
        </w:r>
      </w:ins>
      <w:r w:rsidRPr="00FA4D8D">
        <w:rPr>
          <w:lang w:val="en-GB"/>
        </w:rPr>
        <w:t xml:space="preserve"> sources and sinks allow the forecast and reanalysis of constituents such as O</w:t>
      </w:r>
      <w:r w:rsidRPr="00FA4D8D">
        <w:rPr>
          <w:vertAlign w:val="subscript"/>
          <w:lang w:val="en-GB"/>
        </w:rPr>
        <w:t>3</w:t>
      </w:r>
      <w:r w:rsidRPr="00FA4D8D">
        <w:rPr>
          <w:lang w:val="en-GB"/>
        </w:rPr>
        <w:t xml:space="preserve">, </w:t>
      </w:r>
      <w:ins w:id="5225" w:author="Ian Blenkinsop" w:date="2021-07-08T11:23:00Z">
        <w:r w:rsidR="000E5470">
          <w:rPr>
            <w:lang w:val="en-GB"/>
          </w:rPr>
          <w:t>carbon monoxide (</w:t>
        </w:r>
      </w:ins>
      <w:r w:rsidRPr="00FA4D8D">
        <w:rPr>
          <w:lang w:val="en-GB"/>
        </w:rPr>
        <w:t>CO</w:t>
      </w:r>
      <w:ins w:id="5226" w:author="Ian Blenkinsop" w:date="2021-07-08T11:23:00Z">
        <w:r w:rsidR="000E5470">
          <w:rPr>
            <w:lang w:val="en-GB"/>
          </w:rPr>
          <w:t>)</w:t>
        </w:r>
      </w:ins>
      <w:r w:rsidRPr="00FA4D8D">
        <w:rPr>
          <w:lang w:val="en-GB"/>
        </w:rPr>
        <w:t xml:space="preserve">, </w:t>
      </w:r>
      <w:ins w:id="5227" w:author="Ian Blenkinsop" w:date="2021-07-08T11:24:00Z">
        <w:r w:rsidR="000E5470">
          <w:rPr>
            <w:lang w:val="en-GB"/>
          </w:rPr>
          <w:t>nitrogen oxides (</w:t>
        </w:r>
      </w:ins>
      <w:r w:rsidRPr="00FA4D8D">
        <w:rPr>
          <w:lang w:val="en-GB"/>
        </w:rPr>
        <w:t>NO</w:t>
      </w:r>
      <w:r w:rsidRPr="00FA4D8D">
        <w:rPr>
          <w:sz w:val="18"/>
          <w:szCs w:val="18"/>
          <w:lang w:val="en-GB"/>
        </w:rPr>
        <w:t>x</w:t>
      </w:r>
      <w:del w:id="5228" w:author="Ian Blenkinsop" w:date="2021-07-08T11:24:00Z">
        <w:r w:rsidRPr="00FA4D8D" w:rsidDel="000E5470">
          <w:rPr>
            <w:lang w:val="en-GB"/>
          </w:rPr>
          <w:delText xml:space="preserve"> </w:delText>
        </w:r>
      </w:del>
      <w:ins w:id="5229" w:author="Ian Blenkinsop" w:date="2021-07-08T11:24:00Z">
        <w:r w:rsidR="000E5470">
          <w:rPr>
            <w:lang w:val="en-GB"/>
          </w:rPr>
          <w:t xml:space="preserve">) </w:t>
        </w:r>
      </w:ins>
      <w:r w:rsidRPr="00FA4D8D">
        <w:rPr>
          <w:lang w:val="en-GB"/>
        </w:rPr>
        <w:t>and aerosols. The Copernicus Atmosphere Monitoring Service (CAMS) reanalysis shows improvement against earlier atmospheric composition reanalyses, giving greater confidence for its use to study trends and evaluate models (</w:t>
      </w:r>
      <w:ins w:id="5230" w:author="Ian Blenkinsop" w:date="2021-07-08T11:26:00Z">
        <w:r w:rsidR="000E5470" w:rsidRPr="00FA4D8D">
          <w:rPr>
            <w:lang w:val="en-GB"/>
          </w:rPr>
          <w:t>Section 7.3</w:t>
        </w:r>
        <w:r w:rsidR="000E5470">
          <w:rPr>
            <w:lang w:val="en-GB"/>
          </w:rPr>
          <w:t xml:space="preserve">; </w:t>
        </w:r>
      </w:ins>
      <w:r w:rsidRPr="00FA4D8D">
        <w:rPr>
          <w:lang w:val="en-GB"/>
        </w:rPr>
        <w:t xml:space="preserve">e.g., </w:t>
      </w:r>
      <w:r w:rsidRPr="003A0C0D">
        <w:fldChar w:fldCharType="begin" w:fldLock="1"/>
      </w:r>
      <w:r w:rsidR="00E81B0B">
        <w:rPr>
          <w:lang w:val="en-GB"/>
        </w:rPr>
        <w:instrText>ADDIN CSL_CITATION { "citationItems" : [ { "id" : "ITEM-1", "itemData" : { "DOI" : "10.5194/acp-19-3515-2019", "ISSN" : "16807324", "abstract" : "The Copernicus Atmosphere Monitoring Service (CAMS) reanalysis is the latest global reanalysis dataset of atmospheric composition produced by the European Centre for Medium-Range Weather Forecasts (ECMWF), consisting of three-dimensional time-consistent atmospheric composition fields, including aerosols and chemical species. The dataset currently covers the period 2003-2016 and will be extended in the future by adding 1 year each year. A reanalysis for greenhouse gases is being produced separately. The CAMS reanalysis builds on the experience gained during the production of the earlier Monitoring Atmospheric Composition and Climate (MACC) reanalysis and CAMS interim reanalysis. Satellite retrievals of total column CO; tropospheric column NO2; aerosol optical depth (AOD); and total column, partial column and profile ozone retrievals were assimilated for the CAMS reanalysis with ECMWF's Integrated Forecasting System. The new reanalysis has an increased horizontal resolution of about 80 km and provides more chemical species at a better temporal resolution (3-hourly analysis fields, 3-hourly forecast fields and hourly surface forecast fields) than the previously produced CAMS interim reanalysis. The CAMS reanalysis has smaller biases compared with most of the independent ozone, carbon monoxide, nitrogen dioxide and aerosol optical depth observations used for validation in this paper than the previous two reanalyses and is much improved and more consistent in time, especially compared to the MACC reanalysis. The CAMS reanalysis is a dataset that can be used to compute climatologies, study trends, evaluate models, benchmark other reanalyses or serve as boundary conditions for regional models for past periods.", "author" : [ { "dropping-particle" : "", "family" : "Inness", "given" : "Antje", "non-dropping-particle" : "", "parse-names" : false, "suffix" : "" }, { "dropping-particle" : "", "family" : "Ades", "given" : "Melanie", "non-dropping-particle" : "", "parse-names" : false, "suffix" : "" }, { "dropping-particle" : "", "family" : "Agust\u00ed-Panareda", "given" : "Anna", "non-dropping-particle" : "", "parse-names" : false, "suffix" : "" }, { "dropping-particle" : "", "family" : "Barr", "given" : "J\u00e9r\u00f4me", "non-dropping-particle" : "", "parse-names" : false, "suffix" : "" }, { "dropping-particle" : "", "family" : "Benedictow", "given" : "Anna", "non-dropping-particle" : "", "parse-names" : false, "suffix" : "" }, { "dropping-particle" : "", "family" : "Blechschmidt", "given" : "Anne Marlene", "non-dropping-particle" : "", "parse-names" : false, "suffix" : "" }, { "dropping-particle" : "", "family" : "Jose Dominguez", "given" : "Juan", "non-dropping-particle" : "", "parse-names" : false, "suffix" : "" }, { "dropping-particle" : "", "family" : "Engelen", "given" : "Richard", "non-dropping-particle" : "", "parse-names" : false, "suffix" : "" }, { "dropping-particle" : "", "family" : "Eskes", "given" : "Henk", "non-dropping-particle" : "", "parse-names" : false, "suffix" : "" }, { "dropping-particle" : "", "family" : "Flemming", "given" : "Johannes", "non-dropping-particle" : "", "parse-names" : false, "suffix" : "" }, { "dropping-particle" : "", "family" : "Huijnen", "given" : "Vincent", "non-dropping-particle" : "", "parse-names" : false, "suffix" : "" }, { "dropping-particle" : "", "family" : "Jones", "given" : "Luke", "non-dropping-particle" : "", "parse-names" : false, "suffix" : "" }, { "dropping-particle" : "", "family" : "Kipling", "given" : "Zak", "non-dropping-particle" : "", "parse-names" : false, "suffix" : "" }, { "dropping-particle" : "", "family" : "Massart", "given" : "Sebastien", "non-dropping-particle" : "", "parse-names" : false, "suffix" : "" }, { "dropping-particle" : "", "family" : "Parrington", "given" : "Mark", "non-dropping-particle" : "", "parse-names" : false, "suffix" : "" }, { "dropping-particle" : "", "family" : "Peuch", "given" : "Vincent Henri", "non-dropping-particle" : "", "parse-names" : false, "suffix" : "" }, { "dropping-particle" : "", "family" : "Razinger", "given" : "Miha", "non-dropping-particle" : "", "parse-names" : false, "suffix" : "" }, { "dropping-particle" : "", "family" : "Remy", "given" : "Samuel", "non-dropping-particle" : "", "parse-names" : false, "suffix" : "" }, { "dropping-particle" : "", "family" : "Schulz", "given" : "Michael", "non-dropping-particle" : "", "parse-names" : false, "suffix" : "" }, { "dropping-particle" : "", "family" : "Suttie", "given" : "Martin", "non-dropping-particle" : "", "parse-names" : false, "suffix" : "" } ], "container-title" : "Atmospheric Chemistry and Physics", "id" : "ITEM-1", "issue" : "6", "issued" : { "date-parts" : [ [ "2019" ] ] }, "page" : "3515-3556", "title" : "The CAMS reanalysis of atmospheric composition", "translator" : [ { "dropping-particle" : "", "family" : "H4077", "given" : "", "non-dropping-particle" : "", "parse-names" : false, "suffix" : "" } ], "type" : "article-journal", "volume" : "19" }, "uris" : [ "http://www.mendeley.com/documents/?uuid=8afdd6cf-b054-4960-8301-e176da5d9e63" ] } ], "mendeley" : { "formattedCitation" : "(Inness et al., 2019)", "manualFormatting" : "Inness et al., 2019", "plainTextFormattedCitation" : "(Inness et al., 2019)", "previouslyFormattedCitation" : "(Inness et al., 2019)" }, "properties" : { "noteIndex" : 0 }, "schema" : "https://github.com/citation-style-language/schema/raw/master/csl-citation.json" }</w:instrText>
      </w:r>
      <w:r w:rsidRPr="003A0C0D">
        <w:fldChar w:fldCharType="separate"/>
      </w:r>
      <w:ins w:id="5231" w:author="Robin Matthews" w:date="2021-05-18T16:06:00Z">
        <w:r w:rsidR="00602365">
          <w:rPr>
            <w:noProof/>
            <w:lang w:val="en-GB"/>
          </w:rPr>
          <w:t>Inness et al., 2019</w:t>
        </w:r>
      </w:ins>
      <w:del w:id="5232" w:author="Robin Matthews" w:date="2021-05-18T16:06:00Z">
        <w:r w:rsidRPr="00FA4D8D" w:rsidDel="00602365">
          <w:rPr>
            <w:noProof/>
            <w:lang w:val="en-GB"/>
          </w:rPr>
          <w:delText>Inness et al., 2019</w:delText>
        </w:r>
      </w:del>
      <w:r w:rsidRPr="003A0C0D">
        <w:fldChar w:fldCharType="end"/>
      </w:r>
      <w:del w:id="5233" w:author="Ian Blenkinsop" w:date="2021-07-08T11:25:00Z">
        <w:r w:rsidRPr="00FA4D8D" w:rsidDel="000E5470">
          <w:rPr>
            <w:lang w:val="en-GB"/>
          </w:rPr>
          <w:delText>;</w:delText>
        </w:r>
      </w:del>
      <w:del w:id="5234" w:author="Ian Blenkinsop" w:date="2021-07-08T11:26:00Z">
        <w:r w:rsidRPr="00FA4D8D" w:rsidDel="000E5470">
          <w:rPr>
            <w:lang w:val="en-GB"/>
          </w:rPr>
          <w:delText xml:space="preserve"> </w:delText>
        </w:r>
      </w:del>
      <w:del w:id="5235" w:author="Ian Blenkinsop" w:date="2021-07-08T11:25:00Z">
        <w:r w:rsidRPr="00FA4D8D" w:rsidDel="000E5470">
          <w:rPr>
            <w:lang w:val="en-GB"/>
          </w:rPr>
          <w:delText xml:space="preserve">Chapter 7, </w:delText>
        </w:r>
      </w:del>
      <w:del w:id="5236" w:author="Ian Blenkinsop" w:date="2021-07-08T11:26:00Z">
        <w:r w:rsidRPr="00FA4D8D" w:rsidDel="000E5470">
          <w:rPr>
            <w:lang w:val="en-GB"/>
          </w:rPr>
          <w:delText>Section 7.3</w:delText>
        </w:r>
      </w:del>
      <w:r w:rsidRPr="00FA4D8D">
        <w:rPr>
          <w:lang w:val="en-GB"/>
        </w:rPr>
        <w:t>).</w:t>
      </w:r>
    </w:p>
    <w:p w14:paraId="6A9B63BA" w14:textId="77777777" w:rsidR="006409E5" w:rsidRPr="00FA4D8D" w:rsidRDefault="006409E5" w:rsidP="006409E5">
      <w:pPr>
        <w:pStyle w:val="AR6BodyText"/>
        <w:rPr>
          <w:lang w:val="en-GB"/>
        </w:rPr>
      </w:pPr>
    </w:p>
    <w:p w14:paraId="664DB5F4" w14:textId="361E2C1B" w:rsidR="006409E5" w:rsidRPr="00FA4D8D" w:rsidRDefault="006409E5" w:rsidP="006409E5">
      <w:pPr>
        <w:pStyle w:val="AR6BodyText"/>
        <w:rPr>
          <w:lang w:val="en-GB"/>
        </w:rPr>
      </w:pPr>
      <w:r w:rsidRPr="00FA4D8D">
        <w:rPr>
          <w:lang w:val="en-GB"/>
        </w:rPr>
        <w:t>The inter</w:t>
      </w:r>
      <w:del w:id="5237" w:author="Ian Blenkinsop" w:date="2021-07-08T11:26:00Z">
        <w:r w:rsidRPr="00FA4D8D" w:rsidDel="000E5470">
          <w:rPr>
            <w:lang w:val="en-GB"/>
          </w:rPr>
          <w:delText>-</w:delText>
        </w:r>
      </w:del>
      <w:r w:rsidRPr="00FA4D8D">
        <w:rPr>
          <w:lang w:val="en-GB"/>
        </w:rPr>
        <w:t>comparison of reanalyses with each other, or with earlier versions, is often done for particular variables or aspects of the simulation. ERA5 is assessed as the most reliable reanalysis for climate trend assessment (</w:t>
      </w:r>
      <w:del w:id="5238" w:author="Ian Blenkinsop" w:date="2021-07-08T11:26:00Z">
        <w:r w:rsidRPr="00FA4D8D" w:rsidDel="000E5470">
          <w:rPr>
            <w:lang w:val="en-GB"/>
          </w:rPr>
          <w:delText xml:space="preserve">Chapter 2, </w:delText>
        </w:r>
      </w:del>
      <w:r w:rsidRPr="00FA4D8D">
        <w:rPr>
          <w:lang w:val="en-GB"/>
        </w:rPr>
        <w:t xml:space="preserve">Section 2.3). Compared to ERA-Interim, the ERA5 forecast model and assimilation system, as well as the availability of improved reprocessing of observations, resulted in relatively smaller errors when compared to observations, including a better representation of global energy budgets, radiative forcing from volcanic eruptions (e.g., Mt. Pinatubo: </w:t>
      </w:r>
      <w:r w:rsidRPr="003A0C0D">
        <w:fldChar w:fldCharType="begin" w:fldLock="1"/>
      </w:r>
      <w:r w:rsidR="00E14AAC">
        <w:rPr>
          <w:lang w:val="en-GB"/>
        </w:rPr>
        <w:instrText>ADDIN CSL_CITATION { "citationItems" : [ { "id" : "ITEM-1", "itemData" : { "DOI" : "10.1111/nyas.14337", "ISSN" : "0077-8923", "abstract" : "Abstract Globally, thermodynamics explains an increase in atmospheric water vapor with warming of around 7%/\u00b0C near to the surface. In contrast, global precipitation and evaporation are constrained by the Earth's energy balance to increase at ?2?3%/\u00b0C. However, this rate of increase is suppressed by rapid atmospheric adjustments in response to greenhouse gases and absorbing aerosols that directly alter the atmospheric energy budget. Rapid adjustments to forcings, cooling effects from scattering aerosol, and observational uncertainty can explain why observed global precipitation responses are currently difficult to detect but are expected to emerge and accelerate as warming increases and aerosol forcing diminishes. Precipitation increases with warming are expected to be smaller over land than ocean due to limitations on moisture convergence, exacerbated by feedbacks and affected by rapid adjustments. Thermodynamic increases in atmospheric moisture fluxes amplify wet and dry events, driving an intensification of precipitation extremes. The rate of intensification can deviate from a simple thermodynamic response due to in-storm and larger-scale feedback processes, while changes in large-scale dynamics and catchment characteristics further modulate the frequency of flooding in response to precipitation increases. Changes in atmospheric circulation in response to radiative forcing and evolving surface temperature patterns are capable of dominating water cycle changes in some regions. Moreover, the direct impact of human activities on the water cycle through water abstraction, irrigation, and land use change is already a significant component of regional water cycle change and is expected to further increase in importance as water demand grows with global population.", "author" : [ { "dropping-particle" : "", "family" : "Allan", "given" : "Richard P", "non-dropping-particle" : "", "parse-names" : false, "suffix" : "" }, { "dropping-particle" : "", "family" : "Barlow", "given" : "Mathew", "non-dropping-particle" : "", "parse-names" : false, "suffix" : "" }, { "dropping-particle" : "", "family" : "Byrne", "given" : "Michael P", "non-dropping-particle" : "", "parse-names" : false, "suffix" : "" }, { "dropping-particle" : "", "family" : "Cherchi", "given" : "Annalisa", "non-dropping-particle" : "", "parse-names" : false, "suffix" : "" }, { "dropping-particle" : "", "family" : "Douville", "given" : "Herv\u00e9", "non-dropping-particle" : "", "parse-names" : false, "suffix" : "" }, { "dropping-particle" : "", "family" : "Fowler", "given" : "Hayley J", "non-dropping-particle" : "", "parse-names" : false, "suffix" : "" }, { "dropping-particle" : "", "family" : "Gan", "given" : "Thian Y", "non-dropping-particle" : "", "parse-names" : false, "suffix" : "" }, { "dropping-particle" : "", "family" : "Pendergrass", "given" : "Angeline G", "non-dropping-particle" : "", "parse-names" : false, "suffix" : "" }, { "dropping-particle" : "", "family" : "Rosenfeld", "given" : "Daniel", "non-dropping-particle" : "", "parse-names" : false, "suffix" : "" }, { "dropping-particle" : "", "family" : "Swann", "given" : "Abigail L S", "non-dropping-particle" : "", "parse-names" : false, "suffix" : "" }, { "dropping-particle" : "", "family" : "Wilcox", "given" : "Laura J", "non-dropping-particle" : "", "parse-names" : false, "suffix" : "" }, { "dropping-particle" : "", "family" : "Zolina", "given" : "Olga", "non-dropping-particle" : "", "parse-names" : false, "suffix" : "" } ], "container-title" : "Annals of the New York Academy of Sciences", "id" : "ITEM-1", "issue" : "1", "issued" : { "date-parts" : [ [ "2020", "7", "1" ] ] }, "note" : "https://doi.org/10.1111/nyas.14337", "page" : "49-75", "publisher" : "John Wiley &amp; Sons, Ltd", "title" : "Advances in understanding large-scale responses of the water cycle to climate change", "translator" : [ { "dropping-particle" : "", "family" : "H1944", "given" : "", "non-dropping-particle" : "", "parse-names" : false, "suffix" : "" } ], "type" : "article-journal", "volume" : "1472" }, "uris" : [ "http://www.mendeley.com/documents/?uuid=b7adaa6d-f2bc-4bb2-b588-31ea45d1f514" ] } ], "mendeley" : { "formattedCitation" : "(Allan et al., 2020)", "manualFormatting" : "Allan et al., 2020)", "plainTextFormattedCitation" : "(Allan et al., 2020)", "previouslyFormattedCitation" : "(Allan et al., 2020)" }, "properties" : { "noteIndex" : 0 }, "schema" : "https://github.com/citation-style-language/schema/raw/master/csl-citation.json" }</w:instrText>
      </w:r>
      <w:r w:rsidRPr="003A0C0D">
        <w:fldChar w:fldCharType="separate"/>
      </w:r>
      <w:ins w:id="5239" w:author="Robin Matthews" w:date="2021-05-18T16:06:00Z">
        <w:r w:rsidR="00602365">
          <w:rPr>
            <w:noProof/>
          </w:rPr>
          <w:t>Allan et al., 2020)</w:t>
        </w:r>
      </w:ins>
      <w:del w:id="5240" w:author="Robin Matthews" w:date="2021-05-18T16:06:00Z">
        <w:r w:rsidRPr="003A0C0D" w:rsidDel="00602365">
          <w:rPr>
            <w:noProof/>
          </w:rPr>
          <w:delText>Allan et al., 2020)</w:delText>
        </w:r>
      </w:del>
      <w:r w:rsidRPr="003A0C0D">
        <w:fldChar w:fldCharType="end"/>
      </w:r>
      <w:r w:rsidRPr="003A0C0D">
        <w:t xml:space="preserve">, the partitioning of surface energy </w:t>
      </w:r>
      <w:r w:rsidRPr="003A0C0D">
        <w:fldChar w:fldCharType="begin" w:fldLock="1"/>
      </w:r>
      <w:r w:rsidR="00E81B0B">
        <w:instrText>ADDIN CSL_CITATION { "citationItems" : [ { "id" : "ITEM-1", "itemData" : { "DOI" : "10.5194/gmd-13-4159-2020", "ISSN" : "19919603", "abstract" : "Climate reanalyses provide a plethora of global atmospheric and surface parameters in a consistent manner over multi-decadal timescales. Hence, they are widely used in many fields, and an in-depth evaluation of the different variables provided by reanalyses is a necessary means to provide feedback on the quality to their users and the operational centres producing these data sets, and to help guide their development. Recently, the European Centre for Medium-Range Weather Forecasts (ECMWF) released the new state-of-the-art climate reanalysis ERA5, following up on its popular predecessor ERA-Interim. Different sets of variables from ERA5 were already evaluated in a handful of studies, but so far, the quality of land-surface energy partitioning has not been assessed. Here, we evaluate the surface energy partitioning over land in ERA5 and concentrate on the appraisal of the surface latent heat flux, surface sensible heat flux, and Bowen ratio against different reference data sets and using different modelling tools. Most of our analyses point towards a better quality of surface energy partitioning in ERA5 than in ERA-Interim, which may be attributed to a better representation of land-surface processes in ERA5 and certainly to the better quality of near-surface meteorological variables. One of the key shortcomings of the reanalyses identified in our study is the overestimation of the surface latent heat flux over land, which -although substantially lower than in ERA-Interim -still remains in ERA5. Overall, our results indicate the high quality of the surface turbulent fluxes from ERA5 and the general improvement upon ERA-Interim, thereby endorsing the efforts of ECMWF to improve their climate reanalysis and to provide useful data to many scientific and operational fields.", "author" : [ { "dropping-particle" : "", "family" : "Martens", "given" : "Brecht", "non-dropping-particle" : "", "parse-names" : false, "suffix" : "" }, { "dropping-particle" : "", "family" : "Schumacher", "given" : "Dominik L.", "non-dropping-particle" : "", "parse-names" : false, "suffix" : "" }, { "dropping-particle" : "", "family" : "Wouters", "given" : "Hendrik", "non-dropping-particle" : "", "parse-names" : false, "suffix" : "" }, { "dropping-particle" : "", "family" : "Mu\u00f1oz-Sabater", "given" : "Joaqu\u00edn", "non-dropping-particle" : "", "parse-names" : false, "suffix" : "" }, { "dropping-particle" : "", "family" : "Verhoest", "given" : "Niko E.C.", "non-dropping-particle" : "", "parse-names" : false, "suffix" : "" }, { "dropping-particle" : "", "family" : "Miralles", "given" : "Diego G.", "non-dropping-particle" : "", "parse-names" : false, "suffix" : "" } ], "container-title" : "Geoscientific Model Development", "id" : "ITEM-1", "issue" : "9", "issued" : { "date-parts" : [ [ "2020" ] ] }, "page" : "4159-4181", "title" : "Evaluating the land-surface energy partitioning in ERA5", "translator" : [ { "dropping-particle" : "", "family" : "H4284", "given" : "", "non-dropping-particle" : "", "parse-names" : false, "suffix" : "" } ], "type" : "article-journal", "volume" : "13" }, "uris" : [ "http://www.mendeley.com/documents/?uuid=0c8d44af-e5b6-4af1-8591-90cf12471933" ] } ], "mendeley" : { "formattedCitation" : "(Martens et al., 2020)", "plainTextFormattedCitation" : "(Martens et al., 2020)", "previouslyFormattedCitation" : "(Martens et al., 2020)" }, "properties" : { "noteIndex" : 0 }, "schema" : "https://github.com/citation-style-language/schema/raw/master/csl-citation.json" }</w:instrText>
      </w:r>
      <w:r w:rsidRPr="003A0C0D">
        <w:fldChar w:fldCharType="separate"/>
      </w:r>
      <w:ins w:id="5241" w:author="Robin Matthews" w:date="2021-05-18T16:06:00Z">
        <w:r w:rsidR="00602365">
          <w:rPr>
            <w:noProof/>
          </w:rPr>
          <w:t>(Martens et al., 2020)</w:t>
        </w:r>
      </w:ins>
      <w:del w:id="5242" w:author="Robin Matthews" w:date="2021-05-18T16:06:00Z">
        <w:r w:rsidRPr="003A0C0D" w:rsidDel="00602365">
          <w:rPr>
            <w:noProof/>
          </w:rPr>
          <w:delText>(Martens et al., 2020)</w:delText>
        </w:r>
      </w:del>
      <w:r w:rsidRPr="003A0C0D">
        <w:fldChar w:fldCharType="end"/>
      </w:r>
      <w:ins w:id="5243" w:author="Ian Blenkinsop" w:date="2021-07-08T11:27:00Z">
        <w:r w:rsidR="000E5470">
          <w:t>,</w:t>
        </w:r>
      </w:ins>
      <w:r w:rsidRPr="003A0C0D">
        <w:t xml:space="preserve"> and wind </w:t>
      </w:r>
      <w:r w:rsidRPr="003A0C0D">
        <w:fldChar w:fldCharType="begin" w:fldLock="1"/>
      </w:r>
      <w:r w:rsidR="00A94565">
        <w:instrText>ADDIN CSL_CITATION { "citationItems" : [ { "id" : "ITEM-1", "itemData" : { "DOI" : "10.5194/asr-12-187-2015", "author" : [ { "dropping-particle" : "", "family" : "Kaiser-Weiss", "given" : "A K", "non-dropping-particle" : "", "parse-names" : false, "suffix" : "" }, { "dropping-particle" : "", "family" : "Kaspar", "given" : "F", "non-dropping-particle" : "", "parse-names" : false, "suffix" : "" }, { "dropping-particle" : "", "family" : "Heene", "given" : "V", "non-dropping-particle" : "", "parse-names" : false, "suffix" : "" }, { "dropping-particle" : "", "family" : "Borsche", "given" : "M", "non-dropping-particle" : "", "parse-names" : false, "suffix" : "" }, { "dropping-particle" : "", "family" : "Tan", "given" : "D G H", "non-dropping-particle" : "", "parse-names" : false, "suffix" : "" }, { "dropping-particle" : "", "family" : "Poli", "given" : "P", "non-dropping-particle" : "", "parse-names" : false, "suffix" : "" }, { "dropping-particle" : "", "family" : "Obregon", "given" : "A", "non-dropping-particle" : "", "parse-names" : false, "suffix" : "" }, { "dropping-particle" : "", "family" : "Gregow", "given" : "H", "non-dropping-particle" : "", "parse-names" : false, "suffix" : "" } ], "container-title" : "Advances in Science and Research", "id" : "ITEM-1", "issue" : "1", "issued" : { "date-parts" : [ [ "2015" ] ] }, "page" : "187-198", "title" : "Comparison of regional and global reanalysis near-surface winds with station observations over Germany", "translator" : [ { "dropping-particle" : "", "family" : "H4286", "given" : "", "non-dropping-particle" : "", "parse-names" : false, "suffix" : "" } ], "type" : "article-journal", "volume" : "12" }, "uris" : [ "http://www.mendeley.com/documents/?uuid=a0c825a7-5b28-4801-9f74-4e00910c395b" ] }, { "id" : "ITEM-2", "itemData" : { "DOI" : "10.1088/2515-7620/ab2ec3", "abstract" : "Regional reanalyses constitute valuable new data sources for climatological applications by providing consistent meteorological parameter fields commonly requested, e.g., wind speed, solar radiation, temperature and precipitation. Within the European project Uncertainties in Ensembles of Regional ReAnalyses (UERRA) three different numerical weather prediction (NWP) models have been employed to generate different European regional reanalyses and subsequent surface reanalysis products. The uncertainties of the individual reanalysis products and of the combined UERRA multi-model ensemble are investigated by comparing against observations. Here, we provide guidance on the meteorological parameters and spatial-temporal scales where regional reanalyses add value to global reanalyses. The reanalysis fields are compared to station measurements and derived gridded fields, as well as satellite data. In general, reanalyses are especially valuable in data sparse areas, where the NWP models are superior in transporting information compared to the traditional gridding procedures based on station observations. For wind speed at heights relevant for wind energy, where little conventional observations exist, regional reanalyses can provide higher resolution horizontally, vertically, and in time, adding value to global reanalyses. Solar radiation fields capture the variability in general, however, they are prone to model-dependent biases. Temperature fields were generally found to be in good agreement with station observations, with biases for the (moderately) extreme values causing potential pitfalls for threshold applications such as climate indices. Comparisons of the precipitation fields in different areas of Europe demonstrate that various reanalyses excel in different regions. The multi-model ensemble of regional reanalyses was found to provide better uncertainty estimates than an ensemble realisation from one reanalysis system alone. The freely available regional reanalyses provide a new, high resolution data source, which might be attractive for many applications, especially when conventional data are sparse or restricted by data policies.", "author" : [ { "dropping-particle" : "", "family" : "Kaiser-Weiss", "given" : "Andrea K", "non-dropping-particle" : "", "parse-names" : false, "suffix" : "" }, { "dropping-particle" : "", "family" : "Borsche", "given" : "Michael", "non-dropping-particle" : "", "parse-names" : false, "suffix" : "" }, { "dropping-particle" : "", "family" : "Niermann", "given" : "Deborah", "non-dropping-particle" : "", "parse-names" : false, "suffix" : "" }, { "dropping-particle" : "", "family" : "Kaspar", "given" : "Frank", "non-dropping-particle" : "", "parse-names" : false, "suffix" : "" }, { "dropping-particle" : "", "family" : "Lussana", "given" : "Cristian", "non-dropping-particle" : "", "parse-names" : false, "suffix" : "" }, { "dropping-particle" : "", "family" : "Isotta", "given" : "Francesco A", "non-dropping-particle" : "", "parse-names" : false, "suffix" : "" }, { "dropping-particle" : "", "family" : "Besselaar", "given" : "Else", "non-dropping-particle" : "van den", "parse-names" : false, "suffix" : "" }, { "dropping-particle" : "", "family" : "Schrier", "given" : "Gerard", "non-dropping-particle" : "van der", "parse-names" : false, "suffix" : "" }, { "dropping-particle" : "", "family" : "Und\u00e9n", "given" : "Per", "non-dropping-particle" : "", "parse-names" : false, "suffix" : "" } ], "container-title" : "Environmental Research Communications", "id" : "ITEM-2", "issue" : "7", "issued" : { "date-parts" : [ [ "2019" ] ] }, "page" : "071004", "title" : "Added value of regional reanalyses for climatological applications", "translator" : [ { "dropping-particle" : "", "family" : "H4078", "given" : "", "non-dropping-particle" : "", "parse-names" : false, "suffix" : "" } ], "type" : "article-journal", "volume" : "1" }, "uris" : [ "http://www.mendeley.com/documents/?uuid=dff4a5ae-e220-498c-9814-f3e4abfce459" ] }, { "id" : "ITEM-3", "itemData" : { "DOI" : "10.5194/asr-13-151-2016", "ISSN" : "1992-0636", "abstract" : "Abstract. Hourly and monthly mean wind speed and wind speed variability from the regional reanalysis COSMO-REA6 is analysed in the range of 10 to 116 m height above ground. Comparisons with independent wind mast measurements performed between 2001 and 2010 over Northern Germany over land (Lindenberg), the North Sea (FINO platforms), and The Netherlands (Cabauw) show that the COSMO-REA6 wind fields are realistic and at least as close to the measurements as the global atmospheric reanalyses (ERA20C and ERA-Interim) on the monthly scale. The median wind profiles of the reanalyses were found to be consistent with the observed ones. The mean annual cycles of variability are generally reproduced from 10 up to 116 m in the investigated reanalyses. The mean diurnal cycle is represented qualitatively near the ground by the reanalyses. At 100 m height, there is little diurnal cycle left in the global and regional reanalyses, though a diurnal cycle is still present in the measurements over land. Correlation coefficients between monthly means of the observations and the reanalyses range between 0.92 at 10 m and 0.99 at 116 m, with a slightly higher correlation of the regional reanalyses at Lindenberg at 10 m height which is significant only at a lower than 95 % significance level. Correlations of daily means tend to be higher for the regional reanalysis COSMO-REA6. Increasing temporal resolution further, reduces this advantage of the regional reanalysis. At around 100 m, ERA-Interim yields a higher correlation at Lindenberg and Cabauw, whereas COSMO-REA6 yields a higher correlation at FINO1 and FINO2.", "author" : [ { "dropping-particle" : "", "family" : "Borsche", "given" : "Michael", "non-dropping-particle" : "", "parse-names" : false, "suffix" : "" }, { "dropping-particle" : "", "family" : "Kaiser-Weiss", "given" : "Andrea K", "non-dropping-particle" : "", "parse-names" : false, "suffix" : "" }, { "dropping-particle" : "", "family" : "Kaspar", "given" : "Frank", "non-dropping-particle" : "", "parse-names" : false, "suffix" : "" } ], "container-title" : "Advances in Science and Research", "id" : "ITEM-3", "issued" : { "date-parts" : [ [ "2016", "11", "21" ] ] }, "page" : "151-161", "title" : "Wind speed variability between 10 and 116 m height from the regional reanalysis COSMO-REA6 compared to wind mast measurements over Northern Germany and the Netherlands", "translator" : [ { "dropping-particle" : "", "family</w:instrText>
      </w:r>
      <w:r w:rsidR="00A94565" w:rsidRPr="00115C88">
        <w:rPr>
          <w:lang w:val="en-US"/>
        </w:rPr>
        <w:instrText>" : "H4285", "given" : "", "non-dropping-particle" : "", "parse-names" : false, "suffix" : "" } ], "type" : "article-journal", "volume" : "13" }, "uris" : [ "http://www.mendeley.com/documents/?uuid=0078323a-ab79-4960-b954-b4c662144843" ] }, { "id" : "ITEM-4", "itemData" : { "DOI" : "10.1088/1748-9326/ab702d", "ISSN" : "1748-9326", "author" : [ { "dropping-particle" : "", "family" : "Scherrer", "given" : "Simon C", "non-dropping-particle" : "", "parse-names" : false, "suffix" : "" } ], "container-title" : "Environmental Research Letters", "id" : "ITEM-4", "issue" : "4", "issued" : { "date-parts" : [ [ "2020", "3", "13" ] ] }, "page" : "044005", "title" : "Temperature monitoring in mountain regions using reanalyses: lessons from the Alps", "translator" : [ { "dropping-particle" : "", "family" : "H4287", "given" : "", "non-dropping-particle" : "", "parse-names" : false, "suffix" : "" } ], "type" : "article-journal", "volume" : "15" }, "uris" : [ "http://www.mendeley.com/documents/?uuid=f23be03e-56ab-3057-abc6-95555a8bad76" ] } ], "mendeley" : { "formattedCitation" : "(Kaiser-Weiss et al., 2015, 2019; Borsche et al., 2016; Scherrer, 2020)", "plainTextFormattedCitation" : "(Kaiser-Weiss et al., 2015, 2019; Borsche et al., 2016; Scherrer, 2020)", "previouslyFormattedCitation" : "(Kaiser-Weiss et al., 2015, 2019; Borsche et al., 2016; Scherrer, 2020)" }, "properties" : { "noteIndex" : 0 }, "schema" : "https://github.com/citation-style-language/schema/raw/master/csl-citation.json" }</w:instrText>
      </w:r>
      <w:r w:rsidRPr="003A0C0D">
        <w:fldChar w:fldCharType="separate"/>
      </w:r>
      <w:ins w:id="5244" w:author="Robin Matthews" w:date="2021-05-18T16:06:00Z">
        <w:r w:rsidR="00602365">
          <w:rPr>
            <w:noProof/>
            <w:lang w:val="en-GB"/>
          </w:rPr>
          <w:t>(Kaiser-Weiss et al., 2015, 2019; Borsche et al., 2016; Scherrer, 2020)</w:t>
        </w:r>
      </w:ins>
      <w:del w:id="5245" w:author="Robin Matthews" w:date="2021-05-18T16:06:00Z">
        <w:r w:rsidRPr="00FA4D8D" w:rsidDel="00602365">
          <w:rPr>
            <w:noProof/>
            <w:lang w:val="en-GB"/>
          </w:rPr>
          <w:delText>(Kaiser-Weiss et al., 2015, 2019; Borsche et al., 2016; Scherrer, 2020)</w:delText>
        </w:r>
      </w:del>
      <w:r w:rsidRPr="003A0C0D">
        <w:fldChar w:fldCharType="end"/>
      </w:r>
      <w:r w:rsidRPr="00FA4D8D">
        <w:rPr>
          <w:lang w:val="en-GB"/>
        </w:rPr>
        <w:t xml:space="preserve">. In ERA5, higher resolution means a better representation of Lagrangian motion convective updrafts, gravity waves, tropical </w:t>
      </w:r>
      <w:r w:rsidRPr="00FA4D8D">
        <w:rPr>
          <w:lang w:val="en-GB"/>
        </w:rPr>
        <w:lastRenderedPageBreak/>
        <w:t xml:space="preserve">cyclones, and other meso- to synoptic-scale features of the atmosphere </w:t>
      </w:r>
      <w:r w:rsidRPr="003A0C0D">
        <w:fldChar w:fldCharType="begin" w:fldLock="1"/>
      </w:r>
      <w:r w:rsidR="00E81B0B">
        <w:rPr>
          <w:lang w:val="en-GB"/>
        </w:rPr>
        <w:instrText>ADDIN CSL_CITATION { "citationItems" : [ { "id" : "ITEM-1", "itemData" : { "DOI" : "10.5194/acp-19-3097-2019", "ISSN" : "16807324", "abstract" : "The European Centre for Medium-Range Weather Forecasts' (ECMWF's) next-generation reanalysis ERA5 provides many improvements, but it also confronts the community with a \"big data\" challenge. Data storage requirements for ERA5 increase by a factor of \u223c80 compared with the ERA-Interim reanalysis, introduced a decade ago. Considering the significant increase in resources required for working with the new ERA5 data set, it is important to assess its impact on Lagrangian transport simulations. To quantify the differences between transport simulations using ERA5 and ERA-Interim data, we analyzed comprehensive global sets of 10-day forward trajectories for the free troposphere and the stratosphere for the year 2017. The new ERA5 data have a considerable impact on the simulations. Spatial transport deviations between ERA5 and ERA-Interim trajectories are up to an order of magnitude larger than those caused by parameterized diffusion and subgrid-scale wind fluctuations after 1 day and still up to a factor of 2-3 larger after 10 days. Depending on the height range, the spatial differences between the trajectories map into deviations as large as 3 K in temperature, 30 % in specific humidity, 1.8 % in potential temperature, and 50 % in potential vorticity after 1 day. Part of the differences between ERA5 and ERA-Interim is attributed to the better spatial and temporal resolution of the ERA5 reanalysis, which allows for a better representation of convective updrafts, gravity waves, tropical cyclones, and other meso- to synoptic-scale features of the atmosphere. Another important finding is that ERA5 trajectories exhibit significantly improved conservation of potential temperature in the stratosphere, pointing to an improved consistency of ECMWF's forecast model and observations that leads to smaller data assimilation increments. We conducted a number of downsampling experiments with the ERA5 data, in which we reduced the numbers of meteorological time steps, vertical levels, and horizontal grid points. Significant differences remain present in the transport simulations, if we downsample the ERA5 data to a resolution similar to ERA-Interim. This points to substantial changes of the forecast model, observations, and assimilation system of ERA5 in addition to improved resolution. A comparison of two Lagrangian trajectory models allowed us to assess the readiness of the codes and workflows to handle the comprehensive ERA5 data and to demonstrate the consistency of the s\u2026", "author" : [ { "dropping-particle" : "", "family" : "Hoffmann", "given" : "Lars", "non-dropping-particle" : "", "parse-names" : false, "suffix" : "" }, { "dropping-particle" : "", "family" : "G\u00fcnther", "given" : "Gebhard", "non-dropping-particle" : "", "parse-names" : false, "suffix" : "" }, { "dropping-particle" : "", "family" : "Li", "given" : "Dan", "non-dropping-particle" : "", "parse-names" : false, "suffix" : "" }, { "dropping-particle" : "", "family" : "Stein", "given" : "Olaf", "non-dropping-particle" : "", "parse-names" : false, "suffix" : "" }, { "dropping-particle" : "", "family" : "Wu", "given" : "Xue", "non-dropping-particle" : "", "parse-names" : false, "suffix" : "" }, { "dropping-particle" : "", "family" : "Griessbach", "given" : "Sabine", "non-dropping-particle" : "", "parse-names" : false, "suffix" : "" }, { "dropping-particle" : "", "family" : "Heng", "given" : "Yi", "non-dropping-particle" : "", "parse-names" : false, "suffix" : "" }, { "dropping-particle" : "", "family" : "Konopka", "given" : "Paul", "non-dropping-particle" : "", "parse-names" : false, "suffix" : "" }, { "dropping-particle" : "", "family" : "M\u00fcller", "given" : "Rolf", "non-dropping-particle" : "", "parse-names" : false, "suffix" : "" }, { "dropping-particle" : "", "family" : "Vogel", "given" : "B\u00e4rbel", "non-dropping-particle" : "", "parse-names" : false, "suffix" : "" }, { "dropping-particle" : "", "family" : "Wright", "given" : "Jonathon S.", "non-dropping-particle" : "", "parse-names" : false, "suffix" : "" } ], "container-title" : "Atmospheric Chemistry and Physics", "id" : "ITEM-1", "issue" : "5", "issued" : { "date-parts" : [ [ "2019", "3", "11" ] ] }, "page" : "3097-3214", "title" : "From ERA-Interim to ERA5: The considerable impact of ECMWF's next-generation reanalysis on Lagrangian transport simulations", "translator" : [ { "dropping-particle" : "", "family" : "H3795", "given" : "", "non-dropping-particle" : "", "parse-names" : false, "suffix" : "" } ], "type" : "article-journal", "volume" : "19" }, "uris" : [ "http://www.mendeley.com/documents/?uuid=13cd160d-ef70-3af0-bb81-baa2f43e6cd4" ] }, { "id" : "ITEM-2", "itemData" : { "DOI" : "10.5194/gmd-13-4159-2020", "ISSN" : "19919603", "abstract" : "Climate reanalyses provide a plethora of global atmospheric and surface parameters in a consistent manner over multi-decadal timescales. Hence, they are widely used in many fields, and an in-depth evaluation of the different variables provided by reanalyses is a necessary means to provide feedback on the quality to their users and the operational centres producing these data sets, and to help guide their development. Recently, the European Centre for Medium-Range Weather Forecasts (ECMWF) released the new state-of-the-art climate reanalysis ERA5, following up on its popular predecessor ERA-Interim. Different sets of variables from ERA5 were already evaluated in a handful of studies, but so far, the quality of land-surface energy partitioning has not been assessed. Here, we evaluate the surface energy partitioning over land in ERA5 and concentrate on the appraisal of the surface latent heat flux, surface sensible heat flux, and Bowen ratio against different reference data sets and using different modelling tools. Most of our analyses point towards a better quality of surface energy partitioning in ERA5 than in ERA-Interim, which may be attributed to a better representation of land-surface processes in ERA5 and certainly to the better quality of near-surface meteorological variables. One of the key shortcomings of the reanalyses identified in our study is the overestimation of the surface latent heat flux over land, which -although substantially lower than in ERA-Interim -still remains in ERA5. Overall, our results indicate the high quality of the surface turbulent fluxes from ERA5 and the general improvement upon ERA-Interim, thereby endorsing the efforts of ECMWF to improve their climate reanalysis and to provide useful data to many scientific and operational fields.", "author" : [ { "dropping-particle" : "", "family" : "Martens", "given" : "Brecht", "non-dropping-particle" : "", "parse-names" : false, "suffix" : "" }, { "dropping-particle" : "", "family" : "Schumacher", "given" : "Dominik L.", "non-dropping-particle" : "", "parse-names" : false, "suffix" : "" }, { "dropping-particle" : "", "family" : "Wouters", "given" : "Hendrik", "non-dropping-particle" : "", "parse-names" : false, "suffix" : "" }, { "dropping-particle" : "", "family" : "Mu\u00f1oz-Sabater", "given" : "Joaqu\u00edn", "non-dropping-particle" : "", "parse-names" : false, "suffix" : "" }, { "dropping-particle" : "", "family" : "Verhoest", "given" : "Niko E.C.", "non-dropping-particle" : "", "parse-names" : false, "suffix" : "" }, { "dropping-particle" : "", "family" : "Miralles", "given" : "Diego G.", "non-dropping-particle" : "", "parse-names" : false, "suffix" : "" } ], "container-title" : "Geoscientific Model Development", "id" : "ITEM-2", "issue" : "9", "issued" : { "date-parts" : [ [ "2020" ] ] }, "page" : "4159-4181", "title" : "Evaluating the land-surface energy partitioning in ERA5", "translator" : [ { "dropping-particle" : "", "family" : "H4284", "given" : "", "non-dropping-particle" : "", "parse-names" : false, "suffix" : "" } ], "type" : "article-journal", "volume" : "13" }, "uris" : [ "http://www.mendeley.com/documents/?uuid=0c8d44af-e5b6-4af1-8591-90cf12471933" ] } ], "mendeley" : { "formattedCitation" : "(Hoffmann et al., 2019; Martens et al., 2020)", "plainTextFormattedCitation" : "(Hoffmann et al., 2019; Martens et al., 2020)", "previouslyFormattedCitation" : "(Hoffmann et al., 2019; Martens et al., 2020)" }, "properties" : { "noteIndex" : 0 }, "schema" : "https://github.com/citation-style-language/schema/raw/master/csl-citation.json" }</w:instrText>
      </w:r>
      <w:r w:rsidRPr="003A0C0D">
        <w:fldChar w:fldCharType="separate"/>
      </w:r>
      <w:ins w:id="5246" w:author="Robin Matthews" w:date="2021-05-18T16:06:00Z">
        <w:r w:rsidR="00602365">
          <w:rPr>
            <w:noProof/>
            <w:lang w:val="en-GB"/>
          </w:rPr>
          <w:t>(Hoffmann et al., 2019; Martens et al., 2020)</w:t>
        </w:r>
      </w:ins>
      <w:del w:id="5247" w:author="Robin Matthews" w:date="2021-05-18T16:06:00Z">
        <w:r w:rsidRPr="00FA4D8D" w:rsidDel="00602365">
          <w:rPr>
            <w:noProof/>
            <w:lang w:val="en-GB"/>
          </w:rPr>
          <w:delText>(Hoffmann et al., 2019; Martens et al., 2020)</w:delText>
        </w:r>
      </w:del>
      <w:r w:rsidRPr="003A0C0D">
        <w:fldChar w:fldCharType="end"/>
      </w:r>
      <w:r w:rsidRPr="00FA4D8D">
        <w:rPr>
          <w:lang w:val="en-GB"/>
        </w:rPr>
        <w:t xml:space="preserve">. Low-frequency variability is found to be generally well represented and, from 10 hPa downwards, patterns of anomalies in temperature match those from the ERA-Interim, MERRA-2 and JRA-55 reanalyses. </w:t>
      </w:r>
      <w:r>
        <w:t>I</w:t>
      </w:r>
      <w:r w:rsidRPr="003A0C0D">
        <w:t xml:space="preserve">nhomogeneities in the water cycle have </w:t>
      </w:r>
      <w:r>
        <w:t xml:space="preserve">also been </w:t>
      </w:r>
      <w:r w:rsidRPr="003A0C0D">
        <w:t xml:space="preserve">reduced </w:t>
      </w:r>
      <w:r w:rsidRPr="003A0C0D">
        <w:fldChar w:fldCharType="begin" w:fldLock="1"/>
      </w:r>
      <w:r w:rsidR="00A94565">
        <w:instrText>ADDIN CSL_CITATION { "citationItems" : [ { "id" : "ITEM-1", "itemData" : { "DOI" : "10.1002/qj.3803", "ISSN" : "0035-9009", "abstract" : "Within the Copernicus Climate Change Service (C3S), ECMWF is producing the ERA5 reanalysis which, once completed, will embody a detailed record of the global atmosphere, land surface and ocean waves from 1950 onwards. This new reanalysis replaces the ERA-Interim reanalysis (spanning 1979 onwards) which was started in 2006. ERA5 is based on the Integrated Forecasting System (IFS) Cy41r2 which was operational in 2016. ERA5 thus benefits from a decade of developments in model physics, core dynamics and data assimilation. In addition to a significantly enhanced horizontal resolution of 31 km, compared to 80 km for ERA-Interim, ERA5 has hourly output throughout, and an uncertainty estimate from an ensemble (3-hourly at half the horizontal resolution). This paper describes the general set-up of ERA5, as well as a basic evaluation of characteristics and performance, with a focus on the dataset from 1979 onwards which is currently publicly available. Re-forecasts from ERA5 analyses show a gain of up to one day in skill with respect to ERA-Interim. Comparison with radiosonde and PILOT data prior to assimilation shows an improved fit for temperature, wind and humidity in the troposphere, but not the stratosphere. A comparison with independent buoy data shows a much improved fit for ocean wave height. The uncertainty estimate reflects the evolution of the observing systems used in ERA5. The enhanced temporal and spatial resolution allows for a detailed evolution of weather systems. For precipitation, global-mean correlation with monthly-mean GPCP data is increased from 67% to 77%. In general, low-frequency variability is found to be well represented and from 10 hPa downwards general patterns of anomalies in temperature match those from the ERA-Interim, MERRA-2 and JRA-55 reanalyses.", "author" : [ { "dropping-particle" : "", "family" : "Hersbach", "given" : "Hans", "non-dropping-particle" : "", "parse-names" : false, "suffix" : "" }, { "dropping-particle" : "", "family" : "Bell", "given" : "Bill", "non-dropping-particle" : "", "parse-names" : false, "suffix" : "" }, { "dropping-particle" : "", "family" : "Berrisford", "given" : "Paul", "non-dropping-particle" : "", "parse-names" : false, "suffix" : "" }, { "dropping-particle" : "", "family" : "Hirahara", "given" : "Shoji", "non-dropping-particle" : "", "parse-names" : false, "suffix" : "" }, { "dropping-particle" : "", "family" : "Hor\u00e1nyi", "given" : "Andr\u00e1s", "non-dropping-particle" : "", "parse-names" : false, "suffix" : "" }, { "dropping-particle" : "", "family" : "Mu\u00f1oz\u2010Sabater", "given" : "Joaqu\u00edn", "non-dropping-particle" : "", "parse-names" : false, "suffix" : "" }, { "dropping-particle" : "", "family" : "Nicolas", "given" : "Julien", "non-dropping-particle" : "", "parse-names" : false, "suffix" : "" }, { "dropping-particle" : "", "family" : "Peubey", "given" : "Carole", "non-dropping-particle" : "", "parse-names" : false, "suffix" : "" }, { "dropping-particle" : "", "family" : "Radu", "given" : "Raluca", "non-dropping-particle" : "", "parse-names" : false, "suffix" : "" }, { "dropping-particle" : "", "family" : "Schepers", "given" : "Dinand", "non-dropping-particle" : "", "parse-names" : false, "suffix" : "" }, { "dropping-particle" : "", "family" : "Simmons", "given" : "Adrian", "non-dropping-particle" : "", "parse-names" : false, "suffix" : "" }, { "dropping-particle" : "", "family" : "Soci", "given" : "Cornel", "non-dropping-particle" : "", "parse-names" : false, "suffix" : "" }, { "dropping-particle" : "", "family" : "Abdalla", "given" : "Saleh", "non-dropping-particle" : "", "parse-names" : false, "suffix" : "" }, { "dropping-particle" : "", "family" : "Abellan", "given" : "Xavier", "non-dropping-particle" : "", "parse-names" : false, "suffix" : "" }, { "dropping-particle" : "", "family" : "Balsamo", "given" : "Gianpaolo", "non-dropping-particle" : "", "parse-names" : false, "suffix" : "" }, { "dropping-particle" : "", "family" : "Bechtold", "given" : "Peter", "non-dropping-particle" : "", "parse-names" : false, "suffix" : "" }, { "dropping-particle" : "", "family" : "Biavati", "given" : "Gionata", "non-dropping-particle" : "", "parse-names" : false, "suffix" : "" }, { "dropping-particle" : "", "family" : "Bidlot", "given" : "Jean", "non-dropping-particle" : "", "parse-names" : false, "suffix" : "" }, { "dropping-particle" : "", "family" : "Bonavita", "given" : "Massimo", "non-dropping-particle" : "", "parse-names" : false, "suffix" : "" }, { "dropping-particle" : "", "family" : "Chiara", "given" : "Giovanna", "non-dropping-particle" : "", "parse-names" : false, "suffix" : "" }, { "dropping-particle" : "", "family" : "Dahlgren", "given" : "Per", "non-dropping-particle" : "", "parse-names" : false, "suffix" : "" }, { "dropping-particle" : "", "family" : "Dee", "given" : "Dick", "non-dropping-particle" : "", "parse-names" : false, "suffix" : "" }, { "dropping-particle" : "", "family" : "Diamantakis", "given" : "Michail", "non-dropping-particle" : "", "parse-names" : false, "suffix" : "" }, { "dropping-particle" : "", "family" : "Dragani", "given" : "Rossana", "non-dropping-particle" : "", "parse-names" : false, "suffix" : "" }, { "dropping-particle" : "", "family" : "Flemming", "given" : "Johannes", "non-dropping-particle" : "", "parse-names" : false, "suffix" : "" }, { "dropping-particle" : "", "family" : "Forbes", "given" : "Richard", "non-dropping-particle" : "", "parse-names" : false, "suffix" : "" }, { "dropping-particle" : "", "family" : "Fuentes", "given" : "Manuel", "non-dropping-particle" : "", "parse-names" : false, "suffix" : "" }, { "dropping-particle" : "", "family" : "Geer", "given" : "Alan", "non-dropping-particle" : "", "parse-names" : false, "suffix" : "" }, { "dropping-particle" : "", "family" : "Haimberger", "given" : "Leo", "non-dropping-particle" : "", "parse-names" : false, "suffix" : "" }, { "dropping-particle" : "", "family" : "Healy", "given" : "Sean", "non-dropping-particle" : "", "parse-names" : false, "suffix" : "" }, { "dropping-particle" : "", "family" : "Hogan", "given" : "Robin J.", "non-dropping-particle" : "", "parse-names" : false, "suffix" : "" }, { "dropping-particle" : "", "family" : "H\u00f3lm", "given" : "El\u00edas", "non-dropping-particle" : "", "parse-names" : false, "suffix" : "" }, { "dropping-particle" : "", "family" : "Janiskov\u00e1", "given" : "Marta", "non-dropping-particle" : "", "parse-names" : false, "suffix" : "" }, { "dropping-particle" : "", "family" : "Keeley", "given" : "Sarah", "non-dropping-particle" : "", "parse-names" : false, "suffix" : "" }, { "dropping-particle" : "", "family" : "Laloyaux", "given" : "Patrick", "non-dropping-particle" : "", "parse-names" : false, "suffix" : "" }, { "dropping-particle" : "", "family" : "Lopez", "given" : "Philippe", "non-dropping-particle" : "", "parse-names" : false, "suffix" : "" }, { "dropping-particle" : "", "family" : "Lupu", "given" : "Cristina", "non-dropping-particle" : "", "parse-names" : false, "suffix" : "" }, { "dropping-particle" : "", "family" : "Radnoti", "given" : "Gabor", "non-dropping-particle" : "", "parse-names" : false, "suffix" : "" }, { "dropping-particle" : "", "family" : "Rosnay", "given" : "</w:instrText>
      </w:r>
      <w:r w:rsidR="00A94565" w:rsidRPr="00115C88">
        <w:rPr>
          <w:lang w:val="en-US"/>
        </w:rPr>
        <w:instrText>Patricia", "non-dropping-particle" : "", "parse-names" : false, "suffix" : "" }, { "dropping-particle" : "", "family" : "Rozum", "given" : "Iryna", "non-dropping-particle" : "", "parse-names" : false, "suffix" : "" }, { "dropping-particle" : "", "family" : "Vamborg", "given" : "Freja", "non-dropping-particle" : "", "parse-names" : false, "suffix" : "" }, { "dropping-particle" : "", "family" : "Villaume", "given" : "Sebastien", "non-dropping-particle" : "", "parse-names" : false, "suffix" : "" }, { "dropping-particle" : "", "family" : "Th\u00e9paut", "given" : "Jean\u2010No\u00ebl", "non-dropping-particle" : "", "parse-names" : false, "suffix" : "" } ], "container-title" : "Quarterly Journal of the Royal Meteorological Society", "id" : "ITEM-1", "issue" : "730", "issued" : { "date-parts" : [ [ "2020", "7", "15" ] ] }, "page" : "1999-2049", "title" : "The ERA5 global reanalysis", "translator" : [ { "dropping-particle" : "", "family" : "H4076", "given" : "", "non-dropping-particle" : "", "parse-names" : false, "suffix" : "" } ], "type" : "article-journal", "volume" : "146" }, "uris" : [ "http://www.mendeley.com/documents/?uuid=ac1c9b71-bf15-46aa-88a2-3ff862c2acec" ] } ], "mendeley" : { "formattedCitation" : "(Hersbach et al., 2020)", "plainTextFormattedCitation" : "(Hersbach et al., 2020)", "previouslyFormattedCitation" : "(Hersbach et al., 2020)" }, "properties" : { "noteIndex" : 0 }, "schema" : "https://github.com/citation-style-language/schema/raw/master/csl-citation.json" }</w:instrText>
      </w:r>
      <w:r w:rsidRPr="003A0C0D">
        <w:fldChar w:fldCharType="separate"/>
      </w:r>
      <w:ins w:id="5248" w:author="Robin Matthews" w:date="2021-05-18T16:06:00Z">
        <w:r w:rsidR="00602365">
          <w:rPr>
            <w:noProof/>
            <w:lang w:val="en-GB"/>
          </w:rPr>
          <w:t>(Hersbach et al., 2020)</w:t>
        </w:r>
      </w:ins>
      <w:del w:id="5249" w:author="Robin Matthews" w:date="2021-05-18T16:06:00Z">
        <w:r w:rsidRPr="00FA4D8D" w:rsidDel="00602365">
          <w:rPr>
            <w:noProof/>
            <w:lang w:val="en-GB"/>
          </w:rPr>
          <w:delText>(Hersbach et al., 2020)</w:delText>
        </w:r>
      </w:del>
      <w:r w:rsidRPr="003A0C0D">
        <w:fldChar w:fldCharType="end"/>
      </w:r>
      <w:r w:rsidRPr="00FA4D8D">
        <w:rPr>
          <w:lang w:val="en-GB"/>
        </w:rPr>
        <w:t xml:space="preserve">. </w:t>
      </w:r>
    </w:p>
    <w:p w14:paraId="4E4A343F" w14:textId="77777777" w:rsidR="006409E5" w:rsidRPr="00FA4D8D" w:rsidRDefault="006409E5" w:rsidP="006409E5">
      <w:pPr>
        <w:pStyle w:val="AR6BodyText"/>
        <w:rPr>
          <w:lang w:val="en-GB"/>
        </w:rPr>
      </w:pPr>
    </w:p>
    <w:p w14:paraId="0FC3303A" w14:textId="6F557899" w:rsidR="006409E5" w:rsidRPr="00FA4D8D" w:rsidRDefault="006409E5" w:rsidP="006409E5">
      <w:pPr>
        <w:pStyle w:val="AR6BodyText"/>
        <w:rPr>
          <w:highlight w:val="white"/>
          <w:lang w:val="en-GB"/>
        </w:rPr>
      </w:pPr>
      <w:r w:rsidRPr="00FA4D8D">
        <w:rPr>
          <w:lang w:val="en-GB"/>
        </w:rPr>
        <w:t xml:space="preserve">Precipitation is not usually assimilated in reanalyses and, depending on the region, reanalysis precipitation can differ from observations by more than the observational error </w:t>
      </w:r>
      <w:r w:rsidRPr="003A0C0D">
        <w:fldChar w:fldCharType="begin" w:fldLock="1"/>
      </w:r>
      <w:r w:rsidR="00E81B0B">
        <w:rPr>
          <w:lang w:val="en-GB"/>
        </w:rPr>
        <w:instrText>ADDIN CSL_CITATION { "citationItems" : [ { "id" : "ITEM-1", "itemData" : { "DOI" : "10.1175/JCLI-D-16-0702.1", "ISSN" : "0894-8755", "abstract" : "Daytime (0800\u20132000 Beijing time) and nighttime (2000\u20130800 Beijing time) precipitation at approximately 2100 stations in China from 1979 to 2014 was used to evaluate eight current reanalyses. Daytime, nighttime, and nighttime\u2013daytime contrast of precipitation were examined in aspects of climatology, seasonal cycle, interannual variability, and trends. The results show that the ECMWF interim reanalysis (ERA-Interim), ERA-Interim/Land, Japanese 55-year Reanalysis (JRA-55), and NCEP Climate Forecast System Reanalysis (CFSR) can reproduce the observed spatial pattern of nighttime\u2013daytime contrast in precipitation amount, exhibiting a positive center over the eastern Tibetan Plateau and a negative center over southeastern China. All of the reanalyses roughly reproduce seasonal variations of nighttime and daytime precipitation, but not always nighttime\u2013daytime contrast. The reanalyses overestimate drizzle and light precipitation frequencies by greater than 31.5\\\\% and underestimate heavy precipitation frequencies by less than \u221230.8\\\\%. The reanalyses successfully reproduce interannual synchronizations of daytime and nighttime precipitation frequencies and amounts with an averaged correlation coefficient r of 0.66 against the observed data but overestimate their year-to-year amplitudes by approximately 64\\\\%. The trends in nighttime, daytime, and nighttime\u2013daytime contrast of the observed precipitation amounts are mainly dominated by their frequencies (r = 0.85). Less than moderate precipitation frequency has exhibited a significant downward trend (\u22122.5\\\\% decade\u22121 during nighttime and \u22121.7\\\\% decade\u22121 during daytime) since 1979, which is roughly captured by the reanalyses. However, only JRA-55 captures the observed trend of nighttime precipitation intensity (2.4\\\\% decade\u22121), while the remaining reanalyses show negative trends. Overall, JRA-55 and CFSR provide the best reproductions of the observed nighttime\u2013daytime contrast in precipitation intensity, although they have considerable room for improvement.", "author" : [ { "dropping-particle" : "", "family" : "Zhou", "given" : "Chunl\u00fce", "non-dropping-particle" : "", "parse-names" : false, "suffix" : "" }, { "dropping-particle" : "", "family" : "Wang", "given" : "Kaicun", "non-dropping-particle" : "", "parse-names" : false, "suffix" : "" } ], "container-title" : "Journal of Climate", "id" : "ITEM-1", "issue" : "16", "issued" : { "date-parts" : [ [ "2017" ] ] }, "page" : "6443-6464", "title" : "Contrasting Daytime and Nighttime Precipitation Variability between Observations and Eight Reanalysis Products from 1979 to 2014 in China", "translator" : [ { "dropping-particle" : "", "family" : "H4234", "given" : "", "non-dropping-particle" : "", "parse-names" : false, "suffix" : "" } ], "type" : "article-journal", "volume" : "30" }, "uris" : [ "http://www.mendeley.com/documents/?uuid=67ab56e3-6d11-4546-b965-18c829826b62" ] }, { "id" : "ITEM-2", "itemData" : { "DOI" : "10.1002/2017RG000574", "ISSN" : "8755-1209", "abstract" : "Abstract In this paper, we present a comprehensive review of the data sources and estimation methods of 30 currently available global precipitation data sets, including gauge-based, satellite-related, and reanalysis data sets. We analyzed the discrepancies between the data sets from daily to annual timescales and found large differences in both the magnitude and the variability of precipitation estimates. The magnitude of annual precipitation estimates over global land deviated by as much as 300\u00a0mm/yr among the products. Reanalysis data sets had a larger degree of variability than the other types of data sets. The degree of variability in precipitation estimates also varied by region. Large differences in annual and seasonal estimates were found in tropical oceans, complex mountain areas, northern Africa, and some high-latitude regions. Overall, the variability associated with extreme precipitation estimates was slightly greater at lower latitudes than at higher latitudes. The reliability of precipitation data sets is mainly limited by the number and spatial coverage of surface stations, the satellite algorithms, and the data assimilation models. The inconsistencies described limit the capability of the products for climate monitoring, attribution, and model validation.", "author" : [ { "dropping-particle" : "", "family" : "Sun", "given" : "Qiaohong", "non-dropping-particle" : "", "parse-names" : false, "suffix" : "" }, { "dropping-particle" : "", "family" : "Miao", "given" : "Chiyuan", "non-dropping-particle" : "", "parse-names" : false, "suffix" : "" }, { "dropping-particle" : "", "family" : "Duan", "given" : "Qingyun", "non-dropping-particle" : "", "parse-names" : false, "suffix" : "" }, { "dropping-particle" : "", "family" : "Ashouri", "given" : "Hamed", "non-dropping-particle" : "", "parse-names" : false, "suffix" : "" }, { "dropping-particle" : "", "family" : "Sorooshian", "given" : "Soroosh", "non-dropping-particle" : "", "parse-names" : false, "suffix" : "" }, { "dropping-particle" : "", "family" : "Hsu", "given" : "Kuo-Lin", "non-dropping-particle" : "", "parse-names" : false, "suffix" : "" } ], "container-title" : "Reviews of Geophysics", "id" : "ITEM-2", "issue" : "1", "issued" : { "date-parts" : [ [ "2018", "3", "1" ] ] }, "note" : "doi: 10.1002/2017RG000574", "page" : "79-107", "publisher" : "John Wiley &amp; Sons, Ltd", "title" : "A Review of Global Precipitation Data Sets: Data Sources, Estimation, and Intercomparisons", "translator" : [ { "dropping-particle" : "", "family" : "H3965", "given" : "", "non-dropping-particle" : "", "parse-names" : false, "suffix" : "" } ], "type" : "article-journal", "volume" : "56" }, "uris" : [ "http://www.mendeley.com/documents/?uuid=ccece91b-e056-481c-a076-f14b70a94ba4" ] }, { "id" : "ITEM-3", "itemData" : { "DOI" : "10.1088/1748-9326/ab79e2", "ISSN" : "1748-9326", "author" : [ { "dropping-particle" : "V", "family" : "Alexander", "given" : "Lisa", "non-dropping-particle" : "", "parse-names" : false, "suffix" : "" }, { "dropping-particle" : "", "family" : "Bador", "given" : "Margot", "non-dropping-particle" : "", "parse-names" : false, "suffix" : "" }, { "dropping-particle" : "", "family" : "Roca", "given" : "R\u00e9my", "non-dropping-particle" : "", "parse-names" : false, "suffix" : "" }, { "dropping-particle" : "", "family" : "Contractor", "given" : "Steefan", "non-dropping-particle" : "", "parse-names" : false, "suffix" : "" }, { "dropping-particle" : "", "family" : "Donat", "given" : "Markus G", "non-dropping-particle" : "", "parse-names" : false, "suffix" : "" }, { "dropping-particle" : "", "family" : "Nguyen", "given" : "Phuong Loan", "non-dropping-particle" : "", "parse-names" : false, "suffix" : "" } ], "container-title" : "Environmental Research Letters", "id" : "ITEM-3", "issue" : "5", "issued" : { "date-parts" : [ [ "2020", "4", "23" ] ] }, "page" : "055002", "title" : "Intercomparison of annual precipitation indices and extremes over global land areas from &lt;i&gt;in situ&lt;/i&gt; , space-based and reanalysis products", "translator" : [ { "dropping-particle" : "", "family" : "H4308", "given" : "", "non-dropping-particle" : "", "parse-names" : false, "suffix" : "" } ], "type" : "article-journal", "volume" : "15" }, "uris" : [ "http://www.mendeley.com/documents/?uuid=ee5e763d-0891-3881-b86a-6b86972c4f35" ] }, { "id" : "ITEM-4", "itemData" : { "DOI" : "10.1029/2019JD032184", "ISSN" : "2169-897X", "abstract" : "Abstract Finer grids in global climate models could lead to an improvement in the simulation of precipitation extremes. We assess the influence on model performance of increasing spatial resolution by evaluating pairs of high- and low-resolution forced atmospheric simulations from six global climate models (generally the latest CMIP6 version) on a common 1\u00b0 ? 1\u00b0 grid. The differences in tuning between the lower and higher resolution versions are as limited as possible, which allows the influence of higher resolution to be assessed exclusively. We focus on the 1985?2014 climatology of annual extremes of daily precipitation over global land, and models are compared to observations from different sources (i.e., in situ-based and satellite-based) to enable consideration of observational uncertainty. Finally, we address regional features of model performance based on four indices characterizing different aspects of precipitation extremes. Our analysis highlights good agreement between models that precipitation extremes are more intense at higher resolution. We find that the spread among observations is substantial and can be as large as intermodel differences, which makes the quantitative evaluation of model performance difficult. However, consistently across the four precipitation extremes indices that we investigate, models often show lower skill at higher resolution compared to their corresponding lower resolution version. Our findings suggest that increasing spatial resolution alone is not sufficient to obtain a systematic improvement in the simulation of precipitation extremes, and other improvements (e.g., physics and tuning) may be required.", "author" : [ { "dropping-particle" : "", "family" : "Bador", "given" : "Margot", "non-dropping-particle" : "", "parse-names" : false, "suffix" : "" }, { "dropping-particle" : "", "family" : "Bo\u00e9", "given" : "Julien", "non-dropping-particle" : "", "parse-names" : false, "suffix" : "" }, { "dropping-particle" : "", "family" : "Terray", "given" : "Laurent", "non-dropping-particle" : "", "parse-names" : false, "suffix" : "" }, { "dropping-particle" : "V", "family" : "Alexander", "given" : "Lisa", "non-dropping-particle" : "", "parse-names" : false, "suffix" : "" }, { "dropping-particle" : "", "family" : "Baker", "given" : "Alexander", "non-dropping-particle" : "", "parse-names" : false, "suffix" : "" }, { "dropping-particle" : "", "family" : "Bellucci", "given" : "Alessio", "non-dropping-particle" : "", "parse-names" : false, "suffix" : "" }, { "dropping-particle" : "", "family" : "Haarsma", "given" : "Rein", "non-dropping-particle" : "", "parse-names" : false, "suffix" : "" }, { "dropping-particle" : "", "family" : "Koenigk", "given" : "Torben", "non-dropping-particle" : "", "parse-names" : false, "suffix" : "" }, { "dropping-particle" : "", "family" : "Moine", "given" : "Marie-Pierre", "non-dropping-particle" : "", "parse-names" : false, "suffix" : "" }, { "dropping-particle" : "", "family" : "Lohmann", "given" : "Katja", "non-dropping-particle" : "", "parse-names" : false, "suffix" : "" }, { "dropping-particle" : "", "family" : "Putrasahan", "given" : "Dian A", "non-dropping-particle" : "", "parse-names" : false, "suffix" : "" }, { "dropping-particle" : "", "family" : "Roberts", "given" : "Chris", "non-dropping-particle" : "", "parse-names" : false, "suffix" : "" }, { "dropping-particle" : "", "family" : "Roberts", "given" : "Malcolm", "non-dropping-particle" : "", "parse-names" : false, "suffix" : "" }, { "dropping-particle" : "", "family" : "Scoccimarro", "given" : "Enrico", "non-dropping-particle" : "", "parse-names" : false, "suffix" : "" }, { "dropping-particle" : "", "family" : "Schiemann", "given" : "Reinhard", "non-dropping-particle" : "", "parse-names" : false, "suffix" : "" }, { "dropping-particle" : "", "family" : "Seddon", "given" : "Jon", "non-dropping-particle" : "", "parse-names" : false, "suffix" : "" }, { "dropping-particle" : "", "family" : "Senan", "given" : "Retish", "non-dropping-particle" : "", "parse-names" : false, "suffix" : "" }, { "dropping-particle" : "", "family" : "Valcke", "given" : "Sophie", "non-dropping-particle" : "", "parse-names" : false, "suffix" : "" }, { "dropping-particle" : "", "family" : "Vanniere", "given" : "Benoit", "non-dropping-particle" : "", "parse-names" : false, "suffix" : "" } ], "container-title" : "Journal of Geophysical Research: Atmospheres", "id" : "ITEM-4", "issue" : "13", "issued" : { "date-parts" : [ [ "2020", "7", "16" ] ] }, "note" : "https://doi.org/10.1029/2019JD032184", "page" : "e2019JD032184", "publisher" : "John Wiley &amp; Sons, Ltd", "title" : "Impact of Higher Spatial Atmospheric Resolution on Precipitation Extremes Over Land in Global Climate Models", "translator" : [ { "dropping-particle" : "", "family" : "H2120", "given" : "", "non-dropping-particle" : "", "parse-names" : false, "suffix" : "" } ], "type" : "article-journal", "volume" : "125" }, "uris" : [ "http://www.mendeley.com/documents/?uuid=70e9ac0f-0573-4f48-a397-3d2f377a75f5" ] } ], "mendeley" : { "formattedCitation" : "(Zhou and Wang, 2017; Sun et al., 2018; Alexander et al., 2020; Bador et al., 2020)", "manualFormatting" : "(Zhou and Wang, 2017; Sun et al., 2018; Alexander et al., 2020; Bador et al., 2020)", "plainTextFormattedCitation" : "(Zhou and Wang, 2017; Sun et al., 2018; Alexander et al., 2020; Bador et al., 2020)", "previouslyFormattedCitation" : "(Zhou and Wang, 2017; Sun et al., 2018; Alexander et al., 2020; Bador et al., 2020)" }, "properties" : { "noteIndex" : 0 }, "schema" : "https://github.com/citation-style-language/schema/raw/master/csl-citation.json" }</w:instrText>
      </w:r>
      <w:r w:rsidRPr="003A0C0D">
        <w:fldChar w:fldCharType="separate"/>
      </w:r>
      <w:ins w:id="5250" w:author="Robin Matthews" w:date="2021-05-18T16:06:00Z">
        <w:r w:rsidR="00602365">
          <w:rPr>
            <w:noProof/>
            <w:lang w:val="en-GB"/>
          </w:rPr>
          <w:t>(Zhou and Wang, 2017; Sun et al., 2018; Alexander et al., 2020; Bador et al., 2020)</w:t>
        </w:r>
      </w:ins>
      <w:del w:id="5251" w:author="Robin Matthews" w:date="2021-05-18T16:06:00Z">
        <w:r w:rsidRPr="00FA4D8D" w:rsidDel="00602365">
          <w:rPr>
            <w:noProof/>
            <w:lang w:val="en-GB"/>
          </w:rPr>
          <w:delText>(Zhou and Wang, 2017; Sun et al., 2018; Alexander et al., 2020; Bador et al., 2020)</w:delText>
        </w:r>
      </w:del>
      <w:r w:rsidRPr="003A0C0D">
        <w:fldChar w:fldCharType="end"/>
      </w:r>
      <w:r w:rsidRPr="00FA4D8D">
        <w:rPr>
          <w:lang w:val="en-GB"/>
        </w:rPr>
        <w:t xml:space="preserve">, although these studies did not include ERA5. Assimilation of radiance observations from microwave imagers which, over ice-free ocean surfaces, improve the analysis of lower-tropospheric humidity, cloud liquid water and </w:t>
      </w:r>
      <w:del w:id="5252" w:author="Ian Blenkinsop" w:date="2021-07-08T11:32:00Z">
        <w:r w:rsidRPr="00FA4D8D" w:rsidDel="002B3097">
          <w:rPr>
            <w:lang w:val="en-GB"/>
          </w:rPr>
          <w:delText xml:space="preserve">ocean </w:delText>
        </w:r>
      </w:del>
      <w:ins w:id="5253" w:author="Ian Blenkinsop" w:date="2021-07-08T11:32:00Z">
        <w:r w:rsidR="002B3097" w:rsidRPr="00FA4D8D">
          <w:rPr>
            <w:lang w:val="en-GB"/>
          </w:rPr>
          <w:t>ocean</w:t>
        </w:r>
        <w:r w:rsidR="002B3097">
          <w:rPr>
            <w:lang w:val="en-GB"/>
          </w:rPr>
          <w:t>-</w:t>
        </w:r>
      </w:ins>
      <w:r w:rsidRPr="00FA4D8D">
        <w:rPr>
          <w:lang w:val="en-GB"/>
        </w:rPr>
        <w:t xml:space="preserve">surface wind speed have resulted in improved precipitation outputs in ERA5 </w:t>
      </w:r>
      <w:r w:rsidRPr="003A0C0D">
        <w:fldChar w:fldCharType="begin" w:fldLock="1"/>
      </w:r>
      <w:r w:rsidR="00A94565">
        <w:rPr>
          <w:lang w:val="en-GB"/>
        </w:rPr>
        <w:instrText>ADDIN CSL_CITATION { "citationItems" : [ { "id" : "ITEM-1", "itemData" : { "DOI" : "10.1002/qj.3803", "ISSN" : "0035-9009", "abstract" : "Within the Copernicus Climate Change Service (C3S), ECMWF is producing the ERA5 reanalysis which, once completed, will embody a detailed record of the global atmosphere, land surface and ocean waves from 1950 onwards. This new reanalysis replaces the ERA-Interim reanalysis (spanning 1979 onwards) which was started in 2006. ERA5 is based on the Integrated Forecasting System (IFS) Cy41r2 which was operational in 2016. ERA5 thus benefits from a decade of developments in model physics, core dynamics and data assimilation. In addition to a significantly enhanced horizontal resolution of 31 km, compared to 80 km for ERA-Interim, ERA5 has hourly output throughout, and an uncertainty estimate from an ensemble (3-hourly at half the horizontal resolution). This paper describes the general set-up of ERA5, as well as a basic evaluation of characteristics and performance, with a focus on the dataset from 1979 onwards which is currently publicly available. Re-forecasts from ERA5 analyses show a gain of up to one day in skill with respect to ERA-Interim. Comparison with radiosonde and PILOT data prior to assimilation shows an improved fit for temperature, wind and humidity in the troposphere, but not the stratosphere. A comparison with independent buoy data shows a much improved fit for ocean wave height. The uncertainty estimate reflects the evolution of the observing systems used in ERA5. The enhanced temporal and spatial resolution allows for a detailed evolution of weather systems. For precipitation, global-mean correlation with monthly-mean GPCP data is increased from 67% to 77%. In general, low-frequency variability is found to be well represented and from 10 hPa downwards general patterns of anomalies in temperature match those from the ERA-Interim, MERRA-2 and JRA-55 reanalyses.", "author" : [ { "dropping-particle" : "", "family" : "Hersbach", "given" : "Hans", "non-dropping-particle" : "", "parse-names" : false, "suffix" : "" }, { "dropping-particle" : "", "family" : "Bell", "given" : "Bill", "non-dropping-particle" : "", "parse-names" : false, "suffix" : "" }, { "dropping-particle" : "", "family" : "Berrisford", "given" : "Paul", "non-dropping-particle" : "", "parse-names" : false, "suffix" : "" }, { "dropping-particle" : "", "family" : "Hirahara", "given" : "Shoji", "non-dropping-particle" : "", "parse-names" : false, "suffix" : "" }, { "dropping-particle" : "", "family" : "Hor\u00e1nyi", "given" : "Andr\u00e1s", "non-dropping-particle" : "", "parse-names" : false, "suffix" : "" }, { "dropping-particle" : "", "family" : "Mu\u00f1oz\u2010Sabater", "given" : "Joaqu\u00edn", "non-dropping-particle" : "", "parse-names" : false, "suffix" : "" }, { "dropping-particle" : "", "family" : "Nicolas", "given" : "Julien", "non-dropping-particle" : "", "parse-names" : false, "suffix" : "" }, { "dropping-particle" : "", "family" : "Peubey", "given" : "Carole", "non-dropping-particle" : "", "parse-names" : false, "suffix" : "" }, { "dropping-particle" : "", "family" : "Radu", "given" : "Raluca", "non-dropping-particle" : "", "parse-names" : false, "suffix" : "" }, { "dropping-particle" : "", "family" : "Schepers", "given" : "Dinand", "non-dropping-particle" : "", "parse-names" : false, "suffix" : "" }, { "dropping-particle" : "", "family" : "Simmons", "given" : "Adrian", "non-dropping-particle" : "", "parse-names" : false, "suffix" : "" }, { "dropping-particle" : "", "family" : "Soci", "given" : "Cornel", "non-dropping-particle" : "", "parse-names" : false, "suffix" : "" }, { "dropping-particle" : "", "family" : "Abdalla", "given" : "Saleh", "non-dropping-particle" : "", "parse-names" : false, "suffix" : "" }, { "dropping-particle" : "", "family" : "Abellan", "given" : "Xavier", "non-dropping-particle" : "", "parse-names" : false, "suffix" : "" }, { "dropping-particle" : "", "family" : "Balsamo", "given" : "Gianpaolo", "non-dropping-particle" : "", "parse-names" : false, "suffix" : "" }, { "dropping-particle" : "", "family" : "Bechtold", "given" : "Peter", "non-dropping-particle" : "", "parse-names" : false, "suffix" : "" }, { "dropping-particle" : "", "family" : "Biavati", "given" : "Gionata", "non-dropping-particle" : "", "parse-names" : false, "suffix" : "" }, { "dropping-particle" : "", "family" : "Bidlot", "given" : "Jean", "non-dropping-particle" : "", "parse-names" : false, "suffix" : "" }, { "dropping-particle" : "", "family" : "Bonavita", "given" : "Massimo", "non-dropping-particle" : "", "parse-names" : false, "suffix" : "" }, { "dropping-particle" : "", "family" : "Chiara", "given" : "Giovanna", "non-dropping-particle" : "", "parse-names" : false, "suffix" : "" }, { "dropping-particle" : "", "family" : "Dahlgren", "given" : "Per", "non-dropping-particle" : "", "parse-names" : false, "suffix" : "" }, { "dropping-particle" : "", "family" : "Dee", "given" : "Dick", "non-dropping-particle" : "", "parse-names" : false, "suffix" : "" }, { "dropping-particle" : "", "family" : "Diamantakis", "given" : "Michail", "non-dropping-particle" : "", "parse-names" : false, "suffix" : "" }, { "dropping-particle" : "", "family" : "Dragani", "given" : "Rossana", "non-dropping-particle" : "", "parse-names" : false, "suffix" : "" }, { "dropping-particle" : "", "family" : "Flemming", "given" : "Johannes", "non-dropping-particle" : "", "parse-names" : false, "suffix" : "" }, { "dropping-particle" : "", "family" : "Forbes", "given" : "Richard", "non-dropping-particle" : "", "parse-names" : false, "suffix" : "" }, { "dropping-particle" : "", "family" : "Fuentes", "given" : "Manuel", "non-dropping-particle" : "", "parse-names" : false, "suffix" : "" }, { "dropping-particle" : "", "family" : "Geer", "given" : "Alan", "non-dropping-particle" : "", "parse-names" : false, "suffix" : "" }, { "dropping-particle" : "", "family" : "Haimberger", "given" : "Leo", "non-dropping-particle" : "", "parse-names" : false, "suffix" : "" }, { "dropping-particle" : "", "family" : "Healy", "given" : "Sean", "non-dropping-particle" : "", "parse-names" : false, "suffix" : "" }, { "dropping-particle" : "", "family" : "Hogan", "given" : "Robin J.", "non-dropping-particle" : "", "parse-names" : false, "suffix" : "" }, { "dropping-particle" : "", "family" : "H\u00f3lm", "given" : "El\u00edas", "non-dropping-particle" : "", "parse-names" : false, "suffix" : "" }, { "dropping-particle" : "", "family" : "Janiskov\u00e1", "given" : "Marta", "non-dropping-particle" : "", "parse-names" : false, "suffix" : "" }, { "dropping-particle" : "", "family" : "Keeley", "given" : "Sarah", "non-dropping-particle" : "", "parse-names" : false, "suffix" : "" }, { "dropping-particle" : "", "family" : "Laloyaux", "given" : "Patrick", "non-dropping-particle" : "", "parse-names" : false, "suffix" : "" }, { "dropping-particle" : "", "family" : "Lopez", "given" : "Philippe", "non-dropping-particle" : "", "parse-names" : false, "suffix" : "" }, { "dropping-particle" : "", "family" : "Lupu", "given" : "Cristina", "non-dropping-particle" : "", "parse-names" : false, "suffix" : "" }, { "dropping-particle" : "", "family" : "Radnoti", "given" : "Gabor", "non-dropping-particle" : "", "parse-names" : false, "suffix" : "" }, { "dropping-particle" : "", "family" : "Rosnay", "given" : "Patricia", "non-dropping-particle" : "", "parse-names" : false, "suffix" : "" }, { "dropping-particle" : "", "family" : "Rozum", "given" : "Iryna", "non-dropping-particle" : "", "parse-names" : false, "suffix" : "" }, { "dropping-particle" : "", "family" : "Vamborg", "given" : "Freja", "non-dropping-particle" : "", "parse-names" : false, "suffix" : "" }, { "dropping-particle" : "", "family" : "Villaume", "given" : "Sebastien", "non-dropping-particle" : "", "parse-names" : false, "suffix" : "" }, { "dropping-particle" : "", "family" : "Th\u00e9paut", "given" : "Jean\u2010No\u00ebl", "non-dropping-particle" : "", "parse-names" : false, "suffix" : "" } ], "container-title" : "Quarterly Journal of the Royal Meteorological Society", "id" : "ITEM-1", "issue" : "730", "issued" : { "date-parts" : [ [ "2020", "7", "15" ] ] }, "page" : "1999-2049", "title" : "The ERA5 global reanalysis", "translator" : [ { "dropping-particle" : "", "family" : "H4076", "given" : "", "non-dropping-particle" : "", "parse-names" : false, "suffix" : "" } ], "type" : "article-journal", "volume" : "146" }, "uris" : [ "http://www.mendeley.com/documents/?uuid=ac1c9b71-bf15-46aa-88a2-3ff862c2acec" ] } ], "mendeley" : { "formattedCitation" : "(Hersbach et al., 2020)", "plainTextFormattedCitation" : "(Hersbach et al., 2020)", "previouslyFormattedCitation" : "(Hersbach et al., 2020)" }, "properties" : { "noteIndex" : 0 }, "schema" : "https://github.com/citation-style-language/schema/raw/master/csl-citation.json" }</w:instrText>
      </w:r>
      <w:r w:rsidRPr="003A0C0D">
        <w:fldChar w:fldCharType="separate"/>
      </w:r>
      <w:ins w:id="5254" w:author="Robin Matthews" w:date="2021-05-18T16:06:00Z">
        <w:r w:rsidR="00602365">
          <w:rPr>
            <w:noProof/>
            <w:lang w:val="en-GB"/>
          </w:rPr>
          <w:t>(Hersbach et al., 2020)</w:t>
        </w:r>
      </w:ins>
      <w:del w:id="5255" w:author="Robin Matthews" w:date="2021-05-18T16:06:00Z">
        <w:r w:rsidRPr="00FA4D8D" w:rsidDel="00602365">
          <w:rPr>
            <w:noProof/>
            <w:lang w:val="en-GB"/>
          </w:rPr>
          <w:delText>(Hersbach et al., 2020)</w:delText>
        </w:r>
      </w:del>
      <w:r w:rsidRPr="003A0C0D">
        <w:fldChar w:fldCharType="end"/>
      </w:r>
      <w:r w:rsidRPr="00FA4D8D">
        <w:rPr>
          <w:lang w:val="en-GB"/>
        </w:rPr>
        <w:t xml:space="preserve">. Global averages of other fields, particularly temperature, from ERA-Interim and JRA-55 reanalyses continue to be consistent over the last 20 years with surface observational data sets that include the polar regions </w:t>
      </w:r>
      <w:r w:rsidRPr="003A0C0D">
        <w:fldChar w:fldCharType="begin" w:fldLock="1"/>
      </w:r>
      <w:r w:rsidR="00E81B0B">
        <w:rPr>
          <w:lang w:val="en-GB"/>
        </w:rPr>
        <w:instrText>ADDIN CSL_CITATION { "citationItems" : [ { "id" : "ITEM-1", "itemData" : { "DOI" : "10.1002/qj.2422", "ISSN" : "00359009", "author" : [ { "dropping-particle" : "", "family" : "Simmons", "given" : "Adrian J.", "non-dropping-particle" : "", "parse-names" : false, "suffix" : "" }, { "dropping-particle" : "", "family" : "Poli", "given" : "Paul", "non-dropping-particle" : "", "parse-names" : false, "suffix" : "" } ], "container-title" : "Quarterly Journal of the Royal Meteorological Society", "id" : "ITEM-1", "issue" : "689", "issued" : { "date-parts" : [ [ "2015", "4" ] ] }, "page" : "1147-1162", "title" : "Arctic warming in ERA-Interim and other analyses", "translator" : [ { "dropping-particle" : "", "family" : "H3616", "given" : "", "non-dropping-particle" : "", "parse-names" : false, "suffix" : "" } ], "type" : "article-journal", "volume" : "141" }, "uris" : [ "http://www.mendeley.com/documents/?uuid=08cd05ef-1025-4bf9-872f-b044dc3c5092" ] } ], "mendeley" : { "formattedCitation" : "(Simmons and Poli, 2015)", "manualFormatting" : "(Simmons and Poli, 2015)", "plainTextFormattedCitation" : "(Simmons and Poli, 2015)", "previouslyFormattedCitation" : "(Simmons and Poli, 2015)" }, "properties" : { "noteIndex" : 0 }, "schema" : "https://github.com/citation-style-language/schema/raw/master/csl-citation.json" }</w:instrText>
      </w:r>
      <w:r w:rsidRPr="003A0C0D">
        <w:fldChar w:fldCharType="separate"/>
      </w:r>
      <w:ins w:id="5256" w:author="Robin Matthews" w:date="2021-05-18T16:06:00Z">
        <w:r w:rsidR="00602365">
          <w:rPr>
            <w:noProof/>
            <w:lang w:val="en-GB"/>
          </w:rPr>
          <w:t>(Simmons and Poli, 2015)</w:t>
        </w:r>
      </w:ins>
      <w:del w:id="5257" w:author="Robin Matthews" w:date="2021-05-18T16:06:00Z">
        <w:r w:rsidRPr="00FA4D8D" w:rsidDel="00602365">
          <w:rPr>
            <w:noProof/>
            <w:lang w:val="en-GB"/>
          </w:rPr>
          <w:delText>(Simmons and Poli, 2015)</w:delText>
        </w:r>
      </w:del>
      <w:r w:rsidRPr="003A0C0D">
        <w:fldChar w:fldCharType="end"/>
      </w:r>
      <w:r w:rsidRPr="00FA4D8D">
        <w:rPr>
          <w:lang w:val="en-GB"/>
        </w:rPr>
        <w:t xml:space="preserve">, although biases in precipitation and radiation can influence temperatures regionally </w:t>
      </w:r>
      <w:r w:rsidRPr="003A0C0D">
        <w:fldChar w:fldCharType="begin" w:fldLock="1"/>
      </w:r>
      <w:r w:rsidR="00E81B0B">
        <w:rPr>
          <w:lang w:val="en-GB"/>
        </w:rPr>
        <w:instrText>ADDIN CSL_CITATION { "citationItems" : [ { "id" : "ITEM-1", "itemData" : { "DOI" : "10.5194/acp-18-8113-2018", "ISSN" : "16807324", "abstract" : "Reanalyses are widely used because they add value to routine observations by generating physically or dynamically consistent and spatiotemporally complete atmospheric fields. Existing studies include extensive discussions of the temporal suitability of reanalyses in studies of global change. This study adds to this existing work by investigating the suitability of reanalyses in studies of regional climate change, in which land-atmosphere interactions play a comparatively important role. In this study, surface air temperatures (Ta) from 12 current reanalysis products are investigated; in particular, the spatial patterns of trends in Ta are examined using homogenized measurements of Ta made at ~2200 meteorological stations in China from 1979 to 2010. The results show that ~80% of the mean differences in Ta between the reanalyses and the in situ observations can be attributed to the differences in elevation between the stations and the model grids. Thus, the Ta climatologies display good skill, and these findings rebut previous reports of biases in Ta. However, the biases in theTa trends in the reanalyses diverge spatially (standard deviation = 0.15-0.30 \u00b0C decade-1 using 1\u00b0 \u00d7 1\u00b0 grid cells). The simulated biases in the trends in Ta correlate well with those of precipitation frequency, surface incident solar radiation (Rs) and atmospheric downward longwave radiation (Ld) among the reanalyses (r=-0:83, 0.80 and 0.77; p &lt; 0.1) when the spatial patterns of these variables are considered. The biases in the trends in Ta over southern China (on the order of -0.07 \u00b0C decade-1) are caused by biases in the trends in Rs, Ld and precipitation frequency on the order of 0.10, -0.08 and -0.06 \u00b0C decade-1, respectively. The biases in the trends in Ta over northern China (on the order of -0.12 \u00b0C decade-1) result jointly from those in Ld and precipitation frequency. Therefore, improving the simulation of precipitation frequency and Rs helps to maximize the signal component corresponding to regional climate. In addition, the analysis of Ta observations helps represent regional warming in ERA-Interim and JRA- 55. Incorporating vegetation dynamics in reanalyses and the use of accurate aerosol information, as in the Modern-Era Retrospective Analysis for Research and Applications, version 2 (MERRA-2), would lead to improvements in the modelling of regional warming. The use of the ensemble technique adopted in the twentieth-century atmospheric model ensemble ERA-20CM significan\u2026", "author" : [ { "dropping-particle" : "", "family" : "Zhou", "given" : "Chunl\u00fce", "non-dropping-particle" : "", "parse-names" : false, "suffix" : "" }, { "dropping-particle" : "", "family" : "He", "given" : "Yanyi", "non-dropping-particle" : "", "parse-names" : false, "suffix" : "" }, { "dropping-particle" : "", "family" : "Wang", "given" : "Kaicun", "non-dropping-particle" : "", "parse-names" : false, "suffix" : "" } ], "container-title" : "Atmospheric Chemistry and Physics", "id" : "ITEM-1", "issue" : "11", "issued" : { "date-parts" : [ [ "2018" ] ] }, "page" : "8113-8136", "title" : "On the suitability of current atmospheric reanalyses for regional warming studies over China", "translator" : [ { "dropping-particle" : "", "family" : "H4139", "given" : "", "non-dropping-particle" : "", "parse-names" : false, "suffix" : "" } ], "type" : "article-journal", "volume" : "18" }, "uris" : [ "http://www.mendeley.com/documents/?uuid=dad1eb24-772c-4364-88b6-b18e990522a4" ] } ], "mendeley" : { "formattedCitation" : "(Zhou et al., 2018)", "plainTextFormattedCitation" : "(Zhou et al., 2018)", "previouslyFormattedCitation" : "(Zhou et al., 2018)" }, "properties" : { "noteIndex" : 0 }, "schema" : "https://github.com/citation-style-language/schema/raw/master/csl-citation.json" }</w:instrText>
      </w:r>
      <w:r w:rsidRPr="003A0C0D">
        <w:fldChar w:fldCharType="separate"/>
      </w:r>
      <w:ins w:id="5258" w:author="Robin Matthews" w:date="2021-05-18T16:06:00Z">
        <w:r w:rsidR="00602365">
          <w:rPr>
            <w:noProof/>
            <w:lang w:val="en-GB"/>
          </w:rPr>
          <w:t>(Zhou et al., 2018)</w:t>
        </w:r>
      </w:ins>
      <w:del w:id="5259" w:author="Robin Matthews" w:date="2021-05-18T16:06:00Z">
        <w:r w:rsidRPr="00FA4D8D" w:rsidDel="00602365">
          <w:rPr>
            <w:noProof/>
            <w:lang w:val="en-GB"/>
          </w:rPr>
          <w:delText>(Zhou et al., 2018)</w:delText>
        </w:r>
      </w:del>
      <w:r w:rsidRPr="003A0C0D">
        <w:fldChar w:fldCharType="end"/>
      </w:r>
      <w:r w:rsidRPr="00FA4D8D">
        <w:rPr>
          <w:lang w:val="en-GB"/>
        </w:rPr>
        <w:t xml:space="preserve">. </w:t>
      </w:r>
      <w:r w:rsidRPr="00FA4D8D">
        <w:rPr>
          <w:highlight w:val="white"/>
          <w:lang w:val="en-GB"/>
        </w:rPr>
        <w:t>The global average surface temperature from MERRA-2 is far cooler in recent years than temperatures derived from ERA-Interim and JRA-55, which may be due to the assimilation of aerosols and their interactions (</w:t>
      </w:r>
      <w:del w:id="5260" w:author="Ian Blenkinsop" w:date="2021-07-08T11:33:00Z">
        <w:r w:rsidRPr="00FA4D8D" w:rsidDel="002B3097">
          <w:rPr>
            <w:highlight w:val="white"/>
            <w:lang w:val="en-GB"/>
          </w:rPr>
          <w:delText xml:space="preserve">see Chapter 2, </w:delText>
        </w:r>
      </w:del>
      <w:r w:rsidRPr="00FA4D8D">
        <w:rPr>
          <w:highlight w:val="white"/>
          <w:lang w:val="en-GB"/>
        </w:rPr>
        <w:t xml:space="preserve">Section 2.3). </w:t>
      </w:r>
    </w:p>
    <w:p w14:paraId="4E1DE4A8" w14:textId="77777777" w:rsidR="006409E5" w:rsidRPr="00FA4D8D" w:rsidRDefault="006409E5" w:rsidP="006409E5">
      <w:pPr>
        <w:pStyle w:val="AR6BodyText"/>
        <w:rPr>
          <w:lang w:val="en-GB"/>
        </w:rPr>
      </w:pPr>
    </w:p>
    <w:p w14:paraId="6BD9D4B9" w14:textId="30590039" w:rsidR="006409E5" w:rsidRPr="00FA4D8D" w:rsidRDefault="006409E5" w:rsidP="006409E5">
      <w:pPr>
        <w:pStyle w:val="AR6BodyText"/>
        <w:rPr>
          <w:lang w:val="en-GB"/>
        </w:rPr>
      </w:pPr>
      <w:r w:rsidRPr="00FA4D8D">
        <w:rPr>
          <w:lang w:val="en-GB"/>
        </w:rPr>
        <w:t>A number of regional atmospheric reanalyses (</w:t>
      </w:r>
      <w:del w:id="5261" w:author="Ian Blenkinsop" w:date="2021-07-08T11:34:00Z">
        <w:r w:rsidRPr="00FA4D8D" w:rsidDel="002B3097">
          <w:rPr>
            <w:lang w:val="en-GB"/>
          </w:rPr>
          <w:delText xml:space="preserve">see Chapter 10, </w:delText>
        </w:r>
      </w:del>
      <w:r w:rsidRPr="00FA4D8D">
        <w:rPr>
          <w:lang w:val="en-GB"/>
        </w:rPr>
        <w:t>Section 10.2.1.2) have been developed, such as COSMO-REA (</w:t>
      </w:r>
      <w:r w:rsidRPr="003A0C0D">
        <w:fldChar w:fldCharType="begin" w:fldLock="1"/>
      </w:r>
      <w:r w:rsidR="00E81B0B">
        <w:rPr>
          <w:lang w:val="en-GB"/>
        </w:rPr>
        <w:instrText>ADDIN CSL_CITATION { "citationItems" : [ { "id" : "ITEM-1", "itemData" : { "DOI" : "10.1127/metz/2017/0824", "author" : [ { "dropping-particle" : "", "family" : "Wahl", "given" : "Sabrina", "non-dropping-particle" : "", "parse-names" : false, "suffix" : "" }, { "dropping-particle" : "", "family" : "Bollmeyer", "given" : "Christoph", "non-dropping-particle" : "", "parse-names" : false, "suffix" : "" }, { "dropping-particle" : "", "family" : "Crewell", "given" : "Susanne", "non-dropping-particle" : "", "parse-names" : false, "suffix" : "" }, { "dropping-particle" : "", "family" : "Figura", "given" : "Clarissa", "non-dropping-particle" : "", "parse-names" : false, "suffix" : "" }, { "dropping-particle" : "", "family" : "Friederichs", "given" : "Petra", "non-dropping-particle" : "", "parse-names" : false, "suffix" : "" }, { "dropping-particle" : "", "family" : "Hense", "given" : "Andreas", "non-dropping-particle" : "", "parse-names" : false, "suffix" : "" }, { "dropping-particle" : "", "family" : "Keller", "given" : "Jan D", "non-dropping-particle" : "", "parse-names" : false, "suffix" : "" }, { "dropping-particle" : "", "family" : "Ohlwein", "given" : "Christian", "non-dropping-particle" : "", "parse-names" : false, "suffix" : "" } ], "container-title" : "Meteorologische Zeitschrift", "id" : "ITEM-1", "issue" : "4", "issued" : { "date-parts" : [ [ "2017" ] ] }, "page" : "345-361", "publisher" : "Schweizerbart Science Publishers", "publisher-place" : "Stuttgart, Germany", "title" : "A novel convective-scale regional reanalysis COSMO-REA2: Improving the representation of precipitation", "translator" : [ { "dropping-particle" : "", "family" : "H3970", "given" : "", "non-dropping-particle" : "", "parse-names" : false, "suffix" : "" } ], "type" : "article-journal", "volume" : "26" }, "uris" : [ "http://www.mendeley.com/documents/?uuid=f49bfa12-cee7-4cb3-8522-6cb49b22345c" ] } ], "mendeley" : { "formattedCitation" : "(Wahl et al., 2017)", "manualFormatting" : "Wahl et al., 2017)", "plainTextFormattedCitation" : "(Wahl et al., 2017)", "previouslyFormattedCitation" : "(Wahl et al., 2017)" }, "properties" : { "noteIndex" : 0 }, "schema" : "https://github.com/citation-style-language/schema/raw/master/csl-citation.json" }</w:instrText>
      </w:r>
      <w:r w:rsidRPr="003A0C0D">
        <w:fldChar w:fldCharType="separate"/>
      </w:r>
      <w:ins w:id="5262" w:author="Robin Matthews" w:date="2021-05-18T16:06:00Z">
        <w:r w:rsidR="00602365">
          <w:rPr>
            <w:noProof/>
            <w:lang w:val="en-GB"/>
          </w:rPr>
          <w:t>Wahl et al., 2017)</w:t>
        </w:r>
      </w:ins>
      <w:del w:id="5263" w:author="Robin Matthews" w:date="2021-05-18T16:06:00Z">
        <w:r w:rsidRPr="00FA4D8D" w:rsidDel="00602365">
          <w:rPr>
            <w:noProof/>
            <w:lang w:val="en-GB"/>
          </w:rPr>
          <w:delText>Wahl et al., 2017)</w:delText>
        </w:r>
      </w:del>
      <w:r w:rsidRPr="003A0C0D">
        <w:fldChar w:fldCharType="end"/>
      </w:r>
      <w:r w:rsidRPr="00FA4D8D">
        <w:rPr>
          <w:lang w:val="en-GB"/>
        </w:rPr>
        <w:t>, and the Australian Bureau of Meteorology Atmospheric high-resolution Regional Reanalysis for Australia (BARRA</w:t>
      </w:r>
      <w:del w:id="5264" w:author="Ian Blenkinsop" w:date="2021-07-08T11:44:00Z">
        <w:r w:rsidRPr="00FA4D8D" w:rsidDel="002B3097">
          <w:rPr>
            <w:lang w:val="en-GB"/>
          </w:rPr>
          <w:delText xml:space="preserve">) </w:delText>
        </w:r>
      </w:del>
      <w:ins w:id="5265" w:author="Ian Blenkinsop" w:date="2021-07-08T11:44:00Z">
        <w:r w:rsidR="002B3097">
          <w:rPr>
            <w:lang w:val="en-GB"/>
          </w:rPr>
          <w:t>;</w:t>
        </w:r>
        <w:r w:rsidR="002B3097" w:rsidRPr="00FA4D8D">
          <w:rPr>
            <w:lang w:val="en-GB"/>
          </w:rPr>
          <w:t xml:space="preserve"> </w:t>
        </w:r>
      </w:ins>
      <w:r w:rsidRPr="003A0C0D">
        <w:fldChar w:fldCharType="begin" w:fldLock="1"/>
      </w:r>
      <w:r w:rsidR="00E81B0B">
        <w:rPr>
          <w:lang w:val="en-GB"/>
        </w:rPr>
        <w:instrText>ADDIN CSL_CITATION { "citationItems" : [ { "id" : "ITEM-1", "itemData" : { "DOI" : "10.5194/gmd-12-2049-2019", "author" : [ { "dropping-particle" : "", "family" : "Su", "given" : "C.-H.", "non-dropping-particle" : "", "parse-names" : false, "suffix" : "" }, { "dropping-particle" : "", "family" : "Eizenberg", "given" : "N", "non-dropping-particle" : "", "parse-names" : false, "suffix" : "" }, { "dropping-particle" : "", "family" : "Steinle", "given" : "P", "non-dropping-particle" : "", "parse-names" : false, "suffix" : "" }, { "dropping-particle" : "", "family" : "Jakob", "given" : "D", "non-dropping-particle" : "", "parse-names" : false, "suffix" : "" }, { "dropping-particle" : "", "family" : "Fox-Hughes", "given" : "P", "non-dropping-particle" : "", "parse-names" : false, "suffix" : "" }, { "dropping-particle" : "", "family" : "White", "given" : "C J", "non-dropping-particle" : "", "parse-names" : false, "suffix" : "" }, { "dropping-particle" : "", "family" : "Rennie", "given" : "S", "non-dropping-particle" : "", "parse-names" : false, "suffix" : "" }, { "dropping-particle" : "", "family" : "Franklin", "given" : "C", "non-dropping-particle" : "", "parse-names" : false, "suffix" : "" }, { "dropping-particle" : "", "family" : "Dharssi", "given" : "I", "non-dropping-particle" : "", "parse-names" : false, "suffix" : "" }, { "dropping-particle" : "", "family" : "Zhu", "given" : "H", "non-dropping-particle" : "", "parse-names" : false, "suffix" : "" } ], "container-title" : "Geoscientific Model Development", "id" : "ITEM-1", "issue" : "5", "issued" : { "date-parts" : [ [ "2019" ] ] }, "page" : "2049-2068", "title" : "BARRA v1.0: the Bureau of Meteorology Atmospheric high-resolution Regional Reanalysis for Australia", "translator" : [ { "dropping-particle" : "", "family" : "H3928", "given" : "", "non-dropping-particle" : "", "parse-names" : false, "suffix" : "" } ], "type" : "article-journal", "volume" : "12" }, "uris" : [ "http://www.mendeley.com/documents/?uuid=56f9e228-5a99-436d-bed6-df70645a4e0a" ] } ], "mendeley" : { "formattedCitation" : "(Su et al., 2019)", "plainTextFormattedCitation" : "(Su et al., 2019)", "previouslyFormattedCitation" : "(Su et al., 2019)" }, "properties" : { "noteIndex" : 0 }, "schema" : "https://github.com/citation-style-language/schema/raw/master/csl-citation.json" }</w:instrText>
      </w:r>
      <w:r w:rsidRPr="003A0C0D">
        <w:fldChar w:fldCharType="separate"/>
      </w:r>
      <w:ins w:id="5266" w:author="Robin Matthews" w:date="2021-05-18T16:06:00Z">
        <w:del w:id="5267" w:author="Ian Blenkinsop" w:date="2021-07-08T11:44:00Z">
          <w:r w:rsidR="00602365" w:rsidDel="002B3097">
            <w:rPr>
              <w:noProof/>
              <w:lang w:val="en-GB"/>
            </w:rPr>
            <w:delText>(</w:delText>
          </w:r>
        </w:del>
        <w:r w:rsidR="00602365">
          <w:rPr>
            <w:noProof/>
            <w:lang w:val="en-GB"/>
          </w:rPr>
          <w:t>Su et al., 2019)</w:t>
        </w:r>
      </w:ins>
      <w:del w:id="5268" w:author="Robin Matthews" w:date="2021-05-18T16:06:00Z">
        <w:r w:rsidRPr="00FA4D8D" w:rsidDel="00602365">
          <w:rPr>
            <w:noProof/>
            <w:lang w:val="en-GB"/>
          </w:rPr>
          <w:delText>(Su et al., 2019)</w:delText>
        </w:r>
      </w:del>
      <w:r w:rsidRPr="003A0C0D">
        <w:fldChar w:fldCharType="end"/>
      </w:r>
      <w:r w:rsidRPr="00FA4D8D">
        <w:rPr>
          <w:lang w:val="en-GB"/>
        </w:rPr>
        <w:t xml:space="preserve">. Regional reanalyses can add value to global reanalyses due to the lower computational requirements, and can allow multiple numerical weather prediction models to be tested (e.g., </w:t>
      </w:r>
      <w:r w:rsidRPr="003A0C0D">
        <w:fldChar w:fldCharType="begin" w:fldLock="1"/>
      </w:r>
      <w:r w:rsidR="00E81B0B">
        <w:rPr>
          <w:lang w:val="en-GB"/>
        </w:rPr>
        <w:instrText>ADDIN CSL_CITATION { "citationItems" : [ { "id" : "ITEM-1", "itemData" : { "DOI" : "10.1088/2515-7620/ab2ec3", "abstract" : "Regional reanalyses constitute valuable new data sources for climatological applications by providing consistent meteorological parameter fields commonly requested, e.g., wind speed, solar radiation, temperature and precipitation. Within the European project Uncertainties in Ensembles of Regional ReAnalyses (UERRA) three different numerical weather prediction (NWP) models have been employed to generate different European regional reanalyses and subsequent surface reanalysis products. The uncertainties of the individual reanalysis products and of the combined UERRA multi-model ensemble are investigated by comparing against observations. Here, we provide guidance on the meteorological parameters and spatial-temporal scales where regional reanalyses add value to global reanalyses. The reanalysis fields are compared to station measurements and derived gridded fields, as well as satellite data. In general, reanalyses are especially valuable in data sparse areas, where the NWP models are superior in transporting information compared to the traditional gridding procedures based on station observations. For wind speed at heights relevant for wind energy, where little conventional observations exist, regional reanalyses can provide higher resolution horizontally, vertically, and in time, adding value to global reanalyses. Solar radiation fields capture the variability in general, however, they are prone to model-dependent biases. Temperature fields were generally found to be in good agreement with station observations, with biases for the (moderately) extreme values causing potential pitfalls for threshold applications such as climate indices. Comparisons of the precipitation fields in different areas of Europe demonstrate that various reanalyses excel in different regions. The multi-model ensemble of regional reanalyses was found to provide better uncertainty estimates than an ensemble realisation from one reanalysis system alone. The freely available regional reanalyses provide a new, high resolution data source, which might be attractive for many applications, especially when conventional data are sparse or restricted by data policies.", "author" : [ { "dropping-particle" : "", "family" : "Kaiser-Weiss", "given" : "Andrea K", "non-dropping-particle" : "", "parse-names" : false, "suffix" : "" }, { "dropping-particle" : "", "family" : "Borsche", "given" : "Michael", "non-dropping-particle" : "", "parse-names" : false, "suffix" : "" }, { "dropping-particle" : "", "family" : "Niermann", "given" : "Deborah", "non-dropping-particle" : "", "parse-names" : false, "suffix" : "" }, { "dropping-particle" : "", "family" : "Kaspar", "given" : "Frank", "non-dropping-particle" : "", "parse-names" : false, "suffix" : "" }, { "dropping-particle" : "", "family" : "Lussana", "given" : "Cristian", "non-dropping-particle" : "", "parse-names" : false, "suffix" : "" }, { "dropping-particle" : "", "family" : "Isotta", "given" : "Francesco A", "non-dropping-particle" : "", "parse-names" : false, "suffix" : "" }, { "dropping-particle" : "", "family" : "Besselaar", "given" : "Else", "non-dropping-particle" : "van den", "parse-names" : false, "suffix" : "" }, { "dropping-particle" : "", "family" : "Schrier", "given" : "Gerard", "non-dropping-particle" : "van der", "parse-names" : false, "suffix" : "" }, { "dropping-particle" : "", "family" : "Und\u00e9n", "given" : "Per", "non-dropping-particle" : "", "parse-names" : false, "suffix" : "" } ], "container-title" : "Environmental Research Communications", "id" : "ITEM-1", "issue" : "7", "issued" : { "date-parts" : [ [ "2019" ] ] }, "page" : "071004", "title" : "Added value of regional reanalyses for climatological applications", "translator" : [ { "dropping-particle" : "", "family" : "H4078", "given" : "", "non-dropping-particle" : "", "parse-names" : false, "suffix" : "" } ], "type" : "article-journal", "volume" : "1" }, "uris" : [ "http://www.mendeley.com/documents/?uuid=dff4a5ae-e220-498c-9814-f3e4abfce459" ] } ], "mendeley" : { "formattedCitation" : "(Kaiser-Weiss et al., 2019)", "manualFormatting" : "Kaiser-Weiss et al., 2019)", "plainTextFormattedCitation" : "(Kaiser-Weiss et al., 2019)", "previouslyFormattedCitation" : "(Kaiser-Weiss et al., 2019)" }, "properties" : { "noteIndex" : 0 }, "schema" : "https://github.com/citation-style-language/schema/raw/master/csl-citation.json" }</w:instrText>
      </w:r>
      <w:r w:rsidRPr="003A0C0D">
        <w:fldChar w:fldCharType="separate"/>
      </w:r>
      <w:ins w:id="5269" w:author="Robin Matthews" w:date="2021-05-18T16:06:00Z">
        <w:r w:rsidR="00602365">
          <w:rPr>
            <w:noProof/>
            <w:lang w:val="en-GB"/>
          </w:rPr>
          <w:t>Kaiser-Weiss et al., 2019)</w:t>
        </w:r>
      </w:ins>
      <w:del w:id="5270" w:author="Robin Matthews" w:date="2021-05-18T16:06:00Z">
        <w:r w:rsidRPr="00FA4D8D" w:rsidDel="00602365">
          <w:rPr>
            <w:noProof/>
            <w:lang w:val="en-GB"/>
          </w:rPr>
          <w:delText>Kaiser-Weiss et al., 2019)</w:delText>
        </w:r>
      </w:del>
      <w:r w:rsidRPr="003A0C0D">
        <w:fldChar w:fldCharType="end"/>
      </w:r>
      <w:r w:rsidRPr="00FA4D8D">
        <w:rPr>
          <w:lang w:val="en-GB"/>
        </w:rPr>
        <w:t xml:space="preserve">. There is some evidence that these </w:t>
      </w:r>
      <w:del w:id="5271" w:author="Ian Blenkinsop" w:date="2021-07-08T11:44:00Z">
        <w:r w:rsidRPr="00FA4D8D" w:rsidDel="002B3097">
          <w:rPr>
            <w:lang w:val="en-GB"/>
          </w:rPr>
          <w:delText xml:space="preserve">higher </w:delText>
        </w:r>
      </w:del>
      <w:ins w:id="5272" w:author="Ian Blenkinsop" w:date="2021-07-08T11:44:00Z">
        <w:r w:rsidR="002B3097" w:rsidRPr="00FA4D8D">
          <w:rPr>
            <w:lang w:val="en-GB"/>
          </w:rPr>
          <w:t>higher</w:t>
        </w:r>
        <w:r w:rsidR="002B3097">
          <w:rPr>
            <w:lang w:val="en-GB"/>
          </w:rPr>
          <w:t>-</w:t>
        </w:r>
      </w:ins>
      <w:r w:rsidRPr="00FA4D8D">
        <w:rPr>
          <w:lang w:val="en-GB"/>
        </w:rPr>
        <w:t xml:space="preserve">resolution reanalyses better capture precipitation variability than global </w:t>
      </w:r>
      <w:del w:id="5273" w:author="Ian Blenkinsop" w:date="2021-07-08T11:44:00Z">
        <w:r w:rsidRPr="00FA4D8D" w:rsidDel="002B3097">
          <w:rPr>
            <w:lang w:val="en-GB"/>
          </w:rPr>
          <w:delText xml:space="preserve">lower </w:delText>
        </w:r>
      </w:del>
      <w:ins w:id="5274" w:author="Ian Blenkinsop" w:date="2021-07-08T11:44:00Z">
        <w:r w:rsidR="002B3097" w:rsidRPr="00FA4D8D">
          <w:rPr>
            <w:lang w:val="en-GB"/>
          </w:rPr>
          <w:t>lower</w:t>
        </w:r>
        <w:r w:rsidR="002B3097">
          <w:rPr>
            <w:lang w:val="en-GB"/>
          </w:rPr>
          <w:t>-</w:t>
        </w:r>
      </w:ins>
      <w:r w:rsidRPr="00FA4D8D">
        <w:rPr>
          <w:lang w:val="en-GB"/>
        </w:rPr>
        <w:t xml:space="preserve">resolution reanalyses </w:t>
      </w:r>
      <w:r w:rsidRPr="003A0C0D">
        <w:fldChar w:fldCharType="begin" w:fldLock="1"/>
      </w:r>
      <w:r w:rsidR="00E81B0B">
        <w:rPr>
          <w:lang w:val="en-GB"/>
        </w:rPr>
        <w:instrText>ADDIN CSL_CITATION { "citationItems" : [ { "id" : "ITEM-1", "itemData" : { "DOI" : "10.1002/qj.2733", "ISSN" : "0035-9009", "abstract" : "Precipitation is a critical aspect of climate. In Europe, extreme precipitation events are costly and represent a threat to life. Evidence suggests the frequency and intensity of these events is increasing in Europe and therefore long-period datasets that can represent such events accurately are required. Precipitation is challenging to represent in gridded models and therefore is not well trusted in relatively low-resolution global reanalyses. For the first time, the European Reanalyses and Observations For Monitoring (EURO4M) project has produced high-resolution atmospheric regional reanalyses of Europe that improve representation of precipitation. These are based on operational forecast systems at the Met Office and the Swedish Meteorological and Hydrological Institute (HIRLAM). The improvement of quality of precipitation in the regional reanalysis datasets over their parent global reanalysis is demonstrated here, together with a discussion on the difficulties of validation of gridded precipitation. It is shown that regional reanalyses show particular improvement in representing high-threshold events. It is also shown that higher resolution, time-varying data assimilation and direct assimilation of precipitation all contribute to improving representation of precipitation. Resolution is of particular importance when representing extreme events.", "author" : [ { "dropping-particle" : "", "family" : "Jermey", "given" : "P M", "non-dropping-particle" : "", "parse-names" : false, "suffix" : "" }, { "dropping-particle" : "", "family" : "Renshaw", "given" : "R J", "non-dropping-particle" : "", "parse-names" : false, "suffix" : "" } ], "container-title" : "Quarterly Journal of the Royal Meteorological Society", "id" : "ITEM-1", "issue" : "696", "issued" : { "date-parts" : [ [ "2016", "4", "1" ] ] }, "note" : "doi: 10.1002/qj.2733", "page" : "1300-1310", "publisher" : "John Wiley &amp; Sons, Ltd", "title" : "Precipitation representation over a two-year period in regional reanalysis", "translator" : [ { "dropping-particle" : "", "family" : "H3967", "given" : "", "non-dropping-particle" : "", "parse-names" : false, "suffix" : "" } ], "type" : "article-journal", "volume" : "142" }, "uris" : [ "http://www.mendeley.com/documents/?uuid=e17b5c19-b520-4c3c-826a-2d4f06239cc3" ] }, { "id" : "ITEM-2", "itemData" : { "DOI" : "10.1175/JHM-D-17-0029.1", "ISSN" : "1525-755X", "abstract" : "AbstractAtmospheric reanalyses have been used in many studies to investigate the variabilities and trends of precipitation because of their global coverage and long record; however, their results must be properly analyzed and their uncertainties must be understood. In this study, precipitation estimates from five global reanalyses [ERA-Interim; MERRA, version 2 (MERRA2); JRA-55; CFSR; and 20CR, version 2c (20CRv2c)] and one regional reanalysis (NARR) are compared against the CPC Unified Gauge-Based Analysis (CPCUGA) and GPCP over the contiguous United States (CONUS) during the period 1980?2013. Reanalyses capture the variability of the precipitation distribution over the CONUS as observed in CPCUGA and GPCP, but large regional and seasonal differences exist. Compared with CPCUGA, global reanalyses generally overestimate the precipitation over the western part of the country throughout the year and over the northeastern CONUS during the fall and winter seasons. These issues may be associated with the difficulties models have in accurately simulating precipitation over complex terrain and during snowfall events. Furthermore, systematic errors found in five global reanalyses suggest that their physical processes in modeling precipitation need to be improved. Even though negative biases exist in NARR, its spatial variability is similar to both CPCUGA and GPCP; this is anticipated because it assimilates observed precipitation, unlike the global reanalyses. Based on CPCUGA, there is an average decreasing trend of ?1.38 mm yr?1 over the CONUS, which varies depending on the region with only the north-central to northeastern parts of the country having positive trends. Although all reanalyses exhibit similar interannual variation as observed in CPCUGA, their estimated precipitation trends, both linear and spatial trends, are distinct from CPCUGA.", "author" : [ { "dropping-particle" : "", "family" : "Cui", "given" : "Wenjun", "non-dropping-particle" : "", "parse-names" : false, "suffix" : "" }, { "dropping-particle" : "", "family" : "Dong", "given" : "Xiquan", "non-dropping-particle" : "", "parse-names" : false, "suffix" : "" }, { "dropping-particle" : "", "family" : "Xi", "given" : "Baike", "non-dropping-particle" : "", "parse-names" : false, "suffix" : "" }, { "dropping-particle" : "", "family" : "Kennedy", "given" : "Aaron", "non-dropping-particle" : "", "parse-names" : false, "suffix" : "" } ], "container-title" : "Journal of Hydrometeorology", "id" : "ITEM-2", "issue" : "8", "issued" : { "date-parts" : [ [ "2017", "6", "27" ] ] }, "note" : "doi: 10.1175/JHM-D-17-0029.1", "page" : "2227-2248", "publisher" : "American Meteorological Society", "title" : "Evaluation of Reanalyzed Precipitation Variability and Trends Using the Gridded Gauge-Based Analysis over the CONUS", "translator" : [ { "dropping-particle" : "", "family" : "H3966", "given" : "", "non-dropping-particle" : "", "parse-names" : false, "suffix" : "" } ], "type" : "article-journal", "volume" : "18" }, "uris" : [ "http://www.mendeley.com/documents/?uuid=57d8e8ae-6696-4901-91c4-8eb0e2f032b8" ] } ], "mendeley" : { "formattedCitation" : "(Jermey and Renshaw, 2016; Cui et al., 2017)", "manualFormatting" : "(Jermey and Renshaw, 2016; Cui et al., 2017)", "plainTextFormattedCitation" : "(Jermey and Renshaw, 2016; Cui et al., 2017)", "previouslyFormattedCitation" : "(Jermey and Renshaw, 2016; Cui et al., 2017)" }, "properties" : { "noteIndex" : 0 }, "schema" : "https://github.com/citation-style-language/schema/raw/master/csl-citation.json" }</w:instrText>
      </w:r>
      <w:r w:rsidRPr="003A0C0D">
        <w:fldChar w:fldCharType="separate"/>
      </w:r>
      <w:ins w:id="5275" w:author="Robin Matthews" w:date="2021-05-18T16:06:00Z">
        <w:r w:rsidR="00602365">
          <w:rPr>
            <w:noProof/>
            <w:lang w:val="en-GB"/>
          </w:rPr>
          <w:t>(Jermey and Renshaw, 2016; Cui et al., 2017)</w:t>
        </w:r>
      </w:ins>
      <w:del w:id="5276" w:author="Robin Matthews" w:date="2021-05-18T16:06:00Z">
        <w:r w:rsidRPr="00FA4D8D" w:rsidDel="00602365">
          <w:rPr>
            <w:noProof/>
            <w:lang w:val="en-GB"/>
          </w:rPr>
          <w:delText>(Jermey and Renshaw, 2016; Cui et al., 2017)</w:delText>
        </w:r>
      </w:del>
      <w:r w:rsidRPr="003A0C0D">
        <w:fldChar w:fldCharType="end"/>
      </w:r>
      <w:ins w:id="5277" w:author="Ian Blenkinsop" w:date="2021-07-08T11:45:00Z">
        <w:r w:rsidR="00CA6A0C">
          <w:t>.</w:t>
        </w:r>
      </w:ins>
      <w:del w:id="5278" w:author="Ian Blenkinsop" w:date="2021-07-08T11:45:00Z">
        <w:r w:rsidRPr="00FA4D8D" w:rsidDel="00CA6A0C">
          <w:rPr>
            <w:lang w:val="en-GB"/>
          </w:rPr>
          <w:delText xml:space="preserve"> and are</w:delText>
        </w:r>
      </w:del>
      <w:ins w:id="5279" w:author="Ian Blenkinsop" w:date="2021-07-08T11:45:00Z">
        <w:r w:rsidR="00CA6A0C">
          <w:rPr>
            <w:lang w:val="en-GB"/>
          </w:rPr>
          <w:t xml:space="preserve"> They are</w:t>
        </w:r>
      </w:ins>
      <w:r w:rsidRPr="00FA4D8D">
        <w:rPr>
          <w:lang w:val="en-GB"/>
        </w:rPr>
        <w:t xml:space="preserve"> further assessed in </w:t>
      </w:r>
      <w:del w:id="5280" w:author="Ian Blenkinsop" w:date="2021-07-08T11:45:00Z">
        <w:r w:rsidRPr="00FA4D8D" w:rsidDel="00CA6A0C">
          <w:rPr>
            <w:lang w:val="en-GB"/>
          </w:rPr>
          <w:delText xml:space="preserve">Chapter 10, </w:delText>
        </w:r>
      </w:del>
      <w:r w:rsidRPr="00FA4D8D">
        <w:rPr>
          <w:lang w:val="en-GB"/>
        </w:rPr>
        <w:t>Section 10.2.1.2 and used in the Interactive Atlas.</w:t>
      </w:r>
    </w:p>
    <w:p w14:paraId="1EC2B94A" w14:textId="77777777" w:rsidR="006409E5" w:rsidRPr="00FA4D8D" w:rsidRDefault="006409E5" w:rsidP="006409E5">
      <w:pPr>
        <w:pStyle w:val="AR6BodyText"/>
        <w:rPr>
          <w:lang w:val="en-GB"/>
        </w:rPr>
      </w:pPr>
    </w:p>
    <w:p w14:paraId="2F4B1DEE" w14:textId="372BDBF4" w:rsidR="006409E5" w:rsidRPr="00FA4D8D" w:rsidRDefault="006409E5" w:rsidP="006409E5">
      <w:pPr>
        <w:pStyle w:val="AR6BodyText"/>
        <w:rPr>
          <w:lang w:val="en-GB"/>
        </w:rPr>
      </w:pPr>
      <w:r w:rsidRPr="00FA4D8D">
        <w:rPr>
          <w:lang w:val="en-GB"/>
        </w:rPr>
        <w:t>In summary, the improvements in atmospheric reanalyses, and the greater number of years since the routine ingestion of satellite data began</w:t>
      </w:r>
      <w:ins w:id="5281" w:author="Ian Blenkinsop" w:date="2021-07-08T11:46:00Z">
        <w:r w:rsidR="00CA6A0C">
          <w:rPr>
            <w:lang w:val="en-GB"/>
          </w:rPr>
          <w:t>,</w:t>
        </w:r>
      </w:ins>
      <w:r w:rsidRPr="00FA4D8D">
        <w:rPr>
          <w:lang w:val="en-GB"/>
        </w:rPr>
        <w:t xml:space="preserve"> relative to AR5, mean that there is increased confidence in using atmospheric </w:t>
      </w:r>
      <w:del w:id="5282" w:author="Ian Blenkinsop" w:date="2021-07-08T11:46:00Z">
        <w:r w:rsidRPr="00FA4D8D" w:rsidDel="00CA6A0C">
          <w:rPr>
            <w:lang w:val="en-GB"/>
          </w:rPr>
          <w:delText xml:space="preserve">reanalyses </w:delText>
        </w:r>
      </w:del>
      <w:ins w:id="5283" w:author="Ian Blenkinsop" w:date="2021-07-08T11:46:00Z">
        <w:r w:rsidR="00CA6A0C" w:rsidRPr="00FA4D8D">
          <w:rPr>
            <w:lang w:val="en-GB"/>
          </w:rPr>
          <w:t>reanalys</w:t>
        </w:r>
        <w:r w:rsidR="00CA6A0C">
          <w:rPr>
            <w:lang w:val="en-GB"/>
          </w:rPr>
          <w:t>i</w:t>
        </w:r>
        <w:r w:rsidR="00CA6A0C" w:rsidRPr="00FA4D8D">
          <w:rPr>
            <w:lang w:val="en-GB"/>
          </w:rPr>
          <w:t xml:space="preserve">s </w:t>
        </w:r>
      </w:ins>
      <w:r w:rsidRPr="00FA4D8D">
        <w:rPr>
          <w:lang w:val="en-GB"/>
        </w:rPr>
        <w:t>products alongside more standard observation-based datasets in AR6 (</w:t>
      </w:r>
      <w:r w:rsidRPr="00FA4D8D">
        <w:rPr>
          <w:i/>
          <w:iCs/>
          <w:lang w:val="en-GB"/>
        </w:rPr>
        <w:t>high confidence</w:t>
      </w:r>
      <w:r w:rsidRPr="00FA4D8D">
        <w:rPr>
          <w:lang w:val="en-GB"/>
        </w:rPr>
        <w:t>).</w:t>
      </w:r>
    </w:p>
    <w:p w14:paraId="6FC80953" w14:textId="77777777" w:rsidR="006409E5" w:rsidRPr="00FA4D8D" w:rsidRDefault="006409E5" w:rsidP="006409E5">
      <w:pPr>
        <w:pStyle w:val="AR6BodyText"/>
        <w:rPr>
          <w:i/>
          <w:lang w:val="en-GB"/>
        </w:rPr>
      </w:pPr>
    </w:p>
    <w:p w14:paraId="681ABB7F" w14:textId="32F815E2" w:rsidR="006409E5" w:rsidRPr="00FA4D8D" w:rsidRDefault="006409E5" w:rsidP="006409E5">
      <w:pPr>
        <w:pStyle w:val="AR6BodyText"/>
        <w:rPr>
          <w:rFonts w:cs="Times New Roman"/>
          <w:i/>
          <w:lang w:val="en-GB"/>
        </w:rPr>
      </w:pPr>
      <w:commentRangeStart w:id="5284"/>
      <w:commentRangeStart w:id="5285"/>
      <w:r w:rsidRPr="00FA4D8D">
        <w:rPr>
          <w:rFonts w:cs="Times New Roman"/>
          <w:i/>
          <w:lang w:val="en-GB"/>
        </w:rPr>
        <w:t>S</w:t>
      </w:r>
      <w:commentRangeEnd w:id="5284"/>
      <w:r w:rsidR="00CA6A0C">
        <w:rPr>
          <w:rStyle w:val="CommentReference"/>
        </w:rPr>
        <w:commentReference w:id="5284"/>
      </w:r>
      <w:r w:rsidRPr="00FA4D8D">
        <w:rPr>
          <w:rFonts w:cs="Times New Roman"/>
          <w:i/>
          <w:lang w:val="en-GB"/>
        </w:rPr>
        <w:t xml:space="preserve">parse </w:t>
      </w:r>
      <w:del w:id="5286" w:author="Ian Blenkinsop" w:date="2021-07-08T11:46:00Z">
        <w:r w:rsidRPr="00FA4D8D" w:rsidDel="00CA6A0C">
          <w:rPr>
            <w:rFonts w:cs="Times New Roman"/>
            <w:i/>
            <w:lang w:val="en-GB"/>
          </w:rPr>
          <w:delText xml:space="preserve">input </w:delText>
        </w:r>
      </w:del>
      <w:ins w:id="5287" w:author="Ian Blenkinsop" w:date="2021-07-08T11:46:00Z">
        <w:r w:rsidR="00CA6A0C">
          <w:rPr>
            <w:rFonts w:cs="Times New Roman"/>
            <w:i/>
            <w:lang w:val="en-GB"/>
          </w:rPr>
          <w:t>I</w:t>
        </w:r>
        <w:r w:rsidR="00CA6A0C" w:rsidRPr="00FA4D8D">
          <w:rPr>
            <w:rFonts w:cs="Times New Roman"/>
            <w:i/>
            <w:lang w:val="en-GB"/>
          </w:rPr>
          <w:t xml:space="preserve">nput </w:t>
        </w:r>
      </w:ins>
      <w:commentRangeEnd w:id="5285"/>
      <w:ins w:id="5288" w:author="Ian Blenkinsop" w:date="2021-07-08T11:52:00Z">
        <w:r w:rsidR="00271314">
          <w:rPr>
            <w:rStyle w:val="CommentReference"/>
          </w:rPr>
          <w:commentReference w:id="5285"/>
        </w:r>
      </w:ins>
      <w:del w:id="5289" w:author="Ian Blenkinsop" w:date="2021-07-08T11:46:00Z">
        <w:r w:rsidRPr="00FA4D8D" w:rsidDel="00CA6A0C">
          <w:rPr>
            <w:rFonts w:cs="Times New Roman"/>
            <w:i/>
            <w:lang w:val="en-GB"/>
          </w:rPr>
          <w:delText xml:space="preserve">reanalyses </w:delText>
        </w:r>
      </w:del>
      <w:ins w:id="5290" w:author="Ian Blenkinsop" w:date="2021-07-08T11:46:00Z">
        <w:r w:rsidR="00CA6A0C">
          <w:rPr>
            <w:rFonts w:cs="Times New Roman"/>
            <w:i/>
            <w:lang w:val="en-GB"/>
          </w:rPr>
          <w:t>R</w:t>
        </w:r>
        <w:r w:rsidR="00CA6A0C" w:rsidRPr="00FA4D8D">
          <w:rPr>
            <w:rFonts w:cs="Times New Roman"/>
            <w:i/>
            <w:lang w:val="en-GB"/>
          </w:rPr>
          <w:t xml:space="preserve">eanalyses </w:t>
        </w:r>
      </w:ins>
      <w:r w:rsidRPr="00FA4D8D">
        <w:rPr>
          <w:rFonts w:cs="Times New Roman"/>
          <w:i/>
          <w:lang w:val="en-GB"/>
        </w:rPr>
        <w:t xml:space="preserve">of the </w:t>
      </w:r>
      <w:del w:id="5291" w:author="Ian Blenkinsop" w:date="2021-07-08T11:46:00Z">
        <w:r w:rsidRPr="00FA4D8D" w:rsidDel="00CA6A0C">
          <w:rPr>
            <w:rFonts w:cs="Times New Roman"/>
            <w:i/>
            <w:lang w:val="en-GB"/>
          </w:rPr>
          <w:delText xml:space="preserve">instrumental </w:delText>
        </w:r>
      </w:del>
      <w:ins w:id="5292" w:author="Ian Blenkinsop" w:date="2021-07-08T11:46:00Z">
        <w:r w:rsidR="00CA6A0C">
          <w:rPr>
            <w:rFonts w:cs="Times New Roman"/>
            <w:i/>
            <w:lang w:val="en-GB"/>
          </w:rPr>
          <w:t>I</w:t>
        </w:r>
        <w:r w:rsidR="00CA6A0C" w:rsidRPr="00FA4D8D">
          <w:rPr>
            <w:rFonts w:cs="Times New Roman"/>
            <w:i/>
            <w:lang w:val="en-GB"/>
          </w:rPr>
          <w:t xml:space="preserve">nstrumental </w:t>
        </w:r>
      </w:ins>
      <w:del w:id="5293" w:author="Ian Blenkinsop" w:date="2021-07-08T11:46:00Z">
        <w:r w:rsidRPr="00FA4D8D" w:rsidDel="00CA6A0C">
          <w:rPr>
            <w:rFonts w:cs="Times New Roman"/>
            <w:i/>
            <w:lang w:val="en-GB"/>
          </w:rPr>
          <w:delText>era</w:delText>
        </w:r>
      </w:del>
      <w:ins w:id="5294" w:author="Ian Blenkinsop" w:date="2021-07-08T11:46:00Z">
        <w:r w:rsidR="00CA6A0C">
          <w:rPr>
            <w:rFonts w:cs="Times New Roman"/>
            <w:i/>
            <w:lang w:val="en-GB"/>
          </w:rPr>
          <w:t>E</w:t>
        </w:r>
        <w:r w:rsidR="00CA6A0C" w:rsidRPr="00FA4D8D">
          <w:rPr>
            <w:rFonts w:cs="Times New Roman"/>
            <w:i/>
            <w:lang w:val="en-GB"/>
          </w:rPr>
          <w:t>ra</w:t>
        </w:r>
      </w:ins>
    </w:p>
    <w:p w14:paraId="6497EB33" w14:textId="77777777" w:rsidR="006409E5" w:rsidRPr="00FA4D8D" w:rsidRDefault="006409E5" w:rsidP="006409E5">
      <w:pPr>
        <w:pStyle w:val="AR6BodyText"/>
        <w:rPr>
          <w:i/>
          <w:lang w:val="en-GB"/>
        </w:rPr>
      </w:pPr>
    </w:p>
    <w:p w14:paraId="3326EB3B" w14:textId="06968680" w:rsidR="006409E5" w:rsidRPr="00FA4D8D" w:rsidRDefault="006409E5" w:rsidP="006409E5">
      <w:pPr>
        <w:pStyle w:val="AR6BodyText"/>
        <w:rPr>
          <w:rFonts w:cs="Times New Roman"/>
          <w:lang w:val="en-GB"/>
        </w:rPr>
      </w:pPr>
      <w:r w:rsidRPr="00FA4D8D">
        <w:rPr>
          <w:lang w:val="en-GB"/>
        </w:rPr>
        <w:t xml:space="preserve">Although reanalyses such as ERA5 take advantage of new observational datasets and present a great improvement in atmospheric reanalyses, the issues introduced by the evolving observational network remain. Sparse input reanalyses, where only </w:t>
      </w:r>
      <w:r w:rsidRPr="00FA4D8D">
        <w:rPr>
          <w:rFonts w:cs="Times New Roman"/>
          <w:lang w:val="en-GB"/>
        </w:rPr>
        <w:t xml:space="preserve">a limited set of reliable and </w:t>
      </w:r>
      <w:del w:id="5295" w:author="Ian Blenkinsop" w:date="2021-07-08T11:51:00Z">
        <w:r w:rsidRPr="00FA4D8D" w:rsidDel="00271314">
          <w:rPr>
            <w:rFonts w:cs="Times New Roman"/>
            <w:lang w:val="en-GB"/>
          </w:rPr>
          <w:delText xml:space="preserve">long </w:delText>
        </w:r>
      </w:del>
      <w:ins w:id="5296" w:author="Ian Blenkinsop" w:date="2021-07-08T11:51:00Z">
        <w:r w:rsidR="00271314" w:rsidRPr="00FA4D8D">
          <w:rPr>
            <w:rFonts w:cs="Times New Roman"/>
            <w:lang w:val="en-GB"/>
          </w:rPr>
          <w:t>long</w:t>
        </w:r>
        <w:r w:rsidR="00271314">
          <w:rPr>
            <w:rFonts w:cs="Times New Roman"/>
            <w:lang w:val="en-GB"/>
          </w:rPr>
          <w:t>-</w:t>
        </w:r>
      </w:ins>
      <w:r w:rsidRPr="00FA4D8D">
        <w:rPr>
          <w:rFonts w:cs="Times New Roman"/>
          <w:lang w:val="en-GB"/>
        </w:rPr>
        <w:t>observed records are assimilated, add</w:t>
      </w:r>
      <w:r w:rsidRPr="00FA4D8D">
        <w:rPr>
          <w:lang w:val="en-GB"/>
        </w:rPr>
        <w:t>ress these issues, with the limitation of fewer observational constraints</w:t>
      </w:r>
      <w:r w:rsidRPr="00FA4D8D">
        <w:rPr>
          <w:rFonts w:cs="Times New Roman"/>
          <w:lang w:val="en-GB"/>
        </w:rPr>
        <w:t xml:space="preserve">. These efforts are </w:t>
      </w:r>
      <w:r w:rsidRPr="00FA4D8D">
        <w:rPr>
          <w:lang w:val="en-GB"/>
        </w:rPr>
        <w:t>s</w:t>
      </w:r>
      <w:r w:rsidRPr="00FA4D8D">
        <w:rPr>
          <w:rFonts w:cs="Times New Roman"/>
          <w:lang w:val="en-GB"/>
        </w:rPr>
        <w:t xml:space="preserve">ometimes called centennial-scale reanalyses. One example is the atmospheric 20th Century Reanalysis </w:t>
      </w:r>
      <w:r w:rsidRPr="003A0C0D">
        <w:rPr>
          <w:rFonts w:cs="Times New Roman"/>
        </w:rPr>
        <w:fldChar w:fldCharType="begin" w:fldLock="1"/>
      </w:r>
      <w:r w:rsidR="00E81B0B">
        <w:rPr>
          <w:rFonts w:cs="Times New Roman"/>
          <w:lang w:val="en-GB"/>
        </w:rPr>
        <w:instrText>ADDIN CSL_CITATION { "citationItems" : [ { "id" : "ITEM-1", "itemData" : { "DOI" : "10.1002/qj.776", "ISBN" : "0035-9009", "ISSN" : "00359009", "PMID" : "20167801", "abstract" : "The Twentieth Century Reanalysis (20CR) project is an international effort to produce a comprehensive global atmospheric circulation dataset spanning the twentieth century, assimilating only surface pressure reports and using observed monthly sea-surface temperature and sea-ice distributions as boundary conditions. It is chiefly motivated by a need to provide an observational dataset with quantified uncertainties for validations of climate model simulations of the twentieth century on all time-scales, with emphasis on the statistics of daily weather. It uses an Ensemble Kalman Filter data assimilation method with background \u2018first guess\u2019 fields supplied by an ensemble of forecasts from a global numerical weather prediction model. This directly yields a global analysis every 6 hours as the most likely state of the atmosphere, and also an uncertainty estimate of that analysis.\\r\\n\\r\\nThe 20CR dataset provides the first estimates of global tropospheric variability, and of the dataset's time-varying quality, from 1871 to the present at 6-hourly temporal and 2\u00b0 spatial resolutions. Intercomparisons with independent radiosonde data indicate that the reanalyses are generally of high quality. The quality in the extratropical Northern Hemisphere throughout the century is similar to that of current three-day operational NWP forecasts. Intercomparisons over the second half-century of these surface-based reanalyses with other reanalyses that also make use of upper-air and satellite data are equally encouraging.\\r\\n\\r\\nIt is anticipated that the 20CR dataset will be a valuable resource to the climate research community for both model validations and diagnostic studies. Some surprising results are already evident. For instance, the long-term trends of indices representing the North Atlantic Oscillation, the tropical Pacific Walker Circulation, and the Pacific\u2013North American pattern are weak or non-existent over the full period of record. The long-term trends of zonally averaged precipitation minus evaporation also differ in character from those in climate model simulations of the twentieth century.", "author" : [ { "dropping-particle" : "", "family" : "Compo", "given" : "G. P.", "non-dropping-particle" : "", "parse-names" : false, "suffix" : "" }, { "dropping-particle" : "", "family" : "Whitaker", "given" : "J. S.", "non-dropping-particle" : "", "parse-names" : false, "suffix" : "" }, { "dropping-particle" : "", "family" : "Sardeshmukh", "given" : "P. D.", "non-dropping-particle" : "", "parse-names" : false, "suffix" : "" }, { "dropping-particle" : "", "family" : "Matsui", "given" : "N.", "non-dropping-particle" : "", "parse-names" : false, "suffix" : "" }, { "dropping-particle" : "", "family" : "Allan", "given" : "R. J.", "non-dropping-particle" : "", "parse-names" : false, "suffix" : "" }, { "dropping-particle" : "", "family" : "Yin", "given" : "X.", "non-dropping-particle" : "", "parse-names" : false, "suffix" : "" }, { "dropping-particle" : "", "family" : "Gleason", "given" : "B. E.", "non-dropping-particle" : "", "parse-names" : false, "suffix" : "" }, { "dropping-particle" : "", "family" : "Vose", "given" : "R. S.", "non-dropping-particle" : "", "parse-names" : false, "suffix" : "" }, { "dropping-particle" : "", "family" : "Rutledge", "given" : "G.", "non-dropping-particle" : "", "parse-names" : false, "suffix" : "" }, { "dropping-particle" : "", "family" : "Bessemoulin", "given" : "P.", "non-dropping-particle" : "", "parse-names" : false, "suffix" : "" }, { "dropping-particle" : "", "family" : "BroNnimann", "given" : "S.", "non-dropping-particle" : "", "parse-names" : false, "suffix" : "" }, { "dropping-particle" : "", "family" : "Brunet", "given" : "M.", "non-dropping-particle" : "", "parse-names" : false, "suffix" : "" }, { "dropping-particle" : "", "family" : "Crouthamel", "given" : "R. I.", "non-dropping-particle" : "", "parse-names" : false, "suffix" : "" }, { "dropping-particle" : "", "family" : "Grant", "given" : "A. N.", "non-dropping-particle" : "", "parse-names" : false, "suffix" : "" }, { "dropping-particle" : "", "family" : "Groisman", "given" : "P. Y.", "non-dropping-particle" : "", "parse-names" : false, "suffix" : "" }, { "dropping-particle" : "", "family" : "Jones", "given" : "P. D.", "non-dropping-particle" : "", "parse-names" : false, "suffix" : "" }, { "dropping-particle" : "", "family" : "Kruk", "given" : "M. C.", "non-dropping-particle" : "", "parse-names" : false, "suffix" : "" }, { "dropping-particle" : "", "family" : "Kruger", "given" : "A. C.", "non-dropping-particle" : "", "parse-names" : false, "suffix" : "" }, { "dropping-particle" : "", "family" : "Marshall", "given" : "G. J.", "non-dropping-particle" : "", "parse-names" : false, "suffix" : "" }, { "dropping-particle" : "", "family" : "Maugeri", "given" : "M.", "non-dropping-particle" : "", "parse-names" : false, "suffix" : "" }, { "dropping-particle" : "", "family" : "Mok", "given" : "H. Y.", "non-dropping-particle" : "", "parse-names" : false, "suffix" : "" }, { "dropping-particle" : "", "family" : "Nordli", "given" : "O.", "non-dropping-particle" : "", "parse-names" : false, "suffix" : "" }, { "dropping-particle" : "", "family" : "Ross", "given" : "T. F.", "non-dropping-particle" : "", "parse-names" : false, "suffix" : "" }, { "dropping-particle" : "", "family" : "Trigo", "given" : "R. M.", "non-dropping-particle" : "", "parse-names" : false, "suffix" : "" }, { "dropping-particle" : "", "family" : "Wang", "given" : "X. L.", "non-dropping-particle" : "", "parse-names" : false, "suffix" : "" }, { "dropping-particle" : "", "family" : "Woodruff", "given" : "S. D.", "non-dropping-particle" : "", "parse-names" : false, "suffix" : "" }, { "dropping-particle" : "", "family" : "Worley", "given" : "S. J.", "non-dropping-particle" : "", "parse-names" : false, "suffix" : "" } ], "container-title" : "Quarterly Journal of the Royal Meteorological Society", "id" : "ITEM-1", "issue" : "654", "issued" : { "date-parts" : [ [ "2011" ] ] }, "page" : "1-28", "title" : "The Twentieth Century Reanalysis Project", "translator" : [ { "dropping-particle" : "", "family" : "H2566", "given" : "", "non-dropping-particle" : "", "parse-names" : false, "suffix" : "" } ], "type" : "article-journal", "volume" : "137" }, "uris" : [ "http://www.mendeley.com/documents/?uuid=3176b4c2-5171-4ff0-b1f8-fc5d8bb93c8f" ] }, { "id" : "ITEM-2", "itemData" : { "DOI" : "10.1175/JCLI-D-20-0505.1", "author" : [ { "dropping-particle" : "", "family" : "Slivinski", "given" : "L C", "non-dropping-particle" : "", "parse-names" : false, "suffix" : "" }, { "dropping-particle" : "", "family" : "Compo", "given" : "G P", "non-dropping-particle" : "", "parse-names" : false, "suffix" : "" }, { "dropping-particle" : "", "family" : "Sardeshmukh", "given" : "P D", "non-dropping-particle" : "", "parse-names" : false, "suffix" : "" }, { "dropping-particle" : "", "family" : "Whitaker", "given" : "J S", "non-dropping-particle" : "", "parse-names" : false, "suffix" : "" }, { "dropping-particle" : "", "family" : "McColl", "given" : "C", "non-dropping-particle" : "", "parse-names" : false, "suffix" : "" }, { "dropping-particle" : "", "family" : "Allan", "given" : "R J", "non-dropping-particle" : "", "parse-names" : false, "suffix" : "" }, { "dropping-particle" : "", "family" : "Brohan", "given" : "P", "non-dropping-particle" : "", "parse-names" : false, "suffix" : "" }, { "dropping-particle" : "", "family" : "Yin", "given" : "X", "non-dropping-particle" : "", "parse-names" : false, "suffix" : "" }, { "dropping-particle" : "", "family" : "Smith", "given" : "C A", "non-dropping-particle" : "", "parse-names" : false, "suffix" : "" }, { "dropping-particle" : "", "family" : "Spencer", "given" : "L J", "non-dropping-particle" : "", "parse-names" : false, "suffix" : "" }, { "dropping-particle" : "", "family" : "Vose", "given" : "R S", "non-dropping-particle" : "", "parse-names" : false, "suffix" : "" }, { "dropping-particle" : "", "family" : "Rohrer", "given" : "M", "non-dropping-particle" : "", "parse-names" : false, "suffix" : "" }, { "dropping-particle" : "", "family" : "Conroy", "given" : "R P", "non-dropping-particle" : "", "parse-names" : false, "suffix" : "" }, { "dropping-particle" : "", "family" : "Schuster", "given" : "D C", "non-dropping-particle" : "", "parse-names" : false, "suffix" : "" }, { "dropping-particle" : "", "family" : "Kennedy", "given" : "J J", "non-dropping-particle" : "", "parse-names" : false, "suffix" : "" }, { "dropping-particle" : "", "family" : "Ashcroft", "given" : "L", "non-dropping-particle" : "", "parse-names" : false, "suffix" : "" }, { "dropping-particle" : "", "family" : "Br\u00f6nnimann", "given" : "S", "non-dropping-particle" : "", "parse-names" : false, "suffix" : "" }, { "dropping-particle" : "", "family" : "Brunet", "given" : "M", "non-dropping-particle" : "", "parse-names" : false, "suffix" : "" }, { "dropping-particle" : "", "family" : "Camuffo", "given" : "D", "non-dropping-particle" : "", "parse-names" : false, "suffix" : "" }, { "dropping-particle" : "", "family" : "Cornes", "given" : "R", "non-dropping-particle" : "", "parse-names" : false, "suffix" : "" }, { "dropping-particle" : "", "family" : "Cram", "given" : "T A", "non-dropping-particle" : "", "parse-names" : false, "suffix" : "" }, { "dropping-particle" : "", "family" : "Dom\u00ednguez-Castro", "given" : "F", "non-dropping-particle" : "", "parse-names" : false, "suffix" : "" }, { "dropping-particle" : "", "family" : "Freeman", "given" : "J E", "non-dropping-particle" : "", "parse-names" : false, "suffix" : "" }, { "dropping-particle" : "", "family" : "Gergis", "given" : "J", "non-dropping-particle" : "", "parse-names" : false, "suffix" : "" }, { "dropping-particle" : "", "family" : "Hawkins", "given" : "E", "non-dropping-particle" : "", "parse-names" : false, "suffix" : "" }, { "dropping-particle" : "", "family" : "Jones", "given" : "P D", "non-dropping-particle" : "", "parse-names" : false, "suffix" : "" }, { "dropping-particle" : "", "family" : "Kubota", "given" : "H", "non-dropping-particle" : "", "parse-names" : false, "suffix" : "" }, { "dropping-particle" : "", "family" : "Lee", "given" : "T C", "non-dropping-particle" : "", "parse-names" : false, "suffix" : "" }, { "dropping-particle" : "", "family" : "Lorrey", "given" : "A M", "non-dropping-particle" : "", "parse-names" : false, "suffix" : "" }, { "dropping-particle" : "", "family" : "Luterbacher", "given" : "J", "non-dropping-particle" : "", "parse-names" : false, "suffix" : "" }, { "dropping-particle" : "", "family" : "Mock", "given" : "C J", "non-dropping-particle" : "", "parse-names" : false, "suffix" : "" }, { "dropping-particle" : "", "family" : "Przybylak", "given" : "R K", "non-dropping-particle" : "", "parse-names" : false, "suffix" : "" }, { "dropping-particle" : "", "family" : "Pudmenzky", "given" : "C", "non-dropping-particle" : "", "parse-names" : false, "suffix" : "" }, { "dropping-particle" : "", "family" : "Slonosky", "given" : "V C", "non-dropping-particle" : "", "parse-names" : false, "suffix" : "" }, { "dropping-particle" : "", "family" : "Tinz", "given" : "B", "non-dropping-particle" : "", "parse-names" : false, "suffix" : "" }, { "dropping-particle" : "", "family" : "Trewin", "given" : "B", "non-dropping-particle" : "", "parse-names" : false, "suffix" : "" }, { "dropping-particle" : "", "family" : "Wang", "given" : "X L", "non-dropping-particle" : "", "parse-names" : false, "suffix" : "" }, { "dropping-particle" : "", "family" : "Wilkinson", "given" : "C", "non-dropping-particle" : "", "parse-names" : false, "suffix" : "" }, { "dropping-particle" : "", "family" : "Wood", "given" : "K", "non-dropping-particle" : "", "parse-names" : false, "suffix" : "" }, { "dropping-particle" : "", "family" : "Wyszy\u0144ski", "given" : "P", "non-dropping-particle" : "", "parse-names" : false, "suffix" : "" } ], "container-title" : "Journal of Climate", "id" : "ITEM-2", "issue" : "4", "issued" : { "date-parts" : [ [ "2021" ] ] }, "language" : "English", "page" : "1417-1438", "publisher" : "American Meteorological Society", "publisher-place" : "Boston MA, USA", "title" : "An Evaluation of the Performance of the Twentieth Century Reanalysis Version 3", "translator" : [ { "dropping-particle" : "", "family" : "H4461", "given" : "", "non-dropping-particle" : "", "parse-names" : false, "suffix" : "" } ], "type" : "article-journal", "volume" : "34" }, "uris" : [ "http://www.mendeley.com/documents/?uuid=ddb22758-2739-4556-882c-1a0d615ed717" ] } ], "mendeley" : { "formattedCitation" : "(Compo et al., 2011; Slivinski et al., 2021)", "plainTextFormattedCitation" : "(Compo et al., 2011; Slivinski et al., 2021)", "previouslyFormattedCitation" : "(Compo et al., 2011; Slivinski et al., 2021)" }, "properties" : { "noteIndex" : 0 }, "schema" : "https://github.com/citation-style-language/schema/raw/master/csl-citation.json" }</w:instrText>
      </w:r>
      <w:r w:rsidRPr="003A0C0D">
        <w:rPr>
          <w:rFonts w:cs="Times New Roman"/>
        </w:rPr>
        <w:fldChar w:fldCharType="separate"/>
      </w:r>
      <w:ins w:id="5297" w:author="Robin Matthews" w:date="2021-05-18T16:06:00Z">
        <w:r w:rsidR="00602365">
          <w:rPr>
            <w:rFonts w:cs="Times New Roman"/>
            <w:noProof/>
            <w:lang w:val="en-GB"/>
          </w:rPr>
          <w:t>(Compo et al., 2011; Slivinski et al., 2021)</w:t>
        </w:r>
      </w:ins>
      <w:del w:id="5298" w:author="Robin Matthews" w:date="2021-05-18T16:06:00Z">
        <w:r w:rsidRPr="00FA4D8D" w:rsidDel="00602365">
          <w:rPr>
            <w:rFonts w:cs="Times New Roman"/>
            <w:noProof/>
            <w:lang w:val="en-GB"/>
          </w:rPr>
          <w:delText>(Compo et al., 2011; Slivinski et al., 2021)</w:delText>
        </w:r>
      </w:del>
      <w:r w:rsidRPr="003A0C0D">
        <w:rPr>
          <w:rFonts w:cs="Times New Roman"/>
        </w:rPr>
        <w:fldChar w:fldCharType="end"/>
      </w:r>
      <w:r w:rsidRPr="00FA4D8D">
        <w:rPr>
          <w:rFonts w:cs="Times New Roman"/>
          <w:lang w:val="en-GB"/>
        </w:rPr>
        <w:t xml:space="preserve"> which assimilates only surface and sea-level pressure observations, and is </w:t>
      </w:r>
      <w:r w:rsidRPr="00FA4D8D">
        <w:rPr>
          <w:lang w:val="en-GB"/>
        </w:rPr>
        <w:t>constrained by</w:t>
      </w:r>
      <w:r w:rsidRPr="00FA4D8D">
        <w:rPr>
          <w:rFonts w:cs="Times New Roman"/>
          <w:lang w:val="en-GB"/>
        </w:rPr>
        <w:t xml:space="preserve"> time-varying observed changes in atmospheric constituents,</w:t>
      </w:r>
      <w:r w:rsidRPr="00FA4D8D">
        <w:rPr>
          <w:lang w:val="en-GB"/>
        </w:rPr>
        <w:t xml:space="preserve"> </w:t>
      </w:r>
      <w:r w:rsidRPr="00FA4D8D">
        <w:rPr>
          <w:rFonts w:cs="Times New Roman"/>
          <w:lang w:val="en-GB"/>
        </w:rPr>
        <w:t xml:space="preserve">prescribed sea surface temperatures and sea ice concentration, creating a reconstruction of the weather over the whole globe every </w:t>
      </w:r>
      <w:del w:id="5299" w:author="Ian Blenkinsop" w:date="2021-07-08T11:53:00Z">
        <w:r w:rsidRPr="00FA4D8D" w:rsidDel="00283812">
          <w:rPr>
            <w:rFonts w:cs="Times New Roman"/>
            <w:lang w:val="en-GB"/>
          </w:rPr>
          <w:delText xml:space="preserve">3 </w:delText>
        </w:r>
      </w:del>
      <w:ins w:id="5300" w:author="Ian Blenkinsop" w:date="2021-07-08T11:53:00Z">
        <w:r w:rsidR="00283812">
          <w:rPr>
            <w:rFonts w:cs="Times New Roman"/>
            <w:lang w:val="en-GB"/>
          </w:rPr>
          <w:t>three</w:t>
        </w:r>
        <w:r w:rsidR="00283812" w:rsidRPr="00FA4D8D">
          <w:rPr>
            <w:rFonts w:cs="Times New Roman"/>
            <w:lang w:val="en-GB"/>
          </w:rPr>
          <w:t xml:space="preserve"> </w:t>
        </w:r>
      </w:ins>
      <w:r w:rsidRPr="00FA4D8D">
        <w:rPr>
          <w:rFonts w:cs="Times New Roman"/>
          <w:lang w:val="en-GB"/>
        </w:rPr>
        <w:t>hours for the period 18</w:t>
      </w:r>
      <w:r w:rsidRPr="00FA4D8D">
        <w:rPr>
          <w:lang w:val="en-GB"/>
        </w:rPr>
        <w:t>0</w:t>
      </w:r>
      <w:r w:rsidRPr="00FA4D8D">
        <w:rPr>
          <w:rFonts w:cs="Times New Roman"/>
          <w:lang w:val="en-GB"/>
        </w:rPr>
        <w:t>6</w:t>
      </w:r>
      <w:r w:rsidRPr="00FA4D8D">
        <w:rPr>
          <w:rFonts w:ascii="Arial" w:hAnsi="Arial" w:cs="Arial"/>
          <w:color w:val="202122"/>
          <w:sz w:val="21"/>
          <w:szCs w:val="21"/>
          <w:shd w:val="clear" w:color="auto" w:fill="FDFDFD"/>
          <w:lang w:val="en-GB"/>
        </w:rPr>
        <w:t>–</w:t>
      </w:r>
      <w:r w:rsidRPr="00FA4D8D">
        <w:rPr>
          <w:rFonts w:cs="Times New Roman"/>
          <w:lang w:val="en-GB"/>
        </w:rPr>
        <w:t xml:space="preserve">2015. </w:t>
      </w:r>
      <w:r w:rsidRPr="000F5F48">
        <w:rPr>
          <w:rFonts w:cs="Times New Roman"/>
          <w:lang w:val="en-US"/>
        </w:rPr>
        <w:t>The ERA-20C atmospheric reanalysis (covering 1900</w:t>
      </w:r>
      <w:r w:rsidRPr="000F5F48">
        <w:rPr>
          <w:rFonts w:ascii="Arial" w:hAnsi="Arial" w:cs="Arial"/>
          <w:color w:val="202122"/>
          <w:sz w:val="21"/>
          <w:szCs w:val="21"/>
          <w:shd w:val="clear" w:color="auto" w:fill="FDFDFD"/>
          <w:lang w:val="en-US"/>
        </w:rPr>
        <w:t>–</w:t>
      </w:r>
      <w:r w:rsidRPr="000F5F48">
        <w:rPr>
          <w:rFonts w:cs="Times New Roman"/>
          <w:lang w:val="en-US"/>
        </w:rPr>
        <w:t xml:space="preserve">2010; </w:t>
      </w:r>
      <w:r w:rsidRPr="003A0C0D">
        <w:rPr>
          <w:rFonts w:cs="Times New Roman"/>
        </w:rPr>
        <w:fldChar w:fldCharType="begin" w:fldLock="1"/>
      </w:r>
      <w:r w:rsidR="00E81B0B">
        <w:rPr>
          <w:rFonts w:cs="Times New Roman"/>
          <w:lang w:val="en-US"/>
        </w:rPr>
        <w:instrText>ADDIN CSL_CITATION { "citationItems" : [ { "id" : "ITEM-1", "itemData" : { "DOI" : "10.1175/JCLI-D-15-0556.1", "ISBN" : "0894-8755", "ISSN" : "08948755", "abstract" : "AbstractThe ECMWF twentieth century reanalysis (ERA-20C; 1900\u20132010) assimilates surface pressure and marine wind observations. The reanalysis is single-member, and the background errors are spatiotemporally varying, derived from an ensemble. The atmospheric general circulation model uses the same configuration as the control member of the ERA-20CM ensemble, forced by observationally based analyses of sea surface temperature, sea ice cover, atmospheric composition changes, and solar forcing. The resulting climate trend estimations resemble ERA-20CM for temperature and the water cycle. The ERA-20C water cycle features stable precipitation minus evaporation global averages and no spurious jumps or trends. The assimilation of observations adds realism on synoptic time scales as compared to ERA-20CM in regions that are sufficiently well observed. Comparing to nighttime ship observations, ERA-20C air temperatures are 1 K colder. Generally, the synoptic quality of the product and the agreement in terms of climat...", "author" : [ { "dropping-particle" : "", "family" : "Poli", "given" : "Paul", "non-dropping-particle" : "", "parse-names" : false, "suffix" : "" }, { "dropping-particle" : "", "family" : "Hersbach", "given" : "Hans", "non-dropping-particle" : "", "parse-names" : false, "suffix" : "" }, { "dropping-particle" : "", "family" : "Dee", "given" : "Dick P.", "non-dropping-particle" : "", "parse-names" : false, "suffix" : "" }, { "dropping-particle" : "", "family" : "Berrisford", "given" : "Paul", "non-dropping-particle" : "", "parse-names" : false, "suffix" : "" }, { "dropping-particle" : "", "family" : "Simmons", "given" : "Adrian J.", "non-dropping-particle" : "", "parse-names" : false, "suffix" : "" }, { "dropping-particle" : "", "family" : "Vitart", "given" : "Fr\u00ef\u00bf\u00bdd\u00ef\u00bf\u00bdric", "non-dropping-particle" : "", "parse-names" : false, "suffix" : "" }, { "dropping-particle" : "", "family" : "Laloyaux", "given" : "Patrick", "non-dropping-particle" : "", "parse-names" : false, "suffix" : "" }, { "dropping-particle" : "", "family" : "Tan", "given" : "David G.H.", "non-dropping-particle" : "", "parse-names" : false, "suffix" : "" }, { "dropping-particle" : "", "family" : "Peubey", "given" : "Carole", "non-dropping-particle" : "", "parse-names" : false, "suffix" : "" }, { "dropping-particle" : "", "family" : "Th\u00ef\u00bf\u00bdpaut", "given" : "Jean No\u00ef\u00bf\u00bdl", "non-dropping-particle" : "", "parse-names" : false, "suffix" : "" }, { "dropping-particle" : "", "family" : "Tr\u00ef\u00bf\u00bdmolet", "given" : "Yannick", "non-dropping-particle" : "", "parse-names" : false, "suffix" : "" }, { "dropping-particle" : "V.", "family" : "H\u00ef\u00bf\u00bdlm", "given" : "El\u00ef\u00bf\u00bdas", "non-dropping-particle" : "", "parse-names" : false, "suffix" : "" }, { "dropping-particle" : "", "family" : "Bonavita", "given" : "Massimo", "non-dropping-particle" : "", "parse-names" : false, "suffix" : "" }, { "dropping-particle" : "", "family" : "Isaksen", "given" : "Lars", "non-dropping-particle" : "", "parse-names" : false, "suffix" : "" }, { "dropping-particle" : "", "family" : "Fisher", "given" : "Michael", "non-dropping-particle" : "", "parse-names" : false, "suffix" : "" } ], "container-title" : "Journal of Climate", "id" : "ITEM-1", "issue" : "11", "issued" : { "date-parts" : [ [ "2016" ] ] }, "page" : "4083-4097", "title" : "ERA-20C: An atmospheric reanalysis of the twentieth century", "translator" : [ { "dropping-particle" : "", "family" : "H2564", "given" : "", "non-dropping-particle" : "", "parse-names" : false, "suffix" : "" } ], "type" : "article-journal", "volume" : "29" }, "uris" : [ "http://www.mendeley.com/documents/?uuid=d111fc2f-2740-4b04-8b2c-f191124bfbbd" ] } ], "mendeley" : { "formattedCitation" : "(Poli et al., 2016)", "manualFormatting" : "Poli et al., 2016)", "plainTextFormattedCitation" : "(Poli et al., 2016)", "previouslyFormattedCitation" : "(Poli et al., 2016)" }, "properties" : { "noteIndex" : 0 }, "schema" : "https://github.com/citation-style-language/schema/raw/master/csl-citation.json" }</w:instrText>
      </w:r>
      <w:r w:rsidRPr="003A0C0D">
        <w:rPr>
          <w:rFonts w:cs="Times New Roman"/>
        </w:rPr>
        <w:fldChar w:fldCharType="separate"/>
      </w:r>
      <w:ins w:id="5301" w:author="Robin Matthews" w:date="2021-05-18T16:06:00Z">
        <w:r w:rsidR="00602365">
          <w:rPr>
            <w:rFonts w:cs="Times New Roman"/>
            <w:noProof/>
            <w:lang w:val="en-GB"/>
          </w:rPr>
          <w:t>Poli et al., 2016)</w:t>
        </w:r>
      </w:ins>
      <w:del w:id="5302" w:author="Robin Matthews" w:date="2021-05-18T16:06:00Z">
        <w:r w:rsidRPr="00FA4D8D" w:rsidDel="00602365">
          <w:rPr>
            <w:rFonts w:cs="Times New Roman"/>
            <w:noProof/>
            <w:lang w:val="en-GB"/>
          </w:rPr>
          <w:delText>Poli et al., 2016)</w:delText>
        </w:r>
      </w:del>
      <w:r w:rsidRPr="003A0C0D">
        <w:rPr>
          <w:rFonts w:cs="Times New Roman"/>
        </w:rPr>
        <w:fldChar w:fldCharType="end"/>
      </w:r>
      <w:r w:rsidRPr="00FA4D8D">
        <w:rPr>
          <w:rFonts w:cs="Times New Roman"/>
          <w:lang w:val="en-GB"/>
        </w:rPr>
        <w:t xml:space="preserve"> also assimilates marine wind observations</w:t>
      </w:r>
      <w:r w:rsidRPr="00FA4D8D">
        <w:rPr>
          <w:lang w:val="en-GB"/>
        </w:rPr>
        <w:t>, and</w:t>
      </w:r>
      <w:r w:rsidRPr="00FA4D8D">
        <w:rPr>
          <w:rFonts w:cs="Times New Roman"/>
          <w:lang w:val="en-GB"/>
        </w:rPr>
        <w:t xml:space="preserve"> CERA-20C is a centennial-scale reanalysis that assimilates both atmospheric and oceanic observations for the 1901</w:t>
      </w:r>
      <w:r w:rsidRPr="00FA4D8D">
        <w:rPr>
          <w:rFonts w:ascii="Arial" w:hAnsi="Arial" w:cs="Arial"/>
          <w:color w:val="202122"/>
          <w:sz w:val="21"/>
          <w:szCs w:val="21"/>
          <w:shd w:val="clear" w:color="auto" w:fill="FDFDFD"/>
          <w:lang w:val="en-GB"/>
        </w:rPr>
        <w:t>–</w:t>
      </w:r>
      <w:r w:rsidRPr="00FA4D8D">
        <w:rPr>
          <w:rFonts w:cs="Times New Roman"/>
          <w:lang w:val="en-GB"/>
        </w:rPr>
        <w:t>2010 period (</w:t>
      </w:r>
      <w:r w:rsidRPr="003A0C0D">
        <w:rPr>
          <w:rFonts w:cs="Times New Roman"/>
        </w:rPr>
        <w:fldChar w:fldCharType="begin" w:fldLock="1"/>
      </w:r>
      <w:r w:rsidR="00E81B0B">
        <w:rPr>
          <w:rFonts w:cs="Times New Roman"/>
          <w:lang w:val="en-GB"/>
        </w:rPr>
        <w:instrText>ADDIN CSL_CITATION { "citationItems" : [ { "id" : "ITEM-1", "itemData" : { "DOI" : "10.1029/2018MS001273", "ISSN" : "19422466", "abstract" : "CERA\u201020C is a coupled reanalysis of the twentieth century which aims to reconstruct the past weather and climate of the Earth system including the atmosphere, ocean, land, ocean waves and sea ice. This reanalysis is based on the CERA coupled atmosphere\u2010ocean assimilation system developed at ECMWF. CERA\u201020C provides a 10\u2010member ensemble of reanalyses to account for errors in the observational record as well as model error. It benefited from the prior experience of the retrospective atmospheric analysis ERA\u201020C. The dynamical model and the data assimilation systems initially developed for NWP had been modified to take into account the evolution of the radiative forcing and the observing system. To limit the impact of changes in the observing system throughout the century, only conventional surface observations have been used in the atmosphere. CERA\u201020C improves the specification of the background and the observation errors, two key elements to ensure a consistent weighting of the uncertainties across geophysical variables, space and time. The quality of CERA\u201020C has been evaluated against other centennial reanalyses and independent observations. Although CERA\u201020C inherits some limitations of ERA\u201020C to represent correctly the tropical cyclones in the first part of the century, it shows significant improvements in the troposphere, compared to ERA\u201020C and 20CRv2c (the 20th century reanalysis produced by NOAA/CIRES). A preliminary study of the climate variability in CERA\u201020C has been carried out. CERA\u201020C improves on the representation of atmosphere\u2010ocean heat fluxes and mean sea level pressure compared to previous uncoupled ocean and atmospheric historical reanalyses performed at ECMWF.", "author" : [ { "dropping-particle" : "", "family" : "Laloyaux", "given" : "Patrick", "non-dropping-particle" : "", "parse-names" : false, "suffix" : "" }, { "dropping-particle" : "", "family" : "Boisseson", "given" : "Eric", "non-dropping-particle" : "de", "parse-names" : false, "suffix" : "" }, { "dropping-particle" : "", "family" : "Balmaseda", "given" : "Magdalena", "non-dropping-particle" : "", "parse-names" : false, "suffix" : "" }, { "dropping-particle" : "", "family" : "Bidlot", "given" : "Jean Raymond", "non-dropping-particle" : "", "parse-names" : false, "suffix" : "" }, { "dropping-particle" : "", "family" : "Broennimann", "given" : "Stefan", "non-dropping-particle" : "", "parse-names" : false, "suffix" : "" }, { "dropping-particle" : "", "family" : "Buizza", "given" : "Roberto", "non-dropping-particle" : "", "parse-names" : false, "suffix" : "" }, { "dropping-particle" : "", "family" : "Dalhgren", "given" : "Per", "non-dropping-particle" : "", "parse-names" : false, "suffix" : "" }, { "dropping-particle" : "", "family" : "Dee", "given" : "Dick", "non-dropping-particle" : "", "parse-names" : false, "suffix" : "" }, { "dropping-particle" : "", "family" : "Haimberger", "given" : "Leopold", "non-dropping-particle" : "", "parse-names" : false, "suffix" : "" }, { "dropping-particle" : "", "family" : "Hersbach", "given" : "Hans", "non-dropping-particle" : "", "parse-names" : false, "suffix" : "" }, { "dropping-particle" : "", "family" : "Kosaka", "given" : "Yuki", "non-dropping-particle" : "", "parse-names" : false, "suffix" : "" }, { "dropping-particle" : "", "family" : "Martin", "given" : "Matthew", "non-dropping-particle" : "", "parse-names" : false, "suffix" : "" }, { "dropping-particle" : "", "family" : "Poli", "given" : "Paul", "non-dropping-particle" : "", "parse-names" : false, "suffix" : "" }, { "dropping-particle" : "", "family" : "Rayner", "given" : "Nick", "non-dropping-particle" : "", "parse-names" : false, "suffix" : "" }, { "dropping-particle" : "", "family" : "Rustemeier", "given" : "Elke", "non-dropping-particle" : "", "parse-names" : false, "suffix" : "" }, { "dropping-particle" : "", "family" : "Schepers", "given" : "Dinand", "non-dropping-particle" : "", "parse-names" : false, "suffix" : "" } ], "container-title" : "Journal of Advances in Modeling Earth Systems", "id" : "ITEM-1", "issue" : "5", "issued" : { "date-parts" : [ [ "2018" ] ] }, "page" : "1172-1195", "title" : "CERA-20C: A Coupled Reanalysis of the Twentieth Century", "translator" : [ { "dropping-particle" : "", "family" : "H2567", "given" : "", "non-dropping-particle" : "", "parse-names" : false, "suffix" : "" } ], "type" : "article-journal", "volume" : "10" }, "uris" : [ "http://www.mendeley.com/documents/?uuid=f0e3a35d-6feb-4f8e-a6a8-d2a95f8c3b78" ] } ], "mendeley" : { "formattedCitation" : "(Laloyaux et al., 2018)", "manualFormatting" : "Laloyaux et al., 2018)", "plainTextFormattedCitation" : "(Laloyaux et al., 2018)", "previouslyFormattedCitation" : "(Laloyaux et al., 2018)" }, "properties" : { "noteIndex" : 0 }, "schema" : "https://github.com/citation-style-language/schema/raw/master/csl-citation.json" }</w:instrText>
      </w:r>
      <w:r w:rsidRPr="003A0C0D">
        <w:rPr>
          <w:rFonts w:cs="Times New Roman"/>
        </w:rPr>
        <w:fldChar w:fldCharType="separate"/>
      </w:r>
      <w:ins w:id="5303" w:author="Robin Matthews" w:date="2021-05-18T16:06:00Z">
        <w:r w:rsidR="00602365">
          <w:rPr>
            <w:rFonts w:cs="Times New Roman"/>
            <w:noProof/>
            <w:lang w:val="en-GB"/>
          </w:rPr>
          <w:t>Laloyaux et al., 2018)</w:t>
        </w:r>
      </w:ins>
      <w:del w:id="5304" w:author="Robin Matthews" w:date="2021-05-18T16:06:00Z">
        <w:r w:rsidRPr="00FA4D8D" w:rsidDel="00602365">
          <w:rPr>
            <w:rFonts w:cs="Times New Roman"/>
            <w:noProof/>
            <w:lang w:val="en-GB"/>
          </w:rPr>
          <w:delText>Laloyaux et al., 2018)</w:delText>
        </w:r>
      </w:del>
      <w:r w:rsidRPr="003A0C0D">
        <w:rPr>
          <w:rFonts w:cs="Times New Roman"/>
        </w:rPr>
        <w:fldChar w:fldCharType="end"/>
      </w:r>
      <w:r w:rsidRPr="00FA4D8D">
        <w:rPr>
          <w:rFonts w:cs="Times New Roman"/>
          <w:lang w:val="en-GB"/>
        </w:rPr>
        <w:t xml:space="preserve">. These centennial-scale reanalyses are often run as ensembles that provide an estimate of the </w:t>
      </w:r>
      <w:r w:rsidRPr="00FA4D8D">
        <w:rPr>
          <w:lang w:val="en-GB"/>
        </w:rPr>
        <w:t xml:space="preserve">uncertainty in the simulated variables </w:t>
      </w:r>
      <w:r w:rsidRPr="00FA4D8D">
        <w:rPr>
          <w:rFonts w:cs="Times New Roman"/>
          <w:lang w:val="en-GB"/>
        </w:rPr>
        <w:t xml:space="preserve">over space and time. </w:t>
      </w:r>
      <w:r>
        <w:rPr>
          <w:rFonts w:cs="Times New Roman"/>
        </w:rPr>
        <w:fldChar w:fldCharType="begin" w:fldLock="1"/>
      </w:r>
      <w:r w:rsidR="00E81B0B">
        <w:rPr>
          <w:rFonts w:cs="Times New Roman"/>
          <w:lang w:val="en-GB"/>
        </w:rPr>
        <w:instrText>ADDIN CSL_CITATION { "citationItems" : [ { "id" : "ITEM-1", "itemData" : { "DOI" : "10.1175/JCLI-D-20-0505.1", "author" : [ { "dropping-particle" : "", "family" : "Slivinski", "given" : "L C", "non-dropping-particle" : "", "parse-names" : false, "suffix" : "" }, { "dropping-particle" : "", "family" : "Compo", "given" : "G P", "non-dropping-particle" : "", "parse-names" : false, "suffix" : "" }, { "dropping-particle" : "", "family" : "Sardeshmukh", "given" : "P D", "non-dropping-particle" : "", "parse-names" : false, "suffix" : "" }, { "dropping-particle" : "", "family" : "Whitaker", "given" : "J S", "non-dropping-particle" : "", "parse-names" : false, "suffix" : "" }, { "dropping-particle" : "", "family" : "McColl", "given" : "C", "non-dropping-particle" : "", "parse-names" : false, "suffix" : "" }, { "dropping-particle" : "", "family" : "Allan", "given" : "R J", "non-dropping-particle" : "", "parse-names" : false, "suffix" : "" }, { "dropping-particle" : "", "family" : "Brohan", "given" : "P", "non-dropping-particle" : "", "parse-names" : false, "suffix" : "" }, { "dropping-particle" : "", "family" : "Yin", "given" : "X", "non-dropping-particle" : "", "parse-names" : false, "suffix" : "" }, { "dropping-particle" : "", "family" : "Smith", "given" : "C A", "non-dropping-particle" : "", "parse-names" : false, "suffix" : "" }, { "dropping-particle" : "", "family" : "Spencer", "given" : "L J", "non-dropping-particle" : "", "parse-names" : false, "suffix" : "" }, { "dropping-particle" : "", "family" : "Vose", "given" : "R S", "non-dropping-particle" : "", "parse-names" : false, "suffix" : "" }, { "dropping-particle" : "", "family" : "Rohrer", "given" : "M", "non-dropping-particle" : "", "parse-names" : false, "suffix" : "" }, { "dropping-particle" : "", "family" : "Conroy", "given" : "R P", "non-dropping-particle" : "", "parse-names" : false, "suffix" : "" }, { "dropping-particle" : "", "family" : "Schuster", "given" : "D C", "non-dropping-particle" : "", "parse-names" : false, "suffix" : "" }, { "dropping-particle" : "", "family" : "Kennedy", "given" : "J J", "non-dropping-particle" : "", "parse-names" : false, "suffix" : "" }, { "dropping-particle" : "", "family" : "Ashcroft", "given" : "L", "non-dropping-particle" : "", "parse-names" : false, "suffix" : "" }, { "dropping-particle" : "", "family" : "Br\u00f6nnimann", "given" : "S", "non-dropping-particle" : "", "parse-names" : false, "suffix" : "" }, { "dropping-particle" : "", "family" : "Brunet", "given" : "M", "non-dropping-particle" : "", "parse-names" : false, "suffix" : "" }, { "dropping-particle" : "", "family" : "Camuffo", "given" : "D", "non-dropping-particle" : "", "parse-names" : false, "suffix" : "" }, { "dropping-particle" : "", "family" : "Cornes", "given" : "R", "non-dropping-particle" : "", "parse-names" : false, "suffix" : "" }, { "dropping-particle" : "", "family" : "Cram", "given" : "T A", "non-dropping-particle" : "", "parse-names" : false, "suffix" : "" }, { "dropping-particle" : "", "family" : "Dom\u00ednguez-Castro", "given" : "F", "non-dropping-particle" : "", "parse-names" : false, "suffix" : "" }, { "dropping-particle" : "", "family" : "Freeman", "given" : "J E", "non-dropping-particle" : "", "parse-names" : false, "suffix" : "" }, { "dropping-particle" : "", "family" : "Gergis", "given" : "J", "non-dropping-particle" : "", "parse-names" : false, "suffix" : "" }, { "dropping-particle" : "", "family" : "Hawkins", "given" : "E", "non-dropping-particle" : "", "parse-names" : false, "suffix" : "" }, { "dropping-particle" : "", "family" : "Jones", "given" : "P D", "non-dropping-particle" : "", "parse-names" : false, "suffix" : "" }, { "dropping-particle" : "", "family" : "Kubota", "given" : "H", "non-dropping-particle" : "", "parse-names" : false, "suffix" : "" }, { "dropping-particle" : "", "family" : "Lee", "given" : "T C", "non-dropping-particle" : "", "parse-names" : false, "suffix" : "" }, { "dropping-particle" : "", "family" : "Lorrey", "given" : "A M", "non-dropping-particle" : "", "parse-names" : false, "suffix" : "" }, { "dropping-particle" : "", "family" : "Luterbacher", "given" : "J", "non-dropping-particle" : "", "parse-names" : false, "suffix" : "" }, { "dropping-particle" : "", "family" : "Mock", "given" : "C J", "non-dropping-particle" : "", "parse-names" : false, "suffix" : "" }, { "dropping-particle" : "", "family" : "Przybylak", "given" : "R K", "non-dropping-particle" : "", "parse-names" : false, "suffix" : "" }, { "dropping-particle" : "", "family" : "Pudmenzky", "given" : "C", "non-dropping-particle" : "", "parse-names" : false, "suffix" : "" }, { "dropping-particle" : "", "family" : "Slonosky", "given" : "V C", "non-dropping-particle" : "", "parse-names" : false, "suffix" : "" }, { "dropping-particle" : "", "family" : "Tinz", "given" : "B", "non-dropping-particle" : "", "parse-names" : false, "suffix" : "" }, { "dropping-particle" : "", "family" : "Trewin", "given" : "B", "non-dropping-particle" : "", "parse-names" : false, "suffix" : "" }, { "dropping-particle" : "", "family" : "Wang", "given" : "X L", "non-dropping-particle" : "", "parse-names" : false, "suffix" : "" }, { "dropping-particle" : "", "family" : "Wilkinson", "given" : "C", "non-dropping-particle" : "", "parse-names" : false, "suffix" : "" }, { "dropping-particle" : "", "family" : "Wood", "given" : "K", "non-dropping-particle" : "", "parse-names" : false, "suffix" : "" }, { "dropping-particle" : "", "family" : "Wyszy\u0144ski", "given" : "P", "non-dropping-particle" : "", "parse-names" : false, "suffix" : "" } ], "container-title" : "Journal of Climate", "id" : "ITEM-1", "issue" : "4", "issued" : { "date-parts" : [ [ "2021" ] ] }, "language" : "English", "page" : "1417-1438", "publisher" : "American Meteorological Society", "publisher-place" : "Boston MA, USA", "title" : "An Evaluation of the Performance of the Twentieth Century Reanalysis Version 3", "translator" : [ { "dropping-particle" : "", "family" : "H4461", "given" : "", "non-dropping-particle" : "", "parse-names" : false, "suffix" : "" } ], "type" : "article-journal", "volume" : "34" }, "uris" : [ "http://www.mendeley.com/documents/?uuid=ddb22758-2739-4556-882c-1a0d615ed717" ] } ], "mendeley" : { "formattedCitation" : "(Slivinski et al., 2021)", "manualFormatting" : "Slivinski et al. (2021)", "plainTextFormattedCitation" : "(Slivinski et al., 2021)", "previouslyFormattedCitation" : "(Slivinski et al., 2021)" }, "properties" : { "noteIndex" : 0 }, "schema" : "https://github.com/citation-style-language/schema/raw/master/csl-citation.json" }</w:instrText>
      </w:r>
      <w:r>
        <w:rPr>
          <w:rFonts w:cs="Times New Roman"/>
        </w:rPr>
        <w:fldChar w:fldCharType="separate"/>
      </w:r>
      <w:ins w:id="5305" w:author="Robin Matthews" w:date="2021-05-18T16:06:00Z">
        <w:r w:rsidR="00602365">
          <w:rPr>
            <w:rFonts w:cs="Times New Roman"/>
            <w:noProof/>
            <w:lang w:val="en-GB"/>
          </w:rPr>
          <w:t>Slivinski et al. (2021)</w:t>
        </w:r>
      </w:ins>
      <w:del w:id="5306" w:author="Robin Matthews" w:date="2021-05-18T16:06:00Z">
        <w:r w:rsidRPr="00FA4D8D" w:rsidDel="00602365">
          <w:rPr>
            <w:rFonts w:cs="Times New Roman"/>
            <w:noProof/>
            <w:lang w:val="en-GB"/>
          </w:rPr>
          <w:delText>Slivinski et al. (2021)</w:delText>
        </w:r>
      </w:del>
      <w:r>
        <w:rPr>
          <w:rFonts w:cs="Times New Roman"/>
        </w:rPr>
        <w:fldChar w:fldCharType="end"/>
      </w:r>
      <w:r w:rsidRPr="00FA4D8D">
        <w:rPr>
          <w:rFonts w:cs="Times New Roman"/>
          <w:lang w:val="en-GB"/>
        </w:rPr>
        <w:t xml:space="preserve"> conclude that the uncertainties in surface circulation fields in version 3 of the 20th Century Reanalysis are reliable and that there is also </w:t>
      </w:r>
      <w:commentRangeStart w:id="5307"/>
      <w:r w:rsidRPr="00FA4D8D">
        <w:rPr>
          <w:rFonts w:cs="Times New Roman"/>
          <w:lang w:val="en-GB"/>
        </w:rPr>
        <w:t>skill</w:t>
      </w:r>
      <w:commentRangeEnd w:id="5307"/>
      <w:r w:rsidR="00835A30">
        <w:rPr>
          <w:rStyle w:val="CommentReference"/>
        </w:rPr>
        <w:commentReference w:id="5307"/>
      </w:r>
      <w:r w:rsidRPr="00FA4D8D">
        <w:rPr>
          <w:rFonts w:cs="Times New Roman"/>
          <w:lang w:val="en-GB"/>
        </w:rPr>
        <w:t xml:space="preserve"> in its tropospheric reconstruction over the 20th century. Long-term changes in other variables, such as precipitation, also agree well with direct observation-based datasets (</w:t>
      </w:r>
      <w:del w:id="5308" w:author="Ian Blenkinsop" w:date="2021-07-08T11:55:00Z">
        <w:r w:rsidRPr="00FA4D8D" w:rsidDel="00835A30">
          <w:rPr>
            <w:rFonts w:cs="Times New Roman"/>
            <w:lang w:val="en-GB"/>
          </w:rPr>
          <w:delText xml:space="preserve">Chapter 2, </w:delText>
        </w:r>
      </w:del>
      <w:r w:rsidRPr="00FA4D8D">
        <w:rPr>
          <w:rFonts w:cs="Times New Roman"/>
          <w:lang w:val="en-GB"/>
        </w:rPr>
        <w:t>Section</w:t>
      </w:r>
      <w:ins w:id="5309" w:author="Ian Blenkinsop" w:date="2021-07-08T11:55:00Z">
        <w:r w:rsidR="00835A30">
          <w:rPr>
            <w:rFonts w:cs="Times New Roman"/>
            <w:lang w:val="en-GB"/>
          </w:rPr>
          <w:t>s</w:t>
        </w:r>
      </w:ins>
      <w:r w:rsidRPr="00FA4D8D">
        <w:rPr>
          <w:rFonts w:cs="Times New Roman"/>
          <w:lang w:val="en-GB"/>
        </w:rPr>
        <w:t xml:space="preserve"> 2.3.1.3</w:t>
      </w:r>
      <w:del w:id="5310" w:author="Ian Blenkinsop" w:date="2021-07-08T11:55:00Z">
        <w:r w:rsidRPr="00FA4D8D" w:rsidDel="00835A30">
          <w:rPr>
            <w:rFonts w:cs="Times New Roman"/>
            <w:lang w:val="en-GB"/>
          </w:rPr>
          <w:delText>; Chapter 8</w:delText>
        </w:r>
      </w:del>
      <w:ins w:id="5311" w:author="Ian Blenkinsop" w:date="2021-07-08T11:55:00Z">
        <w:r w:rsidR="00835A30">
          <w:rPr>
            <w:rFonts w:cs="Times New Roman"/>
            <w:lang w:val="en-GB"/>
          </w:rPr>
          <w:t xml:space="preserve"> and</w:t>
        </w:r>
      </w:ins>
      <w:del w:id="5312" w:author="Ian Blenkinsop" w:date="2021-07-08T11:55:00Z">
        <w:r w:rsidRPr="00FA4D8D" w:rsidDel="00835A30">
          <w:rPr>
            <w:rFonts w:cs="Times New Roman"/>
            <w:lang w:val="en-GB"/>
          </w:rPr>
          <w:delText>, Section</w:delText>
        </w:r>
      </w:del>
      <w:r w:rsidRPr="00FA4D8D">
        <w:rPr>
          <w:rFonts w:cs="Times New Roman"/>
          <w:lang w:val="en-GB"/>
        </w:rPr>
        <w:t xml:space="preserve"> 8.3.2.8). </w:t>
      </w:r>
    </w:p>
    <w:p w14:paraId="771AF8E4" w14:textId="77777777" w:rsidR="006409E5" w:rsidRPr="00FA4D8D" w:rsidRDefault="006409E5" w:rsidP="006409E5">
      <w:pPr>
        <w:pStyle w:val="AR6BodyText"/>
        <w:rPr>
          <w:lang w:val="en-GB"/>
        </w:rPr>
      </w:pPr>
    </w:p>
    <w:p w14:paraId="60CB4773" w14:textId="1F13D22D" w:rsidR="006409E5" w:rsidRPr="00FA4D8D" w:rsidRDefault="006409E5" w:rsidP="006409E5">
      <w:pPr>
        <w:pStyle w:val="AR6BodyText"/>
        <w:rPr>
          <w:rFonts w:cs="Times New Roman"/>
          <w:i/>
          <w:lang w:val="en-GB"/>
        </w:rPr>
      </w:pPr>
      <w:commentRangeStart w:id="5313"/>
      <w:r w:rsidRPr="00FA4D8D">
        <w:rPr>
          <w:rFonts w:cs="Times New Roman"/>
          <w:i/>
          <w:lang w:val="en-GB"/>
        </w:rPr>
        <w:t>O</w:t>
      </w:r>
      <w:commentRangeEnd w:id="5313"/>
      <w:r w:rsidR="00835A30">
        <w:rPr>
          <w:rStyle w:val="CommentReference"/>
        </w:rPr>
        <w:commentReference w:id="5313"/>
      </w:r>
      <w:r w:rsidRPr="00FA4D8D">
        <w:rPr>
          <w:rFonts w:cs="Times New Roman"/>
          <w:i/>
          <w:lang w:val="en-GB"/>
        </w:rPr>
        <w:t xml:space="preserve">cean </w:t>
      </w:r>
      <w:del w:id="5314" w:author="Ian Blenkinsop" w:date="2021-07-08T11:56:00Z">
        <w:r w:rsidRPr="00FA4D8D" w:rsidDel="00835A30">
          <w:rPr>
            <w:rFonts w:cs="Times New Roman"/>
            <w:i/>
            <w:lang w:val="en-GB"/>
          </w:rPr>
          <w:delText>reanalyses</w:delText>
        </w:r>
      </w:del>
      <w:ins w:id="5315" w:author="Ian Blenkinsop" w:date="2021-07-08T11:56:00Z">
        <w:r w:rsidR="00835A30">
          <w:rPr>
            <w:rFonts w:cs="Times New Roman"/>
            <w:i/>
            <w:lang w:val="en-GB"/>
          </w:rPr>
          <w:t>R</w:t>
        </w:r>
        <w:r w:rsidR="00835A30" w:rsidRPr="00FA4D8D">
          <w:rPr>
            <w:rFonts w:cs="Times New Roman"/>
            <w:i/>
            <w:lang w:val="en-GB"/>
          </w:rPr>
          <w:t>eanalyses</w:t>
        </w:r>
      </w:ins>
    </w:p>
    <w:p w14:paraId="7B92DD82" w14:textId="77777777" w:rsidR="00693B3F" w:rsidRPr="00FA4D8D" w:rsidRDefault="00693B3F" w:rsidP="006409E5">
      <w:pPr>
        <w:pStyle w:val="AR6BodyText"/>
        <w:rPr>
          <w:i/>
          <w:lang w:val="en-GB"/>
        </w:rPr>
      </w:pPr>
    </w:p>
    <w:p w14:paraId="7180F418" w14:textId="522C2A35" w:rsidR="006409E5" w:rsidRPr="00FA4D8D" w:rsidRDefault="006409E5" w:rsidP="006409E5">
      <w:pPr>
        <w:pStyle w:val="AR6BodyText"/>
        <w:rPr>
          <w:lang w:val="en-GB"/>
        </w:rPr>
      </w:pPr>
      <w:r w:rsidRPr="00FA4D8D">
        <w:rPr>
          <w:lang w:val="en-GB"/>
        </w:rPr>
        <w:t xml:space="preserve">Since AR5, ocean reanalyses have improved due to: increased model resolution </w:t>
      </w:r>
      <w:r w:rsidRPr="003A0C0D">
        <w:fldChar w:fldCharType="begin" w:fldLock="1"/>
      </w:r>
      <w:r w:rsidR="00E81B0B">
        <w:rPr>
          <w:lang w:val="en-GB"/>
        </w:rPr>
        <w:instrText>ADDIN CSL_CITATION { "citationItems" : [ { "id" : "ITEM-1", "itemData" : { "DOI" : "10.3389/fmars.2019.00055", "ISSN" : "2296-7745", "abstract" : "In 1999, the consortium on Estimating the Circulation and Climate of the Ocean (ECCO) set out to synthesize the hydrographic data collected by the World Ocean Circulation Experiment (WOCE) and the satellite sea surface height measurements into a complete and coherent description of the ocean, afforded by an ocean general circulation model. Twenty years later, the versatility of ECCO's estimation framework enables the production of global and regional ocean and sea-ice state estimates, that incorporate not only the initial suite of data and its successors, but nearly all data streams available today. New observations include measurements from Argo floats, marine mammal-based hydrography, satellite retrievals of ocean bottom pressure and sea surface salinity, as well as ice-tethered profiled data in polar regions. The framework also produces improved estimates of uncertain inputs, including initial conditions, surface atmospheric state variables, and mixing parameters. The freely available state estimates and related efforts are property-conserving, allowing closed budget calculations that are a requisite to detect, quantify, and understand the evolution of climate-relevant signals, as mandated by the Coupled Model Intercomparison Project Phase 6 (CMIP6) protocol. The solutions can be reproduced by users through provision of the underlying modeling and assimilation machinery. Regional efforts have spun off that offer increased spatial resolution to better resolve relevant processes. Emerging foci of ECCO are on a global sea level changes, in particular contributions from polar ice sheets, and the increased use of biogeochemical and ecosystem data to constrain global cycles of carbon, nitrogen and oxygen. Challenges in the coming decade include provision of uncertainties, informing observing system design, globally increased resolution, and moving toward a coupled Earth system estimation with consistent momentum, heat and freshwater fluxes between the ocean, atmosphere, cryosphere and land.", "author" : [ { "dropping-particle" : "", "family" : "Heimbach", "given" : "Patrick", "non-dropping-particle" : "", "parse-names" : false, "suffix" : "" }, { "dropping-particle" : "", "family" : "Fukumori", "given" : "Ichiro", "non-dropping-particle" : "", "parse-names" : false, "suffix" : "" }, { "dropping-particle" : "", "family" : "Hill", "given" : "Christopher N", "non-dropping-particle" : "", "parse-names" : false, "suffix" : "" }, { "dropping-particle" : "", "family" : "Ponte", "given" : "Rui M", "non-dropping-particle" : "", "parse-names" : false, "suffix" : "" }, { "dropping-particle" : "", "family" : "Stammer", "given" : "Detlef", "non-dropping-particle" : "", "parse-names" : false, "suffix" : "" }, { "dropping-particle" : "", "family" : "Wunsch", "given" : "Carl", "non-dropping-particle" : "", "parse-names" : false, "suffix" : "" }, { "dropping-particle" : "", "family" : "Campin", "given" : "Jean-Michel", "non-dropping-particle" : "", "parse-names" : false, "suffix" : "" }, { "dropping-particle" : "", "family" : "Cornuelle", "given" : "Bruce", "non-dropping-particle" : "", "parse-names" : false, "suffix" : "" }, { "dropping-particle" : "", "family" : "Fenty", "given" : "Ian", "non-dropping-particle" : "", "parse-names" : false, "suffix" : "" }, { "dropping-particle" : "", "family" : "Forget", "given" : "Ga\u00ebl", "non-dropping-particle" : "", "parse-names" : false, "suffix" : "" }, { "dropping-particle" : "", "family" : "K\u00f6hl", "given" : "Armin", "non-dropping-particle" : "", "parse-names" : false, "suffix" : "" }, { "dropping-particle" : "", "family" : "Mazloff", "given" : "Matthew", "non-dropping-particle" : "", "parse-names" : false, "suffix" : "" }, { "dropping-particle" : "", "family" : "Menemenlis", "given" : "Dimitris", "non-dropping-particle" : "", "parse-names" : false, "suffix" : "" }, { "dropping-particle" : "", "family" : "Nguyen", "given" : "An T", "non-dropping-particle" : "", "parse-names" : false, "suffix" : "" }, { "dropping-particle" : "", "family" : "Piecuch", "given" : "Christopher", "non-dropping-particle" : "", "parse-names" : false, "suffix" : "" }, { "dropping-particle" : "", "family" : "Trossman", "given" : "David", "non-dropping-particle" : "", "parse-names" : false, "suffix" : "" }, { "dropping-particle" : "", "family" : "Verdy", "given" : "Ariane", "non-dropping-particle" : "", "parse-names" : false, "suffix" : "" }, { "dropping-particle" : "", "family" : "Wang", "given" : "Ou", "non-dropping-particle" : "", "parse-names" : false, "suffix" : "" }, { "dropping-particle" : "", "family" : "Zhang", "given" : "Hong", "non-dropping-particle" : "", "parse-names" : false, "suffix" : "" } ], "container-title" : "Frontiers in Marine Science", "id" : "ITEM-1", "issued" : { "date-parts" : [ [ "2019" ] ] }, "page" : "55", "title" : "Putting It All Together: Adding Value to the Global Ocean and Climate Observing Systems With Complete Self-Consistent Ocean State and Parameter Estimates", "translator" : [ { "dropping-particle" : "", "family" : "H4358", "given" : "", "non-dropping-particle" : "", "parse-names" : false, "suffix" : "" } ], "type" : "article-journal", "volume" : "6" }, "uris" : [ "http://www.mendeley.com/documents/?uuid=44dd27b1-0c8f-4de4-9f7b-c1cc8304a36d" ] }, { "id" : "ITEM-2", "itemData" : { "DOI" : "10.1007/s00382-015-2675-1", "ISSN" : "1432-0894", "abstract" : "A new eddy-permitting ocean reanalysis has been recently completed at ECMWF. It is called Ocean ReAnalysis Pilot 5 (ORAP5), and it spans the period 1979\u20132012. This work describes the new system, evaluates its performance, and investigates how the estimation of climate indices are affected by the assimilation system settings. ORAP5 introduces several upgrades with respect to its predecessor ORAS4, including increased horizontal and vertical resolution, an prognostic sea-ice component, new versions of the ocean and data assimilation system, revised surface fluxes, new version and treatment of satellite sea surface height data, and assimilation of sea-ice concentration, among others. ORAP5 shows similar performance to ORAS4, with improvements in the northern extratropics (especially in salinity), and slight degradation in the Southern Ocean, probably because the observations are insufficient to constrain the increased level of variability in ORAP5. The sensitivity experiments show that superobbing of altimeter data and correlation length-scales of the background errors have a visible impact on the time evolution of global steric height and its partition into thermo/halo-steric contributions. The sensitivities are especially large in the pre-Argo period, when there is the risk of producing unrealistic steric height variations by overfitting the altimeter data. Compared with a control run without data assimilation, all the assimilation experiments also show stronger variability in the halosteric component in the pre-Argo period. The results highlight the importance of sub-surface observations to assist the assimilation of altimeter data, and the need of using a variety of metrics for evaluating ocean reanalysis systems.", "author" : [ { "dropping-particle" : "", "family" : "Zuo", "given" : "Hao", "non-dropping-particle" : "", "parse-names" : false, "suffix" : "" }, { "dropping-particle" : "", "family" : "Balmaseda", "given" : "Magdalena A", "non-dropping-particle" : "", "parse-names" : false, "suffix" : "" }, { "dropping-particle" : "", "family" : "Mogensen", "given" : "Kristian", "non-dropping-particle" : "", "parse-names" : false, "suffix" : "" } ], "container-title" : "Climate Dynamics", "id" : "ITEM-2", "issue" : "3", "issued" : { "date-parts" : [ [ "2017" ] ] }, "page" : "791-811", "title" : "The new eddy-permitting ORAP5 ocean reanalysis: description, evaluation and uncertainties in climate signals", "translator" : [ { "dropping-particle" : "", "family" : "H4460", "given" : "", "non-dropping-particle" : "", "parse-names" : false, "suffix" : "" } ], "type" : "article-journal", "volume" : "49" }, "uris" : [ "http://www.mendeley.com/documents/?uuid=7fd4ab64-e1e1-47bc-8e1e-77a97e6789e0" ] }, { "id" : "ITEM-3", "itemData" : { "DOI" : "10.5194/os-14-1093-2018", "ISSN" : "1812-0792", "author" : [ { "dropping-particle" : "", "family" : "Lellouche", "given" : "Jean-Michel", "non-dropping-particle" : "", "parse-names" : false, "suffix" : "" }, { "dropping-particle" : "", "family" : "Greiner", "given" : "Eric", "non-dropping-particle" : "", "parse-names" : false, "suffix" : "" }, { "dropping-particle" : "", "family" : "Galloudec", "given" : "Olivier", "non-dropping-particle" : "Le", "parse-names" : false, "suffix" : "" }, { "dropping-particle" : "", "family" : "Garric", "given" : "Gilles", "non-dropping-particle" : "", "parse-names" : false, "suffix" : "" }, { "dropping-particle" : "", "family" : "Regnier", "given" : "Charly", "non-dropping-particle" : "", "parse-names" : false, "suffix" : "" }, { "dropping-particle" : "", "family" : "Drevillon", "given" : "Marie", "non-dropping-particle" : "", "parse-names" : false, "suffix" : "" }, { "dropping-particle" : "", "family" : "Benkiran", "given" : "Mounir", "non-dropping-particle" : "", "parse-names" : false, "suffix" : "" }, { "dropping-particle" : "", "family" : "Testut", "given" : "Charles-Emmanuel", "non-dropping-particle" : "", "parse-names" : false, "suffix" : "" }, { "dropping-particle" : "", "family" : "Bourdalle-Badie", "given" : "Romain", "non-dropping-particle" : "", "parse-names" : false, "suffix" : "" }, { "dropping-particle" : "", "family" : "Gasparin", "given" : "Florent", "non-dropping-particle" : "", "parse-names" : false, "suffix" : "" }, { "dropping-particle" : "", "family" : "Hernandez", "given" : "Olga", "non-dropping-particle" : "", "parse-names" : false, "suffix" : "" }, { "dropping-particle" : "", "family" : "Levier", "given" : "Bruno", "non-dropping-particle" : "</w:instrText>
      </w:r>
      <w:r w:rsidR="00E81B0B" w:rsidRPr="00A1237E">
        <w:instrText>", "parse-names" : false, "suffix" : "" }, { "dropping-particle" : "", "family" : "Drillet", "given" : "Yann", "non-dropping-particle" : "", "parse-names" : false, "suffix" : "" }, { "dropping-particle" : "", "family" : "Remy", "given" : "Elisabeth", "non-dropping-particle" : "", "parse-names" : false, "suffix" : "" }, { "dropping-particle" : "", "family" : "Traon", "given" : "Pierre-Yves", "non-dropping-particle" : "Le", "parse-names" : false, "suffix" : "" } ], "container-title" : "Ocean Science", "id" : "ITEM-3", "issue" : "5", "issued" : { "date-parts" : [ [ "2018", "9", "25" ] ] }, "page" : "1093-1126", "title" : "Recent updates to the Copernicus Marine Service global ocean monitoring and forecasting real-time 1\u221512\u00b0 high-resolution system", "translator" : [ { "dropping-particle" : "", "family" : "H2027", "given" : "", "non-dropping-particle" : "", "parse-names" : false, "suffix" : "" } ], "type" : "article-journal", "volume" : "14" }, "uris" : [ "http://www.mendeley.com/documents/?uuid=1856e498-a181-4c18-982f-bcd9f21f437f" ] } ], "mendeley" : { "formattedCitation" : "(Zuo et al., 2017; Lellouche et al., 2018; Heimbach et al., 2019)", "plainTextFormattedCitation" : "(Zuo et al., 2017; Lellouche et al., 2018; Heimbach et al., 2019)", "previouslyFormattedCitation" : "(Zuo et al., 2017; Lellouche et al., 2018; Heimbach et al., 2019)" }, "properties" : { "noteIndex" : 0 }, "schema" : "https://github.com/citation-style-language/schema/raw/master/csl-citation.json" }</w:instrText>
      </w:r>
      <w:r w:rsidRPr="003A0C0D">
        <w:fldChar w:fldCharType="separate"/>
      </w:r>
      <w:ins w:id="5316" w:author="Robin Matthews" w:date="2021-05-18T16:06:00Z">
        <w:r w:rsidR="00602365">
          <w:rPr>
            <w:noProof/>
          </w:rPr>
          <w:t>(Zuo et al., 2017; Lellouche et al., 2018; Heimbach et al., 2019)</w:t>
        </w:r>
      </w:ins>
      <w:del w:id="5317" w:author="Robin Matthews" w:date="2021-05-18T16:06:00Z">
        <w:r w:rsidRPr="00582B7A" w:rsidDel="00602365">
          <w:rPr>
            <w:noProof/>
          </w:rPr>
          <w:delText>(Zuo et al., 2017; Lellouche et al., 2018; Heimbach et al., 2019)</w:delText>
        </w:r>
      </w:del>
      <w:r w:rsidRPr="003A0C0D">
        <w:fldChar w:fldCharType="end"/>
      </w:r>
      <w:r w:rsidRPr="00683028">
        <w:t xml:space="preserve">; improved physics </w:t>
      </w:r>
      <w:r w:rsidRPr="003A0C0D">
        <w:fldChar w:fldCharType="begin" w:fldLock="1"/>
      </w:r>
      <w:r w:rsidR="00E81B0B">
        <w:instrText>ADDIN CSL_CITATION { "citationItems" : [ { "id" : "ITEM-1", "itemData" : { "DOI" : "10.1007/s00382-018-4585-5", "ISSN" : "14320894", "abstract" : "Since 2016, the Copernicus Marine Environment Monitoring Service (CMEMS) has produced and disseminated an ensemble of four global ocean reanalyses produced at eddy-permitting resolution for the period from 1993 to present, called GREP (Global ocean Reanalysis Ensemble Product). This dataset offers the possibility to investigate the potential benefits of a multi-system approach for ocean reanalyses, since the four reanalyses span by construction the same spatial and temporal scales. In particular, our investigations focus on the added value of the information on the ensemble spread, implicitly contained in the GREP ensemble, for temperature, salinity, and steric sea level studies. It is shown that in spite of the small ensemble size, the spread is capable of estimating the flow-dependent uncertainty in the ensemble mean, although proper re-scaling is needed to achieve reliability. The GREP members also exhibit larger consistency (smaller spread) than their predecessors, suggesting advancement with time of the reanalysis vintage. The uncertainty information is crucial for monitoring the climate of the ocean, even at regional level, as GREP shows consistency with CMEMS high-resolution regional products and complement the regional estimates with uncertainty estimates. Further applications of the spread include the monitoring of the impact of changes in ocean observing networks; the use of multi-model ensemble anomalies in hybrid ensemble-variational retrospective analysis systems, which outperform static covariances and represent a promising application of GREP. Overall, the spread information of the GREP product is found to significantly contribute to the crucial requirement of uncertainty estimates for climatic datasets.", "author" : [ { "dropping-particle" : "", "family" : "Storto", "given" : "Andrea", "non-dropping-particle" : "", "parse-names" : false, "suffix" : "" }, { "dropping-particle" : "", "family" : "Masina", "given" : "Simona", "non-dropping-particle" : "", "parse-names" : false, "suffix" : "" }, { "dropping-particle" : "", "family" : "Simoncelli", "given" : "Simona", "non-dropping-particle" : "", "parse-names" : false, "suffix" : "" }, { "dropping-particle" : "", "family" : "Iovino", "given" : "Doroteaciro", "non-dropping-particle" : "", "parse-names" : false, "suffix" : "" }, { "dropping-particle" : "", "family" : "Cipollone", "given" : "Andrea", "non-dropping-particle" : "", "parse-names" : false, "suffix" : "" }, { "dropping-particle" : "", "family" : "Drevillon", "given" : "Marie", "non-dropping-particle" : "", "parse-names" : false, "suffix" : "" }, { "dropping-particle" : "", "family" : "Drillet", "given" : "Yann", "non-dropping-particle" : "", "parse-names" : false, "suffix" : "" }, { "dropping-particle" : "", "family" : "Schuckman", "given" : "Karina", "non-dropping-particle" : "von", "parse-names" : false, "suffix" : "" }, { "dropping-particle" : "", "family" : "Parent", "given" : "Laurent", "non-dropping-particle" : "", "parse-names" : false, "suffix" : "" }, { "dropping-particle" : "", "family" : "Garric", "given" : "Gilles", "non-dropping-particle" : "", "parse-names" : false, "suffix" : "" }, { "dropping-particle" : "", "family" : "Greiner", "given" : "Eric", "non-dropping-particle" : "", "parse-names" : false, "s</w:instrText>
      </w:r>
      <w:r w:rsidR="00E81B0B" w:rsidRPr="00A1237E">
        <w:rPr>
          <w:lang w:val="en-US"/>
        </w:rPr>
        <w:instrText>uffix" : "" }, { "dropping-particle" : "", "family" : "Desportes", "given" : "Charles", "non-dropping-particle" : "", "parse-names" : false, "suffix" : "" }, { "dropping-particle" : "", "family" : "Zuo", "given" : "Hao", "non-dropping-particle" : "", "parse-names" : false, "suffix" : "" }, { "dropping-particle" : "", "family" : "Balmaseda", "given" : "Magdalena A.", "non-dropping-particle" : "", "parse-names" : false, "suffix" : "" }, { "dropping-particle" : "", "family" : "Peterson", "given" : "K. Andrew", "non-dropping-particle" : "", "parse-names" : false, "suffix" : "" } ], "container-title" : "Climate Dynamics", "id" : "ITEM-1", "issue" : "1-2", "issued" : { "date-parts" : [ [ "2019" ] ] }, "page" : "287-312", "title" : "The added value of the multi-system spread information for ocean heat content and steric sea level investigations in the CMEMS GREP ensemble reanalysis product", "translator" : [ { "dropping-particle" : "", "family" : "H4079", "given" : "", "non-dropping-particle" : "", "parse-names" : false, "suffix" : "" } ], "type" : "article-journal", "volume" : "53" }, "uris" : [ "http://www.mendeley.com/documents/?uuid=bd4d3aa9-fb8b-48ef-b9e6-3ecb6d7d9ad2" ] } ], "mendeley" : { "formattedCitation" : "(Storto et al., 2019)", "plainTextFormattedCitation" : "(Storto et al., 2019)", "previouslyFormattedCitation" : "(Storto et al., 2019)" }, "properties" : { "noteIndex" : 0 }, "schema" : "https://github.com/citation-style-language/schema/raw/master/csl-citation.json" }</w:instrText>
      </w:r>
      <w:r w:rsidRPr="003A0C0D">
        <w:fldChar w:fldCharType="separate"/>
      </w:r>
      <w:ins w:id="5318" w:author="Robin Matthews" w:date="2021-05-18T16:06:00Z">
        <w:r w:rsidR="00602365">
          <w:rPr>
            <w:noProof/>
            <w:lang w:val="en-GB"/>
          </w:rPr>
          <w:t>(Storto et al., 2019)</w:t>
        </w:r>
      </w:ins>
      <w:del w:id="5319" w:author="Robin Matthews" w:date="2021-05-18T16:06:00Z">
        <w:r w:rsidRPr="00FA4D8D" w:rsidDel="00602365">
          <w:rPr>
            <w:noProof/>
            <w:lang w:val="en-GB"/>
          </w:rPr>
          <w:delText>(Storto et al., 2019)</w:delText>
        </w:r>
      </w:del>
      <w:r w:rsidRPr="003A0C0D">
        <w:fldChar w:fldCharType="end"/>
      </w:r>
      <w:r w:rsidRPr="00FA4D8D">
        <w:rPr>
          <w:lang w:val="en-GB"/>
        </w:rPr>
        <w:t xml:space="preserve">; improvements in the atmospheric forcing from atmospheric reanalyses (see </w:t>
      </w:r>
      <w:commentRangeStart w:id="5320"/>
      <w:r w:rsidRPr="00FA4D8D">
        <w:rPr>
          <w:lang w:val="en-GB"/>
        </w:rPr>
        <w:t>preceding subsection</w:t>
      </w:r>
      <w:commentRangeEnd w:id="5320"/>
      <w:r w:rsidR="00302C8E">
        <w:rPr>
          <w:rStyle w:val="CommentReference"/>
        </w:rPr>
        <w:commentReference w:id="5320"/>
      </w:r>
      <w:r w:rsidRPr="00FA4D8D">
        <w:rPr>
          <w:lang w:val="en-GB"/>
        </w:rPr>
        <w:t xml:space="preserve">); and improvements in the data quantity and quality available for assimilation (e.g., </w:t>
      </w:r>
      <w:r w:rsidRPr="003A0C0D">
        <w:fldChar w:fldCharType="begin" w:fldLock="1"/>
      </w:r>
      <w:r w:rsidR="00E81B0B">
        <w:rPr>
          <w:lang w:val="en-GB"/>
        </w:rPr>
        <w:instrText>ADDIN CSL_CITATION { "citationItems" : [ { "id" : "ITEM-1", "itemData" : { "DOI" : "10.3389/fmars.2019.00055", "ISSN" : "2296-7745", "abstract" : "In 1999, the consortium on Estimating the Circulation and Climate of the Ocean (ECCO) set out to synthesize the hydrographic data collected by the World Ocean Circulation Experiment (WOCE) and the satellite sea surface height measurements into a complete and coherent description of the ocean, afforded by an ocean general circulation model. Twenty years later, the versatility of ECCO's estimation framework enables the production of global and regional ocean and sea-ice state estimates, that incorporate not only the initial suite of data and its successors, but nearly all data streams available today. New observations include measurements from Argo floats, marine mammal-based hydrography, satellite retrievals of ocean bottom pressure and sea surface salinity, as well as ice-tethered profiled data in polar regions. The framework also produces improved estimates of uncertain inputs, including initial conditions, surface atmospheric state variables, and mixing parameters. The freely available state estimates and related efforts are property-conserving, allowing closed budget calculations that are a requisite to detect, quantify, and understand the evolution of climate-relevant signals, as mandated by the Coupled Model Intercomparison Project Phase 6 (CMIP6) protocol. The solutions can be reproduced by users through provision of the underlying modeling and assimilation machinery. Regional efforts have spun off that offer increased spatial resolution to better resolve relevant processes. Emerging foci of ECCO are on a global sea level changes, in particular contributions from polar ice sheets, and the increased use of biogeochemical and ecosystem data to constrain global cycles of carbon, nitrogen and oxygen. Challenges in the coming decade include provision of uncertainties, informing observing system design, globally increased resolution, and moving toward a coupled Earth system estimation with consistent momentum, heat and freshwater fluxes between the ocean, atmosphere, cryosphere and land.", "author" : [ { "dropping-particle" : "", "family" : "Heimbach", "given" : "Patrick", "non-dropping-particle" : "", "parse-names" : false, "suffix" : "" }, { "dropping-particle" : "", "family" : "Fukumori", "given" : "Ichiro", "non-dropping-particle" : "", "parse-names" : false, "suffix" : "" }, { "dropping-particle" : "", "family" : "Hill", "given" : "Christopher N", "non-dropping-particle" : "", "parse-names" : false, "suffix" : "" }, { "dropping-particle" : "", "family" : "Ponte", "given" : "Rui M", "non-dropping-particle" : "", "parse-names" : false, "suffix" : "" }, { "dropping-particle" : "", "family" : "Stammer", "given" : "Detlef", "non-dropping-particle" : "", "parse-names" : false, "suffix" : "" }, { "dropping-particle" : "", "family" : "Wunsch", "given" : "Carl", "non-dropping-particle" : "", "parse-names" : false, "suffix" : "" }, { "dropping-particle" : "", "family" : "Campin", "given" : "Jean-Michel", "non-dropping-particle" : "", "parse-names" : false, "suffix" : "" }, { "dropping-particle" : "", "family" : "Cornuelle", "given" : "Bruce", "non-dropping-particle" : "", "parse-names" : false, "suffix" : "" }, { "dropping-particle" : "", "family" : "Fenty", "given" : "Ian", "non-dropping-particle" : "", "parse-names" : false, "suffix" : "" }, { "dropping-particle" : "", "family" : "Forget", "given" : "Ga\u00ebl", "non-dropping-particle" : "", "parse-names" : false, "suffix" : "" }, { "dropping-particle" : "", "family" : "K\u00f6hl", "given" : "Armin", "non-dropping-particle" : "", "parse-names" : false, "suffix" : "" }, { "dropping-particle" : "", "family" : "Mazloff", "given" : "Matthew", "non-dropping-particle" : "", "parse-names" : false, "suffix" : "" }, { "dropping-particle" : "", "family" : "Menemenlis", "given" : "Dimitris", "non-dropping-particle" : "", "parse-names" : false, "suffix" : "" }, { "dropping-particle" : "", "family" : "Nguyen", "given" : "An T", "non-dropping-particle" : "", "parse-names" : false, "suffix" : "" }, { "dropping-particle" : "", "family" : "Piecuch", "given" : "Christopher", "non-dropping-particle" : "", "parse-names" : false, "suffix" : "" }, { "dropping-particle" : "", "family" : "Trossman", "given" : "David", "non-dropping-particle" : "", "parse-names" : false, "suffix" : "" }, { "dropping-particle" : "", "family" : "Verdy", "given" : "Ariane", "non-dropping-particle" : "", "parse-names" : false, "suffix" : "" }, { "dropping-particle" : "", "family" : "Wang", "given" : "Ou", "non-dropping-particle" : "", "parse-names" : false, "suffix" : "" }, { "dropping-particle" : "", "family" : "Zhang", "given" : "Hong", "non-dropping-particle" : "", "parse-names" : false, "suffix" : "" } ], "container-title" : "Frontiers in Marine Science", "id" : "ITEM-1", "issued" : { "date-parts" : [ [ "2019" ] ] }, "page" : "55", "title" : "Putting It All Together: Adding Value to the Global Ocean and Climate Observing Systems With Complete Self-Consistent Ocean State and Parameter Estimates", "translator" : [ { "dropping-particle" : "", "family" : "H4358", "given" : "", "non-dropping-particle" : "", "parse-names" : false, "suffix" : "" } ], "type" : "article-journal", "volume" : "6" }, "uris" : [ "http://www.mendeley.com/documents/?uuid=44dd27b1-0c8f-4de4-9f7b-c1cc8304a36d" ] }, { "id" : "ITEM-2", "itemData" : { "DOI" : "10.5194/os-14-1093-2018", "ISSN" : "1812-0792", "author" : [ { "dropping-particle" : "", "family" : "Lellouche", "given" : "Jean-Michel", "non-dropping-particle" : "", "parse-names" : false, "suffix" : "" }, { "dropping-particle" : "", "family" : "Greiner", "given" : "Eric", "non-dropping-particle" : "", "parse-names" : false, "suffix" : "" }, { "dropping-particle" : "", "family" : "Galloudec", "given" : "Olivier", "non-dropping-particle" : "Le", "parse-names" : false, "suffix" : "" }, { "dropping-particle" : "", "family" : "Garric", "given" : "Gilles", "non-dropping-particle" : "", "parse-names" : false, "suffix" : "" }, { "dropping-particle" : "", "family" : "Regnier", "given" : "Charly", "non-dropping-particle" : "", "parse-names" : false, "suffix" : "" }, { "dropping-particle" : "", "family" : "Drevillon", "given" : "Marie", "non-dropping-particle" : "", "parse-names" : false, "suffix" : "" }, { "dropping-particle" : "", "family" : "Benkiran", "given" : "Mounir", "non-dropping-particle" : "", "parse-names" : false, "suffix" : "" }, { "dropping-particle" : "", "family" : "Testut", "given" : "Charles-Emmanuel", "non-dropping-particle" : "", "parse-names" : false, "suffix" : "" }, { "dropping-particle" : "", "family" : "Bourdalle-Badie", "given" : "Romain", "non-dropping-particle" : "", "parse-names" : false, "suffix" : "" }, { "dropping-particle" : "", "family" : "Gasparin", "given" : "Florent", "non-dropping-particle" : "", "parse-names" : false, "suffix" : "" }, { "dropping-particle" : "", "family" : "Hernandez", "given" : "Olga", "non-dropping-particle" : "", "parse-names" : false, "suffix" : "" }, { "dropping-particle" : "", "family" : "Levier", "given" : "Bruno", "non-dropping-particle" : "", "parse-names" : false, "suffix" : "" }, { "dropping-particle" : "", "family" : "Drillet", "given" : "Yann", "non-dropping-particle" : "", "parse-names" : false, "suffix" : "" }, { "dropping-particle" : "", "family" : "Remy", "given" : "Elisabeth", "non-dropping-particle" : "", "parse-names" : false, "suffix" : "" }, { "dropping-particle" : "", "family" : "Traon", "given" : "Pierre-Yves", "non-dropping-particle" : "Le", "parse-names" : false, "suffix" : "" } ], "container-title" : "Ocean Science", "id" : "ITEM-2", "issue" : "5", "issued" : { "date-parts" : [ [ "2018", "9", "25" ] ] }, "page" : "1093-1126", "title" : "Recent updates to the Copernicus Marine Service global ocean monitoring and forecasting real-time 1\u221512\u00b0 high-resolution system", "translator" : [ { "dropping-particle" : "", "family" : "H2027", "given" : "", "non-dropping-particle" : "", "parse-names" : false, "suffix" : "" } ], "type" : "article-journal", "volume" : "14" }, "uris" : [ "http://www.mendeley.com/documents/?uuid=1856e498-a181-4c18-982f-bcd9f21f437f" ] } ], "mendeley" : { "formattedCitation" : "(Lellouche et al., 2018; Heimbach et al., 2019)", "manualFormatting" : "Lellouche et al., 2018; Heimbach et al., 2019)", "plainTextFormattedCitation" : "(Lellouche et al., 2018; Heimbach et al., 2019)", "previouslyFormattedCitation" : "(Lellouche et al., 2018; Heimbach et al., 2019)" }, "properties" : { "noteIndex" : 0 }, "schema" : "https://github.com/citation-style-language/schema/raw/master/csl-citation.json" }</w:instrText>
      </w:r>
      <w:r w:rsidRPr="003A0C0D">
        <w:fldChar w:fldCharType="separate"/>
      </w:r>
      <w:ins w:id="5321" w:author="Robin Matthews" w:date="2021-05-18T16:06:00Z">
        <w:r w:rsidR="00602365">
          <w:rPr>
            <w:noProof/>
            <w:lang w:val="en-GB"/>
          </w:rPr>
          <w:t>Lellouche et al., 2018; Heimbach et al., 2019)</w:t>
        </w:r>
      </w:ins>
      <w:del w:id="5322" w:author="Robin Matthews" w:date="2021-05-18T16:06:00Z">
        <w:r w:rsidRPr="00FA4D8D" w:rsidDel="00602365">
          <w:rPr>
            <w:noProof/>
            <w:lang w:val="en-GB"/>
          </w:rPr>
          <w:delText>Lellouche et al., 2018; Heimbach et al., 2019)</w:delText>
        </w:r>
      </w:del>
      <w:r w:rsidRPr="003A0C0D">
        <w:fldChar w:fldCharType="end"/>
      </w:r>
      <w:r w:rsidRPr="00FA4D8D">
        <w:rPr>
          <w:lang w:val="en-GB"/>
        </w:rPr>
        <w:t xml:space="preserve">, particularly due to </w:t>
      </w:r>
      <w:r w:rsidRPr="00FA4D8D">
        <w:rPr>
          <w:lang w:val="en-GB"/>
        </w:rPr>
        <w:lastRenderedPageBreak/>
        <w:t>Argo observations</w:t>
      </w:r>
      <w:ins w:id="5323" w:author="Ian Blenkinsop" w:date="2021-07-08T11:57:00Z">
        <w:r w:rsidR="00CC68E0">
          <w:rPr>
            <w:lang w:val="en-GB"/>
          </w:rPr>
          <w:t xml:space="preserve"> </w:t>
        </w:r>
        <w:r w:rsidR="00CC68E0" w:rsidRPr="00FA4D8D">
          <w:rPr>
            <w:lang w:val="en-GB"/>
          </w:rPr>
          <w:t>(Annex I</w:t>
        </w:r>
        <w:r w:rsidR="00CC68E0">
          <w:rPr>
            <w:lang w:val="en-GB"/>
          </w:rPr>
          <w:t>;</w:t>
        </w:r>
      </w:ins>
      <w:r w:rsidRPr="00FA4D8D">
        <w:rPr>
          <w:lang w:val="en-GB"/>
        </w:rPr>
        <w:t xml:space="preserve"> </w:t>
      </w:r>
      <w:r w:rsidRPr="003A0C0D">
        <w:fldChar w:fldCharType="begin" w:fldLock="1"/>
      </w:r>
      <w:r w:rsidR="00E81B0B">
        <w:rPr>
          <w:lang w:val="en-GB"/>
        </w:rPr>
        <w:instrText>ADDIN CSL_CITATION { "citationItems" : [ { "id" : "ITEM-1", "itemData" : { "DOI" : "10.5194/os-15-779-2019", "author" : [ { "dropping-particle" : "", "family" : "Zuo", "given" : "H", "non-dropping-particle" : "", "parse-names" : false, "suffix" : "" }, { "dropping-particle" : "", "family" : "Balmaseda", "given" : "M A", "non-dropping-particle" : "", "parse-names" : false, "suffix" : "" }, { "dropping-particle" : "", "family" : "Tietsche", "given" : "S", "non-dropping-particle" : "", "parse-names" : false, "suffix" : "" }, { "dropping-particle" : "", "family" : "Mogensen", "given" : "K", "non-dropping-particle" : "", "parse-names" : false, "suffix" : "" }, { "dropping-particle" : "", "family" : "Mayer", "given" : "M", "non-dropping-particle" : "", "parse-names" : false, "suffix" : "" } ], "container-title" : "Ocean Science", "id" : "ITEM-1", "issue" : "3", "issued" : { "date-parts" : [ [ "2019" ] ] }, "page" : "779-808", "title" : "The ECMWF operational ensemble reanalysis--analysis system for ocean and sea ice: a description of the system and assessment", "translator" : [ { "dropping-particle" : "", "family" : "H4459", "given" : "", "non-dropping-particle" : "", "parse-names" : false, "suffix" : "" } ], "type" : "article-journal", "volume" : "15" }, "uris" : [ "http://www.mendeley.com/documents/?uuid=4eae0f97-c410-4ba9-b1d0-bda7433032ae" ] } ], "mendeley" : { "formattedCitation" : "(Zuo et al., 2019)", "plainTextFormattedCitation" : "(Zuo et al., 2019)", "previouslyFormattedCitation" : "(Zuo et al., 2019)" }, "properties" : { "noteIndex" : 0 }, "schema" : "https://github.com/citation-style-language/schema/raw/master/csl-citation.json" }</w:instrText>
      </w:r>
      <w:r w:rsidRPr="003A0C0D">
        <w:fldChar w:fldCharType="separate"/>
      </w:r>
      <w:ins w:id="5324" w:author="Robin Matthews" w:date="2021-05-18T16:06:00Z">
        <w:del w:id="5325" w:author="Ian Blenkinsop" w:date="2021-07-08T11:57:00Z">
          <w:r w:rsidR="00602365" w:rsidDel="00CC68E0">
            <w:rPr>
              <w:noProof/>
              <w:lang w:val="en-GB"/>
            </w:rPr>
            <w:delText>(</w:delText>
          </w:r>
        </w:del>
        <w:r w:rsidR="00602365">
          <w:rPr>
            <w:noProof/>
            <w:lang w:val="en-GB"/>
          </w:rPr>
          <w:t>Zuo et al., 2019)</w:t>
        </w:r>
      </w:ins>
      <w:del w:id="5326" w:author="Robin Matthews" w:date="2021-05-18T16:06:00Z">
        <w:r w:rsidRPr="00FA4D8D" w:rsidDel="00602365">
          <w:rPr>
            <w:noProof/>
            <w:lang w:val="en-GB"/>
          </w:rPr>
          <w:delText>(Zuo et al., 2019)</w:delText>
        </w:r>
      </w:del>
      <w:r w:rsidRPr="003A0C0D">
        <w:fldChar w:fldCharType="end"/>
      </w:r>
      <w:del w:id="5327" w:author="Ian Blenkinsop" w:date="2021-07-08T11:57:00Z">
        <w:r w:rsidRPr="00FA4D8D" w:rsidDel="00CC68E0">
          <w:rPr>
            <w:lang w:val="en-GB"/>
          </w:rPr>
          <w:delText xml:space="preserve"> (</w:delText>
        </w:r>
      </w:del>
      <w:del w:id="5328" w:author="Ian Blenkinsop" w:date="2021-07-08T11:56:00Z">
        <w:r w:rsidRPr="00FA4D8D" w:rsidDel="00CC68E0">
          <w:rPr>
            <w:lang w:val="en-GB"/>
          </w:rPr>
          <w:delText xml:space="preserve">see </w:delText>
        </w:r>
      </w:del>
      <w:del w:id="5329" w:author="Ian Blenkinsop" w:date="2021-07-08T11:57:00Z">
        <w:r w:rsidRPr="00FA4D8D" w:rsidDel="00CC68E0">
          <w:rPr>
            <w:lang w:val="en-GB"/>
          </w:rPr>
          <w:delText>Annex I)</w:delText>
        </w:r>
      </w:del>
      <w:r w:rsidRPr="00FA4D8D">
        <w:rPr>
          <w:lang w:val="en-GB"/>
        </w:rPr>
        <w:t xml:space="preserve">. </w:t>
      </w:r>
    </w:p>
    <w:p w14:paraId="7B213D71" w14:textId="77777777" w:rsidR="006409E5" w:rsidRPr="00FA4D8D" w:rsidRDefault="006409E5" w:rsidP="006409E5">
      <w:pPr>
        <w:pStyle w:val="AR6BodyText"/>
        <w:rPr>
          <w:lang w:val="en-GB"/>
        </w:rPr>
      </w:pPr>
    </w:p>
    <w:p w14:paraId="453F1AA7" w14:textId="4C3A50FE" w:rsidR="006409E5" w:rsidRPr="00FA4D8D" w:rsidRDefault="006409E5" w:rsidP="006409E5">
      <w:pPr>
        <w:pStyle w:val="AR6BodyText"/>
        <w:rPr>
          <w:lang w:val="en-GB"/>
        </w:rPr>
      </w:pPr>
      <w:r w:rsidRPr="00FA4D8D">
        <w:rPr>
          <w:lang w:val="en-GB"/>
        </w:rPr>
        <w:t>The first Ocean Reanalyses Intercomparison project</w:t>
      </w:r>
      <w:ins w:id="5330" w:author="Ian Blenkinsop" w:date="2021-07-08T11:57:00Z">
        <w:r w:rsidR="00CC68E0">
          <w:rPr>
            <w:lang w:val="en-GB"/>
          </w:rPr>
          <w:t xml:space="preserve"> (ORA-I</w:t>
        </w:r>
      </w:ins>
      <w:ins w:id="5331" w:author="Ian Blenkinsop" w:date="2021-07-08T11:58:00Z">
        <w:r w:rsidR="00CC68E0">
          <w:rPr>
            <w:lang w:val="en-GB"/>
          </w:rPr>
          <w:t>P;</w:t>
        </w:r>
      </w:ins>
      <w:r w:rsidRPr="00FA4D8D">
        <w:rPr>
          <w:lang w:val="en-GB"/>
        </w:rPr>
        <w:t xml:space="preserve"> </w:t>
      </w:r>
      <w:r w:rsidRPr="003A0C0D">
        <w:fldChar w:fldCharType="begin" w:fldLock="1"/>
      </w:r>
      <w:r w:rsidR="00E81B0B">
        <w:rPr>
          <w:lang w:val="en-GB"/>
        </w:rPr>
        <w:instrText>ADDIN CSL_CITATION { "citationItems" : [ { "id" : "ITEM-1", "itemData" : { "DOI" : "10.1080/1755876X.2015.1022329", "author" : [ { "dropping-particle" : "", "family" : "Balmaseda", "given" : "M A", "non-dropping-particle" : "", "parse-names" : false, "suffix" : "" }, { "dropping-particle" : "", "family" : "Hernandez", "given" : "F", "non-dropping-particle" : "", "parse-names" : false, "suffix" : "" }, { "dropping-particle" : "", "family" : "Storto", "given" : "A", "non-dropping-particle" : "", "parse-names" : false, "suffix" : "" }, { "dropping-particle" : "", "family" : "Palmer", "given" : "M D", "non-dropping-particle" : "", "parse-names" : false, "suffix" : "" }, { "dropping-particle" : "", "family" : "Alves", "given" : "O", "non-dropping-particle" : "", "parse-names" : false, "suffix" : "" }, { "dropping-particle" : "", "family" : "Shi", "given" : "L", "non-dropping-particle" : "", "parse-names" : false, "suffix" : "" }, { "dropping-particle" : "", "family" : "Smith", "given" : "G C", "non-dropping-particle" : "", "parse-names" : false, "suffix" : "" }, { "dropping-particle" : "", "family" : "Toyoda", "given" : "T", "non-dropping-particle" : "", "parse-names" : false, "suffix" : "" }, { "dropping-particle" : "", "family" : "Valdivieso", "given" : "M", "non-dropping-particle" : "", "parse-names" : false, "suffix" : "" }, { "dropping-particle" : "", "family" : "Barnier", "given" : "B", "non-dropping-particle" : "", "parse-names" : false, "suffix" : "" }, { "dropping-particle" : "", "family" : "Behringer", "given" : "D", "non-dropping-particle" : "", "parse-names" : false, "suffix" : "" }, { "dropping-particle" : "", "family" : "Boyer", "given" : "T", "non-dropping-particle" : "", "parse-names" : false, "suffix" : "" }, { "dropping-particle" : "", "family" : "Chang", "given" : "Y-S.", "non-dropping-particle" : "", "parse-names" : false, "suffix" : "" }, { "dropping-particle" : "", "family" : "Chepurin", "given" : "G A", "non-dropping-particle" : "", "parse-names" : false, "suffix" : "" }, { "dropping-particle" : "", "family" : "Ferry", "given" : "N", "non-dropping-particle" : "", "parse-names" : false, "suffix" : "" }, { "dropping-particle" : "", "family" : "Forget", "given" : "G", "non-dropping-particle" : "", "parse-names" : false, "suffix" : "" }, { "dropping-particle" : "", "family" : "Fujii", "given" : "Y", "non-dropping-particle" : "", "parse-names" : false, "suffix" : "" }, { "dropping-particle" : "", "family" : "Good", "given" : "S", "non-dropping-particle" : "", "parse-names" : false, "suffix" : "" }, { "dropping-particle" : "", "family" : "Guinehut", "given" : "S", "non-dropping-particle" : "", "parse-names" : false, "suffix" : "" }, { "dropping-particle" : "", "family" : "Haines", "given" : "K", "non-dropping-particle" : "", "parse-names" : false, "suffix" : "" }, { "dropping-particle" : "", "family" : "Ishikawa", "given" : "Y", "non-dropping-particle" : "", "parse-names" : false, "suffix" : "" }, { "dropping-particle" : "", "family" : "Keeley", "given" : "S", "non-dropping-particle" : "", "parse-names" : false, "suffix" : "" }, { "dropping-particle" : "", "family" : "K\u00f6hl", "given" : "A", "non-dropping-particle" : "", "parse-names" : false, "suffix" : "" }, { "dropping-particle" : "", "family" : "Lee", "given" : "T", "non-dropping-particle" : "", "parse-names" : false, "suffix" : "" }, { "dropping-particle" : "", "family" : "Martin", "given" : "M J", "non-dropping-particle" : "", "parse-names" : false, "suffix" : "" }, { "dropping-particle" : "", "family" : "Masina", "given" : "S", "non-dropping-particle" : "", "parse-names" : false, "suffix" : "" }, { "dropping-particle" : "", "family" : "Masuda", "given" : "S", "non-dropping-particle" : "", "parse-names" : false, "suffix" : "" }, { "dropping-particle" : "", "family" : "Meyssignac", "given" : "B", "non-dropping-particle" : "", "parse-names" : false, "suffix" : "" }, { "dropping-particle" : "", "family" : "Mogensen", "given" : "K", "non-dropping-particle" : "", "parse-names" : false, "suffix" : "" }, { "dropping-particle" : "", "family" : "Parent", "given" : "L", "non-dropping-particle" : "", "parse-names" : false, "suffix" : "" }, { "dropping-particle" : "", "family" : "Peterson", "given" : "K A", "non-dropping-particle" : "", "parse-names" : false, "suffix" : "" }, { "dropping-particle" : "", "family" : "Tang", "given" : "Y M", "non-dropping-particle" : "", "parse-names" : false, "suffix" : "" }, { "dropping-particle" : "", "family" : "Yin", "given" : "Y", "non-dropping-particle" : "", "parse-names" : false, "suffix" : "" }, { "dropping-particle" : "", "family" : "Vernieres", "given" : "G", "non-dropping-particle" : "", "parse-names" : false, "suffix" : "" }, { "dropping-particle" : "", "family" : "Wang", "given" : "X", "non-dropping-particle" : "", "parse-names" : false, "suffix" : "" }, { "dropping-particle" : "", "family" : "Waters", "given" : "J", "non-dropping-particle" : "", "parse-names" : false, "suffix" : "" }, { "dropping-particle" : "", "family" : "Wedd", "given" : "R", "non-dropping-particle" : "", "parse-names" : false, "suffix" : "" }, { "dropping-particle" : "", "family" : "Wang", "given" : "O", "non-dropping-particle" : "", "parse-names" : false, "suffix" : "" }, { "dropping-particle" : "", "family" : "Xue", "given" : "Y", "non-dropping-particle" : "", "parse-names" : false, "suffix" : "" }, { "dropping-particle" : "", "family" : "Chevallier", "given" : "M", "non-dropping-particle" : "", "parse-names" : false, "suffix" : "" }, { "dropping-particle" : "", "family" : "Lemieux", "given" : "J-F.", "non-dropping-particle" : "", "parse-names" : false, "suffix" : "" }, { "dropping-particle" : "", "family" : "Dupont", "given" : "F", "non-dropping-particle" : "", "parse-names" : false, "suffix" : "" }, { "dropping-particle" : "", "family" : "Kuragano", "given" : "T", "non-dropping-particle" : "", "parse-names" : false, "suffix" : "" }, { "dropping-particle" : "", "family" : "Kamachi", "given" : "M", "non-dropping-particle" : "", "parse-names" : false, "suffix" : "" }, { "dropping-particle" : "", "family" : "Awaji", "given" : "T", "non-dropping-particle" : "", "parse-names" : false, "suffix" : "" }, { "dropping-particle" : "", "family" : "Caltabiano", "given" : "A", "non-dropping-particle" : "", "parse-names" : false, "suffix" : "" }, { "dropping-particle" : "", "family" : "Wilmer-Becker", "given" : "K", "non-dropping-particle" : "", "parse-names" : false, "suffix" : "" }, { "dropping-particle" : "", "family" : "Gaillard", "given" : "F", "non-dropping-particle" : "", "parse-names" : false, "suffix" : "" } ], "container-title" : "Journal of Operational Oceanography", "id" : "ITEM-1", "issue" : "sup1", "issued" : { "date-parts" : [ [ "2015" ] ] }, "page" : "s80-s97", "publisher" : "Taylor &amp; Francis", "title" : "The Ocean Reanalyses Intercomparison Project (ORA-IP)", "translator" : [ { "dropping-particle" : "", "family" : "H3299", "given" : "", "non-dropping-particle" : "", "parse-names" : false, "suffix" : "" } ], "type" : "article-journal", "volume" : "8" }, "uris" : [ "http://www.mendeley.com/documents/?uuid=bf913068-6908-4979-ad6a-491de736d78d" ] } ], "mendeley" : { "formattedCitation" : "(Balmaseda et al., 2015)", "plainTextFormattedCitation" : "(Balmaseda et al., 2015)", "previouslyFormattedCitation" : "(Balmaseda et al., 2015)" }, "properties" : { "noteIndex" : 0 }, "schema" : "https://github.com/citation-style-language/schema/raw/master/csl-citation.json" }</w:instrText>
      </w:r>
      <w:r w:rsidRPr="003A0C0D">
        <w:fldChar w:fldCharType="separate"/>
      </w:r>
      <w:ins w:id="5332" w:author="Robin Matthews" w:date="2021-05-18T16:06:00Z">
        <w:del w:id="5333" w:author="Ian Blenkinsop" w:date="2021-07-08T11:58:00Z">
          <w:r w:rsidR="00602365" w:rsidDel="00CC68E0">
            <w:rPr>
              <w:noProof/>
              <w:lang w:val="en-GB"/>
            </w:rPr>
            <w:delText>(</w:delText>
          </w:r>
        </w:del>
        <w:r w:rsidR="00602365">
          <w:rPr>
            <w:noProof/>
            <w:lang w:val="en-GB"/>
          </w:rPr>
          <w:t>Balmaseda et al., 2015)</w:t>
        </w:r>
      </w:ins>
      <w:del w:id="5334" w:author="Robin Matthews" w:date="2021-05-18T16:06:00Z">
        <w:r w:rsidRPr="00FA4D8D" w:rsidDel="00602365">
          <w:rPr>
            <w:noProof/>
            <w:lang w:val="en-GB"/>
          </w:rPr>
          <w:delText>(Balmaseda et al., 2015)</w:delText>
        </w:r>
      </w:del>
      <w:r w:rsidRPr="003A0C0D">
        <w:fldChar w:fldCharType="end"/>
      </w:r>
      <w:r w:rsidRPr="00FA4D8D">
        <w:rPr>
          <w:lang w:val="en-GB"/>
        </w:rPr>
        <w:t xml:space="preserve"> focussed on the uncertainty in key climate indicators, such as ocean heat content </w:t>
      </w:r>
      <w:r w:rsidRPr="003A0C0D">
        <w:fldChar w:fldCharType="begin" w:fldLock="1"/>
      </w:r>
      <w:r w:rsidR="00E81B0B">
        <w:rPr>
          <w:lang w:val="en-GB"/>
        </w:rPr>
        <w:instrText>ADDIN CSL_CITATION { "citationItems" : [ { "id" : "ITEM-1", "itemData" : { "DOI" : "10.1007/s00382-015-2801-0", "ISSN" : "1432-0894", "abstract" : "Accurate knowledge of the location and magnitude of ocean heat content (OHC) variability and change is essential for understanding the processes that govern decadal variations in surface temperature, quantifying changes in the planetary energy budget, and developing constraints on the transient climate response to external forcings. We present an overview of the temporal and spatial characteristics of OHC variability and change as represented by an ensemble of dynamical and statistical ocean reanalyses (ORAs). Spatial maps of the 0--300 m layer show large regions of the Pacific and Indian Oceans where the interannual variability of the ensemble mean exceeds ensemble spread, indicating that OHC variations are well-constrained by the available observations over the period 1993--2009. At deeper levels, the ORAs are less well-constrained by observations with the largest differences across the ensemble mostly associated with areas of high eddy kinetic energy, such as the Southern Ocean and boundary current regions. Spatial patterns of OHC change for the period 1997--2009 show good agreement in the upper 300 m and are characterized by a strong dipole pattern in the Pacific Ocean. There is less agreement in the patterns of change at deeper levels, potentially linked to differences in the representation of ocean dynamics, such as water mass formation processes. However, the Atlantic and Southern Oceans are regions in which many ORAs show widespread warming below 700 m over the period 1997--2009. Annual time series of global and hemispheric OHC change for 0--700 m show the largest spread for the data sparse Southern Hemisphere and a number of ORAs seem to be subject to large initialization `shock' over the first few years. In agreement with previous studies, a number of ORAs exhibit enhanced ocean heat uptake below 300 and 700 m during the mid-1990s or early 2000s. The ORA ensemble mean ({\\textpm}1 standard deviation) of rolling 5-year trends in full-depth OHC shows a relatively steady heat uptake of approximately 0.9 {\\textpm} 0.8 W m\u22122 (expressed relative to Earth's surface area) between 1995 and 2002, which reduces to about 0.2 {\\textpm} 0.6 W m\u22122 between 2004 and 2006, in qualitative agreement with recent analysis of Earth's energy imbalance. There is a marked reduction in the ensemble spread of OHC trends below 300 m as the Argo profiling float observations become available in the early 2000s. In general, we suggest that ORAs should be treated with caution \u2026", "author" : [ { "dropping-particle" : "", "family" : "Palmer", "given" : "M D", "non-dropping-particle" : "", "parse-names" : false, "suffix" : "" }, { "dropping-particle" : "", "family" : "Roberts", "given" : "C D", "non-dropping-particle" : "", "parse-names" : false, "suffix" : "" }, { "dropping-particle" : "", "family" : "Balmaseda", "given" : "M", "non-dropping-particle" : "", "parse-names" : false, "suffix" : "" }, { "dropping-particle" : "", "family" : "Chang", "given" : "Y.-S.", "non-dropping-particle" : "", "parse-names" : false, "suffix" : "" }, { "dropping-particle" : "", "family" : "Chepurin", "given" : "G", "non-dropping-particle" : "", "parse-names" : false, "suffix" : "" }, { "dropping-particle" : "", "family" : "Ferry", "given" : "N", "non-dropping-particle" : "", "parse-names" : false, "suffix" : "" }, { "dropping-particle" : "", "family" : "Fujii", "given" : "Y", "non-dropping-particle" : "", "parse-names" : false, "suffix" : "" }, { "dropping-particle" : "", "family" : "Good", "given" : "S A", "non-dropping-particle" : "", "parse-names" : false, "suffix" : "" }, { "dropping-particle" : "", "family" : "Guinehut", "given" : "S", "non-dropping-particle" : "", "parse-names" : false, "suffix" : "" }, { "dropping-particle" : "", "family" : "Haines", "given" : "K", "non-dropping-particle" : "", "parse-names" : false, "suffix" : "" }, { "dropping-particle" : "", "family" : "Hernandez", "given" : "F", "non-dropping-particle" : "", "parse-names" : false, "suffix" : "" }, { "dropping-particle" : "", "family" : "K\u00f6hl", "given" : "A", "non-dropping-particle" : "", "parse-names" : false, "suffix" : "" }, { "dropping-particle" : "", "family" : "Lee", "given" : "T", "non-dropping-particle" : "", "parse-names" : false, "suffix" : "" }, { "dropping-particle" : "", "family" : "Martin", "given" : "M J", "non-dropping-particle" : "", "parse-names" : false, "suffix" : "" }, { "dropping-particle" : "", "family" : "Masina", "given" : "S", "non-dropping-particle" : "", "parse-names" : false, "suffix" : "" }, { "dropping-particle" : "", "family" : "Masuda", "given" : "S", "non-dropping-particle" : "", "parse-names" : false, "suffix" : "" }, { "dropping-particle" : "", "family" : "Peterson", "given" : "K A", "non-dropping-particle" : "", "parse-names" : false, "suffix" : "" }, { "dropping-particle" : "", "family" : "Storto", "given" : "A", "non-dropping-particle" : "", "parse-names" : false, "suffix" : "" }, { "dropping-particle" : "", "family" : "Toyoda", "given" : "T", "non-dropping-particle" : "", "parse-names" : false, "suffix" : "" }, { "dropping-particle" : "", "family" : "Valdivieso", "given" : "M", "non-dropping-particle" : "", "parse-names" : false, "suffix" : "" }, { "dropping-particle" : "", "family" : "Vernieres", "given" : "G", "non-dropping-particle" : "", "parse-names" : false, "suffix" : "" }, { "dropping-particle" : "", "family" : "Wang", "given" : "O", "non-dropping-particle" : "", "parse-names" : false, "suffix" : "" }, { "dropping-particle" : "", "family" : "Xue", "given" : "Y", "non-dropping-particle" : "", "parse-names" : false, "suffix" : "" } ], "container-title" : "Climate Dynamics", "id" : "ITEM-1", "issue" : "3", "issued" : { "date-parts" : [ [ "2017", "8" ] ] }, "page" : "909-930", "title" : "Ocean heat content variability and change in an ensemble of ocean reanalyses", "translator" : [ { "dropping-particle" : "", "family" : "H3298", "given" : "", "non-dropping-particle" : "", "parse-names" : false, "suffix" : "" } ], "type" : "article-journal", "volume" : "49" }, "uris" : [ "http://www.mendeley.com/documents/?uuid=d0e82cfa-a3c8-4de8-b66b-25546a2193d5" ] } ], "mendeley" : { "formattedCitation" : "(Palmer et al., 2017)", "plainTextFormattedCitation" : "(Palmer et al., 2017)", "previouslyFormattedCitation" : "(Palmer et al., 2017)" }, "properties" : { "noteIndex" : 0 }, "schema" : "https://github.com/citation-style-language/schema/raw/master/csl-citation.json" }</w:instrText>
      </w:r>
      <w:r w:rsidRPr="003A0C0D">
        <w:fldChar w:fldCharType="separate"/>
      </w:r>
      <w:ins w:id="5335" w:author="Robin Matthews" w:date="2021-05-18T16:06:00Z">
        <w:r w:rsidR="00602365">
          <w:rPr>
            <w:noProof/>
          </w:rPr>
          <w:t>(Palmer et al., 2017)</w:t>
        </w:r>
      </w:ins>
      <w:del w:id="5336" w:author="Robin Matthews" w:date="2021-05-18T16:06:00Z">
        <w:r w:rsidRPr="003A0C0D" w:rsidDel="00602365">
          <w:rPr>
            <w:noProof/>
          </w:rPr>
          <w:delText>(Palmer et al., 2017)</w:delText>
        </w:r>
      </w:del>
      <w:r w:rsidRPr="003A0C0D">
        <w:fldChar w:fldCharType="end"/>
      </w:r>
      <w:r w:rsidRPr="003A0C0D">
        <w:t xml:space="preserve">, thermosteric sea level </w:t>
      </w:r>
      <w:r w:rsidRPr="003A0C0D">
        <w:fldChar w:fldCharType="begin" w:fldLock="1"/>
      </w:r>
      <w:r w:rsidR="00E81B0B">
        <w:instrText>ADDIN CSL_CITATION { "citationItems" : [ { "id" : "ITEM-1", "itemData" : { "DOI" : "10.1007/s00382-015-2554-9", "ISSN" : "1432-0894", "abstract" : "Quantifying the effect of the seawater density changes on sea level variability is of crucial importance for climate change studies, as the sea level cumulative rise can be regarded as both an important climate change indicator and a possible danger for human activities in coastal areas. In this work, as part of the Ocean Reanalysis Intercomparison Project, the global and regional steric sea level changes are estimated and compared from an ensemble of 16 ocean reanalyses and 4 objective analyses. These estimates are initially compared with a satellite-derived (altimetry minus gravimetry) dataset for a short period (2003\u20132010). The ensemble mean exhibits a significant high correlation at both global and regional scale, and the ensemble of ocean reanalyses outperforms that of objective analyses, in particular in the Southern Ocean. The reanalysis ensemble mean thus represents a valuable tool for further analyses, although large uncertainties remain for the inter-annual trends. Within the extended intercomparison period that spans the altimetry era (1993\u20132010), we find that the ensemble of reanalyses and objective analyses are in good agreement, and both detect a trend of the global steric sea level of 1.0 and 1.1 \u00b1 0.05 mm/year, respectively. However, the spread among the products of the halosteric component trend exceeds the mean trend itself, questioning the reliability of its estimate. This is related to the scarcity of salinity observations before the Argo era. Furthermore, the impact of deep ocean layers is non-negligible on the steric sea level variability (22 and 12 % for the layers below 700 and 1500 m of depth, respectively), although the small deep ocean trends are not significant with respect to the products spread.", "author" : [ { "dropping-particle" : "", "family" : "Storto", "given" : "Andrea", "non-dropping-particle" : "", "parse-names" : false, "suffix" : "" }, { "dropping-particle" : "", "family" : "Masina", "given" : "Simona", "non-dropping-particle" : "", "parse-names" : false, "suffix" : "" }, { "dropping-particle" : "", "family" : "Balmaseda", "given" : "Magdalena", "non-dropping-particle" : "", "parse-names" : false, "suffix" : "" }, { "dropping-particle" : "", "family" : "Guinehut", "given" : "St\u00e9phanie", "non-dropping-particle" : "", "parse-names" : false, "suffix" : "" }, { "dropping-particle" : "", "family" : "Xue", "given" : "Yan", "non-dropping-particle" : "", "parse-names" : false, "suffix" : "" }, { "dropping-particle" : "", "family" : "Szekely", "given" : "Tanguy", "non-dropping-particle" : "", "parse-names" : false, "suffix" : "" }, { "dropping-particle" : "", "family" : "Fukumori", "given" : "Ichiro", "non-dropping-particle" : "", "parse-names" : false, "suffix" : "" }, { "dropping-particle" : "", "family" : "Forget", "given" : "Gael", "non-dropping-particle" : "", "parse-names" : false, "suffix" : "" }, { "dropping-particle" : "", "family" : "Chang", "given" : "You-Soon", "non-dropping-particle" : "", "parse-names" : false, "suffix" : "" }, { "dropping-particle" : "", "family" : "Good", "given" : "Simon A", "non-dropping-particle" : "", "parse-names" : false, "suffix" : "" }, { "dropping-particle" : "", "family" : "K\u00f6hl", "given" : "Armin", "non-dropping-particle" : "", "parse-names" : false, "suffix" : "" }, { "dropping-particle" : "", "family" : "Vernieres", "given" : "Guillaume", "non-dropping-particle" : "", "parse-names" : false, "suffix" : "" }, { "dropping-particle" : "", "family" : "Ferry", "given" : "Nicolas", "non-dropping-particle" : "", "parse-names" : false, "suffix" : "" }, { "dropping-particle" : "", "family" : "Peterson", "given" : "K Andrew", "non-dropping-particle" : "", "parse-names" : false, "suffix" : "" }, { "dropping-particle" : "", "family" : "Behringer", "given" : "David", "non-dropping-particle" : "", "parse-names" : false, "suffix" : "" }, { "dropping-particle" : "", "family" : "Ishii", "given" : "Masayoshi", "non-dropping-particle" : "", "parse-names" : false, "suffix" : "" }, { "dropping-particle" : "", "family" : "Masuda", "given" : "Shuhei", "non-dropping-particle" : "", "parse-names" : false, "suffix" : "" }, { "dropping-particle" : "", "family" : "Fujii", "given" : "Yosuke", "non-dropping-particle" : "", "parse-names" : false, "suffix" : "" }, { "dropping-particle" : "", "family" : "Toyoda", "given" : "Takahiro", "non-dropping-particle" : "", "parse-names" : false, "suffix" : "" }, { "dropping-particle" : "", "family" : "Yin", "given" : "Yonghong", "non-dropping-particle" : "", "parse-names" : false, "suffix" : "" }, { "dropping-particle" : "", "family" : "Valdivieso", "given" : "Maria", "non-dropping-particle" : "", "parse-names" : false, "suffix" : "" }, { "dropping-particle" : "", "family" : "Barnier", "given" : "Bernard", "non-dropping-particle" : "", "parse-names" : false, "suffix" : "" }, { "dropping-particle" : "", "family" : "Boyer", "given" : "Tim", "non-dropping-particle" : "", "parse-names" : false, "suffix" : "" }, { "dropping-particle" : "", "family" : "Lee", "given" : "Tony", "non-dropping-particle" : "", "parse-names" : false, "suffix" : "" }, { "dropping-particle" : "", "family" : "Gourrion", "given" : "J\u00e9rome", "non-dropping-particle" : "", "parse-names" : false, "suffix" : "" }, { "dropping-particle" : "", "family" : "Wang", "given" : "Ou", "non-dropping-particle" : "", "parse-names" : false, "suffix" : "" }, { "dropping-particle" : "", "family" : "Heimback", "given" : "Patrick", "non-dropping-particle" : "", "parse-names" : false, "suffix" : "" }, { "dropping-particle" : "", "family" : "Rosati", "given" : "Anthony", "non-dropping-particle" : "", "parse-names" : false, "suffix" : "" }, { "dropping-particle" : "", "family" : "Kovach", "given" : "Robin", "non-dropping-particle" : "", "parse-names" : false, "suffix" : "" }, { "dropping-particle" : "", "family" : "Hernandez", "given" : "Fabrice", "non-dropping-particle" : "", "parse-names" : false, "suffix" : "" }, { "dropping-particle" : "", "family" : "Martin", "given" : "Matthew J", "non-dropping-particle" : "", "parse-names" : false, "suffix" : "" }, { "dropping-particle" : "", "family" : "Kamachi", "given" : "Masafumi", "non-dropping-particle" : "", "parse-names" : false, "suffix" : "" }, { "dropping-particle" : "", "family" : "Kuragano", "given" : "Tsurane", "non-dropping-particle" : "", "parse-names" : false, "suffix" : "" }, { "dropping-particle" : "", "family" : "Mogensen", "given" : "Kristian", "non-dropping-particle" : "", "parse-names" : false, "suffix" : "" }, { "dropping-particle" : "", "family" : "Alves", "given" : "Oscar", "non-dropping-particle" : "", "parse-names" : false, "suffix" : "" }, { "dropping-particle" : "", "family" : "Haines", "given" : "Keith", "non-dropping-particle" : "", "parse-names" : false, "suffix" : "" }, { "dropping-particle" : "", "family" : "Wang", "given" : "Xiaochun", "non-dropping-particle" : "", "parse-names" : false, "suffix" : "" } ], "container-title" : "Climate Dynamics", "id" : "ITEM-1", "issue" : "3", "issued" : { "date-parts" : [ [ "2017" ] ] }, "page" : "709-729", "title" : "Steric sea level variability (1993\u20132010) in an ensemble of ocean reanalyses and objective analyses", "translator" : [ { "dropping-particle" : "", "family" : "H4357", "given" : "", "non-dropping-particle" : "", "parse-names" : false, "suffix" : "" } ], "type" : "article-journal", "volume" : "49" }, "uris" : [ "http://www.mendeley.com/documents/?uuid=ffd52bfd-1bdb-4ac0-a371-c3c8d841c358" ] }, { "id" : "ITEM-2", "itemData" : { "DOI" : "10.1007/s00382-018-4585-5", "ISSN" : "14320894", "abstract" : "Since 2016, the Copernicus Marine Environment Monitoring Service (CMEMS) has produced and disseminated an ensemble of four global ocean reanalyses produced at eddy-permitting resolution for the period from 1993 to present, called GREP (Global ocean Reanalysis Ensemble Product). This dataset offers the possibility to investigate the potential benefits of a multi-system approach for ocean reanalyses, since the four reanalyses span by construction the same spatial and temporal scales. In particular, our investigations focus on the added value of the information on the ensemble spread, implicitly contained in the GREP ensemble, for temperature, salinity, and steric sea level studies. It is shown that in spite of the small ensemble size, the spread is capable of estimating the flow-dependent uncertainty in the ensemble mean, although proper re-scaling is needed to achieve reliability. The GREP members also exhibit larger consistency (smaller spread) than their predecessors, suggesting advancement with time of the reanalysis vintage. The uncertainty information is crucial for monitoring the climate of the ocean, even at regional level, as GREP shows consistency with CMEMS high-resolution regional products and complement the regional estimates with uncertainty estimates. Further applications of the spread include the monitoring of the impact of changes in ocean observing networks; the use of multi-model ensemble anomalies in hybrid ensemble-variational retrospective analysis systems, which outperform static covariances and represent a promising application of GREP. Overall, the spread information of the GREP product is found to significantly contribute to the crucial requirement of uncertainty estimates for climatic datasets.", "author" : [ { "dropping-particle" : "", "family" : "Storto", "given" : "Andrea", "non-dropping-particle" : "", "parse-names" : false, "suffix" : "" }, { "dropping-particle" : "", "family" : "Masina", "given" : "Simona", "non-dropping-particle" : "", "parse-names" : false, "suffix" : "" }, { "dropping-particle" : "", "family" : "Simoncelli", "given" : "Simona", "non-dropping-particle" : "", "parse-names" : false, "suffix" : "" }, { "dropping-particle" : "", "family" : "Iovino", "given" : "Doroteaciro", "non-dropping-particle" : "", "parse-names" : false, "suffix" : "" }, { "dropping-particle" : "", "family" : "Cipollone", "given" : "Andrea", "non-dropping-particle" : "", "parse-names" : false, "suffix" : "" }, { "dropping-particle" : "", "family" : "Drevillon", "given" : "Marie", "non-dropping-particle" : "", "parse-names" : false, "suffix" : "" }, { "dropping-particle" : "", "family" : "Drillet", "given" : "Yann", "non-dropping-particle" : "", "parse-names" : false, "suffix" : "" }, { "dropping-particle" : "", "family" : "Schuckman", "given" : "Karina", "non-dropping-particle" : "von", "parse-names" : false, "suffix" : "" }, { "dropping-particle" : "", "family" : "Parent", "given" : "Laurent", "non-dropping-particle" : "", "parse-names" : false, "suffix" : "" }, { "dropping-particle" : "", "family" : "Garric", "given" : "Gilles", "non-dropping-particle" : "", "parse-names" : false, "suffix" : "" }, { "dropping-particle" : "", "family" : "Greiner", "given" : "Eric", "non-dropping-particle" : "", "parse-names" : false, "suffix" : "" }, { "dropping-particle" : "", "family" : "Desportes", "given" : "Charles", "non-dropping-particle" : "", "parse-names" : false, "suffix" : "" }, { "dropping-particle" : "", "family" : "Zuo", "given" : "Hao", "non-dropping-particle" : "", "parse-names" : false, "suffix" : "" }, { "dropping-particle" : "", "family" : "Balmaseda", "given" : "Magdalena A.", "non-dropping-particle" : "", "parse-names" : false, "suffix" : "" }, { "dropping-particle" : "", "family" : "Peterson", "given" : "K. Andrew", "non-dropping-particle" : "", "parse-names" : false, "suffix" : "" } ], "container-title" : "Climate Dynamics", "id" : "ITEM-2", "issue" : "1-2", "issued" : { "date-parts" : [ [ "2019" ] ] }, "page" : "287-312", "title" : "The added value of the multi-system spread information for ocean heat content and steric sea level investigations in the CMEMS GREP ensemble reanalysis product", "translator" : [ { "dropping-particle" : "", "family" : "H4079", "given" : "", "non-dropping-particle" : "", "parse-names" : false, "suffix" : "" } ], "type" : "article-journal", "volume" : "53" }, "uris" : [ "http://www.mendeley.com/documents/?uuid=bd4d3aa9-fb8b-48ef-b9e6-3ecb6d7d9ad2" ] } ], "mendeley" : { "formattedCitation" : "(Storto et al., 2017, 2019)", "plainTextFormattedCitation" : "(Storto et al., 2017, 2019)", "previouslyFormattedCitation" : "(Storto et al., 2017, 2019)" }, "properties" : { "noteIndex" : 0 }, "schema" : "https://github.com/citation-style-language/schema/raw/master/csl-citation.json" }</w:instrText>
      </w:r>
      <w:r w:rsidRPr="003A0C0D">
        <w:fldChar w:fldCharType="separate"/>
      </w:r>
      <w:ins w:id="5337" w:author="Robin Matthews" w:date="2021-05-18T16:06:00Z">
        <w:r w:rsidR="00602365">
          <w:rPr>
            <w:noProof/>
          </w:rPr>
          <w:t>(Storto et al., 2017, 2019)</w:t>
        </w:r>
      </w:ins>
      <w:del w:id="5338" w:author="Robin Matthews" w:date="2021-05-18T16:06:00Z">
        <w:r w:rsidRPr="003A0C0D" w:rsidDel="00602365">
          <w:rPr>
            <w:noProof/>
          </w:rPr>
          <w:delText>(Storto et al., 2017, 2019)</w:delText>
        </w:r>
      </w:del>
      <w:r w:rsidRPr="003A0C0D">
        <w:fldChar w:fldCharType="end"/>
      </w:r>
      <w:r w:rsidRPr="003A0C0D">
        <w:t xml:space="preserve">, salinity </w:t>
      </w:r>
      <w:r w:rsidRPr="003A0C0D">
        <w:fldChar w:fldCharType="begin" w:fldLock="1"/>
      </w:r>
      <w:r w:rsidR="00E81B0B">
        <w:instrText>ADDIN CSL_CITATION { "citationItems" : [ { "id" : "ITEM-1", "itemData" : { "DOI" : "10.1007/s00382-015-2868-7", "ISSN" : "1432-0894", "abstract" : "Many institutions worldwide have developed ocean reanalyses systems (ORAs) utilizing a variety of ocean models and assimilation techniques. However, the quality of salinity reanalyses arising from the various ORAs has not yet been comprehensively assessed. In this study, we assess the upper ocean salinity content (depth-averaged over 0\u2013700\u00a0m) from 14 ORAs and 3 objective ocean analysis systems (OOAs) as part of the Ocean Reanalyses Intercomparison Project. Our results show that the best agreement between estimates of salinity from different ORAs is obtained in the tropical Pacific, likely due to relatively abundant atmospheric and oceanic observations in this region. The largest disagreement in salinity reanalyses is in the Southern Ocean along the Antarctic circumpolar current as a consequence of the sparseness of both atmospheric and oceanic observations in this region. The West Pacific warm pool is the largest region where the signal to noise ratio of reanalysed salinity anomalies is &gt;1. Therefore, the current salinity reanalyses in the tropical Pacific Ocean may be more reliable than those in the Southern Ocean and regions along the western boundary currents. Moreover, we found that the assimilation of salinity in ocean regions with relatively strong ocean fronts is still a common problem as seen in most ORAs. The impact of the Argo data on the salinity reanalyses is visible, especially within the upper 500\u00a0m, where the interannual variability is large. The increasing trend in global-averaged salinity anomalies can only be found within the top 0\u2013300\u00a0m layer, but with quite large diversity among different ORAs. Beneath the 300\u00a0m depth, the global-averaged salinity anomalies from most ORAs switch their trends from a slightly growing trend before 2002 to a decreasing trend after 2002. The rapid switch in the trend is most likely an artefact of the dramatic change in the observing system due to the implementation of Argo.", "author" : [ { "dropping-particle" : "", "family" : "Shi", "given" : "L", "non-dropping-particle" : "", "parse-names" : false, "suffix" : "" }, { "dropping-particle" : "", "family" : "Alves", "given" : "O", "non-dropping-particle" : "", "parse-names" : false, "suffix" : "" }, { "dropping-particle" : "", "family" : "Wedd", "given" : "R", "non-dropping-particle" : "", "parse-names" : false, "suffix" : "" }, { "dropping-particle" : "", "family" : "Balmaseda", "given" : "M A", "non-dropping-particle" : "", "parse-names" : false, "suffix" : "" }, { "dropping-particle" : "", "family" : "Chang", "given" : "Y", "non-dropping-particle" : "", "parse-names" : false, "suffix" : "" }, { "dropping-particle" : "", "family" : "Chepurin", "given" : "G", "non-dropping-particle" : "", "parse-names" : false, "suffix" : "" }, { "dropping-particle" : "", "family" : "Ferry", "given" : "N", "non-dropping-particle" : "", "parse-names" : false, "suffix" : "" }, { "dropping-particle" : "", "family" : "Fujii", "given" : "Y", "non-dropping-particle" : "", "parse-names" : false, "suffix" : "" }, { "dropping-particle" : "", "family" : "Gaillard", "given" : "F", "non-dropping-particle" : "", "parse-names" : false, "suffix" : "" }, { "dropping-particle" : "", "family" : "Good", "given" : "S A", "non-dropping-particle" : "", "parse-names" : false, "suffix" : "" }, { "dropping-particle" : "", "family" : "Guinehut", "given" : "S", "non-dropping-particle" : "", "parse-names" : false, "suffix" : "" }, { "dropping-particle" : "", "family" : "Haines", "given" : "K", "non-dropping-particle" : "", "parse-names" : false, "suffix" : "" }, { "dropping-particle" : "", "family" : "Hernandez", "given" : "F", "non-dropping-particle" : "", "parse-names" : false, "suffix" : "" }, { "dropping-particle" : "", "family" : "Lee", "given" : "T", "non-dropping-particle" : "", "parse-names" : false, "suffix" : "" }, { "dropping-particle" : "", "family" : "Palmer", "given" : "M", "non-dropping-particle" : "", "parse-names" : false, "suffix" : "" }, { "dropping-particle" : "", "family" : "Peterson", "given" : "K A", "non-dropping-particle" : "", "parse-names" : false, "suffix" : "" }, { "dropping-particle" : "", "family" : "Masuda", "given" : "S", "non-dropping-particle" : "", "parse-names" : false, "suffix" : "" }, { "dropping-particle" : "", "family" : "Storto", "given" : "A", "non-dropping-particle" : "", "parse-names" : false, "suffix" : "" }, { "dropping-particle" : "", "family" : "Toyoda", "given" : "T", "non-dropping-particle" : "", "parse-names" : false, "suffix" : "" }, { "dropping-particle" : "", "family" : "Valdivieso", "given" : "M", "non-dropping-particle" : "", "parse-names" : false, "suffix" : "" }, { "dropping-particle" : "", "family" : "Vernieres", "given" : "G", "non-dropping-particle" : "", "parse-names" : false, "suffix" : "" }, { "dropping-particle" : "", "family" : "Wang", "given" : "X", "non-dropping-particle" : "", "parse-names" : false, "suffix" : "" }, { "dropping-particle" : "", "family" : "Yin", "given" : "Y", "non-dropping-particle" : "", "parse-names" : false, "suffix" : "" } ], "container-title" : "Climate Dynamics", "id" : "ITEM-1", "issue" : "3", "issued" : { "date-parts" : [ [ "2017" ] ] }, "page" : "1009-1029", "title" : "An assessment of upper ocean salinity content from the Ocean Reanalyses Inter-comparison Project (ORA-IP)", "translator" : [ { "dropping-particle" : "", "family" : "H4354", "given" : "", "non-dropping-particle" : "", "parse-names" : false, "suffix" : "" } ], "type" : "article-journal", "volume" : "49" }, "uris" : [ "http://www.mendeley.com/documents/?uuid=ddb3a240-12d3-465c-8e74-8aceea49be08" ] } ], "mendeley" : { "formattedCitation" : "(Shi et al., 2017)", "plainTextFormattedCitation" : "(Shi et al., 2017)", "previouslyFormattedCitation" : "(Shi et al., 2017)" }, "properties" : { "noteIndex" : 0 }, "schema" : "https://github.com/citation-style-language/schema/raw/master/csl-citation.json" }</w:instrText>
      </w:r>
      <w:r w:rsidRPr="003A0C0D">
        <w:fldChar w:fldCharType="separate"/>
      </w:r>
      <w:ins w:id="5339" w:author="Robin Matthews" w:date="2021-05-18T16:06:00Z">
        <w:r w:rsidR="00602365">
          <w:rPr>
            <w:noProof/>
          </w:rPr>
          <w:t>(Shi et al., 2017)</w:t>
        </w:r>
      </w:ins>
      <w:del w:id="5340" w:author="Robin Matthews" w:date="2021-05-18T16:06:00Z">
        <w:r w:rsidRPr="003A0C0D" w:rsidDel="00602365">
          <w:rPr>
            <w:noProof/>
          </w:rPr>
          <w:delText>(Shi et al., 2017)</w:delText>
        </w:r>
      </w:del>
      <w:r w:rsidRPr="003A0C0D">
        <w:fldChar w:fldCharType="end"/>
      </w:r>
      <w:r w:rsidRPr="003A0C0D">
        <w:t xml:space="preserve">, sea ice extent </w:t>
      </w:r>
      <w:r w:rsidRPr="003A0C0D">
        <w:fldChar w:fldCharType="begin" w:fldLock="1"/>
      </w:r>
      <w:r w:rsidR="00E81B0B">
        <w:instrText>ADDIN CSL_CITATION { "citationItems" : [ { "id" : "ITEM-1", "itemData" : { "DOI" : "10.1007/s00382-016-2985-y", "ISSN" : "1432-0894", "abstract" : "Ocean\u2013sea ice reanalyses are crucial for assessing the variability and recent trends in the Arctic sea ice cover. This is especially true for sea ice volume, as long-term and large scale sea ice thickness observations are inexistent. Results from the Ocean ReAnalyses Intercomparison Project (ORA-IP) are presented, with a focus on Arctic sea ice fields reconstructed by state-of-the-art global ocean reanalyses. Differences between the various reanalyses are explored in terms of the effects of data assimilation, model physics and atmospheric forcing on properties of the sea ice cover, including concentration, thickness, velocity and snow.Amongst the 14 reanalyses studied here, 9 assimilate sea ice concentration, and none assimilate sea ice thickness data. The comparison reveals an overall agreement in the reconstructed concentration fields, mainly because of the constraints in surface temperature imposed by direct assimilation of ocean observations, prescribed or assimilated atmospheric forcing and assimilation of sea ice concentration. However, some spread still exists amongst the reanalyses, due to a variety of factors. In particular, a large spread in sea ice thickness is found within the ensemble of reanalyses, partially caused by the biases inherited from their sea ice model components. Biases are also affected by the assimilation of sea ice concentration and the treatment of sea ice thickness in the data assimilation process. An important outcome of this study is that the spatial distribution of ice volume varies widely between products, with no reanalysis standing out as clearly superior as compared to altimetry estimates. The ice thickness from systems without assimilation of sea ice concentration is not worse than that from systems constrained with sea ice observations. An evaluation of the sea ice velocity fields reveals that ice drifts too fast in most systems. As an ensemble, the ORA-IP reanalyses capture trends in Arctic sea ice area and extent relatively well. However, the ensemble can not be used to get a robust estimate of recent trends in the Arctic sea ice volume. Biases in the reanalyses certainly impact the simulated air\u2013sea fluxes in the polar regions, and questions the suitability of current sea ice reanalyses to initialize seasonal forecasts.", "author" : [ { "dropping-particle" : "", "family" : "Chevallier", "given" : "Matthieu", "non-dropping-particle" : "", "parse-names" : false, "suffix" : "" }, { "dropping-particle" : "", "family" : "Smith", "given" : "Gregory C", "non-dropping-particle" : "", "parse-names" : false, "suffix" : "" }, { "dropping-particle" : "", "family" : "Dupont", "given" : "Fr\u00e9d\u00e9ric", "non-dropping-particle" : "", "parse-names" : false, "suffix" : "" }, { "dropping-particle" : "", "family" : "Lemieux", "given" : "Jean-Fran\u00e7ois", "non-dropping-particle" : "", "parse-names" : false, "suffix" : "" }, { "dropping-particle" : "", "family" : "Forget", "given" : "Gael", "non-dropping-particle" : "", "parse-names" : false, "suffix" : "" }, { "dropping-particle" : "", "family" : "Fujii", "given" : "Yosuke", "non-dropping-particle" : "", "parse-names" : false, "suffix" : "" }, { "dropping-particle" : "", "family" : "Hernandez", "given" : "Fabrice", "non-dropping-particle" : "", "parse-names" : false, "suffix" : "" }, { "dropping-particle" : "", "family" : "Msadek", "given" : "Rym", "non-dropping-particle" : "", "parse-names" : false, "suffix" : "" }, { "dropping-particle" : "", "family" : "Peterson", "given" : "K Andrew", "non-dropping-particle" : "", "parse-names" : false, "suffix" : "" }, { "dropping-particle" : "", "family" : "Storto", "given" : "Andrea", "non-dropping-particle" : "", "parse-names" : false, "suffix" : "" }, { "dropping-particle" : "", "family" : "Toyoda", "given" : "Takahiro", "non-dropping-particle" : "", "parse-names" : false, "suffix" : "" }, { "dropping-particle" : "", "family" : "Valdivieso", "given" : "Maria", "non-dropping-particle" : "", "parse-names" : false, "suffix" : "" }, { "dropping-particle" : "", "family" : "Vernieres", "given" : "Guillaume", "non-dropping-particle" : "", "parse-names" : false, "suffix" : "" }, { "dropping-particle" : "", "family" : "Zuo", "given" : "Hao", "non-dropping-particle" : "", "parse-names" : false, "suffix" : "" }, { "dropping-particle" : "", "family" : "Balmaseda", "given" : "Magdalena", "non-dropping-particle" : "", "parse-names" : false, "suffix" : "" }, { "dropping-particle" : "", "family" : "Chang", "given" : "You-Soon", "non-dropping-particle" : "", "parse-names" : false, "suffix" : "" }, { "dropping-particle" : "", "family" : "Ferry", "given" : "Nicolas", "non-dropping-particle" : "", "parse-names" : false, "suffix" : "" }, { "dropping-particle" : "", "family" : "Garric", "given" : "Gilles", "non-dropping-particle" : "", "parse-names" : false, "suffix" : "" }, { "dropping-particle" : "", "family" : "Haines", "given" : "Keith", "non-dropping-particle" : "", "parse-names" : false, "suffix" : "" }, { "dropping-particle" : "", "family" : "Keeley", "given" : "Sarah", "non-dropping-particle" : "", "parse-names" : false, "suffix" : "" }, { "dropping-particle" : "", "family" : "Kovach", "given" : "Robin M", "non-dropping-particle" : "", "parse-names" : false, "suffix" : "" }, { "dropping-particle" : "", "family" : "Kuragano", "given" : "Tsurane", "non-dropping-particle" : "", "parse-names" : false, "suffix" : "" }, { "dropping-particle" : "", "family" : "Masina", "given" : "Simona", "non-dropping-particle" : "", "parse-names" : false, "suffix" : "" }, { "dropping-particle" : "", "family" : "Tang", "given" : "Yongming", "non-dropping-particle" : "", "parse-names" : false, "suffix" : "" }, { "dropping-particle" : "", "family" : "Tsujino", "given" : "Hiroyuki", "non-dropping-particle" : "", "parse-names" : false, "suffix" : "" }, { "dropping-particle" : "", "family" : "Wang", "given" : "Xiaochun", "non-dropping-particle" : "", "parse-names" : false, "suffix" : "" } ], "container-title" : "Climate Dynamics", "id" : "ITEM-1", "issue" : "3", "issued" : { "date-parts" : [ [ "2017" ] ] }, "page" : "1107-1136", "title" : "Intercomparison of the Arctic sea ice cover in global ocean\u2013sea ice reanalyses from the ORA-IP project", "translator" : [ { "dropping-particle" : "", "family" : "H4356", "given" : "", "non-dropping-particle" : "", "parse-names" : false, "suffix" : "" } ], "type" : "article-journal", "volume" : "49" }, "uris" : [ "http://www.mendeley.com/documents/?uuid=ec76a77a-8121-4b69-9d0f-48babff754b1" ] } ], "mendeley" : { "formattedCitation" : "(Chevallier et al., 2017)", "plainTextFormattedCitation" : "(Chevallier et al., 2017)", "previouslyFormattedCitation" : "(Chevallier et al., 2017)" }, "properties" : { "noteIndex" : 0 }, "schema" : "https://github.com/citation-style-language/schema/raw/master/csl-citation.json" }</w:instrText>
      </w:r>
      <w:r w:rsidRPr="003A0C0D">
        <w:fldChar w:fldCharType="separate"/>
      </w:r>
      <w:ins w:id="5341" w:author="Robin Matthews" w:date="2021-05-18T16:06:00Z">
        <w:r w:rsidR="00602365">
          <w:rPr>
            <w:noProof/>
          </w:rPr>
          <w:t>(Chevallier et al., 2017)</w:t>
        </w:r>
      </w:ins>
      <w:del w:id="5342" w:author="Robin Matthews" w:date="2021-05-18T16:06:00Z">
        <w:r w:rsidRPr="003A0C0D" w:rsidDel="00602365">
          <w:rPr>
            <w:noProof/>
          </w:rPr>
          <w:delText>(Chevallier et al., 2017)</w:delText>
        </w:r>
      </w:del>
      <w:r w:rsidRPr="003A0C0D">
        <w:fldChar w:fldCharType="end"/>
      </w:r>
      <w:r w:rsidRPr="003A0C0D">
        <w:t xml:space="preserve">, and the AMOC </w:t>
      </w:r>
      <w:r w:rsidRPr="003A0C0D">
        <w:fldChar w:fldCharType="begin" w:fldLock="1"/>
      </w:r>
      <w:r w:rsidR="00E81B0B">
        <w:instrText>ADDIN CSL_CITATION { "citationItems" : [ { "id" : "ITEM-1", "itemData" : { "DOI" : "10.1007/s00382-015-2787-7", "ISSN" : "0930-7575", "author" : [ { "dropping-particle" : "", "family" : "Karspeck", "given" : "A. R.", "non-dropping-particle" : "", "parse-names" : false, "suffix" : "" }, { "dropping-particle" : "", "family" : "Stammer", "given" : "D.", "non-dropping-particle" : "", "parse-names" : false, "suffix" : "" }, { "dropping-particle" : "", "family" : "K\u00f6hl", "given" : "A.", "non-dropping-particle" : "", "parse-names" : false, "suffix" : "" }, { "dropping-particle" : "", "family" : "Danabasoglu", "given" : "G.", "non-dropping-particle" : "", "parse-names" : false, "suffix" : "" }, { "dropping-particle" : "", "family" : "Balmaseda", "given" : "M.", "non-dropping-particle" : "", "parse-names" : false, "suffix" : "" }, { "dropping-particle" : "", "family" : "Smith", "given" : "D. M.", "non-dropping-particle" : "", "parse-names" : false, "suffix" : "" }, { "dropping-particle" : "", "family" : "Fujii", "given" : "Y.", "non-dropping-particle" : "", "parse-names" : false, "suffix" : "" }, { "dropping-particle" : "", "family" : "Zhang", "given" : "S.", "non-dropping-particle" : "", "parse-names" : false, "suffix" : "" }, { "dropping-particle" : "", "family" : "Giese", "given" : "B.", "non-dropping-particle" : "", "parse-names" : false, "suffix" : "" }, { "dropping-particle" : "", "family" : "Tsujino", "given" : "H.", "non-dropping-particle" : "", "parse-names" : false, "suffix" : "" }, { "dropping-particle" : "", "family" : "Rosati", "given" : "A.", "non-dropping-particle" : "", "parse-names" : false, "suffix" : "" } ], "container-title" : "Climate Dynamics", "id" : "ITEM-1", "issue" : "3", "issued" : { "date-parts" : [ [ "2017", "8", "19" ] ] }, "page" : "957-982", "title" : "Comparison of the Atlantic meridional overturning circulation between 1960 and 2007 in six ocean reanalysis products", "translator" : [ { "dropping-particle" : "", "family" : "H2967", "given" : "", "non-dropping-particle" : "", "parse-names" : false, "suffix" : "" } ], "type" : "article-journal", "volume" : "49" }, "uris" : [ "http://www.mendeley.com/documents/?uuid=1f025bb2-167e-3090-bedc-298469ac7d5a" ] } ], "mendeley" : { "formattedCitation" : "(Karspeck et al., 2017)", "plainTextFormattedCitation" : "(Karspeck et al., 2017)", "previouslyFormattedCitation" : "(Karspeck et al., 2017)" }, "properties" : { "noteIndex" : 0 }, "schema" : "https://github.com/citation-style-language/schema/raw/master/csl-citation.json" }</w:instrText>
      </w:r>
      <w:r w:rsidRPr="003A0C0D">
        <w:fldChar w:fldCharType="separate"/>
      </w:r>
      <w:ins w:id="5343" w:author="Robin Matthews" w:date="2021-05-18T16:06:00Z">
        <w:r w:rsidR="00602365">
          <w:rPr>
            <w:noProof/>
          </w:rPr>
          <w:t>(Karspeck et al., 2017)</w:t>
        </w:r>
      </w:ins>
      <w:del w:id="5344" w:author="Robin Matthews" w:date="2021-05-18T16:06:00Z">
        <w:r w:rsidRPr="003A0C0D" w:rsidDel="00602365">
          <w:rPr>
            <w:noProof/>
          </w:rPr>
          <w:delText>(Karspeck et al., 2017)</w:delText>
        </w:r>
      </w:del>
      <w:r w:rsidRPr="003A0C0D">
        <w:fldChar w:fldCharType="end"/>
      </w:r>
      <w:r w:rsidRPr="003A0C0D">
        <w:t xml:space="preserve">. </w:t>
      </w:r>
      <w:r w:rsidR="00F70725" w:rsidRPr="007174D1">
        <w:t>R</w:t>
      </w:r>
      <w:r w:rsidRPr="007174D1">
        <w:t>eanalysis uncertainties occur in areas of inhomogeneous or sparse observational data sampling, such as for the deep ocean, the Southern Ocean</w:t>
      </w:r>
      <w:ins w:id="5345" w:author="Ian Blenkinsop" w:date="2021-07-08T11:58:00Z">
        <w:r w:rsidR="00CC68E0">
          <w:t>,</w:t>
        </w:r>
      </w:ins>
      <w:r w:rsidRPr="007174D1">
        <w:t xml:space="preserve"> and western boundary currents </w:t>
      </w:r>
      <w:r w:rsidRPr="003A0C0D">
        <w:fldChar w:fldCharType="begin" w:fldLock="1"/>
      </w:r>
      <w:r w:rsidR="00E81B0B" w:rsidRPr="007174D1">
        <w:instrText xml:space="preserve">ADDIN CSL_CITATION { "citationItems" : [ { "id" : "ITEM-1", "itemData" : { "DOI" : "10.1007/s00382-018-4585-5", "ISSN" : "14320894", "abstract" : "Since 2016, the Copernicus Marine Environment Monitoring Service (CMEMS) has produced and disseminated an ensemble of four global ocean reanalyses produced at eddy-permitting resolution for the period from 1993 to present, called GREP (Global ocean Reanalysis Ensemble Product). This dataset offers the possibility to investigate the potential benefits of a multi-system approach for ocean reanalyses, since the four reanalyses span by construction the same spatial and temporal scales. In particular, our investigations focus on the added value of the information on the ensemble spread, implicitly contained in the GREP ensemble, for temperature, salinity, and steric sea level studies. It is shown that in spite of the small ensemble size, the spread is capable of estimating the flow-dependent uncertainty in the ensemble mean, although proper re-scaling is needed to achieve reliability. The GREP members also exhibit larger consistency (smaller spread) than their predecessors, suggesting advancement with time of the reanalysis vintage. The uncertainty information is crucial for monitoring the climate of the ocean, even at regional level, as GREP shows consistency with </w:instrText>
      </w:r>
      <w:r w:rsidR="00E81B0B">
        <w:instrText>CMEMS high-resolution regional products and complement the regional estimates with uncertainty estimates. Further applications of the spread include the monitoring of the impact of changes in ocean observing networks; the use of multi-model ensemble anomalies in hybrid ensemble-variational retrospective analysis systems, which outperform static covariances and represent a promising application of GREP. Overall, the spread information of the GREP product is found to significantly contribute to the crucial requirement of uncertainty estimates for climatic datasets.", "author" : [ { "dropping-particle" : "", "family" : "Storto", "given" : "Andrea", "non-dropping-particle" : "", "parse-names" : false, "suffix" : "" }, { "dropping-particle" : "", "family" : "Masina", "given" : "Simona", "non-dropping-particle" : "", "parse-names" : false, "suffix" : "" }, { "dropping-particle" : "", "family" : "Simoncelli", "given" : "Simona", "non-dropping-particle" : "", "parse-names" : false, "suffix" : "" }, { "dropping-particle" : "", "family" : "Iovino", "given" : "Doroteaciro", "non-dropping-particle" : "", "parse-names" : false, "suffix" : "" }, { "dropping-particle" : "", "family" : "Cipollone", "given" : "Andrea", "non-dropping-particle" : "", "parse-names" : false, "suffix" : "" }, { "dropping-particle" : "", "family" : "Drevillon", "given" : "Marie", "non-dropping-particle" : "", "parse-names" : false, "suffix" : "" }, { "dropping-particle" : "", "family" : "Drillet", "given" : "Yann", "non-dropping-particle" : "", "parse-names" : false, "suffix" : "" }, { "dropping-particle" : "", "family" : "Schuckman", "given" : "Karina", "non-dropping-particle" : "von", "parse-names" : false, "suffix" : "" }, { "dropping-particle" : "", "family" : "Parent", "given" : "Laurent", "non-dropping-particle" : "", "parse-names" : false, "suffix" : "" }, { "dropping-particle" : "", "family" : "Garric", "given" : "Gilles", "non-dropping-particle" : "", "parse-names" : false, "suffix" : "" }, { "dropping-particle" : "", "family" : "Greiner", "given" : "Eric", "non-dropping-particle" : "", "parse-names" : false, "suffix" : "" }, { "dropping-particle" : "", "family" : "Desportes", "given" : "Charles", "non-dropping-particle" : "", "parse-names" : false, "suffix" : "" }, { "dropping-particle" : "", "family" : "Zuo", "given" : "Hao", "non-dropping-particle" : "", "parse-names" : false, "suffix" : "" }, { "dropping-particle" : "", "family" : "Balmaseda", "given" : "Magdalena A.", "non-dropping-particle" : "", "parse-names" : false, "suffix" : "" }, { "dropping-particle" : "", "family" : "Peterson", "given" : "K. Andrew", "non-dropping-particle" : "", "parse-names" : false, "suffix" : "" } ], "container-title" : "Climate Dynamics", "id" : "ITEM-1", "issue" : "1-2", "issued" : { "date-parts" : [ [ "2019" ] ] }, "page" : "287-312", "title" : "The added value of the multi-system spread information for ocean heat content and steric sea level investigations in the CMEMS GREP ensemble reanalysis product", "translator" : [ { "dropping-particle" : "", "family" : "H4079", "given" : "", "non-dropping-particle" : "", "parse-names" : false, "suffix" : "" } ], "type" : "article-journal", "volume" : "53" }, "uris" : [ "http://www.mendeley.com/documents/?uuid=bd4d3aa9-fb8b-48ef-b9e6-3ecb6d7d9ad2" ] }, { "id" : "ITEM-2", "itemData" : { "DOI" : "10.5194/os-14-1093-2018", "ISSN" : "1812-0792", "author" : [ { "dropping-particle" : "", "family" : "Lellouche", "given" : "Jean-Michel", "non-dropping-particle" : "", "parse-names" : false, "suffix" : "" }, { "dropping-particle" : "", "family" : "Greiner", "given" : "Eric", "non-dropping-particle" : "", "parse-names" : false, "suffix" : "" }, { "dropping-particle" : "", "family" : "Galloudec", "given" : "Olivier", "non-dropping-particle" : "Le", "parse-names" : false, "suffix" : "" }, { "dropping-particle" : "", "family" : "Garric", "given" : "Gilles", "non-dropping-particle" : "", "parse-names" : false, "suffix" : "" }, { "dropping-particle" : "", "family" : "Regnier", "given" : "Charly", "non-dropping-particle" : "", "parse-names" : false, "suffix" : "" }, { "dropping-particle" : "", "family" : "Drevillon", "given" : "Marie", "non-dropping-particle" : "", "parse-names" : false, "suffix" : "" }, { "dropping-particle" : "", "family" : "Benkiran", "given" : "Mounir", "non-dropping-particle" : "", "parse-names" : false, "suffix" : "" }, { "dropping-particle" : "", "family" : "Testut", "given" : "Charles-Emmanuel", "non-dropping-particle" : "", "parse-names" : false, "suffix" : "" }, { "dropping-particle" : "", "family" : "Bourdalle-Badie", "given" : "Romain", "non-dropping-particle" : "", "parse-names" : false, "suffix" : "" }, { "dropping-particle" : "", "family" : "Gasparin", "given" : "Florent", "non-dropping-particle" : "", "parse-names" : false, "suffix" : "" }, { "dropping-particle" : "", "family" : "Hernandez", "given" : "Olga", "non-dropping-particle" : "", "parse-names" : false, "suffix" : "" }, { "dropping-particle" : "", "family</w:instrText>
      </w:r>
      <w:r w:rsidR="00E81B0B" w:rsidRPr="0037390B">
        <w:rPr>
          <w:lang w:val="en-US"/>
        </w:rPr>
        <w:instrText>" : "Levier", "given" : "Bruno", "non-dropping-particle" : "", "parse-names" : false, "suffix" : "" }, { "dropping-particle" : "", "family" : "Drillet", "given" : "Yann", "non-dropping-particle" : "", "parse-names" : false, "suffix" : "" }, { "dropping-particle" : "", "family" : "Remy", "given" : "Elisabeth", "non-dropping-particle" : "", "parse-names" : false, "suffix" : "" }, { "dropping-particle" : "", "family" : "Traon", "given" : "Pierre-Yves", "non-dropping-particle" : "Le", "parse-names" : false, "suffix" : "" } ], "container-title" : "Ocean Science", "id" : "ITEM-2", "issue" : "5", "issued" : { "date-parts" : [ [ "2018", "9", "25" ] ] }, "page" : "1093-1126", "title" : "Recent updates to the Copernicus Marine Service global ocean monitoring and forecasting real-time 1\u221512\u00b0 high-resolution system", "translator" : [ { "dropping-particle" : "", "family" : "H2027", "given" : "", "non-dropping-particle" : "", "parse-names" : false, "suffix" : "" } ], "type" : "article-journal", "volume" : "14" }, "uris" : [ "http://www.mendeley.com/documents/?uuid=1856e498-a181-4c18-982f-bcd9f21f437f" ] } ], "mendeley" : { "formattedCitation" : "(Lellouche et al., 2018; Storto et al., 2019)", "plainTextFormattedCitation" : "(Lellouche et al., 2018; Storto et al., 2019)", "previouslyFormattedCitation" : "(Lellouche et al., 2018; Storto et al., 2019)" }, "properties" : { "noteIndex" : 0 }, "schema" : "https://github.com/citation-style-language/schema/raw/master/csl-citation.json" }</w:instrText>
      </w:r>
      <w:r w:rsidRPr="003A0C0D">
        <w:fldChar w:fldCharType="separate"/>
      </w:r>
      <w:ins w:id="5346" w:author="Robin Matthews" w:date="2021-05-18T16:06:00Z">
        <w:r w:rsidR="00602365">
          <w:rPr>
            <w:noProof/>
            <w:lang w:val="en-GB"/>
          </w:rPr>
          <w:t>(Lellouche et al., 2018; Storto et al., 2019)</w:t>
        </w:r>
      </w:ins>
      <w:del w:id="5347" w:author="Robin Matthews" w:date="2021-05-18T16:06:00Z">
        <w:r w:rsidRPr="00FA4D8D" w:rsidDel="00602365">
          <w:rPr>
            <w:noProof/>
            <w:lang w:val="en-GB"/>
          </w:rPr>
          <w:delText>(Lellouche et al., 2018; Storto et al., 2019)</w:delText>
        </w:r>
      </w:del>
      <w:r w:rsidRPr="003A0C0D">
        <w:fldChar w:fldCharType="end"/>
      </w:r>
      <w:r w:rsidRPr="00FA4D8D">
        <w:rPr>
          <w:lang w:val="en-GB"/>
        </w:rPr>
        <w:t xml:space="preserve">. Intercomparisons have also been dedicated to specific variables such as mixed-layer depths </w:t>
      </w:r>
      <w:r w:rsidRPr="003A0C0D">
        <w:fldChar w:fldCharType="begin" w:fldLock="1"/>
      </w:r>
      <w:r w:rsidR="00E81B0B">
        <w:rPr>
          <w:lang w:val="en-GB"/>
        </w:rPr>
        <w:instrText>ADDIN CSL_CITATION { "citationItems" : [ { "id" : "ITEM-1", "itemData" : { "DOI" : "10.1007/s00382-015-2762-3", "ISSN" : "1432-0894", "abstract" : "The interannual-decadal variability of the wintertime mixed layer depths (MLDs) over the North Pacific is investigated from an empirical orthogonal function (EOF) analysis of an ensemble of global ocean reanalyses. The first leading EOF mode represents the interannual MLD anomalies centered in the eastern part of the central mode water formation region in phase opposition with those in the eastern subtropics and the central Alaskan Gyre. This first EOF mode is highly correlated with the Pacific decadal oscillation index on both the interannual and decadal time scales. The second leading EOF mode represents the MLD variability in the subtropical mode water (STMW) formation region and has a good correlation with the wintertime West Pacific (WP) index with time lag of 3 years, suggesting the importance of the oceanic dynamical response to the change in the surface wind field associated with the meridional shifts of the Aleutian Low. The above MLD variabilities are in basic agreement with previous observational and modeling findings. Moreover the reanalysis ensemble provides uncertainty estimates. The interannual MLD anomalies in the first and second EOF modes are consistently represented by the individual reanalyses and the amplitudes of the variabilities generally exceed the ensemble spread of the reanalyses. Besides, the resulting MLD variability indices, spanning the 1948\u20132012 period, should be helpful for characterizing the North Pacific climate variability. In particular, a 6-year oscillation including the WP teleconnection pattern in the atmosphere and the oceanic MLD variability in the STMW formation region is first detected.", "author" : [ { "dropping-particle" : "", "family" : "Toyoda", "given" : "Takahiro", "non-dropping-particle" : "", "parse-names" : false, "suffix" : "" }, { "dropping-particle" : "", "family" : "Fujii", "given" : "Yosuke", "non-dropping-particle" : "", "parse-names" : false, "suffix" : "" }, { "dropping-particle" : "", "family" : "Kuragano", "given" : "Tsurane", "non-dropping-particle" : "", "parse-names" : false, "suffix" : "" }, { "dropping-particle" : "", "family" : "Kosugi", "given" : "Naohiro", "non-dropping-particle" : "", "parse-names" : false, "suffix" : "" }, { "dropping-particle" : "", "family" : "Sasano", "given" : "Daisuke", "non-dropping-particle" : "", "parse-names" : false, "suffix" : "" }, { "dropping-particle" : "", "family" : "Kamachi", "given" : "Masafumi", "non-dropping-particle" : "", "parse-names" : false, "suffix" : "" }, { "dropping-particle" : "", "family" : "Ishikawa", "given" : "Yoichi", "non-dropping-particle" : "", "parse-names" : false, "suffix" : "" }, { "dropping-particle" : "", "family" : "Masuda", "given" : "Shuhei", "non-dropping-particle" : "", "parse-names" : false, "suffix" : "" }, { "dropping-particle" : "", "family" : "Sato", "given" : "Kanako", "non-dropping-particle" : "", "parse-names" : false, "suffix" : "" }, { "dropping-particle" : "", "family" : "Awaji", "given" : "Toshiyuki", "non-dropping-particle" : "", "parse-names" : false, "suffix" : "" }, { "dropping-particle" : "", "family" : "Hernandez", "given" : "Fabrice", "non-dropping-particle" : "", "parse-names" : false, "suffix" : "" }, { "dropping-particle" : "", "family" : "Ferry", "given" : "Nicolas", "non-dropping-particle" : "", "parse-names" : false, "suffix" : "" }, { "dropping-particle" : "", "family" : "Guinehut", "given" : "St\u00e9phanie", "non-dropping-particle" : "", "parse-names" : false, "suffix" : "" }, { "dropping-particle" : "", "family" : "Martin", "given" : "Matthew", "non-dropping-particle" : "", "parse-names" : false, "suffix" : "" }, { "dropping-particle" : "", "family" : "Andrew Peterson", "given" : "K", "non-dropping-particle" : "", "parse-names" : false, "suffix" : "" }, { "dropping-particle" : "", "family" : "Good", "given" : "Simon A", "non-dropping-particle" : "", "parse-names" : false, "suffix" : "" }, { "dropping-particle" : "", "family" : "Valdivieso", "given" : "Maria", "non-dropping-particle" : "", "parse-names" : false, "suffix" : "" }, { "dropping-particle" : "", "family" : "Haines", "given" : "Keith", "non-dropping-particle" : "", "parse-names" : false, "suffix" : "" }, { "dropping-particle" : "", "family" : "Storto", "given" : "Andrea", "non-dropping-particle" : "", "parse-names" : false, "suffix" : "" }, { "dropping-particle" : "", "family" : "Masina", "given" : "Simona", "non-dropping-particle" : "", "parse-names" : false, "suffix" : "" }, { "dropping-particle" : "", "family" : "K\u00f6hl", "given" : "Armin", "non-dropping-particle" : "", "parse-names" : false, "suffix" : "" }, { "dropping-particle" : "", "family" : "Yin", "given" : "Yonghong", "non-dropping-particle" : "", "parse-names" : false, "suffix" : "" }, { "dropping-particle" : "", "family" : "Shi", "given" : "Li", "non-dropping-particle" : "", "parse-names" : false, "suffix" : "" }, { "dropping-particle" : "", "family" : "Alves", "given" : "Oscar", "non-dropping-particle" : "", "parse-names" : false, "suffix" : "" }, { "dropping-particle" : "", "family" : "Smith", "given" : "Gregory", "non-dropping-particle" : "", "parse-names" : false, "suffix" : "" }, { "dropping-particle" : "", "family" : "Chang", "given" : "You-Soon", "non-dropping-particle" : "", "parse-names" : false, "suffix" : "" }, { "dropping-particle" : "", "family" : "Vernieres", "given" : "Guillaume", "non-dropping-particle" : "", "parse-names" : false, "suffix" : "" }, { "dropping-particle" : "", "family" : "Wang", "given" : "Xiaochun", "non-dropping-particle" : "", "parse-names" : false, "suffix" : "" }, { "dropping-particle" : "", "family" : "Forget", "given" : "Gael", "non-dropping-particle" : "", "parse-names" : false, "suffix" : "" }, { "dropping-particle" : "", "family" : "Heimbach", "given" : "Patrick", "non-dropping-particle" : "", "parse-names" : false, "suffix" : "" }, { "dropping-particle" : "", "family" : "Wang", "given" : "Ou", "non-dropping-particle" : "", "parse-names" : false, "suffix" : "" }, { "dropping-particle" : "", "family" : "Fukumori", "given" : "Ichiro", "non-dropping-particle" : "", "parse-names" : false, "suffix" : "" }, { "dropping-particle" : "", "family" : "Lee", "given" : "Tong", "non-dropping-particle" : "", "parse-names" : false, "suffix" : "" }, { "dropping-particle" : "", "family" : "Zuo", "given" : "Hao", "non-dropping-particle" : "", "parse-names" : false, "suffix" : "" }, { "dropping-particle" : "", "family" : "Balmaseda", "given" : "Magdalena", "non-dropping-particle" : "", "parse-names" : false, "suffix" : "" } ], "container-title" : "Climate Dynamics", "id" : "ITEM-1", "issue" : "3", "issued" : { "date-parts" : [ [ "2017" ] ] }, "page" : "891-907", "title" : "Interannual-decadal variability of wintertime mixed layer depths in the North Pacific detected by an ensemble of ocean syntheses", "translator" : [ { "dropping-particle" : "", "family" : "H4353", "given" : "", "non-dropping-particle" : "", "parse-names" : false, "suffix" : "" } ], "type" : "article-journal", "volume" : "49" }, "uris" : [ "http://www.mendeley.com/documents/?uuid=c4cc430c-81a4-4cf9-ac87-8ab824e098da" ] } ], "mendeley" : { "formattedCitation" : "(Toyoda et al., 2017)", "plainTextFormattedCitation" : "(Toyoda et al., 2017)", "previouslyFormattedCitation" : "(Toyoda et al., 2017)" }, "properties" : { "noteIndex" : 0 }, "schema" : "https://github.com/citation-style-language/schema/raw/master/csl-citation.json" }</w:instrText>
      </w:r>
      <w:r w:rsidRPr="003A0C0D">
        <w:fldChar w:fldCharType="separate"/>
      </w:r>
      <w:ins w:id="5348" w:author="Robin Matthews" w:date="2021-05-18T16:06:00Z">
        <w:r w:rsidR="00602365">
          <w:rPr>
            <w:noProof/>
          </w:rPr>
          <w:t>(Toyoda et al., 2017)</w:t>
        </w:r>
      </w:ins>
      <w:del w:id="5349" w:author="Robin Matthews" w:date="2021-05-18T16:06:00Z">
        <w:r w:rsidRPr="003A0C0D" w:rsidDel="00602365">
          <w:rPr>
            <w:noProof/>
          </w:rPr>
          <w:delText>(Toyoda et al., 2017)</w:delText>
        </w:r>
      </w:del>
      <w:r w:rsidRPr="003A0C0D">
        <w:fldChar w:fldCharType="end"/>
      </w:r>
      <w:r w:rsidRPr="003A0C0D">
        <w:t xml:space="preserve">, eddy kinetic energy </w:t>
      </w:r>
      <w:r w:rsidRPr="003A0C0D">
        <w:fldChar w:fldCharType="begin" w:fldLock="1"/>
      </w:r>
      <w:r w:rsidR="00E81B0B">
        <w:instrText>ADDIN CSL_CITATION { "citationItems" : [ { "id" : "ITEM-1", "itemData" : { "DOI" : "10.1007/s00382-015-2728-5", "ISSN" : "1432-0894", "abstract" : "A set of four eddy-permitting global ocean reanalyses produced in the framework of the MyOcean project have been compared over the altimetry period 1993--2011. The main differences among the reanalyses used here come from the data assimilation scheme implemented to control the ocean state by inserting reprocessed observations of sea surface temperature (SST), in situ temperature and salinity profiles, sea level anomaly and sea-ice concentration. A first objective of this work includes assessing the interannual variability and trends for a series of parameters, usually considered in the community as essential ocean variables: SST, sea surface salinity, temperature and salinity averaged over meaningful layers of the water column, sea level, transports across pre-defined sections, and sea ice parameters. The eddy-permitting nature of the global reanalyses allows also to estimate eddy kinetic energy. The results show that in general there is a good consistency between the different reanalyses. An intercomparison against experiments without data assimilation was done during the MyOcean project and we conclude that data assimilation is crucial for correctly simulating some quantities such as regional trends of sea level as well as the eddy kinetic energy. A second objective is to show that the ensemble mean of reanalyses can be evaluated as one single system regarding its reliability in reproducing the climate signals, where both variability and uncertainties are assessed through the ensemble spread and signal-to-noise ratio. The main advantage of having access to several reanalyses differing in the way data assimilation is performed is that it becomes possible to assess part of the total uncertainty. Given the fact that we use very similar ocean models and atmospheric forcing, we can conclude that the spread of the ensemble of reanalyses is mainly representative of our ability to gauge uncertainty in the assimilation methods. This uncertainty changes a lot from one ocean parameter to another, especially in global indices. However, despite several caveats in the design of the multi-system ensemble, the main conclusion from this study is that an eddy-permitting multi-system ensemble approach has become mature and our results provide a first step towards a systematic comparison of eddy-permitting global ocean reanalyses aimed at providing robust conclusions on the recent evolution of the oceanic state.", "author" : [ { "dropping-particle" : "", "family" : "Masina", "given" : "Simona", "non-dropping-particle" : "", "parse-names" : false, "suffix" : "" }, { "dropping-particle" : "", "family" : "Storto", "given" : "Andrea", "non-dropping-particle" : "", "parse-names" : false, "suffix" : "" }, { "dropping-particle" : "", "family" : "Ferry", "given" : "Nicolas", "non-dropping-particle" : "", "parse-names" : false, "suffix" : "" }, { "dropping-particle" : "", "family" : "Valdivieso", "given" : "Maria", "non-dropping-particle" : "", "parse-names" : false, "suffix" : "" }, { "dropping-particle" : "", "family" : "Haines", "given" : "Keith", "non-dropping-particle" : "", "parse-names" : false, "suffix" : "" }, { "dropping-particle" : "", "family" : "Balmaseda", "given" : "Magdalena", "non-dropping-particle" : "", "parse-names" : false, "suffix" : "" }, { "dropping-particle" : "", "family" : "Zuo", "given" : "Hao", "non-dropping-particle" : "", "parse-names" : false, "suffix" : "" }, { "dropping-particle" : "", "family" : "Drevillon", "given" : "Marie", "non-dropping-particle" : "", "parse-names" : false, "suffix" : "" }, { "dropping-particle" : "", "family" : "Parent", "given" : "Laurent", "non-dropping-particle" : "", "parse-names" : false, "suffix" : "" } ], "container-title" : "Climate Dynamics", "id" : "ITEM-1", "issue" : "3", "issued" : { "date-parts" : [ [ "2017", "8" ] ] }, "page" : "813-841", "title" : "An ensemble of eddy-permitting global ocean reanalyses from the MyOcean project", "translator" : [ { "dropping-particle" : "", "family" : "H3418", "given" : "", "non-dropping-particle" : "", "parse-names" : false, "suffix" : "" } ], "type" : "article-journal", "volume" : "49" }, "uris" : [ "http://www.mendeley.com/documents/?uuid=43a861bf-6d06-47d1-b856-60c9ad08de2b" ] } ], "mendeley" : { "formattedCitation" : "(Masina et al., 2017)", "plainTextFormattedCitation" : "(Masina et al., 2017)", "previouslyFormattedCitation" : "(Masina et al., 2017)" }, "properties" : { "noteIndex" : 0 }, "schema" : "https://github.com/citation-style-language/schema/raw/master/csl-citation.json" }</w:instrText>
      </w:r>
      <w:r w:rsidRPr="003A0C0D">
        <w:fldChar w:fldCharType="separate"/>
      </w:r>
      <w:ins w:id="5350" w:author="Robin Matthews" w:date="2021-05-18T16:06:00Z">
        <w:r w:rsidR="00602365">
          <w:rPr>
            <w:noProof/>
          </w:rPr>
          <w:t>(Masina et al., 2017)</w:t>
        </w:r>
      </w:ins>
      <w:del w:id="5351" w:author="Robin Matthews" w:date="2021-05-18T16:06:00Z">
        <w:r w:rsidRPr="003A0C0D" w:rsidDel="00602365">
          <w:rPr>
            <w:noProof/>
          </w:rPr>
          <w:delText>(Masina et al., 2017)</w:delText>
        </w:r>
      </w:del>
      <w:r w:rsidRPr="003A0C0D">
        <w:fldChar w:fldCharType="end"/>
      </w:r>
      <w:r w:rsidRPr="003A0C0D">
        <w:t xml:space="preserve"> </w:t>
      </w:r>
      <w:commentRangeStart w:id="5352"/>
      <w:r w:rsidRPr="003A0C0D">
        <w:t xml:space="preserve">of the polar regions </w:t>
      </w:r>
      <w:commentRangeEnd w:id="5352"/>
      <w:r w:rsidR="00CC68E0">
        <w:rPr>
          <w:rStyle w:val="CommentReference"/>
        </w:rPr>
        <w:commentReference w:id="5352"/>
      </w:r>
      <w:r w:rsidRPr="003A0C0D">
        <w:fldChar w:fldCharType="begin" w:fldLock="1"/>
      </w:r>
      <w:r w:rsidR="00E81B0B">
        <w:instrText>ADDIN CSL_CITATION { "citationItems" : [ { "id" : "ITEM-1", "itemData" : { "DOI" : "10.1007/s00382-018-4242-z", "ISSN" : "0930-7575", "abstract" : "Global and regional ocean and sea ice reanalysis products (ORAs) are increasingly used in polar research, but their quality remains to be systematically assessed. To address this, the Polar ORA Intercomparison Project (Polar ORA-IP) has been established following on from the ORA-IP project. Several aspects of ten selected ORAs in the Arctic and Antarctic were addressed by concentrating on comparing their mean states in terms of snow, sea ice, ocean transports and hydrography. Most polar diagnostics were carried out for the first time in such an extensive set of ORAs. For the multi-ORA mean state, we found that deviations from observations were typically smaller than individual ORA anomalies, often attributed to offsetting biases of individual ORAs. The ORA ensemble mean therefore appears to be a useful product and while knowing its main deficiencies and recognising its restrictions, it can be used to gain useful information on the physical state of the polar marine environment.", "author" : [ { "dropping-particle" : "", "family" : "Uotila", "given" : "Petteri", "non-dropping-particle" : "", "parse-names" : false, "suffix" : "" }, { "dropping-particle" : "", "family" : "Goosse", "given" : "Hugues", "non-dropping-particle" : "", "parse-names" : false, "suffix" : "" }, { "dropping-particle" : "", "family" : "Haines", "given" : "Keith", "non-dropping-particle" : "", "parse-names" : false, "suffix" : "" }, { "dropping-particle" : "", "family" : "Chevallier", "given" : "Matthieu", "non-dropping-particle" : "", "parse-names" : false, "suffix" : "" }, { "dropping-particle" : "", "family" : "Barth\u00e9lemy", "given" : "Antoine", "non-dropping-particle" : "", "parse-names" : false, "suffix" : "" }, { "dropping-particle" : "", "family" : "Bricaud", "given" : "Cl\u00e9ment", "non-dropping-particle" : "", "parse-names" : false, "suffix" : "" }, { "dropping-particle" : "", "family" : "Carton", "given" : "Jim", "non-dropping-particle" : "", "parse-names" : false, "suffix" : "" }, { "dropping-particle" : "", "family" : "Fu\u010dkar", "given" : "Neven", "non-dropping-particle" : "", "parse-names" : false, "suffix" : "" }, { "dropping-particle" : "", "family" : "Garric", "given" : "Gilles", "non-dropping-particle" : "", "parse-names" : false, "suffix" : "" }, { "dropping-particle" : "", "family" : "Iovino", "given" : "Doroteaciro", "non-dropping-particle" : "", "parse-names" : false, "suffix" : "" }, { "dropping-particle" : "", "family" : "Kauker", "given" : "Frank", "non-dropping-particle" : "", "parse-names" : false, "suffix" : "" }, { "dropping-particle" : "", "family" : "Korhonen", "given" : "Meri", "non-dropping-particle" : "", "parse-names" : false, "suffix" : "" }, { "dropping-particle" : "", "family" : "Lien", "given" : "Vidar S", "non-dropping-particle" : "", "parse-names" : false, "suffix" : "" }, { "dropping-particle" : "", "family" : "Marnela", "given" : "Marika", "non-dropping-particle" : "", "parse-names" : false, "suffix" : "" }, { "dropping-particle" : "", "family" : "Massonnet", "given" : "Fran\u00e7ois", "non-dropping-particle" : "", "parse-names" : false, "suffix" : "" }, { "dropping-particle" : "", "family" : "Mignac", "given" : "Davi", "non-dropping-particle" : "", "parse-names" : false, "suffix" : "" }, { "dropping-particle" : "", "family" : "Peterson", "given" : "K Andrew", "non-dropping-particle" : "", "parse-names" : false, "suffix" : "" }, { "dropping-particle" : "", "family" : "Sadikni", "given" : "Remon", "non-dropping-particle" : "", "parse-names" : false, "suffix" : "" }, { "dropping-particle" : "", "family" : "Shi", "given" : "Li", "non-dropping-particle" : "", "parse-names" : false, "suffix" : "" }, { "dropping-particle" : "", "family" : "Tietsche", "given" : "Steffen", "non-dropping-particle" : "", "parse-names" : false, "suffix" : "" }, { "dropping-particle" : "", "family" : "Toyoda", "given" : "Takahiro", "non-dropping-particle" : "", "parse-names" : false, "suffix" : "" }, { "dropping-particle" : "", "family" : "Xie", "given" : "Jiping", "non-dropping-particle" : "", "parse-names" : false, "suffix" : "" }, { "dropping-particle" : "", "family" : "Zhang", "given" : "Zhaoru", "non-dropping-particle" : "", "parse-names" : false, "suffix" : "" } ], "container-title" : "Climate Dynamics", "id" : "ITEM-1", "issue" : "3-4", "issued" : { "date-parts" : [ [ "2019", "2", "18" ] ] }, "page" : "1613-1650", "title" : "An assessment of ten ocean reanalyses in the polar regions", "translator" : [ { "dropping-particle" : "", "family" : "H3297", "given" : "", "non-dropping-particle" : "", "parse-names" : false, "suffix" : "" } ], "type" : "article-journal", "volume" : "52" }, "uris" : [ "http://www.mendeley.com/documents/?uuid=96df124f-bb37-4224-ac93-daa3fcba420f" ] } ], "mendeley" : { "formattedCitation" : "(Uotila et al., 2019)", "plainTextFormattedCitation" : "(Uotila et al., 2019)", "previouslyFormattedCitation" : "(Uotila et al., 2019)" }, "properties" : { "noteIndex" : 0 }, "schema" : "https://github.com/citation-style-language/schema/raw/master/csl-citation.json" }</w:instrText>
      </w:r>
      <w:r w:rsidRPr="003A0C0D">
        <w:fldChar w:fldCharType="separate"/>
      </w:r>
      <w:ins w:id="5353" w:author="Robin Matthews" w:date="2021-05-18T16:06:00Z">
        <w:r w:rsidR="00602365">
          <w:rPr>
            <w:noProof/>
            <w:lang w:val="sv-SE"/>
          </w:rPr>
          <w:t>(Uotila et al., 2019)</w:t>
        </w:r>
      </w:ins>
      <w:del w:id="5354" w:author="Robin Matthews" w:date="2021-05-18T16:06:00Z">
        <w:r w:rsidRPr="00097AC3" w:rsidDel="00602365">
          <w:rPr>
            <w:noProof/>
            <w:lang w:val="sv-SE"/>
          </w:rPr>
          <w:delText>(Uotila et al., 2019)</w:delText>
        </w:r>
      </w:del>
      <w:r w:rsidRPr="003A0C0D">
        <w:fldChar w:fldCharType="end"/>
      </w:r>
      <w:r w:rsidRPr="00097AC3">
        <w:rPr>
          <w:lang w:val="sv-SE"/>
        </w:rPr>
        <w:t xml:space="preserve">. </w:t>
      </w:r>
      <w:r w:rsidRPr="003A0C0D">
        <w:fldChar w:fldCharType="begin" w:fldLock="1"/>
      </w:r>
      <w:r w:rsidR="00E81B0B">
        <w:rPr>
          <w:lang w:val="sv-SE"/>
        </w:rPr>
        <w:instrText>ADDIN CSL_CITATION { "citationItems" : [ { "id" : "ITEM-1", "itemData" : { "DOI" : "10.1007/s00382-015-2787-7", "ISSN" : "0930-7575", "author" : [ { "dropping-particle" : "", "family" : "Karspeck", "given" : "A. R.", "non-dropping-particle" : "", "parse-names" : false, "suffix" : "" }, { "dropping-particle" : "", "family" : "Stammer", "given" : "D.", "non-dropping-particle" : "", "parse-names" : false, "suffix" : "" }, { "dropping-particle" : "", "family" : "K\u00f6hl", "given" : "A.", "non-dropping-particle" : "", "parse-names" : false, "suffix" : "" }, { "dropping-particle" : "", "family" : "Danabasoglu", "given" : "G.", "non-dropping-particle" : "", "parse-names" : false, "suffix" : "" }, { "dropping-particle" : "", "family" : "Balmaseda", "given" : "M.", "non-dropping-particle" : "", "parse-names" : false, "suffix" : "" }, { "dropping-particle" : "", "family" : "Smith", "given" : "D. M.", "non-dropping-particle" : "", "parse-names" : false, "suffix" : "" }, { "dropping-particle" : "", "family" : "Fujii", "given" : "Y.", "non-dropping-particle" : "", "parse-names" : false, "suffix" : "" }, { "dropping-particle" : "", "family" : "Zhang", "given" : "S.", "non-dropping-particle" : "", "parse-names" : false, "suffix" : "" }, { "dropping-particle" : "", "family" : "Giese", "given" : "B.", "non-dropping-particle" : "", "parse-names" : false, "suffix" : "" }, { "dropping-particle" : "", "family" : "Tsujino", "given" : "H.", "non-dropping-particle" : "", "parse-names" : false, "suffix" : "" }, { "dropping-particle" : "", "family" : "Rosati", "given" : "A.", "non-dropping-particle" : "", "parse-names" : false, "suffix" : "" } ], "container-title" : "Climate Dynamics", "id" : "ITEM-1", "issue" : "3", "issued" : { "date-parts" : [ [ "2017", "8", "19" ] ] }, "page" : "957-982", "title" : "Comparison of the Atlantic meridional overturning circulation between 1960 and 2007 in six ocean reanalysis products", "translator" : [ { "dropping-particle" : "", "family" : "H2967", "given" : "", "non-dropping-particle" : "", "parse-names" : false, "suffix" : "" } ], "type" : "article-journal", "volume" : "49" }, "uris" : [ "http://www.mendeley.com/documents/?uuid=1f025bb2-167e-3090-bedc-298469ac7d5a" ] } ], "mendeley" : { "formattedCitation" : "(Karspeck et al., 2017)", "manualFormatting" : "Karspeck et al. (2017)", "plainTextFormattedCitation" : "(Karspeck et al., 2017)", "previouslyFormattedCitation" : "(Karspeck et al., 2017)" }, "properties" : { "noteIndex" : 0 }, "schema" : "https://github.com/citation-style-language/schema/raw/master/csl-citation.json" }</w:instrText>
      </w:r>
      <w:r w:rsidRPr="003A0C0D">
        <w:fldChar w:fldCharType="separate"/>
      </w:r>
      <w:ins w:id="5355" w:author="Robin Matthews" w:date="2021-05-18T16:06:00Z">
        <w:r w:rsidR="00602365" w:rsidRPr="00115C88">
          <w:rPr>
            <w:noProof/>
          </w:rPr>
          <w:t>Karspeck et al. (2017)</w:t>
        </w:r>
      </w:ins>
      <w:del w:id="5356" w:author="Robin Matthews" w:date="2021-05-18T16:06:00Z">
        <w:r w:rsidRPr="00115C88" w:rsidDel="00602365">
          <w:rPr>
            <w:noProof/>
          </w:rPr>
          <w:delText>Karspeck et al. (2017)</w:delText>
        </w:r>
      </w:del>
      <w:r w:rsidRPr="003A0C0D">
        <w:fldChar w:fldCharType="end"/>
      </w:r>
      <w:r w:rsidRPr="00115C88">
        <w:t xml:space="preserve"> found disagreement in </w:t>
      </w:r>
      <w:r w:rsidR="00F70725" w:rsidRPr="00115C88">
        <w:t xml:space="preserve">the </w:t>
      </w:r>
      <w:del w:id="5357" w:author="Ian Blenkinsop" w:date="2021-07-08T12:00:00Z">
        <w:r w:rsidR="00F70725" w:rsidRPr="00115C88" w:rsidDel="00CC68E0">
          <w:delText>Atlantic meridional overturning circulation (</w:delText>
        </w:r>
      </w:del>
      <w:r w:rsidRPr="00115C88">
        <w:t>AMOC</w:t>
      </w:r>
      <w:del w:id="5358" w:author="Ian Blenkinsop" w:date="2021-07-08T12:00:00Z">
        <w:r w:rsidR="00F70725" w:rsidRPr="00115C88" w:rsidDel="00CC68E0">
          <w:delText>)`</w:delText>
        </w:r>
      </w:del>
      <w:r w:rsidRPr="00115C88">
        <w:t xml:space="preserve"> variability and strength in reanalyses over observation-sparse periods, whereas </w:t>
      </w:r>
      <w:r w:rsidRPr="003A0C0D">
        <w:fldChar w:fldCharType="begin" w:fldLock="1"/>
      </w:r>
      <w:r w:rsidR="00E14AAC" w:rsidRPr="00115C88">
        <w:instrText>ADDIN CSL_CITATION { "citationItems" : [ { "id" : "ITEM-1", "itemData" : { "DOI" : "10.1029/2019JC015210", "ISSN" : "2169-9275", "abstract" : "Abstract The observational network around the North Atlantic has improved significantly over the last few decades with subsurface profiling floats and satellite observations and the recent efforts to monitor the Atlantic Meridional Overturning Circulation (AMOC). These have shown decadal time scale changes across the North Atlantic including in heat content, heat transport, and the circulation. However, there are still significant gaps in the observational coverage. Ocean reanalyses integrate the observations with a dynamically consistent ocean model and can be used to understand the observed changes. However, the ability of the reanalyses to represent the dynamics must also be assessed. We use an ensemble of global ocean reanalyses to examine the time mean state and interannual-decadal variability of the North Atlantic ocean since 1993. We assess how well the reanalyses are able to capture processes and whether any understanding can be gained. In particular, we examine aspects of the circulation including convection, AMOC and gyre strengths, and transports. We find that reanalyses show some consistency, in particular showing a weakening of the subpo</w:instrText>
      </w:r>
      <w:r w:rsidR="00E14AAC" w:rsidRPr="00DA282C">
        <w:instrText>lar gyre and AMOC at 5</w:instrText>
      </w:r>
      <w:r w:rsidR="00E14AAC">
        <w:instrText xml:space="preserve">0\u00b0N from the mid-1990s until at least 2009 (related to decadal variability in previous studies), a strengthening and then weakening of the AMOC at 26.5\u00b0N since 2000, and impacts of circulation changes on transports. These results agree with model studies and the AMOC observations at 26.5\u00b0N since 2005. We also see less spread across the ensemble in AMOC strength and mixed layer depth, suggesting improvements as the observational coverage has improved.", "author" : [ { "dropping-particle" : "", "family" : "Jackson", "given" : "L C", "non-dropping-particle" : "", "parse-names" : false, "suffix" : "" }, { "dropping-particle" : "", "family" : "Dubois", "given" : "C", "non-dropping-particle" : "", "parse-names" : false, "suffix" : "" }, { "dropping-particle" : "", "family" : "Forget", "given" : "G", "non-dropping-particle" : "", "parse-names" : false, "suffix" : "" }, { "dropping-particle" : "", "family" : "Haines", "given" : "K", "non-dropping-particle" : "", "parse-names" : false, "suffix" : "" }, { "dropping-particle" : "", "family" : "Harrison", "given" : "M", "non-dropping-particle" : "", "parse-names" : false, "suffix" : "" }, { "dropping-particle" : "", "family" : "Iovino", "given" : "D", "non-dropping-particle" : "", "parse-names" : false, "suffix" : "" }, { "dropping-particle" : "", "family" : "K\u00f6hl", "given" : "A", "non-dropping-particle" : "", "parse-names" : false, "suffix" : "" }, { "dropping-particle" : "", "family" : "Mignac", "given" : "D", "non-dropping-particle" : "", "parse-names" : false, "suffix" : "" }, { "dropping-particle" : "", "family" : "Masina", "given" : "S", "non-dropping-particle" : "", "parse-names" : false, "suffix" : "" }, { "dropping-particle" : "", "family" : "Peterson", "given" : "K A", "non-dropping-particle" : "", "parse-names" : false, "suffix" : "" }, { "dropping-particle" : "", "family" : "Piecuch", "given" : "C G", "non-dropping-particle" : "", "parse-names" : false, "suffix" : "" }, { "dropping-particle" : "", "family" : "Roberts", "given" : "C D", "non-dropping-particle" : "", "parse-names" : false, "suffix" : "" }, { "dropping-particle" : "", "family" : "Robson", "given" : "J", "non-dropping-particle" : "", "parse-names" : false, "suffix" : "" }, { "dropping-particle" : "", "family" : "Storto", "given" : "A", "non-dropping-particle" : "", "parse-names" : false, "suffix" : "" }, { "dropping-particle" : "", "family" : "Toyoda", "given" : "T", "non-dropping-particle" : "", "parse-names" : false, "suffix" : "" }, { "dropping-particle" : "", "family" : "Valdivieso", "given" : "M", </w:instrText>
      </w:r>
      <w:r w:rsidR="00E14AAC" w:rsidRPr="00E35E42">
        <w:rPr>
          <w:lang w:val="en-US"/>
        </w:rPr>
        <w:instrText>"non-dropping-particle" : "", "parse-names" : false, "suffix" : "" }, { "dropping-particle" : "", "family" : "Wilson", "given" : "C", "non-dropping-particle" : "", "parse-names" : false, "suffix" : "" }, { "dropping-particle" : "", "family" : "Wang", "given" : "Y", "non-dropping-particle" : "", "parse-names" : false, "suffix" : "" }, { "dropping-particle" : "", "family" : "Zuo", "given" : "H", "non-dropping-particle" : "", "parse-names" : false, "suffix" : "" } ], "container-title" : "Journal of Geophysical Research: Oceans", "id" : "ITEM-1", "issue" : "12", "issued" : { "date-parts" : [ [ "2019", "12", "1" ] ] }, "note" : "https://doi.org/10.1029/2019JC015210", "page" : "9141-9170", "publisher" : "John Wiley &amp; Sons, Ltd", "title" : "The Mean State and Variability of the North Atlantic Circulation: A Perspective From Ocean Reanalyses", "translator" : [ { "dropping-particle" : "", "family" : "H2021", "given" : "", "non-dropping-particle" : "", "parse-names" : false, "suffix" : "" } ], "type" : "article-journal", "volume" : "124" }, "uris" : [ "http://www.mendeley.com/documents/?uuid=22878b84-2e40-46de-9ee1-90efa3d3f45a" ] } ], "mendeley" : { "formattedCitation" : "(Jackson et al., 2019)", "manualFormatting" : "Jackson et al. (2019)", "plainTextFormattedCitation" : "(Jackson et al., 2019)", "previouslyFormattedCitation" : "(Jackson et al., 2019)" }, "properties" : { "noteIndex" : 0 }, "schema" : "https://github.com/citation-style-language/schema/raw/master/csl-citation.json" }</w:instrText>
      </w:r>
      <w:r w:rsidRPr="003A0C0D">
        <w:fldChar w:fldCharType="separate"/>
      </w:r>
      <w:ins w:id="5359" w:author="Robin Matthews" w:date="2021-05-18T16:06:00Z">
        <w:r w:rsidR="00602365">
          <w:rPr>
            <w:noProof/>
            <w:lang w:val="en-GB"/>
          </w:rPr>
          <w:t>Jackson et al. (2019)</w:t>
        </w:r>
      </w:ins>
      <w:del w:id="5360" w:author="Robin Matthews" w:date="2021-05-18T16:06:00Z">
        <w:r w:rsidRPr="00FA4D8D" w:rsidDel="00602365">
          <w:rPr>
            <w:noProof/>
            <w:lang w:val="en-GB"/>
          </w:rPr>
          <w:delText>Jackson et al. (2019)</w:delText>
        </w:r>
      </w:del>
      <w:r w:rsidRPr="003A0C0D">
        <w:fldChar w:fldCharType="end"/>
      </w:r>
      <w:r w:rsidRPr="00FA4D8D">
        <w:rPr>
          <w:lang w:val="en-GB"/>
        </w:rPr>
        <w:t xml:space="preserve"> reported a lower spread in AMOC strength across an ensemble of ocean reanalyses of the recent period (1993</w:t>
      </w:r>
      <w:del w:id="5361" w:author="Ian Blenkinsop" w:date="2021-07-08T12:01:00Z">
        <w:r w:rsidRPr="00FA4D8D" w:rsidDel="00CC68E0">
          <w:rPr>
            <w:lang w:val="en-GB"/>
          </w:rPr>
          <w:delText>-</w:delText>
        </w:r>
      </w:del>
      <w:ins w:id="5362" w:author="Ian Blenkinsop" w:date="2021-07-08T12:01:00Z">
        <w:r w:rsidR="00CC68E0">
          <w:rPr>
            <w:lang w:val="en-GB"/>
          </w:rPr>
          <w:t>–</w:t>
        </w:r>
      </w:ins>
      <w:r w:rsidRPr="00FA4D8D">
        <w:rPr>
          <w:lang w:val="en-GB"/>
        </w:rPr>
        <w:t>2010)</w:t>
      </w:r>
      <w:ins w:id="5363" w:author="Ian Blenkinsop" w:date="2021-07-08T12:01:00Z">
        <w:r w:rsidR="00CC68E0">
          <w:rPr>
            <w:lang w:val="en-GB"/>
          </w:rPr>
          <w:t>,</w:t>
        </w:r>
      </w:ins>
      <w:r w:rsidRPr="00FA4D8D">
        <w:rPr>
          <w:lang w:val="en-GB"/>
        </w:rPr>
        <w:t xml:space="preserve"> linked to improved observation availability for assimilation. Reanalyses also have a larger spread of ocean heat uptake than data-only products and can produce spurious overestimates of heat uptake </w:t>
      </w:r>
      <w:r w:rsidRPr="003A0C0D">
        <w:fldChar w:fldCharType="begin" w:fldLock="1"/>
      </w:r>
      <w:r w:rsidR="00E81B0B">
        <w:rPr>
          <w:lang w:val="en-GB"/>
        </w:rPr>
        <w:instrText>ADDIN CSL_CITATION { "citationItems" : [ { "id" : "ITEM-1", "itemData" : { "DOI" : "10.1007/s00382-015-2801-0", "ISSN" : "1432-0894", "abstract" : "Accurate knowledge of the location and magnitude of ocean heat content (OHC) variability and change is essential for understanding the processes that govern decadal variations in surface temperature, quantifying changes in the planetary energy budget, and developing constraints on the transient climate response to external forcings. We present an overview of the temporal and spatial characteristics of OHC variability and change as represented by an ensemble of dynamical and statistical ocean reanalyses (ORAs). Spatial maps of the 0--300 m layer show large regions of the Pacific and Indian Oceans where the interannual variability of the ensemble mean exceeds ensemble spread, indicating that OHC variations are well-constrained by the available observations over the period 1993--2009. At deeper levels, the ORAs are less well-constrained by observations with the largest differences across the ensemble mostly associated with areas of high eddy kinetic energy, such as the Southern Ocean and boundary current regions. Spatial patterns of OHC change for the period 1997--2009 show good agreement in the upper 300 m and are characterized by a strong dipole pattern in the Pacific Ocean. There is less agreement in the patterns of change at deeper levels, potentially linked to differences in the representation of ocean dynamics, such as water mass formation processes. However, the Atlantic and Southern Oceans are regions in which many ORAs show widespread warming below 700 m over the period 1997--2009. Annual time series of global and hemispheric OHC change for 0--700 m show the largest spread for the data sparse Southern Hemisphere and a number of ORAs seem to be subject to large initialization `shock' over the first few years. In agreement with previous studies, a number of ORAs exhibit enhanced ocean heat uptake below 300 and 700 m during the mid-1990s or early 2000s. The ORA ensemble mean ({\\textpm}1 standard deviation) of rolling 5-year trends in full-depth OHC shows a relatively steady heat uptake of approximately 0.9 {\\textpm} 0.8 W m\u22122 (expressed relative to Earth's surface area) between 1995 and 2002, which reduces to about 0.2 {\\textpm} 0.6 W m\u22122 between 2004 and 2006, in qualitative agreement with recent analysis of Earth's energy imbalance. There is a marked reduction in the ensemble spread of OHC trends below 300 m as the Argo profiling float observations become available in the early 2000s. In general, we suggest that ORAs should be treated with caution \u2026", "author" : [ { "dropping-particle" : "", "family" : "Palmer", "given" : "M D", "non-dropping-particle" : "", "parse-names" : false, "suffix" : "" }, { "dropping-particle" : "", "family" : "Roberts", "given" : "C D", "non-dropping-particle" : "", "parse-names" : false, "suffix" : "" }, { "dropping-particle" : "", "family" : "Balmaseda", "given" : "M", "non-dropping-particle" : "", "parse-names" : false, "suffix" : "" }, { "dropping-particle" : "", "family" : "Chang", "given" : "Y.-S.", "non-dropping-particle" : "", "parse-names" : false, "suffix" : "" }, { "dropping-particle" : "", "family" : "Chepurin", "given" : "G", "non-dropping-particle" : "", "parse-names" : false, "suffix" : "" }, { "dropping-particle" : "", "family" : "Ferry", "given" : "N", "non-dropping-particle" : "", "parse-names" : false, "suffix" : "" }, { "dropping-particle" : "", "family" : "Fujii", "given" : "Y", "non-dropping-particle" : "", "parse-names" : false, "suffix" : "" }, { "dropping-particle" : "", "family" : "Good", "given" : "S A", "non-dropping-particle" : "", "parse-names" : false, "suffix" : "" }, { "dropping-particle" : "", "family" : "Guinehut", "given" : "S", "non-dropping-particle" : "", "parse-names" : false, "suffix" : "" }, { "dropping-particle" : "", "family" : "Haines", "given" : "K", "non-dropping-particle" : "", "parse-names" : false, "suffix" : "" }, { "dropping-particle" : "", "family" : "Hernandez", "given" : "F", "non-dropping-particle" : "", "parse-names" : false, "suffix" : "" }, { "dropping-particle" : "", "family" : "K\u00f6hl", "given" : "A", "non-dropping-particle" : "", "parse-names" : false, "suffix" : "" }, { "dropping-particle" : "", "family" : "Lee", "given" : "T", "non-dropping-particle" : "", "parse-names" : false, "suffix" : "" }, { "dropping-particle" : "", "family" : "Martin", "given" : "M J", "non-dropping-particle" : "", "parse-names" : false, "suffix" : "" }, { "dropping-particle" : "", "family" : "Masina", "given" : "S", "non-dropping-particle" : "", "parse-names" : false, "suffix" : "" }, { "dropping-particle" : "", "family" : "Masuda", "given" : "S", "non-dropping-particle" : "", "parse-names" : false, "suffix" : "" }, { "dropping-particle" : "", "family" : "Peterson", "given" : "K A", "non-dropping-particle" : "", "parse-names" : false, "suffix" : "" }, { "dropping-particle" : "", "family" : "Storto", "given" : "A", "non-dropping-particle" : "", "parse-names" : false, "suffix" : "" }, { "dropping-particle" : "", "family" : "Toyoda", "given" : "T", "non-dropping-particle" : "", "parse-names" : false, "suffix" : "" }, { "dropping-particle" : "", "family" : "Valdivieso", "given" : "M", "non-dropping-particle" : "", "parse-names" : false, "suffix" : "" }, { "dropping-particle" : "", "family" : "Vernieres", "given" : "G", "non-dropping-particle" : "", "parse-names" : false, "suffix" : "" }, { "dropping-particle" : "", "family" : "Wang", "given" : "O", "non-dropping-particle" : "", "parse-names" : false, "suffix" : "" }, { "dropping-particle" : "", "family" : "Xue", "given" : "Y", "non-dropping-particle" : "", "parse-names" : false, "suffix" : "" } ], "container-title" : "Climate Dynamics", "id" : "ITEM-1", "issue" : "3", "issued" : { "date-parts" : [ [ "2017", "8" ] ] }, "page" : "909-930", "title" : "Ocean heat content variability and change in an ensemble of ocean reanalyses", "translator" : [ { "dropping-particle" : "", "family" : "H3298", "given" : "", "non-dropping-particle" : "", "parse-names" : false, "suffix" : "" } ], "type" : "article-journal", "volume" : "49" }, "uris" : [ "http://www.mendeley.com/documents/?uuid=d0e82cfa-a3c8-4de8-b66b-25546a2193d5" ] } ], "mendeley" : { "formattedCitation" : "(Palmer et al., 2017)", "plainTextFormattedCitation" : "(Palmer et al., 2017)", "previouslyFormattedCitation" : "(Palmer et al., 2017)" }, "properties" : { "noteIndex" : 0 }, "schema" : "https://github.com/citation-style-language/schema/raw/master/csl-citation.json" }</w:instrText>
      </w:r>
      <w:r w:rsidRPr="003A0C0D">
        <w:fldChar w:fldCharType="separate"/>
      </w:r>
      <w:ins w:id="5364" w:author="Robin Matthews" w:date="2021-05-18T16:06:00Z">
        <w:r w:rsidR="00602365">
          <w:rPr>
            <w:noProof/>
            <w:lang w:val="en-GB"/>
          </w:rPr>
          <w:t>(Palmer et al., 2017)</w:t>
        </w:r>
      </w:ins>
      <w:del w:id="5365" w:author="Robin Matthews" w:date="2021-05-18T16:06:00Z">
        <w:r w:rsidRPr="00FA4D8D" w:rsidDel="00602365">
          <w:rPr>
            <w:noProof/>
            <w:lang w:val="en-GB"/>
          </w:rPr>
          <w:delText>(Palmer et al., 2017)</w:delText>
        </w:r>
      </w:del>
      <w:r w:rsidRPr="003A0C0D">
        <w:fldChar w:fldCharType="end"/>
      </w:r>
      <w:r w:rsidRPr="00FA4D8D">
        <w:rPr>
          <w:lang w:val="en-GB"/>
        </w:rPr>
        <w:t xml:space="preserve">, which is important in the context of estimating climate sensitivity </w:t>
      </w:r>
      <w:r w:rsidRPr="003A0C0D">
        <w:fldChar w:fldCharType="begin" w:fldLock="1"/>
      </w:r>
      <w:r w:rsidR="00E81B0B">
        <w:rPr>
          <w:lang w:val="en-GB"/>
        </w:rPr>
        <w:instrText>ADDIN CSL_CITATION { "citationItems" : [ { "id" : "ITEM-1", "itemData" : { "DOI" : "10.1007/s00382-018-4585-5", "ISSN" : "14320894", "abstract" : "Since 2016, the Copernicus Marine Environment Monitoring Service (CMEMS) has produced and disseminated an ensemble of four global ocean reanalyses produced at eddy-permitting resolution for the period from 1993 to present, called GREP (Global ocean Reanalysis Ensemble Product). This dataset offers the possibility to investigate the potential benefits of a multi-system approach for ocean reanalyses, since the four reanalyses span by construction the same spatial and temporal scales. In particular, our investigations focus on the added value of the information on the ensemble spread, implicitly contained in the GREP ensemble, for temperature, salinity, and steric sea level studies. It is shown that in spite of the small ensemble size, the spread is capable of estimating the flow-dependent uncertainty in the ensemble mean, although proper re-scaling is needed to achieve reliability. The GREP members also exhibit larger consistency (smaller spread) than their predecessors, suggesting advancement with time of the reanalysis vintage. The uncertainty information is crucial for monitoring the climate of the ocean, even at regional level, as GREP shows consistency with CMEMS high-resolution regional products and complement the regional estimates with uncertainty estimates. Further applications of the spread include the monitoring of the impact of changes in ocean observing networks; the use of multi-model ensemble anomalies in hybrid ensemble-variational retrospective analysis systems, which outperform static covariances and represent a promising application of GREP. Overall, the spread information of the GREP product is found to significantly contribute to the crucial requirement of uncertainty estimates for climatic datasets.", "author" : [ { "dropping-particle" : "", "family" : "Storto", "given" : "Andrea", "non-dropping-particle" : "", "parse-names" : false, "suffix" : "" }, { "dropping-particle" : "", "family" : "Masina", "given" : "Simona", "non-dropping-particle" : "", "parse-names" : false, "suffix" : "" }, { "dropping-particle" : "", "family" : "Simoncelli", "given" : "Simona", "non-dropping-particle" : "", "parse-names" : false, "suffix" : "" }, { "dropping-particle" : "", "family" : "Iovino", "given" : "Doroteaciro", "non-dropping-particle" : "", "parse-names" : false, "suffix" : "" }, { "dropping-particle" : "", "family" : "Cipollone", "given" : "Andrea", "non-dropping-particle" : "", "parse-names" : false, "suffix" : "" }, { "dropping-particle" : "", "family" : "Drevillon", "given" : "Marie", "non-dropping-particle" : "", "parse-names" : false, "suffix" : "" }, { "dropping-particle" : "", "family" : "Drillet", "given" : "Yann", "non-dropping-particle" : "", "parse-names" : false, "suffix" : "" }, { "dropping-particle" : "", "family" : "Schuckman", "given" : "Karina", "non-dropping-particle" : "von", "parse-names" : false, "suffix" : "" }, { "dropping-particle" : "", "family" : "Parent", "given" : "Laurent", "non-dropping-particle" : "", "parse-names" : false, "suffix" : "" }, { "dropping-particle" : "", "family" : "Garric", "given" : "Gilles", "non-dropping-particle" : "", "parse-names" : false, "suffix" : "" }, { "dropping-particle" : "", "family" : "Greiner", "given" : "Eric", "non-dropping-particle" : "", "parse-names" : false, "suffix" : "" }, { "dropping-particle" : "", "family" : "Desportes", "given" : "Charles", "non-dropping-particle" : "", "parse-names" : false, "suffix" : "" }, { "dropping-particle" : "", "family" : "Zuo", "given" : "Hao", "non-dropping-particle" : "", "parse-names" : false, "suffix" : "" }, { "dropping-particle" : "", "family" : "Balmaseda", "given" : "Magdalena A.", "non-dropping-particle" : "", "parse-names" : false, "suffix" : "" }, { "dropping-particle" : "", "family" : "Peterson", "given" : "K. Andrew", "non-dropping-particle" : "", "parse-names" : false, "suffix" : "" } ], "container-title" : "Climate Dynamics", "id" : "ITEM-1", "issue" : "1-2", "issued" : { "date-parts" : [ [ "2019" ] ] }, "page" : "287-312", "title" : "The added value of the multi-system spread information for ocean heat content and steric sea level investigations in the CMEMS GREP ensemble reanalysis product", "translator" : [ { "dropping-particle" : "", "family" : "H4079", "given" : "", "non-dropping-particle" : "", "parse-names" : false, "suffix" : "" } ], "type" : "article-journal", "volume" : "53" }, "uris" : [ "http://www.mendeley.com/documents/?uuid=bd4d3aa9-fb8b-48ef-b9e6-3ecb6d7d9ad2" ] } ], "mendeley" : { "formattedCitation" : "(Storto et al., 2019)", "plainTextFormattedCitation" : "(Storto et al., 2019)", "previouslyFormattedCitation" : "(Storto et al., 2019)" }, "properties" : { "noteIndex" : 0 }, "schema" : "https://github.com/citation-style-language/schema/raw/master/csl-citation.json" }</w:instrText>
      </w:r>
      <w:r w:rsidRPr="003A0C0D">
        <w:fldChar w:fldCharType="separate"/>
      </w:r>
      <w:ins w:id="5366" w:author="Robin Matthews" w:date="2021-05-18T16:06:00Z">
        <w:r w:rsidR="00602365">
          <w:rPr>
            <w:noProof/>
            <w:lang w:val="en-GB"/>
          </w:rPr>
          <w:t>(Storto et al., 2019)</w:t>
        </w:r>
      </w:ins>
      <w:del w:id="5367" w:author="Robin Matthews" w:date="2021-05-18T16:06:00Z">
        <w:r w:rsidRPr="00FA4D8D" w:rsidDel="00602365">
          <w:rPr>
            <w:noProof/>
            <w:lang w:val="en-GB"/>
          </w:rPr>
          <w:delText>(Storto et al., 2019)</w:delText>
        </w:r>
      </w:del>
      <w:r w:rsidRPr="003A0C0D">
        <w:fldChar w:fldCharType="end"/>
      </w:r>
      <w:r w:rsidRPr="00FA4D8D">
        <w:rPr>
          <w:lang w:val="en-GB"/>
        </w:rPr>
        <w:t xml:space="preserve">. The ensemble approach for ocean reanalyses provides another avenue for estimating uncertainties across ocean reanalyses </w:t>
      </w:r>
      <w:r w:rsidRPr="003A0C0D">
        <w:fldChar w:fldCharType="begin" w:fldLock="1"/>
      </w:r>
      <w:r w:rsidR="00E81B0B">
        <w:rPr>
          <w:lang w:val="en-GB"/>
        </w:rPr>
        <w:instrText>ADDIN CSL_CITATION { "citationItems" : [ { "id" : "ITEM-1", "itemData" : { "DOI" : "10.1007/s00382-018-4585-5", "ISSN" : "14320894", "abstract" : "Since 2016, the Copernicus Marine Environment Monitoring Service (CMEMS) has produced and disseminated an ensemble of four global ocean reanalyses produced at eddy-permitting resolution for the period from 1993 to present, called GREP (Global ocean Reanalysis Ensemble Product). This dataset offers the possibility to investigate the potential benefits of a multi-system approach for ocean reanalyses, since the four reanalyses span by construction the same spatial and temporal scales. In particular, our investigations focus on the added value of the information on the ensemble spread, implicitly contained in the GREP ensemble, for temperature, salinity, and steric sea level studies. It is shown that in spite of the small ensemble size, the spread is capable of estimating the flow-dependent uncertainty in the ensemble mean, although proper re-scaling is needed to achieve reliability. The GREP members also exhibit larger consistency (smaller spread) than their predecessors, suggesting advancement with time of the reanalysis vintage. The uncertainty information is crucial for monitoring the climate of the ocean, even at regional level, as GREP shows consistency with CMEMS high-resolution regional products and complement the regional estimates with uncertainty estimates. Further applications of the spread include the monitoring of the impact of changes in ocean observing networks; the use of multi-model ensemble anomalies in hybrid ensemble-variational retrospective analysis systems, which outperform static covariances and represent a promising application of GREP. Overall, the spread information of the GREP product is found to significantly contribute to the crucial requirement of uncertainty estimates for climatic datasets.", "author" : [ { "dropping-particle" : "", "family" : "Storto", "given" : "Andrea", "non-dropping-particle" : "", "parse-names" : false, "suffix" : "" }, { "dropping-particle" : "", "family" : "Masina", "given" : "Simona", "non-dropping-particle" : "", "parse-names" : false, "suffix" : "" }, { "dropping-particle" : "", "family" : "Simoncelli", "given" : "Simona", "non-dropping-particle" : "", "parse-names" : false, "suffix" : "" }, { "dropping-particle" : "", "family" : "Iovino", "given" : "Doroteaciro", "non-dropping-particle" : "", "parse-names" : false, "suffix" : "" }, { "dropping-particle" : "", "family" : "Cipollone", "given" : "Andrea", "non-dropping-particle" : "", "parse-names" : false, "suffix" : "" }, { "dropping-particle" : "", "family" : "Drevillon", "given" : "Marie", "non-dropping-particle" : "", "parse-names" : false, "suffix" : "" }, { "dropping-particle" : "", "family" : "Drillet", "given" : "Yann", "non-dropping-particle" : "", "parse-names" : false, "suffix" : "" }, { "dropping-particle" : "", "family" : "Schuckman", "given" : "Karina", "non-dropping-particle" : "von", "parse-names" : false, "suffix" : "" }, { "dropping-particle" : "", "family" : "Parent", "given" : "Laurent", "non-dropping-particle" : "", "parse-names" : false, "suffix" : "" }, { "dropping-particle" : "", "family" : "Garric", "given" : "Gilles", "non-dropping-particle" : "", "parse-names" : false, "suffix" : "" }, { "dropping-particle" : "", "family" : "Greiner", "given" : "Eric", "non-dropping-particle" : "", "parse-names" : false, "suffix" : "" }, { "dropping-particle" : "", "family" : "Desportes", "given" : "Charles", "non-dropping-particle" : "", "parse-names" : false, "suffix" : "" }, { "dropping-particle" : "", "family" : "Zuo", "given" : "Hao", "non-dropping-particle" : "", "parse-names" : false, "suffix" : "" }, { "dropping-particle" : "", "family" : "Balmaseda", "given" : "Magdalena A.", "non-dropping-particle" : "", "parse-names" : false, "suffix" : "" }, { "dropping-particle" : "", "family" : "Peterson", "given" : "K. Andrew", "non-dropping-particle" : "", "parse-names" : false, "suffix" : "" } ], "container-title" : "Climate Dynamics", "id" : "ITEM-1", "issue" : "1-2", "issued" : { "date-parts" : [ [ "2019" ] ] }, "page" : "287-312", "title" : "The added value of the multi-system spread information for ocean heat content and steric sea level investigations in the CMEMS GREP ensemble reanalysis product", "translator" : [ { "dropping-particle" : "", "family" : "H4079", "given" : "", "non-dropping-particle" : "", "parse-names" : false, "suffix" : "" } ], "type" : "article-journal", "volume" : "53" }, "uris" : [ "http://www.mendeley.com/documents/?uuid=bd4d3aa9-fb8b-48ef-b9e6-3ecb6d7d9ad2" ] } ], "mendeley" : { "formattedCitation" : "(Storto et al., 2019)", "plainTextFormattedCitation" : "(Storto et al., 2019)", "previouslyFormattedCitation" : "(Storto et al., 2019)" }, "properties" : { "noteIndex" : 0 }, "schema" : "https://github.com/citation-style-language/schema/raw/master/csl-citation.json" }</w:instrText>
      </w:r>
      <w:r w:rsidRPr="003A0C0D">
        <w:fldChar w:fldCharType="separate"/>
      </w:r>
      <w:ins w:id="5368" w:author="Robin Matthews" w:date="2021-05-18T16:06:00Z">
        <w:r w:rsidR="00602365">
          <w:rPr>
            <w:noProof/>
            <w:lang w:val="en-GB"/>
          </w:rPr>
          <w:t>(Storto et al., 2019)</w:t>
        </w:r>
      </w:ins>
      <w:del w:id="5369" w:author="Robin Matthews" w:date="2021-05-18T16:06:00Z">
        <w:r w:rsidRPr="00FA4D8D" w:rsidDel="00602365">
          <w:rPr>
            <w:noProof/>
            <w:lang w:val="en-GB"/>
          </w:rPr>
          <w:delText>(Storto et al., 2019)</w:delText>
        </w:r>
      </w:del>
      <w:r w:rsidRPr="003A0C0D">
        <w:fldChar w:fldCharType="end"/>
      </w:r>
      <w:r w:rsidRPr="00FA4D8D">
        <w:rPr>
          <w:lang w:val="en-GB"/>
        </w:rPr>
        <w:t xml:space="preserve">. </w:t>
      </w:r>
    </w:p>
    <w:p w14:paraId="20EE4339" w14:textId="77777777" w:rsidR="006409E5" w:rsidRPr="00FA4D8D" w:rsidRDefault="006409E5" w:rsidP="006409E5">
      <w:pPr>
        <w:pStyle w:val="AR6BodyText"/>
        <w:rPr>
          <w:lang w:val="en-GB"/>
        </w:rPr>
      </w:pPr>
    </w:p>
    <w:p w14:paraId="6F95B147" w14:textId="3FDA7D9F" w:rsidR="006409E5" w:rsidRPr="00FA4D8D" w:rsidRDefault="006409E5" w:rsidP="006409E5">
      <w:pPr>
        <w:pStyle w:val="AR6BodyText"/>
        <w:rPr>
          <w:lang w:val="en-GB"/>
        </w:rPr>
      </w:pPr>
      <w:r w:rsidRPr="00FA4D8D">
        <w:rPr>
          <w:lang w:val="en-GB"/>
        </w:rPr>
        <w:t xml:space="preserve">While there are still limitations in their representation of oceanic features, ocean reanalyses add value to </w:t>
      </w:r>
      <w:del w:id="5370" w:author="Ian Blenkinsop" w:date="2021-07-08T12:02:00Z">
        <w:r w:rsidRPr="00FA4D8D" w:rsidDel="00CC68E0">
          <w:rPr>
            <w:lang w:val="en-GB"/>
          </w:rPr>
          <w:delText xml:space="preserve">observation-only based </w:delText>
        </w:r>
      </w:del>
      <w:r w:rsidRPr="00FA4D8D">
        <w:rPr>
          <w:lang w:val="en-GB"/>
        </w:rPr>
        <w:t xml:space="preserve">products </w:t>
      </w:r>
      <w:ins w:id="5371" w:author="Ian Blenkinsop" w:date="2021-07-08T12:02:00Z">
        <w:r w:rsidR="00CC68E0">
          <w:rPr>
            <w:lang w:val="en-GB"/>
          </w:rPr>
          <w:t xml:space="preserve">based only on observation, </w:t>
        </w:r>
      </w:ins>
      <w:r w:rsidRPr="00FA4D8D">
        <w:rPr>
          <w:lang w:val="en-GB"/>
        </w:rPr>
        <w:t>and are used to inform assessments in AR6 (Chapters 2, 3, 7 and 9). Reanalyses of the atmosphere or ocean alone may not account for important atmosphere</w:t>
      </w:r>
      <w:del w:id="5372" w:author="Ian Blenkinsop" w:date="2021-07-08T12:02:00Z">
        <w:r w:rsidRPr="00FA4D8D" w:rsidDel="00CC68E0">
          <w:rPr>
            <w:lang w:val="en-GB"/>
          </w:rPr>
          <w:delText>-</w:delText>
        </w:r>
      </w:del>
      <w:ins w:id="5373" w:author="Ian Blenkinsop" w:date="2021-07-08T12:02:00Z">
        <w:r w:rsidR="00CC68E0">
          <w:rPr>
            <w:lang w:val="en-GB"/>
          </w:rPr>
          <w:t>–</w:t>
        </w:r>
      </w:ins>
      <w:r w:rsidRPr="00FA4D8D">
        <w:rPr>
          <w:lang w:val="en-GB"/>
        </w:rPr>
        <w:t xml:space="preserve">ocean coupling, motivating the development of coupled reanalyses </w:t>
      </w:r>
      <w:r w:rsidRPr="003A0C0D">
        <w:fldChar w:fldCharType="begin" w:fldLock="1"/>
      </w:r>
      <w:r w:rsidR="00E81B0B">
        <w:rPr>
          <w:lang w:val="en-GB"/>
        </w:rPr>
        <w:instrText>ADDIN CSL_CITATION { "citationItems" : [ { "id" : "ITEM-1", "itemData" : { "DOI" : "10.1029/2018MS001273", "ISSN" : "19422466", "abstract" : "CERA\u201020C is a coupled reanalysis of the twentieth century which aims to reconstruct the past weather and climate of the Earth system including the atmosphere, ocean, land, ocean waves and sea ice. This reanalysis is based on the CERA coupled atmosphere\u2010ocean assimilation system developed at ECMWF. CERA\u201020C provides a 10\u2010member ensemble of reanalyses to account for errors in the observational record as well as model error. It benefited from the prior experience of the retrospective atmospheric analysis ERA\u201020C. The dynamical model and the data assimilation systems initially developed for NWP had been modified to take into account the evolution of the radiative forcing and the observing system. To limit the impact of changes in the observing system throughout the century, only conventional surface observations have been used in the atmosphere. CERA\u201020C improves the specification of the background and the observation errors, two key elements to ensure a consistent weighting of the uncertainties across geophysical variables, space and time. The quality of CERA\u201020C has been evaluated against other centennial reanalyses and independent observations. Although CERA\u201020C inherits some limitations of ERA\u201020C to represent correctly the tropical cyclones in the first part of the century, it shows significant improvements in the troposphere, compared to ERA\u201020C and 20CRv2c (the 20th century reanalysis produced by NOAA/CIRES). A preliminary study of the climate variability in CERA\u201020C has been carried out. CERA\u201020C improves on the representation of atmosphere\u2010ocean heat fluxes and mean sea level pressure compared to previous uncoupled ocean and atmospheric historical reanalyses performed at ECMWF.", "author" : [ { "dropping-particle" : "", "family" : "Laloyaux", "given" : "Patrick", "non-dropping-particle" : "", "parse-names" : false, "suffix" : "" }, { "dropping-particle" : "", "family" : "Boisseson", "given" : "Eric", "non-dropping-particle" : "de", "parse-names" : false, "suffix" : "" }, { "dropping-particle" : "", "family" : "Balmaseda", "given" : "Magdalena", "non-dropping-particle" : "", "parse-names" : false, "suffix" : "" }, { "dropping-particle" : "", "family" : "Bidlot", "given" : "Jean Raymond", "non-dropping-particle" : "", "parse-names" : false, "suffix" : "" }, { "dropping-particle" : "", "family" : "Broennimann", "given" : "Stefan", "non-dropping-particle" : "", "parse-names" : false, "suffix" : "" }, { "dropping-particle" : "", "family" : "Buizza", "given" : "Roberto", "non-dropping-particle" : "", "parse-names" : false, "suffix" : "" }, { "dropping-particle" : "", "family" : "Dalhgren", "given" : "Per", "non-dropping-particle" : "", "parse-names" : false, "suffix" : "" }, { "dropping-particle" : "", "family" : "Dee", "given" : "Dick", "non-dropping-particle" : "", "parse-names" : false, "suffix" : "" }, { "dropping-particle" : "", "family" : "Haimberger", "given" : "Leopold", "non-dropping-particle" : "", "parse-names" : false, "suffix" : "" }, { "dropping-particle" : "", "family" : "Hersbach", "given" : "Hans", "non-dropping-particle" : "", "parse-names" : false, "suffix" : "" }, { "dropping-particle" : "", "family" : "Kosaka", "given" : "Yuki", "non-dropping-particle" : "", "parse-names" : false, "suffix" : "" }, { "dropping-particle" : "", "family" : "Martin", "given" : "Matthew", "non-dropping-particle" : "", "parse-names" : false, "suffix" : "" }, { "dropping-particle" : "", "family" : "Poli", "given" : "Paul", "non-dropping-particle" : "", "parse-names" : false, "suffix" : "" }, { "dropping-particle" : "", "family" : "Rayner", "given" : "Nick", "non-dropping-particle" : "", "parse-names" : false, "suffix" : "" }, { "dropping-particle" : "", "family" : "Rustemeier", "given" : "Elke", "non-dropping-particle" : "", "parse-names" : false, "suffix" : "" }, { "dropping-particle" : "", "family" : "Schepers", "given" : "Dinand", "non-dropping-particle" : "", "parse-names" : false, "suffix" : "" } ], "container-title" : "Journal of Advances in Modeling Earth Systems", "id" : "ITEM-1", "issue" : "5", "issued" : { "date-parts" : [ [ "2018" ] ] }, "page" : "1172-1195", "title" : "CERA-20C: A Coupled Reanalysis of the Twentieth Century", "translator" : [ { "dropping-particle" : "", "family" : "H2567", "given" : "", "non-dropping-particle" : "", "parse-names" : false, "suffix" : "" } ], "type" : "article-journal", "volume" : "10" }, "uris" : [ "http://www.mendeley.com/documents/?uuid=f0e3a35d-6feb-4f8e-a6a8-d2a95f8c3b78" ] }, { "id" : "ITEM-2", "itemData" : { "DOI" : "10.21957/sp619ds74g", "author" : [ { "dropping-particle" : "", "family" : "Schepers", "given" : "Dinand", "non-dropping-particle" : "", "parse-names" : false, "suffix" : "" }, { "dropping-particle" : "", "family" : "Boisseson", "given" : "Eric", "non-dropping-particle" : "de", "parse-names" : false, "suffix" : "" }, { "dropping-particle" : "", "family" : "Eresmaa", "given" : "Reima", "non-dropping-particle" : "", "parse-names" : false, "suffix" : "" }, { "dropping-particle" : "", "family" : "Lupu", "given" : "Cristina", "non-dropping-particle" : "", "parse-names" : false, "suffix" : "" }, { "dropping-particle" : "", "family" : "Rosnay", "given" : "Patricia", "non-dropping-particle" : "", "parse-names" : false, "suffix" : "" } ], "container-title" : "ECMWF Newsletter", "id" : "ITEM-2", "issued" : { "date-parts" : [ [ "2018" ] ] }, "page" : "32-37", "title" : "CERA-SAT: A coupled satellite-era reanalysis", "translator" : [ { "dropping-particle" : "", "family" : "H155", "given" : "", "non-dropping-particle" : "", "parse-names" : false, "suffix" : "" } ], "type" : "article-journal", "volume" : "155" }, "uris" : [ "http://www.mendeley.com/documents/?uuid=ca7a9511-d65f-431c-87f3-6591a70695dc" ] }, { "id" : "ITEM-3", "itemData" : { "DOI" : "10.3389/fmars.2019.00391", "ISSN" : "2296-7745", "abstract" : "Developments in observing system technologies and ocean data assimilation (DA) are symbiotic. New observation types lead to new DA methods and new DA methods, such as coupled DA, can change the value of existing observations or indicate where new observations can have greater utility for monitoring and prediction. Practitioners of DA are encouraged to make better use of observations that are already available, for example, taking advantage of strongly coupled DA so that ocean observations can be used to improve atmospheric analyses and vice versa. Ocean reanalyses are useful for the analysis of climate as well as the initialization of operational long-range prediction models. There are many remaining challenges for ocean reanalyses due to biases and abrupt changes in the ocean-observing system throughout its history, the presence of biases and drifts in models, and the simplifying assumptions made in DA solution methods. From a governance point of view, more support is needed to bring the ocean-observing and DA communities together. For prediction applications, there is wide agreement that protocols are needed for rapid communication of ocean-observing data on numerical weather prediction (NWP) timescales. There is potential for new observation types to enhance the observing system by supporting prediction on multiple timescales, ranging from the typical timescale of NWP, covering hours to weeks, out to multiple decades. Better communication between DA and observation communities is encouraged in order to allow operational prediction centers the ability to provide guidance for the design of a sustained and adaptive observing network.", "author" : [ { "dropping-particle" : "", "family" : "Penny", "given" : "Stephen G", "non-dropping-particle" : "", "parse-names" : false, "suffix" : "" }, { "dropping-particle" : "", "family" : "Akella", "given" : "Santha", "non-dropping-particle" : "", "parse-names" : false, "suffix" : "" }, { "dropping-particle" : "", "family" : "Balmaseda", "given" : "Magdalena A", "non-dropping-particle" : "", "parse-names" : false, "suffix" : "" }, { "dropping-particle" : "", "family" : "Browne", "given" : "Philip", "non-dropping-particle" : "", "parse-names" : false, "suffix" : "" }, { "dropping-particle" : "", "family" : "Carton", "given" : "James A", "non-dropping-particle" : "", "parse-names" : false, "suffix" : "" }, { "dropping-particle" : "", "family" : "Chevallier", "given" : "Matthieu", "non-dropping-particle" : "", "parse-names" : false, "suffix" : "" }, { "dropping-particle" : "", "family" : "Counillon", "given" : "Francois", "non-dropping-particle" : "", "parse-names" : false, "suffix" : "" }, { "dropping-particle" : "", "family" : "Domingues", "given" : "Catia", "non-dropping-particle" : "", "parse-names" : false, "suffix" : "" }, { "dropping-particle" : "", "family" : "Frolov", "given" : "Sergey", "non-dropping-particle" : "", "parse-names" : false, "suffix" : "" }, { "dropping-particle" : "", "family" : "Heimbach", "given" : "Patrick", "non-dropping-particle" : "", "parse-names" : false, "suffix" : "" }, { "dropping-particle" : "", "family" : "Hogan", "given" : "Patrick", "non-dropping-particle" : "", "parse-names" : false, "suffix" : "" }, { "dropping-particle" : "", "family" : "Hoteit", "given" : "Ibrahim", "non-dropping-particle" : "", "parse-names" : false, "suffix" : "" }, { "dropping-particle" : "", "family" : "Iovino", "given" : "Doroteaciro", "non-dropping-particle" : "", "parse-names" : false, "suffix" : "" }, { "dropping-particle" : "", "family" : "Laloyaux", "given" : "Patrick", "non-dropping-particle" : "", "parse-names" : false, "suffix" : "" }, { "dropping-particle" : "", "family" : "Martin", "given" : "Matthew J", "non-dropping-particle" : "", "parse-names" : false, "suffix" : "" }, { "dropping-particle" : "", "family" : "Masina", "given" : "Simona", "non-dropping-particle" : "", "parse-names" : false, "suffix" : "" }, { "dropping-particle" : "", "family" : "Moore", "given" : "Andrew M", "non-dropping-particle" : "", "parse-names" : false, "suffix" : "" }, { "dropping-particle" : "", "family" : "Rosnay", "given" : "Patricia", "non-dropping-particle" : "de", "parse-names" : false, "suffix" : "" }, { "dropping-particle" : "", "family" : "Schepers", "given" : "Dinand", "non-dropping-particle" : "", "parse-names" : false, "suffix" : "" }, { "dropping-particle" : "", "family" : "Sloyan", "given" : "Bernadette M", "non-dropping-particle" : "", "parse-names" : false, "suffix" : "" }, { "dropping-particle" : "", "family" : "Storto", "given" : "Andrea", "non-dropping-particle" : "", "parse-names" : false, "suffix" : "" }, { "dropping-particle" : "", "family" : "Subramanian", "given" : "Aneesh", "non-dropping-particle" : "", "parse-names" : false, "suffix" : "" }, { "dropping-particle" : "", "family" : "Nam", "given" : "SungHyun", "non-dropping-particle" : "", "parse-names" : false, "suffix" : "" }, { "dropping-particle" : "", "family" : "Vitart", "given" : "Frederic", "non-dropping-particle" : "", "parse-names" : false, "suffix" : "" }, { "dropping-particle" : "", "family" : "Yang", "given" : "Chunxue", "non-dropping-particle" : "", "parse-names" : false, "suffix" : "" }, { "dropping-particle" : "", "family" : "Fujii", "given" : "Yosuke", "non-dropping-particle" : "", "parse-names" : false, "suffix" : "" }, { "dropping-particle" : "", "family" : "Zuo", "given" : "Hao", "non-dropping-particle" : "", "parse-names" : false, "suffix" : "" }, { "dropping-particle" : "", "family" : "O\u2019Kane", "given" : "Terry", "non-dropping-particle" : "", "parse-names" : false, "suffix" : "" }, { "dropping-particle" : "", "family" : "Sandery", "given" : "Paul", "non-dropping-particle" : "", "parse-names" : false, "suffix" : "" }, { "dropping-particle" : "", "family" : "Moore", "given" : "Thomas", "non-dropping-particle" : "", "parse-names" : false, "suffix" : "" }, { "dropping-particle" : "", "family" : "Chapman", "given" : "Christopher C", "non-dropping-particle" : "", "parse-names" : false, "suffix" : "" } ], "container-title" : "Frontiers in Marine Science", "id" : "ITEM-3", "issued" : { "date-parts" : [ [ "2019" ] ] }, "page" : "391", "title" : "Observational Needs for Improving Ocean and Coupled Reanalysis, S2S Prediction, and Decadal Prediction", "translator" : [ { "dropping-particle" : "", "family" : "H4352", "given" : "", "non-dropping-particle" : "", "parse-names" : false, "suffix" : "" } ], "type" : "article-journal", "volume" : "6" }, "uris" : [ "http://www.mendeley.com/documents/?uuid=d26f4453-655d-46f8-a16d-0017a01aa224" ] } ], "mendeley" : { "formattedCitation" : "(Laloyaux et al., 2018; Schepers et al., 2018; Penny et al., 2019)", "plainTextFormattedCitation" : "(Laloyaux et al., 2018; Schepers et al., 2018; Penny et al., 2019)", "previouslyFormattedCitation" : "(Laloyaux et al., 2018; Schepers et al., 2018; Penny et al., 2019)" }, "properties" : { "noteIndex" : 0 }, "schema" : "https://github.com/citation-style-language/schema/raw/master/csl-citation.json" }</w:instrText>
      </w:r>
      <w:r w:rsidRPr="003A0C0D">
        <w:fldChar w:fldCharType="separate"/>
      </w:r>
      <w:ins w:id="5374" w:author="Robin Matthews" w:date="2021-05-18T16:06:00Z">
        <w:r w:rsidR="00602365">
          <w:rPr>
            <w:noProof/>
            <w:lang w:val="en-GB"/>
          </w:rPr>
          <w:t>(Laloyaux et al., 2018; Schepers et al., 2018; Penny et al., 2019)</w:t>
        </w:r>
      </w:ins>
      <w:del w:id="5375" w:author="Robin Matthews" w:date="2021-05-18T16:06:00Z">
        <w:r w:rsidRPr="00FA4D8D" w:rsidDel="00602365">
          <w:rPr>
            <w:noProof/>
            <w:lang w:val="en-GB"/>
          </w:rPr>
          <w:delText>(Laloyaux et al., 2018; Schepers et al., 2018; Penny et al., 2019)</w:delText>
        </w:r>
      </w:del>
      <w:r w:rsidRPr="003A0C0D">
        <w:fldChar w:fldCharType="end"/>
      </w:r>
      <w:r w:rsidRPr="00FA4D8D">
        <w:rPr>
          <w:lang w:val="en-GB"/>
        </w:rPr>
        <w:t xml:space="preserve">, but these are not assessed in AR6. </w:t>
      </w:r>
    </w:p>
    <w:p w14:paraId="5CBEED3F" w14:textId="77777777" w:rsidR="006409E5" w:rsidRPr="00FA4D8D" w:rsidRDefault="006409E5" w:rsidP="006409E5">
      <w:pPr>
        <w:pStyle w:val="AR6BodyText"/>
        <w:rPr>
          <w:lang w:val="en-GB"/>
        </w:rPr>
      </w:pPr>
    </w:p>
    <w:p w14:paraId="23A07EDA" w14:textId="66F8E1EB" w:rsidR="006409E5" w:rsidRPr="00FA4D8D" w:rsidRDefault="006409E5" w:rsidP="006409E5">
      <w:pPr>
        <w:pStyle w:val="AR6BodyText"/>
        <w:rPr>
          <w:rFonts w:cs="Times New Roman"/>
          <w:i/>
          <w:lang w:val="en-GB"/>
        </w:rPr>
      </w:pPr>
      <w:commentRangeStart w:id="5376"/>
      <w:r w:rsidRPr="00FA4D8D">
        <w:rPr>
          <w:rFonts w:cs="Times New Roman"/>
          <w:i/>
          <w:lang w:val="en-GB"/>
        </w:rPr>
        <w:t>R</w:t>
      </w:r>
      <w:commentRangeEnd w:id="5376"/>
      <w:r w:rsidR="00CC68E0">
        <w:rPr>
          <w:rStyle w:val="CommentReference"/>
        </w:rPr>
        <w:commentReference w:id="5376"/>
      </w:r>
      <w:r w:rsidRPr="00FA4D8D">
        <w:rPr>
          <w:rFonts w:cs="Times New Roman"/>
          <w:i/>
          <w:lang w:val="en-GB"/>
        </w:rPr>
        <w:t xml:space="preserve">eanalyses of the </w:t>
      </w:r>
      <w:del w:id="5377" w:author="Ian Blenkinsop" w:date="2021-07-08T12:03:00Z">
        <w:r w:rsidRPr="00FA4D8D" w:rsidDel="00536DB6">
          <w:rPr>
            <w:rFonts w:cs="Times New Roman"/>
            <w:i/>
            <w:lang w:val="en-GB"/>
          </w:rPr>
          <w:delText>pre</w:delText>
        </w:r>
      </w:del>
      <w:ins w:id="5378" w:author="Ian Blenkinsop" w:date="2021-07-08T12:03:00Z">
        <w:r w:rsidR="00536DB6">
          <w:rPr>
            <w:rFonts w:cs="Times New Roman"/>
            <w:i/>
            <w:lang w:val="en-GB"/>
          </w:rPr>
          <w:t>P</w:t>
        </w:r>
        <w:r w:rsidR="00536DB6" w:rsidRPr="00FA4D8D">
          <w:rPr>
            <w:rFonts w:cs="Times New Roman"/>
            <w:i/>
            <w:lang w:val="en-GB"/>
          </w:rPr>
          <w:t>re</w:t>
        </w:r>
      </w:ins>
      <w:r w:rsidRPr="00FA4D8D">
        <w:rPr>
          <w:rFonts w:cs="Times New Roman"/>
          <w:i/>
          <w:lang w:val="en-GB"/>
        </w:rPr>
        <w:t>-</w:t>
      </w:r>
      <w:del w:id="5379" w:author="Ian Blenkinsop" w:date="2021-07-08T12:03:00Z">
        <w:r w:rsidRPr="00FA4D8D" w:rsidDel="00536DB6">
          <w:rPr>
            <w:rFonts w:cs="Times New Roman"/>
            <w:i/>
            <w:lang w:val="en-GB"/>
          </w:rPr>
          <w:delText xml:space="preserve">instrumental </w:delText>
        </w:r>
      </w:del>
      <w:ins w:id="5380" w:author="Ian Blenkinsop" w:date="2021-07-08T12:03:00Z">
        <w:r w:rsidR="00536DB6">
          <w:rPr>
            <w:rFonts w:cs="Times New Roman"/>
            <w:i/>
            <w:lang w:val="en-GB"/>
          </w:rPr>
          <w:t>I</w:t>
        </w:r>
        <w:r w:rsidR="00536DB6" w:rsidRPr="00FA4D8D">
          <w:rPr>
            <w:rFonts w:cs="Times New Roman"/>
            <w:i/>
            <w:lang w:val="en-GB"/>
          </w:rPr>
          <w:t xml:space="preserve">nstrumental </w:t>
        </w:r>
      </w:ins>
      <w:del w:id="5381" w:author="Ian Blenkinsop" w:date="2021-07-08T12:03:00Z">
        <w:r w:rsidRPr="00FA4D8D" w:rsidDel="00536DB6">
          <w:rPr>
            <w:rFonts w:cs="Times New Roman"/>
            <w:i/>
            <w:lang w:val="en-GB"/>
          </w:rPr>
          <w:delText>era</w:delText>
        </w:r>
      </w:del>
      <w:ins w:id="5382" w:author="Ian Blenkinsop" w:date="2021-07-08T12:03:00Z">
        <w:r w:rsidR="00536DB6">
          <w:rPr>
            <w:rFonts w:cs="Times New Roman"/>
            <w:i/>
            <w:lang w:val="en-GB"/>
          </w:rPr>
          <w:t>E</w:t>
        </w:r>
        <w:r w:rsidR="00536DB6" w:rsidRPr="00FA4D8D">
          <w:rPr>
            <w:rFonts w:cs="Times New Roman"/>
            <w:i/>
            <w:lang w:val="en-GB"/>
          </w:rPr>
          <w:t>ra</w:t>
        </w:r>
      </w:ins>
    </w:p>
    <w:p w14:paraId="41584C83" w14:textId="77777777" w:rsidR="00693B3F" w:rsidRPr="00FA4D8D" w:rsidRDefault="00693B3F" w:rsidP="006409E5">
      <w:pPr>
        <w:pStyle w:val="AR6BodyText"/>
        <w:rPr>
          <w:i/>
          <w:lang w:val="en-GB"/>
        </w:rPr>
      </w:pPr>
    </w:p>
    <w:p w14:paraId="5F2F396D" w14:textId="356628A7" w:rsidR="006409E5" w:rsidRPr="00FA4D8D" w:rsidRDefault="006409E5" w:rsidP="006409E5">
      <w:pPr>
        <w:pStyle w:val="AR6BodyText"/>
        <w:rPr>
          <w:lang w:val="en-GB"/>
        </w:rPr>
      </w:pPr>
      <w:r w:rsidRPr="00FA4D8D">
        <w:rPr>
          <w:rFonts w:cs="Times New Roman"/>
          <w:lang w:val="en-GB"/>
        </w:rPr>
        <w:t>Longer reanalyses that extend further back in time than the beginning of the instrumental record are being developed. They include the complete integration of paleoclimate archives and newly available early instrumental data into extended reanalys</w:t>
      </w:r>
      <w:r w:rsidRPr="00FA4D8D">
        <w:rPr>
          <w:lang w:val="en-GB"/>
        </w:rPr>
        <w:t>i</w:t>
      </w:r>
      <w:r w:rsidRPr="00FA4D8D">
        <w:rPr>
          <w:rFonts w:cs="Times New Roman"/>
          <w:lang w:val="en-GB"/>
        </w:rPr>
        <w:t xml:space="preserve">s datasets. Such integration leverages ongoing development of climate models that can simulate paleoclimate records in their units of analysis (i.e., oxygen isotope composition, tree ring width, etc.), in many cases using physical climate variables as input for </w:t>
      </w:r>
      <w:commentRangeStart w:id="5383"/>
      <w:r w:rsidRPr="00FA4D8D">
        <w:rPr>
          <w:rFonts w:cs="Times New Roman"/>
          <w:lang w:val="en-GB"/>
        </w:rPr>
        <w:t>so-called</w:t>
      </w:r>
      <w:commentRangeEnd w:id="5383"/>
      <w:r w:rsidR="00536DB6">
        <w:rPr>
          <w:rStyle w:val="CommentReference"/>
        </w:rPr>
        <w:commentReference w:id="5383"/>
      </w:r>
      <w:r w:rsidRPr="00FA4D8D">
        <w:rPr>
          <w:rFonts w:cs="Times New Roman"/>
          <w:lang w:val="en-GB"/>
        </w:rPr>
        <w:t xml:space="preserve"> ‘proxy system models’ </w:t>
      </w:r>
      <w:r w:rsidRPr="003A0C0D">
        <w:rPr>
          <w:rFonts w:cs="Times New Roman"/>
        </w:rPr>
        <w:fldChar w:fldCharType="begin" w:fldLock="1"/>
      </w:r>
      <w:r w:rsidR="00E81B0B">
        <w:rPr>
          <w:rFonts w:cs="Times New Roman"/>
          <w:lang w:val="en-GB"/>
        </w:rPr>
        <w:instrText>ADDIN CSL_CITATION { "citationItems" : [ { "id" : "ITEM-1", "itemData" : { "DOI" : "10.1016/j.quascirev.2013.05.024", "ISSN" : "02773791", "author" : [ { "dropping-particle" : "", "family" : "Evans", "given" : "M.N.", "non-dropping-particle" : "", "parse-names" : false, "suffix" : "" }, { "dropping-particle" : "", "family" : "Tolwinski-Ward", "given" : "S.E.", "non-dropping-particle" : "", "parse-names" : false, "suffix" : "" }, { "dropping-particle" : "", "family" : "Thompson", "given" : "D.M.", "non-dropping-particle" : "", "parse-names" : false, "suffix" : "" }, { "dropping-particle" : "", "family" : "Anchukaitis", "given" : "K.J.", "non-dropping-particle" : "", "parse-names" : false, "suffix" : "" } ], "container-title" : "Quaternary Science Reviews", "id" : "ITEM-1", "issued" : { "date-parts" : [ [ "2013", "9" ] ] }, "page" : "16-28", "title" : "Applications of proxy system modeling in high resolution paleoclimatology", "translator" : [ { "dropping-particle" : "", "family" : "H3648", "given" : "", "non-dropping-particle" : "", "parse-names" : false, "suffix" : "" } ], "type" : "article-journal", "volume" : "76" }, "uris" : [ "http://www.mendeley.com/documents/?uuid=e6903990-b34c-4c16-8f7d-bab5bcc70098" ] }, { "id" : "ITEM-2", "itemData" : { "DOI" : "10.1002/2015MS000447", "ISSN" : "19422466", "author" : [ { "dropping-particle" : "", "family" : "Dee", "given" : "S.", "non-dropping-particle" : "", "parse-names" : false, "suffix" : "" }, { "dropping-particle" : "", "family" : "Emile-Geay", "given" : "J.", "non-dropping-particle" : "", "parse-names" : false, "suffix" : "" }, { "dropping-particle" : "", "family" : "Evans", "given" : "M. N.", "non-dropping-particle" : "", "parse-names" : false, "suffix" : "" }, { "dropping-particle" : "", "family" : "Allam", "given" : "A.", "non-dropping-particle" : "", "parse-names" : false, "suffix" : "" }, { "dropping-particle" : "", "family" : "Steig", "given" : "E. J.", "non-dropping-particle" : "", "parse-names" : false, "suffix" : "" }, { "dropping-particle" : "", "family" : "Thompson", "given" : "D.M.", "non-dropping-particle" : "", "parse-names" : false, "suffix" : "" } ], "container-title" : "Journal of Advances in Modeling Earth Systems", "id" : "ITEM-2", "issue" : "3", "issued" : { "date-parts" : [ [ "2015", "9" ] ] }, "page" : "1220-1247", "title" : "PRYSM: An open-source framework for PRoxY System Modeling, with applications to oxygen-isotope systems", "translator" : [ { "dropping-particle" : "", "family" : "H3649", "given" : "", "non-dropping-particle" : "", "parse-names" : false, "suffix" : "" } ], "type" : "article-journal", "volume" : "7" }, "uris" : [ "http://www.mendeley.com/documents/?uuid=f8d674b2-42fc-4112-bcb6-7998126c7485" ] } ], "mendeley" : { "formattedCitation" : "(Evans et al., 2013; Dee et al., 2015)", "plainTextFormattedCitation" : "(Evans et al., 2013; Dee et al., 2015)", "previouslyFormattedCitation" : "(Evans et al., 2013; Dee et al., 2015)" }, "properties" : { "noteIndex" : 0 }, "schema" : "https://github.com/citation-style-language/schema/raw/master/csl-citation.json" }</w:instrText>
      </w:r>
      <w:r w:rsidRPr="003A0C0D">
        <w:rPr>
          <w:rFonts w:cs="Times New Roman"/>
        </w:rPr>
        <w:fldChar w:fldCharType="separate"/>
      </w:r>
      <w:ins w:id="5384" w:author="Robin Matthews" w:date="2021-05-18T16:06:00Z">
        <w:r w:rsidR="00602365">
          <w:rPr>
            <w:rFonts w:cs="Times New Roman"/>
            <w:noProof/>
            <w:lang w:val="en-GB"/>
          </w:rPr>
          <w:t>(Evans et al., 2013; Dee et al., 2015)</w:t>
        </w:r>
      </w:ins>
      <w:del w:id="5385" w:author="Robin Matthews" w:date="2021-05-18T16:06:00Z">
        <w:r w:rsidRPr="00FA4D8D" w:rsidDel="00602365">
          <w:rPr>
            <w:rFonts w:cs="Times New Roman"/>
            <w:noProof/>
            <w:lang w:val="en-GB"/>
          </w:rPr>
          <w:delText>(Evans et al., 2013; Dee et al., 2015)</w:delText>
        </w:r>
      </w:del>
      <w:r w:rsidRPr="003A0C0D">
        <w:rPr>
          <w:rFonts w:cs="Times New Roman"/>
        </w:rPr>
        <w:fldChar w:fldCharType="end"/>
      </w:r>
      <w:r w:rsidRPr="00FA4D8D">
        <w:rPr>
          <w:rFonts w:cs="Times New Roman"/>
          <w:lang w:val="en-GB"/>
        </w:rPr>
        <w:t xml:space="preserve">. </w:t>
      </w:r>
      <w:commentRangeStart w:id="5386"/>
      <w:r w:rsidRPr="00FA4D8D">
        <w:rPr>
          <w:rFonts w:cs="Times New Roman"/>
          <w:lang w:val="en-GB"/>
        </w:rPr>
        <w:t xml:space="preserve">Ensemble Kalman filter data assimilation approaches allow to combine paleoclimate data </w:t>
      </w:r>
      <w:commentRangeEnd w:id="5386"/>
      <w:r w:rsidR="009929F7">
        <w:rPr>
          <w:rStyle w:val="CommentReference"/>
        </w:rPr>
        <w:commentReference w:id="5386"/>
      </w:r>
      <w:r w:rsidRPr="00FA4D8D">
        <w:rPr>
          <w:rFonts w:cs="Times New Roman"/>
          <w:lang w:val="en-GB"/>
        </w:rPr>
        <w:t xml:space="preserve">and climate model data to generate annually resolved fields </w:t>
      </w:r>
      <w:r w:rsidRPr="003A0C0D">
        <w:rPr>
          <w:rFonts w:cs="Times New Roman"/>
        </w:rPr>
        <w:fldChar w:fldCharType="begin" w:fldLock="1"/>
      </w:r>
      <w:ins w:id="5387" w:author="Robin Matthews" w:date="2021-05-18T18:05:00Z">
        <w:r w:rsidR="0058018F">
          <w:rPr>
            <w:rFonts w:cs="Times New Roman"/>
            <w:lang w:val="en-GB"/>
          </w:rPr>
          <w:instrText>ADDIN CSL_CITATION { "citationItems" : [ { "id" : "ITEM-1", "itemData" : { "DOI" : "10.1002/2016JD024751", "ISSN" : "2169897X", "abstract" : "Abstract An ?offline? approach to DA is used, where static ensemble samples are drawn from existing CMIP climate-model simulations to serve as the prior estimate of climate variables. We use linear, univariate forward models (?proxy system models (PSMs)?) that map climate variables to proxy measurements by fitting proxy data to 2 m air temperature from gridded instrumental temperature data; the linear PSMs are then used to predict proxy values from the prior estimate. Results for the LMR are compared against six gridded instrumental temperature data sets and 25% of the proxy records are withheld from assimilation for independent verification. Results show broad agreement with previous reconstructions of Northern Hemisphere mean 2 m air temperature, with millennial-scale cooling, a multicentennial warm period around 1000 C.E., and a cold period coincident with the Little Ice Age (circa 1450?1800 C.E.). Verification against gridded instrumental data sets during 1880?2000 C.E. reveals greatest skill in the tropics and lowest skill over Northern Hemisphere land areas. Verification against independent proxy records indicates substantial improvement relative to the model (prior) data without proxy assimilation. As an illustrative example, we present multivariate reconstructed fields for a singular event, the 1808/1809 ?mystery? volcanic eruption, which reveal global cooling that is strongly enhanced locally due to the presence of the Pacific-North America wave pattern in the 500 hPa geopotential height field.", "author" : [ { "dropping-particle" : "", "family" : "Hakim", "given" : "Gregory J", "non-dropping-particle" : "", "parse-names" : false, "suffix" : "" }, { "dropping-particle" : "", "family" : "Emile-Geay", "given" : "Julien", "non-dropping-particle" : "", "parse-names" : false, "suffix" : "" }, { "dropping-particle" : "", "family" : "Steig", "given" : "Eric J", "non-dropping-particle" : "", "parse-names" : false, "suffix" : "" }, { "dropping-particle" : "", "family" : "Noone", "given" : "David", "non-dropping-particle" : "", "parse-names" : false, "suffix" : "" }, { "dropping-particle" : "", "family" : "Anderson", "given" : "David M", "non-dropping-particle" : "", "parse-names" : false, "suffix" : "" }, { "dropping-particle" : "", "family" : "Tardif", "given" : "Robert", "non-dropping-particle" : "", "parse-names" : false, "suffix" : "" }, { "dropping-particle" : "", "family" : "Steiger", "given" : "Nathan", "non-dropping-particle" : "", "parse-names" : false, "suffix" : "" }, { "dropping-particle" : "", "family" : "Perkins", "given" : "Walter A", "non-dropping-particle" : "", "parse-names" : false, "suffix" : "" } ], "container-title" : "Journal of Geophysical Research: Atmospheres", "id" : "ITEM-1", "issue" : "12", "issued" : { "date-parts" : [ [ "2016", "6", "27" ] ] }, "note" : "doi: 10.1002/2016JD024751", "page" : "6745-6764", "publisher" : "Wiley-Blackwell", "title" : "The last millennium climate reanalysis project: Framework and first results", "translator" : [ { "dropping-particle" : "", "family" : "H2673", "given" : "", "non-dropping-particle" : "", "parse-names" : false, "suffix" : "" } ], "type" : "article-journal", "volume" : "121" }, "uris" : [ "http://www.mendeley.com/documents/?uuid=583ee99a-e703-4d85-87cb-6a017776976c" ] }, { "id" : "ITEM-2", "itemData" : { "DOI" : "10.5194/cp-15-1251-2019", "ISSN" : "1814-9332", "abstract" : "Abstract. The Last Millennium Reanalysis (LMR) utilizes an ensemble methodology to assimilate paleoclimate data for the production of annually resolved climate field reconstructions of the Common Era. Two key elements are the focus of this work: the set of assimilated proxy records and the forward models that map climate variables to proxy measurements. Results based on an updated proxy database and seasonal regression-based forward models are compared to the LMR prototype, which was based on a smaller set of proxy records and simpler proxy models formulated as univariate linear regressions against annual temperature. Validation against various instrumental-era gridded analyses shows that the new reconstructions of surface air temperature and 500 hPa geopotential height are significantly improved (from 10 % to more than 100 %), while improvements in reconstruction of the Palmer Drought Severity Index are more modest. Additional experiments designed to isolate the sources of improvement reveal the importance of the updated proxy records, including coral records for improving tropical reconstructions, and tree-ring density records for temperature reconstructions, particularly in high northern latitudes. Proxy forward models that account for seasonal responses, and dependence on both temperature and moisture for tree-ring width, also contribute to improvements in reconstructed thermodynamic and hydroclimate variables in midlatitudes. The variability of temperature at multidecadal to centennial scales is also shown to be sensitive to the set of assimilated proxies, especially to the inclusion of primarily moisture-sensitive tree-ring-width records.", "author" : [ { "dropping-particle" : "", "family" : "Tardif", "given" : "Robert", "non-dropping-particle" : "", "parse-names" : false, "suffix" : "" }, { "dropping-particle" : "", "family" : "Hakim", "given" : "Gregory J.", "non-dropping-particle" : "", "parse-names" : false, "suffix" : "" }, { "dropping-particle" : "", "family" : "Perkins", "given" : "Walter A.", "non-dropping-particle" : "", "parse-names" : false, "suffix" : "" }, { "dropping-particle" : "", "family" : "Horlick", "given" : "Kaleb A.", "non-dropping-particle" : "", "parse-names" : false, "suffix" : "" }, { "dropping-particle" : "", "family" : "Erb", "given" : "Michael P.", "non-dropping-particle" : "", "parse-names" : false, "suffix" : "" }, { "dropping-particle" : "", "family" : "Emile-Geay", "given" : "Julien", "non-dropping-particle" : "", "parse-names" : false, "suffix" : "" }, { "dropping-particle" : "", "family" : "Anderson", "given" : "David M.", "non-dropping-particle" : "", "parse-names" : false, "suffix" : "" }, { "dropping-particle" : "", "family" : "Steig", "given" : "Eric J.", "non-dropping-particle" : "", "parse-names" : false, "suffix" : "" }, { "dropping-particle" : "", "family" : "Noone", "given" : "David", "non-dropping-particle" : "", "parse-names" : false, "suffix" : "" } ], "container-title" : "Climate of the Past", "id" : "ITEM-2", "issue" : "4", "issued" : { "date-parts" : [ [ "2019", "7", "5" ] ] }, "page" : "1251-1273", "title" : "Last Millennium Reanalysis with an expanded proxy database and seasonal proxy modeling", "translator" : [ { "dropping-particle" : "", "family" : "H888", "given" : "", "non-dropping-particle" : "", "parse-names" : false, "suffix" : "" } ], "type" : "article-journal", "volume" : "15" }, "uris" : [ "http://www.mendeley.com/documents/?uuid=ceb513ac-4d31-47a8-9b6f-3faadf2c059d" ] } ], "mendeley" : { "formattedCitation" : "(Hakim et al., 2016; Tardif et al., 2019)", "manualFormatting" : "(Last Millenium Reanalysis, Hakim et al., 2016; Tardif et al., 2019)", "plainTextFormattedCitation" : "(Hakim et al., 2016; Tardif et al., 2019)", "previouslyFormattedCitation" : "(Hakim et al., 2016; Tardif et al., 2019)" }, "properties" : { "noteIndex" : 0 }, "schema" : "https://github.com/citation-style-language/schema/raw/master/csl-citation.json" }</w:instrText>
        </w:r>
      </w:ins>
      <w:del w:id="5388" w:author="Robin Matthews" w:date="2021-05-18T18:05:00Z">
        <w:r w:rsidR="00E81B0B" w:rsidDel="0058018F">
          <w:rPr>
            <w:rFonts w:cs="Times New Roman"/>
            <w:lang w:val="en-GB"/>
          </w:rPr>
          <w:delInstrText>ADDIN CSL_CITATION { "citationItems" : [ { "id" : "ITEM-1", "itemData" : { "DOI" : "10.1002/2016JD024751", "ISSN" : "2169897X", "abstract" : "Abstract An ?offline? approach to DA is used, where static ensemble samples are drawn from existing CMIP climate-model simulations to serve as the prior estimate of climate variables. We use linear, univariate forward models (?proxy system models (PSMs)?) that map climate variables to proxy measurements by fitting proxy data to 2 m air temperature from gridded instrumental temperature data; the linear PSMs are then used to predict proxy values from the prior estimate. Results for the LMR are compared against six gridded instrumental temperature data sets and 25% of the proxy records are withheld from assimilation for independent verification. Results show broad agreement with previous reconstructions of Northern Hemisphere mean 2 m air temperature, with millennial-scale cooling, a multicentennial warm period around 1000 C.E., and a cold period coincident with the Little Ice Age (circa 1450?1800 C.E.). Verification against gridded instrumental data sets during 1880?2000 C.E. reveals greatest skill in the tropics and lowest skill over Northern Hemisphere land areas. Verification against independent proxy records indicates substantial improvement relative to the model (prior) data without proxy assimilation. As an illustrative example, we present multivariate reconstructed fields for a singular event, the 1808/1809 ?mystery? volcanic eruption, which reveal global cooling that is strongly enhanced locally due to the presence of the Pacific-North America wave pattern in the 500 hPa geopotential height field.", "author" : [ { "dropping-particle" : "", "family" : "Hakim", "given" : "Gregory J", "non-dropping-particle" : "", "parse-names" : false, "suffix" : "" }, { "dropping-particle" : "", "family" : "Emile-Geay", "given" : "Julien", "non-dropping-particle" : "", "parse-names" : false, "suffix" : "" }, { "dropping-particle" : "", "family" : "Steig", "given" : "Eric J", "non-dropping-particle" : "", "parse-names" : false, "suffix" : "" }, { "dropping-particle" : "", "family" : "Noone", "given" : "David", "non-dropping-particle" : "", "parse-names" : false, "suffix" : "" }, { "dropping-particle" : "", "family" : "Anderson", "given" : "David M", "non-dropping-particle" : "", "parse-names" : false, "suffix" : "" }, { "dropping-particle" : "", "family" : "Tardif", "given" : "Robert", "non-dropping-particle" : "", "parse-names" : false, "suffix" : "" }, { "dropping-particle" : "", "family" : "Steiger", "given" : "Nathan", "non-dropping-particle" : "", "parse-names" : false, "suffix" : "" }, { "dropping-particle" : "", "family" : "Perkins", "given" : "Walter A", "non-dropping-particle" : "", "parse-names" : false, "suffix" : "" } ], "container-title" : "Journal of Geophysical Research: Atmospheres", "id" : "ITEM-1", "issue" : "12", "issued" : { "date-parts" : [ [ "2016", "6", "27" ] ] }, "note" : "doi: 10.1002/2016JD024751", "page" : "6745-6764", "publisher" : "Wiley-Blackwell", "title" : "The last millennium climate reanalysis project: Framework and first results", "translator" : [ { "dropping-particle" : "", "family" : "H2673", "given" : "", "non-dropping-particle" : "", "parse-names" : false, "suffix" : "" } ], "type" : "article-journal", "volume" : "121" }, "uris" : [ "http://www.mendeley.com/documents/?uuid=583ee99a-e703-4d85-87cb-6a017776976c" ] }, { "id" : "ITEM-2", "itemData" : { "DOI" : "10.5194/cp-15-1251-2019", "ISSN" : "1814-9332", "abstract" : "Abstract. The Last Millennium Reanalysis (LMR) utilizes an ensemble methodology to assimilate paleoclimate data for the production of annually resolved climate field reconstructions of the Common Era. Two key elements are the focus of this work: the set of assimilated proxy records and the forward models that map climate variables to proxy measurements. Results based on an updated proxy database and seasonal regression-based forward models are compared to the LMR prototype, which was based on a smaller set of proxy records and simpler proxy models formulated as univariate linear regressions against annual temperature. Validation against various instrumental-era gridded analyses shows that the new reconstructions of surface air temperature and 500 hPa geopotential height are significantly improved (from 10 % to more than 100 %), while improvements in reconstruction of the Palmer Drought Severity Index are more modest. Additional experiments designed to isolate the sources of improvement reveal the importance of the updated proxy records, including coral records for improving tropical reconstructions, and tree-ring density records for temperature reconstructions, particularly in high northern latitudes. Proxy forward models that account for seasonal responses, and dependence on both temperature and moisture for tree-ring width, also contribute to improvements in reconstructed thermodynamic and hydroclimate variables in midlatitudes. The variability of temperature at multidecadal to centennial scales is also shown to be sensitive to the set of assimilated proxies, especially to the inclusion of primarily moisture-sensitive tree-ring-width records.", "author" : [ { "dropping-particle" : "", "family" : "Tardif", "given" : "Robert", "non-dropping-particle" : "", "parse-names" : false, "suffix" : "" }, { "dropping-particle" : "", "family" : "Hakim", "given" : "Gregory J.", "non-dropping-particle" : "", "parse-names" : false, "suffix" : "" }, { "dropping-particle" : "", "family" : "Perkins", "given" : "Walter A.", "non-dropping-particle" : "", "parse-names" : false, "suffix" : "" }, { "dropping-particle" : "", "family" : "Horlick", "given" : "Kaleb A.", "non-dropping-particle" : "", "parse-names" : false, "suffix" : "" }, { "dropping-particle" : "", "family" : "Erb", "given" : "Michael P.", "non-dropping-particle" : "", "parse-names" : false, "suffix" : "" }, { "dropping-particle" : "", "family" : "Emile-Geay", "given" : "Julien", "non-dropping-particle" : "", "parse-names" : false, "suffix" : "" }, { "dropping-particle" : "", "family" : "Anderson", "given" : "David M.", "non-dropping-particle" : "", "parse-names" : false, "suffix" : "" }, { "dropping-particle" : "", "family" : "Steig", "given" : "Eric J.", "non-dropping-particle" : "", "parse-names" : false, "suffix" : "" }, { "dropping-particle" : "", "family" : "Noone", "given" : "David", "non-dropping-particle" : "", "parse-names" : false, "suffix" : "" } ], "container-title" : "Climate of the Past", "id" : "ITEM-2", "issue" : "4", "issued" : { "date-parts" : [ [ "2019", "7", "5" ] ] }, "page" : "1251-1273", "title" : "Last Millennium Reanalysis with an expanded proxy database and seasonal proxy modeling", "translator" : [ { "dropping-particle" : "", "family" : "H888", "given" : "", "non-dropping-particle" : "", "parse-names" : false, "suffix" : "" } ], "type" : "article-journal", "volume" : "15" }, "uris" : [ "http://www.mendeley.com/documents/?uuid=ceb513ac-4d31-47a8-9b6f-3faadf2c059d" ] } ], "mendeley" : { "formattedCitation" : "(Hakim et al., 2016; Tardif et al., 2019)", "manualFormatting" : "(Last Millenium Reanalysis, Hakim et al., 2016; Tardif et al., 2018)", "plainTextFormattedCitation" : "(Hakim et al., 2016; Tardif et al., 2019)", "previouslyFormattedCitation" : "(Hakim et al., 2016; Tardif et al., 2019)" }, "properties" : { "noteIndex" : 0 }, "schema" : "https://github.com/citation-style-language/schema/raw/master/csl-citation.json" }</w:delInstrText>
        </w:r>
      </w:del>
      <w:r w:rsidRPr="003A0C0D">
        <w:rPr>
          <w:rFonts w:cs="Times New Roman"/>
        </w:rPr>
        <w:fldChar w:fldCharType="separate"/>
      </w:r>
      <w:ins w:id="5389" w:author="Robin Matthews" w:date="2021-05-18T16:06:00Z">
        <w:r w:rsidR="00602365">
          <w:rPr>
            <w:rFonts w:cs="Times New Roman"/>
            <w:noProof/>
            <w:lang w:val="en-GB"/>
          </w:rPr>
          <w:t>(Last Millenium Reanalysis, Hakim et al., 2016; Tardif et al., 201</w:t>
        </w:r>
      </w:ins>
      <w:ins w:id="5390" w:author="Robin Matthews" w:date="2021-05-18T18:05:00Z">
        <w:r w:rsidR="0058018F">
          <w:rPr>
            <w:rFonts w:cs="Times New Roman"/>
            <w:noProof/>
            <w:lang w:val="en-GB"/>
          </w:rPr>
          <w:t>9</w:t>
        </w:r>
      </w:ins>
      <w:ins w:id="5391" w:author="Robin Matthews" w:date="2021-05-18T16:06:00Z">
        <w:r w:rsidR="00602365">
          <w:rPr>
            <w:rFonts w:cs="Times New Roman"/>
            <w:noProof/>
            <w:lang w:val="en-GB"/>
          </w:rPr>
          <w:t>)</w:t>
        </w:r>
      </w:ins>
      <w:del w:id="5392" w:author="Robin Matthews" w:date="2021-05-18T16:06:00Z">
        <w:r w:rsidRPr="00FA4D8D" w:rsidDel="00602365">
          <w:rPr>
            <w:rFonts w:cs="Times New Roman"/>
            <w:noProof/>
            <w:lang w:val="en-GB"/>
          </w:rPr>
          <w:delText>(Last Millenium Reanalysis, Hakim et al., 2016; Tardif et al., 2018)</w:delText>
        </w:r>
      </w:del>
      <w:r w:rsidRPr="003A0C0D">
        <w:rPr>
          <w:rFonts w:cs="Times New Roman"/>
        </w:rPr>
        <w:fldChar w:fldCharType="end"/>
      </w:r>
      <w:r w:rsidRPr="00FA4D8D">
        <w:rPr>
          <w:rFonts w:cs="Times New Roman"/>
          <w:lang w:val="en-GB"/>
        </w:rPr>
        <w:t xml:space="preserve"> or even monthly fields </w:t>
      </w:r>
      <w:r>
        <w:rPr>
          <w:rFonts w:cs="Times New Roman"/>
        </w:rPr>
        <w:fldChar w:fldCharType="begin" w:fldLock="1"/>
      </w:r>
      <w:r w:rsidR="00E81B0B">
        <w:rPr>
          <w:rFonts w:cs="Times New Roman"/>
          <w:lang w:val="en-GB"/>
        </w:rPr>
        <w:instrText>ADDIN CSL_CITATION { "citationItems" : [ { "id" : "ITEM-1", "itemData" : { "DOI" : "10.1038/sdata.2017.76", "ISSN" : "2052-4463", "abstract" : "Climatic variations at decadal scales such as phases of accelerated warming or weak monsoons have profound effects on society and economy. Studying these variations requires insights from the past. However, most current reconstructions provide either time series or fields of regional surface climate, which limit our understanding of the underlying dynamics. Here, we present the first monthly paleo-reanalysis covering the period 1600 to 2005. Over land, instrumental temperature and surface pressure observations, temperature indices derived from historical documents and climate sensitive tree-ring measurements were assimilated into an atmospheric general circulation model ensemble using a Kalman filtering technique. This data set combines the advantage of traditional reconstruction methods of being as close as possible to observations with the advantage of climate models of being physically consistent and having 3-dimensional information about the state of the atmosphere for various variables and at all points in time. In contrast to most statistical reconstructions, centennial variability stems from the climate model and its forcings, no stationarity assumptions are made and error estimates are provided.", "author" : [ { "dropping-particle" : "", "family" : "Franke", "given" : "J\u00f6rg", "non-dropping-particle" : "", "parse-names" : false, "suffix" : "" }, { "dropping-particle" : "", "family" : "Br\u00f6nnimann", "given" : "Stefan", "non-dropping-particle" : "", "parse-names" : false, "suffix" : "" }, { "dropping-particle" : "", "family" : "Bhend", "given" : "Jonas", "non-dropping-particle" : "", "parse-names" : false, "suffix" : "" }, { "dropping-particle" : "", "family" : "Brugnara", "given" : "Yuri", "non-dropping-particle" : "", "parse-names" : false, "suffix" : "" } ], "container-title" : "Scientific Data", "id" : "ITEM-1", "issue" : "1", "issued" : { "date-parts" : [ [ "2017" ] ] }, "page" : "170076", "title" : "A monthly global paleo-reanalysis of the atmosphere from 1600 to 2005 for studying past climatic variations", "translator" : [ { "dropping-particle" : "", "family" : "H4537", "given" : "", "non-dropping-particle" : "", "parse-names" : false, "suffix" : "" } ], "type" : "article-journal", "volume" : "4" }, "uris" : [ "http://www.mendeley.com/documents/?uuid=b1ae576c-b326-4953-9bd8-9653b15df083" ] } ], "mendeley" : { "formattedCitation" : "(Franke et al., 2017)", "plainTextFormattedCitation" : "(Franke et al., 2017)", "previouslyFormattedCitation" : "(Franke et al., 2017)" }, "properties" : { "noteIndex" : 0 }, "schema" : "https://github.com/citation-style-language/schema/raw/master/csl-citation.json" }</w:instrText>
      </w:r>
      <w:r>
        <w:rPr>
          <w:rFonts w:cs="Times New Roman"/>
        </w:rPr>
        <w:fldChar w:fldCharType="separate"/>
      </w:r>
      <w:ins w:id="5393" w:author="Robin Matthews" w:date="2021-05-18T16:06:00Z">
        <w:r w:rsidR="00602365">
          <w:rPr>
            <w:rFonts w:cs="Times New Roman"/>
            <w:noProof/>
            <w:lang w:val="en-GB"/>
          </w:rPr>
          <w:t>(Franke et al., 2017)</w:t>
        </w:r>
      </w:ins>
      <w:del w:id="5394" w:author="Robin Matthews" w:date="2021-05-18T16:06:00Z">
        <w:r w:rsidRPr="00FA4D8D" w:rsidDel="00602365">
          <w:rPr>
            <w:rFonts w:cs="Times New Roman"/>
            <w:noProof/>
            <w:lang w:val="en-GB"/>
          </w:rPr>
          <w:delText>(Franke et al., 2017)</w:delText>
        </w:r>
      </w:del>
      <w:r>
        <w:rPr>
          <w:rFonts w:cs="Times New Roman"/>
        </w:rPr>
        <w:fldChar w:fldCharType="end"/>
      </w:r>
      <w:r w:rsidRPr="00FA4D8D">
        <w:rPr>
          <w:rFonts w:cs="Times New Roman"/>
          <w:lang w:val="en-GB"/>
        </w:rPr>
        <w:t xml:space="preserve">. This allows for a greater understanding of decadal variability </w:t>
      </w:r>
      <w:r>
        <w:rPr>
          <w:rFonts w:cs="Times New Roman"/>
        </w:rPr>
        <w:fldChar w:fldCharType="begin" w:fldLock="1"/>
      </w:r>
      <w:r w:rsidR="00E81B0B">
        <w:rPr>
          <w:rFonts w:cs="Times New Roman"/>
          <w:lang w:val="en-GB"/>
        </w:rPr>
        <w:instrText>ADDIN CSL_CITATION { "citationItems" : [ { "id" : "ITEM-1", "itemData" : { "DOI" : "10.1029/2019jd030426", "ISSN" : "2169-897X", "abstract" : "Abstract Despite the importance of interdecadal climate variability, we have a limited understanding of which geographic regions are associated with global temperature variability at these timescales. The instrumental record tends to be too short to develop sample statistics to study interdecadal climate variability, and state-of-the-art climate models tend to disagree about which locations most strongly influence global mean interdecadal temperature variability. Here we use a new paleoclimate data assimilation product, the Last Millennium Reanalysis (LMR), to examine where local variability is associated with global mean temperature variability at interdecadal timescales. The LMR framework uses an ensemble Kalman filter data assimilation approach to combine the latest paleoclimate data and state-of-the-art model data to generate annually resolved field reconstructions of surface temperature, which allow us to explore the timing and dynamics of pre-instrumental climate variability in new ways. The LMR consistently shows that the mid- to high-latitude north Pacific, and the high-latitude North Atlantic tend to lead global temperature variability on interdecadal timescales. These findings have important implications for understanding the dynamics of low-frequency climate variability in the pre-industrial era.", "author" : [ { "dropping-particle" : "", "family" : "Parsons", "given" : "L.A.", "non-dropping-particle" : "", "parse-names" : false, "suffix" : "" }, { "dropping-particle" : "", "family" : "Hakim", "given" : "G.J.", "non-dropping-particle" : "", "parse-names" : false, "suffix" : "" } ], "container-title" : "Journal of Geophysical Research: Atmospheres", "id" : "ITEM-1", "issued" : { "date-parts" : [ [ "2019" ] ] }, "title" : "Local Regions Associated With Interdecadal Global Temperature Variability in the Last Millennium Reanalysis and CMIP5 Models", "translator" : [ { "dropping-particle" : "", "family" : "H3595", "given" : "", "non-dropping-particle" : "", "parse-names" : false, "suffix" : "" } ], "type" : "article-journal" }, "uris" : [ "http://www.mendeley.com/documents/?uuid=8a81cbc1-5f4e-40ec-a61a-e62ceb0608ee" ] } ], "mendeley" : { "formattedCitation" : "(Parsons and Hakim, 2019)", "plainTextFormattedCitation" : "(Parsons and Hakim, 2019)", "previouslyFormattedCitation" : "(Parsons and Hakim, 2019)" }, "properties" : { "noteIndex" : 0 }, "schema" : "https://github.com/citation-style-language/schema/raw/master/csl-citation.json" }</w:instrText>
      </w:r>
      <w:r>
        <w:rPr>
          <w:rFonts w:cs="Times New Roman"/>
        </w:rPr>
        <w:fldChar w:fldCharType="separate"/>
      </w:r>
      <w:ins w:id="5395" w:author="Robin Matthews" w:date="2021-05-18T16:06:00Z">
        <w:r w:rsidR="00602365">
          <w:rPr>
            <w:rFonts w:cs="Times New Roman"/>
            <w:noProof/>
            <w:lang w:val="en-GB"/>
          </w:rPr>
          <w:t>(Parsons and Hakim, 2019)</w:t>
        </w:r>
      </w:ins>
      <w:del w:id="5396" w:author="Robin Matthews" w:date="2021-05-18T16:06:00Z">
        <w:r w:rsidR="00F8677F" w:rsidRPr="00FA4D8D" w:rsidDel="00602365">
          <w:rPr>
            <w:rFonts w:cs="Times New Roman"/>
            <w:noProof/>
            <w:lang w:val="en-GB"/>
          </w:rPr>
          <w:delText>(Parsons and Hakim, 2019)</w:delText>
        </w:r>
      </w:del>
      <w:r>
        <w:rPr>
          <w:rFonts w:cs="Times New Roman"/>
        </w:rPr>
        <w:fldChar w:fldCharType="end"/>
      </w:r>
      <w:r w:rsidRPr="00FA4D8D">
        <w:rPr>
          <w:rFonts w:cs="Times New Roman"/>
          <w:lang w:val="en-GB"/>
        </w:rPr>
        <w:t xml:space="preserve"> and greater certainty around the full range of the frequency and severity of climate extremes</w:t>
      </w:r>
      <w:del w:id="5397" w:author="Ian Blenkinsop" w:date="2021-07-08T12:05:00Z">
        <w:r w:rsidRPr="00FA4D8D" w:rsidDel="009929F7">
          <w:rPr>
            <w:rFonts w:cs="Times New Roman"/>
            <w:lang w:val="en-GB"/>
          </w:rPr>
          <w:delText>, allowing</w:delText>
        </w:r>
      </w:del>
      <w:ins w:id="5398" w:author="Ian Blenkinsop" w:date="2021-07-08T12:05:00Z">
        <w:r w:rsidR="009929F7">
          <w:rPr>
            <w:rFonts w:cs="Times New Roman"/>
            <w:lang w:val="en-GB"/>
          </w:rPr>
          <w:t>. This, in turn, allows</w:t>
        </w:r>
      </w:ins>
      <w:r w:rsidRPr="00FA4D8D">
        <w:rPr>
          <w:rFonts w:cs="Times New Roman"/>
          <w:lang w:val="en-GB"/>
        </w:rPr>
        <w:t xml:space="preserve"> for better-defined detection of change. It also helps to identify the links between biogeochemical cycles, ecosystem structure and ecosystem functioning, and to provide initial conditions for further model experiments or downscaling (</w:t>
      </w:r>
      <w:del w:id="5399" w:author="Ian Blenkinsop" w:date="2021-07-08T12:06:00Z">
        <w:r w:rsidRPr="00FA4D8D" w:rsidDel="009929F7">
          <w:rPr>
            <w:rFonts w:cs="Times New Roman"/>
            <w:lang w:val="en-GB"/>
          </w:rPr>
          <w:delText xml:space="preserve">see </w:delText>
        </w:r>
      </w:del>
      <w:r w:rsidRPr="00FA4D8D">
        <w:rPr>
          <w:rFonts w:cs="Times New Roman"/>
          <w:lang w:val="en-GB"/>
        </w:rPr>
        <w:t xml:space="preserve">Chapter </w:t>
      </w:r>
      <w:r w:rsidRPr="00FA4D8D">
        <w:rPr>
          <w:lang w:val="en-GB"/>
        </w:rPr>
        <w:t>2).</w:t>
      </w:r>
    </w:p>
    <w:p w14:paraId="31BAE856" w14:textId="77777777" w:rsidR="006409E5" w:rsidRPr="00FA4D8D" w:rsidRDefault="006409E5" w:rsidP="006409E5">
      <w:pPr>
        <w:pStyle w:val="AR6BodyText"/>
        <w:rPr>
          <w:lang w:val="en-GB"/>
        </w:rPr>
      </w:pPr>
    </w:p>
    <w:p w14:paraId="6A6FE7A2" w14:textId="7694819D" w:rsidR="006409E5" w:rsidRPr="00FA4D8D" w:rsidRDefault="006409E5" w:rsidP="006409E5">
      <w:pPr>
        <w:pStyle w:val="AR6BodyText"/>
        <w:rPr>
          <w:rFonts w:cs="Times New Roman"/>
          <w:i/>
          <w:lang w:val="en-GB"/>
        </w:rPr>
      </w:pPr>
      <w:commentRangeStart w:id="5400"/>
      <w:r w:rsidRPr="00FA4D8D">
        <w:rPr>
          <w:rFonts w:cs="Times New Roman"/>
          <w:i/>
          <w:lang w:val="en-GB"/>
        </w:rPr>
        <w:t>A</w:t>
      </w:r>
      <w:commentRangeEnd w:id="5400"/>
      <w:r w:rsidR="009929F7">
        <w:rPr>
          <w:rStyle w:val="CommentReference"/>
        </w:rPr>
        <w:commentReference w:id="5400"/>
      </w:r>
      <w:r w:rsidRPr="00FA4D8D">
        <w:rPr>
          <w:rFonts w:cs="Times New Roman"/>
          <w:i/>
          <w:lang w:val="en-GB"/>
        </w:rPr>
        <w:t xml:space="preserve">pplications of </w:t>
      </w:r>
      <w:del w:id="5401" w:author="Ian Blenkinsop" w:date="2021-07-08T12:06:00Z">
        <w:r w:rsidRPr="00FA4D8D" w:rsidDel="00D0470C">
          <w:rPr>
            <w:rFonts w:cs="Times New Roman"/>
            <w:i/>
            <w:lang w:val="en-GB"/>
          </w:rPr>
          <w:delText>reanalyses</w:delText>
        </w:r>
      </w:del>
      <w:ins w:id="5402" w:author="Ian Blenkinsop" w:date="2021-07-08T12:06:00Z">
        <w:r w:rsidR="00D0470C">
          <w:rPr>
            <w:rFonts w:cs="Times New Roman"/>
            <w:i/>
            <w:lang w:val="en-GB"/>
          </w:rPr>
          <w:t>R</w:t>
        </w:r>
        <w:r w:rsidR="00D0470C" w:rsidRPr="00FA4D8D">
          <w:rPr>
            <w:rFonts w:cs="Times New Roman"/>
            <w:i/>
            <w:lang w:val="en-GB"/>
          </w:rPr>
          <w:t>eanalyses</w:t>
        </w:r>
      </w:ins>
    </w:p>
    <w:p w14:paraId="67360459" w14:textId="77777777" w:rsidR="00693B3F" w:rsidRPr="00FA4D8D" w:rsidRDefault="00693B3F" w:rsidP="006409E5">
      <w:pPr>
        <w:pStyle w:val="AR6BodyText"/>
        <w:rPr>
          <w:i/>
          <w:lang w:val="en-GB"/>
        </w:rPr>
      </w:pPr>
    </w:p>
    <w:p w14:paraId="62161B20" w14:textId="590CECBA" w:rsidR="006409E5" w:rsidRPr="00FA4D8D" w:rsidRDefault="006409E5" w:rsidP="006409E5">
      <w:pPr>
        <w:pStyle w:val="AR6BodyText"/>
        <w:rPr>
          <w:lang w:val="en-GB"/>
        </w:rPr>
      </w:pPr>
      <w:r w:rsidRPr="00FA4D8D">
        <w:rPr>
          <w:lang w:val="en-GB"/>
        </w:rPr>
        <w:t>The developments in reanalyses described above mean that they are now used across a range of applications. In AR6, r</w:t>
      </w:r>
      <w:r w:rsidRPr="00FA4D8D">
        <w:rPr>
          <w:rFonts w:cs="Times New Roman"/>
          <w:lang w:val="en-GB"/>
        </w:rPr>
        <w:t xml:space="preserve">eanalyses provide information for fields and in regions where observations are limited. There is growing confidence that modern reanalyses can provide another line of evidence </w:t>
      </w:r>
      <w:r w:rsidRPr="00FA4D8D">
        <w:rPr>
          <w:lang w:val="en-GB"/>
        </w:rPr>
        <w:t xml:space="preserve">in describing recent temperature trends </w:t>
      </w:r>
      <w:r w:rsidRPr="00FA4D8D">
        <w:rPr>
          <w:rFonts w:cs="Times New Roman"/>
          <w:lang w:val="en-GB"/>
        </w:rPr>
        <w:t>(</w:t>
      </w:r>
      <w:del w:id="5403" w:author="Ian Blenkinsop" w:date="2021-07-08T12:08:00Z">
        <w:r w:rsidRPr="00FA4D8D" w:rsidDel="00D0470C">
          <w:rPr>
            <w:rFonts w:cs="Times New Roman"/>
            <w:lang w:val="en-GB"/>
          </w:rPr>
          <w:delText xml:space="preserve">see Chapter 2, </w:delText>
        </w:r>
      </w:del>
      <w:r w:rsidRPr="00FA4D8D">
        <w:rPr>
          <w:lang w:val="en-GB"/>
        </w:rPr>
        <w:t>Tables 2.4 and 2.5)</w:t>
      </w:r>
      <w:ins w:id="5404" w:author="Ian Blenkinsop" w:date="2021-07-08T12:08:00Z">
        <w:r w:rsidR="00D0470C">
          <w:rPr>
            <w:lang w:val="en-GB"/>
          </w:rPr>
          <w:t>.</w:t>
        </w:r>
      </w:ins>
      <w:r w:rsidRPr="00FA4D8D">
        <w:rPr>
          <w:rFonts w:cs="Times New Roman"/>
          <w:lang w:val="en-GB"/>
        </w:rPr>
        <w:t xml:space="preserve"> As their spatial resolution increases,</w:t>
      </w:r>
      <w:r w:rsidRPr="00FA4D8D">
        <w:rPr>
          <w:lang w:val="en-GB"/>
        </w:rPr>
        <w:t xml:space="preserve"> </w:t>
      </w:r>
      <w:r w:rsidRPr="00FA4D8D">
        <w:rPr>
          <w:rFonts w:cs="Times New Roman"/>
          <w:lang w:val="en-GB"/>
        </w:rPr>
        <w:t xml:space="preserve">the exploration of fine-scale extremes in both space and time becomes possible (e.g., wind; </w:t>
      </w:r>
      <w:r w:rsidRPr="003A0C0D">
        <w:rPr>
          <w:rFonts w:cs="Times New Roman"/>
        </w:rPr>
        <w:fldChar w:fldCharType="begin" w:fldLock="1"/>
      </w:r>
      <w:r w:rsidR="00E81B0B">
        <w:rPr>
          <w:rFonts w:cs="Times New Roman"/>
          <w:lang w:val="en-GB"/>
        </w:rPr>
        <w:instrText>ADDIN CSL_CITATION { "citationItems" : [ { "id" : "ITEM-1", "itemData" : { "DOI" : "10.5194/asr-12-187-2015", "author" : [ { "dropping-particle" : "", "family" : "Kaiser-Weiss", "given" : "A K", "non-dropping-particle" : "", "parse-names" : false, "suffix" : "" }, { "dropping-particle" : "", "family" : "Kaspar", "given" : "F", "non-dropping-particle" : "", "parse-names" : false, "suffix" : "" }, { "dropping-particle" : "", "family" : "Heene", "given" : "V", "non-dropping-particle" : "", "parse-names" : false, "suffix" : "" }, { "dropping-particle" : "", "family" : "Borsche", "given" : "M", "non-dropping-particle" : "", "parse-names" : false, "suffix" : "" }, { "dropping-particle" : "", "family" : "Tan", "given" : "D G H", "non-dropping-particle" : "", "parse-names" : false, "suffix" : "" }, { "dropping-particle" : "", "family" : "Poli", "given" : "P", "non-dropping-particle" : "", "parse-names" : false, "suffix" : "" }, { "dropping-particle" : "", "family" : "Obregon", "given" : "A", "non-dropping-particle" : "", "parse-names" : false, "suffix" : "" }, { "dropping-particle" : "", "family" : "Gregow", "given" : "H", "non-dropping-particle" : "", "parse-names" : false, "suffix" : "" } ], "container-title" : "Advances in Science and Research", "id" : "ITEM-1", "issue" : "1", "issued" : { "date-parts" : [ [ "2015" ] ] }, "page" : "187-198", "title" : "Comparison of regional and global reanalysis near-surface winds with station observations over Germany", "translator" : [ { "dropping-particle" : "", "family" : "H4286", "given" : "", "non-dropping-particle" : "", "parse-names" : false, "suffix" : "" } ], "type" : "article-journal", "volume" : "12" }, "uris" : [ "http://www.mendeley.com/documents/?uuid=a0c825a7-5b28-4801-9f74-4e00910c395b" ] } ], "mendeley" : { "formattedCitation" : "(Kaiser-Weiss et al., 2015)", "manualFormatting" : "Kaiser-Weiss et al., 2015)", "plainTextFormattedCitation" : "(Kaiser-Weiss et al., 2015)", "previouslyFormattedCitation" : "(Kaiser-Weiss et al., 2015)" }, "properties" : { "noteIndex" : 0 }, "schema" : "https://github.com/citation-style-language/schema/raw/master/csl-citation.json" }</w:instrText>
      </w:r>
      <w:r w:rsidRPr="003A0C0D">
        <w:rPr>
          <w:rFonts w:cs="Times New Roman"/>
        </w:rPr>
        <w:fldChar w:fldCharType="separate"/>
      </w:r>
      <w:ins w:id="5405" w:author="Robin Matthews" w:date="2021-05-18T16:06:00Z">
        <w:r w:rsidR="00602365">
          <w:rPr>
            <w:rFonts w:cs="Times New Roman"/>
            <w:noProof/>
            <w:lang w:val="en-GB"/>
          </w:rPr>
          <w:t>Kaiser-Weiss et al., 2015)</w:t>
        </w:r>
      </w:ins>
      <w:del w:id="5406" w:author="Robin Matthews" w:date="2021-05-18T16:06:00Z">
        <w:r w:rsidRPr="00FA4D8D" w:rsidDel="00602365">
          <w:rPr>
            <w:rFonts w:cs="Times New Roman"/>
            <w:noProof/>
            <w:lang w:val="en-GB"/>
          </w:rPr>
          <w:delText>Kaiser-Weiss et al., 2015)</w:delText>
        </w:r>
      </w:del>
      <w:r w:rsidRPr="003A0C0D">
        <w:rPr>
          <w:rFonts w:cs="Times New Roman"/>
        </w:rPr>
        <w:fldChar w:fldCharType="end"/>
      </w:r>
      <w:r w:rsidRPr="00FA4D8D">
        <w:rPr>
          <w:rFonts w:cs="Times New Roman"/>
          <w:lang w:val="en-GB"/>
        </w:rPr>
        <w:t xml:space="preserve">. Longer reanalyses </w:t>
      </w:r>
      <w:r w:rsidRPr="00FA4D8D">
        <w:rPr>
          <w:lang w:val="en-GB"/>
        </w:rPr>
        <w:t>can be used to describe</w:t>
      </w:r>
      <w:r w:rsidRPr="00FA4D8D">
        <w:rPr>
          <w:rFonts w:cs="Times New Roman"/>
          <w:lang w:val="en-GB"/>
        </w:rPr>
        <w:t xml:space="preserve"> the change in the climate over the last 100 to 1000 years. Reanalyses have been used to help post-process climate model output, and drive impact models</w:t>
      </w:r>
      <w:del w:id="5407" w:author="Ian Blenkinsop" w:date="2021-07-08T12:09:00Z">
        <w:r w:rsidRPr="00FA4D8D" w:rsidDel="00D0470C">
          <w:rPr>
            <w:rFonts w:cs="Times New Roman"/>
            <w:lang w:val="en-GB"/>
          </w:rPr>
          <w:delText xml:space="preserve">, </w:delText>
        </w:r>
      </w:del>
      <w:ins w:id="5408" w:author="Ian Blenkinsop" w:date="2021-07-08T12:09:00Z">
        <w:r w:rsidR="00D0470C">
          <w:rPr>
            <w:rFonts w:cs="Times New Roman"/>
            <w:lang w:val="en-GB"/>
          </w:rPr>
          <w:t>;</w:t>
        </w:r>
        <w:r w:rsidR="00D0470C" w:rsidRPr="00FA4D8D">
          <w:rPr>
            <w:rFonts w:cs="Times New Roman"/>
            <w:lang w:val="en-GB"/>
          </w:rPr>
          <w:t xml:space="preserve"> </w:t>
        </w:r>
      </w:ins>
      <w:r w:rsidRPr="00FA4D8D">
        <w:rPr>
          <w:rFonts w:cs="Times New Roman"/>
          <w:lang w:val="en-GB"/>
        </w:rPr>
        <w:t>however, they are often bias adjusted first (</w:t>
      </w:r>
      <w:ins w:id="5409" w:author="Ian Blenkinsop" w:date="2021-07-08T12:09:00Z">
        <w:r w:rsidR="00D0470C" w:rsidRPr="002456BC">
          <w:rPr>
            <w:rFonts w:cs="Times New Roman"/>
            <w:lang w:val="en-US"/>
          </w:rPr>
          <w:t>Cross-Chapter Box 10.2</w:t>
        </w:r>
        <w:r w:rsidR="00D0470C">
          <w:rPr>
            <w:rFonts w:cs="Times New Roman"/>
            <w:lang w:val="en-US"/>
          </w:rPr>
          <w:t xml:space="preserve">; </w:t>
        </w:r>
      </w:ins>
      <w:r w:rsidRPr="00FA4D8D">
        <w:rPr>
          <w:rFonts w:cs="Times New Roman"/>
          <w:lang w:val="en-GB"/>
        </w:rPr>
        <w:t xml:space="preserve">e.g., </w:t>
      </w:r>
      <w:r w:rsidRPr="003A0C0D">
        <w:rPr>
          <w:rFonts w:cs="Times New Roman"/>
        </w:rPr>
        <w:fldChar w:fldCharType="begin" w:fldLock="1"/>
      </w:r>
      <w:r w:rsidR="00E81B0B">
        <w:rPr>
          <w:rFonts w:cs="Times New Roman"/>
          <w:lang w:val="en-GB"/>
        </w:rPr>
        <w:instrText>ADDIN CSL_CITATION { "citationItems" : [ { "id" : "ITEM-1", "itemData" : { "DOI" : "10.1002/2014WR015638", "ISSN" : "19447973", "abstract" : "The WFDEI meteorological forcing data set has been generated using the same methodology as the widely used WATCH Forcing Data (WFD) by making use of the ERA-Interim reanalysis data. We discuss the specifics of how changes in the reanalysis and processing have led to improvement over the WFD. We attribute improvements in precipitation and wind speed to the latest reanalysis basis data and improved downward shortwave fluxes to the changes in the aerosol corrections. Covering 1979-2012, the WFDEI will allow more thorough comparisons of hydrological and Earth System model outputs with hydrologically and phenologically relevant satellite products than using the WFD.", "author" : [ { "dropping-particle" : "", "family" : "Weedon", "given" : "Graham P.", "non-dropping-particle" : "", "parse-names" : false, "suffix" : "" }, { "dropping-particle" : "", "family" : "Balsamo", "given" : "Gianpaolo", "non-dropping-particle" : "", "parse-names" : false, "suffix" : "" }, { "dropping-particle" : "", "family" : "Bellouin", "given" : "Nicolas", "non-dropping-particle" : "", "parse-names" : false, "suffix" : "" }, { "dropping-particle" : "", "family" : "Gomes", "given" : "Sandra", "non-dropping-particle" : "", "parse-names" : false, "suffix" : "" }, { "dropping-particle" : "", "family" : "Best", "given" : "Martin J.", "non-dropping-particle" : "", "parse-names" : false, "suffix" : "" }, { "dropping-particle" : "", "family" : "Viterbo", "given" : "Pedro", "non-dropping-particle" : "", "parse-names" : false, "suffix" : "" } ], "container-title" : "Water Resources Research", "id" : "ITEM-1", "issue" : "9", "issued" : { "date-parts" : [ [ "2014" ] ] }, "page" : "7505-7514", "title" : "The WFDEI meteorological forcing data set: WATCH Forcing data methodology applied to ERA-Interim reanalysis data", "translator" : [ { "dropping-particle" : "", "family" : "H4134", "given" : "", "non-dropping-particle" : "", "parse-names" : false, "suffix" : "" } ], "type" : "article-journal", "volume" : "50" }, "uris" : [ "http://www.mendeley.com/documents/?uuid=86c6845d-965a-42b9-ba9c-f9037dff9535" ] } ], "mendeley" : { "formattedCitation" : "(Weedon et al., 2014)", "manualFormatting" : "Weedon et al., 2014)", "plainTextFormattedCitation" : "(Weedon et al., 2014)", "previouslyFormattedCitation" : "(Weedon et al., 2014)" }, "properties" : { "noteIndex" : 0 }, "schema" : "https://github.com/citation-style-language/schema/raw/master/csl-citation.json" }</w:instrText>
      </w:r>
      <w:r w:rsidRPr="003A0C0D">
        <w:rPr>
          <w:rFonts w:cs="Times New Roman"/>
        </w:rPr>
        <w:fldChar w:fldCharType="separate"/>
      </w:r>
      <w:ins w:id="5410" w:author="Robin Matthews" w:date="2021-05-18T16:06:00Z">
        <w:r w:rsidR="00602365">
          <w:rPr>
            <w:rFonts w:cs="Times New Roman"/>
            <w:noProof/>
            <w:lang w:val="en-GB"/>
          </w:rPr>
          <w:t>Weedon et al., 2014)</w:t>
        </w:r>
      </w:ins>
      <w:del w:id="5411" w:author="Robin Matthews" w:date="2021-05-18T16:06:00Z">
        <w:r w:rsidRPr="00FA4D8D" w:rsidDel="00602365">
          <w:rPr>
            <w:rFonts w:cs="Times New Roman"/>
            <w:noProof/>
            <w:lang w:val="en-GB"/>
          </w:rPr>
          <w:delText>Weedon et al., 2014)</w:delText>
        </w:r>
      </w:del>
      <w:r w:rsidRPr="003A0C0D">
        <w:rPr>
          <w:rFonts w:cs="Times New Roman"/>
        </w:rPr>
        <w:fldChar w:fldCharType="end"/>
      </w:r>
      <w:r w:rsidR="00BF53B3" w:rsidRPr="002456BC">
        <w:rPr>
          <w:rFonts w:cs="Times New Roman"/>
          <w:lang w:val="en-US"/>
        </w:rPr>
        <w:t>.</w:t>
      </w:r>
      <w:del w:id="5412" w:author="Ian Blenkinsop" w:date="2021-07-08T12:09:00Z">
        <w:r w:rsidR="00BF53B3" w:rsidRPr="002456BC" w:rsidDel="00D0470C">
          <w:rPr>
            <w:rFonts w:cs="Times New Roman"/>
            <w:lang w:val="en-US"/>
          </w:rPr>
          <w:delText xml:space="preserve"> S</w:delText>
        </w:r>
        <w:r w:rsidR="00BC63A9" w:rsidRPr="002456BC" w:rsidDel="00D0470C">
          <w:rPr>
            <w:rFonts w:cs="Times New Roman"/>
            <w:lang w:val="en-US"/>
          </w:rPr>
          <w:delText xml:space="preserve">ee </w:delText>
        </w:r>
        <w:r w:rsidR="00800757" w:rsidRPr="002456BC" w:rsidDel="00D0470C">
          <w:rPr>
            <w:rFonts w:cs="Times New Roman"/>
            <w:lang w:val="en-US"/>
          </w:rPr>
          <w:delText>Cross-Chapter Box 10.2 in Chapter 10</w:delText>
        </w:r>
        <w:r w:rsidRPr="00FA4D8D" w:rsidDel="00D0470C">
          <w:rPr>
            <w:rFonts w:cs="Times New Roman"/>
            <w:lang w:val="en-GB"/>
          </w:rPr>
          <w:delText>.</w:delText>
        </w:r>
      </w:del>
      <w:r w:rsidRPr="00FA4D8D">
        <w:rPr>
          <w:rFonts w:cs="Times New Roman"/>
          <w:lang w:val="en-GB"/>
        </w:rPr>
        <w:t xml:space="preserve"> C</w:t>
      </w:r>
      <w:r w:rsidRPr="00FA4D8D">
        <w:rPr>
          <w:lang w:val="en-GB"/>
        </w:rPr>
        <w:t>opernicus</w:t>
      </w:r>
      <w:r w:rsidRPr="00FA4D8D">
        <w:rPr>
          <w:rFonts w:cs="Times New Roman"/>
          <w:lang w:val="en-GB"/>
        </w:rPr>
        <w:t xml:space="preserve"> Climate Change Service (C3S) provides a </w:t>
      </w:r>
      <w:del w:id="5413" w:author="Ian Blenkinsop" w:date="2021-07-08T12:10:00Z">
        <w:r w:rsidRPr="00FA4D8D" w:rsidDel="00D0470C">
          <w:rPr>
            <w:rFonts w:cs="Times New Roman"/>
            <w:lang w:val="en-GB"/>
          </w:rPr>
          <w:delText xml:space="preserve">bias </w:delText>
        </w:r>
      </w:del>
      <w:ins w:id="5414" w:author="Ian Blenkinsop" w:date="2021-07-08T12:10:00Z">
        <w:r w:rsidR="00D0470C" w:rsidRPr="00FA4D8D">
          <w:rPr>
            <w:rFonts w:cs="Times New Roman"/>
            <w:lang w:val="en-GB"/>
          </w:rPr>
          <w:t>bias</w:t>
        </w:r>
        <w:r w:rsidR="00D0470C">
          <w:rPr>
            <w:rFonts w:cs="Times New Roman"/>
            <w:lang w:val="en-GB"/>
          </w:rPr>
          <w:t>-</w:t>
        </w:r>
      </w:ins>
      <w:r w:rsidRPr="00FA4D8D">
        <w:rPr>
          <w:rFonts w:cs="Times New Roman"/>
          <w:lang w:val="en-GB"/>
        </w:rPr>
        <w:t xml:space="preserve">adjusted dataset for global land areas based on ERA5 called WFDE5 </w:t>
      </w:r>
      <w:r w:rsidRPr="003A0C0D">
        <w:rPr>
          <w:rFonts w:cs="Times New Roman"/>
        </w:rPr>
        <w:fldChar w:fldCharType="begin" w:fldLock="1"/>
      </w:r>
      <w:r w:rsidR="00E14AAC">
        <w:rPr>
          <w:rFonts w:cs="Times New Roman"/>
          <w:lang w:val="en-GB"/>
        </w:rPr>
        <w:instrText>ADDIN CSL_CITATION { "citationItems" : [ { "id" : "ITEM-1", "itemData" : { "DOI" : "10.5194/essd-12-2097-2020", "abstract" : "Abstract. The WFDE5 dataset has been generated using the WATCH Forcing Data (WFD) methodology applied to surface meteorological variables from the ERA5 reanalysis. The WFDEI dataset had previously been generated by applying the WFD methodology to ERA-Interim. The WFDE5 is provided at 0.5\u2218 spatial resolution but has higher temporal resolution (hourly) compared to WFDEI (3-hourly). It also has higher spatial variability since it was generated by aggregation of the higher-resolution ERA5 rather than by interpolation of the lower-resolution ERA-Interim data. Evaluation against meteorological observations at 13 globally distributed FLUXNET2015 sites shows that, on average, WFDE5 has lower mean absolute error and higher correlation than WFDEI for all variables. Bias-adjusted monthly precipitation totals of WFDE5 result in more plausible global hydrological water balance components when analysed in an uncalibrated hydrological model (WaterGAP) than with the use of raw ERA5 data for model forcing. The dataset, which can be downloaded from https://doi.org/10.24381/cds.20d54e34 (C3S, 2020b), is distributed by the Copernicus Climate Change Service (C3S) through its Climate Data Store (CDS, C3S, 2020a) and currently spans from the start of January 1979 to the end of 2018. The dataset has been produced using a number of CDS Toolbox applications, whose source code is available with the data \u2013 allowing users to regenerate part of the dataset or apply the same approach to other data. Future updates are expected spanning from 1950 to the most recent year. A sample of the complete dataset, which covers the whole of the year 2016, is accessible without registration to the CDS at https://doi.org/10.21957/935p-cj60 (Cucchi et al., 2020).", "author" : [ { "dropping-particle" : "", "family" : "Cucchi", "given" : "Marco", "non-dropping-particle" : "", "parse-names" : false, "suffix" : "" }, { "dropping-particle" : "", "family" : "Weedon", "given" : "Graham P.", "non-dropping-particle" : "", "parse-names" : false, "suffix" : "" }, { "dropping-particle" : "", "family" : "Amici", "given" : "Alessandro", "non-dropping-particle" : "", "parse-names" : false, "suffix" : "" }, { "dropping-particle" : "", "family" : "Bellouin", "given" : "Nicolas", "non-dropping-particle" : "", "parse-names" : false, "suffix" : "" }, { "dropping-particle" : "", "family" : "Lange", "given" : "Stefan", "non-dropping-particle" : "", "parse-names" : false, "suffix" : "" }, { "dropping-particle" : "", "family" : "M\u00fcller Schmied", "given" : "Hannes", "non-dropping-particle" : "", "parse-names" : false, "suffix" : "" }, { "dropping-particle" : "", "family" : "Hersbach", "given" : "Hans", "non-dropping-particle" : "", "parse-names" : false, "suffix" : "" }, { "dropping-particle" : "", "family" : "Buontempo", "given" : "Carlo", "non-dropping-particle" : "", "parse-names" : false, "suffix" : "" } ], "container-title" : "Earth System Science Data", "id" : "ITEM-1", "issue" : "3", "issued" : { "date-parts" : [ [ "2020", "9", "8" ] ] }, "page" : "2097-2120", "title" : "WFDE5: bias-adjusted ERA5 reanalysis data for impact studies", "translator" : [ { "dropping-particle" : "", "family" : "H1974", "given" : "", "non-dropping-particle" : "", "parse-names" : false, "suffix" : "" } ], "type" : "article-journal", "volume" : "12" }, "uris" : [ "http://www.mendeley.com/documents/?uuid=688af511-df76-4886-8339-86dc648a9329" ] } ], "mendeley" : { "formattedCitation" : "(Cucchi et al., 2020)", "plainTextFormattedCitation" : "(Cucchi et al., 2020)", "previouslyFormattedCitation" : "(Cucchi et al., 2020)" }, "properties" : { "noteIndex" : 0 }, "schema" : "https://github.com/citation-style-language/schema/raw/master/csl-citation.json" }</w:instrText>
      </w:r>
      <w:r w:rsidRPr="003A0C0D">
        <w:rPr>
          <w:rFonts w:cs="Times New Roman"/>
        </w:rPr>
        <w:fldChar w:fldCharType="separate"/>
      </w:r>
      <w:ins w:id="5415" w:author="Robin Matthews" w:date="2021-05-18T16:06:00Z">
        <w:r w:rsidR="00602365">
          <w:rPr>
            <w:rFonts w:cs="Times New Roman"/>
            <w:noProof/>
            <w:lang w:val="en-GB"/>
          </w:rPr>
          <w:t>(Cucchi et al., 2020)</w:t>
        </w:r>
      </w:ins>
      <w:del w:id="5416" w:author="Robin Matthews" w:date="2021-05-18T16:06:00Z">
        <w:r w:rsidRPr="00FA4D8D" w:rsidDel="00602365">
          <w:rPr>
            <w:rFonts w:cs="Times New Roman"/>
            <w:noProof/>
            <w:lang w:val="en-GB"/>
          </w:rPr>
          <w:delText>(Cucchi et al., 2020)</w:delText>
        </w:r>
      </w:del>
      <w:r w:rsidRPr="003A0C0D">
        <w:rPr>
          <w:rFonts w:cs="Times New Roman"/>
        </w:rPr>
        <w:fldChar w:fldCharType="end"/>
      </w:r>
      <w:r w:rsidRPr="00FA4D8D">
        <w:rPr>
          <w:rFonts w:cs="Times New Roman"/>
          <w:lang w:val="en-GB"/>
        </w:rPr>
        <w:t xml:space="preserve"> which</w:t>
      </w:r>
      <w:r w:rsidRPr="00FA4D8D">
        <w:rPr>
          <w:lang w:val="en-GB"/>
        </w:rPr>
        <w:t xml:space="preserve">, </w:t>
      </w:r>
      <w:r w:rsidRPr="00FA4D8D">
        <w:rPr>
          <w:rFonts w:cs="Times New Roman"/>
          <w:lang w:val="en-GB"/>
        </w:rPr>
        <w:t xml:space="preserve">combined with </w:t>
      </w:r>
      <w:r w:rsidRPr="00FA4D8D">
        <w:rPr>
          <w:lang w:val="en-GB"/>
        </w:rPr>
        <w:t xml:space="preserve">ERA5 information over the </w:t>
      </w:r>
      <w:r w:rsidR="00964056" w:rsidRPr="00C41086">
        <w:rPr>
          <w:lang w:val="en-GB"/>
        </w:rPr>
        <w:t>ocean</w:t>
      </w:r>
      <w:r w:rsidRPr="00FA4D8D">
        <w:rPr>
          <w:lang w:val="en-GB"/>
        </w:rPr>
        <w:t xml:space="preserve"> (W5E5; </w:t>
      </w:r>
      <w:r w:rsidRPr="003A0C0D">
        <w:fldChar w:fldCharType="begin" w:fldLock="1"/>
      </w:r>
      <w:r w:rsidR="00E81B0B">
        <w:rPr>
          <w:lang w:val="en-GB"/>
        </w:rPr>
        <w:instrText>ADDIN CSL_CITATION { "citationItems" : [ { "id" : "ITEM-1", "itemData" : { "DOI" : "10.5880/pik.2019.023", "author" : [ { "dropping-particle" : "", "family" : "Lange", "given" : "Stefan", "non-dropping-particle" : "", "parse-names" : false, "suffix" : "" } ], "container-title" : "GFZ Data Services", "id" : "ITEM-1", "issued" : { "date-parts" : [ [ "2019" ] ] }, "title" : "WFDE5 over land merged with ERA5 over the ocean (W5E5). V. 1.0.", "translator" : [ { "dropping-particle" : "", "family" : "H4281", "given" : "", "non-dropping-particle" : "", "parse-names" : false, "suffix" : "" } ], "type" : "article-journal" }, "uris" : [ "http://www.mendeley.com/documents/?uuid=895fd35b-e820-4ec4-be4a-34a12c484356" ] } ], "mendeley" : { "formattedCitation" : "(Lange, 2019)", "manualFormatting" : "Lange, 2019)", "plainTextFormattedCitation" : "(Lange, 2019)", "previouslyFormattedCitation" : "(Lange, 2019)" }, "properties" : { "noteIndex" : 0 }, "schema" : "https://github.com/citation-style-language/schema/raw/master/csl-citation.json" }</w:instrText>
      </w:r>
      <w:r w:rsidRPr="003A0C0D">
        <w:fldChar w:fldCharType="separate"/>
      </w:r>
      <w:ins w:id="5417" w:author="Robin Matthews" w:date="2021-05-18T16:06:00Z">
        <w:r w:rsidR="00602365">
          <w:rPr>
            <w:noProof/>
            <w:lang w:val="en-GB"/>
          </w:rPr>
          <w:t>Lange, 2019)</w:t>
        </w:r>
      </w:ins>
      <w:del w:id="5418" w:author="Robin Matthews" w:date="2021-05-18T16:06:00Z">
        <w:r w:rsidRPr="00FA4D8D" w:rsidDel="00602365">
          <w:rPr>
            <w:noProof/>
            <w:lang w:val="en-GB"/>
          </w:rPr>
          <w:delText>Lange, 2019)</w:delText>
        </w:r>
      </w:del>
      <w:r w:rsidRPr="003A0C0D">
        <w:fldChar w:fldCharType="end"/>
      </w:r>
      <w:r w:rsidRPr="00FA4D8D">
        <w:rPr>
          <w:lang w:val="en-GB"/>
        </w:rPr>
        <w:t xml:space="preserve">, </w:t>
      </w:r>
      <w:r w:rsidRPr="00FA4D8D">
        <w:rPr>
          <w:rFonts w:cs="Times New Roman"/>
          <w:lang w:val="en-GB"/>
        </w:rPr>
        <w:t xml:space="preserve">is used as the AR6 Interactive Atlas reference for the bias adjustment of model output. </w:t>
      </w:r>
    </w:p>
    <w:p w14:paraId="051B7C56" w14:textId="77777777" w:rsidR="006409E5" w:rsidRPr="00FA4D8D" w:rsidRDefault="006409E5" w:rsidP="006409E5">
      <w:pPr>
        <w:pStyle w:val="AR6BodyText"/>
        <w:rPr>
          <w:lang w:val="en-GB"/>
        </w:rPr>
      </w:pPr>
    </w:p>
    <w:p w14:paraId="0A7D9D54" w14:textId="4FE45F92" w:rsidR="006409E5" w:rsidRPr="00FA4D8D" w:rsidRDefault="006409E5" w:rsidP="006409E5">
      <w:pPr>
        <w:pStyle w:val="AR6BodyText"/>
        <w:rPr>
          <w:i/>
          <w:lang w:val="en-GB"/>
        </w:rPr>
      </w:pPr>
      <w:r w:rsidRPr="00FA4D8D">
        <w:rPr>
          <w:rFonts w:cs="Times New Roman"/>
          <w:lang w:val="en-GB"/>
        </w:rPr>
        <w:t xml:space="preserve">The growing interest in longer-term climate forecasts (from seasonal to multi-year and </w:t>
      </w:r>
      <w:commentRangeStart w:id="5419"/>
      <w:r w:rsidRPr="00FA4D8D">
        <w:rPr>
          <w:rFonts w:cs="Times New Roman"/>
          <w:lang w:val="en-GB"/>
        </w:rPr>
        <w:t>decadal</w:t>
      </w:r>
      <w:commentRangeEnd w:id="5419"/>
      <w:r w:rsidR="00D0470C">
        <w:rPr>
          <w:rStyle w:val="CommentReference"/>
        </w:rPr>
        <w:commentReference w:id="5419"/>
      </w:r>
      <w:r w:rsidRPr="00FA4D8D">
        <w:rPr>
          <w:rFonts w:cs="Times New Roman"/>
          <w:lang w:val="en-GB"/>
        </w:rPr>
        <w:t xml:space="preserve">) means that reanalyses are now more routinely being used to develop the initial state for these forecasts, such as for the </w:t>
      </w:r>
      <w:r w:rsidRPr="00FA4D8D">
        <w:rPr>
          <w:rFonts w:cs="Times New Roman"/>
          <w:lang w:val="en-GB"/>
        </w:rPr>
        <w:lastRenderedPageBreak/>
        <w:t xml:space="preserve">Decadal Climate Prediction Project (DCPP; </w:t>
      </w:r>
      <w:r w:rsidRPr="003A0C0D">
        <w:rPr>
          <w:rFonts w:cs="Times New Roman"/>
        </w:rPr>
        <w:fldChar w:fldCharType="begin" w:fldLock="1"/>
      </w:r>
      <w:r w:rsidR="00E81B0B">
        <w:rPr>
          <w:rFonts w:cs="Times New Roman"/>
          <w:lang w:val="en-GB"/>
        </w:rPr>
        <w:instrText>ADDIN CSL_CITATION { "citationItems" : [ { "id" : "ITEM-1", "itemData" : { "DOI" : "10.5194/gmd-9-3751-2016", "ISBN" : "1991-9603", "ISSN" : "19919603", "abstract" : "The Decadal Climate Prediction Project (DCPP) is a coordinated multi-model investigation into decadal climate prediction, predictability, and variability. The DCPP makes use of past experience in simulating and predicting decadal variability and forced climate change gained from the fifth Coupled Model Intercomparison Project (CMIP5) and elsewhere. It builds on recent improvements in models, in the reanalysis of climate data, in methods of initialization and ensemble generation, and in data treatment and analysis to propose an extended comprehensive decadal prediction investigation as a contribution to CMIP6 (Eyring et al., 2016) and to the WCRP Grand Challenge on Near Term Climate Prediction (Kushnir et al., 2016). The DCPP consists of three components. Component A comprises the production and analysis of an extensive archive of retrospective forecasts to be used to assess and understand historical decadal prediction skill, as a basis for improvements in all aspects of end-to-end decadal prediction, and as a basis for forecasting on annual to decadal timescales. Component B undertakes ongoing production, analysis and dissemination of experimental quasi-real-time multi-model forecasts as a basis for potential operational forecast production. Component C involves the organization and coordination of case studies of particular climate shifts and variations, both natural and naturally forced (e.g. the \u201chiatus\u201d, volcanoes), including the study of the mechanisms that determine these behaviours. Groups are invited to participate in as many or as few of the components of the DCPP, each of which are separately prioritized, as are of interest to them. The Decadal Climate Prediction Project addresses a range of scientific issues involving the ability of the climate system to be predicted on annual to decadal timescales, the skill that is currently and potentially available, the mechanisms involved in long timescale variability, and the production of forecasts of benefit to both science and society.", "author" : [ { "dropping-particle" : "", "family" : "Boer", "given" : "George J", "non-dropping-particle" : "", "parse-names" : false, "suffix" : "" }, { "dropping-particle" : "", "family" : "Smith", "given" : "Douglas M", "non-dropping-particle" : "", "parse-names" : false, "suffix" : "" }, { "dropping-particle" : "", "family" : "Cassou", "given" : "Christophe", "non-dropping-particle" : "", "parse-names" : false, "suffix" : "" }, { "dropping-particle" : "", "family" : "Doblas-Reyes", "given" : "Francisco", "non-dropping-particle" : "", "parse-names" : false, "suffix" : "" }, { "dropping-particle" : "", "family" : "Danabasoglu", "given" : "Gokhan", "non-dropping-particle" : "", "parse-names" : false, "suffix" : "" }, { "dropping-particle" : "", "family" : "Kirtman", "given" : "Ben", "non-dropping-particle" : "", "parse-names" : false, "suffix" : "" }, { "dropping-particle" : "", "family" : "Kushnir", "given" : "Yochanan", "non-dropping-particle" : "", "parse-names" : false, "suffix" : "" }, { "dropping-particle" : "", "family" : "Kimoto", "given" : "Masahide", "non-dropping-particle" : "", "parse-names" : false, "suffix" : "" }, { "dropping-particle" : "", "family" : "Meehl", "given" : "Gerald A", "non-dropping-particle" : "", "parse-names" : false, "suffix" : "" }, { "dropping-particle" : "", "family" : "Msadek", "given" : "Rym", "non-dropping-particle" : "", "parse-names" : false, "suffix" : "" }, { "dropping-particle" : "", "family" : "Mueller", "given" : "Wolfgang A", "non-dropping-particle" : "", "parse-names" : false, "suffix" : "" }, { "dropping-particle" : "", "family" : "Taylor", "given" : "Karl E.", "non-dropping-particle" : "", "parse-names" : false, "suffix" : "" }, { "dropping-particle" : "", "family" : "Zwiers", "given" : "Francis", "non-dropping-particle" : "", "parse-names" : false, "suffix" : "" }, { "dropping-particle" : "", "family" : "Rixen", "given" : "Michel", "non-dropping-particle" : "", "parse-names" : false, "suffix" : "" }, { "dropping-particle" : "", "family" : "Ruprich-Robert", "given" : "Yohan", "non-dropping-particle" : "", "parse-names" : false, "suffix" : "" }, { "dropping-particle" : "", "family" : "Eade", "given" : "Rosie", "non-dropping-particle" : "", "parse-names" : false, "suffix" : "" } ], "container-title" : "Geoscientific Model Development", "id" : "ITEM-1", "issue" : "10", "issued" : { "date-parts" : [ [ "2016" ] ] }, "page" : "3751-3777", "title" : "The Decadal Climate Prediction Project (DCPP) contribution to CMIP6", "translator" : [ { "dropping-particle" : "", "family" : "H2499", "given" : "", "non-dropping-particle" : "", "parse-names" : false, "suffix" : "" } ], "type" : "article-journal", "volume" : "9" }, "uris" : [ "http://www.mendeley.com/documents/?uuid=54b89910-f088-4093-919e-e8273ec1094d" ] } ], "mendeley" : { "formattedCitation" : "(Boer et al., 2016)", "manualFormatting" : "Boer et al., 2016)", "plainTextFormattedCitation" : "(Boer et al., 2016)", "previouslyFormattedCitation" : "(Boer et al., 2016)" }, "properties" : { "noteIndex" : 0 }, "schema" : "https://github.com/citation-style-language/schema/raw/master/csl-citation.json" }</w:instrText>
      </w:r>
      <w:r w:rsidRPr="003A0C0D">
        <w:rPr>
          <w:rFonts w:cs="Times New Roman"/>
        </w:rPr>
        <w:fldChar w:fldCharType="separate"/>
      </w:r>
      <w:ins w:id="5420" w:author="Robin Matthews" w:date="2021-05-18T16:06:00Z">
        <w:r w:rsidR="00602365">
          <w:rPr>
            <w:rFonts w:cs="Times New Roman"/>
            <w:noProof/>
            <w:lang w:val="en-GB"/>
          </w:rPr>
          <w:t>Boer et al., 2016)</w:t>
        </w:r>
      </w:ins>
      <w:del w:id="5421" w:author="Robin Matthews" w:date="2021-05-18T16:06:00Z">
        <w:r w:rsidRPr="00FA4D8D" w:rsidDel="00602365">
          <w:rPr>
            <w:rFonts w:cs="Times New Roman"/>
            <w:noProof/>
            <w:lang w:val="en-GB"/>
          </w:rPr>
          <w:delText>Boer et al., 2016)</w:delText>
        </w:r>
      </w:del>
      <w:r w:rsidRPr="003A0C0D">
        <w:rPr>
          <w:rFonts w:cs="Times New Roman"/>
        </w:rPr>
        <w:fldChar w:fldCharType="end"/>
      </w:r>
      <w:r w:rsidRPr="00FA4D8D">
        <w:rPr>
          <w:rFonts w:cs="Times New Roman"/>
          <w:lang w:val="en-GB"/>
        </w:rPr>
        <w:t xml:space="preserve">. Ocean reanalyses are now being used routinely in the context of climate monitoring, (e.g., the Copernicus Marine Environment Monitoring Service Ocean State Report; </w:t>
      </w:r>
      <w:r w:rsidRPr="003A0C0D">
        <w:rPr>
          <w:rFonts w:cs="Times New Roman"/>
        </w:rPr>
        <w:fldChar w:fldCharType="begin" w:fldLock="1"/>
      </w:r>
      <w:r w:rsidR="00E81B0B">
        <w:rPr>
          <w:rFonts w:cs="Times New Roman"/>
          <w:lang w:val="en-GB"/>
        </w:rPr>
        <w:instrText>ADDIN CSL_CITATION { "citationItems" : [ { "id" : "ITEM-1", "itemData" : { "DOI" : "10.1080/1755876X.2019.1633075", "author" : [ { "dropping-particle" : "", "family" : "Schuckmann", "given" : "Karina", "non-dropping-particle" : "von", "parse-names" : false, "suffix" : "" }, { "dropping-particle" : "Le", "family" : "Traon", "given" : "Pierre-Yves", "non-dropping-particle" : "", "parse-names" : false, "suffix" : "" }, { "dropping-particle" : "", "family" : "(Chair)", "given" : "Neville Smith", "non-dropping-particle" : "", "parse-names" : false, "suffix" : "" }, { "dropping-particle" : "", "family" : "Pascual", "given" : "Ananda", "non-dropping-particle" : "", "parse-names" : false, "suffix" : "" }, { "dropping-particle" : "", "family" : "Djavidnia", "given" : "Samuel", "non-dropping-particle" : "", "parse-names" : false, "suffix" : "" }, { "dropping-particle" : "", "family" : "Gattuso", "given" : "Jean-Pierre", "non-dropping-particle" : "", "parse-names" : false, "suffix" : "" }, { "dropping-particle" : "", "family" : "Gr\u00e9goire", "given" : "Marilaure", "non-dropping-particle" : "", "parse-names" : false, "suffix" : "" }, { "dropping-particle" : "", "family" : "Nolan", "given" : "Glenn", "non-dropping-particle" : "", "parse-names" : false, "suffix" : "" }, { "dropping-particle" : "", "family" : "Aaboe", "given" : "Signe", "non-dropping-particle" : "", "parse-names" : false, "suffix" : "" }, { "dropping-particle" : "", "family" : "Aguiar", "given" : "Eva", "non-dropping-particle" : "", "parse-names" : false, "suffix" : "" }, { "dropping-particle" : "", "family" : "Fanjul", "given" : "Enrique \u00c1lvarez", "non-dropping-particle" : "", "parse-names" : false, "suffix" : "" }, { "dropping-particle" : "", "family" : "Alvera-Azc\u00e1rate", "given" : "Aida", "non-dropping-particle" : "", "parse-names" : false, "suffix" : "" }, { "dropping-particle" : "", "family" : "Aouf", "given" : "Lotfi", "non-dropping-particle" : "", "parse-names" : false, "suffix" : "" }, { "dropping-particle" : "", "family" : "Barciela", "given" : "Rosa", "non-dropping-particle" : "", "parse-names" : false, "suffix" : "" }, { "dropping-particle" : "", "family" : "Behrens", "given" : "Arno", "non-dropping-particle" : "", "parse-names" : false, "suffix" : "" }, { "dropping-particle" : "", "family" : "Rivas", "given" : "Maria Belmonte", "non-dropping-particle" : "", "parse-names" : false, "suffix" : "" }, { "dropping-particle" : "Ben", "family" : "Ismail", "given" : "Sana", "non-dropping-particle" : "", "parse-names" : false, "suffix" : "" }, { "dropping-particle" : "", "family" : "Bentamy", "given" : "Abderrahim", "non-dropping-particle" : "", "parse-names" : false, "suffix" : "" }, { "dropping-particle" : "", "family" : "Borgini", "given" : "Mireno", "non-dropping-particle" : "", "parse-names" : false, "suffix" : "" }, { "dropping-particle" : "", "family" : "Brando", "given" : "Vittorio E", "non-dropping-particle" : "", "parse-names" : false, "suffix" : "" }, { "dropping-particle" : "", "family" : "Bensoussan", "given" : "Nathaniel", "non-dropping-particle" : "", "parse-names" : false, "suffix" : "" }, { "dropping-particle" : "", "family" : "Blauw", "given" : "Anouk", "non-dropping-particle" : "", "parse-names" : false, "suffix" : "" }, { "dropping-particle" : "", "family" : "Bry\u00e8re", "given" : "Philippe", "non-dropping-particle" : "", "parse-names" : false, "suffix" : "" }, { "dropping-particle" : "", "family" : "Nardelli", "given" : "Bruno Buongiorno", "non-dropping-particle" : "", "parse-names" : false, "suffix" : "" }, { "dropping-particle" : "", "family" : "Caballero", "given" : "Ainhoa", "non-dropping-particle" : "", "parse-names" : false, "suffix" : "" }, { "dropping-particle" : "", "family" : "Yumruktepe", "given" : "Veli \u00c7a\u011flar", "non-dropping-particle" : "", "parse-names" : false, "suffix" : "" }, { "dropping-particle" : "", "family" : "Cebrian", "given" : "Emma", "non-dropping-particle" : "", "parse-names" : false, "suffix" : "" }, { "dropping-particle" : "", "family" : "Chiggiato", "given" : "Jacopo", "non-dropping-particle" : "", "parse-names" : false, "suffix" : "" }, { "dropping-particle" : "", "family" : "Clementi", "given" : "Emanuela", "non-dropping-particle" : "", "parse-names" : false, "suffix" : "" }, { "dropping-particle" : "", "family" : "Corgnati", "given" : "Lorenzo", "non-dropping-particle" : "", "parse-names" : false, "suffix" : "" }, { "dropping-particle" : "", "family" : "Alfonso", "given" : "Marta", "non-dropping-particle" : "de", "parse-names" : false, "suffix" : "" }, { "dropping-particle" : "", "family" : "Pascual Collar", "given" : "\u00c1lvaro", "non-dropping-particle" : "de", "parse-names" : false, "suffix" : "" }, { "dropping-particle" : "", "family" : "Deshayes", "given" : "Julie", "non-dropping-particle" : "", "parse-names" : false, "suffix" : "" }, { "dropping-particle" : "Di", "family" : "Lorenzo", "given" : "Emanuele", "non-dropping-particle" : "", "parse-names" : false, "suffix" : "" }, { "dropping-particle" : "", "family" : "Dominici", "given" : "Jean-Marie", "non-dropping-particle" : "", "parse-names" : false, "suffix" : "" }, { "dropping-particle" : "", "family" : "Dupouy", "given" : "C\u00e9cile", "non-dropping-particle" : "", "parse-names" : false, "suffix" : "" }, { "dropping-particle" : "", "family" : "Dr\u00e9villon", "given" : "Marie", "non-dropping-particle" : "", "parse-names" : false, "suffix" : "" }, { "dropping-particle" : "", "family" : "Echevin", "given" : "Vincent", "non-dropping-particle" : "", "parse-names" : false, "suffix" : "" }, { "dropping-particle" : "", "family" : "Eleveld", "given" : "Marieke", "non-dropping-particle" : "", "parse-names" : false, "suffix" : "" }, { "dropping-particle" : "", "family" : "Enserink", "given" : "Lisette", "non-dropping-particle" : "", "parse-names" : false, "suffix" : "" }, { "dropping-particle" : "", "family" : "Sotillo", "given" : "Marcos Garc\u00eda", "non-dropping-particle" : "", "parse-names" : false, "suffix" : "" }, { "dropping-particle" : "", "family" : "Garnesson", "given" : "Philippe", "non-dropping-particle" : "", "parse-names" : false, "suffix" : "" }, { "dropping-particle" : "", "family" : "Garrabou", "given" : "Joaquim", "non-dropping-particle" : "", "parse-names" : false, "suffix" : "" }, { "dropping-particle" : "", "family" : "Garric", "given" : "Gilles", "non-dropping-particle" : "", "parse-names" : false, "suffix" : "" }, { "dropping-particle" : "", "family" : "Gasparin", "given" : "Florent", "non-dropping-particle" : "", "parse-names" : false, "suffix" : "" }, { "dropping-particle" : "", "family" : "Gayer", "given" : "Gerhard", "non-dropping-particle" : "", "parse-names" : false, "suffix" : "" }, { "dropping-particle" : "", "family" : "Gohin", "given" : "Francis", "non-dropping-particle" : "", "parse-names" : false, "suffix" : "" }, { "dropping-particle" : "", "family" : "Grandi", "given" : "Alessandro", "non-dropping-particle" : "", "parse-names" : false, "suffix" : "" }, { "dropping-particle" : "", "family" : "Griffa", "given" : "Annalisa", "non-dropping-particle" : "", "parse-names" : false, "suffix" : "" }, { "dropping-particle" : "", "family" : "Gourrion", "given" : "J\u00e9r\u00f4me", "non-dropping-particle" : "", "parse-names" : false, "suffix" : "" }, { "dropping-particle" : "", "family" : "Hendricks", "given" : "Stefan", "non-dropping-particle" : "", "parse-names" : false, "suffix" : "" }, { "dropping-particle" : "", "family" : "Heuz\u00e9", "given" : "C\u00e9line", "non-dropping-particle" : "", "parse-names" : false, "suffix" : "" }, { "dropping-particle" : "", "family" : "Holland", "given" : "Elisabeth", "non-dropping-particle" : "", "parse-names" : false, "suffix" : "" }, { "dropping-particle" : "", "family" : "Iovino", "given" : "Doroteaciro", "non-dropping-particle" : "", "parse-names" : false, "suffix" : "" }, { "dropping-particle" : "", "family" : "Juza", "given" : "M\u00e9lanie", "non-dropping-particle" : "", "parse-names" : false, "suffix" : "" }, { "dropping-particle" : "", "family" : "Kersting", "given" : "Diego Kurt", "non-dropping-particle" : "", "parse-names" : false, "suffix" : "" }, { "dropping-particle" : "", "family" : "Kipson", "given" : "Silvija", "non-dropping-particle" : "", "parse-names" : false, "suffix" : "" }, { "dropping-particle" : "", "family" : "Kizilkaya", "given" : "Zafer", "non-dropping-particle" : "", "parse-names" : false, "suffix" : "" }, { "dropping-particle" : "", "family" : "Korres", "given" : "Gerasimos", "non-dropping-particle" : "", "parse-names" : false, "suffix" : "" }, { "dropping-particle" : "", "family" : "K\u00f5uts", "given" : "Mariliis", "non-dropping-particle" : "", "parse-names" : false, "suffix" : "" }, { "dropping-particle" : "", "family" : "Lagemaa", "given" : "Priidik", "non-dropping-particle" : "", "parse-names" : false, "suffix" : "" }, { "dropping-particle" : "", "family" : "Lavergne", "given" : "Thomas", "non-dropping-particle" : "", "parse-names" : false, "suffix" : "" }, { "dropping-particle" : "", "family" : "Lavigne", "given" : "Heloise", "non-dropping-particle" : "", "parse-names" : false, "suffix" : "" }, { "dropping-particle" : "", "family" : "Ledoux", "given" : "Jean-Baptiste", "non-dropping-particle" : "", "parse-names" : false, "suffix" : "" }, { "dropping-particle" : "", "family" : "Legeais", "given" : "Jean-Fran\u00e7ois", "non-dropping-particle" : "", "parse-names" : false, "suffix" : "" }, { "dropping-particle" : "", "family" : "Lehodey", "given" : "Patrick", "non-dropping-particle" : "", "parse-names" : false, "suffix" : "" }, { "dropping-particle" : "", "family" : "Linares", "given" : "Cristina", "non-dropping-particle" : "", "parse-names" : false, "suffix" : "" }, { "dropping-particle" : "", "family" : "Liu", "given" : "Ye", "non-dropping-particle" : "", "parse-names" : false, "suffix" : "" }, { "dropping-particle" : "", "family" : "Mader", "given" : "Julien", "non-dropping-particle" : "", "parse-names" : false, "suffix" : "" }, { "dropping-particle" : "", "family" : "Maljutenko", "given" : "Ilja", "non-dropping-particle" : "", "parse-names" : false, "suffix" : "" }, { "dropping-particle" : "", "family" : "Mangin", "given" : "Antoine", "non-dropping-particle" : "", "parse-names" : false, "suffix" : "" }, { "dropping-particle" : "", "family" : "Manso-Narvarte", "given" : "Ivan", "non-dropping-particle" : "", "parse-names" : false, "suffix" : "" }, { "dropping-particle" : "", "family" : "Mantovani", "given" : "Carlo", "non-dropping-particle" : "", "parse-names" : false, "suffix" : "" }, { "dropping-particle" : "", "family" : "Markager", "given" : "Stiig", "non-dropping-particle" : "", "parse-names" : false, "suffix" : "" }, { "dropping-particle" : "", "family" : "Mason", "given" : "Evan", "non-dropping-particle" : "", "parse-names" : false, "suffix" : "" }, { "dropping-particle" : "", "family" : "Mignot", "given" : "Alexandre", "non-dropping-particle" : "", "parse-names" : false, "suffix" : "" }, { "dropping-particle" : "", "family" : "Menna", "given" : "Milena", "non-dropping-particle" : "", "parse-names" : false, "suffix" : "" }, { "dropping-particle" : "", "family" : "Monier", "given" : "Maeva", "non-dropping-particle" : "", "parse-names" : false, "suffix" : "" }, { "dropping-particle" : "", "family" : "Mourre", "given" : "Baptiste", "non-dropping-particle" : "", "parse-names" : false, "suffix" : "" }, { "dropping-particle" : "", "family" : "M\u00fcller", "given" : "Malte", "non-dropping-particle" : "", "parse-names" : false, "suffix" : "" }, { "dropping-particle" : "", "family" : "Nielsen", "given" : "Jacob Woge", "non-dropping-particle" : "", "parse-names" : false, "suffix" : "" }, { "dropping-particle" : "", "family" : "Notarstefano", "given" : "Giulio", "non-dropping-particle" : "", "parse-names" : false, "suffix" : "" }, { "dropping-particle" : "", "family" : "Oca\u00f1a", "given" : "Oscar", "non-dropping-particle" : "", "parse-names" : false, "suffix" : "" }, { "dropping-particle" : "", "family" : "Pascual", "given" : "Ananda", "non-dropping-particle" : "", "parse-names" : false, "suffix" : "" }, { "dropping-particle" : "", "family" : "Patti", "given" : "Bernardo", "non-dropping-particle" : "", "parse-names" : false, "suffix" : "" }, { "dropping-particle" : "", "family" : "Payne", "given" : "Mark R", "non-dropping-particle" : "", "parse-names" : false, "suffix" : "" }, { "dropping-particle" : "", "family" : "Peirache", "given" : "Marion", "non-dropping-particle" : "", "parse-names" : false, "suffix" : "" }, { "dropping-particle" : "", "family" : "Pardo", "given" : "Silvia", "non-dropping-particle" : "", "parse-names" : false, "suffix" : "" }, { "dropping-particle" : "", "family" : "G\u00f3mez", "given" : "Bego\u00f1a P\u00e9rez", "non-dropping-particle" : "", "parse-names" : false, "suffix" : "" }, { "dropping-particle" : "", "family" : "Pisano", "given" : "Andrea", "non-dropping-particle" : "", "parse-names" : false, "suffix" : "" }, { "dropping-particle" : "", "family" : "Perruche", "given" : "Coralie", "non-dropping-particle" : "", "parse-names" : false, "suffix" : "" }, { "dropping-particle" : "", "family" : "Peterson", "given" : "K Andrew", "non-dropping-particle" : "", "parse-names" : false, "suffix" : "" }, { "dropping-particle" : "", "family" : "Pujol", "given" : "Marie-Isabelle", "non-dropping-particle" : "", "parse-names" : false, "suffix" : "" }, { "dropping-particle" : "", "family" : "Raudsepp", "given" : "Urmas", "non-dropping-particle" : "", "parse-names" : false, "suffix" : "" }, { "dropping-particle" : "", "family" : "Ravdas", "given" : "Michalis", "non-dropping-particle" : "", "parse-names" : false, "suffix" : "" }, { "dropping-particle" : "", "family" : "Raj", "given" : "Roshin P", "non-dropping-particle" : "", "parse-names" : false, "suffix" : "" }, { "dropping-particle" : "", "family" : "Renshaw", "given" : "Richard", "non-dropping-particle" : "", "parse-names" : false, "suffix" : "" }, { "dropping-particle" : "", "family" : "Reyes", "given" : "Emma", "non-dropping-particle" : "", "parse-names" : false, "suffix" : "" }, { "dropping-particle" : "", "family" : "Ricker", "given" : "Robert", "non-dropping-particle" : "", "parse-names" : false, "suffix" : "" }, { "dropping-particle" : "", "family" : "Rubio", "given" : "Anna", "non-dropping-particle" : "", "parse-names" : false, "suffix" : "" }, { "dropping-particle" : "", "family" : "Sammartino", "given" : "Michela", "non-dropping-particle" : "", "parse-names" : false, "suffix" : "" }, { "dropping-particle" : "", "family" : "Santoleri", "given" : "Rosalia", "non-dropping-particle" : "", "parse-names" : false, "suffix" : "" }, { "dropping-particle" : "", "family" : "Sathyendranath", "given" : "Shubha", "non-dropping-particle" : "", "parse-names" : false, "suffix" : "" }, { "dropping-particle" : "", "family" : "Schroeder", "given" : "Katrin", "non-dropping-particle" : "", "parse-names" : false, "suffix" : "" }, { "dropping-particle" : "", "family" : "She", "given" : "Jun", "non-dropping-particle" : "", "parse-names" : false, "suffix" : "" }, { "dropping-particle" : "", "family" : "Sparnocchia", "given" : "Stefania", "non-dropping-particle" : "", "parse-names" : false, "suffix" : "" }, { "dropping-particle" : "", "family" : "Staneva", "given" : "Joanna", "non-dropping-particle" : "", "parse-names" : false, "suffix" : "" }, { "dropping-particle" : "", "family" : "Stoffelen", "given" : "Ad", "non-dropping-particle" : "", "parse-names" : false, "suffix" : "" }, { "dropping-particle" : "", "family" : "Szekely", "given" : "Tanguy", "non-dropping-particle" : "", "parse-names" : false, "suffix" : "" }, { "dropping-particle" : "", "family" : "Tilstone", "given" : "Gavin H", "non-dropping-particle" : "", "parse-names" : false, "suffix" : "" }, { "dropping-particle" : "", "family" : "Tinker", "given" : "Jonathan", "non-dropping-particle" : "", "parse-names" : false, "suffix" : "" }, { "dropping-particle" : "", "family" : "Tintor\u00e9", "given" : "Joaqu\u00edn", "non-dropping-particle" : "", "parse-names" : false, "suffix" : "" }, { "dropping-particle" : "", "family" : "Tranchant", "given" : "Beno\u00eet", "non-dropping-particle" : "", "parse-names" : false, "suffix" : "" }, { "dropping-particle" : "", "family" : "Uiboupin", "given" : "Rivo", "non-dropping-particle" : "", "parse-names" : false, "suffix" : "" }, { "dropping-particle" : "Van", "family" : "Zande", "given" : "Dimitry", "non-dropping-particle" : "der", "parse-names" : false, "suffix" : "" }, { "dropping-particle" : "", "family" : "Schuckmann", "given" : "Karina", "non-dropping-particle" : "von", "parse-names" : false, "suffix" : "" }, { "dropping-particle" : "", "family" : "Wood", "given" : "Richard", "non-dropping-particle" : "", "parse-names" : false, "suffix" : "" }, { "dropping-particle" : "", "family" : "Nielsen", "given" : "Jacob Woge", "non-dropping-particle" : "", "parse-names" : false, "suffix" : "" }, { "dropping-particle" : "", "family" : "Zabala", "given" : "Mikel", "non-dropping-particle" : "", "parse-names" : false, "suffix" : "" }, { "dropping-particle" : "", "family" : "Zacharioudaki", "given" : "Anna", "non-dropping-particle" : "", "parse-names" : false, "suffix" : "" }, { "dropping-particle" : "", "family" : "Zuberer", "given" : "Fr\u00e9d\u00e9ric", "non-dropping-particle" : "", "parse-names" : false, "suffix" : "" }, { "dropping-particle" : "", "family" : "Zuo", "given" : "Hao", "non-dropping-particle" : "", "parse-names" : false, "suffix" : "" } ], "container-title" : "Journal of Operational Oceanography", "id" : "ITEM-1", "issue" : "sup1", "issued" : { "date-parts" : [ [ "2019" ] ] }, "page" : "S1-S123", "publisher" : "Taylor &amp; Francis", "title" : "Copernicus Marine Service Ocean State Report, Issue 3", "translator" : [ { "dropping-particle" : "", "family" : "H3920", "given" : "", "non-dropping-particle" : "", "parse-names" : false, "suffix" : "" } ], "type" : "article-journal", "volume" : "12" }, "uris" : [ "http://www.mendeley.com/documents/?uuid=aaa08c2a-f8b0-4d3f-bdd1-c8f427bad958" ] } ], "mendeley" : { "formattedCitation" : "(von Schuckmann et al., 2019)", "manualFormatting" : "von Schuckmann et al., 2019)", "plainTextFormattedCitation" : "(von Schuckmann et al., 2019)", "previouslyFormattedCitation" : "(von Schuckmann et al., 2019)" }, "properties" : { "noteIndex" : 0 }, "schema" : "https://github.com/citation-style-language/schema/raw/master/csl-citation.json" }</w:instrText>
      </w:r>
      <w:r w:rsidRPr="003A0C0D">
        <w:rPr>
          <w:rFonts w:cs="Times New Roman"/>
        </w:rPr>
        <w:fldChar w:fldCharType="separate"/>
      </w:r>
      <w:ins w:id="5422" w:author="Robin Matthews" w:date="2021-05-18T16:06:00Z">
        <w:r w:rsidR="00602365">
          <w:rPr>
            <w:rFonts w:cs="Times New Roman"/>
            <w:noProof/>
            <w:lang w:val="en-GB"/>
          </w:rPr>
          <w:t>von Schuckmann et al., 2019)</w:t>
        </w:r>
      </w:ins>
      <w:del w:id="5423" w:author="Robin Matthews" w:date="2021-05-18T16:06:00Z">
        <w:r w:rsidRPr="00FA4D8D" w:rsidDel="00602365">
          <w:rPr>
            <w:rFonts w:cs="Times New Roman"/>
            <w:noProof/>
            <w:lang w:val="en-GB"/>
          </w:rPr>
          <w:delText>von Schuckmann et al., 2019)</w:delText>
        </w:r>
      </w:del>
      <w:r w:rsidRPr="003A0C0D">
        <w:rPr>
          <w:rFonts w:cs="Times New Roman"/>
        </w:rPr>
        <w:fldChar w:fldCharType="end"/>
      </w:r>
      <w:r w:rsidRPr="00FA4D8D">
        <w:rPr>
          <w:rFonts w:cs="Times New Roman"/>
          <w:lang w:val="en-GB"/>
        </w:rPr>
        <w:t xml:space="preserve">. </w:t>
      </w:r>
    </w:p>
    <w:p w14:paraId="100947D5" w14:textId="77777777" w:rsidR="006409E5" w:rsidRPr="00FA4D8D" w:rsidRDefault="006409E5" w:rsidP="006409E5">
      <w:pPr>
        <w:pStyle w:val="AR6BodyText"/>
        <w:rPr>
          <w:i/>
          <w:lang w:val="en-GB"/>
        </w:rPr>
      </w:pPr>
    </w:p>
    <w:p w14:paraId="4F155F37" w14:textId="1C222D67" w:rsidR="006409E5" w:rsidRPr="00FA4D8D" w:rsidRDefault="006409E5" w:rsidP="006409E5">
      <w:pPr>
        <w:pStyle w:val="AR6BodyText"/>
        <w:rPr>
          <w:lang w:val="en-GB"/>
        </w:rPr>
      </w:pPr>
      <w:r w:rsidRPr="00FA4D8D">
        <w:rPr>
          <w:lang w:val="en-GB"/>
        </w:rPr>
        <w:t>In summary, reanalyses have improved since AR5 and can increasingly be used as a line of evidence in assessments of the state and evolution of the climate system (</w:t>
      </w:r>
      <w:r w:rsidRPr="00FA4D8D">
        <w:rPr>
          <w:i/>
          <w:iCs/>
          <w:lang w:val="en-GB"/>
        </w:rPr>
        <w:t>high confidence</w:t>
      </w:r>
      <w:r w:rsidRPr="00FA4D8D">
        <w:rPr>
          <w:lang w:val="en-GB"/>
        </w:rPr>
        <w:t xml:space="preserve">). Reanalyses provide consistency across multiple physical quantities, and information about variables and locations that are not directly observed. Since AR5, new reanalyses have been developed with various combinations of increased resolution, extended records, more consistent data assimilation, estimation of uncertainty arising from the range of initial conditions, and an improved representation of the atmosphere or ocean system. While noting their remaining limitations, </w:t>
      </w:r>
      <w:commentRangeStart w:id="5424"/>
      <w:r w:rsidRPr="00FA4D8D">
        <w:rPr>
          <w:lang w:val="en-GB"/>
        </w:rPr>
        <w:t xml:space="preserve">the WGI </w:t>
      </w:r>
      <w:r w:rsidR="00285BCA">
        <w:rPr>
          <w:lang w:val="en-GB"/>
        </w:rPr>
        <w:t>R</w:t>
      </w:r>
      <w:r w:rsidRPr="00FA4D8D">
        <w:rPr>
          <w:lang w:val="en-GB"/>
        </w:rPr>
        <w:t>eport</w:t>
      </w:r>
      <w:commentRangeEnd w:id="5424"/>
      <w:r w:rsidR="004B7B77">
        <w:rPr>
          <w:rStyle w:val="CommentReference"/>
        </w:rPr>
        <w:commentReference w:id="5424"/>
      </w:r>
      <w:r w:rsidRPr="00FA4D8D">
        <w:rPr>
          <w:lang w:val="en-GB"/>
        </w:rPr>
        <w:t xml:space="preserve"> uses the most recent generation of reanalysis products alongside more standard observation-based datasets. </w:t>
      </w:r>
    </w:p>
    <w:p w14:paraId="01F29A99" w14:textId="77777777" w:rsidR="006409E5" w:rsidRPr="00FA4D8D" w:rsidRDefault="006409E5" w:rsidP="006409E5">
      <w:pPr>
        <w:pStyle w:val="AR6BodyText"/>
        <w:rPr>
          <w:lang w:val="en-GB"/>
        </w:rPr>
      </w:pPr>
    </w:p>
    <w:p w14:paraId="53219C59" w14:textId="77777777" w:rsidR="006409E5" w:rsidRPr="00FA4D8D" w:rsidRDefault="006409E5" w:rsidP="006409E5">
      <w:pPr>
        <w:pStyle w:val="AR6BodyText"/>
        <w:rPr>
          <w:i/>
          <w:lang w:val="en-GB"/>
        </w:rPr>
      </w:pPr>
    </w:p>
    <w:p w14:paraId="4B77E816" w14:textId="77777777" w:rsidR="006409E5" w:rsidRPr="003A0C0D" w:rsidRDefault="006409E5" w:rsidP="006409E5">
      <w:pPr>
        <w:pStyle w:val="AR6Chap1Level2111"/>
      </w:pPr>
      <w:bookmarkStart w:id="5425" w:name="_Toc69950003"/>
      <w:r w:rsidRPr="003A0C0D">
        <w:t>Climate Models</w:t>
      </w:r>
      <w:bookmarkEnd w:id="5425"/>
      <w:r w:rsidRPr="003A0C0D">
        <w:t xml:space="preserve"> </w:t>
      </w:r>
    </w:p>
    <w:p w14:paraId="520F7818" w14:textId="77777777" w:rsidR="006409E5" w:rsidRPr="003A0C0D" w:rsidRDefault="006409E5" w:rsidP="006409E5">
      <w:pPr>
        <w:pStyle w:val="AR6BodyText"/>
      </w:pPr>
    </w:p>
    <w:p w14:paraId="59478B05" w14:textId="1ED85805" w:rsidR="00CE1C02" w:rsidRPr="00CE1C02" w:rsidRDefault="006409E5" w:rsidP="00CE1C02">
      <w:pPr>
        <w:pStyle w:val="AR6BodyText"/>
        <w:rPr>
          <w:rFonts w:cs="Times New Roman"/>
          <w:lang w:val="en-GB"/>
        </w:rPr>
      </w:pPr>
      <w:r w:rsidRPr="00FA4D8D">
        <w:rPr>
          <w:rFonts w:cs="Times New Roman"/>
          <w:lang w:val="en-GB"/>
        </w:rPr>
        <w:t>A wide range of numerical models are widely used in climate science to study the climate system and its behaviour across multiple temporal and spatial scales. These models are the main tools available to look ahead into possible climate futures under a range of scenarios (</w:t>
      </w:r>
      <w:del w:id="5426" w:author="Ian Blenkinsop" w:date="2021-07-08T12:13:00Z">
        <w:r w:rsidRPr="00FA4D8D" w:rsidDel="00123953">
          <w:rPr>
            <w:rFonts w:cs="Times New Roman"/>
            <w:lang w:val="en-GB"/>
          </w:rPr>
          <w:delText xml:space="preserve">see </w:delText>
        </w:r>
      </w:del>
      <w:r w:rsidRPr="00FA4D8D">
        <w:rPr>
          <w:rFonts w:cs="Times New Roman"/>
          <w:lang w:val="en-GB"/>
        </w:rPr>
        <w:t xml:space="preserve">Section 1.6). Global Earth </w:t>
      </w:r>
      <w:del w:id="5427" w:author="Ian Blenkinsop" w:date="2021-07-08T12:13:00Z">
        <w:r w:rsidRPr="00FA4D8D" w:rsidDel="00123953">
          <w:rPr>
            <w:rFonts w:cs="Times New Roman"/>
            <w:lang w:val="en-GB"/>
          </w:rPr>
          <w:delText xml:space="preserve">System </w:delText>
        </w:r>
      </w:del>
      <w:ins w:id="5428" w:author="Ian Blenkinsop" w:date="2021-07-08T12:13:00Z">
        <w:r w:rsidR="00123953">
          <w:rPr>
            <w:rFonts w:cs="Times New Roman"/>
            <w:lang w:val="en-GB"/>
          </w:rPr>
          <w:t>s</w:t>
        </w:r>
        <w:r w:rsidR="00123953" w:rsidRPr="00FA4D8D">
          <w:rPr>
            <w:rFonts w:cs="Times New Roman"/>
            <w:lang w:val="en-GB"/>
          </w:rPr>
          <w:t xml:space="preserve">ystem </w:t>
        </w:r>
      </w:ins>
      <w:del w:id="5429" w:author="Ian Blenkinsop" w:date="2021-07-08T12:13:00Z">
        <w:r w:rsidRPr="00FA4D8D" w:rsidDel="00123953">
          <w:rPr>
            <w:rFonts w:cs="Times New Roman"/>
            <w:lang w:val="en-GB"/>
          </w:rPr>
          <w:delText xml:space="preserve">Models </w:delText>
        </w:r>
      </w:del>
      <w:ins w:id="5430" w:author="Ian Blenkinsop" w:date="2021-07-08T12:13:00Z">
        <w:r w:rsidR="00123953">
          <w:rPr>
            <w:rFonts w:cs="Times New Roman"/>
            <w:lang w:val="en-GB"/>
          </w:rPr>
          <w:t>m</w:t>
        </w:r>
        <w:r w:rsidR="00123953" w:rsidRPr="00FA4D8D">
          <w:rPr>
            <w:rFonts w:cs="Times New Roman"/>
            <w:lang w:val="en-GB"/>
          </w:rPr>
          <w:t xml:space="preserve">odels </w:t>
        </w:r>
      </w:ins>
      <w:r w:rsidRPr="00FA4D8D">
        <w:rPr>
          <w:rFonts w:cs="Times New Roman"/>
          <w:lang w:val="en-GB"/>
        </w:rPr>
        <w:t xml:space="preserve">(ESMs) are the most complex models </w:t>
      </w:r>
      <w:del w:id="5431" w:author="Ian Blenkinsop" w:date="2021-07-08T12:13:00Z">
        <w:r w:rsidRPr="00FA4D8D" w:rsidDel="00123953">
          <w:rPr>
            <w:rFonts w:cs="Times New Roman"/>
            <w:lang w:val="en-GB"/>
          </w:rPr>
          <w:delText xml:space="preserve">which </w:delText>
        </w:r>
      </w:del>
      <w:ins w:id="5432" w:author="Ian Blenkinsop" w:date="2021-07-08T12:13:00Z">
        <w:r w:rsidR="00123953">
          <w:rPr>
            <w:rFonts w:cs="Times New Roman"/>
            <w:lang w:val="en-GB"/>
          </w:rPr>
          <w:t>that</w:t>
        </w:r>
        <w:r w:rsidR="00123953" w:rsidRPr="00FA4D8D">
          <w:rPr>
            <w:rFonts w:cs="Times New Roman"/>
            <w:lang w:val="en-GB"/>
          </w:rPr>
          <w:t xml:space="preserve"> </w:t>
        </w:r>
      </w:ins>
      <w:r w:rsidRPr="00FA4D8D">
        <w:rPr>
          <w:rFonts w:cs="Times New Roman"/>
          <w:lang w:val="en-GB"/>
        </w:rPr>
        <w:t>contribute to AR6. At the core of each ESM is a GCM (</w:t>
      </w:r>
      <w:del w:id="5433" w:author="Ian Blenkinsop" w:date="2021-07-08T12:14:00Z">
        <w:r w:rsidRPr="00FA4D8D" w:rsidDel="00123953">
          <w:rPr>
            <w:rFonts w:cs="Times New Roman"/>
            <w:lang w:val="en-GB"/>
          </w:rPr>
          <w:delText xml:space="preserve">General </w:delText>
        </w:r>
      </w:del>
      <w:ins w:id="5434" w:author="Ian Blenkinsop" w:date="2021-07-08T12:14:00Z">
        <w:r w:rsidR="00123953">
          <w:rPr>
            <w:rFonts w:cs="Times New Roman"/>
            <w:lang w:val="en-GB"/>
          </w:rPr>
          <w:t>g</w:t>
        </w:r>
        <w:r w:rsidR="00123953" w:rsidRPr="00FA4D8D">
          <w:rPr>
            <w:rFonts w:cs="Times New Roman"/>
            <w:lang w:val="en-GB"/>
          </w:rPr>
          <w:t xml:space="preserve">eneral </w:t>
        </w:r>
      </w:ins>
      <w:del w:id="5435" w:author="Ian Blenkinsop" w:date="2021-07-08T12:14:00Z">
        <w:r w:rsidRPr="00FA4D8D" w:rsidDel="00123953">
          <w:rPr>
            <w:rFonts w:cs="Times New Roman"/>
            <w:lang w:val="en-GB"/>
          </w:rPr>
          <w:delText xml:space="preserve">Circulation </w:delText>
        </w:r>
      </w:del>
      <w:ins w:id="5436" w:author="Ian Blenkinsop" w:date="2021-07-08T12:14:00Z">
        <w:r w:rsidR="00123953">
          <w:rPr>
            <w:rFonts w:cs="Times New Roman"/>
            <w:lang w:val="en-GB"/>
          </w:rPr>
          <w:t>c</w:t>
        </w:r>
        <w:r w:rsidR="00123953" w:rsidRPr="00FA4D8D">
          <w:rPr>
            <w:rFonts w:cs="Times New Roman"/>
            <w:lang w:val="en-GB"/>
          </w:rPr>
          <w:t xml:space="preserve">irculation </w:t>
        </w:r>
      </w:ins>
      <w:del w:id="5437" w:author="Ian Blenkinsop" w:date="2021-07-08T12:14:00Z">
        <w:r w:rsidRPr="00FA4D8D" w:rsidDel="00123953">
          <w:rPr>
            <w:rFonts w:cs="Times New Roman"/>
            <w:lang w:val="en-GB"/>
          </w:rPr>
          <w:delText>Model</w:delText>
        </w:r>
      </w:del>
      <w:ins w:id="5438" w:author="Ian Blenkinsop" w:date="2021-07-08T12:14:00Z">
        <w:r w:rsidR="00123953">
          <w:rPr>
            <w:rFonts w:cs="Times New Roman"/>
            <w:lang w:val="en-GB"/>
          </w:rPr>
          <w:t>m</w:t>
        </w:r>
        <w:r w:rsidR="00123953" w:rsidRPr="00FA4D8D">
          <w:rPr>
            <w:rFonts w:cs="Times New Roman"/>
            <w:lang w:val="en-GB"/>
          </w:rPr>
          <w:t>odel</w:t>
        </w:r>
      </w:ins>
      <w:r w:rsidRPr="00FA4D8D">
        <w:rPr>
          <w:rFonts w:cs="Times New Roman"/>
          <w:lang w:val="en-GB"/>
        </w:rPr>
        <w:t>) representing the dynamics of the atmosphere and ocean. ESMs are complemented by regional models (</w:t>
      </w:r>
      <w:del w:id="5439" w:author="Ian Blenkinsop" w:date="2021-07-08T12:14:00Z">
        <w:r w:rsidRPr="00FA4D8D" w:rsidDel="00123953">
          <w:rPr>
            <w:rFonts w:cs="Times New Roman"/>
            <w:lang w:val="en-GB"/>
          </w:rPr>
          <w:delText xml:space="preserve">see Chapter 10, </w:delText>
        </w:r>
      </w:del>
      <w:r w:rsidRPr="00FA4D8D">
        <w:rPr>
          <w:rFonts w:cs="Times New Roman"/>
          <w:lang w:val="en-GB"/>
        </w:rPr>
        <w:t>Section 10.3.1) and by a hierarchy of models of lower complexity. This section summarizes major developments in these different types of models since AR</w:t>
      </w:r>
      <w:r w:rsidRPr="00CE1C02">
        <w:rPr>
          <w:rFonts w:cs="Times New Roman"/>
          <w:lang w:val="en-GB"/>
        </w:rPr>
        <w:t xml:space="preserve">5. </w:t>
      </w:r>
      <w:r w:rsidR="00CE1C02" w:rsidRPr="00CE1C02">
        <w:rPr>
          <w:rFonts w:cs="Times New Roman"/>
          <w:lang w:val="en-GB"/>
        </w:rPr>
        <w:t>Past IPCC reports have made use of multi-model ensembles generated through various phases of the World Climate Research Programme (WCRP) Coupled Model Intercomparison Project (CMIP). Analysis of the latest CMIP Phase 6 (CMIP6</w:t>
      </w:r>
      <w:del w:id="5440" w:author="Ian Blenkinsop" w:date="2021-07-08T12:15:00Z">
        <w:r w:rsidR="00CE1C02" w:rsidRPr="00CE1C02" w:rsidDel="00123953">
          <w:rPr>
            <w:rFonts w:cs="Times New Roman"/>
            <w:lang w:val="en-GB"/>
          </w:rPr>
          <w:delText xml:space="preserve">, </w:delText>
        </w:r>
      </w:del>
      <w:ins w:id="5441" w:author="Ian Blenkinsop" w:date="2021-07-08T12:15:00Z">
        <w:r w:rsidR="00123953">
          <w:rPr>
            <w:rFonts w:cs="Times New Roman"/>
            <w:lang w:val="en-GB"/>
          </w:rPr>
          <w:t>;</w:t>
        </w:r>
        <w:r w:rsidR="00123953" w:rsidRPr="00CE1C02">
          <w:rPr>
            <w:rFonts w:cs="Times New Roman"/>
            <w:lang w:val="en-GB"/>
          </w:rPr>
          <w:t xml:space="preserve"> </w:t>
        </w:r>
      </w:ins>
      <w:commentRangeStart w:id="5442"/>
      <w:r w:rsidR="00CE1C02" w:rsidRPr="00CE1C02">
        <w:rPr>
          <w:rFonts w:cs="Times New Roman"/>
          <w:lang w:val="en-GB"/>
        </w:rPr>
        <w:t>E</w:t>
      </w:r>
      <w:commentRangeEnd w:id="5442"/>
      <w:r w:rsidR="00123953">
        <w:rPr>
          <w:rStyle w:val="CommentReference"/>
        </w:rPr>
        <w:commentReference w:id="5442"/>
      </w:r>
      <w:r w:rsidR="00CE1C02" w:rsidRPr="00CE1C02">
        <w:rPr>
          <w:rFonts w:cs="Times New Roman"/>
          <w:lang w:val="en-GB"/>
        </w:rPr>
        <w:t xml:space="preserve">yring et al., 2016) simulations constitute a key line of evidence supporting this </w:t>
      </w:r>
      <w:del w:id="5443" w:author="Ian Blenkinsop" w:date="2021-07-08T12:15:00Z">
        <w:r w:rsidR="00CE1C02" w:rsidRPr="00CE1C02" w:rsidDel="00123953">
          <w:rPr>
            <w:rFonts w:cs="Times New Roman"/>
            <w:lang w:val="en-GB"/>
          </w:rPr>
          <w:delText xml:space="preserve">assessment </w:delText>
        </w:r>
      </w:del>
      <w:ins w:id="5444" w:author="Ian Blenkinsop" w:date="2021-07-08T12:15:00Z">
        <w:r w:rsidR="00123953">
          <w:rPr>
            <w:rFonts w:cs="Times New Roman"/>
            <w:lang w:val="en-GB"/>
          </w:rPr>
          <w:t>A</w:t>
        </w:r>
        <w:r w:rsidR="00123953" w:rsidRPr="00CE1C02">
          <w:rPr>
            <w:rFonts w:cs="Times New Roman"/>
            <w:lang w:val="en-GB"/>
          </w:rPr>
          <w:t xml:space="preserve">ssessment </w:t>
        </w:r>
      </w:ins>
      <w:del w:id="5445" w:author="Ian Blenkinsop" w:date="2021-07-08T12:15:00Z">
        <w:r w:rsidR="00CE1C02" w:rsidRPr="00CE1C02" w:rsidDel="00123953">
          <w:rPr>
            <w:rFonts w:cs="Times New Roman"/>
            <w:lang w:val="en-GB"/>
          </w:rPr>
          <w:delText xml:space="preserve">report </w:delText>
        </w:r>
      </w:del>
      <w:ins w:id="5446" w:author="Ian Blenkinsop" w:date="2021-07-08T12:15:00Z">
        <w:r w:rsidR="00123953">
          <w:rPr>
            <w:rFonts w:cs="Times New Roman"/>
            <w:lang w:val="en-GB"/>
          </w:rPr>
          <w:t>R</w:t>
        </w:r>
        <w:r w:rsidR="00123953" w:rsidRPr="00CE1C02">
          <w:rPr>
            <w:rFonts w:cs="Times New Roman"/>
            <w:lang w:val="en-GB"/>
          </w:rPr>
          <w:t xml:space="preserve">eport </w:t>
        </w:r>
      </w:ins>
      <w:r w:rsidR="00CE1C02" w:rsidRPr="00CE1C02">
        <w:rPr>
          <w:rFonts w:cs="Times New Roman"/>
          <w:lang w:val="en-GB"/>
        </w:rPr>
        <w:t>(</w:t>
      </w:r>
      <w:del w:id="5447" w:author="Ian Blenkinsop" w:date="2021-07-08T12:15:00Z">
        <w:r w:rsidR="00CE1C02" w:rsidRPr="00CE1C02" w:rsidDel="00123953">
          <w:rPr>
            <w:rFonts w:cs="Times New Roman"/>
            <w:lang w:val="en-GB"/>
          </w:rPr>
          <w:delText xml:space="preserve">see </w:delText>
        </w:r>
      </w:del>
      <w:r w:rsidR="00CE1C02" w:rsidRPr="00CE1C02">
        <w:rPr>
          <w:rFonts w:cs="Times New Roman"/>
          <w:lang w:val="en-GB"/>
        </w:rPr>
        <w:t>Section 1.5.4). The key characteristics of models participating in CMIP6 are listed in Annex II</w:t>
      </w:r>
      <w:ins w:id="5448" w:author="Ian Blenkinsop" w:date="2021-07-08T12:15:00Z">
        <w:r w:rsidR="00123953">
          <w:rPr>
            <w:rFonts w:cs="Times New Roman"/>
            <w:lang w:val="en-GB"/>
          </w:rPr>
          <w:t>: Models</w:t>
        </w:r>
      </w:ins>
      <w:r w:rsidR="00CE1C02" w:rsidRPr="00CE1C02">
        <w:rPr>
          <w:rFonts w:cs="Times New Roman"/>
          <w:lang w:val="en-GB"/>
        </w:rPr>
        <w:t>.</w:t>
      </w:r>
    </w:p>
    <w:p w14:paraId="058E0BC4" w14:textId="77777777" w:rsidR="00CE1C02" w:rsidRPr="00FA4D8D" w:rsidRDefault="00CE1C02" w:rsidP="006409E5">
      <w:pPr>
        <w:pStyle w:val="AR6BodyText"/>
        <w:rPr>
          <w:lang w:val="en-GB"/>
        </w:rPr>
      </w:pPr>
    </w:p>
    <w:p w14:paraId="44AEB48A" w14:textId="77777777" w:rsidR="006409E5" w:rsidRPr="00FA4D8D" w:rsidRDefault="006409E5" w:rsidP="006409E5">
      <w:pPr>
        <w:pStyle w:val="AR6BodyText"/>
        <w:rPr>
          <w:lang w:val="en-GB"/>
        </w:rPr>
      </w:pPr>
    </w:p>
    <w:p w14:paraId="7D50EE24" w14:textId="77777777" w:rsidR="006409E5" w:rsidRPr="003A0C0D" w:rsidRDefault="006409E5" w:rsidP="006409E5">
      <w:pPr>
        <w:pStyle w:val="AR6Chap1Level31111"/>
      </w:pPr>
      <w:bookmarkStart w:id="5449" w:name="_Toc69950004"/>
      <w:r w:rsidRPr="003A0C0D">
        <w:t>Earth System Models</w:t>
      </w:r>
      <w:bookmarkEnd w:id="5449"/>
      <w:r w:rsidRPr="003A0C0D">
        <w:t xml:space="preserve"> </w:t>
      </w:r>
    </w:p>
    <w:p w14:paraId="24CCDD61" w14:textId="77777777" w:rsidR="006409E5" w:rsidRPr="003A0C0D" w:rsidRDefault="006409E5" w:rsidP="006409E5">
      <w:pPr>
        <w:pStyle w:val="AR6BodyText"/>
      </w:pPr>
    </w:p>
    <w:p w14:paraId="6255A748" w14:textId="5916804A" w:rsidR="006409E5" w:rsidRPr="00FA4D8D" w:rsidRDefault="006409E5" w:rsidP="006409E5">
      <w:pPr>
        <w:pStyle w:val="AR6BodyText"/>
        <w:rPr>
          <w:lang w:val="en-GB"/>
        </w:rPr>
      </w:pPr>
      <w:r w:rsidRPr="00FA4D8D">
        <w:rPr>
          <w:rFonts w:cs="Times New Roman"/>
          <w:lang w:val="en-GB"/>
        </w:rPr>
        <w:t xml:space="preserve">Earth system models are mathematical formulations of the natural laws that govern the evolution of climate-relevant systems: atmosphere, ocean, cryosphere, </w:t>
      </w:r>
      <w:commentRangeStart w:id="5450"/>
      <w:r w:rsidRPr="00FA4D8D">
        <w:rPr>
          <w:rFonts w:cs="Times New Roman"/>
          <w:lang w:val="en-GB"/>
        </w:rPr>
        <w:t xml:space="preserve">land, and biosphere, and the carbon cycle </w:t>
      </w:r>
      <w:commentRangeEnd w:id="5450"/>
      <w:r w:rsidR="002A37DE">
        <w:rPr>
          <w:rStyle w:val="CommentReference"/>
        </w:rPr>
        <w:commentReference w:id="5450"/>
      </w:r>
      <w:r w:rsidRPr="003A0C0D">
        <w:rPr>
          <w:rFonts w:cs="Times New Roman"/>
        </w:rPr>
        <w:fldChar w:fldCharType="begin" w:fldLock="1"/>
      </w:r>
      <w:r w:rsidR="00A94565">
        <w:rPr>
          <w:rFonts w:cs="Times New Roman"/>
          <w:lang w:val="en-GB"/>
        </w:rPr>
        <w:instrText>ADDIN CSL_CITATION { "citationItems" : [ { "id" : "ITEM-1", "itemData" : { "DOI" : "10.1002/wcc.148", "abstract" : "Abstract Earth System models (ESMs) are global climate models with the added capability to explicitly represent biogeochemical processes that interact with the physical climate and so alter its response to forcing such as that associated with human-caused emissions of greenhouse gases. Representing the global carbon cycle allows for feedbacks between the physical climate and the biological and chemical processes in the ocean and on land that take up some of the emitted carbon dioxide and so act to reduce warming. The sulfur cycle is also important in that both natural and human emissions of sulfur contribute to the production of sulfate aerosols which reflect incoming solar radiation (a direct cooling effect) and alter cloud properties (an indirect cooling effect). Other components such as ozone are also being incorporated into some ESMs. Evaluating the physical component of an ESM is becoming increasingly comprehensive and sophisticated, but the evaluation of the biogeochemical components suffer somewhat from a lack of comprehensive global-scale observational data. Nevertheless, such models provide valuable insight into climate variability and change, and the role of human activities and possible mitigation actions on future climate change. Internationally coordinated experiments are increasingly important in providing a multimodel ensemble of climate simulations, thereby taking advantage of some \u2018cancellation of errors\u2019 and allowing better quantification of uncertainty. WIREs Clim Change 2011, 2:783\u2013800. doi: 10.1002/wcc.148 This article is categorized under: Climate Models and Modeling &gt; Earth System Models", "author" : [ { "dropping-particle" : "", "family" : "Flato", "given" : "Gregory", "non-dropping-particle" : "", "parse-names" : false, "suffix" : "" } ], "container-title" : "WIREs Climate Change", "id" : "ITEM-1", "issue" : "6", "issued" : { "date-parts" : [ [ "2011" ] ] }, "page" : "783-800", "title" : "Earth system models: an overview", "translator" : [ { "dropping-particle" : "", "family" : "H4056", "given" : "", "non-dropping-particle" : "", "parse-names" : false, "suffix" : "" } ], "type" : "article-journal", "volume" : "2" }, "uris" : [ "http://www.mendeley.com/documents/?uuid=12591ff5-8410-4f2d-9ea2-75a64c1fe840" ] } ], "mendeley" : { "formattedCitation" : "(Flato, 2011)", "plainTextFormattedCitation" : "(Flato, 2011)", "previouslyFormattedCitation" : "(Flato, 2011)" }, "properties" : { "noteIndex" : 0 }, "schema" : "https://github.com/citation-style-language/schema/raw/master/csl-citation.json" }</w:instrText>
      </w:r>
      <w:r w:rsidRPr="003A0C0D">
        <w:rPr>
          <w:rFonts w:cs="Times New Roman"/>
        </w:rPr>
        <w:fldChar w:fldCharType="separate"/>
      </w:r>
      <w:ins w:id="5451" w:author="Robin Matthews" w:date="2021-05-18T16:06:00Z">
        <w:r w:rsidR="00602365">
          <w:rPr>
            <w:rFonts w:cs="Times New Roman"/>
            <w:noProof/>
            <w:lang w:val="en-GB"/>
          </w:rPr>
          <w:t>(Flato, 2011)</w:t>
        </w:r>
      </w:ins>
      <w:del w:id="5452" w:author="Robin Matthews" w:date="2021-05-18T16:06:00Z">
        <w:r w:rsidRPr="00FA4D8D" w:rsidDel="00602365">
          <w:rPr>
            <w:rFonts w:cs="Times New Roman"/>
            <w:noProof/>
            <w:lang w:val="en-GB"/>
          </w:rPr>
          <w:delText>(Flato, 2011)</w:delText>
        </w:r>
      </w:del>
      <w:r w:rsidRPr="003A0C0D">
        <w:rPr>
          <w:rFonts w:cs="Times New Roman"/>
        </w:rPr>
        <w:fldChar w:fldCharType="end"/>
      </w:r>
      <w:r w:rsidRPr="00FA4D8D">
        <w:rPr>
          <w:rFonts w:cs="Times New Roman"/>
          <w:lang w:val="en-GB"/>
        </w:rPr>
        <w:t>. They build on the fundamental laws of physics (e.g., Navier</w:t>
      </w:r>
      <w:del w:id="5453" w:author="Ian Blenkinsop" w:date="2021-07-08T12:16:00Z">
        <w:r w:rsidRPr="00FA4D8D" w:rsidDel="00B0584B">
          <w:rPr>
            <w:rFonts w:cs="Times New Roman"/>
            <w:lang w:val="en-GB"/>
          </w:rPr>
          <w:delText>-</w:delText>
        </w:r>
      </w:del>
      <w:ins w:id="5454" w:author="Ian Blenkinsop" w:date="2021-07-08T12:16:00Z">
        <w:r w:rsidR="00B0584B">
          <w:rPr>
            <w:rFonts w:cs="Times New Roman"/>
            <w:lang w:val="en-GB"/>
          </w:rPr>
          <w:t>–</w:t>
        </w:r>
      </w:ins>
      <w:r w:rsidRPr="00FA4D8D">
        <w:rPr>
          <w:rFonts w:cs="Times New Roman"/>
          <w:lang w:val="en-GB"/>
        </w:rPr>
        <w:t>Stokes or Clausius</w:t>
      </w:r>
      <w:del w:id="5455" w:author="Ian Blenkinsop" w:date="2021-07-08T12:16:00Z">
        <w:r w:rsidRPr="00FA4D8D" w:rsidDel="00B0584B">
          <w:rPr>
            <w:rFonts w:cs="Times New Roman"/>
            <w:lang w:val="en-GB"/>
          </w:rPr>
          <w:delText>-</w:delText>
        </w:r>
      </w:del>
      <w:ins w:id="5456" w:author="Ian Blenkinsop" w:date="2021-07-08T12:16:00Z">
        <w:r w:rsidR="00B0584B">
          <w:rPr>
            <w:rFonts w:cs="Times New Roman"/>
            <w:lang w:val="en-GB"/>
          </w:rPr>
          <w:t>–</w:t>
        </w:r>
      </w:ins>
      <w:r w:rsidRPr="00FA4D8D">
        <w:rPr>
          <w:rFonts w:cs="Times New Roman"/>
          <w:lang w:val="en-GB"/>
        </w:rPr>
        <w:t>Clapeyron equations) or empirical relationships established from observations and, when possible,</w:t>
      </w:r>
      <w:ins w:id="5457" w:author="Ian Blenkinsop" w:date="2021-07-08T12:17:00Z">
        <w:r w:rsidR="00B0584B">
          <w:rPr>
            <w:rFonts w:cs="Times New Roman"/>
            <w:lang w:val="en-GB"/>
          </w:rPr>
          <w:t xml:space="preserve"> they are</w:t>
        </w:r>
      </w:ins>
      <w:r w:rsidRPr="00FA4D8D">
        <w:rPr>
          <w:rFonts w:cs="Times New Roman"/>
          <w:lang w:val="en-GB"/>
        </w:rPr>
        <w:t xml:space="preserve"> constrained by fundamental conservation laws (e.g., mass and energy). The evolution of climate-relevant variables is computed numerically using </w:t>
      </w:r>
      <w:del w:id="5458" w:author="Ian Blenkinsop" w:date="2021-07-08T12:17:00Z">
        <w:r w:rsidRPr="00FA4D8D" w:rsidDel="00B0584B">
          <w:rPr>
            <w:rFonts w:cs="Times New Roman"/>
            <w:lang w:val="en-GB"/>
          </w:rPr>
          <w:delText xml:space="preserve">high </w:delText>
        </w:r>
      </w:del>
      <w:ins w:id="5459" w:author="Ian Blenkinsop" w:date="2021-07-08T12:17:00Z">
        <w:r w:rsidR="00B0584B" w:rsidRPr="00FA4D8D">
          <w:rPr>
            <w:rFonts w:cs="Times New Roman"/>
            <w:lang w:val="en-GB"/>
          </w:rPr>
          <w:t>high</w:t>
        </w:r>
        <w:r w:rsidR="00B0584B">
          <w:rPr>
            <w:rFonts w:cs="Times New Roman"/>
            <w:lang w:val="en-GB"/>
          </w:rPr>
          <w:t>-</w:t>
        </w:r>
      </w:ins>
      <w:r w:rsidRPr="00FA4D8D">
        <w:rPr>
          <w:rFonts w:cs="Times New Roman"/>
          <w:lang w:val="en-GB"/>
        </w:rPr>
        <w:t xml:space="preserve">performance computers </w:t>
      </w:r>
      <w:r w:rsidRPr="003A0C0D">
        <w:rPr>
          <w:rFonts w:cs="Times New Roman"/>
        </w:rPr>
        <w:fldChar w:fldCharType="begin" w:fldLock="1"/>
      </w:r>
      <w:r w:rsidR="00E81B0B">
        <w:rPr>
          <w:rFonts w:cs="Times New Roman"/>
          <w:lang w:val="en-GB"/>
        </w:rPr>
        <w:instrText>ADDIN CSL_CITATION { "citationItems" : [ { "id" : "ITEM-1", "itemData" : { "DOI" : "10.1175/BAMS-D-13-00098.1", "ISSN" : "0003-0007", "author" : [ { "dropping-particle" : "", "family" : "Andr\u00e9", "given" : "Jean-Claude", "non-dropping-particle" : "", "parse-names" : false, "suffix" : "" }, { "dropping-particle" : "", "family" : "Aloisio", "given" : "Giovanni", "non-dropping-particle" : "", "parse-names" : false, "suffix" : "" }, { "dropping-particle" : "", "family" : "Biercamp", "given" : "Joachim", "non-dropping-particle" : "", "parse-names" : false, "suffix" : "" }, { "dropping-particle" : "", "family" : "Budich", "given" : "Reinhard", "non-dropping-particle" : "", "parse-names" : false, "suffix" : "" }, { "dropping-particle" : "", "family" : "Joussaume", "given" : "Sylvie", "non-dropping-particle" : "", "parse-names" : false, "suffix" : "" }, { "dropping-particle" : "", "family" : "Lawrence", "given" : "Bryan", "non-dropping-particle" : "", "parse-names" : false, "suffix" : "" }, { "dropping-particle" : "", "family" : "Valcke", "given" : "Sophie", "non-dropping-particle" : "", "parse-names" : false, "suffix" : "" } ], "container-title" : "Bulletin of the American Meteorological Society", "id" : "ITEM-1", "issue" : "5", "issued" : { "date-parts" : [ [ "2014" ] ] }, "page" : "ES97-ES100", "title" : "High-Performance Computing for Climate Modeling", "translator" : [ { "dropping-particle" : "", "family" : "H4053", "given" : "", "non-dropping-particle" : "", "parse-names" : false, "suffix" : "" } ], "type" : "article-journal", "volume" : "95" }, "uris" : [ "http://www.mendeley.com/documents/?uuid=a9897a04-bc71-4d7e-83c1-3d6922a60b19" ] }, { "id" : "ITEM-2", "itemData" : { "DOI" : "10.5194/gmd-10-19-2017", "author" : [ { "dropping-particle" : "", "family" : "Balaji", "given" : "V", "non-dropping-particle" : "", "parse-names" : false, "suffix" : "" }, { "dropping-particle" : "", "family" : "Maisonnave", "given" : "E", "non-dropping-particle" : "", "parse-names" : false, "suffix" : "" }, { "dropping-particle" : "", "family" : "Zadeh", "given" : "N", "non-dropping-particle" : "", "parse-names" : false, "suffix" : "" }, { "dropping-particle" : "", "family" : "Lawrence", "given" : "B N", "non-dropping-particle" : "", "parse-names" : false, "suffix" : "" }, { "dropping-particle" : "", "family" : "Biercamp", "given" : "J", "non-dropping-particle" : "", "parse-names" : false, "suffix" : "" }, { "dropping-particle" : "", "family" : "Fladrich", "given" : "U", "non-dropping-particle" : "", "parse-names" : false, "suffix" : "" }, { "dropping-particle" : "", "family" : "Aloisio", "given" : "G", "non-dropping-particle" : "", "parse-names" : false, "suffix" : "" }, { "dropping-particle" : "", "family" : "Benson", "given" : "R", "non-dropping-particle" : "", "parse-names" : false, "suffix" : "" }, { "dropping-particle" : "", "family" : "Caubel", "given" : "A", "non-dropping-particle" : "", "parse-names" : false, "suffix" : "" }, { "dropping-particle" : "", "family" : "Durachta", "given" : "J", "non-dropping-particle" : "", "parse-names" : false, "suffix" : "" }, { "dropping-particle" : "", "family" : "Foujols", "given" : "M.-A.", "non-dropping-particle" : "", "parse-nam</w:instrText>
      </w:r>
      <w:r w:rsidR="00E81B0B" w:rsidRPr="00A1237E">
        <w:rPr>
          <w:rFonts w:cs="Times New Roman"/>
        </w:rPr>
        <w:instrText>es" : false, "suffix" : "" }, { "dropping-particle" : "", "family" : "Lister", "given" : "G", "non-dropping-particle" : "", "parse-names" : false, "suffix" : "" }, { "dropping-particle" : "", "family" : "Mocavero", "given" : "S", "non-dropping-particle" : "", "parse-names" : false, "suffix" : "" }, { "dropping-particle" : "", "family" : "Underwood", "given" : "S", "non-dropping-particle" : "", "parse-names" : false, "suffix" : "" }, { "dropping-particle" : "", "family" : "Wright", "given" : "G", "non-dropping-particle" : "", "parse-names" : false, "suffix" : "" } ], "container-title" : "Geoscientific Model Development", "id" : "ITEM-2", "issue" : "1", "issued" : { "date-parts" : [ [ "2017" ] ] }, "page" : "19-34", "title" : "CPMIP: measurements of real computational performance of Earth system models in CMIP6", "translator" : [ { "dropping-particle" : "", "family" : "H4075", "given" : "", "non-dropping-particle" : "", "parse-names" : false, "suffix" : "" } ], "type" : "article-journal", "volume" : "10" }, "uris" : [ "http://www.mendeley.com/documents/?uuid=d094a73e-8fae-4b07-9f18-1893a953a5f0" ] } ], "mendeley" : { "formattedCitation" : "(Andr\u00e9 et al., 2014; Balaji et al., 2017)", "plainTextFormattedCitation" : "(Andr\u00e9 et al., 2014; Balaji et al., 2017)", "previouslyFormattedCitation" : "(Andr\u00e9 et al., 2014; Balaji et al., 2017)" }, "properties" : { "noteIndex" : 0 }, "schema" : "https://github.com/citation-style-language/schema/raw/master/csl-citation.json" }</w:instrText>
      </w:r>
      <w:r w:rsidRPr="003A0C0D">
        <w:rPr>
          <w:rFonts w:cs="Times New Roman"/>
        </w:rPr>
        <w:fldChar w:fldCharType="separate"/>
      </w:r>
      <w:ins w:id="5460" w:author="Robin Matthews" w:date="2021-05-18T16:06:00Z">
        <w:r w:rsidR="00602365">
          <w:rPr>
            <w:rFonts w:cs="Times New Roman"/>
            <w:noProof/>
          </w:rPr>
          <w:t>(André et al., 2014; Balaji et al., 2017)</w:t>
        </w:r>
      </w:ins>
      <w:del w:id="5461" w:author="Robin Matthews" w:date="2021-05-18T16:06:00Z">
        <w:r w:rsidRPr="00A604ED" w:rsidDel="00602365">
          <w:rPr>
            <w:rFonts w:cs="Times New Roman"/>
            <w:noProof/>
          </w:rPr>
          <w:delText>(André et al., 2014; Balaji et al., 2017)</w:delText>
        </w:r>
      </w:del>
      <w:r w:rsidRPr="003A0C0D">
        <w:rPr>
          <w:rFonts w:cs="Times New Roman"/>
        </w:rPr>
        <w:fldChar w:fldCharType="end"/>
      </w:r>
      <w:r w:rsidRPr="00A604ED">
        <w:rPr>
          <w:rFonts w:cs="Times New Roman"/>
        </w:rPr>
        <w:t xml:space="preserve">, on three-dimensional discrete grids </w:t>
      </w:r>
      <w:r w:rsidRPr="003A0C0D">
        <w:rPr>
          <w:rFonts w:cs="Times New Roman"/>
        </w:rPr>
        <w:fldChar w:fldCharType="begin" w:fldLock="1"/>
      </w:r>
      <w:r w:rsidR="00E81B0B">
        <w:rPr>
          <w:rFonts w:cs="Times New Roman"/>
        </w:rPr>
        <w:instrText xml:space="preserve">ADDIN CSL_CITATION { "citationItems" : [ { "id" : "ITEM-1", "itemData" : { "DOI" : "10.1002/qj.958", "abstract" : "Abstract A latitude\u2013longitude grid is used by almost all operational atmospheric forecast models, and many research models. However, it is expected that the advantages of a latitude\u2013longitude grid will become outweighed on massively parallel computers by data-communication bottlenecks. There is therefore renewed interest in quasi-uniform alternatives. This review surveys and assesses previously proposed horizontal grids for modelling the atmosphere over the sphere. Aspects of numerical accuracy likely to be affected by grid structure are discussed; particular attention is paid to computational modes and grid imprinting. Computational modes are potentially very serious, since they may be excited in realistic applications by boundary conditions, nonlinearity, physical forcing, and data assimilation. The geometry of polyhedra is reviewed due to its relation to numerical degrees of freedom, and hence to numerical wave dispersion and the possible existence of computational modes. All grids proposed to date have known problems or issues that merit further investigation. Orthogonal logically rectangular grids may be generated using conformal maps, but these suffer from singularities and resolution clustering. Resolution clustering may be avoided by using overset grids, but there are potential issues associated with the overlap regions. Alternatively, resolution clustering may be avoided, whilst retaining a logically rectangular grid, by giving up orthogonality; however, existing numerical schemes exploit orthogonality to obtain various properties thought to be important for accuracy, and it is not yet known whether these can also be obtained on non-orthogonal grids. Quasi-uniformity and orthogonality can be obtained without resolution clustering or overlaps by using non-quadrilateral grid cells, such as triangles, or pentagons and hexagons. However, when a staggered placement of variables is used to minimise dispersion errors for fast waves, </w:instrText>
      </w:r>
      <w:r w:rsidR="00E81B0B" w:rsidRPr="008D0499">
        <w:rPr>
          <w:rFonts w:cs="Times New Roman"/>
          <w:lang w:val="en-US"/>
        </w:rPr>
        <w:instrText>non-quadrilateral grids support computational modes. In view of the lack of a single ideal grid, several topics meriting further investigation are identified. Copyright \u00a9 2011 Royal Meteorological Society and British Crown Copyright, the Met Office", "author" : [ { "dropping-particle" : "", "family" : "Staniforth", "given" : "Andrew", "non-dropping-particle" : "", "parse-names" : false, "suffix" : "" }, { "dropping-particle" : "", "family" : "Thuburn", "given" : "John", "non-dropping-particle" : "", "parse-names" : false, "suffix" : "" } ], "container-title" : "Quarterly Journal of the Royal Meteorological Society", "id" : "ITEM-1", "issue" : "662", "issued" : { "date-parts" : [ [ "2012" ] ] }, "page" : "1-26", "title" : "Horizontal grids for global weather and climate prediction models: a review", "translator" : [ { "dropping-particle" : "", "family" : "H4054", "given" : "", "non-dropping-particle" : "", "parse-names" : false, "suffix" : "" } ], "type" : "article-journal", "volume" : "138" }, "uris" : [ "http://www.mendeley.com/documents/?uuid=9c424af9-25d4-4f4b-94b6-58a2a8f9b906" ] } ], "mendeley" : { "formattedCitation" : "(Staniforth and Thuburn, 2012)", "manualFormatting" : "(Staniforth and Thuburn, 2012)", "plainTextFormattedCitation" : "(Staniforth and Thuburn, 2012)", "previouslyFormattedCitation" : "(Staniforth and Thuburn, 2012)" }, "properties" : { "noteIndex" : 0 }, "schema" : "https://github.com/citation-style-language/schema/raw/master/csl-citation.json" }</w:instrText>
      </w:r>
      <w:r w:rsidRPr="003A0C0D">
        <w:rPr>
          <w:rFonts w:cs="Times New Roman"/>
        </w:rPr>
        <w:fldChar w:fldCharType="separate"/>
      </w:r>
      <w:ins w:id="5462" w:author="Robin Matthews" w:date="2021-05-18T16:06:00Z">
        <w:r w:rsidR="00602365">
          <w:rPr>
            <w:rFonts w:cs="Times New Roman"/>
            <w:noProof/>
            <w:lang w:val="en-GB"/>
          </w:rPr>
          <w:t>(Staniforth and Thuburn, 2012)</w:t>
        </w:r>
      </w:ins>
      <w:del w:id="5463" w:author="Robin Matthews" w:date="2021-05-18T16:06:00Z">
        <w:r w:rsidRPr="00FA4D8D" w:rsidDel="00602365">
          <w:rPr>
            <w:rFonts w:cs="Times New Roman"/>
            <w:noProof/>
            <w:lang w:val="en-GB"/>
          </w:rPr>
          <w:delText>(Staniforth and Thuburn, 2012)</w:delText>
        </w:r>
      </w:del>
      <w:r w:rsidRPr="003A0C0D">
        <w:rPr>
          <w:rFonts w:cs="Times New Roman"/>
        </w:rPr>
        <w:fldChar w:fldCharType="end"/>
      </w:r>
      <w:r w:rsidRPr="00FA4D8D">
        <w:rPr>
          <w:rFonts w:cs="Times New Roman"/>
          <w:lang w:val="en-GB"/>
        </w:rPr>
        <w:t xml:space="preserve">. The spatial (and temporal) resolution of these grids in both the horizontal and vertical directions determines which processes need to be </w:t>
      </w:r>
      <w:del w:id="5464" w:author="Ian Blenkinsop" w:date="2021-07-08T12:17:00Z">
        <w:r w:rsidRPr="00FA4D8D" w:rsidDel="00B0584B">
          <w:rPr>
            <w:rFonts w:cs="Times New Roman"/>
            <w:lang w:val="en-GB"/>
          </w:rPr>
          <w:delText xml:space="preserve">parameterised </w:delText>
        </w:r>
      </w:del>
      <w:ins w:id="5465" w:author="Ian Blenkinsop" w:date="2021-07-08T12:17:00Z">
        <w:r w:rsidR="00B0584B" w:rsidRPr="00FA4D8D">
          <w:rPr>
            <w:rFonts w:cs="Times New Roman"/>
            <w:lang w:val="en-GB"/>
          </w:rPr>
          <w:t>parameteri</w:t>
        </w:r>
        <w:r w:rsidR="00B0584B">
          <w:rPr>
            <w:rFonts w:cs="Times New Roman"/>
            <w:lang w:val="en-GB"/>
          </w:rPr>
          <w:t>z</w:t>
        </w:r>
        <w:r w:rsidR="00B0584B" w:rsidRPr="00FA4D8D">
          <w:rPr>
            <w:rFonts w:cs="Times New Roman"/>
            <w:lang w:val="en-GB"/>
          </w:rPr>
          <w:t xml:space="preserve">ed </w:t>
        </w:r>
      </w:ins>
      <w:r w:rsidRPr="00FA4D8D">
        <w:rPr>
          <w:rFonts w:cs="Times New Roman"/>
          <w:lang w:val="en-GB"/>
        </w:rPr>
        <w:t>or whether they can be explicitly resolved. Developments since AR5 in model resolution, parameterizations and modelling of the land and ocean biosphere and of biogeochemical cycles are discussed below.</w:t>
      </w:r>
    </w:p>
    <w:p w14:paraId="0AFF5538" w14:textId="77777777" w:rsidR="006409E5" w:rsidRPr="00FA4D8D" w:rsidRDefault="006409E5" w:rsidP="006409E5">
      <w:pPr>
        <w:pStyle w:val="AR6BodyText"/>
        <w:rPr>
          <w:b/>
          <w:lang w:val="en-GB"/>
        </w:rPr>
      </w:pPr>
    </w:p>
    <w:p w14:paraId="0074F394" w14:textId="64A4D263" w:rsidR="006409E5" w:rsidRPr="00FA4D8D" w:rsidRDefault="006409E5" w:rsidP="006409E5">
      <w:pPr>
        <w:pStyle w:val="AR6BodyText"/>
        <w:rPr>
          <w:rFonts w:cs="Times New Roman"/>
          <w:i/>
          <w:lang w:val="en-GB"/>
        </w:rPr>
      </w:pPr>
      <w:commentRangeStart w:id="5466"/>
      <w:r w:rsidRPr="00FA4D8D">
        <w:rPr>
          <w:rFonts w:cs="Times New Roman"/>
          <w:i/>
          <w:lang w:val="en-GB"/>
        </w:rPr>
        <w:t>M</w:t>
      </w:r>
      <w:commentRangeEnd w:id="5466"/>
      <w:r w:rsidR="00B0584B">
        <w:rPr>
          <w:rStyle w:val="CommentReference"/>
        </w:rPr>
        <w:commentReference w:id="5466"/>
      </w:r>
      <w:r w:rsidRPr="00FA4D8D">
        <w:rPr>
          <w:rFonts w:cs="Times New Roman"/>
          <w:i/>
          <w:lang w:val="en-GB"/>
        </w:rPr>
        <w:t>odel grids and resolution</w:t>
      </w:r>
    </w:p>
    <w:p w14:paraId="222818D4" w14:textId="77777777" w:rsidR="00693B3F" w:rsidRPr="00FA4D8D" w:rsidRDefault="00693B3F" w:rsidP="006409E5">
      <w:pPr>
        <w:pStyle w:val="AR6BodyText"/>
        <w:rPr>
          <w:i/>
          <w:lang w:val="en-GB"/>
        </w:rPr>
      </w:pPr>
    </w:p>
    <w:p w14:paraId="21B12B04" w14:textId="2810800C" w:rsidR="006409E5" w:rsidRPr="00FA4D8D" w:rsidRDefault="006409E5" w:rsidP="006409E5">
      <w:pPr>
        <w:pStyle w:val="AR6BodyText"/>
        <w:rPr>
          <w:lang w:val="en-GB"/>
        </w:rPr>
      </w:pPr>
      <w:r w:rsidRPr="00FA4D8D">
        <w:rPr>
          <w:rFonts w:cs="Times New Roman"/>
          <w:lang w:val="en-GB"/>
        </w:rPr>
        <w:t xml:space="preserve">The </w:t>
      </w:r>
      <w:r w:rsidRPr="00FA4D8D">
        <w:rPr>
          <w:lang w:val="en-GB"/>
        </w:rPr>
        <w:t>horizontal</w:t>
      </w:r>
      <w:r w:rsidRPr="00FA4D8D">
        <w:rPr>
          <w:rFonts w:cs="Times New Roman"/>
          <w:lang w:val="en-GB"/>
        </w:rPr>
        <w:t xml:space="preserve"> resolution </w:t>
      </w:r>
      <w:r w:rsidRPr="00FA4D8D">
        <w:rPr>
          <w:lang w:val="en-GB"/>
        </w:rPr>
        <w:t xml:space="preserve">and the number of vertical levels </w:t>
      </w:r>
      <w:r w:rsidRPr="00FA4D8D">
        <w:rPr>
          <w:rFonts w:cs="Times New Roman"/>
          <w:lang w:val="en-GB"/>
        </w:rPr>
        <w:t xml:space="preserve">in ESMs </w:t>
      </w:r>
      <w:r w:rsidRPr="00FA4D8D">
        <w:rPr>
          <w:lang w:val="en-GB"/>
        </w:rPr>
        <w:t>is</w:t>
      </w:r>
      <w:r w:rsidRPr="00FA4D8D">
        <w:rPr>
          <w:rFonts w:cs="Times New Roman"/>
          <w:lang w:val="en-GB"/>
        </w:rPr>
        <w:t xml:space="preserve"> generally higher in CMIP6 than in CMIP5 (Figure 1.19). Global models with finer horizontal grids </w:t>
      </w:r>
      <w:ins w:id="5467" w:author="Ian Blenkinsop" w:date="2021-07-08T12:19:00Z">
        <w:r w:rsidR="00B0584B" w:rsidRPr="00FA4D8D">
          <w:rPr>
            <w:rFonts w:cs="Times New Roman"/>
            <w:lang w:val="en-GB"/>
          </w:rPr>
          <w:t xml:space="preserve">better </w:t>
        </w:r>
      </w:ins>
      <w:r w:rsidRPr="00FA4D8D">
        <w:rPr>
          <w:rFonts w:cs="Times New Roman"/>
          <w:lang w:val="en-GB"/>
        </w:rPr>
        <w:t xml:space="preserve">represent </w:t>
      </w:r>
      <w:del w:id="5468" w:author="Ian Blenkinsop" w:date="2021-07-08T12:19:00Z">
        <w:r w:rsidRPr="00FA4D8D" w:rsidDel="00B0584B">
          <w:rPr>
            <w:rFonts w:cs="Times New Roman"/>
            <w:lang w:val="en-GB"/>
          </w:rPr>
          <w:delText xml:space="preserve">better </w:delText>
        </w:r>
      </w:del>
      <w:r w:rsidRPr="00FA4D8D">
        <w:rPr>
          <w:rFonts w:cs="Times New Roman"/>
          <w:lang w:val="en-GB"/>
        </w:rPr>
        <w:t xml:space="preserve">many aspects of the circulation of the atmosphere </w:t>
      </w:r>
      <w:r w:rsidRPr="003A0C0D">
        <w:rPr>
          <w:rFonts w:cs="Times New Roman"/>
        </w:rPr>
        <w:fldChar w:fldCharType="begin" w:fldLock="1"/>
      </w:r>
      <w:r w:rsidR="00E81B0B">
        <w:rPr>
          <w:rFonts w:cs="Times New Roman"/>
          <w:lang w:val="en-GB"/>
        </w:rPr>
        <w:instrText>ADDIN CSL_CITATION { "citationItems" : [ { "id" : "ITEM-1", "itemData" : { "DOI" : "10.1088/1748-9326/ab88fa", "abstract" : "Bomb cyclones are explosively intensifying extratropical cyclones that can cause severe damage to life and property. However, the poor ability of coarse-resolution climate models to simulate bomb cyclones, including underestimation of the frequency of bomb cyclones, remains a problem. In this study, the dependence of bomb cyclone characteristics on horizontal resolution from 135 to 18 km is investigated by analyzing the outputs of HighResMIP historical simulations of atmospheric general circulation models and four reanalysis datasets. Robust resolution dependence of bomb cyclone characteristics is identified for both the models and the reanalyses. Finer horizontal resolution significantly increases the frequency of bomb cyclones and reduces their average horizontal size. A regression analysis indicates that bomb cyclone frequency is roughly doubled from 140 km to 25 km resolution. The overall increase in bomb cyclone number is associated with a large increase in small bomb cyclones and a moderate decrease in large ones. Bomb cyclones in higher-resolution models are also accompanied by a higher maximum wind speed and more extreme wind events, which is probably related to the increased pressure gradients due to the smaller size of the bomb cyclones. These results imply that high-resolution models should be used for evaluating the impacts of bomb cyclones.", "author" : [ { "dropping-particle" : "", "family" : "Gao", "given" : "Jiaxiang", "non-dropping-particle" : "", "parse-names" : false, "suffix" : "" }, { "dropping-particle" : "", "family" : "Minobe", "given" : "Shoshiro", "non-dropping-particle" : "", "parse-names" : false, "suffix" : "" }, { "dropping-particle" : "", "family" : "Roberts", "given" : "Malcolm J", "non-dropping-particle" : "", "parse-names" : false, "suffix" : "" }, { "dropping-particle" : "", "family" : "Haarsma", "given" : "Rein", "non-dropping-particle" : "", "parse-names" : false, "suffix" : "" }, { "dropping-particle" : "", "family" : "Putrasahan", "given" : "Dian", "non-dropping-particle" : "", "parse-names" : false, "suffix" : "" }, { "dropping-particle" : "", "family" : "Roberts", "given" : "Christopher D", "non-dropping-particle" : "", "parse-names" : false, "suffix" : "" }, { "dropping-particle" : "", "family" : "Scoccimarro", "given" : "Enrico", "non-dropping-particle" : "", "parse-names" : false, "suffix" : "" }, { "dropping-particle" : "", "family" : "Terray", "given" : "Laurent", "non-dropping-particle" : "", "parse-names" : false, "suffix" : "" }, { "dropping-particle" : "", "family" : "Vanni\u00e8re", "given" : "Beno\\^\\it", "non-dropping-particle" : "", "parse-names" : false, "suffix" : "" }, { "dropping-particle" : "", "family" : "Vidale", "given" : "Pier Luigi", "non-dropping-particle" : "", "parse-names" : false, "suffix" : "" } ], "container-title" : "Environmental Research Letters", "id" : "ITEM-1", "issue" : "8", "issued" : { "date-parts" : [ [ "2020", "7" ] ] }, "page" : "84001", "publisher" : "{IOP} Publishing", "title" : "Influence of model resolution on bomb cyclones revealed by HighResMIP-PRIMAVERA simulations", "translator" : [ { "dropping-particle" : "", "family" : "H1830", "given" : "", "non-dropping-particle" : "", "parse-names" : false, "suffix" : "" } ], "type" : "article-journal", "volume" : "15" }, "uris" : [ "http://www.mendeley.com/documents/?uuid=e60d5989-a9b0-4fc1-ab29-998464d21168" ] }, { "id" : "ITEM-2", "itemData" : { "DOI" : "10.5194/wcd-1-277-2020", "author" : [ { "dropping-particle" : "", "family" : "Schiemann", "given" : "R", "non-dropping-particle" : "", "parse-names" : false, "suffix" : "" }, { "dropping-particle" : "", "family" : "Athanasiadis", "given" : "P", "non-dropping-particle" : "", "parse-names" : false, "suffix" : "" }, { "dropping-particle" : "", "family" : "Barriopedro", "given" : "D", "non-dropping-particle" : "", "parse-names" : false, "suffix" : "" }, { "dropping-particle" : "", "family" : "Doblas-Reyes", "given" : "F", "non-dropping-particle" : "", "parse-names" : false, "suffix" : "" }, { "dropping-particle" : "", "family" : "Lohmann", "given" : "K", "non-dropping-particle" : "", "parse-names" : false, "suffix" : "" }, { "dropping-particle" : "", "family" : "Roberts", "given" : "M J", "non-dropping-particle" : "", "parse-names" : false, "suffix" : "" }, { "dropping-particle" : "V", "family" : "Sein", "given" : "D", "non-dropping-particle" : "", "parse-names" : false, "suffix" : "" }, { "dropping-particle" : "", "family" : "Roberts", "given" : "C D", "non-dropping-particle" : "", "parse-names" : false, "suffix" : "" }, { "dropping-particle" : "", "family" : "Terray", "given" : "L", "non-dropping-particle" : "", "parse-names" : false, "suffix" : "" }, { "dropping-particle" : "", "family" : "Vidale", "given" : "P L", "non-dropping-particle" : "", "parse-names" : false, "suffix" : "" } ], "container-title" : "Weather and Climate Dynamics", "id" : "ITEM-2", "issue" : "1", "issued" : { "date-parts" : [ [ "2020" ] ] }, "page" : "277-292", "title" : "Northern Hemisphere blocking simulation in current climate models: evaluating progress from the Climate Model Intercomparison Project Phase~5 to 6 and sensitivity to resolution", "translator" : [ { "dropping-particle" : "", "family" : "H4181", "given" : "", "non-dropping-particle" : "", "parse-names" : false, "suffix" : "" } ], "type" : "article-journal", "volume" : "1" }, "uris" : [ "http://www.mendeley.com/documents/?uuid=149716d6-9d50-4938-9044-57de7a512c1f" ] } ], "mendeley" : { "formattedCitation" : "(Gao et al., 2020; Schiemann et al., 2020)", "plainTextFormattedCitation" : "(Gao et al., 2020; Schiemann et al., 2020)", "previouslyFormattedCitation" : "(Gao et al., 2020; Schiemann et al., 2020)" }, "properties" : { "noteIndex" : 0 }, "schema" : "https://github.com/citation-style-language/schema/raw/master/csl-citation.json" }</w:instrText>
      </w:r>
      <w:r w:rsidRPr="003A0C0D">
        <w:rPr>
          <w:rFonts w:cs="Times New Roman"/>
        </w:rPr>
        <w:fldChar w:fldCharType="separate"/>
      </w:r>
      <w:ins w:id="5469" w:author="Robin Matthews" w:date="2021-05-18T16:06:00Z">
        <w:r w:rsidR="00602365">
          <w:rPr>
            <w:rFonts w:cs="Times New Roman"/>
            <w:noProof/>
          </w:rPr>
          <w:t>(Gao et al., 2020; Schiemann et al., 2020)</w:t>
        </w:r>
      </w:ins>
      <w:del w:id="5470" w:author="Robin Matthews" w:date="2021-05-18T16:06:00Z">
        <w:r w:rsidRPr="003A0C0D" w:rsidDel="00602365">
          <w:rPr>
            <w:rFonts w:cs="Times New Roman"/>
            <w:noProof/>
          </w:rPr>
          <w:delText>(Gao et al., 2020; Schiemann et al., 2020)</w:delText>
        </w:r>
      </w:del>
      <w:r w:rsidRPr="003A0C0D">
        <w:rPr>
          <w:rFonts w:cs="Times New Roman"/>
        </w:rPr>
        <w:fldChar w:fldCharType="end"/>
      </w:r>
      <w:r w:rsidRPr="003A0C0D">
        <w:rPr>
          <w:rFonts w:cs="Times New Roman"/>
        </w:rPr>
        <w:t xml:space="preserve"> and ocean </w:t>
      </w:r>
      <w:r w:rsidRPr="003A0C0D">
        <w:rPr>
          <w:rFonts w:cs="Times New Roman"/>
        </w:rPr>
        <w:fldChar w:fldCharType="begin" w:fldLock="1"/>
      </w:r>
      <w:r w:rsidR="00E81B0B">
        <w:rPr>
          <w:rFonts w:cs="Times New Roman"/>
        </w:rPr>
        <w:instrText>ADDIN CSL_CITATION { "citationItems" : [ { "id" : "ITEM-1", "itemData" : { "DOI" : "10.1175/JPO-D-15-0177.1", "ISSN" : "0022-3670", "abstract" : "The Southern Ocean\u2019s Antarctic Circumpolar Current (ACC) and meridional overturning circulation (MOC) response to increasing zonal wind stress is, for the first time, analyzed in a high-resolution (0.1\u00b0 ocean and 0.25\u00b0 atmosphere), fully coupled global climate simulation using the Community Earth System Model. Results from a 20-yr wind perturbation experiment, where the Southern Hemisphere zonal wind stress is increased by 50% south of 30\u00b0S, show only marginal changes in the mean ACC transport through Drake Passage\u2014an increase of 6% [136\u2013144 Sverdrups (Sv; 1 Sv \u2261 106 m3 s\u22121)] in the perturbation experiment compared with the control. However, the upper and lower circulation cells of the MOC do change. The lower cell is more affected than the upper cell with a maximum increase of 64% versus 39%, respectively. Changes in the MOC are directly linked to changes in water mass transformation from shifting surface isopycnals and sea ice melt, giving rise to changes in surface buoyancy forcing. The increase in transport of the lower cell leads to upwelling of warm and salty Circumpolar Deep Water and subsequent melting of sea ice surrounding Antarctica. The MOC is commonly supposed to be the sum of two opposing components: a wind- and transient-eddy overturning cell. Here, the transient-eddy overturning is virtually unchanged and consistent with a large-scale cancellation of localized regions of both enhancement and suppression of eddy kinetic energy along the mean path of the ACC. However, decomposing the time-mean overturning into a time- and zonal-mean component and a standing-eddy component reveals partial compensation between wind-driven and standing-eddy components of the circulation.", "author" : [ { "dropping-particle" : "", "family" : "Bishop", "given" : "Stuart P", "non-dropping-particle" : "", "parse-names" : false, "suffix" : "" }, { "dropping-particle" : "", "family" : "Gent", "given" : "Peter R", "non-dropping-particle" : "", "parse-names" : false, "suffix" : "" }, { "dropping-particle" : "", "family" : "Bryan", "given" : "Frank O", "non-dropping-particle" : "", "parse-names" : false, "suffix" : "" }, { "dropping-particle" : "", "family" : "Thompson", "given" : "Andrew F", "non-dropping-particle" : "", "parse-names" : false, "suffix" : "" }, { "dropping-particle" : "", "family" : "Long", "given" : "Matthew C", "non-dropping-particle" : "", "parse-names" : false, "suffix" : "" }, { "dropping-particle" : "", "family" : "Abernathey", "given" : "Ryan", "non-dropping-particle" : "", "parse-names" : false, "suffix" : "" } ], "container-title" : "Journal of Physical Oceanography", "id" : "ITEM-1", "issue" : "5", "issued" : { "date-parts" : [ [ "2016", "4", "29" ] ] }, "page" : "1575-1592", "title" : "Southern Ocean Overturning Compensation in an Eddy-Resolving Climate Simulation", "translator" : [ { "dropping-particle" : "", "family" : "H4282", "given" : "", "non-dropping-particle" : "", "parse-names" : false, "suffix" : "" } ], "type" : "article-journal", "volume" : "46" }, "uris" : [ "http://www.mendeley.com/documents/?uuid=52ffbd61-1ecf-4b16-9e42-c3aae6b972e1" ] }, { "id" : "ITEM-2", "itemData" : { "DOI" : "10.5194/gmd-11-3187-2018", "author" : [ { "dropping-particle" : "", "family" : "Storkey", "given" : "D", "non-dropping-particle" : "", "parse-names" : false, "suffix" : "" }, { "dropping-particle" : "", "family" : "Blaker", "given" : "A T", "non-dropping-particle" : "", "parse-names" : false, "suffix" : "" }, { "dropping-particle" : "", "family" : "Mathiot", "given" : "P", "non-dropping-particle" : "", "parse-names" : false, "suffix" : "" }, { "dropping-particle" : "", "family" : "Megann", "given" : "A", "non-dropping-particle" : "", "parse-names" : false, "suffix" : "" }, { "dropping-particle" : "", "family" : "Aksenov", "given" : "Y", "non-dropping-particle" : "", "parse-names" : false, "suffix" : "" }, { "dropping-particle" : "", "family" : "Blockley", "given" : "E W", "non-dropping-particle" : "", "parse-names" : false, "suffix" : "" }, { "dropping-particle" : "", "family" : "Calvert", "given" : "D", "non-dropping-particle" : "", "parse-names" : false, "suffix" : "" }, { "dropping-particle" : "", "family" : "Graham", "given" : "T", "non-dropping-particle" : "", "parse-names" : false, "suffix" : "" }, { "dropping-particle" : "", "family" : "Hewitt", "given" : "H T", "non-dropping-part</w:instrText>
      </w:r>
      <w:r w:rsidR="00E81B0B" w:rsidRPr="00A1237E">
        <w:rPr>
          <w:rFonts w:cs="Times New Roman"/>
          <w:lang w:val="en-US"/>
        </w:rPr>
        <w:instrText>icle" : "", "parse-names" : false, "suffix" : "" }, { "dropping-particle" : "", "family" : "Hyder", "given" : "P", "non-dropping-particle" : "", "parse-names" : false, "suffix" : "" }, { "dropping-particle" : "", "family" : "Kuhlbrodt", "given" : "T", "non-dropping-particle" : "", "parse-names" : false, "suffix" : "" }, { "dropping-particle" : "", "family" : "Rae", "given" : "J G L", "non-dropping-particle" : "", "parse-names" : false, "suffix" : "" }, { "dropping-particle" : "", "family" : "Sinha", "given" : "B", "non-dropping-particle" : "", "parse-names" : false, "suffix" : "" } ], "container-title" : "Geoscientific Model Development", "id" : "ITEM-2", "issue" : "8", "issued" : { "date-parts" : [ [ "2018" ] ] }, "page" : "3187-3213", "title" : "UK Global Ocean GO6 and GO7: a traceable hierarchy of model resolutions", "translator" : [ { "dropping-particle" : "", "family" : "H2623", "given" : "", "non-dropping-particle" : "", "parse-names" : false, "suffix" : "" } ], "type" : "article-journal", "volume" : "11" }, "uris" : [ "http://www.mendeley.com/documents/?uuid=441c63b8-4d49-4f55-94c2-86283154caf1" ] } ], "mendeley" : { "formattedCitation" : "(Bishop et al., 2016; Storkey et al., 2018)", "plainTextFormattedCitation" : "(Bishop et al., 2016; Storkey et al., 2018)", "previouslyFormattedCitation" : "(Bishop et al., 2016; Storkey et al., 2018)" }, "properties" : { "noteIndex" : 0 }, "schema" : "https://github.com/citation-style-language/schema/raw/master/csl-citation.json" }</w:instrText>
      </w:r>
      <w:r w:rsidRPr="003A0C0D">
        <w:rPr>
          <w:rFonts w:cs="Times New Roman"/>
        </w:rPr>
        <w:fldChar w:fldCharType="separate"/>
      </w:r>
      <w:ins w:id="5471" w:author="Robin Matthews" w:date="2021-05-18T16:06:00Z">
        <w:r w:rsidR="00602365">
          <w:rPr>
            <w:rFonts w:cs="Times New Roman"/>
            <w:noProof/>
            <w:lang w:val="en-GB"/>
          </w:rPr>
          <w:t>(Bishop et al., 2016; Storkey et al., 2018)</w:t>
        </w:r>
      </w:ins>
      <w:del w:id="5472" w:author="Robin Matthews" w:date="2021-05-18T16:06:00Z">
        <w:r w:rsidRPr="00FA4D8D" w:rsidDel="00602365">
          <w:rPr>
            <w:rFonts w:cs="Times New Roman"/>
            <w:noProof/>
            <w:lang w:val="en-GB"/>
          </w:rPr>
          <w:delText>(Bishop et al., 2016; Storkey et al., 2018)</w:delText>
        </w:r>
      </w:del>
      <w:r w:rsidRPr="003A0C0D">
        <w:rPr>
          <w:rFonts w:cs="Times New Roman"/>
        </w:rPr>
        <w:fldChar w:fldCharType="end"/>
      </w:r>
      <w:r w:rsidRPr="00FA4D8D">
        <w:rPr>
          <w:rFonts w:cs="Times New Roman"/>
          <w:lang w:val="en-GB"/>
        </w:rPr>
        <w:t xml:space="preserve">, bringing improvements in the simulation of the global hydrological cycle </w:t>
      </w:r>
      <w:r w:rsidRPr="003A0C0D">
        <w:rPr>
          <w:rFonts w:cs="Times New Roman"/>
        </w:rPr>
        <w:fldChar w:fldCharType="begin" w:fldLock="1"/>
      </w:r>
      <w:r w:rsidR="00A94565">
        <w:rPr>
          <w:rFonts w:cs="Times New Roman"/>
          <w:lang w:val="en-GB"/>
        </w:rPr>
        <w:instrText>ADDIN CSL_CITATION { "citationItems" : [ { "id" : "ITEM-1", "itemData" : { "DOI" : "10.1175/BAMS-D-15-00320.1", "ISSN" : "0003-0007", "abstract" : "The time scales of the Paris Climate Agreement indicate urgent action is required on climate policies over the next few decades, in order to avoid the worst risks posed by climate change. On these relatively short time scales the combined effect of climate variability and change are both key drivers of extreme events, with decadal time scales also important for infrastructure planning. Hence, in order to assess climate risk on such time scales, we require climate models to be able to represent key aspects of both internally driven climate variability and the response to changing forcings. In this paper we argue that we now have the modeling capability to address these requirements\u2014specifically with global models having horizontal resolutions considerably enhanced from those typically used in previous Intergovernmental Panel on Climate Change (IPCC) and Coupled Model Intercomparison Project (CMIP) exercises. The improved representation of weather and climate processes in such models underpins our enhanced confidence in predictions and projections, as well as providing improved forcing to regional models, which are better able to represent local-scale extremes (such as convective precipitation). We choose the global water cycle as an illustrative example because it is governed by a chain of processes for which there is growing evidence of the benefits of higher resolution. At the same time it comprises key processes involved in many of the expected future climate extremes (e.g., flooding, drought, tropical and midlatitude storms).", "author" : [ { "dropping-particle" : "", "family" : "Roberts", "given" : "M J", "non-dropping-particle" : "", "parse-names" : false, "suffix" : "" }, { "dropping-particle" : "", "family" : "Vidale", "given" : "P L", "non-dropping-particle" : "", "parse-names" : false, "suffix" : "" }, { "dropping-particle" : "", "family" : "Senior", "given" : "C", "non-dropping-particle" : "", "parse-names" : false, "suffix" : "" }, { "dropping-particle" : "", "family" : "Hewitt", "given" : "H T", "non-dropping-particle" : "", "parse-names" : false, "suffix" : "" }, { "dropping-particle" : "", "family" : "Bates", "given" : "C", "non-dropping-particle" : "", "parse-names" : false, "suffix" : "" }, { "dropping-particle" : "", "family" : "Berthou", "given" : "S", "non-dropping-particle" : "", "parse-names" : false, "suffix" : "" }, { "dropping-particle" : "", "family" : "Chang", "given" : "P", "non-dropping-particle" : "", "parse-names" : false, "suffix" : "" }, { "dropping-particle" : "", "family" : "Christensen", "given" : "H M", "non-dropping-particle" : "", "parse-names" : false, "suffix" : "" }, { "dropping-particle" : "", "family" : "Danilov", "given" : "S", "non-dropping-particle" : "", "parse-names" : false, "suffix" : "" }, { "dropping-particle" : "", "family" : "Demory", "given" : "M.-E.", "non-dropping-particle" : "", "parse-names" : false, "suffix" : "" }, { "dropping-particle" : "", "family" : "Griffies", "given" : "S M", "non-dropping-particle" : "", "parse-names" : false, "suffix" : "" }, { "dropping-particle" : "", "family" : "Haarsma", "given" : "R", "non-dropping-particle" : "", "parse-names" : false, "suffix" : "" }, { "dropping-particle" : "", "family" : "Jung", "given" : "T", "non-dropping-particle" : "", "parse-names" : false, "suffix" : "" }, { "dropping-particle" : "", "family" : "Martin", "given" : "G", "non-dropping-particle" : "", "parse-names" : false, "suffix" : "" }, { "dropping-particle" : "", "family" : "Minobe", "given" : "S", "non-dropping-particle" : "", "parse-names" : false, "suffix" : "" }, { "dropping-particle" : "", "family" : "Ringler", "given" : "T", "non-dropping-particle" : "", "parse-names" : false, "suffix" : "" }, { "dropping-particle" : "", "family" : "Satoh", "given" : "M", "non-dropping-particle" : "", "parse-names" : false, "suffix" : "" }, { "dropping-particle" : "", "family" : "Schiemann", "given" : "R", "non-dropping-particle" : "", "parse-names" : false, "suffix" : "" }, { "dropping-particle" : "", "family" : "Scoccimarro", "given" : "E", "non-dropping-particle" : "", "parse-names" : false, "suffix" : "" }, { "dropping-particle" : "", "family" : "Stephens", "given" : "G", "non-dropping-particle" : "", "parse-names" : false, "suffix" : "" }, { "dropping-particle" : "", "family" : "Wehner", "given" : "M F", "non-dropping-particle" : "", "parse-names" : false, "suffix" : "" } ], "container-title" : "Bulletin of the American Meteorological Society", "id" : "ITEM-1", "issue" : "11", "issued" : { "date-parts" : [ [ "2018", "11" ] ] }, "page" : "2341-2359", "title" : "The Benefits of Global High Resolution for Climate Simulation: Process Understanding and the Enabling of Stakeholder Decisions at the Regional Scale", "translator" : [ { "dropping-particle" : "", "family" : "H2474", "given" : "", "non-dropping-particle" : "", "parse-names" : false, "suffix" : "" } ], "type" : "article-journal", "volume" : "99" }, "uris" : [ "http://www.mendeley.com/documents/?uuid=e4fdb467-c1fb-41d5-afe8-a19a9bbdc468" ] } ], "mendeley" : { "formattedCitation" : "(Roberts et al., 2018)", "plainTextFormattedCitation" : "(Roberts et al., 2018)", "previouslyFormattedCitation" : "(Roberts et al., 2018)" }, "properties" : { "noteIndex" : 0 }, "schema" : "https://github.com/citation-style-language/schema/raw/master/csl-citation.json" }</w:instrText>
      </w:r>
      <w:r w:rsidRPr="003A0C0D">
        <w:rPr>
          <w:rFonts w:cs="Times New Roman"/>
        </w:rPr>
        <w:fldChar w:fldCharType="separate"/>
      </w:r>
      <w:ins w:id="5473" w:author="Robin Matthews" w:date="2021-05-18T16:06:00Z">
        <w:r w:rsidR="00602365">
          <w:rPr>
            <w:rFonts w:cs="Times New Roman"/>
            <w:noProof/>
          </w:rPr>
          <w:t>(Roberts et al., 2018)</w:t>
        </w:r>
      </w:ins>
      <w:del w:id="5474" w:author="Robin Matthews" w:date="2021-05-18T16:06:00Z">
        <w:r w:rsidRPr="003A0C0D" w:rsidDel="00602365">
          <w:rPr>
            <w:rFonts w:cs="Times New Roman"/>
            <w:noProof/>
          </w:rPr>
          <w:delText>(Roberts et al., 2018)</w:delText>
        </w:r>
      </w:del>
      <w:r w:rsidRPr="003A0C0D">
        <w:rPr>
          <w:rFonts w:cs="Times New Roman"/>
        </w:rPr>
        <w:fldChar w:fldCharType="end"/>
      </w:r>
      <w:r w:rsidRPr="003A0C0D">
        <w:rPr>
          <w:rFonts w:cs="Times New Roman"/>
        </w:rPr>
        <w:t xml:space="preserve">. CMIP6 includes a dedicated effort (HighResMIP, </w:t>
      </w:r>
      <w:r w:rsidRPr="003A0C0D">
        <w:rPr>
          <w:rFonts w:cs="Times New Roman"/>
        </w:rPr>
        <w:fldChar w:fldCharType="begin" w:fldLock="1"/>
      </w:r>
      <w:r w:rsidR="00E81B0B">
        <w:rPr>
          <w:rFonts w:cs="Times New Roman"/>
        </w:rPr>
        <w:instrText xml:space="preserve">ADDIN CSL_CITATION { "citationItems" : [ { "id" : "ITEM-1", "itemData" : { "DOI" : "10.5194/gmd-9-4185-2016", "ISSN" : "1991-9603", "abstract" : "&lt;p&gt;&lt;p&gt;&lt;strong&gt;Abstract.&lt;/strong&gt; Robust projections and predictions of climate variability and change, particularly at regional scales, rely on the driving processes being represented with fidelity in model simulations. The role of enhanced horizontal resolution in improved process representation in all components of the climate system is of growing interest, particularly as some recent simulations suggest both the possibility of significant changes in large-scale aspects of circulation as well as improvements in small-scale processes and extremes. &lt;br&gt;&lt;br&gt; However, such high-resolution global simulations at climate timescales, with resolutions of at least 50&lt;span class=\"thinspace\"&gt;&lt;/span&gt;km in the atmosphere and 0.25\u00b0 in the ocean, have been performed at relatively few research centres and generally without overall coordination, primarily due to their computational cost. Assessing the robustness of the response of simulated climate to model resolution requires a large multi-model ensemble using a coordinated set of experiments. The Coupled Model Intercomparison Project\u00a06 (CMIP6) is the ideal framework within which to conduct such a study, due to the strong link to models being developed for the CMIP DECK experiments and other model intercomparison projects (MIPs). &lt;br&gt;&lt;br&gt; Increases in high-performance computing (HPC) resources, as well as the revised experimental design for CMIP6, now enable a detailed investigation of the impact of increased resolution up to synoptic weather scales on the simulated mean climate and its variability. &lt;br&gt;&lt;br&gt; The High Resolution Model Intercomparison Project (HighResMIP) presented in this paper applies, for the first time, a multi-model approach to the systematic investigation of the impact of horizontal resolution. A coordinated set of experiments has been designed to assess both a standard and an enhanced horizontal-resolution simulation in the atmosphere and ocean. The set of HighResMIP experiments is divided into three tiers consisting of atmosphere-only and coupled runs and spanning the period 1950\u20132050, with the possibility of extending to 2100, together with some additional targeted experiments. This paper describes the experimental set-up of HighResMIP, the analysis plan, the connection with the other CMIP6 endorsed MIPs, as well as the DECK and CMIP6 historical simulations. HighResMIP thereby focuses on one of the CMIP6 broad questions, \u201cwhat are the origins and consequences of systematic model biases?\u201d, but w\u2026", "author" : [ { "dropping-particle" : "", "family" : "Haarsma", "given" : "Reindert J.", "non-dropping-particle" : "", "parse-names" : false, "suffix" : "" }, { "dropping-particle" : "", "family" : "Roberts", "given" : "Malcolm J.", "non-dropping-particle" : "", "parse-names" : false, "suffix" : "" }, { "dropping-particle" : "", "family" : "Vidale", "given" : "Pier Luigi", "non-dropping-particle" : "", "parse-names" : false, "suffix" : "" }, { "dropping-particle" : "", "family" : "Senior", "given" : "Catherine A.", "non-dropping-particle" : "", "parse-names" : false, "suffix" : "" }, { "dropping-particle" : "", "family" : "Bellucci", "given" : "Alessio", "non-dropping-particle" : "", "parse-names" : false, "suffix" : "" }, { "dropping-particle" : "", "family" : "Bao", "given" : "Qing", "non-dropping-particle" : "", "parse-names" : false, "suffix" : "" }, { "dropping-particle" : "", "family" : "Chang", "given" : "Ping", "non-dropping-particle" : "", "parse-names" : false, "suffix" : "" }, { "dropping-particle" : "", "family" : "Corti", "given" : "Susanna", "non-dropping-particle" : "", "parse-names" : false, "suffix" : "" }, { "dropping-particle" : "", "family" : "Fu\u010dkar", "given" : "Neven S.", "non-dropping-particle" : "", "parse-names" : false, "suffix" : "" }, { "dropping-particle" : "", "family" : "Guemas", "given" : "Virginie", "non-dropping-particle" : "", "parse-names" : false, "suffix" : "" }, { "dropping-particle" : "", "family" : "Hardenberg", "given" : "Jost", "non-dropping-particle" : "von", "parse-names" : false, "suffix" : "" }, { "dropping-particle" : "", "family" : "Hazeleger", "given" : "Wilco", "non-dropping-particle" : "", "parse-names" : false, "suffix" : "" }, { "dropping-particle" : "", "family" : "Kodama", "given" : "Chihiro", "non-dropping-particle" : "", "parse-names" : false, "suffix" : "" }, { "dropping-particle" : "", "family" : "Koenigk", "given" : "Torben", "non-dropping-particle" : "", "parse-names" : false, "suffix" : "" }, { "dropping-particle" : "", "family" : "Leung", "given" : "L. Ruby", "non-dropping-particle" : "", "parse-names" : false, "suffix" : "" }, { "dropping-particle" : "", "family" : "Lu", "given" : "Jian", "non-dropping-particle" : "", "parse-names" : false, "suffix" : "" }, { "dropping-particle" : "", "family" : "Luo", "given" : "Jing-Jia", "non-dropping-particle" : "", "parse-names" : false, "suffix" : "" }, { "dropping-particle" : "", "family" : "Mao", "given" : "Jiafu", "non-dropping-particle" : "", "parse-names" : false, "suffix" : "" }, { "dropping-particle" : "", "family" : "Mizielinski", "given" : "Matthew S.", "non-dropping-particle" : "", "parse-names" : false, "suffix" : "" }, { "dropping-particle" : "", "family" : "Mizuta", "given" : "Ryo", "non-dropping-particle" : "", "parse-names" : false, "suffix" : "" }, { "dropping-particle" : "", "family" : "Nobre", "given" : "Paulo", "non-dropping-particle" : "", "parse-names" : false, "suffix" : "" }, { "dropping-particle" : "", "family" : "Satoh", "given" : "Masaki", "non-dropping-particle" : "", "parse-names" : </w:instrText>
      </w:r>
      <w:r w:rsidR="00E81B0B" w:rsidRPr="00A1237E">
        <w:rPr>
          <w:rFonts w:cs="Times New Roman"/>
          <w:lang w:val="en-US"/>
        </w:rPr>
        <w:instrText>false, "suffix" : "" }, { "dropping-particle" : "", "family" : "Scoccimarro", "given" : "Enrico", "non-dropping-particle" : "", "parse-names" : false, "suffix" : "" }, { "dropping-particle" : "", "family" : "Semmler", "given" : "Tido", "non-dropping-particle" : "", "parse-names" : false, "suffix" : "" }, { "dropping-particle" : "", "family" : "Small", "given" : "Justin", "non-dropping-particle" : "", "parse-names" : false, "suffix" : "" }, { "dropping-particle" : "", "family" : "Storch", "given" : "Jin-Song", "non-dropping-particle" : "von", "parse-names" : false, "suffix" : "" } ], "container-title" : "Geoscientific Model Development", "id" : "ITEM-1", "issue" : "11", "issued" : { "date-parts" : [ [ "2016", "11", "22" ] ] }, "page" : "4185-4208", "title" : "High Resolution Model Intercomparison Project (HighResMIP\u00a0v1.0) for CMIP6", "translator" : [ { "dropping-particle" : "", "family" : "H2856", "given" : "", "non-dropping-particle" : "", "parse-names" : false, "suffix" : "" } ], "type" : "article-journal", "volume" : "9" }, "uris" : [ "http://www.mendeley.com/documents/?uuid=0d9e0ddd-e5ad-33e3-b35e-9f657eb6ff58" ] } ], "mendeley" : { "formattedCitation" : "(Haarsma et al., 2016)", "manualFormatting" : "Haarsma et al., 2016)", "plainTextFormattedCitation" : "(Haarsma et al., 2016)", "previouslyFormattedCitation" : "(Haarsma et al., 2016)" }, "properties" : { "noteIndex" : 0 }, "schema" : "https://github.com/citation-style-language/schema/raw/master/csl-citation.json" }</w:instrText>
      </w:r>
      <w:r w:rsidRPr="003A0C0D">
        <w:rPr>
          <w:rFonts w:cs="Times New Roman"/>
        </w:rPr>
        <w:fldChar w:fldCharType="separate"/>
      </w:r>
      <w:ins w:id="5475" w:author="Robin Matthews" w:date="2021-05-18T16:06:00Z">
        <w:r w:rsidR="00602365">
          <w:rPr>
            <w:rFonts w:cs="Times New Roman"/>
            <w:noProof/>
            <w:lang w:val="en-GB"/>
          </w:rPr>
          <w:t>Haarsma et al., 2016)</w:t>
        </w:r>
      </w:ins>
      <w:del w:id="5476" w:author="Robin Matthews" w:date="2021-05-18T16:06:00Z">
        <w:r w:rsidRPr="00FA4D8D" w:rsidDel="00602365">
          <w:rPr>
            <w:rFonts w:cs="Times New Roman"/>
            <w:noProof/>
            <w:lang w:val="en-GB"/>
          </w:rPr>
          <w:delText>Haarsma et al., 2016)</w:delText>
        </w:r>
      </w:del>
      <w:r w:rsidRPr="003A0C0D">
        <w:rPr>
          <w:rFonts w:cs="Times New Roman"/>
        </w:rPr>
        <w:fldChar w:fldCharType="end"/>
      </w:r>
      <w:r w:rsidRPr="00FA4D8D">
        <w:rPr>
          <w:rFonts w:cs="Times New Roman"/>
          <w:lang w:val="en-GB"/>
        </w:rPr>
        <w:t xml:space="preserve"> to explore the </w:t>
      </w:r>
      <w:r w:rsidR="00285BCA">
        <w:rPr>
          <w:rFonts w:cs="Times New Roman"/>
          <w:lang w:val="en-GB"/>
        </w:rPr>
        <w:t>effect</w:t>
      </w:r>
      <w:r w:rsidR="00285BCA" w:rsidRPr="00FA4D8D">
        <w:rPr>
          <w:rFonts w:cs="Times New Roman"/>
          <w:lang w:val="en-GB"/>
        </w:rPr>
        <w:t xml:space="preserve"> </w:t>
      </w:r>
      <w:r w:rsidRPr="00FA4D8D">
        <w:rPr>
          <w:rFonts w:cs="Times New Roman"/>
          <w:lang w:val="en-GB"/>
        </w:rPr>
        <w:t xml:space="preserve">of higher horizontal resolution, such as </w:t>
      </w:r>
      <w:commentRangeStart w:id="5477"/>
      <w:r w:rsidRPr="00FA4D8D">
        <w:rPr>
          <w:rFonts w:cs="Times New Roman"/>
          <w:lang w:val="en-GB"/>
        </w:rPr>
        <w:t>~</w:t>
      </w:r>
      <w:commentRangeEnd w:id="5477"/>
      <w:r w:rsidR="00B0584B">
        <w:rPr>
          <w:rStyle w:val="CommentReference"/>
        </w:rPr>
        <w:commentReference w:id="5477"/>
      </w:r>
      <w:r w:rsidRPr="00FA4D8D">
        <w:rPr>
          <w:rFonts w:cs="Times New Roman"/>
          <w:lang w:val="en-GB"/>
        </w:rPr>
        <w:t>50 km, ~25 km and even ~10 km (</w:t>
      </w:r>
      <w:del w:id="5478" w:author="Ian Blenkinsop" w:date="2021-07-08T12:22:00Z">
        <w:r w:rsidRPr="00FA4D8D" w:rsidDel="008F3D1B">
          <w:rPr>
            <w:rFonts w:cs="Times New Roman"/>
            <w:lang w:val="en-GB"/>
          </w:rPr>
          <w:delText xml:space="preserve">see </w:delText>
        </w:r>
      </w:del>
      <w:ins w:id="5479" w:author="Ian Blenkinsop" w:date="2021-07-08T12:22:00Z">
        <w:r w:rsidR="008F3D1B">
          <w:rPr>
            <w:rFonts w:cs="Times New Roman"/>
            <w:lang w:val="en-GB"/>
          </w:rPr>
          <w:t>Section</w:t>
        </w:r>
        <w:r w:rsidR="008F3D1B" w:rsidRPr="00FA4D8D">
          <w:rPr>
            <w:rFonts w:cs="Times New Roman"/>
            <w:lang w:val="en-GB"/>
          </w:rPr>
          <w:t xml:space="preserve"> </w:t>
        </w:r>
      </w:ins>
      <w:r w:rsidRPr="00FA4D8D">
        <w:rPr>
          <w:rFonts w:cs="Times New Roman"/>
          <w:lang w:val="en-GB"/>
        </w:rPr>
        <w:t xml:space="preserve">1.5.4.2 and Annex II, Table AII.6). Improvements are documented in the </w:t>
      </w:r>
      <w:del w:id="5480" w:author="Ian Blenkinsop" w:date="2021-07-08T12:22:00Z">
        <w:r w:rsidRPr="00FA4D8D" w:rsidDel="00D43A9C">
          <w:rPr>
            <w:rFonts w:cs="Times New Roman"/>
            <w:lang w:val="en-GB"/>
          </w:rPr>
          <w:delText xml:space="preserve">highest </w:delText>
        </w:r>
      </w:del>
      <w:ins w:id="5481" w:author="Ian Blenkinsop" w:date="2021-07-08T12:22:00Z">
        <w:r w:rsidR="00D43A9C" w:rsidRPr="00FA4D8D">
          <w:rPr>
            <w:rFonts w:cs="Times New Roman"/>
            <w:lang w:val="en-GB"/>
          </w:rPr>
          <w:t>highest</w:t>
        </w:r>
        <w:r w:rsidR="00D43A9C">
          <w:rPr>
            <w:rFonts w:cs="Times New Roman"/>
            <w:lang w:val="en-GB"/>
          </w:rPr>
          <w:t>-</w:t>
        </w:r>
      </w:ins>
      <w:r w:rsidRPr="00FA4D8D">
        <w:rPr>
          <w:rFonts w:cs="Times New Roman"/>
          <w:lang w:val="en-GB"/>
        </w:rPr>
        <w:t xml:space="preserve">resolution coupled models used for HighResMip </w:t>
      </w:r>
      <w:r w:rsidRPr="003A0C0D">
        <w:rPr>
          <w:rFonts w:cs="Times New Roman"/>
        </w:rPr>
        <w:fldChar w:fldCharType="begin" w:fldLock="1"/>
      </w:r>
      <w:r w:rsidR="006B53FC">
        <w:rPr>
          <w:rFonts w:cs="Times New Roman"/>
          <w:lang w:val="en-GB"/>
        </w:rPr>
        <w:instrText>ADDIN CSL_CITATION { "citationItems" : [ { "id" : "ITEM-1", "itemData" : { "DOI" : "10.1016/j.ocemod.2017.11.002", "ISSN" : "14635003", "author" : [ { "dropping-particle" : "", "family" : "Hewitt", "given" : "Helene T", "non-dropping-particle" : "", "parse-names" : false, "suffix" : "" }, { "dropping-particle" : "", "family" : "Bell", "given" : "Michael J", "non-dropping-particle" : "", "parse-names" : false, "suffix" : "" }, { "dropping-particle" : "", "family" : "Chassignet", "given" : "Eric P", "non-dropping-particle" : "", "parse-names" : false, "suffix" : "" }, { "dropping-particle" : "", "family" : "Czaja", "given" : "Arnaud", "non-dropping-particle" : "", "parse-names" : false, "suffix" : "" }, { "dropping-particle" : "", "family" : "Ferreira", "given" : "David", "non-dropping-particle" : "", "parse-names" : false, "suffix" : "" }, { "dropping-particle" : "", "family" : "Griffies", "given" : "Stephen M", "non-dropping-particle" : "", "parse-names" : false, "suffix" : "" }, { "dropping-particle" : "", "family" : "Hyder", "given" : "Pat", "non-dropping-particle" : "", "parse-names" : false, "suffix" : "" }, { "dropping-particle" : "", "family" : "McClean", "given" : "Julie L", "non-dropping-particle" : "", "parse-names" : false, "suffix" : "" }, { "dropping-particle" : "", "family" : "New", "given" : "Adrian L", "non-dropping-particle" : "", "parse-names" : false, "suffix" : "" }, { "dropping-particle" : "", "family" : "Roberts", "given" : "Malcolm J", "non-dropping-particle" : "", "parse-names" : false, "suffix" : "" } ], "container-title" : "Ocean Modelling", "id" : "ITEM-1", "issued" : { "date-parts" : [ [ "2017", "12" ] ] }, "page" : "120-136", "title" : "Will high-resolution global ocean models benefit coupled predictions on short-range to climate timescales?", "translator" : [ { "dropping-particle" : "", "family" : "H2465", "given" : "", "non-dropping-particle" : "", "parse-names" : false, "suffix" : "" } ], "type" : "article-journal", "volume" : "120" }, "uris" : [ "http://www.mendeley.com/documents/?uuid=f68bad72-a5dd-43d1-9159-c2f86ea8ea6a" ] }, { "id" : "ITEM-2", "itemData" : { "DOI" : "10.5194/gmd-12-4999-2019", "author" : [ { "dropping-particle" : "", "family" : "Roberts", "given" : "M J", "non-dropping-particle" : "", "parse-names" : false, "suffix" : "" }, { "dropping-particle" : "", "family" : "Baker", "given" : "A", "non-dropping-particle" : "", "parse-names" : false, "suffix" : "" }, { "dropping-particle" : "", "family" : "Blockley", "given" : "E W", "non-dropping-particle" : "", "parse-names" : false, "suffix" : "" }, { "dropping-particle" : "", "family" : "Calvert", "given" : "D", "non-dropping-particle" : "", "parse-names" : false, "suffix" : "" }, { "dropping-particle" : "", "family" : "Coward", "given" : "A", "non-dropping-particle" : "", "parse-names" : false, "suffix" : "" }, { "dropping-particle" : "", "family" : "Hewitt", "given" : "H T", "non-dropping-particle" : "", "parse-names" : false, "suffix" : "" }, { "dropping-particle" : "", "family" : "Jackson", "given" : "L C", "non-dropping-particle" : "", "parse-names" : false, "suffix" : "" }, { "dropping-particle" : "", "family" : "Kuhlbrodt", "given" : "T", "non-dropping-particle" : "", "parse-names" : false, "suffix" : "" }, { "dropping-particle" : "", "family" : "Mathiot", "given" : "P", "non-dropping-particle" : "", "parse-names" : false, "suffix" : "" }, { "dropping-particle" : "", "family" : "Roberts", "given" : "C D", "non-dropping-particle" : "", "parse-names" : false, "suffix" : "" }, { "dropping-particle" : "", "family" : "Schiemann", "given" : "R", "non-dropping-particle" : "", "parse-names" : false, "suffix" : "" }, { "dropping-particle" : "", "family" : "Seddon", "given" : "J", "non-dropping-particle" : "", "parse-names" : false, "suffix" : "" }, { "dropping-particle" : "", "family" : "Vanni\u00e8re", "given" : "B", "non-dropping-particle" : "", "parse-names" : false, "suffix" : "" }, { "dropping-particle" : "", "family" : "Vidale", "given" : "P L", "non-dropping-particle" : "", "parse-names" : false, "suffix" : "" } ], "container-title" : "Geoscientific Model Development", "id" : "ITEM-2", "issue" : "12", "issued" : { "date-parts" : [ [ "2019" ] ] }, "page" : "4999-5028", "title" : "Description of the resolution hierarchy of the global coupled HadGEM3-GC3.1 model as used in CMIP6 HighResMIP experiments", "translator" : [ { "dropping-particle" : "", "family" : "H4331", "given" : "", "non-dropping-particle" : "", "parse-names" : false, "suffix" : "" } ], "type" : "article-journal", "volume" : "12" }, "uris" : [ "http://www.mendeley.com/documents/?uuid=f5d28a27-4350-4c5a-90e3-10b3f99f2069" ] } ], "mendeley" : { "formattedCitation" : "(Hewitt et al., 2017b; Roberts et al., 2019)", "manualFormatting" : "(H.T. Hewitt et al., 2017; Roberts et al., 2019)", "plainTextFormattedCitation" : "(Hewitt et al., 2017b; Roberts et al., 2019)", "previouslyFormattedCitation" : "(Hewitt et al., 2017b; Roberts et al., 2019)" }, "properties" : { "noteIndex" : 0 }, "schema" : "https://github.com/citation-style-language/schema/raw/master/csl-citation.json" }</w:instrText>
      </w:r>
      <w:r w:rsidRPr="003A0C0D">
        <w:rPr>
          <w:rFonts w:cs="Times New Roman"/>
        </w:rPr>
        <w:fldChar w:fldCharType="separate"/>
      </w:r>
      <w:ins w:id="5482" w:author="Robin Matthews" w:date="2021-05-18T16:06:00Z">
        <w:r w:rsidR="00602365">
          <w:rPr>
            <w:rFonts w:cs="Times New Roman"/>
            <w:noProof/>
            <w:lang w:val="en-GB"/>
          </w:rPr>
          <w:t>(</w:t>
        </w:r>
      </w:ins>
      <w:ins w:id="5483" w:author="Robin Matthews" w:date="2021-05-18T18:06:00Z">
        <w:r w:rsidR="00D97109">
          <w:rPr>
            <w:rFonts w:cs="Times New Roman"/>
            <w:noProof/>
            <w:lang w:val="en-GB"/>
          </w:rPr>
          <w:t xml:space="preserve">H.T. </w:t>
        </w:r>
      </w:ins>
      <w:ins w:id="5484" w:author="Robin Matthews" w:date="2021-05-18T16:06:00Z">
        <w:r w:rsidR="00602365">
          <w:rPr>
            <w:rFonts w:cs="Times New Roman"/>
            <w:noProof/>
            <w:lang w:val="en-GB"/>
          </w:rPr>
          <w:t>Hewitt et al., 2017; Roberts et al., 2019)</w:t>
        </w:r>
      </w:ins>
      <w:del w:id="5485" w:author="Robin Matthews" w:date="2021-05-18T16:06:00Z">
        <w:r w:rsidR="007009D9" w:rsidRPr="00FA4D8D" w:rsidDel="00602365">
          <w:rPr>
            <w:rFonts w:cs="Times New Roman"/>
            <w:noProof/>
            <w:lang w:val="en-GB"/>
          </w:rPr>
          <w:delText>(Hewitt et al., 2017b; Roberts et al., 2019)</w:delText>
        </w:r>
      </w:del>
      <w:r w:rsidRPr="003A0C0D">
        <w:rPr>
          <w:rFonts w:cs="Times New Roman"/>
        </w:rPr>
        <w:fldChar w:fldCharType="end"/>
      </w:r>
      <w:r w:rsidRPr="00FA4D8D">
        <w:rPr>
          <w:rFonts w:cs="Times New Roman"/>
          <w:lang w:val="en-GB"/>
        </w:rPr>
        <w:t xml:space="preserve">. </w:t>
      </w:r>
      <w:commentRangeStart w:id="5486"/>
      <w:r w:rsidRPr="00FA4D8D">
        <w:rPr>
          <w:rFonts w:cs="Times New Roman"/>
          <w:lang w:val="en-GB"/>
        </w:rPr>
        <w:t xml:space="preserve">Flexible grids allowing spatially variable resolution are more widely used than at the time of the AR5 in the atmosphere </w:t>
      </w:r>
      <w:r w:rsidRPr="003A0C0D">
        <w:rPr>
          <w:rFonts w:cs="Times New Roman"/>
        </w:rPr>
        <w:fldChar w:fldCharType="begin" w:fldLock="1"/>
      </w:r>
      <w:r w:rsidR="00E81B0B">
        <w:rPr>
          <w:rFonts w:cs="Times New Roman"/>
          <w:lang w:val="en-GB"/>
        </w:rPr>
        <w:instrText>ADDIN CSL_CITATION { "citationItems" : [ { "id" : "ITEM-1", "itemData" : { "DOI" : "10.1007/s10584-013-0866-5", "ISSN" : "1573-1480", "abstract" : "An overview is provided of the design of the five currently-available variable-resolution global climate models. For producing high-resolution downscaled climate simulations from coupled global climate models, the models may be used in stand-alone mode, if modestly stretched, or be forced in one of a variety of ways by an intermediate simulation. The various downscaling methodologies are described along with examples of simulations that have been produced by these methods.", "author" : [ { "dropping-particle" : "", "family" : "McGregor", "given" : "John L", "non-dropping-particle" : "", "parse-names" : false, "suffix" : "" } ], "container-title" : "Climatic Change", "id" : "ITEM-1", "issue" : "3", "issued" : { "date-parts" : [ [ "2015" ] ] }, "page" : "369-380", "title" : "Recent developments in variable-resolution global climate modelling", "translator" : [ { "dropping-particle" : "", "family" : "H4074", "given" : "", "non-dropping-particle" : "", "parse-names" : false, "suffix" : "" } ], "type" : "article-journal", "volume" : "129" }, "uris" : [ "http://www.mendeley.com/documents/?uuid=1ec418bd-f44f-4e18-b2d9-df50c3a3e225" ] }, { "id" : "ITEM-2", "itemData" : { "DOI" : "10.1029/2017MS001242", "abstract" : "Abstract ICON-A is the new icosahedral nonhydrostatic (ICON) atmospheric general circulation model in a configuration using the Max Planck Institute physics package, which originates from the ECHAM6 general circulation model, and has been adapted to account for the changed dynamical core framework. The coupling scheme between dynamics and physics employs a sequential updating by dynamics and physics, and a fixed sequence of the physical processes similar to ECHAM6. To allow a meaningful initial comparison between ICON-A and the established ECHAM6-LR model, a setup with similar, low resolution in terms of number of grid points and levels is chosen. The ICON-A model is tuned on the base of the Atmospheric Model Intercomparison Project (AMIP) experiment aiming primarily at a well balanced top-of atmosphere energy budget to make the model suitable for coupled climate and Earth system modeling. The tuning addresses first the moisture and cloud distribution to achieve the top-of-atmosphere energy balance, followed by the tuning of the parameterized dynamic drag aiming at reduced wind errors in the troposphere. The resulting version of ICON-A has overall biases, which are comparable to those of ECHAM6. Problematic specific biases remain in the vertical distribution of clouds and in the stratospheric circulation, where the winter vortices are too weak. Biases in precipitable water and tropospheric temperature are, however, reduced compared to the ECHAM6. ICON-A will serve as the basis of further development and as the atmosphere component to the coupled model, ICON-Earth system model (ESM).", "author" : [ { "dropping-particle" : "", "family" : "Giorgetta", "given" : "M A", "non-dropping-particle" : "", "parse-names" : false, "suffix" : "" }, { "dropping-particle" : "", "family" : "Brokopf", "given" : "R", "non-dropping-particle" : "", "parse-names" : false, "suffix" : "" }, { "dropping-particle" : "", "family" : "Crueger", "given" : "T", "non-dropping-particle" : "", "parse-names" : false, "suffix" : "" }, { "dropping-particle" : "", "family" : "Esch", "given" : "M", "non-dropping-particle" : "", "parse-names" : false, "suffix" : "" }, { "dropping-particle" : "", "family" : "Fiedler", "given" : "S", "non-dropping-particle" : "", "parse-names" : false, "suffix" : "" }, { "dropping-particle" : "", "family" : "Helmert", "given" : "J", "non-dropping-particle" : "", "parse-names" : false, "suffix" : "" }, { "dropping-particle" : "", "family" : "Hohenegger", "given" : "C", "non-dropping-particle" : "", "parse-names" : false, "suffix" : "" }, { "dropping-particle" : "", "family" : "Kornblueh", "given" : "L", "non-dropping-particle" : "", "parse-names" : false, "suffix" : "" }, { "dropping-particle" : "", "family" : "K\u00f6hler", "given" : "M", "non-dropping-particle" : "", "parse-names" : false, "suffix" : "" }, { "dropping-particle" : "", "family" : "Manzini", "given" : "E", "non-dropping-particle" : "", "parse-names" : false, "suffix" : "" }, { "dropping-particle" : "", "family" : "Mauritsen", "given" : "T", "non-dropping-particle" : "", "parse-names" : false, "suffix" : "" }, { "dropping-particle" : "", "family" : "Nam", "given" : "C", "non-dropping-particle" : "", "parse-names" : false, "suffix" : "" }, { "dropping-particle" : "", "family" : "Raddatz", "given" : "T", "non-dropping-particle" : "", "parse-names" : false, "suffix" : "" }, { "dropping-particle" : "", "family" : "Rast", "given" : "S", "non-dropping-particle" : "", "parse-names" : false, "suffix" : "" }, { "dropping-particle" : "", "family" : "Reinert", "given" : "D", "non-dropping-particle" : "", "parse-names" : false, "suffix" : "" }, { "dropping-particle" : "", "family" : "Sakradzija", "given" : "M", "non-dropping-particle" : "", "parse-names" : false, "suffix" : "" }, { "dropping-particle" : "", "family" : "Schmidt", "given" : "H", "non-dropping-particle" : "", "parse-names" : false, "suffix" : "" }, { "dropping-particle" : "", "family" : "Schneck", "given" : "R", "non-dropping-particle" : "", "parse-names" : false, "suffix" : "" }, { "dropping-particle" : "", "family" : "Schnur", "given" : "R", "non-dropping-particle" : "", "parse-names" : false, "suffix" : "" }, { "dropping-particle" : "", "family" : "Silvers", "given" : "L", "non-dropping-particle" : "", "parse-names" : false, "suffix" : "" }, { "dropping-particle" : "", "family" : "Wan", "given" : "H", "non-dropping-particle" : "", "parse-names" : false, "suffix" : "" }, { "dropping-particle" : "", "family" : "Z\u00e4ngl", "given" : "G", "non-dropping-particle" : "", "parse-names" : false, "suffix" : "" }, { "dropping-particle" : "", "family" : "Stevens", "given" : "B", "non-dropping-particle" : "", "parse-names" : false, "suffix" : "" } ], "container-title" : "Journal of Advances in Modeling Earth Systems", "id" : "ITEM-2", "issue" : "7", "issued" : { "date-parts" : [ [ "2018" ] ] }, "page" : "1613-1637", "title" : "ICON-A, the Atmosphere Component of the ICON Earth System Model: I. Model Description", "translator" : [ { "dropping-particle" : "", "family" : "H2478", "given" : "", "non-dropping-particle" : "", "parse-names" : false, "suffix" : "" } ], "type" : "article-journal", "volume" : "10" }, "uris" : [ "http://www.mendeley.com/documents/?uuid=13ccedba-618c-4866-a58f-ff14d11e5d00" ] } ], "mendeley" : { "formattedCitation" : "(McGregor, 2015; Giorgetta et al., 2018)", "plainTextFormattedCitation" : "(McGregor, 2015; Giorgetta et al., 2018)", "previouslyFormattedCitation" : "(McGregor, 2015; Giorgetta et al., 2018)" }, "properties" : { "noteIndex" : 0 }, "schema" : "https://github.com/citation-style-language/schema/raw/master/csl-citation.json" }</w:instrText>
      </w:r>
      <w:r w:rsidRPr="003A0C0D">
        <w:rPr>
          <w:rFonts w:cs="Times New Roman"/>
        </w:rPr>
        <w:fldChar w:fldCharType="separate"/>
      </w:r>
      <w:ins w:id="5487" w:author="Robin Matthews" w:date="2021-05-18T16:06:00Z">
        <w:r w:rsidR="00602365">
          <w:rPr>
            <w:rFonts w:cs="Times New Roman"/>
            <w:noProof/>
          </w:rPr>
          <w:t>(McGregor, 2015; Giorgetta et al., 2018)</w:t>
        </w:r>
      </w:ins>
      <w:del w:id="5488" w:author="Robin Matthews" w:date="2021-05-18T16:06:00Z">
        <w:r w:rsidRPr="00582B7A" w:rsidDel="00602365">
          <w:rPr>
            <w:rFonts w:cs="Times New Roman"/>
            <w:noProof/>
          </w:rPr>
          <w:delText>(McGregor, 2015; Giorgetta et al., 2018)</w:delText>
        </w:r>
      </w:del>
      <w:r w:rsidRPr="003A0C0D">
        <w:rPr>
          <w:rFonts w:cs="Times New Roman"/>
        </w:rPr>
        <w:fldChar w:fldCharType="end"/>
      </w:r>
      <w:r w:rsidRPr="003A0C0D">
        <w:rPr>
          <w:rFonts w:cs="Times New Roman"/>
        </w:rPr>
        <w:t xml:space="preserve"> and in the ocean </w:t>
      </w:r>
      <w:r w:rsidRPr="003A0C0D">
        <w:rPr>
          <w:rFonts w:cs="Times New Roman"/>
        </w:rPr>
        <w:fldChar w:fldCharType="begin" w:fldLock="1"/>
      </w:r>
      <w:r w:rsidR="00E81B0B">
        <w:rPr>
          <w:rFonts w:cs="Times New Roman"/>
        </w:rPr>
        <w:instrText>ADDIN CSL_CITATION { "citationItems" : [ { "id" : "ITEM-1", "itemData" : { "DOI" : "10.5194/gmd-7-663-2014", "author" : [ { "dropping-particle" : "", "family" : "Wang", "given" : "Q", "non-dropping-particle" : "", "parse-names" : false, "suffix" : "" }, { "dropping-particle" : "", "family" : "Danilov", "given" : "S", "non-dropping-particle" : "", "parse-names" : false, "suffix" : "" }, { "dropping-particle" : "", "family" : "Sidorenko", "given" : "D", "non-dropping-particle" : "", "parse-names" : false, "suffix" : "" }, { "dropping-particle" : "", "family" : "Timmermann", "given" : "R", "non-dropping-particle" : "", "parse-names" : false, "suffix" : "" }, { "dropping-particle" : "", "family" : "Wekerle", "given" : "C", "non-dropping-particle" : "", "parse-names" : false, "suffix" : "" }, { "dropping-particle" : "", "family" : "Wang", "given" : "X", "non-dropping-particle" : "", "parse-names" : false, "suffix" : "" }, { "dropping-particle" : "", "family" : "Jung", "given" : "T", "non-dropping-particle" : "", "parse-names" : false, "suffix" : "" }, { "dropping-particle" : "", "family" : "Schr\u00f6ter", "given" : "J", "non-dropping-particle" : "", "parse-names" : false, "suffix" : "" } ], "container-title" : "Geoscientific Model Development", "id" : "ITEM-1", "issue" : "2", "issued" : { "date-parts" : [ [ "2014" ] ] }, "page" : "663-693", "title" : "The Finite Element Sea Ice-Ocean Model (FESOM) v.1.4: formulation of an ocean general circulation model", "translator" : [ { "dropping-particle" : "", "family" : "H2476", "given" : "", "non-dropping-particle" : "", "parse-names" : false, "suffix" : "" } ], "type" : "article-journal", "volume" : "7" }, "uris" : [ "http://www.mendeley.com/documents/?uuid=4d672fdb-df16-4ab8-9988-d47983667a7b" ] }, { "id" : "ITEM-2", "itemData" : { "DOI" : "10.1029/2018MS001373", "abstract" : "Abstract The Energy Exascale Earth System Model (E3SM) is a new coupled Earth system model sponsored by the U.S Department of Energy. Here we present E3SM global simulations using active ocean and sea ice that are driven by the Coordinated Ocean-ice Reference Experiments II (CORE-II) interannual atmospheric forcing data set. The E3SM ocean and sea ice components are MPAS-Ocean and MPAS-Seaice, which use the Model for Prediction Across Scales (MPAS) framework and run on unstructured horizontal meshes. For this study, grid cells vary from 30 to 60 km for the low-resolution mesh and 6 to 18 km at high resolution. The vertical grid is a structured z-star coordinate and uses 60 and 80 layers for low and high resolution, respectively. The lower-resolution simulation was run for five CORE cycles (310 years) with little drift in sea surface temperature (SST) or heat content. The meridional heat transport (MHT) is within observational range, while the meridional overturning circulation at 26.5\u00b0N is low compared to observations. The largest temperature biases occur in the Labrador Sea and western boundary currents (WBCs), and the mixed layer is deeper than observations at northern high latitudes in the winter months. In the Antarctic, maximum mixed layer depths (MLD) compare well with observations, but the spatial MLD pattern is shifted relative to observations. Sea ice extent, volume, and concentration agree well with observations. At high resolution, the sea surface height compares well with satellite observations in mean and variability.", "author" : [ { "dropping-particle" : "", "family" : "Petersen", "given" : "Mark R", "non-dropping-particle" : "", "parse-names" : false, "suffix" : "" }, { "dropping-particle" : "", "family" : "Asay-Davis", "given" : "Xylar S", "non-dropping-particle" : "", "parse-names" : false, "suffix" : "" }, { "dropping-particle" : "", "family" : "Berres", "given" : "Anne S", "non-dropping-particle" : "", "parse-names" : false, "suffix" : "" }, { "dropping-particle" : "", "family" : "Chen", "given" : "Qingshan", "non-dropping-particle" : "", "parse-names" : false, "suffix" : "" }, { "dropping-particle" : "", "family" : "Feige", "given" : "Nils", "non-dropping-particle" : "", "parse-names" : false, "suffix" : "" }, { "dropping-particle" : "", "family" : "Hoffman", "given" : "Matthew J", "non-dropping-particle" : "", "parse-names" : false, "suffix" : "" }, { "dropping-particle" : "", "family" : "Jacobsen", "given" : "Douglas W", "non-dropping-particle" : "", "parse-names" : false, "suffix" : "" }, { "dropping-particle" : "", "family" : "Jones", "given" : "Philip W", "non-dropping-particle" : "", "parse-names" : false, "suffix" : "" }, { "dropping-particle" : "", "family" : "Maltrud", "given" : "Mathew E", "non-dropping-particle" : "", "parse-names" : false, "suffix" : "" }, { "dropping-particle" : "", "family" : "Price", "given" : "Stephen F", "non-dropping-particle" : "", "parse-names" : false, "suffix" : "" }, { "dropping-particle" : "", "family" : "Ringler", "given" : "Todd D", "non-dropping-particle" : "", "parse-names" : false, "suffix" : "" }, { "dropping-particle" : "", "family" : "Streletz", "given" : "Gregory J", "non-dropping-particle" : "", "parse-names" : false, "suffix" : "" }, { "dropping-particle" : "", "family" : "Turner", "given" : "Adrian K", "non-dropping-particle" : "", "parse-names" : false, "suffix" : "" }, { "dropping-particle" : "", "family" : "Roekel", "given" : "Luke P", "non-dropping-particle" : "Van", "parse-names" : false, "suffix" : "" }, { "dropping-particl</w:instrText>
      </w:r>
      <w:r w:rsidR="00E81B0B" w:rsidRPr="0037390B">
        <w:rPr>
          <w:rFonts w:cs="Times New Roman"/>
          <w:lang w:val="en-US"/>
        </w:rPr>
        <w:instrText>e" : "", "family" : "Veneziani", "given" : "Milena", "non-dropping-particle" : "", "parse-names" : false, "suffix" : "" }, { "dropping-particle" : "", "family" : "Wolfe", "given" : "Jonathan D", "non-dropping-particle" : "", "parse-names" : false, "suffix" : "" }, { "dropping-particle" : "", "family" : "Wolfram", "given" : "Phillip J", "non-dropping-particle" : "", "parse-names" : false, "suffix" : "" }, { "dropping-particle" : "", "family" : "Woodring", "given" : "Jonathan L", "non-dropping-particle" : "", "parse-names" : false, "suffix" : "" } ], "container-title" : "Journal of Advances in Modeling Earth Systems", "id" : "ITEM-2", "issue" : "5", "issued" : { "date-parts" : [ [ "2019" ] ] }, "page" : "1438-1458", "title" : "An Evaluation of the Ocean and Sea Ice Climate of E3SM Using MPAS and Interannual CORE-II Forcing", "translator" : [ { "dropping-particle" : "", "family" : "H3604", "given" : "", "non-dropping-particle" : "", "parse-names" : false, "suffix" : "" } ], "type" : "article-journal", "volume" : "11" }, "uris" : [ "http://www.mendeley.com/documents/?uuid=5df1ee3e-f2df-4661-b25e-dfc6bc716ced" ] } ], "mendeley" : { "formattedCitation" : "(Wang et al., 2014; Petersen et al., 2019)", "plainTextFormattedCitation" : "(Wang et al., 2014; Petersen et al., 2019)", "previouslyFormattedCitation" : "(Wang et al., 2014; Petersen et al., 2019)" }, "properties" : { "noteIndex" : 0 }, "schema" : "https://github.com/citation-style-language/schema/raw/master/csl-citation.json" }</w:instrText>
      </w:r>
      <w:r w:rsidRPr="003A0C0D">
        <w:rPr>
          <w:rFonts w:cs="Times New Roman"/>
        </w:rPr>
        <w:fldChar w:fldCharType="separate"/>
      </w:r>
      <w:ins w:id="5489" w:author="Robin Matthews" w:date="2021-05-18T16:06:00Z">
        <w:r w:rsidR="00602365">
          <w:rPr>
            <w:rFonts w:cs="Times New Roman"/>
            <w:noProof/>
            <w:lang w:val="en-GB"/>
          </w:rPr>
          <w:t>(Wang et al., 2014; Petersen et al., 2019)</w:t>
        </w:r>
      </w:ins>
      <w:del w:id="5490" w:author="Robin Matthews" w:date="2021-05-18T16:06:00Z">
        <w:r w:rsidRPr="00FA4D8D" w:rsidDel="00602365">
          <w:rPr>
            <w:rFonts w:cs="Times New Roman"/>
            <w:noProof/>
            <w:lang w:val="en-GB"/>
          </w:rPr>
          <w:delText>(Wang et al., 2014; Petersen et al., 2019)</w:delText>
        </w:r>
      </w:del>
      <w:r w:rsidRPr="003A0C0D">
        <w:rPr>
          <w:rFonts w:cs="Times New Roman"/>
        </w:rPr>
        <w:fldChar w:fldCharType="end"/>
      </w:r>
      <w:r w:rsidRPr="00FA4D8D">
        <w:rPr>
          <w:rFonts w:cs="Times New Roman"/>
          <w:lang w:val="en-GB"/>
        </w:rPr>
        <w:t>.</w:t>
      </w:r>
      <w:commentRangeEnd w:id="5486"/>
      <w:r w:rsidR="00D43A9C">
        <w:rPr>
          <w:rStyle w:val="CommentReference"/>
        </w:rPr>
        <w:commentReference w:id="5486"/>
      </w:r>
    </w:p>
    <w:p w14:paraId="24CBFF6A" w14:textId="77777777" w:rsidR="006409E5" w:rsidRPr="00FA4D8D" w:rsidRDefault="006409E5" w:rsidP="006409E5">
      <w:pPr>
        <w:pStyle w:val="AR6BodyText"/>
        <w:rPr>
          <w:lang w:val="en-GB"/>
        </w:rPr>
      </w:pPr>
    </w:p>
    <w:p w14:paraId="41124503" w14:textId="2139D17A" w:rsidR="006409E5" w:rsidRPr="00FA4D8D" w:rsidRDefault="006409E5" w:rsidP="006409E5">
      <w:pPr>
        <w:pStyle w:val="AR6BodyText"/>
        <w:rPr>
          <w:b/>
          <w:lang w:val="en-GB"/>
        </w:rPr>
      </w:pPr>
      <w:r w:rsidRPr="00FA4D8D">
        <w:rPr>
          <w:rFonts w:cs="Times New Roman"/>
          <w:lang w:val="en-GB"/>
        </w:rPr>
        <w:lastRenderedPageBreak/>
        <w:t>The number of vertical levels in the atmosphere of global models has increased (Figure 1.19)</w:t>
      </w:r>
      <w:ins w:id="5491" w:author="Ian Blenkinsop" w:date="2021-07-08T12:28:00Z">
        <w:r w:rsidR="00D771D4">
          <w:rPr>
            <w:rFonts w:cs="Times New Roman"/>
            <w:lang w:val="en-GB"/>
          </w:rPr>
          <w:t>,</w:t>
        </w:r>
      </w:ins>
      <w:r w:rsidRPr="00FA4D8D">
        <w:rPr>
          <w:rFonts w:cs="Times New Roman"/>
          <w:lang w:val="en-GB"/>
        </w:rPr>
        <w:t xml:space="preserve"> partly to enable simulations to include higher levels in the atmosphere and better represent stratospheric processes </w:t>
      </w:r>
      <w:r w:rsidRPr="003A0C0D">
        <w:rPr>
          <w:rFonts w:cs="Times New Roman"/>
        </w:rPr>
        <w:fldChar w:fldCharType="begin" w:fldLock="1"/>
      </w:r>
      <w:r w:rsidR="00E81B0B">
        <w:rPr>
          <w:rFonts w:cs="Times New Roman"/>
          <w:lang w:val="en-GB"/>
        </w:rPr>
        <w:instrText>ADDIN CSL_CITATION { "citationItems" : [ { "id" : "ITEM-1", "itemData" : { "DOI" : "10.1002/jgrd.50125", "abstract" : "We describe the main differences in simulations of stratospheric climate and variability by models within the fifth Coupled Model Intercomparison Project (CMIP5) that have a model top above the stratopause and relatively fine stratospheric vertical resolution (high-top), and those that have a model top below the stratopause (low-top). Although the simulation of mean stratospheric climate by the two model ensembles is similar, the low-top model ensemble has very weak stratospheric variability on daily and interannual time scales. The frequency of major sudden stratospheric warming events is strongly underestimated by the low-top models with less than half the frequency of events observed in the reanalysis data and high-top models. The lack of stratospheric variability in the low-top models affects their stratosphere-troposphere coupling, resulting in short-lived anomalies in the Northern Annular Mode, which do not produce long-lasting tropospheric impacts, as seen in observations. The lack of stratospheric variability, however, does not appear to have any impact on the ability of the low-top models to reproduce past stratospheric temperature trends. We find little improvement in the simulation of decadal variability for the high-top models compared to the low-top, which is likely related to the fact that neither ensemble produces a realistic dynamical response to volcanic eruptions.", "author" : [ { "dropping-particle" : "", "family" : "Charlton-Perez", "given" : "Andrew J", "non-dropping-particle" : "", "parse-names" : false, "suffix" : "" }, { "dropping-particle" : "", "family" : "Baldwin", "given" : "Mark P", "non-dropping-particle" : "", "parse-names" : false, "suffix" : "" }, { "dropping-particle" : "", "family" : "Birner", "given" : "Thomas", "non-dropping-particle" : "", "parse-names" : false, "suffix" : "" }, { "dropping-particle" : "", "family" : "Black", "given" : "Robert X", "non-dropping-particle" : "", "parse-names" : false, "suffix" : "" }, { "dropping-particle" : "", "family" : "Butler", "given" : "Amy H", "non-dropping-particle" : "", "parse-names" : false, "suffix" : "" }, { "dropping-particle" : "", "family" : "Calvo", "given" : "Natalia", "non-dropping-particle" : "", "parse-names" : false, "suffix" : "" }, { "dropping-particle" : "", "family" : "Davis", "given" : "Nicholas A", "non-dropping-particle" : "", "parse-names" : false, "suffix" : "" }, { "dropping-particle" : "", "family" : "Gerber", "given" : "Edwin P", "non-dropping-particle" : "", "parse-names" : false, "suffix" : "" }, { "dropping-particle" : "", "family" : "Gillett", "given" : "Nathan", "non-dropping-particle" : "", "parse-names" : false, "suffix" : "" }, { "dropping-particle" : "", "family" : "Hardiman", "given" : "Steven", "non-dropping-particle" : "", "parse-names" : false, "suffix" : "" }, { "dropping-particle" : "", "family" : "Kim", "given" : "Junsu", "non-dropping-particle" : "", "parse-names" : false, "suffix" : "" }, { "dropping-particle" : "", "family" : "Kr\u00fcger", "given" : "Kirstin", "non-dropping-particle" : "", "parse-names" : false, "suffix" : "" }, { "dropping-particle" : "", "family" : "Lee", "given" : "Yun-Young", "non-dropping-particle" : "", "parse-names" : false, "suffix" : "" }, { "dropping-particle" : "", "family" : "Manzini", "given" : "Elisa", "non-dropping-particle" : "", "parse-names" : false, "suffix" : "" }, { "dropping-particle" : "", "family" : "McDaniel", "given" : "Brent A", "non-dropping-particle" : "", "parse-names" : false, "suffix" : "" }, { "dropping-particle" : "", "family" : "Polvani", "given" : "Lorenzo", "non-dropping-particle" : "", "parse-names" : false, "suffix" : "" }, { "dropping-particle" : "", "family" : "Reichler", "given" : "Thomas", "non-dropping-particle" : "", "parse-names" : false, "suffix" : "" }, { "dropping-particle" : "", "family" : "Shaw", "given" : "Tiffany A", "non-dropping-particle" : "", "parse-names" : false, "suffix" : "" }, { "dropping-particle" : "", "family" : "Sigmond", "given" : "Michael", "non-dropping-particle" : "", "parse-names" : false, "suffix" : "" }, { "dropping-particle" : "", "family" : "Son", "given" : "Seok-Woo", "non-dropping-particle" : "", "parse-names" : false, "suffix" : "" }, { "dropping-particle" : "", "family" : "Toohey", "given" : "Matthew", "non-dropping-particle" : "", "parse-names" : false, "suffix" : "" }, { "dropping-particle" : "", "family" : "Wilcox", "given" : "Laura", "non-dropping-particle" : "", "parse-names" : false, "suffix" : "" }, { "dropping-particle" : "", "family" : "Yoden", "given" : "Shigeo", "non-dropping-particle" : "", "parse-names" : false, "suffix" : "" }, { "dropping-particle" : "", "family" : "Christiansen", "given" : "Bo", "non-dropping-particle" : "", "parse-names" : false, "suffix" : "" }, { "dropping-particle" : "", "family" : "Lott", "given" : "Fran\u00e7ois", "non-dropping-particle" : "", "parse-names" : false, "suffix" : "" }, { "dropping-particle" : "", "family" : "Shindell", "given" : "Drew", "non-dropping-particle" : "", "parse-names" : false, "suffix" : "" }, { "dropping-particle" : "", "family" : "Yukimoto", "given" : "Seiji", "non-dropping-particle" : "", "parse-names" : false, "suffix" : "" }, { "dropping-particle" : "", "family" : "Watanabe", "given" : "Shingo", "non-dropping-particle" : "", "parse-names" : false, "suffix" : "" } ], "container-title" : "Journal of Geophysical Research: Atmospheres", "id" : "ITEM-1", "issue" : "6", "issued" : { "date-parts" : [ [ "2013" ] ] }, "page" : "2494-2505", "title" : "On the lack of stratospheric dynamical variability in low-top versions of the CMIP5 models", "translator" : [ { "dropping-particle" : "", "family" : "H3249", "given" : "", "non-dropping-particle" : "", "parse-names" : false, "suffix" : "" } ], "type" : "article-journal", "volume" : "118" }, "uris" : [ "http://www.mendeley.com/documents/?uuid=a85f0f17-f61f-4107-b138-dda5b9e3389b" ] }, { "id" : "ITEM-2", "itemData" : { "DOI" : "10.1175/JAS-D-18-0206.1", "ISSN" : "0022-4928", "abstract" : "AbstractThe impact of stratospheric representation is investigated using the Model for Interdisciplinary Research On Climate Atmospheric General Circulation Model (MIROC-AGCM) run with different model-lid heights and stratospheric vertical resolutions, but unchanged horizontal resolutions (~1.125\u00b0) and subgrid parameterizations. One hundred year integrations of the model were conducted using configurations with 34, 42, 72 and 168 vertical layers and model-lid heights of ~27 km (L34), 47 km (L42), 47 km (L72) and 100 km (L168). Analysis of the results focused on the Northern Hemisphere in winter. Compared with the L42 model, the L34 model produces a poorer simulation of the stratospheric Brewer-Dobson circulation (BDC) in the lower stratosphere, with weaker polar downwelling and accompanying cold pole and westerly jet biases. The westerly bias extends into the troposphere and even to the surface. The tropospheric westerlies and zone of baroclinic wave activity shift northward; surface pressure has negative (positive) biases in the high (mid) latitudes, with concomitant precipitation shifts. The L72/L168 models generate a Quasi-Biennial Oscillation (QBO) while the L34/42 models do not. The L168 model includes the mesosphere, and thus resolves the upper branch of the BDC. The L72 model simulates stronger polar downwelling associated with the BDC than does the L42 model. However, experiments with prescribed nudging of the tropical stratospheric winds suggest differences in the QBO representation cannot account for L72-L42 differences in the climatological polar night jet structure. The results show that the stratospheric vertical resolution and inclusion of the full middle atmosphere significantly affect tropospheric circulations.", "author" : [ { "dropping-particle" : "", "family" : "Kawatani", "given" : "Yoshio", "non-dropping-particle" : "", "parse-names" : false, "suffix" : "" }, { "dropping-particle" : "", "family" : "Hamilton", "given" : "Kevin", "non-dropping-particle" : "", "parse-names" : false, "suffix" : "" }, { "dropping-particle" : "", "family" : "Gray", "given" : "Lesley J", "non-dropping-particle" : "", "parse-names" : false, "suffix" : "" }, { "dropping-particle" : "", "family" : "Osprey", "given" : "Scott M", "non-dropping-particle" : "", "parse-names" : false, "suffix" : "" }, { "dropping-particle" : "", "family" : "Watanabe", "given" : "Shingo", "non-dropping-particle" : "", "parse-names" : false, "suffix" : "" }, { "dropping-particle" : "", "family" : "Yamashita", "given" : "Yousuke", "non-dropping-particle" : "", "parse-names" : false, "suffix" : "" } ], "container-title" : "Journal of the Atmospheric Sciences", "id" : "ITEM-2", "issue" : "0", "issued" : { "date-parts" : [ [ "2019", "2", "18" ] ] }, "page" : "JAS-D-18-0206.1", "title" : "The effects of a well-resolved stratosphere on the simulated boreal winter circulation in a climate model", "translator" : [ { "dropping-particle" : "", "family" : "H3250", "given" : "", "non-dropping-particle" : "", "parse-names" : false, "suffix" : "" } ], "type" : "article-journal", "volume" : "0" }, "uris" : [ "http://www.mendeley.com/documents/?uuid=e2bde284-0557-40b8-836a-125d655c5b26" ] } ], "mendeley" : { "formattedCitation" : "(Charlton-Perez et al., 2013; Kawatani et al., 2019)", "plainTextFormattedCitation" : "(Charlton-Perez et al., 2013; Kawatani et al., 2019)", "previouslyFormattedCitation" : "(Charlton-Perez et al., 2013; Kawatani et al., 2019)" }, "properties" : { "noteIndex" : 0 }, "schema" : "https://github.com/citation-style-language/schema/raw/master/csl-citation.json" }</w:instrText>
      </w:r>
      <w:r w:rsidRPr="003A0C0D">
        <w:rPr>
          <w:rFonts w:cs="Times New Roman"/>
        </w:rPr>
        <w:fldChar w:fldCharType="separate"/>
      </w:r>
      <w:ins w:id="5492" w:author="Robin Matthews" w:date="2021-05-18T16:06:00Z">
        <w:r w:rsidR="00602365">
          <w:rPr>
            <w:rFonts w:cs="Times New Roman"/>
            <w:noProof/>
            <w:lang w:val="en-GB"/>
          </w:rPr>
          <w:t>(Charlton-Perez et al., 2013; Kawatani et al., 2019)</w:t>
        </w:r>
      </w:ins>
      <w:del w:id="5493" w:author="Robin Matthews" w:date="2021-05-18T16:06:00Z">
        <w:r w:rsidRPr="00FA4D8D" w:rsidDel="00602365">
          <w:rPr>
            <w:rFonts w:cs="Times New Roman"/>
            <w:noProof/>
            <w:lang w:val="en-GB"/>
          </w:rPr>
          <w:delText>(Charlton-Perez et al., 2013; Kawatani et al., 2019)</w:delText>
        </w:r>
      </w:del>
      <w:r w:rsidRPr="003A0C0D">
        <w:rPr>
          <w:rFonts w:cs="Times New Roman"/>
        </w:rPr>
        <w:fldChar w:fldCharType="end"/>
      </w:r>
      <w:r w:rsidRPr="00FA4D8D">
        <w:rPr>
          <w:rFonts w:cs="Times New Roman"/>
          <w:lang w:val="en-GB"/>
        </w:rPr>
        <w:t>. Half the modelling groups now use ‘</w:t>
      </w:r>
      <w:commentRangeStart w:id="5494"/>
      <w:r w:rsidRPr="00FA4D8D">
        <w:rPr>
          <w:rFonts w:cs="Times New Roman"/>
          <w:lang w:val="en-GB"/>
        </w:rPr>
        <w:t>high top</w:t>
      </w:r>
      <w:commentRangeEnd w:id="5494"/>
      <w:r w:rsidR="009A0819">
        <w:rPr>
          <w:rStyle w:val="CommentReference"/>
        </w:rPr>
        <w:commentReference w:id="5494"/>
      </w:r>
      <w:r w:rsidRPr="00FA4D8D">
        <w:rPr>
          <w:rFonts w:cs="Times New Roman"/>
          <w:lang w:val="en-GB"/>
        </w:rPr>
        <w:t xml:space="preserve">’ models with a top level above the stratopause (a pressure of about 1 hPa). The number of vertical levels in the ocean models has also increased in order to achieve finer resolution over the water column and especially in the upper mixed layer, and better resolve the diurnal cycle </w:t>
      </w:r>
      <w:ins w:id="5495" w:author="Ian Blenkinsop" w:date="2021-07-08T12:30:00Z">
        <w:r w:rsidR="00D771D4">
          <w:rPr>
            <w:rFonts w:cs="Times New Roman"/>
            <w:lang w:val="en-GB"/>
          </w:rPr>
          <w:t>(</w:t>
        </w:r>
        <w:r w:rsidR="00D771D4" w:rsidRPr="00FA4D8D">
          <w:rPr>
            <w:rFonts w:cs="Times New Roman"/>
            <w:lang w:val="en-GB"/>
          </w:rPr>
          <w:t>Section 3.5 and Annex II</w:t>
        </w:r>
        <w:r w:rsidR="00D771D4">
          <w:rPr>
            <w:rFonts w:cs="Times New Roman"/>
            <w:lang w:val="en-GB"/>
          </w:rPr>
          <w:t>;</w:t>
        </w:r>
        <w:r w:rsidR="00D771D4" w:rsidRPr="003A0C0D">
          <w:rPr>
            <w:rFonts w:cs="Times New Roman"/>
          </w:rPr>
          <w:t xml:space="preserve"> </w:t>
        </w:r>
      </w:ins>
      <w:r w:rsidRPr="003A0C0D">
        <w:rPr>
          <w:rFonts w:cs="Times New Roman"/>
        </w:rPr>
        <w:fldChar w:fldCharType="begin" w:fldLock="1"/>
      </w:r>
      <w:r w:rsidR="00E81B0B">
        <w:rPr>
          <w:rFonts w:cs="Times New Roman"/>
          <w:lang w:val="en-GB"/>
        </w:rPr>
        <w:instrText>ADDIN CSL_CITATION { "citationItems" : [ { "id" : "ITEM-1", "itemData" : { "DOI" : "10.1007/s00382-008-0429-z", "ISSN" : "1432-0894", "abstract" : "Coupled ocean atmosphere general circulation models (GCM) are typically coupled once every 24\u00a0h, excluding the diurnal cycle from the upper ocean. Previous studies attempting to examine the role of the diurnal cycle of the upper ocean and particularly of diurnal SST variability have used models unable to resolve the processes of interest. In part 1 of this study a high vertical resolution ocean GCM configuration with modified physics was developed that could resolve the diurnal cycle in the upper ocean. In this study it is coupled every 3\u00a0h to atmospheric GCM to examine the sensitivity of the mean climate simulation and aspects of its variability to the inclusion of diurnal ocean-atmosphere coupling.", "author" : [ { "dropping-particle" : "", "family" : "Bernie", "given" : "D J", "non-dropping-particle" : "", "parse-names" : false, "suffix" : "" }, { "dropping-particle" : "", "family" : "Guilyardi", "given" : "E", "non-dropping-particle" : "", "parse-names" : false, "suffix" : "" }, { "dropping-particle" : "", "family" : "Madec", "given" : "G", "non-dropping-particle" : "", "parse-names" : false, "suffix" : "" }, { "dropping-particle" : "", "family" : "Slingo", "given" : "J M", "non-dropping-particle" : "", "parse-names" : false, "suffix" : "" }, { "dropping-particle" : "", "family" : "Woolnough", "given" : "S J", "non-dropping-particle" : "", "parse-names" : false, "suffix" : "" }, { "dropping-particle" : "", "family" : "Cole", "given" : "J", "non-dropping-particle" : "", "parse-names" : false, "suffix" : "" } ], "container-title" : "Climate Dynamics", "id" : "ITEM-1", "issue" : "7", "issued" : { "date-parts" : [ [ "2008" ] ] }, "page" : "909-925", "title" : "Impact of resolving the diurnal cycle in an ocean\u2013atmosphere GCM. Part 2: A diurnally coupled CGCM", "translator" : [ { "dropping-particle" : "", "family" : "H4283", "given" : "", "non-dropping-particle" : "", "parse-names" : false, "suffix" : "" } ], "type" : "article-journal", "volume" : "31" }, "uris" : [ "http://www.mendeley.com/documents/?uuid=dd6eed1a-45f3-4e69-b21a-778e8617fd5d" ] } ], "mendeley" : { "formattedCitation" : "(Bernie et al., 2008)", "plainTextFormattedCitation" : "(Bernie et al., 2008)", "previouslyFormattedCitation" : "(Bernie et al., 2008)" }, "properties" : { "noteIndex" : 0 }, "schema" : "https://github.com/citation-style-language/schema/raw/master/csl-citation.json" }</w:instrText>
      </w:r>
      <w:r w:rsidRPr="003A0C0D">
        <w:rPr>
          <w:rFonts w:cs="Times New Roman"/>
        </w:rPr>
        <w:fldChar w:fldCharType="separate"/>
      </w:r>
      <w:ins w:id="5496" w:author="Robin Matthews" w:date="2021-05-18T16:06:00Z">
        <w:del w:id="5497" w:author="Ian Blenkinsop" w:date="2021-07-08T12:30:00Z">
          <w:r w:rsidR="00602365" w:rsidDel="00D771D4">
            <w:rPr>
              <w:rFonts w:cs="Times New Roman"/>
              <w:noProof/>
              <w:lang w:val="en-GB"/>
            </w:rPr>
            <w:delText>(</w:delText>
          </w:r>
        </w:del>
        <w:r w:rsidR="00602365">
          <w:rPr>
            <w:rFonts w:cs="Times New Roman"/>
            <w:noProof/>
            <w:lang w:val="en-GB"/>
          </w:rPr>
          <w:t>Bernie et al., 2008)</w:t>
        </w:r>
      </w:ins>
      <w:del w:id="5498" w:author="Robin Matthews" w:date="2021-05-18T16:06:00Z">
        <w:r w:rsidRPr="00FA4D8D" w:rsidDel="00602365">
          <w:rPr>
            <w:rFonts w:cs="Times New Roman"/>
            <w:noProof/>
            <w:lang w:val="en-GB"/>
          </w:rPr>
          <w:delText>(Bernie et al., 2008)</w:delText>
        </w:r>
      </w:del>
      <w:r w:rsidRPr="003A0C0D">
        <w:rPr>
          <w:rFonts w:cs="Times New Roman"/>
        </w:rPr>
        <w:fldChar w:fldCharType="end"/>
      </w:r>
      <w:del w:id="5499" w:author="Ian Blenkinsop" w:date="2021-07-08T12:30:00Z">
        <w:r w:rsidRPr="00FA4D8D" w:rsidDel="00D771D4">
          <w:rPr>
            <w:rFonts w:cs="Times New Roman"/>
            <w:lang w:val="en-GB"/>
          </w:rPr>
          <w:delText xml:space="preserve"> (see Chapter 3, Section 3.5 and Annex II)</w:delText>
        </w:r>
      </w:del>
      <w:r w:rsidRPr="00FA4D8D">
        <w:rPr>
          <w:rFonts w:cs="Times New Roman"/>
          <w:lang w:val="en-GB"/>
        </w:rPr>
        <w:t>.</w:t>
      </w:r>
    </w:p>
    <w:p w14:paraId="74EE4876" w14:textId="77777777" w:rsidR="006409E5" w:rsidRPr="00FA4D8D" w:rsidRDefault="006409E5" w:rsidP="006409E5">
      <w:pPr>
        <w:pStyle w:val="AR6BodyText"/>
        <w:rPr>
          <w:lang w:val="en-GB"/>
        </w:rPr>
      </w:pPr>
    </w:p>
    <w:p w14:paraId="745EBA38" w14:textId="2A4BC99C" w:rsidR="006409E5" w:rsidRPr="00FA4D8D" w:rsidRDefault="006409E5" w:rsidP="006409E5">
      <w:pPr>
        <w:pStyle w:val="AR6BodyText"/>
        <w:rPr>
          <w:rFonts w:cs="Times New Roman"/>
          <w:lang w:val="en-GB"/>
        </w:rPr>
      </w:pPr>
      <w:r w:rsidRPr="00FA4D8D">
        <w:rPr>
          <w:rFonts w:cs="Times New Roman"/>
          <w:lang w:val="en-GB"/>
        </w:rPr>
        <w:t xml:space="preserve">Despite </w:t>
      </w:r>
      <w:r w:rsidR="00704677">
        <w:rPr>
          <w:rFonts w:cs="Times New Roman"/>
          <w:lang w:val="en-GB"/>
        </w:rPr>
        <w:t>the</w:t>
      </w:r>
      <w:r w:rsidR="00704677" w:rsidRPr="00FA4D8D">
        <w:rPr>
          <w:rFonts w:cs="Times New Roman"/>
          <w:lang w:val="en-GB"/>
        </w:rPr>
        <w:t xml:space="preserve"> </w:t>
      </w:r>
      <w:r w:rsidRPr="00FA4D8D">
        <w:rPr>
          <w:rFonts w:cs="Times New Roman"/>
          <w:lang w:val="en-GB"/>
        </w:rPr>
        <w:t xml:space="preserve">documented </w:t>
      </w:r>
      <w:r w:rsidR="00704677">
        <w:rPr>
          <w:rFonts w:cs="Times New Roman"/>
          <w:lang w:val="en-GB"/>
        </w:rPr>
        <w:t>progress</w:t>
      </w:r>
      <w:r w:rsidRPr="00FA4D8D">
        <w:rPr>
          <w:rFonts w:cs="Times New Roman"/>
          <w:lang w:val="en-GB"/>
        </w:rPr>
        <w:t xml:space="preserve"> of higher resolution, the model evaluation carried out in subsequent chapters shows that improvements between CMIP5 and CMIP6 remain modest at the global scale</w:t>
      </w:r>
      <w:ins w:id="5500" w:author="Ian Blenkinsop" w:date="2021-07-08T12:31:00Z">
        <w:r w:rsidR="00D771D4">
          <w:rPr>
            <w:rFonts w:cs="Times New Roman"/>
            <w:lang w:val="en-GB"/>
          </w:rPr>
          <w:t xml:space="preserve"> (</w:t>
        </w:r>
        <w:r w:rsidR="00D771D4" w:rsidRPr="00FA4D8D">
          <w:rPr>
            <w:rFonts w:cs="Times New Roman"/>
            <w:lang w:val="en-GB"/>
          </w:rPr>
          <w:t>Section 3.8.2</w:t>
        </w:r>
        <w:r w:rsidR="00D771D4">
          <w:rPr>
            <w:rFonts w:cs="Times New Roman"/>
            <w:lang w:val="en-GB"/>
          </w:rPr>
          <w:t>;</w:t>
        </w:r>
      </w:ins>
      <w:r w:rsidRPr="00FA4D8D">
        <w:rPr>
          <w:rFonts w:cs="Times New Roman"/>
          <w:lang w:val="en-GB"/>
        </w:rPr>
        <w:t xml:space="preserve"> </w:t>
      </w:r>
      <w:r w:rsidRPr="003A0C0D">
        <w:rPr>
          <w:rFonts w:cs="Times New Roman"/>
        </w:rPr>
        <w:fldChar w:fldCharType="begin" w:fldLock="1"/>
      </w:r>
      <w:r w:rsidR="00E14AAC">
        <w:rPr>
          <w:rFonts w:cs="Times New Roman"/>
          <w:lang w:val="en-GB"/>
        </w:rPr>
        <w:instrText>ADDIN CSL_CITATION { "citationItems" : [ { "id" : "ITEM-1", "itemData" : { "DOI" : "10.1029/2019JD032321", "abstract" : "Abstract More than 40 model groups worldwide are participating in the Coupled Model Intercomparison Project Phase 6 (CMIP6), providing a new and rich source of information to better understand past, present, and future climate change. Here, we use the Earth System Model Evaluation Tool (ESMValTool) to assess the performance of the CMIP6 ensemble compared to the previous generations CMIP3 and CMIP5. While CMIP5 models did not capture the observed pause in the increase in global mean surface temperature between 1998 and 2013, the historical CMIP6 simulations agree well with the observed recent temperature increase, but some models have difficulties in reproducing the observed global mean surface temperature record of the second half of the twentieth century. While systematic biases in annual mean surface temperature and precipitation remain in the CMIP6 multimodel mean, individual models and high-resolution versions of the models show significant reductions in many long-standing biases. Some improvements are also found in the vertical temperature, water vapor, and zonal wind speed distributions, and root-mean-square errors for selected fields are generally smaller with reduced intermodel spread and higher average skill in the correlation patterns relative to observations. An emerging property of the CMIP6 ensemble is a higher effective climate sensitivity with an increased range between 2.3 and 5.6 K. A possible reason for this increase in some models is improvements in cloud representation resulting in stronger shortwave cloud feedbacks than in their predecessor versions.", "author" : [ { "dropping-particle" : "", "family" : "Bock", "given" : "L", "non-dropping-particle" : "", "parse-names" : false, "suffix" : "" }, { "dropping-particle" : "", "family" : "Lauer", "given" : "A", "non-dropping-particle" : "", "parse-names" : false, "suffix" : "" }, { "dropping-particle" : "", "family" : "Schlund", "given" : "M", "non-dropping-particle" : "", "parse-names" : false, "suffix" : "" }, { "dropping-particle" : "", "family" : "Barreiro", "given" : "M", "non-dropping-particle" : "", "parse-names" : false, "suffix" : "" }, { "dropping-particle" : "", "family" : "Bellouin", "given" : "N", "non-dropping-particle" : "", "parse-names" : false, "suffix" : "" }, { "dropping-particle" : "", "family" : "Jones", "given" : "C", "non-dropping-particle" : "", "parse-names" : false, "suffix" : "" }, { "dropping-particle" : "", "family" : "Meehl", "given" : "G A", "non-dropping-particle" : "", "parse-names" : false, "suffix" : "" }, { "dropping-particle" : "", "family" : "Predoi", "given" : "V", "non-dropping-particle" : "", "parse-names" : false, "suffix" : "" }, { "dropping-particle" : "", "family" : "Roberts", "given" : "M J", "non-dropping-particle" : "", "parse-names" : false, "suffix" : "" }, { "dropping-particle" : "", "family" : "Eyring", "given" : "V", "non-dropping-particle" : "", "parse-names" : false, "suffix" : "" } ], "container-title" : "Journal of Geophysical Research: Atmospheres", "id" : "ITEM-1", "issue" : "21", "issued" : { "date-parts" : [ [ "2020" ] ] }, "note" : "e2019JD032321 2019JD032321", "page" : "e2019JD032321", "title" : "Quantifying Progress Across Different CMIP Phases With the ESMValTool", "translator" : [ { "dropping-particle" : "", "family" : "H1822", "given" : "", "non-dropping-particle" : "", "parse-names" : false, "suffix" : "" } ], "type" : "article-journal", "volume" : "125" }, "uris" : [ "http://www.mendeley.com/documents/?uuid=0352b10a-415b-4cca-a85b-7f7b3b7677a2" ] } ], "mendeley" : { "formattedCitation" : "(Bock et al., 2020)", "manualFormatting" : "(Bock et al., 2020", "plainTextFormattedCitation" : "(Bock et al., 2020)", "previouslyFormattedCitation" : "(Bock et al., 2020)" }, "properties" : { "noteIndex" : 0 }, "schema" : "https://github.com/citation-style-language/schema/raw/master/csl-citation.json" }</w:instrText>
      </w:r>
      <w:r w:rsidRPr="003A0C0D">
        <w:rPr>
          <w:rFonts w:cs="Times New Roman"/>
        </w:rPr>
        <w:fldChar w:fldCharType="separate"/>
      </w:r>
      <w:ins w:id="5501" w:author="Robin Matthews" w:date="2021-05-18T16:06:00Z">
        <w:del w:id="5502" w:author="Ian Blenkinsop" w:date="2021-07-08T12:31:00Z">
          <w:r w:rsidR="00602365" w:rsidDel="00D771D4">
            <w:rPr>
              <w:rFonts w:cs="Times New Roman"/>
              <w:noProof/>
              <w:lang w:val="en-GB"/>
            </w:rPr>
            <w:delText>(</w:delText>
          </w:r>
        </w:del>
        <w:r w:rsidR="00602365">
          <w:rPr>
            <w:rFonts w:cs="Times New Roman"/>
            <w:noProof/>
            <w:lang w:val="en-GB"/>
          </w:rPr>
          <w:t>Bock et al., 2020</w:t>
        </w:r>
      </w:ins>
      <w:del w:id="5503" w:author="Robin Matthews" w:date="2021-05-18T16:06:00Z">
        <w:r w:rsidRPr="00FA4D8D" w:rsidDel="00602365">
          <w:rPr>
            <w:rFonts w:cs="Times New Roman"/>
            <w:noProof/>
            <w:lang w:val="en-GB"/>
          </w:rPr>
          <w:delText>(Bock et al., 2020</w:delText>
        </w:r>
      </w:del>
      <w:r w:rsidRPr="003A0C0D">
        <w:rPr>
          <w:rFonts w:cs="Times New Roman"/>
        </w:rPr>
        <w:fldChar w:fldCharType="end"/>
      </w:r>
      <w:del w:id="5504" w:author="Ian Blenkinsop" w:date="2021-07-08T12:31:00Z">
        <w:r w:rsidRPr="00FA4D8D" w:rsidDel="00D771D4">
          <w:rPr>
            <w:rFonts w:cs="Times New Roman"/>
            <w:lang w:val="en-GB"/>
          </w:rPr>
          <w:delText>; Chapter 3,</w:delText>
        </w:r>
      </w:del>
      <w:del w:id="5505" w:author="Ian Blenkinsop" w:date="2021-07-08T12:30:00Z">
        <w:r w:rsidRPr="00FA4D8D" w:rsidDel="00D771D4">
          <w:rPr>
            <w:rFonts w:cs="Times New Roman"/>
            <w:lang w:val="en-GB"/>
          </w:rPr>
          <w:delText xml:space="preserve"> Section 3.8.2</w:delText>
        </w:r>
      </w:del>
      <w:r w:rsidRPr="00FA4D8D">
        <w:rPr>
          <w:rFonts w:cs="Times New Roman"/>
          <w:lang w:val="en-GB"/>
        </w:rPr>
        <w:t xml:space="preserve">). </w:t>
      </w:r>
      <w:r w:rsidRPr="00FA4D8D">
        <w:rPr>
          <w:lang w:val="en-GB"/>
        </w:rPr>
        <w:t xml:space="preserve">Lower resolution alone does not explain all model biases, </w:t>
      </w:r>
      <w:r w:rsidRPr="00FA4D8D">
        <w:rPr>
          <w:rFonts w:cs="Times New Roman"/>
          <w:lang w:val="en-GB"/>
        </w:rPr>
        <w:t xml:space="preserve">for example, a low blocking frequency </w:t>
      </w:r>
      <w:r w:rsidRPr="003A0C0D">
        <w:rPr>
          <w:rFonts w:cs="Times New Roman"/>
        </w:rPr>
        <w:fldChar w:fldCharType="begin" w:fldLock="1"/>
      </w:r>
      <w:r w:rsidR="00E81B0B">
        <w:rPr>
          <w:rFonts w:cs="Times New Roman"/>
          <w:lang w:val="en-GB"/>
        </w:rPr>
        <w:instrText>ADDIN CSL_CITATION { "citationItems" : [ { "id" : "ITEM-1", "itemData" : { "DOI" : "10.1175/JCLI-D-19-0862.1", "ISSN" : "0894-8755", "abstract" : "A comprehensive analysis of the representation of winter and summer Northern Hemisphere atmospheric blocking in global climate simulations in both present and future climate is presented. Three generations of climate models are considered: CMIP3 (2007), CMIP5 (2012), and CMIP6 (2019). All models show common and extended underestimation of blocking frequencies, but a reduction of the negative biases in successive model generations is observed. However, in some specific regions and seasons such as the winter European sector, even CMIP6 models are not yet able to achieve the observed blocking frequency. For future decades the vast majority of models simulate a decrease of blocking frequency in both winter and summer, with the exception of summer blocking over the Urals and winter blocking over western North America. Winter predicted decreases may be even larger than currently estimated considering that models with larger blocking frequencies, and hence generally smaller errors, show larger reduction. Nonetheless, trends computed over the historical period are weak and often contrast with observations: this is particularly worrisome for summer Greenland blocking where models and observations significantly disagree. Finally, the intensity of global warming is related to blocking changes: wintertime European and North Pacific blocking are expected to decrease following larger global mean temperatures, while Ural summer blocking is expected to increase.", "author" : [ { "dropping-particle" : "", "family" : "Davini", "given" : "Paolo", "non-dropping-particle" : "", "parse-names" : false, "suffix" : "" }, { "dropping-particle" : "", "family" : "D\u2019Andrea", "given" : "Fabio", "non-dropping-particle" : "", "parse-names" : false, "suffix" : "" } ], "container-title" : "Journal of Climate", "id" : "ITEM-1", "issue" : "23", "issued" : { "date-parts" : [ [ "2020" ] ] }, "page" : "10021-10038", "title" : "From CMIP3 to CMIP6: Northern Hemisphere Atmospheric Blocking Simulation in Present and Future Climate", "translator" : [ { "dropping-particle" : "", "family" : "H4176", "given" : "", "non-dropping-particle" : "", "parse-names" : false, "suffix" : "" } ], "type" : "article-journal", "volume" : "33" }, "uris" : [ "http://www.mendeley.com/documents/?uuid=b1dfe3c2-e3d8-48f8-bc43-498d7f6aeaf1" ] } ], "mendeley" : { "formattedCitation" : "(Davini and D\u2019Andrea, 2020)", "manualFormatting" : "(Davini and D\u2019Andrea, 2020)", "plainTextFormattedCitation" : "(Davini and D\u2019Andrea, 2020)", "previouslyFormattedCitation" : "(Davini and D\u2019Andrea, 2020)" }, "properties" : { "noteIndex" : 0 }, "schema" : "https://github.com/citation-style-language/schema/raw/master/csl-citation.json" }</w:instrText>
      </w:r>
      <w:r w:rsidRPr="003A0C0D">
        <w:rPr>
          <w:rFonts w:cs="Times New Roman"/>
        </w:rPr>
        <w:fldChar w:fldCharType="separate"/>
      </w:r>
      <w:ins w:id="5506" w:author="Robin Matthews" w:date="2021-05-18T16:06:00Z">
        <w:r w:rsidR="00602365">
          <w:rPr>
            <w:rFonts w:cs="Times New Roman"/>
            <w:noProof/>
            <w:lang w:val="en-GB"/>
          </w:rPr>
          <w:t>(Davini and D’Andrea, 2020)</w:t>
        </w:r>
      </w:ins>
      <w:del w:id="5507" w:author="Robin Matthews" w:date="2021-05-18T16:06:00Z">
        <w:r w:rsidRPr="00FA4D8D" w:rsidDel="00602365">
          <w:rPr>
            <w:rFonts w:cs="Times New Roman"/>
            <w:noProof/>
            <w:lang w:val="en-GB"/>
          </w:rPr>
          <w:delText>(Davini and D’Andrea, 2020)</w:delText>
        </w:r>
      </w:del>
      <w:r w:rsidRPr="003A0C0D">
        <w:rPr>
          <w:rFonts w:cs="Times New Roman"/>
        </w:rPr>
        <w:fldChar w:fldCharType="end"/>
      </w:r>
      <w:r w:rsidRPr="00FA4D8D">
        <w:rPr>
          <w:rFonts w:cs="Times New Roman"/>
          <w:lang w:val="en-GB"/>
        </w:rPr>
        <w:t xml:space="preserve"> </w:t>
      </w:r>
      <w:r w:rsidRPr="00FA4D8D">
        <w:rPr>
          <w:lang w:val="en-GB"/>
        </w:rPr>
        <w:t>or</w:t>
      </w:r>
      <w:r w:rsidRPr="00FA4D8D">
        <w:rPr>
          <w:rFonts w:cs="Times New Roman"/>
          <w:lang w:val="en-GB"/>
        </w:rPr>
        <w:t xml:space="preserve"> a wrong shape of the Intertropical Convergence Zone </w:t>
      </w:r>
      <w:r w:rsidRPr="003A0C0D">
        <w:rPr>
          <w:rFonts w:cs="Times New Roman"/>
        </w:rPr>
        <w:fldChar w:fldCharType="begin" w:fldLock="1"/>
      </w:r>
      <w:r w:rsidR="00E14AAC">
        <w:rPr>
          <w:rFonts w:cs="Times New Roman"/>
          <w:lang w:val="en-GB"/>
        </w:rPr>
        <w:instrText>ADDIN CSL_CITATION { "citationItems" : [ { "id" : "ITEM-1", "itemData" : { "DOI" : "10.1029/2020GL087232", "abstract" : "Abstract The double-intertropical convergence zone (ITCZ) bias is one of the most outstanding errors in all previous generations of climate models. Here, the annual double-ITCZ bias and the associated precipitation bias in the latest climate models for Coupled Model Intercomparison Project (CMIP) Phase 6 (CMIP6) are examined in comparison to their previous generations (CMIP Phase 3 [CMIP3] and CMIP Phase 5 [CMIP5]). All three generations of CMIP models share similar systematic annual multi-model ensemble mean precipitation errors in the tropics. The notorious double-ITCZ bias and its big inter-model spread persist in CMIP3, CMIP5, and CMIP6 models. Based on several tropical precipitation bias indices, the double-ITCZ bias is slightly reduced from CMIP3 or CMIP5 to CMIP6. In addition, the annual equatorial Pacific cold tongue persists in all three generations of CMIP models, but its inter-model spread is reduced from CMIP3 to CMIP5 and from CMIP5 to CMIP6.", "author" : [ { "dropping-particle" : "", "family" : "Tian", "given" : "Baijun", "non-dropping-particle" : "", "parse-names" : false, "suffix" : "" }, { "dropping-particle" : "", "family" : "Dong", "given" : "Xinyu", "non-dropping-particle" : "", "parse-names" : false, "suffix" : "" } ], "container-title" : "Geophysical Research Letters", "id" : "ITEM-1", "issue" : "8", "issued" : { "date-parts" : [ [ "2020" ] ] }, "note" : "e2020GL087232 2020GL087232", "page" : "e2020GL087232", "title" : "The Double-ITCZ Bias in CMIP3, CMIP5, and CMIP6 Models Based on Annual Mean Precipitation", "translator" : [ { "dropping-particle" : "", "family" : "H1823", "given" : "", "non-dropping-particle" : "", "parse-names" : false, "suffix" : "" } ], "type" : "article-journal", "volume" : "47" }, "uris" : [ "http://www.mendeley.com/documents/?uuid=495f7477-f3f3-41a3-b43c-f86d92e98906" ] } ], "mendeley" : { "formattedCitation" : "(Tian and Dong, 2020)", "plainTextFormattedCitation" : "(Tian and Dong, 2020)", "previouslyFormattedCitation" : "(Tian and Dong, 2020)" }, "properties" : { "noteIndex" : 0 }, "schema" : "https://github.com/citation-style-language/schema/raw/master/csl-citation.json" }</w:instrText>
      </w:r>
      <w:r w:rsidRPr="003A0C0D">
        <w:rPr>
          <w:rFonts w:cs="Times New Roman"/>
        </w:rPr>
        <w:fldChar w:fldCharType="separate"/>
      </w:r>
      <w:ins w:id="5508" w:author="Robin Matthews" w:date="2021-05-18T16:06:00Z">
        <w:r w:rsidR="00602365">
          <w:rPr>
            <w:rFonts w:cs="Times New Roman"/>
            <w:noProof/>
            <w:lang w:val="en-GB"/>
          </w:rPr>
          <w:t>(Tian and Dong, 2020)</w:t>
        </w:r>
      </w:ins>
      <w:del w:id="5509" w:author="Robin Matthews" w:date="2021-05-18T16:06:00Z">
        <w:r w:rsidR="00F8677F" w:rsidRPr="00FA4D8D" w:rsidDel="00602365">
          <w:rPr>
            <w:rFonts w:cs="Times New Roman"/>
            <w:noProof/>
            <w:lang w:val="en-GB"/>
          </w:rPr>
          <w:delText>(Tian and Dong, 2020)</w:delText>
        </w:r>
      </w:del>
      <w:r w:rsidRPr="003A0C0D">
        <w:rPr>
          <w:rFonts w:cs="Times New Roman"/>
        </w:rPr>
        <w:fldChar w:fldCharType="end"/>
      </w:r>
      <w:r w:rsidRPr="00FA4D8D">
        <w:rPr>
          <w:rFonts w:cs="Times New Roman"/>
          <w:lang w:val="en-GB"/>
        </w:rPr>
        <w:t>. Model performance depends on model formulation and parameterizations as much as on resolution</w:t>
      </w:r>
      <w:r w:rsidR="00270A16">
        <w:rPr>
          <w:rFonts w:cs="Times New Roman"/>
          <w:lang w:val="en-GB"/>
        </w:rPr>
        <w:t xml:space="preserve"> (Chapter</w:t>
      </w:r>
      <w:ins w:id="5510" w:author="Ian Blenkinsop" w:date="2021-07-08T12:58:00Z">
        <w:r w:rsidR="009A22B0">
          <w:rPr>
            <w:rFonts w:cs="Times New Roman"/>
            <w:lang w:val="en-GB"/>
          </w:rPr>
          <w:t>s</w:t>
        </w:r>
      </w:ins>
      <w:r w:rsidR="00270A16">
        <w:rPr>
          <w:rFonts w:cs="Times New Roman"/>
          <w:lang w:val="en-GB"/>
        </w:rPr>
        <w:t xml:space="preserve"> 3, </w:t>
      </w:r>
      <w:del w:id="5511" w:author="Ian Blenkinsop" w:date="2021-07-08T12:58:00Z">
        <w:r w:rsidR="00270A16" w:rsidDel="009A22B0">
          <w:rPr>
            <w:rFonts w:cs="Times New Roman"/>
            <w:lang w:val="en-GB"/>
          </w:rPr>
          <w:delText xml:space="preserve">Chapter </w:delText>
        </w:r>
      </w:del>
      <w:r w:rsidR="00270A16">
        <w:rPr>
          <w:rFonts w:cs="Times New Roman"/>
          <w:lang w:val="en-GB"/>
        </w:rPr>
        <w:t>8</w:t>
      </w:r>
      <w:del w:id="5512" w:author="Ian Blenkinsop" w:date="2021-07-08T12:58:00Z">
        <w:r w:rsidR="00270A16" w:rsidDel="009A22B0">
          <w:rPr>
            <w:rFonts w:cs="Times New Roman"/>
            <w:lang w:val="en-GB"/>
          </w:rPr>
          <w:delText xml:space="preserve">, </w:delText>
        </w:r>
      </w:del>
      <w:ins w:id="5513" w:author="Ian Blenkinsop" w:date="2021-07-08T12:58:00Z">
        <w:r w:rsidR="009A22B0">
          <w:rPr>
            <w:rFonts w:cs="Times New Roman"/>
            <w:lang w:val="en-GB"/>
          </w:rPr>
          <w:t xml:space="preserve"> and </w:t>
        </w:r>
      </w:ins>
      <w:del w:id="5514" w:author="Ian Blenkinsop" w:date="2021-07-08T12:58:00Z">
        <w:r w:rsidR="00270A16" w:rsidDel="009A22B0">
          <w:rPr>
            <w:rFonts w:cs="Times New Roman"/>
            <w:lang w:val="en-GB"/>
          </w:rPr>
          <w:delText xml:space="preserve">Chapter </w:delText>
        </w:r>
      </w:del>
      <w:r w:rsidRPr="00FA4D8D">
        <w:rPr>
          <w:rFonts w:cs="Times New Roman"/>
          <w:lang w:val="en-GB"/>
        </w:rPr>
        <w:t xml:space="preserve">10). </w:t>
      </w:r>
    </w:p>
    <w:p w14:paraId="711AF126" w14:textId="77777777" w:rsidR="006409E5" w:rsidRPr="00FA4D8D" w:rsidRDefault="006409E5" w:rsidP="006409E5">
      <w:pPr>
        <w:pStyle w:val="AR6BodyText"/>
        <w:rPr>
          <w:lang w:val="en-GB"/>
        </w:rPr>
      </w:pPr>
    </w:p>
    <w:p w14:paraId="31A233EB" w14:textId="77777777" w:rsidR="006409E5" w:rsidRPr="00FA4D8D" w:rsidRDefault="006409E5" w:rsidP="006409E5">
      <w:pPr>
        <w:pStyle w:val="AR6BodyText"/>
        <w:rPr>
          <w:lang w:val="en-GB"/>
        </w:rPr>
      </w:pPr>
    </w:p>
    <w:p w14:paraId="36AE949D" w14:textId="1F0E58D6" w:rsidR="006409E5" w:rsidRPr="003A0C0D" w:rsidRDefault="006409E5" w:rsidP="006409E5">
      <w:pPr>
        <w:pStyle w:val="AR6BodyTextBold"/>
        <w:rPr>
          <w:lang w:val="en-GB"/>
        </w:rPr>
      </w:pPr>
      <w:r w:rsidRPr="003A0C0D">
        <w:rPr>
          <w:lang w:val="en-GB"/>
        </w:rPr>
        <w:t>[START FIGURE 1.1</w:t>
      </w:r>
      <w:r>
        <w:rPr>
          <w:lang w:val="en-GB"/>
        </w:rPr>
        <w:t>9</w:t>
      </w:r>
      <w:r w:rsidRPr="003A0C0D">
        <w:rPr>
          <w:lang w:val="en-GB"/>
        </w:rPr>
        <w:t xml:space="preserve"> HERE]</w:t>
      </w:r>
    </w:p>
    <w:p w14:paraId="6288277F" w14:textId="77777777" w:rsidR="006409E5" w:rsidRPr="003A0C0D" w:rsidRDefault="006409E5" w:rsidP="006409E5">
      <w:pPr>
        <w:pStyle w:val="AR6BodyText"/>
        <w:rPr>
          <w:sz w:val="20"/>
          <w:szCs w:val="20"/>
        </w:rPr>
      </w:pPr>
    </w:p>
    <w:p w14:paraId="1C601286" w14:textId="275F952A" w:rsidR="006409E5" w:rsidRPr="00FA4D8D" w:rsidRDefault="006409E5" w:rsidP="006409E5">
      <w:pPr>
        <w:pStyle w:val="AR6Chap1Figure"/>
        <w:rPr>
          <w:lang w:val="en-GB"/>
        </w:rPr>
      </w:pPr>
      <w:r w:rsidRPr="00E35E42">
        <w:rPr>
          <w:b/>
          <w:lang w:val="en-GB"/>
        </w:rPr>
        <w:t>Resolution of the atmospheric and oceanic components of global climate models participating in CMIP5, CMIP6, and HighResMIP:</w:t>
      </w:r>
      <w:r w:rsidRPr="00FA4D8D">
        <w:rPr>
          <w:lang w:val="en-GB"/>
        </w:rPr>
        <w:t xml:space="preserve"> (a) (b) horizontal resolution (km), and (c) (d) number of vertical levels. Darker colour circles indicate high-top models (whose top of the atmosphere is above 50 km). The crosses are the median values. These models are documented in Annex II. Note that duplicated models in a modelling group are counted as one entry when their horizontal and vertical resolutions are same. For HighResMIP, one atmosphere-ocean coupled model with the highest resolution from each modelling group is used. The horizontal resolution (rounded to 10km) is the square root of the number of grid points divided by the surface area of the Earth, or the number of surface ocean grid points divided by the area of the ocean surface, for the atmosphere and ocean respectively.</w:t>
      </w:r>
    </w:p>
    <w:p w14:paraId="2CB35AEC" w14:textId="77777777" w:rsidR="006409E5" w:rsidRPr="00FA4D8D" w:rsidRDefault="006409E5" w:rsidP="006409E5">
      <w:pPr>
        <w:pStyle w:val="AR6BodyText"/>
        <w:rPr>
          <w:b/>
          <w:lang w:val="en-GB"/>
        </w:rPr>
      </w:pPr>
    </w:p>
    <w:p w14:paraId="77B3EB12" w14:textId="77777777" w:rsidR="006409E5" w:rsidRPr="00FA4D8D" w:rsidRDefault="006409E5" w:rsidP="006409E5">
      <w:pPr>
        <w:pStyle w:val="AR6BodyText"/>
        <w:rPr>
          <w:b/>
          <w:lang w:val="en-GB"/>
        </w:rPr>
      </w:pPr>
      <w:r w:rsidRPr="00FA4D8D">
        <w:rPr>
          <w:b/>
          <w:lang w:val="en-GB"/>
        </w:rPr>
        <w:t>[END FIGURE 1.19 HERE]</w:t>
      </w:r>
    </w:p>
    <w:p w14:paraId="4C4DFB7D" w14:textId="77777777" w:rsidR="006409E5" w:rsidRPr="00FA4D8D" w:rsidRDefault="006409E5" w:rsidP="006409E5">
      <w:pPr>
        <w:pStyle w:val="AR6BodyText"/>
        <w:rPr>
          <w:b/>
          <w:lang w:val="en-GB"/>
        </w:rPr>
      </w:pPr>
    </w:p>
    <w:p w14:paraId="66B5BE41" w14:textId="77777777" w:rsidR="006409E5" w:rsidRPr="00FA4D8D" w:rsidRDefault="006409E5" w:rsidP="006409E5">
      <w:pPr>
        <w:pStyle w:val="AR6BodyText"/>
        <w:rPr>
          <w:lang w:val="en-GB"/>
        </w:rPr>
      </w:pPr>
    </w:p>
    <w:p w14:paraId="6550A744" w14:textId="77777777" w:rsidR="006409E5" w:rsidRPr="00FA4D8D" w:rsidRDefault="006409E5" w:rsidP="006409E5">
      <w:pPr>
        <w:pStyle w:val="AR6BodyText"/>
        <w:rPr>
          <w:i/>
          <w:lang w:val="en-GB"/>
        </w:rPr>
      </w:pPr>
      <w:bookmarkStart w:id="5515" w:name="_Hlk66784729"/>
      <w:r w:rsidRPr="00FA4D8D">
        <w:rPr>
          <w:rFonts w:cs="Times New Roman"/>
          <w:i/>
          <w:lang w:val="en-GB"/>
        </w:rPr>
        <w:t>Representation of physical and chemical processes in ESMs</w:t>
      </w:r>
    </w:p>
    <w:p w14:paraId="622DCBDE" w14:textId="562C6287" w:rsidR="006409E5" w:rsidRPr="00683028" w:rsidRDefault="006409E5" w:rsidP="006409E5">
      <w:pPr>
        <w:pStyle w:val="AR6BodyText"/>
      </w:pPr>
      <w:r w:rsidRPr="00FA4D8D">
        <w:rPr>
          <w:rFonts w:cs="Times New Roman"/>
          <w:lang w:val="en-GB"/>
        </w:rPr>
        <w:t>Atmospheric models include representations of physical processes such as clouds, turbulence, convection</w:t>
      </w:r>
      <w:r w:rsidRPr="00FA4D8D">
        <w:rPr>
          <w:lang w:val="en-GB"/>
        </w:rPr>
        <w:t xml:space="preserve"> and</w:t>
      </w:r>
      <w:r w:rsidRPr="00FA4D8D">
        <w:rPr>
          <w:rFonts w:cs="Times New Roman"/>
          <w:lang w:val="en-GB"/>
        </w:rPr>
        <w:t xml:space="preserve"> gravity waves that are not fully represented by grid-scale dynamics. The CMIP6 models have undergone updates in some of their parameterization schemes compared to their CMIP5 counterparts, with the aim of better representing the physics and bringing the climatology of the models closer to newly available observational datasets. </w:t>
      </w:r>
      <w:r w:rsidRPr="000128A3">
        <w:rPr>
          <w:rFonts w:cs="Times New Roman"/>
          <w:lang w:val="en-GB"/>
        </w:rPr>
        <w:t>Most notable developments are to schemes involving radiative transfer, cloud microphysics, and aerosols, in particular a more explicit representation of the aerosol indirect effects through aerosol-induced modification of cloud properties. Broadly, aerosol</w:t>
      </w:r>
      <w:del w:id="5516" w:author="Ian Blenkinsop" w:date="2021-07-08T13:12:00Z">
        <w:r w:rsidRPr="000128A3" w:rsidDel="0026745F">
          <w:rPr>
            <w:rFonts w:cs="Times New Roman"/>
            <w:lang w:val="en-GB"/>
          </w:rPr>
          <w:delText>-</w:delText>
        </w:r>
      </w:del>
      <w:ins w:id="5517" w:author="Ian Blenkinsop" w:date="2021-07-08T13:12:00Z">
        <w:r w:rsidR="0026745F">
          <w:rPr>
            <w:rFonts w:cs="Times New Roman"/>
            <w:lang w:val="en-GB"/>
          </w:rPr>
          <w:t>–</w:t>
        </w:r>
      </w:ins>
      <w:r w:rsidRPr="000128A3">
        <w:rPr>
          <w:rFonts w:cs="Times New Roman"/>
          <w:lang w:val="en-GB"/>
        </w:rPr>
        <w:t xml:space="preserve">cloud microphysics has been a key topic for the aerosol and chemistry modelling communities since AR5, leading to improved understanding of the climate influence of short-lived climate forcers, but they remain the single largest source of spread in ESM calculations of climate sensitivity </w:t>
      </w:r>
      <w:r w:rsidRPr="003A0C0D">
        <w:rPr>
          <w:rFonts w:cs="Times New Roman"/>
        </w:rPr>
        <w:fldChar w:fldCharType="begin" w:fldLock="1"/>
      </w:r>
      <w:r w:rsidR="00E81B0B">
        <w:rPr>
          <w:rFonts w:cs="Times New Roman"/>
          <w:lang w:val="en-GB"/>
        </w:rPr>
        <w:instrText>ADDIN CSL_CITATION { "citationItems" : [ { "id" : "ITEM-1", "itemData" : { "DOI" : "10.1126/sciadv.aba1981", "abstract" : "For the current generation of earth system models participating in the Coupled Model Intercomparison Project Phase 6 (CMIP6), the range of equilibrium climate sensitivity (ECS, a hypothetical value of global warming at equilibrium for a doubling of CO2) is 1.8{\\textdegree}C to 5.6{\\textdegree}C, the largest of any generation of models dating to the 1990s. Meanwhile, the range of transient climate response (TCR, the surface temperature warming around the time of CO2 doubling in a 1% per year CO2 increase simulation) for the CMIP6 models of 1.7{\\textdegree}C (1.3{\\textdegree}C to 3.0{\\textdegree}C) is only slightly larger than for the CMIP3 and CMIP5 models. Here we review and synthesize the latest developments in ECS and TCR values in CMIP, compile possible reasons for the current values as supplied by the modeling groups, and highlight future directions. Cloud feedbacks and cloud-aerosol interactions are the most likely contributors to the high values and increased range of ECS in CMIP6.", "author" : [ { "dropping-particle" : "", "family" : "Meehl", "given" : "Gerald A", "non-dropping-particle" : "", "parse-names" : false, "suffix" : "" }, { "dropping-particle" : "", "family" : "Senior", "given" : "Catherine A", "non-dropping-particle" : "", "parse-names" : false, "suffix" : "" }, { "dropping-particle" : "", "family" : "Eyring", "given" : "Veronika", "non-dropping-particle" : "", "parse-names" : false, "suffix" : "" }, { "dropping-particle" : "", "family" : "Flato", "given" : "Gregory", "non-dropping-particle" : "", "parse-names" : false, "suffix" : "" }, { "dropping-particle" : "", "family" : "Lamarque", "given" : "Jean-Francois", "non-dropping-particle" : "", "parse-names" : false, "suffix" : "" }, { "dropping-particle" : "", "family" : "Stouffer", "given" : "Ronald J", "non-dropping-particle" : "", "parse-names" : false, "suffix" : "" }, { "dropping-particle" : "", "family" : "Taylor", "given" : "Karl E", "non-dropping-particle" : "", "parse-names" : false, "suffix" : "" }, { "dropping-particle" : "", "family" : "Schlund", "given" : "Manuel", "non-dropping-particle" : "", "parse-names" : false, "suffix" : "" } ], "container-title" : "Science Advances", "id" : "ITEM-1", "issue" : "26", "issued" : { "date-parts" : [ [ "2020" ] ] }, "publisher" : "American Association for the Advancement of Science", "title" : "Context for interpreting equilibrium climate sensitivity and transient climate response from the CMIP6 Earth system models", "translator" : [ { "dropping-particle" : "", "family" : "H4219", "given" : "", "non-dropping-particle" : "", "parse-names" : false, "suffix" : "" } ], "type" : "article-journal", "volume" : "6" }, "uris" : [ "http://www.mendeley.com/documents/?uuid=64b3384c-235b-492e-9797-4fc2dbd90d1a" ] } ], "mendeley" : { "formattedCitation" : "(Meehl et al., 2020)", "plainTextFormattedCitation" : "(Meehl et al., 2020)", "previouslyFormattedCitation" : "(Meehl et al., 2020)" }, "properties" : { "noteIndex" : 0 }, "schema" : "https://github.com/citation-style-language/schema/raw/master/csl-citation.json" }</w:instrText>
      </w:r>
      <w:r w:rsidRPr="003A0C0D">
        <w:rPr>
          <w:rFonts w:cs="Times New Roman"/>
        </w:rPr>
        <w:fldChar w:fldCharType="separate"/>
      </w:r>
      <w:ins w:id="5518" w:author="Robin Matthews" w:date="2021-05-18T16:06:00Z">
        <w:r w:rsidR="00602365">
          <w:rPr>
            <w:rFonts w:cs="Times New Roman"/>
            <w:noProof/>
          </w:rPr>
          <w:t>(Meehl et al., 2020)</w:t>
        </w:r>
      </w:ins>
      <w:del w:id="5519" w:author="Robin Matthews" w:date="2021-05-18T16:06:00Z">
        <w:r w:rsidRPr="003A0C0D" w:rsidDel="00602365">
          <w:rPr>
            <w:rFonts w:cs="Times New Roman"/>
            <w:noProof/>
          </w:rPr>
          <w:delText>(Meehl et al., 2020)</w:delText>
        </w:r>
      </w:del>
      <w:r w:rsidRPr="003A0C0D">
        <w:rPr>
          <w:rFonts w:cs="Times New Roman"/>
        </w:rPr>
        <w:fldChar w:fldCharType="end"/>
      </w:r>
      <w:r w:rsidRPr="003A0C0D">
        <w:rPr>
          <w:rFonts w:cs="Times New Roman"/>
        </w:rPr>
        <w:t xml:space="preserve">, with numerous parameterization schemes in use </w:t>
      </w:r>
      <w:ins w:id="5520" w:author="Ian Blenkinsop" w:date="2021-07-08T13:13:00Z">
        <w:r w:rsidR="0026745F">
          <w:rPr>
            <w:rFonts w:cs="Times New Roman"/>
          </w:rPr>
          <w:t>(</w:t>
        </w:r>
        <w:r w:rsidR="0026745F">
          <w:rPr>
            <w:rFonts w:cs="Times New Roman"/>
            <w:lang w:val="en-GB"/>
          </w:rPr>
          <w:t>S</w:t>
        </w:r>
        <w:r w:rsidR="0026745F" w:rsidRPr="000128A3">
          <w:rPr>
            <w:rFonts w:cs="Times New Roman"/>
            <w:lang w:val="en-GB"/>
          </w:rPr>
          <w:t>ection 6.4</w:t>
        </w:r>
        <w:r w:rsidR="0026745F">
          <w:rPr>
            <w:rFonts w:cs="Times New Roman"/>
            <w:lang w:val="en-GB"/>
          </w:rPr>
          <w:t xml:space="preserve">; </w:t>
        </w:r>
      </w:ins>
      <w:r w:rsidRPr="003A0C0D">
        <w:rPr>
          <w:rFonts w:cs="Times New Roman"/>
        </w:rPr>
        <w:fldChar w:fldCharType="begin" w:fldLock="1"/>
      </w:r>
      <w:r w:rsidR="00E81B0B">
        <w:rPr>
          <w:rFonts w:cs="Times New Roman"/>
        </w:rPr>
        <w:instrText>ADDIN CSL_CITATION { "citationItems" : [ { "id" : "ITEM-1", "itemData" : { "DOI" : "10.1007/s40641-016-0052-8", "author" : [ { "dropping-particle" : "", "family" : "Gettelman", "given" : "A", "non-dropping-particle" : "", "parse-names" : false, "suffix" : "" }, { "dropping-particle" : "", "family" : "Sherwood", "given" : "S C", "non-dropping-particle" : "", "parse-names" : false, "suffix" : "" } ], "container-title" : "Current Climate Change Reports", "id" : "ITEM-1", "issue" : "4", "issued" : { "date-parts" : [ [ "2016" ] ] }, "note" : "Times cited: 11", "page" : "179-189", "publisher" : "Springer Nature", "title" : "Processes Responsible for Cloud Feedback", "translator" : [ { "dropping-particle" : "", "family" : "H3305", "given" : "", "non-dropping-particle" : "", "parse-names" : false, "suffix" : "" } ], "type" : "article-journal", "volume" : "2" }, "uris" : [ "http://www.mendeley.com/documents/?uuid=25e07bff-98b6-438c-aa49-f9aec1957cfb" ] }, { "id" : "ITEM-2", "itemData" : { "DOI" : "10.1002/2017MS001208", "ISSN" : "19422466", "author" : [ { "dropping-particle" : "", "family" : "Zhao", "given" : "M.", "non-dropping-particle" : "", "parse-names" : false, "suffix" : "" }, { "dropping-particle" : "", "family" : "Golaz", "given" : "J.-C.", "non-dropping-particle" : "", "parse-names" : false, "suffix" : "" }, { "dropping-particle" : "", "family" : "Held", "given" : "I. M.", "non-dropping-particle" : "", "parse-names" : false, "suffix" : "" }, { "dropping-particle" : "", "family" : "Guo", "given" : "H.", "non-dropping-particle" : "", "parse-names" : false, "suffix" : "" }, { "dropping-particle" : "", "family" : "Balaji", "given" : "V.", "non-dropping-particle" : "", "parse-names" : false, "suffix" : "" }, { "dropping-particle" : "", "family" : "Benson", "given" : "R.", "non-dropping-particle" : "", "parse-names" : false, "suffix" : "" }, { "dropping-particle" : "", "family" : "Chen", "given" : "J.-H.", "non-dropping-particle" : "", "parse-names" : false, "suffix" : "" }, { "dropping-particle" : "", "family" : "Chen", "given" : "X.", "non-dropping-particle" : "", "parse-names" : false, "suffix" : "" }, { "dropping-particle" : "", "family" : "Donner", "given" : "L. J.", "non-dropping-particle" : "", "parse-names" : false, "suffix" : "" }, { "dropping-particle" : "", "family" : "Dunne", "given" : "J. P.", "non-dropping-particle" : "", "parse-names" : false, "suffix" : "" }, { "dropping-particle" : "", "family" : "Dunne", "given" : "K.", "non-dropping-particle" : "", "parse-names" : false, "suffix" : "" }, { "dropping-particle" : "", "family" : "Durachta", "given" : "J.", "non-dropping-particle" : "", "parse-names" : false, "suffix" : "" }, { "dropping-particle" : "", "family" : "Fan", "given" : "S.-M.", "non-dropping-particle" : "", "parse-names" : false, "suffix" : "" }, { "dropping-particle" : "", "family" : "Freidenreich", "given" : "S. M.", "non-dropping-particle" : "", "parse-names" : false, "suffix" : "" }, { "dropping-particle" : "", "family" : "Garner", "given" : "S. T.", "non-dropping-particle" : "", "parse-names" : false, "suffix" : "" }, { "dropping-particle" : "", "family" : "Ginoux", "given" : "P.", "non-dropping-particle" : "", "parse-names" : false, "suffix" : "" }, { "dropping-particle" : "", "family" : "Harris", "given" : "L. M.", "non-dropping-particle" : "", "parse-names" : false, "suffix" : "" }, { "dropping-particle" : "", "family" : "Horowitz", "given" : "L. W.", "non-dropping-particle" : "", "parse-names" : false, "suffix" : "" }, { "dropping-particle" : "", "family" : "Krasting", "given" : "J. P.", "non-dropping-particle" : "", "parse-names" : false, "suffix" : "" }, { "dropping-particle" : "", "family" : "Langenhorst", "given" : "A. R.", "non-dropping-particle" : "", "parse-names" : false, "suffix" : "" }, { "dropping-particle" : "", "family" : "Liang", "given" : "Z.", "non-dropping-particle" : "", "parse-names" : false, "suffix" : "" }, { "dropping-particle" : "", "family" : "Lin", "given" : "P.", "non-dropping-particle" : "", "parse-names" : false, "suffix" : "" }, { "dropping-particle" : "", "family" : "Lin", "given" : "S.-J.", "non-dropping-particle" : "", "parse-names" : false, "suffix" : "" }, { "dropping-particle" : "", "family" : "Malyshev", "given" : "S. L.", "non-dropping-particle" : "", "parse-names" : false, "suffix" : "" }, { "dropping-particle" : "", "family" : "Mason", "given" : "E.", "non-dropping-particle" : "", "parse-names" : false, "suffix" : "" }, { "dropping-particle" : "", "family" : "Milly", "given" : "P. C. D.", "non-dropping-particle" : "", "parse-names" : false, "suffix" : "" }, { "dropping-particle" : "", "family" : "Ming", "given" : "Y.", "non-dropping-particle" : "", "parse-names" : false, "suffix" : "" }, { "dropping-particle" : "", "family" : "Naik", "given" : "V.", "non-dropping-particle" : "", "parse-names" : false, "suffix" : "" }, { "dropping-particle" : "", "family" : "Paulot", "given" : "F.", "non-dropping-particle" : "", "parse-names" : false, "suffix" : "" }, { "dropping-particle" : "", "family" : "Paynter", "given" : "D.", "non-dropping-particle" : "", "parse-names" : false, "suffix" : "" }, { "dropping-particle" : "", "family" : "Phillipps", "given" : "P.", "non-dropping-particle" : "", "parse-names" : false, "suffix" : "" }, { "dropping-particle" : "", "family" : "Radhakrishnan", "given" : "A.", "non-dropping-particle" : "", "parse-names" : false, "suffix" : "" }, { "dropping-particle" : "", "family" : "Ramaswamy", "given" : "V.", "non-dropping-particle" : "", "parse-names" : false, "suffix" : "" }, { "dropping-particle" : "", "family" : "Robinson", "given" : "T.", "non-dropping-particle" : "", "parse-names" : false, "suffix" : "" }, { "dropping-particle" : "", "family" : "Schwarzkopf", "given" : "D.", "non-dropping-particle" : "", "parse-names" : false, "suffix" : "" }, { "dropping-particle" : "", "family" : "Seman", "given" : "C. J.", "non-dropping-particle" : "", "parse-names" : false, "suffix" : "" }, { "dropping-particle" : "", "family" : "Shevliakova", "given" : "E.", "non-dropping-particle" : "", "parse-names" : false, "suffix" : "" }, { "dropping-particle" : "", "family" : "Shen", "given" : "Z.", "non-dropping-particle" : "", "parse-names" : false, "suffix" : "" }, { "dropping-particle" : "", "family" : "Shin", "given" : "H.", "non-dropping-particle" : "", "parse-names" : false, "suffix" : "" }, { "dropping-particle" : "", "family" : "Silvers", "given" : "L. G.", "non-dropping-particle" : "", "parse-names" : false, "suffix" : "" }, { "dropping-particle" : "", "family" : "Wilson", "given" : "J. R.", "non-dropping-particle" : "", "parse-names" : false, "suffix" : "" }, { "dropping-particle" : "", "family" : "Winton", "given" : "M.", "non-dropping-particle" : "", "parse-names" : false, "suffix" : "" }, { "dropping-particle" : "", "family" : "Wittenberg", "given" : "A. T.", "non-dropping-particle" : "", "parse-names" : false, "suffix" : "" }, { "dropping-particle" : "", "family" : "Wyman", "given" : "B.", "non-dropping-particle" : "", "parse-names" : false, "suffix" : "" }, { "dropping-particle" : "", "family" : "Xiang", "given" : "B.", "non-dropping-particle" : "", "parse-names" : false, "suffix" : "" } ], "container-title" : "Journal of Advances in Modeling Earth Systems", "id" : "ITEM-2", "issue" : "3", "issued" : { "date-parts" : [ [ "2018", "3" ] ] }, "page" : "691-734", "title" : "The GFDL Global Atmosphere and Land Model AM4.0/LM4.0: 1. Simulation Characteristics With Prescribed SSTs", "translator" : [ { "dropping-particle" : "", "family" : "H3335", "given" : "", "non-dropping-particle" : "", "parse-names" : false, "suffix" : "" } ], "type" : "article-journal", "volume" : "10" }, "uris" : [ "http://www.mendeley.com/documents/?uuid=6bfb5d94-0f27-4784-9bac-7c70fef2115f" ] }, { "id" : "ITEM-3", "itemData" : { "DOI" : "10.1029/2019GL083978", "ISSN" : "0094-8276", "abstract" : "The Community Earth System Model Version 2 (CESM2) has an equilibrium climate sensitivity (ECS) of 5.3 K. ECS is an emergent property of both climate feedbacks and aerosol forcing. The increase in ECS over the previous version (CESM1) is the result of cloud feedbacks. Interim versions of CESM2 had a land model that damped ECS. Part of the ECS change results from evolving the model configuration to reproduce the long\u2010term trend of global and regional surface temperature over the twentieth century in response to climate forcings. Changes made to reduce sensitivity to aerosols also impacted cloud feedbacks, which significantly influence ECS. CESM2 simulations compare very well to observations of present climate. It is critical to understand whether the high ECS, outside the best estimate range of 1.5\u20134.5 K, is plausible. The Community Earth System Model Version 2 (CESM2) has an Equilibrium Climate Sensitivity (ECS) of 5.3 K ECS change is mostly due to atmospheric cloud feedbacks, with land surface impacts in intermediate versions Processes that impact ECS through cloud feedbacks also impact aerosol forcing of climate", "author" : [ { "dropping-particle" : "", "family" : "Gettelman", "given" : "A", "non-dropping-particle" : "", "parse-names" : false, "suffix" : "" }, { "dropping-particle" : "", "family" : "Hannay", "given" : "C", "non-dropping-particle" : "", "parse-names" : false, "suffix" : "" }, { "dropping-particle" : "", "family" : "Bacmeister", "given" : "J T", "non-dropping-particle" : "", "parse-names" : false, "suffix" : "" }, { "dropping-particle" : "", "family" : "Neale", "given" : "R B", "non-dropping-particle" : "", "parse-names" : false, "suffix" : "" }, { "dropping-particle" : "", "family" : "Pendergrass", "given" : "A G", "non-dropping-particle" : "", "parse-names" : false, "suffix" : "" }, { "dropping-particle" : "", "family" : "Danabasoglu", "given" : "G", "non-dropping-particle" : "", "parse-names" : false, "suffix" : "" }, { "dropping-particle" : "", "family" : "Lamarque", "given" : "J.\u2010F.", "non-dropping-particle" : "", "parse-names" : false, "suffix" : "" }, { "dropping-particle" : "", "family" : "Fasullo", "given" : "J T", "non-dropping-particle" : "", "parse-names" : false, "suffix" : "" }, { "dropping-particle" : "", "family" : "Bailey", "</w:instrText>
      </w:r>
      <w:r w:rsidR="00E81B0B" w:rsidRPr="008D0499">
        <w:rPr>
          <w:rFonts w:cs="Times New Roman"/>
          <w:lang w:val="en-US"/>
        </w:rPr>
        <w:instrText>given" : "D A", "non-dropping-particle" : "", "parse-names" : false, "suffix" : "" }, { "dropping-particle" : "", "family" : "Lawrence", "given" : "D M", "non-dropping-particle" : "", "parse-names" : false, "suffix" : "" }, { "dropping-particle" : "", "family" : "Mills", "given" : "M J", "non-dropping-particle" : "", "parse-names" : false, "suffix" : "" } ], "container-title" : "Geophysical Research Letters", "id" : "ITEM-3", "issue" : "14", "issued" : { "date-parts" : [ [ "2019" ] ] }, "page" : "8329-8337", "publisher" : "Wiley Online Library", "title" : "High Climate Sensitivity in the Community Earth System Model Version 2 (CESM2)", "translator" : [ { "dropping-particle" : "", "family" : "H3594", "given" : "", "non-dropping-particle" : "", "parse-names" : false, "suffix" : "" } ], "type" : "article-journal", "volume" : "46" }, "uris" : [ "http://www.mendeley.com/documents/?uuid=586d92ec-3df2-43a4-9d0a-a32e8be7690f" ] } ], "mendeley" : { "formattedCitation" : "(Gettelman and Sherwood, 2016; Zhao et al., 2018; Gettelman et al., 2019)", "manualFormatting" : "(Gettelman and Sherwood, 2016; Zhao et al., 2018; Gettelman et al., 2019)", "plainTextFormattedCitation" : "(Gettelman and Sherwood, 2016; Zhao et al., 2018; Gettelman et al., 2019)", "previouslyFormattedCitation" : "(Gettelman and Sherwood, 2016; Zhao et al., 2018; Gettelman et al., 2019)" }, "properties" : { "noteIndex" : 0 }, "schema" : "https://github.com/citation-style-language/schema/raw/master/csl-citation.json" }</w:instrText>
      </w:r>
      <w:r w:rsidRPr="003A0C0D">
        <w:rPr>
          <w:rFonts w:cs="Times New Roman"/>
        </w:rPr>
        <w:fldChar w:fldCharType="separate"/>
      </w:r>
      <w:ins w:id="5521" w:author="Robin Matthews" w:date="2021-05-18T16:06:00Z">
        <w:del w:id="5522" w:author="Ian Blenkinsop" w:date="2021-07-08T13:13:00Z">
          <w:r w:rsidR="00602365" w:rsidDel="0026745F">
            <w:rPr>
              <w:rFonts w:cs="Times New Roman"/>
              <w:noProof/>
              <w:lang w:val="en-GB"/>
            </w:rPr>
            <w:delText>(</w:delText>
          </w:r>
        </w:del>
        <w:r w:rsidR="00602365">
          <w:rPr>
            <w:rFonts w:cs="Times New Roman"/>
            <w:noProof/>
            <w:lang w:val="en-GB"/>
          </w:rPr>
          <w:t>Gettelman and Sherwood, 2016; Zhao et al., 2018; Gettelman et al., 2019)</w:t>
        </w:r>
      </w:ins>
      <w:del w:id="5523" w:author="Robin Matthews" w:date="2021-05-18T16:06:00Z">
        <w:r w:rsidRPr="000128A3" w:rsidDel="00602365">
          <w:rPr>
            <w:rFonts w:cs="Times New Roman"/>
            <w:noProof/>
            <w:lang w:val="en-GB"/>
          </w:rPr>
          <w:delText>(Gettelman and Sherwood, 2016; Zhao et al., 2018; Gettelman et al., 2019)</w:delText>
        </w:r>
      </w:del>
      <w:r w:rsidRPr="003A0C0D">
        <w:rPr>
          <w:rFonts w:cs="Times New Roman"/>
        </w:rPr>
        <w:fldChar w:fldCharType="end"/>
      </w:r>
      <w:r w:rsidRPr="000128A3">
        <w:rPr>
          <w:rFonts w:cs="Times New Roman"/>
          <w:lang w:val="en-GB"/>
        </w:rPr>
        <w:t>.</w:t>
      </w:r>
      <w:r w:rsidRPr="000128A3">
        <w:rPr>
          <w:rFonts w:cs="Times New Roman"/>
          <w:color w:val="FF0000"/>
          <w:lang w:val="en-GB"/>
        </w:rPr>
        <w:t xml:space="preserve"> </w:t>
      </w:r>
      <w:del w:id="5524" w:author="Ian Blenkinsop" w:date="2021-07-08T13:13:00Z">
        <w:r w:rsidRPr="000128A3" w:rsidDel="0026745F">
          <w:rPr>
            <w:rFonts w:cs="Times New Roman"/>
            <w:lang w:val="en-GB"/>
          </w:rPr>
          <w:delText xml:space="preserve">See also Chapter 6, section 6.4. </w:delText>
        </w:r>
      </w:del>
      <w:r w:rsidRPr="000128A3">
        <w:rPr>
          <w:rFonts w:cs="Times New Roman"/>
          <w:lang w:val="en-GB"/>
        </w:rPr>
        <w:t xml:space="preserve">The treatment of droplet size and mixed-phase clouds (liquid and ice) was found to lead to changes in </w:t>
      </w:r>
      <w:ins w:id="5525" w:author="Ian Blenkinsop" w:date="2021-07-08T13:13:00Z">
        <w:r w:rsidR="0026745F">
          <w:rPr>
            <w:rFonts w:cs="Times New Roman"/>
            <w:lang w:val="en-GB"/>
          </w:rPr>
          <w:t xml:space="preserve">the </w:t>
        </w:r>
      </w:ins>
      <w:r w:rsidRPr="000128A3">
        <w:rPr>
          <w:rFonts w:cs="Times New Roman"/>
          <w:lang w:val="en-GB"/>
        </w:rPr>
        <w:t>climate sensitivit</w:t>
      </w:r>
      <w:r w:rsidR="00704677">
        <w:rPr>
          <w:rFonts w:cs="Times New Roman"/>
          <w:lang w:val="en-GB"/>
        </w:rPr>
        <w:t>y</w:t>
      </w:r>
      <w:r w:rsidRPr="000128A3">
        <w:rPr>
          <w:rFonts w:cs="Times New Roman"/>
          <w:lang w:val="en-GB"/>
        </w:rPr>
        <w:t xml:space="preserve"> </w:t>
      </w:r>
      <w:r w:rsidR="00704677">
        <w:rPr>
          <w:rFonts w:cs="Times New Roman"/>
          <w:lang w:val="en-GB"/>
        </w:rPr>
        <w:t>(</w:t>
      </w:r>
      <w:del w:id="5526" w:author="Ian Blenkinsop" w:date="2021-07-08T13:13:00Z">
        <w:r w:rsidR="00704677" w:rsidDel="0026745F">
          <w:rPr>
            <w:rFonts w:cs="Times New Roman"/>
            <w:lang w:val="en-GB"/>
          </w:rPr>
          <w:delText>Annex VII:</w:delText>
        </w:r>
      </w:del>
      <w:del w:id="5527" w:author="Ian Blenkinsop" w:date="2021-07-12T14:54:00Z">
        <w:r w:rsidR="00704677" w:rsidDel="00FC7F8F">
          <w:rPr>
            <w:rFonts w:cs="Times New Roman"/>
            <w:lang w:val="en-GB"/>
          </w:rPr>
          <w:delText xml:space="preserve"> </w:delText>
        </w:r>
      </w:del>
      <w:r w:rsidR="00704677">
        <w:rPr>
          <w:rFonts w:cs="Times New Roman"/>
          <w:lang w:val="en-GB"/>
        </w:rPr>
        <w:t xml:space="preserve">Glossary) </w:t>
      </w:r>
      <w:r w:rsidRPr="000128A3">
        <w:rPr>
          <w:rFonts w:cs="Times New Roman"/>
          <w:lang w:val="en-GB"/>
        </w:rPr>
        <w:t xml:space="preserve">of some models between AR5 and AR6 </w:t>
      </w:r>
      <w:ins w:id="5528" w:author="Ian Blenkinsop" w:date="2021-07-08T13:14:00Z">
        <w:r w:rsidR="0026745F">
          <w:rPr>
            <w:rFonts w:cs="Times New Roman"/>
            <w:lang w:val="en-GB"/>
          </w:rPr>
          <w:t>(</w:t>
        </w:r>
        <w:r w:rsidR="0026745F">
          <w:rPr>
            <w:rFonts w:cs="Times New Roman"/>
          </w:rPr>
          <w:t>S</w:t>
        </w:r>
        <w:r w:rsidR="0026745F" w:rsidRPr="00683028">
          <w:rPr>
            <w:rFonts w:cs="Times New Roman"/>
          </w:rPr>
          <w:t>ection 7.4</w:t>
        </w:r>
        <w:r w:rsidR="0026745F">
          <w:rPr>
            <w:rFonts w:cs="Times New Roman"/>
          </w:rPr>
          <w:t xml:space="preserve">; </w:t>
        </w:r>
      </w:ins>
      <w:r w:rsidRPr="003A0C0D">
        <w:rPr>
          <w:rFonts w:cs="Times New Roman"/>
        </w:rPr>
        <w:fldChar w:fldCharType="begin" w:fldLock="1"/>
      </w:r>
      <w:ins w:id="5529" w:author="Robin Matthews" w:date="2021-05-18T18:07:00Z">
        <w:r w:rsidR="006053B8">
          <w:rPr>
            <w:rFonts w:cs="Times New Roman"/>
            <w:lang w:val="en-GB"/>
          </w:rPr>
          <w:instrText>ADDIN CSL_CITATION { "citationItems" : [ { "id" : "ITEM-1", "itemData" : { "DOI" : "10.1029/2019MS001688", "abstract" : "Abstract We analyze the atmospheric processes that explain the large changes in radiative feedbacks between the two latest climate configurations of the Hadley Centre Global Environmental model. We use a large set of atmosphere-only climate change simulations (amip and amip-p4K) to separate the contributions to the differences in feedback parameter from all the atmospheric model developments between the two latest model configurations. We show that the differences are mostly driven by changes in the shortwave cloud radiative feedback in the midlatitudes, mainly over the Southern Ocean. Two new schemes explain most of the differences: the introduction of a new aerosol scheme and the development of a new mixed-phase cloud scheme. Both schemes reduce the strength of the preexisting shortwave negative cloud feedback in the midlatitudes. The new aerosol scheme dampens a strong aerosol-cloud interaction, and it also suppresses a negative clear-sky shortwave feedback. The mixed-phase scheme increases the amount of cloud liquid water path (LWP) in the present day and reduces the increase in LWP with warming. Both changes contribute to reducing the negative radiative feedback of the increase of LWP in the warmer climate. The mixed-phase scheme also enhances a strong, preexisting, positive cloud fraction feedback. We assess the realism of the changes by comparing present-day simulations against observations and discuss avenues that could help constrain the relevant processes.", "author" : [ { "dropping-particle" : "", "family" : "Bodas-Salcedo", "given" : "A", "non-dropping-particle" : "", "parse-names" : false, "suffix" : "" }, { "dropping-particle" : "", "family" : "Mulcahy", "given" : "J P", "non-dropping-particle" : "", "parse-names" : false, "suffix" : "" }, { "dropping-particle" : "", "family" : "Andrews", "given" : "T", "non-dropping-particle" : "", "parse-names" : false, "suffix" : "" }, { "dropping-particle" : "", "family" : "Williams", "given" : "K D", "non-dropping-particle" : "", "parse-names" : false, "suffix" : "" }, { "dropping-particle" : "", "family" : "Ringer", "given" : "M A", "non-dropping-particle" : "", "parse-names" : false, "suffix" : "" }, { "dropping-particle" : "", "family" : "Field", "given" : "P R", "non-dropping-particle" : "", "parse-names" : false, "suffix" : "" }, { "dropping-particle" : "", "family" : "Elsaesser", "given" : "G S", "non-dropping-particle" : "", "parse-names" : false, "suffix" : "" } ], "container-title" : "Journal of Advances in Modeling Earth Systems", "id" : "ITEM-1", "issue" : "6", "issued" : { "date-parts" : [ [ "2019" ] ] }, "page" : "1735-1758", "title" : "Strong Dependence of Atmospheric Feedbacks on Mixed-Phase Microphysics and Aerosol-Cloud Interactions in HadGEM3", "translator" : [ { "dropping-particle" : "", "family" : "H4218", "given" : "", "non-dropping-particle" : "", "parse-names" : false, "suffix" : "" } ], "type" : "article-journal", "volume" : "11" }, "uris" : [ "http://www.mendeley.com/documents/?uuid=19c685f7-1c62-43eb-8384-0afb2c72db8d" ] }, { "id" : "ITEM-2", "itemData" : { "DOI" : "10.1029/2019GL083978", "ISSN" : "0094-8276", "abstract" : "The Community Earth System Model Version 2 (CESM2) has an equilibrium climate sensitivity (ECS) of 5.3 K. ECS is an emergent property of both climate feedbacks and aerosol forcing. The increase in ECS over the previous version (CESM1) is the result of cloud feedbacks. Interim versions of CESM2 had a land model that damped ECS. Part of the ECS change results from evolving the model configuration to reproduce the long\u2010term trend of global and regional surface temperature over the twentieth century in response to climate forcings. Changes made to reduce sensitivity to aerosols also impacted cloud feedbacks, which significantly influence ECS. CESM2 simulations compare very well to observations of present climate. It is critical to understand whether the high ECS, outside the best estimate range of 1.5\u20134.5 K, is plausible. The Community Earth System Model Version 2 (CESM2) has an Equilibrium Climate Sensitivity (ECS) of 5.3 K ECS change is mostly due to atmospheric cloud feedbacks, with land surface impacts in intermediate versions Processes that impact ECS through cloud feedbacks also impact aerosol forcing of climate", "author" : [ { "dropping-particle" : "", "family" : "Gettelman", "given" : "A", "non-dropping-particle" : "", "parse-names" : false, "suffix" : "" }, { "dropping-particle" : "", "family" : "Hannay", "given" : "C", "non-dropping-particle" : "", "parse-names" : false, "suffix" : "" }, { "dropping-particle" : "", "family" : "Bacmeister", "given" : "J T", "non-dropping-particle" : "", "parse-names" : false, "suffix" : "" }, { "dropping-particle" : "", "family" : "Neale", "given" : "R B", "non-dropping-particle" : "", "parse-names" : false, "suffix" : "" }, { "dropping-particle" : "", "family" : "Pendergrass", "given" : "A G", "non-dropping-particle" : "", "parse-names" : false, "suffix" : "" }, { "dropping-particle" : "", "family" : "Danabasoglu", "given" : "G", "non-dropping-particle" : "", "parse-names" : false, "suffix" : "" }, { "dropping-particle" : "", "family" : "Lamarque", "given" : "J.\u2010F.", "non-dropping-particle" : "", "parse-names" : false, "suffix" : "" }, { "dropping-particle" : "", "family" : "Fasullo", "given" : "J T", "non-dropping-particle" : "", "parse-names" : false, "suffix" : "" }, { "dropping-particle" : "", "family" : "Bailey", "given" : "D A", "non-dropping-particle" : "", "parse-names" : false, "suffix" : "" }, { "dropping-particle" : "", "family" : "Lawrence", "given" : "D M", "non-dropping-particle" : "", "parse-names" : false, "suffix" : "" }, { "dropping-particle" : "", "family" : "Mills", "given" : "M J", "non-dropping-particle" : "", "parse-names" : false, "suffix" : "" } ], "container-title" : "Geophysical Research Letters", "id" : "ITEM-2", "issue" : "14", "issued" : { "date-parts" : [ [ "2019" ] ] }, "page" : "8329-8337", "publisher" : "Wiley Online Library", "title" : "High Climate Sensitivity in the Community Earth System Model Version 2 (CESM2)", "translator" : [ { "dropping-particle" : "", "family" : "H3594", "given" : "", "non-dropping-particle" : "", "parse-names" : false, "suffix" : "" } ], "type" : "article-journal", "volume" : "46" }, "uris" : [ "http://www.mendeley.com/documents/?uuid=586d92ec-3df2-43a4-9d0a-a32e8be7690f" ] }, { "id" : "ITEM-3", "itemData" : { "DOI" : "10.1029/2019GL085782", "abstract" : "Abstract Equilibrium climate sensitivity, the global surface temperature response to CO doubling, has been persistently uncertain. Recent consensus places it likely within 1.5\u20134.5 K. Global climate models (GCMs), which attempt to represent all relevant physical processes, provide the most direct means of estimating climate sensitivity via CO quadrupling experiments. Here we show that the closely related effective climate sensitivity has increased substantially in Coupled Model Intercomparison Project phase 6 (CMIP6), with values spanning 1.8\u20135.6 K across 27 GCMs and exceeding 4.5 K in 10 of them. This (statistically insignificant) increase is primarily due to stronger positive cloud feedbacks from decreasing extratropical low cloud coverage and albedo. Both of these are tied to the physical representation of clouds which in CMIP6 models lead to weaker responses of extratropical low cloud cover and water content to unforced variations in surface temperature. Establishing the plausibility of these higher sensitivity models is imperative given their implied societal ramifications.", "author" : [ { "dropping-particle" : "", "family" : "Zelinka", "given" : "Mark D", "non-dropping-particle" : "", "parse-names" : false, "suffix" : "" }, { "dropping-particle" : "", "family" : "Myers", "given" : "Timothy A", "non-dropping-particle" : "", "parse-names" : false, "suffix" : "" }, { "dropping-particle" : "", "family" : "McCoy", "given" : "Daniel T", "non-dropping-particle" : "", "parse-names" : false, "suffix" : "" }, { "dropping-particle" : "", "family" : "Po-Chedley", "given" : "Stephen", "non-dropping-particle" : "", "parse-names" : false, "suffix" : "" }, { "dropping-particle" : "", "family" : "Caldwell", "given" : "Peter M", "non-dropping-particle" : "", "parse-names" : false, "suffix" : "" }, { "dropping-particle" : "", "family" : "Ceppi", "given" : "Paulo", "non-dropping-particle" : "", "parse-names" : false, "suffix" : "" }, { "dropping-particle" : "", "family" : "Klein", "given" : "Stephen A", "non-dropping-particle" : "", "parse-names" : false, "suffix" : "" }, { "dropping-particle" : "", "family" : "Taylor", "given" : "Karl E", "non-dropping-particle" : "", "parse-names" : false, "suffix" : "" } ], "container-title" : "Geophysical Research Letters", "id" : "ITEM-3", "issue" : "1", "issued" : { "date-parts" : [ [ "2020" ] ] }, "note" : "e2019GL085782 10.1029/2019GL085782", "page" : "e2019GL085782", "title" : "Causes of Higher Climate Sensitivity in CMIP6 Models", "translator" : [ { "dropping-particle" : "", "family" : "H2049", "given" : "", "non-dropping-particle" : "", "parse-names" : false, "suffix" : "" } ], "type" : "article-journal", "volume" : "47" }, "uris" : [ "http://www.mendeley.com/documents/?uuid=2cf92a8f-4bf8-4481-a1de-e11ef7cd6f37" ] } ], "mendeley" : { "formattedCitation" : "(Bodas-Salcedo et al., 2019; Gettelman et al., 2019; Zelinka et al., 2020)", "manualFormatting" : "(Bodas-Salcedo et al., 2019; Gettelman et al., 2019; Zelinka et al., 2020", "plainTextFormattedCitation" : "(Bodas-Salcedo et al., 2019; Gettelman et al., 2019; Zelinka et al., 2020)", "previouslyFormattedCitation" : "(Bodas-Salcedo et al., 2019; Gettelman et al., 2019; Zelinka et al., 2020)" }, "properties" : { "noteIndex" : 0 }, "schema" : "https://github.com/citation-style-language/schema/raw/master/csl-citation.json" }</w:instrText>
        </w:r>
      </w:ins>
      <w:del w:id="5530" w:author="Robin Matthews" w:date="2021-05-18T18:07:00Z">
        <w:r w:rsidR="00E81B0B" w:rsidDel="006053B8">
          <w:rPr>
            <w:rFonts w:cs="Times New Roman"/>
            <w:lang w:val="en-GB"/>
          </w:rPr>
          <w:delInstrText xml:space="preserve">ADDIN CSL_CITATION { "citationItems" : [ { "id" : "ITEM-1", "itemData" : { "DOI" : "10.1029/2019MS001688", "abstract" : "Abstract We analyze the atmospheric processes that explain the large changes in radiative feedbacks between the two latest climate configurations of the Hadley Centre Global Environmental model. We use a large set of atmosphere-only climate change simulations (amip and amip-p4K) to separate the contributions to the differences in feedback parameter from all the atmospheric model developments between the two latest model configurations. We show that the differences are mostly driven by changes in the shortwave cloud radiative feedback in the midlatitudes, mainly over the Southern Ocean. Two new schemes explain most of the differences: the introduction of a new aerosol scheme and the development of a new mixed-phase cloud scheme. Both schemes reduce the strength of the preexisting shortwave negative cloud feedback in the midlatitudes. The new aerosol scheme dampens a strong aerosol-cloud interaction, and it also suppresses a negative clear-sky shortwave feedback. The mixed-phase scheme increases the amount of cloud liquid water path (LWP) in the present day and reduces the increase in LWP with warming. Both changes contribute to reducing the negative radiative feedback of the increase of LWP in the warmer climate. The mixed-phase scheme also enhances a strong, preexisting, positive cloud fraction feedback. We assess the realism of the changes by comparing present-day simulations against observations and discuss avenues that could help constrain the relevant processes.", "author" : [ { "dropping-particle" : "", "family" : "Bodas-Salcedo", "given" : "A", "non-dropping-particle" : "", "parse-names" : false, "suffix" : "" }, { "dropping-particle" : "", "family" : "Mulcahy", "given" : "J P", "non-dropping-particle" : "", "parse-names" : false, "suffix" : "" }, { "dropping-particle" : "", "family" : "Andrews", "given" : "T", "non-dropping-particle" : "", "parse-names" : false, "suffix" : "" }, { "dropping-particle" : "", "family" : "Williams", "given" : "K D", "non-dropping-particle" : "", "parse-names" : false, "suffix" : "" }, { "dropping-particle" : "", "family" : "Ringer", "given" : "M A", "non-dropping-particle" : "", "parse-names" : false, "suffix" : "" }, { "dropping-particle" : "", "family" : "Field", "given" : "P R", "non-dropping-particle" : "", "parse-names" : false, "suffix" : "" }, { "dropping-particle" : "", "family" : "Elsaesser", "given" : "G S", "non-dropping-particle" : "", "parse-names" : false, "suffix" : "" } ], "container-title" : "Journal of Advances in Modeling Earth Systems", "id" : "ITEM-1", "issue" : "6", "issued" : { "date-parts" : [ [ "2019" ] ] }, "page" : "1735-1758", "title" : "Strong Dependence of Atmospheric Feedbacks on Mixed-Phase Microphysics and Aerosol-Cloud Interactions in HadGEM3", "translator" : [ { "dropping-particle" : "", "family" : "H4218", "given" : "", "non-dropping-particle" : "", "parse-names" : false, "suffix" : "" } ], "type" : "article-journal", "volume" : "11" }, "uris" : [ "http://www.mendeley.com/documents/?uuid=19c685f7-1c62-43eb-8384-0afb2c72db8d" ] }, { "id" : "ITEM-2", "itemData" : { "DOI" : "10.1029/2019GL083978", "ISSN" : "0094-8276", "abstract" : "The Community Earth System Model Version 2 (CESM2) has an equilibrium climate sensitivity (ECS) of 5.3 K. ECS is an emergent property of both climate feedbacks and aerosol forcing. The increase in ECS over the previous version (CESM1) is the result of cloud feedbacks. Interim versions of CESM2 had a land model that damped ECS. Part of the ECS change results from evolving the model configuration to reproduce the long\u2010term trend of global and regional surface temperature over the twentieth century in response to climate forcings. Changes made to reduce sensitivity to aerosols also impacted cloud feedbacks, which significantly influence ECS. CESM2 simulations compare very well to observations of present climate. It is critical to understand whether the high ECS, outside the best estimate range of 1.5\u20134.5 K, is plausible. The Community Earth System Model Version 2 (CESM2) has an Equilibrium Climate Sensitivity (ECS) of 5.3 K ECS change is mostly due to atmospheric cloud feedbacks, with land surface impacts in intermediate versions Processes that impact ECS through cloud feedbacks also impact aerosol forcing of climate", "author" : [ { "dropping-particle" : "", "family" : "Gettelman", "given" : "A", "non-dropping-particle" : "", "parse-names" : false, "suffix" : "" }, { "dropping-particle" : "", "family" : "Hannay", "given" : "C", "non-dropping-particle" : "", "parse-names" : false, "suffix" : "" }, { "dropping-particle" : "", "family" : "Bacmeister", "given" : "J T", "non-dropping-particle" : "", "parse-names" : false, "suffix" : "" }, { "dropping-particle" : "", "family" : "Neale", "given" : "R B", "non-dropping-particle" : "", "parse-names" : false, "suffix" : "" }, { "dropping-particle" : "", "family" : "Pendergrass", "given" : "A G", "non-dropping-particle" : "", "parse-names" : false, "suffix" : "" }, { "dropping-particle" : "", "family" : "Danabasoglu", "given" : "G", "non-dropping-particle" : "", "parse-names" : false, "suffix" : "" }, { "dropping-particle" : "", "family" : "Lamarque", "given" : "J.\u2010F.", "non-dropping-particle" : "", "parse-names" : false, "suffix" : "" }, { "dropping-particle" : "", "family" : "Fasullo", "given" : "J T", "non-dropping-particle" : "", "parse-names" : false, "suffix" : "" }, { "dropping-particle" : "", "family" : "Bailey", "given" : "D A", "non-dropping-particle" : "", "parse-names" : false, "suffix" : "" }, { "dropping-particle" : "", "family" : "Lawrence", "given" : "D M", "non-dropping-particle" : "", "parse-names" : false, "suffix" : "" }, { "dropping-particle" : "", "family" : "Mills", "given" : "M J", "non-dropping-particle" : "", "parse-names" : false, "suffix" : "" } ], "container-title" : "Geophysical Research Letters", "id" : "ITEM-2", "issue" : "14", "issued" : { "date-parts" : [ [ "2019" ] ] }, "page" : "8329-8337", "publisher" : "Wiley Online Library", "title" : "High Climate Sensitivity in the Community Earth System Model Version 2 (CESM2)", "translator" : [ { "dropping-particle" : "", "family" : "H3594", "given" : "", "non-dropping-particle" : "", "parse-names" : false, "suffix" : "" } ], "type" : "article-journal", "volume" : "46" }, "uris" : [ "http://www.mendeley.com/documents/?uuid=586d92ec-3df2-43a4-9d0a-a32e8be7690f" ] }, { "id" : "ITEM-3", "itemData" : { "DOI" : "10.1029/2019GL085782", "abstract" : "Abstract Equilibrium climate sensitivity, the global surface temperature response to CO doubling, has been persistently uncertain. Recent consensus places it likely within 1.5\u20134.5 K. Global climate models (GCMs), which attempt to represent all relevant physical processes, provide the most direct means of estimating climate sensitivity via CO quadrupling experiments. Here we show that the closely related effective climate sensitivity has increased substantially in Coupled Model Intercomparison Project phase 6 (CMIP6), with values spanning 1.8\u20135.6 K across 27 GCMs and exceeding 4.5 K in 10 of them. This (statistically insignificant) increase is primarily due to stronger positive cloud feedbacks from decreasing extratropical low cloud coverage and albedo. Both of these are tied to the physical representation of clouds which in CMIP6 models lead to weaker responses of extratropical low cloud cover and water content to unforced variations in surface temperature. Establishing the plausibility of these higher sensitivity models is imperative given their implied societal ramifications.", "author" : [ { "dropping-particle" : "", "family" : "Zelinka", "given" : "Mark D", "non-dropping-particle" : "", "parse-names" : false, "suffix" : "" }, { "dropping-particle" : "", "family" : "Myers", "given" : "Timothy A", "non-dropping-particle" : "", "parse-names" : false, "suffix" : "" }, { "dropping-particle" : "", "family" : "McCoy", "given" : "Daniel T", "non-dropping-particle" : "", "parse-names" : false, "suffix" : "" }, { "dropping-particle" : "", "family" : "Po-Chedley", "given" : "Stephen", "non-dropping-particle" : "", "parse-names" : false, "suffix" : "" }, { "dropping-particle" : "", "family" : "Caldwell", "given" : "Peter M", "non-dropping-particle" : "", "parse-names" : false, "suffix" : "" }, { "dropping-particle" : "", "family" : "Ceppi", </w:delInstrText>
        </w:r>
        <w:r w:rsidR="00E81B0B" w:rsidRPr="00A1237E" w:rsidDel="006053B8">
          <w:rPr>
            <w:rFonts w:cs="Times New Roman"/>
          </w:rPr>
          <w:delInstrText>"given" : "Paulo", "non-dropping-particle" : "", "parse-names" : false, "suffix" : "" }, { "dropping-particle" : "", "family" : "Klein", "given" : "Stephen A", "non-dropping-particle" : "", "parse-names" : false, "suffix" : "" }, { "dropping-particle" : "", "family" : "Taylor", "given" : "Karl E", "non-dropping-particle" : "", "parse-names" : false, "suffix" : "" } ], "container-title" : "Geophysical Research Letters", "id" : "ITEM-3", "issue" : "1", "issued" : { "date-parts" : [ [ "2020" ] ] }, "note" : "e2019GL085782 10.1029/2019GL085782", "page" : "e2019GL085782", "title" : "Causes of Higher Climate Sensitivity in CMIP6 Models", "translator" : [ { "dropping-particle" : "", "family" : "H2049", "given" : "", "non-dropping-particle" : "", "parse-names" : false, "suffix" : "" } ], "type" : "article-journal", "volume" : "47" }, "uris" : [ "http://www.mendeley.com/documents/?uuid=2cf92a8f-4bf8-4481-a1de-e11ef7cd6f37" ] } ], "mendeley" : { "formattedCitation" : "(Bodas-Salcedo et al., 2019; Gettelman et al., 2019; Zelinka et al., 2020)", "manualFormatting" : "(Bodas-Salcedo et al., 2019; Gettelman et al., 2019; Zelinka et al., 2020,", "plainTextFormattedCitation" : "(Bodas-Salcedo et al., 2019; Gettelman et al., 2019; Zelinka et al., 2020)", "previouslyFormattedCitation" : "(Bodas-Salcedo et al., 2019; Gettelman et al., 2019; Zelinka et al., 2020)" }, "properties" : { "noteIndex" : 0 }, "schema" : "https://github.com/citation-style-language/schema/raw/master/csl-citation.json" }</w:delInstrText>
        </w:r>
      </w:del>
      <w:r w:rsidRPr="003A0C0D">
        <w:rPr>
          <w:rFonts w:cs="Times New Roman"/>
        </w:rPr>
        <w:fldChar w:fldCharType="separate"/>
      </w:r>
      <w:ins w:id="5531" w:author="Robin Matthews" w:date="2021-05-18T16:06:00Z">
        <w:del w:id="5532" w:author="Ian Blenkinsop" w:date="2021-07-08T13:14:00Z">
          <w:r w:rsidR="00602365" w:rsidDel="0026745F">
            <w:rPr>
              <w:rFonts w:cs="Times New Roman"/>
              <w:noProof/>
            </w:rPr>
            <w:delText>(</w:delText>
          </w:r>
        </w:del>
        <w:r w:rsidR="00602365">
          <w:rPr>
            <w:rFonts w:cs="Times New Roman"/>
            <w:noProof/>
          </w:rPr>
          <w:t>Bodas-Salcedo et al., 2019; Gettelman et al., 2019; Zelinka et al., 2020</w:t>
        </w:r>
      </w:ins>
      <w:del w:id="5533" w:author="Robin Matthews" w:date="2021-05-18T16:06:00Z">
        <w:r w:rsidRPr="00683028" w:rsidDel="00602365">
          <w:rPr>
            <w:rFonts w:cs="Times New Roman"/>
            <w:noProof/>
          </w:rPr>
          <w:delText>(Bodas-Salcedo et al., 2019; Gettelman et al., 2019; Zelinka et al., 2020,</w:delText>
        </w:r>
      </w:del>
      <w:r w:rsidRPr="003A0C0D">
        <w:rPr>
          <w:rFonts w:cs="Times New Roman"/>
        </w:rPr>
        <w:fldChar w:fldCharType="end"/>
      </w:r>
      <w:ins w:id="5534" w:author="Robin Matthews" w:date="2021-05-18T18:07:00Z">
        <w:del w:id="5535" w:author="Ian Blenkinsop" w:date="2021-07-08T13:14:00Z">
          <w:r w:rsidR="006053B8" w:rsidDel="0026745F">
            <w:rPr>
              <w:rFonts w:cs="Times New Roman"/>
            </w:rPr>
            <w:delText>;</w:delText>
          </w:r>
        </w:del>
      </w:ins>
      <w:del w:id="5536" w:author="Ian Blenkinsop" w:date="2021-07-08T13:14:00Z">
        <w:r w:rsidRPr="00A604ED" w:rsidDel="0026745F">
          <w:rPr>
            <w:rFonts w:cs="Times New Roman"/>
          </w:rPr>
          <w:delText xml:space="preserve"> </w:delText>
        </w:r>
      </w:del>
      <w:del w:id="5537" w:author="Ian Blenkinsop" w:date="2021-07-08T13:13:00Z">
        <w:r w:rsidRPr="00A604ED" w:rsidDel="0026745F">
          <w:rPr>
            <w:rFonts w:cs="Times New Roman"/>
          </w:rPr>
          <w:delText xml:space="preserve">Chapter 7, </w:delText>
        </w:r>
      </w:del>
      <w:del w:id="5538" w:author="Ian Blenkinsop" w:date="2021-07-08T13:14:00Z">
        <w:r w:rsidDel="0026745F">
          <w:rPr>
            <w:rFonts w:cs="Times New Roman"/>
          </w:rPr>
          <w:delText>S</w:delText>
        </w:r>
        <w:r w:rsidRPr="00683028" w:rsidDel="0026745F">
          <w:rPr>
            <w:rFonts w:cs="Times New Roman"/>
          </w:rPr>
          <w:delText>ection 7.4</w:delText>
        </w:r>
      </w:del>
      <w:r w:rsidRPr="00683028">
        <w:rPr>
          <w:rFonts w:cs="Times New Roman"/>
        </w:rPr>
        <w:t xml:space="preserve">). </w:t>
      </w:r>
    </w:p>
    <w:p w14:paraId="11F300A2" w14:textId="77777777" w:rsidR="006409E5" w:rsidRPr="00683028" w:rsidRDefault="006409E5" w:rsidP="006409E5">
      <w:pPr>
        <w:pStyle w:val="AR6BodyText"/>
      </w:pPr>
    </w:p>
    <w:p w14:paraId="326BF96E" w14:textId="0660BDC6" w:rsidR="006409E5" w:rsidRPr="000128A3" w:rsidRDefault="006409E5" w:rsidP="006409E5">
      <w:pPr>
        <w:pStyle w:val="AR6BodyText"/>
        <w:rPr>
          <w:lang w:val="en-GB"/>
        </w:rPr>
      </w:pPr>
      <w:r w:rsidRPr="000128A3">
        <w:rPr>
          <w:rFonts w:cs="Times New Roman"/>
          <w:lang w:val="en-GB"/>
        </w:rPr>
        <w:t>The representation of ocean and cryosphere processes</w:t>
      </w:r>
      <w:r w:rsidRPr="000128A3">
        <w:rPr>
          <w:rFonts w:cs="Times New Roman"/>
          <w:b/>
          <w:lang w:val="en-GB"/>
        </w:rPr>
        <w:t xml:space="preserve"> </w:t>
      </w:r>
      <w:r w:rsidRPr="000128A3">
        <w:rPr>
          <w:rFonts w:cs="Times New Roman"/>
          <w:lang w:val="en-GB"/>
        </w:rPr>
        <w:t>has also evolved significantly since CMIP5.</w:t>
      </w:r>
      <w:r w:rsidRPr="000128A3">
        <w:rPr>
          <w:rFonts w:cs="Times New Roman"/>
          <w:b/>
          <w:lang w:val="en-GB"/>
        </w:rPr>
        <w:t xml:space="preserve"> </w:t>
      </w:r>
      <w:r w:rsidRPr="000128A3">
        <w:rPr>
          <w:rFonts w:cs="Times New Roman"/>
          <w:lang w:val="en-GB"/>
        </w:rPr>
        <w:t xml:space="preserve">The explicit representation of ocean eddies, due to increased grid resolution (typically, from 1° to </w:t>
      </w:r>
      <w:commentRangeStart w:id="5539"/>
      <w:r w:rsidRPr="000128A3">
        <w:rPr>
          <w:rFonts w:cs="Times New Roman"/>
          <w:lang w:val="en-GB"/>
        </w:rPr>
        <w:t>¼</w:t>
      </w:r>
      <w:commentRangeEnd w:id="5539"/>
      <w:r w:rsidR="0026745F">
        <w:rPr>
          <w:rStyle w:val="CommentReference"/>
        </w:rPr>
        <w:commentReference w:id="5539"/>
      </w:r>
      <w:r w:rsidRPr="000128A3">
        <w:rPr>
          <w:rFonts w:cs="Times New Roman"/>
          <w:lang w:val="en-GB"/>
        </w:rPr>
        <w:t xml:space="preserve">°), is a major advance in a number of CMIP6 ocean model components </w:t>
      </w:r>
      <w:r w:rsidRPr="003A0C0D">
        <w:rPr>
          <w:rFonts w:cs="Times New Roman"/>
        </w:rPr>
        <w:fldChar w:fldCharType="begin" w:fldLock="1"/>
      </w:r>
      <w:ins w:id="5540" w:author="Robin Matthews" w:date="2021-05-18T18:08:00Z">
        <w:r w:rsidR="006053B8">
          <w:rPr>
            <w:rFonts w:cs="Times New Roman"/>
            <w:lang w:val="en-GB"/>
          </w:rPr>
          <w:instrText>ADDIN CSL_CITATION { "citationItems" : [ { "id" : "ITEM-1", "itemData" : { "DOI" : "10.1016/j.ocemod.2017.11.002", "ISSN" : "14635003", "author" : [ { "dropping-particle" : "", "family" : "Hewitt", "given" : "Helene T", "non-dropping-particle" : "", "parse-names" : false, "suffix" : "" }, { "dropping-particle" : "", "family" : "Bell", "given" : "Michael J", "non-dropping-particle" : "", "parse-names" : false, "suffix" : "" }, { "dropping-particle" : "", "family" : "Chassignet", "given" : "Eric P", "non-dropping-particle" : "", "parse-names" : false, "suffix" : "" }, { "dropping-particle" : "", "family" : "Czaja", "given" : "Arnaud", "non-dropping-particle" : "", "parse-names" : false, "suffix" : "" }, { "dropping-particle" : "", "family" : "Ferreira", "given" : "David", "non-dropping-particle" : "", "parse-names" : false, "suffix" : "" }, { "dropping-particle" : "", "family" : "Griffies", "given" : "Stephen M", "non-dropping-particle" : "", "parse-names" : false, "suffix" : "" }, { "dropping-particle" : "", "family" : "Hyder", "given" : "Pat", "non-dropping-particle" : "", "parse-names" : false, "suffix" : "" }, { "dropping-particle" : "", "family" : "McClean", "given" : "Julie L", "non-dropping-particle" : "", "parse-names" : false, "suffix" : "" }, { "dropping-particle" : "", "family" : "New", "given" : "Adrian L", "non-dropping-particle" : "", "parse-names" : false, "suffix" : "" }, { "dropping-particle" : "", "family" : "Roberts", "given" : "Malcolm J", "non-dropping-particle" : "", "parse-names" : false, "suffix" : "" } ], "container-title" : "Ocean Modelling", "id" : "ITEM-1", "issued" : { "date-parts" : [ [ "2017", "12" ] ] }, "page" : "120-136", "title" : "Will high-resolution global ocean models benefit coupled predictions on short-range to climate timescales?", "translator" : [ { "dropping-particle" : "", "family" : "H2465", "given" : "", "non-dropping-particle" : "", "parse-names" : false, "suffix" : "" } ], "type" : "article-journal", "volume" : "120" }, "uris" : [ "http://www.mendeley.com/documents/?uuid=f68bad72-a5dd-43d1-9159-c2f86ea8ea6a" ] } ], "mendeley" : { "formattedCitation" : "(Hewitt et al., 2017b)", "manualFormatting" : "(H.T. Hewitt et al., 2017)", "plainTextFormattedCitation" : "(Hewitt et al., 2017b)", "previouslyFormattedCitation" : "(Hewitt et al., 2017b)" }, "properties" : { "noteIndex" : 0 }, "schema" : "https://github.com/citation-style-language/schema/raw/master/csl-citation.json" }</w:instrText>
        </w:r>
      </w:ins>
      <w:del w:id="5541" w:author="Robin Matthews" w:date="2021-05-18T18:08:00Z">
        <w:r w:rsidR="00E81B0B" w:rsidDel="006053B8">
          <w:rPr>
            <w:rFonts w:cs="Times New Roman"/>
            <w:lang w:val="en-GB"/>
          </w:rPr>
          <w:delInstrText>ADDIN CSL_CITATION { "citationItems" : [ { "id" : "ITEM-1", "itemData" : { "DOI" : "10.1016/j.ocemod.2017.11.002", "ISSN" : "14635003", "author" : [ { "dropping-particle" : "", "family" : "Hewitt", "given" : "Helene T", "non-dropping-particle" : "", "parse-names" : false, "suffix" : "" }, { "dropping-particle" : "", "family" : "Bell", "given" : "Michael J", "non-dropping-particle" : "", "parse-names" : false, "suffix" : "" }, { "dropping-particle" : "", "family" : "Chassignet", "given" : "Eric P", "non-dropping-particle" : "", "parse-names" : false, "suffix" : "" }, { "dropping-particle" : "", "family" : "Czaja", "given" : "Arnaud", "non-dropping-particle" : "", "parse-names" : false, "suffix" : "" }, { "dropping-particle" : "", "family" : "Ferreira", "given" : "David", "non-dropping-particle" : "", "parse-names" : false, "suffix" : "" }, { "dropping-particle" : "", "family" : "Griffies", "given" : "Stephen M", "non-dropping-particle" : "", "parse-names" : false, "suffix" : "" }, { "dropping-particle" : "", "family" : "Hyder", "given" : "Pat", "non-dropping-particle" : "", "parse-names" : false, "suffix" : "" }, { "dropping-particle" : "", "family" : "McClean", "given" : "Julie L", "non-dropping-particle" : "", "parse-names" : false, "suffix" : "" }, { "dropping-particle" : "", "family" : "New", "given" : "Adrian L", "non-dropping-particle" : "", "parse-names" : false, "suffix" : "" }, { "dropping-particle" : "", "family" : "Roberts", "given" : "Malcolm J", "non-dropping-particle" : "", "parse-names" : false, "suffix" : "" } ], "container-title" : "Ocean Modelling", "id" : "ITEM-1", "issued" : { "date-parts" : [ [ "2017", "12" ] ] }, "page" : "120-136", "title" : "Will high-resolution global ocean models benefit coupled predictions on short-range to climate timescales?", "translator" : [ { "dropping-particle" : "", "family" : "H2465", "given" : "", "non-dropping-particle" : "", "parse-names" : false, "suffix" : "" } ], "type" : "article-journal", "volume" : "120" }, "uris" : [ "http://www.mendeley.com/documents/?uuid=f68bad72-a5dd-43d1-9159-c2f86ea8ea6a" ] } ], "mendeley" : { "formattedCitation" : "(Hewitt et al., 2017b)", "plainTextFormattedCitation" : "(Hewitt et al., 2017b)", "previouslyFormattedCitation" : "(Hewitt et al., 2017b)" }, "properties" : { "noteIndex" : 0 }, "schema" : "https://github.com/citation-style-language/schema/raw/master/csl-citation.json" }</w:delInstrText>
        </w:r>
      </w:del>
      <w:r w:rsidRPr="003A0C0D">
        <w:rPr>
          <w:rFonts w:cs="Times New Roman"/>
        </w:rPr>
        <w:fldChar w:fldCharType="separate"/>
      </w:r>
      <w:ins w:id="5542" w:author="Robin Matthews" w:date="2021-05-18T16:06:00Z">
        <w:r w:rsidR="00602365">
          <w:rPr>
            <w:rFonts w:cs="Times New Roman"/>
            <w:noProof/>
            <w:lang w:val="en-GB"/>
          </w:rPr>
          <w:t>(</w:t>
        </w:r>
      </w:ins>
      <w:ins w:id="5543" w:author="Robin Matthews" w:date="2021-05-18T18:08:00Z">
        <w:r w:rsidR="006053B8">
          <w:rPr>
            <w:rFonts w:cs="Times New Roman"/>
            <w:noProof/>
            <w:lang w:val="en-GB"/>
          </w:rPr>
          <w:t xml:space="preserve">H.T. </w:t>
        </w:r>
      </w:ins>
      <w:ins w:id="5544" w:author="Robin Matthews" w:date="2021-05-18T16:06:00Z">
        <w:r w:rsidR="00602365">
          <w:rPr>
            <w:rFonts w:cs="Times New Roman"/>
            <w:noProof/>
            <w:lang w:val="en-GB"/>
          </w:rPr>
          <w:t>Hewitt et al., 2017)</w:t>
        </w:r>
      </w:ins>
      <w:del w:id="5545" w:author="Robin Matthews" w:date="2021-05-18T16:06:00Z">
        <w:r w:rsidR="007009D9" w:rsidRPr="000128A3" w:rsidDel="00602365">
          <w:rPr>
            <w:rFonts w:cs="Times New Roman"/>
            <w:noProof/>
            <w:lang w:val="en-GB"/>
          </w:rPr>
          <w:delText>(Hewitt et al., 2017b)</w:delText>
        </w:r>
      </w:del>
      <w:r w:rsidRPr="003A0C0D">
        <w:rPr>
          <w:rFonts w:cs="Times New Roman"/>
        </w:rPr>
        <w:fldChar w:fldCharType="end"/>
      </w:r>
      <w:r w:rsidRPr="000128A3">
        <w:rPr>
          <w:rFonts w:cs="Times New Roman"/>
          <w:lang w:val="en-GB"/>
        </w:rPr>
        <w:t>. Advances in sea ice models have been made, for example</w:t>
      </w:r>
      <w:del w:id="5546" w:author="Ian Blenkinsop" w:date="2021-07-08T13:16:00Z">
        <w:r w:rsidRPr="000128A3" w:rsidDel="0026745F">
          <w:rPr>
            <w:rFonts w:cs="Times New Roman"/>
            <w:lang w:val="en-GB"/>
          </w:rPr>
          <w:delText>,</w:delText>
        </w:r>
      </w:del>
      <w:r w:rsidRPr="000128A3">
        <w:rPr>
          <w:rFonts w:cs="Times New Roman"/>
          <w:lang w:val="en-GB"/>
        </w:rPr>
        <w:t xml:space="preserve"> through correcting known shortcomings in CMIP5 simulations, in particular the persistent underestimation of the rapid decline in summer Arctic sea ice extent </w:t>
      </w:r>
      <w:r w:rsidRPr="003A0C0D">
        <w:rPr>
          <w:rFonts w:cs="Times New Roman"/>
        </w:rPr>
        <w:fldChar w:fldCharType="begin" w:fldLock="1"/>
      </w:r>
      <w:r w:rsidR="00E81B0B">
        <w:rPr>
          <w:rFonts w:cs="Times New Roman"/>
          <w:lang w:val="en-GB"/>
        </w:rPr>
        <w:instrText>ADDIN CSL_CITATION { "citationItems" : [ { "id" : "ITEM-1", "itemData" : { "DOI" : "10.1175/JCLI-D-16-0391.1", "abstract" : "AbstractThe downward trend in Arctic sea ice extent is one of the most dramatic signals of climate change during recent decades. Comprehensive climate models have struggled to reproduce this trend, typically simulating a slower rate of sea ice retreat than has been observed. However, this bias has been widely noted to have decreased in models participating in phase 5 of the Coupled Model Intercomparison Project (CMIP5) compared with the previous generation of models (CMIP3). Here simulations are examined from both CMIP3 and CMIP5. It is found that simulated historical sea ice trends are influenced by volcanic forcing, which was included in all of the CMIP5 models but in only about half of the CMIP3 models. The volcanic forcing causes temporary simulated cooling in the 1980s and 1990s, which contributes to raising the simulated 1979\u20132013 global-mean surface temperature trends to values substantially larger than observed. It is shown that this warming bias is accompanied by an enhanced rate of Arctic sea ice retreat and hence a simulated sea ice trend that is closer to the observed value, which is consistent with previous findings of an approximately linear relationship between sea ice extent and global-mean surface temperature. Both generations of climate models are found to simulate Arctic sea ice that is substantially less sensitive to global warming than has been observed. The results imply that much of the difference in Arctic sea ice trends between CMIP3 and CMIP5 occurred because of the inclusion of volcanic forcing, rather than improved sea ice physics or model resolution.", "author" : [ { "dropping-particle" : "", "family" : "Rosenblum", "given" : "Erica", "non-dropping-particle" : "", "parse-names" : false, "suffix" : "" }, { "dropping-particle" : "", "family" : "Eisenman", "given" : "Ian", "non-dropping-particle" : "", "parse-names" : false, "suffix" : "" } ], "container-title" : "Journal of Climate", "id" : "ITEM-1", "issue" : "24", "issued" : { "date-parts" : [ [ "2016" ] ] }, "page" : "9179-9188", "title" : "Faster Arctic Sea Ice Retreat in CMIP5 than in CMIP3 due to Volcanoes", "translator" : [ { "dropping-particle" : "", "family" : "H3006", "given" : "", "non-dropping-particle" : "", "parse-names" : false, "suffix" : "" } ], "type" : "article-journal", "volume" : "29" }, "uris" : [ "http://www.mendeley.com/documents/?uuid=c8cc0fed-5e62-463c-bd6b-37dde53e2475" ] }, { "id" : "ITEM-2", "itemData" : { "DOI" : "10.1175/JCLI-D-16-0455.1", "abstract" : "AbstractObservations indicate that the Arctic sea ice cover is rapidly retreating while the Antarctic sea ice cover is steadily expanding. State-of-the-art climate models, by contrast, typically simulate a moderate decrease in both the Arctic and Antarctic sea ice covers. However, in each hemisphere there is a small subset of model simulations that have sea ice trends similar to the observations. Based on this, a number of recent studies have suggested that the models are consistent with the observations in each hemisphere when simulated internal climate variability is taken into account. Here sea ice changes during 1979\u20132013 are examined in simulations from the most recent Coupled Model Intercomparison Project (CMIP5) as well as the Community Earth System Model Large Ensemble (CESM-LE), drawing on previous work that found a close relationship in climate models between global-mean surface temperature and sea ice extent. All of the simulations with 1979\u20132013 Arctic sea ice retreat as fast as observations are found to have considerably more global warming than observations during this time period. Using two separate methods to estimate the sea ice retreat that would occur under the observed level of global warming in each simulation in both ensembles, it is found that simulated Arctic sea ice retreat as fast as observations would occur less than 1% of the time. This implies that the models are not consistent with the observations. In the Antarctic, simulated sea ice expansion as fast as observations is found to typically correspond with too little global warming, although these results are more equivocal. As a result, the simulations do not capture the observed asymmetry between Arctic and Antarctic sea ice trends. This suggests that the models may be getting the right sea ice trends for the wrong reasons in both polar regions.", "author" : [ { "dropping-particle" : "", "family" : "Rosenblum", "given" : "Erica", "non-dropping-particle" : "", "parse-names" : false, "suffix" : "" }, { "dropping-particle" : "", "family" : "Eisenman", "given" : "Ian", "non-dropping-particle" : "", "parse-names" : false, "suffix" : "" } ], "container-title" : "Journal of Climate", "id" : "ITEM-2", "issue" : "16", "issued" : { "date-parts" : [ [ "2017" ] ] }, "page" : "6265-6278", "title" : "Sea Ice Trends in Climate Models Only Accurate in Runs with Biased Global Warming", "translator" : [ { "dropping-particle" : "", "family" : "H3120", "given" : "", "non-dropping-particle" : "", "parse-names" : false, "suffix" : "" } ], "type" : "article-journal", "volume" : "30" }, "uris" : [ "http://www.mendeley.com/documents/?uuid=8c22df29-44ea-4ea7-94b4-fa618164471a" ] }, { "id" : "ITEM-3", "itemData" : { "DOI" : "10.1038/547275a", "author" : [ { "dropping-particle" : "", "family" : "Turner", "given" : "John", "non-dropping-particle" : "", "parse-names" : false, "suffix" : "" }, { "dropping-particle" : "", "family" : "Comiso", "given" : "Josefino", "non-dropping-particle" : "", "parse-names" : false, "suffix" : "" } ], "container-title" : "Nature", "id" : "ITEM-3", "issued" : { "date-parts" : [ [ "2017" ] ] }, "page" : "275-277", "title" : "Solve Antarctica\u2019s sea-ice puzzle", "translator" : [ { "dropping-particle" : "", "family" : "H721", "given" : "", "non-dropping-particle" : "", "parse-names" : false, "suffix" : "" } ], "type" : "article-journal", "volume" : "547" }, "uris" : [ "http://www.mendeley.com/documents/?uuid=b540592b-acdb-41cd-ab3c-08ac6f7121ef" ] }, { "id" : "ITEM-4", "itemData" : { "DOI" : "10.1007/s40641-018-0113-2", "ISSN" : "2198-6061", "abstract" : "The observed substantial loss of Arctic sea ice has raised prospects of a seasonally ice-free Arctic Ocean within the foreseeable future. In this review, we summarize our current understanding of the most likely trajectory of the Arctic sea-ice cover towards this state.", "author" : [ { "dropping-particle" : "", "family" : "Notz", "given" : "Dirk", "non-dropping-particle" : "", "parse-names" : false, "suffix" : "" }, { "dropping-particle" : "", "family" : "Stroeve", "given" : "Julienne", "non-dropping-particle" : "", "parse-names" : false, "suffix" : "" } ], "container-title" : "Current Climate Change Reports", "id" : "ITEM-4", "issue" : "4", "issued" : { "date-parts" : [ [ "2018", "12", "26" ] ] }, "page" : "407-416", "title" : "The Trajectory Towards a Seasonally Ice-Free Arctic Ocean", "translator" : [ { "dropping-particle" : "", "family" : "H3021", "given" : "", "non-dropping-particle" : "", "parse-names" : false, "suffix" : "" } ], "type" : "article-journal", "volume" : "4" }, "uris" : [ "http://www.mendeley.com/documents/?uuid=d8797007-daf4-475d-a490-b2178ce2108c" ] } ], "mendeley" : { "formattedCitation" : "(Rosenblum and Eisenman, 2016, 2017; Turner and Comiso, 2017; Notz and Stroeve, 2018)", "manualFormatting" : "(Rosenblum and Eisenman, 2016, 2017; Turner and Comiso, 2017; Notz and Stroeve, 2018)", "plainTextFormattedCitation" : "(Rosenblum and Eisenman, 2016, 2017; Turner and Comiso, 2017; Notz and Stroeve, 2018)", "previouslyFormattedCitation" : "(Rosenblum and Eisenman, 2016, 2017; Turner and Comiso, 2017; Notz and Stroeve, 2018)" }, "properties" : { "noteIndex" : 0 }, "schema" : "https://github.com/citation-style-language/schema/raw/master/csl-citation.json" }</w:instrText>
      </w:r>
      <w:r w:rsidRPr="003A0C0D">
        <w:rPr>
          <w:rFonts w:cs="Times New Roman"/>
        </w:rPr>
        <w:fldChar w:fldCharType="separate"/>
      </w:r>
      <w:ins w:id="5547" w:author="Robin Matthews" w:date="2021-05-18T16:06:00Z">
        <w:r w:rsidR="00602365">
          <w:rPr>
            <w:rFonts w:cs="Times New Roman"/>
            <w:noProof/>
            <w:lang w:val="en-GB"/>
          </w:rPr>
          <w:t>(Rosenblum and Eisenman, 2016, 2017; Turner and Comiso, 2017; Notz and Stroeve, 2018)</w:t>
        </w:r>
      </w:ins>
      <w:del w:id="5548" w:author="Robin Matthews" w:date="2021-05-18T16:06:00Z">
        <w:r w:rsidRPr="000128A3" w:rsidDel="00602365">
          <w:rPr>
            <w:rFonts w:cs="Times New Roman"/>
            <w:noProof/>
            <w:lang w:val="en-GB"/>
          </w:rPr>
          <w:delText>(Rosenblum and Eisenman, 2016, 2017; Turner and Comiso, 2017; Notz and Stroeve, 2018)</w:delText>
        </w:r>
      </w:del>
      <w:r w:rsidRPr="003A0C0D">
        <w:rPr>
          <w:rFonts w:cs="Times New Roman"/>
        </w:rPr>
        <w:fldChar w:fldCharType="end"/>
      </w:r>
      <w:r w:rsidRPr="000128A3">
        <w:rPr>
          <w:rFonts w:cs="Times New Roman"/>
          <w:lang w:val="en-GB"/>
        </w:rPr>
        <w:t xml:space="preserve">. The development of glacier and ice-sheet models has been motivated and guided by an improved understanding of key physical processes, including grounding line dynamics, stratigraphy and microstructure evolution, sub-shelf melting, and glacier and ice-shelf calving, among others </w:t>
      </w:r>
      <w:r w:rsidRPr="003A0C0D">
        <w:rPr>
          <w:rFonts w:cs="Times New Roman"/>
        </w:rPr>
        <w:fldChar w:fldCharType="begin" w:fldLock="1"/>
      </w:r>
      <w:r w:rsidR="00E81B0B">
        <w:rPr>
          <w:rFonts w:cs="Times New Roman"/>
          <w:lang w:val="en-GB"/>
        </w:rPr>
        <w:instrText>ADDIN CSL_CITATION { "citationItems" : [ { "id" : "ITEM-1", "itemData" : { "DOI" : "10.1016/j.jsg.2013.11.003", "ISSN" : "01918141", "abstract" : "An important feature of natural ice, in addition to the obvious relevance of glaciers and ice sheets for climate-related issues, is its ability to creep on geological time scales and low deviatoric stresses at temperatures very close to its melting point, without losing its polycrystalline character. This fact, together with its strong mechanical anisotropy and other notable properties, makes natural ice an interesting model material for studying the high-temperature creep and recrystallization of rocks in Earth's interior. After having reviewed the major contributions of deep ice coring to the research on natural ice microstructures in Part I of this work (Faria etal., 2014), here in Part II we present an up-to-date view of the modern understanding of natural ice microstructures and the deformation processes that may produce them. In particular, we analyze a large body of evidence that reveals fundamental flaws in the widely accepted tripartite paradigm of polar ice microstructure (also known as the \"three-stage model,\" cf. Part I). These results prove that grain growth in ice sheets is dynamic, in the sense that it occurs during deformation and is markedly affected by the stored strain energy, as well as by air inclusions and other impurities. The strong plastic anisotropy of the ice lattice gives rise to high internal stresses and concentrated strain heterogeneities in the polycrystal, which demand large amounts of strain accommodation. From the microstructural analyses of ice cores, we conclude that the formation of many and diverse subgrain boundaries and the splitting of grains by rotation recrystallization are the most fundamental mechanisms of dynamic recovery and strain accommodation in polar ice. Additionally, in fine-grained, high-impurity ice layers (e.g. cloudy bands), strain may sometimes be accommodated by diffusional flow (at low temperatures and stresses) or microscopic grain boundary sliding via microshear (in anisotropic ice sheared at high temperatures). Grain boundaries bulged by migration recrystallization and subgrain boundaries are endemic and very frequent at almost all depths in ice sheets. Evidence of nucleation of new grains is also observed at various depths, provided that the local concentration of strain energy is high enough (which is not seldom the case). As a substitute for the tripartite paradigm, we propose a novel dynamic recrystallization diagram in the three-dimensional state space of strain rate, temperature, and \u2026", "author" : [ { "dropping-particle" : "", "family" : "Faria", "given" : "S\u00e9rgio H.", "non-dropping-particle" : "", "parse-names" : false, "suffix" : "" }, { "dropping-particle" : "", "family" : "Weikusat", "given" : "Ilka", "non-dropping-particle" : "", "parse-names" : false, "suffix" : "" }, { "dropping-particle" : "", "family" : "Azuma", "given" : "Nobuhiko", "non-dropping-particle" : "", "parse-names" : false, "suffix" : "" } ], "container-title" : "Journal of Structural Geology", "id" : "ITEM-1", "issued" : { "date-parts" : [ [ "2014", "4" ] ] }, "page" : "21-49", "title" : "The microstructure of polar ice. Part II: State of the art", "translator" : [ { "dropping-particle" : "", "family" : "H3332", "given" : "", "non-dropping-particle" : "", "parse-names" : false, "suffix" : "" } ], "type" : "article-journal", "volume" : "61" }, "uris" : [ "http://www.mendeley.com/documents/?uuid=b95a4ddd-f661-4df8-ac91-5063714be69f" ] }, { "id" : "ITEM-2", "itemData" : { "DOI" : "10.1007/978-3-662-55308-4", "ISBN" : "978-3-662-55308-4", "author" : [ { "dropping-particle" : "", "family" : "Faria", "given" : "S.H.", "non-dropping-particle" : "", "parse-names" : false, "suffix" : "" }, { "dropping-particle" : "", "family" : "Kipfstuhl", "given" : "S.", "non-dropping-particle" : "", "parse-names" : false, "suffix" : "" }, { "dropping-particle" : "", "family" : "Lambrecht", "given" : "A.", "non-dropping-particle" : "", "parse-names" : false, "suffix" : "" } ], "id" : "ITEM-2", "issued" : { "date-parts" : [ [ "2018" ] ] }, "number-of-pages" : "305", "publisher" : "Springer-Verlag", "publisher-place" : "Berlin and Heidelberg, Germany", "title" : "The EPICA-DML Deep Ice Core: A Visual Record", "translator" : [ { "dropping-particle" : "", "family" : "H2466", "given" : "Rt4", "non-dropping-particle" : "", "parse-names" : false, "suffix" : "" } ], "type" : "book" }, "uris" : [ "http://www.mendeley.com/documents/?uuid=6bf88b28-74e8-3beb-b19d-f2ece5ae7b47" ] }, { "id" : "ITEM-3", "itemData" : { "DOI" : "10.1016/j.earscirev.2019.102976", "ISSN" : "0012-8252", "abstract" : "Recent research shows increasing decadal ice mass losses from the Greenland and Antarctic Ice Sheets and more generally from glaciers worldwide in the light of continued global warming. Here, in an update of our previous ISMASS paper (Hanna et al., 2013), we review recent observational estimates of ice sheet and glacier mass balance, and their related uncertainties, first briefly considering relevant monitoring methods. Focusing on the response to climate change during 1992\u20132018, and especially the post-IPCC AR5 period, we discuss recent changes in the relative contributions of ice sheets and glaciers to sea-level change. We assess recent advances in understanding of the relative importance of surface mass balance and ice dynamics in overall ice-sheet mass change. We also consider recent improvements in ice-sheet modelling, highlighting data-model linkages and the use of updated observational datasets in ice-sheet models. Finally, by identifying key deficiencies in the observations and models that hamper current understanding and limit reliability of future ice-sheet projections, we make recommendations to the research community for reducing these knowledge gaps. Our synthesis aims to provide a critical and timely review of the current state of the science in advance of the next Intergovernmental Panel on Climate Change Assessment Report that is due in 2021.", "author" : [ { "dropping-particle" : "", "family" : "Hanna", "given" : "Edward", "non-dropping-particle" : "", "parse-names" : false, "suffix" : "" }, { "dropping-particle" : "", "family" : "Pattyn", "given" : "Frank", "non-dropping-particle" : "", "parse-names" : false, "suffix" : "" }, { "dropping-particle" : "", "family" : "Navarro", "given" : "Francisco", "non-dropping-particle" : "", "parse-names" : false, "suffix" : "" }, { "dropping-particle" : "", "family" : "Favier", "given" : "Vincent", "non-dropping-particle" : "", "parse-names" : false, "suffix" : "" }, { "dropping-particle" : "", "family" : "Goelzer", "given" : "Heiko", "non-dropping-particle" : "", "parse-names" : false, "suffix" : "" }, { "dropping-particle" : "", "family" : "Broeke", "given" : "Michiel R", "non-dropping-particle" : "van den", "parse-names" : false, "suffix" : "" }, { "dropping-particle" : "", "family" : "Vizcaino", "given" : "Miren", "non-dropping-particle" : "", "parse-names" : false, "suffix" : "" }, { "dropping-particle" : "", "family" : "Whitehouse", "given" : "Pippa L", "non-dropping-particle" : "", "parse-names" : false, "suffix" : "" }, { "dropping-particle" : "", "family" : "Ritz", "given" : "Catherine", "non-dropping-particle" : "", "parse-names" : false, "suffix" : "" }, { "dropping-particle" : "", "family" : "Bulthuis", "given" : "Kevin", "non-dropping-particle" : "", "parse-names" : false, "suffix" : "" }, { "dropping-particle" : "", "family" : "Smith", "given" : "Ben", "non-dropping-particle" : "", "parse-names" : false, "suffix" : "" } ], "container-title" : "Earth-Science Reviews", "id" : "ITEM-3", "issued" : { "date-parts" : [ [ "2020" ] ] }, "page" : "102976", "title" : "Mass balance of the ice sheets and glaciers \u2013 Progress since AR5 and challenges", "translator" : [ { "dropping-particle" : "", "family" : "H1939", "given" : "", "non-dropping-particle" : "", "parse-names" : false, "suffix" : "" } ], "type" : "article-journal", "volume" : "201" }, "uris" : [ "http://www.mendeley.com/documents/?uuid=390c997c-e16c-480c-a4dc-b04ef0d63ba6" ] } ], "mendeley" : { "formattedCitation" : "(Faria et al., 2014, 2018; Hanna et al., 2020)", "plainTextFormattedCitation" : "(Faria et al., 2014, 2018; Hanna et al., 2020)", "previouslyFormattedCitation" : "(Faria et al., 2014, 2018; Hanna et al., 2020)" }, "properties" : { "noteIndex" : 0 }, "schema" : "https://github.com/citation-style-language/schema/raw/master/csl-citation.json" }</w:instrText>
      </w:r>
      <w:r w:rsidRPr="003A0C0D">
        <w:rPr>
          <w:rFonts w:cs="Times New Roman"/>
        </w:rPr>
        <w:fldChar w:fldCharType="separate"/>
      </w:r>
      <w:ins w:id="5549" w:author="Robin Matthews" w:date="2021-05-18T16:06:00Z">
        <w:r w:rsidR="00602365">
          <w:rPr>
            <w:rFonts w:cs="Times New Roman"/>
            <w:noProof/>
            <w:lang w:val="en-GB"/>
          </w:rPr>
          <w:t>(Faria et al., 2014, 2018; Hanna et al., 2020)</w:t>
        </w:r>
      </w:ins>
      <w:del w:id="5550" w:author="Robin Matthews" w:date="2021-05-18T16:06:00Z">
        <w:r w:rsidRPr="000128A3" w:rsidDel="00602365">
          <w:rPr>
            <w:rFonts w:cs="Times New Roman"/>
            <w:noProof/>
            <w:lang w:val="en-GB"/>
          </w:rPr>
          <w:delText>(Faria et al., 2014, 2018; Hanna et al., 2020)</w:delText>
        </w:r>
      </w:del>
      <w:r w:rsidRPr="003A0C0D">
        <w:rPr>
          <w:rFonts w:cs="Times New Roman"/>
        </w:rPr>
        <w:fldChar w:fldCharType="end"/>
      </w:r>
      <w:r w:rsidRPr="000128A3">
        <w:rPr>
          <w:rFonts w:cs="Times New Roman"/>
          <w:lang w:val="en-GB"/>
        </w:rPr>
        <w:t xml:space="preserve">. The resolution of </w:t>
      </w:r>
      <w:del w:id="5551" w:author="Ian Blenkinsop" w:date="2021-07-08T13:16:00Z">
        <w:r w:rsidRPr="000128A3" w:rsidDel="0026745F">
          <w:rPr>
            <w:rFonts w:cs="Times New Roman"/>
            <w:lang w:val="en-GB"/>
          </w:rPr>
          <w:delText xml:space="preserve">ice </w:delText>
        </w:r>
      </w:del>
      <w:ins w:id="5552" w:author="Ian Blenkinsop" w:date="2021-07-08T13:16:00Z">
        <w:r w:rsidR="0026745F" w:rsidRPr="000128A3">
          <w:rPr>
            <w:rFonts w:cs="Times New Roman"/>
            <w:lang w:val="en-GB"/>
          </w:rPr>
          <w:t>ice</w:t>
        </w:r>
        <w:r w:rsidR="0026745F">
          <w:rPr>
            <w:rFonts w:cs="Times New Roman"/>
            <w:lang w:val="en-GB"/>
          </w:rPr>
          <w:t>-</w:t>
        </w:r>
      </w:ins>
      <w:r w:rsidRPr="000128A3">
        <w:rPr>
          <w:rFonts w:cs="Times New Roman"/>
          <w:lang w:val="en-GB"/>
        </w:rPr>
        <w:t xml:space="preserve">sheet models has continuously increased, including the use of nested grids, sub-grid interpolation </w:t>
      </w:r>
      <w:r w:rsidRPr="000128A3">
        <w:rPr>
          <w:rFonts w:cs="Times New Roman"/>
          <w:lang w:val="en-GB"/>
        </w:rPr>
        <w:lastRenderedPageBreak/>
        <w:t xml:space="preserve">schemes, and adaptive mesh approaches </w:t>
      </w:r>
      <w:r w:rsidRPr="003A0C0D">
        <w:rPr>
          <w:rFonts w:cs="Times New Roman"/>
        </w:rPr>
        <w:fldChar w:fldCharType="begin" w:fldLock="1"/>
      </w:r>
      <w:r w:rsidR="00E81B0B">
        <w:rPr>
          <w:rFonts w:cs="Times New Roman"/>
          <w:lang w:val="en-GB"/>
        </w:rPr>
        <w:instrText>ADDIN CSL_CITATION { "citationItems" : [ { "id" : "ITEM-1", "itemData" : { "DOI" : "DOI: 10.1017/aog.2016.13", "ISSN" : "0260-3055", "abstract" : "At least in conventional hydrostatic ice-sheet models, the numerical error associated with grounding line dynamics can be reduced by modifications to the discretization scheme. These involve altering the integration formulae for the basal traction and/or driving stress close to the grounding line and exhibit lower \u2013 if still first-order \u2013 error in the MISMIP3d experiments. MISMIP3d may not represent the variety of real ice streams, in that it lacks strong lateral stresses, and imposes a large basal traction at the grounding line. We study resolution sensitivity in the context of extreme forcing simulations of the entire Antarctic ice sheet, using the BISICLES adaptive mesh ice-sheet model with two schemes: the original treatment, and a scheme, which modifies the discretization of the basal traction. The second scheme does indeed improve accuracy \u2013 by around a factor of two \u2013 for a given mesh spacing, but        $\\lesssim 1$     km resolution is still necessary. For example, in coarser resolution simulations Thwaites Glacier retreats so slowly that other ice streams divert its trunk. In contrast, with       $\\lesssim 1$     km meshes, the same glacier retreats far more quickly and triggers the final phase of West Antarctic collapse a century before any such diversion can take place.", "author" : [ { "dropping-particle" : "", "family" : "Cornford", "given" : "S L", "non-dropping-particle" : "", "parse-names" : false, "suffix" : "" }, { "dropping-particle" : "", "family" : "Martin", "given" : "D F", "non-dropping-particle" : "", "parse-names" : false, "suffix" : "" }, { "dropping-particle" : "", "family" : "Lee", "given" : "V", "non-dropping-particle" : "", "parse-names" : false, "suffix" : "" }, { "dropping-particle" : "", "family" : "Payne", "given" : "A J", "non-dropping-particle" : "", "parse-names" : false, "suffix" : "" }, { "dropping-particle" : "", "family" : "Ng", "given" : "E G", "non-dropping-particle" : "", "parse-names" : false, "suffix" : "" } ], "container-title" : "Annals of Glaciology", "edition" : "2016/05/13", "id" : "ITEM-1", "issue" : "73", "issued" : { "date-parts" : [ [ "2016" ] ] }, "page" : "1-9", "publisher" : "Cambridge University Press", "title" : "Adaptive mesh refinement versus subgrid friction interpolation in simulations of Antarctic ice dynamics", "translator" : [ { "dropping-particle" : "", "family" : "H4279", "given" : "", "non-dropping-particle" : "", "parse-names" : false, "suffix" : "" } ], "type" : "article-journal", "volume" : "57" }, "uris" : [ "http://www.mendeley.com/documents/?uuid=b979b09c-459c-4116-bd37-98fc53856582" ] } ], "mendeley" : { "formattedCitation" : "(Cornford et al., 2016)", "plainTextFormattedCitation" : "(Cornford et al., 2016)", "previouslyFormattedCitation" : "(Cornford et al., 2016)" }, "properties" : { "noteIndex" : 0 }, "schema" : "https://github.com/citation-style-language/schema/raw/master/csl-citation.json" }</w:instrText>
      </w:r>
      <w:r w:rsidRPr="003A0C0D">
        <w:rPr>
          <w:rFonts w:cs="Times New Roman"/>
        </w:rPr>
        <w:fldChar w:fldCharType="separate"/>
      </w:r>
      <w:ins w:id="5553" w:author="Robin Matthews" w:date="2021-05-18T16:06:00Z">
        <w:r w:rsidR="00602365">
          <w:rPr>
            <w:rFonts w:cs="Times New Roman"/>
            <w:noProof/>
            <w:lang w:val="en-GB"/>
          </w:rPr>
          <w:t>(Cornford et al., 2016)</w:t>
        </w:r>
      </w:ins>
      <w:del w:id="5554" w:author="Robin Matthews" w:date="2021-05-18T16:06:00Z">
        <w:r w:rsidRPr="000128A3" w:rsidDel="00602365">
          <w:rPr>
            <w:rFonts w:cs="Times New Roman"/>
            <w:noProof/>
            <w:lang w:val="en-GB"/>
          </w:rPr>
          <w:delText>(Cornford et al., 2016)</w:delText>
        </w:r>
      </w:del>
      <w:r w:rsidRPr="003A0C0D">
        <w:rPr>
          <w:rFonts w:cs="Times New Roman"/>
        </w:rPr>
        <w:fldChar w:fldCharType="end"/>
      </w:r>
      <w:r w:rsidRPr="000128A3">
        <w:rPr>
          <w:rFonts w:cs="Times New Roman"/>
          <w:lang w:val="en-GB"/>
        </w:rPr>
        <w:t xml:space="preserve">, mainly for a more accurate representation of grounding-line migration and data assimilation </w:t>
      </w:r>
      <w:r w:rsidRPr="003A0C0D">
        <w:rPr>
          <w:rFonts w:cs="Times New Roman"/>
        </w:rPr>
        <w:fldChar w:fldCharType="begin" w:fldLock="1"/>
      </w:r>
      <w:r w:rsidR="00E81B0B">
        <w:rPr>
          <w:rFonts w:cs="Times New Roman"/>
          <w:lang w:val="en-GB"/>
        </w:rPr>
        <w:instrText>ADDIN CSL_CITATION { "citationItems" : [ { "id" : "ITEM-1", "itemData" : { "DOI" : "10.1038/s41467-018-05003-z", "ISSN" : "2041-1723", "author" : [ { "dropping-particle" : "", "family" : "Pattyn", "given" : "Frank", "non-dropping-particle" : "", "parse-names" : false, "suffix" : "" } ], "container-title" : "Nature Communications", "id" : "ITEM-1", "issue" : "1", "issued" : { "date-parts" : [ [ "2018", "12", "16" ] ] }, "page" : "2728", "title" : "The paradigm shift in Antarctic ice sheet modelling", "translator" : [ { "dropping-particle" : "", "family" : "H3333", "given" : "", "non-dropping-particle" : "", "parse-names" : false, "suffix" : "" } ], "type" : "article-journal", "volume" : "9" }, "uris" : [ "http://www.mendeley.com/documents/?uuid=2288232c-8b38-4fb7-9f9d-4e35eb45e525" ] } ], "mendeley" : { "formattedCitation" : "(Pattyn, 2018)", "plainTextFormattedCitation" : "(Pattyn, 2018)", "previouslyFormattedCitation" : "(Pattyn, 2018)" }, "properties" : { "noteIndex" : 0 }, "schema" : "https://github.com/citation-style-language/schema/raw/master/csl-citation.json" }</w:instrText>
      </w:r>
      <w:r w:rsidRPr="003A0C0D">
        <w:rPr>
          <w:rFonts w:cs="Times New Roman"/>
        </w:rPr>
        <w:fldChar w:fldCharType="separate"/>
      </w:r>
      <w:ins w:id="5555" w:author="Robin Matthews" w:date="2021-05-18T16:06:00Z">
        <w:r w:rsidR="00602365">
          <w:rPr>
            <w:rFonts w:cs="Times New Roman"/>
            <w:noProof/>
            <w:lang w:val="en-GB"/>
          </w:rPr>
          <w:t>(Pattyn, 2018)</w:t>
        </w:r>
      </w:ins>
      <w:del w:id="5556" w:author="Robin Matthews" w:date="2021-05-18T16:06:00Z">
        <w:r w:rsidRPr="000128A3" w:rsidDel="00602365">
          <w:rPr>
            <w:rFonts w:cs="Times New Roman"/>
            <w:noProof/>
            <w:lang w:val="en-GB"/>
          </w:rPr>
          <w:delText>(Pattyn, 2018)</w:delText>
        </w:r>
      </w:del>
      <w:r w:rsidRPr="003A0C0D">
        <w:rPr>
          <w:rFonts w:cs="Times New Roman"/>
        </w:rPr>
        <w:fldChar w:fldCharType="end"/>
      </w:r>
      <w:r w:rsidRPr="000128A3">
        <w:rPr>
          <w:rFonts w:cs="Times New Roman"/>
          <w:lang w:val="en-GB"/>
        </w:rPr>
        <w:t xml:space="preserve">. Ice-sheet models are increasingly interactively coupled with global and regional climate models, accounting for the </w:t>
      </w:r>
      <w:commentRangeStart w:id="5557"/>
      <w:r w:rsidRPr="000128A3">
        <w:rPr>
          <w:rFonts w:cs="Times New Roman"/>
          <w:lang w:val="en-GB"/>
        </w:rPr>
        <w:t xml:space="preserve">height mass-balance </w:t>
      </w:r>
      <w:commentRangeEnd w:id="5557"/>
      <w:r w:rsidR="00DF779B">
        <w:rPr>
          <w:rStyle w:val="CommentReference"/>
        </w:rPr>
        <w:commentReference w:id="5557"/>
      </w:r>
      <w:r w:rsidRPr="000128A3">
        <w:rPr>
          <w:rFonts w:cs="Times New Roman"/>
          <w:lang w:val="en-GB"/>
        </w:rPr>
        <w:t xml:space="preserve">feedback </w:t>
      </w:r>
      <w:r w:rsidRPr="003A0C0D">
        <w:rPr>
          <w:rFonts w:cs="Times New Roman"/>
        </w:rPr>
        <w:fldChar w:fldCharType="begin" w:fldLock="1"/>
      </w:r>
      <w:r w:rsidR="00E81B0B">
        <w:rPr>
          <w:rFonts w:cs="Times New Roman"/>
          <w:lang w:val="en-GB"/>
        </w:rPr>
        <w:instrText>ADDIN CSL_CITATION { "citationItems" : [ { "id" : "ITEM-1", "itemData" : { "DOI" : "10.1002/2014GL061142", "ISSN" : "00948276", "author" : [ { "dropping-particle" : "", "family" : "Vizcaino", "given" : "Miren", "non-dropping-particle" : "", "parse-names" : false, "suffix" : "" }, { "dropping-particle" : "", "family" : "Mikolajewicz", "given" : "Uwe", "non-dropping-particle" : "", "parse-names" : false, "suffix" : "" }, { "dropping-particle" : "", "family" : "Ziemen", "given" : "Florian", "non-dropping-particle" : "", "parse-names" : false, "suffix" : "" }, { "dropping-particle" : "", "family" : "Rodehacke", "given" : "Christian B.", "non-dropping-particle" : "", "parse-names" : false, "suffix" : "" }, { "dropping-particle" : "", "family" : "Greve", "given" : "Ralf", "non-dropping-particle" : "", "parse-names" : false, "suffix" : "" }, { "dropping-particle" : "", "family" : "Broeke", "given" : "Michiel R.", "non-dropping-particle" : "van den", "parse-names" : false, "suffix" : "" } ], "container-title" : "Geophysical Research Letters", "id" : "ITEM-1", "issue" : "10", "issued" : { "date-parts" : [ [ "2015", "5", "28" ] ] }, "page" : "3927-3935", "title" : "Coupled simulations of Greenland Ice Sheet and climate change up to A.D. 2300", "translator" : [ { "dropping-particle" : "", "family" : "H2814", "given" : "", "non-dropping-particle" : "", "parse-names" : false, "suffix" : "" } ], "type" : "article-journal", "volume" : "42" }, "uris" : [ "http://www.mendeley.com/documents/?uuid=c958c9d5-1f8f-33d8-8ca9-d97be8ac401b" ] }, { "id" : "ITEM-2", "itemData" : { "DOI" : "10.5194/gmd-12-2481-2019", "author" : [ { "dropping-particle" : "", "family" : "clec'h", "given" : "S", "non-dropping-particle" : "Le", "parse-names" : false, "suffix" : "" }, { "dropping-particle" : "", "family" : "Quiquet", "given" : "A", "non-dropping-particle" : "", "parse-names" : false, "suffix" : "" }, { "dropping-particle" : "", "family" : "Charbit", "given" : "S", "non-dropping-particle" : "", "parse-names" : false, "suffix" : "" }, { "dropping-particle" : "", "family" : "Dumas", "given" : "C", "non-dropping-particle" : "", "parse-names" : false, "suffix" : "" }, { "dropping-particle" : "", "family" : "Kageyama", "given" : "M", "non-dropping-particle" : "", "parse-names" : false, "suffix" : "" }, { "dropping-particle" : "", "family" : "Ritz", "given" : "C", "non-dropping-particle" : "", "parse-names" : false, "suffix" : "" } ], "container-title" : "Geoscientific Model Development", "id" : "ITEM-2", "issue" : "6", "issued" : { "date-parts" : [ [ "2019" ] ] }, "page" : "2481-2499", "title" : "A rapidly converging initialisation method to simulate the present-day Greenland ice sheet using the GRISLI ice sheet model (version 1.3)", "translator" : [ { "dropping-particle" : "", "family" : "H4428", "given" : "", "non-dropping-particle" : "", "parse-names" : false, "suffix" : "" } ], "type" : "article-journal", "volume" : "12" }, "uris" : [ "http://www.mendeley.com/documents/?uuid=8947a078-f06d-47db-98c5-f0bbe29a20a0" ] } ], "mendeley" : { "formattedCitation" : "(Vizcaino et al., 2015; Le clec\u2019h et al., 2019)", "plainTextFormattedCitation" : "(Vizcaino et al., 2015; Le clec\u2019h et al., 2019)", "previouslyFormattedCitation" : "(Vizcaino et al., 2015; Le clec\u2019h et al., 2019)" }, "properties" : { "noteIndex" : 0 }, "schema" : "https://github.com/citation-style-language/schema/raw/master/csl-citation.json" }</w:instrText>
      </w:r>
      <w:r w:rsidRPr="003A0C0D">
        <w:rPr>
          <w:rFonts w:cs="Times New Roman"/>
        </w:rPr>
        <w:fldChar w:fldCharType="separate"/>
      </w:r>
      <w:ins w:id="5558" w:author="Robin Matthews" w:date="2021-05-18T16:06:00Z">
        <w:r w:rsidR="00602365">
          <w:rPr>
            <w:rFonts w:cs="Times New Roman"/>
            <w:noProof/>
            <w:lang w:val="en-GB"/>
          </w:rPr>
          <w:t>(Vizcaino et al., 2015; Le clec’h et al., 2019)</w:t>
        </w:r>
      </w:ins>
      <w:del w:id="5559" w:author="Robin Matthews" w:date="2021-05-18T16:06:00Z">
        <w:r w:rsidR="00F8677F" w:rsidRPr="000128A3" w:rsidDel="00602365">
          <w:rPr>
            <w:rFonts w:cs="Times New Roman"/>
            <w:noProof/>
            <w:lang w:val="en-GB"/>
          </w:rPr>
          <w:delText>(Vizcaino et al., 2015; Le clec’h et al., 2019)</w:delText>
        </w:r>
      </w:del>
      <w:r w:rsidRPr="003A0C0D">
        <w:rPr>
          <w:rFonts w:cs="Times New Roman"/>
        </w:rPr>
        <w:fldChar w:fldCharType="end"/>
      </w:r>
      <w:r w:rsidRPr="000128A3">
        <w:rPr>
          <w:rFonts w:cs="Times New Roman"/>
          <w:lang w:val="en-GB"/>
        </w:rPr>
        <w:t xml:space="preserve">, and enabling a better representation of ice-ocean processes, in particular for the Antarctic </w:t>
      </w:r>
      <w:r w:rsidR="00FF43EB">
        <w:rPr>
          <w:rFonts w:cs="Times New Roman"/>
          <w:lang w:val="en-GB"/>
        </w:rPr>
        <w:t>I</w:t>
      </w:r>
      <w:r w:rsidRPr="000128A3">
        <w:rPr>
          <w:rFonts w:cs="Times New Roman"/>
          <w:lang w:val="en-GB"/>
        </w:rPr>
        <w:t xml:space="preserve">ce </w:t>
      </w:r>
      <w:r w:rsidR="00FF43EB">
        <w:rPr>
          <w:rFonts w:cs="Times New Roman"/>
          <w:lang w:val="en-GB"/>
        </w:rPr>
        <w:t>S</w:t>
      </w:r>
      <w:r w:rsidRPr="000128A3">
        <w:rPr>
          <w:rFonts w:cs="Times New Roman"/>
          <w:lang w:val="en-GB"/>
        </w:rPr>
        <w:t xml:space="preserve">heet </w:t>
      </w:r>
      <w:r w:rsidRPr="003A0C0D">
        <w:rPr>
          <w:rFonts w:cs="Times New Roman"/>
        </w:rPr>
        <w:fldChar w:fldCharType="begin" w:fldLock="1"/>
      </w:r>
      <w:r w:rsidR="00E81B0B">
        <w:rPr>
          <w:rFonts w:cs="Times New Roman"/>
          <w:lang w:val="en-GB"/>
        </w:rPr>
        <w:instrText>ADDIN CSL_CITATION { "citationItems" : [ { "id" : "ITEM-1", "itemData" : { "DOI" : "10.1007/s40641-017-0071-0", "ISSN" : "2198-6061", "abstract" : "Recent advances in both ocean modeling and melt parameterization in ice-sheet models point the way toward coupled ice sheet\u2013ocean modeling, which is needed to quantify Antarctic mass loss and the resulting sea-level rise. The latest Antarctic ocean modeling shows that complex interactions between the atmosphere, sea ice, icebergs, bathymetric features, and ocean circulation on many scales determine which water masses reach ice-shelf cavities and how much heat is available to melt ice. Meanwhile, parameterizations of basal melting in standalone ice-sheet models have evolved from simplified, depth-dependent functions to more sophisticated models, accounting for ice-shelf basal topography, and the evolution of the sub-ice-shelf buoyant flow. The focus of recent work has been on better understanding processes or adding new model capabilities, but a broader community effort is needed in validating models against observations and producing melt-rate projections. Given time, community efforts in coupled ice sheet\u2013ocean modeling, already underway, will tackle the considerable challenges involved in building, initializing, constraining, and performing projections with coupled models, leading to reduced uncertainties in Antarctica\u2019s contribution to future sea-level rise.", "author" : [ { "dropping-particle" : "", "family" : "Asay-Davis", "given" : "Xylar S", "non-dropping-particle" : "", "parse-names" : false, "suffix" : "" }, { "dropping-particle" : "", "family" : "Jourdain", "given" : "Nicolas C", "non-dropping-particle" : "", "parse-names" : false, "suffix" : "" }, { "dropping-particle" : "", "family" : "Nakayama", "given" : "Yoshihiro", "non-dropping-particle" : "", "parse-names" : false, "suffix" : "" } ], "container-title" : "Current Climate Change Reports", "id" : "ITEM-1", "issue" : "4", "issued" : { "date-parts" : [ [ "2017" ] ] }, "page" : "316-329", "title" : "Developments in Simulating and Parameterizing Interactions Between the Southern Ocean and the Antarctic Ice Sheet", "translator" : [ { "dropping-particle" : "", "family" : "H4280", "given" : "", "non-dropping-particle" : "", "parse-names" : false, "suffix" : "" } ], "type" : "article-journal", "volume" : "3" }, "uris" : [ "http://www.mendeley.com/documents/?uuid=c9f7a399-2e86-44ec-b444-91f02feaa91d" ] } ], "mendeley" : { "formattedCitation" : "(Asay-Davis et al., 2017)", "plainTextFormattedCitation" : "(Asay-Davis et al., 2017)", "previouslyFormattedCitation" : "(Asay-Davis et al., 2017)" }, "properties" : { "noteIndex" : 0 }, "schema" : "https://github.com/citation-style-language/schema/raw/master/csl-citation.json" }</w:instrText>
      </w:r>
      <w:r w:rsidRPr="003A0C0D">
        <w:rPr>
          <w:rFonts w:cs="Times New Roman"/>
        </w:rPr>
        <w:fldChar w:fldCharType="separate"/>
      </w:r>
      <w:ins w:id="5560" w:author="Robin Matthews" w:date="2021-05-18T16:06:00Z">
        <w:r w:rsidR="00602365">
          <w:rPr>
            <w:rFonts w:cs="Times New Roman"/>
            <w:noProof/>
            <w:lang w:val="en-GB"/>
          </w:rPr>
          <w:t>(Asay-Davis et al., 2017)</w:t>
        </w:r>
      </w:ins>
      <w:del w:id="5561" w:author="Robin Matthews" w:date="2021-05-18T16:06:00Z">
        <w:r w:rsidRPr="000128A3" w:rsidDel="00602365">
          <w:rPr>
            <w:rFonts w:cs="Times New Roman"/>
            <w:noProof/>
            <w:lang w:val="en-GB"/>
          </w:rPr>
          <w:delText>(Asay-Davis et al., 2017)</w:delText>
        </w:r>
      </w:del>
      <w:r w:rsidRPr="003A0C0D">
        <w:rPr>
          <w:rFonts w:cs="Times New Roman"/>
        </w:rPr>
        <w:fldChar w:fldCharType="end"/>
      </w:r>
      <w:r w:rsidRPr="000128A3">
        <w:rPr>
          <w:rFonts w:cs="Times New Roman"/>
          <w:lang w:val="en-GB"/>
        </w:rPr>
        <w:t xml:space="preserve">.  </w:t>
      </w:r>
    </w:p>
    <w:p w14:paraId="734CBBBD" w14:textId="77777777" w:rsidR="006409E5" w:rsidRPr="000128A3" w:rsidRDefault="006409E5" w:rsidP="006409E5">
      <w:pPr>
        <w:pStyle w:val="AR6BodyText"/>
        <w:rPr>
          <w:lang w:val="en-GB"/>
        </w:rPr>
      </w:pPr>
    </w:p>
    <w:p w14:paraId="61CB2623" w14:textId="1BECA49B" w:rsidR="006409E5" w:rsidRPr="000128A3" w:rsidRDefault="006409E5" w:rsidP="006409E5">
      <w:pPr>
        <w:pStyle w:val="AR6BodyText"/>
        <w:rPr>
          <w:lang w:val="en-GB"/>
        </w:rPr>
      </w:pPr>
      <w:bookmarkStart w:id="5562" w:name="_Hlk66784993"/>
      <w:bookmarkEnd w:id="5515"/>
      <w:r w:rsidRPr="000128A3">
        <w:rPr>
          <w:rFonts w:cs="Times New Roman"/>
          <w:lang w:val="en-GB"/>
        </w:rPr>
        <w:t xml:space="preserve">Sea level rise is caused by multiple processes acting on multiple time scales: ocean warming, glaciers and </w:t>
      </w:r>
      <w:del w:id="5563" w:author="Ian Blenkinsop" w:date="2021-07-08T13:21:00Z">
        <w:r w:rsidRPr="000128A3" w:rsidDel="00EE13D3">
          <w:rPr>
            <w:rFonts w:cs="Times New Roman"/>
            <w:lang w:val="en-GB"/>
          </w:rPr>
          <w:delText xml:space="preserve">ice </w:delText>
        </w:r>
      </w:del>
      <w:ins w:id="5564" w:author="Ian Blenkinsop" w:date="2021-07-08T13:21:00Z">
        <w:r w:rsidR="00EE13D3" w:rsidRPr="000128A3">
          <w:rPr>
            <w:rFonts w:cs="Times New Roman"/>
            <w:lang w:val="en-GB"/>
          </w:rPr>
          <w:t>ice</w:t>
        </w:r>
        <w:r w:rsidR="00EE13D3">
          <w:rPr>
            <w:rFonts w:cs="Times New Roman"/>
            <w:lang w:val="en-GB"/>
          </w:rPr>
          <w:t>-</w:t>
        </w:r>
      </w:ins>
      <w:r w:rsidRPr="000128A3">
        <w:rPr>
          <w:rFonts w:cs="Times New Roman"/>
          <w:lang w:val="en-GB"/>
        </w:rPr>
        <w:t>sheet melting, change in water storage on land,</w:t>
      </w:r>
      <w:ins w:id="5565" w:author="Ian Blenkinsop" w:date="2021-07-08T13:21:00Z">
        <w:r w:rsidR="00EE13D3">
          <w:rPr>
            <w:rFonts w:cs="Times New Roman"/>
            <w:lang w:val="en-GB"/>
          </w:rPr>
          <w:t xml:space="preserve"> and</w:t>
        </w:r>
      </w:ins>
      <w:r w:rsidRPr="000128A3">
        <w:rPr>
          <w:rFonts w:cs="Times New Roman"/>
          <w:lang w:val="en-GB"/>
        </w:rPr>
        <w:t xml:space="preserve"> glacial isostatic adjustment (</w:t>
      </w:r>
      <w:del w:id="5566" w:author="Ian Blenkinsop" w:date="2021-07-08T13:21:00Z">
        <w:r w:rsidRPr="000128A3" w:rsidDel="00EE13D3">
          <w:rPr>
            <w:rFonts w:cs="Times New Roman"/>
            <w:lang w:val="en-GB"/>
          </w:rPr>
          <w:delText xml:space="preserve">Chapter 9, </w:delText>
        </w:r>
      </w:del>
      <w:r w:rsidRPr="000128A3">
        <w:rPr>
          <w:lang w:val="en-GB"/>
        </w:rPr>
        <w:t>B</w:t>
      </w:r>
      <w:r w:rsidRPr="000128A3">
        <w:rPr>
          <w:rFonts w:cs="Times New Roman"/>
          <w:lang w:val="en-GB"/>
        </w:rPr>
        <w:t>ox 9.1) but no single model can represent all these processes (</w:t>
      </w:r>
      <w:del w:id="5567" w:author="Ian Blenkinsop" w:date="2021-07-08T13:21:00Z">
        <w:r w:rsidRPr="000128A3" w:rsidDel="00EE13D3">
          <w:rPr>
            <w:rFonts w:cs="Times New Roman"/>
            <w:lang w:val="en-GB"/>
          </w:rPr>
          <w:delText xml:space="preserve">Chapter 9, </w:delText>
        </w:r>
      </w:del>
      <w:r w:rsidRPr="000128A3">
        <w:rPr>
          <w:rFonts w:cs="Times New Roman"/>
          <w:lang w:val="en-GB"/>
        </w:rPr>
        <w:t xml:space="preserve">Section 9.6). In this </w:t>
      </w:r>
      <w:del w:id="5568" w:author="Ian Blenkinsop" w:date="2021-07-08T13:22:00Z">
        <w:r w:rsidRPr="000128A3" w:rsidDel="00EE13D3">
          <w:rPr>
            <w:rFonts w:cs="Times New Roman"/>
            <w:lang w:val="en-GB"/>
          </w:rPr>
          <w:delText>report</w:delText>
        </w:r>
      </w:del>
      <w:ins w:id="5569" w:author="Ian Blenkinsop" w:date="2021-07-08T13:22:00Z">
        <w:r w:rsidR="00EE13D3">
          <w:rPr>
            <w:rFonts w:cs="Times New Roman"/>
            <w:lang w:val="en-GB"/>
          </w:rPr>
          <w:t>R</w:t>
        </w:r>
        <w:r w:rsidR="00EE13D3" w:rsidRPr="000128A3">
          <w:rPr>
            <w:rFonts w:cs="Times New Roman"/>
            <w:lang w:val="en-GB"/>
          </w:rPr>
          <w:t>eport</w:t>
        </w:r>
      </w:ins>
      <w:r w:rsidRPr="000128A3">
        <w:rPr>
          <w:rFonts w:cs="Times New Roman"/>
          <w:lang w:val="en-GB"/>
        </w:rPr>
        <w:t>, the contributions are computed separately (</w:t>
      </w:r>
      <w:del w:id="5570" w:author="Ian Blenkinsop" w:date="2021-07-08T13:21:00Z">
        <w:r w:rsidRPr="000128A3" w:rsidDel="00EE13D3">
          <w:rPr>
            <w:rFonts w:cs="Times New Roman"/>
            <w:lang w:val="en-GB"/>
          </w:rPr>
          <w:delText xml:space="preserve">Chapter 9, </w:delText>
        </w:r>
      </w:del>
      <w:r w:rsidRPr="000128A3">
        <w:rPr>
          <w:rFonts w:cs="Times New Roman"/>
          <w:lang w:val="en-GB"/>
        </w:rPr>
        <w:t>Figure 9.28) and merged into a common probabilistic framework and updated from AR5</w:t>
      </w:r>
      <w:ins w:id="5571" w:author="Ian Blenkinsop" w:date="2021-07-08T13:22:00Z">
        <w:r w:rsidR="00EE13D3">
          <w:rPr>
            <w:rFonts w:cs="Times New Roman"/>
            <w:lang w:val="en-GB"/>
          </w:rPr>
          <w:t xml:space="preserve"> (</w:t>
        </w:r>
        <w:r w:rsidR="00EE13D3" w:rsidRPr="000128A3">
          <w:rPr>
            <w:rFonts w:cs="Times New Roman"/>
            <w:lang w:val="en-GB"/>
          </w:rPr>
          <w:t>Section 9.6</w:t>
        </w:r>
        <w:r w:rsidR="00EE13D3">
          <w:rPr>
            <w:rFonts w:cs="Times New Roman"/>
            <w:lang w:val="en-GB"/>
          </w:rPr>
          <w:t>;</w:t>
        </w:r>
      </w:ins>
      <w:r w:rsidRPr="000128A3">
        <w:rPr>
          <w:rFonts w:cs="Times New Roman"/>
          <w:lang w:val="en-GB"/>
        </w:rPr>
        <w:t xml:space="preserve"> </w:t>
      </w:r>
      <w:r w:rsidRPr="003A0C0D">
        <w:rPr>
          <w:rFonts w:cs="Times New Roman"/>
        </w:rPr>
        <w:fldChar w:fldCharType="begin" w:fldLock="1"/>
      </w:r>
      <w:r w:rsidR="00E81B0B">
        <w:rPr>
          <w:rFonts w:cs="Times New Roman"/>
          <w:lang w:val="en-GB"/>
        </w:rPr>
        <w:instrText>ADDIN CSL_CITATION { "citationItems" : [ { "id" : "ITEM-1", "itemData" : { "DOI" : "10.1017/CBO9781107415324.026", "ISBN" : "9781107661820", "author" : [ { "dropping-particle" : "", "family" : "Church", "given" : "J A", "non-dropping-particle" : "", "parse-names" : false, "suffix" : "" }, { "dropping-particle" : "", "family" : "Clark", "given" : "P U", "non-dropping-particle" : "", "parse-names" : false, "suffix" : "" }, { "dropping-particle" : "", "family" : "Cazenave", "given" : "A", "non-dropping-particle" : "", "parse-names" : false, "suffix" : "" }, { "dropping-particle" : "", "family" : "Gregory", "given" : "J M", "non-dropping-particle" : "", "parse-names" : false, "suffix" : "" }, { "dropping-particle" : "", "family" : "Jevrejeva", "given" : "S", "non-dropping-particle" : "", "parse-names" : false, "suffix" : "" }, { "dropping-particle" : "", "family" : "Levermann", "given" : "A", "non-dropping-particle" : "", "parse-names" : false, "suffix" : "" }, { "dropping-particle" : "", "family" : "Merrifield", "given" : "M A", "non-dropping-particle" : "", "parse-names" : false, "suffix" : "" }, { "dropping-particle" : "", "family" : "Milne", "given" : "G A", "non-dropping-particle" : "", "parse-names" : false, "suffix" : "" }, { "dropping-particle" : "", "family" : "Nerem", "given" : "R S", "non-dropping-particle" : "", "parse-names" : false, "suffix" : "" }, { "dropping-particle" : "", "family" : "Nunn", "given" : "P D", "non-dropping-particle" : "", "parse-names" : false, "suffix" : "" }, { "dropping-particle" : "", "family" : "Payne", "given" : "A J", "non-dropping-particle" : "", "parse-names" : false, "suffix" : "" }, { "dropping-particle" : "", "family" : "Pfeffer", "given" : "W T", "non-dropping-particle" : "", "parse-names" : false, "suffix" : "" }, { "dropping-particle" : "", "family" : "Stammer", "given" : "D", "non-dropping-particle" : "", "parse-names" : false, "suffix" : "" }, { "dropping-particle" : "", "family" : "Unnikrishnan", "given" : "A S", "non-dropping-particle" : "", "parse-names" : false, "suffix" : "" } ], "chapter-number" : "13",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"1137\u20131216", "publisher" : "Cambridge University Press", "publisher-place" : "Cambridge, United Kingdom and New York, NY, USA", "title" : "Sea Level Change", "translator" : [ { "dropping-particle" : "", "family" : "H3192", "given" : "Rt13", "non-dropping-particle" : "", "parse-names" : false, "suffix" : "" } ], "type" : "chapter" }, "uris" : [ "http://www.mendeley.com/documents/?uuid=799ba198-6f02-4a15-b374-9bc2971963b7" ] }, { "id" : "ITEM-2", "itemData" : { "DOI" : "10.1002/2014EF000239", "abstract" : "Abstract Sea-level rise due to both climate change and non-climatic factors threatens coastal settlements, infrastructure, and ecosystems. Projections of mean global sea-level (GSL) rise provide insufficient information to plan adaptive responses; local decisions require local projections that accommodate different risk tolerances and time frames and that can be linked to storm surge projections. Here we present a global set of local sea-level (LSL) projections to inform decisions on timescales ranging from the coming decades through the 22nd century. We provide complete probability distributions, informed by a combination of expert community assessment, expert elicitation, and process modeling. Between the years 2000 and 2100, we project a very likely (90% probability) GSL rise of 0.5\u20131.2 m under representative concentration pathway (RCP) 8.5, 0.4\u20130.9 m under RCP 4.5, and 0.3\u20130.8 m under RCP 2.6. Site-to-site differences in LSL projections are due to varying non-climatic background uplift or subsidence, oceanographic effects, and spatially variable responses of the geoid and the lithosphere to shrinking land ice. The Antarctic ice sheet (AIS) constitutes a growing share of variance in GSL and LSL projections. In the global average and at many locations, it is the dominant source of variance in late 21st century projections, though at some sites oceanographic processes contribute the largest share throughout the century. LSL rise dramatically reshapes flood risk, greatly increasing the expected number of \u201c1-in-10\u201d and \u201c1-in-100\u201d year events.", "author" : [ { "dropping-particle" : "", "family" : "Kopp", "given" : "Robert E", "non-dropping-particle" : "", "parse-names" : false, "suffix" : "" }, { "dropping-particle" : "", "family" : "Horton", "given" : "Radley M", "non-dropping-particle" : "", "parse-names" : false, "suffix" : "" }, { "dropping-particle" : "", "family" : "Little", "given" : "Christopher M", "non-dropping-particle" : "", "parse-names" : false, "suffix" : "" }, { "dropping-particle" : "", "family" : "Mitrovica", "given" : "Jerry X", "non-dropping-particle" : "", "parse-names" : false, "suffix" : "" }, { "dropping-particle" : "", "family" : "Oppenheimer", "given" : "Michael", "non-dropping-particle" : "", "parse-names" : false, "suffix" : "" }, { "dropping-particle" : "", "family" : "Rasmussen", "given" : "D J", "non-dropping-particle" : "", "parse-names" : false, "suffix" : "" }, { "dropping-particle" : "", "family" : "Strauss", "given" : "Benjamin H", "non-dropping-particle" : "", "parse-names" : false, "suffix" : "" }, { "dropping-particle" : "", "family" : "Tebaldi", "given" : "Claudia", "non-dropping-particle" : "", "parse-names" : false, "suffix" : "" } ], "container-title" : "Earth's Future", "id" : "ITEM-2", "issue" : "8", "issued" : { "date-parts" : [ [ "2014" ] ] }, "page" : "383-406", "title" : "Probabilistic 21st and 22nd century sea-level projections at a global network of tide-gauge sites", "translator" : [ { "dropping-particle" : "", "family" : "H4217", "given" : "", "non-dropping-particle" : "", "parse-names" : false, "suffix" : "" } ], "type" : "article-journal", "volume" : "2" }, "uris" : [ "http://www.mendeley.com/documents/?uuid=dfbb8d8b-e038-4a06-ac46-b3cba6ebce85" ] } ], "mendeley" : { "formattedCitation" : "(Church et al., 2013; Kopp et al., 2014)", "manualFormatting" : "(Church et al., 2013; Kopp et al., 2014", "plainTextFormattedCitation" : "(Church et al., 2013; Kopp et al., 2014)", "previouslyFormattedCitation" : "(Church et al., 2013; Kopp et al., 2014)" }, "properties" : { "noteIndex" : 0 }, "schema" : "https://github.com/citation-style-language/schema/raw/master/csl-citation.json" }</w:instrText>
      </w:r>
      <w:r w:rsidRPr="003A0C0D">
        <w:rPr>
          <w:rFonts w:cs="Times New Roman"/>
        </w:rPr>
        <w:fldChar w:fldCharType="separate"/>
      </w:r>
      <w:ins w:id="5572" w:author="Robin Matthews" w:date="2021-05-18T16:06:00Z">
        <w:del w:id="5573" w:author="Ian Blenkinsop" w:date="2021-07-08T13:22:00Z">
          <w:r w:rsidR="00602365" w:rsidDel="00EE13D3">
            <w:rPr>
              <w:rFonts w:cs="Times New Roman"/>
              <w:noProof/>
              <w:lang w:val="en-GB"/>
            </w:rPr>
            <w:delText>(</w:delText>
          </w:r>
        </w:del>
        <w:r w:rsidR="00602365">
          <w:rPr>
            <w:rFonts w:cs="Times New Roman"/>
            <w:noProof/>
            <w:lang w:val="en-GB"/>
          </w:rPr>
          <w:t>Church et al., 2013; Kopp et al., 2014</w:t>
        </w:r>
      </w:ins>
      <w:del w:id="5574" w:author="Robin Matthews" w:date="2021-05-18T16:06:00Z">
        <w:r w:rsidRPr="000128A3" w:rsidDel="00602365">
          <w:rPr>
            <w:rFonts w:cs="Times New Roman"/>
            <w:noProof/>
            <w:lang w:val="en-GB"/>
          </w:rPr>
          <w:delText>(Church et al., 2013; Kopp et al., 2014</w:delText>
        </w:r>
      </w:del>
      <w:r w:rsidRPr="003A0C0D">
        <w:rPr>
          <w:rFonts w:cs="Times New Roman"/>
        </w:rPr>
        <w:fldChar w:fldCharType="end"/>
      </w:r>
      <w:del w:id="5575" w:author="Ian Blenkinsop" w:date="2021-07-08T13:22:00Z">
        <w:r w:rsidRPr="000128A3" w:rsidDel="00EE13D3">
          <w:rPr>
            <w:rFonts w:cs="Times New Roman"/>
            <w:lang w:val="en-GB"/>
          </w:rPr>
          <w:delText>; Chapter 9, Section 9.6</w:delText>
        </w:r>
      </w:del>
      <w:r w:rsidRPr="000128A3">
        <w:rPr>
          <w:rFonts w:cs="Times New Roman"/>
          <w:lang w:val="en-GB"/>
        </w:rPr>
        <w:t>).</w:t>
      </w:r>
    </w:p>
    <w:p w14:paraId="4982FCE2" w14:textId="77777777" w:rsidR="006409E5" w:rsidRPr="000128A3" w:rsidRDefault="006409E5" w:rsidP="006409E5">
      <w:pPr>
        <w:pStyle w:val="AR6BodyText"/>
        <w:rPr>
          <w:lang w:val="en-GB"/>
        </w:rPr>
      </w:pPr>
    </w:p>
    <w:p w14:paraId="412C40B8" w14:textId="5B9EFB8C" w:rsidR="006409E5" w:rsidRPr="000128A3" w:rsidRDefault="006409E5" w:rsidP="006409E5">
      <w:pPr>
        <w:pStyle w:val="AR6BodyText"/>
        <w:rPr>
          <w:lang w:val="en-GB"/>
        </w:rPr>
      </w:pPr>
      <w:r w:rsidRPr="000128A3">
        <w:rPr>
          <w:rFonts w:cs="Times New Roman"/>
          <w:lang w:val="en-GB"/>
        </w:rPr>
        <w:t xml:space="preserve">Another notable development since AR5 is the inclusion of stochastic parameterizations of sub-grid processes in some comprehensive climate models </w:t>
      </w:r>
      <w:r w:rsidRPr="003A0C0D">
        <w:rPr>
          <w:rFonts w:cs="Times New Roman"/>
        </w:rPr>
        <w:fldChar w:fldCharType="begin" w:fldLock="1"/>
      </w:r>
      <w:r w:rsidR="00E81B0B">
        <w:rPr>
          <w:rFonts w:cs="Times New Roman"/>
          <w:lang w:val="en-GB"/>
        </w:rPr>
        <w:instrText>ADDIN CSL_CITATION { "citationItems" : [ { "id" : "ITEM-1", "itemData" : { "DOI" : "10.1002/qj.2640", "abstract" : "The importance of probabilistic weather predictions and climate projections is growing. One of the key elements of the former is stochastic physics, schemes that perturb some uncertain processes in a general circulation model (GCM), such as physical parametrizations or diffusion. They help to increase the ensemble dispersion of ensemble prediction systems (EPS) and in some cases improve certain atmospheric processes by noise-induced drifts. We have developed a new configuration of stochastic physics schemes for the Met Office Unified Model (MetUM). It consists of an improved Stochastic Kinetic Energy Backscatter v2 (SKEB2), plus the Stochastic Perturbation of Tendencies (SPT). The improvements to SKEB2 remove spurious physical artefacts, e.g. a spurious wave caused by low-wave-number perturbations, and improve the resolution sensitivity of the scheme. The SPT produces a larger ensemble spread in the Tropics than present schemes, but its impact on long-term climate budgets makes the use of conservation constraints for water vapour and energy essential. The new configuration produces a higher impact in the Tropics, increasing the ensemble spread and improving some long-standing climate biases in areas of excessive convection, whilst minimizing the negative impact on tropical processes like tropical convective waves.", "author" : [ { "dropping-particle" : "", "family" : "Sanchez", "given" : "Claudio", "non-dropping-particle" : "", "parse-names" : false, "suffix" : "" }, { "dropping-particle" : "", "family" : "Williams", "given" : "Keith D", "non-dropping-particle" : "", "parse-names" : false, "suffix" : "" }, { "dropping-particle" : "", "family" : "Collins", "given" : "Matthew", "non-dropping-particle" : "", "parse-names" : false, "suffix" : "" } ], "container-title" : "Quarterly Journal of the Royal Meteorological Society", "id" : "ITEM-1", "issue" : "694", "issued" : { "date-parts" : [ [ "2016" ] ] }, "page" : "147-159", "title" : "Improved stochastic physics schemes for global weather and climate models", "translator" : [ { "dropping-particle" : "", "family" : "H4052", "given" : "", "non-dropping-particle" : "", "parse-names" : false, "suffix" : "" } ], "type" : "article-journal", "volume" : "142" }, "uris" : [ "http://www.mendeley.com/documents/?uuid=8f48835a-d4a3-46e8-a021-48f052842719" ] } ], "mendeley" : { "formattedCitation" : "(Sanchez et al., 2016)", "plainTextFormattedCitation" : "(Sanchez et al., 2016)", "previouslyFormattedCitation" : "(Sanchez et al., 2016)" }, "properties" : { "noteIndex" : 0 }, "schema" : "https://github.com/citation-style-language/schema/raw/master/csl-citation.json" }</w:instrText>
      </w:r>
      <w:r w:rsidRPr="003A0C0D">
        <w:rPr>
          <w:rFonts w:cs="Times New Roman"/>
        </w:rPr>
        <w:fldChar w:fldCharType="separate"/>
      </w:r>
      <w:ins w:id="5576" w:author="Robin Matthews" w:date="2021-05-18T16:06:00Z">
        <w:r w:rsidR="00602365">
          <w:rPr>
            <w:rFonts w:cs="Times New Roman"/>
            <w:noProof/>
            <w:lang w:val="en-GB"/>
          </w:rPr>
          <w:t>(Sanchez et al., 2016)</w:t>
        </w:r>
      </w:ins>
      <w:del w:id="5577" w:author="Robin Matthews" w:date="2021-05-18T16:06:00Z">
        <w:r w:rsidRPr="000128A3" w:rsidDel="00602365">
          <w:rPr>
            <w:rFonts w:cs="Times New Roman"/>
            <w:noProof/>
            <w:lang w:val="en-GB"/>
          </w:rPr>
          <w:delText>(Sanchez et al., 2016)</w:delText>
        </w:r>
      </w:del>
      <w:r w:rsidRPr="003A0C0D">
        <w:rPr>
          <w:rFonts w:cs="Times New Roman"/>
        </w:rPr>
        <w:fldChar w:fldCharType="end"/>
      </w:r>
      <w:r w:rsidRPr="000128A3">
        <w:rPr>
          <w:rFonts w:cs="Times New Roman"/>
          <w:lang w:val="en-GB"/>
        </w:rPr>
        <w:t xml:space="preserve">. Here, the deterministic differential equations that govern the dynamical evolution of the model are complemented by knowledge of the stochastic variability in unresolved processes. While not yet widely implemented, the approach has been </w:t>
      </w:r>
      <w:bookmarkEnd w:id="5562"/>
      <w:r w:rsidRPr="000128A3">
        <w:rPr>
          <w:rFonts w:cs="Times New Roman"/>
          <w:lang w:val="en-GB"/>
        </w:rPr>
        <w:t xml:space="preserve">shown to improve the forecasting skill of weather models, to reduce systematic biases in global models </w:t>
      </w:r>
      <w:r w:rsidRPr="003A0C0D">
        <w:rPr>
          <w:rFonts w:cs="Times New Roman"/>
        </w:rPr>
        <w:fldChar w:fldCharType="begin" w:fldLock="1"/>
      </w:r>
      <w:r w:rsidR="00E81B0B">
        <w:rPr>
          <w:rFonts w:cs="Times New Roman"/>
          <w:lang w:val="en-GB"/>
        </w:rPr>
        <w:instrText>ADDIN CSL_CITATION { "citationItems" : [ { "id" : "ITEM-1", "itemData" : { "DOI" : "10.1175/BAMS-D-15-00268.1", "ISSN" : "0003-0007", "abstract" : "AbstractThe last decade has seen the success of stochastic parameterizations in short-term, medium-range, and seasonal forecasts: operational weather centers now routinely use stochastic parameterization schemes to represent model inadequacy better and to improve the quantification of forecast uncertainty. Developed initially for numerical weather prediction, the inclusion of stochastic parameterizations not only provides better estimates of uncertainty, but it is also extremely promising for reducing long-standing climate biases and is relevant for determining the climate response to external forcing. This article highlights recent developments from different research groups that show that the stochastic representation of unresolved processes in the atmosphere, oceans, land surface, and cryosphere of comprehensive weather and climate models 1) gives rise to more reliable probabilistic forecasts of weather and climate and 2) reduces systematic model bias. We make a case that the use of mathematically stringent methods for the derivation of stochastic dynamic equations will lead to substantial improvements in our ability to accurately simulate weather and climate at all scales. Recent work in mathematics, statistical mechanics, and turbulence is reviewed; its relevance for the climate problem is demonstrated; and future research directions are outlined.", "author" : [ { "dropping-particle" : "", "family" : "Berner", "given" : "Judith", "non-dropping-particle" : "", "parse-names" : false, "suffix" : "" }, { "dropping-particle" : "", "family" : "Achatz", "given" : "Ulrich", "non-dropping-particle" : "", "parse-names" : false, "suffix" : "" }, { "dropping-particle" : "", "family" : "Batt\u00e9", "given" : "Lauriane", "non-dropping-particle" : "", "parse-names" : false, "suffix" : "" }, { "dropping-particle" : "", "family" : "Bengtsson", "given" : "Lisa", "non-dropping-particle" : "", "parse-names" : false, "suffix" : "" }, { "dropping-particle" : "la", "family" : "C\u00e1mara", "given" : "Alvaro de", "non-dropping-particle" : "", "parse-names" : false, "suffix" : "" }, { "dropping-particle" : "", "family" : "Christensen", "given" : "Hannah M", "non-dropping-particle" : "", "parse-names" : false, "suffix" : "" }, { "dropping-particle" : "", "family" : "Colangeli", "given" : "Matteo", "non-dropping-particle" : "", "parse-names" : false, "suffix" : "" }, { "dropping-particle" : "", "family" : "Coleman", "given" : "Danielle R B", "non-dropping-particle" : "", "parse-names" : false, "suffix" : "" }, { "dropping-particle" : "", "family" : "Crommelin", "given" : "Daan", "non-dropping-particle" : "", "parse-names" : false, "suffix" : "" }, { "dropping-particle" : "", "family" : "Dolaptchiev", "given" : "Stamen I", "non-dropping-particle" : "", "parse-names" : false, "suffix" : "" }, { "dropping-particle" : "", "family" : "Franzke", "given" : "Christian L E", "non-dropping-particle" : "", "parse-names" : false, "suffix" : "" }, { "dropping-particle" : "", "family" : "Friederichs", "given" : "Petra", "non-dropping-particle" : "", "parse-names" : false, "suffix" : "" }, { "dropping-particle" : "", "family" : "Imkeller", "given" : "Peter", "non-dropping-particle" : "", "parse-names" : false, "suffix" : "" }, { "dropping-particle" : "", "family" : "J\u00e4rvinen", "given" : "Heikki", "non-dropping-particle" : "", "parse-names" : false, "suffix" : "" }, { "dropping-particle" : "", "family" : "Juricke", "given" : "Stephan", "non-dropping-particle" : "", "parse-names" : false, "suffix" : "" }, { "dropping-particle" : "", "family" : "Kitsios", "given" : "Vassili", "non-dropping-particle" : "", "parse-names" : false, "suffix" : "" }, { "dropping-particle" : "", "family" : "Lott", "given" : "Fran\u00e7ois", "non-dropping-particle" : "", "parse-names" : false, "suffix" : "" }, { "dropping-particle" : "", "family" : "Lucarini", "given" : "Valerio", "non-dropping-particle" : "", "parse-names" : false, "suffix" : "" }, { "dropping-particle" : "", "family" : "Mahajan", "given" : "Salil", "non-dropping-particle" : "", "parse-names" : false, "suffix" : "" }, { "dropping-particle" : "", "family" : "Palmer", "given" : "Timothy N", "non-dropping-particle" : "", "parse-names" : false, "suffix" : "" }, { "dropping-particle" : "", "family" : "Penland", "given" : "C\u00e9cile", "non-dropping-particle" : "", "parse-names" : false, "suffix" : "" }, { "dropping-particle" : "", "family" : "Sakradzija", "given" : "Mirjana", "non-dropping-particle" : "", "parse-names" : false, "suffix" : "" }, { "dropping-particle" : "", "family" : "Storch", "given" : "Jin-Song", "non-dropping-particle" : "von", "parse-names" : false, "suffix" : "" }, { "dropping-particle" : "", "family" : "Weisheimer", "given" : "Antje", "non-dropping-particle" : "", "parse-names" : false, "suffix" : "" }, { "dropping-particle" : "", "family" : "Weniger", "given" : "Michael", "non-dropping-particle" : "", "parse-names" : false, "suffix" : "" }, { "dropping-particle" : "", "family" : "Williams", "given" : "Paul D", "non-dropping-particle" : "", "parse-names" : false, "suffix" : "" }, { "dropping-particle" : "", "family" : "Yano", "given" : "Jun-Ichi", "non-dropping-particle" : "", "parse-names" : false, "suffix" : "" } ], "container-title" : "Bulletin of the American Meteorological Society", "id" : "ITEM-1", "issue" : "3", "issued" : { "date-parts" : [ [ "2017", "7", "19" ] ] }, "note" : "doi: 10.1175/BAMS-D-15-00268.1", "page" : "565-588", "publisher" : "American Meteorological Society", "title" : "Stochastic Parameterization: Toward a New View of Weather and Climate Models", "translator" : [ { "dropping-particle" : "", "family" : "H3669", "given" : "", "non-dropping-particle" : "", "parse-names" : false, "suffix" : "" } ], "type" : "article-journal", "volume" : "98" }, "uris" : [ "http://www.mendeley.com/documents/?uuid=807ddc14-e082-4f17-a3c9-f869704e7947" ] }, { "id" : "ITEM-2", "itemData" : { "DOI" : "10.1038/s42254-019-0062-2", "ISSN" : "2522-5820", "abstract" : "Although the partial differential equations that describe the physical climate system are deterministic, there is an important reason why the computational representations of these equations should be stochastic: such representations better respect the scaling symmetries of these underlying differential equations, as described in this Perspective. This Perspective also surveys the ways in which introducing stochasticity into the parameterized representations of subgrid processes in comprehensive weather and climate models has improved the skill of forecasts and has reduced systematic model error, notably in simulating persistent flow anomalies. The pertinence of stochasticity is also discussed in the context of the question of how many bits of useful information are contained in the numerical representations of variables, a question that is critical for the design of next-generation climate models. The accuracy of fluid simulation may be further increased if future-generation supercomputer hardware becomes partially stochastic.", "author" : [ { "dropping-particle" : "", "family" : "Palmer", "given" : "T N", "non-dropping-particle" : "", "parse-names" : false, "suffix" : "" } ], "container-title" : "Nature Reviews Physics", "id" : "ITEM-2", "issue" : "7", "issued" : { "date-parts" : [ [ "2019" ] ] }, "page" : "463-471", "title" : "Stochastic weather and climate models", "translator" : [ { "dropping-particle" : "", "family" : "H3673", "given" : "", "non-dropping-particle" : "", "parse-names" : false, "suffix" : "" } ], "type" : "article-journal", "volume" : "1" }, "uris" : [ "http://www.mendeley.com/documents/?uuid=8c77aef3-7d6f-401b-8d9c-69fdeedd0091" ] } ], "mendeley" : { "formattedCitation" : "(Berner et al., 2017; Palmer, 2019)", "plainTextFormattedCitation" : "(Berner et al., 2017; Palmer, 2019)", "previouslyFormattedCitation" : "(Berner et al., 2017; Palmer, 2019)" }, "properties" : { "noteIndex" : 0 }, "schema" : "https://github.com/citation-style-language/schema/raw/master/csl-citation.json" }</w:instrText>
      </w:r>
      <w:r w:rsidRPr="003A0C0D">
        <w:rPr>
          <w:rFonts w:cs="Times New Roman"/>
        </w:rPr>
        <w:fldChar w:fldCharType="separate"/>
      </w:r>
      <w:ins w:id="5578" w:author="Robin Matthews" w:date="2021-05-18T16:06:00Z">
        <w:r w:rsidR="00602365">
          <w:rPr>
            <w:rFonts w:cs="Times New Roman"/>
            <w:noProof/>
            <w:lang w:val="en-GB"/>
          </w:rPr>
          <w:t>(Berner et al., 2017; Palmer, 2019)</w:t>
        </w:r>
      </w:ins>
      <w:del w:id="5579" w:author="Robin Matthews" w:date="2021-05-18T16:06:00Z">
        <w:r w:rsidRPr="000128A3" w:rsidDel="00602365">
          <w:rPr>
            <w:rFonts w:cs="Times New Roman"/>
            <w:noProof/>
            <w:lang w:val="en-GB"/>
          </w:rPr>
          <w:delText>(Berner et al., 2017; Palmer, 2019)</w:delText>
        </w:r>
      </w:del>
      <w:r w:rsidRPr="003A0C0D">
        <w:rPr>
          <w:rFonts w:cs="Times New Roman"/>
        </w:rPr>
        <w:fldChar w:fldCharType="end"/>
      </w:r>
      <w:r w:rsidRPr="000128A3">
        <w:rPr>
          <w:rFonts w:cs="Times New Roman"/>
          <w:lang w:val="en-GB"/>
        </w:rPr>
        <w:t xml:space="preserve"> and to influence simulated climate sensitivity </w:t>
      </w:r>
      <w:r w:rsidRPr="003A0C0D">
        <w:rPr>
          <w:rFonts w:cs="Times New Roman"/>
        </w:rPr>
        <w:fldChar w:fldCharType="begin" w:fldLock="1"/>
      </w:r>
      <w:r w:rsidR="00E81B0B">
        <w:rPr>
          <w:rFonts w:cs="Times New Roman"/>
          <w:lang w:val="en-GB"/>
        </w:rPr>
        <w:instrText>ADDIN CSL_CITATION { "citationItems" : [ { "id" : "ITEM-1", "itemData" : { "DOI" : "10.1029/2019JD030732", "abstract" : "Abstract Stochastic schemes, designed to represent unresolved subgrid-scale variability, are frequently used in short and medium-range weather forecasts, where they are found to improve several aspects of the model. In recent years, the impact of stochastic physics has also been found to be beneficial for the model's long-term climate. In this paper, we demonstrate for the first time that the inclusion of a stochastic physics scheme can notably affect a model's projection of global warming, as well as its historical climatological global temperature. Specifically, we find that when including the \u201cstochastically perturbed parametrization tendencies\u201d (SPPT) scheme in the fully coupled climate model EC-Earth v3.1, the predicted level of global warming between 1850 and 2100 is reduced by 10% under an RCP8.5 forcing scenario. We link this reduction in climate sensitivity to a change in the cloud feedbacks with SPPT. In particular, the scheme appears to reduce the positive low cloud cover feedback and increase the negative cloud optical feedback. A key role is played by a robust, rapid increase in cloud liquid water with SPPT, which we speculate is due to the scheme's nonlinear interaction with condensation.", "author" : [ { "dropping-particle" : "", "family" : "Strommen", "given" : "K", "non-dropping-particle" : "", "parse-names" : false, "suffix" : "" }, { "dropping-particle" : "", "family" : "Watson", "given" : "P A G", "non-dropping-particle" : "", "parse-names" : false, "suffix" : "" }, { "dropping-particle" : "", "family" : "Palmer", "given" : "T N", "non-dropping-particle" : "", "parse-names" : false, "suffix" : "" } ], "container-title" : "Journal of Geophysical Research: Atmospheres", "id" : "ITEM-1", "issue" : "23", "issued" : { "date-parts" : [ [ "2019" ] ] }, "page" : "12726-12740", "title" : "The Impact of a Stochastic Parameterization Scheme on Climate Sensitivity in EC-Earth", "translator" : [ { "dropping-particle" : "", "family" : "H4051", "given" : "", "non-dropping-particle" : "", "parse-names" : false, "suffix" : "" } ], "type" : "article-journal", "volume" : "124" }, "uris" : [ "http://www.mendeley.com/documents/?uuid=0c0d52ae-05e7-4bad-8714-c1a84e5c4d8a" ] } ], "mendeley" : { "formattedCitation" : "(Strommen et al., 2019)", "plainTextFormattedCitation" : "(Strommen et al., 2019)", "previouslyFormattedCitation" : "(Strommen et al., 2019)" }, "properties" : { "noteIndex" : 0 }, "schema" : "https://github.com/citation-style-language/schema/raw/master/csl-citation.json" }</w:instrText>
      </w:r>
      <w:r w:rsidRPr="003A0C0D">
        <w:rPr>
          <w:rFonts w:cs="Times New Roman"/>
        </w:rPr>
        <w:fldChar w:fldCharType="separate"/>
      </w:r>
      <w:ins w:id="5580" w:author="Robin Matthews" w:date="2021-05-18T16:06:00Z">
        <w:r w:rsidR="00602365">
          <w:rPr>
            <w:rFonts w:cs="Times New Roman"/>
            <w:noProof/>
            <w:lang w:val="en-GB"/>
          </w:rPr>
          <w:t>(Strommen et al., 2019)</w:t>
        </w:r>
      </w:ins>
      <w:del w:id="5581" w:author="Robin Matthews" w:date="2021-05-18T16:06:00Z">
        <w:r w:rsidRPr="000128A3" w:rsidDel="00602365">
          <w:rPr>
            <w:rFonts w:cs="Times New Roman"/>
            <w:noProof/>
            <w:lang w:val="en-GB"/>
          </w:rPr>
          <w:delText>(Strommen et al., 2019)</w:delText>
        </w:r>
      </w:del>
      <w:r w:rsidRPr="003A0C0D">
        <w:rPr>
          <w:rFonts w:cs="Times New Roman"/>
        </w:rPr>
        <w:fldChar w:fldCharType="end"/>
      </w:r>
      <w:r w:rsidRPr="000128A3">
        <w:rPr>
          <w:rFonts w:cs="Times New Roman"/>
          <w:lang w:val="en-GB"/>
        </w:rPr>
        <w:t>.</w:t>
      </w:r>
    </w:p>
    <w:p w14:paraId="59BBABC8" w14:textId="77777777" w:rsidR="006409E5" w:rsidRPr="000128A3" w:rsidRDefault="006409E5" w:rsidP="006409E5">
      <w:pPr>
        <w:pStyle w:val="AR6BodyText"/>
        <w:rPr>
          <w:lang w:val="en-GB"/>
        </w:rPr>
      </w:pPr>
    </w:p>
    <w:p w14:paraId="0FBA08CD" w14:textId="77777777" w:rsidR="006409E5" w:rsidRPr="000128A3" w:rsidRDefault="006409E5" w:rsidP="006409E5">
      <w:pPr>
        <w:pStyle w:val="AR6BodyText"/>
        <w:rPr>
          <w:i/>
          <w:lang w:val="en-GB"/>
        </w:rPr>
      </w:pPr>
      <w:r w:rsidRPr="000128A3">
        <w:rPr>
          <w:rFonts w:cs="Times New Roman"/>
          <w:i/>
          <w:lang w:val="en-GB"/>
        </w:rPr>
        <w:t>Representation of biogeochemistry, including the carbon cycle</w:t>
      </w:r>
    </w:p>
    <w:p w14:paraId="6EF05E96" w14:textId="42AD6128" w:rsidR="006409E5" w:rsidRPr="003A0C0D" w:rsidRDefault="006409E5" w:rsidP="006409E5">
      <w:pPr>
        <w:pStyle w:val="AR6BodyText"/>
      </w:pPr>
      <w:r w:rsidRPr="000128A3">
        <w:rPr>
          <w:rFonts w:cs="Times New Roman"/>
          <w:lang w:val="en-GB"/>
        </w:rPr>
        <w:t xml:space="preserve">Since AR5, more sophisticated </w:t>
      </w:r>
      <w:del w:id="5582" w:author="Ian Blenkinsop" w:date="2021-07-08T13:22:00Z">
        <w:r w:rsidRPr="000128A3" w:rsidDel="00EE13D3">
          <w:rPr>
            <w:rFonts w:cs="Times New Roman"/>
            <w:lang w:val="en-GB"/>
          </w:rPr>
          <w:delText xml:space="preserve">land </w:delText>
        </w:r>
      </w:del>
      <w:ins w:id="5583" w:author="Ian Blenkinsop" w:date="2021-07-08T13:22:00Z">
        <w:r w:rsidR="00EE13D3" w:rsidRPr="000128A3">
          <w:rPr>
            <w:rFonts w:cs="Times New Roman"/>
            <w:lang w:val="en-GB"/>
          </w:rPr>
          <w:t>land</w:t>
        </w:r>
        <w:r w:rsidR="00EE13D3">
          <w:rPr>
            <w:rFonts w:cs="Times New Roman"/>
            <w:lang w:val="en-GB"/>
          </w:rPr>
          <w:t>-</w:t>
        </w:r>
      </w:ins>
      <w:r w:rsidRPr="000128A3">
        <w:rPr>
          <w:rFonts w:cs="Times New Roman"/>
          <w:lang w:val="en-GB"/>
        </w:rPr>
        <w:t xml:space="preserve">use and </w:t>
      </w:r>
      <w:del w:id="5584" w:author="Ian Blenkinsop" w:date="2021-07-08T13:23:00Z">
        <w:r w:rsidRPr="000128A3" w:rsidDel="00EE13D3">
          <w:rPr>
            <w:rFonts w:cs="Times New Roman"/>
            <w:lang w:val="en-GB"/>
          </w:rPr>
          <w:delText xml:space="preserve">land </w:delText>
        </w:r>
      </w:del>
      <w:ins w:id="5585" w:author="Ian Blenkinsop" w:date="2021-07-08T13:23:00Z">
        <w:r w:rsidR="00EE13D3" w:rsidRPr="000128A3">
          <w:rPr>
            <w:rFonts w:cs="Times New Roman"/>
            <w:lang w:val="en-GB"/>
          </w:rPr>
          <w:t>land</w:t>
        </w:r>
        <w:r w:rsidR="00EE13D3">
          <w:rPr>
            <w:rFonts w:cs="Times New Roman"/>
            <w:lang w:val="en-GB"/>
          </w:rPr>
          <w:t>-</w:t>
        </w:r>
      </w:ins>
      <w:r w:rsidRPr="000128A3">
        <w:rPr>
          <w:rFonts w:cs="Times New Roman"/>
          <w:lang w:val="en-GB"/>
        </w:rPr>
        <w:t xml:space="preserve">cover change representations in ESMs have been developed to simulate the </w:t>
      </w:r>
      <w:r w:rsidR="00704677">
        <w:rPr>
          <w:rFonts w:cs="Times New Roman"/>
          <w:lang w:val="en-GB"/>
        </w:rPr>
        <w:t>effects</w:t>
      </w:r>
      <w:r w:rsidR="00704677" w:rsidRPr="000128A3">
        <w:rPr>
          <w:rFonts w:cs="Times New Roman"/>
          <w:lang w:val="en-GB"/>
        </w:rPr>
        <w:t xml:space="preserve"> </w:t>
      </w:r>
      <w:r w:rsidRPr="000128A3">
        <w:rPr>
          <w:rFonts w:cs="Times New Roman"/>
          <w:lang w:val="en-GB"/>
        </w:rPr>
        <w:t xml:space="preserve">of land management on surface fluxes of carbon, water and energy </w:t>
      </w:r>
      <w:r w:rsidRPr="003A0C0D">
        <w:rPr>
          <w:rFonts w:cs="Times New Roman"/>
        </w:rPr>
        <w:fldChar w:fldCharType="begin" w:fldLock="1"/>
      </w:r>
      <w:r w:rsidR="00E81B0B">
        <w:rPr>
          <w:rFonts w:cs="Times New Roman"/>
          <w:lang w:val="en-GB"/>
        </w:rPr>
        <w:instrText>ADDIN CSL_CITATION { "citationItems" : [ { "id" : "ITEM-1", "itemData" : { "DOI" : "10.5194/gmd-9-2973-2016", "ISSN" : "1991-9603", "abstract" : "Abstract. Human land-use activities have resulted in large changes to the Earth's surface, with resulting implications for climate. In the future, land-use activities are likely to expand and intensify further to meet growing demands for food, fiber, and energy. The Land Use Model Intercomparison Project (LUMIP) aims to further advance understanding of the impacts of land-use and land-cover change (LULCC) on climate, specifically addressing the following questions. (1) What are the effects of LULCC on climate and biogeochemical cycling (past\u2013future)? (2) What are the impacts of land management on surface fluxes of carbon, water, and energy, and are there regional land-management strategies with the promise to help mitigate climate change? In addressing these questions, LUMIP will also address a range of more detailed science questions to get at process-level attribution, uncertainty, data requirements, and other related issues in more depth and sophistication than possible in a multi-model context to date. There will be particular focus on the separation and quantification of the effects on climate from LULCC relative to all forcings, separation of biogeochemical from biogeophysical effects of land use, the unique impacts of land-cover change vs. land-management change, modulation of land-use impact on climate by land\u2013atmosphere coupling strength, and the extent to which impacts of enhanced CO2 concentrations on plant photosynthesis are modulated by past and future land use. LUMIP involves three major sets of science activities: (1) development of an updated and expanded historical and future land-use data set, (2) an experimental protocol for specific LUMIP experiments for CMIP6, and (3) definition of metrics and diagnostic protocols that quantify model performance, and related sensitivities, with respect to LULCC. In this paper, we describe LUMIP activity (2), i.e., the LUMIP simulations that will formally be part of CMIP6. These experiments are explicitly designed to be complementary to simulations requested in the CMIP6 DECK and historical simulations and other CMIP6 MIPs including ScenarioMIP, C4MIP, LS3MIP, and DAMIP. LUMIP includes a two-phase experimental design. Phase one features idealized coupled and land-only model simulations designed to advance process-level understanding of LULCC impacts on climate, as well as to quantify model sensitivity to potential land-cover and land-use change. Phase two experiments focus on quantification of the hi\u2026", "author" : [ { "dropping-particle" : "", "family" : "Lawrence", "given" : "David M.", "non-dropping-particle" : "", "parse-names" : false, "suffix" : "" }, { "dropping-particle" : "", "family" : "Hurtt", "given" : "George C", "non-dropping-particle" : "", "parse-names" : false, "suffix" : "" }, { "dropping-particle" : "", "family" : "Arneth", "given" : "Almut", "non-dropping-particle" : "", "parse-names" : false, "suffix" : "" }, { "dropping-particle" : "", "family" : "Brovkin", "given" : "Victor", "non-dropping-particle" : "", "parse-names" : false, "suffix" : "" }, { "dropping-particle" : "V", "family" : "Calvin", "given" : "Kate", "non-dropping-particle" : "", "parse-names" : false, "suffix" : "" }, { "dropping-particle" : "", "family" : "Jones", "given" : "Andrew D", "non-dropping-particle" : "", "parse-names" : false, "suffix" : "" }, { "dropping-particle" : "", "family" : "Jones", "given" : "Chris D", "non-dropping-particle" : "", "parse-names" : false, "suffix" : "" }, { "dropping-particle" : "", "family" : "Lawrence", "given" : "Peter J", "non-dropping-particle" : "", "parse-names" : false, "suffix" : "" }, { "dropping-particle" : "", "family" : "Noblet-Ducoudr\u00e9", "given" : "Nathalie", "non-dropping-particle" : "de", "parse-names" : false, "suffix" : "" }, { "dropping-particle" : "", "family" : "Pongratz", "given" : "Julia", "non-dropping-particle" : "", "parse-names" : false, "suffix" : "" }, { "dropping-particle" : "", "family" : "Seneviratne", "given" : "Sonia I", "non-dropping-particle" : "", "parse-names" : false, "suffix" : "" }, { "dropping-particle" : "", "family" : "Shevliakova", "given" : "Elena", "non-dropping-particle" : "", "parse-names" : false, "suffix" : "" } ], "container-title" : "Geoscientific Model Development", "id" : "ITEM-1", "issue" : "9", "issued" : { "date-parts" : [ [ "2016", "9", "2" ] ] }, "page" : "2973-2998", "title" : "The Land Use Model Intercomparison Project (LUMIP) contribution to CMIP6: rationale and experimental design", "translator" : [ { "dropping-particle" : "", "family" : "H3012", "given" : "", "non-dropping-particle" : "", "parse-names" : false, "suffix" : "" } ], "type" : "article-journal", "volume" : "9" }, "uris" : [ "http://www.mendeley.com/documents/?uuid=604ff0c2-750a-404a-99db-bc89cc16ed84" ] } ], "mendeley" : { "formattedCitation" : "(Lawrence et al., 2016)", "plainTextFormattedCitation" : "(Lawrence et al., 2016)", "previouslyFormattedCitation" : "(Lawrence et al., 2016)" }, "properties" : { "noteIndex" : 0 }, "schema" : "https://github.com/citation-style-language/schema/raw/master/csl-citation.json" }</w:instrText>
      </w:r>
      <w:r w:rsidRPr="003A0C0D">
        <w:rPr>
          <w:rFonts w:cs="Times New Roman"/>
        </w:rPr>
        <w:fldChar w:fldCharType="separate"/>
      </w:r>
      <w:ins w:id="5586" w:author="Robin Matthews" w:date="2021-05-18T16:06:00Z">
        <w:r w:rsidR="00602365">
          <w:rPr>
            <w:rFonts w:cs="Times New Roman"/>
            <w:noProof/>
            <w:lang w:val="en-GB"/>
          </w:rPr>
          <w:t>(Lawrence et al., 2016)</w:t>
        </w:r>
      </w:ins>
      <w:del w:id="5587" w:author="Robin Matthews" w:date="2021-05-18T16:06:00Z">
        <w:r w:rsidRPr="000128A3" w:rsidDel="00602365">
          <w:rPr>
            <w:rFonts w:cs="Times New Roman"/>
            <w:noProof/>
            <w:lang w:val="en-GB"/>
          </w:rPr>
          <w:delText>(Lawrence et al., 2016)</w:delText>
        </w:r>
      </w:del>
      <w:r w:rsidRPr="003A0C0D">
        <w:rPr>
          <w:rFonts w:cs="Times New Roman"/>
        </w:rPr>
        <w:fldChar w:fldCharType="end"/>
      </w:r>
      <w:r w:rsidRPr="000128A3">
        <w:rPr>
          <w:rFonts w:cs="Times New Roman"/>
          <w:lang w:val="en-GB"/>
        </w:rPr>
        <w:t xml:space="preserve">, although the integration of many processes (e.g., wetland drainage, fire as a management tool) remains a challenge </w:t>
      </w:r>
      <w:r w:rsidRPr="003A0C0D">
        <w:rPr>
          <w:rFonts w:cs="Times New Roman"/>
        </w:rPr>
        <w:fldChar w:fldCharType="begin" w:fldLock="1"/>
      </w:r>
      <w:r w:rsidR="00E81B0B">
        <w:rPr>
          <w:rFonts w:cs="Times New Roman"/>
          <w:lang w:val="en-GB"/>
        </w:rPr>
        <w:instrText>ADDIN CSL_CITATION { "citationItems" : [ { "id" : "ITEM-1", "itemData" : { "DOI" : "10.1111/gcb.13988", "abstract" : "Abstract As the applications of Earth system models (ESMs) move from general climate projections toward questions of mitigation and adaptation, the inclusion of land management practices in these models becomes crucial. We carried out a survey among modeling groups to show an evolution from models able only to deal with land-cover change to more sophisticated approaches that allow also for the partial integration of land management changes. For the longer term a comprehensive land management representation can be anticipated for all major models. To guide the prioritization of implementation, we evaluate ten land management practices\u2014forestry harvest, tree species selection, grazing and mowing harvest, crop harvest, crop species selection, irrigation, wetland drainage, fertilization, tillage, and fire\u2014for (1) their importance on the Earth system, (2) the possibility of implementing them in state-of-the-art ESMs, and (3) availability of required input data. Matching these criteria, we identify \u201clow-hanging fruits\u201d for the inclusion in ESMs, such as basic implementations of crop and forestry harvest and fertilization. We also identify research requirements for specific communities to address the remaining land management practices. Data availability severely hampers modeling the most extensive land management practice, grazing and mowing harvest, and is a limiting factor for a comprehensive implementation of most other practices. Inadequate process understanding hampers even a basic assessment of crop species selection and tillage effects. The need for multiple advanced model structures will be the challenge for a comprehensive implementation of most practices but considerable synergy can be gained using the same structures for different practices. A continuous and closer collaboration of the modeling, Earth observation, and land system science communities is thus required to achieve the inclusion of land management in ESMs.", "author" : [ { "dropping-particle" : "", "family" : "Pongratz", "given" : "Julia", "non-dropping-particle" : "", "parse-names" : false, "suffix" : "" }, { "dropping-particle" : "", "family" : "Dolman", "given" : "Han", "non-dropping-particle" : "", "parse-names" : false, "suffix" : "" }, { "dropping-particle" : "", "family" : "Don", "given" : "Axel", "non-dropping-particle" : "", "parse-names" : false, "suffix" : "" }, { "dropping-particle" : "", "family" : "Erb", "given" : "Karl-Heinz", "non-dropping-particle" : "", "parse-names" : false, "suffix" : "" }, { "dropping-particle" : "", "family" : "Fuchs", "given" : "Richard", "non-dropping-particle" : "", "parse-names" : false, "suffix" : "" }, { "dropping-particle" : "", "family" : "Herold", "given" : "Martin", "non-dropping-particle" : "", "parse-names" : false, "suffix" : "" }, { "dropping-particle" : "", "family" : "Jones", "given" : "Chris", "non-dropping-particle" : "", "parse-names" : false, "suffix" : "" }, { "dropping-particle" : "", "family" : "Kuemmerle", "given" : "Tobias", "non-dropping-particle" : "", "parse-names" : false, "suffix" : "" }, { "dropping-particle" : "", "family" : "Luyssaert", "given" : "Sebastiaan", "non-dropping-particle" : "", "parse-names" : false, "suffix" : "" }, { "dropping-particle" : "", "family" : "Meyfroidt", "given" : "Patrick", "non-dropping-particle" : "", "parse-names" : false, "suffix" : "" }, { "dropping-particle" : "", "family" : "Naudts", "given" : "Kim", "non-dropping-particle" : "", "parse-names" : false, "suffix" : "" } ], "container-title" : "Global Change Biology", "id" : "ITEM-1", "issue" : "4", "issued" : { "date-parts" : [ [ "2018" ] ] }, "page" : "1470-1487", "title" : "Models meet data: Challenges and opportunities in implementing land management in Earth system models", "translator" : [ { "dropping-particle" : "", "family" : "H4216", "given" : "", "non-dropping-particle" : "", "parse-names" : false, "suffix" : "" } ], "type" : "article-journal", "volume" : "24" }, "uris" : [ "http://www.mendeley.com/documents/?uuid=72f8bade-1120-4160-b7f9-adf57e6fcbcc" ] } ], "mendeley" : { "formattedCitation" : "(Pongratz et al., 2018)", "plainTextFormattedCitation" : "(Pongratz et al., 2018)", "previouslyFormattedCitation" : "(Pongratz et al., 2018)" }, "properties" : { "noteIndex" : 0 }, "schema" : "https://github.com/citation-style-language/schema/raw/master/csl-citation.json" }</w:instrText>
      </w:r>
      <w:r w:rsidRPr="003A0C0D">
        <w:rPr>
          <w:rFonts w:cs="Times New Roman"/>
        </w:rPr>
        <w:fldChar w:fldCharType="separate"/>
      </w:r>
      <w:ins w:id="5588" w:author="Robin Matthews" w:date="2021-05-18T16:06:00Z">
        <w:r w:rsidR="00602365">
          <w:rPr>
            <w:rFonts w:cs="Times New Roman"/>
            <w:noProof/>
            <w:lang w:val="en-GB"/>
          </w:rPr>
          <w:t>(Pongratz et al., 2018)</w:t>
        </w:r>
      </w:ins>
      <w:del w:id="5589" w:author="Robin Matthews" w:date="2021-05-18T16:06:00Z">
        <w:r w:rsidRPr="000128A3" w:rsidDel="00602365">
          <w:rPr>
            <w:rFonts w:cs="Times New Roman"/>
            <w:noProof/>
            <w:lang w:val="en-GB"/>
          </w:rPr>
          <w:delText>(Pongratz et al., 2018)</w:delText>
        </w:r>
      </w:del>
      <w:r w:rsidRPr="003A0C0D">
        <w:rPr>
          <w:rFonts w:cs="Times New Roman"/>
        </w:rPr>
        <w:fldChar w:fldCharType="end"/>
      </w:r>
      <w:r w:rsidRPr="000128A3">
        <w:rPr>
          <w:rFonts w:cs="Times New Roman"/>
          <w:lang w:val="en-GB"/>
        </w:rPr>
        <w:t xml:space="preserve">. The importance of nitrogen availability to limit </w:t>
      </w:r>
      <w:commentRangeStart w:id="5590"/>
      <w:r w:rsidRPr="000128A3">
        <w:rPr>
          <w:rFonts w:cs="Times New Roman"/>
          <w:lang w:val="en-GB"/>
        </w:rPr>
        <w:t xml:space="preserve">the </w:t>
      </w:r>
      <w:commentRangeEnd w:id="5590"/>
      <w:r w:rsidR="00EE13D3">
        <w:rPr>
          <w:rStyle w:val="CommentReference"/>
        </w:rPr>
        <w:commentReference w:id="5590"/>
      </w:r>
      <w:r w:rsidRPr="000128A3">
        <w:rPr>
          <w:rFonts w:cs="Times New Roman"/>
          <w:lang w:val="en-GB"/>
        </w:rPr>
        <w:t xml:space="preserve">terrestrial carbon sequestration has been </w:t>
      </w:r>
      <w:del w:id="5591" w:author="Ian Blenkinsop" w:date="2021-07-08T13:23:00Z">
        <w:r w:rsidRPr="000128A3" w:rsidDel="00737C1A">
          <w:rPr>
            <w:rFonts w:cs="Times New Roman"/>
            <w:lang w:val="en-GB"/>
          </w:rPr>
          <w:delText xml:space="preserve">recognised </w:delText>
        </w:r>
      </w:del>
      <w:ins w:id="5592" w:author="Ian Blenkinsop" w:date="2021-07-08T13:23:00Z">
        <w:r w:rsidR="00737C1A" w:rsidRPr="000128A3">
          <w:rPr>
            <w:rFonts w:cs="Times New Roman"/>
            <w:lang w:val="en-GB"/>
          </w:rPr>
          <w:t>recogni</w:t>
        </w:r>
        <w:r w:rsidR="00737C1A">
          <w:rPr>
            <w:rFonts w:cs="Times New Roman"/>
            <w:lang w:val="en-GB"/>
          </w:rPr>
          <w:t>z</w:t>
        </w:r>
        <w:r w:rsidR="00737C1A" w:rsidRPr="000128A3">
          <w:rPr>
            <w:rFonts w:cs="Times New Roman"/>
            <w:lang w:val="en-GB"/>
          </w:rPr>
          <w:t>ed</w:t>
        </w:r>
      </w:ins>
      <w:ins w:id="5593" w:author="Ian Blenkinsop" w:date="2021-07-08T13:24:00Z">
        <w:r w:rsidR="00737C1A">
          <w:rPr>
            <w:rFonts w:cs="Times New Roman"/>
            <w:lang w:val="en-GB"/>
          </w:rPr>
          <w:t xml:space="preserve"> (</w:t>
        </w:r>
        <w:r w:rsidR="00737C1A" w:rsidRPr="000128A3">
          <w:rPr>
            <w:rFonts w:cs="Times New Roman"/>
            <w:lang w:val="en-GB"/>
          </w:rPr>
          <w:t>Section 5.4</w:t>
        </w:r>
        <w:r w:rsidR="00737C1A">
          <w:rPr>
            <w:rFonts w:cs="Times New Roman"/>
            <w:lang w:val="en-GB"/>
          </w:rPr>
          <w:t>;</w:t>
        </w:r>
      </w:ins>
      <w:ins w:id="5594" w:author="Ian Blenkinsop" w:date="2021-07-08T13:23:00Z">
        <w:r w:rsidR="00737C1A" w:rsidRPr="000128A3">
          <w:rPr>
            <w:rFonts w:cs="Times New Roman"/>
            <w:lang w:val="en-GB"/>
          </w:rPr>
          <w:t xml:space="preserve"> </w:t>
        </w:r>
      </w:ins>
      <w:r w:rsidRPr="003A0C0D">
        <w:rPr>
          <w:rFonts w:cs="Times New Roman"/>
        </w:rPr>
        <w:fldChar w:fldCharType="begin" w:fldLock="1"/>
      </w:r>
      <w:r w:rsidR="00E81B0B">
        <w:rPr>
          <w:rFonts w:cs="Times New Roman"/>
          <w:lang w:val="en-GB"/>
        </w:rPr>
        <w:instrText>ADDIN CSL_CITATION { "citationItems" : [ { "id" : "ITEM-1", "itemData" : { "DOI" : "10.1175/JCLI-D-13-00776.1", "ISSN" : "0894-8755", "abstract" : "AbstractCoupled carbon cycle?climate models in the Coupled Model Intercomparison Project, phase 5 (CMIP5), Earth system model ensemble simulate the effects of changes in anthropogenic fossil-fuel emissions and ensuing climatic changes on the global carbon (C) balance but largely ignore the consequences of widespread terrestrial nitrogen (N) limitation. Based on plausible ranges of terrestrial C:N stoichiometry, this study investigates whether the terrestrial C sequestration projections of nine CMIP5 models for four representative concentration pathways (RCPs) are consistent with estimates of N supply from increased biological fixation, atmospheric deposition, and reduced ecosystem N losses. Discrepancies between the timing and places of N demand and supply indicated increases in terrestrial N implicit to the projections of all nine CMIP5 models under all scenarios that are larger than the estimated N supply. Omitting N constraints leads to an overestimation of land C sequestration in these models between the years 1860 and 2100 by between 97 Pg C (69?252 Pg C; RCP 2.6) and 150 Pg C (57?323 Pg C; RCP 8.5), with a large spread across models. The CMIP5 models overestimated the average 2006?2100 fossil-fuel emissions required to keep atmospheric CO2 levels on the trajectories described in the RCP scenarios by between 0.6 Pg C yr?1 (0.4?2.2 Pg C yr?1; RCP 2.6) and 1.2 Pg C yr?1 (0.5?3.3 Pg C yr?1; RCP 8.5). If unabated, reduced land C sequestration would enhance CO2 accumulation in the ocean and atmosphere, increasing atmospheric CO2 burden by 26 ppm (16?88 ppm; RCP 2.6) to 61 ppm (29?147 ppm; RCP 8.5) by the year 2100.", "author" : [ { "dropping-particle" : "", "family" : "Zaehle", "given" : "S\u00f6nke", "non-dropping-particle" : "", "parse-names" : false, "suffix" : "" }, { "dropping-particle" : "", "family" : "Jones", "given" : "Chris D", "non-dropping-particle" : "", "parse-names" : false, "suffix" : "" }, { "dropping-particle" : "", "family" : "Houlton", "given" : "Benjamin", "non-dropping-particle" : "", "parse-names" : false, "suffix" : "" }, { "dropping-particle" : "", "family" : "Lamarque", "given" : "Jean-Francois", "non-dropping-particle" : "", "parse-names" : false, "suffix" : "" }, { "dropping-particle" : "", "family" : "Robertson", "given" : "Eddy", "non-dropping-particle" : "", "parse-names" : false, "suffix" : "" } ], "container-title" : "Journal of Climate", "id" : "ITEM-1", "issue" : "6", "issued" : { "date-parts" : [ [ "2014", "12" ] ] }, "page" : "2494-2511", "publisher" : "American Meteorological Society", "title" : "Nitrogen Availability Reduces CMIP5 Projections of Twenty-First-Century Land Carbon Uptake", "translator" : [ { "dropping-particle" : "", "family" : "H3433", "given" : "", "non-dropping-particle" : "", "parse-names" : false, "suffix" : "" } ], "type" : "article-journal", "volume" : "28" }, "uris" : [ "http://www.mendeley.com/documents/?uuid=368636bf-e90c-4eeb-aeac-a8845148e5fb" ] } ], "mendeley" : { "formattedCitation" : "(Zaehle et al., 2014)", "manualFormatting" : "(Zaehle et al., 2014", "plainTextFormattedCitation" : "(Zaehle et al., 2014)", "previouslyFormattedCitation" : "(Zaehle et al., 2014)" }, "properties" : { "noteIndex" : 0 }, "schema" : "https://github.com/citation-style-language/schema/raw/master/csl-citation.json" }</w:instrText>
      </w:r>
      <w:r w:rsidRPr="003A0C0D">
        <w:rPr>
          <w:rFonts w:cs="Times New Roman"/>
        </w:rPr>
        <w:fldChar w:fldCharType="separate"/>
      </w:r>
      <w:ins w:id="5595" w:author="Robin Matthews" w:date="2021-05-18T16:06:00Z">
        <w:del w:id="5596" w:author="Ian Blenkinsop" w:date="2021-07-08T13:24:00Z">
          <w:r w:rsidR="00602365" w:rsidDel="00737C1A">
            <w:rPr>
              <w:rFonts w:cs="Times New Roman"/>
              <w:noProof/>
              <w:lang w:val="en-GB"/>
            </w:rPr>
            <w:delText>(</w:delText>
          </w:r>
        </w:del>
        <w:r w:rsidR="00602365">
          <w:rPr>
            <w:rFonts w:cs="Times New Roman"/>
            <w:noProof/>
            <w:lang w:val="en-GB"/>
          </w:rPr>
          <w:t>Zaehle et al., 2014</w:t>
        </w:r>
      </w:ins>
      <w:del w:id="5597" w:author="Robin Matthews" w:date="2021-05-18T16:06:00Z">
        <w:r w:rsidRPr="000128A3" w:rsidDel="00602365">
          <w:rPr>
            <w:rFonts w:cs="Times New Roman"/>
            <w:noProof/>
            <w:lang w:val="en-GB"/>
          </w:rPr>
          <w:delText>(Zaehle et al., 2014</w:delText>
        </w:r>
      </w:del>
      <w:r w:rsidRPr="003A0C0D">
        <w:rPr>
          <w:rFonts w:cs="Times New Roman"/>
        </w:rPr>
        <w:fldChar w:fldCharType="end"/>
      </w:r>
      <w:del w:id="5598" w:author="Ian Blenkinsop" w:date="2021-07-08T13:24:00Z">
        <w:r w:rsidRPr="000128A3" w:rsidDel="00737C1A">
          <w:rPr>
            <w:rFonts w:cs="Times New Roman"/>
            <w:lang w:val="en-GB"/>
          </w:rPr>
          <w:delText xml:space="preserve">; </w:delText>
        </w:r>
      </w:del>
      <w:del w:id="5599" w:author="Ian Blenkinsop" w:date="2021-07-08T13:23:00Z">
        <w:r w:rsidRPr="000128A3" w:rsidDel="00737C1A">
          <w:rPr>
            <w:rFonts w:cs="Times New Roman"/>
            <w:lang w:val="en-GB"/>
          </w:rPr>
          <w:delText xml:space="preserve">Chapter 5, </w:delText>
        </w:r>
      </w:del>
      <w:del w:id="5600" w:author="Ian Blenkinsop" w:date="2021-07-08T13:24:00Z">
        <w:r w:rsidRPr="000128A3" w:rsidDel="00737C1A">
          <w:rPr>
            <w:rFonts w:cs="Times New Roman"/>
            <w:lang w:val="en-GB"/>
          </w:rPr>
          <w:delText>Section 5.4</w:delText>
        </w:r>
      </w:del>
      <w:r w:rsidRPr="000128A3">
        <w:rPr>
          <w:rFonts w:cs="Times New Roman"/>
          <w:lang w:val="en-GB"/>
        </w:rPr>
        <w:t xml:space="preserve">) and so an increasing number of models now include a prognostic representation of the terrestrial nitrogen cycle and its coupling to the land carbon cycle </w:t>
      </w:r>
      <w:r w:rsidRPr="003A0C0D">
        <w:rPr>
          <w:rFonts w:cs="Times New Roman"/>
        </w:rPr>
        <w:fldChar w:fldCharType="begin" w:fldLock="1"/>
      </w:r>
      <w:r w:rsidR="006C7B0C">
        <w:rPr>
          <w:rFonts w:cs="Times New Roman"/>
          <w:lang w:val="en-GB"/>
        </w:rPr>
        <w:instrText>ADDIN CSL_CITATION { "citationItems" : [ { "id" : "ITEM-1", "itemData" : { "DOI" : "10.5194/gmd-9-2853-2016", "ISSN" : "1991-9603", "abstract" : "Abstract. Coordinated experimental design and implementation has become a cornerstone of global climate modelling. Model Intercomparison Projects (MIPs) enable systematic and robust analysis of results across many models, by reducing the influence of ad hoc differences in model set-up or experimental boundary conditions. As it enters its 6th phase, the Coupled Model Intercomparison Project (CMIP6) has grown significantly in scope with the design and documentation of individual simulations delegated to individual climate science communities. The Coupled Climate\u2013Carbon Cycle Model Intercomparison Project (C4MIP) takes responsibility for design, documentation, and analysis of carbon cycle feedbacks and interactions in climate simulations. These feedbacks are potentially large and play a leading-order contribution in determining the atmospheric composition in response to human emissions of CO2 and in the setting of emissions targets to stabilize climate or avoid dangerous climate change. For over a decade, C4MIP has coordinated coupled climate\u2013carbon cycle simulations, and in this paper we describe the C4MIP simulations that will be formally part of CMIP6. While the climate\u2013carbon cycle community has created this experimental design, the simulations also fit within the wider CMIP activity, conform to some common standards including documentation and diagnostic requests, and are designed to complement the CMIP core experiments known as the Diagnostic, Evaluation and Characterization of Klima (DECK). C4MIP has three key strands of scientific motivation and the requested simulations are designed to satisfy their needs: (1) pre-industrial and historical simulations (formally part of the common set of CMIP6 experiments) to enable model evaluation, (2) idealized coupled and partially coupled simulations with 1 % per year increases in CO2 to enable diagnosis of feedback strength and its components, (3) future scenario simulations to project how the Earth system will respond to anthropogenic activity over the 21st century and beyond. This paper documents in detail these simulations, explains their rationale and planned analysis, and describes how to set up and run the simulations. Particular attention is paid to boundary conditions, input data, and requested output diagnostics. It is important that modelling groups participating in C4MIP adhere as closely as possible to this experimental design.", "author" : [ { "dropping-particle" : "", "family" : "Jones", "given" : "Chris D.", "non-dropping-particle" : "", "parse-names" : false, "suffix" : "" }, { "dropping-particle" : "", "family" : "Arora", "given" : "Vivek", "non-dropping-particle" : "", "parse-names" : false, "suffix" : "" }, { "dropping-particle" : "", "family" : "Friedlingstein", "given" : "Pierre", "non-dropping-particle" : "", "parse-names" : false, "suffix" : "" }, { "dropping-particle" : "", "family" : "Bopp", "given" : "Laurent", "non-dropping-particle" : "", "parse-names" : false, "suffix" : "" }, { "dropping-particle" : "", "family" : "Brovkin", "given" : "Victor", "non-dropping-particle" : "", "parse-names" : false, "suffix" : "" }, { "dropping-particle" : "", "family" : "Dunne", "given" : "John", "non-dropping-particle" : "", "parse-names" : false, "suffix" : "" }, { "dropping-particle" : "", "family" : "Graven", "given" : "Heather", "non-dropping-particle" : "", "parse-names" : false, "suffix" : "" }, { "dropping-particle" : "", "family" : "Hoffman", "given" : "Forrest", "non-dropping-particle" : "", "parse-names" : false, "suffix" : "" }, { "dropping-particle" : "", "family" : "Ilyina", "given" : "Tatiana", "non-dropping-particle" : "", "parse-names" : false, "suffix" : "" }, { "dropping-particle" : "", "family" : "John", "given" : "Jasmin G.", "non-dropping-particle" : "", "parse-names" : false, "suffix" : "" }, { "dropping-particle" : "", "family" : "Jung", "given" : "Martin", "non-dropping-particle" : "", "parse-names" : false, "suffix" : "" }, { "dropping-particle" : "", "family" : "Kawamiya", "given" : "Michio", "non-dropping-particle" : "", "parse-names" : false, "suffix" : "" }, { "dropping-particle" : "", "family" : "Koven", "given" : "Charlie", "non-dropping-particle" : "", "parse-names" : false, "suffix" : "" }, { "dropping-particle" : "", "family" : "Pongratz", "given" : "Julia", "non-dropping-particle" : "", "parse-names" : false, "suffix" : "" }, { "dropping-particle" : "", "family" : "Raddatz", "given" : "Thomas", "non-dropping-particle" : "", "parse-names" : false, "suffix" : "" }, { "dropping-particle" : "", "family" : "Randerson", "given" : "James T.", "non-dropping-particle" : "", "parse-names" : false, "suffix" : "" }, { "dropping-particle" : "", "family" : "Zaehle", "given" : "S\u00f6nke", "non-dropping-particle" : "", "parse-names" : false, "suffix" : "" } ], "container-title" : "Geoscientific Model Development", "id" : "ITEM-1", "issue" : "8", "issued" : { "date-parts" : [ [ "2016", "8", "25" ] ] }, "page" : "2853-2880", "title" : "C4MIP \u2013 The Coupled Climate\u2013Carbon Cycle Model Intercomparison Project: experimental protocol for CMIP6", "translator" : [ { "dropping-particle" : "", "family" : "H2970", "given" : "", "non-dropping-particle" : "", "parse-names" : false, "suffix" : "" } ], "type" : "article-journal", "volume" : "9" }, "uris" : [ "http://www.mendeley.com/documents/?uuid=c4ed20ea-5774-49e7-b71c-48fe70cb2bec" ] }, { "id" : "ITEM-2", "itemData" : { "DOI" : "10.5194/bg-17-4173-2020", "author" : [ { "dropping-particle" : "", "family" : "Arora", "given" : "V K", "non-dropping-particle" : "", "parse-names" : false, "suffix" : "" }, { "dropping-particle" : "", "family" : "Katavouta", "given" : "A", "non-dropping-particle" : "", "parse-names" : false, "suffix" : "" }, { "dropping-particle" : "", "family" : "Williams", "given" : "R G", "non-dropping-particle" : "", "parse-names" : false, "suffix" : "" }, { "dropping-particle" : "", "family" : "Jones", "given" : "C D", "non-dropping-particle" : "", "parse-names" : false, "suffix" : "" }, { "dropping-particle" : "", "family" : "Brovkin", "given" : "V", "non-dropping-particle" : "", "parse-names" : false, "suffix" : "" }, { "dropping-particle" : "", "family" : "Friedlingstein", "given" : "P", "non-dropping-particle" : "", "parse-names" : false, "suffix" : "" }, { "dropping-particle" : "", "family" : "Schwinger", "given" : "J", "non-dropping-particle" : "", "parse-names" : false, "suffix" : "" }, { "dropping-particle" : "", "family" : "Bopp", "given" : "L", "non-dropping-particle" : "", "parse-names" : false, "suffix" : "" }, { "dropping-particle" : "", "family" : "Boucher", "given" : "O", "non-dropping-particle" : "", "parse-names" : false, "suffix" : "" }, { "dropping-particle" : "", "family" : "Cadule", "given" : "P", "non-dropping-particle" : "", "parse-names" : false, "suffix" : "" }, { "dropping-particle" : "", "family" : "Chamberlain", "given" : "M A", "non-dropping-particle" : "", "parse-names" : false, "suffix" : "" }, { "dropping-particle" : "", "family" : "Christian", "given" : "J R", "non-dropping-particle" : "", "parse-names" : false, "suffix" : "" }, { "dropping-particle" : "", "family" : "Delire", "given" : "C", "non-dropping-particle" : "", "parse-names" : false, "suffix" : "" }, { "dropping-particle" : "", "family" : "Fisher", "given" : "R A", "non-dropping-particle" : "", "parse-names" : false, "suffix" : "" }, { "dropping-particle" : "", "family" : "Hajima", "given" : "T", "non-dropping-particle" : "", "parse-names" : false, "suffix" : "" }, { "dropping-particle" : "", "family" : "Ilyina", "given" : "T", "non-dropping-particle" : "", "parse-names" : false, "suffix" : "" }, { "dropping-particle" : "", "family" : "Joetzjer", "given" : "E", "non-dropping-particle" : "", "parse-names" : false, "suffix" : "" }, { "dropping-particle" : "", "family" : "Kawamiya", "given" : "M", "non-dropping-particle" : "", "parse-names" : false, "suffix" : "" }, { "dropping-particle" : "", "family" : "Koven", "given" : "C D", "non-dropping-particle" : "", "parse-names" : false, "suffix" : "" }, { "dropping-particle" : "", "family" : "Krasting", "given" : "J P", "non-dropping-particle" : "", "parse-names" : false, "suffix" : "" }, { "dropping-particle" : "", "family" : "Law", "given" : "R M", "non-dropping-particle" : "", "parse-names" : false, "suffix" : "" }, { "dropping-particle" : "", "family" : "Lawrence", "given" : "D M", "non-dropping-particle" : "", "parse-names" : false, "suffix" : "" }, { "dropping-particle" : "", "family" : "Lenton", "given" : "A", "non-dropping-particle" : "", "parse-names" : false, "suffix" : "" }, { "dropping-particle" : "", "family" : "Lindsay", "given" : "K", "non-dropping-particle" : "", "parse-names" : false, "suffix" : "" }, { "dropping-particle" : "", "family" : "Pongratz", "given" : "J", "non-dropping-particle" : "", "parse-names" : false, "suffix" : "" }, { "dropping-particle" : "", "family" : "Raddatz", "given" : "T", "non-dropping-particle" : "", "parse-names" : false, "suffix" : "" }, { "dropping-particle" : "", "family" : "S\u00e9f\u00e9rian", "given" : "R", "non-dropping-particle" : "", "parse-names" : false, "suffix" : "" }, { "dropping-particle" : "", "family" : "Tachiiri", "given" : "K", "non-dropping-particle" : "", "parse-names" : false, "suffix" : "" }, { "dropping-particle" : "", "family" : "Tjiputra", "given" : "J F", "non-dropping-particle" : "", "parse-names" : false, "suffix" : "" }, { "dropping-particle" : "", "family" : "Wiltshire", "given" : "A", "non-dropping-particle" : "", "parse-names" : false, "suffix" : "" }, { "dropping-particle" : "", "family" : "Wu", "given" : "T", "non-dropping-particle" : "", "parse-names" : false, "suffix" : "" }, { "dropping-particle" : "", "family" : "Ziehn", "given" : "T", "non-dropping-particle" : "", "parse-names" : false, "suffix" : "" } ], "container-title" : "Biogeosciences", "id" : "ITEM-2", "issue" : "16", "issued" : { "date-parts" : [ [ "2020" ] ] }, "page" : "4173-4222", "title" : "Carbon\u2013concentration and carbon\u2013climate feedbacks in CMIP6 models and their comparison to CMIP5 models", "translator" : [ { "dropping-particle" : "", "family" : "H4050", "given" : "", "non-dropping-particle" : "", "parse-names" : false, "suffix" : "" } ], "type" : "article-journal", "volume" : "17" }, "uris" : [ "http://www.mendeley.com/documents/?uuid=e39e3c89-49e5-4e05-b856-3b4d83358886" ] } ], "mendeley" : { "formattedCitation" : "(Jones et al., 2016; Arora et al., 2020)", "plainTextFormattedCitation" : "(Jones et al., 2016; Arora et al., 2020)", "previouslyFormattedCitation" : "(Jones et al., 2016; Arora et al., 2020)" }, "properties" : { "noteIndex" : 0 }, "schema" : "https://github.com/citation-style-language/schema/raw/master/csl-citation.json" }</w:instrText>
      </w:r>
      <w:r w:rsidRPr="003A0C0D">
        <w:rPr>
          <w:rFonts w:cs="Times New Roman"/>
        </w:rPr>
        <w:fldChar w:fldCharType="separate"/>
      </w:r>
      <w:r w:rsidR="006C7B0C" w:rsidRPr="006C7B0C">
        <w:rPr>
          <w:rFonts w:cs="Times New Roman"/>
          <w:noProof/>
          <w:lang w:val="en-GB"/>
        </w:rPr>
        <w:t>(Jones et al., 2016; Arora et al., 2020)</w:t>
      </w:r>
      <w:r w:rsidRPr="003A0C0D">
        <w:rPr>
          <w:rFonts w:cs="Times New Roman"/>
        </w:rPr>
        <w:fldChar w:fldCharType="end"/>
      </w:r>
      <w:r w:rsidRPr="000128A3">
        <w:rPr>
          <w:rFonts w:cs="Times New Roman"/>
          <w:lang w:val="en-GB"/>
        </w:rPr>
        <w:t xml:space="preserve">, leading to a reduction in uncertainty for carbon budgets </w:t>
      </w:r>
      <w:ins w:id="5601" w:author="Ian Blenkinsop" w:date="2021-07-08T13:24:00Z">
        <w:r w:rsidR="00737C1A">
          <w:rPr>
            <w:rFonts w:cs="Times New Roman"/>
            <w:lang w:val="en-GB"/>
          </w:rPr>
          <w:t>(</w:t>
        </w:r>
        <w:r w:rsidR="00737C1A" w:rsidRPr="000128A3">
          <w:rPr>
            <w:lang w:val="en-GB"/>
          </w:rPr>
          <w:t>Section 5.1</w:t>
        </w:r>
      </w:ins>
      <w:ins w:id="5602" w:author="Ian Blenkinsop" w:date="2021-07-08T13:25:00Z">
        <w:r w:rsidR="00737C1A">
          <w:rPr>
            <w:lang w:val="en-GB"/>
          </w:rPr>
          <w:t xml:space="preserve">; </w:t>
        </w:r>
      </w:ins>
      <w:r w:rsidRPr="003A0C0D">
        <w:fldChar w:fldCharType="begin" w:fldLock="1"/>
      </w:r>
      <w:r w:rsidR="00A94565">
        <w:rPr>
          <w:lang w:val="en-GB"/>
        </w:rPr>
        <w:instrText>ADDIN CSL_CITATION { "citationItems" : [ { "id" : "ITEM-1", "itemData" : { "DOI" : "10.1088/1748-9326/ab858a", "ISSN" : "1748-9326", "abstract" : "To achieve the goals of the Paris Agreement requires deep and rapid reductions in anthropogenic CO2 emissions, but uncertainty surrounds the magnitude and depth of reductions. Earth system models provide a means to quantify the link from emissions to global climate change. Using the concept of TCRE\u2014the transient climate response to cumulative carbon emissions\u2014we can estimate the remaining carbon budget to achieve 1.5 or 2 \u00b0C. But the uncertainty is large, and this hinders the usefulness of the concept. Uncertainty in carbon budgets associated with a given global temperature rise is determined by the physical Earth system, and therefore Earth system modelling has a clear and high priority remit to address and reduce this uncertainty. Here we explore multi-model carbon cycle simulations across three generations of Earth system models to quantitatively assess the sources of uncertainty which propagate through to TCRE. Our analysis brings new insights which will allow us to determine how we can better direct our research priorities in order to reduce this uncertainty. We emphasise that uses of carbon budget estimates must bear in mind the uncertainty stemming from the biogeophysical Earth system, and we recommend specific areas where the carbon cycle research community needs to re-focus activity in order to try to reduce this uncertainty. We conclude that we should revise focus from the climate feedback on the carbon cycle to place more emphasis on CO2 as the main driver of carbon sinks and their long-term behaviour. Our proposed framework will enable multiple constraints on components of the carbon cycle to propagate to constraints on remaining carbon budgets.", "author" : [ { "dropping-particle" : "", "family" : "Jones", "given" : "Chris D", "non-dropping-particle" : "", "parse-names" : false, "suffix" : "" }, { "dropping-particle" : "", "family" : "Friedlingstein", "given" : "Pierre", "non-dropping-particle" : "", "parse-names" : false, "suffix" : "" } ], "container-title" : "Environmental Research Letters", "id" : "ITEM-1", "issue" : "7", "issued" : { "date-parts" : [ [ "2020", "6", "29" ] ] }, "page" : "074019", "publisher" : "{IOP} Publishing", "title" : "Quantifying process-level uncertainty contributions to TCRE and carbon budgets for meeting Paris Agreement climate targets", "translator" : [ { "dropping-particle" : "", "family" : "H4346", "given" : "", "non-dropping-particle" : "", "parse-names" : false, "suffix" : "" } ], "type" : "article-journal", "volume" : "15" }, "uris" : [ "http://www.mendeley.com/documents/?uuid=9347b1df-57bf-444e-9ddb-2c1205af50fc" ] } ], "mendeley" : { "formattedCitation" : "(Jones and Friedlingstein, 2020)", "manualFormatting" : "(Jones and Friedlingstein, 2020", "plainTextFormattedCitation" : "(Jones and Friedlingstein, 2020)", "previouslyFormattedCitation" : "(Jones and Friedlingstein, 2020)" }, "properties" : { "noteIndex" : 0 }, "schema" : "https://github.com/citation-style-language/schema/raw/master/csl-citation.json" }</w:instrText>
      </w:r>
      <w:r w:rsidRPr="003A0C0D">
        <w:fldChar w:fldCharType="separate"/>
      </w:r>
      <w:ins w:id="5603" w:author="Robin Matthews" w:date="2021-05-18T16:06:00Z">
        <w:del w:id="5604" w:author="Ian Blenkinsop" w:date="2021-07-08T13:25:00Z">
          <w:r w:rsidR="00602365" w:rsidDel="00737C1A">
            <w:rPr>
              <w:noProof/>
              <w:lang w:val="en-GB"/>
            </w:rPr>
            <w:delText>(</w:delText>
          </w:r>
        </w:del>
        <w:r w:rsidR="00602365">
          <w:rPr>
            <w:noProof/>
            <w:lang w:val="en-GB"/>
          </w:rPr>
          <w:t>Jones and Friedlingstein, 2020</w:t>
        </w:r>
      </w:ins>
      <w:del w:id="5605" w:author="Robin Matthews" w:date="2021-05-18T16:06:00Z">
        <w:r w:rsidRPr="000128A3" w:rsidDel="00602365">
          <w:rPr>
            <w:noProof/>
            <w:lang w:val="en-GB"/>
          </w:rPr>
          <w:delText>(Jones and Friedlingstein, 2020</w:delText>
        </w:r>
      </w:del>
      <w:r w:rsidRPr="003A0C0D">
        <w:fldChar w:fldCharType="end"/>
      </w:r>
      <w:del w:id="5606" w:author="Ian Blenkinsop" w:date="2021-07-08T13:25:00Z">
        <w:r w:rsidRPr="000128A3" w:rsidDel="00737C1A">
          <w:rPr>
            <w:lang w:val="en-GB"/>
          </w:rPr>
          <w:delText>;</w:delText>
        </w:r>
      </w:del>
      <w:del w:id="5607" w:author="Ian Blenkinsop" w:date="2021-07-08T13:24:00Z">
        <w:r w:rsidRPr="000128A3" w:rsidDel="00737C1A">
          <w:rPr>
            <w:lang w:val="en-GB"/>
          </w:rPr>
          <w:delText xml:space="preserve"> Chapter 5, Section 5.1</w:delText>
        </w:r>
      </w:del>
      <w:r w:rsidRPr="000128A3">
        <w:rPr>
          <w:lang w:val="en-GB"/>
        </w:rPr>
        <w:t>)</w:t>
      </w:r>
      <w:r w:rsidRPr="000128A3">
        <w:rPr>
          <w:rFonts w:cs="Times New Roman"/>
          <w:lang w:val="en-GB"/>
        </w:rPr>
        <w:t xml:space="preserve">. </w:t>
      </w:r>
      <w:r w:rsidRPr="000128A3">
        <w:rPr>
          <w:lang w:val="en-GB"/>
        </w:rPr>
        <w:t xml:space="preserve">As was the case in CMIP5 </w:t>
      </w:r>
      <w:r w:rsidRPr="003A0C0D">
        <w:fldChar w:fldCharType="begin" w:fldLock="1"/>
      </w:r>
      <w:r w:rsidR="00E81B0B">
        <w:rPr>
          <w:lang w:val="en-GB"/>
        </w:rPr>
        <w:instrText>ADDIN CSL_CITATION { "citationItems" : [ { "id" : "ITEM-1",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 "family" : "Que\u0301re\u0301", "given" : "C", "non-dropping-particle" : "Le", "parse-names" : false, "suffix" : "" }, { "dropping-particle" : "", "family" : "Myneni", "given" : "R B", "non-dropping-particle" : "", "parse-names" : false, "suffix" : "" }, { "dropping-particle" : "", "family" : "Piao", "given" : "S", "non-dropping-particle" : "", "parse-names" : false, "suffix" : "" }, { "dropping-particle" : "", "family" : "Thornton", "given" : "P", "non-dropping-particle" : "", "parse-names" : false, "suffix" : "" } ], "chapter-number" : "6",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"465-570", "publisher" : "Cambridge University Press", "publisher-place" : "Cambridge, United Kingdom and New York, NY, USA", "title" : "Carbon and Other Biogeochemical Cycles", "translator" : [ { "dropping-particle" : "", "family" : "H3193", "given" : "Rt13", "non-dropping-particle" : "", "parse-names" : false, "suffix" : "" } ], "type" : "chapter" }, "uris" : [ "http://www.mendeley.com/documents/?uuid=05c0d840-a882-4cf9-a0aa-5b71a3aaa573" ] } ], "mendeley" : { "formattedCitation" : "(Ciais et al., 2013)", "plainTextFormattedCitation" : "(Ciais et al., 2013)", "previouslyFormattedCitation" : "(Ciais et al., 2013)" }, "properties" : { "noteIndex" : 0 }, "schema" : "https://github.com/citation-style-language/schema/raw/master/csl-citation.json" }</w:instrText>
      </w:r>
      <w:r w:rsidRPr="003A0C0D">
        <w:fldChar w:fldCharType="separate"/>
      </w:r>
      <w:ins w:id="5608" w:author="Robin Matthews" w:date="2021-05-18T16:06:00Z">
        <w:r w:rsidR="00602365">
          <w:rPr>
            <w:noProof/>
            <w:lang w:val="en-GB"/>
          </w:rPr>
          <w:t>(Ciais et al., 2013)</w:t>
        </w:r>
      </w:ins>
      <w:del w:id="5609" w:author="Robin Matthews" w:date="2021-05-18T16:06:00Z">
        <w:r w:rsidRPr="000128A3" w:rsidDel="00602365">
          <w:rPr>
            <w:noProof/>
            <w:lang w:val="en-GB"/>
          </w:rPr>
          <w:delText>(Ciais et al., 2013)</w:delText>
        </w:r>
      </w:del>
      <w:r w:rsidRPr="003A0C0D">
        <w:fldChar w:fldCharType="end"/>
      </w:r>
      <w:r w:rsidRPr="000128A3">
        <w:rPr>
          <w:lang w:val="en-GB"/>
        </w:rPr>
        <w:t>, t</w:t>
      </w:r>
      <w:r w:rsidRPr="000128A3">
        <w:rPr>
          <w:rFonts w:cs="Times New Roman"/>
          <w:lang w:val="en-GB"/>
        </w:rPr>
        <w:t xml:space="preserve">he land surface processes represented </w:t>
      </w:r>
      <w:r w:rsidRPr="000128A3">
        <w:rPr>
          <w:lang w:val="en-GB"/>
        </w:rPr>
        <w:t>vary across CMIP6 models</w:t>
      </w:r>
      <w:r w:rsidRPr="000128A3">
        <w:rPr>
          <w:rFonts w:cs="Times New Roman"/>
          <w:lang w:val="en-GB"/>
        </w:rPr>
        <w:t>, with at least some key processes (</w:t>
      </w:r>
      <w:commentRangeStart w:id="5610"/>
      <w:r w:rsidRPr="000128A3">
        <w:rPr>
          <w:rFonts w:cs="Times New Roman"/>
          <w:lang w:val="en-GB"/>
        </w:rPr>
        <w:t>fire</w:t>
      </w:r>
      <w:commentRangeEnd w:id="5610"/>
      <w:r w:rsidR="00FF615C">
        <w:rPr>
          <w:rStyle w:val="CommentReference"/>
        </w:rPr>
        <w:commentReference w:id="5610"/>
      </w:r>
      <w:r w:rsidRPr="000128A3">
        <w:rPr>
          <w:rFonts w:cs="Times New Roman"/>
          <w:lang w:val="en-GB"/>
        </w:rPr>
        <w:t>, permafrost carbon, microbes, nutrients, vegetation dynamics, plant demography) absent from any particular ESM land model</w:t>
      </w:r>
      <w:r w:rsidRPr="000128A3">
        <w:rPr>
          <w:lang w:val="en-GB"/>
        </w:rPr>
        <w:t xml:space="preserve"> </w:t>
      </w:r>
      <w:r w:rsidRPr="000128A3">
        <w:rPr>
          <w:rFonts w:cs="Times New Roman"/>
          <w:lang w:val="en-GB"/>
        </w:rPr>
        <w:t>(</w:t>
      </w:r>
      <w:del w:id="5611" w:author="Ian Blenkinsop" w:date="2021-07-08T13:26:00Z">
        <w:r w:rsidRPr="000128A3" w:rsidDel="00FF615C">
          <w:rPr>
            <w:rFonts w:cs="Times New Roman"/>
            <w:lang w:val="en-GB"/>
          </w:rPr>
          <w:delText xml:space="preserve">Chapter 5, </w:delText>
        </w:r>
      </w:del>
      <w:r w:rsidRPr="000128A3">
        <w:rPr>
          <w:lang w:val="en-GB"/>
        </w:rPr>
        <w:t>T</w:t>
      </w:r>
      <w:r w:rsidRPr="000128A3">
        <w:rPr>
          <w:rFonts w:cs="Times New Roman"/>
          <w:lang w:val="en-GB"/>
        </w:rPr>
        <w:t xml:space="preserve">able 5.4). Ocean biogeochemical models have evolved to enhance the consistency of the exchanges between ocean, atmosphere and land, through riverine input and dust deposition </w:t>
      </w:r>
      <w:r w:rsidRPr="003A0C0D">
        <w:rPr>
          <w:rFonts w:cs="Times New Roman"/>
        </w:rPr>
        <w:fldChar w:fldCharType="begin" w:fldLock="1"/>
      </w:r>
      <w:r w:rsidR="00A94565">
        <w:rPr>
          <w:rFonts w:cs="Times New Roman"/>
          <w:lang w:val="en-GB"/>
        </w:rPr>
        <w:instrText>ADDIN CSL_CITATION { "citationItems" : [ { "id" : "ITEM-1", "itemData" : { "DOI" : "10.1016/j.pocean.2013.07.001", "ISSN" : "00796611", "abstract" : "Global-scale planktonic ecosystem models exhibit large differences in simulated net primary production (NPP) and assessment of planktonic food web fluxes beyond primary producers has been limited, diminishing confidence in carbon flux estimates from these models. In this study, a global ocean-ice-ecosystem model was assessed against a suite of observation-based planktonic food web flux estimates, many of which were not considered in previous modeling studies. The simulation successfully captured cross-biome differences and similarities in these fluxes after calibration of a limited number of highly uncertain yet influential parameters. The resulting comprehensive carbon budgets suggested that shortened food webs, elevated growth efficiencies, and tight consumer-resource coupling enable oceanic upwelling systems to support 45% of pelagic mesozooplankton production despite accounting for only 22% of ocean area and 34% of NPP. In seasonally stratified regions (42% of ocean area and 40% of NPP), weakened consumer-resource coupling tempers mesozooplankton production to 41% and enhances export below 100m to 48% of the global total. In oligotrophic systems (36% of ocean area and 26% of NPP), the dominance of small phytoplankton and low consumer growth efficiencies supported only 14% of mesozooplankton production and 17% of export globally. Bacterial production, in contrast, was maintained in nearly constant proportion to primary production across biomes through the compensating effects of increased partitioning of NPP to the microbial food web in oligotrophic ecosystems and increased bacterial growth efficiencies in more productive areas. Cross-biome differences in mesozooplankton trophic level were muted relative to those invoked by previous work such that significant differences in consumer growth efficiencies and the strength of consumer-resource coupling were needed to explain sharp cross-biome differences in mesozooplankton production. Lastly, simultaneous consideration of multiple flux constraints supports a highly distributed view of respiration across the planktonic food web rather than one dominated by heterotrophic bacteria. The solution herein is unlikely unique in its ability to explain observed cross-biome energy flow patterns and notable misfits remain. Resolution of existing uncertainties in observed biome-scale productivity and increasingly mechanistic physical and biological model components should yield significant refinements to estimates he\u2026", "author" : [ { "dropping-particle" : "", "family" : "Stock", "given" : "Charles A", "non-dropping-particle" : "", "parse-names" : false, "suffix" : "" }, { "dropping-particle" : "", "family" : "Dunne", "given" : "John P", "non-dropping-particle" : "", "parse-names" : false, "suffix" : "" }, { "dropping-particle" : "", "family" : "John", "given" : "Jasmin G", "non-dropping-particle" : "", "parse-names" : false, "suffix" : "" } ], "container-title" : "Progress in Oceanography", "id" : "ITEM-1", "issued" : { "date-parts" : [ [ "2014", "1" ] ] }, "page" : "1-28", "title" : "Global-scale carbon and energy flows through the marine planktonic food web: An analysis with a coupled physical\u2013biological model", "translator" : [ { "dropping-particle" : "", "family" : "H3134", "given" : "", "non-dropping-particle" : "", "parse-names" : false, "suffix" : "" } ], "type" : "article-journal", "volume" : "120" }, "uris" : [ "http://www.mendeley.com/documents/?uuid=967b7370-1dfc-447e-9fd9-bea1097cbbc1" ] }, { "id" : "ITEM-2", "itemData" : { "DOI" : "10.5194/gmd-8-2465-2015", "author" : [ { "dropping-particle" : "", "family" : "Aumont", "given" : "O", "non-dropping-particle" : "", "parse-names" : false, "suffix" : "" }, { "dropping-particle" : "", "family" : "Eth\u00e9", "given" : "C", "non-dropping-particle" : "", "parse-names" : false, "suffix" : "" }, { "dropping-particle" : "", "family" : "Tagliabue", "given" : "A", "non-dropping-particle" : "", "parse-names" : false, "suffix" : "" }, { "dropping-particle" : "", "family" : "Bopp", "given" : "L", "non-dropping-particle" : "", "parse-names" : false, "suffix" : "" }, { "dropping-particle" : "", "family" : "Gehlen", "given" : "M", "non-dropping-particle" : "", "parse-names" : false, "suffix" : "" } ], "container-title" : "Geoscientific Model Development", "id" : "ITEM-2", "issue" : "8", "issued" : { "date-parts" : [ [ "2015" ] ] }, "page" : "2465-2513", "title" : "PISCES-v2: an ocean biogeochemical model for carbon and ecosystem studies", "translator" : [ { "dropping-particle" : "", "family" : "H3133", "given" : "", "non-dropping-particle" : "", "parse-names" : false, "suffix" : "" } ], "type" : "article-journal", "volume" : "8" }, "uris" : [ "http://www.mendeley.com/documents/?uuid=2be01c38-4afd-4ac4-8856-2282258dbf12" ] } ], "mendeley" : { "formattedCitation" : "(Stock et al., 2014; Aumont et al., 2015)", "plainTextFormattedCitation" : "(Stock et al., 2014; Aumont et al., 2015)", "previouslyFormattedCitation" : "(Stock et al., 2014; Aumont et al., 2015)" }, "properties" : { "noteIndex" : 0 }, "schema" : "https://github.com/citation-style-language/schema/raw/master/csl-citation.json" }</w:instrText>
      </w:r>
      <w:r w:rsidRPr="003A0C0D">
        <w:rPr>
          <w:rFonts w:cs="Times New Roman"/>
        </w:rPr>
        <w:fldChar w:fldCharType="separate"/>
      </w:r>
      <w:ins w:id="5612" w:author="Robin Matthews" w:date="2021-05-18T16:06:00Z">
        <w:r w:rsidR="00602365">
          <w:rPr>
            <w:rFonts w:cs="Times New Roman"/>
            <w:noProof/>
          </w:rPr>
          <w:t>(Stock et al., 2014; Aumont et al., 2015)</w:t>
        </w:r>
      </w:ins>
      <w:del w:id="5613" w:author="Robin Matthews" w:date="2021-05-18T16:06:00Z">
        <w:r w:rsidRPr="00582B7A" w:rsidDel="00602365">
          <w:rPr>
            <w:rFonts w:cs="Times New Roman"/>
            <w:noProof/>
          </w:rPr>
          <w:delText>(Stock et al., 2014; Aumont et al., 2015)</w:delText>
        </w:r>
      </w:del>
      <w:r w:rsidRPr="003A0C0D">
        <w:rPr>
          <w:rFonts w:cs="Times New Roman"/>
        </w:rPr>
        <w:fldChar w:fldCharType="end"/>
      </w:r>
      <w:r w:rsidRPr="003A0C0D">
        <w:rPr>
          <w:rFonts w:cs="Times New Roman"/>
        </w:rPr>
        <w:t xml:space="preserve">. Other developments include flexible plankton stoichiometric ratios </w:t>
      </w:r>
      <w:r w:rsidRPr="003A0C0D">
        <w:rPr>
          <w:rFonts w:cs="Times New Roman"/>
        </w:rPr>
        <w:fldChar w:fldCharType="begin" w:fldLock="1"/>
      </w:r>
      <w:r w:rsidR="00E81B0B">
        <w:rPr>
          <w:rFonts w:cs="Times New Roman"/>
        </w:rPr>
        <w:instrText>ADDIN CSL_CITATION { "citationItems" : [ { "id" : "ITEM-1", "itemData" : { "DOI" : "10.1073/pnas.1423917112", "ISSN" : "0027-8424", "abstract" : "The elemental ratios of nitrogen, phosphorus, and carbon in marine phytoplankton can diverge significantly from the {\\textquotedblleft}Redfield ratio,{\\textquotedblright} but the underlying reasons have been hard to elucidate. As a result, global biogeochemical models often ignore this stoichiometric variability. Here we show that, hidden within the noise of a large dataset of particulate measurements, a surprisingly consistent relationship exists between community P:C and dissolved phosphate concentrations. The plasticity of ecosystem stoichiometry in the face of nutrient scarcity, with greater plasticity for P relative to N, appears to explain the main divergences from the Redfield ratio. When included in a simple model, the relationship implies a more important role for low latitude nutrient cycling in the biological pump than is commonly assumed.It is widely recognized that the stoichiometry of nutrient elements in phytoplankton varies within the ocean. However, there are many conflicting mechanistic explanations for this variability, and it is often ignored in global biogeochemical models and carbon cycle simulations. Here we show that globally distributed particulate P:C varies as a linear function of ambient phosphate concentrations, whereas the N:C varies with ambient nitrate concentrations, but only when nitrate is most scarce. This observation is consistent with the adjustment of the phytoplankton community to local nutrient availability, with greater flexibility of phytoplankton P:C because P is a less abundant cellular component than N. This simple relationship is shown to predict the large-scale, long-term average composition of surface particles throughout large parts of the ocean remarkably well. The relationship implies that most of the observed variation in N:P actually arises from a greater plasticity in the cellular P:C content, relative to N:C, such that as overall macronutrient concentrations decrease, N:P rises. Although other mechanisms are certainly also relevant, this simple relationship can be applied as a first-order basis for predicting organic matter stoichiometry in large-scale biogeochemical models, as illustrated using a simple box model. The results show that including variable P:C makes atmospheric CO2 more sensitive to changes in low</w:instrText>
      </w:r>
      <w:r w:rsidR="00E81B0B" w:rsidRPr="00A1237E">
        <w:rPr>
          <w:rFonts w:cs="Times New Roman"/>
          <w:lang w:val="en-US"/>
        </w:rPr>
        <w:instrText xml:space="preserve"> latitude export and ocean circulation than a fixed-stoichiometry model. In addition, variable P:C weakens the relationship between preformed phosphate and atmospheric CO2 while implying a \u2026", "author" : [ { "dropping-particle" : "", "family" : "Galbraith", "given" : "Eric D", "non-dropping-particle" : "", "parse-names" : false, "suffix" : "" }, { "dropping-particle" : "", "family" : "Martiny", "given" : "Adam C", "non-dropping-particle" : "", "parse-names" : false, "suffix" : "" } ], "container-title" : "Proceedings of the National Academy of Sciences", "id" : "ITEM-1", "issue" : "27", "issued" : { "date-parts" : [ [ "2015" ] ] }, "page" : "8199-8204", "publisher" : "National Academy of Sciences", "title" : "A simple nutrient-dependence mechanism for predicting the stoichiometry of marine ecosystems", "translator" : [ { "dropping-particle" : "", "family" : "H3108", "given" : "", "non-dropping-particle" : "", "parse-names" : false, "suffix" : "" } ], "type" : "article-journal", "volume" : "112" }, "uris" : [ "http://www.mendeley.com/documents/?uuid=bf02933a-f078-4506-bcf2-bc8a0a69db00" ] } ], "mendeley" : { "formattedCitation" : "(Galbraith and Martiny, 2015)", "manualFormatting" : "(Galbraith and Martiny, 2015)", "plainTextFormattedCitation" : "(Galbraith and Martiny, 2015)", "previouslyFormattedCitation" : "(Galbraith and Martiny, 2015)" }, "properties" : { "noteIndex" : 0 }, "schema" : "https://github.com/citation-style-language/schema/raw/master/csl-citation.json" }</w:instrText>
      </w:r>
      <w:r w:rsidRPr="003A0C0D">
        <w:rPr>
          <w:rFonts w:cs="Times New Roman"/>
        </w:rPr>
        <w:fldChar w:fldCharType="separate"/>
      </w:r>
      <w:ins w:id="5614" w:author="Robin Matthews" w:date="2021-05-18T16:06:00Z">
        <w:r w:rsidR="00602365">
          <w:rPr>
            <w:rFonts w:cs="Times New Roman"/>
            <w:noProof/>
            <w:lang w:val="en-GB"/>
          </w:rPr>
          <w:t>(Galbraith and Martiny, 2015)</w:t>
        </w:r>
      </w:ins>
      <w:del w:id="5615" w:author="Robin Matthews" w:date="2021-05-18T16:06:00Z">
        <w:r w:rsidRPr="000128A3" w:rsidDel="00602365">
          <w:rPr>
            <w:rFonts w:cs="Times New Roman"/>
            <w:noProof/>
            <w:lang w:val="en-GB"/>
          </w:rPr>
          <w:delText>(Galbraith and Martiny, 2015)</w:delText>
        </w:r>
      </w:del>
      <w:r w:rsidRPr="003A0C0D">
        <w:rPr>
          <w:rFonts w:cs="Times New Roman"/>
        </w:rPr>
        <w:fldChar w:fldCharType="end"/>
      </w:r>
      <w:r w:rsidRPr="000128A3">
        <w:rPr>
          <w:rFonts w:cs="Times New Roman"/>
          <w:lang w:val="en-GB"/>
        </w:rPr>
        <w:t xml:space="preserve">, improvements in the representation of nitrogen fixation </w:t>
      </w:r>
      <w:r w:rsidRPr="003A0C0D">
        <w:rPr>
          <w:rFonts w:cs="Times New Roman"/>
        </w:rPr>
        <w:fldChar w:fldCharType="begin" w:fldLock="1"/>
      </w:r>
      <w:r w:rsidR="00E81B0B">
        <w:rPr>
          <w:rFonts w:cs="Times New Roman"/>
          <w:lang w:val="en-GB"/>
        </w:rPr>
        <w:instrText>ADDIN CSL_CITATION { "citationItems" : [ { "id" : "ITEM-1", "itemData" : { "DOI" : "10.1002/2016MS000737", "abstract" : "Abstract Nitrogen (N2) fixation is a major source of bioavailable nitrogen to the euphotic zone, thereby exerting an important control on ocean biogeochemical cycling. This paper presents the incorporation of prognostic N2 fixers into the HAMburg Ocean Carbon Cycle model (HAMOCC), a component of the Max Planck Institute Earth System Model (MPI-ESM). Growth dynamics of N2 fixers in the model are based on physiological characteristics of the cyanobacterium Trichodesmium. The applied temperature dependency confines diazotrophic growth and N2 fixation to the tropical and subtropical ocean roughly between 40\u00b0S and 40\u00b0N. Simulated large-scale spatial patterns compare well with observations, and the global N2 fixation rate of 135.6 Tg N yr\u22121 is within the range of current estimates. The vertical distribution of N2 fixation also matches well the observations, with a major fraction of about 85% occurring in the upper 20 m. The observed seasonal variability at the stations BATS and ALOHA is reasonably reproduced, with highest fixation rates in northern summer/fall. Iron limitation was found to be an important factor in controlling the simulated distribution of N2 fixation, especially in the Pacific Ocean. The new model component considerably improves the representation of present-day N2 fixation in HAMOCC. It provides the basis for further studies on the role of diazotrophs in global biogeochemical cycles, as well as on the response of N2 fixation to changing environmental conditions.", "author" : [ { "dropping-particle" : "", "family" : "Paulsen", "given" : "Hanna", "non-dropping-particle" : "", "parse-names" : false, "suffix" : "" }, { "dropping-particle" : "", "family" : "Ilyina", "given" : "Tatiana", "non-dropping-particle" : "", "parse-names" : false, "suffix" : "" }, { "dropping-particle" : "", "family" : "Six", "given" : "Katharina D", "non-dropping-particle" : "", "parse-names" : false, "suffix" : "" }, { "dropping-particle" : "", "family" : "Stemmler", "given" : "Irene", "non-dropping-particle" : "", "parse-names" : false, "suffix" : "" } ], "container-title" : "Journal of Advances in Modeling Earth Systems", "id" : "ITEM-1", "issue" : "1", "issued" : { "date-parts" : [ [ "2017" ] ] }, "page" : "438-464", "title" : "Incorporating a prognostic representation of marine nitrogen fixers into the global ocean biogeochemical model HAMOCC", "translator" : [ { "dropping-particle" : "", "family" : "H3112", "given" : "", "non-dropping-particle" : "", "parse-names" : false, "suffix" : "" } ], "type" : "article-journal", "volume" : "9" }, "uris" : [ "http://www.mendeley.com/documents/?uuid=fca2ab8a-2f4c-445f-a1d3-864559e83f60" ] } ], "mendeley" : { "formattedCitation" : "(Paulsen et al., 2017)", "plainTextFormattedCitation" : "(Paulsen et al., 2017)", "previouslyFormattedCitation" : "(Paulsen et al., 2017)" }, "properties" : { "noteIndex" : 0 }, "schema" : "https://github.com/citation-style-language/schema/raw/master/csl-citation.json" }</w:instrText>
      </w:r>
      <w:r w:rsidRPr="003A0C0D">
        <w:rPr>
          <w:rFonts w:cs="Times New Roman"/>
        </w:rPr>
        <w:fldChar w:fldCharType="separate"/>
      </w:r>
      <w:ins w:id="5616" w:author="Robin Matthews" w:date="2021-05-18T16:06:00Z">
        <w:r w:rsidR="00602365">
          <w:rPr>
            <w:rFonts w:cs="Times New Roman"/>
            <w:noProof/>
            <w:lang w:val="en-GB"/>
          </w:rPr>
          <w:t>(Paulsen et al., 2017)</w:t>
        </w:r>
      </w:ins>
      <w:del w:id="5617" w:author="Robin Matthews" w:date="2021-05-18T16:06:00Z">
        <w:r w:rsidRPr="000128A3" w:rsidDel="00602365">
          <w:rPr>
            <w:rFonts w:cs="Times New Roman"/>
            <w:noProof/>
            <w:lang w:val="en-GB"/>
          </w:rPr>
          <w:delText>(Paulsen et al., 2017)</w:delText>
        </w:r>
      </w:del>
      <w:r w:rsidRPr="003A0C0D">
        <w:rPr>
          <w:rFonts w:cs="Times New Roman"/>
        </w:rPr>
        <w:fldChar w:fldCharType="end"/>
      </w:r>
      <w:r w:rsidRPr="000128A3">
        <w:rPr>
          <w:rFonts w:cs="Times New Roman"/>
          <w:lang w:val="en-GB"/>
        </w:rPr>
        <w:t xml:space="preserve">, and the limitation of plankton growth by iron </w:t>
      </w:r>
      <w:r w:rsidRPr="003A0C0D">
        <w:rPr>
          <w:rFonts w:cs="Times New Roman"/>
        </w:rPr>
        <w:fldChar w:fldCharType="begin" w:fldLock="1"/>
      </w:r>
      <w:r w:rsidR="00E81B0B">
        <w:rPr>
          <w:rFonts w:cs="Times New Roman"/>
          <w:lang w:val="en-GB"/>
        </w:rPr>
        <w:instrText>ADDIN CSL_CITATION { "citationItems" : [ { "id" : "ITEM-1", "itemData" : { "DOI" : "10.5194/gmd-8-2465-2015", "author" : [ { "dropping-particle" : "", "family" : "Aumont", "given" : "O", "non-dropping-particle" : "", "parse-names" : false, "suffix" : "" }, { "dropping-particle" : "", "family" : "Eth\u00e9", "given" : "C", "non-dropping-particle" : "", "parse-names" : false, "suffix" : "" }, { "dropping-particle" : "", "family" : "Tagliabue", "given" : "A", "non-dropping-particle" : "", "parse-names" : false, "suffix" : "" }, { "dropping-particle" : "", "family" : "Bopp", "given" : "L", "non-dropping-particle" : "", "parse-names" : false, "suffix" : "" }, { "dropping-particle" : "", "family" : "Gehlen", "given" : "M", "non-dropping-particle" : "", "parse-names" : false, "suffix" : "" } ], "container-title" : "Geoscientific Model Development", "id" : "ITEM-1", "issue" : "8", "issued" : { "date-parts" : [ [ "2015" ] ] }, "page" : "2465-2513", "title" : "PISCES-v2: an ocean biogeochemical model for carbon and ecosystem studies", "translator" : [ { "dropping-particle" : "", "family" : "H3133", "given" : "", "non-dropping-particle" : "", "parse-names" : false, "suffix" : "" } ], "type" : "article-journal", "volume" : "8" }, "uris" : [ "http://www.mendeley.com/documents/?uuid=2be01c38-4afd-4ac4-8856-2282258dbf12" ] } ], "mendeley" : { "formattedCitation" : "(Aumont et al., 2015)", "plainTextFormattedCitation" : "(Aumont et al., 2015)", "previouslyFormattedCitation" : "(Aumont et al., 2015)" }, "properties" : { "noteIndex" : 0 }, "schema" : "https://github.com/citation-style-language/schema/raw/master/csl-citation.json" }</w:instrText>
      </w:r>
      <w:r w:rsidRPr="003A0C0D">
        <w:rPr>
          <w:rFonts w:cs="Times New Roman"/>
        </w:rPr>
        <w:fldChar w:fldCharType="separate"/>
      </w:r>
      <w:ins w:id="5618" w:author="Robin Matthews" w:date="2021-05-18T16:06:00Z">
        <w:r w:rsidR="00602365">
          <w:rPr>
            <w:rFonts w:cs="Times New Roman"/>
            <w:noProof/>
            <w:lang w:val="en-GB"/>
          </w:rPr>
          <w:t>(Aumont et al., 2015)</w:t>
        </w:r>
      </w:ins>
      <w:del w:id="5619" w:author="Robin Matthews" w:date="2021-05-18T16:06:00Z">
        <w:r w:rsidRPr="000128A3" w:rsidDel="00602365">
          <w:rPr>
            <w:rFonts w:cs="Times New Roman"/>
            <w:noProof/>
            <w:lang w:val="en-GB"/>
          </w:rPr>
          <w:delText>(Aumont et al., 2015)</w:delText>
        </w:r>
      </w:del>
      <w:r w:rsidRPr="003A0C0D">
        <w:rPr>
          <w:rFonts w:cs="Times New Roman"/>
        </w:rPr>
        <w:fldChar w:fldCharType="end"/>
      </w:r>
      <w:r w:rsidRPr="000128A3">
        <w:rPr>
          <w:rFonts w:cs="Times New Roman"/>
          <w:lang w:val="en-GB"/>
        </w:rPr>
        <w:t xml:space="preserve">. Due to the long time scale of biogeochemical processes, </w:t>
      </w:r>
      <w:commentRangeStart w:id="5620"/>
      <w:r w:rsidRPr="000128A3">
        <w:rPr>
          <w:rFonts w:cs="Times New Roman"/>
          <w:lang w:val="en-GB"/>
        </w:rPr>
        <w:t>spin-up strategies</w:t>
      </w:r>
      <w:commentRangeEnd w:id="5620"/>
      <w:r w:rsidR="00D518F1">
        <w:rPr>
          <w:rStyle w:val="CommentReference"/>
        </w:rPr>
        <w:commentReference w:id="5620"/>
      </w:r>
      <w:r w:rsidRPr="000128A3">
        <w:rPr>
          <w:rFonts w:cs="Times New Roman"/>
          <w:lang w:val="en-GB"/>
        </w:rPr>
        <w:t xml:space="preserve"> have been shown to </w:t>
      </w:r>
      <w:r w:rsidR="00704677">
        <w:rPr>
          <w:rFonts w:cs="Times New Roman"/>
          <w:lang w:val="en-GB"/>
        </w:rPr>
        <w:t>affect</w:t>
      </w:r>
      <w:r w:rsidR="00704677" w:rsidRPr="000128A3">
        <w:rPr>
          <w:rFonts w:cs="Times New Roman"/>
          <w:lang w:val="en-GB"/>
        </w:rPr>
        <w:t xml:space="preserve"> </w:t>
      </w:r>
      <w:r w:rsidRPr="000128A3">
        <w:rPr>
          <w:rFonts w:cs="Times New Roman"/>
          <w:lang w:val="en-GB"/>
        </w:rPr>
        <w:t xml:space="preserve">the performance of models used in AR5 </w:t>
      </w:r>
      <w:r w:rsidRPr="003A0C0D">
        <w:rPr>
          <w:rFonts w:cs="Times New Roman"/>
        </w:rPr>
        <w:fldChar w:fldCharType="begin" w:fldLock="1"/>
      </w:r>
      <w:r w:rsidR="00E81B0B">
        <w:rPr>
          <w:rFonts w:cs="Times New Roman"/>
          <w:lang w:val="en-GB"/>
        </w:rPr>
        <w:instrText>ADDIN CSL_CITATION { "citationItems" : [ { "id" : "ITEM-1", "itemData" : { "DOI" : "10.5194/gmd-9-1827-2016", "ISSN" : "1991-9603", "abstract" : "&lt;p&gt;&lt;p&gt;&lt;strong&gt;Abstract.&lt;/strong&gt; During the fifth phase of the Coupled Model Intercomparison Project (CMIP5) substantial efforts were made to systematically assess the skill of Earth system models. One goal was to check how realistically representative marine biogeochemical tracer distributions could be reproduced by models. In routine assessments model historical hindcasts were compared with available modern biogeochemical observations. However, these assessments considered neither how close modeled biogeochemical reservoirs were to equilibrium nor the sensitivity of model performance to initial conditions or to the spin-up protocols. Here, we explore how the large diversity in spin-up protocols used for marine biogeochemistry in CMIP5 Earth system models (ESMs) contributes to model-to-model differences in the simulated fields. We take advantage of a 500-year spin-up simulation of IPSL-CM5A-LR to quantify the influence of the spin-up protocol on model ability to reproduce relevant data fields. Amplification of biases in selected biogeochemical fields (O&lt;sub&gt;2&lt;/sub&gt;, NO&lt;sub&gt;3&lt;/sub&gt;, Alk-DIC) is assessed as a function of spin-up duration. We demonstrate that a relationship between spin-up duration and assessment metrics emerges from our model results and holds when confronted with a larger ensemble of CMIP5 models. This shows that drift has implications for performance assessment in addition to possibly aliasing estimates of climate change impact. Our study suggests that differences in spin-up protocols could explain a substantial part of model disparities, constituting a source of model-to-model uncertainty. This requires more attention in future model intercomparison exercises in order to provide quantitatively more correct ESM results on marine biogeochemistry and carbon cycle feedbacks.&lt;/p&gt;&lt;/p&gt;", "author" : [ { "dropping-particle" : "", "family" : "S\u00e9f\u00e9rian", "given" : "Roland", "non-dropping-particle" : "", "parse-names" : false, "suffix" : "" }, { "dropping-particle" : "", "family" : "Gehlen", "given" : "Marion", "non-dropping-particle" : "", "parse-names" : false, "suffix" : "" }, { "dropping-particle" : "", "family" : "Bopp", "given" : "Laurent", "non-dropping-particle" : "", "parse-names" : false, "suffix" : "" }, { "dropping-particle" : "", "family" : "Resplandy", "given" : "Laure", "non-dropping-particle" : "", "parse-names" : false, "suffix" : "" }, { "dropping-particle" : "", "family" : "Orr", "given" : "James C.", "non-dropping-particle" : "", "parse-names" : false, "suffix" : "" }, { "dropping-particle" : "", "family" : "Marti", "given" : "Olivier", "non-dropping-particle" : "", "parse-names" : false, "suffix" : "" }, { "dropping-particle" : "", "family" : "Dunne", "given" : "John P.", "non-dropping-particle" : "", "parse-names" : false, "suffix" : "" }, { "dropping-particle" : "", "family" : "Christian", "given" : "James R.", "non-dropping-particle" : "", "parse-names" : false, "suffix" : "" }, { "dropping-particle" : "", "family" : "Doney", "given" : "Scott C.", "non-dropping-particle" : "", "parse-names" : false, "suffix" : "" }, { "dropping-particle" : "", "family" : "Ilyina", "given" : "Tatiana", "non-dropping-particle" : "", "parse-names" : false, "suffix" : "" }, { "dropping-particle" : "", "family" : "Lindsay", "given" : "Keith", "non-dropping-particle" : "", "parse-names" : false, "suffix" : "" }, { "dropping-particle" : "", "family" : "Halloran", "given" : "Paul R.", "non-dropping-particle" : "", "parse-names" : false, "suffix" : "" }, { "dropping-particle" : "", "family" : "Heinze", "given" : "Christoph", "non-dropping-particle" : "", "parse-names" : false, "suffix" : "" }, { "dropping-particle" : "", "family" : "Segschneider", "given" : "Joachim", "non-dropping-particle" : "", "parse-names" : false, "suffix" : "" }, { "dropping-particle" : "", "family" : "Tjiputra", "given" : "Jerry", "non-dropping-particle" : "", "parse-names" : false, "suffix" : "" }, { "dropping-particle" : "", "family" : "Aumont", "given" : "Olivier", "non-dropping-particle" : "", "parse-names" : false, "suffix" : "" }, { "dropping-particle" : "", "family" : "Romanou", "given" : "Anastasia", "non-dropping-particle" : "", "parse-names" : false, "suffix" : "" } ], "container-title" : "Geoscientific Model Development", "id" : "ITEM-1", "issue" : "5", "issued" : { "date-parts" : [ [ "2016", "5", "12" ] ] }, "page" : "1827-1851", "title" : "Inconsistent strategies to spin up models in CMIP5: implications for ocean biogeochemical model performance assessment", "translator" : [ { "dropping-particle" : "", "family" : "H2944", "given" : "", "non-dropping-particle" : "", "parse-names" : false, "suffix" : "" } ], "type" : "article-journal", "volume" : "9" }, "uris" : [ "http://www.mendeley.com/documents/?uuid=48775fbf-f2dd-360a-a2b3-cdae591bf00d" ] } ], "mendeley" : { "formattedCitation" : "(S\u00e9f\u00e9rian et al., 2016)", "plainTextFormattedCitation" : "(S\u00e9f\u00e9rian et al., 2016)", "previouslyFormattedCitation" : "(S\u00e9f\u00e9rian et al., 2016)" }, "properties" : { "noteIndex" : 0 }, "schema" : "https://github.com/citation-style-language/schema/raw/master/csl-citation.json" }</w:instrText>
      </w:r>
      <w:r w:rsidRPr="003A0C0D">
        <w:rPr>
          <w:rFonts w:cs="Times New Roman"/>
        </w:rPr>
        <w:fldChar w:fldCharType="separate"/>
      </w:r>
      <w:ins w:id="5621" w:author="Robin Matthews" w:date="2021-05-18T16:06:00Z">
        <w:r w:rsidR="00602365">
          <w:rPr>
            <w:rFonts w:cs="Times New Roman"/>
            <w:noProof/>
          </w:rPr>
          <w:t>(Séférian et al., 2016)</w:t>
        </w:r>
      </w:ins>
      <w:del w:id="5622" w:author="Robin Matthews" w:date="2021-05-18T16:06:00Z">
        <w:r w:rsidRPr="003A0C0D" w:rsidDel="00602365">
          <w:rPr>
            <w:rFonts w:cs="Times New Roman"/>
            <w:noProof/>
          </w:rPr>
          <w:delText>(Séférian et al., 2016)</w:delText>
        </w:r>
      </w:del>
      <w:r w:rsidRPr="003A0C0D">
        <w:rPr>
          <w:rFonts w:cs="Times New Roman"/>
        </w:rPr>
        <w:fldChar w:fldCharType="end"/>
      </w:r>
      <w:r w:rsidRPr="003A0C0D">
        <w:rPr>
          <w:rFonts w:cs="Times New Roman"/>
        </w:rPr>
        <w:t xml:space="preserve">. </w:t>
      </w:r>
    </w:p>
    <w:p w14:paraId="16699096" w14:textId="77777777" w:rsidR="006409E5" w:rsidRPr="003A0C0D" w:rsidRDefault="006409E5" w:rsidP="006409E5">
      <w:pPr>
        <w:pStyle w:val="AR6BodyText"/>
      </w:pPr>
    </w:p>
    <w:p w14:paraId="6ADC9A24" w14:textId="77777777" w:rsidR="006409E5" w:rsidRPr="003A0C0D" w:rsidRDefault="006409E5" w:rsidP="006409E5">
      <w:pPr>
        <w:pStyle w:val="AR6BodyText"/>
      </w:pPr>
    </w:p>
    <w:p w14:paraId="2C123424" w14:textId="0D9046FC" w:rsidR="006409E5" w:rsidRPr="003A0C0D" w:rsidRDefault="006409E5" w:rsidP="006409E5">
      <w:pPr>
        <w:pStyle w:val="AR6Chap1Level31111"/>
      </w:pPr>
      <w:bookmarkStart w:id="5623" w:name="_Toc69950005"/>
      <w:r w:rsidRPr="003A0C0D">
        <w:t xml:space="preserve">Model </w:t>
      </w:r>
      <w:del w:id="5624" w:author="Ian Blenkinsop" w:date="2021-07-08T13:28:00Z">
        <w:r w:rsidRPr="003A0C0D" w:rsidDel="003A53D5">
          <w:delText xml:space="preserve">tuning </w:delText>
        </w:r>
      </w:del>
      <w:ins w:id="5625" w:author="Ian Blenkinsop" w:date="2021-07-08T13:28:00Z">
        <w:r w:rsidR="003A53D5">
          <w:t>T</w:t>
        </w:r>
        <w:r w:rsidR="003A53D5" w:rsidRPr="003A0C0D">
          <w:t xml:space="preserve">uning </w:t>
        </w:r>
      </w:ins>
      <w:r w:rsidRPr="003A0C0D">
        <w:t xml:space="preserve">and </w:t>
      </w:r>
      <w:del w:id="5626" w:author="Ian Blenkinsop" w:date="2021-07-08T13:28:00Z">
        <w:r w:rsidRPr="003A0C0D" w:rsidDel="003A53D5">
          <w:delText>adjustment</w:delText>
        </w:r>
      </w:del>
      <w:bookmarkEnd w:id="5623"/>
      <w:ins w:id="5627" w:author="Ian Blenkinsop" w:date="2021-07-08T13:28:00Z">
        <w:r w:rsidR="003A53D5">
          <w:t>A</w:t>
        </w:r>
        <w:r w:rsidR="003A53D5" w:rsidRPr="003A0C0D">
          <w:t>djustment</w:t>
        </w:r>
      </w:ins>
    </w:p>
    <w:p w14:paraId="516713A2" w14:textId="77777777" w:rsidR="006409E5" w:rsidRPr="003A0C0D" w:rsidRDefault="006409E5" w:rsidP="006409E5">
      <w:pPr>
        <w:pStyle w:val="AR6BodyText"/>
      </w:pPr>
    </w:p>
    <w:p w14:paraId="7A68FD6C" w14:textId="77777777" w:rsidR="006409E5" w:rsidRPr="000128A3" w:rsidRDefault="006409E5" w:rsidP="006409E5">
      <w:pPr>
        <w:pStyle w:val="AR6BodyText"/>
        <w:rPr>
          <w:lang w:val="en-GB"/>
        </w:rPr>
      </w:pPr>
      <w:r w:rsidRPr="000128A3">
        <w:rPr>
          <w:lang w:val="en-GB"/>
        </w:rPr>
        <w:t>When developing climate models, choices have to be made in a number of areas. Besides model formulation and resolution, parameterizations of unresolved processes also involve many choices as, for each of these, several parameters can be set. The acceptable range for these parameters is set by mathematical consistency (e.g., convergence of a numerical scheme), physical considerations (e.g., energy conservation), observations, or a combination of factors. Model developers choose a set of parameters that both falls within this range and mimics observations of individual processes or their statistics.</w:t>
      </w:r>
    </w:p>
    <w:p w14:paraId="28CF14B1" w14:textId="77777777" w:rsidR="006409E5" w:rsidRPr="000128A3" w:rsidRDefault="006409E5" w:rsidP="006409E5">
      <w:pPr>
        <w:pStyle w:val="AR6BodyText"/>
        <w:rPr>
          <w:lang w:val="en-GB"/>
        </w:rPr>
      </w:pPr>
    </w:p>
    <w:p w14:paraId="2B5998E7" w14:textId="0BE9FA04" w:rsidR="006409E5" w:rsidRPr="000128A3" w:rsidRDefault="006409E5" w:rsidP="006409E5">
      <w:pPr>
        <w:pStyle w:val="AR6BodyText"/>
        <w:rPr>
          <w:lang w:val="en-GB"/>
        </w:rPr>
      </w:pPr>
      <w:r w:rsidRPr="000128A3">
        <w:rPr>
          <w:lang w:val="en-GB"/>
        </w:rPr>
        <w:t xml:space="preserve">An initial set of such choices is usually made by (often extensive) groups of modellers working on individual components of the </w:t>
      </w:r>
      <w:r w:rsidR="00964056" w:rsidRPr="00C41086">
        <w:rPr>
          <w:lang w:val="en-GB"/>
        </w:rPr>
        <w:t>Earth</w:t>
      </w:r>
      <w:r w:rsidRPr="000128A3">
        <w:rPr>
          <w:lang w:val="en-GB"/>
        </w:rPr>
        <w:t xml:space="preserve"> system (e.g., ocean, atmosphere, land or sea ice). As components are assembled to build an ESM, the choices are refined so that the simulated climate best represents a number of pre-defined climate variables, or ‘tuning targets’. When these are met the model is released for use in intercomparisons such as CMIP. Tuning targets can be one of three types: mean climate</w:t>
      </w:r>
      <w:del w:id="5628" w:author="Ian Blenkinsop" w:date="2021-07-08T13:29:00Z">
        <w:r w:rsidRPr="000128A3" w:rsidDel="003A53D5">
          <w:rPr>
            <w:lang w:val="en-GB"/>
          </w:rPr>
          <w:delText xml:space="preserve">, </w:delText>
        </w:r>
      </w:del>
      <w:ins w:id="5629" w:author="Ian Blenkinsop" w:date="2021-07-08T13:29:00Z">
        <w:r w:rsidR="003A53D5">
          <w:rPr>
            <w:lang w:val="en-GB"/>
          </w:rPr>
          <w:t>;</w:t>
        </w:r>
        <w:r w:rsidR="003A53D5" w:rsidRPr="000128A3">
          <w:rPr>
            <w:lang w:val="en-GB"/>
          </w:rPr>
          <w:t xml:space="preserve"> </w:t>
        </w:r>
      </w:ins>
      <w:r w:rsidRPr="000128A3">
        <w:rPr>
          <w:lang w:val="en-GB"/>
        </w:rPr>
        <w:t>regional phenomena and features</w:t>
      </w:r>
      <w:del w:id="5630" w:author="Ian Blenkinsop" w:date="2021-07-08T13:29:00Z">
        <w:r w:rsidRPr="000128A3" w:rsidDel="003A53D5">
          <w:rPr>
            <w:lang w:val="en-GB"/>
          </w:rPr>
          <w:delText xml:space="preserve">, </w:delText>
        </w:r>
      </w:del>
      <w:ins w:id="5631" w:author="Ian Blenkinsop" w:date="2021-07-08T13:29:00Z">
        <w:r w:rsidR="003A53D5">
          <w:rPr>
            <w:lang w:val="en-GB"/>
          </w:rPr>
          <w:t>;</w:t>
        </w:r>
        <w:r w:rsidR="003A53D5" w:rsidRPr="000128A3">
          <w:rPr>
            <w:lang w:val="en-GB"/>
          </w:rPr>
          <w:t xml:space="preserve"> </w:t>
        </w:r>
      </w:ins>
      <w:del w:id="5632" w:author="Ian Blenkinsop" w:date="2021-07-08T13:29:00Z">
        <w:r w:rsidRPr="000128A3" w:rsidDel="003A53D5">
          <w:rPr>
            <w:lang w:val="en-GB"/>
          </w:rPr>
          <w:delText xml:space="preserve">and </w:delText>
        </w:r>
      </w:del>
      <w:ins w:id="5633" w:author="Ian Blenkinsop" w:date="2021-07-08T13:29:00Z">
        <w:r w:rsidR="003A53D5">
          <w:rPr>
            <w:lang w:val="en-GB"/>
          </w:rPr>
          <w:t>or</w:t>
        </w:r>
        <w:r w:rsidR="003A53D5" w:rsidRPr="000128A3">
          <w:rPr>
            <w:lang w:val="en-GB"/>
          </w:rPr>
          <w:t xml:space="preserve"> </w:t>
        </w:r>
      </w:ins>
      <w:r w:rsidRPr="000128A3">
        <w:rPr>
          <w:lang w:val="en-GB"/>
        </w:rPr>
        <w:t xml:space="preserve">historical trends </w:t>
      </w:r>
      <w:r w:rsidRPr="003A0C0D">
        <w:fldChar w:fldCharType="begin" w:fldLock="1"/>
      </w:r>
      <w:r w:rsidR="00E81B0B">
        <w:rPr>
          <w:lang w:val="en-GB"/>
        </w:rPr>
        <w:instrText>ADDIN CSL_CITATION { "citationItems" : [ { "id" : "ITEM-1", "itemData" : { "DOI" : "10.1175/BAMS-D-15-00135.1", "abstract" : "AbstractThe process of parameter estimation targeting a chosen set of observations is an essential aspect of numerical modeling. This process is usually named tuning in the climate modeling community. In climate models, the variety and complexity of physical processes involved, and their interplay through a wide range of spatial and temporal scales, must be summarized in a series of approximate submodels. Most submodels depend on uncertain parameters. Tuning consists of adjusting the values of these parameters to bring the solution as a whole into line with aspects of the observed climate. Tuning is an essential aspect of climate modeling with its own scientific issues, which is probably not advertised enough outside the community of model developers. Optimization of climate models raises important questions about whether tuning methods a priori constrain the model results in unintended ways that would affect our confidence in climate projections. Here, we present the definition and rationale behind model tuning, review specific methodological aspects, and survey the diversity of tuning approaches used in current climate models. We also discuss the challenges and opportunities in applying so-called objective methods in climate model tuning. We discuss how tuning methodologies may affect fundamental results of climate models, such as climate sensitivity. The article concludes with a series of recommendations to make the process of climate model tuning more transparent.", "author" : [ { "dropping-particle" : "", "family" : "Hourdin", "given" : "Fr\u00e9d\u00e9ric", "non-dropping-particle" : "", "parse-names" : false, "suffix" : "" }, { "dropping-particle" : "", "family" : "Mauritsen", "given" : "Thorsten", "non-dropping-particle" : "", "parse-names" : false, "suffix" : "" }, { "dropping-particle" : "", "family" : "Gettelman", "given" : "Andrew", "non-dropping-particle" : "", "parse-names" : false, "suffix" : "" }, { "dropping-particle" : "", "family" : "Golaz", "given" : "Jean-Christophe", "non-dropping-particle" : "", "parse-names" : false, "suffix" : "" }, { "dropping-particle" : "", "family" : "Balaji", "given" : "Venkatramani", "non-dropping-particle" : "", "parse-names" : false, "suffix" : "" }, { "dropping-particle" : "", "family" : "Duan", "given" : "Qingyun", "non-dropping-particle" : "", "parse-names" : false, "suffix" : "" }, { "dropping-particle" : "", "family" : "Folini", "given" : "Doris", "non-dropping-particle" : "", "parse-names" : false, "suffix" : "" }, { "dropping-particle" : "", "family" : "Ji", "given" : "Duoying", "non-dropping-particle" : "", "parse-names" : false, "suffix" : "" }, { "dropping-particle" : "", "family" : "Klocke", "given" : "Daniel", "non-dropping-particle" : "", "parse-names" : false, "suffix" : "" }, { "dropping-particle" : "", "family" : "Qian", "given" : "Yun", "non-dropping-particle" : "", "parse-names" : false, "suffix" : "" }, { "dropping-particle" : "", "family" : "Rauser", "given" : "Florian", "non-dropping-particle" : "", "parse-names" : false, "suffix" : "" }, { "dropping-particle" : "", "family" : "Rio", "given" : "Catherine", "non-dropping-particle" : "", "parse-names" : false, "suffix" : "" }, { "dropping-particle" : "", "family" : "Tomassini", "given" : "Lorenzo", "non-dropping-particle" : "", "parse-names" : false, "suffix" : "" }, { "dropping-particle" : "", "family" : "Watanabe", "given" : "Masahiro", "non-dropping-particle" : "", "parse-names" : false, "suffix" : "" }, { "dropping-particle" : "", "family" : "Williamson", "given" : "Daniel", "non-dropping-particle" : "", "parse-names" : false, "suffix" : "" } ], "container-title" : "Bulletin of the American Meteorological Society", "id" : "ITEM-1", "issue" : "3", "issued" : { "date-parts" : [ [ "2017" ] ] }, "page" : "589-602", "title" : "The Art and Science of Climate Model Tuning", "translator" : [ { "dropping-particle" : "", "family" : "H2545", "given" : "", "non-dropping-particle" : "", "parse-names" : false, "suffix" : "" } ], "type" : "article-journal", "volume" : "98" }, "uris" : [ "http://www.mendeley.com/documents/?uuid=947008a1-1bfa-4d35-83d8-b83c68f5d272" ] } ], "mendeley" : { "formattedCitation" : "(Hourdin et al., 2017)", "plainTextFormattedCitation" : "(Hourdin et al., 2017)", "previouslyFormattedCitation" : "(Hourdin et al., 2017)" }, "properties" : { "noteIndex" : 0 }, "schema" : "https://github.com/citation-style-language/schema/raw/master/csl-citation.json" }</w:instrText>
      </w:r>
      <w:r w:rsidRPr="003A0C0D">
        <w:fldChar w:fldCharType="separate"/>
      </w:r>
      <w:ins w:id="5634" w:author="Robin Matthews" w:date="2021-05-18T16:06:00Z">
        <w:r w:rsidR="00602365">
          <w:rPr>
            <w:noProof/>
            <w:lang w:val="en-GB"/>
          </w:rPr>
          <w:t>(Hourdin et al., 2017)</w:t>
        </w:r>
      </w:ins>
      <w:del w:id="5635" w:author="Robin Matthews" w:date="2021-05-18T16:06:00Z">
        <w:r w:rsidRPr="000128A3" w:rsidDel="00602365">
          <w:rPr>
            <w:noProof/>
            <w:lang w:val="en-GB"/>
          </w:rPr>
          <w:delText>(Hourdin et al., 2017)</w:delText>
        </w:r>
      </w:del>
      <w:r w:rsidRPr="003A0C0D">
        <w:fldChar w:fldCharType="end"/>
      </w:r>
      <w:r w:rsidRPr="000128A3">
        <w:rPr>
          <w:lang w:val="en-GB"/>
        </w:rPr>
        <w:t xml:space="preserve">. One example of such a goal is that </w:t>
      </w:r>
      <w:commentRangeStart w:id="5636"/>
      <w:r w:rsidRPr="000128A3">
        <w:rPr>
          <w:lang w:val="en-GB"/>
        </w:rPr>
        <w:t xml:space="preserve">the climate system should reach a mean equilibrium temperature close to observations when energy received from the sun is close to its </w:t>
      </w:r>
      <w:r w:rsidRPr="000128A3">
        <w:rPr>
          <w:lang w:val="en-GB"/>
        </w:rPr>
        <w:lastRenderedPageBreak/>
        <w:t>observed value</w:t>
      </w:r>
      <w:commentRangeEnd w:id="5636"/>
      <w:r w:rsidR="003A53D5">
        <w:rPr>
          <w:rStyle w:val="CommentReference"/>
        </w:rPr>
        <w:commentReference w:id="5636"/>
      </w:r>
      <w:r w:rsidRPr="000128A3">
        <w:rPr>
          <w:lang w:val="en-GB"/>
        </w:rPr>
        <w:t xml:space="preserve">. Whether tuning </w:t>
      </w:r>
      <w:commentRangeStart w:id="5637"/>
      <w:r w:rsidRPr="000128A3">
        <w:rPr>
          <w:lang w:val="en-GB"/>
        </w:rPr>
        <w:t xml:space="preserve">should be performed to accurate simulating long-term trends </w:t>
      </w:r>
      <w:commentRangeEnd w:id="5637"/>
      <w:r w:rsidR="00E17996">
        <w:rPr>
          <w:rStyle w:val="CommentReference"/>
        </w:rPr>
        <w:commentReference w:id="5637"/>
      </w:r>
      <w:r w:rsidRPr="000128A3">
        <w:rPr>
          <w:lang w:val="en-GB"/>
        </w:rPr>
        <w:t xml:space="preserve">such as changes in global mean temperature over the historical era, or rather be performed for each process independently such that all collective behaviour is emergent, is an open question </w:t>
      </w:r>
      <w:r w:rsidRPr="003A0C0D">
        <w:fldChar w:fldCharType="begin" w:fldLock="1"/>
      </w:r>
      <w:r w:rsidR="00E81B0B">
        <w:rPr>
          <w:lang w:val="en-GB"/>
        </w:rPr>
        <w:instrText>ADDIN CSL_CITATION { "citationItems" : [ { "id" : "ITEM-1", "itemData" : { "DOI" : "10.5194/gmd-10-3207-2017", "author" : [ { "dropping-particle" : "", "family" : "Schmidt", "given" : "G A", "non-dropping-particle" : "", "parse-names" : false, "suffix" : "" }, { "dropping-particle" : "", "family" : "Bader", "given" : "D", "non-dropping-particle" : "", "parse-names" : false, "suffix" : "" }, { "dropping-particle" : "", "family" : "Donner", "given" : "L J", "non-dropping-particle" : "", "parse-names" : false, "suffix" : "" }, { "dropping-particle" : "", "family" : "Elsaesser", "given" : "G S", "non-dropping-particle" : "", "parse-names" : false, "suffix" : "" }, { "dropping-particle" : "", "family" : "Golaz", "given" : "J.-C.", "non-dropping-particle" : "", "parse-names" : false, "suffix" : "" }, { "dropping-particle" : "", "family" : "Hannay", "given" : "C", "non-dropping-particle" : "", "parse-names" : false, "suffix" : "" }, { "dropping-particle" : "", "family" : "Molod", "given" : "A", "non-dropping-particle" : "", "parse-names" : false, "suffix" : "" }, { "dropping-particle" : "", "family" : "Neale", "given" : "R B", "non-dropping-particle" : "", "parse-names" : false, "suffix" : "" }, { "dropping-particle" : "", "family" : "Saha", "given" : "S", "non-dropping-particle" : "", "parse-names" : false, "suffix" : "" } ], "container-title" : "Geoscientific Model Development", "id" : "ITEM-1", "issue" : "9", "issued" : { "date-parts" : [ [ "2017" ] ] }, "page" : "3207-3223", "title" : "Practice and philosophy of climate model tuning across six US modeling centers", "translator" : [ { "dropping-particle" : "", "family" : "H3861", "given" : "", "non-dropping-particle" : "", "parse-names" : false, "suffix" : "" } ], "type" : "article-journal", "volume" : "10" }, "uris" : [ "http://www.mendeley.com/documents/?uuid=6dba3c3b-8517-4183-804e-fa78c2e7c3b6" ] }, { "id" : "ITEM-2", "itemData" : { "DOI" : "10.1007/s00376-018-7300-x", "ISSN" : "0256-1530", "author" : [ { "dropping-particle" : "", "family" : "Burrows", "given" : "Susannah M.", "non-dropping-particle" : "", "parse-names" : false, "suffix" : "" }, { "dropping-particle" : "", "family" : "Dasgupta", "given" : "Aritra", "non-dropping-particle" : "", "parse-names" : false, "suffix" : "" }, { "dropping-particle" : "", "family" : "Reehl", "given" : "Sarah", "non-dropping-particle" : "", "parse-names" : false, "suffix" : "" }, { "dropping-particle" : "", "family" : "Bramer", "given" : "Lisa", "non-dropping-particle" : "", "parse-names" : false, "suffix" : "" }, { "dropping-particle" : "", "family" : "Ma", "given" : "Po-Lun", "non-dropping-particle" : "", "parse-names" : false, "suffix" : "" }, { "dropping-particle" : "", "family" : "Rasch", "given" : "Philip J.", "non-dropping-particle" : "", "parse-names" : false, "suffix" : "" }, { "dropping-particle" : "", "family" : "Qian", "given" : "Yun", "non-dropping-particle" : "", "parse-names" : false, "suffix" : "" } ], "container-title" : "Advances in Atmospheric Sciences", "id" : "ITEM-2", "issue" : "9", "issued" : { "date-parts" : [ [ "2018", "9", "5" ] ] }, "page" : "1101-1113", "title" : "Characterizing the Relative Importance Assigned to Physical Variables by Climate Scientists when Assessing Atmospheric Climate Model Fidelity", "translator" : [ { "dropping-particle" : "", "family" : "H3396", "given" : "", "non-dropping-particle" : "", "parse-names" : false, "suffix" : "" } ], "type" : "article-journal", "volume" : "35" }, "uris" : [ "http://www.mendeley.com/documents/?uuid=3b5489b4-2c39-4d46-b09a-d2787a1812f4" ] } ], "mendeley" : { "formattedCitation" : "(Schmidt et al., 2017; Burrows et al., 2018)", "plainTextFormattedCitation" : "(Schmidt et al., 2017; Burrows et al., 2018)", "previouslyFormattedCitation" : "(Schmidt et al., 2017; Burrows et al., 2018)" }, "properties" : { "noteIndex" : 0 }, "schema" : "https://github.com/citation-style-language/schema/raw/master/csl-citation.json" }</w:instrText>
      </w:r>
      <w:r w:rsidRPr="003A0C0D">
        <w:fldChar w:fldCharType="separate"/>
      </w:r>
      <w:ins w:id="5638" w:author="Robin Matthews" w:date="2021-05-18T16:06:00Z">
        <w:r w:rsidR="00602365">
          <w:rPr>
            <w:noProof/>
            <w:lang w:val="en-GB"/>
          </w:rPr>
          <w:t>(Schmidt et al., 2017; Burrows et al., 2018)</w:t>
        </w:r>
      </w:ins>
      <w:del w:id="5639" w:author="Robin Matthews" w:date="2021-05-18T16:06:00Z">
        <w:r w:rsidRPr="000128A3" w:rsidDel="00602365">
          <w:rPr>
            <w:noProof/>
            <w:lang w:val="en-GB"/>
          </w:rPr>
          <w:delText>(Schmidt et al., 2017; Burrows et al., 2018)</w:delText>
        </w:r>
      </w:del>
      <w:r w:rsidRPr="003A0C0D">
        <w:fldChar w:fldCharType="end"/>
      </w:r>
      <w:r w:rsidRPr="000128A3">
        <w:rPr>
          <w:lang w:val="en-GB"/>
        </w:rPr>
        <w:t>.</w:t>
      </w:r>
    </w:p>
    <w:p w14:paraId="274B9E27" w14:textId="77777777" w:rsidR="006409E5" w:rsidRPr="000128A3" w:rsidRDefault="006409E5" w:rsidP="006409E5">
      <w:pPr>
        <w:pStyle w:val="AR6BodyText"/>
        <w:rPr>
          <w:lang w:val="en-GB"/>
        </w:rPr>
      </w:pPr>
    </w:p>
    <w:p w14:paraId="1AFEF58B" w14:textId="780F1026" w:rsidR="006409E5" w:rsidRPr="000128A3" w:rsidRDefault="006409E5" w:rsidP="006409E5">
      <w:pPr>
        <w:pStyle w:val="AR6BodyText"/>
        <w:rPr>
          <w:lang w:val="en-GB"/>
        </w:rPr>
      </w:pPr>
      <w:r w:rsidRPr="000128A3">
        <w:rPr>
          <w:lang w:val="en-GB"/>
        </w:rPr>
        <w:t xml:space="preserve">Each modelling group has its own strategy and, after AR5, a survey was conducted to understand the tuning approach used in 23 CMIP5 modelling centres. The results are discussed in </w:t>
      </w:r>
      <w:r w:rsidRPr="003A0C0D">
        <w:fldChar w:fldCharType="begin" w:fldLock="1"/>
      </w:r>
      <w:r w:rsidR="00E81B0B">
        <w:rPr>
          <w:lang w:val="en-GB"/>
        </w:rPr>
        <w:instrText>ADDIN CSL_CITATION { "citationItems" : [ { "id" : "ITEM-1", "itemData" : { "DOI" : "10.1175/BAMS-D-15-00135.1", "abstract" : "AbstractThe process of parameter estimation targeting a chosen set of observations is an essential aspect of numerical modeling. This process is usually named tuning in the climate modeling community. In climate models, the variety and complexity of physical processes involved, and their interplay through a wide range of spatial and temporal scales, must be summarized in a series of approximate submodels. Most submodels depend on uncertain parameters. Tuning consists of adjusting the values of these parameters to bring the solution as a whole into line with aspects of the observed climate. Tuning is an essential aspect of climate modeling with its own scientific issues, which is probably not advertised enough outside the community of model developers. Optimization of climate models raises important questions about whether tuning methods a priori constrain the model results in unintended ways that would affect our confidence in climate projections. Here, we present the definition and rationale behind model tuning, review specific methodological aspects, and survey the diversity of tuning approaches used in current climate models. We also discuss the challenges and opportunities in applying so-called objective methods in climate model tuning. We discuss how tuning methodologies may affect fundamental results of climate models, such as climate sensitivity. The article concludes with a series of recommendations to make the process of climate model tuning more transparent.", "author" : [ { "dropping-particle" : "", "family" : "Hourdin", "given" : "Fr\u00e9d\u00e9ric", "non-dropping-particle" : "", "parse-names" : false, "suffix" : "" }, { "dropping-particle" : "", "family" : "Mauritsen", "given" : "Thorsten", "non-dropping-particle" : "", "parse-names" : false, "suffix" : "" }, { "dropping-particle" : "", "family" : "Gettelman", "given" : "Andrew", "non-dropping-particle" : "", "parse-names" : false, "suffix" : "" }, { "dropping-particle" : "", "family" : "Golaz", "given" : "Jean-Christophe", "non-dropping-particle" : "", "parse-names" : false, "suffix" : "" }, { "dropping-particle" : "", "family" : "Balaji", "given" : "Venkatramani", "non-dropping-particle" : "", "parse-names" : false, "suffix" : "" }, { "dropping-particle" : "", "family" : "Duan", "given" : "Qingyun", "non-dropping-particle" : "", "parse-names" : false, "suffix" : "" }, { "dropping-particle" : "", "family" : "Folini", "given" : "Doris", "non-dropping-particle" : "", "parse-names" : false, "suffix" : "" }, { "dropping-particle" : "", "family" : "Ji", "given" : "Duoying", "non-dropping-particle" : "", "parse-names" : false, "suffix" : "" }, { "dropping-particle" : "", "family" : "Klocke", "given" : "Daniel", "non-dropping-particle" : "", "parse-names" : false, "suffix" : "" }, { "dropping-particle" : "", "family" : "Qian", "given" : "Yun", "non-dropping-particle" : "", "parse-names" : false, "suffix" : "" }, { "dropping-particle" : "", "family" : "Rauser", "given" : "Florian", "non-dropping-particle" : "", "parse-names" : false, "suffix" : "" }, { "dropping-particle" : "", "family" : "Rio", "given" : "Catherine", "non-dropping-particle" : "", "parse-names" : false, "suffix" : "" }, { "dropping-particle" : "", "family" : "Tomassini", "given" : "Lorenzo", "non-dropping-particle" : "", "parse-names" : false, "suffix" : "" }, { "dropping-particle" : "", "family" : "Watanabe", "given" : "Masahiro", "non-dropping-particle" : "", "parse-names" : false, "suffix" : "" }, { "dropping-particle" : "", "family" : "Williamson", "given" : "Daniel", "non-dropping-particle" : "", "parse-names" : false, "suffix" : "" } ], "container-title" : "Bulletin of the American Meteorological Society", "id" : "ITEM-1", "issue" : "3", "issued" : { "date-parts" : [ [ "2017" ] ] }, "page" : "589-602", "title" : "The Art and Science of Climate Model Tuning", "translator" : [ { "dropping-particle" : "", "family" : "H2545", "given" : "", "non-dropping-particle" : "", "parse-names" : false, "suffix" : "" } ], "type" : "article-journal", "volume" : "98" }, "uris" : [ "http://www.mendeley.com/documents/?uuid=947008a1-1bfa-4d35-83d8-b83c68f5d272" ] } ], "mendeley" : { "formattedCitation" : "(Hourdin et al., 2017)", "manualFormatting" : "Hourdin et al. (2017)", "plainTextFormattedCitation" : "(Hourdin et al., 2017)", "previouslyFormattedCitation" : "(Hourdin et al., 2017)" }, "properties" : { "noteIndex" : 0 }, "schema" : "https://github.com/citation-style-language/schema/raw/master/csl-citation.json" }</w:instrText>
      </w:r>
      <w:r w:rsidRPr="003A0C0D">
        <w:fldChar w:fldCharType="separate"/>
      </w:r>
      <w:ins w:id="5640" w:author="Robin Matthews" w:date="2021-05-18T16:06:00Z">
        <w:r w:rsidR="00602365">
          <w:rPr>
            <w:noProof/>
            <w:lang w:val="en-GB"/>
          </w:rPr>
          <w:t>Hourdin et al. (2017)</w:t>
        </w:r>
      </w:ins>
      <w:del w:id="5641" w:author="Robin Matthews" w:date="2021-05-18T16:06:00Z">
        <w:r w:rsidRPr="000128A3" w:rsidDel="00602365">
          <w:rPr>
            <w:noProof/>
            <w:lang w:val="en-GB"/>
          </w:rPr>
          <w:delText>Hourdin et al. (2017)</w:delText>
        </w:r>
      </w:del>
      <w:r w:rsidRPr="003A0C0D">
        <w:fldChar w:fldCharType="end"/>
      </w:r>
      <w:r w:rsidRPr="000128A3">
        <w:rPr>
          <w:lang w:val="en-GB"/>
        </w:rPr>
        <w:t>, which stresses that the behaviour of ESMs depends on the tuning strategy. An important recommendation is that the calibration steps that lead to particular model tuning should be carefully documented. In CMIP6 each modelling group now describes the three levels of tuning, both for the complete ESM and for the individual components (available at</w:t>
      </w:r>
      <w:commentRangeStart w:id="5642"/>
      <w:r w:rsidRPr="000128A3">
        <w:rPr>
          <w:lang w:val="en-GB"/>
        </w:rPr>
        <w:t xml:space="preserve"> </w:t>
      </w:r>
      <w:commentRangeEnd w:id="5642"/>
      <w:r w:rsidR="00FC7F8F">
        <w:rPr>
          <w:rStyle w:val="CommentReference"/>
        </w:rPr>
        <w:commentReference w:id="5642"/>
      </w:r>
      <w:r w:rsidR="00DB5A67">
        <w:fldChar w:fldCharType="begin"/>
      </w:r>
      <w:r w:rsidR="00DB5A67" w:rsidRPr="00512141">
        <w:rPr>
          <w:lang w:val="en-US"/>
          <w:rPrChange w:id="5643" w:author="Clotilde Pean" w:date="2021-06-21T11:45:00Z">
            <w:rPr/>
          </w:rPrChange>
        </w:rPr>
        <w:instrText xml:space="preserve"> HYPERLINK "https://explore.es-doc.org/" </w:instrText>
      </w:r>
      <w:r w:rsidR="00DB5A67">
        <w:fldChar w:fldCharType="separate"/>
      </w:r>
      <w:r w:rsidRPr="000128A3">
        <w:rPr>
          <w:rStyle w:val="Hyperlink"/>
          <w:lang w:val="en-GB"/>
        </w:rPr>
        <w:t>https://explore.es-doc.org</w:t>
      </w:r>
      <w:r w:rsidR="00DB5A67">
        <w:rPr>
          <w:rStyle w:val="Hyperlink"/>
          <w:lang w:val="en-GB"/>
        </w:rPr>
        <w:fldChar w:fldCharType="end"/>
      </w:r>
      <w:r w:rsidRPr="000128A3">
        <w:rPr>
          <w:lang w:val="en-GB"/>
        </w:rPr>
        <w:t xml:space="preserve"> and in the published model descriptions, Annex II</w:t>
      </w:r>
      <w:ins w:id="5644" w:author="Ian Blenkinsop" w:date="2021-07-08T13:33:00Z">
        <w:r w:rsidR="00871D5A">
          <w:rPr>
            <w:lang w:val="en-GB"/>
          </w:rPr>
          <w:t>: Models</w:t>
        </w:r>
      </w:ins>
      <w:r w:rsidRPr="000128A3">
        <w:rPr>
          <w:lang w:val="en-GB"/>
        </w:rPr>
        <w:t xml:space="preserve">). The most important global tuning target for CMIP6 models is the net top-of-the-atmosphere (TOA) heat flux and its radiative components. Other global targets </w:t>
      </w:r>
      <w:commentRangeStart w:id="5645"/>
      <w:r w:rsidRPr="000128A3">
        <w:rPr>
          <w:lang w:val="en-GB"/>
        </w:rPr>
        <w:t>include: the decomposition of each of these TOA fluxes into a clear sky component and a component due to the radiative effect of clouds, global mean air and ocean temperature, sea ice extent, sea ice volume, glacial mass balance, global root mean square error of precipitation.</w:t>
      </w:r>
      <w:commentRangeEnd w:id="5645"/>
      <w:r w:rsidR="00871D5A">
        <w:rPr>
          <w:rStyle w:val="CommentReference"/>
        </w:rPr>
        <w:commentReference w:id="5645"/>
      </w:r>
      <w:r w:rsidRPr="000128A3">
        <w:rPr>
          <w:lang w:val="en-GB"/>
        </w:rPr>
        <w:t xml:space="preserve"> The TOA heat flux balance is achieved using a diversity of approaches, usually unique to each modelling group. A</w:t>
      </w:r>
      <w:bookmarkStart w:id="5646" w:name="_Hlk66785644"/>
      <w:r w:rsidRPr="000128A3">
        <w:rPr>
          <w:lang w:val="en-GB"/>
        </w:rPr>
        <w:t xml:space="preserve">djustments are made for parameters associated with uncertain or poorly </w:t>
      </w:r>
      <w:r w:rsidRPr="00704677">
        <w:rPr>
          <w:lang w:val="en-GB"/>
        </w:rPr>
        <w:t>constrained</w:t>
      </w:r>
      <w:r w:rsidRPr="000128A3">
        <w:rPr>
          <w:lang w:val="en-GB"/>
        </w:rPr>
        <w:t xml:space="preserve"> processes </w:t>
      </w:r>
      <w:r w:rsidRPr="003A0C0D">
        <w:fldChar w:fldCharType="begin" w:fldLock="1"/>
      </w:r>
      <w:r w:rsidR="00E81B0B">
        <w:rPr>
          <w:lang w:val="en-GB"/>
        </w:rPr>
        <w:instrText>ADDIN CSL_CITATION { "citationItems" : [ { "id" : "ITEM-1", "itemData" : { "DOI" : "10.5194/gmd-10-3207-2017", "author" : [ { "dropping-particle" : "", "family" : "Schmidt", "given" : "G A", "non-dropping-particle" : "", "parse-names" : false, "suffix" : "" }, { "dropping-particle" : "", "family" : "Bader", "given" : "D", "non-dropping-particle" : "", "parse-names" : false, "suffix" : "" }, { "dropping-particle" : "", "family" : "Donner", "given" : "L J", "non-dropping-particle" : "", "parse-names" : false, "suffix" : "" }, { "dropping-particle" : "", "family" : "Elsaesser", "given" : "G S", "non-dropping-particle" : "", "parse-names" : false, "suffix" : "" }, { "dropping-particle" : "", "family" : "Golaz", "given" : "J.-C.", "non-dropping-particle" : "", "parse-names" : false, "suffix" : "" }, { "dropping-particle" : "", "family" : "Hannay", "given" : "C", "non-dropping-particle" : "", "parse-names" : false, "suffix" : "" }, { "dropping-particle" : "", "family" : "Molod", "given" : "A", "non-dropping-particle" : "", "parse-names" : false, "suffix" : "" }, { "dropping-particle" : "", "family" : "Neale", "given" : "R B", "non-dropping-particle" : "", "parse-names" : false, "suffix" : "" }, { "dropping-particle" : "", "family" : "Saha", "given" : "S", "non-dropping-particle" : "", "parse-names" : false, "suffix" : "" } ], "container-title" : "Geoscientific Model Development", "id" : "ITEM-1", "issue" : "9", "issued" : { "date-parts" : [ [ "2017" ] ] }, "page" : "3207-3223", "title" : "Practice and philosophy of climate model tuning across six US modeling centers", "translator" : [ { "dropping-particle" : "", "family" : "H3861", "given" : "", "non-dropping-particle" : "", "parse-names" : false, "suffix" : "" } ], "type" : "article-journal", "volume" : "10" }, "uris" : [ "http://www.mendeley.com/documents/?uuid=6dba3c3b-8517-4183-804e-fa78c2e7c3b6" ] } ], "mendeley" : { "formattedCitation" : "(Schmidt et al., 2017)", "plainTextFormattedCitation" : "(Schmidt et al., 2017)", "previouslyFormattedCitation" : "(Schmidt et al., 2017)" }, "properties" : { "noteIndex" : 0 }, "schema" : "https://github.com/citation-style-language/schema/raw/master/csl-citation.json" }</w:instrText>
      </w:r>
      <w:r w:rsidRPr="003A0C0D">
        <w:fldChar w:fldCharType="separate"/>
      </w:r>
      <w:ins w:id="5647" w:author="Robin Matthews" w:date="2021-05-18T16:06:00Z">
        <w:r w:rsidR="00602365">
          <w:rPr>
            <w:noProof/>
            <w:lang w:val="en-GB"/>
          </w:rPr>
          <w:t>(Schmidt et al., 2017)</w:t>
        </w:r>
      </w:ins>
      <w:del w:id="5648" w:author="Robin Matthews" w:date="2021-05-18T16:06:00Z">
        <w:r w:rsidRPr="000128A3" w:rsidDel="00602365">
          <w:rPr>
            <w:noProof/>
            <w:lang w:val="en-GB"/>
          </w:rPr>
          <w:delText>(Schmidt et al., 2017)</w:delText>
        </w:r>
      </w:del>
      <w:r w:rsidRPr="003A0C0D">
        <w:fldChar w:fldCharType="end"/>
      </w:r>
      <w:r w:rsidRPr="000128A3">
        <w:rPr>
          <w:lang w:val="en-GB"/>
        </w:rPr>
        <w:t xml:space="preserve">, for example the aerosol indirect effects, adjustments to ocean albedo, marine dimethyl sulfide (DMS) parameterization, or cloud properties </w:t>
      </w:r>
      <w:r w:rsidRPr="003A0C0D">
        <w:fldChar w:fldCharType="begin" w:fldLock="1"/>
      </w:r>
      <w:r w:rsidR="00E81B0B">
        <w:rPr>
          <w:lang w:val="en-GB"/>
        </w:rPr>
        <w:instrText>ADDIN CSL_CITATION { "citationItems" : [ { "id" : "ITEM-1", "itemData" : { "DOI" : "10.1029/2019MS002037", "abstract" : "Abstract A climate model's ability to reproduce observed historical warming is sometimes viewed as a measure of quality. Yet, for practical reasons it cannot be considered a purely empirical result of the modeling efforts because the desired result is known in advance and so is a potential target of tuning. Here we report how the latest edition of the Max Planck Institute for Meteorology Earth System Models (MPI-ESM1.2) atmospheric component (ECHAM6.3) had its sensitivity systematically tuned in order to improve the modeled match with the instrumental record. In practice, this was done by targeting an equilibrium climate sensitivity of about 3 K, slightly lower than in the previous model generation (MPI-ESM), which warmed more than observed, and in particular by addressing a climate sensitivity of about 7 K in an intermediate version of the model. In the process we identified several controls on cloud feedback, some of which confirm recently proposed hypotheses. We find the model exhibits excellent fidelity with the observed centennial global warming. We further find that an alternative approach with high climate sensitivity compensated by strong aerosol cooling instead would yield colder than observed results in the second half of the twentieth century.", "author" : [ { "dropping-particle" : "", "family" : "Mauritsen", "given" : "Thorsten", "non-dropping-particle" : "", "parse-names" : false, "suffix" : "" }, { "dropping-particle" : "", "family" : "Roeckner", "given" : "Erich", "non-dropping-particle" : "", "parse-names" : false, "suffix" : "" } ], "container-title" : "Journal of Advances in Modeling Earth Systems", "id" : "ITEM-1", "issue" : "5", "issued" : { "date-parts" : [ [ "2020" ] ] }, "note" : "e2019MS002037 10.1029/2019MS002037", "page" : "e2019MS002037", "title" : "Tuning the MPI-ESM1.2 Global Climate Model to Improve the Match With Instrumental Record Warming by Lowering Its Climate Sensitivity", "translator" : [ { "dropping-particle" : "", "family" : "H4212", "given" : "", "non-dropping-particle" : "", "parse-names" : false, "suffix" : "" } ], "type" : "article-journal", "volume" : "12" }, "uris" : [ "http://www.mendeley.com/documents/?uuid=4c7d7850-8cf7-4089-a630-9cea0c0df13c" ] } ], "mendeley" : { "formattedCitation" : "(Mauritsen and Roeckner, 2020)", "plainTextFormattedCitation" : "(Mauritsen and Roeckner, 2020)", "previouslyFormattedCitation" : "(Mauritsen and Roeckner, 2020)" }, "properties" : { "noteIndex" : 0 }, "schema" : "https://github.com/citation-style-language/schema/raw/master/csl-citation.json" }</w:instrText>
      </w:r>
      <w:r w:rsidRPr="003A0C0D">
        <w:fldChar w:fldCharType="separate"/>
      </w:r>
      <w:ins w:id="5649" w:author="Robin Matthews" w:date="2021-05-18T16:06:00Z">
        <w:r w:rsidR="00602365">
          <w:rPr>
            <w:noProof/>
            <w:lang w:val="en-GB"/>
          </w:rPr>
          <w:t>(Mauritsen and Roeckner, 2020)</w:t>
        </w:r>
      </w:ins>
      <w:del w:id="5650" w:author="Robin Matthews" w:date="2021-05-18T16:06:00Z">
        <w:r w:rsidR="00F8677F" w:rsidRPr="000128A3" w:rsidDel="00602365">
          <w:rPr>
            <w:noProof/>
            <w:lang w:val="en-GB"/>
          </w:rPr>
          <w:delText>(Mauritsen and Roeckner, 2020)</w:delText>
        </w:r>
      </w:del>
      <w:r w:rsidRPr="003A0C0D">
        <w:fldChar w:fldCharType="end"/>
      </w:r>
      <w:r w:rsidRPr="000128A3">
        <w:rPr>
          <w:lang w:val="en-GB"/>
        </w:rPr>
        <w:t xml:space="preserve">. </w:t>
      </w:r>
    </w:p>
    <w:p w14:paraId="421E91E3" w14:textId="77777777" w:rsidR="006409E5" w:rsidRPr="000128A3" w:rsidRDefault="006409E5" w:rsidP="006409E5">
      <w:pPr>
        <w:pStyle w:val="AR6BodyText"/>
        <w:rPr>
          <w:lang w:val="en-GB"/>
        </w:rPr>
      </w:pPr>
    </w:p>
    <w:p w14:paraId="29CF9ABE" w14:textId="58676D35" w:rsidR="006409E5" w:rsidRPr="000128A3" w:rsidRDefault="006409E5" w:rsidP="006409E5">
      <w:pPr>
        <w:pStyle w:val="AR6BodyText"/>
        <w:rPr>
          <w:lang w:val="en-GB"/>
        </w:rPr>
      </w:pPr>
      <w:r w:rsidRPr="000128A3">
        <w:rPr>
          <w:lang w:val="en-GB"/>
        </w:rPr>
        <w:t>Regional tuning targets include</w:t>
      </w:r>
      <w:ins w:id="5651" w:author="Ian Blenkinsop" w:date="2021-07-08T13:37:00Z">
        <w:r w:rsidR="00C642B9">
          <w:rPr>
            <w:lang w:val="en-GB"/>
          </w:rPr>
          <w:t>:</w:t>
        </w:r>
      </w:ins>
      <w:r w:rsidRPr="000128A3">
        <w:rPr>
          <w:lang w:val="en-GB"/>
        </w:rPr>
        <w:t xml:space="preserve"> the </w:t>
      </w:r>
      <w:del w:id="5652" w:author="Ian Blenkinsop" w:date="2021-07-08T13:36:00Z">
        <w:r w:rsidRPr="000128A3" w:rsidDel="00C642B9">
          <w:rPr>
            <w:lang w:val="en-GB"/>
          </w:rPr>
          <w:delText>meridional overturning circulation in the Atlantic Ocean</w:delText>
        </w:r>
      </w:del>
      <w:ins w:id="5653" w:author="Ian Blenkinsop" w:date="2021-07-08T13:36:00Z">
        <w:r w:rsidR="00C642B9">
          <w:rPr>
            <w:lang w:val="en-GB"/>
          </w:rPr>
          <w:t>AMOC</w:t>
        </w:r>
      </w:ins>
      <w:r w:rsidRPr="000128A3">
        <w:rPr>
          <w:lang w:val="en-GB"/>
        </w:rPr>
        <w:t>, the Southern Ocean circulation</w:t>
      </w:r>
      <w:ins w:id="5654" w:author="Ian Blenkinsop" w:date="2021-07-08T13:36:00Z">
        <w:r w:rsidR="00C642B9">
          <w:rPr>
            <w:lang w:val="en-GB"/>
          </w:rPr>
          <w:t>,</w:t>
        </w:r>
      </w:ins>
      <w:r w:rsidRPr="000128A3">
        <w:rPr>
          <w:lang w:val="en-GB"/>
        </w:rPr>
        <w:t xml:space="preserve"> and temperature profiles in ocean basins </w:t>
      </w:r>
      <w:r>
        <w:fldChar w:fldCharType="begin" w:fldLock="1"/>
      </w:r>
      <w:r w:rsidR="00A94565">
        <w:rPr>
          <w:lang w:val="en-GB"/>
        </w:rPr>
        <w:instrText>ADDIN CSL_CITATION { "citationItems" : [ { "id" : "ITEM-1", "itemData" : { "DOI" : "10.1029/2018MS001603", "abstract" : "Abstract This work documents the first version of the U.S. Department of Energy (DOE) new Energy Exascale Earth System Model (E3SMv1). We focus on the standard resolution of the fully coupled physical model designed to address DOE mission-relevant water cycle questions. Its components include atmosphere and land (110-km grid spacing), ocean and sea ice (60 km in the midlatitudes and 30 km at the equator and poles), and river transport (55 km) models. This base configuration will also serve as a foundation for additional configurations exploring higher horizontal resolution as well as augmented capabilities in the form of biogeochemistry and cryosphere configurations. The performance of E3SMv1 is evaluated by means of a standard set of Coupled Model Intercomparison Project Phase 6 (CMIP6) Diagnosis, Evaluation, and Characterization of Klima simulations consisting of a long preindustrial control, historical simulations (ensembles of fully coupled and prescribed SSTs) as well as idealized CO2 forcing simulations. The model performs well overall with biases typical of other CMIP-class models, although the simulated Atlantic Meridional Overturning Circulation is weaker than many CMIP-class models. While the E3SMv1 historical ensemble captures the bulk of the observed warming between preindustrial (1850) and present day, the trajectory of the warming diverges from observations in the second half of the twentieth century with a period of delayed warming followed by an excessive warming trend. Using a two-layer energy balance model, we attribute this divergence to the model's strong aerosol-related effective radiative forcing (ERFari+aci = \u22121.65 W/m2) and high equilibrium climate sensitivity (ECS = 5.3 K).", "author" : [ { "dropping-particle" : "", "family" : "Golaz", "given" : "Jean-Christophe", "non-dropping-particle" : "", "parse-names" : false, "suffix" : "" }, { "dropping-particle" : "", "family" : "Caldwell", "given" : "Peter M", "non-dropping-particle" : "", "parse-names" : false, "suffix" : "" }, { "dropping-particle" : "", "family" : "Roekel", "given" : "Luke P", "non-dropping-particle" : "Van", "parse-names" : false, "suffix" : "" }, { "dropping-particle" : "", "family" : "Petersen", "given" : "Mark R", "non-dropping-particle" : "", "parse-names" : false, "suffix" : "" }, { "dropping-particle" : "", "family" : "Tang", "given" : "Qi", "non-dropping-particle" : "", "parse-names" : false, "suffix" : "" }, { "dropping-particle" : "", "family" : "Wolfe", "given" : "Jonathan D", "non-dropping-particle" : "", "parse-names" : false, "suffix" : "" }, { "dropping-particle" : "", "family" : "Abeshu", "given" : "Guta", "non-dropping-particle" : "", "parse-names" : false, "suffix" : "" }, { "dropping-particle" : "", "family" : "Anantharaj", "given" : "Valentine", "non-dropping-particle" : "", "parse-names" : false, "suffix" : "" }, { "dropping-particle" : "", "family" : "Asay-Davis", "given" : "Xylar S", "non-dropping-particle" : "", "parse-names" : false, "suffix" : "" }, { "dropping-particle" : "", "family" : "Bader", "given" : "David C", "non-dropping-particle" : "", "parse-names" : false, "suffix" : "" }, { "dropping-particle" : "", "family" : "Baldwin", "given" : "Sterling A", "non-dropping-particle" : "", "parse-names" : false, "suffix" : "" }, { "dropping-particle" : "", "family" : "Bisht", "given" : "Gautam", "non-dropping-particle" : "", "parse-names" : false, "suffix" : "" }, { "dropping-particle" : "", "family" : "Bogenschutz", "given" : "Peter A", "non-dropping-particle" : "", "parse-names" : false, "suffix" : "" }, { "dropping-particle" : "", "family" : "Branstetter", "given" : "Marcia", "non-dropping-particle" : "", "parse-names" : false, "suffix" : "" }, { "dropping-particle" : "", "family" : "Brunke", "given" : "Michael A", "non-dropping-particle" : "", "parse-names" : false, "suffix" : "" }, { "dropping-particle" : "", "family" : "Brus", "given" : "Steven R", "non-dropping-particle" : "", "parse-names" : false, "suffix" : "" }, { "dropping-particle" : "", "family" : "Burrows", "given" : "Susannah M", "non-dropping-particle" : "", "parse-names" : false, "suffix" : "" }, { "dropping-particle" : "", "family" : "Cameron-Smith", "given" : "Philip J", "non-dropping-particle" : "", "parse-names" : false, "suffix" : "" }, { "dropping-particle" : "", "family" : "Donahue", "given" : "Aaron S", "non-dropping-particle" : "", "parse-names" : false, "suffix" : "" }, { "dropping-particle" : "", "family" : "Deakin", "given" : "Michael", "non-dropping-particle" : "", "parse-names" : false, "suffix" : "" }, { "dropping-particle" : "", "family" : "Easter", "given" : "Richard C", "non-dropping-particle" : "", "parse-names" : false, "suffix" : "" }, { "dropping-particle" : "", "family" : "Evans", "given" : "Katherine J", "non-dropping-particle" : "", "parse-names" : false, "suffix" : "" }, { "dropping-particle" : "", "family" : "Feng", "given" : "Yan", "non-dropping-particle" : "", "parse-names" : false, "suffix" : "" }, { "dropping-particle" : "", "family" : "Flanner", "given" : "Mark", "non-dropping-particle" : "", "parse-names" : false, "suffix" : "" }, { "dropping-particle" : "", "family" : "Foucar", "given" : "James G", "non-dropping-particle" : "", "parse-names" : false, "suffix" : "" }, { "dropping-particle" : "", "family" : "Fyke", "given" : "Jeremy G", "non-dropping-particle" : "", "parse-names" : false, "suffix" : "" }, { "dropping-particle" : "", "family" : "Griffin", "given" : "Brian M", "non-dropping-particle" : "", "parse-names" : false, "suffix" : "" }, { "dropping-particle" : "", "family" : "Hannay", "given" : "C\u00e9cile", "non-dropping-particle" : "", "parse-names" : false, "suffix" : "" }, { "dropping-particle" : "", "family" : "Harrop", "given" : "Bryce E", "non-dropping-particle" : "", "parse-names" : false, "suffix" : "" }, { "dropping-particle" : "", "family" : "Hoffman", "given" : "Mattthew J", "non-dropping-particle" : "", "parse-names" : false, "suffix" : "" }, { "dropping-particle" : "", "family" : "Hunke", "given" : "Elizabeth C", "non-dropping-particle" : "", "parse-names" : false, "suffix" : "" }, { "dropping-particle" : "", "family" : "Jacob", "given" : "Robert L", "non-dropping-particle" : "", "parse-names" : false, "suffix" : "" }, { "dropping-particle" : "", "family" : "Jacobsen", "given" : "Douglas W", "non-dropping-particle" : "", "parse-names" : false, "suffix" : "" }, { "dropping-particle" : "", "family" : "Jeffery", "given" : "Nicole", "non-dropping-particle" : "", "parse-names" : false, "suffix" : "" }, { "dropping-particle" : "", "family" : "Jones", "given" : "Philip W", "non-dropping-particle" : "", "parse-names" : false, "suffix" : "" }, { "dropping-particle" : "", "family" : "Keen", "given" : "Noel D", "non-dropping-particle" : "", "parse-names" : false, "suffix" : "" }, { "dropping-particle" : "", "family" : "Klein", "given" : "Stephen A", "non-dropping-particle" : "", "parse-names" : false, "suffix" : "" }, { "dropping-particle" : "", "family" : "Larson", "given" : "Vincent E", "non-dropping-particle" : "", "parse-names" : false, "suffix" : "" }, { "dropping-particle" : "", "family" : "Leung", "given" : "L Ruby", "non-dropping-particle" : "", "parse-names" : false, "suffix" : "" }, { "dropping-particle" : "", "family" : "Li", "given" : "Hong-Yi", "non-dropping-particle" : "", "parse-names" : false, "suffix" : "" }, { "dropping-particle" : "", "family" : "Lin", "given" : "Wuyin", "non-dropping-particle" : "", "parse-names" : false, "suffix" : "" }, { "dropping-particle" : "", "family" : "Lipscomb", "given" : "William H", "non-dropping-particle" : "", "parse-names" : false, "suffix" : "" }, { "dropping-particle" : "", "family" : "Ma", "given" : "Po-Lun", "non-dropping-particle" : "", "parse-names" : false, "suffix" : "" }, { "dropping-particle" : "", "family" : "Mahajan", "given" : "Salil", "non-dropping-particle" : "", "parse-names" : false, "suffix" : "" }, { "dropping-particle" : "", "family" : "Maltrud", "given" : "Mathew E", "non-dropping-particle" : "", "parse-names" : false, "suffix" : "" }, { "dropping-particle" : "", "family" : "Mametjanov", "given" : "Azamat", "non-dropping-particle" : "", "parse-names" : false, "suffix" : "" }, { "dropping-particle" : "", "family" : "McClean", "given" : "Julie L", "non-dropping-particle" : "", "parse-names" : false, "suffix" : "" }, { "dropping-particle" : "", "family" : "McCoy", "given" : "Renata B", "non-dropping-particle" : "", "parse-names" : false, "suffix" : "" }, { "dropping-particle" : "", "family" : "Neale", "given" : "Richard B", "non-dropping-particle" : "", "parse-names" : false, "suffix" : "" }, { "dropping-particle" : "", "family" : "Price", "given" : "Stephen F", "non-dropping-particle" : "", "parse-names" : false, "suffix" : "" }, { "dropping-particle" : "", "family" : "Qian", "given" : "Yun", "non-dropping-particle" : "", "parse-names" : false, "suffix" : "" }, { "dropping-particle" : "", "family" : "Rasch", "given" : "Philip J", "non-dropping-particle" : "", "parse-names" : false, "suffix" : "" }, { "dropping-particle" : "", "family" : "Reeves Eyre", "given" : "J E Jack", "non-dropping-particle" : "", "parse-names" : false, "suffix" : "" }, { "dropping-particle" : "", "family" : "Riley", "given" : "William J", "non-dropping-particle" : "", "parse-names" : false, "suffix" : "" }, { "dropping-particle" : "", "family" : "Ringler", "given" : "Todd D", "non-dropping-particle" : "", "parse-names" : false, "suffix" : "" }, { "dropping-particle" : "", "family" : "Roberts", "given" : "Andrew F", "non-dropping-particle" : "", "parse-names" : false, "suffix" : "" }, { "dropping-particle" : "", "family" : "Roesler", "given" : "Erika L", "non-dropping-particle" : "", "parse-names" : false, "suffix" : "" }, { "dropping-particle" : "", "family" : "Salinger", "given" : "Andrew G", "non-dropping-particle" : "", "parse-names" : false, "suffix" : "" }, { "dropping-particle" : "", "family" : "Shaheen", "given" : "Zeshawn", "non-dropping-particle" : "", "parse-names" : false, "suffix" : "" }, { "dropping-particle" : "", "family" : "Shi", "given" : "Xiaoying", "non-dropping-particle" : "", "parse-names" : false, "suffix" : "" }, { "dropping-particle" : "", "family" : "Singh", "given" : "Balwinder", "non-dropping-particle" : "", "parse-names" : false, "suffix" : "" }, { "dropping-particle" : "", "family" : "Tang", "given" : "Jinyun", "non-dropping-particle" : "", "parse-names" : false, "suffix" : "" }, { "dropping-particle" : "", "family" : "Taylor", "given" : "Mark A", "non-dropping-particle" : "", "parse-names" : false, "suffix" : "" }, { "dropping-particle" : "", "family" : "Thornton", "given" : "Peter E", "non-dropping-particle" : "", "parse-names" : false, "suffix" : "" }, { "dropping-particle" : "", "family" : "Turner", "given" : "Adrian K", "non-dropping-particle" : "", "parse-names" : false, "suffix" : "" }, { "dropping-particle" : "", "family" : "Veneziani", "given" : "Milena", "non-dropping-particle" : "", "parse-names" : false, "suffix" : "" }, { "dropping-particle" : "", "family" : "Wan", "given" : "Hui", "non-dropping-particle" : "", "parse-names" : false, "suffix" : "" }, { "dropping-particle" : "", "family" : "Wang", "given" : "Hailong", "non-dropping-particle" : "", "parse-names" : false, "suffix" : "" }, { "dropping-particle" : "", "family" : "Wang", "given" : "Shanlin", "non-dropping-particle" : "", "parse-names" : false, "suffix" : "" }, { "dropping-particle" : "", "family" : "Williams", "given" : "Dean N", "non-dropping-particle" : "", "parse-names" : false, "suffix" : "" }, { "dropping-particle" : "", "family" : "Wolfram", "given" : "Phillip J", "non-dropping-particle" : "", "parse-names" : false, "suffix" : "" }, { "dropping-particle" : "", "family" : "Worley", "given" : "Patrick H", "non-dropping-particle" : "", "parse-names" : false, "suffix" : "" }, { "dropping-particle" : "", "family" : "Xie", "given" : "Shaocheng", "non-dropping-particle" : "", "parse-names" : false, "suffix" : "" }, { "dropping-particle" : "", "family" : "Yang", "given" : "Yang", "non-dropping-particle" : "", "parse-names" : false, "suffix" : "" }, { "dropping-particle" : "", "family" : "Yoon", "given" : "Jin-Ho", "non-dropping-particle" : "", "parse-names" : false, "suffix" : "" }, { "dropping-particle" : "", "family" : "Zelinka", "given" : "Mark D", "non-dropping-particle" : "", "parse-names" : false, "suffix" : "" }, { "dropping-particle" : "", "family" : "Zender", "given" : "Charles S", "non-dropping-particle" : "", "parse-names" : false, "suffix" : "" }, { "dropping-particle" : "", "family" : "Zeng", "given" : "Xubin", "non-dropping-particle" : "", "parse-names" : false, "suffix" : "" }, { "dropping-particle" : "", "family" : "Zhang", "given" : "Chengzhu", "non-dropping-particle" : "", "parse-names" : false, "suffix" : "" }, { "dropping-particle" : "", "family" : "Zhang", "given" : "Kai", "non-dropping-particle" : "", "parse-names" : false, "suffix" : "" }, { "dropping-particle" : "", "family" : "Zhang", "given" : "Yuying", "non-dropping-particle" : "", "parse-names" : false, "suffix" : "" }, { "dropping-particle" : "", "family" : "Zheng", "given" : "Xue", "non-dropping-particle" : "", "parse-names" : false, "suffix" : "" }, { "dropping-particle" : "", "family" : "Zhou", "given" : "Tian", "non-dropping-particle" : "", "parse-names" : false, "suffix" : "" }, { "dropping-particle" : "", "family" : "Zhu", "given" : "Qing", "non-dropping-particle" : "", "parse-names" : false, "suffix" : "" } ], "container-title" : "Journal of Advances in Modeling Earth Systems", "id" : "ITEM-1", "issue" : "7", "issued" : { "date-parts" : [ [ "2019" ] ] }, "page" : "2089-2129", "title" : "The DOE E3SM Coupled Model Version 1: Overview and Evaluation at Standard Resolution", "translator" : [ { "dropping-particle" : "", "family" : "H3606", "given" : "", "non-dropping-particle" : "", "parse-names" : false, "suffix" : "" } ], "type" : "article-journal", "volume" : "11" }, "uris" : [ "http://www.mendeley.com/documents/?uuid=92b3177e-7d92-4174-9820-10add5973429" ] }, { "id" : "ITEM-2", "itemData" : { "DOI" : "10.1029/2019MS001739", "ISSN" : "1942-2466", "abstract" : "Abstract We document the development of the first version of the U.K. Earth System Model UKESM1. The model represents a major advance on its predecessor HadGEM2-ES, with enhancements to all component models and new feedback mechanisms. These include a new core physical model with a well-resolved stratosphere; terrestrial biogeochemistry with coupled carbon and nitrogen cycles and enhanced land management; tropospheric-stratospheric chemistry allowing the holistic simulation of radiative forcing from ozone, methane, and nitrous oxide; two-moment, five-species, modal aerosol; and ocean biogeochemistry with two-way coupling to the carbon cycle and atmospheric aerosols. The complexity of coupling between the ocean, land, and atmosphere physical climate and biogeochemical cycles in UKESM1 is unprecedented for an Earth system model. We describe in detail the process by which the coupled model was developed and tuned to achieve acceptable performance in key physical and Earth system quantities and discuss the challenges involved in mitigating biases in a model with complex connections between its components. Overall, the model performs well, with a stable pre-industrial state and good agreement with observations in the latter period of its historical simulations. However, global mean surface temperature exhibits stronger-than-observed cooling from 1950 to 1970, followed by rapid warming from 1980 to 2014. Metrics from idealized simulations show a high climate sensitivity relative to previous generations of models: Equilibrium climate sensitivity is 5.4 K, transient climate response ranges from 2.68 to 2.85 K, and transient climate response to cumulative emissions is 2.49 to 2.66 K TtC\u22121.", "author" : [ { "dropping-particle" : "", "family" : "Sellar", "given" : "Alistair A", "non-dropping-particle" : "", "parse-names" : false, "suffix" : "" }, { "dropping-particle" : "", "family" : "Jones", "given" : "Colin G.", "non-dropping-particle" : "", "parse-names" : false, "suffix" : "" }, { "dropping-particle" : "", "family" : "Mulcahy", "given" : "Jane P", "non-dropping-particle" : "", "parse-names" : false, "suffix" : "" }, { "dropping-particle" : "", "family" : "Tang", "given" : "Yongming", "non-dropping-particle" : "", "parse-names" : false, "suffix" : "" }, { "dropping-particle" : "", "family" : "Yool", "given" : "Andrew", "non-dropping-particle" : "", "parse-names" : false, "suffix" : "" }, { "dropping-particle" : "", "family" : "Wiltshire", "given" : "Andy", "non-dropping-particle" : "", "parse-names" : false, "suffix" : "" }, { "dropping-particle" : "", "family" : "O'Connor", "given" : "Fiona M", "non-dropping-particle" : "", "parse-names" : false, "suffix" : "" }, { "dropping-particle" : "", "family" : "Stringer", "given" : "Marc", "non-dropping-particle" : "", "parse-names" : false, "suffix" : "" }, { "dropping-particle" : "", "family" : "Hill", "given" : "Richard", "non-dropping-particle" : "", "parse-names" : false, "suffix" : "" }, { "dropping-particle" : "", "family" : "Palmieri", "given" : "Julien", "non-dropping-particle" : "", "parse-names" : false, "suffix" : "" }, { "dropping-particle" : "", "family" : "Woodward", "given" : "Stephanie", "non-dropping-particle" : "", "parse-names" : false, "suffix" : "" }, { "dropping-particle" : "", "family" : "Mora", "given" : "Lee", "non-dropping-particle" : "", "parse-names" : false, "suffix" : "" }, { "dropping-particle" : "", "family" : "Kuhlbrodt", "given" : "Till", "non-dropping-particle" : "", "parse-names" : false, "suffix" : "" }, { "dropping-particle" : "", "family" : "Rumbold", "given" : "Steven T", "non-dropping-particle" : "", "parse-names" : false, "suffix" : "" }, { "dropping-particle" : "", "family" : "Kelley", "given" : "Douglas I", "non-dropping-particle" : "", "parse-names" : false, "suffix" : "" }, { "dropping-particle" : "", "family" : "Ellis", "given" : "Rich", "non-dropping-particle" : "", "parse-names" : false, "suffix" : "" }, { "dropping-particle" : "", "family" : "Johnson", "given" : "Colin E.", "non-dropping-particle" : "", "parse-names" : false, "suffix" : "" }, { "dropping-particle" : "", "family" : "Walton", "given" : "Jeremy", "non-dropping-particle" : "", "parse-names" : false, "suffix" : "" }, { "dropping-particle" : "", "family" : "Abraham", "given" : "Nathan Luke", "non-dropping-particle" : "", "parse-names" : false, "suffix" : "" }, { "dropping-particle" : "", "family" : "Andrews", "given" : "Martin B.", "non-dropping-particle" : "", "parse-names" : false, "suffix" : "" }, { "dropping-particle" : "", "family" : "Andrews", "given" : "Timothy", "non-dropping-particle" : "", "parse-names" : false, "suffix" : "" }, { "dropping-particle" : "", "family" : "Archibald", "given" : "Alex T", "non-dropping-particle" : "", "parse-names" : false, "suffix" : "" }, { "dropping-particle" : "", "family" : "Berthou", "given" : "S\u00e9gol\u00e8ne", "non-dropping-particle" : "", "parse-names" : false, "suffix" : "" }, { "dropping-particle" : "", "family" : "Burke", "given" : "Eleanor", "non-dropping-particle" : "", "parse-names" : false, "suffix" : "" }, { "dropping-particle" : "", "family" : "Blockley", "given" : "Ed", "non-dropping-particle" : "", "parse-names" : false, "suffix" : "" }, { "dropping-particle" : "", "family" : "Carslaw", "given" : "Ken", "non-dropping-particle" : "", "parse-names" : false, "suffix" : "" }, { "dropping-particle" : "", "family" : "Dalvi", "given" : "Mohit", "non-dropping-particle" : "", "parse-names" : false, "suffix" : "" }, { "dropping-particle" : "", "family" : "Edwards", "given" : "John", "non-dropping-particle" : "", "parse-names" : false, "suffix" : "" }, { "dropping-particle" : "", "family" : "Folberth", "given" : "Gerd A", "non-dropping-particle" : "", "parse-names" : false, "suffix" : "" }, { "dropping-particle" : "", "family" : "Gedney", "given" : "Nicola", "non-dropping-particle" : "", "parse-names" : false, "suffix" : "" }, { "dropping-particle" : "", "family" : "Griffiths", "given" : "Paul T", "non-dropping-particle" : "", "parse-names" : false, "suffix" : "" }, { "dropping-particle" : "", "family" : "Harper", "given" : "Anna B", "non-dropping-particle" : "", "parse-names" : false, "suffix" : "" }, { "dropping-particle" : "", "family" : "Hendry", "given" : "Maggie A", "non-dropping-particle" : "", "parse-names" : false, "suffix" : "" }, { "dropping-particle" : "", "family" : "Hewitt", "given" : "Alan J", "non-dropping-particle" : "", "parse-names" : false, "suffix" : "" }, { "dropping-particle" : "", "family" : "Johnson", "given" : "Ben", "non-dropping-particle" : "", "parse-names" : false, "suffix" : "" }, { "dropping-particle" : "", "family" : "Jones", "given" : "Andy", "non-dropping-particle" : "", "parse-names" : false, "suffix" : "" }, { "dropping-particle" : "", "family" : "Jones", "given" : "Chris D", "non-dropping-particle" : "", "parse-names" : false, "suffix" : "" }, { "dropping-particle" : "", "family" : "Keeble", "given" : "James", "non-dropping-particle" : "", "parse-names" : false, "suffix" : "" }, { "dropping-particle" : "", "family" : "Liddicoat", "given" : "Spencer", "non-dropping-particle" : "", "parse-names" : false, "suffix" : "" }, { "dropping-particle" : "", "family" : "Morgenstern", "given" : "Olaf", "non-dropping-particle" : "", "parse-names" : false, "suffix" : "" }, { "dropping-particle" : "", "family" : "Parker", "given" : "Robert J", "non-dropping-particle" : "", "parse-names" : false, "suffix" : "" }, { "dropping-particle" : "", "family" : "Predoi", "given" : "Valeriu", "non-dropping-particle" : "", "parse-names" : false, "suffix" : "" }, { "dropping-particle" : "", "family" : "Robertson", "given" : "Eddy", "non-dropping-particle" : "", "parse-names" : false, "suffix" : "" }, { "dropping-particle" : "", "family" : "Siahaan", "given" : "Antony", "non-dropping-particle" : "", "parse-names" : false, "suffix" : "" }, { "dropping-particle" : "", "family" : "Smith", "given" : "Robin S", "non-dropping-particle" : "", "parse-names" : false, "suffix" : "" }, { "dropping-particle" : "", "family" : "Swaminathan", "given" : "Ranjini", "non-dropping-particle" : "", "parse-names" : false, "suffix" : "" }, { "dropping-particle" : "", "family" : "Woodhouse", "given" : "Matthew T", "non-dropping-particle" : "", "parse-names" : false, "suffix" : "" }, { "dropping-particle" : "", "family" : "Zeng", "given" : "Guang", "non-dropping-particle" : "", "parse-names" : false, "suffix" : "" }, { "dropping-particle" : "", "family" : "Zerroukat", "given" : "Mohamed", "non-dropping-particle" : "", "parse-names" : false, "suffix" : "" } ], "container-title" : "Journal of Advances in Modeling Earth Systems", "id" : "ITEM-2", "issue" : "12", "issued" : { "date-parts" : [ [ "2019", "12", "21" ] ] }, "page" : "4513-4558", "title" : "UKESM1: Description and Evaluation of the U.K. Earth System Model", "translator" : [ { "dropping-particle" : "", "family" : "H4002", "given" : "", "non-dropping-particle" : "", "parse-names" : false, "suffix" : "" } ], "type" : "article-journal", "volume" : "11" }, "uris" : [ "http://www.mendeley.com/documents/?uuid=a7abe4ed-2f24-429f-99ec-be38aecdcb47" ] } ], "mendeley" : { "formattedCitation" : "(Golaz et al., 2019; Sellar et al., 2019)", "plainTextFormattedCitation" : "(Golaz et al., 2019; Sellar et al., 2019)", "previouslyFormattedCitation" : "(Golaz et al., 2019; Sellar et al., 2019)" }, "properties" : { "noteIndex" : 0 }, "schema" : "https://github.com/citation-style-language/schema/raw/master/csl-citation.json" }</w:instrText>
      </w:r>
      <w:r>
        <w:fldChar w:fldCharType="separate"/>
      </w:r>
      <w:ins w:id="5655" w:author="Robin Matthews" w:date="2021-05-18T16:06:00Z">
        <w:r w:rsidR="00602365">
          <w:rPr>
            <w:noProof/>
          </w:rPr>
          <w:t>(Golaz et al., 2019; Sellar et al., 2019)</w:t>
        </w:r>
      </w:ins>
      <w:del w:id="5656" w:author="Robin Matthews" w:date="2021-05-18T16:06:00Z">
        <w:r w:rsidRPr="00F919CA" w:rsidDel="00602365">
          <w:rPr>
            <w:noProof/>
          </w:rPr>
          <w:delText>(Golaz et al., 2019; Sellar et al., 2019)</w:delText>
        </w:r>
      </w:del>
      <w:r>
        <w:fldChar w:fldCharType="end"/>
      </w:r>
      <w:r>
        <w:t>;</w:t>
      </w:r>
      <w:r w:rsidRPr="003A0C0D">
        <w:t xml:space="preserve"> regional land properties</w:t>
      </w:r>
      <w:r>
        <w:t xml:space="preserve"> and precipitations </w:t>
      </w:r>
      <w:r>
        <w:fldChar w:fldCharType="begin" w:fldLock="1"/>
      </w:r>
      <w:r w:rsidR="00A94565">
        <w:instrText>ADDIN CSL_CITATION { "citationItems" : [ { "id" : "ITEM-1", "itemData" : { "DOI" : "10.1029/2018MS001400", "abstract" : "Abstract A new release of the Max Planck Institute for Meteorology Earth System Model (MPI-ESM 1.2) is presented. The development focused on correcting errors in and improving the physical processes representation, as well as improving the computational performance, versatility and overall user friendliness. In addition to new radiation- and aerosol parameterizations of the atmosphere, several relatively large, but partly compensating, coding errors in the model's cloud, convection and turbulence parameterizations were corrected. The representation of land processes was refined by introducing a multi-layer soil hydrology scheme, extending the land biogeochemistry to include the nitrogen cycle, replacing the soil and litter decomposition model, and improving the representation of wildfires. The ocean biogeochemistry now represents cyano-bacteria prognostically in order to capture the response of nitrogen fixation to changing climate conditions, and further includes improved detritus settling and numerous other refinements. As something new, in addition to limiting drift and minimizing certain biases, the instrumental record warming was explicitly taken into account during the tuning process. To this end a very high climate sensitivity of around 7 K caused by low-level clouds in the tropics as found in an intermediate model version was addressed, as it was not deemed possible to match observed warming otherwise. As a result, the model has a climate sensitivity to a doubling of CO2 over pre-industrial conditions of 2.77 K, maintaining the previously identified highly non-linear global mean response to increasing CO2 forcing, which nonetheless can be represented by a simple two-layer model.", "author" : [ { "dropping-particle" : "", "family" : "Mauritsen", "given" : "Thorsten", "non-dropping-particle" : "", "parse-names" : false, "suffix" : "" }, { "dropping-particle" : "", "family" : "Bader", "given" : "J\u00fcrgen", "non-dropping-particle" : "", "parse-names" : false, "suffix" : "" }, { "dropping-particle" : "", "family" : "Becker", "given" : "Tobias", "non-dropping-particle" : "", "parse-names" : false, "suffix" : "" }, { "dropping-particle" : "", "family" : "Behrens", "given" : "J\u00f6rg", "non-dropping-particle" : "", "parse-names" : false, "suffix" : "" }, { "dropping-particle" : "", "family" : "Bittner", "given" : "Matthias", "non-dropping-particle" : "", "parse-names" : false, "suffix" : "" }, { "dropping-particle" : "", "family" : "Brokopf", "given" : "Renate", "non-dropping-particle" : "", "parse-names" : false, "suffix" : "" }, { "dropping-particle" : "", "family" : "Brovkin", "given" : "Victor", "non-dropping-particle" : "", "parse-names" : false, "suffix" : "" }, { "dropping-particle" : "", "family" : "Claussen", "given" : "Martin", "non-dropping-particle" : "", "parse-names" : false, "suffix" : "" }, { "dropping-particle" : "", "family" : "Crueger", "given" : "Traute", "non-dropping-particle" : "", "parse-names" : false, "suffix" : "" }, { "dropping-particle" : "", "family" : "Esch", "given" : "Monika", "non-dropping-particle" : "", "parse-names" : false, "suffix" : "" }, { "dropping-particle" : "", "family" : "Fast", "given" : "Irina", "non-dropping-particle" : "", "parse-names" : false, "suffix" : "" }, { "dropping-particle" : "", "family" : "Fiedler", "given" : "Stephanie", "non-dropping-particle" : "", "parse-names" : false, "suffix" : "" }, { "dropping-particle" : "", "family" : "Fl\u00e4schner", "given" : "Dagmar", "non-dropping-particle" : "", "parse-names" : false, "suffix" : "" }, { "dropping-particle" : "", "family" : "Gayler", "given" : "Veronika", "non-dropping-particle" : "", "parse-names" : false, "suffix" : "" }, { "dropping-particle" : "", "family" : "Giorgetta", "given" : "Marco", "non-dropping-particle" : "", "parse-names" : false, "suffix" : "" }, { "dropping-particle" : "", "family" : "Goll", "given" : "Daniel S", "non-dropping-particle" : "", "parse-names" : false, "suffix" : "" }, { "dropping-particle" : "", "family" : "Haak", "given" : "Helmuth", "non-dropping-particle" : "", "parse-names" : false, "suffix" : "" }, { "dropping-particle" : "", "family" : "Hagemann", "given" : "Stefan", "non-dropping-particle" : "", "parse-names" : false, "suffix" : "" }, { "dropping-particle" : "", "family" : "Hedemann", "given" : "Christopher", "non-dropping-particle" : "", "parse-names" : false, "suffix" : "" }, { "dropping-particle" : "", "family" : "Hohenegger", "given" : "Cathy", "non-dropping-particle" : "", "parse-names" : false, "suffix" : "" }, { "dropping-particle" : "", "family" : "Ilyina", "given" : "Tatiana", "non-dropping-particle" : "", "parse-names" : false, "suffix" : "" }, { "dropping-particle" : "", "family" : "Jahns", "given" : "Thomas", "non-dropping-particle" : "", "parse-names" : false, "suffix" : "" }, { "dropping-particle" : "", "family" : "la Cuesta Otero", "given" : "Diego", "non-dropping-particle" : "de", "parse-names" : false, "suffix" : "" }, { "dropping-particle" : "", "family" : "Jungclaus", "given" : "Johann", "non-dropping-particle" : "", "parse-names" : false, "suffix" : "" }, { "dropping-particle" : "", "family" : "Kleinen", "given" : "Thomas", "non-dropping-particle" : "", "parse-names" : false, "suffix" : "" }, { "dropping-particle" : "", "family" : "Kloster", "given" : "Silvia", "non-dropping-particle" : "", "parse-names" : false, "suffix" : "" }, { "dropping-particle" : "", "family" : "Kracher", "given" : "Daniela", "non-dropping-particle" : "", "parse-names" : false, "suffix" : "" }, { "dropping-particle" : "", "family" : "Kinne", "given" : "Stefan", "non-dropping-particle" : "", "parse-names" : false, "suffix" : "" }, { "dropping-particle" : "", "family" : "Kleberg", "given" : "Deike", "non-dropping-particle" : "", "parse-names" : false, "suffix" : "" }, { "dropping-particle" : "", "family" : "Lasslop", "given" : "Gitta", "non-dropping-particle" : "", "parse-names" : false, "suffix" : "" }, { "dropping-particle" : "", "family" : "Kornblueh", "given" : "Luis", "non-dropping-particle" : "", "parse-names" : false, "suffix" : "" }, { "dropping-particle" : "", "family" : "Marotzke", "given" : "Jochem", "non-dropping-particle" : "", "parse-names" : false, "suffix" : "" }, { "dropping-particle" : "", "family" : "Matei", "given" : "Daniela", "non-dropping-particle" : "", "parse-names" : false, "suffix" : "" }, { "dropping-particle" : "", "family" : "Meraner", "given" : "Katharina", "non-dropping-particle" : "", "parse-names" : false, "suffix" : "" }, { "dropping-particle" : "", "family" : "Mikolajewicz", "given" : "Uwe", "non-dropping-particle" : "", "parse-names" : false, "suffix" : "" }, { "dropping-particle" : "", "family" : "Modali", "given" : "Kameswarrao", "non-dropping-particle" : "", "parse-names" : false, "suffix" : "" }, { "dropping-particle" : "", "family" : "M\u00f6bis", "given" : "Benjamin", "non-dropping-particle" : "", "parse-names" : false, "suffix" : "" }, { "dropping-particle" : "", "family" : "M\u00fcller", "given" : "Wolfgang A", "non-dropping-particle" : "", "parse-names" : false, "suffix" : "" }, { "dropping-particle" : "", "family" : "Nabel", "given" : "Julia E M S", "non-dropping-particle" : "", "parse-names" : false, "suffix" : "" }, { "dropping-particle" : "", "family" : "Nam", "given" : "Christine C W", "non-dropping-particle" : "", "parse-names" : false, "suffix" : "" }, { "dropping-particle" : "", "family" : "Notz", "given" : "Dirk", "non-dropping-particle" : "", "parse-names" : false, "suffix" : "" }, { "dropping-particle" : "", "family" : "Nyawira", "given" : "Sarah-Sylvia", "non-dropping-particle" : "", "parse-names" : false, "suffix" : "" }, { "dropping-particle" : "", "family" : "Paulsen", "given" : "Hanna", "non-dropping-particle" : "", "parse-names" : false, "suffix" : "" }, { "dropping-particle" : "", "family" : "Peters", "given" : "Karsten", "non-dropping-particle" : "", "parse-names" : false, "suffix" : "" }, { "dropping-particle" : "", "family" : "Pincus", "given" : "Robert", "non-dropping-particle" : "", "parse-names" : false, "suffix" : "" }, { "dropping-particle" : "", "family" : "Pohlmann", "given" : "Holger", "non-dropping-particle" : "", "parse-names" : false, "suffix" : "" }, { "dropping-particle" : "", "family" : "Pongratz", "given" : "Julia", "non-dropping-particle" : "", "parse-names" : false, "suffix" : "" }, { "dropping-particle" : "", "family" : "Popp", "given" : "Max", "non-dropping-particle" : "", "parse-names" : false, "suffix" : "" }, { "dropping-particle" : "", "family" : "Raddatz", "given" : "Thomas", "non-dropping-particle" : "", "parse-names" : false, "suffix" : "" }, { "dropping-particle" : "", "family" : "Rast", "given" : "Sebastian", "non-dropping-particle" : "", "parse-names" : false, "suffix" : "" }, { "dropping-particle" : "", "family" : "Redler", "given" : "Rene", "non-dropping-particle" : "", "parse-names" : false, "suffix" : "" }, { "dropping-particle" : "", "family" : "Reick", "given" : "Christian H", "non-dropping-particle" : "", "parse-names" : false, "suffix" : "" }, { "dropping-particle" : "", "family" : "Rohrschneider", "given" : "Tim", "non-dropping-particle" : "", "parse-names" : false, "suffix" : "" }, { "dropping-particle" : "", "family" : "Schemann", "given" : "Vera", "non-dropping-particle" : "", "parse-names" : false, "suffix" : "" }, { "dropping-particle" : "", "family" : "Schmidt", "given" : "Hauke", "non-dropping-particle" : "", "parse-names" : false, "suffix" : "" }, { "dropping-particle" : "", "family" : "Schnur", "given" : "Reiner", "non-dropping-particle" : "", "parse-names" : false, "suffix" : "" }, { "dropping-particle" : "", "family" : "Schulzweida", "given" : "Uwe", "non-dropping-particle" : "", "parse-names" : false, "suffix" : "" }, { "dropping-particle" : "", "family" : "Six", "given" : "Katharina D", "non-dropping-particle" : "", "parse-names" : false, "suffix" : "" }, { "dropping-particle" : "", "family" : "Stein", "given" : "Lukas", "non-dropping-particle" : "", "parse-names" : false, "suffix" : "" }, { "dropping-particle" : "", "family" : "Stemmler", "given" : "Irene", "non-dropping-particle" : "", "parse-names" : false, "suffix" : "" }, { "dropping-particle" : "", "family" : "Stevens", "given" : "Bjorn", "non-dropping-particle" : "", "parse-names" : false, "suffix" : "" }, { "dropping-particle" : "", "family" : "Storch", "given" : "Jin-Song", "non-dropping-particle" : "von", "parse-names" : false, "suffix" : "" }, { "dropping-particle" : "", "family" : "Tian", "given" : "Fangxing", "non-dropping-particle" : "", "parse-names" : false, "suffix" : "" }, { "dropping-particle" : "", "family" : "Voigt", "given" : "Aiko", "non-dropping-particle" : "", "parse-names" : false, "suffix" : "" }, { "dropping-particle" : "", "family" : "Vrese", "given" : "Philipp", "non-dropping-particle" : "de", "parse-names" : false, "suffix" : "" }, { "dropping-particle" : "", "family" : "Wieners", "given" : "Karl-Hermann", "non-dropping-particle" : "", "parse-names" : false, "suffix" : "" }, { "dropping-particle" : "", "family" : "Wilkenskjeld", "given" : "Stiig", "non-dropping-particle" : "", "parse-names" : false, "suffix" : "" }, { "dropping-particle" : "", "family" : "Winkler", "given" : "Alexander", "non-dropping-particle" : "", "parse-names" : false, "suffix" : "" }, { "dropping-particle" : "", "family" : "Roeckner", "given" : "Erich", "non-dropping-particle" : "", "parse-names" : false, "suffix" : "" } ], "container-title" : "Journal of Advances in Modeling Earth Systems", "id" : "ITEM-1", "issue" : "ja", "issued" : { "date-parts" : [ [ "2019" ] ] }, "title" : "Developments in the MPI-M Earth System Model version 1.2 (MPI-ESM 1.2) and its response to increasing CO2", "translator" : [ { "dropping-particle" : "", "family" : "H2618", "given" : "", "non-dropping-particle" : "", "parse-names" : false, "suffix" : "" } ], "type" : "article-journal", "volume" : "0" }, "uris" : [ "http://www.mendeley.com/documents/?uuid=4117ffbe-0586-4c88-ab33-cdea8466fa38" ] }, { "id" : "ITEM-2", "itemData" : { "DOI" : "10.2151/jmsj.2019-051", "author" : [ { "dropping-particle" : "", "family" : "Yukimoto", "given" : "Seiji", "non-dropping-particle" : "", "parse-names" : false, "suffix" : "" }, { "dropping-particle" : "", "family" : "Kawai", "given" : "Hideaki", "non-dropping-particle" : "", "parse-names" : false, "suffix" : "" }, { "dropping-particle" : "", "family" : "Koshiro", "given" : "Tsuyoshi", "non-dropping-particle" : "", "parse-names" : false, "suffix" : "" }, { "dropping-particle" : "", "family" : "Oshima", "given" : "Naga", "non-dropping-particle" : "", "parse-names" : false, "suffix" : "" }, { "dropping-particle" : "", "family" : "Yoshida", "given" : "Kohei", "non-dropping-particle" : "", "parse-names" : false, "suffix" : "" }, { "dropping-particle" : "", "family" : "Urakawa", "given" : "Shogo", "non-dropping-particle" : "", "parse-names" : false, "suffix" : "" }, { "dropping-particle" : "", "family" : "Tsujino", "given" : "Hiroyuki", "non-dropping-particle" : "", "parse-names" : false, "suffix" : "" }, { "dropping-particle" : "", "family" : "Deushi", "given" : "Makoto", "non-dropping-particle" : "", "parse-names" : false, "suffix" : "" }, { "dropping-particle" : "", "family" : "Tanaka", "given" : "Taichu", "non-dropping-particle" : "", "parse-names" : false, "suffix" : "" }, { "dropping-particle" : "", "family" : "Hosaka", "given" : "Masahiro", "non-dropping-particle" : "", "parse-names" : false, "suffix" : "" }, { "dropping-particle" : "", "family" : "Yabu", "given" : "Shokichi", "non-dropping-particle" : "", "parse-names" : false, "suffix" : "" }, { "dropping-particle" : "", "family" : "Yoshimura", "given" : "Hiromasa", "non-dropping-particle" : "", "parse-names" : false, "suffix" : "" }, { "dropping-particle" : "", "family" : "Shindo", "given" : "Eiki", "non-dropping-particle" : "", "parse-names" : false, "suffix" : "" }, { "dropping-particle" : "", "family" : "Mizuta", "given" : "Ryo", "non-dropping-particle" : "", "parse-names" : false, "suffix" : "" }, { "dropping-particle" : "", "family" : "Obata", "given" : "Atsushi", "non-dropping-particle" : "", "parse-names" : false, "suffix" : "" }, { "dropping-particle" : "", "family" : "Adachi", "given" : "Yukimasa", "non-dropping-particle" : "", "parse-names" : false, "suffix" : "" }, { "dropping-particle" : "", "family" : "Ishii", "given" : "Masayoshi", "non-dropping-particle" : "", "parse-names" : false, "suffix" : "" } ], "container-title" : "Journal of the Meteorological Society of Japan. Series II", "id" : "ITEM-2", "issue" : "5", "issued" : { "date-parts" : [ [ "2019" ] ] }, "page" : "931-965", "title" : "The Meteorological Research Institute Earth System Model Version 2.0, MRI-ESM2.0: Description and Basic Evaluation of the Physical Component", "translator" : [ { "dropping-particle" : "", "family" : "H3589", "given" : "", "non-dropping-particle" : "", "parse-names" : false, "suffix" : "" } ], "type" : "article-journal", "volume" : "97" }, "uris" : [ "http://www.mendeley.com/documents/?uuid=398c4408-c08c-446c-a9f0-8ee392cd3373" ] } ], "mendeley" : { "formattedCitation" : "(Mauritsen et al., 2019; Yukimoto et al., 2019)", "plainTextFormattedCitation" : "(Mauritsen et al., 2019; Yukimoto et al., 2019)", "previouslyFormattedCitation" : "(Mauritsen et al., 2019; Yukimoto et al., 2019)" }, "properties" : { "noteIndex" : 0 }, "schema" : "https://github.com/citation-style-language/schema/raw/master/csl-citation.json" }</w:instrText>
      </w:r>
      <w:r>
        <w:fldChar w:fldCharType="separate"/>
      </w:r>
      <w:ins w:id="5657" w:author="Robin Matthews" w:date="2021-05-18T16:06:00Z">
        <w:r w:rsidR="00602365">
          <w:rPr>
            <w:noProof/>
          </w:rPr>
          <w:t>(Mauritsen et al., 2019; Yukimoto et al., 2019)</w:t>
        </w:r>
      </w:ins>
      <w:del w:id="5658" w:author="Robin Matthews" w:date="2021-05-18T16:06:00Z">
        <w:r w:rsidRPr="00F919CA" w:rsidDel="00602365">
          <w:rPr>
            <w:noProof/>
          </w:rPr>
          <w:delText>(Mauritsen et al., 2019; Yukimoto et al., 2019)</w:delText>
        </w:r>
      </w:del>
      <w:r>
        <w:fldChar w:fldCharType="end"/>
      </w:r>
      <w:del w:id="5659" w:author="Ian Blenkinsop" w:date="2021-07-08T13:37:00Z">
        <w:r w:rsidRPr="003A0C0D" w:rsidDel="00C642B9">
          <w:delText>,</w:delText>
        </w:r>
      </w:del>
      <w:ins w:id="5660" w:author="Ian Blenkinsop" w:date="2021-07-08T13:37:00Z">
        <w:r w:rsidR="00C642B9">
          <w:t> ;</w:t>
        </w:r>
      </w:ins>
      <w:r w:rsidRPr="003A0C0D">
        <w:t xml:space="preserve"> latitudinal distribution of radiation</w:t>
      </w:r>
      <w:r>
        <w:t xml:space="preserve"> </w:t>
      </w:r>
      <w:r>
        <w:fldChar w:fldCharType="begin" w:fldLock="1"/>
      </w:r>
      <w:r w:rsidR="00E81B0B">
        <w:instrText>ADDIN CSL_CITATION { "citationItems" : [ { "id" : "ITEM-1", "itemData" : { "DOI" : "10.1029/2019MS002010", "ISSN" : "19422466", "abstract" : "This study presents the global climate model IPSL-CM6A-LR developed at Institut Pierre-Simon Laplace (IPSL) to study natural climate variability and climate response to natural and anthropogenic forcings as part of the sixth phase of the Coupled Model Intercomparison Project (CMIP6). This article describes the different model components, their coupling, and the simulated climate in comparison to previous model versions. We focus here on the representation of the physical climate along with the main characteristics of the global carbon cycle. The model's climatology, as assessed from a range of metrics (related in particular to radiation, temperature, precipitation, and wind), is strongly improved in comparison to previous model versions. Although they are reduced, a number of known biases and shortcomings (e.g., double Intertropical Convergence Zone [ITCZ], frequency of midlatitude wintertime blockings, and El Ni\u00f1o\u2013Southern Oscillation [ENSO] dynamics) persist. The equilibrium climate sensitivity and transient climate response have both increased from the previous climate model IPSL-CM5A-LR used in CMIP5. A large ensemble of more than 30 members for the historical period (1850\u20132018) and a smaller ensemble for a range of emissions scenarios (until 2100 and 2300) are also presented and discussed.", "author" : [ { "dropping-particle" : "", "family" : "Boucher", "given" : "Olivier", "non-dropping-particle" : "", "parse-names" : false, "suffix" : "" }, { "dropping-particle" : "", "family" : "Servonnat", "given" : "J\u00e9r\u00f4me", "non-dropping-particle" : "", "parse-names" : false, "suffix" : "" }, { "dropping-particle" : "", "family" : "Albright", "given" : "Anna Lea", "non-dropping-particle" : "", "parse-names" : false, "suffix" : "" }, { "dropping-particle" : "", "family" : "Aumont", "given" : "Olivier", "non-dropping-particle" : "", "parse-names" : false, "suffix" : "" }, { "dropping-particle" : "", "family" : "Balkanski", "given" : "Yves", "non-dropping-particle" : "", "parse-names" : false, "suffix" : "" }, { "dropping-particle" : "", "family" : "Bastrikov", "given" : "Vladislav", "non-dropping-particle" : "", "parse-names" : false, "suffix" : "" }, { "dropping-particle" : "", "family" : "Bekki", "given" : "Slimane", "non-dropping-particle" : "", "parse-names" : false, "suffix" : "" }, { "dropping-particle" : "", "family" : "Bonnet", "given" : "R\u00e9my", "non-dropping-particle" : "", "parse-names" : false, "suffix" : "" }, { "dropping-particle" : "", "family" : "Bony", "given" : "Sandrine", "non-dropping-particle" : "", "parse-names" : false, "suffix" : "" }, { "dropping-particle" : "", "family" : "Bopp", "given" : "Laurent", "non-dropping-particle" : "", "parse-names" : false, "suffix" : "" }, { "dropping-particle" : "", "family" : "Braconnot", "given" : "Pascale", "non-dropping-particle" : "", "parse-names" : false, "suffix" : "" }, { "dropping-particle" : "", "family" : "Brockmann", "given" : "Patrick", "non-dropping-particle" : "", "parse-names" : false, "suffix" : "" }, { "dropping-particle" : "", "family" : "Cadule", "given" : "Patricia", "non-dropping-particle" : "", "parse-names" : false, "suffix" : "" }, { "dropping-particle" : "", "family" : "Caubel", "given" : "Arnaud", "non-dropping-particle" : "", "parse-names" : false, "suffix" : "" }, { "dropping-particle" : "", "family" : "Cheruy", "given" : "Frederique", "non-dropping-particle" : "", "parse-names" : false, "suffix" : "" }, { "dropping-particle" : "", "family" : "Codron", "given" : "Francis", "non-dropping-particle" : "", "parse-names" : false, "suffix" : "" }, { "dropping-particle" : "", "family" : "Cozic", "given" : "Anne", "non-dropping-particle" : "", "parse-names" : false, "suffix" : "" }, { "dropping-particle" : "", "family" : "Cugnet", "given" : "David", "non-dropping-particle" : "", "parse-names" : false, "suffix" : "" }, { "dropping-particle" : "", "family" : "D'Andrea", "given" : "Fabio", "non-dropping-particle" : "", "parse-names" : false, "suffix" : "" }, { "dropping-particle" : "", "family" : "Davini", "given" : "Paolo", "non-dropping-particle" : "", "parse-names" : false, "suffix" : "" }, { "dropping-particle" : "", "family" : "Lavergne", "given" : "Casimir", "non-dropping-particle" : "de", "parse-names" : false, "suffix" : "" }, { "dropping-particle" : "", "family" : "Denvil", "given" : "S\u00e9bastien", "non-dropping-particle" : "", "parse-names" : false, "suffix" : "" }, { "dropping-particle" : "", "family" : "Deshayes", "given" : "Julie", "non-dropping-particle" : "", "parse-names" : false, "suffix" : "" }, { "dropping-particle" : "", "family" : "Devilliers", "given" : "Marion", "non-dropping-particle" : "", "parse-names" : false, "suffix" : "" }, { "dropping-particle" : "", "family" : "Ducharne", "given" : "Agnes", "non-dropping-particle" : "", "parse-names" : false, "suffix" : "" }, { "dropping-particle" : "", "family" : "Dufresne", "given" : "Jean Louis", "non-dropping-particle" : "", "parse-names" : false, "suffix" : "" }, { "dropping-particle" : "", "family" : "Dupont", "given" : "Eliott", "non-dropping-particle" : "", "parse-names" : false, "suffix" : "" }, { "dropping-particle" : "", "family" : "\u00c9th\u00e9", "given" : "Christian", "non-dropping-particle" : "", "parse-names" : false, "suffix" : "" }, { "dropping-particle" : "", "family" : "Fairhead", "given" : "Laurent", "non-dropping-particle" : "", "parse-names" : false, "suffix" : "" }, { "dropping-particle" : "", "family" : "Falletti", "given" : "Lola", "non-dropping-particle" : "", "parse-names" : false, "suffix" : "" }, { "dropping-particle" : "", "family" : "Flavoni", "given" : "Simona", "non-dropping-particle" : "", "parse-names" : false, "suffix" : "" }, { "dropping-particle" : "", "family" : "Foujols", "given" : "Marie Alice", "non-dropping-particle" : "", "parse-names" : false, "suffix" : "" }, { "dropping-particle" : "", "family" : "Gardoll", "given" : "S\u00e9bastien", "non-dropping-particle" : "", "parse-names" : false, "suffix" : "" }, { "dropping-particle" : "", "family" : "Gastineau", "given" : "Guillaume", "non-dropping-particle" : "", "parse-names" : false, "suffix" : "" }, { "dropping-particle" : "", "family" : "Ghattas", "given" : "Josefine", "non-dropping-particle" : "", "parse-names" : false, "suffix" : "" }, { "dropping-particle" : "", "family" : "Grandpeix", "given" : "Jean Yves", "non-dropping-particle" : "", "parse-names" : false, "suffix" : "" }, { "dropping-particle" : "", "family" : "Guenet", "given" : "Bertrand", "non-dropping-particle" : "", "parse-names" : false, "suffix" : "" }, { "dropping-particle" : "", "family" : "Guez, Lionel", "given" : "E.", "non-dropping-particle" : "", "parse-names" : false, "suffix" : "" }, { "dropping-particle" : "", "family" : "Guilyardi", "given" : "Eric", "non-dropping-particle" : "", "parse-names" : false, "suffix" : "" }, { "dropping-particle" : "", "family" : "Guimberteau", "given" : "Matthieu", "non-dropping-particle" : "", "parse-names" : false, "suffix" : "" }, { "dropping-particle" : "", "family" : "Hauglustaine", "given" : "Didier", "non-dropping-particle" : "", "parse-names" : false, "suffix" : "" }, { "dropping-particle" : "", "family" : "Hourdin", "given" : "Fr\u00e9d\u00e9ric", "non-dropping-particle" : "", "parse-names" : false, "suffix" : "" }, { "dropping-particle" : "", "family" : "Idelkadi", "given" : "Abderrahmane", "non-dropping-particle" : "", "parse-names" : false, "suffix" : "" }, { "dropping-particle" : "", "family" : "Joussaume", "given" : "Sylvie", "non-dropping-particle" : "", "parse-names" : false, "suffix" : "" }, { "dropping-particle" : "", "family" : "Kageyama", "given" : "Masa", "non-dropping-particle" : "", "parse-names" : false, "suffix" : "" }, { "dropping-particle" : "", "family" : "Khodri", "given" : "Myriam", "non-dropping-particle" : "", "parse-names" : false, "suffix" : "" }, { "dropping-particle" : "", "family" : "Krinner", "given" : "Gerhard", "non-dropping-particle" : "", "parse-names" : false, "suffix" : "" }, { "dropping-particle" : "", "family" : "Lebas", "given" : "Nicolas", "non-dropping-particle" : "", "parse-names" : false, "suffix" : "" }, { "dropping-particle" : "", "family" : "Levavasseur", "given" : "Guillaume", "non-dropping-particle" : "", "parse-names" : false, "suffix" : "" }, { "dropping-particle" : "", "family" : "L\u00e9vy", "given" : "Claire", "non-dropping-particle" : "", "parse-names" : false, "suffix" : "" }, { "dropping-particle" : "", "family" : "Li", "given" : "Laurent", "non-dropping-particle" : "", "parse-names" : false, "suffix" : "" }, { "dropping-particle" : "", "family" : "Lott", "given" : "Fran\u00e7ois", "non-dropping-particle" : "", "parse-names" : false, "suffix" : "" }, { "dropping-particle" : "", "family" : "Lurton", "given" : "Thibaut", "non-dropping-particle" : "", "parse-names" : false, "suffix" : "" }, { "dropping-particle" : "", "family" : "Luyssaert", "given" : "Sebastiaan", "non-dropping-particle" : "", "parse-names" : false, "suffix" : "" }, { "dropping-particle" : "", "family" : "Madec", "given" : "Gurvan", "non-dropping-particle" : "", "parse-names" : false, "suffix" : "" }, { "dropping-particle" : "", "family" : "Madeleine", "given" : "Jean Baptiste", "non-dropping-particle" : "", "parse-names" : false, "suffix" : "" }, { "dropping-particle" : "", "family" : "Maignan", "given" : "Fabienne", "non-dropping-particle" : "", "parse-names" : false, "suffix" : "" }, { "dropping-particle" : "", "family" : "Marchand", "given" : "Marion", "non-dropping-particle" : "", "parse-names" : false, "suffix" : "" }, { "dropping-particle" : "", "family" : "Marti", "given" : "Olivier", "non-dropping-particle" : "", "parse-names" : false, "suffix" : "" }, { "dropping-particle" : "", "family" : "Mellul", "given" : "Lidia", "non-dropping-particle" : "", "parse-names" : false, "suffix" : "" }, { "dropping-particle" : "", "family" : "Meurdesoif", "given" : "Yann", "non-dropping-particle" : "", "parse-names" : false, "suffix" : "" }, { "dropping-particle" : "", "family" : "Mignot", "given" : "Juliette", "non-dropping-particle" : "", "parse-names" : false, "suffix" : "" }, { "dropping-particle" : "", "family" : "Musat", "given" : "Ionela", "non-dropping-particle" : "", "parse-names" : false, "suffix" : "" }, { "dropping-particle" : "", "family" : "Ottl\u00e9", "given" : "Catherine", "non-dropping-particle" : "", "parse-names" : false, "suffix" : "" }, { "dropping-particle" : "", "family" : "Peylin", "given" : "Philippe", "non-dropping-particle" : "", "parse-names" : false, "suffix" : "" }, { "dropping-particle" : "", "family" : "Planton", "given" : "Yann", "non-dropping-particle" : "", "parse-names" : false, "suffix" : "" }, { "dropping-particle" : "", "family" : "Polcher", "given" : "Jan", "non-dropping-particle" : "", "parse-names" : false, "suffix" : "" }, { "dropping-particle" : "", "family" : "Rio", "given" : "Catherine", "non-dropping-particle" : "", "parse-names" : false, "suffix" : "" }, { "dropping-particle" : "", "family" : "Rochetin", "given" : "Nicolas", "non-dropping-particle" : "", "parse-names" : false, "suffix" : "" }, { "dropping-particle" : "", "family" : "Rousset", "given" : "Cl\u00e9ment", "non-dropping-particle" : "", "parse-names" : false, "suffix" : "" }, { "dropping-particle" : "", "family" : "Sepulchre", "given" : "Pierre", "non-dropping-particle" : "", "parse-names" : false, "suffix" : "" }, { "dropping-particle" : "", "family" : "Sima", "given" : "Adriana", "non-dropping-particle" : "", "parse-names" : false, "suffix" : "" }, { "dropping-particle" : "", "family" : "Swingedouw", "given" : "Didier", "non-dropping-particle" : "", "parse-names" : false, "suffix" : "" }, { "dropping-particle" : "", "family" : "Thi\u00e9blemont", "given" : "R\u00e9mi", "non-dropping-particle" : "", "parse-names" : false, "suffix" : "" }, { "dropping-particle" : "", "family" : "Traore", "given" : "Abdoul Khadre", "non-dropping-particle" : "", "parse-names" : false, "suffix" : "" }, { "dropping-particle" : "", "family" : "Vanc</w:instrText>
      </w:r>
      <w:r w:rsidR="00E81B0B" w:rsidRPr="00A1237E">
        <w:rPr>
          <w:lang w:val="en-US"/>
        </w:rPr>
        <w:instrText>oppenolle", "given" : "Martin", "non-dropping-particle" : "", "parse-names" : false, "suffix" : "" }, { "dropping-particle" : "", "family" : "Vial", "given" : "Jessica", "non-dropping-particle" : "", "parse-names" : false, "suffix" : "" }, { "dropping-particle" : "", "family" : "Vialard", "given" : "J\u00e9r\u00f4me", "non-dropping-particle" : "", "parse-names" : false, "suffix" : "" }, { "dropping-particle" : "", "family" : "Viovy", "given" : "Nicolas", "non-dropping-particle" : "", "parse-names" : false, "suffix" : "" }, { "dropping-particle" : "", "family" : "Vuichard", "given" : "Nicolas", "non-dropping-particle" : "", "parse-names" : false, "suffix" : "" } ], "container-title" : "Journal of Advances in Modeling Earth Systems", "id" : "ITEM-1", "issue" : "7", "issued" : { "date-parts" : [ [ "2020" ] ] }, "title" : "Presentation and Evaluation of the IPSL-CM6A-LR Climate Model", "translator" : [ { "dropping-particle" : "", "family" : "H4087", "given" : "", "non-dropping-particle" : "", "parse-names" : false, "suffix" : "" } ], "type" : "article-journal", "volume" : "12" }, "uris" : [ "http://www.mendeley.com/documents/?uuid=e905d09a-4040-411c-9492-6ee693d78fe3" ] } ], "mendeley" : { "formattedCitation" : "(Boucher et al., 2020)", "plainTextFormattedCitation" : "(Boucher et al., 2020)", "previouslyFormattedCitation" : "(Boucher et al., 2020)" }, "properties" : { "noteIndex" : 0 }, "schema" : "https://github.com/citation-style-language/schema/raw/master/csl-citation.json" }</w:instrText>
      </w:r>
      <w:r>
        <w:fldChar w:fldCharType="separate"/>
      </w:r>
      <w:ins w:id="5661" w:author="Robin Matthews" w:date="2021-05-18T16:06:00Z">
        <w:r w:rsidR="00602365">
          <w:rPr>
            <w:noProof/>
            <w:lang w:val="en-GB"/>
          </w:rPr>
          <w:t>(Boucher et al., 2020)</w:t>
        </w:r>
      </w:ins>
      <w:del w:id="5662" w:author="Robin Matthews" w:date="2021-05-18T16:06:00Z">
        <w:r w:rsidRPr="000128A3" w:rsidDel="00602365">
          <w:rPr>
            <w:noProof/>
            <w:lang w:val="en-GB"/>
          </w:rPr>
          <w:delText>(Boucher et al., 2020)</w:delText>
        </w:r>
      </w:del>
      <w:r>
        <w:fldChar w:fldCharType="end"/>
      </w:r>
      <w:del w:id="5663" w:author="Ian Blenkinsop" w:date="2021-07-08T13:37:00Z">
        <w:r w:rsidRPr="000128A3" w:rsidDel="00C642B9">
          <w:rPr>
            <w:lang w:val="en-GB"/>
          </w:rPr>
          <w:delText>,</w:delText>
        </w:r>
      </w:del>
      <w:ins w:id="5664" w:author="Ian Blenkinsop" w:date="2021-07-08T13:37:00Z">
        <w:r w:rsidR="00C642B9">
          <w:rPr>
            <w:lang w:val="en-GB"/>
          </w:rPr>
          <w:t>;</w:t>
        </w:r>
      </w:ins>
      <w:r w:rsidRPr="000128A3">
        <w:rPr>
          <w:lang w:val="en-GB"/>
        </w:rPr>
        <w:t xml:space="preserve"> spatial contrasts in TOA radiative fluxes or surface fluxes</w:t>
      </w:r>
      <w:del w:id="5665" w:author="Ian Blenkinsop" w:date="2021-07-08T13:37:00Z">
        <w:r w:rsidRPr="000128A3" w:rsidDel="00C642B9">
          <w:rPr>
            <w:lang w:val="en-GB"/>
          </w:rPr>
          <w:delText xml:space="preserve">, </w:delText>
        </w:r>
      </w:del>
      <w:ins w:id="5666" w:author="Ian Blenkinsop" w:date="2021-07-08T13:37:00Z">
        <w:r w:rsidR="00C642B9">
          <w:rPr>
            <w:lang w:val="en-GB"/>
          </w:rPr>
          <w:t>;</w:t>
        </w:r>
        <w:r w:rsidR="00C642B9" w:rsidRPr="000128A3">
          <w:rPr>
            <w:lang w:val="en-GB"/>
          </w:rPr>
          <w:t xml:space="preserve"> </w:t>
        </w:r>
      </w:ins>
      <w:r w:rsidRPr="000128A3">
        <w:rPr>
          <w:lang w:val="en-GB"/>
        </w:rPr>
        <w:t xml:space="preserve">and stationary waves in the Northern Hemisphere </w:t>
      </w:r>
      <w:r>
        <w:fldChar w:fldCharType="begin" w:fldLock="1"/>
      </w:r>
      <w:r w:rsidR="00A94565">
        <w:rPr>
          <w:lang w:val="en-GB"/>
        </w:rPr>
        <w:instrText>ADDIN CSL_CITATION { "citationItems" : [ { "id" : "ITEM-1", "itemData" : { "DOI" : "10.5194/gmd-10-3207-2017", "author" : [ { "dropping-particle" : "", "family" : "Schmidt", "given" : "G A", "non-dropping-particle" : "", "parse-names" : false, "suffix" : "" }, { "dropping-particle" : "", "family" : "Bader", "given" : "D", "non-dropping-particle" : "", "parse-names" : false, "suffix" : "" }, { "dropping-particle" : "", "family" : "Donner", "given" : "L J", "non-dropping-particle" : "", "parse-names" : false, "suffix" : "" }, { "dropping-particle" : "", "family" : "Elsaesser", "given" : "G S", "non-dropping-particle" : "", "parse-names" : false, "suffix" : "" }, { "dropping-particle" : "", "family" : "Golaz", "given" : "J.-C.", "non-dropping-particle" : "", "parse-names" : false, "suffix" : "" }, { "dropping-particle" : "", "family" : "Hannay", "given" : "C", "non-dropping-particle" : "", "parse-names" : false, "suffix" : "" }, { "dropping-particle" : "", "family" : "Molod", "given" : "A", "non-dropping-particle" : "", "parse-names" : false, "suffix" : "" }, { "dropping-particle" : "", "family" : "Neale", "given" : "R B", "non-dropping-particle" : "", "parse-names" : false, "suffix" : "" }, { "dropping-particle" : "", "family" : "Saha", "given" : "S", "non-dropping-particle" : "", "parse-names" : false, "suffix" : "" } ], "container-title" : "Geoscientific Model Development", "id" : "ITEM-1", "issue" : "9", "issued" : { "date-parts" : [ [ "2017" ] ] }, "page" : "3207-3223", "title" : "Practice and philosophy of climate model tuning across six US modeling centers", "translator" : [ { "dropping-particle" : "", "family" : "H3861", "given" : "", "non-dropping-particle" : "", "parse-names" : false, "suffix" : "" } ], "type" : "article-journal", "volume" : "10" }, "uris" : [ "http://www.mendeley.com/documents/?uuid=6dba3c3b-8517-4183-804e-fa78c2e7c3b6" ] }, { "id" : "ITEM-2", "itemData" : { "DOI" : "10.2151/jmsj.2019-051", "author" : [ { "dropping-particle" : "", "family" : "Yukimoto", "given" : "Seiji", "non-dropping-particle" : "", "parse-names" : false, "suffix" : "" }, { "dropping-particle" : "", "family" : "Kawai", "given" : "Hideaki", "non-dropping-particle" : "", "parse-names" : false, "suffix" : "" }, { "dropping-particle" : "", "family" : "Koshiro", "given" : "Tsuyoshi", "non-dropping-particle" : "", "parse-names" : false, "suffix" : "" }, { "dropping-particle" : "", "family" : "Oshima", "given" : "Naga", "non-dropping-particle" : "", "parse-names" : false, "suffix" : "" }, { "dropping-particle" : "", "family" : "Yoshida", "given" : "Kohei", "non-dropping-particle" : "", "parse-names" : false, "suffix" : "" }, { "dropping-particle" : "", "family" : "Urakawa", "given" : "Shogo", "non-dropping-particle" : "", "parse-names" : false, "suffix" : "" }, { "dropping-particle" : "", "family" : "Tsujino", "given" : "Hiroyuki", "non-dropping-particle" : "", "parse-names" : false, "suffix" : "" }, { "dropping-particle" : "", "family" : "Deushi", "given" : "Makoto", "non-dropping-particle" : "", "parse-names" : false, "suffix" : "" }, { "dropping-particle" : "", "family" : "Tanaka", "given" : "Taichu", "non-dropping-particle" : "", "parse-names" : false, "suffix" : "" }, { "dropping-particle" : "", "family" : "Hosaka", "given" : "Masahiro", "non-dropping-particle" : "", "parse-names" : false, "suffix" : "" }, { "dropping-particle" : "", "family" : "Yabu", "given" : "Shokichi", "non-dropping-particle" : "", "parse-names" : false, "suffix" : "" }, { "dropping-particle" : "", "family" : "Yoshimura", "given" : "Hiromasa", "non-dropping-particle" : "", "parse-names" : false, "suffix" : "" }, { "dropping-particle" : "", "family" : "Shindo", "given" : "Eiki", "non-dropping-particle" : "", "parse-names" : false, "suffix" : "" }, { "dropping-particle" : "", "family" : "Mizuta", "given" : "Ryo", "non-dropping-particle" : "", "parse-names" : false, "suffix" : "" }, { "dropping-particle" : "", "family" : "Obata", "given" : "Atsushi", "non-dropping-particle" : "", "parse-names" : false, "suffix" : "" }, { "dropping-particle" : "", "family" : "Adachi", "given" : "Yukimasa", "non-dropping-particle" : "", "parse-names" : false, "suffix" : "" }, { "dropping-particle" : "", "family" : "Ishii", "given" : "Masayoshi", "non-dropping-particle" : "", "parse-names" : false, "suffix" : "" } ], "container-title" : "Journal of the Meteorological Society of Japan. Series II", "id" : "ITEM-2", "issue" : "5", "issued" : { "date-parts" : [ [ "2019" ] ] }, "page" : "931-965", "title" : "The Meteorological Research Institute Earth System Model Version 2.0, MRI-ESM2.0: Description and Basic Evaluation of the Physical Component", "translator" : [ { "dropping-particle" : "", "family" : "H3589", "given" : "", "non-dropping-particle" : "", "parse-names" : false, "suffix" : "" } ], "type" : "article-journal", "volume" : "97" }, "uris" : [ "http://www.mendeley.com/documents/?uuid=398c4408-c08c-446c-a9f0-8ee392cd3373" ] } ], "mendeley" : { "formattedCitation" : "(Schmidt et al., 2017; Yukimoto et al., 2019)", "plainTextFormattedCitation" : "(Schmidt et al., 2017; Yukimoto et al., 2019)", "previouslyFormattedCitation" : "(Schmidt et al., 2017; Yukimoto et al., 2019)" }, "properties" : { "noteIndex" : 0 }, "schema" : "https://github.com/citation-style-language/schema/raw/master/csl-citation.json" }</w:instrText>
      </w:r>
      <w:r>
        <w:fldChar w:fldCharType="separate"/>
      </w:r>
      <w:ins w:id="5667" w:author="Robin Matthews" w:date="2021-05-18T16:06:00Z">
        <w:r w:rsidR="00602365">
          <w:rPr>
            <w:noProof/>
            <w:lang w:val="en-GB"/>
          </w:rPr>
          <w:t>(Schmidt et al., 2017; Yukimoto et al., 2019)</w:t>
        </w:r>
      </w:ins>
      <w:del w:id="5668" w:author="Robin Matthews" w:date="2021-05-18T16:06:00Z">
        <w:r w:rsidRPr="000128A3" w:rsidDel="00602365">
          <w:rPr>
            <w:noProof/>
            <w:lang w:val="en-GB"/>
          </w:rPr>
          <w:delText>(Schmidt et al., 2017; Yukimoto et al., 2019)</w:delText>
        </w:r>
      </w:del>
      <w:r>
        <w:fldChar w:fldCharType="end"/>
      </w:r>
      <w:r w:rsidRPr="000128A3">
        <w:rPr>
          <w:lang w:val="en-GB"/>
        </w:rPr>
        <w:t>.</w:t>
      </w:r>
    </w:p>
    <w:p w14:paraId="1C70265F" w14:textId="77777777" w:rsidR="006409E5" w:rsidRPr="000128A3" w:rsidRDefault="006409E5" w:rsidP="006409E5">
      <w:pPr>
        <w:pStyle w:val="AR6BodyText"/>
        <w:rPr>
          <w:lang w:val="en-GB"/>
        </w:rPr>
      </w:pPr>
    </w:p>
    <w:p w14:paraId="157CB898" w14:textId="66B9CC78" w:rsidR="006409E5" w:rsidRPr="000128A3" w:rsidRDefault="006409E5" w:rsidP="006409E5">
      <w:pPr>
        <w:pStyle w:val="AR6BodyText"/>
        <w:rPr>
          <w:lang w:val="en-GB"/>
        </w:rPr>
      </w:pPr>
      <w:r w:rsidRPr="000128A3">
        <w:rPr>
          <w:lang w:val="en-GB"/>
        </w:rPr>
        <w:t>Even with some core commonalities of approaches to model tuning, practices can differ, such as the use of initial drift from initialized forecasts, the explicit use of the transient observed record for the historical period, or the use of the present-day radiative imbalance at the TOA as a tuning target rather than an equilibrated pre-industrial balance. The majority of CMIP6 modelling groups report that they do not tune their model for the observed trends during the historical period (23 out of 29</w:t>
      </w:r>
      <w:ins w:id="5669" w:author="Ian Blenkinsop" w:date="2021-07-08T13:38:00Z">
        <w:r w:rsidR="00C642B9">
          <w:rPr>
            <w:lang w:val="en-GB"/>
          </w:rPr>
          <w:t xml:space="preserve"> groups</w:t>
        </w:r>
      </w:ins>
      <w:r w:rsidRPr="000128A3">
        <w:rPr>
          <w:lang w:val="en-GB"/>
        </w:rPr>
        <w:t xml:space="preserve">), nor for </w:t>
      </w:r>
      <w:del w:id="5670" w:author="Ian Blenkinsop" w:date="2021-07-01T17:54:00Z">
        <w:r w:rsidRPr="000128A3" w:rsidDel="00630493">
          <w:rPr>
            <w:lang w:val="en-GB"/>
          </w:rPr>
          <w:delText>equilibrium climate sensitivity</w:delText>
        </w:r>
      </w:del>
      <w:ins w:id="5671" w:author="Ian Blenkinsop" w:date="2021-07-01T17:54:00Z">
        <w:r w:rsidR="00630493">
          <w:rPr>
            <w:lang w:val="en-GB"/>
          </w:rPr>
          <w:t>ECS</w:t>
        </w:r>
      </w:ins>
      <w:r w:rsidRPr="000128A3">
        <w:rPr>
          <w:lang w:val="en-GB"/>
        </w:rPr>
        <w:t xml:space="preserve"> (25 out of 29). ECS and TCR are thus emergent properties for a large majority of models. The effect of tuning on model skill and ensemble spread in CMIP6 is further discussed in </w:t>
      </w:r>
      <w:del w:id="5672" w:author="Ian Blenkinsop" w:date="2021-07-08T13:38:00Z">
        <w:r w:rsidRPr="000128A3" w:rsidDel="00C642B9">
          <w:rPr>
            <w:lang w:val="en-GB"/>
          </w:rPr>
          <w:delText xml:space="preserve">Chapter 3, </w:delText>
        </w:r>
      </w:del>
      <w:r w:rsidRPr="000128A3">
        <w:rPr>
          <w:lang w:val="en-GB"/>
        </w:rPr>
        <w:t xml:space="preserve">Section </w:t>
      </w:r>
      <w:bookmarkEnd w:id="5646"/>
      <w:r w:rsidRPr="000128A3">
        <w:rPr>
          <w:lang w:val="en-GB"/>
        </w:rPr>
        <w:t xml:space="preserve">3.3. </w:t>
      </w:r>
    </w:p>
    <w:p w14:paraId="6CC26DE4" w14:textId="77777777" w:rsidR="006409E5" w:rsidRDefault="006409E5" w:rsidP="006409E5">
      <w:pPr>
        <w:pStyle w:val="AR6BodyText"/>
        <w:rPr>
          <w:lang w:val="en-GB"/>
        </w:rPr>
      </w:pPr>
    </w:p>
    <w:p w14:paraId="23787C04" w14:textId="77777777" w:rsidR="00DA3946" w:rsidRPr="000128A3" w:rsidRDefault="00DA3946" w:rsidP="006409E5">
      <w:pPr>
        <w:pStyle w:val="AR6BodyText"/>
        <w:rPr>
          <w:lang w:val="en-GB"/>
        </w:rPr>
      </w:pPr>
    </w:p>
    <w:p w14:paraId="3C1B0B05" w14:textId="5CA356E5" w:rsidR="006409E5" w:rsidRPr="003A0C0D" w:rsidRDefault="006409E5" w:rsidP="006409E5">
      <w:pPr>
        <w:pStyle w:val="AR6Chap1Level31111"/>
      </w:pPr>
      <w:bookmarkStart w:id="5673" w:name="_Toc69950006"/>
      <w:r w:rsidRPr="003A0C0D">
        <w:t xml:space="preserve">From </w:t>
      </w:r>
      <w:del w:id="5674" w:author="Ian Blenkinsop" w:date="2021-07-08T13:38:00Z">
        <w:r w:rsidRPr="003A0C0D" w:rsidDel="007829C6">
          <w:delText xml:space="preserve">global </w:delText>
        </w:r>
      </w:del>
      <w:ins w:id="5675" w:author="Ian Blenkinsop" w:date="2021-07-08T13:38:00Z">
        <w:r w:rsidR="007829C6">
          <w:t>G</w:t>
        </w:r>
        <w:r w:rsidR="007829C6" w:rsidRPr="003A0C0D">
          <w:t xml:space="preserve">lobal </w:t>
        </w:r>
      </w:ins>
      <w:r w:rsidRPr="003A0C0D">
        <w:t xml:space="preserve">to </w:t>
      </w:r>
      <w:del w:id="5676" w:author="Ian Blenkinsop" w:date="2021-07-08T13:38:00Z">
        <w:r w:rsidRPr="003A0C0D" w:rsidDel="007829C6">
          <w:delText xml:space="preserve">regional </w:delText>
        </w:r>
      </w:del>
      <w:ins w:id="5677" w:author="Ian Blenkinsop" w:date="2021-07-08T13:38:00Z">
        <w:r w:rsidR="007829C6">
          <w:t>R</w:t>
        </w:r>
        <w:r w:rsidR="007829C6" w:rsidRPr="003A0C0D">
          <w:t xml:space="preserve">egional </w:t>
        </w:r>
      </w:ins>
      <w:del w:id="5678" w:author="Ian Blenkinsop" w:date="2021-07-08T13:38:00Z">
        <w:r w:rsidRPr="003A0C0D" w:rsidDel="007829C6">
          <w:delText>models</w:delText>
        </w:r>
      </w:del>
      <w:bookmarkEnd w:id="5673"/>
      <w:ins w:id="5679" w:author="Ian Blenkinsop" w:date="2021-07-08T13:38:00Z">
        <w:r w:rsidR="007829C6">
          <w:t>M</w:t>
        </w:r>
        <w:r w:rsidR="007829C6" w:rsidRPr="003A0C0D">
          <w:t>odels</w:t>
        </w:r>
      </w:ins>
    </w:p>
    <w:p w14:paraId="748282A0" w14:textId="77777777" w:rsidR="006409E5" w:rsidRPr="003A0C0D" w:rsidRDefault="006409E5" w:rsidP="006409E5">
      <w:pPr>
        <w:pStyle w:val="AR6BodyText"/>
      </w:pPr>
    </w:p>
    <w:p w14:paraId="4DDA1CB9" w14:textId="0617542C" w:rsidR="006409E5" w:rsidRPr="000128A3" w:rsidRDefault="006409E5" w:rsidP="006409E5">
      <w:pPr>
        <w:pStyle w:val="AR6BodyText"/>
        <w:rPr>
          <w:lang w:val="en-GB"/>
        </w:rPr>
      </w:pPr>
      <w:bookmarkStart w:id="5680" w:name="_Hlk66785752"/>
      <w:r w:rsidRPr="000128A3">
        <w:rPr>
          <w:lang w:val="en-GB"/>
        </w:rPr>
        <w:t>The need for accurate climate information at the regional scale is increasing (</w:t>
      </w:r>
      <w:del w:id="5681" w:author="Ian Blenkinsop" w:date="2021-07-08T13:38:00Z">
        <w:r w:rsidRPr="000128A3" w:rsidDel="00252AD1">
          <w:rPr>
            <w:lang w:val="en-GB"/>
          </w:rPr>
          <w:delText xml:space="preserve">Chapter 10, </w:delText>
        </w:r>
      </w:del>
      <w:r w:rsidRPr="000128A3">
        <w:rPr>
          <w:lang w:val="en-GB"/>
        </w:rPr>
        <w:t xml:space="preserve">Section 10.1). High-resolution global climate models, such as those taking part in HighResMIP, provide more detailed information at the regional scale </w:t>
      </w:r>
      <w:r w:rsidRPr="003A0C0D">
        <w:fldChar w:fldCharType="begin" w:fldLock="1"/>
      </w:r>
      <w:r w:rsidR="00A94565">
        <w:rPr>
          <w:lang w:val="en-GB"/>
        </w:rPr>
        <w:instrText>ADDIN CSL_CITATION { "citationItems" : [ { "id" : "ITEM-1", "itemData" : { "DOI" : "10.1175/BAMS-D-15-00320.1", "ISSN" : "0003-0007", "abstract" : "The time scales of the Paris Climate Agreement indicate urgent action is required on climate policies over the next few decades, in order to avoid the worst risks posed by climate change. On these relatively short time scales the combined effect of climate variability and change are both key drivers of extreme events, with decadal time scales also important for infrastructure planning. Hence, in order to assess climate risk on such time scales, we require climate models to be able to represent key aspects of both internally driven climate variability and the response to changing forcings. In this paper we argue that we now have the modeling capability to address these requirements\u2014specifically with global models having horizontal resolutions considerably enhanced from those typically used in previous Intergovernmental Panel on Climate Change (IPCC) and Coupled Model Intercomparison Project (CMIP) exercises. The improved representation of weather and climate processes in such models underpins our enhanced confidence in predictions and projections, as well as providing improved forcing to regional models, which are better able to represent local-scale extremes (such as convective precipitation). We choose the global water cycle as an illustrative example because it is governed by a chain of processes for which there is growing evidence of the benefits of higher resolution. At the same time it comprises key processes involved in many of the expected future climate extremes (e.g., flooding, drought, tropical and midlatitude storms).", "author" : [ { "dropping-particle" : "", "family" : "Roberts", "given" : "M J", "non-dropping-particle" : "", "parse-names" : false, "suffix" : "" }, { "dropping-particle" : "", "family" : "Vidale", "given" : "P L", "non-dropping-particle" : "", "parse-names" : false, "suffix" : "" }, { "dropping-particle" : "", "family" : "Senior", "given" : "C", "non-dropping-particle" : "", "parse-names" : false, "suffix" : "" }, { "dropping-particle" : "", "family" : "Hewitt", "given" : "H T", "non-dropping-particle" : "", "parse-names" : false, "suffix" : "" }, { "dropping-particle" : "", "family" : "Bates", "given" : "C", "non-dropping-particle" : "", "parse-names" : false, "suffix" : "" }, { "dropping-particle" : "", "family" : "Berthou", "given" : "S", "non-dropping-particle" : "", "parse-names" : false, "suffix" : "" }, { "dropping-particle" : "", "family" : "Chang", "given" : "P", "non-dropping-particle" : "", "parse-names" : false, "suffix" : "" }, { "dropping-particle" : "", "family" : "Christensen", "given" : "H M", "non-dropping-particle" : "", "parse-names" : false, "suffix" : "" }, { "dropping-particle" : "", "family" : "Danilov", "given" : "S", "non-dropping-particle" : "", "parse-names" : false, "suffix" : "" }, { "dropping-particle" : "", "family" : "Demory", "given" : "M.-E.", "non-dropping-particle" : "", "parse-names" : false, "suffix" : "" }, { "dropping-particle" : "", "family" : "Griffies", "given" : "S M", "non-dropping-particle" : "", "parse-names" : false, "suffix" : "" }, { "dropping-particle" : "", "family" : "Haarsma", "given" : "R", "non-dropping-particle" : "", "parse-names" : false, "suffix" : "" }, { "dropping-particle" : "", "family" : "Jung", "given" : "T", "non-dropping-particle" : "", "parse-names" : false, "suffix" : "" }, { "dropping-particle" : "", "family" : "Martin", "given" : "G", "non-dropping-particle" : "", "parse-names" : false, "suffix" : "" }, { "dropping-particle" : "", "family" : "Minobe", "given" : "S", "non-dropping-particle" : "", "parse-names" : false, "suffix" : "" }, { "dropping-particle" : "", "family" : "Ringler", "given" : "T", "non-dropping-particle" : "", "parse-names" : false, "suffix" : "" }, { "dropping-particle" : "", "family" : "Satoh", "given" : "M", "non-dropping-particle" : "", "parse-names" : false, "suffix" : "" }, { "dropping-particle" : "", "family" : "Schiemann", "given" : "R", "non-dropping-particle" : "", "parse-names" : false, "suffix" : "" }, { "dropping-particle" : "", "family" : "Scoccimarro", "given" : "E", "non-dropping-particle" : "", "parse-names" : false, "suffix" : "" }, { "dropping-particle" : "", "family" : "Stephens", "given" : "G", "non-dropping-particle" : "", "parse-names" : false, "suffix" : "" }, { "dropping-particle" : "", "family" : "Wehner", "given" : "M F", "non-dropping-particle" : "", "parse-names" : false, "suffix" : "" } ], "container-title" : "Bulletin of the American Meteorological Society", "id" : "ITEM-1", "issue" : "11", "issued" : { "date-parts" : [ [ "2018", "11" ] ] }, "page" : "2341-2359", "title" : "The Benefits of Global High Resolution for Climate Simulation: Process Understanding and the Enabling of Stakeholder Decisions at the Regional Scale", "translator" : [ { "dropping-particle" : "", "family" : "H2474", "given" : "", "non-dropping-particle" : "", "parse-names" : false, "suffix" : "" } ], "type" : "article-journal", "volume" : "99" }, "uris" : [ "http://www.mendeley.com/documents/?uuid=e4fdb467-c1fb-41d5-afe8-a19a9bbdc468" ] } ], "mendeley" : { "formattedCitation" : "(Roberts et al., 2018)", "plainTextFormattedCitation" : "(Roberts et al., 2018)", "previouslyFormattedCitation" : "(Roberts et al., 2018)" }, "properties" : { "noteIndex" : 0 }, "schema" : "https://github.com/citation-style-language/schema/raw/master/csl-citation.json" }</w:instrText>
      </w:r>
      <w:r w:rsidRPr="003A0C0D">
        <w:fldChar w:fldCharType="separate"/>
      </w:r>
      <w:ins w:id="5682" w:author="Robin Matthews" w:date="2021-05-18T16:06:00Z">
        <w:r w:rsidR="00602365">
          <w:rPr>
            <w:noProof/>
            <w:lang w:val="en-GB"/>
          </w:rPr>
          <w:t>(Roberts et al., 2018)</w:t>
        </w:r>
      </w:ins>
      <w:del w:id="5683" w:author="Robin Matthews" w:date="2021-05-18T16:06:00Z">
        <w:r w:rsidRPr="000128A3" w:rsidDel="00602365">
          <w:rPr>
            <w:noProof/>
            <w:lang w:val="en-GB"/>
          </w:rPr>
          <w:delText>(Roberts et al., 2018)</w:delText>
        </w:r>
      </w:del>
      <w:r w:rsidRPr="003A0C0D">
        <w:fldChar w:fldCharType="end"/>
      </w:r>
      <w:r w:rsidRPr="000128A3">
        <w:rPr>
          <w:lang w:val="en-GB"/>
        </w:rPr>
        <w:t xml:space="preserve">. However, due to the large computational resources required by these models, only a limited number of simulations per model are available. In addition to CMIP global models, regional information can be derived using </w:t>
      </w:r>
      <w:commentRangeStart w:id="5684"/>
      <w:r w:rsidRPr="000128A3">
        <w:rPr>
          <w:lang w:val="en-GB"/>
        </w:rPr>
        <w:t>Regional Climate Models</w:t>
      </w:r>
      <w:commentRangeEnd w:id="5684"/>
      <w:r w:rsidR="00252AD1">
        <w:rPr>
          <w:rStyle w:val="CommentReference"/>
        </w:rPr>
        <w:commentReference w:id="5684"/>
      </w:r>
      <w:r w:rsidRPr="000128A3">
        <w:rPr>
          <w:lang w:val="en-GB"/>
        </w:rPr>
        <w:t xml:space="preserve"> (RCMs) and downscaling techniques, presented in Chapter 10 and the Atlas. RCMs are dynamical models</w:t>
      </w:r>
      <w:ins w:id="5685" w:author="Ian Blenkinsop" w:date="2021-07-08T13:40:00Z">
        <w:r w:rsidR="00912DAB">
          <w:rPr>
            <w:lang w:val="en-GB"/>
          </w:rPr>
          <w:t>,</w:t>
        </w:r>
      </w:ins>
      <w:r w:rsidRPr="000128A3">
        <w:rPr>
          <w:lang w:val="en-GB"/>
        </w:rPr>
        <w:t xml:space="preserve"> similar to GCMs</w:t>
      </w:r>
      <w:ins w:id="5686" w:author="Ian Blenkinsop" w:date="2021-07-08T13:40:00Z">
        <w:r w:rsidR="00912DAB">
          <w:rPr>
            <w:lang w:val="en-GB"/>
          </w:rPr>
          <w:t>,</w:t>
        </w:r>
      </w:ins>
      <w:r w:rsidRPr="000128A3">
        <w:rPr>
          <w:lang w:val="en-GB"/>
        </w:rPr>
        <w:t xml:space="preserve"> that simulate a limited region and are forced </w:t>
      </w:r>
      <w:r w:rsidR="00704677">
        <w:rPr>
          <w:lang w:val="en-GB"/>
        </w:rPr>
        <w:t>with</w:t>
      </w:r>
      <w:r w:rsidRPr="000128A3">
        <w:rPr>
          <w:lang w:val="en-GB"/>
        </w:rPr>
        <w:t xml:space="preserve"> </w:t>
      </w:r>
      <w:r w:rsidR="00704677">
        <w:rPr>
          <w:lang w:val="en-GB"/>
        </w:rPr>
        <w:t xml:space="preserve">boudary conditions from </w:t>
      </w:r>
      <w:r w:rsidRPr="000128A3">
        <w:rPr>
          <w:lang w:val="en-GB"/>
        </w:rPr>
        <w:t>a global simulation, often correcting for biases (</w:t>
      </w:r>
      <w:del w:id="5687" w:author="Ian Blenkinsop" w:date="2021-07-08T13:41:00Z">
        <w:r w:rsidRPr="000128A3" w:rsidDel="00912DAB">
          <w:rPr>
            <w:lang w:val="en-GB"/>
          </w:rPr>
          <w:delText xml:space="preserve">Chapter 10, </w:delText>
        </w:r>
      </w:del>
      <w:r w:rsidRPr="000128A3">
        <w:rPr>
          <w:lang w:val="en-GB"/>
        </w:rPr>
        <w:t>Section 10.3</w:t>
      </w:r>
      <w:ins w:id="5688" w:author="Ian Blenkinsop" w:date="2021-07-08T13:41:00Z">
        <w:r w:rsidR="00912DAB">
          <w:rPr>
            <w:lang w:val="en-GB"/>
          </w:rPr>
          <w:t>,</w:t>
        </w:r>
      </w:ins>
      <w:r w:rsidRPr="000128A3">
        <w:rPr>
          <w:lang w:val="en-GB"/>
        </w:rPr>
        <w:t xml:space="preserve"> </w:t>
      </w:r>
      <w:del w:id="5689" w:author="Ian Blenkinsop" w:date="2021-07-08T13:41:00Z">
        <w:r w:rsidRPr="000128A3" w:rsidDel="00912DAB">
          <w:rPr>
            <w:lang w:val="en-GB"/>
          </w:rPr>
          <w:delText xml:space="preserve">and </w:delText>
        </w:r>
      </w:del>
      <w:r w:rsidRPr="000128A3">
        <w:rPr>
          <w:lang w:val="en-GB"/>
        </w:rPr>
        <w:t>Cross-Chapter Box 10.2</w:t>
      </w:r>
      <w:del w:id="5690" w:author="Ian Blenkinsop" w:date="2021-07-08T13:41:00Z">
        <w:r w:rsidRPr="000128A3" w:rsidDel="00912DAB">
          <w:rPr>
            <w:lang w:val="en-GB"/>
          </w:rPr>
          <w:delText xml:space="preserve">, </w:delText>
        </w:r>
      </w:del>
      <w:ins w:id="5691" w:author="Ian Blenkinsop" w:date="2021-07-08T13:41:00Z">
        <w:r w:rsidR="00912DAB">
          <w:rPr>
            <w:lang w:val="en-GB"/>
          </w:rPr>
          <w:t xml:space="preserve"> and</w:t>
        </w:r>
        <w:r w:rsidR="00912DAB" w:rsidRPr="000128A3">
          <w:rPr>
            <w:lang w:val="en-GB"/>
          </w:rPr>
          <w:t xml:space="preserve"> </w:t>
        </w:r>
      </w:ins>
      <w:r w:rsidRPr="000128A3">
        <w:rPr>
          <w:lang w:val="en-GB"/>
        </w:rPr>
        <w:t>Annex II). This approach allows the use of a higher resolution within the chosen domain, and thus better represent</w:t>
      </w:r>
      <w:ins w:id="5692" w:author="Ian Blenkinsop" w:date="2021-07-08T13:41:00Z">
        <w:r w:rsidR="00EE463F">
          <w:rPr>
            <w:lang w:val="en-GB"/>
          </w:rPr>
          <w:t>s</w:t>
        </w:r>
      </w:ins>
      <w:r w:rsidRPr="000128A3">
        <w:rPr>
          <w:lang w:val="en-GB"/>
        </w:rPr>
        <w:t xml:space="preserve"> important drivers of regional climate such as mountain ranges, land management and urban effects. RCMs resolving atmospheric convection explicitly are now included in intercomparisons </w:t>
      </w:r>
      <w:r w:rsidRPr="003A0C0D">
        <w:fldChar w:fldCharType="begin" w:fldLock="1"/>
      </w:r>
      <w:r w:rsidR="00E81B0B">
        <w:rPr>
          <w:lang w:val="en-GB"/>
        </w:rPr>
        <w:instrText>ADDIN CSL_CITATION { "citationItems" : [ { "id" : "ITEM-1", "itemData" : { "DOI" : "10.1007/s00382-018-4521-8", "ISSN" : "1432-0894", "abstract" : "A recently launched project under the auspices of the World Climate Research Program\u2019s (WCRP) Coordinated Regional Downscaling Experiments Flagship Pilot Studies program (CORDEX-FPS) is presented. This initiative aims to build first-of-its-kind ensemble climate experiments of convection permitting models to investigate present and future convective processes and related extremes over Europe and the Mediterranean. In this manuscript the rationale, scientific aims and approaches are presented along with some preliminary results from the testing phase of the project. Three test cases were selected in order to obtain a first look at the ensemble performance. The test cases covered a summertime extreme precipitation event over Austria, a fall Foehn event over the Swiss Alps and an intensively documented fall event along the Mediterranean coast. The test cases were run in both \u201cweather-like\u201d (WL, initialized just before the event in question) and \u201cclimate\u201d (CM, initialized 1 month before the event) modes. Ensembles of 18\u201321 members, representing six different modeling systems with different physics and modelling chain options, was generated for the test cases (27 modeling teams have committed to perform the longer climate simulations). Results indicate that, when run in WL mode, the ensemble captures all three events quite well with ensemble correlation skill scores of 0.67, 0.82 and 0.91. They suggest that the more the event is driven by large-scale conditions, the closer the agreement between the ensemble members. Even in climate mode the large-scale driven events over the Swiss Alps and the Mediterranean coasts are still captured (ensemble correlation skill scores of 0.90 and 0.62, respectively), but the inter-model spread increases as expected. In the case over Mediterranean the effects of local-scale interactions between flow and orography and land\u2013ocean contrasts are readily apparent. However, there is a much larger, though not surprising, increase in the spread for the Austrian event, which was weakly forced by the large-scale flow. Though the ensemble correlation skill score is still quite high (0.80). The preliminary results illustrate both the promise and the challenges that convection permitting modeling faces and make a strong argument for an ensemble-based approach to investigating high impact convective processes.", "author" : [ { "dropping-particle" : "", "family" : "Coppola", "given" : "Erika", "non-dropping-particle" : "", "parse-names" : false, "suffix" : "" }, { "dropping-particle" : "", "family" : "Sobolowski", "given" : "Stefan", "non-dropping-particle" : "", "parse-names" : false, "suffix" : "" }, { "dropping-particle" : "", "family" : "Pichelli", "given" : "E", "non-dropping-particle" : "", "parse-names" : false, "suffix" : "" }, { "dropping-particle" : "", "family" : "Raffaele", "given" : "F", "non-dropping-particle" : "", "parse-names" : false, "suffix" : "" }, { "dropping-particle" : "", "family" : "Ahrens", "given" : "B", "non-dropping-particle" : "", "parse-names" : false, "suffix" : "" }, { "dropping-particle" : "", "family" : "Anders", "given" : "I", "non-dropping-particle" : "", "parse-names" : false, "suffix" : "" }, { "dropping-particle" : "", "family" : "Ban", "given" : "N", "non-dropping-particle" : "", "parse-names" : false, "suffix" : "" }, { "dropping-particle" : "", "family" : "Bastin", "given" : "S", "non-dropping-particle" : "", "parse-names" : false, "suffix" : "" }, { "dropping-particle" : "", "family" : "Belda", "given" : "M", "non-dropping-particle" : "", "parse-names" : false, "suffix" : "" }, { "dropping-particle" : "", "family" : "Belusic", "given" : "D", "non-dropping-particle" : "", "parse-names" : false, "suffix" : "" }, { "dropping-particle" : "", "family" : "Caldas-Alvarez", "given" : "A", "non-dropping-particle" : "", "parse-names" : false, "suffix" : "" }, { "dropping-particle" : "", "family" : "Cardoso", "given" : "R M", "non-dropping-particle" : "", "parse-names" : false, "suffix" : "" }, { "dropping-particle" : "", "family" : "Davolio", "given" : "S", "non-dropping-particle" : "", "parse-names" : false, "suffix" : "" }, { "dropping-particle" : "", "family" : "Dobler", "given" : "A", "non-dropping-particle" : "", "parse-names" : false, "suffix" : "" }, { "dropping-particle" : "", "family" : "Fernandez", "given" : "J", "non-dropping-particle" : "", "parse-names" : false, "suffix" : "" }, { "dropping-particle" : "", "family" : "Fita", "given" : "L", "non-dropping-particle" : "", "parse-names" : false, "suffix" : "" }, { "dropping-particle" : "", "family" : "Fumiere", "given" : "Q", "non-dropping-particle" : "", "parse-names" : false, "suffix" : "" }, { "dropping-particle" : "", "family" : "Giorgi", "given" : "F", "non-dropping-particle" : "", "parse-names" : false, "suffix" : "" }, { "dropping-particle" : "", "family" : "Goergen", "given" : "K", "non-dropping-particle" : "", "parse-names" : false, "suffix" : "" }, { "dropping-particle" : "", "family" : "G\u00fcttler", "given" : "I", "non-dropping-particle" : "", "parse-names" : false, "suffix" : "" }, { "dropping-particle" : "", "family" : "Halenka", "given" : "T", "non-dropping-particle" : "", "parse-names" : false, "suffix" : "" }, { "dropping-particle" : "", "family" : "Heinzeller", "given" : "D", "non-dropping-particle" : "", "parse-names" : false, "suffix" : "" }, { "dropping-particle" : "", "family" : "Hodnebrog", "given" : "\u00d8", "non-dropping-particle" : "", "parse-names" : false, "suffix" : "" }, { "dropping-particle" : "", "family" : "Jacob", "given" : "D", "non-dropping-particle" : "", "parse-names" : false, "suffix" : "" }, { "dropping-particle" : "", "family" : "Kartsios", "given" : "S", "non-dropping-particle" : "", "parse-names" : false, "suffix" : "" }, { "dropping-particle" : "", "family" : "Katragkou", "given" : "E", "non-dropping-particle" : "", "parse-names" : false, "suffix" : "" }, { "dropping-particle" : "", "family" : "Kendon", "given" : "E", "non-dropping-particle" : "", "parse-names" : false, "suffix" : "" }, { "dropping-particle" : "", "family" : "Khodayar", "given" : "S", "non-dropping-particle" : "", "parse-names" : false, "suffix" : "" }, { "dropping-particle" : "", "family" : "Kunstmann", "given" : "H", "non-dropping-particle" : "", "parse-names" : false, "suffix" : "" }, { "dropping-particle" : "", "family" : "Knist", "given" : "S", "non-dropping-particle" : "", "parse-names" : false, "suffix" : "" }, { "dropping-particle" : "", "family" : "Lav\u00edn-Gull\u00f3n", "given" : "A", "non-dropping-particle" : "", "parse-names" : false, "suffix" : "" }, { "dropping-particle" : "", "family" : "Lind", "given" : "P", "non-dropping-particle" : "", "parse-names" : false, "suffix" : "" }, { "dropping-particle" : "", "family" : "Lorenz", "given" : "T", "non-dropping-particle" : "", "parse-names" : false, "suffix" : "" }, { "dropping-particle" : "", "family" : "Maraun", "given" : "D", "non-dropping-particle" : "", "parse-names" : false, "suffix" : "" }, { "dropping-particle" : "", "family" : "Marelle", "given" : "L", "non-dropping-particle" : "", "parse-names" : false, "suffix" : "" }, { "dropping-particle" : "", "family" : "Meijgaard", "given" : "E", "non-dropping-particle" : "van", "parse-names" : false, "suffix" : "" }, { "dropping-particle" : "", "family" : "Milovac", "given" : "J", "non-dropping-particle" : "", "parse-names" : false, "suffix" : "" }, { "dropping-particle" : "", "family" : "Myhre", "given" : "G", "non-dropping-particle" : "", "parse-names" : false, "suffix" : "" }, { "dropping-particle" : "", "family" : "Panitz", "given" : "H.-J.", "non-dropping-particle" : "", "parse-names" : false, "suffix" : "" }, { "dropping-particle" : "", "family" : "Piazza", "given" : "M", "non-dropping-particle" : "", "parse-names" : false, "suffix" : "" }, { "dropping-particle" : "", "family" : "Raffa", "given" : "M", "non-dropping-particle" : "", "parse-names" : false, "suffix" : "" }, { "dropping-particle" : "", "family" : "Raub", "given" : "T", "non-dropping-particle" : "", "parse-names" : false, "suffix" : "" }, { "dropping-particle" : "", "family" : "Rockel", "given" : "B", "non-dropping-particle" : "", "parse-names" : false, "suffix" : "" }, { "dropping-particle" : "", "family" : "Sch\u00e4r", "given" : "C", "non-dropping-particle" : "", "parse-names" : false, "suffix" : "" }, { "dropping-particle" : "", "family" : "Sieck", "given" : "K", "non-dropping-particle" : "", "parse-names" : false, "suffix" : "" }, { "dropping-particle" : "", "family" : "Soares", "given" : "P M M", "non-dropping-particle" : "", "parse-names" : false, "suffix" : "" }, { "dropping-particle" : "", "family" : "Somot", "given" : "S", "non-dropping-particle" : "", "parse-names" : false, "suffix" : "" }, { "dropping-particle" : "", "family" : "Srnec", "given" : "L", "non-dropping-particle" : "", "parse-names" : false, "suffix" : "" }, { "dropping-particle" : "", "family" : "Stocchi", "given" : "P", "non-dropping-particle" : "", "parse-names" : false, "suffix" : "" }, { "dropping-particle" : "", "family" : "T\u00f6lle", "given" : "M H", "non-dropping-particle" : "", "parse-names" : false, "suffix" : "" }, { "dropping-particle" : "", "family" : "Truhetz", "given" : "H", "non-dropping-particle" : "", "parse-names" : false, "suffix" : "" }, { "dropping-particle" : "", "family" : "Vautard", "given" : "R", "non-dropping-particle" : "", "parse-names" : false, "suffix" : "" }, { "dropping-particle" : "", "family" : "Vries", "given" : "H", "non-dropping-particle" : "de", "parse-names" : false, "suffix" : "" }, { "dropping-particle" : "", "family" : "Warrach-Sagi", "given" : "K", "non-dropping-particle" : "", "parse-names" : false, "suffix" : "" } ], "container-title" : "Climate Dynamics", "id" : "ITEM-1", "issue" : "1", "issued" : { "date-parts" : [ [ "2020" ] ] }, "page" : "3-34", "title" : "A first-of-its-kind multi-model convection permitting ensemble for investigating convective phenomena over Europe and the Mediterranean", "translator" : [ { "dropping-particle" : "", "family" : "H4211", "given" : "", "non-dropping-particle" : "", "parse-names" : false, "suffix" : "" } ], "type" : "article-journal", "volume" : "55" }, "uris" : [ "http://www.mendeley.com/documents/?uuid=3e8a720d-8e24-41e6-ada2-042d93d1366d" ] } ], "mendeley" : { "formattedCitation" : "(Coppola et al., 2020)", "plainTextFormattedCitation" : "(Coppola et al., 2020)", "previouslyFormattedCitation" : "(Coppola et al., 2020)" }, "properties" : { "noteIndex" : 0 }, "schema" : "https://github.com/citation-style-language/schema/raw/master/csl-citation.json" }</w:instrText>
      </w:r>
      <w:r w:rsidRPr="003A0C0D">
        <w:fldChar w:fldCharType="separate"/>
      </w:r>
      <w:ins w:id="5693" w:author="Robin Matthews" w:date="2021-05-18T16:06:00Z">
        <w:r w:rsidR="00602365">
          <w:rPr>
            <w:noProof/>
            <w:lang w:val="en-GB"/>
          </w:rPr>
          <w:t>(Coppola et al., 2020)</w:t>
        </w:r>
      </w:ins>
      <w:del w:id="5694" w:author="Robin Matthews" w:date="2021-05-18T16:06:00Z">
        <w:r w:rsidRPr="000128A3" w:rsidDel="00602365">
          <w:rPr>
            <w:noProof/>
            <w:lang w:val="en-GB"/>
          </w:rPr>
          <w:delText>(Coppola et al., 2020)</w:delText>
        </w:r>
      </w:del>
      <w:r w:rsidRPr="003A0C0D">
        <w:fldChar w:fldCharType="end"/>
      </w:r>
      <w:r w:rsidRPr="000128A3">
        <w:rPr>
          <w:lang w:val="en-GB"/>
        </w:rPr>
        <w:t xml:space="preserve"> and </w:t>
      </w:r>
      <w:ins w:id="5695" w:author="Ian Blenkinsop" w:date="2021-07-08T13:42:00Z">
        <w:r w:rsidR="00EE463F">
          <w:rPr>
            <w:lang w:val="en-GB"/>
          </w:rPr>
          <w:t xml:space="preserve">are </w:t>
        </w:r>
      </w:ins>
      <w:r w:rsidRPr="000128A3">
        <w:rPr>
          <w:lang w:val="en-GB"/>
        </w:rPr>
        <w:t>used in Chapters 10, 11 and 12. Other approaches</w:t>
      </w:r>
      <w:ins w:id="5696" w:author="Ian Blenkinsop" w:date="2021-07-08T13:42:00Z">
        <w:r w:rsidR="00EE463F">
          <w:rPr>
            <w:lang w:val="en-GB"/>
          </w:rPr>
          <w:t>,</w:t>
        </w:r>
      </w:ins>
      <w:r w:rsidRPr="000128A3">
        <w:rPr>
          <w:lang w:val="en-GB"/>
        </w:rPr>
        <w:t xml:space="preserve"> </w:t>
      </w:r>
      <w:ins w:id="5697" w:author="Ian Blenkinsop" w:date="2021-07-08T13:42:00Z">
        <w:r w:rsidR="00EE463F" w:rsidRPr="000128A3">
          <w:rPr>
            <w:lang w:val="en-GB"/>
          </w:rPr>
          <w:t>such as statistical downscaling</w:t>
        </w:r>
        <w:r w:rsidR="00EE463F">
          <w:rPr>
            <w:lang w:val="en-GB"/>
          </w:rPr>
          <w:t>,</w:t>
        </w:r>
        <w:r w:rsidR="00EE463F" w:rsidRPr="000128A3">
          <w:rPr>
            <w:lang w:val="en-GB"/>
          </w:rPr>
          <w:t xml:space="preserve"> </w:t>
        </w:r>
      </w:ins>
      <w:r w:rsidRPr="000128A3">
        <w:rPr>
          <w:lang w:val="en-GB"/>
        </w:rPr>
        <w:t>are also used to generate regional climate projections</w:t>
      </w:r>
      <w:del w:id="5698" w:author="Ian Blenkinsop" w:date="2021-07-08T13:42:00Z">
        <w:r w:rsidRPr="000128A3" w:rsidDel="00EE463F">
          <w:rPr>
            <w:lang w:val="en-GB"/>
          </w:rPr>
          <w:delText>,</w:delText>
        </w:r>
      </w:del>
      <w:r w:rsidRPr="000128A3">
        <w:rPr>
          <w:lang w:val="en-GB"/>
        </w:rPr>
        <w:t xml:space="preserve"> </w:t>
      </w:r>
      <w:ins w:id="5699" w:author="Ian Blenkinsop" w:date="2021-07-08T13:43:00Z">
        <w:r w:rsidR="00EE463F">
          <w:rPr>
            <w:lang w:val="en-GB"/>
          </w:rPr>
          <w:t>(</w:t>
        </w:r>
        <w:r w:rsidR="00EE463F" w:rsidRPr="000128A3">
          <w:rPr>
            <w:lang w:val="en-GB"/>
          </w:rPr>
          <w:t>Section 10.3</w:t>
        </w:r>
        <w:r w:rsidR="00EE463F">
          <w:rPr>
            <w:lang w:val="en-GB"/>
          </w:rPr>
          <w:t xml:space="preserve">; </w:t>
        </w:r>
      </w:ins>
      <w:del w:id="5700" w:author="Ian Blenkinsop" w:date="2021-07-08T13:42:00Z">
        <w:r w:rsidRPr="000128A3" w:rsidDel="00EE463F">
          <w:rPr>
            <w:lang w:val="en-GB"/>
          </w:rPr>
          <w:delText xml:space="preserve">such as statistical downscaling </w:delText>
        </w:r>
      </w:del>
      <w:r w:rsidRPr="003A0C0D">
        <w:fldChar w:fldCharType="begin" w:fldLock="1"/>
      </w:r>
      <w:r w:rsidR="00665221">
        <w:rPr>
          <w:lang w:val="en-GB"/>
        </w:rPr>
        <w:instrText>ADDIN CSL_CITATION { "citationItems" : [ { "id" : "ITEM-1", "itemData" : { "DOI" : "10.1017/9781107588783", "author" : [ { "dropping-particle" : "", "family" : "Maraun", "given" : "Douglas", "non-dropping-particle" : "", "parse-names" : false, "suffix" : "" }, { "dropping-particle" : "", "family" : "Widmann", "given" : "Martin", "non-dropping-particle" : "", "parse-names" : false, "suffix" : "" } ], "id" : "ITEM-1", "issued" : { "date-parts" : [ [ "2018" ] ] }, "number-of-pages" : "347", "publisher" : "Cambridge University Press", "publisher-place" : "Cambridge, UK", "title" : "Statistical Downscaling and Bias Correction for Climate Research", "translator" : [ { "dropping-particle" : "", "family" : "Rt4", "given" : "H4787", "non-dropping-particle" : "", "parse-names" : false, "suffix" : "" } ], "type" : "book" }, "uris" : [ "http://www.mendeley.com/documents/?uuid=50c29289-fe4a-4e2a-bb41-0c08cc464649" ] } ], "mendeley" : { "formattedCitation" : "(Maraun and Widmann, 2018)", "manualFormatting" : "(Maraun and Widmann, 2018", "plainTextFormattedCitation" : "(Maraun and Widmann, 2018)", "previouslyFormattedCitation" : "(Maraun and Widmann, 2018)" }, "properties" : { "noteIndex" : 0 }, "schema" : "https://github.com/citation-style-language/schema/raw/master/csl-citation.json" }</w:instrText>
      </w:r>
      <w:r w:rsidRPr="003A0C0D">
        <w:fldChar w:fldCharType="separate"/>
      </w:r>
      <w:ins w:id="5701" w:author="Robin Matthews" w:date="2021-05-18T16:07:00Z">
        <w:del w:id="5702" w:author="Ian Blenkinsop" w:date="2021-07-08T13:43:00Z">
          <w:r w:rsidR="00602365" w:rsidDel="00EE463F">
            <w:rPr>
              <w:noProof/>
              <w:lang w:val="en-GB"/>
            </w:rPr>
            <w:delText>(</w:delText>
          </w:r>
        </w:del>
        <w:r w:rsidR="00602365">
          <w:rPr>
            <w:noProof/>
            <w:lang w:val="en-GB"/>
          </w:rPr>
          <w:t>Maraun and Widmann, 2018</w:t>
        </w:r>
      </w:ins>
      <w:del w:id="5703" w:author="Robin Matthews" w:date="2021-05-18T16:07:00Z">
        <w:r w:rsidRPr="000128A3" w:rsidDel="00602365">
          <w:rPr>
            <w:noProof/>
            <w:lang w:val="en-GB"/>
          </w:rPr>
          <w:delText>(Maraun and Widmann, 2018</w:delText>
        </w:r>
      </w:del>
      <w:r w:rsidRPr="003A0C0D">
        <w:fldChar w:fldCharType="end"/>
      </w:r>
      <w:del w:id="5704" w:author="Ian Blenkinsop" w:date="2021-07-08T13:43:00Z">
        <w:r w:rsidRPr="000128A3" w:rsidDel="00EE463F">
          <w:rPr>
            <w:lang w:val="en-GB"/>
          </w:rPr>
          <w:delText xml:space="preserve">; </w:delText>
        </w:r>
      </w:del>
      <w:del w:id="5705" w:author="Ian Blenkinsop" w:date="2021-07-08T13:42:00Z">
        <w:r w:rsidRPr="000128A3" w:rsidDel="00EE463F">
          <w:rPr>
            <w:lang w:val="en-GB"/>
          </w:rPr>
          <w:delText>Chapter 10,</w:delText>
        </w:r>
      </w:del>
      <w:del w:id="5706" w:author="Ian Blenkinsop" w:date="2021-07-08T13:43:00Z">
        <w:r w:rsidRPr="000128A3" w:rsidDel="00EE463F">
          <w:rPr>
            <w:lang w:val="en-GB"/>
          </w:rPr>
          <w:delText xml:space="preserve"> Section 10.3</w:delText>
        </w:r>
      </w:del>
      <w:r w:rsidRPr="000128A3">
        <w:rPr>
          <w:lang w:val="en-GB"/>
        </w:rPr>
        <w:t>).</w:t>
      </w:r>
    </w:p>
    <w:p w14:paraId="438CD4ED" w14:textId="77777777" w:rsidR="006409E5" w:rsidRPr="000128A3" w:rsidRDefault="006409E5" w:rsidP="006409E5">
      <w:pPr>
        <w:pStyle w:val="AR6BodyText"/>
        <w:rPr>
          <w:lang w:val="en-GB"/>
        </w:rPr>
      </w:pPr>
    </w:p>
    <w:p w14:paraId="0CD15B46" w14:textId="21A31C79" w:rsidR="006409E5" w:rsidRPr="000128A3" w:rsidRDefault="006409E5" w:rsidP="006409E5">
      <w:pPr>
        <w:pStyle w:val="AR6BodyText"/>
        <w:rPr>
          <w:lang w:val="en-GB"/>
        </w:rPr>
      </w:pPr>
      <w:r w:rsidRPr="000128A3">
        <w:rPr>
          <w:lang w:val="en-GB"/>
        </w:rPr>
        <w:t>The number of climate centres or consortia that carry out global climate simulations and projections has grown from 11 in the first CMIP to 19 in CMIP5 and 28 for CMIP6 (</w:t>
      </w:r>
      <w:del w:id="5707" w:author="Ian Blenkinsop" w:date="2021-07-08T13:43:00Z">
        <w:r w:rsidRPr="000128A3" w:rsidDel="00EE463F">
          <w:rPr>
            <w:lang w:val="en-GB"/>
          </w:rPr>
          <w:delText xml:space="preserve">see </w:delText>
        </w:r>
      </w:del>
      <w:r w:rsidRPr="000128A3">
        <w:rPr>
          <w:lang w:val="en-GB"/>
        </w:rPr>
        <w:t>Section 1.5.4.2 and Annex II). Regional climate models participating in the Coordinated Regional Downscaling Experiment (CORDEX) are more diverse than the global ESMs (</w:t>
      </w:r>
      <w:del w:id="5708" w:author="Ian Blenkinsop" w:date="2021-07-08T13:43:00Z">
        <w:r w:rsidRPr="000128A3" w:rsidDel="00EE463F">
          <w:rPr>
            <w:lang w:val="en-GB"/>
          </w:rPr>
          <w:delText xml:space="preserve">see </w:delText>
        </w:r>
      </w:del>
      <w:r w:rsidRPr="000128A3">
        <w:rPr>
          <w:lang w:val="en-GB"/>
        </w:rPr>
        <w:t xml:space="preserve">Section 1.5.4.3 and Annex II) and engage an even wider international </w:t>
      </w:r>
      <w:r w:rsidRPr="000128A3">
        <w:rPr>
          <w:lang w:val="en-GB"/>
        </w:rPr>
        <w:lastRenderedPageBreak/>
        <w:t>community (Figure 1.20).</w:t>
      </w:r>
    </w:p>
    <w:bookmarkEnd w:id="5680"/>
    <w:p w14:paraId="56A7315E" w14:textId="77777777" w:rsidR="006409E5" w:rsidRPr="000128A3" w:rsidRDefault="006409E5" w:rsidP="006409E5">
      <w:pPr>
        <w:pStyle w:val="AR6BodyText"/>
        <w:rPr>
          <w:lang w:val="en-GB"/>
        </w:rPr>
      </w:pPr>
    </w:p>
    <w:p w14:paraId="671DD20A" w14:textId="77777777" w:rsidR="006409E5" w:rsidRPr="000128A3" w:rsidRDefault="006409E5" w:rsidP="006409E5">
      <w:pPr>
        <w:pStyle w:val="AR6BodyText"/>
        <w:rPr>
          <w:lang w:val="en-GB"/>
        </w:rPr>
      </w:pPr>
    </w:p>
    <w:p w14:paraId="7E0FC33D" w14:textId="721DA606" w:rsidR="006409E5" w:rsidRPr="003A0C0D" w:rsidRDefault="006409E5" w:rsidP="006409E5">
      <w:pPr>
        <w:pStyle w:val="AR6BodyTextBold"/>
        <w:rPr>
          <w:lang w:val="en-GB"/>
        </w:rPr>
      </w:pPr>
      <w:r w:rsidRPr="003A0C0D">
        <w:rPr>
          <w:lang w:val="en-GB"/>
        </w:rPr>
        <w:t>[START FIGURE 1.</w:t>
      </w:r>
      <w:r>
        <w:rPr>
          <w:lang w:val="en-GB"/>
        </w:rPr>
        <w:t>20</w:t>
      </w:r>
      <w:r w:rsidRPr="003A0C0D">
        <w:rPr>
          <w:lang w:val="en-GB"/>
        </w:rPr>
        <w:t xml:space="preserve"> HERE]</w:t>
      </w:r>
    </w:p>
    <w:p w14:paraId="3DC1F3CC" w14:textId="77777777" w:rsidR="006409E5" w:rsidRPr="003A0C0D" w:rsidRDefault="006409E5" w:rsidP="006409E5">
      <w:pPr>
        <w:pStyle w:val="AR6BodyText"/>
      </w:pPr>
    </w:p>
    <w:p w14:paraId="54B29DAB" w14:textId="08EECBE8" w:rsidR="006409E5" w:rsidRPr="000128A3" w:rsidRDefault="006409E5" w:rsidP="006409E5">
      <w:pPr>
        <w:pStyle w:val="AR6Chap1Figure"/>
        <w:rPr>
          <w:lang w:val="en-GB"/>
        </w:rPr>
      </w:pPr>
      <w:r w:rsidRPr="00E35E42">
        <w:rPr>
          <w:b/>
          <w:lang w:val="en-GB"/>
        </w:rPr>
        <w:t>A world map showing the increased diversity of modelling centres contributing to CMIP and CORDEX.</w:t>
      </w:r>
      <w:r w:rsidRPr="000128A3">
        <w:rPr>
          <w:lang w:val="en-GB"/>
        </w:rPr>
        <w:t xml:space="preserve"> Climate models are often developed by international consortia. EC-Earth is shown as an example (involving SMHI, Sweden; KNMI, The Netherlands; DMI, Denmark; AEMET, Spain; Met Éireann, Ireland; CNR</w:t>
      </w:r>
      <w:r w:rsidRPr="000128A3">
        <w:rPr>
          <w:rFonts w:ascii="Cambria Math" w:eastAsia="Cambria Math" w:hAnsi="Cambria Math" w:cs="Cambria Math"/>
          <w:lang w:val="en-GB"/>
        </w:rPr>
        <w:t>‐</w:t>
      </w:r>
      <w:r w:rsidRPr="000128A3">
        <w:rPr>
          <w:lang w:val="en-GB"/>
        </w:rPr>
        <w:t xml:space="preserve">ISAC, Italy; Instituto de Meteorologia, Portugal; FMI, Finland), but there are too many such collaborations to display all of them on this map. More complete information about institutions contributing to CORDEX and CMIP6 is found in Annex II. </w:t>
      </w:r>
    </w:p>
    <w:p w14:paraId="63578AAD" w14:textId="77777777" w:rsidR="006409E5" w:rsidRPr="000128A3" w:rsidRDefault="006409E5" w:rsidP="006409E5">
      <w:pPr>
        <w:pStyle w:val="AR6BodyText"/>
        <w:rPr>
          <w:lang w:val="en-GB"/>
        </w:rPr>
      </w:pPr>
    </w:p>
    <w:p w14:paraId="306FFBB8" w14:textId="77777777" w:rsidR="006409E5" w:rsidRPr="003A0C0D" w:rsidRDefault="006409E5" w:rsidP="006409E5">
      <w:pPr>
        <w:pStyle w:val="AR6BodyText"/>
        <w:rPr>
          <w:b/>
        </w:rPr>
      </w:pPr>
      <w:r w:rsidRPr="003A0C0D">
        <w:rPr>
          <w:b/>
        </w:rPr>
        <w:t>[END FIGURE 1.</w:t>
      </w:r>
      <w:r>
        <w:rPr>
          <w:b/>
        </w:rPr>
        <w:t>20</w:t>
      </w:r>
      <w:r w:rsidRPr="003A0C0D">
        <w:rPr>
          <w:b/>
        </w:rPr>
        <w:t xml:space="preserve"> HERE]</w:t>
      </w:r>
      <w:r>
        <w:rPr>
          <w:b/>
        </w:rPr>
        <w:t xml:space="preserve"> </w:t>
      </w:r>
    </w:p>
    <w:p w14:paraId="531898C2" w14:textId="77777777" w:rsidR="006409E5" w:rsidRPr="003A0C0D" w:rsidRDefault="006409E5" w:rsidP="006409E5">
      <w:pPr>
        <w:pStyle w:val="AR6BodyText"/>
      </w:pPr>
    </w:p>
    <w:p w14:paraId="71A93F49" w14:textId="77777777" w:rsidR="006409E5" w:rsidRPr="003A0C0D" w:rsidRDefault="006409E5" w:rsidP="006409E5">
      <w:pPr>
        <w:pStyle w:val="AR6BodyText"/>
      </w:pPr>
    </w:p>
    <w:p w14:paraId="04EDDA8B" w14:textId="20EECF41" w:rsidR="006409E5" w:rsidRPr="003A0C0D" w:rsidRDefault="006409E5" w:rsidP="006409E5">
      <w:pPr>
        <w:pStyle w:val="AR6Chap1Level31111"/>
      </w:pPr>
      <w:bookmarkStart w:id="5709" w:name="_Toc69950007"/>
      <w:r w:rsidRPr="003A0C0D">
        <w:t xml:space="preserve">Models of </w:t>
      </w:r>
      <w:del w:id="5710" w:author="Ian Blenkinsop" w:date="2021-07-08T13:55:00Z">
        <w:r w:rsidRPr="003A0C0D" w:rsidDel="008930C8">
          <w:delText xml:space="preserve">lower </w:delText>
        </w:r>
      </w:del>
      <w:ins w:id="5711" w:author="Ian Blenkinsop" w:date="2021-07-08T13:55:00Z">
        <w:r w:rsidR="008930C8">
          <w:t>L</w:t>
        </w:r>
        <w:r w:rsidR="008930C8" w:rsidRPr="003A0C0D">
          <w:t xml:space="preserve">ower </w:t>
        </w:r>
      </w:ins>
      <w:del w:id="5712" w:author="Ian Blenkinsop" w:date="2021-07-08T13:55:00Z">
        <w:r w:rsidRPr="003A0C0D" w:rsidDel="008930C8">
          <w:delText>complexity</w:delText>
        </w:r>
      </w:del>
      <w:bookmarkEnd w:id="5709"/>
      <w:ins w:id="5713" w:author="Ian Blenkinsop" w:date="2021-07-08T13:55:00Z">
        <w:r w:rsidR="008930C8">
          <w:t>C</w:t>
        </w:r>
        <w:r w:rsidR="008930C8" w:rsidRPr="003A0C0D">
          <w:t>omplexity</w:t>
        </w:r>
      </w:ins>
    </w:p>
    <w:p w14:paraId="33E5C643" w14:textId="77777777" w:rsidR="006409E5" w:rsidRPr="003A0C0D" w:rsidRDefault="006409E5" w:rsidP="006409E5">
      <w:pPr>
        <w:pStyle w:val="AR6BodyText"/>
      </w:pPr>
    </w:p>
    <w:p w14:paraId="10F3C1EC" w14:textId="2CC8AF61" w:rsidR="006409E5" w:rsidRPr="000128A3" w:rsidRDefault="006409E5" w:rsidP="006409E5">
      <w:pPr>
        <w:pStyle w:val="AR6BodyText"/>
        <w:rPr>
          <w:rFonts w:cs="Times New Roman"/>
          <w:lang w:val="en-GB"/>
        </w:rPr>
      </w:pPr>
      <w:commentRangeStart w:id="5714"/>
      <w:r w:rsidRPr="000128A3">
        <w:rPr>
          <w:rFonts w:cs="Times New Roman"/>
          <w:b/>
          <w:lang w:val="en-GB"/>
        </w:rPr>
        <w:t>E</w:t>
      </w:r>
      <w:commentRangeEnd w:id="5714"/>
      <w:r w:rsidR="008930C8">
        <w:rPr>
          <w:rStyle w:val="CommentReference"/>
        </w:rPr>
        <w:commentReference w:id="5714"/>
      </w:r>
      <w:r w:rsidRPr="000128A3">
        <w:rPr>
          <w:rFonts w:cs="Times New Roman"/>
          <w:b/>
          <w:lang w:val="en-GB"/>
        </w:rPr>
        <w:t xml:space="preserve">arth </w:t>
      </w:r>
      <w:del w:id="5715" w:author="Ian Blenkinsop" w:date="2021-07-08T13:55:00Z">
        <w:r w:rsidRPr="000128A3" w:rsidDel="008930C8">
          <w:rPr>
            <w:rFonts w:cs="Times New Roman"/>
            <w:b/>
            <w:lang w:val="en-GB"/>
          </w:rPr>
          <w:delText xml:space="preserve">System </w:delText>
        </w:r>
      </w:del>
      <w:ins w:id="5716" w:author="Ian Blenkinsop" w:date="2021-07-08T13:55:00Z">
        <w:r w:rsidR="008930C8">
          <w:rPr>
            <w:rFonts w:cs="Times New Roman"/>
            <w:b/>
            <w:lang w:val="en-GB"/>
          </w:rPr>
          <w:t>s</w:t>
        </w:r>
        <w:r w:rsidR="008930C8" w:rsidRPr="000128A3">
          <w:rPr>
            <w:rFonts w:cs="Times New Roman"/>
            <w:b/>
            <w:lang w:val="en-GB"/>
          </w:rPr>
          <w:t xml:space="preserve">ystem </w:t>
        </w:r>
      </w:ins>
      <w:del w:id="5717" w:author="Ian Blenkinsop" w:date="2021-07-08T13:55:00Z">
        <w:r w:rsidRPr="000128A3" w:rsidDel="008930C8">
          <w:rPr>
            <w:rFonts w:cs="Times New Roman"/>
            <w:b/>
            <w:lang w:val="en-GB"/>
          </w:rPr>
          <w:delText xml:space="preserve">Models </w:delText>
        </w:r>
      </w:del>
      <w:ins w:id="5718" w:author="Ian Blenkinsop" w:date="2021-07-08T13:55:00Z">
        <w:r w:rsidR="008930C8">
          <w:rPr>
            <w:rFonts w:cs="Times New Roman"/>
            <w:b/>
            <w:lang w:val="en-GB"/>
          </w:rPr>
          <w:t>m</w:t>
        </w:r>
        <w:r w:rsidR="008930C8" w:rsidRPr="000128A3">
          <w:rPr>
            <w:rFonts w:cs="Times New Roman"/>
            <w:b/>
            <w:lang w:val="en-GB"/>
          </w:rPr>
          <w:t xml:space="preserve">odels </w:t>
        </w:r>
      </w:ins>
      <w:r w:rsidRPr="000128A3">
        <w:rPr>
          <w:rFonts w:cs="Times New Roman"/>
          <w:b/>
          <w:lang w:val="en-GB"/>
        </w:rPr>
        <w:t xml:space="preserve">of </w:t>
      </w:r>
      <w:del w:id="5719" w:author="Ian Blenkinsop" w:date="2021-07-08T13:55:00Z">
        <w:r w:rsidRPr="000128A3" w:rsidDel="008930C8">
          <w:rPr>
            <w:rFonts w:cs="Times New Roman"/>
            <w:b/>
            <w:lang w:val="en-GB"/>
          </w:rPr>
          <w:delText xml:space="preserve">Intermediate </w:delText>
        </w:r>
      </w:del>
      <w:ins w:id="5720" w:author="Ian Blenkinsop" w:date="2021-07-08T13:55:00Z">
        <w:r w:rsidR="008930C8">
          <w:rPr>
            <w:rFonts w:cs="Times New Roman"/>
            <w:b/>
            <w:lang w:val="en-GB"/>
          </w:rPr>
          <w:t>i</w:t>
        </w:r>
        <w:r w:rsidR="008930C8" w:rsidRPr="000128A3">
          <w:rPr>
            <w:rFonts w:cs="Times New Roman"/>
            <w:b/>
            <w:lang w:val="en-GB"/>
          </w:rPr>
          <w:t xml:space="preserve">ntermediate </w:t>
        </w:r>
      </w:ins>
      <w:del w:id="5721" w:author="Ian Blenkinsop" w:date="2021-07-08T13:55:00Z">
        <w:r w:rsidRPr="000128A3" w:rsidDel="008930C8">
          <w:rPr>
            <w:rFonts w:cs="Times New Roman"/>
            <w:b/>
            <w:lang w:val="en-GB"/>
          </w:rPr>
          <w:delText>Complexity</w:delText>
        </w:r>
        <w:r w:rsidRPr="000128A3" w:rsidDel="008930C8">
          <w:rPr>
            <w:rFonts w:cs="Times New Roman"/>
            <w:lang w:val="en-GB"/>
          </w:rPr>
          <w:delText xml:space="preserve"> </w:delText>
        </w:r>
      </w:del>
      <w:ins w:id="5722" w:author="Ian Blenkinsop" w:date="2021-07-08T13:55:00Z">
        <w:r w:rsidR="008930C8">
          <w:rPr>
            <w:rFonts w:cs="Times New Roman"/>
            <w:b/>
            <w:lang w:val="en-GB"/>
          </w:rPr>
          <w:t>c</w:t>
        </w:r>
        <w:r w:rsidR="008930C8" w:rsidRPr="000128A3">
          <w:rPr>
            <w:rFonts w:cs="Times New Roman"/>
            <w:b/>
            <w:lang w:val="en-GB"/>
          </w:rPr>
          <w:t>omplexity</w:t>
        </w:r>
        <w:r w:rsidR="008930C8" w:rsidRPr="000128A3">
          <w:rPr>
            <w:rFonts w:cs="Times New Roman"/>
            <w:lang w:val="en-GB"/>
          </w:rPr>
          <w:t xml:space="preserve"> </w:t>
        </w:r>
      </w:ins>
      <w:r w:rsidRPr="000128A3">
        <w:rPr>
          <w:rFonts w:cs="Times New Roman"/>
          <w:lang w:val="en-GB"/>
        </w:rPr>
        <w:t xml:space="preserve">(EMICs) complement the model hierarchy and fill the gap between conceptual, simple climate models and complex GCMs or ESMs </w:t>
      </w:r>
      <w:r w:rsidRPr="003A0C0D">
        <w:rPr>
          <w:rFonts w:cs="Times New Roman"/>
        </w:rPr>
        <w:fldChar w:fldCharType="begin" w:fldLock="1"/>
      </w:r>
      <w:r w:rsidR="00E81B0B">
        <w:rPr>
          <w:rFonts w:cs="Times New Roman"/>
          <w:lang w:val="en-GB"/>
        </w:rPr>
        <w:instrText>ADDIN CSL_CITATION { "citationItems" : [ { "id" : "ITEM-1", "itemData" : { "DOI" : "10.1007/s00382-001-0200-1", "author" : [ { "dropping-particle" : "", "family" : "Claussen", "given" : "M", "non-dropping-particle" : "", "parse-names" : false, "suffix" : "" }, { "dropping-particle" : "", "family" : "Mysak", "given" : "LA", "non-dropping-particle" : "", "parse-names" : false, "suffix" : "" }, { "dropping-particle" : "", "family" : "Weaver", "given" : "AJ", "non-dropping-particle" : "", "parse-names" : false, "suffix" : "" }, { "dropping-particle" : "", "family" : "Crucifix", "given" : "M", "non-dropping-particle" : "", "parse-names" : false, "suffix" : "" }, { "dropping-particle" : "", "family" : "Fichefet", "given" : "T", "non-dropping-particle" : "", "parse-names" : false, "suffix" : "" }, { "dropping-particle" : "", "family" : "Loutre", "given" : "MF", "non-dropping-particle" : "", "parse-names" : false, "suffix" : "" }, { "dropping-particle" : "", "family" : "Weber", "given" : "SL", "non-dropping-particle" : "", "parse-names" : false, "suffix" : "" }, { "dropping-particle" : "", "family" : "Alcamo", "given" : "J", "non-dropping-particle" : "", "parse-names" : false, "suffix" : "" }, { "dropping-particle" : "", "family" : "Alexeev", "given" : "VA", "non-dropping-particle" : "", "parse-names" : false, "suffix" : "" }, { "dropping-particle" : "", "family" : "Berger", "given" : "A", "non-dropping-particle" : "", "parse-names" : false, "suffix" : "" }, { "dropping-particle" : "", "family" : "Calov", "given" : "R", "non-dropping-particle" : "", "parse-names" : false, "suffix" : "" }, { "dropping-particle" : "", "family" : "Ganopolski", "given" : "A", "non-dropping-particle" : "", "parse-names" : false, "suffix" : "" }, { "dropping-particle" : "", "family" : "Goosse", "given" : "H", "non-dropping-particle" : "", "parse-names" : false, "suffix" : "" }, { "dropping-particle" : "", "family" : "Lohmann", "given" : "G", "non-dropping-particle" : "", "parse-names" : false, "suffix" : "" }, { "dropping-particle" : "", "family" : "Lunkeit", "given" : "F", "non-dropping-particle" : "", "parse-names" : false, "suffix" : "" }, { "dropping-particle" : "", "family" : "Mokhov", "given" : "II", "non-dropping-particle" : "", "parse-names" : false, "suffix" : "" }, { "dropping-particle" : "", "family" : "Petoukhov", "given" : "V", "non-dropping-particle" : "", "parse-names" : false, "suffix" : "" }, { "dropping-particle" : "", "family" : "Stone", "given" : "P", "non-dropping-particle" : "", "parse-names" : false, "suffix" : "" }, { "dropping-particle" : "", "family" : "Wang", "given" : "Z", "non-dropping-particle" : "", "parse-names" : false, "suffix" : "" } ], "container-title" : "Climate Dynamics", "id" : "ITEM-1", "issue" : "7", "issued" : { "date-parts" : [ [ "2002", "3", "1" ] ] }, "page" : "579-586", "title" : "Earth system models of intermediate complexity: closing the gap in the spectrum of climate system models", "translator" : [ { "dropping-particle" : "", "family" : "H3230", "given" : "", "non-dropping-particle" : "", "parse-names" : false, "suffix" : "" } ], "type" : "article-journal", "volume" : "18" }, "uris" : [ "http://www.mendeley.com/documents/?uuid=19a7e3e7-17b5-397d-827f-c675a33a7638" ] } ], "mendeley" : { "formattedCitation" : "(Claussen et al., 2002)", "plainTextFormattedCitation" : "(Claussen et al., 2002)", "previouslyFormattedCitation" : "(Claussen et al., 2002)" }, "properties" : { "noteIndex" : 0 }, "schema" : "https://github.com/citation-style-language/schema/raw/master/csl-citation.json" }</w:instrText>
      </w:r>
      <w:r w:rsidRPr="003A0C0D">
        <w:rPr>
          <w:rFonts w:cs="Times New Roman"/>
        </w:rPr>
        <w:fldChar w:fldCharType="separate"/>
      </w:r>
      <w:ins w:id="5723" w:author="Robin Matthews" w:date="2021-05-18T16:07:00Z">
        <w:r w:rsidR="00602365">
          <w:rPr>
            <w:rFonts w:cs="Times New Roman"/>
            <w:noProof/>
            <w:lang w:val="en-GB"/>
          </w:rPr>
          <w:t>(Claussen et al., 2002)</w:t>
        </w:r>
      </w:ins>
      <w:del w:id="5724" w:author="Robin Matthews" w:date="2021-05-18T16:07:00Z">
        <w:r w:rsidRPr="000128A3" w:rsidDel="00602365">
          <w:rPr>
            <w:rFonts w:cs="Times New Roman"/>
            <w:noProof/>
            <w:lang w:val="en-GB"/>
          </w:rPr>
          <w:delText>(Claussen et al., 2002)</w:delText>
        </w:r>
      </w:del>
      <w:r w:rsidRPr="003A0C0D">
        <w:rPr>
          <w:rFonts w:cs="Times New Roman"/>
        </w:rPr>
        <w:fldChar w:fldCharType="end"/>
      </w:r>
      <w:r w:rsidRPr="000128A3">
        <w:rPr>
          <w:rFonts w:cs="Times New Roman"/>
          <w:lang w:val="en-GB"/>
        </w:rPr>
        <w:t>. EMICs are simplified; they include processes in a more parameterized</w:t>
      </w:r>
      <w:r w:rsidR="00704677">
        <w:rPr>
          <w:rFonts w:cs="Times New Roman"/>
          <w:lang w:val="en-GB"/>
        </w:rPr>
        <w:t>, rather than explicitly calculated,</w:t>
      </w:r>
      <w:r w:rsidRPr="000128A3">
        <w:rPr>
          <w:rFonts w:cs="Times New Roman"/>
          <w:lang w:val="en-GB"/>
        </w:rPr>
        <w:t xml:space="preserve"> form and generally have lower spatial resolution compared to the complex ESMs. As a result, EMICs require much less computational resource and can be integrated for many thousands of years without supercomputers </w:t>
      </w:r>
      <w:r w:rsidRPr="003A0C0D">
        <w:rPr>
          <w:rFonts w:cs="Times New Roman"/>
        </w:rPr>
        <w:fldChar w:fldCharType="begin" w:fldLock="1"/>
      </w:r>
      <w:r w:rsidR="00E81B0B">
        <w:rPr>
          <w:rFonts w:cs="Times New Roman"/>
          <w:lang w:val="en-GB"/>
        </w:rPr>
        <w:instrText>ADDIN CSL_CITATION { "citationItems" : [ { "id" : "ITEM-1", "itemData" : { "DOI" : "10.1186/s40645-014-0029-y", "author" : [ { "dropping-particle" : "", "family" : "Hajima", "given" : "Tomohiro", "non-dropping-particle" : "", "parse-names" : false, "suffix" : "" }, { "dropping-particle" : "", "family" : "Kawamiya", "given" : "Michio", "non-dropping-particle" : "", "parse-names" : false, "suffix" : "" }, { "dropping-particle" : "", "family" : "Watanabe", "given" : "Michio", "non-dropping-particle" : "", "parse-names" : false, "suffix" : "" }, { "dropping-particle" : "", "family" : "Kato", "given" : "Etsushi", "non-dropping-particle" : "", "parse-names" : false, "suffix" : "" }, { "dropping-particle" : "", "family" : "Tachiiri", "given" : "Kaoru", "non-dropping-particle" : "", "parse-names" : false, "suffix" : "" }, { "dropping-particle" : "", "family" : "Sugiyama", "given" : "Masahiro", "non-dropping-particle" : "", "parse-names" : false, "suffix" : "" }, { "dropping-particle" : "", "family" : "Watanabe", "given" : "Shingo", "non-dropping-particle" : "", "parse-names" : false, "suffix" : "" }, { "dropping-particle" : "", "family" : "Okajima", "given" : "Hideki", "non-dropping-particle" : "", "parse-names" : false, "suffix" : "" }, { "dropping-particle" : "", "family" : "Ito", "given" : "Akinori", "non-dropping-particle" : "", "parse-names" : false, "suffix" : "" } ], "container-title" : "Progress in Earth and Planetary Science", "id" : "ITEM-1", "issue" : "1", "issued" : { "date-parts" : [ [ "2014", "12", "18" ] ] }, "page" : "29", "title" : "Modeling in Earth system science up to and beyond IPCC AR5", "translator" : [ { "dropping-particle" : "", "family" : "H3227", "given" : "", "non-dropping-particle" : "", "parse-names" : false, "suffix" : "" } ], "type" : "article-journal", "volume" : "1" }, "uris" : [ "http://www.mendeley.com/documents/?uuid=3f2f6661-ee79-36d1-9049-8d3699e89106" ] } ], "mendeley" : { "formattedCitation" : "(Hajima et al., 2014)", "plainTextFormattedCitation" : "(Hajima et al., 2014)", "previouslyFormattedCitation" : "(Hajima et al., 2014)" }, "properties" : { "noteIndex" : 0 }, "schema" : "https://github.com/citation-style-language/schema/raw/master/csl-citation.json" }</w:instrText>
      </w:r>
      <w:r w:rsidRPr="003A0C0D">
        <w:rPr>
          <w:rFonts w:cs="Times New Roman"/>
        </w:rPr>
        <w:fldChar w:fldCharType="separate"/>
      </w:r>
      <w:ins w:id="5725" w:author="Robin Matthews" w:date="2021-05-18T16:07:00Z">
        <w:r w:rsidR="00602365">
          <w:rPr>
            <w:rFonts w:cs="Times New Roman"/>
            <w:noProof/>
            <w:lang w:val="en-GB"/>
          </w:rPr>
          <w:t>(Hajima et al., 2014)</w:t>
        </w:r>
      </w:ins>
      <w:del w:id="5726" w:author="Robin Matthews" w:date="2021-05-18T16:07:00Z">
        <w:r w:rsidRPr="000128A3" w:rsidDel="00602365">
          <w:rPr>
            <w:rFonts w:cs="Times New Roman"/>
            <w:noProof/>
            <w:lang w:val="en-GB"/>
          </w:rPr>
          <w:delText>(Hajima et al., 2014)</w:delText>
        </w:r>
      </w:del>
      <w:r w:rsidRPr="003A0C0D">
        <w:rPr>
          <w:rFonts w:cs="Times New Roman"/>
        </w:rPr>
        <w:fldChar w:fldCharType="end"/>
      </w:r>
      <w:r w:rsidRPr="000128A3">
        <w:rPr>
          <w:rFonts w:cs="Times New Roman"/>
          <w:lang w:val="en-GB"/>
        </w:rPr>
        <w:t>. The range of EMICs used in climate change research is highly heterogeneous, ranging from zonally averaged or mixed-layer ocean models coupled to statistical-dynamical models of the atmosphere</w:t>
      </w:r>
      <w:ins w:id="5727" w:author="Ian Blenkinsop" w:date="2021-07-08T14:00:00Z">
        <w:r w:rsidR="007A61E3">
          <w:rPr>
            <w:rFonts w:cs="Times New Roman"/>
            <w:lang w:val="en-GB"/>
          </w:rPr>
          <w:t>,</w:t>
        </w:r>
      </w:ins>
      <w:r w:rsidRPr="000128A3">
        <w:rPr>
          <w:rFonts w:cs="Times New Roman"/>
          <w:lang w:val="en-GB"/>
        </w:rPr>
        <w:t xml:space="preserve"> to low-resolution </w:t>
      </w:r>
      <w:del w:id="5728" w:author="Ian Blenkinsop" w:date="2021-07-08T14:00:00Z">
        <w:r w:rsidRPr="000128A3" w:rsidDel="007A61E3">
          <w:rPr>
            <w:rFonts w:cs="Times New Roman"/>
            <w:lang w:val="en-GB"/>
          </w:rPr>
          <w:delText>3</w:delText>
        </w:r>
      </w:del>
      <w:ins w:id="5729" w:author="Ian Blenkinsop" w:date="2021-07-08T14:00:00Z">
        <w:r w:rsidR="007A61E3">
          <w:rPr>
            <w:rFonts w:cs="Times New Roman"/>
            <w:lang w:val="en-GB"/>
          </w:rPr>
          <w:t>three</w:t>
        </w:r>
      </w:ins>
      <w:r w:rsidRPr="000128A3">
        <w:rPr>
          <w:rFonts w:cs="Times New Roman"/>
          <w:lang w:val="en-GB"/>
        </w:rPr>
        <w:t xml:space="preserve">-dimensional ocean models coupled to simplified dynamical models of the atmosphere. An increasing number of EMICs include interactive representations of the global carbon cycle, with varying levels of complexity and numbers of processes considered </w:t>
      </w:r>
      <w:r w:rsidRPr="003A0C0D">
        <w:rPr>
          <w:rFonts w:cs="Times New Roman"/>
        </w:rPr>
        <w:fldChar w:fldCharType="begin" w:fldLock="1"/>
      </w:r>
      <w:r w:rsidR="00E81B0B">
        <w:rPr>
          <w:rFonts w:cs="Times New Roman"/>
          <w:lang w:val="en-GB"/>
        </w:rPr>
        <w:instrText>ADDIN CSL_CITATION { "citationItems" : [ { "id" : "ITEM-1", "itemData" : { "DOI" : "10.1175/2007JCLI1905.1", "ISSN" : "0894-8755", "author" : [ { "dropping-particle" : "", "family" : "Plattner", "given" : "G.-K.", "non-dropping-particle" : "", "parse-names" : false, "suffix" : "" }, { "dropping-particle" : "", "family" : "Knutti", "given" : "R.", "non-dropping-particle" : "", "parse-names" : false, "suffix" : "" }, { "dropping-particle" : "", "family" : "Joos", "given" : "F.", "non-dropping-particle" : "", "parse-names" : false, "suffix" : "" }, { "dropping-particle" : "", "family" : "Stocker", "given" : "T. F.", "non-dropping-particle" : "", "parse-names" : false, "suffix" : "" }, { "dropping-particle" : "", "family" : "Bloh", "given" : "W.", "non-dropping-particle" : "von", "parse-names" : false, "suffix" : "" }, { "dropping-particle" : "", "family" : "Brovkin", "given" : "V.", "non-dropping-particle" : "", "parse-names" : false, "suffix" : "" }, { "dropping-particle" : "", "family" : "Cameron", "given" : "D.", "non-dropping-particle" : "", "parse-names" : false, "suffix" : "" }, { "dropping-particle" : "", "family" : "Driesschaert", "given" : "E.", "non-dropping-particle" : "", "parse-names" : false, "suffix" : "" }, { "dropping-particle" : "", "family" : "Dutkiewicz", "given" : "S.", "non-dropping-particle" : "", "parse-names" : false, "suffix" : "" }, { "dropping-particle" : "", "family" : "Eby", "given" : "M.", "non-dropping-particle" : "", "parse-names" : false, "suffix" : "" }, { "dropping-particle" : "", "family" : "Edwards", "given" : "N. R.", "non-dropping-particle" : "", "parse-names" : false, "suffix" : "" }, { "dropping-particle" : "", "family" : "Fichefet", "given" : "T.", "non-dropping-particle" : "", "parse-names" : false, "suffix" : "" }, { "dropping-particle" : "", "family" : "Hargreaves", "given" : "J. C.", "non-dropping-particle" : "", "parse-names" : false, "suffix" : "" }, { "dropping-particle" : "", "family" : "Jones", "given" : "C. D.", "non-dropping-particle" : "", "parse-names" : false, "suffix" : "" }, { "dropping-particle" : "", "family" : "Loutre", "given" : "M. F.", "non-dropping-particle" : "", "parse-names" : false, "suffix" : "" }, { "dropping-particle" : "", "family" : "Matthews", "given" : "H. D.", "non-dropping-particle" : "", "parse-names" : false, "suffix" : "" }, { "dropping-particle" : "", "family" : "Mouchet", "given" : "A.", "non-dropping-particle" : "", "parse-names" : false, "suffix" : "" }, { "dropping-particle" : "", "family" : "M\u00fcller", "given" : "S. A.", "non-dropping-particle" : "", "parse-names" : false, "suffix" : "" }, { "dropping-particle" : "", "family" : "Nawrath", "given" : "S.", "non-dropping-particle" : "", "parse-names" : false, "suffix" : "" }, { "dropping-particle" : "", "family" : "Price", "given" : "A.", "non-dropping-particle" : "", "parse-names" : false, "suffix" : "" }, { "dropping-particle" : "", "family" : "Sokolov", "given" : "A.", "non-dropping-particle" : "", "parse-names" : false, "suffix" : "" }, { "dropping-particle" : "", "family" : "Strassmann", "given" : "K. M.", "non-dropping-particle" : "", "parse-names" : false, "suffix" : "" }, { "dropping-particle" : "", "family" : "Weaver", "given" : "A. J.", "non-dropping-particle" : "", "parse-names" : false, "suffix" : "" } ], "container-title" : "Journal of Climate", "id" : "ITEM-1", "issue" : "12", "issued" : { "date-parts" : [ [ "2008", "6" ] ] }, "page" : "2721-2751", "title" : "Long-Term Climate Commitments Projected with Climate\u2013Carbon Cycle Models", "translator" : [ { "dropping-particle" : "", "family" : "H3226", "given" : "", "non-dropping-particle" : "", "parse-names" : false, "suffix" : "" } ], "type" : "article-journal", "volume" : "21" }, "uris" : [ "http://www.mendeley.com/documents/?uuid=cc3cb5f7-cb28-4a29-bffb-e0cfffbc0a3b" ] }, { "id" : "ITEM-2", "itemData" : { "DOI" : "10.1175/JCLI-D-12-00584.1", "ISSN" : "0894-8755", "author" : [ { "dropping-particle" : "", "family" : "Zickfeld", "given" : "Kirsten", "non-dropping-particle" : "", "parse-names" : false, "suffix" : "" }, { "dropping-particle" : "", "family" : "Eby", "given" : "Michael", "non-dropping-particle" : "", "parse-names" : false, "suffix" : "" }, { "dropping-particle" : "", "family" : "Weaver", "given" : "Andrew J.", "non-dropping-particle" : "", "parse-names" : false, "suffix" : "" }, { "dropping-particle" : "", "family" : "Alexander", "given" : "Kaitlin", "non-dropping-particle" : "", "parse-names" : false, "suffix" : "" }, { "dropping-particle" : "", "family" : "Crespin", "given" : "Elisabeth", "non-dropping-particle" : "", "parse-names" : false, "suffix" : "" }, { "dropping-particle" : "", "family" : "Edwards", "given" : "Neil R.", "non-dropping-particle" : "", "parse-names" : false, "suffix" : "" }, { "dropping-particle" : "V.", "family" : "Eliseev", "given" : "Alexey", "non-dropping-particle" : "", "parse-names" : false, "suffix" : "" }, { "dropping-particle" : "", "family" : "Feulner", "given" : "Georg", "non-dropping-particle" : "", "parse-names" : false, "suffix" : "" }, { "dropping-particle" : "", "family" : "Fichefet", "given" : "Thierry", "non-dropping-particle" : "", "parse-names" : false, "suffix" : "" }, { "dropping-particle" : "", "family" : "Forest", "given" : "Chris E.", "non-dropping-particle" : "", "parse-names" : false, "suffix" : "" }, { "dropping-particle" : "", "family" : "Friedlingstein", "given" : "Pierre", "non-dropping-particle" : "", "parse-names" : false, "suffix" : "" }, { "dropping-particle" : "", "family" : "Goosse", "given" : "Hugues", "non-dropping-particle" : "", "parse-names" : false, "suffix" : "" }, { "dropping-particle" : "", "family" : "Holden", "given" : "Philip B.", "non-dropping-particle" : "", "parse-names" : false, "suffix" : "" }, { "dropping-particle" : "", "family" : "Joos", "given" : "Fortunat", "non-dropping-particle" : "", "parse-names" : false, "suffix" : "" }, { "dropping-particle" : "", "family" : "Kawamiya", "given" : "Michio", "non-dropping-particle" : "", "parse-names" : false, "suffix" : "" }, { "dropping-particle" : "", "family" : "Kicklighter", "given" : "David", "non-dropping-particle" : "", "parse-names" : false, "suffix" : "" }, { "dropping-particle" : "", "family" : "Kienert", "given" : "Hendrik", "non-dropping-particle" : "", "parse-names" : false, "suffix" : "" }, { "dropping-particle" : "", "family" : "Matsumoto", "given" : "Katsumi", "non-dropping-particle" : "", "parse-names" : false, "suffix" : "" }, { "dropping-particle" : "", "family" : "Mokhov", "given" : "Igor I.", "non-dropping-particle" : "", "parse-names" : false, "suffix" : "" }, { "dropping-particle" : "", "family" : "Monier", "given" : "Erwan", "non-dropping-particle" : "", "parse-names" : false, "suffix" : "" }, { "dropping-particle" : "", "family" : "Olsen", "given" : "Steffen M.", "non-dropping-particle" : "", "parse-names" : false, "suffix" : "" }, { "dropping-particle" : "", "family" : "Pedersen", "given" : "Jens O. P.", "non-dropping-particle" : "", "parse-names" : false, "suffix" : "" }, { "dropping-particle" : "", "family" : "Perrette", "given" : "Mahe", "non-dropping-particle" : "", "parse-names" : false, "suffix" : "" }, { "dropping-particle" : "", "family" : "Philippon-Berthier", "given" : "Gwena\u00eblle", "non-dropping-particle" : "", "parse-names" : false, "suffix" : "" }, { "dropping-particle" : "", "family" : "Ridgwell", "given" : "Andy", "non-dropping-particle" : "", "parse-names" : false, "suffix" : "" }, { "dropping-particle" : "", "family" : "Schlosser", "given" : "Adam", "non-dropping-particle" : "", "parse-names" : false, "suffix" : "" }, { "dropping-particle" : "", "family" : "Schneider Von Deimling", "given" : "Thomas", "non-dropping-particle" : "", "parse-names" : false, "suffix" : "" }, { "dropping-particle" : "", "family" : "Shaffer", "given" : "Gary", "non-dropping-particle" : "", "parse-names" : false, "suffix" : "" }, { "dropping-particle" : "", "family" : "Sokolov", "given" : "Andrei", "non-dropping-particle" : "", "parse-names" : false, "suffix" : "" }, { "dropping-particle" : "", "family" : "Spahni", "given" : "Renato", "non-dropping-particle" : "", "parse-names" : false, "suffix" : "" }, { "dropping-particle" : "", "family" : "Steinacher", "given" : "Marco", "non-dropping-particle" : "", "parse-names" : false, "suffix" : "" }, { "dropping-particle" : "", "family" : "Tachiiri", "given" : "Kaoru", "non-dropping-particle" : "", "parse-names" : false, "suffix" : "" }, { "dropping-particle" : "", "family" : "Tokos", "given" : "Kathy S.", "non-dropping-particle" : "", "parse-names" : false, "suffix" : "" }, { "dropping-particle" : "", "family" : "Yoshimori", "given" : "Masakazu", "non-dropping-particle" : "", "parse-names" : false, "suffix" : "" }, { "dropping-particle" : "", "family" : "Zeng", "given" : "Ning", "non-dropping-particle" : "", "parse-names" : false, "suffix" : "" }, { "dropping-particle" : "", "family" : "Zhao", "given" : "Fang", "non-dropping-particle" : "", "parse-names" : false, "suffix" : "" } ], "container-title" : "Journal of Climate", "id" : "ITEM-2", "issue" : "16", "issued" : { "date-parts" : [ [ "2013", "8" ] ] }, "page" : "5782-5809", "title" : "Long-Term Climate Change Commitment and Reversibility: An EMIC Intercomparison", "translator" : [ { "dropping-particle" : "", "family" : "H3223", "given" : "", "non-dropping-particle" : "", "parse-names" : false, "suffix" : "" } ], "type" : "article-journal", "volume" : "26" }, "uris" : [ "http://www.mendeley.com/documents/?uuid=85c2238a-0943-4723-9258-e46affe0f713" ] }, { "id" : "ITEM-3", "itemData" : { "DOI" : "10.5194/bg-17-2987-2020", "ISSN" : "1726-4189", "abstract" : "Abstract. The Zero Emissions Commitment (ZEC) is the change in global mean temperature expected to occur following the cessation of net CO2 emissions and as such is a critical parameter for calculating the remaining carbon budget. The Zero Emissions Commitment Model Intercomparison Project (ZECMIP) was established to gain a better understanding of the potential magnitude and sign of ZEC, in addition to the processes that underlie this metric. A total of 18 Earth system models of both full and intermediate complexity participated in ZECMIP. All models conducted an experiment where atmospheric CO2 concentration increases exponentially until 1000 PgC has been emitted. Thereafter emissions are set to zero and models are configured to allow free evolution of atmospheric CO2 concentration. Many models conducted additional second-priority simulations with different cumulative emission totals and an alternative idealized emissions pathway with a gradual transition to zero emissions. The inter-model range of ZEC 50 years after emissions cease for the 1000 PgC experiment is \u22120.36 to 0.29 \u2218C, with a model ensemble mean of \u22120.07 \u2218C, median of \u22120.05 \u2218C, and standard deviation of 0.19 \u2218C. Models exhibit a wide variety of behaviours after emissions cease, with some models continuing to warm for decades to millennia and others cooling substantially. Analysis shows that both the carbon uptake by the ocean and the terrestrial biosphere are important for counteracting the warming effect from the reduction in ocean heat uptake in the decades after emissions cease. This warming effect is difficult to constrain due to high uncertainty in the efficacy of ocean heat uptake. Overall, the most likely value of ZEC on multi-decadal timescales is close to zero, consistent with previous model experiments and simple theory.", "author" : [ { "dropping-particle" : "", "family" : "MacDougall", "given" : "Andrew H.", "non-dropping-particle" : "", "parse-names" : false, "suffix" : "" }, { "dropping-particle" : "", "family" : "Fr\u00f6licher", "given" : "Thomas L.", "non-dropping-particle" : "", "parse-names" : false, "suffix" : "" }, { "dropping-particle" : "", "family" : "Jones", "given" : "Chris D.", "non-dropping-particle" : "", "parse-names" : false, "suffix" : "" }, { "dropping-particle" : "", "family" : "Rogelj", "given" : "Joeri", "non-dropping-particle" : "", "parse-names" : false, "suffix" : "" }, { "dropping-particle" : "", "family" : "Matthews", "given" : "H. Damon", "non-dropping-particle" : "", "parse-names" : false, "suffix" : "" }, { "dropping-particle" : "", "family" : "Zickfeld", "given" : "Kirsten", "non-dropping-particle" : "", "parse-names" : false, "suffix" : "" }, { "dropping-particle" : "", "family" : "Arora", "given" : "Vivek K.", "non-dropping-particle" : "", "parse-names" : false, "suffix" : "" }, { "dropping-particle" : "", "family" : "Barrett", "given" : "Noah J.", "non-dropping-particle" : "", "parse-names" : false, "suffix" : "" }, { "dropping-particle" : "", "family" : "Brovkin", "given" : "Victor", "non-dropping-particle" : "", "parse-names" : false, "suffix" : "" }, { "dropping-particle" : "", "family" : "Burger", "given" : "Friedrich A.", "non-dropping-particle" : "", "parse-names" : false, "suffix" : "" }, { "dropping-particle" : "", "family" : "Eby", "given" : "Micheal", "non-dropping-particle" : "", "parse-names" : false, "suffix" : "" }, { "dropping-particle" : "V.", "family" : "Eliseev", "given" : "Alexey", "non-dropping-particle" : "", "parse-names" : false, "suffix" : "" }, { "dropping-particle" : "", "family" : "Hajima", "given" : "Tomohiro", "non-dropping-particle" : "", "parse-names" : false, "suffix" : "" }, { "dropping-particle" : "", "family" : "Holden", "given" : "Philip B.", "non-dropping-particle" : "", "parse-names" : false, "suffix" : "" }, { "dropping-particle" : "", "family" : "Jeltsch-Th\u00f6mmes", "given" : "Aurich", "non-dropping-particle" : "", "parse-names" : false, "suffix" : "" }, { "dropping-particle" : "", "family" : "Koven", "given" : "Charles", "non-dropping-particle" : "", "parse-names" : false, "suffix" : "" }, { "dropping-particle" : "", "family" : "Mengis", "given" : "Nadine", "non-dropping-particle" : "", "parse-names" : false, "suffix" : "" }, { "dropping-particle" : "", "family" : "Menviel", "given" : "Laurie", "non-dropping-particle" : "", "parse-names" : false, "suffix" : "" }, { "dropping-particle" : "", "family" : "Michou", "given" : "Martine", "non-dropping-particle" : "", "parse-names" : false, "suffix" : "" }, { "dropping-particle" : "", "family" : "Mokhov", "given" : "Igor I.", "non-dropping-particle" : "", "parse-names" : false, "suffix" : "" }, { "dropping-particle" : "", "family" : "Oka", "given" : "Akira",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"Shaffer", "given" : "Gary", "non-dropping-particle" : "", "parse-names" : false, "suffix" : "" }, { "dropping-particle" : "", "family" : "Sokolov", "given" : "Andrei", "non-dropping-particle" : "", "parse-names" : false, "suffix" : "" }, { "dropping-particle" : "", "family" : "Tachiiri", "given" : "Kaoru", "non-dropping-particle" : "", "parse-names" : false, "suffix" : "" }, { "dropping-particle" : "", "family" : "Tjiputra", "given" : "Jerry", "non-dropping-particle" : "", "parse-names" : false, "suffix" : "" }, { "dropping-particle" : "", "family" : "Wiltshire", "given" : "Andrew", "non-dropping-particle" : "", "parse-names" : false, "suffix" : "" }, { "dropping-particle" : "", "family" : "Ziehn", "given" : "Tilo", "non-dropping-particle" : "", "parse-names" : false, "suffix" : "" } ], "container-title" : "Biogeosciences", "id" : "ITEM-3", "issue" : "11", "issued" : { "date-parts" : [ [ "2020", "6", "15" ] ] }, "page" : "2987-3016", "title" : "Is there warming in the pipeline? A multi-model analysis of the Zero Emissions Commitment from CO2", "translator" : [ { "dropping-particle" : "", "family" : "H1846", "given" : "", "non-dropping-particle" : "", "parse-names" : false, "suffix" : "" } ], "type" : "article-journal", "volume" : "17" }, "uris" : [ "http://www.mendeley.com/documents/?uuid=8630e4b7-7444-4615-9304-2ec9dcf1d8c7" ] } ], "mendeley" : { "formattedCitation" : "(Plattner et al., 2008; Zickfeld et al., 2013; MacDougall et al., 2020)", "plainTextFormattedCitation" : "(Plattner et al., 2008; Zickfeld et al., 2013; MacDougall et al., 2020)", "previouslyFormattedCitation" : "(Plattner et al., 2008; Zickfeld et al., 2013; MacDougall et al., 2020)" }, "properties" : { "noteIndex" : 0 }, "schema" : "https://github.com/citation-style-language/schema/raw/master/csl-citation.json" }</w:instrText>
      </w:r>
      <w:r w:rsidRPr="003A0C0D">
        <w:rPr>
          <w:rFonts w:cs="Times New Roman"/>
        </w:rPr>
        <w:fldChar w:fldCharType="separate"/>
      </w:r>
      <w:ins w:id="5730" w:author="Robin Matthews" w:date="2021-05-18T16:07:00Z">
        <w:r w:rsidR="00602365">
          <w:rPr>
            <w:rFonts w:cs="Times New Roman"/>
            <w:noProof/>
            <w:lang w:val="en-GB"/>
          </w:rPr>
          <w:t>(Plattner et al., 2008; Zickfeld et al., 2013; MacDougall et al., 2020)</w:t>
        </w:r>
      </w:ins>
      <w:del w:id="5731" w:author="Robin Matthews" w:date="2021-05-18T16:07:00Z">
        <w:r w:rsidRPr="000128A3" w:rsidDel="00602365">
          <w:rPr>
            <w:rFonts w:cs="Times New Roman"/>
            <w:noProof/>
            <w:lang w:val="en-GB"/>
          </w:rPr>
          <w:delText>(Plattner et al., 2008; Zickfeld et al., 2013; MacDougall et al., 2020)</w:delText>
        </w:r>
      </w:del>
      <w:r w:rsidRPr="003A0C0D">
        <w:rPr>
          <w:rFonts w:cs="Times New Roman"/>
        </w:rPr>
        <w:fldChar w:fldCharType="end"/>
      </w:r>
      <w:r w:rsidRPr="000128A3">
        <w:rPr>
          <w:rFonts w:cs="Times New Roman"/>
          <w:lang w:val="en-GB"/>
        </w:rPr>
        <w:t>. Given the heterogeneity of the EMIC community, mode</w:t>
      </w:r>
      <w:ins w:id="5732" w:author="Ian Blenkinsop" w:date="2021-07-08T14:01:00Z">
        <w:r w:rsidR="007A61E3">
          <w:rPr>
            <w:rFonts w:cs="Times New Roman"/>
            <w:lang w:val="en-GB"/>
          </w:rPr>
          <w:t>l</w:t>
        </w:r>
      </w:ins>
      <w:r w:rsidRPr="000128A3">
        <w:rPr>
          <w:rFonts w:cs="Times New Roman"/>
          <w:lang w:val="en-GB"/>
        </w:rPr>
        <w:t xml:space="preserve">lers tend to focus on specific research questions and develop individual models accordingly. As for any type of models assessed in this </w:t>
      </w:r>
      <w:del w:id="5733" w:author="Ian Blenkinsop" w:date="2021-07-08T14:01:00Z">
        <w:r w:rsidRPr="000128A3" w:rsidDel="007A61E3">
          <w:rPr>
            <w:rFonts w:cs="Times New Roman"/>
            <w:lang w:val="en-GB"/>
          </w:rPr>
          <w:delText>report</w:delText>
        </w:r>
      </w:del>
      <w:ins w:id="5734" w:author="Ian Blenkinsop" w:date="2021-07-08T14:01:00Z">
        <w:r w:rsidR="007A61E3">
          <w:rPr>
            <w:rFonts w:cs="Times New Roman"/>
            <w:lang w:val="en-GB"/>
          </w:rPr>
          <w:t>R</w:t>
        </w:r>
        <w:r w:rsidR="007A61E3" w:rsidRPr="000128A3">
          <w:rPr>
            <w:rFonts w:cs="Times New Roman"/>
            <w:lang w:val="en-GB"/>
          </w:rPr>
          <w:t>eport</w:t>
        </w:r>
      </w:ins>
      <w:r w:rsidRPr="000128A3">
        <w:rPr>
          <w:rFonts w:cs="Times New Roman"/>
          <w:lang w:val="en-GB"/>
        </w:rPr>
        <w:t>, the set of EMICs undergoes thorough evaluation and fit-for-purpose testing before being applied to address specific climate aspects.</w:t>
      </w:r>
    </w:p>
    <w:p w14:paraId="72633C72" w14:textId="77777777" w:rsidR="006409E5" w:rsidRPr="000128A3" w:rsidRDefault="006409E5" w:rsidP="006409E5">
      <w:pPr>
        <w:pStyle w:val="AR6BodyText"/>
        <w:rPr>
          <w:lang w:val="en-GB"/>
        </w:rPr>
      </w:pPr>
    </w:p>
    <w:p w14:paraId="6412C6B7" w14:textId="4C2C4729" w:rsidR="006409E5" w:rsidRPr="000128A3" w:rsidRDefault="006409E5" w:rsidP="006409E5">
      <w:pPr>
        <w:pStyle w:val="AR6BodyText"/>
        <w:rPr>
          <w:lang w:val="en-GB"/>
        </w:rPr>
      </w:pPr>
      <w:r w:rsidRPr="000128A3">
        <w:rPr>
          <w:rFonts w:cs="Times New Roman"/>
          <w:lang w:val="en-GB"/>
        </w:rPr>
        <w:t>EMICs have been used extensively in past IPCC reports, providing long-term integrations on paleoclimate and future timescales, including stabilization pathways and a range of commitment scenarios, with perturbed physics ensembles and sensitivity studies, or with simulations targeting the uncertainty in global climate</w:t>
      </w:r>
      <w:commentRangeStart w:id="5735"/>
      <w:r w:rsidRPr="000128A3">
        <w:rPr>
          <w:rFonts w:cs="Times New Roman"/>
          <w:lang w:val="en-GB"/>
        </w:rPr>
        <w:t>-</w:t>
      </w:r>
      <w:commentRangeEnd w:id="5735"/>
      <w:r w:rsidR="007A61E3">
        <w:rPr>
          <w:rStyle w:val="CommentReference"/>
        </w:rPr>
        <w:commentReference w:id="5735"/>
      </w:r>
      <w:r w:rsidRPr="000128A3">
        <w:rPr>
          <w:rFonts w:cs="Times New Roman"/>
          <w:lang w:val="en-GB"/>
        </w:rPr>
        <w:t xml:space="preserve">carbon cycle systems (e.g., </w:t>
      </w:r>
      <w:r w:rsidRPr="003A0C0D">
        <w:rPr>
          <w:rFonts w:cs="Times New Roman"/>
        </w:rPr>
        <w:fldChar w:fldCharType="begin" w:fldLock="1"/>
      </w:r>
      <w:r w:rsidR="006B53FC">
        <w:rPr>
          <w:rFonts w:cs="Times New Roman"/>
          <w:lang w:val="en-GB"/>
        </w:rPr>
        <w:instrText>ADDIN CSL_CITATION { "citationItems" : [ { "id" : "ITEM-1", "itemData" : { "DOI" : "https://www.ipcc.ch/report/ar4/wg1", "ISBN" : "9780521880091", "author" : [ { "dropping-particle" : "", "family" : "Meehl", "given" : "G. A.", "non-dropping-particle" : "", "parse-names" : false, "suffix" : "" }, { "dropping-particle" : "", "family" : "Stocker", "given" : "T. F.", "non-dropping-particle" : "", "parse-names" : false, "suffix" : "" }, { "dropping-particle" : "", "family" : "Collins", "given" : "W. D.", "non-dropping-particle" : "", "parse-names" : false, "suffix" : "" }, { "dropping-particle" : "", "family" : "Friedlingstein", "given" : "P.", "non-dropping-particle" : "", "parse-names" : false, "suffix" : "" }, { "dropping-particle" : "", "family" : "Gaye", "given" : "A. T.", "non-dropping-particle" : "", "parse-names" : false, "suffix" : "" }, { "dropping-particle" : "", "family" : "Gregory", "given" : "J. M.", "non-dropping-particle" : "", "parse-names" : false, "suffix" : "" }, { "dropping-particle" : "", "family" : "Kitoh", "given" : "A.", "non-dropping-particle" : "", "parse-names" : false, "suffix" : "" }, { "dropping-particle" : "", "family" : "Knutti", "given" : "R.", "non-dropping-particle" : "", "parse-names" : false, "suffix" : "" }, { "dropping-particle" : "", "family" : "Murphy", "given" : "J. M.", "non-dropping-particle" : "", "parse-names" : false, "suffix" : "" }, { "dropping-particle" : "", "family" : "Noda", "given" : "A.", "non-dropping-particle" : "", "parse-names" : false, "suffix" : "" }, { "dropping-particle" : "", "family" : "Raper", "given" : "S. C. B.", "non-dropping-particle" : "", "parse-names" : false, "suffix" : "" }, { "dropping-particle" : "", "family" : "Watterson", "given" : "I. G.", "non-dropping-particle" : "", "parse-names" : false, "suffix" : "" }, { "dropping-particle" : "", "family" : "Weaver", "given" : "A. J.", "non-dropping-particle" : "", "parse-names" : false, "suffix" : "" }, { "dropping-particle" : "", "family" : "Zhao", "given" : "Z.-C.",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"page" : "747-846", "publisher" : "Cambridge University Press", "publisher-place" : "Cambridge, United Kingdom and New York, NY, USA", "title" : "Global Climate Projections", "translator" : [ { "dropping-particle" : "", "family" : "H3221", "given" : "Rt13", "non-dropping-particle" : "", "parse-names" : false, "suffix" : "" } ], "type" : "chapter" }, "uris" : [ "http://www.mendeley.com/documents/?uuid=22223c54-b8eb-4679-8007-46c1146eaf76" ] }, { "id" : "ITEM-2", "itemData" : { "DOI" : "10.1017/CBO9781107415324.024", "ISBN" : "9781107661820", "author" : [ { "dropping-particle" : "", "family" : "Collins", "given" : "M", "non-dropping-particle" : "", "parse-names" : false, "suffix" : "" }, { "dropping-particle" : "", "family" : "Knutti", "given" : "R", "non-dropping-particle" : "", "parse-names" : false, "suffix" : "" }, { "dropping-particle" : "", "family" : "Arblaster", "given" : "J", "non-dropping-particle" : "", "parse-names" : false, "suffix" : "" }, { "dropping-particle" : "", "family" : "Dufresne", "given" : "J.-L.", "non-dropping-particle" : "", "parse-names" : false, "suffix" : "" }, { "dropping-particle" : "", "family" : "Fichefet", "given" : "T", "non-dropping-particle" : "", "parse-names" : false, "suffix" : "" }, { "dropping-particle" : "", "family" : "Friedlingstein", "given" : "P", "non-dropping-particle" : "", "parse-names" : false, "suffix" : "" }, { "dropping-particle" : "", "family" : "Gao", "given" : "X", "non-dropping-particle" : "", "parse-names" : false, "suffix" : "" }, { "dropping-particle" : "", "family" : "Gutowski", "given" : "W J", "non-dropping-particle" : "", "parse-names" : false, "suffix" : "" }, { "dropping-particle" : "", "family" : "Johns", "given" : "T", "non-dropping-particle" : "", "parse-names" : false, "suffix" : "" }, { "dropping-particle" : "", "family" : "Krinner", "given" : "G", "non-dropping-particle" : "", "parse-names" : false, "suffix" : "" }, { "dropping-particle" : "", "family" : "Shongwe", "given" : "M", "non-dropping-particle" : "", "parse-names" : false, "suffix" : "" }, { "dropping-particle" : "", "family" : "Tebaldi", "given" : "C", "non-dropping-particle" : "", "parse-names" : false, "suffix" : "" }, { "dropping-particle" : "", "family" : "Weaver", "given" : "A J", "non-dropping-particle" : "", "parse-names" : false, "suffix" : "" }, { "dropping-particle" : "", "family" : "Wehner", "given" : "M",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"ITEM-2", "issued" : { "date-parts" : [ [ "2013" ] ] }, "page" : "1029-1136", "publisher" : "Cambridge University Press", "publisher-place" : "Cambridge, United Kingdom and New York, NY, USA", "title" : "Long-term Climate Change: Projections, Commitments and Irreversibility", "translator" : [ { "dropping-particle" : "", "family" : "H3196", "given" : "Rt13", "non-dropping-particle" : "", "parse-names" : false, "suffix" : "" } ], "type" : "chapter" }, "uris" : [ "http://www.mendeley.com/documents/?uuid=0870fe69-2bce-44a5-bf76-3c9eb37f4f0c" ] } ], "mendeley" : { "formattedCitation" : "(Meehl et al., 2007b; Collins et al., 2013)", "manualFormatting" : "Meehl et al., 2007b; Collins et al., 2013)", "plainTextFormattedCitation" : "(Meehl et al., 2007b; Collins et al., 2013)", "previouslyFormattedCitation" : "(Meehl et al., 2007b; Collins et al., 2013)" }, "properties" : { "noteIndex" : 0 }, "schema" : "https://github.com/citation-style-language/schema/raw/master/csl-citation.json" }</w:instrText>
      </w:r>
      <w:r w:rsidRPr="003A0C0D">
        <w:rPr>
          <w:rFonts w:cs="Times New Roman"/>
        </w:rPr>
        <w:fldChar w:fldCharType="separate"/>
      </w:r>
      <w:ins w:id="5736" w:author="Robin Matthews" w:date="2021-05-18T16:07:00Z">
        <w:r w:rsidR="00602365">
          <w:rPr>
            <w:rFonts w:cs="Times New Roman"/>
            <w:noProof/>
            <w:lang w:val="en-GB"/>
          </w:rPr>
          <w:t>Meehl et al., 2007</w:t>
        </w:r>
      </w:ins>
      <w:ins w:id="5737" w:author="Robin Matthews" w:date="2021-05-18T18:09:00Z">
        <w:r w:rsidR="00503356">
          <w:rPr>
            <w:rFonts w:cs="Times New Roman"/>
            <w:noProof/>
            <w:lang w:val="en-GB"/>
          </w:rPr>
          <w:t>b</w:t>
        </w:r>
      </w:ins>
      <w:ins w:id="5738" w:author="Robin Matthews" w:date="2021-05-18T16:07:00Z">
        <w:r w:rsidR="00602365">
          <w:rPr>
            <w:rFonts w:cs="Times New Roman"/>
            <w:noProof/>
            <w:lang w:val="en-GB"/>
          </w:rPr>
          <w:t>; Collins et al., 2013)</w:t>
        </w:r>
      </w:ins>
      <w:del w:id="5739" w:author="Robin Matthews" w:date="2021-05-18T16:07:00Z">
        <w:r w:rsidRPr="000128A3" w:rsidDel="00602365">
          <w:rPr>
            <w:rFonts w:cs="Times New Roman"/>
            <w:noProof/>
            <w:lang w:val="en-GB"/>
          </w:rPr>
          <w:delText>Meehl et al., 2007; Collins et al., 2013)</w:delText>
        </w:r>
      </w:del>
      <w:r w:rsidRPr="003A0C0D">
        <w:rPr>
          <w:rFonts w:cs="Times New Roman"/>
        </w:rPr>
        <w:fldChar w:fldCharType="end"/>
      </w:r>
      <w:r w:rsidRPr="000128A3">
        <w:rPr>
          <w:rFonts w:cs="Times New Roman"/>
          <w:lang w:val="en-GB"/>
        </w:rPr>
        <w:t xml:space="preserve">. More recently, a number of studies have pointed to the possibility of systematically different climate responses to external forcings in EMICs and complex ESMs </w:t>
      </w:r>
      <w:r w:rsidRPr="003A0C0D">
        <w:rPr>
          <w:rFonts w:cs="Times New Roman"/>
        </w:rPr>
        <w:fldChar w:fldCharType="begin" w:fldLock="1"/>
      </w:r>
      <w:r w:rsidR="00E81B0B">
        <w:rPr>
          <w:rFonts w:cs="Times New Roman"/>
          <w:lang w:val="en-GB"/>
        </w:rPr>
        <w:instrText>ADDIN CSL_CITATION { "citationItems" : [ { "id" : "ITEM-1", "itemData" : { "DOI" : "10.1088/1748-9326/10/7/075002", "author" : [ { "dropping-particle" : "", "family" : "Fr\u00f6licher", "given" : "Thomas L", "non-dropping-particle" : "", "parse-names" : false, "suffix" : "" }, { "dropping-particle" : "", "family" : "Paynter", "given" : "David J", "non-dropping-particle" : "", "parse-names" : false, "suffix" : "" } ], "container-title" : "Environmental Research Letters", "id" : "ITEM-1", "issue" : "7", "issued" : { "date-parts" : [ [ "2015", "7", "1" ] ] }, "page" : "075002", "title" : "Extending the relationship between global warming and cumulative carbon emissions to multi-millennial timescales", "translator" : [ { "dropping-particle" : "", "family" : "H3229", "given" : "", "non-dropping-particle" : "", "parse-names" : false, "suffix" : "" } ], "type" : "article-journal", "volume" : "10" }, "uris" : [ "http://www.mendeley.com/documents/?uuid=8b1c119c-dd16-325e-8a73-e688bf212e22" ] }, { "id" : "ITEM-2", "itemData" : { "DOI" : "10.1002/2017GL075457", "ISSN" : "00948276", "author" : [ { "dropping-particle" : "", "family" : "Pfister", "given" : "Patrik L.", "non-dropping-particle" : "", "parse-names" : false, "suffix" : "" }, { "dropping-particle" : "", "family" : "Stocker", "given" : "Thomas F.", "non-dropping-particle" : "", "parse-names" : false, "suffix" : "" } ], "container-title" : "Geophysical Research Letters", "id" : "ITEM-2", "issue" : "20", "issued" : { "date-parts" : [ [ "2017", "10", "28" ] ] }, "page" : "10,643-10,653", "title" : "State-Dependence of the Climate Sensitivity in Earth System Models of Intermediate Complexity", "translator" : [ { "dropping-particle" : "", "family" : "H3224", "given" : "", "non-dropping-particle" : "", "parse-names" : false, "suffix" : "" } ], "type" : "article-journal", "volume" : "44" }, "uris" : [ "http://www.mendeley.com/documents/?uuid=7708a41c-286b-48e0-b1a7-53ca03d42ad4" ] }, { "id" : "ITEM-3", "itemData" : { "DOI" : "10.1088/1748-9326/aaebae", "ISSN" : "1748-9326", "author" : [ { "dropping-particle" : "", "family" : "Pfister", "given" : "Patrik L", "non-dropping-particle" : "", "parse-names" : false, "suffix" : "" }, { "dropping-particle" : "", "family" : "Stocker", "given" : "Thomas F", "non-dropping-particle" : "", "parse-names" : false, "suffix" : "" } ], "container-title" : "Environmental Research Letters", "id" : "ITEM-3", "issue" : "12", "issued" : { "date-parts" : [ [ "2018", "12", "17" ] ] }, "page" : "124024", "title" : "The realized warming fraction: a multi-model sensitivity study", "translator" : [ { "dropping-particle" : "", "family" : "H3225", "given" : "", "non-dropping-particle" : "", "parse-names" : false, "suffix" : "" } ], "type" : "article-journal", "volume" : "13" }, "uris" : [ "http://www.mendeley.com/documents/?uuid=c79734a9-12d5-461c-92c9-51779293ec42" ] } ], "mendeley" : { "formattedCitation" : "(Fr\u00f6licher and Paynter, 2015; Pfister and Stocker, 2017, 2018)", "manualFormatting" : "(Fr\u00f6licher and Paynter, 2015; Pfister and Stocker, 2017, 2018)", "plainTextFormattedCitation" : "(Fr\u00f6licher and Paynter, 2015; Pfister and Stocker, 2017, 2018)", "previouslyFormattedCitation" : "(Fr\u00f6licher and Paynter, 2015; Pfister and Stocker, 2017, 2018)" }, "properties" : { "noteIndex" : 0 }, "schema" : "https://github.com/citation-style-language/schema/raw/master/csl-citation.json" }</w:instrText>
      </w:r>
      <w:r w:rsidRPr="003A0C0D">
        <w:rPr>
          <w:rFonts w:cs="Times New Roman"/>
        </w:rPr>
        <w:fldChar w:fldCharType="separate"/>
      </w:r>
      <w:ins w:id="5740" w:author="Robin Matthews" w:date="2021-05-18T16:07:00Z">
        <w:r w:rsidR="00602365">
          <w:rPr>
            <w:rFonts w:cs="Times New Roman"/>
            <w:noProof/>
            <w:lang w:val="en-GB"/>
          </w:rPr>
          <w:t>(Frölicher and Paynter, 2015; Pfister and Stocker, 2017, 2018)</w:t>
        </w:r>
      </w:ins>
      <w:del w:id="5741" w:author="Robin Matthews" w:date="2021-05-18T16:07:00Z">
        <w:r w:rsidRPr="000128A3" w:rsidDel="00602365">
          <w:rPr>
            <w:rFonts w:cs="Times New Roman"/>
            <w:noProof/>
            <w:lang w:val="en-GB"/>
          </w:rPr>
          <w:delText>(Frölicher and Paynter, 2015; Pfister and Stocker, 2017, 2018)</w:delText>
        </w:r>
      </w:del>
      <w:r w:rsidRPr="003A0C0D">
        <w:rPr>
          <w:rFonts w:cs="Times New Roman"/>
        </w:rPr>
        <w:fldChar w:fldCharType="end"/>
      </w:r>
      <w:r w:rsidRPr="000128A3">
        <w:rPr>
          <w:rFonts w:cs="Times New Roman"/>
          <w:lang w:val="en-GB"/>
        </w:rPr>
        <w:t xml:space="preserve"> that need to be considered in the context of this report. For example, </w:t>
      </w:r>
      <w:r w:rsidRPr="003A0C0D">
        <w:rPr>
          <w:rFonts w:cs="Times New Roman"/>
        </w:rPr>
        <w:fldChar w:fldCharType="begin" w:fldLock="1"/>
      </w:r>
      <w:r w:rsidR="00E81B0B">
        <w:rPr>
          <w:rFonts w:cs="Times New Roman"/>
          <w:lang w:val="en-GB"/>
        </w:rPr>
        <w:instrText>ADDIN CSL_CITATION { "citationItems" : [ { "id" : "ITEM-1", "itemData" : { "DOI" : "10.1088/1748-9326/10/7/075002", "author" : [ { "dropping-particle" : "", "family" : "Fr\u00f6licher", "given" : "Thomas L", "non-dropping-particle" : "", "parse-names" : false, "suffix" : "" }, { "dropping-particle" : "", "family" : "Paynter", "given" : "David J", "non-dropping-particle" : "", "parse-names" : false, "suffix" : "" } ], "container-title" : "Environmental Research Letters", "id" : "ITEM-1", "issue" : "7", "issued" : { "date-parts" : [ [ "2015", "7", "1" ] ] }, "page" : "075002", "title" : "Extending the relationship between global warming and cumulative carbon emissions to multi-millennial timescales", "translator" : [ { "dropping-particle" : "", "family" : "H3229", "given" : "", "non-dropping-particle" : "", "parse-names" : false, "suffix" : "" } ], "type" : "article-journal", "volume" : "10" }, "uris" : [ "http://www.mendeley.com/documents/?uuid=8b1c119c-dd16-325e-8a73-e688bf212e22" ] } ], "mendeley" : { "formattedCitation" : "(Fr\u00f6licher and Paynter, 2015)", "manualFormatting" : "Fr\u00f6licher and Paynter (2015)", "plainTextFormattedCitation" : "(Fr\u00f6licher and Paynter, 2015)", "previouslyFormattedCitation" : "(Fr\u00f6licher and Paynter, 2015)" }, "properties" : { "noteIndex" : 0 }, "schema" : "https://github.com/citation-style-language/schema/raw/master/csl-citation.json" }</w:instrText>
      </w:r>
      <w:r w:rsidRPr="003A0C0D">
        <w:rPr>
          <w:rFonts w:cs="Times New Roman"/>
        </w:rPr>
        <w:fldChar w:fldCharType="separate"/>
      </w:r>
      <w:ins w:id="5742" w:author="Robin Matthews" w:date="2021-05-18T16:07:00Z">
        <w:r w:rsidR="00602365">
          <w:rPr>
            <w:rFonts w:cs="Times New Roman"/>
            <w:noProof/>
            <w:lang w:val="en-GB"/>
          </w:rPr>
          <w:t>Frölicher and Paynter (2015)</w:t>
        </w:r>
      </w:ins>
      <w:del w:id="5743" w:author="Robin Matthews" w:date="2021-05-18T16:07:00Z">
        <w:r w:rsidRPr="000128A3" w:rsidDel="00602365">
          <w:rPr>
            <w:rFonts w:cs="Times New Roman"/>
            <w:noProof/>
            <w:lang w:val="en-GB"/>
          </w:rPr>
          <w:delText>Frölicher and Paynter (2015)</w:delText>
        </w:r>
      </w:del>
      <w:r w:rsidRPr="003A0C0D">
        <w:rPr>
          <w:rFonts w:cs="Times New Roman"/>
        </w:rPr>
        <w:fldChar w:fldCharType="end"/>
      </w:r>
      <w:r w:rsidRPr="000128A3">
        <w:rPr>
          <w:rFonts w:cs="Times New Roman"/>
          <w:lang w:val="en-GB"/>
        </w:rPr>
        <w:t xml:space="preserve"> showed that EMIC</w:t>
      </w:r>
      <w:r w:rsidRPr="000128A3">
        <w:rPr>
          <w:lang w:val="en-GB"/>
        </w:rPr>
        <w:t>s</w:t>
      </w:r>
      <w:r w:rsidRPr="000128A3">
        <w:rPr>
          <w:rFonts w:cs="Times New Roman"/>
          <w:lang w:val="en-GB"/>
        </w:rPr>
        <w:t xml:space="preserve"> have a higher simulated realized warming fraction (i.e., the TCR/ECS ratio) than CMIP5 ESMs and speculated that this may bias the temperature response to zero carbon emissions. But, in a recent comprehensive multi-model analysis of the zero CO</w:t>
      </w:r>
      <w:r w:rsidRPr="000128A3">
        <w:rPr>
          <w:rFonts w:cs="Times New Roman"/>
          <w:vertAlign w:val="subscript"/>
          <w:lang w:val="en-GB"/>
        </w:rPr>
        <w:t>2</w:t>
      </w:r>
      <w:r w:rsidRPr="000128A3">
        <w:rPr>
          <w:rFonts w:cs="Times New Roman"/>
          <w:lang w:val="en-GB"/>
        </w:rPr>
        <w:t xml:space="preserve"> emissions commitment, </w:t>
      </w:r>
      <w:r w:rsidRPr="003A0C0D">
        <w:rPr>
          <w:rFonts w:cs="Times New Roman"/>
        </w:rPr>
        <w:fldChar w:fldCharType="begin" w:fldLock="1"/>
      </w:r>
      <w:r w:rsidR="00E14AAC">
        <w:rPr>
          <w:rFonts w:cs="Times New Roman"/>
          <w:lang w:val="en-GB"/>
        </w:rPr>
        <w:instrText>ADDIN CSL_CITATION { "citationItems" : [ { "id" : "ITEM-1", "itemData" : { "DOI" : "10.5194/bg-17-2987-2020", "ISSN" : "1726-4189", "abstract" : "Abstract. The Zero Emissions Commitment (ZEC) is the change in global mean temperature expected to occur following the cessation of net CO2 emissions and as such is a critical parameter for calculating the remaining carbon budget. The Zero Emissions Commitment Model Intercomparison Project (ZECMIP) was established to gain a better understanding of the potential magnitude and sign of ZEC, in addition to the processes that underlie this metric. A total of 18 Earth system models of both full and intermediate complexity participated in ZECMIP. All models conducted an experiment where atmospheric CO2 concentration increases exponentially until 1000 PgC has been emitted. Thereafter emissions are set to zero and models are configured to allow free evolution of atmospheric CO2 concentration. Many models conducted additional second-priority simulations with different cumulative emission totals and an alternative idealized emissions pathway with a gradual transition to zero emissions. The inter-model range of ZEC 50 years after emissions cease for the 1000 PgC experiment is \u22120.36 to 0.29 \u2218C, with a model ensemble mean of \u22120.07 \u2218C, median of \u22120.05 \u2218C, and standard deviation of 0.19 \u2218C. Models exhibit a wide variety of behaviours after emissions cease, with some models continuing to warm for decades to millennia and others cooling substantially. Analysis shows that both the carbon uptake by the ocean and the terrestrial biosphere are important for counteracting the warming effect from the reduction in ocean heat uptake in the decades after emissions cease. This warming effect is difficult to constrain due to high uncertainty in the efficacy of ocean heat uptake. Overall, the most likely value of ZEC on multi-decadal timescales is close to zero, consistent with previous model experiments and simple theory.", "author" : [ { "dropping-particle" : "", "family" : "MacDougall", "given" : "Andrew H.", "non-dropping-particle" : "", "parse-names" : false, "suffix" : "" }, { "dropping-particle" : "", "family" : "Fr\u00f6licher", "given" : "Thomas L.", "non-dropping-particle" : "", "parse-names" : false, "suffix" : "" }, { "dropping-particle" : "", "family" : "Jones", "given" : "Chris D.", "non-dropping-particle" : "", "parse-names" : false, "suffix" : "" }, { "dropping-particle" : "", "family" : "Rogelj", "given" : "Joeri", "non-dropping-particle" : "", "parse-names" : false, "suffix" : "" }, { "dropping-particle" : "", "family" : "Matthews", "given" : "H. Damon", "non-dropping-particle" : "", "parse-names" : false, "suffix" : "" }, { "dropping-particle" : "", "family" : "Zickfeld", "given" : "Kirsten", "non-dropping-particle" : "", "parse-names" : false, "suffix" : "" }, { "dropping-particle" : "", "family" : "Arora", "given" : "Vivek K.", "non-dropping-particle" : "", "parse-names" : false, "suffix" : "" }, { "dropping-particle" : "", "family" : "Barrett", "given" : "Noah J.", "non-dropping-particle" : "", "parse-names" : false, "suffix" : "" }, { "dropping-particle" : "", "family" : "Brovkin", "given" : "Victor", "non-dropping-particle" : "", "parse-names" : false, "suffix" : "" }, { "dropping-particle" : "", "family" : "Burger", "given" : "Friedrich A.", "non-dropping-particle" : "", "parse-names" : false, "suffix" : "" }, { "dropping-particle" : "", "family" : "Eby", "given" : "Micheal", "non-dropping-particle" : "", "parse-names" : false, "suffix" : "" }, { "dropping-particle" : "V.", "family" : "Eliseev", "given" : "Alexey", "non-dropping-particle" : "", "parse-names" : false, "suffix" : "" }, { "dropping-particle" : "", "family" : "Hajima", "given" : "Tomohiro", "non-dropping-particle" : "", "parse-names" : false, "suffix" : "" }, { "dropping-particle" : "", "family" : "Holden", "given" : "Philip B.", "non-dropping-particle" : "", "parse-names" : false, "suffix" : "" }, { "dropping-particle" : "", "family" : "Jeltsch-Th\u00f6mmes", "given" : "Aurich", "non-dropping-particle" : "", "parse-names" : false, "suffix" : "" }, { "dropping-particle" : "", "family" : "Koven", "given" : "Charles", "non-dropping-particle" : "", "parse-names" : false, "suffix" : "" }, { "dropping-particle" : "", "family" : "Mengis", "given" : "Nadine", "non-dropping-particle" : "", "parse-names" : false, "suffix" : "" }, { "dropping-particle" : "", "family" : "Menviel", "given" : "Laurie", "non-dropping-particle" : "", "parse-names" : false, "suffix" : "" }, { "dropping-particle" : "", "family" : "Michou", "given" : "Martine", "non-dropping-particle" : "", "parse-names" : false, "suffix" : "" }, { "dropping-particle" : "", "family" : "Mokhov", "given" : "Igor I.", "non-dropping-particle" : "", "parse-names" : false, "suffix" : "" }, { "dropping-particle" : "", "family" : "Oka", "given" : "Akira", "non-dropping-particle" : "", "parse-names" : false, "suffix" : "" }, { "dropping-particle" : "", "family" : "Schwinger", "given" : "J\u00f6rg", "non-dropping-particle" : "", "parse-names" : false, "suffix" : "" }, { "dropping-particle" : "", "family" : "S\u00e9f\u00e9rian", "given" : "Roland", "non-dropping-particle" : "", "parse-names" : false, "suffix" : "" }, { "dropping-particle" : "", "family" : "Shaffer", "given" : "Gary", "non-dropping-particle" : "", "parse-names" : false, "suffix" : "" }, { "dropping-particle" : "", "family" : "Sokolov", "given" : "Andrei", "non-dropping-particle" : "", "parse-names" : false, "suffix" : "" }, { "dropping-particle" : "", "family" : "Tachiiri", "given" : "Kaoru", "non-dropping-particle" : "", "parse-names" : false, "suffix" : "" }, { "dropping-particle" : "", "family" : "Tjiputra", "given" : "Jerry", "non-dropping-particle" : "", "parse-names" : false, "suffix" : "" }, { "dropping-particle" : "", "family" : "Wiltshire", "given" : "Andrew", "non-dropping-particle" : "", "parse-names" : false, "suffix" : "" }, { "dropping-particle" : "", "family" : "Ziehn", "given" : "Tilo", "non-dropping-particle" : "", "parse-names" : false, "suffix" : "" } ], "container-title" : "Biogeosciences", "id" : "ITEM-1", "issue" : "11", "issued" : { "date-parts" : [ [ "2020", "6", "15" ] ] }, "page" : "2987-3016", "title" : "Is there warming in the pipeline? A multi-model analysis of the Zero Emissions Commitment from CO2", "translator" : [ { "dropping-particle" : "", "family" : "H1846", "given" : "", "non-dropping-particle" : "", "parse-names" : false, "suffix" : "" } ], "type" : "article-journal", "volume" : "17" }, "uris" : [ "http://www.mendeley.com/documents/?uuid=8630e4b7-7444-4615-9304-2ec9dcf1d8c7" ] } ], "mendeley" : { "formattedCitation" : "(MacDougall et al., 2020)", "manualFormatting" : "MacDougall et al. (2020)", "plainTextFormattedCitation" : "(MacDougall et al., 2020)", "previouslyFormattedCitation" : "(MacDougall et al., 2020)" }, "properties" : { "noteIndex" : 0 }, "schema" : "https://github.com/citation-style-language/schema/raw/master/csl-citation.json" }</w:instrText>
      </w:r>
      <w:r w:rsidRPr="003A0C0D">
        <w:rPr>
          <w:rFonts w:cs="Times New Roman"/>
        </w:rPr>
        <w:fldChar w:fldCharType="separate"/>
      </w:r>
      <w:ins w:id="5744" w:author="Robin Matthews" w:date="2021-05-18T16:07:00Z">
        <w:r w:rsidR="00602365">
          <w:rPr>
            <w:rFonts w:cs="Times New Roman"/>
            <w:noProof/>
            <w:lang w:val="en-GB"/>
          </w:rPr>
          <w:t>MacDougall et al. (2020)</w:t>
        </w:r>
      </w:ins>
      <w:del w:id="5745" w:author="Robin Matthews" w:date="2021-05-18T16:07:00Z">
        <w:r w:rsidRPr="000128A3" w:rsidDel="00602365">
          <w:rPr>
            <w:rFonts w:cs="Times New Roman"/>
            <w:noProof/>
            <w:lang w:val="en-GB"/>
          </w:rPr>
          <w:delText>MacDougall et al. (2020)</w:delText>
        </w:r>
      </w:del>
      <w:r w:rsidRPr="003A0C0D">
        <w:rPr>
          <w:rFonts w:cs="Times New Roman"/>
        </w:rPr>
        <w:fldChar w:fldCharType="end"/>
      </w:r>
      <w:r w:rsidRPr="000128A3">
        <w:rPr>
          <w:rFonts w:cs="Times New Roman"/>
          <w:lang w:val="en-GB"/>
        </w:rPr>
        <w:t xml:space="preserve"> did not find any </w:t>
      </w:r>
      <w:r w:rsidRPr="000128A3">
        <w:rPr>
          <w:lang w:val="en-GB"/>
        </w:rPr>
        <w:t xml:space="preserve">significant differences </w:t>
      </w:r>
      <w:ins w:id="5746" w:author="Ian Blenkinsop" w:date="2021-07-08T14:03:00Z">
        <w:r w:rsidR="00CD42CA" w:rsidRPr="000128A3">
          <w:rPr>
            <w:lang w:val="en-GB"/>
          </w:rPr>
          <w:t xml:space="preserve">between EMICs and ESMs </w:t>
        </w:r>
      </w:ins>
      <w:r w:rsidRPr="000128A3">
        <w:rPr>
          <w:lang w:val="en-GB"/>
        </w:rPr>
        <w:t>in committed temperatures 90 years after halting emissions</w:t>
      </w:r>
      <w:del w:id="5747" w:author="Ian Blenkinsop" w:date="2021-07-08T14:03:00Z">
        <w:r w:rsidRPr="000128A3" w:rsidDel="00CD42CA">
          <w:rPr>
            <w:lang w:val="en-GB"/>
          </w:rPr>
          <w:delText xml:space="preserve"> between EMICs and ESMs</w:delText>
        </w:r>
      </w:del>
      <w:r w:rsidRPr="000128A3">
        <w:rPr>
          <w:lang w:val="en-GB"/>
        </w:rPr>
        <w:t>. While some EMICs contribute to parts of the CMIP6-endorsed MIPs, a coordinated EMICs mode</w:t>
      </w:r>
      <w:ins w:id="5748" w:author="Ian Blenkinsop" w:date="2021-07-08T14:03:00Z">
        <w:r w:rsidR="00CD42CA">
          <w:rPr>
            <w:lang w:val="en-GB"/>
          </w:rPr>
          <w:t>l</w:t>
        </w:r>
      </w:ins>
      <w:r w:rsidRPr="000128A3">
        <w:rPr>
          <w:lang w:val="en-GB"/>
        </w:rPr>
        <w:t xml:space="preserve">ling effort similar to </w:t>
      </w:r>
      <w:del w:id="5749" w:author="Ian Blenkinsop" w:date="2021-07-08T14:04:00Z">
        <w:r w:rsidRPr="000128A3" w:rsidDel="00CD42CA">
          <w:rPr>
            <w:lang w:val="en-GB"/>
          </w:rPr>
          <w:delText xml:space="preserve">the ones </w:delText>
        </w:r>
      </w:del>
      <w:ins w:id="5750" w:author="Ian Blenkinsop" w:date="2021-07-08T14:04:00Z">
        <w:r w:rsidR="00CD42CA">
          <w:rPr>
            <w:lang w:val="en-GB"/>
          </w:rPr>
          <w:t xml:space="preserve">those carried out </w:t>
        </w:r>
      </w:ins>
      <w:r w:rsidRPr="000128A3">
        <w:rPr>
          <w:lang w:val="en-GB"/>
        </w:rPr>
        <w:t xml:space="preserve">for </w:t>
      </w:r>
      <w:del w:id="5751" w:author="Ian Blenkinsop" w:date="2021-07-08T14:03:00Z">
        <w:r w:rsidRPr="000128A3" w:rsidDel="00CD42CA">
          <w:rPr>
            <w:lang w:val="en-GB"/>
          </w:rPr>
          <w:delText xml:space="preserve">the </w:delText>
        </w:r>
      </w:del>
      <w:r w:rsidRPr="000128A3">
        <w:rPr>
          <w:lang w:val="en-GB"/>
        </w:rPr>
        <w:t xml:space="preserve">AR4 </w:t>
      </w:r>
      <w:r w:rsidRPr="003A0C0D">
        <w:fldChar w:fldCharType="begin" w:fldLock="1"/>
      </w:r>
      <w:r w:rsidR="00E81B0B">
        <w:rPr>
          <w:lang w:val="en-GB"/>
        </w:rPr>
        <w:instrText>ADDIN CSL_CITATION { "citationItems" : [ { "id" : "ITEM-1", "itemData" : { "DOI" : "10.1175/2007JCLI1905.1", "ISSN" : "0894-8755", "author" : [ { "dropping-particle" : "", "family" : "Plattner", "given" : "G.-K.", "non-dropping-particle" : "", "parse-names" : false, "suffix" : "" }, { "dropping-particle" : "", "family" : "Knutti", "given" : "R.", "non-dropping-particle" : "", "parse-names" : false, "suffix" : "" }, { "dropping-particle" : "", "family" : "Joos", "given" : "F.", "non-dropping-particle" : "", "parse-names" : false, "suffix" : "" }, { "dropping-particle" : "", "family" : "Stocker", "given" : "T. F.", "non-dropping-particle" : "", "parse-names" : false, "suffix" : "" }, { "dropping-particle" : "", "family" : "Bloh", "given" : "W.", "non-dropping-particle" : "von", "parse-names" : false, "suffix" : "" }, { "dropping-particle" : "", "family" : "Brovkin", "given" : "V.", "non-dropping-particle" : "", "parse-names" : false, "suffix" : "" }, { "dropping-particle" : "", "family" : "Cameron", "given" : "D.", "non-dropping-particle" : "", "parse-names" : false, "suffix" : "" }, { "dropping-particle" : "", "family" : "Driesschaert", "given" : "E.", "non-dropping-particle" : "", "parse-names" : false, "suffix" : "" }, { "dropping-particle" : "", "family" : "Dutkiewicz", "given" : "S.", "non-dropping-particle" : "", "parse-names" : false, "suffix" : "" }, { "dropping-particle" : "", "family" : "Eby", "given" : "M.", "non-dropping-particle" : "", "parse-names" : false, "suffix" : "" }, { "dropping-particle" : "", "family" : "Edwards", "given" : "N. R.", "non-dropping-particle" : "", "parse-names" : false, "suffix" : "" }, { "dropping-particle" : "", "family" : "Fichefet", "given" : "T.", "non-dropping-particle" : "", "parse-names" : false, "suffix" : "" }, { "dropping-particle" : "", "family" : "Hargreaves", "given" : "J. C.", "non-dropping-particle" : "", "parse-names" : false, "suffix" : "" }, { "dropping-particle" : "", "family" : "Jones", "given" : "C. D.", "non-dropping-particle" : "", "parse-names" : false, "suffix" : "" }, { "dropping-particle" : "", "family" : "Loutre", "given" : "M. F.", "non-dropping-particle" : "", "parse-names" : false, "suffix" : "" }, { "dropping-particle" : "", "family" : "Matthews", "given" : "H. D.", "non-dropping-particle" : "", "parse-names" : false, "suffix" : "" }, { "dropping-particle" : "", "family" : "Mouchet", "given" : "A.", "non-dropping-particle" : "", "parse-names" : false, "suffix" : "" }, { "dropping-particle" : "", "family" : "M\u00fcller", "given" : "S. A.", "non-dropping-particle" : "", "parse-names" : false, "suffix" : "" }, { "dropping-particle" : "", "family" : "Nawrath", "given" : "S.", "non-dropping-particle" : "", "parse-names" : false, "suffix" : "" }, { "dropping-particle" : "", "family" : "Price", "given" : "A.", "non-dropping-particle" : "", "parse-names" : false, "suffix" : "" }, { "dropping-particle" : "", "family" : "Sokolov", "given" : "A.", "non-dropping-particle" : "", "parse-names" : false, "suffix" : "" }, { "dropping-particle" : "", "family" : "Strassmann", "given" : "K. M.", "non-dropping-particle" : "", "parse-names" : false, "suffix" : "" }, { "dropping-particle" : "", "family" : "Weaver", "given" : "A. J.", "non-dropping-particle" : "", "parse-names" : false, "suffix" : "" } ], "container-title" : "Journal of Climate", "id" : "ITEM-1", "issue" : "12", "issued" : { "date-parts" : [ [ "2008", "6" ] ] }, "page" : "2721-2751", "title" : "Long-Term Climate Commitments Projected with Climate\u2013Carbon Cycle Models", "translator" : [ { "dropping-particle" : "", "family" : "H3226", "given" : "", "non-dropping-particle" : "", "parse-names" : false, "suffix" : "" } ], "type" : "article-journal", "volume" : "21" }, "uris" : [ "http://www.mendeley.com/documents/?uuid=cc3cb5f7-cb28-4a29-bffb-e0cfffbc0a3b" ] } ], "mendeley" : { "formattedCitation" : "(Plattner et al., 2008)", "plainTextFormattedCitation" : "(Plattner et al., 2008)", "previouslyFormattedCitation" : "(Plattner et al., 2008)" }, "properties" : { "noteIndex" : 0 }, "schema" : "https://github.com/citation-style-language/schema/raw/master/csl-citation.json" }</w:instrText>
      </w:r>
      <w:r w:rsidRPr="003A0C0D">
        <w:fldChar w:fldCharType="separate"/>
      </w:r>
      <w:ins w:id="5752" w:author="Robin Matthews" w:date="2021-05-18T16:07:00Z">
        <w:r w:rsidR="00602365">
          <w:rPr>
            <w:noProof/>
          </w:rPr>
          <w:t>(Plattner et al., 2008)</w:t>
        </w:r>
      </w:ins>
      <w:del w:id="5753" w:author="Robin Matthews" w:date="2021-05-18T16:07:00Z">
        <w:r w:rsidRPr="003A0C0D" w:rsidDel="00602365">
          <w:rPr>
            <w:noProof/>
          </w:rPr>
          <w:delText>(Plattner et al., 2008)</w:delText>
        </w:r>
      </w:del>
      <w:r w:rsidRPr="003A0C0D">
        <w:fldChar w:fldCharType="end"/>
      </w:r>
      <w:r w:rsidRPr="003A0C0D">
        <w:t xml:space="preserve"> and AR5 </w:t>
      </w:r>
      <w:r w:rsidRPr="003A0C0D">
        <w:fldChar w:fldCharType="begin" w:fldLock="1"/>
      </w:r>
      <w:r w:rsidR="00E81B0B">
        <w:instrText>ADDIN CSL_CITATION { "citationItems" : [ { "id" : "ITEM-1", "itemData" : { "DOI" : "10.5194/cp-9-1111-2013", "abstract" : "&lt;p&gt;&lt;p&gt;&lt;strong&gt;Abstract.&lt;/strong&gt; Both historical and idealized climate model experiments are performed with a variety of Earth system models of intermediate complexity (EMICs) as part of a community contribution to the Intergovernmental Panel on Climate Change Fifth Assessment Report. Historical simulations start at 850 CE and continue through to 2005. The standard simulations include changes in forcing from solar luminosity, Earth's orbital configuration, CO&lt;sub&gt;2&lt;/sub&gt;, additional greenhouse gases, land use, and sulphate and volcanic aerosols. In spite of very different modelled pre-industrial global surface air temperatures, overall 20th century trends in surface air temperature and carbon uptake are reasonably well simulated when compared to observed trends. Land carbon fluxes show much more variation between models than ocean carbon fluxes, and recent land fluxes appear to be slightly underestimated. It is possible that recent modelled climate trends or climate\u2013carbon feedbacks are overestimated resulting in too much land carbon loss or that carbon uptake due to CO&lt;sub&gt;2&lt;/sub&gt; and/or nitrogen fertilization is underestimated. Several one thousand year long, idealized, 2 \u00d7 and 4 \u00d7 CO&lt;sub&gt;2&lt;/sub&gt; experiments are used to quantify standard model characteristics, including transient and equilibrium climate sensitivities, and climate\u2013carbon feedbacks. The values from EMICs generally fall within the range given by general circulation models. Seven additional historical simulations, each including a single specified forcing, are used to assess the contributions of different climate forcings to the overall climate and carbon cycle response. The response of surface air temperature is the linear sum of the individual forcings, while the carbon cycle response shows a non-linear interaction between land-use change and CO&lt;sub&gt;2&lt;/sub&gt; forcings for some models. Finally, the preindustrial portions of the last millennium simulations are used to assess historical model carbon-climate feedbacks. Given the specified forcing, there is a tendency for the EMICs to underestimate the drop in surface air temperature and CO&lt;sub&gt;2&lt;/sub&gt; between the Medieval Climate Anomaly and the Little Ice Age estimated from palaeoclimate reconstructions. This in turn could be a result of unforced variability within the climate system, uncertainty in the reconstructions of temperature and CO&lt;sub&gt;2&lt;/sub&gt;, errors in the reconstructions of forcing used to drive the models, or the incomplete repr\u2026", "author" : [ { "dropping-particle" : "", "family" : "Eby", "given" : "M.", "non-dropping-particle" : "", "parse-names" : false, "suffix" : "" }, { "dropping-particle" : "", "family" : "Weaver", "given" : "A. J.", "non-dropping-particle" : "", "parse-names" : false, "suffix" : "" }, { "dropping-particle" : "", "family" : "Alexander", "given" : "K.", "non-dropping-particle" : "", "parse-names" : false, "suffix" : "" }, { "dropping-particle" : "", "family" : "Zickfeld", "given" : "K.", "non-dropping-particle" : "", "parse-names" : false, "suffix" : "" }, { "dropping-particle" : "", "family" : "Abe-Ouchi", "given" : "A.", "non-dropping-particle" : "", "parse-names" : false, "suffix" : "" }, { "dropping-particle" : "", "family" : "Cimatoribus", "given" : "A. A.", "non-dropping-particle" : "", "parse-names" : false, "suffix" : "" }, { "dropping-particle" : "", "family" : "Crespin", "given" : "E.", "non-dropping-particle" : "", "parse-names" : false, "suffix" : "" }, { "dropping-particle" : "", "family" : "Drijfhout", "given" : "S. S.", "non-dropping-particle" : "", "parse-names" : false, "suffix" : "" }, { "dropping-particle" : "", "family" : "Edwards", "given" : "N. R.", "non-dropping-particle" : "", "parse-names" : false, "suffix" : "" }, { "dropping-particle" : "V.", "family" : "Eliseev", "given" : "A.", "non-dropping-particle" : "", "parse-names" : false, "suffix" : "" }, { "dropping-particle" : "", "family" : "Feulner", "given" : "G.", "non-dropping-particle" : "", "parse-names" : false, "suffix" : "" }, { "dropping-particle" : "", "family" : "Fichefet", "given" : "T.", "non-dropping-particle" : "", "parse-names" : false, "suffix" : "" }, { "dropping-particle" : "", "family" : "Forest", "given" : "C. E.", "non-dropping-particle" : "", "parse-names" : false, "suffix" : "" }, { "dropping-particle" : "", "family" : "Goosse", "given" : "H.", "non-dropping-particle" : "", "parse-names" : false, "suffix" : "" }, { "dropping-particle" : "", "family" : "Holden", "given" : "P. B.", "non-dropping-particle" : "", "parse-names" : false, "suffix" : "" }, { "dropping-particle" : "", "family" : "Joos", "given" : "F.", "non-dropping-particle" : "", "parse-names" : false, "suffix" : "" }, { "dropping-particle" : "", "family" : "Kawamiya", "given" : "M.", "non-dropping-particle" : "", "parse-names" : false, "suffix" : "" }, { "dropping-particle" : "", "family" : "Kicklighter", "given" : "D.", "non-dropping-particle" : "", "parse-names" : false, "suffix" : "" }, { "dropping-particle" : "", "family" : "Kienert", "given" : "H.", "non-dropping-particle" : "", "parse-names" : false, "suffix" : "" }, { "dropping-particle" : "", "family" : "Matsumoto", "given" : "K.", "non-dropping-particle" : "", "parse-names" : false, "suffix" : "" }, { "dropping-particle" : "", "family" : "Mokhov", "given" : "I. I.", "non-dropping-particle" : "", "parse-names" : false, "suffix" : "" }, { "dropping-particle" : "", "family" : "Monier", "given" : "E.", "non-dropping-particle" : "", "parse-names" : false, "suffix" : "" }, { "dropping-particle" : "", "family" : "Olsen", "given" : "S. M.", "non-dropping-particle" : "", "parse-names" : false, "suffix" : "" }, { "dropping-particle" : "", "family" : "Pedersen", "given" : "J. O. P.", "non-dropping-particle" : "", "parse-names" : false, "suffix" : "" }, { "dropping-particle" : "", "family" : "Perrette", "given" : "M.", "non-dropping-particle" : "", "parse-names" : false, "suffix" : "" }, { "dropping-particle" : "", "family" : "Philippon-Berthier", "given" : "G.", "non-dropping-particle" : "", "parse-names" : false, "suffix" : "" }, { "dropping-particle" : "", "family" : "Ridgwell", "given" : "A.", "non-dropping-particle" : "", "parse-names" : false, "suffix" : "" }, { "dropping-particle" : "", "family" : "Schlosser", "given" : "A.", "non-dropping-particle" : "", "parse-names" : false, "suffix" : "" }, { "dropping-particle" : "", "family" : "Schneider von Deimling", "given" : "T.", "non-dropping-particle" : "", "parse-names" : false, "suffix" : "" }, { "dropping-particle" : "", "family" : "Shaffer", "given" : "G.", "non-dropping-particle" : "", "parse-names" : false, "suffix" : "" }, { "dropping-particle" : "", "family" : "Smith", "given" : "R. S.", "non-dropping-particle" : "", "parse-names" : false, "suffix" : "" }, { "dropping-particle" : "", "family" : "Spahni", "given" : "R.", "non-dropping-particle" : "", "parse-names" : false, "suffix" : "" }, { "dropping-particle" : "", "family" : "Sokolov", "given" : "A. P.", "non-dropping-particle" : "", "parse-names" : false, "suffix" : "" }, { "dropping-particle" : "", "family" : "Steinacher", "given" : "M.", "non-dropping-particle" : "", "parse-names" : false, "suffix" : "" }, { "dropping-particle" : "", "family" : "Tachiiri", "given" : "K.", "non-dropping-particle" : "", "parse-names" : false, "suffix" : "" }, { "dropping-particle" : "", "family" : "Tokos", "given" : "K.", "non-dropping-particle" : "", "parse-names" : false, "suffix" : "" }, { "dropping-particle" : "", "family" : "Yoshimori", "given" : "M.", "non-dropping-particle" : "", "parse-names" : false, "suffix" : "" }, { "dropping-particle" : "", "family" : "Zeng", "given" : "N.", "non-dropping-particle" : "", "parse-names" : false, "suffix" : "" }, { "dropping-particle" : "", "family" : "Zhao", "given" : "F.", "non-dropping-particle" : "", "parse-names" : false, "suffix" : "" } ], "container-title" : "Climate of the Past", "id" : "ITEM-1", "issue" : "3", "issued" : { "date-parts" : [ [ "2013", "5", "16" ] ] }, "page" : "1111-1140", "title" : "Historical and idealized climate model experiments: an intercomparison of Earth system models of intermediate complexity", "translator" : [ { "dropping-particle" : "", "family" : "H3228", "given" : "", "non-dropping-particle" : "", "parse-names" : false, "suffix" : "" } ], "type" : "article-journal", "volume" : "9" }, "uris" : [ "http://www.mendeley.com/documents/?uuid=bddffebe-36d9-36f7-93d3-400a95ad857c" ] }, { "id" : "ITEM-2", "itemData" : { "DOI" : "10.1175/JCLI-D-12-00584.1", "ISSN" : "0894-8755", "author" : [ { "dropping-particle" : "", "family" : "Zickfeld", "given" : "Kirsten", "non-dropping-particle" : "", "parse-names" : false, "suffix" : "" }, { "dropping-particle" : "", "family" : "Eby", "given" : "Michael", "non-dropping-particle" : "", "parse-names" : false, "suffix" : "" }, { "dropping-particle" : "", "family" : "Weaver", "given" : "Andrew J.", "non-dropping-particle" : "", "parse-names" : false, "suffix" : "" }, { "dropping-particle" : "", "family" : "Alexander", "given" : "Kaitlin", "non-dropping-particle" : "", "parse-names" : false, "suffix" : "" }, { "dropping-particle" : "", "family" : "Crespin", "given" : "Elisabeth", "non-dropping-particle" : "", "parse-names" : false, "suffix" : "" }, { "dropping-particle" : "", "family" : "Edwards", "given" : "Neil R.", "non-dropping-particle" : "", "parse-names" : false, "suffix" : "" }, { "dropping-particle" : "V.", "family" : "Eliseev", "given" : "Alexey", "non-dropping-particle" : "", "parse-names" : false, "suffix" : "" }, { "dropping-particle" : "", "family" : "Feulner", "given" : "Georg", "non-dropping-particle" : "", "parse-names" : false, "suffix" : "" }, { "dropping-particle" : "", "family" : "Fichefet", "given" : "Thierry", "non-dropping-particle" : "", "parse-names" : false, "suffix" : "" }, { "dropping-particle" : "", "family" : "Forest", "given" : "Chris E.", "non-dropping-particle" : "", "parse-names" : false, "suffix" : "" }, { "dropping-particle" : "", "family" : "Friedlingstein", "given" : "Pierre", "non-dropping-particle" : "", "parse-names" : false, "suffix" : "" }, { "dropping-particle" : "", "family" : "Goosse", "given" : "Hugues", "non-dropping-particle" : "", "parse-names" : false, "suffix" : "" }, { "dropping-particle" : "", "family" : "Holden", "given" : "Philip B.", "non-dropping-particle" : "", "parse-names" : false, "suffix" : "" }, { "dropping-particle" : "", "family" : "Joos", "given" : "Fortunat", "non-dropping-particle" : "", "parse-names" : false, "suffix" : "" }, { "dropping-particle" : "", "family" : "Kawamiya", "given" : "Michio", "non-dropping-particle" : "", "parse-names" : false, "suffix" : "" }, { "dropping-particle" : "", "family" : "Kicklighter", "given" : "David", "non-dropping-particle" : "", "parse-names" : false, "suffix" : "" }, { "dropping-particle" : "", "family" : "Kienert", "given" : "Hendrik", "non-dropping-particle" : "", "parse-names" : false, "suffix" : "" }, { "dropping-particle" : "", "family" : "Matsumoto", "given" : "Katsumi", "non-dropping-particle" : "", "parse-names" : false, "suffix" : "" }, { "dropping-particle" : "", "family" : "Mokhov", "given" : "Igor I.", "non-dropping-particle" : "", "parse-names" : false, "suffix" : "" }, { "dropping-particle" : "", "family" : "Monier", "given" : "Erwan", "non-dropping-particle" : "", "parse-names" : false, "suffix" : "" }, { "dropping-particle" : "", "family" : "Olsen", "given" : "Steffen M.", "non-dropping-particle" : "", "parse-names" : false, "suffix" : "" }, { "dropping-particle" : "", "family" : "Pedersen", "given" : "Jens O. P.", "non-dropping-particle" : "", "parse-names" : false, "suffix" : "" }, { "dropping-particle" : "", "family" : "Perrette", "given" : "Mahe", "non-dropping-particle" : "", "parse-names" : false, "suffix" : "" }, { "dropping-particle" : "", "family" : "Philippon-Berthier", "given" : "Gwena\u00eblle", "non-dropping-particle" : "", "parse-names" : false, "suffix" : "" }, { "dropping-particle" : "", "family" : "Ridgwell", "given" : "Andy", "non-dropping-particle" : "", "parse-names" : false, "suffix" : "" }, { "dropping-particle" : "", "family" : "Schlosser", "given" : "Adam", "non-dropping-particle" : "", "parse-names" : false, "suffix" : "" }, { "dropping-particle" : "", "family" : "Schneider Von Deimling", "given" : "Thomas", "non-dropping-particle" : "", "parse-names" : false, "suffix" : "" }, { "dropping-particle" : "", "family" : "Shaffer", "given" : "Gary", "non-dropping-particle" : "", "parse-names" : false, "suffix" : "" }, { "dropping-particle" : "", "family" : "Sokolov", "given" : "Andrei", "non-dropping-particle" : "", "parse-names" : false, "suffix" : "" }, { "dropping-particle" : "", "family" : "Spahni", "given" : "Renato", "non-dropping-particle" : "", "parse-names" : false, "suffix" : "" }, { "dropping-particle" : "", "family" : "Steinacher", "given" : "Marco", "non-dropping-particle" : "", "parse-names" : false, "suffix" : "" }, { "dropping-particle" : "", "family" : "Tachiiri", "given" : "Kaoru", "non-dropping-particle" : ""</w:instrText>
      </w:r>
      <w:r w:rsidR="00E81B0B" w:rsidRPr="00A1237E">
        <w:rPr>
          <w:lang w:val="en-US"/>
        </w:rPr>
        <w:instrText>, "parse-names" : false, "suffix" : "" }, { "dropping-particle" : "", "family" : "Tokos", "given" : "Kathy S.", "non-dropping-particle" : "", "parse-names" : false, "suffix" : "" }, { "dropping-particle" : "", "family" : "Yoshimori", "given" : "Masakazu", "non-dropping-particle" : "", "parse-names" : false, "suffix" : "" }, { "dropping-particle" : "", "family" : "Zeng", "given" : "Ning", "non-dropping-particle" : "", "parse-names" : false, "suffix" : "" }, { "dropping-particle" : "", "family" : "Zhao", "given" : "Fang", "non-dropping-particle" : "", "parse-names" : false, "suffix" : "" } ], "container-title" : "Journal of Climate", "id" : "ITEM-2", "issue" : "16", "issued" : { "date-parts" : [ [ "2013", "8" ] ] }, "page" : "5782-5809", "title" : "Long-Term Climate Change Commitment and Reversibility: An EMIC Intercomparison", "translator" : [ { "dropping-particle" : "", "family" : "H3223", "given" : "", "non-dropping-particle" : "", "parse-names" : false, "suffix" : "" } ], "type" : "article-journal", "volume" : "26" }, "uris" : [ "http://www.mendeley.com/documents/?uuid=85c2238a-0943-4723-9258-e46affe0f713" ] } ], "mendeley" : { "formattedCitation" : "(Eby et al., 2013; Zickfeld et al., 2013)", "plainTextFormattedCitation" : "(Eby et al., 2013; Zickfeld et al., 2013)", "previouslyFormattedCitation" : "(Eby et al., 2013; Zickfeld et al., 2013)" }, "properties" : { "noteIndex" : 0 }, "schema" : "https://github.com/citation-style-language/schema/raw/master/csl-citation.json" }</w:instrText>
      </w:r>
      <w:r w:rsidRPr="003A0C0D">
        <w:fldChar w:fldCharType="separate"/>
      </w:r>
      <w:ins w:id="5754" w:author="Robin Matthews" w:date="2021-05-18T16:07:00Z">
        <w:r w:rsidR="00602365">
          <w:rPr>
            <w:noProof/>
            <w:lang w:val="en-GB"/>
          </w:rPr>
          <w:t>(Eby et al., 2013; Zickfeld et al., 2013)</w:t>
        </w:r>
      </w:ins>
      <w:del w:id="5755" w:author="Robin Matthews" w:date="2021-05-18T16:07:00Z">
        <w:r w:rsidRPr="000128A3" w:rsidDel="00602365">
          <w:rPr>
            <w:noProof/>
            <w:lang w:val="en-GB"/>
          </w:rPr>
          <w:delText>(Eby et al., 2013; Zickfeld et al., 2013)</w:delText>
        </w:r>
      </w:del>
      <w:r w:rsidRPr="003A0C0D">
        <w:fldChar w:fldCharType="end"/>
      </w:r>
      <w:r w:rsidRPr="000128A3">
        <w:rPr>
          <w:lang w:val="en-GB"/>
        </w:rPr>
        <w:t xml:space="preserve"> is not in place for IPCC AR6; however, EMICs are assessed in a number of chapters. For example, Chapters 4 and 5 use EMICs in the assessment of long-term climate change beyond 2100 (</w:t>
      </w:r>
      <w:del w:id="5756" w:author="Ian Blenkinsop" w:date="2021-07-08T14:04:00Z">
        <w:r w:rsidRPr="000128A3" w:rsidDel="00CD42CA">
          <w:rPr>
            <w:lang w:val="en-GB"/>
          </w:rPr>
          <w:delText xml:space="preserve">Chapter 5, </w:delText>
        </w:r>
      </w:del>
      <w:r w:rsidRPr="000128A3">
        <w:rPr>
          <w:lang w:val="en-GB"/>
        </w:rPr>
        <w:t>Section 5.5</w:t>
      </w:r>
      <w:del w:id="5757" w:author="Ian Blenkinsop" w:date="2021-07-08T14:04:00Z">
        <w:r w:rsidRPr="000128A3" w:rsidDel="00391C9C">
          <w:rPr>
            <w:lang w:val="en-GB"/>
          </w:rPr>
          <w:delText xml:space="preserve">), </w:delText>
        </w:r>
      </w:del>
      <w:ins w:id="5758" w:author="Ian Blenkinsop" w:date="2021-07-08T14:04:00Z">
        <w:r w:rsidR="00391C9C" w:rsidRPr="000128A3">
          <w:rPr>
            <w:lang w:val="en-GB"/>
          </w:rPr>
          <w:t>)</w:t>
        </w:r>
        <w:r w:rsidR="00391C9C">
          <w:rPr>
            <w:lang w:val="en-GB"/>
          </w:rPr>
          <w:t>;</w:t>
        </w:r>
        <w:r w:rsidR="00391C9C" w:rsidRPr="000128A3">
          <w:rPr>
            <w:lang w:val="en-GB"/>
          </w:rPr>
          <w:t xml:space="preserve"> </w:t>
        </w:r>
      </w:ins>
      <w:r w:rsidRPr="000128A3">
        <w:rPr>
          <w:lang w:val="en-GB"/>
        </w:rPr>
        <w:t>zero-emissio</w:t>
      </w:r>
      <w:commentRangeStart w:id="5759"/>
      <w:r w:rsidRPr="000128A3">
        <w:rPr>
          <w:lang w:val="en-GB"/>
        </w:rPr>
        <w:t>n</w:t>
      </w:r>
      <w:commentRangeEnd w:id="5759"/>
      <w:r w:rsidR="00CD42CA">
        <w:rPr>
          <w:rStyle w:val="CommentReference"/>
        </w:rPr>
        <w:commentReference w:id="5759"/>
      </w:r>
      <w:r w:rsidRPr="000128A3">
        <w:rPr>
          <w:lang w:val="en-GB"/>
        </w:rPr>
        <w:t xml:space="preserve"> commitments, overshoot and recovery (</w:t>
      </w:r>
      <w:del w:id="5760" w:author="Ian Blenkinsop" w:date="2021-07-08T14:05:00Z">
        <w:r w:rsidRPr="000128A3" w:rsidDel="00391C9C">
          <w:rPr>
            <w:lang w:val="en-GB"/>
          </w:rPr>
          <w:delText xml:space="preserve">Chapter 4, </w:delText>
        </w:r>
      </w:del>
      <w:r w:rsidRPr="000128A3">
        <w:rPr>
          <w:lang w:val="en-GB"/>
        </w:rPr>
        <w:t>Section 4.7</w:t>
      </w:r>
      <w:del w:id="5761" w:author="Ian Blenkinsop" w:date="2021-07-08T14:05:00Z">
        <w:r w:rsidRPr="000128A3" w:rsidDel="00391C9C">
          <w:rPr>
            <w:lang w:val="en-GB"/>
          </w:rPr>
          <w:delText xml:space="preserve">), </w:delText>
        </w:r>
      </w:del>
      <w:ins w:id="5762" w:author="Ian Blenkinsop" w:date="2021-07-08T14:05:00Z">
        <w:r w:rsidR="00391C9C" w:rsidRPr="000128A3">
          <w:rPr>
            <w:lang w:val="en-GB"/>
          </w:rPr>
          <w:t>)</w:t>
        </w:r>
        <w:r w:rsidR="00391C9C">
          <w:rPr>
            <w:lang w:val="en-GB"/>
          </w:rPr>
          <w:t>;</w:t>
        </w:r>
        <w:r w:rsidR="00391C9C" w:rsidRPr="000128A3">
          <w:rPr>
            <w:lang w:val="en-GB"/>
          </w:rPr>
          <w:t xml:space="preserve"> </w:t>
        </w:r>
      </w:ins>
      <w:r w:rsidRPr="000128A3">
        <w:rPr>
          <w:lang w:val="en-GB"/>
        </w:rPr>
        <w:t xml:space="preserve">consequences of </w:t>
      </w:r>
      <w:del w:id="5763" w:author="Ian Blenkinsop" w:date="2021-07-08T14:05:00Z">
        <w:r w:rsidRPr="000128A3" w:rsidDel="00391C9C">
          <w:rPr>
            <w:lang w:val="en-GB"/>
          </w:rPr>
          <w:delText xml:space="preserve">carbon dioxide </w:delText>
        </w:r>
      </w:del>
      <w:ins w:id="5764" w:author="Ian Blenkinsop" w:date="2021-07-08T14:05:00Z">
        <w:r w:rsidR="00391C9C">
          <w:rPr>
            <w:lang w:val="en-GB"/>
          </w:rPr>
          <w:t>CO</w:t>
        </w:r>
        <w:r w:rsidR="00391C9C" w:rsidRPr="00391C9C">
          <w:rPr>
            <w:vertAlign w:val="subscript"/>
            <w:lang w:val="en-GB"/>
            <w:rPrChange w:id="5765" w:author="Ian Blenkinsop" w:date="2021-07-08T14:05:00Z">
              <w:rPr>
                <w:lang w:val="en-GB"/>
              </w:rPr>
            </w:rPrChange>
          </w:rPr>
          <w:t>2</w:t>
        </w:r>
        <w:r w:rsidR="00391C9C">
          <w:rPr>
            <w:lang w:val="en-GB"/>
          </w:rPr>
          <w:t xml:space="preserve"> </w:t>
        </w:r>
      </w:ins>
      <w:r w:rsidRPr="000128A3">
        <w:rPr>
          <w:lang w:val="en-GB"/>
        </w:rPr>
        <w:t>removal (CDR) on the climate system and the carbon cycle (</w:t>
      </w:r>
      <w:del w:id="5766" w:author="Ian Blenkinsop" w:date="2021-07-08T14:05:00Z">
        <w:r w:rsidRPr="000128A3" w:rsidDel="00391C9C">
          <w:rPr>
            <w:lang w:val="en-GB"/>
          </w:rPr>
          <w:delText xml:space="preserve">Chapter 4, </w:delText>
        </w:r>
      </w:del>
      <w:r w:rsidRPr="000128A3">
        <w:rPr>
          <w:lang w:val="en-GB"/>
        </w:rPr>
        <w:t xml:space="preserve">Sections 4.6 and </w:t>
      </w:r>
      <w:del w:id="5767" w:author="Ian Blenkinsop" w:date="2021-07-08T14:05:00Z">
        <w:r w:rsidRPr="000128A3" w:rsidDel="00391C9C">
          <w:rPr>
            <w:lang w:val="en-GB"/>
          </w:rPr>
          <w:delText xml:space="preserve">Chapter 5, Section </w:delText>
        </w:r>
      </w:del>
      <w:r w:rsidRPr="000128A3">
        <w:rPr>
          <w:lang w:val="en-GB"/>
        </w:rPr>
        <w:t>5.6)</w:t>
      </w:r>
      <w:ins w:id="5768" w:author="Ian Blenkinsop" w:date="2021-07-08T14:05:00Z">
        <w:r w:rsidR="00391C9C">
          <w:rPr>
            <w:lang w:val="en-GB"/>
          </w:rPr>
          <w:t>;</w:t>
        </w:r>
      </w:ins>
      <w:r w:rsidRPr="000128A3">
        <w:rPr>
          <w:lang w:val="en-GB"/>
        </w:rPr>
        <w:t xml:space="preserve"> and long-term carbon cycle–climate feedbacks (</w:t>
      </w:r>
      <w:del w:id="5769" w:author="Ian Blenkinsop" w:date="2021-07-08T14:05:00Z">
        <w:r w:rsidRPr="000128A3" w:rsidDel="00391C9C">
          <w:rPr>
            <w:lang w:val="en-GB"/>
          </w:rPr>
          <w:delText xml:space="preserve">Chapter 5, </w:delText>
        </w:r>
      </w:del>
      <w:r w:rsidRPr="000128A3">
        <w:rPr>
          <w:lang w:val="en-GB"/>
        </w:rPr>
        <w:t>Section 5.4).</w:t>
      </w:r>
    </w:p>
    <w:p w14:paraId="3F5E4A80" w14:textId="77777777" w:rsidR="006409E5" w:rsidRPr="000128A3" w:rsidRDefault="006409E5" w:rsidP="006409E5">
      <w:pPr>
        <w:pStyle w:val="AR6BodyText"/>
        <w:rPr>
          <w:lang w:val="en-GB"/>
        </w:rPr>
      </w:pPr>
    </w:p>
    <w:p w14:paraId="1F5CD92F" w14:textId="2A3086D3" w:rsidR="006409E5" w:rsidRPr="000128A3" w:rsidRDefault="006409E5" w:rsidP="006409E5">
      <w:pPr>
        <w:pStyle w:val="AR6BodyText"/>
        <w:rPr>
          <w:lang w:val="en-GB"/>
        </w:rPr>
      </w:pPr>
      <w:r w:rsidRPr="000128A3">
        <w:rPr>
          <w:rFonts w:cs="Times New Roman"/>
          <w:b/>
          <w:lang w:val="en-GB"/>
        </w:rPr>
        <w:t xml:space="preserve">Physical emulators and simple climate models </w:t>
      </w:r>
      <w:r w:rsidRPr="000128A3">
        <w:rPr>
          <w:rFonts w:cs="Times New Roman"/>
          <w:lang w:val="en-GB"/>
        </w:rPr>
        <w:t xml:space="preserve">make up a broad class of heavily parametrized models designed to reproduce the responses of the more complex, process-based models, and provide rapid translations of emissions, via concentrations and radiative forcing, into probabilistic estimates of changes to the physical climate system. The main application of emulators is to extrapolate insights from ESMs and </w:t>
      </w:r>
      <w:r w:rsidRPr="000128A3">
        <w:rPr>
          <w:rFonts w:cs="Times New Roman"/>
          <w:lang w:val="en-GB"/>
        </w:rPr>
        <w:lastRenderedPageBreak/>
        <w:t>observational constraints to a larger set of emission</w:t>
      </w:r>
      <w:ins w:id="5770" w:author="Ian Blenkinsop" w:date="2021-07-08T14:06:00Z">
        <w:r w:rsidR="00D11271">
          <w:rPr>
            <w:rFonts w:cs="Times New Roman"/>
            <w:lang w:val="en-GB"/>
          </w:rPr>
          <w:t>s</w:t>
        </w:r>
      </w:ins>
      <w:r w:rsidRPr="000128A3">
        <w:rPr>
          <w:rFonts w:cs="Times New Roman"/>
          <w:lang w:val="en-GB"/>
        </w:rPr>
        <w:t xml:space="preserve"> scenarios (</w:t>
      </w:r>
      <w:del w:id="5771" w:author="Ian Blenkinsop" w:date="2021-07-08T14:06:00Z">
        <w:r w:rsidRPr="000128A3" w:rsidDel="00D11271">
          <w:rPr>
            <w:rFonts w:cs="Times New Roman"/>
            <w:lang w:val="en-GB"/>
          </w:rPr>
          <w:delText xml:space="preserve">see </w:delText>
        </w:r>
      </w:del>
      <w:r w:rsidRPr="000128A3">
        <w:rPr>
          <w:rFonts w:cs="Times New Roman"/>
          <w:lang w:val="en-GB"/>
        </w:rPr>
        <w:t>Cross-Chapter Box 7.1</w:t>
      </w:r>
      <w:del w:id="5772" w:author="Ian Blenkinsop" w:date="2021-07-08T14:06:00Z">
        <w:r w:rsidRPr="000128A3" w:rsidDel="00D11271">
          <w:rPr>
            <w:rFonts w:cs="Times New Roman"/>
            <w:lang w:val="en-GB"/>
          </w:rPr>
          <w:delText xml:space="preserve"> in Chapter 7</w:delText>
        </w:r>
      </w:del>
      <w:r w:rsidRPr="000128A3">
        <w:rPr>
          <w:rFonts w:cs="Times New Roman"/>
          <w:lang w:val="en-GB"/>
        </w:rPr>
        <w:t>). The computational efficiency of various emulating approaches opens new analytical possibilities</w:t>
      </w:r>
      <w:ins w:id="5773" w:author="Ian Blenkinsop" w:date="2021-07-08T14:06:00Z">
        <w:r w:rsidR="00D11271">
          <w:rPr>
            <w:rFonts w:cs="Times New Roman"/>
            <w:lang w:val="en-GB"/>
          </w:rPr>
          <w:t>,</w:t>
        </w:r>
      </w:ins>
      <w:r w:rsidRPr="000128A3">
        <w:rPr>
          <w:rFonts w:cs="Times New Roman"/>
          <w:lang w:val="en-GB"/>
        </w:rPr>
        <w:t xml:space="preserve"> given that ESMs take a lot of computational resources for each simulation. The applicability and usefulness of emulating approaches are however constrained by their skill in capturing the global mean climate responses simulated by the ESMs (mainly limited to global</w:t>
      </w:r>
      <w:del w:id="5774" w:author="Ian Blenkinsop" w:date="2021-07-08T14:07:00Z">
        <w:r w:rsidRPr="000128A3" w:rsidDel="00D11271">
          <w:rPr>
            <w:rFonts w:cs="Times New Roman"/>
            <w:lang w:val="en-GB"/>
          </w:rPr>
          <w:delText>-</w:delText>
        </w:r>
      </w:del>
      <w:ins w:id="5775" w:author="Ian Blenkinsop" w:date="2021-07-08T14:07:00Z">
        <w:r w:rsidR="00D11271">
          <w:rPr>
            <w:rFonts w:cs="Times New Roman"/>
            <w:lang w:val="en-GB"/>
          </w:rPr>
          <w:t xml:space="preserve"> </w:t>
        </w:r>
      </w:ins>
      <w:r w:rsidRPr="000128A3">
        <w:rPr>
          <w:rFonts w:cs="Times New Roman"/>
          <w:lang w:val="en-GB"/>
        </w:rPr>
        <w:t>mean or hemispheric land/ocean temperatures) and by their ability to extrapolate skilfully outside the calibrated range.</w:t>
      </w:r>
    </w:p>
    <w:p w14:paraId="48049AE5" w14:textId="77777777" w:rsidR="006409E5" w:rsidRPr="000128A3" w:rsidRDefault="006409E5" w:rsidP="006409E5">
      <w:pPr>
        <w:pStyle w:val="AR6BodyText"/>
        <w:rPr>
          <w:lang w:val="en-GB"/>
        </w:rPr>
      </w:pPr>
    </w:p>
    <w:p w14:paraId="73B70D38" w14:textId="18A0993B" w:rsidR="006409E5" w:rsidRPr="000128A3" w:rsidRDefault="006409E5" w:rsidP="006409E5">
      <w:pPr>
        <w:pStyle w:val="AR6BodyText"/>
        <w:rPr>
          <w:lang w:val="en-GB"/>
        </w:rPr>
      </w:pPr>
      <w:r w:rsidRPr="000128A3">
        <w:rPr>
          <w:rFonts w:cs="Times New Roman"/>
          <w:lang w:val="en-GB"/>
        </w:rPr>
        <w:t xml:space="preserve">The terms </w:t>
      </w:r>
      <w:ins w:id="5776" w:author="Ian Blenkinsop" w:date="2021-07-08T14:11:00Z">
        <w:r w:rsidR="005D11F0">
          <w:rPr>
            <w:rFonts w:cs="Times New Roman"/>
            <w:lang w:val="en-GB"/>
          </w:rPr>
          <w:t>‘</w:t>
        </w:r>
      </w:ins>
      <w:r w:rsidRPr="000128A3">
        <w:rPr>
          <w:rFonts w:cs="Times New Roman"/>
          <w:lang w:val="en-GB"/>
        </w:rPr>
        <w:t>emulator</w:t>
      </w:r>
      <w:ins w:id="5777" w:author="Ian Blenkinsop" w:date="2021-07-08T14:11:00Z">
        <w:r w:rsidR="005D11F0">
          <w:rPr>
            <w:rFonts w:cs="Times New Roman"/>
            <w:lang w:val="en-GB"/>
          </w:rPr>
          <w:t>’</w:t>
        </w:r>
      </w:ins>
      <w:r w:rsidRPr="000128A3">
        <w:rPr>
          <w:rFonts w:cs="Times New Roman"/>
          <w:lang w:val="en-GB"/>
        </w:rPr>
        <w:t xml:space="preserve"> and </w:t>
      </w:r>
      <w:ins w:id="5778" w:author="Ian Blenkinsop" w:date="2021-07-08T14:11:00Z">
        <w:r w:rsidR="005D11F0">
          <w:rPr>
            <w:rFonts w:cs="Times New Roman"/>
            <w:lang w:val="en-GB"/>
          </w:rPr>
          <w:t>‘</w:t>
        </w:r>
      </w:ins>
      <w:r w:rsidRPr="000128A3">
        <w:rPr>
          <w:rFonts w:cs="Times New Roman"/>
          <w:lang w:val="en-GB"/>
        </w:rPr>
        <w:t>simple climate model</w:t>
      </w:r>
      <w:ins w:id="5779" w:author="Ian Blenkinsop" w:date="2021-07-08T14:11:00Z">
        <w:r w:rsidR="005D11F0">
          <w:rPr>
            <w:rFonts w:cs="Times New Roman"/>
            <w:lang w:val="en-GB"/>
          </w:rPr>
          <w:t>’</w:t>
        </w:r>
      </w:ins>
      <w:r w:rsidRPr="000128A3">
        <w:rPr>
          <w:rFonts w:cs="Times New Roman"/>
          <w:lang w:val="en-GB"/>
        </w:rPr>
        <w:t xml:space="preserve"> (SCM) are different, although they are sometimes used interchangeably. SCM refers to a broad class of lower-dimensional models of the energy balance, radiative transfer, carbon cycle, or a combination of such physical components. SCMs can also be tuned to reproduce the calculations of climate-mean variables of a given ESM, assuming that their structural flexibility can capture both the parametric and structural uncertainties across process-oriented ESM responses. When run in this setup, they are termed emulators. Simple climate models do not have to be run in ‘emulation’ mode, though, as they can also be used to test consistency across multiple lines of evidence with regard to ranges in ECS, TCR, TCRE and carbon cycle feedbacks (</w:t>
      </w:r>
      <w:del w:id="5780" w:author="Ian Blenkinsop" w:date="2021-07-08T14:14:00Z">
        <w:r w:rsidRPr="000128A3" w:rsidDel="005D11F0">
          <w:rPr>
            <w:rFonts w:cs="Times New Roman"/>
            <w:lang w:val="en-GB"/>
          </w:rPr>
          <w:delText xml:space="preserve">see </w:delText>
        </w:r>
      </w:del>
      <w:r w:rsidRPr="000128A3">
        <w:rPr>
          <w:rFonts w:cs="Times New Roman"/>
          <w:lang w:val="en-GB"/>
        </w:rPr>
        <w:t xml:space="preserve">Chapters 5 and 7). Physical emulation can also be performed with very simple </w:t>
      </w:r>
      <w:del w:id="5781" w:author="Ian Blenkinsop" w:date="2021-07-08T14:14:00Z">
        <w:r w:rsidRPr="000128A3" w:rsidDel="005D11F0">
          <w:rPr>
            <w:rFonts w:cs="Times New Roman"/>
            <w:lang w:val="en-GB"/>
          </w:rPr>
          <w:delText xml:space="preserve">parameterisations </w:delText>
        </w:r>
      </w:del>
      <w:ins w:id="5782" w:author="Ian Blenkinsop" w:date="2021-07-08T14:14:00Z">
        <w:r w:rsidR="005D11F0" w:rsidRPr="000128A3">
          <w:rPr>
            <w:rFonts w:cs="Times New Roman"/>
            <w:lang w:val="en-GB"/>
          </w:rPr>
          <w:t>parameteri</w:t>
        </w:r>
        <w:r w:rsidR="005D11F0">
          <w:rPr>
            <w:rFonts w:cs="Times New Roman"/>
            <w:lang w:val="en-GB"/>
          </w:rPr>
          <w:t>z</w:t>
        </w:r>
        <w:r w:rsidR="005D11F0" w:rsidRPr="000128A3">
          <w:rPr>
            <w:rFonts w:cs="Times New Roman"/>
            <w:lang w:val="en-GB"/>
          </w:rPr>
          <w:t xml:space="preserve">ations </w:t>
        </w:r>
      </w:ins>
      <w:r w:rsidRPr="000128A3">
        <w:rPr>
          <w:rFonts w:cs="Times New Roman"/>
          <w:lang w:val="en-GB"/>
        </w:rPr>
        <w:t xml:space="preserve">(‘one-or-few-line climate models’), statistical methods like neural networks, genetic algorithms, or other artificial intelligence approaches, where the </w:t>
      </w:r>
      <w:r w:rsidRPr="000128A3">
        <w:rPr>
          <w:lang w:val="en-GB"/>
        </w:rPr>
        <w:t>emulator</w:t>
      </w:r>
      <w:r w:rsidRPr="000128A3">
        <w:rPr>
          <w:rFonts w:cs="Times New Roman"/>
          <w:lang w:val="en-GB"/>
        </w:rPr>
        <w:t xml:space="preserve"> behaviour is explicitly tuned to reproduce the response of a given ESM or model ensemble (Chapters 4, 5</w:t>
      </w:r>
      <w:del w:id="5783" w:author="Ian Blenkinsop" w:date="2021-07-08T14:15:00Z">
        <w:r w:rsidRPr="000128A3" w:rsidDel="003F5FFC">
          <w:rPr>
            <w:rFonts w:cs="Times New Roman"/>
            <w:lang w:val="en-GB"/>
          </w:rPr>
          <w:delText>,</w:delText>
        </w:r>
      </w:del>
      <w:r w:rsidRPr="000128A3">
        <w:rPr>
          <w:rFonts w:cs="Times New Roman"/>
          <w:lang w:val="en-GB"/>
        </w:rPr>
        <w:t xml:space="preserve"> and 7).</w:t>
      </w:r>
    </w:p>
    <w:p w14:paraId="508308DD" w14:textId="77777777" w:rsidR="006409E5" w:rsidRPr="000128A3" w:rsidRDefault="006409E5" w:rsidP="006409E5">
      <w:pPr>
        <w:pStyle w:val="AR6BodyText"/>
        <w:rPr>
          <w:lang w:val="en-GB"/>
        </w:rPr>
      </w:pPr>
    </w:p>
    <w:p w14:paraId="4DF7F94D" w14:textId="6588D06F" w:rsidR="006409E5" w:rsidRPr="000128A3" w:rsidRDefault="006409E5" w:rsidP="006409E5">
      <w:pPr>
        <w:pStyle w:val="AR6BodyText"/>
        <w:rPr>
          <w:lang w:val="en-GB"/>
        </w:rPr>
      </w:pPr>
      <w:r w:rsidRPr="000128A3">
        <w:rPr>
          <w:rFonts w:cs="Times New Roman"/>
          <w:lang w:val="en-GB"/>
        </w:rPr>
        <w:t xml:space="preserve">Current emulators and SCMs include the generic impulse response model outlined in Chapter 8 of </w:t>
      </w:r>
      <w:del w:id="5784" w:author="Ian Blenkinsop" w:date="2021-07-08T14:15:00Z">
        <w:r w:rsidRPr="000128A3" w:rsidDel="003F5FFC">
          <w:rPr>
            <w:rFonts w:cs="Times New Roman"/>
            <w:lang w:val="en-GB"/>
          </w:rPr>
          <w:delText xml:space="preserve">the </w:delText>
        </w:r>
      </w:del>
      <w:r w:rsidRPr="000128A3">
        <w:rPr>
          <w:rFonts w:cs="Times New Roman"/>
          <w:lang w:val="en-GB"/>
        </w:rPr>
        <w:t xml:space="preserve">AR5 </w:t>
      </w:r>
      <w:commentRangeStart w:id="5785"/>
      <w:r w:rsidRPr="000128A3">
        <w:rPr>
          <w:rFonts w:cs="Times New Roman"/>
          <w:lang w:val="en-GB"/>
        </w:rPr>
        <w:t>(AR5-IR</w:t>
      </w:r>
      <w:commentRangeEnd w:id="5785"/>
      <w:r w:rsidR="0060013F">
        <w:rPr>
          <w:rStyle w:val="CommentReference"/>
        </w:rPr>
        <w:commentReference w:id="5785"/>
      </w:r>
      <w:del w:id="5786" w:author="Ian Blenkinsop" w:date="2021-07-08T14:17:00Z">
        <w:r w:rsidRPr="000128A3" w:rsidDel="00A60FC4">
          <w:rPr>
            <w:rFonts w:cs="Times New Roman"/>
            <w:lang w:val="en-GB"/>
          </w:rPr>
          <w:delText xml:space="preserve"> (</w:delText>
        </w:r>
      </w:del>
      <w:ins w:id="5787" w:author="Ian Blenkinsop" w:date="2021-07-08T14:17:00Z">
        <w:r w:rsidR="00A60FC4">
          <w:rPr>
            <w:rFonts w:cs="Times New Roman"/>
            <w:lang w:val="en-GB"/>
          </w:rPr>
          <w:t xml:space="preserve">; </w:t>
        </w:r>
      </w:ins>
      <w:r w:rsidRPr="000128A3">
        <w:rPr>
          <w:rFonts w:cs="Times New Roman"/>
          <w:lang w:val="en-GB"/>
        </w:rPr>
        <w:t xml:space="preserve">Supplementary Material 8.SM.11 of </w:t>
      </w:r>
      <w:r w:rsidRPr="003A0C0D">
        <w:rPr>
          <w:rFonts w:cs="Times New Roman"/>
        </w:rPr>
        <w:fldChar w:fldCharType="begin" w:fldLock="1"/>
      </w:r>
      <w:r w:rsidR="00A94565">
        <w:rPr>
          <w:rFonts w:cs="Times New Roman"/>
          <w:lang w:val="en-GB"/>
        </w:rPr>
        <w:instrText>ADDIN CSL_CITATION { "citationItems" : [ { "id" : "ITEM-1", "itemData" : { "DOI" : "https://www.ipcc.ch/report/ar5/wg1", "author" : [ { "dropping-particle" : "", "family" : "Myhre", "given" : "Gunnar", "non-dropping-particle" : "", "parse-names" : false, "suffix" : "" }, { "dropping-particle" : "", "family" : "Shindell", "given" : "Drew T.", "non-dropping-particle" : "", "parse-names" : false, "suffix" : "" }, { "dropping-particle" : "", "family" : "Breon", "given" : "Francois-Marie", "non-dropping-particle" : "", "parse-names" : false, "suffix" : "" }, { "dropping-particle" : "", "family" : "Collins", "given" : "W. J.", "non-dropping-particle" : "", "parse-names" : false, "suffix" : "" }, { "dropping-particle" : "", "family" : "Fuglestvedt", "given" : "Jan S.", "non-dropping-particle" : "", "parse-names" : false, "suffix" : "" }, { "dropping-particle" : "", "family" : "Huang", "given" : "Jianping", "non-dropping-particle" : "", "parse-names" : false, "suffix" : "" }, { "dropping-particle" : "", "family" : "Koch", "given" : "Dorothy", "non-dropping-particle" : "", "parse-names" : false, "suffix" : "" }, { "dropping-particle" : "", "family" : "Lamarque", "given" : "Jean-Fran\u00e7ois J.-F.", "non-dropping-particle" : "", "parse-names" : false, "suffix" : "" }, { "dropping-particle" : "", "family" : "Lee", "given" : "David", "non-dropping-particle" : "", "parse-names" : false, "suffix" : "" }, { "dropping-particle" : "", "family" : "Mendoza", "given" : "Blanca", "non-dropping-particle" : "", "parse-names" : false, "suffix" : "" }, { "dropping-particle" : "", "family" : "Nakajiama", "given" : "Teruyuki", "non-dropping-particle" : "", "parse-names" : false, "suffix" : "" }, { "dropping-particle" : "", "family" : "Robock", "given" : "Alan", "non-dropping-particle" : "", "parse-names" : false, "suffix" : "" }, { "dropping-particle" : "", "family" : "Stephens", "given" : "Graeme", "non-dropping-particle" : "", "parse-names" : false, "suffix" : "" }, { "dropping-particle" : "", "family" : "Takemura", "given" : "Toshihiko", "non-dropping-particle" : "", "parse-names" : false, "suffix" : "" }, { "dropping-particle" : "", "family" : "Zhang", "given" : "Hua",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"44", "publisher" : "Cambridge University Press", "publisher-place" : "Cambridge, United Kingdom and New York, NY, USA", "title" : "Anthropogenic and Natural Radiative Forcing Supplementary Material", "translator" : [ { "dropping-particle" : "", "family" : "H3208", "given" : "Rt13", "non-dropping-particle" : "", "parse-names" : false, "suffix" : "" } ], "type" : "chapter" }, "uris" : [ "http://www.mendeley.com/documents/?uuid=f658a0d0-b598-4fe3-80fd-fcaf3a84f03f" ] } ], "mendeley" : { "formattedCitation" : "(Myhre et al., 2013)", "manualFormatting" : "Myhre et al. (2013)", "plainTextFormattedCitation" : "(Myhre et al., 2013)", "previouslyFormattedCitation" : "(Myhre et al., 2013)" }, "properties" : { "noteIndex" : 0 }, "schema" : "https://github.com/citation-style-language/schema/raw/master/csl-citation.json" }</w:instrText>
      </w:r>
      <w:r w:rsidRPr="003A0C0D">
        <w:rPr>
          <w:rFonts w:cs="Times New Roman"/>
        </w:rPr>
        <w:fldChar w:fldCharType="separate"/>
      </w:r>
      <w:ins w:id="5788" w:author="Robin Matthews" w:date="2021-05-18T16:07:00Z">
        <w:r w:rsidR="00602365">
          <w:rPr>
            <w:rFonts w:cs="Times New Roman"/>
            <w:noProof/>
            <w:lang w:val="en-GB"/>
          </w:rPr>
          <w:t>Myhre et al.</w:t>
        </w:r>
        <w:del w:id="5789" w:author="Ian Blenkinsop" w:date="2021-07-08T14:17:00Z">
          <w:r w:rsidR="00602365" w:rsidDel="00A60FC4">
            <w:rPr>
              <w:rFonts w:cs="Times New Roman"/>
              <w:noProof/>
              <w:lang w:val="en-GB"/>
            </w:rPr>
            <w:delText xml:space="preserve"> (</w:delText>
          </w:r>
        </w:del>
      </w:ins>
      <w:ins w:id="5790" w:author="Ian Blenkinsop" w:date="2021-07-08T14:17:00Z">
        <w:r w:rsidR="00A60FC4">
          <w:rPr>
            <w:rFonts w:cs="Times New Roman"/>
            <w:noProof/>
            <w:lang w:val="en-GB"/>
          </w:rPr>
          <w:t>,</w:t>
        </w:r>
      </w:ins>
      <w:ins w:id="5791" w:author="Ian Blenkinsop" w:date="2021-07-08T14:18:00Z">
        <w:r w:rsidR="00A60FC4">
          <w:rPr>
            <w:rFonts w:cs="Times New Roman"/>
            <w:noProof/>
            <w:lang w:val="en-GB"/>
          </w:rPr>
          <w:t xml:space="preserve"> </w:t>
        </w:r>
      </w:ins>
      <w:ins w:id="5792" w:author="Robin Matthews" w:date="2021-05-18T16:07:00Z">
        <w:r w:rsidR="00602365">
          <w:rPr>
            <w:rFonts w:cs="Times New Roman"/>
            <w:noProof/>
            <w:lang w:val="en-GB"/>
          </w:rPr>
          <w:t>2013)</w:t>
        </w:r>
      </w:ins>
      <w:del w:id="5793" w:author="Robin Matthews" w:date="2021-05-18T16:07:00Z">
        <w:r w:rsidRPr="000128A3" w:rsidDel="00602365">
          <w:rPr>
            <w:rFonts w:cs="Times New Roman"/>
            <w:noProof/>
            <w:lang w:val="en-GB"/>
          </w:rPr>
          <w:delText xml:space="preserve">Myhre et al. </w:delText>
        </w:r>
        <w:r w:rsidRPr="003A0C0D" w:rsidDel="00602365">
          <w:rPr>
            <w:rFonts w:cs="Times New Roman"/>
            <w:noProof/>
          </w:rPr>
          <w:delText>(2013)</w:delText>
        </w:r>
      </w:del>
      <w:r w:rsidRPr="003A0C0D">
        <w:rPr>
          <w:rFonts w:cs="Times New Roman"/>
        </w:rPr>
        <w:fldChar w:fldCharType="end"/>
      </w:r>
      <w:del w:id="5794" w:author="Ian Blenkinsop" w:date="2021-07-08T14:17:00Z">
        <w:r w:rsidDel="00A60FC4">
          <w:rPr>
            <w:rFonts w:cs="Times New Roman"/>
          </w:rPr>
          <w:delText>)</w:delText>
        </w:r>
      </w:del>
      <w:r w:rsidRPr="003A0C0D">
        <w:rPr>
          <w:rFonts w:cs="Times New Roman"/>
        </w:rPr>
        <w:t xml:space="preserve">, two-layer models </w:t>
      </w:r>
      <w:r w:rsidRPr="003A0C0D">
        <w:rPr>
          <w:rFonts w:cs="Times New Roman"/>
        </w:rPr>
        <w:fldChar w:fldCharType="begin" w:fldLock="1"/>
      </w:r>
      <w:r w:rsidR="00A94565">
        <w:rPr>
          <w:rFonts w:cs="Times New Roman"/>
        </w:rPr>
        <w:instrText>ADDIN CSL_CITATION { "citationItems" : [ { "id" : "ITEM-1", "itemData" : { "DOI" : "10.1175/2009JCLI3466.1", "ISSN" : "0894-8755", "abstract" : "Abstract The fast and slow components of global warming in a comprehensive climate model are isolated by examining the response to an instantaneous return to preindustrial forcing. The response is characterized by an initial fast exponential decay with an e-folding time smaller than 5 yr, leaving behind a remnant that evolves more slowly. The slow component is estimated to be small at present, as measured by the global mean near-surface air temperature, and, in the model examined, grows to 0.4\u00b0C by 2100 in the A1B scenario from the Special Report on Emissions Scenarios (SRES), and then to 1.4\u00b0C by 2300 if one holds radiative forcing fixed after 2100. The dominance of the fast component at present is supported by examining the response to an instantaneous doubling of CO2 and by the excellent fit to the model?s ensemble mean twentieth-century evolution with a simple one-box model with no long times scales.", "author" : [ { "dropping-particle" : "", "family" : "Held", "given" : "Isaac M", "non-dropping-particle" : "", "parse-names" : false, "suffix" : "" }, { "dropping-particle" : "", "family" : "Winton", "given" : "Michael", "non-dropping-particle" : "", "parse-names" : false, "suffix" : "" }, { "dropping-particle" : "", "family" : "Takahashi", "given" : "Ken", "non-dropping-particle" : "", "parse-names" : false, "suffix" : "" }, { "dropping-particle" : "", "family" : "Delworth", "given" : "Thomas", "non-dropping-particle" : "", "parse-names" : false, "suffix" : "" }, { "dropping-particle" : "", "family" : "Zeng", "given" : "Fanrong", "non-dropping-particle" : "", "parse-names" : false, "suffix" : "" }, { "dropping-particle" : "", "family" : "Vallis", "given" : "Geoffrey K", "non-dropping-particle" : "", "parse-names" : false, "suffix" : "" } ], "container-title" : "Journal of Climate", "id" : "ITEM-1", "issue" : "9", "issued" : { "date-parts" : [ [ "2010", "1", "12" ] ] }, "note" : "doi: 10.1175/2009JCLI3466.1", "page" : "2418-2427", "publisher" : "American Meteorological Society", "title" : "Probing the Fast and Slow Components of Global Warming by Returning Abruptly to Preindustrial Forcing", "translator" : [ { "dropping-particle" : "", "family" : "H3858", "given" : "", "non-dropping-particle" : "", "parse-names" : false, "suffix" : "" } ], "type" : "article-journal", "volume" : "23" }, "uris" : [ "http://www.mendeley.com/documents/?uuid=1a3822e9-50ac-46a4-9594-cbb6922a615a" ] }, { "id" : "ITEM-2", "itemData" : { "DOI" : "10.1007/s00382-019-04686-4", "ISSN" : "1432-0894", "abstract" : "Global warming in response to external radiative forcing is determined by the feedback of the climate system. Recent studies have suggested that simple mathematical models incorporating a radiative response which is related to upper- and deep-ocean disequilibrium (ocean heat uptake efficacy), inhomogeneous patterns of surface warming and radiative feedbacks (pattern effect), or an explicit dependence of the strength of radiative feedbacks on surface temperature change (feedback temperature dependence) may explain the climate response in atmosphere-ocean coupled general circulation models (AOGCMs) or can be useful for interpreting the instrumental record. We analyze a two-layer model with an ocean heat transport efficacy, a two-region model with region specific heat capacities and radiative responses; a one-layer model with a temperature dependent feedback; and a model which combines elements of the two-layer/region models and the state-dependent feedback parameter. We show that, from the perspective of the globally averaged surface temperature and radiative imbalance, the two-region and two-layer models are equivalent. State-dependence of the feedback parameter introduces a nonlinearity in the system which makes the adjustment timescales forcing-dependent. Neither the linear two-region/layer models, nor the state-dependent feedback model adequately describes the behavior of complex climate models. The model which combines elements of both can adequately describe the response of more comprehensive models but may require more experimental input than is available from single forcing realizations.", "author" : [ { "dropping-particle" : "", "family" : "Rohrschneider", "given" : "Tim", "non-dropping-particle" : "", "parse-names" : false, "suffix" : "" }, { "dropping-particle" : "", "family" : "Stevens", "given" : "Bjorn", "non-dropping-particle" : "", "parse-names" : false, "suffix" : "" }, { "dropping-particle" : "", "family" : "Mauritsen", "given" : "Thorsten", "non-dropping-particle" : "", "parse-names" : false, "suffix" : "" } ], "container-title" : "Climate Dynamics", "id" : "ITEM-2", "issue" : "5", "issued" : { "date-parts" : [ [ "2019" ] ] }, "page" : "3131-3145", "title" : "On simple representations of the climate response to external radiative forcing", "translator" : [ { "dropping-particle" : "", "family" : "H3860", "given" : "", "non-dropping-particle" : "", "parse-names" : false, "suffix" : "" } ], "type" : "article-journal", "volume" : "53" }, "uris" : [ "http://www.mendeley.com/documents/?uuid=f016e411-63b1-49b3-a229-588782afd3db" ] }, { "id" : "ITEM-3", "itemData" : { "DOI" : "10.5194/gmd-13-5175-2020", "ISSN" : "1991-9603", "abstract" : "Abstract. Reduced-complexity climate models (RCMs) are critical in the policy and decision making space, and are directly used within multiple Intergovernmental Panel on Climate Change (IPCC) reports to complement the results of more comprehensive Earth system models. To date, evaluation of RCMs has been limited to a few independent studies. Here we introduce a systematic evaluation of RCMs in the form of the Reduced Complexity Model Intercomparison Project (RCMIP). We expect RCMIP will extend over multiple phases, with Phase 1 being the first. In Phase 1, we focus on the RCMs' global-mean temperature responses, comparing them to observations, exploring the extent to which they emulate more complex models and considering how the relationship between temperature and cumulative emissions of CO2 varies across the RCMs. Our work uses experiments which mirror those found in the Coupled Model Intercomparison Project (CMIP), which focuses on complex Earth system and atmosphere\u2013ocean general circulation models. Using both scenario-based and idealised experiments, we examine RCMs' global-mean temperature response under a range of forcings. We find that the RCMs can all reproduce the approximately 1 \u2218C of warming since pre-industrial times, with varying representations of natural variability, volcanic eruptions and aerosols. We also find that RCMs can emulate the global-mean temperature response of CMIP models to within a root-mean-square error of 0.2 \u2218C over a range of experiments. Furthermore, we find that, for the Representative Concentration Pathway (RCP) and Shared Socioeconomic Pathway (SSP)-based scenario pairs that share the same IPCC Fifth Assessment Report (AR5)-consistent stratospheric-adjusted radiative forcing, the RCMs indicate higher effective radiative forcings for the SSP-based scenarios and correspondingly higher temperatures when run with the same climate settings. In our idealised setup of RCMs with a climate sensitivity of 3 \u2218C, the difference for the ssp585\u2013rcp85 pair by 2100 is around 0.23\u2218C(\u00b10.12 \u2218C) due to a difference in effective radiative forcings between the two scenarios. Phase 1 demonstrates the utility of RCMIP's open-source infrastructure, paving the way for further phases of RCMIP to build on the research presented here and deepen our understanding of RCMs.", "author" : [ { "dropping-particle" : "", "family" : "Nicholls", "given" : "Zebedee R. J.", "non-dropping-particle" : "", "parse-names" : false, "suffix" : "" }, { "dropping-particle" : "", "family" : "Meinshausen", "given" : "Malte", "non-dropping-particle" : "", "parse-names" : false, "suffix" : "" }, { "dropping-particle" : "", "family" : "Lewis", "given" : "Jared", "non-dropping-particle" : "", "parse-names" : false, "suffix" : "" }, { "dropping-particle" : "", "family" : "Gieseke", "given" : "Robert", "non-dropping-particle" : "", "parse-names" : false, "suffix" : "" }, { "dropping-particle" : "", "family" : "Dommenget", "given" : "Dietmar", "non-dropping-particle" : "", "parse-names" : false, "suffix" : "" }, { "dropping-particle" : "", "family" : "Dorheim", "given" : "Kalyn", "non-dropping-particle" : "", "parse-names" : false, "suffix" : "" }, { "dropping-particle" : "", "family" : "Fan", "given" : "Chen-Shuo", "non-dropping-particle" : "", "parse-names" : false, "suffix" : "" }, { "dropping-particle" : "", "family" : "Fuglestvedt", "given" : "Jan S.", "non-dropping-particle" : "", "parse-names" : false, "suffix" : "" }, { "dropping-particle" : "", "family" : "Gasser", "given" : "Thomas", "non-dropping-particle" : "", "parse-names" : false, "suffix" : "" }, { "dropping-particle" : "", "family" : "Gol\u00fcke", "given" : "Ulrich", "non-dropping-particle" : "", "parse-names" : false, "suffix" : "" }, { "dropping-particle" : "", "family" : "Goodwin", "given" : "Philip", "non-dropping-particle" : "", "parse-names" : false, "suffix" : "" }, { "dropping-particle" : "", "family" : "Hartin", "given" : "Corinne", "non-dropping-particle" : "", "parse-names" : false, "suffix" : "" }, { "dropping-particle" : "", "family" : "Hope", "given" : "Austin P.", "non-dropping-particle" : "", "parse-names" : false, "suffix" : "" }, { "dropping-particle" : "", "family" : "Kriegler", "given" : "Elmar", "non-dropping-particle" : "", "parse-names" : false, "suffix" : "" }, { "dropping-particle" : "", "family" : "Leach", "given" : "Nicholas J.", "non-dropping-particle" : "", "parse-names" : false, "suffix" : "" }, { "dropping-particle" : "", "family" : "Marchegiani", "given" : "Davide", "non-dropping-particle" : "", "parse-names" : false, "suffix" : "" }, { "dropping-particle" : "", "family" : "McBride", "given" : "Laura A.", "non-dropping-particle" : "", "parse-names" : false, "suffix" : "" }, { "dropping-particle" : "", "family" : "Quilcaille", "given" : "Yann", "non-dropping-particle" : "", "parse-names" : false, "suffix" : "" }, { "dropping-particle" : "", "family" : "Rogelj", "given" : "Joeri", "non-dropping-particle" : "", "parse-names" : false, "suffix" : "" }, { "dropping-particle" : "", "family" : "Salawitch", "given" : "Ross J.", "non-dropping-particle" : "", "parse-names" : false, "suffix" : "" }, { "dropping-particle" : "", "family" : "Samset", "given" : "Bj\u00f8rn H.", "non-dropping-particle" : "", "parse-names" : false, "suffix" : "" }, { "dropping-particle" : "", "family" : "Sandstad", "given" : "Marit", "non-dropping-particle" : "", "parse-names" : false, "suffix" : "" }, { "dropping-particle" : "", "family" : "Shiklomanov", "given" : "Alexey N.", "non-dropping-particle" : "", "parse-names" : false, "suffix" : "" }, { "dropping-particle" : "", "family" : "Skeie", "given" : "Ragnhild B.", "non-dropping-particle" : "", "parse-names" : false, "suffix" : "" }, { "dropping-particle" : "", "family" : "Smith", "given" : "Christopher J.", "non-dropping-particle" : "", "parse-names" : false, "suffix" : "" }, { "dropping-particle" : "", "family" : "Smith", "given" : "Steve", "non-dropping-particle" : "", "parse-names"</w:instrText>
      </w:r>
      <w:r w:rsidR="00A94565" w:rsidRPr="002079D8">
        <w:rPr>
          <w:rFonts w:cs="Times New Roman"/>
          <w:lang w:val="en-GB"/>
          <w:rPrChange w:id="5795" w:author="Elisabeth Lonnoy" w:date="2021-05-20T15:26:00Z">
            <w:rPr>
              <w:rFonts w:cs="Times New Roman"/>
            </w:rPr>
          </w:rPrChange>
        </w:rPr>
        <w:instrText xml:space="preserve"> : false, "suffix" : "" }, { "dropping-particle" : "", "family" : "Tanaka", "given" : "Katsumasa", "non-dropping-particle" : "", "parse-names" : false, "suffix" : "" }, { "dropping-particle" : "", "family" : "Tsutsui", "given" : "Junichi", "non-dropping-particle" : "", "parse-names" : false, "suffix" : "" }, { "dropping-particle" : "", "family" : "Xie", "given" : "Zhiang", "non-dropping-particle" : "", "parse-names" : false, "suffix" : "" } ], "container-title" : "Geoscientific Model Development", "id" : "ITEM-3", "issue" : "11", "issued" : { "date-parts" : [ [ "2020", "10", "31" ] ] }, "page" : "5175-5190", "title" : "Reduced Complexity Model Intercomparison Project Phase 1: introduction and evaluation of global-mean temperature response", "translator" : [ { "dropping-particle" : "", "family" : "H3859", "given" : "", "non-dropping-particle" : "", "parse-names" : false, "suffix" : "" } ], "type" : "article-journal", "volume" : "13" }, "uris" : [ "http://www.mendeley.com/documents/?uuid=065a1fe6-aaa9-4586-95f3-10204e7b03a3" ] } ], "mendeley" : { "formattedCitation" : "(Held et al., 2010; Rohrschneider et al., 2019; Nicholls et al., 2020)", "plainTextFormattedCitation" : "(Held et al., 2010; Rohrschneider et al., 2019; Nicholls et al., 2020)", "previouslyFormattedCitation" : "(Held et al., 2010; Rohrschneider et al., 2019; Nicholls et al., 2020)" }, "properties" : { "noteIndex" : 0 }, "schema" : "https://github.com/citation-style-language/schema/raw/master/csl-citation.json" }</w:instrText>
      </w:r>
      <w:r w:rsidRPr="003A0C0D">
        <w:rPr>
          <w:rFonts w:cs="Times New Roman"/>
        </w:rPr>
        <w:fldChar w:fldCharType="separate"/>
      </w:r>
      <w:ins w:id="5796" w:author="Robin Matthews" w:date="2021-05-18T16:07:00Z">
        <w:r w:rsidR="00602365">
          <w:rPr>
            <w:rFonts w:cs="Times New Roman"/>
            <w:noProof/>
            <w:lang w:val="en-GB"/>
          </w:rPr>
          <w:t>(Held et al., 2010; Rohrschneider et al., 2019; Nicholls et al., 2020)</w:t>
        </w:r>
      </w:ins>
      <w:del w:id="5797" w:author="Robin Matthews" w:date="2021-05-18T16:07:00Z">
        <w:r w:rsidRPr="000128A3" w:rsidDel="00602365">
          <w:rPr>
            <w:rFonts w:cs="Times New Roman"/>
            <w:noProof/>
            <w:lang w:val="en-GB"/>
          </w:rPr>
          <w:delText>(Held et al., 2010; Rohrschneider et al., 2019; Nicholls et al., 2020)</w:delText>
        </w:r>
      </w:del>
      <w:r w:rsidRPr="003A0C0D">
        <w:rPr>
          <w:rFonts w:cs="Times New Roman"/>
        </w:rPr>
        <w:fldChar w:fldCharType="end"/>
      </w:r>
      <w:r w:rsidRPr="000128A3">
        <w:rPr>
          <w:rFonts w:cs="Times New Roman"/>
          <w:lang w:val="en-GB"/>
        </w:rPr>
        <w:t xml:space="preserve">, and </w:t>
      </w:r>
      <w:del w:id="5798" w:author="Ian Blenkinsop" w:date="2021-07-08T14:17:00Z">
        <w:r w:rsidRPr="000128A3" w:rsidDel="00A60FC4">
          <w:rPr>
            <w:rFonts w:cs="Times New Roman"/>
            <w:lang w:val="en-GB"/>
          </w:rPr>
          <w:delText xml:space="preserve">higher </w:delText>
        </w:r>
      </w:del>
      <w:ins w:id="5799" w:author="Ian Blenkinsop" w:date="2021-07-08T14:17:00Z">
        <w:r w:rsidR="00A60FC4" w:rsidRPr="000128A3">
          <w:rPr>
            <w:rFonts w:cs="Times New Roman"/>
            <w:lang w:val="en-GB"/>
          </w:rPr>
          <w:t>higher</w:t>
        </w:r>
        <w:r w:rsidR="00A60FC4">
          <w:rPr>
            <w:rFonts w:cs="Times New Roman"/>
            <w:lang w:val="en-GB"/>
          </w:rPr>
          <w:t>-</w:t>
        </w:r>
      </w:ins>
      <w:r w:rsidRPr="000128A3">
        <w:rPr>
          <w:rFonts w:cs="Times New Roman"/>
          <w:lang w:val="en-GB"/>
        </w:rPr>
        <w:t xml:space="preserve">complexity approaches that include upwelling, diffusion and entrainment in the ocean component (e.g., </w:t>
      </w:r>
      <w:r w:rsidRPr="00BB6DAD">
        <w:rPr>
          <w:rFonts w:cs="Times New Roman"/>
          <w:bCs/>
          <w:lang w:val="en-GB"/>
        </w:rPr>
        <w:t>MAGICC</w:t>
      </w:r>
      <w:r w:rsidRPr="000128A3">
        <w:rPr>
          <w:rFonts w:cs="Times New Roman"/>
          <w:lang w:val="en-GB"/>
        </w:rPr>
        <w:t xml:space="preserve"> Version 5.3 </w:t>
      </w:r>
      <w:ins w:id="5800" w:author="Ian Blenkinsop" w:date="2021-07-08T14:19:00Z">
        <w:r w:rsidR="00A60FC4">
          <w:rPr>
            <w:rFonts w:cs="Times New Roman"/>
            <w:lang w:val="en-GB"/>
          </w:rPr>
          <w:t>(</w:t>
        </w:r>
      </w:ins>
      <w:r w:rsidRPr="003A0C0D">
        <w:rPr>
          <w:rFonts w:cs="Times New Roman"/>
        </w:rPr>
        <w:fldChar w:fldCharType="begin" w:fldLock="1"/>
      </w:r>
      <w:r w:rsidR="00E81B0B">
        <w:rPr>
          <w:rFonts w:cs="Times New Roman"/>
          <w:lang w:val="en-GB"/>
        </w:rPr>
        <w:instrText xml:space="preserve">ADDIN CSL_CITATION { "citationItems" : [ { "id" : "ITEM-1", "itemData" : { "DOI" : "10.1007/PL00007931", "ISSN" : "0930-7575", "author" : [ { "dropping-particle" : "", "family" : "Raper", "given" : "S. C. B.", "non-dropping-particle" : "", "parse-names" : false, "suffix" : "" }, { "dropping-particle" : "", "family" : "Gregory", "given" : "J. M.", "non-dropping-particle" : "", "parse-names" : false, "suffix" : "" }, { "dropping-particle" : "", "family" : "Osborn", "given" : "T. J.", "non-dropping-particle" : "", "parse-names" : false, "suffix" : "" } ], "container-title" : "Climate Dynamics", "id" : "ITEM-1", "issue" : "8", "issued" : { "date-parts" : [ [ "2001", "5", "7" ] ] }, "page" : "601-613", "publisher" : "Springer-Verlag", "title" : "Use of an upwelling-diffusion energy balance climate model to simulate and diagnose A/OGCM results", "translator" : [ { "dropping-particle" : "", "family" : "H2702", "given" : "", "non-dropping-particle" : "", "parse-names" : false, "suffix" : "" } ], "type" : "article-journal", "volume" : "17" }, "uris" : [ "http://www.mendeley.com/documents/?uuid=1c25fcfa-143a-39cb-81d3-3173ce3aa4fb" ] }, { "id" : "ITEM-2", "itemData" : { "DOI" : "10.1007/s10584-009-9585-3", "ISSN" : "0165-0009", "author" : [ { "dropping-particle" : "", "family" : "Wigley", "given" : "T. M. L.", "non-dropping-particle" : "", "parse-names" : false, "suffix" : "" }, { "dropping-particle" : "", "family" : "Clarke", "given" : "L. E.", "non-dropping-particle" : "", "parse-names" : false, "suffix" : "" }, { "dropping-particle" : "", "family" : "Edmonds", "given" : "J. A.", "non-dropping-particle" : "", "parse-names" : false, "suffix" : "" }, { "dropping-particle" : "", "family" : "Jacoby", "given" : "H. D.", "non-dropping-particle" : "", "parse-names" : false, "suffix" : "" }, { "dropping-particle" : "", "family" : "Paltsev", "given" : "S.", "non-dropping-particle" : "", "parse-names" : false, "suffix" : "" }, { "dropping-particle" : "", "family" : "Pitcher", "given" : "H.", "non-dropping-particle" </w:instrText>
      </w:r>
      <w:r w:rsidR="00E81B0B" w:rsidRPr="00A1237E">
        <w:rPr>
          <w:rFonts w:cs="Times New Roman"/>
        </w:rPr>
        <w:instrText>: "", "parse-names" : false, "suffix" : "" }, { "dropping-particle" : "", "family" : "Reilly", "given" : "J. M.", "non-dropping-particle" : "", "parse-names" : false, "suffix" : "" }, { "dropping-particle" : "", "family" : "Richels", "given" : "R.", "non-dropping-particle" : "", "parse-names" : false, "suffix" : "" }, { "dropping-particle" : "", "family" : "Sarofim", "given" : "M. C.", "non-dropping-particle" : "", "parse-names" : false, "suffix" : "" }, { "dropping-particle" : "", "family" : "Smith", "given" : "S. J.", "non-dropping-particle" : "", "parse-names" : false, "suffix" : "" } ], "container-title" : "Climatic Change", "id" : "ITEM-2", "issue" : "1-2", "issued" : { "date-parts" : [ [ "2009", "11", "29" ] ] }, "page" : "85-121", "publisher" : "Springer Netherlands", "title" : "Uncertainties in climate stabilization", "translator" : [ { "dropping-particle" : "", "family" : "H2704", "given" : "", "non-dropping-particle" : "", "parse-names" : false, "suffix" : "" } ], "type" : "article-journal", "volume" : "97" }, "uris" : [ "http://www.mendeley.com/documents/?uuid=d15bde10-2a9c-3bd4-bac2-3336259126f5" ] } ], "mendeley" : { "formattedCitation" : "(Raper et al., 2001; Wigley et al., 2009)", "plainTextFormattedCitation" : "(Raper et al., 2001; Wigley et al., 2009)", "previouslyFormattedCitation" : "(Raper et al., 2001; Wigley et al., 2009)" }, "properties" : { "noteIndex" : 0 }, "schema" : "https://github.com/citation-style-language/schema/raw/master/csl-citation.json" }</w:instrText>
      </w:r>
      <w:r w:rsidRPr="003A0C0D">
        <w:rPr>
          <w:rFonts w:cs="Times New Roman"/>
        </w:rPr>
        <w:fldChar w:fldCharType="separate"/>
      </w:r>
      <w:ins w:id="5801" w:author="Robin Matthews" w:date="2021-05-18T16:07:00Z">
        <w:del w:id="5802" w:author="Ian Blenkinsop" w:date="2021-07-08T14:18:00Z">
          <w:r w:rsidR="00602365" w:rsidDel="00A60FC4">
            <w:rPr>
              <w:rFonts w:cs="Times New Roman"/>
              <w:noProof/>
              <w:lang w:val="es-ES"/>
            </w:rPr>
            <w:delText>(</w:delText>
          </w:r>
        </w:del>
        <w:r w:rsidR="00602365">
          <w:rPr>
            <w:rFonts w:cs="Times New Roman"/>
            <w:noProof/>
            <w:lang w:val="es-ES"/>
          </w:rPr>
          <w:t>Raper et al., 2001; Wigley et al., 2009)</w:t>
        </w:r>
      </w:ins>
      <w:del w:id="5803" w:author="Robin Matthews" w:date="2021-05-18T16:07:00Z">
        <w:r w:rsidRPr="00A85889" w:rsidDel="00602365">
          <w:rPr>
            <w:rFonts w:cs="Times New Roman"/>
            <w:noProof/>
            <w:lang w:val="es-ES"/>
          </w:rPr>
          <w:delText>(Raper et al., 2001; Wigley et al., 2009)</w:delText>
        </w:r>
      </w:del>
      <w:r w:rsidRPr="003A0C0D">
        <w:rPr>
          <w:rFonts w:cs="Times New Roman"/>
        </w:rPr>
        <w:fldChar w:fldCharType="end"/>
      </w:r>
      <w:del w:id="5804" w:author="Ian Blenkinsop" w:date="2021-07-08T14:19:00Z">
        <w:r w:rsidRPr="00A85889" w:rsidDel="00A60FC4">
          <w:rPr>
            <w:rFonts w:cs="Times New Roman"/>
            <w:lang w:val="es-ES"/>
          </w:rPr>
          <w:delText>,</w:delText>
        </w:r>
      </w:del>
      <w:ins w:id="5805" w:author="Ian Blenkinsop" w:date="2021-07-08T14:19:00Z">
        <w:r w:rsidR="00A60FC4">
          <w:rPr>
            <w:rFonts w:cs="Times New Roman"/>
            <w:lang w:val="es-ES"/>
          </w:rPr>
          <w:t>;</w:t>
        </w:r>
      </w:ins>
      <w:r w:rsidRPr="00A85889">
        <w:rPr>
          <w:rFonts w:cs="Times New Roman"/>
          <w:lang w:val="es-ES"/>
        </w:rPr>
        <w:t xml:space="preserve"> Version 6/7 </w:t>
      </w:r>
      <w:r w:rsidRPr="003A0C0D">
        <w:rPr>
          <w:rFonts w:cs="Times New Roman"/>
        </w:rPr>
        <w:fldChar w:fldCharType="begin" w:fldLock="1"/>
      </w:r>
      <w:r w:rsidR="00E81B0B">
        <w:rPr>
          <w:rFonts w:cs="Times New Roman"/>
          <w:lang w:val="es-ES"/>
        </w:rPr>
        <w:instrText>ADDIN CSL_CITATION { "citationItems" : [ { "id" : "ITEM-1", "itemData" : { "DOI" : "10.5194/acp-11-1417-2011", "ISSN" : "1680-7324", "author" : [ { "dropping-particle" : "", "family" : "Meinshausen", "given" : "M.", "non-dropping-particle" : "", "parse-names" : false, "suffix" : "" }, { "dropping-particle" : "", "family" : "Raper", "given" : "S. C. B.", "non-dropping-particle" : "", "parse-names" : false, "suffix" : "" }, { "dropping-particle" : "", "family" : "Wigley", "given" : "T. M. L.", "non-dropping-particle" : "", "parse-names" : false, "suffix" : "" } ], "container-title" : "Atmospheric Chemistry and Physics", "id" : "ITEM-1", "issue" : "4", "issued" : { "date-parts" : [ [ "2011", "2", "16" ] ] }, "page" : "1417-1456", "title" : "Emulating coupled atmosphere-ocean and carbon cycle models with a simpler model, MAGICC6 \u2013 Part 1: Model description and calibration", "translator" : [ { "dropping-particle" : "", "family" : "H3023", "given" : "", "non-dropping-particle" : "", "parse-names" : false, "suffix" : "" } ], "type" : "article-journal", "volume" : "11" }, "uris" : [ "http://www.mendeley.com/documents/?uuid=3428ed94-b091-44d5-a6a0-ef60640c5563" ] } ], "mendeley" : { "formattedCitation" : "(Meinshausen et al., 2011a)", "plainTextFormattedCitation" : "(Meinshausen et al., 2011a)", "previouslyFormattedCitation" : "(Meinshausen et al., 2011a)" }, "properties" : { "noteIndex" : 0 }, "schema" : "https://github.com/citation-style-language/schema/raw/master/csl-citation.json" }</w:instrText>
      </w:r>
      <w:r w:rsidRPr="003A0C0D">
        <w:rPr>
          <w:rFonts w:cs="Times New Roman"/>
        </w:rPr>
        <w:fldChar w:fldCharType="separate"/>
      </w:r>
      <w:ins w:id="5806" w:author="Robin Matthews" w:date="2021-05-18T16:07:00Z">
        <w:r w:rsidR="00602365">
          <w:rPr>
            <w:rFonts w:cs="Times New Roman"/>
            <w:noProof/>
            <w:lang w:val="es-ES"/>
          </w:rPr>
          <w:t>(Meinshausen et al., 2011a)</w:t>
        </w:r>
      </w:ins>
      <w:del w:id="5807" w:author="Robin Matthews" w:date="2021-05-18T16:07:00Z">
        <w:r w:rsidR="007009D9" w:rsidRPr="00A85889" w:rsidDel="00602365">
          <w:rPr>
            <w:rFonts w:cs="Times New Roman"/>
            <w:noProof/>
            <w:lang w:val="es-ES"/>
          </w:rPr>
          <w:delText>(Meinshausen et al., 2011a)</w:delText>
        </w:r>
      </w:del>
      <w:r w:rsidRPr="003A0C0D">
        <w:rPr>
          <w:rFonts w:cs="Times New Roman"/>
        </w:rPr>
        <w:fldChar w:fldCharType="end"/>
      </w:r>
      <w:r w:rsidRPr="00A60FC4">
        <w:rPr>
          <w:rFonts w:cs="Times New Roman"/>
          <w:bCs/>
          <w:lang w:val="es-ES"/>
          <w:rPrChange w:id="5808" w:author="Ian Blenkinsop" w:date="2021-07-08T14:19:00Z">
            <w:rPr>
              <w:rFonts w:cs="Times New Roman"/>
              <w:b/>
              <w:lang w:val="es-ES"/>
            </w:rPr>
          </w:rPrChange>
        </w:rPr>
        <w:t>;</w:t>
      </w:r>
      <w:r w:rsidRPr="00A85889">
        <w:rPr>
          <w:rFonts w:cs="Times New Roman"/>
          <w:b/>
          <w:lang w:val="es-ES"/>
        </w:rPr>
        <w:t xml:space="preserve"> </w:t>
      </w:r>
      <w:r w:rsidRPr="00BB6DAD">
        <w:rPr>
          <w:rFonts w:cs="Times New Roman"/>
          <w:bCs/>
          <w:lang w:val="es-ES"/>
        </w:rPr>
        <w:t>OSCAR</w:t>
      </w:r>
      <w:r w:rsidRPr="00A85889">
        <w:rPr>
          <w:rFonts w:cs="Times New Roman"/>
          <w:b/>
          <w:lang w:val="es-ES"/>
        </w:rPr>
        <w:t xml:space="preserve"> </w:t>
      </w:r>
      <w:r w:rsidRPr="003A0C0D">
        <w:rPr>
          <w:rFonts w:cs="Times New Roman"/>
        </w:rPr>
        <w:fldChar w:fldCharType="begin" w:fldLock="1"/>
      </w:r>
      <w:r w:rsidR="00A94565">
        <w:rPr>
          <w:rFonts w:cs="Times New Roman"/>
          <w:lang w:val="es-ES"/>
        </w:rPr>
        <w:instrText>ADDIN CSL_CITATION { "citationItems" : [ { "id" : "ITEM-1", "itemData" : { "DOI" : "10.5194/gmd-10-271-2017", "abstract" : "This paper provides a comprehensive description of OSCAR v2.2, a simple Earth system model. The general philosophy of development is first explained, followed by a complete description of the model's drivers and various modules. All components of the Earth system necessary to simulate future climate change are represented in the model: the oceanic and terrestrial carbon cycles-including a book-keeping module to endogenously estimate land-use change emissions-so as to simulate the change in atmospheric carbon dioxide; the tropospheric chemistry and the natural wetlands , to simulate that of methane; the stratospheric chemistry , for nitrous oxide; 37 halogenated compounds; changing tropospheric and stratospheric ozone; the direct and indirect effects of aerosols; changes in surface albedo caused by black carbon deposition on snow and land-cover change; and the global and regional response of climate-in terms of temperature and precipitation-to all these climate forcers. Following the probabilistic framework of the model, an ensemble of simulations is made over the historical period (1750-2010). We show that the model performs well in reproducing observed past changes in the Earth system such as increased atmospheric concentration of greenhouse gases or increased global mean surface temperature.", "author" : [ { "dropping-particle" : "", "family" : "Gasser", "given" : "Thomas", "non-dropping-particle" : "", "parse-names" : false, "suffix" : "" }, { "dropping-particle" : "", "family" : "Ciais", "given" : "Philippe", "non-dropping-particle" : "", "parse-names" : false, "suffix" : "" }, { "dropping-particle" : "", "family" : "Boucher", "given" : "Olivier", "non-dropping-particle" : "", "parse-names" : false, "suffix" : "" }, { "dropping-particle" : "", "family" : "Quilcaille", "given" : "Yann", "non-dropping-particle" : "", "parse-names" : false, "suffix" : "" }, { "dropping-particle" : "", "family" : "Tortora", "given" : "Maxime", "non-dropping-particle" : "", "parse-names" : false, "suffix" : "" }, { "dropping-particle" : "", "family" : "Bopp", "given" : "Laurent", "non-dropping-particle" : "", "parse-names" : false, "suffix" : "" }, { "dropping-particle" : "", "family" : "Hauglustaine", "given" : "Didier", "non-dropping-particle" : "", "parse-names" : false, "suffix" : "" } ], "container-title" : "Geoscientific Model Development", "id" : "ITEM-1", "issued" : { "date-parts" : [ [ "2017" ] ] }, "page" : "271-319", "title" : "The compact Earth system model OSCAR v2.2: description and first results", "translator" : [ { "dropping-particle" : "", "family" : "H2703", "given" : "", "non-dropping-particle" : "", "parse-names" : false, "suffix" : "" } ], "type" : "article-journal", "volume" : "10" }, "uris" : [ "http://www.mendeley.com/documents/?uuid=9e49f3e1-e26e-3caf-93e4-ba3d09f4ed71" ] } ], "mendeley" : { "formattedCitation" : "(Gasser et al., 2017)", "plainTextFormattedCitation" : "(Gasser et al., 2017)", "previouslyFormattedCitation" : "(Gasser et al., 2017)" }, "properties" : { "noteIndex" : 0 }, "schema" : "https://github.com/citation-style-language/schema/raw/master/csl-citation.json" }</w:instrText>
      </w:r>
      <w:r w:rsidRPr="003A0C0D">
        <w:rPr>
          <w:rFonts w:cs="Times New Roman"/>
        </w:rPr>
        <w:fldChar w:fldCharType="separate"/>
      </w:r>
      <w:ins w:id="5809" w:author="Robin Matthews" w:date="2021-05-18T16:07:00Z">
        <w:r w:rsidR="00602365">
          <w:rPr>
            <w:rFonts w:cs="Times New Roman"/>
            <w:noProof/>
            <w:lang w:val="sv-SE"/>
          </w:rPr>
          <w:t>(Gasser et al., 2017)</w:t>
        </w:r>
      </w:ins>
      <w:del w:id="5810" w:author="Robin Matthews" w:date="2021-05-18T16:07:00Z">
        <w:r w:rsidRPr="007009D9" w:rsidDel="00602365">
          <w:rPr>
            <w:rFonts w:cs="Times New Roman"/>
            <w:noProof/>
            <w:lang w:val="sv-SE"/>
          </w:rPr>
          <w:delText>(Gasser et al., 2017)</w:delText>
        </w:r>
      </w:del>
      <w:r w:rsidRPr="003A0C0D">
        <w:rPr>
          <w:rFonts w:cs="Times New Roman"/>
        </w:rPr>
        <w:fldChar w:fldCharType="end"/>
      </w:r>
      <w:r w:rsidRPr="007009D9">
        <w:rPr>
          <w:rFonts w:cs="Times New Roman"/>
          <w:lang w:val="sv-SE"/>
        </w:rPr>
        <w:t xml:space="preserve">; </w:t>
      </w:r>
      <w:r w:rsidRPr="00BB6DAD">
        <w:rPr>
          <w:rFonts w:cs="Times New Roman"/>
          <w:bCs/>
          <w:lang w:val="sv-SE"/>
        </w:rPr>
        <w:t>CICERO SCM</w:t>
      </w:r>
      <w:r w:rsidR="003B2348">
        <w:rPr>
          <w:rFonts w:cs="Times New Roman"/>
          <w:b/>
          <w:lang w:val="sv-SE"/>
        </w:rPr>
        <w:t xml:space="preserve"> </w:t>
      </w:r>
      <w:r w:rsidR="003B2348">
        <w:rPr>
          <w:rFonts w:cs="Times New Roman"/>
          <w:b/>
          <w:lang w:val="sv-SE"/>
        </w:rPr>
        <w:fldChar w:fldCharType="begin" w:fldLock="1"/>
      </w:r>
      <w:r w:rsidR="00E81B0B">
        <w:rPr>
          <w:rFonts w:cs="Times New Roman"/>
          <w:b/>
          <w:lang w:val="sv-SE"/>
        </w:rPr>
        <w:instrText>ADDIN CSL_CITATION { "citationItems" : [ { "id" : "ITEM-1", "itemData" : { "DOI" : "10.1088/1748-9326/aa5b0a", "ISSN" : "17489326", "abstract" : "The politically contentious issue of calculating countries' contributions to climate change is strongly dependent on methodological choices. Different principles can be applied for distributing efforts for reducing human-induced global warming. According to the 'Brazilian Proposal', industrialized countries would reduce emissions proportional to their historical contributions to warming. This proposal was based on the assumption that the political process would lead to a global top-down agreement. The Paris Agreement changed the role of historical responsibilities. Whereas the agreement refers to equity principles, differentiation of mitigation efforts is delegated to each country, as countries will submit new national contributions every five years without any international negotiation. It is likely that considerations of historical contributions and distributive fairness will continue to play a key role, but increasingly so in a national setting. Contributions to warming can be used as a background for negotiations to inform and justify positions, and may also be useful for countries' own assessment of what constitutes reasonable and fair contributions to limiting warming. Despite the fact that the decision from COP21 explicitly rules out compensation in the context of loss and damage, it is likely that considerations of historical responsibility will also play a role in future discussions. However, methodological choices have substantial impacts on calculated contributions to warming, including rank-ordering of contributions, and thus support the view that there is no single correct answer to the question of how much each country has contributed. There are fundamental value-related and ethical questions that cannot be answered through a single set of calculated contributions. Thus, analyses of historical contributions should not present just one set of results, but rather present a spectrum of results showing how the calculated contributions vary with a broad set of choices. Our results clearly expose some of the core issues related to climate responsibility.", "author" : [ { "dropping-particle" : "", "family" : "Skeie", "given" : "Ragnhild B.", "non-dropping-particle" : "", "parse-names" : false, "suffix" : "" }, { "dropping-particle" : "", "family" : "Fuglestvedt", "given" : "Jan", "non-dropping-particle" : "", "parse-names" : false, "suffix" : "" }, { "dropping-particle" : "", "family" : "Berntsen", "given" : "Terje", "non-dropping-particle" : "", "parse-names" : false, "suffix" : "" }, { "dropping-particle" : "", "family" : "Peters", "given" : "Glen P.", "non-dropping-particle" : "", "parse-names" : false, "suffix" : "" }, { "dropping-particle" : "", "family" : "Andrew", "given" : "Robbie", "non-dropping-particle" : "", "parse-names" : false, "suffix" : "" }, { "dropping-particle" : "", "family" : "Allen", "given" : "Myles", "non-dropping-particle" : "", "parse-names" : false, "suffix" : "" }, { "dropping-particle" : "", "family" : "Kallbekken", "given" : "Steffen", "non-dropping-particle" : "", "parse-names" : false, "suffix" : "" } ], "container-title" : "Environmental Research Letters", "id" : "ITEM-1", "issue" : "2", "issued" : { "date-parts" : [ [ "2017" ] ] }, "page" : "024022", "title" : "Perspective has a strong effect on the calculation of historical contributions to global warming", "translator" : [ { "dropping-particle" : "", "family" : "H4412", "given" : "", "non-dropping-particle" : "", "parse-names" : false, "suffix" : "" } ], "type" : "article-journal", "volume" : "12" }, "uris" : [ "http://www.mendeley.com/documents/?uuid=eca73d04-61f0-4679-b4fa-ea7b18aa55ca" ] } ], "mendeley" : { "formattedCitation" : "(Skeie et al., 2017)", "plainTextFormattedCitation" : "(Skeie et al., 2017)", "previouslyFormattedCitation" : "(Skeie et al., 2017)" }, "properties" : { "noteIndex" : 0 }, "schema" : "https://github.com/citation-style-language/schema/raw/master/csl-citation.json" }</w:instrText>
      </w:r>
      <w:r w:rsidR="003B2348">
        <w:rPr>
          <w:rFonts w:cs="Times New Roman"/>
          <w:b/>
          <w:lang w:val="sv-SE"/>
        </w:rPr>
        <w:fldChar w:fldCharType="separate"/>
      </w:r>
      <w:ins w:id="5811" w:author="Robin Matthews" w:date="2021-05-18T16:07:00Z">
        <w:r w:rsidR="00602365">
          <w:rPr>
            <w:rFonts w:cs="Times New Roman"/>
            <w:noProof/>
            <w:lang w:val="sv-SE"/>
          </w:rPr>
          <w:t>(Skeie et al., 2017)</w:t>
        </w:r>
      </w:ins>
      <w:del w:id="5812" w:author="Robin Matthews" w:date="2021-05-18T16:07:00Z">
        <w:r w:rsidR="003B2348" w:rsidRPr="003B2348" w:rsidDel="00602365">
          <w:rPr>
            <w:rFonts w:cs="Times New Roman"/>
            <w:noProof/>
            <w:lang w:val="sv-SE"/>
          </w:rPr>
          <w:delText>(Skeie et al., 2017)</w:delText>
        </w:r>
      </w:del>
      <w:r w:rsidR="003B2348">
        <w:rPr>
          <w:rFonts w:cs="Times New Roman"/>
          <w:b/>
          <w:lang w:val="sv-SE"/>
        </w:rPr>
        <w:fldChar w:fldCharType="end"/>
      </w:r>
      <w:r w:rsidRPr="007009D9">
        <w:rPr>
          <w:rFonts w:cs="Times New Roman"/>
          <w:lang w:val="sv-SE"/>
        </w:rPr>
        <w:t xml:space="preserve">; </w:t>
      </w:r>
      <w:r w:rsidRPr="00BB6DAD">
        <w:rPr>
          <w:rFonts w:cs="Times New Roman"/>
          <w:bCs/>
          <w:lang w:val="sv-SE"/>
        </w:rPr>
        <w:t>FaIR</w:t>
      </w:r>
      <w:r w:rsidRPr="007009D9">
        <w:rPr>
          <w:rFonts w:cs="Times New Roman"/>
          <w:lang w:val="sv-SE"/>
        </w:rPr>
        <w:t xml:space="preserve"> </w:t>
      </w:r>
      <w:r w:rsidRPr="003A0C0D">
        <w:rPr>
          <w:rFonts w:cs="Times New Roman"/>
        </w:rPr>
        <w:fldChar w:fldCharType="begin" w:fldLock="1"/>
      </w:r>
      <w:r w:rsidR="006B53FC">
        <w:rPr>
          <w:rFonts w:cs="Times New Roman"/>
          <w:lang w:val="sv-SE"/>
        </w:rPr>
        <w:instrText>ADDIN CSL_CITATION { "citationItems" : [ { "id" : "ITEM-1", "itemData" : { "DOI" : "10.5194/acp-17-7213-2017", "author" : [ { "dropping-particle" : "", "family" : "Millar", "given" : "R J", "non-dropping-particle" : "", "parse-names" : false, "suffix" : "" }, { "dropping-particle" : "", "family" : "Nicholls", "given" : "Z R", "non-dropping-particle" : "", "parse-names" : false, "suffix" : "" }, { "dropping-particle" : "", "family" : "Friedlingstein", "given" : "P", "non-dropping-particle" : "", "parse-names" : false, "suffix" : "" }, { "dropping-particle" : "", "family" : "Allen", "given" : "M R", "non-dropping-particle" : "", "parse-names" : false, "suffix" : "" } ], "container-title" : "Atmospheric Chemistry and Physics", "id" : "ITEM-1", "issue" : "11", "issued" : { "date-parts" : [ [ "2017" ] ] }, "page" : "7213-7228", "title" : "A modified impulse-response representation of the global near-surface air temperature and atmospheric concentration response to carbon dioxide emissions", "translator" : [ { "dropping-particle" : "", "family" : "H3856", "given" : "", "non-dropping-particle" : "", "parse-names" : false, "suffix" : "" } ], "type" : "article-journal", "volume" : "17" }, "uris" : [ "http://www.mendeley.com/documents/?uuid=98f88cfe-898f-444e-bece-9f8487a4669f" ] }, { "id" : "ITEM-2", "itemData" : { "DOI" : "10.5194/gmd-11-2273-2018", "ISSN" : "1991-9603", "abstract" : "&lt;p&gt;&lt;![CDATA[&lt;p&gt;&lt;strong&gt;Abstract.&lt;/strong&gt; Simple climate models can be valuable if they are able to replicate aspects of complex fully coupled earth system models. Larger ensembles can be produced, enabling a probabilistic view of future climate change. A simple emissions-based climate model, FAIR, is presented, which calculates atmospheric concentrations of greenhouse gases and effective radiative forcing (ERF) from greenhouse gases, aerosols, ozone and other agents. Model runs are constrained to observed temperature change from 1880 to 2016 and produce a range of future projections under the Representative Concentration Pathway (RCP) scenarios. The constrained estimates of equilibrium climate sensitivity (ECS), transient climate response (TCR) and transient climate response to cumulative &lt;span class=\"inline-formula\"&gt;CO&lt;sub&gt;2&lt;/sub&gt;&lt;/span&gt; emissions (TCRE) are 2.86 (2.01 to 4.22)&lt;span class=\"thinspace\"&gt;&lt;/span&gt;K, 1.53 (1.05 to 2.41)&lt;span class=\"thinspace\"&gt;&lt;/span&gt;K and 1.40 (0.96 to 2.23)&lt;span class=\"thinspace\"&gt;&lt;/span&gt;K (1000&lt;span class=\"thinspace\"&gt;&lt;/span&gt;GtC)&lt;span class=\"inline-formula\"&gt;&lt;sup&gt;\u22121&lt;/sup&gt;&lt;/span&gt; (median and 5\u201395&lt;span class=\"thinspace\"&gt;&lt;/span&gt;% credible intervals). These are in good agreement with the likely Intergovernmental Panel on Climate Change (IPCC) Fifth Assessment Report (AR5) range, noting that AR5 estimates were derived from a combination of climate models, observations and expert judgement. The ranges of future projections of temperature and ranges of estimates of ECS, TCR and TCRE are somewhat sensitive to the prior distributions of &lt;span class=\"inline-formula\"&gt;ECS\u2215TCR&lt;/span&gt; parameters but less sensitive to the ERF from a doubling of &lt;span class=\"inline-formula\"&gt;CO&lt;sub&gt;2&lt;/sub&gt;&lt;/span&gt; or the observational temperature dataset used to constrain the ensemble. Taking these sensitivities into account, there is no evidence to suggest that the median and credible range of observationally constrained TCR or ECS differ from climate model-derived estimates. The range of temperature projections under RCP8.5 for 2081\u20132100 in the constrained FAIR model ensemble is lower than the emissions-based estimate reported in AR5 by half a degree, owing to differences in forcing assumptions and &lt;span class=\"inline-formula\"&gt;ECS\u2215TCR&lt;/span&gt; distributions.&lt;/p&gt;]]&gt;&lt;/p&gt;", "author" : [ { "dropping-particle" : "", "family" : "Smith", "given" : "Christopher J.", "non-dropping-particle" : "", "parse-names" : false, "suffix" : "" }, { "dropping-particle" : "", "family" : "Forster", "given" : "Piers M.", "non-dropping-particle" : "", "parse-names" : false, "suffix" : "" }, { "dropping-particle" : "", "family" : "Allen", "given" : "Myles", "non-dropping-particle" : "", "parse-names" : false, "suffix" : "" }, { "dropping-particle" : "", "family" : "Leach", "given" : "Nicholas", "non-dropping-particle" : "", "parse-names" : false, "suffix" : "" }, { "dropping-particle" : "", "family" : "Millar", "given" : "Richard J.", "non-dropping-particle" : "", "parse-names" : false, "suffix" : "" }, { "dropping-particle" : "", "family" : "Passerello", "given" : "Giovanni A.", "non-dropping-particle" : "", "parse-names" : false, "suffix" : "" }, { "dropping-particle" : "", "family" : "Regayre", "given" : "Leighton A.", "non-dropping-particle" : "", "parse-names" : false, "suffix" : "" } ], "container-title" : "Geoscientific Model Development", "id" : "ITEM-2", "issue" : "6", "issued" : { "date-parts" : [ [ "2018", "6", "18" ] ] }, "page" : "2273-2297", "title" : "FAIR v1.3: a simple emissions-based impulse response and carbon cycle model", "translator" : [ { "dropping-particle" : "", "family" : "H2700", "given" : "", "non-dropping-particle" : "", "parse-names" : false, "suffix" : "" } ], "type" : "article-journal", "volume" : "11" }, "uris" : [ "http://www.mendeley.com/documents/?uuid=d564483c-554d-35c1-8e40-8e356d335db0" ] } ], "mendeley" : { "formattedCitation" : "(Millar et al., 2017b; Smith et al., 2018)", "manualFormatting" : "(Millar et al., 2017a; Smith et al., 2018)", "plainTextFormattedCitation" : "(Millar et al., 2017b; Smith et al., 2018)", "previouslyFormattedCitation" : "(Millar et al., 2017b; Smith et al., 2018)" }, "properties" : { "noteIndex" : 0 }, "schema" : "https://github.com/citation-style-language/schema/raw/master/csl-citation.json" }</w:instrText>
      </w:r>
      <w:r w:rsidRPr="003A0C0D">
        <w:rPr>
          <w:rFonts w:cs="Times New Roman"/>
        </w:rPr>
        <w:fldChar w:fldCharType="separate"/>
      </w:r>
      <w:ins w:id="5813" w:author="Robin Matthews" w:date="2021-05-18T16:07:00Z">
        <w:r w:rsidR="00602365">
          <w:rPr>
            <w:rFonts w:cs="Times New Roman"/>
            <w:noProof/>
            <w:lang w:val="en-GB"/>
          </w:rPr>
          <w:t>(Millar et al., 2017</w:t>
        </w:r>
      </w:ins>
      <w:ins w:id="5814" w:author="Robin Matthews" w:date="2021-05-18T18:10:00Z">
        <w:r w:rsidR="00503356">
          <w:rPr>
            <w:rFonts w:cs="Times New Roman"/>
            <w:noProof/>
            <w:lang w:val="en-GB"/>
          </w:rPr>
          <w:t>a</w:t>
        </w:r>
      </w:ins>
      <w:ins w:id="5815" w:author="Robin Matthews" w:date="2021-05-18T16:07:00Z">
        <w:r w:rsidR="00602365">
          <w:rPr>
            <w:rFonts w:cs="Times New Roman"/>
            <w:noProof/>
            <w:lang w:val="en-GB"/>
          </w:rPr>
          <w:t>; Smith et al., 2018)</w:t>
        </w:r>
      </w:ins>
      <w:del w:id="5816" w:author="Robin Matthews" w:date="2021-05-18T16:07:00Z">
        <w:r w:rsidR="007009D9" w:rsidRPr="000128A3" w:rsidDel="00602365">
          <w:rPr>
            <w:rFonts w:cs="Times New Roman"/>
            <w:noProof/>
            <w:lang w:val="en-GB"/>
          </w:rPr>
          <w:delText>(Millar et al., 2017b; Smith et al., 2018)</w:delText>
        </w:r>
      </w:del>
      <w:r w:rsidRPr="003A0C0D">
        <w:rPr>
          <w:rFonts w:cs="Times New Roman"/>
        </w:rPr>
        <w:fldChar w:fldCharType="end"/>
      </w:r>
      <w:r w:rsidRPr="000128A3">
        <w:rPr>
          <w:rFonts w:cs="Times New Roman"/>
          <w:lang w:val="en-GB"/>
        </w:rPr>
        <w:t xml:space="preserve">; and a range of statistical approaches </w:t>
      </w:r>
      <w:r w:rsidRPr="003A0C0D">
        <w:rPr>
          <w:rFonts w:cs="Times New Roman"/>
        </w:rPr>
        <w:fldChar w:fldCharType="begin" w:fldLock="1"/>
      </w:r>
      <w:r w:rsidR="00E14AAC">
        <w:rPr>
          <w:rFonts w:cs="Times New Roman"/>
          <w:lang w:val="en-GB"/>
        </w:rPr>
        <w:instrText>ADDIN CSL_CITATION { "citationItems" : [ { "id" : "ITEM-1", "itemData" : { "DOI" : "10.5194/esd-10-729-2019", "ISSN" : "2190-4987", "abstract" : "Abstract. Simple climate models (SCMs) are numerical representations of the Earth's gas cycles and climate system. SCMs are easy to use and computationally inexpensive, making them an ideal tool in both scientific and decision-making contexts (e.g., complex climate model emulation, parameter estimation experiments, climate metric calculations, and probabilistic analyses). Despite their prolific use, the fundamental responses of SCMs are often not directly characterized. In this study, we use fundamental impulse tests of three chemical species (CO2, CH4, and black carbon \u2013 BC) to understand the fundamental gas cycle and climate system responses of several comprehensive (Hector v2.0, MAGICC 5.3, MAGICC 6.0) and idealized (FAIR v1.0, AR5-IR) SCMs. We find that while idealized SCMs are widely used, they fail to capture the magnitude and timescales of global mean climate responses under emissions perturbations, which can produce biased temperature results. Comprehensive SCMs, which have physically based nonlinear forcing and carbon cycle representations, show improved responses compared to idealized SCMs. Even the comprehensive SCMs, however, fail to capture the response timescales to BC emission perturbations seen recently in two general circulation models. Some comprehensive SCMs also generally respond faster than more complex models to a 4\u00d7CO2 concentration perturbation, although this was not evident for lower perturbation levels. These results suggest where improvements should be made to SCMs. Further, we demonstrate here a set of fundamental tests that we recommend as a standard evaluation suite for any SCM. Fundamental impulse tests allow users to understand differences in model responses and the impact of model selection on results.", "author" : [ { "dropping-particle" : "", "family" : "Schwarber", "given" : "Adria K.", "non-dropping-particle" : "", "parse-names" : false, "suffix" : "" }, { "dropping-particle" : "", "family" : "Smith", "given" : "Steven J.", "non-dropping-particle" : "", "parse-names" : false, "suffix" : "" }, { "dropping-particle" : "", "family" : "Hartin", "given" : "Corinne A.", "non-dropping-particle" : "", "parse-names" : false, "suffix" : "" }, { "dropping-particle" : "", "family" : "Vega-Westhoff", "given" : "Benjamin Aaron", "non-dropping-particle" : "", "parse-names" : false, "suffix" : "" }, { "dropping-particle" : "", "family" : "Sriver", "given" : "Ryan", "non-dropping-particle" : "", "parse-names" : false, "suffix" : "" } ], "container-title" : "Earth System Dynamics", "id" : "ITEM-1", "issue" : "4", "issued" : { "date-parts" : [ [ "2019", "11", "13" ] ] }, "page" : "729-739", "title" : "Evaluating climate emulation: fundamental impulse testing of simple climate models", "translator" : [ { "dropping-particle" : "", "family" : "H404", "given" : "", "non-dropping-particle" : "", "parse-names" : false, "suffix" : "" } ], "type" : "article-journal", "volume" : "10" }, "uris" : [ "http://www.mendeley.com/documents/?uuid=c02f0b95-591a-38e5-a538-ac8b84771348" ] }, { "id" : "ITEM-2", "itemData" : { "DOI" : "10.5194/esd-11-139-2020", "ISSN" : "2190-4987", "abstract" : "Abstract. Earth system models (ESMs) are invaluable tools to study the climate system's response to specific greenhouse gas emission pathways. Large single-model initial-condition and multi-model ensembles are used to investigate the range of possible responses and serve as input to climate impact and integrated assessment models. Thereby, climate signal uncertainty is propagated along the uncertainty chain and its effect on interactions between humans and the Earth system can be quantified. However, generating both single-model initial-condition and multi-model ensembles is computationally expensive. In this study, we assess the feasibility of geographically explicit climate model emulation, i.e., of statistically producing large ensembles of land temperature field time series that closely resemble ESM runs at a negligible computational cost. For this purpose, we develop a modular emulation framework which consists of (i) a global mean temperature module, (ii) a local temperature response module, and (iii) a local residual temperature variability module. Based on this framework, MESMER, a Modular Earth System Model Emulator with spatially Resolved output, is built. We first show that to successfully mimic single-model initial-condition ensembles of yearly temperature from 1870 to 2100 on grid-point to regional scales with MESMER, it is sufficient to train on a single ESM run, but separate emulators need to be calibrated for individual ESMs given fundamental inter-model differences. We then emulate 40 climate models of the Coupled Model Intercomparison Project Phase 5 (CMIP5) to create a \u201csuperensemble\u201d, i.e., a large ensemble which closely resembles a multi-model initial-condition ensemble. The thereby emerging ESM-specific emulator parameters provide essential insights on inter-model differences across a broad range of scales and characterize core properties of each ESM. Our results highlight that, for temperature at the spatiotemporal scales considered here, it is likely more advantageous to invest computational resources into generating multi-model ensembles rather than large single-model initial-condition ensembles. Such multi-model ensembles can be extended to superensembles with emulators like the one presented here.", "author" : [ { "dropping-particle" : "", "family" : "Beusch", "given" : "Lea", "non-dropping-particle" : "", "parse-names" : false, "suffix" : "" }, { "dropping-particle" : "", "family" : "Gudmundsson", "given" : "Lukas", "non-dropping-particle" : "", "parse-names" : false, "suffix" : "" }, { "dropping-particle" : "", "family" : "Seneviratne", "given" : "Sonia I.", "non-dropping-particle" : "", "parse-names" : false, "suffix" : "" } ], "container-title" : "Earth System Dynamics", "id" : "ITEM-2", "issue" : "1", "issued" : { "date-parts" : [ [ "2020", "2", "17" ] ] }, "page" : "139-159", "title" : "Emulating Earth system model temperatures with MESMER: from global mean temperature trajectories to grid-point-level realizations on land", "translator" : [ { "dropping-particle" : "", "family" : "H1442", "given" : "", "non-dropping-particle" : "", "parse-names" : false, "suffix" : "" } ], "type" : "article-journal", "volume" : "11" }, "uris" : [ "http://www.mendeley.com/documents/?uuid=88a715a3-8f66-3d69-9b67-9f429d161268" ] } ], "mendeley" : { "formattedCitation" : "(Schwarber et al., 2019; Beusch et al., 2020b)", "plainTextFormattedCitation" : "(Schwarber et al., 2019; Beusch et al., 2020b)", "previouslyFormattedCitation" : "(Schwarber et al., 2019; Beusch et al., 2020b)" }, "properties" : { "noteIndex" : 0 }, "schema" : "https://github.com/citation-style-language/schema/raw/master/csl-citation.json" }</w:instrText>
      </w:r>
      <w:r w:rsidRPr="003A0C0D">
        <w:rPr>
          <w:rFonts w:cs="Times New Roman"/>
        </w:rPr>
        <w:fldChar w:fldCharType="separate"/>
      </w:r>
      <w:ins w:id="5817" w:author="Robin Matthews" w:date="2021-05-18T16:07:00Z">
        <w:r w:rsidR="00602365">
          <w:rPr>
            <w:rFonts w:cs="Times New Roman"/>
            <w:noProof/>
            <w:lang w:val="en-GB"/>
          </w:rPr>
          <w:t>(Schwarber et al., 2019; Beusch et al., 2020b</w:t>
        </w:r>
        <w:del w:id="5818" w:author="Ian Blenkinsop" w:date="2021-07-08T14:19:00Z">
          <w:r w:rsidR="00602365" w:rsidDel="00A60FC4">
            <w:rPr>
              <w:rFonts w:cs="Times New Roman"/>
              <w:noProof/>
              <w:lang w:val="en-GB"/>
            </w:rPr>
            <w:delText>)</w:delText>
          </w:r>
        </w:del>
      </w:ins>
      <w:del w:id="5819" w:author="Robin Matthews" w:date="2021-05-18T16:07:00Z">
        <w:r w:rsidRPr="000128A3" w:rsidDel="00602365">
          <w:rPr>
            <w:rFonts w:cs="Times New Roman"/>
            <w:noProof/>
            <w:lang w:val="en-GB"/>
          </w:rPr>
          <w:delText>(Schwarber et al., 2019; Beusch et al., 2020b)</w:delText>
        </w:r>
      </w:del>
      <w:r w:rsidRPr="003A0C0D">
        <w:rPr>
          <w:rFonts w:cs="Times New Roman"/>
        </w:rPr>
        <w:fldChar w:fldCharType="end"/>
      </w:r>
      <w:r w:rsidRPr="000128A3">
        <w:rPr>
          <w:rFonts w:cs="Times New Roman"/>
          <w:lang w:val="en-GB"/>
        </w:rPr>
        <w:t>). An example of re</w:t>
      </w:r>
      <w:r w:rsidRPr="000128A3">
        <w:rPr>
          <w:lang w:val="en-GB"/>
        </w:rPr>
        <w:t>cent use of an emulator approach is an early estimate of the climate implications of the COVID-19 lockdowns</w:t>
      </w:r>
      <w:ins w:id="5820" w:author="Ian Blenkinsop" w:date="2021-07-08T14:20:00Z">
        <w:r w:rsidR="00A60FC4">
          <w:rPr>
            <w:lang w:val="en-GB"/>
          </w:rPr>
          <w:t xml:space="preserve"> (</w:t>
        </w:r>
        <w:r w:rsidR="00A60FC4" w:rsidRPr="000128A3">
          <w:rPr>
            <w:rFonts w:cs="Times New Roman"/>
            <w:lang w:val="en-GB"/>
          </w:rPr>
          <w:t xml:space="preserve">Cross-Chapter </w:t>
        </w:r>
        <w:r w:rsidR="00A60FC4" w:rsidRPr="000128A3">
          <w:rPr>
            <w:lang w:val="en-GB"/>
          </w:rPr>
          <w:t>Box 6.1</w:t>
        </w:r>
        <w:r w:rsidR="00A60FC4">
          <w:rPr>
            <w:lang w:val="en-GB"/>
          </w:rPr>
          <w:t>;</w:t>
        </w:r>
      </w:ins>
      <w:r w:rsidRPr="000128A3">
        <w:rPr>
          <w:lang w:val="en-GB"/>
        </w:rPr>
        <w:t xml:space="preserve"> </w:t>
      </w:r>
      <w:r w:rsidRPr="003A0C0D">
        <w:fldChar w:fldCharType="begin" w:fldLock="1"/>
      </w:r>
      <w:ins w:id="5821" w:author="Robin Matthews" w:date="2021-05-18T18:10:00Z">
        <w:r w:rsidR="00503356">
          <w:rPr>
            <w:lang w:val="en-GB"/>
          </w:rPr>
          <w:instrText>ADDIN CSL_CITATION { "citationItems" : [ { "id" : "ITEM-1", "itemData" : { "DOI" : "10.1038/s41558-020-0883-0", "ISSN" : "1758-678X", "author" : [ { "dropping-particle" : "", "family" : "Forster", "given" : "Piers M.", "non-dropping-particle" : "", "parse-names" : false, "suffix" : "" }, { "dropping-particle" : "", "family" : "Forster", "given" : "Harriet I.", "non-dropping-particle" : "", "parse-names" : false, "suffix" : "" }, { "dropping-particle" : "", "family" : "Evans", "given" : "Mat J.", "non-dropping-particle" : "", "parse-names" : false, "suffix" : "" }, { "dropping-particle" : "", "family" : "Gidden", "given" : "Matthew J.", "non-dropping-particle" : "", "parse-names" : false, "suffix" : "" }, { "dropping-particle" : "", "family" : "Jones", "given" : "Chris D.", "non-dropping-particle" : "", "parse-names" : false, "suffix" : "" }, { "dropping-particle" : "", "family" : "Keller", "given" : "Christoph A.", "non-dropping-particle" : "", "parse-names" : false, "suffix" : "" }, { "dropping-particle" : "", "family" : "Lamboll", "given" : "Robin D.", "non-dropping-particle" : "", "parse-names" : false, "suffix" : "" }, { "dropping-particle" : "Le", "family" : "Qu\u00e9r\u00e9", "given" : "Corinne", "non-dropping-particle" : "", "parse-names" : false, "suffix" : "" }, { "dropping-particle" : "", "family" : "Rogelj", "given" : "Joeri", "non-dropping-particle" : "", "parse-names" : false, "suffix" : "" }, { "dropping-particle" : "", "family" : "Rosen", "given" : "Deborah", "non-dropping-particle" : "", "parse-names" : false, "suffix" : "" }, { "dropping-particle" : "", "family" : "Schleussner", "given" : "Carl-Friedrich", "non-dropping-particle" : "", "parse-names" : false, "suffix" : "" }, { "dropping-particle" : "", "family" : "Richardson", "given" : "Thomas B.", "non-dropping-particle" : "", "parse-names" : false, "suffix" : "" }, { "dropping-particle" : "", "family" : "Smith", "given" : "Christopher J.", "non-dropping-particle" : "", "parse-names" : false, "suffix" : "" }, { "dropping-particle" : "", "family" : "Turnock", "given" : "Steven T.", "non-dropping-particle" : "", "parse-names" : false, "suffix" : "" } ], "container-title" : "Nature Climate Change", "id" : "ITEM-1", "issue" : "10", "issued" : { "date-parts" : [ [ "2020", "10", "7" ] ] }, "page" : "913-919", "title" : "Current and future global climate impacts resulting from COVID-19", "translator" : [ { "dropping-particle" : "", "family" : "H4169", "given" : "", "non-dropping-particle" : "", "parse-names" : false, "suffix" : "" } ], "type" : "article-journal", "volume" : "10" }, "uris" : [ "http://www.mendeley.com/documents/?uuid=8df78051-2661-4ce2-ac41-cf405e2b4c9f" ] } ], "mendeley" : { "formattedCitation" : "(Forster et al., 2020)", "manualFormatting" : "(Forster et al., 2020", "plainTextFormattedCitation" : "(Forster et al., 2020)", "previouslyFormattedCitation" : "(Forster et al., 2020)" }, "properties" : { "noteIndex" : 0 }, "schema" : "https://github.com/citation-style-language/schema/raw/master/csl-citation.json" }</w:instrText>
        </w:r>
      </w:ins>
      <w:del w:id="5822" w:author="Robin Matthews" w:date="2021-05-18T18:10:00Z">
        <w:r w:rsidR="00E81B0B" w:rsidDel="00503356">
          <w:rPr>
            <w:lang w:val="en-GB"/>
          </w:rPr>
          <w:delInstrText>ADDIN CSL_CITATION { "citationItems" : [ { "id" : "ITEM-1", "itemData" : { "DOI" : "10.1038/s41558-020-0883-0", "ISSN" : "1758-678X", "author" : [ { "dropping-particle" : "", "family" : "Forster", "given" : "Piers M.", "non-dropping-particle" : "", "parse-names" : false, "suffix" : "" }, { "dropping-particle" : "", "family" : "Forster", "given" : "Harriet I.", "non-dropping-particle" : "", "parse-names" : false, "suffix" : "" }, { "dropping-particle" : "", "family" : "Evans", "given" : "Mat J.", "non-dropping-particle" : "", "parse-names" : false, "suffix" : "" }, { "dropping-particle" : "", "family" : "Gidden", "given" : "Matthew J.", "non-dropping-particle" : "", "parse-names" : false, "suffix" : "" }, { "dropping-particle" : "", "family" : "Jones", "given" : "Chris D.", "non-dropping-particle" : "", "parse-names" : false, "suffix" : "" }, { "dropping-particle" : "", "family" : "Keller", "given" : "Christoph A.", "non-dropping-particle" : "", "parse-names" : false, "suffix" : "" }, { "dropping-particle" : "", "family" : "Lamboll", "given" : "Robin D.", "non-dropping-particle" : "", "parse-names" : false, "suffix" : "" }, { "dropping-particle" : "Le", "family" : "Qu\u00e9r\u00e9", "given" : "Corinne", "non-dropping-particle" : "", "parse-names" : false, "suffix" : "" }, { "dropping-particle" : "", "family" : "Rogelj", "given" : "Joeri", "non-dropping-particle" : "", "parse-names" : false, "suffix" : "" }, { "dropping-particle" : "", "family" : "Rosen", "given" : "Deborah", "non-dropping-particle" : "", "parse-names" : false, "suffix" : "" }, { "dropping-particle" : "", "family" : "Schleussner", "given" : "Carl-Friedrich", "non-dropping-particle" : "", "parse-names" : false, "suffix" : "" }, { "dropping-particle" : "", "family" : "Richardson", "given" : "Thomas B.", "non-dropping-particle" : "", "parse-names" : false, "suffix" : "" }, { "dropping-particle" : "", "family" : "Smith", "given" : "Christopher J.", "non-dropping-particle" : "", "parse-names" : false, "suffix" : "" }, { "dropping-particle" : "", "family" : "Turnock", "given" : "Steven T.", "non-dropping-particle" : "", "parse-names" : false, "suffix" : "" } ], "container-title" : "Nature Climate Change", "id" : "ITEM-1", "issue" : "10", "issued" : { "date-parts" : [ [ "2020", "10", "7" ] ] }, "page" : "913-919", "title" : "Current and future global climate impacts resulting from COVID-19", "translator" : [ { "dropping-particle" : "", "family" : "H4169", "given" : "", "non-dropping-particle" : "", "parse-names" : false, "suffix" : "" } ], "type" : "article-journal", "volume" : "10" }, "uris" : [ "http://www.mendeley.com/documents/?uuid=8df78051-2661-4ce2-ac41-cf405e2b4c9f" ] } ], "mendeley" : { "formattedCitation" : "(Forster et al., 2020)", "manualFormatting" : "(Forster et al. 2020", "plainTextFormattedCitation" : "(Forster et al., 2020)", "previouslyFormattedCitation" : "(Forster et al., 2020)" }, "properties" : { "noteIndex" : 0 }, "schema" : "https://github.com/citation-style-language/schema/raw/master/csl-citation.json" }</w:delInstrText>
        </w:r>
      </w:del>
      <w:r w:rsidRPr="003A0C0D">
        <w:fldChar w:fldCharType="separate"/>
      </w:r>
      <w:ins w:id="5823" w:author="Robin Matthews" w:date="2021-05-18T16:07:00Z">
        <w:del w:id="5824" w:author="Ian Blenkinsop" w:date="2021-07-08T14:20:00Z">
          <w:r w:rsidR="00602365" w:rsidDel="00A60FC4">
            <w:rPr>
              <w:noProof/>
              <w:lang w:val="en-GB"/>
            </w:rPr>
            <w:delText>(</w:delText>
          </w:r>
        </w:del>
        <w:r w:rsidR="00602365">
          <w:rPr>
            <w:noProof/>
            <w:lang w:val="en-GB"/>
          </w:rPr>
          <w:t>Forster et al.</w:t>
        </w:r>
      </w:ins>
      <w:ins w:id="5825" w:author="Robin Matthews" w:date="2021-05-18T18:10:00Z">
        <w:r w:rsidR="00503356">
          <w:rPr>
            <w:noProof/>
            <w:lang w:val="en-GB"/>
          </w:rPr>
          <w:t>,</w:t>
        </w:r>
      </w:ins>
      <w:ins w:id="5826" w:author="Robin Matthews" w:date="2021-05-18T16:07:00Z">
        <w:r w:rsidR="00602365">
          <w:rPr>
            <w:noProof/>
            <w:lang w:val="en-GB"/>
          </w:rPr>
          <w:t xml:space="preserve"> 2020</w:t>
        </w:r>
      </w:ins>
      <w:del w:id="5827" w:author="Robin Matthews" w:date="2021-05-18T16:07:00Z">
        <w:r w:rsidRPr="000128A3" w:rsidDel="00602365">
          <w:rPr>
            <w:noProof/>
            <w:lang w:val="en-GB"/>
          </w:rPr>
          <w:delText>(Forster et al. 2020</w:delText>
        </w:r>
      </w:del>
      <w:r w:rsidRPr="003A0C0D">
        <w:fldChar w:fldCharType="end"/>
      </w:r>
      <w:del w:id="5828" w:author="Ian Blenkinsop" w:date="2021-07-08T14:20:00Z">
        <w:r w:rsidRPr="000128A3" w:rsidDel="00A60FC4">
          <w:rPr>
            <w:lang w:val="en-GB"/>
          </w:rPr>
          <w:delText xml:space="preserve">; </w:delText>
        </w:r>
      </w:del>
      <w:del w:id="5829" w:author="Ian Blenkinsop" w:date="2021-07-08T14:19:00Z">
        <w:r w:rsidRPr="000128A3" w:rsidDel="00A60FC4">
          <w:rPr>
            <w:lang w:val="en-GB"/>
          </w:rPr>
          <w:delText xml:space="preserve">see </w:delText>
        </w:r>
        <w:r w:rsidRPr="000128A3" w:rsidDel="00A60FC4">
          <w:rPr>
            <w:rFonts w:cs="Times New Roman"/>
            <w:lang w:val="en-GB"/>
          </w:rPr>
          <w:delText xml:space="preserve">Cross-Chapter </w:delText>
        </w:r>
        <w:r w:rsidRPr="000128A3" w:rsidDel="00A60FC4">
          <w:rPr>
            <w:lang w:val="en-GB"/>
          </w:rPr>
          <w:delText xml:space="preserve">Box 6.1 </w:delText>
        </w:r>
      </w:del>
      <w:del w:id="5830" w:author="Ian Blenkinsop" w:date="2021-07-08T14:20:00Z">
        <w:r w:rsidRPr="000128A3" w:rsidDel="00A60FC4">
          <w:rPr>
            <w:lang w:val="en-GB"/>
          </w:rPr>
          <w:delText>in Chapter 6</w:delText>
        </w:r>
      </w:del>
      <w:r w:rsidRPr="000128A3">
        <w:rPr>
          <w:lang w:val="en-GB"/>
        </w:rPr>
        <w:t xml:space="preserve">). </w:t>
      </w:r>
    </w:p>
    <w:p w14:paraId="3D23D1D8" w14:textId="77777777" w:rsidR="006409E5" w:rsidRPr="000128A3" w:rsidRDefault="006409E5" w:rsidP="006409E5">
      <w:pPr>
        <w:pStyle w:val="AR6BodyText"/>
        <w:rPr>
          <w:lang w:val="en-GB"/>
        </w:rPr>
      </w:pPr>
    </w:p>
    <w:p w14:paraId="22362144" w14:textId="59F09A4C" w:rsidR="006409E5" w:rsidRPr="000128A3" w:rsidRDefault="006409E5" w:rsidP="006409E5">
      <w:pPr>
        <w:pStyle w:val="AR6BodyText"/>
        <w:rPr>
          <w:lang w:val="en-GB"/>
        </w:rPr>
      </w:pPr>
      <w:r w:rsidRPr="000128A3">
        <w:rPr>
          <w:rFonts w:cs="Times New Roman"/>
          <w:lang w:val="en-GB"/>
        </w:rPr>
        <w:t>Since AR5, simplified climate models have been developed further, and their use is increasing. Different purposes motivating development include: being as simple as possible for teaching purposes (e.g., a two-layer energy balance model</w:t>
      </w:r>
      <w:del w:id="5831" w:author="Ian Blenkinsop" w:date="2021-07-08T14:20:00Z">
        <w:r w:rsidRPr="000128A3" w:rsidDel="00BF2C1B">
          <w:rPr>
            <w:rFonts w:cs="Times New Roman"/>
            <w:lang w:val="en-GB"/>
          </w:rPr>
          <w:delText xml:space="preserve">), </w:delText>
        </w:r>
      </w:del>
      <w:ins w:id="5832" w:author="Ian Blenkinsop" w:date="2021-07-08T14:20:00Z">
        <w:r w:rsidR="00BF2C1B" w:rsidRPr="000128A3">
          <w:rPr>
            <w:rFonts w:cs="Times New Roman"/>
            <w:lang w:val="en-GB"/>
          </w:rPr>
          <w:t>)</w:t>
        </w:r>
        <w:r w:rsidR="00BF2C1B">
          <w:rPr>
            <w:rFonts w:cs="Times New Roman"/>
            <w:lang w:val="en-GB"/>
          </w:rPr>
          <w:t>;</w:t>
        </w:r>
        <w:r w:rsidR="00BF2C1B" w:rsidRPr="000128A3">
          <w:rPr>
            <w:rFonts w:cs="Times New Roman"/>
            <w:lang w:val="en-GB"/>
          </w:rPr>
          <w:t xml:space="preserve"> </w:t>
        </w:r>
        <w:r w:rsidR="00BF2C1B">
          <w:rPr>
            <w:rFonts w:cs="Times New Roman"/>
            <w:lang w:val="en-GB"/>
          </w:rPr>
          <w:t xml:space="preserve">being </w:t>
        </w:r>
      </w:ins>
      <w:r w:rsidRPr="000128A3">
        <w:rPr>
          <w:rFonts w:cs="Times New Roman"/>
          <w:lang w:val="en-GB"/>
        </w:rPr>
        <w:t xml:space="preserve">as comprehensive as possible to allow for propagation of uncertainties across multiple Earth </w:t>
      </w:r>
      <w:del w:id="5833" w:author="Ian Blenkinsop" w:date="2021-07-08T14:20:00Z">
        <w:r w:rsidRPr="000128A3" w:rsidDel="00BF2C1B">
          <w:rPr>
            <w:rFonts w:cs="Times New Roman"/>
            <w:lang w:val="en-GB"/>
          </w:rPr>
          <w:delText xml:space="preserve">System </w:delText>
        </w:r>
      </w:del>
      <w:ins w:id="5834" w:author="Ian Blenkinsop" w:date="2021-07-08T14:20:00Z">
        <w:r w:rsidR="00BF2C1B">
          <w:rPr>
            <w:rFonts w:cs="Times New Roman"/>
            <w:lang w:val="en-GB"/>
          </w:rPr>
          <w:t>s</w:t>
        </w:r>
        <w:r w:rsidR="00BF2C1B" w:rsidRPr="000128A3">
          <w:rPr>
            <w:rFonts w:cs="Times New Roman"/>
            <w:lang w:val="en-GB"/>
          </w:rPr>
          <w:t xml:space="preserve">ystem </w:t>
        </w:r>
      </w:ins>
      <w:r w:rsidRPr="000128A3">
        <w:rPr>
          <w:rFonts w:cs="Times New Roman"/>
          <w:lang w:val="en-GB"/>
        </w:rPr>
        <w:t>domains (MAGICC and others</w:t>
      </w:r>
      <w:del w:id="5835" w:author="Ian Blenkinsop" w:date="2021-07-08T14:21:00Z">
        <w:r w:rsidRPr="000128A3" w:rsidDel="00BF2C1B">
          <w:rPr>
            <w:rFonts w:cs="Times New Roman"/>
            <w:lang w:val="en-GB"/>
          </w:rPr>
          <w:delText xml:space="preserve">), </w:delText>
        </w:r>
      </w:del>
      <w:ins w:id="5836" w:author="Ian Blenkinsop" w:date="2021-07-08T14:21:00Z">
        <w:r w:rsidR="00BF2C1B" w:rsidRPr="000128A3">
          <w:rPr>
            <w:rFonts w:cs="Times New Roman"/>
            <w:lang w:val="en-GB"/>
          </w:rPr>
          <w:t>)</w:t>
        </w:r>
        <w:r w:rsidR="00BF2C1B">
          <w:rPr>
            <w:rFonts w:cs="Times New Roman"/>
            <w:lang w:val="en-GB"/>
          </w:rPr>
          <w:t>;</w:t>
        </w:r>
        <w:r w:rsidR="00BF2C1B" w:rsidRPr="000128A3">
          <w:rPr>
            <w:rFonts w:cs="Times New Roman"/>
            <w:lang w:val="en-GB"/>
          </w:rPr>
          <w:t xml:space="preserve"> </w:t>
        </w:r>
      </w:ins>
      <w:r w:rsidRPr="000128A3">
        <w:rPr>
          <w:rFonts w:cs="Times New Roman"/>
          <w:lang w:val="en-GB"/>
        </w:rPr>
        <w:t>or focus</w:t>
      </w:r>
      <w:ins w:id="5837" w:author="Ian Blenkinsop" w:date="2021-07-08T14:21:00Z">
        <w:r w:rsidR="00BF2C1B">
          <w:rPr>
            <w:rFonts w:cs="Times New Roman"/>
            <w:lang w:val="en-GB"/>
          </w:rPr>
          <w:t>ing</w:t>
        </w:r>
      </w:ins>
      <w:r w:rsidRPr="000128A3">
        <w:rPr>
          <w:rFonts w:cs="Times New Roman"/>
          <w:lang w:val="en-GB"/>
        </w:rPr>
        <w:t xml:space="preserve"> on </w:t>
      </w:r>
      <w:del w:id="5838" w:author="Ian Blenkinsop" w:date="2021-07-08T14:21:00Z">
        <w:r w:rsidRPr="000128A3" w:rsidDel="00BF2C1B">
          <w:rPr>
            <w:rFonts w:cs="Times New Roman"/>
            <w:lang w:val="en-GB"/>
          </w:rPr>
          <w:delText xml:space="preserve">higher </w:delText>
        </w:r>
      </w:del>
      <w:ins w:id="5839" w:author="Ian Blenkinsop" w:date="2021-07-08T14:21:00Z">
        <w:r w:rsidR="00BF2C1B" w:rsidRPr="000128A3">
          <w:rPr>
            <w:rFonts w:cs="Times New Roman"/>
            <w:lang w:val="en-GB"/>
          </w:rPr>
          <w:t>higher</w:t>
        </w:r>
        <w:r w:rsidR="00BF2C1B">
          <w:rPr>
            <w:rFonts w:cs="Times New Roman"/>
            <w:lang w:val="en-GB"/>
          </w:rPr>
          <w:t>-</w:t>
        </w:r>
      </w:ins>
      <w:r w:rsidRPr="000128A3">
        <w:rPr>
          <w:rFonts w:cs="Times New Roman"/>
          <w:lang w:val="en-GB"/>
        </w:rPr>
        <w:t xml:space="preserve">complexity representation of specific domains (e.g., OSCAR). The common theme </w:t>
      </w:r>
      <w:del w:id="5840" w:author="Ian Blenkinsop" w:date="2021-07-08T14:21:00Z">
        <w:r w:rsidRPr="000128A3" w:rsidDel="00BF2C1B">
          <w:rPr>
            <w:rFonts w:cs="Times New Roman"/>
            <w:lang w:val="en-GB"/>
          </w:rPr>
          <w:delText xml:space="preserve">in </w:delText>
        </w:r>
      </w:del>
      <w:ins w:id="5841" w:author="Ian Blenkinsop" w:date="2021-07-08T14:21:00Z">
        <w:r w:rsidR="00BF2C1B">
          <w:rPr>
            <w:rFonts w:cs="Times New Roman"/>
            <w:lang w:val="en-GB"/>
          </w:rPr>
          <w:t xml:space="preserve">motivating </w:t>
        </w:r>
      </w:ins>
      <w:r w:rsidRPr="000128A3">
        <w:rPr>
          <w:rFonts w:cs="Times New Roman"/>
          <w:lang w:val="en-GB"/>
        </w:rPr>
        <w:t xml:space="preserve">many models is to improve </w:t>
      </w:r>
      <w:del w:id="5842" w:author="Ian Blenkinsop" w:date="2021-07-08T14:21:00Z">
        <w:r w:rsidRPr="000128A3" w:rsidDel="00BF2C1B">
          <w:rPr>
            <w:rFonts w:cs="Times New Roman"/>
            <w:lang w:val="en-GB"/>
          </w:rPr>
          <w:delText xml:space="preserve">parameterisations </w:delText>
        </w:r>
      </w:del>
      <w:ins w:id="5843" w:author="Ian Blenkinsop" w:date="2021-07-08T14:21:00Z">
        <w:r w:rsidR="00BF2C1B" w:rsidRPr="000128A3">
          <w:rPr>
            <w:rFonts w:cs="Times New Roman"/>
            <w:lang w:val="en-GB"/>
          </w:rPr>
          <w:t>parameteri</w:t>
        </w:r>
        <w:r w:rsidR="00BF2C1B">
          <w:rPr>
            <w:rFonts w:cs="Times New Roman"/>
            <w:lang w:val="en-GB"/>
          </w:rPr>
          <w:t>z</w:t>
        </w:r>
        <w:r w:rsidR="00BF2C1B" w:rsidRPr="000128A3">
          <w:rPr>
            <w:rFonts w:cs="Times New Roman"/>
            <w:lang w:val="en-GB"/>
          </w:rPr>
          <w:t xml:space="preserve">ations </w:t>
        </w:r>
      </w:ins>
      <w:r w:rsidRPr="000128A3">
        <w:rPr>
          <w:rFonts w:cs="Times New Roman"/>
          <w:lang w:val="en-GB"/>
        </w:rPr>
        <w:t>that reflect the latest findings in complex ESM interactions</w:t>
      </w:r>
      <w:del w:id="5844" w:author="Ian Blenkinsop" w:date="2021-07-08T14:22:00Z">
        <w:r w:rsidRPr="000128A3" w:rsidDel="00BF2C1B">
          <w:rPr>
            <w:rFonts w:cs="Times New Roman"/>
            <w:lang w:val="en-GB"/>
          </w:rPr>
          <w:delText xml:space="preserve">, </w:delText>
        </w:r>
      </w:del>
      <w:ins w:id="5845" w:author="Ian Blenkinsop" w:date="2021-07-08T14:22:00Z">
        <w:r w:rsidR="00BF2C1B">
          <w:rPr>
            <w:rFonts w:cs="Times New Roman"/>
            <w:lang w:val="en-GB"/>
          </w:rPr>
          <w:t xml:space="preserve"> –</w:t>
        </w:r>
        <w:commentRangeStart w:id="5846"/>
        <w:r w:rsidR="00BF2C1B" w:rsidRPr="000128A3">
          <w:rPr>
            <w:rFonts w:cs="Times New Roman"/>
            <w:lang w:val="en-GB"/>
          </w:rPr>
          <w:t xml:space="preserve"> </w:t>
        </w:r>
      </w:ins>
      <w:commentRangeEnd w:id="5846"/>
      <w:ins w:id="5847" w:author="Ian Blenkinsop" w:date="2021-07-08T14:23:00Z">
        <w:r w:rsidR="00BF2C1B">
          <w:rPr>
            <w:rStyle w:val="CommentReference"/>
          </w:rPr>
          <w:commentReference w:id="5846"/>
        </w:r>
      </w:ins>
      <w:r w:rsidRPr="000128A3">
        <w:rPr>
          <w:rFonts w:cs="Times New Roman"/>
          <w:lang w:val="en-GB"/>
        </w:rPr>
        <w:t>such as the nitrogen cycle addition to the carbon cycle, or tropospheric and stratospheric ozone exchange</w:t>
      </w:r>
      <w:del w:id="5848" w:author="Ian Blenkinsop" w:date="2021-07-08T14:22:00Z">
        <w:r w:rsidRPr="000128A3" w:rsidDel="00BF2C1B">
          <w:rPr>
            <w:rFonts w:cs="Times New Roman"/>
            <w:lang w:val="en-GB"/>
          </w:rPr>
          <w:delText xml:space="preserve">, </w:delText>
        </w:r>
      </w:del>
      <w:ins w:id="5849" w:author="Ian Blenkinsop" w:date="2021-07-08T14:22:00Z">
        <w:r w:rsidR="00BF2C1B">
          <w:rPr>
            <w:rFonts w:cs="Times New Roman"/>
            <w:lang w:val="en-GB"/>
          </w:rPr>
          <w:t xml:space="preserve"> –</w:t>
        </w:r>
        <w:r w:rsidR="00BF2C1B" w:rsidRPr="000128A3">
          <w:rPr>
            <w:rFonts w:cs="Times New Roman"/>
            <w:lang w:val="en-GB"/>
          </w:rPr>
          <w:t xml:space="preserve"> </w:t>
        </w:r>
      </w:ins>
      <w:r w:rsidRPr="000128A3">
        <w:rPr>
          <w:rFonts w:cs="Times New Roman"/>
          <w:lang w:val="en-GB"/>
        </w:rPr>
        <w:t xml:space="preserve">with the aim of emulating their global mean temperature response. Also, within the simple models that have a rudimentary representation of spatial heterogeneity (e.g., four-box simple climate models), the ambition is to represent heterogeneous forcers such as black carbon more adequately </w:t>
      </w:r>
      <w:r w:rsidRPr="003A0C0D">
        <w:rPr>
          <w:rFonts w:cs="Times New Roman"/>
        </w:rPr>
        <w:fldChar w:fldCharType="begin" w:fldLock="1"/>
      </w:r>
      <w:r w:rsidR="00E81B0B">
        <w:rPr>
          <w:rFonts w:cs="Times New Roman"/>
          <w:lang w:val="en-GB"/>
        </w:rPr>
        <w:instrText>ADDIN CSL_CITATION { "citationItems" : [ { "id" : "ITEM-1", "itemData" : { "DOI" : "10.1002/2017JD027326", "ISSN" : "2169897X", "author" : [ { "dropping-particle" : "", "family" : "Stjern", "given" : "Camilla Weum", "non-dropping-particle" : "", "parse-names" : false, "suffix" : "" }, { "dropping-particle" : "", "family" : "Samset", "given" : "Bj\u00f8rn Hallvard", "non-dropping-particle" : "", "parse-names" : false, "suffix" : "" }, { "dropping-particle" : "", "family" : "Myhre", "given" : "Gunnar", "non-dropping-particle" : "", "parse-names" : false, "suffix" : "" }, { "dropping-particle" : "", "family" : "Forster", "given" : "Piers M.", "non-dropping-particle" : "", "parse-names" : false, "suffix" : "" }, { "dropping-particle" : "", "family" : "Hodnebrog", "given" : "\u00d8ivind", "non-dropping-particle" : "", "parse-names" : false, "suffix" : "" }, { "dropping-particle" : "", "family" : "Andrews", "given" : "Timothy", "non-dropping-particle" : "", "parse-names" : false, "suffix" : "" }, { "dropping-particle" : "", "family" : "Boucher", "given" : "Olivier", "non-dropping-particle" : "", "parse-names" : false, "suffix" : "" }, { "dropping-particle" : "", "family" : "Faluvegi", "given" : "Gregory", "non-dropping-particle" : "", "parse-names" : false, "suffix" : "" }, { "dropping-particle" : "", "family" : "Iversen", "given" : "Trond", "non-dropping-particle" : "", "parse-names" : false, "suffix" : "" }, { "dropping-particle" : "", "family" : "Kasoar", "given" : "Matthew", "non-dropping-particle" : "", "parse-names" : false, "suffix" : "" }, { "dropping-particle" : "", "family" : "Kharin", "given" : "Viatcheslav", "non-dropping-particle" : "", "parse-names" : false, "suffix" : "" }, { "dropping-particle" : "", "family" : "Kirkev\u00e5g", "given" : "Alf", "non-dropping-particle" : "", "parse-names" : false, "suffix" : "" }, { "dropping-particle" : "", "family" : "Lamarque", "given" : "Jean-Fran\u00e7ois", "non-dropping-particle" : "", "parse-names" : false, "suffix" : "" }, { "dropping-particle" : "", "family" : "Olivi\u00e9", "given" : "Dirk", "non-dropping-particle" : "", "parse-names" : false, "suffix" : "" }, { "dropping-particle" : "", "family" : "Richardson", "given" : "Thomas", "non-dropping-particle" : "", "parse-names" : false, "suffix" : "" }, { "dropping-particle" : "", "family" : "Shawki", "given" : "Dilshad", "non-dropping-particle" : "", "parse-names" : false, "suffix" : "" }, { "dropping-particle" : "", "family" : "Shindell", "given" : "Drew", "non-dropping-particle" : "", "parse-names" : false, "suffix" : "" }, { "dropping-particle" : "", "family" : "Smith", "given" : "Christopher J.", "non-dropping-particle" : "", "parse-names" : false, "suffix" : "" }, { "dropping-particle" : "", "family" : "Takemura", "given" : "Toshihiko", "non-dropping-particle" : "", "parse-names" : false, "suffix" : "" }, { "dropping-particle" : "", "family" : "Voulgarakis", "given" : "Apostolos", "non-dropping-particle" : "", "parse-names" : false, "suffix" : "" } ], "container-title" : "Journal of Geophysical Research: Atmospheres", "id" : "ITEM-1", "issue" : "21", "issued" : { "date-parts" : [ [ "2017", "11", "16" ] ] }, "page" : "11,462-11,481", "publisher" : "John Wiley &amp; Sons, Ltd", "title" : "Rapid Adjustments Cause Weak Surface Temperature Response to Increased Black Carbon Concentrations", "translator" : [ { "dropping-particle" : "", "family" : "H2697", "given" : "", "non-dropping-particle" : "", "parse-names" : false, "suffix" : "" } ], "type" : "article-journal", "volume" : "122" }, "uris" : [ "http://www.mendeley.com/documents/?uuid=437d63fe-e5b2-3ef7-813b-0293e2a76613" ] } ], "mendeley" : { "formattedCitation" : "(Stjern et al., 2017)", "plainTextFormattedCitation" : "(Stjern et al., 2017)", "previouslyFormattedCitation" : "(Stjern et al., 2017)" }, "properties" : { "noteIndex" : 0 }, "schema" : "https://github.com/citation-style-language/schema/raw/master/csl-citation.json" }</w:instrText>
      </w:r>
      <w:r w:rsidRPr="003A0C0D">
        <w:rPr>
          <w:rFonts w:cs="Times New Roman"/>
        </w:rPr>
        <w:fldChar w:fldCharType="separate"/>
      </w:r>
      <w:ins w:id="5850" w:author="Robin Matthews" w:date="2021-05-18T16:07:00Z">
        <w:r w:rsidR="00602365">
          <w:rPr>
            <w:rFonts w:cs="Times New Roman"/>
            <w:noProof/>
            <w:lang w:val="en-GB"/>
          </w:rPr>
          <w:t>(Stjern et al., 2017)</w:t>
        </w:r>
      </w:ins>
      <w:del w:id="5851" w:author="Robin Matthews" w:date="2021-05-18T16:07:00Z">
        <w:r w:rsidRPr="000128A3" w:rsidDel="00602365">
          <w:rPr>
            <w:rFonts w:cs="Times New Roman"/>
            <w:noProof/>
            <w:lang w:val="en-GB"/>
          </w:rPr>
          <w:delText>(Stjern et al., 2017)</w:delText>
        </w:r>
      </w:del>
      <w:r w:rsidRPr="003A0C0D">
        <w:rPr>
          <w:rFonts w:cs="Times New Roman"/>
        </w:rPr>
        <w:fldChar w:fldCharType="end"/>
      </w:r>
      <w:r w:rsidRPr="000128A3">
        <w:rPr>
          <w:rFonts w:cs="Times New Roman"/>
          <w:lang w:val="en-GB"/>
        </w:rPr>
        <w:t>, provide an appropriate representation of the forcing</w:t>
      </w:r>
      <w:del w:id="5852" w:author="Ian Blenkinsop" w:date="2021-07-08T14:25:00Z">
        <w:r w:rsidRPr="000128A3" w:rsidDel="00B769A1">
          <w:rPr>
            <w:rFonts w:cs="Times New Roman"/>
            <w:lang w:val="en-GB"/>
          </w:rPr>
          <w:delText>-</w:delText>
        </w:r>
      </w:del>
      <w:ins w:id="5853" w:author="Ian Blenkinsop" w:date="2021-07-08T14:25:00Z">
        <w:r w:rsidR="00B769A1">
          <w:rPr>
            <w:rFonts w:cs="Times New Roman"/>
            <w:lang w:val="en-GB"/>
          </w:rPr>
          <w:t>–</w:t>
        </w:r>
      </w:ins>
      <w:r w:rsidRPr="000128A3">
        <w:rPr>
          <w:rFonts w:cs="Times New Roman"/>
          <w:lang w:val="en-GB"/>
        </w:rPr>
        <w:t>feedback framework (</w:t>
      </w:r>
      <w:del w:id="5854" w:author="Ian Blenkinsop" w:date="2021-07-08T14:25:00Z">
        <w:r w:rsidRPr="000128A3" w:rsidDel="00B769A1">
          <w:rPr>
            <w:rFonts w:cs="Times New Roman"/>
            <w:lang w:val="en-GB"/>
          </w:rPr>
          <w:delText xml:space="preserve">see </w:delText>
        </w:r>
      </w:del>
      <w:r w:rsidRPr="000128A3">
        <w:rPr>
          <w:rFonts w:cs="Times New Roman"/>
          <w:lang w:val="en-GB"/>
        </w:rPr>
        <w:t>e.g.,</w:t>
      </w:r>
      <w:r w:rsidRPr="003A0C0D">
        <w:rPr>
          <w:rFonts w:cs="Times New Roman"/>
        </w:rPr>
        <w:fldChar w:fldCharType="begin" w:fldLock="1"/>
      </w:r>
      <w:r w:rsidR="00E81B0B">
        <w:rPr>
          <w:rFonts w:cs="Times New Roman"/>
          <w:lang w:val="en-GB"/>
        </w:rPr>
        <w:instrText>ADDIN CSL_CITATION { "citationItems" : [ { "id" : "ITEM-1", "itemData" : { "DOI" : "10.1175/BAMS-D-13-00167.1", "ISSN" : "0003-0007", "abstract" : "AbstractThe traditional forcing\u2013feedback framework has provided an indispensable basis for discussing global climate changes. However, as analysis of model behavior has become more detailed, shortcomings and ambiguities in the framework have become more evident, and physical effects unaccounted for by the traditional framework have become interesting. In particular, the new concept of adjustments, which are responses to forcings that are not mediated by the global-mean temperature, has emerged. This concept, related to the older ones of climate efficacy and stratospheric adjustment, is a more physical way of capturing unique responses to specific forcings. We present a pedagogical review of the adjustment concept, why it is important, and how it can be used. The concept is particularly useful for aerosols, where it helps to organize what has become a complex array of forcing mechanisms. It also helps clarify issues around cloud and hydrological response, transient versus equilibrium climate change, and ge...", "author" : [ { "dropping-particle" : "", "family" : "Sherwood", "given" : "Steven C.", "non-dropping-particle" : "", "parse-names" : false, "suffix" : "" }, { "dropping-particle" : "", "family" : "Bony", "given" : "Sandrine", "non-dropping-particle" : "", "parse-names" : false, "suffix" : "" }, { "dropping-particle" : "", "family" : "Boucher", "given" : "Olivier", "non-dropping-particle" : "", "parse-names" : false, "suffix" : "" }, { "dropping-particle" : "", "family" : "Bretherton", "given" : "Chris", "non-dropping-particle" : "", "parse-names" : false, "suffix" : "" }, { "dropping-particle" : "", "family" : "Forster", "given" : "Piers M.", "non-dropping-particle" : "", "parse-names" : false, "suffix" : "" }, { "dropping-particle" : "", "family" : "Gregory", "given" : "Jonathan M.", "non-dropping-particle" : "", "parse-names" : false, "suffix" : "" }, { "dropping-particle" : "", "family" : "Stevens", "given" : "Bjorn", "non-dropping-particle" : "", "parse-names" : false, "suffix" : "" }, { "dropping-particle" : "", "family" : "Sherwood", "given" : "Steven C.", "non-dropping-particle" : "", "parse-names" : false, "suffix" : "" }, { "dropping-particle" : "", "family" : "Bony", "given" : "Sandrine", "non-dropping-particle" : "", "parse-names" : false, "suffix" : "" }, { "dropping-particle" : "", "family" : "Boucher", "given" : "Olivier", "non-dropping-particle" : "", "parse-names" : false, "suffix" : "" }, { "dropping-particle" : "", "family" : "Bretherton", "given" : "Chris", "non-dropping-particle" : "", "parse-names" : false, "suffix" : "" }, { "dropping-particle" : "", "family" : "Forster", "given" : "Piers M.", "non-dropping-particle" : "", "parse-names" : false, "suffix" : "" }, { "dropping-particle" : "", "family" : "Gregory", "given" : "Jonathan M.", "non-dropping-particle" : "", "parse-names" : false, "suffix" : "" }, { "dropping-particle" : "", "family" : "Stevens", "given" : "Bjorn", "non-dropping-particle" : "", "parse-names" : false, "suffix" : "" } ], "container-title" : "Bulletin of the American Meteorological Society", "id" : "ITEM-1", "issue" : "2", "issued" : { "date-parts" : [ [ "2015", "2", "20" ] ] }, "page" : "217-228", "title" : "Adjustments in the Forcing-Feedback Framework for Understanding Climate Change", "translator" : [ { "dropping-particle" : "", "family" : "H2693", "given" : "", "non-dropping-particle" : "", "parse-names" : false, "suffix" : "" } ], "type" : "article-journal", "volume" : "96" }, "uris" : [ "http://www.mendeley.com/documents/?uuid=dc0f0303-6325-3a77-bf5d-18c63f8c7a30" ] } ], "mendeley" : { "formattedCitation" : "(Sherwood et al., 2015)", "manualFormatting" : " Sherwood et al., 2015)", "plainTextFormattedCitation" : "(Sherwood et al., 2015)", "previouslyFormattedCitation" : "(Sherwood et al., 2015)" }, "properties" : { "noteIndex" : 0 }, "schema" : "https://github.com/citation-style-language/schema/raw/master/csl-citation.json" }</w:instrText>
      </w:r>
      <w:r w:rsidRPr="003A0C0D">
        <w:rPr>
          <w:rFonts w:cs="Times New Roman"/>
        </w:rPr>
        <w:fldChar w:fldCharType="separate"/>
      </w:r>
      <w:ins w:id="5855" w:author="Robin Matthews" w:date="2021-05-18T16:07:00Z">
        <w:r w:rsidR="00602365">
          <w:rPr>
            <w:rFonts w:cs="Times New Roman"/>
            <w:noProof/>
            <w:lang w:val="en-GB"/>
          </w:rPr>
          <w:t xml:space="preserve"> Sherwood et al., 2015)</w:t>
        </w:r>
      </w:ins>
      <w:del w:id="5856" w:author="Robin Matthews" w:date="2021-05-18T16:07:00Z">
        <w:r w:rsidRPr="000128A3" w:rsidDel="00602365">
          <w:rPr>
            <w:rFonts w:cs="Times New Roman"/>
            <w:noProof/>
            <w:lang w:val="en-GB"/>
          </w:rPr>
          <w:delText xml:space="preserve"> Sherwood et al., 2015)</w:delText>
        </w:r>
      </w:del>
      <w:r w:rsidRPr="003A0C0D">
        <w:rPr>
          <w:rFonts w:cs="Times New Roman"/>
        </w:rPr>
        <w:fldChar w:fldCharType="end"/>
      </w:r>
      <w:r w:rsidRPr="000128A3">
        <w:rPr>
          <w:rFonts w:cs="Times New Roman"/>
          <w:lang w:val="en-GB"/>
        </w:rPr>
        <w:t xml:space="preserve">, investigate new </w:t>
      </w:r>
      <w:del w:id="5857" w:author="Ian Blenkinsop" w:date="2021-07-08T14:25:00Z">
        <w:r w:rsidRPr="000128A3" w:rsidDel="00B769A1">
          <w:rPr>
            <w:rFonts w:cs="Times New Roman"/>
            <w:lang w:val="en-GB"/>
          </w:rPr>
          <w:delText xml:space="preserve">parameterisations </w:delText>
        </w:r>
      </w:del>
      <w:ins w:id="5858" w:author="Ian Blenkinsop" w:date="2021-07-08T14:25:00Z">
        <w:r w:rsidR="00B769A1" w:rsidRPr="000128A3">
          <w:rPr>
            <w:rFonts w:cs="Times New Roman"/>
            <w:lang w:val="en-GB"/>
          </w:rPr>
          <w:t>parameteri</w:t>
        </w:r>
        <w:r w:rsidR="00B769A1">
          <w:rPr>
            <w:rFonts w:cs="Times New Roman"/>
            <w:lang w:val="en-GB"/>
          </w:rPr>
          <w:t>z</w:t>
        </w:r>
        <w:r w:rsidR="00B769A1" w:rsidRPr="000128A3">
          <w:rPr>
            <w:rFonts w:cs="Times New Roman"/>
            <w:lang w:val="en-GB"/>
          </w:rPr>
          <w:t xml:space="preserve">ations </w:t>
        </w:r>
      </w:ins>
      <w:r w:rsidRPr="000128A3">
        <w:rPr>
          <w:rFonts w:cs="Times New Roman"/>
          <w:lang w:val="en-GB"/>
        </w:rPr>
        <w:t xml:space="preserve">of ocean heat uptake, and implement better representations of volcanic </w:t>
      </w:r>
      <w:del w:id="5859" w:author="Ian Blenkinsop" w:date="2021-07-08T14:25:00Z">
        <w:r w:rsidRPr="000128A3" w:rsidDel="00B769A1">
          <w:rPr>
            <w:rFonts w:cs="Times New Roman"/>
            <w:lang w:val="en-GB"/>
          </w:rPr>
          <w:delText xml:space="preserve">aerosol </w:delText>
        </w:r>
      </w:del>
      <w:ins w:id="5860" w:author="Ian Blenkinsop" w:date="2021-07-08T14:25:00Z">
        <w:r w:rsidR="00B769A1" w:rsidRPr="000128A3">
          <w:rPr>
            <w:rFonts w:cs="Times New Roman"/>
            <w:lang w:val="en-GB"/>
          </w:rPr>
          <w:t>aerosol</w:t>
        </w:r>
        <w:r w:rsidR="00B769A1">
          <w:rPr>
            <w:rFonts w:cs="Times New Roman"/>
            <w:lang w:val="en-GB"/>
          </w:rPr>
          <w:t>-</w:t>
        </w:r>
      </w:ins>
      <w:r w:rsidRPr="000128A3">
        <w:rPr>
          <w:rFonts w:cs="Times New Roman"/>
          <w:lang w:val="en-GB"/>
        </w:rPr>
        <w:t xml:space="preserve">induced cooling </w:t>
      </w:r>
      <w:r w:rsidRPr="003A0C0D">
        <w:rPr>
          <w:rFonts w:cs="Times New Roman"/>
        </w:rPr>
        <w:fldChar w:fldCharType="begin" w:fldLock="1"/>
      </w:r>
      <w:r w:rsidR="00E81B0B">
        <w:rPr>
          <w:rFonts w:cs="Times New Roman"/>
          <w:lang w:val="en-GB"/>
        </w:rPr>
        <w:instrText>ADDIN CSL_CITATION { "citationItems" : [ { "id" : "ITEM-1", "itemData" : { "DOI" : "10.1007/s00382-016-3055-1", "ISSN" : "0930-7575", "author" : [ { "dropping-particle" : "", "family" : "Gregory", "given" : "J. M.", "non-dropping-particle" : "", "parse-names" : false, "suffix" : "" }, { "dropping-particle" : "", "family" : "Andrews", "given" : "T.", "non-dropping-particle" : "", "parse-names" : false, "suffix" : "" }, { "dropping-particle" : "", "family" : "Good", "given" : "P.", "non-dropping-particle" : "", "parse-names" : false, "suffix" : "" }, { "dropping-particle" : "", "family" : "Mauritsen", "given" : "T.", "non-dropping-particle" : "", "parse-names" : false, "suffix" : "" }, { "dropping-particle" : "", "family" : "Forster", "given" : "P. M.", "non-dropping-particle" : "", "parse-names" : false, "suffix" : "" } ], "container-title" : "Climate Dynamics", "id" : "ITEM-1", "issue" : "12", "issued" : { "date-parts" : [ [ "2016", "12", "12" ] ] }, "page" : "3979-3991", "publisher" : "Springer Berlin Heidelberg", "title" : "Small global-mean cooling due to volcanic radiative forcing", "translator" : [ { "dropping-particle" : "", "family" : "H2695", "given" : "", "non-dropping-particle" : "", "parse-names" : false, "suffix" : "" } ], "type" : "article-journal", "volume" : "47" }, "uris" : [ "http://www.mendeley.com/documents/?uuid=5d7ec900-1e0a-33c2-85b6-e6294bedb5d2" ] } ], "mendeley" : { "formattedCitation" : "(Gregory et al., 2016a)", "plainTextFormattedCitation" : "(Gregory et al., 2016a)", "previouslyFormattedCitation" : "(Gregory et al., 2016a)" }, "properties" : { "noteIndex" : 0 }, "schema" : "https://github.com/citation-style-language/schema/raw/master/csl-citation.json" }</w:instrText>
      </w:r>
      <w:r w:rsidRPr="003A0C0D">
        <w:rPr>
          <w:rFonts w:cs="Times New Roman"/>
        </w:rPr>
        <w:fldChar w:fldCharType="separate"/>
      </w:r>
      <w:ins w:id="5861" w:author="Robin Matthews" w:date="2021-05-18T16:07:00Z">
        <w:r w:rsidR="00602365">
          <w:rPr>
            <w:rFonts w:cs="Times New Roman"/>
            <w:noProof/>
            <w:lang w:val="en-GB"/>
          </w:rPr>
          <w:t>(Gregory et al., 2016a)</w:t>
        </w:r>
      </w:ins>
      <w:del w:id="5862" w:author="Robin Matthews" w:date="2021-05-18T16:07:00Z">
        <w:r w:rsidRPr="000128A3" w:rsidDel="00602365">
          <w:rPr>
            <w:rFonts w:cs="Times New Roman"/>
            <w:noProof/>
            <w:lang w:val="en-GB"/>
          </w:rPr>
          <w:delText>(Gregory et al., 2016a)</w:delText>
        </w:r>
      </w:del>
      <w:r w:rsidRPr="003A0C0D">
        <w:rPr>
          <w:rFonts w:cs="Times New Roman"/>
        </w:rPr>
        <w:fldChar w:fldCharType="end"/>
      </w:r>
      <w:r w:rsidRPr="000128A3">
        <w:rPr>
          <w:rFonts w:cs="Times New Roman"/>
          <w:lang w:val="en-GB"/>
        </w:rPr>
        <w:t>.</w:t>
      </w:r>
    </w:p>
    <w:p w14:paraId="11A6E05C" w14:textId="77777777" w:rsidR="006409E5" w:rsidRPr="000128A3" w:rsidRDefault="006409E5" w:rsidP="006409E5">
      <w:pPr>
        <w:pStyle w:val="AR6BodyText"/>
        <w:rPr>
          <w:lang w:val="en-GB"/>
        </w:rPr>
      </w:pPr>
    </w:p>
    <w:p w14:paraId="49F9D4CE" w14:textId="491726F4" w:rsidR="006409E5" w:rsidRPr="000128A3" w:rsidRDefault="006409E5" w:rsidP="006409E5">
      <w:pPr>
        <w:pStyle w:val="AR6BodyText"/>
        <w:rPr>
          <w:lang w:val="en-GB"/>
        </w:rPr>
      </w:pPr>
      <w:r w:rsidRPr="006B3DE1">
        <w:rPr>
          <w:rFonts w:cs="Times New Roman"/>
          <w:lang w:val="en-GB"/>
        </w:rPr>
        <w:t xml:space="preserve">MAGICC </w:t>
      </w:r>
      <w:r w:rsidRPr="003A0C0D">
        <w:rPr>
          <w:rFonts w:cs="Times New Roman"/>
        </w:rPr>
        <w:fldChar w:fldCharType="begin" w:fldLock="1"/>
      </w:r>
      <w:r w:rsidR="00E81B0B" w:rsidRPr="006B3DE1">
        <w:rPr>
          <w:rFonts w:cs="Times New Roman"/>
          <w:lang w:val="en-GB"/>
        </w:rPr>
        <w:instrText>ADDIN CSL_CITATION { "citationItems" : [ { "id" : "ITEM-1", "itemData" : { "DOI" : "10.1007/s10584-009-9585-3", "ISSN" : "0165-0009", "author" : [ { "dropping-particle" : "", "family" : "Wigley", "given" : "T. M. L.", "non-dropping-particle" : "", "parse-names" : false, "suffix" : "" }, { "dropping-particle" : "", "family" : "Clarke", "given" : "L. E.", "non-dropping-particle" : "", "parse-names" : false, "suffix" : "" }, { "dropping-particle" : "", "family" : "Edmonds", "given" : "J. A.", "non-dropping-particle" : "", "parse-names" : false, "suffix" : "" }, { "dropping-particle" : "", "family" : "Jacoby", "given" : "H. D.", "non-dropping-particle" : "", "parse-names" : false, "suffix" : "" }, { "dropping-particle" : "", "family" : "Paltsev", "given" : "S.", "non-dropping-particle" : "", "parse-names" : false, "suffix" : "" }, { "dropping-particle" : "", "family" : "Pitcher", "given" : "H.", "non-dropping-particle" : "", "parse-names" : false, "suffix" : "" }, { "dropping-particle" : "", "family" : "Reilly", "given" : "J. M.", "non-dropping-particle" : "", "parse-names" : false, "suffix" : "" }, { "dropping-particle" : "", "family" : "Richels", "given" : "R.", "non-dropping-particle" : "", "parse-names" : false, "suffix" : "" }, { "dropping-particle" : "", "family" : "Sarofim", "given" : "M. C.", "non-dropping-particle" : "", "parse-names" : false, "suffix" : "" }, { "dropping-particle" : "", "family" : "Smith", "given" : "S. J.", "non-dropping-particle" : "", "parse-names" : false, "suffix" : "" } ], "container-title" : "Climatic Change", "id" : "ITEM-1", "issue" : "1-2", "issued" : { "date-parts" : [ [ "2009", "11", "29" ] ] }, "page" : "85-121", "publisher" : "Springer Netherlands", "title" : "Uncertainties in climate stabilization", "translator" : [ { "dropping-particle" : "", "family" : "H2704", "given" : "", "non-dropping-particle" : "", "parse-names" : false, "suffix" : "" } ], "type" : "article-journal", "volume" : "97" }, "uris" : [ "http://www.mendeley.com/documents/?uuid=d15bde10-2a9c-3bd4-bac2-3336259126f5" ] }, { "id" : "ITEM-2", "itemData" : { "DOI" : "10.5194/acp-11-1417-2011", "ISSN" : "1680-7324", "author" : [ { "dropping-particle" : "", "family" : "Meinshausen", "given" : "M.", "non-dropping-particle" : "", "parse-names" : false, "suffix" : "" }, { "dropping-particle" : "", "family" : "Raper", "given" : "S. C. B.", "non-dropping-particle" : "", "parse-names" : false, "suffix" : "" }, { "dropping-particle" : "", "family" : "Wigley", "given" : "T. M. L.", "non-dropping-particle" : "", "parse-names" : false, "suffix" : "" } ], "container-title" : "Atmospheric Chemistry and Physics", "id" : "ITEM-2", "issue" : "4", "issued" : { "date-parts" : [ [ "2011", "2", "16" ] ] }, "page" : "1417-1456", "title" : "Emulating coupled atmosphere-ocean and carbon cycle models with a simpler model, MAGICC6 \u2013 Part 1: Model description and calibration", "translator" : [ { "dropping-particle" : "", "family" : "H3023", "given" : "", "non-dropping-particle" : "", "parse-names" : false, "suffix" : "" } ], "type" : "article-journal", "volume" : "11" }, "uris" : [ "http://www.mendeley.com/documents/?uuid=3428ed94-b091-44d5-a6a0-ef60640c5563" ] } ], "mendeley" : { "formattedCitation" : "(Wigley et al., 2009; Meinshausen et al., 2011a)", "plainTextFormattedCitation" : "(Wigley et al., 2009; Meinshausen et al., 2011a)", "previouslyFormattedCitation" : "(Wigley et al., 2009; Meinshausen et al., 2011a)" }, "properties" : { "noteIndex" : 0 }, "schema" : "https://github.com/citation-style-language/schema/raw/master/csl-citation.json" }</w:instrText>
      </w:r>
      <w:r w:rsidRPr="003A0C0D">
        <w:rPr>
          <w:rFonts w:cs="Times New Roman"/>
        </w:rPr>
        <w:fldChar w:fldCharType="separate"/>
      </w:r>
      <w:ins w:id="5863" w:author="Robin Matthews" w:date="2021-05-18T16:07:00Z">
        <w:r w:rsidR="00602365">
          <w:rPr>
            <w:rFonts w:cs="Times New Roman"/>
            <w:noProof/>
            <w:lang w:val="en-GB"/>
          </w:rPr>
          <w:t>(Wigley et al., 2009; Meinshausen et al., 2011a)</w:t>
        </w:r>
      </w:ins>
      <w:del w:id="5864" w:author="Robin Matthews" w:date="2021-05-18T16:07:00Z">
        <w:r w:rsidR="007009D9" w:rsidRPr="006B3DE1" w:rsidDel="00602365">
          <w:rPr>
            <w:rFonts w:cs="Times New Roman"/>
            <w:noProof/>
            <w:lang w:val="en-GB"/>
          </w:rPr>
          <w:delText>(Wigley et al., 2009; Meinshausen et al., 2011a)</w:delText>
        </w:r>
      </w:del>
      <w:r w:rsidRPr="003A0C0D">
        <w:rPr>
          <w:rFonts w:cs="Times New Roman"/>
        </w:rPr>
        <w:fldChar w:fldCharType="end"/>
      </w:r>
      <w:r w:rsidRPr="006B3DE1">
        <w:rPr>
          <w:rFonts w:cs="Times New Roman"/>
          <w:lang w:val="en-GB"/>
        </w:rPr>
        <w:t xml:space="preserve"> and FaIR </w:t>
      </w:r>
      <w:r w:rsidRPr="003A0C0D">
        <w:rPr>
          <w:rFonts w:cs="Times New Roman"/>
        </w:rPr>
        <w:fldChar w:fldCharType="begin" w:fldLock="1"/>
      </w:r>
      <w:r w:rsidR="00E81B0B" w:rsidRPr="006B3DE1">
        <w:rPr>
          <w:rFonts w:cs="Times New Roman"/>
          <w:lang w:val="en-GB"/>
        </w:rPr>
        <w:instrText>ADDIN CSL_CITATION { "citationItems" : [ { "id" : "ITEM-1", "itemData" : { "DOI" : "10.5194/gmd-11-2273-2018", "ISSN" : "1991-9603", "abstract" : "&lt;p&gt;&lt;![CDATA[&lt;p&gt;&lt;strong&gt;Abstract.&lt;/strong&gt; Simple climate models can be valuable if they are able to replicate aspects of complex fully coupled earth system models. Larger ensembles can be produced, enabling a probabilistic view of future climate change. A simple emissions-based climate model, FAIR, is presented, which calculates atmospheric concentrations of greenhouse gases and effective radiative forcing (ERF) from greenhouse gases, aerosols, ozone and other agents. Model runs are constrained to observed temperature change from 1880 to 2016 and produce a range of future projections under the Representative Concentration Pathway (RCP) scenarios. The constrained estimates of equilibrium climate sensitivity (ECS), transient climate response (TCR) and transient climate response to cumulative &lt;span class=\"inline-formula\"&gt;CO&lt;sub&gt;2&lt;/sub&gt;&lt;/span&gt; emissions (TCRE) are 2.86 (2.01 to 4.22)&lt;span class=\"thinspace\"&gt;&lt;/span&gt;K, 1.53 (1.05 to 2.41)&lt;span class=\"thinspace\"&gt;&lt;/span&gt;K and 1.40 (0.96 to 2.23)&lt;span class=\"thinspace\"&gt;&lt;/span&gt;K (1000&lt;span class=\"thinspace\"&gt;&lt;/span&gt;GtC)&lt;span class=\"inline-formula\"&gt;&lt;sup&gt;\u22121&lt;/sup&gt;&lt;/span&gt; (median and 5\u201395&lt;span class=\"thinspace\"&gt;&lt;/span&gt;% credible intervals). These are in good agreement with the likely Intergovernmental Panel on Clim</w:instrText>
      </w:r>
      <w:r w:rsidR="00E81B0B">
        <w:rPr>
          <w:rFonts w:cs="Times New Roman"/>
          <w:lang w:val="en-GB"/>
        </w:rPr>
        <w:instrText>ate Change (IPCC) Fifth Assessment Report (AR5) range, noting that AR5 estimates were derived from a combination of climate models, observations and expert judgement. The ranges of future projections of temperature and ranges of estimates of ECS, TCR and TCRE are somewhat sensitive to the prior distributions of &lt;span class=\"inline-formula\"&gt;ECS\u2215TCR&lt;/span&gt; parameters but less sensitive to the ERF from a doubling of &lt;span class=\"inline-formula\"&gt;CO&lt;sub&gt;2&lt;/sub&gt;&lt;/span&gt; or the observational temperature dataset used to constrain the ensemble. Taking these sensitivities into account, there is no evidence to suggest that the median and credible range of observationally constrained TCR or ECS differ from climate model-derived estimates. The range of temperature projections under RCP8.5 for 2081\u20132100 in the constrained FAIR model ensemble is lower than the emissions-based estimate reported in AR5 by half a degree, owing to differences in forcing assumptions and &lt;span class=\"inline-formula\"&gt;ECS\u2215TCR&lt;/span&gt; distributions.&lt;/p&gt;]]&gt;&lt;/p&gt;", "author" : [ { "dropping-particle" : "", "family" : "Smith", "given" : "Christopher J.", "non-dropping-particle" : "", "parse-names" : false, "suffix" : "" }, { "dropping-particle" : "", "family" : "Forster", "given" : "Piers M.", "non-dropping-particle" : "", "parse-names" : false, "suffix" : "" }, { "dropping-particle" : "", "family" : "Allen", "given" : "Myles", "non-dropping-particle" : "", "parse-names" : false, "suffix" : "" }, { "dropping-particle" : "", "family" : "Leach", "given" : "Nicholas", "non-dropping-particle" : "", "parse-names" : false, "suffix" : "" }, { "dropping-particle" : "", "family" : "Millar", "given" : "Richard J.", "non-dropping-particle" : "", "parse-names" : false, "suffix" : "" }, { "dropping-particle" : "", "family" : "Passerello", "given" : "Giovanni A.", "non-dropping-particle" : "", "parse-names" : false, "suffix" : "" }, { "dropping-particle" : "", "family" : "Regayre", "given" : "Leighton A.", "non-dropping-particle" : "", "parse-names" : false, "suffix" : "" } ], "container-title" : "Geoscientific Model Development", "id" : "ITEM-1", "issue" : "6", "issued" : { "date-parts" : [ [ "2018", "6", "18" ] ] }, "page" : "2273-2297", "title" : "FAIR v1.3: a simple emissions-based impulse response and carbon cycle model", "translator" : [ { "dropping-particle" : "", "family" : "H2700", "given" : "", "non-dropping-particle" : "", "parse-names" : false, "suffix" : "" } ], "type" : "article-journal", "volume" : "11" }, "uris" : [ "http://www.mendeley.com/documents/?uuid=d564483c-554d-35c1-8e40-8e356d335db0" ] } ], "mendeley" : { "formattedCitation" : "(Smith et al., 2018)", "plainTextFormattedCitation" : "(Smith et al., 2018)", "previouslyFormattedCitation" : "(Smith et al., 2018)" }, "properties" : { "noteIndex" : 0 }, "schema" : "https://github.com/citation-style-language/schema/raw/master/csl-citation.json" }</w:instrText>
      </w:r>
      <w:r w:rsidRPr="003A0C0D">
        <w:rPr>
          <w:rFonts w:cs="Times New Roman"/>
        </w:rPr>
        <w:fldChar w:fldCharType="separate"/>
      </w:r>
      <w:ins w:id="5865" w:author="Robin Matthews" w:date="2021-05-18T16:07:00Z">
        <w:r w:rsidR="00602365">
          <w:rPr>
            <w:rFonts w:cs="Times New Roman"/>
            <w:noProof/>
            <w:lang w:val="en-GB"/>
          </w:rPr>
          <w:t>(Smith et al., 2018)</w:t>
        </w:r>
      </w:ins>
      <w:del w:id="5866" w:author="Robin Matthews" w:date="2021-05-18T16:07:00Z">
        <w:r w:rsidRPr="000128A3" w:rsidDel="00602365">
          <w:rPr>
            <w:rFonts w:cs="Times New Roman"/>
            <w:noProof/>
            <w:lang w:val="en-GB"/>
          </w:rPr>
          <w:delText>(Smith et al., 2018)</w:delText>
        </w:r>
      </w:del>
      <w:r w:rsidRPr="003A0C0D">
        <w:rPr>
          <w:rFonts w:cs="Times New Roman"/>
        </w:rPr>
        <w:fldChar w:fldCharType="end"/>
      </w:r>
      <w:r w:rsidRPr="000128A3">
        <w:rPr>
          <w:rFonts w:cs="Times New Roman"/>
          <w:lang w:val="en-GB"/>
        </w:rPr>
        <w:t xml:space="preserve"> were used in</w:t>
      </w:r>
      <w:ins w:id="5867" w:author="Ian Blenkinsop" w:date="2021-07-08T14:26:00Z">
        <w:r w:rsidR="00B769A1">
          <w:rPr>
            <w:rFonts w:cs="Times New Roman"/>
            <w:lang w:val="en-GB"/>
          </w:rPr>
          <w:t xml:space="preserve"> IPCC</w:t>
        </w:r>
      </w:ins>
      <w:r w:rsidRPr="000128A3">
        <w:rPr>
          <w:rFonts w:cs="Times New Roman"/>
          <w:lang w:val="en-GB"/>
        </w:rPr>
        <w:t xml:space="preserve"> </w:t>
      </w:r>
      <w:del w:id="5868" w:author="Ian Blenkinsop" w:date="2021-07-08T14:26:00Z">
        <w:r w:rsidRPr="000128A3" w:rsidDel="00B769A1">
          <w:rPr>
            <w:rFonts w:cs="Times New Roman"/>
            <w:lang w:val="en-GB"/>
          </w:rPr>
          <w:delText xml:space="preserve">the </w:delText>
        </w:r>
      </w:del>
      <w:r w:rsidRPr="000128A3">
        <w:rPr>
          <w:rFonts w:cs="Times New Roman"/>
          <w:lang w:val="en-GB"/>
        </w:rPr>
        <w:t xml:space="preserve">SR1.5 </w:t>
      </w:r>
      <w:r w:rsidR="007C6E9C">
        <w:rPr>
          <w:rFonts w:cs="Times New Roman"/>
          <w:lang w:val="en-GB"/>
        </w:rPr>
        <w:fldChar w:fldCharType="begin" w:fldLock="1"/>
      </w:r>
      <w:r w:rsidR="00A94565">
        <w:rPr>
          <w:rFonts w:cs="Times New Roman"/>
          <w:lang w:val="en-GB"/>
        </w:rPr>
        <w:instrText>ADDIN CSL_CITATION { "citationItems" : [ { "id" : "ITEM-1", "itemData" : { "DOI" : "https://www.ipcc.ch/sr15",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"H2627", "given" : "Rt12", "non-dropping-particle" : "", "parse-names" : false, "suffix" : "" } ], "type" : "report" }, "uris" : [ "http://www.mendeley.com/documents/?uuid=f66dda96-9de8-43b3-bfb8-9baf95af1c24" ] } ], "mendeley" : { "formattedCitation" : "(IPCC, 2018)", "plainTextFormattedCitation" : "(IPCC, 2018)", "previouslyFormattedCitation" : "(IPCC, 2018)" }, "properties" : { "noteIndex" : 0 }, "schema" : "https://github.com/citation-style-language/schema/raw/master/csl-citation.json" }</w:instrText>
      </w:r>
      <w:r w:rsidR="007C6E9C">
        <w:rPr>
          <w:rFonts w:cs="Times New Roman"/>
          <w:lang w:val="en-GB"/>
        </w:rPr>
        <w:fldChar w:fldCharType="separate"/>
      </w:r>
      <w:ins w:id="5869" w:author="Robin Matthews" w:date="2021-05-18T16:07:00Z">
        <w:r w:rsidR="00602365">
          <w:rPr>
            <w:rFonts w:cs="Times New Roman"/>
            <w:noProof/>
            <w:lang w:val="en-GB"/>
          </w:rPr>
          <w:t>(IPCC, 2018)</w:t>
        </w:r>
      </w:ins>
      <w:del w:id="5870" w:author="Robin Matthews" w:date="2021-05-18T16:07:00Z">
        <w:r w:rsidR="007C6E9C" w:rsidRPr="007C6E9C" w:rsidDel="00602365">
          <w:rPr>
            <w:rFonts w:cs="Times New Roman"/>
            <w:noProof/>
            <w:lang w:val="en-GB"/>
          </w:rPr>
          <w:delText>(IPCC, 2018)</w:delText>
        </w:r>
      </w:del>
      <w:r w:rsidR="007C6E9C">
        <w:rPr>
          <w:rFonts w:cs="Times New Roman"/>
          <w:lang w:val="en-GB"/>
        </w:rPr>
        <w:fldChar w:fldCharType="end"/>
      </w:r>
      <w:r w:rsidR="007C6E9C">
        <w:rPr>
          <w:rFonts w:cs="Times New Roman"/>
          <w:lang w:val="en-GB"/>
        </w:rPr>
        <w:t xml:space="preserve"> </w:t>
      </w:r>
      <w:r w:rsidRPr="000128A3">
        <w:rPr>
          <w:rFonts w:cs="Times New Roman"/>
          <w:lang w:val="en-GB"/>
        </w:rPr>
        <w:t xml:space="preserve">to categorize mitigation pathways into classes of scenarios that peak near 1.5°C, overshoot 1.5°C, or stay below 2°C. The </w:t>
      </w:r>
      <w:r w:rsidR="00704677">
        <w:rPr>
          <w:rFonts w:cs="Times New Roman"/>
          <w:lang w:val="en-GB"/>
        </w:rPr>
        <w:t>SR1.5</w:t>
      </w:r>
      <w:r w:rsidR="00704677" w:rsidRPr="000128A3">
        <w:rPr>
          <w:rFonts w:cs="Times New Roman"/>
          <w:lang w:val="en-GB"/>
        </w:rPr>
        <w:t xml:space="preserve"> </w:t>
      </w:r>
      <w:r w:rsidR="00927F9C">
        <w:fldChar w:fldCharType="begin" w:fldLock="1"/>
      </w:r>
      <w:r w:rsidR="00745EAB">
        <w:rPr>
          <w:lang w:val="en-GB"/>
        </w:rPr>
        <w:instrText>ADDIN CSL_CITATION { "citationItems" : [ { "id" : "ITEM-1", "itemData" : { "DOI" : "https://www.ipcc.ch/sr15/chapter/chapter-2",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"dropping-particle" : "", "family" : "Huppmann", "given" : "D.", "non-dropping-particle" : "", "parse-names" : false, "suffix" : "" }, { "dropping-particle" : "", "family" : "Kriegler", "given" : "E.", "non-dropping-particle" : "", "parse-names" : false, "suffix" : "" }, { "dropping-particle" : "", "family" : "Mundaca", "given" : "L.", "non-dropping-particle" : "", "parse-names" : false, "suffix" : "" }, { "dropping-particle" : "", "family" : "Smith", "given" : "C.", "non-dropping-particle" : "", "parse-names" : false, "suffix" : "" }, { "dropping-particle" : "", "family" : "Rogelj", "given" : "J.", "non-dropping-particle" : "", "parse-names" : false, "suffix" : "" }, { "dropping-particle" : "", "family" : "S\u00e9f\u00e9rian", "given" : "R.",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"H1728", "given" : "Rt13", "non-dropping-particle" : "", "parse-names" : false, "suffix" : "" } ], "type" : "chapter" }, "uris" : [ "http://www.mendeley.com/documents/?uuid=8a4d1eb3-51e4-4f39-afd9-129244565ac2" ] } ], "mendeley" : { "formattedCitation" : "(Rogelj et al., 2018b)", "plainTextFormattedCitation" : "(Rogelj et al., 2018b)", "previouslyFormattedCitation" : "(Rogelj et al., 2018b)" }, "properties" : { "noteIndex" : 0 }, "schema" : "https://github.com/citation-style-language/schema/raw/master/csl-citation.json" }</w:instrText>
      </w:r>
      <w:r w:rsidR="00927F9C">
        <w:fldChar w:fldCharType="separate"/>
      </w:r>
      <w:ins w:id="5871" w:author="Robin Matthews" w:date="2021-05-18T16:07:00Z">
        <w:r w:rsidR="00602365">
          <w:rPr>
            <w:noProof/>
            <w:lang w:val="en-GB"/>
          </w:rPr>
          <w:t>(Rogelj et al., 2018b)</w:t>
        </w:r>
      </w:ins>
      <w:del w:id="5872" w:author="Robin Matthews" w:date="2021-05-18T16:07:00Z">
        <w:r w:rsidR="00A94565" w:rsidRPr="00A94565" w:rsidDel="00602365">
          <w:rPr>
            <w:noProof/>
            <w:lang w:val="en-GB"/>
          </w:rPr>
          <w:delText>(Rogelj et al., 2018b)</w:delText>
        </w:r>
      </w:del>
      <w:r w:rsidR="00927F9C">
        <w:fldChar w:fldCharType="end"/>
      </w:r>
      <w:r w:rsidR="00927F9C" w:rsidRPr="006B3DE1">
        <w:rPr>
          <w:lang w:val="en-GB"/>
        </w:rPr>
        <w:t xml:space="preserve"> </w:t>
      </w:r>
      <w:r w:rsidRPr="000128A3">
        <w:rPr>
          <w:rFonts w:cs="Times New Roman"/>
          <w:lang w:val="en-GB"/>
        </w:rPr>
        <w:t xml:space="preserve">concluded that there was </w:t>
      </w:r>
      <w:del w:id="5873" w:author="Ian Blenkinsop" w:date="2021-07-08T14:26:00Z">
        <w:r w:rsidRPr="000128A3" w:rsidDel="0009410F">
          <w:rPr>
            <w:rFonts w:cs="Times New Roman"/>
            <w:lang w:val="en-GB"/>
          </w:rPr>
          <w:delText xml:space="preserve">a </w:delText>
        </w:r>
      </w:del>
      <w:r w:rsidRPr="000128A3">
        <w:rPr>
          <w:rFonts w:cs="Times New Roman"/>
          <w:i/>
          <w:lang w:val="en-GB"/>
        </w:rPr>
        <w:t>high agreement</w:t>
      </w:r>
      <w:r w:rsidRPr="000128A3">
        <w:rPr>
          <w:rFonts w:cs="Times New Roman"/>
          <w:lang w:val="en-GB"/>
        </w:rPr>
        <w:t xml:space="preserve"> </w:t>
      </w:r>
      <w:del w:id="5874" w:author="Ian Blenkinsop" w:date="2021-07-08T14:26:00Z">
        <w:r w:rsidRPr="000128A3" w:rsidDel="0009410F">
          <w:rPr>
            <w:rFonts w:cs="Times New Roman"/>
            <w:lang w:val="en-GB"/>
          </w:rPr>
          <w:delText xml:space="preserve">in </w:delText>
        </w:r>
      </w:del>
      <w:ins w:id="5875" w:author="Ian Blenkinsop" w:date="2021-07-08T14:26:00Z">
        <w:r w:rsidR="0009410F">
          <w:rPr>
            <w:rFonts w:cs="Times New Roman"/>
            <w:lang w:val="en-GB"/>
          </w:rPr>
          <w:t>on</w:t>
        </w:r>
        <w:r w:rsidR="0009410F" w:rsidRPr="000128A3">
          <w:rPr>
            <w:rFonts w:cs="Times New Roman"/>
            <w:lang w:val="en-GB"/>
          </w:rPr>
          <w:t xml:space="preserve"> </w:t>
        </w:r>
      </w:ins>
      <w:r w:rsidRPr="000128A3">
        <w:rPr>
          <w:rFonts w:cs="Times New Roman"/>
          <w:lang w:val="en-GB"/>
        </w:rPr>
        <w:t xml:space="preserve">the relative temperature response of pathways, but </w:t>
      </w:r>
      <w:r w:rsidRPr="000128A3">
        <w:rPr>
          <w:rFonts w:cs="Times New Roman"/>
          <w:i/>
          <w:lang w:val="en-GB"/>
        </w:rPr>
        <w:t>medium agreement</w:t>
      </w:r>
      <w:r w:rsidRPr="000128A3">
        <w:rPr>
          <w:rFonts w:cs="Times New Roman"/>
          <w:lang w:val="en-GB"/>
        </w:rPr>
        <w:t xml:space="preserve"> on the precise absolute magnitude of warming, introducing a level of imprecision in the attribution of a single pathway to a given category.</w:t>
      </w:r>
    </w:p>
    <w:p w14:paraId="1065C332" w14:textId="77777777" w:rsidR="006409E5" w:rsidRPr="000128A3" w:rsidRDefault="006409E5" w:rsidP="006409E5">
      <w:pPr>
        <w:pStyle w:val="AR6BodyText"/>
        <w:rPr>
          <w:lang w:val="en-GB"/>
        </w:rPr>
      </w:pPr>
    </w:p>
    <w:p w14:paraId="2AFE1F45" w14:textId="1E8F3C27" w:rsidR="006409E5" w:rsidRPr="008D0499" w:rsidRDefault="006409E5" w:rsidP="006409E5">
      <w:pPr>
        <w:pStyle w:val="AR6BodyText"/>
        <w:rPr>
          <w:rFonts w:cs="Times New Roman"/>
          <w:lang w:val="en-US"/>
        </w:rPr>
      </w:pPr>
      <w:r w:rsidRPr="000128A3">
        <w:rPr>
          <w:rFonts w:cs="Times New Roman"/>
          <w:lang w:val="en-GB"/>
        </w:rPr>
        <w:t xml:space="preserve">In </w:t>
      </w:r>
      <w:r w:rsidR="00704677">
        <w:rPr>
          <w:rFonts w:cs="Times New Roman"/>
          <w:lang w:val="en-GB"/>
        </w:rPr>
        <w:t>this</w:t>
      </w:r>
      <w:r w:rsidR="00704677" w:rsidRPr="000128A3">
        <w:rPr>
          <w:rFonts w:cs="Times New Roman"/>
          <w:lang w:val="en-GB"/>
        </w:rPr>
        <w:t xml:space="preserve"> </w:t>
      </w:r>
      <w:r w:rsidR="00704677">
        <w:rPr>
          <w:rFonts w:cs="Times New Roman"/>
          <w:lang w:val="en-GB"/>
        </w:rPr>
        <w:t>R</w:t>
      </w:r>
      <w:r w:rsidRPr="000128A3">
        <w:rPr>
          <w:rFonts w:cs="Times New Roman"/>
          <w:lang w:val="en-GB"/>
        </w:rPr>
        <w:t xml:space="preserve">eport, there are two notable uses of simple climate models. One is the connection between the assessed range of ECS in Chapter 7, and the projections of future </w:t>
      </w:r>
      <w:r w:rsidR="00704677">
        <w:rPr>
          <w:rFonts w:cs="Times New Roman"/>
          <w:lang w:val="en-GB"/>
        </w:rPr>
        <w:t>global surface air temperature (</w:t>
      </w:r>
      <w:r w:rsidRPr="000128A3">
        <w:rPr>
          <w:lang w:val="en-GB"/>
        </w:rPr>
        <w:t>GSAT</w:t>
      </w:r>
      <w:r w:rsidR="00704677">
        <w:rPr>
          <w:lang w:val="en-GB"/>
        </w:rPr>
        <w:t>)</w:t>
      </w:r>
      <w:r w:rsidRPr="000128A3">
        <w:rPr>
          <w:rFonts w:cs="Times New Roman"/>
          <w:lang w:val="en-GB"/>
        </w:rPr>
        <w:t xml:space="preserve"> change in Chapter 4, which is done via a two-layer model based on </w:t>
      </w:r>
      <w:r>
        <w:rPr>
          <w:rFonts w:cs="Times New Roman"/>
        </w:rPr>
        <w:fldChar w:fldCharType="begin" w:fldLock="1"/>
      </w:r>
      <w:r w:rsidR="00E81B0B">
        <w:rPr>
          <w:rFonts w:cs="Times New Roman"/>
          <w:lang w:val="en-GB"/>
        </w:rPr>
        <w:instrText>ADDIN CSL_CITATION { "citationItems" : [ { "id" : "ITEM-1", "itemData" : { "DOI" : "10.1175/2009JCLI3466.1", "ISSN" : "0894-8755", "abstract" : "Abstract The fast and slow components of global warming in a comprehensive climate model are isolated by examining the response to an instantaneous return to preindustrial forcing. The response is characterized by an initial fast exponential decay with an e-folding time smaller than 5 yr, leaving behind a remnant that evolves more slowly. The slow component is estimated to be small at present, as measured by the global mean near-surface air temperature, and, in the model examined, grows to 0.4\u00b0C by 2100 in the A1B scenario from the Special Report on Emissions Scenarios (SRES), and then to 1.4\u00b0C by 2300 if one holds radiative forcing fixed after 2100. The dominance of the fast component at present is supported by examining the response to an instantaneous doubling of CO2 and by the excellent fit to the model?s ensemble mean twentieth-century evolution with a simple one-box model with no long times scales.", "author" : [ { "dropping-particle" : "", "family" : "Held", "given" : "Isaac M", "non-dropping-particle" : "", "parse-names" : false, "suffix" : "" }, { "dropping-particle" : "", "family" : "Winton", "given" : "Michael", "non-dropping-particle" : "", "parse-names" : false, "suffix" : "" }, { "dropping-particle" : "", "family" : "Takahashi", "given" : "Ken", "non-dropping-particle" : "", "parse-names" : false, "suffix" : "" }, { "dropping-particle" : "", "family" : "Delworth", "given" : "Thomas", "non-dropping-particle" : "", "parse-names" : false, "suffix" : "" }, { "dropping-particle" : "", "family" : "Zeng", "given" : "Fanrong", "non-dropping-particle" : "", "parse-names" : false, "suffix" : "" }, { "dropping-particle" : "", "family" : "Vallis", "given" : "Geoffrey K", "non-dropping-particle" : "", "parse-names" : false, "suffix" : "" } ], "container-title" : "Journal of Climate", "id" : "ITEM-1", "issue" : "9", "issued" : { "date-parts" : [ [ "2010", "1", "12" ] ] }, "note" : "doi: 10.1175/2009JCLI3466.1", "page" : "2418-2427", "publisher" : "American Meteorological Society", "title" : "Probing the Fast and Slow Components of Global Warming by Returning Abruptly to Preindustrial Forcing", "translator" : [ { "dropping-particle" : "", "family" : "H3858", "given" : "", "non-dropping-particle" : "", "parse-names" : false, "suffix" : "" } ], "type" : "article-journal", "volume" : "23" }, "uris" : [ "http://www.mendeley.com/documents/?uuid=1a3822e9-50ac-46a4-9594-cbb6922a615a" ] } ], "mendeley" : { "formattedCitation" : "(Held et al., 2010)", "manualFormatting" : "Held et al. (2010)", "plainTextFormattedCitation" : "(Held et al., 2010)", "previouslyFormattedCitation" : "(Held et al., 2010)" }, "properties" : { "noteIndex" : 0 }, "schema" : "https://github.com/citation-style-language/schema/raw/master/csl-citation.json" }</w:instrText>
      </w:r>
      <w:r>
        <w:rPr>
          <w:rFonts w:cs="Times New Roman"/>
        </w:rPr>
        <w:fldChar w:fldCharType="separate"/>
      </w:r>
      <w:ins w:id="5876" w:author="Robin Matthews" w:date="2021-05-18T16:07:00Z">
        <w:r w:rsidR="00602365">
          <w:rPr>
            <w:rFonts w:cs="Times New Roman"/>
            <w:noProof/>
            <w:lang w:val="en-GB"/>
          </w:rPr>
          <w:t>Held et al. (2010)</w:t>
        </w:r>
      </w:ins>
      <w:del w:id="5877" w:author="Robin Matthews" w:date="2021-05-18T16:07:00Z">
        <w:r w:rsidRPr="000128A3" w:rsidDel="00602365">
          <w:rPr>
            <w:rFonts w:cs="Times New Roman"/>
            <w:noProof/>
            <w:lang w:val="en-GB"/>
          </w:rPr>
          <w:delText>Held et al. (2010)</w:delText>
        </w:r>
      </w:del>
      <w:r>
        <w:rPr>
          <w:rFonts w:cs="Times New Roman"/>
        </w:rPr>
        <w:fldChar w:fldCharType="end"/>
      </w:r>
      <w:r w:rsidRPr="000128A3">
        <w:rPr>
          <w:rFonts w:cs="Times New Roman"/>
          <w:lang w:val="en-GB"/>
        </w:rPr>
        <w:t xml:space="preserve">. It is also used as input </w:t>
      </w:r>
      <w:r w:rsidRPr="000128A3">
        <w:rPr>
          <w:lang w:val="en-GB"/>
        </w:rPr>
        <w:t xml:space="preserve">to sea level projections in Chapter 9. </w:t>
      </w:r>
      <w:r w:rsidRPr="000128A3">
        <w:rPr>
          <w:rFonts w:cs="Times New Roman"/>
          <w:lang w:val="en-GB"/>
        </w:rPr>
        <w:t xml:space="preserve">The other usage is the transfer of </w:t>
      </w:r>
      <w:r w:rsidR="00964056" w:rsidRPr="00C41086">
        <w:rPr>
          <w:rFonts w:cs="Times New Roman"/>
          <w:lang w:val="en-GB"/>
        </w:rPr>
        <w:t>Earth</w:t>
      </w:r>
      <w:r w:rsidRPr="000128A3">
        <w:rPr>
          <w:rFonts w:cs="Times New Roman"/>
          <w:lang w:val="en-GB"/>
        </w:rPr>
        <w:t xml:space="preserve"> system assessment knowledge to </w:t>
      </w:r>
      <w:del w:id="5878" w:author="Ian Blenkinsop" w:date="2021-07-13T15:07:00Z">
        <w:r w:rsidRPr="000128A3" w:rsidDel="001F34B3">
          <w:rPr>
            <w:rFonts w:cs="Times New Roman"/>
            <w:lang w:val="en-GB"/>
          </w:rPr>
          <w:delText xml:space="preserve">Working Group </w:delText>
        </w:r>
      </w:del>
      <w:ins w:id="5879" w:author="Ian Blenkinsop" w:date="2021-07-13T15:07:00Z">
        <w:r w:rsidR="001F34B3">
          <w:rPr>
            <w:rFonts w:cs="Times New Roman"/>
            <w:lang w:val="en-GB"/>
          </w:rPr>
          <w:t>WG</w:t>
        </w:r>
      </w:ins>
      <w:r w:rsidRPr="000128A3">
        <w:rPr>
          <w:rFonts w:cs="Times New Roman"/>
          <w:lang w:val="en-GB"/>
        </w:rPr>
        <w:t xml:space="preserve">III, via a set of models (MAGICC, FaIR, CICERO-SCM) specifically tuned to represent the </w:t>
      </w:r>
      <w:del w:id="5880" w:author="Ian Blenkinsop" w:date="2021-07-13T15:08:00Z">
        <w:r w:rsidR="00704677" w:rsidDel="001F34B3">
          <w:rPr>
            <w:rFonts w:cs="Times New Roman"/>
            <w:lang w:val="en-GB"/>
          </w:rPr>
          <w:delText xml:space="preserve">Working Group </w:delText>
        </w:r>
      </w:del>
      <w:ins w:id="5881" w:author="Ian Blenkinsop" w:date="2021-07-13T15:08:00Z">
        <w:r w:rsidR="001F34B3">
          <w:rPr>
            <w:rFonts w:cs="Times New Roman"/>
            <w:lang w:val="en-GB"/>
          </w:rPr>
          <w:t>WG</w:t>
        </w:r>
      </w:ins>
      <w:r w:rsidR="00704677">
        <w:rPr>
          <w:rFonts w:cs="Times New Roman"/>
          <w:lang w:val="en-GB"/>
        </w:rPr>
        <w:t>I assessment</w:t>
      </w:r>
      <w:r w:rsidRPr="000128A3">
        <w:rPr>
          <w:rFonts w:cs="Times New Roman"/>
          <w:lang w:val="en-GB"/>
        </w:rPr>
        <w:t xml:space="preserve">. For an overview of the uses, and an assessment of the related Reduced Complexity Model </w:t>
      </w:r>
      <w:r w:rsidRPr="000128A3">
        <w:rPr>
          <w:rFonts w:cs="Times New Roman"/>
          <w:lang w:val="en-GB"/>
        </w:rPr>
        <w:lastRenderedPageBreak/>
        <w:t xml:space="preserve">Intercomparison Project (RCMIP), see </w:t>
      </w:r>
      <w:r w:rsidRPr="003A0C0D">
        <w:rPr>
          <w:rFonts w:cs="Times New Roman"/>
        </w:rPr>
        <w:fldChar w:fldCharType="begin" w:fldLock="1"/>
      </w:r>
      <w:r w:rsidR="00A94565">
        <w:rPr>
          <w:rFonts w:cs="Times New Roman"/>
          <w:lang w:val="en-GB"/>
        </w:rPr>
        <w:instrText>ADDIN CSL_CITATION { "citationItems" : [ { "id" : "ITEM-1", "itemData" : { "DOI" : "10.5194/gmd-13-5175-2020", "ISSN" : "1991-9603", "abstract" : "Abstract. Reduced-complexity climate models (RCMs) are critical in the policy and decision making space, and are directly used within multiple Intergovernmental Panel on Climate Change (IPCC) reports to complement the results of more comprehensive Earth system models. To date, evaluation of RCMs has been limited to a few independent studies. Here we introduce a systematic evaluation of RCMs in the form of the Reduced Complexity Model Intercomparison Project (RCMIP). We expect RCMIP will extend over multiple phases, with Phase 1 being the first. In Phase 1, we focus on the RCMs' global-mean temperature responses, comparing them to observations, exploring the extent to which they emulate more complex models and considering how the relationship between temperature and cumulative emissions of CO2 varies across the RCMs. Our work uses experiments which mirror those found in the Coupled Model Intercomparison Project (CMIP), which focuses on complex Earth system and atmosphere\u2013ocean general circulation models. Using both scenario-based and idealised experiments, we examine RCMs' global-mean temperature response under a range of forcings. We find that the RCMs can all reproduce the approximately 1 \u2218C of warming since pre-industrial times, with varying representations of natural variability, volcanic eruptions and aerosols. We also find that RCMs can emulate the global-mean temperature response of CMIP models to within a root-mean-square error of 0.2 \u2218C over a range of experiments. Furthermore, we find that, for the Representative Concentration Pathway (RCP) and Shared Socioeconomic Pathway (SSP)-based scenario pairs that share the same IPCC Fifth Assessment Report (AR5)-consistent stratospheric-adjusted radiative forcing, the RCMs indicate higher effective radiative forcings for the SSP-based scenarios and correspondingly higher temperatures when run with the same climate settings. In our idealised setup of RCMs with a climate sensitivity of 3 \u2218C, the difference for the ssp585\u2013rcp85 pair by 2100 is around 0.23\u2218C(\u00b10.12 \u2218C) due to a difference in effective radiative forcings between the two scenarios. Phase 1 demonstrates the utility of RCMIP's open-source infrastructure, paving the way for further phases of RCMIP to build on the research presented here and deepen our understanding of RCMs.", "author" : [ { "dropping-particle" : "", "family" : "Nicholls", "given" : "Zebedee R. J.", "non-dropping-particle" : "", "parse-names" : false, "suffix" : "" }, { "dropping-particle" : "", "family" : "Meinshausen", "given" : "Malte", "non-dropping-particle" : "", "parse-names" : false, "suffix" : "" }, { "dropping-particle" : "", "family" : "Lewis", "given" : "Jared", "non-dropping-particle" : "", "parse-names" : false, "suffix" : "" }, { "dropping-particle" : "", "family" : "Gieseke", "given" : "Robert", "non-dropping-particle" : "", "parse-names" : false, "suffix" : "" }, { "dropping-particle" : "", "family" : "Dommenget", "given" : "Dietmar", "non-dropping-particle" : "", "parse-names" : false, "suffix" : "" }, { "dropping-particle" : "", "family" : "Dorheim", "given" : "Kalyn", "non-dropping-particle" : "", "parse-names" : false, "suffix" : "" }, { "dropping-particle" : "", "family" : "Fan", "given" : "Chen-Shuo", "non-dropping-particle" : "", "parse-names" : false, "suffix" : "" }, { "dropping-particle" : "", "family" : "Fuglestvedt", "given" : "Jan S.", "non-dropping-particle" : "", "parse-names" : false, "suffix" : "" }, { "dropping-particle" : "", "family" : "Gasser", "given" : "Thomas", "non-dropping-particle" : "", "parse-names" : false, "suffix" : "" }, { "dropping-particle" : "", "family" : "Gol\u00fcke", "given" : "Ulrich", "non-dropping-particle" : "", "parse-names" : false, "suffix" : "" }, { "dropping-particle" : "", "family" : "Goodwin", "given" : "Philip", "non-dropping-particle" : "", "parse-names" : false, "suffix" : "" }, { "dropping-particle" : "", "family" : "Hartin", "given" : "Corinne", "non-dropping-particle" : "", "parse-names" : false, "suffix" : "" }, { "dropping-particle" : "", "family" : "Hope", "given" : "Austin P.", "non-dropping-particle" : "", "parse-names" : false, "suffix" : "" }, { "dropping-particle" : "", "family" : "Kriegler", "given" : "Elmar", "non-dropping-particle" : "", "parse-names" : false, "suffix" : "" }, { "dropping-particle" : "", "family" : "Leach", "given" : "Nicholas J.", "non-dropping-particle" : "", "parse-names" : false, "suffix" : "" }, { "dropping-particle" : "", "family" : "Marchegiani", "given" : "Davide", "non-dropping-particle" : "", "parse-names" : false, "suffix" : "" }, { "dropping-particle" : "", "family" : "McBride", "given" : "Laura A.", "non-dropping-particle" : "", "parse-names" : false, "suffix" : "" }, { "dropping-particle" : "", "family" : "Quilcaille", "given" : "Yann", "non-dropping-particle" : "", "parse-names" : false, "suffix" : "" }, { "dropping-particle" : "", "family" : "Rogelj", "given" : "Joeri", "non-dropping-particle" : "", "parse-names" : false, "suffix" : "" }, { "dropping-particle" : "", "family" : "Salawitch", "given" : "Ross J.", "non-dropping-particle" : "", "parse-names" : false, "suffix" : "" }, { "dropping-particle" : "", "family" : "Samset", "given" : "Bj\u00f8rn H.", "non-dropping-particle" : "", "parse-names" : false, "suffix" : "" }, { "dropping-particle" : "", "family" : "Sandstad", "given" : "Marit", "non-dropping-particle" : "", "parse-names" : false, "suffix" : "" }, { "dropping-particle" : "", "family" : "Shiklomanov", "given" : "Alexey N.", "non-dropping-particle" : "", "parse-names" : false, "suffix" : "" }, { "dropping-particle" : "", "family" : "Skeie", "given" : "Ragnhild B.", "non-dropping-particle" : "", "parse-names" : false, "suffix" : "" }, { "dropping-particle" : "", "family" : "Smith", "given" : "Christopher J.", "non-dropping-particle" : "", "parse-names" : false, "suffix" : "" }, { "dropping-particle" : "", "family" : "Smith", "given" : "Steve", "non-dropping-particle" : "", "parse-names" : false, "suffix" : "" }, { "dropping-particle" : "", "family" : "Tanaka", "given" : "Katsumasa", "non-dropping-particle" : "", "parse-names" : false, "suffix" : "" }, { "dropping-particle" : "", "family" : "Tsutsui", "given" : "Junichi", "non-dropping-particle" : "", "parse-names" : false, "suffix" : "" }, { "dropping-particle" : "", "family" : "Xie", "given" : "Zhiang", "non-dropping-particle" : "", "parse-names" : false, "suffix" : "" } ], "container-title" : "Geoscientific Model Development", "id" : "ITEM-1", "issue" : "11", "issued" : { "date-parts" : [ [ "2020", "10", "31" ] ] }, "page" : "5175-5190", "title" : "Reduced Complexity Model Intercomparison Project Phase 1: introduction and evaluation of global-mean temperature response", "translator" : [ { "dropping-particle" : "", "family" : "H3859", "given" : "", "non-dropping-particle" : "", "parse-names" : false, "suffix" : "" } ], "type" : "article-journal", "volume" : "13" }, "uris" : [ "http://www.mendeley.com/documents/?uuid=065a1fe6-aaa9-4586-95f3-10204e7b03a3" ] } ], "mendeley" : { "formattedCitation" : "(Nicholls et al., 2020)", "manualFormatting" : "Nicholls et al. (2020)", "plainTextFormattedCitation" : "(Nicholls et al., 2020)", "previouslyFormattedCitation" : "(Nicholls et al., 2020)" }, "properties" : { "noteIndex" : 0 }, "schema" : "https://github.com/citation-style-language/schema/raw/master/csl-citation.json" }</w:instrText>
      </w:r>
      <w:r w:rsidRPr="003A0C0D">
        <w:rPr>
          <w:rFonts w:cs="Times New Roman"/>
        </w:rPr>
        <w:fldChar w:fldCharType="separate"/>
      </w:r>
      <w:ins w:id="5882" w:author="Robin Matthews" w:date="2021-05-18T16:07:00Z">
        <w:r w:rsidR="00602365">
          <w:rPr>
            <w:rFonts w:cs="Times New Roman"/>
            <w:noProof/>
            <w:lang w:val="en-GB"/>
          </w:rPr>
          <w:t>Nicholls et al. (2020)</w:t>
        </w:r>
      </w:ins>
      <w:del w:id="5883" w:author="Robin Matthews" w:date="2021-05-18T16:07:00Z">
        <w:r w:rsidRPr="000128A3" w:rsidDel="00602365">
          <w:rPr>
            <w:rFonts w:cs="Times New Roman"/>
            <w:noProof/>
            <w:lang w:val="en-GB"/>
          </w:rPr>
          <w:delText xml:space="preserve">Nicholls et al. </w:delText>
        </w:r>
        <w:r w:rsidRPr="008D0499" w:rsidDel="00602365">
          <w:rPr>
            <w:rFonts w:cs="Times New Roman"/>
            <w:noProof/>
            <w:lang w:val="en-US"/>
          </w:rPr>
          <w:delText>(2020)</w:delText>
        </w:r>
      </w:del>
      <w:r w:rsidRPr="003A0C0D">
        <w:rPr>
          <w:rFonts w:cs="Times New Roman"/>
        </w:rPr>
        <w:fldChar w:fldCharType="end"/>
      </w:r>
      <w:r w:rsidRPr="008D0499">
        <w:rPr>
          <w:rFonts w:cs="Times New Roman"/>
          <w:lang w:val="en-US"/>
        </w:rPr>
        <w:t xml:space="preserve"> and Cross-Chapter Box 7.1</w:t>
      </w:r>
      <w:del w:id="5884" w:author="Ian Blenkinsop" w:date="2021-07-08T14:28:00Z">
        <w:r w:rsidRPr="008D0499" w:rsidDel="0009410F">
          <w:rPr>
            <w:rFonts w:cs="Times New Roman"/>
            <w:lang w:val="en-US"/>
          </w:rPr>
          <w:delText xml:space="preserve"> in Chapter 7</w:delText>
        </w:r>
      </w:del>
      <w:r w:rsidRPr="008D0499">
        <w:rPr>
          <w:rFonts w:cs="Times New Roman"/>
          <w:lang w:val="en-US"/>
        </w:rPr>
        <w:t>.</w:t>
      </w:r>
    </w:p>
    <w:p w14:paraId="72026631" w14:textId="77777777" w:rsidR="006409E5" w:rsidRPr="008D0499" w:rsidRDefault="006409E5" w:rsidP="006409E5">
      <w:pPr>
        <w:pStyle w:val="AR6BodyText"/>
        <w:rPr>
          <w:lang w:val="en-US"/>
        </w:rPr>
      </w:pPr>
    </w:p>
    <w:p w14:paraId="5339A10C" w14:textId="77777777" w:rsidR="00DA3946" w:rsidRPr="008D0499" w:rsidRDefault="00DA3946" w:rsidP="006409E5">
      <w:pPr>
        <w:pStyle w:val="AR6BodyText"/>
        <w:rPr>
          <w:lang w:val="en-US"/>
        </w:rPr>
      </w:pPr>
    </w:p>
    <w:p w14:paraId="6117549E" w14:textId="4B7A01A1" w:rsidR="006409E5" w:rsidRPr="008D0499" w:rsidRDefault="006409E5" w:rsidP="006409E5">
      <w:pPr>
        <w:pStyle w:val="AR6BodyText"/>
        <w:rPr>
          <w:b/>
          <w:lang w:val="en-US"/>
        </w:rPr>
      </w:pPr>
      <w:r w:rsidRPr="008D0499">
        <w:rPr>
          <w:b/>
          <w:lang w:val="en-US"/>
        </w:rPr>
        <w:t>[START BOX 1.3 HERE]</w:t>
      </w:r>
    </w:p>
    <w:p w14:paraId="5716241D" w14:textId="77777777" w:rsidR="006409E5" w:rsidRPr="008D0499" w:rsidRDefault="006409E5" w:rsidP="006409E5">
      <w:pPr>
        <w:pStyle w:val="AR6BodyText"/>
        <w:rPr>
          <w:lang w:val="en-US"/>
        </w:rPr>
      </w:pPr>
      <w:r w:rsidRPr="008D0499">
        <w:rPr>
          <w:lang w:val="en-US"/>
        </w:rPr>
        <w:t xml:space="preserve"> </w:t>
      </w:r>
    </w:p>
    <w:p w14:paraId="077449E6" w14:textId="3363244A" w:rsidR="006409E5" w:rsidRPr="003A0C0D" w:rsidRDefault="006409E5" w:rsidP="006409E5">
      <w:pPr>
        <w:pStyle w:val="AR6Chap1Box"/>
        <w:shd w:val="clear" w:color="auto" w:fill="DEEAF6" w:themeFill="accent1" w:themeFillTint="33"/>
      </w:pPr>
      <w:bookmarkStart w:id="5885" w:name="_Toc69950008"/>
      <w:r w:rsidRPr="003A0C0D">
        <w:t>Emission</w:t>
      </w:r>
      <w:ins w:id="5886" w:author="Ian Blenkinsop" w:date="2021-07-08T14:28:00Z">
        <w:r w:rsidR="000B2346">
          <w:t>s</w:t>
        </w:r>
      </w:ins>
      <w:r w:rsidRPr="003A0C0D">
        <w:t xml:space="preserve"> </w:t>
      </w:r>
      <w:del w:id="5887" w:author="Ian Blenkinsop" w:date="2021-07-08T14:28:00Z">
        <w:r w:rsidRPr="003A0C0D" w:rsidDel="000B2346">
          <w:delText xml:space="preserve">metrics </w:delText>
        </w:r>
      </w:del>
      <w:ins w:id="5888" w:author="Ian Blenkinsop" w:date="2021-07-08T14:28:00Z">
        <w:r w:rsidR="000B2346">
          <w:t>M</w:t>
        </w:r>
        <w:r w:rsidR="000B2346" w:rsidRPr="003A0C0D">
          <w:t xml:space="preserve">etrics </w:t>
        </w:r>
      </w:ins>
      <w:r w:rsidRPr="003A0C0D">
        <w:t>in AR6 WGI</w:t>
      </w:r>
      <w:bookmarkEnd w:id="5885"/>
    </w:p>
    <w:p w14:paraId="1343BC79" w14:textId="18F7CBD4" w:rsidR="006409E5" w:rsidRPr="003A0C0D" w:rsidRDefault="006409E5" w:rsidP="006409E5">
      <w:pPr>
        <w:pStyle w:val="Normal1"/>
        <w:shd w:val="clear" w:color="auto" w:fill="DEEAF6" w:themeFill="accent1" w:themeFillTint="33"/>
        <w:spacing w:before="240" w:after="240"/>
      </w:pPr>
      <w:r w:rsidRPr="003A0C0D">
        <w:t>Emission</w:t>
      </w:r>
      <w:ins w:id="5889" w:author="Ian Blenkinsop" w:date="2021-07-08T14:28:00Z">
        <w:r w:rsidR="000B2346">
          <w:t>s</w:t>
        </w:r>
      </w:ins>
      <w:r w:rsidRPr="003A0C0D">
        <w:t xml:space="preserve"> metrics compare the radiative forcing, temperature change, or other climate effects arising from emissions of CO</w:t>
      </w:r>
      <w:r w:rsidRPr="003A0C0D">
        <w:rPr>
          <w:vertAlign w:val="subscript"/>
        </w:rPr>
        <w:t>2</w:t>
      </w:r>
      <w:r w:rsidRPr="003A0C0D">
        <w:t xml:space="preserve"> </w:t>
      </w:r>
      <w:del w:id="5890" w:author="Ian Blenkinsop" w:date="2021-07-08T14:29:00Z">
        <w:r w:rsidRPr="003A0C0D" w:rsidDel="000B2346">
          <w:delText xml:space="preserve">versus </w:delText>
        </w:r>
      </w:del>
      <w:ins w:id="5891" w:author="Ian Blenkinsop" w:date="2021-07-08T14:29:00Z">
        <w:r w:rsidR="000B2346">
          <w:t>against</w:t>
        </w:r>
        <w:r w:rsidR="000B2346" w:rsidRPr="003A0C0D">
          <w:t xml:space="preserve"> </w:t>
        </w:r>
      </w:ins>
      <w:r w:rsidRPr="003A0C0D">
        <w:t>those from emissions of non-CO</w:t>
      </w:r>
      <w:r w:rsidRPr="003A0C0D">
        <w:rPr>
          <w:vertAlign w:val="subscript"/>
        </w:rPr>
        <w:t>2</w:t>
      </w:r>
      <w:r w:rsidRPr="003A0C0D">
        <w:t xml:space="preserve"> radiative forcing agents (such as CH</w:t>
      </w:r>
      <w:r w:rsidRPr="003A0C0D">
        <w:rPr>
          <w:vertAlign w:val="subscript"/>
        </w:rPr>
        <w:t>4</w:t>
      </w:r>
      <w:r w:rsidRPr="003A0C0D">
        <w:t xml:space="preserve"> or N</w:t>
      </w:r>
      <w:r w:rsidRPr="003A0C0D">
        <w:rPr>
          <w:vertAlign w:val="subscript"/>
        </w:rPr>
        <w:t>2</w:t>
      </w:r>
      <w:r w:rsidRPr="003A0C0D">
        <w:t>O). They have been discussed in the IPCC since the First Assessment Report and are used as a means of aggregating emissions and removals of different gases and placing them on a common (‘CO</w:t>
      </w:r>
      <w:r w:rsidRPr="003A0C0D">
        <w:rPr>
          <w:vertAlign w:val="subscript"/>
        </w:rPr>
        <w:t>2</w:t>
      </w:r>
      <w:r w:rsidRPr="003A0C0D">
        <w:t xml:space="preserve"> equivalent’, or ‘CO</w:t>
      </w:r>
      <w:r w:rsidRPr="003A0C0D">
        <w:rPr>
          <w:vertAlign w:val="subscript"/>
        </w:rPr>
        <w:t>2</w:t>
      </w:r>
      <w:r w:rsidRPr="003A0C0D">
        <w:t>-eq’) scale.</w:t>
      </w:r>
    </w:p>
    <w:p w14:paraId="28A21F1D" w14:textId="0FFFEE52" w:rsidR="006409E5" w:rsidRPr="003A0C0D" w:rsidRDefault="006409E5" w:rsidP="006409E5">
      <w:pPr>
        <w:pStyle w:val="Normal1"/>
        <w:shd w:val="clear" w:color="auto" w:fill="DEEAF6"/>
        <w:spacing w:before="240" w:after="240"/>
      </w:pPr>
      <w:r w:rsidRPr="003A0C0D">
        <w:t>AR5 included a thorough assessment of common pulse emission</w:t>
      </w:r>
      <w:ins w:id="5892" w:author="Ian Blenkinsop" w:date="2021-07-08T14:37:00Z">
        <w:r w:rsidR="009105AD">
          <w:t>s</w:t>
        </w:r>
      </w:ins>
      <w:r w:rsidRPr="003A0C0D">
        <w:t xml:space="preserve"> metrics, and how these address various indicators of future climate change </w:t>
      </w:r>
      <w:r w:rsidRPr="003A0C0D">
        <w:fldChar w:fldCharType="begin" w:fldLock="1"/>
      </w:r>
      <w:r w:rsidR="00A94565">
        <w:instrText>ADDIN CSL_CITATION { "citationItems" : [ { "id" : "ITEM-1", "itemData" : { "DOI" : "https://www.ipcc.ch/report/ar5/wg1", "author" : [ { "dropping-particle" : "", "family" : "Myhre", "given" : "Gunnar", "non-dropping-particle" : "", "parse-names" : false, "suffix" : "" }, { "dropping-particle" : "", "family" : "Shindell", "given" : "Drew T.", "non-dropping-particle" : "", "parse-names" : false, "suffix" : "" }, { "dropping-particle" : "", "family" : "Breon", "given" : "Francois-Marie", "non-dropping-particle" : "", "parse-names" : false, "suffix" : "" }, { "dropping-particle" : "", "family" : "Collins", "given" : "W. J.", "non-dropping-particle" : "", "parse-names" : false, "suffix" : "" }, { "dropping-particle" : "", "family" : "Fuglestvedt", "given" : "Jan S.", "non-dropping-particle" : "", "parse-names" : false, "suffix" : "" }, { "dropping-particle" : "", "family" : "Huang", "given" : "Jianping", "non-dropping-particle" : "", "parse-names" : false, "suffix" : "" }, { "dropping-particle" : "", "family" : "Koch", "given" : "Dorothy", "non-dropping-particle" : "", "parse-names" : false, "suffix" : "" }, { "dropping-particle" : "", "family" : "Lamarque", "given" : "Jean-Fran\u00e7ois J.-F.", "non-dropping-particle" : "", "parse-names" : false, "suffix" : "" }, { "dropping-particle" : "", "family" : "Lee", "given" : "David", "non-dropping-particle" : "", "parse-names" : false, "suffix" : "" }, { "dropping-particle" : "", "family" : "Mendoza", "given" : "Blanca", "non-dropping-particle" : "", "parse-names" : false, "suffix" : "" }, { "dropping-particle" : "", "family" : "Nakajiama", "given" : "Teruyuki", "non-dropping-particle" : "", "parse-names" : false, "suffix" : "" }, { "dropping-particle" : "", "family" : "Robock", "given" : "Alan", "non-dropping-particle" : "", "parse-names" : false, "suffix" : "" }, { "dropping-particle" : "", "family" : "Stephens", "given" : "Graeme", "non-dropping-particle" : "", "parse-names" : false, "suffix" : "" }, { "dropping-particle" : "", "family" : "Takemura", "given" : "Toshihiko", "non-dropping-particle" : "", "parse-names" : false, "suffix" : "" }, { "dropping-particle" : "", "family" : "Zhang", "given" : "Hua", "non-dropping-particle" : "", "parse-names" : false, "suffix" : "" } ],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"44", "publisher" : "Cambridge University Press", "publisher-place" : "Cambridge, United Kingdom and New York, NY, USA", "title" : "Anthropogenic and Natural Radiative Forcing Supplementary Material", "translator" : [ { "dropping-particle" : "", "family" : "H3208", "given" : "Rt13", "non-dropping-particle" : "", "parse-names" : false, "suffix" : "" } ], "type" : "chapter" }, "uris" : [ "http://www.mendeley.com/documents/?uuid=f658a0d0-b598-4fe3-80fd-fcaf3a84f03f" ] } ], "mendeley" : { "formattedCitation" : "(Myhre et al., 2013)", "plainTextFormattedCitation" : "(Myhre et al., 2013)", "previouslyFormattedCitation" : "(Myhre et al., 2013)" }, "properties" : { "noteIndex" : 0 }, "schema" : "https://github.com/citation-style-language/schema/raw/master/csl-citation.json" }</w:instrText>
      </w:r>
      <w:r w:rsidRPr="003A0C0D">
        <w:fldChar w:fldCharType="separate"/>
      </w:r>
      <w:ins w:id="5893" w:author="Robin Matthews" w:date="2021-05-18T16:07:00Z">
        <w:r w:rsidR="00602365">
          <w:rPr>
            <w:noProof/>
          </w:rPr>
          <w:t>(Myhre et al., 2013)</w:t>
        </w:r>
      </w:ins>
      <w:del w:id="5894" w:author="Robin Matthews" w:date="2021-05-18T16:07:00Z">
        <w:r w:rsidRPr="003A0C0D" w:rsidDel="00602365">
          <w:rPr>
            <w:noProof/>
          </w:rPr>
          <w:delText>(Myhre et al., 2013)</w:delText>
        </w:r>
      </w:del>
      <w:r w:rsidRPr="003A0C0D">
        <w:fldChar w:fldCharType="end"/>
      </w:r>
      <w:r w:rsidRPr="003A0C0D">
        <w:t xml:space="preserve">. Most prominently used are the </w:t>
      </w:r>
      <w:del w:id="5895" w:author="Ian Blenkinsop" w:date="2021-07-08T14:38:00Z">
        <w:r w:rsidRPr="003A0C0D" w:rsidDel="009105AD">
          <w:delText xml:space="preserve">Global </w:delText>
        </w:r>
      </w:del>
      <w:ins w:id="5896" w:author="Ian Blenkinsop" w:date="2021-07-08T14:38:00Z">
        <w:r w:rsidR="009105AD">
          <w:t>g</w:t>
        </w:r>
        <w:r w:rsidR="009105AD" w:rsidRPr="003A0C0D">
          <w:t xml:space="preserve">lobal </w:t>
        </w:r>
      </w:ins>
      <w:del w:id="5897" w:author="Ian Blenkinsop" w:date="2021-07-08T14:38:00Z">
        <w:r w:rsidRPr="003A0C0D" w:rsidDel="009105AD">
          <w:delText xml:space="preserve">Warming </w:delText>
        </w:r>
      </w:del>
      <w:ins w:id="5898" w:author="Ian Blenkinsop" w:date="2021-07-08T14:38:00Z">
        <w:r w:rsidR="009105AD">
          <w:t>w</w:t>
        </w:r>
        <w:r w:rsidR="009105AD" w:rsidRPr="003A0C0D">
          <w:t xml:space="preserve">arming </w:t>
        </w:r>
      </w:ins>
      <w:del w:id="5899" w:author="Ian Blenkinsop" w:date="2021-07-08T14:38:00Z">
        <w:r w:rsidRPr="003A0C0D" w:rsidDel="009105AD">
          <w:delText xml:space="preserve">Potentials </w:delText>
        </w:r>
      </w:del>
      <w:ins w:id="5900" w:author="Ian Blenkinsop" w:date="2021-07-08T14:38:00Z">
        <w:r w:rsidR="009105AD">
          <w:t>p</w:t>
        </w:r>
        <w:r w:rsidR="009105AD" w:rsidRPr="003A0C0D">
          <w:t xml:space="preserve">otentials </w:t>
        </w:r>
      </w:ins>
      <w:r w:rsidRPr="003A0C0D">
        <w:t xml:space="preserve">(GWPs), which integrate the calculated radiative forcing contribution following an idealized pulse (or one-time) emission, over a chosen time horizon </w:t>
      </w:r>
      <w:r w:rsidRPr="003A0C0D">
        <w:fldChar w:fldCharType="begin" w:fldLock="1"/>
      </w:r>
      <w:r w:rsidR="00A94565">
        <w:instrText>ADDIN CSL_CITATION { "citationItems" : [ { "id" : "ITEM-1", "itemData" : { "DOI" : "https://www.ipcc.ch/report/ar1/wg1", "ISBN" : "052140360X", "author" : [ { "dropping-particle" : "", "family" : "IPCC", "given" : "", "non-dropping-particle" : "", "parse-names" : false, "suffix" : "" } ], "editor" : [ { "dropping-particle" : "", "family" : "Houghton", "given" : "J. T.", "non-dropping-particle" : "", "parse-names" : false, "suffix" : "" }, { "dropping-particle" : "", "family" : "Jenkins", "given" : "G. J.", "non-dropping-particle" : "", "parse-names" : false, "suffix" : "" }, { "dropping-particle" : "", "family" : "Ephraums", "given" : "J. J.", "non-dropping-particle" : "", "parse-names" : false, "suffix" : "" } ], "id" : "ITEM-1", "issued" : { "date-parts" : [ [ "1990" ] ] }, "number-of-pages" : "365", "publisher" : "Cambridge University Press", "publisher-place" : "Cambridge, United Kingdom and New York, NY, USA", "title" : "Climate Change: The IPCC Scientific Assessment", "translator" : [ { "dropping-particle" : "", "family" : "H3287", "given" : "Rt12", "non-dropping-particle" : "", "parse-names" : false, "suffix" : "" } ], "type" : "report" }, "uris" : [ "http://www.mendeley.com/documents/?uuid=16db1bd4-14f0-4228-b69d-ffcb3a8679a6" ] } ], "mendeley" : { "formattedCitation" : "(IPCC, 1990a)", "plainTextFormattedCitation" : "(IPCC, 1990a)", "previouslyFormattedCitation" : "(IPCC, 1990a)" }, "properties" : { "noteIndex" : 0 }, "schema" : "https://github.com/citation-style-language/schema/raw/master/csl-citation.json" }</w:instrText>
      </w:r>
      <w:r w:rsidRPr="003A0C0D">
        <w:fldChar w:fldCharType="separate"/>
      </w:r>
      <w:ins w:id="5901" w:author="Robin Matthews" w:date="2021-05-18T16:07:00Z">
        <w:r w:rsidR="00602365">
          <w:rPr>
            <w:noProof/>
          </w:rPr>
          <w:t>(IPCC, 1990a)</w:t>
        </w:r>
      </w:ins>
      <w:del w:id="5902" w:author="Robin Matthews" w:date="2021-05-18T16:07:00Z">
        <w:r w:rsidR="007F1F02" w:rsidRPr="007F1F02" w:rsidDel="00602365">
          <w:rPr>
            <w:noProof/>
          </w:rPr>
          <w:delText>(IPCC, 1990a)</w:delText>
        </w:r>
      </w:del>
      <w:r w:rsidRPr="003A0C0D">
        <w:fldChar w:fldCharType="end"/>
      </w:r>
      <w:r w:rsidRPr="003A0C0D">
        <w:t xml:space="preserve">, or the </w:t>
      </w:r>
      <w:del w:id="5903" w:author="Ian Blenkinsop" w:date="2021-07-08T14:38:00Z">
        <w:r w:rsidRPr="003A0C0D" w:rsidDel="009105AD">
          <w:delText xml:space="preserve">Global </w:delText>
        </w:r>
      </w:del>
      <w:ins w:id="5904" w:author="Ian Blenkinsop" w:date="2021-07-08T14:38:00Z">
        <w:r w:rsidR="009105AD">
          <w:t>g</w:t>
        </w:r>
        <w:r w:rsidR="009105AD" w:rsidRPr="003A0C0D">
          <w:t xml:space="preserve">lobal </w:t>
        </w:r>
      </w:ins>
      <w:del w:id="5905" w:author="Ian Blenkinsop" w:date="2021-07-08T14:39:00Z">
        <w:r w:rsidRPr="003A0C0D" w:rsidDel="009105AD">
          <w:delText>Temperature</w:delText>
        </w:r>
      </w:del>
      <w:ins w:id="5906" w:author="Ian Blenkinsop" w:date="2021-07-08T14:39:00Z">
        <w:r w:rsidR="009105AD">
          <w:t>t</w:t>
        </w:r>
        <w:r w:rsidR="009105AD" w:rsidRPr="003A0C0D">
          <w:t>emperature</w:t>
        </w:r>
      </w:ins>
      <w:del w:id="5907" w:author="Ian Blenkinsop" w:date="2021-07-08T14:39:00Z">
        <w:r w:rsidRPr="003A0C0D" w:rsidDel="009105AD">
          <w:delText>-</w:delText>
        </w:r>
      </w:del>
      <w:ins w:id="5908" w:author="Ian Blenkinsop" w:date="2021-07-08T14:39:00Z">
        <w:r w:rsidR="009105AD">
          <w:t xml:space="preserve"> </w:t>
        </w:r>
      </w:ins>
      <w:r w:rsidRPr="003A0C0D">
        <w:t xml:space="preserve">change </w:t>
      </w:r>
      <w:del w:id="5909" w:author="Ian Blenkinsop" w:date="2021-07-08T14:40:00Z">
        <w:r w:rsidRPr="003A0C0D" w:rsidDel="009105AD">
          <w:delText xml:space="preserve">Potential </w:delText>
        </w:r>
      </w:del>
      <w:ins w:id="5910" w:author="Ian Blenkinsop" w:date="2021-07-08T14:40:00Z">
        <w:r w:rsidR="009105AD">
          <w:t>p</w:t>
        </w:r>
        <w:r w:rsidR="009105AD" w:rsidRPr="003A0C0D">
          <w:t xml:space="preserve">otential </w:t>
        </w:r>
      </w:ins>
      <w:r w:rsidRPr="003A0C0D">
        <w:t xml:space="preserve">(GTP), which considers the contribution of emission to the global-mean temperature at a specific time after emission. Yet another metric is the </w:t>
      </w:r>
      <w:del w:id="5911" w:author="Ian Blenkinsop" w:date="2021-07-08T14:40:00Z">
        <w:r w:rsidRPr="003A0C0D" w:rsidDel="009105AD">
          <w:delText xml:space="preserve">Global </w:delText>
        </w:r>
      </w:del>
      <w:ins w:id="5912" w:author="Ian Blenkinsop" w:date="2021-07-08T14:40:00Z">
        <w:r w:rsidR="009105AD">
          <w:t>g</w:t>
        </w:r>
        <w:r w:rsidR="009105AD" w:rsidRPr="003A0C0D">
          <w:t xml:space="preserve">lobal </w:t>
        </w:r>
      </w:ins>
      <w:del w:id="5913" w:author="Ian Blenkinsop" w:date="2021-07-08T14:40:00Z">
        <w:r w:rsidRPr="003A0C0D" w:rsidDel="009105AD">
          <w:delText xml:space="preserve">Precipitation </w:delText>
        </w:r>
      </w:del>
      <w:ins w:id="5914" w:author="Ian Blenkinsop" w:date="2021-07-08T14:40:00Z">
        <w:r w:rsidR="009105AD">
          <w:t>p</w:t>
        </w:r>
        <w:r w:rsidR="009105AD" w:rsidRPr="003A0C0D">
          <w:t xml:space="preserve">recipitation </w:t>
        </w:r>
      </w:ins>
      <w:r w:rsidRPr="003A0C0D">
        <w:t xml:space="preserve">change </w:t>
      </w:r>
      <w:del w:id="5915" w:author="Ian Blenkinsop" w:date="2021-07-08T14:40:00Z">
        <w:r w:rsidRPr="003A0C0D" w:rsidDel="009105AD">
          <w:delText xml:space="preserve">Potential </w:delText>
        </w:r>
      </w:del>
      <w:ins w:id="5916" w:author="Ian Blenkinsop" w:date="2021-07-08T14:40:00Z">
        <w:r w:rsidR="009105AD">
          <w:t>p</w:t>
        </w:r>
        <w:r w:rsidR="009105AD" w:rsidRPr="003A0C0D">
          <w:t xml:space="preserve">otential </w:t>
        </w:r>
      </w:ins>
      <w:r w:rsidRPr="003A0C0D">
        <w:t xml:space="preserve">(GPP), used to quantify the precipitation change per unit mass of emission of a given forcing agent </w:t>
      </w:r>
      <w:r w:rsidRPr="003A0C0D">
        <w:fldChar w:fldCharType="begin" w:fldLock="1"/>
      </w:r>
      <w:r w:rsidR="00E81B0B">
        <w:instrText>ADDIN CSL_CITATION { "citationItems" : [ { "id" : "ITEM-1", "itemData" : { "DOI" : "10.5194/esd-6-525-2015", "author" : [ { "dropping-particle" : "", "family" : "Shine", "given" : "K P", "non-dropping-particle" : "", "parse-names" : false, "suffix" : "" }, { "dropping-particle" : "", "family" : "Allan", "given" : "R P", "non-dropping-particle" : "", "parse-names" : false, "suffix" : "" }, { "dropping-particle" : "", "family" : "Collins", "given" : "W J", "non-dropping-particle" : "", "parse-names" : false, "suffix" : "" }, { "dropping-particle" : "", "family" : "Fuglestvedt", "given" : "J S", "non-dropping-particle" : "", "parse-names" : false, "suffix" : "" } ], "container-title" : "Earth System Dynamics", "id" : "ITEM-1", "issue" : "2", "issued" : { "date-parts" : [ [ "2015" ] ] }, "page" : "525-540", "title" : "Metrics for linking emissions of gases and aerosols to global precipitation changes", "translator" : [ { "dropping-particle" : "", "family" : "H4275", "given" : "", "non-dropping-particle" : "", "parse-names" : false, "suffix" : "" } ], "type" : "article-journal", "volume" : "6" }, "uris" : [ "http://www.mendeley.com/documents/?uuid=031182fb-98ca-4bf4-b8bd-14407b60f768" ] } ], "mendeley" : { "formattedCitation" : "(Shine et al., 2015)", "plainTextFormattedCitation" : "(Shine et al., 2015)", "previouslyFormattedCitation" : "(Shine et al., 2015)" }, "properties" : { "noteIndex" : 0 }, "schema" : "https://github.com/citation-style-language/schema/raw/master/csl-citation.json" }</w:instrText>
      </w:r>
      <w:r w:rsidRPr="003A0C0D">
        <w:fldChar w:fldCharType="separate"/>
      </w:r>
      <w:ins w:id="5917" w:author="Robin Matthews" w:date="2021-05-18T16:07:00Z">
        <w:r w:rsidR="00602365">
          <w:rPr>
            <w:noProof/>
          </w:rPr>
          <w:t>(Shine et al., 2015)</w:t>
        </w:r>
      </w:ins>
      <w:del w:id="5918" w:author="Robin Matthews" w:date="2021-05-18T16:07:00Z">
        <w:r w:rsidRPr="003A0C0D" w:rsidDel="00602365">
          <w:rPr>
            <w:noProof/>
          </w:rPr>
          <w:delText>(Shine et al., 2015)</w:delText>
        </w:r>
      </w:del>
      <w:r w:rsidRPr="003A0C0D">
        <w:fldChar w:fldCharType="end"/>
      </w:r>
      <w:r w:rsidRPr="003A0C0D">
        <w:t xml:space="preserve">. </w:t>
      </w:r>
    </w:p>
    <w:p w14:paraId="6E905501" w14:textId="50CE2135" w:rsidR="006409E5" w:rsidRPr="003A0C0D" w:rsidRDefault="006409E5" w:rsidP="006409E5">
      <w:pPr>
        <w:pStyle w:val="Normal1"/>
        <w:shd w:val="clear" w:color="auto" w:fill="DEEAF6"/>
        <w:spacing w:before="240" w:after="240"/>
      </w:pPr>
      <w:r w:rsidRPr="003A0C0D">
        <w:t xml:space="preserve">As an example of usage, the Paris Rulebook [Decision 18/CMA.1, annex, paragraph 37] states that </w:t>
      </w:r>
      <w:commentRangeStart w:id="5919"/>
      <w:r w:rsidRPr="003A0C0D">
        <w:t>‘</w:t>
      </w:r>
      <w:commentRangeEnd w:id="5919"/>
      <w:r w:rsidR="00D263ED">
        <w:rPr>
          <w:rStyle w:val="CommentReference"/>
          <w:rFonts w:cstheme="minorBidi"/>
          <w:lang w:eastAsia="fr-FR"/>
        </w:rPr>
        <w:commentReference w:id="5919"/>
      </w:r>
      <w:r w:rsidRPr="003A0C0D">
        <w:t xml:space="preserve">Each Party shall use the 100-year time-horizon global warming potential (GWP) values from the IPCC Fifth Assessment Report, or 100-year time-horizon GWP values from a subsequent IPCC assessment report as agreed upon by the </w:t>
      </w:r>
      <w:r>
        <w:t>‘</w:t>
      </w:r>
      <w:r w:rsidRPr="003A0C0D">
        <w:t>Conference of the Parties serving as the meeting of the Parties to the Paris Agreement</w:t>
      </w:r>
      <w:r>
        <w:t>’</w:t>
      </w:r>
      <w:r w:rsidRPr="003A0C0D">
        <w:t xml:space="preserve"> (CMA), to report aggregate emissions and removals of GHGs, expressed in CO</w:t>
      </w:r>
      <w:r w:rsidRPr="003A0C0D">
        <w:rPr>
          <w:vertAlign w:val="subscript"/>
        </w:rPr>
        <w:t>2</w:t>
      </w:r>
      <w:r w:rsidRPr="003A0C0D">
        <w:t>-eq. Each Party may in addition also use other metrics (e.g., global temperature potential) to report supplemental information on aggregate emissions and removals of GHGs, expressed in CO</w:t>
      </w:r>
      <w:r w:rsidRPr="003A0C0D">
        <w:rPr>
          <w:vertAlign w:val="subscript"/>
        </w:rPr>
        <w:t>2</w:t>
      </w:r>
      <w:r w:rsidRPr="003A0C0D">
        <w:t>-eq</w:t>
      </w:r>
      <w:del w:id="5920" w:author="Ian Blenkinsop" w:date="2021-07-08T14:42:00Z">
        <w:r w:rsidRPr="003A0C0D" w:rsidDel="00D263ED">
          <w:delText>’</w:delText>
        </w:r>
      </w:del>
      <w:r>
        <w:t>.</w:t>
      </w:r>
      <w:ins w:id="5921" w:author="Ian Blenkinsop" w:date="2021-07-08T14:42:00Z">
        <w:r w:rsidR="00D263ED" w:rsidRPr="003A0C0D">
          <w:t>’</w:t>
        </w:r>
      </w:ins>
    </w:p>
    <w:p w14:paraId="3219ED6B" w14:textId="37FFDE6E" w:rsidR="006409E5" w:rsidRPr="003A0C0D" w:rsidRDefault="006409E5" w:rsidP="006409E5">
      <w:pPr>
        <w:pStyle w:val="Normal1"/>
        <w:shd w:val="clear" w:color="auto" w:fill="DEEAF6"/>
        <w:spacing w:before="240" w:after="240"/>
      </w:pPr>
      <w:r w:rsidRPr="003A0C0D">
        <w:t>Since AR5, improved knowledge of the radiative properties, lifetimes</w:t>
      </w:r>
      <w:del w:id="5922" w:author="Ian Blenkinsop" w:date="2021-07-08T14:43:00Z">
        <w:r w:rsidRPr="003A0C0D" w:rsidDel="00D14B3C">
          <w:delText>,</w:delText>
        </w:r>
      </w:del>
      <w:r w:rsidRPr="003A0C0D">
        <w:t xml:space="preserve"> and other characteristics of emitted species, and the response of the climate system, have led to updates to the numerical values of a range of metrics</w:t>
      </w:r>
      <w:del w:id="5923" w:author="Ian Blenkinsop" w:date="2021-07-08T14:43:00Z">
        <w:r w:rsidRPr="003A0C0D" w:rsidDel="00D14B3C">
          <w:delText xml:space="preserve">; see </w:delText>
        </w:r>
        <w:r w:rsidDel="00D14B3C">
          <w:delText xml:space="preserve">Chapter 7, </w:delText>
        </w:r>
      </w:del>
      <w:ins w:id="5924" w:author="Ian Blenkinsop" w:date="2021-07-08T14:43:00Z">
        <w:r w:rsidR="00D14B3C">
          <w:t xml:space="preserve"> (</w:t>
        </w:r>
      </w:ins>
      <w:r w:rsidRPr="003A0C0D">
        <w:t>Table 7.15</w:t>
      </w:r>
      <w:ins w:id="5925" w:author="Ian Blenkinsop" w:date="2021-07-08T14:43:00Z">
        <w:r w:rsidR="00D14B3C">
          <w:t>)</w:t>
        </w:r>
      </w:ins>
      <w:r w:rsidRPr="003A0C0D">
        <w:t>. Another key development is a set of metrics that compare a pulse emission of CO</w:t>
      </w:r>
      <w:r w:rsidRPr="003A0C0D">
        <w:rPr>
          <w:vertAlign w:val="subscript"/>
        </w:rPr>
        <w:t>2</w:t>
      </w:r>
      <w:r w:rsidRPr="003A0C0D">
        <w:t xml:space="preserve"> (as considered by GWP and GTP) to step-changes of </w:t>
      </w:r>
      <w:commentRangeStart w:id="5926"/>
      <w:r w:rsidRPr="003A0C0D">
        <w:t>emission</w:t>
      </w:r>
      <w:commentRangeEnd w:id="5926"/>
      <w:r w:rsidR="00D14B3C">
        <w:rPr>
          <w:rStyle w:val="CommentReference"/>
          <w:rFonts w:cstheme="minorBidi"/>
          <w:lang w:eastAsia="fr-FR"/>
        </w:rPr>
        <w:commentReference w:id="5926"/>
      </w:r>
      <w:r w:rsidRPr="003A0C0D">
        <w:t xml:space="preserve"> rates for short-lived components (i.e.</w:t>
      </w:r>
      <w:r>
        <w:t>,</w:t>
      </w:r>
      <w:r w:rsidRPr="003A0C0D">
        <w:t xml:space="preserve"> also considering emission trends). Termed GWP</w:t>
      </w:r>
      <w:r w:rsidRPr="00437778">
        <w:t>*</w:t>
      </w:r>
      <w:r w:rsidRPr="003A0C0D">
        <w:t xml:space="preserve"> (which also includes a pulse component) and </w:t>
      </w:r>
      <w:del w:id="5927" w:author="Ian Blenkinsop" w:date="2021-07-08T14:44:00Z">
        <w:r w:rsidRPr="003A0C0D" w:rsidDel="00C672B7">
          <w:delText xml:space="preserve">Combined </w:delText>
        </w:r>
      </w:del>
      <w:ins w:id="5928" w:author="Ian Blenkinsop" w:date="2021-07-08T14:44:00Z">
        <w:r w:rsidR="00C672B7">
          <w:t>c</w:t>
        </w:r>
        <w:r w:rsidR="00C672B7" w:rsidRPr="003A0C0D">
          <w:t xml:space="preserve">ombined </w:t>
        </w:r>
      </w:ins>
      <w:del w:id="5929" w:author="Ian Blenkinsop" w:date="2021-07-08T14:44:00Z">
        <w:r w:rsidRPr="003A0C0D" w:rsidDel="00C672B7">
          <w:delText xml:space="preserve">Global </w:delText>
        </w:r>
      </w:del>
      <w:ins w:id="5930" w:author="Ian Blenkinsop" w:date="2021-07-08T14:44:00Z">
        <w:r w:rsidR="00C672B7">
          <w:t>g</w:t>
        </w:r>
        <w:r w:rsidR="00C672B7" w:rsidRPr="003A0C0D">
          <w:t xml:space="preserve">lobal </w:t>
        </w:r>
      </w:ins>
      <w:del w:id="5931" w:author="Ian Blenkinsop" w:date="2021-07-08T14:44:00Z">
        <w:r w:rsidRPr="003A0C0D" w:rsidDel="00C672B7">
          <w:delText xml:space="preserve">Temperature </w:delText>
        </w:r>
      </w:del>
      <w:ins w:id="5932" w:author="Ian Blenkinsop" w:date="2021-07-08T14:44:00Z">
        <w:r w:rsidR="00C672B7">
          <w:t>t</w:t>
        </w:r>
        <w:r w:rsidR="00C672B7" w:rsidRPr="003A0C0D">
          <w:t xml:space="preserve">emperature </w:t>
        </w:r>
      </w:ins>
      <w:r w:rsidRPr="003A0C0D">
        <w:t xml:space="preserve">change </w:t>
      </w:r>
      <w:del w:id="5933" w:author="Ian Blenkinsop" w:date="2021-07-08T14:44:00Z">
        <w:r w:rsidRPr="003A0C0D" w:rsidDel="00C672B7">
          <w:delText xml:space="preserve">Potential </w:delText>
        </w:r>
      </w:del>
      <w:ins w:id="5934" w:author="Ian Blenkinsop" w:date="2021-07-08T14:44:00Z">
        <w:r w:rsidR="00C672B7">
          <w:t>p</w:t>
        </w:r>
        <w:r w:rsidR="00C672B7" w:rsidRPr="003A0C0D">
          <w:t xml:space="preserve">otential </w:t>
        </w:r>
      </w:ins>
      <w:r w:rsidRPr="003A0C0D">
        <w:t>(CGTP), these metrics allow the construction of a near-linear relationship between global surface temperature change and cumulative CO</w:t>
      </w:r>
      <w:r w:rsidRPr="003A0C0D">
        <w:rPr>
          <w:vertAlign w:val="subscript"/>
        </w:rPr>
        <w:t>2</w:t>
      </w:r>
      <w:r w:rsidRPr="003A0C0D">
        <w:t xml:space="preserve"> and CO</w:t>
      </w:r>
      <w:r w:rsidRPr="003A0C0D">
        <w:rPr>
          <w:vertAlign w:val="subscript"/>
        </w:rPr>
        <w:t>2</w:t>
      </w:r>
      <w:r w:rsidRPr="003A0C0D">
        <w:t>-eq</w:t>
      </w:r>
      <w:del w:id="5935" w:author="Ian Blenkinsop" w:date="2021-07-08T14:45:00Z">
        <w:r w:rsidRPr="003A0C0D" w:rsidDel="00C672B7">
          <w:delText>uivalent</w:delText>
        </w:r>
      </w:del>
      <w:r w:rsidRPr="003A0C0D">
        <w:t xml:space="preserve"> emissions of both short</w:t>
      </w:r>
      <w:ins w:id="5936" w:author="Ian Blenkinsop" w:date="2021-07-08T14:45:00Z">
        <w:r w:rsidR="00C672B7">
          <w:t>-</w:t>
        </w:r>
      </w:ins>
      <w:r w:rsidRPr="003A0C0D">
        <w:t xml:space="preserve"> and </w:t>
      </w:r>
      <w:del w:id="5937" w:author="Ian Blenkinsop" w:date="2021-07-08T14:45:00Z">
        <w:r w:rsidRPr="003A0C0D" w:rsidDel="00C672B7">
          <w:delText xml:space="preserve">long </w:delText>
        </w:r>
      </w:del>
      <w:ins w:id="5938" w:author="Ian Blenkinsop" w:date="2021-07-08T14:45:00Z">
        <w:r w:rsidR="00C672B7" w:rsidRPr="003A0C0D">
          <w:t>long</w:t>
        </w:r>
        <w:r w:rsidR="00C672B7">
          <w:t>-</w:t>
        </w:r>
      </w:ins>
      <w:r w:rsidRPr="003A0C0D">
        <w:t xml:space="preserve">lived forcing agents </w:t>
      </w:r>
      <w:r w:rsidRPr="003A0C0D">
        <w:fldChar w:fldCharType="begin" w:fldLock="1"/>
      </w:r>
      <w:r w:rsidR="00E81B0B">
        <w:instrText>ADDIN CSL_CITATION { "citationItems" : [ { "id" : "ITEM-1", "itemData" : { "DOI" : "10.1038/nclimate2998", "ISSN" : "17586798", "abstract" : "Parties to the United Nations Framework Convention on Climate Change (UNFCCC) have requested guidance on common greenhouse gas metrics in accounting for Nationally determined contributions (NDCs) to emission reductions. Metric choice can affect the relative emphasis placed on reductions of 'cumulative climate pollutants' such as carbon dioxide versus' short-lived climate pollutants' (SLCPs), including methane and black carbon. Here we show that the widely used 100-year global warming potential (GWP 100) effectively measures the relative impact of both cumulative pollutants and SLCPs on realized warming 20-40 years after the time of emission. If the overall goal of climate policy is to limit peak warming, GWP 100 therefore overstates the importance of current SLCP emissions unless stringent and immediate reductions of all climate pollutants result in temperatures nearing their peak soon after mid-century, which may be necessary to limit warming to \"well below 2 \u00b0C\" (ref.). The GWP 100 can be used to approximately equate a one-off pulse emission of a cumulative pollutant and an indefinitely sustained change in the rate of emission of an SLCP. The climate implications of traditional CO2 -equivalent targets are ambiguous unless contributions from cumulative pollutants and SLCPs are specified separately.", "author" : [ { "dropping-particle" : "", "family" : "Allen", "given" : "Myles R.", "non-dropping-particle" : "", "parse-names" : false, "suffix" : "" }, { "dropping-particle" : "", "family" : "Fuglestvedt", "given" : "Jan S.", "non-dropping-particle" : "", "parse-names" : false, "suffix" : "" }, { "dropping-particle" : "", "family" : "Shine", "given" : "Keith P.", "non-dropping-particle" : "", "parse-names" : false, "suffix" : "" }, { "dropping-particle" : "", "family" : "Reisinger", "given" : "Andy", "non-dropping-particle" : "", "parse-names" : false, "suffix" : "" }, { "dropping-particle" : "", "family" : "Pierrehumbert", "given" : "Raymond T.", "non-dropping-particle" : "", "parse-names" : false, "suffix" : "" }, { "dropping-particle" : "", "family" : "Forster", "given" : "Piers M.", "non-dropping-particle" : "", "parse-names" : false, "suffix" : "" } ], "container-title" : "Nature Climate Change", "id" : "ITEM-1", "issue" : "8", "issued" : { "date-parts" : [ [ "2016", "8", "1" ] ] }, "page" : "773-776", "publisher" : "Nature Publishing Group", "title" : "New use of global warming potentials to compare cumulative and short-lived climate pollutants", "translator" : [ { "dropping-particle" : "", "family" : "H3883", "given" : "", "non-dropping-particle" : "", "parse-names" : false, "suffix" : "" } ], "type" : "article-journal", "volume" : "6" }, "uris" : [ "http://www.mendeley.com/documents/?uuid=160887e8-91d1-3393-9d4f-2210417e1e4d" ] }, { "id" : "ITEM-2", "itemData" : { "DOI" : "10.1038/s41612-019-0086-4", "ISSN" : "2397-3722", "abstract" : "Anthropogenic global warming at a given time is largely determined by the cumulative total emissions (or stock) of long-lived climate pollutants (LLCPs), predominantly carbon dioxide (CO2), and the emission rates (or flow) of short-lived climate pollutants (SLCPs) immediately prior to that time. Under the United Nations Framework Convention on Climate Change (UNFCCC), reporting of greenhouse gas emissions has been standardised in terms of CO2-equivalent (CO2-e) emissions using Global Warming Potentials (GWP) over 100-years, but the conventional usage of GWP does not adequately capture the different behaviours of LLCPs and SLCPs, or their impact on global mean surface temperature. An alternative usage of GWP, denoted GWP*, overcomes this problem by equating an increase in the emission rate of an SLCP with a one-off \u201cpulse\u201d emission of CO2. We show that this approach, while an improvement on the conventional usage, slightly underestimates the impact of recent increases in SLCP emissions on current rates of warming because the climate does not respond instantaneously to radiative forcing. We resolve this with a modification of the GWP* definition, which incorporates a term for each of the short-timescale and long-timescale climate responses to changes in radiative forcing. The amended version allows \u201cCO2-warming-equivalent\u201d (CO2-we) emissions to be calculated directly from reported emissions. Thus SLCPs can be incorporated directly into carbon budgets consistent with long-term temperature goals, because every unit of CO2-we emitted generates approximately the same amount of warming, whether it is emitted as a SLCP or a LLCP. This is not the case for conventionally derived CO2-e.", "author" : [ { "dropping-particle" : "", "family" : "Cain", "given" : "Michelle", "non-dropping-particle" : "", "parse-names" : false, "suffix" : "" }, { "dropping-particle" : "", "family" : "Lynch", "given" : "John", "non-dropping-particle" : "", "parse-names" : false, "suffix" : "" }, { "dropping-particle" : "", "family" : "Allen", "given" : "Myles R.", "non-dropping-particle" : "", "parse-names" : false, "suffix" : "" }, { "dropping-particle" : "", "family" : "Fuglestvedt", "given" : "Jan S.", "non-dropping-particle" : "", "parse-names" : false, "suffix" : "" }, { "dropping-particle" : "", "family" : "Frame", "given" : "David J.", "non-dropping-particle" : "", "parse-names" : false, "suffix" : "" }, { "dropping-particle" : "", "family" : "Macey", "given" : "Adrian H", "non-dropping-particle" : "", "parse-names" : false, "suffix" : "" } ], "container-title" : "npj Climate and Atmospheric Science", "id" : "ITEM-2", "issue" : "1", "issued" : { "date-parts" : [ [ "2019", "12" ] ] }, "publisher" : "Springer Science and Business Media LLC", "title" : "Improved calculation of warming-equivalent emissions for short-lived climate pollutants", "translator" : [ { "dropping-particle" : "", "family" : "H3881", "given" : "", "non-dropping-particle" : "", "parse-names" : false, "suffix" : "" } ], "type" : "article-journal", "volume" : "2" }, "uris" : [ "http://www.mendeley.com/documents/?uuid=ba0ad850-941a-3189-a295-df698329bf7b" ] }, { "id" : "ITEM-3", "itemData" : { "DOI" : "10.1088/1748-9326/ab6039", "ISSN" : "1748-9326", "author" : [ { "dropping-particle" : "", "family" : "Collins", "given" : "William J", "non-dropping-particle" : "", "parse-names" : false, "suffix" : "" }, { "dropping-particle" : "", "family" : "Frame", "given" : "Dave J.", "non-dropping-particle" : "", "parse-names" : false, "suffix" : "" }, { "dropping-particle" : "", "family" : "Fuglestvedt", "given" : "Jan", "non-dropping-particle" : "", "parse-names" : false, "suffix" : "" }, { "dropping-particle" : "", "family" : "Shine", "given" : "Keith Peter", "non-dropping-particle" : "", "parse-names" : false, "suffix" : "" } ], "container-title" : "Environmental Research Letters", "id" : "ITEM-3", "issued" : { "date-parts" : [ [ "2019", "12", "11" ] ] }, "title" : "Stable climate metrics for emissions of short and long-lived species \u2013 combining steps and pulses", "translator" : [ { "dropping-particle" : "", "family" : "H3880", "given" : "", "non-dropping-particle" : "", "parse-names" : false, "suffix" : "" } ], "type" : "article-journal" }, "uris" : [ "http://www.mendeley.com/documents/?uuid=b5784936-f94c-30c3-a9ba-a195317294e2" ] } ], "mendeley" : { "formattedCitation" : "(Allen et al., 2016; Cain et al., 2019; Collins et al., 2019)", "plainTextFormattedCitation" : "(Allen et al., 2016; Cain et al., 2019; Collins et al., 2019)", "previouslyFormattedCitation" : "(Allen et al., 2016; Cain et al., 2019; Collins et al., 2019)" }, "properties" : { "noteIndex" : 0 }, "schema" : "https://github.com/citation-style-language/schema/raw/master/csl-citation.json" }</w:instrText>
      </w:r>
      <w:r w:rsidRPr="003A0C0D">
        <w:fldChar w:fldCharType="separate"/>
      </w:r>
      <w:ins w:id="5939" w:author="Robin Matthews" w:date="2021-05-18T16:07:00Z">
        <w:r w:rsidR="00602365">
          <w:rPr>
            <w:noProof/>
          </w:rPr>
          <w:t>(Allen et al., 2016; Cain et al., 2019; Collins et al., 2019)</w:t>
        </w:r>
      </w:ins>
      <w:del w:id="5940" w:author="Robin Matthews" w:date="2021-05-18T16:07:00Z">
        <w:r w:rsidRPr="003A0C0D" w:rsidDel="00602365">
          <w:rPr>
            <w:noProof/>
          </w:rPr>
          <w:delText>(Allen et al., 2016; Cain et al., 2019; Collins et al., 2019)</w:delText>
        </w:r>
      </w:del>
      <w:r w:rsidRPr="003A0C0D">
        <w:fldChar w:fldCharType="end"/>
      </w:r>
      <w:r w:rsidRPr="003A0C0D">
        <w:t>. For example, the temperature response to a sustained methane reduction has a similar behaviour to the temperature response to a pulse CO</w:t>
      </w:r>
      <w:r w:rsidRPr="003A0C0D">
        <w:rPr>
          <w:vertAlign w:val="subscript"/>
        </w:rPr>
        <w:t>2</w:t>
      </w:r>
      <w:r w:rsidRPr="003A0C0D">
        <w:t xml:space="preserve"> removal (or avoided emission).</w:t>
      </w:r>
    </w:p>
    <w:p w14:paraId="27B5E4A2" w14:textId="38A9D726" w:rsidR="006409E5" w:rsidRPr="003A0C0D" w:rsidRDefault="006409E5" w:rsidP="006409E5">
      <w:pPr>
        <w:pStyle w:val="Normal1"/>
        <w:shd w:val="clear" w:color="auto" w:fill="DEEAF6"/>
        <w:spacing w:before="240" w:after="240"/>
      </w:pPr>
      <w:r w:rsidRPr="003A0C0D">
        <w:t xml:space="preserve">In </w:t>
      </w:r>
      <w:r w:rsidR="00704677">
        <w:t>this</w:t>
      </w:r>
      <w:r w:rsidRPr="003A0C0D">
        <w:t xml:space="preserve"> </w:t>
      </w:r>
      <w:r w:rsidR="00704677">
        <w:t>R</w:t>
      </w:r>
      <w:r w:rsidRPr="003A0C0D">
        <w:t xml:space="preserve">eport, recent scientific developments underlying emission metrics, as relevant for </w:t>
      </w:r>
      <w:del w:id="5941" w:author="Ian Blenkinsop" w:date="2021-07-13T15:08:00Z">
        <w:r w:rsidRPr="003A0C0D" w:rsidDel="001F34B3">
          <w:delText xml:space="preserve">Working Group </w:delText>
        </w:r>
      </w:del>
      <w:ins w:id="5942" w:author="Ian Blenkinsop" w:date="2021-07-13T15:08:00Z">
        <w:r w:rsidR="001F34B3">
          <w:t>WG</w:t>
        </w:r>
      </w:ins>
      <w:r w:rsidRPr="003A0C0D">
        <w:t xml:space="preserve">I, are assessed in full in </w:t>
      </w:r>
      <w:del w:id="5943" w:author="Ian Blenkinsop" w:date="2021-07-08T14:46:00Z">
        <w:r w:rsidDel="00C672B7">
          <w:delText xml:space="preserve">Chapter 7, </w:delText>
        </w:r>
      </w:del>
      <w:r w:rsidRPr="003A0C0D">
        <w:t>Section 7.6. In particular, see Box 7.3, which discusses the choice of metric for different usages, and Section 7.6.1</w:t>
      </w:r>
      <w:r>
        <w:t>,</w:t>
      </w:r>
      <w:r w:rsidRPr="003A0C0D">
        <w:t xml:space="preserve"> which treats the challenge of comparing the climate implication of emissions of short-lived and long-lived compounds. Also, the choice of metric is of key importance when defining and quantifying </w:t>
      </w:r>
      <w:r w:rsidR="00964056" w:rsidRPr="00C41086">
        <w:t>net zero</w:t>
      </w:r>
      <w:del w:id="5944" w:author="Ian Blenkinsop" w:date="2021-07-08T14:46:00Z">
        <w:r w:rsidRPr="003A0C0D" w:rsidDel="009B4391">
          <w:delText>net-zero</w:delText>
        </w:r>
      </w:del>
      <w:r w:rsidRPr="003A0C0D">
        <w:t xml:space="preserve"> </w:t>
      </w:r>
      <w:del w:id="5945" w:author="Ian Blenkinsop" w:date="2021-07-08T14:46:00Z">
        <w:r w:rsidRPr="003A0C0D" w:rsidDel="009B4391">
          <w:delText>greenhouse gas</w:delText>
        </w:r>
      </w:del>
      <w:ins w:id="5946" w:author="Ian Blenkinsop" w:date="2021-07-08T14:46:00Z">
        <w:r w:rsidR="009B4391">
          <w:t>GHG</w:t>
        </w:r>
      </w:ins>
      <w:r w:rsidRPr="003A0C0D">
        <w:t xml:space="preserve"> emissions</w:t>
      </w:r>
      <w:del w:id="5947" w:author="Ian Blenkinsop" w:date="2021-07-08T14:46:00Z">
        <w:r w:rsidRPr="003A0C0D" w:rsidDel="009B4391">
          <w:delText xml:space="preserve">; see </w:delText>
        </w:r>
      </w:del>
      <w:ins w:id="5948" w:author="Ian Blenkinsop" w:date="2021-07-08T14:46:00Z">
        <w:r w:rsidR="009B4391">
          <w:t xml:space="preserve"> (</w:t>
        </w:r>
      </w:ins>
      <w:r w:rsidRPr="003A0C0D">
        <w:t xml:space="preserve">Box 1.4 and </w:t>
      </w:r>
      <w:del w:id="5949" w:author="Ian Blenkinsop" w:date="2021-07-08T14:46:00Z">
        <w:r w:rsidDel="009B4391">
          <w:delText xml:space="preserve">Chapter 7, </w:delText>
        </w:r>
      </w:del>
      <w:r w:rsidRPr="003A0C0D">
        <w:t>Section 7.6.2</w:t>
      </w:r>
      <w:ins w:id="5950" w:author="Ian Blenkinsop" w:date="2021-07-08T14:46:00Z">
        <w:r w:rsidR="009B4391">
          <w:t>)</w:t>
        </w:r>
      </w:ins>
      <w:r w:rsidRPr="003A0C0D">
        <w:t xml:space="preserve">. Chapter 6 applies metrics to attribute GSAT change to </w:t>
      </w:r>
      <w:r w:rsidR="00704677">
        <w:t>short-lived climate forcer (</w:t>
      </w:r>
      <w:r w:rsidRPr="003A0C0D">
        <w:t>SLCF</w:t>
      </w:r>
      <w:r w:rsidR="00704677">
        <w:t>)</w:t>
      </w:r>
      <w:r w:rsidRPr="003A0C0D">
        <w:t xml:space="preserve"> and </w:t>
      </w:r>
      <w:r w:rsidR="00704677">
        <w:t xml:space="preserve">long-lived </w:t>
      </w:r>
      <w:del w:id="5951" w:author="Ian Blenkinsop" w:date="2021-07-08T14:48:00Z">
        <w:r w:rsidR="00704677" w:rsidDel="009B4391">
          <w:delText>greenhouse gas</w:delText>
        </w:r>
      </w:del>
      <w:ins w:id="5952" w:author="Ian Blenkinsop" w:date="2021-07-08T14:48:00Z">
        <w:r w:rsidR="009B4391">
          <w:t>GHG</w:t>
        </w:r>
      </w:ins>
      <w:r w:rsidR="00704677">
        <w:t xml:space="preserve"> </w:t>
      </w:r>
      <w:del w:id="5953" w:author="Ian Blenkinsop" w:date="2021-07-02T10:48:00Z">
        <w:r w:rsidR="00704677" w:rsidDel="00741D3C">
          <w:delText>(</w:delText>
        </w:r>
        <w:r w:rsidRPr="003A0C0D" w:rsidDel="00741D3C">
          <w:delText>LLGH</w:delText>
        </w:r>
        <w:r w:rsidR="00C93D0A" w:rsidDel="00741D3C">
          <w:delText>G)</w:delText>
        </w:r>
        <w:r w:rsidRPr="003A0C0D" w:rsidDel="00741D3C">
          <w:delText xml:space="preserve"> </w:delText>
        </w:r>
      </w:del>
      <w:r w:rsidRPr="003A0C0D">
        <w:t>emissions from different sectors and regions (Section 6.6.2).</w:t>
      </w:r>
    </w:p>
    <w:p w14:paraId="0810EEA0" w14:textId="207DC687" w:rsidR="006409E5" w:rsidRPr="003A0C0D" w:rsidRDefault="006409E5" w:rsidP="006409E5">
      <w:pPr>
        <w:pStyle w:val="Normal1"/>
        <w:shd w:val="clear" w:color="auto" w:fill="DEEAF6"/>
        <w:spacing w:before="240" w:after="240"/>
      </w:pPr>
      <w:r w:rsidRPr="003A0C0D">
        <w:t xml:space="preserve">The metrics assessed in this </w:t>
      </w:r>
      <w:r w:rsidR="00704677">
        <w:t>R</w:t>
      </w:r>
      <w:r w:rsidRPr="003A0C0D">
        <w:t xml:space="preserve">eport are also used, and separately assessed, by </w:t>
      </w:r>
      <w:del w:id="5954" w:author="Ian Blenkinsop" w:date="2021-07-13T15:08:00Z">
        <w:r w:rsidDel="001F34B3">
          <w:delText xml:space="preserve">Working Group </w:delText>
        </w:r>
      </w:del>
      <w:ins w:id="5955" w:author="Ian Blenkinsop" w:date="2021-07-13T15:08:00Z">
        <w:r w:rsidR="001F34B3">
          <w:t>WG</w:t>
        </w:r>
      </w:ins>
      <w:r>
        <w:t>III</w:t>
      </w:r>
      <w:r w:rsidRPr="003A0C0D">
        <w:t>. See Cross-Chapter Box 2</w:t>
      </w:r>
      <w:commentRangeStart w:id="5956"/>
      <w:del w:id="5957" w:author="Ian Blenkinsop" w:date="2021-07-08T14:49:00Z">
        <w:r w:rsidRPr="003A0C0D" w:rsidDel="009B4391">
          <w:delText>: GHG emissions metrics</w:delText>
        </w:r>
      </w:del>
      <w:r w:rsidRPr="003A0C0D">
        <w:t xml:space="preserve"> </w:t>
      </w:r>
      <w:commentRangeEnd w:id="5956"/>
      <w:r w:rsidR="009B4391">
        <w:rPr>
          <w:rStyle w:val="CommentReference"/>
          <w:rFonts w:cstheme="minorBidi"/>
          <w:lang w:eastAsia="fr-FR"/>
        </w:rPr>
        <w:commentReference w:id="5956"/>
      </w:r>
      <w:r w:rsidRPr="003A0C0D">
        <w:t xml:space="preserve">and Annex B in Chapter 2 of the WGIII contribution to </w:t>
      </w:r>
      <w:del w:id="5958" w:author="Ian Blenkinsop" w:date="2021-07-08T14:49:00Z">
        <w:r w:rsidRPr="003A0C0D" w:rsidDel="009B4391">
          <w:delText xml:space="preserve">the </w:delText>
        </w:r>
      </w:del>
      <w:r w:rsidRPr="003A0C0D">
        <w:t>AR6.</w:t>
      </w:r>
    </w:p>
    <w:p w14:paraId="0C9F2674" w14:textId="0C621E34" w:rsidR="006409E5" w:rsidRPr="003A0C0D" w:rsidRDefault="006409E5" w:rsidP="006409E5">
      <w:pPr>
        <w:pStyle w:val="AR6BodyText"/>
        <w:rPr>
          <w:b/>
        </w:rPr>
      </w:pPr>
      <w:r w:rsidRPr="003A0C0D">
        <w:rPr>
          <w:b/>
        </w:rPr>
        <w:t>[END BOX 1.3 HERE]</w:t>
      </w:r>
    </w:p>
    <w:p w14:paraId="5092D7B4" w14:textId="77777777" w:rsidR="006409E5" w:rsidRPr="003A0C0D" w:rsidRDefault="006409E5" w:rsidP="006409E5">
      <w:pPr>
        <w:pStyle w:val="AR6BodyText"/>
      </w:pPr>
    </w:p>
    <w:p w14:paraId="2C69EAA2" w14:textId="77777777" w:rsidR="006409E5" w:rsidRPr="003A0C0D" w:rsidRDefault="006409E5" w:rsidP="006409E5">
      <w:pPr>
        <w:pStyle w:val="Normal1"/>
        <w:pBdr>
          <w:top w:val="nil"/>
          <w:left w:val="nil"/>
          <w:bottom w:val="nil"/>
          <w:right w:val="nil"/>
          <w:between w:val="nil"/>
        </w:pBdr>
      </w:pPr>
    </w:p>
    <w:p w14:paraId="765B254F" w14:textId="23F6157F" w:rsidR="006409E5" w:rsidRPr="000128A3" w:rsidRDefault="006409E5" w:rsidP="006409E5">
      <w:pPr>
        <w:pStyle w:val="AR6Chap1Level2111"/>
        <w:rPr>
          <w:lang w:val="en-GB"/>
        </w:rPr>
      </w:pPr>
      <w:bookmarkStart w:id="5959" w:name="_Toc69950009"/>
      <w:r w:rsidRPr="000128A3">
        <w:rPr>
          <w:lang w:val="en-GB"/>
        </w:rPr>
        <w:lastRenderedPageBreak/>
        <w:t xml:space="preserve">Modelling </w:t>
      </w:r>
      <w:del w:id="5960" w:author="Ian Blenkinsop" w:date="2021-07-08T14:50:00Z">
        <w:r w:rsidRPr="000128A3" w:rsidDel="009B4391">
          <w:rPr>
            <w:lang w:val="en-GB"/>
          </w:rPr>
          <w:delText>techniques</w:delText>
        </w:r>
      </w:del>
      <w:ins w:id="5961" w:author="Ian Blenkinsop" w:date="2021-07-08T14:50:00Z">
        <w:r w:rsidR="009B4391">
          <w:rPr>
            <w:lang w:val="en-GB"/>
          </w:rPr>
          <w:t>T</w:t>
        </w:r>
        <w:r w:rsidR="009B4391" w:rsidRPr="000128A3">
          <w:rPr>
            <w:lang w:val="en-GB"/>
          </w:rPr>
          <w:t>echniques</w:t>
        </w:r>
      </w:ins>
      <w:r w:rsidRPr="000128A3">
        <w:rPr>
          <w:lang w:val="en-GB"/>
        </w:rPr>
        <w:t xml:space="preserve">, </w:t>
      </w:r>
      <w:del w:id="5962" w:author="Ian Blenkinsop" w:date="2021-07-08T14:50:00Z">
        <w:r w:rsidRPr="000128A3" w:rsidDel="009B4391">
          <w:rPr>
            <w:lang w:val="en-GB"/>
          </w:rPr>
          <w:delText xml:space="preserve">comparisons </w:delText>
        </w:r>
      </w:del>
      <w:ins w:id="5963" w:author="Ian Blenkinsop" w:date="2021-07-08T14:50:00Z">
        <w:r w:rsidR="009B4391">
          <w:rPr>
            <w:lang w:val="en-GB"/>
          </w:rPr>
          <w:t>C</w:t>
        </w:r>
        <w:r w:rsidR="009B4391" w:rsidRPr="000128A3">
          <w:rPr>
            <w:lang w:val="en-GB"/>
          </w:rPr>
          <w:t xml:space="preserve">omparisons </w:t>
        </w:r>
      </w:ins>
      <w:r w:rsidRPr="000128A3">
        <w:rPr>
          <w:lang w:val="en-GB"/>
        </w:rPr>
        <w:t xml:space="preserve">and </w:t>
      </w:r>
      <w:del w:id="5964" w:author="Ian Blenkinsop" w:date="2021-07-08T14:50:00Z">
        <w:r w:rsidRPr="000128A3" w:rsidDel="009B4391">
          <w:rPr>
            <w:lang w:val="en-GB"/>
          </w:rPr>
          <w:delText xml:space="preserve">performance </w:delText>
        </w:r>
      </w:del>
      <w:ins w:id="5965" w:author="Ian Blenkinsop" w:date="2021-07-08T14:50:00Z">
        <w:r w:rsidR="009B4391">
          <w:rPr>
            <w:lang w:val="en-GB"/>
          </w:rPr>
          <w:t>P</w:t>
        </w:r>
        <w:r w:rsidR="009B4391" w:rsidRPr="000128A3">
          <w:rPr>
            <w:lang w:val="en-GB"/>
          </w:rPr>
          <w:t xml:space="preserve">erformance </w:t>
        </w:r>
      </w:ins>
      <w:del w:id="5966" w:author="Ian Blenkinsop" w:date="2021-07-08T14:50:00Z">
        <w:r w:rsidRPr="000128A3" w:rsidDel="009B4391">
          <w:rPr>
            <w:lang w:val="en-GB"/>
          </w:rPr>
          <w:delText>assessments</w:delText>
        </w:r>
        <w:bookmarkEnd w:id="5959"/>
        <w:r w:rsidRPr="000128A3" w:rsidDel="009B4391">
          <w:rPr>
            <w:lang w:val="en-GB"/>
          </w:rPr>
          <w:delText xml:space="preserve"> </w:delText>
        </w:r>
      </w:del>
      <w:ins w:id="5967" w:author="Ian Blenkinsop" w:date="2021-07-08T14:50:00Z">
        <w:r w:rsidR="009B4391">
          <w:rPr>
            <w:lang w:val="en-GB"/>
          </w:rPr>
          <w:t>A</w:t>
        </w:r>
        <w:r w:rsidR="009B4391" w:rsidRPr="000128A3">
          <w:rPr>
            <w:lang w:val="en-GB"/>
          </w:rPr>
          <w:t xml:space="preserve">ssessments </w:t>
        </w:r>
      </w:ins>
    </w:p>
    <w:p w14:paraId="21B34D73" w14:textId="77777777" w:rsidR="006409E5" w:rsidRPr="000128A3" w:rsidRDefault="006409E5" w:rsidP="006409E5">
      <w:pPr>
        <w:pStyle w:val="AR6BodyText"/>
        <w:rPr>
          <w:lang w:val="en-GB"/>
        </w:rPr>
      </w:pPr>
    </w:p>
    <w:p w14:paraId="76AEF117" w14:textId="7BC745DF" w:rsidR="006409E5" w:rsidRPr="000128A3" w:rsidRDefault="006409E5" w:rsidP="006409E5">
      <w:pPr>
        <w:pStyle w:val="AR6BodyText"/>
        <w:rPr>
          <w:rFonts w:cs="Times New Roman"/>
          <w:lang w:val="en-GB"/>
        </w:rPr>
      </w:pPr>
      <w:r w:rsidRPr="000128A3">
        <w:rPr>
          <w:lang w:val="en-GB"/>
        </w:rPr>
        <w:t xml:space="preserve">Numerical models, however complex, cannot be a perfect representation of the real world. </w:t>
      </w:r>
      <w:r w:rsidRPr="000128A3">
        <w:rPr>
          <w:rFonts w:cs="Times New Roman"/>
          <w:lang w:val="en-GB"/>
        </w:rPr>
        <w:t xml:space="preserve">Results from climate modelling </w:t>
      </w:r>
      <w:r w:rsidRPr="000128A3">
        <w:rPr>
          <w:lang w:val="en-GB"/>
        </w:rPr>
        <w:t>simulations</w:t>
      </w:r>
      <w:r w:rsidRPr="000128A3">
        <w:rPr>
          <w:rFonts w:cs="Times New Roman"/>
          <w:lang w:val="en-GB"/>
        </w:rPr>
        <w:t xml:space="preserve"> constitute a key line of evidence for the present </w:t>
      </w:r>
      <w:del w:id="5968" w:author="Ian Blenkinsop" w:date="2021-07-08T14:50:00Z">
        <w:r w:rsidRPr="000128A3" w:rsidDel="009B4391">
          <w:rPr>
            <w:rFonts w:cs="Times New Roman"/>
            <w:lang w:val="en-GB"/>
          </w:rPr>
          <w:delText>report</w:delText>
        </w:r>
      </w:del>
      <w:ins w:id="5969" w:author="Ian Blenkinsop" w:date="2021-07-08T14:50:00Z">
        <w:r w:rsidR="009B4391">
          <w:rPr>
            <w:rFonts w:cs="Times New Roman"/>
            <w:lang w:val="en-GB"/>
          </w:rPr>
          <w:t>R</w:t>
        </w:r>
        <w:r w:rsidR="009B4391" w:rsidRPr="000128A3">
          <w:rPr>
            <w:rFonts w:cs="Times New Roman"/>
            <w:lang w:val="en-GB"/>
          </w:rPr>
          <w:t>eport</w:t>
        </w:r>
      </w:ins>
      <w:r w:rsidRPr="000128A3">
        <w:rPr>
          <w:rFonts w:cs="Times New Roman"/>
          <w:lang w:val="en-GB"/>
        </w:rPr>
        <w:t xml:space="preserve">, </w:t>
      </w:r>
      <w:r w:rsidRPr="000128A3">
        <w:rPr>
          <w:lang w:val="en-GB"/>
        </w:rPr>
        <w:t>which requires considering the limitations of each model simulation</w:t>
      </w:r>
      <w:r w:rsidRPr="000128A3">
        <w:rPr>
          <w:rFonts w:cs="Times New Roman"/>
          <w:lang w:val="en-GB"/>
        </w:rPr>
        <w:t xml:space="preserve">. This section presents recent developments in techniques and approaches to robustly extract, quantify and compare results from multiple, independent climate models, and how their performance can be assessed and validated. </w:t>
      </w:r>
    </w:p>
    <w:p w14:paraId="30640807" w14:textId="77777777" w:rsidR="006409E5" w:rsidRDefault="006409E5" w:rsidP="006409E5">
      <w:pPr>
        <w:pStyle w:val="AR6BodyText"/>
        <w:rPr>
          <w:lang w:val="en-GB"/>
        </w:rPr>
      </w:pPr>
    </w:p>
    <w:p w14:paraId="6802F1B6" w14:textId="77777777" w:rsidR="00DA3946" w:rsidRPr="000128A3" w:rsidRDefault="00DA3946" w:rsidP="006409E5">
      <w:pPr>
        <w:pStyle w:val="AR6BodyText"/>
        <w:rPr>
          <w:lang w:val="en-GB"/>
        </w:rPr>
      </w:pPr>
    </w:p>
    <w:p w14:paraId="0894B403" w14:textId="5EF95C5F" w:rsidR="006409E5" w:rsidRPr="003A0C0D" w:rsidRDefault="006409E5" w:rsidP="006409E5">
      <w:pPr>
        <w:pStyle w:val="AR6Chap1Level31111"/>
        <w:rPr>
          <w:color w:val="000000"/>
        </w:rPr>
      </w:pPr>
      <w:bookmarkStart w:id="5970" w:name="_Toc69950010"/>
      <w:r w:rsidRPr="003A0C0D">
        <w:t>Model ‘</w:t>
      </w:r>
      <w:del w:id="5971" w:author="Ian Blenkinsop" w:date="2021-07-08T14:51:00Z">
        <w:r w:rsidRPr="003A0C0D" w:rsidDel="009B4391">
          <w:delText xml:space="preserve">fitness </w:delText>
        </w:r>
      </w:del>
      <w:ins w:id="5972" w:author="Ian Blenkinsop" w:date="2021-07-08T14:51:00Z">
        <w:r w:rsidR="009B4391">
          <w:t>F</w:t>
        </w:r>
        <w:r w:rsidR="009B4391" w:rsidRPr="003A0C0D">
          <w:t>itness</w:t>
        </w:r>
        <w:r w:rsidR="009B4391">
          <w:t>-</w:t>
        </w:r>
      </w:ins>
      <w:del w:id="5973" w:author="Ian Blenkinsop" w:date="2021-07-08T14:51:00Z">
        <w:r w:rsidRPr="003A0C0D" w:rsidDel="009B4391">
          <w:delText xml:space="preserve">for </w:delText>
        </w:r>
      </w:del>
      <w:ins w:id="5974" w:author="Ian Blenkinsop" w:date="2021-07-08T14:51:00Z">
        <w:r w:rsidR="009B4391" w:rsidRPr="003A0C0D">
          <w:t>for</w:t>
        </w:r>
        <w:r w:rsidR="009B4391">
          <w:t>-</w:t>
        </w:r>
      </w:ins>
      <w:del w:id="5975" w:author="Ian Blenkinsop" w:date="2021-07-08T14:51:00Z">
        <w:r w:rsidRPr="003A0C0D" w:rsidDel="009B4391">
          <w:delText>purpose</w:delText>
        </w:r>
        <w:r w:rsidRPr="003A0C0D" w:rsidDel="009B4391">
          <w:rPr>
            <w:rFonts w:eastAsia="Times New Roman" w:cs="Times New Roman"/>
            <w:color w:val="000000"/>
          </w:rPr>
          <w:delText>’</w:delText>
        </w:r>
      </w:del>
      <w:bookmarkEnd w:id="5970"/>
      <w:ins w:id="5976" w:author="Ian Blenkinsop" w:date="2021-07-08T14:51:00Z">
        <w:r w:rsidR="009B4391">
          <w:t>P</w:t>
        </w:r>
        <w:r w:rsidR="009B4391" w:rsidRPr="003A0C0D">
          <w:t>urpose</w:t>
        </w:r>
        <w:r w:rsidR="009B4391" w:rsidRPr="003A0C0D">
          <w:rPr>
            <w:rFonts w:eastAsia="Times New Roman" w:cs="Times New Roman"/>
            <w:color w:val="000000"/>
          </w:rPr>
          <w:t>’</w:t>
        </w:r>
      </w:ins>
    </w:p>
    <w:p w14:paraId="4BCA84CC" w14:textId="77777777" w:rsidR="006409E5" w:rsidRPr="003A0C0D" w:rsidRDefault="006409E5" w:rsidP="006409E5">
      <w:pPr>
        <w:pStyle w:val="AR6BodyText"/>
      </w:pPr>
    </w:p>
    <w:p w14:paraId="3355584F" w14:textId="4527F33A" w:rsidR="006409E5" w:rsidRPr="000128A3" w:rsidRDefault="006409E5" w:rsidP="006409E5">
      <w:pPr>
        <w:pStyle w:val="AR6BodyText"/>
        <w:rPr>
          <w:lang w:val="en-GB"/>
        </w:rPr>
      </w:pPr>
      <w:r w:rsidRPr="000128A3">
        <w:rPr>
          <w:rFonts w:cs="Times New Roman"/>
          <w:lang w:val="en-GB"/>
        </w:rPr>
        <w:t xml:space="preserve">A key issue addressed in this </w:t>
      </w:r>
      <w:del w:id="5977" w:author="Ian Blenkinsop" w:date="2021-07-08T14:51:00Z">
        <w:r w:rsidRPr="000128A3" w:rsidDel="009B4391">
          <w:rPr>
            <w:rFonts w:cs="Times New Roman"/>
            <w:lang w:val="en-GB"/>
          </w:rPr>
          <w:delText xml:space="preserve">report </w:delText>
        </w:r>
      </w:del>
      <w:ins w:id="5978" w:author="Ian Blenkinsop" w:date="2021-07-08T14:51:00Z">
        <w:r w:rsidR="009B4391">
          <w:rPr>
            <w:rFonts w:cs="Times New Roman"/>
            <w:lang w:val="en-GB"/>
          </w:rPr>
          <w:t>R</w:t>
        </w:r>
        <w:r w:rsidR="009B4391" w:rsidRPr="000128A3">
          <w:rPr>
            <w:rFonts w:cs="Times New Roman"/>
            <w:lang w:val="en-GB"/>
          </w:rPr>
          <w:t xml:space="preserve">eport </w:t>
        </w:r>
      </w:ins>
      <w:r w:rsidRPr="000128A3">
        <w:rPr>
          <w:rFonts w:cs="Times New Roman"/>
          <w:lang w:val="en-GB"/>
        </w:rPr>
        <w:t xml:space="preserve">is whether climate models are adequate or ‘fit’ for purposes of interest, that is, whether they can be used to successfully answer particular research questions, especially about the causes of recent climate change and the future evolution of climate (e.g., </w:t>
      </w:r>
      <w:r w:rsidRPr="003A0C0D">
        <w:rPr>
          <w:rFonts w:cs="Times New Roman"/>
        </w:rPr>
        <w:fldChar w:fldCharType="begin" w:fldLock="1"/>
      </w:r>
      <w:r w:rsidR="00E81B0B">
        <w:rPr>
          <w:rFonts w:cs="Times New Roman"/>
          <w:lang w:val="en-GB"/>
        </w:rPr>
        <w:instrText>ADDIN CSL_CITATION { "citationItems" : [ { "id" : "ITEM-1", "itemData" : { "DOI" : "10.1111/j.1467-8349.2009.00180.x", "ISSN" : "0309-7013", "abstract" : "Lloyd (2009) contends that climate models are confirmed by various instances of fit between their output and observational data. The present paper argues that what these instances of fit might confirm are not climate models themselves, but rather hypotheses about the adequacy of climate models for particular purposes. This required shift in thinking\u2014from confirming climate models to confirming their adequacy-for-purpose\u2014may sound trivial, but it is shown to complicate the evaluation of climate models considerably, both in principle and in practice.", "author" : [ { "dropping-particle" : "", "family" : "Parker", "given" : "Wendy S", "non-dropping-particle" : "", "parse-names" : false, "suffix" : "" } ], "container-title" : "Aristotelian Society Supplementary Volume", "id" : "ITEM-1", "issue" : "1", "issued" : { "date-parts" : [ [ "2009" ] ] }, "page" : "233-249", "title" : "Confirmation and adequacy-for-purpose in climate modelling", "translator" : [ { "dropping-particle" : "", "family" : "H3124", "given" : "", "non-dropping-particle" : "", "parse-names" : false, "suffix" : "" } ], "type" : "article-journal", "volume" : "83" }, "uris" : [ "http://www.mendeley.com/documents/?uuid=0ef11e48-f065-43a1-bf27-55e184867a68" ] }, { "id" : "ITEM-2", "itemData" : { "DOI" : "10.1098/rsta.2014.0164", "abstract" : "The usefulness of a climate-model simulation cannot be inferred solely from its degree of agreement with observations. Instead, one has to consider additional factors such as internal variability, the tuning of the model, observational uncertainty, the temporal change in dominant processes or the uncertainty in the forcing. In any model-evaluation study, the impact of these limiting factors on the suitability of specific metrics must hence be examined. This can only meaningfully be done relative to a given purpose for using a model. I here generally discuss these points and substantiate their impact on model evaluation using the example of sea ice. For this example, I find that many standard metrics such as sea-ice area or volume only permit limited inferences about the shortcomings of individual models.", "author" : [ { "dropping-particle" : "", "family" : "Notz", "given" : "Dirk", "non-dropping-particle" : "", "parse-names" : false, "suffix" : "" } ], "container-title" : "Philosophical Transactions of the Royal Society A: Mathematical, Physical and Engineering Sciences", "id" : "ITEM-2", "issue" : "2052", "issued" : { "date-parts" : [ [ "2015" ] ] }, "page" : "20140164", "title" : "How well must climate models agree with observations?", "translator" : [ { "dropping-particle" : "", "family" : "H3744", "given" : "", "non-dropping-particle" : "", "parse-names" : false, "suffix" : "" } ], "type" : "article-journal", "volume" : "373" }, "uris" : [ "http://www.mendeley.com/documents/?uuid=18b35087-a229-4c89-92b8-44a70df2d60b" ] }, { "id" : "ITEM-3", "itemData" : { "DOI" : "10.1007/978-3-319-65058-6_11", "ISBN" : "978-3-319-65058-6", "abstract" : "Philosophical perspectives on numerical models help us to understand concepts, but will not predict the climate in the future. Studying climate model results in isolation on the other hand may seduce us to believe what we simulate will actually happen. A model is neither correct nor wrong as such; it is simply more or less useful as a representational tool for a certain purpose. I argue that process understanding is the key to make judgments about when this tool is adequate for insight relevant to certain aspects of the real world. It is only through understanding the relationships in components and variables of the climate and their representation in models, combined with understanding what our models are supposed to do, that we can make better use of them.", "author" : [ { "dropping-particle" : "", "family" : "Knutti", "given" : "Reto", "non-dropping-particle" : "", "parse-names" : false, "suffix" : "" } ], "container-title" : "Climate Modelling: Philosophical and Conceptual Issues", "editor" : [ { "dropping-particle" : "", "family" : "A. Lloyd", "given" : "Elisabeth", "non-dropping-particle" : "", "parse-names" : false, "suffix" : "" }, { "dropping-particle" : "", "family" : "Winsberg", "given" : "Eric", "non-dropping-particle" : "", "parse-names" : false, "suffix" : "" } ], "id" : "ITEM-3", "issued" : { "date-parts" : [ [ "2018" ] ] }, "page" : "325-359", "publisher" : "Palgrave Macmillan", "publisher-place" : "Cham, Switzerland", "title" : "Climate Model Confirmation: From Philosophy to Predicting Climate in the Real World", "translator" : [ { "dropping-particle" : "", "family" : "H3743", "given" : "Rt6", "non-dropping-particle" : "", "parse-names" : false, "suffix" : "" } ], "type" : "chapter" }, "uris" : [ "http://www.mendeley.com/documents/?uuid=2aebe906-e057-4081-a817-0f62aa0f9d0f" ] }, { "id" : "ITEM-4", "itemData" : { "DOI" : "10.1017/9781108164290", "ISBN" : "1316646920", "abstract" : "Book Description: There continues to be a vigorous public debate in our society about the status of climate science. Much of the skepticism voiced in this debate suffers from a lack of understanding of how the science works - in particular the complex interdisciplinary scientific modeling activities such as those which are at the heart of climate science. In this book Eric Winsberg shows clearly and accessibly how philosophy of science can contribute to our understanding of climate science, and how it can also shape climate policy debates and provide a starting point for research. Covering a wide range of topics including the nature of scientific data, modeling, and simulation, his book provides a detailed guide for those willing to look beyond ideological proclamations, and enriches our understanding of how climate science relates to important concepts such as chaos, unpredictability, and the extent of what we know.", "author" : [ { "dropping-particle" : "", "family" : "Winsberg", "given" : "Eric", "non-dropping-particle" : "", "parse-names" : false, "suffix" : "" } ], "container-title" : "Philosophy and Climate Science", "id" : "ITEM-4", "issued" : { "date-parts" : [ [ "2018", "4", "12" ] ] }, "note" : "From Duplicate 1 (Philosophy and Climate Science - Winsberg, Eric)\n\n$15.00\nUsed Price: $27.41\nPaperback\n\nFrom Duplicate 2 (Philosophy and Climate Science - Winsberg, Eric)\n\nFrom Duplicate 1 (Philosophy and Climate Science - Winsberg, Eric)\n\n$15.00\nUsed Price: $27.41\nPaperback", "number-of-pages" : "270", "publisher" : "Cambridge University Press", "publisher-place" : "Cambridge, UK", "title" : "Philosophy and Climate Science", "translator" : [ { "dropping-particle" : "", "family" : "H4665", "given" : "Rt4", "non-dropping-particle" : "", "parse-names" : false, "suffix" : "" } ], "type" : "book" }, "uris" : [ "http://www.mendeley.com/documents/?uuid=fcbdd8a7-67d6-47d3-b49f-575179595dc6" ] } ], "mendeley" : { "formattedCitation" : "(Parker, 2009; Notz, 2015; Knutti, 2018; Winsberg, 2018)", "manualFormatting" : "Parker, 2009; Notz, 2015; Knutti, 2018; Winsberg, 2018)", "plainTextFormattedCitation" : "(Parker, 2009; Notz, 2015; Knutti, 2018; Winsberg, 2018)", "previouslyFormattedCitation" : "(Parker, 2009; Notz, 2015; Knutti, 2018; Winsberg, 2018)" }, "properties" : { "noteIndex" : 0 }, "schema" : "https://github.com/citation-style-language/schema/raw/master/csl-citation.json" }</w:instrText>
      </w:r>
      <w:r w:rsidRPr="003A0C0D">
        <w:rPr>
          <w:rFonts w:cs="Times New Roman"/>
        </w:rPr>
        <w:fldChar w:fldCharType="separate"/>
      </w:r>
      <w:ins w:id="5979" w:author="Robin Matthews" w:date="2021-05-18T16:07:00Z">
        <w:r w:rsidR="00602365">
          <w:rPr>
            <w:rFonts w:cs="Times New Roman"/>
            <w:noProof/>
            <w:lang w:val="en-GB"/>
          </w:rPr>
          <w:t>Parker, 2009; Notz, 2015; Knutti, 2018; Winsberg, 2018)</w:t>
        </w:r>
      </w:ins>
      <w:del w:id="5980" w:author="Robin Matthews" w:date="2021-05-18T16:07:00Z">
        <w:r w:rsidRPr="000128A3" w:rsidDel="00602365">
          <w:rPr>
            <w:rFonts w:cs="Times New Roman"/>
            <w:noProof/>
            <w:lang w:val="en-GB"/>
          </w:rPr>
          <w:delText>Parker, 2009; Notz, 2015; Knutti, 2018; Winsberg, 2018)</w:delText>
        </w:r>
      </w:del>
      <w:r w:rsidRPr="003A0C0D">
        <w:rPr>
          <w:rFonts w:cs="Times New Roman"/>
        </w:rPr>
        <w:fldChar w:fldCharType="end"/>
      </w:r>
      <w:r w:rsidRPr="000128A3">
        <w:rPr>
          <w:rFonts w:cs="Times New Roman"/>
          <w:lang w:val="en-GB"/>
        </w:rPr>
        <w:t xml:space="preserve">. Assessment of a model’s fitness-for-purpose can be informed both by how the model represents relevant physical processes and by relevant performance metrics </w:t>
      </w:r>
      <w:r w:rsidRPr="003A0C0D">
        <w:rPr>
          <w:rFonts w:cs="Times New Roman"/>
        </w:rPr>
        <w:fldChar w:fldCharType="begin" w:fldLock="1"/>
      </w:r>
      <w:r w:rsidR="00E81B0B">
        <w:rPr>
          <w:rFonts w:cs="Times New Roman"/>
          <w:lang w:val="en-GB"/>
        </w:rPr>
        <w:instrText>ADDIN CSL_CITATION { "citationItems" : [ { "id" : "ITEM-1", "itemData" : { "DOI" : "10.1002/wcc.454", "ISSN" : "1757-7780", "abstract" : "Climate model projections are used to inform policy decisions and constitute a major focus of climate research. Confidence in climate projections relies on the adequacy of climate models for those projections. The question of how to argue for the adequacy of models for climate projections has not gotten sufficient attention in the climate modeling community. The most common way to evaluate a climate model is to assess in a quantitative way degrees of ?model fit?; that is, how well model results fit observation-based data (empirical accuracy) and agree with other models or model versions (robustness). However, such assessments are largely silent about what those degrees of fit imply for a model's adequacy for projecting future climate. We provide a conceptual framework for discussing the evaluation of the adequacy of models for climate projections. Drawing on literature from philosophy of science and climate science, we discuss the potential and limits of inferences from model fit. We suggest that support of a model by background knowledge is an additional consideration that can be appealed to in arguments for a model's adequacy for long-term projections, and that this should explicitly be spelled out. Empirical accuracy, robustness and support by background knowledge neither individually nor collectively constitute sufficient conditions in a strict sense for a model's adequacy for long-term projections. However, they provide reasons that can be strengthened by additional information and thus contribute to a complex non-deductive argument for the adequacy of a climate model or a family of models for long-term climate projections. WIREs Clim Change 2017, 8:e454. doi: 10.1002/wcc.454 This article is categorized under: Climate Models and Modeling &gt; Knowledge Generation with Models", "author" : [ { "dropping-particle" : "", "family" : "Baumberger", "given" : "Christoph", "non-dropping-particle" : "", "parse-names" : false, "suffix" : "" }, { "dropping-particle" : "", "family" : "Knutti", "given" : "Reto", "non-dropping-particle" : "", "parse-names" : false, "suffix" : "" }, { "dropping-particle" : "", "family" : "Hirsch Hadorn", "given" : "Gertrude", "non-dropping-particle" : "", "parse-names" : false, "suffix" : "" } ], "container-title" : "WIREs Climate Change", "id" : "ITEM-1", "issue" : "3", "issued" : { "date-parts" : [ [ "2017", "5", "1" ] ] }, "note" : "doi: 10.1002/wcc.454", "page" : "e454", "publisher" : "John Wiley &amp; Sons, Ltd", "title" : "Building confidence in climate model projections: an analysis of inferences from fit", "translator" : [ { "dropping-particle" : "", "family" : "H4019", "given" : "", "non-dropping-particle" : "", "parse-names" : false, "suffix" : "" } ], "type" : "article-journal", "volume" : "8" }, "uris" : [ "http://www.mendeley.com/documents/?uuid=9db31fb1-533b-4323-8194-0fc84bad4fb6" ] }, { "id" : "ITEM-2", "itemData" : { "DOI" : "10.1086/708691", "abstract" : "According to an adequacy-for-purpose view, models should be assessed with respect to their adequacy or fitness for particular purposes. Such a view has been advocated by scientists and philosophers alike. Important details, however, have yet to be spelled out. This article attempts to make progress by addressing three key questions: What does it mean for a model to be adequate-for-purpose? What makes a model adequate-for-purpose? How does assessing a model\u2019s adequacy-for-purpose differ from assessing its representational accuracy? In addition, responses are given to some objections that might be raised against an adequacy-for-purpose view.", "author" : [ { "dropping-particle" : "", "family" : "Parker", "given" : "Wendy S", "non-dropping-particle" : "", "parse-names" : false, "suffix" : "" } ], "container-title" : "Philosophy of Science", "id" : "ITEM-2", "issue" : "3", "issued" : { "date-parts" : [ [ "2020" ] ] }, "page" : "457-477", "title" : "Model Evaluation: An Adequacy-for-Purpose View", "translator" : [ { "dropping-particle" : "", "family" : "H4198", "given" : "", "non-dropping-particle" : "", "parse-names" : false, "suffix" : "" } ], "type" : "article-journal", "volume" : "87" }, "uris" : [ "http://www.mendeley.com/documents/?uuid=8a79f532-f9b2-4ef3-a3c6-64701c7ebac5" ] } ], "mendeley" : { "formattedCitation" : "(Baumberger et al., 2017; Parker, 2020)", "plainTextFormattedCitation" : "(Baumberger et al., 2017; Parker, 2020)", "previouslyFormattedCitation" : "(Baumberger et al., 2017; Parker, 2020)" }, "properties" : { "noteIndex" : 0 }, "schema" : "https://github.com/citation-style-language/schema/raw/master/csl-citation.json" }</w:instrText>
      </w:r>
      <w:r w:rsidRPr="003A0C0D">
        <w:rPr>
          <w:rFonts w:cs="Times New Roman"/>
        </w:rPr>
        <w:fldChar w:fldCharType="separate"/>
      </w:r>
      <w:ins w:id="5981" w:author="Robin Matthews" w:date="2021-05-18T16:07:00Z">
        <w:r w:rsidR="00602365">
          <w:rPr>
            <w:rFonts w:cs="Times New Roman"/>
            <w:noProof/>
            <w:lang w:val="en-GB"/>
          </w:rPr>
          <w:t>(Baumberger et al., 2017; Parker, 2020)</w:t>
        </w:r>
      </w:ins>
      <w:del w:id="5982" w:author="Robin Matthews" w:date="2021-05-18T16:07:00Z">
        <w:r w:rsidRPr="000128A3" w:rsidDel="00602365">
          <w:rPr>
            <w:rFonts w:cs="Times New Roman"/>
            <w:noProof/>
            <w:lang w:val="en-GB"/>
          </w:rPr>
          <w:delText>(Baumberger et al., 2017; Parker, 2020)</w:delText>
        </w:r>
      </w:del>
      <w:r w:rsidRPr="003A0C0D">
        <w:rPr>
          <w:rFonts w:cs="Times New Roman"/>
        </w:rPr>
        <w:fldChar w:fldCharType="end"/>
      </w:r>
      <w:r w:rsidRPr="000128A3">
        <w:rPr>
          <w:rFonts w:cs="Times New Roman"/>
          <w:lang w:val="en-GB"/>
        </w:rPr>
        <w:t>. The processes and metrics that are most relevant can vary with the question of interest</w:t>
      </w:r>
      <w:del w:id="5983" w:author="Ian Blenkinsop" w:date="2021-07-08T14:54:00Z">
        <w:r w:rsidRPr="000128A3" w:rsidDel="0043230D">
          <w:rPr>
            <w:rFonts w:cs="Times New Roman"/>
            <w:lang w:val="en-GB"/>
          </w:rPr>
          <w:delText>, f</w:delText>
        </w:r>
      </w:del>
      <w:ins w:id="5984" w:author="Ian Blenkinsop" w:date="2021-07-08T14:54:00Z">
        <w:r w:rsidR="0043230D">
          <w:rPr>
            <w:rFonts w:cs="Times New Roman"/>
            <w:lang w:val="en-GB"/>
          </w:rPr>
          <w:t>. F</w:t>
        </w:r>
      </w:ins>
      <w:r w:rsidRPr="000128A3">
        <w:rPr>
          <w:rFonts w:cs="Times New Roman"/>
          <w:lang w:val="en-GB"/>
        </w:rPr>
        <w:t xml:space="preserve">or example, a question about changes in </w:t>
      </w:r>
      <w:del w:id="5985" w:author="Ian Blenkinsop" w:date="2021-07-08T14:54:00Z">
        <w:r w:rsidRPr="000128A3" w:rsidDel="0043230D">
          <w:rPr>
            <w:rFonts w:cs="Times New Roman"/>
            <w:lang w:val="en-GB"/>
          </w:rPr>
          <w:delText xml:space="preserve">deep </w:delText>
        </w:r>
      </w:del>
      <w:ins w:id="5986" w:author="Ian Blenkinsop" w:date="2021-07-08T14:54:00Z">
        <w:r w:rsidR="0043230D" w:rsidRPr="000128A3">
          <w:rPr>
            <w:rFonts w:cs="Times New Roman"/>
            <w:lang w:val="en-GB"/>
          </w:rPr>
          <w:t>deep</w:t>
        </w:r>
        <w:r w:rsidR="0043230D">
          <w:rPr>
            <w:rFonts w:cs="Times New Roman"/>
            <w:lang w:val="en-GB"/>
          </w:rPr>
          <w:t>-</w:t>
        </w:r>
      </w:ins>
      <w:r w:rsidRPr="000128A3">
        <w:rPr>
          <w:rFonts w:cs="Times New Roman"/>
          <w:lang w:val="en-GB"/>
        </w:rPr>
        <w:t xml:space="preserve">ocean circulation </w:t>
      </w:r>
      <w:del w:id="5987" w:author="Ian Blenkinsop" w:date="2021-07-08T14:55:00Z">
        <w:r w:rsidRPr="000128A3" w:rsidDel="0043230D">
          <w:rPr>
            <w:rFonts w:cs="Times New Roman"/>
            <w:lang w:val="en-GB"/>
          </w:rPr>
          <w:delText xml:space="preserve">versus </w:delText>
        </w:r>
      </w:del>
      <w:ins w:id="5988" w:author="Ian Blenkinsop" w:date="2021-07-08T14:55:00Z">
        <w:r w:rsidR="0043230D">
          <w:rPr>
            <w:rFonts w:cs="Times New Roman"/>
            <w:lang w:val="en-GB"/>
          </w:rPr>
          <w:t>compared with</w:t>
        </w:r>
        <w:r w:rsidR="0043230D" w:rsidRPr="000128A3">
          <w:rPr>
            <w:rFonts w:cs="Times New Roman"/>
            <w:lang w:val="en-GB"/>
          </w:rPr>
          <w:t xml:space="preserve"> </w:t>
        </w:r>
      </w:ins>
      <w:r w:rsidRPr="000128A3">
        <w:rPr>
          <w:rFonts w:cs="Times New Roman"/>
          <w:lang w:val="en-GB"/>
        </w:rPr>
        <w:t xml:space="preserve">a question about changes in regional precipitation </w:t>
      </w:r>
      <w:r w:rsidRPr="003A0C0D">
        <w:rPr>
          <w:rFonts w:cs="Times New Roman"/>
        </w:rPr>
        <w:fldChar w:fldCharType="begin" w:fldLock="1"/>
      </w:r>
      <w:r w:rsidR="00E81B0B">
        <w:rPr>
          <w:rFonts w:cs="Times New Roman"/>
          <w:lang w:val="en-GB"/>
        </w:rPr>
        <w:instrText>ADDIN CSL_CITATION { "citationItems" : [ { "id" : "ITEM-1", "itemData" : { "DOI" : "10.1098/rsta.2014.0164", "abstract" : "The usefulness of a climate-model simulation cannot be inferred solely from its degree of agreement with observations. Instead, one has to consider additional factors such as internal variability, the tuning of the model, observational uncertainty, the temporal change in dominant processes or the uncertainty in the forcing. In any model-evaluation study, the impact of these limiting factors on the suitability of specific metrics must hence be examined. This can only meaningfully be done relative to a given purpose for using a model. I here generally discuss these points and substantiate their impact on model evaluation using the example of sea ice. For this example, I find that many standard metrics such as sea-ice area or volume only permit limited inferences about the shortcomings of individual models.", "author" : [ { "dropping-particle" : "", "family" : "Notz", "given" : "Dirk", "non-dropping-particle" : "", "parse-names" : false, "suffix" : "" } ], "container-title" : "Philosophical Transactions of the Royal Society A: Mathematical, Physical and Engineering Sciences", "id" : "ITEM-1", "issue" : "2052", "issued" : { "date-parts" : [ [ "2015" ] ] }, "page" : "20140164", "title" : "How well must climate models agree with observations?", "translator" : [ { "dropping-particle" : "", "family" : "H3744", "given" : "", "non-dropping-particle" : "", "parse-names" : false, "suffix" : "" } ], "type" : "article-journal", "volume" : "373" }, "uris" : [ "http://www.mendeley.com/documents/?uuid=18b35087-a229-4c89-92b8-44a70df2d60b" ] }, { "id" : "ITEM-2", "itemData" : { "DOI" : "10.1029/2019MS001720", "abstract" : "Abstract We explore three questions about Earth system modeling that are of both scientific and philosophical interest: What kind of understanding can be gained via complex Earth system models? How can the limits of understanding be bypassed or managed? How should the task of evaluating Earth system models be conceptualized?", "author" : [ { "dropping-particle" : "", "family" : "Gramelsberger", "given" : "G", "non-dropping-particle" : "", "parse-names" : false, "suffix" : "" }, { "dropping-particle" : "", "family" : "Lenhard", "given" : "J", "non-dropping-particle" : "", "parse-names" : false, "suffix" : "" }, { "dropping-particle" : "", "family" : "Parker", "given" : "W S", "non-dropping-particle" : "", "parse-names" : false, "suffix" : "" } ], "container-title" : "Journal of Advances in Modeling Earth Systems", "id" : "ITEM-2", "issue" : "1", "issued" : { "date-parts" : [ [ "2020" ] ] }, "page" : "e2019MS001720", "title" : "Philosophical Perspectives on Earth System Modeling: Truth, Adequacy, and Understanding", "translator" : [ { "dropping-particle" : "", "family" : "H3963", "given" : "", "non-dropping-particle" : "", "parse-names" : false, "suffix" : "" } ], "type" : "article-journal", "volume" : "12" }, "uris" : [ "http://www.mendeley.com/documents/?uuid=d0425579-7c5c-47b7-bdb1-43c5c3eb55e3" ] } ], "mendeley" : { "formattedCitation" : "(Notz, 2015; Gramelsberger et al., 2020)", "plainTextFormattedCitation" : "(Notz, 2015; Gramelsberger et al., 2020)", "previouslyFormattedCitation" : "(Notz, 2015; Gramelsberger et al., 2020)" }, "properties" : { "noteIndex" : 0 }, "schema" : "https://github.com/citation-style-language/schema/raw/master/csl-citation.json" }</w:instrText>
      </w:r>
      <w:r w:rsidRPr="003A0C0D">
        <w:rPr>
          <w:rFonts w:cs="Times New Roman"/>
        </w:rPr>
        <w:fldChar w:fldCharType="separate"/>
      </w:r>
      <w:ins w:id="5989" w:author="Robin Matthews" w:date="2021-05-18T16:07:00Z">
        <w:r w:rsidR="00602365">
          <w:rPr>
            <w:rFonts w:cs="Times New Roman"/>
            <w:noProof/>
            <w:lang w:val="en-GB"/>
          </w:rPr>
          <w:t>(Notz, 2015; Gramelsberger et al., 2020)</w:t>
        </w:r>
      </w:ins>
      <w:del w:id="5990" w:author="Robin Matthews" w:date="2021-05-18T16:07:00Z">
        <w:r w:rsidRPr="000128A3" w:rsidDel="00602365">
          <w:rPr>
            <w:rFonts w:cs="Times New Roman"/>
            <w:noProof/>
            <w:lang w:val="en-GB"/>
          </w:rPr>
          <w:delText>(Notz, 2015; Gramelsberger et al., 2020)</w:delText>
        </w:r>
      </w:del>
      <w:r w:rsidRPr="003A0C0D">
        <w:rPr>
          <w:rFonts w:cs="Times New Roman"/>
        </w:rPr>
        <w:fldChar w:fldCharType="end"/>
      </w:r>
      <w:r w:rsidRPr="000128A3">
        <w:rPr>
          <w:rFonts w:cs="Times New Roman"/>
          <w:lang w:val="en-GB"/>
        </w:rPr>
        <w:t xml:space="preserve">. New </w:t>
      </w:r>
      <w:del w:id="5991" w:author="Ian Blenkinsop" w:date="2021-07-08T14:55:00Z">
        <w:r w:rsidRPr="000128A3" w:rsidDel="0043230D">
          <w:rPr>
            <w:rFonts w:cs="Times New Roman"/>
            <w:lang w:val="en-GB"/>
          </w:rPr>
          <w:delText xml:space="preserve">model </w:delText>
        </w:r>
      </w:del>
      <w:ins w:id="5992" w:author="Ian Blenkinsop" w:date="2021-07-08T14:55:00Z">
        <w:r w:rsidR="0043230D" w:rsidRPr="000128A3">
          <w:rPr>
            <w:rFonts w:cs="Times New Roman"/>
            <w:lang w:val="en-GB"/>
          </w:rPr>
          <w:t>model</w:t>
        </w:r>
        <w:r w:rsidR="0043230D">
          <w:rPr>
            <w:rFonts w:cs="Times New Roman"/>
            <w:lang w:val="en-GB"/>
          </w:rPr>
          <w:t>-</w:t>
        </w:r>
      </w:ins>
      <w:r w:rsidRPr="000128A3">
        <w:rPr>
          <w:rFonts w:cs="Times New Roman"/>
          <w:lang w:val="en-GB"/>
        </w:rPr>
        <w:t xml:space="preserve">evaluation tools (Section 1.5.4.5) and emergent constraint methodologies (Section 1.5.4.7) can also aid the assessment of fitness-for-purpose, especially in conjunction with process understanding </w:t>
      </w:r>
      <w:r w:rsidRPr="003A0C0D">
        <w:rPr>
          <w:rFonts w:cs="Times New Roman"/>
        </w:rPr>
        <w:fldChar w:fldCharType="begin" w:fldLock="1"/>
      </w:r>
      <w:r w:rsidR="00E81B0B">
        <w:rPr>
          <w:rFonts w:cs="Times New Roman"/>
          <w:lang w:val="en-GB"/>
        </w:rPr>
        <w:instrText>ADDIN CSL_CITATION { "citationItems" : [ { "id" : "ITEM-1", "itemData" : { "DOI" : "10.1007/s40641-015-0027-1", "ISSN" : "2198-6061", "abstract" : "Emergent constraints are physically explainable empirical relationships between characteristics of the current climate and long-term climate prediction that emerge in collections of climate model simulations. With the prospect of constraining long-term climate prediction, scientists have recently uncovered several emergent constraints related to long-term cloud feedbacks. We review these proposed emergent constraints, many of which involve the behavior of low-level clouds, and discuss criteria to assess their credibility. With further research, some of the cases we review may eventually become confirmed emergent constraints, provided they are accompanied by credible physical explanations. Because confirmed emergent constraints identify a source of model error that projects onto climate predictions, they deserve extra attention from those developing climate models and climate observations. While a systematic bias cannot be ruled out, it is noteworthy that the promising emergent constraints suggest larger cloud feedback and hence climate sensitivity.", "author" : [ { "dropping-particle" : "", "family" : "Klein", "given" : "Stephen A", "non-dropping-particle" : "", "parse-names" : false, "suffix" : "" }, { "dropping-particle" : "", "family" : "Hall", "given" : "Alex", "non-dropping-particle" : "", "parse-names" : false, "suffix" : "" } ], "container-title" : "Current Climate Change Reports", "id" : "ITEM-1", "issue" : "4", "issued" : { "date-parts" : [ [ "2015", "12" ] ] }, "page" : "276-287", "title" : "Emergent Constraints for Cloud Feedbacks", "translator" : [ { "dropping-particle" : "", "family" : "H3919", "given" : "", "non-dropping-particle" : "", "parse-names" : false, "suffix" : "" } ], "type" : "article-journal", "volume" : "1" }, "uris" : [ "http://www.mendeley.com/documents/?uuid=745fa891-4b84-43e4-9670-6e4bf9f46673" ] }, { "id" : "ITEM-2", "itemData" : { "DOI" : "10.1007/978-3-319-65058-6_11", "ISBN" : "978-3-319-65058-6", "abstract" : "Philosophical perspectives on numerical models help us to understand concepts, but will not predict the climate in the future. Studying climate model results in isolation on the other hand may seduce us to believe what we simulate will actually happen. A model is neither correct nor wrong as such; it is simply more or less useful as a representational tool for a certain purpose. I argue that process understanding is the key to make judgments about when this tool is adequate for insight relevant to certain aspects of the real world. It is only through understanding the relationships in components and variables of the climate and their representation in models, combined with understanding what our models are supposed to do, that we can make better use of them.", "author" : [ { "dropping-particle" : "", "family" : "Knutti", "given" : "Reto", "non-dropping-particle" : "", "parse-names" : false, "suffix" : "" } ], "container-title" : "Climate Modelling: Philosophical and Conceptual Issues", "editor" : [ { "dropping-particle" : "", "family" : "A. Lloyd", "given" : "Elisabeth", "non-dropping-particle" : "", "parse-names" : false, "suffix" : "" }, { "dropping-particle" : "", "family" : "Winsberg", "given" : "Eric", "non-dropping-particle" : "", "parse-names" : false, "suffix" : "" } ], "id" : "ITEM-2", "issued" : { "date-parts" : [ [ "2018" ] ] }, "page" : "325-359", "publisher" : "Palgrave Macmillan", "publisher-place" : "Cham, Switzerland", "title" : "Climate Model Confirmation: From Philosophy to Predicting Climate in the Real World", "translator" : [ { "dropping-particle" : "", "family" : "H3743", "given" : "Rt6", "non-dropping-particle" : "", "parse-names" : false, "suffix" : "" } ], "type" : "chapter" }, "uris" : [ "http://www.mendeley.com/documents/?uuid=2aebe906-e057-4081-a817-0f62aa0f9d0f" ] } ], "mendeley" : { "formattedCitation" : "(Klein and Hall, 2015; Knutti, 2018)", "manualFormatting" : "(Klein and Hall, 2015; Knutti, 2018)", "plainTextFormattedCitation" : "(Klein and Hall, 2015; Knutti, 2018)", "previouslyFormattedCitation" : "(Klein and Hall, 2015; Knutti, 2018)" }, "properties" : { "noteIndex" : 0 }, "schema" : "https://github.com/citation-style-language/schema/raw/master/csl-citation.json" }</w:instrText>
      </w:r>
      <w:r w:rsidRPr="003A0C0D">
        <w:rPr>
          <w:rFonts w:cs="Times New Roman"/>
        </w:rPr>
        <w:fldChar w:fldCharType="separate"/>
      </w:r>
      <w:ins w:id="5993" w:author="Robin Matthews" w:date="2021-05-18T16:07:00Z">
        <w:r w:rsidR="00602365">
          <w:rPr>
            <w:rFonts w:cs="Times New Roman"/>
            <w:noProof/>
            <w:lang w:val="en-GB"/>
          </w:rPr>
          <w:t>(Klein and Hall, 2015; Knutti, 2018)</w:t>
        </w:r>
      </w:ins>
      <w:del w:id="5994" w:author="Robin Matthews" w:date="2021-05-18T16:07:00Z">
        <w:r w:rsidRPr="000128A3" w:rsidDel="00602365">
          <w:rPr>
            <w:rFonts w:cs="Times New Roman"/>
            <w:noProof/>
            <w:lang w:val="en-GB"/>
          </w:rPr>
          <w:delText>(Klein and Hall, 2015; Knutti, 2018)</w:delText>
        </w:r>
      </w:del>
      <w:r w:rsidRPr="003A0C0D">
        <w:rPr>
          <w:rFonts w:cs="Times New Roman"/>
        </w:rPr>
        <w:fldChar w:fldCharType="end"/>
      </w:r>
      <w:r w:rsidRPr="000128A3">
        <w:rPr>
          <w:rFonts w:cs="Times New Roman"/>
          <w:lang w:val="en-GB"/>
        </w:rPr>
        <w:t xml:space="preserve">. The broader availability of </w:t>
      </w:r>
      <w:commentRangeStart w:id="5995"/>
      <w:r w:rsidRPr="000128A3">
        <w:rPr>
          <w:rFonts w:cs="Times New Roman"/>
          <w:lang w:val="en-GB"/>
        </w:rPr>
        <w:t>large model ensemble</w:t>
      </w:r>
      <w:commentRangeEnd w:id="5995"/>
      <w:r w:rsidR="0043230D">
        <w:rPr>
          <w:rStyle w:val="CommentReference"/>
        </w:rPr>
        <w:commentReference w:id="5995"/>
      </w:r>
      <w:r w:rsidRPr="000128A3">
        <w:rPr>
          <w:rFonts w:cs="Times New Roman"/>
          <w:lang w:val="en-GB"/>
        </w:rPr>
        <w:t xml:space="preserve"> may allow for novel tests of fitness that better account for natural climate variability </w:t>
      </w:r>
      <w:r w:rsidRPr="000128A3">
        <w:rPr>
          <w:lang w:val="en-GB"/>
        </w:rPr>
        <w:t>(</w:t>
      </w:r>
      <w:del w:id="5996" w:author="Ian Blenkinsop" w:date="2021-07-08T14:56:00Z">
        <w:r w:rsidRPr="000128A3" w:rsidDel="0043230D">
          <w:rPr>
            <w:lang w:val="en-GB"/>
          </w:rPr>
          <w:delText xml:space="preserve">see </w:delText>
        </w:r>
      </w:del>
      <w:r w:rsidRPr="000128A3">
        <w:rPr>
          <w:lang w:val="en-GB"/>
        </w:rPr>
        <w:t>Section 1.5.4.2)</w:t>
      </w:r>
      <w:r w:rsidRPr="000128A3">
        <w:rPr>
          <w:rFonts w:cs="Times New Roman"/>
          <w:lang w:val="en-GB"/>
        </w:rPr>
        <w:t xml:space="preserve">. Fitness-for-purpose of models used in this </w:t>
      </w:r>
      <w:del w:id="5997" w:author="Ian Blenkinsop" w:date="2021-07-08T14:56:00Z">
        <w:r w:rsidRPr="000128A3" w:rsidDel="0043230D">
          <w:rPr>
            <w:rFonts w:cs="Times New Roman"/>
            <w:lang w:val="en-GB"/>
          </w:rPr>
          <w:delText xml:space="preserve">report </w:delText>
        </w:r>
      </w:del>
      <w:ins w:id="5998" w:author="Ian Blenkinsop" w:date="2021-07-08T14:56:00Z">
        <w:r w:rsidR="0043230D">
          <w:rPr>
            <w:rFonts w:cs="Times New Roman"/>
            <w:lang w:val="en-GB"/>
          </w:rPr>
          <w:t>R</w:t>
        </w:r>
        <w:r w:rsidR="0043230D" w:rsidRPr="000128A3">
          <w:rPr>
            <w:rFonts w:cs="Times New Roman"/>
            <w:lang w:val="en-GB"/>
          </w:rPr>
          <w:t xml:space="preserve">eport </w:t>
        </w:r>
      </w:ins>
      <w:r w:rsidRPr="000128A3">
        <w:rPr>
          <w:rFonts w:cs="Times New Roman"/>
          <w:lang w:val="en-GB"/>
        </w:rPr>
        <w:t>is discuss</w:t>
      </w:r>
      <w:r w:rsidRPr="000128A3">
        <w:rPr>
          <w:lang w:val="en-GB"/>
        </w:rPr>
        <w:t xml:space="preserve">ed in Chapter 3 (Section 3.8.4) for the global scale, in Chapter 10 (Section 10.3) for regional climate, and in the other chapters </w:t>
      </w:r>
      <w:del w:id="5999" w:author="Ian Blenkinsop" w:date="2021-07-08T14:56:00Z">
        <w:r w:rsidRPr="000128A3" w:rsidDel="0043230D">
          <w:rPr>
            <w:lang w:val="en-GB"/>
          </w:rPr>
          <w:delText xml:space="preserve">at </w:delText>
        </w:r>
      </w:del>
      <w:ins w:id="6000" w:author="Ian Blenkinsop" w:date="2021-07-08T14:56:00Z">
        <w:r w:rsidR="0043230D">
          <w:rPr>
            <w:lang w:val="en-GB"/>
          </w:rPr>
          <w:t>for</w:t>
        </w:r>
        <w:r w:rsidR="0043230D" w:rsidRPr="000128A3">
          <w:rPr>
            <w:lang w:val="en-GB"/>
          </w:rPr>
          <w:t xml:space="preserve"> </w:t>
        </w:r>
      </w:ins>
      <w:r w:rsidRPr="000128A3">
        <w:rPr>
          <w:lang w:val="en-GB"/>
        </w:rPr>
        <w:t>the process level.</w:t>
      </w:r>
    </w:p>
    <w:p w14:paraId="6C298C23" w14:textId="77777777" w:rsidR="006409E5" w:rsidRPr="000128A3" w:rsidRDefault="006409E5" w:rsidP="006409E5">
      <w:pPr>
        <w:pStyle w:val="AR6BodyText"/>
        <w:rPr>
          <w:lang w:val="en-GB"/>
        </w:rPr>
      </w:pPr>
    </w:p>
    <w:p w14:paraId="10F218D3" w14:textId="4FAE0C6D" w:rsidR="006409E5" w:rsidRPr="000128A3" w:rsidRDefault="006409E5" w:rsidP="006409E5">
      <w:pPr>
        <w:pStyle w:val="AR6BodyText"/>
        <w:rPr>
          <w:lang w:val="en-GB"/>
        </w:rPr>
      </w:pPr>
      <w:r w:rsidRPr="000128A3">
        <w:rPr>
          <w:rFonts w:cs="Times New Roman"/>
          <w:lang w:val="en-GB"/>
        </w:rPr>
        <w:t>Typical strategies for enhancing the fitness-for-purpose of a model include increasing resolution in order to explicitly simulate key processes, improving relevant parameterizations, and careful tuning. Changes to a model that enhance its fitness for one purpose can sometimes decrease its fitness for others, by upsetting a pre-existing balance of approximations. When it is unclear whether a model is fit for a purpose of interest, there is often a closely</w:t>
      </w:r>
      <w:del w:id="6001" w:author="Ian Blenkinsop" w:date="2021-07-08T14:57:00Z">
        <w:r w:rsidRPr="000128A3" w:rsidDel="0043230D">
          <w:rPr>
            <w:rFonts w:cs="Times New Roman"/>
            <w:lang w:val="en-GB"/>
          </w:rPr>
          <w:delText>-</w:delText>
        </w:r>
      </w:del>
      <w:ins w:id="6002" w:author="Ian Blenkinsop" w:date="2021-07-08T14:57:00Z">
        <w:r w:rsidR="0043230D">
          <w:rPr>
            <w:rFonts w:cs="Times New Roman"/>
            <w:lang w:val="en-GB"/>
          </w:rPr>
          <w:t xml:space="preserve"> </w:t>
        </w:r>
      </w:ins>
      <w:r w:rsidRPr="000128A3">
        <w:rPr>
          <w:rFonts w:cs="Times New Roman"/>
          <w:lang w:val="en-GB"/>
        </w:rPr>
        <w:t>related purpose for which the evidence of fitness is clearer</w:t>
      </w:r>
      <w:del w:id="6003" w:author="Ian Blenkinsop" w:date="2021-07-08T14:57:00Z">
        <w:r w:rsidRPr="000128A3" w:rsidDel="0043230D">
          <w:rPr>
            <w:rFonts w:cs="Times New Roman"/>
            <w:lang w:val="en-GB"/>
          </w:rPr>
          <w:delText>; f</w:delText>
        </w:r>
      </w:del>
      <w:ins w:id="6004" w:author="Ian Blenkinsop" w:date="2021-07-08T14:57:00Z">
        <w:r w:rsidR="0043230D">
          <w:rPr>
            <w:rFonts w:cs="Times New Roman"/>
            <w:lang w:val="en-GB"/>
          </w:rPr>
          <w:t>. F</w:t>
        </w:r>
      </w:ins>
      <w:r w:rsidRPr="000128A3">
        <w:rPr>
          <w:rFonts w:cs="Times New Roman"/>
          <w:lang w:val="en-GB"/>
        </w:rPr>
        <w:t xml:space="preserve">or example, it might be unclear whether a model is fit for providing highly accurate projections of precipitation changes in a region, but reasonable to think that the model is fit for providing projections of precipitation changes that cannot yet be ruled out </w:t>
      </w:r>
      <w:r w:rsidRPr="003A0C0D">
        <w:rPr>
          <w:rFonts w:cs="Times New Roman"/>
        </w:rPr>
        <w:fldChar w:fldCharType="begin" w:fldLock="1"/>
      </w:r>
      <w:r w:rsidR="00E81B0B">
        <w:rPr>
          <w:rFonts w:cs="Times New Roman"/>
          <w:lang w:val="en-GB"/>
        </w:rPr>
        <w:instrText>ADDIN CSL_CITATION { "citationItems" : [ { "id" : "ITEM-1", "itemData" : { "DOI" : "10.1111/j.1467-8349.2009.00180.x", "ISSN" : "0309-7013", "abstract" : "Lloyd (2009) contends that climate models are confirmed by various instances of fit between their output and observational data. The present paper argues that what these instances of fit might confirm are not climate models themselves, but rather hypotheses about the adequacy of climate models for particular purposes. This required shift in thinking\u2014from confirming climate models to confirming their adequacy-for-purpose\u2014may sound trivial, but it is shown to complicate the evaluation of climate models considerably, both in principle and in practice.", "author" : [ { "dropping-particle" : "", "family" : "Parker", "given" : "Wendy S", "non-dropping-particle" : "", "parse-names" : false, "suffix" : "" } ], "container-title" : "Aristotelian Society Supplementary Volume", "id" : "ITEM-1", "issue" : "1", "issued" : { "date-parts" : [ [ "2009" ] ] }, "page" : "233-249", "title" : "Confirmation and adequacy-for-purpose in climate modelling", "translator" : [ { "dropping-particle" : "", "family" : "H3124", "given" : "", "non-dropping-particle" : "", "parse-names" : false, "suffix" : "" } ], "type" : "article-journal", "volume" : "83" }, "uris" : [ "http://www.mendeley.com/documents/?uuid=0ef11e48-f065-43a1-bf27-55e184867a68" ] } ], "mendeley" : { "formattedCitation" : "(Parker, 2009)", "plainTextFormattedCitation" : "(Parker, 2009)", "previouslyFormattedCitation" : "(Parker, 2009)" }, "properties" : { "noteIndex" : 0 }, "schema" : "https://github.com/citation-style-language/schema/raw/master/csl-citation.json" }</w:instrText>
      </w:r>
      <w:r w:rsidRPr="003A0C0D">
        <w:rPr>
          <w:rFonts w:cs="Times New Roman"/>
        </w:rPr>
        <w:fldChar w:fldCharType="separate"/>
      </w:r>
      <w:ins w:id="6005" w:author="Robin Matthews" w:date="2021-05-18T16:07:00Z">
        <w:r w:rsidR="00602365">
          <w:rPr>
            <w:rFonts w:cs="Times New Roman"/>
            <w:noProof/>
            <w:lang w:val="en-GB"/>
          </w:rPr>
          <w:t>(Parker, 2009)</w:t>
        </w:r>
      </w:ins>
      <w:del w:id="6006" w:author="Robin Matthews" w:date="2021-05-18T16:07:00Z">
        <w:r w:rsidRPr="000128A3" w:rsidDel="00602365">
          <w:rPr>
            <w:rFonts w:cs="Times New Roman"/>
            <w:noProof/>
            <w:lang w:val="en-GB"/>
          </w:rPr>
          <w:delText>(Parker, 2009)</w:delText>
        </w:r>
      </w:del>
      <w:r w:rsidRPr="003A0C0D">
        <w:rPr>
          <w:rFonts w:cs="Times New Roman"/>
        </w:rPr>
        <w:fldChar w:fldCharType="end"/>
      </w:r>
      <w:r w:rsidRPr="000128A3">
        <w:rPr>
          <w:rFonts w:cs="Times New Roman"/>
          <w:lang w:val="en-GB"/>
        </w:rPr>
        <w:t xml:space="preserve">. Such information about plausible or credible changes can be useful </w:t>
      </w:r>
      <w:r w:rsidR="00704677">
        <w:rPr>
          <w:rFonts w:cs="Times New Roman"/>
          <w:lang w:val="en-GB"/>
        </w:rPr>
        <w:t>to inform</w:t>
      </w:r>
      <w:r w:rsidR="00704677" w:rsidRPr="000128A3">
        <w:rPr>
          <w:rFonts w:cs="Times New Roman"/>
          <w:lang w:val="en-GB"/>
        </w:rPr>
        <w:t xml:space="preserve"> </w:t>
      </w:r>
      <w:commentRangeStart w:id="6007"/>
      <w:r w:rsidRPr="000128A3">
        <w:rPr>
          <w:rFonts w:cs="Times New Roman"/>
          <w:lang w:val="en-GB"/>
        </w:rPr>
        <w:t>adaptation</w:t>
      </w:r>
      <w:commentRangeEnd w:id="6007"/>
      <w:r w:rsidR="0043230D">
        <w:rPr>
          <w:rStyle w:val="CommentReference"/>
        </w:rPr>
        <w:commentReference w:id="6007"/>
      </w:r>
      <w:r w:rsidRPr="000128A3">
        <w:rPr>
          <w:rFonts w:cs="Times New Roman"/>
          <w:lang w:val="en-GB"/>
        </w:rPr>
        <w:t>. Note that challenges associated with assessing model</w:t>
      </w:r>
      <w:ins w:id="6008" w:author="Ian Blenkinsop" w:date="2021-07-08T14:58:00Z">
        <w:r w:rsidR="00E10BE8">
          <w:rPr>
            <w:rFonts w:cs="Times New Roman"/>
            <w:lang w:val="en-GB"/>
          </w:rPr>
          <w:t>s’</w:t>
        </w:r>
      </w:ins>
      <w:r w:rsidRPr="000128A3">
        <w:rPr>
          <w:rFonts w:cs="Times New Roman"/>
          <w:lang w:val="en-GB"/>
        </w:rPr>
        <w:t xml:space="preserve"> fitness-for-purpose need not prevent reaching conclusions with high confidence if there are multiple other lines of evidence supporting those same conclusions.</w:t>
      </w:r>
    </w:p>
    <w:p w14:paraId="32AEFEBD" w14:textId="77777777" w:rsidR="006409E5" w:rsidRPr="000128A3" w:rsidRDefault="006409E5" w:rsidP="006409E5">
      <w:pPr>
        <w:pStyle w:val="AR6BodyText"/>
        <w:rPr>
          <w:lang w:val="en-GB"/>
        </w:rPr>
      </w:pPr>
    </w:p>
    <w:p w14:paraId="7E6F7950" w14:textId="77777777" w:rsidR="006409E5" w:rsidRPr="000128A3" w:rsidRDefault="006409E5" w:rsidP="006409E5">
      <w:pPr>
        <w:pStyle w:val="AR6BodyText"/>
        <w:rPr>
          <w:lang w:val="en-GB"/>
        </w:rPr>
      </w:pPr>
    </w:p>
    <w:p w14:paraId="158DFE68" w14:textId="4F34EF05" w:rsidR="006409E5" w:rsidRPr="003A0C0D" w:rsidRDefault="006409E5" w:rsidP="006409E5">
      <w:pPr>
        <w:pStyle w:val="AR6Chap1Level31111"/>
      </w:pPr>
      <w:bookmarkStart w:id="6009" w:name="_Toc69950011"/>
      <w:r w:rsidRPr="003A0C0D">
        <w:t xml:space="preserve">Ensemble </w:t>
      </w:r>
      <w:del w:id="6010" w:author="Ian Blenkinsop" w:date="2021-07-08T14:59:00Z">
        <w:r w:rsidRPr="003A0C0D" w:rsidDel="00747336">
          <w:delText xml:space="preserve">modelling </w:delText>
        </w:r>
      </w:del>
      <w:ins w:id="6011" w:author="Ian Blenkinsop" w:date="2021-07-08T14:59:00Z">
        <w:r w:rsidR="00747336">
          <w:t>M</w:t>
        </w:r>
        <w:r w:rsidR="00747336" w:rsidRPr="003A0C0D">
          <w:t xml:space="preserve">odelling </w:t>
        </w:r>
      </w:ins>
      <w:del w:id="6012" w:author="Ian Blenkinsop" w:date="2021-07-08T14:59:00Z">
        <w:r w:rsidRPr="003A0C0D" w:rsidDel="00747336">
          <w:delText>techniques</w:delText>
        </w:r>
      </w:del>
      <w:bookmarkEnd w:id="6009"/>
      <w:ins w:id="6013" w:author="Ian Blenkinsop" w:date="2021-07-08T14:59:00Z">
        <w:r w:rsidR="00747336">
          <w:t>T</w:t>
        </w:r>
        <w:r w:rsidR="00747336" w:rsidRPr="003A0C0D">
          <w:t>echniques</w:t>
        </w:r>
      </w:ins>
    </w:p>
    <w:p w14:paraId="03659781" w14:textId="77777777" w:rsidR="006409E5" w:rsidRPr="003A0C0D" w:rsidRDefault="006409E5" w:rsidP="006409E5">
      <w:pPr>
        <w:pStyle w:val="AR6BodyText"/>
      </w:pPr>
    </w:p>
    <w:p w14:paraId="6B71DA6C" w14:textId="325D7C1C" w:rsidR="006409E5" w:rsidRPr="000128A3" w:rsidRDefault="006409E5" w:rsidP="006409E5">
      <w:pPr>
        <w:pStyle w:val="AR6BodyText"/>
        <w:rPr>
          <w:lang w:val="en-GB"/>
        </w:rPr>
      </w:pPr>
      <w:r w:rsidRPr="000128A3">
        <w:rPr>
          <w:rFonts w:cs="Times New Roman"/>
          <w:lang w:val="en-GB"/>
        </w:rPr>
        <w:t xml:space="preserve">A key approach in climate science is the comparison of results from multiple model simulations with each other and against observations. These simulations have typically been performed by separate models with consistent boundary conditions and </w:t>
      </w:r>
      <w:r w:rsidRPr="000128A3">
        <w:rPr>
          <w:lang w:val="en-GB"/>
        </w:rPr>
        <w:t xml:space="preserve">prescribed emissions or radiative </w:t>
      </w:r>
      <w:r w:rsidRPr="000128A3">
        <w:rPr>
          <w:rFonts w:cs="Times New Roman"/>
          <w:lang w:val="en-GB"/>
        </w:rPr>
        <w:t xml:space="preserve">forcings, as in the Coupled Model Intercomparison Project </w:t>
      </w:r>
      <w:r w:rsidRPr="000128A3">
        <w:rPr>
          <w:lang w:val="en-GB"/>
        </w:rPr>
        <w:t>phases</w:t>
      </w:r>
      <w:r w:rsidRPr="000128A3">
        <w:rPr>
          <w:rFonts w:cs="Times New Roman"/>
          <w:lang w:val="en-GB"/>
        </w:rPr>
        <w:t xml:space="preserve"> (CMIP, </w:t>
      </w:r>
      <w:r w:rsidRPr="003A0C0D">
        <w:rPr>
          <w:rFonts w:cs="Times New Roman"/>
        </w:rPr>
        <w:fldChar w:fldCharType="begin" w:fldLock="1"/>
      </w:r>
      <w:r w:rsidR="00E81B0B">
        <w:rPr>
          <w:rFonts w:cs="Times New Roman"/>
          <w:lang w:val="en-GB"/>
        </w:rPr>
        <w:instrText>ADDIN CSL_CITATION { "citationItems" : [ { "id" : "ITEM-1", "itemData" : { "DOI" : "10.1175/1520-0477(2000)081&lt;0313:TCMIPC&gt;2.3.CO;2", "ISSN" : "0003-0007", "author" : [ { "dropping-particle" : "", "family" : "Meehl", "given" : "Gerald A.", "non-dropping-particle" : "", "parse-names" : false, "suffix" : "" }, { "dropping-particle" : "", "family" : "Boer", "given" : "George J.", "non-dropping-particle" : "", "parse-names" : false, "suffix" : "" }, { "dropping-particle" : "", "family" : "Covey", "given" : "Curt", "non-dropping-particle" : "", "parse-names" : false, "suffix" : "" }, { "dropping-particle" : "", "family" : "Latif", "given" : "Mojib", "non-dropping-particle" : "", "parse-names" : false, "suffix" : "" }, { "dropping-particle" : "", "family" : "Stouffer", "given" : "Ronald J.", "non-dropping-particle" : "", "parse-names" : false, "suffix" : "" } ], "container-title" : "Bulletin of the American Meteorological Society", "id" : "ITEM-1", "issue" : "2", "issued" : { "date-parts" : [ [ "2000", "2" ] ] }, "page" : "313-318", "title" : "The Coupled Model Intercomparison Project (CMIP)", "translator" : [ { "dropping-particle" : "", "family" : "H3554", "given" : "", "non-dropping-particle" : "", "parse-names" : false, "suffix" : "" } ], "type" : "article-journal", "volume" : "81" }, "uris" : [ "http://www.mendeley.com/documents/?uuid=f8d97121-7b00-4aeb-86cb-981439b4ab96" ] }, { "id" : "ITEM-2", "itemData" : { "DOI" : "10.1175/BAMS-88-9-1383", "ISSN" : "0003-0007", "author" : [ { "dropping-particle" : "", "family" : "Meehl", "given" : "Gerald A.", "non-dropping-particle" : "", "parse-names" : false, "suffix" : "" }, { "dropping-particle" : "", "family" : "Covey", "given" : "Curt", "non-dropping-particle" : "", "parse-names" : false, "suffix" : "" }, { "dropping-particle" : "", "family" : "Delworth", "given" : "Thomas", "non-dropping-particle" : "", "parse-names" : false, "suffix" : "" }, { "dropping-particle" : "", "family" : "Latif", "given" : "Mojib", "non-dropping-particle" : "", "parse-names" : false, "suffix" : "" }, { "dropping-particle" : "", "family" : "McAvaney", "given" : "Bryant", "non-dropping-particle" : "", "parse-names" : false, "suffix" : "" }, { "dropping-particle" : "", "family" : "Mitchell", "given" : "John F. B.", "non-dropping-particle" : "", "parse-names" : false, "suffix" : "" }, { "dropping-particle" : "", "family" : "Stouffer", "given" : "Ronald J.", "non-dropping-particle" : "", "parse-names" : false, "suffix" : "" }, { "dropping-particle" : "", "family" : "Taylor", "given" : "Karl E.", "non-dropping-particle" : "", "parse-names" : false, "suffix" : "" } ], "container-title" : "Bulletin of the American Meteorological Society", "id" : "ITEM-2", "issue" : "9", "issued" : { "date-parts" : [ [ "2007", "9" ] ] }, "page" : "1383-1394", "title" : "The WCRP CMIP3 Multimodel Dataset: A New Era in Climate Change Research", "translator" : [ { "dropping-particle" : "", "family" : "H2901", "given" : "", "non-dropping-particle" : "", "parse-names" : false, "suffix" : "" } ], "type" : "article-journal", "volume" : "88" }, "uris" : [ "http://www.mendeley.com/documents/?uuid=fd7aaa13-337e-4680-9794-5b626268b3a1" ] }, { "id" : "ITEM-3", "itemData" : { "DOI" : "10.1175/BAMS-D-11-00094.1", "ISSN" : "0003-0007", "author" : [ { "dropping-particle" : "", "family" : "Taylor", "given" : "Karl E.", "non-dropping-particle" : "", "parse-names" : false, "suffix" : "" }, { "dropping-particle" : "", "family" : "Stouffer", "given" : "Ronald J.", "non-dropping-particle" : "", "parse-names" : false, "suffix" : "" }, { "dropping-particle" : "", "family" : "Meehl", "given" : "Gerald A.", "non-dropping-particle" : "", "parse-names" : false, "suffix" : "" } ], "container-title" : "Bulletin of the American Meteorological Society", "id" : "ITEM-3", "issue" : "4", "issued" : { "date-parts" : [ [ "2012", "4" ] ] }, "page" : "485-498", "title" : "An Overview of CMIP5 and the Experiment Design", "translator" : [ { "dropping-particle" : "", "family" : "H2716", "given" : "", "non-dropping-particle" : "", "parse-names" : false, "suffix" : "" } ], "type" : "article-journal", "volume" : "93" }, "uris" : [ "http://www.mendeley.com/documents/?uuid=7f47ba83-9979-3b8c-ba7e-a71f848c9a7f" ] }, { "id" : "ITEM-4", "itemData" : { "DOI" : "10.5194/gmd-9-1937-2016", "ISBN" : "1991-9603", "ISSN" : "19919603", "abstract" : "By coordinating the design and distribution of global climate model simulations of the past, current, and future climate, the Coupled Model Intercomparison Project (CMIP) has become one of the foundational elements of climate science. However, the need to address an ever- expanding range of scientific questions arising from more and more research communities has made it necessary to re- vise the organization of CMIP. After a long and wide com- munity consultation, a new and more federated structure has been put in place. It consists of three major elements: (1) a handful of common experiments, the DECK (Diagnostic, Evaluation and Characterization of Klima) and CMIP his- torical simulations (1850\u2013near present) that will maintain continuity and help document basic characteristics of mod- els across different phases of CMIP; (2) common standards, coordination, infrastructure, and documentation that will fa- cilitate the distribution of model outputs and the characteriza- tion of the model ensemble; and (3) an ensemble of CMIP- Endorsed Model Intercomparison Projects (MIPs) that will be specific to a particular phase of CMIP (now CMIP6) and that will build on the DECK and CMIP historical simulations to address a large range of specific questions and fill the sci- entific gaps of the previous CMIP phases. The DECK and CMIP historical simulations, together with the use of CMIP data standards, will be the entry cards for models participat- ing in CMIP. Participation in CMIP6-Endorsed MIPs by in- dividual modelling groups will be at their own discretion and will depend on their scientific interests and priorities. With the Grand Science Challenges of theWorld Climate Research Programme (WCRP) as its scientific backdrop, CMIP6 will address three broad questions: \u2013 How does the Earth system respond to forcing? \u2013 What are the origins and consequences of systematic model biases? \u2013 How can we assess future climate changes given inter- nal climate variability, predictability, and uncertainties in scenarios? This CMIP6 overview paper presents the background and ra- tionale for the new structure of CMIP, provides a detailed description of the DECK and CMIP6 historical simulations, and includes a brief introduction to the 21 CMIP6-Endorsed MIPs.",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w:instrText>
      </w:r>
      <w:r w:rsidR="00E81B0B" w:rsidRPr="00A1237E">
        <w:rPr>
          <w:rFonts w:cs="Times New Roman"/>
        </w:rPr>
        <w:instrText xml:space="preserve">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"ITEM-4", "issue" : "5", "issued" : { "date-parts" : [ [ "2016" ] ] }, "page" : "1937-1958", "title" : "Overview of the Coupled Model Intercomparison Project Phase 6 (CMIP6) experimental design and organization", "translator" : [ { "dropping-particle" : "", "family" : "H2493", "given" : "", "non-dropping-particle" : "", "parse-names" : false, "suffix" : "" } ], "type" : "article-journal", "volume" : "9" }, "uris" : [ "http://www.mendeley.com/documents/?uuid=4956513c-e058-4e2d-8dac-3ec1dc004274" ] } ], "mendeley" : { "formattedCitation" : "(Meehl et al., 2000, 2007a; Taylor et al., 2012; Eyring et al., 2016)", "manualFormatting" : "Meehl et al., 2000, 2007a; Taylor et al., 2012; Eyring et al., 2016)", "plainTextFormattedCitation" : "(Meehl et al., 2000, 2007a; Taylor et al., 2012; Eyring et al., 2016)", "previouslyFormattedCitation" : "(Meehl et al., 2000, 2007a; Taylor et al., 2012; Eyring et al., 2016)" }, "properties" : { "noteIndex" : 0 }, "schema" : "https://github.com/citation-style-language/schema/raw/master/csl-citation.json" }</w:instrText>
      </w:r>
      <w:r w:rsidRPr="003A0C0D">
        <w:rPr>
          <w:rFonts w:cs="Times New Roman"/>
        </w:rPr>
        <w:fldChar w:fldCharType="separate"/>
      </w:r>
      <w:ins w:id="6014" w:author="Robin Matthews" w:date="2021-05-18T16:07:00Z">
        <w:r w:rsidR="00602365">
          <w:rPr>
            <w:rFonts w:cs="Times New Roman"/>
            <w:noProof/>
          </w:rPr>
          <w:t>Meehl et al., 2000, 2007a; Taylor et al., 2012; Eyring et al., 2016)</w:t>
        </w:r>
      </w:ins>
      <w:del w:id="6015" w:author="Robin Matthews" w:date="2021-05-18T16:07:00Z">
        <w:r w:rsidRPr="00683028" w:rsidDel="00602365">
          <w:rPr>
            <w:rFonts w:cs="Times New Roman"/>
            <w:noProof/>
          </w:rPr>
          <w:delText>Meehl et al., 2000, 2007a; Taylor et al., 2012; Eyring et al., 2016)</w:delText>
        </w:r>
      </w:del>
      <w:r w:rsidRPr="003A0C0D">
        <w:rPr>
          <w:rFonts w:cs="Times New Roman"/>
        </w:rPr>
        <w:fldChar w:fldCharType="end"/>
      </w:r>
      <w:r w:rsidRPr="00683028">
        <w:rPr>
          <w:rFonts w:cs="Times New Roman"/>
        </w:rPr>
        <w:t xml:space="preserve">. </w:t>
      </w:r>
      <w:r w:rsidRPr="000128A3">
        <w:rPr>
          <w:rFonts w:cs="Times New Roman"/>
          <w:lang w:val="en-GB"/>
        </w:rPr>
        <w:t xml:space="preserve">Such multi-model ensembles (MMEs) have proven highly useful in sampling and quantifying model uncertainty, within and between generations of climate models. They also reduce the influence on projections of the particular sets of parametrizations and physical components simulated by individual models. The primary usage of MMEs is to provide a </w:t>
      </w:r>
      <w:del w:id="6016" w:author="Ian Blenkinsop" w:date="2021-07-08T15:02:00Z">
        <w:r w:rsidRPr="000128A3" w:rsidDel="00747336">
          <w:rPr>
            <w:rFonts w:cs="Times New Roman"/>
            <w:lang w:val="en-GB"/>
          </w:rPr>
          <w:delText xml:space="preserve">well </w:delText>
        </w:r>
      </w:del>
      <w:ins w:id="6017" w:author="Ian Blenkinsop" w:date="2021-07-08T15:02:00Z">
        <w:r w:rsidR="00747336" w:rsidRPr="000128A3">
          <w:rPr>
            <w:rFonts w:cs="Times New Roman"/>
            <w:lang w:val="en-GB"/>
          </w:rPr>
          <w:t>well</w:t>
        </w:r>
        <w:r w:rsidR="00747336">
          <w:rPr>
            <w:rFonts w:cs="Times New Roman"/>
            <w:lang w:val="en-GB"/>
          </w:rPr>
          <w:t>-</w:t>
        </w:r>
      </w:ins>
      <w:r w:rsidRPr="000128A3">
        <w:rPr>
          <w:rFonts w:cs="Times New Roman"/>
          <w:lang w:val="en-GB"/>
        </w:rPr>
        <w:t xml:space="preserve">quantified model range, but when used carefully they can also increase confidence in projections </w:t>
      </w:r>
      <w:r w:rsidRPr="003A0C0D">
        <w:rPr>
          <w:rFonts w:cs="Times New Roman"/>
        </w:rPr>
        <w:fldChar w:fldCharType="begin" w:fldLock="1"/>
      </w:r>
      <w:r w:rsidR="00E81B0B">
        <w:rPr>
          <w:rFonts w:cs="Times New Roman"/>
          <w:lang w:val="en-GB"/>
        </w:rPr>
        <w:instrText>ADDIN CSL_CITATION { "citationItems" : [ { "id" : "ITEM-1", "itemData" : { "DOI" : "10.1175/2009JCLI3361.1", "ISSN" : "0894-8755", "author" : [ { "dropping-particle" : "", "family" : "Knutti", "given" : "Reto", "non-dropping-particle" : "", "parse-names" : false, "suffix" : "" }, { "dropping-particle" : "", "family" : "Furrer", "given" : "Reinhard", "non-dropping-particle" : "", "parse-names" : false, "suffix" : "" }, { "dropping-particle" : "", "family" : "Tebaldi", "given" : "Claudia", "non-dropping-particle" : "", "parse-names" : false, "suffix" : "" }, { "dropping-particle" : "", "family" : "Cermak", "given" : "Jan", "non-dropping-particle" : "", "parse-names" : false, "suffix" : "" }, { "dropping-particle" : "", "family" : "Meehl", "given" : "Gerald A.", "non-dropping-particle" : "", "parse-names" : false, "suffix" : "" } ], "container-title" : "Journal of Climate", "id" : "ITEM-1", "issue" : "10", "issued" : { "date-parts" : [ [ "2010", "5" ] ] }, "page" : "2739-2758", "title" : "Challenges in Combining Projections from Multiple Climate Models", "translator" : [ { "dropping-particle" : "", "family" : "H3556", "given" : "", "non-dropping-particle" : "", "parse-names" : false, "suffix" : "" } ], "type" : "article-journal", "volume" : "23" }, "uris" : [ "http://www.mendeley.com/documents/?uuid=621a9658-27af-4082-a98c-0ffda761f4b1" ] } ], "mendeley" : { "formattedCitation" : "(Knutti et al., 2010)", "plainTextFormattedCitation" : "(Knutti et al., 2010)", "previouslyFormattedCitation" : "(Knutti et al., 2010)" }, "properties" : { "noteIndex" : 0 }, "schema" : "https://github.com/citation-style-language/schema/raw/master/csl-citation.json" }</w:instrText>
      </w:r>
      <w:r w:rsidRPr="003A0C0D">
        <w:rPr>
          <w:rFonts w:cs="Times New Roman"/>
        </w:rPr>
        <w:fldChar w:fldCharType="separate"/>
      </w:r>
      <w:ins w:id="6018" w:author="Robin Matthews" w:date="2021-05-18T16:07:00Z">
        <w:r w:rsidR="00602365">
          <w:rPr>
            <w:rFonts w:cs="Times New Roman"/>
            <w:noProof/>
            <w:lang w:val="en-GB"/>
          </w:rPr>
          <w:t>(Knutti et al., 2010)</w:t>
        </w:r>
      </w:ins>
      <w:del w:id="6019" w:author="Robin Matthews" w:date="2021-05-18T16:07:00Z">
        <w:r w:rsidRPr="000128A3" w:rsidDel="00602365">
          <w:rPr>
            <w:rFonts w:cs="Times New Roman"/>
            <w:noProof/>
            <w:lang w:val="en-GB"/>
          </w:rPr>
          <w:delText>(Knutti et al., 2010)</w:delText>
        </w:r>
      </w:del>
      <w:r w:rsidRPr="003A0C0D">
        <w:rPr>
          <w:rFonts w:cs="Times New Roman"/>
        </w:rPr>
        <w:fldChar w:fldCharType="end"/>
      </w:r>
      <w:r w:rsidRPr="000128A3">
        <w:rPr>
          <w:rFonts w:cs="Times New Roman"/>
          <w:lang w:val="en-GB"/>
        </w:rPr>
        <w:t xml:space="preserve">. Presently, however, many models also share provenance </w:t>
      </w:r>
      <w:r w:rsidRPr="003A0C0D">
        <w:rPr>
          <w:rFonts w:cs="Times New Roman"/>
        </w:rPr>
        <w:fldChar w:fldCharType="begin" w:fldLock="1"/>
      </w:r>
      <w:r w:rsidR="00A94565">
        <w:rPr>
          <w:rFonts w:cs="Times New Roman"/>
          <w:lang w:val="en-GB"/>
        </w:rPr>
        <w:instrText>ADDIN CSL_CITATION { "citationItems" : [ { "id" : "ITEM-1", "itemData" : { "DOI" : "10.1029/2011GL046864", "ISSN" : "00948276", "author" : [ { "dropping-particle" : "", "family" : "Masson", "given" : "D.", "non-dropping-particle" : "", "parse-names" : false, "suffix" : "" }, { "dropping-particle" : "", "family" : "Knutti", "given" : "R.", "non-dropping-particle" : "", "parse-names" : false, "suffix" : "" } ], "container-title" : "Geophysical Research Letters", "id" : "ITEM-1", "issue" : "8", "issued" : { "date-parts" : [ [ "2011", "4", "28" ] ] }, "page" : "L08703", "title" : "Climate model genealogy", "translator" : [ { "dropping-particle" : "", "family" : "H3560", "given" : "", "non-dropping-particle" : "", "parse-names" : false, "suffix" : "" } ], "type" : "article-journal", "volume" : "38" }, "uris" : [ "http://www.mendeley.com/documents/?uuid=ea19308c-a793-4908-a243-14a29d38720f" ] } ], "mendeley" : { "formattedCitation" : "(Masson and Knutti, 2011)", "manualFormatting" : "(Masson and Knutti, 2011)", "plainTextFormattedCitation" : "(Masson and Knutti, 2011)", "previouslyFormattedCitation" : "(Masson and Knutti, 2011)" }, "properties" : { "noteIndex" : 0 }, "schema" : "https://github.com/citation-style-language/schema/raw/master/csl-citation.json" }</w:instrText>
      </w:r>
      <w:r w:rsidRPr="003A0C0D">
        <w:rPr>
          <w:rFonts w:cs="Times New Roman"/>
        </w:rPr>
        <w:fldChar w:fldCharType="separate"/>
      </w:r>
      <w:ins w:id="6020" w:author="Robin Matthews" w:date="2021-05-18T16:07:00Z">
        <w:r w:rsidR="00602365">
          <w:rPr>
            <w:rFonts w:cs="Times New Roman"/>
            <w:noProof/>
            <w:lang w:val="en-GB"/>
          </w:rPr>
          <w:t>(Masson and Knutti, 2011)</w:t>
        </w:r>
      </w:ins>
      <w:del w:id="6021" w:author="Robin Matthews" w:date="2021-05-18T16:07:00Z">
        <w:r w:rsidRPr="000128A3" w:rsidDel="00602365">
          <w:rPr>
            <w:rFonts w:cs="Times New Roman"/>
            <w:noProof/>
            <w:lang w:val="en-GB"/>
          </w:rPr>
          <w:delText>(Masson and Knutti, 2011)</w:delText>
        </w:r>
      </w:del>
      <w:r w:rsidRPr="003A0C0D">
        <w:rPr>
          <w:rFonts w:cs="Times New Roman"/>
        </w:rPr>
        <w:fldChar w:fldCharType="end"/>
      </w:r>
      <w:r w:rsidRPr="000128A3">
        <w:rPr>
          <w:rFonts w:cs="Times New Roman"/>
          <w:lang w:val="en-GB"/>
        </w:rPr>
        <w:t xml:space="preserve"> and may have common biases that should be acknowledged when presenting and building on MME-derived conclusions</w:t>
      </w:r>
      <w:ins w:id="6022" w:author="Ian Blenkinsop" w:date="2021-07-08T15:02:00Z">
        <w:r w:rsidR="00747336">
          <w:rPr>
            <w:rFonts w:cs="Times New Roman"/>
            <w:lang w:val="en-GB"/>
          </w:rPr>
          <w:t xml:space="preserve"> (</w:t>
        </w:r>
        <w:r w:rsidR="00747336" w:rsidRPr="000128A3">
          <w:rPr>
            <w:rFonts w:cs="Times New Roman"/>
            <w:lang w:val="en-GB"/>
          </w:rPr>
          <w:t>Section 1.5.4.6</w:t>
        </w:r>
      </w:ins>
      <w:ins w:id="6023" w:author="Ian Blenkinsop" w:date="2021-07-08T15:03:00Z">
        <w:r w:rsidR="00747336">
          <w:rPr>
            <w:rFonts w:cs="Times New Roman"/>
            <w:lang w:val="en-GB"/>
          </w:rPr>
          <w:t>;</w:t>
        </w:r>
      </w:ins>
      <w:r w:rsidRPr="000128A3">
        <w:rPr>
          <w:rFonts w:cs="Times New Roman"/>
          <w:lang w:val="en-GB"/>
        </w:rPr>
        <w:t xml:space="preserve"> </w:t>
      </w:r>
      <w:r w:rsidRPr="003A0C0D">
        <w:rPr>
          <w:rFonts w:cs="Times New Roman"/>
        </w:rPr>
        <w:fldChar w:fldCharType="begin" w:fldLock="1"/>
      </w:r>
      <w:r w:rsidR="00E81B0B">
        <w:rPr>
          <w:rFonts w:cs="Times New Roman"/>
          <w:lang w:val="en-GB"/>
        </w:rPr>
        <w:instrText>ADDIN CSL_CITATION { "citationItems" : [ { "id" : "ITEM-1", "itemData" : { "DOI" : "10.1002/2017GL076829", "abstract" : "Abstract Multimodel ensembles are the main way to deal with model uncertainties in climate projections. However, the interdependencies between models that often share entire components make it difficult to combine their results in a satisfactory way. In this study, how the replication of components (atmosphere, ocean, land, and sea ice) between climate models impacts the proximity of their results is quantified precisely, in terms of climatological means and future changes. A clear relationship exists between the number of components shared by climate models and the proximity of their results. Even the impact of a single shared component is generally visible. These conclusions are true at both the global and regional scales. Given available data, it cannot be robustly concluded that some components are more important than others. Those results provide ways to estimate model interdependencies a priori rather than a posteriori based on their results, in order to define independence weights.", "author" : [ { "dropping-particle" : "", "family" : "Bo\u00e9", "given" : "Julien", "non-dropping-particle" : "", "parse-names" : false, "suffix" : "" } ], "container-title" : "Geophysical Research Letters", "id" : "ITEM-1", "issue" : "6", "issued" : { "date-parts" : [ [ "2018" ] ] }, "page" : "2771-2779", "title" : "Interdependency in Multimodel Climate Projections: Component Replication and Result Similarity", "translator" : [ { "dropping-particle" : "", "family" : "H3413", "given" : "", "non-dropping-particle" : "", "parse-names" : false, "suffix" : "" } ], "type" : "article-journal", "volume" : "45" }, "uris" : [ "http://www.mendeley.com/documents/?uuid=e8825f27-bacf-4cc9-87b1-a77e9c1ff74a" ] }, { "id" : "ITEM-2", "itemData" : { "DOI" : "10.5194/esd-10-91-2019", "author" : [ { "dropping-particle" : "", "family" : "Abramowitz", "given" : "G", "non-dropping-particle" : "", "parse-names" : false, "suffix" : "" }, { "dropping-particle" : "", "family" : "Herger", "given" : "N", "non-dropping-particle" : "", "parse-names" : false, "suffix" : "" }, { "dropping-particle" : "", "family" : "Gutmann", "given" : "E", "non-dropping-particle" : "", "parse-names" : false, "suffix" : "" }, { "dropping-particle" : "", "family" : "Hammerling", "given" : "D", "non-dropping-particle" : "", "parse-names" : false, "suffix" : "" }, { "dropping-particle" : "", "family" : "Knutti", "given" : "R", "non-dropping-particle" : "", "parse-names" : false, "suffix" : "" }, { "dropping-particle" : "", "family" : "Leduc", "given" : "M", "non-dropping-particle" : "", "parse-names" : false, "suffix" : "" }, { "dropping-particle" : "", "family" : "Lorenz", "given" : "R", "non-dropping-particle" : "", "parse-names" : false, "suffix" : "" }, { "dropping-particle" : "", "family" : "Pincus", "given" : "R", "non-dropping-particle" : "", "parse-names" : false, "suffix" : "" }, { "dropping-particle" : "", "family" : "Schmidt", "given" : "G A", "non-dropping-particle" : "", "parse-names" : false, "suffix" : "" } ], "container-title" : "Earth System Dynamics", "id" : "ITEM-2", "issue" : "1", "issued" : { "date-parts" : [ [ "2019" ] ] }, "page" : "91-105", "title" : "ESD Reviews: Model dependence in multi-model climate ensembles: weighting, sub-selection and out-of-sample testing", "translator" : [ { "dropping-particle" : "", "family" : "H4081", "given" : "", "non-dropping-particle" : "", "parse-names" : false, "suffix" : "" } ], "type" : "article-journal", "volume" : "10" }, "uris" : [ "http://www.mendeley.com/documents/?uuid=10760818-4027-457e-9fd1-875ff3ea44e4" ] } ], "mendeley" : { "formattedCitation" : "(Bo\u00e9, 2018; Abramowitz et al., 2019)", "plainTextFormattedCitation" : "(Bo\u00e9, 2018; Abramowitz et al., 2019)", "previouslyFormattedCitation" : "(Bo\u00e9, 2018; Abramowitz et al., 2019)" }, "properties" : { "noteIndex" : 0 }, "schema" : "https://github.com/citation-style-language/schema/raw/master/csl-citation.json" }</w:instrText>
      </w:r>
      <w:r w:rsidRPr="003A0C0D">
        <w:rPr>
          <w:rFonts w:cs="Times New Roman"/>
        </w:rPr>
        <w:fldChar w:fldCharType="separate"/>
      </w:r>
      <w:ins w:id="6024" w:author="Robin Matthews" w:date="2021-05-18T16:07:00Z">
        <w:del w:id="6025" w:author="Ian Blenkinsop" w:date="2021-07-08T15:02:00Z">
          <w:r w:rsidR="00602365" w:rsidDel="00747336">
            <w:rPr>
              <w:rFonts w:cs="Times New Roman"/>
              <w:noProof/>
              <w:lang w:val="en-GB"/>
            </w:rPr>
            <w:delText>(</w:delText>
          </w:r>
        </w:del>
        <w:r w:rsidR="00602365">
          <w:rPr>
            <w:rFonts w:cs="Times New Roman"/>
            <w:noProof/>
            <w:lang w:val="en-GB"/>
          </w:rPr>
          <w:t>Boé, 2018; Abramowitz et al., 2019)</w:t>
        </w:r>
      </w:ins>
      <w:del w:id="6026" w:author="Robin Matthews" w:date="2021-05-18T16:07:00Z">
        <w:r w:rsidRPr="000128A3" w:rsidDel="00602365">
          <w:rPr>
            <w:rFonts w:cs="Times New Roman"/>
            <w:noProof/>
            <w:lang w:val="en-GB"/>
          </w:rPr>
          <w:delText>(Boé, 2018; Abramowitz et al., 2019)</w:delText>
        </w:r>
      </w:del>
      <w:r w:rsidRPr="003A0C0D">
        <w:rPr>
          <w:rFonts w:cs="Times New Roman"/>
        </w:rPr>
        <w:fldChar w:fldCharType="end"/>
      </w:r>
      <w:del w:id="6027" w:author="Ian Blenkinsop" w:date="2021-07-08T15:02:00Z">
        <w:r w:rsidRPr="000128A3" w:rsidDel="00747336">
          <w:rPr>
            <w:rFonts w:cs="Times New Roman"/>
            <w:lang w:val="en-GB"/>
          </w:rPr>
          <w:delText xml:space="preserve"> (see Section 1.5.4.6)</w:delText>
        </w:r>
      </w:del>
      <w:r w:rsidRPr="000128A3">
        <w:rPr>
          <w:rFonts w:cs="Times New Roman"/>
          <w:lang w:val="en-GB"/>
        </w:rPr>
        <w:t>.</w:t>
      </w:r>
    </w:p>
    <w:p w14:paraId="09D541AC" w14:textId="77777777" w:rsidR="006409E5" w:rsidRPr="000128A3" w:rsidRDefault="006409E5" w:rsidP="006409E5">
      <w:pPr>
        <w:pStyle w:val="AR6BodyText"/>
        <w:rPr>
          <w:lang w:val="en-GB"/>
        </w:rPr>
      </w:pPr>
    </w:p>
    <w:p w14:paraId="55450E44" w14:textId="0B88C29C" w:rsidR="006409E5" w:rsidRPr="000128A3" w:rsidRDefault="006409E5" w:rsidP="006409E5">
      <w:pPr>
        <w:pStyle w:val="AR6BodyText"/>
        <w:rPr>
          <w:lang w:val="en-GB"/>
        </w:rPr>
      </w:pPr>
      <w:r w:rsidRPr="000128A3">
        <w:rPr>
          <w:rFonts w:cs="Times New Roman"/>
          <w:lang w:val="en-GB"/>
        </w:rPr>
        <w:t xml:space="preserve">Since AR5, an increase in computing power has made it possible to investigate simulated internal variability </w:t>
      </w:r>
      <w:r w:rsidRPr="000128A3">
        <w:rPr>
          <w:rFonts w:cs="Times New Roman"/>
          <w:lang w:val="en-GB"/>
        </w:rPr>
        <w:lastRenderedPageBreak/>
        <w:t xml:space="preserve">and to provide robust estimates of forced model responses, using </w:t>
      </w:r>
      <w:commentRangeStart w:id="6028"/>
      <w:r w:rsidRPr="000128A3">
        <w:rPr>
          <w:rFonts w:cs="Times New Roman"/>
          <w:lang w:val="en-GB"/>
        </w:rPr>
        <w:t>Large Initial Condition Ensembles (ICEs), also referred to as Single Model Initial condition Large Ensembles (SMILEs)</w:t>
      </w:r>
      <w:commentRangeEnd w:id="6028"/>
      <w:r w:rsidR="006D26DD">
        <w:rPr>
          <w:rStyle w:val="CommentReference"/>
        </w:rPr>
        <w:commentReference w:id="6028"/>
      </w:r>
      <w:r w:rsidRPr="000128A3">
        <w:rPr>
          <w:rFonts w:cs="Times New Roman"/>
          <w:lang w:val="en-GB"/>
        </w:rPr>
        <w:t xml:space="preserve">. Examples using GCMs or ESMs that support assessments in AR6 include the CESM Large Ensemble </w:t>
      </w:r>
      <w:r w:rsidRPr="003A0C0D">
        <w:rPr>
          <w:rFonts w:cs="Times New Roman"/>
        </w:rPr>
        <w:fldChar w:fldCharType="begin" w:fldLock="1"/>
      </w:r>
      <w:r w:rsidR="00E81B0B">
        <w:rPr>
          <w:rFonts w:cs="Times New Roman"/>
          <w:lang w:val="en-GB"/>
        </w:rPr>
        <w:instrText>ADDIN CSL_CITATION { "citationItems" : [ { "id" : "ITEM-1", "itemData" : { "DOI" : "10.1175/BAMS-D-13-00255.1", "ISSN" : "0003-0007", "abstract" : "AbstractWhile internal climate variability is known to affect climate projections, its influence is often underappreciated and confused with model error. Why? In general, modeling centers contribute a small number of realizations to international climate model assessments [e.g., phase 5 of the Coupled Model Intercomparison Project (CMIP5)]. As a result, model error and internal climate variability are difficult, and at times impossible, to disentangle. In response, the Community Earth System Model (CESM) community designed the CESM Large Ensemble (CESM-LE) with the explicit goal of enabling assessment of climate change in the presence of internal climate variability. All CESM-LE simulations use a single CMIP5 model (CESM with the Community Atmosphere Model, version 5). The core simulations replay the twenty to twenty-first century (1920?2100) 30 times under historical and representative concentration pathway 8.5 external forcing with small initial condition differences. Two companion 1000+-yr-long preindustrial control simulations (fully coupled, prognostic atmosphere and land only) allow assessment of internal climate variability in the absence of climate change. Comprehensive outputs, including many daily fields, are available as single-variable time series on the Earth System Grid for anyone to use. Early results demonstrate the substantial influence of internal climate variability on twentieth- to twenty-first-century climate trajectories. Global warming hiatus decades occur, similar to those recently observed. Internal climate variability alone can produce projection spread comparable to that in CMIP5. Scientists and stakeholders can use CESM-LE outputs to help interpret the observational record, to understand projection spread and to plan for a range of possible futures influenced by both internal climate variability and forced climate change.", "author" : [ { "dropping-particle" : "", "family" : "Kay", "given" : "J E", "non-dropping-particle" : "", "parse-names" : false, "suffix" : "" }, { "dropping-particle" : "", "family" : "Deser", "given" : "C", "non-dropping-particle" : "", "parse-names" : false, "suffix" : "" }, { "dropping-particle" : "", "family" : "Phillips", "given" : "A", "non-dropping-particle" : "", "parse-names" : false, "suffix" : "" }, { "dropping-particle" : "", "family" : "Mai", "given" : "A", "non-dropping-particle" : "", "parse-names" : false, "suffix" : "" }, { "dropping-particle" : "", "family" : "Hannay", "given" : "C", "non-dropping-particle" : "", "parse-names" : false, "suffix" : "" }, { "dropping-particle" : "", "family" : "Strand", "given" : "G", "non-dropping-particle" : "", "parse-names" : false, "suffix" : "" }, { "dropping-particle" : "", "family" : "Arblaster", "given" : "J M", "non-dropping-particle" : "", "parse-names" : false, "suffix" : "" }, { "dropping-particle" : "", "family" : "Bates", "given" : "S C", "non-dropping-particle" : "", "parse-names" : false, "suffix" : "" }, { "dropping-particle" : "", "family" : "Danabasoglu", "given" : "G", "non-dropping-particle" : "", "parse-names" : false, "suffix" : "" }, { "dropping-particle" : "", "family" : "Edwards", "given" : "J", "non-dropping-particle" : "", "parse-names" : false, "suffix" : "" }, { "dropping-particle" : "", "family" : "Holland", "given" : "M", "non-dropping-particle" : "", "parse-names" : false, "suffix" : "" }, { "dropping-particle" : "", "family" : "Kushner", "given" : "P", "non-dropping-particle" : "", "parse-names" : false, "suffix" : "" }, { "dropping-particle" : "", "family" : "Lamarque", "given" : "J.-F.", "non-dropping-particle" : "", "parse-names" : false, "suffix" : "" }, { "dropping-particle" : "", "family" : "Lawrence", "given" : "D", "non-dropping-particle" : "", "parse-names" : false, "suffix" : "" }, { "dropping-particle" : "", "family" : "Lindsay", "given" : "K", "non-dropping-particle" : "", "parse-names" : false, "suffix" : "" }, { "dropping-particle" : "", "family" : "Middleton", "given" : "A", "non-dropping-particle" : "", "parse-names" : false, "suffix" : "" }, { "dropping-particle" : "", "family" : "Munoz", "given" : "E", "non-dropping-particle" : "", "parse-names" : false, "suffix" : "" }, { "dropping-particle" : "", "family" : "Neale", "given" : "R", "non-dropping-particle" : "", "parse-names" : false, "suffix" : "" }, { "dropping-particle" : "", "family" : "Oleson", "given" : "K", "non-dropping-particle" : "", "parse-names" : false, "suffix" : "" }, { "dropping-particle" : "", "family" : "Polvani", "given" : "L", "non-dropping-particle" : "", "parse-names" : false, "suffix" : "" }, { "dropping-particle" : "", "family" : "Vertenstein", "given" : "M", "non-dropping-particle" : "", "parse-names" : false, "suffix" : "" } ], "container-title" : "Bulletin of the American Meteorological Society", "id" : "ITEM-1", "issue" : "8", "issued" : { "date-parts" : [ [ "2015", "11" ] ] }, "page" : "1333-1349", "publisher" : "American Meteorological Society", "title" : "The Community Earth System Model (CESM) Large Ensemble Project: A Community Resource for Studying Climate Change in the Presence of Internal Climate Variability", "translator" : [ { "dropping-particle" : "", "family" : "H3009", "given" : "", "non-dropping-particle" : "", "parse-names" : false, "suffix" : "" } ], "type" : "article-journal", "volume" : "96" }, "uris" : [ "http://www.mendeley.com/documents/?uuid=d5ba508a-81b5-45eb-9adc-16db1721c62a" ] } ], "mendeley" : { "formattedCitation" : "(Kay et al., 2015)", "plainTextFormattedCitation" : "(Kay et al., 2015)", "previouslyFormattedCitation" : "(Kay et al., 2015)" }, "properties" : { "noteIndex" : 0 }, "schema" : "https://github.com/citation-style-language/schema/raw/master/csl-citation.json" }</w:instrText>
      </w:r>
      <w:r w:rsidRPr="003A0C0D">
        <w:rPr>
          <w:rFonts w:cs="Times New Roman"/>
        </w:rPr>
        <w:fldChar w:fldCharType="separate"/>
      </w:r>
      <w:ins w:id="6029" w:author="Robin Matthews" w:date="2021-05-18T16:07:00Z">
        <w:r w:rsidR="00602365">
          <w:rPr>
            <w:rFonts w:cs="Times New Roman"/>
            <w:noProof/>
          </w:rPr>
          <w:t>(Kay et al., 2015)</w:t>
        </w:r>
      </w:ins>
      <w:del w:id="6030" w:author="Robin Matthews" w:date="2021-05-18T16:07:00Z">
        <w:r w:rsidRPr="003A0C0D" w:rsidDel="00602365">
          <w:rPr>
            <w:rFonts w:cs="Times New Roman"/>
            <w:noProof/>
          </w:rPr>
          <w:delText>(Kay et al., 2015)</w:delText>
        </w:r>
      </w:del>
      <w:r w:rsidRPr="003A0C0D">
        <w:rPr>
          <w:rFonts w:cs="Times New Roman"/>
        </w:rPr>
        <w:fldChar w:fldCharType="end"/>
      </w:r>
      <w:r w:rsidRPr="003A0C0D">
        <w:rPr>
          <w:rFonts w:cs="Times New Roman"/>
        </w:rPr>
        <w:t xml:space="preserve">, the MPI Grand Ensemble </w:t>
      </w:r>
      <w:r w:rsidRPr="003A0C0D">
        <w:rPr>
          <w:rFonts w:cs="Times New Roman"/>
        </w:rPr>
        <w:fldChar w:fldCharType="begin" w:fldLock="1"/>
      </w:r>
      <w:r w:rsidR="00E81B0B">
        <w:rPr>
          <w:rFonts w:cs="Times New Roman"/>
        </w:rPr>
        <w:instrText>ADDIN CSL_CITATION { "citationItems" : [ { "id" : "ITEM-1", "itemData" : { "DOI" : "10.1029/2019MS001639", "abstract" : "Abstract The Max Planck Institute Grand Ensemble (MPI-GE) is the largest ensemble of a single comprehensive climate model currently available, with 100 members for the historical simulations (1850\u20132005) and four forcing scenarios. It is currently the only large ensemble available that includes scenario representative concentration pathway (RCP) 2.6 and a 1% CO2 scenario. These advantages make MPI-GE a powerful tool. We present an overview of MPI-GE, its components, and detail the experiments completed. We demonstrate how to separate the forced response from internal variability in a large ensemble. This separation allows the quantification of both the forced signal under climate change and the internal variability to unprecedented precision. We then demonstrate multiple ways to evaluate MPI-GE and put observations in the context of a large ensemble, including a novel approach for comparing model internal variability with estimated observed variability. Finally, we present four novel analyses, which can only be completed using a large ensemble. First, we address whether temperature and precipitation have a pathway dependence using the forcing scenarios. Second, the forced signal of the highly noisy atmospheric circulation is computed, and different drivers are identified to be important for the North Pacific and North Atlantic regions. Third, we use the ensemble dimension to investigate the time dependency of Atlantic Meridional Overturning Circulation variability changes under global warming. Last, sea level pressure is used as an example to demonstrate how MPI-GE can be utilized to estimate the ensemble size needed for a given scientific problem and provide insights for future ensemble projects.", "author" : [ { "dropping-particle" : "", "family" : "Maher", "given" : "Nicola", "non-dropping-particle" : "", "parse-names" : false, "suffix" : "" }, { "dropping-particle" : "", "family" : "Milinski", "given" : "Sebastian", "non-dropping-particle" : "", "parse-names" : false, "suffix" : "" }, { "dropping-particle" : "", "family" : "Suarez-Gutierrez", "given" : "Laura", "non-dropping-particle" : "", "parse-names" : false, "suffix" : "" }, { "dropping-particle" : "", "family" : "Botzet", "given" : "Michael", "non-dropping-particle" : "", "parse-names" : false, "suffix" : "" }, { "dropping-particle" : "", "family" : "Dobrynin", "given" : "Mikhail", "non-dropping-particle" : "", "parse-names" : false, "suffix" : "" }, { "dropping-particle" : "", "family" : "Kornblueh", "given" : "Luis", "non-dropping-particle" : "", "parse-names" : false, "suffix" : "" }, { "dropping-particle" : "", "family" : "Kr\u00f6ger", "given" : "J\u00fcrgen", "non-dropping-particle" : "", "parse-names" : false, "suffix" : "" }, { "dropping-particle" : "", "family" : "Takano", "given" : "Yohei", "non-dropping-particle" : "", "parse-names" : false, "suffix" : "" }, { "dropping-particle" : "", "family" : "Ghosh", "given" : "Rohit", "non-dropping-particle" : "", "parse-names" : false, "suffix" : "" }, { "dropping-particle" : "", "family" : "Hedemann", "given" : "Christopher", "non-dropping-particle" : "", "parse-names" : false, "suffix" : "" }, { "dropping-particle" : "", "family" : "Li", "given" : "Chao", "non-dropping-particle" : "", "parse-names" : false, "suffix" : "" }, { "dropping-particle" : "", "family" : "Li", "given" : "Hongmei", "non-dropping-particle" : "", "parse-names" : false, "suffix" : "" }, { "dropping-particle" : "", "family" : "Manzini", "given" : "Elisa", "non-dropping-particle" : "", "parse-names" : false, "suffix" : "" }, { "dropping-particle" : "", "family" : "Notz", "given" : "Dirk", "non-dropping-particle" : "", "parse-names" : false, "suffix" : "" }, { "dropping-particle" : "", "family" : "Putrasahan", "given" : "Dian", "non-dropping-particle" : "", "parse-names" : false, "suffix" : "" }, { "dropping-particle" : "", "family" : "Boysen", "given" : "Lena", "non-dropping-particle" : "", "parse-names" : false, "suffix" : "" }, { "dropping-particle" : "", "family" : "Claussen", "given" : "Martin", "non-dropping-particle" : "", "parse-names" : false, "suffix" : "" }, { "dropping-particle" : "", "family" : "Ilyina", "given" : "Tatiana", "non-dropp</w:instrText>
      </w:r>
      <w:r w:rsidR="00E81B0B" w:rsidRPr="006B3DE1">
        <w:rPr>
          <w:rFonts w:cs="Times New Roman"/>
          <w:lang w:val="en-GB"/>
        </w:rPr>
        <w:instrText>ing-particle" : "", "parse-names" : false, "suffix" : "" }, { "dropping-particle" : "", "family" : "Olonscheck", "given" : "Dirk", "non-dropping-particle" : "", "parse-names" : false, "suffix" : "" }, { "dropping-particle" : "", "family" : "Raddatz", "given" : "Thomas", "non-dropping-particle" : "", "parse-names" : false, "suffix" : "" }, { "dropping-particle" : "", "family" : "Stevens", "given" : "Bjorn", "non-dropping-particle" : "", "parse-names" : false, "suffix" : "" }, { "dropping-particle" : "", "family" : "Marotzke", "given" : "Jochem", "non-dropping-particle" : "", "parse-names" : false, "suffix" : "" } ], "container-title" : "Journal of Advances in Modeling Earth Systems", "id" : "ITEM-1", "issue" : "7", "issued" : { "date-parts" : [ [ "2019" ] ] }, "page" : "2050-2069", "title" : "The Max Planck Institute Grand Ensemble: Enabling the Exploration of Climate System Variability", "translator" : [ { "dropping-particle" : "", "family" : "H3605", "given" : "", "non-dropping-particle" : "", "parse-names" : false, "suffix" : "" } ], "type" : "article-journal", "volume" : "11" }, "uris" : [ "http://www.mendeley.com/documents/?uuid=c1de3488-f363-4831-8da4-d53fb5bd8695" ] } ], "mendeley" : { "formattedCitation" : "(Maher et al., 2019)", "plainTextFormattedCitation" : "(Maher et al., 2019)", "previouslyFormattedCitation" : "(Maher et al., 2019)" }, "properties" : { "noteIndex" : 0 }, "schema" : "https://github.com/citation-style-language/schema/raw/master/csl-citation.json" }</w:instrText>
      </w:r>
      <w:r w:rsidRPr="003A0C0D">
        <w:rPr>
          <w:rFonts w:cs="Times New Roman"/>
        </w:rPr>
        <w:fldChar w:fldCharType="separate"/>
      </w:r>
      <w:ins w:id="6031" w:author="Robin Matthews" w:date="2021-05-18T16:07:00Z">
        <w:r w:rsidR="00602365">
          <w:rPr>
            <w:rFonts w:cs="Times New Roman"/>
            <w:noProof/>
            <w:lang w:val="en-GB"/>
          </w:rPr>
          <w:t>(Maher et al., 2019)</w:t>
        </w:r>
      </w:ins>
      <w:del w:id="6032" w:author="Robin Matthews" w:date="2021-05-18T16:07:00Z">
        <w:r w:rsidRPr="006B3DE1" w:rsidDel="00602365">
          <w:rPr>
            <w:rFonts w:cs="Times New Roman"/>
            <w:noProof/>
            <w:lang w:val="en-GB"/>
          </w:rPr>
          <w:delText>(Maher et al., 2019)</w:delText>
        </w:r>
      </w:del>
      <w:r w:rsidRPr="003A0C0D">
        <w:rPr>
          <w:rFonts w:cs="Times New Roman"/>
        </w:rPr>
        <w:fldChar w:fldCharType="end"/>
      </w:r>
      <w:r w:rsidRPr="006B3DE1">
        <w:rPr>
          <w:rFonts w:cs="Times New Roman"/>
          <w:lang w:val="en-GB"/>
        </w:rPr>
        <w:t xml:space="preserve">, and the CanESM2 large ensembles </w:t>
      </w:r>
      <w:r w:rsidRPr="003A0C0D">
        <w:rPr>
          <w:rFonts w:cs="Times New Roman"/>
        </w:rPr>
        <w:fldChar w:fldCharType="begin" w:fldLock="1"/>
      </w:r>
      <w:r w:rsidR="00E81B0B" w:rsidRPr="006B3DE1">
        <w:rPr>
          <w:rFonts w:cs="Times New Roman"/>
          <w:lang w:val="en-GB"/>
        </w:rPr>
        <w:instrText>ADDIN CSL_CITATION { "citationItems" : [ { "id" : "ITEM-1", "itemData" : { "DOI" : "10.1175/JCLI-D-16-0412.1", "ISSN" : "0894-8755", "author" : [ { "dropping-particle" : "", "family" : "Kirchmeier-Young", "given" : "Megan C.", "non-dropping-particle" : "", "parse-names" : false, "suffix" : "" }, { "dropping-particle" : "", "family" : "Zwiers", "given" : "Francis W.", "non-dropping-particle" : "", "parse-names" : false, "suffix" : "" }, { "dropping-particle" : "", "family" : "Gillett", "given" : "Nathan P.", "non-dropping-particle" : "", "parse-names" : false, "suffix" : "" } ], "container-title" : "Journal of Climate", "id" : "ITEM-1", "issue" : "2", "issued" : { "date-parts" : [ [ "2017", "1" ] ] }, "page" : "553-571", "title" : "Attribution of Extreme Events in Arctic Sea Ice Extent", "translator" : [ { "dropping-particle" : "", "family" : "H3615", "given" : "", "non-dropping-particle" : "", "parse-names" : false, "suffix" : "" } ], "type" : "article-journal", "volume" : "30" }, "uris" : [ "http://www.mendeley.com/documents/?uuid=c8879644-c009-44f6-a750-f5ae40474871" ] } ], "mendeley" : { "formattedCitation" : "(Kirchmeier-Young et al., 2017)", "plainTextFormattedCitation" : "(Kirchmeier-Young et al., 2017)", "previouslyFormattedCitation" : "(Kirchmeier-Young et al., 2017)" }, "properties" : { "noteIndex" : 0 }, "schema" : "https://github.com/citation-style-language/schema/raw/master/csl-citation.json" }</w:instrText>
      </w:r>
      <w:r w:rsidRPr="003A0C0D">
        <w:rPr>
          <w:rFonts w:cs="Times New Roman"/>
        </w:rPr>
        <w:fldChar w:fldCharType="separate"/>
      </w:r>
      <w:ins w:id="6033" w:author="Robin Matthews" w:date="2021-05-18T16:07:00Z">
        <w:r w:rsidR="00602365">
          <w:rPr>
            <w:rFonts w:cs="Times New Roman"/>
            <w:noProof/>
            <w:lang w:val="en-GB"/>
          </w:rPr>
          <w:t>(Kirchmeier-Young et al., 2017)</w:t>
        </w:r>
      </w:ins>
      <w:del w:id="6034" w:author="Robin Matthews" w:date="2021-05-18T16:07:00Z">
        <w:r w:rsidRPr="006B3DE1" w:rsidDel="00602365">
          <w:rPr>
            <w:rFonts w:cs="Times New Roman"/>
            <w:noProof/>
            <w:lang w:val="en-GB"/>
          </w:rPr>
          <w:delText>(Kirchmeier-Young et al., 2017)</w:delText>
        </w:r>
      </w:del>
      <w:r w:rsidRPr="003A0C0D">
        <w:rPr>
          <w:rFonts w:cs="Times New Roman"/>
        </w:rPr>
        <w:fldChar w:fldCharType="end"/>
      </w:r>
      <w:r w:rsidRPr="006B3DE1">
        <w:rPr>
          <w:rFonts w:cs="Times New Roman"/>
          <w:lang w:val="en-GB"/>
        </w:rPr>
        <w:t xml:space="preserve">. Such ensembles employ a single GCM or ESM in a fixed configuration, but starting from a variety of different initial states. </w:t>
      </w:r>
      <w:r w:rsidRPr="000128A3">
        <w:rPr>
          <w:rFonts w:cs="Times New Roman"/>
          <w:lang w:val="en-GB"/>
        </w:rPr>
        <w:t xml:space="preserve">In some experiments, these initial states only differ slightly. As the climate system is chaotic, such tiny changes in initial </w:t>
      </w:r>
      <w:r w:rsidRPr="000128A3">
        <w:rPr>
          <w:lang w:val="en-GB"/>
        </w:rPr>
        <w:t xml:space="preserve">conditions </w:t>
      </w:r>
      <w:r w:rsidRPr="000128A3">
        <w:rPr>
          <w:rFonts w:cs="Times New Roman"/>
          <w:lang w:val="en-GB"/>
        </w:rPr>
        <w:t xml:space="preserve">lead to different evolutions for the individual realizations of the system as a whole. Other experiments start from a set of well-separated </w:t>
      </w:r>
      <w:commentRangeStart w:id="6035"/>
      <w:r w:rsidRPr="000128A3">
        <w:rPr>
          <w:rFonts w:cs="Times New Roman"/>
          <w:lang w:val="en-GB"/>
        </w:rPr>
        <w:t xml:space="preserve">ocean initial conditions </w:t>
      </w:r>
      <w:commentRangeEnd w:id="6035"/>
      <w:r w:rsidR="00124920">
        <w:rPr>
          <w:rStyle w:val="CommentReference"/>
        </w:rPr>
        <w:commentReference w:id="6035"/>
      </w:r>
      <w:r w:rsidRPr="000128A3">
        <w:rPr>
          <w:rFonts w:cs="Times New Roman"/>
          <w:lang w:val="en-GB"/>
        </w:rPr>
        <w:t>to sample the uncertainty in the circulation state of the ocean and its role in longer-time</w:t>
      </w:r>
      <w:ins w:id="6036" w:author="Ian Blenkinsop" w:date="2021-07-08T15:08:00Z">
        <w:r w:rsidR="00ED1C62">
          <w:rPr>
            <w:rFonts w:cs="Times New Roman"/>
            <w:lang w:val="en-GB"/>
          </w:rPr>
          <w:t xml:space="preserve"> </w:t>
        </w:r>
      </w:ins>
      <w:r w:rsidRPr="000128A3">
        <w:rPr>
          <w:rFonts w:cs="Times New Roman"/>
          <w:lang w:val="en-GB"/>
        </w:rPr>
        <w:t xml:space="preserve">scale variations. These two types of ICEs have been referred to as ‘micro’ and ‘macro’ perturbation ensembles respectively </w:t>
      </w:r>
      <w:r w:rsidRPr="003A0C0D">
        <w:rPr>
          <w:rFonts w:cs="Times New Roman"/>
        </w:rPr>
        <w:fldChar w:fldCharType="begin" w:fldLock="1"/>
      </w:r>
      <w:r w:rsidR="00E81B0B">
        <w:rPr>
          <w:rFonts w:cs="Times New Roman"/>
          <w:lang w:val="en-GB"/>
        </w:rPr>
        <w:instrText>ADDIN CSL_CITATION { "citationItems" : [ { "id" : "ITEM-1", "itemData" : { "DOI" : "10.1007/s00382-015-2806-8", "ISSN" : "1432-0894", "abstract" : "Model simulations of the next few decades are widely used in assessments of climate change impacts and as guidance for adaptation. Their non-linear nature reveals a level of irreducible uncertainty which it is important to understand and quantify, especially for projections of near-term regional climate. Here we use large idealised initial condition ensembles of the FAMOUS global climate model with a 1 %/year compound increase in $$\\hbox {CO}_2$$CO2levels to quantify the range of future temperatures in model-based projections. These simulations explore the role of both atmospheric and oceanic initial conditions and are the largest such ensembles to date. Short-term simulated trends in global temperature are diverse, and cooling periods are more likely to be followed by larger warming rates. The spatial pattern of near-term temperature change varies considerably, but the proportion of the surface showing a warming is more consistent. In addition, ensemble spread in inter-annual temperature declines as the climate warms, especially in the North Atlantic. Over Europe, atmospheric initial condition uncertainty can, for certain ocean initial conditions, lead to 20 year trends in winter and summer in which every location can exhibit either strong cooling or rapid warming. However, the details of the distribution are highly sensitive to the ocean initial condition chosen and particularly the state of the Atlantic meridional overturning circulation. On longer timescales, the warming signal becomes more clear and consistent amongst different initial condition ensembles. An ensemble using a range of different oceanic initial conditions produces a larger spread in temperature trends than ensembles using a single ocean initial condition for all lead times. This highlights the potential benefits from initialising climate predictions from ocean states informed by observations. These results suggest that climate projections need to be performed with many more ensemble members than at present, using a range of ocean initial conditions, if the uncertainty in near-term regional climate is to be adequately quantified.", "author" : [ { "dropping-particle" : "", "family" : "Hawkins", "given" : "Ed", "non-dropping-particle" : "", "parse-names" : false, "suffix" : "" }, { "dropping-particle" : "", "family" : "Smith", "given" : "Robin S", "non-dropping-particle" : "", "parse-names" : false, "suffix" : "" }, { "dropping-particle" : "", "family" : "Gregory", "given" : "Jonathan M", "non-dropping-particle" : "", "parse-names" : false, "suffix" : "" }, { "dropping-particle" : "", "family" : "Stainforth", "given" : "David A", "non-dropping-particle" : "", "parse-names" : false, "suffix" : "" } ], "container-title" : "Climate Dynamics", "id" : "ITEM-1", "issue" : "11", "issued" : { "date-parts" : [ [ "2016", "6" ] ] }, "page" : "3807-3819", "title" : "Irreducible uncertainty in near-term climate projections", "translator" : [ { "dropping-particle" : "", "family" : "H3969", "given" : "", "non-dropping-particle" : "", "parse-names" : false, "suffix" : "" } ], "type" : "article-journal", "volume" : "46" }, "uris" : [ "http://www.mendeley.com/documents/?uuid=704ba01f-7520-47da-a7b1-a0c755cbdc6b" ] } ], "mendeley" : { "formattedCitation" : "(Hawkins et al., 2016)", "plainTextFormattedCitation" : "(Hawkins et al., 2016)", "previouslyFormattedCitation" : "(Hawkins et al., 2016)" }, "properties" : { "noteIndex" : 0 }, "schema" : "https://github.com/citation-style-language/schema/raw/master/csl-citation.json" }</w:instrText>
      </w:r>
      <w:r w:rsidRPr="003A0C0D">
        <w:rPr>
          <w:rFonts w:cs="Times New Roman"/>
        </w:rPr>
        <w:fldChar w:fldCharType="separate"/>
      </w:r>
      <w:ins w:id="6037" w:author="Robin Matthews" w:date="2021-05-18T16:07:00Z">
        <w:r w:rsidR="00602365">
          <w:rPr>
            <w:rFonts w:cs="Times New Roman"/>
            <w:noProof/>
            <w:lang w:val="en-GB"/>
          </w:rPr>
          <w:t>(Hawkins et al., 2016)</w:t>
        </w:r>
      </w:ins>
      <w:del w:id="6038" w:author="Robin Matthews" w:date="2021-05-18T16:07:00Z">
        <w:r w:rsidRPr="000128A3" w:rsidDel="00602365">
          <w:rPr>
            <w:rFonts w:cs="Times New Roman"/>
            <w:noProof/>
            <w:lang w:val="en-GB"/>
          </w:rPr>
          <w:delText>(Hawkins et al., 2016)</w:delText>
        </w:r>
      </w:del>
      <w:r w:rsidRPr="003A0C0D">
        <w:rPr>
          <w:rFonts w:cs="Times New Roman"/>
        </w:rPr>
        <w:fldChar w:fldCharType="end"/>
      </w:r>
      <w:r w:rsidRPr="000128A3">
        <w:rPr>
          <w:rFonts w:cs="Times New Roman"/>
          <w:lang w:val="en-GB"/>
        </w:rPr>
        <w:t xml:space="preserve">. In support of this </w:t>
      </w:r>
      <w:del w:id="6039" w:author="Ian Blenkinsop" w:date="2021-07-08T15:08:00Z">
        <w:r w:rsidRPr="000128A3" w:rsidDel="00ED1C62">
          <w:rPr>
            <w:rFonts w:cs="Times New Roman"/>
            <w:lang w:val="en-GB"/>
          </w:rPr>
          <w:delText>report</w:delText>
        </w:r>
      </w:del>
      <w:ins w:id="6040" w:author="Ian Blenkinsop" w:date="2021-07-08T15:08:00Z">
        <w:r w:rsidR="00ED1C62">
          <w:rPr>
            <w:rFonts w:cs="Times New Roman"/>
            <w:lang w:val="en-GB"/>
          </w:rPr>
          <w:t>R</w:t>
        </w:r>
        <w:r w:rsidR="00ED1C62" w:rsidRPr="000128A3">
          <w:rPr>
            <w:rFonts w:cs="Times New Roman"/>
            <w:lang w:val="en-GB"/>
          </w:rPr>
          <w:t>eport</w:t>
        </w:r>
      </w:ins>
      <w:r w:rsidRPr="000128A3">
        <w:rPr>
          <w:rFonts w:cs="Times New Roman"/>
          <w:lang w:val="en-GB"/>
        </w:rPr>
        <w:t>, most models contributing to CMIP6 have produced ensembles of multiple realizations of their historical and scenario simulations (</w:t>
      </w:r>
      <w:del w:id="6041" w:author="Ian Blenkinsop" w:date="2021-07-08T15:08:00Z">
        <w:r w:rsidRPr="000128A3" w:rsidDel="00ED1C62">
          <w:rPr>
            <w:rFonts w:cs="Times New Roman"/>
            <w:lang w:val="en-GB"/>
          </w:rPr>
          <w:delText xml:space="preserve">see </w:delText>
        </w:r>
      </w:del>
      <w:r w:rsidRPr="000128A3">
        <w:rPr>
          <w:rFonts w:cs="Times New Roman"/>
          <w:lang w:val="en-GB"/>
        </w:rPr>
        <w:t>Chapters 3 and 4).</w:t>
      </w:r>
    </w:p>
    <w:p w14:paraId="55413C0A" w14:textId="77777777" w:rsidR="006409E5" w:rsidRPr="000128A3" w:rsidRDefault="006409E5" w:rsidP="006409E5">
      <w:pPr>
        <w:pStyle w:val="AR6BodyText"/>
        <w:rPr>
          <w:lang w:val="en-GB"/>
        </w:rPr>
      </w:pPr>
    </w:p>
    <w:p w14:paraId="42A936B5" w14:textId="5744D039" w:rsidR="006409E5" w:rsidRPr="000128A3" w:rsidRDefault="006409E5" w:rsidP="006409E5">
      <w:pPr>
        <w:pStyle w:val="AR6BodyText"/>
        <w:rPr>
          <w:rFonts w:cs="Times New Roman"/>
          <w:lang w:val="en-GB"/>
        </w:rPr>
      </w:pPr>
      <w:r w:rsidRPr="000128A3">
        <w:rPr>
          <w:rFonts w:cs="Times New Roman"/>
          <w:lang w:val="en-GB"/>
        </w:rPr>
        <w:t xml:space="preserve">Recently, the ICE technique has been extended to atmosphere-only simulations </w:t>
      </w:r>
      <w:r w:rsidRPr="003A0C0D">
        <w:rPr>
          <w:rFonts w:cs="Times New Roman"/>
        </w:rPr>
        <w:fldChar w:fldCharType="begin" w:fldLock="1"/>
      </w:r>
      <w:r w:rsidR="00E81B0B">
        <w:rPr>
          <w:rFonts w:cs="Times New Roman"/>
          <w:lang w:val="en-GB"/>
        </w:rPr>
        <w:instrText>ADDIN CSL_CITATION { "citationItems" : [ { "id" : "ITEM-1", "itemData" : { "DOI" : "10.1175/BAMS-D-16-0099.1", "ISSN" : "0003-0007", "abstract" : "An unprecedentedly large ensemble of climate simulations with a 60-km atmospheric general circulation model and dynamical downscaling with a 20-km regional climate model has been performed to obtain probabilistic future projections of low-frequency local-scale events. The climate of the latter half of the twentieth century, the climate 4 K warmer than the preindustrial climate, and the climate of the latter half of the twentieth century without historical trends associated with the anthropogenic effect are each simulated for more than 5,000 years. From large ensemble simulations, probabilistic future changes in extreme events are available directly without using any statistical models. The atmospheric models are highly skillful in representing localized extreme events, such as heavy precipitation and tropical cyclones. Moreover, mean climate changes in the models are consistent with those in phase 5 of the Coupled Model Intercomparison Project (CMIP5) ensembles. Therefore, the results enable the assessment of probabilistic change in localized severe events that have large uncertainty from internal variability. The simulation outputs are open to the public as a database called \u201cDatabase for Policy Decision Making for Future Climate Change\u201d (d4PDF), which is intended to be utilized for impact assessment studies and adaptation planning for global warming.", "author" : [ { "dropping-particle" : "", "family" : "Mizuta", "given" : "Ryo", "non-dropping-particle" : "", "parse-names" : false, "suffix" : "" }, { "dropping-particle" : "", "family" : "Murata", "given" : "Akihiko", "non-dropping-particle" : "", "parse-names" : false, "suffix" : "" }, { "dropping-particle" : "", "family" : "Ishii", "given" : "Masayoshi", "non-dropping-particle" : "", "parse-names" : false, "suffix" : "" }, { "dropping-particle" : "", "family" : "Shiogama", "given" : "Hideo", "non-dropping-particle" : "", "parse-names" : false, "suffix" : "" }, { "dropping-particle" : "", "family" : "Hibino", "given" : "Kenshi", "non-dropping-particle" : "", "parse-names" : false, "suffix" : "" }, { "dropping-particle" : "", "family" : "Mori", "given" : "Nobuhito", "non-dropping-particle" : "", "parse-names" : false, "suffix" : "" }, { "dropping-particle" : "", "family" : "Arakawa", "given" : "Osamu", "non-dropping-particle" : "", "parse-names" : false, "suffix" : "" }, { "dropping-particle" : "", "family" : "Imada", "given" : "Yukiko", "non-dropping-particle" : "", "parse-names" : false, "suffix" : "" }, { "dropping-particle" : "", "family" : "Yoshida", "given" : "Kohei", "non-dropping-particle" : "", "parse-names" : false, "suffix" : "" }, { "dropping-particle" : "", "family" : "Aoyagi", "given" : "Toshinori", "non-dropping-particle" : "", "parse-names" : false, "suffix" : "" }, { "dropping-particle" : "", "family" : "Kawase", "given" : "Hiroaki", "non-dropping-particle" : "", "parse-names" : false, "suffix" : "" }, { "dropping-particle" : "", "family" : "Mori", "given" : "Masato", "non-dropping-particle" : "", "parse-names" : false, "suffix" : "" }, { "dropping-particle" : "", "family" : "Okada", "given" : "Yasuko", "non-dropping-particle" : "", "parse-names" : false, "suffix" : "" }, { "dropping-particle" : "", "family" : "Shimura", "given" : "Tomoya", "non-dropping-particle" : "", "parse-names" : false, "suffix" : "" }, { "dropping-particle" : "", "family" : "Nagatomo", "given" : "Toshiharu", "non-dropping-particle" : "", "parse-names" : false, "suffix" : "" }, { "dropping-particle" : "", "family" : "Ikeda", "given" : "Mikiko", "non-dropping-particle" : "", "parse-names" : false, "suffix" : "" }, { "dropping-particle" : "", "family" : "Endo", "given" : "Hirokazu", "non-dropping-particle" : "", "parse-names" : false, "suffix" : "" }, { "dropping-particle" : "", "family" : "Nosaka", "given" : "Masaya", "non-dropping-particle" : "", "parse-names" : false, "suffix" : "" }, { "dropping-particle" : "", "family" : "Arai", "given" : "Miki", "non-dropping-particle" : "", "parse-names" : false, "suffix" : "" }, { "dropping-particle" : "", "family" : "Takahashi", "given" : "Chiharu", "non-dropping-particle" : "", "parse-names" : false, "suffix" : "" }, { "dropping-particle" : "", "family" : "Tanaka", "given" : "Kenji", "non-dropping-particle" : "", "parse-names" : false, "suffix" : "" }, { "dropping-particle" : "", "family" : "Takemi", "given" : "Tetsuya", "non-dropping-particle" : "", "parse-names" : false, "suffix" : "" }, { "dropping-particle" : "", "family" : "Tachikawa", "given" : "Yasuto", "non-dropping-particle" : "", "parse-names" : false, "suffix" : "" }, { "dropping-particle" : "", "family" : "Temur", "given" : "Khujanazarov", "non-dropping-particle" : "", "parse-names" : false, "suffix" : "" }, { "dropping-particle" : "", "family" : "Kamae", "given" : "Youichi", "non-dropping-particle" : "", "parse-names" : false, "suffix" : "" }, { "dropping-particle" : "", "family" : "Watanabe", "given" : "Masahiro", "non-dropping-particle" : "", "parse-names" : false, "suffix" : "" }, { "dropping-particle" : "", "family" : "Sasaki", "given" : "Hidetaka", "non-dropping-particle" : "", "parse-names" : false, "suffix" : "" }, { "dropping-particle" : "", "family" : "Kitoh", "given" : "Akio", "non-dropping-particle" : "", "parse-names" : false, "suffix" : "" }, { "dropping-particle" : "", "family" : "Takayabu", "given" : "Izuru", "non-dropping-particle" : "", "parse-names" : false, "suffix" : "" }, { "dropping-particle" : "", "family" : "Nakakita", "given" : "Eiichi", "non-dropping-particle" : "", "parse-names" : false, "suffix" : "" }, { "dropping-particle" : "", "family" : "Kimoto", "given" : "Masahide", "non-dropping-particle" : "", "parse-names" : false, "suffix" : "" } ], "container-title" : "Bulletin of the American Meteorological Society", "id" : "ITEM-1", "issue" : "7", "issued" : { "date-parts" : [ [ "2017", "7", "28" ] ] }, "page" : "1383-1398", "title" : "Over 5,000 Years of Ensemble Future Climate Simulations by 60-km Global and 20-km Regional Atmospheric Models", "translator" : [ { "dropping-particle" : "", "family" : "H4277", "given" : "", "non-dropping-particle" : "", "parse-names" : false, "suffix" : "" } ], "type" : "article-journal", "volume" : "98" }, "uris" : [ "http://www.mendeley.com/documents/?uuid=be29dbf0-6f7f-416c-b6a6-aa4ddcfcf38d" ] } ], "mendeley" : { "formattedCitation" : "(Mizuta et al., 2017)", "plainTextFormattedCitation" : "(Mizuta et al., 2017)", "previouslyFormattedCitation" : "(Mizuta et al., 2017)" }, "properties" : { "noteIndex" : 0 }, "schema" : "https://github.com/citation-style-language/schema/raw/master/csl-citation.json" }</w:instrText>
      </w:r>
      <w:r w:rsidRPr="003A0C0D">
        <w:rPr>
          <w:rFonts w:cs="Times New Roman"/>
        </w:rPr>
        <w:fldChar w:fldCharType="separate"/>
      </w:r>
      <w:ins w:id="6042" w:author="Robin Matthews" w:date="2021-05-18T16:07:00Z">
        <w:r w:rsidR="00602365">
          <w:rPr>
            <w:rFonts w:cs="Times New Roman"/>
            <w:noProof/>
          </w:rPr>
          <w:t>(Mizuta et al., 2017)</w:t>
        </w:r>
      </w:ins>
      <w:del w:id="6043" w:author="Robin Matthews" w:date="2021-05-18T16:07:00Z">
        <w:r w:rsidRPr="003A0C0D" w:rsidDel="00602365">
          <w:rPr>
            <w:rFonts w:cs="Times New Roman"/>
            <w:noProof/>
          </w:rPr>
          <w:delText>(Mizuta et al., 2017)</w:delText>
        </w:r>
      </w:del>
      <w:r w:rsidRPr="003A0C0D">
        <w:rPr>
          <w:rFonts w:cs="Times New Roman"/>
        </w:rPr>
        <w:fldChar w:fldCharType="end"/>
      </w:r>
      <w:r w:rsidRPr="003A0C0D">
        <w:rPr>
          <w:rFonts w:cs="Times New Roman"/>
        </w:rPr>
        <w:t xml:space="preserve">, single-forcer influences such as volcanic eruptions </w:t>
      </w:r>
      <w:r w:rsidRPr="003A0C0D">
        <w:rPr>
          <w:rFonts w:cs="Times New Roman"/>
        </w:rPr>
        <w:fldChar w:fldCharType="begin" w:fldLock="1"/>
      </w:r>
      <w:r w:rsidR="00E81B0B">
        <w:rPr>
          <w:rFonts w:cs="Times New Roman"/>
        </w:rPr>
        <w:instrText>ADDIN CSL_CITATION { "citationItems" : [ { "id" : "ITEM-1", "itemData" : { "DOI" : "10.1038/nclimate3394", "ISSN" : "1758-678X", "author" : [ { "dropping-particle" : "", "family" : "Bethke", "given" : "Ingo", "non-dropping-particle" : "", "parse-names" : false, "suffix" : "" }, { "dropping-particle" : "", "family" : "Outten", "given" : "Stephen", "non-dropping-particle" : "", "parse-names" : false, "suffix" : "" }, { "dropping-particle" : "", "family" : "Otter\u00e5", "given" : "Odd Helge", "non-dropping-particle" : "", "parse-names" : false, "suffix" : "" }, { "dropping-particle" : "", "family" : "Hawkins", "given" : "Ed", "non-dropping-particle" : "", "parse-names" : false, "suffix" : "" }, { "dropping-particle" : "", "family" : "Wagner", "given" : "Sebastian", "non-dropping-particle" : "", "parse-names" : false, "suffix" : "" }, { "dropping-particle" : "", "family" : "Sigl", "given" : "Michael", "non-dropping-particle" : "", "parse-names" : false, "suffix" : "" }, { "dropping-particle" : "", "family" : "Thorne", "given" : "Peter", "non-dropping-particle" : "", "parse-names" : false, "suffix" : "" } ], "container-title" : "Nature Climate Change", "id" : "ITEM-1", "issue" : "11", "issued" : { "date-parts" : [ [ "2017", "11", "2" ] ] }, "page" : "799-805", "title" : "Potential volcanic impacts on future climate\u00a0variability", "translator" : [ { "dropping-particle" : "", "family" : "H3375", "given" : "", "non-dropping-particle" : "", "parse-names" : false, "suffix" : "" } ], "type" : "article-journal", "volume" : "7" }, "uris" : [ "http://www.mendeley.com/documents/?uuid=da981d8e-0fb2-31d9-a418-4da9d3455a1a" ] } ], "mendeley" : { "formattedCitation" : "(Bethke et al., 2017)", "plainTextFormattedCitation" : "(Bethke et al., 2017)", "previouslyFormattedCitation" : "(Bethke et al., 2017)" }, "properties" : { "noteIndex" : 0 }, "schema" : "https://github.com/citation-style-language/schema/raw/master/csl-citation.json" }</w:instrText>
      </w:r>
      <w:r w:rsidRPr="003A0C0D">
        <w:rPr>
          <w:rFonts w:cs="Times New Roman"/>
        </w:rPr>
        <w:fldChar w:fldCharType="separate"/>
      </w:r>
      <w:ins w:id="6044" w:author="Robin Matthews" w:date="2021-05-18T16:07:00Z">
        <w:r w:rsidR="00602365">
          <w:rPr>
            <w:rFonts w:cs="Times New Roman"/>
            <w:noProof/>
          </w:rPr>
          <w:t>(Bethke et al., 2017)</w:t>
        </w:r>
      </w:ins>
      <w:del w:id="6045" w:author="Robin Matthews" w:date="2021-05-18T16:07:00Z">
        <w:r w:rsidRPr="003A0C0D" w:rsidDel="00602365">
          <w:rPr>
            <w:rFonts w:cs="Times New Roman"/>
            <w:noProof/>
          </w:rPr>
          <w:delText>(Bethke et al., 2017)</w:delText>
        </w:r>
      </w:del>
      <w:r w:rsidRPr="003A0C0D">
        <w:rPr>
          <w:rFonts w:cs="Times New Roman"/>
        </w:rPr>
        <w:fldChar w:fldCharType="end"/>
      </w:r>
      <w:del w:id="6046" w:author="Ian Blenkinsop" w:date="2021-07-08T15:09:00Z">
        <w:r w:rsidRPr="003A0C0D" w:rsidDel="00ED1C62">
          <w:rPr>
            <w:rFonts w:cs="Times New Roman"/>
          </w:rPr>
          <w:delText xml:space="preserve"> to</w:delText>
        </w:r>
      </w:del>
      <w:ins w:id="6047" w:author="Ian Blenkinsop" w:date="2021-07-08T15:09:00Z">
        <w:r w:rsidR="00ED1C62">
          <w:rPr>
            <w:rFonts w:cs="Times New Roman"/>
          </w:rPr>
          <w:t>,</w:t>
        </w:r>
      </w:ins>
      <w:r w:rsidRPr="003A0C0D">
        <w:rPr>
          <w:rFonts w:cs="Times New Roman"/>
        </w:rPr>
        <w:t xml:space="preserve"> regional modelling </w:t>
      </w:r>
      <w:r w:rsidRPr="003A0C0D">
        <w:rPr>
          <w:rFonts w:cs="Times New Roman"/>
        </w:rPr>
        <w:fldChar w:fldCharType="begin" w:fldLock="1"/>
      </w:r>
      <w:r w:rsidR="00E81B0B">
        <w:rPr>
          <w:rFonts w:cs="Times New Roman"/>
        </w:rPr>
        <w:instrText>ADDIN CSL_CITATION { "citationItems" : [ { "id" : "ITEM-1", "itemData" : { "DOI" : "10.1175/BAMS-D-14-00090.1", "ISSN" : "0003-0007", "abstract" : "AbstractComputing resources donated by volunteers have generated the first superensemble of regional climate model results, in which the Hadley Centre Regional Model, version 3P (HadRM3P), and Hadley Centre Atmosphere Model, version 3P (HadAM3P), were implemented for the western United States at 25-km resolution. Over 136,000 valid and complete 1-yr runs have been generated to date: about 126,000 for 1960?2009 using observed sea surface temperatures (SSTs) and 10,000 for 2030?49 using projected SSTs from a global model simulation. Ensemble members differ in initial conditions, model physics, and (potentially, for future runs) SSTs. This unprecedented confluence of high spatial resolution and large ensemble size allows high signal-to-noise ratio and more robust estimates of uncertainty. This paper describes the experiment, compares model output with observations, shows select results for climate change simulations, and gives examples of the strength of the large ensemble size.", "author" : [ { "dropping-particle" : "", "family" : "Mote", "given" : "Philip W", "non-dropping-particle" : "", "parse-names" : false, "suffix" : "" }, { "dropping-particle" : "", "family" : "Allen", "given" : "Myles R", "non-dropping-particle" : "", "parse-names" : false, "suffix" : "" }, { "dropping-particle" : "", "family" : "Jones", "given" : "Richard G", "non-dropping-particle" : "", "parse-names" : false, "suffix" : "" }, { "dropping-particle" : "", "family" : "Li", "given" : "Sihan", "non-dropping-particle" : "", "parse-names" : false, "suffix" : "" }, { "dropping-particle" : "", "family" : "Mera", "given" : "Roberto", "non-dropping-particle" : "", "parse-names" : false, "suffix" : "" }, { "dropping-particle" : "", "family" : "Rupp", "given" : "David E", "non-dropping-particle" : "", "parse-names" : false, "suffix" : "" }, { "dropping-particle" : "", "family" : "Salahuddin", "given" : "Ahmed", "non-dropping-particle" : "", "parse-names" : false, "suffix" : "" }, { "dropping-particle" : "", "family" : "Vickers", "given" : "Dean", "non-dropping-particle" : "", "parse-names" : false, "suffix" : "" } ], "container-title" : "Bulletin of the American Meteorological Society", "id" : "ITEM-1", "issue" : "2", "issued" : { "date-parts" : [ [ "2015", "4", "9" ] ] }, "note" : "doi: 10.1175/BAMS-D-14-00090.1", "page" : "203-215", "publisher" : "American Meteorological Society", "title" : "Superensemble Regional Climate Modeling for the Western United States", "translator" : [ { "dropping-particle" : "", "family" : "H2583", "given" : "", "non-dropping-particle" : "", "parse-names" : false, "suffix" : "" } ], "type" : "article-journal", "volume" : "97" }, "uris" : [ "http://www.mendeley.com/documents/?uuid=fa252afb-a6f3-4a28-a721-cffef8f032f8" ] }, { "id" : "ITEM-2", "itemData" : { "DOI" : "10.1038/ncomms14996", "ISSN" : "2041-1723", "abstract" : "Peak runoff in streams and rivers of the western United States is strongly influenced by melting of accumulated mountain snowpack. A significant decline in this resource has a direct connection to streamflow, with substantial economic and societal impacts. Observations and reanalyses indicate that between the 1980s and 2000s, there was a 10\u201320% loss in the annual maximum amount of water contained in the region\u2019s snowpack. Here we show that this loss is consistent with results from a large ensemble of climate simulations forced with natural and anthropogenic changes, but is inconsistent with simulations forced by natural changes alone. A further loss of up to 60% is projected within the next 30 years. Uncertainties in loss estimates depend on the size and the rate of response to continued anthropogenic forcing and the magnitude and phasing of internal decadal variability. The projected losses have serious implications for the hydropower, municipal and agricultural sectors in the region.", "author" : [ { "dropping-particle" : "", "family" : "Fyfe", "given" : "John C", "non-dropping-particle" : "", "parse-names" : false, "suffix" : "" }, { "dropping-particle" : "", "family" : "Derksen", "given" : "Chris", "non-dropping-particle" : "", "parse-names" : false, "suffix" : "" }, { "dropping-particle" : "", "family" : "Mudryk", "given" : "Lawrence", "non-dropping-particle" : "", "parse-names" : false, "suffix" : "" }, { "dropping-particle" : "", "family" : "Flato", "given" : "Gregory M", "non-dropping-particle" : "", "parse-names" : false, "suffix" : "" }, { "dropping-particle" : "", "family" : "Santer", "given" : "Benjamin D", "non-dropping-particle" : "", "parse-names" : false, "suffix" : "" }, { "dropping-particle" : "", "family" : "Swart", "given" : "Neil C", "non-dropping-particle" : "", "parse-names" : false, "suffix" : "" }, { "dropping-particle" : "", "family" : "Molotch", "given" : "Noah P", "non-dropping-particle" : "", "parse-names" : false, "suffix" : "" }, { "dropping-particle" : "", "family" : "Zhang", "given" : "Xuebin", "non-dropping-particle" : "", "parse-names" : false, "suffix" : "" }, { "dropping-particle" : "", "family" : "Wan", "given" : "Hui", "non-dropping-particle" : "", "parse-names" : false, "suffix" : "" }, { "dropping-particle" : "", "family" : "Arora", "given" : "Vivek K", "non-dropping-particle" : "", "parse-names" : false, "suffix" : "" }, { "dropping-particle" : "", "family" : "Scinocca", "given" : "John", "non-dropping-particle" : "", "parse-names" : false, "suffix" : "" }, { "dropping-particle" : "", "family" : "Jiao", "given" : "Yanjun", "non-dropping-particle" : "", "parse-names" : false, "suffix" : "" } ], "container-title" : "Nature Communications", "id" : "ITEM-2", "issue" : "1", "issued" : { "date-parts" : [ [ "2017" ] ] }, "page" : "14996", "title" : "Large near-term projected snowpack loss over the western United States", "translator" : [ { "dropping-particle" : "", "family" : "H4278", "given" : "", "non-dropping-particle" : "", "parse-names" : false, "suffix" : "" } ], "type" : "article-journal", "volume" : "8" }, "uris" : [ "http://www.mendeley.com/documents/?uuid=dc50acdc-2ed1-45d8-98c8-82af9b72ec51" ] }, { "id" : "ITEM-3", "itemData" : { "DOI" : "10.1088/1748-9326/aaba55", "ISSN" : "1748-9326", "author" : [ { "dropping-particle" : "", "family" : "Schaller", "given" : "N", "non-dropping-particle" : "", "parse-names" : false, "suffix" : "" }, { "dropping-particle" : "", "family" : "Sillmann", "given" : "J", "non-dropping-particle" : "", "parse-names" : false, "suffix" : "" }, { "dropping-particle" : "", "family" : "Anstey", "given" : "J", "non-dropping-particle" : "", "parse-names" : false, "suffix" : "" }, { "dropping-particle" : "", "family" : "Fischer", "given" : "E M", "non-dropping-particle" : "", "parse-names" : false, "suffix" : "" }, { "dropping-particle" : "", "family" : "Grams", "given" : "C M", "non-dropping-particle" : "", "parse-names" : false, "suffix" : "" }, { "dropping-particle" : "", "family" : "Russo", "given" : "S", "non-dropping-particle" : "", "parse-names" : false, "suffix" : "" } ], "container-title" : "Environmental Research Letters", "id" : "ITEM-3", "issue" : "5", "issued" : { "date-parts" : [ [ "2018", "5", "1" ] ] }, "page" : "054015", "title" : "Influence of blocking on Northern European and Western Russian heatwaves in large climate model ensembles", "translator" : [ { "dropping-particle" : "", "family" : "H3614", "given" : "", "non-dropping-particle" : "", "parse-names" : false, "suffix" : "" } ], "type" : "article-journal", "volume" : "13" }, "uris" : [ "http://www.mendeley.com/documents/?uuid=cc8e78e4-a349-44d3-9b7e-6cb765d6af98" ] }, { "id" : "ITEM-4", "itemData" : { "DOI" : "10.1175/JAMC-D-18-0021.1", "ISSN" : "1558-8424", "abstract" : "The Canadian Regional Climate Model (CRCM5) Large Ensemble (CRCM5-LE) consists of a dynamically downscaled version of the CanESM2 50-member initial-conditions ensemble (CanESM2-LE). The downscaling was performed at 12-km resolution over two domains, Europe (EU) and northeastern North America (NNA), and the simulations extend from 1950 to 2099, following the RCP8.5 scenario. In terms of validation, warm biases are found over the EU and NNA domains during summer, whereas during winter cold and warm biases appear over EU and NNA, respectively. For precipitation, simulations are generally wetter than the observations but slight dry biases also occur in summer. Climate change projections for 2080\u201399 (relative to 2000\u201319) show temperature changes reaching 8\u00b0C in summer over some parts of Europe, and exceeding 12\u00b0C in northern Qu\u00e9bec during winter. For precipitation, central Europe will become much dryer during summer (\u22122 mm day\u22121) and wetter during winter (&amp;gt;1.2 mm day\u22121). Similar changes are observed over NNA, although summer drying is not as prominent. Projected changes in temperature interannual variability were also investigated, generally showing increasing and decreasing variability during summer and winter, respectively. Temperature variability is found to increase by more than 70% in some parts of central Europe during summer and to increase by 80% in the northernmost part of Qu\u00e9bec during the month of May as the snow cover becomes subject to high year-to-year variability in the future. Finally, CanESM2-LE and CRCM5-LE are compared with respect to extreme precipitation, showing evidence that the higher resolution of CRCM5-LE allows a more realistic representation of local extremes, especially over coastal and mountainous regions.", "author" : [ { "dropping-particle" : "", "family" : "Leduc", "given" : "Martin", "non-dropping-particle" : "", "parse-names" : false, "suffix" : "" }, { "dropping-particle" : "", "family" : "Mailhot", "given" : "Alain", "non-dropping-particle" : "", "parse-names" : false, "suffix" : "" }, { "dropping-particle" : "", "family" : "Frigon", "given" : "Anne", "non-dropping-particle" : "", "parse-names" : false, "suffix" : "" }, { "dropping-particle" : "", "family" : "Martel", "given" : "Jean-Luc", "non-dropping-particle" : "", "parse-names" : false, "suffix" : "" }, { "dropping-particle" : "", "family" : "Ludwig", "given" : "Ralf", "non-dropping-particle" : "", "parse-names" : false, "suffix" : "" }, { "dropping-particle" : "", "family" : "Brietzke", "given" : "Gilbert B", "non-dropping-particle" : "", "parse-names" : false, "suffix" : "" }, { "dropping-particle" : "", "family" : "Gigu\u00e8re", "given" : "Michel", "non-dropping-particle" : "", "parse-names" : false, "suffix" : "" }, { "dropping-particle" : "", "family" : "Brissette", "given" : "Fran\u00e7ois", "non-dropping-particle" : "", "parse-names" : false, "suffix" : "" }, { "dropping-particle" : "", "family" : "Turcotte", "given" : "Richard", "non-</w:instrText>
      </w:r>
      <w:r w:rsidR="00E81B0B" w:rsidRPr="00A1237E">
        <w:rPr>
          <w:rFonts w:cs="Times New Roman"/>
          <w:lang w:val="en-US"/>
        </w:rPr>
        <w:instrText>dropping-particle" : "", "parse-names" : false, "suffix" : "" }, { "dropping-particle" : "", "family" : "Braun", "given" : "Marco", "non-dropping-particle" : "", "parse-names" : false, "suffix" : "" }, { "dropping-particle" : "", "family" : "Scinocca", "given" : "John", "non-dropping-particle" : "", "parse-names" : false, "suffix" : "" } ], "container-title" : "Journal of Applied Meteorology and Climatology", "id" : "ITEM-4", "issue" : "4", "issued" : { "date-parts" : [ [ "2019", "3", "19" ] ] }, "page" : "663-693", "title" : "The ClimEx Project: A 50-Member Ensemble of Climate Change Projections at 12-km Resolution over Europe and Northeastern North America with the Canadian Regional Climate Model (CRCM5)", "translator" : [ { "dropping-particle" : "", "family" : "H4276", "given" : "", "non-dropping-particle" : "", "parse-names" : false, "suffix" : "" } ], "type" : "article-journal", "volume" : "58" }, "uris" : [ "http://www.mendeley.com/documents/?uuid=42e15342-4413-480b-befb-af071b976322" ] } ], "mendeley" : { "formattedCitation" : "(Mote et al., 2015; Fyfe et al., 2017; Schaller et al., 2018; Leduc et al., 2019)", "plainTextFormattedCitation" : "(Mote et al., 2015; Fyfe et al., 2017; Schaller et al., 2018; Leduc et al., 2019)", "previouslyFormattedCitation" : "(Mote et al., 2015; Fyfe et al., 2017; Schaller et al., 2018; Leduc et al., 2019)" }, "properties" : { "noteIndex" : 0 }, "schema" : "https://github.com/citation-style-language/schema/raw/master/csl-citation.json" }</w:instrText>
      </w:r>
      <w:r w:rsidRPr="003A0C0D">
        <w:rPr>
          <w:rFonts w:cs="Times New Roman"/>
        </w:rPr>
        <w:fldChar w:fldCharType="separate"/>
      </w:r>
      <w:ins w:id="6048" w:author="Robin Matthews" w:date="2021-05-18T16:07:00Z">
        <w:r w:rsidR="00602365">
          <w:rPr>
            <w:rFonts w:cs="Times New Roman"/>
            <w:noProof/>
            <w:lang w:val="en-GB"/>
          </w:rPr>
          <w:t>(Mote et al., 2015; Fyfe et al., 2017; Schaller et al., 2018; Leduc et al., 2019)</w:t>
        </w:r>
      </w:ins>
      <w:del w:id="6049" w:author="Robin Matthews" w:date="2021-05-18T16:07:00Z">
        <w:r w:rsidRPr="000128A3" w:rsidDel="00602365">
          <w:rPr>
            <w:rFonts w:cs="Times New Roman"/>
            <w:noProof/>
            <w:lang w:val="en-GB"/>
          </w:rPr>
          <w:delText>(Mote et al., 2015; Fyfe et al., 2017; Schaller et al., 2018; Leduc et al., 2019)</w:delText>
        </w:r>
      </w:del>
      <w:r w:rsidRPr="003A0C0D">
        <w:rPr>
          <w:rFonts w:cs="Times New Roman"/>
        </w:rPr>
        <w:fldChar w:fldCharType="end"/>
      </w:r>
      <w:ins w:id="6050" w:author="Ian Blenkinsop" w:date="2021-07-08T15:09:00Z">
        <w:r w:rsidR="00ED1C62">
          <w:rPr>
            <w:rFonts w:cs="Times New Roman"/>
          </w:rPr>
          <w:t>,</w:t>
        </w:r>
      </w:ins>
      <w:r w:rsidRPr="000128A3">
        <w:rPr>
          <w:rFonts w:cs="Times New Roman"/>
          <w:lang w:val="en-GB"/>
        </w:rPr>
        <w:t xml:space="preserve"> and to attribution of extreme weather events using crowd</w:t>
      </w:r>
      <w:del w:id="6051" w:author="Ian Blenkinsop" w:date="2021-07-08T15:10:00Z">
        <w:r w:rsidRPr="000128A3" w:rsidDel="00ED1C62">
          <w:rPr>
            <w:rFonts w:cs="Times New Roman"/>
            <w:lang w:val="en-GB"/>
          </w:rPr>
          <w:delText>-</w:delText>
        </w:r>
      </w:del>
      <w:r w:rsidRPr="000128A3">
        <w:rPr>
          <w:rFonts w:cs="Times New Roman"/>
          <w:lang w:val="en-GB"/>
        </w:rPr>
        <w:t xml:space="preserve">sourced computing </w:t>
      </w:r>
      <w:commentRangeStart w:id="6052"/>
      <w:r w:rsidRPr="000128A3">
        <w:rPr>
          <w:rFonts w:cs="Times New Roman"/>
          <w:lang w:val="en-GB"/>
        </w:rPr>
        <w:t>(</w:t>
      </w:r>
      <w:commentRangeEnd w:id="6052"/>
      <w:r w:rsidR="0046434A">
        <w:rPr>
          <w:rStyle w:val="CommentReference"/>
        </w:rPr>
        <w:commentReference w:id="6052"/>
      </w:r>
      <w:ins w:id="6053" w:author="Ian Blenkinsop" w:date="2021-07-08T15:11:00Z">
        <w:r w:rsidR="00ED1C62">
          <w:rPr>
            <w:rFonts w:cs="Times New Roman"/>
            <w:lang w:val="en-GB"/>
          </w:rPr>
          <w:fldChar w:fldCharType="begin"/>
        </w:r>
        <w:r w:rsidR="00ED1C62">
          <w:rPr>
            <w:rFonts w:cs="Times New Roman"/>
            <w:lang w:val="en-GB"/>
          </w:rPr>
          <w:instrText xml:space="preserve"> HYPERLINK "https://www.climateprediction.net/" </w:instrText>
        </w:r>
        <w:r w:rsidR="00ED1C62">
          <w:rPr>
            <w:rFonts w:cs="Times New Roman"/>
            <w:lang w:val="en-GB"/>
          </w:rPr>
          <w:fldChar w:fldCharType="separate"/>
        </w:r>
        <w:r w:rsidRPr="00ED1C62">
          <w:rPr>
            <w:rStyle w:val="Hyperlink"/>
            <w:rFonts w:cs="Times New Roman"/>
            <w:lang w:val="en-GB"/>
          </w:rPr>
          <w:t>climateprediction.net</w:t>
        </w:r>
        <w:r w:rsidR="00ED1C62">
          <w:rPr>
            <w:rFonts w:cs="Times New Roman"/>
            <w:lang w:val="en-GB"/>
          </w:rPr>
          <w:fldChar w:fldCharType="end"/>
        </w:r>
      </w:ins>
      <w:r w:rsidRPr="000128A3">
        <w:rPr>
          <w:rFonts w:cs="Times New Roman"/>
          <w:lang w:val="en-GB"/>
        </w:rPr>
        <w:t xml:space="preserve">; </w:t>
      </w:r>
      <w:r>
        <w:rPr>
          <w:rFonts w:cs="Times New Roman"/>
        </w:rPr>
        <w:fldChar w:fldCharType="begin" w:fldLock="1"/>
      </w:r>
      <w:r w:rsidR="00E81B0B">
        <w:rPr>
          <w:rFonts w:cs="Times New Roman"/>
          <w:lang w:val="en-GB"/>
        </w:rPr>
        <w:instrText>ADDIN CSL_CITATION { "citationItems" : [ { "id" : "ITEM-1", "itemData" : { "DOI" : "10.1002/qj.2455", "ISSN" : "00359009", "author" : [ { "dropping-particle" : "", "family" : "Massey", "given" : "N.", "non-dropping-particle" : "", "parse-names" : false, "suffix" : "" }, { "dropping-particle" : "", "family" : "Jones", "given" : "R.", "non-dropping-particle" : "", "parse-names" : false, "suffix" : "" }, { "dropping-particle" : "", "family" : "Otto", "given" : "F. E. L.", "non-dropping-particle" : "", "parse-names" : false, "suffix" : "" }, { "dropping-particle" : "", "family" : "Aina", "given" : "T.", "non-dropping-particle" : "", "parse-names" : false, "suffix" : "" }, { "dropping-particle" : "", "family" : "Wilson", "given" : "S.", "non-dropping-particle" : "", "parse-names" : false, "suffix" : "" }, { "dropping-particle" : "", "family" : "Murphy", "given" : "J. M.", "non-dropping-particle" : "", "parse-names" : false, "suffix" : "" }, { "dropping-particle" : "", "family" : "Hassell", "given" : "D.", "non-dropping-particle" : "", "parse-names" : false, "suffix" : "" }, { "dropping-particle" : "", "family" : "Yamazaki", "given" : "Y. H.", "non-dropping-particle" : "", "parse-names" : false, "suffix" : "" }, { "dropping-particle" : "", "family" : "Allen", "given" : "M. R.", "non-dropping-particle" : "", "parse-names" : false, "suffix" : "" } ], "container-title" : "Quarterly Journal of the Royal Meteorological Society", "id" : "ITEM-1", "issue" : "690", "issued" : { "date-parts" : [ [ "2015", "7" ] ] }, "page" : "1528-1545", "title" : "weather@home-development and validation of a very large ensemble modelling system for probabilistic event attribution", "translator" : [ { "dropping-particle" : "", "family" : "H3260", "given" : "", "non-dropping-particle" : "", "parse-names" : false, "suffix" : "" } ], "type" : "article-journal", "volume" : "141" }, "uris" : [ "http://www.mendeley.com/documents/?uuid=6ee48f47-9987-397b-8691-dedea168266a" ] } ], "mendeley" : { "formattedCitation" : "(Massey et al., 2015)", "manualFormatting" : "Massey et al., 2015)", "plainTextFormattedCitation" : "(Massey et al., 2015)", "previouslyFormattedCitation" : "(Massey et al., 2015)" }, "properties" : { "noteIndex" : 0 }, "schema" : "https://github.com/citation-style-language/schema/raw/master/csl-citation.json" }</w:instrText>
      </w:r>
      <w:r>
        <w:rPr>
          <w:rFonts w:cs="Times New Roman"/>
        </w:rPr>
        <w:fldChar w:fldCharType="separate"/>
      </w:r>
      <w:ins w:id="6054" w:author="Robin Matthews" w:date="2021-05-18T16:07:00Z">
        <w:r w:rsidR="00602365">
          <w:rPr>
            <w:rFonts w:cs="Times New Roman"/>
            <w:noProof/>
            <w:lang w:val="en-GB"/>
          </w:rPr>
          <w:t>Massey et al., 2015)</w:t>
        </w:r>
      </w:ins>
      <w:del w:id="6055" w:author="Robin Matthews" w:date="2021-05-18T16:07:00Z">
        <w:r w:rsidRPr="000128A3" w:rsidDel="00602365">
          <w:rPr>
            <w:rFonts w:cs="Times New Roman"/>
            <w:noProof/>
            <w:lang w:val="en-GB"/>
          </w:rPr>
          <w:delText>Massey et al., 2015)</w:delText>
        </w:r>
      </w:del>
      <w:r>
        <w:rPr>
          <w:rFonts w:cs="Times New Roman"/>
        </w:rPr>
        <w:fldChar w:fldCharType="end"/>
      </w:r>
      <w:r w:rsidRPr="000128A3">
        <w:rPr>
          <w:rFonts w:cs="Times New Roman"/>
          <w:lang w:val="en-GB"/>
        </w:rPr>
        <w:t xml:space="preserve">. </w:t>
      </w:r>
    </w:p>
    <w:p w14:paraId="70A486E2" w14:textId="77777777" w:rsidR="006409E5" w:rsidRPr="000128A3" w:rsidRDefault="006409E5" w:rsidP="006409E5">
      <w:pPr>
        <w:pStyle w:val="AR6BodyText"/>
        <w:rPr>
          <w:rFonts w:cs="Times New Roman"/>
          <w:lang w:val="en-GB"/>
        </w:rPr>
      </w:pPr>
    </w:p>
    <w:p w14:paraId="72D770BA" w14:textId="103BAEC1" w:rsidR="006409E5" w:rsidRPr="000128A3" w:rsidRDefault="006409E5" w:rsidP="006409E5">
      <w:pPr>
        <w:pStyle w:val="AR6BodyText"/>
        <w:rPr>
          <w:lang w:val="en-GB"/>
        </w:rPr>
      </w:pPr>
      <w:r w:rsidRPr="000128A3">
        <w:rPr>
          <w:rFonts w:cs="Times New Roman"/>
          <w:lang w:val="en-GB"/>
        </w:rPr>
        <w:t xml:space="preserve">ICEs can also be used to evaluate climate model parameterizations, if models are initialized appropriately </w:t>
      </w:r>
      <w:r w:rsidRPr="003A0C0D">
        <w:rPr>
          <w:rFonts w:cs="Times New Roman"/>
        </w:rPr>
        <w:fldChar w:fldCharType="begin" w:fldLock="1"/>
      </w:r>
      <w:r w:rsidR="00E81B0B">
        <w:rPr>
          <w:rFonts w:cs="Times New Roman"/>
          <w:lang w:val="en-GB"/>
        </w:rPr>
        <w:instrText>ADDIN CSL_CITATION { "citationItems" : [ { "id" : "ITEM-1", "itemData" : { "DOI" : "10.1175/BAMS-85-12-1903", "ISSN" : "0003-0007", "author" : [ { "dropping-particle" : "", "family" : "Phillips", "given" : "Thomas J.", "non-dropping-particle" : "", "parse-names" : false, "suffix" : "" }, { "dropping-particle" : "", "family" : "Potter", "given" : "Gerald L.", "non-dropping-particle" : "", "parse-names" : false, "suffix" : "" }, { "dropping-particle" : "", "family" : "Williamson", "given" : "David L.", "non-dropping-particle" : "", "parse-names" : false, "suffix" : "" }, { "dropping-particle" : "", "family" : "Cederwall", "given" : "Richard T.", "non-dropping-particle" : "", "parse-names" : false, "suffix" : "" }, { "dropping-particle" : "", "family" : "Boyle", "given" : "James S.", "non-dropping-particle" : "", "parse-names" : false, "suffix" : "" }, { "dropping-particle" : "", "family" : "Fiorino", "given" : "Michael", "non-dropping-particle" : "", "parse-names" : false, "suffix" : "" }, { "dropping-particle" : "", "family" : "Hnilo", "given" : "Justin J.", "non-dropping-particle" : "", "parse-names" : false, "suffix" : "" }, { "dropping-particle" : "", "family" : "Olson", "given" : "Jerry G.", "non-dropping-particle" : "", "parse-names" : false, "suffix" : "" }, { "dropping-particle" : "", "family" : "Xie", "given" : "Shaocheng", "non-dropping-particle" : "", "parse-names" : false, "suffix" : "" }, { "dropping-particle" : "", "family" : "Yio", "given" : "J. John", "non-dropping-particle" : "", "parse-names" : false, "suffix" : "" } ], "container-title" : "Bulletin of the American Meteorological Society", "id" : "ITEM-1", "issue" : "12", "issued" : { "date-parts" : [ [ "2004", "12" ] ] }, "page" : "1903-1916", "title" : "Evaluating Parameterizations in General Circulation Models: Climate Simulation Meets Weather Prediction", "translator" : [ { "dropping-particle" : "", "family" : "H3549", "given" : "", "non-dropping-particle" : "", "parse-names" : false, "suffix" : "" } ], "type" : "article-journal", "volume" : "85" }, "uris" : [ "http://www.mendeley.com/documents/?uuid=8b15ac49-113e-47fa-aafe-2641b1a00b67" ] }, { "id" : "ITEM-2", "itemData" : { "DOI" : "10.1175/JCLI-D-12-00429.1", "ISSN" : "0894-8755", "author" : [ { "dropping-particle" : "", "family" : "Williams", "given" : "K. D.", "non-dropping-particle" : "", "parse-names" : false, "suffix" : "" }, { "dropping-particle" : "", "family" : "Bodas-Salcedo", "given" : "A.", "non-dropping-particle" : "", "parse-names" : false, "suffix" : "" }, { "dropping-particle" : "", "family" : "D\u00e9qu\u00e9", "given" : "M.", "non-dropping-particle" : "", "parse-names" : false, "suffix" : "" }, { "dropping-particle" : "", "family" : "Fermepin", "given" : "S.", "non-dropping-particle" : "", "parse-names" : false, "suffix" : "" }, { "dropping-particle" : "", "family" : "Medeiros", "given" : "B.", "non-dropping-particle" : "", "parse-names" : false, "suffix" : "" }, { "dropping-particle" : "", "family" : "Watanabe", "given" : "M.", "non-dropping-particle" : "", "parse-names" : false, "suffix" : "" }, { "dropping-particle" : "", "family" : "Jakob", "given" : "C.", "non-dropping-particle" : "", "parse-names" : false, "suffix" : "" }, { "dropping-particle" : "", "family" : "Klein", "given" : "S. A.", "non-dropping-particle" : "", "parse-names" : false, "suffix" : "" }, { "dropping-particle" : "", "family" : "Senior", "given" : "C. A.", "non-dropping-particle" : "", "parse-names" : false, "suffix" : "" }, { "dropping-particle" : "", "family" : "Williamson", "given" : "D. L.", "non-dropping-particle" : "", "parse-names" : false, "suffix" : "" } ], "container-title" : "Journal of Climate", "id" : "ITEM-2", "issue" : "10", "issued" : { "date-parts" : [ [ "2013", "5" ] ] }, "page" : "3258-3274", "title" : "The Transpose-AMIP II Experiment and Its Application to the Understanding of Southern Ocean Cloud Biases in Climate Models", "translator" : [ { "dropping-particle" : "", "family" : "H3547", "given" : "", "non-dropping-particle" : "", "parse-names" : false, "suffix" : "" } ], "type" : "article-journal", "volume" : "26" }, "uris" : [ "http://www.mendeley.com/documents/?uuid=f5ef8a1f-08b8-4cbc-8113-f191ca4ce66e" ] } ], "mendeley" : { "formattedCitation" : "(Phillips et al., 2004; Williams et al., 2013)", "plainTextFormattedCitation" : "(Phillips et al., 2004; Williams et al., 2013)", "previouslyFormattedCitation" : "(Phillips et al., 2004; Williams et al., 2013)" }, "properties" : { "noteIndex" : 0 }, "schema" : "https://github.com/citation-style-language/schema/raw/master/csl-citation.json" }</w:instrText>
      </w:r>
      <w:r w:rsidRPr="003A0C0D">
        <w:rPr>
          <w:rFonts w:cs="Times New Roman"/>
        </w:rPr>
        <w:fldChar w:fldCharType="separate"/>
      </w:r>
      <w:ins w:id="6056" w:author="Robin Matthews" w:date="2021-05-18T16:07:00Z">
        <w:r w:rsidR="00602365">
          <w:rPr>
            <w:rFonts w:cs="Times New Roman"/>
            <w:noProof/>
            <w:lang w:val="en-GB"/>
          </w:rPr>
          <w:t>(Phillips et al., 2004; Williams et al., 2013)</w:t>
        </w:r>
      </w:ins>
      <w:del w:id="6057" w:author="Robin Matthews" w:date="2021-05-18T16:07:00Z">
        <w:r w:rsidRPr="000128A3" w:rsidDel="00602365">
          <w:rPr>
            <w:rFonts w:cs="Times New Roman"/>
            <w:noProof/>
            <w:lang w:val="en-GB"/>
          </w:rPr>
          <w:delText>(Phillips et al., 2004; Williams et al., 2013)</w:delText>
        </w:r>
      </w:del>
      <w:r w:rsidRPr="003A0C0D">
        <w:rPr>
          <w:rFonts w:cs="Times New Roman"/>
        </w:rPr>
        <w:fldChar w:fldCharType="end"/>
      </w:r>
      <w:r w:rsidRPr="000128A3">
        <w:rPr>
          <w:rFonts w:cs="Times New Roman"/>
          <w:lang w:val="en-GB"/>
        </w:rPr>
        <w:t>, mostly within the framework of seamless weather and climate predictions (e.g.,</w:t>
      </w:r>
      <w:r w:rsidRPr="003A0C0D">
        <w:rPr>
          <w:rFonts w:cs="Times New Roman"/>
        </w:rPr>
        <w:fldChar w:fldCharType="begin" w:fldLock="1"/>
      </w:r>
      <w:r w:rsidR="00E81B0B">
        <w:rPr>
          <w:rFonts w:cs="Times New Roman"/>
          <w:lang w:val="en-GB"/>
        </w:rPr>
        <w:instrText>ADDIN CSL_CITATION { "citationItems" : [ { "id" : "ITEM-1", "itemData" : { "DOI" : "10.1175/BAMS-89-4-459", "ISBN" : "0003-0007", "ISSN" : "0003-0007", "PMID" : "24574113", "abstract" : "Trustworthy probabilistic projections of regional climate are essential for society to plan for future climate change, and yet, by the nonlinear nature of climate, finite computational models of climate are inherently deficient in their ability to simulate regional climatic variability with complete accuracy. How can we determine whether specific regional climate projections may be untrustworthy in the light of such generic deficiencies? A calibration method is proposed whose basis lies in the emerging notion of seamless prediction. Specifically, calibrations of ensemble-based climate change probabilities are derived from analyses of the statistical reliability of ensemble-based forecast probabilities on seasonal time scales. The method is demonstrated by calibrating probabilistic projections from the multimodel ensembles used in the Fourth Assessment Report (AR4) of the Intergovernmental Panel on Climate Change (IPCC), based on reliability analyses from the seasonal forecast Development of a European Multimodel Ensemble System for Seasonal-to-Interannual Prediction (DEMETER) dataset. The focus in this paper is on climate change projections of regional precipitation, though the method is more general.", "author" : [ { "dropping-particle" : "", "family" : "Palmer", "given" : "T. N.", "non-dropping-particle" : "", "parse-names" : false, "suffix" : "" }, { "dropping-particle" : "", "family" : "Doblas-Reyes", "given" : "F. J.", "non-dropping-particle" : "", "parse-names" : false, "suffix" : "" }, { "dropping-particle" : "", "family" : "Weisheimer", "given" : "A.", "non-dropping-particle" : "", "parse-names" : false, "suffix" : "" }, { "dropping-particle" : "", "family" : "Rodwell", "given" : "M. J.", "non-dropping-particle" : "", "parse-names" : false, "suffix" : "" } ], "container-title" : "Bulletin of the American Meteorological Society", "id" : "ITEM-1", "issue" : "4", "issued" : { "date-parts" : [ [ "2008", "4" ] ] }, "page" : "459-470", "title" : "Toward Seamless Prediction: Calibration of Climate Change Projections Using Seasonal Forecasts", "translator" : [ { "dropping-particle" : "", "family" : "H2645", "given" : "", "non-dropping-particle" : "", "parse-names" : false, "suffix" : "" } ], "type" : "article-journal", "volume" : "89" }, "uris" : [ "http://www.mendeley.com/documents/?uuid=a1592632-bb7c-46a5-9034-6e922a3dfd00" ] }, { "id" : "ITEM-2", "itemData" : { "DOI" : "10.1175/2009BAMS2752.1", "ISSN" : "0003-0007", "author" : [ { "dropping-particle" : "", "family" : "Hurrell", "given" : "James", "non-dropping-particle" : "", "parse-names" : false, "suffix" : "" }, { "dropping-particle" : "", "family" : "Meehl", "given" : "Gerald A.", "non-dropping-particle" : "", "parse-names" : false, "suffix" : "" }, { "dropping-particle" : "", "family" : "Bader", "given" : "David", "non-dropping-particle" : "", "parse-names" : false, "suffix" : "" }, { "dropping-particle" : "", "family" : "Delworth", "given" : "Thomas L.", "non-dropping-particle" : "", "parse-names" : false, "suffix" : "" }, { "dropping-particle" : "", "family" : "Kirtman", "given" : "Ben", "non-dropping-particle" : "", "parse-names" : false, "suffix" : "" }, { "dropping-particle" : "", "family" : "Wielicki", "given" : "Bruce", "non-dropping-particle" : "", "parse-names" : false, "suffix" : "" } ], "container-title" : "Bulletin of the American Meteorological Society", "id" : "ITEM-2", "issue" : "12", "issued" : { "date-parts" : [ [ "2009", "12" ] ] }, "page" : "1819-1832", "title" : "A Unified Modeling Approach to Climate System Prediction", "translator" : [ { "dropping-particle" : "", "family" : "H3548", "given" : "", "non-dropping-particle" : "", "parse-names" : false, "suffix" : "" } ], "type" : "article-journal", "volume" : "90" }, "uris" : [ "http://www.mendeley.com/documents/?uuid=eecb5aa3-4ee8-458f-accb-0bc107add1c8" ] }, { "id" : "ITEM-3", "itemData" : { "DOI" : "10.1175/BAMS-D-12-00018.1", "ISSN" : "0003-0007", "author" : [ { "dropping-particle" : "", "family" : "Brown", "given" : "Andrew", "non-dropping-particle" : "", "parse-names" : false, "suffix" : "" }, { "dropping-particle" : "", "family" : "Milton", "given" : "Sean", "non-dropping-particle" : "", "parse-names" : false, "suffix" : "" }, { "dropping-particle" : "", "family" : "Cullen", "given" : "Mike", "non-dropping-particle" : "", "parse-names" : false, "suffix" : "" }, { "dropping-particle" : "", "family" : "Golding", "given" : "Brian", "non-dropping-particle" : "", "parse-names" : false, "suffix" : "" }, { "dropping-particle" : "", "family" : "Mitchell", "given" : "John", "non-dropping-particle" : "", "parse-names" : false, "suffix" : "" }, { "dropping-particle" : "", "family" : "Shelly", "given" : "Ann", "non-dropping-particle" : "", "parse-names" : false, "suffix" : "" } ], "container-title" : "Bulletin of the American Meteorological Society", "id" : "ITEM-3", "issue" : "12", "issued" : { "date-parts" : [ [ "2012", "12" ] ] }, "page" : "1865-1877", "title" : "Unified Modeling and Prediction of Weather and Climate: A 25-Year Journey", "translator" : [ { "dropping-particle" : "", "family" : "H3545", "given" : "", "non-dropping-particle" : "", "parse-names" : false, "suffix" : "" } ], "type" : "article-journal", "volume" : "93" }, "uris" : [ "http://www.mendeley.com/documents/?uuid=2459a771-9744-412e-b59b-4e066e5e9668" ] } ], "mendeley" : { "formattedCitation" : "(Palmer et al., 2008; Hurrell et al., 2009; Brown et al., 2012)", "manualFormatting" : " Palmer et al., 2008; Hurrell et al., 2009; Brown et al., 2012)", "plainTextFormattedCitation" : "(Palmer et al., 2008; Hurrell et al., 2009; Brown et al., 2012)", "previouslyFormattedCitation" : "(Palmer et al., 2008; Hurrell et al., 2009; Brown et al., 2012)" }, "properties" : { "noteIndex" : 0 }, "schema" : "https://github.com/citation-style-language/schema/raw/master/csl-citation.json" }</w:instrText>
      </w:r>
      <w:r w:rsidRPr="003A0C0D">
        <w:rPr>
          <w:rFonts w:cs="Times New Roman"/>
        </w:rPr>
        <w:fldChar w:fldCharType="separate"/>
      </w:r>
      <w:ins w:id="6058" w:author="Robin Matthews" w:date="2021-05-18T16:07:00Z">
        <w:r w:rsidR="00602365">
          <w:rPr>
            <w:rFonts w:cs="Times New Roman"/>
            <w:noProof/>
            <w:lang w:val="en-GB"/>
          </w:rPr>
          <w:t xml:space="preserve"> Palmer et al., 2008; Hurrell et al., 2009; Brown et al., 2012)</w:t>
        </w:r>
      </w:ins>
      <w:del w:id="6059" w:author="Robin Matthews" w:date="2021-05-18T16:07:00Z">
        <w:r w:rsidRPr="000128A3" w:rsidDel="00602365">
          <w:rPr>
            <w:rFonts w:cs="Times New Roman"/>
            <w:noProof/>
            <w:lang w:val="en-GB"/>
          </w:rPr>
          <w:delText xml:space="preserve"> Palmer et al., 2008; Hurrell et al., 2009; Brown et al., 2012)</w:delText>
        </w:r>
      </w:del>
      <w:r w:rsidRPr="003A0C0D">
        <w:rPr>
          <w:rFonts w:cs="Times New Roman"/>
        </w:rPr>
        <w:fldChar w:fldCharType="end"/>
      </w:r>
      <w:r w:rsidRPr="000128A3">
        <w:rPr>
          <w:rFonts w:cs="Times New Roman"/>
          <w:lang w:val="en-GB"/>
        </w:rPr>
        <w:t xml:space="preserve">. Initializing an atmospheric model in hindcast mode and observing the biases as they develop permits testing of the parameterized processes, by starting from a known state rather than one dominated by quasi-random </w:t>
      </w:r>
      <w:del w:id="6060" w:author="Ian Blenkinsop" w:date="2021-07-08T15:12:00Z">
        <w:r w:rsidRPr="000128A3" w:rsidDel="00ED1C62">
          <w:rPr>
            <w:rFonts w:cs="Times New Roman"/>
            <w:lang w:val="en-GB"/>
          </w:rPr>
          <w:delText xml:space="preserve">short </w:delText>
        </w:r>
      </w:del>
      <w:ins w:id="6061" w:author="Ian Blenkinsop" w:date="2021-07-08T15:12:00Z">
        <w:r w:rsidR="00ED1C62" w:rsidRPr="000128A3">
          <w:rPr>
            <w:rFonts w:cs="Times New Roman"/>
            <w:lang w:val="en-GB"/>
          </w:rPr>
          <w:t>short</w:t>
        </w:r>
        <w:r w:rsidR="00ED1C62">
          <w:rPr>
            <w:rFonts w:cs="Times New Roman"/>
            <w:lang w:val="en-GB"/>
          </w:rPr>
          <w:t>-</w:t>
        </w:r>
      </w:ins>
      <w:r w:rsidRPr="000128A3">
        <w:rPr>
          <w:rFonts w:cs="Times New Roman"/>
          <w:lang w:val="en-GB"/>
        </w:rPr>
        <w:t xml:space="preserve">term variability </w:t>
      </w:r>
      <w:r w:rsidRPr="003A0C0D">
        <w:rPr>
          <w:rFonts w:cs="Times New Roman"/>
        </w:rPr>
        <w:fldChar w:fldCharType="begin" w:fldLock="1"/>
      </w:r>
      <w:r w:rsidR="00E81B0B">
        <w:rPr>
          <w:rFonts w:cs="Times New Roman"/>
          <w:lang w:val="en-GB"/>
        </w:rPr>
        <w:instrText>ADDIN CSL_CITATION { "citationItems" : [ { "id" : "ITEM-1", "itemData" : { "DOI" : "10.1175/JCLI-D-12-00429.1", "ISSN" : "0894-8755", "author" : [ { "dropping-particle" : "", "family" : "Williams", "given" : "K. D.", "non-dropping-particle" : "", "parse-names" : false, "suffix" : "" }, { "dropping-particle" : "", "family" : "Bodas-Salcedo", "given" : "A.", "non-dropping-particle" : "", "parse-names" : false, "suffix" : "" }, { "dropping-particle" : "", "family" : "D\u00e9qu\u00e9", "given" : "M.", "non-dropping-particle" : "", "parse-names" : false, "suffix" : "" }, { "dropping-particle" : "", "family" : "Fermepin", "given" : "S.", "non-dropping-particle" : "", "parse-names" : false, "suffix" : "" }, { "dropping-particle" : "", "family" : "Medeiros", "given" : "B.", "non-dropping-particle" : "", "parse-names" : false, "suffix" : "" }, { "dropping-particle" : "", "family" : "Watanabe", "given" : "M.", "non-dropping-particle" : "", "parse-names" : false, "suffix" : "" }, { "dropping-particle" : "", "family" : "Jakob", "given" : "C.", "non-dropping-particle" : "", "parse-names" : false, "suffix" : "" }, { "dropping-particle" : "", "family" : "Klein", "given" : "S. A.", "non-dropping-particle" : "", "parse-names" : false, "suffix" : "" }, { "dropping-particle" : "", "family" : "Senior", "given" : "C. A.", "non-dropping-particle" : "", "parse-names" : false, "suffix" : "" }, { "dropping-particle" : "", "family" : "Williamson", "given" : "D. L.", "non-dropping-particle" : "", "parse-names" : false, "suffix" : "" } ], "container-title" : "Journal of Climate", "id" : "ITEM-1", "issue" : "10", "issued" : { "date-parts" : [ [ "2013", "5" ] ] }, "page" : "3258-3274", "title" : "The Transpose-AMIP II Experiment and Its Application to the Understanding of Southern Ocean Cloud Biases in Climate Models", "translator" : [ { "dropping-particle" : "", "family" : "H3547", "given" : "", "non-dropping-particle" : "", "parse-names" : false, "suffix" : "" } ], "type" : "article-journal", "volume" : "26" }, "uris" : [ "http://www.mendeley.com/documents/?uuid=f5ef8a1f-08b8-4cbc-8113-f191ca4ce66e" ] }, { "id" : "ITEM-2", "itemData" : { "DOI" : "10.1175/JCLI-D-13-00474.1", "ISSN" : "0894-8755", "author" : [ { "dropping-particle" : "", "family" : "Ma", "given" : "H.-Y.", "non-dropping-particle" : "", "parse-names" : false, "suffix" : "" }, { "dropping-particle" : "", "family" : "Xie", "given" : "S.", "non-dropping-particle" : "", "parse-names" : false, "suffix" : "" }, { "dropping-particle" : "", "family" : "Klein", "given" : "S. A.", "non-dropping-particle" : "", "parse-names" : false, "suffix" : "" }, { "dropping-particle" : "", "family" : "Williams", "given" : "K. D.", "non-dropping-particle" : "", "parse-names" : false, "suffix" : "" }, { "dropping-particle" : "", "family" : "Boyle", "given" : "J. S.", "non-dropping-particle" : "", "parse-names" : false, "suffix" : "" }, { "dropping-particle" : "", "family" : "Bony", "given" : "S.", "non-dropping-particle" : "", "parse-names" : false, "suffix" : "" }, { "dropping-particle" : "", "family" : "Douville", "given" : "H.", "non-dropping-particle" : "", "parse-names" : false, "suffix" : "" }, { "dropping-particle" : "", "family" : "Fermepin", "given" : "S.", "non-dropping-particle" : "", "parse-names" : false, "suffix" : "" }, { "dropping-particle" : "", "family" : "Medeiros", "given" : "B.", "non-dropping-particle" : "", "parse-names" : false, "suffix" : "" }, { "dropping-particle" : "", "family" : "Tyteca", "given" : "S.", "non-dropping-particle" : "", "parse-names" : false, "suffix" : "" }, { "dropping-particle" : "", "family" : "Watanabe", "given" : "M.", "non-dropping-particle" : "", "parse-names" : false, "suffix" : "" }, { "dropping-particle" : "", "family" : "Williamson", "given" : "D.", "non-dropping-particle" : "", "parse-names" : false, "suffix" : "" } ], "container-title" : "Journal of Climate", "id" : "ITEM-2", "issue" : "4", "issued" : { "date-parts" : [ [ "2014", "2" ] ] }, "page" : "1781-1798", "title" : "On the Correspondence between Mean Forecast Errors and Climate Errors in CMIP5 Models", "translator" : [ { "dropping-particle" : "", "family" : "H3546", "given" : "", "non-dropping-particle" : "", "parse-names" : false, "suffix" : "" } ], "type" : "article-journal", "volume" : "27" }, "uris" : [ "http://www.mendeley.com/documents/?uuid=9e008d43-dd84-4f40-94fa-5bf5a07df029" ] }, { "id" : "ITEM-3", "itemData" : { "DOI" : "10.1007/s00382-014-2051-6", "ISSN" : "0930-7575", "author" : [ { "dropping-particle" : "", "family" : "Vanni\u00e8re", "given" : "Beno\u00eet", "non-dropping-particle" : "", "parse-names" : false, "suffix" : "" }, { "dropping-particle" : "", "family" : "Guilyardi", "given" : "Eric", "non-dropping-particle" : "", "parse-names" : false, "suffix" : "" }, { "dropping-particle" : "", "family" : "Toniazzo", "given" : "Thomas", "non-dropping-particle" : "", "parse-names" : false, "suffix" : "" }, { "dropping-particle" : "", "family" : "Madec", "given" : "Gurvan", "non-dropping-particle" : "", "parse-names" : false, "suffix" : "" }, { "dropping-particle" : "", "family" : "Woolnough", "given" : "Steve", "non-dropping-particle" : "", "parse-names" : false, "suffix" : "" } ], "container-title" : "Climate Dynamics", "id" : "ITEM-3", "issue" : "7-8", "issued" : { "date-parts" : [ [ "2014", "10", "29" ] ] }, "page" : "2261-2282", "title" : "A systematic approach to identify the sources of tropical SST errors in coupled models using the adjustment of initialised experiments", "translator" : [ { "dropping-particle" : "", "family" : "H3544", "given" : "", "non-dropping-particle" : "", "parse-names" : false, "suffix" : "" } ], "type" : "article-journal", "volume" : "43" }, "uris" : [ "http://www.mendeley.com/documents/?uuid=e3a9639e-b391-4180-a8a0-e821d468fc46" ] } ], "mendeley" : { "formattedCitation" : "(Williams et al., 2013; Ma et al., 2014; Vanni\u00e8re et al., 2014)", "plainTextFormattedCitation" : "(Williams et al., 2013; Ma et al., 2014; Vanni\u00e8re et al., 2014)", "previouslyFormattedCitation" : "(Williams et al., 2013; Ma et al., 2014; Vanni\u00e8re et al., 2014)" }, "properties" : { "noteIndex" : 0 }, "schema" : "https://github.com/citation-style-language/schema/raw/master/csl-citation.json" }</w:instrText>
      </w:r>
      <w:r w:rsidRPr="003A0C0D">
        <w:rPr>
          <w:rFonts w:cs="Times New Roman"/>
        </w:rPr>
        <w:fldChar w:fldCharType="separate"/>
      </w:r>
      <w:ins w:id="6062" w:author="Robin Matthews" w:date="2021-05-18T16:07:00Z">
        <w:r w:rsidR="00602365">
          <w:rPr>
            <w:rFonts w:cs="Times New Roman"/>
            <w:noProof/>
            <w:lang w:val="en-GB"/>
          </w:rPr>
          <w:t>(Williams et al., 2013; Ma et al., 2014; Vannière et al., 2014)</w:t>
        </w:r>
      </w:ins>
      <w:del w:id="6063" w:author="Robin Matthews" w:date="2021-05-18T16:07:00Z">
        <w:r w:rsidRPr="000128A3" w:rsidDel="00602365">
          <w:rPr>
            <w:rFonts w:cs="Times New Roman"/>
            <w:noProof/>
            <w:lang w:val="en-GB"/>
          </w:rPr>
          <w:delText>(Williams et al., 2013; Ma et al., 2014; Vannière et al., 2014)</w:delText>
        </w:r>
      </w:del>
      <w:r w:rsidRPr="003A0C0D">
        <w:rPr>
          <w:rFonts w:cs="Times New Roman"/>
        </w:rPr>
        <w:fldChar w:fldCharType="end"/>
      </w:r>
      <w:r w:rsidRPr="000128A3">
        <w:rPr>
          <w:rFonts w:cs="Times New Roman"/>
          <w:lang w:val="en-GB"/>
        </w:rPr>
        <w:t xml:space="preserve">. However, single-model initial-conditions ensembles cannot cover the same degrees of freedom as a multi-model ensemble, because model characteristics substantially affect model behaviour </w:t>
      </w:r>
      <w:r w:rsidRPr="003A0C0D">
        <w:rPr>
          <w:rFonts w:cs="Times New Roman"/>
        </w:rPr>
        <w:fldChar w:fldCharType="begin" w:fldLock="1"/>
      </w:r>
      <w:r w:rsidR="00E81B0B">
        <w:rPr>
          <w:rFonts w:cs="Times New Roman"/>
          <w:lang w:val="en-GB"/>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 "non-dropping-particle" : "", "parse-names" : false, "suffix" : "" }, { "dropping-particle" : "", "family" : "Chou", "given" : "S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"H3187", "given" : "Rt13", "non-dropping-particle" : "", "parse-names" : false, "suffix" : "" } ], "type" : "chapter" }, "uris" : [ "http://www.mendeley.com/documents/?uuid=5079893a-c097-4637-b33b-ee3f227652c7" ] } ], "mendeley" : { "formattedCitation" : "(Flato et al., 2013)", "plainTextFormattedCitation" : "(Flato et al., 2013)", "previouslyFormattedCitation" : "(Flato et al., 2013)" }, "properties" : { "noteIndex" : 0 }, "schema" : "https://github.com/citation-style-language/schema/raw/master/csl-citation.json" }</w:instrText>
      </w:r>
      <w:r w:rsidRPr="003A0C0D">
        <w:rPr>
          <w:rFonts w:cs="Times New Roman"/>
        </w:rPr>
        <w:fldChar w:fldCharType="separate"/>
      </w:r>
      <w:ins w:id="6064" w:author="Robin Matthews" w:date="2021-05-18T16:07:00Z">
        <w:r w:rsidR="00602365">
          <w:rPr>
            <w:rFonts w:cs="Times New Roman"/>
            <w:noProof/>
            <w:lang w:val="en-GB"/>
          </w:rPr>
          <w:t>(Flato et al., 2013)</w:t>
        </w:r>
      </w:ins>
      <w:del w:id="6065" w:author="Robin Matthews" w:date="2021-05-18T16:07:00Z">
        <w:r w:rsidRPr="000128A3" w:rsidDel="00602365">
          <w:rPr>
            <w:rFonts w:cs="Times New Roman"/>
            <w:noProof/>
            <w:lang w:val="en-GB"/>
          </w:rPr>
          <w:delText>(Flato et al., 2013)</w:delText>
        </w:r>
      </w:del>
      <w:r w:rsidRPr="003A0C0D">
        <w:rPr>
          <w:rFonts w:cs="Times New Roman"/>
        </w:rPr>
        <w:fldChar w:fldCharType="end"/>
      </w:r>
      <w:r w:rsidRPr="000128A3">
        <w:rPr>
          <w:rFonts w:cs="Times New Roman"/>
          <w:lang w:val="en-GB"/>
        </w:rPr>
        <w:t>.</w:t>
      </w:r>
    </w:p>
    <w:p w14:paraId="4E0C8DAD" w14:textId="77777777" w:rsidR="006409E5" w:rsidRPr="000128A3" w:rsidRDefault="006409E5" w:rsidP="006409E5">
      <w:pPr>
        <w:pStyle w:val="AR6BodyText"/>
        <w:rPr>
          <w:lang w:val="en-GB"/>
        </w:rPr>
      </w:pPr>
    </w:p>
    <w:p w14:paraId="52A3F44C" w14:textId="79C414F5" w:rsidR="006409E5" w:rsidRPr="000128A3" w:rsidRDefault="006409E5" w:rsidP="006409E5">
      <w:pPr>
        <w:pStyle w:val="AR6BodyText"/>
        <w:rPr>
          <w:lang w:val="en-GB"/>
        </w:rPr>
      </w:pPr>
      <w:r w:rsidRPr="000128A3">
        <w:rPr>
          <w:rFonts w:cs="Times New Roman"/>
          <w:lang w:val="en-GB"/>
        </w:rPr>
        <w:t xml:space="preserve">A third common modelling technique is the perturbed </w:t>
      </w:r>
      <w:r w:rsidRPr="000128A3">
        <w:rPr>
          <w:lang w:val="en-GB"/>
        </w:rPr>
        <w:t xml:space="preserve">parameter </w:t>
      </w:r>
      <w:r w:rsidRPr="000128A3">
        <w:rPr>
          <w:rFonts w:cs="Times New Roman"/>
          <w:lang w:val="en-GB"/>
        </w:rPr>
        <w:t xml:space="preserve">ensemble (PPE; note that the abbreviation also sometimes </w:t>
      </w:r>
      <w:r w:rsidRPr="000128A3">
        <w:rPr>
          <w:lang w:val="en-GB"/>
        </w:rPr>
        <w:t>refers to the sub-category ‘perturbed physics ensemble’</w:t>
      </w:r>
      <w:r w:rsidRPr="000128A3">
        <w:rPr>
          <w:rFonts w:cs="Times New Roman"/>
          <w:lang w:val="en-GB"/>
        </w:rPr>
        <w:t xml:space="preserve">). These methods are used to assess uncertainty based on a single model, with individual parameters perturbed to reflect the full range of their uncertainty </w:t>
      </w:r>
      <w:r w:rsidRPr="003A0C0D">
        <w:rPr>
          <w:rFonts w:cs="Times New Roman"/>
        </w:rPr>
        <w:fldChar w:fldCharType="begin" w:fldLock="1"/>
      </w:r>
      <w:r w:rsidR="00E81B0B">
        <w:rPr>
          <w:rFonts w:cs="Times New Roman"/>
          <w:lang w:val="en-GB"/>
        </w:rPr>
        <w:instrText>ADDIN CSL_CITATION { "citationItems" : [ { "id" : "ITEM-1", "itemData" : { "DOI" : "10.1038/nature02771", "ISSN" : "00280836", "PMID" : "15306806", "abstract" : "Comprehensive global climate models are the only tools that account for the complex set of processes which will determine future climate change at both a global and regional level. Planners are typically faced with a wide range of predicted changes from different models of unknown relative quality, owing to large but unquantified uncertainties in the modelling process. Here we report a systematic attempt to determine the range of climate changes consistent with these uncertainties, based on a 53-member ensemble of model versions constructed by varying model parameters. We estimate a probability density function for the sensitivity of climate to a doubling of atmospheric carbon dioxide levels, and obtain a 5-95 per cent probability range of 2.4-5.4 \u00b0C. Our probability density function is constrained by objective estimates of the relative reliability of different model versions, the choice of model parameters that are varied and their uncertainty ranges, specified on the basis of expert advice. Our ensemble produces a range of regional changes much wider than indicated by traditional methods based on scaling the response patterns of an individual simulation.", "author" : [ { "dropping-particle" : "", "family" : "Murphy", "given" : "James M.", "non-dropping-particle" : "", "parse-names" : false, "suffix" : "" }, { "dropping-particle" : "", "family" : "Sexton", "given" : "David M.H.", "non-dropping-particle" : "", "parse-names" : false, "suffix" : "" }, { "dropping-particle" : "", "family" : "Barnett", "given" : "David H.", "non-dropping-particle" : "", "parse-names" : false, "suffix" : "" }, { "dropping-particle" : "", "family" : "Jones", "given" : "Gareth S.", "non-dropping-particle" : "", "parse-names" : false, "suffix" : "" }, { "dropping-particle" : "", "family" : "Webb", "given" : "Mark J.", "non-dropping-particle" : "", "parse-names" : false, "suffix" : "" }, { "dropping-particle" : "", "family" : "Collins", "given" : "Matthew", "non-dropping-particle" : "", "parse-names" : false, "suffix" : "" }, { "dropping-particle" : "", "family" : "Stainforth", "given" : "David A.", "non-dropping-particle" : "", "parse-names" : false, "suffix" : "" } ], "container-title" : "Nature", "id" : "ITEM-1", "issue" : "7001", "issued" : { "date-parts" : [ [ "2004", "8", "12" ] ] }, "page" : "768-772", "publisher" : "Nature Publishing Group", "title" : "Quantification of modelling uncertainties in a large ensemble of climate change simulations", "translator" : [ { "dropping-particle" : "", "family" : "H4372", "given" : "", "non-dropping-particle" : "", "parse-names" : false, "suffix" : "" } ], "type" : "article-journal", "volume" : "430" }, "uris" : [ "http://www.mendeley.com/documents/?uuid=ef49e23a-8621-38f0-8e0e-9350c9c13811" ] }, { "id" : "ITEM-2", "itemData" : { "DOI" : "10.1175/2009JCLI3361.1", "ISSN" : "0894-8755", "author" : [ { "dropping-particle" : "", "family" : "Knutti", "given" : "Reto", "non-dropping-particle" : "", "parse-names" : false, "suffix" : "" }, { "dropping-particle" : "", "family" : "Furrer", "given" : "Reinhard", "non-dropping-particle" : "", "parse-names" : false, "suffix" : "" }, { "dropping-particle" : "", "family" : "Tebaldi", "given" : "Claudia", "non-dropping-particle" : "", "parse-names" : false, "suffix" : "" }, { "dropping-particle" : "", "family" : "Cermak", "given" : "Jan", "non-dropping-particle" : "", "parse-names" : false, "suffix" : "" }, { "dropping-particle" : "", "family" : "Meehl", "given" : "Gerald A.", "non-dropping-particle" : "", "parse-names" : false, "suffix" : "" } ], "container-title" : "Journal of Climate", "id" : "ITEM-2", "issue" : "10", "issued" : { "date-parts" : [ [ "2010", "5" ] ] }, "page" : "2739-2758", "title" : "Challenges in Combining Projections from Multiple Climate Models", "translator" : [ { "dropping-particle" : "", "family" : "H3556", "given" : "", "non-dropping-particle" : "", "parse-names" : false, "suffix" : "" } ], "type" : "article-journal", "volume" : "23" }, "uris" : [ "http://www.mendeley.com/documents/?uuid=621a9658-27af-4082-a98c-0ffda761f4b1" ] }, { "id" : "ITEM-3", "itemData" : { "DOI" : "10.5194/acp-11-12253-2011", "author" : [ { "dropping-particle" : "", "family" : "Lee", "given" : "L A", "non-dropping-particle" : "", "parse-names" : false, "suffix" : "" }, { "dropping-particle" : "", "family" : "Carslaw", "given" : "K S", "non-dropping-particle" : "", "parse-names" : false, "suffix" : "" }, { "dropping-particle" : "", "family" : "Pringle", "given" : "K J", "non-dropping-particle" : "", "parse-names" : false, "suffix" : "" }, { "dropping-particle" : "", "family" : "Mann", "given" : "G W", "non-dropping-particle" : "", "parse-names" : false, "suffix" : "" }, { "dropping-particle" : "V", "family" : "Spracklen", "given" : "D", "non-dropping-particle" : "", "parse-names" : false, "suffix" : "" } ], "container-title" : "Atmospheric Chemistry and Physics", "id" : "ITEM-3", "issue" : "23", "issued" : { "date-parts" : [ [ "2011" ] ] }, "page" : "12253-12273", "title" : "Emulation of a complex global aerosol model to quantify sensitivity to uncertain parameters", "translator" : [ { "dropping-particle" : "", "family" : "H4272", "given" : "", "non-dropping-particle" : "", "parse-names" : false, "suffix" : "" } ], "type" : "article-journal", "volume" : "11" }, "uris" : [ "http://www.mendeley.com/documents/?uuid=8a260a11-7d72-4f56-be0c-225a3109a88d" ] }, { "id" : "ITEM-4", "itemData" : { "DOI" : "10.1002/asl2.472", "ISSN" : "1530-261X", "abstract" : "Abstract To explore both the parametric and structural uncertainties of climate sensitivity (CS), we have proposed a new general circulation model (GCM) ensemble termed the multi-parameter multi-physics ensemble (MPMPE). We used eight multi-physics ensemble (MPE) models in which the MIROC5 physics schemes were replaced by those of MIROC3. MPMPE consisted of perturbed-physics ensembles in which the parameter values were swept for each MPE model. MPMPE resulted in a wide range of CS, which was related to the shortwave cloud feedback (SWcld). Coupling between low- and mid-level clouds controlled the differences in the parametric spread of SWcld among the MPE models.", "author" : [ { "dropping-particle" : "", "family" : "Shiogama", "given" : "Hideo", "non-dropping-particle" : "", "parse-names" : false, "suffix" : "" }, { "dropping-particle" : "", "family" : "Watanabe", "given" : "Masahiro", "non-dropping-particle" : "", "parse-names" : false, "suffix" : "" }, { "dropping-particle" : "", "family" : "Ogura", "given" : "Tomoo", "</w:instrText>
      </w:r>
      <w:r w:rsidR="00E81B0B" w:rsidRPr="00A1237E">
        <w:rPr>
          <w:rFonts w:cs="Times New Roman"/>
        </w:rPr>
        <w:instrText>non-dropping-particle" : "", "parse-names" : false, "suffix" : "" }, { "dropping-particle" : "", "family" : "Yokohata", "given" : "Tokuta", "non-dropping-particle" : "", "parse-names" : false, "suffix" : "" }, { "dropping-particle" : "", "family" : "Kimoto", "given" : "Masahide", "non-dropping-particle" : "", "parse-names" : false, "suffix" : "" } ], "container-title" : "Atmospheric Science Letters", "id" : "ITEM-4", "issue" : "2", "issued" : { "date-parts" : [ [ "2014", "4", "1" ] ] }, "note" : "doi: 10.1002/asl2.472", "page" : "97-102", "publisher" : "John Wiley &amp; Sons, Ltd", "title" : "Multi-parameter multi-physics ensemble (MPMPE): a new approach exploring the uncertainties of climate sensitivity", "translator" : [ { "dropping-particle" : "", "family" : "H3840", "given" : "", "non-dropping-particle" : "", "parse-names" : false, "suffix" : "" } ], "type" : "article-journal", "volume" : "15" }, "uris" : [ "http://www.mendeley.com/documents/?uuid=d70fbc3e-65ec-494c-aa8c-309c6105a4b5" ] } ], "mendeley" : { "formattedCitation" : "(Murphy et al., 2004; Knutti et al., 2010; Lee et al., 2011; Shiogama et al., 2014)", "plainTextFormattedCitation" : "(Murphy et al., 2004; Knutti et al., 2010; Lee et al., 2011; Shiogama et al., 2014)", "previouslyFormattedCitation" : "(Murphy et al., 2004; Knutti et al., 2010; Lee et al., 2011; Shiogama et al., 2014)" }, "properties" : { "noteIndex" : 0 }, "schema" : "https://github.com/citation-style-language/schema/raw/master/csl-citation.json" }</w:instrText>
      </w:r>
      <w:r w:rsidRPr="003A0C0D">
        <w:rPr>
          <w:rFonts w:cs="Times New Roman"/>
        </w:rPr>
        <w:fldChar w:fldCharType="separate"/>
      </w:r>
      <w:ins w:id="6066" w:author="Robin Matthews" w:date="2021-05-18T16:07:00Z">
        <w:r w:rsidR="00602365">
          <w:rPr>
            <w:rFonts w:cs="Times New Roman"/>
            <w:noProof/>
            <w:lang w:val="sv-SE"/>
          </w:rPr>
          <w:t>(Murphy et al., 2004; Knutti et al., 2010; Lee et al., 2011; Shiogama et al., 2014)</w:t>
        </w:r>
      </w:ins>
      <w:del w:id="6067" w:author="Robin Matthews" w:date="2021-05-18T16:07:00Z">
        <w:r w:rsidRPr="006409E5" w:rsidDel="00602365">
          <w:rPr>
            <w:rFonts w:cs="Times New Roman"/>
            <w:noProof/>
            <w:lang w:val="sv-SE"/>
          </w:rPr>
          <w:delText>(Murphy et al., 2004; Knutti et al., 2010; Lee et al., 2011; Shiogama et al., 2014)</w:delText>
        </w:r>
      </w:del>
      <w:r w:rsidRPr="003A0C0D">
        <w:rPr>
          <w:rFonts w:cs="Times New Roman"/>
        </w:rPr>
        <w:fldChar w:fldCharType="end"/>
      </w:r>
      <w:r w:rsidRPr="006409E5">
        <w:rPr>
          <w:rFonts w:cs="Times New Roman"/>
          <w:lang w:val="sv-SE"/>
        </w:rPr>
        <w:t xml:space="preserve">. </w:t>
      </w:r>
      <w:r w:rsidRPr="000128A3">
        <w:rPr>
          <w:rFonts w:cs="Times New Roman"/>
          <w:lang w:val="en-GB"/>
        </w:rPr>
        <w:t xml:space="preserve">Statistical methods can then be used to detect which parameters are the main causes of uncertainty across the ensemble. PPEs have been used frequently in simpler models, such as EMICs, and are being applied to more complex models. </w:t>
      </w:r>
      <w:r w:rsidRPr="000128A3">
        <w:rPr>
          <w:lang w:val="en-GB"/>
        </w:rPr>
        <w:t>A caveat</w:t>
      </w:r>
      <w:r w:rsidRPr="000128A3">
        <w:rPr>
          <w:rFonts w:cs="Times New Roman"/>
          <w:lang w:val="en-GB"/>
        </w:rPr>
        <w:t xml:space="preserve"> of PPEs is that the estimated uncertainty will depend on the specif</w:t>
      </w:r>
      <w:r w:rsidRPr="000128A3">
        <w:rPr>
          <w:lang w:val="en-GB"/>
        </w:rPr>
        <w:t xml:space="preserve">ic parameterizations of the </w:t>
      </w:r>
      <w:r w:rsidRPr="000128A3">
        <w:rPr>
          <w:rFonts w:cs="Times New Roman"/>
          <w:lang w:val="en-GB"/>
        </w:rPr>
        <w:t xml:space="preserve">underlying model and </w:t>
      </w:r>
      <w:r w:rsidR="008F00F6">
        <w:rPr>
          <w:lang w:val="en-GB"/>
        </w:rPr>
        <w:t>may well</w:t>
      </w:r>
      <w:r w:rsidRPr="000128A3">
        <w:rPr>
          <w:rFonts w:cs="Times New Roman"/>
          <w:lang w:val="en-GB"/>
        </w:rPr>
        <w:t xml:space="preserve"> be an underestimation of the ‘true’ uncertainty. It is also challenging to disentangle forced responses from internal variability using a PPE alone. </w:t>
      </w:r>
    </w:p>
    <w:p w14:paraId="76DFE844" w14:textId="77777777" w:rsidR="006409E5" w:rsidRPr="000128A3" w:rsidRDefault="006409E5" w:rsidP="006409E5">
      <w:pPr>
        <w:pStyle w:val="AR6BodyText"/>
        <w:rPr>
          <w:lang w:val="en-GB"/>
        </w:rPr>
      </w:pPr>
    </w:p>
    <w:p w14:paraId="06DE5EAF" w14:textId="498A72BB" w:rsidR="006409E5" w:rsidRPr="000128A3" w:rsidRDefault="006409E5" w:rsidP="006409E5">
      <w:pPr>
        <w:pStyle w:val="AR6BodyText"/>
        <w:rPr>
          <w:lang w:val="en-GB"/>
        </w:rPr>
      </w:pPr>
      <w:r w:rsidRPr="000128A3">
        <w:rPr>
          <w:rFonts w:cs="Times New Roman"/>
          <w:lang w:val="en-GB"/>
        </w:rPr>
        <w:t xml:space="preserve">Together, the three ensemble methods (MMEs, ICEs, PPEs) allow investigation of climate model uncertainty arising from internal variability, initial and internal boundary conditions, model formulations and parameterizations </w:t>
      </w:r>
      <w:r w:rsidRPr="003A0C0D">
        <w:rPr>
          <w:rFonts w:cs="Times New Roman"/>
        </w:rPr>
        <w:fldChar w:fldCharType="begin" w:fldLock="1"/>
      </w:r>
      <w:r w:rsidR="00E14AAC">
        <w:rPr>
          <w:rFonts w:cs="Times New Roman"/>
          <w:lang w:val="en-GB"/>
        </w:rPr>
        <w:instrText>ADDIN CSL_CITATION { "citationItems" : [ { "id" : "ITEM-1", "itemData" : { "DOI" : "10.1002/wcc.220", "ISSN" : "1757-7780", "abstract" : "Abstract Many studies of future climate change take an ensemble modeling approach in which simulations of future conditions are produced with multiple climate models (or model versions), rather than just one. These ensemble studies are of two main types?perturbed-physics and multimodel?which investigate different sources of uncertainty about future climate change. Increasingly, methods are being applied which assign probabilities to future changes in climate on the basis of the set of projections (the ensemble) produced in a perturbed-physics or multimodel study. This has prompted debate over both the appropriate interpretation of ensembles as well as how best to communicate uncertainty about future climate change to decision makers; such communication is a primary impetus for ensemble studies. The intuition persists that agreement among ensemble members about the extent of future climate change warrants increased confidence in the projected changes, but in practice the significance of this robustness is difficult to gauge. Priority topics for future research include how to design ensemble studies that take better account of structural uncertainty, how to weight ensemble members and how to improve the process by which ensemble studies are synthesized with other information in expert assessments. WIREs Clim Change 2013, 4:213?223. doi: 10.1002/wcc.220 This article is categorized under: Climate, History, Society, Culture &gt; Ideas and Knowledge Climate Models and Modeling &gt; Knowledge Generation with Models", "author" : [ { "dropping-particle" : "", "family" : "Parker", "given" : "Wendy S", "non-dropping-particle" : "", "parse-names" : false, "suffix" : "" } ], "container-title" : "WIREs Climate Change", "id" : "ITEM-1", "issue" : "3", "issued" : { "date-parts" : [ [ "2013", "5", "1" ] ] }, "note" : "https://doi.org/10.1002/wcc.220", "page" : "213-223", "publisher" : "John Wiley &amp; Sons, Ltd", "title" : "Ensemble modeling, uncertainty and robust predictions", "translator" : [ { "dropping-particle" : "", "family" : "H1927", "given" : "", "non-dropping-particle" : "", "parse-names" : false, "suffix" : "" } ], "type" : "article-journal", "volume" : "4" }, "uris" : [ "http://www.mendeley.com/documents/?uuid=2fd62636-1c27-4559-b18f-1c5e2cf8d70b" ] } ], "mendeley" : { "formattedCitation" : "(Parker, 2013)", "plainTextFormattedCitation" : "(Parker, 2013)", "previouslyFormattedCitation" : "(Parker, 2013)" }, "properties" : { "noteIndex" : 0 }, "schema" : "https://github.com/citation-style-language/schema/raw/master/csl-citation.json" }</w:instrText>
      </w:r>
      <w:r w:rsidRPr="003A0C0D">
        <w:rPr>
          <w:rFonts w:cs="Times New Roman"/>
        </w:rPr>
        <w:fldChar w:fldCharType="separate"/>
      </w:r>
      <w:ins w:id="6068" w:author="Robin Matthews" w:date="2021-05-18T16:07:00Z">
        <w:r w:rsidR="00602365">
          <w:rPr>
            <w:rFonts w:cs="Times New Roman"/>
            <w:noProof/>
            <w:lang w:val="en-GB"/>
          </w:rPr>
          <w:t>(Parker, 2013)</w:t>
        </w:r>
      </w:ins>
      <w:del w:id="6069" w:author="Robin Matthews" w:date="2021-05-18T16:07:00Z">
        <w:r w:rsidRPr="000128A3" w:rsidDel="00602365">
          <w:rPr>
            <w:rFonts w:cs="Times New Roman"/>
            <w:noProof/>
            <w:lang w:val="en-GB"/>
          </w:rPr>
          <w:delText>(Parker, 2013)</w:delText>
        </w:r>
      </w:del>
      <w:r w:rsidRPr="003A0C0D">
        <w:rPr>
          <w:rFonts w:cs="Times New Roman"/>
        </w:rPr>
        <w:fldChar w:fldCharType="end"/>
      </w:r>
      <w:r w:rsidRPr="000128A3">
        <w:rPr>
          <w:rFonts w:cs="Times New Roman"/>
          <w:lang w:val="en-GB"/>
        </w:rPr>
        <w:t>. Figure 1.</w:t>
      </w:r>
      <w:r w:rsidRPr="000128A3">
        <w:rPr>
          <w:lang w:val="en-GB"/>
        </w:rPr>
        <w:t>2</w:t>
      </w:r>
      <w:r w:rsidR="00693B3F" w:rsidRPr="000128A3">
        <w:rPr>
          <w:lang w:val="en-GB"/>
        </w:rPr>
        <w:t>1</w:t>
      </w:r>
      <w:r w:rsidRPr="000128A3">
        <w:rPr>
          <w:rFonts w:cs="Times New Roman"/>
          <w:lang w:val="en-GB"/>
        </w:rPr>
        <w:t xml:space="preserve"> illustrates the different ensemble types. Recent studies have also started combining multiple ensemble types or using ensembles in combination with statistical analytical techniques. For example, </w:t>
      </w:r>
      <w:r w:rsidRPr="003A0C0D">
        <w:rPr>
          <w:rFonts w:cs="Times New Roman"/>
        </w:rPr>
        <w:fldChar w:fldCharType="begin" w:fldLock="1"/>
      </w:r>
      <w:r w:rsidR="00A94565">
        <w:rPr>
          <w:rFonts w:cs="Times New Roman"/>
          <w:lang w:val="en-GB"/>
        </w:rPr>
        <w:instrText>ADDIN CSL_CITATION { "citationItems" : [ { "id" : "ITEM-1", "itemData" : { "DOI" : "https://www.metoffice.gov.uk/pub/data/weather/uk/ukcp18/science-reports/UKCP18-Land-report.pdf", "author" : [ { "dropping-particle" : "", "family" : "Murphy", "given" : "J.M.", "non-dropping-particle" : "", "parse-names" : false, "suffix" : "" }, { "dropping-particle" : "", "family" : "Harris", "given" : "G.R.", "non-dropping-particle" : "", "parse-names" : false, "suffix" : "" }, { "dropping-particle" : "", "family" : "Sexton", "given" : "D.M.H.", "non-dropping-particle" : "", "parse-names" : false, "suffix" : "" }, { "dropping-particle" : "", "family" : "Kendon", "given" : "E.J.", "non-dropping-particle" : "", "parse-names" : false, "suffix" : "" }, { "dropping-particle" : "", "family" : "Bett", "given" : "P.E.", "non-dropping-particle" : "", "parse-names" : false, "suffix" : "" }, { "dropping-particle" : "", "family" : "Clark", "given" : "R.T.", "non-dropping-particle" : "", "parse-names" : false, "suffix" : "" }, { "dropping-particle" : "", "family" : "Eagle", "given" : "K.E.", "non-dropping-particle" : "", "parse-names" : false, "suffix" : "" }, { "dropping-particle" : "", "family" : "Fosser", "given" : "G.", "non-dropping-particle" : "", "parse-names" : false, "suffix" : "" }, { "dropping-particle" : "", "family" : "Fung", "given" : "F.", "non-dropping-particle" : "", "parse-names" : false, "suffix" : "" }, { "dropping-particle" : "", "family" : "Lowe", "given" : "J.A.", "non-dropping-particle" : "", "parse-names" : false, "suffix" : "" }, { "dropping-particle" : "", "family" : "McDonald", "given" : "R.E.", "non-dropping-particle" : "", "parse-names" : false, "suffix" : "" }, { "dropping-particle" : "", "family" : "McInnes", "given" : "R.N.", "non-dropping-particle" : "", "parse-names" : false, "suffix" : "" }, { "dropping-particle" : "", "family" : "McSweeney", "given" : "C.F.", "non-dropping-particle" : "", "parse-names" : false, "suffix" : "" }, { "dropping-particle" : "", "family" : "Mitchell", "given" : "J.F.B.", "non-dropping-particle" : "", "parse-names" : false, "suffix" : "" }, { "dropping-particle" : "", "family" : "Rostron", "given" : "J.W.", "non-dropping-particle" : "", "parse-names" : false, "suffix" : "" }, { "dropping-particle" : "", "family" : "Thornton", "given" : "H.E.", "non-dropping-particle" : "", "parse-names" : false, "suffix" : "" }, { "dropping-particle" : "", "family" : "Tucker", "given" : "S.", "non-dropping-particle" : "", "parse-names" : false, "suffix" : "" }, { "dropping-particle" : "", "family" : "Yamazaki", "given" : "K.", "non-dropping-particle" : "", "parse-names" : false, "suffix" : "" } ], "collection-title" : "00830/d", "id" : "ITEM-1", "issued" : { "date-parts" : [ [ "2018" ] ] }, "number-of-pages" : "191", "publisher" : "Met Office", "publisher-place" : "Exeter, UK", "title" : "UKCP18 Land Projections: Science Report", "translator" : [ { "dropping-particle" : "", "family" : "H4274", "given" : "Rt7", "non-dropping-particle" : "", "parse-names" : false, "suffix" : "" } ], "type" : "report" }, "uris" : [ "http://www.mendeley.com/documents/?uuid=287a0aa6-65a3-40c5-a742-0fa705a77bf8" ] } ], "mendeley" : { "formattedCitation" : "(Murphy et al., 2018)", "manualFormatting" : "Murphy et al. (2018)", "plainTextFormattedCitation" : "(Murphy et al., 2018)", "previouslyFormattedCitation" : "(Murphy et al., 2018)" }, "properties" : { "noteIndex" : 0 }, "schema" : "https://github.com/citation-style-language/schema/raw/master/csl-citation.json" }</w:instrText>
      </w:r>
      <w:r w:rsidRPr="003A0C0D">
        <w:rPr>
          <w:rFonts w:cs="Times New Roman"/>
        </w:rPr>
        <w:fldChar w:fldCharType="separate"/>
      </w:r>
      <w:ins w:id="6070" w:author="Robin Matthews" w:date="2021-05-18T16:07:00Z">
        <w:r w:rsidR="00602365">
          <w:rPr>
            <w:rFonts w:cs="Times New Roman"/>
            <w:noProof/>
            <w:lang w:val="en-GB"/>
          </w:rPr>
          <w:t>Murphy et al. (2018)</w:t>
        </w:r>
      </w:ins>
      <w:del w:id="6071" w:author="Robin Matthews" w:date="2021-05-18T16:07:00Z">
        <w:r w:rsidRPr="000128A3" w:rsidDel="00602365">
          <w:rPr>
            <w:rFonts w:cs="Times New Roman"/>
            <w:noProof/>
            <w:lang w:val="en-GB"/>
          </w:rPr>
          <w:delText>Murphy et al. (2018)</w:delText>
        </w:r>
      </w:del>
      <w:r w:rsidRPr="003A0C0D">
        <w:rPr>
          <w:rFonts w:cs="Times New Roman"/>
        </w:rPr>
        <w:fldChar w:fldCharType="end"/>
      </w:r>
      <w:r w:rsidRPr="000128A3">
        <w:rPr>
          <w:rFonts w:cs="Times New Roman"/>
          <w:lang w:val="en-GB"/>
        </w:rPr>
        <w:t xml:space="preserve"> combine MMEs and PPEs to give a fuller assessment of modelling uncertainty. </w:t>
      </w:r>
      <w:r w:rsidRPr="003A0C0D">
        <w:rPr>
          <w:rFonts w:cs="Times New Roman"/>
        </w:rPr>
        <w:fldChar w:fldCharType="begin" w:fldLock="1"/>
      </w:r>
      <w:r w:rsidR="00E81B0B">
        <w:rPr>
          <w:rFonts w:cs="Times New Roman"/>
          <w:lang w:val="en-GB"/>
        </w:rPr>
        <w:instrText>ADDIN CSL_CITATION { "citationItems" : [ { "id" : "ITEM-1", "itemData" : { "DOI" : "10.1175/JCLI-D-17-0682.1", "ISSN" : "0894-8755", "abstract" : "A calibrated single-model ensemble (SME) derived from the NCAR Community Atmosphere Model, version 3.1, is used to test two hypothesized emergent constraints on cloud feedback and equilibrium climate sensitivity (ECS). The Fasullo and Trenberth relative humidity (RH) metric and the Sherwood et al. lower-tropospheric mixing (LTMI) metric are computed for the present-day climate of the SME, and the relationships between the metrics, ECS, and cloud and other climate feedbacks are examined. The tropical convergence zone relative humidity (RHM) and the parameterized lower-tropospheric mixing (LTMIS) are positively correlated to ECS, and each is associated with a different spatial pattern of tropical shortwave cloud feedback in the SME. However, neither of those metrics is linked to the type of cloud response hypothesized by its authors. The resolved lower-tropospheric mixing (LTMID) is positively correlated to ECS for a subset of the SME having LTMID over a threshold value. LTMI and the RH for the dry, descending branch of the Hadley cell (RHD) narrow and shift upward the posterior estimates of ECS in the SME, but the SME bias in RHD and concerns over poorly understood physical mechanisms suggest the narrowing could be spurious for both constraints. While calibrated SME results may not generalize to multimodel ensembles, they can enhance the process understanding of emergent constraints and serve as out-of-sample tests of robustness.", "author" : [ { "dropping-particle" : "", "family" : "Wagman", "given" : "Benjamin M", "non-dropping-particle" : "", "parse-names" : false, "suffix" : "" }, { "dropping-particle" : "", "family" : "Jackson", "given" : "Charles S", "non-dropping-particle" : "", "parse-names" : false, "suffix" : "" } ], "container-title" : "Journal of Climate", "id" : "ITEM-1", "issue" : "18", "issued" : { "date-parts" : [ [ "2018", "8", "7" ] ] }, "page" : "7515-7532", "title" : "A Test of Emergent Constraints on Cloud Feedback and Climate Sensitivity Using a Calibrated Single-Model Ensemble", "translator" : [ { "dropping-particle" : "", "family" : "H4270", "given" : "", "non-dropping-particle" : "", "parse-names" : false, "suffix" : "" } ], "type" : "article-journal", "volume" : "31" }, "uris" : [ "http://www.mendeley.com/documents/?uuid=64849db4-7e5e-45e0-a37d-4844a60ed4f7" ] } ], "mendeley" : { "formattedCitation" : "(Wagman and Jackson, 2018)", "manualFormatting" : "Wagman and Jackson (2018)", "plainTextFormattedCitation" : "(Wagman and Jackson, 2018)", "previouslyFormattedCitation" : "(Wagman and Jackson, 2018)" }, "properties" : { "noteIndex" : 0 }, "schema" : "https://github.com/citation-style-language/schema/raw/master/csl-citation.json" }</w:instrText>
      </w:r>
      <w:r w:rsidRPr="003A0C0D">
        <w:rPr>
          <w:rFonts w:cs="Times New Roman"/>
        </w:rPr>
        <w:fldChar w:fldCharType="separate"/>
      </w:r>
      <w:ins w:id="6072" w:author="Robin Matthews" w:date="2021-05-18T16:07:00Z">
        <w:r w:rsidR="00602365">
          <w:rPr>
            <w:rFonts w:cs="Times New Roman"/>
            <w:noProof/>
            <w:lang w:val="en-GB"/>
          </w:rPr>
          <w:t>Wagman and Jackson (2018)</w:t>
        </w:r>
      </w:ins>
      <w:del w:id="6073" w:author="Robin Matthews" w:date="2021-05-18T16:07:00Z">
        <w:r w:rsidRPr="000128A3" w:rsidDel="00602365">
          <w:rPr>
            <w:rFonts w:cs="Times New Roman"/>
            <w:noProof/>
            <w:lang w:val="en-GB"/>
          </w:rPr>
          <w:delText>Wagman and Jackson (2018)</w:delText>
        </w:r>
      </w:del>
      <w:r w:rsidRPr="003A0C0D">
        <w:rPr>
          <w:rFonts w:cs="Times New Roman"/>
        </w:rPr>
        <w:fldChar w:fldCharType="end"/>
      </w:r>
      <w:r w:rsidRPr="000128A3">
        <w:rPr>
          <w:rFonts w:cs="Times New Roman"/>
          <w:lang w:val="en-GB"/>
        </w:rPr>
        <w:t xml:space="preserve"> use PPEs to evaluate the robustness of MME-based emergent constraints. </w:t>
      </w:r>
      <w:r w:rsidRPr="003A0C0D">
        <w:rPr>
          <w:rFonts w:cs="Times New Roman"/>
        </w:rPr>
        <w:fldChar w:fldCharType="begin" w:fldLock="1"/>
      </w:r>
      <w:r w:rsidR="00E81B0B">
        <w:rPr>
          <w:rFonts w:cs="Times New Roman"/>
          <w:lang w:val="en-GB"/>
        </w:rPr>
        <w:instrText>ADDIN CSL_CITATION { "citationItems" : [ { "id" : "ITEM-1", "itemData" : { "DOI" : "10.1007/s00382-019-04625-3", "ISSN" : "1432-0894", "abstract" : "The main aim of this two-part study is to use a perturbed parameter ensemble (PPE) to select plausible and diverse variants of a relatively expensive climate model for use in climate projections. In this first part, the extent to which climate biases develop at weather forecast timescales is assessed with two PPEs, which are based on 5-day forecasts and 10-year simulations with a relatively coarse resolution (N96) atmosphere-only model. Both ensembles share common parameter combinations and strong emergent relationships are found for a wide range of variables between the errors on two timescales. These relationships between the PPEs are demonstrated at several spatial scales from global (using mean square errors), to regional (using pattern correlations), and to individual grid boxes where a large fraction of them show positive correlations. The study confirms more robustly than in previous studies that investigating the errors on weather timescales provides an affordable way to identify and filter out model variants that perform poorly at short timescales and are likely to perform poorly at longer timescales too. The use of PPEs also provides additional information for model development, by identifying parameters and processes responsible for model errors at the two different timescales, and systematic errors that cannot be removed by any combination of parameter values.", "author" : [ { "dropping-particle" : "", "family" : "Sexton", "given" : "D M H", "non-dropping-particle" : "", "parse-names" : false, "suffix" : "" }, { "dropping-particle" : "V", "family" : "Karmalkar", "given" : "A", "non-dropping-particle" : "", "parse-names" : false, "suffix" : "" }, { "dropping-particle" : "", "family" : "Murphy", "given" : "J M", "non-dropping-particle" : "", "parse-names" : false, "suffix" : "" }, { "dropping-particle" : "", "family" : "Williams", "given" : "K D", "non-dropping-particle" : "", "parse-names" : false, "suffix" : "" }, { "dropping-particle" : "", "family" : "Boutle", "given" : "I A", "non-dropping-particle" : "", "parse-names" : false, "suffix" : "" }, { "dropping-particle" : "", "family" : "Morcrette", "given" : "C J", "non-dropping-particle" : "", "parse-names" : false, "suffix" : "" }, { "dropping-particle" : "", "family" : "Stirling", "given" : "A J", "non-dropping-particle" : "", "parse-names" : false, "suffix" : "" }, { "dropping-particle" : "", "family" : "Vosper", "given" : "S B", "non-dropping-particle" : "", "parse-names" : false, "suffix" : "" } ], "container-title" : "Climate Dynamics", "id" : "ITEM-1", "issue" : "1", "issued" : { "date-parts" : [ [ "2019" ] ] }, "page" : "989-1022", "title" : "Finding plausible and diverse variants of a climate model. Part\u00a01: establishing the relationship between errors at weather and climate time scales", "translator" : [ { "dropping-particle" : "", "family" : "H4271", "given" : "", "non-dropping-particle" : "", "parse-names" : false, "suffix" : "" } ], "type" : "article-journal", "volume" : "53" }, "uris" : [ "http://www.mendeley.com/documents/?uuid=1b7c5c6d-ef73-4f5f-8eef-5f1828dbdd58" ] } ], "mendeley" : { "formattedCitation" : "(Sexton et al., 2019)", "manualFormatting" : "Sexton et al. (2019)", "plainTextFormattedCitation" : "(Sexton et al., 2019)", "previouslyFormattedCitation" : "(Sexton et al., 2019)" }, "properties" : { "noteIndex" : 0 }, "schema" : "https://github.com/citation-style-language/schema/raw/master/csl-citation.json" }</w:instrText>
      </w:r>
      <w:r w:rsidRPr="003A0C0D">
        <w:rPr>
          <w:rFonts w:cs="Times New Roman"/>
        </w:rPr>
        <w:fldChar w:fldCharType="separate"/>
      </w:r>
      <w:ins w:id="6074" w:author="Robin Matthews" w:date="2021-05-18T16:07:00Z">
        <w:r w:rsidR="00602365">
          <w:rPr>
            <w:rFonts w:cs="Times New Roman"/>
            <w:noProof/>
            <w:lang w:val="en-GB"/>
          </w:rPr>
          <w:t>Sexton et al. (2019)</w:t>
        </w:r>
      </w:ins>
      <w:del w:id="6075" w:author="Robin Matthews" w:date="2021-05-18T16:07:00Z">
        <w:r w:rsidRPr="000128A3" w:rsidDel="00602365">
          <w:rPr>
            <w:rFonts w:cs="Times New Roman"/>
            <w:noProof/>
            <w:lang w:val="en-GB"/>
          </w:rPr>
          <w:delText>Sexton et al. (2019)</w:delText>
        </w:r>
      </w:del>
      <w:r w:rsidRPr="003A0C0D">
        <w:rPr>
          <w:rFonts w:cs="Times New Roman"/>
        </w:rPr>
        <w:fldChar w:fldCharType="end"/>
      </w:r>
      <w:r w:rsidRPr="000128A3">
        <w:rPr>
          <w:rFonts w:cs="Times New Roman"/>
          <w:lang w:val="en-GB"/>
        </w:rPr>
        <w:t xml:space="preserve"> study the robustness of ICE approaches by identifying parameters and processes responsible for model errors at the two different time</w:t>
      </w:r>
      <w:ins w:id="6076" w:author="Ian Blenkinsop" w:date="2021-07-08T15:14:00Z">
        <w:r w:rsidR="00ED1C62">
          <w:rPr>
            <w:rFonts w:cs="Times New Roman"/>
            <w:lang w:val="en-GB"/>
          </w:rPr>
          <w:t xml:space="preserve"> </w:t>
        </w:r>
      </w:ins>
      <w:r w:rsidRPr="000128A3">
        <w:rPr>
          <w:rFonts w:cs="Times New Roman"/>
          <w:lang w:val="en-GB"/>
        </w:rPr>
        <w:t xml:space="preserve">scales. </w:t>
      </w:r>
    </w:p>
    <w:p w14:paraId="1BE31B4B" w14:textId="77777777" w:rsidR="006409E5" w:rsidRPr="000128A3" w:rsidRDefault="006409E5" w:rsidP="006409E5">
      <w:pPr>
        <w:pStyle w:val="AR6BodyText"/>
        <w:rPr>
          <w:lang w:val="en-GB"/>
        </w:rPr>
      </w:pPr>
    </w:p>
    <w:p w14:paraId="729ADD2A" w14:textId="5C74B853" w:rsidR="006409E5" w:rsidRPr="000128A3" w:rsidRDefault="006409E5" w:rsidP="006409E5">
      <w:pPr>
        <w:pStyle w:val="AR6BodyText"/>
        <w:rPr>
          <w:lang w:val="en-GB"/>
        </w:rPr>
      </w:pPr>
      <w:r w:rsidRPr="000128A3">
        <w:rPr>
          <w:rFonts w:cs="Times New Roman"/>
          <w:lang w:val="en-GB"/>
        </w:rPr>
        <w:t>Overall, we assess that increases in computing power and the broader availability of larger and more varied ensembles of model simulations have contributed to better estimations of uncertainty in projections of future change (</w:t>
      </w:r>
      <w:r w:rsidRPr="000128A3">
        <w:rPr>
          <w:rFonts w:cs="Times New Roman"/>
          <w:i/>
          <w:lang w:val="en-GB"/>
        </w:rPr>
        <w:t>high confidence</w:t>
      </w:r>
      <w:r w:rsidRPr="000128A3">
        <w:rPr>
          <w:rFonts w:cs="Times New Roman"/>
          <w:lang w:val="en-GB"/>
        </w:rPr>
        <w:t xml:space="preserve">). Note, however, that despite their widespread use in climate science today, the cost of the ensemble approach in human and computational resources, and the challenges associated with the interpretation of multi-model ensembles, has been questioned </w:t>
      </w:r>
      <w:r w:rsidRPr="003A0C0D">
        <w:rPr>
          <w:rFonts w:cs="Times New Roman"/>
        </w:rPr>
        <w:fldChar w:fldCharType="begin" w:fldLock="1"/>
      </w:r>
      <w:r w:rsidR="00A94565">
        <w:rPr>
          <w:rFonts w:cs="Times New Roman"/>
          <w:lang w:val="en-GB"/>
        </w:rPr>
        <w:instrText>ADDIN CSL_CITATION { "citationItems" : [ { "id" : "ITEM-1", "itemData" : { "DOI" : "10.1073/pnas.1906691116", "abstract" : "Given the slow unfolding of what may become catastrophic changes to Earth\u2019s climate, many are understandably distraught by failures of public policy to rise to the magnitude of the challenge. Few in the science community would think to question the scientific response to the unfolding changes. However, is the science community continuing to do its part to the best of its ability? In the domains where we can have the greatest influence, is the scientific community articulating a vision commensurate with the challenges posed by climate change? We think not.", "author" : [ { "dropping-particle" : "", "family" : "Palmer", "given" : "Tim N.", "non-dropping-particle" : "", "parse-names" : false, "suffix" : "" }, { "dropping-particle" : "", "family" : "Stevens", "given" : "Bjorn", "non-dropping-particle" : "", "parse-names" : false, "suffix" : "" } ], "container-title" : "Proceedings of the National Academy of Sciences", "id" : "ITEM-1", "issue" : "49", "issued" : { "date-parts" : [ [ "2019", "12", "3" ] ] }, "page" : "24390 LP - 24395", "title" : "The scientific challenge of understanding and estimating climate change", "translator" : [ { "dropping-particle" : "", "family" : "H4269", "given" : "", "non-dropping-particle" : "", "parse-names" : false, "suffix" : "" } ], "type" : "article-journal", "volume" : "116" }, "uris" : [ "http://www.mendeley.com/documents/?uuid=ac7a8095-37f9-455d-bf5c-e880f68d5afa" ] }, { "id" : "ITEM-2", "itemData" : { "DOI" : "10.1002/wcc.648", "ISSN" : "1757-7780", "abstract" : "Abstract The results of the sixth phase of the coupled model intercomparison project (CMIP) are currently being analyzed and will form the basis of the IPCC Sixth Assessment Report. Since its creation in the mid-1990s, CMIP has had an increasing influence on climate research. While the principle behind it has always remained the same?comparing different climate models under similar conditions?its design and motivations have evolved significantly over the phases of the project. This evolution is closely linked to that of the IPCC since, historically as well as today, the results of CMIP have played a major role in the Panel's reports. This role increased the visibility of CMIP. Over time, more and more people started to be interested in CMIP and to analyze its results. Despite this success, the way CMIP is used today raises methodological issues. In fact, CMIP has promoted a particular way of doing climate research, centered on a single tool?Global Coupled Models (GCMs)?and creating a gap between model developers and model users. Due to the debates regarding the interpretation of multi-model ensembles and the validation of GCMs, whether the emphasis on this particular way of studying climate is serving the progress of climate science is questionable. This article is categorized under: Climate Models and Modeling &gt; Knowledge Generation with Models", "author" : [ { "dropping-particle" : "", "family" : "Touz\u00e9-Peiffer", "given" : "Ludovic", "non-dropping-particle" : "", "parse-names" : false, "suffix" : "" }, { "dropping-particle" : "", "family" : "Barberousse", "given" : "Anouk", "non-dropping-particle" : "", "parse-names" : false, "suffix" : "" }, { "dropping-particle" : "", "family" : "Treut", "given" : "Herv\u00e9", "non-dropping-particle" : "Le", "parse-names" : false, "suffix" : "" } ], "container-title" : "WIREs Climate Change", "id" : "ITEM-2", "issue" : "4", "issued" : { "date-parts" : [ [ "2020", "7", "1" ] ] }, "note" : "https://doi.org/10.1002/wcc.648", "page" : "e648", "publisher" : "John Wiley &amp; Sons, Ltd", "title" : "The Coupled Model Intercomparison Project: History, uses, and structural effects on climate research", "translator" : [ { "dropping-particle" : "", "family" : "H1924", "given" : "", "non-dropping-particle" : "", "parse-names" : false, "suffix" : "" } ], "type" : "article-journal", "volume" : "11" }, "uris" : [ "http://www.mendeley.com/documents/?uuid=8f2c6e07-8915-4c16-a434-f136f40c7144" ] } ], "mendeley" : { "formattedCitation" : "(Palmer and Stevens, 2019; Touz\u00e9-Peiffer et al., 2020)", "manualFormatting" : "(Palmer and Stevens, 2019; Touz\u00e9-Peiffer et al., 2020)", "plainTextFormattedCitation" : "(Palmer and Stevens, 2019; Touz\u00e9-Peiffer et al., 2020)", "previouslyFormattedCitation" : "(Palmer and Stevens, 2019; Touz\u00e9-Peiffer et al., 2020)" }, "properties" : { "noteIndex" : 0 }, "schema" : "https://github.com/citation-style-language/schema/raw/master/csl-citation.json" }</w:instrText>
      </w:r>
      <w:r w:rsidRPr="003A0C0D">
        <w:rPr>
          <w:rFonts w:cs="Times New Roman"/>
        </w:rPr>
        <w:fldChar w:fldCharType="separate"/>
      </w:r>
      <w:ins w:id="6077" w:author="Robin Matthews" w:date="2021-05-18T16:07:00Z">
        <w:r w:rsidR="00602365">
          <w:rPr>
            <w:rFonts w:cs="Times New Roman"/>
            <w:noProof/>
            <w:lang w:val="en-GB"/>
          </w:rPr>
          <w:t>(Palmer and Stevens, 2019; Touzé-Peiffer et al., 2020)</w:t>
        </w:r>
      </w:ins>
      <w:del w:id="6078" w:author="Robin Matthews" w:date="2021-05-18T16:07:00Z">
        <w:r w:rsidRPr="000128A3" w:rsidDel="00602365">
          <w:rPr>
            <w:rFonts w:cs="Times New Roman"/>
            <w:noProof/>
            <w:lang w:val="en-GB"/>
          </w:rPr>
          <w:delText>(Palmer and Stevens, 2019; Touzé-Peiffer et al., 2020)</w:delText>
        </w:r>
      </w:del>
      <w:r w:rsidRPr="003A0C0D">
        <w:rPr>
          <w:rFonts w:cs="Times New Roman"/>
        </w:rPr>
        <w:fldChar w:fldCharType="end"/>
      </w:r>
      <w:r w:rsidRPr="000128A3">
        <w:rPr>
          <w:rFonts w:cs="Times New Roman"/>
          <w:lang w:val="en-GB"/>
        </w:rPr>
        <w:t xml:space="preserve">. </w:t>
      </w:r>
    </w:p>
    <w:p w14:paraId="3A239B0E" w14:textId="77777777" w:rsidR="006409E5" w:rsidRPr="000128A3" w:rsidRDefault="006409E5" w:rsidP="006409E5">
      <w:pPr>
        <w:pStyle w:val="AR6BodyText"/>
        <w:rPr>
          <w:lang w:val="en-GB"/>
        </w:rPr>
      </w:pPr>
    </w:p>
    <w:p w14:paraId="0300393D" w14:textId="77777777" w:rsidR="006409E5" w:rsidRPr="000128A3" w:rsidRDefault="006409E5" w:rsidP="006409E5">
      <w:pPr>
        <w:pStyle w:val="AR6BodyText"/>
        <w:rPr>
          <w:lang w:val="en-GB"/>
        </w:rPr>
      </w:pPr>
    </w:p>
    <w:p w14:paraId="3AA081C6" w14:textId="7D51525C" w:rsidR="006409E5" w:rsidRPr="000128A3" w:rsidRDefault="006409E5" w:rsidP="006409E5">
      <w:pPr>
        <w:pStyle w:val="AR6BodyText"/>
        <w:rPr>
          <w:b/>
          <w:lang w:val="en-GB"/>
        </w:rPr>
      </w:pPr>
      <w:r w:rsidRPr="000128A3">
        <w:rPr>
          <w:b/>
          <w:lang w:val="en-GB"/>
        </w:rPr>
        <w:t xml:space="preserve">[START FIGURE 1.21 HERE]  </w:t>
      </w:r>
    </w:p>
    <w:p w14:paraId="3A9F4DA4" w14:textId="77777777" w:rsidR="006409E5" w:rsidRPr="000128A3" w:rsidRDefault="006409E5" w:rsidP="006409E5">
      <w:pPr>
        <w:pStyle w:val="AR6BodyText"/>
        <w:rPr>
          <w:lang w:val="en-GB"/>
        </w:rPr>
      </w:pPr>
    </w:p>
    <w:p w14:paraId="0C726CB7" w14:textId="520E16E9" w:rsidR="006409E5" w:rsidRPr="003A0C0D" w:rsidRDefault="006409E5" w:rsidP="006409E5">
      <w:pPr>
        <w:pStyle w:val="AR6Chap1Figure"/>
      </w:pPr>
      <w:r w:rsidRPr="00E35E42">
        <w:rPr>
          <w:b/>
          <w:lang w:val="en-GB"/>
        </w:rPr>
        <w:t>Illustration of common types of model ensemble, simulating the time evolution of a quantity Q (such as global mean surface temperature).</w:t>
      </w:r>
      <w:r w:rsidRPr="000128A3">
        <w:rPr>
          <w:lang w:val="en-GB"/>
        </w:rPr>
        <w:t xml:space="preserve"> (a) Multi-model ensemble, where each model has its own realization of the processes affecting Q, and its own internal variability around the baseline value (dashed line). The multi-model mean (black) is commonly taken as the ensemble average. (b) Initial condition ensemble, where several realizations from a single model are compared. These differ only by minute (‘micro’) perturbations to the initial conditions of the simulation, such that over time, internal variability will progress differently in each ensemble member. (c) Perturbed physics ensemble, which also compares realizations from a single model, but where one or more internal parameters that may affect the simulations of Q are systematically changed to allow for a quantification of the </w:t>
      </w:r>
      <w:r w:rsidR="00970831">
        <w:rPr>
          <w:lang w:val="en-GB"/>
        </w:rPr>
        <w:t>effects</w:t>
      </w:r>
      <w:r w:rsidR="00970831" w:rsidRPr="000128A3">
        <w:rPr>
          <w:lang w:val="en-GB"/>
        </w:rPr>
        <w:t xml:space="preserve"> </w:t>
      </w:r>
      <w:r w:rsidRPr="000128A3">
        <w:rPr>
          <w:lang w:val="en-GB"/>
        </w:rPr>
        <w:t xml:space="preserve">of those quantities on the model results. Additionally, each parameter set may be taken as the starting point for an initial condition ensemble. </w:t>
      </w:r>
      <w:r w:rsidRPr="003A0C0D">
        <w:t xml:space="preserve">In this figure, each set has three ensemble members. </w:t>
      </w:r>
    </w:p>
    <w:p w14:paraId="1CC15DAF" w14:textId="77777777" w:rsidR="006409E5" w:rsidRPr="003A0C0D" w:rsidRDefault="006409E5" w:rsidP="006409E5">
      <w:pPr>
        <w:pStyle w:val="AR6BodyText"/>
      </w:pPr>
    </w:p>
    <w:p w14:paraId="4133B4B4" w14:textId="77777777" w:rsidR="006409E5" w:rsidRPr="003A0C0D" w:rsidRDefault="006409E5" w:rsidP="006409E5">
      <w:pPr>
        <w:pStyle w:val="AR6BodyTextBold"/>
        <w:rPr>
          <w:lang w:val="en-GB"/>
        </w:rPr>
      </w:pPr>
      <w:r w:rsidRPr="003A0C0D">
        <w:rPr>
          <w:lang w:val="en-GB"/>
        </w:rPr>
        <w:t>[END FIGURE 1.2</w:t>
      </w:r>
      <w:r>
        <w:rPr>
          <w:lang w:val="en-GB"/>
        </w:rPr>
        <w:t>1</w:t>
      </w:r>
      <w:r w:rsidRPr="003A0C0D">
        <w:rPr>
          <w:lang w:val="en-GB"/>
        </w:rPr>
        <w:t xml:space="preserve"> HERE]  </w:t>
      </w:r>
    </w:p>
    <w:p w14:paraId="77A824B8" w14:textId="77777777" w:rsidR="006409E5" w:rsidRPr="003A0C0D" w:rsidRDefault="006409E5" w:rsidP="006409E5">
      <w:pPr>
        <w:pStyle w:val="AR6BodyText"/>
      </w:pPr>
    </w:p>
    <w:p w14:paraId="0895A40D" w14:textId="77777777" w:rsidR="006409E5" w:rsidRPr="003A0C0D" w:rsidRDefault="006409E5" w:rsidP="006409E5">
      <w:pPr>
        <w:pStyle w:val="AR6BodyText"/>
      </w:pPr>
    </w:p>
    <w:p w14:paraId="6FC34E47" w14:textId="45CBA65B" w:rsidR="006409E5" w:rsidRPr="000128A3" w:rsidRDefault="006409E5" w:rsidP="006409E5">
      <w:pPr>
        <w:pStyle w:val="AR6Chap1Level31111"/>
        <w:rPr>
          <w:lang w:val="en-GB"/>
        </w:rPr>
      </w:pPr>
      <w:bookmarkStart w:id="6079" w:name="_2jxsxqh" w:colFirst="0" w:colLast="0"/>
      <w:bookmarkStart w:id="6080" w:name="_Toc69950012"/>
      <w:bookmarkEnd w:id="6079"/>
      <w:r w:rsidRPr="000128A3">
        <w:rPr>
          <w:lang w:val="en-GB"/>
        </w:rPr>
        <w:t xml:space="preserve">The </w:t>
      </w:r>
      <w:del w:id="6081" w:author="Ian Blenkinsop" w:date="2021-07-08T15:16:00Z">
        <w:r w:rsidRPr="000128A3" w:rsidDel="00754E80">
          <w:rPr>
            <w:lang w:val="en-GB"/>
          </w:rPr>
          <w:delText xml:space="preserve">sixth </w:delText>
        </w:r>
      </w:del>
      <w:ins w:id="6082" w:author="Ian Blenkinsop" w:date="2021-07-08T15:16:00Z">
        <w:r w:rsidR="00754E80">
          <w:rPr>
            <w:lang w:val="en-GB"/>
          </w:rPr>
          <w:t>S</w:t>
        </w:r>
        <w:r w:rsidR="00754E80" w:rsidRPr="000128A3">
          <w:rPr>
            <w:lang w:val="en-GB"/>
          </w:rPr>
          <w:t xml:space="preserve">ixth </w:t>
        </w:r>
      </w:ins>
      <w:del w:id="6083" w:author="Ian Blenkinsop" w:date="2021-07-08T15:16:00Z">
        <w:r w:rsidRPr="000128A3" w:rsidDel="00754E80">
          <w:rPr>
            <w:lang w:val="en-GB"/>
          </w:rPr>
          <w:delText xml:space="preserve">phase </w:delText>
        </w:r>
      </w:del>
      <w:ins w:id="6084" w:author="Ian Blenkinsop" w:date="2021-07-08T15:16:00Z">
        <w:r w:rsidR="00754E80">
          <w:rPr>
            <w:lang w:val="en-GB"/>
          </w:rPr>
          <w:t>P</w:t>
        </w:r>
        <w:r w:rsidR="00754E80" w:rsidRPr="000128A3">
          <w:rPr>
            <w:lang w:val="en-GB"/>
          </w:rPr>
          <w:t xml:space="preserve">hase </w:t>
        </w:r>
      </w:ins>
      <w:r w:rsidRPr="000128A3">
        <w:rPr>
          <w:lang w:val="en-GB"/>
        </w:rPr>
        <w:t>of the Coupled Model Intercomparison Project (CMIP6)</w:t>
      </w:r>
      <w:bookmarkEnd w:id="6080"/>
    </w:p>
    <w:p w14:paraId="329EE58A" w14:textId="77777777" w:rsidR="006409E5" w:rsidRPr="000128A3" w:rsidRDefault="006409E5" w:rsidP="006409E5">
      <w:pPr>
        <w:pStyle w:val="AR6BodyText"/>
        <w:rPr>
          <w:lang w:val="en-GB"/>
        </w:rPr>
      </w:pPr>
    </w:p>
    <w:p w14:paraId="14D8C0C4" w14:textId="210893BF" w:rsidR="006409E5" w:rsidRPr="000128A3" w:rsidRDefault="006409E5" w:rsidP="006409E5">
      <w:pPr>
        <w:pStyle w:val="AR6BodyText"/>
        <w:rPr>
          <w:lang w:val="en-GB"/>
        </w:rPr>
      </w:pPr>
      <w:bookmarkStart w:id="6085" w:name="_Hlk66786210"/>
      <w:r w:rsidRPr="000128A3">
        <w:rPr>
          <w:rFonts w:cs="Times New Roman"/>
          <w:lang w:val="en-GB"/>
        </w:rPr>
        <w:t xml:space="preserve">The Coupled Model Intercomparison Project (CMIP) provides a framework to compare the results of different GCMs or ESMs performing similar experiments. Since its creation in the mid-1990s, it has evolved in different phases, involving </w:t>
      </w:r>
      <w:r w:rsidRPr="00704677">
        <w:rPr>
          <w:rFonts w:cs="Times New Roman"/>
          <w:lang w:val="en-GB"/>
        </w:rPr>
        <w:t>all</w:t>
      </w:r>
      <w:r w:rsidRPr="000128A3">
        <w:rPr>
          <w:rFonts w:cs="Times New Roman"/>
          <w:lang w:val="en-GB"/>
        </w:rPr>
        <w:t xml:space="preserve"> major climate modelling centres in the world (Figure 1.20). The results of these phases have played a key role in previous IPCC reports, and the present </w:t>
      </w:r>
      <w:r w:rsidR="00704677">
        <w:rPr>
          <w:rFonts w:cs="Times New Roman"/>
          <w:lang w:val="en-GB"/>
        </w:rPr>
        <w:t>R</w:t>
      </w:r>
      <w:r w:rsidRPr="000128A3">
        <w:rPr>
          <w:rFonts w:cs="Times New Roman"/>
          <w:lang w:val="en-GB"/>
        </w:rPr>
        <w:t>eport assesses a range of results from CMIP5 that were not published until after the AR5, as well as the first results of the 6th phase of CMIP (CMIP6</w:t>
      </w:r>
      <w:del w:id="6086" w:author="Ian Blenkinsop" w:date="2021-07-08T15:17:00Z">
        <w:r w:rsidRPr="000128A3" w:rsidDel="004C61F9">
          <w:rPr>
            <w:rFonts w:cs="Times New Roman"/>
            <w:lang w:val="en-GB"/>
          </w:rPr>
          <w:delText xml:space="preserve">) </w:delText>
        </w:r>
      </w:del>
      <w:ins w:id="6087" w:author="Ian Blenkinsop" w:date="2021-07-08T15:17:00Z">
        <w:r w:rsidR="004C61F9">
          <w:rPr>
            <w:rFonts w:cs="Times New Roman"/>
            <w:lang w:val="en-GB"/>
          </w:rPr>
          <w:t>;</w:t>
        </w:r>
        <w:r w:rsidR="004C61F9" w:rsidRPr="000128A3">
          <w:rPr>
            <w:rFonts w:cs="Times New Roman"/>
            <w:lang w:val="en-GB"/>
          </w:rPr>
          <w:t xml:space="preserve"> </w:t>
        </w:r>
      </w:ins>
      <w:r w:rsidRPr="003A0C0D">
        <w:rPr>
          <w:rFonts w:cs="Times New Roman"/>
        </w:rPr>
        <w:fldChar w:fldCharType="begin" w:fldLock="1"/>
      </w:r>
      <w:r w:rsidR="00E81B0B">
        <w:rPr>
          <w:rFonts w:cs="Times New Roman"/>
          <w:lang w:val="en-GB"/>
        </w:rPr>
        <w:instrText>ADDIN CSL_CITATION { "citationItems" : [ { "id" : "ITEM-1", "itemData" : { "DOI" : "10.5194/gmd-9-1937-2016", "ISBN" : "1991-9603", "ISSN" : "19919603", "abstract" : "By coordinating the design and distribution of global climate model simulations of the past, current, and future climate, the Coupled Model Intercomparison Project (CMIP) has become one of the foundational elements of climate science. However, the need to address an ever- expanding range of scientific questions arising from more and more research communities has made it necessary to re- vise the organization of CMIP. After a long and wide com- munity consultation, a new and more federated structure has been put in place. It consists of three major elements: (1) a handful of common experiments, the DECK (Diagnostic, Evaluation and Characterization of Klima) and CMIP his- torical simulations (1850\u2013near present) that will maintain continuity and help document basic characteristics of mod- els across different phases of CMIP; (2) common standards, coordination, infrastructure, and documentation that will fa- cilitate the distribution of model outputs and the characteriza- tion of the model ensemble; and (3) an ensemble of CMIP- Endorsed Model Intercomparison Projects (MIPs) that will be specific to a particular phase of CMIP (now CMIP6) and that will build on the DECK and CMIP historical simulations to address a large range of specific questions and fill the sci- entific gaps of the previous CMIP phases. The DECK and CMIP historical simulations, together with the use of CMIP data standards, will be the entry cards for models participat- ing in CMIP. Participation in CMIP6-Endorsed MIPs by in- dividual modelling groups will be at their own discretion and will depend on their scientific interests and priorities. With the Grand Science Challenges of theWorld Climate Research Programme (WCRP) as its scientific backdrop, CMIP6 will address three broad questions: \u2013 How does the Earth system respond to forcing? \u2013 What are the origins and consequences of systematic model biases? \u2013 How can we assess future climate changes given inter- nal climate variability, predictability, and uncertainties in scenarios? This CMIP6 overview paper presents the background and ra- tionale for the new structure of CMIP, provides a detailed description of the DECK and CMIP6 historical simulations, and includes a brief introduction to the 21 CMIP6-Endorsed MIPs.",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 ] }, "page" : "1937-1958", "title" : "Overview of the Coupled Model Intercomparison Project Phase 6 (CMIP6) experimental design and organization", "translator" : [ { "dropping-particle" : "", "family" : "H2493", "given" : "", "non-dropping-particle" : "", "parse-names" : false, "suffix" : "" } ], "type" : "article-journal", "volume" : "9" }, "uris" : [ "http://www.mendeley.com/documents/?uuid=4956513c-e058-4e2d-8dac-3ec1dc004274" ] } ], "mendeley" : { "formattedCitation" : "(Eyring et al., 2016)", "plainTextFormattedCitation" : "(Eyring et al., 2016)", "previouslyFormattedCitation" : "(Eyring et al., 2016)" }, "properties" : { "noteIndex" : 0 }, "schema" : "https://github.com/citation-style-language/schema/raw/master/csl-citation.json" }</w:instrText>
      </w:r>
      <w:r w:rsidRPr="003A0C0D">
        <w:rPr>
          <w:rFonts w:cs="Times New Roman"/>
        </w:rPr>
        <w:fldChar w:fldCharType="separate"/>
      </w:r>
      <w:ins w:id="6088" w:author="Robin Matthews" w:date="2021-05-18T16:07:00Z">
        <w:del w:id="6089" w:author="Ian Blenkinsop" w:date="2021-07-08T15:17:00Z">
          <w:r w:rsidR="00602365" w:rsidDel="004C61F9">
            <w:rPr>
              <w:rFonts w:cs="Times New Roman"/>
              <w:noProof/>
              <w:lang w:val="en-GB"/>
            </w:rPr>
            <w:delText>(</w:delText>
          </w:r>
        </w:del>
        <w:r w:rsidR="00602365">
          <w:rPr>
            <w:rFonts w:cs="Times New Roman"/>
            <w:noProof/>
            <w:lang w:val="en-GB"/>
          </w:rPr>
          <w:t>Eyring et al., 2016)</w:t>
        </w:r>
      </w:ins>
      <w:del w:id="6090" w:author="Robin Matthews" w:date="2021-05-18T16:07:00Z">
        <w:r w:rsidRPr="000128A3" w:rsidDel="00602365">
          <w:rPr>
            <w:rFonts w:cs="Times New Roman"/>
            <w:noProof/>
            <w:lang w:val="en-GB"/>
          </w:rPr>
          <w:delText>(Eyring et al., 2016)</w:delText>
        </w:r>
      </w:del>
      <w:r w:rsidRPr="003A0C0D">
        <w:rPr>
          <w:rFonts w:cs="Times New Roman"/>
        </w:rPr>
        <w:fldChar w:fldCharType="end"/>
      </w:r>
      <w:r w:rsidRPr="000128A3">
        <w:rPr>
          <w:rFonts w:cs="Times New Roman"/>
          <w:lang w:val="en-GB"/>
        </w:rPr>
        <w:t xml:space="preserve">. The CMIP6 experiment design is somewhat different from previous phases. It now consists of a limited set of DECK (Diagnostic, Evaluation and Characterization of Klima) simulations and an historical simulation that </w:t>
      </w:r>
      <w:r w:rsidRPr="00704677">
        <w:rPr>
          <w:rFonts w:cs="Times New Roman"/>
          <w:lang w:val="en-GB"/>
        </w:rPr>
        <w:t>must</w:t>
      </w:r>
      <w:r w:rsidRPr="000128A3">
        <w:rPr>
          <w:rFonts w:cs="Times New Roman"/>
          <w:lang w:val="en-GB"/>
        </w:rPr>
        <w:t xml:space="preserve"> be performed by all participating models, as well as a wide range of CMIP6-</w:t>
      </w:r>
      <w:del w:id="6091" w:author="Ian Blenkinsop" w:date="2021-07-08T16:46:00Z">
        <w:r w:rsidRPr="000128A3" w:rsidDel="006612E0">
          <w:rPr>
            <w:rFonts w:cs="Times New Roman"/>
            <w:lang w:val="en-GB"/>
          </w:rPr>
          <w:delText xml:space="preserve">endorsed </w:delText>
        </w:r>
      </w:del>
      <w:ins w:id="6092" w:author="Ian Blenkinsop" w:date="2021-07-08T16:46:00Z">
        <w:r w:rsidR="006612E0">
          <w:rPr>
            <w:rFonts w:cs="Times New Roman"/>
            <w:lang w:val="en-GB"/>
          </w:rPr>
          <w:t>E</w:t>
        </w:r>
        <w:r w:rsidR="006612E0" w:rsidRPr="000128A3">
          <w:rPr>
            <w:rFonts w:cs="Times New Roman"/>
            <w:lang w:val="en-GB"/>
          </w:rPr>
          <w:t xml:space="preserve">ndorsed </w:t>
        </w:r>
      </w:ins>
      <w:del w:id="6093" w:author="Ian Blenkinsop" w:date="2021-07-02T13:41:00Z">
        <w:r w:rsidRPr="000128A3" w:rsidDel="00D71BF2">
          <w:rPr>
            <w:rFonts w:cs="Times New Roman"/>
            <w:lang w:val="en-GB"/>
          </w:rPr>
          <w:delText xml:space="preserve">Model </w:delText>
        </w:r>
      </w:del>
      <w:ins w:id="6094" w:author="Ian Blenkinsop" w:date="2021-07-02T13:41:00Z">
        <w:r w:rsidR="00D71BF2">
          <w:rPr>
            <w:rFonts w:cs="Times New Roman"/>
            <w:lang w:val="en-GB"/>
          </w:rPr>
          <w:t>m</w:t>
        </w:r>
        <w:r w:rsidR="00D71BF2" w:rsidRPr="000128A3">
          <w:rPr>
            <w:rFonts w:cs="Times New Roman"/>
            <w:lang w:val="en-GB"/>
          </w:rPr>
          <w:t xml:space="preserve">odel </w:t>
        </w:r>
      </w:ins>
      <w:del w:id="6095" w:author="Ian Blenkinsop" w:date="2021-07-02T13:41:00Z">
        <w:r w:rsidRPr="000128A3" w:rsidDel="00D71BF2">
          <w:rPr>
            <w:rFonts w:cs="Times New Roman"/>
            <w:lang w:val="en-GB"/>
          </w:rPr>
          <w:delText xml:space="preserve">Intercomparison </w:delText>
        </w:r>
      </w:del>
      <w:ins w:id="6096" w:author="Ian Blenkinsop" w:date="2021-07-02T13:41:00Z">
        <w:r w:rsidR="00D71BF2">
          <w:rPr>
            <w:rFonts w:cs="Times New Roman"/>
            <w:lang w:val="en-GB"/>
          </w:rPr>
          <w:t>i</w:t>
        </w:r>
        <w:r w:rsidR="00D71BF2" w:rsidRPr="000128A3">
          <w:rPr>
            <w:rFonts w:cs="Times New Roman"/>
            <w:lang w:val="en-GB"/>
          </w:rPr>
          <w:t xml:space="preserve">ntercomparison </w:t>
        </w:r>
      </w:ins>
      <w:del w:id="6097" w:author="Ian Blenkinsop" w:date="2021-07-02T13:41:00Z">
        <w:r w:rsidRPr="000128A3" w:rsidDel="00D71BF2">
          <w:rPr>
            <w:rFonts w:cs="Times New Roman"/>
            <w:lang w:val="en-GB"/>
          </w:rPr>
          <w:delText xml:space="preserve">Projects </w:delText>
        </w:r>
      </w:del>
      <w:ins w:id="6098" w:author="Ian Blenkinsop" w:date="2021-07-02T13:41:00Z">
        <w:r w:rsidR="00D71BF2">
          <w:rPr>
            <w:rFonts w:cs="Times New Roman"/>
            <w:lang w:val="en-GB"/>
          </w:rPr>
          <w:t>p</w:t>
        </w:r>
        <w:r w:rsidR="00D71BF2" w:rsidRPr="000128A3">
          <w:rPr>
            <w:rFonts w:cs="Times New Roman"/>
            <w:lang w:val="en-GB"/>
          </w:rPr>
          <w:t xml:space="preserve">rojects </w:t>
        </w:r>
      </w:ins>
      <w:r w:rsidRPr="000128A3">
        <w:rPr>
          <w:rFonts w:cs="Times New Roman"/>
          <w:lang w:val="en-GB"/>
        </w:rPr>
        <w:t>(MIPs) covering specialized topics</w:t>
      </w:r>
      <w:ins w:id="6099" w:author="Ian Blenkinsop" w:date="2021-07-08T15:18:00Z">
        <w:r w:rsidR="004C61F9">
          <w:rPr>
            <w:rFonts w:cs="Times New Roman"/>
            <w:lang w:val="en-GB"/>
          </w:rPr>
          <w:t xml:space="preserve"> (</w:t>
        </w:r>
        <w:r w:rsidR="004C61F9" w:rsidRPr="000128A3">
          <w:rPr>
            <w:rFonts w:cs="Times New Roman"/>
            <w:lang w:val="en-GB"/>
          </w:rPr>
          <w:t>Figure 1.22</w:t>
        </w:r>
      </w:ins>
      <w:ins w:id="6100" w:author="Ian Blenkinsop" w:date="2021-07-08T15:19:00Z">
        <w:r w:rsidR="004C61F9">
          <w:rPr>
            <w:rFonts w:cs="Times New Roman"/>
            <w:lang w:val="en-GB"/>
          </w:rPr>
          <w:t>;</w:t>
        </w:r>
      </w:ins>
      <w:r w:rsidRPr="000128A3">
        <w:rPr>
          <w:rFonts w:cs="Times New Roman"/>
          <w:lang w:val="en-GB"/>
        </w:rPr>
        <w:t xml:space="preserve"> </w:t>
      </w:r>
      <w:r w:rsidRPr="003A0C0D">
        <w:rPr>
          <w:rFonts w:cs="Times New Roman"/>
        </w:rPr>
        <w:fldChar w:fldCharType="begin" w:fldLock="1"/>
      </w:r>
      <w:r w:rsidR="00E81B0B">
        <w:rPr>
          <w:rFonts w:cs="Times New Roman"/>
          <w:lang w:val="en-GB"/>
        </w:rPr>
        <w:instrText>ADDIN CSL_CITATION { "citationItems" : [ { "id" : "ITEM-1", "itemData" : { "DOI" : "10.5194/gmd-9-1937-2016", "ISBN" : "1991-9603", "ISSN" : "19919603", "abstract" : "By coordinating the design and distribution of global climate model simulations of the past, current, and future climate, the Coupled Model Intercomparison Project (CMIP) has become one of the foundational elements of climate science. However, the need to address an ever- expanding range of scientific questions arising from more and more research communities has made it necessary to re- vise the organization of CMIP. After a long and wide com- munity consultation, a new and more federated structure has been put in place. It consists of three major elements: (1) a handful of common experiments, the DECK (Diagnostic, Evaluation and Characterization of Klima) and CMIP his- torical simulations (1850\u2013near present) that will maintain continuity and help document basic characteristics of mod- els across different phases of CMIP; (2) common standards, coordination, infrastructure, and documentation that will fa- cilitate the distribution of model outputs and the characteriza- tion of the model ensemble; and (3) an ensemble of CMIP- Endorsed Model Intercomparison Projects (MIPs) that will be specific to a particular phase of CMIP (now CMIP6) and that will build on the DECK and CMIP historical simulations to address a large range of specific questions and fill the sci- entific gaps of the previous CMIP phases. The DECK and CMIP historical simulations, together with the use of CMIP data standards, will be the entry cards for models participat- ing in CMIP. Participation in CMIP6-Endorsed MIPs by in- dividual modelling groups will be at their own discretion and will depend on their scientific interests and priorities. With the Grand Science Challenges of theWorld Climate Research Programme (WCRP) as its scientific backdrop, CMIP6 will address three broad questions: \u2013 How does the Earth system respond to forcing? \u2013 What are the origins and consequences of systematic model biases? \u2013 How can we assess future climate changes given inter- nal climate variability, predictability, and uncertainties in scenarios? This CMIP6 overview paper presents the background and ra- tionale for the new structure of CMIP, provides a detailed description of the DECK and CMIP6 historical simulations, and includes a brief introduction to the 21 CMIP6-Endorsed MIPs.",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 ] }, "page" : "1937-1958", "title" : "Overview of the Coupled Model Intercomparison Project Phase 6 (CMIP6) experimental design and organization", "translator" : [ { "dropping-particle" : "", "family" : "H2493", "given" : "", "non-dropping-particle" : "", "parse-names" : false, "suffix" : "" } ], "type" : "article-journal", "volume" : "9" }, "uris" : [ "http://www.mendeley.com/documents/?uuid=4956513c-e058-4e2d-8dac-3ec1dc004274" ] } ], "mendeley" : { "formattedCitation" : "(Eyring et al., 2016)", "plainTextFormattedCitation" : "(Eyring et al., 2016)", "previouslyFormattedCitation" : "(Eyring et al., 2016)" }, "properties" : { "noteIndex" : 0 }, "schema" : "https://github.com/citation-style-language/schema/raw/master/csl-citation.json" }</w:instrText>
      </w:r>
      <w:r w:rsidRPr="003A0C0D">
        <w:rPr>
          <w:rFonts w:cs="Times New Roman"/>
        </w:rPr>
        <w:fldChar w:fldCharType="separate"/>
      </w:r>
      <w:ins w:id="6101" w:author="Robin Matthews" w:date="2021-05-18T16:07:00Z">
        <w:del w:id="6102" w:author="Ian Blenkinsop" w:date="2021-07-08T15:19:00Z">
          <w:r w:rsidR="00602365" w:rsidDel="004C61F9">
            <w:rPr>
              <w:rFonts w:cs="Times New Roman"/>
              <w:noProof/>
              <w:lang w:val="en-GB"/>
            </w:rPr>
            <w:delText>(</w:delText>
          </w:r>
        </w:del>
        <w:r w:rsidR="00602365">
          <w:rPr>
            <w:rFonts w:cs="Times New Roman"/>
            <w:noProof/>
            <w:lang w:val="en-GB"/>
          </w:rPr>
          <w:t>Eyring et al., 2016)</w:t>
        </w:r>
      </w:ins>
      <w:del w:id="6103" w:author="Robin Matthews" w:date="2021-05-18T16:07:00Z">
        <w:r w:rsidRPr="000128A3" w:rsidDel="00602365">
          <w:rPr>
            <w:rFonts w:cs="Times New Roman"/>
            <w:noProof/>
            <w:lang w:val="en-GB"/>
          </w:rPr>
          <w:delText>(Eyring et al., 2016)</w:delText>
        </w:r>
      </w:del>
      <w:r w:rsidRPr="003A0C0D">
        <w:rPr>
          <w:rFonts w:cs="Times New Roman"/>
        </w:rPr>
        <w:fldChar w:fldCharType="end"/>
      </w:r>
      <w:del w:id="6104" w:author="Ian Blenkinsop" w:date="2021-07-08T15:18:00Z">
        <w:r w:rsidRPr="000128A3" w:rsidDel="004C61F9">
          <w:rPr>
            <w:rFonts w:cs="Times New Roman"/>
            <w:lang w:val="en-GB"/>
          </w:rPr>
          <w:delText xml:space="preserve"> (see Figure 1.22)</w:delText>
        </w:r>
      </w:del>
      <w:r w:rsidRPr="000128A3">
        <w:rPr>
          <w:rFonts w:cs="Times New Roman"/>
          <w:lang w:val="en-GB"/>
        </w:rPr>
        <w:t>. Each MIP activity consists of a series of model experiments, documented in the literature (</w:t>
      </w:r>
      <w:del w:id="6105" w:author="Ian Blenkinsop" w:date="2021-07-08T15:19:00Z">
        <w:r w:rsidRPr="000128A3" w:rsidDel="004C61F9">
          <w:rPr>
            <w:rFonts w:cs="Times New Roman"/>
            <w:lang w:val="en-GB"/>
          </w:rPr>
          <w:delText xml:space="preserve">see </w:delText>
        </w:r>
      </w:del>
      <w:r w:rsidRPr="000128A3">
        <w:rPr>
          <w:rFonts w:cs="Times New Roman"/>
          <w:lang w:val="en-GB"/>
        </w:rPr>
        <w:t>Table 1.3) and in an online database (</w:t>
      </w:r>
      <w:del w:id="6106" w:author="Ian Blenkinsop" w:date="2021-07-08T15:19:00Z">
        <w:r w:rsidRPr="000128A3" w:rsidDel="004C61F9">
          <w:rPr>
            <w:rFonts w:cs="Times New Roman"/>
            <w:lang w:val="en-GB"/>
          </w:rPr>
          <w:delText>https://</w:delText>
        </w:r>
      </w:del>
      <w:ins w:id="6107" w:author="Ian Blenkinsop" w:date="2021-07-08T15:19:00Z">
        <w:r w:rsidR="004C61F9">
          <w:rPr>
            <w:rFonts w:cs="Times New Roman"/>
            <w:lang w:val="en-GB"/>
          </w:rPr>
          <w:fldChar w:fldCharType="begin"/>
        </w:r>
        <w:r w:rsidR="004C61F9">
          <w:rPr>
            <w:rFonts w:cs="Times New Roman"/>
            <w:lang w:val="en-GB"/>
          </w:rPr>
          <w:instrText xml:space="preserve"> HYPERLINK "https://es-doc.org/" </w:instrText>
        </w:r>
        <w:r w:rsidR="004C61F9">
          <w:rPr>
            <w:rFonts w:cs="Times New Roman"/>
            <w:lang w:val="en-GB"/>
          </w:rPr>
          <w:fldChar w:fldCharType="separate"/>
        </w:r>
        <w:r w:rsidRPr="004C61F9">
          <w:rPr>
            <w:rStyle w:val="Hyperlink"/>
            <w:rFonts w:cs="Times New Roman"/>
            <w:lang w:val="en-GB"/>
          </w:rPr>
          <w:t>es-doc.org</w:t>
        </w:r>
        <w:r w:rsidR="004C61F9">
          <w:rPr>
            <w:rFonts w:cs="Times New Roman"/>
            <w:lang w:val="en-GB"/>
          </w:rPr>
          <w:fldChar w:fldCharType="end"/>
        </w:r>
      </w:ins>
      <w:del w:id="6108" w:author="Ian Blenkinsop" w:date="2021-07-08T15:19:00Z">
        <w:r w:rsidRPr="000128A3" w:rsidDel="004C61F9">
          <w:rPr>
            <w:rFonts w:cs="Times New Roman"/>
            <w:lang w:val="en-GB"/>
          </w:rPr>
          <w:delText xml:space="preserve">, </w:delText>
        </w:r>
      </w:del>
      <w:ins w:id="6109" w:author="Ian Blenkinsop" w:date="2021-07-08T15:19:00Z">
        <w:r w:rsidR="004C61F9">
          <w:rPr>
            <w:rFonts w:cs="Times New Roman"/>
            <w:lang w:val="en-GB"/>
          </w:rPr>
          <w:t>;</w:t>
        </w:r>
        <w:r w:rsidR="004C61F9" w:rsidRPr="000128A3">
          <w:rPr>
            <w:rFonts w:cs="Times New Roman"/>
            <w:lang w:val="en-GB"/>
          </w:rPr>
          <w:t xml:space="preserve"> Annex II</w:t>
        </w:r>
      </w:ins>
      <w:del w:id="6110" w:author="Ian Blenkinsop" w:date="2021-07-08T15:20:00Z">
        <w:r w:rsidRPr="000128A3" w:rsidDel="004C61F9">
          <w:rPr>
            <w:rFonts w:cs="Times New Roman"/>
            <w:lang w:val="en-GB"/>
          </w:rPr>
          <w:delText xml:space="preserve">see </w:delText>
        </w:r>
      </w:del>
      <w:ins w:id="6111" w:author="Ian Blenkinsop" w:date="2021-07-08T15:20:00Z">
        <w:r w:rsidR="004C61F9">
          <w:rPr>
            <w:rFonts w:cs="Times New Roman"/>
            <w:lang w:val="en-GB"/>
          </w:rPr>
          <w:t>;</w:t>
        </w:r>
        <w:r w:rsidR="004C61F9" w:rsidRPr="000128A3">
          <w:rPr>
            <w:rFonts w:cs="Times New Roman"/>
            <w:lang w:val="en-GB"/>
          </w:rPr>
          <w:t xml:space="preserve"> </w:t>
        </w:r>
      </w:ins>
      <w:r w:rsidRPr="003A0C0D">
        <w:rPr>
          <w:rFonts w:cs="Times New Roman"/>
        </w:rPr>
        <w:fldChar w:fldCharType="begin" w:fldLock="1"/>
      </w:r>
      <w:ins w:id="6112" w:author="Robin Matthews" w:date="2021-05-18T18:11:00Z">
        <w:r w:rsidR="00994888">
          <w:rPr>
            <w:rFonts w:cs="Times New Roman"/>
            <w:lang w:val="en-GB"/>
          </w:rPr>
          <w:instrText>ADDIN CSL_CITATION { "citationItems" : [ { "id" : "ITEM-1", "itemData" : { "DOI" : "10.5194/gmd-13-2149-2020", "ISSN" : "1991-9603", "author" : [ { "dropping-particle" : "", "family" : "Pascoe", "given" : "Charlotte", "non-dropping-particle" : "", "parse-names" : false, "suffix" : "" }, { "dropping-particle" : "", "family" : "Lawrence", "given" : "Bryan N", "non-dropping-particle" : "", "parse-names" : false, "suffix" : "" }, { "dropping-particle" : "", "family" : "Guilyardi", "given" : "Eric", "non-dropping-particle" : "", "parse-names" : false, "suffix" : "" }, { "dropping-particle" : "", "family" : "Juckes", "given" : "Martin", "non-dropping-particle" : "", "parse-names" : false, "suffix" : "" }, { "dropping-particle" : "", "family" : "Taylor", "given" : "Karl E", "non-dropping-particle" : "", "parse-names" : false, "suffix" : "" } ], "container-title" : "Geoscientific Model Development", "id" : "ITEM-1", "issue" : "5", "issued" : { "date-parts" : [ [ "2020", "5", "6" ] ] }, "page" : "2149-2167", "title" : "Documenting numerical experiments in support of the Coupled Model Intercomparison Project Phase 6 (CMIP6)", "translator" : [ { "dropping-particle" : "", "family" : "H3921", "given" : "", "non-dropping-particle" : "", "parse-names" : false, "suffix" : "" } ], "type" : "article-journal", "volume" : "13" }, "uris" : [ "http://www.mendeley.com/documents/?uuid=37534ce5-3ba7-44fc-9ee5-e2c2d4ea7633" ] } ], "mendeley" : { "formattedCitation" : "(Pascoe et al., 2020)", "manualFormatting" : "Pascoe et al., 2020", "plainTextFormattedCitation" : "(Pascoe et al., 2020)", "previouslyFormattedCitation" : "(Pascoe et al., 2020)" }, "properties" : { "noteIndex" : 0 }, "schema" : "https://github.com/citation-style-language/schema/raw/master/csl-citation.json" }</w:instrText>
        </w:r>
      </w:ins>
      <w:del w:id="6113" w:author="Robin Matthews" w:date="2021-05-18T18:11:00Z">
        <w:r w:rsidR="00745EAB" w:rsidDel="00994888">
          <w:rPr>
            <w:rFonts w:cs="Times New Roman"/>
            <w:lang w:val="en-GB"/>
          </w:rPr>
          <w:delInstrText>ADDIN CSL_CITATION { "citationItems" : [ { "id" : "ITEM-1", "itemData" : { "DOI" : "10.5194/gmd-13-2149-2020", "ISSN" : "1991-9603", "author" : [ { "dropping-particle" : "", "family" : "Pascoe", "given" : "Charlotte", "non-dropping-particle" : "", "parse-names" : false, "suffix" : "" }, { "dropping-particle" : "", "family" : "Lawrence", "given" : "Bryan N", "non-dropping-particle" : "", "parse-names" : false, "suffix" : "" }, { "dropping-particle" : "", "family" : "Guilyardi", "given" : "Eric", "non-dropping-particle" : "", "parse-names" : false, "suffix" : "" }, { "dropping-particle" : "", "family" : "Juckes", "given" : "Martin", "non-dropping-particle" : "", "parse-names" : false, "suffix" : "" }, { "dropping-particle" : "", "family" : "Taylor", "given" : "Karl E", "non-dropping-particle" : "", "parse-names" : false, "suffix" : "" } ], "container-title" : "Geoscientific Model Development", "id" : "ITEM-1", "issue" : "5", "issued" : { "date-parts" : [ [ "2020", "5", "6" ] ] }, "page" : "2149-2167", "title" : "Documenting numerical experiments in support of the Coupled Model Intercomparison Project Phase 6 (CMIP6)", "translator" : [ { "dropping-particle" : "", "family" : "H3921", "given" : "", "non-dropping-particle" : "", "parse-names" : false, "suffix" : "" } ], "type" : "article-journal", "volume" : "13" }, "uris" : [ "http://www.mendeley.com/documents/?uuid=37534ce5-3ba7-44fc-9ee5-e2c2d4ea7633" ] } ], "mendeley" : { "formattedCitation" : "(Pascoe et al., 2020)", "manualFormatting" : "Pascoe et al. (2019)", "plainTextFormattedCitation" : "(Pascoe et al., 2020)", "previouslyFormattedCitation" : "(Pascoe et al., 2020)" }, "properties" : { "noteIndex" : 0 }, "schema" : "https://github.com/citation-style-language/schema/raw/master/csl-citation.json" }</w:delInstrText>
        </w:r>
      </w:del>
      <w:r w:rsidRPr="003A0C0D">
        <w:rPr>
          <w:rFonts w:cs="Times New Roman"/>
        </w:rPr>
        <w:fldChar w:fldCharType="separate"/>
      </w:r>
      <w:ins w:id="6114" w:author="Robin Matthews" w:date="2021-05-18T16:07:00Z">
        <w:r w:rsidR="00602365">
          <w:rPr>
            <w:rFonts w:cs="Times New Roman"/>
            <w:noProof/>
            <w:lang w:val="en-GB"/>
          </w:rPr>
          <w:t>Pascoe et al.</w:t>
        </w:r>
      </w:ins>
      <w:ins w:id="6115" w:author="Robin Matthews" w:date="2021-05-18T18:11:00Z">
        <w:r w:rsidR="00994888">
          <w:rPr>
            <w:rFonts w:cs="Times New Roman"/>
            <w:noProof/>
            <w:lang w:val="en-GB"/>
          </w:rPr>
          <w:t xml:space="preserve">, </w:t>
        </w:r>
      </w:ins>
      <w:ins w:id="6116" w:author="Robin Matthews" w:date="2021-05-18T16:07:00Z">
        <w:r w:rsidR="00602365">
          <w:rPr>
            <w:rFonts w:cs="Times New Roman"/>
            <w:noProof/>
            <w:lang w:val="en-GB"/>
          </w:rPr>
          <w:t>20</w:t>
        </w:r>
      </w:ins>
      <w:ins w:id="6117" w:author="Robin Matthews" w:date="2021-05-18T18:11:00Z">
        <w:r w:rsidR="00994888">
          <w:rPr>
            <w:rFonts w:cs="Times New Roman"/>
            <w:noProof/>
            <w:lang w:val="en-GB"/>
          </w:rPr>
          <w:t>20</w:t>
        </w:r>
      </w:ins>
      <w:del w:id="6118" w:author="Robin Matthews" w:date="2021-05-18T16:07:00Z">
        <w:r w:rsidRPr="000128A3" w:rsidDel="00602365">
          <w:rPr>
            <w:rFonts w:cs="Times New Roman"/>
            <w:noProof/>
            <w:lang w:val="en-GB"/>
          </w:rPr>
          <w:delText>Pascoe et al. (2019)</w:delText>
        </w:r>
      </w:del>
      <w:r w:rsidRPr="003A0C0D">
        <w:rPr>
          <w:rFonts w:cs="Times New Roman"/>
        </w:rPr>
        <w:fldChar w:fldCharType="end"/>
      </w:r>
      <w:del w:id="6119" w:author="Ian Blenkinsop" w:date="2021-07-08T15:20:00Z">
        <w:r w:rsidRPr="000128A3" w:rsidDel="004C61F9">
          <w:rPr>
            <w:rFonts w:cs="Times New Roman"/>
            <w:lang w:val="en-GB"/>
          </w:rPr>
          <w:delText xml:space="preserve"> and</w:delText>
        </w:r>
      </w:del>
      <w:del w:id="6120" w:author="Ian Blenkinsop" w:date="2021-07-08T15:19:00Z">
        <w:r w:rsidRPr="000128A3" w:rsidDel="004C61F9">
          <w:rPr>
            <w:rFonts w:cs="Times New Roman"/>
            <w:lang w:val="en-GB"/>
          </w:rPr>
          <w:delText xml:space="preserve"> Annex II</w:delText>
        </w:r>
      </w:del>
      <w:r w:rsidRPr="000128A3">
        <w:rPr>
          <w:rFonts w:cs="Times New Roman"/>
          <w:lang w:val="en-GB"/>
        </w:rPr>
        <w:t xml:space="preserve">). </w:t>
      </w:r>
    </w:p>
    <w:bookmarkEnd w:id="6085"/>
    <w:p w14:paraId="5A67ECAD" w14:textId="77777777" w:rsidR="006409E5" w:rsidRPr="000128A3" w:rsidRDefault="006409E5" w:rsidP="006409E5">
      <w:pPr>
        <w:pStyle w:val="AR6BodyText"/>
        <w:rPr>
          <w:lang w:val="en-GB"/>
        </w:rPr>
      </w:pPr>
    </w:p>
    <w:p w14:paraId="5FEFA201" w14:textId="3CC6894B" w:rsidR="006409E5" w:rsidRPr="000128A3" w:rsidRDefault="006409E5" w:rsidP="006409E5">
      <w:pPr>
        <w:pStyle w:val="AR6BodyText"/>
        <w:rPr>
          <w:lang w:val="en-GB"/>
        </w:rPr>
      </w:pPr>
      <w:r w:rsidRPr="000128A3">
        <w:rPr>
          <w:rFonts w:cs="Times New Roman"/>
          <w:lang w:val="en-GB"/>
        </w:rPr>
        <w:t>The CMIP DECK simulations form the basis for a range of assessments and projections in the following chapters. As in CMIP5, they consist of</w:t>
      </w:r>
      <w:ins w:id="6121" w:author="Ian Blenkinsop" w:date="2021-07-08T15:22:00Z">
        <w:r w:rsidR="004C61F9">
          <w:rPr>
            <w:rFonts w:cs="Times New Roman"/>
            <w:lang w:val="en-GB"/>
          </w:rPr>
          <w:t>:</w:t>
        </w:r>
      </w:ins>
      <w:r w:rsidRPr="000128A3">
        <w:rPr>
          <w:rFonts w:cs="Times New Roman"/>
          <w:lang w:val="en-GB"/>
        </w:rPr>
        <w:t xml:space="preserve"> a ‘pre-industrial’ control simulation (piControl, where ‘pre-industrial’ is taken as fixed 1850 conditions in these experiments</w:t>
      </w:r>
      <w:del w:id="6122" w:author="Ian Blenkinsop" w:date="2021-07-08T15:22:00Z">
        <w:r w:rsidRPr="000128A3" w:rsidDel="004C61F9">
          <w:rPr>
            <w:rFonts w:cs="Times New Roman"/>
            <w:lang w:val="en-GB"/>
          </w:rPr>
          <w:delText xml:space="preserve">), </w:delText>
        </w:r>
      </w:del>
      <w:ins w:id="6123" w:author="Ian Blenkinsop" w:date="2021-07-08T15:22:00Z">
        <w:r w:rsidR="004C61F9" w:rsidRPr="000128A3">
          <w:rPr>
            <w:rFonts w:cs="Times New Roman"/>
            <w:lang w:val="en-GB"/>
          </w:rPr>
          <w:t>)</w:t>
        </w:r>
        <w:r w:rsidR="004C61F9">
          <w:rPr>
            <w:rFonts w:cs="Times New Roman"/>
            <w:lang w:val="en-GB"/>
          </w:rPr>
          <w:t>;</w:t>
        </w:r>
        <w:r w:rsidR="004C61F9" w:rsidRPr="000128A3">
          <w:rPr>
            <w:rFonts w:cs="Times New Roman"/>
            <w:lang w:val="en-GB"/>
          </w:rPr>
          <w:t xml:space="preserve"> </w:t>
        </w:r>
      </w:ins>
      <w:r w:rsidRPr="000128A3">
        <w:rPr>
          <w:rFonts w:cs="Times New Roman"/>
          <w:lang w:val="en-GB"/>
        </w:rPr>
        <w:t>an idealized, abrupt quadrupling of CO</w:t>
      </w:r>
      <w:r w:rsidRPr="000128A3">
        <w:rPr>
          <w:rFonts w:cs="Times New Roman"/>
          <w:vertAlign w:val="subscript"/>
          <w:lang w:val="en-GB"/>
        </w:rPr>
        <w:t>2</w:t>
      </w:r>
      <w:r w:rsidRPr="000128A3">
        <w:rPr>
          <w:rFonts w:cs="Times New Roman"/>
          <w:lang w:val="en-GB"/>
        </w:rPr>
        <w:t xml:space="preserve"> concentrations relative to piControl (to estimate equilibrium climate sensitivity</w:t>
      </w:r>
      <w:del w:id="6124" w:author="Ian Blenkinsop" w:date="2021-07-08T15:22:00Z">
        <w:r w:rsidRPr="000128A3" w:rsidDel="004C61F9">
          <w:rPr>
            <w:rFonts w:cs="Times New Roman"/>
            <w:lang w:val="en-GB"/>
          </w:rPr>
          <w:delText xml:space="preserve">), </w:delText>
        </w:r>
      </w:del>
      <w:ins w:id="6125" w:author="Ian Blenkinsop" w:date="2021-07-08T15:22:00Z">
        <w:r w:rsidR="004C61F9" w:rsidRPr="000128A3">
          <w:rPr>
            <w:rFonts w:cs="Times New Roman"/>
            <w:lang w:val="en-GB"/>
          </w:rPr>
          <w:t>)</w:t>
        </w:r>
        <w:r w:rsidR="004C61F9">
          <w:rPr>
            <w:rFonts w:cs="Times New Roman"/>
            <w:lang w:val="en-GB"/>
          </w:rPr>
          <w:t>;</w:t>
        </w:r>
        <w:r w:rsidR="004C61F9" w:rsidRPr="000128A3">
          <w:rPr>
            <w:rFonts w:cs="Times New Roman"/>
            <w:lang w:val="en-GB"/>
          </w:rPr>
          <w:t xml:space="preserve"> </w:t>
        </w:r>
      </w:ins>
      <w:r w:rsidRPr="000128A3">
        <w:rPr>
          <w:rFonts w:cs="Times New Roman"/>
          <w:lang w:val="en-GB"/>
        </w:rPr>
        <w:t>a 1% per year increase in CO</w:t>
      </w:r>
      <w:r w:rsidRPr="000128A3">
        <w:rPr>
          <w:rFonts w:cs="Times New Roman"/>
          <w:vertAlign w:val="subscript"/>
          <w:lang w:val="en-GB"/>
        </w:rPr>
        <w:t>2</w:t>
      </w:r>
      <w:r w:rsidRPr="000128A3">
        <w:rPr>
          <w:rFonts w:cs="Times New Roman"/>
          <w:lang w:val="en-GB"/>
        </w:rPr>
        <w:t xml:space="preserve"> concentrations relative to piControl (to estimate the transient climate response</w:t>
      </w:r>
      <w:del w:id="6126" w:author="Ian Blenkinsop" w:date="2021-07-08T15:22:00Z">
        <w:r w:rsidRPr="000128A3" w:rsidDel="004C61F9">
          <w:rPr>
            <w:rFonts w:cs="Times New Roman"/>
            <w:lang w:val="en-GB"/>
          </w:rPr>
          <w:delText xml:space="preserve">), </w:delText>
        </w:r>
      </w:del>
      <w:ins w:id="6127" w:author="Ian Blenkinsop" w:date="2021-07-08T15:22:00Z">
        <w:r w:rsidR="004C61F9" w:rsidRPr="000128A3">
          <w:rPr>
            <w:rFonts w:cs="Times New Roman"/>
            <w:lang w:val="en-GB"/>
          </w:rPr>
          <w:t>)</w:t>
        </w:r>
        <w:r w:rsidR="004C61F9">
          <w:rPr>
            <w:rFonts w:cs="Times New Roman"/>
            <w:lang w:val="en-GB"/>
          </w:rPr>
          <w:t>;</w:t>
        </w:r>
        <w:r w:rsidR="004C61F9" w:rsidRPr="000128A3">
          <w:rPr>
            <w:rFonts w:cs="Times New Roman"/>
            <w:lang w:val="en-GB"/>
          </w:rPr>
          <w:t xml:space="preserve"> </w:t>
        </w:r>
      </w:ins>
      <w:r w:rsidRPr="000128A3">
        <w:rPr>
          <w:rFonts w:cs="Times New Roman"/>
          <w:lang w:val="en-GB"/>
        </w:rPr>
        <w:t>and a transient simulation with prescribed sea-surface temperatures for the period 1979</w:t>
      </w:r>
      <w:r w:rsidRPr="000128A3">
        <w:rPr>
          <w:rFonts w:ascii="Arial" w:hAnsi="Arial" w:cs="Arial"/>
          <w:color w:val="202122"/>
          <w:sz w:val="21"/>
          <w:szCs w:val="21"/>
          <w:shd w:val="clear" w:color="auto" w:fill="FDFDFD"/>
          <w:lang w:val="en-GB"/>
        </w:rPr>
        <w:t>–</w:t>
      </w:r>
      <w:r w:rsidRPr="000128A3">
        <w:rPr>
          <w:rFonts w:cs="Times New Roman"/>
          <w:lang w:val="en-GB"/>
        </w:rPr>
        <w:t xml:space="preserve">2014 (termed </w:t>
      </w:r>
      <w:r w:rsidR="00704677" w:rsidRPr="000128A3">
        <w:rPr>
          <w:rFonts w:cs="Times New Roman"/>
          <w:lang w:val="en-GB"/>
        </w:rPr>
        <w:t>‘</w:t>
      </w:r>
      <w:r w:rsidRPr="000128A3">
        <w:rPr>
          <w:rFonts w:cs="Times New Roman"/>
          <w:lang w:val="en-GB"/>
        </w:rPr>
        <w:t>AMIP</w:t>
      </w:r>
      <w:r w:rsidR="00704677" w:rsidRPr="000128A3">
        <w:rPr>
          <w:rFonts w:cs="Times New Roman"/>
          <w:lang w:val="en-GB"/>
        </w:rPr>
        <w:t>’</w:t>
      </w:r>
      <w:r w:rsidRPr="000128A3">
        <w:rPr>
          <w:rFonts w:cs="Times New Roman"/>
          <w:lang w:val="en-GB"/>
        </w:rPr>
        <w:t xml:space="preserve"> for historical reasons). In addition, all participating models perform a historical simulation for the period 1850</w:t>
      </w:r>
      <w:r w:rsidRPr="000128A3">
        <w:rPr>
          <w:rFonts w:ascii="Arial" w:hAnsi="Arial" w:cs="Arial"/>
          <w:color w:val="202122"/>
          <w:sz w:val="21"/>
          <w:szCs w:val="21"/>
          <w:shd w:val="clear" w:color="auto" w:fill="FDFDFD"/>
          <w:lang w:val="en-GB"/>
        </w:rPr>
        <w:t>–</w:t>
      </w:r>
      <w:r w:rsidRPr="000128A3">
        <w:rPr>
          <w:rFonts w:cs="Times New Roman"/>
          <w:lang w:val="en-GB"/>
        </w:rPr>
        <w:t>2014. For the latter, common CMIP6 forcings are prescribed (Cross-Chapter Box 1.4, Tabl</w:t>
      </w:r>
      <w:r w:rsidRPr="000128A3">
        <w:rPr>
          <w:lang w:val="en-GB"/>
        </w:rPr>
        <w:t>e 2)</w:t>
      </w:r>
      <w:r w:rsidRPr="000128A3">
        <w:rPr>
          <w:rFonts w:cs="Times New Roman"/>
          <w:lang w:val="en-GB"/>
        </w:rPr>
        <w:t xml:space="preserve">. </w:t>
      </w:r>
      <w:r w:rsidRPr="000128A3">
        <w:rPr>
          <w:lang w:val="en-GB"/>
        </w:rPr>
        <w:t>Depending on the model setup, t</w:t>
      </w:r>
      <w:r w:rsidRPr="000128A3">
        <w:rPr>
          <w:rFonts w:cs="Times New Roman"/>
          <w:lang w:val="en-GB"/>
        </w:rPr>
        <w:t xml:space="preserve">hese include emissions and concentrations of short-lived species </w:t>
      </w:r>
      <w:r w:rsidR="00062EE8">
        <w:rPr>
          <w:rFonts w:cs="Times New Roman"/>
        </w:rPr>
        <w:fldChar w:fldCharType="begin" w:fldLock="1"/>
      </w:r>
      <w:r w:rsidR="00E81B0B">
        <w:rPr>
          <w:rFonts w:cs="Times New Roman"/>
          <w:lang w:val="en-GB"/>
        </w:rPr>
        <w:instrText>ADDIN CSL_CITATION { "citationItems" : [ { "id" : "ITEM-1", "itemData" : { "DOI" : "10.5194/gmd-11-369-2018", "ISSN" : "1991-9603", "abstract" : "Abstract.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Cecilia 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"1", "29" ] ] }, "page" : "369-408", "title" : "Historical (1750\u20132014) anthropogenic emissions of reactive gases and aerosols from the Community Emissions Data System (CEDS)", "translator" : [ { "dropping-particle" : "", "family" : "H4251", "given" : "", "non-dropping-particle" : "", "parse-names" : false, "suffix" : "" } ], "type" : "article-journal", "volume" : "11" }, "uris" : [ "http://www.mendeley.com/documents/?uuid=a214eda2-882a-44d5-88da-ba1989a8096c" ] }, { "id" : "ITEM-2", "itemData" : { "DOI" : "10.5194/gmd-12-1443-2019", "ISSN" : "1991-9603", "author" : [ { "dropping-particle" : "", "family" : "Gidden", "given" : "Matthew J.", "non-dropping-particle" : "", "parse-names" : false, "suffix" : "" }, { "dropping-particle" : "", "family" : "Riahi", "given" : "Keywan", "non-dropping-particle" : "", "parse-names" : false, "suffix" : "" }, { "dropping-particle" : "", "family" : "Smith", "given" : "Steven J.", "non-dropping-particle" : "", "parse-names" : false, "suffix" : "" }, { "dropping-particle" : "", "family" : "Fujimori", "given" : "Shinichiro", "non-dropping-particle" : "", "parse-names" : false, "suffix" : "" }, { "dropping-particle" : "", "family" : "Luderer", "given" : "Gunnar",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"Berg", "given" : "Maarten", "non-dropping-particle" : "van den", "parse-names" : false, "suffix" : "" }, { "dropping-particle" : "", "family" : "Feng", "given" : "Leyang", "non-dropping-particle" : "", "parse-names" : false, "suffix" : "" }, { "dropping-particle" : "", "family" : "Klein", "given" : "David", "non-dropping-particle" : "", "parse-names" : false, "suffix" : "" }, { "dropping-particle" : "", "family" : "Calvin", "given" : "Katherine", "non-dropping-particle" : "", "parse-names" : false, "suffix" : "" }, { "dropping-particle" : "", "family" : "Doelman", "given" : "Jonathan C.", "non-dropping-particle" : "", "parse-names" : false, "suffix" : "" }, { "dropping-particle" : "", "family" : "Frank", "given" : "Stefan",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"Havlik", "given" : "Petr", "non-dropping-particle" : "", "parse-names" : false, "suffix" : "" }, { "dropping-particle" : "", "family" : "Hilaire", "given" : "J\u00e9r\u00f4me", "non-dropping-particle" : "", "parse-names" : false, "suffix" : "" }, { "dropping-particle" : "", "family" : "Hoesly", "given" : "Rachel", "non-dropping-particle" : "", "parse-names" : false, "suffix" : "" }, { "dropping-particle" : "", "family" : "Horing", "given" : "Jill", "non-dropping-particle" : "", "parse-names" : false, "suffix" : "" }, { "dropping-particle" : "", "family" : "Popp", "given" : "Alexander", "non-dropping-particle" : "", "parse-names" : false, "suffix" : "" }, { "dropping-particle" : "", "family" : "Stehfest", "given" : "Elke", "non-dropping-particle" : "", "parse-names" : false, "suffix" : "" }, { "dropping-particle" : "", "family" : "Takahashi", "given" : "Kiyoshi", "non-dropping-particle" : "", "parse-names" : false, "suffix" : "" } ], "container-title" : "Geoscientific Model Development", "id" : "ITEM-2", "issue" : "4", "issued" : { "date-parts" : [ [ "2019", "4", "12" ] ] }, "page" : "1443-1475", "title" : "Global emissions pathways under different socioeconomic scenarios for use in CMIP6: a dataset of harmonized emissions trajectories through the end of the century", "translator" : [ { "dropping-particle" : "", "family" : "H4031", "given" : "", "non-dropping-particle" : "", "parse-names" : false, "suffix" : "" } ], "type" : "article-journal", "volume" : "12" }, "uris" : [ "http://www.mendeley.com/documents/?uuid=b2ab0ea4-396a-4375-8de4-fc34eaf6735f" ] } ], "mendeley" : { "formattedCitation" : "(Hoesly et al., 2018; Gidden et al., 2019)", "plainTextFormattedCitation" : "(Hoesly et al., 2018; Gidden et al., 2019)", "previouslyFormattedCitation" : "(Hoesly et al., 2018; Gidden et al., 2019)" }, "properties" : { "noteIndex" : 0 }, "schema" : "https://github.com/citation-style-language/schema/raw/master/csl-citation.json" }</w:instrText>
      </w:r>
      <w:r w:rsidR="00062EE8">
        <w:rPr>
          <w:rFonts w:cs="Times New Roman"/>
        </w:rPr>
        <w:fldChar w:fldCharType="separate"/>
      </w:r>
      <w:ins w:id="6128" w:author="Robin Matthews" w:date="2021-05-18T16:07:00Z">
        <w:r w:rsidR="00602365">
          <w:rPr>
            <w:rFonts w:cs="Times New Roman"/>
            <w:noProof/>
            <w:lang w:val="en-GB"/>
          </w:rPr>
          <w:t>(Hoesly et al., 2018; Gidden et al., 2019)</w:t>
        </w:r>
      </w:ins>
      <w:del w:id="6129" w:author="Robin Matthews" w:date="2021-05-18T16:07:00Z">
        <w:r w:rsidR="00062EE8" w:rsidRPr="000128A3" w:rsidDel="00602365">
          <w:rPr>
            <w:rFonts w:cs="Times New Roman"/>
            <w:noProof/>
            <w:lang w:val="en-GB"/>
          </w:rPr>
          <w:delText>(Hoesly et al., 2018; Gidden et al., 2019)</w:delText>
        </w:r>
      </w:del>
      <w:r w:rsidR="00062EE8">
        <w:rPr>
          <w:rFonts w:cs="Times New Roman"/>
        </w:rPr>
        <w:fldChar w:fldCharType="end"/>
      </w:r>
      <w:r w:rsidRPr="000128A3">
        <w:rPr>
          <w:rFonts w:cs="Times New Roman"/>
          <w:lang w:val="en-GB"/>
        </w:rPr>
        <w:t xml:space="preserve">, long-lived </w:t>
      </w:r>
      <w:del w:id="6130" w:author="Ian Blenkinsop" w:date="2021-07-12T15:21:00Z">
        <w:r w:rsidRPr="000128A3" w:rsidDel="00B852C0">
          <w:rPr>
            <w:rFonts w:cs="Times New Roman"/>
            <w:lang w:val="en-GB"/>
          </w:rPr>
          <w:delText>greenhouse gases</w:delText>
        </w:r>
      </w:del>
      <w:ins w:id="6131" w:author="Ian Blenkinsop" w:date="2021-07-12T15:21:00Z">
        <w:r w:rsidR="00B852C0">
          <w:rPr>
            <w:rFonts w:cs="Times New Roman"/>
            <w:lang w:val="en-GB"/>
          </w:rPr>
          <w:t>GHGs</w:t>
        </w:r>
      </w:ins>
      <w:r w:rsidRPr="000128A3">
        <w:rPr>
          <w:rFonts w:cs="Times New Roman"/>
          <w:lang w:val="en-GB"/>
        </w:rPr>
        <w:t xml:space="preserve"> </w:t>
      </w:r>
      <w:r w:rsidRPr="003A0C0D">
        <w:rPr>
          <w:rFonts w:cs="Times New Roman"/>
        </w:rPr>
        <w:fldChar w:fldCharType="begin" w:fldLock="1"/>
      </w:r>
      <w:r w:rsidR="00E81B0B">
        <w:rPr>
          <w:rFonts w:cs="Times New Roman"/>
          <w:lang w:val="en-GB"/>
        </w:rPr>
        <w:instrText>ADDIN CSL_CITATION { "citationItems" : [ { "id" : "ITEM-1", "itemData" : { "DOI" : "10.5194/gmd-10-2057-2017", "ISSN" : "1991-9603", "abstract" : "&lt;p&gt;&lt;p&gt;&lt;strong&gt;Abstract.&lt;/strong&gt; Atmospheric greenhouse gas (GHG) concentrations are at unprecedented, record-high levels compared to the last 800&lt;span class=\"thinspace\"&gt;&lt;/span&gt;000\u00a0years. Those elevated GHG concentrations warm the planet and \u2013 partially offset by net cooling effects by aerosols \u2013 are largely responsible for the observed warming over the past 150\u00a0years. An accurate representation of GHG concentrations is hence important to understand and model recent climate change. So far, community efforts to create composite datasets of GHG concentrations with seasonal and latitudinal information have focused on marine boundary layer conditions and recent trends since the 1980s. Here, we provide consolidated datasets of historical atmospheric concentrations (mole fractions) of 43\u00a0GHGs to be used in the Climate Model Intercomparison Project \u2013 Phase\u00a06 (CMIP6) experiments. The presented datasets are based on AGAGE and NOAA networks, firn and ice core data, and archived air data, and a large set of published studies. In contrast to previous intercomparisons, the new datasets are latitudinally resolved and include seasonality. We focus on the period 1850\u20132014 for historical CMIP6 runs, but data are also provided for the last 2000\u00a0years. We provide consolidated datasets in various spatiotemporal resolutions for carbon dioxide (CO&lt;sub&gt;2&lt;/sub&gt;), methane (CH&lt;sub&gt;4&lt;/sub&gt;) and nitrous oxide (N&lt;sub&gt;2&lt;/sub&gt;O), as well as 40 other GHGs, namely 17 ozone-depleting substances, 11\u00a0hydrofluorocarbons (HFCs), 9\u00a0perfluorocarbons (PFCs), sulfur hexafluoride (SF&lt;sub&gt;6&lt;/sub&gt;), nitrogen trifluoride (NF&lt;sub&gt;3&lt;/sub&gt;) and sulfuryl fluoride (SO&lt;sub&gt;2&lt;/sub&gt;F&lt;sub&gt;2&lt;/sub&gt;). In addition, we provide three equivalence species that aggregate concentrations of GHGs other than CO&lt;sub&gt;2&lt;/sub&gt;, CH&lt;sub&gt;4&lt;/sub&gt; and N&lt;sub&gt;2&lt;/sub&gt;O, weighted by their radiative forcing efficiencies. For the year 1850, which is used for pre-industrial control runs, we estimate annual global-mean surface concentrations of CO&lt;sub&gt;2&lt;/sub&gt; at 284.3&lt;span class=\"thinspace\"&gt;&lt;/span&gt;ppm, CH&lt;sub&gt;4&lt;/sub&gt; at 808.2&lt;span class=\"thinspace\"&gt;&lt;/span&gt;ppb and N&lt;sub&gt;2&lt;/sub&gt;O at 273.0&lt;span class=\"thinspace\"&gt;&lt;/span&gt;ppb. The data are available at &lt;a href=\"https://esgf-node.llnl.gov/search/input4mips/\" target=\"_blank\"&gt;https://esgf-node.llnl.gov/search/input4mips/&lt;/a&gt; and &lt;a href=\"http://www.climatecollege.unimelb.edu.au/cmip6\" target=\"_blank\"&gt;http://www.climatecollege.unimelb.edu.au/cmip6&lt;/a&gt;. While the minimum CMIP6 recommendation is to\u2026", "author" : [ { "dropping-particle" : "", "family" : "Meinshausen", "given" : "Malte", "non-dropping-particle" : "", "parse-names" : false, "suffix" : "" }, { "dropping-particle" : "", "family" : "Vogel", "given" : "Elisabeth", "non-dropping-particle" : "", "parse-names" : false, "suffix" : "" }, { "dropping-particle" : "", "family" : "Nauels", "given" : "Alexander", "non-dropping-particle" : "", "parse-names" : false, "suffix" : "" }, { "dropping-particle" : "", "family" : "Lorbacher", "given" : "Katja", "non-dropping-particle" : "", "parse-names" : false, "suffix" : "" }, { "dropping-particle" : "", "family" : "Meinshausen", "given" : "Nicolai", "non-dropping-particle" : "", "parse-names" : false, "suffix" : "" }, { "dropping-particle" : "", "family" : "Etheridge", "given" : "David M.", "non-dropping-particle" : "", "parse-names" : false, "suffix" : "" }, { "dropping-particle" : "", "family" : "Fraser", "given" : "Paul J.", "non-dropping-particle" : "", "parse-names" : false, "suffix" : "" }, { "dropping-particle" : "", "family" : "Montzka", "given" : "Stephen A.", "non-dropping-particle" : "", "parse-names" : false, "suffix" : "" }, { "dropping-particle" : "", "family" : "Rayner", "given" : "Peter J.", "non-dropping-particle" : "", "parse-names" : false, "suffix" : "" }, { "dropping-particle" : "", "family" : "Trudinger", "given" : "Cathy M.", "non-dropping-particle" : "", "parse-names" : false, "suffix" : "" }, { "dropping-particle" : "", "family" : "Krummel", "given" : "Paul B.", "non-dropping-particle" : "", "parse-names" : false, "suffix" : "" }, { "dropping-particle" : "", "family" : "Beyerle", "given" : "Urs", "non-dropping-particle" : "", "parse-names" : false, "suffix" : "" }, { "dropping-particle" : "", "family" : "Canadell", "given" : "Josep G.", "non-dropping-particle" : "", "parse-names" : false, "suffix" : "" }, { "dropping-particle" : "", "family" : "Daniel", "given" : "John S.", "non-dropping-particle" : "", "parse-names" : false, "suffix" : "" }, { "dropping-particle" : "", "family" : "Enting", "given" : "Ian G.", "non-dropping-particle" : "", "parse-names" : false, "suffix" : "" }, { "dropping-particle" : "", "family" : "Law", "given" : "Rachel M.", "non-dropping-particle" : "", "parse-names" : false, "suffix" : "" }, { "dropping-particle" : "", "family" : "Lunder", "given" : "Chris R.", "non-dropping-particle" : "", "parse-names" : false, "suffix" : "" }, { "dropping-particle" : "", "family" : "O&amp;amp;apos;Doherty", "given" : "Simon", "non-dropping-particle" : "", "parse-names" : false, "suffix" : "" }, { "dropping-particle" : "", "family" : "Prinn", "given" : "Ron G.", "non-dropping-particle" : "", "parse-names" : false, "suffix" : "" }, { "dropping-particle" : "", "family" : "Reimann", "given" : "Stefan", "non-dropping-particle" : "", "parse-names" : false, "suffix" : "" }, { "dropping-particle" : "", "family" : "Rubino", "given" : "Mauro", "non-dropping-particle" : "", "parse-names" : false, "suffix" : "" }, { "dropping-particle" : "", "family" : "Velders", "given" : "Guus J. M.", "non-dropping-particle" : "", "parse-names" : false, "suffix" : "" }, { "dropping-particle" : "", "family" : "Vollmer", "given" : "Martin K.", "non-dropping-particle" : "", "parse-names" : false, "suffix" : "" }, { "dropping-particle" : "", "family" : "Wang", "given" : "Ray H. J.", "non-dropping-particle" : "", "parse-names" : false, "suffix" : "" }, { "dropping-particle" : "", "family" : "Weiss", "given" : "Ray", "non-dropping-particle" : "", "parse-names" : false, "suffix" : "" } ], "container-title" : "Geoscientific Model Development", "id" : "ITEM-1", "issue" : "5", "issued" : { "date-parts" : [ [ "2017", "5", "31" ] ] }, "page" : "2057-2116", "title" : "Historical greenhouse gas concentrations for climate modelling (CMIP6)", "translator" : [ { "dropping-particle" : "", "family" : "H2762", "given" : "", "non-dropping-particle" : "", "parse-names" : false, "suffix" : "" } ], "type" : "article-journal", "volume" : "10" }, "uris" : [ "http://www.mendeley.com/documents/?uuid=c18df228-392f-35c6-9bc5-bdb142495c42" ] } ], "mendeley" : { "formattedCitation" : "(Meinshausen et al., 2017)", "plainTextFormattedCitation" : "(Meinshausen et al., 2017)", "previouslyFormattedCitation" : "(Meinshausen et al., 2017)" }, "properties" : { "noteIndex" : 0 }, "schema" : "https://github.com/citation-style-language/schema/raw/master/csl-citation.json" }</w:instrText>
      </w:r>
      <w:r w:rsidRPr="003A0C0D">
        <w:rPr>
          <w:rFonts w:cs="Times New Roman"/>
        </w:rPr>
        <w:fldChar w:fldCharType="separate"/>
      </w:r>
      <w:ins w:id="6132" w:author="Robin Matthews" w:date="2021-05-18T16:07:00Z">
        <w:r w:rsidR="00602365">
          <w:rPr>
            <w:rFonts w:cs="Times New Roman"/>
            <w:noProof/>
          </w:rPr>
          <w:t>(Meinshausen et al., 2017)</w:t>
        </w:r>
      </w:ins>
      <w:del w:id="6133" w:author="Robin Matthews" w:date="2021-05-18T16:07:00Z">
        <w:r w:rsidRPr="003A0C0D" w:rsidDel="00602365">
          <w:rPr>
            <w:rFonts w:cs="Times New Roman"/>
            <w:noProof/>
          </w:rPr>
          <w:delText>(Meinshausen et al., 2017)</w:delText>
        </w:r>
      </w:del>
      <w:r w:rsidRPr="003A0C0D">
        <w:rPr>
          <w:rFonts w:cs="Times New Roman"/>
        </w:rPr>
        <w:fldChar w:fldCharType="end"/>
      </w:r>
      <w:r w:rsidRPr="003A0C0D">
        <w:rPr>
          <w:rFonts w:cs="Times New Roman"/>
        </w:rPr>
        <w:t xml:space="preserve">, biomass burning emissions </w:t>
      </w:r>
      <w:r w:rsidRPr="003A0C0D">
        <w:rPr>
          <w:rFonts w:cs="Times New Roman"/>
        </w:rPr>
        <w:fldChar w:fldCharType="begin" w:fldLock="1"/>
      </w:r>
      <w:r w:rsidR="00E81B0B">
        <w:rPr>
          <w:rFonts w:cs="Times New Roman"/>
        </w:rPr>
        <w:instrText>ADDIN CSL_CITATION { "citationItems" : [ { "id" : "ITEM-1", "itemData" : { "DOI" : "10.5194/gmd-10-3329-2017", "ISSN" : "1991-9603", "abstract" : "Abstract. Fires have influenced atmospheric composition and climate since the rise of vascular plants, and satellite data have shown the overall global extent of fires. Our knowledge of historic fire emissions has progressively improved over the past decades due mostly to the development of new proxies and the improvement of fire models. Currently, there is a suite of proxies including sedimentary charcoal records, measurements of fire-emitted trace gases and black carbon stored in ice and firn, and visibility observations. These proxies provide opportunities to extrapolate emission estimates back in time based on satellite data starting in 1997, but each proxy has strengths and weaknesses regarding, for example, the spatial and temporal extents over which they are representative. We developed a new historic biomass burning emissions dataset starting in 1750 that merges the satellite record with several existing proxies and uses the average of six models from the Fire Model Intercomparison Project (FireMIP) protocol to estimate emissions when the available proxies had limited coverage. According to our approach, global biomass burning emissions were relatively constant, with 10-year averages varying between 1.8 and 2.3 Pg C yr\u22121. Carbon emissions increased only slightly over the full time period and peaked during the 1990s after which they decreased gradually. There is substantial uncertainty in these estimates, and patterns varied depending on choices regarding data representation, especially on regional scales. The observed pattern in fire carbon emissions is for a large part driven by African fires, which accounted for 58 % of global fire carbon emissions. African fire emissions declined since about 1950 due to conversion of savanna to cropland, and this decrease is partially compensated for by increasing emissions in deforestation zones of South America and Asia. These global fire emission estimates are mostly suited for global analyses and will be used in the Coupled Model Intercomparison Project Phase 6 (CMIP6) simulations.", "author" : [ { "dropping-particle" : "", "family" : "Marle", "given" : "Margreet J. E.", "non-dropping-particle" : "van", "parse-names" : false, "suffix" : "" }, { "dropping-particle" : "", "family" : "Kloster", "given" : "Silvia", "non-dropping-particle" : "", "parse-names" : false, "suffix" : "" }, { "dropping-particle" : "", "family" : "Magi", "given" : "Brian I.", "non-dropping-particle" : "", "parse-names" : false, "suffix" : "" }, { "dropping-particle" : "", "family" : "Marlon", "given" : "Jennifer R.", "non-dropping-particle" : "", "parse-names" : false, "suffix" : "" }, { "dropping-particle" : "", "family" : "Daniau", "given" : "Anne-Laure", "non-dropping-particle" : "", "parse-names" : false, "suffix" : "" }, { "dropping-particle" : "", "family" : "Field", "given" : "Robert D.", "non-dropping-particle" : "", "parse-names" : false, "suffix" : "" }, { "dropping-particle" : "", "family" : "Arneth", "given" : "Almut", "non-dropping-particle" : "", "parse-names" : false, "suffix" : "" }, { "dropping-particle" : "", "family" : "Forrest", "given" : "Matthew", "non-dropping-particle" : "", "parse-names" : false, "suffix" : "" }, { "dropping-particle" : "", "family" : "Hantson", "given" : "Stijn", "non-dropping-particle" : "", "parse-names" : false, "suffix" : "" }, { "dropping-particle" : "", "family" : "Kehrwald", "given" : "Natalie M.", "non-dropping-particle" : "", "parse-names" : false, "suffix" : "" }, { "dropping-particle" : "", "family" : "Knorr", "given" : "Wolfgang", "non-dropping-particle" : "", "parse-names" : false, "suffix" : "" }, { "dropping-particle" : "", "family" : "Lasslop", "given" : "Gitta", "non-dropping-particle" : "", "parse-names" : false, "suffix" : "" }, { "dropping-particle" : "", "family" : "Li", "given" : "Fang", "non-dropping-particle" : "", "parse-names" : false, "suffix" : "" }, { "dropping</w:instrText>
      </w:r>
      <w:r w:rsidR="00E81B0B" w:rsidRPr="00A1237E">
        <w:rPr>
          <w:rFonts w:cs="Times New Roman"/>
          <w:lang w:val="en-US"/>
        </w:rPr>
        <w:instrText>-particle" : "", "family" : "Mangeon", "given" : "St\u00e9phane", "non-dropping-particle" : "", "parse-names" : false, "suffix" : "" }, { "dropping-particle" : "", "family" : "Yue", "given" : "Chao", "non-dropping-particle" : "", "parse-names" : false, "suffix" : "" }, { "dropping-particle" : "", "family" : "Kaiser", "given" : "Johannes W.", "non-dropping-particle" : "", "parse-names" : false, "suffix" : "" }, { "dropping-particle" : "", "family" : "Werf", "given" : "Guido R.", "non-dropping-particle" : "van der", "parse-names" : false, "suffix" : "" } ], "container-title" : "Geoscientific Model Development", "id" : "ITEM-1", "issue" : "9", "issued" : { "date-parts" : [ [ "2017", "9", "11" ] ] }, "page" : "3329-3357", "title" : "Historic global biomass burning emissions for CMIP6 (BB4CMIP) based on merging satellite observations with proxies and fire models (1750\u20132015)", "translator" : [ { "dropping-particle" : "", "family" : "H4378", "given" : "", "non-dropping-particle" : "", "parse-names" : false, "suffix" : "" } ], "type" : "article-journal", "volume" : "10" }, "uris" : [ "http://www.mendeley.com/documents/?uuid=7090adca-093f-4f9c-a876-09690dd19656" ] } ], "mendeley" : { "formattedCitation" : "(van Marle et al., 2017)", "plainTextFormattedCitation" : "(van Marle et al., 2017)", "previouslyFormattedCitation" : "(van Marle et al., 2017)" }, "properties" : { "noteIndex" : 0 }, "schema" : "https://github.com/citation-style-language/schema/raw/master/csl-citation.json" }</w:instrText>
      </w:r>
      <w:r w:rsidRPr="003A0C0D">
        <w:rPr>
          <w:rFonts w:cs="Times New Roman"/>
        </w:rPr>
        <w:fldChar w:fldCharType="separate"/>
      </w:r>
      <w:ins w:id="6134" w:author="Robin Matthews" w:date="2021-05-18T16:07:00Z">
        <w:r w:rsidR="00602365">
          <w:rPr>
            <w:rFonts w:cs="Times New Roman"/>
            <w:noProof/>
            <w:lang w:val="en-GB"/>
          </w:rPr>
          <w:t>(van Marle et al., 2017)</w:t>
        </w:r>
      </w:ins>
      <w:del w:id="6135" w:author="Robin Matthews" w:date="2021-05-18T16:07:00Z">
        <w:r w:rsidR="00F8677F" w:rsidRPr="000128A3" w:rsidDel="00602365">
          <w:rPr>
            <w:rFonts w:cs="Times New Roman"/>
            <w:noProof/>
            <w:lang w:val="en-GB"/>
          </w:rPr>
          <w:delText>(van Marle et al., 2017)</w:delText>
        </w:r>
      </w:del>
      <w:r w:rsidRPr="003A0C0D">
        <w:rPr>
          <w:rFonts w:cs="Times New Roman"/>
        </w:rPr>
        <w:fldChar w:fldCharType="end"/>
      </w:r>
      <w:r w:rsidRPr="000128A3">
        <w:rPr>
          <w:rFonts w:cs="Times New Roman"/>
          <w:lang w:val="en-GB"/>
        </w:rPr>
        <w:t xml:space="preserve">, global gridded </w:t>
      </w:r>
      <w:del w:id="6136" w:author="Ian Blenkinsop" w:date="2021-07-08T15:23:00Z">
        <w:r w:rsidRPr="000128A3" w:rsidDel="004C61F9">
          <w:rPr>
            <w:rFonts w:cs="Times New Roman"/>
            <w:lang w:val="en-GB"/>
          </w:rPr>
          <w:delText>land</w:delText>
        </w:r>
        <w:r w:rsidR="00C1628A" w:rsidRPr="000128A3" w:rsidDel="004C61F9">
          <w:rPr>
            <w:rFonts w:cs="Times New Roman"/>
            <w:lang w:val="en-GB"/>
          </w:rPr>
          <w:delText xml:space="preserve"> </w:delText>
        </w:r>
      </w:del>
      <w:ins w:id="6137" w:author="Ian Blenkinsop" w:date="2021-07-08T15:23:00Z">
        <w:r w:rsidR="004C61F9" w:rsidRPr="000128A3">
          <w:rPr>
            <w:rFonts w:cs="Times New Roman"/>
            <w:lang w:val="en-GB"/>
          </w:rPr>
          <w:t>land</w:t>
        </w:r>
        <w:r w:rsidR="004C61F9">
          <w:rPr>
            <w:rFonts w:cs="Times New Roman"/>
            <w:lang w:val="en-GB"/>
          </w:rPr>
          <w:t>-</w:t>
        </w:r>
      </w:ins>
      <w:r w:rsidRPr="000128A3">
        <w:rPr>
          <w:rFonts w:cs="Times New Roman"/>
          <w:lang w:val="en-GB"/>
        </w:rPr>
        <w:t xml:space="preserve">use forcing data </w:t>
      </w:r>
      <w:r w:rsidRPr="003A0C0D">
        <w:rPr>
          <w:rFonts w:cs="Times New Roman"/>
        </w:rPr>
        <w:fldChar w:fldCharType="begin" w:fldLock="1"/>
      </w:r>
      <w:r w:rsidR="008E52F9">
        <w:rPr>
          <w:rFonts w:cs="Times New Roman"/>
          <w:lang w:val="en-GB"/>
        </w:rPr>
        <w:instrText>ADDIN CSL_CITATION { "citationItems" : [ { "id" : "ITEM-1", "itemData" : { "DOI" : "10.5194/gmd-13-3203-2020", "ISSN" : "1991-9603", "author" : [ { "dropping-particle" : "", "family" : "Ma", "given" : "Lei", "non-dropping-particle" : "", "parse-names" : false, "suffix" : "" }, { "dropping-particle" : "", "family" : "Hurtt", "given" : "George C.", "non-dropping-particle" : "", "parse-names" : false, "suffix" : "" }, { "dropping-particle" : "", "family" : "Chini", "given" : "Louise P.", "non-dropping-particle" : "", "parse-names" : false, "suffix" : "" }, { "dropping-particle" : "", "family" : "Sahajpal", "given" : "Ritvik", "non-dropping-particle" : "", "parse-names" : false, "suffix" : "" }, { "dropping-particle" : "", "family" : "Pongratz", "given" : "Julia", "non-dropping-particle" : "", "parse-names" : false, "suffix" : "" }, { "dropping-particle" : "", "family" : "Frolking", "given" : "Steve", "non-dropping-particle" : "", "parse-names" : false, "suffix" : "" }, { "dropping-particle" : "", "family" : "Stehfest", "given" : "Elke", "non-dropping-particle" : "", "parse-names" : false, "suffix" : "" }, { "dropping-particle" : "", "family" : "Klein Goldewijk", "given" : "Kees", "non-dropping-particle" : "", "parse-names" : false, "suffix" : "" }, { "dropping-particle" : "", "family" : "O'Leary", "given" : "Donal", "non-dropping-particle" : "", "parse-names" : false, "suffix" : "" }, { "dropping-particle" : "", "family" : "Doelman", "given" : "Jonathan C.", "non-dropping-particle" : "", "parse-names" : false, "suffix" : "" } ], "container-title" : "Geoscientific Model Development", "id" : "ITEM-1", "issue" : "7", "issued" : { "date-parts" : [ [ "2020", "7", "14" ] ] }, "page" : "3203-3220", "publisher" : "Copernicus GmbH", "title" : "Global rules for translating land-use change (LUH2) to land-cover change for CMIP6 using GLM2", "translator" : [ { "dropping-particle" : "", "family" : "H1666", "given" : "", "non-dropping-particle" : "", "parse-names" : false, "suffix" : "" } ], "type" : "article-journal", "volume" : "13" }, "uris" : [ "http://www.mendeley.com/documents/?uuid=e84e7c11-9455-4e5c-9a68-1d2a0c33be2d" ] } ], "mendeley" : { "formattedCitation" : "(Ma et al., 2020)", "plainTextFormattedCitation" : "(Ma et al., 2020)", "previouslyFormattedCitation" : "(Ma et al., 2020)" }, "properties" : { "noteIndex" : 0 }, "schema" : "https://github.com/citation-style-language/schema/raw/master/csl-citation.json" }</w:instrText>
      </w:r>
      <w:r w:rsidRPr="003A0C0D">
        <w:rPr>
          <w:rFonts w:cs="Times New Roman"/>
        </w:rPr>
        <w:fldChar w:fldCharType="separate"/>
      </w:r>
      <w:r w:rsidR="006C7B0C" w:rsidRPr="006C7B0C">
        <w:rPr>
          <w:rFonts w:cs="Times New Roman"/>
          <w:noProof/>
        </w:rPr>
        <w:t>(Ma et al., 2020)</w:t>
      </w:r>
      <w:r w:rsidRPr="003A0C0D">
        <w:rPr>
          <w:rFonts w:cs="Times New Roman"/>
        </w:rPr>
        <w:fldChar w:fldCharType="end"/>
      </w:r>
      <w:r w:rsidRPr="003A0C0D">
        <w:rPr>
          <w:rFonts w:cs="Times New Roman"/>
        </w:rPr>
        <w:t xml:space="preserve">, solar forcing </w:t>
      </w:r>
      <w:r w:rsidRPr="003A0C0D">
        <w:rPr>
          <w:rFonts w:cs="Times New Roman"/>
        </w:rPr>
        <w:fldChar w:fldCharType="begin" w:fldLock="1"/>
      </w:r>
      <w:r w:rsidR="00E81B0B">
        <w:rPr>
          <w:rFonts w:cs="Times New Roman"/>
        </w:rPr>
        <w:instrText>ADDIN CSL_CITATION { "citationItems" : [ { "id" : "ITEM-1", "itemData" : { "DOI" : "10.5194/gmd-10-2247-2017", "ISSN" : "19919603", "abstract" : "This paper describes the solar forcing dataset for CMIP6 and highlights in particular changes with respect to the CMIP5 recommendation. The solar forcing is provided for radiative properties, i.e., total solar irradiance (TSI) and solar spectral irradiance (SSI), and F10.7 cm radio flux, as well as particle forcing, i.e., geomagnetic indices Ap and Kp, and ionisation rates to account for effects of solar protons, electrons and galactic cosmic rays. This is the first time that a recommendation for solar-driven particle forcing is provided for a CMIP exercise. The solar forcing dataset is provided at daily and monthly resolution separately for the CMIP6 Historical Simulation (1850&amp;ndash;2014), for the future (2015&amp;ndash;2300), including an additional extreme Maunder Minimum-like sensitivity scenario, as well as for a constant and a time-varying forcing for the preindustrial control simulation. The paper not only describes the forcing dataset, but also provides detailed recommendations for how to implement the different forcing components in climate models. The TSI and SSI time series are defined as averages of two (semi-) empirical solar irradiance models, namely the NRLTSI2/NRLSSI2 and SATIRE-TS. A new and lower TSI value is recommended: the contemporary solar cycle-average is now 1361.0 W/m2. The slight negative trend in TSI during the last three solar cycles in CMIP6 is statistically indistinguishable from available observations and only leads to a small global radiative forcing of &amp;minus;0.04 W/m2. In the 200&amp;ndash;400 nm range, which is also important for ozone photochemistry, CMIP6 shows a larger solar cycle variability contribution to TSI than CMIP5 (50 % as compared to 35 %). The CMIP6 dataset is tested and compared to its CMIP5 predecessor using timeslice experiments of two chemistry-climate models and a reference radiative transfer model. The changes in the background SSI in the CMIP6 dataset, as compared to CMIP5, impact on climatological stratospheric conditions (lower shortwave heating rates (&amp;minus;0.35 K/day at the stratopause), cooler stratospheric temperatures (&amp;minus;1.5 K in the upper stratosphere), lower ozone abundances in the lower stratosphere (&amp;minus;3 %), and higher ozone abundances (+1.5 % in the upper stratosphere and lower mesosphere). Between the maximum and minimum phases of the 11-year solar cycle, there is an increase in shortwave heating rates (+0.2 K/day at the stratopause), temperatures (~1 K at the stratopause), and ozo\u2026", "author" : [ { "dropping-particle" : "", "family" : "Matthes", "given" : "Katja", "non-dropping-particle" : "", "parse-names" : false, "suffix" : "" }, { "dropping-particle" : "", "family" : "Funke", "given" : "Bernd", "non-dropping-particle" : "", "parse-names" : false, "suffix" : "" }, { "dropping-particle" : "", "family" : "Andersson", "given" : "Monika E.", "non-dropping-particle" : "", "parse-names" : false, "suffix" : "" }, { "dropping-particle" : "", "family" : "Barnard", "given" : "Luke", "non-dropping-particle" : "", "parse-names" : false, "suffix" : "" }, { "dropping-particle" : "", "family" : "Beer", "given" : "J\u00fcrg", "non-dropping-particle" : "", "parse-names" : false, "suffix" : "" }, { "dropping-particle" : "", "family" : "Charbonneau", "given" : "Paul", "non-dropping-particle" : "", "parse-names" : false, "suffix" : "" }, { "dropping-particle" : "", "family" : "Clilverd", "given" : "Mark A.", "non-dropping-particle" : "", "parse-names" : false, "suffix" : "" }, { "dropping-particle" : "", "family" : "Dudok De Wit", "given" : "Thierry", "non-dropping-particle" : "", "parse-names" : false, "suffix" : "" }, { "dropping-particle" : "", "family" : "Haberreiter", "given" : "Margit", "non-dropping-particle" : "", "parse-names" : false, "suffix" : "" }, { "dropping-particle" : "", "family" : "Hendry", "given" : "Aaron", "non-dropping-particle" : "", "parse-names" : false, "suffix" : "" }, { "dropping-particle" : "", "family" : "Jackman", "given" : "Charles H.", "non-dropping-particle" : "", "parse-names" : false, "suffix" : "" }, { "dropping-particle" : "", "family" : "Kretzschmar", "given" : "Matthieu", "non-dropping-particle" : "", "parse-names" : false, "suffix" : "" }, { "dropping-particle" : "", "family" : "Kruschke", "given" : "Tim", "non-dropping-particle" : "", "parse-names" : false, "suffix" : "" }, { "dropping-particle" : "", "family" : "Kunze", "given" : "Markus", "non-dropping-particle" : "", "parse-names" : false, "suffix" : "" }, { "dropping-particle" : "", "family" : "Langematz", "given" : "Ulrike", "non-dropping-particle" : "", "parse-names" : false, "suffix" : "" }, { "dropping-particle" : "", "family" : "Marsh", "given" : "Daniel R.", "non-dropping-particle" : "", "parse-names" : false, "suffix" : "" }, { "dropping-particle" : "", "family" : "Maycock", "given" : "Amanda C.", "non-dropping-particle" : "", "parse-names" : false, "suffix" : "" }, { "dropping-particle" : "", "family" : "Misios", "given" : "Stergios", "non-dropping-particle" : "", "parse-names" : false, "suffix" : "" }, { "dropping-particle" : "", "family" : "Rodger", "given" : "Craig J.", "non-dropping-particle" : "", "parse-names" : false, "suffix" : "" }, { "dropping-particle" : "", "family" : "Scaife", "given" : "Adam A.", "non-dropping-particle" : "", "parse-names" : false, "suffix" : "" }, { "dropping-particle" : "", "family" : "Sepp\u00e4l\u00e4", "given" : "Annika", "non-dropping-particle" : "", "parse-names" : false, "suffix" : "" }, { "dropping-particle" : "", "family" : "Shangguan", "given" : "Ming", "non-dropping-particle" : "", "parse-names" : false, "suffix" : "" }, { "dropping-particle" : "", "family" : "Sinnhuber", "given" : "Miriam", "non-dropping-particle" : "", "parse-names" : false, "suffix" : "" }, { "dropping-particle" : "", "family" : "Tourpali", "given" : "Kleareti", "non-dropping-particle" : "", "parse-names" : false, "suffix" : "" }, { "dropping-particle" : "", "family" : "Usoskin", "given" : "Ilya", "non-dropping-particle" : "", "parse-names" : false, "suffix" : "" }, { "dropping-particle" : "", "family" : "Kamp", "given" : "Max", "non-dropping-particle" : "Van De", "parse-names" : false, "suffix" : "" }, { "dropping-particle" : "", "family" : "Verronen", "given" : "Pekka T.", "non-dropping-particle" : "", "parse-names" : false, "suffix" : "" }, { "dropping-particle" : "", "family" : "Versick", "given" : "Stefan", "non-dropping-particle" : "", "parse-names" : false, "suffix" : "" } ], "container-title" : "Geoscientific Model Development", "id" : "ITEM-1", "issue" : "6", "issued" : { "date-parts" : [ [ "2017", "6", "6" ] ] }, "page" : "2247-2302", "title" : "Solar forcing for CMIP6 (v3.2)", "translator" : [ { "dropping-particle" : "", "family" : "H3563", "given" : "", "non-dropping-particle" : "", "parse-names" : false, "suffix" : "" } ], "type" : "article-journal", "volume" : "10" }, "uris" : [ "http://www.mendeley.com/documents/?uuid=f0413215-bbf7-3335-81d5-fc4098f6d06b" ] } ], "mendeley" : { "formattedCitation" : "(Matthes et al., 2017)", "plainTextFormattedCitation" : "(Matthes et al., 2017)", "previouslyFormattedCitation" : "(Matthes et al., 2017)" }, "properties" : { "noteIndex" : 0 }, "schema" : "https://github.com/citation-style-language/schema/raw/master/csl-citation.json" }</w:instrText>
      </w:r>
      <w:r w:rsidRPr="003A0C0D">
        <w:rPr>
          <w:rFonts w:cs="Times New Roman"/>
        </w:rPr>
        <w:fldChar w:fldCharType="separate"/>
      </w:r>
      <w:ins w:id="6138" w:author="Robin Matthews" w:date="2021-05-18T16:07:00Z">
        <w:r w:rsidR="00602365">
          <w:rPr>
            <w:rFonts w:cs="Times New Roman"/>
            <w:noProof/>
          </w:rPr>
          <w:t>(Matthes et al., 2017)</w:t>
        </w:r>
      </w:ins>
      <w:del w:id="6139" w:author="Robin Matthews" w:date="2021-05-18T16:07:00Z">
        <w:r w:rsidRPr="003A0C0D" w:rsidDel="00602365">
          <w:rPr>
            <w:rFonts w:cs="Times New Roman"/>
            <w:noProof/>
          </w:rPr>
          <w:delText>(Matthes et al., 2017)</w:delText>
        </w:r>
      </w:del>
      <w:r w:rsidRPr="003A0C0D">
        <w:rPr>
          <w:rFonts w:cs="Times New Roman"/>
        </w:rPr>
        <w:fldChar w:fldCharType="end"/>
      </w:r>
      <w:r w:rsidRPr="003A0C0D">
        <w:rPr>
          <w:rFonts w:cs="Times New Roman"/>
        </w:rPr>
        <w:t xml:space="preserve">, and stratospheric aerosol data from volcanoes </w:t>
      </w:r>
      <w:r w:rsidRPr="003A0C0D">
        <w:rPr>
          <w:rFonts w:cs="Times New Roman"/>
        </w:rPr>
        <w:fldChar w:fldCharType="begin" w:fldLock="1"/>
      </w:r>
      <w:r w:rsidR="00E81B0B">
        <w:rPr>
          <w:rFonts w:cs="Times New Roman"/>
        </w:rPr>
        <w:instrText>ADDIN CSL_CITATION { "citationItems" : [ { "id" : "ITEM-1", "itemData" : { "DOI" : "10.5194/gmd-9-2701-2016", "ISSN" : "1991-9603", "abstract" : "Abstract. The enhancement of the stratospheric aerosol layer by volcanic eruptions induces a complex set of responses causing global and regional climate effects on a broad range of timescales. Uncertainties exist regarding the climatic response to strong volcanic forcing identified in coupled climate simulations that contributed to the fifth phase of the Coupled Model Intercomparison Project (CMIP5). In order to better understand the sources of these model diversities, the Model Intercomparison Project on the climatic response to Volcanic forcing (VolMIP) has defined a coordinated set of idealized volcanic perturbation experiments to be carried out in alignment with the CMIP6 protocol. VolMIP provides a common stratospheric aerosol data set for each experiment to minimize differences in the applied volcanic forcing. It defines a set of initial conditions to assess how internal climate variability contributes to determining the response. VolMIP will assess to what extent volcanically forced responses of the coupled ocean\u2013atmosphere system are robustly simulated by state-of-the-art coupled climate models and identify the causes that limit robust simulated behavior, especially differences in the treatment of physical processes. This paper illustrates the design of the idealized volcanic perturbation experiments in the VolMIP protocol and describes the common aerosol forcing input data sets to be used.", "author" : [ { "dropping-particle" : "", "family" : "Zanchettin", "given" : "Davide", "non-dropping-particle" : "", "parse-names" : false, "suffix" : "" }, { "dropping-particle" : "", "family" : "Khodri", "given" : "Myriam", "non-dropping-particle" : "", "parse-names" : false, "suffix" : "" }, { "dropping-particle" : "", "family" : "Timmreck", "given" : "Claudia", "non-dropping-particle" : "", "parse-names" : false, "suffix" : "" }, { "dropping-particle" : "", "family" : "Toohey", "given" : "Matthew", "non-dropping-particle" : "", "parse-names" : false, "suffix" : "" }, { "dropping-particle" : "", "family" : "Schmidt", "given" : "Anja", "non-dropping-particle" : "", "parse-names" : false, "suffix" : "" }, { "dropping-particle" : "", "family" : "Gerber", "given" : "Edwin P.", "non-dropping-particle" : "", "parse-names" : false, "suffix" : "" }, { "dropping-particle" : "", "family" : "Hegerl", "given" : "Gabriele", "non-dropping-particle" : "", "parse-names" : false, "suffix" : "" }, { "dropping-particle" : "", "family" : "Robock", "given" : "Alan", "non-dropping-particle" : "", "parse-names" : false, "suffix" : "" }, { "dropping-particle" : "", "family" : "Pausata", "given" : "Francesco S. R.", "non-dropping-particle" : "", "parse-names" : false, "suffix" : "" }, { "dropping-particle" : "", "family" : "Ball", "given" : "William T.", "non-dropping-particle" : "", "parse-names" : false, "suffix" : "" }, { "dropping-particle" : "", "family" : "Bauer", "given" : "Susanne E.", "non-dropping-particle" : "", "parse-names" : false, "suffix" : "" }, { "dropping-particle" : "", "family" : "Bekki", "given" : "Slimane", "non-dropping-particle" : "", "parse-names" : false, "suffix" : "" }, { "dropping-particle" : "", "family" : "Dhomse", "given" : "Sandip S.", "non-dropping-particle" : "", "parse-names" : false, "suffix" : "" }, { "dropping-particle" : "", "family" : "LeGrande", "given" : "Allegra N.", "non-dropping-particle" : "", "parse-names" : false, "suffix" : "" }, { "dropping-particle" : "", "family" : "Mann", "given" : "Graham W.", "non-dropping-particle" : "", "parse-names" : false, "suffix" : "" }, { "dropping-particle" : "", "family" : "Marshall", "given" : "Lauren", "non-dropping-particle" : "", "parse-names" : false, "suffix" : "" }, { "dropping-particle" : "", "family" : "Mills", "given" : "Michael", "non-dropping-particle" : "", "parse-names" : false, "suffix" : "" }, { "dropping-particle" : "", "family" : "Marchand", "given" : "Marion", "non-dropping-particle" : "", "parse-names" : false, "suffix" : "" }, { "dropping-particle" : "", "family" : "Niemeier", "given" : "Ulrike", "non-dropping-particle" : "", "parse-names" : false, "suffix" : "" }, { "dropping-particle" : "", "family" : "Poulain", "given" : "Virginie", "non-dropping-particle" : "", "parse-names" : false, "suffix" : "" }, { "dropping-particle" : "", "family" : "Rozanov", "given" : "Eugene", "non-dropping-particle" : "", "parse-names" : false, "suffix" : "</w:instrText>
      </w:r>
      <w:r w:rsidR="00E81B0B" w:rsidRPr="00A1237E">
        <w:rPr>
          <w:rFonts w:cs="Times New Roman"/>
          <w:lang w:val="en-US"/>
        </w:rPr>
        <w:instrText>" }, { "dropping-particle" : "", "family" : "Rubino", "given" : "Angelo", "non-dropping-particle" : "", "parse-names" : false, "suffix" : "" }, { "dropping-particle" : "", "family" : "Stenke", "given" : "Andrea", "non-dropping-particle" : "", "parse-names" : false, "suffix" : "" }, { "dropping-particle" : "", "family" : "Tsigaridis", "given" : "Kostas", "non-dropping-particle" : "", "parse-names" : false, "suffix" : "" }, { "dropping-particle" : "", "family" : "Tummon", "given" : "Fiona", "non-dropping-particle" : "", "parse-names" : false, "suffix" : "" } ], "container-title" : "Geoscientific Model Development", "id" : "ITEM-1", "issue" : "8", "issued" : { "date-parts" : [ [ "2016", "8", "17" ] ] }, "page" : "2701-2719", "title" : "The Model Intercomparison Project on the climatic response to Volcanic forcing (VolMIP): experimental design and forcing input data for CMIP6", "translator" : [ { "dropping-particle" : "", "family" : "H3385", "given" : "", "non-dropping-particle" : "", "parse-names" : false, "suffix" : "" } ], "type" : "article-journal", "volume" : "9" }, "uris" : [ "http://www.mendeley.com/documents/?uuid=fed5d605-cd63-4180-9296-7d42d6aa5334" ] } ], "mendeley" : { "formattedCitation" : "(Zanchettin et al., 2016)", "plainTextFormattedCitation" : "(Zanchettin et al., 2016)", "previouslyFormattedCitation" : "(Zanchettin et al., 2016)" }, "properties" : { "noteIndex" : 0 }, "schema" : "https://github.com/citation-style-language/schema/raw/master/csl-citation.json" }</w:instrText>
      </w:r>
      <w:r w:rsidRPr="003A0C0D">
        <w:rPr>
          <w:rFonts w:cs="Times New Roman"/>
        </w:rPr>
        <w:fldChar w:fldCharType="separate"/>
      </w:r>
      <w:ins w:id="6140" w:author="Robin Matthews" w:date="2021-05-18T16:07:00Z">
        <w:r w:rsidR="00602365">
          <w:rPr>
            <w:rFonts w:cs="Times New Roman"/>
            <w:noProof/>
            <w:lang w:val="en-GB"/>
          </w:rPr>
          <w:t>(Zanchettin et al., 2016)</w:t>
        </w:r>
      </w:ins>
      <w:del w:id="6141" w:author="Robin Matthews" w:date="2021-05-18T16:07:00Z">
        <w:r w:rsidRPr="000128A3" w:rsidDel="00602365">
          <w:rPr>
            <w:rFonts w:cs="Times New Roman"/>
            <w:noProof/>
            <w:lang w:val="en-GB"/>
          </w:rPr>
          <w:delText>(Zanchettin et al., 2016)</w:delText>
        </w:r>
      </w:del>
      <w:r w:rsidRPr="003A0C0D">
        <w:rPr>
          <w:rFonts w:cs="Times New Roman"/>
        </w:rPr>
        <w:fldChar w:fldCharType="end"/>
      </w:r>
      <w:r w:rsidRPr="000128A3">
        <w:rPr>
          <w:rFonts w:cs="Times New Roman"/>
          <w:lang w:val="en-GB"/>
        </w:rPr>
        <w:t xml:space="preserve">. The methods for generating gridded datasets are described in </w:t>
      </w:r>
      <w:r w:rsidRPr="003A0C0D">
        <w:rPr>
          <w:rFonts w:cs="Times New Roman"/>
        </w:rPr>
        <w:fldChar w:fldCharType="begin" w:fldLock="1"/>
      </w:r>
      <w:r w:rsidR="006C7B0C">
        <w:rPr>
          <w:rFonts w:cs="Times New Roman"/>
          <w:lang w:val="en-GB"/>
        </w:rPr>
        <w:instrText>ADDIN CSL_CITATION { "citationItems" : [ { "id" : "ITEM-1", "itemData" : { "DOI" : "10.5194/gmd-13-461-2020", "ISSN" : "1991-9603", "author" : [ { "dropping-particle" : "", "family" : "Feng", "given" : "Leyang", "non-dropping-particle" : "", "parse-names" : false, "suffix" : "" }, { "dropping-particle" : "", "family" : "Smith", "given" : "Steven J.", "non-dropping-particle" : "", "parse-names" : false, "suffix" : "" }, { "dropping-particle" : "", "family" : "Braun", "given" : "Caleb", "non-dropping-particle" : "", "parse-names" : false, "suffix" : "" }, { "dropping-particle" : "", "family" : "Crippa", "given" : "Monica", "non-dropping-particle" : "", "parse-names" : false, "suffix" : "" }, { "dropping-particle" : "", "family" : "Gidden", "given" : "Matthew J.", "non-dropping-particle" : "", "parse-names" : false, "suffix" : "" }, { "dropping-particle" : "", "family" : "Hoesly", "given" : "Rachel", "non-dropping-particle" : "", "parse-names" : false, "suffix" : "" }, { "dropping-particle" : "", "family" : "Klimont", "given" : "Zbigniew", "non-dropping-particle" : "", "parse-names" : false, "suffix" : "" }, { "dropping-particle" : "", "family" : "Marle", "given" : "Margreet", "non-dropping-particle" : "van", "parse-names" : false, "suffix" : "" }, { "dropping-particle" : "", "family" : "Berg", "given" : "Maarten", "non-dropping-particle" : "van den", "parse-names" : false, "suffix" : "" }, { "dropping-particle" : "", "family" : "Werf", "given" : "Guido R.", "non-dropping-particle" : "van der", "parse-names" : false, "suffix" : "" } ], "container-title" : "Geoscientific Model Development", "id" : "ITEM-1", "issue" : "2", "issued" : { "date-parts" : [ [ "2020", "2", "6" ] ] }, "page" : "461-482", "publisher" : "Copernicus GmbH", "title" : "The generation of gridded emissions data for CMIP6", "translator" : [ { "dropping-particle" : "", "family" : "H3971", "given" : "", "non-dropping-particle" : "", "parse-names" : false, "suffix" : "" } ], "type" : "article-journal", "volume" : "13" }, "uris" : [ "http://www.mendeley.com/documents/?uuid=33db7a84-3598-49b7-ba8a-8c54bef287bf" ] } ], "mendeley" : { "formattedCitation" : "(Feng et al., 2020)", "plainTextFormattedCitation" : "(Feng et al., 2020)", "previouslyFormattedCitation" : "(Feng et al., 2020)" }, "properties" : { "noteIndex" : 0 }, "schema" : "https://github.com/citation-style-language/schema/raw/master/csl-citation.json" }</w:instrText>
      </w:r>
      <w:r w:rsidRPr="003A0C0D">
        <w:rPr>
          <w:rFonts w:cs="Times New Roman"/>
        </w:rPr>
        <w:fldChar w:fldCharType="separate"/>
      </w:r>
      <w:del w:id="6142" w:author="Ian Blenkinsop" w:date="2021-07-08T15:23:00Z">
        <w:r w:rsidR="00EC4070" w:rsidRPr="00EC4070" w:rsidDel="004C61F9">
          <w:rPr>
            <w:rFonts w:cs="Times New Roman"/>
            <w:noProof/>
            <w:lang w:val="en-GB"/>
          </w:rPr>
          <w:delText>(</w:delText>
        </w:r>
      </w:del>
      <w:r w:rsidR="00EC4070" w:rsidRPr="00EC4070">
        <w:rPr>
          <w:rFonts w:cs="Times New Roman"/>
          <w:noProof/>
          <w:lang w:val="en-GB"/>
        </w:rPr>
        <w:t>Feng et al.</w:t>
      </w:r>
      <w:del w:id="6143" w:author="Ian Blenkinsop" w:date="2021-07-08T15:23:00Z">
        <w:r w:rsidR="00EC4070" w:rsidRPr="00EC4070" w:rsidDel="004C61F9">
          <w:rPr>
            <w:rFonts w:cs="Times New Roman"/>
            <w:noProof/>
            <w:lang w:val="en-GB"/>
          </w:rPr>
          <w:delText>,</w:delText>
        </w:r>
      </w:del>
      <w:r w:rsidR="00EC4070" w:rsidRPr="00EC4070">
        <w:rPr>
          <w:rFonts w:cs="Times New Roman"/>
          <w:noProof/>
          <w:lang w:val="en-GB"/>
        </w:rPr>
        <w:t xml:space="preserve"> </w:t>
      </w:r>
      <w:ins w:id="6144" w:author="Ian Blenkinsop" w:date="2021-07-08T15:23:00Z">
        <w:r w:rsidR="004C61F9">
          <w:rPr>
            <w:rFonts w:cs="Times New Roman"/>
            <w:noProof/>
            <w:lang w:val="en-GB"/>
          </w:rPr>
          <w:t>(</w:t>
        </w:r>
      </w:ins>
      <w:r w:rsidR="00EC4070" w:rsidRPr="00EC4070">
        <w:rPr>
          <w:rFonts w:cs="Times New Roman"/>
          <w:noProof/>
          <w:lang w:val="en-GB"/>
        </w:rPr>
        <w:t>2020)</w:t>
      </w:r>
      <w:r w:rsidRPr="003A0C0D">
        <w:rPr>
          <w:rFonts w:cs="Times New Roman"/>
        </w:rPr>
        <w:fldChar w:fldCharType="end"/>
      </w:r>
      <w:r w:rsidRPr="000128A3">
        <w:rPr>
          <w:rFonts w:cs="Times New Roman"/>
          <w:lang w:val="en-GB"/>
        </w:rPr>
        <w:t xml:space="preserve">. For AMIP simulations, common sea surface temperatures (SSTs) and sea ice concentrations (SICs) are prescribed. For simulations with prescribed aerosol abundances (i.e., not calculated from emissions), optical properties and fractional changes in cloud droplet effective radius are generally prescribed in order to provide a more consistent representation of aerosol forcing relative to earlier CMIP phases </w:t>
      </w:r>
      <w:r w:rsidRPr="003A0C0D">
        <w:rPr>
          <w:rFonts w:cs="Times New Roman"/>
        </w:rPr>
        <w:fldChar w:fldCharType="begin" w:fldLock="1"/>
      </w:r>
      <w:r w:rsidR="00E81B0B">
        <w:rPr>
          <w:rFonts w:cs="Times New Roman"/>
          <w:lang w:val="en-GB"/>
        </w:rPr>
        <w:instrText>ADDIN CSL_CITATION { "citationItems" : [ { "id" : "ITEM-1", "itemData" : { "DOI" : "10.1002/2017MS000932", "ISSN" : "1942-2466", "abstract" : "Abstract Despite efforts to accurately quantify the effective radiative forcing (ERF) of anthropogenic aerosol, the historical evolution of ERF remains uncertain. As a further step toward a better understanding of ERF uncertainty, the present study systematically investigates the sensitivity of the shortwave ERF at the top of the atmosphere to model-internal variability and spatial distributions of the monthly mean radiative effects of anthropogenic aerosol. For this, ensembles are generated with the atmospheric model ECHAM6.3 that uses monthly prescribed optical properties and changes in cloud-droplet number concentrations designed to mimic that associated with the anthropogenic aerosol using the new parameterization MACv2-SP. The results foremost highlight the small change in our best estimate of the global averaged all-sky ERF associated with a substantially different pattern of anthropogenic aerosol radiative effects from the mid-1970s (?0.51 Wm?2) and present day (?0.50 Wm?2). Such a small change in ERF is difficult to detect when model-internal year-to-year variability (0.32 Wm?2 standard deviation) is considered. A stable estimate of all-sky ERF requires ensemble simulations, the size of which depends on the targeted precision, confidence level, and the magnitude of model-internal variability. A larger effect of the pattern of the anthropogenic aerosol radiative effects on the globally averaged all-sky ERF (15%) occurs with a strong Twomey effect through lowering the background aerosol optical depth in regions downstream of major pollution sources. It suggests that models with strong aerosol-cloud interactions could show a moderate difference in the global mean ERF associated with the mid-1970s to present-day change in the anthropogenic aerosol pattern.", "author" : [ { "dropping-particle" : "", "family" : "Fiedler", "given" : "S", "non-dropping-particle" : "", "parse-names" : false, "suffix" : "" }, { "dropping-particle" : "", "family" : "Stevens", "given" : "B", "non-dropping-particle" : "", "parse-names" : false, "suffix" : "" }, { "dropping-particle" : "", "family" : "Mauritsen", "given" : "T", "non-dropping-particle" : "", "parse-names" : false, "suffix" : "" } ], "container-title" : "Journal of Advances in Modeling Earth Systems", "id" : "ITEM-1", "issue" : "2", "issued" : { "date-parts" : [ [ "2017", "6", "1" ] ] }, "note" : "doi: 10.1002/2017MS000932", "page" : "1325-1341", "publisher" : "John Wiley &amp; Sons, Ltd", "title" : "On the sensitivity of anthropogenic aerosol forcing to model-internal variability and parameterizing a Twomey effect", "translator" : [ { "dropping-particle" : "", "family" : "H3838", "given" : "", "non-dropping-particle" : "", "parse-names" : false, "suffix" : "" } ], "type" : "article-journal", "volume" : "9" }, "uris" : [ "http://www.mendeley.com/documents/?uuid=a4a5558c-90f7-42a3-af82-a5eb5817df1a" ] }, { "id" : "ITEM-2", "itemData" : { "DOI" : "10.5194/gmd-10-433-2017", "ISSN" : "1991-9603", "abstract" : "Abstract. A simple plume implementation of the second version (v2) of the Max Planck Institute Aerosol Climatology, MACv2-SP, is described. MACv2-SP provides a prescription of anthropogenic aerosol optical properties and an associated Twomey effect. It was created to provide a harmonized description of post-1850 anthropogenic aerosol radiative forcing for climate modeling studies. MACv2-SP has been designed to be easy to implement, change and use, and thereby enable studies exploring the climatic effects of different patterns of aerosol radiative forcing, including a Twomey effect. MACv2-SP is formulated in terms of nine spatial plumes associated with different major anthropogenic source regions. The shape of the plumes is fit to the Max Planck Institute Aerosol Climatology, version 2, whose present-day (2005) distribution is anchored by surface-based observations. Two types of plumes are considered: one predominantly associated with biomass burning, the other with industrial emissions. These differ in the prescription of their annual cycle and in their optical properties, thereby implicitly accounting for different contributions of absorbing aerosol to the different plumes. A Twomey effect for each plume is prescribed as a change in the host model's background cloud-droplet population density using relationships derived from satellite data. Year-to-year variations in the amplitude of the plumes over the historical period (1850\u20132016) are derived by scaling the plumes with associated national emission sources of SO2 and NH3. Experiments using MACv2-SP are performed with the Max Planck Institute Earth System Model. The globally and annually averaged instantaneous and effective aerosol radiative forcings are estimated to be \u22120.6 and \u22120.5 W m\u22122, respectively. Forcing from aerosol\u2013cloud interactions (the Twomey effect) offsets the reduction of clear-sky forcing by clouds, so that the net effect of clouds on the aerosol forcing is small; hence, the clear-sky forcing, which is more readily measurable, provides a good estimate of the total aerosol forcing.", "author" : [ { "dropping-particle" : "", "family" : "Stevens", "given" : "Bjorn", "non-dropping-particle" : "", "parse-names" : false, "suffix" : "" }, { "dropping-particle" : "", "family" : "Fiedler", "given" : "Stephanie", "non-dropping-particle" : "", "parse-names" : false, "suffix" : "" }, { "dropping-particle" : "", "family" : "Kinne", "given" : "Stefan", "non-dropping-particle" : "", "parse-names" : false, "suffix" : "" }, { "dropping-particle" : "", "family" : "Peters", "given" : "Karsten", "non-dropping-particle" : "", "parse-names" : false, "suffix" : "" }, { "dropping-particle" : "", "family" : "Rast", "given" : "Sebastian", "non-dropping-particle" : "", "parse-names" : false, "suffix" : "" }, { "dropping-particle" : "", "family" : "M\u00fcsse", "given" : "Jobst", "non-dropping-particle" : "", "parse-names" : false, "suffix" : "" }, { "dropping-particle" : "", "family" : "Smith", "given" : "Steven J", "non-dropping-particle" : "", "parse-names" : false, "suffix" : "" }, { "dropping-particle" : "", "family" : "Mauritsen", "given" : "Thorsten", "non-dropping-particle" : "", "parse-names" : false, "suffix" : "" } ], "container-title" : "Geoscientific Model Development", "id" : "ITEM-2", "issue" : "1", "issued" : { "date-parts" : [ [ "2017", "2", "1" ] ] }, "page" : "433-452", "title" : "MACv2-SP: a parameterization of anthropogenic aerosol optical properties and an associated Twomey effect for use in CMIP6", "translator" : [ { "dropping-particle" : "", "family" : "H3839", "given" : "", "non-dropping-particle" : "", "parse-names" : false, "suffix" : "" } ], "type" : "article-journal", "volume" : "10" }, "uris" : [ "http://www.mendeley.com/documents/?uuid=59eb22e2-0799-4556-82bc-5e202cafeff1" ] } ], "mendeley" : { "formattedCitation" : "(Fiedler et al., 2017; Stevens et al., 2017)", "plainTextFormattedCitation" : "(Fiedler et al., 2017; Stevens et al., 2017)", "previouslyFormattedCitation" : "(Fiedler et al., 2017; Stevens et al., 2017)" }, "properties" : { "noteIndex" : 0 }, "schema" : "https://github.com/citation-style-language/schema/raw/master/csl-citation.json" }</w:instrText>
      </w:r>
      <w:r w:rsidRPr="003A0C0D">
        <w:rPr>
          <w:rFonts w:cs="Times New Roman"/>
        </w:rPr>
        <w:fldChar w:fldCharType="separate"/>
      </w:r>
      <w:ins w:id="6145" w:author="Robin Matthews" w:date="2021-05-18T16:07:00Z">
        <w:r w:rsidR="00602365">
          <w:rPr>
            <w:rFonts w:cs="Times New Roman"/>
            <w:noProof/>
            <w:lang w:val="en-GB"/>
          </w:rPr>
          <w:t>(Fiedler et al., 2017; Stevens et al., 2017)</w:t>
        </w:r>
      </w:ins>
      <w:del w:id="6146" w:author="Robin Matthews" w:date="2021-05-18T16:07:00Z">
        <w:r w:rsidRPr="000128A3" w:rsidDel="00602365">
          <w:rPr>
            <w:rFonts w:cs="Times New Roman"/>
            <w:noProof/>
            <w:lang w:val="en-GB"/>
          </w:rPr>
          <w:delText>(Fiedler et al., 2017; Stevens et al., 2017)</w:delText>
        </w:r>
      </w:del>
      <w:r w:rsidRPr="003A0C0D">
        <w:rPr>
          <w:rFonts w:cs="Times New Roman"/>
        </w:rPr>
        <w:fldChar w:fldCharType="end"/>
      </w:r>
      <w:r w:rsidRPr="000128A3">
        <w:rPr>
          <w:rFonts w:cs="Times New Roman"/>
          <w:lang w:val="en-GB"/>
        </w:rPr>
        <w:t xml:space="preserve">. For models without ozone chemistry, time-varying gridded ozone concentrations and nitrogen deposition are also provided </w:t>
      </w:r>
      <w:r w:rsidRPr="003A0C0D">
        <w:rPr>
          <w:rFonts w:cs="Times New Roman"/>
        </w:rPr>
        <w:fldChar w:fldCharType="begin" w:fldLock="1"/>
      </w:r>
      <w:r w:rsidR="00E81B0B">
        <w:rPr>
          <w:rFonts w:cs="Times New Roman"/>
          <w:lang w:val="en-GB"/>
        </w:rPr>
        <w:instrText>ADDIN CSL_CITATION { "citationItems" : [ { "id" : "ITEM-1", "itemData" : { "DOI" : "https://doi.org/10.1002/2017GL076770", "ISSN" : "0094-8276", "abstract" : "Abstract We calculate ozone radiative forcing (RF) and stratospheric temperature adjustments for the period 1850?2014 using the newly available Coupled Model Intercomparison Project phase 6 (CMIP6) ozone data set. The CMIP6 total ozone RF (1850s to 2000s) is 0.28\u00a0\u00b1\u00a00.17\u00a0W\u00a0m?2 (which is 80% higher than our CMIP5 estimation), and 0.30\u00a0\u00b1\u00a00.17\u00a0W\u00a0m?2 out to the present day (2014). The total ozone RF grows rapidly until the 1970s, slows toward the 2000s, and shows a renewed growth thereafter. Since the 1990s the shortwave RF exceeds the longwave RF. Global stratospheric ozone RF is positive between 1930 and 1970 and then turns negative but remains positive in the Northern Hemisphere throughout. Derived stratospheric temperature changes show a localized cooling in the subtropical lower stratosphere due to tropospheric ozone increases and cooling in the upper stratosphere due to ozone depletion by more than 1\u00a0K already prior to the satellite era (1980) and by more than 2\u00a0K out to the present day (2014).", "author" : [ { "dropping-particle" : "", "family" : "Checa-Garcia", "given" : "Ramiro", "non-dropping-particle" : "", "parse-names" : false, "suffix" : "" }, { "dropping-particle" : "", "family" : "Hegglin", "given" : "Michaela I", "non-dropping-particle" : "", "parse-names" : false, "suffix" : "" }, { "dropping-particle" : "", "family" : "Kinnison", "given" : "Douglas", "non-dropping-particle" : "", "parse-names" : false, "suffix" : "" }, { "dropping-particle" : "", "family" : "Plummer", "given" : "David A", "non-dropping-particle" : "", "parse-names" : false, "suffix" : "" }, { "dropping-particle" : "", "family" : "Shine", "given" : "Keith P", "non-dropping-particle" : "", "parse-names" : false, "suffix" : "" } ], "container-title" : "Geophysical Research Letters", "id" : "ITEM-1", "issue" : "7", "issued" : { "date-parts" : [ [ "2018", "4", "16" ] ] }, "note" : "https://doi.org/10.1002/2017GL076770", "page" : "3264-3273", "publisher" : "John Wiley &amp; Sons, Ltd", "title" : "Historical Tropospheric and Stratospheric Ozone Radiative Forcing Using the CMIP6 Database", "translator" : [ { "dropping-particle" : "", "family" : "H4250", "given" : "", "non-dropping-particle" : "", "parse-names" : false, "suffix" : "" } ], "type" : "article-journal", "volume" : "45" }, "uris" : [ "http://www.mendeley.com/documents/?uuid=f1bc1af1-2024-432c-b4f8-87e646ab328b" ] } ], "mendeley" : { "formattedCitation" : "(Checa-Garcia et al., 2018)", "plainTextFormattedCitation" : "(Checa-Garcia et al., 2018)", "previouslyFormattedCitation" : "(Checa-Garcia et al., 2018)" }, "properties" : { "noteIndex" : 0 }, "schema" : "https://github.com/citation-style-language/schema/raw/master/csl-citation.json" }</w:instrText>
      </w:r>
      <w:r w:rsidRPr="003A0C0D">
        <w:rPr>
          <w:rFonts w:cs="Times New Roman"/>
        </w:rPr>
        <w:fldChar w:fldCharType="separate"/>
      </w:r>
      <w:ins w:id="6147" w:author="Robin Matthews" w:date="2021-05-18T16:07:00Z">
        <w:r w:rsidR="00602365">
          <w:rPr>
            <w:rFonts w:cs="Times New Roman"/>
            <w:noProof/>
            <w:lang w:val="en-GB"/>
          </w:rPr>
          <w:t>(Checa-Garcia et al., 2018)</w:t>
        </w:r>
      </w:ins>
      <w:del w:id="6148" w:author="Robin Matthews" w:date="2021-05-18T16:07:00Z">
        <w:r w:rsidRPr="000128A3" w:rsidDel="00602365">
          <w:rPr>
            <w:rFonts w:cs="Times New Roman"/>
            <w:noProof/>
            <w:lang w:val="en-GB"/>
          </w:rPr>
          <w:delText>(Checa-Garcia et al., 2018)</w:delText>
        </w:r>
      </w:del>
      <w:r w:rsidRPr="003A0C0D">
        <w:rPr>
          <w:rFonts w:cs="Times New Roman"/>
        </w:rPr>
        <w:fldChar w:fldCharType="end"/>
      </w:r>
      <w:r w:rsidRPr="000128A3">
        <w:rPr>
          <w:rFonts w:cs="Times New Roman"/>
          <w:lang w:val="en-GB"/>
        </w:rPr>
        <w:t>.</w:t>
      </w:r>
    </w:p>
    <w:p w14:paraId="0726F58E" w14:textId="77777777" w:rsidR="006409E5" w:rsidRPr="000128A3" w:rsidRDefault="006409E5" w:rsidP="006409E5">
      <w:pPr>
        <w:pStyle w:val="AR6BodyText"/>
        <w:rPr>
          <w:lang w:val="en-GB"/>
        </w:rPr>
      </w:pPr>
      <w:r w:rsidRPr="000128A3">
        <w:rPr>
          <w:rFonts w:cs="Times New Roman"/>
          <w:lang w:val="en-GB"/>
        </w:rPr>
        <w:t xml:space="preserve"> </w:t>
      </w:r>
    </w:p>
    <w:p w14:paraId="7CA6FF5B" w14:textId="5A4AD3B6" w:rsidR="006409E5" w:rsidRPr="000128A3" w:rsidRDefault="006409E5" w:rsidP="006409E5">
      <w:pPr>
        <w:pStyle w:val="AR6BodyText"/>
        <w:rPr>
          <w:lang w:val="en-GB"/>
        </w:rPr>
      </w:pPr>
      <w:bookmarkStart w:id="6149" w:name="_Hlk66786442"/>
      <w:r w:rsidRPr="000128A3">
        <w:rPr>
          <w:rFonts w:cs="Times New Roman"/>
          <w:lang w:val="en-GB"/>
        </w:rPr>
        <w:t>Beyond the DECK and the historical simulations, the CMIP6-</w:t>
      </w:r>
      <w:del w:id="6150" w:author="Ian Blenkinsop" w:date="2021-07-08T16:46:00Z">
        <w:r w:rsidRPr="000128A3" w:rsidDel="006612E0">
          <w:rPr>
            <w:rFonts w:cs="Times New Roman"/>
            <w:lang w:val="en-GB"/>
          </w:rPr>
          <w:delText xml:space="preserve">endorsed </w:delText>
        </w:r>
      </w:del>
      <w:ins w:id="6151" w:author="Ian Blenkinsop" w:date="2021-07-08T16:46:00Z">
        <w:r w:rsidR="006612E0">
          <w:rPr>
            <w:rFonts w:cs="Times New Roman"/>
            <w:lang w:val="en-GB"/>
          </w:rPr>
          <w:t>E</w:t>
        </w:r>
        <w:r w:rsidR="006612E0" w:rsidRPr="000128A3">
          <w:rPr>
            <w:rFonts w:cs="Times New Roman"/>
            <w:lang w:val="en-GB"/>
          </w:rPr>
          <w:t xml:space="preserve">ndorsed </w:t>
        </w:r>
      </w:ins>
      <w:r w:rsidRPr="000128A3">
        <w:rPr>
          <w:rFonts w:cs="Times New Roman"/>
          <w:lang w:val="en-GB"/>
        </w:rPr>
        <w:t xml:space="preserve">MIPs aim to investigate how models respond to specific forcings, their potential systematic biases, their variability, and their responses to detailed future scenarios such as the Shared </w:t>
      </w:r>
      <w:del w:id="6152" w:author="Ian Blenkinsop" w:date="2021-07-08T15:25:00Z">
        <w:r w:rsidRPr="000128A3" w:rsidDel="005C3BAE">
          <w:rPr>
            <w:rFonts w:cs="Times New Roman"/>
            <w:lang w:val="en-GB"/>
          </w:rPr>
          <w:delText xml:space="preserve">Socioeconomic </w:delText>
        </w:r>
      </w:del>
      <w:ins w:id="6153" w:author="Ian Blenkinsop" w:date="2021-07-08T15:25:00Z">
        <w:r w:rsidR="005C3BAE" w:rsidRPr="000128A3">
          <w:rPr>
            <w:rFonts w:cs="Times New Roman"/>
            <w:lang w:val="en-GB"/>
          </w:rPr>
          <w:t>Socio</w:t>
        </w:r>
        <w:r w:rsidR="005C3BAE">
          <w:rPr>
            <w:rFonts w:cs="Times New Roman"/>
            <w:lang w:val="en-GB"/>
          </w:rPr>
          <w:t>-</w:t>
        </w:r>
      </w:ins>
      <w:ins w:id="6154" w:author="Ian Blenkinsop" w:date="2021-07-12T11:17:00Z">
        <w:r w:rsidR="00F94953">
          <w:rPr>
            <w:rFonts w:cs="Times New Roman"/>
            <w:lang w:val="en-GB"/>
          </w:rPr>
          <w:t>e</w:t>
        </w:r>
      </w:ins>
      <w:ins w:id="6155" w:author="Ian Blenkinsop" w:date="2021-07-08T15:25:00Z">
        <w:r w:rsidR="005C3BAE" w:rsidRPr="000128A3">
          <w:rPr>
            <w:rFonts w:cs="Times New Roman"/>
            <w:lang w:val="en-GB"/>
          </w:rPr>
          <w:t xml:space="preserve">conomic </w:t>
        </w:r>
      </w:ins>
      <w:r w:rsidRPr="000128A3">
        <w:rPr>
          <w:rFonts w:cs="Times New Roman"/>
          <w:lang w:val="en-GB"/>
        </w:rPr>
        <w:t>Pathways (SSPs</w:t>
      </w:r>
      <w:del w:id="6156" w:author="Ian Blenkinsop" w:date="2021-07-08T15:25:00Z">
        <w:r w:rsidRPr="000128A3" w:rsidDel="005C3BAE">
          <w:rPr>
            <w:rFonts w:cs="Times New Roman"/>
            <w:lang w:val="en-GB"/>
          </w:rPr>
          <w:delText xml:space="preserve">, </w:delText>
        </w:r>
      </w:del>
      <w:ins w:id="6157" w:author="Ian Blenkinsop" w:date="2021-07-08T15:25:00Z">
        <w:r w:rsidR="005C3BAE">
          <w:rPr>
            <w:rFonts w:cs="Times New Roman"/>
            <w:lang w:val="en-GB"/>
          </w:rPr>
          <w:t>;</w:t>
        </w:r>
        <w:r w:rsidR="005C3BAE" w:rsidRPr="000128A3">
          <w:rPr>
            <w:rFonts w:cs="Times New Roman"/>
            <w:lang w:val="en-GB"/>
          </w:rPr>
          <w:t xml:space="preserve"> </w:t>
        </w:r>
      </w:ins>
      <w:r w:rsidRPr="000128A3">
        <w:rPr>
          <w:rFonts w:cs="Times New Roman"/>
          <w:lang w:val="en-GB"/>
        </w:rPr>
        <w:t>Section 1.6). Table 1.3</w:t>
      </w:r>
      <w:r w:rsidRPr="000128A3">
        <w:rPr>
          <w:lang w:val="en-GB"/>
        </w:rPr>
        <w:t xml:space="preserve"> </w:t>
      </w:r>
      <w:r w:rsidRPr="000128A3">
        <w:rPr>
          <w:rFonts w:cs="Times New Roman"/>
          <w:lang w:val="en-GB"/>
        </w:rPr>
        <w:t>lists the 23 CMIP6-</w:t>
      </w:r>
      <w:del w:id="6158" w:author="Ian Blenkinsop" w:date="2021-07-08T16:46:00Z">
        <w:r w:rsidRPr="000128A3" w:rsidDel="006612E0">
          <w:rPr>
            <w:rFonts w:cs="Times New Roman"/>
            <w:lang w:val="en-GB"/>
          </w:rPr>
          <w:delText xml:space="preserve">endorsed </w:delText>
        </w:r>
      </w:del>
      <w:ins w:id="6159" w:author="Ian Blenkinsop" w:date="2021-07-08T16:46:00Z">
        <w:r w:rsidR="006612E0">
          <w:rPr>
            <w:rFonts w:cs="Times New Roman"/>
            <w:lang w:val="en-GB"/>
          </w:rPr>
          <w:t>E</w:t>
        </w:r>
        <w:r w:rsidR="006612E0" w:rsidRPr="000128A3">
          <w:rPr>
            <w:rFonts w:cs="Times New Roman"/>
            <w:lang w:val="en-GB"/>
          </w:rPr>
          <w:t xml:space="preserve">ndorsed </w:t>
        </w:r>
      </w:ins>
      <w:r w:rsidRPr="000128A3">
        <w:rPr>
          <w:rFonts w:cs="Times New Roman"/>
          <w:lang w:val="en-GB"/>
        </w:rPr>
        <w:t>MIPs and key references. Results from a range of these MIPs, and many others outsid</w:t>
      </w:r>
      <w:r w:rsidRPr="000128A3">
        <w:rPr>
          <w:lang w:val="en-GB"/>
        </w:rPr>
        <w:t>e of the most recent CMIP6 cycle,</w:t>
      </w:r>
      <w:r w:rsidRPr="000128A3">
        <w:rPr>
          <w:rFonts w:cs="Times New Roman"/>
          <w:lang w:val="en-GB"/>
        </w:rPr>
        <w:t xml:space="preserve"> will be assessed in the following chapters (also shown in Table 1.3).</w:t>
      </w:r>
      <w:r w:rsidR="005C3BAE">
        <w:rPr>
          <w:rFonts w:cs="Times New Roman"/>
          <w:lang w:val="en-GB"/>
        </w:rPr>
        <w:t xml:space="preserve"> </w:t>
      </w:r>
      <w:r w:rsidRPr="000128A3">
        <w:rPr>
          <w:rFonts w:cs="Times New Roman"/>
          <w:lang w:val="en-GB"/>
        </w:rPr>
        <w:t xml:space="preserve">References to all the CMIP6 datasets used in the report are found in </w:t>
      </w:r>
      <w:r w:rsidRPr="00270A16">
        <w:rPr>
          <w:rFonts w:cs="Times New Roman"/>
          <w:lang w:val="en-GB"/>
        </w:rPr>
        <w:t>Annex II, Table AII.10.</w:t>
      </w:r>
    </w:p>
    <w:p w14:paraId="2D9F3DCC" w14:textId="77777777" w:rsidR="006409E5" w:rsidRPr="000128A3" w:rsidRDefault="006409E5" w:rsidP="006409E5">
      <w:pPr>
        <w:pStyle w:val="AR6BodyText"/>
        <w:rPr>
          <w:lang w:val="en-GB"/>
        </w:rPr>
      </w:pPr>
    </w:p>
    <w:bookmarkEnd w:id="6149"/>
    <w:p w14:paraId="511278C6" w14:textId="77777777" w:rsidR="006409E5" w:rsidRPr="000128A3" w:rsidRDefault="006409E5" w:rsidP="006409E5">
      <w:pPr>
        <w:pStyle w:val="AR6BodyText"/>
        <w:rPr>
          <w:lang w:val="en-GB"/>
        </w:rPr>
      </w:pPr>
    </w:p>
    <w:p w14:paraId="4CB03093" w14:textId="3DF8E340" w:rsidR="006409E5" w:rsidRPr="003A0C0D" w:rsidRDefault="006409E5" w:rsidP="006409E5">
      <w:pPr>
        <w:pStyle w:val="Normal1"/>
        <w:pBdr>
          <w:top w:val="nil"/>
          <w:left w:val="nil"/>
          <w:bottom w:val="nil"/>
          <w:right w:val="nil"/>
          <w:between w:val="nil"/>
        </w:pBdr>
        <w:rPr>
          <w:b/>
          <w:color w:val="000000"/>
        </w:rPr>
      </w:pPr>
      <w:r w:rsidRPr="003A0C0D">
        <w:rPr>
          <w:b/>
          <w:color w:val="000000"/>
        </w:rPr>
        <w:t>[START FIGURE 1.2</w:t>
      </w:r>
      <w:r>
        <w:rPr>
          <w:b/>
          <w:color w:val="000000"/>
        </w:rPr>
        <w:t>2</w:t>
      </w:r>
      <w:r w:rsidRPr="003A0C0D">
        <w:rPr>
          <w:b/>
          <w:color w:val="000000"/>
        </w:rPr>
        <w:t xml:space="preserve"> HERE]  </w:t>
      </w:r>
    </w:p>
    <w:p w14:paraId="1E445FC8" w14:textId="77777777" w:rsidR="006409E5" w:rsidRPr="003A0C0D" w:rsidRDefault="006409E5" w:rsidP="006409E5">
      <w:pPr>
        <w:pStyle w:val="Normal1"/>
        <w:pBdr>
          <w:top w:val="nil"/>
          <w:left w:val="nil"/>
          <w:bottom w:val="nil"/>
          <w:right w:val="nil"/>
          <w:between w:val="nil"/>
        </w:pBdr>
        <w:rPr>
          <w:color w:val="000000"/>
        </w:rPr>
      </w:pPr>
    </w:p>
    <w:p w14:paraId="3CDB08EC" w14:textId="73C3C6F0" w:rsidR="00092D1F" w:rsidRPr="00DA39ED" w:rsidRDefault="00092D1F" w:rsidP="00092D1F">
      <w:pPr>
        <w:pStyle w:val="AR6Chap1Figure"/>
        <w:rPr>
          <w:lang w:val="en-GB"/>
        </w:rPr>
      </w:pPr>
      <w:r w:rsidRPr="00C93D0A">
        <w:rPr>
          <w:b/>
          <w:lang w:val="en-GB"/>
        </w:rPr>
        <w:t>Structure of CMIP6, the 6</w:t>
      </w:r>
      <w:r w:rsidRPr="00C93D0A">
        <w:rPr>
          <w:b/>
          <w:vertAlign w:val="superscript"/>
          <w:lang w:val="en-GB"/>
        </w:rPr>
        <w:t>th</w:t>
      </w:r>
      <w:r w:rsidRPr="00C93D0A">
        <w:rPr>
          <w:b/>
          <w:lang w:val="en-GB"/>
        </w:rPr>
        <w:t xml:space="preserve"> phase of the Coupled Model Intercomparison Project</w:t>
      </w:r>
      <w:r w:rsidRPr="00DA39ED">
        <w:rPr>
          <w:lang w:val="en-GB"/>
        </w:rPr>
        <w:t>. The centre shows the common DECK (Diagnostic, Evaluation and Characterization of Klima) and historical experiments that all participating models must perform. The outer circles show the topics covered by the endorsed (blue) and other MIPs (red). See Table 1.3 for explanation of the MIP acronyms.</w:t>
      </w:r>
      <w:r>
        <w:rPr>
          <w:lang w:val="en-GB"/>
        </w:rPr>
        <w:t xml:space="preserve"> </w:t>
      </w:r>
      <w:r w:rsidRPr="00DA39ED">
        <w:rPr>
          <w:lang w:val="en-GB"/>
        </w:rPr>
        <w:t>(</w:t>
      </w:r>
      <w:r w:rsidR="009D4C53">
        <w:rPr>
          <w:lang w:val="en-GB"/>
        </w:rPr>
        <w:t>E</w:t>
      </w:r>
      <w:r w:rsidRPr="00DA39ED">
        <w:rPr>
          <w:lang w:val="en-GB"/>
        </w:rPr>
        <w:t xml:space="preserve">xpanded from </w:t>
      </w:r>
      <w:r w:rsidRPr="00DA39ED">
        <w:rPr>
          <w:lang w:val="en-GB"/>
        </w:rPr>
        <w:fldChar w:fldCharType="begin" w:fldLock="1"/>
      </w:r>
      <w:r w:rsidR="00E81B0B">
        <w:rPr>
          <w:lang w:val="en-GB"/>
        </w:rPr>
        <w:instrText>ADDIN CSL_CITATION { "citationItems" : [ { "id" : "ITEM-1", "itemData" : { "DOI" : "10.5194/gmd-9-1937-2016", "ISBN" : "1991-9603", "ISSN" : "19919603", "abstract" : "By coordinating the design and distribution of global climate model simulations of the past, current, and future climate, the Coupled Model Intercomparison Project (CMIP) has become one of the foundational elements of climate science. However, the need to address an ever- expanding range of scientific questions arising from more and more research communities has made it necessary to re- vise the organization of CMIP. After a long and wide com- munity consultation, a new and more federated structure has been put in place. It consists of three major elements: (1) a handful of common experiments, the DECK (Diagnostic, Evaluation and Characterization of Klima) and CMIP his- torical simulations (1850\u2013near present) that will maintain continuity and help document basic characteristics of mod- els across different phases of CMIP; (2) common standards, coordination, infrastructure, and documentation that will fa- cilitate the distribution of model outputs and the characteriza- tion of the model ensemble; and (3) an ensemble of CMIP- Endorsed Model Intercomparison Projects (MIPs) that will be specific to a particular phase of CMIP (now CMIP6) and that will build on the DECK and CMIP historical simulations to address a large range of specific questions and fill the sci- entific gaps of the previous CMIP phases. The DECK and CMIP historical simulations, together with the use of CMIP data standards, will be the entry cards for models participat- ing in CMIP. Participation in CMIP6-Endorsed MIPs by in- dividual modelling groups will be at their own discretion and will depend on their scientific interests and priorities. With the Grand Science Challenges of theWorld Climate Research Programme (WCRP) as its scientific backdrop, CMIP6 will address three broad questions: \u2013 How does the Earth system respond to forcing? \u2013 What are the origins and consequences of systematic model biases? \u2013 How can we assess future climate changes given inter- nal climate variability, predictability, and uncertainties in scenarios? This CMIP6 overview paper presents the background and ra- tionale for the new structure of CMIP, provides a detailed description of the DECK and CMIP6 historical simulations, and includes a brief introduction to the 21 CMIP6-Endorsed MIPs.",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 ] }, "page" : "1937-1958", "title" : "Overview of the Coupled Model Intercomparison Project Phase 6 (CMIP6) experimental design and organization", "translator" : [ { "dropping-particle" : "", "family" : "H2493", "given" : "", "non-dropping-particle" : "", "parse-names" : false, "suffix" : "" } ], "type" : "article-journal", "volume" : "9" }, "uris" : [ "http://www.mendeley.com/documents/?uuid=4956513c-e058-4e2d-8dac-3ec1dc004274" ] } ], "mendeley" : { "formattedCitation" : "(Eyring et al., 2016)", "manualFormatting" : "Eyring et al., 2016)", "plainTextFormattedCitation" : "(Eyring et al., 2016)", "previouslyFormattedCitation" : "(Eyring et al., 2016)" }, "properties" : { "noteIndex" : 0 }, "schema" : "https://github.com/citation-style-language/schema/raw/master/csl-citation.json" }</w:instrText>
      </w:r>
      <w:r w:rsidRPr="00DA39ED">
        <w:rPr>
          <w:lang w:val="en-GB"/>
        </w:rPr>
        <w:fldChar w:fldCharType="separate"/>
      </w:r>
      <w:ins w:id="6160" w:author="Robin Matthews" w:date="2021-05-18T16:07:00Z">
        <w:r w:rsidR="00602365">
          <w:rPr>
            <w:noProof/>
            <w:lang w:val="en-GB"/>
          </w:rPr>
          <w:t>Eyring et al., 2016)</w:t>
        </w:r>
      </w:ins>
      <w:del w:id="6161" w:author="Robin Matthews" w:date="2021-05-18T16:07:00Z">
        <w:r w:rsidRPr="00DA39ED" w:rsidDel="00602365">
          <w:rPr>
            <w:noProof/>
            <w:lang w:val="en-GB"/>
          </w:rPr>
          <w:delText>Eyring et al., 2016)</w:delText>
        </w:r>
      </w:del>
      <w:r w:rsidRPr="00DA39ED">
        <w:rPr>
          <w:lang w:val="en-GB"/>
        </w:rPr>
        <w:fldChar w:fldCharType="end"/>
      </w:r>
      <w:r>
        <w:rPr>
          <w:lang w:val="en-GB"/>
        </w:rPr>
        <w:t>.</w:t>
      </w:r>
    </w:p>
    <w:p w14:paraId="6E115B57" w14:textId="77777777" w:rsidR="006409E5" w:rsidRPr="003A0C0D" w:rsidRDefault="006409E5" w:rsidP="006409E5">
      <w:pPr>
        <w:pStyle w:val="Normal1"/>
        <w:pBdr>
          <w:top w:val="nil"/>
          <w:left w:val="nil"/>
          <w:bottom w:val="nil"/>
          <w:right w:val="nil"/>
          <w:between w:val="nil"/>
        </w:pBdr>
        <w:rPr>
          <w:color w:val="000000"/>
        </w:rPr>
      </w:pPr>
    </w:p>
    <w:p w14:paraId="2AEA0926" w14:textId="77777777" w:rsidR="006409E5" w:rsidRPr="003A0C0D" w:rsidRDefault="006409E5" w:rsidP="006409E5">
      <w:pPr>
        <w:pStyle w:val="AR6BodyTextBold"/>
        <w:rPr>
          <w:lang w:val="en-GB"/>
        </w:rPr>
      </w:pPr>
      <w:r w:rsidRPr="003A0C0D">
        <w:rPr>
          <w:lang w:val="en-GB"/>
        </w:rPr>
        <w:t>[END FIGURE 1.</w:t>
      </w:r>
      <w:r>
        <w:rPr>
          <w:lang w:val="en-GB"/>
        </w:rPr>
        <w:t>22</w:t>
      </w:r>
      <w:r w:rsidRPr="003A0C0D">
        <w:rPr>
          <w:lang w:val="en-GB"/>
        </w:rPr>
        <w:t xml:space="preserve"> HERE]  </w:t>
      </w:r>
    </w:p>
    <w:p w14:paraId="6F6DCA0C" w14:textId="77777777" w:rsidR="006409E5" w:rsidRPr="003A0C0D" w:rsidRDefault="006409E5" w:rsidP="006409E5">
      <w:pPr>
        <w:pStyle w:val="AR6BodyTextBold"/>
        <w:rPr>
          <w:lang w:val="en-GB"/>
        </w:rPr>
      </w:pPr>
    </w:p>
    <w:p w14:paraId="61ED26FE" w14:textId="77777777" w:rsidR="006409E5" w:rsidRPr="003A0C0D" w:rsidRDefault="006409E5" w:rsidP="006409E5">
      <w:pPr>
        <w:pStyle w:val="AR6BodyTextBold"/>
        <w:rPr>
          <w:lang w:val="en-GB"/>
        </w:rPr>
      </w:pPr>
    </w:p>
    <w:p w14:paraId="61FDC932" w14:textId="6118E13E" w:rsidR="006409E5" w:rsidRPr="003A0C0D" w:rsidRDefault="006409E5" w:rsidP="006409E5">
      <w:pPr>
        <w:pStyle w:val="AR6BodyTextBold"/>
        <w:rPr>
          <w:lang w:val="en-GB"/>
        </w:rPr>
      </w:pPr>
      <w:r w:rsidRPr="003A0C0D">
        <w:rPr>
          <w:lang w:val="en-GB"/>
        </w:rPr>
        <w:t>[START TABLE 1.3 HERE]</w:t>
      </w:r>
    </w:p>
    <w:p w14:paraId="601C64B8" w14:textId="77777777" w:rsidR="006409E5" w:rsidRPr="003A0C0D" w:rsidRDefault="006409E5" w:rsidP="006409E5">
      <w:pPr>
        <w:pStyle w:val="Normal1"/>
        <w:pBdr>
          <w:top w:val="nil"/>
          <w:left w:val="nil"/>
          <w:bottom w:val="nil"/>
          <w:right w:val="nil"/>
          <w:between w:val="nil"/>
        </w:pBdr>
        <w:rPr>
          <w:color w:val="000000"/>
        </w:rPr>
      </w:pPr>
    </w:p>
    <w:p w14:paraId="3C50D3B7" w14:textId="71F261AC" w:rsidR="006409E5" w:rsidRPr="003A0C0D" w:rsidRDefault="006409E5" w:rsidP="006409E5">
      <w:pPr>
        <w:pStyle w:val="AR6Chap1Table"/>
        <w:rPr>
          <w:lang w:val="en-GB"/>
        </w:rPr>
      </w:pPr>
      <w:r w:rsidRPr="003A0C0D">
        <w:rPr>
          <w:lang w:val="en-GB"/>
        </w:rPr>
        <w:t xml:space="preserve">CMIP6-Endorsed MIPs, their key references, and where they are used or referenced throughout this </w:t>
      </w:r>
      <w:del w:id="6162" w:author="Ian Blenkinsop" w:date="2021-07-08T15:32:00Z">
        <w:r w:rsidRPr="003A0C0D" w:rsidDel="00266094">
          <w:rPr>
            <w:lang w:val="en-GB"/>
          </w:rPr>
          <w:delText>report</w:delText>
        </w:r>
      </w:del>
      <w:ins w:id="6163" w:author="Ian Blenkinsop" w:date="2021-07-08T15:32:00Z">
        <w:r w:rsidR="00266094">
          <w:rPr>
            <w:lang w:val="en-GB"/>
          </w:rPr>
          <w:t>R</w:t>
        </w:r>
        <w:r w:rsidR="00266094" w:rsidRPr="003A0C0D">
          <w:rPr>
            <w:lang w:val="en-GB"/>
          </w:rPr>
          <w:t>eport</w:t>
        </w:r>
      </w:ins>
      <w:r w:rsidRPr="003A0C0D">
        <w:rPr>
          <w:lang w:val="en-GB"/>
        </w:rPr>
        <w:t xml:space="preserve">. </w:t>
      </w:r>
    </w:p>
    <w:p w14:paraId="03D6EA67" w14:textId="77777777" w:rsidR="006409E5" w:rsidRPr="003A0C0D" w:rsidRDefault="006409E5" w:rsidP="006409E5">
      <w:pPr>
        <w:pStyle w:val="Normal1"/>
        <w:pBdr>
          <w:top w:val="nil"/>
          <w:left w:val="nil"/>
          <w:bottom w:val="nil"/>
          <w:right w:val="nil"/>
          <w:between w:val="nil"/>
        </w:pBdr>
        <w:spacing w:line="276" w:lineRule="auto"/>
        <w:rPr>
          <w:color w:val="000000"/>
        </w:rPr>
      </w:pPr>
    </w:p>
    <w:tbl>
      <w:tblPr>
        <w:tblW w:w="9240" w:type="dxa"/>
        <w:jc w:val="center"/>
        <w:tblLayout w:type="fixed"/>
        <w:tblLook w:val="0400" w:firstRow="0" w:lastRow="0" w:firstColumn="0" w:lastColumn="0" w:noHBand="0" w:noVBand="1"/>
      </w:tblPr>
      <w:tblGrid>
        <w:gridCol w:w="2542"/>
        <w:gridCol w:w="2431"/>
        <w:gridCol w:w="2337"/>
        <w:gridCol w:w="1930"/>
      </w:tblGrid>
      <w:tr w:rsidR="006409E5" w:rsidRPr="003A0C0D" w14:paraId="59C5B091" w14:textId="77777777" w:rsidTr="00294F83">
        <w:trPr>
          <w:trHeight w:val="285"/>
          <w:jc w:val="center"/>
        </w:trPr>
        <w:tc>
          <w:tcPr>
            <w:tcW w:w="2542" w:type="dxa"/>
            <w:tcBorders>
              <w:top w:val="single" w:sz="4" w:space="0" w:color="000000"/>
              <w:left w:val="single" w:sz="4" w:space="0" w:color="000000"/>
              <w:bottom w:val="single" w:sz="4" w:space="0" w:color="000000"/>
              <w:right w:val="nil"/>
            </w:tcBorders>
            <w:shd w:val="clear" w:color="auto" w:fill="BDD7EE"/>
            <w:vAlign w:val="center"/>
          </w:tcPr>
          <w:p w14:paraId="66EB1981" w14:textId="11F648B6" w:rsidR="006409E5" w:rsidRPr="003A0C0D" w:rsidRDefault="006409E5" w:rsidP="00294F83">
            <w:pPr>
              <w:pStyle w:val="Normal1"/>
              <w:pBdr>
                <w:top w:val="nil"/>
                <w:left w:val="nil"/>
                <w:bottom w:val="nil"/>
                <w:right w:val="nil"/>
                <w:between w:val="nil"/>
              </w:pBdr>
              <w:rPr>
                <w:b/>
                <w:color w:val="000000"/>
              </w:rPr>
            </w:pPr>
            <w:r w:rsidRPr="003A0C0D">
              <w:rPr>
                <w:b/>
                <w:color w:val="000000"/>
              </w:rPr>
              <w:t xml:space="preserve">CMIP6-Endorsed MIP </w:t>
            </w:r>
            <w:del w:id="6164" w:author="Ian Blenkinsop" w:date="2021-07-08T15:38:00Z">
              <w:r w:rsidRPr="003A0C0D" w:rsidDel="003D328A">
                <w:rPr>
                  <w:b/>
                  <w:color w:val="000000"/>
                </w:rPr>
                <w:delText>name</w:delText>
              </w:r>
            </w:del>
            <w:ins w:id="6165" w:author="Ian Blenkinsop" w:date="2021-07-08T15:38:00Z">
              <w:r w:rsidR="003D328A">
                <w:rPr>
                  <w:b/>
                  <w:color w:val="000000"/>
                </w:rPr>
                <w:t>N</w:t>
              </w:r>
              <w:r w:rsidR="003D328A" w:rsidRPr="003A0C0D">
                <w:rPr>
                  <w:b/>
                  <w:color w:val="000000"/>
                </w:rPr>
                <w:t>ame</w:t>
              </w:r>
            </w:ins>
          </w:p>
        </w:tc>
        <w:tc>
          <w:tcPr>
            <w:tcW w:w="2431" w:type="dxa"/>
            <w:tcBorders>
              <w:top w:val="single" w:sz="4" w:space="0" w:color="000000"/>
              <w:left w:val="single" w:sz="4" w:space="0" w:color="000000"/>
              <w:bottom w:val="single" w:sz="4" w:space="0" w:color="000000"/>
              <w:right w:val="nil"/>
            </w:tcBorders>
            <w:shd w:val="clear" w:color="auto" w:fill="BDD7EE"/>
            <w:vAlign w:val="center"/>
          </w:tcPr>
          <w:p w14:paraId="643E4A85" w14:textId="7232F995" w:rsidR="006409E5" w:rsidRPr="003A0C0D" w:rsidRDefault="006409E5" w:rsidP="00294F83">
            <w:pPr>
              <w:pStyle w:val="Normal1"/>
              <w:pBdr>
                <w:top w:val="nil"/>
                <w:left w:val="nil"/>
                <w:bottom w:val="nil"/>
                <w:right w:val="nil"/>
                <w:between w:val="nil"/>
              </w:pBdr>
              <w:rPr>
                <w:b/>
                <w:color w:val="000000"/>
              </w:rPr>
            </w:pPr>
            <w:r w:rsidRPr="003A0C0D">
              <w:rPr>
                <w:b/>
                <w:color w:val="000000"/>
              </w:rPr>
              <w:t xml:space="preserve">Long </w:t>
            </w:r>
            <w:del w:id="6166" w:author="Ian Blenkinsop" w:date="2021-07-08T15:32:00Z">
              <w:r w:rsidRPr="003A0C0D" w:rsidDel="00266094">
                <w:rPr>
                  <w:b/>
                  <w:color w:val="000000"/>
                </w:rPr>
                <w:delText>name</w:delText>
              </w:r>
            </w:del>
            <w:ins w:id="6167" w:author="Ian Blenkinsop" w:date="2021-07-08T15:32:00Z">
              <w:r w:rsidR="00266094">
                <w:rPr>
                  <w:b/>
                  <w:color w:val="000000"/>
                </w:rPr>
                <w:t>N</w:t>
              </w:r>
              <w:r w:rsidR="00266094" w:rsidRPr="003A0C0D">
                <w:rPr>
                  <w:b/>
                  <w:color w:val="000000"/>
                </w:rPr>
                <w:t>ame</w:t>
              </w:r>
            </w:ins>
          </w:p>
        </w:tc>
        <w:tc>
          <w:tcPr>
            <w:tcW w:w="2337" w:type="dxa"/>
            <w:tcBorders>
              <w:top w:val="single" w:sz="4" w:space="0" w:color="000000"/>
              <w:left w:val="single" w:sz="4" w:space="0" w:color="000000"/>
              <w:bottom w:val="single" w:sz="4" w:space="0" w:color="000000"/>
              <w:right w:val="nil"/>
            </w:tcBorders>
            <w:shd w:val="clear" w:color="auto" w:fill="BDD7EE"/>
            <w:vAlign w:val="center"/>
          </w:tcPr>
          <w:p w14:paraId="44BDB64B" w14:textId="23D79868" w:rsidR="006409E5" w:rsidRPr="003A0C0D" w:rsidRDefault="006409E5" w:rsidP="00294F83">
            <w:pPr>
              <w:pStyle w:val="Normal1"/>
              <w:pBdr>
                <w:top w:val="nil"/>
                <w:left w:val="nil"/>
                <w:bottom w:val="nil"/>
                <w:right w:val="nil"/>
                <w:between w:val="nil"/>
              </w:pBdr>
              <w:rPr>
                <w:b/>
                <w:color w:val="000000"/>
              </w:rPr>
            </w:pPr>
            <w:r w:rsidRPr="003A0C0D">
              <w:rPr>
                <w:b/>
                <w:color w:val="000000"/>
              </w:rPr>
              <w:t xml:space="preserve">Key </w:t>
            </w:r>
            <w:del w:id="6168" w:author="Ian Blenkinsop" w:date="2021-07-08T15:32:00Z">
              <w:r w:rsidRPr="003A0C0D" w:rsidDel="00266094">
                <w:rPr>
                  <w:b/>
                  <w:color w:val="000000"/>
                </w:rPr>
                <w:delText>references</w:delText>
              </w:r>
            </w:del>
            <w:ins w:id="6169" w:author="Ian Blenkinsop" w:date="2021-07-08T15:32:00Z">
              <w:r w:rsidR="00266094">
                <w:rPr>
                  <w:b/>
                  <w:color w:val="000000"/>
                </w:rPr>
                <w:t>R</w:t>
              </w:r>
              <w:r w:rsidR="00266094" w:rsidRPr="003A0C0D">
                <w:rPr>
                  <w:b/>
                  <w:color w:val="000000"/>
                </w:rPr>
                <w:t>eferences</w:t>
              </w:r>
            </w:ins>
          </w:p>
        </w:tc>
        <w:tc>
          <w:tcPr>
            <w:tcW w:w="1930" w:type="dxa"/>
            <w:tcBorders>
              <w:top w:val="single" w:sz="4" w:space="0" w:color="000000"/>
              <w:left w:val="single" w:sz="4" w:space="0" w:color="000000"/>
              <w:bottom w:val="single" w:sz="4" w:space="0" w:color="000000"/>
              <w:right w:val="single" w:sz="4" w:space="0" w:color="000000"/>
            </w:tcBorders>
            <w:shd w:val="clear" w:color="auto" w:fill="BDD7EE"/>
            <w:vAlign w:val="center"/>
          </w:tcPr>
          <w:p w14:paraId="3D073D41" w14:textId="760AEB64" w:rsidR="006409E5" w:rsidRPr="003A0C0D" w:rsidRDefault="006409E5" w:rsidP="00294F83">
            <w:pPr>
              <w:pStyle w:val="Normal1"/>
              <w:pBdr>
                <w:top w:val="nil"/>
                <w:left w:val="nil"/>
                <w:bottom w:val="nil"/>
                <w:right w:val="nil"/>
                <w:between w:val="nil"/>
              </w:pBdr>
              <w:rPr>
                <w:b/>
                <w:color w:val="000000"/>
              </w:rPr>
            </w:pPr>
            <w:r w:rsidRPr="003A0C0D">
              <w:rPr>
                <w:b/>
                <w:color w:val="000000"/>
              </w:rPr>
              <w:t xml:space="preserve">Used in </w:t>
            </w:r>
            <w:del w:id="6170" w:author="Ian Blenkinsop" w:date="2021-07-08T15:32:00Z">
              <w:r w:rsidRPr="003A0C0D" w:rsidDel="00266094">
                <w:rPr>
                  <w:b/>
                  <w:color w:val="000000"/>
                </w:rPr>
                <w:delText>chapters</w:delText>
              </w:r>
            </w:del>
            <w:ins w:id="6171" w:author="Ian Blenkinsop" w:date="2021-07-08T15:32:00Z">
              <w:r w:rsidR="00266094">
                <w:rPr>
                  <w:b/>
                  <w:color w:val="000000"/>
                </w:rPr>
                <w:t>C</w:t>
              </w:r>
              <w:r w:rsidR="00266094" w:rsidRPr="003A0C0D">
                <w:rPr>
                  <w:b/>
                  <w:color w:val="000000"/>
                </w:rPr>
                <w:t>hapters</w:t>
              </w:r>
            </w:ins>
          </w:p>
        </w:tc>
      </w:tr>
      <w:tr w:rsidR="006409E5" w:rsidRPr="00375F62" w14:paraId="00ECE83C" w14:textId="77777777" w:rsidTr="00294F83">
        <w:trPr>
          <w:trHeight w:val="473"/>
          <w:jc w:val="center"/>
        </w:trPr>
        <w:tc>
          <w:tcPr>
            <w:tcW w:w="2542" w:type="dxa"/>
            <w:tcBorders>
              <w:top w:val="nil"/>
              <w:left w:val="single" w:sz="4" w:space="0" w:color="000000"/>
              <w:bottom w:val="single" w:sz="8" w:space="0" w:color="000000"/>
              <w:right w:val="nil"/>
            </w:tcBorders>
            <w:shd w:val="clear" w:color="auto" w:fill="BDD7EE"/>
            <w:vAlign w:val="center"/>
          </w:tcPr>
          <w:p w14:paraId="10138F3C"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AerChemMIP</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596A9B21"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Aerosols and Chemistry Model Intercomparison Project</w:t>
            </w:r>
          </w:p>
        </w:tc>
        <w:tc>
          <w:tcPr>
            <w:tcW w:w="2337" w:type="dxa"/>
            <w:tcBorders>
              <w:top w:val="nil"/>
              <w:left w:val="nil"/>
              <w:bottom w:val="single" w:sz="8" w:space="0" w:color="000000"/>
              <w:right w:val="single" w:sz="8" w:space="0" w:color="000000"/>
            </w:tcBorders>
            <w:shd w:val="clear" w:color="auto" w:fill="FFF2CC"/>
            <w:vAlign w:val="center"/>
          </w:tcPr>
          <w:p w14:paraId="69CE32E1" w14:textId="5A3D584D" w:rsidR="006409E5" w:rsidRPr="003A0C0D" w:rsidRDefault="006409E5" w:rsidP="00294F83">
            <w:pPr>
              <w:pStyle w:val="Normal1"/>
              <w:pBdr>
                <w:top w:val="nil"/>
                <w:left w:val="nil"/>
                <w:bottom w:val="nil"/>
                <w:right w:val="nil"/>
                <w:between w:val="nil"/>
              </w:pBdr>
              <w:rPr>
                <w:color w:val="000000"/>
              </w:rPr>
            </w:pPr>
            <w:r w:rsidRPr="003A0C0D">
              <w:rPr>
                <w:color w:val="000000"/>
              </w:rPr>
              <w:fldChar w:fldCharType="begin" w:fldLock="1"/>
            </w:r>
            <w:ins w:id="6172" w:author="Robin Matthews [2]" w:date="2021-06-01T17:52:00Z">
              <w:r w:rsidR="00AE2D51">
                <w:rPr>
                  <w:color w:val="000000"/>
                </w:rPr>
                <w:instrText>ADDIN CSL_CITATION { "citationItems" : [ { "id" : "ITEM-1", "itemData" : { "DOI" : "10.5194/gmd-10-585-2017", "ISSN" : "1991-9603", "abstract" : "Abstract. The Aerosol Chemistry Model Intercomparison Project (AerChemMIP) is endorsed by the Coupled-Model Intercomparison Project 6 (CMIP6) and is designed to quantify the climate and air quality impacts of aerosols and chemically reactive gases. These are specifically near-term climate forcers (NTCFs: methane, tropospheric ozone and aerosols, and their precursors), nitrous oxide and ozone-depleting halocarbons. The aim of AerChemMIP is to answer four scientific questions. 1. How have anthropogenic emissions contributed to global radiative forcing and affected regional climate over the historical period? 2. How might future policies (on climate, air quality and land use) affect the abundances of NTCFs and their climate impacts? 3.How do uncertainties in historical NTCF emissions affect radiative forcing estimates? 4. How important are climate feedbacks to natural NTCF emissions, atmospheric composition, and radiative effects? These questions will be addressed through targeted simulations with CMIP6 climate models that include an interactive representation of tropospheric aerosols and atmospheric chemistry. These simulations build on the CMIP6 Diagnostic, Evaluation and Characterization of Klima (DECK) experiments, the CMIP6 historical simulations, and future projections performed elsewhere in CMIP6, allowing the contributions from aerosols and/or chemistry to be quantified. Specific diagnostics are requested as part of the CMIP6 data request to highlight the chemical composition of the atmosphere, to evaluate the performance of the models, and to understand differences in behaviour between them.", "author" : [ { "dropping-particle" : "", "family" : "Collins", "given" : "William J.", "non-dropping-particle" : "", "parse-names" : false, "suffix" : "" }, { "dropping-particle" : "", "family" : "Lamarque", "given" : "Jean-Fran\u00e7ois", "non-dropping-particle" : "", "parse-names" : false, "suffix" : "" }, { "dropping-particle" : "", "family" : "Schulz", "given" : "Michael", "non-dropping-particle" : "", "parse-names" : false, "suffix" : "" }, { "dropping-particle" : "", "family" : "Boucher", "given" : "Olivier", "non-dropping-particle" : "", "parse-names" : false, "suffix" : "" }, { "dropping-particle" : "", "family" : "Eyring", "given" : "Veronika", "non-dropping-particle" : "", "parse-names" : false, "suffix" : "" }, { "dropping-particle" : "", "family" : "Hegglin", "given" : "Michaela I.", "non-dropping-particle" : "", "parse-names" : false, "suffix" : "" }, { "dropping-particle" : "", "family" : "Maycock", "given" : "Amanda", "non-dropping-particle" : "", "parse-names" : false, "suffix" : "" }, { "dropping-particle" : "", "family" : "Myhre", "given" : "Gunnar", "non-dropping-particle" : "", "parse-names" : false, "suffix" : "" }, { "dropping-particle" : "", "family" : "Prather", "given" : "Michael", "non-dropping-particle" : "", "parse-names" : false, "suffix" : "" }, { "dropping-particle" : "", "family" : "Shindell", "given" : "Drew", "non-dropping-particle" : "", "parse-names" : false, "suffix" : "" }, { "dropping-particle" : "", "family" : "Smith", "given" : "Steven J.", "non-dropping-particle" : "", "parse-names" : false, "suffix" : "" } ], "container-title" : "Geoscientific Model Development", "id" : "ITEM-1", "issue" : "2", "issued" : { "date-parts" : [ [ "2017", "2", "9" ] ] }, "page" : "585-607", "title" : "AerChemMIP: quantifying the effects of chemistry and aerosols in CMIP6", "translator" : [ { "dropping-particle" : "", "family" : "H3386", "given" : "", "non-dropping-particle" : "", "parse-names" : false, "suffix" : "" } ], "type" : "article-journal", "volume" : "10" }, "uris" : [ "http://www.mendeley.com/documents/?uuid=29399c24-3418-45fc-947a-0c80aa3ebf4c" ] } ], "mendeley" : { "formattedCitation" : "(Collins et al., 2017)", "manualFormatting" : "Collins et al., 2017", "plainTextFormattedCitation" : "(Collins et al., 2017)", "previouslyFormattedCitation" : "(Collins et al., 2017)" }, "properties" : { "noteIndex" : 0 }, "schema" : "https://github.com/citation-style-language/schema/raw/master/csl-citation.json" }</w:instrText>
              </w:r>
            </w:ins>
            <w:del w:id="6173" w:author="Robin Matthews [2]" w:date="2021-06-01T17:46:00Z">
              <w:r w:rsidR="00E81B0B" w:rsidDel="000C0564">
                <w:rPr>
                  <w:color w:val="000000"/>
                </w:rPr>
                <w:delInstrText>ADDIN CSL_CITATION { "citationItems" : [ { "id" : "ITEM-1", "itemData" : { "DOI" : "10.5194/gmd-10-585-2017", "ISSN" : "1991-9603", "abstract" : "Abstract. The Aerosol Chemistry Model Intercomparison Project (AerChemMIP) is endorsed by the Coupled-Model Intercomparison Project 6 (CMIP6) and is designed to quantify the climate and air quality impacts of aerosols and chemically reactive gases. These are specifically near-term climate forcers (NTCFs: methane, tropospheric ozone and aerosols, and their precursors), nitrous oxide and ozone-depleting halocarbons. The aim of AerChemMIP is to answer four scientific questions. 1. How have anthropogenic emissions contributed to global radiative forcing and affected regional climate over the historical period? 2. How might future policies (on climate, air quality and land use) affect the abundances of NTCFs and their climate impacts? 3.How do uncertainties in historical NTCF emissions affect radiative forcing estimates? 4. How important are climate feedbacks to natural NTCF emissions, atmospheric composition, and radiative effects? These questions will be addressed through targeted simulations with CMIP6 climate models that include an interactive representation of tropospheric aerosols and atmospheric chemistry. These simulations build on the CMIP6 Diagnostic, Evaluation and Characterization of Klima (DECK) experiments, the CMIP6 historical simulations, and future projections performed elsewhere in CMIP6, allowing the contributions from aerosols and/or chemistry to be quantified. Specific diagnostics are requested as part of the CMIP6 data request to highlight the chemical composition of the atmosphere, to evaluate the performance of the models, and to understand differences in behaviour between them.", "author" : [ { "dropping-particle" : "", "family" : "Collins", "given" : "William J.", "non-dropping-particle" : "", "parse-names" : false, "suffix" : "" }, { "dropping-particle" : "", "family" : "Lamarque", "given" : "Jean-Fran\u00e7ois", "non-dropping-particle" : "", "parse-names" : false, "suffix" : "" }, { "dropping-particle" : "", "family" : "Schulz", "given" : "Michael", "non-dropping-particle" : "", "parse-names" : false, "suffix" : "" }, { "dropping-particle" : "", "family" : "Boucher", "given" : "Olivier", "non-dropping-particle" : "", "parse-names" : false, "suffix" : "" }, { "dropping-particle" : "", "family" : "Eyring", "given" : "Veronika", "non-dropping-particle" : "", "parse-names" : false, "suffix" : "" }, { "dropping-particle" : "", "family" : "Hegglin", "given" : "Michaela I.", "non-dropping-particle" : "", "parse-names" : false, "suffix" : "" }, { "dropping-particle" : "", "family" : "Maycock", "given" : "Amanda", "non-dropping-particle" : "", "parse-names" : false, "suffix" : "" }, { "dropping-particle" : "", "family" : "Myhre", "given" : "Gunnar", "non-dropping-particle" : "", "parse-names" : false, "suffix" : "" }, { "dropping-particle" : "", "family" : "Prather", "given" : "Michael", "non-dropping-particle" : "", "parse-names" : false, "suffix" : "" }, { "dropping-particle" : "", "family" : "Shindell", "given" : "Drew", "non-dropping-particle" : "", "parse-names" : false, "suffix" : "" }, { "dropping-particle" : "", "family" : "Smith", "given" : "Steven J.", "non-dropping-particle" : "", "parse-names" : false, "suffix" : "" } ], "container-title" : "Geoscientific Model Development", "id" : "ITEM-1", "issue" : "2", "issued" : { "date-parts" : [ [ "2017", "2", "9" ] ] }, "page" : "585-607", "title" : "AerChemMIP: quantifying the effects of chemistry and aerosols in CMIP6", "translator" : [ { "dropping-particle" : "", "family" : "H3386", "given" : "", "non-dropping-particle" : "", "parse-names" : false, "suffix" : "" } ], "type" : "article-journal", "volume" : "10" }, "uris" : [ "http://www.mendeley.com/documents/?uuid=29399c24-3418-45fc-947a-0c80aa3ebf4c" ] } ], "mendeley" : { "formattedCitation" : "(Collins et al., 2017)", "plainTextFormattedCitation" : "(Collins et al., 2017)", "previouslyFormattedCitation" : "(Collins et al., 2017)" }, "properties" : { "noteIndex" : 0 }, "schema" : "https://github.com/citation-style-language/schema/raw/master/csl-citation.json" }</w:delInstrText>
              </w:r>
            </w:del>
            <w:r w:rsidRPr="003A0C0D">
              <w:rPr>
                <w:color w:val="000000"/>
              </w:rPr>
              <w:fldChar w:fldCharType="separate"/>
            </w:r>
            <w:ins w:id="6174" w:author="Robin Matthews" w:date="2021-05-18T16:07:00Z">
              <w:del w:id="6175" w:author="Robin Matthews [2]" w:date="2021-06-01T17:46:00Z">
                <w:r w:rsidR="00602365" w:rsidDel="000C0564">
                  <w:rPr>
                    <w:noProof/>
                    <w:color w:val="000000"/>
                  </w:rPr>
                  <w:delText>(</w:delText>
                </w:r>
              </w:del>
              <w:r w:rsidR="00602365">
                <w:rPr>
                  <w:noProof/>
                  <w:color w:val="000000"/>
                </w:rPr>
                <w:t>Collins et al., 2017</w:t>
              </w:r>
              <w:del w:id="6176" w:author="Robin Matthews [2]" w:date="2021-06-01T17:52:00Z">
                <w:r w:rsidR="00602365" w:rsidDel="00AE2D51">
                  <w:rPr>
                    <w:noProof/>
                    <w:color w:val="000000"/>
                  </w:rPr>
                  <w:delText>)</w:delText>
                </w:r>
              </w:del>
            </w:ins>
            <w:del w:id="6177" w:author="Robin Matthews" w:date="2021-05-18T16:07:00Z">
              <w:r w:rsidRPr="003A0C0D" w:rsidDel="00602365">
                <w:rPr>
                  <w:noProof/>
                  <w:color w:val="000000"/>
                </w:rPr>
                <w:delText>(Collins et al., 2017)</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2682BF2D"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4, 6, Atlas</w:t>
            </w:r>
          </w:p>
        </w:tc>
      </w:tr>
      <w:tr w:rsidR="006409E5" w:rsidRPr="00A52919" w14:paraId="3E018F44" w14:textId="77777777" w:rsidTr="00294F83">
        <w:trPr>
          <w:trHeight w:val="473"/>
          <w:jc w:val="center"/>
        </w:trPr>
        <w:tc>
          <w:tcPr>
            <w:tcW w:w="2542" w:type="dxa"/>
            <w:tcBorders>
              <w:top w:val="nil"/>
              <w:left w:val="single" w:sz="4" w:space="0" w:color="000000"/>
              <w:bottom w:val="single" w:sz="8" w:space="0" w:color="000000"/>
              <w:right w:val="nil"/>
            </w:tcBorders>
            <w:shd w:val="clear" w:color="auto" w:fill="BDD7EE"/>
            <w:vAlign w:val="center"/>
          </w:tcPr>
          <w:p w14:paraId="1B95F2D5"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C4MIP</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62918F39"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Coupled Climate Carbon Cycle Model Intercomparison Project</w:t>
            </w:r>
          </w:p>
        </w:tc>
        <w:tc>
          <w:tcPr>
            <w:tcW w:w="2337" w:type="dxa"/>
            <w:tcBorders>
              <w:top w:val="nil"/>
              <w:left w:val="nil"/>
              <w:bottom w:val="single" w:sz="8" w:space="0" w:color="000000"/>
              <w:right w:val="single" w:sz="8" w:space="0" w:color="000000"/>
            </w:tcBorders>
            <w:shd w:val="clear" w:color="auto" w:fill="FFF2CC"/>
            <w:vAlign w:val="center"/>
          </w:tcPr>
          <w:p w14:paraId="05306BBE" w14:textId="189CA582" w:rsidR="006409E5" w:rsidRPr="003A0C0D" w:rsidRDefault="006409E5" w:rsidP="00294F83">
            <w:pPr>
              <w:pStyle w:val="Normal1"/>
              <w:pBdr>
                <w:top w:val="nil"/>
                <w:left w:val="nil"/>
                <w:bottom w:val="nil"/>
                <w:right w:val="nil"/>
                <w:between w:val="nil"/>
              </w:pBdr>
              <w:rPr>
                <w:color w:val="000000"/>
              </w:rPr>
            </w:pPr>
            <w:r w:rsidRPr="003A0C0D">
              <w:rPr>
                <w:color w:val="000000"/>
              </w:rPr>
              <w:fldChar w:fldCharType="begin" w:fldLock="1"/>
            </w:r>
            <w:r w:rsidR="006C7B0C">
              <w:rPr>
                <w:color w:val="000000"/>
              </w:rPr>
              <w:instrText>ADDIN CSL_CITATION { "citationItems" : [ { "id" : "ITEM-1", "itemData" : { "DOI" : "10.5194/gmd-9-2853-2016", "ISSN" : "1991-9603", "abstract" : "Abstract. Coordinated experimental design and implementation has become a cornerstone of global climate modelling. Model Intercomparison Projects (MIPs) enable systematic and robust analysis of results across many models, by reducing the influence of ad hoc differences in model set-up or experimental boundary conditions. As it enters its 6th phase, the Coupled Model Intercomparison Project (CMIP6) has grown significantly in scope with the design and documentation of individual simulations delegated to individual climate science communities. The Coupled Climate\u2013Carbon Cycle Model Intercomparison Project (C4MIP) takes responsibility for design, documentation, and analysis of carbon cycle feedbacks and interactions in climate simulations. These feedbacks are potentially large and play a leading-order contribution in determining the atmospheric composition in response to human emissions of CO2 and in the setting of emissions targets to stabilize climate or avoid dangerous climate change. For over a decade, C4MIP has coordinated coupled climate\u2013carbon cycle simulations, and in this paper we describe the C4MIP simulations that will be formally part of CMIP6. While the climate\u2013carbon cycle community has created this experimental design, the simulations also fit within the wider CMIP activity, conform to some common standards including documentation and diagnostic requests, and are designed to complement the CMIP core experiments known as the Diagnostic, Evaluation and Characterization of Klima (DECK). C4MIP has three key strands of scientific motivation and the requested simulations are designed to satisfy their needs: (1) pre-industrial and historical simulations (formally part of the common set of CMIP6 experiments) to enable model evaluation, (2) idealized coupled and partially coupled simulations with 1 % per year increases in CO2 to enable diagnosis of feedback strength and its components, (3) future scenario simulations to project how the Earth system will respond to anthropogenic activity over the 21st century and beyond. This paper documents in detail these simulations, explains their rationale and planned analysis, and describes how to set up and run the simulations. Particular attention is paid to boundary conditions, input data, and requested output diagnostics. It is important that modelling groups participating in C4MIP adhere as closely as possible to this experimental design.", "author" : [ { "dropping-particle" : "", "family" : "Jones", "given" : "Chris D.", "non-dropping-particle" : "", "parse-names" : false, "suffix" : "" }, { "dropping-particle" : "", "family" : "Arora", "given" : "Vivek", "non-dropping-particle" : "", "parse-names" : false, "suffix" : "" }, { "dropping-particle" : "", "family" : "Friedlingstein", "given" : "Pierre", "non-dropping-particle" : "", "parse-names" : false, "suffix" : "" }, { "dropping-particle" : "", "family" : "Bopp", "given" : "Laurent", "non-dropping-particle" : "", "parse-names" : false, "suffix" : "" }, { "dropping-particle" : "", "family" : "Brovkin", "given" : "Victor", "non-dropping-particle" : "", "parse-names" : false, "suffix" : "" }, { "dropping-particle" : "", "family" : "Dunne", "given" : "John", "non-dropping-particle" : "", "parse-names" : false, "suffix" : "" }, { "dropping-particle" : "", "family" : "Graven", "given" : "Heather", "non-dropping-particle" : "", "parse-names" : false, "suffix" : "" }, { "dropping-particle" : "", "family" : "Hoffman", "given" : "Forrest", "non-dropping-particle" : "", "parse-names" : false, "suffix" : "" }, { "dropping-particle" : "", "family" : "Ilyina", "given" : "Tatiana", "non-dropping-particle" : "", "parse-names" : false, "suffix" : "" }, { "dropping-particle" : "", "family" : "John", "given" : "Jasmin G.", "non-dropping-particle" : "", "parse-names" : false, "suffix" : "" }, { "dropping-particle" : "", "family" : "Jung", "given" : "Martin", "non-dropping-particle" : "", "parse-names" : false, "suffix" : "" }, { "dropping-particle" : "", "family" : "Kawamiya", "given" : "Michio", "non-dropping-particle" : "", "parse-names" : false, "suffix" : "" }, { "dropping-particle" : "", "family" : "Koven", "given" : "Charlie", "non-dropping-particle" : "", "parse-names" : false, "suffix" : "" }, { "dropping-particle" : "", "family" : "Pongratz", "given" : "Julia", "non-dropping-particle" : "", "parse-names" : false, "suffix" : "" }, { "dropping-particle" : "", "family" : "Raddatz", "given" : "Thomas", "non-dropping-particle" : "", "parse-names" : false, "suffix" : "" }, { "dropping-particle" : "", "family" : "Randerson", "given" : "James T.", "non-dropping-particle" : "", "parse-names" : false, "suffix" : "" }, { "dropping-particle" : "", "family" : "Zaehle", "given" : "S\u00f6nke", "non-dropping-particle" : "", "parse-names" : false, "suffix" : "" } ], "container-title" : "Geoscientific Model Development", "id" : "ITEM-1", "issue" : "8", "issued" : { "date-parts" : [ [ "2016", "8", "25" ] ] }, "page" : "2853-2880", "title" : "C4MIP \u2013 The Coupled Climate\u2013Carbon Cycle Model Intercomparison Project: experimental protocol for CMIP6", "translator" : [ { "dropping-particle" : "", "family" : "H2970", "given" : "", "non-dropping-particle" : "", "parse-names" : false, "suffix" : "" } ], "type" : "article-journal", "volume" : "9" }, "uris" : [ "http://www.mendeley.com/documents/?uuid=c4ed20ea-5774-49e7-b71c-48fe70cb2bec" ] } ], "mendeley" : { "formattedCitation" : "(Jones et al., 2016)", "plainTextFormattedCitation" : "(Jones et al., 2016)", "previouslyFormattedCitation" : "(Jones et al., 2016)" }, "properties" : { "noteIndex" : 0 }, "schema" : "https://github.com/citation-style-language/schema/raw/master/csl-citation.json" }</w:instrText>
            </w:r>
            <w:r w:rsidRPr="003A0C0D">
              <w:rPr>
                <w:color w:val="000000"/>
              </w:rPr>
              <w:fldChar w:fldCharType="separate"/>
            </w:r>
            <w:del w:id="6178" w:author="Robin Matthews [2]" w:date="2021-06-01T17:46:00Z">
              <w:r w:rsidR="006C7B0C" w:rsidRPr="006C7B0C" w:rsidDel="000C0564">
                <w:rPr>
                  <w:noProof/>
                  <w:color w:val="000000"/>
                </w:rPr>
                <w:delText>(</w:delText>
              </w:r>
            </w:del>
            <w:r w:rsidR="006C7B0C" w:rsidRPr="006C7B0C">
              <w:rPr>
                <w:noProof/>
                <w:color w:val="000000"/>
              </w:rPr>
              <w:t>Jones et al., 2016</w:t>
            </w:r>
            <w:del w:id="6179" w:author="Robin Matthews [2]" w:date="2021-06-01T17:52:00Z">
              <w:r w:rsidR="006C7B0C" w:rsidRPr="006C7B0C" w:rsidDel="00AE2D51">
                <w:rPr>
                  <w:noProof/>
                  <w:color w:val="000000"/>
                </w:rPr>
                <w:delText>)</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2DA214B8"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4, 5, Atlas</w:t>
            </w:r>
          </w:p>
        </w:tc>
      </w:tr>
      <w:tr w:rsidR="006409E5" w:rsidRPr="003A0C0D" w14:paraId="66767AD1" w14:textId="77777777" w:rsidTr="00294F83">
        <w:trPr>
          <w:trHeight w:val="705"/>
          <w:jc w:val="center"/>
        </w:trPr>
        <w:tc>
          <w:tcPr>
            <w:tcW w:w="2542" w:type="dxa"/>
            <w:tcBorders>
              <w:top w:val="nil"/>
              <w:left w:val="single" w:sz="4" w:space="0" w:color="000000"/>
              <w:bottom w:val="single" w:sz="8" w:space="0" w:color="000000"/>
              <w:right w:val="nil"/>
            </w:tcBorders>
            <w:shd w:val="clear" w:color="auto" w:fill="BDD7EE"/>
            <w:vAlign w:val="center"/>
          </w:tcPr>
          <w:p w14:paraId="5CE1F4ED"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CDRMIP</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637DFE0A"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The Carbon Dioxide Removal Model Intercomparison Project</w:t>
            </w:r>
          </w:p>
        </w:tc>
        <w:tc>
          <w:tcPr>
            <w:tcW w:w="2337" w:type="dxa"/>
            <w:tcBorders>
              <w:top w:val="nil"/>
              <w:left w:val="nil"/>
              <w:bottom w:val="single" w:sz="8" w:space="0" w:color="000000"/>
              <w:right w:val="single" w:sz="8" w:space="0" w:color="000000"/>
            </w:tcBorders>
            <w:shd w:val="clear" w:color="auto" w:fill="FFF2CC"/>
            <w:vAlign w:val="center"/>
          </w:tcPr>
          <w:p w14:paraId="7387AC95" w14:textId="4C862984" w:rsidR="006409E5" w:rsidRPr="003A0C0D" w:rsidRDefault="006409E5" w:rsidP="00294F83">
            <w:pPr>
              <w:pStyle w:val="Normal1"/>
              <w:pBdr>
                <w:top w:val="nil"/>
                <w:left w:val="nil"/>
                <w:bottom w:val="nil"/>
                <w:right w:val="nil"/>
                <w:between w:val="nil"/>
              </w:pBdr>
              <w:rPr>
                <w:color w:val="000000"/>
              </w:rPr>
            </w:pPr>
            <w:r w:rsidRPr="003A0C0D">
              <w:rPr>
                <w:color w:val="000000"/>
              </w:rPr>
              <w:fldChar w:fldCharType="begin" w:fldLock="1"/>
            </w:r>
            <w:ins w:id="6180" w:author="Robin Matthews [2]" w:date="2021-06-01T17:46:00Z">
              <w:r w:rsidR="000C0564">
                <w:rPr>
                  <w:color w:val="000000"/>
                </w:rPr>
                <w:instrText>ADDIN CSL_CITATION { "citationItems" : [ { "id" : "ITEM-1", "itemData" : { "DOI" : "10.5194/gmd-11-1133-2018", "author" : [ { "dropping-particle" : "", "family" : "Keller", "given" : "D P", "non-dropping-particle" : "", "parse-names" : false, "suffix" : "" }, { "dropping-particle" : "", "family" : "Lenton", "given" : "A", "non-dropping-particle" : "", "parse-names" : false, "suffix" : "" }, { "dropping-particle" : "", "family" : "Scott", "given" : "V", "non-dropping-particle" : "", "parse-names" : false, "suffix" : "" }, { "dropping-particle" : "", "family" : "Vaughan", "given" : "N E", "non-dropping-particle" : "", "parse-names" : false, "suffix" : "" }, { "dropping-particle" : "", "family" : "Bauer", "given" : "N", "non-dropping-particle" : "", "parse-names" : false, "suffix" : "" }, { "dropping-particle" : "", "family" : "Ji", "given" : "D", "non-dropping-particle" : "", "parse-names" : false, "suffix" : "" }, { "dropping-particle" : "", "family" : "Jones", "given" : "C D", "non-dropping-particle" : "", "parse-names" : false, "suffix" : "" }, { "dropping-particle" : "", "family" : "Kravitz", "given" : "B", "non-dropping-particle" : "", "parse-names" : false, "suffix" : "" }, { "dropping-particle" : "", "family" : "Muri", "given" : "H", "non-dropping-particle" : "", "parse-names" : false, "suffix" : "" }, { "dropping-particle" : "", "family" : "Zickfeld", "given" : "K", "non-dropping-particle" : "", "parse-names" : false, "suffix" : "" } ], "container-title" : "Geoscientific Model Development", "id" : "ITEM-1", "issue" : "3", "issued" : { "date-parts" : [ [ "2018" ] ] }, "page" : "1133-1160", "title" : "The Carbon Dioxide Removal Model Intercomparison Project (CDRMIP): rationale and experimental protocol for CMIP6", "translator" : [ { "dropping-particle" : "", "family" : "H3837", "given" : "", "non-dropping-particle" : "", "parse-names" : false, "suffix" : "" } ], "type" : "article-journal", "volume" : "11" }, "uris" : [ "http://www.mendeley.com/documents/?uuid=0efb7bda-ffae-4955-915f-bb834bec8895" ] } ], "mendeley" : { "formattedCitation" : "(Keller et al., 2018)", "manualFormatting" : "Keller et al., 2018)", "plainTextFormattedCitation" : "(Keller et al., 2018)", "previouslyFormattedCitation" : "(Keller et al., 2018)" }, "properties" : { "noteIndex" : 0 }, "schema" : "https://github.com/citation-style-language/schema/raw/master/csl-citation.json" }</w:instrText>
              </w:r>
            </w:ins>
            <w:del w:id="6181" w:author="Robin Matthews [2]" w:date="2021-06-01T17:46:00Z">
              <w:r w:rsidR="00E81B0B" w:rsidDel="000C0564">
                <w:rPr>
                  <w:color w:val="000000"/>
                </w:rPr>
                <w:delInstrText>ADDIN CSL_CITATION { "citationItems" : [ { "id" : "ITEM-1", "itemData" : { "DOI" : "10.5194/gmd-11-1133-2018", "author" : [ { "dropping-particle" : "", "family" : "Keller", "given" : "D P", "non-dropping-particle" : "", "parse-names" : false, "suffix" : "" }, { "dropping-particle" : "", "family" : "Lenton", "given" : "A", "non-dropping-particle" : "", "parse-names" : false, "suffix" : "" }, { "dropping-particle" : "", "family" : "Scott", "given" : "V", "non-dropping-particle" : "", "parse-names" : false, "suffix" : "" }, { "dropping-particle" : "", "family" : "Vaughan", "given" : "N E", "non-dropping-particle" : "", "parse-names" : false, "suffix" : "" }, { "dropping-particle" : "", "family" : "Bauer", "given" : "N", "non-dropping-particle" : "", "parse-names" : false, "suffix" : "" }, { "dropping-particle" : "", "family" : "Ji", "given" : "D", "non-dropping-particle" : "", "parse-names" : false, "suffix" : "" }, { "dropping-particle" : "", "family" : "Jones", "given" : "C D", "non-dropping-particle" : "", "parse-names" : false, "suffix" : "" }, { "dropping-particle" : "", "family" : "Kravitz", "given" : "B", "non-dropping-particle" : "", "parse-names" : false, "suffix" : "" }, { "dropping-particle" : "", "family" : "Muri", "given" : "H", "non-dropping-particle" : "", "parse-names" : false, "suffix" : "" }, { "dropping-particle" : "", "family" : "Zickfeld", "given" : "K", "non-dropping-particle" : "", "parse-names" : false, "suffix" : "" } ], "container-title" : "Geoscientific Model Development", "id" : "ITEM-1", "issue" : "3", "issued" : { "date-parts" : [ [ "2018" ] ] }, "page" : "1133-1160", "title" : "The Carbon Dioxide Removal Model Intercomparison Project (CDRMIP): rationale and experimental protocol for CMIP6", "translator" : [ { "dropping-particle" : "", "family" : "H3837", "given" : "", "non-dropping-particle" : "", "parse-names" : false, "suffix" : "" } ], "type" : "article-journal", "volume" : "11" }, "uris" : [ "http://www.mendeley.com/documents/?uuid=0efb7bda-ffae-4955-915f-bb834bec8895" ] } ], "mendeley" : { "formattedCitation" : "(Keller et al., 2018)", "plainTextFormattedCitation" : "(Keller et al., 2018)", "previouslyFormattedCitation" : "(Keller et al., 2018)" }, "properties" : { "noteIndex" : 0 }, "schema" : "https://github.com/citation-style-language/schema/raw/master/csl-citation.json" }</w:delInstrText>
              </w:r>
            </w:del>
            <w:r w:rsidRPr="003A0C0D">
              <w:rPr>
                <w:color w:val="000000"/>
              </w:rPr>
              <w:fldChar w:fldCharType="separate"/>
            </w:r>
            <w:ins w:id="6182" w:author="Robin Matthews" w:date="2021-05-18T16:07:00Z">
              <w:del w:id="6183" w:author="Robin Matthews [2]" w:date="2021-06-01T17:46:00Z">
                <w:r w:rsidR="00602365" w:rsidDel="000C0564">
                  <w:rPr>
                    <w:noProof/>
                    <w:color w:val="000000"/>
                  </w:rPr>
                  <w:delText>(</w:delText>
                </w:r>
              </w:del>
              <w:r w:rsidR="00602365">
                <w:rPr>
                  <w:noProof/>
                  <w:color w:val="000000"/>
                </w:rPr>
                <w:t>Keller et al., 2018</w:t>
              </w:r>
              <w:del w:id="6184" w:author="Robin Matthews [2]" w:date="2021-06-01T17:52:00Z">
                <w:r w:rsidR="00602365" w:rsidDel="00AE2D51">
                  <w:rPr>
                    <w:noProof/>
                    <w:color w:val="000000"/>
                  </w:rPr>
                  <w:delText>)</w:delText>
                </w:r>
              </w:del>
            </w:ins>
            <w:del w:id="6185" w:author="Robin Matthews" w:date="2021-05-18T16:07:00Z">
              <w:r w:rsidRPr="003A0C0D" w:rsidDel="00602365">
                <w:rPr>
                  <w:noProof/>
                  <w:color w:val="000000"/>
                </w:rPr>
                <w:delText>(Keller et al., 2018)</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36F4BFFF"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4, 5, Atlas</w:t>
            </w:r>
          </w:p>
        </w:tc>
      </w:tr>
      <w:tr w:rsidR="006409E5" w:rsidRPr="00512141" w14:paraId="63E9D185" w14:textId="77777777" w:rsidTr="00294F83">
        <w:trPr>
          <w:trHeight w:val="473"/>
          <w:jc w:val="center"/>
        </w:trPr>
        <w:tc>
          <w:tcPr>
            <w:tcW w:w="2542" w:type="dxa"/>
            <w:tcBorders>
              <w:top w:val="nil"/>
              <w:left w:val="single" w:sz="4" w:space="0" w:color="000000"/>
              <w:bottom w:val="single" w:sz="8" w:space="0" w:color="000000"/>
              <w:right w:val="nil"/>
            </w:tcBorders>
            <w:shd w:val="clear" w:color="auto" w:fill="BDD7EE"/>
            <w:vAlign w:val="center"/>
          </w:tcPr>
          <w:p w14:paraId="6A529451"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CFMIP</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7D10D2F2"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Cloud Feedback Model Intercomparison Project</w:t>
            </w:r>
          </w:p>
        </w:tc>
        <w:tc>
          <w:tcPr>
            <w:tcW w:w="2337" w:type="dxa"/>
            <w:tcBorders>
              <w:top w:val="nil"/>
              <w:left w:val="nil"/>
              <w:bottom w:val="single" w:sz="8" w:space="0" w:color="000000"/>
              <w:right w:val="single" w:sz="8" w:space="0" w:color="000000"/>
            </w:tcBorders>
            <w:shd w:val="clear" w:color="auto" w:fill="FFF2CC"/>
            <w:vAlign w:val="center"/>
          </w:tcPr>
          <w:p w14:paraId="097980DC" w14:textId="51F39D1F" w:rsidR="006409E5" w:rsidRPr="003A0C0D" w:rsidRDefault="006409E5" w:rsidP="00294F83">
            <w:pPr>
              <w:pStyle w:val="Normal1"/>
              <w:pBdr>
                <w:top w:val="nil"/>
                <w:left w:val="nil"/>
                <w:bottom w:val="nil"/>
                <w:right w:val="nil"/>
                <w:between w:val="nil"/>
              </w:pBdr>
              <w:rPr>
                <w:color w:val="000000"/>
              </w:rPr>
            </w:pPr>
            <w:r w:rsidRPr="003A0C0D">
              <w:rPr>
                <w:color w:val="000000"/>
              </w:rPr>
              <w:fldChar w:fldCharType="begin" w:fldLock="1"/>
            </w:r>
            <w:ins w:id="6186" w:author="Robin Matthews [2]" w:date="2021-06-01T17:47:00Z">
              <w:r w:rsidR="000C0564">
                <w:rPr>
                  <w:color w:val="000000"/>
                </w:rPr>
                <w:instrText>ADDIN CSL_CITATION { "citationItems" : [ { "id" : "ITEM-1", "itemData" : { "DOI" : "10.5194/gmd-10-359-2017", "ISSN" : "1991-9603", "abstract" : "Abstract. The primary objective of CFMIP is to inform future assessments of cloud feedbacks through improved understanding of cloud\u2013climate feedback mechanisms and better evaluation of cloud processes and cloud feedbacks in climate models. However, the CFMIP approach is also increasingly being used to understand other aspects of climate change, and so a second objective has now been introduced, to improve understanding of circulation, regional-scale precipitation, and non-linear changes. CFMIP is supporting ongoing model inter-comparison activities by coordinating a hierarchy of targeted experiments for CMIP6, along with a set of cloud-related output diagnostics. CFMIP contributes primarily to addressing the CMIP6 questions How does the Earth system respond to forcing? and What are the origins and consequences of systematic model biases? and supports the activities of the WCRP Grand Challenge on Clouds, Circulation and Climate Sensitivity. A compact set of Tier 1 experiments is proposed for CMIP6 to address this question: (1) what are the physical mechanisms underlying the range of cloud feedbacks and cloud adjustments predicted by climate models, and which models have the most credible cloud feedbacks? Additional Tier 2 experiments are proposed to address the following questions. (2) Are cloud feedbacks consistent for climate cooling and warming, and if not, why? (3) How do cloud-radiative effects impact the structure, the strength and the variability of the general atmospheric circulation in present and future climates? (4) How do responses in the climate system due to changes in solar forcing differ from changes due to CO2, and is the response sensitive to the sign of the forcing? (5) To what extent is regional climate change per CO2 doubling state-dependent (non-linear), and why? (6) Are climate feedbacks during the 20th century different to those acting on long-term climate change and climate sensitivity? (7) How do regional climate responses (e.g. in precipitation) and their uncertainties in coupled models arise from the combination of different aspects of CO2 forcing and sea surface warming? CFMIP also proposes a number of additional model outputs in the CMIP DECK, CMIP6 Historical and CMIP6 CFMIP experiments, including COSP simulator outputs and process diagnostics to address the following questions. How well do clouds and other relevant variables simulated by models agree with observations? What physical processes and mechanisms are important f\u2026", "author" : [ { "dropping-particle" : "", "family" : "Webb", "given" : "Mark J", "non-dropping-particle" : "", "parse-names" : false, "suffix" : "" }, { "dropping-particle" : "", "family" : "Andrews", "given" : "Timothy", "non-dropping-particle" : "", "parse-names" : false, "suffix" : "" }, { "dropping-particle" : "", "family" : "Bodas-Salcedo", "given" : "Alejandro", "non-dropping-particle" : "", "parse-names" : false, "suffix" : "" }, { "dropping-particle" : "", "family" : "Bony", "given" : "Sandrine", "non-dropping-particle" : "", "parse-names" : false, "suffix" : "" }, { "dropping-particle" : "", "family" : "Bretherton", "given" : "Christopher S", "non-dropping-particle" : "", "parse-names" : false, "suffix" : "" }, { "dropping-particle" : "", "family" : "Chadwick", "given" : "Robin", "non-dropping-particle" : "", "parse-names" : false, "suffix" : "" }, { "dropping-particle" : "", "family" : "Chepfer", "given" : "H\u00e9l\u00e8ne", "non-dropping-particle" : "", "parse-names" : false, "suffix" : "" }, { "dropping-particle" : "", "family" : "Douville", "given" : "Herv\u00e9", "non-dropping-particle" : "", "parse-names" : false, "suffix" : "" }, { "dropping-particle" : "", "family" : "Good", "given" : "Peter", "non-dropping-particle" : "", "parse-names" : false, "suffix" : "" }, { "dropping-particle" : "", "family" : "Kay", "given" : "Jennifer E", "non-dropping-particle" : "", "parse-names" : false, "suffix" : "" }, { "dropping-particle" : "", "family" : "Klein", "given" : "Stephen A", "non-dropping-particle" : "", "parse-names" : false, "suffix" : "" }, { "dropping-particle" : "", "family" : "Marchand", "given" : "Roger", "non-dropping-particle" : "", "parse-names" : false, "suffix" : "" }, { "dropping-particle" : "", "family" : "Medeiros", "given" : "Brian", "non-dropping-particle" : "", "parse-names" : false, "suffix" : "" }, { "dropping-particle" : "", "family" : "Siebesma", "given" : "A Pier", "non-dropping-particle" : "", "parse-names" : false, "suffix" : "" }, { "dropping-particle" : "", "family" : "Skinner", "given" : "Christopher B", "non-dropping-particle" : "", "parse-names" : false, "suffix" : "" }, { "dropping-particle" : "", "family" : "Stevens", "given" : "Bjorn", "non-dropping-particle" : "", "parse-names" : false, "suffix" : "" }, { "dropping-particle" : "", "family" : "Tselioudis", "given" : "George", "non-dropping-particle" : "", "parse-names" : false, "suffix" : "" }, { "dropping-particle" : "", "family" : "Tsushima", "given" : "Yoko", "non-dropping-particle" : "", "parse-names" : false, "suffix" : "" }, { "dropping-particle" : "", "family" : "Watanabe", "given" : "Masahiro", "non-dropping-particle" : "", "parse-names" : false, "suffix" : "" } ], "container-title" : "Geoscientific Model Development", "id" : "ITEM-1", "issue" : "1", "issued" : { "date-parts" : [ [ "2017", "1", "25" ] ] }, "page" : "359-384", "title" : "The Cloud Feedback Model Intercomparison Project (CFMIP) contribution to CMIP6", "translator" : [ { "dropping-particle" : "", "family" : "H2619", "given" : "", "non-dropping-particle" : "", "parse-names" : false, "suffix" : "" } ], "type" : "article-journal", "volume" : "10" }, "uris" : [ "http://www.mendeley.com/documents/?uuid=755cbdf3-fc8b-4b96-8662-787a8cf4e514" ] } ], "mendeley" : { "formattedCitation" : "(Webb et al., 2017)", "manualFormatting" : "Webb et al., 2017)", "plainTextFormattedCitation" : "(Webb et al., 2017)", "previouslyFormattedCitation" : "(Webb et al., 2017)" }, "properties" : { "noteIndex" : 0 }, "schema" : "https://github.com/citation-style-language/schema/raw/master/csl-citation.json" }</w:instrText>
              </w:r>
            </w:ins>
            <w:del w:id="6187" w:author="Robin Matthews [2]" w:date="2021-06-01T17:47:00Z">
              <w:r w:rsidR="00E81B0B" w:rsidDel="000C0564">
                <w:rPr>
                  <w:color w:val="000000"/>
                </w:rPr>
                <w:delInstrText>ADDIN CSL_CITATION { "citationItems" : [ { "id" : "ITEM-1", "itemData" : { "DOI" : "10.5194/gmd-10-359-2017", "ISSN" : "1991-9603", "abstract" : "Abstract. The primary objective of CFMIP is to inform future assessments of cloud feedbacks through improved understanding of cloud\u2013climate feedback mechanisms and better evaluation of cloud processes and cloud feedbacks in climate models. However, the CFMIP approach is also increasingly being used to understand other aspects of climate change, and so a second objective has now been introduced, to improve understanding of circulation, regional-scale precipitation, and non-linear changes. CFMIP is supporting ongoing model inter-comparison activities by coordinating a hierarchy of targeted experiments for CMIP6, along with a set of cloud-related output diagnostics. CFMIP contributes primarily to addressing the CMIP6 questions How does the Earth system respond to forcing? and What are the origins and consequences of systematic model biases? and supports the activities of the WCRP Grand Challenge on Clouds, Circulation and Climate Sensitivity. A compact set of Tier 1 experiments is proposed for CMIP6 to address this question: (1) what are the physical mechanisms underlying the range of cloud feedbacks and cloud adjustments predicted by climate models, and which models have the most credible cloud feedbacks? Additional Tier 2 experiments are proposed to address the following questions. (2) Are cloud feedbacks consistent for climate cooling and warming, and if not, why? (3) How do cloud-radiative effects impact the structure, the strength and the variability of the general atmospheric circulation in present and future climates? (4) How do responses in the climate system due to changes in solar forcing differ from changes due to CO2, and is the response sensitive to the sign of the forcing? (5) To what extent is regional climate change per CO2 doubling state-dependent (non-linear), and why? (6) Are climate feedbacks during the 20th century different to those acting on long-term climate change and climate sensitivity? (7) How do regional climate responses (e.g. in precipitation) and their uncertainties in coupled models arise from the combination of different aspects of CO2 forcing and sea surface warming? CFMIP also proposes a number of additional model outputs in the CMIP DECK, CMIP6 Historical and CMIP6 CFMIP experiments, including COSP simulator outputs and process diagnostics to address the following questions. How well do clouds and other relevant variables simulated by models agree with observations? What physical processes and mechanisms are important f\u2026", "author" : [ { "dropping-particle" : "", "family" : "Webb", "given" : "Mark J", "non-dropping-particle" : "", "parse-names" : false, "suffix" : "" }, { "dropping-particle" : "", "family" : "Andrews", "given" : "Timothy", "non-dropping-particle" : "", "parse-names" : false, "suffix" : "" }, { "dropping-particle" : "", "family" : "Bodas-Salcedo", "given" : "Alejandro", "non-dropping-particle" : "", "parse-names" : false, "suffix" : "" }, { "dropping-particle" : "", "family" : "Bony", "given" : "Sandrine", "non-dropping-particle" : "", "parse-names" : false, "suffix" : "" }, { "dropping-particle" : "", "family" : "Bretherton", "given" : "Christopher S", "non-dropping-particle" : "", "parse-names" : false, "suffix" : "" }, { "dropping-particle" : "", "family" : "Chadwick", "given" : "Robin", "non-dropping-particle" : "", "parse-names" : false, "suffix" : "" }, { "dropping-particle" : "", "family" : "Chepfer", "given" : "H\u00e9l\u00e8ne", "non-dropping-particle" : "", "parse-names" : false, "suffix" : "" }, { "dropping-particle" : "", "family" : "Douville", "given" : "Herv\u00e9", "non-dropping-particle" : "", "parse-names" : false, "suffix" : "" }, { "dropping-particle" : "", "family" : "Good", "given" : "Peter", "non-dropping-particle" : "", "parse-names" : false, "suffix" : "" }, { "dropping-particle" : "", "family" : "Kay", "given" : "Jennifer E", "non-dropping-particle" : "", "parse-names" : false, "suffix" : "" }, { "dropping-particle" : "", "family" : "Klein", "given" : "Stephen A", "non-dropping-particle" : "", "parse-names" : false, "suffix" : "" }, { "dropping-particle" : "", "family" : "Marchand", "given" : "Roger", "non-dropping-particle" : "", "parse-names" : false, "suffix" : "" }, { "dropping-particle" : "", "family" : "Medeiros", "given" : "Brian", "non-dropping-particle" : "", "parse-names" : false, "suffix" : "" }, { "dropping-particle" : "", "family" : "Siebesma", "given" : "A Pier", "non-dropping-particle" : "", "parse-names" : false, "suffix" : "" }, { "dropping-particle" : "", "family" : "Skinner", "given" : "Christopher B", "non-dropping-particle" : "", "parse-names" : false, "suffix" : "" }, { "dropping-particle" : "", "family" : "Stevens", "given" : "Bjorn", "non-dropping-particle" : "", "parse-names" : false, "suffix" : "" }, { "dropping-particle" : "", "family" : "Tselioudis", "given" : "George", "non-dropping-particle" : "", "parse-names" : false, "suffix" : "" }, { "dropping-particle" : "", "family" : "Tsushima", "given" : "Yoko", "non-dropping-particle" : "", "parse-names" : false, "suffix" : "" }, { "dropping-particle" : "", "family" : "Watanabe", "given" : "Masahiro", "non-dropping-particle" : "", "parse-names" : false, "suffix" : "" } ], "container-title" : "Geoscientific Model Development", "id" : "ITEM-1", "issue" : "1", "issued" : { "date-parts" : [ [ "2017", "1", "25" ] ] }, "page" : "359-384", "title" : "The Cloud Feedback Model Intercomparison Project (CFMIP) contribution to CMIP6", "translator" : [ { "dropping-particle" : "", "family" : "H2619", "given" : "", "non-dropping-particle" : "", "parse-names" : false, "suffix" : "" } ], "type" : "article-journal", "volume" : "10" }, "uris" : [ "http://www.mendeley.com/documents/?uuid=755cbdf3-fc8b-4b96-8662-787a8cf4e514" ] } ], "mendeley" : { "formattedCitation" : "(Webb et al., 2017)", "plainTextFormattedCitation" : "(Webb et al., 2017)", "previouslyFormattedCitation" : "(Webb et al., 2017)" }, "properties" : { "noteIndex" : 0 }, "schema" : "https://github.com/citation-style-language/schema/raw/master/csl-citation.json" }</w:delInstrText>
              </w:r>
            </w:del>
            <w:r w:rsidRPr="003A0C0D">
              <w:rPr>
                <w:color w:val="000000"/>
              </w:rPr>
              <w:fldChar w:fldCharType="separate"/>
            </w:r>
            <w:ins w:id="6188" w:author="Robin Matthews" w:date="2021-05-18T16:07:00Z">
              <w:del w:id="6189" w:author="Robin Matthews [2]" w:date="2021-06-01T17:46:00Z">
                <w:r w:rsidR="00602365" w:rsidDel="000C0564">
                  <w:rPr>
                    <w:noProof/>
                    <w:color w:val="000000"/>
                  </w:rPr>
                  <w:delText>(</w:delText>
                </w:r>
              </w:del>
              <w:r w:rsidR="00602365">
                <w:rPr>
                  <w:noProof/>
                  <w:color w:val="000000"/>
                </w:rPr>
                <w:t>Webb et al., 2017</w:t>
              </w:r>
              <w:del w:id="6190" w:author="Robin Matthews [2]" w:date="2021-06-01T17:52:00Z">
                <w:r w:rsidR="00602365" w:rsidDel="00AE2D51">
                  <w:rPr>
                    <w:noProof/>
                    <w:color w:val="000000"/>
                  </w:rPr>
                  <w:delText>)</w:delText>
                </w:r>
              </w:del>
            </w:ins>
            <w:del w:id="6191" w:author="Robin Matthews" w:date="2021-05-18T16:07:00Z">
              <w:r w:rsidRPr="003A0C0D" w:rsidDel="00602365">
                <w:rPr>
                  <w:noProof/>
                  <w:color w:val="000000"/>
                </w:rPr>
                <w:delText>(Webb et al., 2017)</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15511D9D"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4, 7, Atlas</w:t>
            </w:r>
          </w:p>
        </w:tc>
      </w:tr>
      <w:tr w:rsidR="006409E5" w:rsidRPr="00A52919" w14:paraId="111708CA" w14:textId="77777777" w:rsidTr="00294F83">
        <w:trPr>
          <w:trHeight w:val="473"/>
          <w:jc w:val="center"/>
        </w:trPr>
        <w:tc>
          <w:tcPr>
            <w:tcW w:w="2542" w:type="dxa"/>
            <w:tcBorders>
              <w:top w:val="nil"/>
              <w:left w:val="single" w:sz="4" w:space="0" w:color="000000"/>
              <w:bottom w:val="single" w:sz="8" w:space="0" w:color="000000"/>
              <w:right w:val="nil"/>
            </w:tcBorders>
            <w:shd w:val="clear" w:color="auto" w:fill="BDD7EE"/>
            <w:vAlign w:val="center"/>
          </w:tcPr>
          <w:p w14:paraId="1C17D215"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CORDEX</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58E31F48"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Coordinated Regional Climate Downscaling Experiment</w:t>
            </w:r>
          </w:p>
        </w:tc>
        <w:tc>
          <w:tcPr>
            <w:tcW w:w="2337" w:type="dxa"/>
            <w:tcBorders>
              <w:top w:val="nil"/>
              <w:left w:val="nil"/>
              <w:bottom w:val="single" w:sz="8" w:space="0" w:color="000000"/>
              <w:right w:val="single" w:sz="8" w:space="0" w:color="000000"/>
            </w:tcBorders>
            <w:shd w:val="clear" w:color="auto" w:fill="FFF2CC"/>
            <w:vAlign w:val="center"/>
          </w:tcPr>
          <w:p w14:paraId="1C33FB14" w14:textId="09DF84E2" w:rsidR="006409E5" w:rsidRPr="003A0C0D" w:rsidRDefault="006409E5" w:rsidP="00294F83">
            <w:pPr>
              <w:pStyle w:val="Normal1"/>
              <w:pBdr>
                <w:top w:val="nil"/>
                <w:left w:val="nil"/>
                <w:bottom w:val="nil"/>
                <w:right w:val="nil"/>
                <w:between w:val="nil"/>
              </w:pBdr>
              <w:rPr>
                <w:color w:val="000000"/>
              </w:rPr>
            </w:pPr>
            <w:r w:rsidRPr="003A0C0D">
              <w:rPr>
                <w:color w:val="000000"/>
              </w:rPr>
              <w:fldChar w:fldCharType="begin" w:fldLock="1"/>
            </w:r>
            <w:r w:rsidR="00E81B0B">
              <w:rPr>
                <w:color w:val="000000"/>
              </w:rPr>
              <w:instrText>ADDIN CSL_CITATION { "citationItems" : [ { "id" : "ITEM-1", "itemData" : { "DOI" : "10.5194/gmd-9-4087-2016", "ISSN" : "1991-9603", "abstract" : "Abstract. The COordinated Regional Downscaling EXperiment (CORDEX) is a diagnostic model intercomparison project (MIP) in CMIP6. CORDEX builds on a foundation of previous downscaling intercomparison projects to provide a common framework for downscaling activities around the world. The CORDEX Regional Challenges provide a focus for downscaling research and a basis for making use of CMIP6 global climate model (GCM) output to produce downscaled projected changes in regional climates and assess sources of uncertainties in the projections, all of which can potentially be distilled into climate change information for vulnerability, impacts and adaptation studies. CORDEX Flagship Pilot Studies advance regional downscaling by targeting one or more of the CORDEX Regional Challenges. A CORDEX-CORE framework is planned that will produce a baseline set of homogeneous high-resolution, downscaled projections for regions worldwide. In CMIP6, CORDEX coordinates with ScenarioMIP and is structured to allow cross comparisons with HighResMIP and interaction with the CMIP6 VIACS Advisory Board.", "author" : [ { "dropping-particle" : "", "family" : "Gutowski Jr.", "given" : "William J.", "non-dropping-particle" : "", "parse-names" : false, "suffix" : "" }, { "dropping-particle" : "", "family" : "Giorgi", "given" : "Filippo", "non-dropping-particle" : "", "parse-names" : false, "suffix" : "" }, { "dropping-particle" : "", "family" : "Timbal", "given" : "Bertrand", "non-dropping-particle" : "", "parse-names" : false, "suffix" : "" }, { "dropping-particle" : "", "family" : "Frigon", "given" : "Anne", "non-dropping-particle" : "", "parse-names" : false, "suffix" : "" }, { "dropping-particle" : "", "family" : "Jacob", "given" : "Daniela", "non-dropping-particle" : "", "parse-names" : false, "suffix" : "" }, { "dropping-particle" : "", "family" : "Kang", "given" : "Hyun-Suk", "non-dropping-particle" : "", "parse-names" : false, "suffix" : "" }, { "dropping-particle" : "", "family" : "Raghavan", "given" : "Krishnan", "non-dropping-particle" : "", "parse-names" : false, "suffix" : "" }, { "dropping-particle" : "", "family" : "Lee", "given" : "Boram", "non-dropping-particle" : "", "parse-names" : false, "suffix" : "" }, { "dropping-particle" : "", "family" : "Lennard", "given" : "Christopher", "non-dropping-particle" : "", "parse-names" : false, "suffix" : "" }, { "dropping-particle" : "", "family" : "Nikulin", "given" : "Grigory", "non-dropping-particle" : "", "parse-names" : false, "suffix" : "" }, { "dropping-particle" : "", "family" : "O&amp;amp;apos;Rourke", "given" : "Eleanor", "non-dropping-particle" : "", "parse-names" : false, "suffix" : "" }, { "dropping-particle" : "", "family" : "Rixen", "given" : "Michel", "non-dropping-particle" : "", "parse-names" : false, "suffix" : "" }, { "dropping-particle" : "", "family" : "Solman", "given" : "Silvina", "non-dropping-particle" : "", "parse-names" : false, "suffix" : "" }, { "dropping-particle" : "", "family" : "Stephenson", "given" : "Tannecia", "non-dropping-particle" : "", "parse-names" : false, "suffix" : "" }, { "dropping-particle" : "", "family" : "Tangang", "given" : "Fredolin", "non-dropping-particle" : "", "parse-names" : false, "suffix" : "" } ], "container-title" : "Geoscientific Model Development", "id" : "ITEM-1", "issue" : "11", "issued" : { "date-parts" : [ [ "2016", "11", "17" ] ] }, "page" : "4087-4095", "title" : "WCRP COordinated Regional Downscaling EXperiment (CORDEX): a diagnostic MIP for CMIP6", "translator" : [ { "dropping-particle" : "", "family" : "H2857", "given" : "", "non-dropping-particle" : "", "parse-names" : false, "suffix" : "" } ], "type" : "article-journal", "volume" : "9" }, "uris" : [ "http://www.mendeley.com/documents/?uuid=2586e2cb-dbc2-3e78-9c01-200c02dd4b86" ] } ], "mendeley" : { "formattedCitation" : "(Gutowski Jr. et al., 2016)", "plainTextFormattedCitation" : "(Gutowski Jr. et al., 2016)", "previouslyFormattedCitation" : "(Gutowski Jr. et al., 2016)" }, "properties" : { "noteIndex" : 0 }, "schema" : "https://github.com/citation-style-language/schema/raw/master/csl-citation.json" }</w:instrText>
            </w:r>
            <w:r w:rsidRPr="003A0C0D">
              <w:rPr>
                <w:color w:val="000000"/>
              </w:rPr>
              <w:fldChar w:fldCharType="separate"/>
            </w:r>
            <w:ins w:id="6192" w:author="Robin Matthews" w:date="2021-05-18T16:07:00Z">
              <w:del w:id="6193" w:author="Robin Matthews [2]" w:date="2021-06-01T17:47:00Z">
                <w:r w:rsidR="00602365" w:rsidDel="000C0564">
                  <w:rPr>
                    <w:noProof/>
                    <w:color w:val="000000"/>
                  </w:rPr>
                  <w:delText>(</w:delText>
                </w:r>
              </w:del>
              <w:r w:rsidR="00602365">
                <w:rPr>
                  <w:noProof/>
                  <w:color w:val="000000"/>
                </w:rPr>
                <w:t>Gutowski Jr. et al., 2016</w:t>
              </w:r>
              <w:del w:id="6194" w:author="Robin Matthews [2]" w:date="2021-06-01T17:52:00Z">
                <w:r w:rsidR="00602365" w:rsidDel="00AE2D51">
                  <w:rPr>
                    <w:noProof/>
                    <w:color w:val="000000"/>
                  </w:rPr>
                  <w:delText>)</w:delText>
                </w:r>
              </w:del>
            </w:ins>
            <w:del w:id="6195" w:author="Robin Matthews" w:date="2021-05-18T16:07:00Z">
              <w:r w:rsidRPr="003A0C0D" w:rsidDel="00602365">
                <w:rPr>
                  <w:noProof/>
                  <w:color w:val="000000"/>
                </w:rPr>
                <w:delText>(Gutowski Jr. et al., 2016)</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1133F3A7"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4, 8, 9, 10, 11, 12, Atlas</w:t>
            </w:r>
          </w:p>
        </w:tc>
      </w:tr>
      <w:tr w:rsidR="006409E5" w:rsidRPr="003A0C0D" w14:paraId="1963D8B8" w14:textId="77777777" w:rsidTr="00294F83">
        <w:trPr>
          <w:trHeight w:val="473"/>
          <w:jc w:val="center"/>
        </w:trPr>
        <w:tc>
          <w:tcPr>
            <w:tcW w:w="2542" w:type="dxa"/>
            <w:tcBorders>
              <w:top w:val="nil"/>
              <w:left w:val="single" w:sz="4" w:space="0" w:color="000000"/>
              <w:bottom w:val="single" w:sz="8" w:space="0" w:color="000000"/>
              <w:right w:val="nil"/>
            </w:tcBorders>
            <w:shd w:val="clear" w:color="auto" w:fill="BDD7EE"/>
            <w:vAlign w:val="center"/>
          </w:tcPr>
          <w:p w14:paraId="3BB8ECEC"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DAMIP</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4065F4C6"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Detection and Attribution Model Intercomparison Project</w:t>
            </w:r>
          </w:p>
        </w:tc>
        <w:tc>
          <w:tcPr>
            <w:tcW w:w="2337" w:type="dxa"/>
            <w:tcBorders>
              <w:top w:val="nil"/>
              <w:left w:val="nil"/>
              <w:bottom w:val="single" w:sz="8" w:space="0" w:color="000000"/>
              <w:right w:val="single" w:sz="8" w:space="0" w:color="000000"/>
            </w:tcBorders>
            <w:shd w:val="clear" w:color="auto" w:fill="FFF2CC"/>
            <w:vAlign w:val="center"/>
          </w:tcPr>
          <w:p w14:paraId="226C1E02" w14:textId="5EF984AD" w:rsidR="006409E5" w:rsidRPr="003A0C0D" w:rsidRDefault="006409E5" w:rsidP="00294F83">
            <w:pPr>
              <w:pStyle w:val="Normal1"/>
              <w:pBdr>
                <w:top w:val="nil"/>
                <w:left w:val="nil"/>
                <w:bottom w:val="nil"/>
                <w:right w:val="nil"/>
                <w:between w:val="nil"/>
              </w:pBdr>
              <w:rPr>
                <w:color w:val="000000"/>
              </w:rPr>
            </w:pPr>
            <w:r w:rsidRPr="003A0C0D">
              <w:rPr>
                <w:color w:val="000000"/>
              </w:rPr>
              <w:fldChar w:fldCharType="begin" w:fldLock="1"/>
            </w:r>
            <w:r w:rsidR="00E81B0B">
              <w:rPr>
                <w:color w:val="000000"/>
              </w:rPr>
              <w:instrText>ADDIN CSL_CITATION { "citationItems" : [ { "id" : "ITEM-1", "itemData" : { "DOI" : "10.5194/gmd-9-3685-2016", "ISSN" : "1991-9603", "abstract" : "Abstract. Detection and attribution (D&amp;amp;A) simulations were important components of CMIP5 and underpinned the climate change detection and attribution assessments of the Fifth Assessment Report of the Intergovernmental Panel on Climate Change. The primary goals of the Detection and Attribution Model Intercomparison Project (DAMIP) are to facilitate improved estimation of the contributions of anthropogenic and natural forcing changes to observed global warming as well as to observed global and regional changes in other climate variables; to contribute to the estimation of how historical emissions have altered and are altering contemporary climate risk; and to facilitate improved observationally constrained projections of future climate change. D&amp;amp;A studies typically require unforced control simulations and historical simulations including all major anthropogenic and natural forcings. Such simulations will be carried out as part of the DECK and the CMIP6 historical simulation. In addition D&amp;amp;A studies require simulations covering the historical period driven by individual forcings or subsets of forcings only: such simulations are proposed here. Key novel features of the experimental design presented here include firstly new historical simulations with aerosols-only, stratospheric-ozone-only, CO2-only, solar-only, and volcanic-only forcing, facilitating an improved estimation of the climate response to individual forcing, secondly future single forcing experiments, allowing observationally constrained projections of future climate change, and thirdly an experimental design which allows models with and without coupled atmospheric chemistry to be compared on an equal footing.", "author" : [ { "dropping-particle" : "", "family" : "Gillett", "given" : "Nathan P.", "non-dropping-particle" : "", "parse-names" : false, "suffix" : "" }, { "dropping-particle" : "", "family" : "Shiogama", "given" : "Hideo", "non-dropping-particle" : "", "parse-names" : false, "suffix" : "" }, { "dropping-particle" : "", "family" : "Funke", "given" : "Bernd", "non-dropping-particle" : "", "parse-names" : false, "suffix" : "" }, { "dropping-particle" : "", "family" : "Hegerl", "given" : "Gabriele", "non-dropping-particle" : "", "parse-names" : false, "suffix" : "" }, { "dropping-particle" : "", "family" : "Knutti", "given" : "Reto", "non-dropping-particle" : "", "parse-names" : false, "suffix" : "" }, { "dropping-particle" : "", "family" : "Matthes", "given" : "Katja", "non-dropping-particle" : "", "parse-names" : false, "suffix" : "" }, { "dropping-particle" : "", "family" : "Santer", "given" : "Benjamin D.", "non-dropping-particle" : "", "parse-names" : false, "suffix" : "" }, { "dropping-particle" : "", "family" : "Stone", "given" : "Daithi", "non-dropping-particle" : "", "parse-names" : false, "suffix" : "" }, { "dropping-particle" : "", "family" : "Tebaldi", "given" : "Claudia", "non-dropping-particle" : "", "parse-names" : false, "suffix" : "" } ], "container-title" : "Geoscientific Model Development", "id" : "ITEM-1", "issue" : "10", "issued" : { "date-parts" : [ [ "2016", "10", "18" ] ] }, "page" : "3685-3697", "title" : "The Detection and Attribution Model Intercomparison Project (DAMIP v1.0) contribution to CMIP6", "translator" : [ { "dropping-particle" : "", "family" : "H3387", "given" : "", "non-dropping-particle" : "", "parse-names" : false, "suffix" : "" } ], "type" : "article-journal", "volume" : "9" }, "uris" : [ "http://www.mendeley.com/documents/?uuid=a54e008e-aa49-439f-ab65-cb186a0ea78f" ] } ], "mendeley" : { "formattedCitation" : "(Gillett et al., 2016)", "plainTextFormattedCitation" : "(Gillett et al., 2016)", "previouslyFormattedCitation" : "(Gillett et al., 2016)" }, "properties" : { "noteIndex" : 0 }, "schema" : "https://github.com/citation-style-language/schema/raw/master/csl-citation.json" }</w:instrText>
            </w:r>
            <w:r w:rsidRPr="003A0C0D">
              <w:rPr>
                <w:color w:val="000000"/>
              </w:rPr>
              <w:fldChar w:fldCharType="separate"/>
            </w:r>
            <w:ins w:id="6196" w:author="Robin Matthews" w:date="2021-05-18T16:07:00Z">
              <w:del w:id="6197" w:author="Robin Matthews [2]" w:date="2021-06-01T17:47:00Z">
                <w:r w:rsidR="00602365" w:rsidDel="000C0564">
                  <w:rPr>
                    <w:noProof/>
                    <w:color w:val="000000"/>
                  </w:rPr>
                  <w:delText>(</w:delText>
                </w:r>
              </w:del>
              <w:r w:rsidR="00602365">
                <w:rPr>
                  <w:noProof/>
                  <w:color w:val="000000"/>
                </w:rPr>
                <w:t>Gillett et al., 2016</w:t>
              </w:r>
              <w:del w:id="6198" w:author="Robin Matthews [2]" w:date="2021-06-01T17:52:00Z">
                <w:r w:rsidR="00602365" w:rsidDel="00AE2D51">
                  <w:rPr>
                    <w:noProof/>
                    <w:color w:val="000000"/>
                  </w:rPr>
                  <w:delText>)</w:delText>
                </w:r>
              </w:del>
            </w:ins>
            <w:del w:id="6199" w:author="Robin Matthews" w:date="2021-05-18T16:07:00Z">
              <w:r w:rsidRPr="003A0C0D" w:rsidDel="00602365">
                <w:rPr>
                  <w:noProof/>
                  <w:color w:val="000000"/>
                </w:rPr>
                <w:delText>(Gillett et al., 2016)</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28C7F08B"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3, 10, Atlas</w:t>
            </w:r>
          </w:p>
        </w:tc>
      </w:tr>
      <w:tr w:rsidR="006409E5" w:rsidRPr="008D0499" w14:paraId="749658A3" w14:textId="77777777" w:rsidTr="00294F83">
        <w:trPr>
          <w:trHeight w:val="473"/>
          <w:jc w:val="center"/>
        </w:trPr>
        <w:tc>
          <w:tcPr>
            <w:tcW w:w="2542" w:type="dxa"/>
            <w:tcBorders>
              <w:top w:val="nil"/>
              <w:left w:val="single" w:sz="4" w:space="0" w:color="000000"/>
              <w:bottom w:val="single" w:sz="8" w:space="0" w:color="000000"/>
              <w:right w:val="nil"/>
            </w:tcBorders>
            <w:shd w:val="clear" w:color="auto" w:fill="BDD7EE"/>
            <w:vAlign w:val="center"/>
          </w:tcPr>
          <w:p w14:paraId="267DC49E"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DCPP</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41EC9699"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Decadal Climate Prediction Project</w:t>
            </w:r>
          </w:p>
        </w:tc>
        <w:tc>
          <w:tcPr>
            <w:tcW w:w="2337" w:type="dxa"/>
            <w:tcBorders>
              <w:top w:val="nil"/>
              <w:left w:val="nil"/>
              <w:bottom w:val="single" w:sz="8" w:space="0" w:color="000000"/>
              <w:right w:val="single" w:sz="8" w:space="0" w:color="000000"/>
            </w:tcBorders>
            <w:shd w:val="clear" w:color="auto" w:fill="FFF2CC"/>
            <w:vAlign w:val="center"/>
          </w:tcPr>
          <w:p w14:paraId="2C5A4413" w14:textId="2563D1FE" w:rsidR="006409E5" w:rsidRPr="003A0C0D" w:rsidRDefault="006409E5" w:rsidP="00294F83">
            <w:pPr>
              <w:pStyle w:val="Normal1"/>
              <w:pBdr>
                <w:top w:val="nil"/>
                <w:left w:val="nil"/>
                <w:bottom w:val="nil"/>
                <w:right w:val="nil"/>
                <w:between w:val="nil"/>
              </w:pBdr>
              <w:rPr>
                <w:color w:val="000000"/>
              </w:rPr>
            </w:pPr>
            <w:r w:rsidRPr="003A0C0D">
              <w:rPr>
                <w:color w:val="000000"/>
              </w:rPr>
              <w:fldChar w:fldCharType="begin" w:fldLock="1"/>
            </w:r>
            <w:r w:rsidR="00E81B0B">
              <w:rPr>
                <w:color w:val="000000"/>
              </w:rPr>
              <w:instrText>ADDIN CSL_CITATION { "citationItems" : [ { "id" : "ITEM-1", "itemData" : { "DOI" : "10.5194/gmd-9-3751-2016", "ISBN" : "1991-9603", "ISSN" : "19919603", "abstract" : "The Decadal Climate Prediction Project (DCPP) is a coordinated multi-model investigation into decadal climate prediction, predictability, and variability. The DCPP makes use of past experience in simulating and predicting decadal variability and forced climate change gained from the fifth Coupled Model Intercomparison Project (CMIP5) and elsewhere. It builds on recent improvements in models, in the reanalysis of climate data, in methods of initialization and ensemble generation, and in data treatment and analysis to propose an extended comprehensive decadal prediction investigation as a contribution to CMIP6 (Eyring et al., 2016) and to the WCRP Grand Challenge on Near Term Climate Prediction (Kushnir et al., 2016). The DCPP consists of three components. Component A comprises the production and analysis of an extensive archive of retrospective forecasts to be used to assess and understand historical decadal prediction skill, as a basis for improvements in all aspects of end-to-end decadal prediction, and as a basis for forecasting on annual to decadal timescales. Component B undertakes ongoing production, analysis and dissemination of experimental quasi-real-time multi-model forecasts as a basis for potential operational forecast production. Component C involves the organization and coordination of case studies of particular climate shifts and variations, both natural and naturally forced (e.g. the \u201chiatus\u201d, volcanoes), including the study of the mechanisms that determine these behaviours. Groups are invited to participate in as many or as few of the components of the DCPP, each of which are separately prioritized, as are of interest to them. The Decadal Climate Prediction Project addresses a range of scientific issues involving the ability of the climate system to be predicted on annual to decadal timescales, the skill that is currently and potentially available, the mechanisms involved in long timescale variability, and the production of forecasts of benefit to both science and society.", "author" : [ { "dropping-particle" : "", "family" : "Boer", "given" : "George J", "non-dropping-particle" : "", "parse-names" : false, "suffix" : "" }, { "dropping-particle" : "", "family" : "Smith", "given" : "Douglas M", "non-dropping-particle" : "", "parse-names" : false, "suffix" : "" }, { "dropping-particle" : "", "family" : "Cassou", "given" : "Christophe", "non-dropping-particle" : "", "parse-names" : false, "suffix" : "" }, { "dropping-particle" : "", "family" : "Doblas-Reyes", "given" : "Francisco", "non-dropping-particle" : "", "parse-names" : false, "suffix" : "" }, { "dropping-particle" : "", "family" : "Danabasoglu", "given" : "Gokhan", "non-dropping-particle" : "", "parse-names" : false, "suffix" : "" }, { "dropping-particle" : "", "family" : "Kirtman", "given" : "Ben", "non-dropping-particle" : "", "parse-names" : false, "suffix" : "" }, { "dropping-particle" : "", "family" : "Kushnir", "given" : "Yochanan", "non-dropping-particle" : "", "parse-names" : false, "suffix" : "" }, { "dropping-particle" : "", "family" : "Kimoto", "given" : "Masahide", "non-dropping-particle" : "", "parse-names" : false, "suffix" : "" }, { "dropping-particle" : "", "family" : "Meehl", "given" : "Gerald A", "non-dropping-particle" : "", "parse-names" : false, "suffix" : "" }, { "dropping-particle" : "", "family" : "Msadek", "given" : "Rym", "non-dropping-particle" : "", "parse-names" : false, "suffix" : "" }, { "dropping-particle" : "", "family" : "Mueller", "given" : "Wolfgang A", "non-dropping-particle" : "", "parse-names" : false, "suffix" : "" }, { "dropping-particle" : "", "family" : "Taylor", "given" : "Karl E.", "non-dropping-particle" : "", "parse-names" : false, "suffix" : "" }, { "dropping-particle" : "", "family" : "Zwiers", "given" : "Francis", "non-dropping-particle" : "", "parse-names" : false, "suffix" : "" }, { "dropping-particle" : "", "family" : "Rixen", "given" : "Michel", "non-dropping-particle" : "", "parse-names" : false, "suffix" : "" }, { "dropping-particle" : "", "family" : "Ruprich-Robert", "given" : "Yohan", "non-dropping-particle" : "", "parse-names" : false, "suffix" : "" }, { "dropping-particle" : "", "family" : "Eade", "given" : "Rosie", "non-dropping-particle" : "", "parse-names" : false, "suffix" : "" } ], "container-title" : "Geoscientific Model Development", "id" : "ITEM-1", "issue" : "10", "issued" : { "date-parts" : [ [ "2016" ] ] }, "page" : "3751-3777", "title" : "The Decadal Climate Prediction Project (DCPP) contribution to CMIP6", "translator" : [ { "dropping-particle" : "", "family" : "H2499", "given" : "", "non-dropping-particle" : "", "parse-names" : false, "suffix" : "" } ], "type" : "article-journal", "volume" : "9" }, "uris" : [ "http://www.mendeley.com/documents/?uuid=54b89910-f088-4093-919e-e8273ec1094d" ] } ], "mendeley" : { "formattedCitation" : "(Boer et al., 2016)", "plainTextFormattedCitation" : "(Boer et al., 2016)", "previouslyFormattedCitation" : "(Boer et al., 2016)" }, "properties" : { "noteIndex" : 0 }, "schema" : "https://github.com/citation-style-language/schema/raw/master/csl-citation.json" }</w:instrText>
            </w:r>
            <w:r w:rsidRPr="003A0C0D">
              <w:rPr>
                <w:color w:val="000000"/>
              </w:rPr>
              <w:fldChar w:fldCharType="separate"/>
            </w:r>
            <w:ins w:id="6200" w:author="Robin Matthews" w:date="2021-05-18T16:07:00Z">
              <w:del w:id="6201" w:author="Robin Matthews [2]" w:date="2021-06-01T17:47:00Z">
                <w:r w:rsidR="00602365" w:rsidDel="000C0564">
                  <w:rPr>
                    <w:noProof/>
                    <w:color w:val="000000"/>
                  </w:rPr>
                  <w:delText>(</w:delText>
                </w:r>
              </w:del>
              <w:r w:rsidR="00602365">
                <w:rPr>
                  <w:noProof/>
                  <w:color w:val="000000"/>
                </w:rPr>
                <w:t>Boer et al., 2016</w:t>
              </w:r>
              <w:del w:id="6202" w:author="Robin Matthews [2]" w:date="2021-06-01T17:52:00Z">
                <w:r w:rsidR="00602365" w:rsidDel="00AE2D51">
                  <w:rPr>
                    <w:noProof/>
                    <w:color w:val="000000"/>
                  </w:rPr>
                  <w:delText>)</w:delText>
                </w:r>
              </w:del>
            </w:ins>
            <w:del w:id="6203" w:author="Robin Matthews" w:date="2021-05-18T16:07:00Z">
              <w:r w:rsidRPr="003A0C0D" w:rsidDel="00602365">
                <w:rPr>
                  <w:noProof/>
                  <w:color w:val="000000"/>
                </w:rPr>
                <w:delText>(Boer et al., 2016)</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1DF2543D"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4, 8, Atlas</w:t>
            </w:r>
          </w:p>
        </w:tc>
      </w:tr>
      <w:tr w:rsidR="006409E5" w:rsidRPr="003A0C0D" w14:paraId="1A42AB0F" w14:textId="77777777" w:rsidTr="00294F83">
        <w:trPr>
          <w:trHeight w:val="473"/>
          <w:jc w:val="center"/>
        </w:trPr>
        <w:tc>
          <w:tcPr>
            <w:tcW w:w="2542" w:type="dxa"/>
            <w:tcBorders>
              <w:top w:val="nil"/>
              <w:left w:val="single" w:sz="4" w:space="0" w:color="000000"/>
              <w:bottom w:val="single" w:sz="8" w:space="0" w:color="000000"/>
              <w:right w:val="nil"/>
            </w:tcBorders>
            <w:shd w:val="clear" w:color="auto" w:fill="BDD7EE"/>
            <w:vAlign w:val="center"/>
          </w:tcPr>
          <w:p w14:paraId="46D3530F"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DynVarMIP</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34264B61"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Dynamics and Variability Model Intercomparison Project</w:t>
            </w:r>
          </w:p>
        </w:tc>
        <w:tc>
          <w:tcPr>
            <w:tcW w:w="2337" w:type="dxa"/>
            <w:tcBorders>
              <w:top w:val="nil"/>
              <w:left w:val="nil"/>
              <w:bottom w:val="single" w:sz="8" w:space="0" w:color="000000"/>
              <w:right w:val="single" w:sz="8" w:space="0" w:color="000000"/>
            </w:tcBorders>
            <w:shd w:val="clear" w:color="auto" w:fill="FFF2CC"/>
            <w:vAlign w:val="center"/>
          </w:tcPr>
          <w:p w14:paraId="3C26956A" w14:textId="017BBB65" w:rsidR="006409E5" w:rsidRPr="003A0C0D" w:rsidRDefault="006409E5" w:rsidP="00294F83">
            <w:pPr>
              <w:pStyle w:val="Normal1"/>
              <w:pBdr>
                <w:top w:val="nil"/>
                <w:left w:val="nil"/>
                <w:bottom w:val="nil"/>
                <w:right w:val="nil"/>
                <w:between w:val="nil"/>
              </w:pBdr>
              <w:rPr>
                <w:color w:val="000000"/>
              </w:rPr>
            </w:pPr>
            <w:r w:rsidRPr="003A0C0D">
              <w:rPr>
                <w:color w:val="000000"/>
              </w:rPr>
              <w:fldChar w:fldCharType="begin" w:fldLock="1"/>
            </w:r>
            <w:r w:rsidR="00E81B0B">
              <w:rPr>
                <w:color w:val="000000"/>
              </w:rPr>
              <w:instrText>ADDIN CSL_CITATION { "citationItems" : [ { "id" : "ITEM-1", "itemData" : { "DOI" : "10.5194/gmd-9-3413-2016", "ISSN" : "1991-9603", "abstract" : "Abstract. Diagnostics of atmospheric momentum and energy transport are needed to investigate the origin of circulation biases in climate models and to understand the atmospheric response to natural and anthropogenic forcing. Model biases in atmospheric dynamics are one of the factors that increase uncertainty in projections of regional climate, precipitation and extreme events. Here we define requirements for diagnosing the atmospheric circulation and variability across temporal scales and for evaluating the transport of mass, momentum and energy by dynamical processes in the context of the Coupled Model Intercomparison Project Phase 6 (CMIP6). These diagnostics target the assessments of both resolved and parameterized dynamical processes in climate models, a novelty for CMIP, and are particularly vital for assessing the impact of the stratosphere on surface climate change.", "author" : [ { "dropping-particle" : "", "family" : "Gerber", "given" : "Edwin P.", "non-dropping-particle" : "", "parse-names" : false, "suffix" : "" }, { "dropping-particle" : "", "family" : "Manzini", "given" : "Elisa", "non-dropping-particle" : "", "parse-names" : false, "suffix" : "" } ], "container-title" : "Geoscientific Model Development", "id" : "ITEM-1", "issue" : "9", "issued" : { "date-parts" : [ [ "2016", "9", "23" ] ] }, "page" : "3413-3425", "title" : "The Dynamics and Variability Model Intercomparison Project (DynVarMIP) for CMIP6: assessing the stratosphere\u2013troposphere system", "translator" : [ { "dropping-particle" : "", "family" : "H3388", "given" : "", "non-dropping-particle" : "", "parse-names" : false, "suffix" : "" } ], "type" : "article-journal", "volume" : "9" }, "uris" : [ "http://www.mendeley.com/documents/?uuid=1c52c268-47e5-461f-8f27-cfd3114a4993" ] } ], "mendeley" : { "formattedCitation" : "(Gerber and Manzini, 2016)", "plainTextFormattedCitation" : "(Gerber and Manzini, 2016)", "previouslyFormattedCitation" : "(Gerber and Manzini, 2016)" }, "properties" : { "noteIndex" : 0 }, "schema" : "https://github.com/citation-style-language/schema/raw/master/csl-citation.json" }</w:instrText>
            </w:r>
            <w:r w:rsidRPr="003A0C0D">
              <w:rPr>
                <w:color w:val="000000"/>
              </w:rPr>
              <w:fldChar w:fldCharType="separate"/>
            </w:r>
            <w:ins w:id="6204" w:author="Robin Matthews" w:date="2021-05-18T16:07:00Z">
              <w:del w:id="6205" w:author="Robin Matthews [2]" w:date="2021-06-01T17:47:00Z">
                <w:r w:rsidR="00602365" w:rsidDel="000C0564">
                  <w:rPr>
                    <w:noProof/>
                    <w:color w:val="000000"/>
                  </w:rPr>
                  <w:delText>(</w:delText>
                </w:r>
              </w:del>
              <w:r w:rsidR="00602365">
                <w:rPr>
                  <w:noProof/>
                  <w:color w:val="000000"/>
                </w:rPr>
                <w:t>Gerber and Manzini, 2016</w:t>
              </w:r>
              <w:del w:id="6206" w:author="Robin Matthews [2]" w:date="2021-06-01T17:52:00Z">
                <w:r w:rsidR="00602365" w:rsidDel="00AE2D51">
                  <w:rPr>
                    <w:noProof/>
                    <w:color w:val="000000"/>
                  </w:rPr>
                  <w:delText>)</w:delText>
                </w:r>
              </w:del>
            </w:ins>
            <w:del w:id="6207" w:author="Robin Matthews" w:date="2021-05-18T16:07:00Z">
              <w:r w:rsidR="00F8677F" w:rsidRPr="00F8677F" w:rsidDel="00602365">
                <w:rPr>
                  <w:noProof/>
                  <w:color w:val="000000"/>
                </w:rPr>
                <w:delText>(Gerber and Manzini, 2016)</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2F3EE0CB"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Atlas</w:t>
            </w:r>
          </w:p>
        </w:tc>
      </w:tr>
      <w:tr w:rsidR="006409E5" w:rsidRPr="00512141" w14:paraId="65C67D0A" w14:textId="77777777" w:rsidTr="00294F83">
        <w:trPr>
          <w:trHeight w:val="473"/>
          <w:jc w:val="center"/>
        </w:trPr>
        <w:tc>
          <w:tcPr>
            <w:tcW w:w="2542" w:type="dxa"/>
            <w:tcBorders>
              <w:top w:val="nil"/>
              <w:left w:val="single" w:sz="4" w:space="0" w:color="000000"/>
              <w:bottom w:val="single" w:sz="8" w:space="0" w:color="000000"/>
              <w:right w:val="nil"/>
            </w:tcBorders>
            <w:shd w:val="clear" w:color="auto" w:fill="BDD7EE"/>
            <w:vAlign w:val="center"/>
          </w:tcPr>
          <w:p w14:paraId="0AA913BA"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FAFMIP</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13667FAB"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Flux-Anomaly-Forced Model Intercomparison Project</w:t>
            </w:r>
          </w:p>
        </w:tc>
        <w:tc>
          <w:tcPr>
            <w:tcW w:w="2337" w:type="dxa"/>
            <w:tcBorders>
              <w:top w:val="nil"/>
              <w:left w:val="nil"/>
              <w:bottom w:val="single" w:sz="8" w:space="0" w:color="000000"/>
              <w:right w:val="single" w:sz="8" w:space="0" w:color="000000"/>
            </w:tcBorders>
            <w:shd w:val="clear" w:color="auto" w:fill="FFF2CC"/>
            <w:vAlign w:val="center"/>
          </w:tcPr>
          <w:p w14:paraId="5E3C8655" w14:textId="02D0B510" w:rsidR="006409E5" w:rsidRPr="003A0C0D" w:rsidRDefault="006409E5" w:rsidP="00294F83">
            <w:pPr>
              <w:pStyle w:val="Normal1"/>
              <w:pBdr>
                <w:top w:val="nil"/>
                <w:left w:val="nil"/>
                <w:bottom w:val="nil"/>
                <w:right w:val="nil"/>
                <w:between w:val="nil"/>
              </w:pBdr>
              <w:rPr>
                <w:color w:val="000000"/>
              </w:rPr>
            </w:pPr>
            <w:r w:rsidRPr="003A0C0D">
              <w:rPr>
                <w:color w:val="000000"/>
              </w:rPr>
              <w:fldChar w:fldCharType="begin" w:fldLock="1"/>
            </w:r>
            <w:r w:rsidR="00E81B0B">
              <w:rPr>
                <w:color w:val="000000"/>
              </w:rPr>
              <w:instrText>ADDIN CSL_CITATION { "citationItems" : [ { "id" : "ITEM-1", "itemData" : { "DOI" : "10.5194/gmd-9-3993-2016", "ISSN" : "1991-9603", "abstract" : "Abstract. The Flux-Anomaly-Forced Model Intercomparison Project (FAFMIP) aims to investigate the spread in simulations of sea-level and ocean climate change in response to CO2 forcing by atmosphere\u2013ocean general circulation models (AOGCMs). It is particularly motivated by the uncertainties in projections of ocean heat uptake, global-mean sea-level rise due to thermal expansion and the geographical patterns of sea-level change due to ocean density and circulation change. FAFMIP has three tier-1 experiments, in which prescribed surface flux perturbations of momentum, heat and freshwater respectively are applied to the ocean in separate AOGCM simulations. All other conditions are as in the pre-industrial control. The prescribed fields are typical of pattern and magnitude of changes in these fluxes projected by AOGCMs for doubled CO2 concentration. Five groups have tested the experimental design with existing AOGCMs. Their results show diversity in the pattern and magnitude of changes, with some common qualitative features. Heat and water flux perturbation cause the dipole in sea-level change in the North Atlantic, while momentum and heat flux perturbation cause the gradient across the Antarctic Circumpolar Current. The Atlantic meridional overturning circulation (AMOC) declines in response to the heat flux perturbation, and there is a strong positive feedback on this effect due to the consequent cooling of sea-surface temperature in the North Atlantic, which enhances the local heat input to the ocean. The momentum and water flux perturbations do not substantially affect the AMOC. Heat is taken up largely as a passive tracer in the Southern Ocean, which is the region of greatest heat input, while the weakening of the AMOC causes redistribution of heat towards lower latitudes. Future analysis of these and other phenomena with the wider range of CMIP6 FAFMIP AOGCMs will benefit from new diagnostics of temperature and salinity tendencies, which will enable investigation of the model spread in behaviour in terms of physical processes as formulated in the models.", "author" : [ { "dropping-particle" : "", "family" : "Gregory", "given" : "Jonathan M.", "non-dropping-particle" : "", "parse-names" : false, "suffix" : "" }, { "dropping-particle" : "", "family" : "Bouttes", "given" : "Nathaelle", "non-dropping-particle" : "", "parse-names" : false, "suffix" : "" }, { "dropping-particle" : "", "family" : "Griffies", "given" : "Stephen M.", "non-dropping-particle" : "", "parse-names" : false, "suffix" : "" }, { "dropping-particle" : "", "family" : "Haak", "given" : "Helmuth", "non-dropping-particle" : "", "parse-names" : false, "suffix" : "" }, { "dropping-particle" : "", "family" : "Hurlin", "given" : "William J.", "non-dropping-particle" : "", "parse-names" : false, "suffix" : "" }, { "dropping-particle" : "", "family" : "Jungclaus", "given" : "Johann", "non-dropping-particle" : "", "parse-names" : false, "suffix" : "" }, { "dropping-particle" : "", "family" : "Kelley", "given" : "Maxwell", "non-dropping-particle" : "", "parse-names" : false, "suffix" : "" }, { "dropping-particle" : "", "family" : "Lee", "given" : "Warren G.", "non-dropping-particle" : "", "parse-names" : false, "suffix" : "" }, { "dropping-particle" : "", "family" : "Marshall", "given" : "John", "non-dropping-particle" : "", "parse-names" : false, "suffix" : "" }, { "dropping-particle" : "", "family" : "Romanou", "given" : "Anastasia", "non-dropping-particle" : "", "parse-names" : false, "suffix" : "" }, { "dropping-particle" : "", "family" : "Saenko", "given" : "Oleg A.", "non-dropping-particle" : "", "parse-names" : false, "suffix" : "" }, { "dropping-particle" : "", "family" : "Stammer", "given" : "Detlef", "non-dropping-particle" : "", "parse-names" : false, "suffix" : "" }, { "dropping-particle" : "", "family" : "Winton", "given" : "Michael", "non-dropping-particle" : "", "parse-names" : false, "suffix" : "" } ], "container-title" : "Geoscientific Model Development", "id" : "ITEM-1", "issue" : "11", "issued" : { "date-parts" : [ [ "2016", "11", "9" ] ] }, "page" : "3993-4017", "title" : "The Flux-Anomaly-Forced Model Intercomparison Project (FAFMIP) contribution to CMIP6: investigation of sea-level and ocean climate change in response to CO2 forcing", "translator" : [ { "dropping-particle" : "", "family" : "H3383", "given" : "", "non-dropping-particle" : "", "parse-names" : false, "suffix" : "" } ], "type" : "article-journal", "volume" : "9" }, "uris" : [ "http://www.mendeley.com/documents/?uuid=50d769a0-50a3-49a8-a111-7f31ae368bfd" ] } ], "mendeley" : { "formattedCitation" : "(Gregory et al., 2016b)", "plainTextFormattedCitation" : "(Gregory et al., 2016b)", "previouslyFormattedCitation" : "(Gregory et al., 2016b)" }, "properties" : { "noteIndex" : 0 }, "schema" : "https://github.com/citation-style-language/schema/raw/master/csl-citation.json" }</w:instrText>
            </w:r>
            <w:r w:rsidRPr="003A0C0D">
              <w:rPr>
                <w:color w:val="000000"/>
              </w:rPr>
              <w:fldChar w:fldCharType="separate"/>
            </w:r>
            <w:ins w:id="6208" w:author="Robin Matthews" w:date="2021-05-18T16:07:00Z">
              <w:del w:id="6209" w:author="Robin Matthews [2]" w:date="2021-06-01T17:47:00Z">
                <w:r w:rsidR="00602365" w:rsidDel="000C0564">
                  <w:rPr>
                    <w:noProof/>
                    <w:color w:val="000000"/>
                  </w:rPr>
                  <w:delText>(</w:delText>
                </w:r>
              </w:del>
              <w:r w:rsidR="00602365">
                <w:rPr>
                  <w:noProof/>
                  <w:color w:val="000000"/>
                </w:rPr>
                <w:t>Gregory et al., 2016b</w:t>
              </w:r>
              <w:del w:id="6210" w:author="Robin Matthews [2]" w:date="2021-06-01T17:52:00Z">
                <w:r w:rsidR="00602365" w:rsidDel="00AE2D51">
                  <w:rPr>
                    <w:noProof/>
                    <w:color w:val="000000"/>
                  </w:rPr>
                  <w:delText>)</w:delText>
                </w:r>
              </w:del>
            </w:ins>
            <w:del w:id="6211" w:author="Robin Matthews" w:date="2021-05-18T16:07:00Z">
              <w:r w:rsidRPr="003A0C0D" w:rsidDel="00602365">
                <w:rPr>
                  <w:noProof/>
                  <w:color w:val="000000"/>
                </w:rPr>
                <w:delText>(Gregory et al., 2016b)</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52FA4218"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9, Atlas</w:t>
            </w:r>
          </w:p>
        </w:tc>
      </w:tr>
      <w:tr w:rsidR="006409E5" w:rsidRPr="00964056" w14:paraId="1DDAF8D0" w14:textId="77777777" w:rsidTr="00294F83">
        <w:trPr>
          <w:trHeight w:val="473"/>
          <w:jc w:val="center"/>
        </w:trPr>
        <w:tc>
          <w:tcPr>
            <w:tcW w:w="2542" w:type="dxa"/>
            <w:tcBorders>
              <w:top w:val="nil"/>
              <w:left w:val="single" w:sz="4" w:space="0" w:color="000000"/>
              <w:bottom w:val="single" w:sz="8" w:space="0" w:color="000000"/>
              <w:right w:val="nil"/>
            </w:tcBorders>
            <w:shd w:val="clear" w:color="auto" w:fill="BDD7EE"/>
            <w:vAlign w:val="center"/>
          </w:tcPr>
          <w:p w14:paraId="0AB7DF2C"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GeoMIP</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4AF95C19"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Geoengineering Model Intercomparison Project</w:t>
            </w:r>
          </w:p>
        </w:tc>
        <w:tc>
          <w:tcPr>
            <w:tcW w:w="2337" w:type="dxa"/>
            <w:tcBorders>
              <w:top w:val="nil"/>
              <w:left w:val="nil"/>
              <w:bottom w:val="single" w:sz="8" w:space="0" w:color="000000"/>
              <w:right w:val="single" w:sz="8" w:space="0" w:color="000000"/>
            </w:tcBorders>
            <w:shd w:val="clear" w:color="auto" w:fill="FFF2CC"/>
            <w:vAlign w:val="center"/>
          </w:tcPr>
          <w:p w14:paraId="5B4EFF00" w14:textId="1BBED01A" w:rsidR="006409E5" w:rsidRPr="003A0C0D" w:rsidRDefault="006409E5" w:rsidP="00294F83">
            <w:pPr>
              <w:pStyle w:val="Normal1"/>
              <w:pBdr>
                <w:top w:val="nil"/>
                <w:left w:val="nil"/>
                <w:bottom w:val="nil"/>
                <w:right w:val="nil"/>
                <w:between w:val="nil"/>
              </w:pBdr>
              <w:rPr>
                <w:color w:val="000000"/>
              </w:rPr>
            </w:pPr>
            <w:r w:rsidRPr="003A0C0D">
              <w:rPr>
                <w:color w:val="000000"/>
              </w:rPr>
              <w:fldChar w:fldCharType="begin" w:fldLock="1"/>
            </w:r>
            <w:r w:rsidR="00E81B0B">
              <w:rPr>
                <w:color w:val="000000"/>
              </w:rPr>
              <w:instrText>ADDIN CSL_CITATION { "citationItems" : [ { "id" : "ITEM-1", "itemData" : { "DOI" : "10.5194/gmd-8-3379-2015", "ISSN" : "1991-9603", "abstract" : "Abstract. We present a suite of new climate model experiment designs for the Geoengineering Model Intercomparison Project (GeoMIP). This set of experiments, named GeoMIP6 (to be consistent with the Coupled Model Intercomparison Project Phase 6), builds on the previous GeoMIP project simulations, and has been expanded to address several further important topics, including key uncertainties in extreme events, the use of geoengineering as part of a portfolio of responses to climate change, and the relatively new idea of cirrus cloud thinning to allow more longwave radiation to escape to space. We discuss experiment designs, as well as the rationale for those designs, showing preliminary results from individual models when available. We also introduce a new feature, called the GeoMIP Testbed, which provides a platform for simulations that will be performed with a few models and subsequently assessed to determine whether the proposed experiment designs will be adopted as core (Tier 1) GeoMIP experiments. This is meant to encourage various stakeholders to propose new targeted experiments that address their key open science questions, with the goal of making GeoMIP more relevant to a broader set of communities.", "author" : [ { "dropping-particle" : "", "family" : "Kravitz", "given" : "B.", "non-dropping-particle" : "", "parse-names" : false, "suffix" : "" }, { "dropping-particle" : "", "family" : "Robock", "given" : "A.", "non-dropping-particle" : "", "parse-names" : false, "suffix" : "" }, { "dropping-particle" : "", "family" : "Tilmes", "given" : "S.", "non-dropping-particle" : "", "parse-names" : false, "suffix" : "" }, { "dropping-particle" : "", "family" : "Boucher", "given" : "O.", "non-dropping-particle" : "", "parse-names" : false, "suffix" : "" }, { "dropping-particle" : "", "family" : "English", "given" : "J. M.", "non-dropping-particle" : "", "parse-names" : false, "suffix" : "" }, { "dropping-particle" : "", "family" : "Irvine", "given" : "P. J.", "non-dropping-particle" : "", "parse-names" : false, "suffix" : "" }, { "dropping-particle" : "", "family" : "Jones", "given" : "A.", "non-dropping-particle" : "", "parse-names" : false, "suffix" : "" }, { "dropping-particle" : "", "family" : "Lawrence", "given" : "M. G.", "non-dropping-particle" : "", "parse-names" : false, "suffix" : "" }, { "dropping-particle" : "", "family" : "MacCracken", "given" : "M.", "non-dropping-particle" : "", "parse-names" : false, "suffix" : "" }, { "dropping-particle" : "", "family" : "Muri", "given" : "H.", "non-dropping-particle" : "", "parse-names" : false, "suffix" : "" }, { "dropping-particle" : "", "family" : "Moore", "given" : "J. C.", "non-dropping-particle" : "", "parse-names" : false, "suffix" : "" }, { "dropping-particle" : "", "family" : "Niemeier", "given" : "U.", "non-dropping-particle" : "", "parse-names" : false, "suffix" : "" }, { "dropping-particle" : "", "family" : "Phipps", "given" : "S. J.", "non-dropping-particle" : "", "parse-names" : false, "suffix" : "" }, { "dropping-particle" : "", "family" : "Sillmann", "given" : "J.", "non-dropping-particle" : "", "parse-names" : false, "suffix" : "" }, { "dropping-particle" : "", "family" : "Storelvmo", "given" : "T.", "non-dropping-particle" : "", "parse-names" : false, "suffix" : "" }, { "dropping-particle" : "", "family" : "Wang", "given" : "H.", "non-dropping-particle" : "", "parse-names" : false, "suffix" : "" }, { "dropping-particle" : "", "family" : "Watanabe", "given" : "S.", "non-dropping-particle" : "", "parse-names" : false, "suffix" : "" } ], "container-title" : "Geoscientific Model Development", "id" : "ITEM-1", "issue" : "10", "issued" : { "date-parts" : [ [ "2015", "10", "27" ] ] }, "page" : "3379-3392", "title" : "The Geoengineering Model Intercomparison Project Phase 6 (GeoMIP6): simulation design and preliminary results", "translator" : [ { "dropping-particle" : "", "family" : "H3381", "given" : "", "non-dropping-particle" : "", "parse-names" : false, "suffix" : "" } ], "type" : "article-journal", "volume" : "8" }, "uris" : [ "http://www.mendeley.com/documents/?uuid=877f5e69-aca1-4237-8fff-ef2e64fd84d6" ] } ], "mendeley" : { "formattedCitation" : "(Kravitz et al., 2015)", "plainTextFormattedCitation" : "(Kravitz et al., 2015)", "previouslyFormattedCitation" : "(Kravitz et al., 2015)" }, "properties" : { "noteIndex" : 0 }, "schema" : "https://github.com/citation-style-language/schema/raw/master/csl-citation.json" }</w:instrText>
            </w:r>
            <w:r w:rsidRPr="003A0C0D">
              <w:rPr>
                <w:color w:val="000000"/>
              </w:rPr>
              <w:fldChar w:fldCharType="separate"/>
            </w:r>
            <w:ins w:id="6212" w:author="Robin Matthews" w:date="2021-05-18T16:07:00Z">
              <w:del w:id="6213" w:author="Robin Matthews [2]" w:date="2021-06-01T17:47:00Z">
                <w:r w:rsidR="00602365" w:rsidDel="000C0564">
                  <w:rPr>
                    <w:noProof/>
                    <w:color w:val="000000"/>
                  </w:rPr>
                  <w:delText>(</w:delText>
                </w:r>
              </w:del>
              <w:r w:rsidR="00602365">
                <w:rPr>
                  <w:noProof/>
                  <w:color w:val="000000"/>
                </w:rPr>
                <w:t>Kravitz et al., 2015</w:t>
              </w:r>
              <w:del w:id="6214" w:author="Robin Matthews [2]" w:date="2021-06-01T17:52:00Z">
                <w:r w:rsidR="00602365" w:rsidDel="00AE2D51">
                  <w:rPr>
                    <w:noProof/>
                    <w:color w:val="000000"/>
                  </w:rPr>
                  <w:delText>)</w:delText>
                </w:r>
              </w:del>
            </w:ins>
            <w:del w:id="6215" w:author="Robin Matthews" w:date="2021-05-18T16:07:00Z">
              <w:r w:rsidRPr="003A0C0D" w:rsidDel="00602365">
                <w:rPr>
                  <w:noProof/>
                  <w:color w:val="000000"/>
                </w:rPr>
                <w:delText>(Kravitz et al., 2015)</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00998DA1"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4, 5, 8, 12, Atlas</w:t>
            </w:r>
          </w:p>
        </w:tc>
      </w:tr>
      <w:tr w:rsidR="006409E5" w:rsidRPr="00512141" w14:paraId="437F57E9" w14:textId="77777777" w:rsidTr="00294F83">
        <w:trPr>
          <w:trHeight w:val="473"/>
          <w:jc w:val="center"/>
        </w:trPr>
        <w:tc>
          <w:tcPr>
            <w:tcW w:w="2542" w:type="dxa"/>
            <w:tcBorders>
              <w:top w:val="nil"/>
              <w:left w:val="single" w:sz="4" w:space="0" w:color="000000"/>
              <w:bottom w:val="single" w:sz="8" w:space="0" w:color="000000"/>
              <w:right w:val="nil"/>
            </w:tcBorders>
            <w:shd w:val="clear" w:color="auto" w:fill="BDD7EE"/>
            <w:vAlign w:val="center"/>
          </w:tcPr>
          <w:p w14:paraId="7487F430"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GMMIP</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1EAFDCB9"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Global Monsoons Model Intercomparison Project</w:t>
            </w:r>
          </w:p>
        </w:tc>
        <w:tc>
          <w:tcPr>
            <w:tcW w:w="2337" w:type="dxa"/>
            <w:tcBorders>
              <w:top w:val="nil"/>
              <w:left w:val="nil"/>
              <w:bottom w:val="single" w:sz="8" w:space="0" w:color="000000"/>
              <w:right w:val="single" w:sz="8" w:space="0" w:color="000000"/>
            </w:tcBorders>
            <w:shd w:val="clear" w:color="auto" w:fill="FFF2CC"/>
            <w:vAlign w:val="center"/>
          </w:tcPr>
          <w:p w14:paraId="5BB36A11" w14:textId="024237A5" w:rsidR="006409E5" w:rsidRPr="003A0C0D" w:rsidRDefault="006409E5" w:rsidP="00294F83">
            <w:pPr>
              <w:pStyle w:val="Normal1"/>
              <w:pBdr>
                <w:top w:val="nil"/>
                <w:left w:val="nil"/>
                <w:bottom w:val="nil"/>
                <w:right w:val="nil"/>
                <w:between w:val="nil"/>
              </w:pBdr>
              <w:rPr>
                <w:color w:val="000000"/>
              </w:rPr>
            </w:pPr>
            <w:r w:rsidRPr="003A0C0D">
              <w:rPr>
                <w:color w:val="000000"/>
              </w:rPr>
              <w:fldChar w:fldCharType="begin" w:fldLock="1"/>
            </w:r>
            <w:r w:rsidR="00E81B0B">
              <w:rPr>
                <w:color w:val="000000"/>
              </w:rPr>
              <w:instrText>ADDIN CSL_CITATION { "citationItems" : [ { "id" : "ITEM-1", "itemData" : { "DOI" : "10.5194/gmd-9-3589-2016", "ISSN" : "1991-9603", "abstract" : "Abstract. The Global Monsoons Model Inter-comparison Project (GMMIP) has been endorsed by the panel of Coupled Model Inter-comparison Project (CMIP) as one of the participating model inter-comparison projects (MIPs) in the sixth phase of CMIP (CMIP6). The focus of GMMIP is on monsoon climatology, variability, prediction and projection, which is relevant to four of the \u201cGrand Challenges\u201d proposed by the World Climate Research Programme. At present, 21 international modeling groups are committed to joining GMMIP. This overview paper introduces the motivation behind GMMIP and the scientific questions it intends to answer. Three tiers of experiments, of decreasing priority, are designed to examine (a) model skill in simulating the climatology and interannual-to-multidecadal variability of global monsoons forced by the sea surface temperature during historical climate period; (b) the roles of the Interdecadal Pacific Oscillation and Atlantic Multidecadal Oscillation in driving variations of the global and regional monsoons; and (c) the effects of large orographic terrain on the establishment of the monsoons. The outputs of the CMIP6 Diagnostic, Evaluation and Characterization of Klima experiments (DECK), \u201chistorical\u201d simulation and endorsed MIPs will also be used in the diagnostic analysis of GMMIP to give a comprehensive understanding of the roles played by different external forcings, potential improvements in the simulation of monsoon rainfall at high resolution and reproducibility at decadal timescales. The implementation of GMMIP will improve our understanding of the fundamental physics of changes in the global and regional monsoons over the past 140 years and ultimately benefit monsoons prediction and projection in the current century.", "author" : [ { "dropping-particle" : "", "family" : "Zhou", "given" : "Tianjun", "non-dropping-particle" : "", "parse-names" : false, "suffix" : "" }, { "dropping-particle" : "", "family" : "Turner", "given" : "Andrew G.", "non-dropping-particle" : "", "parse-names" : false, "suffix" : "" }, { "dropping-particle" : "", "family" : "Kinter", "given" : "James L.", "non-dropping-particle" : "", "parse-names" : false, "suffix" : "" }, { "dropping-particle" : "", "family" : "Wang", "given" : "Bin", "non-dropping-particle" : "", "parse-names" : false, "suffix" : "" }, { "dropping-particle" : "", "family" : "Qian", "given" : "Yun", "non-dropping-particle" : "", "parse-names" : false, "suffix" : "" }, { "dropping-particle" : "", "family" : "Chen", "given" : "Xiaolong", "non-dropping-particle" : "", "parse-names" : false, "suffix" : "" }, { "dropping-particle" : "", "family" : "Wu", "given" : "Bo", "non-dropping-particle" : "", "parse-names" : false, "suffix" : "" }, { "dropping-particle" : "", "family" : "Wang", "given" : "Bin", "non-dropping-particle" : "", "parse-names" : false, "suffix" : "" }, { "dropping-particle" : "", "family" : "Liu", "given" : "Bo", "non-dropping-particle" : "", "parse-names" : false, "suffix" : "" }, { "dropping-particle" : "", "family" : "Zou", "given" : "Liwei", "non-dropping-particle" : "", "parse-names" : false, "suffix" : "" }, { "dropping-particle" : "", "family" : "He", "given" : "Bian", "non-dropping-particle" : "", "parse-names" : false, "suffix" : "" } ], "container-title" : "Geoscientific Model Development", "id" : "ITEM-1", "issue" : "10", "issued" : { "date-parts" : [ [ "2016", "10", "10" ] ] }, "page" : "3589-3604", "title" : "GMMIP (v1.0) contribution to CMIP6: Global Monsoons Model Inter-comparison Project", "translator" : [ { "dropping-particle" : "", "family" : "H3382", "given" : "", "non-dropping-particle" : "", "parse-names" : false, "suffix" : "" } ], "type" : "article-journal", "volume" : "9" }, "uris" : [ "http://www.mendeley.com/documents/?uuid=1660e55e-5e41-4040-823b-793c19a72153" ] } ], "mendeley" : { "formattedCitation" : "(Zhou et al., 2016)", "plainTextFormattedCitation" : "(Zhou et al., 2016)", "previouslyFormattedCitation" : "(Zhou et al., 2016)" }, "properties" : { "noteIndex" : 0 }, "schema" : "https://github.com/citation-style-language/schema/raw/master/csl-citation.json" }</w:instrText>
            </w:r>
            <w:r w:rsidRPr="003A0C0D">
              <w:rPr>
                <w:color w:val="000000"/>
              </w:rPr>
              <w:fldChar w:fldCharType="separate"/>
            </w:r>
            <w:ins w:id="6216" w:author="Robin Matthews" w:date="2021-05-18T16:07:00Z">
              <w:del w:id="6217" w:author="Robin Matthews [2]" w:date="2021-06-01T17:47:00Z">
                <w:r w:rsidR="00602365" w:rsidDel="000C0564">
                  <w:rPr>
                    <w:noProof/>
                    <w:color w:val="000000"/>
                  </w:rPr>
                  <w:delText>(</w:delText>
                </w:r>
              </w:del>
              <w:r w:rsidR="00602365">
                <w:rPr>
                  <w:noProof/>
                  <w:color w:val="000000"/>
                </w:rPr>
                <w:t>Zhou et al., 2016</w:t>
              </w:r>
              <w:del w:id="6218" w:author="Robin Matthews [2]" w:date="2021-06-01T17:52:00Z">
                <w:r w:rsidR="00602365" w:rsidDel="00AE2D51">
                  <w:rPr>
                    <w:noProof/>
                    <w:color w:val="000000"/>
                  </w:rPr>
                  <w:delText>)</w:delText>
                </w:r>
              </w:del>
            </w:ins>
            <w:del w:id="6219" w:author="Robin Matthews" w:date="2021-05-18T16:07:00Z">
              <w:r w:rsidRPr="003A0C0D" w:rsidDel="00602365">
                <w:rPr>
                  <w:noProof/>
                  <w:color w:val="000000"/>
                </w:rPr>
                <w:delText>(Zhou et al., 2016)</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0CF8E53F" w14:textId="77777777" w:rsidR="006409E5" w:rsidRPr="003A0C0D" w:rsidRDefault="006409E5" w:rsidP="00294F83">
            <w:pPr>
              <w:pStyle w:val="Normal1"/>
              <w:pBdr>
                <w:top w:val="nil"/>
                <w:left w:val="nil"/>
                <w:bottom w:val="nil"/>
                <w:right w:val="nil"/>
                <w:between w:val="nil"/>
              </w:pBdr>
              <w:rPr>
                <w:color w:val="000000"/>
              </w:rPr>
            </w:pPr>
            <w:r w:rsidRPr="003A0C0D">
              <w:t>2,3,4</w:t>
            </w:r>
            <w:r w:rsidRPr="003A0C0D">
              <w:rPr>
                <w:color w:val="000000"/>
              </w:rPr>
              <w:t>, 10, Atlas</w:t>
            </w:r>
          </w:p>
        </w:tc>
      </w:tr>
      <w:tr w:rsidR="006409E5" w:rsidRPr="00512141" w14:paraId="1CBEEAAA" w14:textId="77777777" w:rsidTr="00294F83">
        <w:trPr>
          <w:trHeight w:val="473"/>
          <w:jc w:val="center"/>
        </w:trPr>
        <w:tc>
          <w:tcPr>
            <w:tcW w:w="2542" w:type="dxa"/>
            <w:tcBorders>
              <w:top w:val="nil"/>
              <w:left w:val="single" w:sz="4" w:space="0" w:color="000000"/>
              <w:bottom w:val="single" w:sz="8" w:space="0" w:color="000000"/>
              <w:right w:val="nil"/>
            </w:tcBorders>
            <w:shd w:val="clear" w:color="auto" w:fill="BDD7EE"/>
            <w:vAlign w:val="center"/>
          </w:tcPr>
          <w:p w14:paraId="075C5E10"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HighResMIP</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7D914C2C"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High Resolution Model Intercomparison Project</w:t>
            </w:r>
          </w:p>
        </w:tc>
        <w:tc>
          <w:tcPr>
            <w:tcW w:w="2337" w:type="dxa"/>
            <w:tcBorders>
              <w:top w:val="nil"/>
              <w:left w:val="nil"/>
              <w:bottom w:val="single" w:sz="8" w:space="0" w:color="000000"/>
              <w:right w:val="single" w:sz="8" w:space="0" w:color="000000"/>
            </w:tcBorders>
            <w:shd w:val="clear" w:color="auto" w:fill="FFF2CC"/>
            <w:vAlign w:val="center"/>
          </w:tcPr>
          <w:p w14:paraId="4A24354F" w14:textId="415D76FE" w:rsidR="006409E5" w:rsidRPr="003A0C0D" w:rsidRDefault="006409E5" w:rsidP="00294F83">
            <w:pPr>
              <w:pStyle w:val="Normal1"/>
              <w:pBdr>
                <w:top w:val="nil"/>
                <w:left w:val="nil"/>
                <w:bottom w:val="nil"/>
                <w:right w:val="nil"/>
                <w:between w:val="nil"/>
              </w:pBdr>
              <w:rPr>
                <w:color w:val="000000"/>
              </w:rPr>
            </w:pPr>
            <w:r w:rsidRPr="003A0C0D">
              <w:rPr>
                <w:color w:val="000000"/>
              </w:rPr>
              <w:fldChar w:fldCharType="begin" w:fldLock="1"/>
            </w:r>
            <w:r w:rsidR="00E81B0B">
              <w:rPr>
                <w:color w:val="000000"/>
              </w:rPr>
              <w:instrText>ADDIN CSL_CITATION { "citationItems" : [ { "id" : "ITEM-1", "itemData" : { "DOI" : "10.5194/gmd-9-4185-2016", "ISSN" : "1991-9603", "abstract" : "&lt;p&gt;&lt;p&gt;&lt;strong&gt;Abstract.&lt;/strong&gt; Robust projections and predictions of climate variability and change, particularly at regional scales, rely on the driving processes being represented with fidelity in model simulations. The role of enhanced horizontal resolution in improved process representation in all components of the climate system is of growing interest, particularly as some recent simulations suggest both the possibility of significant changes in large-scale aspects of circulation as well as improvements in small-scale processes and extremes. &lt;br&gt;&lt;br&gt; However, such high-resolution global simulations at climate timescales, with resolutions of at least 50&lt;span class=\"thinspace\"&gt;&lt;/span&gt;km in the atmosphere and 0.25\u00b0 in the ocean, have been performed at relatively few research centres and generally without overall coordination, primarily due to their computational cost. Assessing the robustness of the response of simulated climate to model resolution requires a large multi-model ensemble using a coordinated set of experiments. The Coupled Model Intercomparison Project\u00a06 (CMIP6) is the ideal framework within which to conduct such a study, due to the strong link to models being developed for the CMIP DECK experiments and other model intercomparison projects (MIPs). &lt;br&gt;&lt;br&gt; Increases in high-performance computing (HPC) resources, as well as the revised experimental design for CMIP6, now enable a detailed investigation of the impact of increased resolution up to synoptic weather scales on the simulated mean climate and its variability. &lt;br&gt;&lt;br&gt; The High Resolution Model Intercomparison Project (HighResMIP) presented in this paper applies, for the first time, a multi-model approach to the systematic investigation of the impact of horizontal resolution. A coordinated set of experiments has been designed to assess both a standard and an enhanced horizontal-resolution simulation in the atmosphere and ocean. The set of HighResMIP experiments is divided into three tiers consisting of atmosphere-only and coupled runs and spanning the period 1950\u20132050, with the possibility of extending to 2100, together with some additional targeted experiments. This paper describes the experimental set-up of HighResMIP, the analysis plan, the connection with the other CMIP6 endorsed MIPs, as well as the DECK and CMIP6 historical simulations. HighResMIP thereby focuses on one of the CMIP6 broad questions, \u201cwhat are the origins and consequences of systematic model biases?\u201d, but w\u2026", "author" : [ { "dropping-particle" : "", "family" : "Haarsma", "given" : "Reindert J.", "non-dropping-particle" : "", "parse-names" : false, "suffix" : "" }, { "dropping-particle" : "", "family" : "Roberts", "given" : "Malcolm J.", "non-dropping-particle" : "", "parse-names" : false, "suffix" : "" }, { "dropping-particle" : "", "family" : "Vidale", "given" : "Pier Luigi", "non-dropping-particle" : "", "parse-names" : false, "suffix" : "" }, { "dropping-particle" : "", "family" : "Senior", "given" : "Catherine A.", "non-dropping-particle" : "", "parse-names" : false, "suffix" : "" }, { "dropping-particle" : "", "family" : "Bellucci", "given" : "Alessio", "non-dropping-particle" : "", "parse-names" : false, "suffix" : "" }, { "dropping-particle" : "", "family" : "Bao", "given" : "Qing", "non-dropping-particle" : "", "parse-names" : false, "suffix" : "" }, { "dropping-particle" : "", "family" : "Chang", "given" : "Ping", "non-dropping-particle" : "", "parse-names" : false, "suffix" : "" }, { "dropping-particle" : "", "family" : "Corti", "given" : "Susanna", "non-dropping-particle" : "", "parse-names" : false, "suffix" : "" }, { "dropping-particle" : "", "family" : "Fu\u010dkar", "given" : "Neven S.", "non-dropping-particle" : "", "parse-names" : false, "suffix" : "" }, { "dropping-particle" : "", "family" : "Guemas", "given" : "Virginie", "non-dropping-particle" : "", "parse-names" : false, "suffix" : "" }, { "dropping-particle" : "", "family" : "Hardenberg", "given" : "Jost", "non-dropping-particle" : "von", "parse-names" : false, "suffix" : "" }, { "dropping-particle" : "", "family" : "Hazeleger", "given" : "Wilco", "non-dropping-particle" : "", "parse-names" : false, "suffix" : "" }, { "dropping-particle" : "", "family" : "Kodama", "given" : "Chihiro", "non-dropping-particle" : "", "parse-names" : false, "suffix" : "" }, { "dropping-particle" : "", "family" : "Koenigk", "given" : "Torben", "non-dropping-particle" : "", "parse-names" : false, "suffix" : "" }, { "dropping-particle" : "", "family" : "Leung", "given" : "L. Ruby", "non-dropping-particle" : "", "parse-names" : false, "suffix" : "" }, { "dropping-particle" : "", "family" : "Lu", "given" : "Jian", "non-dropping-particle" : "", "parse-names" : false, "suffix" : "" }, { "dropping-particle" : "", "family" : "Luo", "given" : "Jing-Jia", "non-dropping-particle" : "", "parse-names" : false, "suffix" : "" }, { "dropping-particle" : "", "family" : "Mao", "given" : "Jiafu", "non-dropping-particle" : "", "parse-names" : false, "suffix" : "" }, { "dropping-particle" : "", "family" : "Mizielinski", "given" : "Matthew S.", "non-dropping-particle" : "", "parse-names" : false, "suffix" : "" }, { "dropping-particle" : "", "family" : "Mizuta", "given" : "Ryo", "non-dropping-particle" : "", "parse-names" : false, "suffix" : "" }, { "dropping-particle" : "", "family" : "Nobre", "given" : "Paulo", "non-dropping-particle" : "", "parse-names" : false, "suffix" : "" }, { "dropping-particle" : "", "family" : "Satoh", "given" : "Masaki", "non-dropping-particle" : "", "parse-names" : false, "suffix" : "" }, { "dropping-particle" : "", "family" : "Scoccimarro", "given" : "Enrico", "non-dropping-particle" : "", "parse-names" : false, "suffix" : "" }, { "dropping-particle" : "", "family" : "Semmler", "given" : "Tido", "non-dropping-particle" : "", "parse-names" : false, "suffix" : "" }, { "dropping-particle" : "", "family" : "Small", "given" : "Justin", "non-dropping-particle" : "", "parse-names" : false, "suffix" : "" }, { "dropping-particle" : "", "family" : "Storch", "given" : "Jin-Song", "non-dropping-particle" : "von", "parse-names" : false, "suffix" : "" } ], "container-title" : "Geoscientific Model Development", "id" : "ITEM-1", "issue" : "11", "issued" : { "date-parts" : [ [ "2016", "11", "22" ] ] }, "page" : "4185-4208", "title" : "High Resolution Model Intercomparison Project (HighResMIP\u00a0v1.0) for CMIP6", "translator" : [ { "dropping-particle" : "", "family" : "H2856", "given" : "", "non-dropping-particle" : "", "parse-names" : false, "suffix" : "" } ], "type" : "article-journal", "volume" : "9" }, "uris" : [ "http://www.mendeley.com/documents/?uuid=0d9e0ddd-e5ad-33e3-b35e-9f657eb6ff58" ] } ], "mendeley" : { "formattedCitation" : "(Haarsma et al., 2016)", "plainTextFormattedCitation" : "(Haarsma et al., 2016)", "previouslyFormattedCitation" : "(Haarsma et al., 2016)" }, "properties" : { "noteIndex" : 0 }, "schema" : "https://github.com/citation-style-language/schema/raw/master/csl-citation.json" }</w:instrText>
            </w:r>
            <w:r w:rsidRPr="003A0C0D">
              <w:rPr>
                <w:color w:val="000000"/>
              </w:rPr>
              <w:fldChar w:fldCharType="separate"/>
            </w:r>
            <w:ins w:id="6220" w:author="Robin Matthews" w:date="2021-05-18T16:07:00Z">
              <w:del w:id="6221" w:author="Robin Matthews [2]" w:date="2021-06-01T17:47:00Z">
                <w:r w:rsidR="00602365" w:rsidDel="000C0564">
                  <w:rPr>
                    <w:noProof/>
                    <w:color w:val="000000"/>
                  </w:rPr>
                  <w:delText>(</w:delText>
                </w:r>
              </w:del>
              <w:r w:rsidR="00602365">
                <w:rPr>
                  <w:noProof/>
                  <w:color w:val="000000"/>
                </w:rPr>
                <w:t>Haarsma et al., 2016</w:t>
              </w:r>
              <w:del w:id="6222" w:author="Robin Matthews [2]" w:date="2021-06-01T17:52:00Z">
                <w:r w:rsidR="00602365" w:rsidDel="00AE2D51">
                  <w:rPr>
                    <w:noProof/>
                    <w:color w:val="000000"/>
                  </w:rPr>
                  <w:delText>)</w:delText>
                </w:r>
              </w:del>
            </w:ins>
            <w:del w:id="6223" w:author="Robin Matthews" w:date="2021-05-18T16:07:00Z">
              <w:r w:rsidRPr="003A0C0D" w:rsidDel="00602365">
                <w:rPr>
                  <w:noProof/>
                  <w:color w:val="000000"/>
                </w:rPr>
                <w:delText>(Haarsma et al., 2016)</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6A1E0551"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3, 8, 9, 10, 11, Atlas</w:t>
            </w:r>
          </w:p>
        </w:tc>
      </w:tr>
      <w:tr w:rsidR="006409E5" w:rsidRPr="00512141" w14:paraId="3F17E780" w14:textId="77777777" w:rsidTr="00294F83">
        <w:trPr>
          <w:trHeight w:val="473"/>
          <w:jc w:val="center"/>
        </w:trPr>
        <w:tc>
          <w:tcPr>
            <w:tcW w:w="2542" w:type="dxa"/>
            <w:tcBorders>
              <w:top w:val="nil"/>
              <w:left w:val="single" w:sz="4" w:space="0" w:color="000000"/>
              <w:bottom w:val="single" w:sz="8" w:space="0" w:color="000000"/>
              <w:right w:val="nil"/>
            </w:tcBorders>
            <w:shd w:val="clear" w:color="auto" w:fill="BDD7EE"/>
            <w:vAlign w:val="center"/>
          </w:tcPr>
          <w:p w14:paraId="633D475C"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ISMIP6</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40E778D3"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Ice Sheet Model Intercomparison Project for CMIP6</w:t>
            </w:r>
          </w:p>
        </w:tc>
        <w:tc>
          <w:tcPr>
            <w:tcW w:w="2337" w:type="dxa"/>
            <w:tcBorders>
              <w:top w:val="nil"/>
              <w:left w:val="nil"/>
              <w:bottom w:val="single" w:sz="8" w:space="0" w:color="000000"/>
              <w:right w:val="single" w:sz="8" w:space="0" w:color="000000"/>
            </w:tcBorders>
            <w:shd w:val="clear" w:color="auto" w:fill="FFF2CC"/>
            <w:vAlign w:val="center"/>
          </w:tcPr>
          <w:p w14:paraId="0B131FC8" w14:textId="39AAB964" w:rsidR="006409E5" w:rsidRPr="003A0C0D" w:rsidRDefault="006409E5" w:rsidP="00294F83">
            <w:pPr>
              <w:pStyle w:val="Normal1"/>
              <w:pBdr>
                <w:top w:val="nil"/>
                <w:left w:val="nil"/>
                <w:bottom w:val="nil"/>
                <w:right w:val="nil"/>
                <w:between w:val="nil"/>
              </w:pBdr>
              <w:rPr>
                <w:color w:val="000000"/>
              </w:rPr>
            </w:pPr>
            <w:r w:rsidRPr="003A0C0D">
              <w:rPr>
                <w:color w:val="000000"/>
              </w:rPr>
              <w:fldChar w:fldCharType="begin" w:fldLock="1"/>
            </w:r>
            <w:r w:rsidR="00E81B0B">
              <w:rPr>
                <w:color w:val="000000"/>
              </w:rPr>
              <w:instrText>ADDIN CSL_CITATION { "citationItems" : [ { "id" : "ITEM-1", "itemData" : { "DOI" : "10.5194/gmd-9-4521-2016", "ISSN" : "1991-9603", "abstract" : "Abstract. Reducing the uncertainty in the past, present, and future contribution of ice sheets to sea-level change requires a coordinated effort between the climate and glaciology communities. The Ice Sheet Model Intercomparison Project for CMIP6 (ISMIP6) is the primary activity within the Coupled Model Intercomparison Project &amp;ndash; phase 6 (CMIP6) focusing on the Greenland and Antarctic ice sheets. In this paper, we describe the framework for ISMIP6 and its relationship with other activities within CMIP6. The ISMIP6 experimental design relies on CMIP6 climate models and includes, for the first time within CMIP, coupled ice-sheet&amp;ndash;climate models as well as standalone ice-sheet models. To facilitate analysis of the multi-model ensemble and to generate a set of standard climate inputs for standalone ice-sheet models, ISMIP6 defines a protocol for all variables related to ice sheets. ISMIP6 will provide a basis for investigating the feedbacks, impacts, and sea-level changes associated with dynamic ice sheets and for quantifying the uncertainty in ice-sheet-sourced global sea-level change.", "author" : [ { "dropping-particle" : "", "family" : "Nowicki", "given" : "Sophie M J", "non-dropping-particle" : "", "parse-names" : false, "suffix" : "" }, { "dropping-particle" : "", "family" : "Payne", "given" : "Anthony", "non-dropping-particle" : "", "parse-names" : false, "suffix" : "" }, { "dropping-particle" : "", "family" : "Larour", "given" : "Eric", "non-dropping-particle" : "", "parse-names" : false, "suffix" : "" }, { "dropping-particle" : "", "family" : "Seroussi", "given" : "Helene", "non-dropping-particle" : "", "parse-names" : false, "suffix" : "" }, { "dropping-particle" : "", "family" : "Goelzer", "given" : "Heiko", "non-dropping-particle" : "", "parse-names" : false, "suffix" : "" }, { "dropping-particle" : "", "family" : "Lipscomb", "given" : "William", "non-dropping-particle" : "", "parse-names" : false, "suffix" : "" }, { "dropping-particle" : "", "family" : "Gregory", "given" : "Jonathan", "non-dropping-particle" : "", "parse-names" : false, "suffix" : "" }, { "dropping-particle" : "", "family" : "Abe-Ouchi", "given" : "Ayako", "non-dropping-particle" : "", "parse-names" : false, "suffix" : "" }, { "dropping-particle" : "", "family" : "Shepherd", "given" : "Andrew", "non-dropping-particle" : "", "parse-names" : false, "suffix" : "" } ], "container-title" : "Geoscientific Model Development", "id" : "ITEM-1", "issue" : "12", "issued" : { "date-parts" : [ [ "2016", "12", "21" ] ] }, "page" : "4521-4545", "title" : "Ice Sheet Model Intercomparison Project (ISMIP6) contribution to CMIP6", "translator" : [ { "dropping-particle" : "", "family" : "H3115", "given" : "", "non-dropping-particle" : "", "parse-names" : false, "suffix" : "" } ], "type" : "article-journal", "volume" : "9" }, "uris" : [ "http://www.mendeley.com/documents/?uuid=d28904b8-1f17-4b25-b1e2-8e5e2c63a6e2" ] } ], "mendeley" : { "formattedCitation" : "(Nowicki et al., 2016)", "plainTextFormattedCitation" : "(Nowicki et al., 2016)", "previouslyFormattedCitation" : "(Nowicki et al., 2016)" }, "properties" : { "noteIndex" : 0 }, "schema" : "https://github.com/citation-style-language/schema/raw/master/csl-citation.json" }</w:instrText>
            </w:r>
            <w:r w:rsidRPr="003A0C0D">
              <w:rPr>
                <w:color w:val="000000"/>
              </w:rPr>
              <w:fldChar w:fldCharType="separate"/>
            </w:r>
            <w:ins w:id="6224" w:author="Robin Matthews" w:date="2021-05-18T16:07:00Z">
              <w:del w:id="6225" w:author="Robin Matthews [2]" w:date="2021-06-01T17:47:00Z">
                <w:r w:rsidR="00602365" w:rsidDel="000C0564">
                  <w:rPr>
                    <w:noProof/>
                    <w:color w:val="000000"/>
                  </w:rPr>
                  <w:delText>(</w:delText>
                </w:r>
              </w:del>
              <w:r w:rsidR="00602365">
                <w:rPr>
                  <w:noProof/>
                  <w:color w:val="000000"/>
                </w:rPr>
                <w:t>Nowicki et al., 2016</w:t>
              </w:r>
              <w:del w:id="6226" w:author="Robin Matthews [2]" w:date="2021-06-01T17:52:00Z">
                <w:r w:rsidR="00602365" w:rsidDel="00AE2D51">
                  <w:rPr>
                    <w:noProof/>
                    <w:color w:val="000000"/>
                  </w:rPr>
                  <w:delText>)</w:delText>
                </w:r>
              </w:del>
            </w:ins>
            <w:del w:id="6227" w:author="Robin Matthews" w:date="2021-05-18T16:07:00Z">
              <w:r w:rsidRPr="003A0C0D" w:rsidDel="00602365">
                <w:rPr>
                  <w:noProof/>
                  <w:color w:val="000000"/>
                </w:rPr>
                <w:delText>(Nowicki et al., 2016)</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77B6E90F"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3, 7, 9, Atlas</w:t>
            </w:r>
          </w:p>
        </w:tc>
      </w:tr>
      <w:tr w:rsidR="006409E5" w:rsidRPr="00512141" w14:paraId="68B60D92" w14:textId="77777777" w:rsidTr="00294F83">
        <w:trPr>
          <w:trHeight w:val="473"/>
          <w:jc w:val="center"/>
        </w:trPr>
        <w:tc>
          <w:tcPr>
            <w:tcW w:w="2542" w:type="dxa"/>
            <w:tcBorders>
              <w:top w:val="nil"/>
              <w:left w:val="single" w:sz="4" w:space="0" w:color="000000"/>
              <w:bottom w:val="single" w:sz="8" w:space="0" w:color="000000"/>
              <w:right w:val="nil"/>
            </w:tcBorders>
            <w:shd w:val="clear" w:color="auto" w:fill="BDD7EE"/>
            <w:vAlign w:val="center"/>
          </w:tcPr>
          <w:p w14:paraId="1318E781"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lastRenderedPageBreak/>
              <w:t>LS3MIP</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3D75F6B6"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Land Surface, Snow and Soil Moisture</w:t>
            </w:r>
          </w:p>
        </w:tc>
        <w:tc>
          <w:tcPr>
            <w:tcW w:w="2337" w:type="dxa"/>
            <w:tcBorders>
              <w:top w:val="nil"/>
              <w:left w:val="nil"/>
              <w:bottom w:val="single" w:sz="8" w:space="0" w:color="000000"/>
              <w:right w:val="single" w:sz="8" w:space="0" w:color="000000"/>
            </w:tcBorders>
            <w:shd w:val="clear" w:color="auto" w:fill="FFF2CC"/>
            <w:vAlign w:val="center"/>
          </w:tcPr>
          <w:p w14:paraId="71867C74" w14:textId="65971295" w:rsidR="006409E5" w:rsidRPr="003A0C0D" w:rsidRDefault="006409E5" w:rsidP="00294F83">
            <w:pPr>
              <w:pStyle w:val="Normal1"/>
              <w:pBdr>
                <w:top w:val="nil"/>
                <w:left w:val="nil"/>
                <w:bottom w:val="nil"/>
                <w:right w:val="nil"/>
                <w:between w:val="nil"/>
              </w:pBdr>
              <w:rPr>
                <w:color w:val="000000"/>
              </w:rPr>
            </w:pPr>
            <w:r w:rsidRPr="003A0C0D">
              <w:rPr>
                <w:color w:val="000000"/>
              </w:rPr>
              <w:fldChar w:fldCharType="begin" w:fldLock="1"/>
            </w:r>
            <w:r w:rsidR="00E81B0B">
              <w:rPr>
                <w:color w:val="000000"/>
              </w:rPr>
              <w:instrText>ADDIN CSL_CITATION { "citationItems" : [ { "id" : "ITEM-1", "itemData" : { "DOI" : "10.5194/gmd-9-2809-2016", "ISSN" : "1991-9603", "abstract" : "Abstract. The Land Surface, Snow and Soil Moisture Model Intercomparison Project (LS3MIP) is designed to provide a comprehensive assessment of land surface, snow and soil moisture feedbacks on climate variability and climate change, and to diagnose systematic biases in the land modules of current Earth system models (ESMs). The solid and liquid water stored at the land surface has a large influence on the regional climate, its variability and predictability, including effects on the energy, water and carbon cycles. Notably, snow and soil moisture affect surface radiation and flux partitioning properties, moisture storage and land surface memory. They both strongly affect atmospheric conditions, in particular surface air temperature and precipitation, but also large-scale circulation patterns. However, models show divergent responses and representations of these feedbacks as well as systematic biases in the underlying processes. LS3MIP will provide the means to quantify the associated uncertainties and better constrain climate change projections, which is of particular interest for highly vulnerable regions (densely populated areas, agricultural regions, the Arctic, semi-arid and other sensitive terrestrial ecosystems). The experiments are subdivided in two components, the first addressing systematic land biases in offline mode (\u201cLMIP\u201d, building upon the 3rd phase of Global Soil Wetness Project; GSWP3) and the second addressing land feedbacks attributed to soil moisture and snow in an integrated framework (\u201cLFMIP\u201d, building upon the GLACE-CMIP blueprint).", "author" : [ { "dropping-particle" : "", "family" : "Hurk", "given" : "Bart", "non-dropping-particle" : "van den", "parse-names" : false, "suffix" : "" }, { "dropping-particle" : "", "family" : "Kim", "given" : "Hyungjun", "non-dropping-particle" : "", "parse-names" : false, "suffix" : "" }, { "dropping-particle" : "", "family" : "Krinner", "given" : "Gerhard", "non-dropping-particle" : "", "parse-names" : false, "suffix" : "" }, { "dropping-particle" : "", "family" : "Seneviratne", "given" : "Sonia I.", "non-dropping-particle" : "", "parse-names" : false, "suffix" : "" }, { "dropping-particle" : "", "family" : "Derksen", "given" : "Chris", "non-dropping-particle" : "", "parse-names" : false, "suffix" : "" }, { "dropping-particle" : "", "family" : "Oki", "given" : "Taikan", "non-dropping-particle" : "", "parse-names" : false, "suffix" : "" }, { "dropping-particle" : "", "family" : "Douville", "given" : "Herv\u00e9", "non-dropping-particle" : "", "parse-names" : false, "suffix" : "" }, { "dropping-particle" : "", "family" : "Colin", "given" : "Jeanne", "non-dropping-particle" : "", "parse-names" : false, "suffix" : "" }, { "dropping-particle" : "", "family" : "Ducharne", "given" : "Agn\u00e8s", "non-dropping-particle" : "", "parse-names" : false, "suffix" : "" }, { "dropping-particle" : "", "family" : "Cheruy", "given" : "Frederique", "non-dropping-particle" : "", "parse-names" : false, "suffix" : "" }, { "dropping-particle" : "", "family" : "Viovy", "given" : "Nicholas", "non-dropping-particle" : "", "parse-names" : false, "suffix" : "" }, { "dropping-particle" : "", "family" : "Puma", "given" : "Michael J.", "non-dropping-particle" : "", "parse-names" : false, "suffix" : "" }, { "dropping-particle" : "", "family" : "Wada", "given" : "Yoshihide", "non-dropping-particle" : "", "parse-names" : false, "suffix" : "" }, { "dropping-particle" : "", "family" : "Li", "given" : "Weiping", "non-dropping-particle" : "", "parse-names" : false, "suffix" : "" }, { "dropping-particle" : "", "family" : "Jia", "given" : "Binghao", "non-dropping-particle" : "", "parse-names" : false, "suffix" : "" }, { "dropping-particle" : "", "family" : "Alessandri", "given" : "Andrea", "non-dropping-particle" : "", "parse-names" : false, "suffix" : "" }, { "dropping-particle" : "", "family" : "Lawrence", "given" : "Dave M.", "non-dropping-particle" : "", "parse-names" : false, "suffix" : "" }, { "dropping-particle" : "", "family" : "Weedon", "given" : "Graham P.", "non-dropping-particle" : "", "parse-names" : false, "suffix" : "" }, { "dropping-particle" : "", "family" : "Ellis", "given" : "Richard", "non-dropping-particle" : "", "parse-names" : false, "suffix" : "" }, { "dropping-particle" : "", "family" : "Hagemann", "given" : "Stefan", "non-dropping-particle" : "", "parse-names" : false, "suffix" : "" }, { "dropping-particle" : "", "family" : "Mao", "given" : "Jiafu", "non-dropping-particle" : "", "parse-names" : false, "suffix" : "" }, { "dropping-particle" : "", "family" : "Flanner", "given" : "Mark G.", "non-dropping-particle" : "", "parse-names" : false, "suffix" : "" }, { "dropping-particle" : "", "family" : "Zampieri", "given" : "Matteo", "non-dropping-particle" : "", "parse-names" : false, "suffix" : "" }, { "dropping-particle" : "", "family" : "Materia", "given" : "Stefano", "non-dropping-particle" : "", "parse-names" : false, "suffix" : "" }, { "dropping-particle" : "", "family" : "Law", "given" : "Rachel M.", "non-dropping-particle" : "", "parse-names" : false, "suffix" : "" }, { "dropping-particle" : "", "family" : "Sheffield", "given" : "Justin", "non-dropping-particle" : "", "parse-names" : false, "suffix" : "" } ], "container-title" : "Geoscientific Model Development", "id" : "ITEM-1", "issue" : "8", "issued" : { "date-parts" : [ [ "2016", "8", "24" ] ] }, "page" : "2809-2832", "title" : "LS3MIP (v1.0) contribution to CMIP6: the Land Surface, Snow and Soil moisture Model Intercomparison Project \u2013 aims, setup and expected outcome", "translator" : [ { "dropping-particle" : "", "family" : "H3384", "given" : "", "non-dropping-particle" : "", "parse-names" : false, "suffix" : "" } ], "type" : "article-journal", "volume" : "9" }, "uris" : [ "http://www.mendeley.com/documents/?uuid=108eb244-e7de-4d4e-b3db-8f4b9368233a" ] } ], "mendeley" : { "formattedCitation" : "(van den Hurk et al., 2016)", "plainTextFormattedCitation" : "(van den Hurk et al., 2016)", "previouslyFormattedCitation" : "(van den Hurk et al., 2016)" }, "properties" : { "noteIndex" : 0 }, "schema" : "https://github.com/citation-style-language/schema/raw/master/csl-citation.json" }</w:instrText>
            </w:r>
            <w:r w:rsidRPr="003A0C0D">
              <w:rPr>
                <w:color w:val="000000"/>
              </w:rPr>
              <w:fldChar w:fldCharType="separate"/>
            </w:r>
            <w:ins w:id="6228" w:author="Robin Matthews" w:date="2021-05-18T16:07:00Z">
              <w:del w:id="6229" w:author="Robin Matthews [2]" w:date="2021-06-01T17:47:00Z">
                <w:r w:rsidR="00602365" w:rsidDel="000C0564">
                  <w:rPr>
                    <w:noProof/>
                    <w:color w:val="000000"/>
                  </w:rPr>
                  <w:delText>(</w:delText>
                </w:r>
              </w:del>
              <w:r w:rsidR="00602365">
                <w:rPr>
                  <w:noProof/>
                  <w:color w:val="000000"/>
                </w:rPr>
                <w:t>van den Hurk et al., 2016</w:t>
              </w:r>
              <w:del w:id="6230" w:author="Robin Matthews [2]" w:date="2021-06-01T17:52:00Z">
                <w:r w:rsidR="00602365" w:rsidDel="00AE2D51">
                  <w:rPr>
                    <w:noProof/>
                    <w:color w:val="000000"/>
                  </w:rPr>
                  <w:delText>)</w:delText>
                </w:r>
              </w:del>
            </w:ins>
            <w:del w:id="6231" w:author="Robin Matthews" w:date="2021-05-18T16:07:00Z">
              <w:r w:rsidR="00F8677F" w:rsidRPr="00F8677F" w:rsidDel="00602365">
                <w:rPr>
                  <w:noProof/>
                  <w:color w:val="000000"/>
                </w:rPr>
                <w:delText>(van den Hurk et al., 2016)</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4F617443"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3, 9, 11, Atlas</w:t>
            </w:r>
          </w:p>
        </w:tc>
      </w:tr>
      <w:tr w:rsidR="006409E5" w:rsidRPr="003A0C0D" w14:paraId="15EA20EF" w14:textId="77777777" w:rsidTr="00294F83">
        <w:trPr>
          <w:trHeight w:val="473"/>
          <w:jc w:val="center"/>
        </w:trPr>
        <w:tc>
          <w:tcPr>
            <w:tcW w:w="2542" w:type="dxa"/>
            <w:tcBorders>
              <w:top w:val="nil"/>
              <w:left w:val="single" w:sz="4" w:space="0" w:color="000000"/>
              <w:bottom w:val="single" w:sz="8" w:space="0" w:color="000000"/>
              <w:right w:val="nil"/>
            </w:tcBorders>
            <w:shd w:val="clear" w:color="auto" w:fill="BDD7EE"/>
            <w:vAlign w:val="center"/>
          </w:tcPr>
          <w:p w14:paraId="2B339513"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LUMIP</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74EAB71E" w14:textId="7002BD6A" w:rsidR="006409E5" w:rsidRPr="003A0C0D" w:rsidRDefault="006409E5" w:rsidP="00294F83">
            <w:pPr>
              <w:pStyle w:val="Normal1"/>
              <w:pBdr>
                <w:top w:val="nil"/>
                <w:left w:val="nil"/>
                <w:bottom w:val="nil"/>
                <w:right w:val="nil"/>
                <w:between w:val="nil"/>
              </w:pBdr>
              <w:rPr>
                <w:color w:val="000000"/>
              </w:rPr>
            </w:pPr>
            <w:r w:rsidRPr="003A0C0D">
              <w:rPr>
                <w:color w:val="000000"/>
              </w:rPr>
              <w:t>Land</w:t>
            </w:r>
            <w:r w:rsidR="00C1628A">
              <w:rPr>
                <w:color w:val="000000"/>
              </w:rPr>
              <w:t xml:space="preserve"> </w:t>
            </w:r>
            <w:r w:rsidRPr="003A0C0D">
              <w:rPr>
                <w:color w:val="000000"/>
              </w:rPr>
              <w:t>Use Model Intercomparison Project</w:t>
            </w:r>
          </w:p>
        </w:tc>
        <w:tc>
          <w:tcPr>
            <w:tcW w:w="2337" w:type="dxa"/>
            <w:tcBorders>
              <w:top w:val="nil"/>
              <w:left w:val="nil"/>
              <w:bottom w:val="single" w:sz="8" w:space="0" w:color="000000"/>
              <w:right w:val="single" w:sz="8" w:space="0" w:color="000000"/>
            </w:tcBorders>
            <w:shd w:val="clear" w:color="auto" w:fill="FFF2CC"/>
            <w:vAlign w:val="center"/>
          </w:tcPr>
          <w:p w14:paraId="6B7FE318" w14:textId="6FB0D57D" w:rsidR="006409E5" w:rsidRPr="003A0C0D" w:rsidRDefault="006409E5" w:rsidP="00294F83">
            <w:pPr>
              <w:pStyle w:val="Normal1"/>
              <w:pBdr>
                <w:top w:val="nil"/>
                <w:left w:val="nil"/>
                <w:bottom w:val="nil"/>
                <w:right w:val="nil"/>
                <w:between w:val="nil"/>
              </w:pBdr>
              <w:rPr>
                <w:color w:val="000000"/>
              </w:rPr>
            </w:pPr>
            <w:r w:rsidRPr="003A0C0D">
              <w:rPr>
                <w:color w:val="000000"/>
              </w:rPr>
              <w:fldChar w:fldCharType="begin" w:fldLock="1"/>
            </w:r>
            <w:r w:rsidR="00E81B0B">
              <w:rPr>
                <w:color w:val="000000"/>
              </w:rPr>
              <w:instrText>ADDIN CSL_CITATION { "citationItems" : [ { "id" : "ITEM-1", "itemData" : { "DOI" : "10.5194/gmd-9-2973-2016", "ISSN" : "1991-9603", "abstract" : "Abstract. Human land-use activities have resulted in large changes to the Earth's surface, with resulting implications for climate. In the future, land-use activities are likely to expand and intensify further to meet growing demands for food, fiber, and energy. The Land Use Model Intercomparison Project (LUMIP) aims to further advance understanding of the impacts of land-use and land-cover change (LULCC) on climate, specifically addressing the following questions. (1) What are the effects of LULCC on climate and biogeochemical cycling (past\u2013future)? (2) What are the impacts of land management on surface fluxes of carbon, water, and energy, and are there regional land-management strategies with the promise to help mitigate climate change? In addressing these questions, LUMIP will also address a range of more detailed science questions to get at process-level attribution, uncertainty, data requirements, and other related issues in more depth and sophistication than possible in a multi-model context to date. There will be particular focus on the separation and quantification of the effects on climate from LULCC relative to all forcings, separation of biogeochemical from biogeophysical effects of land use, the unique impacts of land-cover change vs. land-management change, modulation of land-use impact on climate by land\u2013atmosphere coupling strength, and the extent to which impacts of enhanced CO2 concentrations on plant photosynthesis are modulated by past and future land use. LUMIP involves three major sets of science activities: (1) development of an updated and expanded historical and future land-use data set, (2) an experimental protocol for specific LUMIP experiments for CMIP6, and (3) definition of metrics and diagnostic protocols that quantify model performance, and related sensitivities, with respect to LULCC. In this paper, we describe LUMIP activity (2), i.e., the LUMIP simulations that will formally be part of CMIP6. These experiments are explicitly designed to be complementary to simulations requested in the CMIP6 DECK and historical simulations and other CMIP6 MIPs including ScenarioMIP, C4MIP, LS3MIP, and DAMIP. LUMIP includes a two-phase experimental design. Phase one features idealized coupled and land-only model simulations designed to advance process-level understanding of LULCC impacts on climate, as well as to quantify model sensitivity to potential land-cover and land-use change. Phase two experiments focus on quantification of the hi\u2026", "author" : [ { "dropping-particle" : "", "family" : "Lawrence", "given" : "David M.", "non-dropping-particle" : "", "parse-names" : false, "suffix" : "" }, { "dropping-particle" : "", "family" : "Hurtt", "given" : "George C", "non-dropping-particle" : "", "parse-names" : false, "suffix" : "" }, { "dropping-particle" : "", "family" : "Arneth", "given" : "Almut", "non-dropping-particle" : "", "parse-names" : false, "suffix" : "" }, { "dropping-particle" : "", "family" : "Brovkin", "given" : "Victor", "non-dropping-particle" : "", "parse-names" : false, "suffix" : "" }, { "dropping-particle" : "V", "family" : "Calvin", "given" : "Kate", "non-dropping-particle" : "", "parse-names" : false, "suffix" : "" }, { "dropping-particle" : "", "family" : "Jones", "given" : "Andrew D", "non-dropping-particle" : "", "parse-names" : false, "suffix" : "" }, { "dropping-particle" : "", "family" : "Jones", "given" : "Chris D", "non-dropping-particle" : "", "parse-names" : false, "suffix" : "" }, { "dropping-particle" : "", "family" : "Lawrence", "given" : "Peter J", "non-dropping-particle" : "", "parse-names" : false, "suffix" : "" }, { "dropping-particle" : "", "family" : "Noblet-Ducoudr\u00e9", "given" : "Nathalie", "non-dropping-particle" : "de", "parse-names" : false, "suffix" : "" }, { "dropping-particle" : "", "family" : "Pongratz", "given" : "Julia", "non-dropping-particle" : "", "parse-names" : false, "suffix" : "" }, { "dropping-particle" : "", "family" : "Seneviratne", "given" : "Sonia I", "non-dropping-particle" : "", "parse-names" : false, "suffix" : "" }, { "dropping-particle" : "", "family" : "Shevliakova", "given" : "Elena", "non-dropping-particle" : "", "parse-names" : false, "suffix" : "" } ], "container-title" : "Geoscientific Model Development", "id" : "ITEM-1", "issue" : "9", "issued" : { "date-parts" : [ [ "2016", "9", "2" ] ] }, "page" : "2973-2998", "title" : "The Land Use Model Intercomparison Project (LUMIP) contribution to CMIP6: rationale and experimental design", "translator" : [ { "dropping-particle" : "", "family" : "H3012", "given" : "", "non-dropping-particle" : "", "parse-names" : false, "suffix" : "" } ], "type" : "article-journal", "volume" : "9" }, "uris" : [ "http://www.mendeley.com/documents/?uuid=604ff0c2-750a-404a-99db-bc89cc16ed84" ] } ], "mendeley" : { "formattedCitation" : "(Lawrence et al., 2016)", "plainTextFormattedCitation" : "(Lawrence et al., 2016)", "previouslyFormattedCitation" : "(Lawrence et al., 2016)" }, "properties" : { "noteIndex" : 0 }, "schema" : "https://github.com/citation-style-language/schema/raw/master/csl-citation.json" }</w:instrText>
            </w:r>
            <w:r w:rsidRPr="003A0C0D">
              <w:rPr>
                <w:color w:val="000000"/>
              </w:rPr>
              <w:fldChar w:fldCharType="separate"/>
            </w:r>
            <w:ins w:id="6232" w:author="Robin Matthews" w:date="2021-05-18T16:07:00Z">
              <w:del w:id="6233" w:author="Robin Matthews [2]" w:date="2021-06-01T17:47:00Z">
                <w:r w:rsidR="00602365" w:rsidDel="000C0564">
                  <w:rPr>
                    <w:noProof/>
                    <w:color w:val="000000"/>
                  </w:rPr>
                  <w:delText>(</w:delText>
                </w:r>
              </w:del>
              <w:r w:rsidR="00602365">
                <w:rPr>
                  <w:noProof/>
                  <w:color w:val="000000"/>
                </w:rPr>
                <w:t>Lawrence et al., 2016</w:t>
              </w:r>
              <w:del w:id="6234" w:author="Robin Matthews [2]" w:date="2021-06-01T17:52:00Z">
                <w:r w:rsidR="00602365" w:rsidDel="00AE2D51">
                  <w:rPr>
                    <w:noProof/>
                    <w:color w:val="000000"/>
                  </w:rPr>
                  <w:delText>)</w:delText>
                </w:r>
              </w:del>
            </w:ins>
            <w:del w:id="6235" w:author="Robin Matthews" w:date="2021-05-18T16:07:00Z">
              <w:r w:rsidRPr="003A0C0D" w:rsidDel="00602365">
                <w:rPr>
                  <w:noProof/>
                  <w:color w:val="000000"/>
                </w:rPr>
                <w:delText>(Lawrence et al., 2016)</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243810D2"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4, 6, Atlas</w:t>
            </w:r>
          </w:p>
        </w:tc>
      </w:tr>
      <w:tr w:rsidR="006409E5" w:rsidRPr="00964056" w14:paraId="25379B0E" w14:textId="77777777" w:rsidTr="00294F83">
        <w:trPr>
          <w:trHeight w:val="938"/>
          <w:jc w:val="center"/>
        </w:trPr>
        <w:tc>
          <w:tcPr>
            <w:tcW w:w="2542" w:type="dxa"/>
            <w:tcBorders>
              <w:top w:val="nil"/>
              <w:left w:val="single" w:sz="4" w:space="0" w:color="000000"/>
              <w:bottom w:val="single" w:sz="8" w:space="0" w:color="000000"/>
              <w:right w:val="nil"/>
            </w:tcBorders>
            <w:shd w:val="clear" w:color="auto" w:fill="BDD7EE"/>
            <w:vAlign w:val="center"/>
          </w:tcPr>
          <w:p w14:paraId="51FE1FBB"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OMIP</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1D141789"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Ocean Model Intercomparison Project</w:t>
            </w:r>
          </w:p>
        </w:tc>
        <w:tc>
          <w:tcPr>
            <w:tcW w:w="2337" w:type="dxa"/>
            <w:tcBorders>
              <w:top w:val="nil"/>
              <w:left w:val="nil"/>
              <w:bottom w:val="single" w:sz="8" w:space="0" w:color="000000"/>
              <w:right w:val="single" w:sz="8" w:space="0" w:color="000000"/>
            </w:tcBorders>
            <w:shd w:val="clear" w:color="auto" w:fill="FFF2CC"/>
            <w:vAlign w:val="center"/>
          </w:tcPr>
          <w:p w14:paraId="26D7AB01" w14:textId="6DFB03CF" w:rsidR="006409E5" w:rsidRPr="002456BC" w:rsidRDefault="006409E5" w:rsidP="00294F83">
            <w:pPr>
              <w:pStyle w:val="Normal1"/>
              <w:pBdr>
                <w:top w:val="nil"/>
                <w:left w:val="nil"/>
                <w:bottom w:val="nil"/>
                <w:right w:val="nil"/>
                <w:between w:val="nil"/>
              </w:pBdr>
              <w:rPr>
                <w:color w:val="000000"/>
                <w:lang w:val="fr-CH"/>
              </w:rPr>
            </w:pPr>
            <w:r w:rsidRPr="003A0C0D">
              <w:rPr>
                <w:color w:val="000000"/>
              </w:rPr>
              <w:fldChar w:fldCharType="begin" w:fldLock="1"/>
            </w:r>
            <w:r w:rsidR="00E81B0B">
              <w:rPr>
                <w:color w:val="000000"/>
              </w:rPr>
              <w:instrText>ADDIN CSL_CITATION { "citationItems" : [ { "id" : "ITEM-1", "itemData" : { "DOI" : "10.5194/gmd-9-3231-2016", "ISSN" : "1991-9603", "abstract" : "Abstract. The Ocean Model Intercomparison Project (OMIP) is an endorsed project in the Coupled Model Intercomparison Project Phase 6 (CMIP6). OMIP addresses CMIP6 science questions, investigating the origins and consequences of systematic model biases. It does so by providing a framework for evaluating (including assessment of systematic biases), understanding, and improving ocean, sea-ice, tracer, and biogeochemical components of climate and earth system models contributing to CMIP6. Among the WCRP Grand Challenges in climate science (GCs), OMIP primarily contributes to the regional sea level change and near-term (climate/decadal) prediction GCs. OMIP provides (a) an experimental protocol for global ocean/sea-ice models run with a prescribed atmospheric forcing; and (b) a protocol for ocean diagnostics to be saved as part of CMIP6. We focus here on the physical component of OMIP, with a companion paper (Orr et al., 2016) detailing methods for the inert chemistry and interactive biogeochemistry. The physical portion of the OMIP experimental protocol follows the interannual Coordinated Ocean-ice Reference Experiments (CORE-II). Since 2009, CORE-I (Normal Year Forcing) and CORE-II (Interannual Forcing) have become the standard methods to evaluate global ocean/sea-ice simulations and to examine mechanisms for forced ocean climate variability. The OMIP diagnostic protocol is relevant for any ocean model component of CMIP6, including the DECK (Diagnostic, Evaluation and Characterization of Klima experiments), historical simulations, FAFMIP (Flux Anomaly Forced MIP), C4MIP (Coupled Carbon Cycle Climate MIP), DAMIP (Detection and Attribution MIP), DCPP (Decadal Climate Prediction Project), ScenarioMIP, HighResMIP (High Resolution MIP), as well as the ocean/sea-ice OMIP simulations.", "author" : [ { "dropping-particle" : "", "family" : "Griffies", "given" : "Stephen M", "non-dropping-particle" : "", "parse-names" : false, "suffix" : "" }, { "dropping-particle" : "", "family" : "Danabasoglu", "given" : "Gokhan", "non-dropping-particle" : "", "parse-names" : false, "suffix" : "" }, { "dropping-particle" : "", "family" : "Durack", "given" : "Paul J", "non-dropping-particle" : "", "parse-names" : false, "suffix" : "" }, { "dropping-particle" : "", "family" : "Adcroft", "given" : "Alistair J", "non-dropping-particle" : "", "parse-names" : false, "suffix" : "" }, { "dropping-particle" : "", "family" : "Balaji", "given" : "V", "non-dropping-particle" : "", "parse-names" : false, "suffix" : "" }, { "dropping-particle" : "", "family" : "B\u00f6ning", "given" : "Claus W", "non-dropping-particle" : "", "parse-names" : false, "suffix" : "" }, { "dropping-particle" : "", "family" : "Chassignet", "given" : "Eric P", "non-dropping-particle" : "", "parse-names" : false, "suffix" : "" }, { "dropping-particle" : "", "family" : "Curchitser", "given" : "Enrique", "non-dropping-particle" : "", "parse-names" : false, "suffix" : "" }, { "dropping-particle" : "", "family" : "Deshayes", "given" : "Julie", "non-dropping-particle" : "", "parse-names" : false, "suffix" : "" }, { "dropping-particle" : "", "family" : "Drange", "given" : "Helge", "non-dropping-particle" : "", "parse-names" : false, "suffix" : "" }, { "dropping-particle" : "", "family" : "Fox-Kemper", "given" : "Baylor", "non-dropping-particle" : "", "parse-names" : false, "suffix" : "" }, { "dropping-particle" : "", "family" : "Gleckler", "given" : "Peter J", "non-dropping-particle" : "", "parse-names" : false, "suffix" : "" }, { "dropping-particle" : "", "family" : "Gregory", "given" : "Jonathan M", "non-dropping-particle" : "", "parse-names" : false, "suffix" : "" }, { "dropping-particle" : "", "family" : "Haak", "given" : "Helmuth", "non-dropping-particle" : "", "parse-names" : false, "suffix" : "" }, { "dropping-particle" : "", "family" : "Hallberg", "given" : "Robert W", "non-dropping-particle" : "", "parse-names" : false, "suffix" : "" }, { "dropping-particle" : "", "family" : "Heimbach", "given" : "Patrick", "non-dropping-particle" : "", "parse-names" : false, "suffix" : "" }, { "dropping-particle" : "", "family" : "Hewitt", "given" : "Helene T", "non-dropping-particle" : "", "parse-names" : false, "suffix" : "" }, { "dropping-particle" : "", "family" : "Holland", "given" : "David M", "non-dropping-particle" : "", "parse-names" : false, "suffix" : "" }, { "dropping-particle" : "", "family" : "Ilyina", "given" : "Tatiana", "non-dropping-particle" : "", "parse-names" : false, "suffix" : "" }, { "dropping-particle" : "", "family" : "Jungclaus", "given" : "Johann H", "non-dropping-particle" : "", "parse-names" : false, "suffix" : "" }, { "dropping-particle" : "", "family" : "Komuro", "given" : "Yoshiki", "non-dropping-particle" : "", "parse-names" : false, "suffix" : "" }, { "dropping-particle" : "", "family" : "Krasting", "given" : "John P", "non-dropping-particle" : "", "parse-names" : false, "suffix" : "" }, { "dropping-particle" : "", "family" : "Large", "given" : "William G", "non-dropping-particle" : "", "parse-names" : false, "suffix" : "" }, { "dropping-particle" : "", "family" : "Marsland", "given" : "Simon J", "non-dropping-particle" : "", "parse-names" : false, "suffix" : "" }, { "dropping-particle" : "", "family" : "Masina", "given" : "Simona", "non-dropping-particle" : "", "parse-names" : false, "suffix" : "" }, { "dropping-particle" : "", "family" : "McDougall", "given" : "Trevor J", "non-dropping-particle" : "", "parse-names" : false, "suffix" : "" }, { "dropping-particle" : "", "family" : "Nurser", "given" : "A J George", "non-dropping-particle" : "", "parse-names" : false, "suffix" : "" }, { "dropping-particle" : "", "family" : "Orr", "given" : "James C", "non-dropping-particle" : "", "parse-names" : false, "suffix" : "" }, { "dropping-particle" : "", "family" : "Pirani", "given" : "Anna", "non-dropping-particle" : "", "parse-names" : false, "suffix" : "" }, { "dropping-particle" : "", "family" : "Qiao", "given" : "Fangli", "non-dropping-particle" : "", "parse-names" : false, "suffix" : "" }, { "dropping-particle" : "", "family" : "Stouffer", "given" : "Ronald J", "non-dropping-particle" : "", "parse-names" : false, "suffix" : "" }, { "dropping-particle" : "", "family" : "Taylor", "given" : "Karl E", "non-dropping-particle" : "", "parse-names" : false, "suffix" : "" }, { "dropping-particle" : "", "family" : "Treguier", "given" : "Anne Marie", "non-dropping-particle" : "", "parse-names" : false, "suffix" : "" }, { "dropping-particle" : "", "family" : "Tsujino", "given" : "Hiroyuki", "non-dropping-particle" : "", "parse-names" : false, "suffix" : "" }, { "dropping-particle" : "", "family" : "Uotila", "given" : "Petteri", "non-dropping-particle" : "", "parse-names" : false, "suffix" : "" }, { "dropping-particle" : "", "family" : "Valdivieso", "given" : "Maria", "non-dropping-particle" : "", "parse-names" : false, "suffix" : "" }, { "dropping-particle" : "", "family" : "Wang", "given" : "Qiang", "non-dropping-particle" : "", "parse-names" : false, "suffix" : "" }, { "dropping-particle" : "", "family" : "Winton", "given" : "Michael", "non-dropping-particle" : "", "parse-names" : false, "suffix" : "" }, { "dropping-particle" : "", "family" : "Yeager", "given" : "Stephen G", "non-dropping-particle" : "", "parse-names" : false, "suffix" : "" } ], "container-title" : "Geoscientific Model Development", "id" : "ITEM-1", "issue" : "9", "issued" : { "date-parts" : [ [ "2016", "9", "19" ] ] }, "page" : "3231-3296", "title" : "OMIP contribution to CMIP6: experimental and diagnostic protocol for the physical component of the Ocean Model Intercomparison Project", "translator" : [ { "dropping-particle" : "", "family" : "H3117", "given" : "", "non-dropping-particle" : "", "parse-names" : false, "suffix" : "" } ], "type" : "article-journal", "volume" : "9" }, "uris" : [ "http://www.mendeley.com/documents/?uuid=8fe4bce9-ad0c-4223-9ffe-6dbd8a930d2f" ] }, { "id" : "ITEM-2", "itemData" : { "DOI" : "10.5194/gmd-10-2169-2017", "ISSN" : "1991-9603", "abstract" : "Abstract. The Ocean Model Intercomparison Project (OMIP) focuses on the physics and biogeochemistry of the ocean component of Earth system models participating in the sixth phase of the Coupled Model Intercomparison Project (CMIP6). OMIP aims to provide standard protocols and diagnostics for ocean models, while offering a forum to promote their common assessment and improvement. It also offers to compare solutions of the same ocean models when forced with reanalysis data (OMIP simulations) vs. when integrated within fully coupled Earth system models (CMIP6). Here we detail simulation protocols and diagnostics for OMIP's biogeochemical and inert chemical tracers. These passive-tracer simulations will be coupled to ocean circulation models, initialized with observational data or output from a model spin-up, and forced by repeating the 1948\u20132009 surface fluxes of heat, fresh water, and momentum. These so-called OMIP-BGC simulations include three inert chemical tracers (CFC-11, CFC-12, SF6) and biogeochemical tracers (e.g., dissolved inorganic carbon, carbon isotopes, alkalinity, nutrients, and oxygen). Modelers will use their preferred prognostic BGC model but should follow common guidelines for gas exchange and carbonate chemistry. Simulations include both natural and total carbon tracers. The required forced simulation (omip1) will be initialized with gridded observational climatologies. An optional forced simulation (omip1-spunup) will be initialized instead with BGC fields from a long model spin-up, preferably for 2000 years or more, and forced by repeating the same 62-year meteorological forcing. That optional run will also include abiotic tracers of total dissolved inorganic carbon and radiocarbon, CTabio and 14CTabio, to assess deep-ocean ventilation and distinguish the role of physics vs. biology. These simulations will be forced by observed atmospheric histories of the three inert gases and CO2 as well as carbon isotope ratios of CO2. OMIP-BGC simulation protocols are founded on those from previous phases of the Ocean Carbon-Cycle Model Intercomparison Project. They have been merged and updated to reflect improvements concerning gas exchange, carbonate chemistry, and new data for initial conditions and atmospheric gas histories. Code is provided to facilitate their implementation.", "author" : [ { "dropping-particle" : "", "family" : "Orr", "given" : "James C.", "non-dropping-particle" : "", "parse-names" : false, "suffix" : "" }, { "dropping-particle" : "", "family" : "Najjar", "given" : "Raymond G.", "non-dropping-particle" : "", "parse-names" : false, "suffix" : "" }, { "dropping-particle" : "", "family" : "Aumont", "given" : "Olivier", "non-dropping-particle" : "", "parse-names" : false, "suffix" : "" }, { "dropping-particle" : "", "family" : "Bopp", "given" : "Laurent", "non-dropping-particle" : "", "parse-names" : false, "suffix" : "" }, { "dropping-particle" : "", "family" : "Bullister", "given" : "John L.", "non-dropping-particle" : "", "parse-names" : false, "suffix" : "" }, { "dropping-particle" : "", "family" : "Danabasoglu", "given" : "Gokhan", "non-dropping-particle" : "", "parse-names" : false, "suffix" : "" }, { "dropping-particle" : "", "family" : "Doney", "given" : "Scott C.", "non-dropping-particle" : "", "parse-names" : false, "suffix" : "" }, { "dropping-particle" : "", "family" : "Dunne", "given" : "John P.", "non-dropping-particle" : "", "parse-names" : false, "suffix" : "" }, { "dropping-particle" : "", "family" : "Dutay", "given" : "Jean-Claude", "non-dropping-particle" : "", "parse-names" : false, "suffix" : "" }, { "dropping-particle" : "", "family" : "Graven", "given" : "Heather", "non-dropping-particle" : "", "parse-names" : false, "suffix" : "" }, { "dropping-particle" : "", "family" : "Griffies", "given" : "Stephen M.", "non-dropping-particle" : "", "parse-names" : false, "suffix" : "" }, { "dropping-particle" : "", "family" : "John", "given" : "Jasmin G.", "non-dropping-particle" : "", "parse-names" : false, "suffix" : "" }, { "dropping-particle" : "", "family" : "Joos", "given" : "Fortunat", "non-dropping-particle" : "", "parse-names" : false, "suffix" : "" }, { "dropping-particle" : "", "family" : "Levin", "given" : "Ingeborg", "non-dropping-particle" : "", "parse-names" : false, "suffix" : "" }, { "dropping-particle" : "", "family" : "Lindsay", "given" : "Keith", "non-dropping-particle" : "", "parse-names" : false, "suffix" : "" }, { "dropping-particle" : "", "family" : "Matear", "given" : "Richard J.", "non-dropping-particle" : "", "parse-names" : false, "suffix" : "" }, { "dropping-particle" : "", "family" : "McKinley", "given" : "Galen A.", "non-dropping-particle" : "", "parse-names" : false, "suffix" : "" }, { "dropping-particle" : "", "family" : "Mouchet", "given" : "Anne", "non-dropping-particle" : "", "parse-names" : false, "suffix" : "" }, { "dropping-particle" : "", "family" : "Oschlies", "given" : "Andreas", "non-dropping-particle" : "", "parse-names" : false, "suffix" : "" }, { "dropping-particle" : "", "family" : "Romanou", "given" : "Anastasia", "non-dropping-particle" : "", "parse-names" : false, "suffix" : "" }, { "</w:instrText>
            </w:r>
            <w:r w:rsidR="00E81B0B" w:rsidRPr="008D0499">
              <w:rPr>
                <w:color w:val="000000"/>
                <w:lang w:val="fr-FR"/>
              </w:rPr>
              <w:instrText>dropping-particle" : "", "family" : "Schlitzer", "given" : "Reiner", "non-dropping-particle" : "", "parse-names" : false, "suffix" : "" }, { "dropping-particle" : "", "family" : "Tagliabue", "given" : "Alessandro", "non-dropping-particle" : "", "parse-names" : false, "suffix" : "" }, { "dropping-particle" : "", "family" : "Tanhua", "given" : "Toste", "non-dropping-particle" : "", "parse-names" : false, "suffix" : "" }, { "dropping-particle" : "", "family" : "Yool", "given" : "Andrew", "non-dropping-particle" : "", "parse-names" : false, "suffix" : "" } ], "container-title" : "Geoscientific Model Development", "id" : "ITEM-2", "issue" : "6", "issued" : { "date-parts" : [ [ "2017", "6", "9" ] ] }, "page" : "2169-2199", "title" : "Biogeochemical protocols and diagnostics for the CMIP6 Ocean Model Intercomparison Project (OMIP)", "translator" : [ { "dropping-particle" : "", "family" : "H3390", "given" : "", "non-dropping-particle" : "", "parse-names" : false, "suffix" : "" } ], "type" : "article-journal", "volume" : "10" }, "uris" : [ "http://www.mendeley.com/documents/?uuid=02f64cf1-5b7d-4cac-9eb4-db80f1d77a43" ] } ], "mendeley" : { "formattedCitation" : "(Griffies et al., 2016; Orr et al., 2017)", "plainTextFormattedCitation" : "(Griffies et al., 2016; Orr et al., 2017)", "previouslyFormattedCitation" : "(Griffies et al., 2016; Orr et al., 2017)" }, "properties" : { "noteIndex" : 0 }, "schema" : "https://github.com/citation-style-language/schema/raw/master/csl-citation.json" }</w:instrText>
            </w:r>
            <w:r w:rsidRPr="003A0C0D">
              <w:rPr>
                <w:color w:val="000000"/>
              </w:rPr>
              <w:fldChar w:fldCharType="separate"/>
            </w:r>
            <w:ins w:id="6236" w:author="Robin Matthews" w:date="2021-05-18T16:07:00Z">
              <w:del w:id="6237" w:author="Robin Matthews [2]" w:date="2021-06-01T17:47:00Z">
                <w:r w:rsidR="00602365" w:rsidDel="000C0564">
                  <w:rPr>
                    <w:noProof/>
                    <w:color w:val="000000"/>
                    <w:lang w:val="fr-CH"/>
                  </w:rPr>
                  <w:delText>(</w:delText>
                </w:r>
              </w:del>
              <w:r w:rsidR="00602365">
                <w:rPr>
                  <w:noProof/>
                  <w:color w:val="000000"/>
                  <w:lang w:val="fr-CH"/>
                </w:rPr>
                <w:t>Griffies et al., 2016; Orr et al., 2017</w:t>
              </w:r>
              <w:del w:id="6238" w:author="Robin Matthews [2]" w:date="2021-06-01T17:52:00Z">
                <w:r w:rsidR="00602365" w:rsidDel="00AE2D51">
                  <w:rPr>
                    <w:noProof/>
                    <w:color w:val="000000"/>
                    <w:lang w:val="fr-CH"/>
                  </w:rPr>
                  <w:delText>)</w:delText>
                </w:r>
              </w:del>
            </w:ins>
            <w:del w:id="6239" w:author="Robin Matthews" w:date="2021-05-18T16:07:00Z">
              <w:r w:rsidRPr="002456BC" w:rsidDel="00602365">
                <w:rPr>
                  <w:noProof/>
                  <w:color w:val="000000"/>
                  <w:lang w:val="fr-CH"/>
                </w:rPr>
                <w:delText>(Griffies et al., 2016; Orr et al., 2017)</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3AC7FCBC" w14:textId="77777777" w:rsidR="006409E5" w:rsidRPr="002456BC" w:rsidRDefault="006409E5" w:rsidP="00294F83">
            <w:pPr>
              <w:pStyle w:val="Normal1"/>
              <w:pBdr>
                <w:top w:val="nil"/>
                <w:left w:val="nil"/>
                <w:bottom w:val="nil"/>
                <w:right w:val="nil"/>
                <w:between w:val="nil"/>
              </w:pBdr>
              <w:rPr>
                <w:color w:val="000000"/>
                <w:lang w:val="fr-CH"/>
              </w:rPr>
            </w:pPr>
            <w:r w:rsidRPr="002456BC">
              <w:rPr>
                <w:color w:val="000000"/>
                <w:lang w:val="fr-CH"/>
              </w:rPr>
              <w:t>3, 9, Atlas</w:t>
            </w:r>
          </w:p>
        </w:tc>
      </w:tr>
      <w:tr w:rsidR="006409E5" w:rsidRPr="00512141" w14:paraId="7F730D45" w14:textId="77777777" w:rsidTr="00294F83">
        <w:trPr>
          <w:trHeight w:val="473"/>
          <w:jc w:val="center"/>
        </w:trPr>
        <w:tc>
          <w:tcPr>
            <w:tcW w:w="2542" w:type="dxa"/>
            <w:tcBorders>
              <w:top w:val="nil"/>
              <w:left w:val="single" w:sz="4" w:space="0" w:color="000000"/>
              <w:bottom w:val="single" w:sz="8" w:space="0" w:color="000000"/>
              <w:right w:val="nil"/>
            </w:tcBorders>
            <w:shd w:val="clear" w:color="auto" w:fill="BDD7EE"/>
            <w:vAlign w:val="center"/>
          </w:tcPr>
          <w:p w14:paraId="61442AFF" w14:textId="77777777" w:rsidR="006409E5" w:rsidRPr="002456BC" w:rsidRDefault="006409E5" w:rsidP="00294F83">
            <w:pPr>
              <w:pStyle w:val="Normal1"/>
              <w:pBdr>
                <w:top w:val="nil"/>
                <w:left w:val="nil"/>
                <w:bottom w:val="nil"/>
                <w:right w:val="nil"/>
                <w:between w:val="nil"/>
              </w:pBdr>
              <w:rPr>
                <w:color w:val="000000"/>
                <w:lang w:val="fr-CH"/>
              </w:rPr>
            </w:pPr>
            <w:r w:rsidRPr="002456BC">
              <w:rPr>
                <w:color w:val="000000"/>
                <w:lang w:val="fr-CH"/>
              </w:rPr>
              <w:t>PAMIP</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0F325A59" w14:textId="77777777" w:rsidR="006409E5" w:rsidRPr="002456BC" w:rsidRDefault="006409E5" w:rsidP="00294F83">
            <w:pPr>
              <w:pStyle w:val="Normal1"/>
              <w:pBdr>
                <w:top w:val="nil"/>
                <w:left w:val="nil"/>
                <w:bottom w:val="nil"/>
                <w:right w:val="nil"/>
                <w:between w:val="nil"/>
              </w:pBdr>
              <w:rPr>
                <w:color w:val="000000"/>
                <w:lang w:val="fr-CH"/>
              </w:rPr>
            </w:pPr>
            <w:r w:rsidRPr="002456BC">
              <w:rPr>
                <w:color w:val="000000"/>
                <w:lang w:val="fr-CH"/>
              </w:rPr>
              <w:t>Polar Amplification Model Intercomparison Project</w:t>
            </w:r>
          </w:p>
        </w:tc>
        <w:tc>
          <w:tcPr>
            <w:tcW w:w="2337" w:type="dxa"/>
            <w:tcBorders>
              <w:top w:val="nil"/>
              <w:left w:val="nil"/>
              <w:bottom w:val="single" w:sz="8" w:space="0" w:color="000000"/>
              <w:right w:val="single" w:sz="8" w:space="0" w:color="000000"/>
            </w:tcBorders>
            <w:shd w:val="clear" w:color="auto" w:fill="FFF2CC"/>
            <w:vAlign w:val="center"/>
          </w:tcPr>
          <w:p w14:paraId="19C0B66A" w14:textId="0BFFA6A6" w:rsidR="006409E5" w:rsidRPr="003A0C0D" w:rsidRDefault="006409E5" w:rsidP="00294F83">
            <w:pPr>
              <w:pStyle w:val="Normal1"/>
              <w:pBdr>
                <w:top w:val="nil"/>
                <w:left w:val="nil"/>
                <w:bottom w:val="nil"/>
                <w:right w:val="nil"/>
                <w:between w:val="nil"/>
              </w:pBdr>
              <w:rPr>
                <w:color w:val="000000"/>
              </w:rPr>
            </w:pPr>
            <w:r w:rsidRPr="003A0C0D">
              <w:rPr>
                <w:color w:val="000000"/>
              </w:rPr>
              <w:fldChar w:fldCharType="begin" w:fldLock="1"/>
            </w:r>
            <w:ins w:id="6240" w:author="Robin Matthews" w:date="2021-05-18T18:12:00Z">
              <w:r w:rsidR="00994888">
                <w:rPr>
                  <w:color w:val="000000"/>
                  <w:lang w:val="fr-CH"/>
                </w:rPr>
                <w:instrText>ADDIN CSL_CITATION { "citationItems" : [ { "id" : "ITEM-1", "itemData" : { "DOI" : "10.5194/gmd-12-1139-2019", "ISSN" : "1991-9603", "abstract" : "Abstract. Polar amplification \u2013 the phenomenon where external radiative forcing produces a larger change in surface temperature at high latitudes than the global average \u2013 is a key aspect of anthropogenic climate change, but its causes and consequences are not fully understood. The Polar Amplification Model Intercomparison Project (PAMIP) contribution to the sixth Coupled Model Intercomparison Project (CMIP6; Eyring et al., 2016) seeks to improve our understanding of this phenomenon through a coordinated set of numerical model experiments documented here. In particular, PAMIP will address the following primary questions: (1) what are the relative roles of local sea ice and remote sea surface temperature changes in driving polar amplification? (2) How does the global climate system respond to changes in Arctic and Antarctic sea ice? These issues will be addressed with multi-model simulations that are forced with different combinations of sea ice and/or sea surface temperatures representing present-day, pre-industrial and future conditions. The use of three time periods allows the signals of interest to be diagnosed in multiple ways. Lower-priority tier experiments are proposed to investigate additional aspects and provide further understanding of the physical processes. These experiments will address the following specific questions: what role does ocean\u2013atmosphere coupling play in the response to sea ice? How and why does the atmospheric response to Arctic sea ice depend on the pattern of sea ice forcing? How and why does the atmospheric response to Arctic sea ice depend on the model background state? What have been the roles of local sea ice and remote sea surface temperature in polar amplification, and the response to sea ice, over the recent period since 1979? How does the response to sea ice evolve on decadal and longer timescales? A key goal of PAMIP is to determine the real-world situation using imperfect climate models. Although the experiments proposed here form a coordinated set, we anticipate a large spread across models. However, this spread will be exploited by seeking \u201cemergent constraints\u201d in which model uncertainty may be reduced by using an observable quantity that physically explains the intermodel spread. In summary, PAMIP will improve our understanding of the physical processes that drive polar amplification and its global climate impacts, thereby reducing the uncertainties in future projections and predictions of climate change and v\u2026", "author" : [ { "dropping-particle" : "", "family" : "Smith", "given" : "Doug M.", "non-dropping-particle" : "", "parse-names" : false, "suffix" : "" }, { "dropping-particle" : "", "family" : "Screen", "given" : "James A.", "non-dropping-particle" : "", "parse-names" : false, "suffix" : "" }, { "dropping-particle" : "", "family" : "Deser", "given" : "Clara", "non-dropping-particle" : "", "parse-names" : false, "suffix" : "" }, { "dropping-particle" : "", "family" : "Cohen", "given" : "Judah", "non-dropping-particle" : "", "parse-names" : false, "suffix" : "" }, { "dropping-particle" : "", "family" : "Fyfe", "given" : "John C.", "non-dropping-particle" : "", "parse-names" : false, "suffix" : "" }, { "dropping-particle" : "", "family" : "Garc\u00eda-Serrano", "given" : "Javier", "non-dropping-particle" : "", "parse-names" : false, "suffix" : "" }, { "dropping-particle" : "", "family" : "Jung", "given" : "Thomas", "non-dropping-particle" : "", "parse-names" : false, "suffix" : "" }, { "dropping-particle" : "", "family" : "Kattsov", "given" : "Vladimir", "non-dropping-particle" : "", "parse-names" : false, "suffix" : "" }, { "dropping-particle" : "", "family" : "Matei", "given" : "Daniela", "non-dropping-particle" : "", "parse-names" : false, "suffix" : "" }, { "dropping-particle" : "", "family" : "Msadek", "given" : "Rym", "non-dropping-particle" : "", "parse-names" : false, "suffix" : "" }, { "dropping-particle" : "", "family" : "Peings", "given" : "Yannick", "non-dropping-particle" : "", "parse-names" : false, "suffix" : "" }, { "dropping-particle" : "", "family" : "Sigmond", "given" : "Michael", "non-dropping-particle" : "", "parse-names" : false, "suffix" : "" }, { "dropping-particle" : "", "family" : "Ukita", "given" : "Jinro", "non-dropping-particle" : "", "parse-names" : false, "suffix" : "" }, { "dropping-particle" : "", "family" : "Yoon", "given" : "Jin-Ho", "non-dropping-particle" : "", "parse-names" : false, "suffix" : "" }, { "dropping-particle" : "", "family" : "Zhang", "given" : "Xiangdong", "non-dropping-particle" : "", "parse-names" : false, "suffix" : "" } ], "container-title" : "Geoscientific Model Development", "id" : "ITEM-1", "issue" : "3", "issued" : { "date-parts" : [ [ "2019", "3", "25" ] ] }, "page" : "1139-1164", "title" : "The Polar Amplification Model Intercomparison Project (PAMIP) contribution to CMIP6: investigating the causes and consequences of polar amplification", "translator" : [ { "dropping-particle" : "", "family" : "H3379", "given" : "", "non-dropping-particle" : "", "parse-names" : false, "suffix" : "" } ], "type" : "article-journal", "volume" : "12" }, "uris" : [ "http://www.mendeley.com/documents/?uuid=9a2a8628-461f-482c-b100-7112c9644e51" ] } ], "mendeley" : { "formattedCitation" : "(Smith et al., 2019a)", "manualFormatting" : "(D.M. Smith et al., 2019)", "plainTextFormattedCitation" : "(Smith et al., 2019a)", "previouslyFormattedCitation" : "(Smith et al., 2019a)" }, "properties" : { "noteIndex" : 0 }, "schema" : "https://github.com/citation-style-language/schema/raw/master/csl-citation.json" }</w:instrText>
              </w:r>
            </w:ins>
            <w:del w:id="6241" w:author="Robin Matthews" w:date="2021-05-18T18:12:00Z">
              <w:r w:rsidR="00E81B0B" w:rsidDel="00994888">
                <w:rPr>
                  <w:color w:val="000000"/>
                  <w:lang w:val="fr-CH"/>
                </w:rPr>
                <w:delInstrText>ADDIN CSL_CITATION { "citationItems" : [ { "id" : "ITEM-1", "itemData" : { "DOI" : "10.5194/gmd-12-1139-2019", "ISSN" : "1991-9603", "abstract" : "Abstract. Polar amplification \u2013 the phenomenon where external radiative forcing produces a larger change in surface temperature at high latitudes than the global average \u2013 is a key aspect of anthropogenic climate change, but its causes and consequences are not fully understood. The Polar Amplification Model Intercomparison Project (PAMIP) contribution to the sixth Coupled Model Intercomparison Project (CMIP6; Eyring et al., 2016) seeks to improve our understanding of this phenomenon through a coordinated set of numerical model experiments documented here. In particular, PAMIP will address the following primary questions: (1) what are the relative roles of local sea ice and remote sea surface temperature changes in driving polar amplification? (2) How does the global climate system respond to changes in Arctic and Antarctic sea ice? These issues will be addressed with multi-model simulations that are forced with different combinations of sea ice and/or sea surface temperatures representing present-day, pre-industrial and future conditions. The use of three time periods allows the signals of interest to be diagnosed in multiple ways. Lower-priority tier experiments are proposed to investigate additional aspects and provide further understanding of the physical processes. These experiments will address the following specific questions: what role does ocean\u2013atmosphere coupling play in the response to sea ice? How and why does the atmospheric response to Arctic sea ice depend on the pattern of sea ice forcing? How and why does the atmospheric response to Arctic sea ice depend on the model background state? What have been the roles of local sea ice and remote sea surface temperature in polar amplification, and the response to sea ice, over the recent period since 1979? How does the response to sea ice evolve on decadal and longer timescales? A key goal of PAMIP is to determine the real-world situation using imperfect climate models. Although the experiments proposed here form a coordinated set, we anticipate a large spread across models. However, this spread will be exploited by seeking \u201cemergent constraints\u201d in which model uncertainty may be reduced by using an observable quantity that physically explains the intermodel spread. In summary, PAMIP will improve our understanding of the physical processes that drive polar amplification and its global climate impacts, thereby reducing the uncertainties in future projections and predictions of climate change and v\u2026", "author" : [ { "dropping-particle" : "", "family" : "Smith", "given" : "Doug M.", "non-dropping-particle" : "", "parse-names" : false, "suffix" : "" }, { "dropping-particle" : "", "family" : "Screen", "given" : "James A.", "non-dropping-particle" : "", "parse-names" : false, "suffix" : "" }, { "dropping-particle" : "", "family" : "Deser", "given" : "Clara", "non-dropping-particle" : "", "parse-names" : false, "suffix" : "" }, { "dropping-particle" : "", "family" : "Cohen", "given" : "Judah", "non-dropping-particle" : "", "parse-names" : false, "suffix" : "" }, { "dropping-particle" : "", "family" : "Fyfe", "given" : "John C.", "non-dropping-particle" : "", "parse-names" : false, "suffix" : "" }, { "dropping-particle" : "", "family" : "Garc\u00eda-Serrano", "given" : "Javier", "non-dropping-particle" : "", "parse-names" : false, "suffix" : "" }, { "dropping-particle" : "", "family" : "Jung", "given" : "Thomas", "non-dropping-particle" : "", "parse-names" : false, "suffix" : "" }, { "dropping-particle" : "", "family" : "Kattsov", "given" : "Vladimir", "non-dropping-particle" : "", "parse-names" : false, "suffix" : "" }, { "dropping-particle" : "", "family" : "Matei", "given" : "Daniela", "non-dropping-particle" : "", "parse-names" : false, "suffix" : "" }, { "dropping-particle" : "", "family" : "Msadek", "given" : "Rym", "non-dropping-particle" : "", "parse-names" : false, "suffix" : "" }, { "dropping-particle" : "", "family" : "Peings", "given" : "Yannick", "non-dropping-particle" : "", "parse-names" : false, "suffi</w:delInstrText>
              </w:r>
              <w:r w:rsidR="00E81B0B" w:rsidRPr="00A1237E" w:rsidDel="00994888">
                <w:rPr>
                  <w:color w:val="000000"/>
                  <w:lang w:val="en-US"/>
                </w:rPr>
                <w:delInstrText>x" : "" }, { "dropping-particle" : "", "family" : "Sigmond", "given" : "Michael", "non-dropping-particle" : "", "parse-names" : false, "suffix" : "" }, { "dropping-particle" : "", "family" : "Ukita", "given" : "Jinro", "non-dropping-particle" : "", "parse-names" : false, "suffix" : "" }, { "dropping-particle" : "", "family" : "Yoon", "given" : "Jin-Ho", "non-dropping-particle" : "", "parse-names" : false, "suffix" : "" }, { "dropping-particle" : "", "family" : "Zhang", "given" : "Xiangdong", "non-dropping-particle" : "", "parse-names" : false, "suffix" : "" } ], "container-title" : "Geoscientific Model Development", "id" : "ITEM-1", "issue" : "3", "issued" : { "date-parts" : [ [ "2019", "3", "25" ] ] }, "page" : "1139-1164", "title" : "The Polar Amplification Model Intercomparison Project (PAMIP) contribution to CMIP6: investigating the causes and consequences of polar amplification", "translator" : [ { "dropping-particle" : "", "family" : "H3379", "given" : "", "non-dropping-particle" : "", "parse-names" : false, "suffix" : "" } ], "type" : "article-journal", "volume" : "12" }, "uris" : [ "http://www.mendeley.com/documents/?uuid=9a2a8628-461f-482c-b100-7112c9644e51" ] } ], "mendeley" : { "formattedCitation" : "(Smith et al., 2019a)", "plainTextFormattedCitation" : "(Smith et al., 2019a)", "previouslyFormattedCitation" : "(Smith et al., 2019a)" }, "properties" : { "noteIndex" : 0 }, "schema" : "https://github.com/citation-style-language/schema/raw/master/csl-citation.json" }</w:delInstrText>
              </w:r>
            </w:del>
            <w:r w:rsidRPr="003A0C0D">
              <w:rPr>
                <w:color w:val="000000"/>
              </w:rPr>
              <w:fldChar w:fldCharType="separate"/>
            </w:r>
            <w:ins w:id="6242" w:author="Robin Matthews" w:date="2021-05-18T16:07:00Z">
              <w:del w:id="6243" w:author="Robin Matthews [2]" w:date="2021-06-01T17:47:00Z">
                <w:r w:rsidR="00602365" w:rsidDel="000C0564">
                  <w:rPr>
                    <w:noProof/>
                    <w:color w:val="000000"/>
                  </w:rPr>
                  <w:delText>(</w:delText>
                </w:r>
              </w:del>
            </w:ins>
            <w:ins w:id="6244" w:author="Robin Matthews" w:date="2021-05-18T18:12:00Z">
              <w:r w:rsidR="00994888">
                <w:rPr>
                  <w:noProof/>
                  <w:color w:val="000000"/>
                </w:rPr>
                <w:t xml:space="preserve">D.M. </w:t>
              </w:r>
            </w:ins>
            <w:ins w:id="6245" w:author="Robin Matthews" w:date="2021-05-18T16:07:00Z">
              <w:r w:rsidR="00602365">
                <w:rPr>
                  <w:noProof/>
                  <w:color w:val="000000"/>
                </w:rPr>
                <w:t>Smith et al., 2019</w:t>
              </w:r>
              <w:del w:id="6246" w:author="Robin Matthews [2]" w:date="2021-06-01T17:52:00Z">
                <w:r w:rsidR="00602365" w:rsidDel="00AE2D51">
                  <w:rPr>
                    <w:noProof/>
                    <w:color w:val="000000"/>
                  </w:rPr>
                  <w:delText>)</w:delText>
                </w:r>
              </w:del>
            </w:ins>
            <w:del w:id="6247" w:author="Robin Matthews" w:date="2021-05-18T16:07:00Z">
              <w:r w:rsidRPr="003A0C0D" w:rsidDel="00602365">
                <w:rPr>
                  <w:noProof/>
                  <w:color w:val="000000"/>
                </w:rPr>
                <w:delText>(Smith et al., 2019a)</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1122CF30"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10, Atlas</w:t>
            </w:r>
          </w:p>
        </w:tc>
      </w:tr>
      <w:tr w:rsidR="006409E5" w:rsidRPr="00512141" w14:paraId="51123DD0" w14:textId="77777777" w:rsidTr="00294F83">
        <w:trPr>
          <w:trHeight w:val="1403"/>
          <w:jc w:val="center"/>
        </w:trPr>
        <w:tc>
          <w:tcPr>
            <w:tcW w:w="2542" w:type="dxa"/>
            <w:tcBorders>
              <w:top w:val="nil"/>
              <w:left w:val="single" w:sz="4" w:space="0" w:color="000000"/>
              <w:bottom w:val="single" w:sz="8" w:space="0" w:color="000000"/>
              <w:right w:val="nil"/>
            </w:tcBorders>
            <w:shd w:val="clear" w:color="auto" w:fill="BDD7EE"/>
            <w:vAlign w:val="center"/>
          </w:tcPr>
          <w:p w14:paraId="7BD1100A"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PMIP</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1E615921"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Paleoclimate Modelling Intercomparison Project</w:t>
            </w:r>
          </w:p>
        </w:tc>
        <w:tc>
          <w:tcPr>
            <w:tcW w:w="2337" w:type="dxa"/>
            <w:tcBorders>
              <w:top w:val="nil"/>
              <w:left w:val="nil"/>
              <w:bottom w:val="single" w:sz="8" w:space="0" w:color="000000"/>
              <w:right w:val="single" w:sz="8" w:space="0" w:color="000000"/>
            </w:tcBorders>
            <w:shd w:val="clear" w:color="auto" w:fill="FFF2CC"/>
            <w:vAlign w:val="center"/>
          </w:tcPr>
          <w:p w14:paraId="17A50675" w14:textId="43409A4E" w:rsidR="006409E5" w:rsidRPr="003A0C0D" w:rsidRDefault="006409E5" w:rsidP="00294F83">
            <w:pPr>
              <w:pStyle w:val="Normal1"/>
              <w:pBdr>
                <w:top w:val="nil"/>
                <w:left w:val="nil"/>
                <w:bottom w:val="nil"/>
                <w:right w:val="nil"/>
                <w:between w:val="nil"/>
              </w:pBdr>
              <w:rPr>
                <w:color w:val="000000"/>
              </w:rPr>
            </w:pPr>
            <w:r w:rsidRPr="003A0C0D">
              <w:rPr>
                <w:color w:val="000000"/>
              </w:rPr>
              <w:fldChar w:fldCharType="begin" w:fldLock="1"/>
            </w:r>
            <w:r w:rsidR="00A94565">
              <w:rPr>
                <w:color w:val="000000"/>
              </w:rPr>
              <w:instrText>ADDIN CSL_CITATION { "citationItems" : [ { "id" : "ITEM-1", "itemData" : { "DOI" : "10.5194/cp-12-663-2016", "author" : [ { "dropping-particle" : "", "family" : "Haywood", "given" : "A M", "non-dropping-particle" : "", "parse-names" : false, "suffix" : "" }, { "dropping-particle" : "", "family" : "Dowsett", "given" : "H J", "non-dropping-particle" : "", "parse-names" : false, "suffix" : "" }, { "dropping-particle" : "", "family" : "Dolan", "given" : "A M", "non-dropping-particle" : "", "parse-names" : false, "suffix" : "" }, { "dropping-particle" : "", "family" : "Rowley", "given" : "D", "non-dropping-particle" : "", "parse-names" : false, "suffix" : "" }, { "dropping-particle" : "", "family" : "Abe-Ouchi", "given" : "A", "non-dropping-particle" : "", "parse-names" : false, "suffix" : "" }, { "dropping-particle" : "", "family" : "Otto-Bliesner", "given" : "B", "non-dropping-particle" : "", "parse-names" : false, "suffix" : "" }, { "dropping-particle" : "", "family" : "Chandler", "given" : "M A", "non-dropping-particle" : "", "parse-names" : false, "suffix" : "" }, { "dropping-particle" : "", "family" : "Hunter", "given" : "S J", "non-dropping-particle" : "", "parse-names" : false, "suffix" : "" }, { "dropping-particle" : "", "family" : "Lunt", "given" : "D J", "non-dropping-particle" : "", "parse-names" : false, "suffix" : "" }, { "dropping-particle" : "", "family" : "Pound", "given" : "M", "non-dropping-particle" : "", "parse-names" : false, "suffix" : "" }, { "dropping-particle" : "", "family" : "Salzmann", "given" : "U", "non-dropping-particle" : "", "parse-names" : false, "suffix" : "" } ], "container-title" : "Climate of the Past", "id" : "ITEM-1", "issue" : "3", "issued" : { "date-parts" : [ [ "2016" ] ] }, "page" : "663-675", "title" : "The Pliocene Model Intercomparison Project (PlioMIP) Phase 2: scientific objectives and experimental design", "translator" : [ { "dropping-particle" : "", "family" : "H3836", "given" : "", "non-dropping-particle" : "", "parse-names" : false, "suffix" : "" } ], "type" : "article-journal", "volume" : "12" }, "uris" : [ "http://www.mendeley.com/documents/?uuid=f5405b0a-f234-46f7-a9e4-2f2754db5344" ] }, { "id" : "ITEM-2", "itemData" : { "DOI" : "10.5194/gmd-10-4005-2017", "author" : [ { "dropping-particle" : "", "family" : "Jungclaus", "given" : "J H", "non-dropping-particle" : "", "parse-names" : false, "suffix" : "" }, { "dropping-particle" : "", "family" : "Bard", "given" : "E", "non-dropping-particle" : "", "parse-names" : false, "suffix" : "" }, { "dropping-particle" : "", "family" : "Baroni", "given" : "M", "non-dropping-particle" : "", "parse-names" : false, "suffix" : "" }, { "dropping-particle" : "", "family" : "Braconnot", "given" : "P", "non-dropping-particle" : "", "parse-names" : false, "suffix" : "" }, { "dropping-particle" : "", "family" : "Cao", "given" : "J", "non-dropping-particle" : "", "parse-names" : false, "suffix" : "" }, { "dropping-particle" : "", "family" : "Chini", "given" : "L P", "non-dropping-particle" : "", "parse-names" : false, "suffix" : "" }, { "dropping-particle" : "", "family" : "Egorova", "given" : "T", "non-dropping-particle" : "", "parse-names" : false, "suffix" : "" }, { "dropping-particle" : "", "family" : "Evans", "given" : "M", "non-dropping-particle" : "", "parse-names" : false, "suffix" : "" }, { "dropping-particle" : "", "family" : "Gonz\u00e1lez-Rouco", "given" : "J F", "non-dropping-particle" : "", "parse-names" : false, "suffix" : "" }, { "dropping-particle" : "", "family" : "Goosse", "given" : "H", "non-dropping-particle" : "", "parse-names" : false, "suffix" : "" }, { "dropping-particle" : "", "family" : "Hurtt", "given" : "G C", "non-dropping-particle" : "", "parse-names" : false, "suffix" : "" }, { "dropping-particle" : "", "family" : "Joos", "given" : "F", "non-dropping-particle" : "", "parse-names" : false, "suffix" : "" }, { "dropping-particle" : "", "family" : "Kaplan", "given" : "J O", "non-dropping-particle" : "", "parse-names" : false, "suffix" : "" }, { "dropping-particle" : "", "family" : "Khodri", "given" : "M", "non-dropping-particle" : "", "parse-names" : false, "suffix" : "" }, { "dropping-particle" : "", "family" : "Klein Goldewijk", "given" : "K", "non-dropping-particle" : "", "parse-names" : false, "suffix" : "" }, { "dropping-particle" : "", "family" : "Krivova", "given" : "N", "non-dropping-particle" : "", "parse-names" : false, "suffix" : "" }, { "dropping-particle" : "", "family" : "LeGrande", "given" : "A N", "non-dropping-particle" : "", "parse-names" : false, "suffix" : "" }, { "dropping-particle" : "", "family" : "Lorenz", "given" : "S J", "non-dropping-particle" : "", "parse-names" : false, "suffix" : "" }, { "dropping-particle" : "", "family" : "Luterbacher", "given" : "J", "non-dropping-particle" : "", "parse-names" : false, "suffix" : "" }, { "dropping-particle" : "", "family" : "Man", "given" : "W", "non-dropping-particle" : "", "parse-names" : false, "suffix" : "" }, { "dropping-particle" : "", "family" : "Maycock", "given" : "A C", "non-dropping-particle" : "", "parse-names" : false, "suffix" : "" }, { "dropping-particle" : "", "family" : "Meinshausen", "given" : "M", "non-dropping-particle" : "", "parse-names" : false, "suffix" : "" }, { "dropping-particle" : "", "family" : "Moberg", "given" : "A", "non-dropping-particle" : "", "parse-names" : false, "suffix" : "" }, { "dropping-particle" : "", "family" : "Muscheler", "given" : "R", "non-dropping-particle" : "", "parse-names" : false, "suffix" : "" }, { "dropping-particle" : "", "family" : "Nehrbass-Ahles", "given" : "C", "non-dropping-particle" : "", "parse-names" : false, "suffix" : "" }, { "dropping-particle" : "", "family" : "Otto-Bliesner", "given" : "B I", "non-dropping-particle" : "", "parse-names" : false, "suffix" : "" }, { "dropping-particle" : "", "family" : "Phipps", "given" : "S J", "non-dropping-particle" : "", "parse-names" : false, "suffix" : "" }, { "dropping-particle" : "", "family" : "Pongratz", "given" : "J", "non-dropping-particle" : "", "parse-names" : false, "suffix" : "" }, { "dropping-particle" : "", "family" : "Rozanov", "given" : "E", "non-dropping-particle" : "", "parse-names" : false, "suffix" : "" }, { "dropping-particle" : "", "family" : "Schmidt", "given" : "G A", "non-dropping-particle" : "", "parse-names" : false, "suffix" : "" }, { "dropping-particle" : "", "family" : "Schmidt", "given" : "H", "non-dropping-particle" : "", "parse-names" : false, "suffix" : "" }, { "dropping-particle" : "", "family" : "Schmutz", "given" : "W", "non-dropping-particle" : "", "parse-names" : false, "suffix" : "" }, { "dropping-particle" : "", "family" : "Schurer", "given" : "A", "non-dropping-particle" : "", "parse-names" : false, "suffix" : "" }, { "dropping-particle" : "", "family" : "Shapiro", "given" : "A I", "non-dropping-particle" : "", "parse-names" : false, "suffix" : "" }, { "dropping-particle" : "", "family" : "Sigl", "given" : "M", "non-dropping-particle" : "", "parse-names" : false, "suffix" : "" }, { "dropping-particle" : "", "family" : "Smerdon", "given" : "J E", "non-dropping-particle" : "", "parse-names" : false, "suffix" : "" }, { "dropping-particle" : "", "family" : "Solanki", "given" : "S K", "non-dropping-particle" : "", "parse-names" : false, "suffix" : "" }, { "dropping-particle" : "", "family" : "Timmreck", "given" : "C", "non-dropping-particle" : "", "parse-names" : false, "suffix" : "" }, { "dropping-particle" : "", "family" : "Toohey", "given" : "M", "non-dropping-particle" : "", "parse-names" : false, "suffix" : "" }, { "dropping-particle" : "", "family" : "Usoskin", "given" : "I G", "non-dropping-particle" : "", "parse-names" : false, "suffix" : "" }, { "dropping-particle" : "", "family" : "Wagner", "given" : "S", "non-dropping-particle" : "", "parse-names" : false, "suffix" : "" }, { "dropping-particle" : "", "family" : "Wu", "given" : "C.-J.", "non-dropping-particle" : "", "parse-names" : false, "suffix" : "" }, { "dropping-particle" : "", "family" : "Yeo", "given" : "K L", "non-dropping-particle" : "", "parse-names" : false, "suffix" : "" }, { "dropping-particle" : "", "family" : "Zanchettin", "given" : "D", "non-dropping-particle" : "", "parse-names" : false, "suffix" : "" }, { "dropping-particle" : "", "family" : "Zhang", "given" : "Q", "non-dropping-particle" : "", "parse-names" : false, "suffix" : "" }, { "dropping-particle" : "", "family" : "Zorita", "given" : "E", "non-dropping-particle" : "", "parse-names" : false, "suffix" : "" } ], "container-title" : "Geoscientific Model Development", "id" : "ITEM-2", "issue" : "11", "issued" : { "date-parts" : [ [ "2017" ] ] }, "page" : "4005-4033", "title" : "The PMIP4 contribution to CMIP6 \u2013 Part 3: The last millennium, scientific objective, and experimental design for the PMIP4 &lt;i&gt;past1000&lt;/i&gt; simulations", "translator" : [ { "dropping-particle" : "", "family" : "H3834", "given" : "", "non-dropping-particle" : "", "parse-names" : false, "suffix" : "" } ], "type" : "article-journal", "volume" : "10" }, "uris" : [ "http://www.mendeley.com/documents/?uuid=80b3b350-42a0-4abb-8e80-e90c0239e2fd" ] }, { "id" : "ITEM-3", "itemData" : { "DOI" : "10.5194/gmd-10-3979-2017", "ISSN" : "1991-9603", "abstract" : "Abstract. Two interglacial epochs are included in the suite of Paleoclimate Modeling Intercomparison Project (PMIP4) simulations in the Coupled Model Intercomparison Project (CMIP6). The experimental protocols for simulations of the mid-Holocene (midHolocene, 6000 years before present) and the Last Interglacial (lig127k, 127 000 years before present) are described here. These equilibrium simulations are designed to examine the impact of changes in orbital forcing at times when atmospheric greenhouse gas levels were similar to those of the preindustrial period and the continental configurations were almost identical to modern ones. These simulations test our understanding of the interplay between radiative forcing and atmospheric circulation, and the connections among large-scale and regional climate changes giving rise to phenomena such as land\u2013sea contrast and high-latitude amplification in temperature changes, and responses of the monsoons, as compared to today. They also provide an opportunity, through carefully designed additional sensitivity experiments, to quantify the strength of atmosphere, ocean, cryosphere, and land-surface feedbacks. Sensitivity experiments are proposed to investigate the role of freshwater forcing in triggering abrupt climate changes within interglacial epochs. These feedback experiments naturally lead to a focus on climate evolution during interglacial periods, which will be examined through transient experiments. Analyses of the sensitivity simulations will also focus on interactions between extratropical and tropical circulation, and the relationship between changes in mean climate state and climate variability on annual to multi-decadal timescales. The comparative abundance of paleoenvironmental data and of quantitative climate reconstructions for the Holocene and Last Interglacial make these two epochs ideal candidates for systematic evaluation of model performance, and such comparisons will shed new light on the importance of external feedbacks (e.g., vegetation, dust) and the ability of state-of-the-art models to simulate climate changes realistically.", "author" : [ { "dropping-particle" : "", "family" : "Otto-Bliesner", "given" : "Bette L", "non-dropping-particle" : "", "parse-names" : false, "suffix" : "" }, { "dropping-particle" : "", "family" : "Braconnot", "given" : "Pascale", "non-dropping-particle" : "", "parse-names" : false, "suffix" : "" }, { "dropping-particle" : "", "family" : "Harrison", "given" : "Sandy P", "non-dropping-particle" : "", "parse-names" : false, "suffix" : "" }, { "dropping-particle" : "", "family" : "Lunt", "given" : "Daniel J", "non-dropping-particle" : "", "parse-names" : false, "suffix" : "" }, { "dropping-particle" : "", "family" : "Abe-Ouchi", "given" : "Ayako", "non-dropping-particle" : "", "parse-names" : false, "suffix" : "" }, { "dropping-particle" : "", "family" : "Albani", "given" : "Samuel", "non-dropping-particle" : "", "parse-names" : false, "suffix" : "" }, { "dropping-particle" : "", "family" : "Bartlein", "given" : "Patrick J", "non-dropping-particle" : "", "parse-names" : false, "suffix" : "" }, { "dropping-particle" : "", "family" : "Capron", "given" : "Emilie", "non-dropping-particle" : "", "parse-names" : false, "suffix" : "" }, { "dropping-particle" : "", "family" : "Carlson", "given" : "Anders E", "non-dropping-particle" : "", "parse-names" : false, "suffix" : "" }, { "dropping-particle" : "", "family" : "Dutton", "given" : "Andrea", "non-dropping-particle" : "", "parse-names" : false, "suffix" : "" }, { "dropping-particle" : "", "family" : "Fischer", "given" : "Hubertus", "non-dropping-particle" : "", "parse-names" : false, "suffix" : "" }, { "dropping-particle" : "", "family" : "Goelzer", "given" : "Heiko", "non-dropping-particle" : "", "parse-names" : false, "suffix" : "" }, { "dropping-particle" : "", "family" : "Govin", "given" : "Aline", "non-dropping-particle" : "", "parse-names" : false, "suffix" : "" }, { "dropping-particle" : "", "family" : "Haywood", "given" : "Alan", "non-dropping-particle" : "", "parse-names" : false, "suffix" : "" }, { "dropping-particle" : "", "family" : "Joos", "given" : "Fortunat", "non-dropping-particle" : "", "parse-names" : false, "suffix" : "" }, { "dropping-particle" : "", "family" : "LeGrande", "given" : "Allegra N", "non-dropping-particle" : "", "parse-names" : false, "suffix" : "" }, { "dropping-particle" : "", "family" : "Lipscomb", "given" : "William H", "non-dropping-particle" : "", "parse-names" : false, "suffix" : "" }, { "dropping-particle" : "", "family" : "Lohmann", "given" : "Gerrit", "non-dropping-particle" : "", "parse-names" : false, "suffix" : "" }, { "dropping-particle" : "", "family" : "Mahowald", "given" : "Natalie", "non-dropping-particle" : "", "parse-names" : false, "suffix" : "" }, { "dropping-particle" : "", "family" : "Nehrbass-Ahles", "given" : "Christoph", "non-dropping-particle" : "", "parse-names" : false, "suffix" : "" }, { "dropping-particle" : "", "family" : "Pausata", "given" : "Francesco S R", "non-dropping-particle" : "", "parse-names" : false, "suffix" : "" }, { "dropping-particle" : "", "family" : "Peterschmitt", "given" : "Jean-Yves", "non-dropping-particle" : "", "parse-names" : false, "suffix" : "" }, { "dropping-particle" : "", "family" : "Phipps", "given" : "Steven J", "non-dropping-particle" : "", "parse-names" : false, "suffix" : "" }, { "dropping-particle" : "", "family" : "Renssen", "given" : "Hans", "non-dropping-particle" : "", "parse-names" : false, "suffix" : "" }, { "dropping-particle" : "", "family" : "Zhang", "given" : "Qiong", "non-dropping-particle" : "", "parse-names" : false, "suffix" : "" } ], "container-title" : "Geoscientific Model Development", "id" : "ITEM-3", "issue" : "11", "issued" : { "date-parts" : [ [ "2017", "11", "7" ] ] }, "page" : "3979-4003", "title" : "The PMIP4 contribution to CMIP6 \u2013 Part 2: Two interglacials, scientific objective and experimental design for Holocene and Last Interglacial simulations", "translator" : [ { "dropping-particle" : "", "family" : "H3835", "given" : "", "non-dropping-particle" : "", "parse-names" : false, "suffix" : "" } ], "type" : "article-journal", "volume" : "10" }, "uris" : [ "http://www.mendeley.com/documents/?uuid=fd6626b0-1a91-421a-9a15-d659dd878a4d" ] }, { "id" : "ITEM-4", "itemData" : { "DOI" : "10.5194/gmd-11-1033-2018", "ISSN" : "1991-9603", "abstract" : "Abstract. This paper is the first of a series of four GMD papers on the PMIP4-CMIP6 experiments. Part 2 (Otto-Bliesner et al., 2017) gives details about the two PMIP4-CMIP6 interglacial experiments, Part 3 (Jungclaus et al., 2017) about the last millennium experiment, and Part 4 (Kageyama et al., 2017) about the Last Glacial Maximum experiment. The mid-Pliocene Warm Period experiment is part of the Pliocene Model Intercomparison Project (PlioMIP) \u2013 Phase 2, detailed in Haywood et al. (2016). The goal of the Paleoclimate Modelling Intercomparison Project (PMIP) is to understand the response of the climate system to different climate forcings for documented climatic states very different from the present and historical climates. Through comparison with observations of the environmental impact of these climate changes, or with climate reconstructions based on physical, chemical, or biological records, PMIP also addresses the issue of how well state-of-the-art numerical models simulate climate change. Climate models are usually developed using the present and historical climates as references, but climate projections show that future climates will lie well outside these conditions. Palaeoclimates very different from these reference states therefore provide stringent tests for state-of-the-art models and a way to assess whether their sensitivity to forcings is compatible with palaeoclimatic evidence. Simulations of five different periods have been designed to address the objectives of the sixth phase of the Coupled Model Intercomparison Project (CMIP6): the millennium prior to the industrial epoch (CMIP6 name: past1000); the mid-Holocene, 6000 years ago (midHolocene); the Last Glacial Maximum, 21000 years ago (lgm); the Last Interglacial, 127000 years ago (lig127k); and the mid-Pliocene Warm Period, 3.2 million years ago (midPliocene-eoi400). These climatic periods are well documented by palaeoclimatic and palaeoenvironmental records, with climate and environmental changes relevant for the study and projection of future climate changes. This paper describes the motivation for the choice of these periods and the design of the numerical experiments and database requests, with a focus on their novel features compared to the experiments performed in previous phases of PMIP and CMIP. It also outlines the analysis plan that takes advantage of the comparisons of the results across periods and across CMIP6 in collaboration with other MIPs.", "author" : [ { "dropping-particle" : "", "family" : "Kageyama", "given" : "Masa", "non-dropping-particle" : "", "parse-names" : false, "suffix" : "" }, { "dropping-particle" : "", "family" : "Braconnot", "given" : "Pascale", "non-dropping-particle" : "", "parse-names" : false, "suffix" : "" }, { "dropping-particle" : "", "family" : "Harrison", "given" : "Sandy P.", "non-dropping-particle" : "", "parse-names" : false, "suffix" : "" }, { "dropping-particle" : "", "family" : "Haywood", "given" : "Alan M.", "non-dropping-particle" : "", "parse-names" : false, "suffix" : "" }, { "dropping-particle" : "", "family" : "Jungclaus", "given" : "Johann H.", "non-dropping-particle" : "", "parse-names" : false, "suffix" : "" }, { "dropping-particle" : "", "family" : "Otto-Bliesner", "given" : "Bette L.", "non-dropping-particle" : "", "parse-names" : false, "suffix" : "" }, { "dropping-particle" : "", "family" : "Peterschmitt", "given" : "Jean-Yves", "non-dropping-particle" : "", "parse-names" : false, "suffix" : "" }, { "dropping-particle" : "", "family" : "Abe-Ouchi", "given" : "Ayako", "non-dropping-particle" : "", "parse-names" : false, "suffix" : "" }, { "dropping-particle" : "", "family" : "Albani", "given" : "Samuel", "non-dropping-particle" : "", "parse-names" : false, "suffix" : "" }, { "dropping-particle" : "", "family" : "Bartlein", "given" : "Patrick J.", "non-dropping-particle" : "", "parse-names" : false, "suffix" : "" }, { "dropping-particle" : "", "family" : "Brierley", "given" : "Chris", "non-dropping-particle" : "", "parse-names" : false, "suffix" : "" }, { "dropping-particle" : "", "family" : "Crucifix", "given" : "Michel", "non-dropping-particle" : "", "parse-names" : false, "suffix" : "" }, { "dropping-particle" : "", "family" : "Dolan", "given" : "Aisling", "non-dropping-particle" : "", "parse-names" : false, "suffix" : "" }, { "dropping-particle" : "", "family" : "Fernandez-Donado", "given" : "Laura", "non-dropping-particle" : "", "parse-names" : false, "suffix" : "" }, { "dropping-particle" : "", "family" : "Fischer", "given" : "Hubertus", "non-dropping-particle" : "", "parse-names" : false, "suffix" : "" }, { "dropping-particle" : "", "family" : "Hopcroft", "given" : "Peter O.", "non-dropping-particle" : "", "parse-names" : false, "suffix" : "" }, { "dropping-particle" : "", "family" : "Ivanovic", "given" : "Ruza F.", "non-dropping-particle" : "", "parse-names" : false, "suffix" : "" }, { "dropping-particle" : "", "family" : "Lambert", "given" : "Fabrice", "non-dropping-particle" : "", "parse-names" : false, "suffix" : "" }, { "dropping-particle" : "", "family" : "Lunt", "given" : "Daniel J.", "non-dropping-particle" : "", "parse-names" : false, "suffix" : "" }, { "dropping-particle" : "", "family" : "Mahowald", "given" : "Natalie M.", "non-dropping-particle" : "", "parse-names" : false, "suffix" : "" }, { "dropping-particle" : "", "family" : "Peltier", "given" : "W. Richard", "non-dropping-particle" : "", "parse-names" : false, "suffix" : "" }, { "dropping-particle" : "", "family" : "Phipps", "given" : "Steven J.", "non-dropping-particle" : "", "parse-names" : false, "suffix" : "" }, { "dropping-particle" : "", "family" : "Roche", "given" : "Didier M.", "non-dropping-particle" : "", "parse-names" : false, "suffix" : "" }, { "dropping-particle" : "", "family" : "Schmidt", "given" : "Gavin A.", "non-dropping-particle" : "", "parse-names" : false, "suffix" : "" }, { "dropping-particle" : "", "family" : "Tarasov", "given" : "Lev", "non-dropping-particle" : "", "parse-names" : false, "suffix" : "" }, { "dropping-particle" : "", "family" : "Valdes", "given" : "Paul J.", "non-dropping-particle" : "", "parse-names" : false, "suffix" : "" }, { "dropping-particle" : "", "family" : "Zhang", "given" : "Qiong", "non-dropping-particle" : "", "parse-names" : false, "suffix" : "" }, { "dropping-particle" : "", "family" : "Zhou", "given" : "Tianjun", "non-dropping-particle" : "", "parse-names" : false, "suffix" : "" } ], "container-title" : "Geoscientific Model Development", "id" : "ITEM-4", "issue" : "3", "issued" : { "date-parts" : [ [ "2018", "3", "16" ] ] }, "page" : "1033-1057", "title" : "The PMIP4 contribution to CMIP6 \u2013 Part 1: Overview and over-arching analysis plan", "translator" : [ { "dropping-particle" : "", "family" : "H3378", "given" : "", "non-dropping-particle" : "", "parse-names" : false, "suffix" : "" } ], "type" : "article-journal", "volume" : "11" }, "uris" : [ "http://www.mendeley.com/documents/?uuid=06c3ea5d-87f1-45ee-accf-b4a4bfc6abaf" ] } ], "mendeley" : { "formattedCitation" : "(Haywood et al., 2016; Jungclaus et al., 2017; Otto-Bliesner et al., 2017; Kageyama et al., 2018)", "plainTextFormattedCitation" : "(Haywood et al., 2016; Jungclaus et al., 2017; Otto-Bliesner et al., 2017; Kageyama et al., 2018)", "previouslyFormattedCitation" : "(Haywood et al., 2016; Jungclaus et al., 2017; Otto-Bliesner et al., 2017; Kageyama et al., 2018)" }, "properties" : { "noteIndex" : 0 }, "schema" : "https://github.com/citation-style-language/schema/raw/master/csl-citation.json" }</w:instrText>
            </w:r>
            <w:r w:rsidRPr="003A0C0D">
              <w:rPr>
                <w:color w:val="000000"/>
              </w:rPr>
              <w:fldChar w:fldCharType="separate"/>
            </w:r>
            <w:ins w:id="6248" w:author="Robin Matthews" w:date="2021-05-18T16:07:00Z">
              <w:del w:id="6249" w:author="Robin Matthews [2]" w:date="2021-06-01T17:47:00Z">
                <w:r w:rsidR="00602365" w:rsidDel="000C0564">
                  <w:rPr>
                    <w:noProof/>
                    <w:color w:val="000000"/>
                  </w:rPr>
                  <w:delText>(</w:delText>
                </w:r>
              </w:del>
              <w:r w:rsidR="00602365">
                <w:rPr>
                  <w:noProof/>
                  <w:color w:val="000000"/>
                </w:rPr>
                <w:t>Haywood et al., 2016; Jungclaus et al., 2017; Otto-Bliesner et al., 2017; Kageyama et al., 2018</w:t>
              </w:r>
              <w:del w:id="6250" w:author="Robin Matthews [2]" w:date="2021-06-01T17:52:00Z">
                <w:r w:rsidR="00602365" w:rsidDel="00AE2D51">
                  <w:rPr>
                    <w:noProof/>
                    <w:color w:val="000000"/>
                  </w:rPr>
                  <w:delText>)</w:delText>
                </w:r>
              </w:del>
            </w:ins>
            <w:del w:id="6251" w:author="Robin Matthews" w:date="2021-05-18T16:07:00Z">
              <w:r w:rsidRPr="00582B7A" w:rsidDel="00602365">
                <w:rPr>
                  <w:noProof/>
                  <w:color w:val="000000"/>
                </w:rPr>
                <w:delText>(Haywood et al., 2016; Jungclaus et al., 2017; Otto-Bliesner et al., 2017; Kageyama et al., 2018)</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30F56436"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2, 3, 7, 8, 9, 10, Atlas</w:t>
            </w:r>
          </w:p>
        </w:tc>
      </w:tr>
      <w:tr w:rsidR="006409E5" w:rsidRPr="003A0C0D" w14:paraId="680F85DD" w14:textId="77777777" w:rsidTr="00294F83">
        <w:trPr>
          <w:trHeight w:val="473"/>
          <w:jc w:val="center"/>
        </w:trPr>
        <w:tc>
          <w:tcPr>
            <w:tcW w:w="2542" w:type="dxa"/>
            <w:tcBorders>
              <w:top w:val="nil"/>
              <w:left w:val="single" w:sz="4" w:space="0" w:color="000000"/>
              <w:bottom w:val="single" w:sz="8" w:space="0" w:color="000000"/>
              <w:right w:val="nil"/>
            </w:tcBorders>
            <w:shd w:val="clear" w:color="auto" w:fill="BDD7EE"/>
            <w:vAlign w:val="center"/>
          </w:tcPr>
          <w:p w14:paraId="43DA385E"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RFMIP</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25B145E4"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Radiative Forcing Model Intercomparison Project</w:t>
            </w:r>
          </w:p>
        </w:tc>
        <w:tc>
          <w:tcPr>
            <w:tcW w:w="2337" w:type="dxa"/>
            <w:tcBorders>
              <w:top w:val="nil"/>
              <w:left w:val="nil"/>
              <w:bottom w:val="single" w:sz="8" w:space="0" w:color="000000"/>
              <w:right w:val="single" w:sz="8" w:space="0" w:color="000000"/>
            </w:tcBorders>
            <w:shd w:val="clear" w:color="auto" w:fill="FFF2CC"/>
            <w:vAlign w:val="center"/>
          </w:tcPr>
          <w:p w14:paraId="1CD30A35" w14:textId="7AEE4F40" w:rsidR="006409E5" w:rsidRPr="003A0C0D" w:rsidRDefault="006409E5" w:rsidP="00294F83">
            <w:pPr>
              <w:pStyle w:val="Normal1"/>
              <w:pBdr>
                <w:top w:val="nil"/>
                <w:left w:val="nil"/>
                <w:bottom w:val="nil"/>
                <w:right w:val="nil"/>
                <w:between w:val="nil"/>
              </w:pBdr>
              <w:rPr>
                <w:color w:val="000000"/>
              </w:rPr>
            </w:pPr>
            <w:r w:rsidRPr="003A0C0D">
              <w:rPr>
                <w:color w:val="000000"/>
              </w:rPr>
              <w:fldChar w:fldCharType="begin" w:fldLock="1"/>
            </w:r>
            <w:r w:rsidR="00E81B0B">
              <w:rPr>
                <w:color w:val="000000"/>
              </w:rPr>
              <w:instrText>ADDIN CSL_CITATION { "citationItems" : [ { "id" : "ITEM-1", "itemData" : { "DOI" : "10.5194/gmd-9-3447-2016", "ISSN" : "1991-9603", "abstract" : "Abstract. The phrasing of the first of three questions motivating CMIP6 \u2013 \u201cHow does the Earth system respond to forcing?\u201d \u2013 suggests that forcing is always well-known, yet the radiative forcing to which this question refers has historically been uncertain in coordinated experiments even as understanding of how best to infer radiative forcing has evolved. The Radiative Forcing Model Intercomparison Project (RFMIP) endorsed by CMIP6 seeks to provide a foundation for answering the question through three related activities: (i) accurate characterization of the effective radiative forcing relative to a near-preindustrial baseline and careful diagnosis of the components of this forcing; (ii) assessment of the absolute accuracy of clear-sky radiative transfer parameterizations against reference models on the global scales relevant for climate modeling; and (iii) identification of robust model responses to tightly specified aerosol radiative forcing from 1850 to present. Complete characterization of effective radiative forcing can be accomplished with 180 years (Tier 1) of atmosphere-only simulation using a sea-surface temperature and sea ice concentration climatology derived from the host model's preindustrial control simulation. Assessment of parameterization error requires trivial amounts of computation but the development of small amounts of infrastructure: new, spectrally detailed diagnostic output requested as two snapshots at present-day and preindustrial conditions, and results from the model's radiation code applied to specified atmospheric conditions. The search for robust responses to aerosol changes relies on the CMIP6 specification of anthropogenic aerosol properties; models using this specification can contribute to RFMIP with no additional simulation, while those using a full aerosol model are requested to perform at least one and up to four 165-year coupled ocean\u2013atmosphere simulations at Tier 1.", "author" : [ { "dropping-particle" : "", "family" : "Pincus", "given" : "Robert", "non-dropping-particle" : "", "parse-names" : false, "suffix" : "" }, { "dropping-particle" : "", "family" : "Forster", "given" : "Piers M.", "non-dropping-particle" : "", "parse-names" : false, "suffix" : "" }, { "dropping-particle" : "", "family" : "Stevens", "given" : "Bjorn", "non-dropping-particle" : "", "parse-names" : false, "suffix" : "" } ], "container-title" : "Geoscientific Model Development", "id" : "ITEM-1", "issue" : "9", "issued" : { "date-parts" : [ [ "2016", "9", "27" ] ] }, "page" : "3447-3460", "title" : "The Radiative Forcing Model Intercomparison Project (RFMIP): experimental protocol for CMIP6", "translator" : [ { "dropping-particle" : "", "family" : "H3380", "given" : "", "non-dropping-particle" : "", "parse-names" : false, "suffix" : "" } ], "type" : "article-journal", "volume" : "9" }, "uris" : [ "http://www.mendeley.com/documents/?uuid=e1c70fee-3bd6-43e6-9ca8-21bee360218f" ] } ], "mendeley" : { "formattedCitation" : "(Pincus et al., 2016)", "plainTextFormattedCitation" : "(Pincus et al., 2016)", "previouslyFormattedCitation" : "(Pincus et al., 2016)" }, "properties" : { "noteIndex" : 0 }, "schema" : "https://github.com/citation-style-language/schema/raw/master/csl-citation.json" }</w:instrText>
            </w:r>
            <w:r w:rsidRPr="003A0C0D">
              <w:rPr>
                <w:color w:val="000000"/>
              </w:rPr>
              <w:fldChar w:fldCharType="separate"/>
            </w:r>
            <w:ins w:id="6252" w:author="Robin Matthews" w:date="2021-05-18T16:07:00Z">
              <w:del w:id="6253" w:author="Robin Matthews [2]" w:date="2021-06-01T17:47:00Z">
                <w:r w:rsidR="00602365" w:rsidDel="000C0564">
                  <w:rPr>
                    <w:noProof/>
                    <w:color w:val="000000"/>
                  </w:rPr>
                  <w:delText>(</w:delText>
                </w:r>
              </w:del>
              <w:r w:rsidR="00602365">
                <w:rPr>
                  <w:noProof/>
                  <w:color w:val="000000"/>
                </w:rPr>
                <w:t>Pincus et al., 2016</w:t>
              </w:r>
              <w:del w:id="6254" w:author="Robin Matthews [2]" w:date="2021-06-01T17:52:00Z">
                <w:r w:rsidR="00602365" w:rsidDel="00AE2D51">
                  <w:rPr>
                    <w:noProof/>
                    <w:color w:val="000000"/>
                  </w:rPr>
                  <w:delText>)</w:delText>
                </w:r>
              </w:del>
            </w:ins>
            <w:del w:id="6255" w:author="Robin Matthews" w:date="2021-05-18T16:07:00Z">
              <w:r w:rsidRPr="003A0C0D" w:rsidDel="00602365">
                <w:rPr>
                  <w:noProof/>
                  <w:color w:val="000000"/>
                </w:rPr>
                <w:delText>(Pincus et al., 2016)</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673B4694"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6, 7, Atlas</w:t>
            </w:r>
          </w:p>
        </w:tc>
      </w:tr>
      <w:tr w:rsidR="006409E5" w:rsidRPr="00964056" w14:paraId="37126033" w14:textId="77777777" w:rsidTr="00294F83">
        <w:trPr>
          <w:trHeight w:val="473"/>
          <w:jc w:val="center"/>
        </w:trPr>
        <w:tc>
          <w:tcPr>
            <w:tcW w:w="2542" w:type="dxa"/>
            <w:tcBorders>
              <w:top w:val="nil"/>
              <w:left w:val="single" w:sz="4" w:space="0" w:color="000000"/>
              <w:bottom w:val="single" w:sz="8" w:space="0" w:color="000000"/>
              <w:right w:val="nil"/>
            </w:tcBorders>
            <w:shd w:val="clear" w:color="auto" w:fill="BDD7EE"/>
            <w:vAlign w:val="center"/>
          </w:tcPr>
          <w:p w14:paraId="368F50EB"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ScenarioMIP</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332014D9"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Scenario Model Intercomparison Project</w:t>
            </w:r>
          </w:p>
        </w:tc>
        <w:tc>
          <w:tcPr>
            <w:tcW w:w="2337" w:type="dxa"/>
            <w:tcBorders>
              <w:top w:val="nil"/>
              <w:left w:val="nil"/>
              <w:bottom w:val="single" w:sz="8" w:space="0" w:color="000000"/>
              <w:right w:val="single" w:sz="8" w:space="0" w:color="000000"/>
            </w:tcBorders>
            <w:shd w:val="clear" w:color="auto" w:fill="FFF2CC"/>
            <w:vAlign w:val="center"/>
          </w:tcPr>
          <w:p w14:paraId="70CC9BA0" w14:textId="25C251D3" w:rsidR="006409E5" w:rsidRPr="00DA1672" w:rsidRDefault="006409E5" w:rsidP="00294F83">
            <w:pPr>
              <w:pStyle w:val="Normal1"/>
              <w:pBdr>
                <w:top w:val="nil"/>
                <w:left w:val="nil"/>
                <w:bottom w:val="nil"/>
                <w:right w:val="nil"/>
                <w:between w:val="nil"/>
              </w:pBdr>
              <w:rPr>
                <w:color w:val="000000"/>
              </w:rPr>
            </w:pPr>
            <w:r w:rsidRPr="003A0C0D">
              <w:rPr>
                <w:color w:val="000000"/>
              </w:rPr>
              <w:fldChar w:fldCharType="begin" w:fldLock="1"/>
            </w:r>
            <w:r w:rsidR="00E81B0B">
              <w:rPr>
                <w:color w:val="000000"/>
              </w:rPr>
              <w:instrText>ADDIN CSL_CITATION { "citationItems" : [ { "id" : "ITEM-1", "itemData" : { "DOI" : "10.5194/gmd-9-3461-2016", "ISSN" : "1991-9603", "abstract" : "Abstract. Projections of future climate change play a fundamental role in improving understanding of the climate system as well as characterizing societal risks and response options. The Scenario Model Intercomparison Project (ScenarioMIP) is the primary activity within Phase 6 of the Coupled Model Intercomparison Project (CMIP6) that will provide multi-model climate projections based on alternative scenarios of future emissions and land use changes produced with integrated assessment models. In this paper, we describe ScenarioMIP's objectives, experimental design, and its relation to other activities within CMIP6. The ScenarioMIP design is one component of a larger scenario process that aims to facilitate a wide range of integrated studies across the climate science, integrated assessment modeling, and impacts, adaptation, and vulnerability communities, and will form an important part of the evidence base in the forthcoming Intergovernmental Panel on Climate Change (IPCC) assessments. At the same time, it will provide the basis for investigating a number of targeted science and policy questions that are especially relevant to scenario-based analysis, including the role of specific forcings such as land use and aerosols, the effect of a peak and decline in forcing, the consequences of scenarios that limit warming to below 2 \u00b0C, the relative contributions to uncertainty from scenarios, climate models, and internal variability, and long-term climate system outcomes beyond the 21st century. To serve this wide range of scientific communities and address these questions, a design has been identified consisting of eight alternative 21st century scenarios plus one large initial condition ensemble and a set of long-term extensions, divided into two tiers defined by relative priority. Some of these scenarios will also provide a basis for variants planned to be run in other CMIP6-Endorsed MIPs to investigate questions related to specific forcings. Harmonized, spatially explicit emissions and land use scenarios generated with integrated assessment models will be provided to participating climate modeling groups by late 2016, with the climate model simulations run within the 2017\u20132018 time frame, and output from the climate model projections made available and analyses performed over the 2018\u20132020 period.", "author" : [ { "dropping-particle" : "", "family" : "O'Neill", "given" : "Brian C.", "non-dropping-particle" : "", "parse-names" : false, "suffix" : "" }, { "dropping-particle" : "", "family" : "Tebaldi", "given" : "Claudia", "non-dropping-particle" : "", "parse-names" : false, "suffix" : "" }, { "dropping-particle" : "", "family" : "Vuuren", "given" : "Detlef P.", "non-dropping-particle" : "van", "parse-names" : false, "suffix" : "" }, { "dropping-particle" : "", "family" : "Eyring", "given" : "Veronika", "non-dropping-particle" : "", "parse-names" : false, "suffix" : "" }, { "dropping-particle" : "", "family" : "Friedlingstein", "given" : "Pierre", "non-dropping-particle" : "", "parse-names" : false, "suffix" : "" }, { "dropping-particle" : "", "family" : "Hurtt", "given" : "George", "non-dropping-particle" : "", "parse-names" : false, "suffix" : "" }, { "dropping-particle" : "", "family" : "Knutti", "given" : "Reto",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"Lowe", "given" : "Jason", "non-dropping-particle" : "", "parse-names" : false, "suffix" : "" }, { "dropping-particle" : "", "family" : "Meehl", "given" : "Gerald A.", "non-dropping-particle" : "", "parse-names" : false, "suffix" : "" }, { "dropping-particle" : "", "family" : "Moss", "given" : "Richard", "non-dropping-particle" : "", "parse-names" : false, "suffix" : "" }, { "dropping-particle" : "", "family" : "Riahi", "given" : "Keywan", "non-dropping-particle" : "", "parse-names" : false, "suffix" : "" }, { "dropping-particle" : "", "family" : "Sanderson", "given" : "Benjamin M.", "non-dropping-particle" : "", "parse-names" : false, "suffix" : "" } ], "container-title" : "Geoscientific Model Development", "id" : "ITEM-1", "issue" : "9", "issued" : { "date-parts" : [ [ "2016", "9", "28" ] ] }, "page" : "3461-3482", "title" : "The Scenario Model Intercomparison Project (ScenarioMIP) for CMIP6", "translator" : [ { "dropping-particle" : "", "family" : "H3703", "given" : "", "non-dropping-particle" : "", "parse-names" : false, "suffix" : "" } ], "type" : "article-journal", "volume" : "9" }, "uris" : [ "http://www.mendeley.com/documents/?uuid=e608e462-3e2d-45e5-87eb-624ea6e867bd" ] } ], "mendeley" : { "formattedCitation" : "(O\u2019Neill et al., 2016)", "plainTextFormattedCitation" : "(O\u2019Neill et al., 2016)", "previouslyFormattedCitation" : "(O\u2019Neill et al., 2016)" }, "properties" : { "noteIndex" : 0 }, "schema" : "https://github.com/citation-style-language/schema/raw/master/csl-citation.json" }</w:instrText>
            </w:r>
            <w:r w:rsidRPr="003A0C0D">
              <w:rPr>
                <w:color w:val="000000"/>
              </w:rPr>
              <w:fldChar w:fldCharType="separate"/>
            </w:r>
            <w:ins w:id="6256" w:author="Robin Matthews" w:date="2021-05-18T16:07:00Z">
              <w:del w:id="6257" w:author="Robin Matthews [2]" w:date="2021-06-01T17:47:00Z">
                <w:r w:rsidR="00602365" w:rsidDel="000C0564">
                  <w:rPr>
                    <w:noProof/>
                    <w:color w:val="000000"/>
                  </w:rPr>
                  <w:delText>(</w:delText>
                </w:r>
              </w:del>
              <w:r w:rsidR="00602365">
                <w:rPr>
                  <w:noProof/>
                  <w:color w:val="000000"/>
                </w:rPr>
                <w:t>O’Neill et al., 2016</w:t>
              </w:r>
              <w:del w:id="6258" w:author="Robin Matthews [2]" w:date="2021-06-01T17:52:00Z">
                <w:r w:rsidR="00602365" w:rsidDel="00AE2D51">
                  <w:rPr>
                    <w:noProof/>
                    <w:color w:val="000000"/>
                  </w:rPr>
                  <w:delText>)</w:delText>
                </w:r>
              </w:del>
            </w:ins>
            <w:del w:id="6259" w:author="Robin Matthews" w:date="2021-05-18T16:07:00Z">
              <w:r w:rsidRPr="00DA1672" w:rsidDel="00602365">
                <w:rPr>
                  <w:noProof/>
                  <w:color w:val="000000"/>
                </w:rPr>
                <w:delText>(O’Neill et al., 2016)</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747B3E4F" w14:textId="77777777" w:rsidR="006409E5" w:rsidRPr="00DA1672" w:rsidRDefault="006409E5" w:rsidP="00294F83">
            <w:pPr>
              <w:pStyle w:val="Normal1"/>
              <w:pBdr>
                <w:top w:val="nil"/>
                <w:left w:val="nil"/>
                <w:bottom w:val="nil"/>
                <w:right w:val="nil"/>
                <w:between w:val="nil"/>
              </w:pBdr>
              <w:rPr>
                <w:color w:val="000000"/>
              </w:rPr>
            </w:pPr>
            <w:r w:rsidRPr="00DA1672">
              <w:rPr>
                <w:color w:val="000000"/>
              </w:rPr>
              <w:t>4, 5, 6, 9, 10, 12, Atlas</w:t>
            </w:r>
          </w:p>
        </w:tc>
      </w:tr>
      <w:tr w:rsidR="006409E5" w:rsidRPr="00512141" w14:paraId="19CBF21D" w14:textId="77777777" w:rsidTr="00294F83">
        <w:trPr>
          <w:trHeight w:val="473"/>
          <w:jc w:val="center"/>
        </w:trPr>
        <w:tc>
          <w:tcPr>
            <w:tcW w:w="2542" w:type="dxa"/>
            <w:tcBorders>
              <w:top w:val="nil"/>
              <w:left w:val="single" w:sz="4" w:space="0" w:color="000000"/>
              <w:bottom w:val="single" w:sz="8" w:space="0" w:color="000000"/>
              <w:right w:val="nil"/>
            </w:tcBorders>
            <w:shd w:val="clear" w:color="auto" w:fill="BDD7EE"/>
            <w:vAlign w:val="center"/>
          </w:tcPr>
          <w:p w14:paraId="570155F9" w14:textId="77777777" w:rsidR="006409E5" w:rsidRPr="00DA1672" w:rsidRDefault="006409E5" w:rsidP="00294F83">
            <w:pPr>
              <w:pStyle w:val="Normal1"/>
              <w:pBdr>
                <w:top w:val="nil"/>
                <w:left w:val="nil"/>
                <w:bottom w:val="nil"/>
                <w:right w:val="nil"/>
                <w:between w:val="nil"/>
              </w:pBdr>
              <w:rPr>
                <w:color w:val="000000"/>
              </w:rPr>
            </w:pPr>
            <w:r w:rsidRPr="00DA1672">
              <w:rPr>
                <w:color w:val="000000"/>
              </w:rPr>
              <w:t>SIMIP</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694C1C4D" w14:textId="77777777" w:rsidR="006409E5" w:rsidRPr="00DA1672" w:rsidRDefault="006409E5" w:rsidP="00294F83">
            <w:pPr>
              <w:pStyle w:val="Normal1"/>
              <w:pBdr>
                <w:top w:val="nil"/>
                <w:left w:val="nil"/>
                <w:bottom w:val="nil"/>
                <w:right w:val="nil"/>
                <w:between w:val="nil"/>
              </w:pBdr>
              <w:rPr>
                <w:color w:val="000000"/>
              </w:rPr>
            </w:pPr>
            <w:r w:rsidRPr="00DA1672">
              <w:rPr>
                <w:color w:val="000000"/>
              </w:rPr>
              <w:t>Sea Ice Model Intercomparison Project</w:t>
            </w:r>
          </w:p>
        </w:tc>
        <w:tc>
          <w:tcPr>
            <w:tcW w:w="2337" w:type="dxa"/>
            <w:tcBorders>
              <w:top w:val="nil"/>
              <w:left w:val="nil"/>
              <w:bottom w:val="single" w:sz="8" w:space="0" w:color="000000"/>
              <w:right w:val="single" w:sz="8" w:space="0" w:color="000000"/>
            </w:tcBorders>
            <w:shd w:val="clear" w:color="auto" w:fill="FFF2CC"/>
            <w:vAlign w:val="center"/>
          </w:tcPr>
          <w:p w14:paraId="27E6B6ED" w14:textId="15A1F044" w:rsidR="006409E5" w:rsidRPr="003A0C0D" w:rsidRDefault="006409E5" w:rsidP="00294F83">
            <w:pPr>
              <w:pStyle w:val="Normal1"/>
              <w:pBdr>
                <w:top w:val="nil"/>
                <w:left w:val="nil"/>
                <w:bottom w:val="nil"/>
                <w:right w:val="nil"/>
                <w:between w:val="nil"/>
              </w:pBdr>
              <w:rPr>
                <w:color w:val="000000"/>
              </w:rPr>
            </w:pPr>
            <w:r w:rsidRPr="003A0C0D">
              <w:rPr>
                <w:color w:val="000000"/>
              </w:rPr>
              <w:fldChar w:fldCharType="begin" w:fldLock="1"/>
            </w:r>
            <w:r w:rsidR="00E81B0B">
              <w:rPr>
                <w:color w:val="000000"/>
              </w:rPr>
              <w:instrText>ADDIN CSL_CITATION { "citationItems" : [ { "id" : "ITEM-1", "itemData" : { "DOI" : "10.5194/gmd-9-3427-2016", "ISSN" : "1991-9603", "abstract" : "Abstract. A better understanding of the role of sea ice for the changing climate of our planet is the central aim of the diagnostic Coupled Model Intercomparison Project 6 (CMIP6)-endorsed Sea-Ice Model Intercomparison Project (SIMIP). To reach this aim, SIMIP requests sea-ice-related variables from climate-model simulations that allow for a better understanding and, ultimately, improvement of biases and errors in sea-ice simulations with large-scale climate models. This then allows us to better understand to what degree CMIP6 model simulations relate to reality, thus improving our confidence in answering sea-ice-related questions based on these simulations. Furthermore, the SIMIP protocol provides a standard for sea-ice model output that will streamline and hence simplify the analysis of the simulated sea-ice evolution in research projects independent of CMIP. To reach its aims, SIMIP provides a structured list of model output that allows for an examination of the three main budgets that govern the evolution of sea ice, namely the heat budget, the momentum budget, and the mass budget. In this contribution, we explain the aims of SIMIP in more detail and outline how its design allows us to answer some of the most pressing questions that sea ice still poses to the international climate-research community.", "author" : [ { "dropping-particle" : "", "family" : "Notz", "given" : "Dirk", "non-dropping-particle" : "", "parse-names" : false, "suffix" : "" }, { "dropping-particle" : "", "family" : "Jahn", "given" : "Alexandra", "non-dropping-particle" : "", "parse-names" : false, "suffix" : "" }, { "dropping-particle" : "", "family" : "Holland", "given" : "Marika", "non-dropping-particle" : "", "parse-names" : false, "suffix" : "" }, { "dropping-particle" : "", "family" : "Hunke", "given" : "Elizabeth", "non-dropping-particle" : "", "parse-names" : false, "suffix" : "" }, { "dropping-particle" : "", "family" : "Massonnet", "given" : "Fran\u00e7ois", "non-dropping-particle" : "", "parse-names" : false, "suffix" : "" }, { "dropping-particle" : "", "family" : "Stroeve", "given" : "Julienne", "non-dropping-particle" : "", "parse-names" : false, "suffix" : "" }, { "dropping-particle" : "", "family" : "Tremblay", "given" : "Bruno", "non-dropping-particle" : "", "parse-names" : false, "suffix" : "" }, { "dropping-particle" : "", "family" : "Vancoppenolle", "given" : "Martin", "non-dropping-particle" : "", "parse-names" : false, "suffix" : "" } ], "container-title" : "Geoscientific Model Development", "id" : "ITEM-1", "issue" : "9", "issued" : { "date-parts" : [ [ "2016", "9", "23" ] ] }, "page" : "3427-3446", "title" : "The CMIP6 Sea-Ice Model Intercomparison Project (SIMIP): understanding sea ice through climate-model simulations", "translator" : [ { "dropping-particle" : "", "family" : "H2613", "given" : "", "non-dropping-particle" : "", "parse-names" : false, "suffix" : "" } ], "type" : "article-journal", "volume" : "9" }, "uris" : [ "http://www.mendeley.com/documents/?uuid=c6ac4647-053f-417d-95c4-427b048efcce" ] } ], "mendeley" : { "formattedCitation" : "(Notz et al., 2016)", "plainTextFormattedCitation" : "(Notz et al., 2016)", "previouslyFormattedCitation" : "(Notz et al., 2016)" }, "properties" : { "noteIndex" : 0 }, "schema" : "https://github.com/citation-style-language/schema/raw/master/csl-citation.json" }</w:instrText>
            </w:r>
            <w:r w:rsidRPr="003A0C0D">
              <w:rPr>
                <w:color w:val="000000"/>
              </w:rPr>
              <w:fldChar w:fldCharType="separate"/>
            </w:r>
            <w:ins w:id="6260" w:author="Robin Matthews" w:date="2021-05-18T16:07:00Z">
              <w:del w:id="6261" w:author="Robin Matthews [2]" w:date="2021-06-01T17:47:00Z">
                <w:r w:rsidR="00602365" w:rsidDel="000C0564">
                  <w:rPr>
                    <w:noProof/>
                    <w:color w:val="000000"/>
                  </w:rPr>
                  <w:delText>(</w:delText>
                </w:r>
              </w:del>
              <w:r w:rsidR="00602365">
                <w:rPr>
                  <w:noProof/>
                  <w:color w:val="000000"/>
                </w:rPr>
                <w:t>Notz et al., 2016</w:t>
              </w:r>
              <w:del w:id="6262" w:author="Robin Matthews [2]" w:date="2021-06-01T17:52:00Z">
                <w:r w:rsidR="00602365" w:rsidDel="00AE2D51">
                  <w:rPr>
                    <w:noProof/>
                    <w:color w:val="000000"/>
                  </w:rPr>
                  <w:delText>)</w:delText>
                </w:r>
              </w:del>
            </w:ins>
            <w:del w:id="6263" w:author="Robin Matthews" w:date="2021-05-18T16:07:00Z">
              <w:r w:rsidRPr="003A0C0D" w:rsidDel="00602365">
                <w:rPr>
                  <w:noProof/>
                  <w:color w:val="000000"/>
                </w:rPr>
                <w:delText>(Notz et al., 2016)</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59046CBA" w14:textId="77777777" w:rsidR="006409E5" w:rsidRPr="003A0C0D" w:rsidRDefault="006409E5" w:rsidP="00294F83">
            <w:pPr>
              <w:pStyle w:val="Normal1"/>
              <w:pBdr>
                <w:top w:val="nil"/>
                <w:left w:val="nil"/>
                <w:bottom w:val="nil"/>
                <w:right w:val="nil"/>
                <w:between w:val="nil"/>
              </w:pBdr>
              <w:rPr>
                <w:color w:val="000000"/>
              </w:rPr>
            </w:pPr>
            <w:r w:rsidRPr="003A0C0D">
              <w:t xml:space="preserve">4, </w:t>
            </w:r>
            <w:r w:rsidRPr="003A0C0D">
              <w:rPr>
                <w:color w:val="000000"/>
              </w:rPr>
              <w:t>9, 12, Atlas</w:t>
            </w:r>
          </w:p>
        </w:tc>
      </w:tr>
      <w:tr w:rsidR="006409E5" w:rsidRPr="00964056" w14:paraId="0C31C355" w14:textId="77777777" w:rsidTr="00294F83">
        <w:trPr>
          <w:trHeight w:val="705"/>
          <w:jc w:val="center"/>
        </w:trPr>
        <w:tc>
          <w:tcPr>
            <w:tcW w:w="2542" w:type="dxa"/>
            <w:tcBorders>
              <w:top w:val="nil"/>
              <w:left w:val="single" w:sz="4" w:space="0" w:color="000000"/>
              <w:bottom w:val="single" w:sz="8" w:space="0" w:color="000000"/>
              <w:right w:val="nil"/>
            </w:tcBorders>
            <w:shd w:val="clear" w:color="auto" w:fill="BDD7EE"/>
            <w:vAlign w:val="center"/>
          </w:tcPr>
          <w:p w14:paraId="40141482"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VIACS AB</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5D638E20"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Vulnerability, Impacts, Adaptation and Climate Services Advisory Board</w:t>
            </w:r>
          </w:p>
        </w:tc>
        <w:tc>
          <w:tcPr>
            <w:tcW w:w="2337" w:type="dxa"/>
            <w:tcBorders>
              <w:top w:val="nil"/>
              <w:left w:val="nil"/>
              <w:bottom w:val="single" w:sz="8" w:space="0" w:color="000000"/>
              <w:right w:val="single" w:sz="8" w:space="0" w:color="000000"/>
            </w:tcBorders>
            <w:shd w:val="clear" w:color="auto" w:fill="FFF2CC"/>
            <w:vAlign w:val="center"/>
          </w:tcPr>
          <w:p w14:paraId="4F5045BB" w14:textId="74D1E0E0" w:rsidR="006409E5" w:rsidRPr="00DA1672" w:rsidRDefault="006409E5" w:rsidP="00294F83">
            <w:pPr>
              <w:pStyle w:val="Normal1"/>
              <w:pBdr>
                <w:top w:val="nil"/>
                <w:left w:val="nil"/>
                <w:bottom w:val="nil"/>
                <w:right w:val="nil"/>
                <w:between w:val="nil"/>
              </w:pBdr>
              <w:rPr>
                <w:color w:val="000000"/>
              </w:rPr>
            </w:pPr>
            <w:r w:rsidRPr="003A0C0D">
              <w:rPr>
                <w:color w:val="000000"/>
              </w:rPr>
              <w:fldChar w:fldCharType="begin" w:fldLock="1"/>
            </w:r>
            <w:r w:rsidR="00E81B0B">
              <w:rPr>
                <w:color w:val="000000"/>
              </w:rPr>
              <w:instrText>ADDIN CSL_CITATION { "citationItems" : [ { "id" : "ITEM-1", "itemData" : { "DOI" : "10.5194/gmd-9-3493-2016", "ISSN" : "1991-9603", "abstract" : "Abstract. This paper describes the motivation for the creation of the Vulnerability, Impacts, Adaptation and Climate Services (VIACS) Advisory Board for the Sixth Phase of the Coupled Model Intercomparison Project (CMIP6), its initial activities, and its plans to serve as a bridge between climate change applications experts and climate modelers. The climate change application community comprises researchers and other specialists who use climate information (alongside socioeconomic and other environmental information) to analyze vulnerability, impacts, and adaptation of natural systems and society in relation to past, ongoing, and projected future climate change. Much of this activity is directed toward the co-development of information needed by decision-makers for managing projected risks. CMIP6 provides a unique opportunity to facilitate a two-way dialog between climate modelers and VIACS experts who are looking to apply CMIP6 results for a wide array of research and climate services objectives. The VIACS Advisory Board convenes leaders of major impact sectors, international programs, and climate services to solicit community feedback that increases the applications relevance of the CMIP6-Endorsed Model Intercomparison Projects (MIPs). As an illustration of its potential, the VIACS community provided CMIP6 leadership with a list of prioritized climate model variables and MIP experiments of the greatest interest to the climate model applications community, indicating the applicability and societal relevance of climate model simulation outputs. The VIACS Advisory Board also recommended an impacts version of Obs4MIPs and indicated user needs for the gridding and processing of model output.", "author" : [ { "dropping-particle" : "", "family" : "Ruane", "given" : "Alex C.", "non-dropping-particle" : "", "parse-names" : false, "suffix" : "" }, { "dropping-particle" : "", "family" : "Teichmann", "given" : "Claas", "non-dropping-particle" : "", "parse-names" : false, "suffix" : "" }, { "dropping-particle" : "", "family" : "Arnell", "given" : "Nigel W.", "non-dropping-particle" : "", "parse-names" : false, "suffix" : "" }, { "dropping-particle" : "", "family" : "Carter", "given" : "Timothy R.", "non-dropping-particle" : "", "parse-names" : false, "suffix" : "" }, { "dropping-particle" : "", "family" : "Ebi", "given" : "Kristie L.", "non-dropping-particle" : "", "parse-names" : false, "suffix" : "" }, { "dropping-particle" : "", "family" : "Frieler", "given" : "Katja", "non-dropping-particle" : "", "parse-names" : false, "suffix" : "" }, { "dropping-particle" : "", "family" : "Goodess", "given" : "Clare M.", "non-dropping-particle" : "", "parse-names" : false, "suffix" : "" }, { "dropping-particle" : "", "family" : "Hewitson", "given" : "Bruce", "non-dropping-particle" : "", "parse-names" : false, "suffix" : "" }, { "dropping-particle" : "", "family" : "Horton", "given" : "Radley", "non-dropping-particle" : "", "parse-names" : false, "suffix" : "" }, { "dropping-particle" : "", "family" : "Kovats", "given" : "R. Sari", "non-dropping-particle" : "", "parse-names" : false, "suffix" : "" }, { "dropping-particle" : "", "family" : "Lotze", "given" : "Heike K.", "non-dropping-particle" : "", "parse-names" : false, "suffix" : "" }, { "dropping-particle" : "", "family" : "Mearns", "given" : "Linda O.", "non-dropping-particle" : "", "parse-names" : false, "suffix" : "" }, { "dropping-particle" : "", "family" : "Navarra", "given" : "Antonio", "non-dropping-particle" : "", "parse-names" : false, "suffix" : "" }, { "dropping-particle" : "", "family" : "Ojima", "given" : "Dennis S.", "non-dropping-particle" : "", "parse-names" : false, "suffix" : "" }, { "dropping-particle" : "", "family" : "Riahi", "given" : "Keywan", "non-dropping-particle" : "", "parse-names" : false, "suffix" : "" }, { "dropping-particle" : "", "family" : "Rosenzweig", "given" : "Cynthia", "non-dropping-particle" : "", "parse-names" : false, "suffix" : "" }, { "dropping-particle" : "", "family" : "Themessl", "given" : "Matthias", "non-dropping-particle" : "", "parse-names" : false, "suffix" : "" }, { "dropping-particle" : "", "family" : "Vincent", "given" : "Katharine", "non-dropping-particle" : "", "parse-names" : false, "suffix" : "" } ], "container-title" : "Geoscientific Model Development", "id" : "ITEM-1", "issue" : "9", "issued" : { "date-parts" : [ [ "2016", "9", "29" ] ] }, "page" : "3493-3515", "title" : "The Vulnerability, Impacts, Adaptation and Climate Services Advisory Board (VIACS AB v1.0) contribution to CMIP6", "translator" : [ { "dropping-particle" : "", "family" : "H3389", "given" : "", "non-dropping-particle" : "", "parse-names" : false, "suffix" : "" } ], "type" : "article-journal", "volume" : "9" }, "uris" : [ "http://www.mendeley.com/documents/?uuid=eb64e173-551c-42e8-b4a0-a09c88b9ada8" ] } ], "mendeley" : { "formattedCitation" : "(Ruane et al., 2016)", "plainTextFormattedCitation" : "(Ruane et al., 2016)", "previouslyFormattedCitation" : "(Ruane et al., 2016)" }, "properties" : { "noteIndex" : 0 }, "schema" : "https://github.com/citation-style-language/schema/raw/master/csl-citation.json" }</w:instrText>
            </w:r>
            <w:r w:rsidRPr="003A0C0D">
              <w:rPr>
                <w:color w:val="000000"/>
              </w:rPr>
              <w:fldChar w:fldCharType="separate"/>
            </w:r>
            <w:ins w:id="6264" w:author="Robin Matthews" w:date="2021-05-18T16:07:00Z">
              <w:del w:id="6265" w:author="Robin Matthews [2]" w:date="2021-06-01T17:49:00Z">
                <w:r w:rsidR="00602365" w:rsidDel="00AE2D51">
                  <w:rPr>
                    <w:noProof/>
                    <w:color w:val="000000"/>
                  </w:rPr>
                  <w:delText>(</w:delText>
                </w:r>
              </w:del>
              <w:r w:rsidR="00602365">
                <w:rPr>
                  <w:noProof/>
                  <w:color w:val="000000"/>
                </w:rPr>
                <w:t>Ruane et al., 2016</w:t>
              </w:r>
              <w:del w:id="6266" w:author="Robin Matthews [2]" w:date="2021-06-01T17:52:00Z">
                <w:r w:rsidR="00602365" w:rsidDel="00AE2D51">
                  <w:rPr>
                    <w:noProof/>
                    <w:color w:val="000000"/>
                  </w:rPr>
                  <w:delText>)</w:delText>
                </w:r>
              </w:del>
            </w:ins>
            <w:del w:id="6267" w:author="Robin Matthews" w:date="2021-05-18T16:07:00Z">
              <w:r w:rsidRPr="00DA1672" w:rsidDel="00602365">
                <w:rPr>
                  <w:noProof/>
                  <w:color w:val="000000"/>
                </w:rPr>
                <w:delText>(Ruane et al., 2016)</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558FE42F" w14:textId="77777777" w:rsidR="006409E5" w:rsidRPr="00DA1672" w:rsidRDefault="006409E5" w:rsidP="00294F83">
            <w:pPr>
              <w:pStyle w:val="Normal1"/>
              <w:pBdr>
                <w:top w:val="nil"/>
                <w:left w:val="nil"/>
                <w:bottom w:val="nil"/>
                <w:right w:val="nil"/>
                <w:between w:val="nil"/>
              </w:pBdr>
              <w:rPr>
                <w:color w:val="000000"/>
              </w:rPr>
            </w:pPr>
            <w:r w:rsidRPr="00DA1672">
              <w:rPr>
                <w:color w:val="000000"/>
              </w:rPr>
              <w:t>12, Atlas</w:t>
            </w:r>
          </w:p>
        </w:tc>
      </w:tr>
      <w:tr w:rsidR="006409E5" w:rsidRPr="00512141" w14:paraId="13C251A3" w14:textId="77777777" w:rsidTr="00294F83">
        <w:trPr>
          <w:trHeight w:val="473"/>
          <w:jc w:val="center"/>
        </w:trPr>
        <w:tc>
          <w:tcPr>
            <w:tcW w:w="2542" w:type="dxa"/>
            <w:tcBorders>
              <w:top w:val="nil"/>
              <w:left w:val="single" w:sz="4" w:space="0" w:color="000000"/>
              <w:bottom w:val="single" w:sz="8" w:space="0" w:color="000000"/>
              <w:right w:val="nil"/>
            </w:tcBorders>
            <w:shd w:val="clear" w:color="auto" w:fill="BDD7EE"/>
            <w:vAlign w:val="center"/>
          </w:tcPr>
          <w:p w14:paraId="6C1F48B3" w14:textId="77777777" w:rsidR="006409E5" w:rsidRPr="00DA1672" w:rsidRDefault="006409E5" w:rsidP="00294F83">
            <w:pPr>
              <w:pStyle w:val="Normal1"/>
              <w:pBdr>
                <w:top w:val="nil"/>
                <w:left w:val="nil"/>
                <w:bottom w:val="nil"/>
                <w:right w:val="nil"/>
                <w:between w:val="nil"/>
              </w:pBdr>
              <w:rPr>
                <w:color w:val="000000"/>
              </w:rPr>
            </w:pPr>
            <w:r w:rsidRPr="00DA1672">
              <w:rPr>
                <w:color w:val="000000"/>
              </w:rPr>
              <w:t>VolMIP</w:t>
            </w:r>
          </w:p>
        </w:tc>
        <w:tc>
          <w:tcPr>
            <w:tcW w:w="2431" w:type="dxa"/>
            <w:tcBorders>
              <w:top w:val="nil"/>
              <w:left w:val="single" w:sz="4" w:space="0" w:color="000000"/>
              <w:bottom w:val="single" w:sz="8" w:space="0" w:color="000000"/>
              <w:right w:val="single" w:sz="8" w:space="0" w:color="000000"/>
            </w:tcBorders>
            <w:shd w:val="clear" w:color="auto" w:fill="FFF2CC"/>
            <w:vAlign w:val="center"/>
          </w:tcPr>
          <w:p w14:paraId="0734FD68" w14:textId="77777777" w:rsidR="006409E5" w:rsidRPr="00DA1672" w:rsidRDefault="006409E5" w:rsidP="00294F83">
            <w:pPr>
              <w:pStyle w:val="Normal1"/>
              <w:pBdr>
                <w:top w:val="nil"/>
                <w:left w:val="nil"/>
                <w:bottom w:val="nil"/>
                <w:right w:val="nil"/>
                <w:between w:val="nil"/>
              </w:pBdr>
              <w:rPr>
                <w:color w:val="000000"/>
              </w:rPr>
            </w:pPr>
            <w:r w:rsidRPr="00DA1672">
              <w:rPr>
                <w:color w:val="000000"/>
              </w:rPr>
              <w:t>Volcanic Forcings Model Intercomparison Project</w:t>
            </w:r>
          </w:p>
        </w:tc>
        <w:tc>
          <w:tcPr>
            <w:tcW w:w="2337" w:type="dxa"/>
            <w:tcBorders>
              <w:top w:val="nil"/>
              <w:left w:val="nil"/>
              <w:bottom w:val="single" w:sz="8" w:space="0" w:color="000000"/>
              <w:right w:val="single" w:sz="8" w:space="0" w:color="000000"/>
            </w:tcBorders>
            <w:shd w:val="clear" w:color="auto" w:fill="FFF2CC"/>
            <w:vAlign w:val="center"/>
          </w:tcPr>
          <w:p w14:paraId="16EA345C" w14:textId="753E3F42" w:rsidR="006409E5" w:rsidRPr="003A0C0D" w:rsidRDefault="006409E5" w:rsidP="00294F83">
            <w:pPr>
              <w:pStyle w:val="Normal1"/>
              <w:pBdr>
                <w:top w:val="nil"/>
                <w:left w:val="nil"/>
                <w:bottom w:val="nil"/>
                <w:right w:val="nil"/>
                <w:between w:val="nil"/>
              </w:pBdr>
              <w:rPr>
                <w:color w:val="000000"/>
              </w:rPr>
            </w:pPr>
            <w:r w:rsidRPr="003A0C0D">
              <w:rPr>
                <w:color w:val="000000"/>
              </w:rPr>
              <w:fldChar w:fldCharType="begin" w:fldLock="1"/>
            </w:r>
            <w:ins w:id="6268" w:author="Robin Matthews [2]" w:date="2021-06-01T17:52:00Z">
              <w:r w:rsidR="00AE2D51">
                <w:rPr>
                  <w:color w:val="000000"/>
                </w:rPr>
                <w:instrText>ADDIN CSL_CITATION { "citationItems" : [ { "id" : "ITEM-1", "itemData" : { "DOI" : "10.5194/gmd-9-2701-2016", "ISSN" : "1991-9603", "abstract" : "Abstract. The enhancement of the stratospheric aerosol layer by volcanic eruptions induces a complex set of responses causing global and regional climate effects on a broad range of timescales. Uncertainties exist regarding the climatic response to strong volcanic forcing identified in coupled climate simulations that contributed to the fifth phase of the Coupled Model Intercomparison Project (CMIP5). In order to better understand the sources of these model diversities, the Model Intercomparison Project on the climatic response to Volcanic forcing (VolMIP) has defined a coordinated set of idealized volcanic perturbation experiments to be carried out in alignment with the CMIP6 protocol. VolMIP provides a common stratospheric aerosol data set for each experiment to minimize differences in the applied volcanic forcing. It defines a set of initial conditions to assess how internal climate variability contributes to determining the response. VolMIP will assess to what extent volcanically forced responses of the coupled ocean\u2013atmosphere system are robustly simulated by state-of-the-art coupled climate models and identify the causes that limit robust simulated behavior, especially differences in the treatment of physical processes. This paper illustrates the design of the idealized volcanic perturbation experiments in the VolMIP protocol and describes the common aerosol forcing input data sets to be used.", "author" : [ { "dropping-particle" : "", "family" : "Zanchettin", "given" : "Davide", "non-dropping-particle" : "", "parse-names" : false, "suffix" : "" }, { "dropping-particle" : "", "family" : "Khodri", "given" : "Myriam", "non-dropping-particle" : "", "parse-names" : false, "suffix" : "" }, { "dropping-particle" : "", "family" : "Timmreck", "given" : "Claudia", "non-dropping-particle" : "", "parse-names" : false, "suffix" : "" }, { "dropping-particle" : "", "family" : "Toohey", "given" : "Matthew", "non-dropping-particle" : "", "parse-names" : false, "suffix" : "" }, { "dropping-particle" : "", "family" : "Schmidt", "given" : "Anja", "non-dropping-particle" : "", "parse-names" : false, "suffix" : "" }, { "dropping-particle" : "", "family" : "Gerber", "given" : "Edwin P.", "non-dropping-particle" : "", "parse-names" : false, "suffix" : "" }, { "dropping-particle" : "", "family" : "Hegerl", "given" : "Gabriele", "non-dropping-particle" : "", "parse-names" : false, "suffix" : "" }, { "dropping-particle" : "", "family" : "Robock", "given" : "Alan", "non-dropping-particle" : "", "parse-names" : false, "suffix" : "" }, { "dropping-particle" : "", "family" : "Pausata", "given" : "Francesco S. R.", "non-dropping-particle" : "", "parse-names" : false, "suffix" : "" }, { "dropping-particle" : "", "family" : "Ball", "given" : "William T.", "non-dropping-particle" : "", "parse-names" : false, "suffix" : "" }, { "dropping-particle" : "", "family" : "Bauer", "given" : "Susanne E.", "non-dropping-particle" : "", "parse-names" : false, "suffix" : "" }, { "dropping-particle" : "", "family" : "Bekki", "given" : "Slimane", "non-dropping-particle" : "", "parse-names" : false, "suffix" : "" }, { "dropping-particle" : "", "family" : "Dhomse", "given" : "Sandip S.", "non-dropping-particle" : "", "parse-names" : false, "suffix" : "" }, { "dropping-particle" : "", "family" : "LeGrande", "given" : "Allegra N.", "non-dropping-particle" : "", "parse-names" : false, "suffix" : "" }, { "dropping-particle" : "", "family" : "Mann", "given" : "Graham W.", "non-dropping-particle" : "", "parse-names" : false, "suffix" : "" }, { "dropping-particle" : "", "family" : "Marshall", "given" : "Lauren", "non-dropping-particle" : "", "parse-names" : false, "suffix" : "" }, { "dropping-particle" : "", "family" : "Mills", "given" : "Michael", "non-dropping-particle" : "", "parse-names" : false, "suffix" : "" }, { "dropping-particle" : "", "family" : "Marchand", "given" : "Marion", "non-dropping-particle" : "", "parse-names" : false, "suffix" : "" }, { "dropping-particle" : "", "family" : "Niemeier", "given" : "Ulrike", "non-dropping-particle" : "", "parse-names" : false, "suffix" : "" }, { "dropping-particle" : "", "family" : "Poulain", "given" : "Virginie", "non-dropping-particle" : "", "parse-names" : false, "suffix" : "" }, { "dropping-particle" : "", "family" : "Rozanov", "given" : "Eugene", "non-dropping-particle" : "", "parse-names" : false, "suffix" : "" }, { "dropping-particle" : "", "family" : "Rubino", "given" : "Angelo", "non-dropping-particle" : "", "parse-names" : false, "suffix" : "" }, { "dropping-particle" : "", "family" : "Stenke", "given" : "Andrea", "non-dropping-particle" : "", "parse-names" : false, "suffix" : "" }, { "dropping-particle" : "", "family" : "Tsigaridis", "given" : "Kostas", "non-dropping-particle" : "", "parse-names" : false, "suffix" : "" }, { "dropping-particle" : "", "family" : "Tummon", "given" : "Fiona", "non-dropping-particle" : "", "parse-names" : false, "suffix" : "" } ], "container-title" : "Geoscientific Model Development", "id" : "ITEM-1", "issue" : "8", "issued" : { "date-parts" : [ [ "2016", "8", "17" ] ] }, "page" : "2701-2719", "title" : "The Model Intercomparison Project on the climatic response to Volcanic forcing (VolMIP): experimental design and forcing input data for CMIP6", "translator" : [ { "dropping-particle" : "", "family" : "H3385", "given" : "", "non-dropping-particle" : "", "parse-names" : false, "suffix" : "" } ], "type" : "article-journal", "volume" : "9" }, "uris" : [ "http://www.mendeley.com/documents/?uuid=fed5d605-cd63-4180-9296-7d42d6aa5334" ] } ], "mendeley" : { "formattedCitation" : "(Zanchettin et al., 2016)", "manualFormatting" : "Zanchettin et al., 2016", "plainTextFormattedCitation" : "(Zanchettin et al., 2016)", "previouslyFormattedCitation" : "(Zanchettin et al., 2016)" }, "properties" : { "noteIndex" : 0 }, "schema" : "https://github.com/citation-style-language/schema/raw/master/csl-citation.json" }</w:instrText>
              </w:r>
            </w:ins>
            <w:del w:id="6269" w:author="Robin Matthews [2]" w:date="2021-06-01T17:52:00Z">
              <w:r w:rsidR="00E81B0B" w:rsidDel="00AE2D51">
                <w:rPr>
                  <w:color w:val="000000"/>
                </w:rPr>
                <w:delInstrText>ADDIN CSL_CITATION { "citationItems" : [ { "id" : "ITEM-1", "itemData" : { "DOI" : "10.5194/gmd-9-2701-2016", "ISSN" : "1991-9603", "abstract" : "Abstract. The enhancement of the stratospheric aerosol layer by volcanic eruptions induces a complex set of responses causing global and regional climate effects on a broad range of timescales. Uncertainties exist regarding the climatic response to strong volcanic forcing identified in coupled climate simulations that contributed to the fifth phase of the Coupled Model Intercomparison Project (CMIP5). In order to better understand the sources of these model diversities, the Model Intercomparison Project on the climatic response to Volcanic forcing (VolMIP) has defined a coordinated set of idealized volcanic perturbation experiments to be carried out in alignment with the CMIP6 protocol. VolMIP provides a common stratospheric aerosol data set for each experiment to minimize differences in the applied volcanic forcing. It defines a set of initial conditions to assess how internal climate variability contributes to determining the response. VolMIP will assess to what extent volcanically forced responses of the coupled ocean\u2013atmosphere system are robustly simulated by state-of-the-art coupled climate models and identify the causes that limit robust simulated behavior, especially differences in the treatment of physical processes. This paper illustrates the design of the idealized volcanic perturbation experiments in the VolMIP protocol and describes the common aerosol forcing input data sets to be used.", "author" : [ { "dropping-particle" : "", "family" : "Zanchettin", "given" : "Davide", "non-dropping-particle" : "", "parse-names" : false, "suffix" : "" }, { "dropping-particle" : "", "family" : "Khodri", "given" : "Myriam", "non-dropping-particle" : "", "parse-names" : false, "suffix" : "" }, { "dropping-particle" : "", "family" : "Timmreck", "given" : "Claudia", "non-dropping-particle" : "", "parse-names" : false, "suffix" : "" }, { "dropping-particle" : "", "family" : "Toohey", "given" : "Matthew", "non-dropping-particle" : "", "parse-names" : false, "suffix" : "" }, { "dropping-particle" : "", "family" : "Schmidt", "given" : "Anja", "non-dropping-particle" : "", "parse-names" : false, "suffix" : "" }, { "dropping-particle" : "", "family" : "Gerber", "given" : "Edwin P.", "non-dropping-particle" : "", "parse-names" : false, "suffix" : "" }, { "dropping-particle" : "", "family" : "Hegerl", "given" : "Gabriele", "non-dropping-particle" : "", "parse-names" : false, "suffix" : "" }, { "dropping-particle" : "", "family" : "Robock", "given" : "Alan", "non-dropping-particle" : "", "parse-names" : false, "suffix" : "" }, { "dropping-particle" : "", "family" : "Pausata", "given" : "Francesco S. R.", "non-dropping-particle" : "", "parse-names" : false, "suffix" : "" }, { "dropping-particle" : "", "family" : "Ball", "given" : "William T.", "non-dropping-particle" : "", "parse-names" : false, "suffix" : "" }, { "dropping-particle" : "", "family" : "Bauer", "given" : "Susanne E.", "non-dropping-particle" : "", "parse-names" : false, "suffix" : "" }, { "dropping-particle" : "", "family" : "Bekki", "given" : "Slimane", "non-dropping-particle" : "", "parse-names" : false, "suffix" : "" }, { "dropping-particle" : "", "family" : "Dhomse", "given" : "Sandip S.", "non-dropping-particle" : "", "parse-names" : false, "suffix" : "" }, { "dropping-particle" : "", "family" : "LeGrande", "given" : "Allegra N.", "non-dropping-particle" : "", "parse-names" : false, "suffix" : "" }, { "dropping-particle" : "", "family" : "Mann", "given" : "Graham W.", "non-dropping-particle" : "", "parse-names" : false, "suffix" : "" }, { "dropping-particle" : "", "family" : "Marshall", "given" : "Lauren", "non-dropping-particle" : "", "parse-names" : false, "suffix" : "" }, { "dropping-particle" : "", "family" : "Mills", "given" : "Michael", "non-dropping-particle" : "", "parse-names" : false, "suffix" : "" }, { "dropping-particle" : "", "family" : "Marchand", "given" : "Marion", "non-dropping-particle" : "", "parse-names" : false, "suffix" : "" }, { "dropping-particle" : "", "family" : "Niemeier", "given" : "Ulrike", "non-dropping-particle" : "", "parse-names" : false, "suffix" : "" }, { "dropping-particle" : "", "family" : "Poulain", "given" : "Virginie", "non-dropping-particle" : "", "parse-names" : false, "suffix" : "" }, { "dropping-particle" : "", "family" : "Rozanov", "given" : "Eugene", "non-dropping-particle" : "", "parse-names" : false, "suffix" : "" }, { "dropping-particle" : "", "family" : "Rubino", "given" : "Angelo", "non-dropping-particle" : "", "parse-names" : false, "suffix" : "" }, { "dropping-particle" : "", "family" : "Stenke", "given" : "Andrea", "non-dropping-particle" : "", "parse-names" : false, "suffix" : "" }, { "dropping-particle" : "", "family" : "Tsigaridis", "given" : "Kostas", "non-dropping-particle" : "", "parse-names" : false, "suffix" : "" }, { "dropping-particle" : "", "family" : "Tummon", "given" : "Fiona", "non-dropping-particle" : "", "parse-names" : false, "suffix" : "" } ], "container-title" : "Geoscientific Model Development", "id" : "ITEM-1", "issue" : "8", "issued" : { "date-parts" : [ [ "2016", "8", "17" ] ] }, "page" : "2701-2719", "title" : "The Model Intercomparison Project on the climatic response to Volcanic forcing (VolMIP): experimental design and forcing input data for CMIP6", "translator" : [ { "dropping-particle" : "", "family" : "H3385", "given" : "", "non-dropping-particle" : "", "parse-names" : false, "suffix" : "" } ], "type" : "article-journal", "volume" : "9" }, "uris" : [ "http://www.mendeley.com/documents/?uuid=fed5d605-cd63-4180-9296-7d42d6aa5334" ] } ], "mendeley" : { "formattedCitation" : "(Zanchettin et al., 2016)", "plainTextFormattedCitation" : "(Zanchettin et al., 2016)", "previouslyFormattedCitation" : "(Zanchettin et al., 2016)" }, "properties" : { "noteIndex" : 0 }, "schema" : "https://github.com/citation-style-language/schema/raw/master/csl-citation.json" }</w:delInstrText>
              </w:r>
            </w:del>
            <w:r w:rsidRPr="003A0C0D">
              <w:rPr>
                <w:color w:val="000000"/>
              </w:rPr>
              <w:fldChar w:fldCharType="separate"/>
            </w:r>
            <w:ins w:id="6270" w:author="Robin Matthews" w:date="2021-05-18T16:07:00Z">
              <w:del w:id="6271" w:author="Robin Matthews [2]" w:date="2021-06-01T17:52:00Z">
                <w:r w:rsidR="00602365" w:rsidDel="00AE2D51">
                  <w:rPr>
                    <w:noProof/>
                    <w:color w:val="000000"/>
                  </w:rPr>
                  <w:delText>(</w:delText>
                </w:r>
              </w:del>
              <w:r w:rsidR="00602365">
                <w:rPr>
                  <w:noProof/>
                  <w:color w:val="000000"/>
                </w:rPr>
                <w:t>Zanchettin et al., 2016</w:t>
              </w:r>
              <w:del w:id="6272" w:author="Robin Matthews [2]" w:date="2021-06-01T17:52:00Z">
                <w:r w:rsidR="00602365" w:rsidDel="00AE2D51">
                  <w:rPr>
                    <w:noProof/>
                    <w:color w:val="000000"/>
                  </w:rPr>
                  <w:delText>)</w:delText>
                </w:r>
              </w:del>
            </w:ins>
            <w:del w:id="6273" w:author="Robin Matthews" w:date="2021-05-18T16:07:00Z">
              <w:r w:rsidRPr="003A0C0D" w:rsidDel="00602365">
                <w:rPr>
                  <w:noProof/>
                  <w:color w:val="000000"/>
                </w:rPr>
                <w:delText>(Zanchettin et al., 2016)</w:delText>
              </w:r>
            </w:del>
            <w:r w:rsidRPr="003A0C0D">
              <w:rPr>
                <w:color w:val="000000"/>
              </w:rPr>
              <w:fldChar w:fldCharType="end"/>
            </w:r>
          </w:p>
        </w:tc>
        <w:tc>
          <w:tcPr>
            <w:tcW w:w="1930" w:type="dxa"/>
            <w:tcBorders>
              <w:top w:val="nil"/>
              <w:left w:val="nil"/>
              <w:bottom w:val="single" w:sz="8" w:space="0" w:color="000000"/>
              <w:right w:val="single" w:sz="8" w:space="0" w:color="000000"/>
            </w:tcBorders>
            <w:shd w:val="clear" w:color="auto" w:fill="FFF2CC"/>
            <w:vAlign w:val="center"/>
          </w:tcPr>
          <w:p w14:paraId="31E75C07" w14:textId="77777777" w:rsidR="006409E5" w:rsidRPr="003A0C0D" w:rsidRDefault="006409E5" w:rsidP="00294F83">
            <w:pPr>
              <w:pStyle w:val="Normal1"/>
              <w:pBdr>
                <w:top w:val="nil"/>
                <w:left w:val="nil"/>
                <w:bottom w:val="nil"/>
                <w:right w:val="nil"/>
                <w:between w:val="nil"/>
              </w:pBdr>
              <w:rPr>
                <w:color w:val="000000"/>
              </w:rPr>
            </w:pPr>
            <w:r w:rsidRPr="003A0C0D">
              <w:rPr>
                <w:color w:val="000000"/>
              </w:rPr>
              <w:t>4, 8, Atlas</w:t>
            </w:r>
          </w:p>
        </w:tc>
      </w:tr>
    </w:tbl>
    <w:p w14:paraId="20C28C92" w14:textId="77777777" w:rsidR="006409E5" w:rsidRPr="000128A3" w:rsidRDefault="006409E5" w:rsidP="006409E5">
      <w:pPr>
        <w:pStyle w:val="AR6BodyText"/>
        <w:rPr>
          <w:lang w:val="en-GB"/>
        </w:rPr>
      </w:pPr>
      <w:r w:rsidRPr="000128A3">
        <w:rPr>
          <w:lang w:val="en-GB"/>
        </w:rPr>
        <w:t xml:space="preserve"> </w:t>
      </w:r>
    </w:p>
    <w:p w14:paraId="629772E9" w14:textId="05E9F479" w:rsidR="006409E5" w:rsidRPr="000128A3" w:rsidRDefault="006409E5" w:rsidP="006409E5">
      <w:pPr>
        <w:pStyle w:val="AR6BodyText"/>
        <w:rPr>
          <w:b/>
          <w:lang w:val="en-GB"/>
        </w:rPr>
      </w:pPr>
      <w:r w:rsidRPr="000128A3">
        <w:rPr>
          <w:b/>
          <w:lang w:val="en-GB"/>
        </w:rPr>
        <w:t>[END TABLE 1.3 HERE]</w:t>
      </w:r>
    </w:p>
    <w:p w14:paraId="6720457C" w14:textId="77777777" w:rsidR="006409E5" w:rsidRPr="000128A3" w:rsidRDefault="006409E5" w:rsidP="006409E5">
      <w:pPr>
        <w:pStyle w:val="AR6BodyText"/>
        <w:rPr>
          <w:lang w:val="en-GB"/>
        </w:rPr>
      </w:pPr>
    </w:p>
    <w:p w14:paraId="5C169504" w14:textId="77777777" w:rsidR="006409E5" w:rsidRPr="000128A3" w:rsidRDefault="006409E5" w:rsidP="006409E5">
      <w:pPr>
        <w:pStyle w:val="AR6BodyText"/>
        <w:rPr>
          <w:lang w:val="en-GB"/>
        </w:rPr>
      </w:pPr>
    </w:p>
    <w:p w14:paraId="695F94AA" w14:textId="77777777" w:rsidR="006409E5" w:rsidRPr="000128A3" w:rsidRDefault="006409E5" w:rsidP="006409E5">
      <w:pPr>
        <w:pStyle w:val="AR6Chap1Level31111"/>
        <w:rPr>
          <w:lang w:val="en-GB"/>
        </w:rPr>
      </w:pPr>
      <w:bookmarkStart w:id="6274" w:name="_Toc69950013"/>
      <w:r w:rsidRPr="000128A3">
        <w:rPr>
          <w:lang w:val="en-GB"/>
        </w:rPr>
        <w:t>Coordinated Regional Downscaling Experiment (CORDEX)</w:t>
      </w:r>
      <w:bookmarkEnd w:id="6274"/>
      <w:r w:rsidRPr="000128A3">
        <w:rPr>
          <w:lang w:val="en-GB"/>
        </w:rPr>
        <w:t xml:space="preserve">  </w:t>
      </w:r>
    </w:p>
    <w:p w14:paraId="12D73246" w14:textId="77777777" w:rsidR="006409E5" w:rsidRPr="000128A3" w:rsidRDefault="006409E5" w:rsidP="006409E5">
      <w:pPr>
        <w:pStyle w:val="AR6BodyText"/>
        <w:rPr>
          <w:lang w:val="en-GB"/>
        </w:rPr>
      </w:pPr>
    </w:p>
    <w:p w14:paraId="64B06C36" w14:textId="348A4373" w:rsidR="006409E5" w:rsidRPr="000128A3" w:rsidRDefault="006409E5" w:rsidP="006409E5">
      <w:pPr>
        <w:pStyle w:val="AR6BodyText"/>
        <w:rPr>
          <w:lang w:val="en-GB"/>
        </w:rPr>
      </w:pPr>
      <w:bookmarkStart w:id="6275" w:name="_Hlk66786488"/>
      <w:r w:rsidRPr="000128A3">
        <w:rPr>
          <w:rFonts w:cs="Times New Roman"/>
          <w:lang w:val="en-GB"/>
        </w:rPr>
        <w:t>The Coordinated Regional Downscaling Experiment (CORDEX</w:t>
      </w:r>
      <w:del w:id="6276" w:author="Ian Blenkinsop" w:date="2021-07-08T15:39:00Z">
        <w:r w:rsidRPr="000128A3" w:rsidDel="005A40E8">
          <w:rPr>
            <w:rFonts w:cs="Times New Roman"/>
            <w:lang w:val="en-GB"/>
          </w:rPr>
          <w:delText xml:space="preserve">, </w:delText>
        </w:r>
      </w:del>
      <w:ins w:id="6277" w:author="Ian Blenkinsop" w:date="2021-07-08T15:39:00Z">
        <w:r w:rsidR="005A40E8">
          <w:rPr>
            <w:rFonts w:cs="Times New Roman"/>
            <w:lang w:val="en-GB"/>
          </w:rPr>
          <w:t>;</w:t>
        </w:r>
        <w:r w:rsidR="005A40E8" w:rsidRPr="000128A3">
          <w:rPr>
            <w:rFonts w:cs="Times New Roman"/>
            <w:lang w:val="en-GB"/>
          </w:rPr>
          <w:t xml:space="preserve"> </w:t>
        </w:r>
      </w:ins>
      <w:r w:rsidRPr="003A0C0D">
        <w:rPr>
          <w:rFonts w:cs="Times New Roman"/>
        </w:rPr>
        <w:fldChar w:fldCharType="begin" w:fldLock="1"/>
      </w:r>
      <w:r w:rsidR="00E81B0B">
        <w:rPr>
          <w:rFonts w:cs="Times New Roman"/>
          <w:lang w:val="en-GB"/>
        </w:rPr>
        <w:instrText>ADDIN CSL_CITATION { "citationItems" : [ { "id" : "ITEM-1", "itemData" : { "DOI" : "10.5194/gmd-9-4087-2016", "ISSN" : "1991-9603", "abstract" : "Abstract. The COordinated Regional Downscaling EXperiment (CORDEX) is a diagnostic model intercomparison project (MIP) in CMIP6. CORDEX builds on a foundation of previous downscaling intercomparison projects to provide a common framework for downscaling activities around the world. The CORDEX Regional Challenges provide a focus for downscaling research and a basis for making use of CMIP6 global climate model (GCM) output to produce downscaled projected changes in regional climates and assess sources of uncertainties in the projections, all of which can potentially be distilled into climate change information for vulnerability, impacts and adaptation studies. CORDEX Flagship Pilot Studies advance regional downscaling by targeting one or more of the CORDEX Regional Challenges. A CORDEX-CORE framework is planned that will produce a baseline set of homogeneous high-resolution, downscaled projections for regions worldwide. In CMIP6, CORDEX coordinates with ScenarioMIP and is structured to allow cross comparisons with HighResMIP and interaction with the CMIP6 VIACS Advisory Board.", "author" : [ { "dropping-particle" : "", "family" : "Gutowski Jr.", "given" : "William J.", "non-dropping-particle" : "", "parse-names" : false, "suffix" : "" }, { "dropping-particle" : "", "family" : "Giorgi", "given" : "Filippo", "non-dropping-particle" : "", "parse-names" : false, "suffix" : "" }, { "dropping-particle" : "", "family" : "Timbal", "given" : "Bertrand", "non-dropping-particle" : "", "parse-names" : false, "suffix" : "" }, { "dropping-particle" : "", "family" : "Frigon", "given" : "Anne", "non-dropping-particle" : "", "parse-names" : false, "suffix" : "" }, { "dropping-particle" : "", "family" : "Jacob", "given" : "Daniela", "non-dropping-particle" : "", "parse-names" : false, "suffix" : "" }, { "dropping-particle" : "", "family" : "Kang", "given" : "Hyun-Suk", "non-dropping-particle" : "", "parse-names" : false, "suffix" : "" }, { "dropping-particle" : "", "family" : "Raghavan", "given" : "Krishnan", "non-dropping-particle" : "", "parse-names" : false, "suffix" : "" }, { "dropping-particle" : "", "family" : "Lee", "given" : "Boram", "non-dropping-particle" : "", "parse-names" : false, "suffix" : "" }, { "dropping-particle" : "", "family" : "Lennard", "given" : "Christopher", "non-dropping-particle" : "", "parse-names" : false, "suffix" : "" }, { "dropping-particle" : "", "family" : "Nikulin", "given" : "Grigory", "non-dropping-particle" : "", "parse-names" : false, "suffix" : "" }, { "dropping-particle" : "", "family" : "O&amp;amp;apos;Rourke", "given" : "Eleanor", "non-dropping-particle" : "", "parse-names" : false, "suffix" : "" }, { "dropping-particle" : "", "family" : "Rixen", "given" : "Michel", "non-dropping-particle" : "", "parse-names" : false, "suffix" : "" }, { "dropping-particle" : "", "family" : "Solman", "given" : "Silvina", "non-dropping-particle" : "", "parse-names" : false, "suffix" : "" }, { "dropping-particle" : "", "family" : "Stephenson", "given" : "Tannecia", "non-dropping-particle" : "", "parse-names" : false, "suffix" : "" }, { "dropping-particle" : "", "family" : "Tangang", "given" : "Fredolin", "non-dropping-particle" : "", "parse-names" : false, "suffix" : "" } ], "container-title" : "Geoscientific Model Development", "id" : "ITEM-1", "issue" : "11", "issued" : { "date-parts" : [ [ "2016", "11", "17" ] ] }, "page" : "4087-4095", "title" : "WCRP COordinated Regional Downscaling EXperiment (CORDEX): a diagnostic MIP for CMIP6", "translator" : [ { "dropping-particle" : "", "family" : "H2857", "given" : "", "non-dropping-particle" : "", "parse-names" : false, "suffix" : "" } ], "type" : "article-journal", "volume" : "9" }, "uris" : [ "http://www.mendeley.com/documents/?uuid=2586e2cb-dbc2-3e78-9c01-200c02dd4b86" ] } ], "mendeley" : { "formattedCitation" : "(Gutowski Jr. et al., 2016)", "manualFormatting" : "Gutowski Jr. et al., 2016)", "plainTextFormattedCitation" : "(Gutowski Jr. et al., 2016)", "previouslyFormattedCitation" : "(Gutowski Jr. et al., 2016)" }, "properties" : { "noteIndex" : 0 }, "schema" : "https://github.com/citation-style-language/schema/raw/master/csl-citation.json" }</w:instrText>
      </w:r>
      <w:r w:rsidRPr="003A0C0D">
        <w:rPr>
          <w:rFonts w:cs="Times New Roman"/>
        </w:rPr>
        <w:fldChar w:fldCharType="separate"/>
      </w:r>
      <w:ins w:id="6278" w:author="Robin Matthews" w:date="2021-05-18T16:07:00Z">
        <w:r w:rsidR="00602365">
          <w:rPr>
            <w:rFonts w:cs="Times New Roman"/>
            <w:noProof/>
            <w:lang w:val="en-GB"/>
          </w:rPr>
          <w:t>Gutowski Jr. et al., 2016)</w:t>
        </w:r>
      </w:ins>
      <w:del w:id="6279" w:author="Robin Matthews" w:date="2021-05-18T16:07:00Z">
        <w:r w:rsidRPr="000128A3" w:rsidDel="00602365">
          <w:rPr>
            <w:rFonts w:cs="Times New Roman"/>
            <w:noProof/>
            <w:lang w:val="en-GB"/>
          </w:rPr>
          <w:delText>Gutowski Jr. et al., 2016)</w:delText>
        </w:r>
      </w:del>
      <w:r w:rsidRPr="003A0C0D">
        <w:rPr>
          <w:rFonts w:cs="Times New Roman"/>
        </w:rPr>
        <w:fldChar w:fldCharType="end"/>
      </w:r>
      <w:r w:rsidRPr="000128A3">
        <w:rPr>
          <w:rFonts w:cs="Times New Roman"/>
          <w:lang w:val="en-GB"/>
        </w:rPr>
        <w:t xml:space="preserve"> is an intercomparison project for regional models and statistical downscaling techniques, coordinating simulations on common domains and under common experimental conditions in a similar way to the CMIP effort. Dynamical and statistical downscaling techniques can provide higher-resolution climate information than is available directly from global climate models (</w:t>
      </w:r>
      <w:del w:id="6280" w:author="Ian Blenkinsop" w:date="2021-07-08T15:39:00Z">
        <w:r w:rsidRPr="000128A3" w:rsidDel="005A40E8">
          <w:rPr>
            <w:rFonts w:cs="Times New Roman"/>
            <w:lang w:val="en-GB"/>
          </w:rPr>
          <w:delText xml:space="preserve">Chapter 10, </w:delText>
        </w:r>
      </w:del>
      <w:r w:rsidRPr="000128A3">
        <w:rPr>
          <w:lang w:val="en-GB"/>
        </w:rPr>
        <w:t xml:space="preserve">Section </w:t>
      </w:r>
      <w:r w:rsidRPr="000128A3">
        <w:rPr>
          <w:rFonts w:cs="Times New Roman"/>
          <w:lang w:val="en-GB"/>
        </w:rPr>
        <w:t>10.3). These techniques require evaluation and quantification of their performance before they can be considered appropriate as usable regional climate information or be used in support of climate services. CORDEX simulations have been provided by a range of regional downscaling models</w:t>
      </w:r>
      <w:del w:id="6281" w:author="Ian Blenkinsop" w:date="2021-07-08T15:40:00Z">
        <w:r w:rsidRPr="000128A3" w:rsidDel="005A40E8">
          <w:rPr>
            <w:rFonts w:cs="Times New Roman"/>
            <w:lang w:val="en-GB"/>
          </w:rPr>
          <w:delText>,</w:delText>
        </w:r>
      </w:del>
      <w:r w:rsidRPr="000128A3">
        <w:rPr>
          <w:rFonts w:cs="Times New Roman"/>
          <w:lang w:val="en-GB"/>
        </w:rPr>
        <w:t xml:space="preserve"> for 14 regions</w:t>
      </w:r>
      <w:ins w:id="6282" w:author="Ian Blenkinsop" w:date="2021-07-08T15:40:00Z">
        <w:r w:rsidR="005A40E8">
          <w:rPr>
            <w:rFonts w:cs="Times New Roman"/>
            <w:lang w:val="en-GB"/>
          </w:rPr>
          <w:t>,</w:t>
        </w:r>
      </w:ins>
      <w:r w:rsidRPr="000128A3">
        <w:rPr>
          <w:rFonts w:cs="Times New Roman"/>
          <w:lang w:val="en-GB"/>
        </w:rPr>
        <w:t xml:space="preserve"> together covering much of the globe (</w:t>
      </w:r>
      <w:del w:id="6283" w:author="Ian Blenkinsop" w:date="2021-07-08T15:40:00Z">
        <w:r w:rsidRPr="000128A3" w:rsidDel="005A40E8">
          <w:rPr>
            <w:rFonts w:cs="Times New Roman"/>
            <w:lang w:val="en-GB"/>
          </w:rPr>
          <w:delText xml:space="preserve">Atlas, </w:delText>
        </w:r>
      </w:del>
      <w:r w:rsidRPr="000128A3">
        <w:rPr>
          <w:rFonts w:cs="Times New Roman"/>
          <w:lang w:val="en-GB"/>
        </w:rPr>
        <w:t>Figure Atlas</w:t>
      </w:r>
      <w:r w:rsidRPr="000128A3">
        <w:rPr>
          <w:lang w:val="en-GB"/>
        </w:rPr>
        <w:t>.7), and they are used extensively in the AR6 WGI Atlas (Atlas.1.4</w:t>
      </w:r>
      <w:del w:id="6284" w:author="Ian Blenkinsop" w:date="2021-07-08T15:40:00Z">
        <w:r w:rsidRPr="000128A3" w:rsidDel="005A40E8">
          <w:rPr>
            <w:lang w:val="en-GB"/>
          </w:rPr>
          <w:delText>; see also</w:delText>
        </w:r>
      </w:del>
      <w:ins w:id="6285" w:author="Ian Blenkinsop" w:date="2021-07-08T15:40:00Z">
        <w:r w:rsidR="005A40E8">
          <w:rPr>
            <w:lang w:val="en-GB"/>
          </w:rPr>
          <w:t xml:space="preserve"> and</w:t>
        </w:r>
      </w:ins>
      <w:r w:rsidRPr="000128A3">
        <w:rPr>
          <w:lang w:val="en-GB"/>
        </w:rPr>
        <w:t xml:space="preserve"> Annex II)</w:t>
      </w:r>
      <w:r w:rsidRPr="000128A3">
        <w:rPr>
          <w:rFonts w:cs="Times New Roman"/>
          <w:lang w:val="en-GB"/>
        </w:rPr>
        <w:t>.</w:t>
      </w:r>
    </w:p>
    <w:p w14:paraId="5F344A14" w14:textId="77777777" w:rsidR="006409E5" w:rsidRPr="000128A3" w:rsidRDefault="006409E5" w:rsidP="006409E5">
      <w:pPr>
        <w:pStyle w:val="AR6BodyText"/>
        <w:rPr>
          <w:lang w:val="en-GB"/>
        </w:rPr>
      </w:pPr>
    </w:p>
    <w:p w14:paraId="740AC1C5" w14:textId="504DD98D" w:rsidR="006409E5" w:rsidRPr="003A0C0D" w:rsidRDefault="006409E5" w:rsidP="006409E5">
      <w:pPr>
        <w:pStyle w:val="AR6BodyText"/>
      </w:pPr>
      <w:r w:rsidRPr="000128A3">
        <w:rPr>
          <w:rFonts w:cs="Times New Roman"/>
          <w:lang w:val="en-GB"/>
        </w:rPr>
        <w:t xml:space="preserve">In support of AR6, CORDEX has undertaken a new experiment (CORDEX-CORE) </w:t>
      </w:r>
      <w:del w:id="6286" w:author="Ian Blenkinsop" w:date="2021-07-08T15:40:00Z">
        <w:r w:rsidRPr="000128A3" w:rsidDel="00AA7240">
          <w:rPr>
            <w:rFonts w:cs="Times New Roman"/>
            <w:lang w:val="en-GB"/>
          </w:rPr>
          <w:delText xml:space="preserve">where </w:delText>
        </w:r>
      </w:del>
      <w:ins w:id="6287" w:author="Ian Blenkinsop" w:date="2021-07-08T15:40:00Z">
        <w:r w:rsidR="00AA7240">
          <w:rPr>
            <w:rFonts w:cs="Times New Roman"/>
            <w:lang w:val="en-GB"/>
          </w:rPr>
          <w:t xml:space="preserve">in which </w:t>
        </w:r>
      </w:ins>
      <w:r w:rsidRPr="000128A3">
        <w:rPr>
          <w:rFonts w:cs="Times New Roman"/>
          <w:lang w:val="en-GB"/>
        </w:rPr>
        <w:t>regional climate models downscale a common set of global model simulations, performed at a coarser resolution, to a spatial resolution spanning from 12</w:t>
      </w:r>
      <w:del w:id="6288" w:author="Ian Blenkinsop" w:date="2021-07-08T15:41:00Z">
        <w:r w:rsidRPr="000128A3" w:rsidDel="00AA7240">
          <w:rPr>
            <w:rFonts w:cs="Times New Roman"/>
            <w:lang w:val="en-GB"/>
          </w:rPr>
          <w:delText xml:space="preserve"> to </w:delText>
        </w:r>
      </w:del>
      <w:ins w:id="6289" w:author="Ian Blenkinsop" w:date="2021-07-08T15:41:00Z">
        <w:r w:rsidR="00AA7240">
          <w:rPr>
            <w:rFonts w:cs="Times New Roman"/>
            <w:lang w:val="en-GB"/>
          </w:rPr>
          <w:t>–</w:t>
        </w:r>
      </w:ins>
      <w:r w:rsidRPr="000128A3">
        <w:rPr>
          <w:rFonts w:cs="Times New Roman"/>
          <w:lang w:val="en-GB"/>
        </w:rPr>
        <w:t>25 km over most of the CORDEX domains (</w:t>
      </w:r>
      <w:del w:id="6290" w:author="Ian Blenkinsop" w:date="2021-07-08T15:41:00Z">
        <w:r w:rsidRPr="000128A3" w:rsidDel="00AA7240">
          <w:rPr>
            <w:rFonts w:cs="Times New Roman"/>
            <w:lang w:val="en-GB"/>
          </w:rPr>
          <w:delText xml:space="preserve">Atlas, </w:delText>
        </w:r>
      </w:del>
      <w:r w:rsidRPr="000128A3">
        <w:rPr>
          <w:rFonts w:cs="Times New Roman"/>
          <w:lang w:val="en-GB"/>
        </w:rPr>
        <w:t>Box Atlas.</w:t>
      </w:r>
      <w:r w:rsidRPr="000128A3">
        <w:rPr>
          <w:lang w:val="en-GB"/>
        </w:rPr>
        <w:t>1)</w:t>
      </w:r>
      <w:r w:rsidRPr="000128A3">
        <w:rPr>
          <w:rFonts w:cs="Times New Roman"/>
          <w:lang w:val="en-GB"/>
        </w:rPr>
        <w:t xml:space="preserve">. CORDEX-CORE represents an improved level of coordinated intercomparison of downscaling models </w:t>
      </w:r>
      <w:r w:rsidRPr="003A0C0D">
        <w:rPr>
          <w:rFonts w:cs="Times New Roman"/>
        </w:rPr>
        <w:fldChar w:fldCharType="begin" w:fldLock="1"/>
      </w:r>
      <w:r w:rsidR="00E14AAC">
        <w:rPr>
          <w:rFonts w:cs="Times New Roman"/>
          <w:lang w:val="en-GB"/>
        </w:rPr>
        <w:instrText>ADDIN CSL_CITATION { "citationItems" : [ { "id" : "ITEM-1", "itemData" : { "DOI" : "10.3390/atmos10110726", "ISSN" : "2073-4433", "abstract" : "A new ensemble of climate and climate change simulations covering all major inhabited regions with a spatial resolution of about 25 km, from the WCRP CORDEX COmmon Regional Experiment (CORE) Framework, has been established in support of the growing demands for climate services. The main objective of this study is to assess the quality of the simulated climate and its fitness for climate change projections by REMO (REMO2015), a regional climate model of Climate Service Center Germany (GERICS) and one of the RCMs used in the CORDEX-CORE Framework. The CORDEX-CORE REMO2015 simulations were driven by the ECMWF ERA-Interim reanalysis and the simulations were evaluated in terms of biases and skill scores over ten CORDEX Domains against the Climatic Research Unit (CRU) TS version 4.02, from 1981 to 2010, according to the regions defined by the K&amp;ouml;ppen&amp;ndash;Trewartha (K&amp;ndash;T) Climate Classification types. The REMO simulations have a relatively low mean annual temperature bias (about &amp;plusmn; 0.5 K) with low spatial standard deviation (about &amp;plusmn; 1.5 K) in the European, African, North and Central American, and Southeast Asian domains. The relative mean annual precipitation biases of REMO are below &amp;plusmn; 50 % in most domains; however, spatial standard deviation varies from &amp;plusmn; 30 % to &amp;plusmn; 200 %. The REMO results simulated most climate types relatively well with lowest biases and highest skill score found in the boreal, temperate, and subtropical regions. In dry and polar regions, the REMO results simulated a relatively high annual biases of precipitation and temperature and low skill. Biases were traced to: missing or misrepresented processes, observational uncertainty, and uncertainties due to input boundary forcing.", "author" : [ { "dropping-particle" : "", "family" : "Remedio", "given" : "Armelle Reca", "non-dropping-particle" : "", "parse-names" : false, "suffix" : "" }, { "dropping-particle" : "", "family" : "Teichmann", "given" : "Claas", "non-dropping-particle" : "", "parse-names" : false, "suffix" : "" }, { "dropping-particle" : "", "family" : "Buntemeyer", "given" : "Lars", "non-dropping-particle" : "", "parse-names" : false, "suffix" : "" }, { "dropping-particle" : "", "family" : "Sieck", "given" : "Kevin", "non-dropping-particle" : "", "parse-names" : false, "suffix" : "" }, { "dropping-particle" : "", "family" : "Weber", "given" : "Torsten", "non-dropping-particle" : "", "parse-names" : false, "suffix" : "" }, { "dropping-particle" : "", "family" : "Rechid", "given" : "Diana", "non-dropping-particle" : "", "parse-names" : false, "suffix" : "" }, { "dropping-particle" : "", "family" : "Hoffmann", "given" : "Peter", "non-dropping-particle" : "", "parse-names" : false, "suffix" : "" }, { "dropping-particle" : "", "family" : "Nam", "given" : "Christine", "non-dropping-particle" : "", "parse-names" : false, "suffix" : "" }, { "dropping-particle" : "", "family" : "Kotova", "given" : "Lola", "non-dropping-particle" : "", "parse-names" : false, "suffix" : "" }, { "dropping-particle" : "", "family" : "Jacob", "given" : "Daniela", "non-dropping-particle" : "", "parse-names" : false, "suffix" : "" } ], "container-title" : "Atmosphere", "id" : "ITEM-1", "issue" : "11", "issued" : { "date-parts" : [ [ "2019" ] ] }, "title" : "Evaluation of New CORDEX Simulations Using an Updated K\u00f6ppen-Trewartha Climate Classification", "translator" : [ { "dropping-particle" : "", "family" : "H1864", "given" : "", "non-dropping-particle" : "", "parse-names" : false, "suffix" : "" } ], "type" : "article-journal", "volume" : "10" }, "uris" : [ "http://www.mendeley.com/documents/?uuid=495905bf-d976-4edd-8aac-a74ed9178479" ] } ], "mendeley" : { "formattedCitation" : "(Remedio et al., 2019)", "plainTextFormattedCitation" : "(Remedio et al., 2019)", "previouslyFormattedCitation" : "(Remedio et al., 2019)" }, "properties" : { "noteIndex" : 0 }, "schema" : "https://github.com/citation-style-language/schema/raw/master/csl-citation.json" }</w:instrText>
      </w:r>
      <w:r w:rsidRPr="003A0C0D">
        <w:rPr>
          <w:rFonts w:cs="Times New Roman"/>
        </w:rPr>
        <w:fldChar w:fldCharType="separate"/>
      </w:r>
      <w:ins w:id="6291" w:author="Robin Matthews" w:date="2021-05-18T16:07:00Z">
        <w:r w:rsidR="00602365">
          <w:rPr>
            <w:rFonts w:cs="Times New Roman"/>
            <w:noProof/>
          </w:rPr>
          <w:t>(Remedio et al., 2019)</w:t>
        </w:r>
      </w:ins>
      <w:del w:id="6292" w:author="Robin Matthews" w:date="2021-05-18T16:07:00Z">
        <w:r w:rsidRPr="003A0C0D" w:rsidDel="00602365">
          <w:rPr>
            <w:rFonts w:cs="Times New Roman"/>
            <w:noProof/>
          </w:rPr>
          <w:delText>(Remedio et al., 2019)</w:delText>
        </w:r>
      </w:del>
      <w:r w:rsidRPr="003A0C0D">
        <w:rPr>
          <w:rFonts w:cs="Times New Roman"/>
        </w:rPr>
        <w:fldChar w:fldCharType="end"/>
      </w:r>
      <w:r w:rsidRPr="003A0C0D">
        <w:rPr>
          <w:rFonts w:cs="Times New Roman"/>
        </w:rPr>
        <w:t xml:space="preserve">. </w:t>
      </w:r>
    </w:p>
    <w:bookmarkEnd w:id="6275"/>
    <w:p w14:paraId="5BB8A0F8" w14:textId="77777777" w:rsidR="006409E5" w:rsidRPr="003A0C0D" w:rsidRDefault="006409E5" w:rsidP="006409E5">
      <w:pPr>
        <w:pStyle w:val="AR6BodyText"/>
      </w:pPr>
    </w:p>
    <w:p w14:paraId="5504346B" w14:textId="77777777" w:rsidR="006409E5" w:rsidRPr="003A0C0D" w:rsidRDefault="006409E5" w:rsidP="006409E5">
      <w:pPr>
        <w:pStyle w:val="AR6BodyText"/>
      </w:pPr>
    </w:p>
    <w:p w14:paraId="1D5BBD0C" w14:textId="77777777" w:rsidR="006409E5" w:rsidRPr="003A0C0D" w:rsidRDefault="006409E5" w:rsidP="006409E5">
      <w:pPr>
        <w:pStyle w:val="AR6Chap1Level31111"/>
      </w:pPr>
      <w:bookmarkStart w:id="6293" w:name="_Toc69950014"/>
      <w:r w:rsidRPr="003A0C0D">
        <w:t>Model Evaluation Tools</w:t>
      </w:r>
      <w:bookmarkEnd w:id="6293"/>
      <w:r w:rsidRPr="003A0C0D">
        <w:t xml:space="preserve"> </w:t>
      </w:r>
    </w:p>
    <w:p w14:paraId="63703678" w14:textId="77777777" w:rsidR="006409E5" w:rsidRPr="003A0C0D" w:rsidRDefault="006409E5" w:rsidP="006409E5">
      <w:pPr>
        <w:pStyle w:val="AR6BodyText"/>
      </w:pPr>
    </w:p>
    <w:p w14:paraId="62E693E0" w14:textId="73BD42A3" w:rsidR="006409E5" w:rsidRPr="000128A3" w:rsidRDefault="006409E5" w:rsidP="006409E5">
      <w:pPr>
        <w:pStyle w:val="AR6BodyText"/>
        <w:rPr>
          <w:lang w:val="en-GB"/>
        </w:rPr>
      </w:pPr>
      <w:bookmarkStart w:id="6294" w:name="_Hlk66786571"/>
      <w:r w:rsidRPr="000128A3">
        <w:rPr>
          <w:rFonts w:cs="Times New Roman"/>
          <w:lang w:val="en-GB"/>
        </w:rPr>
        <w:t xml:space="preserve">For the first time in CMIP, a range of comprehensive evaluation tools are now available that can run </w:t>
      </w:r>
      <w:r w:rsidRPr="000128A3">
        <w:rPr>
          <w:rFonts w:cs="Times New Roman"/>
          <w:lang w:val="en-GB"/>
        </w:rPr>
        <w:lastRenderedPageBreak/>
        <w:t>alongside the commonly used distributed data platform</w:t>
      </w:r>
      <w:ins w:id="6295" w:author="Ian Blenkinsop" w:date="2021-07-08T16:37:00Z">
        <w:r w:rsidR="00AA0DEA">
          <w:rPr>
            <w:rFonts w:cs="Times New Roman"/>
            <w:lang w:val="en-GB"/>
          </w:rPr>
          <w:t xml:space="preserve"> –</w:t>
        </w:r>
      </w:ins>
      <w:r w:rsidRPr="000128A3">
        <w:rPr>
          <w:rFonts w:cs="Times New Roman"/>
          <w:lang w:val="en-GB"/>
        </w:rPr>
        <w:t xml:space="preserve"> Earth System Grid Federation (ESGF</w:t>
      </w:r>
      <w:del w:id="6296" w:author="Ian Blenkinsop" w:date="2021-07-08T16:36:00Z">
        <w:r w:rsidRPr="000128A3" w:rsidDel="00AA0DEA">
          <w:rPr>
            <w:rFonts w:cs="Times New Roman"/>
            <w:lang w:val="en-GB"/>
          </w:rPr>
          <w:delText xml:space="preserve">, </w:delText>
        </w:r>
      </w:del>
      <w:ins w:id="6297" w:author="Ian Blenkinsop" w:date="2021-07-08T16:36:00Z">
        <w:r w:rsidR="00AA0DEA">
          <w:rPr>
            <w:rFonts w:cs="Times New Roman"/>
            <w:lang w:val="en-GB"/>
          </w:rPr>
          <w:t>;</w:t>
        </w:r>
        <w:r w:rsidR="00AA0DEA" w:rsidRPr="000128A3">
          <w:rPr>
            <w:rFonts w:cs="Times New Roman"/>
            <w:lang w:val="en-GB"/>
          </w:rPr>
          <w:t xml:space="preserve"> </w:t>
        </w:r>
      </w:ins>
      <w:r w:rsidRPr="000128A3">
        <w:rPr>
          <w:rFonts w:cs="Times New Roman"/>
          <w:lang w:val="en-GB"/>
        </w:rPr>
        <w:t>see Annex II</w:t>
      </w:r>
      <w:del w:id="6298" w:author="Ian Blenkinsop" w:date="2021-07-08T16:37:00Z">
        <w:r w:rsidRPr="000128A3" w:rsidDel="00AA0DEA">
          <w:rPr>
            <w:rFonts w:cs="Times New Roman"/>
            <w:lang w:val="en-GB"/>
          </w:rPr>
          <w:delText xml:space="preserve">), </w:delText>
        </w:r>
      </w:del>
      <w:ins w:id="6299" w:author="Ian Blenkinsop" w:date="2021-07-08T16:37:00Z">
        <w:r w:rsidR="00AA0DEA" w:rsidRPr="000128A3">
          <w:rPr>
            <w:rFonts w:cs="Times New Roman"/>
            <w:lang w:val="en-GB"/>
          </w:rPr>
          <w:t>)</w:t>
        </w:r>
        <w:r w:rsidR="00AA0DEA">
          <w:rPr>
            <w:rFonts w:cs="Times New Roman"/>
            <w:lang w:val="en-GB"/>
          </w:rPr>
          <w:t xml:space="preserve"> –</w:t>
        </w:r>
        <w:r w:rsidR="00AA0DEA" w:rsidRPr="000128A3">
          <w:rPr>
            <w:rFonts w:cs="Times New Roman"/>
            <w:lang w:val="en-GB"/>
          </w:rPr>
          <w:t xml:space="preserve"> </w:t>
        </w:r>
      </w:ins>
      <w:r w:rsidRPr="000128A3">
        <w:rPr>
          <w:rFonts w:cs="Times New Roman"/>
          <w:lang w:val="en-GB"/>
        </w:rPr>
        <w:t xml:space="preserve">to produce comprehensive results as soon as the model output is published to the CMIP archive. </w:t>
      </w:r>
    </w:p>
    <w:p w14:paraId="42C3E300" w14:textId="77777777" w:rsidR="006409E5" w:rsidRPr="000128A3" w:rsidRDefault="006409E5" w:rsidP="006409E5">
      <w:pPr>
        <w:pStyle w:val="AR6BodyText"/>
        <w:rPr>
          <w:lang w:val="en-GB"/>
        </w:rPr>
      </w:pPr>
    </w:p>
    <w:p w14:paraId="6FE83CAE" w14:textId="23EA2602" w:rsidR="006409E5" w:rsidRPr="000128A3" w:rsidRDefault="006409E5" w:rsidP="006409E5">
      <w:pPr>
        <w:pStyle w:val="AR6BodyText"/>
        <w:rPr>
          <w:lang w:val="en-GB"/>
        </w:rPr>
      </w:pPr>
      <w:r w:rsidRPr="000128A3">
        <w:rPr>
          <w:lang w:val="en-GB"/>
        </w:rPr>
        <w:t xml:space="preserve">For instance, </w:t>
      </w:r>
      <w:r w:rsidRPr="000128A3">
        <w:rPr>
          <w:rFonts w:cs="Times New Roman"/>
          <w:lang w:val="en-GB"/>
        </w:rPr>
        <w:t xml:space="preserve">the Earth System Model Evaluation Tool (ESMValTool; </w:t>
      </w:r>
      <w:r w:rsidRPr="003A0C0D">
        <w:rPr>
          <w:rFonts w:cs="Times New Roman"/>
        </w:rPr>
        <w:fldChar w:fldCharType="begin" w:fldLock="1"/>
      </w:r>
      <w:r w:rsidR="00A94565">
        <w:rPr>
          <w:rFonts w:cs="Times New Roman"/>
          <w:lang w:val="en-GB"/>
        </w:rPr>
        <w:instrText>ADDIN CSL_CITATION { "citationItems" : [ { "id" : "ITEM-1", "itemData" : { "DOI" : "10.5194/gmd-13-3383-2020", "author" : [ { "dropping-particle" : "", "family" : "Eyring", "given" : "V", "non-dropping-particle" : "", "parse-names" : false, "suffix" : "" }, { "dropping-particle" : "", "family" : "Bock", "given" : "L", "non-dropping-particle" : "", "parse-names" : false, "suffix" : "" }, { "dropping-particle" : "", "family" : "Lauer", "given" : "A", "non-dropping-particle" : "", "parse-names" : false, "suffix" : "" }, { "dropping-particle" : "", "family" : "Righi", "given" : "M", "non-dropping-particle" : "", "parse-names" : false, "suffix" : "" }, { "dropping-particle" : "", "family" : "Schlund", "given" : "M", "non-dropping-particle" : "", "parse-names" : false, "suffix" : "" }, { "dropping-particle" : "", "family" : "Andela", "given" : "B", "non-dropping-particle" : "", "parse-names" : false, "suffix" : "" }, { "dropping-particle" : "", "family" : "Arnone", "given" : "E", "non-dropping-particle" : "", "parse-names" : false, "suffix" : "" }, { "dropping-particle" : "", "family" : "Bellprat", "given" : "O", "non-dropping-particle" : "", "parse-names" : false, "suffix" : "" }, { "dropping-particle" : "", "family" : "Br\u00f6tz", "given" : "B", "non-dropping-particle" : "", "parse-names" : false, "suffix" : "" }, { "dropping-particle" : "", "family" : "Caron", "given" : "L.-P.", "non-dropping-particle" : "", "parse-names" : false, "suffix" : "" }, { "dropping-particle" : "", "family" : "Carvalhais", "given" : "N", "non-dropping-particle" : "", "parse-names" : false, "suffix" : "" }, { "dropping-particle" : "", "family" : "Cionni", "given" : "I", "non-dropping-particle" : "", "parse-names" : false, "suffix" : "" }, { "dropping-particle" : "", "family" : "Cortesi", "given" : "N", "non-dropping-particle" : "", "parse-names" : false, "suffix" : "" }, { "dropping-particle" : "", "family" : "Crezee", "given" : "B", "non-dropping-particle" : "", "parse-names" : false, "suffix" : "" }, { "dropping-particle" : "", "family" : "Davin", "given" : "E L", "non-dropping-particle" : "", "parse-names" : false, "suffix" : "" }, { "dropping-particle" : "", "family" : "Davini", "given" : "P", "non-dropping-particle" : "", "parse-names" : false, "suffix" : "" }, { "dropping-particle" : "", "family" : "Debeire", "given" : "K", "non-dropping-particle" : "", "parse-names" : false, "suffix" : "" }, { "dropping-particle" : "", "family" : "Mora", "given" : "L", "non-dropping-particle" : "de", "parse-names" : false, "suffix" : "" }, { "dropping-particle" : "", "family" : "Deser", "given" : "C", "non-dropping-particle" : "", "parse-names" : false, "suffix" : "" }, { "dropping-particle" : "", "family" : "Docquier", "given" : "D", "non-dropping-particle" : "", "parse-names" : false, "suffix" : "" }, { "dropping-particle" : "", "family" : "Earnshaw", "given" : "P", "non-dropping-particle" : "", "parse-names" : false, "suffix" : "" }, { "dropping-particle" : "", "family" : "Ehbrecht", "given" : "C", "non-dropping-particle" : "", "parse-names" : false, "suffix" : "" }, { "dropping-particle" : "", "family" : "Gier", "given" : "B K", "non-dropping-particle" : "", "parse-names" : false, "suffix" : "" }, { "dropping-particle" : "", "family" : "Gonzalez-Reviriego", "given" : "N", "non-dropping-particle" : "", "parse-names" : false, "suffix" : "" }, { "dropping-particle" : "", "family" : "Goodman", "given" : "P", "non-dropping-particle" : "", "parse-names" : false, "suffix" : "" }, { "dropping-particle" : "", "family" : "Hagemann", "given" : "S", "non-dropping-particle" : "", "parse-names" : false, "suffix" : "" }, { "dropping-particle" : "", "family" : "Hardiman", "given" : "S", "non-dropping-particle" : "", "parse-names" : false, "suffix" : "" }, { "dropping-particle" : "", "family" : "Hassler", "given" : "B", "non-dropping-particle" : "", "parse-names" : false, "suffix" : "" }, { "dropping-particle" : "", "family" : "Hunter", "given" : "A", "non-dropping-particle" : "", "parse-names" : false, "suffix" : "" }, { "dropping-particle" : "", "family" : "Kadow", "given" : "C", "non-dropping-particle" : "", "parse-names" : false, "suffix" : "" }, { "dropping-particle" : "", "family" : "Kindermann", "given" : "S", "non-dropping-particle" : "", "parse-names" : false, "suffix" : "" }, { "dropping-particle" : "", "family" : "Koirala", "given" : "S", "non-dropping-particle" : "", "parse-names" : false, "suffix" : "" }, { "dropping-particle" : "", "family" : "Koldunov", "given" : "N", "non-dropping-particle" : "", "parse-names" : false, "suffix" : "" }, { "dropping-particle" : "", "family" : "Lejeune", "given" : "Q", "non-dropping-particle" : "", "parse-names" : false, "suffix" : "" }, { "dropping-particle" : "", "family" : "Lembo", "given" : "V", "non-dropping-particle" : "", "parse-names" : false, "suffix" : "" }, { "dropping-particle" : "", "family" : "Lovato", "given" : "T", "non-dropping-particle" : "", "parse-names" : false, "suffix" : "" }, { "dropping-particle" : "", "family" : "Lucarini", "given" : "V", "non-dropping-particle" : "", "parse-names" : false, "suffix" : "" }, { "dropping-particle" : "", "family" : "Massonnet", "given" : "F", "non-dropping-particle" : "", "parse-names" : false, "suffix" : "" }, { "dropping-particle" : "", "family" : "M\u00fcller", "given" : "B", "non-dropping-particle" : "", "parse-names" : false, "suffix" : "" }, { "dropping-particle" : "", "family" : "Pandde", "given" : "A", "non-dropping-particle" : "", "parse-names" : false, "suffix" : "" }, { "dropping-particle" : "", "family" : "P\u00e9rez-Zan\u00f3n", "given" : "N", "non-dropping-particle" : "", "parse-names" : false, "suffix" : "" }, { "dropping-particle" : "", "family" : "Phillips", "given" : "A", "non-dropping-particle" : "", "parse-names" : false, "suffix" : "" }, { "dropping-particle" : "", "family" : "Predoi", "given" : "V", "non-dropping-particle" : "", "parse-names" : false, "suffix" : "" }, { "dropping-particle" : "", "family" : "Russell", "given" : "J", "non-dropping-particle" : "", "parse-names" : false, "suffix" : "" }, { "dropping-particle" : "", "family" : "Sellar", "given" : "A", "non-dropping-particle" : "", "parse-names" : false, "suffix" : "" }, { "dropping-particle" : "", "family" : "Serva", "given" : "F", "non-dropping-particle" : "", "parse-names" : false, "suffix" : "" }, { "dropping-particle" : "", "family" : "Stacke", "given" : "T", "non-dropping-particle" : "", "parse-names" : false, "suffix" : "" }, { "dropping-particle" : "", "family" : "Swaminathan", "given" : "R", "non-dropping-particle" : "", "parse-names" : false, "suffix" : "" }, { "dropping-particle" : "", "family" : "Torralba", "given" : "V", "non-dropping-particle" : "", "parse-names" : false, "suffix" : "" }, { "dropping-particle" : "", "family" : "Vegas-Regidor", "given" : "J", "non-dropping-particle" : "", "parse-names" : false, "suffix" : "" }, { "dropping-particle" : "", "family" : "Hardenberg", "given" : "J", "non-dropping-particle" : "von", "parse-names" : false, "suffix" : "" }, { "dropping-particle" : "", "family" : "Weigel", "given" : "K", "non-dropping-particle" : "", "parse-names" : false, "suffix" : "" }, { "dropping-particle" : "", "family" : "Zimmermann", "given" : "K", "non-dropping-particle" : "", "parse-names" : false, "suffix" : "" } ], "container-title" : "Geoscientific Model Development", "id" : "ITEM-1", "issue" : "7", "issued" : { "date-parts" : [ [ "2020" ] ] }, "page" : "3383-3438", "title" : "Earth System Model Evaluation Tool (ESMValTool) v2.0 \u2013 an extended set of large-scale diagnostics for quasi-operational and comprehensive evaluation of Earth system models in CMIP", "translator" : [ { "dropping-particle" : "", "family" : "H2047", "given" : "", "non-dropping-particle" : "", "parse-names" : false, "suffix" : "" } ], "type" : "article-journal", "volume" : "13" }, "uris" : [ "http://www.mendeley.com/documents/?uuid=c2b742c6-1e8b-42aa-93e2-429536869f22" ] }, { "id" : "ITEM-2", "itemData" : { "DOI" : "10.5194/gmd-13-4205-2020", "ISSN" : "1991-9603", "abstract" : "Abstract. The Earth System Model Evaluation Tool (ESMValTool), a community diagnostics and performance metrics tool for evaluation and analysis of Earth system models (ESMs), is designed to facilitate a more comprehensive and rapid comparison of single or multiple models participating in the Coupled Model Intercomparison Project (CMIP). The ESM results can be compared against observations or reanalysis data as well as against other models including predecessor versions of the same model. The updated and extended version (v2.0) of the ESMValTool includes several new analysis scripts such as large-scale diagnostics for evaluation of ESMs as well as diagnostics for extreme events, regional model and impact evaluation. In this paper, the newly implemented climate metrics such as effective climate sensitivity (ECS) and transient climate response (TCR) as well as emergent constraints for various climate-relevant feedbacks and diagnostics for future projections from ESMs are described and illustrated with examples using results from the well-established model ensemble CMIP5. The emergent constraints implemented include constraints on ECS, snow-albedo effect, climate\u2013carbon cycle feedback, hydrologic cycle intensification, future Indian summer monsoon precipitation and year of disappearance of summer Arctic sea ice. The diagnostics included in ESMValTool v2.0 to analyze future climate projections from ESMs further include analysis scripts to reproduce selected figures of chapter 12 of the Intergovernmental Panel on Climate Change's (IPCC) Fifth Assessment Report (AR5) and various multi-model statistics.", "author" : [ { "dropping-particle" : "", "family" : "Lauer", "given" : "Axel", "non-dropping-particle" : "", "parse-names" : false, "suffix" : "" }, { "dropping-particle" : "", "family" : "Eyring", "given" : "Veronika", "non-dropping-particle" : "", "parse-names" : false, "suffix" : "" }, { "dropping-particle" : "", "family" : "Bellprat", "given" : "Omar", "non-dropping-particle" : "", "parse-names" : false, "suffix" : "" }, { "dropping-particle" : "", "family" : "Bock", "given" : "Lisa", "non-dropping-particle" : "", "parse-names" : false, "suffix" : "" }, { "dropping-particle" : "", "family" : "Gier", "given" : "Bettina K", "non-dropping-particle" : "", "parse-names" : false, "suffix" : "" }, { "dropping-particle" : "", "family" : "Hunter", "given" : "Alasdair", "non-dropping-particle" : "", "parse-names" : false, "suffix" : "" }, { "dropping-particle" : "", "family" : "Lorenz", "given" : "Ruth", "non-dropping-particle" : "", "parse-names" : false, "suffix" : "" }, { "dropping-particle" : "", "family" : "P\u00e9rez-Zan\u00f3n", "given" : "N\u00faria", "non-dropping-particle" : "", "parse-names" : false, "suffix" : "" }, { "dropping-particle" : "", "family" : "Righi", "given" : "Mattia", "non-dropping-particle" : "", "parse-names" : false, "suffix" : "" }, { "dropping-particle" : "", "family" : "Schlund", "given" : "Manuel", "non-dropping-particle" : "", "parse-names" : false, "suffix" : "" }, { "dropping-particle" : "", "family" : "Senftleben", "given" : "Daniel", "non-dropping-particle" : "", "parse-names" : false, "suffix" : "" }, { "dropping-particle" : "", "family" : "Weigel", "given" : "Katja", "non-dropping-particle" : "", "parse-names" : false, "suffix" : "" }, { "dropping-particle" : "", "family" : "Zechlau", "given" : "Sabrina", "non-dropping-particle" : "", "parse-names" : false, "suffix" : "" } ], "container-title" : "Geoscientific Model Development", "id" : "ITEM-2", "issue" : "9", "issued" : { "date-parts" : [ [ "2020", "9", "10" ] ] }, "page" : "4205-4228", "title" : "Earth System Model Evaluation Tool (ESMValTool) v2.0 \u2013 diagnostics for emergent constraints and future projections from Earth system models in CMIP", "translator" : [ { "dropping-particle" : "", "family" : "H4373", "given" : "", "non-dropping-particle" : "", "parse-names" : false, "suffix" : "" } ], "type" : "article-journal", "volume" : "13" }, "uris" : [ "http://www.mendeley.com/documents/?uuid=066ec307-d036-4461-996d-239128ba27bb" ] }, { "id" : "ITEM-3", "itemData" : { "DOI" : "10.5194/gmd-13-1179-2020", "author" : [ { "dropping-particle" : "", "family" : "Righi", "given" : "M", "non-dropping-particle" : "", "parse-names" : false, "suffix" : "" }, { "dropping-particle" : "", "family" : "Andela", "given" : "B", "non-dropping-particle" : "", "parse-names" : false, "suffix" : "" }, { "dropping-particle" : "", "family" : "Eyring", "given" : "V", "non-dropping-particle" : "", "parse-names" : false, "suffix" : "" }, { "dropping-particle" : "", "family" : "Lauer", "given" : "A", "non-dropping-particle" : "", "parse-names" : false, "suffix" : "" }, { "dropping-particle" : "", "family" : "Predoi", "given" : "V", "non-dropping-particle" : "", "parse-names" : false, "suffix" : "" }, { "dropping-particle" : "", "family" : "Schlund", "given" : "M", "non-dropping-particle" : "", "parse-names" : false, "suffix" : "" }, { "dropping-particle" : "", "family" : "Vegas-Regidor", "given" : "J", "non-dropping-particle" : "", "parse-names" : false, "suffix" : "" }, { "dropping-particle" : "", "family" : "Bock", "given" : "L", "non-dropping-particle" : "", "parse-names" : false, "suffix" : "" }, { "dropping-particle" : "", "family" : "Br\u00f6tz", "given" : "B", "non-dropping-particle" : "", "parse-names" : false, "suffix" : "" }, { "dropping-particle" : "", "family" : "Mora", "given" : "L", "non-dropping-particle" : "de", "parse-names" : false, "suffix" : "" }, { "dropping-particle" : "", "family" : "Diblen", "given" : "F", "non-dropping-particle" : "", "parse-names" : false, "suffix" : "" }, { "dropping-particle" : "", "family" : "Dreyer", "given" : "L", "non-dropping-particle" : "", "parse-names" : false, "suffix" : "" }, { "dropping-particle" : "", "family" : "Drost", "given" : "N", "non-dropping-particle" : "", "parse-names" : false, "suffix" : "" }, { "dropping-particle" : "", "family" : "Earnshaw", "given" : "P", "non-dropping-particle" : "", "parse-names" : false, "suffix" : "" }, { "dropping-particle" : "", "family" : "Hassler", "given" : "B", "non-dropping-particle" : "", "parse-names" : false, "suffix" : "" }, { "dropping-particle" : "", "family" : "Koldunov", "given" : "N", "non-dropping-particle" : "", "parse-names" : false, "suffix" : "" }, { "dropping-particle" : "", "family" : "Little", "given" : "B", "non-dropping-particle" : "", "parse-names" : false, "suffix" : "" }, { "dropping-particle" : "", "family" : "Loosveldt Tomas", "given" : "S", "non-dropping-particle" : "", "parse-names" : false, "suffix" : "" }, { "dropping-particle" : "", "family" : "Zimmermann", "given" : "K", "non-dropping-particle" : "", "parse-names" : false, "suffix" : "" } ], "container-title" : "Geoscientific Model Development", "id" : "ITEM-3", "issue" : "3", "issued" : { "date-parts" : [ [ "2020" ] ] }, "page" : "1179-1199", "title" : "Earth System Model Evaluation Tool (ESMValTool) v2.0 \u2013 technical overview", "translator" : [ { "dropping-particle" : "", "family" : "H2041", "given" : "", "non-dropping-particle" : "", "parse-names" : false, "suffix" : "" } ], "type" : "article-journal", "volume" : "13" }, "uris" : [ "http://www.mendeley.com/documents/?uuid=4a8bd84e-c2c4-4fc0-b64a-c14e17689976" ] } ], "mendeley" : { "formattedCitation" : "(Eyring et al., 2020; Lauer et al., 2020; Righi et al., 2020)", "manualFormatting" : "Eyring et al., 2020; Lauer et al., 2020; Righi et al., 2020)", "plainTextFormattedCitation" : "(Eyring et al., 2020; Lauer et al., 2020; Righi et al., 2020)", "previouslyFormattedCitation" : "(Eyring et al., 2020; Lauer et al., 2020; Righi et al., 2020)" }, "properties" : { "noteIndex" : 0 }, "schema" : "https://github.com/citation-style-language/schema/raw/master/csl-citation.json" }</w:instrText>
      </w:r>
      <w:r w:rsidRPr="003A0C0D">
        <w:rPr>
          <w:rFonts w:cs="Times New Roman"/>
        </w:rPr>
        <w:fldChar w:fldCharType="separate"/>
      </w:r>
      <w:ins w:id="6300" w:author="Robin Matthews" w:date="2021-05-18T16:07:00Z">
        <w:r w:rsidR="00602365">
          <w:rPr>
            <w:rFonts w:cs="Times New Roman"/>
            <w:noProof/>
            <w:lang w:val="en-GB"/>
          </w:rPr>
          <w:t>Eyring et al., 2020; Lauer et al., 2020; Righi et al., 2020)</w:t>
        </w:r>
      </w:ins>
      <w:del w:id="6301" w:author="Robin Matthews" w:date="2021-05-18T16:07:00Z">
        <w:r w:rsidRPr="000128A3" w:rsidDel="00602365">
          <w:rPr>
            <w:rFonts w:cs="Times New Roman"/>
            <w:noProof/>
            <w:lang w:val="en-GB"/>
          </w:rPr>
          <w:delText>Eyring et al., 2020; Lauer et al., 2020; Righi et al., 2020)</w:delText>
        </w:r>
      </w:del>
      <w:r w:rsidRPr="003A0C0D">
        <w:rPr>
          <w:rFonts w:cs="Times New Roman"/>
        </w:rPr>
        <w:fldChar w:fldCharType="end"/>
      </w:r>
      <w:r w:rsidRPr="000128A3">
        <w:rPr>
          <w:rFonts w:cs="Times New Roman"/>
          <w:lang w:val="en-GB"/>
        </w:rPr>
        <w:t xml:space="preserve"> is used </w:t>
      </w:r>
      <w:r w:rsidRPr="000128A3">
        <w:rPr>
          <w:lang w:val="en-GB"/>
        </w:rPr>
        <w:t xml:space="preserve">by </w:t>
      </w:r>
      <w:r w:rsidRPr="000128A3">
        <w:rPr>
          <w:rFonts w:cs="Times New Roman"/>
          <w:lang w:val="en-GB"/>
        </w:rPr>
        <w:t xml:space="preserve">a number of chapters. It is an open-source community software tool that includes a large variety of diagnostics and performance metrics relevant for coupled Earth </w:t>
      </w:r>
      <w:del w:id="6302" w:author="Ian Blenkinsop" w:date="2021-07-08T16:38:00Z">
        <w:r w:rsidRPr="000128A3" w:rsidDel="00AA0DEA">
          <w:rPr>
            <w:rFonts w:cs="Times New Roman"/>
            <w:lang w:val="en-GB"/>
          </w:rPr>
          <w:delText xml:space="preserve">System </w:delText>
        </w:r>
      </w:del>
      <w:ins w:id="6303" w:author="Ian Blenkinsop" w:date="2021-07-08T16:38:00Z">
        <w:r w:rsidR="00AA0DEA">
          <w:rPr>
            <w:rFonts w:cs="Times New Roman"/>
            <w:lang w:val="en-GB"/>
          </w:rPr>
          <w:t>s</w:t>
        </w:r>
        <w:r w:rsidR="00AA0DEA" w:rsidRPr="000128A3">
          <w:rPr>
            <w:rFonts w:cs="Times New Roman"/>
            <w:lang w:val="en-GB"/>
          </w:rPr>
          <w:t xml:space="preserve">ystem </w:t>
        </w:r>
      </w:ins>
      <w:r w:rsidRPr="000128A3">
        <w:rPr>
          <w:rFonts w:cs="Times New Roman"/>
          <w:lang w:val="en-GB"/>
        </w:rPr>
        <w:t>processes, such as for the mean, variability and trends, and it can also examine emergent constraints (</w:t>
      </w:r>
      <w:del w:id="6304" w:author="Ian Blenkinsop" w:date="2021-07-08T16:38:00Z">
        <w:r w:rsidRPr="000128A3" w:rsidDel="00AA0DEA">
          <w:rPr>
            <w:rFonts w:cs="Times New Roman"/>
            <w:lang w:val="en-GB"/>
          </w:rPr>
          <w:delText xml:space="preserve">see </w:delText>
        </w:r>
      </w:del>
      <w:r w:rsidRPr="000128A3">
        <w:rPr>
          <w:rFonts w:cs="Times New Roman"/>
          <w:lang w:val="en-GB"/>
        </w:rPr>
        <w:t xml:space="preserve">Section 1.5.4.7). ESMValTool also includes routines provided by the WMO Expert Team on Climate Change Detection and Indices for the evaluation of extreme events </w:t>
      </w:r>
      <w:r w:rsidRPr="003A0C0D">
        <w:rPr>
          <w:rFonts w:cs="Times New Roman"/>
        </w:rPr>
        <w:fldChar w:fldCharType="begin" w:fldLock="1"/>
      </w:r>
      <w:r w:rsidR="00E81B0B">
        <w:rPr>
          <w:rFonts w:cs="Times New Roman"/>
          <w:lang w:val="en-GB"/>
        </w:rPr>
        <w:instrText>ADDIN CSL_CITATION { "citationItems" : [ { "id" : "ITEM-1", "itemData" : { "DOI" : "10.1038/nature09763", "ISSN" : "1476-4687", "abstract" : "A significant effect of anthropogenic activities has already been detected in observed trends in temperature and mean precipitation. But to date, no study has formally identified such a human fingerprint on extreme precipitation \u2014 an increase in which is one of the central theoretical expectations for a warming climate. Seung-Ki Min and colleagues compare observations and simulations of rainfall between 1951 and 1999 in North America, Europe and northern Asia. They find a statistically significant effect of increased greenhouse gases on observed increases in extreme precipitation events over much of the Northern Hemisphere land area.", "author" : [ { "dropping-particle" : "", "family" : "Min", "given" : "Seung-Ki", "non-dropping-particle" : "", "parse-names" : false, "suffix" : "" }, { "dropping-particle" : "", "family" : "Zhang", "given" : "Xuebin", "non-dropping-particle" : "", "parse-names" : false, "suffix" : "" }, { "dropping-particle" : "", "family" : "Zwiers", "given" : "Francis W", "non-dropping-particle" : "", "parse-names" : false, "suffix" : "" }, { "dropping-particle" : "", "family" : "Hegerl", "given" : "Gabriele C", "non-dropping-particle" : "", "parse-names" : false, "suffix" : "" } ], "container-title" : "Nature", "id" : "ITEM-1", "issue" : "7334", "issued" : { "date-parts" : [ [ "2011" ] ] }, "page" : "378-381", "title" : "Human contribution to more-intense precipitation extremes", "translator" : [ { "dropping-particle" : "", "family" : "H3833", "given" : "", "non-dropping-particle" : "", "parse-names" : false, "suffix" : "" } ], "type" : "article-journal", "volume" : "470" }, "uris" : [ "http://www.mendeley.com/documents/?uuid=ec3c36ea-54a6-46eb-bf8e-7dabec2fb995" ] }, { "id" : "ITEM-2", "itemData" : { "DOI" : "10.1002/jgrd.50203", "ISSN" : "2169897X", "author" : [ { "dropping-particle" : "", "family" : "Sillmann", "given" : "J.", "non-dropping-particle" : "", "parse-names" : false, "suffix" : "" }, { "dropping-particle" : "V.", "family" : "Kharin", "given" : "V.", "non-dropping-particle" : "", "parse-names" : false, "suffix" : "" }, { "dropping-particle" : "", "family" : "Zhang", "given" : "X.", "non-dropping-particle" : "", "parse-names" : false, "suffix" : "" }, { "dropping-particle" : "", "family" : "Zwiers", "given" : "F. W.", "non-dropping-particle" : "", "parse-names" : false, "suffix" : "" }, { "dropping-particle" : "", "family" : "Bronaugh", "given" : "D.", "non-dropping-particle" : "", "parse-names" : false, "suffix" : "" } ], "container-title" : "Journal of Geophysical Research: Atmospheres", "id" : "ITEM-2", "issue" : "4", "issued" : { "date-parts" : [ [ "2013", "2", "27" ] ] }, "page" : "1716-1733", "title" : "Climate extremes indices in the CMIP5 multimodel ensemble: Part 1. Model evaluation in the present climate", "translator" : [ { "dropping-particle" : "", "family" : "H3271", "given" : "", "non-dropping-particle" : "", "parse-names" : false, "suffix" : "" } ], "type" : "article-journal", "volume" : "118" }, "uris" : [ "http://www.mendeley.com/documents/?uuid=836165b8-451b-3565-8d93-8b76b36f9b05" ] } ], "mendeley" : { "formattedCitation" : "(Min et al., 2011; Sillmann et al., 2013)", "plainTextFormattedCitation" : "(Min et al., 2011; Sillmann et al., 2013)", "previouslyFormattedCitation" : "(Min et al., 2011; Sillmann et al., 2013)" }, "properties" : { "noteIndex" : 0 }, "schema" : "https://github.com/citation-style-language/schema/raw/master/csl-citation.json" }</w:instrText>
      </w:r>
      <w:r w:rsidRPr="003A0C0D">
        <w:rPr>
          <w:rFonts w:cs="Times New Roman"/>
        </w:rPr>
        <w:fldChar w:fldCharType="separate"/>
      </w:r>
      <w:ins w:id="6305" w:author="Robin Matthews" w:date="2021-05-18T16:07:00Z">
        <w:r w:rsidR="00602365">
          <w:rPr>
            <w:rFonts w:cs="Times New Roman"/>
            <w:noProof/>
            <w:lang w:val="en-GB"/>
          </w:rPr>
          <w:t>(Min et al., 2011; Sillmann et al., 2013)</w:t>
        </w:r>
      </w:ins>
      <w:del w:id="6306" w:author="Robin Matthews" w:date="2021-05-18T16:07:00Z">
        <w:r w:rsidRPr="000128A3" w:rsidDel="00602365">
          <w:rPr>
            <w:rFonts w:cs="Times New Roman"/>
            <w:noProof/>
            <w:lang w:val="en-GB"/>
          </w:rPr>
          <w:delText>(Min et al., 2011; Sillmann et al., 2013)</w:delText>
        </w:r>
      </w:del>
      <w:r w:rsidRPr="003A0C0D">
        <w:rPr>
          <w:rFonts w:cs="Times New Roman"/>
        </w:rPr>
        <w:fldChar w:fldCharType="end"/>
      </w:r>
      <w:r w:rsidRPr="000128A3">
        <w:rPr>
          <w:rFonts w:cs="Times New Roman"/>
          <w:lang w:val="en-GB"/>
        </w:rPr>
        <w:t xml:space="preserve"> and diagnostics for key processes and variability. Another example of </w:t>
      </w:r>
      <w:ins w:id="6307" w:author="Ian Blenkinsop" w:date="2021-07-08T16:39:00Z">
        <w:r w:rsidR="00AA0DEA">
          <w:rPr>
            <w:rFonts w:cs="Times New Roman"/>
            <w:lang w:val="en-GB"/>
          </w:rPr>
          <w:t xml:space="preserve">an </w:t>
        </w:r>
      </w:ins>
      <w:r w:rsidRPr="000128A3">
        <w:rPr>
          <w:rFonts w:cs="Times New Roman"/>
          <w:lang w:val="en-GB"/>
        </w:rPr>
        <w:t>evaluation tool</w:t>
      </w:r>
      <w:commentRangeStart w:id="6308"/>
      <w:r w:rsidRPr="000128A3">
        <w:rPr>
          <w:rFonts w:cs="Times New Roman"/>
          <w:lang w:val="en-GB"/>
        </w:rPr>
        <w:t xml:space="preserve"> </w:t>
      </w:r>
      <w:commentRangeEnd w:id="6308"/>
      <w:r w:rsidR="00AA0DEA">
        <w:rPr>
          <w:rStyle w:val="CommentReference"/>
        </w:rPr>
        <w:commentReference w:id="6308"/>
      </w:r>
      <w:r w:rsidRPr="000128A3">
        <w:rPr>
          <w:rFonts w:cs="Times New Roman"/>
          <w:lang w:val="en-GB"/>
        </w:rPr>
        <w:t xml:space="preserve">is the CLIVAR 2020 </w:t>
      </w:r>
      <w:bookmarkEnd w:id="6294"/>
      <w:r w:rsidRPr="000128A3">
        <w:rPr>
          <w:rFonts w:cs="Times New Roman"/>
          <w:lang w:val="en-GB"/>
        </w:rPr>
        <w:t xml:space="preserve">ENSO metrics package </w:t>
      </w:r>
      <w:r>
        <w:rPr>
          <w:rFonts w:cs="Times New Roman"/>
        </w:rPr>
        <w:fldChar w:fldCharType="begin" w:fldLock="1"/>
      </w:r>
      <w:r w:rsidR="00E81B0B">
        <w:rPr>
          <w:rFonts w:cs="Times New Roman"/>
          <w:lang w:val="en-GB"/>
        </w:rPr>
        <w:instrText>ADDIN CSL_CITATION { "citationItems" : [ { "id" : "ITEM-1", "itemData" : { "DOI" : "10.1175/BAMS-D-19-0337.1", "author" : [ { "dropping-particle" : "", "family" : "Planton", "given" : "Yann Y", "non-dropping-particle" : "", "parse-names" : false, "suffix" : "" }, { "dropping-particle" : "", "family" : "Guilyardi", "given" : "Eric", "non-dropping-particle" : "", "parse-names" : false, "suffix" : "" }, { "dropping-particle" : "", "family" : "Wittenberg", "given" : "Andrew T", "non-dropping-particle" : "", "parse-names" : false, "suffix" : "" }, { "dropping-particle" : "", "family" : "Lee", "given" : "Jiwoo", "non-dropping-particle" : "", "parse-names" : false, "suffix" : "" }, { "dropping-particle" : "", "family" : "Gleckler", "given" : "Peter J", "non-dropping-particle" : "", "parse-names" : false, "suffix" : "" }, { "dropping-particle" : "", "family" : "Bayr", "given" : "Tobias", "non-dropping-particle" : "", "parse-names" : false, "suffix" : "" }, { "dropping-particle" : "", "family" : "McGregor", "given" : "Shayne", "non-dropping-particle" : "", "parse-names" : false, "suffix" : "" }, { "dropping-particle" : "", "family" : "McPhaden", "given" : "Michael J", "non-dropping-particle" : "", "parse-names" : false, "suffix" : "" }, { "dropping-particle" : "", "family" : "Power", "given" : "Scott", "non-dropping-particle" : "", "parse-names" : false, "suffix" : "" }, { "dropping-particle" : "", "family" : "Roehrig", "given" : "Romain", "non-dropping-particle" : "", "parse-names" : false, "suffix" : "" }, { "dropping-particle" : "", "family" : "Vialard", "given" : "J\u00e9r\u00f4me", "non-dropping-particle" : "", "parse-names" : false, "suffix" : "" }, { "dropping-particle" : "", "family" : "Voldoire", "given" : "Aurore", "non-dropping-particle" : "", "parse-names" : false, "suffix" : "" } ], "container-title" : "Bulletin of the American Meteorological Society", "id" : "ITEM-1", "issue" : "2", "issued" : { "date-parts" : [ [ "2021" ] ] }, "language" : "English", "page" : "E193-E217", "publisher" : "American Meteorological Society", "publisher-place" : "Boston MA, USA", "title" : "Evaluating Climate Models with the CLIVAR 2020 ENSO Metrics Package", "translator" : [ { "dropping-particle" : "", "family" : "H4500", "given" : "", "non-dropping-particle" : "", "parse-names" : false, "suffix" : "" } ], "type" : "article-journal", "volume" : "102" }, "uris" : [ "http://www.mendeley.com/documents/?uuid=3a585e1d-8a78-484e-8391-5ec5c9c04573" ] } ], "mendeley" : { "formattedCitation" : "(Planton et al., 2021)", "plainTextFormattedCitation" : "(Planton et al., 2021)", "previouslyFormattedCitation" : "(Planton et al., 2021)" }, "properties" : { "noteIndex" : 0 }, "schema" : "https://github.com/citation-style-language/schema/raw/master/csl-citation.json" }</w:instrText>
      </w:r>
      <w:r>
        <w:rPr>
          <w:rFonts w:cs="Times New Roman"/>
        </w:rPr>
        <w:fldChar w:fldCharType="separate"/>
      </w:r>
      <w:ins w:id="6309" w:author="Robin Matthews" w:date="2021-05-18T16:07:00Z">
        <w:r w:rsidR="00602365">
          <w:rPr>
            <w:rFonts w:cs="Times New Roman"/>
            <w:noProof/>
            <w:lang w:val="en-GB"/>
          </w:rPr>
          <w:t>(Planton et al., 2021)</w:t>
        </w:r>
      </w:ins>
      <w:del w:id="6310" w:author="Robin Matthews" w:date="2021-05-18T16:07:00Z">
        <w:r w:rsidRPr="000128A3" w:rsidDel="00602365">
          <w:rPr>
            <w:rFonts w:cs="Times New Roman"/>
            <w:noProof/>
            <w:lang w:val="en-GB"/>
          </w:rPr>
          <w:delText>(Planton et al., 2021)</w:delText>
        </w:r>
      </w:del>
      <w:r>
        <w:rPr>
          <w:rFonts w:cs="Times New Roman"/>
        </w:rPr>
        <w:fldChar w:fldCharType="end"/>
      </w:r>
      <w:r w:rsidRPr="000128A3">
        <w:rPr>
          <w:rFonts w:cs="Times New Roman"/>
          <w:lang w:val="en-GB"/>
        </w:rPr>
        <w:t xml:space="preserve">. </w:t>
      </w:r>
    </w:p>
    <w:p w14:paraId="3B6CDC91" w14:textId="77777777" w:rsidR="006409E5" w:rsidRPr="000128A3" w:rsidRDefault="006409E5" w:rsidP="006409E5">
      <w:pPr>
        <w:pStyle w:val="AR6BodyText"/>
        <w:rPr>
          <w:lang w:val="en-GB"/>
        </w:rPr>
      </w:pPr>
    </w:p>
    <w:p w14:paraId="5A567C2B" w14:textId="4BB7A679" w:rsidR="006409E5" w:rsidRPr="000128A3" w:rsidRDefault="006409E5" w:rsidP="006409E5">
      <w:pPr>
        <w:pStyle w:val="AR6BodyText"/>
        <w:rPr>
          <w:lang w:val="en-GB"/>
        </w:rPr>
      </w:pPr>
      <w:r w:rsidRPr="000128A3">
        <w:rPr>
          <w:rFonts w:cs="Times New Roman"/>
          <w:lang w:val="en-GB"/>
        </w:rPr>
        <w:t>These tools are used in several chapters of this report for the creation of the figures that show CMIP results. Together wit</w:t>
      </w:r>
      <w:r w:rsidRPr="000128A3">
        <w:rPr>
          <w:lang w:val="en-GB"/>
        </w:rPr>
        <w:t xml:space="preserve">h the Interactive Atlas, they </w:t>
      </w:r>
      <w:r w:rsidRPr="000128A3">
        <w:rPr>
          <w:rFonts w:cs="Times New Roman"/>
          <w:lang w:val="en-GB"/>
        </w:rPr>
        <w:t>allow for traceability of key results, and an additional level of quality control on whether published figures can be reproduced. It also provides the capability to update published figures with, as much as possible, the same set of models in all figures, and to assess model improvements across different phases of CMIP (</w:t>
      </w:r>
      <w:del w:id="6311" w:author="Ian Blenkinsop" w:date="2021-07-08T16:41:00Z">
        <w:r w:rsidRPr="000128A3" w:rsidDel="00AA0DEA">
          <w:rPr>
            <w:rFonts w:cs="Times New Roman"/>
            <w:lang w:val="en-GB"/>
          </w:rPr>
          <w:delText xml:space="preserve">Chapter 3, </w:delText>
        </w:r>
      </w:del>
      <w:r w:rsidRPr="000128A3">
        <w:rPr>
          <w:rFonts w:cs="Times New Roman"/>
          <w:lang w:val="en-GB"/>
        </w:rPr>
        <w:t xml:space="preserve">Section 3.8.2). </w:t>
      </w:r>
    </w:p>
    <w:p w14:paraId="42E66120" w14:textId="77777777" w:rsidR="006409E5" w:rsidRPr="000128A3" w:rsidRDefault="006409E5" w:rsidP="006409E5">
      <w:pPr>
        <w:pStyle w:val="AR6BodyText"/>
        <w:rPr>
          <w:lang w:val="en-GB"/>
        </w:rPr>
      </w:pPr>
    </w:p>
    <w:p w14:paraId="1B28EADC" w14:textId="30F7FDCC" w:rsidR="006409E5" w:rsidRPr="000128A3" w:rsidRDefault="006409E5" w:rsidP="006409E5">
      <w:pPr>
        <w:pStyle w:val="AR6BodyText"/>
        <w:rPr>
          <w:lang w:val="en-GB"/>
        </w:rPr>
      </w:pPr>
      <w:r w:rsidRPr="000128A3">
        <w:rPr>
          <w:rFonts w:cs="Times New Roman"/>
          <w:lang w:val="en-GB"/>
        </w:rPr>
        <w:t xml:space="preserve">These new developments are facilitated by the definition of common formats for CMIP model output </w:t>
      </w:r>
      <w:r w:rsidRPr="003A0C0D">
        <w:rPr>
          <w:rFonts w:cs="Times New Roman"/>
        </w:rPr>
        <w:fldChar w:fldCharType="begin" w:fldLock="1"/>
      </w:r>
      <w:r w:rsidR="00E81B0B">
        <w:rPr>
          <w:rFonts w:cs="Times New Roman"/>
          <w:lang w:val="en-GB"/>
        </w:rPr>
        <w:instrText>ADDIN CSL_CITATION { "citationItems" : [ { "id" : "ITEM-1", "itemData" : { "DOI" : "10.5194/gmd-11-3659-2018", "author" : [ { "dropping-particle" : "", "family" : "Balaji", "given" : "V", "non-dropping-particle" : "", "parse-names" : false, "suffix" : "" }, { "dropping-particle" : "", "family" : "Taylor", "given" : "K E", "non-dropping-particle" : "", "parse-names" : false, "suffix" : "" }, { "dropping-particle" : "", "family" : "Juckes", "given" : "M", "non-dropping-particle" : "", "parse-names" : false, "suffix" : "" }, { "dropping-particle" : "", "family" : "Lawrence", "given" : "B N", "non-dropping-particle" : "", "parse-names" : false, "suffix" : "" }, { "dropping-particle" : "", "family" : "Durack", "given" : "P J", "non-dropping-particle" : "", "parse-names" : false, "suffix" : "" }, { "dropping-particle" : "", "family" : "Lautenschlager", "given" : "M", "non-dropping-particle" : "", "parse-names" : false, "suffix" : "" }, { "dropping-particle" : "", "family" : "Blanton", "given" : "C", "non-dropping-particle" : "", "parse-names" : false, "suffix" : "" }, { "dropping-particle" : "", "family" : "Cinquini", "given" : "L", "non-dropping-particle" : "", "parse-names" : false, "suffix" : "" }, { "dropping-particle" : "", "family" : "Denvil", "given" : "S", "non-dropping-particle" : "", "parse-names" : false, "suffix" : "" }, { "dropping-particle" : "", "family" : "Elkington", "given" : "M", "non-dropping-particle" : "", "parse-names" : false, "suffix" : "" }, { "dropping-particle" : "", "family" : "Guglielmo", "given" : "F", "non-dropping-particle" : "", "parse-names" : false, "suffix" : "" }, { "dropping-particle" : "", "family" : "Guilyardi", "given" : "E", "non-dropping-particle" : "", "parse-names" : false, "suffix" : "" }, { "dropping-particle" : "", "family" : "Hassell", "given" : "D", "non-dropping-particle" : "", "parse-names" : false, "suffix" : "" }, { "dropping-particle" : "", "family" : "Kharin", "given" : "S", "non-dropping-particle" : "", "parse-names" : false, "suffix" : "" }, { "dropping-particle" : "", "family" : "Kindermann", "given" : "S", "non-dropping-particle" : "", "parse-names" : false, "suffix" : "" }, { "dropping-particle" : "", "family" : "Nikonov", "given" : "S", "non-dropping-particle" : "", "parse-names" : false, "suffix" : "" }, { "dropping-particle" : "", "family" : "Radhakrishnan", "given" : "A", "non-dropping-particle" : "", "parse-names" : false, "suffix" : "" }, { "dropping-particle" : "", "family" : "Stockhause", "given" : "M", "non-dropping-particle" : "", "parse-names" : false, "suffix" : "" }, { "dropping-particle" : "", "family" : "Weigel", "given" : "T", "non-dropping-particle" : "", "parse-names" : false, "suffix" : "" }, { "dropping-particle" : "", "family" : "Williams", "given" : "D", "non-dropping-particle" : "", "parse-names" : false, "suffix" : "" } ], "container-title" : "Geoscientific Model Development", "id" : "ITEM-1", "issue" : "9", "issued" : { "date-parts" : [ [ "2018" ] ] }, "page" : "3659-3680", "title" : "Requirements for a global data infrastructure in support of CMIP6", "translator" : [ { "dropping-particle" : "", "family" : "H3401", "given" : "", "non-dropping-particle" : "", "parse-names" : false, "suffix" : "" } ], "type" : "article-journal", "volume" : "11" }, "uris" : [ "http://www.mendeley.com/documents/?uuid=9cf70790-1e63-4fb0-b587-3c1b658c6347" ] } ], "mendeley" : { "formattedCitation" : "(Balaji et al., 2018)", "plainTextFormattedCitation" : "(Balaji et al., 2018)", "previouslyFormattedCitation" : "(Balaji et al., 2018)" }, "properties" : { "noteIndex" : 0 }, "schema" : "https://github.com/citation-style-language/schema/raw/master/csl-citation.json" }</w:instrText>
      </w:r>
      <w:r w:rsidRPr="003A0C0D">
        <w:rPr>
          <w:rFonts w:cs="Times New Roman"/>
        </w:rPr>
        <w:fldChar w:fldCharType="separate"/>
      </w:r>
      <w:ins w:id="6312" w:author="Robin Matthews" w:date="2021-05-18T16:07:00Z">
        <w:r w:rsidR="00602365">
          <w:rPr>
            <w:rFonts w:cs="Times New Roman"/>
            <w:noProof/>
            <w:lang w:val="en-GB"/>
          </w:rPr>
          <w:t>(Balaji et al., 2018)</w:t>
        </w:r>
      </w:ins>
      <w:del w:id="6313" w:author="Robin Matthews" w:date="2021-05-18T16:07:00Z">
        <w:r w:rsidRPr="000128A3" w:rsidDel="00602365">
          <w:rPr>
            <w:rFonts w:cs="Times New Roman"/>
            <w:noProof/>
            <w:lang w:val="en-GB"/>
          </w:rPr>
          <w:delText>(Balaji et al., 2018)</w:delText>
        </w:r>
      </w:del>
      <w:r w:rsidRPr="003A0C0D">
        <w:rPr>
          <w:rFonts w:cs="Times New Roman"/>
        </w:rPr>
        <w:fldChar w:fldCharType="end"/>
      </w:r>
      <w:r w:rsidRPr="000128A3">
        <w:rPr>
          <w:rFonts w:cs="Times New Roman"/>
          <w:lang w:val="en-GB"/>
        </w:rPr>
        <w:t xml:space="preserve"> and the availability of reanalyses and observations in the same format as CMIP output (obs4MIPs</w:t>
      </w:r>
      <w:del w:id="6314" w:author="Ian Blenkinsop" w:date="2021-07-08T16:42:00Z">
        <w:r w:rsidRPr="000128A3" w:rsidDel="00D66464">
          <w:rPr>
            <w:rFonts w:cs="Times New Roman"/>
            <w:lang w:val="en-GB"/>
          </w:rPr>
          <w:delText xml:space="preserve">, </w:delText>
        </w:r>
      </w:del>
      <w:ins w:id="6315" w:author="Ian Blenkinsop" w:date="2021-07-08T16:42:00Z">
        <w:r w:rsidR="00D66464">
          <w:rPr>
            <w:rFonts w:cs="Times New Roman"/>
            <w:lang w:val="en-GB"/>
          </w:rPr>
          <w:t>;</w:t>
        </w:r>
        <w:r w:rsidR="00D66464" w:rsidRPr="000128A3">
          <w:rPr>
            <w:rFonts w:cs="Times New Roman"/>
            <w:lang w:val="en-GB"/>
          </w:rPr>
          <w:t xml:space="preserve"> </w:t>
        </w:r>
      </w:ins>
      <w:r w:rsidRPr="003A0C0D">
        <w:rPr>
          <w:rFonts w:cs="Times New Roman"/>
        </w:rPr>
        <w:fldChar w:fldCharType="begin" w:fldLock="1"/>
      </w:r>
      <w:r w:rsidR="00E81B0B">
        <w:rPr>
          <w:rFonts w:cs="Times New Roman"/>
          <w:lang w:val="en-GB"/>
        </w:rPr>
        <w:instrText>ADDIN CSL_CITATION { "citationItems" : [ { "id" : "ITEM-1", "itemData" : { "DOI" : "10.1175/BAMS-D-14-00216.1", "ISSN" : "0003-0007", "author" : [ { "dropping-particle" : "", "family" : "Ferraro", "given" : "Robert", "non-dropping-particle" : "", "parse-names" : false, "suffix" : "" }, { "dropping-particle" : "", "family" : "Waliser", "given" : "Duane E.", "non-dropping-particle" : "", "parse-names" : false, "suffix" : "" }, { "dropping-particle" : "", "family" : "Gleckler", "given" : "Peter", "non-dropping-particle" : "", "parse-names" : false, "suffix" : "" }, { "dropping-particle" : "", "family" : "Taylor", "given" : "Karl E.", "non-dropping-particle" : "", "parse-names" : false, "suffix" : "" }, { "dropping-particle" : "", "family" : "Eyring", "given" : "Veronika", "non-dropping-particle" : "", "parse-names" : false, "suffix" : "" } ], "container-title" : "Bulletin of the American Meteorological Society", "id" : "ITEM-1", "issue" : "8", "issued" : { "date-parts" : [ [ "2015", "8" ] ] }, "page" : "ES131-ES133", "title" : "Evolving Obs4MIPs to Support Phase 6 of the Coupled Model Intercomparison Project (CMIP6)", "translator" : [ { "dropping-particle" : "", "family" : "H3441", "given" : "", "non-dropping-particle" : "", "parse-names" : false, "suffix" : "" } ], "type" : "article-journal", "volume" : "96" }, "uris" : [ "http://www.mendeley.com/documents/?uuid=42ef3a09-3aea-40b6-8d3c-f5afeae080b2" ] } ], "mendeley" : { "formattedCitation" : "(Ferraro et al., 2015)", "manualFormatting" : "Ferraro et al., 2015)", "plainTextFormattedCitation" : "(Ferraro et al., 2015)", "previouslyFormattedCitation" : "(Ferraro et al., 2015)" }, "properties" : { "noteIndex" : 0 }, "schema" : "https://github.com/citation-style-language/schema/raw/master/csl-citation.json" }</w:instrText>
      </w:r>
      <w:r w:rsidRPr="003A0C0D">
        <w:rPr>
          <w:rFonts w:cs="Times New Roman"/>
        </w:rPr>
        <w:fldChar w:fldCharType="separate"/>
      </w:r>
      <w:ins w:id="6316" w:author="Robin Matthews" w:date="2021-05-18T16:07:00Z">
        <w:r w:rsidR="00602365">
          <w:rPr>
            <w:rFonts w:cs="Times New Roman"/>
            <w:noProof/>
            <w:lang w:val="en-GB"/>
          </w:rPr>
          <w:t>Ferraro et al., 2015)</w:t>
        </w:r>
      </w:ins>
      <w:del w:id="6317" w:author="Robin Matthews" w:date="2021-05-18T16:07:00Z">
        <w:r w:rsidRPr="000128A3" w:rsidDel="00602365">
          <w:rPr>
            <w:rFonts w:cs="Times New Roman"/>
            <w:noProof/>
            <w:lang w:val="en-GB"/>
          </w:rPr>
          <w:delText>Ferraro et al., 2015)</w:delText>
        </w:r>
      </w:del>
      <w:r w:rsidRPr="003A0C0D">
        <w:rPr>
          <w:rFonts w:cs="Times New Roman"/>
        </w:rPr>
        <w:fldChar w:fldCharType="end"/>
      </w:r>
      <w:r w:rsidRPr="000128A3">
        <w:rPr>
          <w:rFonts w:cs="Times New Roman"/>
          <w:lang w:val="en-GB"/>
        </w:rPr>
        <w:t xml:space="preserve">. The tools are also used to support routine evaluation at individual model centres and simplify the assessment of improvements </w:t>
      </w:r>
      <w:del w:id="6318" w:author="Ian Blenkinsop" w:date="2021-07-08T16:43:00Z">
        <w:r w:rsidRPr="000128A3" w:rsidDel="00D66464">
          <w:rPr>
            <w:rFonts w:cs="Times New Roman"/>
            <w:lang w:val="en-GB"/>
          </w:rPr>
          <w:delText xml:space="preserve">of </w:delText>
        </w:r>
      </w:del>
      <w:ins w:id="6319" w:author="Ian Blenkinsop" w:date="2021-07-08T16:43:00Z">
        <w:r w:rsidR="00D66464">
          <w:rPr>
            <w:rFonts w:cs="Times New Roman"/>
            <w:lang w:val="en-GB"/>
          </w:rPr>
          <w:t>in</w:t>
        </w:r>
        <w:r w:rsidR="00D66464" w:rsidRPr="000128A3">
          <w:rPr>
            <w:rFonts w:cs="Times New Roman"/>
            <w:lang w:val="en-GB"/>
          </w:rPr>
          <w:t xml:space="preserve"> </w:t>
        </w:r>
      </w:ins>
      <w:r w:rsidRPr="000128A3">
        <w:rPr>
          <w:rFonts w:cs="Times New Roman"/>
          <w:lang w:val="en-GB"/>
        </w:rPr>
        <w:t xml:space="preserve">individual models or generations of model ensembles </w:t>
      </w:r>
      <w:r w:rsidRPr="003A0C0D">
        <w:rPr>
          <w:rFonts w:cs="Times New Roman"/>
        </w:rPr>
        <w:fldChar w:fldCharType="begin" w:fldLock="1"/>
      </w:r>
      <w:r w:rsidR="00E81B0B">
        <w:rPr>
          <w:rFonts w:cs="Times New Roman"/>
          <w:lang w:val="en-GB"/>
        </w:rPr>
        <w:instrText>ADDIN CSL_CITATION { "citationItems" : [ { "id" : "ITEM-1", "itemData" : { "DOI" : "10.1038/s41558-018-0355-y", "ISSN" : "1758-678X", "author" : [ { "dropping-particle" : "", "family" : "Eyring", "given" : "Veronika", "non-dropping-particle" : "", "parse-names" : false, "suffix" : "" }, { "dropping-particle" : "", "family" : "Cox", "given" : "Peter M.", "non-dropping-particle" : "", "parse-names" : false, "suffix" : "" }, { "dropping-particle" : "", "family" : "Flato", "given" : "Gregory M.", "non-dropping-particle" : "", "parse-names" : false, "suffix" : "" }, { "dropping-particle" : "", "family" : "Gleckler", "given" : "Peter J.", "non-dropping-particle" : "", "parse-names" : false, "suffix" : "" }, { "dropping-particle" : "", "family" : "Abramowitz", "given" : "Gab", "non-dropping-particle" : "", "parse-names" : false, "suffix" : "" }, { "dropping-particle" : "", "family" : "Caldwell", "given" : "Peter", "non-dropping-particle" : "", "parse-names" : false, "suffix" : "" }, { "dropping-particle" : "", "family" : "Collins", "given" : "William D.", "non-dropping-particle" : "", "parse-names" : false, "suffix" : "" }, { "dropping-particle" : "", "family" : "Gier", "given" : "Bettina K.", "non-dropping-particle" : "", "parse-names" : false, "suffix" : "" }, { "dropping-particle" : "", "family" : "Hall", "given" : "Alex D.", "non-dropping-particle" : "", "parse-names" : false, "suffix" : "" }, { "dropping-particle" : "", "family" : "Hoffman", "given" : "Forrest M.", "non-dropping-particle" : "", "parse-names" : false, "suffix" : "" }, { "dropping-particle" : "", "family" : "Hurtt", "given" : "George C.", "non-dropping-particle" : "", "parse-names" : false, "suffix" : "" }, { "dropping-particle" : "", "family" : "Jahn", "given" : "Alexandra", "non-dropping-particle" : "", "parse-names" : false, "suffix" : "" }, { "dropping-particle" : "", "family" : "Jones", "given" : "Chris D.", "non-dropping-particle" : "", "parse-names" : false, "suffix" : "" }, { "dropping-particle" : "", "family" : "Klein", "given" : "Stephen A.", "non-dropping-particle" : "", "parse-names" : false, "suffix" : "" }, { "dropping-particle" : "", "family" : "Krasting", "given" : "John P.", "non-dropping-particle" : "", "parse-names" : false, "suffix" : "" }, { "dropping-particle" : "", "family" : "Kwiatkowski", "given" : "Lester", "non-dropping-particle" : "", "parse-names" : false, "suffix" : "" }, { "dropping-particle" : "", "family" : "Lorenz", "given" : "Ruth", "non-dropping-particle" : "", "parse-names" : false, "suffix" : "" }, { "dropping-particle" : "", "family" : "Maloney", "given" : "Eric", "non-dropping-particle" : "", "parse-names" : false, "suffix" : "" }, { "dropping-particle" : "", "family" : "Meehl", "given" : "Gerald A.", "non-dropping-particle" : "", "parse-names" : false, "suffix" : "" }, { "dropping-particle" : "", "family" : "Pendergrass", "given" : "Angeline G.", "non-dropping-particle" : "", "parse-names" : false, "suffix" : "" }, { "dropping-particle" : "", "family" : "Pincus", "given" : "Robert", "non-dropping-particle" : "", "parse-names" : false, "suffix" : "" }, { "dropping-particle" : "", "family" : "Ruane", "given" : "Alex C.", "non-dropping-particle" : "", "parse-names" : false, "suffix" : "" }, { "dropping-particle" : "", "family" : "Russell", "given" : "Joellen L.", "non-dropping-particle" : "", "parse-names" : false, "suffix" : "" }, { "dropping-particle" : "", "family" : "Sanderson", "given" : "Benjamin M.", "non-dropping-particle" : "", "parse-names" : false, "suffix" : "" }, { "dropping-particle" : "", "family" : "Santer", "given" : "Benjamin D.", "non-dropping-particle" : "", "parse-names" : false, "suffix" : "" }, { "dropping-particle" : "", "family" : "Sherwood", "given" : "Steven C.", "non-dropping-particle" : "", "parse-names" : false, "suffix" : "" }, { "dropping-particle" : "", "family" : "Simpson", "given" : "Isla R.", "non-dropping-particle" : "", "parse-names" : false, "suffix" : "" }, { "dropping-particle" : "", "family" : "Stouffer", "given" : "Ronald J.", "non-dropping-particle" : "", "parse-names" : false, "suffix" : "" }, { "dropping-particle" : "", "family" : "Williamson", "given" : "Mark S.", "non-dropping-particle" : "", "parse-names" : false, "suffix" : "" } ], "container-title" : "Nature Climate Change", "id" : "ITEM-1", "issue" : "2", "issued" : { "date-parts" : [ [ "2019", "2", "7" ] ] }, "page" : "102-110", "title" : "Taking climate model evaluation to the next level", "translator" : [ { "dropping-particle" : "", "family" : "H3478", "given" : "", "non-dropping-particle" : "", "parse-names" : false, "suffix" : "" } ], "type" : "article-journal", "volume" : "9" }, "uris" : [ "http://www.mendeley.com/documents/?uuid=93d9dfd2-ab6c-4c10-a663-9f67f730279f" ] } ], "mendeley" : { "formattedCitation" : "(Eyring et al., 2019)", "plainTextFormattedCitation" : "(Eyring et al., 2019)", "previouslyFormattedCitation" : "(Eyring et al., 2019)" }, "properties" : { "noteIndex" : 0 }, "schema" : "https://github.com/citation-style-language/schema/raw/master/csl-citation.json" }</w:instrText>
      </w:r>
      <w:r w:rsidRPr="003A0C0D">
        <w:rPr>
          <w:rFonts w:cs="Times New Roman"/>
        </w:rPr>
        <w:fldChar w:fldCharType="separate"/>
      </w:r>
      <w:ins w:id="6320" w:author="Robin Matthews" w:date="2021-05-18T16:07:00Z">
        <w:r w:rsidR="00602365">
          <w:rPr>
            <w:rFonts w:cs="Times New Roman"/>
            <w:noProof/>
            <w:lang w:val="en-GB"/>
          </w:rPr>
          <w:t>(Eyring et al., 2019)</w:t>
        </w:r>
      </w:ins>
      <w:del w:id="6321" w:author="Robin Matthews" w:date="2021-05-18T16:07:00Z">
        <w:r w:rsidRPr="000128A3" w:rsidDel="00602365">
          <w:rPr>
            <w:rFonts w:cs="Times New Roman"/>
            <w:noProof/>
            <w:lang w:val="en-GB"/>
          </w:rPr>
          <w:delText>(Eyring et al., 2019)</w:delText>
        </w:r>
      </w:del>
      <w:r w:rsidRPr="003A0C0D">
        <w:rPr>
          <w:rFonts w:cs="Times New Roman"/>
        </w:rPr>
        <w:fldChar w:fldCharType="end"/>
      </w:r>
      <w:r w:rsidRPr="000128A3">
        <w:rPr>
          <w:rFonts w:cs="Times New Roman"/>
          <w:lang w:val="en-GB"/>
        </w:rPr>
        <w:t xml:space="preserve">. Note, however, that while tools such as ESMValTool can produce an estimate of overall model performance, dedicated model evaluation still needs to be performed when analysing projections for a particular purpose, such as assessing changing hazards in a given </w:t>
      </w:r>
      <w:commentRangeStart w:id="6322"/>
      <w:r w:rsidRPr="000128A3">
        <w:rPr>
          <w:rFonts w:cs="Times New Roman"/>
          <w:lang w:val="en-GB"/>
        </w:rPr>
        <w:t>particular</w:t>
      </w:r>
      <w:commentRangeEnd w:id="6322"/>
      <w:r w:rsidR="00D66464">
        <w:rPr>
          <w:rStyle w:val="CommentReference"/>
        </w:rPr>
        <w:commentReference w:id="6322"/>
      </w:r>
      <w:r w:rsidRPr="000128A3">
        <w:rPr>
          <w:rFonts w:cs="Times New Roman"/>
          <w:lang w:val="en-GB"/>
        </w:rPr>
        <w:t xml:space="preserve"> region. Such evaluation is discussed in the next section, and in greater detail in later chapters of this </w:t>
      </w:r>
      <w:r w:rsidR="00704677">
        <w:rPr>
          <w:rFonts w:cs="Times New Roman"/>
          <w:lang w:val="en-GB"/>
        </w:rPr>
        <w:t>R</w:t>
      </w:r>
      <w:r w:rsidRPr="000128A3">
        <w:rPr>
          <w:rFonts w:cs="Times New Roman"/>
          <w:lang w:val="en-GB"/>
        </w:rPr>
        <w:t>eport.</w:t>
      </w:r>
    </w:p>
    <w:p w14:paraId="0BC6B26C" w14:textId="77777777" w:rsidR="006409E5" w:rsidRPr="000128A3" w:rsidRDefault="006409E5" w:rsidP="006409E5">
      <w:pPr>
        <w:pStyle w:val="AR6BodyText"/>
        <w:rPr>
          <w:lang w:val="en-GB"/>
        </w:rPr>
      </w:pPr>
    </w:p>
    <w:p w14:paraId="60B78B0F" w14:textId="77777777" w:rsidR="006409E5" w:rsidRPr="000128A3" w:rsidRDefault="006409E5" w:rsidP="006409E5">
      <w:pPr>
        <w:pStyle w:val="AR6BodyText"/>
        <w:rPr>
          <w:lang w:val="en-GB"/>
        </w:rPr>
      </w:pPr>
    </w:p>
    <w:p w14:paraId="7C5EB6A1" w14:textId="3282041C" w:rsidR="006409E5" w:rsidRPr="000128A3" w:rsidRDefault="006409E5" w:rsidP="006409E5">
      <w:pPr>
        <w:pStyle w:val="AR6Chap1Level31111"/>
        <w:rPr>
          <w:lang w:val="en-GB"/>
        </w:rPr>
      </w:pPr>
      <w:bookmarkStart w:id="6323" w:name="_Toc69950015"/>
      <w:r w:rsidRPr="000128A3">
        <w:rPr>
          <w:lang w:val="en-GB"/>
        </w:rPr>
        <w:t xml:space="preserve">Evaluation of </w:t>
      </w:r>
      <w:del w:id="6324" w:author="Ian Blenkinsop" w:date="2021-07-08T16:43:00Z">
        <w:r w:rsidRPr="000128A3" w:rsidDel="006612E0">
          <w:rPr>
            <w:lang w:val="en-GB"/>
          </w:rPr>
          <w:delText>process</w:delText>
        </w:r>
      </w:del>
      <w:ins w:id="6325" w:author="Ian Blenkinsop" w:date="2021-07-08T16:43:00Z">
        <w:r w:rsidR="006612E0">
          <w:rPr>
            <w:lang w:val="en-GB"/>
          </w:rPr>
          <w:t>P</w:t>
        </w:r>
        <w:r w:rsidR="006612E0" w:rsidRPr="000128A3">
          <w:rPr>
            <w:lang w:val="en-GB"/>
          </w:rPr>
          <w:t>rocess</w:t>
        </w:r>
      </w:ins>
      <w:r w:rsidRPr="000128A3">
        <w:rPr>
          <w:lang w:val="en-GB"/>
        </w:rPr>
        <w:t>-</w:t>
      </w:r>
      <w:del w:id="6326" w:author="Ian Blenkinsop" w:date="2021-07-08T16:43:00Z">
        <w:r w:rsidRPr="000128A3" w:rsidDel="006612E0">
          <w:rPr>
            <w:lang w:val="en-GB"/>
          </w:rPr>
          <w:delText xml:space="preserve">based </w:delText>
        </w:r>
      </w:del>
      <w:ins w:id="6327" w:author="Ian Blenkinsop" w:date="2021-07-08T16:43:00Z">
        <w:r w:rsidR="006612E0">
          <w:rPr>
            <w:lang w:val="en-GB"/>
          </w:rPr>
          <w:t>B</w:t>
        </w:r>
        <w:r w:rsidR="006612E0" w:rsidRPr="000128A3">
          <w:rPr>
            <w:lang w:val="en-GB"/>
          </w:rPr>
          <w:t xml:space="preserve">ased </w:t>
        </w:r>
      </w:ins>
      <w:del w:id="6328" w:author="Ian Blenkinsop" w:date="2021-07-08T16:43:00Z">
        <w:r w:rsidRPr="000128A3" w:rsidDel="006612E0">
          <w:rPr>
            <w:lang w:val="en-GB"/>
          </w:rPr>
          <w:delText xml:space="preserve">models </w:delText>
        </w:r>
      </w:del>
      <w:ins w:id="6329" w:author="Ian Blenkinsop" w:date="2021-07-08T16:43:00Z">
        <w:r w:rsidR="006612E0">
          <w:rPr>
            <w:lang w:val="en-GB"/>
          </w:rPr>
          <w:t>M</w:t>
        </w:r>
        <w:r w:rsidR="006612E0" w:rsidRPr="000128A3">
          <w:rPr>
            <w:lang w:val="en-GB"/>
          </w:rPr>
          <w:t xml:space="preserve">odels </w:t>
        </w:r>
      </w:ins>
      <w:del w:id="6330" w:author="Ian Blenkinsop" w:date="2021-07-08T16:43:00Z">
        <w:r w:rsidRPr="000128A3" w:rsidDel="006612E0">
          <w:rPr>
            <w:lang w:val="en-GB"/>
          </w:rPr>
          <w:delText xml:space="preserve">against </w:delText>
        </w:r>
      </w:del>
      <w:ins w:id="6331" w:author="Ian Blenkinsop" w:date="2021-07-08T16:43:00Z">
        <w:r w:rsidR="006612E0">
          <w:rPr>
            <w:lang w:val="en-GB"/>
          </w:rPr>
          <w:t>A</w:t>
        </w:r>
        <w:r w:rsidR="006612E0" w:rsidRPr="000128A3">
          <w:rPr>
            <w:lang w:val="en-GB"/>
          </w:rPr>
          <w:t xml:space="preserve">gainst </w:t>
        </w:r>
      </w:ins>
      <w:del w:id="6332" w:author="Ian Blenkinsop" w:date="2021-07-08T16:44:00Z">
        <w:r w:rsidRPr="000128A3" w:rsidDel="006612E0">
          <w:rPr>
            <w:lang w:val="en-GB"/>
          </w:rPr>
          <w:delText>observations</w:delText>
        </w:r>
        <w:bookmarkEnd w:id="6323"/>
        <w:r w:rsidRPr="000128A3" w:rsidDel="006612E0">
          <w:rPr>
            <w:lang w:val="en-GB"/>
          </w:rPr>
          <w:delText xml:space="preserve"> </w:delText>
        </w:r>
      </w:del>
      <w:ins w:id="6333" w:author="Ian Blenkinsop" w:date="2021-07-08T16:44:00Z">
        <w:r w:rsidR="006612E0">
          <w:rPr>
            <w:lang w:val="en-GB"/>
          </w:rPr>
          <w:t>O</w:t>
        </w:r>
        <w:r w:rsidR="006612E0" w:rsidRPr="000128A3">
          <w:rPr>
            <w:lang w:val="en-GB"/>
          </w:rPr>
          <w:t xml:space="preserve">bservations </w:t>
        </w:r>
      </w:ins>
    </w:p>
    <w:p w14:paraId="58914C2D" w14:textId="77777777" w:rsidR="006409E5" w:rsidRPr="000128A3" w:rsidRDefault="006409E5" w:rsidP="006409E5">
      <w:pPr>
        <w:pStyle w:val="AR6BodyText"/>
        <w:rPr>
          <w:lang w:val="en-GB"/>
        </w:rPr>
      </w:pPr>
    </w:p>
    <w:p w14:paraId="592446C5" w14:textId="3200861B" w:rsidR="006409E5" w:rsidRPr="000128A3" w:rsidRDefault="006409E5" w:rsidP="006409E5">
      <w:pPr>
        <w:pStyle w:val="AR6BodyText"/>
        <w:rPr>
          <w:lang w:val="en-GB"/>
        </w:rPr>
      </w:pPr>
      <w:r w:rsidRPr="000128A3">
        <w:rPr>
          <w:rFonts w:cs="Times New Roman"/>
          <w:lang w:val="en-GB"/>
        </w:rPr>
        <w:t xml:space="preserve">Techniques used for evaluating process-based climate models against observations were assessed in AR5 </w:t>
      </w:r>
      <w:r w:rsidRPr="003A0C0D">
        <w:rPr>
          <w:rFonts w:cs="Times New Roman"/>
        </w:rPr>
        <w:fldChar w:fldCharType="begin" w:fldLock="1"/>
      </w:r>
      <w:r w:rsidR="00E81B0B">
        <w:rPr>
          <w:rFonts w:cs="Times New Roman"/>
          <w:lang w:val="en-GB"/>
        </w:rPr>
        <w:instrText>ADDIN CSL_CITATION { "citationItems" : [ { "id" : "ITEM-1", "itemData" : { "DOI" : "10.1017/CBO9781107415324.020", "ISBN" : "9781107661820", "author" : [ { "dropping-particle" : "", "family" : "Flato", "given" : "G", "non-dropping-particle" : "", "parse-names" : false, "suffix" : "" }, { "dropping-particle" : "", "family" : "Marotzke", "given" : "J", "non-dropping-particle" : "", "parse-names" : false, "suffix" : "" }, { "dropping-particle" : "", "family" : "Abiodun", "given" : "B", "non-dropping-particle" : "", "parse-names" : false, "suffix" : "" }, { "dropping-particle" : "", "family" : "Braconnot", "given" : "P", "non-dropping-particle" : "", "parse-names" : false, "suffix" : "" }, { "dropping-particle" : "", "family" : "Chou", "given" : "S C", "non-dropping-particle" : "", "parse-names" : false, "suffix" : "" }, { "dropping-particle" : "", "family" : "Collins", "given" : "W", "non-dropping-particle" : "", "parse-names" : false, "suffix" : "" }, { "dropping-particle" : "", "family" : "Cox", "given" : "P", "non-dropping-particle" : "", "parse-names" : false, "suffix" : "" }, { "dropping-particle" : "", "family" : "Driouech", "given" : "F", "non-dropping-particle" : "", "parse-names" : false, "suffix" : "" }, { "dropping-particle" : "", "family" : "Emori", "given" : "S", "non-dropping-particle" : "", "parse-names" : false, "suffix" : "" }, { "dropping-particle" : "", "family" : "Eyring", "given" : "V", "non-dropping-particle" : "", "parse-names" : false, "suffix" : "" }, { "dropping-particle" : "", "family" : "Forest", "given" : "C", "non-dropping-particle" : "", "parse-names" : false, "suffix" : "" }, { "dropping-particle" : "", "family" : "Gleckler", "given" : "P", "non-dropping-particle" : "", "parse-names" : false, "suffix" : "" }, { "dropping-particle" : "", "family" : "Guilyardi", "given" : "E", "non-dropping-particle" : "", "parse-names" : false, "suffix" : "" }, { "dropping-particle" : "", "family" : "Jakob", "given" : "C", "non-dropping-particle" : "", "parse-names" : false, "suffix" : "" }, { "dropping-particle" : "", "family" : "Kattsov", "given" : "V", "non-dropping-particle" : "", "parse-names" : false, "suffix" : "" }, { "dropping-particle" : "", "family" : "Reason", "given" : "C", "non-dropping-particle" : "", "parse-names" : false, "suffix" : "" }, { "dropping-particle" : "", "family" : "Rummukainen", "given" : "M", "non-dropping-particle" : "", "parse-names" : false, "suffix" : "" } ], "chapter-number" : "9",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"741-866", "publisher" : "Cambridge University Press", "publisher-place" : "Cambridge, United Kingdom and New York, NY, USA", "title" : "Evaluation of Climate Models", "translator" : [ { "dropping-particle" : "", "family" : "H3187", "given" : "Rt13", "non-dropping-particle" : "", "parse-names" : false, "suffix" : "" } ], "type" : "chapter" }, "uris" : [ "http://www.mendeley.com/documents/?uuid=5079893a-c097-4637-b33b-ee3f227652c7" ] } ], "mendeley" : { "formattedCitation" : "(Flato et al., 2013)", "plainTextFormattedCitation" : "(Flato et al., 2013)", "previouslyFormattedCitation" : "(Flato et al., 2013)" }, "properties" : { "noteIndex" : 0 }, "schema" : "https://github.com/citation-style-language/schema/raw/master/csl-citation.json" }</w:instrText>
      </w:r>
      <w:r w:rsidRPr="003A0C0D">
        <w:rPr>
          <w:rFonts w:cs="Times New Roman"/>
        </w:rPr>
        <w:fldChar w:fldCharType="separate"/>
      </w:r>
      <w:ins w:id="6334" w:author="Robin Matthews" w:date="2021-05-18T16:07:00Z">
        <w:r w:rsidR="00602365">
          <w:rPr>
            <w:rFonts w:cs="Times New Roman"/>
            <w:noProof/>
          </w:rPr>
          <w:t>(Flato et al., 2013)</w:t>
        </w:r>
      </w:ins>
      <w:del w:id="6335" w:author="Robin Matthews" w:date="2021-05-18T16:07:00Z">
        <w:r w:rsidRPr="003A0C0D" w:rsidDel="00602365">
          <w:rPr>
            <w:rFonts w:cs="Times New Roman"/>
            <w:noProof/>
          </w:rPr>
          <w:delText>(Flato et al., 2013)</w:delText>
        </w:r>
      </w:del>
      <w:r w:rsidRPr="003A0C0D">
        <w:rPr>
          <w:rFonts w:cs="Times New Roman"/>
        </w:rPr>
        <w:fldChar w:fldCharType="end"/>
      </w:r>
      <w:r w:rsidRPr="003A0C0D">
        <w:rPr>
          <w:rFonts w:cs="Times New Roman"/>
        </w:rPr>
        <w:t xml:space="preserve">, and have progressed rapidly since </w:t>
      </w:r>
      <w:r w:rsidRPr="003A0C0D">
        <w:rPr>
          <w:rFonts w:cs="Times New Roman"/>
        </w:rPr>
        <w:fldChar w:fldCharType="begin" w:fldLock="1"/>
      </w:r>
      <w:r w:rsidR="00E81B0B">
        <w:rPr>
          <w:rFonts w:cs="Times New Roman"/>
        </w:rPr>
        <w:instrText>ADDIN CSL_CITATION { "citationItems" : [ { "id" : "ITEM-1", "itemData" : { "DOI" : "10.1038/s41558-018-0355-y", "ISSN" : "1758-678X", "author" : [ { "dropping-particle" : "", "family" : "Eyring", "given" : "Veronika", "non-dropping-particle" : "", "parse-names" : false, "suffix" : "" }, { "dropping-particle" : "", "family" : "Cox", "given" : "Peter M.", "non-dropping-particle" : "", "parse-names" : false, "suffix" : "" }, { "dropping-particle" : "", "family" : "Flato", "given" : "Gregory M.", "non-dropping-particle" : "", "parse-names" : false, "suffix" : "" }, { "dropping-particle" : "", "family" : "Gleckler", "given" : "Peter J.", "non-dropping-particle" : "", "parse-names" : false, "suffix" : "" }, { "dropping-particle" : "", "family" : "Abramowitz", "given" : "Gab", "non-dropping-particle" : "", "parse-names" : false, "suffix" : "" }, { "dropping-particle" : "", "family" : "Caldwell", "given" : "Peter", "non-dropping-particle" : "", "parse-names" : false, "suffix" : "" }, { "dropping-particle" : "", "family" : "Collins", "given" : "William D.", "non-dropping-particle" : "", "parse-names" : false, "suffix" : "" }, { "dropping-particle" : "", "family" : "Gier", "given" : "Bettina K.", "non-dropping-particle" : "", "parse-names" : false, "suffix" : "" }, { "dropping-particle" : "", "family" : "Hall", "given" : "Alex D.", "non-dropping-particle" : "", "parse-names" : false, "suffix" : "" }, { "dropping-particle" : "", "family" : "Hoffman", "given" : "Forrest M.", "non-dropping-particle" : "", "parse-names" : false, "suffix" : "" }, { "dropping-particle" : "", "family" : "Hurtt", "given" : "George C.", "non-dropping-particle" : "", "parse-names" : false, "suffix" : "" }, { "dropping-particle" : "", "family" : "Jahn", "given" : "Alexandra", "non-dropping-particle" : "", "parse-names" : false, "suffix" : "" }, { "dropping-particle" : "", "family" : "Jones", "given" : "Chris D.", "non-dropping-particle" : "", "parse-names" : false, "suffix" : "" }, { "dropping-particle" : "", "family" : "Klein", "given" : "Stephen A.", "non-dropping-particle" : "", "parse-names" : false, "suffix" : "" }, { "dropping-particle" : "", "family" : "Krasting", "given" : "John P.", "non-dropping-particle" : "", "parse-names" : false, "suffix" : "" }, { "dropping-particle" : "", "family" : "Kwiatkowski", "given" : "Lester", "non-dropping-particle" : "", "parse-names" : false, "suffix" : "" }, { "dropping-particle" : "", "family" : "Lorenz", "given" : "Ruth", "non-dropping-particle" : "", "parse-names" : false, "suffix" : "" }, { "dropping-particle" : "", "family" : "Maloney", "given" : "Eric", "non-dropping-particle" : "", "parse-names" : false, "suffix" : "" }, { "dropping-particle" : "", "family" : "Meehl", "given" : "Gerald A.", "non-dropping-particle" : "", "parse-names" : false, "suffix" : "" }, { "dropping-particle" : "", "family" : "Pendergrass", "given" : "Angeline G.", "non-dropping-particle" : "", "parse-names" : false, "suffix" : "" }, { "dropping-particle" : "", "family" : "Pincus", "given" : "Robert", "non-dropping-particle" : "", "parse-names" : false, "suffix" : "" }, { "dropping-particle" : "", "family" : "Ruane", "given" : "Alex C.", "non-dropping-particle" : "", "parse-names" : false, "suffix" : "" }, { "dropping-particle" : "", "family" : "Russell", "given" : "Joellen L.", "non-dropping-particle" : "", "parse-names" : false, "suffix" : "" }, { "dropping-particle" : "", "family" : "Sanderson", "given" : "Benjamin M.", "non-dropping-particle" : "", "parse-names" : false, "suffix" : "" }, { "dropping-particle" : "", "family"</w:instrText>
      </w:r>
      <w:r w:rsidR="00E81B0B" w:rsidRPr="008D0499">
        <w:rPr>
          <w:rFonts w:cs="Times New Roman"/>
          <w:lang w:val="en-US"/>
        </w:rPr>
        <w:instrText xml:space="preserve"> : "Santer", "given" : "Benjamin D.", "non-dropping-particle" : "", "parse-names" : false, "suffix" : "" }, { "dropping-particle" : "", "family" : "Sherwood", "given" : "Steven C.", "non-dropping-particle" : "", "parse-names" : false, "suffix" : "" }, { "dropping-particle" : "", "family" : "Simpson", "given" : "Isla R.", "non-dropping-particle" : "", "parse-names" : false, "suffix" : "" }, { "dropping-particle" : "", "family" : "Stouffer", "given" : "Ronald J.", "non-dropping-particle" : "", "parse-names" : false, "suffix" : "" }, { "dropping-particle" : "", "family" : "Williamson", "given" : "Mark S.", "non-dropping-particle" : "", "parse-names" : false, "suffix" : "" } ], "container-title" : "Nature Climate Change", "id" : "ITEM-1", "issue" : "2", "issued" : { "date-parts" : [ [ "2019", "2", "7" ] ] }, "page" : "102-110", "title" : "Taking climate model evaluation to the next level", "translator" : [ { "dropping-particle" : "", "family" : "H3478", "given" : "", "non-dropping-particle" : "", "parse-names" : false, "suffix" : "" } ], "type" : "article-journal", "volume" : "9" }, "uris" : [ "http://www.mendeley.com/documents/?uuid=93d9dfd2-ab6c-4c10-a663-9f67f730279f" ] } ], "mendeley" : { "formattedCitation" : "(Eyring et al., 2019)", "plainTextFormattedCitation" : "(Eyring et al., 2019)", "previouslyFormattedCitation" : "(Eyring et al., 2019)" }, "properties" : { "noteIndex" : 0 }, "schema" : "https://github.com/citation-style-language/schema/raw/master/csl-citation.json" }</w:instrText>
      </w:r>
      <w:r w:rsidRPr="003A0C0D">
        <w:rPr>
          <w:rFonts w:cs="Times New Roman"/>
        </w:rPr>
        <w:fldChar w:fldCharType="separate"/>
      </w:r>
      <w:ins w:id="6336" w:author="Robin Matthews" w:date="2021-05-18T16:07:00Z">
        <w:r w:rsidR="00602365">
          <w:rPr>
            <w:rFonts w:cs="Times New Roman"/>
            <w:noProof/>
            <w:lang w:val="en-GB"/>
          </w:rPr>
          <w:t>(Eyring et al., 2019)</w:t>
        </w:r>
      </w:ins>
      <w:del w:id="6337" w:author="Robin Matthews" w:date="2021-05-18T16:07:00Z">
        <w:r w:rsidRPr="000128A3" w:rsidDel="00602365">
          <w:rPr>
            <w:rFonts w:cs="Times New Roman"/>
            <w:noProof/>
            <w:lang w:val="en-GB"/>
          </w:rPr>
          <w:delText>(Eyring et al., 2019)</w:delText>
        </w:r>
      </w:del>
      <w:r w:rsidRPr="003A0C0D">
        <w:rPr>
          <w:rFonts w:cs="Times New Roman"/>
        </w:rPr>
        <w:fldChar w:fldCharType="end"/>
      </w:r>
      <w:r w:rsidRPr="000128A3">
        <w:rPr>
          <w:rFonts w:cs="Times New Roman"/>
          <w:lang w:val="en-GB"/>
        </w:rPr>
        <w:t>. The most widely used technique is to compare climatologies (long-term averages of specific climate variables) or time series of simulated (process</w:t>
      </w:r>
      <w:r w:rsidR="00C1628A" w:rsidRPr="000128A3">
        <w:rPr>
          <w:rFonts w:cs="Times New Roman"/>
          <w:lang w:val="en-GB"/>
        </w:rPr>
        <w:t>-</w:t>
      </w:r>
      <w:r w:rsidRPr="000128A3">
        <w:rPr>
          <w:rFonts w:cs="Times New Roman"/>
          <w:lang w:val="en-GB"/>
        </w:rPr>
        <w:t>based) model output with observations, considering the observational uncertainty. A further approach is to compare the results of process-based models with those from statistical models. In addition to a comparison of climatological means, trends and variability, AR5 already made use of a large set of performance metrics for a quantitative evaluation of the models.</w:t>
      </w:r>
    </w:p>
    <w:p w14:paraId="5FBBC709" w14:textId="77777777" w:rsidR="006409E5" w:rsidRPr="000128A3" w:rsidRDefault="006409E5" w:rsidP="006409E5">
      <w:pPr>
        <w:pStyle w:val="AR6BodyText"/>
        <w:rPr>
          <w:lang w:val="en-GB"/>
        </w:rPr>
      </w:pPr>
      <w:r w:rsidRPr="000128A3">
        <w:rPr>
          <w:rFonts w:cs="Times New Roman"/>
          <w:lang w:val="en-GB"/>
        </w:rPr>
        <w:t xml:space="preserve"> </w:t>
      </w:r>
    </w:p>
    <w:p w14:paraId="41CF8B72" w14:textId="7F2084AE" w:rsidR="006409E5" w:rsidRPr="000128A3" w:rsidRDefault="006409E5" w:rsidP="006409E5">
      <w:pPr>
        <w:pStyle w:val="AR6BodyText"/>
        <w:rPr>
          <w:lang w:val="en-GB"/>
        </w:rPr>
      </w:pPr>
      <w:r w:rsidRPr="000128A3">
        <w:rPr>
          <w:rFonts w:cs="Times New Roman"/>
          <w:lang w:val="en-GB"/>
        </w:rPr>
        <w:t xml:space="preserve">Since AR5, a range of studies has investigated model agreement with observations well beyond </w:t>
      </w:r>
      <w:del w:id="6338" w:author="Ian Blenkinsop" w:date="2021-07-08T16:44:00Z">
        <w:r w:rsidRPr="000128A3" w:rsidDel="006612E0">
          <w:rPr>
            <w:rFonts w:cs="Times New Roman"/>
            <w:lang w:val="en-GB"/>
          </w:rPr>
          <w:delText xml:space="preserve">large </w:delText>
        </w:r>
      </w:del>
      <w:ins w:id="6339" w:author="Ian Blenkinsop" w:date="2021-07-08T16:44:00Z">
        <w:r w:rsidR="006612E0" w:rsidRPr="000128A3">
          <w:rPr>
            <w:rFonts w:cs="Times New Roman"/>
            <w:lang w:val="en-GB"/>
          </w:rPr>
          <w:t>large</w:t>
        </w:r>
        <w:r w:rsidR="006612E0">
          <w:rPr>
            <w:rFonts w:cs="Times New Roman"/>
            <w:lang w:val="en-GB"/>
          </w:rPr>
          <w:t>-</w:t>
        </w:r>
      </w:ins>
      <w:r w:rsidRPr="000128A3">
        <w:rPr>
          <w:rFonts w:cs="Times New Roman"/>
          <w:lang w:val="en-GB"/>
        </w:rPr>
        <w:t>scale mean climate properties (e.g</w:t>
      </w:r>
      <w:r w:rsidRPr="003A0C0D">
        <w:rPr>
          <w:rFonts w:cs="Times New Roman"/>
        </w:rPr>
        <w:fldChar w:fldCharType="begin" w:fldLock="1"/>
      </w:r>
      <w:r w:rsidR="00E81B0B">
        <w:rPr>
          <w:rFonts w:cs="Times New Roman"/>
          <w:lang w:val="en-GB"/>
        </w:rPr>
        <w:instrText>ADDIN CSL_CITATION { "citationItems" : [ { "id" : "ITEM-1", "itemData" : { "DOI" : "10.1007/s00382-013-1783-z", "ISSN" : "0930-7575", "author" : [ { "dropping-particle" : "", "family" : "Bellenger", "given" : "H.", "non-dropping-particle" : "", "parse-names" : false, "suffix" : "" }, { "dropping-particle" : "", "family" : "Guilyardi", "given" : "E.", "non-dropping-particle" : "", "parse-names" : false, "suffix" : "" }, { "dropping-particle" : "", "family" : "Leloup", "given" : "J.", "non-dropping-particle" : "", "parse-names" : false, "suffix" : "" }, { "dropping-particle" : "", "family" : "Lengaigne", "given" : "M.", "non-dropping-particle" : "", "parse-names" : false, "suffix" : "" }, { "dropping-particle" : "", "family" : "Vialard", "given" : "J.", "non-dropping-particle" : "", "parse-names" : false, "suffix" : "" } ], "container-title" : "Climate Dynamics", "id" : "ITEM-1", "issue" : "7-8", "issued" : { "date-parts" : [ [ "2014", "4", "30" ] ] }, "page" : "1999-2018", "title" : "ENSO representation in climate models: from CMIP3 to CMIP5", "translator" : [ { "dropping-particle" : "", "family" : "H3479", "given" : "", "non-dropping-particle" : "", "parse-names" : false, "suffix" : "" } ], "type" : "article-journal", "volume" : "42" }, "uris" : [ "http://www.mendeley.com/documents/?uuid=84e11cd2-b5bd-4a52-bb2a-98ece8d09df4" ] }, { "id" : "ITEM-2", "itemData" : { "DOI" : "10.1175/JCLI-D-15-0664.1", "ISSN" : "0894-8755", "author" : [ { "dropping-particle" : "", "family" : "Covey", "given" : "Curt", "non-dropping-particle" : "", "parse-names" : false, "suffix" : "" }, { "dropping-particle" : "", "family" : "Gleckler", "given" : "Peter J.", "non-dropping-particle" : "", "parse-names" : false, "suffix" : "" }, { "dropping-particle" : "", "family" : "Doutriaux", "given" : "Charles", "non-dropping-particle" : "", "parse-names" : false, "suffix" : "" }, { "dropping-particle" : "", "family" : "Williams", "given" : "Dean N.", "non-dropping-particle" : "", "parse-names" : false, "suffix" : "" }, { "dropping-particle" : "", "family" : "Dai", "given" : "Aiguo", "non-dropping-particle" : "", "parse-names" : false, "suffix" : "" }, { "dropping-particle" : "", "family" : "Fasullo", "given" : "John", "non-dropping-particle" : "", "parse-names" : false, "suffix" : "" }, { "dropping-particle" : "", "family" : "Trenberth", "given" : "Kevin", "non-dropping-particle" : "", "parse-names" : false, "suffix" : "" }, { "dropping-particle" : "", "family" : "Berg", "given" : "Alexis", "non-dropping-particle" : "", "parse-names" : false, "suffix" : "" } ], "container-title" : "Journal of Climate", "id" : "ITEM-2", "issue" : "12", "issued" : { "date-parts" : [ [ "2016", "6" ] ] }, "page" : "4461-4471", "title" : "Metrics for the Diurnal Cycle of Precipitation: Toward Routine Benchmarks for Climate Models", "translator" : [ { "dropping-particle" : "", "family" : "H3480", "given" : "", "non-dropping-particle" : "", "parse-names" : false, "suffix" : "" } ], "type" : "article-journal", "volume" : "29" }, "uris" : [ "http://www.mendeley.com/documents/?uuid=0f7f0b88-cca3-4855-a0eb-105c8398ac0a" ] }, { "id" : "ITEM-3", "itemData" : { "DOI" : "10.1175/JCLI-D-16-0684.1", "ISSN" : "0894-8755", "author" : [ { "dropping-particle" : "", "family" : "Pendergrass", "given" : "Angeline G.", "non-dropping-particle" : "", "parse-names" : false, "suffix" : "" }, { "dropping-particle" : "", "family" : "Deser", "given" : "Clara", "non-dropping-particle" : "", "parse-names" : false, "suffix" : "" } ], "container-title" : "Journal of Climate", "id" : "ITEM-3", "issue" : "15", "issued" : { "date-parts" : [ [ "2017", "8" ] ] }, "page" : "5985-6003", "title" : "Climatological Characteristics of Typical Daily Precipitation", "translator" : [ { "dropping-particle" : "", "family" : "H3481", "given" : "", "non-dropping-particle" : "", "parse-names" : false, "suffix" : "" } ], "type" : "article-journal", "volume" : "30" }, "uris" : [ "http://www.mendeley.com/documents/?uuid=81843ef6-0fc5-4973-8007-4ece0e5f5220" ] }, { "id" : "ITEM-4", "itemData" : { "DOI" : "10.5194/tc-12-1433-2018", "ISSN" : "1994-0424", "abstract" : "Abstract. Earlier large-scale Greenland ice sheet sea-level projections (e.g. those run during the ice2sea and SeaRISE initiatives) have shown that ice sheet initial conditions have a large effect on the projections and give rise to important uncertainties. The goal of this initMIP-Greenland intercomparison exercise is to compare, evaluate, and improve the initialisation techniques used in the ice sheet modelling community and to estimate the associated uncertainties in modelled mass changes. initMIP-Greenland is the first in a series of ice sheet model intercomparison activities within ISMIP6 (the Ice Sheet Model Intercomparison Project for CMIP6), which is the primary activity within the Coupled Model Intercomparison Project Phase 6 (CMIP6) focusing on the ice sheets. Two experiments for the large-scale Greenland ice sheet have been designed to allow intercomparison between participating models of (1) the initial present-day state of the ice sheet and (2) the response in two idealised forward experiments. The forward experiments serve to evaluate the initialisation in terms of model drift (forward run without additional forcing) and in response to a large perturbation (prescribed surface mass balance anomaly); they should not be interpreted as sea-level projections. We present and discuss results that highlight the diversity of data sets, boundary conditions, and initialisation techniques used in the community to generate initial states of the Greenland ice sheet. We find good agreement across the ensemble for the dynamic response to surface mass balance changes in areas where the simulated ice sheets overlap but differences arising from the initial size of the ice sheet. The model drift in the control experiment is reduced for models that participated in earlier intercomparison exercises.", "author" : [ { "dropping-particle" : "", "family" : "Goelzer", "given" : "Heiko", "non-dropping-particle" : "", "parse-names" : false, "suffix" : "" }, { "dropping-particle" : "", "family" : "Nowicki", "given" : "Sophie", "non-dropping-particle" : "", "parse-names" : false, "suffix" : "" }, { "dropping-particle" : "", "family" : "Edwards", "given" : "Tamsin", "non-dropping-particle" : "", "parse-names" : false, "suffix" : "" }, { "dropping-particle" : "", "family" : "Beckley", "given" : "Matthew", "non-dropping-particle" : "", "parse-names" : false, "suffix" : "" }, { "dropping-particle" : "", "family" : "Abe-Ouchi", "given" : "Ayako", "non-dropping-particle" : "", "parse-names" : false, "suffix" : "" }, { "dropping-particle" : "", "family" : "Aschwanden", "given" : "Andy", "non-dropping-particle" : "", "parse-names" : false, "suffix" : "" }, { "dropping-particle" : "", "family" : "Calov", "given" : "Reinhard", "non-dropping-particle" : "", "parse-names" : false, "suffix" : "" }, { "dropping-particle" : "", "family" : "Gagliardini", "given" : "Olivier", "non-dropping-particle" : "", "parse-names" : false, "suffix" : "" }, { "dropping-particle" : "", "family" : "Gillet-Chaulet", "given" : "Fabien", "non-dropping-particle" : "", "parse-names" : false, "suffix" : "" }, { "dropping-particle" : "", "family" : "Golledge", "given" : "Nicholas R.", "non-dropping-particle" : "", "parse-names" : false, "suffix" : "" }, { "dropping-particle" : "", "family" : "Gregory", "given" : "Jonathan", "non-dropping-particle" : "", "parse-names" : false, "suffix" : "" }, { "dropping-particle" : "", "family" : "Greve", "given" : "Ralf", "non-dropping-particle" : "", "parse-names" : false, "suffix" : "" }, { "dropping-particle" : "", "family" : "Humbert", "given" : "Angelika", "non-dropping-particle" : "", "parse-names" : false, "suffix" : "" }, { "dropping-particle" : "", "family" : "Huybrechts", "given" : "Philippe", "non-dropping-particle" : "", "parse-names" : false, "suffix" : "" }, { "dropping-particle" : "", "family" : "Kennedy", "given" : "Joseph H.", "non-dropping-particle" : "", "parse-names" : false, "suffix" : "" }, { "dropping-particle" : "", "family" : "Larour", "given" : "Eric", "non-dropping-particle" : "", "parse-names" : false, "suffix" : "" }, { "dropping-particle" : "", "family" : "Lipscomb", "given" : "William H.", "non-dropping-particle" : "", "parse-names" : false, "suffix" : "" }, { "dropping-particle" : "", "family" : "clec&amp;amp;apos;h", "given" : "S\u00e9bastien", "non-dropping-particle" : "Le", "parse-names" : false, "suffix" : "" }, { "dropping-particle" : "", "family" : "Lee", "given" : "Victoria", "non-dropping-particle" : "", "parse-names" : false, "suffix" : "" }, { "dropping-particle" : "", "family" : "Morlighem", "given" : "Mathieu", "non-dropping-particle" : "", "parse-names" : false, "suffix" : "" }, { "dropping-particle" : "", "family" : "Pattyn", "given" : "Frank", "non-dropping-particle" : "", "parse-names" : false, "suffix" : "" }, { "dropping-particle" : "", "family" : "Payne", "given" : "Antony J.", "non-dropping-particle" : "", "parse-names" : false, "suffix" : "" }, { "dropping-particle" : "", "family" : "Rodehacke", "given" : "Christian", "non-dropping-particle" : "", "parse-names" : false, "suffix" : "" }, { "dropping-particle" : "", "family" : "R\u00fcckamp", "given" : "Martin", "non-dropping-particle" : "", "parse-names" : false, "suffix" : "" }, { "dropping-particle" : "", "family" : "Saito", "given" : "Fuyuki", "non-dropping-particle" : "", "parse-names" : false, "suffix" : "" }, { "dropping-particle" : "", "family" : "Schlegel", "given" : "Nicole", "non-dropping-particle" : "", "parse-names" : false, "suffix" : "" }, { "dropping-particle" : "", "family" : "Seroussi", "given" : "Helene", "non-dropping-particle" : "", "parse-names" : false, "suffix" : "" }, { "dropping-particle" : "", "family" : "Shepherd", "given" : "Andrew", "non-dropping-particle" : "", "parse-names" : false, "suffix" : "" }, { "dropping-particle" : "", "family" : "Sun", "given" : "Sainan", "non-dropping-particle" : "", "parse-names" : false, "suffix" : "" }, { "dropping-particle" : "", "family" : "Wal", "given" : "Roderik", "non-dropping-particle" : "van de", "parse-names" : false, "suffix" : "" }, { "dropping-particle" : "", "family" : "Ziemen", "given" : "Florian A.", "non-dropping-particle" : "", "parse-names" : false, "suffix" : "" } ], "container-title" : "The Cryosphere", "id" : "ITEM-4", "issue" : "4", "issued" : { "date-parts" : [ [ "2018", "4", "19" ] ] }, "page" : "1433-1460", "title" : "Design and results of the ice sheet model initialisation experiments initMIP-Greenland: an ISMIP6 intercomparison", "translator" : [ { "dropping-particle" : "", "family" : "H3483", "given" : "", "non-dropping-particle" : "", "parse-names" : false, "suffix" : "" } ], "type" : "article-journal", "volume" : "12" }, "uris" : [ "http://www.mendeley.com/documents/?uuid=baa832f1-4974-400b-992a-0766ab7aa1ce" ] }, { "id" : "ITEM-5", "itemData" : { "DOI" : "10.1029/2019GL086812", "ISSN" : "0094-8276", "abstract" : "Abstract The newest generation of the Coupled Model Intercomparison Project (CMIP6) exhibits a larger spread in temperature projections at the end of the 21st century than the previous generation. Here, a modular Earth System Model emulator is used to evaluate the realism of the warming signal in CMIP6 models on both global and regional scales, by comparing their global trends and regional response parameters to observations. Subsequently, the emulator is employed to derive large ?crossbred? multimodel initial-condition ensembles of regionally optimized land temperature projections by combining observationally constrained global mean temperature trend trajectories with observationally constrained local parameters. In the optimized ensembles, the warmest temperature projections are generally reduced and for the coolest projections both higher and lower values are found, depending on the region. The median shows less changes in large parts of the globe. These regional differences highlight the importance of a geographically explicit evaluation of Earth System Model projections.", "author" : [ { "dropping-particle" : "", "family" : "Beusch", "given" : "Lea", "non-dropping-particle" : "", "parse-names" : false, "suffix" : "" }, { "dropping-particle" : "", "family" : "Gudmundsson", "given" : "Lukas", "non-dropping-particle" : "", "parse-names" : false, "suffix" : "" }, { "dropping-particle" : "", "family" : "Seneviratne", "given" : "Sonia I", "non-dropping-particle" : "", "parse-names" : false, "suffix" : "" } ], "container-title" : "Geophysical Research Letters", "id" : "ITEM-5", "issue" : "15", "issued" : { "date-parts" : [ [ "2020", "8", "16" ] ] }, "note" : "https://doi.org/10.1029/2019GL086812", "page" : "e2019GL086812", "publisher" : "John Wiley &amp; Sons, Ltd", "title" : "Crossbreeding CMIP6 Earth System Models With an Emulator for Regionally Optimized Land Temperature Projections", "translator" : [ { "dropping-particle" : "", "family" : "H1903", "given" : "", "non-dropping-particle" : "", "parse-names" : false, "suffix" : "" } ], "type" : "article-journal", "volume" : "47" }, "uris" : [ "http://www.mendeley.com/documents/?uuid=edaf8547-a907-4e53-a14f-372900160b30" ] } ], "mendeley" : { "formattedCitation" : "(Bellenger et al., 2014; Covey et al., 2016; Pendergrass and Deser, 2017; Goelzer et al., 2018; Beusch et al., 2020a)", "manualFormatting" : "., Bellenger et al., 2014; Covey et al., 2016; Pendergrass and Deser, 2017; Goelzer et al., 2018; Beusch et al., 2020a)", "plainTextFormattedCitation" : "(Bellenger et al., 2014; Covey et al., 2016; Pendergrass and Deser, 2017; Goelzer et al., 2018; Beusch et al., 2020a)", "previouslyFormattedCitation" : "(Bellenger et al., 2014; Covey et al., 2016; Pendergrass and Deser, 2017; Goelzer et al., 2018; Beusch et al., 2020a)" }, "properties" : { "noteIndex" : 0 }, "schema" : "https://github.com/citation-style-language/schema/raw/master/csl-citation.json" }</w:instrText>
      </w:r>
      <w:r w:rsidRPr="003A0C0D">
        <w:rPr>
          <w:rFonts w:cs="Times New Roman"/>
        </w:rPr>
        <w:fldChar w:fldCharType="separate"/>
      </w:r>
      <w:ins w:id="6340" w:author="Robin Matthews" w:date="2021-05-18T16:07:00Z">
        <w:r w:rsidR="00602365">
          <w:rPr>
            <w:rFonts w:cs="Times New Roman"/>
            <w:noProof/>
            <w:lang w:val="en-GB"/>
          </w:rPr>
          <w:t>., Bellenger et al., 2014; Covey et al., 2016; Pendergrass and Deser, 2017; Goelzer et al., 2018; Beusch et al., 2020a)</w:t>
        </w:r>
      </w:ins>
      <w:del w:id="6341" w:author="Robin Matthews" w:date="2021-05-18T16:07:00Z">
        <w:r w:rsidRPr="000128A3" w:rsidDel="00602365">
          <w:rPr>
            <w:rFonts w:cs="Times New Roman"/>
            <w:noProof/>
            <w:lang w:val="en-GB"/>
          </w:rPr>
          <w:delText>., Bellenger et al., 2014; Covey et al., 2016; Pendergrass and Deser, 2017; Goelzer et al., 2018; Beusch et al., 2020a)</w:delText>
        </w:r>
      </w:del>
      <w:r w:rsidRPr="003A0C0D">
        <w:rPr>
          <w:rFonts w:cs="Times New Roman"/>
        </w:rPr>
        <w:fldChar w:fldCharType="end"/>
      </w:r>
      <w:r w:rsidRPr="000128A3">
        <w:rPr>
          <w:rFonts w:cs="Times New Roman"/>
          <w:lang w:val="en-GB"/>
        </w:rPr>
        <w:t xml:space="preserve">, providing information on the performance of recent model simulations across multiple variables and components of the Earth system (e.g., </w:t>
      </w:r>
      <w:r w:rsidRPr="003A0C0D">
        <w:rPr>
          <w:rFonts w:cs="Times New Roman"/>
        </w:rPr>
        <w:fldChar w:fldCharType="begin" w:fldLock="1"/>
      </w:r>
      <w:r w:rsidR="00E81B0B">
        <w:rPr>
          <w:rFonts w:cs="Times New Roman"/>
          <w:lang w:val="en-GB"/>
        </w:rPr>
        <w:instrText>ADDIN CSL_CITATION { "citationItems" : [ { "id" : "ITEM-1", "itemData" : { "DOI" : "10.1175/JCLI-D-12-00417.1", "ISSN" : "0894-8755", "author" : [ { "dropping-particle" : "", "family" : "Anav", "given" : "A.", "non-dropping-particle" : "", "parse-names" : false, "suffix" : "" }, { "dropping-particle" : "", "family" : "Friedlingstein", "given" : "P.", "non-dropping-particle" : "", "parse-names" : false, "suffix" : "" }, { "dropping-particle" : "", "family" : "Kidston", "given" : "M.", "non-dropping-particle" : "", "parse-names" : false, "suffix" : "" }, { "dropping-particle" : "", "family" : "Bopp", "given" : "L.", "non-dropping-particle" : "", "parse-names" : false, "suffix" : "" }, { "dropping-particle" : "", "family" : "Ciais", "given" : "P.", "non-dropping-particle" : "", "parse-names" : false, "suffix" : "" }, { "dropping-particle" : "", "family" : "Cox", "given" : "P.", "non-dropping-particle" : "", "parse-names" : false, "suffix" : "" }, { "dropping-particle" : "", "family" : "Jones", "given" : "C.", "non-dropping-particle" : "", "parse-names" : false, "suffix" : "" }, { "dropping-particle" : "", "family" : "Jung", "given" : "M.", "non-dropping-particle" : "", "parse-names" : false, "suffix" : "" }, { "dropping-particle" : "", "family" : "Myneni", "given" : "R.", "non-dropping-particle" : "", "parse-names" : false, "suffix" : "" }, { "dropping-particle" : "", "family" : "Zhu", "given" : "Z.", "non-dropping-particle" : "", "parse-names" : false, "suffix" : "" } ], "container-title" : "Journal of Climate", "id" : "ITEM-1", "issue" : "18", "issued" : { "date-parts" : [ [ "2013", "9" ] ] }, "page" : "6801-6843", "title" : "Evaluating the Land and Ocean Components of the Global Carbon Cycle in the CMIP5 Earth System Models", "translator" : [ { "dropping-particle" : "", "family" : "H3667", "given" : "", "non-dropping-particle" : "", "parse-names" : false, "suffix" : "" } ], "type" : "article-journal", "volume" : "26" }, "uris" : [ "http://www.mendeley.com/documents/?uuid=327258e0-dd89-4ef7-a7bf-504d94fc4022" ] }, { "id" : "ITEM-2", "itemData" : { "DOI" : "10.1002/2016JD026174", "ISSN" : "2169897X", "author" : [ { "dropping-particle" : "", "family" : "Guan", "given" : "Bin", "non-dropping-particle" : "", "parse-names" : false, "suffix" : "" }, { "dropping-particle" : "", "family" : "Waliser", "given" : "Duane E.", "non-dropping-particle" : "", "parse-names" : false, "suffix" : "" } ], "container-title" : "Journal of Geophysical Research: Atmospheres", "id" : "ITEM-2", "issue" : "11", "issued" : { "date-parts" : [ [ "2017", "6", "16" ] ] }, "page" : "5556-5581", "title" : "Atmospheric rivers in 20 year weather and climate simulations: A multimodel, global evaluation", "translator" : [ { "dropping-particle" : "", "family" : "H3668", "given" : "", "non-dropping-particle" : "", "parse-names" : false, "suffix" : "" } ], "type" : "article-journal", "volume" : "122" }, "uris" : [ "http://www.mendeley.com/documents/?uuid=112215b2-3018-490b-8658-73a5e7ec33b5" ] } ], "mendeley" : { "formattedCitation" : "(Anav et al., 2013; Guan and Waliser, 2017)", "manualFormatting" : "Anav et al., 2013; Guan and Waliser, 2017)", "plainTextFormattedCitation" : "(Anav et al., 2013; Guan and Waliser, 2017)", "previouslyFormattedCitation" : "(Anav et al., 2013; Guan and Waliser, 2017)" }, "properties" : { "noteIndex" : 0 }, "schema" : "https://github.com/citation-style-language/schema/raw/master/csl-citation.json" }</w:instrText>
      </w:r>
      <w:r w:rsidRPr="003A0C0D">
        <w:rPr>
          <w:rFonts w:cs="Times New Roman"/>
        </w:rPr>
        <w:fldChar w:fldCharType="separate"/>
      </w:r>
      <w:ins w:id="6342" w:author="Robin Matthews" w:date="2021-05-18T16:07:00Z">
        <w:r w:rsidR="00602365">
          <w:rPr>
            <w:rFonts w:cs="Times New Roman"/>
            <w:noProof/>
            <w:lang w:val="en-GB"/>
          </w:rPr>
          <w:t>Anav et al., 2013; Guan and Waliser, 2017)</w:t>
        </w:r>
      </w:ins>
      <w:del w:id="6343" w:author="Robin Matthews" w:date="2021-05-18T16:07:00Z">
        <w:r w:rsidRPr="000128A3" w:rsidDel="00602365">
          <w:rPr>
            <w:rFonts w:cs="Times New Roman"/>
            <w:noProof/>
            <w:lang w:val="en-GB"/>
          </w:rPr>
          <w:delText>Anav et al., 2013; Guan and Waliser, 2017)</w:delText>
        </w:r>
      </w:del>
      <w:r w:rsidRPr="003A0C0D">
        <w:rPr>
          <w:rFonts w:cs="Times New Roman"/>
        </w:rPr>
        <w:fldChar w:fldCharType="end"/>
      </w:r>
      <w:r w:rsidRPr="000128A3">
        <w:rPr>
          <w:rFonts w:cs="Times New Roman"/>
          <w:lang w:val="en-GB"/>
        </w:rPr>
        <w:t xml:space="preserve">. Based on such studies, this </w:t>
      </w:r>
      <w:r w:rsidR="00704677">
        <w:rPr>
          <w:rFonts w:cs="Times New Roman"/>
          <w:lang w:val="en-GB"/>
        </w:rPr>
        <w:t>R</w:t>
      </w:r>
      <w:r w:rsidRPr="000128A3">
        <w:rPr>
          <w:rFonts w:cs="Times New Roman"/>
          <w:lang w:val="en-GB"/>
        </w:rPr>
        <w:t xml:space="preserve">eport assesses model improvements across different </w:t>
      </w:r>
      <w:r w:rsidRPr="000128A3">
        <w:rPr>
          <w:lang w:val="en-GB"/>
        </w:rPr>
        <w:t>CMIP DECK, CMIP6 historical and CMIP6-Endorsed MIP simulations</w:t>
      </w:r>
      <w:r w:rsidRPr="000128A3">
        <w:rPr>
          <w:rFonts w:cs="Times New Roman"/>
          <w:lang w:val="en-GB"/>
        </w:rPr>
        <w:t xml:space="preserve">, and of differences in model performance between different classes of models, such as high- versus low-resolution models (see e.g., </w:t>
      </w:r>
      <w:del w:id="6344" w:author="Ian Blenkinsop" w:date="2021-07-08T16:48:00Z">
        <w:r w:rsidRPr="000128A3" w:rsidDel="006612E0">
          <w:rPr>
            <w:rFonts w:cs="Times New Roman"/>
            <w:lang w:val="en-GB"/>
          </w:rPr>
          <w:delText xml:space="preserve">Chapter 3, </w:delText>
        </w:r>
      </w:del>
      <w:r w:rsidRPr="000128A3">
        <w:rPr>
          <w:rFonts w:cs="Times New Roman"/>
          <w:lang w:val="en-GB"/>
        </w:rPr>
        <w:t>Section 3.8.2).</w:t>
      </w:r>
    </w:p>
    <w:p w14:paraId="522572D3" w14:textId="77777777" w:rsidR="006409E5" w:rsidRPr="000128A3" w:rsidRDefault="006409E5" w:rsidP="006409E5">
      <w:pPr>
        <w:pStyle w:val="AR6BodyText"/>
        <w:rPr>
          <w:lang w:val="en-GB"/>
        </w:rPr>
      </w:pPr>
    </w:p>
    <w:p w14:paraId="01B2DD66" w14:textId="3320366B" w:rsidR="006409E5" w:rsidRPr="006409E5" w:rsidRDefault="006409E5" w:rsidP="006409E5">
      <w:pPr>
        <w:pStyle w:val="AR6BodyText"/>
        <w:rPr>
          <w:lang w:val="sv-SE"/>
        </w:rPr>
      </w:pPr>
      <w:r w:rsidRPr="000128A3">
        <w:rPr>
          <w:rFonts w:cs="Times New Roman"/>
          <w:lang w:val="en-GB"/>
        </w:rPr>
        <w:t>In addition, process- or regime-oriented evaluation of models has been expanded since AR5. By focusing on processes, causes of systematic errors in the models can be identified and insights can be gained as to whether a mean state or trend is correctly simulated</w:t>
      </w:r>
      <w:commentRangeStart w:id="6345"/>
      <w:r w:rsidRPr="000128A3">
        <w:rPr>
          <w:rFonts w:cs="Times New Roman"/>
          <w:lang w:val="en-GB"/>
        </w:rPr>
        <w:t xml:space="preserve"> </w:t>
      </w:r>
      <w:commentRangeEnd w:id="6345"/>
      <w:r w:rsidR="006612E0">
        <w:rPr>
          <w:rStyle w:val="CommentReference"/>
        </w:rPr>
        <w:commentReference w:id="6345"/>
      </w:r>
      <w:r w:rsidRPr="000128A3">
        <w:rPr>
          <w:rFonts w:cs="Times New Roman"/>
          <w:lang w:val="en-GB"/>
        </w:rPr>
        <w:t xml:space="preserve">for the right reasons. This approach is commonly used for the evaluation of clouds (e.g., </w:t>
      </w:r>
      <w:r w:rsidRPr="003A0C0D">
        <w:rPr>
          <w:rFonts w:cs="Times New Roman"/>
        </w:rPr>
        <w:fldChar w:fldCharType="begin" w:fldLock="1"/>
      </w:r>
      <w:r w:rsidR="00E81B0B">
        <w:rPr>
          <w:rFonts w:cs="Times New Roman"/>
          <w:lang w:val="en-GB"/>
        </w:rPr>
        <w:instrText>ADDIN CSL_CITATION { "citationItems" : [ { "id" : "ITEM-1", "itemData" : { "DOI" : "10.1007/s00382-008-0443-1", "ISSN" : "0930-7575", "author" : [ { "dropping-particle" : "", "family" : "Williams", "given" : "K. D.", "non-dropping-particle" : "", "parse-names" : false, "suffix" : "" }, { "dropping-particle" : "", "family" : "Webb", "given" : "M. J.", "non-dropping-particle" : "", "parse-names" : false, "suffix" : "" } ], "container-title" : "Climate Dynamics", "id" : "ITEM-1", "issue" : "1", "issued" : { "date-parts" : [ [ "2009", "7", "2" ] ] }, "page" : "141-157", "title" : "A quantitative performance assessment of cloud regimes in climate models", "translator" : [ { "dropping-particle" : "", "family" : "H3474", "given" : "", "non-dropping-particle" : "", "parse-names" : false, "suffix" : "" } ], "type" : "article-journal", "volume" : "33" }, "uris" : [ "http://www.mendeley.com/documents/?uuid=4fa2b9f0-e395-4c3d-b05e-5787aaba0547" ] }, { "id" : "ITEM-2", "itemData" : { "DOI" : "10.1007/s00382-012-1533-7", "ISSN" : "0930-7575", "author" : [ { "dropping-particle" : "", "family" : "Konsta", "given" : "Dimitra", "non-dropping-particle" : "", "parse-names" : false, "suffix" : "" }, { "dropping-particle" : "", "family" : "Chepfer", "given" : "Helene", "non-dropping-particle" : "", "parse-names" : false, "suffix" : "" }, { "dropping-particle" : "", "family" : "Dufresne", "given" : "Jean-Louis", "non-dropping-particle" : "", "parse-names" : false, "suffix" : "" } ], "container-title" : "Climate Dynamics", "id" : "ITEM-2", "issue" : "9-10", "issued" : { "date-parts" : [ [ "2012", "11", "30" ] ] }, "page" : "2091-2108", "title" : "A process oriented characterization of tropical oceanic clouds for climate model evaluation, based on a statistical analysis of daytime A-train observations", "translator" : [ { "dropping-particle" : "", "family" : "H3475", "given" : "", "non-dropping-particle" : "", "parse-names" : false, "suffix" : "" } ], "type" : "article-journal", "volume" : "39" }, "uris" : [ "http://www.mendeley.com/documents/?uuid=92c80c14-f873-4a63-bc02-56b54f25a6db" ] }, { "id" : "ITEM-3", "itemData" : { "DOI" : "10.1038/ngeo2398", "ISSN" : "1752-0894", "author" : [ { "dropping-particle" : "", "family" : "Bony", "given" : "Sandrine", "non-dropping-particle" : "", "parse-names" : false, "suffix" : "" }, { "dropping-particle" : "", "family" : "Stevens", "given" : "Bjorn", "non-dropping-particle" : "", "parse-names" : false, "suffix" : "" }, { "dropping-particle" : "", "family" : "Frierson", "given" : "Dargan M. W.", "non-dropping-particle" : "", "parse-names" : false, "suffix" : "" }, { "dropping-particle" : "", "family" : "Jakob", "given" : "Christian", "non-dropping-particle" : "", "parse-names" : false, "suffix" : "" }, { "dropping-particle" : "", "family" : "Kageyama", "given" : "Masa", "non-dropping-particle" : "", "parse-names" : false, "suffix" : "" }, { "dropping-particle" : "", "family" : "Pincus", "given" : "Robert", "non-dropping-particle" : "", "parse-names" : false, "suffix" : "" }, { "dropping-particle" : "", "family" : "Shepherd", "given" : "Theodore G.", "non-dropping-particle" : "", "parse-names" : false, "suffix" : "" }, { "dropping-particle" : "", "family" : "Sherwood", "given" : "Steven C.", "non-dropping-particle" : "", "parse-names" : false, "suffix" : "" }, { "dropping-particle" : "", "family" : "Siebesma", "given" : "A. Pier", "non-dropping-particle" : "", "parse-names" : false, "suffix" : "" }, { "dropping-particle" : "", "family" : "Sobel", "given" : "Adam H.", "non-dropping-particle" : "", "parse-names" : false, "suffix" : "" }, { "dropping-particle" : "", "family" : "Watanabe", "given" : "Masahiro", "non-dropping-particle" : "", "parse-names" : false, "suffix" : "" }, { "dropping-particle" : "", "family" : "Webb", "given" : "Mark J.", "non-dropping-particle" : "", "parse-names" : false, "suffix" : "" } ], "container-title" : "Nature Geoscience", "id" : "ITEM-3", "issue" : "4", "issued" : { "date-parts" : [ [ "2015", "4", "1" ] ] }, "page" : "261-268", "title" : "Clouds, circulation and climate sensitivity", "translator" : [ { "dropping-particle" : "", "family" : "H3472", "given" : "", "non-dropping-particle" : "", "parse-names" : false, "suffix" : "" } ], "type" : "article-journal", "volume" : "8" }, "uris" : [ "http://www.mendeley.com/documents/?uuid=24854754-2513-423c-a3f2-67e1e3c04041" ] }, { "id" : "ITEM-4", "itemData" : { "DOI" : "10.1002/qj.2398", "ISSN" : "00359009", "author" : [ { "dropping-particle" : "", "family" : "Dal Gesso", "given" : "S.", "non-dropping-particle" : "", "parse-names" : false, "suffix" : "" }, { "dropping-particle" : "", "family" : "Siebesma", "given" : "A. P.", "non-dropping-particle" : "", "parse-names" : false, "suffix" : "" }, { "dropping-particle" : "", "family" : "Roode", "given" : "S. R.", "non-dropping-particle" : "de", "parse-names" : false, "suffix" : "" } ], "container-title" : "Quarterly Journal of the Royal Meteorological Society", "id" : "ITEM-4", "issue" : "688", "issued" : { "date-parts" : [ [ "2015", "4" ] ] }, "page" : "819-832", "title" : "Evaluation of low-cloud climate feedback through single-column model equilibrium states", "translator" : [ { "dropping-particle" : "", "family" : "H3473", "given" : "", "non-dropping-particle" : "", "parse-names" : false, "suffix" : "" } ], "type" : "article-journal", "volume" : "141" }, "uris" : [ "http://www.mendeley.com/documents/?uuid=ac6bef85-5a7c-4f0c-a9b8-14ebf214b12e" ] }, { "id" : "ITEM-5", "itemData" : { "DOI" : "10.1007/s00382-016-3064-0", "ISSN" : "0930-7575", "author" : [ { "dropping-particle" : "", "family" : "Jin", "given" : "Daeho", "non-dropping-particle" : "", "parse-names" : false, "suffix" : "" }, { "dropping-particle" : "", "family" : "Oreopoulos", "given" : "Lazaros", "non-dropping-particle" : "", "parse-names" : false, "suffix" : "" }, { "dropping-particle" : "", "family" : "Lee", "given" : "Dongmin", "non-dropping-particle" : "", "parse-names" : false, "suffix" : "" } ], "container-title" : "Climate Dynamics", "id" : "ITEM-5", "issue" : "1-2", "issued" : { "date-parts" : [ [ "2017", "1", "15" ] ] }, "page" : "89-112", "title" : "Regime-based evaluation of cloudiness in CMIP5 models", "translator" : [ { "dropping-particle" : "", "family" : "H3471", "given" : "", "non-dropping-particle" : "", "parse-names" : false, "suffix" : "" } ], "type" : "article-journal", "volume" : "48" }, "uris" : [ "http://www.mendeley.com/documents/?uuid=65345a46-24a1-4905-8435-91c440842df5" ] } ], "mendeley" : { "formattedCitation" : "(Williams and Webb, 2009; Konsta et al., 2012; Bony et al., 2015; Dal Gesso et al., 2015; Jin et al., 2017)", "manualFormatting" : "Williams and Webb, 2009; Konsta et al., 2012; Bony et al., 2015; Dal Gesso et al., 2015; Jin et al., 2017)", "plainTextFormattedCitation" : "(Williams and Webb, 2009; Konsta et al., 2012; Bony et al., 2015; Dal Gesso et al., 2015; Jin et al., 2017)", "previouslyFormattedCitation" : "(Williams and Webb, 2009; Konsta et al., 2012; Bony et al., 2015; Dal Gesso et al., 2015; Jin et al., 2017)" }, "properties" : { "noteIndex" : 0 }, "schema" : "https://github.com/citation-style-language/schema/raw/master/csl-citation.json" }</w:instrText>
      </w:r>
      <w:r w:rsidRPr="003A0C0D">
        <w:rPr>
          <w:rFonts w:cs="Times New Roman"/>
        </w:rPr>
        <w:fldChar w:fldCharType="separate"/>
      </w:r>
      <w:ins w:id="6346" w:author="Robin Matthews" w:date="2021-05-18T16:07:00Z">
        <w:r w:rsidR="00602365">
          <w:rPr>
            <w:rFonts w:cs="Times New Roman"/>
            <w:noProof/>
            <w:lang w:val="en-GB"/>
          </w:rPr>
          <w:t>Williams and Webb, 2009; Konsta et al., 2012; Bony et al., 2015; Dal Gesso et al., 2015; Jin et al., 2017)</w:t>
        </w:r>
      </w:ins>
      <w:del w:id="6347" w:author="Robin Matthews" w:date="2021-05-18T16:07:00Z">
        <w:r w:rsidRPr="00E35E42" w:rsidDel="00602365">
          <w:rPr>
            <w:rFonts w:cs="Times New Roman"/>
            <w:noProof/>
            <w:lang w:val="en-GB"/>
          </w:rPr>
          <w:delText>Williams and Webb, 2009; Konsta et al., 2012; Bony et al., 2015; Dal Gesso et al., 2015; Jin et al., 2017)</w:delText>
        </w:r>
      </w:del>
      <w:r w:rsidRPr="003A0C0D">
        <w:rPr>
          <w:rFonts w:cs="Times New Roman"/>
        </w:rPr>
        <w:fldChar w:fldCharType="end"/>
      </w:r>
      <w:r w:rsidRPr="00E35E42">
        <w:rPr>
          <w:rFonts w:cs="Times New Roman"/>
          <w:lang w:val="en-GB"/>
        </w:rPr>
        <w:t xml:space="preserve">, dust emissions (e.g., </w:t>
      </w:r>
      <w:r w:rsidRPr="003A0C0D">
        <w:rPr>
          <w:rFonts w:cs="Times New Roman"/>
        </w:rPr>
        <w:fldChar w:fldCharType="begin" w:fldLock="1"/>
      </w:r>
      <w:r w:rsidR="00E81B0B">
        <w:rPr>
          <w:rFonts w:cs="Times New Roman"/>
          <w:lang w:val="en-GB"/>
        </w:rPr>
        <w:instrText>ADDIN CSL_CITATION { "citationItems" : [ { "id" : "ITEM-1", "itemData" : { "DOI" : "10.1016/j.aeolia.2016.02.002", "ISSN" : "18759637", "author" : [ { "dropping-particle" : "", "family" : "Parajuli", "given" : "Sagar Prasad", "non-dropping-particle" : "", "parse-names" : false, "suffix" : "" }, { "dropping-particle" : "", "family" : "Yang", "given" : "Zong-Liang", "non-dropping-particle" : "", "parse-names" : false, "suffix" : "" }, { "dropping-particle" : "", "family" : "Lawrence", "given" : "David M.", "non-dropping-particle" : "", "parse-names" : false, "suffix" : "" } ], "container-title" : "Aeolian Research", "id" : "ITEM-1", "issued" : { "date-parts" : [ [ "2016", "6" ] ] }, "page" : "21-35", "title" : "Diagnostic evaluation of the Community Earth System Model in simulating mineral dust emission with insight into large-scale dust storm mobilization in the Middle East and North Africa (MENA)", "translator" : [ { "dropping-particle" : "", "family" : "H3659", "given" : "", "non-dropping-particle" : "", "parse-names" : false, "suffix" : "" } ], "type" : "article-journal", "volume" : "21" }, "uris" : [ "http://www.mendeley.com/documents/?uuid=72a994fc-a4da-4da1-ad7d-f7bab554b75f" ] }, { "id" : "ITEM-2", "itemData" : { "DOI" : "10.1002/2016MS000723", "ISSN" : "19422466", "author" : [ { "dropping-particle" : "", "family" : "Wu", "given" : "Chenglai", "non-dropping-particle" : "", "parse-names" : false, "suffix" : "" }, { "dropping-particle" : "", "family" : "Lin", "given" : "Zhaohui", "non-dropping-particle" : "", "parse-names" : false, "suffix" : "" }, { "dropping-particle" : "", "family" : "He", "given" : "Juanxiong", "non-dropping-particle" : "", "parse-names" : false, "suffix" : "" }, { "dropping-particle" : "", "family" : "Zhang", "given" : "Minghua", "non-dropping-particle" : "", "parse-names" : false, "suffix" : "" }, { "dropping-particle" : "", "family" : "Liu", "given" : "Xiaohong", "non-dropping-particle" : "", "parse-names" : false, "suffix" : "" }, { "dropping-particle" : "", "family" : "Zhang", "given" : "Renjian", "non-dropping-particle" : "", "parse-names" : false, "suffix" : "" }, { "dropping-particle" : "", "family" : "Brown", "given" : "Hunter", "non-dropping-particle" : "", "parse-names" : false, "suffix" : "" } ], "container-title" : "Journal of Advances in Modeling Earth Systems", "id" : "ITEM-2", "issue" : "3", "issued" : { "date-parts" : [ [ "2016", "9" ] ] }, "page" : "1432-1452", "title" : "A process-oriented evaluation of dust emission parameterizations in CESM: Simulation of a typical severe dust storm in East Asia", "translator" : [ { "dropping-particle" : "", "family" : "H3658", "given" : "", "non-dropping-particle" : "", "parse-names" : false, "suffix" : "" } ], "type" : "article-journal", "volume" : "8" }, "uris" : [ "http://www.mendeley.com/documents/?uuid=cf7a9caf-d22c-4a80-888d-63f1a0a00c38" ] } ], "mendeley" : { "formattedCitation" : "(Parajuli et al., 2016; Wu et al., 2016)", "manualFormatting" : "Parajuli et al., 2016; Wu et al., 2016)", "plainTextFormattedCitation" : "(Parajuli et al., 2016; Wu et al., 2016)", "previouslyFormattedCitation" : "(Parajuli et al., 2016; Wu et al., 2016)" }, "properties" : { "noteIndex" : 0 }, "schema" : "https://github.com/citation-style-language/schema/raw/master/csl-citation.json" }</w:instrText>
      </w:r>
      <w:r w:rsidRPr="003A0C0D">
        <w:rPr>
          <w:rFonts w:cs="Times New Roman"/>
        </w:rPr>
        <w:fldChar w:fldCharType="separate"/>
      </w:r>
      <w:ins w:id="6348" w:author="Robin Matthews" w:date="2021-05-18T16:07:00Z">
        <w:r w:rsidR="00602365">
          <w:rPr>
            <w:rFonts w:cs="Times New Roman"/>
            <w:noProof/>
            <w:lang w:val="en-GB"/>
          </w:rPr>
          <w:t>Parajuli et al., 2016; Wu et al., 2016)</w:t>
        </w:r>
      </w:ins>
      <w:del w:id="6349" w:author="Robin Matthews" w:date="2021-05-18T16:07:00Z">
        <w:r w:rsidRPr="000128A3" w:rsidDel="00602365">
          <w:rPr>
            <w:rFonts w:cs="Times New Roman"/>
            <w:noProof/>
            <w:lang w:val="en-GB"/>
          </w:rPr>
          <w:delText>Parajuli et al., 2016; Wu et al., 2016)</w:delText>
        </w:r>
      </w:del>
      <w:r w:rsidRPr="003A0C0D">
        <w:rPr>
          <w:rFonts w:cs="Times New Roman"/>
        </w:rPr>
        <w:fldChar w:fldCharType="end"/>
      </w:r>
      <w:r w:rsidRPr="000128A3">
        <w:rPr>
          <w:rFonts w:cs="Times New Roman"/>
          <w:lang w:val="en-GB"/>
        </w:rPr>
        <w:t xml:space="preserve"> as well as aerosol</w:t>
      </w:r>
      <w:del w:id="6350" w:author="Ian Blenkinsop" w:date="2021-07-08T16:49:00Z">
        <w:r w:rsidRPr="000128A3" w:rsidDel="00D72DF2">
          <w:rPr>
            <w:rFonts w:cs="Times New Roman"/>
            <w:lang w:val="en-GB"/>
          </w:rPr>
          <w:delText>-</w:delText>
        </w:r>
      </w:del>
      <w:ins w:id="6351" w:author="Ian Blenkinsop" w:date="2021-07-08T16:49:00Z">
        <w:r w:rsidR="00D72DF2">
          <w:rPr>
            <w:rFonts w:cs="Times New Roman"/>
            <w:lang w:val="en-GB"/>
          </w:rPr>
          <w:t>–</w:t>
        </w:r>
      </w:ins>
      <w:r w:rsidRPr="000128A3">
        <w:rPr>
          <w:rFonts w:cs="Times New Roman"/>
          <w:lang w:val="en-GB"/>
        </w:rPr>
        <w:t xml:space="preserve">cloud (e.g., </w:t>
      </w:r>
      <w:r w:rsidRPr="003A0C0D">
        <w:rPr>
          <w:rFonts w:cs="Times New Roman"/>
        </w:rPr>
        <w:fldChar w:fldCharType="begin" w:fldLock="1"/>
      </w:r>
      <w:r w:rsidR="00A94565">
        <w:rPr>
          <w:rFonts w:cs="Times New Roman"/>
          <w:lang w:val="en-GB"/>
        </w:rPr>
        <w:instrText>ADDIN CSL_CITATION { "citationItems" : [ { "id" : "ITEM-1", "itemData" : { "DOI" : "10.1029/2012GL053221", "ISSN" : "00948276", "author" : [ { "dropping-particle" : "", "family" : "Gryspeerdt", "given" : "Edward", "non-dropping-particle" : "", "parse-names" : false, "suffix" : "" }, { "dropping-particle" : "", "family" : "Stier", "given" : "Philip", "non-dropping-particle" : "", "parse-names" : false, "suffix" : "" } ], "container-title" : "Geophysical Research Letters", "id" : "ITEM-1", "issue" : "21", "issued" : { "date-parts" : [ [ "2012", "11" ] ] }, "page" : "L21802", "title" : "Regime-based analysis of aerosol-cloud interactions", "translator" : [ { "dropping-particle" : "", "family" : "H3661", "given" : "", "non-dropping-particle" : "", "parse-names" : false, "suffix" : "" } ], "type" : "article-journal", "volume" : "39" }, "uris" : [ "http://www.mendeley.com/documents/?uuid=571129de-2725-48d2-8964-3a3f88b47102" ] } ], "mendeley" : { "formattedCitation" : "(Gryspeerdt and Stier, 2012)", "manualFormatting" : "Gryspeerdt and Stier, 2012)", "plainTextFormattedCitation" : "(Gryspeerdt and Stier, 2012)", "previouslyFormattedCitation" : "(Gryspeerdt and Stier, 2012)" }, "properties" : { "noteIndex" : 0 }, "schema" : "https://github.com/citation-style-language/schema/raw/master/csl-citation.json" }</w:instrText>
      </w:r>
      <w:r w:rsidRPr="003A0C0D">
        <w:rPr>
          <w:rFonts w:cs="Times New Roman"/>
        </w:rPr>
        <w:fldChar w:fldCharType="separate"/>
      </w:r>
      <w:ins w:id="6352" w:author="Robin Matthews" w:date="2021-05-18T16:07:00Z">
        <w:r w:rsidR="00602365">
          <w:rPr>
            <w:rFonts w:cs="Times New Roman"/>
            <w:noProof/>
            <w:lang w:val="en-GB"/>
          </w:rPr>
          <w:t>Gryspeerdt and Stier, 2012)</w:t>
        </w:r>
      </w:ins>
      <w:del w:id="6353" w:author="Robin Matthews" w:date="2021-05-18T16:07:00Z">
        <w:r w:rsidRPr="000128A3" w:rsidDel="00602365">
          <w:rPr>
            <w:rFonts w:cs="Times New Roman"/>
            <w:noProof/>
            <w:lang w:val="en-GB"/>
          </w:rPr>
          <w:delText>Gryspeerdt and Stier, 2012)</w:delText>
        </w:r>
      </w:del>
      <w:r w:rsidRPr="003A0C0D">
        <w:rPr>
          <w:rFonts w:cs="Times New Roman"/>
        </w:rPr>
        <w:fldChar w:fldCharType="end"/>
      </w:r>
      <w:r w:rsidRPr="000128A3">
        <w:rPr>
          <w:rFonts w:cs="Times New Roman"/>
          <w:lang w:val="en-GB"/>
        </w:rPr>
        <w:t xml:space="preserve"> and chemistry</w:t>
      </w:r>
      <w:del w:id="6354" w:author="Ian Blenkinsop" w:date="2021-07-08T16:49:00Z">
        <w:r w:rsidRPr="000128A3" w:rsidDel="00D72DF2">
          <w:rPr>
            <w:rFonts w:cs="Times New Roman"/>
            <w:lang w:val="en-GB"/>
          </w:rPr>
          <w:delText>-</w:delText>
        </w:r>
      </w:del>
      <w:ins w:id="6355" w:author="Ian Blenkinsop" w:date="2021-07-08T16:49:00Z">
        <w:r w:rsidR="00D72DF2">
          <w:rPr>
            <w:rFonts w:cs="Times New Roman"/>
            <w:lang w:val="en-GB"/>
          </w:rPr>
          <w:t>–</w:t>
        </w:r>
      </w:ins>
      <w:r w:rsidRPr="000128A3">
        <w:rPr>
          <w:rFonts w:cs="Times New Roman"/>
          <w:lang w:val="en-GB"/>
        </w:rPr>
        <w:t xml:space="preserve">climate </w:t>
      </w:r>
      <w:r w:rsidRPr="003A0C0D">
        <w:rPr>
          <w:rFonts w:cs="Times New Roman"/>
        </w:rPr>
        <w:fldChar w:fldCharType="begin" w:fldLock="1"/>
      </w:r>
      <w:r w:rsidR="00E81B0B">
        <w:rPr>
          <w:rFonts w:cs="Times New Roman"/>
          <w:lang w:val="en-GB"/>
        </w:rPr>
        <w:instrText>ADDIN CSL_CITATION { "citationItems" : [ { "id" : "ITEM-1", "itemData" : { "author" : [ { "dropping-particle" : "", "family" : "SPARC", "given" : "", "non-dropping-particle" : "", "parse-names" : false, "suffix" : "" } ], "collection-title" : "SPARC Report No. 5, WCRP-30/2010, WMO/TD \u2013 No. 40", "editor" : [ { "dropping-particle" : "", "family" : "Eyring", "given" : "V", "non-dropping-particle" : "", "parse-names" : false, "suffix" : "" }, { "dropping-particle" : "", "family" : "Shepherd", "given" : "T G", "non-dropping-particle" : "", "parse-names" : false, "suffix" : "" }, { "dropping-particle" : "", "family" : "Waugh", "given" : "D W", "non-dropping-particle" : "", "parse-names" : false, "suffix" : "" } ], "id" : "ITEM-1", "issued" : { "date-parts" : [ [ "2010" ] ] }, "number-of-pages" : "426", "publisher" : "Stratosphere-troposphere Processes And their Role in Climate (SPARC)", "title" : "SPARC CCMVal Report on the Evaluation of Chemistry-Climate Models", "translator" : [ { "dropping-particle" : "", "family" : "H3797", "given" : "Rt5", "non-dropping-particle" : "", "parse-names" : false, "suffix" : "" } ], "type" : "report" }, "uris" : [ "http://www.mendeley.com/documents/?uuid=7ddce54e-b960-4565-b643-8d6c256101ad" ] } ], "mendeley" : { "formattedCitation" : "(SPARC, 2010)", "plainTextFormattedCitation" : "(SPARC, 2010)", "previouslyFormattedCitation" : "(SPARC, 2010)" }, "properties" : { "noteIndex" : 0 }, "schema" : "https://github.com/citation-style-language/schema/raw/master/csl-citation.json" }</w:instrText>
      </w:r>
      <w:r w:rsidRPr="003A0C0D">
        <w:rPr>
          <w:rFonts w:cs="Times New Roman"/>
        </w:rPr>
        <w:fldChar w:fldCharType="separate"/>
      </w:r>
      <w:ins w:id="6356" w:author="Robin Matthews" w:date="2021-05-18T16:07:00Z">
        <w:r w:rsidR="00602365">
          <w:rPr>
            <w:rFonts w:cs="Times New Roman"/>
            <w:noProof/>
            <w:lang w:val="en-GB"/>
          </w:rPr>
          <w:t>(SPARC, 2010)</w:t>
        </w:r>
      </w:ins>
      <w:del w:id="6357" w:author="Robin Matthews" w:date="2021-05-18T16:07:00Z">
        <w:r w:rsidRPr="000128A3" w:rsidDel="00602365">
          <w:rPr>
            <w:rFonts w:cs="Times New Roman"/>
            <w:noProof/>
            <w:lang w:val="en-GB"/>
          </w:rPr>
          <w:delText>(SPARC, 2010)</w:delText>
        </w:r>
      </w:del>
      <w:r w:rsidRPr="003A0C0D">
        <w:rPr>
          <w:rFonts w:cs="Times New Roman"/>
        </w:rPr>
        <w:fldChar w:fldCharType="end"/>
      </w:r>
      <w:r w:rsidRPr="000128A3">
        <w:rPr>
          <w:rFonts w:cs="Times New Roman"/>
          <w:lang w:val="en-GB"/>
        </w:rPr>
        <w:t xml:space="preserve"> interactions. </w:t>
      </w:r>
      <w:r w:rsidR="00704677">
        <w:rPr>
          <w:rFonts w:cs="Times New Roman"/>
          <w:lang w:val="en-GB"/>
        </w:rPr>
        <w:t>P</w:t>
      </w:r>
      <w:r w:rsidRPr="000128A3">
        <w:rPr>
          <w:rFonts w:cs="Times New Roman"/>
          <w:lang w:val="en-GB"/>
        </w:rPr>
        <w:t>rocess-oriented diagnostics have also been used to evaluate specific phenomena such as the El Niño Southern Oscillation (ENSO</w:t>
      </w:r>
      <w:del w:id="6358" w:author="Ian Blenkinsop" w:date="2021-07-08T16:49:00Z">
        <w:r w:rsidRPr="000128A3" w:rsidDel="00D72DF2">
          <w:rPr>
            <w:rFonts w:cs="Times New Roman"/>
            <w:lang w:val="en-GB"/>
          </w:rPr>
          <w:delText xml:space="preserve">, </w:delText>
        </w:r>
      </w:del>
      <w:ins w:id="6359" w:author="Ian Blenkinsop" w:date="2021-07-08T16:49:00Z">
        <w:r w:rsidR="00D72DF2">
          <w:rPr>
            <w:rFonts w:cs="Times New Roman"/>
            <w:lang w:val="en-GB"/>
          </w:rPr>
          <w:t>;</w:t>
        </w:r>
        <w:r w:rsidR="00D72DF2" w:rsidRPr="000128A3">
          <w:rPr>
            <w:rFonts w:cs="Times New Roman"/>
            <w:lang w:val="en-GB"/>
          </w:rPr>
          <w:t xml:space="preserve"> </w:t>
        </w:r>
      </w:ins>
      <w:r w:rsidRPr="003A0C0D">
        <w:rPr>
          <w:rFonts w:cs="Times New Roman"/>
        </w:rPr>
        <w:fldChar w:fldCharType="begin" w:fldLock="1"/>
      </w:r>
      <w:r w:rsidR="00E81B0B">
        <w:rPr>
          <w:rFonts w:cs="Times New Roman"/>
          <w:lang w:val="en-GB"/>
        </w:rPr>
        <w:instrText>ADDIN CSL_CITATION { "citationItems" : [ { "id" : "ITEM-1", "itemData" : { "DOI" : "10.1175/BAMS-D-15-00287.1", "ISSN" : "0003-0007", "author" : [ { "dropping-particle" : "", "family" : "Guilyardi", "given" : "Eric", "non-dropping-particle" : "", "parse-names" : false, "suffix" : "" }, { "dropping-particle" : "", "family" : "Wittenberg", "given" : "Andrew", "non-dropping-particle" : "", "parse-names" : false, "suffix" : "" }, { "dropping-particle" : "", "family" : "Balmaseda", "given" : "Magdalena", "non-dropping-particle" : "", "parse-names" : false, "suffix" : "" }, { "dropping-particle" : "", "family" : "Cai", "given" : "Wenju", "non-dropping-particle" : "", "parse-names" : false, "suffix" : "" }, { "dropping-particle" : "", "family" : "Collins", "given" : "Matthew", "non-dropping-particle" : "", "parse-names" : false, "suffix" : "" }, { "dropping-particle" : "", "family" : "McPhaden", "given" : "Michael J", "non-dropping-particle" : "", "parse-names" : false, "suffix" : "" }, { "dropping-particle" : "", "family" : "Watanabe", "given" : "Masahiro", "non-dropping-particle" : "", "parse-names" : false, "suffix" : "" }, { "dropping-particle" : "", "family" : "Yeh", "given" : "Sang-Wook", "non-dropping-particle" : "", "parse-names" : false, "suffix" : "" } ], "container-title" : "Bulletin of the American Meteorological Society", "id" : "ITEM-1", "issue" : "5", "issued" : { "date-parts" : [ [ "2016", "12" ] ] }, "page" : "817-820", "publisher" : "American Meteorological Society", "title" : "Fourth CLIVAR Workshop on the Evaluation of ENSO Processes in Climate Models: ENSO in a Changing Climate", "translator" : [ { "dropping-particle" : "", "family" : "H3460", "given" : "", "non-dropping-particle" : "", "parse-names" : false, "suffix" : "" } ], "type" : "article-journal", "volume" : "97" }, "uris" : [ "http://www.mendeley.com/documents/?uuid=d13bce40-0606-4bdf-a793-253cf5bfa90b" ] } ], "mendeley" : { "formattedCitation" : "(Guilyardi et al., 2016)", "manualFormatting" : "Guilyardi et al., 2016)", "plainTextFormattedCitation" : "(Guilyardi et al., 2016)", "previouslyFormattedCitation" : "(Guilyardi et al., 2016)" }, "properties" : { "noteIndex" : 0 }, "schema" : "https://github.com/citation-style-language/schema/raw/master/csl-citation.json" }</w:instrText>
      </w:r>
      <w:r w:rsidRPr="003A0C0D">
        <w:rPr>
          <w:rFonts w:cs="Times New Roman"/>
        </w:rPr>
        <w:fldChar w:fldCharType="separate"/>
      </w:r>
      <w:ins w:id="6360" w:author="Robin Matthews" w:date="2021-05-18T16:07:00Z">
        <w:r w:rsidR="00602365">
          <w:rPr>
            <w:rFonts w:cs="Times New Roman"/>
            <w:noProof/>
            <w:lang w:val="en-GB"/>
          </w:rPr>
          <w:t>Guilyardi et al., 2016)</w:t>
        </w:r>
      </w:ins>
      <w:del w:id="6361" w:author="Robin Matthews" w:date="2021-05-18T16:07:00Z">
        <w:r w:rsidRPr="000128A3" w:rsidDel="00602365">
          <w:rPr>
            <w:rFonts w:cs="Times New Roman"/>
            <w:noProof/>
            <w:lang w:val="en-GB"/>
          </w:rPr>
          <w:delText>Guilyardi et al., 2016)</w:delText>
        </w:r>
      </w:del>
      <w:r w:rsidRPr="003A0C0D">
        <w:rPr>
          <w:rFonts w:cs="Times New Roman"/>
        </w:rPr>
        <w:fldChar w:fldCharType="end"/>
      </w:r>
      <w:r w:rsidRPr="000128A3">
        <w:rPr>
          <w:rFonts w:cs="Times New Roman"/>
          <w:lang w:val="en-GB"/>
        </w:rPr>
        <w:t xml:space="preserve">, the Madden–Julian Oscillation (MJO; </w:t>
      </w:r>
      <w:r w:rsidRPr="003A0C0D">
        <w:rPr>
          <w:rFonts w:cs="Times New Roman"/>
        </w:rPr>
        <w:fldChar w:fldCharType="begin" w:fldLock="1"/>
      </w:r>
      <w:r w:rsidR="00E81B0B">
        <w:rPr>
          <w:rFonts w:cs="Times New Roman"/>
          <w:lang w:val="en-GB"/>
        </w:rPr>
        <w:instrText>ADDIN CSL_CITATION { "citationItems" : [ { "id" : "ITEM-1", "itemData" : { "DOI" : "10.1007/s00382-017-3558-4", "ISSN" : "0930-7575", "author" : [ { "dropping-particle" : "", "family" : "Ahn", "given" : "Min-Seop", "non-dropping-particle" : "", "parse-names" : false, "suffix" : "" }, { "dropping-particle" : "", "family" : "Kim", "given" : "Daehyun", "non-dropping-particle" : "", "parse-names" : false, "suffix" : "" }, { "dropping-particle" : "", "family" : "Sperber", "given" : "Kenneth R.", "non-dropping-particle" : "", "parse-names" : false, "suffix" : "" }, { "dropping-particle" : "", "family" : "Kang", "given" : "In-Sik", "non-dropping-particle" : "", "parse-names" : false, "suffix" : "" }, { "dropping-particle" : "", "family" : "Maloney", "given" : "Eric", "non-dropping-particle" : "", "parse-names" : false, "suffix" : "" }, { "dropping-particle" : "", "family" : "Waliser", "given" : "Duane", "non-dropping-particle" : "", "parse-names" : false, "suffix" : "" }, { "dropping-particle" : "", "family" : "Hendon", "given" : "Harry", "non-dropping-particle" : "", "parse-names" : false, "suffix" : "" } ], "container-title" : "Climate Dynamics", "id" : "ITEM-1", "issue" : "11-12", "issued" : { "date-parts" : [ [ "2017", "12", "23" ] ] }, "page" : "4023-4045", "title" : "MJO simulation in CMIP5 climate models: MJO skill metrics and process-oriented diagnosis", "translator" : [ { "dropping-particle" : "", "family" : "H3660", "given" : "", "non-dropping-particle" : "", "parse-names" : false, "suffix" : "" } ], "type" : "article-journal", "volume" : "49" }, "uris" : [ "http://www.mendeley.com/documents/?uuid=8a904bf8-07c3-485f-99e7-61b73e28dc19" ] }, { "id" : "ITEM-2", "itemData" : { "DOI" : "10.1175/JCLI-D-17-0671.1", "ISSN" : "0894-8755", "author" : [ { "dropping-particle" : "", "family" : "Jiang", "given" : "Xianan", "non-dropping-particle" : "", "parse-names" : false, "suffix" : "" }, { "dropping-particle" : "", "family" : "Adames", "given" : "\u00c1ngel F.", "non-dropping-particle" : "", "parse-names" : false, "suffix" : "" }, { "dropping-particle" : "", "family" : "Zhao", "given" : "Ming", "non-dropping-particle" : "", "parse-names" : false, "suffix" : "" }, { "dropping-particle" : "", "family" : "Waliser", "given" : "Duane", "non-dropping-particle" : "", "parse-names" : false, "suffix" : "" }, { "dropping-particle" : "", "family" : "Maloney", "given" : "Eric", "non-dropping-particle" : "", "parse-names" : false, "suffix" : "" } ], "container-title" : "Journal of Climate", "id" : "ITEM-2", "issue" : "11", "issued" : { "date-parts" : [ [ "2018", "6" ] ] }, "page" : "4215-4224", "title" : "A Unified Moisture Mode Framework for Seasonality of the Madden\u2013Julian Oscillation", "translator" : [ { "dropping-particle" : "", "family" : "H3663", "given" : "", "non-dropping-particle" : "", "parse-names" : false, "suffix" : "" } ], "type" : "article-journal", "volume" : "31" }, "uris" : [ "http://www.mendeley.com/documents/?uuid=e90d3111-37b4-4842-8df0-ea18db85bf2b" ] } ], "mendeley" : { "formattedCitation" : "(Ahn et al., 2017; Jiang et al., 2018)", "manualFormatting" : "Ahn et al., 2017; Jiang et al., 2018)", "plainTextFormattedCitation" : "(Ahn et al., 2017; Jiang et al., 2018)", "previouslyFormattedCitation" : "(Ahn et al., 2017; Jiang et al., 2018)" }, "properties" : { "noteIndex" : 0 }, "schema" : "https://github.com/citation-style-language/schema/raw/master/csl-citation.json" }</w:instrText>
      </w:r>
      <w:r w:rsidRPr="003A0C0D">
        <w:rPr>
          <w:rFonts w:cs="Times New Roman"/>
        </w:rPr>
        <w:fldChar w:fldCharType="separate"/>
      </w:r>
      <w:ins w:id="6362" w:author="Robin Matthews" w:date="2021-05-18T16:07:00Z">
        <w:r w:rsidR="00602365">
          <w:rPr>
            <w:rFonts w:cs="Times New Roman"/>
            <w:noProof/>
            <w:lang w:val="en-GB"/>
          </w:rPr>
          <w:t>Ahn et al., 2017; Jiang et al., 2018)</w:t>
        </w:r>
      </w:ins>
      <w:del w:id="6363" w:author="Robin Matthews" w:date="2021-05-18T16:07:00Z">
        <w:r w:rsidRPr="000128A3" w:rsidDel="00602365">
          <w:rPr>
            <w:rFonts w:cs="Times New Roman"/>
            <w:noProof/>
            <w:lang w:val="en-GB"/>
          </w:rPr>
          <w:delText>Ahn et al., 2017; Jiang et al., 2018)</w:delText>
        </w:r>
      </w:del>
      <w:r w:rsidRPr="003A0C0D">
        <w:rPr>
          <w:rFonts w:cs="Times New Roman"/>
        </w:rPr>
        <w:fldChar w:fldCharType="end"/>
      </w:r>
      <w:r w:rsidRPr="000128A3">
        <w:rPr>
          <w:rFonts w:cs="Times New Roman"/>
          <w:lang w:val="en-GB"/>
        </w:rPr>
        <w:t xml:space="preserve">, Southern Ocean clouds </w:t>
      </w:r>
      <w:r w:rsidRPr="003A0C0D">
        <w:rPr>
          <w:rFonts w:cs="Times New Roman"/>
        </w:rPr>
        <w:fldChar w:fldCharType="begin" w:fldLock="1"/>
      </w:r>
      <w:r w:rsidR="00E81B0B">
        <w:rPr>
          <w:rFonts w:cs="Times New Roman"/>
          <w:lang w:val="en-GB"/>
        </w:rPr>
        <w:instrText>ADDIN CSL_CITATION { "citationItems" : [ { "id" : "ITEM-1", "itemData" : { "DOI" : "10.1038/s41467-018-05634-2", "ISSN" : "2041-1723", "abstract" : "The Southern Ocean is a pivotal component of the global climate system yet it is poorly represented in climate models, with significant biases in upper-ocean temperatures, clouds and winds. Combining Atmospheric and Coupled Model Inter-comparison Project (AMIP5/CMIP5) simulations, with observations and equilibrium heat budget theory, we show that across the CMIP5 ensemble variations in sea surface temperature biases in the 40\u201360\u00b0S Southern Ocean are primarily caused by AMIP5 atmospheric model net surface flux bias variations, linked to cloud-related short-wave errors. Equilibration of the biases involves local coupled sea surface temperature bias feedbacks onto the surface heat flux components. In combination with wind feedbacks, these biases adversely modify upper-ocean thermal structure. Most AMIP5 atmospheric models that exhibit small net heat flux biases appear to achieve this through compensating errors. We demonstrate that targeted developments to cloud-related parameterisations provide a route to better represent the Southern Ocean in climate models and projections.", "author" : [ { "dropping-particle" : "", "family" : "Hyder", "given" : "Patrick", "non-dropping-particle" : "", "parse-names" : false, "suffix" : "" }, { "dropping-particle" : "", "family" : "Edwards", "given" : "John M", "non-dropping-particle" : "", "parse-names" : false, "suffix" : "" }, { "dropping-particle" : "", "family" : "Allan", "given" : "Richard P", "non-dropping-particle" : "", "parse-names" : false, "suffix" : "" }, { "dropping-particle" : "", "family" : "Hewitt", "given" : "Helene T", "non-dropping-particle" : "", "parse-names" : false, "suffix" : "" }, { "dropping-particle" : "", "family" : "Bracegirdle", "given" : "Thomas J", "non-dropping-particle" : "", "parse-names" : false, "suffix" : "" }, { "dropping-particle" : "", "family" : "Gregory", "given" : "Jonathan M", "non-dropping-particle" : "", "parse-names" : false, "suffix" : "" }, { "dropping-particle" : "", "family" : "Wood", "given" : "Richard A", "non-dropping-particle" : "", "parse-names" : false, "suffix" : "" }, { "dropping-particle" : "", "family" : "Meijers", "given" : "Andrew J S", "non-dropping-particle" : "", "parse-names" : false, "suffix" : "" }, { "dropping-particle" : "", "family" : "Mulcahy", "given" : "Jane", "non-dropping-particle" : "", "parse-names" : false, "suffix" : "" }, { "dropping-particle" : "", "family" : "Field", "given" : "Paul", "non-dropping-particle" : "", "parse-names" : false, "suffix" : "" }, { "dropping-particle" : "", "family" : "Furtado", "given" : "Kalli", "non-dropping-particle" : "", "parse-names" : false, "suffix" : "" }, { "dropping-particle" : "", "family" : "Bodas-Salcedo", "given" : "Alejandro", "non-dropping-particle" : "", "parse-names" : false, "suffix" : "" }, { "dropping-particle" : "", "family" : "Williams", "given" : "Keith D", "non-dropping-particle" : "", "parse-names" : false, "suffix" : "" }, { "dropping-particle" : "", "family" : "Copsey", "given" : "Dan", "non-dropping-particle" : "", "parse-names" : false, "suffix" : "" }, { "dropping-particle" : "", "family" : "Josey", "given" : "Simon A", "non-dropping-particle" : "", "parse-names" : false, "suffix" : "" }, { "dropping-particle" : "", "family" : "Liu", "given" : "Chunlei", "non-dropping-particle" : "", "parse-names" : false, "suffix" : "" }, { "dropping-particle" : "", "family" : "Roberts", "given" : "Chris D", "non-dropping-particle" : "", "parse-names" : false, "suffix" : "" }, { "dropping-particle" : "", "family" : "Sanchez", "given" : "Claudio", "non-dropping-particle" : "", "parse-names" : false, "suffix" : "" }, { "dropping-particle" : "", "family" : "Ridley", "given" : "Jeff", "non-dropping-particle" : "", "parse-names" : false, "suffix" : "" }, { "dropping-particle" : "", "family" : "T</w:instrText>
      </w:r>
      <w:r w:rsidR="00E81B0B" w:rsidRPr="00A1237E">
        <w:rPr>
          <w:rFonts w:cs="Times New Roman"/>
        </w:rPr>
        <w:instrText>horpe", "given" : "Livia", "non-dropping-particle" : "", "parse-names" : false, "suffix" : "" }, { "dropping-particle" : "", "family" : "Hardiman", "given" : "Steven C", "non-dropping-particle" : "", "parse-names" : false, "suffix" : "" }, { "dropping-particle" : "", "family" : "Mayer", "given" : "Michael", "non-dropping-particle" : "", "parse-names" : false, "suffix" : "" }, { "dropping-particle" : "", "family" : "Berry", "given" : "David I", "non-dropping-particle" : "", "parse-names" : false, "suffix" : "" }, { "dropping-particle" : "", "family" : "Belcher", "given" : "Stephen E", "non-dropping-particle" : "", "parse-names" : false, "suffix" : "" } ], "container-title" : "Nature Communications", "id" : "ITEM-1", "issue" : "1", "issued" : { "date-parts" : [ [ "2018" ] ] }, "page" : "3625", "title" : "Critical Southern Ocean climate model biases traced to atmospheric model cloud errors", "translator" : [ { "dropping-particle" : "", "family" : "H4249", "given" : "", "non-dropping-particle" : "", "parse-names" : false, "suffix" : "" } ], "type" : "article-journal", "volume" : "9" }, "uris" : [ "http://www.mendeley.com/documents/?uuid=edc309a8-65ee-4f9c-ab4a-b8d044203505" ] } ], "mendeley" : { "formattedCitation" : "(Hyder et al., 2018)", "plainTextFormattedCitation" : "(Hyder et al., 2018)", "previouslyFormattedCitation" : "(Hyder et al., 2018)" }, "properties" : { "noteIndex" : 0 }, "schema" : "https://github.com/citation-style-language/schema/raw/master/csl-citation.json" }</w:instrText>
      </w:r>
      <w:r w:rsidRPr="003A0C0D">
        <w:rPr>
          <w:rFonts w:cs="Times New Roman"/>
        </w:rPr>
        <w:fldChar w:fldCharType="separate"/>
      </w:r>
      <w:ins w:id="6364" w:author="Robin Matthews" w:date="2021-05-18T16:07:00Z">
        <w:r w:rsidR="00602365">
          <w:rPr>
            <w:rFonts w:cs="Times New Roman"/>
            <w:noProof/>
            <w:lang w:val="sv-SE"/>
          </w:rPr>
          <w:t>(Hyder et al., 2018)</w:t>
        </w:r>
      </w:ins>
      <w:del w:id="6365" w:author="Robin Matthews" w:date="2021-05-18T16:07:00Z">
        <w:r w:rsidRPr="006409E5" w:rsidDel="00602365">
          <w:rPr>
            <w:rFonts w:cs="Times New Roman"/>
            <w:noProof/>
            <w:lang w:val="sv-SE"/>
          </w:rPr>
          <w:delText>(Hyder et al., 2018)</w:delText>
        </w:r>
      </w:del>
      <w:r w:rsidRPr="003A0C0D">
        <w:rPr>
          <w:rFonts w:cs="Times New Roman"/>
        </w:rPr>
        <w:fldChar w:fldCharType="end"/>
      </w:r>
      <w:r w:rsidRPr="006409E5">
        <w:rPr>
          <w:rFonts w:cs="Times New Roman"/>
          <w:lang w:val="sv-SE"/>
        </w:rPr>
        <w:t xml:space="preserve">, monsoons </w:t>
      </w:r>
      <w:r w:rsidRPr="003A0C0D">
        <w:rPr>
          <w:rFonts w:cs="Times New Roman"/>
        </w:rPr>
        <w:fldChar w:fldCharType="begin" w:fldLock="1"/>
      </w:r>
      <w:r w:rsidR="00A94565">
        <w:rPr>
          <w:rFonts w:cs="Times New Roman"/>
          <w:lang w:val="sv-SE"/>
        </w:rPr>
        <w:instrText>ADDIN CSL_CITATION { "citationItems" : [ { "id" : "ITEM-1", "itemData" : { "DOI" : "10.1029/2010JD014737", "ISSN" : "0148-0227", "author" : [ { "dropping-particle" : "", "family" : "Boo", "given" : "Kyung-On", "non-dropping-particle" : "", "parse-names" : false, "suffix" : "" }, { "dropping-particle" : "", "family" : "Martin", "given" : "Gill", "non-dropping-particle" : "", "parse-names" : false, "suffix" : "" }, { "dropping-particle" : "", "family" : "Sellar", "given" : "Alistair", "non-dropping-particle" : "", "parse-names" : false, "suffix" : "" }, { "dropping-particle" : "", "family" : "Senior", "given" : "Catherine", "non-dropping-particle" : "", "parse-names" : false, "suffix" : "" }, { "dropping-particle" : "", "family" : "Byun", "given" : "Young-Hwa", "non-dropping-particle" : "", "parse-names" : false, "suffix" : "" } ], "container-title" : "Journal of Geophysical Research: Atmospheres", "id" : "ITEM-1", "issue" : "D1", "issued" : { "date-parts" : [ [ "2011", "1", "13" ] ] }, "page" : "D01109", "title" : "Evaluating the East Asian monsoon simulation in climate models", "translator" : [ { "dropping-particle" : "", "family" : "H3662", "given" : "", "non-dropping-particle" : "", "parse-names" : false, "suffix" : "" } ], "type" : "article-journal", "volume" : "116" }, "uris" : [ "http://www.mendeley.com/documents/?uuid=d82ac4d7-6fe4-445a-bc24-3d8753889a6d" ] }, { "id" : "ITEM-2", "itemData" : { "DOI" : "10.1002/2014JD022513", "ISSN" : "2169897X", "author" : [ { "dropping-particle" : "", "family" : "James", "given" : "Rachel A.", "non-dropping-particle" : "", "parse-names" : false, "suffix" : "" }, { "dropping-particle" : "", "family" : "Washington", "given" : "Richard", "non-dropping-particle" : "", "parse-names" : false, "suffix" : "" }, { "dropping-particle" : "", "family" : "Jones", "given" : "Richard", "non-dropping-particle" : "", "parse-names" : false, "suffix" : "" } ], "container-title" : "Journal of Geophysical Research: Atmospheres", "id" : "ITEM-2", "issue" : "4", "issued" : { "date-parts" : [ [ "2015", "2", "27" ] ] }, "page" : "1221-1238", "title" : "Process-based assessment of an ensemble of climate projections for West Africa", "translator" : [ { "dropping-particle" : "", "family" : "H3718", "given" : "", "non-dropping-particle" : "", "parse-names" : false, "suffix" : "" } ], "type" : "article-journal", "volume" : "120" }, "uris" : [ "http://www.mendeley.com/documents/?uuid=62d65b3b-7a66-45be-9d42-ff423e389815" ] } ], "mendeley" : { "formattedCitation" : "(Boo et al., 2011; James et al., 2015)", "plainTextFormattedCitation" : "(Boo et al., 2011; James et al., 2015)", "previouslyFormattedCitation" : "(Boo et al., 2011; James et al., 2015)" }, "properties" : { "noteIndex" : 0 }, "schema" : "https://github.com/citation-style-language/schema/raw/master/csl-citation.json" }</w:instrText>
      </w:r>
      <w:r w:rsidRPr="003A0C0D">
        <w:rPr>
          <w:rFonts w:cs="Times New Roman"/>
        </w:rPr>
        <w:fldChar w:fldCharType="separate"/>
      </w:r>
      <w:ins w:id="6366" w:author="Robin Matthews" w:date="2021-05-18T16:07:00Z">
        <w:r w:rsidR="00602365">
          <w:rPr>
            <w:rFonts w:cs="Times New Roman"/>
            <w:noProof/>
            <w:lang w:val="sv-SE"/>
          </w:rPr>
          <w:t xml:space="preserve">(Boo et al., 2011; James et al., </w:t>
        </w:r>
        <w:r w:rsidR="00602365">
          <w:rPr>
            <w:rFonts w:cs="Times New Roman"/>
            <w:noProof/>
            <w:lang w:val="sv-SE"/>
          </w:rPr>
          <w:lastRenderedPageBreak/>
          <w:t>2015)</w:t>
        </w:r>
      </w:ins>
      <w:del w:id="6367" w:author="Robin Matthews" w:date="2021-05-18T16:07:00Z">
        <w:r w:rsidRPr="006409E5" w:rsidDel="00602365">
          <w:rPr>
            <w:rFonts w:cs="Times New Roman"/>
            <w:noProof/>
            <w:lang w:val="sv-SE"/>
          </w:rPr>
          <w:delText>(Boo et al., 2011; James et al., 2015)</w:delText>
        </w:r>
      </w:del>
      <w:r w:rsidRPr="003A0C0D">
        <w:rPr>
          <w:rFonts w:cs="Times New Roman"/>
        </w:rPr>
        <w:fldChar w:fldCharType="end"/>
      </w:r>
      <w:del w:id="6368" w:author="Ian Blenkinsop" w:date="2021-07-08T16:50:00Z">
        <w:r w:rsidRPr="006409E5" w:rsidDel="00D72DF2">
          <w:rPr>
            <w:rFonts w:cs="Times New Roman"/>
            <w:lang w:val="sv-SE"/>
          </w:rPr>
          <w:delText>,</w:delText>
        </w:r>
      </w:del>
      <w:r w:rsidRPr="006409E5">
        <w:rPr>
          <w:rFonts w:cs="Times New Roman"/>
          <w:lang w:val="sv-SE"/>
        </w:rPr>
        <w:t xml:space="preserve"> and tropical cyclones </w:t>
      </w:r>
      <w:r w:rsidRPr="003A0C0D">
        <w:rPr>
          <w:rFonts w:cs="Times New Roman"/>
        </w:rPr>
        <w:fldChar w:fldCharType="begin" w:fldLock="1"/>
      </w:r>
      <w:r w:rsidR="00E81B0B">
        <w:rPr>
          <w:rFonts w:cs="Times New Roman"/>
          <w:lang w:val="sv-SE"/>
        </w:rPr>
        <w:instrText>ADDIN CSL_CITATION { "citationItems" : [ { "id" : "ITEM-1", "itemData" : { "DOI" : "10.1175/JCLI-D-17-0193.1", "ISSN" : "0894-8755", "author" : [ { "dropping-particle" : "", "family" : "Kim", "given" : "Who M.", "non-dropping-particle" : "", "parse-names" : false, "suffix" : "" }, { "dropping-particle" : "", "family" : "Yeager", "given" : "Stephen", "non-dropping-particle" : "", "parse-names" : false, "suffix" : "" }, { "dropping-particle" : "", "family" : "Chang", "given" : "Ping", "non-dropping-particle" : "", "parse-names" : false, "suffix" : "" }, { "dropping-particle" : "", "family" : "Danabasoglu", "given" : "Gokhan", "non-dropping-particle" : "", "parse-names" : false, "suffix" : "" } ], "container-title" : "Journal of Climate", "id" : "ITEM-1", "issue" : "2", "issued" : { "date-parts" : [ [ "2018", "1" ] ] }, "page" : "787-813", "title" : "Low-Frequency North Atlantic Climate Variability in the Community Earth System Model Large Ensemble", "translator" : [ { "dropping-particle" : "", "family" : "H3664", "given" : "", "non-dropping-particle" : "", "parse-names" : false, "suffix" : "" } ], "type" : "article-journal", "volume" : "31" }, "uris" : [ "http://www.mendeley.com/documents/?uuid=3817fd51-967a-464b-87a9-6bbd238b05db" ] } ], "mendeley" : { "formattedCitation" : "(Kim et al., 2018)", "plainTextFormattedCitation" : "(Kim et al., 2018)", "previouslyFormattedCitation" : "(Kim et al., 2018)" }, "properties" : { "noteIndex" : 0 }, "schema" : "https://github.com/citation-style-language/schema/raw/master/csl-citation.json" }</w:instrText>
      </w:r>
      <w:r w:rsidRPr="003A0C0D">
        <w:rPr>
          <w:rFonts w:cs="Times New Roman"/>
        </w:rPr>
        <w:fldChar w:fldCharType="separate"/>
      </w:r>
      <w:ins w:id="6369" w:author="Robin Matthews" w:date="2021-05-18T16:07:00Z">
        <w:r w:rsidR="00602365">
          <w:rPr>
            <w:rFonts w:cs="Times New Roman"/>
            <w:noProof/>
            <w:lang w:val="sv-SE"/>
          </w:rPr>
          <w:t>(Kim et al., 2018)</w:t>
        </w:r>
      </w:ins>
      <w:del w:id="6370" w:author="Robin Matthews" w:date="2021-05-18T16:07:00Z">
        <w:r w:rsidRPr="006409E5" w:rsidDel="00602365">
          <w:rPr>
            <w:rFonts w:cs="Times New Roman"/>
            <w:noProof/>
            <w:lang w:val="sv-SE"/>
          </w:rPr>
          <w:delText>(Kim et al., 2018)</w:delText>
        </w:r>
      </w:del>
      <w:r w:rsidRPr="003A0C0D">
        <w:rPr>
          <w:rFonts w:cs="Times New Roman"/>
        </w:rPr>
        <w:fldChar w:fldCharType="end"/>
      </w:r>
      <w:r w:rsidRPr="006409E5">
        <w:rPr>
          <w:rFonts w:cs="Times New Roman"/>
          <w:lang w:val="sv-SE"/>
        </w:rPr>
        <w:t>.</w:t>
      </w:r>
    </w:p>
    <w:p w14:paraId="45E4563D" w14:textId="77777777" w:rsidR="006409E5" w:rsidRPr="006409E5" w:rsidRDefault="006409E5" w:rsidP="006409E5">
      <w:pPr>
        <w:pStyle w:val="AR6BodyText"/>
        <w:rPr>
          <w:lang w:val="sv-SE"/>
        </w:rPr>
      </w:pPr>
    </w:p>
    <w:p w14:paraId="63CD473D" w14:textId="14718D74" w:rsidR="006409E5" w:rsidRPr="000128A3" w:rsidRDefault="006409E5" w:rsidP="006409E5">
      <w:pPr>
        <w:pStyle w:val="AR6BodyText"/>
        <w:rPr>
          <w:lang w:val="en-GB"/>
        </w:rPr>
      </w:pPr>
      <w:r w:rsidRPr="00E35E42">
        <w:rPr>
          <w:rFonts w:cs="Times New Roman"/>
          <w:lang w:val="en-US"/>
        </w:rPr>
        <w:t xml:space="preserve">Instrument simulators provide estimates of what a satellite would see if looking down on the </w:t>
      </w:r>
      <w:del w:id="6371" w:author="Ian Blenkinsop" w:date="2021-07-08T16:50:00Z">
        <w:r w:rsidRPr="00E35E42" w:rsidDel="00D72DF2">
          <w:rPr>
            <w:rFonts w:cs="Times New Roman"/>
            <w:lang w:val="en-US"/>
          </w:rPr>
          <w:delText xml:space="preserve">model </w:delText>
        </w:r>
      </w:del>
      <w:ins w:id="6372" w:author="Ian Blenkinsop" w:date="2021-07-08T16:50:00Z">
        <w:r w:rsidR="00D72DF2" w:rsidRPr="00E35E42">
          <w:rPr>
            <w:rFonts w:cs="Times New Roman"/>
            <w:lang w:val="en-US"/>
          </w:rPr>
          <w:t>model</w:t>
        </w:r>
        <w:r w:rsidR="00D72DF2">
          <w:rPr>
            <w:rFonts w:cs="Times New Roman"/>
            <w:lang w:val="en-US"/>
          </w:rPr>
          <w:t>-</w:t>
        </w:r>
      </w:ins>
      <w:r w:rsidRPr="00E35E42">
        <w:rPr>
          <w:rFonts w:cs="Times New Roman"/>
          <w:lang w:val="en-US"/>
        </w:rPr>
        <w:t xml:space="preserve">simulated planet, and improve the direct comparison of modelled variables such as clouds, precipitation and upper tropospheric humidity with observations from satellites (e.g., </w:t>
      </w:r>
      <w:r w:rsidRPr="003A0C0D">
        <w:rPr>
          <w:rFonts w:cs="Times New Roman"/>
        </w:rPr>
        <w:fldChar w:fldCharType="begin" w:fldLock="1"/>
      </w:r>
      <w:r w:rsidR="00E81B0B">
        <w:rPr>
          <w:rFonts w:cs="Times New Roman"/>
          <w:lang w:val="en-US"/>
        </w:rPr>
        <w:instrText>ADDIN CSL_CITATION { "citationItems" : [ { "id" : "ITEM-1", "itemData" : { "DOI" : "10.1029/2011GL048008", "ISSN" : "00948276", "author" : [ { "dropping-particle" : "", "family" : "Kay", "given" : "Jennifer E.", "non-dropping-particle" : "", "parse-names" : false, "suffix" : "" }, { "dropping-particle" : "", "family" : "Holland", "given" : "Marika M.", "non-dropping-particle" : "", "parse-names" : false, "suffix" : "" }, { "dropping-particle" : "", "family" : "Jahn", "given" : "Alexandra", "non-dropping-particle" : "", "parse-names" : false, "suffix" : "" } ], "container-title" : "Geophysical Research Letters", "id" : "ITEM-1", "issue" : "15", "issued" : { "date-parts" : [ [ "2011", "8" ] ] }, "title" : "Inter-annual to multi-decadal Arctic sea ice extent trends in a warming world", "translator" : [ { "dropping-particle" : "", "family" : "H3537", "given" : "", "non-dropping-particle" : "", "parse-names" : false, "suffix" : "" } ], "type" : "article-journal", "volume" : "38" }, "uris" : [ "http://www.mendeley.com/documents/?uuid=8a0158d1-8e85-482e-a345-b950ab8611a7" ] }, { "id" : "ITEM-2", "itemData" : { "DOI" : "10.1002/jgrd.50141", "ISSN" : "2169897X", "author" : [ { "dropping-particle" : "", "family" : "Klein", "given" : "Stephen A.", "non-dropping-particle" : "", "parse-names" : false, "suffix" : "" }, { "dropping-particle" : "", "family" : "Zhang", "given" : "Yuying", "non-dropping-particle" : "", "parse-names" : false, "suffix" : "" }, { "dropping-particle" : "", "family" : "Zelinka", "given" : "Mark D.", "non-dropping-particle" : "", "parse-names" : false, "suffix" : "" }, { "dropping-particle" : "", "family" : "Pincus", "given" : "Robert", "non-dropping-particle" : "", "parse-names" : false, "suffix" : "" }, { "dropping-particle" : "", "family" : "Boyle", "given" : "James", "non-dropping-particle" : "", "parse-names" : false, "suffix" : "" }, { "dropping-particle" : "", "family" : "Gleckler", "given" : "Peter J.", "non-dropping-particle" : "", "parse-names" : false, "suffix" : "" } ], "container-title" : "Journal of Geophysical Research: Atmospheres", "id" : "ITEM-2", "issue" : "3", "issued" : { "date-parts" : [ [ "2013", "2", "16" ] ] }, "page" : "1329-1342", "title" : "Are climate model simulations of clouds improving? An evaluation using the ISCCP simulator", "translator" : [ { "dropping-particle" : "", "family" : "H3536", "given" : "", "non-dropping-particle" : "", "parse-names" : false, "suffix" : "" } ], "type" : "article-journal", "volume" : "118" }, "uris" : [ "http://www.mendeley.com/documents/?uuid=00666ec8-b1c1-4df2-ada5-d2b506b25bf6" ] }, { "id" : "ITEM-3", "itemData" : { "DOI" : "10.1002/2016GL070515", "ISSN" : "00948276", "author" : [ { "dropping-particle" : "", "family" : "Cesana", "given" : "G.", "non-dropping-particle" : "", "parse-names" : false, "suffix" : "" }, { "dropping-particle" : "", "family" : "Waliser", "given" : "D. E.", "non-dropping-particle" : "", "parse-names" : false, "suffix" : "" } ], "container-title" : "Geophysical Research Letters", "id" : "ITEM-3", "issue" : "19", "issued" : { "date-parts" : [ [ "2016", "10", "16" ] ] }, "page" : "10,538-10,546", "title" : "Characterizing and understanding systematic biases in the vertical structure of clouds in CMIP5/CFMIP2 models", "translator" : [ { "dropping-particle" : "", "family" : "H3665", "given" : "", "non-dropping-particle" : "", "parse-names" : false, "suffix" : "" } ], "type" : "article-journal", "volume" : "43" }, "uris" : [ "http://www.mendeley.com/documents/?uuid=ba28c41f-dec7-4e83-a3ef-54e9f88f1cb3" ] }, { "id" : "ITEM-4", "itemData" : { "DOI" : "10.1007/s00382-015-2900-y", "ISSN" : "0930-7575", "author" : [ { "dropping-particle" : "", "family" : "Konsta", "given" : "D.", "non-dropping-particle" : "", "parse-names" : false, "suffix" : "" }, { "dropping-particle" : "", "family" : "Dufresne", "given" : "J.-L.", "non-dropping-particle" : "", "parse-names" : false, "suffix" : "" }, { "dropping-particle" : "", "family" : "Chepfer", "given" : "H.", "non-dropping-particle" : "", "parse-names" : false, "suffix" : "" }, { "dropping-particle" : "", "family" : "Idelkadi", "given" : "A.", "non-dropping-particle" : "", "parse-names" : false, "suffix" : "" }, { "dropping-particle" : "", "family" : "Cesana", "given" : "G.", "non-dropping-particle" : "", "parse-names" : false, "suffix" : "" } ], "container-title" : "Climate Dynamics", "id" : "ITEM-4", "issue" : "3-4", "issued" : { "date-parts" : [ [ "2016", "8", "11" ] ] }, "page" : "1263-1284", "title" : "Use of A-train satellite observations (CALIPSO-PARASOL) to evaluate tropical cloud properties in the LMDZ5 GCM", "translator" : [ { "dropping-particle" : "", "family" : "H1102", "given" : "", "non-dropping-particle" : "", "parse-names" : false, "suffix" : "" } ], "type" : "article-journal", "volume" : "47" }, "uris" : [ "http://www.mendeley.com/documents/?uuid=c3668826-8ce1-4a78-a026-b127b120b079" ] }, { "id" : "ITEM-5", "itemData" : { "DOI" : "10.1007/s00382-016-3064-0", "ISSN" : "0930-7575", "author" : [ { "dropping-particle" : "", "family" : "Jin", "given" : "Daeho", "non-dropping-particle" : "", "parse-names" : false, "suffix" : "" }, { "dropping-particle" : "", "family" : "Oreopoulos", "given" : "Lazaros", "non-dropping-particle" : "", "parse-names" : false, "suffix" : "" }, { "dropping-particle" : "", "family" : "Lee", "given" : "Dongmin", "non-dropping-particle" : "", "parse-names" : false, "suffix" : "" } ], "container-title" : "Climate Dynamics", "id" : "ITEM-5", "issue" : "1-2", "issued" : { "date-parts" : [ [ "2017", "1", "15" ] ] }, "page" : "89-112", "title" : "Regime-based evaluation of cloudiness in CMIP5 models", "translator" : [ { "dropping-particle" : "", "family" : "H3471", "given" : "", "non-dropping-particle" : "", "parse-names" : false, "suffix" : "" } ], "type" : "article-journal", "volume" : "48" }, "uris" : [ "http://www.mendeley.com/documents/?uuid=65345a46-24a1-4905-8435-91c440842df5" ] }, { "id" : "ITEM-6", "itemData" : { "DOI" : "10.1002/2017JD027742", "ISSN" : "2169897X", "author" : [ { "dropping-particle" : "", "family" : "Chepfer", "given" : "H.", "non-dropping-particle" : "", "parse-names" : false, "suffix" : "" }, { "dropping-particle" : "", "family" : "Noel", "given" : "V.", "non-dropping-particle" : "", "parse-names" : false, "suffix" : "" }, { "dropping-particle" : "", "family" : "Chiriaco", "given" : "M.", "non-dropping-particle" : "", "parse-names" : false, "suffix" : "" }, { "dropping-particle" : "", "family" : "Wielicki", "given" : "B.", "non-dropping-particle" : "", "parse-names" : false, "suffix" : "" }, { "dropping-particle" : "", "family" : "Winker", "given" : "D.", "non-dropping-particle" : "", "parse-names" : false, "suffix" : "" }, { "dropping-particle" : "", "family" : "Loeb", "given" : "N.", "non-dropping-particle" : "", "parse-names" : false, "suffix" : "" }, { "dropping-particle" : "", "family" : "Wood", "given" : "R.", "non-dropping-particle" : "", "parse-names" : false, "suffix" : "" } ], "container-title" : "Journal of Geophysical Research: Atmospheres", "id" : "ITEM-6", "issue" : "10", "issued" : { "date-parts" : [ [ "2018", "5", "27" ] ] }, "page" : "5433-5454", "title" : "The Potential of a Multidecade Spaceborne Lidar Record to Constrain Cloud Feedback", "translator" : [ { "dropping-particle" : "", "family" : "H3535", "given" : "", "non-dropping-particle" : "", "parse-names" : false, "suffix" : "" } ], "type" : "article-journal", "volume" : "123" }, "uris" : [ "http://www.mendeley.com/documents/?uuid=c8e9cc61-8da1-43a2-af03-c679345ddbf0" ] }, { "id" : "ITEM-7", "itemData" : { "DOI" : "10.5194/gmd-11-77-2018", "ISSN" : "1991-9603", "abstract" : "Abstract. The Cloud Feedback Model Intercomparison Project Observational Simulator Package (COSP) gathers together a collection of observation proxies or satellite simulators that translate model-simulated cloud properties to synthetic observations as would be obtained by a range of satellite observing systems. This paper introduces COSP2, an evolution focusing on more explicit and consistent separation between host model, coupling infrastructure, and individual observing proxies. Revisions also enhance flexibility by allowing for model-specific representation of sub-grid-scale cloudiness, provide greater clarity by clearly separating tasks, support greater use of shared code and data including shared inputs across simulators, and follow more uniform software standards to simplify implementation across a wide range of platforms. The complete package including a testing suite is freely available.", "author" : [ { "dropping-particle" : "", "family" : "Swales", "given" : "Dustin J.", "non-dropping-particle" : "", "parse-names" : false, "suffix" : "" }, { "dropping-particle" : "", "family" : "Pincus", "given" : "Robert", "non-dropping-particle" : "", "parse-names" : false, "suffix" : "" }, { "dropping-particle" : "", "family" : "Bodas-Salcedo", "given" : "Alejandro", "non-dropping-particle" : "", "parse-names" : false, "suffix" : "" } ], "container-title" : "Geoscientific Model Development", "id" : "ITEM-7", "issue" : "1", "issued" : { "date-parts" : [ [ "2018", "1", "9" ] ] }, "page" : "77-81", "title" : "The Cloud Feedback Model Intercomparison Project Observational Simulator Package: Version 2", "translator" : [ { "dropping-particle" : "", "family" : "H3539", "given" : "", "non-dropping-particle" : "", "parse-names" : false, "suffix" : "" } ], "type" : "article-journal", "volume" : "11" }, "uris" : [ "http://www.mendeley.com/documents/?uuid=2e62dc3b-4460-4e6e-89e1-9d658a7acaef" ] }, { "id" : "ITEM-8", "itemData" : { "DOI" : "10.1175/BAMS-D-16-0258.1", "ISSN" : "0003-0007", "author" : [ { "dropping-particle" : "", "family" : "Zhang", "given" : "Yuying", "non-dropping-particle" : "", "parse-names" : false, "suffix" : "" }, { "dropping-particle" : "", "family" : "Xie", "given" : "Shaocheng", "non-dropping-particle" : "", "parse-names" : false, "suffix" : "" }, { "dropping-particle" : "", "family" : "Klein", "given" : "Stephen A.", "non-dropping-particle" : "", "parse-names" : false, "suffix" : "" }, { "dropping-particle" : "", "family" : "Marchand", "given" : "Roger", "non-dropping-particle" : "", "parse-names" : false, "suffix" : "" }, { "dropping-particle" : "", "family" : "Kollias", "given" : "Pavlos", "non-dropping-particle" : "", "parse-names" : false, "suffix" : "" }, { "dropping-particle" : "", "family" : "Clothiaux", "given" : "Eugene E.", "non-dropping-particle" : "", "parse-names" : false, "suffix" : "" }, { "dropping-particle" : "", "family" : "Lin", "given" : "Wuyin", "non-dropping-particle" : "", "parse-names" : false, "suffix" : "" }, { "dropping-particle" : "", "family" : "Johnson", "given" : "Karen", "non-dropping-particle" : "", "parse-names" : false, "suffix" : "" }, { "dropping-particle" : "", "family" : "Swales", "given" : "Dustin", "non-dropping-particle" : "", "parse-names" : false, "suffix" : "" }, { "dropping-particle" : "", "family" : "Bodas-Salcedo", "given" : "Alejandro", "non-dropping-particle" : "", "parse-names" : false, "suffix" : "" }, { "dropping-particle" : "", "family" : "Tang", "given" : "Shuaiqi", "non-dropping-particle" : "", "parse-names" : false, "suffix" : "" }, { "dropping-particle" : "", "family" : "Haynes", "given" : "John M.", "non-dropping-particle" : "", "parse-names" : false, "suffix" : "" }, { "dropping-particle" : "", "family" : "Collis", "given" : "Scott", "non-dropping-particle" : "", "parse-names" : false, "suffix" : "" }, { "dropping-particle" : "", "family" : "Jensen", "given" : "Michael", "non-dropping-particle" : "", "parse-names" : false, "suffix" : "" }, { "dropping-particle" : "", "family" : "Bharadwaj", "given" : "Nitin", "non-dropping-particle" : "", "parse-names" : false, "suffix" : "" }, { "dropping-particle" : "", "family" : "Hardin", "given" : "Joseph", "non-dropping-particle" : "", "parse-names" : false, "suffix" : "" }, { "dropping-particle" : "", "family" : "Isom", "given" : "Bradley", "non-dropping-particle" : "", "parse-names" : false, "suffix" : "" } ], "contain</w:instrText>
      </w:r>
      <w:r w:rsidR="00E81B0B" w:rsidRPr="00A1237E">
        <w:rPr>
          <w:rFonts w:cs="Times New Roman"/>
        </w:rPr>
        <w:instrText>er-title" : "Bulletin of the American Meteorological Society", "id" : "ITEM-8", "issue" : "1", "issued" : { "date-parts" : [ [ "2018", "1" ] ] }, "page" : "21-26", "title" : "The ARM Cloud Radar Simulator for Global Climate Models: Bridging Field Data and Climate Models", "translator" : [ { "dropping-particle" : "", "family" : "H3540", "given" : "", "non-dropping-particle" : "", "parse-names" : false, "suffix" : "" } ], "type" : "article-journal", "volume" : "99" }, "uris" : [ "http://www.mendeley.com/documents/?uuid=19c3a517-34e3-40b2-bf56-49cff53f69af" ] } ], "mendeley" : { "formattedCitation" : "(Kay et al., 2011; Klein et al., 2013; Cesana and Waliser, 2016; Konsta et al., 2016; Jin et al., 2017; Chepfer et al., 2018; Swales et al., 2018; Zhang et al., 2018)", "manualFormatting" : "Kay et al., 2011; Klein et al., 2013; Cesana and Waliser, 2016; Konsta et al., 2016; Jin et al., 2017; Chepfer et al., 2018; Swales et al., 2018; Zhang et al., 2018)", "plainTextFormattedCitation" : "(Kay et al., 2011; Klein et al., 2013; Cesana and Waliser, 2016; Konsta et al., 2016; Jin et al., 2017; Chepfer et al., 2018; Swales et al., 2018; Zhang et al., 2018)", "previouslyFormattedCitation" : "(Kay et al., 2011; Klein et al., 2013; Cesana and Waliser, 2016; Konsta et al., 2016; Jin et al., 2017; Chepfer et al., 2018; Swales et al., 2018; Zhang et al., 2018)" }, "properties" : { "noteIndex" : 0 }, "schema" : "https://github.com/citation-style-language/schema/raw/master/csl-citation.json" }</w:instrText>
      </w:r>
      <w:r w:rsidRPr="003A0C0D">
        <w:rPr>
          <w:rFonts w:cs="Times New Roman"/>
        </w:rPr>
        <w:fldChar w:fldCharType="separate"/>
      </w:r>
      <w:ins w:id="6373" w:author="Robin Matthews" w:date="2021-05-18T16:07:00Z">
        <w:r w:rsidR="00602365">
          <w:rPr>
            <w:rFonts w:cs="Times New Roman"/>
            <w:noProof/>
            <w:lang w:val="sv-SE"/>
          </w:rPr>
          <w:t>Kay et al., 2011; Klein et al., 2013; Cesana and Waliser, 2016; Konsta et al., 2016; Jin et al., 2017; Chepfer et al., 2018; Swales et al., 2018; Zhang et al., 2018)</w:t>
        </w:r>
      </w:ins>
      <w:del w:id="6374" w:author="Robin Matthews" w:date="2021-05-18T16:07:00Z">
        <w:r w:rsidRPr="006409E5" w:rsidDel="00602365">
          <w:rPr>
            <w:rFonts w:cs="Times New Roman"/>
            <w:noProof/>
            <w:lang w:val="sv-SE"/>
          </w:rPr>
          <w:delText>Kay et al., 2011; Klein et al., 2013; Cesana and Waliser, 2016; Konsta et al., 2016; Jin et al., 2017; Chepfer et al., 2018; Swales et al., 2018; Zhang et al., 2018)</w:delText>
        </w:r>
      </w:del>
      <w:r w:rsidRPr="003A0C0D">
        <w:rPr>
          <w:rFonts w:cs="Times New Roman"/>
        </w:rPr>
        <w:fldChar w:fldCharType="end"/>
      </w:r>
      <w:r w:rsidRPr="006409E5">
        <w:rPr>
          <w:rFonts w:cs="Times New Roman"/>
          <w:lang w:val="sv-SE"/>
        </w:rPr>
        <w:t xml:space="preserve">. </w:t>
      </w:r>
      <w:r w:rsidRPr="000128A3">
        <w:rPr>
          <w:rFonts w:cs="Times New Roman"/>
          <w:lang w:val="en-GB"/>
        </w:rPr>
        <w:t xml:space="preserve">Within the framework of the Cloud Feedback Model Intercomparison Project (CFMIP) contribution to CMIP6 </w:t>
      </w:r>
      <w:r w:rsidRPr="003A0C0D">
        <w:rPr>
          <w:rFonts w:cs="Times New Roman"/>
        </w:rPr>
        <w:fldChar w:fldCharType="begin" w:fldLock="1"/>
      </w:r>
      <w:r w:rsidR="00E81B0B">
        <w:rPr>
          <w:rFonts w:cs="Times New Roman"/>
          <w:lang w:val="en-GB"/>
        </w:rPr>
        <w:instrText>ADDIN CSL_CITATION { "citationItems" : [ { "id" : "ITEM-1", "itemData" : { "DOI" : "10.5194/gmd-10-359-2017", "ISSN" : "1991-9603", "abstract" : "Abstract. The primary objective of CFMIP is to inform future assessments of cloud feedbacks through improved understanding of cloud\u2013climate feedback mechanisms and better evaluation of cloud processes and cloud feedbacks in climate models. However, the CFMIP approach is also increasingly being used to understand other aspects of climate change, and so a second objective has now been introduced, to improve understanding of circulation, regional-scale precipitation, and non-linear changes. CFMIP is supporting ongoing model inter-comparison activities by coordinating a hierarchy of targeted experiments for CMIP6, along with a set of cloud-related output diagnostics. CFMIP contributes primarily to addressing the CMIP6 questions How does the Earth system respond to forcing? and What are the origins and consequences of systematic model biases? and supports the activities of the WCRP Grand Challenge on Clouds, Circulation and Climate Sensitivity. A compact set of Tier 1 experiments is proposed for CMIP6 to address this question: (1) what are the physical mechanisms underlying the range of cloud feedbacks and cloud adjustments predicted by climate models, and which models have the most credible cloud feedbacks? Additional Tier 2 experiments are proposed to address the following questions. (2) Are cloud feedbacks consistent for climate cooling and warming, and if not, why? (3) How do cloud-radiative effects impact the structure, the strength and the variability of the general atmospheric circulation in present and future climates? (4) How do responses in the climate system due to changes in solar forcing differ from changes due to CO2, and is the response sensitive to the sign of the forcing? (5) To what extent is regional climate change per CO2 doubling state-dependent (non-linear), and why? (6) Are climate feedbacks during the 20th century different to those acting on long-term climate change and climate sensitivity? (7) How do regional climate responses (e.g. in precipitation) and their uncertainties in coupled models arise from the combination of different aspects of CO2 forcing and sea surface warming? CFMIP also proposes a number of additional model outputs in the CMIP DECK, CMIP6 Historical and CMIP6 CFMIP experiments, including COSP simulator outputs and process diagnostics to address the following questions. How well do clouds and other relevant variables simulated by models agree with observations? What physical processes and mechanisms are important f\u2026", "author" : [ { "dropping-particle" : "", "family" : "Webb", "given" : "Mark J", "non-dropping-particle" : "", "parse-names" : false, "suffix" : "" }, { "dropping-particle" : "", "family" : "Andrews", "given" : "Timothy", "non-dropping-particle" : "", "parse-names" : false, "suffix" : "" }, { "dropping-particle" : "", "family" : "Bodas-Salcedo", "given" : "Alejandro", "non-dropping-particle" : "", "parse-names" : false, "suffix" : "" }, { "dropping-particle" : "", "family" : "Bony", "given" : "Sandrine", "non-dropping-particle" : "", "parse-names" : false, "suffix" : "" }, { "dropping-particle" : "", "family" : "Bretherton", "given" : "Christopher S", "non-dropping-particle" : "", "parse-names" : false, "suffix" : "" }, { "dropping-particle" : "", "family" : "Chadwick", "given" : "Robin", "non-dropping-particle" : "", "parse-names" : false, "suffix" : "" }, { "dropping-particle" : "", "family" : "Chepfer", "given" : "H\u00e9l\u00e8ne", "non-dropping-particle" : "", "parse-names" : false, "suffix" : "" }, { "dropping-particle" : "", "family" : "Douville", "given" : "Herv\u00e9", "non-dropping-particle" : "", "parse-names" : false, "suffix" : "" }, { "dropping-particle" : "", "family" : "Good", "given" : "Peter", "non-dropping-particle" : "", "parse-names" : false, "suffix" : "" }, { "dropping-particle" : "", "family" : "Kay", "given" : "Jennifer E", "non-dropping-particle" : "", "parse-names" : false, "suffix" : "" }, { "dropping-particle" : "", "family" : "Klein", "given" : "Stephen A", "non-dropping-particle" : "", "parse-names" : false, "suffix" : "" }, { "dropping-particle" : "", "family" : "Marchand", "given" : "Roger", "non-dropping-particle" : "", "parse-names" : false, "suffix" : "" }, { "dropping-particle" : "", "family" : "Medeiros", "given" : "Brian", "non-dropping-particle" : "", "parse-names" : false, "suffix" : "" }, { "dropping-particle" : "", "family" : "Siebesma", "given" : "A Pier", "non-dropping-particle" : "", "parse-names" : false, "suffix" : "" }, { "dropping-particle" : "", "family" : "Skinner", "given" : "Christopher B", "non-dropping-particle" : "", "parse-names" : false, "suffix" : "" }, { "dropping-particle" : "", "family" : "Stevens", "given" : "Bjorn", "non-dropping-particle" : "", "parse-names" : false, "suffix" : "" }, { "dropping-particle" : "", "family" : "Tselioudis", "given" : "George", "non-dropping-particle" : "", "parse-names" : false, "suffix" : "" }, { "dropping-particle" : "", "family" : "Tsushima", "given" : "Yoko", "non-dropping-particle" : "", "parse-names" : false, "suffix" : "" }, { "dropping-particle" : "", "family" : "Watanabe", "given" : "Masahiro", "non-dropping-particle" : "", "parse-names" : false, "suffix" : "" } ], "container-title" : "Geoscientific Model Development", "id" : "ITEM-1", "issue" : "1", "issued" : { "date-parts" : [ [ "2017", "1", "25" ] ] }, "page" : "359-384", "title" : "The Cloud Feedback Model Intercomparison Project (CFMIP) contribution to CMIP6", "translator" : [ { "dropping-particle" : "", "family" : "H2619", "given" : "", "non-dropping-particle" : "", "parse-names" : false, "suffix" : "" } ], "type" : "article-journal", "volume" : "10" }, "uris" : [ "http://www.mendeley.com/documents/?uuid=755cbdf3-fc8b-4b96-8662-787a8cf4e514" ] } ], "mendeley" : { "formattedCitation" : "(Webb et al., 2017)", "plainTextFormattedCitation" : "(Webb et al., 2017)", "previouslyFormattedCitation" : "(Webb et al., 2017)" }, "properties" : { "noteIndex" : 0 }, "schema" : "https://github.com/citation-style-language/schema/raw/master/csl-citation.json" }</w:instrText>
      </w:r>
      <w:r w:rsidRPr="003A0C0D">
        <w:rPr>
          <w:rFonts w:cs="Times New Roman"/>
        </w:rPr>
        <w:fldChar w:fldCharType="separate"/>
      </w:r>
      <w:ins w:id="6375" w:author="Robin Matthews" w:date="2021-05-18T16:07:00Z">
        <w:r w:rsidR="00602365">
          <w:rPr>
            <w:rFonts w:cs="Times New Roman"/>
            <w:noProof/>
            <w:lang w:val="en-GB"/>
          </w:rPr>
          <w:t>(Webb et al., 2017)</w:t>
        </w:r>
      </w:ins>
      <w:del w:id="6376" w:author="Robin Matthews" w:date="2021-05-18T16:07:00Z">
        <w:r w:rsidRPr="000128A3" w:rsidDel="00602365">
          <w:rPr>
            <w:rFonts w:cs="Times New Roman"/>
            <w:noProof/>
            <w:lang w:val="en-GB"/>
          </w:rPr>
          <w:delText>(Webb et al., 2017)</w:delText>
        </w:r>
      </w:del>
      <w:r w:rsidRPr="003A0C0D">
        <w:rPr>
          <w:rFonts w:cs="Times New Roman"/>
        </w:rPr>
        <w:fldChar w:fldCharType="end"/>
      </w:r>
      <w:r w:rsidRPr="000128A3">
        <w:rPr>
          <w:rFonts w:cs="Times New Roman"/>
          <w:lang w:val="en-GB"/>
        </w:rPr>
        <w:t>, a new version of the Cloud Feedback Model Intercomparison Project Observational Simulator (COSP</w:t>
      </w:r>
      <w:del w:id="6377" w:author="Ian Blenkinsop" w:date="2021-07-08T16:50:00Z">
        <w:r w:rsidRPr="000128A3" w:rsidDel="00D72DF2">
          <w:rPr>
            <w:rFonts w:cs="Times New Roman"/>
            <w:lang w:val="en-GB"/>
          </w:rPr>
          <w:delText xml:space="preserve">, </w:delText>
        </w:r>
      </w:del>
      <w:ins w:id="6378" w:author="Ian Blenkinsop" w:date="2021-07-08T16:50:00Z">
        <w:r w:rsidR="00D72DF2">
          <w:rPr>
            <w:rFonts w:cs="Times New Roman"/>
            <w:lang w:val="en-GB"/>
          </w:rPr>
          <w:t>;</w:t>
        </w:r>
        <w:r w:rsidR="00D72DF2" w:rsidRPr="000128A3">
          <w:rPr>
            <w:rFonts w:cs="Times New Roman"/>
            <w:lang w:val="en-GB"/>
          </w:rPr>
          <w:t xml:space="preserve"> </w:t>
        </w:r>
      </w:ins>
      <w:r w:rsidRPr="003A0C0D">
        <w:rPr>
          <w:rFonts w:cs="Times New Roman"/>
        </w:rPr>
        <w:fldChar w:fldCharType="begin" w:fldLock="1"/>
      </w:r>
      <w:r w:rsidR="00E81B0B">
        <w:rPr>
          <w:rFonts w:cs="Times New Roman"/>
          <w:lang w:val="en-GB"/>
        </w:rPr>
        <w:instrText>ADDIN CSL_CITATION { "citationItems" : [ { "id" : "ITEM-1", "itemData" : { "DOI" : "10.5194/gmd-11-77-2018", "ISSN" : "1991-9603", "abstract" : "Abstract. The Cloud Feedback Model Intercomparison Project Observational Simulator Package (COSP) gathers together a collection of observation proxies or satellite simulators that translate model-simulated cloud properties to synthetic observations as would be obtained by a range of satellite observing systems. This paper introduces COSP2, an evolution focusing on more explicit and consistent separation between host model, coupling infrastructure, and individual observing proxies. Revisions also enhance flexibility by allowing for model-specific representation of sub-grid-scale cloudiness, provide greater clarity by clearly separating tasks, support greater use of shared code and data including shared inputs across simulators, and follow more uniform software standards to simplify implementation across a wide range of platforms. The complete package including a testing suite is freely available.", "author" : [ { "dropping-particle" : "", "family" : "Swales", "given" : "Dustin J.", "non-dropping-particle" : "", "parse-names" : false, "suffix" : "" }, { "dropping-particle" : "", "family" : "Pincus", "given" : "Robert", "non-dropping-particle" : "", "parse-names" : false, "suffix" : "" }, { "dropping-particle" : "", "family" : "Bodas-Salcedo", "given" : "Alejandro", "non-dropping-particle" : "", "parse-names" : false, "suffix" : "" } ], "container-title" : "Geoscientific Model Development", "id" : "ITEM-1", "issue" : "1", "issued" : { "date-parts" : [ [ "2018", "1", "9" ] ] }, "page" : "77-81", "title" : "The Cloud Feedback Model Intercomparison Project Observational Simulator Package: Version 2", "translator" : [ { "dropping-particle" : "", "family" : "H3539", "given" : "", "non-dropping-particle" : "", "parse-names" : false, "suffix" : "" } ], "type" : "article-journal", "volume" : "11" }, "uris" : [ "http://www.mendeley.com/documents/?uuid=2e62dc3b-4460-4e6e-89e1-9d658a7acaef" ] } ], "mendeley" : { "formattedCitation" : "(Swales et al., 2018)", "manualFormatting" : "Swales et al., 2018)", "plainTextFormattedCitation" : "(Swales et al., 2018)", "previouslyFormattedCitation" : "(Swales et al., 2018)" }, "properties" : { "noteIndex" : 0 }, "schema" : "https://github.com/citation-style-language/schema/raw/master/csl-citation.json" }</w:instrText>
      </w:r>
      <w:r w:rsidRPr="003A0C0D">
        <w:rPr>
          <w:rFonts w:cs="Times New Roman"/>
        </w:rPr>
        <w:fldChar w:fldCharType="separate"/>
      </w:r>
      <w:ins w:id="6379" w:author="Robin Matthews" w:date="2021-05-18T16:07:00Z">
        <w:r w:rsidR="00602365">
          <w:rPr>
            <w:rFonts w:cs="Times New Roman"/>
            <w:noProof/>
            <w:lang w:val="en-GB"/>
          </w:rPr>
          <w:t>Swales et al., 2018)</w:t>
        </w:r>
      </w:ins>
      <w:del w:id="6380" w:author="Robin Matthews" w:date="2021-05-18T16:07:00Z">
        <w:r w:rsidRPr="000128A3" w:rsidDel="00602365">
          <w:rPr>
            <w:rFonts w:cs="Times New Roman"/>
            <w:noProof/>
            <w:lang w:val="en-GB"/>
          </w:rPr>
          <w:delText>Swales et al., 2018)</w:delText>
        </w:r>
      </w:del>
      <w:r w:rsidRPr="003A0C0D">
        <w:rPr>
          <w:rFonts w:cs="Times New Roman"/>
        </w:rPr>
        <w:fldChar w:fldCharType="end"/>
      </w:r>
      <w:r w:rsidRPr="000128A3">
        <w:rPr>
          <w:rFonts w:cs="Times New Roman"/>
          <w:lang w:val="en-GB"/>
        </w:rPr>
        <w:t xml:space="preserve"> has been released which makes use of a </w:t>
      </w:r>
      <w:bookmarkStart w:id="6381" w:name="_Hlk66786907"/>
      <w:r w:rsidRPr="000128A3">
        <w:rPr>
          <w:rFonts w:cs="Times New Roman"/>
          <w:lang w:val="en-GB"/>
        </w:rPr>
        <w:t xml:space="preserve">collection of observation proxies or satellite simulators. Related approaches in this rapidly evolving field include simulators for Arctic Ocean observations </w:t>
      </w:r>
      <w:r w:rsidRPr="003A0C0D">
        <w:rPr>
          <w:rFonts w:cs="Times New Roman"/>
        </w:rPr>
        <w:fldChar w:fldCharType="begin" w:fldLock="1"/>
      </w:r>
      <w:r w:rsidR="00E14AAC">
        <w:rPr>
          <w:rFonts w:cs="Times New Roman"/>
          <w:lang w:val="en-GB"/>
        </w:rPr>
        <w:instrText>ADDIN CSL_CITATION { "citationItems" : [ { "id" : "ITEM-1", "itemData" : { "DOI" : "10.5194/tc-14-2387-2020", "ISSN" : "1994-0424", "abstract" : "Abstract. The observational uncertainty in sea ice concentration estimates from remotely sensed passive microwave brightness temperatures is a challenge for reliable climate model evaluation and initialization. To address this challenge, we introduce a new tool: the Arctic Ocean Observation Operator (ARC3O). ARC3O allows us to simulate brightness temperatures at 6.9 GHz at vertical polarization from standard output of an Earth System Model. To evaluate sources of uncertainties when applying ARC3O, we compare brightness temperatures simulated by applying ARC3O on three assimilation runs of the MPI Earth System Model (MPI-ESM), assimilated with three different sea ice concentration products, with brightness temperatures measured by the Advanced Microwave Scanning Radiometer Earth Observing System (AMSR-E) from space. We find that the simulated and observed brightness temperatures differ up to 10 K in the period between October and June, depending on the region and the assimilation run. We show that these discrepancies between simulated and observed brightness temperature can be attributed mainly to the underlying observational uncertainty in sea ice concentration and, to a lesser extent, to the data assimilation process, rather than to biases in ARC3O itself. In summer, the discrepancies between simulated and observed brightness temperatures are larger than in winter and locally reach up to 20 K. This is caused by the very large observational uncertainty in summer sea ice concentration and the melt pond parametrization in MPI-ESM, which is not necessarily realistic. ARC3O is therefore capable of realistically translating the simulated Arctic Ocean climate state into one observable quantity for a more comprehensive climate model evaluation and initialization.", "author" : [ { "dropping-particle" : "", "family" : "Burgard", "given" : "Clara", "non-dropping-particle" : "", "parse-names" : false, "suffix" : "" }, { "dropping-particle" : "", "family" : "Notz", "given" : "Dirk", "non-dropping-particle" : "", "parse-names" : false, "suffix" : "" }, { "dropping-particle" : "", "family" : "Pedersen", "given" : "Leif T", "non-dropping-particle" : "", "parse-names" : false, "suffix" : "" }, { "dropping-particle" : "", "family" : "Tonboe", "given" : "Rasmus T", "non-dropping-particle" : "", "parse-names" : false, "suffix" : "" } ], "container-title" : "The Cryosphere", "id" : "ITEM-1", "issue" : "7", "issued" : { "date-parts" : [ [ "2020", "7", "23" ] ] }, "page" : "2387-2407", "title" : "The Arctic Ocean Observation Operator for 6.9 GHz (ARC3O) \u2013 Part 2: Development and evaluation", "translator" : [ { "dropping-particle" : "", "family" : "H1899", "given" : "", "non-dropping-particle" : "", "parse-names" : false, "suffix" : "" } ], "type" : "article-journal", "volume" : "14" }, "uris" : [ "http://www.mendeley.com/documents/?uuid=13601e6f-60b6-4762-a51b-9b40e59e7787" ] } ], "mendeley" : { "formattedCitation" : "(Burgard et al., 2020)", "plainTextFormattedCitation" : "(Burgard et al., 2020)", "previouslyFormattedCitation" : "(Burgard et al., 2020)" }, "properties" : { "noteIndex" : 0 }, "schema" : "https://github.com/citation-style-language/schema/raw/master/csl-citation.json" }</w:instrText>
      </w:r>
      <w:r w:rsidRPr="003A0C0D">
        <w:rPr>
          <w:rFonts w:cs="Times New Roman"/>
        </w:rPr>
        <w:fldChar w:fldCharType="separate"/>
      </w:r>
      <w:ins w:id="6382" w:author="Robin Matthews" w:date="2021-05-18T16:07:00Z">
        <w:r w:rsidR="00602365">
          <w:rPr>
            <w:rFonts w:cs="Times New Roman"/>
            <w:noProof/>
            <w:lang w:val="en-GB"/>
          </w:rPr>
          <w:t>(Burgard et al., 2020)</w:t>
        </w:r>
      </w:ins>
      <w:del w:id="6383" w:author="Robin Matthews" w:date="2021-05-18T16:07:00Z">
        <w:r w:rsidRPr="000128A3" w:rsidDel="00602365">
          <w:rPr>
            <w:rFonts w:cs="Times New Roman"/>
            <w:noProof/>
            <w:lang w:val="en-GB"/>
          </w:rPr>
          <w:delText>(Burgard et al., 2020)</w:delText>
        </w:r>
      </w:del>
      <w:r w:rsidRPr="003A0C0D">
        <w:rPr>
          <w:rFonts w:cs="Times New Roman"/>
        </w:rPr>
        <w:fldChar w:fldCharType="end"/>
      </w:r>
      <w:r w:rsidRPr="000128A3">
        <w:rPr>
          <w:rFonts w:cs="Times New Roman"/>
          <w:lang w:val="en-GB"/>
        </w:rPr>
        <w:t xml:space="preserve"> and measurements of aerosol observations along aircraft trajectories </w:t>
      </w:r>
      <w:r w:rsidRPr="003A0C0D">
        <w:rPr>
          <w:rFonts w:cs="Times New Roman"/>
        </w:rPr>
        <w:fldChar w:fldCharType="begin" w:fldLock="1"/>
      </w:r>
      <w:r w:rsidR="00E81B0B">
        <w:rPr>
          <w:rFonts w:cs="Times New Roman"/>
          <w:lang w:val="en-GB"/>
        </w:rPr>
        <w:instrText>ADDIN CSL_CITATION { "citationItems" : [ { "id" : "ITEM-1", "itemData" : { "DOI" : "10.5194/acp-19-11765-2019", "author" : [ { "dropping-particle" : "", "family" : "Watson-Parris", "given" : "D", "non-dropping-particle" : "", "parse-names" : false, "suffix" : "" }, { "dropping-particle" : "", "family" : "Schutgens", "given" : "N", "non-dropping-particle" : "", "parse-names" : false, "suffix" : "" }, { "dropping-particle" : "", "family" : "Reddington", "given" : "C", "non-dropping-particle" : "", "parse-names" : false, "suffix" : "" }, { "dropping-particle" : "", "family" : "Pringle", "given" : "K J", "non-dropping-particle" : "", "parse-names" : false, "suffix" : "" }, { "dropping-particle" : "", "family" : "Liu", "given" : "D", "non-dropping-particle" : "", "parse-names" : false, "suffix" : "" }, { "dropping-particle" : "", "family" : "Allan", "given" : "J D", "non-dropping-particle" : "", "parse-names" : false, "suffix" : "" }, { "dropping-particle" : "", "family" : "Coe", "given" : "H", "non-dropping-particle" : "", "parse-names" : false, "suffix" : "" }, { "dropping-particle" : "", "family" : "Carslaw", "given" : "K S", "non-dropping-particle" : "", "parse-names" : false, "suffix" : "" }, { "dropping-particle" : "", "family" : "Stier", "given" : "P", "non-dropping-particle" : "", "parse-names" : false, "suffix" : "" } ], "container-title" : "Atmospheric Chemistry and Physics", "id" : "ITEM-1", "issue" : "18", "issued" : { "date-parts" : [ [ "2019" ] ] }, "page" : "11765-11790", "title" : "In situ constraints on the vertical distribution of global aerosol", "translator" : [ { "dropping-particle" : "", "family" : "H4248", "given" : "", "non-dropping-particle" : "", "parse-names" : false, "suffix" : "" } ], "type" : "article-journal", "volume" : "19" }, "uris" : [ "http://www.mendeley.com/documents/?uuid=fdadf3c7-711a-4fe3-977e-81bd6d4a2a5a" ] } ], "mendeley" : { "formattedCitation" : "(Watson-Parris et al., 2019)", "plainTextFormattedCitation" : "(Watson-Parris et al., 2019)", "previouslyFormattedCitation" : "(Watson-Parris et al., 2019)" }, "properties" : { "noteIndex" : 0 }, "schema" : "https://github.com/citation-style-language/schema/raw/master/csl-citation.json" }</w:instrText>
      </w:r>
      <w:r w:rsidRPr="003A0C0D">
        <w:rPr>
          <w:rFonts w:cs="Times New Roman"/>
        </w:rPr>
        <w:fldChar w:fldCharType="separate"/>
      </w:r>
      <w:ins w:id="6384" w:author="Robin Matthews" w:date="2021-05-18T16:07:00Z">
        <w:r w:rsidR="00602365">
          <w:rPr>
            <w:rFonts w:cs="Times New Roman"/>
            <w:noProof/>
            <w:lang w:val="en-GB"/>
          </w:rPr>
          <w:t>(Watson-Parris et al., 2019)</w:t>
        </w:r>
      </w:ins>
      <w:del w:id="6385" w:author="Robin Matthews" w:date="2021-05-18T16:07:00Z">
        <w:r w:rsidRPr="000128A3" w:rsidDel="00602365">
          <w:rPr>
            <w:rFonts w:cs="Times New Roman"/>
            <w:noProof/>
            <w:lang w:val="en-GB"/>
          </w:rPr>
          <w:delText>(Watson-Parris et al., 2019)</w:delText>
        </w:r>
      </w:del>
      <w:r w:rsidRPr="003A0C0D">
        <w:rPr>
          <w:rFonts w:cs="Times New Roman"/>
        </w:rPr>
        <w:fldChar w:fldCharType="end"/>
      </w:r>
      <w:r w:rsidRPr="000128A3">
        <w:rPr>
          <w:rFonts w:cs="Times New Roman"/>
          <w:lang w:val="en-GB"/>
        </w:rPr>
        <w:t xml:space="preserve">. </w:t>
      </w:r>
    </w:p>
    <w:p w14:paraId="5532E146" w14:textId="77777777" w:rsidR="006409E5" w:rsidRPr="000128A3" w:rsidRDefault="006409E5" w:rsidP="006409E5">
      <w:pPr>
        <w:pStyle w:val="AR6BodyText"/>
        <w:rPr>
          <w:lang w:val="en-GB"/>
        </w:rPr>
      </w:pPr>
    </w:p>
    <w:p w14:paraId="1BF92CC6" w14:textId="508A74CD" w:rsidR="006409E5" w:rsidRPr="000128A3" w:rsidRDefault="006409E5" w:rsidP="006409E5">
      <w:pPr>
        <w:pStyle w:val="AR6BodyText"/>
        <w:rPr>
          <w:lang w:val="en-GB"/>
        </w:rPr>
      </w:pPr>
      <w:r w:rsidRPr="000128A3">
        <w:rPr>
          <w:rFonts w:cs="Times New Roman"/>
          <w:lang w:val="en-GB"/>
        </w:rPr>
        <w:t xml:space="preserve">In </w:t>
      </w:r>
      <w:r w:rsidR="00704677">
        <w:rPr>
          <w:rFonts w:cs="Times New Roman"/>
          <w:lang w:val="en-GB"/>
        </w:rPr>
        <w:t>this</w:t>
      </w:r>
      <w:r w:rsidRPr="000128A3">
        <w:rPr>
          <w:rFonts w:cs="Times New Roman"/>
          <w:lang w:val="en-GB"/>
        </w:rPr>
        <w:t xml:space="preserve"> </w:t>
      </w:r>
      <w:r w:rsidR="00704677">
        <w:rPr>
          <w:rFonts w:cs="Times New Roman"/>
          <w:lang w:val="en-GB"/>
        </w:rPr>
        <w:t>R</w:t>
      </w:r>
      <w:r w:rsidRPr="000128A3">
        <w:rPr>
          <w:rFonts w:cs="Times New Roman"/>
          <w:lang w:val="en-GB"/>
        </w:rPr>
        <w:t xml:space="preserve">eport, model </w:t>
      </w:r>
      <w:r w:rsidRPr="000128A3">
        <w:rPr>
          <w:lang w:val="en-GB"/>
        </w:rPr>
        <w:t>evaluation</w:t>
      </w:r>
      <w:r w:rsidRPr="000128A3">
        <w:rPr>
          <w:rFonts w:cs="Times New Roman"/>
          <w:lang w:val="en-GB"/>
        </w:rPr>
        <w:t xml:space="preserve"> is performed in the individual chapters, rather than in a separate chapter as was the case for AR5. This applies to the </w:t>
      </w:r>
      <w:r w:rsidRPr="000128A3">
        <w:rPr>
          <w:lang w:val="en-GB"/>
        </w:rPr>
        <w:t xml:space="preserve">model types discussed above, and also to dedicated models of subsystems that are not (or not yet) part of usual climate models, for example, glacier or </w:t>
      </w:r>
      <w:del w:id="6386" w:author="Ian Blenkinsop" w:date="2021-07-08T16:51:00Z">
        <w:r w:rsidRPr="000128A3" w:rsidDel="00D72DF2">
          <w:rPr>
            <w:lang w:val="en-GB"/>
          </w:rPr>
          <w:delText xml:space="preserve">ice </w:delText>
        </w:r>
      </w:del>
      <w:ins w:id="6387" w:author="Ian Blenkinsop" w:date="2021-07-08T16:51:00Z">
        <w:r w:rsidR="00D72DF2" w:rsidRPr="000128A3">
          <w:rPr>
            <w:lang w:val="en-GB"/>
          </w:rPr>
          <w:t>ice</w:t>
        </w:r>
        <w:r w:rsidR="00D72DF2">
          <w:rPr>
            <w:lang w:val="en-GB"/>
          </w:rPr>
          <w:t>-</w:t>
        </w:r>
      </w:ins>
      <w:r w:rsidRPr="000128A3">
        <w:rPr>
          <w:lang w:val="en-GB"/>
        </w:rPr>
        <w:t xml:space="preserve">sheet models (Annex II). </w:t>
      </w:r>
      <w:r w:rsidRPr="000128A3">
        <w:rPr>
          <w:rFonts w:cs="Times New Roman"/>
          <w:lang w:val="en-GB"/>
        </w:rPr>
        <w:t>Further discussions are found in Chapter 3 (attribution), Chapter 5 (carbon cycle), Chapter 6 (short-lived climate forcers), Chapter 8 (water cycle), Chapter 9 (</w:t>
      </w:r>
      <w:r w:rsidR="00964056" w:rsidRPr="00C41086">
        <w:rPr>
          <w:rFonts w:cs="Times New Roman"/>
          <w:lang w:val="en-GB"/>
        </w:rPr>
        <w:t>ocean</w:t>
      </w:r>
      <w:r w:rsidRPr="000128A3">
        <w:rPr>
          <w:rFonts w:cs="Times New Roman"/>
          <w:lang w:val="en-GB"/>
        </w:rPr>
        <w:t>, cryosphere and sea level)</w:t>
      </w:r>
      <w:r w:rsidRPr="000128A3">
        <w:rPr>
          <w:lang w:val="en-GB"/>
        </w:rPr>
        <w:t>,</w:t>
      </w:r>
      <w:r w:rsidRPr="000128A3">
        <w:rPr>
          <w:rFonts w:cs="Times New Roman"/>
          <w:lang w:val="en-GB"/>
        </w:rPr>
        <w:t xml:space="preserve"> Chapter 10 (</w:t>
      </w:r>
      <w:r w:rsidRPr="000128A3">
        <w:rPr>
          <w:lang w:val="en-GB"/>
        </w:rPr>
        <w:t>regional scale information</w:t>
      </w:r>
      <w:r w:rsidRPr="000128A3">
        <w:rPr>
          <w:rFonts w:cs="Times New Roman"/>
          <w:lang w:val="en-GB"/>
        </w:rPr>
        <w:t>) and t</w:t>
      </w:r>
      <w:r w:rsidRPr="000128A3">
        <w:rPr>
          <w:lang w:val="en-GB"/>
        </w:rPr>
        <w:t>he Atlas (regional models)</w:t>
      </w:r>
      <w:r w:rsidRPr="000128A3">
        <w:rPr>
          <w:rFonts w:cs="Times New Roman"/>
          <w:lang w:val="en-GB"/>
        </w:rPr>
        <w:t>.</w:t>
      </w:r>
    </w:p>
    <w:p w14:paraId="41376273" w14:textId="77777777" w:rsidR="006409E5" w:rsidRPr="000128A3" w:rsidRDefault="006409E5" w:rsidP="006409E5">
      <w:pPr>
        <w:pStyle w:val="AR6BodyText"/>
        <w:rPr>
          <w:lang w:val="en-GB"/>
        </w:rPr>
      </w:pPr>
    </w:p>
    <w:p w14:paraId="04C8AA4D" w14:textId="77777777" w:rsidR="006409E5" w:rsidRPr="000128A3" w:rsidRDefault="006409E5" w:rsidP="006409E5">
      <w:pPr>
        <w:pStyle w:val="AR6BodyText"/>
        <w:rPr>
          <w:lang w:val="en-GB"/>
        </w:rPr>
      </w:pPr>
    </w:p>
    <w:p w14:paraId="2139FB41" w14:textId="720BBACC" w:rsidR="006409E5" w:rsidRPr="000128A3" w:rsidRDefault="006409E5" w:rsidP="006409E5">
      <w:pPr>
        <w:pStyle w:val="AR6Chap1Level31111"/>
        <w:rPr>
          <w:lang w:val="en-GB"/>
        </w:rPr>
      </w:pPr>
      <w:bookmarkStart w:id="6388" w:name="_4i7ojhp" w:colFirst="0" w:colLast="0"/>
      <w:bookmarkStart w:id="6389" w:name="_Toc69950016"/>
      <w:bookmarkEnd w:id="6388"/>
      <w:r w:rsidRPr="000128A3">
        <w:rPr>
          <w:lang w:val="en-GB"/>
        </w:rPr>
        <w:t xml:space="preserve">Emergent </w:t>
      </w:r>
      <w:del w:id="6390" w:author="Ian Blenkinsop" w:date="2021-07-08T16:51:00Z">
        <w:r w:rsidRPr="000128A3" w:rsidDel="00D72DF2">
          <w:rPr>
            <w:lang w:val="en-GB"/>
          </w:rPr>
          <w:delText xml:space="preserve">constraints </w:delText>
        </w:r>
      </w:del>
      <w:ins w:id="6391" w:author="Ian Blenkinsop" w:date="2021-07-08T16:51:00Z">
        <w:r w:rsidR="00D72DF2">
          <w:rPr>
            <w:lang w:val="en-GB"/>
          </w:rPr>
          <w:t>C</w:t>
        </w:r>
        <w:r w:rsidR="00D72DF2" w:rsidRPr="000128A3">
          <w:rPr>
            <w:lang w:val="en-GB"/>
          </w:rPr>
          <w:t xml:space="preserve">onstraints </w:t>
        </w:r>
      </w:ins>
      <w:r w:rsidRPr="000128A3">
        <w:rPr>
          <w:lang w:val="en-GB"/>
        </w:rPr>
        <w:t xml:space="preserve">on </w:t>
      </w:r>
      <w:del w:id="6392" w:author="Ian Blenkinsop" w:date="2021-07-08T16:51:00Z">
        <w:r w:rsidRPr="000128A3" w:rsidDel="00D72DF2">
          <w:rPr>
            <w:lang w:val="en-GB"/>
          </w:rPr>
          <w:delText xml:space="preserve">climate </w:delText>
        </w:r>
      </w:del>
      <w:ins w:id="6393" w:author="Ian Blenkinsop" w:date="2021-07-08T16:51:00Z">
        <w:r w:rsidR="00D72DF2">
          <w:rPr>
            <w:lang w:val="en-GB"/>
          </w:rPr>
          <w:t>C</w:t>
        </w:r>
        <w:r w:rsidR="00D72DF2" w:rsidRPr="000128A3">
          <w:rPr>
            <w:lang w:val="en-GB"/>
          </w:rPr>
          <w:t xml:space="preserve">limate </w:t>
        </w:r>
      </w:ins>
      <w:del w:id="6394" w:author="Ian Blenkinsop" w:date="2021-07-08T16:51:00Z">
        <w:r w:rsidRPr="000128A3" w:rsidDel="00D72DF2">
          <w:rPr>
            <w:lang w:val="en-GB"/>
          </w:rPr>
          <w:delText>feedbacks</w:delText>
        </w:r>
      </w:del>
      <w:ins w:id="6395" w:author="Ian Blenkinsop" w:date="2021-07-08T16:51:00Z">
        <w:r w:rsidR="00D72DF2">
          <w:rPr>
            <w:lang w:val="en-GB"/>
          </w:rPr>
          <w:t>F</w:t>
        </w:r>
        <w:r w:rsidR="00D72DF2" w:rsidRPr="000128A3">
          <w:rPr>
            <w:lang w:val="en-GB"/>
          </w:rPr>
          <w:t>eedbacks</w:t>
        </w:r>
      </w:ins>
      <w:r w:rsidRPr="000128A3">
        <w:rPr>
          <w:lang w:val="en-GB"/>
        </w:rPr>
        <w:t xml:space="preserve">, </w:t>
      </w:r>
      <w:del w:id="6396" w:author="Ian Blenkinsop" w:date="2021-07-08T16:51:00Z">
        <w:r w:rsidRPr="000128A3" w:rsidDel="00D72DF2">
          <w:rPr>
            <w:lang w:val="en-GB"/>
          </w:rPr>
          <w:delText xml:space="preserve">sensitivities </w:delText>
        </w:r>
      </w:del>
      <w:ins w:id="6397" w:author="Ian Blenkinsop" w:date="2021-07-08T16:51:00Z">
        <w:r w:rsidR="00D72DF2">
          <w:rPr>
            <w:lang w:val="en-GB"/>
          </w:rPr>
          <w:t>S</w:t>
        </w:r>
        <w:r w:rsidR="00D72DF2" w:rsidRPr="000128A3">
          <w:rPr>
            <w:lang w:val="en-GB"/>
          </w:rPr>
          <w:t xml:space="preserve">ensitivities </w:t>
        </w:r>
      </w:ins>
      <w:r w:rsidRPr="000128A3">
        <w:rPr>
          <w:lang w:val="en-GB"/>
        </w:rPr>
        <w:t xml:space="preserve">and </w:t>
      </w:r>
      <w:del w:id="6398" w:author="Ian Blenkinsop" w:date="2021-07-08T16:51:00Z">
        <w:r w:rsidRPr="000128A3" w:rsidDel="00D72DF2">
          <w:rPr>
            <w:lang w:val="en-GB"/>
          </w:rPr>
          <w:delText>projections</w:delText>
        </w:r>
        <w:bookmarkEnd w:id="6389"/>
        <w:r w:rsidRPr="000128A3" w:rsidDel="00D72DF2">
          <w:rPr>
            <w:lang w:val="en-GB"/>
          </w:rPr>
          <w:delText xml:space="preserve"> </w:delText>
        </w:r>
      </w:del>
      <w:ins w:id="6399" w:author="Ian Blenkinsop" w:date="2021-07-08T16:51:00Z">
        <w:r w:rsidR="00D72DF2">
          <w:rPr>
            <w:lang w:val="en-GB"/>
          </w:rPr>
          <w:t>P</w:t>
        </w:r>
        <w:r w:rsidR="00D72DF2" w:rsidRPr="000128A3">
          <w:rPr>
            <w:lang w:val="en-GB"/>
          </w:rPr>
          <w:t xml:space="preserve">rojections </w:t>
        </w:r>
      </w:ins>
    </w:p>
    <w:p w14:paraId="4868B7B1" w14:textId="77777777" w:rsidR="006409E5" w:rsidRPr="000128A3" w:rsidRDefault="006409E5" w:rsidP="006409E5">
      <w:pPr>
        <w:pStyle w:val="AR6BodyText"/>
        <w:rPr>
          <w:lang w:val="en-GB"/>
        </w:rPr>
      </w:pPr>
    </w:p>
    <w:p w14:paraId="745BDB49" w14:textId="2EF3EDBF" w:rsidR="006409E5" w:rsidRPr="000128A3" w:rsidRDefault="006409E5" w:rsidP="006409E5">
      <w:pPr>
        <w:pStyle w:val="AR6BodyText"/>
        <w:rPr>
          <w:lang w:val="en-GB"/>
        </w:rPr>
      </w:pPr>
      <w:r w:rsidRPr="000128A3">
        <w:rPr>
          <w:rFonts w:cs="Times New Roman"/>
          <w:lang w:val="en-GB"/>
        </w:rPr>
        <w:t xml:space="preserve">An emergent constraint is the relationship between an uncertain aspect of future climate change and an observable feature of the Earth System, evident across an ensemble of models </w:t>
      </w:r>
      <w:r w:rsidRPr="003A0C0D">
        <w:rPr>
          <w:rFonts w:cs="Times New Roman"/>
        </w:rPr>
        <w:fldChar w:fldCharType="begin" w:fldLock="1"/>
      </w:r>
      <w:r w:rsidR="00E81B0B">
        <w:rPr>
          <w:rFonts w:cs="Times New Roman"/>
          <w:lang w:val="en-GB"/>
        </w:rPr>
        <w:instrText>ADDIN CSL_CITATION { "citationItems" : [ { "id" : "ITEM-1", "itemData" : { "DOI" : "10.1038/nature01092", "ISSN" : "0028-0836", "author" : [ { "dropping-particle" : "", "family" : "Allen", "given" : "Myles R.", "non-dropping-particle" : "", "parse-names" : false, "suffix" : "" }, { "dropping-particle" : "", "family" : "Ingram", "given" : "William J.", "non-dropping-particle" : "", "parse-names" : false, "suffix" : "" } ], "container-title" : "Nature", "id" : "ITEM-1", "issue" : "6903", "issued" : { "date-parts" : [ [ "2002", "9" ] ] }, "page" : "228-232", "title" : "Constraints on future changes in climate and the hydrologic cycle", "translator" : [ { "dropping-particle" : "", "family" : "H3486", "given" : "", "non-dropping-particle" : "", "parse-names" : false, "suffix" : "" } ], "type" : "article-journal", "volume" : "419" }, "uris" : [ "http://www.mendeley.com/documents/?uuid=4e4de461-818a-40ef-8711-f5284b383c02" ] }, { "id" : "ITEM-2", "itemData" : { "DOI" : "10.1111/gcb.13217", "ISSN" : "13541013", "author" : [ { "dropping-particle" : "", "family" : "Mystakidis", "given" : "Stefanos", "non-dropping-particle" : "", "parse-names" : false, "suffix" : "" }, { "dropping-particle" : "", "family" : "Davin", "given" : "Edouard L.", "non-dropping-particle" : "", "parse-names" : false, "suffix" : "" }, { "dropping-particle" : "", "family" : "Gruber", "given" : "Nicolas", "non-dropping-particle" : "", "parse-names" : false, "suffix" : "" }, { "dropping-particle" : "", "family" : "Seneviratne", "given" : "Sonia I.", "non-dropping-particle" : "", "parse-names" : false, "suffix" : "" } ], "container-title" : "Global Change Biology", "id" : "ITEM-2", "issue" : "6", "issued" : { "date-parts" : [ [ "2016", "6" ] ] }, "page" : "2198-2215", "title" : "Constraining future terrestrial carbon cycle projections using observation-based water and carbon flux estimates", "translator" : [ { "dropping-particle" : "", "family" : "H3751", "given" : "", "non-dropping-particle" : "", "parse-names" : false, "suffix" : "" } ], "type" : "article-journal", "volume" : "22" }, "uris" : [ "http://www.mendeley.com/documents/?uuid=acd0a9b8-6619-3618-8457-d073a69e9cb5" ] }, { "id" : "ITEM-3", "itemData" : { "DOI" : "10.1175/JCLI-D-15-0412.1", "ISSN" : "0894-8755", "author" : [ { "dropping-particle" : "", "family" : "Wenzel", "given" : "Sabrina", "non-dropping-particle" : "", "parse-names" : false, "suffix" : "" }, { "dropping-particle" : "", "family" : "Eyring", "given" : "Veronika", "non-dropping-particle" : "", "parse-names" : false, "suffix" : "" }, { "dropping-particle" : "", "family" : "Gerber", "given" : "Edwin P.", "non-dropping-particle" : "", "parse-names" : false, "suffix" : "" }, { "dropping-particle" : "", "family" : "Karpechko", "given" : "Alexey Yu.", "non-dropping-particle" : "", "parse-names" : false, "suffix" : "" } ], "container-title" : "Journal of Climate", "id" : "ITEM-3", "issue" : "2", "issued" : { "date-parts" : [ [ "2016", "1" ] ] }, "page" : "673-687", "title" : "Constraining Future Summer Austral Jet Stream Positions in the CMIP5 Ensemble by Process-Oriented Multiple Diagnostic Regression", "translator" : [ { "dropping-particle" : "", "family" : "H1122", "given" : "", "non-dropping-particle" : "", "parse-names" : false, "suffix" : "" } ], "type" : "article-journal", "volume" : "29" }, "uris" : [ "http://www.mendeley.com/documents/?uuid=47e1d0ff-3dc9-4514-8f8c-ad1632979703" ] }, { "id" : "ITEM-4", "itemData" : { "DOI" : "10.1038/s41558-019-0436-6", "ISSN" : "17586798", "abstract" : "In recent years, an evaluation technique for Earth System Models (ESMs) has arisen\u2014emergent constraints (ECs)\u2014which rely on strong statistical relationships between aspects of current climate and future change across an ESM ensemble. Combining the EC relationship with observations could reduce uncertainty surrounding future change. Here, we articulate a framework to assess ECs, and provide indicators whereby a proposed EC may move from a strong statistical relationship to confirmation. The primary indicators are verified mechanisms and out-of-sample testing. Confirmed ECs have the potential to improve ESMs by focusing attention on the variables most relevant to climate projections. Looking forward, there may be undiscovered ECs for extremes and teleconnections, and ECs may help identify climate system tipping points.", "author" : [ { "dropping-particle" : "", "family" : "Hall", "given" : "Alex", "non-dropping-particle" : "", "parse-names" : false, "suffix" : "" }, { "dropping-particle" : "", "family" : "Cox", "given" : "Peter", "non-dropping-particle" : "", "parse-names" : false, "suffix" : "" }, { "dropping-particle" : "", "family" : "Huntingford", "given" : "Chris", "non-dropping-particle" : "", "parse-names" : false, "suffix" : "" }, { "dropping-particle" : "", "family" : "Klein", "given" : "Stephen", "non-dropping-particle" : "", "parse-names" : false, "suffix" : "" } ], "container-title" : "Nature Climate Change", "id" : "ITEM-4", "issue" : "4", "issued" : { "date-parts" : [ [ "2019", "4", "1" ] ] }, "page" : "269-278", "publisher" : "Nature Publishing Group", "title" : "Progressing emergent constraints on future climate change", "translator" : [ { "dropping-particle" : "", "family" : "H3754", "given" : "", "non-dropping-particle" : "", "parse-names" : false, "suffix" : "" } ], "type" : "article", "volume" : "9" }, "uris" : [ "http://www.mendeley.com/documents/?uuid=fd6cc4d2-d00c-3143-b324-a4b867654243" ] }, { "id" : "ITEM-5", "itemData" : { "DOI" : "10.5194/esd-10-501-2019", "ISSN" : "2190-4987", "abstract" : "Abstract. Recent research on emergent constraints (ECs) has delivered promising results in narrowing down uncertainty in climate predictions. The method utilizes a measurable variable (predictor) from the recent historical past to obtain a constrained estimate of change in an entity of interest (predictand) at a potential future CO2 concentration (forcing) from multi-model projections. This procedure first critically depends on an accurate estimation of the predictor from observations and models and second on a robust relationship between inter-model variations in the predictor\u2013predictand space. Here, we investigate issues related to these two themes in a carbon cycle case study using observed vegetation greening sensitivity to CO2 forcing as a predictor of change in photosynthesis (gross primary productivity, GPP) for a doubling of preindustrial CO2 concentration. Greening sensitivity is defined as changes in the annual maximum of green leaf area index (LAImax) per unit CO2 forcing realized through its radiative and fertilization effects. We first address the question of how to realistically characterize the predictor of a large area (e.g., greening sensitivity in the northern high-latitude region) from pixel-level data. This requires an investigation into uncertainties in the observational data source and an evaluation of the spatial and temporal variability in the predictor in both the data and model simulations. Second, the predictor\u2013predictand relationship across the model ensemble depends on a strong coupling between the two variables, i.e., simultaneous changes in GPP and LAImax. This coupling depends in a complex manner on the magnitude (level), time rate of application (scenarios), and effects (radiative and/or fertilization) of CO2 forcing. We investigate how each one of these three aspects of forcing can affect the EC estimate of the predictand (\u0394GPP). Our results show that uncertainties in the EC method primarily originate from a lack of predictor comparability between observations and models, the observational data source, and temporal variability of the predictor. The disagreement between models on the mechanistic behavior of the system under intensifying forcing limits the EC applicability. The discussed limitations and sources of uncertainty in the EC method go beyond carbon cycle research and are generally applicable in Earth system sciences.", "author" : [ { "dropping-particle" : "", "family" : "Winkler", "given" : "Alexander J.", "non-dropping-particle" : "", "parse-names" : false, "suffix" : "" }, { "dropping-particle" : "", "family" : "Myneni", "given" : "Ranga B.", "non-dropping-particle" : "", "parse-names" : false, "suffix" : "" }, { "dropping-particle" : "", "family" : "Brovkin", "given" : "Victor", "non-dropping-particle" : "", "parse-names" : false, "suffix" : "" } ], "container-title" : "Earth System Dynamics", "id" : "ITEM-5", "issue" : "3", "issued" : { "date-parts" : [ [ "2019", "8", "21" ] ] }, "page" : "501-523", "title" : "Investigating the applicability of emergent constraints", "translator" : [ { "dropping-particle" : "", "family" : "H3753", "given" : "", "non-dropping-particle" : "", "parse-names" : false, "suffix" : "" } ], "type" : "article-journal", "volume" : "10" }, "uris" : [ "http://www.mendeley.com/documents/?uuid=b14c0ae8-8474-38d8-96c0-01d71cd0b43b" ] } ], "mendeley" : { "formattedCitation" : "(Allen and Ingram, 2002; Mystakidis et al., 2016; Wenzel et al., 2016; Hall et al., 2019; Winkler et al., 2019)", "manualFormatting" : "(Allen and Ingram, 2002; Mystakidis et al., 2016; Wenzel et al., 2016; Hall et al., 2019; Winkler et al., 2019)", "plainTextFormattedCitation" : "(Allen and Ingram, 2002; Mystakidis et al., 2016; Wenzel et al., 2016; Hall et al., 2019; Winkler et al., 2019)", "previouslyFormattedCitation" : "(Allen and Ingram, 2002; Mystakidis et al., 2016; Wenzel et al., 2016; Hall et al., 2019; Winkler et al., 2019)" }, "properties" : { "noteIndex" : 0 }, "schema" : "https://github.com/citation-style-language/schema/raw/master/csl-citation.json" }</w:instrText>
      </w:r>
      <w:r w:rsidRPr="003A0C0D">
        <w:rPr>
          <w:rFonts w:cs="Times New Roman"/>
        </w:rPr>
        <w:fldChar w:fldCharType="separate"/>
      </w:r>
      <w:ins w:id="6400" w:author="Robin Matthews" w:date="2021-05-18T16:07:00Z">
        <w:r w:rsidR="00602365">
          <w:rPr>
            <w:rFonts w:cs="Times New Roman"/>
            <w:noProof/>
            <w:lang w:val="en-GB"/>
          </w:rPr>
          <w:t>(Allen and Ingram, 2002; Mystakidis et al., 2016; Wenzel et al., 2016; Hall et al., 2019; Winkler et al., 2019)</w:t>
        </w:r>
      </w:ins>
      <w:del w:id="6401" w:author="Robin Matthews" w:date="2021-05-18T16:07:00Z">
        <w:r w:rsidRPr="000128A3" w:rsidDel="00602365">
          <w:rPr>
            <w:rFonts w:cs="Times New Roman"/>
            <w:noProof/>
            <w:lang w:val="en-GB"/>
          </w:rPr>
          <w:delText>(Allen and Ingram, 2002; Mystakidis et al., 2016; Wenzel et al., 2016; Hall et al., 2019; Winkler et al., 2019)</w:delText>
        </w:r>
      </w:del>
      <w:r w:rsidRPr="003A0C0D">
        <w:rPr>
          <w:rFonts w:cs="Times New Roman"/>
        </w:rPr>
        <w:fldChar w:fldCharType="end"/>
      </w:r>
      <w:r w:rsidRPr="000128A3">
        <w:rPr>
          <w:rFonts w:cs="Times New Roman"/>
          <w:lang w:val="en-GB"/>
        </w:rPr>
        <w:t xml:space="preserve">. Complex Earth </w:t>
      </w:r>
      <w:del w:id="6402" w:author="Ian Blenkinsop" w:date="2021-07-08T16:52:00Z">
        <w:r w:rsidRPr="000128A3" w:rsidDel="00D72DF2">
          <w:rPr>
            <w:rFonts w:cs="Times New Roman"/>
            <w:lang w:val="en-GB"/>
          </w:rPr>
          <w:delText xml:space="preserve">System </w:delText>
        </w:r>
      </w:del>
      <w:ins w:id="6403" w:author="Ian Blenkinsop" w:date="2021-07-08T16:52:00Z">
        <w:r w:rsidR="00D72DF2">
          <w:rPr>
            <w:rFonts w:cs="Times New Roman"/>
            <w:lang w:val="en-GB"/>
          </w:rPr>
          <w:t>s</w:t>
        </w:r>
        <w:r w:rsidR="00D72DF2" w:rsidRPr="000128A3">
          <w:rPr>
            <w:rFonts w:cs="Times New Roman"/>
            <w:lang w:val="en-GB"/>
          </w:rPr>
          <w:t xml:space="preserve">ystem </w:t>
        </w:r>
      </w:ins>
      <w:del w:id="6404" w:author="Ian Blenkinsop" w:date="2021-07-08T16:52:00Z">
        <w:r w:rsidRPr="000128A3" w:rsidDel="00D72DF2">
          <w:rPr>
            <w:rFonts w:cs="Times New Roman"/>
            <w:lang w:val="en-GB"/>
          </w:rPr>
          <w:delText xml:space="preserve">Models </w:delText>
        </w:r>
      </w:del>
      <w:ins w:id="6405" w:author="Ian Blenkinsop" w:date="2021-07-08T16:52:00Z">
        <w:r w:rsidR="00D72DF2">
          <w:rPr>
            <w:rFonts w:cs="Times New Roman"/>
            <w:lang w:val="en-GB"/>
          </w:rPr>
          <w:t>m</w:t>
        </w:r>
        <w:r w:rsidR="00D72DF2" w:rsidRPr="000128A3">
          <w:rPr>
            <w:rFonts w:cs="Times New Roman"/>
            <w:lang w:val="en-GB"/>
          </w:rPr>
          <w:t xml:space="preserve">odels </w:t>
        </w:r>
      </w:ins>
      <w:r w:rsidRPr="000128A3">
        <w:rPr>
          <w:rFonts w:cs="Times New Roman"/>
          <w:lang w:val="en-GB"/>
        </w:rPr>
        <w:t>(ESMs) simulate variations on time</w:t>
      </w:r>
      <w:ins w:id="6406" w:author="Ian Blenkinsop" w:date="2021-07-08T16:52:00Z">
        <w:r w:rsidR="00D72DF2">
          <w:rPr>
            <w:rFonts w:cs="Times New Roman"/>
            <w:lang w:val="en-GB"/>
          </w:rPr>
          <w:t xml:space="preserve"> </w:t>
        </w:r>
      </w:ins>
      <w:r w:rsidRPr="000128A3">
        <w:rPr>
          <w:rFonts w:cs="Times New Roman"/>
          <w:lang w:val="en-GB"/>
        </w:rPr>
        <w:t xml:space="preserve">scales from hours to centuries, telling us how aspects of the current climate relate to its sensitivity to anthropogenic forcing. Where an ensemble of different ESMs displays a relationship between a short-term observable variation and a longer-term sensitivity, an observation of the short-term variation in the real world can be converted, via the model-based relationship, into an ‘emergent constraint’ on the sensitivity. </w:t>
      </w:r>
      <w:r w:rsidRPr="003A0C0D">
        <w:rPr>
          <w:rFonts w:cs="Times New Roman"/>
        </w:rPr>
        <w:t>This is shown schematically in Figure 1.2</w:t>
      </w:r>
      <w:r>
        <w:rPr>
          <w:rFonts w:cs="Times New Roman"/>
        </w:rPr>
        <w:t>3</w:t>
      </w:r>
      <w:r w:rsidRPr="003A0C0D">
        <w:rPr>
          <w:rFonts w:cs="Times New Roman"/>
        </w:rPr>
        <w:t xml:space="preserve"> </w:t>
      </w:r>
      <w:ins w:id="6407" w:author="Ian Blenkinsop" w:date="2021-07-08T16:53:00Z">
        <w:r w:rsidR="00D72DF2">
          <w:rPr>
            <w:rFonts w:cs="Times New Roman"/>
          </w:rPr>
          <w:t xml:space="preserve">(see </w:t>
        </w:r>
        <w:r w:rsidR="00D72DF2" w:rsidRPr="002456BC">
          <w:rPr>
            <w:rFonts w:cs="Times New Roman"/>
            <w:lang w:val="en-US"/>
          </w:rPr>
          <w:t>Glossary</w:t>
        </w:r>
        <w:r w:rsidR="00D72DF2">
          <w:rPr>
            <w:rFonts w:cs="Times New Roman"/>
            <w:lang w:val="en-US"/>
          </w:rPr>
          <w:t xml:space="preserve">; </w:t>
        </w:r>
        <w:r w:rsidR="00D72DF2" w:rsidRPr="003A0C0D">
          <w:rPr>
            <w:rFonts w:cs="Times New Roman"/>
          </w:rPr>
          <w:t xml:space="preserve"> </w:t>
        </w:r>
      </w:ins>
      <w:r w:rsidRPr="003A0C0D">
        <w:rPr>
          <w:rFonts w:cs="Times New Roman"/>
        </w:rPr>
        <w:fldChar w:fldCharType="begin" w:fldLock="1"/>
      </w:r>
      <w:r w:rsidR="00E81B0B">
        <w:rPr>
          <w:rFonts w:cs="Times New Roman"/>
        </w:rPr>
        <w:instrText>ADDIN CSL_CITATION { "citationItems" : [ { "id" : "ITEM-1", "itemData" : { "DOI" : "10.1038/s41558-018-0355-y", "ISSN" : "1758-678X", "author" : [ { "dropping-particle" : "", "family" : "Eyring", "given" : "Veronika", "non-dropping-particle" : "", "parse-names" : false, "suffix" : "" }, { "dropping-particle" : "", "family" : "Cox", "given" : "Peter M.", "non-dropping-particle" : "", "parse-names" : false, "suffix" : "" }, { "dropping-particle" : "", "family" : "Flato", "given" : "Gregory M.", "non-dropping-particle" : "", "parse-names" : false, "suffix" : "" }, { "dropping-particle" : "", "family" : "Gleckler", "given" : "Peter J.", "non-dropping-particle" : "", "parse-names" : false, "suffix" : "" }, { "dropping-particle" : "", "family" : "Abramowitz", "given" : "Gab", "non-dropping-particle" : "", "parse-names" : false, "suffix" : "" }, { "dropping-particle" : "", "family" : "Caldwell", "given" : "Peter", "non-dropping-particle" : "", "parse-names" : false, "suffix" : "" }, { "dropping-particle" : "", "family" : "Collins", "given" : "William D.", "non-dropping-particle" : "", "parse-names" : false, "suffix" : "" }, { "dropping-particle" : "", "family" : "Gier", "given" : "Bettina K.", "non-dropping-particle" : "", "parse-names" : false, "suffix" : "" }, { "dropping-particle" : "", "family" : "Hall", "given" : "Alex D.", "non-dropping-particle" : "", "parse-names" : false, "suffix" : "" }, { "dropping-particle" : "", "family" : "Hoffman", "given" : "Forrest M.", "non-dropping-particle" : "", "parse-names" : false, "suffix" : "" }, { "dropping-particle" : "", "family" : "Hurtt", "given" : "George C.", "non-dropping-particle" : "", "parse-names" : false, "suffix" : "" }, { "dropping-particle" : "", "family" : "Jahn", "given" : "Alexandra", "non-dropping-particle" : "", "parse-names" : false, "suffix" : "" }, { "dropping-particle" : "", "family" : "Jones", "given" : "Chris D.", "non-dropping-particle" : "", "parse-names" : false, "suffix" : "" }, { "dropping-particle" : "", "family" : "Klein", "given" : "Stephen A.", "non-dropping-particle" : "", "parse-names" : false, "suffix" : "" }, { "dropping-particle" : "", "family" : "Krasting", "given" : "John P.", "non-dropping-particle" : "", "parse-names" : false, "suffix" : "" }, { "dropping-particle" : "", "family" : "Kwiatkowski", "given" : "Lester", "non-dropping-particle" : "", "parse-names" : false, "suffix" : "" }, { "dropping-particle" : "", "family" : "Lorenz", "given" : "Ruth", "non-dropping-particle" : "", "parse-names" : false, "suffix" : "" }, { "dropping-particle" : "", "family" : "Maloney", "given" : "Eric", "non-dropping-particle" : "", "parse-names" : false, "suffix" : "" }, { "dropping-particle" : "", "family" : "Meehl", "given" : "Gerald A.", "non-dropping-particle" : "", "parse-names" : false, "suffix" : "" }, { "dropping-particle" : "", "family" : "Pendergrass", "given" : "Angeline G.", "non-dropping-particle" : "", "parse-names" : false, "suffix" : "" }, { "dropping-particle" : "", "family" : "Pincus", "given" : "Robert", "non-dropping-particle" : "", "parse-names" : false, "suffix" : "" }, { "dropping-particle" : "", "family" : "Ruane", "given" : "Alex C.", "non-dropping-particle" : "", "parse-names" : false, "suffix" : "" }, { "dropping-particle" : "", "family" : "Russell", "given" : "Joellen L.", "non-dropping-particle" : "", "parse-names" : false, "suffix" : "" }, { "dropping-particle" : "", "family" : "Sanderson", "given" : "Benjamin M.", "non-dropping-particle" : "", "parse-names" : false, "suffix" : "" }, { "dropping-particle" : "", "family"</w:instrText>
      </w:r>
      <w:r w:rsidR="00E81B0B" w:rsidRPr="008D0499">
        <w:rPr>
          <w:rFonts w:cs="Times New Roman"/>
          <w:lang w:val="en-US"/>
        </w:rPr>
        <w:instrText xml:space="preserve"> : "Santer", "given" : "Benjamin D.", "non-dropping-particle" : "", "parse-names" : false, "suffix" : "" }, { "dropping-particle" : "", "family" : "Sherwood", "given" : "Steven C.", "non-dropping-particle" : "", "parse-names" : false, "suffix" : "" }, { "dropping-particle" : "", "family" : "Simpson", "given" : "Isla R.", "non-dropping-particle" : "", "parse-names" : false, "suffix" : "" }, { "dropping-particle" : "", "family" : "Stouffer", "given" : "Ronald J.", "non-dropping-particle" : "", "parse-names" : false, "suffix" : "" }, { "dropping-particle" : "", "family" : "Williamson", "given" : "Mark S.", "non-dropping-particle" : "", "parse-names" : false, "suffix" : "" } ], "container-title" : "Nature Climate Change", "id" : "ITEM-1", "issue" : "2", "issued" : { "date-parts" : [ [ "2019", "2", "7" ] ] }, "page" : "102-110", "title" : "Taking climate model evaluation to the next level", "translator" : [ { "dropping-particle" : "", "family" : "H3478", "given" : "", "non-dropping-particle" : "", "parse-names" : false, "suffix" : "" } ], "type" : "article-journal", "volume" : "9" }, "uris" : [ "http://www.mendeley.com/documents/?uuid=93d9dfd2-ab6c-4c10-a663-9f67f730279f" ] } ], "mendeley" : { "formattedCitation" : "(Eyring et al., 2019)", "plainTextFormattedCitation" : "(Eyring et al., 2019)", "previouslyFormattedCitation" : "(Eyring et al., 2019)" }, "properties" : { "noteIndex" : 0 }, "schema" : "https://github.com/citation-style-language/schema/raw/master/csl-citation.json" }</w:instrText>
      </w:r>
      <w:r w:rsidRPr="003A0C0D">
        <w:rPr>
          <w:rFonts w:cs="Times New Roman"/>
        </w:rPr>
        <w:fldChar w:fldCharType="separate"/>
      </w:r>
      <w:ins w:id="6408" w:author="Robin Matthews" w:date="2021-05-18T16:07:00Z">
        <w:del w:id="6409" w:author="Ian Blenkinsop" w:date="2021-07-08T16:53:00Z">
          <w:r w:rsidR="00602365" w:rsidDel="00D72DF2">
            <w:rPr>
              <w:rFonts w:cs="Times New Roman"/>
              <w:noProof/>
              <w:lang w:val="en-GB"/>
            </w:rPr>
            <w:delText>(</w:delText>
          </w:r>
        </w:del>
        <w:r w:rsidR="00602365">
          <w:rPr>
            <w:rFonts w:cs="Times New Roman"/>
            <w:noProof/>
            <w:lang w:val="en-GB"/>
          </w:rPr>
          <w:t>Eyring et al., 2019)</w:t>
        </w:r>
      </w:ins>
      <w:del w:id="6410" w:author="Robin Matthews" w:date="2021-05-18T16:07:00Z">
        <w:r w:rsidRPr="000128A3" w:rsidDel="00602365">
          <w:rPr>
            <w:rFonts w:cs="Times New Roman"/>
            <w:noProof/>
            <w:lang w:val="en-GB"/>
          </w:rPr>
          <w:delText>(Eyring et al., 2019)</w:delText>
        </w:r>
      </w:del>
      <w:r w:rsidRPr="003A0C0D">
        <w:rPr>
          <w:rFonts w:cs="Times New Roman"/>
        </w:rPr>
        <w:fldChar w:fldCharType="end"/>
      </w:r>
      <w:del w:id="6411" w:author="Ian Blenkinsop" w:date="2021-07-08T16:53:00Z">
        <w:r w:rsidR="00704677" w:rsidRPr="002456BC" w:rsidDel="00D72DF2">
          <w:rPr>
            <w:rFonts w:cs="Times New Roman"/>
            <w:lang w:val="en-US"/>
          </w:rPr>
          <w:delText>, see also Annex VII: Glossary</w:delText>
        </w:r>
      </w:del>
      <w:r w:rsidRPr="000128A3">
        <w:rPr>
          <w:rFonts w:cs="Times New Roman"/>
          <w:lang w:val="en-GB"/>
        </w:rPr>
        <w:t>.</w:t>
      </w:r>
    </w:p>
    <w:p w14:paraId="02F8857F" w14:textId="77777777" w:rsidR="006409E5" w:rsidRPr="000128A3" w:rsidRDefault="006409E5" w:rsidP="006409E5">
      <w:pPr>
        <w:pStyle w:val="AR6BodyText"/>
        <w:rPr>
          <w:lang w:val="en-GB"/>
        </w:rPr>
      </w:pPr>
    </w:p>
    <w:p w14:paraId="132603ED" w14:textId="724DC213" w:rsidR="006409E5" w:rsidRPr="000128A3" w:rsidRDefault="006409E5" w:rsidP="006409E5">
      <w:pPr>
        <w:pStyle w:val="AR6BodyText"/>
        <w:rPr>
          <w:lang w:val="en-GB"/>
        </w:rPr>
      </w:pPr>
      <w:r w:rsidRPr="000128A3">
        <w:rPr>
          <w:rFonts w:cs="Times New Roman"/>
          <w:lang w:val="en-GB"/>
        </w:rPr>
        <w:t>Emergent constraints use the spread in model projections to estimate the sensitivities of the climate system to anthropogenic forcing, providing another type</w:t>
      </w:r>
      <w:r w:rsidRPr="000128A3">
        <w:rPr>
          <w:lang w:val="en-GB"/>
        </w:rPr>
        <w:t xml:space="preserve"> of </w:t>
      </w:r>
      <w:r w:rsidRPr="000128A3">
        <w:rPr>
          <w:rFonts w:cs="Times New Roman"/>
          <w:lang w:val="en-GB"/>
        </w:rPr>
        <w:t>e</w:t>
      </w:r>
      <w:r w:rsidRPr="000128A3">
        <w:rPr>
          <w:lang w:val="en-GB"/>
        </w:rPr>
        <w:t xml:space="preserve">nsemble-wide information that is not readily available from simulations with one ESM alone. </w:t>
      </w:r>
      <w:r w:rsidRPr="000128A3">
        <w:rPr>
          <w:rFonts w:cs="Times New Roman"/>
          <w:lang w:val="en-GB"/>
        </w:rPr>
        <w:t xml:space="preserve">As emergent constraints depend on identifying those observable aspects of the climate system that are most related to climate projections, they also help to focus model evaluation on the most relevant observations </w:t>
      </w:r>
      <w:r w:rsidRPr="003A0C0D">
        <w:rPr>
          <w:rFonts w:cs="Times New Roman"/>
        </w:rPr>
        <w:fldChar w:fldCharType="begin" w:fldLock="1"/>
      </w:r>
      <w:r w:rsidR="00E81B0B">
        <w:rPr>
          <w:rFonts w:cs="Times New Roman"/>
          <w:lang w:val="en-GB"/>
        </w:rPr>
        <w:instrText>ADDIN CSL_CITATION { "citationItems" : [ { "id" : "ITEM-1", "itemData" : { "DOI" : "10.1038/s41558-019-0436-6", "ISSN" : "17586798", "abstract" : "In recent years, an evaluation technique for Earth System Models (ESMs) has arisen\u2014emergent constraints (ECs)\u2014which rely on strong statistical relationships between aspects of current climate and future change across an ESM ensemble. Combining the EC relationship with observations could reduce uncertainty surrounding future change. Here, we articulate a framework to assess ECs, and provide indicators whereby a proposed EC may move from a strong statistical relationship to confirmation. The primary indicators are verified mechanisms and out-of-sample testing. Confirmed ECs have the potential to improve ESMs by focusing attention on the variables most relevant to climate projections. Looking forward, there may be undiscovered ECs for extremes and teleconnections, and ECs may help identify climate system tipping points.", "author" : [ { "dropping-particle" : "", "family" : "Hall", "given" : "Alex", "non-dropping-particle" : "", "parse-names" : false, "suffix" : "" }, { "dropping-particle" : "", "family" : "Cox", "given" : "Peter", "non-dropping-particle" : "", "parse-names" : false, "suffix" : "" }, { "dropping-particle" : "", "family" : "Huntingford", "given" : "Chris", "non-dropping-particle" : "", "parse-names" : false, "suffix" : "" }, { "dropping-particle" : "", "family" : "Klein", "given" : "Stephen", "non-dropping-particle" : "", "parse-names" : false, "suffix" : "" } ], "container-title" : "Nature Climate Change", "id" : "ITEM-1", "issue" : "4", "issued" : { "date-parts" : [ [ "2019", "4", "1" ] ] }, "page" : "269-278", "publisher" : "Nature Publishing Group", "title" : "Progressing emergent constraints on future climate change", "translator" : [ { "dropping-particle" : "", "family" : "H3754", "given" : "", "non-dropping-particle" : "", "parse-names" : false, "suffix" : "" } ], "type" : "article", "volume" : "9" }, "uris" : [ "http://www.mendeley.com/documents/?uuid=fd6cc4d2-d00c-3143-b324-a4b867654243" ] } ], "mendeley" : { "formattedCitation" : "(Hall et al., 2019)", "plainTextFormattedCitation" : "(Hall et al., 2019)", "previouslyFormattedCitation" : "(Hall et al., 2019)" }, "properties" : { "noteIndex" : 0 }, "schema" : "https://github.com/citation-style-language/schema/raw/master/csl-citation.json" }</w:instrText>
      </w:r>
      <w:r w:rsidRPr="003A0C0D">
        <w:rPr>
          <w:rFonts w:cs="Times New Roman"/>
        </w:rPr>
        <w:fldChar w:fldCharType="separate"/>
      </w:r>
      <w:ins w:id="6412" w:author="Robin Matthews" w:date="2021-05-18T16:07:00Z">
        <w:r w:rsidR="00602365">
          <w:rPr>
            <w:rFonts w:cs="Times New Roman"/>
            <w:noProof/>
            <w:lang w:val="en-GB"/>
          </w:rPr>
          <w:t>(Hall et al., 2019)</w:t>
        </w:r>
      </w:ins>
      <w:del w:id="6413" w:author="Robin Matthews" w:date="2021-05-18T16:07:00Z">
        <w:r w:rsidRPr="000128A3" w:rsidDel="00602365">
          <w:rPr>
            <w:rFonts w:cs="Times New Roman"/>
            <w:noProof/>
            <w:lang w:val="en-GB"/>
          </w:rPr>
          <w:delText>(Hall et al., 2019)</w:delText>
        </w:r>
      </w:del>
      <w:r w:rsidRPr="003A0C0D">
        <w:rPr>
          <w:rFonts w:cs="Times New Roman"/>
        </w:rPr>
        <w:fldChar w:fldCharType="end"/>
      </w:r>
      <w:r w:rsidRPr="000128A3">
        <w:rPr>
          <w:rFonts w:cs="Times New Roman"/>
          <w:lang w:val="en-GB"/>
        </w:rPr>
        <w:t xml:space="preserve">. However, there is a chance that indiscriminate data-mining of the multi-dimensional outputs from ESMs could lead to spurious correlations </w:t>
      </w:r>
      <w:r w:rsidRPr="003A0C0D">
        <w:rPr>
          <w:rFonts w:cs="Times New Roman"/>
        </w:rPr>
        <w:fldChar w:fldCharType="begin" w:fldLock="1"/>
      </w:r>
      <w:r w:rsidR="00E81B0B">
        <w:rPr>
          <w:rFonts w:cs="Times New Roman"/>
          <w:lang w:val="en-GB"/>
        </w:rPr>
        <w:instrText>ADDIN CSL_CITATION { "citationItems" : [ { "id" : "ITEM-1", "itemData" : { "DOI" : "10.1002/2014GL059205", "ISSN" : "00948276", "author" : [ { "dropping-particle" : "", "family" : "Caldwell", "given" : "Peter M.", "non-dropping-particle" : "", "parse-names" : false, "suffix" : "" }, { "dropping-particle" : "", "family" : "Bretherton", "given" : "Christopher S.", "non-dropping-particle" : "", "parse-names" : false, "suffix" : "" }, { "dropping-particle" : "", "family" : "Zelinka", "given" : "Mark D.", "non-dropping-particle" : "", "parse-names" : false, "suffix" : "" }, { "dropping-particle" : "", "family" : "Klein", "given" : "Stephen A.", "non-dropping-particle" : "", "parse-names" : false, "suffix" : "" }, { "dropping-particle" : "", "family" : "Santer", "given" : "Benjamin D.", "non-dropping-particle" : "", "parse-names" : false, "suffix" : "" }, { "dropping-particle" : "", "family" : "Sanderson", "given" : "Benjamin M.", "non-dropping-particle" : "", "parse-names" : false, "suffix" : "" } ], "container-title" : "Geophysical Research Letters", "id" : "ITEM-1", "issue" : "5", "issued" : { "date-parts" : [ [ "2014", "3", "16" ] ] }, "page" : "1803-1808", "title" : "Statistical significance of climate sensitivity predictors obtained by data mining", "translator" : [ { "dropping-particle" : "", "family" : "H3488", "given" : "", "non-dropping-particle" : "", "parse-names" : false, "suffix" : "" } ], "type" : "article-journal", "volume" : "41" }, "uris" : [ "http://www.mendeley.com/documents/?uuid=4c1c252f-785c-4e84-b68e-a37d6a07a553" ] }, { "id" : "ITEM-2", "itemData" : { "DOI" : "10.1175/JCLI-D-17-0682.1", "ISSN" : "0894-8755", "abstract" : "A calibrated single-model ensemble (SME) derived from the NCAR Community Atmosphere Model, version 3.1, is used to test two hypothesized emergent constraints on cloud feedback and equilibrium climate sensitivity (ECS). The Fasullo and Trenberth relative humidity (RH) metric and the Sherwood et al. lower-tropospheric mixing (LTMI) metric are computed for the present-day climate of the SME, and the relationships between the metrics, ECS, and cloud and other climate feedbacks are examined. The tropical convergence zone relative humidity (RHM) and the parameterized lower-tropospheric mixing (LTMIS) are positively correlated to ECS, and each is associated with a different spatial pattern of tropical shortwave cloud feedback in the SME. However, neither of those metrics is linked to the type of cloud response hypothesized by its authors. The resolved lower-tropospheric mixing (LTMID) is positively correlated to ECS for a subset of the SME having LTMID over a threshold value. LTMI and the RH for the dry, descending branch of the Hadley cell (RHD) narrow and shift upward the posterior estimates of ECS in the SME, but the SME bias in RHD and concerns over poorly understood physical mechanisms suggest the narrowing could be spurious for both constraints. While calibrated SME results may not generalize to multimodel ensembles, they can enhance the process understanding of emergent constraints and serve as out-of-sample tests of robustness.", "author" : [ { "dropping-particle" : "", "family" : "Wagman", "given" : "Benjamin M", "non-dropping-particle" : "", "parse-names" : false, "suffix" : "" }, { "dropping-particle" : "", "family" : "Jackson", "given" : "Charles S", "non-dropping-particle" : "", "parse-names" : false, "suffix" : "" } ], "container-title" : "Journal of Climate", "id" : "ITEM-2", "issue" : "18", "issued" : { "date-parts" : [ [ "2018", "8", "7" ] ] }, "page" : "7515-7532", "title" : "A Test of Emergent Constraints on Cloud Feedback and Climate Sensitivity Using a Calibrated Single-Model Ensemble", "translator" : [ { "dropping-particle" : "", "family" : "H4270", "given" : "", "non-dropping-particle" : "", "parse-names" : false, "suffix" : "" } ], "type" : "article-journal", "volume" : "31" }, "uris" : [ "http://www.mendeley.com/documents/?uuid=64849db4-7e5e-45e0-a37d-4844a60ed4f7" ] } ], "mendeley" : { "formattedCitation" : "(Caldwell et al., 2014; Wagman and Jackson, 2018)", "manualFormatting" : "(Caldwell et al., 2014; Wagman and Jackson, 2018)", "plainTextFormattedCitation" : "(Caldwell et al., 2014; Wagman and Jackson, 2018)", "previouslyFormattedCitation" : "(Caldwell et al., 2014; Wagman and Jackson, 2018)" }, "properties" : { "noteIndex" : 0 }, "schema" : "https://github.com/citation-style-language/schema/raw/master/csl-citation.json" }</w:instrText>
      </w:r>
      <w:r w:rsidRPr="003A0C0D">
        <w:rPr>
          <w:rFonts w:cs="Times New Roman"/>
        </w:rPr>
        <w:fldChar w:fldCharType="separate"/>
      </w:r>
      <w:ins w:id="6414" w:author="Robin Matthews" w:date="2021-05-18T16:07:00Z">
        <w:r w:rsidR="00602365">
          <w:rPr>
            <w:rFonts w:cs="Times New Roman"/>
            <w:noProof/>
            <w:lang w:val="en-GB"/>
          </w:rPr>
          <w:t>(Caldwell et al., 2014; Wagman and Jackson, 2018)</w:t>
        </w:r>
      </w:ins>
      <w:del w:id="6415" w:author="Robin Matthews" w:date="2021-05-18T16:07:00Z">
        <w:r w:rsidRPr="000128A3" w:rsidDel="00602365">
          <w:rPr>
            <w:rFonts w:cs="Times New Roman"/>
            <w:noProof/>
            <w:lang w:val="en-GB"/>
          </w:rPr>
          <w:delText>(Caldwell et al., 2014; Wagman and Jackson, 2018)</w:delText>
        </w:r>
      </w:del>
      <w:r w:rsidRPr="003A0C0D">
        <w:rPr>
          <w:rFonts w:cs="Times New Roman"/>
        </w:rPr>
        <w:fldChar w:fldCharType="end"/>
      </w:r>
      <w:r w:rsidRPr="000128A3">
        <w:rPr>
          <w:rFonts w:cs="Times New Roman"/>
          <w:lang w:val="en-GB"/>
        </w:rPr>
        <w:t xml:space="preserve"> and </w:t>
      </w:r>
      <w:del w:id="6416" w:author="Ian Blenkinsop" w:date="2021-07-08T16:54:00Z">
        <w:r w:rsidRPr="000128A3" w:rsidDel="00D72DF2">
          <w:rPr>
            <w:rFonts w:cs="Times New Roman"/>
            <w:lang w:val="en-GB"/>
          </w:rPr>
          <w:delText xml:space="preserve">less </w:delText>
        </w:r>
      </w:del>
      <w:ins w:id="6417" w:author="Ian Blenkinsop" w:date="2021-07-08T16:54:00Z">
        <w:r w:rsidR="00D72DF2" w:rsidRPr="000128A3">
          <w:rPr>
            <w:rFonts w:cs="Times New Roman"/>
            <w:lang w:val="en-GB"/>
          </w:rPr>
          <w:t>less</w:t>
        </w:r>
        <w:r w:rsidR="00D72DF2">
          <w:rPr>
            <w:rFonts w:cs="Times New Roman"/>
            <w:lang w:val="en-GB"/>
          </w:rPr>
          <w:t>-</w:t>
        </w:r>
      </w:ins>
      <w:del w:id="6418" w:author="Ian Blenkinsop" w:date="2021-07-08T16:54:00Z">
        <w:r w:rsidRPr="000128A3" w:rsidDel="00D72DF2">
          <w:rPr>
            <w:rFonts w:cs="Times New Roman"/>
            <w:lang w:val="en-GB"/>
          </w:rPr>
          <w:delText xml:space="preserve">than </w:delText>
        </w:r>
      </w:del>
      <w:ins w:id="6419" w:author="Ian Blenkinsop" w:date="2021-07-08T16:54:00Z">
        <w:r w:rsidR="00D72DF2" w:rsidRPr="000128A3">
          <w:rPr>
            <w:rFonts w:cs="Times New Roman"/>
            <w:lang w:val="en-GB"/>
          </w:rPr>
          <w:t>than</w:t>
        </w:r>
        <w:r w:rsidR="00D72DF2">
          <w:rPr>
            <w:rFonts w:cs="Times New Roman"/>
            <w:lang w:val="en-GB"/>
          </w:rPr>
          <w:t>-</w:t>
        </w:r>
      </w:ins>
      <w:r w:rsidRPr="000128A3">
        <w:rPr>
          <w:rFonts w:cs="Times New Roman"/>
          <w:lang w:val="en-GB"/>
        </w:rPr>
        <w:t xml:space="preserve">robust emergent constraints on future changes </w:t>
      </w:r>
      <w:r w:rsidRPr="003A0C0D">
        <w:rPr>
          <w:rFonts w:cs="Times New Roman"/>
        </w:rPr>
        <w:fldChar w:fldCharType="begin" w:fldLock="1"/>
      </w:r>
      <w:r w:rsidR="00E81B0B">
        <w:rPr>
          <w:rFonts w:cs="Times New Roman"/>
          <w:lang w:val="en-GB"/>
        </w:rPr>
        <w:instrText>ADDIN CSL_CITATION { "citationItems" : [ { "id" : "ITEM-1", "itemData" : { "DOI" : "10.1175/JCLI-D-12-00537.1", "ISSN" : "0894-8755", "author" : [ { "dropping-particle" : "", "family" : "Bracegirdle", "given" : "Thomas J.", "non-dropping-particle" : "", "parse-names" : false, "suffix" : "" }, { "dropping-particle" : "", "family" : "Stephenson", "given" : "David B.", "non-dropping-particle" : "", "parse-names" : false, "suffix" : "" } ], "container-title" : "Journal of Climate", "id" : "ITEM-1", "issue" : "2", "issued" : { "date-parts" : [ [ "2013", "1" ] ] }, "page" : "669-678", "title" : "On the Robustness of Emergent Constraints Used in Multimodel Climate Change Projections of Arctic Warming", "translator" : [ { "dropping-particle" : "", "family" : "H3490", "given" : "", "non-dropping-particle" : "", "parse-names" : false, "suffix" : "" } ], "type" : "article-journal", "volume" : "26" }, "uris" : [ "http://www.mendeley.com/documents/?uuid=5927c82e-5529-4f76-90cb-0be5ccc443ee" ] } ], "mendeley" : { "formattedCitation" : "(Bracegirdle and Stephenson, 2013)", "manualFormatting" : "(Bracegirdle and Stephenson, 2013)", "plainTextFormattedCitation" : "(Bracegirdle and Stephenson, 2013)", "previouslyFormattedCitation" : "(Bracegirdle and Stephenson, 2013)" }, "properties" : { "noteIndex" : 0 }, "schema" : "https://github.com/citation-style-language/schema/raw/master/csl-citation.json" }</w:instrText>
      </w:r>
      <w:r w:rsidRPr="003A0C0D">
        <w:rPr>
          <w:rFonts w:cs="Times New Roman"/>
        </w:rPr>
        <w:fldChar w:fldCharType="separate"/>
      </w:r>
      <w:ins w:id="6420" w:author="Robin Matthews" w:date="2021-05-18T16:07:00Z">
        <w:r w:rsidR="00602365">
          <w:rPr>
            <w:rFonts w:cs="Times New Roman"/>
            <w:noProof/>
            <w:lang w:val="en-GB"/>
          </w:rPr>
          <w:t>(Bracegirdle and Stephenson, 2013)</w:t>
        </w:r>
      </w:ins>
      <w:del w:id="6421" w:author="Robin Matthews" w:date="2021-05-18T16:07:00Z">
        <w:r w:rsidRPr="000128A3" w:rsidDel="00602365">
          <w:rPr>
            <w:rFonts w:cs="Times New Roman"/>
            <w:noProof/>
            <w:lang w:val="en-GB"/>
          </w:rPr>
          <w:delText>(Bracegirdle and Stephenson, 2013)</w:delText>
        </w:r>
      </w:del>
      <w:r w:rsidRPr="003A0C0D">
        <w:rPr>
          <w:rFonts w:cs="Times New Roman"/>
        </w:rPr>
        <w:fldChar w:fldCharType="end"/>
      </w:r>
      <w:r w:rsidRPr="000128A3">
        <w:rPr>
          <w:rFonts w:cs="Times New Roman"/>
          <w:lang w:val="en-GB"/>
        </w:rPr>
        <w:t xml:space="preserve">. To </w:t>
      </w:r>
      <w:r w:rsidR="00704677">
        <w:rPr>
          <w:rFonts w:cs="Times New Roman"/>
          <w:lang w:val="en-GB"/>
        </w:rPr>
        <w:t>avoid</w:t>
      </w:r>
      <w:r w:rsidRPr="000128A3">
        <w:rPr>
          <w:rFonts w:cs="Times New Roman"/>
          <w:lang w:val="en-GB"/>
        </w:rPr>
        <w:t xml:space="preserve"> this, emergent constraints need to be tested ‘out of sample’ on parts of the dataset that were not included in its construction </w:t>
      </w:r>
      <w:r w:rsidRPr="003A0C0D">
        <w:rPr>
          <w:rFonts w:cs="Times New Roman"/>
        </w:rPr>
        <w:fldChar w:fldCharType="begin" w:fldLock="1"/>
      </w:r>
      <w:r w:rsidR="00E81B0B">
        <w:rPr>
          <w:rFonts w:cs="Times New Roman"/>
          <w:lang w:val="en-GB"/>
        </w:rPr>
        <w:instrText>ADDIN CSL_CITATION { "citationItems" : [ { "id" : "ITEM-1", "itemData" : { "DOI" : "10.1175/JCLI-D-17-0631.1", "ISSN" : "0894-8755", "author" : [ { "dropping-particle" : "", "family" : "Caldwell", "given" : "Peter M.", "non-dropping-particle" : "", "parse-names" : false, "suffix" : "" }, { "dropping-particle" : "", "family" : "Zelinka", "given" : "Mark D.", "non-dropping-particle" : "", "parse-names" : false, "suffix" : "" }, { "dropping-particle" : "", "family" : "Klein", "given" : "Stephen A.", "non-dropping-particle" : "", "parse-names" : false, "suffix" : "" } ], "container-title" : "Journal of Climate", "id" : "ITEM-1", "issue" : "10", "issued" : { "date-parts" : [ [ "2018", "5" ] ] }, "page" : "3921-3942", "title" : "Evaluating Emergent Constraints on Equilibrium Climate Sensitivity", "translator" : [ { "dropping-particle" : "", "family" : "H3489", "given" : "", "non-dropping-particle" : "", "parse-names" : false, "suffix" : "" } ], "type" : "article-journal", "volume" : "31" }, "uris" : [ "http://www.mendeley.com/documents/?uuid=eaf8a1ac-4725-4f39-a7b6-414753e516a1" ] } ], "mendeley" : { "formattedCitation" : "(Caldwell et al., 2018)", "plainTextFormattedCitation" : "(Caldwell et al., 2018)", "previouslyFormattedCitation" : "(Caldwell et al., 2018)" }, "properties" : { "noteIndex" : 0 }, "schema" : "https://github.com/citation-style-language/schema/raw/master/csl-citation.json" }</w:instrText>
      </w:r>
      <w:r w:rsidRPr="003A0C0D">
        <w:rPr>
          <w:rFonts w:cs="Times New Roman"/>
        </w:rPr>
        <w:fldChar w:fldCharType="separate"/>
      </w:r>
      <w:ins w:id="6422" w:author="Robin Matthews" w:date="2021-05-18T16:07:00Z">
        <w:r w:rsidR="00602365">
          <w:rPr>
            <w:rFonts w:cs="Times New Roman"/>
            <w:noProof/>
            <w:lang w:val="en-GB"/>
          </w:rPr>
          <w:t>(Caldwell et al., 2018)</w:t>
        </w:r>
      </w:ins>
      <w:del w:id="6423" w:author="Robin Matthews" w:date="2021-05-18T16:07:00Z">
        <w:r w:rsidRPr="000128A3" w:rsidDel="00602365">
          <w:rPr>
            <w:rFonts w:cs="Times New Roman"/>
            <w:noProof/>
            <w:lang w:val="en-GB"/>
          </w:rPr>
          <w:delText>(Caldwell et al., 2018)</w:delText>
        </w:r>
      </w:del>
      <w:r w:rsidRPr="003A0C0D">
        <w:rPr>
          <w:rFonts w:cs="Times New Roman"/>
        </w:rPr>
        <w:fldChar w:fldCharType="end"/>
      </w:r>
      <w:r w:rsidRPr="000128A3">
        <w:rPr>
          <w:rFonts w:cs="Times New Roman"/>
          <w:lang w:val="en-GB"/>
        </w:rPr>
        <w:t xml:space="preserve"> and should also always be based on sound physical understanding and mathematical theory </w:t>
      </w:r>
      <w:r w:rsidRPr="003A0C0D">
        <w:rPr>
          <w:rFonts w:cs="Times New Roman"/>
        </w:rPr>
        <w:fldChar w:fldCharType="begin" w:fldLock="1"/>
      </w:r>
      <w:r w:rsidR="00E81B0B">
        <w:rPr>
          <w:rFonts w:cs="Times New Roman"/>
          <w:lang w:val="en-GB"/>
        </w:rPr>
        <w:instrText>ADDIN CSL_CITATION { "citationItems" : [ { "id" : "ITEM-1", "itemData" : { "DOI" : "10.1038/s41558-019-0436-6", "ISSN" : "17586798", "abstract" : "In recent years, an evaluation technique for Earth System Models (ESMs) has arisen\u2014emergent constraints (ECs)\u2014which rely on strong statistical relationships between aspects of current climate and future change across an ESM ensemble. Combining the EC relationship with observations could reduce uncertainty surrounding future change. Here, we articulate a framework to assess ECs, and provide indicators whereby a proposed EC may move from a strong statistical relationship to confirmation. The primary indicators are verified mechanisms and out-of-sample testing. Confirmed ECs have the potential to improve ESMs by focusing attention on the variables most relevant to climate projections. Looking forward, there may be undiscovered ECs for extremes and teleconnections, and ECs may help identify climate system tipping points.", "author" : [ { "dropping-particle" : "", "family" : "Hall", "given" : "Alex", "non-dropping-particle" : "", "parse-names" : false, "suffix" : "" }, { "dropping-particle" : "", "family" : "Cox", "given" : "Peter", "non-dropping-particle" : "", "parse-names" : false, "suffix" : "" }, { "dropping-particle" : "", "family" : "Huntingford", "given" : "Chris", "non-dropping-particle" : "", "parse-names" : false, "suffix" : "" }, { "dropping-particle" : "", "family" : "Klein", "given" : "Stephen", "non-dropping-particle" : "", "parse-names" : false, "suffix" : "" } ], "container-title" : "Nature Climate Change", "id" : "ITEM-1", "issue" : "4", "issued" : { "date-parts" : [ [ "2019", "4", "1" ] ] }, "page" : "269-278", "publisher" : "Nature Publishing Group", "title" : "Progressing emergent constraints on future climate change", "translator" : [ { "dropping-particle" : "", "family" : "H3754", "given" : "", "non-dropping-particle" : "", "parse-names" : false, "suffix" : "" } ], "type" : "article", "volume" : "9" }, "uris" : [ "http://www.mendeley.com/documents/?uuid=fd6cc4d2-d00c-3143-b324-a4b867654243" ] } ], "mendeley" : { "formattedCitation" : "(Hall et al., 2019)", "plainTextFormattedCitation" : "(Hall et al., 2019)", "previouslyFormattedCitation" : "(Hall et al., 2019)" }, "properties" : { "noteIndex" : 0 }, "schema" : "https://github.com/citation-style-language/schema/raw/master/csl-citation.json" }</w:instrText>
      </w:r>
      <w:r w:rsidRPr="003A0C0D">
        <w:rPr>
          <w:rFonts w:cs="Times New Roman"/>
        </w:rPr>
        <w:fldChar w:fldCharType="separate"/>
      </w:r>
      <w:ins w:id="6424" w:author="Robin Matthews" w:date="2021-05-18T16:07:00Z">
        <w:r w:rsidR="00602365">
          <w:rPr>
            <w:rFonts w:cs="Times New Roman"/>
            <w:noProof/>
            <w:lang w:val="en-GB"/>
          </w:rPr>
          <w:t>(Hall et al., 2019)</w:t>
        </w:r>
      </w:ins>
      <w:del w:id="6425" w:author="Robin Matthews" w:date="2021-05-18T16:07:00Z">
        <w:r w:rsidRPr="000128A3" w:rsidDel="00602365">
          <w:rPr>
            <w:rFonts w:cs="Times New Roman"/>
            <w:noProof/>
            <w:lang w:val="en-GB"/>
          </w:rPr>
          <w:delText>(Hall et al., 2019)</w:delText>
        </w:r>
      </w:del>
      <w:r w:rsidRPr="003A0C0D">
        <w:rPr>
          <w:rFonts w:cs="Times New Roman"/>
        </w:rPr>
        <w:fldChar w:fldCharType="end"/>
      </w:r>
      <w:r w:rsidRPr="000128A3">
        <w:rPr>
          <w:rFonts w:cs="Times New Roman"/>
          <w:lang w:val="en-GB"/>
        </w:rPr>
        <w:t>. The</w:t>
      </w:r>
      <w:r w:rsidRPr="000128A3">
        <w:rPr>
          <w:lang w:val="en-GB"/>
        </w:rPr>
        <w:t>ir conclusions</w:t>
      </w:r>
      <w:r w:rsidRPr="000128A3">
        <w:rPr>
          <w:rFonts w:cs="Times New Roman"/>
          <w:lang w:val="en-GB"/>
        </w:rPr>
        <w:t xml:space="preserve"> should also be r</w:t>
      </w:r>
      <w:r w:rsidRPr="000128A3">
        <w:rPr>
          <w:lang w:val="en-GB"/>
        </w:rPr>
        <w:t xml:space="preserve">eassessed when a new generation of MMEs becomes available, such as CMIP6. </w:t>
      </w:r>
      <w:r w:rsidRPr="000128A3">
        <w:rPr>
          <w:rFonts w:cs="Times New Roman"/>
          <w:lang w:val="en-GB"/>
        </w:rPr>
        <w:t>As an example, Chapter 7 (Section 7.5.4) discusses and assesses recent studies where equilibrium climate sensitivities (ECS) diagnosed in a multi-model ensemble are compared with the same models’ estimates of an observable quantity, such as post-1970s global warming or tropical sea</w:t>
      </w:r>
      <w:del w:id="6426" w:author="Ian Blenkinsop" w:date="2021-07-08T16:55:00Z">
        <w:r w:rsidRPr="000128A3" w:rsidDel="00D72DF2">
          <w:rPr>
            <w:rFonts w:cs="Times New Roman"/>
            <w:lang w:val="en-GB"/>
          </w:rPr>
          <w:delText>-</w:delText>
        </w:r>
      </w:del>
      <w:ins w:id="6427" w:author="Ian Blenkinsop" w:date="2021-07-08T16:55:00Z">
        <w:r w:rsidR="00D72DF2">
          <w:rPr>
            <w:rFonts w:cs="Times New Roman"/>
            <w:lang w:val="en-GB"/>
          </w:rPr>
          <w:t xml:space="preserve"> </w:t>
        </w:r>
      </w:ins>
      <w:r w:rsidRPr="000128A3">
        <w:rPr>
          <w:rFonts w:cs="Times New Roman"/>
          <w:lang w:val="en-GB"/>
        </w:rPr>
        <w:t xml:space="preserve">surface temperatures of past climates like the </w:t>
      </w:r>
      <w:del w:id="6428" w:author="Ian Blenkinsop" w:date="2021-07-08T16:56:00Z">
        <w:r w:rsidRPr="000128A3" w:rsidDel="00D72DF2">
          <w:rPr>
            <w:rFonts w:cs="Times New Roman"/>
            <w:lang w:val="en-GB"/>
          </w:rPr>
          <w:delText xml:space="preserve">last </w:delText>
        </w:r>
      </w:del>
      <w:ins w:id="6429" w:author="Ian Blenkinsop" w:date="2021-07-08T16:56:00Z">
        <w:r w:rsidR="00D72DF2">
          <w:rPr>
            <w:rFonts w:cs="Times New Roman"/>
            <w:lang w:val="en-GB"/>
          </w:rPr>
          <w:t>L</w:t>
        </w:r>
        <w:r w:rsidR="00D72DF2" w:rsidRPr="000128A3">
          <w:rPr>
            <w:rFonts w:cs="Times New Roman"/>
            <w:lang w:val="en-GB"/>
          </w:rPr>
          <w:t xml:space="preserve">ast </w:t>
        </w:r>
      </w:ins>
      <w:del w:id="6430" w:author="Ian Blenkinsop" w:date="2021-07-08T16:56:00Z">
        <w:r w:rsidRPr="000128A3" w:rsidDel="00D72DF2">
          <w:rPr>
            <w:rFonts w:cs="Times New Roman"/>
            <w:lang w:val="en-GB"/>
          </w:rPr>
          <w:delText xml:space="preserve">glacial </w:delText>
        </w:r>
      </w:del>
      <w:ins w:id="6431" w:author="Ian Blenkinsop" w:date="2021-07-08T16:56:00Z">
        <w:r w:rsidR="00D72DF2">
          <w:rPr>
            <w:rFonts w:cs="Times New Roman"/>
            <w:lang w:val="en-GB"/>
          </w:rPr>
          <w:t>G</w:t>
        </w:r>
        <w:r w:rsidR="00D72DF2" w:rsidRPr="000128A3">
          <w:rPr>
            <w:rFonts w:cs="Times New Roman"/>
            <w:lang w:val="en-GB"/>
          </w:rPr>
          <w:t xml:space="preserve">lacial </w:t>
        </w:r>
      </w:ins>
      <w:del w:id="6432" w:author="Ian Blenkinsop" w:date="2021-07-08T16:56:00Z">
        <w:r w:rsidRPr="000128A3" w:rsidDel="00D72DF2">
          <w:rPr>
            <w:rFonts w:cs="Times New Roman"/>
            <w:lang w:val="en-GB"/>
          </w:rPr>
          <w:delText xml:space="preserve">maximum </w:delText>
        </w:r>
      </w:del>
      <w:ins w:id="6433" w:author="Ian Blenkinsop" w:date="2021-07-08T16:56:00Z">
        <w:r w:rsidR="00D72DF2">
          <w:rPr>
            <w:rFonts w:cs="Times New Roman"/>
            <w:lang w:val="en-GB"/>
          </w:rPr>
          <w:t>M</w:t>
        </w:r>
        <w:r w:rsidR="00D72DF2" w:rsidRPr="000128A3">
          <w:rPr>
            <w:rFonts w:cs="Times New Roman"/>
            <w:lang w:val="en-GB"/>
          </w:rPr>
          <w:t xml:space="preserve">aximum </w:t>
        </w:r>
      </w:ins>
      <w:r w:rsidRPr="000128A3">
        <w:rPr>
          <w:rFonts w:cs="Times New Roman"/>
          <w:lang w:val="en-GB"/>
        </w:rPr>
        <w:t xml:space="preserve">or the Pliocene. Assessments of </w:t>
      </w:r>
      <w:r w:rsidR="00593B17">
        <w:rPr>
          <w:rFonts w:cs="Times New Roman"/>
          <w:lang w:val="en-GB"/>
        </w:rPr>
        <w:t>other</w:t>
      </w:r>
      <w:r w:rsidR="00593B17" w:rsidRPr="000128A3">
        <w:rPr>
          <w:rFonts w:cs="Times New Roman"/>
          <w:lang w:val="en-GB"/>
        </w:rPr>
        <w:t xml:space="preserve"> </w:t>
      </w:r>
      <w:r w:rsidRPr="000128A3">
        <w:rPr>
          <w:rFonts w:cs="Times New Roman"/>
          <w:lang w:val="en-GB"/>
        </w:rPr>
        <w:t>emergent constraints appear throughout later chapters, such as Chapter 4 (Section 4.2.5), Chapter 5 (Section 5.4.6) and Chapter 7 (Section 7.5.4).</w:t>
      </w:r>
    </w:p>
    <w:bookmarkEnd w:id="6381"/>
    <w:p w14:paraId="347143B6" w14:textId="77777777" w:rsidR="006409E5" w:rsidRPr="000128A3" w:rsidRDefault="006409E5" w:rsidP="006409E5">
      <w:pPr>
        <w:pStyle w:val="AR6BodyText"/>
        <w:rPr>
          <w:lang w:val="en-GB"/>
        </w:rPr>
      </w:pPr>
    </w:p>
    <w:p w14:paraId="783F78D4" w14:textId="77777777" w:rsidR="006409E5" w:rsidRPr="000128A3" w:rsidRDefault="006409E5" w:rsidP="006409E5">
      <w:pPr>
        <w:pStyle w:val="AR6BodyText"/>
        <w:rPr>
          <w:lang w:val="en-GB"/>
        </w:rPr>
      </w:pPr>
    </w:p>
    <w:p w14:paraId="360B4372" w14:textId="656D42BC" w:rsidR="006409E5" w:rsidRPr="003A0C0D" w:rsidRDefault="006409E5" w:rsidP="006409E5">
      <w:pPr>
        <w:pStyle w:val="AR6BodyTextBold"/>
        <w:rPr>
          <w:lang w:val="en-GB"/>
        </w:rPr>
      </w:pPr>
      <w:r w:rsidRPr="003A0C0D">
        <w:rPr>
          <w:lang w:val="en-GB"/>
        </w:rPr>
        <w:t>[START FIGURE 1.2</w:t>
      </w:r>
      <w:r>
        <w:rPr>
          <w:lang w:val="en-GB"/>
        </w:rPr>
        <w:t>3</w:t>
      </w:r>
      <w:r w:rsidRPr="003A0C0D">
        <w:rPr>
          <w:lang w:val="en-GB"/>
        </w:rPr>
        <w:t xml:space="preserve"> HERE]  </w:t>
      </w:r>
    </w:p>
    <w:p w14:paraId="69272B94" w14:textId="77777777" w:rsidR="006409E5" w:rsidRPr="003A0C0D" w:rsidRDefault="006409E5" w:rsidP="006409E5">
      <w:pPr>
        <w:pStyle w:val="Normal1"/>
        <w:pBdr>
          <w:top w:val="nil"/>
          <w:left w:val="nil"/>
          <w:bottom w:val="nil"/>
          <w:right w:val="nil"/>
          <w:between w:val="nil"/>
        </w:pBdr>
        <w:spacing w:line="276" w:lineRule="auto"/>
        <w:rPr>
          <w:color w:val="000000"/>
        </w:rPr>
      </w:pPr>
    </w:p>
    <w:p w14:paraId="1EBFAB54" w14:textId="58AC0500" w:rsidR="006409E5" w:rsidRPr="003A0C0D" w:rsidRDefault="006409E5" w:rsidP="006409E5">
      <w:pPr>
        <w:pStyle w:val="AR6Chap1Figure"/>
      </w:pPr>
      <w:r w:rsidRPr="000128A3">
        <w:rPr>
          <w:b/>
          <w:bCs/>
          <w:lang w:val="en-GB"/>
        </w:rPr>
        <w:t>The principle of emergent constraints</w:t>
      </w:r>
      <w:r w:rsidRPr="000128A3">
        <w:rPr>
          <w:lang w:val="en-GB"/>
        </w:rPr>
        <w:t xml:space="preserve">. An ensemble of models (blue dots) defines a relationship </w:t>
      </w:r>
      <w:r w:rsidRPr="000128A3">
        <w:rPr>
          <w:lang w:val="en-GB"/>
        </w:rPr>
        <w:lastRenderedPageBreak/>
        <w:t xml:space="preserve">between an observable, mean, trend or variation in the climate (x-axis) and an uncertain projection, climate sensitivity or feedback (y-axis). An observation of the x-axis variable can then be combined with the model-derived relationship to provide a tighter estimate of the climate projection, sensitivity or feedback on the y-axis (adapted from </w:t>
      </w:r>
      <w:r>
        <w:fldChar w:fldCharType="begin" w:fldLock="1"/>
      </w:r>
      <w:ins w:id="6434" w:author="Robin Matthews" w:date="2021-05-18T18:15:00Z">
        <w:r w:rsidR="00126595">
          <w:rPr>
            <w:lang w:val="en-GB"/>
          </w:rPr>
          <w:instrText>ADDIN CSL_CITATION { "citationItems" : [ { "id" : "ITEM-1", "itemData" : { "DOI" : "10.1038/s41558-018-0355-y", "ISSN" : "1758-678X", "author" : [ { "dropping-particle" : "", "family" : "Eyring", "given" : "Veronika", "non-dropping-particle" : "", "parse-names" : false, "suffix" : "" }, { "dropping-particle" : "", "family" : "Cox", "given" : "Peter M.", "non-dropping-particle" : "", "parse-names" : false, "suffix" : "" }, { "dropping-particle" : "", "family" : "Flato", "given" : "Gregory M.", "non-dropping-particle" : "", "parse-names" : false, "suffix" : "" }, { "dropping-particle" : "", "family" : "Gleckler", "given" : "Peter J.", "non-dropping-particle" : "", "parse-names" : false, "suffix" : "" }, { "dropping-particle" : "", "family" : "Abramowitz", "given" : "Gab", "non-dropping-particle" : "", "parse-names" : false, "suffix" : "" }, { "dropping-particle" : "", "family" : "Caldwell", "given" : "Peter", "non-dropping-particle" : "", "parse-names" : false, "suffix" : "" }, { "dropping-particle" : "", "family" : "Collins", "given" : "William D.", "non-dropping-particle" : "", "parse-names" : false, "suffix" : "" }, { "dropping-particle" : "", "family" : "Gier", "given" : "Bettina K.", "non-dropping-particle" : "", "parse-names" : false, "suffix" : "" }, { "dropping-particle" : "", "family" : "Hall", "given" : "Alex D.", "non-dropping-particle" : "", "parse-names" : false, "suffix" : "" }, { "dropping-particle" : "", "family" : "Hoffman", "given" : "Forrest M.", "non-dropping-particle" : "", "parse-names" : false, "suffix" : "" }, { "dropping-particle" : "", "family" : "Hurtt", "given" : "George C.", "non-dropping-particle" : "", "parse-names" : false, "suffix" : "" }, { "dropping-particle" : "", "family" : "Jahn", "given" : "Alexandra", "non-dropping-particle" : "", "parse-names" : false, "suffix" : "" }, { "dropping-particle" : "", "family" : "Jones", "given" : "Chris D.", "non-dropping-particle" : "", "parse-names" : false, "suffix" : "" }, { "dropping-particle" : "", "family" : "Klein", "given" : "Stephen A.", "non-dropping-particle" : "", "parse-names" : false, "suffix" : "" }, { "dropping-particle" : "", "family" : "Krasting", "given" : "John P.", "non-dropping-particle" : "", "parse-names" : false, "suffix" : "" }, { "dropping-particle" : "", "family" : "Kwiatkowski", "given" : "Lester", "non-dropping-particle" : "", "parse-names" : false, "suffix" : "" }, { "dropping-particle" : "", "family" : "Lorenz", "given" : "Ruth", "non-dropping-particle" : "", "parse-names" : false, "suffix" : "" }, { "dropping-particle" : "", "family" : "Maloney", "given" : "Eric", "non-dropping-particle" : "", "parse-names" : false, "suffix" : "" }, { "dropping-particle" : "", "family" : "Meehl", "given" : "Gerald A.", "non-dropping-particle" : "", "parse-names" : false, "suffix" : "" }, { "dropping-particle" : "", "family" : "Pendergrass", "given" : "Angeline G.", "non-dropping-particle" : "", "parse-names" : false, "suffix" : "" }, { "dropping-particle" : "", "family" : "Pincus", "given" : "Robert", "non-dropping-particle" : "", "parse-names" : false, "suffix" : "" }, { "dropping-particle" : "", "family" : "Ruane", "given" : "Alex C.", "non-dropping-particle" : "", "parse-names" : false, "suffix" : "" }, { "dropping-particle" : "", "family" : "Russell", "given" : "Joellen L.", "non-dropping-particle" : "", "parse-names" : false, "suffix" : "" }, { "dropping-particle" : "", "family" : "Sanderson", "given" : "Benjamin M.", "non-dropping-particle" : "", "parse-names" : false, "suffix" : "" }, { "dropping-particle" : "", "family" : "Santer", "given" : "Benjamin D.", "non-dropping-particle" : "", "parse-names" : false, "suffix" : "" }, { "dropping-particle" : "", "family" : "Sherwood", "given" : "Steven C.", "non-dropping-particle" : "", "parse-names" : false, "suffix" : "" }, { "dropping-particle" : "", "family" : "Simpson", "given" : "Isla R.", "non-dropping-particle" : "", "parse-names" : false, "suffix" : "" }, { "dropping-particle" : "", "family" : "Stouffer", "given" : "Ronald J.", "non-dropping-particle" : "", "parse-names" : false, "suffix" : "" }, { "dropping-particle" : "", "family" : "Williamson", "given" : "Mark S.", "non-dropping-particle" : "", "parse-names" : false, "suffix" : "" } ], "container-title" : "Nature Climate Change", "id" : "ITEM-1", "issue" : "2", "issued" : { "date-parts" : [ [ "2019", "2", "7" ] ] }, "page" : "102-110", "title" : "Taking climate model evaluation to the next level", "translator" : [ { "dropping-particle" : "", "family" : "H3478", "given" : "", "non-dropping-particle" : "", "parse-names" : false, "suffix" : "" } ], "type" : "article-journal", "volume" : "9" }, "uris" : [ "http://www.mendeley.com/documents/?uuid=93d9dfd2-ab6c-4c10-a663-9f67f730279f" ] } ], "mendeley" : { "formattedCitation" : "(Eyring et al., 2019)", "manualFormatting" : "Eyring et al., 2019)", "plainTextFormattedCitation" : "(Eyring et al., 2019)", "previouslyFormattedCitation" : "(Eyring et al., 2019)" }, "properties" : { "noteIndex" : 0 }, "schema" : "https://github.com/citation-style-language/schema/raw/master/csl-citation.json" }</w:instrText>
        </w:r>
      </w:ins>
      <w:del w:id="6435" w:author="Robin Matthews" w:date="2021-05-18T18:15:00Z">
        <w:r w:rsidR="00E81B0B" w:rsidDel="00126595">
          <w:rPr>
            <w:lang w:val="en-GB"/>
          </w:rPr>
          <w:delInstrText>ADDIN CSL_CITATION { "citationItems" : [ { "id" : "ITEM-1", "itemData" : { "DOI" : "10.1038/s41558-018-0355-y", "ISSN" : "1758-678X", "author" : [ { "dropping-particle" : "", "family" : "Eyring", "given" : "Veronika", "non-dropping-particle" : "", "parse-names" : false, "suffix" : "" }, { "dropping-particle" : "", "family" : "Cox", "given" : "Peter M.", "non-dropping-particle" : "", "parse-names" : false, "suffix" : "" }, { "dropping-particle" : "", "family" : "Flato", "given" : "Gregory M.", "non-dropping-particle" : "", "parse-names" : false, "suffix" : "" }, { "dropping-particle" : "", "family" : "Gleckler", "given" : "Peter J.", "non-dropping-particle" : "", "parse-names" : false, "suffix" : "" }, { "dropping-particle" : "", "family" : "Abramowitz", "given" : "Gab", "non-dropping-particle" : "", "parse-names" : false, "suffix" : "" }, { "dropping-particle" : "", "family" : "Caldwell", "given" : "Peter", "non-dropping-particle" : "", "parse-names" : false, "suffix" : "" }, { "dropping-particle" : "", "family" : "Collins", "given" : "William D.", "non-dropping-particle" : "", "parse-names" : false, "suffix" : "" }, { "dropping-particle" : "", "family" : "Gier", "given" : "Bettina K.", "non-dropping-particle" : "", "parse-names" : false, "suffix" : "" }, { "dropping-particle" : "", "family" : "Hall", "given" : "Alex D.", "non-dropping-particle" : "", "parse-names" : false, "suffix" : "" }, { "dropping-particle" : "", "family" : "Hoffman", "given" : "Forrest M.", "non-dropping-particle" : "", "parse-names" : false, "suffix" : "" }, { "dropping-particle" : "", "family" : "Hurtt", "given" : "George C.", "non-dropping-particle" : "", "parse-names" : false, "suffix" : "" }, { "dropping-particle" : "", "family" : "Jahn", "given" : "Alexandra", "non-dropping-particle" : "", "parse-names" : false, "suffix" : "" }, { "dropping-particle" : "", "family" : "Jones", "given" : "Chris D.", "non-dropping-particle" : "", "parse-names" : false, "suffix" : "" }, { "dropping-particle" : "", "family" : "Klein", "given" : "Stephen A.", "non-dropping-particle" : "", "parse-names" : false, "suffix" : "" }, { "dropping-particle" : "", "family" : "Krasting", "given" : "John P.", "non-dropping-particle" : "", "parse-names" : false, "suffix" : "" }, { "dropping-particle" : "", "family" : "Kwiatkowski", "given" : "Lester", "non-dropping-particle" : "", "parse-names" : false, "suffix" : "" }, { "dropping-particle" : "", "family" : "Lorenz", "given" : "Ruth", "non-dropping-particle" : "", "parse-names" : false, "suffix" : "" }, { "dropping-particle" : "", "family" : "Maloney", "given" : "Eric", "non-dropping-particle" : "", "parse-names" : false, "suffix" : "" }, { "dropping-particle" : "", "family" : "Meehl", "given" : "Gerald A.", "non-dropping-particle" : "", "parse-names" : false, "suffix" : "" }, { "dropping-particle" : "", "family" : "Pendergrass", "given" : "Angeline G.", "non-dropping-particle" : "", "parse-names" : false, "suffix" : "" }, { "dropping-particle" : "", "family" : "Pincus", "given" : "Robert", "non-dropping-particle" : "", "parse-names" : false, "suffix" : "" }, { "dropping-particle" : "", "family" : "Ruane", "given" : "Alex C.", "non-dropping-particle" : "", "parse-names" : false, "suffix" : "" }, { "dropping-particle" : "", "family" : "Russell", "given" : "Joellen L.", "non-dropping-particle" : "", "parse-names" : false, "suffix" : "" }, { "dropping-particle" : "", "family" : "Sanderson", "given" : "Benjamin M.", "non-dropping-particle" : "", "parse-names" : false, "suffix" : "" }, { "dropping-particle" : "", "family" : "Santer", "given" : "Benjamin D.", "non-dropping-particle" : "", "parse-names" : false, "suffix" : "" }, { "dropping-particle" : "", "family" : "Sherwood", "given" : "Steven C.", "non-dropping-particle" : "", "parse-names" : false, "suffix" : "" }, { "dropping-particle" : "", "family" : "Simpson", "given" : "Isla R.", "non-dropping-particle" : "", "parse-names" : false, "suffix" : "" }, { "dropping-particle" : "", "family" : "Stouffer", "given" : "Ronald J.", "non-dropping-particle" : "", "parse-names" : false, "suffix" : "" }, { "dropping-particle" : "", "family" : "Williamson", "given" : "Mark S.", "non-dropping-particle" : "", "parse-names" : false, "suffix" : "" } ], "container-title" : "Nature Climate Change", "id" : "ITEM-1", "issue" : "2", "issued" : { "date-parts" : [ [ "2019", "2", "7" ] ] }, "page" : "102-110", "title" : "Taking climate model evaluation to the next level", "translator" : [ { "dropping-particle" : "", "family" : "H3478", "given" : "", "non-dropping-particle" : "", "parse-names" : false, "suffix" : "" } ], "type" : "article-journal", "volume" : "9" }, "uris" : [ "http://www.mendeley.com/documents/?uuid=93d9dfd2-ab6c-4c10-a663-9f67f730279f" ] } ], "mendeley" : { "formattedCitation" : "(Eyring et al., 2019)", "manualFormatting" : "Eyring et al. 2019)", "plainTextFormattedCitation" : "(Eyring et al., 2019)", "previouslyFormattedCitation" : "(Eyring et al., 2019)" }, "properties" : { "noteIndex" : 0 }, "schema" : "https://github.com/citation-style-language/schema/raw/master/csl-citation.json" }</w:delInstrText>
        </w:r>
      </w:del>
      <w:r>
        <w:fldChar w:fldCharType="separate"/>
      </w:r>
      <w:ins w:id="6436" w:author="Robin Matthews" w:date="2021-05-18T16:07:00Z">
        <w:r w:rsidR="00602365">
          <w:rPr>
            <w:noProof/>
          </w:rPr>
          <w:t>Eyring et al.</w:t>
        </w:r>
      </w:ins>
      <w:ins w:id="6437" w:author="Robin Matthews" w:date="2021-05-18T18:15:00Z">
        <w:r w:rsidR="00126595">
          <w:rPr>
            <w:noProof/>
          </w:rPr>
          <w:t>,</w:t>
        </w:r>
      </w:ins>
      <w:ins w:id="6438" w:author="Robin Matthews" w:date="2021-05-18T16:07:00Z">
        <w:r w:rsidR="00602365">
          <w:rPr>
            <w:noProof/>
          </w:rPr>
          <w:t xml:space="preserve"> 2019)</w:t>
        </w:r>
      </w:ins>
      <w:del w:id="6439" w:author="Robin Matthews" w:date="2021-05-18T16:07:00Z">
        <w:r w:rsidRPr="009F56C4" w:rsidDel="00602365">
          <w:rPr>
            <w:noProof/>
          </w:rPr>
          <w:delText>Eyring et al. 2019)</w:delText>
        </w:r>
      </w:del>
      <w:r>
        <w:fldChar w:fldCharType="end"/>
      </w:r>
      <w:r w:rsidRPr="003A0C0D">
        <w:t>.</w:t>
      </w:r>
    </w:p>
    <w:p w14:paraId="3A1C71D5" w14:textId="77777777" w:rsidR="006409E5" w:rsidRPr="003A0C0D" w:rsidRDefault="006409E5" w:rsidP="006409E5">
      <w:pPr>
        <w:pStyle w:val="AR6BodyText"/>
      </w:pPr>
      <w:r w:rsidRPr="003A0C0D">
        <w:t xml:space="preserve"> </w:t>
      </w:r>
    </w:p>
    <w:p w14:paraId="7047DAAF" w14:textId="77777777" w:rsidR="006409E5" w:rsidRPr="003A0C0D" w:rsidRDefault="006409E5" w:rsidP="006409E5">
      <w:pPr>
        <w:pStyle w:val="AR6BodyTextBold"/>
        <w:rPr>
          <w:lang w:val="en-GB"/>
        </w:rPr>
      </w:pPr>
      <w:r w:rsidRPr="003A0C0D">
        <w:rPr>
          <w:lang w:val="en-GB"/>
        </w:rPr>
        <w:t>[END FIGURE 1.2</w:t>
      </w:r>
      <w:r>
        <w:rPr>
          <w:lang w:val="en-GB"/>
        </w:rPr>
        <w:t>3</w:t>
      </w:r>
      <w:r w:rsidRPr="003A0C0D">
        <w:rPr>
          <w:lang w:val="en-GB"/>
        </w:rPr>
        <w:t xml:space="preserve"> HERE]  </w:t>
      </w:r>
    </w:p>
    <w:p w14:paraId="0F9D5168" w14:textId="77777777" w:rsidR="006409E5" w:rsidRPr="003A0C0D" w:rsidRDefault="006409E5" w:rsidP="006409E5">
      <w:pPr>
        <w:pStyle w:val="AR6BodyText"/>
      </w:pPr>
    </w:p>
    <w:p w14:paraId="2148B091" w14:textId="77777777" w:rsidR="006409E5" w:rsidRPr="003A0C0D" w:rsidRDefault="006409E5" w:rsidP="006409E5">
      <w:pPr>
        <w:pStyle w:val="AR6BodyText"/>
      </w:pPr>
    </w:p>
    <w:p w14:paraId="7CAA5D79" w14:textId="3733A379" w:rsidR="006409E5" w:rsidRPr="003A0C0D" w:rsidRDefault="006409E5" w:rsidP="006409E5">
      <w:pPr>
        <w:pStyle w:val="AR6Chap1Level31111"/>
      </w:pPr>
      <w:bookmarkStart w:id="6440" w:name="_Toc69950017"/>
      <w:r w:rsidRPr="003A0C0D">
        <w:t xml:space="preserve">Weighting </w:t>
      </w:r>
      <w:del w:id="6441" w:author="Ian Blenkinsop" w:date="2021-07-08T16:59:00Z">
        <w:r w:rsidRPr="003A0C0D" w:rsidDel="00AF6579">
          <w:delText xml:space="preserve">techniques </w:delText>
        </w:r>
      </w:del>
      <w:ins w:id="6442" w:author="Ian Blenkinsop" w:date="2021-07-08T16:59:00Z">
        <w:r w:rsidR="00AF6579">
          <w:t>T</w:t>
        </w:r>
        <w:r w:rsidR="00AF6579" w:rsidRPr="003A0C0D">
          <w:t xml:space="preserve">echniques </w:t>
        </w:r>
      </w:ins>
      <w:r w:rsidRPr="003A0C0D">
        <w:t xml:space="preserve">for </w:t>
      </w:r>
      <w:del w:id="6443" w:author="Ian Blenkinsop" w:date="2021-07-08T16:59:00Z">
        <w:r w:rsidRPr="003A0C0D" w:rsidDel="00AF6579">
          <w:delText xml:space="preserve">model </w:delText>
        </w:r>
      </w:del>
      <w:ins w:id="6444" w:author="Ian Blenkinsop" w:date="2021-07-08T16:59:00Z">
        <w:r w:rsidR="00AF6579">
          <w:t>M</w:t>
        </w:r>
        <w:r w:rsidR="00AF6579" w:rsidRPr="003A0C0D">
          <w:t xml:space="preserve">odel </w:t>
        </w:r>
      </w:ins>
      <w:del w:id="6445" w:author="Ian Blenkinsop" w:date="2021-07-08T16:59:00Z">
        <w:r w:rsidRPr="003A0C0D" w:rsidDel="00AF6579">
          <w:delText>comparisons</w:delText>
        </w:r>
        <w:bookmarkEnd w:id="6440"/>
        <w:r w:rsidRPr="003A0C0D" w:rsidDel="00AF6579">
          <w:delText xml:space="preserve"> </w:delText>
        </w:r>
      </w:del>
      <w:ins w:id="6446" w:author="Ian Blenkinsop" w:date="2021-07-08T16:59:00Z">
        <w:r w:rsidR="00AF6579">
          <w:t>C</w:t>
        </w:r>
        <w:r w:rsidR="00AF6579" w:rsidRPr="003A0C0D">
          <w:t xml:space="preserve">omparisons </w:t>
        </w:r>
      </w:ins>
    </w:p>
    <w:p w14:paraId="2ED0F101" w14:textId="77777777" w:rsidR="006409E5" w:rsidRPr="003A0C0D" w:rsidRDefault="006409E5" w:rsidP="006409E5">
      <w:pPr>
        <w:pStyle w:val="AR6BodyText"/>
      </w:pPr>
    </w:p>
    <w:p w14:paraId="20BA8B8E" w14:textId="397250B8" w:rsidR="006409E5" w:rsidRPr="000128A3" w:rsidRDefault="006409E5" w:rsidP="006409E5">
      <w:pPr>
        <w:pStyle w:val="AR6BodyText"/>
        <w:rPr>
          <w:rFonts w:cs="Times New Roman"/>
          <w:lang w:val="en-GB"/>
        </w:rPr>
      </w:pPr>
      <w:bookmarkStart w:id="6447" w:name="_Hlk66787138"/>
      <w:r w:rsidRPr="000128A3">
        <w:rPr>
          <w:rFonts w:cs="Times New Roman"/>
          <w:lang w:val="en-GB"/>
        </w:rPr>
        <w:t xml:space="preserve">Assessments of climate model ensembles have commonly assumed that each individual model is of equal value (‘model democracy’) and when combining simulations to estimate the mean and variance of quantities of interest, they are typically unweighted </w:t>
      </w:r>
      <w:r w:rsidRPr="003A0C0D">
        <w:rPr>
          <w:rFonts w:cs="Times New Roman"/>
        </w:rPr>
        <w:fldChar w:fldCharType="begin" w:fldLock="1"/>
      </w:r>
      <w:r w:rsidR="00E81B0B">
        <w:rPr>
          <w:rFonts w:cs="Times New Roman"/>
          <w:lang w:val="en-GB"/>
        </w:rPr>
        <w:instrText>ADDIN CSL_CITATION { "citationItems" : [ { "id" : "ITEM-1", "itemData" : { "DOI" : "10.1007/s00382-015-2531-3", "ISSN" : "0930-7575", "author" : [ { "dropping-particle" : "", "family" : "Haughton", "given" : "Ned", "non-dropping-particle" : "", "parse-names" : false, "suffix" : "" }, { "dropping-particle" : "", "family" : "Abramowitz", "given" : "Gab", "non-dropping-particle" : "", "parse-names" : false, "suffix" : "" }, { "dropping-particle" : "", "family" : "Pitman", "given" : "Andy", "non-dropping-particle" : "", "parse-names" : false, "suffix" : "" }, { "dropping-particle" : "", "family" : "Phipps", "given" : "Steven J", "non-dropping-particle" : "", "parse-names" : false, "suffix" : "" } ], "container-title" : "Climate Dynamics", "id" : "ITEM-1", "issue" : "11-12", "issued" : { "date-parts" : [ [ "2015", "12", "20" ] ] }, "page" : "3169-3181", "title" : "Weighting climate model ensembles for mean and variance estimates", "translator" : [ { "dropping-particle" : "", "family" : "H2558", "given" : "", "non-dropping-particle" : "", "parse-names" : false, "suffix" : "" } ], "type" : "article-journal", "volume" : "45" }, "uris" : [ "http://www.mendeley.com/documents/?uuid=82bd0ae1-a2cf-3d05-b4c3-08e5ed0d70ad" ] } ], "mendeley" : { "formattedCitation" : "(Haughton et al., 2015)", "plainTextFormattedCitation" : "(Haughton et al., 2015)", "previouslyFormattedCitation" : "(Haughton et al., 2015)" }, "properties" : { "noteIndex" : 0 }, "schema" : "https://github.com/citation-style-language/schema/raw/master/csl-citation.json" }</w:instrText>
      </w:r>
      <w:r w:rsidRPr="003A0C0D">
        <w:rPr>
          <w:rFonts w:cs="Times New Roman"/>
        </w:rPr>
        <w:fldChar w:fldCharType="separate"/>
      </w:r>
      <w:ins w:id="6448" w:author="Robin Matthews" w:date="2021-05-18T16:07:00Z">
        <w:r w:rsidR="00602365">
          <w:rPr>
            <w:rFonts w:cs="Times New Roman"/>
            <w:noProof/>
            <w:lang w:val="en-GB"/>
          </w:rPr>
          <w:t>(Haughton et al., 2015)</w:t>
        </w:r>
      </w:ins>
      <w:del w:id="6449" w:author="Robin Matthews" w:date="2021-05-18T16:07:00Z">
        <w:r w:rsidRPr="000128A3" w:rsidDel="00602365">
          <w:rPr>
            <w:rFonts w:cs="Times New Roman"/>
            <w:noProof/>
            <w:lang w:val="en-GB"/>
          </w:rPr>
          <w:delText>(Haughton et al., 2015)</w:delText>
        </w:r>
      </w:del>
      <w:r w:rsidRPr="003A0C0D">
        <w:rPr>
          <w:rFonts w:cs="Times New Roman"/>
        </w:rPr>
        <w:fldChar w:fldCharType="end"/>
      </w:r>
      <w:r w:rsidRPr="000128A3">
        <w:rPr>
          <w:rFonts w:cs="Times New Roman"/>
          <w:lang w:val="en-GB"/>
        </w:rPr>
        <w:t>. This practice ha</w:t>
      </w:r>
      <w:r w:rsidRPr="000128A3">
        <w:rPr>
          <w:lang w:val="en-GB"/>
        </w:rPr>
        <w:t xml:space="preserve">s been noted to </w:t>
      </w:r>
      <w:r w:rsidRPr="000128A3">
        <w:rPr>
          <w:rFonts w:cs="Times New Roman"/>
          <w:lang w:val="en-GB"/>
        </w:rPr>
        <w:t xml:space="preserve">diminish the influence of models exhibiting a good match with observations </w:t>
      </w:r>
      <w:r w:rsidRPr="003A0C0D">
        <w:rPr>
          <w:rFonts w:cs="Times New Roman"/>
        </w:rPr>
        <w:fldChar w:fldCharType="begin" w:fldLock="1"/>
      </w:r>
      <w:r w:rsidR="00E14AAC">
        <w:rPr>
          <w:rFonts w:cs="Times New Roman"/>
          <w:lang w:val="en-GB"/>
        </w:rPr>
        <w:instrText>ADDIN CSL_CITATION { "citationItems" : [ { "id" : "ITEM-1", "itemData" : { "DOI" : "10.1016/j.atmosres.2019.104785", "ISSN" : "0169-8095", "abstract" : "Regional Climate Models (RCMs) emerged 30 years ago as a transient tool to provide detailed estimates of meteorological parameters (temperature, precipitation, humidity, wind, and others) for regional applications. Their dynamic downscaling approach was intended to fill the gap between the global but coarse estimates of Global Climate/Circulation Models (GCMs), which typically had a 2.5\u00b0 resolution, and practical requirements such as estimating precipitation for hydrologic operations in small basins under conditions of increased greenhouse gas emissions. Over the three decades, RCMs provided data to inform policies and helped to increase knowledge of the present climate and the impacts of global warming at regional level. This paper describes the major achievements of RCMs, critically reviewing the main issues and limitations that have been featured in the literature. It puts forward a controversial claim aimed at starting a debate in the climate community, namely, that the cycle of RCM research has reached an end for informing policies. This is because these models have recently been superseded for that purpose by high-resolution GCMs and Earth System Models (ESM).", "author" : [ { "dropping-particle" : "", "family" : "Tapiador", "given" : "Francisco J", "non-dropping-particle" : "", "parse-names" : false, "suffix" : "" }, { "dropping-particle" : "", "family" : "Navarro", "given" : "Andr\u00e9s", "non-dropping-particle" : "", "parse-names" : false, "suffix" : "" }, { "dropping-particle" : "", "family" : "Moreno", "given" : "Ra\u00fal", "non-dropping-particle" : "", "parse-names" : false, "suffix" : "" }, { "dropping-particle" : "", "family" : "S\u00e1nchez", "given" : "Jos\u00e9 Luis", "non-dropping-particle" : "", "parse-names" : false, "suffix" : "" }, { "dropping-particle" : "", "family" : "Garc\u00eda-Ortega", "given" : "Eduardo", "non-dropping-particle" : "", "parse-names" : false, "suffix" : "" } ], "container-title" : "Atmospheric Research", "id" : "ITEM-1", "issued" : { "date-parts" : [ [ "2020" ] ] }, "page" : "104785", "title" : "Regional climate models: 30 years of dynamical downscaling", "translator" : [ { "dropping-particle" : "", "family" : "H2115", "given" : "", "non-dropping-particle" : "", "parse-names" : false, "suffix" : "" } ], "type" : "article-journal", "volume" : "235" }, "uris" : [ "http://www.mendeley.com/documents/?uuid=bdbb7c06-6be3-4668-ac75-f3e4018287bc" ] } ], "mendeley" : { "formattedCitation" : "(Tapiador et al., 2020)", "plainTextFormattedCitation" : "(Tapiador et al., 2020)", "previouslyFormattedCitation" : "(Tapiador et al., 2020)" }, "properties" : { "noteIndex" : 0 }, "schema" : "https://github.com/citation-style-language/schema/raw/master/csl-citation.json" }</w:instrText>
      </w:r>
      <w:r w:rsidRPr="003A0C0D">
        <w:rPr>
          <w:rFonts w:cs="Times New Roman"/>
        </w:rPr>
        <w:fldChar w:fldCharType="separate"/>
      </w:r>
      <w:ins w:id="6450" w:author="Robin Matthews" w:date="2021-05-18T16:07:00Z">
        <w:r w:rsidR="00602365">
          <w:rPr>
            <w:rFonts w:cs="Times New Roman"/>
            <w:noProof/>
            <w:lang w:val="en-GB"/>
          </w:rPr>
          <w:t>(Tapiador et al., 2020)</w:t>
        </w:r>
      </w:ins>
      <w:del w:id="6451" w:author="Robin Matthews" w:date="2021-05-18T16:07:00Z">
        <w:r w:rsidRPr="000128A3" w:rsidDel="00602365">
          <w:rPr>
            <w:rFonts w:cs="Times New Roman"/>
            <w:noProof/>
            <w:lang w:val="en-GB"/>
          </w:rPr>
          <w:delText>(Tapiador et al., 2020)</w:delText>
        </w:r>
      </w:del>
      <w:r w:rsidRPr="003A0C0D">
        <w:rPr>
          <w:rFonts w:cs="Times New Roman"/>
        </w:rPr>
        <w:fldChar w:fldCharType="end"/>
      </w:r>
      <w:r w:rsidRPr="000128A3">
        <w:rPr>
          <w:rFonts w:cs="Times New Roman"/>
          <w:lang w:val="en-GB"/>
        </w:rPr>
        <w:t>.</w:t>
      </w:r>
      <w:r w:rsidRPr="000128A3">
        <w:rPr>
          <w:lang w:val="en-GB"/>
        </w:rPr>
        <w:t xml:space="preserve"> </w:t>
      </w:r>
      <w:r w:rsidRPr="000128A3">
        <w:rPr>
          <w:rFonts w:cs="Times New Roman"/>
          <w:lang w:val="en-GB"/>
        </w:rPr>
        <w:t xml:space="preserve">However, exceptions to this approach exist, notably AR5 projections of sea ice, which only selected a few models which passed a model performance assessment </w:t>
      </w:r>
      <w:r w:rsidRPr="003A0C0D">
        <w:rPr>
          <w:rFonts w:cs="Times New Roman"/>
        </w:rPr>
        <w:fldChar w:fldCharType="begin" w:fldLock="1"/>
      </w:r>
      <w:r w:rsidR="00E81B0B">
        <w:rPr>
          <w:rFonts w:cs="Times New Roman"/>
          <w:lang w:val="en-GB"/>
        </w:rPr>
        <w:instrText>ADDIN CSL_CITATION { "citationItems" : [ { "id" : "ITEM-1", "itemData" : { "DOI" : "10.1017/CBO9781107415324.024", "ISBN" : "9781107661820", "author" : [ { "dropping-particle" : "", "family" : "Collins", "given" : "M", "non-dropping-particle" : "", "parse-names" : false, "suffix" : "" }, { "dropping-particle" : "", "family" : "Knutti", "given" : "R", "non-dropping-particle" : "", "parse-names" : false, "suffix" : "" }, { "dropping-particle" : "", "family" : "Arblaster", "given" : "J", "non-dropping-particle" : "", "parse-names" : false, "suffix" : "" }, { "dropping-particle" : "", "family" : "Dufresne", "given" : "J.-L.", "non-dropping-particle" : "", "parse-names" : false, "suffix" : "" }, { "dropping-particle" : "", "family" : "Fichefet", "given" : "T", "non-dropping-particle" : "", "parse-names" : false, "suffix" : "" }, { "dropping-particle" : "", "family" : "Friedlingstein", "given" : "P", "non-dropping-particle" : "", "parse-names" : false, "suffix" : "" }, { "dropping-particle" : "", "family" : "Gao", "given" : "X", "non-dropping-particle" : "", "parse-names" : false, "suffix" : "" }, { "dropping-particle" : "", "family" : "Gutowski", "given" : "W J", "non-dropping-particle" : "", "parse-names" : false, "suffix" : "" }, { "dropping-particle" : "", "family" : "Johns", "given" : "T", "non-dropping-particle" : "", "parse-names" : false, "suffix" : "" }, { "dropping-particle" : "", "family" : "Krinner", "given" : "G", "non-dropping-particle" : "", "parse-names" : false, "suffix" : "" }, { "dropping-particle" : "", "family" : "Shongwe", "given" : "M", "non-dropping-particle" : "", "parse-names" : false, "suffix" : "" }, { "dropping-particle" : "", "family" : "Tebaldi", "given" : "C", "non-dropping-particle" : "", "parse-names" : false, "suffix" : "" }, { "dropping-particle" : "", "family" : "Weaver", "given" : "A J", "non-dropping-particle" : "", "parse-names" : false, "suffix" : "" }, { "dropping-particle" : "", "family" : "Wehner", "given" : "M",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"H3196", "given" : "Rt13", "non-dropping-particle" : "", "parse-names" : false, "suffix" : "" } ], "type" : "chapter" }, "uris" : [ "http://www.mendeley.com/documents/?uuid=0870fe69-2bce-44a5-bf76-3c9eb37f4f0c" ] } ], "mendeley" : { "formattedCitation" : "(Collins et al., 2013)", "plainTextFormattedCitation" : "(Collins et al., 2013)", "previouslyFormattedCitation" : "(Collins et al., 2013)" }, "properties" : { "noteIndex" : 0 }, "schema" : "https://github.com/citation-style-language/schema/raw/master/csl-citation.json" }</w:instrText>
      </w:r>
      <w:r w:rsidRPr="003A0C0D">
        <w:rPr>
          <w:rFonts w:cs="Times New Roman"/>
        </w:rPr>
        <w:fldChar w:fldCharType="separate"/>
      </w:r>
      <w:ins w:id="6452" w:author="Robin Matthews" w:date="2021-05-18T16:07:00Z">
        <w:r w:rsidR="00602365">
          <w:rPr>
            <w:rFonts w:cs="Times New Roman"/>
            <w:noProof/>
            <w:lang w:val="en-GB"/>
          </w:rPr>
          <w:t>(Collins et al., 2013)</w:t>
        </w:r>
      </w:ins>
      <w:del w:id="6453" w:author="Robin Matthews" w:date="2021-05-18T16:07:00Z">
        <w:r w:rsidRPr="000128A3" w:rsidDel="00602365">
          <w:rPr>
            <w:rFonts w:cs="Times New Roman"/>
            <w:noProof/>
            <w:lang w:val="en-GB"/>
          </w:rPr>
          <w:delText>(Collins et al., 2013)</w:delText>
        </w:r>
      </w:del>
      <w:r w:rsidRPr="003A0C0D">
        <w:rPr>
          <w:rFonts w:cs="Times New Roman"/>
        </w:rPr>
        <w:fldChar w:fldCharType="end"/>
      </w:r>
      <w:r w:rsidRPr="000128A3">
        <w:rPr>
          <w:rFonts w:cs="Times New Roman"/>
          <w:lang w:val="en-GB"/>
        </w:rPr>
        <w:t xml:space="preserve">, and more studies on this topic have appeared since </w:t>
      </w:r>
      <w:del w:id="6454" w:author="Ian Blenkinsop" w:date="2021-07-08T17:00:00Z">
        <w:r w:rsidRPr="000128A3" w:rsidDel="00AF6579">
          <w:rPr>
            <w:rFonts w:cs="Times New Roman"/>
            <w:lang w:val="en-GB"/>
          </w:rPr>
          <w:delText xml:space="preserve">the </w:delText>
        </w:r>
      </w:del>
      <w:r w:rsidRPr="000128A3">
        <w:rPr>
          <w:rFonts w:cs="Times New Roman"/>
          <w:lang w:val="en-GB"/>
        </w:rPr>
        <w:t xml:space="preserve">AR5 </w:t>
      </w:r>
      <w:r w:rsidRPr="003A0C0D">
        <w:rPr>
          <w:rFonts w:cs="Times New Roman"/>
        </w:rPr>
        <w:fldChar w:fldCharType="begin" w:fldLock="1"/>
      </w:r>
      <w:r w:rsidR="00E81B0B">
        <w:rPr>
          <w:rFonts w:cs="Times New Roman"/>
          <w:lang w:val="en-GB"/>
        </w:rPr>
        <w:instrText>ADDIN CSL_CITATION { "citationItems" : [ { "id" : "ITEM-1", "itemData" : { "DOI" : "10.1038/s41558-018-0355-y", "ISSN" : "1758-678X", "author" : [ { "dropping-particle" : "", "family" : "Eyring", "given" : "Veronika", "non-dropping-particle" : "", "parse-names" : false, "suffix" : "" }, { "dropping-particle" : "", "family" : "Cox", "given" : "Peter M.", "non-dropping-particle" : "", "parse-names" : false, "suffix" : "" }, { "dropping-particle" : "", "family" : "Flato", "given" : "Gregory M.", "non-dropping-particle" : "", "parse-names" : false, "suffix" : "" }, { "dropping-particle" : "", "family" : "Gleckler", "given" : "Peter J.", "non-dropping-particle" : "", "parse-names" : false, "suffix" : "" }, { "dropping-particle" : "", "family" : "Abramowitz", "given" : "Gab", "non-dropping-particle" : "", "parse-names" : false, "suffix" : "" }, { "dropping-particle" : "", "family" : "Caldwell", "given" : "Peter", "non-dropping-particle" : "", "parse-names" : false, "suffix" : "" }, { "dropping-particle" : "", "family" : "Collins", "given" : "William D.", "non-dropping-particle" : "", "parse-names" : false, "suffix" : "" }, { "dropping-particle" : "", "family" : "Gier", "given" : "Bettina K.", "non-dropping-particle" : "", "parse-names" : false, "suffix" : "" }, { "dropping-particle" : "", "family" : "Hall", "given" : "Alex D.", "non-dropping-particle" : "", "parse-names" : false, "suffix" : "" }, { "dropping-particle" : "", "family" : "Hoffman", "given" : "Forrest M.", "non-dropping-particle" : "", "parse-names" : false, "suffix" : "" }, { "dropping-particle" : "", "family" : "Hurtt", "given" : "George C.", "non-dropping-particle" : "", "parse-names" : false, "suffix" : "" }, { "dropping-particle" : "", "family" : "Jahn", "given" : "Alexandra", "non-dropping-particle" : "", "parse-names" : false, "suffix" : "" }, { "dropping-particle" : "", "family" : "Jones", "given" : "Chris D.", "non-dropping-particle" : "", "parse-names" : false, "suffix" : "" }, { "dropping-particle" : "", "family" : "Klein", "given" : "Stephen A.", "non-dropping-particle" : "", "parse-names" : false, "suffix" : "" }, { "dropping-particle" : "", "family" : "Krasting", "given" : "John P.", "non-dropping-particle" : "", "parse-names" : false, "suffix" : "" }, { "dropping-particle" : "", "family" : "Kwiatkowski", "given" : "Lester", "non-dropping-particle" : "", "parse-names" : false, "suffix" : "" }, { "dropping-particle" : "", "family" : "Lorenz", "given" : "Ruth", "non-dropping-particle" : "", "parse-names" : false, "suffix" : "" }, { "dropping-particle" : "", "family" : "Maloney", "given" : "Eric", "non-dropping-particle" : "", "parse-names" : false, "suffix" : "" }, { "dropping-particle" : "", "family" : "Meehl", "given" : "Gerald A.", "non-dropping-particle" : "", "parse-names" : false, "suffix" : "" }, { "dropping-particle" : "", "family" : "Pendergrass", "given" : "Angeline G.", "non-dropping-particle" : "", "parse-names" : false, "suffix" : "" }, { "dropping-particle" : "", "family" : "Pincus", "given" : "Robert", "non-dropping-particle" : "", "parse-names" : false, "suffix" : "" }, { "dropping-particle" : "", "family" : "Ruane", "given" : "Alex C.", "non-dropping-particle" : "", "parse-names" : false, "suffix" : "" }, { "dropping-particle" : "", "family" : "Russell", "given" : "Joellen L.", "non-dropping-particle" : "", "parse-names" : false, "suffix" : "" }, { "dropping-particle" : "", "family" : "Sanderson", "given" : "Benjamin M.", "non-dropping-particle" : "", "parse-names" : false, "suffix" : "" }, { "dropping-particle" : "", "family" : "Santer", "given" : "Benjamin D.", "non-dropping-particle" : "", "parse-names" : false, "suffix" : "" }, { "dropping-particle" : "", "family" : "Sherwood", "given" : "Steven C.", "non-dropping-particle" : "", "parse-names" : false, "suffix" : "" }, { "dropping-particle" : "", "family" : "Simpson", "given" : "Isla R.", "non-dropping-particle" : "", "parse-names" : false, "suffix" : "" }, { "dropping-particle" : "", "family" : "Stouffer", "given" : "Ronald J.", "non-dropping-particle" : "", "parse-names" : false, "suffix" : "" }, { "dropping-particle" : "", "family" : "Williamson", "given" : "Mark S.", "non-dropping-particle" : "", "parse-names" : false, "suffix" : "" } ], "container-title" : "Nature Climate Change", "id" : "ITEM-1", "issue" : "2", "issued" : { "date-parts" : [ [ "2019", "2", "7" ] ] }, "page" : "102-110", "title" : "Taking climate model evaluation to the next level", "translator" : [ { "dropping-particle" : "", "family" : "H3478", "given" : "", "non-dropping-particle" : "", "parse-names" : false, "suffix" : "" } ], "type" : "article-journal", "volume" : "9" }, "uris" : [ "http://www.mendeley.com/documents/?uuid=93d9dfd2-ab6c-4c10-a663-9f67f730279f" ] } ], "mendeley" : { "formattedCitation" : "(Eyring et al., 2019)", "manualFormatting" : "(e.g., Eyring et al., 2019)", "plainTextFormattedCitation" : "(Eyring et al., 2019)", "previouslyFormattedCitation" : "(Eyring et al., 2019)" }, "properties" : { "noteIndex" : 0 }, "schema" : "https://github.com/citation-style-language/schema/raw/master/csl-citation.json" }</w:instrText>
      </w:r>
      <w:r w:rsidRPr="003A0C0D">
        <w:rPr>
          <w:rFonts w:cs="Times New Roman"/>
        </w:rPr>
        <w:fldChar w:fldCharType="separate"/>
      </w:r>
      <w:ins w:id="6455" w:author="Robin Matthews" w:date="2021-05-18T16:07:00Z">
        <w:r w:rsidR="00602365">
          <w:rPr>
            <w:rFonts w:cs="Times New Roman"/>
            <w:noProof/>
            <w:lang w:val="en-GB"/>
          </w:rPr>
          <w:t>(e.g., Eyring et al., 2019)</w:t>
        </w:r>
      </w:ins>
      <w:del w:id="6456" w:author="Robin Matthews" w:date="2021-05-18T16:07:00Z">
        <w:r w:rsidRPr="000128A3" w:rsidDel="00602365">
          <w:rPr>
            <w:rFonts w:cs="Times New Roman"/>
            <w:noProof/>
            <w:lang w:val="en-GB"/>
          </w:rPr>
          <w:delText>(e.g., Eyring et al., 2019)</w:delText>
        </w:r>
      </w:del>
      <w:r w:rsidRPr="003A0C0D">
        <w:rPr>
          <w:rFonts w:cs="Times New Roman"/>
        </w:rPr>
        <w:fldChar w:fldCharType="end"/>
      </w:r>
      <w:r w:rsidRPr="000128A3">
        <w:rPr>
          <w:rFonts w:cs="Times New Roman"/>
          <w:lang w:val="en-GB"/>
        </w:rPr>
        <w:t xml:space="preserve">. Ensembles are typically </w:t>
      </w:r>
      <w:r w:rsidR="00593B17">
        <w:rPr>
          <w:rFonts w:cs="Times New Roman"/>
          <w:lang w:val="en-GB"/>
        </w:rPr>
        <w:t>sub-selected</w:t>
      </w:r>
      <w:r w:rsidR="00593B17" w:rsidRPr="000128A3">
        <w:rPr>
          <w:rFonts w:cs="Times New Roman"/>
          <w:lang w:val="en-GB"/>
        </w:rPr>
        <w:t xml:space="preserve"> </w:t>
      </w:r>
      <w:r w:rsidRPr="000128A3">
        <w:rPr>
          <w:rFonts w:cs="Times New Roman"/>
          <w:lang w:val="en-GB"/>
        </w:rPr>
        <w:t xml:space="preserve">by removing either poorly performing model simulations </w:t>
      </w:r>
      <w:r w:rsidRPr="003A0C0D">
        <w:rPr>
          <w:rFonts w:cs="Times New Roman"/>
        </w:rPr>
        <w:fldChar w:fldCharType="begin" w:fldLock="1"/>
      </w:r>
      <w:r w:rsidR="00E81B0B">
        <w:rPr>
          <w:rFonts w:cs="Times New Roman"/>
          <w:lang w:val="en-GB"/>
        </w:rPr>
        <w:instrText>ADDIN CSL_CITATION { "citationItems" : [ { "id" : "ITEM-1", "itemData" : { "DOI" : "10.1007/s00382-014-2418-8", "ISSN" : "14320894", "abstract" : "The unprecedented availability of 6-hourly data from a multi-model GCM ensemble in the CMIP5 data archive presents the new opportunity to dynamically downscale multiple GCMs to develop high-resolution climate projections relevant to detailed assessment of climate vulnerability and climate change impacts. This enables the development of high resolution projections derived from the same set of models that are used to characterise the range of future climate changes at the global and large-scale, and as assessed in the IPCC AR5. However, the technical and human resource required to dynamically-downscale the full CMIP5 ensemble are significant and not necessary if the aim is to develop scenarios covering a representative range of future climate conditions relevant to a climate change risk assessment. This paper illustrates a methodology for selecting from the available CMIP5 models in order to identify a set of 8\u201310 GCMs for use in regional climate change assessments. The selection focuses on their suitability across multiple regions\u2014Southeast Asia, Europe and Africa. The selection (a) avoids the inclusion of the least realistic models for each region and (b) simultaneously captures the maximum possible range of changes in surface temperature and precipitation for three continental-scale regions. We find that, of the CMIP5 GCMs with 6-hourly fields available, three simulate the key regional aspects of climate sufficiently poorly that we consider the projections from those models \u2018implausible\u2019 (MIROC-ESM, MIROC-ESM-CHEM, and IPSL-CM5B-LR). From the remaining models, we demonstrate a selection methodology which avoids the poorest models by including them in the set only if their exclusion would significantly reduce the range of projections sampled. The result of this process is a set of models suitable for using to generate downscaled climate change information for a consistent multi-regional assessment of climate change impacts and adaptation.", "author" : [ { "dropping-particle" : "", "family" : "McSweeney", "given" : "C. F.", "non-dropping-particle" : "", "parse-names" : false, "suffix" : "" }, { "dropping-particle" : "", "family" : "Jones", "given" : "R. G.", "non-dropping-particle" : "", "parse-names" : false, "suffix" : "" }, { "dropping-particle" : "", "family" : "Lee", "given" : "R. W.", "non-dropping-particle" : "", "parse-names" : false, "suffix" : "" }, { "dropping-particle" : "", "family" : "Rowell", "given" : "D. P.", "non-dropping-particle" : "", "parse-names" : false, "suffix" : "" } ], "container-title" : "Climate Dynamics", "id" : "ITEM-1", "issue" : "11-12", "issued" : { "date-parts" : [ [ "2015", "6", "22" ] ] }, "page" : "3237-3260", "publisher" : "Springer Verlag", "title" : "Selecting CMIP5 GCMs for downscaling over multiple regions", "translator" : [ { "dropping-particle" : "", "family" : "H3750", "given" : "", "non-dropping-particle" : "", "parse-names" : false, "suffix" : "" } ], "type" : "article-journal", "volume" : "44" }, "uris" : [ "http://www.mendeley.com/documents/?uuid=4ccb8bb3-0d6b-3a9c-9b98-d49ad005961e" ] } ], "mendeley" : { "formattedCitation" : "(McSweeney et al., 2015)", "plainTextFormattedCitation" : "(McSweeney et al., 2015)", "previouslyFormattedCitation" : "(McSweeney et al., 2015)" }, "properties" : { "noteIndex" : 0 }, "schema" : "https://github.com/citation-style-language/schema/raw/master/csl-citation.json" }</w:instrText>
      </w:r>
      <w:r w:rsidRPr="003A0C0D">
        <w:rPr>
          <w:rFonts w:cs="Times New Roman"/>
        </w:rPr>
        <w:fldChar w:fldCharType="separate"/>
      </w:r>
      <w:ins w:id="6457" w:author="Robin Matthews" w:date="2021-05-18T16:07:00Z">
        <w:r w:rsidR="00602365">
          <w:rPr>
            <w:rFonts w:cs="Times New Roman"/>
            <w:noProof/>
            <w:lang w:val="en-GB"/>
          </w:rPr>
          <w:t>(McSweeney et al., 2015)</w:t>
        </w:r>
      </w:ins>
      <w:del w:id="6458" w:author="Robin Matthews" w:date="2021-05-18T16:07:00Z">
        <w:r w:rsidRPr="000128A3" w:rsidDel="00602365">
          <w:rPr>
            <w:rFonts w:cs="Times New Roman"/>
            <w:noProof/>
            <w:lang w:val="en-GB"/>
          </w:rPr>
          <w:delText>(McSweeney et al., 2015)</w:delText>
        </w:r>
      </w:del>
      <w:r w:rsidRPr="003A0C0D">
        <w:rPr>
          <w:rFonts w:cs="Times New Roman"/>
        </w:rPr>
        <w:fldChar w:fldCharType="end"/>
      </w:r>
      <w:r w:rsidRPr="000128A3">
        <w:rPr>
          <w:rFonts w:cs="Times New Roman"/>
          <w:lang w:val="en-GB"/>
        </w:rPr>
        <w:t xml:space="preserve"> or model simulations that are perceived to add little additional information, typically where multiple simulations have come from the same model. They may also be weighted based on model performance.</w:t>
      </w:r>
    </w:p>
    <w:p w14:paraId="2F889869" w14:textId="77777777" w:rsidR="006409E5" w:rsidRPr="000128A3" w:rsidRDefault="006409E5" w:rsidP="006409E5">
      <w:pPr>
        <w:pStyle w:val="AR6BodyText"/>
        <w:rPr>
          <w:lang w:val="en-GB"/>
        </w:rPr>
      </w:pPr>
    </w:p>
    <w:p w14:paraId="264BB51C" w14:textId="686C4D91" w:rsidR="006409E5" w:rsidRPr="000128A3" w:rsidRDefault="006409E5" w:rsidP="006409E5">
      <w:pPr>
        <w:pStyle w:val="AR6BodyText"/>
        <w:rPr>
          <w:lang w:val="en-GB"/>
        </w:rPr>
      </w:pPr>
      <w:r w:rsidRPr="000128A3">
        <w:rPr>
          <w:rFonts w:cs="Times New Roman"/>
          <w:lang w:val="en-GB"/>
        </w:rPr>
        <w:t xml:space="preserve">Several recent studies have attempted to quantify the </w:t>
      </w:r>
      <w:r w:rsidR="00593B17">
        <w:rPr>
          <w:rFonts w:cs="Times New Roman"/>
          <w:lang w:val="en-GB"/>
        </w:rPr>
        <w:t>effect</w:t>
      </w:r>
      <w:r w:rsidR="00593B17" w:rsidRPr="000128A3">
        <w:rPr>
          <w:rFonts w:cs="Times New Roman"/>
          <w:lang w:val="en-GB"/>
        </w:rPr>
        <w:t xml:space="preserve"> </w:t>
      </w:r>
      <w:r w:rsidRPr="000128A3">
        <w:rPr>
          <w:rFonts w:cs="Times New Roman"/>
          <w:lang w:val="en-GB"/>
        </w:rPr>
        <w:t xml:space="preserve">of various strategies for selection or weighting of ensemble members based on some set of criteria </w:t>
      </w:r>
      <w:r w:rsidRPr="003A0C0D">
        <w:rPr>
          <w:rFonts w:cs="Times New Roman"/>
        </w:rPr>
        <w:fldChar w:fldCharType="begin" w:fldLock="1"/>
      </w:r>
      <w:r w:rsidR="00A94565">
        <w:rPr>
          <w:rFonts w:cs="Times New Roman"/>
          <w:lang w:val="en-GB"/>
        </w:rPr>
        <w:instrText>ADDIN CSL_CITATION { "citationItems" : [ { "id" : "ITEM-1", "itemData" : { "DOI" : "10.1007/s00382-015-2531-3", "ISSN" : "0930-7575", "author" : [ { "dropping-particle" : "", "family" : "Haughton", "given" : "Ned", "non-dropping-particle" : "", "parse-names" : false, "suffix" : "" }, { "dropping-particle" : "", "family" : "Abramowitz", "given" : "Gab", "non-dropping-particle" : "", "parse-names" : false, "suffix" : "" }, { "dropping-particle" : "", "family" : "Pitman", "given" : "Andy", "non-dropping-particle" : "", "parse-names" : false, "suffix" : "" }, { "dropping-particle" : "", "family" : "Phipps", "given" : "Steven J", "non-dropping-particle" : "", "parse-names" : false, "suffix" : "" } ], "container-title" : "Climate Dynamics", "id" : "ITEM-1", "issue" : "11-12", "issued" : { "date-parts" : [ [ "2015", "12", "20" ] ] }, "page" : "3169-3181", "title" : "Weighting climate model ensembles for mean and variance estimates", "translator" : [ { "dropping-particle" : "", "family" : "H2558", "given" : "", "non-dropping-particle" : "", "parse-names" : false, "suffix" : "" } ], "type" : "article-journal", "volume" : "45" }, "uris" : [ "http://www.mendeley.com/documents/?uuid=82bd0ae1-a2cf-3d05-b4c3-08e5ed0d70ad" ] }, { "id" : "ITEM-2", "itemData" : { "DOI" : "10.1175/JCLI-D-16-0428.1", "ISSN" : "08948755", "abstract" : "This paper introduces and applies a new method to consistently estimate internal climate variability for all models within a multimodel ensemble. The method regresses each model's estimate of internal variability from the preindustrial control simulation on the variability derived from a model's ensemble simulations, thus providing practical evidence of the quasi-ergodic assumption. The method allows one to test in a multimodel consensus view how the internal variability of a variable changes for different forcing scenarios. Applying the method to the CMIP5 model ensemble shows that the internal variability of global-mean surface air temperature remains largely unchanged for historical simulations and might decrease for future simulations with a large CO2 forcing. Regionally, the projected changes reveal likely increases in temperature variability in the tropics, subtropics, and polar regions, and extremely likely decreases in midlatitudes. Applying the method to sea ice volume and area shows that their respective internal variability likely or extremely likely decreases proportionally to their mean state, except for Arctic sea ice area, which shows no consistent change across models. For the evaluation of CMIP5 simulations of Arctic and Antarctic sea ice, the method confirms that internal variability can explain most of the models' deviation from observed trends but often not the models' deviation from the observed mean states. The new method benefits from a large number of models and long preindustrial control simulations, but it requires only a small number of ensemble simulations. The method allows for consistent consideration of internal variability in multimodel studies and thus fosters understanding of the role of internal variability in a changing climate.", "author" : [ { "dropping-particle" : "", "family" : "Olonscheck", "given" : "Dirk", "non-dropping-particle" : "", "parse-names" : false, "suffix" : "" }, { "dropping-particle" : "", "family" : "Notz", "given" : "Dirk", "non-dropping-particle" : "", "parse-names" : false, "suffix" : "" } ], "container-title" : "Journal of Climate", "id" : "ITEM-2", "issue" : "23", "issued" : { "date-parts" : [ [ "2017", "12", "1" ] ] }, "page" : "9555-9573", "publisher" : "American Meteorological Society", "title" : "Consistently estimating internal climate variability from climate model simulations", "translator" : [ { "dropping-particle" : "", "family" : "H3922", "given" : "", "non-dropping-particle" : "", "parse-names" : false, "suffix" : "" } ], "type" : "article-journal", "volume" : "30" }, "uris" : [ "http://www.mendeley.com/documents/?uuid=7fbdbdd1-93d8-3090-ab8f-7427f9620b05" ] }, { "id" : "ITEM-3", "itemData" : { "DOI" : "10.5194/gmd-10-2379-2017", "abstract" : "We present a weighting strategy for use with the CMIP5 multi-model archive in the fourth National Climate Assessment, which considers both skill in the climatological performance of models over North America as well as the inter-dependency of models arising from common parame-terizations or tuning practices. The method exploits information relating to the climatological mean state of a number of projection-relevant variables as well as metrics representing long-term statistics of weather extremes. The weights, once computed can be used to simply compute weighted means and significance information from an ensemble containing multiple initial condition members from potentially co-dependent models of varying skill. Two parameters in the algorithm determine the degree to which model climatologi-cal skill and model uniqueness are rewarded; these parameters are explored and final values are defended for the assessment. The influence of model weighting on projected temperature and precipitation changes is found to be moderate, partly due to a compensating effect between model skill and uniqueness. However, more aggressive skill weighting and weighting by targeted metrics is found to have a more significant effect on inferred ensemble confidence in future patterns of change for a given projection.", "author" : [ { "dropping-particle" : "", "family" : "Sanderson", "given" : "Benjamin M", "non-dropping-particle" : "", "parse-names" : false, "suffix" : "" }, { "dropping-particle" : "", "family" : "Wehner", "given" : "Michael", "non-dropping-particle" : "", "parse-names" : false, "suffix" : "" }, { "dropping-particle" : "", "family" : "Knutti", "given" : "Reto", "non-dropping-particle" : "", "parse-names" : false, "suffix" : "" } ], "container-title" : "Geoscientific Model Development", "id" : "ITEM-3", "issued" : { "date-parts" : [ [ "2017" ] ] }, "page" : "2379-2395", "title" : "Skill and independence weighting for multi-model assessments", "translator" : [ { "dropping-particle" : "", "family" : "H2557", "given" : "", "non-dropping-particle" : "", "parse-names" : false, "suffix" : "" } ], "type" : "article-journal", "volume" : "10" }, "uris" : [ "http://www.mendeley.com/documents/?uuid=4c546adf-d6bb-335f-8a43-5a7ae2643219" ] } ], "mendeley" : { "formattedCitation" : "(Haughton et al., 2015; Olonscheck and Notz, 2017; Sanderson et al., 2017)", "plainTextFormattedCitation" : "(Haughton et al., 2015; Olonscheck and Notz, 2017; Sanderson et al., 2017)", "previouslyFormattedCitation" : "(Haughton et al., 2015; Olonscheck and Notz, 2017; Sanderson et al., 2017)" }, "properties" : { "noteIndex" : 0 }, "schema" : "https://github.com/citation-style-language/schema/raw/master/csl-citation.json" }</w:instrText>
      </w:r>
      <w:r w:rsidRPr="003A0C0D">
        <w:rPr>
          <w:rFonts w:cs="Times New Roman"/>
        </w:rPr>
        <w:fldChar w:fldCharType="separate"/>
      </w:r>
      <w:ins w:id="6459" w:author="Robin Matthews" w:date="2021-05-18T16:07:00Z">
        <w:r w:rsidR="00602365">
          <w:rPr>
            <w:rFonts w:cs="Times New Roman"/>
            <w:noProof/>
            <w:lang w:val="en-GB"/>
          </w:rPr>
          <w:t>(Haughton et al., 2015; Olonscheck and Notz, 2017; Sanderson et al., 2017)</w:t>
        </w:r>
      </w:ins>
      <w:del w:id="6460" w:author="Robin Matthews" w:date="2021-05-18T16:07:00Z">
        <w:r w:rsidR="00F8677F" w:rsidRPr="000128A3" w:rsidDel="00602365">
          <w:rPr>
            <w:rFonts w:cs="Times New Roman"/>
            <w:noProof/>
            <w:lang w:val="en-GB"/>
          </w:rPr>
          <w:delText>(Haughton et al., 2015; Olonscheck and Notz, 2017; Sanderson et al., 2017)</w:delText>
        </w:r>
      </w:del>
      <w:r w:rsidRPr="003A0C0D">
        <w:rPr>
          <w:rFonts w:cs="Times New Roman"/>
        </w:rPr>
        <w:fldChar w:fldCharType="end"/>
      </w:r>
      <w:r w:rsidRPr="000128A3">
        <w:rPr>
          <w:rFonts w:cs="Times New Roman"/>
          <w:lang w:val="en-GB"/>
        </w:rPr>
        <w:t xml:space="preserve">. Model weighting strategies have been further employed since AR5 to reduce the spread in climate projections for a given scenario by using weights based on one or more model performance metrics </w:t>
      </w:r>
      <w:r w:rsidRPr="003A0C0D">
        <w:rPr>
          <w:rFonts w:cs="Times New Roman"/>
        </w:rPr>
        <w:fldChar w:fldCharType="begin" w:fldLock="1"/>
      </w:r>
      <w:r w:rsidR="00A94565">
        <w:rPr>
          <w:rFonts w:cs="Times New Roman"/>
          <w:lang w:val="en-GB"/>
        </w:rPr>
        <w:instrText>ADDIN CSL_CITATION { "citationItems" : [ { "id" : "ITEM-1", "itemData" : { "DOI" : "10.1175/JCLI-D-15-0412.1", "ISSN" : "0894-8755", "author" : [ { "dropping-particle" : "", "family" : "Wenzel", "given" : "Sabrina", "non-dropping-particle" : "", "parse-names" : false, "suffix" : "" }, { "dropping-particle" : "", "family" : "Eyring", "given" : "Veronika", "non-dropping-particle" : "", "parse-names" : false, "suffix" : "" }, { "dropping-particle" : "", "family" : "Gerber", "given" : "Edwin P.", "non-dropping-particle" : "", "parse-names" : false, "suffix" : "" }, { "dropping-particle" : "", "family" : "Karpechko", "given" : "Alexey Yu.", "non-dropping-particle" : "", "parse-names" : false, "suffix" : "" } ], "container-title" : "Journal of Climate", "id" : "ITEM-1", "issue" : "2", "issued" : { "date-parts" : [ [ "2016", "1" ] ] }, "page" : "673-687", "title" : "Constraining Future Summer Austral Jet Stream Positions in the CMIP5 Ensemble by Process-Oriented Multiple Diagnostic Regression", "translator" : [ { "dropping-particle" : "", "family" : "H1122", "given" : "", "non-dropping-particle" : "", "parse-names" : false, "suffix" : "" } ], "type" : "article-journal", "volume" : "29" }, "uris" : [ "http://www.mendeley.com/documents/?uuid=47e1d0ff-3dc9-4514-8f8c-ad1632979703" ] }, { "id" : "ITEM-2", "itemData" : { "DOI" : "10.1002/2016GL072012", "ISSN" : "00948276", "author" : [ { "dropping-particle" : "", "family" : "Knutti", "given" : "Reto", "non-dropping-particle" : "", "parse-names" : false, "suffix" : "" }, { "dropping-particle" : "", "family" : "Sedl\u00e1\u010dek", "given" : "Jan", "non-dropping-particle" : "", "parse-names" : false, "suffix" : "" }, { "dropping-particle" : "", "family" : "Sanderson", "given" : "Benjamin M.", "non-dropping-particle" : "", "parse-names" : false, "suffix" : "" }, { "dropping-particle" : "", "family" : "Lorenz", "given" : "Ruth", "non-dropping-particle" : "", "parse-names" : false, "suffix" : "" }, { "dropping-particle" : "", "family" : "Fischer", "given" : "Erich M.", "non-dropping-particle" : "", "parse-names" : false, "suffix" : "" }, { "dropping-particle" : "", "family" : "Eyring", "given" : "Veronika", "non-dropping-particle" : "", "parse-names" : false, "suffix" : "" } ], "container-title" : "Geophysical Research Letters", "id" : "ITEM-2", "issued" : { "date-parts" : [ [ "2017" ] ] }, "title" : "A climate model projection weighting scheme accounting for performance and interdependence", "translator" : [ { "dropping-particle" : "", "family" : "H3557", "given" : "", "non-dropping-particle" : "", "parse-names" : false, "suffix" : "" } ], "type" : "article-journal" }, "uris" : [ "http://www.mendeley.com/documents/?uuid=b4519ecb-07f5-4896-b4e8-d3c9ca81670d" ] }, { "id" : "ITEM-3", "itemData" : { "DOI" : "10.5194/gmd-10-2379-2017", "abstract" : "We present a weighting strategy for use with the CMIP5 multi-model archive in the fourth National Climate Assessment, which considers both skill in the climatological performance of models over North America as well as the inter-dependency of models arising from common parame-terizations or tuning practices. The method exploits information relating to the climatological mean state of a number of projection-relevant variables as well as metrics representing long-term statistics of weather extremes. The weights, once computed can be used to simply compute weighted means and significance information from an ensemble containing multiple initial condition members from potentially co-dependent models of varying skill. Two parameters in the algorithm determine the degree to which model climatologi-cal skill and model uniqueness are rewarded; these parameters are explored and final values are defended for the assessment. The influence of model weighting on projected temperature and precipitation changes is found to be moderate, partly due to a compensating effect between model skill and uniqueness. However, more aggressive skill weighting and weighting by targeted metrics is found to have a more significant effect on inferred ensemble confidence in future patterns of change for a given projection.", "author" : [ { "dropping-particle" : "", "family" : "Sanderson", "given" : "Benjamin M", "non-dropping-particle" : "", "parse-names" : false, "suffix" : "" }, { "dropping-particle" : "", "family" : "Wehner", "given" : "Michael", "non-dropping-particle" : "", "parse-names" : false, "suffix" : "" }, { "dropping-particle" : "", "family" : "Knutti", "given" : "Reto", "non-dropping-particle" : "", "parse-names" : false, "suffix" : "" } ], "container-title" : "Geoscientific Model Development", "id" : "ITEM-3", "issued" : { "date-parts" : [ [ "2017" ] ] }, "page" : "2379-2395", "title" : "Skill and independence weighting for multi-model assessments", "translator" : [ { "dropping-particle" : "", "family" : "H2557", "given" : "", "non-dropping-particle" : "", "parse-names" : false, "suffix" : "" } ], "type" : "article-journal", "volume" : "10" }, "uris" : [ "http://www.mendeley.com/documents/?uuid=4c546adf-d6bb-335f-8a43-5a7ae2643219" ] }, { "id" : "ITEM-4", "itemData" : { "DOI" : "10.1029/2017JD027992", "ISSN" : "2169897X", "author" : [ { "dropping-particle" : "", "family" : "Lorenz", "given" : "Ruth", "non-dropping-particle" : "", "parse-names" : false, "suffix" : "" }, { "dropping-particle" : "", "family" : "Herger", "given" : "Nadja", "non-dropping-particle" : "", "parse-names" : false, "suffix" : "" }, { "dropping-particle" : "", "family" : "Sedl\u00e1\u010dek", "given" : "Jan", "non-dropping-particle" : "", "parse-names" : false, "suffix" : "" }, { "dropping-particle" : "", "family" : "Eyring", "given" : "Veronika", "non-dropping-particle" : "", "parse-names" : false, "suffix" : "" }, { "dropping-particle" : "", "family" : "Fischer", "given" : "Erich M.", "non-dropping-particle" : "", "parse-names" : false, "suffix" : "" }, { "dropping-particle" : "", "family" : "Knutti", "given" : "Reto", "non-dropping-particle" : "", "parse-names" : false, "suffix" : "" } ], "container-title" : "Journal of Geophysical Research: Atmospheres", "id" : "ITEM-4", "issue" : "9", "issued" : { "date-parts" : [ [ "2018", "5", "16" ] ] }, "page" : "4509-4526", "title" : "Prospects and Caveats of Weighting Climate Models for Summer Maximum Temperature Projections Over North America", "translator" : [ { "dropping-particle" : "", "family" : "H3558", "given" : "", "non-dropping-particle" : "", "parse-names" : false, "suffix" : "" } ], "type" : "article-journal", "volume" : "123" }, "uris" : [ "http://www.mendeley.com/documents/?uuid=2426d580-1a80-4cdf-9735-5bb4f3a5290d" ] }, { "id" : "ITEM-5", "itemData" : { "DOI" : "10.1029/2019GL086757", "ISSN" : "0094-8276", "abstract" : "The Coupled Model Intercomparison Project Phase 6 (CMIP6) archive includes larger ensembles, longer historical simulations, and models with a broader range of climate sensitivity than CMIP5. These features favor the application of observationally constrained climate projections. The 1970\u20132014 trend in global mean temperature is well-correlated with projected future warming across the CMIP6 multimodel ensemble. We first evaluate an approach that weights simulations based on the realism and degree of independence of their 1970\u20132014 trends, by treating each historical simulation in turn as pseudo-observations, and using the other models and weighting method to predict 21st century warming in the model concerned. The method performs well based on correlation and probabilistic measures. Applying the method using the observed 1970\u20132014 warming trend results in only small changes in the mean and lower bound of CMIP6 projected warming but substantially reduces the upper bound of projected early-, mid- and late-21st century warming under all SSP scenarios.", "author" : [ { "dropping-particle" : "", "family" : "Liang", "given" : "Yongxiao", "non-dropping-particle" : "", "parse-name</w:instrText>
      </w:r>
      <w:r w:rsidR="00A94565" w:rsidRPr="00115C88">
        <w:rPr>
          <w:rFonts w:cs="Times New Roman"/>
        </w:rPr>
        <w:instrText>s" : false, "suffix" : "" }, { "dropping-particle" : "", "family" : "Gillett", "given" : "Nathan P.", "non-dropping-particle" : "", "parse-names" : false, "suffix" : "" }, { "dropping-particle" : "", "family" : "Monahan", "given" : "Adam H.", "non-dropping-particle" : "", "parse-names" : false, "suffix" : "" } ], "container-title" : "Geophysical Research Letters", "id" : "ITEM-5", "issue" : "12", "issued" : { "date-parts" : [ [ "2020", "6", "28" ] ] }, "page" : "e2019GL086757", "publisher" : "Blackwell Publishing Ltd", "title" : "Climate Model Projections of 21st Century Global Warming Constrained Using the Observed Warming Trend", "translator" : [ { "dropping-particle" : "", "family" : "H4350", "given" : "", "non-dropping-particle" : "", "parse-names" : false, "suffix" : "" } ], "type" : "article-journal", "volume" : "47" }, "uris" : [ "http://www.mendeley.com/documents/?uuid=62142961-02bd-3a0b-8077-b4a0a4d452a6" ] } ], "mendeley" : { "formattedCitation" : "(Wenzel et al., 2016; Knutti et al., 2017; Sanderson et al., 2017; Lorenz et al., 2018; Liang et al., 2020)", "plainTextFormattedCitation" : "(Wenzel et al., 2016; Knutti et al., 2017; Sanderson et al., 2017; Lorenz et al., 2018; Liang et al., 2020)", "previouslyFormattedCitation" : "(Wenzel et al., 2016; Knutti et al., 2017; Sanderson et al., 2017; Lorenz et al., 2018; Liang et al., 2020)" }, "properties" : { "noteIndex" : 0 }, "schema" : "https://github.com/citation-style-language/schema/raw/master/csl-citation.json" }</w:instrText>
      </w:r>
      <w:r w:rsidRPr="003A0C0D">
        <w:rPr>
          <w:rFonts w:cs="Times New Roman"/>
        </w:rPr>
        <w:fldChar w:fldCharType="separate"/>
      </w:r>
      <w:ins w:id="6461" w:author="Robin Matthews" w:date="2021-05-18T16:07:00Z">
        <w:r w:rsidR="00602365">
          <w:rPr>
            <w:rFonts w:cs="Times New Roman"/>
            <w:noProof/>
            <w:lang w:val="sv-SE"/>
          </w:rPr>
          <w:t>(Wenzel et al., 2016; Knutti et al., 2017; Sanderson et al., 2017; Lorenz et al., 2018; Liang et al., 2020)</w:t>
        </w:r>
      </w:ins>
      <w:del w:id="6462" w:author="Robin Matthews" w:date="2021-05-18T16:07:00Z">
        <w:r w:rsidRPr="006409E5" w:rsidDel="00602365">
          <w:rPr>
            <w:rFonts w:cs="Times New Roman"/>
            <w:noProof/>
            <w:lang w:val="sv-SE"/>
          </w:rPr>
          <w:delText>(Wenzel et al., 2016; Knutti et al., 2017; Sanderson et al., 2017; Lorenz et al., 2018; Liang et al., 2020)</w:delText>
        </w:r>
      </w:del>
      <w:r w:rsidRPr="003A0C0D">
        <w:rPr>
          <w:rFonts w:cs="Times New Roman"/>
        </w:rPr>
        <w:fldChar w:fldCharType="end"/>
      </w:r>
      <w:r w:rsidRPr="006409E5">
        <w:rPr>
          <w:rFonts w:cs="Times New Roman"/>
          <w:lang w:val="sv-SE"/>
        </w:rPr>
        <w:t xml:space="preserve">. </w:t>
      </w:r>
      <w:r w:rsidRPr="000128A3">
        <w:rPr>
          <w:rFonts w:cs="Times New Roman"/>
          <w:lang w:val="en-GB"/>
        </w:rPr>
        <w:t xml:space="preserve">However, models may share representations of processes, parameterization schemes, or even parts of code, leading to common biases. The models may therefore not be fully independent, calling into question inferences derived from multi-model ensembles </w:t>
      </w:r>
      <w:r w:rsidRPr="003A0C0D">
        <w:rPr>
          <w:rFonts w:cs="Times New Roman"/>
        </w:rPr>
        <w:fldChar w:fldCharType="begin" w:fldLock="1"/>
      </w:r>
      <w:r w:rsidR="00E81B0B">
        <w:rPr>
          <w:rFonts w:cs="Times New Roman"/>
          <w:lang w:val="en-GB"/>
        </w:rPr>
        <w:instrText>ADDIN CSL_CITATION { "citationItems" : [ { "id" : "ITEM-1", "itemData" : { "DOI" : "10.5194/esd-10-91-2019", "author" : [ { "dropping-particle" : "", "family" : "Abramowitz", "given" : "G", "non-dropping-particle" : "", "parse-names" : false, "suffix" : "" }, { "dropping-particle" : "", "family" : "Herger", "given" : "N", "non-dropping-particle" : "", "parse-names" : false, "suffix" : "" }, { "dropping-particle" : "", "family" : "Gutmann", "given" : "E", "non-dropping-particle" : "", "parse-names" : false, "suffix" : "" }, { "dropping-particle" : "", "family" : "Hammerling", "given" : "D", "non-dropping-particle" : "", "parse-names" : false, "suffix" : "" }, { "dropping-particle" : "", "family" : "Knutti", "given" : "R", "non-dropping-particle" : "", "parse-names" : false, "suffix" : "" }, { "dropping-particle" : "", "family" : "Leduc", "given" : "M", "non-dropping-particle" : "", "parse-names" : false, "suffix" : "" }, { "dropping-particle" : "", "family" : "Lorenz", "given" : "R", "non-dropping-particle" : "", "parse-names" : false, "suffix" : "" }, { "dropping-particle" : "", "family" : "Pincus", "given" : "R", "non-dropping-particle" : "", "parse-names" : false, "suffix" : "" }, { "dropping-particle" : "", "family" : "Schmidt", "given" : "G A", "non-dropping-particle" : "", "parse-names" : false, "suffix" : "" } ], "container-title" : "Earth System Dynamics", "id" : "ITEM-1", "issue" : "1", "issued" : { "date-parts" : [ [ "2019" ] ] }, "page" : "91-105", "title" : "ESD Reviews: Model dependence in multi-model climate ensembles: weighting, sub-selection and out-of-sample testing", "translator" : [ { "dropping-particle" : "", "family" : "H4081", "given" : "", "non-dropping-particle" : "", "parse-names" : false, "suffix" : "" } ], "type" : "article-journal", "volume" : "10" }, "uris" : [ "http://www.mendeley.com/documents/?uuid=10760818-4027-457e-9fd1-875ff3ea44e4" ] } ], "mendeley" : { "formattedCitation" : "(Abramowitz et al., 2019)", "plainTextFormattedCitation" : "(Abramowitz et al., 2019)", "previouslyFormattedCitation" : "(Abramowitz et al., 2019)" }, "properties" : { "noteIndex" : 0 }, "schema" : "https://github.com/citation-style-language/schema/raw/master/csl-citation.json" }</w:instrText>
      </w:r>
      <w:r w:rsidRPr="003A0C0D">
        <w:rPr>
          <w:rFonts w:cs="Times New Roman"/>
        </w:rPr>
        <w:fldChar w:fldCharType="separate"/>
      </w:r>
      <w:ins w:id="6463" w:author="Robin Matthews" w:date="2021-05-18T16:07:00Z">
        <w:r w:rsidR="00602365">
          <w:rPr>
            <w:rFonts w:cs="Times New Roman"/>
            <w:noProof/>
            <w:lang w:val="en-GB"/>
          </w:rPr>
          <w:t>(Abramowitz et al., 2019)</w:t>
        </w:r>
      </w:ins>
      <w:del w:id="6464" w:author="Robin Matthews" w:date="2021-05-18T16:07:00Z">
        <w:r w:rsidRPr="000128A3" w:rsidDel="00602365">
          <w:rPr>
            <w:rFonts w:cs="Times New Roman"/>
            <w:noProof/>
            <w:lang w:val="en-GB"/>
          </w:rPr>
          <w:delText>(Abramowitz et al., 2019)</w:delText>
        </w:r>
      </w:del>
      <w:r w:rsidRPr="003A0C0D">
        <w:rPr>
          <w:rFonts w:cs="Times New Roman"/>
        </w:rPr>
        <w:fldChar w:fldCharType="end"/>
      </w:r>
      <w:r w:rsidRPr="000128A3">
        <w:rPr>
          <w:rFonts w:cs="Times New Roman"/>
          <w:lang w:val="en-GB"/>
        </w:rPr>
        <w:t>. Emergent constraints (</w:t>
      </w:r>
      <w:del w:id="6465" w:author="Ian Blenkinsop" w:date="2021-07-08T17:01:00Z">
        <w:r w:rsidRPr="000128A3" w:rsidDel="00AF6579">
          <w:rPr>
            <w:rFonts w:cs="Times New Roman"/>
            <w:lang w:val="en-GB"/>
          </w:rPr>
          <w:delText xml:space="preserve">see </w:delText>
        </w:r>
      </w:del>
      <w:r w:rsidRPr="000128A3">
        <w:rPr>
          <w:rFonts w:cs="Times New Roman"/>
          <w:lang w:val="en-GB"/>
        </w:rPr>
        <w:t xml:space="preserve">Section 1.5.4.5) also represent an implicit weighting technique that explicitly links present performance to future projections </w:t>
      </w:r>
      <w:r w:rsidRPr="003A0C0D">
        <w:rPr>
          <w:rFonts w:cs="Times New Roman"/>
        </w:rPr>
        <w:fldChar w:fldCharType="begin" w:fldLock="1"/>
      </w:r>
      <w:r w:rsidR="00E81B0B">
        <w:rPr>
          <w:rFonts w:cs="Times New Roman"/>
          <w:lang w:val="en-GB"/>
        </w:rPr>
        <w:instrText>ADDIN CSL_CITATION { "citationItems" : [ { "id" : "ITEM-1", "itemData" : { "DOI" : "10.1175/JCLI-D-12-00537.1", "ISSN" : "0894-8755", "author" : [ { "dropping-particle" : "", "family" : "Bracegirdle", "given" : "Thomas J.", "non-dropping-particle" : "", "parse-names" : false, "suffix" : "" }, { "dropping-particle" : "", "family" : "Stephenson", "given" : "David B.", "non-dropping-particle" : "", "parse-names" : false, "suffix" : "" } ], "container-title" : "Journal of Climate", "id" : "ITEM-1", "issue" : "2", "issued" : { "date-parts" : [ [ "2013", "1" ] ] }, "page" : "669-678", "title" : "On the Robustness of Emergent Constraints Used in Multimodel Climate Change Projections of Arctic Warming", "translator" : [ { "dropping-particle" : "", "family" : "H3490", "given" : "", "non-dropping-particle" : "", "parse-names" : false, "suffix" : "" } ], "type" : "article-journal", "volume" : "26" }, "uris" : [ "http://www.mendeley.com/documents/?uuid=5927c82e-5529-4f76-90cb-0be5ccc443ee" ] } ], "mendeley" : { "formattedCitation" : "(Bracegirdle and Stephenson, 2013)", "plainTextFormattedCitation" : "(Bracegirdle and Stephenson, 2013)", "previouslyFormattedCitation" : "(Bracegirdle and Stephenson, 2013)" }, "properties" : { "noteIndex" : 0 }, "schema" : "https://github.com/citation-style-language/schema/raw/master/csl-citation.json" }</w:instrText>
      </w:r>
      <w:r w:rsidRPr="003A0C0D">
        <w:rPr>
          <w:rFonts w:cs="Times New Roman"/>
        </w:rPr>
        <w:fldChar w:fldCharType="separate"/>
      </w:r>
      <w:ins w:id="6466" w:author="Robin Matthews" w:date="2021-05-18T16:07:00Z">
        <w:r w:rsidR="00602365">
          <w:rPr>
            <w:rFonts w:cs="Times New Roman"/>
            <w:noProof/>
            <w:lang w:val="en-GB"/>
          </w:rPr>
          <w:t>(Bracegirdle and Stephenson, 2013)</w:t>
        </w:r>
      </w:ins>
      <w:del w:id="6467" w:author="Robin Matthews" w:date="2021-05-18T16:07:00Z">
        <w:r w:rsidR="00F8677F" w:rsidRPr="000128A3" w:rsidDel="00602365">
          <w:rPr>
            <w:rFonts w:cs="Times New Roman"/>
            <w:noProof/>
            <w:lang w:val="en-GB"/>
          </w:rPr>
          <w:delText>(Bracegirdle and Stephenson, 2013)</w:delText>
        </w:r>
      </w:del>
      <w:r w:rsidRPr="003A0C0D">
        <w:rPr>
          <w:rFonts w:cs="Times New Roman"/>
        </w:rPr>
        <w:fldChar w:fldCharType="end"/>
      </w:r>
      <w:r w:rsidRPr="000128A3">
        <w:rPr>
          <w:rFonts w:cs="Times New Roman"/>
          <w:lang w:val="en-GB"/>
        </w:rPr>
        <w:t>.</w:t>
      </w:r>
    </w:p>
    <w:p w14:paraId="416FB928" w14:textId="77777777" w:rsidR="006409E5" w:rsidRPr="000128A3" w:rsidRDefault="006409E5" w:rsidP="006409E5">
      <w:pPr>
        <w:pStyle w:val="AR6BodyText"/>
        <w:rPr>
          <w:lang w:val="en-GB"/>
        </w:rPr>
      </w:pPr>
    </w:p>
    <w:p w14:paraId="761F0008" w14:textId="480491B7" w:rsidR="006409E5" w:rsidRPr="000128A3" w:rsidRDefault="006409E5" w:rsidP="006409E5">
      <w:pPr>
        <w:pStyle w:val="AR6BodyText"/>
        <w:rPr>
          <w:lang w:val="en-GB"/>
        </w:rPr>
      </w:pPr>
      <w:r w:rsidRPr="000128A3">
        <w:rPr>
          <w:rFonts w:cs="Times New Roman"/>
          <w:lang w:val="en-GB"/>
        </w:rPr>
        <w:t xml:space="preserve">Concern has been raised about the large extent </w:t>
      </w:r>
      <w:r w:rsidR="00593B17">
        <w:rPr>
          <w:rFonts w:cs="Times New Roman"/>
          <w:lang w:val="en-GB"/>
        </w:rPr>
        <w:t>to which</w:t>
      </w:r>
      <w:r w:rsidR="00593B17" w:rsidRPr="000128A3">
        <w:rPr>
          <w:rFonts w:cs="Times New Roman"/>
          <w:lang w:val="en-GB"/>
        </w:rPr>
        <w:t xml:space="preserve"> </w:t>
      </w:r>
      <w:r w:rsidRPr="000128A3">
        <w:rPr>
          <w:rFonts w:cs="Times New Roman"/>
          <w:lang w:val="en-GB"/>
        </w:rPr>
        <w:t>code</w:t>
      </w:r>
      <w:r w:rsidR="00593B17">
        <w:rPr>
          <w:rFonts w:cs="Times New Roman"/>
          <w:lang w:val="en-GB"/>
        </w:rPr>
        <w:t xml:space="preserve"> is shared</w:t>
      </w:r>
      <w:r w:rsidRPr="000128A3">
        <w:rPr>
          <w:rFonts w:cs="Times New Roman"/>
          <w:lang w:val="en-GB"/>
        </w:rPr>
        <w:t xml:space="preserve"> within the CMIP5 multi-model ensemble </w:t>
      </w:r>
      <w:r w:rsidRPr="003A0C0D">
        <w:rPr>
          <w:rFonts w:cs="Times New Roman"/>
        </w:rPr>
        <w:fldChar w:fldCharType="begin" w:fldLock="1"/>
      </w:r>
      <w:r w:rsidR="00E81B0B">
        <w:rPr>
          <w:rFonts w:cs="Times New Roman"/>
          <w:lang w:val="en-GB"/>
        </w:rPr>
        <w:instrText>ADDIN CSL_CITATION { "citationItems" : [ { "id" : "ITEM-1", "itemData" : { "DOI" : "10.1175/JCLI-D-14-00362.1", "ISSN" : "0894-8755", "author" : [ { "dropping-particle" : "", "family" : "Sanderson", "given" : "Benjamin M.", "non-dropping-particle" : "", "parse-names" : false, "suffix" : "" }, { "dropping-particle" : "", "family" : "Knutti", "given" : "Reto", "non-dropping-particle" : "", "parse-names" : false, "suffix" : "" }, { "dropping-particle" : "", "family" : "Caldwell", "given" : "Peter", "non-dropping-particle" : "", "parse-names" : false, "suffix" : "" } ], "container-title" : "Journal of Climate", "id" : "ITEM-1", "issue" : "13", "issued" : { "date-parts" : [ [ "2015", "7" ] ] }, "page" : "5171-5194", "title" : "A Representative Democracy to Reduce Interdependency in a Multimodel Ensemble", "translator" : [ { "dropping-particle" : "", "family" : "H3551", "given" : "", "non-dropping-particle" : "", "parse-names" : false, "suffix" : "" } ], "type" : "article-journal", "volume" : "28" }, "uris" : [ "http://www.mendeley.com/documents/?uuid=ca1c8d5d-4da2-4083-9a2f-2a0961039c7b" ] } ], "mendeley" : { "formattedCitation" : "(Sanderson et al., 2015a)", "plainTextFormattedCitation" : "(Sanderson et al., 2015a)", "previouslyFormattedCitation" : "(Sanderson et al., 2015a)" }, "properties" : { "noteIndex" : 0 }, "schema" : "https://github.com/citation-style-language/schema/raw/master/csl-citation.json" }</w:instrText>
      </w:r>
      <w:r w:rsidRPr="003A0C0D">
        <w:rPr>
          <w:rFonts w:cs="Times New Roman"/>
        </w:rPr>
        <w:fldChar w:fldCharType="separate"/>
      </w:r>
      <w:ins w:id="6468" w:author="Robin Matthews" w:date="2021-05-18T16:07:00Z">
        <w:r w:rsidR="00602365">
          <w:rPr>
            <w:rFonts w:cs="Times New Roman"/>
            <w:noProof/>
            <w:lang w:val="en-GB"/>
          </w:rPr>
          <w:t>(Sanderson et al., 2015a)</w:t>
        </w:r>
      </w:ins>
      <w:del w:id="6469" w:author="Robin Matthews" w:date="2021-05-18T16:07:00Z">
        <w:r w:rsidRPr="000128A3" w:rsidDel="00602365">
          <w:rPr>
            <w:rFonts w:cs="Times New Roman"/>
            <w:noProof/>
            <w:lang w:val="en-GB"/>
          </w:rPr>
          <w:delText>(Sanderson et al., 2015a)</w:delText>
        </w:r>
      </w:del>
      <w:r w:rsidRPr="003A0C0D">
        <w:rPr>
          <w:rFonts w:cs="Times New Roman"/>
        </w:rPr>
        <w:fldChar w:fldCharType="end"/>
      </w:r>
      <w:r w:rsidRPr="000128A3">
        <w:rPr>
          <w:rFonts w:cs="Times New Roman"/>
          <w:lang w:val="en-GB"/>
        </w:rPr>
        <w:t xml:space="preserve">. </w:t>
      </w:r>
      <w:r w:rsidRPr="003A0C0D">
        <w:rPr>
          <w:rFonts w:cs="Times New Roman"/>
        </w:rPr>
        <w:fldChar w:fldCharType="begin" w:fldLock="1"/>
      </w:r>
      <w:r w:rsidR="00E81B0B">
        <w:rPr>
          <w:rFonts w:cs="Times New Roman"/>
          <w:lang w:val="en-GB"/>
        </w:rPr>
        <w:instrText>ADDIN CSL_CITATION { "citationItems" : [ { "id" : "ITEM-1", "itemData" : { "DOI" : "10.1002/2017GL076829", "abstract" : "Abstract Multimodel ensembles are the main way to deal with model uncertainties in climate projections. However, the interdependencies between models that often share entire components make it difficult to combine their results in a satisfactory way. In this study, how the replication of components (atmosphere, ocean, land, and sea ice) between climate models impacts the proximity of their results is quantified precisely, in terms of climatological means and future changes. A clear relationship exists between the number of components shared by climate models and the proximity of their results. Even the impact of a single shared component is generally visible. These conclusions are true at both the global and regional scales. Given available data, it cannot be robustly concluded that some components are more important than others. Those results provide ways to estimate model interdependencies a priori rather than a posteriori based on their results, in order to define independence weights.", "author" : [ { "dropping-particle" : "", "family" : "Bo\u00e9", "given" : "Julien", "non-dropping-particle" : "", "parse-names" : false, "suffix" : "" } ], "container-title" : "Geophysical Research Letters", "id" : "ITEM-1", "issue" : "6", "issued" : { "date-parts" : [ [ "2018" ] ] }, "page" : "2771-2779", "title" : "Interdependency in Multimodel Climate Projections: Component Replication and Result Similarity", "translator" : [ { "dropping-particle" : "", "family" : "H3413", "given" : "", "non-dropping-particle" : "", "parse-names" : false, "suffix" : "" } ], "type" : "article-journal", "volume" : "45" }, "uris" : [ "http://www.mendeley.com/documents/?uuid=e8825f27-bacf-4cc9-87b1-a77e9c1ff74a" ] } ], "mendeley" : { "formattedCitation" : "(Bo\u00e9, 2018)", "manualFormatting" : "Bo\u00e9 (2018)", "plainTextFormattedCitation" : "(Bo\u00e9, 2018)", "previouslyFormattedCitation" : "(Bo\u00e9, 2018)" }, "properties" : { "noteIndex" : 0 }, "schema" : "https://github.com/citation-style-language/schema/raw/master/csl-citation.json" }</w:instrText>
      </w:r>
      <w:r w:rsidRPr="003A0C0D">
        <w:rPr>
          <w:rFonts w:cs="Times New Roman"/>
        </w:rPr>
        <w:fldChar w:fldCharType="separate"/>
      </w:r>
      <w:ins w:id="6470" w:author="Robin Matthews" w:date="2021-05-18T16:07:00Z">
        <w:r w:rsidR="00602365">
          <w:rPr>
            <w:rFonts w:cs="Times New Roman"/>
            <w:noProof/>
            <w:lang w:val="en-GB"/>
          </w:rPr>
          <w:t>Boé (2018)</w:t>
        </w:r>
      </w:ins>
      <w:del w:id="6471" w:author="Robin Matthews" w:date="2021-05-18T16:07:00Z">
        <w:r w:rsidRPr="000128A3" w:rsidDel="00602365">
          <w:rPr>
            <w:rFonts w:cs="Times New Roman"/>
            <w:noProof/>
            <w:lang w:val="en-GB"/>
          </w:rPr>
          <w:delText>Boé (2018)</w:delText>
        </w:r>
      </w:del>
      <w:r w:rsidRPr="003A0C0D">
        <w:rPr>
          <w:rFonts w:cs="Times New Roman"/>
        </w:rPr>
        <w:fldChar w:fldCharType="end"/>
      </w:r>
      <w:r w:rsidRPr="000128A3">
        <w:rPr>
          <w:rFonts w:cs="Times New Roman"/>
          <w:lang w:val="en-GB"/>
        </w:rPr>
        <w:t xml:space="preserve"> showed that a clear relationship exists between the number of components shared by climate models and how similar the simulations are. The resulting similarities in behaviour need to be accounted for in the generation of best-estimate multi-model climate projections. This has led to calls to move beyond equally-weighted multi-model means towards weighted means that take into account both model performance and model independence </w:t>
      </w:r>
      <w:r w:rsidRPr="003A0C0D">
        <w:rPr>
          <w:rFonts w:cs="Times New Roman"/>
        </w:rPr>
        <w:fldChar w:fldCharType="begin" w:fldLock="1"/>
      </w:r>
      <w:r w:rsidR="00A94565">
        <w:rPr>
          <w:rFonts w:cs="Times New Roman"/>
          <w:lang w:val="en-GB"/>
        </w:rPr>
        <w:instrText>ADDIN CSL_CITATION { "citationItems" : [ { "id" : "ITEM-1", "itemData" : { "DOI" : "10.1175/JCLI-D-14-00361.1", "ISSN" : "0894-8755", "author" : [ { "dropping-particle" : "", "family" : "Sanderson", "given" : "Benjamin M.", "non-dropping-particle" : "", "parse-names" : false, "suffix" : "" }, { "dropping-particle" : "", "family" : "Knutti", "given" : "Reto", "non-dropping-particle" : "", "parse-names" : false, "suffix" : "" }, { "dropping-particle" : "", "family" : "Caldwell", "given" : "Peter", "non-dropping-particle" : "", "parse-names" : false, "suffix" : "" } ], "container-title" : "Journal of Climate", "id" : "ITEM-1", "issue" : "13", "issued" : { "date-parts" : [ [ "2015", "7" ] ] }, "page" : "5150-5170", "title" : "Addressing Interdependency in a Multimodel Ensemble by Interpolation of Model Properties", "translator" : [ { "dropping-particle" : "", "family" : "H3559", "given" : "", "non-dropping-particle" : "", "parse-names" : false, "suffix" : "" } ], "type" : "article-journal", "volume" : "28" }, "uris" : [ "http://www.mendeley.com/documents/?uuid=54682772-b7d4-42f5-ba1c-3b454e565415" ] }, { "id" : "ITEM-2", "itemData" : { "DOI" : "10.5194/gmd-10-2379-2017", "abstract" : "We present a weighting strategy for use with the CMIP5 multi-model archive in the fourth National Climate Assessment, which considers both skill in the climatological performance of models over North America as well as the inter-dependency of models arising from common parame-terizations or tuning practices. The method exploits information relating to the climatological mean state of a number of projection-relevant variables as well as metrics representing long-term statistics of weather extremes. The weights, once computed can be used to simply compute weighted means and significance information from an ensemble containing multiple initial condition members from potentially co-dependent models of varying skill. Two parameters in the algorithm determine the degree to which model climatologi-cal skill and model uniqueness are rewarded; these parameters are explored and final values are defended for the assessment. The influence of model weighting on projected temperature and precipitation changes is found to be moderate, partly due to a compensating effect between model skill and uniqueness. However, more aggressive skill weighting and weighting by targeted metrics is found to have a more significant effect on inferred ensemble confidence in future patterns of change for a given projection.", "author" : [ { "dropping-particle" : "", "family" : "Sanderson", "given" : "Benjamin M", "non-dropping-particle" : "", "parse-names" : false, "suffix" : "" }, { "dropping-particle" : "", "family" : "Wehner", "given" : "Michael", "non-dropping-particle" : "", "parse-names" : false, "suffix" : "" }, { "dropping-particle" : "", "family" : "Knutti", "given" : "Reto", "non-dropping-particle" : "", "parse-names" : false, "suffix" : "" } ], "container-title" : "Geoscientific Model Development", "id" : "ITEM-2", "issued" : { "date-parts" : [ [ "2017" ] ] }, "page" : "2379-2395", "title" : "Skill and independence weighting for multi-model assessments", "translator" : [ { "dropping-particle" : "", "family" : "H2557", "given" : "", "non-dropping-particle" : "", "parse-names" : false, "suffix" : "" } ], "type" : "article-journal", "volume" : "10" }, "uris" : [ "http://www.mendeley.com/documents/?uuid=4c546adf-d6bb-335f-8a43-5a7ae2643219" ] }, { "id" : "ITEM-3", "itemData" : { "DOI" : "10.1002/2016GL072012", "ISSN" : "00948276", "author" : [ { "dropping-particle" : "", "family" : "Knutti", "given" : "Reto", "non-dropping-particle" : "", "parse-names" : false, "suffix" : "" }, { "dropping-particle" : "", "family" : "Sedl\u00e1\u010dek", "given" : "Jan", "non-dropping-particle" : "", "parse-names" : false, "suffix" : "" }, { "dropping-particle" : "", "family" : "Sanderson", "given" : "Benjamin M.", "non-dropping-particle" : "", "parse-names" : false, "suffix" : "" }, { "dropping-particle" : "", "family" : "Lorenz", "given" : "Ruth", "non-dropping-particle" : "", "parse-names" : false, "suffix" : "" }, { "dropping-particle" : "", "family" : "Fischer", "given" : "Erich M.", "non-dropping-particle" : "", "parse-names" : false, "suffix" : "" }, { "dropping-particle" : "", "family" : "Eyring", "given" : "Veronika", "non-dropping-particle" : "", "parse-names" : false, "suffix" : "" } ], "container-title" : "Geophysical Research Letters", "id" : "ITEM-3", "issued" : { "date-parts" : [ [ "2017" ] ] }, "title" : "A climate model projection weighting scheme accounting for performance and interdependence", "translator" : [ { "dropping-particle" : "", "family" : "H3557", "given" : "", "non-dropping-particle" : "", "parse-names" : false, "suffix" : "" } ], "type" : "article-journal" }, "uris" : [ "http://www.mendeley.com/documents/?uuid=b4519ecb-07f5-4896-b4e8-d3c9ca81670d" ] } ], "mendeley" : { "formattedCitation" : "(Sanderson et al., 2015b, 2017; Knutti et al., 2017)", "plainTextFormattedCitation" : "(Sanderson et al., 2015b, 2017; Knutti et al., 2017)", "previouslyFormattedCitation" : "(Sanderson et al., 2015b, 2017; Knutti et al., 2017)" }, "properties" : { "noteIndex" : 0 }, "schema" : "https://github.com/citation-style-language/schema/raw/master/csl-citation.json" }</w:instrText>
      </w:r>
      <w:r w:rsidRPr="003A0C0D">
        <w:rPr>
          <w:rFonts w:cs="Times New Roman"/>
        </w:rPr>
        <w:fldChar w:fldCharType="separate"/>
      </w:r>
      <w:ins w:id="6472" w:author="Robin Matthews" w:date="2021-05-18T16:07:00Z">
        <w:r w:rsidR="00602365">
          <w:rPr>
            <w:rFonts w:cs="Times New Roman"/>
            <w:noProof/>
            <w:lang w:val="en-GB"/>
          </w:rPr>
          <w:t>(Sanderson et al., 2015b, 2017; Knutti et al., 2017)</w:t>
        </w:r>
      </w:ins>
      <w:del w:id="6473" w:author="Robin Matthews" w:date="2021-05-18T16:07:00Z">
        <w:r w:rsidRPr="000128A3" w:rsidDel="00602365">
          <w:rPr>
            <w:rFonts w:cs="Times New Roman"/>
            <w:noProof/>
            <w:lang w:val="en-GB"/>
          </w:rPr>
          <w:delText>(Sanderson et al., 2015b, 2017; Knutti et al., 2017)</w:delText>
        </w:r>
      </w:del>
      <w:r w:rsidRPr="003A0C0D">
        <w:rPr>
          <w:rFonts w:cs="Times New Roman"/>
        </w:rPr>
        <w:fldChar w:fldCharType="end"/>
      </w:r>
      <w:r w:rsidRPr="000128A3">
        <w:rPr>
          <w:rFonts w:cs="Times New Roman"/>
          <w:lang w:val="en-GB"/>
        </w:rPr>
        <w:t xml:space="preserve">. Model independence has been defined in terms of performance differences within an ensemble </w:t>
      </w:r>
      <w:r w:rsidRPr="003A0C0D">
        <w:rPr>
          <w:rFonts w:cs="Times New Roman"/>
        </w:rPr>
        <w:fldChar w:fldCharType="begin" w:fldLock="1"/>
      </w:r>
      <w:r w:rsidR="006B53FC">
        <w:rPr>
          <w:rFonts w:cs="Times New Roman"/>
          <w:lang w:val="en-GB"/>
        </w:rPr>
        <w:instrText>ADDIN CSL_CITATION { "citationItems" : [ { "id" : "ITEM-1", "itemData" : { "DOI" : "10.1029/2011GL046864", "ISSN" : "00948276", "author" : [ { "dropping-particle" : "", "family" : "Masson", "given" : "D.", "non-dropping-particle" : "", "parse-names" : false, "suffix" : "" }, { "dropping-particle" : "", "family" : "Knutti", "given" : "R.", "non-dropping-particle" : "", "parse-names" : false, "suffix" : "" } ], "container-title" : "Geophysical Research Letters", "id" : "ITEM-1", "issue" : "8", "issued" : { "date-parts" : [ [ "2011", "4", "28" ] ] }, "page" : "L08703", "title" : "Climate model genealogy", "translator" : [ { "dropping-particle" : "", "family" : "H3560", "given" : "", "non-dropping-particle" : "", "parse-names" : false, "suffix" : "" } ], "type" : "article-journal", "volume" : "38" }, "uris" : [ "http://www.mendeley.com/documents/?uuid=ea19308c-a793-4908-a243-14a29d38720f" ] }, { "id" : "ITEM-2", "itemData" : { "DOI" : "10.1002/grl.50256", "ISSN" : "00948276", "author" : [ { "dropping-particle" : "", "family" : "Knutti", "given" : "Reto", "non-dropping-particle" : "", "parse-names" : false, "suffix" : "" }, { "dropping-particle" : "", "family" : "Masson", "given" : "David", "non-dropping-particle" : "", "parse-names" : false, "suffix" : "" }, { "dropping-particle" : "", "family" : "Gettelman", "given" : "Andrew", "non-dropping-particle" : "", "parse-names" : false, "suffix" : "" } ], "container-title" : "Geophysical Research Letters", "id" : "ITEM-2", "issue" : "6", "issued" : { "date-parts" : [ [ "2013", "3", "28" ] ] }, "page" : "1194-1199", "title" : "Climate model genealogy: Generation CMIP5 and how we got there", "translator" : [ { "dropping-particle" : "", "family" : "H3561", "given" : "", "non-dropping-particle" : "", "parse-names" : false, "suffix" : "" } ], "type" : "article-journal", "volume" : "40" }, "uris" : [ "http://www.mendeley.com/documents/?uuid=8fab4e69-5d45-47e8-9064-7b8c0c914dc6" ] }, { "id" : "ITEM-3", "itemData" : { "DOI" : "10.1002/2016GL072012", "ISSN" : "00948276", "author" : [ { "dropping-particle" : "", "family" : "Knutti", "given" : "Reto", "non-dropping-particle" : "", "parse-names" : false, "suffix" : "" }, { "dropping-particle" : "", "family" : "Sedl\u00e1\u010dek", "given" : "Jan", "non-dropping-particle" : "", "parse-names" : false, "suffix" : "" }, { "dropping-particle" : "", "family" : "Sanderson", "given" : "Benjamin M.", "non-dropping-particle" : "", "parse-names" : false, "suffix" : "" }, { "dropping-particle" : "", "family" : "Lorenz", "given" : "Ruth", "non-dropping-particle" : "", "parse-names" : false, "suffix" : "" }, { "dropping-particle" : "", "family" : "Fischer", "given" : "Erich M.", "non-dropping-particle" : "", "parse-names" : false, "suffix" : "" }, { "dropping-particle" : "", "family" : "Eyring", "given" : "Veronika", "non-dropping-particle" : "", "parse-names" : false, "suffix" : "" } ], "container-title" : "Geophysical Research Letters", "id" : "ITEM-3", "issued" : { "date-parts" : [ [ "2017" ] ] }, "title" : "A climate model projection weighting scheme accounting for performance and interdependence", "translator" : [ { "dropping-particle" : "", "family" : "H3557", "given" : "", "non-dropping-particle" : "", "parse-names" : false, "suffix" : "" } ], "type" : "article-journal" }, "uris" : [ "http://www.mendeley.com/documents/?uuid=b4519ecb-07f5-4896-b4e8-d3c9ca81670d" ] }, { "id" : "ITEM-4", "itemData" : { "DOI" : "10.1175/JCLI-D-14-00361.1", "ISSN" : "0894-8755", "author" : [ { "dropping-particle" : "", "family" : "Sanderson", "given" : "Benjamin M.", "non-dropping-particle" : "", "parse-names" : false, "suffix" : "" }, { "dropping-particle" : "", "family" : "Knutti", "given" : "Reto", "non-dropping-particle" : "", "parse-names" : false, "suffix" : "" }, { "dropping-particle" : "", "family" : "Caldwell", "given" : "Peter", "non-dropping-particle" : "", "parse-names" : false, "suffix" : "" } ], "container-title" : "Journal of Climate", "id" : "ITEM-4", "issue" : "13", "issued" : { "date-parts" : [ [ "2015", "7" ] ] }, "page" : "5150-5170", "title" : "Addressing Interdependency in a Multimodel Ensemble by Interpolation of Model Properties", "translator" : [ { "dropping-particle" : "", "family" : "H3559", "given" : "", "non-dropping-particle" : "", "parse-names" : false, "suffix" : "" } ], "type" : "article-journal", "volume" : "28" }, "uris" : [ "http://www.mendeley.com/documents/?uuid=54682772-b7d4-42f5-ba1c-3b454e565415" ] }, { "id" : "ITEM-5", "itemData" : { "DOI" : "10.1175/JCLI-D-14-00362.1", "ISSN" : "0894-8755", "author" : [ { "dropping-particle" : "", "family" : "Sanderson", "given" : "Benjamin M.", "non-dropping-particle" : "", "parse-names" : false, "suffix" : "" }, { "dropping-particle" : "", "family" : "Knutti", "given" : "Reto", "non-dropping-particle" : "", "parse-names" : false, "suffix" : "" }, { "dropping-particle" : "", "family" : "Caldwell", "given" : "Peter", "non-dropping-particle" : "", "parse-names" : false, "suffix" : "" } ], "container-title" : "Journal of Climate", "id" : "ITEM-5", "issue" : "13", "issued" : { "date-parts" : [ [ "2015", "7" ] ] }, "page" : "5171-5194", "title" : "A Representative Democracy to Reduce Interdependency in a Multimodel Ensemble", "translator" : [ { "dropping-particle" : "", "family" : "H3551", "given" : "", "non-dropping-particle" : "", "parse-names" : false, "suffix" : "" } ], "type" : "article-journal", "volume" : "28" }, "uris" : [ "http://www.mendeley.com/documents/?uuid=ca1c8d5d-4da2-4083-9a2f-2a0961039c7b" ] }, { "id" : "ITEM-6", "itemData" : { "DOI" : "10.5194/gmd-10-2379-2017", "abstract" : "We present a weighting strategy for use with the CMIP5 multi-model archive in the fourth National Climate Assessment, which considers both skill in the climatological performance of models over North America as well as the inter-dependency of models arising from common parame-terizations or tuning practices. The method exploits information relating to the climatological mean state of a number of projection-relevant variables as well as metrics representing long-term statistics of weather extremes. The weights, once computed can be used to simply compute weighted means and significance information from an ensemble containing multiple initial condition members from potentially co-dependent models of varying skill. Two parameters in the algorithm determine the degree to which model climatologi-cal skill and model uniqueness are rewarded; these parameters are explored and final values are defended for the assessment. The influence of model weighting on projected temperature and precipitation changes is found to be moderate, partly due to a compensating effect between model skill and uniqueness. However, more aggressive skill weighting and weighting by targeted metrics is found to have a more significant effect on inferred ensemble confidence in future patterns of change for a given projection.", "author" : [ { "dropping-particle" : "", "family" : "Sanderson", "given" : "Benjamin M", "non-dropping-particle" : "", "parse-names" : false, "suffix" : "" }, { "dropping-particle" : "", "family" : "Wehner", "given" : "Michael", "non-dropping-particle" : "", "parse-names" : false, "suffix" : "" }, { "dropping-particle" : "", "family" : "Knutti", "given" : "Reto", "non-dropping-particle" : "", "parse-names" : false, "suffix" : "" } ], "container-title" : "Geoscientific Model Development", "id" : "ITEM-6", "issued" : { "date-parts" : [ [ "2017" ] ] }, "page" : "2379-2395", "title" : "Skill and independence weighting for multi-model assessments", "translator" : [ { "dropping-particle" : "", "family" : "H2557", "given" : "", "non-dropping-particle" : "", "parse-names" : false, "suffix" : "" } ], "type" : "article-journal", "volume" : "10" }, "uris" : [ "http://www.mendeley.com/documents/?uuid=4c546adf-d6bb-335f-8a43-5a7ae2643219" ] }, { "id" : "ITEM-7", "itemData" : { "DOI" : "10.1029/2017JD027992", "ISSN" : "2169897X", "author" : [ { "dropping-particle" : "", "family" : "Lorenz", "given" : "Ruth", "non-dropping-particle" : "", "parse-names" : false, "suffix" : "" }, { "dropping-particle" : "", "family" : "Herger", "given" : "Nadja", "non-dropping-particle" : "", "parse-names" : false, "suffix" : "" }, { "dropping-particle" : "", "family" : "Sedl\u00e1\u010dek", "given" : "Jan", "non-dropping-particle" : "", "parse-names" : false, "suffix" : "" }, { "dropping-particle" : "", "family" : "Eyring", "given" : "Veronika", "non-dropping-particle" : "", "parse-names" : false, "suffix" : "" }, { "dropping-particle" : "", "family" : "Fischer", "given" : "Erich M.", "non-dropping-part</w:instrText>
      </w:r>
      <w:r w:rsidR="006B53FC" w:rsidRPr="00115C88">
        <w:rPr>
          <w:rFonts w:cs="Times New Roman"/>
        </w:rPr>
        <w:instrText>icle" : "", "parse-names" : false, "suffix" : "" }, { "dropping-particle" : "", "family" : "Knutti", "given" : "Reto", "non-dropping-particle" : "", "parse-names" : false, "suffix" : "" } ], "container-title" : "Journal of Geophysical Research: Atmospheres", "id" : "ITEM-7", "issue" : "9", "issued" : { "date-parts" : [ [ "2018", "5", "16" ] ] }, "page" : "4509-4526", "title" : "Prospects and Caveats of Weighting Climate Models for Summer Maximum Temperature Projections Over North America", "translator" : [ { "dropping-particle" : "", "family" : "H3558", "given" : "", "non-dropping-particle" : "", "parse-names" : false, "suffix" : "" } ], "type" : "article-journal", "volume" : "123" }, "uris" : [ "http://www.mendeley.com/documents/?uuid=2426d580-1a80-4cdf-9735-5bb4f3a5290d" ] } ], "mendeley" : { "formattedCitation" : "(Masson and Knutti, 2011; Knutti et al., 2013, 2017, Sanderson et al., 2015b, 2015a, 2017; Lorenz et al., 2018)", "manualFormatting" : "(Masson and Knutti, 2011; Knutti et al., 2013, 2017, Sanderson et al., 2015a, b, 2017; Lorenz et al., 2018)", "plainTextFormattedCitation" : "(Masson and Knutti, 2011; Knutti et al., 2013, 2017, Sanderson et al., 2015b, 2015a, 2017; Lorenz et al., 2018)", "previouslyFormattedCitation" : "(Masson and Knutti, 2011; Knutti et al., 2013, 2017, Sanderson et al., 2015b, 2015a, 2017; Lorenz et al., 2018)" }, "properties" : { "noteIndex" : 0 }, "schema" : "https://github.com/citation-style-language/schema/raw/master/csl-citation.json" }</w:instrText>
      </w:r>
      <w:r w:rsidRPr="003A0C0D">
        <w:rPr>
          <w:rFonts w:cs="Times New Roman"/>
        </w:rPr>
        <w:fldChar w:fldCharType="separate"/>
      </w:r>
      <w:ins w:id="6474" w:author="Robin Matthews" w:date="2021-05-18T16:07:00Z">
        <w:r w:rsidR="00602365">
          <w:rPr>
            <w:rFonts w:cs="Times New Roman"/>
            <w:noProof/>
          </w:rPr>
          <w:t>(Masson and Knutti, 2011; Knutti et al., 2013, 2017, Sanderson et al., 2015</w:t>
        </w:r>
      </w:ins>
      <w:ins w:id="6475" w:author="Robin Matthews" w:date="2021-05-18T18:16:00Z">
        <w:r w:rsidR="00126595">
          <w:rPr>
            <w:rFonts w:cs="Times New Roman"/>
            <w:noProof/>
          </w:rPr>
          <w:t xml:space="preserve">a, </w:t>
        </w:r>
      </w:ins>
      <w:ins w:id="6476" w:author="Robin Matthews" w:date="2021-05-18T16:07:00Z">
        <w:r w:rsidR="00602365">
          <w:rPr>
            <w:rFonts w:cs="Times New Roman"/>
            <w:noProof/>
          </w:rPr>
          <w:t>b, 2017; Lorenz et al., 2018)</w:t>
        </w:r>
      </w:ins>
      <w:del w:id="6477" w:author="Robin Matthews" w:date="2021-05-18T16:07:00Z">
        <w:r w:rsidR="00E14AAC" w:rsidRPr="00E35E42" w:rsidDel="00602365">
          <w:rPr>
            <w:rFonts w:cs="Times New Roman"/>
            <w:noProof/>
          </w:rPr>
          <w:delText>(Masson and Knutti, 2011; Knutti et al., 2013, 2017, Sanderson et al., 2015b, 2015a, 2017; Lorenz et al., 2018)</w:delText>
        </w:r>
      </w:del>
      <w:r w:rsidRPr="003A0C0D">
        <w:rPr>
          <w:rFonts w:cs="Times New Roman"/>
        </w:rPr>
        <w:fldChar w:fldCharType="end"/>
      </w:r>
      <w:r w:rsidRPr="00E35E42">
        <w:rPr>
          <w:rFonts w:cs="Times New Roman"/>
        </w:rPr>
        <w:t xml:space="preserve">. </w:t>
      </w:r>
      <w:r w:rsidRPr="000128A3">
        <w:rPr>
          <w:rFonts w:cs="Times New Roman"/>
          <w:lang w:val="en-GB"/>
        </w:rPr>
        <w:t>However, this definition is sensitive to the choice of variable, observational data</w:t>
      </w:r>
      <w:del w:id="6478" w:author="Ian Blenkinsop" w:date="2021-07-08T17:02:00Z">
        <w:r w:rsidRPr="000128A3" w:rsidDel="00AF6579">
          <w:rPr>
            <w:rFonts w:cs="Times New Roman"/>
            <w:lang w:val="en-GB"/>
          </w:rPr>
          <w:delText xml:space="preserve"> </w:delText>
        </w:r>
      </w:del>
      <w:r w:rsidRPr="000128A3">
        <w:rPr>
          <w:rFonts w:cs="Times New Roman"/>
          <w:lang w:val="en-GB"/>
        </w:rPr>
        <w:t xml:space="preserve">set, metric, time period, and region, and a </w:t>
      </w:r>
      <w:del w:id="6479" w:author="Ian Blenkinsop" w:date="2021-07-08T17:02:00Z">
        <w:r w:rsidRPr="000128A3" w:rsidDel="00AF6579">
          <w:rPr>
            <w:rFonts w:cs="Times New Roman"/>
            <w:lang w:val="en-GB"/>
          </w:rPr>
          <w:delText xml:space="preserve">performance </w:delText>
        </w:r>
      </w:del>
      <w:ins w:id="6480" w:author="Ian Blenkinsop" w:date="2021-07-08T17:02:00Z">
        <w:r w:rsidR="00AF6579" w:rsidRPr="000128A3">
          <w:rPr>
            <w:rFonts w:cs="Times New Roman"/>
            <w:lang w:val="en-GB"/>
          </w:rPr>
          <w:t>performance</w:t>
        </w:r>
        <w:r w:rsidR="00AF6579">
          <w:rPr>
            <w:rFonts w:cs="Times New Roman"/>
            <w:lang w:val="en-GB"/>
          </w:rPr>
          <w:t>-</w:t>
        </w:r>
      </w:ins>
      <w:r w:rsidRPr="000128A3">
        <w:rPr>
          <w:rFonts w:cs="Times New Roman"/>
          <w:lang w:val="en-GB"/>
        </w:rPr>
        <w:t xml:space="preserve">ranked ensemble has been shown to sometimes perform worse than a random selection </w:t>
      </w:r>
      <w:r w:rsidRPr="003A0C0D">
        <w:rPr>
          <w:rFonts w:cs="Times New Roman"/>
        </w:rPr>
        <w:fldChar w:fldCharType="begin" w:fldLock="1"/>
      </w:r>
      <w:r w:rsidR="00E81B0B">
        <w:rPr>
          <w:rFonts w:cs="Times New Roman"/>
          <w:lang w:val="en-GB"/>
        </w:rPr>
        <w:instrText>ADDIN CSL_CITATION { "citationItems" : [ { "id" : "ITEM-1", "itemData" : { "DOI" : "10.5194/esd-9-135-2018", "ISSN" : "2190-4987", "abstract" : "Abstract. End users studying impacts and risks caused by human-induced climate change are often presented with large multi-model ensembles of climate projections whose composition and size are arbitrarily determined. An efficient and versatile method that finds a subset which maintains certain key properties from the full ensemble is needed, but very little work has been done in this area. Therefore, users typically make their own somewhat subjective subset choices and commonly use the equally weighted model mean as a best estimate. However, different climate model simulations cannot necessarily be regarded as independent estimates due to the presence of duplicated code and shared development history. Here, we present an efficient and flexible tool that makes better use of the ensemble as a whole by finding a subset with improved mean performance compared to the multi-model mean while at the same time maintaining the spread and addressing the problem of model interdependence. Out-of-sample skill and reliability are demonstrated using model-as-truth experiments. This approach is illustrated with one set of optimisation criteria but we also highlight the flexibility of cost functions, depending on the focus of different users. The technique is useful for a range of applications that, for example, minimise present-day bias to obtain an accurate ensemble mean, reduce dependence in ensemble spread, maximise future spread, ensure good performance of individual models in an ensemble, reduce the ensemble size while maintaining important ensemble characteristics, or optimise several of these at the same time. As in any calibration exercise, the final ensemble is sensitive to the metric, observational product, and pre-processing steps used. ]]&gt;", "author" : [ { "dropping-particle" : "", "family" : "Herger", "given" : "Nadja", "non-dropping-particle" : "", "parse-names" : false, "suffix" : "" }, { "dropping-particle" : "", "family" : "Abramowitz", "given" : "Gab", "non-dropping-particle" : "", "parse-names" : false, "suffix" : "" }, { "dropping-particle" : "", "family" : "Knutti", "given" : "Reto", "non-dropping-particle" : "", "parse-names" : false, "suffix" : "" }, { "dropping-particle" : "", "family" : "Ang\u00e9lil", "given" : "Oliver", "non-dropping-particle" : "", "parse-names" : false, "suffix" : "" }, { "dropping-particle" : "", "family" : "Lehmann", "given" : "Karsten", "non-dropping-particle" : "", "parse-names" : false, "suffix" : "" }, { "dropping-particle" : "", "family" : "Sanderson", "given" : "Benjamin M.", "non-dropping-particle" : "", "parse-names" : false, "suffix" : "" } ], "container-title" : "Earth System Dynamics", "id" : "ITEM-1", "issue" : "1", "issued" : { "date-parts" : [ [ "2018", "2", "21" ] ] }, "page" : "135-151", "title" : "Selecting a climate model subset to optimise key ensemble properties", "translator" : [ { "dropping-particle" : "", "family" : "H3562", "given" : "", "non-dropping-particle" : "", "parse-names" : false, "suffix" : "" } ], "type" : "article-journal", "volume" : "9" }, "uris" : [ "http://www.mendeley.com/documents/?uuid=242b4438-b2da-4ab3-a4e4-e592319195cf" ] } ], "mendeley" : { "formattedCitation" : "(Herger et al., 2018a)", "plainTextFormattedCitation" : "(Herger et al., 2018a)", "previouslyFormattedCitation" : "(Herger et al., 2018a)" }, "properties" : { "noteIndex" : 0 }, "schema" : "https://github.com/citation-style-language/schema/raw/master/csl-citation.json" }</w:instrText>
      </w:r>
      <w:r w:rsidRPr="003A0C0D">
        <w:rPr>
          <w:rFonts w:cs="Times New Roman"/>
        </w:rPr>
        <w:fldChar w:fldCharType="separate"/>
      </w:r>
      <w:ins w:id="6481" w:author="Robin Matthews" w:date="2021-05-18T16:07:00Z">
        <w:r w:rsidR="00602365">
          <w:rPr>
            <w:rFonts w:cs="Times New Roman"/>
            <w:noProof/>
            <w:lang w:val="en-GB"/>
          </w:rPr>
          <w:t>(Herger et al., 2018a)</w:t>
        </w:r>
      </w:ins>
      <w:del w:id="6482" w:author="Robin Matthews" w:date="2021-05-18T16:07:00Z">
        <w:r w:rsidRPr="000128A3" w:rsidDel="00602365">
          <w:rPr>
            <w:rFonts w:cs="Times New Roman"/>
            <w:noProof/>
            <w:lang w:val="en-GB"/>
          </w:rPr>
          <w:delText>(Herger et al., 2018a)</w:delText>
        </w:r>
      </w:del>
      <w:r w:rsidRPr="003A0C0D">
        <w:rPr>
          <w:rFonts w:cs="Times New Roman"/>
        </w:rPr>
        <w:fldChar w:fldCharType="end"/>
      </w:r>
      <w:r w:rsidRPr="000128A3">
        <w:rPr>
          <w:rFonts w:cs="Times New Roman"/>
          <w:lang w:val="en-GB"/>
        </w:rPr>
        <w:t xml:space="preserve">. The adequacy of the constraint provided by the data and experimental methods can be tested using a </w:t>
      </w:r>
      <w:ins w:id="6483" w:author="Ian Blenkinsop" w:date="2021-07-08T17:02:00Z">
        <w:r w:rsidR="00AF6579">
          <w:rPr>
            <w:rFonts w:cs="Times New Roman"/>
            <w:lang w:val="en-GB"/>
          </w:rPr>
          <w:t>‘</w:t>
        </w:r>
      </w:ins>
      <w:r w:rsidRPr="000128A3">
        <w:rPr>
          <w:rFonts w:cs="Times New Roman"/>
          <w:lang w:val="en-GB"/>
        </w:rPr>
        <w:t>calibration-validation</w:t>
      </w:r>
      <w:ins w:id="6484" w:author="Ian Blenkinsop" w:date="2021-07-08T17:02:00Z">
        <w:r w:rsidR="00AF6579">
          <w:rPr>
            <w:rFonts w:cs="Times New Roman"/>
            <w:lang w:val="en-GB"/>
          </w:rPr>
          <w:t>’</w:t>
        </w:r>
      </w:ins>
      <w:r w:rsidRPr="000128A3">
        <w:rPr>
          <w:rFonts w:cs="Times New Roman"/>
          <w:lang w:val="en-GB"/>
        </w:rPr>
        <w:t xml:space="preserve"> style partitioning of observations into two sets </w:t>
      </w:r>
      <w:r w:rsidRPr="003A0C0D">
        <w:rPr>
          <w:rFonts w:cs="Times New Roman"/>
        </w:rPr>
        <w:fldChar w:fldCharType="begin" w:fldLock="1"/>
      </w:r>
      <w:r w:rsidR="00E81B0B">
        <w:rPr>
          <w:rFonts w:cs="Times New Roman"/>
          <w:lang w:val="en-GB"/>
        </w:rPr>
        <w:instrText>ADDIN CSL_CITATION { "citationItems" : [ { "id" : "ITEM-1", "itemData" : { "DOI" : "10.1007/s00382-012-1610-y", "ISSN" : "0930-7575", "author" : [ { "dropping-particle" : "", "family" : "Bishop", "given" : "Craig H.", "non-dropping-particle" : "", "parse-names" : false, "suffix" : "" }, { "dropping-particle" : "", "family" : "Abramowitz", "given" : "Gab", "non-dropping-particle" : "", "parse-names" : false, "suffix" : "" } ], "container-title" : "Climate Dynamics", "id" : "ITEM-1", "issue" : "3-4", "issued" : { "date-parts" : [ [ "2013", "8", "11" ] ] }, "page" : "885-900", "title" : "Climate model dependence and the replicate Earth paradigm", "translator" : [ { "dropping-particle" : "", "family" : "H3550", "given" : "", "non-dropping-particle" : "", "parse-names" : false, "suffix" : "" } ], "type" : "article-journal", "volume" : "41" }, "uris" : [ "http://www.mendeley.com/documents/?uuid=2ca26e7e-7e8c-456c-be70-e1f939ef8864" ] } ], "mendeley" : { "formattedCitation" : "(Bishop and Abramowitz, 2013)", "plainTextFormattedCitation" : "(Bishop and Abramowitz, 2013)", "previouslyFormattedCitation" : "(Bishop and Abramowitz, 2013)" }, "properties" : { "noteIndex" : 0 }, "schema" : "https://github.com/citation-style-language/schema/raw/master/csl-citation.json" }</w:instrText>
      </w:r>
      <w:r w:rsidRPr="003A0C0D">
        <w:rPr>
          <w:rFonts w:cs="Times New Roman"/>
        </w:rPr>
        <w:fldChar w:fldCharType="separate"/>
      </w:r>
      <w:ins w:id="6485" w:author="Robin Matthews" w:date="2021-05-18T16:08:00Z">
        <w:r w:rsidR="00602365">
          <w:rPr>
            <w:rFonts w:cs="Times New Roman"/>
            <w:noProof/>
            <w:lang w:val="en-GB"/>
          </w:rPr>
          <w:t>(Bishop and Abramowitz, 2013)</w:t>
        </w:r>
      </w:ins>
      <w:del w:id="6486" w:author="Robin Matthews" w:date="2021-05-18T16:08:00Z">
        <w:r w:rsidR="00F8677F" w:rsidRPr="000128A3" w:rsidDel="00602365">
          <w:rPr>
            <w:rFonts w:cs="Times New Roman"/>
            <w:noProof/>
            <w:lang w:val="en-GB"/>
          </w:rPr>
          <w:delText>(Bishop and Abramowitz, 2013)</w:delText>
        </w:r>
      </w:del>
      <w:r w:rsidRPr="003A0C0D">
        <w:rPr>
          <w:rFonts w:cs="Times New Roman"/>
        </w:rPr>
        <w:fldChar w:fldCharType="end"/>
      </w:r>
      <w:r w:rsidRPr="000128A3">
        <w:rPr>
          <w:rFonts w:cs="Times New Roman"/>
          <w:lang w:val="en-GB"/>
        </w:rPr>
        <w:t xml:space="preserve">, or a ‘perfect model approach’ where one of the ensemble members is treated as the reference dataset and all model weights are calibrated against it </w:t>
      </w:r>
      <w:r w:rsidRPr="003A0C0D">
        <w:rPr>
          <w:rFonts w:cs="Times New Roman"/>
        </w:rPr>
        <w:fldChar w:fldCharType="begin" w:fldLock="1"/>
      </w:r>
      <w:ins w:id="6487" w:author="Robin Matthews" w:date="2021-05-18T18:17:00Z">
        <w:r w:rsidR="00126595">
          <w:rPr>
            <w:rFonts w:cs="Times New Roman"/>
            <w:lang w:val="en-GB"/>
          </w:rPr>
          <w:instrText>ADDIN CSL_CITATION { "citationItems" : [ { "id" : "ITEM-1", "itemData" : { "DOI" : "10.1007/s00382-012-1610-y", "ISSN" : "0930-7575", "author" : [ { "dropping-particle" : "", "family" : "Bishop", "given" : "Craig H.", "non-dropping-particle" : "", "parse-names" : false, "suffix" : "" }, { "dropping-particle" : "", "family" : "Abramowitz", "given" : "Gab", "non-dropping-particle" : "", "parse-names" : false, "suffix" : "" } ], "container-title" : "Climate Dynamics", "id" : "ITEM-1", "issue" : "3-4", "issued" : { "date-parts" : [ [ "2013", "8", "11" ] ] }, "page" : "885-900", "title" : "Climate model dependence and the replicate Earth paradigm", "translator" : [ { "dropping-particle" : "", "family" : "H3550", "given" : "", "non-dropping-particle" : "", "parse-names" : false, "suffix" : "" } ], "type" : "article-journal", "volume" : "41" }, "uris" : [ "http://www.mendeley.com/documents/?uuid=2ca26e7e-7e8c-456c-be70-e1f939ef8864" ] }, { "id" : "ITEM-2", "itemData" : { "DOI" : "10.1175/JCLI-D-15-0412.1", "ISSN" : "0894-8755", "author" : [ { "dropping-particle" : "", "family" : "Wenzel", "given" : "Sabrina", "non-dropping-particle" : "", "parse-names" : false, "suffix" : "" }, { "dropping-particle" : "", "family" : "Eyring", "given" : "Veronika", "non-dropping-particle" : "", "parse-names" : false, "suffix" : "" }, { "dropping-particle" : "", "family" : "Gerber", "given" : "Edwin P.", "non-dropping-particle" : "", "parse-names" : false, "suffix" : "" }, { "dropping-particle" : "", "family" : "Karpechko", "given" : "Alexey Yu.", "non-dropping-particle" : "", "parse-names" : false, "suffix" : "" } ], "container-title" : "Journal of Climate", "id" : "ITEM-2", "issue" : "2", "issued" : { "date-parts" : [ [ "2016", "1" ] ] }, "page" : "673-687", "title" : "Constraining Future Summer Austral Jet Stream Positions in the CMIP5 Ensemble by Process-Oriented Multiple Diagnostic Regression", "translator" : [ { "dropping-particle" : "", "family" : "H1122", "given" : "", "non-dropping-particle" : "", "parse-names" : false, "suffix" : "" } ], "type" : "article-journal", "volume" : "29" }, "uris" : [ "http://www.mendeley.com/documents/?uuid=47e1d0ff-3dc9-4514-8f8c-ad1632979703" ] }, { "id" : "ITEM-3", "itemData" : { "DOI" : "10.1002/2016GL072012", "ISSN" : "00948276", "author" : [ { "dropping-particle" : "", "family" : "Knutti", "given" : "Reto", "non-dropping-particle" : "", "parse-names" : false, "suffix" : "" }, { "dropping-particle" : "", "family" : "Sedl\u00e1\u010dek", "given" : "Jan", "non-dropping-particle" : "", "parse-names" : false, "suffix" : "" }, { "dropping-particle" : "", "family" : "Sanderson", "given" : "Benjamin M.", "non-dropping-particle" : "", "parse-names" : false, "suffix" : "" }, { "dropping-particle" : "", "family" : "Lorenz", "given" : "Ruth", "non-dropping-particle" : "", "parse-names" : false, "suffix" : "" }, { "dropping-particle" : "", "family" : "Fischer", "given" : "Erich M.", "non-dropping-particle" : "", "parse-names" : false, "suffix" : "" }, { "dropping-particle" : "", "family" : "Eyring", "given" : "Veronika", "non-dropping-particle" : "", "parse-names" : false, "suffix" : "" } ], "container-title" : "Geophysical Research Letters", "id" : "ITEM-3", "issued" : { "date-parts" : [ [ "2017" ] ] }, "title" : "A climate model projection weighting scheme accounting for performance and interdependence", "translator" : [ { "dropping-particle" : "", "family" : "H3557", "given" : "", "non-dropping-particle" : "", "parse-names" : false, "suffix" : "" } ], "type" : "article-journal" }, "uris" : [ "http://www.mendeley.com/documents/?uuid=b4519ecb-07f5-4896-b4e8-d3c9ca81670d" ] }, { "id" : "ITEM-4", "itemData" : { "DOI" : "10.5194/gmd-10-2379-2017", "abstract" : "We present a weighting strategy for use with the CMIP5 multi-model archive in the fourth National Climate Assessment, which considers both skill in the climatological performance of models over North America as well as the inter-dependency of models arising from common parame-terizations or tuning practices. The method exploits information relating to the climatological mean state of a number of projection-relevant variables as well as metrics representing long-term statistics of weather extremes. The weights, once computed can be used to simply compute weighted means and significance information from an ensemble containing multiple initial condition members from potentially co-dependent models of varying skill. Two parameters in the algorithm determine the degree to which model climatologi-cal skill and model uniqueness are rewarded; these parameters are explored and final values are defended for the assessment. The influence of model weighting on projected temperature and precipitation changes is found to be moderate, partly due to a compensating effect between model skill and uniqueness. However, more aggressive skill weighting and weighting by targeted metrics is found to have a more significant effect on inferred ensemble confidence in future patterns of change for a given projection.", "author" : [ { "dropping-particle" : "", "family" : "Sanderson", "given" : "Benjamin M", "non-dropping-particle" : "", "parse-names" : false, "suffix" : "" }, { "dropping-particle" : "", "family" : "Wehner", "given" : "Michael", "non-dropping-particle" : "", "parse-names" : false, "suffix" : "" }, { "dropping-particle" : "", "family" : "Knutti", "given" : "Reto", "non-dropping-particle" : "", "parse-names" : false, "suffix" : "" } ], "container-title" : "Geoscientific Model Development", "id" : "ITEM-4", "issued" : { "date-parts" : [ [ "2017" ] ] }, "page" : "2379-2395", "title" : "Skill and independence weighting for multi-model assessments", "translator" : [ { "dropping-particle" : "", "family" : "H2557", "given" : "", "non-dropping-particle" : "", "parse-names" : false, "suffix" : "" } ], "type" : "article-journal", "volume" : "10" }, "uris" : [ "http://www.mendeley.com/documents/?uuid=4c546adf-d6bb-335f-8a43-5a7ae2643219" ] }, { "id" : "ITEM-5", "itemData" : { "DOI" : "10.5194/esd-9-135-2018", "ISSN" : "2190-4987", "abstract" : "Abstract. End users studying impacts and risks caused by human-induced climate change are often presented with large multi-model ensembles of climate projections whose composition and size are arbitrarily determined. An efficient and versatile method that finds a subset which maintains certain key properties from the full ensemble is needed, but very little work has been done in this area. Therefore, users typically make their own somewhat subjective subset choices and commonly use the equally weighted model mean as a best estimate. However, different climate model simulations cannot necessarily be regarded as independent estimates due to the presence of duplicated code and shared development history. Here, we present an efficient and flexible tool that makes better use of the ensemble as a whole by finding a subset with improved mean performance compared to the multi-model mean while at the same time maintaining the spread and addressing the problem of model interdependence. Out-of-sample skill and reliability are demonstrated using model-as-truth experiments. This approach is illustrated with one set of optimisation criteria but we also highlight the flexibility of cost functions, depending on the focus of different users. The technique is useful for a range of applications that, for example, minimise present-day bias to obtain an accurate ensemble mean, reduce dependence in ensemble spread, maximise future spread, ensure good performance of individual models in an ensemble, reduce the ensemble size while maintaining important ensemble characteristics, or optimise several of these at the same time. As in any calibration exercise, the final ensemble is sensitive to the metric, observational product, and pre-processing steps used. ]]&gt;", "author" : [ { "dropping-particle" : "", "family" : "Herger", "given" : "Nadja", "non-dropping-particle" : "", "parse-names" : false, "suffix" : "" }, { "dropping-particle" : "", "family" : "Abramowitz", "given" : "Gab", "non-dropping-particle" : "", "parse-names" : false, "suffix" : "" }, { "dropping-particle" : "", "family" : "Knutti", "given" : "Reto", "non-dropping-particle" : "", "parse-names" : false, "suffix" : "" }, { "dropping-particle" : "", "family" : "Ang\u00e9lil", "given" : "Oliver", "non-dropping-particle" : "", "parse-names" : false, "suffix" : "" }, { "dropping-particle" : "", "family" : "Lehmann", "given" : "Karsten", "non-dropping-particle" : "", "parse-names" : false, "suffix" : "" }, { "dropping-particle" : "", "family" : "Sanderson", "given" : "Benjamin M.", "non-dropping-particle" : "", "parse-names" : false, "suffix" : "" } ], "container-title" : "Earth System Dynamics", "id" : "ITEM-5", "issue" : "1", "issued" : { "date-parts" : [ [ "2018", "2", "21" ] ] }, "page" : "135-151", "title" : "Selecting a climate model subset to optimise key ensemble properties", "translator" : [ { "dropping-particle" : "", "family" : "H3562", "given" : "", "non-dropping-particle" : "", "parse-names" : false, "suffix" : "" } ], "type" : "article-journal", "volume" : "9" }, "uris" : [ "http://www.mendeley.com/documents/?uuid=242b4438-b2da-4ab3-a4e4-e592319195cf" ] }, { "id" : "ITEM-6", "itemData" : { "DOI" : "10.1029/2018JD028549", "ISSN" : "2169897X", "author" : [ { "dropping-particle" : "", "family" : "Herger", "given" : "Nadja", "non-dropping-particle" : "", "parse-names" : false, "suffix" : "" }, { "dropping-particle" : "", "family" : "Ang\u00e9lil", "given" : "Oliver", "non-dropping-particle" : "", "parse-names" : false, "suffix" : "" }, { "dropping-particle" : "", "family" : "Abramowitz", "given" : "Gab", "non-dropping-particle" : "", "parse-names" : false, "suffix" : "" }, { "dropping-particle" : "", "family" : "Donat", "given" : "Markus", "non-dropping-particle" : "", "parse-names" : false, "suffix" : "" }, { "dropping-particle" : "", "family" : "Stone", "given" : "D\u00e1ith\u00ed", "non-dropping-particle" : "", "parse-names" : false, "suffix" : "" }, { "dropping-particle" : "", "family" : "Lehmann", "given" : "Karsten", "non-dropping-particle" : "", "parse-names" : false, "suffix" : "" } ], "container-title" : "Journal of Geophysical Research: Atmospheres", "id" : "ITEM-6", "issue" : "11", "issued" : { "date-parts" : [ [ "2018", "6", "16" ] ] }, "page" : "5988-6004", "title" : "Calibrating Climate Model Ensembles for Assessing Extremes in a Changing Climate", "translator" : [ { "dropping-particle" : "", "family" : "H3553", "given" : "", "non-dropping-particle" : "", "parse-names" : false, "suffix" : "" } ], "type" : "article-journal", "volume" : "123" }, "uris" : [ "http://www.mendeley.com/documents/?uuid=9209384a-9ae7-43d1-a1bd-9f52dc510ba1" ] } ], "mendeley" : { "formattedCitation" : "(Bishop and Abramowitz, 2013; Wenzel et al., 2016; Knutti et al., 2017; Sanderson et al., 2017; Herger et al., 2018a, 2018b)", "manualFormatting" : "(Bishop and Abramowitz, 2013; Wenzel et al., 2016; Knutti et al., 2017; Sanderson et al., 2017; Herger et al., 2018a, b)", "plainTextFormattedCitation" : "(Bishop and Abramowitz, 2013; Wenzel et al., 2016; Knutti et al., 2017; Sanderson et al., 2017; Herger et al., 2018a, 2018b)", "previouslyFormattedCitation" : "(Bishop and Abramowitz, 2013; Wenzel et al., 2016; Knutti et al., 2017; Sanderson et al., 2017; Herger et al., 2018a, 2018b)" }, "properties" : { "noteIndex" : 0 }, "schema" : "https://github.com/citation-style-language/schema/raw/master/csl-citation.json" }</w:instrText>
        </w:r>
      </w:ins>
      <w:del w:id="6488" w:author="Robin Matthews" w:date="2021-05-18T18:17:00Z">
        <w:r w:rsidR="00A94565" w:rsidDel="00126595">
          <w:rPr>
            <w:rFonts w:cs="Times New Roman"/>
            <w:lang w:val="en-GB"/>
          </w:rPr>
          <w:delInstrText>ADDIN CSL_CITATION { "citationItems" : [ { "id" : "ITEM-1", "itemData" : { "DOI" : "10.1007/s00382-012-1610-y", "ISSN" : "0930-7575", "author" : [ { "dropping-particle" : "", "family" : "Bishop", "given" : "Craig H.", "non-dropping-particle" : "", "parse-names" : false, "suffix" : "" }, { "dropping-particle" : "", "family" : "Abramowitz", "given" : "Gab", "non-dropping-particle" : "", "parse-names" : false, "suffix" : "" } ], "container-title" : "Climate Dynamics", "id" : "ITEM-1", "issue" : "3-4", "issued" : { "date-parts" : [ [ "2013", "8", "11" ] ] }, "page" : "885-900", "title" : "Climate model dependence and the replicate Earth paradigm", "translator" : [ { "dropping-particle" : "", "family" : "H3550", "given" : "", "non-dropping-particle" : "", "parse-names" : false, "suffix" : "" } ], "type" : "article-journal", "volume" : "41" }, "uris" : [ "http://www.mendeley.com/documents/?uuid=2ca26e7e-7e8c-456c-be70-e1f939ef8864" ] }, { "id" : "ITEM-2", "itemData" : { "DOI" : "10.1175/JCLI-D-15-0412.1", "ISSN" : "0894-8755", "author" : [ { "dropping-particle" : "", "family" : "Wenzel", "given" : "Sabrina", "non-dropping-particle" : "", "parse-names" : false, "suffix" : "" }, { "dropping-particle" : "", "family" : "Eyring", "given" : "Veronika", "non-dropping-particle" : "", "parse-names" : false, "suffix" : "" }, { "dropping-particle" : "", "family" : "Gerber", "given" : "Edwin P.", "non-dropping-particle" : "", "parse-names" : false, "suffix" : "" }, { "dropping-particle" : "", "family" : "Karpechko", "given" : "Alexey Yu.", "non-dropping-particle" : "", "parse-names" : false, "suffix" : "" } ], "container-title" : "Journal of Climate", "id" : "ITEM-2", "issue" : "2", "issued" : { "date-parts" : [ [ "2016", "1" ] ] }, "page" : "673-687", "title" : "Constraining Future Summer Austral Jet Stream Positions in the CMIP5 Ensemble by Process-Oriented Multiple Diagnostic Regression", "translator" : [ { "dropping-particle" : "", "family" : "H1122", "given" : "", "non-dropping-particle" : "", "parse-names" : false, "suffix" : "" } ], "type" : "article-journal", "volume" : "29" }, "uris" : [ "http://www.mendeley.com/documents/?uuid=47e1d0ff-3dc9-4514-8f8c-ad1632979703" ] }, { "id" : "ITEM-3", "itemData" : { "DOI" : "10.1002/2016GL072012", "ISSN" : "00948276", "author" : [ { "dropping-particle" : "", "family" : "Knutti", "given" : "Reto", "non-dropping-particle" : "", "parse-names" : false, "suffix" : "" }, { "dropping-particle" : "", "family" : "Sedl\u00e1\u010dek", "given" : "Jan", "non-dropping-particle" : "", "parse-names" : false, "suffix" : "" }, { "dropping-particle" : "", "family" : "Sanderson", "given" : "Benjamin M.", "non-dropping-particle" : "", "parse-names" : false, "suffix" : "" }, { "dropping-particle" : "", "family" : "Lorenz", "given" : "Ruth", "non-dropping-particle" : "", "parse-names" : false, "suffix" : "" }, { "dropping-particle" : "", "family" : "Fischer", "given" : "Erich M.", "non-dropping-particle" : "", "parse-names" : false, "suffix" : "" }, { "dropping-particle" : "", "family" : "Eyring", "given" : "Veronika", "non-dropping-particle" : "", "parse-names" : false, "suffix" : "" } ], "container-title" : "Geophysical Research Letters", "id" : "ITEM-3", "issued" : { "date-parts" : [ [ "2017" ] ] }, "title" : "A climate model projection weighting scheme accounting for performance and interdependence", "translator" : [ { "dropping-particle" : "", "family" : "H3557", "given" : "", "non-dropping-particle" : "", "parse-names" : false, "suffix" : "" } ], "type" : "article-journal" }, "uris" : [ "http://www.mendeley.com/documents/?uuid=b4519ecb-07f5-4896-b4e8-d3c9ca81670d" ] }, { "id" : "ITEM-4", "itemData" : { "DOI" : "10.5194/gmd-10-2379-2017", "abstract" : "We present a weighting strategy for use with the CMIP5 multi-model archive in the fourth National Climate Assessment, which considers both skill in the climatological performance of models over North America as well as the inter-dependency of models arising from common parame-terizations or tuning practices. The method exploits information relating to the climatological mean state of a number of projection-relevant variables as well as metrics representing long-term statistics of weather extremes. The weights, once computed can be used to simply compute weighted means and significance information from an ensemble containing multiple initial condition members from potentially co-dependent models of varying skill. Two parameters in the algorithm determine the degree to which model climatologi-cal skill and model uniqueness are rewarded; these parameters are explored and final values are defended for the assessment. The influence of model weighting on projected temperature and precipitation changes is found to be moderate, partly due to a compensating effect between model skill and uniqueness. However, more aggressive skill weighting and weighting by targeted metrics is found to have a more significant effect on inferred ensemble confidence in future patterns of change for a given projection.", "author" : [ { "dropping-particle" : "", "family" : "Sanderson", "given" : "Benjamin M", "non-dropping-particle" : "", "parse-names" : false, "suffix" : "" }, { "dropping-particle" : "", "family" : "Wehner", "given" : "Michael", "non-dropping-particle" : "", "parse-names" : false, "suffix" : "" }, { "dropping-particle" : "", "family" : "Knutti", "given" : "Reto", "non-dropping-particle" : "", "parse-names" : false, "suffix" : "" } ], "container-title" : "Geoscientific Model Development", "id" : "ITEM-4", "issued" : { "date-parts" : [ [ "2017" ] ] }, "page" : "2379-2395", "title" : "Skill and independence weighting for multi-model assessments", "translator" : [ { "dropping-particle" : "", "family" : "H2557", "given" : "", "non-dropping-particle" : "", "parse-names" : false, "suffix" : "" } ], "type" : "article-journal", "volume" : "10" }, "uris" : [ "http://www.mendeley.com/documents/?uuid=4c546adf-d6bb-335f-8a43-5a7ae2643219" ] }, { "id" : "ITEM-5", "itemData" : { "DOI" : "10.5194/esd-9-135-2018", "ISSN" : "2190-4987", "abstract" : "Abstract. End users studying impacts and risks caused by human-induced climate change are often presented with large multi-model ensembles of climate projections whose composition and size are arbitrarily determined. An efficient and versatile method that finds a subset which maintains certain key properties from the full ensemble is needed, but very little work has been done in this area. Therefore, users typically make their own somewhat subjective subset choices and commonly use the equally weighted model mean as a best estimate. However, different climate model simulations cannot necessarily be regarded as independent estimates due to the presence of duplicated code and shared development history. Here, we present an efficient and flexible tool that makes better use of the ensemble as a whole by finding a subset with improved mean performance compared to the multi-model mean while at the same time maintaining the spread and addressing the problem of model interdependence. Out-of-sample skill and reliability are demonstrated using model-as-truth experiments. This approach is illustrated with one set of optimisation criteria but we also highlight the flexibility of cost functions, depending on the focus of different users. The technique is useful for a range of applications that, for example, minimise present-day bias to obtain an accurate ensemble mean, reduce dependence in ensemble spread, maximise future spread, ensure good performance of individual models in an ensemble, reduce the ensemble size while maintaining important ensemble characteristics, or optimise several of these at the same time. As in any calibration exercise, the final ensemble is sensitive to the metric, observational product, and pre-processing steps used. ]]&gt;", "author" : [ { "dropping-particle" : "", "family" : "Herger", "given" : "Nadja", "non-dropping-particle" : "", "parse-names" : false, "suffix" : "" }, { "dropping-particle" : "", "family" : "Abramowitz", "given" : "Gab", "non-dropping-particle" : "", "parse-names" : false, "suffix" : "" }, { "dropping-particle" : "", "family" : "Knutti", "given" : "Reto", "non-dropping-particle" : "", "parse-names" : false, "suffix" : "" }, { "dropping-particle" : "", "family" : "Ang\u00e9lil", "given" : "Oliver", "non-dropping-particle" : "", "parse-names" : false, "suffix" : "" }, { "dropping-particle" : "", "family" : "Lehmann", "given" : "Karsten", "non-dropping-particle" : "", "parse-names" : false, "suffix" : "" }, { "dropping-particle" : "", "family" : "Sanderson", "given" : "Benjamin M.", "non-dropping-particle" : "", "parse-names" : false, "suffix" : "" } ], "container-title" : "Earth System Dynamics", "id" : "ITEM-5", "issue" : "1", "issued" : { "date-parts" : [ [ "2018", "2", "21" ] ] }, "page" : "135-151", "title" : "Selecting a climate model subset to optimise key ensemble properties", "translator" : [ { "dropping-particle" : "", "family" : "H3562", "given" : "", "non-dropping-particle" : "", "parse-names" : false, "suffix" : "" } ], "type" : "article-journal", "volume" : "9" }, "uris" : [ "http://www.mendeley.com/documents/?uuid=242b4438-b2da-4ab3-a4e4-e592319195cf" ] }, { "id" : "ITEM-6", "itemData" : { "DOI" : "10.1029/2018JD028549", "ISSN" : "2169897X", "author" : [ { "dropping-particle" : "", "family" : "Herger", "given" : "Nadja", "non-dropping-particle" : "", "parse-names" : false, "suffix" : "" }, { "dropping-particle" : "", "family" : "Ang\u00e9lil", "given" : "Oliver", "non-dropping-particle" : "", "parse-names" : false, "suffix" : "" }, { "dropping-particle" : "", "family" : "Abramowitz", "given" : "Gab", "non-dropping-particle" : "", "parse-names" : false, "suffix" : "" }, { "dropping-particle" : "", "family" : "Donat", "given" : "Markus", "non-dropping-particle" : "", "parse-names" : false, "suffix" : "" }, { "dropping-particle" : "", "family" : "Stone", "given" : "D\u00e1ith\u00ed", "non-dropping-particle" : "", "parse-names" : false, "suffix" : "" }, { "dropping-particle" : "", "family" : "Lehmann", "given" : "Karsten", "non-dropping-particle" : "", "parse-names" : false, "suffix" : "" } ], "container-title" : "Journal of Geophysical Research: Atmospheres", "id" : "ITEM-6", "issue" : "11", "issued" : { "date-parts" : [ [ "2018", "6", "16" ] ] }, "page" : "5988-6004", "title" : "Calibrating Climate Model Ensembles for Assessing Extremes in a Changing Climate", "translator" : [ { "dropping-particle" : "", "family" : "H3553", "given" : "", "non-dropping-particle" : "", "parse-names" : false, "suffix" : "" } ], "type" : "article-journal", "volume" : "123" }, "uris" : [ "http://www.mendeley.com/documents/?uuid=9209384a-9ae7-43d1-a1bd-9f52dc510ba1" ] } ], "mendeley" : { "formattedCitation" : "(Bishop and Abramowitz, 2013; Wenzel et al., 2016; Knutti et al., 2017; Sanderson et al., 2017; Herger et al., 2018a, 2018b)", "plainTextFormattedCitation" : "(Bishop and Abramowitz, 2013; Wenzel et al., 2016; Knutti et al., 2017; Sanderson et al., 2017; Herger et al., 2018a, 2018b)", "previouslyFormattedCitation" : "(Bishop and Abramowitz, 2013; Wenzel et al., 2016; Knutti et al., 2017; Sanderson et al., 2017; Herger et al., 2018a, 2018b)" }, "properties" : { "noteIndex" : 0 }, "schema" : "https://github.com/citation-style-language/schema/raw/master/csl-citation.json" }</w:delInstrText>
        </w:r>
      </w:del>
      <w:r w:rsidRPr="003A0C0D">
        <w:rPr>
          <w:rFonts w:cs="Times New Roman"/>
        </w:rPr>
        <w:fldChar w:fldCharType="separate"/>
      </w:r>
      <w:ins w:id="6489" w:author="Robin Matthews" w:date="2021-05-18T16:08:00Z">
        <w:r w:rsidR="00602365">
          <w:rPr>
            <w:rFonts w:cs="Times New Roman"/>
            <w:noProof/>
            <w:lang w:val="en-GB"/>
          </w:rPr>
          <w:t>(Bishop and Abramowitz, 2013; Wenzel et al., 2016; Knutti et al., 2017; Sanderson et al., 2017; Herger et al., 2018a, b)</w:t>
        </w:r>
      </w:ins>
      <w:del w:id="6490" w:author="Robin Matthews" w:date="2021-05-18T16:08:00Z">
        <w:r w:rsidR="00F8677F" w:rsidRPr="00E35E42" w:rsidDel="00602365">
          <w:rPr>
            <w:rFonts w:cs="Times New Roman"/>
            <w:noProof/>
            <w:lang w:val="en-GB"/>
          </w:rPr>
          <w:delText>(Bishop and Abramowitz, 2013; Wenzel et al., 2016; Knutti et al., 2017; Sanderson et al., 2017; Herger et al., 2018a, 2018b)</w:delText>
        </w:r>
      </w:del>
      <w:r w:rsidRPr="003A0C0D">
        <w:rPr>
          <w:rFonts w:cs="Times New Roman"/>
        </w:rPr>
        <w:fldChar w:fldCharType="end"/>
      </w:r>
      <w:r w:rsidRPr="00E35E42">
        <w:rPr>
          <w:rFonts w:cs="Times New Roman"/>
          <w:lang w:val="en-GB"/>
        </w:rPr>
        <w:t xml:space="preserve">. </w:t>
      </w:r>
      <w:r w:rsidRPr="003A0C0D">
        <w:rPr>
          <w:rFonts w:cs="Times New Roman"/>
        </w:rPr>
        <w:fldChar w:fldCharType="begin" w:fldLock="1"/>
      </w:r>
      <w:r w:rsidR="00E81B0B">
        <w:rPr>
          <w:rFonts w:cs="Times New Roman"/>
          <w:lang w:val="en-GB"/>
        </w:rPr>
        <w:instrText>ADDIN CSL_CITATION { "citationItems" : [ { "id" : "ITEM-1", "itemData" : { "DOI" : "10.1175/JCLI-D-13-00589.1", "ISSN" : "0894-8755", "author" : [ { "dropping-particle" : "", "family" : "Sunyer", "given" : "Maria Antonia", "non-dropping-particle" : "", "parse-names" : false, "suffix" : "" }, { "dropping-particle" : "", "family" : "Madsen", "given" : "Henrik", "non-dropping-particle" : "", "parse-names" : false, "suffix" : "" }, { "dropping-particle" : "", "family" : "Rosbjerg", "given" : "Dan", "non-dropping-particle" : "", "parse-names" : false, "suffix" : "" }, { "dropping-particle" : "", "family" : "Arnbjerg-Nielsen", "given" : "Karsten", "non-dropping-particle" : "", "parse-names" : false, "suffix" : "" } ], "container-title" : "Journal of Climate", "id" : "ITEM-1", "issue" : "18", "issued" : { "date-parts" : [ [ "2014", "9" ] ] }, "page" : "7113-7132", "title" : "A Bayesian Approach for Uncertainty Quantification of Extreme Precipitation Projections Including Climate Model Interdependency and Nonstationary Bias", "translator" : [ { "dropping-particle" : "", "family" : "H3552", "given" : "", "non-dropping-particle" : "", "parse-names" : false, "suffix" : "" } ], "type" : "article-journal", "volume" : "27" }, "uris" : [ "http://www.mendeley.com/documents/?uuid=8194cbe7-0c46-4cf1-9e59-3df7797785f8" ] } ], "mendeley" : { "formattedCitation" : "(Sunyer et al., 2014)", "manualFormatting" : "Sunyer et al. (2014)", "plainTextFormattedCitation" : "(Sunyer et al., 2014)", "previouslyFormattedCitation" : "(Sunyer et al., 2014)" }, "properties" : { "noteIndex" : 0 }, "schema" : "https://github.com/citation-style-language/schema/raw/master/csl-citation.json" }</w:instrText>
      </w:r>
      <w:r w:rsidRPr="003A0C0D">
        <w:rPr>
          <w:rFonts w:cs="Times New Roman"/>
        </w:rPr>
        <w:fldChar w:fldCharType="separate"/>
      </w:r>
      <w:ins w:id="6491" w:author="Robin Matthews" w:date="2021-05-18T16:08:00Z">
        <w:r w:rsidR="00602365">
          <w:rPr>
            <w:rFonts w:cs="Times New Roman"/>
            <w:noProof/>
            <w:lang w:val="en-GB"/>
          </w:rPr>
          <w:t>Sunyer et al. (2014)</w:t>
        </w:r>
      </w:ins>
      <w:del w:id="6492" w:author="Robin Matthews" w:date="2021-05-18T16:08:00Z">
        <w:r w:rsidRPr="00E35E42" w:rsidDel="00602365">
          <w:rPr>
            <w:rFonts w:cs="Times New Roman"/>
            <w:noProof/>
            <w:lang w:val="en-GB"/>
          </w:rPr>
          <w:delText xml:space="preserve">Sunyer et al. </w:delText>
        </w:r>
        <w:r w:rsidRPr="000128A3" w:rsidDel="00602365">
          <w:rPr>
            <w:rFonts w:cs="Times New Roman"/>
            <w:noProof/>
            <w:lang w:val="en-GB"/>
          </w:rPr>
          <w:delText>(2014)</w:delText>
        </w:r>
      </w:del>
      <w:r w:rsidRPr="003A0C0D">
        <w:rPr>
          <w:rFonts w:cs="Times New Roman"/>
        </w:rPr>
        <w:fldChar w:fldCharType="end"/>
      </w:r>
      <w:r w:rsidRPr="000128A3">
        <w:rPr>
          <w:rFonts w:cs="Times New Roman"/>
          <w:lang w:val="en-GB"/>
        </w:rPr>
        <w:t xml:space="preserve"> use a Bayesian framework to account for model dependencies and changes in model biases. </w:t>
      </w:r>
      <w:r w:rsidRPr="003A0C0D">
        <w:rPr>
          <w:rFonts w:cs="Times New Roman"/>
        </w:rPr>
        <w:fldChar w:fldCharType="begin" w:fldLock="1"/>
      </w:r>
      <w:r w:rsidR="00E81B0B">
        <w:rPr>
          <w:rFonts w:cs="Times New Roman"/>
          <w:lang w:val="en-GB"/>
        </w:rPr>
        <w:instrText>ADDIN CSL_CITATION { "citationItems" : [ { "id" : "ITEM-1", "itemData" : { "DOI" : "10.5194/esd-8-211-2017", "author" : [ { "dropping-particle" : "", "family" : "Annan", "given" : "J D", "non-dropping-particle" : "", "parse-names" : false, "suffix" : "" }, { "dropping-particle" : "", "family" : "Hargreaves", "given" : "J C", "non-dropping-particle" : "", "parse-names" : false, "suffix" : "" } ], "container-title" : "Earth System Dynamics", "id" : "ITEM-1", "issue" : "1", "issued" : { "date-parts" : [ [ "2017" ] ] }, "page" : "211-224", "title" : "On the meaning of independence in climate science", "translator" : [ { "dropping-particle" : "", "family" : "H3830", "given" : "", "non-dropping-particle" : "", "parse-names" : false, "suffix" : "" } ], "type" : "article-journal", "volume" : "8" }, "uris" : [ "http://www.mendeley.com/documents/?uuid=36ccd8fe-3688-418f-a930-39158e69956e" ] } ], "mendeley" : { "formattedCitation" : "(Annan and Hargreaves, 2017)", "manualFormatting" : "Annan and Hargreaves (2017)", "plainTextFormattedCitation" : "(Annan and Hargreaves, 2017)", "previouslyFormattedCitation" : "(Annan and Hargreaves, 2017)" }, "properties" : { "noteIndex" : 0 }, "schema" : "https://github.com/citation-style-language/schema/raw/master/csl-citation.json" }</w:instrText>
      </w:r>
      <w:r w:rsidRPr="003A0C0D">
        <w:rPr>
          <w:rFonts w:cs="Times New Roman"/>
        </w:rPr>
        <w:fldChar w:fldCharType="separate"/>
      </w:r>
      <w:ins w:id="6493" w:author="Robin Matthews" w:date="2021-05-18T16:08:00Z">
        <w:r w:rsidR="00602365">
          <w:rPr>
            <w:rFonts w:cs="Times New Roman"/>
            <w:noProof/>
            <w:lang w:val="en-GB"/>
          </w:rPr>
          <w:t>Annan and Hargreaves (2017)</w:t>
        </w:r>
      </w:ins>
      <w:del w:id="6494" w:author="Robin Matthews" w:date="2021-05-18T16:08:00Z">
        <w:r w:rsidRPr="000128A3" w:rsidDel="00602365">
          <w:rPr>
            <w:rFonts w:cs="Times New Roman"/>
            <w:noProof/>
            <w:lang w:val="en-GB"/>
          </w:rPr>
          <w:delText>Annan and Hargreaves (2017)</w:delText>
        </w:r>
      </w:del>
      <w:r w:rsidRPr="003A0C0D">
        <w:rPr>
          <w:rFonts w:cs="Times New Roman"/>
        </w:rPr>
        <w:fldChar w:fldCharType="end"/>
      </w:r>
      <w:r w:rsidRPr="000128A3">
        <w:rPr>
          <w:rFonts w:cs="Times New Roman"/>
          <w:lang w:val="en-GB"/>
        </w:rPr>
        <w:t xml:space="preserve"> provides a statistical, quantifiable definition of independence that is independent of performance-based measures. </w:t>
      </w:r>
    </w:p>
    <w:p w14:paraId="1E511E35" w14:textId="77777777" w:rsidR="006409E5" w:rsidRPr="000128A3" w:rsidRDefault="006409E5" w:rsidP="006409E5">
      <w:pPr>
        <w:pStyle w:val="AR6BodyText"/>
        <w:rPr>
          <w:lang w:val="en-GB"/>
        </w:rPr>
      </w:pPr>
    </w:p>
    <w:p w14:paraId="29008EED" w14:textId="724C790B" w:rsidR="006409E5" w:rsidRPr="000128A3" w:rsidRDefault="006409E5" w:rsidP="006409E5">
      <w:pPr>
        <w:pStyle w:val="AR6BodyText"/>
        <w:rPr>
          <w:lang w:val="en-GB"/>
        </w:rPr>
      </w:pPr>
      <w:r w:rsidRPr="000128A3">
        <w:rPr>
          <w:rFonts w:cs="Times New Roman"/>
          <w:lang w:val="en-GB"/>
        </w:rPr>
        <w:t>The AR5 quantified uncertainty in CMIP5 climate projections by selecting one realization per model per scenario, and calculating the 5–95% range of the resulting ensemble (</w:t>
      </w:r>
      <w:del w:id="6495" w:author="Ian Blenkinsop" w:date="2021-07-08T17:03:00Z">
        <w:r w:rsidRPr="000128A3" w:rsidDel="009A44DA">
          <w:rPr>
            <w:rFonts w:cs="Times New Roman"/>
            <w:lang w:val="en-GB"/>
          </w:rPr>
          <w:delText xml:space="preserve">see Chapter 4, </w:delText>
        </w:r>
      </w:del>
      <w:r w:rsidRPr="000128A3">
        <w:rPr>
          <w:rFonts w:cs="Times New Roman"/>
          <w:lang w:val="en-GB"/>
        </w:rPr>
        <w:t xml:space="preserve">Box 4.1) and </w:t>
      </w:r>
      <w:r w:rsidRPr="000128A3">
        <w:rPr>
          <w:lang w:val="en-GB"/>
        </w:rPr>
        <w:t xml:space="preserve">the same </w:t>
      </w:r>
      <w:r w:rsidRPr="000128A3">
        <w:rPr>
          <w:rFonts w:cs="Times New Roman"/>
          <w:lang w:val="en-GB"/>
        </w:rPr>
        <w:t>strategy is generally still use</w:t>
      </w:r>
      <w:r w:rsidR="00593B17">
        <w:rPr>
          <w:rFonts w:cs="Times New Roman"/>
          <w:lang w:val="en-GB"/>
        </w:rPr>
        <w:t>d</w:t>
      </w:r>
      <w:r w:rsidRPr="000128A3">
        <w:rPr>
          <w:rFonts w:cs="Times New Roman"/>
          <w:lang w:val="en-GB"/>
        </w:rPr>
        <w:t xml:space="preserve"> in AR6. Broadly, the following chapters take the CMIP6 5–95% ensemble range as the </w:t>
      </w:r>
      <w:r w:rsidRPr="003C33BF">
        <w:rPr>
          <w:rFonts w:cs="Times New Roman"/>
          <w:i/>
          <w:iCs/>
          <w:lang w:val="en-GB"/>
        </w:rPr>
        <w:lastRenderedPageBreak/>
        <w:t>likely</w:t>
      </w:r>
      <w:r w:rsidRPr="000128A3">
        <w:rPr>
          <w:rFonts w:cs="Times New Roman"/>
          <w:lang w:val="en-GB"/>
        </w:rPr>
        <w:t xml:space="preserve"> uncertainty range for projections</w:t>
      </w:r>
      <w:ins w:id="6496" w:author="Ian Blenkinsop" w:date="2021-07-08T17:03:00Z">
        <w:r w:rsidR="009A44DA" w:rsidRPr="000128A3">
          <w:rPr>
            <w:rFonts w:cs="Times New Roman"/>
            <w:lang w:val="en-GB"/>
          </w:rPr>
          <w:t>,</w:t>
        </w:r>
      </w:ins>
      <w:r w:rsidR="00593B17" w:rsidRPr="007F11F7">
        <w:rPr>
          <w:rStyle w:val="FootnoteReference"/>
          <w:rPrChange w:id="6497" w:author="Robin Matthews" w:date="2021-05-18T16:31:00Z">
            <w:rPr>
              <w:rStyle w:val="FootnoteReference"/>
              <w:rFonts w:cs="Times New Roman"/>
              <w:lang w:val="en-GB"/>
            </w:rPr>
          </w:rPrChange>
        </w:rPr>
        <w:footnoteReference w:id="9"/>
      </w:r>
      <w:del w:id="6502" w:author="Ian Blenkinsop" w:date="2021-07-08T17:03:00Z">
        <w:r w:rsidRPr="000128A3" w:rsidDel="009A44DA">
          <w:rPr>
            <w:rFonts w:cs="Times New Roman"/>
            <w:lang w:val="en-GB"/>
          </w:rPr>
          <w:delText>,</w:delText>
        </w:r>
      </w:del>
      <w:r w:rsidRPr="000128A3">
        <w:rPr>
          <w:rFonts w:cs="Times New Roman"/>
          <w:lang w:val="en-GB"/>
        </w:rPr>
        <w:t xml:space="preserve"> with no further weighting or consideration of model ancestry</w:t>
      </w:r>
      <w:r w:rsidR="008F00F6">
        <w:rPr>
          <w:rFonts w:cs="Times New Roman"/>
          <w:lang w:val="en-GB"/>
        </w:rPr>
        <w:t xml:space="preserve"> </w:t>
      </w:r>
      <w:r w:rsidR="008F00F6" w:rsidRPr="008F00F6">
        <w:rPr>
          <w:rFonts w:eastAsia="Calibri"/>
          <w:lang w:val="en-US"/>
        </w:rPr>
        <w:t>and as long as no universal, robust method for weighting a multi-model projection ensemble is available (Box 4.1</w:t>
      </w:r>
      <w:del w:id="6503" w:author="Ian Blenkinsop" w:date="2021-07-08T17:04:00Z">
        <w:r w:rsidR="008F00F6" w:rsidRPr="008F00F6" w:rsidDel="009A44DA">
          <w:rPr>
            <w:rFonts w:eastAsia="Calibri"/>
            <w:lang w:val="en-US"/>
          </w:rPr>
          <w:delText>, Chapter 4</w:delText>
        </w:r>
      </w:del>
      <w:r w:rsidR="008F00F6" w:rsidRPr="008F00F6">
        <w:rPr>
          <w:rFonts w:eastAsia="Calibri"/>
          <w:lang w:val="en-US"/>
        </w:rPr>
        <w:t>)</w:t>
      </w:r>
      <w:r w:rsidRPr="008D0499">
        <w:rPr>
          <w:lang w:val="en-US"/>
        </w:rPr>
        <w:t>.</w:t>
      </w:r>
      <w:r w:rsidRPr="000128A3">
        <w:rPr>
          <w:rFonts w:cs="Times New Roman"/>
          <w:lang w:val="en-GB"/>
        </w:rPr>
        <w:t xml:space="preserve"> A notable exception to this approach is the assessment of future changes in </w:t>
      </w:r>
      <w:r w:rsidR="00593B17">
        <w:rPr>
          <w:rFonts w:cs="Times New Roman"/>
          <w:lang w:val="en-GB"/>
        </w:rPr>
        <w:t>global surface air temperature (</w:t>
      </w:r>
      <w:r w:rsidRPr="000128A3">
        <w:rPr>
          <w:rFonts w:cs="Times New Roman"/>
          <w:lang w:val="en-GB"/>
        </w:rPr>
        <w:t>GSAT</w:t>
      </w:r>
      <w:r w:rsidR="00593B17">
        <w:rPr>
          <w:rFonts w:cs="Times New Roman"/>
          <w:lang w:val="en-GB"/>
        </w:rPr>
        <w:t>)</w:t>
      </w:r>
      <w:r w:rsidRPr="000128A3">
        <w:rPr>
          <w:rFonts w:cs="Times New Roman"/>
          <w:lang w:val="en-GB"/>
        </w:rPr>
        <w:t xml:space="preserve">, which also draws on the updated best estimate and range of equilibrium climate sensitivity assessed in Chapter 7. For a thorough description of the </w:t>
      </w:r>
      <w:del w:id="6504" w:author="Ian Blenkinsop" w:date="2021-07-08T17:04:00Z">
        <w:r w:rsidRPr="000128A3" w:rsidDel="009A44DA">
          <w:rPr>
            <w:rFonts w:cs="Times New Roman"/>
            <w:lang w:val="en-GB"/>
          </w:rPr>
          <w:delText xml:space="preserve">model </w:delText>
        </w:r>
      </w:del>
      <w:ins w:id="6505" w:author="Ian Blenkinsop" w:date="2021-07-08T17:04:00Z">
        <w:r w:rsidR="009A44DA" w:rsidRPr="000128A3">
          <w:rPr>
            <w:rFonts w:cs="Times New Roman"/>
            <w:lang w:val="en-GB"/>
          </w:rPr>
          <w:t>model</w:t>
        </w:r>
        <w:r w:rsidR="009A44DA">
          <w:rPr>
            <w:rFonts w:cs="Times New Roman"/>
            <w:lang w:val="en-GB"/>
          </w:rPr>
          <w:t>-</w:t>
        </w:r>
      </w:ins>
      <w:r w:rsidRPr="000128A3">
        <w:rPr>
          <w:rFonts w:cs="Times New Roman"/>
          <w:lang w:val="en-GB"/>
        </w:rPr>
        <w:t xml:space="preserve">weighting choices made in </w:t>
      </w:r>
      <w:r w:rsidR="00593B17">
        <w:rPr>
          <w:rFonts w:cs="Times New Roman"/>
          <w:lang w:val="en-GB"/>
        </w:rPr>
        <w:t>this</w:t>
      </w:r>
      <w:r w:rsidR="00593B17" w:rsidRPr="000128A3">
        <w:rPr>
          <w:rFonts w:cs="Times New Roman"/>
          <w:lang w:val="en-GB"/>
        </w:rPr>
        <w:t xml:space="preserve"> </w:t>
      </w:r>
      <w:r w:rsidR="00593B17">
        <w:rPr>
          <w:rFonts w:cs="Times New Roman"/>
          <w:lang w:val="en-GB"/>
        </w:rPr>
        <w:t>Report</w:t>
      </w:r>
      <w:r w:rsidRPr="000128A3">
        <w:rPr>
          <w:rFonts w:cs="Times New Roman"/>
          <w:lang w:val="en-GB"/>
        </w:rPr>
        <w:t xml:space="preserve">, and the </w:t>
      </w:r>
      <w:r w:rsidR="00593B17" w:rsidRPr="00593B17">
        <w:rPr>
          <w:rFonts w:cs="Times New Roman"/>
          <w:lang w:val="en-GB"/>
        </w:rPr>
        <w:t>assessment</w:t>
      </w:r>
      <w:r w:rsidRPr="000128A3">
        <w:rPr>
          <w:rFonts w:cs="Times New Roman"/>
          <w:lang w:val="en-GB"/>
        </w:rPr>
        <w:t xml:space="preserve"> of GSAT, see Chapter 4 (Box 4.1). Model selection and weighting </w:t>
      </w:r>
      <w:r w:rsidRPr="000128A3">
        <w:rPr>
          <w:lang w:val="en-GB"/>
        </w:rPr>
        <w:t>in</w:t>
      </w:r>
      <w:r w:rsidRPr="000128A3">
        <w:rPr>
          <w:rFonts w:cs="Times New Roman"/>
          <w:lang w:val="en-GB"/>
        </w:rPr>
        <w:t xml:space="preserve"> downscaling approaches for regional assessment is discuss</w:t>
      </w:r>
      <w:r w:rsidRPr="000128A3">
        <w:rPr>
          <w:lang w:val="en-GB"/>
        </w:rPr>
        <w:t>ed in Chapter 10 (Section 10.3.4).</w:t>
      </w:r>
    </w:p>
    <w:bookmarkEnd w:id="6447"/>
    <w:p w14:paraId="1577F25E" w14:textId="77777777" w:rsidR="006409E5" w:rsidRPr="000128A3" w:rsidRDefault="006409E5" w:rsidP="006409E5">
      <w:pPr>
        <w:pStyle w:val="AR6BodyText"/>
        <w:rPr>
          <w:lang w:val="en-GB"/>
        </w:rPr>
      </w:pPr>
    </w:p>
    <w:p w14:paraId="6990A517" w14:textId="77777777" w:rsidR="006409E5" w:rsidRPr="000128A3" w:rsidRDefault="006409E5" w:rsidP="006409E5">
      <w:pPr>
        <w:pStyle w:val="AR6BodyText"/>
        <w:rPr>
          <w:lang w:val="en-GB"/>
        </w:rPr>
      </w:pPr>
    </w:p>
    <w:p w14:paraId="6D1A4369" w14:textId="70DF60F5" w:rsidR="006409E5" w:rsidRPr="000128A3" w:rsidRDefault="006409E5" w:rsidP="006409E5">
      <w:pPr>
        <w:pStyle w:val="AR6Chap1Level111"/>
        <w:rPr>
          <w:lang w:val="en-GB"/>
        </w:rPr>
      </w:pPr>
      <w:bookmarkStart w:id="6506" w:name="_Toc69950018"/>
      <w:r w:rsidRPr="000128A3">
        <w:rPr>
          <w:lang w:val="en-GB"/>
        </w:rPr>
        <w:t xml:space="preserve">Dimensions of Integration: Scenarios, </w:t>
      </w:r>
      <w:del w:id="6507" w:author="Ian Blenkinsop" w:date="2021-07-08T17:05:00Z">
        <w:r w:rsidRPr="000128A3" w:rsidDel="009A44DA">
          <w:rPr>
            <w:lang w:val="en-GB"/>
          </w:rPr>
          <w:delText xml:space="preserve">global </w:delText>
        </w:r>
      </w:del>
      <w:ins w:id="6508" w:author="Ian Blenkinsop" w:date="2021-07-08T17:05:00Z">
        <w:r w:rsidR="009A44DA">
          <w:rPr>
            <w:lang w:val="en-GB"/>
          </w:rPr>
          <w:t>G</w:t>
        </w:r>
        <w:r w:rsidR="009A44DA" w:rsidRPr="000128A3">
          <w:rPr>
            <w:lang w:val="en-GB"/>
          </w:rPr>
          <w:t xml:space="preserve">lobal </w:t>
        </w:r>
      </w:ins>
      <w:del w:id="6509" w:author="Ian Blenkinsop" w:date="2021-07-08T17:05:00Z">
        <w:r w:rsidRPr="000128A3" w:rsidDel="009A44DA">
          <w:rPr>
            <w:lang w:val="en-GB"/>
          </w:rPr>
          <w:delText xml:space="preserve">warming </w:delText>
        </w:r>
      </w:del>
      <w:ins w:id="6510" w:author="Ian Blenkinsop" w:date="2021-07-08T17:05:00Z">
        <w:r w:rsidR="009A44DA">
          <w:rPr>
            <w:lang w:val="en-GB"/>
          </w:rPr>
          <w:t>W</w:t>
        </w:r>
        <w:r w:rsidR="009A44DA" w:rsidRPr="000128A3">
          <w:rPr>
            <w:lang w:val="en-GB"/>
          </w:rPr>
          <w:t xml:space="preserve">arming </w:t>
        </w:r>
      </w:ins>
      <w:del w:id="6511" w:author="Ian Blenkinsop" w:date="2021-07-08T17:05:00Z">
        <w:r w:rsidRPr="000128A3" w:rsidDel="009A44DA">
          <w:rPr>
            <w:lang w:val="en-GB"/>
          </w:rPr>
          <w:delText xml:space="preserve">levels </w:delText>
        </w:r>
      </w:del>
      <w:ins w:id="6512" w:author="Ian Blenkinsop" w:date="2021-07-08T17:05:00Z">
        <w:r w:rsidR="009A44DA">
          <w:rPr>
            <w:lang w:val="en-GB"/>
          </w:rPr>
          <w:t>L</w:t>
        </w:r>
        <w:r w:rsidR="009A44DA" w:rsidRPr="000128A3">
          <w:rPr>
            <w:lang w:val="en-GB"/>
          </w:rPr>
          <w:t xml:space="preserve">evels </w:t>
        </w:r>
      </w:ins>
      <w:r w:rsidRPr="000128A3">
        <w:rPr>
          <w:lang w:val="en-GB"/>
        </w:rPr>
        <w:t xml:space="preserve">and </w:t>
      </w:r>
      <w:del w:id="6513" w:author="Ian Blenkinsop" w:date="2021-07-08T17:05:00Z">
        <w:r w:rsidRPr="000128A3" w:rsidDel="009A44DA">
          <w:rPr>
            <w:lang w:val="en-GB"/>
          </w:rPr>
          <w:delText xml:space="preserve">cumulative </w:delText>
        </w:r>
      </w:del>
      <w:ins w:id="6514" w:author="Ian Blenkinsop" w:date="2021-07-08T17:05:00Z">
        <w:r w:rsidR="009A44DA">
          <w:rPr>
            <w:lang w:val="en-GB"/>
          </w:rPr>
          <w:t>C</w:t>
        </w:r>
        <w:r w:rsidR="009A44DA" w:rsidRPr="000128A3">
          <w:rPr>
            <w:lang w:val="en-GB"/>
          </w:rPr>
          <w:t xml:space="preserve">umulative </w:t>
        </w:r>
      </w:ins>
      <w:commentRangeStart w:id="6515"/>
      <w:del w:id="6516" w:author="Ian Blenkinsop" w:date="2021-07-08T17:05:00Z">
        <w:r w:rsidRPr="000128A3" w:rsidDel="009A44DA">
          <w:rPr>
            <w:lang w:val="en-GB"/>
          </w:rPr>
          <w:delText xml:space="preserve">carbon </w:delText>
        </w:r>
      </w:del>
      <w:ins w:id="6517" w:author="Ian Blenkinsop" w:date="2021-07-08T17:05:00Z">
        <w:r w:rsidR="009A44DA">
          <w:rPr>
            <w:lang w:val="en-GB"/>
          </w:rPr>
          <w:t>C</w:t>
        </w:r>
        <w:r w:rsidR="009A44DA" w:rsidRPr="000128A3">
          <w:rPr>
            <w:lang w:val="en-GB"/>
          </w:rPr>
          <w:t>arbon</w:t>
        </w:r>
        <w:commentRangeEnd w:id="6515"/>
        <w:r w:rsidR="009A44DA">
          <w:rPr>
            <w:rStyle w:val="CommentReference"/>
            <w:rFonts w:eastAsia="Times New Roman" w:cstheme="minorBidi"/>
            <w:b w:val="0"/>
            <w:lang w:eastAsia="fr-FR"/>
          </w:rPr>
          <w:commentReference w:id="6515"/>
        </w:r>
        <w:r w:rsidR="009A44DA" w:rsidRPr="000128A3">
          <w:rPr>
            <w:lang w:val="en-GB"/>
          </w:rPr>
          <w:t xml:space="preserve"> </w:t>
        </w:r>
      </w:ins>
      <w:del w:id="6518" w:author="Ian Blenkinsop" w:date="2021-07-08T17:05:00Z">
        <w:r w:rsidRPr="000128A3" w:rsidDel="009A44DA">
          <w:rPr>
            <w:lang w:val="en-GB"/>
          </w:rPr>
          <w:delText>emissions</w:delText>
        </w:r>
        <w:bookmarkEnd w:id="6506"/>
        <w:r w:rsidRPr="000128A3" w:rsidDel="009A44DA">
          <w:rPr>
            <w:lang w:val="en-GB"/>
          </w:rPr>
          <w:delText xml:space="preserve"> </w:delText>
        </w:r>
      </w:del>
      <w:ins w:id="6519" w:author="Ian Blenkinsop" w:date="2021-07-08T17:05:00Z">
        <w:r w:rsidR="009A44DA">
          <w:rPr>
            <w:lang w:val="en-GB"/>
          </w:rPr>
          <w:t>E</w:t>
        </w:r>
        <w:r w:rsidR="009A44DA" w:rsidRPr="000128A3">
          <w:rPr>
            <w:lang w:val="en-GB"/>
          </w:rPr>
          <w:t xml:space="preserve">missions </w:t>
        </w:r>
      </w:ins>
    </w:p>
    <w:p w14:paraId="423D0017" w14:textId="77777777" w:rsidR="00693B3F" w:rsidRPr="000128A3" w:rsidRDefault="00693B3F" w:rsidP="006409E5">
      <w:pPr>
        <w:pStyle w:val="AR6BodyText"/>
        <w:rPr>
          <w:lang w:val="en-GB"/>
        </w:rPr>
      </w:pPr>
    </w:p>
    <w:p w14:paraId="450BA009" w14:textId="0B576B37" w:rsidR="006409E5" w:rsidRPr="000128A3" w:rsidRDefault="006409E5" w:rsidP="00693B3F">
      <w:pPr>
        <w:pStyle w:val="AR6BodyText"/>
        <w:rPr>
          <w:lang w:val="en-GB"/>
        </w:rPr>
      </w:pPr>
      <w:bookmarkStart w:id="6520" w:name="_Hlk66787454"/>
      <w:r w:rsidRPr="000128A3">
        <w:rPr>
          <w:lang w:val="en-GB"/>
        </w:rPr>
        <w:t>This section introduces three ways to synthesize climate change knowledge across topics and chapters. These ‘dimensions of integration’ include (</w:t>
      </w:r>
      <w:del w:id="6521" w:author="Ian Blenkinsop" w:date="2021-07-08T17:05:00Z">
        <w:r w:rsidRPr="000128A3" w:rsidDel="00183EEF">
          <w:rPr>
            <w:lang w:val="en-GB"/>
          </w:rPr>
          <w:delText>1</w:delText>
        </w:r>
      </w:del>
      <w:ins w:id="6522" w:author="Ian Blenkinsop" w:date="2021-07-08T17:05:00Z">
        <w:r w:rsidR="00183EEF">
          <w:rPr>
            <w:lang w:val="en-GB"/>
          </w:rPr>
          <w:t>i</w:t>
        </w:r>
      </w:ins>
      <w:r w:rsidRPr="000128A3">
        <w:rPr>
          <w:lang w:val="en-GB"/>
        </w:rPr>
        <w:t xml:space="preserve">) emission and concentration scenarios underlying the climate change projections assessed in this </w:t>
      </w:r>
      <w:del w:id="6523" w:author="Ian Blenkinsop" w:date="2021-07-08T17:08:00Z">
        <w:r w:rsidRPr="000128A3" w:rsidDel="004114D9">
          <w:rPr>
            <w:lang w:val="en-GB"/>
          </w:rPr>
          <w:delText>report</w:delText>
        </w:r>
      </w:del>
      <w:ins w:id="6524" w:author="Ian Blenkinsop" w:date="2021-07-08T17:08:00Z">
        <w:r w:rsidR="004114D9">
          <w:rPr>
            <w:lang w:val="en-GB"/>
          </w:rPr>
          <w:t>R</w:t>
        </w:r>
        <w:r w:rsidR="004114D9" w:rsidRPr="000128A3">
          <w:rPr>
            <w:lang w:val="en-GB"/>
          </w:rPr>
          <w:t>eport</w:t>
        </w:r>
      </w:ins>
      <w:r w:rsidRPr="000128A3">
        <w:rPr>
          <w:lang w:val="en-GB"/>
        </w:rPr>
        <w:t>, (</w:t>
      </w:r>
      <w:del w:id="6525" w:author="Ian Blenkinsop" w:date="2021-07-08T17:05:00Z">
        <w:r w:rsidRPr="000128A3" w:rsidDel="00183EEF">
          <w:rPr>
            <w:lang w:val="en-GB"/>
          </w:rPr>
          <w:delText>2</w:delText>
        </w:r>
      </w:del>
      <w:ins w:id="6526" w:author="Ian Blenkinsop" w:date="2021-07-08T17:05:00Z">
        <w:r w:rsidR="00183EEF">
          <w:rPr>
            <w:lang w:val="en-GB"/>
          </w:rPr>
          <w:t>ii</w:t>
        </w:r>
      </w:ins>
      <w:r w:rsidRPr="000128A3">
        <w:rPr>
          <w:lang w:val="en-GB"/>
        </w:rPr>
        <w:t>) levels of global mean surface warming relative to the 1850</w:t>
      </w:r>
      <w:del w:id="6527" w:author="Ian Blenkinsop" w:date="2021-07-08T17:05:00Z">
        <w:r w:rsidRPr="000128A3" w:rsidDel="00454121">
          <w:rPr>
            <w:lang w:val="en-GB"/>
          </w:rPr>
          <w:delText>-</w:delText>
        </w:r>
      </w:del>
      <w:ins w:id="6528" w:author="Ian Blenkinsop" w:date="2021-07-08T17:05:00Z">
        <w:r w:rsidR="00454121">
          <w:rPr>
            <w:lang w:val="en-GB"/>
          </w:rPr>
          <w:t>–</w:t>
        </w:r>
      </w:ins>
      <w:r w:rsidRPr="000128A3">
        <w:rPr>
          <w:lang w:val="en-GB"/>
        </w:rPr>
        <w:t>1900 baseline (‘global warming levels’), and (</w:t>
      </w:r>
      <w:del w:id="6529" w:author="Ian Blenkinsop" w:date="2021-07-08T17:05:00Z">
        <w:r w:rsidRPr="000128A3" w:rsidDel="00183EEF">
          <w:rPr>
            <w:lang w:val="en-GB"/>
          </w:rPr>
          <w:delText>3</w:delText>
        </w:r>
      </w:del>
      <w:ins w:id="6530" w:author="Ian Blenkinsop" w:date="2021-07-08T17:05:00Z">
        <w:r w:rsidR="00183EEF">
          <w:rPr>
            <w:lang w:val="en-GB"/>
          </w:rPr>
          <w:t>iii</w:t>
        </w:r>
      </w:ins>
      <w:r w:rsidRPr="000128A3">
        <w:rPr>
          <w:lang w:val="en-GB"/>
        </w:rPr>
        <w:t xml:space="preserve">) cumulative </w:t>
      </w:r>
      <w:commentRangeStart w:id="6531"/>
      <w:r w:rsidRPr="000128A3">
        <w:rPr>
          <w:lang w:val="en-GB"/>
        </w:rPr>
        <w:t>carbon</w:t>
      </w:r>
      <w:commentRangeEnd w:id="6531"/>
      <w:r w:rsidR="004114D9">
        <w:rPr>
          <w:rStyle w:val="CommentReference"/>
        </w:rPr>
        <w:commentReference w:id="6531"/>
      </w:r>
      <w:r w:rsidRPr="000128A3">
        <w:rPr>
          <w:lang w:val="en-GB"/>
        </w:rPr>
        <w:t xml:space="preserve"> emissions (Figure 1.24). All three dimensions can, in principle, be used to synthesize physical science knowledge across WGI, and also across climate change impacts, adaptation, and mitigation research. Scenarios, in particular, have a long history of serving as a common reference point within and across IPCC Working Groups and research communities. Similarly, cumulative carbon emissions and global warming levels provide key links between WGI assessments and those of the other WGs; these two dimensions frame the cause</w:t>
      </w:r>
      <w:del w:id="6532" w:author="Ian Blenkinsop" w:date="2021-07-08T17:10:00Z">
        <w:r w:rsidRPr="000128A3" w:rsidDel="00DB6FF4">
          <w:rPr>
            <w:lang w:val="en-GB"/>
          </w:rPr>
          <w:delText>-</w:delText>
        </w:r>
      </w:del>
      <w:ins w:id="6533" w:author="Ian Blenkinsop" w:date="2021-07-08T17:10:00Z">
        <w:r w:rsidR="00DB6FF4">
          <w:rPr>
            <w:lang w:val="en-GB"/>
          </w:rPr>
          <w:t>–</w:t>
        </w:r>
      </w:ins>
      <w:r w:rsidRPr="000128A3">
        <w:rPr>
          <w:lang w:val="en-GB"/>
        </w:rPr>
        <w:t xml:space="preserve">effect chain investigated by WGI. The closest links to WGIII are the emissions scenarios, as WGIII considers drivers of emissions and climate change mitigation options. The links to WGII are the geophysical climate projections from the Earth </w:t>
      </w:r>
      <w:del w:id="6534" w:author="Ian Blenkinsop" w:date="2021-07-08T17:10:00Z">
        <w:r w:rsidRPr="000128A3" w:rsidDel="00DB6FF4">
          <w:rPr>
            <w:lang w:val="en-GB"/>
          </w:rPr>
          <w:delText xml:space="preserve">System </w:delText>
        </w:r>
      </w:del>
      <w:ins w:id="6535" w:author="Ian Blenkinsop" w:date="2021-07-08T17:10:00Z">
        <w:r w:rsidR="00DB6FF4">
          <w:rPr>
            <w:lang w:val="en-GB"/>
          </w:rPr>
          <w:t>s</w:t>
        </w:r>
        <w:r w:rsidR="00DB6FF4" w:rsidRPr="000128A3">
          <w:rPr>
            <w:lang w:val="en-GB"/>
          </w:rPr>
          <w:t xml:space="preserve">ystem </w:t>
        </w:r>
      </w:ins>
      <w:del w:id="6536" w:author="Ian Blenkinsop" w:date="2021-07-08T17:10:00Z">
        <w:r w:rsidRPr="000128A3" w:rsidDel="00DB6FF4">
          <w:rPr>
            <w:lang w:val="en-GB"/>
          </w:rPr>
          <w:delText xml:space="preserve">Models </w:delText>
        </w:r>
      </w:del>
      <w:ins w:id="6537" w:author="Ian Blenkinsop" w:date="2021-07-08T17:10:00Z">
        <w:r w:rsidR="00DB6FF4">
          <w:rPr>
            <w:lang w:val="en-GB"/>
          </w:rPr>
          <w:t>m</w:t>
        </w:r>
        <w:r w:rsidR="00DB6FF4" w:rsidRPr="000128A3">
          <w:rPr>
            <w:lang w:val="en-GB"/>
          </w:rPr>
          <w:t>odels</w:t>
        </w:r>
        <w:r w:rsidR="00DB6FF4">
          <w:rPr>
            <w:lang w:val="en-GB"/>
          </w:rPr>
          <w:t>,</w:t>
        </w:r>
        <w:r w:rsidR="00DB6FF4" w:rsidRPr="000128A3">
          <w:rPr>
            <w:lang w:val="en-GB"/>
          </w:rPr>
          <w:t xml:space="preserve"> </w:t>
        </w:r>
      </w:ins>
      <w:r w:rsidRPr="000128A3">
        <w:rPr>
          <w:lang w:val="en-GB"/>
        </w:rPr>
        <w:t xml:space="preserve">which </w:t>
      </w:r>
      <w:ins w:id="6538" w:author="Ian Blenkinsop" w:date="2021-07-08T17:10:00Z">
        <w:r w:rsidR="00DB6FF4">
          <w:rPr>
            <w:lang w:val="en-GB"/>
          </w:rPr>
          <w:t>are often used as the sta</w:t>
        </w:r>
      </w:ins>
      <w:ins w:id="6539" w:author="Ian Blenkinsop" w:date="2021-07-08T17:11:00Z">
        <w:r w:rsidR="00DB6FF4">
          <w:rPr>
            <w:lang w:val="en-GB"/>
          </w:rPr>
          <w:t xml:space="preserve">rting point in the literature on </w:t>
        </w:r>
      </w:ins>
      <w:del w:id="6540" w:author="Ian Blenkinsop" w:date="2021-07-08T17:11:00Z">
        <w:r w:rsidRPr="000128A3" w:rsidDel="00DB6FF4">
          <w:rPr>
            <w:lang w:val="en-GB"/>
          </w:rPr>
          <w:delText xml:space="preserve">the </w:delText>
        </w:r>
      </w:del>
      <w:r w:rsidRPr="000128A3">
        <w:rPr>
          <w:lang w:val="en-GB"/>
        </w:rPr>
        <w:t>climate impacts and adaptation</w:t>
      </w:r>
      <w:del w:id="6541" w:author="Ian Blenkinsop" w:date="2021-07-08T17:11:00Z">
        <w:r w:rsidRPr="000128A3" w:rsidDel="00DB6FF4">
          <w:rPr>
            <w:lang w:val="en-GB"/>
          </w:rPr>
          <w:delText xml:space="preserve"> literature often uses as their starting point</w:delText>
        </w:r>
      </w:del>
      <w:r w:rsidRPr="000128A3">
        <w:rPr>
          <w:lang w:val="en-GB"/>
        </w:rPr>
        <w:t>.</w:t>
      </w:r>
    </w:p>
    <w:bookmarkEnd w:id="6520"/>
    <w:p w14:paraId="5A730888" w14:textId="0A1B1D7B" w:rsidR="00693B3F" w:rsidRPr="000128A3" w:rsidRDefault="00693B3F" w:rsidP="00693B3F">
      <w:pPr>
        <w:pStyle w:val="AR6BodyText"/>
        <w:rPr>
          <w:lang w:val="en-GB"/>
        </w:rPr>
      </w:pPr>
    </w:p>
    <w:p w14:paraId="4D46A384" w14:textId="77777777" w:rsidR="00693B3F" w:rsidRPr="000128A3" w:rsidRDefault="00693B3F" w:rsidP="00693B3F">
      <w:pPr>
        <w:pStyle w:val="AR6BodyText"/>
        <w:rPr>
          <w:color w:val="000000"/>
          <w:lang w:val="en-GB"/>
        </w:rPr>
      </w:pPr>
    </w:p>
    <w:p w14:paraId="3670C651" w14:textId="56ED24FD" w:rsidR="006409E5" w:rsidRDefault="006409E5" w:rsidP="00A9536D">
      <w:pPr>
        <w:pStyle w:val="AR6BodyTextBold"/>
      </w:pPr>
      <w:r>
        <w:t>[START FIGURE 1.24 HERE]</w:t>
      </w:r>
    </w:p>
    <w:p w14:paraId="62B0E8D5" w14:textId="77777777" w:rsidR="00A9536D" w:rsidRPr="00A9536D" w:rsidRDefault="00A9536D" w:rsidP="00A9536D">
      <w:pPr>
        <w:pStyle w:val="AR6BodyText"/>
        <w:rPr>
          <w:lang w:val="en-US"/>
        </w:rPr>
      </w:pPr>
    </w:p>
    <w:p w14:paraId="1F74F409" w14:textId="4FE13A70" w:rsidR="006409E5" w:rsidRPr="00106F65" w:rsidRDefault="006409E5" w:rsidP="006409E5">
      <w:pPr>
        <w:pStyle w:val="AR6Chap1Figure"/>
        <w:rPr>
          <w:lang w:val="en-US"/>
        </w:rPr>
      </w:pPr>
      <w:r w:rsidRPr="00E35E42">
        <w:rPr>
          <w:b/>
          <w:lang w:val="en-US"/>
        </w:rPr>
        <w:t>The Dimensions of Integration across Chapters and Working Groups in the IPCC AR6 assessment.</w:t>
      </w:r>
      <w:r w:rsidRPr="00106F65">
        <w:rPr>
          <w:lang w:val="en-US"/>
        </w:rPr>
        <w:t xml:space="preserve"> This report adopts three explicit dimensions of integration to integrate knowledge across chapters and Working Groups. The first dimension is scenarios, the second dimension is global-mean warming levels relative to </w:t>
      </w:r>
      <w:r w:rsidR="00041E45">
        <w:rPr>
          <w:lang w:val="en-US"/>
        </w:rPr>
        <w:t>1850-1900,</w:t>
      </w:r>
      <w:r w:rsidRPr="00106F65">
        <w:rPr>
          <w:lang w:val="en-US"/>
        </w:rPr>
        <w:t xml:space="preserve"> and the third dimension is cumulative CO</w:t>
      </w:r>
      <w:r w:rsidRPr="00106F65">
        <w:rPr>
          <w:vertAlign w:val="subscript"/>
          <w:lang w:val="en-US"/>
        </w:rPr>
        <w:t>2</w:t>
      </w:r>
      <w:r w:rsidRPr="00106F65">
        <w:rPr>
          <w:lang w:val="en-US"/>
        </w:rPr>
        <w:t xml:space="preserve"> emissions. For the scenarios, illustrative 2100 end-points are also indicated (white circles). </w:t>
      </w:r>
      <w:r w:rsidR="006C71B7" w:rsidRPr="00E35E42">
        <w:rPr>
          <w:rFonts w:cs="Times New Roman"/>
          <w:szCs w:val="20"/>
          <w:lang w:val="en-US"/>
        </w:rPr>
        <w:t>Further details on data sources and processing are available in the chapter data table (Table 1.SM.1).</w:t>
      </w:r>
    </w:p>
    <w:p w14:paraId="50ED01B2" w14:textId="77777777" w:rsidR="00A9536D" w:rsidRDefault="00A9536D" w:rsidP="006409E5">
      <w:pPr>
        <w:pStyle w:val="AR6BodyTextBold"/>
      </w:pPr>
    </w:p>
    <w:p w14:paraId="1C3CDE79" w14:textId="37E114F0" w:rsidR="006409E5" w:rsidRDefault="006409E5" w:rsidP="006409E5">
      <w:pPr>
        <w:pStyle w:val="AR6BodyTextBold"/>
      </w:pPr>
      <w:r>
        <w:t>[END FIGURE 1.24 HERE]</w:t>
      </w:r>
    </w:p>
    <w:p w14:paraId="18C28295" w14:textId="77777777" w:rsidR="00A9536D" w:rsidRPr="000128A3" w:rsidRDefault="00A9536D" w:rsidP="006409E5">
      <w:pPr>
        <w:pStyle w:val="AR6BodyText"/>
        <w:rPr>
          <w:lang w:val="en-GB"/>
        </w:rPr>
      </w:pPr>
    </w:p>
    <w:p w14:paraId="339F3D36" w14:textId="77777777" w:rsidR="00A9536D" w:rsidRPr="000128A3" w:rsidRDefault="00A9536D" w:rsidP="006409E5">
      <w:pPr>
        <w:pStyle w:val="AR6BodyText"/>
        <w:rPr>
          <w:lang w:val="en-GB"/>
        </w:rPr>
      </w:pPr>
    </w:p>
    <w:p w14:paraId="374B2B70" w14:textId="06899B1C" w:rsidR="00A9536D" w:rsidRPr="000128A3" w:rsidRDefault="006409E5" w:rsidP="00A9536D">
      <w:pPr>
        <w:pStyle w:val="AR6BodyText"/>
        <w:rPr>
          <w:lang w:val="en-GB"/>
        </w:rPr>
      </w:pPr>
      <w:bookmarkStart w:id="6542" w:name="_Hlk66787539"/>
      <w:del w:id="6543" w:author="Ian Blenkinsop" w:date="2021-07-08T17:13:00Z">
        <w:r w:rsidRPr="000128A3" w:rsidDel="00EA2736">
          <w:rPr>
            <w:lang w:val="en-GB"/>
          </w:rPr>
          <w:delText xml:space="preserve">The </w:delText>
        </w:r>
      </w:del>
      <w:ins w:id="6544" w:author="Ian Blenkinsop" w:date="2021-07-08T17:13:00Z">
        <w:r w:rsidR="00EA2736" w:rsidRPr="000128A3">
          <w:rPr>
            <w:lang w:val="en-GB"/>
          </w:rPr>
          <w:t>Th</w:t>
        </w:r>
        <w:r w:rsidR="00EA2736">
          <w:rPr>
            <w:lang w:val="en-GB"/>
          </w:rPr>
          <w:t>is</w:t>
        </w:r>
        <w:r w:rsidR="00EA2736" w:rsidRPr="000128A3">
          <w:rPr>
            <w:lang w:val="en-GB"/>
          </w:rPr>
          <w:t xml:space="preserve"> </w:t>
        </w:r>
      </w:ins>
      <w:r w:rsidRPr="000128A3">
        <w:rPr>
          <w:lang w:val="en-GB"/>
        </w:rPr>
        <w:t>section is structured as follows: first, the scenarios used in AR6 are introduced and discussed in relation to scenarios used in earlier IPCC assessments (Section 1.6.1). Cross-Chapter Box 1.4 provides an overview of the new scenarios and how they are used in this report. Next, the two additional dimensions of integration are introduced: global warming levels (Section 1.6.2) and cumulative</w:t>
      </w:r>
      <w:commentRangeStart w:id="6545"/>
      <w:r w:rsidRPr="000128A3">
        <w:rPr>
          <w:lang w:val="en-GB"/>
        </w:rPr>
        <w:t xml:space="preserve"> </w:t>
      </w:r>
      <w:commentRangeEnd w:id="6545"/>
      <w:r w:rsidR="00EA2736">
        <w:rPr>
          <w:rStyle w:val="CommentReference"/>
        </w:rPr>
        <w:commentReference w:id="6545"/>
      </w:r>
      <w:r w:rsidRPr="000128A3">
        <w:rPr>
          <w:lang w:val="en-GB"/>
        </w:rPr>
        <w:t xml:space="preserve">emissions (Section 1.6.3). </w:t>
      </w:r>
      <w:r w:rsidR="00964056" w:rsidRPr="00C41086">
        <w:rPr>
          <w:lang w:val="en-GB"/>
        </w:rPr>
        <w:t>Net zero</w:t>
      </w:r>
      <w:r w:rsidRPr="000128A3">
        <w:rPr>
          <w:lang w:val="en-GB"/>
        </w:rPr>
        <w:t xml:space="preserve"> emissions are discussed in Box 1.4. The relation between global warming levels and scenarios is further assessed in Cross-Chapter Box 11.1 in Chapter 11. </w:t>
      </w:r>
    </w:p>
    <w:bookmarkEnd w:id="6542"/>
    <w:p w14:paraId="268456FF" w14:textId="3E0A2F15" w:rsidR="00A9536D" w:rsidRPr="000128A3" w:rsidRDefault="00A9536D" w:rsidP="00A9536D">
      <w:pPr>
        <w:pStyle w:val="AR6BodyText"/>
        <w:rPr>
          <w:lang w:val="en-GB"/>
        </w:rPr>
      </w:pPr>
    </w:p>
    <w:p w14:paraId="27BD062E" w14:textId="77777777" w:rsidR="00A9536D" w:rsidRPr="000128A3" w:rsidRDefault="00A9536D" w:rsidP="00A9536D">
      <w:pPr>
        <w:pStyle w:val="AR6BodyText"/>
        <w:rPr>
          <w:color w:val="000000"/>
          <w:lang w:val="en-GB"/>
        </w:rPr>
      </w:pPr>
    </w:p>
    <w:p w14:paraId="0C460881" w14:textId="4E144AE1" w:rsidR="006409E5" w:rsidRDefault="006409E5" w:rsidP="006409E5">
      <w:pPr>
        <w:pStyle w:val="AR6Chap1Level2111"/>
      </w:pPr>
      <w:bookmarkStart w:id="6546" w:name="_Toc69950019"/>
      <w:r>
        <w:t>Scenarios</w:t>
      </w:r>
      <w:bookmarkEnd w:id="6546"/>
    </w:p>
    <w:p w14:paraId="3014B227" w14:textId="77777777" w:rsidR="00A9536D" w:rsidRDefault="00A9536D" w:rsidP="006409E5">
      <w:pPr>
        <w:pStyle w:val="AR6BodyText"/>
      </w:pPr>
    </w:p>
    <w:p w14:paraId="08AE0A4E" w14:textId="7B25E61B" w:rsidR="006409E5" w:rsidRPr="000128A3" w:rsidRDefault="006409E5" w:rsidP="006409E5">
      <w:pPr>
        <w:pStyle w:val="AR6BodyText"/>
        <w:rPr>
          <w:lang w:val="en-GB"/>
        </w:rPr>
      </w:pPr>
      <w:bookmarkStart w:id="6547" w:name="_Hlk66787580"/>
      <w:r w:rsidRPr="000128A3">
        <w:rPr>
          <w:lang w:val="en-GB"/>
        </w:rPr>
        <w:t>A scenario is a description of how the future may develop</w:t>
      </w:r>
      <w:ins w:id="6548" w:author="Ian Blenkinsop" w:date="2021-07-08T17:15:00Z">
        <w:r w:rsidR="00B61D49">
          <w:rPr>
            <w:lang w:val="en-GB"/>
          </w:rPr>
          <w:t>,</w:t>
        </w:r>
      </w:ins>
      <w:r w:rsidRPr="000128A3">
        <w:rPr>
          <w:lang w:val="en-GB"/>
        </w:rPr>
        <w:t xml:space="preserve"> based on a coherent and internally consistent set of assumptions about key drivers including demography, economic processes, technological innovation, governance, lifestyles</w:t>
      </w:r>
      <w:ins w:id="6549" w:author="Ian Blenkinsop" w:date="2021-07-08T17:15:00Z">
        <w:r w:rsidR="00B61D49">
          <w:rPr>
            <w:lang w:val="en-GB"/>
          </w:rPr>
          <w:t>,</w:t>
        </w:r>
      </w:ins>
      <w:r w:rsidRPr="000128A3">
        <w:rPr>
          <w:lang w:val="en-GB"/>
        </w:rPr>
        <w:t xml:space="preserve"> and relationships among these driving forces </w:t>
      </w:r>
      <w:ins w:id="6550" w:author="Ian Blenkinsop" w:date="2021-07-08T17:16:00Z">
        <w:r w:rsidR="00B61D49">
          <w:rPr>
            <w:lang w:val="en-GB"/>
          </w:rPr>
          <w:t>(</w:t>
        </w:r>
        <w:r w:rsidR="00B61D49" w:rsidRPr="000128A3">
          <w:rPr>
            <w:lang w:val="en-GB"/>
          </w:rPr>
          <w:t>Section 1.6.1.1</w:t>
        </w:r>
        <w:r w:rsidR="00B61D49">
          <w:rPr>
            <w:lang w:val="en-GB"/>
          </w:rPr>
          <w:t xml:space="preserve">; </w:t>
        </w:r>
      </w:ins>
      <w:r>
        <w:fldChar w:fldCharType="begin" w:fldLock="1"/>
      </w:r>
      <w:r w:rsidR="00A94565">
        <w:rPr>
          <w:lang w:val="en-GB"/>
        </w:rPr>
        <w:instrText>ADDIN CSL_CITATION { "citationItems" : [ { "id" : "ITEM-1", "itemData" : { "DOI" : "https://www.ipcc.ch/report/emissions-scenarios", "ISBN" : "0521800811", "author" : [ { "dropping-particle" : "", "family" : "IPCC", "given" : "", "non-dropping-particle" : "", "parse-names" : false, "suffix" : "" } ], "editor" : [ { "dropping-particle" : "", "family" : "Naki\u0107enovi\u0107", "given" : "Neboj\u0161a", "non-dropping-particle" : "", "parse-names" : false, "suffix" : "" }, { "dropping-particle" : "", "family" : "Swart", "given" : "Robert", "non-dropping-particle" : "", "parse-names" : false, "suffix" : "" } ], "id" : "ITEM-1", "issued" : { "date-parts" : [ [ "2000" ] ] }, "number-of-pages" : "570", "publisher" : "Cambridge University Press", "publisher-place" : "Cambridge, United Kingdom and New York, NY, USA", "title" : "Special Report on Emissions Scenarios. A Special Report of Working Group III of the Intergovernmental Panel on Climate Change", "translator" : [ { "dropping-particle" : "", "family" : "H4268", "given" : "Rt12", "non-dropping-particle" : "", "parse-names" : false, "suffix" : "" } ], "type" : "report" }, "uris" : [ "http://www.mendeley.com/documents/?uuid=2232003e-023c-4958-8459-55408b44e373" ] }, { "id" : "ITEM-2", "itemData" : { "DOI" : "10.1002/wcc.63", "ISSN" : "17577780", "author" : [ { "dropping-particle" : "", "family" : "Rounsevell", "given" : "Mark D. A.", "non-dropping-particle" : "", "parse-names" : false, "suffix" : "" }, { "dropping-particle" : "", "family" : "Metzger", "given" : "Marc J.", "non-dropping-particle" : "", "parse-names" : false, "suffix" : "" } ], "container-title" : "WIREs Climate Change", "id" : "ITEM-2", "issue" : "4", "issued" : { "date-parts" : [ [ "2010", "7", "1" ] ] }, "page" : "606-619", "publisher" : "John Wiley &amp; Sons, Ltd", "title" : "Developing qualitative scenario storylines for environmental change assessment", "translator" : [ { "dropping-particle" : "", "family" : "H3234", "given" : "", "non-dropping-particle" : "", "parse-names" : false, "suffix" : "" } ], "type" : "article-journal", "volume" : "1" }, "uris" : [ "http://www.mendeley.com/documents/?uuid=681ad3ba-4445-3ee9-a1a1-5380be92787b" ] }, { "id" : "ITEM-3", "itemData" : { "DOI" : "10.1007/s10584-013-0905-2", "ISBN" : "1553-7250", "ISSN" : "01650009", "PMID" : "20402369", "abstract" : "The new scenario framework for climate change research envisions combining pathways of future radiative forcing and their associated climate changes with alternative pathways of socioeconomic development in order to carry out research on climate change impacts, adaptation, and mitigation. Here we propose a conceptual framework for how to define and develop a set of Shared Socioeconomic Pathways (SSPs) for use within the scenario framework.We define SSPs as reference pathways describing plausible alternative trends in the evolution of society and ecosystems over a century timescale, in the absence of climate change or climate policies. We introduce the concept of a space of challenges to adaptation and to mitigation that should be spanned by the SSPs, and discuss how particular trends in social, economic, and environmental development could be combined to produce such outcomes. A comparison to the narratives from the scenarios developed in the Special Report on Emissions Scenarios (SRES) illustrates how a starting point for developing SSPs can be defined. We suggest initial development of a set of basic SSPs that could then be extended to meet more specific purposes, and envision a process of application of basic and extended SSPs that would be iterative and potentially lead to modification of the original SSPs themselves.", "author" : [ { "dropping-particle" : "", "family" : "O'Neill", "given" : "Brian C.", "non-dropping-particle" : "", "parse-names" : false, "suffix" : "" }, { "dropping-particle" : "", "family" : "Kriegler", "given" : "Elmar", "non-dropping-particle" : "", "parse-names" : false, "suffix" : "" }, { "dropping-particle" : "", "family" : "Riahi", "given" : "Keywan", "non-dropping-particle" : "", "parse-names" : false, "suffix" : "" }, { "dropping-particle" : "", "family" : "Ebi", "given" : "Kristie L.", "non-dropping-particle" : "", "parse-names" : false, "suffix" : "" }, { "dropping-particle" : "", "family" : "Hallegatte", "given" : "Stephane", "non-dropping-particle" : "", "parse-names" : false, "suffix" : "" }, { "dropping-particle" : "", "family" : "Carter", "given" : "Timothy R.", "non-dropping-particle" : "", "parse-names" : false, "suffix" : "" }, { "dropping-particle" : "", "family" : "Mathur", "given" : "Ritu", "non-dropping-particle" : "", "parse-names" : false, "suffix" : "" }, { "dropping-particle" : "", "family" : "Vuuren", "given" : "Detlef P.", "non-dropping-particle" : "van", "parse-names" : false, "suffix" : "" }, { "dropping-particle" : "", "family" : "O\u2019Neill", "given" : "Brian C.", "non-dropping-particle" : "", "parse-names" : false, "suffix" : "" }, { "dropping-particle" : "", "family" : "Kriegler", "given" : "Elmar", "non-dropping-particle" : "", "parse-names" : false, "suffix" : "" }, { "dropping-particle" : "", "family" : "Riahi", "given" : "Keywan", "non-dropping-particle" : "", "parse-names" : false, "suffix" : "" }, { "dropping-particle" : "", "family" : "Ebi", "given" : "Kristie L.", "non-dropping-particle" : "", "parse-names" : false, "suffix" : "" }, { "dropping-particle" : "", "family" : "Hallegatte", "given" : "Stephane", "non-dropping-particle" : "", "parse-names" : false, "suffix" : "" }, { "dropping-particle" : "", "family" : "Carter", "given" : "Timothy R.", "non-dropping-particle" : "", "parse-names" : false, "suffix" : "" }, { "dropping-particle" : "", "family" : "Mathur", "given" : "Ritu", "non-dropping-particle" : "", "parse-names" : false, "suffix" : "" }, { "dropping-particle" : "", "family" : "Vuuren", "given" : "Detlef P.", "non-dropping-particle" : "van", "parse-names" : false, "suffix" : "" } ], "container-title" : "Climatic Change", "id" : "ITEM-3", "issue" : "3", "issued" : { "date-parts" : [ [ "2014", "2", "15" ] ] }, "page" : "387-400", "publisher" : "Springer Netherlands", "title" : "A new scenario framework for climate change research: The concept of shared socioeconomic pathways", "translator" : [ { "dropping-particle" : "", "family" : "H3424", "given" : "", "non-dropping-particle" : "", "parse-names" : false, "suffix" : "" } ], "type" : "article-journal", "volume" : "122" }, "uris" : [ "http://www.mendeley.com/documents/?uuid=cb23b7fe-de78-4db4-8f63-98dd5db43e73" ] } ], "mendeley" : { "formattedCitation" : "(IPCC, 2000; Rounsevell and Metzger, 2010; O\u2019Neill et al., 2014)", "manualFormatting" : "(IPCC, 2000; Rounsevell and Metzger, 2010; O\u2019Neill et al., 2014", "plainTextFormattedCitation" : "(IPCC, 2000; Rounsevell and Metzger, 2010; O\u2019Neill et al., 2014)", "previouslyFormattedCitation" : "(IPCC, 2000; Rounsevell and Metzger, 2010; O\u2019Neill et al., 2014)" }, "properties" : { "noteIndex" : 0 }, "schema" : "https://github.com/citation-style-language/schema/raw/master/csl-citation.json" }</w:instrText>
      </w:r>
      <w:r>
        <w:fldChar w:fldCharType="separate"/>
      </w:r>
      <w:ins w:id="6551" w:author="Robin Matthews" w:date="2021-05-18T16:08:00Z">
        <w:del w:id="6552" w:author="Ian Blenkinsop" w:date="2021-07-08T17:16:00Z">
          <w:r w:rsidR="00602365" w:rsidDel="00B61D49">
            <w:rPr>
              <w:noProof/>
              <w:lang w:val="en-GB"/>
            </w:rPr>
            <w:delText>(</w:delText>
          </w:r>
        </w:del>
        <w:r w:rsidR="00602365">
          <w:rPr>
            <w:noProof/>
            <w:lang w:val="en-GB"/>
          </w:rPr>
          <w:t>IPCC, 2000; Rounsevell and Metzger, 2010; O’Neill et al., 2014</w:t>
        </w:r>
      </w:ins>
      <w:del w:id="6553" w:author="Robin Matthews" w:date="2021-05-18T16:08:00Z">
        <w:r w:rsidRPr="000128A3" w:rsidDel="00602365">
          <w:rPr>
            <w:noProof/>
            <w:lang w:val="en-GB"/>
          </w:rPr>
          <w:delText>(IPCC, 2000; Rounsevell and Metzger, 2010; O’Neill et al., 2014</w:delText>
        </w:r>
      </w:del>
      <w:r>
        <w:fldChar w:fldCharType="end"/>
      </w:r>
      <w:del w:id="6554" w:author="Ian Blenkinsop" w:date="2021-07-08T17:15:00Z">
        <w:r w:rsidRPr="000128A3" w:rsidDel="00B61D49">
          <w:rPr>
            <w:lang w:val="en-GB"/>
          </w:rPr>
          <w:delText xml:space="preserve">; see </w:delText>
        </w:r>
      </w:del>
      <w:del w:id="6555" w:author="Ian Blenkinsop" w:date="2021-07-08T17:16:00Z">
        <w:r w:rsidRPr="000128A3" w:rsidDel="00B61D49">
          <w:rPr>
            <w:lang w:val="en-GB"/>
          </w:rPr>
          <w:delText>Section 1.6.1.1</w:delText>
        </w:r>
      </w:del>
      <w:r w:rsidRPr="000128A3">
        <w:rPr>
          <w:lang w:val="en-GB"/>
        </w:rPr>
        <w:t xml:space="preserve">). Scenarios can also be defined by geophysical driving </w:t>
      </w:r>
      <w:r w:rsidRPr="000128A3">
        <w:rPr>
          <w:lang w:val="en-GB"/>
        </w:rPr>
        <w:lastRenderedPageBreak/>
        <w:t xml:space="preserve">forces only, such as emissions or abundances of </w:t>
      </w:r>
      <w:del w:id="6556" w:author="Ian Blenkinsop" w:date="2021-07-08T17:16:00Z">
        <w:r w:rsidRPr="000128A3" w:rsidDel="00B61D49">
          <w:rPr>
            <w:lang w:val="en-GB"/>
          </w:rPr>
          <w:delText>greenhouse gases</w:delText>
        </w:r>
      </w:del>
      <w:ins w:id="6557" w:author="Ian Blenkinsop" w:date="2021-07-08T17:16:00Z">
        <w:r w:rsidR="00B61D49">
          <w:rPr>
            <w:lang w:val="en-GB"/>
          </w:rPr>
          <w:t>GHGs</w:t>
        </w:r>
      </w:ins>
      <w:r w:rsidRPr="000128A3">
        <w:rPr>
          <w:lang w:val="en-GB"/>
        </w:rPr>
        <w:t xml:space="preserve">, aerosols, and aerosol precursors or </w:t>
      </w:r>
      <w:del w:id="6558" w:author="Ian Blenkinsop" w:date="2021-07-08T17:16:00Z">
        <w:r w:rsidRPr="000128A3" w:rsidDel="00B61D49">
          <w:rPr>
            <w:lang w:val="en-GB"/>
          </w:rPr>
          <w:delText xml:space="preserve">land </w:delText>
        </w:r>
      </w:del>
      <w:ins w:id="6559" w:author="Ian Blenkinsop" w:date="2021-07-08T17:16:00Z">
        <w:r w:rsidR="00B61D49" w:rsidRPr="000128A3">
          <w:rPr>
            <w:lang w:val="en-GB"/>
          </w:rPr>
          <w:t>land</w:t>
        </w:r>
        <w:r w:rsidR="00B61D49">
          <w:rPr>
            <w:lang w:val="en-GB"/>
          </w:rPr>
          <w:t>-</w:t>
        </w:r>
      </w:ins>
      <w:r w:rsidRPr="000128A3">
        <w:rPr>
          <w:lang w:val="en-GB"/>
        </w:rPr>
        <w:t xml:space="preserve">use patterns. Scenarios are not predictions; instead, they provide a ‘what-if’ investigation of the implications of various developments and actions </w:t>
      </w:r>
      <w:r>
        <w:fldChar w:fldCharType="begin" w:fldLock="1"/>
      </w:r>
      <w:r w:rsidR="00E14AAC">
        <w:rPr>
          <w:lang w:val="en-GB"/>
        </w:rPr>
        <w:instrText>ADDIN CSL_CITATION { "citationItems" : [ { "id" : "ITEM-1", "itemData" : { "DOI" : "10.1038/nature08823", "author" : [ { "dropping-particle" : "", "family" : "Moss", "given" : "Richard H", "non-dropping-particle" : "", "parse-names" : false, "suffix" : "" }, { "dropping-particle" : "", "family" : "Edmonds", "given" : "Jae A", "non-dropping-particle" : "", "parse-names" : false, "suffix" : "" }, { "dropping-particle" : "", "family" : "Hibbard", "given" : "Kathy A", "non-dropping-particle" : "", "parse-names" : false, "suffix" : "" }, { "dropping-particle" : "", "family" : "Manning", "given" : "Martin R", "non-dropping-particle" : "", "parse-names" : false, "suffix" : "" }, { "dropping-particle" : "", "family" : "Rose", "given" : "Steven K", "non-dropping-particle" : "", "parse-names" : false, "suffix" : "" }, { "dropping-particle" : "", "family" : "Vuuren", "given" : "Detlef P", "non-dropping-particle" : "van", "parse-names" : false, "suffix" : "" }, { "dropping-particle" : "", "family" : "Carter", "given" : "Timothy R", "non-dropping-particle" : "", "parse-names" : false, "suffix" : "" }, { "dropping-particle" : "", "family" : "Emori", "given" : "Seita", "non-dropping-particle" : "", "parse-names" : false, "suffix" : "" }, { "dropping-particle" : "", "family" : "Kainuma", "given" : "Mikiko", "non-dropping-particle" : "", "parse-names" : false, "suffix" : "" }, { "dropping-particle" : "", "family" : "Kram", "given" : "Tom", "non-dropping-particle" : "", "parse-names" : false, "suffix" : "" }, { "dropping-particle" : "", "family" : "Meehl", "given" : "Gerald A", "non-dropping-particle" : "", "parse-names" : false, "suffix" : "" }, { "dropping-particle" : "", "family" : "Mitchell", "given" : "John F B", "non-dropping-particle" : "", "parse-names" : false, "suffix" : "" }, { "dropping-particle" : "", "family" : "Nakicenovic", "given" : "Nebojsa", "non-dropping-particle" : "", "parse-names" : false, "suffix" : "" }, { "dropping-particle" : "", "family" : "Riahi", "given" : "Keywan", "non-dropping-particle" : "", "parse-names" : false, "suffix" : "" }, { "dropping-particle" : "", "family" : "Smith", "given" : "Steven J", "non-dropping-particle" : "", "parse-names" : false, "suffix" : "" }, { "dropping-particle" : "", "family" : "Stouffer", "given" : "Ronald J", "non-dropping-particle" : "", "parse-names" : false, "suffix" : "" }, { "dropping-particle" : "", "family" : "Thomson", "given" : "Allison M", "non-dropping-particle" : "", "parse-names" : false, "suffix" : "" }, { "dropping-particle" : "", "family" : "Weyant", "given" : "John P", "non-dropping-particle" : "", "parse-names" : false, "suffix" : "" }, { "dropping-particle" : "", "family" : "Wilbanks", "given" : "Thomas J", "non-dropping-particle" : "", "parse-names" : false, "suffix" : "" } ], "container-title" : "Nature", "id" : "ITEM-1", "issued" : { "date-parts" : [ [ "2010", "2", "11" ] ] }, "page" : "747", "publisher" : "Macmillan Publishers Limited. All rights reserved", "title" : "The next generation of scenarios for climate change research and assessment", "translator" : [ { "dropping-particle" : "", "family" : "H203", "given" : "", "non-dropping-particle" : "", "parse-names" : false, "suffix" : "" } ], "type" : "article-journal", "volume" : "463" }, "uris" : [ "http://www.mendeley.com/documents/?uuid=b7bbe3df-890b-42bb-b41b-5d3e1a9e7d1f" ] } ], "mendeley" : { "formattedCitation" : "(Moss et al., 2010)", "plainTextFormattedCitation" : "(Moss et al., 2010)", "previouslyFormattedCitation" : "(Moss et al., 2010)" }, "properties" : { "noteIndex" : 0 }, "schema" : "https://github.com/citation-style-language/schema/raw/master/csl-citation.json" }</w:instrText>
      </w:r>
      <w:r>
        <w:fldChar w:fldCharType="separate"/>
      </w:r>
      <w:ins w:id="6560" w:author="Robin Matthews" w:date="2021-05-18T16:08:00Z">
        <w:r w:rsidR="00602365">
          <w:rPr>
            <w:noProof/>
            <w:lang w:val="en-GB"/>
          </w:rPr>
          <w:t>(Moss et al., 2010)</w:t>
        </w:r>
      </w:ins>
      <w:del w:id="6561" w:author="Robin Matthews" w:date="2021-05-18T16:08:00Z">
        <w:r w:rsidRPr="000128A3" w:rsidDel="00602365">
          <w:rPr>
            <w:noProof/>
            <w:lang w:val="en-GB"/>
          </w:rPr>
          <w:delText>(Moss et al., 2010)</w:delText>
        </w:r>
      </w:del>
      <w:r>
        <w:fldChar w:fldCharType="end"/>
      </w:r>
      <w:r w:rsidRPr="000128A3">
        <w:rPr>
          <w:lang w:val="en-GB"/>
        </w:rPr>
        <w:t>. WGI investigates potential future climate change principally by assessing climate model simulations using emission</w:t>
      </w:r>
      <w:ins w:id="6562" w:author="Ian Blenkinsop" w:date="2021-07-08T17:16:00Z">
        <w:r w:rsidR="00B61D49">
          <w:rPr>
            <w:lang w:val="en-GB"/>
          </w:rPr>
          <w:t>s</w:t>
        </w:r>
      </w:ins>
      <w:r w:rsidRPr="000128A3">
        <w:rPr>
          <w:lang w:val="en-GB"/>
        </w:rPr>
        <w:t xml:space="preserve"> scenarios originating from the WGIII community (Section 1.6.1.2). The scenarios used in this WGI </w:t>
      </w:r>
      <w:del w:id="6563" w:author="Ian Blenkinsop" w:date="2021-07-08T17:16:00Z">
        <w:r w:rsidRPr="000128A3" w:rsidDel="00B61D49">
          <w:rPr>
            <w:lang w:val="en-GB"/>
          </w:rPr>
          <w:delText xml:space="preserve">report </w:delText>
        </w:r>
      </w:del>
      <w:ins w:id="6564" w:author="Ian Blenkinsop" w:date="2021-07-08T17:16:00Z">
        <w:r w:rsidR="00B61D49">
          <w:rPr>
            <w:lang w:val="en-GB"/>
          </w:rPr>
          <w:t>R</w:t>
        </w:r>
        <w:r w:rsidR="00B61D49" w:rsidRPr="000128A3">
          <w:rPr>
            <w:lang w:val="en-GB"/>
          </w:rPr>
          <w:t xml:space="preserve">eport </w:t>
        </w:r>
      </w:ins>
      <w:r w:rsidRPr="000128A3">
        <w:rPr>
          <w:lang w:val="en-GB"/>
        </w:rPr>
        <w:t xml:space="preserve">cover various hypothetical ‘baseline scenarios’ or ‘reference futures’ that could unfold in the absence of any </w:t>
      </w:r>
      <w:ins w:id="6565" w:author="Ian Blenkinsop" w:date="2021-07-08T17:17:00Z">
        <w:r w:rsidR="00B61D49">
          <w:rPr>
            <w:lang w:val="en-GB"/>
          </w:rPr>
          <w:t xml:space="preserve">– </w:t>
        </w:r>
      </w:ins>
      <w:r w:rsidRPr="000128A3">
        <w:rPr>
          <w:lang w:val="en-GB"/>
        </w:rPr>
        <w:t>or any additional</w:t>
      </w:r>
      <w:ins w:id="6566" w:author="Ian Blenkinsop" w:date="2021-07-08T17:17:00Z">
        <w:r w:rsidR="00B61D49">
          <w:rPr>
            <w:lang w:val="en-GB"/>
          </w:rPr>
          <w:t xml:space="preserve"> –</w:t>
        </w:r>
      </w:ins>
      <w:r w:rsidRPr="000128A3">
        <w:rPr>
          <w:lang w:val="en-GB"/>
        </w:rPr>
        <w:t xml:space="preserve"> climate policies (</w:t>
      </w:r>
      <w:bookmarkStart w:id="6567" w:name="_Hlk66723284"/>
      <w:del w:id="6568" w:author="Ian Blenkinsop" w:date="2021-07-12T14:59:00Z">
        <w:r w:rsidRPr="000128A3" w:rsidDel="0013610B">
          <w:rPr>
            <w:lang w:val="en-GB"/>
          </w:rPr>
          <w:delText xml:space="preserve">see </w:delText>
        </w:r>
      </w:del>
      <w:bookmarkStart w:id="6569" w:name="_Hlk66723276"/>
      <w:del w:id="6570" w:author="Ian Blenkinsop" w:date="2021-07-08T17:17:00Z">
        <w:r w:rsidRPr="000128A3" w:rsidDel="00B61D49">
          <w:rPr>
            <w:lang w:val="en-GB"/>
          </w:rPr>
          <w:delText xml:space="preserve">Annex VII: </w:delText>
        </w:r>
      </w:del>
      <w:r w:rsidRPr="000128A3">
        <w:rPr>
          <w:lang w:val="en-GB"/>
        </w:rPr>
        <w:t>Glossary</w:t>
      </w:r>
      <w:bookmarkEnd w:id="6567"/>
      <w:bookmarkEnd w:id="6569"/>
      <w:r w:rsidRPr="000128A3">
        <w:rPr>
          <w:lang w:val="en-GB"/>
        </w:rPr>
        <w:t>). These ‘reference scenarios’ originate from a comprehensive analysis of a wide array of socio-economic drivers, such as population growth, technological development, and economic development, and their broad spectrum of associated energy, land use and emission</w:t>
      </w:r>
      <w:ins w:id="6571" w:author="Ian Blenkinsop" w:date="2021-07-08T17:17:00Z">
        <w:r w:rsidR="00B61D49">
          <w:rPr>
            <w:lang w:val="en-GB"/>
          </w:rPr>
          <w:t>s</w:t>
        </w:r>
      </w:ins>
      <w:r w:rsidRPr="000128A3">
        <w:rPr>
          <w:lang w:val="en-GB"/>
        </w:rPr>
        <w:t xml:space="preserve"> implications </w:t>
      </w:r>
      <w:r>
        <w:fldChar w:fldCharType="begin" w:fldLock="1"/>
      </w:r>
      <w:r w:rsidR="00E14AAC">
        <w:rPr>
          <w:lang w:val="en-GB"/>
        </w:rPr>
        <w:instrText>ADDIN CSL_CITATION { "citationItems" : [ { "id" : "ITEM-1", "itemData" : { "DOI" : "10.1016/j.gloenvcha.2016.05.009", "ISSN" : "09593780", "author" : [ { "dropping-particle" : "", "family" : "Riahi", "given" : "Keywan", "non-dropping-particle" : "", "parse-names" : false, "suffix" : "" }, { "dropping-particle" : "", "family" : "Vuuren", "given" : "Detlef P.", "non-dropping-particle" : "van", "parse-names" : false, "suffix" : "" }, { "dropping-particle" : "", "family" : "Kriegler", "given" : "Elmar", "non-dropping-particle" : "", "parse-names" : false, "suffix" : "" }, { "dropping-particle" : "", "family" : "Edmonds", "given" : "Jae", "non-dropping-particle" : "", "parse-names" : false, "suffix" : "" }, { "dropping-particle" : "", "family" : "O\u2019Neill", "given" : "Brian C.", "non-dropping-particle" : "", "parse-names" : false, "suffix" : "" }, { "dropping-particle" : "", "family" : "Fujimori", "given" : "Shinichiro", "non-dropping-particle" : "", "parse-names" : false, "suffix" : "" }, { "dropping-particle" : "", "family" : "Bauer", "given" : "Nico", "non-dropping-particle" : "", "parse-names" : false, "suffix" : "" }, { "dropping-particle" : "", "family" : "Calvin", "given" : "Katherine", "non-dropping-particle" : "", "parse-names" : false, "suffix" : "" }, { "dropping-particle" : "", "family" : "Dellink", "given" : "Rob", "non-dropping-particle" : "", "parse-names" : false, "suffix" : "" }, { "dropping-particle" : "", "family" : "Fricko", "given" : "Oliver", "non-dropping-particle" : "", "parse-names" : false, "suffix" : "" }, { "dropping-particle" : "", "family" : "Lutz", "given" : "Wolfgang", "non-dropping-particle" : "", "parse-names" : false, "suffix" : "" }, { "dropping-particle" : "", "family" : "Popp", "given" : "Alexander", "non-dropping-particle" : "", "parse-names" : false, "suffix" : "" }, { "dropping-particle" : "", "family" : "Cuaresma", "given" : "Jesus Crespo", "non-dropping-particle" : "", "parse-names" : false, "suffix" : "" }, { "dropping-particle" : "", "family" : "KC", "given" : "Samir", "non-dropping-particle" : "", "parse-names" : false, "suffix" : "" }, { "dropping-particle" : "", "family" : "Leimbach", "given" : "Marian", "non-dropping-particle" : "", "parse-names" : false, "suffix" : "" }, { "dropping-particle" : "", "family" : "Jiang", "given" : "Leiwen", "non-dropping-particle" : "", "parse-names" : false, "suffix" : "" }, { "dropping-particle" : "", "family" : "Kram", "given" : "Tom", "non-dropping-particle" : "", "parse-names" : false, "suffix" : "" }, { "dropping-particle" : "", "family" : "Rao", "given" : "Shilpa", "non-dropping-particle" : "", "parse-names" : false, "suffix" : "" }, { "dropping-particle" : "", "family" : "Emmerling", "given" : "Johannes", "non-dropping-particle" : "", "parse-names" : false, "suffix" : "" }, { "dropping-particle" : "", "family" : "Ebi", "given" : "Kristie", "non-dropping-particle" : "", "parse-names" : false, "suffix" : "" }, { "dropping-particle" : "", "family" : "Hasegawa", "given" : "Tomoko", "non-dropping-particle" : "", "parse-names" : false, "suffix" : "" }, { "dropping-particle" : "", "family" : "Havlik", "given" : "Petr", "non-dropping-particle" : "", "parse-names" : false, "suffix" : "" }, { "dropping-particle" : "", "family" : "Humpen\u00f6der", "given" : "Florian", "non-dropping-particle" : "", "parse-names" : false, "suffix" : "" }, { "dropping-particle" : "", "family" : "Silva", "given" : "Lara Aleluia", "non-dropping-particle" : "Da", "parse-names" : false, "suffix" : "" }, { "dropping-particle" : "", "family" : "Smith", "given" : "Steve", "non-dropping-particle" : "", "parse-names" : false, "suffix" : "" }, { "dropping-particle" : "", "family" : "Stehfest", "given" : "Elke", "non-dropping-particle" : "", "parse-names" : false, "suffix" : "" }, { "dropping-particle" : "", "family" : "Bosetti", "given" : "Valentina", "non-dropping-particle" : "", "parse-names" : false, "suffix" : "" }, { "dropping-particle" : "", "family" : "Eom", "given" : "Jiyong", "non-dropping-particle" : "", "parse-names" : false, "suffix" : "" }, { "dropping-particle" : "", "family" : "Gernaat", "given" : "David", "non-dropping-particle" : "", "parse-names" : false, "suffix" : "" }, { "dropping-particle" : "", "family" : "Masui", "given" : "Toshihiko", "non-dropping-particle" : "", "parse-names" : false, "suffix" : "" }, { "dropping-particle" : "", "family" : "Rogelj", "given" : "Joeri", "non-dropping-particle" : "", "parse-names" : false, "suffix" : "" }, { "dropping-particle" : "", "family" : "Strefler", "given" : "Jessica", "non-dropping-particle" : "", "parse-names" : false, "suffix" : "" }, { "dropping-particle" : "", "family" : "Drouet", "given" : "Laurent", "non-dropping-particle" : "", "parse-names" : false, "suffix" : "" }, { "dropping-particle" : "", "family" : "Krey", "given" : "Volker", "non-dropping-particle" : "", "parse-names" : false, "suffix" : "" }, { "dropping-particle" : "", "family" : "Luderer", "given" : "Gunnar", "non-dropping-particle" : "", "parse-names" : false, "suffix" : "" }, { "dropping-particle" : "", "family" : "Harmsen", "given" : "Mathijs", "non-dropping-particle" : "", "parse-names" : false, "suffix" : "" }, { "dropping-particle" : "", "family" : "Takahashi", "given" : "Kiyoshi", "non-dropping-particle" : "", "parse-names" : false, "suffix" : "" }, { "dropping-particle" : "", "family" : "Baumstark", "given" : "Lavinia", "non-dropping-particle" : "", "parse-names" : false, "suffix" : "" }, { "dropping-particle" : "", "family" : "Doelman", "given" : "Jonathan C.", "non-dropping-particle" : "", "parse-names" : false, "suffix" : "" }, { "dropping-particle" : "", "family" : "Kainuma", "given" : "Mikiko", "non-dropping-particle" : "", "parse-names" : false, "suffix" : "" }, { "dropping-particle" : "", "family" : "Klimont", "given" : "Zbigniew", "non-dropping-particle" : "", "parse-names" : false, "suffix" : "" }, { "dropping-particle" : "", "family" : "Marangoni", "given" : "Giacomo", "non-dropping-particle" : "", "parse-names" : false, "suffix" : "" }, { "dropping-particle" : "", "family" : "Lotze-Campen", "given" : "Hermann", "non-dropping-particle" : "", "parse-names" : false, "suffix" : "" }, { "dropping-particle" : "", "family" : "Obersteiner", "given" : "Michael", "non-dropping-particle" : "", "parse-names" : false, "suffix" : "" }, { "dropping-particle" : "", "family" : "Tabeau", "given" : "Andrzej", "non-dropping-particle" : "", "parse-names" : false, "suffix" : "" }, { "dropping-particle" : "", "family" : "Tavoni", "given" : "Massimo", "non-dropping-particle" : "", "parse-names" : false, "suffix" : "" } ], "container-title" : "Global Environmental Change", "id" : "ITEM-1", "issued" : { "date-parts" : [ [ "2017", "1", "1" ] ] }, "page" : "153-168", "publisher" : "Pergamon", "title" : "The Shared Socioeconomic Pathways and their energy, land use, and greenhouse gas emissions implications: An overview", "translator" : [ { "dropping-particle" : "", "family" : "H1008", "given" : "", "non-dropping-particle" : "", "parse-names" : false, "suffix" : "" } ], "type" : "article-journal", "volume" : "42" }, "uris" : [ "http://www.mendeley.com/documents/?uuid=7c61cbf4-38cb-4003-b543-dcbed05a56df" ] } ], "mendeley" : { "formattedCitation" : "(Riahi et al., 2017)", "plainTextFormattedCitation" : "(Riahi et al., 2017)", "previouslyFormattedCitation" : "(Riahi et al., 2017)" }, "properties" : { "noteIndex" : 0 }, "schema" : "https://github.com/citation-style-language/schema/raw/master/csl-citation.json" }</w:instrText>
      </w:r>
      <w:r>
        <w:fldChar w:fldCharType="separate"/>
      </w:r>
      <w:ins w:id="6572" w:author="Robin Matthews" w:date="2021-05-18T16:08:00Z">
        <w:r w:rsidR="00602365">
          <w:rPr>
            <w:noProof/>
            <w:lang w:val="en-GB"/>
          </w:rPr>
          <w:t>(Riahi et al., 2017)</w:t>
        </w:r>
      </w:ins>
      <w:del w:id="6573" w:author="Robin Matthews" w:date="2021-05-18T16:08:00Z">
        <w:r w:rsidRPr="000128A3" w:rsidDel="00602365">
          <w:rPr>
            <w:noProof/>
            <w:lang w:val="en-GB"/>
          </w:rPr>
          <w:delText>(Riahi et al., 2017)</w:delText>
        </w:r>
      </w:del>
      <w:r>
        <w:fldChar w:fldCharType="end"/>
      </w:r>
      <w:r w:rsidRPr="000128A3">
        <w:rPr>
          <w:lang w:val="en-GB"/>
        </w:rPr>
        <w:t xml:space="preserve">. With direct policy relevance to the Paris Agreement’s 1.5°C and ‘well below’ 2°C goals, this </w:t>
      </w:r>
      <w:del w:id="6574" w:author="Ian Blenkinsop" w:date="2021-07-08T17:18:00Z">
        <w:r w:rsidRPr="000128A3" w:rsidDel="00B61D49">
          <w:rPr>
            <w:lang w:val="en-GB"/>
          </w:rPr>
          <w:delText xml:space="preserve">report </w:delText>
        </w:r>
      </w:del>
      <w:ins w:id="6575" w:author="Ian Blenkinsop" w:date="2021-07-08T17:18:00Z">
        <w:r w:rsidR="00B61D49">
          <w:rPr>
            <w:lang w:val="en-GB"/>
          </w:rPr>
          <w:t>R</w:t>
        </w:r>
        <w:r w:rsidR="00B61D49" w:rsidRPr="000128A3">
          <w:rPr>
            <w:lang w:val="en-GB"/>
          </w:rPr>
          <w:t xml:space="preserve">eport </w:t>
        </w:r>
      </w:ins>
      <w:r w:rsidRPr="000128A3">
        <w:rPr>
          <w:lang w:val="en-GB"/>
        </w:rPr>
        <w:t xml:space="preserve">also assesses climate futures where the effects of additional climate change mitigation action are explored, i.e., so-called mitigation scenarios (for a broader discussion </w:t>
      </w:r>
      <w:del w:id="6576" w:author="Ian Blenkinsop" w:date="2021-07-08T17:18:00Z">
        <w:r w:rsidRPr="000128A3" w:rsidDel="00B61D49">
          <w:rPr>
            <w:lang w:val="en-GB"/>
          </w:rPr>
          <w:delText xml:space="preserve">on </w:delText>
        </w:r>
      </w:del>
      <w:ins w:id="6577" w:author="Ian Blenkinsop" w:date="2021-07-08T17:18:00Z">
        <w:r w:rsidR="00B61D49" w:rsidRPr="000128A3">
          <w:rPr>
            <w:lang w:val="en-GB"/>
          </w:rPr>
          <w:t>o</w:t>
        </w:r>
        <w:r w:rsidR="00B61D49">
          <w:rPr>
            <w:lang w:val="en-GB"/>
          </w:rPr>
          <w:t>f</w:t>
        </w:r>
        <w:r w:rsidR="00B61D49" w:rsidRPr="000128A3">
          <w:rPr>
            <w:lang w:val="en-GB"/>
          </w:rPr>
          <w:t xml:space="preserve"> </w:t>
        </w:r>
      </w:ins>
      <w:r w:rsidRPr="000128A3">
        <w:rPr>
          <w:lang w:val="en-GB"/>
        </w:rPr>
        <w:t>scenarios and futures analysis, see Cross-Chapter Box 1, Table 1 in SRCCL,</w:t>
      </w:r>
      <w:r w:rsidR="00767F3A" w:rsidRPr="000128A3">
        <w:rPr>
          <w:lang w:val="en-GB"/>
        </w:rPr>
        <w:t xml:space="preserve"> </w:t>
      </w:r>
      <w:r w:rsidR="00A766F9">
        <w:fldChar w:fldCharType="begin" w:fldLock="1"/>
      </w:r>
      <w:ins w:id="6578" w:author="Robin Matthews" w:date="2021-05-18T18:18:00Z">
        <w:r w:rsidR="00126595">
          <w:rPr>
            <w:lang w:val="en-GB"/>
          </w:rPr>
          <w:instrText>ADDIN CSL_CITATION { "citationItems" : [ { "id" : "ITEM-1", "itemData" : { "DOI" : "https://www.ipcc.ch/srccl", "author" : [ { "dropping-particle" : "", "family" : "IPCC", "given" : "", "non-dropping-particle" : "", "parse-names" : false, "suffix" : "" } ],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 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"number-of-pages" : "896", "publisher" : "In Press", "title" : "Climate Change and Land: an IPCC special report on climate change, desertification, land degradation, sustainable land management, food security, and greenhouse gas fluxes in terrestrial ecosystems", "translator" : [ { "dropping-particle" : "", "family" : "H3827", "given" : "Rt12", "non-dropping-particle" : "", "parse-names" : false, "suffix" : "" } ], "type" : "report" }, "uris" : [ "http://www.mendeley.com/documents/?uuid=ced0b1bf-2b88-45d1-9453-1b4dbe2b2fea" ] } ], "mendeley" : { "formattedCitation" : "(IPCC, 2019a)", "manualFormatting" : "IPCC, 2019a)", "plainTextFormattedCitation" : "(IPCC, 2019a)", "previouslyFormattedCitation" : "(IPCC, 2019a)" }, "properties" : { "noteIndex" : 0 }, "schema" : "https://github.com/citation-style-language/schema/raw/master/csl-citation.json" }</w:instrText>
        </w:r>
      </w:ins>
      <w:del w:id="6579" w:author="Robin Matthews" w:date="2021-05-18T18:18:00Z">
        <w:r w:rsidR="00A94565" w:rsidDel="00126595">
          <w:rPr>
            <w:lang w:val="en-GB"/>
          </w:rPr>
          <w:delInstrText>ADDIN CSL_CITATION { "citationItems" : [ { "id" : "ITEM-1", "itemData" : { "DOI" : "https://www.ipcc.ch/srccl", "author" : [ { "dropping-particle" : "", "family" : "IPCC", "given" : "", "non-dropping-particle" : "", "parse-names" : false, "suffix" : "" } ],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"H.-O.", "non-dropping-particle" : "", "parse-names" : false, "suffix" : "" }, { "dropping-particle" : "", "family" : "Roberts", "given" : "D. 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"number-of-pages" : "896", "publisher" : "In Press", "title" : "Climate Change and Land: an IPCC special report on climate change, desertification, land degradation, sustainable land management, food security, and greenhouse gas fluxes in terrestrial ecosystems", "translator" : [ { "dropping-particle" : "", "family" : "H3827", "given" : "Rt12", "non-dropping-particle" : "", "parse-names" : false, "suffix" : "" } ], "type" : "report" }, "uris" : [ "http://www.mendeley.com/documents/?uuid=ced0b1bf-2b88-45d1-9453-1b4dbe2b2fea" ] } ], "mendeley" : { "formattedCitation" : "(IPCC, 2019a)", "manualFormatting" : "IPCC, 2019b)", "plainTextFormattedCitation" : "(IPCC, 2019a)", "previouslyFormattedCitation" : "(IPCC, 2019a)" }, "properties" : { "noteIndex" : 0 }, "schema" : "https://github.com/citation-style-language/schema/raw/master/csl-citation.json" }</w:delInstrText>
        </w:r>
      </w:del>
      <w:r w:rsidR="00A766F9">
        <w:fldChar w:fldCharType="separate"/>
      </w:r>
      <w:ins w:id="6580" w:author="Robin Matthews" w:date="2021-05-18T16:08:00Z">
        <w:r w:rsidR="00602365">
          <w:rPr>
            <w:noProof/>
            <w:lang w:val="en-GB"/>
          </w:rPr>
          <w:t>IPCC, 2019</w:t>
        </w:r>
      </w:ins>
      <w:ins w:id="6581" w:author="Robin Matthews" w:date="2021-05-18T18:18:00Z">
        <w:r w:rsidR="00126595">
          <w:rPr>
            <w:noProof/>
            <w:lang w:val="en-GB"/>
          </w:rPr>
          <w:t>a</w:t>
        </w:r>
      </w:ins>
      <w:ins w:id="6582" w:author="Robin Matthews" w:date="2021-05-18T16:08:00Z">
        <w:r w:rsidR="00602365">
          <w:rPr>
            <w:noProof/>
            <w:lang w:val="en-GB"/>
          </w:rPr>
          <w:t>)</w:t>
        </w:r>
      </w:ins>
      <w:del w:id="6583" w:author="Robin Matthews" w:date="2021-05-18T16:08:00Z">
        <w:r w:rsidR="00A766F9" w:rsidRPr="000128A3" w:rsidDel="00602365">
          <w:rPr>
            <w:noProof/>
            <w:lang w:val="en-GB"/>
          </w:rPr>
          <w:delText>IPCC, 2019b)</w:delText>
        </w:r>
      </w:del>
      <w:r w:rsidR="00A766F9">
        <w:fldChar w:fldCharType="end"/>
      </w:r>
      <w:r w:rsidR="00A766F9" w:rsidRPr="000128A3">
        <w:rPr>
          <w:lang w:val="en-GB"/>
        </w:rPr>
        <w:t>.</w:t>
      </w:r>
      <w:r w:rsidRPr="000128A3">
        <w:rPr>
          <w:lang w:val="en-GB"/>
        </w:rPr>
        <w:t xml:space="preserve"> </w:t>
      </w:r>
    </w:p>
    <w:p w14:paraId="17CDF661" w14:textId="77777777" w:rsidR="006409E5" w:rsidRPr="000128A3" w:rsidRDefault="006409E5" w:rsidP="006409E5">
      <w:pPr>
        <w:pStyle w:val="AR6BodyText"/>
        <w:rPr>
          <w:lang w:val="en-GB"/>
        </w:rPr>
      </w:pPr>
    </w:p>
    <w:p w14:paraId="5371A8E0" w14:textId="140DDE1F" w:rsidR="006409E5" w:rsidRPr="000128A3" w:rsidRDefault="006409E5" w:rsidP="006409E5">
      <w:pPr>
        <w:pStyle w:val="AR6BodyText"/>
        <w:rPr>
          <w:lang w:val="en-GB"/>
        </w:rPr>
      </w:pPr>
      <w:bookmarkStart w:id="6584" w:name="_Hlk66787698"/>
      <w:bookmarkEnd w:id="6547"/>
      <w:r w:rsidRPr="000128A3">
        <w:rPr>
          <w:lang w:val="en-GB"/>
        </w:rPr>
        <w:t xml:space="preserve">For this </w:t>
      </w:r>
      <w:r w:rsidR="00593B17">
        <w:rPr>
          <w:lang w:val="en-GB"/>
        </w:rPr>
        <w:t>R</w:t>
      </w:r>
      <w:r w:rsidRPr="000128A3">
        <w:rPr>
          <w:lang w:val="en-GB"/>
        </w:rPr>
        <w:t xml:space="preserve">eport, the main emissions, concentration and </w:t>
      </w:r>
      <w:del w:id="6585" w:author="Ian Blenkinsop" w:date="2021-07-08T17:19:00Z">
        <w:r w:rsidRPr="000128A3" w:rsidDel="001B79DA">
          <w:rPr>
            <w:lang w:val="en-GB"/>
          </w:rPr>
          <w:delText>land</w:delText>
        </w:r>
        <w:r w:rsidR="00C1628A" w:rsidRPr="000128A3" w:rsidDel="001B79DA">
          <w:rPr>
            <w:lang w:val="en-GB"/>
          </w:rPr>
          <w:delText xml:space="preserve"> </w:delText>
        </w:r>
      </w:del>
      <w:ins w:id="6586" w:author="Ian Blenkinsop" w:date="2021-07-08T17:19:00Z">
        <w:r w:rsidR="001B79DA" w:rsidRPr="000128A3">
          <w:rPr>
            <w:lang w:val="en-GB"/>
          </w:rPr>
          <w:t>land</w:t>
        </w:r>
        <w:r w:rsidR="001B79DA">
          <w:rPr>
            <w:lang w:val="en-GB"/>
          </w:rPr>
          <w:t>-</w:t>
        </w:r>
      </w:ins>
      <w:r w:rsidRPr="000128A3">
        <w:rPr>
          <w:lang w:val="en-GB"/>
        </w:rPr>
        <w:t xml:space="preserve">use scenarios considered are a subset of scenarios recently developed using the Shared </w:t>
      </w:r>
      <w:del w:id="6587" w:author="Ian Blenkinsop" w:date="2021-07-08T17:19:00Z">
        <w:r w:rsidRPr="000128A3" w:rsidDel="001B79DA">
          <w:rPr>
            <w:lang w:val="en-GB"/>
          </w:rPr>
          <w:delText xml:space="preserve">Socioeconomic </w:delText>
        </w:r>
      </w:del>
      <w:ins w:id="6588" w:author="Ian Blenkinsop" w:date="2021-07-08T17:19:00Z">
        <w:r w:rsidR="001B79DA" w:rsidRPr="000128A3">
          <w:rPr>
            <w:lang w:val="en-GB"/>
          </w:rPr>
          <w:t>Socio</w:t>
        </w:r>
        <w:r w:rsidR="001B79DA">
          <w:rPr>
            <w:lang w:val="en-GB"/>
          </w:rPr>
          <w:t>-</w:t>
        </w:r>
      </w:ins>
      <w:ins w:id="6589" w:author="Ian Blenkinsop" w:date="2021-07-12T11:17:00Z">
        <w:r w:rsidR="00F94953">
          <w:rPr>
            <w:lang w:val="en-GB"/>
          </w:rPr>
          <w:t>e</w:t>
        </w:r>
      </w:ins>
      <w:ins w:id="6590" w:author="Ian Blenkinsop" w:date="2021-07-08T17:19:00Z">
        <w:r w:rsidR="001B79DA" w:rsidRPr="000128A3">
          <w:rPr>
            <w:lang w:val="en-GB"/>
          </w:rPr>
          <w:t xml:space="preserve">conomic </w:t>
        </w:r>
      </w:ins>
      <w:r w:rsidRPr="000128A3">
        <w:rPr>
          <w:lang w:val="en-GB"/>
        </w:rPr>
        <w:t>Pathways framework (SSPs</w:t>
      </w:r>
      <w:del w:id="6591" w:author="Ian Blenkinsop" w:date="2021-07-08T17:19:00Z">
        <w:r w:rsidRPr="000128A3" w:rsidDel="001B79DA">
          <w:rPr>
            <w:lang w:val="en-GB"/>
          </w:rPr>
          <w:delText xml:space="preserve">) </w:delText>
        </w:r>
      </w:del>
      <w:ins w:id="6592" w:author="Ian Blenkinsop" w:date="2021-07-08T17:19:00Z">
        <w:r w:rsidR="001B79DA">
          <w:rPr>
            <w:lang w:val="en-GB"/>
          </w:rPr>
          <w:t xml:space="preserve">; </w:t>
        </w:r>
        <w:r w:rsidR="001B79DA" w:rsidRPr="000128A3">
          <w:rPr>
            <w:lang w:val="en-GB"/>
          </w:rPr>
          <w:t>Section 1.6.1.1 and Cross-Chapter Box 1.4</w:t>
        </w:r>
        <w:r w:rsidR="001B79DA">
          <w:rPr>
            <w:lang w:val="en-GB"/>
          </w:rPr>
          <w:t>;</w:t>
        </w:r>
        <w:r w:rsidR="001B79DA" w:rsidRPr="000128A3">
          <w:rPr>
            <w:lang w:val="en-GB"/>
          </w:rPr>
          <w:t xml:space="preserve"> </w:t>
        </w:r>
      </w:ins>
      <w:r>
        <w:fldChar w:fldCharType="begin" w:fldLock="1"/>
      </w:r>
      <w:r w:rsidR="00E14AAC">
        <w:rPr>
          <w:lang w:val="en-GB"/>
        </w:rPr>
        <w:instrText>ADDIN CSL_CITATION { "citationItems" : [ { "id" : "ITEM-1", "itemData" : { "DOI" : "10.1016/j.gloenvcha.2016.05.009", "ISSN" : "09593780", "author" : [ { "dropping-particle" : "", "family" : "Riahi", "given" : "Keywan", "non-dropping-particle" : "", "parse-names" : false, "suffix" : "" }, { "dropping-particle" : "", "family" : "Vuuren", "given" : "Detlef P.", "non-dropping-particle" : "van", "parse-names" : false, "suffix" : "" }, { "dropping-particle" : "", "family" : "Kriegler", "given" : "Elmar", "non-dropping-particle" : "", "parse-names" : false, "suffix" : "" }, { "dropping-particle" : "", "family" : "Edmonds", "given" : "Jae", "non-dropping-particle" : "", "parse-names" : false, "suffix" : "" }, { "dropping-particle" : "", "family" : "O\u2019Neill", "given" : "Brian C.", "non-dropping-particle" : "", "parse-names" : false, "suffix" : "" }, { "dropping-particle" : "", "family" : "Fujimori", "given" : "Shinichiro", "non-dropping-particle" : "", "parse-names" : false, "suffix" : "" }, { "dropping-particle" : "", "family" : "Bauer", "given" : "Nico", "non-dropping-particle" : "", "parse-names" : false, "suffix" : "" }, { "dropping-particle" : "", "family" : "Calvin", "given" : "Katherine", "non-dropping-particle" : "", "parse-names" : false, "suffix" : "" }, { "dropping-particle" : "", "family" : "Dellink", "given" : "Rob", "non-dropping-particle" : "", "parse-names" : false, "suffix" : "" }, { "dropping-particle" : "", "family" : "Fricko", "given" : "Oliver", "non-dropping-particle" : "", "parse-names" : false, "suffix" : "" }, { "dropping-particle" : "", "family" : "Lutz", "given" : "Wolfgang", "non-dropping-particle" : "", "parse-names" : false, "suffix" : "" }, { "dropping-particle" : "", "family" : "Popp", "given" : "Alexander", "non-dropping-particle" : "", "parse-names" : false, "suffix" : "" }, { "dropping-particle" : "", "family" : "Cuaresma", "given" : "Jesus Crespo", "non-dropping-particle" : "", "parse-names" : false, "suffix" : "" }, { "dropping-particle" : "", "family" : "KC", "given" : "Samir", "non-dropping-particle" : "", "parse-names" : false, "suffix" : "" }, { "dropping-particle" : "", "family" : "Leimbach", "given" : "Marian", "non-dropping-particle" : "", "parse-names" : false, "suffix" : "" }, { "dropping-particle" : "", "family" : "Jiang", "given" : "Leiwen", "non-dropping-particle" : "", "parse-names" : false, "suffix" : "" }, { "dropping-particle" : "", "family" : "Kram", "given" : "Tom", "non-dropping-particle" : "", "parse-names" : false, "suffix" : "" }, { "dropping-particle" : "", "family" : "Rao", "given" : "Shilpa", "non-dropping-particle" : "", "parse-names" : false, "suffix" : "" }, { "dropping-particle" : "", "family" : "Emmerling", "given" : "Johannes", "non-dropping-particle" : "", "parse-names" : false, "suffix" : "" }, { "dropping-particle" : "", "family" : "Ebi", "given" : "Kristie", "non-dropping-particle" : "", "parse-names" : false, "suffix" : "" }, { "dropping-particle" : "", "family" : "Hasegawa", "given" : "Tomoko", "non-dropping-particle" : "", "parse-names" : false, "suffix" : "" }, { "dropping-particle" : "", "family" : "Havlik", "given" : "Petr", "non-dropping-particle" : "", "parse-names" : false, "suffix" : "" }, { "dropping-particle" : "", "family" : "Humpen\u00f6der", "given" : "Florian", "non-dropping-particle" : "", "parse-names" : false, "suffix" : "" }, { "dropping-particle" : "", "family" : "Silva", "given" : "Lara Aleluia", "non-dropping-particle" : "Da", "parse-names" : false, "suffix" : "" }, { "dropping-particle" : "", "family" : "Smith", "given" : "Steve", "non-dropping-particle" : "", "parse-names" : false, "suffix" : "" }, { "dropping-particle" : "", "family" : "Stehfest", "given" : "Elke", "non-dropping-particle" : "", "parse-names" : false, "suffix" : "" }, { "dropping-particle" : "", "family" : "Bosetti", "given" : "Valentina", "non-dropping-particle" : "", "parse-names" : false, "suffix" : "" }, { "dropping-particle" : "", "family" : "Eom", "given" : "Jiyong", "non-dropping-particle" : "", "parse-names" : false, "suffix" : "" }, { "dropping-particle" : "", "family" : "Gernaat", "given" : "David", "non-dropping-particle" : "", "parse-names" : false, "suffix" : "" }, { "dropping-particle" : "", "family" : "Masui", "given" : "Toshihiko", "non-dropping-particle" : "", "parse-names" : false, "suffix" : "" }, { "dropping-particle" : "", "family" : "Rogelj", "given" : "Joeri", "non-dropping-particle" : "", "parse-names" : false, "suffix" : "" }, { "dropping-particle" : "", "family" : "Strefler", "given" : "Jessica", "non-dropping-particle" : "", "parse-names" : false, "suffix" : "" }, { "dropping-particle" : "", "family" : "Drouet", "given" : "Laurent", "non-dropping-particle" : "", "parse-names" : false, "suffix" : "" }, { "dropping-particle" : "", "family" : "Krey", "given" : "Volker", "non-dropping-particle" : "", "parse-names" : false, "suffix" : "" }, { "dropping-particle" : "", "family" : "Luderer", "given" : "Gunnar", "non-dropping-particle" : "", "parse-names" : false, "suffix" : "" }, { "dropping-particle" : "", "family" : "Harmsen", "given" : "Mathijs", "non-dropping-particle" : "", "parse-names" : false, "suffix" : "" }, { "dropping-particle" : "", "family" : "Takahashi", "given" : "Kiyoshi", "non-dropping-particle" : "", "parse-names" : false, "suffix" : "" }, { "dropping-particle" : "", "family" : "Baumstark", "given" : "Lavinia", "non-dropping-particle" : "", "parse-names" : false, "suffix" : "" }, { "dropping-particle" : "", "family" : "Doelman", "given" : "Jonathan C.", "non-dropping-particle" : "", "parse-names" : false, "suffix" : "" }, { "dropping-particle" : "", "family" : "Kainuma", "given" : "Mikiko", "non-dropping-particle" : "", "parse-names" : false, "suffix" : "" }, { "dropping-particle" : "", "family" : "Klimont", "given" : "Zbigniew", "non-dropping-particle" : "", "parse-names" : false, "suffix" : "" }, { "dropping-particle" : "", "family" : "Marangoni", "given" : "Giacomo", "non-dropping-particle" : "", "parse-names" : false, "suffix" : "" }, { "dropping-particle" : "", "family" : "Lotze-Campen", "given" : "Hermann", "non-dropping-particle" : "", "parse-names" : false, "suffix" : "" }, { "dropping-particle" : "", "family" : "Obersteiner", "given" : "Michael", "non-dropping-particle" : "", "parse-names" : false, "suffix" : "" }, { "dropping-particle" : "", "family" : "Tabeau", "given" : "Andrzej", "non-dropping-particle" : "", "parse-names" : false, "suffix" : "" }, { "dropping-particle" : "", "family" : "Tavoni", "given" : "Massimo", "non-dropping-particle" : "", "parse-names" : false, "suffix" : "" } ], "container-title" : "Global Environmental Change", "id" : "ITEM-1", "issued" : { "date-parts" : [ [ "2017", "1", "1" ] ] }, "page" : "153-168", "publisher" : "Pergamon", "title" : "The Shared Socioeconomic Pathways and their energy, land use, and greenhouse gas emissions implications: An overview", "translator" : [ { "dropping-particle" : "", "family" : "H1008", "given" : "", "non-dropping-particle" : "", "parse-names" : false, "suffix" : "" } ], "type" : "article-journal", "volume" : "42" }, "uris" : [ "http://www.mendeley.com/documents/?uuid=7c61cbf4-38cb-4003-b543-dcbed05a56df" ] } ], "mendeley" : { "formattedCitation" : "(Riahi et al., 2017)", "manualFormatting" : "(Riahi et al., 2017", "plainTextFormattedCitation" : "(Riahi et al., 2017)", "previouslyFormattedCitation" : "(Riahi et al., 2017)" }, "properties" : { "noteIndex" : 0 }, "schema" : "https://github.com/citation-style-language/schema/raw/master/csl-citation.json" }</w:instrText>
      </w:r>
      <w:r>
        <w:fldChar w:fldCharType="separate"/>
      </w:r>
      <w:ins w:id="6593" w:author="Robin Matthews" w:date="2021-05-18T16:08:00Z">
        <w:del w:id="6594" w:author="Ian Blenkinsop" w:date="2021-07-08T17:19:00Z">
          <w:r w:rsidR="00602365" w:rsidDel="001B79DA">
            <w:rPr>
              <w:noProof/>
              <w:lang w:val="en-GB"/>
            </w:rPr>
            <w:delText>(</w:delText>
          </w:r>
        </w:del>
        <w:r w:rsidR="00602365">
          <w:rPr>
            <w:noProof/>
            <w:lang w:val="en-GB"/>
          </w:rPr>
          <w:t>Riahi et al., 2017</w:t>
        </w:r>
      </w:ins>
      <w:del w:id="6595" w:author="Robin Matthews" w:date="2021-05-18T16:08:00Z">
        <w:r w:rsidRPr="000128A3" w:rsidDel="00602365">
          <w:rPr>
            <w:noProof/>
            <w:lang w:val="en-GB"/>
          </w:rPr>
          <w:delText>(Riahi et al., 2017</w:delText>
        </w:r>
      </w:del>
      <w:r>
        <w:fldChar w:fldCharType="end"/>
      </w:r>
      <w:del w:id="6596" w:author="Ian Blenkinsop" w:date="2021-07-08T17:19:00Z">
        <w:r w:rsidRPr="000128A3" w:rsidDel="001B79DA">
          <w:rPr>
            <w:lang w:val="en-GB"/>
          </w:rPr>
          <w:delText>; see Section 1.6.1.1 and Cross-Chapter Box 1.4</w:delText>
        </w:r>
      </w:del>
      <w:r w:rsidRPr="000128A3">
        <w:rPr>
          <w:lang w:val="en-GB"/>
        </w:rPr>
        <w:t xml:space="preserve">). Initially, the term ‘SSP’ described five broad narratives of future socio-economic development only </w:t>
      </w:r>
      <w:r>
        <w:fldChar w:fldCharType="begin" w:fldLock="1"/>
      </w:r>
      <w:r w:rsidR="00E81B0B">
        <w:rPr>
          <w:lang w:val="en-GB"/>
        </w:rPr>
        <w:instrText>ADDIN CSL_CITATION { "citationItems" : [ { "id" : "ITEM-1", "itemData" : { "DOI" : "10.1007/s10584-013-0905-2", "ISBN" : "1553-7250", "ISSN" : "01650009", "PMID" : "20402369", "abstract" : "The new scenario framework for climate change research envisions combining pathways of future radiative forcing and their associated climate changes with alternative pathways of socioeconomic development in order to carry out research on climate change impacts, adaptation, and mitigation. Here we propose a conceptual framework for how to define and develop a set of Shared Socioeconomic Pathways (SSPs) for use within the scenario framework.We define SSPs as reference pathways describing plausible alternative trends in the evolution of society and ecosystems over a century timescale, in the absence of climate change or climate policies. We introduce the concept of a space of challenges to adaptation and to mitigation that should be spanned by the SSPs, and discuss how particular trends in social, economic, and environmental development could be combined to produce such outcomes. A comparison to the narratives from the scenarios developed in the Special Report on Emissions Scenarios (SRES) illustrates how a starting point for developing SSPs can be defined. We suggest initial development of a set of basic SSPs that could then be extended to meet more specific purposes, and envision a process of application of basic and extended SSPs that would be iterative and potentially lead to modification of the original SSPs themselves.", "author" : [ { "dropping-particle" : "", "family" : "O'Neill", "given" : "Brian C.", "non-dropping-particle" : "", "parse-names" : false, "suffix" : "" }, { "dropping-particle" : "", "family" : "Kriegler", "given" : "Elmar", "non-dropping-particle" : "", "parse-names" : false, "suffix" : "" }, { "dropping-particle" : "", "family" : "Riahi", "given" : "Keywan", "non-dropping-particle" : "", "parse-names" : false, "suffix" : "" }, { "dropping-particle" : "", "family" : "Ebi", "given" : "Kristie L.", "non-dropping-particle" : "", "parse-names" : false, "suffix" : "" }, { "dropping-particle" : "", "family" : "Hallegatte", "given" : "Stephane", "non-dropping-particle" : "", "parse-names" : false, "suffix" : "" }, { "dropping-particle" : "", "family" : "Carter", "given" : "Timothy R.", "non-dropping-particle" : "", "parse-names" : false, "suffix" : "" }, { "dropping-particle" : "", "family" : "Mathur", "given" : "Ritu", "non-dropping-particle" : "", "parse-names" : false, "suffix" : "" }, { "dropping-particle" : "", "family" : "Vuuren", "given" : "Detlef P.", "non-dropping-particle" : "van", "parse-names" : false, "suffix" : "" }, { "dropping-particle" : "", "family" : "O\u2019Neill", "given" : "Brian C.", "non-dropping-particle" : "", "parse-names" : false, "suffix" : "" }, { "dropping-particle" : "", "family" : "Kriegler", "given" : "Elmar", "non-dropping-particle" : "", "parse-names" : false, "suffix" : "" }, { "dropping-particle" : "", "family" : "Riahi", "given" : "Keywan", "non-dropping-particle" : "", "parse-names" : false, "suffix" : "" }, { "dropping-particle" : "", "family" : "Ebi", "given" : "Kristie L.", "non-dropping-particle" : "", "parse-names" : false, "suffix" : "" }, { "dropping-particle" : "", "family" : "Hallegatte", "given" : "Stephane", "non-dropping-particle" : "", "parse-names" : false, "suffix" : "" }, { "dropping-particle" : "", "family" : "Carter", "given" : "Timothy R.", "non-dropping-particle" : "", "parse-names" : false, "suffix" : "" }, { "dropping-particle" : "", "family" : "Mathur", "given" : "Ritu", "non-dropping-particle" : "", "parse-names" : false, "suffix" : "" }, { "dropping-particle" : "", "family" : "Vuuren", "given" : "Detlef P.", "non-dropping-particle" : "van", "parse-names" : false, "suffix" : "" } ], "container-title" : "Climatic Change", "id" : "ITEM-1", "issue" : "3", "issued" : { "date-parts" : [ [ "2014", "2", "15" ] ] }, "page" : "387-400", "publisher" : "Springer Netherlands", "title" : "A new scenario framework for climate change research: The concept of shared socioeconomic pathways", "translator" : [ { "dropping-particle" : "", "family" : "H3424", "given" : "", "non-dropping-particle" : "", "parse-names" : false, "suffix" : "" } ], "type" : "article-journal", "volume" : "122" }, "uris" : [ "http://www.mendeley.com/documents/?uuid=cb23b7fe-de78-4db4-8f63-98dd5db43e73" ] } ], "mendeley" : { "formattedCitation" : "(O\u2019Neill et al., 2014)", "plainTextFormattedCitation" : "(O\u2019Neill et al., 2014)", "previouslyFormattedCitation" : "(O\u2019Neill et al., 2014)" }, "properties" : { "noteIndex" : 0 }, "schema" : "https://github.com/citation-style-language/schema/raw/master/csl-citation.json" }</w:instrText>
      </w:r>
      <w:r>
        <w:fldChar w:fldCharType="separate"/>
      </w:r>
      <w:ins w:id="6597" w:author="Robin Matthews" w:date="2021-05-18T16:08:00Z">
        <w:r w:rsidR="00602365">
          <w:rPr>
            <w:noProof/>
            <w:lang w:val="en-GB"/>
          </w:rPr>
          <w:t>(O’Neill et al., 2014)</w:t>
        </w:r>
      </w:ins>
      <w:del w:id="6598" w:author="Robin Matthews" w:date="2021-05-18T16:08:00Z">
        <w:r w:rsidRPr="000128A3" w:rsidDel="00602365">
          <w:rPr>
            <w:noProof/>
            <w:lang w:val="en-GB"/>
          </w:rPr>
          <w:delText>(O’Neill et al., 2014)</w:delText>
        </w:r>
      </w:del>
      <w:r>
        <w:fldChar w:fldCharType="end"/>
      </w:r>
      <w:r w:rsidRPr="000128A3">
        <w:rPr>
          <w:lang w:val="en-GB"/>
        </w:rPr>
        <w:t>. However, at least in the WGI community, the term ‘SSP scenario’ is now more widely used to refer directly to future emission</w:t>
      </w:r>
      <w:ins w:id="6599" w:author="Ian Blenkinsop" w:date="2021-07-08T17:20:00Z">
        <w:r w:rsidR="001B79DA">
          <w:rPr>
            <w:lang w:val="en-GB"/>
          </w:rPr>
          <w:t>s</w:t>
        </w:r>
      </w:ins>
      <w:r w:rsidRPr="000128A3">
        <w:rPr>
          <w:lang w:val="en-GB"/>
        </w:rPr>
        <w:t xml:space="preserve"> and concentration scenarios that result from combining these socio-economic development pathways with climate change mitigation assumptions. </w:t>
      </w:r>
      <w:r w:rsidR="00593B17">
        <w:rPr>
          <w:lang w:val="en-GB"/>
        </w:rPr>
        <w:t>These</w:t>
      </w:r>
      <w:r w:rsidR="00593B17" w:rsidRPr="000128A3">
        <w:rPr>
          <w:lang w:val="en-GB"/>
        </w:rPr>
        <w:t xml:space="preserve"> </w:t>
      </w:r>
      <w:r w:rsidRPr="000128A3">
        <w:rPr>
          <w:lang w:val="en-GB"/>
        </w:rPr>
        <w:t>are assessed in detail in WGIII (</w:t>
      </w:r>
      <w:ins w:id="6600" w:author="Ian Blenkinsop" w:date="2021-07-08T17:20:00Z">
        <w:r w:rsidR="001B79DA">
          <w:rPr>
            <w:lang w:val="en-GB"/>
          </w:rPr>
          <w:t xml:space="preserve">AR6 </w:t>
        </w:r>
      </w:ins>
      <w:r w:rsidRPr="000128A3">
        <w:rPr>
          <w:lang w:val="en-GB"/>
        </w:rPr>
        <w:t>WGIII</w:t>
      </w:r>
      <w:del w:id="6601" w:author="Ian Blenkinsop" w:date="2021-07-12T14:59:00Z">
        <w:r w:rsidRPr="000128A3" w:rsidDel="0013610B">
          <w:rPr>
            <w:lang w:val="en-GB"/>
          </w:rPr>
          <w:delText>,</w:delText>
        </w:r>
      </w:del>
      <w:r w:rsidRPr="000128A3">
        <w:rPr>
          <w:lang w:val="en-GB"/>
        </w:rPr>
        <w:t xml:space="preserve"> Chapter 3</w:t>
      </w:r>
      <w:del w:id="6602" w:author="Ian Blenkinsop" w:date="2021-07-08T17:21:00Z">
        <w:r w:rsidRPr="000128A3" w:rsidDel="001D6530">
          <w:rPr>
            <w:lang w:val="en-GB"/>
          </w:rPr>
          <w:delText xml:space="preserve">; </w:delText>
        </w:r>
      </w:del>
      <w:ins w:id="6603" w:author="Ian Blenkinsop" w:date="2021-07-08T17:21:00Z">
        <w:r w:rsidR="001D6530">
          <w:rPr>
            <w:lang w:val="en-GB"/>
          </w:rPr>
          <w:t>) and in</w:t>
        </w:r>
        <w:r w:rsidR="001D6530" w:rsidRPr="000128A3">
          <w:rPr>
            <w:lang w:val="en-GB"/>
          </w:rPr>
          <w:t xml:space="preserve"> </w:t>
        </w:r>
      </w:ins>
      <w:commentRangeStart w:id="6604"/>
      <w:r w:rsidRPr="000128A3">
        <w:rPr>
          <w:lang w:val="en-GB"/>
        </w:rPr>
        <w:t>Cross-Chapter Box 1.4, Table 1</w:t>
      </w:r>
      <w:commentRangeEnd w:id="6604"/>
      <w:r w:rsidR="001B79DA">
        <w:rPr>
          <w:rStyle w:val="CommentReference"/>
        </w:rPr>
        <w:commentReference w:id="6604"/>
      </w:r>
      <w:del w:id="6605" w:author="Ian Blenkinsop" w:date="2021-07-08T17:21:00Z">
        <w:r w:rsidRPr="000128A3" w:rsidDel="001D6530">
          <w:rPr>
            <w:lang w:val="en-GB"/>
          </w:rPr>
          <w:delText xml:space="preserve">). </w:delText>
        </w:r>
      </w:del>
      <w:ins w:id="6606" w:author="Ian Blenkinsop" w:date="2021-07-08T17:21:00Z">
        <w:r w:rsidR="001D6530">
          <w:rPr>
            <w:lang w:val="en-GB"/>
          </w:rPr>
          <w:t xml:space="preserve"> in this chapter</w:t>
        </w:r>
        <w:r w:rsidR="001D6530" w:rsidRPr="000128A3">
          <w:rPr>
            <w:lang w:val="en-GB"/>
          </w:rPr>
          <w:t xml:space="preserve">. </w:t>
        </w:r>
      </w:ins>
    </w:p>
    <w:p w14:paraId="4A6877B6" w14:textId="77777777" w:rsidR="006409E5" w:rsidRPr="000128A3" w:rsidRDefault="006409E5" w:rsidP="006409E5">
      <w:pPr>
        <w:pStyle w:val="AR6BodyText"/>
        <w:rPr>
          <w:lang w:val="en-GB"/>
        </w:rPr>
      </w:pPr>
    </w:p>
    <w:p w14:paraId="24C54EE5" w14:textId="224446B8" w:rsidR="006409E5" w:rsidRPr="000128A3" w:rsidRDefault="006409E5" w:rsidP="006409E5">
      <w:pPr>
        <w:pStyle w:val="AR6BodyText"/>
        <w:rPr>
          <w:lang w:val="en-GB"/>
        </w:rPr>
      </w:pPr>
      <w:del w:id="6607" w:author="Ian Blenkinsop" w:date="2021-07-08T17:20:00Z">
        <w:r w:rsidRPr="000128A3" w:rsidDel="001D6530">
          <w:rPr>
            <w:lang w:val="en-GB"/>
          </w:rPr>
          <w:delText>The WGI r</w:delText>
        </w:r>
      </w:del>
      <w:ins w:id="6608" w:author="Ian Blenkinsop" w:date="2021-07-08T17:20:00Z">
        <w:r w:rsidR="001D6530">
          <w:rPr>
            <w:lang w:val="en-GB"/>
          </w:rPr>
          <w:t>This R</w:t>
        </w:r>
      </w:ins>
      <w:r w:rsidRPr="000128A3">
        <w:rPr>
          <w:lang w:val="en-GB"/>
        </w:rPr>
        <w:t>eport uses a core set of five SSP scenarios to assist cross-Chapter integration and cross-</w:t>
      </w:r>
      <w:del w:id="6609" w:author="Ian Blenkinsop" w:date="2021-07-08T17:21:00Z">
        <w:r w:rsidRPr="000128A3" w:rsidDel="001D6530">
          <w:rPr>
            <w:lang w:val="en-GB"/>
          </w:rPr>
          <w:delText xml:space="preserve">WG </w:delText>
        </w:r>
      </w:del>
      <w:ins w:id="6610" w:author="Ian Blenkinsop" w:date="2021-07-08T17:21:00Z">
        <w:r w:rsidR="001D6530">
          <w:rPr>
            <w:lang w:val="en-GB"/>
          </w:rPr>
          <w:t>Working Group</w:t>
        </w:r>
        <w:r w:rsidR="001D6530" w:rsidRPr="000128A3">
          <w:rPr>
            <w:lang w:val="en-GB"/>
          </w:rPr>
          <w:t xml:space="preserve"> </w:t>
        </w:r>
      </w:ins>
      <w:r w:rsidRPr="000128A3">
        <w:rPr>
          <w:lang w:val="en-GB"/>
        </w:rPr>
        <w:t xml:space="preserve">applications: SSP1-1.9, SSP1-2.6, SSP2-4.5, SSP3-7.0 and SSP5-8.5 (Cross-Chapter Box 1.4, Table 1). These scenarios span a wide range of plausible societal and climatic futures from potentially below 1.5°C best-estimate warming to over 4°C warming by 2100 (Figure 1.25). The set of five SSP scenarios includes those in ‘Tier 1’ </w:t>
      </w:r>
      <w:r w:rsidR="00593B17">
        <w:rPr>
          <w:lang w:val="en-GB"/>
        </w:rPr>
        <w:t xml:space="preserve">simulations </w:t>
      </w:r>
      <w:r w:rsidRPr="000128A3">
        <w:rPr>
          <w:lang w:val="en-GB"/>
        </w:rPr>
        <w:t>of the CMIP6 ScenarioMIP intercomparison project</w:t>
      </w:r>
      <w:ins w:id="6611" w:author="Ian Blenkinsop" w:date="2021-07-08T17:22:00Z">
        <w:r w:rsidR="001D6530">
          <w:rPr>
            <w:lang w:val="en-GB"/>
          </w:rPr>
          <w:t xml:space="preserve"> (</w:t>
        </w:r>
        <w:r w:rsidR="001D6530" w:rsidRPr="000128A3">
          <w:rPr>
            <w:lang w:val="en-GB"/>
          </w:rPr>
          <w:t>Section 1.5.4</w:t>
        </w:r>
        <w:r w:rsidR="001D6530">
          <w:rPr>
            <w:lang w:val="en-GB"/>
          </w:rPr>
          <w:t>;</w:t>
        </w:r>
      </w:ins>
      <w:r w:rsidRPr="000128A3">
        <w:rPr>
          <w:lang w:val="en-GB"/>
        </w:rPr>
        <w:t xml:space="preserve"> </w:t>
      </w:r>
      <w:r>
        <w:fldChar w:fldCharType="begin" w:fldLock="1"/>
      </w:r>
      <w:r w:rsidR="00E81B0B">
        <w:rPr>
          <w:lang w:val="en-GB"/>
        </w:rPr>
        <w:instrText>ADDIN CSL_CITATION { "citationItems" : [ { "id" : "ITEM-1", "itemData" : { "DOI" : "10.5194/gmd-9-3461-2016", "ISSN" : "1991-9603", "abstract" : "Abstract. Projections of future climate change play a fundamental role in improving understanding of the climate system as well as characterizing societal risks and response options. The Scenario Model Intercomparison Project (ScenarioMIP) is the primary activity within Phase 6 of the Coupled Model Intercomparison Project (CMIP6) that will provide multi-model climate projections based on alternative scenarios of future emissions and land use changes produced with integrated assessment models. In this paper, we describe ScenarioMIP's objectives, experimental design, and its relation to other activities within CMIP6. The ScenarioMIP design is one component of a larger scenario process that aims to facilitate a wide range of integrated studies across the climate science, integrated assessment modeling, and impacts, adaptation, and vulnerability communities, and will form an important part of the evidence base in the forthcoming Intergovernmental Panel on Climate Change (IPCC) assessments. At the same time, it will provide the basis for investigating a number of targeted science and policy questions that are especially relevant to scenario-based analysis, including the role of specific forcings such as land use and aerosols, the effect of a peak and decline in forcing, the consequences of scenarios that limit warming to below 2 \u00b0C, the relative contributions to uncertainty from scenarios, climate models, and internal variability, and long-term climate system outcomes beyond the 21st century. To serve this wide range of scientific communities and address these questions, a design has been identified consisting of eight alternative 21st century scenarios plus one large initial condition ensemble and a set of long-term extensions, divided into two tiers defined by relative priority. Some of these scenarios will also provide a basis for variants planned to be run in other CMIP6-Endorsed MIPs to investigate questions related to specific forcings. Harmonized, spatially explicit emissions and land use scenarios generated with integrated assessment models will be provided to participating climate modeling groups by late 2016, with the climate model simulations run within the 2017\u20132018 time frame, and output from the climate model projections made available and analyses performed over the 2018\u20132020 period.", "author" : [ { "dropping-particle" : "", "family" : "O'Neill", "given" : "Brian C.", "non-dropping-particle" : "", "parse-names" : false, "suffix" : "" }, { "dropping-particle" : "", "family" : "Tebaldi", "given" : "Claudia", "non-dropping-particle" : "", "parse-names" : false, "suffix" : "" }, { "dropping-particle" : "", "family" : "Vuuren", "given" : "Detlef P.", "non-dropping-particle" : "van", "parse-names" : false, "suffix" : "" }, { "dropping-particle" : "", "family" : "Eyring", "given" : "Veronika", "non-dropping-particle" : "", "parse-names" : false, "suffix" : "" }, { "dropping-particle" : "", "family" : "Friedlingstein", "given" : "Pierre", "non-dropping-particle" : "", "parse-names" : false, "suffix" : "" }, { "dropping-particle" : "", "family" : "Hurtt", "given" : "George", "non-dropping-particle" : "", "parse-names" : false, "suffix" : "" }, { "dropping-particle" : "", "family" : "Knutti", "given" : "Reto",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"Lowe", "given" : "Jason", "non-dropping-particle" : "", "parse-names" : false, "suffix" : "" }, { "dropping-particle" : "", "family" : "Meehl", "given" : "Gerald A.", "non-dropping-particle" : "", "parse-names" : false, "suffix" : "" }, { "dropping-particle" : "", "family" : "Moss", "given" : "Richard", "non-dropping-particle" : "", "parse-names" : false, "suffix" : "" }, { "dropping-particle" : "", "family" : "Riahi", "given" : "Keywan", "non-dropping-particle" : "", "parse-names" : false, "suffix" : "" }, { "dropping-particle" : "", "family" : "Sanderson", "given" : "Benjamin M.", "non-dropping-particle" : "", "parse-names" : false, "suffix" : "" } ], "container-title" : "Geoscientific Model Development", "id" : "ITEM-1", "issue" : "9", "issued" : { "date-parts" : [ [ "2016", "9", "28" ] ] }, "page" : "3461-3482", "title" : "The Scenario Model Intercomparison Project (ScenarioMIP) for CMIP6", "translator" : [ { "dropping-particle" : "", "family" : "H3703", "given" : "", "non-dropping-particle" : "", "parse-names" : false, "suffix" : "" } ], "type" : "article-journal", "volume" : "9" }, "uris" : [ "http://www.mendeley.com/documents/?uuid=e608e462-3e2d-45e5-87eb-624ea6e867bd" ] } ], "mendeley" : { "formattedCitation" : "(O\u2019Neill et al., 2016)", "manualFormatting" : "(O\u2019Neill et al., 2016", "plainTextFormattedCitation" : "(O\u2019Neill et al., 2016)", "previouslyFormattedCitation" : "(O\u2019Neill et al., 2016)" }, "properties" : { "noteIndex" : 0 }, "schema" : "https://github.com/citation-style-language/schema/raw/master/csl-citation.json" }</w:instrText>
      </w:r>
      <w:r>
        <w:fldChar w:fldCharType="separate"/>
      </w:r>
      <w:ins w:id="6612" w:author="Robin Matthews" w:date="2021-05-18T16:08:00Z">
        <w:del w:id="6613" w:author="Ian Blenkinsop" w:date="2021-07-08T17:22:00Z">
          <w:r w:rsidR="00602365" w:rsidDel="001D6530">
            <w:rPr>
              <w:noProof/>
              <w:lang w:val="en-GB"/>
            </w:rPr>
            <w:delText>(</w:delText>
          </w:r>
        </w:del>
        <w:r w:rsidR="00602365">
          <w:rPr>
            <w:noProof/>
            <w:lang w:val="en-GB"/>
          </w:rPr>
          <w:t>O’Neill et al., 2016</w:t>
        </w:r>
      </w:ins>
      <w:del w:id="6614" w:author="Robin Matthews" w:date="2021-05-18T16:08:00Z">
        <w:r w:rsidRPr="000128A3" w:rsidDel="00602365">
          <w:rPr>
            <w:noProof/>
            <w:lang w:val="en-GB"/>
          </w:rPr>
          <w:delText>(O’Neill et al., 2016</w:delText>
        </w:r>
      </w:del>
      <w:r>
        <w:fldChar w:fldCharType="end"/>
      </w:r>
      <w:del w:id="6615" w:author="Ian Blenkinsop" w:date="2021-07-08T17:22:00Z">
        <w:r w:rsidRPr="000128A3" w:rsidDel="001D6530">
          <w:rPr>
            <w:lang w:val="en-GB"/>
          </w:rPr>
          <w:delText>; see Section 1.5.4</w:delText>
        </w:r>
      </w:del>
      <w:r w:rsidRPr="000128A3">
        <w:rPr>
          <w:lang w:val="en-GB"/>
        </w:rPr>
        <w:t xml:space="preserve">) that participating climate modelling groups were asked to prioritize (SSP1-2.6, SSP2-4.5, SSP3-7.0 and SSP5-8.5), plus the </w:t>
      </w:r>
      <w:del w:id="6616" w:author="Ian Blenkinsop" w:date="2021-07-08T17:22:00Z">
        <w:r w:rsidRPr="000128A3" w:rsidDel="001D6530">
          <w:rPr>
            <w:lang w:val="en-GB"/>
          </w:rPr>
          <w:delText xml:space="preserve">low </w:delText>
        </w:r>
      </w:del>
      <w:ins w:id="6617" w:author="Ian Blenkinsop" w:date="2021-07-08T17:22:00Z">
        <w:r w:rsidR="001D6530" w:rsidRPr="000128A3">
          <w:rPr>
            <w:lang w:val="en-GB"/>
          </w:rPr>
          <w:t>low</w:t>
        </w:r>
        <w:r w:rsidR="001D6530">
          <w:rPr>
            <w:lang w:val="en-GB"/>
          </w:rPr>
          <w:t>-</w:t>
        </w:r>
      </w:ins>
      <w:r w:rsidRPr="000128A3">
        <w:rPr>
          <w:lang w:val="en-GB"/>
        </w:rPr>
        <w:t>emission scenario SSP1-1.9. SSP1-1.9 is used in combination with SSP1-2.6 to explore differential outcomes of approximately 1.5</w:t>
      </w:r>
      <w:ins w:id="6618" w:author="Ian Blenkinsop" w:date="2021-07-08T17:22:00Z">
        <w:r w:rsidR="001D6530" w:rsidRPr="000128A3">
          <w:rPr>
            <w:lang w:val="en-GB"/>
          </w:rPr>
          <w:t>°C</w:t>
        </w:r>
      </w:ins>
      <w:r w:rsidRPr="000128A3">
        <w:rPr>
          <w:lang w:val="en-GB"/>
        </w:rPr>
        <w:t xml:space="preserve"> and 2.0</w:t>
      </w:r>
      <w:del w:id="6619" w:author="Ian Blenkinsop" w:date="2021-07-08T17:22:00Z">
        <w:r w:rsidRPr="000128A3" w:rsidDel="001D6530">
          <w:rPr>
            <w:lang w:val="en-GB"/>
          </w:rPr>
          <w:delText xml:space="preserve"> </w:delText>
        </w:r>
      </w:del>
      <w:r w:rsidRPr="000128A3">
        <w:rPr>
          <w:lang w:val="en-GB"/>
        </w:rPr>
        <w:t xml:space="preserve">°C warming relative to pre-industrial levels, relevant to the Paris Agreement goals. Further SSP scenarios are used in this report to assess specific </w:t>
      </w:r>
      <w:commentRangeStart w:id="6620"/>
      <w:r w:rsidRPr="000128A3">
        <w:rPr>
          <w:lang w:val="en-GB"/>
        </w:rPr>
        <w:t>aspects</w:t>
      </w:r>
      <w:commentRangeEnd w:id="6620"/>
      <w:r w:rsidR="001D6530">
        <w:rPr>
          <w:rStyle w:val="CommentReference"/>
        </w:rPr>
        <w:commentReference w:id="6620"/>
      </w:r>
      <w:r w:rsidRPr="000128A3">
        <w:rPr>
          <w:lang w:val="en-GB"/>
        </w:rPr>
        <w:t xml:space="preserve">, e.g., air pollution policies in Chapter 6 (Cross-Chapter Box 1.4). In addition, the previous generation of Representative Concentration Pathways (RCPs) is also used in this </w:t>
      </w:r>
      <w:del w:id="6621" w:author="Ian Blenkinsop" w:date="2021-07-08T17:24:00Z">
        <w:r w:rsidRPr="000128A3" w:rsidDel="004D6C17">
          <w:rPr>
            <w:lang w:val="en-GB"/>
          </w:rPr>
          <w:delText xml:space="preserve">report </w:delText>
        </w:r>
      </w:del>
      <w:ins w:id="6622" w:author="Ian Blenkinsop" w:date="2021-07-08T17:24:00Z">
        <w:r w:rsidR="004D6C17">
          <w:rPr>
            <w:lang w:val="en-GB"/>
          </w:rPr>
          <w:t>R</w:t>
        </w:r>
        <w:r w:rsidR="004D6C17" w:rsidRPr="000128A3">
          <w:rPr>
            <w:lang w:val="en-GB"/>
          </w:rPr>
          <w:t xml:space="preserve">eport </w:t>
        </w:r>
      </w:ins>
      <w:r w:rsidRPr="000128A3">
        <w:rPr>
          <w:lang w:val="en-GB"/>
        </w:rPr>
        <w:t>when assessing future climate change (Section 1.6.1.3</w:t>
      </w:r>
      <w:del w:id="6623" w:author="Ian Blenkinsop" w:date="2021-07-08T17:25:00Z">
        <w:r w:rsidRPr="000128A3" w:rsidDel="004D6C17">
          <w:rPr>
            <w:lang w:val="en-GB"/>
          </w:rPr>
          <w:delText xml:space="preserve">; </w:delText>
        </w:r>
      </w:del>
      <w:ins w:id="6624" w:author="Ian Blenkinsop" w:date="2021-07-08T17:25:00Z">
        <w:r w:rsidR="004D6C17">
          <w:rPr>
            <w:lang w:val="en-GB"/>
          </w:rPr>
          <w:t xml:space="preserve"> and</w:t>
        </w:r>
        <w:r w:rsidR="004D6C17" w:rsidRPr="000128A3">
          <w:rPr>
            <w:lang w:val="en-GB"/>
          </w:rPr>
          <w:t xml:space="preserve"> </w:t>
        </w:r>
      </w:ins>
      <w:r w:rsidRPr="000128A3">
        <w:rPr>
          <w:lang w:val="en-GB"/>
        </w:rPr>
        <w:t xml:space="preserve">Cross-Chapter Box 1.4, Table 1). </w:t>
      </w:r>
    </w:p>
    <w:p w14:paraId="40706F7F" w14:textId="77777777" w:rsidR="006409E5" w:rsidRPr="000128A3" w:rsidRDefault="006409E5" w:rsidP="006409E5">
      <w:pPr>
        <w:pStyle w:val="AR6BodyText"/>
        <w:rPr>
          <w:lang w:val="en-GB"/>
        </w:rPr>
      </w:pPr>
    </w:p>
    <w:p w14:paraId="34723FD7" w14:textId="295D82E1" w:rsidR="006409E5" w:rsidRPr="000128A3" w:rsidRDefault="006409E5" w:rsidP="006409E5">
      <w:pPr>
        <w:pStyle w:val="AR6BodyText"/>
        <w:rPr>
          <w:lang w:val="en-GB"/>
        </w:rPr>
      </w:pPr>
      <w:r w:rsidRPr="000128A3">
        <w:rPr>
          <w:color w:val="1D1C1D"/>
          <w:lang w:val="en-GB"/>
        </w:rPr>
        <w:t xml:space="preserve">Climatic changes over the 21st century (and beyond) are projected and assessed in subsequent chapters, using a broad range of climate models, conditional on the various SSP scenarios. The projected future changes can then be put into the context of longer-term paleoclimate data and historical observations, showing how the </w:t>
      </w:r>
      <w:del w:id="6625" w:author="Ian Blenkinsop" w:date="2021-07-08T17:25:00Z">
        <w:r w:rsidRPr="000128A3" w:rsidDel="00D703CE">
          <w:rPr>
            <w:color w:val="1D1C1D"/>
            <w:lang w:val="en-GB"/>
          </w:rPr>
          <w:delText xml:space="preserve">higher </w:delText>
        </w:r>
      </w:del>
      <w:ins w:id="6626" w:author="Ian Blenkinsop" w:date="2021-07-08T17:25:00Z">
        <w:r w:rsidR="00D703CE" w:rsidRPr="000128A3">
          <w:rPr>
            <w:color w:val="1D1C1D"/>
            <w:lang w:val="en-GB"/>
          </w:rPr>
          <w:t>higher</w:t>
        </w:r>
        <w:r w:rsidR="00D703CE">
          <w:rPr>
            <w:color w:val="1D1C1D"/>
            <w:lang w:val="en-GB"/>
          </w:rPr>
          <w:t>-</w:t>
        </w:r>
      </w:ins>
      <w:r w:rsidRPr="000128A3">
        <w:rPr>
          <w:color w:val="1D1C1D"/>
          <w:lang w:val="en-GB"/>
        </w:rPr>
        <w:t xml:space="preserve">emission and </w:t>
      </w:r>
      <w:del w:id="6627" w:author="Ian Blenkinsop" w:date="2021-07-08T17:25:00Z">
        <w:r w:rsidRPr="000128A3" w:rsidDel="00D703CE">
          <w:rPr>
            <w:color w:val="1D1C1D"/>
            <w:lang w:val="en-GB"/>
          </w:rPr>
          <w:delText xml:space="preserve">higher </w:delText>
        </w:r>
      </w:del>
      <w:ins w:id="6628" w:author="Ian Blenkinsop" w:date="2021-07-08T17:25:00Z">
        <w:r w:rsidR="00D703CE" w:rsidRPr="000128A3">
          <w:rPr>
            <w:color w:val="1D1C1D"/>
            <w:lang w:val="en-GB"/>
          </w:rPr>
          <w:t>higher</w:t>
        </w:r>
        <w:r w:rsidR="00D703CE">
          <w:rPr>
            <w:color w:val="1D1C1D"/>
            <w:lang w:val="en-GB"/>
          </w:rPr>
          <w:t>-</w:t>
        </w:r>
      </w:ins>
      <w:r w:rsidRPr="000128A3">
        <w:rPr>
          <w:color w:val="1D1C1D"/>
          <w:lang w:val="en-GB"/>
        </w:rPr>
        <w:t xml:space="preserve">concentration scenarios diverge further from the range of climate conditions that ecosystems and human societies experienced in the past </w:t>
      </w:r>
      <w:commentRangeStart w:id="6629"/>
      <w:r w:rsidRPr="000128A3">
        <w:rPr>
          <w:color w:val="1D1C1D"/>
          <w:lang w:val="en-GB"/>
        </w:rPr>
        <w:t>2000 years</w:t>
      </w:r>
      <w:commentRangeEnd w:id="6629"/>
      <w:r w:rsidR="00D703CE">
        <w:rPr>
          <w:rStyle w:val="CommentReference"/>
        </w:rPr>
        <w:commentReference w:id="6629"/>
      </w:r>
      <w:r w:rsidRPr="000128A3">
        <w:rPr>
          <w:color w:val="1D1C1D"/>
          <w:lang w:val="en-GB"/>
        </w:rPr>
        <w:t xml:space="preserve"> in terms of global mean temperature and other key climate variables (Figure</w:t>
      </w:r>
      <w:ins w:id="6630" w:author="Ian Blenkinsop" w:date="2021-07-08T17:25:00Z">
        <w:r w:rsidR="006E54B5">
          <w:rPr>
            <w:color w:val="1D1C1D"/>
            <w:lang w:val="en-GB"/>
          </w:rPr>
          <w:t>s</w:t>
        </w:r>
      </w:ins>
      <w:r w:rsidRPr="000128A3">
        <w:rPr>
          <w:color w:val="1D1C1D"/>
          <w:lang w:val="en-GB"/>
        </w:rPr>
        <w:t xml:space="preserve"> 1.26</w:t>
      </w:r>
      <w:del w:id="6631" w:author="Ian Blenkinsop" w:date="2021-07-08T17:26:00Z">
        <w:r w:rsidRPr="000128A3" w:rsidDel="006E54B5">
          <w:rPr>
            <w:lang w:val="en-GB"/>
          </w:rPr>
          <w:delText>; see also Figure</w:delText>
        </w:r>
      </w:del>
      <w:ins w:id="6632" w:author="Ian Blenkinsop" w:date="2021-07-08T17:26:00Z">
        <w:r w:rsidR="006E54B5">
          <w:rPr>
            <w:lang w:val="en-GB"/>
          </w:rPr>
          <w:t xml:space="preserve"> and</w:t>
        </w:r>
      </w:ins>
      <w:r w:rsidRPr="000128A3">
        <w:rPr>
          <w:lang w:val="en-GB"/>
        </w:rPr>
        <w:t xml:space="preserve"> 1.5).</w:t>
      </w:r>
    </w:p>
    <w:p w14:paraId="1E07F9BE" w14:textId="77777777" w:rsidR="006409E5" w:rsidRPr="000128A3" w:rsidRDefault="006409E5" w:rsidP="006409E5">
      <w:pPr>
        <w:pStyle w:val="AR6BodyText"/>
        <w:rPr>
          <w:color w:val="000000"/>
          <w:sz w:val="18"/>
          <w:szCs w:val="18"/>
          <w:lang w:val="en-GB"/>
        </w:rPr>
      </w:pPr>
    </w:p>
    <w:bookmarkEnd w:id="6584"/>
    <w:p w14:paraId="3304B14F" w14:textId="77777777" w:rsidR="006409E5" w:rsidRDefault="006409E5" w:rsidP="006409E5">
      <w:pPr>
        <w:pStyle w:val="AR6BodyTextBold"/>
      </w:pPr>
    </w:p>
    <w:p w14:paraId="561301E2" w14:textId="1113DCAC" w:rsidR="006409E5" w:rsidRDefault="006409E5" w:rsidP="006409E5">
      <w:pPr>
        <w:pStyle w:val="AR6BodyTextBold"/>
      </w:pPr>
      <w:r>
        <w:t>[START FIGURE 1.25 HERE]</w:t>
      </w:r>
    </w:p>
    <w:p w14:paraId="323C214E" w14:textId="77777777" w:rsidR="006409E5" w:rsidRDefault="006409E5" w:rsidP="006409E5">
      <w:pPr>
        <w:pStyle w:val="AR6BodyTextBold"/>
      </w:pPr>
    </w:p>
    <w:p w14:paraId="5789C31C" w14:textId="26CFF19B" w:rsidR="00092D1F" w:rsidRPr="002E1EB0" w:rsidRDefault="00092D1F" w:rsidP="00092D1F">
      <w:pPr>
        <w:pStyle w:val="AR6Chap1Figure"/>
        <w:rPr>
          <w:lang w:val="en-GB"/>
        </w:rPr>
      </w:pPr>
      <w:r w:rsidRPr="006111CB">
        <w:rPr>
          <w:b/>
          <w:lang w:val="en-US"/>
        </w:rPr>
        <w:t>Global mean surface air temperature</w:t>
      </w:r>
      <w:r>
        <w:rPr>
          <w:b/>
          <w:lang w:val="en-US"/>
        </w:rPr>
        <w:t xml:space="preserve"> (GSAT)</w:t>
      </w:r>
      <w:r w:rsidRPr="006111CB">
        <w:rPr>
          <w:b/>
          <w:lang w:val="en-US"/>
        </w:rPr>
        <w:t xml:space="preserve"> illustrated as warming stripes from blue (cold) to red (warm)</w:t>
      </w:r>
      <w:r>
        <w:rPr>
          <w:b/>
          <w:lang w:val="en-US"/>
        </w:rPr>
        <w:t xml:space="preserve"> over three different time periods</w:t>
      </w:r>
      <w:r>
        <w:rPr>
          <w:lang w:val="en-US"/>
        </w:rPr>
        <w:t>.</w:t>
      </w:r>
      <w:r w:rsidRPr="002E1EB0">
        <w:rPr>
          <w:lang w:val="en-US"/>
        </w:rPr>
        <w:t xml:space="preserve"> </w:t>
      </w:r>
      <w:r>
        <w:rPr>
          <w:lang w:val="en-US"/>
        </w:rPr>
        <w:t>F</w:t>
      </w:r>
      <w:r w:rsidRPr="002E1EB0">
        <w:rPr>
          <w:lang w:val="en-US"/>
        </w:rPr>
        <w:t xml:space="preserve">rom 1750 to 1850 based on PAGES 2K reconstructions </w:t>
      </w:r>
      <w:commentRangeStart w:id="6633"/>
      <w:r>
        <w:fldChar w:fldCharType="begin" w:fldLock="1"/>
      </w:r>
      <w:r w:rsidR="006B53FC">
        <w:rPr>
          <w:lang w:val="en-US"/>
        </w:rPr>
        <w:instrText>ADDIN CSL_CITATION { "citationItems" : [ { "id" : "ITEM-1", "itemData" : { "DOI" : "10.1038/sdata.2017.88", "ISSN" : "2052-4463", "author" : [ { "dropping-particle" : "", "family" : "PAGES 2k Consortium", "given" : "", "non-dropping-particle" : "", "parse-names" : false, "suffix" : "" } ], "container-title" : "Scientific Data", "id" : "ITEM-1", "issued" : { "date-parts" : [ [ "2017", "7", "11" ] ] }, "page" : "170088", "title" : "A global multiproxy database for temperature reconstructions of the Common Era", "translator" : [ { "dropping-particle" : "", "family" : "H2646", "given" : "", "non-dropping-particle" : "", "parse-names" : false, "suffix" : "" } ], "type" : "article-journal", "volume" : "4" }, "suppress-author" : 1, "uris" : [ "http://www.mendeley.com/documents/?uuid=f10be890-6444-4879-9470-483a7dcdef36" ] }, { "id" : "ITEM-2", "itemData" : { "DOI" : "10.1038/s41561-019-0400-0", "ISSN" : "1752-0908", "abstract" : "Multidecadal surface temperature changes may be forced by natural as well as anthropogenic factors, or arise unforced from the climate system. Distinguishing these factors is essential for estimating sensitivity to multiple climatic forcings and the amplitude of the unforced variability. Here we present 2,000-year-long global mean temperature reconstructions using seven different statistical methods that draw from a global collection of temperature-sensitive palaeoclimate records. Our reconstructions display synchronous multidecadal temperature fluctuations that are coherent with one another and with fully forced millennial model simulations from the Coupled Model Intercomparison Project Phase 5 across the Common Era. A substantial portion of pre-industrial (1300\u20131800 ce) variability at multidecadal timescales is attributed to volcanic aerosol forcing. Reconstructions and simulations qualitatively agree on the amplitude of the unforced global mean multidecadal temperature variability, thereby increasing confidence in future projections of climate change on these timescales. The largest warming trends at timescales of 20 years and longer occur during the second half of the twentieth century, highlighting the unusual character of the warming in recent decades.", "author" : [ { "dropping-particle" : "", "family" : "PAGES 2k Consortium", "given" : "", "non-dropping-particle" : "", "parse-names" : false, "suffix" : "" } ], "container-title" : "Nature Geoscience", "id" : "ITEM-2", "issue" : "8", "issued" : { "date-parts" : [ [ "2019", "8", "24" ] ] }, "page" : "643-649", "title" : "Consistent multidecadal variability in global temperature reconstructions and simulations over the Common Era", "translator" : [ { "dropping-particle" : "", "family" : "H4337", "given" : "", "non-dropping-particle" : "", "parse-names" : false, "suffix" : "" } ], "type" : "article-journal", "volume" : "12" }, "suppress-author" : 1, "uris" : [ "http://www.mendeley.com/documents/?uuid=d51a0734-e380-4ab7-8a04-6957575c2ca0" ] } ], "mendeley" : { "formattedCitation" : "(2017, 2019)", "manualFormatting" : "( PAGES 2k Consortium, 2017, 2019)", "plainTextFormattedCitation" : "(2017, 2019)", "previouslyFormattedCitation" : "(2017, 2019)" }, "properties" : { "noteIndex" : 0 }, "schema" : "https://github.com/citation-style-language/schema/raw/master/csl-citation.json" }</w:instrText>
      </w:r>
      <w:r>
        <w:fldChar w:fldCharType="separate"/>
      </w:r>
      <w:ins w:id="6634" w:author="Robin Matthews" w:date="2021-05-18T16:08:00Z">
        <w:r w:rsidR="00602365">
          <w:rPr>
            <w:noProof/>
            <w:lang w:val="en-US"/>
          </w:rPr>
          <w:t>(</w:t>
        </w:r>
      </w:ins>
      <w:ins w:id="6635" w:author="Robin Matthews" w:date="2021-05-18T18:19:00Z">
        <w:r w:rsidR="00126595" w:rsidRPr="00115C88">
          <w:rPr>
            <w:noProof/>
            <w:lang w:val="en-US"/>
          </w:rPr>
          <w:t xml:space="preserve"> PAGES 2k Consortium</w:t>
        </w:r>
        <w:r w:rsidR="00126595">
          <w:rPr>
            <w:noProof/>
            <w:lang w:val="en-US"/>
          </w:rPr>
          <w:t xml:space="preserve">, </w:t>
        </w:r>
      </w:ins>
      <w:ins w:id="6636" w:author="Robin Matthews" w:date="2021-05-18T16:08:00Z">
        <w:r w:rsidR="00602365">
          <w:rPr>
            <w:noProof/>
            <w:lang w:val="en-US"/>
          </w:rPr>
          <w:t>2017, 2019)</w:t>
        </w:r>
      </w:ins>
      <w:del w:id="6637" w:author="Robin Matthews" w:date="2021-05-18T16:08:00Z">
        <w:r w:rsidRPr="002E1EB0" w:rsidDel="00602365">
          <w:rPr>
            <w:noProof/>
            <w:lang w:val="en-US"/>
          </w:rPr>
          <w:delText>(2017, 2019)</w:delText>
        </w:r>
      </w:del>
      <w:r>
        <w:fldChar w:fldCharType="end"/>
      </w:r>
      <w:commentRangeEnd w:id="6633"/>
      <w:r w:rsidR="00126595">
        <w:rPr>
          <w:rStyle w:val="CommentReference"/>
        </w:rPr>
        <w:commentReference w:id="6633"/>
      </w:r>
      <w:r>
        <w:rPr>
          <w:lang w:val="en-US"/>
        </w:rPr>
        <w:t>;</w:t>
      </w:r>
      <w:r w:rsidRPr="002E1EB0">
        <w:rPr>
          <w:lang w:val="en-US"/>
        </w:rPr>
        <w:t xml:space="preserve"> from 1850 to 2018 showing the composite GSAT time series assessed in Chapter 2</w:t>
      </w:r>
      <w:r>
        <w:rPr>
          <w:lang w:val="en-US"/>
        </w:rPr>
        <w:t>;</w:t>
      </w:r>
      <w:r w:rsidRPr="002E1EB0">
        <w:rPr>
          <w:lang w:val="en-US"/>
        </w:rPr>
        <w:t xml:space="preserve"> and from 2020 onwards using the assessed GSAT projections for each</w:t>
      </w:r>
      <w:r>
        <w:rPr>
          <w:lang w:val="en-US"/>
        </w:rPr>
        <w:t xml:space="preserve"> Shared Socio-economic Pathway</w:t>
      </w:r>
      <w:r w:rsidRPr="002E1EB0">
        <w:rPr>
          <w:lang w:val="en-US"/>
        </w:rPr>
        <w:t xml:space="preserve"> </w:t>
      </w:r>
      <w:r>
        <w:rPr>
          <w:lang w:val="en-US"/>
        </w:rPr>
        <w:t>(</w:t>
      </w:r>
      <w:r w:rsidRPr="002E1EB0">
        <w:rPr>
          <w:lang w:val="en-US"/>
        </w:rPr>
        <w:t>SSP</w:t>
      </w:r>
      <w:r>
        <w:rPr>
          <w:lang w:val="en-US"/>
        </w:rPr>
        <w:t>)</w:t>
      </w:r>
      <w:r w:rsidRPr="002E1EB0">
        <w:rPr>
          <w:lang w:val="en-US"/>
        </w:rPr>
        <w:t xml:space="preserve"> (from Chapter 4). For the projections, the upper end of each arrow aligns with colour corresponding to the 95</w:t>
      </w:r>
      <w:r w:rsidRPr="002E1EB0">
        <w:rPr>
          <w:vertAlign w:val="superscript"/>
          <w:lang w:val="en-US"/>
        </w:rPr>
        <w:t>th</w:t>
      </w:r>
      <w:r w:rsidRPr="002E1EB0">
        <w:rPr>
          <w:lang w:val="en-US"/>
        </w:rPr>
        <w:t xml:space="preserve"> percentile of the projected temperatures and the lower end aligns with the colour corresponding to the 5</w:t>
      </w:r>
      <w:r w:rsidRPr="002E1EB0">
        <w:rPr>
          <w:vertAlign w:val="superscript"/>
          <w:lang w:val="en-US"/>
        </w:rPr>
        <w:t>th</w:t>
      </w:r>
      <w:r w:rsidRPr="002E1EB0">
        <w:rPr>
          <w:lang w:val="en-US"/>
        </w:rPr>
        <w:t xml:space="preserve"> percentile of the projected temperature range. Projected temperatures are shown for five scenarios from ‘very low’ SSP1-1.9 to ‘very high’ SSP5-8.5 (see Cross-Chapter Box 1.4 for more details on the scenarios). For illustrative purposes, natural variability has been added from a single CMIP6 E</w:t>
      </w:r>
      <w:r>
        <w:rPr>
          <w:lang w:val="en-US"/>
        </w:rPr>
        <w:t xml:space="preserve">arth system model </w:t>
      </w:r>
      <w:r w:rsidRPr="002E1EB0">
        <w:rPr>
          <w:lang w:val="en-US"/>
        </w:rPr>
        <w:t>(MRI ESM2). The points in time when total CO</w:t>
      </w:r>
      <w:r w:rsidRPr="002E1EB0">
        <w:rPr>
          <w:vertAlign w:val="subscript"/>
          <w:lang w:val="en-US"/>
        </w:rPr>
        <w:t>2</w:t>
      </w:r>
      <w:r w:rsidRPr="002E1EB0">
        <w:rPr>
          <w:lang w:val="en-US"/>
        </w:rPr>
        <w:t xml:space="preserve"> </w:t>
      </w:r>
      <w:r w:rsidRPr="002E1EB0">
        <w:rPr>
          <w:lang w:val="en-US"/>
        </w:rPr>
        <w:lastRenderedPageBreak/>
        <w:t xml:space="preserve">emissions peak, reach halved levels of the peak and reach net-zero emissions are indicated with arrows, ‘½’ and ‘0’ marks, respectively. </w:t>
      </w:r>
      <w:r w:rsidR="006C71B7" w:rsidRPr="00E35E42">
        <w:rPr>
          <w:rFonts w:cs="Times New Roman"/>
          <w:szCs w:val="20"/>
          <w:lang w:val="en-US"/>
        </w:rPr>
        <w:t>Further details on data sources and processing are available in the chapter data table (Table 1.SM.1).</w:t>
      </w:r>
    </w:p>
    <w:p w14:paraId="47D67DE2" w14:textId="3939D919" w:rsidR="006409E5" w:rsidRPr="00092D1F" w:rsidRDefault="006409E5" w:rsidP="00092D1F">
      <w:pPr>
        <w:pStyle w:val="AR6Chap1Figure"/>
        <w:numPr>
          <w:ilvl w:val="0"/>
          <w:numId w:val="0"/>
        </w:numPr>
        <w:rPr>
          <w:color w:val="000000"/>
          <w:lang w:val="en-GB"/>
        </w:rPr>
      </w:pPr>
    </w:p>
    <w:p w14:paraId="0AA82B0F" w14:textId="77777777" w:rsidR="006409E5" w:rsidRDefault="006409E5" w:rsidP="006409E5">
      <w:pPr>
        <w:pStyle w:val="AR6BodyTextBold"/>
      </w:pPr>
    </w:p>
    <w:p w14:paraId="70889DC3" w14:textId="77777777" w:rsidR="006409E5" w:rsidRDefault="006409E5" w:rsidP="006409E5">
      <w:pPr>
        <w:pStyle w:val="AR6BodyTextBold"/>
        <w:rPr>
          <w:color w:val="000000"/>
        </w:rPr>
      </w:pPr>
      <w:r>
        <w:rPr>
          <w:color w:val="000000"/>
        </w:rPr>
        <w:t>[END FIGURE 1.</w:t>
      </w:r>
      <w:r>
        <w:t>25</w:t>
      </w:r>
      <w:r>
        <w:rPr>
          <w:color w:val="000000"/>
        </w:rPr>
        <w:t xml:space="preserve"> HERE]</w:t>
      </w:r>
    </w:p>
    <w:p w14:paraId="44192E56" w14:textId="77777777" w:rsidR="006409E5" w:rsidRPr="000128A3" w:rsidRDefault="006409E5" w:rsidP="006409E5">
      <w:pPr>
        <w:pBdr>
          <w:top w:val="nil"/>
          <w:left w:val="nil"/>
          <w:bottom w:val="nil"/>
          <w:right w:val="nil"/>
          <w:between w:val="nil"/>
        </w:pBdr>
      </w:pPr>
    </w:p>
    <w:p w14:paraId="151373AF" w14:textId="77777777" w:rsidR="006409E5" w:rsidRPr="000128A3" w:rsidRDefault="006409E5" w:rsidP="006409E5">
      <w:pPr>
        <w:pStyle w:val="AR6BodyText"/>
        <w:rPr>
          <w:lang w:val="en-GB"/>
        </w:rPr>
      </w:pPr>
    </w:p>
    <w:p w14:paraId="2649BD45" w14:textId="3A5C8EFA" w:rsidR="006409E5" w:rsidRDefault="006409E5" w:rsidP="006409E5">
      <w:pPr>
        <w:pStyle w:val="AR6BodyText"/>
      </w:pPr>
      <w:bookmarkStart w:id="6638" w:name="_Hlk66787897"/>
      <w:r w:rsidRPr="000128A3">
        <w:rPr>
          <w:lang w:val="en-GB"/>
        </w:rPr>
        <w:t xml:space="preserve">While scenarios are a key tool for integration </w:t>
      </w:r>
      <w:r w:rsidRPr="000128A3">
        <w:rPr>
          <w:iCs/>
          <w:lang w:val="en-GB"/>
        </w:rPr>
        <w:t xml:space="preserve">across </w:t>
      </w:r>
      <w:r w:rsidRPr="000128A3">
        <w:rPr>
          <w:lang w:val="en-GB"/>
        </w:rPr>
        <w:t xml:space="preserve">IPCC Working Groups, they also allow the integration of knowledge </w:t>
      </w:r>
      <w:r w:rsidR="005E180E">
        <w:rPr>
          <w:iCs/>
          <w:lang w:val="en-GB"/>
        </w:rPr>
        <w:t>among</w:t>
      </w:r>
      <w:r w:rsidR="005E180E" w:rsidRPr="000128A3">
        <w:rPr>
          <w:iCs/>
          <w:lang w:val="en-GB"/>
        </w:rPr>
        <w:t xml:space="preserve"> </w:t>
      </w:r>
      <w:r w:rsidRPr="000128A3">
        <w:rPr>
          <w:lang w:val="en-GB"/>
        </w:rPr>
        <w:t>scientific communit</w:t>
      </w:r>
      <w:r w:rsidR="005E180E">
        <w:rPr>
          <w:lang w:val="en-GB"/>
        </w:rPr>
        <w:t>ies</w:t>
      </w:r>
      <w:r w:rsidRPr="000128A3">
        <w:rPr>
          <w:lang w:val="en-GB"/>
        </w:rPr>
        <w:t xml:space="preserve"> and across time</w:t>
      </w:r>
      <w:ins w:id="6639" w:author="Ian Blenkinsop" w:date="2021-07-08T17:31:00Z">
        <w:r w:rsidR="007C535F">
          <w:rPr>
            <w:lang w:val="en-GB"/>
          </w:rPr>
          <w:t xml:space="preserve"> </w:t>
        </w:r>
      </w:ins>
      <w:r w:rsidRPr="000128A3">
        <w:rPr>
          <w:lang w:val="en-GB"/>
        </w:rPr>
        <w:t>scales. For example, agricultural yield, infrastructure and human health impacts of increased drought frequency, extreme rainfall events and hurricanes are often examined in isolation. New insights on climate impacts in WGII can be gained if compound effects of multiple cross-sectoral impacts are considered across multiple research communities under consistent scenario frameworks</w:t>
      </w:r>
      <w:ins w:id="6640" w:author="Ian Blenkinsop" w:date="2021-07-08T17:31:00Z">
        <w:r w:rsidR="007C535F">
          <w:rPr>
            <w:lang w:val="en-GB"/>
          </w:rPr>
          <w:t xml:space="preserve"> (</w:t>
        </w:r>
        <w:r w:rsidR="007C535F" w:rsidRPr="000128A3">
          <w:rPr>
            <w:lang w:val="en-GB"/>
          </w:rPr>
          <w:t>Section 11.8</w:t>
        </w:r>
        <w:r w:rsidR="007C535F">
          <w:rPr>
            <w:lang w:val="en-GB"/>
          </w:rPr>
          <w:t>;</w:t>
        </w:r>
      </w:ins>
      <w:r w:rsidRPr="000128A3">
        <w:rPr>
          <w:lang w:val="en-GB"/>
        </w:rPr>
        <w:t xml:space="preserve"> </w:t>
      </w:r>
      <w:r>
        <w:fldChar w:fldCharType="begin" w:fldLock="1"/>
      </w:r>
      <w:r w:rsidR="00A94565">
        <w:rPr>
          <w:lang w:val="en-GB"/>
        </w:rPr>
        <w:instrText>ADDIN CSL_CITATION { "citationItems" : [ { "id" : "ITEM-1", "itemData" : { "DOI" : "10.1002/wcc.252", "ISSN" : "17577780", "author" : [ { "dropping-particle" : "", "family" : "Leonard", "given" : "Michael", "non-dropping-particle" : "", "parse-names" : false, "suffix" : "" }, { "dropping-particle" : "", "family" : "Westra", "given" : "Seth", "non-dropping-particle" : "", "parse-names" : false, "suffix" : "" }, { "dropping-particle" : "", "family" : "Phatak", "given" : "Aloke", "non-dropping-particle" : "", "parse-names" : false, "suffix" : "" }, { "dropping-particle" : "", "family" : "Lambert", "given" : "Martin", "non-dropping-particle" : "", "parse-names" : false, "suffix" : "" }, { "dropping-particle" : "", "family" : "Hurk", "given" : "Bart", "non-dropping-particle" : "van den", "parse-names" : false, "suffix" : "" }, { "dropping-particle" : "", "family" : "McInnes", "given" : "Kathleen", "non-dropping-particle" : "", "parse-names" : false, "suffix" : "" }, { "dropping-particle" : "", "family" : "Risbey", "given" : "James", "non-dropping-particle" : "", "parse-names" : false, "suffix" : "" }, { "dropping-particle" : "", "family" : "Schuster", "given" : "Sandra", "non-dropping-particle" : "", "parse-names" : false, "suffix" : "" }, { "dropping-particle" : "", "family" : "Jakob", "given" : "Doerte", "non-dropping-particle" : "", "parse-names" : false, "suffix" : "" }, { "dropping-particle" : "", "family" : "Stafford-Smith", "given" : "Mark", "non-dropping-particle" : "", "parse-names" : false, "suffix" : "" } ], "container-title" : "WIREs Climate Change", "id" : "ITEM-1", "issue" : "1", "issued" : { "date-parts" : [ [ "2014", "1", "1" ] ] }, "page" : "113-128", "publisher" : "John Wiley &amp; Sons, Ltd", "title" : "A compound event framework for understanding extreme impacts", "translator" : [ { "dropping-particle" : "", "family" : "H2766", "given" : "", "non-dropping-particle" : "", "parse-names" : false, "suffix" : "" } ], "type" : "article-journal", "volume" : "5" }, "uris" : [ "http://www.mendeley.com/documents/?uuid=9bfa67ed-58ba-3913-9f3a-b50e946e60cf" ] }, { "id" : "ITEM-2", "itemData" : { "DOI" : "10.1073/pnas.1312330110", "ISSN" : "0027-8424", "PMID" : "24344316", "abstract" : "The Inter-Sectoral Impact Model Intercomparison Project offers a framework to compare climate impact projections in different sectors and at different scales. Consistent climate and socio-economic input data provide the basis for a cross-sectoral integration of impact projections. The project is designed to enable quantitative synthesis of climate change impacts at different levels of global warming. This report briefly outlines the objectives and framework of the first, fast-tracked phase of Inter-Sectoral Impact Model Intercomparison Project, based on global impact models, and provides an overview of the participating models, input data, and scenario set-up.", "author" : [ { "dropping-particle" : "", "family" : "Warszawski", "given" : "Lila", "non-dropping-particle" : "", "parse-names" : false, "suffix" : "" }, { "dropping-particle" : "", "family" : "Frieler", "given" : "Katja", "non-dropping-particle" : "", "parse-names" : false, "suffix" : "" }, { "dropping-particle" : "", "family" : "Huber", "given" : "Veronika", "non-dropping-particle" : "", "parse-names" : false, "suffix" : "" }, { "dropping-particle" : "", "family" : "Piontek", "given" : "Franziska", "non-dropping-particle" : "", "parse-names" : false, "suffix" : "" }, { "dropping-particle" : "", "family" : "Serdeczny", "given" : "Olivia", "non-dropping-particle" : "", "parse-names" : false, "suffix" : "" }, { "dropping-particle" : "", "family" : "Schewe", "given" : "Jacob", "non-dropping-particle" : "", "parse-names" : false, "suffix" : "" } ], "container-title" : "Proceedings of the National Academy of Sciences", "id" : "ITEM-2", "issue" : "9", "issued" : { "date-parts" : [ [ "2014", "3", "4" ] ] }, "page" : "3228-3232", "publisher" : "National Academy of Sciences", "title" : "The Inter-Sectoral Impact Model Intercomparison Project (ISI\u2013MIP): Project framework", "translator" : [ { "dropping-particle" : "", "family" : "H2765", "given" : "", "non-dropping-particle" : "", "parse-names" : false, "suffix" : "" } ], "type" : "article-journal", "volume" : "111" }, "uris" : [ "http://www.mendeley.com/documents/?uuid=54a1ee9e-9cbe-3b7e-ada3-cd97c2f8b460" ] } ], "mendeley" : { "formattedCitation" : "(Leonard et al., 2014; Warszawski et al., 2014)", "manualFormatting" : "(Leonard et al., 2014; Warszawski et al., 2014", "plainTextFormattedCitation" : "(Leonard et al., 2014; Warszawski et al., 2014)", "previouslyFormattedCitation" : "(Leonard et al., 2014; Warszawski et al., 2014)" }, "properties" : { "noteIndex" : 0 }, "schema" : "https://github.com/citation-style-language/schema/raw/master/csl-citation.json" }</w:instrText>
      </w:r>
      <w:r>
        <w:fldChar w:fldCharType="separate"/>
      </w:r>
      <w:ins w:id="6641" w:author="Robin Matthews" w:date="2021-05-18T16:08:00Z">
        <w:del w:id="6642" w:author="Ian Blenkinsop" w:date="2021-07-08T17:31:00Z">
          <w:r w:rsidR="00602365" w:rsidDel="007C535F">
            <w:rPr>
              <w:noProof/>
              <w:lang w:val="en-GB"/>
            </w:rPr>
            <w:delText>(</w:delText>
          </w:r>
        </w:del>
        <w:r w:rsidR="00602365">
          <w:rPr>
            <w:noProof/>
            <w:lang w:val="en-GB"/>
          </w:rPr>
          <w:t>Leonard et al., 2014; Warszawski et al., 2014</w:t>
        </w:r>
      </w:ins>
      <w:del w:id="6643" w:author="Robin Matthews" w:date="2021-05-18T16:08:00Z">
        <w:r w:rsidRPr="000128A3" w:rsidDel="00602365">
          <w:rPr>
            <w:noProof/>
            <w:lang w:val="en-GB"/>
          </w:rPr>
          <w:delText>(Leonard et al., 2014; Warszawski et al., 2014</w:delText>
        </w:r>
      </w:del>
      <w:r>
        <w:fldChar w:fldCharType="end"/>
      </w:r>
      <w:del w:id="6644" w:author="Ian Blenkinsop" w:date="2021-07-08T17:31:00Z">
        <w:r w:rsidRPr="000128A3" w:rsidDel="007C535F">
          <w:rPr>
            <w:lang w:val="en-GB"/>
          </w:rPr>
          <w:delText>; see also Chapter 11, Section 11.8</w:delText>
        </w:r>
      </w:del>
      <w:r w:rsidRPr="000128A3">
        <w:rPr>
          <w:lang w:val="en-GB"/>
        </w:rPr>
        <w:t xml:space="preserve">). Similarly, a synthesis of WGI knowledge on sea level rise contributions is enabled by a consistent application of future scenarios across all </w:t>
      </w:r>
      <w:del w:id="6645" w:author="Ian Blenkinsop" w:date="2021-07-08T17:32:00Z">
        <w:r w:rsidRPr="000128A3" w:rsidDel="007C535F">
          <w:rPr>
            <w:lang w:val="en-GB"/>
          </w:rPr>
          <w:delText xml:space="preserve">specialised </w:delText>
        </w:r>
      </w:del>
      <w:ins w:id="6646" w:author="Ian Blenkinsop" w:date="2021-07-08T17:32:00Z">
        <w:r w:rsidR="007C535F" w:rsidRPr="000128A3">
          <w:rPr>
            <w:lang w:val="en-GB"/>
          </w:rPr>
          <w:t>speciali</w:t>
        </w:r>
        <w:r w:rsidR="007C535F">
          <w:rPr>
            <w:lang w:val="en-GB"/>
          </w:rPr>
          <w:t>z</w:t>
        </w:r>
        <w:r w:rsidR="007C535F" w:rsidRPr="000128A3">
          <w:rPr>
            <w:lang w:val="en-GB"/>
          </w:rPr>
          <w:t xml:space="preserve">ed </w:t>
        </w:r>
      </w:ins>
      <w:r w:rsidRPr="000128A3">
        <w:rPr>
          <w:lang w:val="en-GB"/>
        </w:rPr>
        <w:t>research communities, such as ice-sheet mass balance analyses, glacier loss projections and thermosteric change from ocean heat uptake (</w:t>
      </w:r>
      <w:bookmarkEnd w:id="6638"/>
      <w:ins w:id="6647" w:author="Ian Blenkinsop" w:date="2021-07-08T17:32:00Z">
        <w:r w:rsidR="007C535F">
          <w:t xml:space="preserve">Chapter 9; </w:t>
        </w:r>
      </w:ins>
      <w:r w:rsidRPr="000128A3">
        <w:rPr>
          <w:lang w:val="en-GB"/>
        </w:rPr>
        <w:t xml:space="preserve">e.g. </w:t>
      </w:r>
      <w:r>
        <w:fldChar w:fldCharType="begin" w:fldLock="1"/>
      </w:r>
      <w:r w:rsidR="00E81B0B">
        <w:rPr>
          <w:lang w:val="en-GB"/>
        </w:rPr>
        <w:instrText>ADDIN CSL_CITATION { "citationItems" : [ { "id" : "ITEM-1", "itemData" : { "DOI" : "10.1002/2014EF000239", "abstract" : "Abstract Sea-level rise due to both climate change and non-climatic factors threatens coastal settlements, infrastructure, and ecosystems. Projections of mean global sea-level (GSL) rise provide insufficient information to plan adaptive responses; local decisions require local projections that accommodate different risk tolerances and time frames and that can be linked to storm surge projections. Here we present a global set of local sea-level (LSL) projections to inform decisions on timescales ranging from the coming decades through the 22nd century. We provide complete probability distributions, informed by a combination of expert community assessment, expert elicitation, and process modeling. Between the years 2000 and 2100, we project a very likely (90% probability) GSL rise of 0.5\u20131.2 m under representative concentration pathway (RCP) 8.5, 0.4\u20130.9 m under RCP 4.5, and 0.3\u20130.8 m under RCP 2.6. Site-to-site differences in LSL projections are due to varying non-climatic background uplift or subsidence, oceanographic effects, and spatially variable responses of the geoid and the lithosphere to shrinking land ice. The Antarctic ice sheet (AIS) constitutes a growing share of variance in GSL and LSL projections. In the global average and at many locations, it is the dominant source of variance in late 21st century projections, though at some sites oceanographic processes contribute the largest share throughout the century. LSL rise dramatically reshapes flood risk, greatly increasing the expected number of \u201c1-in-10\u201d and \u201c1-in-100\u201d year events.", "author" : [ { "dropping-particle" : "", "family" : "Kopp", "given" : "Robert E", "non-dropping-particle" : "", "parse-names" : false, "suffix" : "" }, { "dropping-particle" : "", "family" : "Horton", "given" : "Radley M", "non-dropping-particle" : "", "parse-names" : false, "suffix" : "" }, { "dropping-particle" : "", "family" : "Little", "given" : "Christopher M", "non-dropping-particle" : "", "parse-names" : false, "suffix" : "" }, { "dropping-particle" : "", "family" : "Mitrovica", "given" : "Jerry X", "non-dropping-particle" : "", "parse-names" : false, "suffix" : "" }, { "dropping-particle" : "", "family" : "Oppenheimer", "given" : "Michael", "non-dropping-particle" : "", "parse-names" : false, "suffix" : "" }, { "dropping-particle" : "", "family" : "Rasmussen", "given" : "D J", "non-dropping-particle" : "", "parse-names" : false, "suffix" : "" }, { "dropping-particle" : "", "family" : "Strauss", "given" : "Benjamin H", "non-dropping-particle" : "", "parse-names" : false, "suffix" : "" }, { "dropping-particle" : "", "family" : "Tebaldi", "given" : "Claudia", "non-dropping-particle" : "", "parse-names" : false, "suffix" : "" } ], "container-title" : "Earth's Future", "id" : "ITEM-1", "issue" : "8", "issued" : { "date-parts" : [ [ "2014" ] ] }, "page" : "383-406", "title" : "Probabilistic 21st and 22nd century sea-level projections at a global network of tide-gauge sites", "translator" : [ { "dropping-particle" : "", "family" : "H4217", "given" : "", "non-dropping-particle" : "", "parse-names" : false, "suffix" : "" } ], "type" : "article-journal", "volume" : "2" }, "uris" : [ "http://www.mendeley.com/documents/?uuid=dfbb8d8b-e038-4a06-ac46-b3cba6ebce85" ] } ], "mendeley" : { "formattedCitation" : "(Kopp et al., 2014)", "manualFormatting" : "Kopp et al., 2014", "plainTextFormattedCitation" : "(Kopp et al., 2014)", "previouslyFormattedCitation" : "(Kopp et al., 2014)" }, "properties" : { "noteIndex" : 0 }, "schema" : "https://github.com/citation-style-language/schema/raw/master/csl-citation.json" }</w:instrText>
      </w:r>
      <w:r>
        <w:fldChar w:fldCharType="separate"/>
      </w:r>
      <w:ins w:id="6648" w:author="Robin Matthews" w:date="2021-05-18T16:08:00Z">
        <w:r w:rsidR="00602365">
          <w:rPr>
            <w:noProof/>
          </w:rPr>
          <w:t>Kopp et al., 2014</w:t>
        </w:r>
      </w:ins>
      <w:del w:id="6649" w:author="Robin Matthews" w:date="2021-05-18T16:08:00Z">
        <w:r w:rsidRPr="00A10126" w:rsidDel="00602365">
          <w:rPr>
            <w:noProof/>
          </w:rPr>
          <w:delText>Kopp et al., 2014</w:delText>
        </w:r>
      </w:del>
      <w:r>
        <w:fldChar w:fldCharType="end"/>
      </w:r>
      <w:del w:id="6650" w:author="Ian Blenkinsop" w:date="2021-07-08T17:32:00Z">
        <w:r w:rsidDel="007C535F">
          <w:delText>; see Chapter 9</w:delText>
        </w:r>
      </w:del>
      <w:r>
        <w:t>).</w:t>
      </w:r>
    </w:p>
    <w:p w14:paraId="75EEB87C" w14:textId="77777777" w:rsidR="006409E5" w:rsidRDefault="006409E5" w:rsidP="006409E5">
      <w:pPr>
        <w:pStyle w:val="AR6BodyText"/>
      </w:pPr>
    </w:p>
    <w:p w14:paraId="622864A1" w14:textId="77777777" w:rsidR="006409E5" w:rsidRDefault="006409E5" w:rsidP="006409E5">
      <w:pPr>
        <w:pStyle w:val="AR6BodyText"/>
      </w:pPr>
    </w:p>
    <w:p w14:paraId="42A970CB" w14:textId="671EDC19" w:rsidR="006409E5" w:rsidRDefault="006409E5" w:rsidP="006409E5">
      <w:pPr>
        <w:pStyle w:val="AR6BodyTextBold"/>
      </w:pPr>
      <w:r>
        <w:t>[START FIGURE 1.26</w:t>
      </w:r>
      <w:r w:rsidR="00A9536D">
        <w:t xml:space="preserve"> </w:t>
      </w:r>
      <w:r>
        <w:t>HERE]</w:t>
      </w:r>
    </w:p>
    <w:p w14:paraId="25EEABE3" w14:textId="77777777" w:rsidR="00A9536D" w:rsidRPr="00A9536D" w:rsidRDefault="00A9536D" w:rsidP="00A9536D">
      <w:pPr>
        <w:pStyle w:val="AR6BodyText"/>
        <w:rPr>
          <w:lang w:val="en-US"/>
        </w:rPr>
      </w:pPr>
    </w:p>
    <w:p w14:paraId="66C95688" w14:textId="7CE80C1C" w:rsidR="006409E5" w:rsidRPr="008A1E6B" w:rsidRDefault="006409E5" w:rsidP="006409E5">
      <w:pPr>
        <w:pStyle w:val="AR6Chap1Figure"/>
        <w:rPr>
          <w:lang w:val="en-US"/>
        </w:rPr>
      </w:pPr>
      <w:r w:rsidRPr="00E35E42">
        <w:rPr>
          <w:b/>
          <w:lang w:val="en-US"/>
        </w:rPr>
        <w:t>Historical and projected future concentrations of CO</w:t>
      </w:r>
      <w:r w:rsidRPr="00E35E42">
        <w:rPr>
          <w:b/>
          <w:vertAlign w:val="subscript"/>
          <w:lang w:val="en-US"/>
        </w:rPr>
        <w:t>2</w:t>
      </w:r>
      <w:r w:rsidRPr="00E35E42">
        <w:rPr>
          <w:b/>
          <w:lang w:val="en-US"/>
        </w:rPr>
        <w:t>, CH</w:t>
      </w:r>
      <w:r w:rsidRPr="00E35E42">
        <w:rPr>
          <w:b/>
          <w:vertAlign w:val="subscript"/>
          <w:lang w:val="en-US"/>
        </w:rPr>
        <w:t>4</w:t>
      </w:r>
      <w:r w:rsidRPr="00E35E42">
        <w:rPr>
          <w:b/>
          <w:lang w:val="en-US"/>
        </w:rPr>
        <w:t xml:space="preserve"> and N</w:t>
      </w:r>
      <w:r w:rsidRPr="00E35E42">
        <w:rPr>
          <w:b/>
          <w:vertAlign w:val="subscript"/>
          <w:lang w:val="en-US"/>
        </w:rPr>
        <w:t>2</w:t>
      </w:r>
      <w:r w:rsidRPr="00E35E42">
        <w:rPr>
          <w:b/>
          <w:lang w:val="en-US"/>
        </w:rPr>
        <w:t>O and global mean</w:t>
      </w:r>
      <w:r w:rsidR="00970831" w:rsidRPr="00E35E42">
        <w:rPr>
          <w:b/>
          <w:lang w:val="en-US"/>
        </w:rPr>
        <w:t xml:space="preserve"> surface</w:t>
      </w:r>
      <w:r w:rsidRPr="00E35E42">
        <w:rPr>
          <w:b/>
          <w:lang w:val="en-US"/>
        </w:rPr>
        <w:t xml:space="preserve"> temperatures</w:t>
      </w:r>
      <w:r w:rsidR="00970831" w:rsidRPr="00E35E42">
        <w:rPr>
          <w:b/>
          <w:lang w:val="en-US"/>
        </w:rPr>
        <w:t xml:space="preserve"> (GMST)</w:t>
      </w:r>
      <w:r w:rsidRPr="00E35E42">
        <w:rPr>
          <w:b/>
          <w:lang w:val="en-US"/>
        </w:rPr>
        <w:t>.</w:t>
      </w:r>
      <w:r w:rsidRPr="008A1E6B">
        <w:rPr>
          <w:lang w:val="en-US"/>
        </w:rPr>
        <w:t xml:space="preserve"> GMST temperature reconstructions over the last 2000 years were compiled by the </w:t>
      </w:r>
      <w:r>
        <w:fldChar w:fldCharType="begin" w:fldLock="1"/>
      </w:r>
      <w:r w:rsidR="00E81B0B">
        <w:rPr>
          <w:lang w:val="en-US"/>
        </w:rPr>
        <w:instrText>ADDIN CSL_CITATION { "citationItems" : [ { "id" : "ITEM-1", "itemData" : { "DOI" : "10.1038/sdata.2017.88", "ISSN" : "2052-4463", "author" : [ { "dropping-particle" : "", "family" : "PAGES 2k Consortium", "given" : "", "non-dropping-particle" : "", "parse-names" : false, "suffix" : "" } ], "container-title" : "Scientific Data", "id" : "ITEM-1", "issued" : { "date-parts" : [ [ "2017", "7", "11" ] ] }, "page" : "170088", "title" : "A global multiproxy database for temperature reconstructions of the Common Era", "translator" : [ { "dropping-particle" : "", "family" : "H2646", "given" : "", "non-dropping-particle" : "", "parse-names" : false, "suffix" : "" } ], "type" : "article-journal", "volume" : "4" }, "uris" : [ "http://www.mendeley.com/documents/?uuid=f10be890-6444-4879-9470-483a7dcdef36" ] }, { "id" : "ITEM-2", "itemData" : { "DOI" : "10.1038/s41561-019-0400-0", "ISSN" : "1752-0908", "abstract" : "Multidecadal surface temperature changes may be forced by natural as well as anthropogenic factors, or arise unforced from the climate system. Distinguishing these factors is essential for estimating sensitivity to multiple climatic forcings and the amplitude of the unforced variability. Here we present 2,000-year-long global mean temperature reconstructions using seven different statistical methods that draw from a global collection of temperature-sensitive palaeoclimate records. Our reconstructions display synchronous multidecadal temperature fluctuations that are coherent with one another and with fully forced millennial model simulations from the Coupled Model Intercomparison Project Phase 5 across the Common Era. A substantial portion of pre-industrial (1300\u20131800 ce) variability at multidecadal timescales is attributed to volcanic aerosol forcing. Reconstructions and simulations qualitatively agree on the amplitude of the unforced global mean multidecadal temperature variability, thereby increasing confidence in future projections of climate change on these timescales. The largest warming trends at timescales of 20 years and longer occur during the second half of the twentieth century, highlighting the unusual character of the warming in recent decades.", "author" : [ { "dropping-particle" : "", "family" : "PAGES 2k Consortium", "given" : "", "non-dropping-particle" : "", "parse-names" : false, "suffix" : "" } ], "container-title" : "Nature Geoscience", "id" : "ITEM-2", "issue" : "8", "issued" : { "date-parts" : [ [ "2019", "8", "24" ] ] }, "page" : "643-649", "title" : "Consistent multidecadal variability in global temperature reconstructions and simulations over the Common Era", "translator" : [ { "dropping-particle" : "", "family" : "H4337", "given" : "", "non-dropping-particle" : "", "parse-names" : false, "suffix" : "" } ], "type" : "article-journal", "volume" : "12" }, "uris" : [ "http://www.mendeley.com/documents/?uuid=d51a0734-e380-4ab7-8a04-6957575c2ca0" ] } ], "mendeley" : { "formattedCitation" : "(PAGES 2k Consortium, 2017, 2019)", "manualFormatting" : "PAGES 2k Consortium (2017, 2019)", "plainTextFormattedCitation" : "(PAGES 2k Consortium, 2017, 2019)", "previouslyFormattedCitation" : "(PAGES 2k Consortium, 2017, 2019)" }, "properties" : { "noteIndex" : 0 }, "schema" : "https://github.com/citation-style-language/schema/raw/master/csl-citation.json" }</w:instrText>
      </w:r>
      <w:r>
        <w:fldChar w:fldCharType="separate"/>
      </w:r>
      <w:ins w:id="6651" w:author="Robin Matthews" w:date="2021-05-18T16:08:00Z">
        <w:r w:rsidR="00602365">
          <w:rPr>
            <w:noProof/>
            <w:lang w:val="en-US"/>
          </w:rPr>
          <w:t>PAGES 2k Consortium (2017, 2019)</w:t>
        </w:r>
      </w:ins>
      <w:del w:id="6652" w:author="Robin Matthews" w:date="2021-05-18T16:08:00Z">
        <w:r w:rsidRPr="008A1E6B" w:rsidDel="00602365">
          <w:rPr>
            <w:noProof/>
            <w:lang w:val="en-US"/>
          </w:rPr>
          <w:delText>PAGES 2k Consortium (2017, 2019)</w:delText>
        </w:r>
      </w:del>
      <w:r>
        <w:fldChar w:fldCharType="end"/>
      </w:r>
      <w:r w:rsidRPr="008A1E6B">
        <w:rPr>
          <w:lang w:val="en-US"/>
        </w:rPr>
        <w:t xml:space="preserve"> (grey line, with 95% uncertainty range), joined by historical GMST timeseries assessed in Chapter 2 (black line)</w:t>
      </w:r>
      <w:r>
        <w:rPr>
          <w:lang w:val="en-US"/>
        </w:rPr>
        <w:t xml:space="preserve"> – both referenced against the 1850-1900 period</w:t>
      </w:r>
      <w:r w:rsidRPr="008A1E6B">
        <w:rPr>
          <w:lang w:val="en-US"/>
        </w:rPr>
        <w:t xml:space="preserve">. Future GSAT temperature projections are from CMIP6 ESM models across all concentration-driven SSP scenario projections (Chapter 4). The discontinuity around year 2100 for CMIP6 temperature projections results from the fact that not all ESM models ran </w:t>
      </w:r>
      <w:r>
        <w:rPr>
          <w:lang w:val="en-US"/>
        </w:rPr>
        <w:t>each</w:t>
      </w:r>
      <w:r w:rsidRPr="008A1E6B">
        <w:rPr>
          <w:lang w:val="en-US"/>
        </w:rPr>
        <w:t xml:space="preserve"> scenario past 2100. The grey vertical band indicates the future 2015-2300 period. The concentrations used to drive CMIP6 Earth System Models are derived from ice core, firn and instrumental datasets </w:t>
      </w:r>
      <w:r>
        <w:fldChar w:fldCharType="begin" w:fldLock="1"/>
      </w:r>
      <w:r w:rsidR="00E81B0B">
        <w:rPr>
          <w:lang w:val="en-US"/>
        </w:rPr>
        <w:instrText>ADDIN CSL_CITATION { "citationItems" : [ { "id" : "ITEM-1", "itemData" : { "DOI" : "10.5194/gmd-10-2057-2017", "ISSN" : "1991-9603", "abstract" : "&lt;p&gt;&lt;p&gt;&lt;strong&gt;Abstract.&lt;/strong&gt; Atmospheric greenhouse gas (GHG) concentrations are at unprecedented, record-high levels compared to the last 800&lt;span class=\"thinspace\"&gt;&lt;/span&gt;000\u00a0years. Those elevated GHG concentrations warm the planet and \u2013 partially offset by net cooling effects by aerosols \u2013 are largely responsible for the observed warming over the past 150\u00a0years. An accurate representation of GHG concentrations is hence important to understand and model recent climate change. So far, community efforts to create composite datasets of GHG concentrations with seasonal and latitudinal information have focused on marine boundary layer conditions and recent trends since the 1980s. Here, we provide consolidated datasets of historical atmospheric concentrations (mole fractions) of 43\u00a0GHGs to be used in the Climate Model Intercomparison Project \u2013 Phase\u00a06 (CMIP6) experiments. The presented datasets are based on AGAGE and NOAA networks, firn and ice core data, and archived air data, and a large set of published studies. In contrast to previous intercomparisons, the new datasets are latitudinally resolved and include seasonality. We focus on the period 1850\u20132014 for historical CMIP6 runs, but data are also provided for the last 2000\u00a0years. We provide consolidated datasets in various spatiotemporal resolutions for carbon dioxide (CO&lt;sub&gt;2&lt;/sub&gt;), methane (CH&lt;sub&gt;4&lt;/sub&gt;) and nitrous oxide (N&lt;sub&gt;2&lt;/sub&gt;O), as well as 40 other GHGs, namely 17 ozone-depleting substances, 11\u00a0hydrofluorocarbons (HFCs), 9\u00a0perfluorocarbons (PFCs), sulfur hexafluoride (SF&lt;sub&gt;6&lt;/sub&gt;), nitrogen trifluoride (NF&lt;sub&gt;3&lt;/sub&gt;) and sulfuryl fluoride (SO&lt;sub&gt;2&lt;/sub&gt;F&lt;sub&gt;2&lt;/sub&gt;). In addition, we provide three equivalence species that aggregate concentrations of GHGs other than CO&lt;sub&gt;2&lt;/sub&gt;, CH&lt;sub&gt;4&lt;/sub&gt; and N&lt;sub&gt;2&lt;/sub&gt;O, weighted by their radiative forcing efficiencies. For the year 1850, which is used for pre-industrial control runs, we estimate annual global-mean surface concentrations of CO&lt;sub&gt;2&lt;/sub&gt; at 284.3&lt;span class=\"thinspace\"&gt;&lt;/span&gt;ppm, CH&lt;sub&gt;4&lt;/sub&gt; at 808.2&lt;span class=\"thinspace\"&gt;&lt;/span&gt;ppb and N&lt;sub&gt;2&lt;/sub&gt;O at 273.0&lt;span class=\"thinspace\"&gt;&lt;/span&gt;ppb. The data are available at &lt;a href=\"https://esgf-node.llnl.gov/search/input4mips/\" target=\"_blank\"&gt;https://esgf-node.llnl.gov/search/input4mips/&lt;/a&gt; and &lt;a href=\"http://www.climatecollege.unimelb.edu.au/cmip6\" target=\"_blank\"&gt;http://www.climatecollege.unimelb.edu.au/cmip6&lt;/a&gt;. While the minimum CMIP6 recommendation is to\u2026", "author" : [ { "dropping-particle" : "", "family" : "Meinshausen", "given" : "Malte", "non-dropping-particle" : "", "parse-names" : false, "suffix" : "" }, { "dropping-particle" : "", "family" : "Vogel", "given" : "Elisabeth", "non-dropping-particle" : "", "parse-names" : false, "suffix" : "" }, { "dropping-particle" : "", "family" : "Nauels", "given" : "Alexander", "non-dropping-particle" : "", "parse-names" : false, "suffix" : "" }, { "dropping-particle" : "", "family" : "Lorbacher", "given" : "Katja", "non-dropping-particle" : "", "parse-names" : false, "suffix" : "" }, { "dropping-particle" : "", "family" : "Meinshausen", "given" : "Nicolai", "non-dropping-particle" : "", "parse-names" : false, "suffix" : "" }, { "dropping-particle" : "", "family" : "Etheridge", "given" : "David M.", "non-dropping-particle" : "", "parse-names" : false, "suffix" : "" }, { "dropping-particle" : "", "family" : "Fraser", "given" : "Paul J.", "non-dropping-particle" : "", "parse-names" : false, "suffix" : "" }, { "dropping-particle" : "", "family" : "Montzka", "given" : "Stephen A.", "non-dropping-particle" : "", "parse-names" : false, "suffix" : "" }, { "dropping-particle" : "", "family" : "Rayner", "given" : "Peter J.", "non-dropping-particle" : "", "parse-names" : false, "suffix" : "" }, { "dropping-particle" : "", "family" : "Trudinger", "given" : "Cathy M.", "non-dropping-particle" : "", "parse-names" : false, "suffix" : "" }, { "dropping-particle" : "", "family" : "Krummel", "given" : "Paul B.", "non-dropping-particle" : "", "parse-names" : false, "suffix" : "" }, { "dropping-particle" : "", "family" : "Beyerle", "given" : "Urs", "non-dropping-particle" : "", "parse-names" : false, "suffix" : "" }, { "dropping-particle" : "", "family" : "Canadell", "given" : "Josep G.", "non-dropping-particle" : "", "parse-names" : false, "suffix" : "" }, { "dropping-particle" : "", "family" : "Daniel", "given" : "John S.", "non-dropping-particle" : "", "parse-names" : false, "suffix" : "" }, { "dropping-particle" : "", "family" : "Enting", "given" : "Ian G.", "non-dropping-particle" : "", "parse-names" : false, "suffix" : "" }, { "dropping-particle" : "", "family" : "Law", "given" : "Rachel M.", "non-dropping-particle" : "", "parse-names" : false, "suffix" : "" }, { "dropping-particle" : "", "family" : "Lunder", "given" : "Chris R.", "non-dropping-particle" : "", "parse-names" : false, "suffix" : "" }, { "dropping-particle" : "", "family" : "O&amp;amp;apos;Doherty", "given" : "Simon", "non-dropping-particle" : "", "parse-names" : false, "suffix" : "" }, { "dropping-particle" : "", "family" : "Prinn", "given" : "Ron G.", "non-dropping-particle" : "", "parse-names" : false, "suffix" : "" }, { "dropping-particle" : "", "family" : "Reimann", "given" : "Stefan", "non-dropping-particle" : "", "parse-names" : false, "suffix" : "" }, { "dropping-particle" : "", "family" : "Rubino", "given" : "Mauro", "non-dropping-particle" : "", "parse-names" : false, "suffix" : "" }, { "dropping-particle" : "", "family" : "Velders", "given" : "Guus J. M.", "non-dropping-particle" : "", "parse-names" : false, "suffix" : "" }, { "dropping-particle" : "", "family" : "Vollmer", "given" : "Martin K.", "non-dropping-particle" : "", "parse-names" : false, "suffix" : "" }, { "dropping-particle" : "", "family" : "Wang", "given" : "Ray H. J.", "non-dropping-particle" : "", "parse-names" : false, "suffix" : "" }, { "dropping-particle" : "", "family" : "Weiss", "given" : "Ray", "non-dropping-particle" : "", "parse-names" : false, "suffix" : "" } ], "container-title" : "Geoscientific Model Development", "id" : "ITEM-1", "issue" : "5", "issued" : { "date-parts" : [ [ "2017", "5", "31" ] ] }, "page" : "2057-2116", "title" : "Historical greenhouse gas concentrations for climate modelling (CMIP6)", "translator" : [ { "dropping-particle" : "", "family" : "H2762", "given" : "", "non-dropping-particle" : "", "parse-names" : false, "suffix" : "" } ], "type" : "article-journal", "volume" : "10" }, "uris" : [ "http://www.mendeley.com/documents/?uuid=c18df228-392f-35c6-9bc5-bdb142495c42" ] } ], "mendeley" : { "formattedCitation" : "(Meinshausen et al., 2017)", "plainTextFormattedCitation" : "(Meinshausen et al., 2017)", "previouslyFormattedCitation" : "(Meinshausen et al., 2017)" }, "properties" : { "noteIndex" : 0 }, "schema" : "https://github.com/citation-style-language/schema/raw/master/csl-citation.json" }</w:instrText>
      </w:r>
      <w:r>
        <w:fldChar w:fldCharType="separate"/>
      </w:r>
      <w:ins w:id="6653" w:author="Robin Matthews" w:date="2021-05-18T16:08:00Z">
        <w:r w:rsidR="00602365">
          <w:rPr>
            <w:noProof/>
            <w:lang w:val="en-US"/>
          </w:rPr>
          <w:t>(Meinshausen et al., 2017)</w:t>
        </w:r>
      </w:ins>
      <w:del w:id="6654" w:author="Robin Matthews" w:date="2021-05-18T16:08:00Z">
        <w:r w:rsidRPr="008A1E6B" w:rsidDel="00602365">
          <w:rPr>
            <w:noProof/>
            <w:lang w:val="en-US"/>
          </w:rPr>
          <w:delText>(Meinshausen et al., 2017)</w:delText>
        </w:r>
      </w:del>
      <w:r>
        <w:fldChar w:fldCharType="end"/>
      </w:r>
      <w:r w:rsidRPr="008A1E6B">
        <w:rPr>
          <w:lang w:val="en-US"/>
        </w:rPr>
        <w:t xml:space="preserve"> and projected using an emulator (Cross-Chapter </w:t>
      </w:r>
      <w:r>
        <w:rPr>
          <w:lang w:val="en-US"/>
        </w:rPr>
        <w:t>B</w:t>
      </w:r>
      <w:r w:rsidRPr="008A1E6B">
        <w:rPr>
          <w:lang w:val="en-US"/>
        </w:rPr>
        <w:t>ox 7.1</w:t>
      </w:r>
      <w:r>
        <w:rPr>
          <w:lang w:val="en-US"/>
        </w:rPr>
        <w:t xml:space="preserve"> in Chapter 7</w:t>
      </w:r>
      <w:r w:rsidRPr="008A1E6B">
        <w:rPr>
          <w:lang w:val="en-US"/>
        </w:rPr>
        <w:t xml:space="preserve">; </w:t>
      </w:r>
      <w:r>
        <w:fldChar w:fldCharType="begin" w:fldLock="1"/>
      </w:r>
      <w:r w:rsidR="00E81B0B">
        <w:rPr>
          <w:lang w:val="en-US"/>
        </w:rPr>
        <w:instrText>ADDIN CSL_CITATION { "citationItems" : [ { "id" : "ITEM-1", "itemData" : { "DOI" : "10.5194/gmd-13-3571-2020", "ISSN" : "1991-9603", "author" : [ { "dropping-particle" : "", "family" : "Meinshausen", "given" : "Malte", "non-dropping-particle" : "", "parse-names" : false, "suffix" : "" }, { "dropping-particle" : "", "family" : "Nicholls", "given" : "Zebedee R. J.", "non-dropping-particle" : "", "parse-names" : false, "suffix" : "" }, { "dropping-particle" : "", "family" : "Lewis", "given" : "Jared", "non-dropping-particle" : "", "parse-names" : false, "suffix" : "" }, { "dropping-particle" : "", "family" : "Gidden", "given" : "Matthew J.", "non-dropping-particle" : "", "parse-names" : false, "suffix" : "" }, { "dropping-particle" : "", "family" : "Vogel", "given" : "Elisabeth", "non-dropping-particle" : "", "parse-names" : false, "suffix" : "" }, { "dropping-particle" : "", "family" : "Freund", "given" : "Mandy", "non-dropping-particle" : "", "parse-names" : false, "suffix" : "" }, { "dropping-particle" : "", "family" : "Beyerle", "given" : "Urs", "non-dropping-particle" : "", "parse-names" : false, "suffix" : "" }, { "dropping-particle" : "", "family" : "Gessner", "given" : "Claudia", "non-dropping-particle" : "", "parse-names" : false, "suffix" : "" }, { "dropping-particle" : "", "family" : "Nauels", "given" : "Alexander", "non-dropping-particle" : "", "parse-names" : false, "suffix" : "" }, { "dropping-particle" : "", "family" : "Bauer", "given" : "Nico", "non-dropping-particle" : "", "parse-names" : false, "suffix" : "" }, { "dropping-particle" : "", "family" : "Canadell", "given" : "Josep G.", "non-dropping-particle" : "", "parse-names" : false, "suffix" : "" }, { "dropping-particle" : "", "family" : "Daniel", "given" : "John S.", "non-dropping-particle" : "", "parse-names" : false, "suffix" : "" }, { "dropping-particle" : "", "family" : "John", "given" : "Andrew", "non-dropping-particle" : "", "parse-names" : false, "suffix" : "" }, { "dropping-particle" : "", "family" : "Krummel", "given" : "Paul B.", "non-dropping-particle" : "", "parse-names" : false, "suffix" : "" }, { "dropping-particle" : "", "family" : "Luderer", "given" : "Gunnar", "non-dropping-particle" : "", "parse-names" : false, "suffix" : "" }, { "dropping-particle" : "", "family" : "Meinshausen", "given" : "Nicolai", "non-dropping-particle" : "", "parse-names" : false, "suffix" : "" }, { "dropping-particle" : "", "family" : "Montzka", "given" : "Stephen A.", "non-dropping-particle" : "", "parse-names" : false, "suffix" : "" }, { "dropping-particle" : "", "family" : "Rayner", "given" : "Peter J.", "non-dropping-particle" : "", "parse-names" : false, "suffix" : "" }, { "dropping-particle" : "", "family" : "Reimann", "given" : "Stefan", "non-dropping-particle" : "", "parse-names" : false, "suffix" : "" }, { "dropping-particle" : "", "family" : "Smith", "given" : "Steven J.", "non-dropping-particle" : "", "parse-names" : false, "suffix" : "" }, { "dropping-particle" : "", "family" : "Berg", "given" : "Marten", "non-dropping-particle" : "van den", "parse-names" : false, "suffix" : "" }, { "dropping-particle" : "", "family" : "Velders", "given" : "Guus J. M.", "non-dropping-particle" : "", "parse-names" : false, "suffix" : "" }, { "dropping-particle" : "", "family" : "Vollmer", "given" : "Martin K.", "non-dropping-particle" : "", "parse-names" : false, "suffix" : "" }, { "dropping-particle" : "", "family" : "Wang", "given" : "Ray H. J.", "non-dropping-particle" : "", "parse-names" : false, "suffix" : "" } ], "container-title" : "Geoscientific Model Development", "id" : "ITEM-1", "issue" : "8", "issued" : { "date-parts" : [ [ "2020", "8", "13" ] ] }, "page" : "3571-3605", "title" : "The shared socio-economic pathway (SSP) greenhouse gas concentrations and their extensions to 2500", "translator" : [ { "dropping-particle" : "", "family" : "H4156", "given" : "", "non-dropping-particle" : "", "parse-names" : false, "suffix" : "" } ], "type" : "article-journal", "volume" : "13" }, "uris" : [ "http://www.mendeley.com/documents/?uuid=62c52ac2-f094-4954-a9c7-afc037288ea0" ] } ], "mendeley" : { "formattedCitation" : "(Meinshausen et al., 2020)", "manualFormatting" : "Meinshausen et al., 2020)", "plainTextFormattedCitation" : "(Meinshausen et al., 2020)", "previouslyFormattedCitation" : "(Meinshausen et al., 2020)" }, "properties" : { "noteIndex" : 0 }, "schema" : "https://github.com/citation-style-language/schema/raw/master/csl-citation.json" }</w:instrText>
      </w:r>
      <w:r>
        <w:fldChar w:fldCharType="separate"/>
      </w:r>
      <w:ins w:id="6655" w:author="Robin Matthews" w:date="2021-05-18T16:08:00Z">
        <w:r w:rsidR="00602365">
          <w:rPr>
            <w:noProof/>
            <w:lang w:val="en-US"/>
          </w:rPr>
          <w:t>Meinshausen et al., 2020)</w:t>
        </w:r>
      </w:ins>
      <w:del w:id="6656" w:author="Robin Matthews" w:date="2021-05-18T16:08:00Z">
        <w:r w:rsidRPr="008A1E6B" w:rsidDel="00602365">
          <w:rPr>
            <w:noProof/>
            <w:lang w:val="en-US"/>
          </w:rPr>
          <w:delText>Meinshausen et al., 2020)</w:delText>
        </w:r>
      </w:del>
      <w:r>
        <w:fldChar w:fldCharType="end"/>
      </w:r>
      <w:r w:rsidRPr="008A1E6B">
        <w:rPr>
          <w:lang w:val="en-US"/>
        </w:rPr>
        <w:t>. The colours of the lines indicate the SSP scenarios used in this report (see Cross-Chapter Box 1.</w:t>
      </w:r>
      <w:r>
        <w:rPr>
          <w:lang w:val="en-US"/>
        </w:rPr>
        <w:t>4</w:t>
      </w:r>
      <w:r w:rsidRPr="008A1E6B">
        <w:rPr>
          <w:lang w:val="en-US"/>
        </w:rPr>
        <w:t xml:space="preserve">, Figure 1). </w:t>
      </w:r>
      <w:r w:rsidR="006C71B7" w:rsidRPr="00E35E42">
        <w:rPr>
          <w:rFonts w:cs="Times New Roman"/>
          <w:szCs w:val="20"/>
          <w:lang w:val="en-US"/>
        </w:rPr>
        <w:t>Further details on data sources and processing are available in the chapter data table (Table 1.SM.1).</w:t>
      </w:r>
    </w:p>
    <w:p w14:paraId="55098096" w14:textId="77777777" w:rsidR="006409E5" w:rsidRPr="000128A3" w:rsidRDefault="006409E5" w:rsidP="006409E5">
      <w:pPr>
        <w:ind w:left="360"/>
        <w:rPr>
          <w:sz w:val="20"/>
          <w:szCs w:val="20"/>
        </w:rPr>
      </w:pPr>
    </w:p>
    <w:p w14:paraId="6896EAE2" w14:textId="77777777" w:rsidR="006409E5" w:rsidRDefault="006409E5" w:rsidP="006409E5">
      <w:pPr>
        <w:pStyle w:val="AR6BodyTextBold"/>
      </w:pPr>
      <w:r>
        <w:t>[END FIGURE 1.26 HERE]</w:t>
      </w:r>
    </w:p>
    <w:p w14:paraId="00BDCBA1" w14:textId="77777777" w:rsidR="006409E5" w:rsidRPr="000128A3" w:rsidRDefault="006409E5" w:rsidP="006409E5">
      <w:pPr>
        <w:pStyle w:val="AR6BodyText"/>
        <w:rPr>
          <w:lang w:val="en-GB"/>
        </w:rPr>
      </w:pPr>
    </w:p>
    <w:p w14:paraId="0C3985B5" w14:textId="77777777" w:rsidR="006409E5" w:rsidRPr="000128A3" w:rsidRDefault="006409E5" w:rsidP="006409E5">
      <w:pPr>
        <w:pStyle w:val="AR6BodyText"/>
        <w:rPr>
          <w:lang w:val="en-GB"/>
        </w:rPr>
      </w:pPr>
    </w:p>
    <w:p w14:paraId="15CB164C" w14:textId="3B0CCAC9" w:rsidR="006409E5" w:rsidRPr="000128A3" w:rsidRDefault="006409E5" w:rsidP="006409E5">
      <w:pPr>
        <w:pStyle w:val="AR6BodyText"/>
        <w:rPr>
          <w:lang w:val="en-GB"/>
        </w:rPr>
      </w:pPr>
      <w:bookmarkStart w:id="6657" w:name="_Hlk66787967"/>
      <w:r w:rsidRPr="000128A3">
        <w:rPr>
          <w:rFonts w:cs="Times New Roman"/>
          <w:lang w:val="en-GB"/>
        </w:rPr>
        <w:t xml:space="preserve">In addition to the comprehensive SSP scenario set and the RCPs, multiple idealized scenarios and time-slice experiments using climate models are assessed in this </w:t>
      </w:r>
      <w:del w:id="6658" w:author="Ian Blenkinsop" w:date="2021-07-08T17:36:00Z">
        <w:r w:rsidRPr="000128A3" w:rsidDel="00A6488C">
          <w:rPr>
            <w:rFonts w:cs="Times New Roman"/>
            <w:lang w:val="en-GB"/>
          </w:rPr>
          <w:delText>report</w:delText>
        </w:r>
      </w:del>
      <w:ins w:id="6659" w:author="Ian Blenkinsop" w:date="2021-07-08T17:36:00Z">
        <w:r w:rsidR="00A6488C">
          <w:rPr>
            <w:rFonts w:cs="Times New Roman"/>
            <w:lang w:val="en-GB"/>
          </w:rPr>
          <w:t>R</w:t>
        </w:r>
        <w:r w:rsidR="00A6488C" w:rsidRPr="000128A3">
          <w:rPr>
            <w:rFonts w:cs="Times New Roman"/>
            <w:lang w:val="en-GB"/>
          </w:rPr>
          <w:t>eport</w:t>
        </w:r>
      </w:ins>
      <w:r w:rsidRPr="000128A3">
        <w:rPr>
          <w:rFonts w:cs="Times New Roman"/>
          <w:lang w:val="en-GB"/>
        </w:rPr>
        <w:t>. Idealized scenarios refer to experiments where, for example, CO</w:t>
      </w:r>
      <w:r w:rsidRPr="000128A3">
        <w:rPr>
          <w:rFonts w:cs="Times New Roman"/>
          <w:vertAlign w:val="subscript"/>
          <w:lang w:val="en-GB"/>
        </w:rPr>
        <w:t>2</w:t>
      </w:r>
      <w:r w:rsidRPr="000128A3">
        <w:rPr>
          <w:rFonts w:cs="Times New Roman"/>
          <w:lang w:val="en-GB"/>
        </w:rPr>
        <w:t xml:space="preserve"> concentrations are increased by 1% per year, or instantly quadrupled. Such idealized experiments have been extensively used in previous model intercomparison projects and constitute the core ‘DECK’ set of model experiments of CMIP6 (</w:t>
      </w:r>
      <w:del w:id="6660" w:author="Ian Blenkinsop" w:date="2021-07-08T17:36:00Z">
        <w:r w:rsidRPr="000128A3" w:rsidDel="00A6488C">
          <w:rPr>
            <w:rFonts w:cs="Times New Roman"/>
            <w:lang w:val="en-GB"/>
          </w:rPr>
          <w:delText xml:space="preserve">see </w:delText>
        </w:r>
      </w:del>
      <w:r w:rsidRPr="000128A3">
        <w:rPr>
          <w:rFonts w:cs="Times New Roman"/>
          <w:lang w:val="en-GB"/>
        </w:rPr>
        <w:t xml:space="preserve">Section 1.5.4). They are, for example, used to diagnose the patterns of climate feedbacks across the suite of models assessed in this </w:t>
      </w:r>
      <w:del w:id="6661" w:author="Ian Blenkinsop" w:date="2021-07-08T17:36:00Z">
        <w:r w:rsidRPr="000128A3" w:rsidDel="00A6488C">
          <w:rPr>
            <w:rFonts w:cs="Times New Roman"/>
            <w:lang w:val="en-GB"/>
          </w:rPr>
          <w:delText xml:space="preserve">report </w:delText>
        </w:r>
      </w:del>
      <w:ins w:id="6662" w:author="Ian Blenkinsop" w:date="2021-07-08T17:36:00Z">
        <w:r w:rsidR="00A6488C">
          <w:rPr>
            <w:rFonts w:cs="Times New Roman"/>
            <w:lang w:val="en-GB"/>
          </w:rPr>
          <w:t>R</w:t>
        </w:r>
        <w:r w:rsidR="00A6488C" w:rsidRPr="000128A3">
          <w:rPr>
            <w:rFonts w:cs="Times New Roman"/>
            <w:lang w:val="en-GB"/>
          </w:rPr>
          <w:t xml:space="preserve">eport </w:t>
        </w:r>
      </w:ins>
      <w:r w:rsidRPr="000128A3">
        <w:rPr>
          <w:rFonts w:cs="Times New Roman"/>
          <w:lang w:val="en-GB"/>
        </w:rPr>
        <w:t xml:space="preserve">(Chapter 7). </w:t>
      </w:r>
    </w:p>
    <w:p w14:paraId="2B2320AA" w14:textId="77777777" w:rsidR="006409E5" w:rsidRPr="000128A3" w:rsidRDefault="006409E5" w:rsidP="006409E5">
      <w:pPr>
        <w:pStyle w:val="AR6BodyText"/>
        <w:rPr>
          <w:lang w:val="en-GB"/>
        </w:rPr>
      </w:pPr>
    </w:p>
    <w:p w14:paraId="7DA8DAAE" w14:textId="0429CCAA" w:rsidR="006409E5" w:rsidRPr="000128A3" w:rsidRDefault="006409E5" w:rsidP="006409E5">
      <w:pPr>
        <w:pStyle w:val="AR6BodyText"/>
        <w:rPr>
          <w:lang w:val="en-GB"/>
        </w:rPr>
      </w:pPr>
      <w:r w:rsidRPr="000128A3">
        <w:rPr>
          <w:rFonts w:cs="Times New Roman"/>
          <w:lang w:val="en-GB"/>
        </w:rPr>
        <w:t>In the following</w:t>
      </w:r>
      <w:ins w:id="6663" w:author="Ian Blenkinsop" w:date="2021-07-08T17:37:00Z">
        <w:r w:rsidR="00A6488C">
          <w:rPr>
            <w:rFonts w:cs="Times New Roman"/>
            <w:lang w:val="en-GB"/>
          </w:rPr>
          <w:t xml:space="preserve"> section</w:t>
        </w:r>
      </w:ins>
      <w:r w:rsidRPr="000128A3">
        <w:rPr>
          <w:rFonts w:cs="Times New Roman"/>
          <w:lang w:val="en-GB"/>
        </w:rPr>
        <w:t xml:space="preserve">, we further introduce the SSP scenarios and how they relate to the Shared </w:t>
      </w:r>
      <w:del w:id="6664" w:author="Ian Blenkinsop" w:date="2021-07-08T17:37:00Z">
        <w:r w:rsidRPr="000128A3" w:rsidDel="00A6488C">
          <w:rPr>
            <w:rFonts w:cs="Times New Roman"/>
            <w:lang w:val="en-GB"/>
          </w:rPr>
          <w:delText xml:space="preserve">Socioeconomic </w:delText>
        </w:r>
      </w:del>
      <w:ins w:id="6665" w:author="Ian Blenkinsop" w:date="2021-07-08T17:37:00Z">
        <w:r w:rsidR="00A6488C" w:rsidRPr="000128A3">
          <w:rPr>
            <w:rFonts w:cs="Times New Roman"/>
            <w:lang w:val="en-GB"/>
          </w:rPr>
          <w:t>Socio</w:t>
        </w:r>
        <w:r w:rsidR="00A6488C">
          <w:rPr>
            <w:rFonts w:cs="Times New Roman"/>
            <w:lang w:val="en-GB"/>
          </w:rPr>
          <w:t>-</w:t>
        </w:r>
      </w:ins>
      <w:ins w:id="6666" w:author="Ian Blenkinsop" w:date="2021-07-12T11:17:00Z">
        <w:r w:rsidR="00F94953">
          <w:rPr>
            <w:rFonts w:cs="Times New Roman"/>
            <w:lang w:val="en-GB"/>
          </w:rPr>
          <w:t>e</w:t>
        </w:r>
      </w:ins>
      <w:ins w:id="6667" w:author="Ian Blenkinsop" w:date="2021-07-08T17:37:00Z">
        <w:r w:rsidR="00A6488C" w:rsidRPr="000128A3">
          <w:rPr>
            <w:rFonts w:cs="Times New Roman"/>
            <w:lang w:val="en-GB"/>
          </w:rPr>
          <w:t xml:space="preserve">conomic </w:t>
        </w:r>
      </w:ins>
      <w:r w:rsidRPr="000128A3">
        <w:rPr>
          <w:rFonts w:cs="Times New Roman"/>
          <w:lang w:val="en-GB"/>
        </w:rPr>
        <w:t>Pathways framework (Section 1.6.1.1</w:t>
      </w:r>
      <w:del w:id="6668" w:author="Ian Blenkinsop" w:date="2021-07-09T09:47:00Z">
        <w:r w:rsidRPr="000128A3" w:rsidDel="00A02E57">
          <w:rPr>
            <w:rFonts w:cs="Times New Roman"/>
            <w:lang w:val="en-GB"/>
          </w:rPr>
          <w:delText xml:space="preserve">), </w:delText>
        </w:r>
      </w:del>
      <w:ins w:id="6669" w:author="Ian Blenkinsop" w:date="2021-07-09T09:47:00Z">
        <w:r w:rsidR="00A02E57" w:rsidRPr="000128A3">
          <w:rPr>
            <w:rFonts w:cs="Times New Roman"/>
            <w:lang w:val="en-GB"/>
          </w:rPr>
          <w:t>)</w:t>
        </w:r>
        <w:r w:rsidR="00A02E57">
          <w:rPr>
            <w:rFonts w:cs="Times New Roman"/>
            <w:lang w:val="en-GB"/>
          </w:rPr>
          <w:t>;</w:t>
        </w:r>
        <w:r w:rsidR="00A02E57" w:rsidRPr="000128A3">
          <w:rPr>
            <w:rFonts w:cs="Times New Roman"/>
            <w:lang w:val="en-GB"/>
          </w:rPr>
          <w:t xml:space="preserve"> </w:t>
        </w:r>
      </w:ins>
      <w:r w:rsidRPr="000128A3">
        <w:rPr>
          <w:rFonts w:cs="Times New Roman"/>
          <w:lang w:val="en-GB"/>
        </w:rPr>
        <w:t>describe the scenario generation process (Section 1.6.1.2</w:t>
      </w:r>
      <w:del w:id="6670" w:author="Ian Blenkinsop" w:date="2021-07-09T09:47:00Z">
        <w:r w:rsidRPr="000128A3" w:rsidDel="00A02E57">
          <w:rPr>
            <w:rFonts w:cs="Times New Roman"/>
            <w:lang w:val="en-GB"/>
          </w:rPr>
          <w:delText xml:space="preserve">), </w:delText>
        </w:r>
      </w:del>
      <w:ins w:id="6671" w:author="Ian Blenkinsop" w:date="2021-07-09T09:47:00Z">
        <w:r w:rsidR="00A02E57" w:rsidRPr="000128A3">
          <w:rPr>
            <w:rFonts w:cs="Times New Roman"/>
            <w:lang w:val="en-GB"/>
          </w:rPr>
          <w:t>)</w:t>
        </w:r>
        <w:r w:rsidR="00A02E57">
          <w:rPr>
            <w:rFonts w:cs="Times New Roman"/>
            <w:lang w:val="en-GB"/>
          </w:rPr>
          <w:t>;</w:t>
        </w:r>
        <w:r w:rsidR="00A02E57" w:rsidRPr="000128A3">
          <w:rPr>
            <w:rFonts w:cs="Times New Roman"/>
            <w:lang w:val="en-GB"/>
          </w:rPr>
          <w:t xml:space="preserve"> </w:t>
        </w:r>
      </w:ins>
      <w:r w:rsidRPr="000128A3">
        <w:rPr>
          <w:rFonts w:cs="Times New Roman"/>
          <w:lang w:val="en-GB"/>
        </w:rPr>
        <w:t>and provide a historical review of scenarios used in IPCC assessment reports (Section 1.6.1.3</w:t>
      </w:r>
      <w:del w:id="6672" w:author="Ian Blenkinsop" w:date="2021-07-09T09:47:00Z">
        <w:r w:rsidRPr="000128A3" w:rsidDel="00A02E57">
          <w:rPr>
            <w:rFonts w:cs="Times New Roman"/>
            <w:lang w:val="en-GB"/>
          </w:rPr>
          <w:delText xml:space="preserve">), </w:delText>
        </w:r>
      </w:del>
      <w:ins w:id="6673" w:author="Ian Blenkinsop" w:date="2021-07-09T09:47:00Z">
        <w:r w:rsidR="00A02E57" w:rsidRPr="000128A3">
          <w:rPr>
            <w:rFonts w:cs="Times New Roman"/>
            <w:lang w:val="en-GB"/>
          </w:rPr>
          <w:t>)</w:t>
        </w:r>
        <w:r w:rsidR="00A02E57">
          <w:rPr>
            <w:rFonts w:cs="Times New Roman"/>
            <w:lang w:val="en-GB"/>
          </w:rPr>
          <w:t>;</w:t>
        </w:r>
        <w:r w:rsidR="00A02E57" w:rsidRPr="000128A3">
          <w:rPr>
            <w:rFonts w:cs="Times New Roman"/>
            <w:lang w:val="en-GB"/>
          </w:rPr>
          <w:t xml:space="preserve"> </w:t>
        </w:r>
      </w:ins>
      <w:r w:rsidRPr="000128A3">
        <w:rPr>
          <w:rFonts w:cs="Times New Roman"/>
          <w:lang w:val="en-GB"/>
        </w:rPr>
        <w:t>before briefly discussing questions of scenario likelihood, scenario uncertainty and the use of scenario storylines</w:t>
      </w:r>
      <w:bookmarkEnd w:id="6657"/>
      <w:r w:rsidRPr="000128A3">
        <w:rPr>
          <w:rFonts w:cs="Times New Roman"/>
          <w:lang w:val="en-GB"/>
        </w:rPr>
        <w:t xml:space="preserve"> (Section 1.6.1.4).</w:t>
      </w:r>
    </w:p>
    <w:p w14:paraId="51DA4141" w14:textId="77777777" w:rsidR="006409E5" w:rsidRPr="000128A3" w:rsidRDefault="006409E5" w:rsidP="006409E5">
      <w:pPr>
        <w:pStyle w:val="AR6BodyText"/>
        <w:rPr>
          <w:lang w:val="en-GB"/>
        </w:rPr>
      </w:pPr>
    </w:p>
    <w:p w14:paraId="3D063C65" w14:textId="77777777" w:rsidR="006409E5" w:rsidRPr="000128A3" w:rsidRDefault="006409E5" w:rsidP="006409E5">
      <w:pPr>
        <w:pStyle w:val="AR6BodyText"/>
        <w:rPr>
          <w:lang w:val="en-GB"/>
        </w:rPr>
      </w:pPr>
    </w:p>
    <w:p w14:paraId="3347CA1B" w14:textId="67D6F9A3" w:rsidR="006409E5" w:rsidRDefault="006409E5" w:rsidP="006409E5">
      <w:pPr>
        <w:pStyle w:val="AR6Chap1Level31111"/>
      </w:pPr>
      <w:bookmarkStart w:id="6674" w:name="_Toc69950020"/>
      <w:r>
        <w:t>Shared Socio-</w:t>
      </w:r>
      <w:del w:id="6675" w:author="Ian Blenkinsop" w:date="2021-07-09T09:47:00Z">
        <w:r w:rsidDel="00A02E57">
          <w:delText xml:space="preserve">economic </w:delText>
        </w:r>
      </w:del>
      <w:ins w:id="6676" w:author="Ian Blenkinsop" w:date="2021-07-12T11:17:00Z">
        <w:r w:rsidR="00F94953">
          <w:t>e</w:t>
        </w:r>
      </w:ins>
      <w:ins w:id="6677" w:author="Ian Blenkinsop" w:date="2021-07-09T09:47:00Z">
        <w:r w:rsidR="00A02E57">
          <w:t xml:space="preserve">conomic </w:t>
        </w:r>
      </w:ins>
      <w:r>
        <w:t>Pathways</w:t>
      </w:r>
      <w:bookmarkEnd w:id="6674"/>
      <w:r>
        <w:t xml:space="preserve"> </w:t>
      </w:r>
    </w:p>
    <w:p w14:paraId="6421385C" w14:textId="77777777" w:rsidR="006409E5" w:rsidRDefault="006409E5" w:rsidP="006409E5">
      <w:pPr>
        <w:pStyle w:val="AR6BodyText"/>
      </w:pPr>
    </w:p>
    <w:p w14:paraId="697C175B" w14:textId="44A10A5E" w:rsidR="006409E5" w:rsidRPr="000128A3" w:rsidRDefault="006409E5" w:rsidP="006409E5">
      <w:pPr>
        <w:pStyle w:val="AR6BodyText"/>
        <w:rPr>
          <w:lang w:val="en-GB"/>
        </w:rPr>
      </w:pPr>
      <w:bookmarkStart w:id="6678" w:name="_Hlk66788041"/>
      <w:r w:rsidRPr="000128A3">
        <w:rPr>
          <w:rFonts w:cs="Times New Roman"/>
          <w:lang w:val="en-GB"/>
        </w:rPr>
        <w:t xml:space="preserve">The Shared </w:t>
      </w:r>
      <w:del w:id="6679" w:author="Ian Blenkinsop" w:date="2021-07-08T17:38:00Z">
        <w:r w:rsidRPr="000128A3" w:rsidDel="00366961">
          <w:rPr>
            <w:rFonts w:cs="Times New Roman"/>
            <w:lang w:val="en-GB"/>
          </w:rPr>
          <w:delText xml:space="preserve">Socioeconomic </w:delText>
        </w:r>
      </w:del>
      <w:ins w:id="6680" w:author="Ian Blenkinsop" w:date="2021-07-08T17:38:00Z">
        <w:r w:rsidR="00366961" w:rsidRPr="000128A3">
          <w:rPr>
            <w:rFonts w:cs="Times New Roman"/>
            <w:lang w:val="en-GB"/>
          </w:rPr>
          <w:t>Socio</w:t>
        </w:r>
        <w:r w:rsidR="00366961">
          <w:rPr>
            <w:rFonts w:cs="Times New Roman"/>
            <w:lang w:val="en-GB"/>
          </w:rPr>
          <w:t>-</w:t>
        </w:r>
      </w:ins>
      <w:ins w:id="6681" w:author="Ian Blenkinsop" w:date="2021-07-12T11:17:00Z">
        <w:r w:rsidR="00F94953">
          <w:rPr>
            <w:rFonts w:cs="Times New Roman"/>
            <w:lang w:val="en-GB"/>
          </w:rPr>
          <w:t>e</w:t>
        </w:r>
      </w:ins>
      <w:ins w:id="6682" w:author="Ian Blenkinsop" w:date="2021-07-08T17:38:00Z">
        <w:r w:rsidR="00366961" w:rsidRPr="000128A3">
          <w:rPr>
            <w:rFonts w:cs="Times New Roman"/>
            <w:lang w:val="en-GB"/>
          </w:rPr>
          <w:t xml:space="preserve">conomic </w:t>
        </w:r>
      </w:ins>
      <w:r w:rsidRPr="000128A3">
        <w:rPr>
          <w:rFonts w:cs="Times New Roman"/>
          <w:lang w:val="en-GB"/>
        </w:rPr>
        <w:t xml:space="preserve">Pathways SSP1 to SSP5 describe a range of plausible trends in the evolution of society over the 21st century. They were developed in order to connect a wide range of research </w:t>
      </w:r>
      <w:r w:rsidRPr="000128A3">
        <w:rPr>
          <w:rFonts w:cs="Times New Roman"/>
          <w:lang w:val="en-GB"/>
        </w:rPr>
        <w:lastRenderedPageBreak/>
        <w:t xml:space="preserve">communities </w:t>
      </w:r>
      <w:r>
        <w:rPr>
          <w:rFonts w:cs="Times New Roman"/>
        </w:rPr>
        <w:fldChar w:fldCharType="begin" w:fldLock="1"/>
      </w:r>
      <w:r w:rsidR="00E81B0B">
        <w:rPr>
          <w:rFonts w:cs="Times New Roman"/>
          <w:lang w:val="en-GB"/>
        </w:rPr>
        <w:instrText>ADDIN CSL_CITATION { "citationItems" : [ { "id" : "ITEM-1", "itemData" : { "DOI" : "10.1007/s10584-013-0982-2", "ISSN" : "0165-0009", "author" : [ { "dropping-particle" : "", "family" : "Nakicenovic", "given" : "Nebojsa", "non-dropping-particle" : "", "parse-names" : false, "suffix" : "" }, { "dropping-particle" : "", "family" : "Lempert", "given" : "Robert J.", "non-dropping-particle" : "", "parse-names" : false, "suffix" : "" }, { "dropping-particle" : "", "family" : "Janetos", "given" : "Anthony C.", "non-dropping-particle" : "", "parse-names" : false, "suffix" : "" } ], "container-title" : "Climatic Change", "id" : "ITEM-1", "issue" : "3", "issued" : { "date-parts" : [ [ "2014", "2" ] ] }, "page" : "351-361", "publisher" : "Springer Netherlands", "title" : "A Framework for the Development of New Socio-economic Scenarios for Climate Change Research: Introductory Essay", "translator" : [ { "dropping-particle" : "", "family" : "H2687", "given" : "", "non-dropping-particle" : "", "parse-names" : false, "suffix" : "" } ], "type" : "article-journal", "volume" : "122" }, "uris" : [ "http://www.mendeley.com/documents/?uuid=6984e258-c4db-3357-879e-2090069e5346" ] } ], "mendeley" : { "formattedCitation" : "(Nakicenovic et al., 2014)", "plainTextFormattedCitation" : "(Nakicenovic et al., 2014)", "previouslyFormattedCitation" : "(Nakicenovic et al., 2014)" }, "properties" : { "noteIndex" : 0 }, "schema" : "https://github.com/citation-style-language/schema/raw/master/csl-citation.json" }</w:instrText>
      </w:r>
      <w:r>
        <w:rPr>
          <w:rFonts w:cs="Times New Roman"/>
        </w:rPr>
        <w:fldChar w:fldCharType="separate"/>
      </w:r>
      <w:ins w:id="6683" w:author="Robin Matthews" w:date="2021-05-18T16:08:00Z">
        <w:r w:rsidR="00602365">
          <w:rPr>
            <w:rFonts w:cs="Times New Roman"/>
            <w:noProof/>
            <w:lang w:val="en-GB"/>
          </w:rPr>
          <w:t>(Nakicenovic et al., 2014)</w:t>
        </w:r>
      </w:ins>
      <w:del w:id="6684" w:author="Robin Matthews" w:date="2021-05-18T16:08:00Z">
        <w:r w:rsidRPr="000128A3" w:rsidDel="00602365">
          <w:rPr>
            <w:rFonts w:cs="Times New Roman"/>
            <w:noProof/>
            <w:lang w:val="en-GB"/>
          </w:rPr>
          <w:delText>(Nakicenovic et al., 2014)</w:delText>
        </w:r>
      </w:del>
      <w:r>
        <w:rPr>
          <w:rFonts w:cs="Times New Roman"/>
        </w:rPr>
        <w:fldChar w:fldCharType="end"/>
      </w:r>
      <w:r w:rsidRPr="000128A3">
        <w:rPr>
          <w:rFonts w:cs="Times New Roman"/>
          <w:lang w:val="en-GB"/>
        </w:rPr>
        <w:t xml:space="preserve"> and consist of two main elements: a set of qualitative, narrative storylines describing societal futures </w:t>
      </w:r>
      <w:r>
        <w:rPr>
          <w:rFonts w:cs="Times New Roman"/>
        </w:rPr>
        <w:fldChar w:fldCharType="begin" w:fldLock="1"/>
      </w:r>
      <w:r w:rsidR="00E81B0B">
        <w:rPr>
          <w:rFonts w:cs="Times New Roman"/>
          <w:lang w:val="en-GB"/>
        </w:rPr>
        <w:instrText>ADDIN CSL_CITATION { "citationItems" : [ { "id" : "ITEM-1", "itemData" : { "DOI" : "10.1016/J.GLOENVCHA.2015.01.004", "ISSN" : "0959-3780", "abstract" : "Long-term scenarios play an important role in research on global environmental change. The climate change research community is developing new scenarios integrating future changes in climate and society to investigate climate impacts as well as options for mitigation and adaptation. One component of these new scenarios is a set of alternative futures of societal development known as the shared socioeconomic pathways (SSPs). The conceptual framework for the design and use of the SSPs calls for the development of global pathways describing the future evolution of key aspects of society that would together imply a range of challenges for mitigating and adapting to climate change. Here we present one component of these pathways: the SSP narratives, a set of five qualitative descriptions of future changes in demographics, human development, economy and lifestyle, policies and institutions, technology, and environment and natural resources. We describe the methods used to develop the narratives as well as how these pathways are hypothesized to produce particular combinations of challenges to mitigation and adaptation. Development of the narratives drew on expert opinion to (1) identify key determinants of these challenges that were essential to incorporate in the narratives and (2) combine these elements in the narratives in a manner consistent with scholarship on their inter-relationships. The narratives are intended as a description of plausible future conditions at the level of large world regions that can serve as a basis for integrated scenarios of emissions and land use, as well as climate impact, adaptation and vulnerability analyses.", "author" : [ { "dropping-particle" : "", "family" : "O\u2019Neill", "given" : "Brian C.", "non-dropping-particle" : "", "parse-names" : false, "suffix" : "" }, { "dropping-particle" : "", "family" : "Kriegler", "given" : "Elmar", "non-dropping-particle" : "", "parse-names" : false, "suffix" : "" }, { "dropping-particle" : "", "family" : "Ebi", "given" : "Kristie L.", "non-dropping-particle" : "", "parse-names" : false, "suffix" : "" }, { "dropping-particle" : "", "family" : "Kemp-Benedict", "given" : "Eric", "non-dropping-particle" : "", "parse-names" : false, "suffix" : "" }, { "dropping-particle" : "", "family" : "Riahi", "given" : "Keywan", "non-dropping-particle" : "", "parse-names" : false, "suffix" : "" }, { "dropping-particle" : "", "family" : "Rothman", "given" : "Dale S.", "non-dropping-particle" : "", "parse-names" : false, "suffix" : "" }, { "dropping-particle" : "", "family" : "Ruijven", "given" : "Bas J.", "non-dropping-particle" : "van", "parse-names" : false, "suffix" : "" }, { "dropping-particle" : "", "family" : "Vuuren", "given" : "Detlef P.", "non-dropping-particle" : "van", "parse-names" : false, "suffix" : "" }, { "dropping-particle" : "", "family" : "Birkmann", "given" : "Joern", "non-dropping-particle" : "", "parse-names" : false, "suffix" : "" }, { "dropping-particle" : "", "family" : "Kok", "given" : "Kasper", "non-dropping-particle" : "", "parse-names" : false, "suffix" : "" }, { "dropping-particle" : "", "family" : "Levy", "given" : "Marc", "non-dropping-particle" : "", "parse-names" : false, "suffix" : "" }, { "dropping-particle" : "", "family" : "Solecki", "given" : "William", "non-dropping-particle" : "", "parse-names" : false, "suffix" : "" } ], "container-title" : "Global Environmental Change", "id" : "ITEM-1", "issued" : { "date-parts" : [ [ "2017", "1", "1" ] ] }, "page" : "169-180", "publisher" : "Pergamon", "title" : "The roads ahead: Narratives for shared socioeconomic pathways describing world futures in the 21st century", "translator" : [ { "dropping-particle" : "", "family" : "H3233", "given" : "", "non-dropping-particle" : "", "parse-names" : false, "suffix" : "" } ], "type" : "article-journal", "volume" : "42" }, "uris" : [ "http://www.mendeley.com/documents/?uuid=b6221035-f818-32f1-813c-4b978f070271" ] } ], "mendeley" : { "formattedCitation" : "(O\u2019Neill et al., 2017a)", "plainTextFormattedCitation" : "(O\u2019Neill et al., 2017a)", "previouslyFormattedCitation" : "(O\u2019Neill et al., 2017a)" }, "properties" : { "noteIndex" : 0 }, "schema" : "https://github.com/citation-style-language/schema/raw/master/csl-citation.json" }</w:instrText>
      </w:r>
      <w:r>
        <w:rPr>
          <w:rFonts w:cs="Times New Roman"/>
        </w:rPr>
        <w:fldChar w:fldCharType="separate"/>
      </w:r>
      <w:ins w:id="6685" w:author="Robin Matthews" w:date="2021-05-18T16:08:00Z">
        <w:r w:rsidR="00602365">
          <w:rPr>
            <w:rFonts w:cs="Times New Roman"/>
            <w:noProof/>
            <w:lang w:val="en-GB"/>
          </w:rPr>
          <w:t>(O’Neill et al., 2017a)</w:t>
        </w:r>
      </w:ins>
      <w:del w:id="6686" w:author="Robin Matthews" w:date="2021-05-18T16:08:00Z">
        <w:r w:rsidR="007009D9" w:rsidRPr="000128A3" w:rsidDel="00602365">
          <w:rPr>
            <w:rFonts w:cs="Times New Roman"/>
            <w:noProof/>
            <w:lang w:val="en-GB"/>
          </w:rPr>
          <w:delText>(O’Neill et al., 2017a)</w:delText>
        </w:r>
      </w:del>
      <w:r>
        <w:rPr>
          <w:rFonts w:cs="Times New Roman"/>
        </w:rPr>
        <w:fldChar w:fldCharType="end"/>
      </w:r>
      <w:r w:rsidRPr="000128A3">
        <w:rPr>
          <w:rFonts w:cs="Times New Roman"/>
          <w:lang w:val="en-GB"/>
        </w:rPr>
        <w:t xml:space="preserve"> and a set of quantified measures of development at aggregated and/or spatially resolved scales. Each </w:t>
      </w:r>
      <w:r w:rsidRPr="000128A3">
        <w:rPr>
          <w:lang w:val="en-GB"/>
        </w:rPr>
        <w:t>pathway</w:t>
      </w:r>
      <w:r w:rsidRPr="000128A3">
        <w:rPr>
          <w:rFonts w:cs="Times New Roman"/>
          <w:lang w:val="en-GB"/>
        </w:rPr>
        <w:t xml:space="preserve"> is an internally consistent, plausible and integrated description of a socio-economic future, but </w:t>
      </w:r>
      <w:r w:rsidRPr="000128A3">
        <w:rPr>
          <w:lang w:val="en-GB"/>
        </w:rPr>
        <w:t>these socio-economic futures do not account for the effects of</w:t>
      </w:r>
      <w:r w:rsidRPr="000128A3">
        <w:rPr>
          <w:rFonts w:cs="Times New Roman"/>
          <w:lang w:val="en-GB"/>
        </w:rPr>
        <w:t xml:space="preserve"> climate change, and no new climate policies are assumed. The SSPs’ quantitative projections of socio-economic drivers include population, gross domestic product (GDP) and urbanization </w:t>
      </w:r>
      <w:r>
        <w:rPr>
          <w:rFonts w:cs="Times New Roman"/>
        </w:rPr>
        <w:fldChar w:fldCharType="begin" w:fldLock="1"/>
      </w:r>
      <w:r w:rsidR="00E81B0B">
        <w:rPr>
          <w:rFonts w:cs="Times New Roman"/>
          <w:lang w:val="en-GB"/>
        </w:rPr>
        <w:instrText>ADDIN CSL_CITATION { "citationItems" : [ { "id" : "ITEM-1", "itemData" : { "DOI" : "10.1016/j.gloenvcha.2015.06.004", "ISSN" : "09593780", "abstract" : "Long-term economic scenarios (up to 2100) are needed as a basis to explore possible different futures for major environmental challenges, including climate change. Given the high level of uncertainty involved, such scenarios would need to span a wide range of possible growth trajectories. The recently developed storylines of the Shared Socioeconomic Pathways (SSPs) provide a basis for making such projections. This paper describes a consistent methodology to derive (per capita) GDP trend pathways on a country basis. The methodology is based on a convergence process and places emphasis on the key drivers of economic growth in the long run: population, total factor productivity, physical capital, employment and human capital, and energy and fossil fuel resources (specifically oil and gas). The paper uses this methodology to derive country-level economic growth projections for 184 countries. The paper also investigates the influence of short-term growth rate estimates on the long-term income levels in various countries. It does so by comparing long-term projections based on short-term forecasts from 2011 with the projections based on forecasts from 2013. This highlights the effects of the recent economic crisis and uncertainty in short term developments on longer term growth trends. The projections are subject to large uncertainties, particularly for the later decades, and disregard a wide range of country-specific drivers of economic growth that are outside the narrow economic framework, such as external shocks, governance barriers and feedbacks from environmental damage. Hence, they should be interpreted with sufficient care and not be treated as predictions.", "author" : [ { "dropping-particle" : "", "family" : "Dellink", "given" : "Rob", "non-dropping-particle" : "", "parse-names" : false, "suffix" : "" }, { "dropping-particle" : "", "family" : "Chateau", "given" : "Jean", "non-dropping-particle" : "", "parse-names" : false, "suffix" : "" }, { "dropping-particle" : "", "family" : "Lanzi", "given" : "Elisa", "non-dropping-particle" : "", "parse-names" : false, "suffix" : "" }, { "dropping-particle" : "", "family" : "Magn\u00e9", "given" : "Bertrand", "non-dropping-particle" : "", "parse-names" : false, "suffix" : "" } ], "container-title" : "Global Environmental Change", "id" : "ITEM-1", "issued" : { "date-parts" : [ [ "2017", "1", "1" ] ] }, "page" : "200-214", "publisher" : "Pergamon", "title" : "Long-term economic growth projections in the Shared Socioeconomic Pathways", "translator" : [ { "dropping-particle" : "", "family" : "H2685", "given" : "", "non-dropping-particle" : "", "parse-names" : false, "suffix" : "" } ], "type" : "article-journal", "volume" : "42" }, "uris" : [ "http://www.mendeley.com/documents/?uuid=22a2720e-fba4-32b4-b664-d9883290c7ea" ] }, { "id" : "ITEM-2", "itemData" : { "DOI" : "10.1016/j.gloenvcha.2015.03.008", "ISSN" : "09593780", "abstract" : "The new scenario process for climate change research includes the creation of Shared Socioeconomic Pathways (SSPs) describing alternative societal development trends over the coming decades. Urbanization is a key aspect of development that is relevant to studies of mitigation, adaptation, and impacts. Incorporating urbanization into the SSPs requires a consistent set of global urbanization projections that cover long time horizons and span a full range of uncertainty. Existing urbanization projections do not meet these needs, in particular providing only a single scenario over the next few decades, a period during which urbanization is likely to be highly dynamic in many countries. We present here a new, long-term, global set of urbanization projections at country level that cover a plausible range of uncertainty. We create SSP-specific projections by choosing urbanization outcomes consistent with each SSP narrative. Results show that the world continues to urbanize in each of the SSPs but outcomes differ widely across them, with urbanization reaching 60%, 79%, and 92% by the end of century in SSP3, SSP2, and SSP1/SSP4/SSP5, respectively. The degree of convergence in urbanization across countries also differs substantially, with largely convergent outcomes by the end of the century in SSP1 and SSP5 and persistent diversity in SSP3. This set of global, country-specific projections produces urbanization pathways that are typical of regions in different stages of urbanization and development levels, and can be extended to further elaborate assumptions about the styles of urban growth and spatial distributions of urban people and land cover occurring in each SSP.", "author" : [ { "dropping-particle" : "", "family" : "Jiang", "given" : "Leiwen", "non-dropping-particle" : "", "parse-names" : false, "suffix" : "" }, { "dropping-particle" : "", "family" : "O\u2019Neill", "given" : "Brian C.", "non-dropping-particle" : "", "parse-names" : false, "suffix" : "" } ], "container-title" : "Global Environmental Change", "id" : "ITEM-2", "issued" : { "date-parts" : [ [ "2017", "1", "1" ] ] }, "page" : "193-199", "publisher" : "Pergamon", "title" : "Global urbanization projections for the Shared Socioeconomic Pathways", "translator" : [ { "dropping-particle" : "", "family" : "H2882", "given" : "", "non-dropping-particle" : "", "parse-names" : false, "suffix" : "" } ], "type" : "article-journal", "volume" : "42" }, "uris" : [ "http://www.mendeley.com/documents/?uuid=f372942e-9577-3a34-bacd-781c77e40cc0" ] }, { "id" : "ITEM-3", "itemData" : { "DOI" : "10.1016/J.GLOENVCHA.2014.06.004", "ISSN" : "0959-3780", "abstract" : "This paper applies the methods of multi-dimensional mathematical demography to project national populations based on alternative assumptions on future, fertility, mortality, migration and educational transitions that correspond to the five shared socioeconomic pathways (SSP) storylines. In doing so it goes a significant step beyond past population scenarios in the IPCC context which considered only total population size. By differentiating the human population not only by age and sex\u2014as is conventionally done in demographic projections\u2014but also by different levels of educational attainment the most fundamental aspects of human development and social change are being explicitly addressed through modeling the changing composition of populations by these three important individual characteristics. The scenarios have been defined in a collaborative effort of the international Integrated Assessment Modeling community with the medium scenario following that of a major new effort by the Wittgenstein Centre for Demography and Global Human Capital (IIASA, OEAW, WU) involving over 550 experts from around the world. As a result, in terms of total world population size the trajectories resulting from the five SSPs stay very close to each other until around 2030 and by the middle of the century already a visible differentiation appears with the range between the highest (SSP3) and the lowest (SSP1) trajectories spanning 1.5 billion. The range opens up much more with the SSP3 reaching 12.6 billion in 2100 and SSP1 falling to 6.9 billion which is lower than today's world population.", "author" : [ { "dropping-particle" : "", "family" : "Samir", "given" : "K. C.", "non-dropping-particle" : "", "parse-names" : false, "suffix" : "" }, { "dropping-particle" : "", "family" : "Lutz", "given" : "Wolfgang", "non-dropping-particle" : "", "parse-names" : false, "suffix" : "" } ], "container-title" : "Global Environmental Change", "id" : "ITEM-3", "issued" : { "date-parts" : [ [ "2017", "1", "1" ] ] }, "page" : "181-192", "publisher" : "Pergamon", "title" : "The human core of the shared socioeconomic pathways: Population scenarios by age, sex and level of education for all countries to 2100", "translator" : [ { "dropping-particle" : "", "family" : "H2686", "given" : "", "non-dropping-particle" : "", "parse-names" : false, "suffix" : "" } ], "type" : "article-journal", "volume" : "42" }, "uris" : [ "http://www.mendeley.com/documents/?uuid=9ff1dd0b-e197-3261-ab16-0adc752ecb98" ] } ], "mendeley" : { "formattedCitation" : "(Dellink et al., 2017; Jiang and O\u2019Neill, 2017; Samir and Lutz, 2017)", "manualFormatting" : "(Dellink et al., 2017; Jiang and O\u2019Neill, 2017; Samir and Lutz, 2017)", "plainTextFormattedCitation" : "(Dellink et al., 2017; Jiang and O\u2019Neill, 2017; Samir and Lutz, 2017)", "previouslyFormattedCitation" : "(Dellink et al., 2017; Jiang and O\u2019Neill, 2017; Samir and Lutz, 2017)" }, "properties" : { "noteIndex" : 0 }, "schema" : "https://github.com/citation-style-language/schema/raw/master/csl-citation.json" }</w:instrText>
      </w:r>
      <w:r>
        <w:rPr>
          <w:rFonts w:cs="Times New Roman"/>
        </w:rPr>
        <w:fldChar w:fldCharType="separate"/>
      </w:r>
      <w:ins w:id="6687" w:author="Robin Matthews" w:date="2021-05-18T16:08:00Z">
        <w:r w:rsidR="00602365">
          <w:rPr>
            <w:rFonts w:cs="Times New Roman"/>
            <w:noProof/>
            <w:lang w:val="en-GB"/>
          </w:rPr>
          <w:t>(Dellink et al., 2017; Jiang and O’Neill, 2017; Samir and Lutz, 2017)</w:t>
        </w:r>
      </w:ins>
      <w:del w:id="6688" w:author="Robin Matthews" w:date="2021-05-18T16:08:00Z">
        <w:r w:rsidRPr="000128A3" w:rsidDel="00602365">
          <w:rPr>
            <w:rFonts w:cs="Times New Roman"/>
            <w:noProof/>
            <w:lang w:val="en-GB"/>
          </w:rPr>
          <w:delText>(Dellink et al., 2017; Jiang and O’Neill, 2017; Samir and Lutz, 2017)</w:delText>
        </w:r>
      </w:del>
      <w:r>
        <w:rPr>
          <w:rFonts w:cs="Times New Roman"/>
        </w:rPr>
        <w:fldChar w:fldCharType="end"/>
      </w:r>
      <w:r w:rsidRPr="000128A3">
        <w:rPr>
          <w:rFonts w:cs="Times New Roman"/>
          <w:lang w:val="en-GB"/>
        </w:rPr>
        <w:t xml:space="preserve">. By design, the SSPs differ in terms of the socio-economic challenges they present for climate change mitigation and adaptation </w:t>
      </w:r>
      <w:r>
        <w:rPr>
          <w:rFonts w:cs="Times New Roman"/>
        </w:rPr>
        <w:fldChar w:fldCharType="begin" w:fldLock="1"/>
      </w:r>
      <w:r w:rsidR="00E81B0B">
        <w:rPr>
          <w:rFonts w:cs="Times New Roman"/>
          <w:lang w:val="en-GB"/>
        </w:rPr>
        <w:instrText>ADDIN CSL_CITATION { "citationItems" : [ { "id" : "ITEM-1", "itemData" : { "DOI" : "10.1007/s10584-013-0907-0", "ISSN" : "0165-0009", "author" : [ { "dropping-particle" : "", "family" : "Rothman", "given" : "Dale S.", "non-dropping-particle" : "", "parse-names" : false, "suffix" : "" }, { "dropping-particle" : "", "family" : "Romero-Lankao", "given" : "Patricia", "non-dropping-particle" : "", "parse-names" : false, "suffix" : "" }, { "dropping-particle" : "", "family" : "Schweizer", "given" : "Vanessa J.", "non-dropping-particle" : "", "parse-names" : false, "suffix" : "" }, { "dropping-particle" : "", "family" : "Bee", "given" : "Beth A.", "non-dropping-particle" : "", "parse-names" : false, "suffix" : "" } ], "container-title" : "Climatic Change", "id" : "ITEM-1", "issue" : "3", "issued" : { "date-parts" : [ [ "2014", "2", "27" ] ] }, "page" : "495-507", "title" : "Challenges to adaptation: a fundamental concept for the shared socio-economic pathways and beyond", "translator" : [ { "dropping-particle" : "", "family" : "H4032", "given" : "", "non-dropping-particle" : "", "parse-names" : false, "suffix" : "" } ], "type" : "article-journal", "volume" : "122" }, "uris" : [ "http://www.mendeley.com/documents/?uuid=768c1927-8984-4516-8ee8-a516efd7fe7a" ] }, { "id" : "ITEM-2", "itemData" : { "DOI" : "10.1007/s10584-013-0908-z", "ISSN" : "0165-0009", "author" : [ { "dropping-particle" : "", "family" : "Schweizer", "given" : "Vanessa J.", "non-dropping-particle" : "", "parse-names" : false, "suffix" : "" }, { "dropping-particle" : "", "family" : "O\u2019Neill", "given" : "Brian C.", "non-dropping-particle" : "", "parse-names" : false, "suffix" : "" } ], "container-title" : "Climatic Change", "id" : "ITEM-2", "issue" : "3", "issued" : { "date-parts" : [ [ "2014", "2", "2" ] ] }, "page" : "431-445", "title" : "Systematic construction of global socioeconomic pathways using internally consistent element combinations", "translator" : [ { "dropping-particle" : "", "family" : "H3863", "given" : "", "non-dropping-particle" : "", "parse-names" : false, "suffix" : "" } ], "type" : "article-journal", "volume" : "122" }, "uris" : [ "http://www.mendeley.com/documents/?uuid=6f1e1d68-67d2-45dc-a91f-07b5dcbd3353" ] } ], "mendeley" : { "formattedCitation" : "(Rothman et al., 2014; Schweizer and O\u2019Neill, 2014)", "manualFormatting" : "(Rothman et al., 2014; Schweizer and O\u2019Neill, 2014)", "plainTextFormattedCitation" : "(Rothman et al., 2014; Schweizer and O\u2019Neill, 2014)", "previouslyFormattedCitation" : "(Rothman et al., 2014; Schweizer and O\u2019Neill, 2014)" }, "properties" : { "noteIndex" : 0 }, "schema" : "https://github.com/citation-style-language/schema/raw/master/csl-citation.json" }</w:instrText>
      </w:r>
      <w:r>
        <w:rPr>
          <w:rFonts w:cs="Times New Roman"/>
        </w:rPr>
        <w:fldChar w:fldCharType="separate"/>
      </w:r>
      <w:ins w:id="6689" w:author="Robin Matthews" w:date="2021-05-18T16:08:00Z">
        <w:r w:rsidR="00602365">
          <w:rPr>
            <w:rFonts w:cs="Times New Roman"/>
            <w:noProof/>
            <w:lang w:val="en-GB"/>
          </w:rPr>
          <w:t>(Rothman et al., 2014; Schweizer and O’Neill, 2014)</w:t>
        </w:r>
      </w:ins>
      <w:del w:id="6690" w:author="Robin Matthews" w:date="2021-05-18T16:08:00Z">
        <w:r w:rsidRPr="000128A3" w:rsidDel="00602365">
          <w:rPr>
            <w:rFonts w:cs="Times New Roman"/>
            <w:noProof/>
            <w:lang w:val="en-GB"/>
          </w:rPr>
          <w:delText>(Rothman et al., 2014; Schweizer and O’Neill, 2014)</w:delText>
        </w:r>
      </w:del>
      <w:r>
        <w:rPr>
          <w:rFonts w:cs="Times New Roman"/>
        </w:rPr>
        <w:fldChar w:fldCharType="end"/>
      </w:r>
      <w:r w:rsidRPr="000128A3">
        <w:rPr>
          <w:rFonts w:cs="Times New Roman"/>
          <w:lang w:val="en-GB"/>
        </w:rPr>
        <w:t xml:space="preserve"> and the evolution of these drivers within each SSP reflects this design. Broadly, the five SSPs represent </w:t>
      </w:r>
      <w:r w:rsidRPr="000128A3">
        <w:rPr>
          <w:lang w:val="en-GB"/>
        </w:rPr>
        <w:t>‘</w:t>
      </w:r>
      <w:r w:rsidRPr="000128A3">
        <w:rPr>
          <w:rFonts w:cs="Times New Roman"/>
          <w:lang w:val="en-GB"/>
        </w:rPr>
        <w:t>sustainability</w:t>
      </w:r>
      <w:r w:rsidRPr="000128A3">
        <w:rPr>
          <w:lang w:val="en-GB"/>
        </w:rPr>
        <w:t>’</w:t>
      </w:r>
      <w:r w:rsidRPr="000128A3">
        <w:rPr>
          <w:rFonts w:cs="Times New Roman"/>
          <w:lang w:val="en-GB"/>
        </w:rPr>
        <w:t xml:space="preserve"> (SSP1), a </w:t>
      </w:r>
      <w:r w:rsidRPr="000128A3">
        <w:rPr>
          <w:lang w:val="en-GB"/>
        </w:rPr>
        <w:t>‘</w:t>
      </w:r>
      <w:del w:id="6691" w:author="Ian Blenkinsop" w:date="2021-07-09T09:51:00Z">
        <w:r w:rsidRPr="000128A3" w:rsidDel="00A02E57">
          <w:rPr>
            <w:rFonts w:cs="Times New Roman"/>
            <w:lang w:val="en-GB"/>
          </w:rPr>
          <w:delText xml:space="preserve">middle </w:delText>
        </w:r>
      </w:del>
      <w:ins w:id="6692" w:author="Ian Blenkinsop" w:date="2021-07-09T09:51:00Z">
        <w:r w:rsidR="00A02E57" w:rsidRPr="000128A3">
          <w:rPr>
            <w:rFonts w:cs="Times New Roman"/>
            <w:lang w:val="en-GB"/>
          </w:rPr>
          <w:t>middle</w:t>
        </w:r>
        <w:r w:rsidR="00A02E57">
          <w:rPr>
            <w:rFonts w:cs="Times New Roman"/>
            <w:lang w:val="en-GB"/>
          </w:rPr>
          <w:t>-</w:t>
        </w:r>
      </w:ins>
      <w:del w:id="6693" w:author="Ian Blenkinsop" w:date="2021-07-09T09:51:00Z">
        <w:r w:rsidRPr="000128A3" w:rsidDel="00A02E57">
          <w:rPr>
            <w:rFonts w:cs="Times New Roman"/>
            <w:lang w:val="en-GB"/>
          </w:rPr>
          <w:delText xml:space="preserve">of </w:delText>
        </w:r>
      </w:del>
      <w:ins w:id="6694" w:author="Ian Blenkinsop" w:date="2021-07-09T09:51:00Z">
        <w:r w:rsidR="00A02E57" w:rsidRPr="000128A3">
          <w:rPr>
            <w:rFonts w:cs="Times New Roman"/>
            <w:lang w:val="en-GB"/>
          </w:rPr>
          <w:t>of</w:t>
        </w:r>
        <w:r w:rsidR="00A02E57">
          <w:rPr>
            <w:rFonts w:cs="Times New Roman"/>
            <w:lang w:val="en-GB"/>
          </w:rPr>
          <w:t>-</w:t>
        </w:r>
      </w:ins>
      <w:del w:id="6695" w:author="Ian Blenkinsop" w:date="2021-07-09T09:51:00Z">
        <w:r w:rsidRPr="000128A3" w:rsidDel="00A02E57">
          <w:rPr>
            <w:rFonts w:cs="Times New Roman"/>
            <w:lang w:val="en-GB"/>
          </w:rPr>
          <w:delText xml:space="preserve">the </w:delText>
        </w:r>
      </w:del>
      <w:ins w:id="6696" w:author="Ian Blenkinsop" w:date="2021-07-09T09:51:00Z">
        <w:r w:rsidR="00A02E57" w:rsidRPr="000128A3">
          <w:rPr>
            <w:rFonts w:cs="Times New Roman"/>
            <w:lang w:val="en-GB"/>
          </w:rPr>
          <w:t>the</w:t>
        </w:r>
        <w:r w:rsidR="00A02E57">
          <w:rPr>
            <w:rFonts w:cs="Times New Roman"/>
            <w:lang w:val="en-GB"/>
          </w:rPr>
          <w:t>-</w:t>
        </w:r>
      </w:ins>
      <w:r w:rsidRPr="000128A3">
        <w:rPr>
          <w:rFonts w:cs="Times New Roman"/>
          <w:lang w:val="en-GB"/>
        </w:rPr>
        <w:t>road</w:t>
      </w:r>
      <w:r w:rsidRPr="000128A3">
        <w:rPr>
          <w:lang w:val="en-GB"/>
        </w:rPr>
        <w:t>’</w:t>
      </w:r>
      <w:r w:rsidRPr="000128A3">
        <w:rPr>
          <w:rFonts w:cs="Times New Roman"/>
          <w:lang w:val="en-GB"/>
        </w:rPr>
        <w:t xml:space="preserve"> path (SSP2), </w:t>
      </w:r>
      <w:r w:rsidRPr="000128A3">
        <w:rPr>
          <w:lang w:val="en-GB"/>
        </w:rPr>
        <w:t>‘</w:t>
      </w:r>
      <w:r w:rsidRPr="000128A3">
        <w:rPr>
          <w:rFonts w:cs="Times New Roman"/>
          <w:lang w:val="en-GB"/>
        </w:rPr>
        <w:t>regional rivalry</w:t>
      </w:r>
      <w:r w:rsidRPr="000128A3">
        <w:rPr>
          <w:lang w:val="en-GB"/>
        </w:rPr>
        <w:t>’</w:t>
      </w:r>
      <w:r w:rsidRPr="000128A3">
        <w:rPr>
          <w:rFonts w:cs="Times New Roman"/>
          <w:lang w:val="en-GB"/>
        </w:rPr>
        <w:t xml:space="preserve"> (SSP3), </w:t>
      </w:r>
      <w:r w:rsidRPr="000128A3">
        <w:rPr>
          <w:lang w:val="en-GB"/>
        </w:rPr>
        <w:t>‘</w:t>
      </w:r>
      <w:r w:rsidRPr="000128A3">
        <w:rPr>
          <w:rFonts w:cs="Times New Roman"/>
          <w:lang w:val="en-GB"/>
        </w:rPr>
        <w:t>inequality</w:t>
      </w:r>
      <w:r w:rsidRPr="000128A3">
        <w:rPr>
          <w:lang w:val="en-GB"/>
        </w:rPr>
        <w:t>’</w:t>
      </w:r>
      <w:r w:rsidRPr="000128A3">
        <w:rPr>
          <w:rFonts w:cs="Times New Roman"/>
          <w:lang w:val="en-GB"/>
        </w:rPr>
        <w:t xml:space="preserve"> (SSP4)</w:t>
      </w:r>
      <w:r w:rsidR="005E180E">
        <w:rPr>
          <w:rFonts w:cs="Times New Roman"/>
          <w:lang w:val="en-GB"/>
        </w:rPr>
        <w:t>,</w:t>
      </w:r>
      <w:r w:rsidRPr="000128A3">
        <w:rPr>
          <w:rFonts w:cs="Times New Roman"/>
          <w:lang w:val="en-GB"/>
        </w:rPr>
        <w:t xml:space="preserve"> and </w:t>
      </w:r>
      <w:r w:rsidRPr="000128A3">
        <w:rPr>
          <w:lang w:val="en-GB"/>
        </w:rPr>
        <w:t>‘</w:t>
      </w:r>
      <w:r w:rsidRPr="000128A3">
        <w:rPr>
          <w:rFonts w:cs="Times New Roman"/>
          <w:lang w:val="en-GB"/>
        </w:rPr>
        <w:t xml:space="preserve">fossil </w:t>
      </w:r>
      <w:del w:id="6697" w:author="Ian Blenkinsop" w:date="2021-07-09T09:52:00Z">
        <w:r w:rsidRPr="000128A3" w:rsidDel="00A02E57">
          <w:rPr>
            <w:rFonts w:cs="Times New Roman"/>
            <w:lang w:val="en-GB"/>
          </w:rPr>
          <w:delText xml:space="preserve">fuel </w:delText>
        </w:r>
      </w:del>
      <w:ins w:id="6698" w:author="Ian Blenkinsop" w:date="2021-07-09T09:52:00Z">
        <w:r w:rsidR="00A02E57" w:rsidRPr="000128A3">
          <w:rPr>
            <w:rFonts w:cs="Times New Roman"/>
            <w:lang w:val="en-GB"/>
          </w:rPr>
          <w:t>fuel</w:t>
        </w:r>
        <w:r w:rsidR="00A02E57">
          <w:rPr>
            <w:rFonts w:cs="Times New Roman"/>
            <w:lang w:val="en-GB"/>
          </w:rPr>
          <w:t>-</w:t>
        </w:r>
      </w:ins>
      <w:r w:rsidRPr="000128A3">
        <w:rPr>
          <w:rFonts w:cs="Times New Roman"/>
          <w:lang w:val="en-GB"/>
        </w:rPr>
        <w:t>intensive</w:t>
      </w:r>
      <w:r w:rsidRPr="000128A3">
        <w:rPr>
          <w:lang w:val="en-GB"/>
        </w:rPr>
        <w:t>’</w:t>
      </w:r>
      <w:r w:rsidRPr="000128A3">
        <w:rPr>
          <w:rFonts w:cs="Times New Roman"/>
          <w:lang w:val="en-GB"/>
        </w:rPr>
        <w:t xml:space="preserve"> development (SSP5</w:t>
      </w:r>
      <w:del w:id="6699" w:author="Ian Blenkinsop" w:date="2021-07-09T09:52:00Z">
        <w:r w:rsidRPr="000128A3" w:rsidDel="00A02E57">
          <w:rPr>
            <w:rFonts w:cs="Times New Roman"/>
            <w:lang w:val="en-GB"/>
          </w:rPr>
          <w:delText>) (</w:delText>
        </w:r>
      </w:del>
      <w:ins w:id="6700" w:author="Ian Blenkinsop" w:date="2021-07-09T09:52:00Z">
        <w:r w:rsidR="00A02E57">
          <w:rPr>
            <w:rFonts w:cs="Times New Roman"/>
            <w:lang w:val="en-GB"/>
          </w:rPr>
          <w:t xml:space="preserve">; </w:t>
        </w:r>
      </w:ins>
      <w:r w:rsidRPr="000128A3">
        <w:rPr>
          <w:rFonts w:cs="Times New Roman"/>
          <w:lang w:val="en-GB"/>
        </w:rPr>
        <w:t>Cross-Chapter Box 1.4, Figure 1</w:t>
      </w:r>
      <w:del w:id="6701" w:author="Ian Blenkinsop" w:date="2021-07-09T09:52:00Z">
        <w:r w:rsidRPr="000128A3" w:rsidDel="00A02E57">
          <w:rPr>
            <w:rFonts w:cs="Times New Roman"/>
            <w:lang w:val="en-GB"/>
          </w:rPr>
          <w:delText xml:space="preserve">) </w:delText>
        </w:r>
      </w:del>
      <w:ins w:id="6702" w:author="Ian Blenkinsop" w:date="2021-07-09T09:52:00Z">
        <w:r w:rsidR="00A02E57">
          <w:rPr>
            <w:rFonts w:cs="Times New Roman"/>
            <w:lang w:val="en-GB"/>
          </w:rPr>
          <w:t>;</w:t>
        </w:r>
        <w:r w:rsidR="00A02E57" w:rsidRPr="000128A3">
          <w:rPr>
            <w:rFonts w:cs="Times New Roman"/>
            <w:lang w:val="en-GB"/>
          </w:rPr>
          <w:t xml:space="preserve"> </w:t>
        </w:r>
      </w:ins>
      <w:r>
        <w:rPr>
          <w:rFonts w:cs="Times New Roman"/>
        </w:rPr>
        <w:fldChar w:fldCharType="begin" w:fldLock="1"/>
      </w:r>
      <w:r w:rsidR="00E81B0B">
        <w:rPr>
          <w:rFonts w:cs="Times New Roman"/>
          <w:lang w:val="en-GB"/>
        </w:rPr>
        <w:instrText>ADDIN CSL_CITATION { "citationItems" : [ { "id" : "ITEM-1", "itemData" : { "DOI" : "10.1016/J.GLOENVCHA.2015.01.004", "ISSN" : "0959-3780", "abstract" : "Long-term scenarios play an important role in research on global environmental change. The climate change research community is developing new scenarios integrating future changes in climate and society to investigate climate impacts as well as options for mitigation and adaptation. One component of these new scenarios is a set of alternative futures of societal development known as the shared socioeconomic pathways (SSPs). The conceptual framework for the design and use of the SSPs calls for the development of global pathways describing the future evolution of key aspects of society that would together imply a range of challenges for mitigating and adapting to climate change. Here we present one component of these pathways: the SSP narratives, a set of five qualitative descriptions of future changes in demographics, human development, economy and lifestyle, policies and institutions, technology, and environment and natural resources. We describe the methods used to develop the narratives as well as how these pathways are hypothesized to produce particular combinations of challenges to mitigation and adaptation. Development of the narratives drew on expert opinion to (1) identify key determinants of these challenges that were essential to incorporate in the narratives and (2) combine these elements in the narratives in a manner consistent with scholarship on their inter-relationships. The narratives are intended as a description of plausible future conditions at the level of large world regions that can serve as a basis for integrated scenarios of emissions and land use, as well as climate impact, adaptation and vulnerability analyses.", "author" : [ { "dropping-particle" : "", "family" : "O\u2019Neill", "given" : "Brian C.", "non-dropping-particle" : "", "parse-names" : false, "suffix" : "" }, { "dropping-particle" : "", "family" : "Kriegler", "given" : "Elmar", "non-dropping-particle" : "", "parse-names" : false, "suffix" : "" }, { "dropping-particle" : "", "family" : "Ebi", "given" : "Kristie L.", "non-dropping-particle" : "", "parse-names" : false, "suffix" : "" }, { "dropping-particle" : "", "family" : "Kemp-Benedict", "given" : "Eric", "non-dropping-particle" : "", "parse-names" : false, "suffix" : "" }, { "dropping-particle" : "", "family" : "Riahi", "given" : "Keywan", "non-dropping-particle" : "", "parse-names" : false, "suffix" : "" }, { "dropping-particle" : "", "family" : "Rothman", "given" : "Dale S.", "non-dropping-particle" : "", "parse-names" : false, "suffix" : "" }, { "dropping-particle" : "", "family" : "Ruijven", "given" : "Bas J.", "non-dropping-particle" : "van", "parse-names" : false, "suffix" : "" }, { "dropping-particle" : "", "family" : "Vuuren", "given" : "Detlef P.", "non-dropping-particle" : "van", "parse-names" : false, "suffix" : "" }, { "dropping-particle" : "", "family" : "Birkmann", "given" : "Joern", "non-dropping-particle" : "", "parse-names" : false, "suffix" : "" }, { "dropping-particle" : "", "family" : "Kok", "given" : "Kasper", "non-dropping-particle" : "", "parse-names" : false, "suffix" : "" }, { "dropping-particle" : "", "family" : "Levy", "given" : "Marc", "non-dropping-particle" : "", "parse-names" : false, "suffix" : "" }, { "dropping-particle" : "", "family" : "Solecki", "given" : "William", "non-dropping-particle" : "", "parse-names" : false, "suffix" : "" } ], "container-title" : "Global Environmental Change", "id" : "ITEM-1", "issued" : { "date-parts" : [ [ "2017", "1", "1" ] ] }, "page" : "169-180", "publisher" : "Pergamon", "title" : "The roads ahead: Narratives for shared socioeconomic pathways describing world futures in the 21st century", "translator" : [ { "dropping-particle" : "", "family" : "H3233", "given" : "", "non-dropping-particle" : "", "parse-names" : false, "suffix" : "" } ], "type" : "article-journal", "volume" : "42" }, "uris" : [ "http://www.mendeley.com/documents/?uuid=b6221035-f818-32f1-813c-4b978f070271" ] } ], "mendeley" : { "formattedCitation" : "(O\u2019Neill et al., 2017a)", "plainTextFormattedCitation" : "(O\u2019Neill et al., 2017a)", "previouslyFormattedCitation" : "(O\u2019Neill et al., 2017a)" }, "properties" : { "noteIndex" : 0 }, "schema" : "https://github.com/citation-style-language/schema/raw/master/csl-citation.json" }</w:instrText>
      </w:r>
      <w:r>
        <w:rPr>
          <w:rFonts w:cs="Times New Roman"/>
        </w:rPr>
        <w:fldChar w:fldCharType="separate"/>
      </w:r>
      <w:ins w:id="6703" w:author="Robin Matthews" w:date="2021-05-18T16:08:00Z">
        <w:del w:id="6704" w:author="Ian Blenkinsop" w:date="2021-07-09T09:52:00Z">
          <w:r w:rsidR="00602365" w:rsidDel="00A02E57">
            <w:rPr>
              <w:rFonts w:cs="Times New Roman"/>
              <w:noProof/>
              <w:lang w:val="en-GB"/>
            </w:rPr>
            <w:delText>(</w:delText>
          </w:r>
        </w:del>
        <w:r w:rsidR="00602365">
          <w:rPr>
            <w:rFonts w:cs="Times New Roman"/>
            <w:noProof/>
            <w:lang w:val="en-GB"/>
          </w:rPr>
          <w:t>O’Neill et al., 2017a)</w:t>
        </w:r>
      </w:ins>
      <w:del w:id="6705" w:author="Robin Matthews" w:date="2021-05-18T16:08:00Z">
        <w:r w:rsidR="007009D9" w:rsidRPr="000128A3" w:rsidDel="00602365">
          <w:rPr>
            <w:rFonts w:cs="Times New Roman"/>
            <w:noProof/>
            <w:lang w:val="en-GB"/>
          </w:rPr>
          <w:delText>(O’Neill et al., 2017a)</w:delText>
        </w:r>
      </w:del>
      <w:r>
        <w:rPr>
          <w:rFonts w:cs="Times New Roman"/>
        </w:rPr>
        <w:fldChar w:fldCharType="end"/>
      </w:r>
      <w:r w:rsidRPr="000128A3">
        <w:rPr>
          <w:rFonts w:cs="Times New Roman"/>
          <w:lang w:val="en-GB"/>
        </w:rPr>
        <w:t>. More specific information on the SSP framework and the assumptions underlying the SSPs will be provided in the IPCC WGIII report (WGIII</w:t>
      </w:r>
      <w:del w:id="6706" w:author="Ian Blenkinsop" w:date="2021-07-12T15:00:00Z">
        <w:r w:rsidRPr="000128A3" w:rsidDel="0013610B">
          <w:rPr>
            <w:rFonts w:cs="Times New Roman"/>
            <w:lang w:val="en-GB"/>
          </w:rPr>
          <w:delText>,</w:delText>
        </w:r>
      </w:del>
      <w:r w:rsidRPr="000128A3">
        <w:rPr>
          <w:rFonts w:cs="Times New Roman"/>
          <w:lang w:val="en-GB"/>
        </w:rPr>
        <w:t xml:space="preserve"> Chapter 3</w:t>
      </w:r>
      <w:r w:rsidRPr="000128A3">
        <w:rPr>
          <w:lang w:val="en-GB"/>
        </w:rPr>
        <w:t xml:space="preserve">; see also </w:t>
      </w:r>
      <w:r w:rsidRPr="000128A3">
        <w:rPr>
          <w:rFonts w:cs="Times New Roman"/>
          <w:lang w:val="en-GB"/>
        </w:rPr>
        <w:t>Box SPM.1 in SRCCL</w:t>
      </w:r>
      <w:r w:rsidR="00D64808">
        <w:rPr>
          <w:rFonts w:cs="Times New Roman"/>
          <w:lang w:val="en-GB"/>
        </w:rPr>
        <w:t xml:space="preserve"> </w:t>
      </w:r>
      <w:r w:rsidR="00E716D0">
        <w:rPr>
          <w:rFonts w:cs="Times New Roman"/>
        </w:rPr>
        <w:fldChar w:fldCharType="begin" w:fldLock="1"/>
      </w:r>
      <w:r w:rsidR="00A94565">
        <w:rPr>
          <w:rFonts w:cs="Times New Roman"/>
          <w:lang w:val="en-GB"/>
        </w:rPr>
        <w:instrText>ADDIN CSL_CITATION { "citationItems" : [ { "id" : "ITEM-1", "itemData" : { "author" : [ { "dropping-particle" : "", "family" : "IPCC", "given" : "", "non-dropping-particle" : "", "parse-names" : false, "suffix" : "" } ], "container-title" : "Climate Change and Land: an IPCC special report on climate change, desertification, land degradation, sustainable land management, food security, and greenhouse gas fluxes in terrestrial ecosystems", "editor" : [ { "dropping-particle" : "", "family" : "Shukla", "given" : "P.R.", "non-dropping-particle" : "", "parse-names" : false, "suffix" : "" }, { "dropping-particle" : "", "family" : "Skea", "given" : "J.", "non-dropping-particle" : "", "parse-names" : false, "suffix" : "" }, { "dropping-particle" : "", "family" : "Buendia", "given" : "E. Calvo", "non-dropping-particle" : "", "parse-names" : false, "suffix" : "" }, { "dropping-particle" : "", "family" : "Masson-Delmotte", "given" : "V.", "non-dropping-particle" : "", "parse-names" : false, "suffix" : "" }, { "dropping-particle" : "", "family" : "P\u00f6rtner", "given" : "H.- O.", "non-dropping-particle" : "", "parse-names" : false, "suffix" : "" }, { "dropping-particle" : "", "family" : "Roberts", "given" : "D. C.", "non-dropping-particle" : "", "parse-names" : false, "suffix" : "" }, { "dropping-particle" : "", "family" : "Zhai", "given" : "P.", "non-dropping-particle" : "", "parse-names" : false, "suffix" : "" }, { "dropping-particle" : "", "family" : "Slade", "given" : "R.", "non-dropping-particle" : "", "parse-names" : false, "suffix" : "" }, { "dropping-particle" : "", "family" : "Connors", "given" : "S.", "non-dropping-particle" : "", "parse-names" : false, "suffix" : "" }, { "dropping-particle" : "van", "family" : "Diemen", "given" : "R.", "non-dropping-particle" : "", "parse-names" : false, "suffix" : "" }, { "dropping-particle" : "", "family" : "Ferrat", "given" : "M.", "non-dropping-particle" : "", "parse-names" : false, "suffix" : "" }, { "dropping-particle" : "", "family" : "Haughey", "given" : "E.", "non-dropping-particle" : "", "parse-names" : false, "suffix" : "" }, { "dropping-particle" : "", "family" : "Luz", "given" : "S.", "non-dropping-particle" : "", "parse-names" : false, "suffix" : "" }, { "dropping-particle" : "", "family" : "Neogi", "given" : "S.", "non-dropping-particle" : "", "parse-names" : false, "suffix" : "" }, { "dropping-particle" : "", "family" : "Pathak", "given" : "M.", "non-dropping-particle" : "", "parse-names" : false, "suffix" : "" }, { "dropping-particle" : "", "family" : "Petzold", "given" : "J.", "non-dropping-particle" : "", "parse-names" : false, "suffix" : "" }, { "dropping-particle" : "", "family" : "Pereira", "given" : "J. Portugal", "non-dropping-particle" : "", "parse-names" : false, "suffix" : "" }, { "dropping-particle" : "", "family" : "Vyas", "given" : "P.", "non-dropping-particle" : "", "parse-names" : false, "suffix" : "" }, { "dropping-particle" : "", "family" : "Huntley", "given" : "E.", "non-dropping-particle" : "", "parse-names" : false, "suffix" : "" }, { "dropping-particle" : "", "family" : "Kissick", "given" : "K.", "non-dropping-particle" : "", "parse-names" : false, "suffix" : "" }, { "dropping-particle" : "", "family" : "Belkacemi", "given" : "M.", "non-dropping-particle" : "", "parse-names" : false, "suffix" : "" }, { "dropping-particle" : "", "family" : "Malley", "given" : "J.", "non-dropping-particle" : "", "parse-names" : false, "suffix" : "" } ], "id" : "ITEM-1", "issued" : { "date-parts" : [ [ "2019" ] ] }, "page" : "3-36", "publisher" : "In Press", "title" : "Summary for Policymakers", "translator" : [ { "dropping-particle" : "", "family" : "H4702", "given" : "Rt13", "non-dropping-particle" : "", "parse-names" : false, "suffix" : "" } ], "type" : "chapter" }, "uris" : [ "http://www.mendeley.com/documents/?uuid=6740fdaa-1741-4e87-8607-383af65ccd68" ] } ], "mendeley" : { "formattedCitation" : "(IPCC, 2019d)", "plainTextFormattedCitation" : "(IPCC, 2019d)", "previouslyFormattedCitation" : "(IPCC, 2019d)" }, "properties" : { "noteIndex" : 0 }, "schema" : "https://github.com/citation-style-language/schema/raw/master/csl-citation.json" }</w:instrText>
      </w:r>
      <w:r w:rsidR="00E716D0">
        <w:rPr>
          <w:rFonts w:cs="Times New Roman"/>
        </w:rPr>
        <w:fldChar w:fldCharType="separate"/>
      </w:r>
      <w:ins w:id="6707" w:author="Robin Matthews" w:date="2021-05-18T16:08:00Z">
        <w:r w:rsidR="00602365">
          <w:rPr>
            <w:rFonts w:cs="Times New Roman"/>
            <w:noProof/>
            <w:lang w:val="en-GB"/>
          </w:rPr>
          <w:t>(IPCC, 2019d)</w:t>
        </w:r>
      </w:ins>
      <w:del w:id="6708" w:author="Robin Matthews" w:date="2021-05-18T16:08:00Z">
        <w:r w:rsidR="0098039D" w:rsidRPr="000128A3" w:rsidDel="00602365">
          <w:rPr>
            <w:rFonts w:cs="Times New Roman"/>
            <w:noProof/>
            <w:lang w:val="en-GB"/>
          </w:rPr>
          <w:delText>(IPCC, 2019d)</w:delText>
        </w:r>
      </w:del>
      <w:r w:rsidR="00E716D0">
        <w:rPr>
          <w:rFonts w:cs="Times New Roman"/>
        </w:rPr>
        <w:fldChar w:fldCharType="end"/>
      </w:r>
      <w:r w:rsidRPr="000128A3">
        <w:rPr>
          <w:rFonts w:cs="Times New Roman"/>
          <w:lang w:val="en-GB"/>
        </w:rPr>
        <w:t>).</w:t>
      </w:r>
    </w:p>
    <w:p w14:paraId="5898FA83" w14:textId="77777777" w:rsidR="006409E5" w:rsidRPr="000128A3" w:rsidRDefault="006409E5" w:rsidP="006409E5">
      <w:pPr>
        <w:pStyle w:val="AR6BodyText"/>
        <w:rPr>
          <w:b/>
          <w:lang w:val="en-GB"/>
        </w:rPr>
      </w:pPr>
    </w:p>
    <w:p w14:paraId="7FCF6879" w14:textId="7EB7B11B" w:rsidR="006409E5" w:rsidRPr="000128A3" w:rsidRDefault="006409E5" w:rsidP="006409E5">
      <w:pPr>
        <w:pStyle w:val="AR6BodyText"/>
        <w:rPr>
          <w:lang w:val="en-GB"/>
        </w:rPr>
      </w:pPr>
      <w:bookmarkStart w:id="6709" w:name="_Hlk66788156"/>
      <w:bookmarkEnd w:id="6678"/>
      <w:r w:rsidRPr="000128A3">
        <w:rPr>
          <w:rFonts w:cs="Times New Roman"/>
          <w:lang w:val="en-GB"/>
        </w:rPr>
        <w:t>The SSP narratives and drivers were used to develop scenarios of energy use, air pollution cont</w:t>
      </w:r>
      <w:r w:rsidRPr="000128A3">
        <w:rPr>
          <w:lang w:val="en-GB"/>
        </w:rPr>
        <w:t xml:space="preserve">rol, </w:t>
      </w:r>
      <w:r w:rsidRPr="000128A3">
        <w:rPr>
          <w:rFonts w:cs="Times New Roman"/>
          <w:lang w:val="en-GB"/>
        </w:rPr>
        <w:t>land use</w:t>
      </w:r>
      <w:commentRangeStart w:id="6710"/>
      <w:r w:rsidRPr="000128A3">
        <w:rPr>
          <w:rFonts w:cs="Times New Roman"/>
          <w:lang w:val="en-GB"/>
        </w:rPr>
        <w:t xml:space="preserve"> </w:t>
      </w:r>
      <w:commentRangeEnd w:id="6710"/>
      <w:r w:rsidR="00A02E57">
        <w:rPr>
          <w:rStyle w:val="CommentReference"/>
        </w:rPr>
        <w:commentReference w:id="6710"/>
      </w:r>
      <w:r w:rsidRPr="000128A3">
        <w:rPr>
          <w:rFonts w:cs="Times New Roman"/>
          <w:lang w:val="en-GB"/>
        </w:rPr>
        <w:t xml:space="preserve">and </w:t>
      </w:r>
      <w:del w:id="6711" w:author="Ian Blenkinsop" w:date="2021-07-09T09:52:00Z">
        <w:r w:rsidR="006563F3" w:rsidDel="00A02E57">
          <w:rPr>
            <w:rFonts w:cs="Times New Roman"/>
            <w:lang w:val="en-GB"/>
          </w:rPr>
          <w:delText>greenhouse gas</w:delText>
        </w:r>
        <w:r w:rsidR="006563F3" w:rsidRPr="000128A3" w:rsidDel="00A02E57">
          <w:rPr>
            <w:rFonts w:cs="Times New Roman"/>
            <w:lang w:val="en-GB"/>
          </w:rPr>
          <w:delText xml:space="preserve"> </w:delText>
        </w:r>
        <w:r w:rsidR="006563F3" w:rsidDel="00A02E57">
          <w:rPr>
            <w:rFonts w:cs="Times New Roman"/>
            <w:lang w:val="en-GB"/>
          </w:rPr>
          <w:delText>(</w:delText>
        </w:r>
      </w:del>
      <w:r w:rsidRPr="000128A3">
        <w:rPr>
          <w:rFonts w:cs="Times New Roman"/>
          <w:lang w:val="en-GB"/>
        </w:rPr>
        <w:t>GHG</w:t>
      </w:r>
      <w:del w:id="6712" w:author="Ian Blenkinsop" w:date="2021-07-09T09:52:00Z">
        <w:r w:rsidR="006563F3" w:rsidDel="00A02E57">
          <w:rPr>
            <w:rFonts w:cs="Times New Roman"/>
            <w:lang w:val="en-GB"/>
          </w:rPr>
          <w:delText>)</w:delText>
        </w:r>
      </w:del>
      <w:r w:rsidRPr="000128A3">
        <w:rPr>
          <w:rFonts w:cs="Times New Roman"/>
          <w:lang w:val="en-GB"/>
        </w:rPr>
        <w:t xml:space="preserve"> emissions developments using integrated assessment models (IAMs</w:t>
      </w:r>
      <w:del w:id="6713" w:author="Ian Blenkinsop" w:date="2021-07-09T09:53:00Z">
        <w:r w:rsidRPr="000128A3" w:rsidDel="00A02E57">
          <w:rPr>
            <w:rFonts w:cs="Times New Roman"/>
            <w:lang w:val="en-GB"/>
          </w:rPr>
          <w:delText xml:space="preserve">) </w:delText>
        </w:r>
      </w:del>
      <w:ins w:id="6714" w:author="Ian Blenkinsop" w:date="2021-07-09T09:53:00Z">
        <w:r w:rsidR="00A02E57">
          <w:rPr>
            <w:rFonts w:cs="Times New Roman"/>
            <w:lang w:val="en-GB"/>
          </w:rPr>
          <w:t>;</w:t>
        </w:r>
        <w:r w:rsidR="00A02E57" w:rsidRPr="000128A3">
          <w:rPr>
            <w:rFonts w:cs="Times New Roman"/>
            <w:lang w:val="en-GB"/>
          </w:rPr>
          <w:t xml:space="preserve"> </w:t>
        </w:r>
      </w:ins>
      <w:r>
        <w:rPr>
          <w:rFonts w:cs="Times New Roman"/>
        </w:rPr>
        <w:fldChar w:fldCharType="begin" w:fldLock="1"/>
      </w:r>
      <w:r w:rsidR="00E81B0B">
        <w:rPr>
          <w:rFonts w:cs="Times New Roman"/>
          <w:lang w:val="en-GB"/>
        </w:rPr>
        <w:instrText>ADDIN CSL_CITATION { "citationItems" : [ { "id" : "ITEM-1", "itemData" : { "DOI" : "10.1038/s41558-018-0091-3", "ISSN" : "1758-678X", "author" : [ { "dropping-particle" : "", "family" : "Rogelj", "given" : "Joeri", "non-dropping-particle" : "", "parse-names" : false, "suffix" : "" }, { "dropping-particle" : "", "family" : "Popp", "given" : "Alexander", "non-dropping-particle" : "", "parse-names" : false, "suffix" : "" }, { "dropping-particle" : "V.", "family" : "Calvin", "given" : "Katherine", "non-dropping-particle" : "", "parse-names" : false, "suffix" : "" }, { "dropping-particle" : "", "family" : "Luderer", "given" : "Gunnar", "non-dropping-particle" : "", "parse-names" : false, "suffix" : "" }, { "dropping-particle" : "", "family" : "Emmerling", "given" : "Johannes", "non-dropping-particle" : "", "parse-names" : false, "suffix" : "" }, { "dropping-particle" : "", "family" : "Gernaat", "given" : "David", "non-dropping-particle" : "", "parse-names" : false, "suffix" : "" }, { "dropping-particle" : "", "family" : "Fujimori", "given" : "Shinichiro", "non-dropping-particle" : "", "parse-names" : false, "suffix" : "" }, { "dropping-particle" : "", "family" : "Strefler", "given" : "Jessica", "non-dropping-particle" : "", "parse-names" : false, "suffix" : "" }, { "dropping-particle" : "", "family" : "Hasegawa", "given" : "Tomoko", "non-dropping-particle" : "", "parse-names" : false, "suffix" : "" }, { "dropping-particle" : "", "family" : "Marangoni", "given" : "Giacomo", "non-dropping-particle" : "", "parse-names" : false, "suffix" : "" }, { "dropping-particle" : "", "family" : "Krey", "given" : "Volker", "non-dropping-particle" : "", "parse-names" : false, "suffix" : "" }, { "dropping-particle" : "", "family" : "Kriegler", "given" : "Elmar", "non-dropping-particle" : "", "parse-names" : false, "suffix" : "" }, { "dropping-particle" : "", "family" : "Riahi", "given" : "Keywan", "non-dropping-particle" : "", "parse-names" : false, "suffix" : "" }, { "dropping-particle" : "", "family" : "Vuuren", "given" : "Detlef P.", "non-dropping-particle" : "van", "parse-names" : false, "suffix" : "" }, { "dropping-particle" : "", "family" : "Doelman", "given" : "Jonathan", "non-dropping-particle" : "", "parse-names" : false, "suffix" : "" }, { "dropping-particle" : "", "family" : "Drouet", "given" : "Laurent", "non-dropping-particle" : "", "parse-names" : false, "suffix" : "" }, { "dropping-particle" : "", "family" : "Edmonds", "given" : "Jae",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"Havl\u00edk", "given" : "Petr", "non-dropping-particle" : "", "parse-names" : false, "suffix" : "" }, { "dropping-particle" : "", "family" : "Humpen\u00f6der", "given" : "Florian", "non-dropping-particle" : "", "parse-names" : false, "suffix" : "" }, { "dropping-particle" : "", "family" : "Stehfest", "given" : "Elke", "non-dropping-particle" : "", "parse-names" : false, "suffix" : "" }, { "dropping-particle" : "", "family" : "Tavoni", "given" : "Massimo", "non-dropping-particle" : "", "parse-names" : false, "suffix" : "" } ], "container-title" : "Nature Climate Change", "id" : "ITEM-1", "issue" : "4", "issued" : { "date-parts" : [ [ "2018", "4", "5" ] ] }, "page" : "325-332", "title" : "Scenarios towards limiting global mean temperature increase below 1.5 \u00b0C", "translator" : [ { "dropping-particle" : "", "family" : "H4174", "given" : "", "non-dropping-particle" : "", "parse-names" : false, "suffix" : "" } ], "type" : "article-journal", "volume" : "8" }, "uris" : [ "http://www.mendeley.com/documents/?uuid=dc9622db-6415-4be2-a273-cb5868e07471" ] }, { "id" : "ITEM-2", "itemData" : { "DOI" : "10.1016/j.gloenvcha.2016.05.009", "ISSN" : "09593780", "author" : [ { "dropping-particle" : "", "family" : "Riahi", "given" : "Keywan", "non-dropping-particle" : "", "parse-names" : false, "suffix" : "" }, { "dropping-particle" : "", "family" : "Vuuren", "given" : "Detlef P.", "non-dropping-particle" : "van", "parse-names" : false, "suffix" : "" }, { "dropping-particle" : "", "family" : "Kriegler", "given" : "Elmar", "non-dropping-particle" : "", "parse-names" : false, "suffix" : "" }, { "dropping-particle" : "", "family" : "Edmonds", "given" : "Jae", "non-dropping-particle" : "", "parse-names" : false, "suffix" : "" }, { "dropping-particle" : "", "family" : "O\u2019Neill", "given" : "Brian C.", "non-dropping-particle" : "", "parse-names" : false, "suffix" : "" }, { "dropping-particle" : "", "family" : "Fujimori", "given" : "Shinichiro", "non-dropping-particle" : "", "parse-names" : false, "suffix" : "" }, { "dropping-particle" : "", "family" : "Bauer", "given" : "Nico", "non-dropping-particle" : "", "parse-names" : false, "suffix" : "" }, { "dropping-particle" : "", "family" : "Calvin", "given" : "Katherine", "non-dropping-particle" : "", "parse-names" : false, "suffix" : "" }, { "dropping-particle" : "", "family" : "Dellink", "given" : "Rob", "non-dropping-particle" : "", "parse-names" : false, "suffix" : "" }, { "dropping-particle" : "", "family" : "Fricko", "given" : "Oliver", "non-dropping-particle" : "", "parse-names" : false, "suffix" : "" }, { "dropping-particle" : "", "family" : "Lutz", "given" : "Wolfgang", "non-dropping-particle" : "", "parse-names" : false, "suffix" : "" }, { "dropping-particle" : "", "family" : "Popp", "given" : "Alexander", "non-dropping-particle" : "", "parse-names" : false, "suffix" : "" }, { "dropping-particle" : "", "family" : "Cuaresma", "given" : "Jesus Crespo", "non-dropping-particle" : "", "parse-names" : false, "suffix" : "" }, { "dropping-particle" : "", "family" : "KC", "given" : "Samir", "non-dropping-particle" : "", "parse-names" : false, "suffix" : "" }, { "dropping-particle" : "", "family" : "Leimbach", "given" : "Marian", "non-dropping-particle" : "", "parse-names" : false, "suffix" : "" }, { "dropping-particle" : "", "family" : "Jiang", "given" : "Leiwen", "non-dropping-particle" : "", "parse-names" : false, "suffix" : "" }, { "dropping-particle" : "", "family" : "Kram", "given" : "Tom", "non-dropping-particle" : "", "parse-names" : false, "suffix" : "" }, { "dropping-particle" : "", "family" : "Rao", "given" : "Shilpa", "non-dropping-particle" : "", "parse-names" : false, "suffix" : "" }, { "dropping-particle" : "", "family" : "Emmerling", "given" : "Johannes", "non-dropping-particle" : "", "parse-names" : false, "suffix" : "" }, { "dropping-particle" : "", "family" : "Ebi", "given" : "Kristie", "non-dropping-particle" : "", "parse-names" : false, "suffix" : "" }, { "dropping-particle" : "", "family" : "Hasegawa", "given" : "Tomoko", "non-dropping-particle" : "", "parse-names" : false, "suffix" : "" }, { "dropping-particle" : "", "family" : "Havlik", "given" : "Petr", "non-dropping-particle" : "", "parse-names" : false, "suffix" : "" }, { "dropping-particle" : "", "family" : "Humpen\u00f6der", "given" : "Florian", "non-dropping-particle" : "", "parse-names" : false, "suffix" : "" }, { "dropping-particle" : "", "family" : "Silva", "given" : "Lara Aleluia", "non-dropping-particle" : "Da", "parse-names" : false, "suffix" : "" }, { "dropping-particle" : "", "family" : "Smith", "given" : "Steve", "non-dropping-particle" : "", "parse-names" : false, "suffix" : "" }, { "dropping-particle" : "", "family" : "Stehfest", "given" : "Elke", "non-dropping-particle" : "", "parse-names" : false, "suffix" : "" }, { "dropping-particle" : "", "family" : "Bosetti", "given" : "Valentina", "non-dropping-particle" : "", "parse-names" : false, "suffix" : "" }, { "dropping-particle" : "", "family" : "Eom", "given" : "Jiyong", "non-dropping-particle" : "", "parse-names" : false, "suffix" : "" }, { "dropping-particle" : "", "family" : "Gernaat", "given" : "David", "non-dropping-particle" : "", "parse-names" : false, "suffix" : "" }, { "dropping-particle" : "", "family" : "Masui", "given" : "Toshihiko", "non-dropping-particle" : "", "parse-names" : false, "suffix" : "" }, { "dropping-particle" : "", "family" : "Rogelj", "given" : "Joeri", "non-dropping-particle" : "", "parse-names" : false, "suffix" : "" }, { "dropping-particle" : "", "family" : "Strefler", "given" : "Jessica", "non-dropping-particle" : "", "parse-names" : false, "suffix" : "" }, { "dropping-particle" : "", "family" : "Drouet", "given" : "Laurent", "non-dropping-particle" : "", "parse-names" : false, "suffix" : "" }, { "dropping-particle" : "", "family" : "Krey", "given" : "Volker", "non-dropping-particle" : "", "parse-names" : false, "suffix" : "" }, { "dropping-particle" : "", "family" : "Luderer", "given" : "Gunnar", "non-dropping-particle" : "", "parse-names" : false, "suffix" : "" }, { "dropping-particle" : "", "family" : "Harmsen", "given" : "Mathijs", "non-dropping-particle" : "", "parse-names" : false, "suffix" : "" }, { "dropping-particle" : "", "family" : "Takahashi", "given" : "Kiyoshi", "non-dropping-particle" : "", "parse-names" : false, "suffix" : "" }, { "dropping-particle" : "", "family" : "Baumstark", "given" : "Lavinia", "non-dropping-particle" : "", "parse-names" : false, "suffix" : "" }, { "dropping-particle" : "", "family" : "Doelman", "given" : "Jonathan C.", "non-dropping-particle" : "", "parse-names" : false, "suffix" : "" }, { "dropping-particle" : "", "family" : "Kainuma", "given" : "Mikiko", "non-dropping-particle" : "", "parse-names" : false, "suffix" : "" }, { "dropping-particle" : "", "family" : "Klimont", "given" : "Zbigniew", "non-dropping-particle" : "", "parse-names" : false, "suffix" : "" }, { "dropping-particle" : "", "family" : "Marangoni", "given" : "Giacomo", "non-dropping-particle" : "", "parse-names" : false, "suffix" : "" }, { "dropping-particle" : "", "family" : "Lotze-Campen", "given" : "Hermann", "non-dropping-particle" : "", "parse-names" : false, "suffix" : "" }, { "dropping-particle" : "", "family" : "Obersteiner", "given" : "Michael", "non-dropping-particle" : "", "parse-names" : false, "suffix" : "" }, { "dropping-particle" : "", "family" : "Tabeau", "given" : "Andrzej", "non-dropping-particle" : "", "parse-names" : false, "suffix" : "" }, { "dropping-particle" : "", "family" : "Tavoni", "given" : "Massimo", "non-dropping-particle" : "", "parse-names" : false, "suffix" : "" } ], "container-title" : "Global Environmental Change", "id" : "ITEM-2", "issued" : { "date-parts" : [ [ "2017", "1", "1" ] ] }, "page" : "153-168", "publisher" : "Pergamon", "title" : "The Shared Socioeconomic Pathways and their energy, land use, and greenhouse gas emissions implications: An overview", "translator" : [ { "dropping-particle" : "", "family" : "H1008", "given" : "", "non-dropping-particle" : "", "parse-names" : false, "suffix" : "" } ], "type" : "article-journal", "volume" : "42" }, "uris" : [ "http://www.mendeley.com/documents/?uuid=7c61cbf4-38cb-4003-b543-dcbed05a56df" ] } ], "mendeley" : { "formattedCitation" : "(Riahi et al., 2017; Rogelj et al., 2018a)", "plainTextFormattedCitation" : "(Riahi et al., 2017; Rogelj et al., 2018a)", "previouslyFormattedCitation" : "(Riahi et al., 2017; Rogelj et al., 2018a)" }, "properties" : { "noteIndex" : 0 }, "schema" : "https://github.com/citation-style-language/schema/raw/master/csl-citation.json" }</w:instrText>
      </w:r>
      <w:r>
        <w:rPr>
          <w:rFonts w:cs="Times New Roman"/>
        </w:rPr>
        <w:fldChar w:fldCharType="separate"/>
      </w:r>
      <w:ins w:id="6715" w:author="Robin Matthews" w:date="2021-05-18T16:08:00Z">
        <w:del w:id="6716" w:author="Ian Blenkinsop" w:date="2021-07-09T09:53:00Z">
          <w:r w:rsidR="00602365" w:rsidDel="00A02E57">
            <w:rPr>
              <w:rFonts w:cs="Times New Roman"/>
              <w:noProof/>
              <w:lang w:val="en-US"/>
            </w:rPr>
            <w:delText>(</w:delText>
          </w:r>
        </w:del>
        <w:r w:rsidR="00602365">
          <w:rPr>
            <w:rFonts w:cs="Times New Roman"/>
            <w:noProof/>
            <w:lang w:val="en-US"/>
          </w:rPr>
          <w:t>Riahi et al., 2017; Rogelj et al., 2018a)</w:t>
        </w:r>
      </w:ins>
      <w:del w:id="6717" w:author="Robin Matthews" w:date="2021-05-18T16:08:00Z">
        <w:r w:rsidRPr="003101AB" w:rsidDel="00602365">
          <w:rPr>
            <w:rFonts w:cs="Times New Roman"/>
            <w:noProof/>
            <w:lang w:val="en-US"/>
          </w:rPr>
          <w:delText>(Riahi et al., 2017; Rogelj et al., 2018a)</w:delText>
        </w:r>
      </w:del>
      <w:r>
        <w:rPr>
          <w:rFonts w:cs="Times New Roman"/>
        </w:rPr>
        <w:fldChar w:fldCharType="end"/>
      </w:r>
      <w:r w:rsidRPr="003101AB">
        <w:rPr>
          <w:rFonts w:cs="Times New Roman"/>
          <w:lang w:val="en-US"/>
        </w:rPr>
        <w:t xml:space="preserve">. </w:t>
      </w:r>
      <w:r w:rsidRPr="000128A3">
        <w:rPr>
          <w:rFonts w:cs="Times New Roman"/>
          <w:lang w:val="en-GB"/>
        </w:rPr>
        <w:t>An IAM can derive multiple emission</w:t>
      </w:r>
      <w:ins w:id="6718" w:author="Ian Blenkinsop" w:date="2021-07-09T09:55:00Z">
        <w:r w:rsidR="00A02E57">
          <w:rPr>
            <w:rFonts w:cs="Times New Roman"/>
            <w:lang w:val="en-GB"/>
          </w:rPr>
          <w:t>s</w:t>
        </w:r>
      </w:ins>
      <w:r w:rsidRPr="000128A3">
        <w:rPr>
          <w:rFonts w:cs="Times New Roman"/>
          <w:lang w:val="en-GB"/>
        </w:rPr>
        <w:t xml:space="preserve"> futures for each </w:t>
      </w:r>
      <w:commentRangeStart w:id="6719"/>
      <w:r w:rsidRPr="000128A3">
        <w:rPr>
          <w:rFonts w:cs="Times New Roman"/>
          <w:lang w:val="en-GB"/>
        </w:rPr>
        <w:t>socio-economic development pathway</w:t>
      </w:r>
      <w:commentRangeEnd w:id="6719"/>
      <w:r w:rsidR="00A02E57">
        <w:rPr>
          <w:rStyle w:val="CommentReference"/>
        </w:rPr>
        <w:commentReference w:id="6719"/>
      </w:r>
      <w:r w:rsidRPr="000128A3">
        <w:rPr>
          <w:rFonts w:cs="Times New Roman"/>
          <w:lang w:val="en-GB"/>
        </w:rPr>
        <w:t xml:space="preserve">, assuming </w:t>
      </w:r>
      <w:r w:rsidRPr="000128A3">
        <w:rPr>
          <w:lang w:val="en-GB"/>
        </w:rPr>
        <w:t>no new mitigation policies or various levels of additional mitigation action (in the case of reference scenarios and mitigation scenarios, respectively</w:t>
      </w:r>
      <w:ins w:id="6720" w:author="Ian Blenkinsop" w:date="2021-07-09T09:58:00Z">
        <w:r w:rsidR="00A8057A">
          <w:rPr>
            <w:lang w:val="en-GB"/>
          </w:rPr>
          <w:t>;</w:t>
        </w:r>
      </w:ins>
      <w:r w:rsidRPr="000128A3">
        <w:rPr>
          <w:lang w:val="en-GB"/>
        </w:rPr>
        <w:t xml:space="preserve"> </w:t>
      </w:r>
      <w:r>
        <w:fldChar w:fldCharType="begin" w:fldLock="1"/>
      </w:r>
      <w:r w:rsidR="00E14AAC">
        <w:rPr>
          <w:lang w:val="en-GB"/>
        </w:rPr>
        <w:instrText>ADDIN CSL_CITATION { "citationItems" : [ { "id" : "ITEM-1", "itemData" : { "DOI" : "10.1016/j.gloenvcha.2016.05.009", "ISSN" : "09593780", "author" : [ { "dropping-particle" : "", "family" : "Riahi", "given" : "Keywan", "non-dropping-particle" : "", "parse-names" : false, "suffix" : "" }, { "dropping-particle" : "", "family" : "Vuuren", "given" : "Detlef P.", "non-dropping-particle" : "van", "parse-names" : false, "suffix" : "" }, { "dropping-particle" : "", "family" : "Kriegler", "given" : "Elmar", "non-dropping-particle" : "", "parse-names" : false, "suffix" : "" }, { "dropping-particle" : "", "family" : "Edmonds", "given" : "Jae", "non-dropping-particle" : "", "parse-names" : false, "suffix" : "" }, { "dropping-particle" : "", "family" : "O\u2019Neill", "given" : "Brian C.", "non-dropping-particle" : "", "parse-names" : false, "suffix" : "" }, { "dropping-particle" : "", "family" : "Fujimori", "given" : "Shinichiro", "non-dropping-particle" : "", "parse-names" : false, "suffix" : "" }, { "dropping-particle" : "", "family" : "Bauer", "given" : "Nico", "non-dropping-particle" : "", "parse-names" : false, "suffix" : "" }, { "dropping-particle" : "", "family" : "Calvin", "given" : "Katherine", "non-dropping-particle" : "", "parse-names" : false, "suffix" : "" }, { "dropping-particle" : "", "family" : "Dellink", "given" : "Rob", "non-dropping-particle" : "", "parse-names" : false, "suffix" : "" }, { "dropping-particle" : "", "family" : "Fricko", "given" : "Oliver", "non-dropping-particle" : "", "parse-names" : false, "suffix" : "" }, { "dropping-particle" : "", "family" : "Lutz", "given" : "Wolfgang", "non-dropping-particle" : "", "parse-names" : false, "suffix" : "" }, { "dropping-particle" : "", "family" : "Popp", "given" : "Alexander", "non-dropping-particle" : "", "parse-names" : false, "suffix" : "" }, { "dropping-particle" : "", "family" : "Cuaresma", "given" : "Jesus Crespo", "non-dropping-particle" : "", "parse-names" : false, "suffix" : "" }, { "dropping-particle" : "", "family" : "KC", "given" : "Samir", "non-dropping-particle" : "", "parse-names" : false, "suffix" : "" }, { "dropping-particle" : "", "family" : "Leimbach", "given" : "Marian", "non-dropping-particle" : "", "parse-names" : false, "suffix" : "" }, { "dropping-particle" : "", "family" : "Jiang", "given" : "Leiwen", "non-dropping-particle" : "", "parse-names" : false, "suffix" : "" }, { "dropping-particle" : "", "family" : "Kram", "given" : "Tom", "non-dropping-particle" : "", "parse-names" : false, "suffix" : "" }, { "dropping-particle" : "", "family" : "Rao", "given" : "Shilpa", "non-dropping-particle" : "", "parse-names" : false, "suffix" : "" }, { "dropping-particle" : "", "family" : "Emmerling", "given" : "Johannes", "non-dropping-particle" : "", "parse-names" : false, "suffix" : "" }, { "dropping-particle" : "", "family" : "Ebi", "given" : "Kristie", "non-dropping-particle" : "", "parse-names" : false, "suffix" : "" }, { "dropping-particle" : "", "family" : "Hasegawa", "given" : "Tomoko", "non-dropping-particle" : "", "parse-names" : false, "suffix" : "" }, { "dropping-particle" : "", "family" : "Havlik", "given" : "Petr", "non-dropping-particle" : "", "parse-names" : false, "suffix" : "" }, { "dropping-particle" : "", "family" : "Humpen\u00f6der", "given" : "Florian", "non-dropping-particle" : "", "parse-names" : false, "suffix" : "" }, { "dropping-particle" : "", "family" : "Silva", "given" : "Lara Aleluia", "non-dropping-particle" : "Da", "parse-names" : false, "suffix" : "" }, { "dropping-particle" : "", "family" : "Smith", "given" : "Steve", "non-dropping-particle" : "", "parse-names" : false, "suffix" : "" }, { "dropping-particle" : "", "family" : "Stehfest", "given" : "Elke", "non-dropping-particle" : "", "parse-names" : false, "suffix" : "" }, { "dropping-particle" : "", "family" : "Bosetti", "given" : "Valentina", "non-dropping-particle" : "", "parse-names" : false, "suffix" : "" }, { "dropping-particle" : "", "family" : "Eom", "given" : "Jiyong", "non-dropping-particle" : "", "parse-names" : false, "suffix" : "" }, { "dropping-particle" : "", "family" : "Gernaat", "given" : "David", "non-dropping-particle" : "", "parse-names" : false, "suffix" : "" }, { "dropping-particle" : "", "family" : "Masui", "given" : "Toshihiko", "non-dropping-particle" : "", "parse-names" : false, "suffix" : "" }, { "dropping-particle" : "", "family" : "Rogelj", "given" : "Joeri", "non-dropping-particle" : "", "parse-names" : false, "suffix" : "" }, { "dropping-particle" : "", "family" : "Strefler", "given" : "Jessica", "non-dropping-particle" : "", "parse-names" : false, "suffix" : "" }, { "dropping-particle" : "", "family" : "Drouet", "given" : "Laurent", "non-dropping-particle" : "", "parse-names" : false, "suffix" : "" }, { "dropping-particle" : "", "family" : "Krey", "given" : "Volker", "non-dropping-particle" : "", "parse-names" : false, "suffix" : "" }, { "dropping-particle" : "", "family" : "Luderer", "given" : "Gunnar", "non-dropping-particle" : "", "parse-names" : false, "suffix" : "" }, { "dropping-particle" : "", "family" : "Harmsen", "given" : "Mathijs", "non-dropping-particle" : "", "parse-names" : false, "suffix" : "" }, { "dropping-particle" : "", "family" : "Takahashi", "given" : "Kiyoshi", "non-dropping-particle" : "", "parse-names" : false, "suffix" : "" }, { "dropping-particle" : "", "family" : "Baumstark", "given" : "Lavinia", "non-dropping-particle" : "", "parse-names" : false, "suffix" : "" }, { "dropping-particle" : "", "family" : "Doelman", "given" : "Jonathan C.", "non-dropping-particle" : "", "parse-names" : false, "suffix" : "" }, { "dropping-particle" : "", "family" : "Kainuma", "given" : "Mikiko", "non-dropping-particle" : "", "parse-names" : false, "suffix" : "" }, { "dropping-particle" : "", "family" : "Klimont", "given" : "Zbigniew", "non-dropping-particle" : "", "parse-names" : false, "suffix" : "" }, { "dropping-particle" : "", "family" : "Marangoni", "given" : "Giacomo", "non-dropping-particle" : "", "parse-names" : false, "suffix" : "" }, { "dropping-particle" : "", "family" : "Lotze-Campen", "given" : "Hermann", "non-dropping-particle" : "", "parse-names" : false, "suffix" : "" }, { "dropping-particle" : "", "family" : "Obersteiner", "given" : "Michael", "non-dropping-particle" : "", "parse-names" : false, "suffix" : "" }, { "dropping-particle" : "", "family" : "Tabeau", "given" : "Andrzej", "non-dropping-particle" : "", "parse-names" : false, "suffix" : "" }, { "dropping-particle" : "", "family" : "Tavoni", "given" : "Massimo", "non-dropping-particle" : "", "parse-names" : false, "suffix" : "" } ], "container-title" : "Global Environmental Change", "id" : "ITEM-1", "issued" : { "date-parts" : [ [ "2017", "1", "1" ] ] }, "page" : "153-168", "publisher" : "Pergamon", "title" : "The Shared Socioeconomic Pathways and their energy, land use, and greenhouse gas emissions implications: An overview", "translator" : [ { "dropping-particle" : "", "family" : "H1008", "given" : "", "non-dropping-particle" : "", "parse-names" : false, "suffix" : "" } ], "type" : "article-journal", "volume" : "42" }, "uris" : [ "http://www.mendeley.com/documents/?uuid=7c61cbf4-38cb-4003-b543-dcbed05a56df" ] } ], "mendeley" : { "formattedCitation" : "(Riahi et al., 2017)", "plainTextFormattedCitation" : "(Riahi et al., 2017)", "previouslyFormattedCitation" : "(Riahi et al., 2017)" }, "properties" : { "noteIndex" : 0 }, "schema" : "https://github.com/citation-style-language/schema/raw/master/csl-citation.json" }</w:instrText>
      </w:r>
      <w:r>
        <w:fldChar w:fldCharType="separate"/>
      </w:r>
      <w:ins w:id="6721" w:author="Robin Matthews" w:date="2021-05-18T16:08:00Z">
        <w:del w:id="6722" w:author="Ian Blenkinsop" w:date="2021-07-09T09:58:00Z">
          <w:r w:rsidR="00602365" w:rsidDel="00A8057A">
            <w:rPr>
              <w:noProof/>
              <w:lang w:val="en-GB"/>
            </w:rPr>
            <w:delText>(</w:delText>
          </w:r>
        </w:del>
        <w:r w:rsidR="00602365">
          <w:rPr>
            <w:noProof/>
            <w:lang w:val="en-GB"/>
          </w:rPr>
          <w:t>Riahi et al., 2017)</w:t>
        </w:r>
      </w:ins>
      <w:del w:id="6723" w:author="Robin Matthews" w:date="2021-05-18T16:08:00Z">
        <w:r w:rsidRPr="000128A3" w:rsidDel="00602365">
          <w:rPr>
            <w:noProof/>
            <w:lang w:val="en-GB"/>
          </w:rPr>
          <w:delText>(Riahi et al., 2017)</w:delText>
        </w:r>
      </w:del>
      <w:r>
        <w:fldChar w:fldCharType="end"/>
      </w:r>
      <w:r w:rsidRPr="000128A3">
        <w:rPr>
          <w:rFonts w:cs="Times New Roman"/>
          <w:lang w:val="en-GB"/>
        </w:rPr>
        <w:t xml:space="preserve">. </w:t>
      </w:r>
      <w:r w:rsidRPr="000128A3">
        <w:rPr>
          <w:lang w:val="en-GB"/>
        </w:rPr>
        <w:t>B</w:t>
      </w:r>
      <w:r w:rsidRPr="000128A3">
        <w:rPr>
          <w:rFonts w:cs="Times New Roman"/>
          <w:lang w:val="en-GB"/>
        </w:rPr>
        <w:t xml:space="preserve">y design, the evolution of drivers and emissions within the SSP scenarios do not take into account the </w:t>
      </w:r>
      <w:r w:rsidRPr="000128A3">
        <w:rPr>
          <w:lang w:val="en-GB"/>
        </w:rPr>
        <w:t xml:space="preserve">effects of </w:t>
      </w:r>
      <w:r w:rsidRPr="000128A3">
        <w:rPr>
          <w:rFonts w:cs="Times New Roman"/>
          <w:lang w:val="en-GB"/>
        </w:rPr>
        <w:t>climate change.</w:t>
      </w:r>
    </w:p>
    <w:p w14:paraId="52E7F7F2" w14:textId="77777777" w:rsidR="006409E5" w:rsidRPr="000128A3" w:rsidRDefault="006409E5" w:rsidP="006409E5">
      <w:pPr>
        <w:pStyle w:val="AR6BodyText"/>
        <w:rPr>
          <w:lang w:val="en-GB"/>
        </w:rPr>
      </w:pPr>
    </w:p>
    <w:p w14:paraId="281FE0D9" w14:textId="6E1774F8" w:rsidR="006409E5" w:rsidRPr="000128A3" w:rsidRDefault="006409E5" w:rsidP="006409E5">
      <w:pPr>
        <w:pStyle w:val="AR6BodyText"/>
        <w:rPr>
          <w:lang w:val="en-GB"/>
        </w:rPr>
      </w:pPr>
      <w:r w:rsidRPr="000128A3">
        <w:rPr>
          <w:rFonts w:cs="Times New Roman"/>
          <w:lang w:val="en-GB"/>
        </w:rPr>
        <w:t xml:space="preserve">The SSPX-Y scenarios and the RCP scenarios </w:t>
      </w:r>
      <w:r w:rsidRPr="000128A3">
        <w:rPr>
          <w:lang w:val="en-GB"/>
        </w:rPr>
        <w:t>are categorized similarly</w:t>
      </w:r>
      <w:r w:rsidRPr="000128A3">
        <w:rPr>
          <w:rFonts w:cs="Times New Roman"/>
          <w:lang w:val="en-GB"/>
        </w:rPr>
        <w:t>, by reference to the approximate radiative forcing levels each one entails at the end of the 21st century. For example, the ‘1.9’ in the SSP1-1.9 scenario stands for an approximate radiative forcing level of 1.9 W m</w:t>
      </w:r>
      <w:del w:id="6724" w:author="Ian Blenkinsop" w:date="2021-07-09T09:59:00Z">
        <w:r w:rsidRPr="000128A3" w:rsidDel="00A8057A">
          <w:rPr>
            <w:rFonts w:cs="Times New Roman"/>
            <w:vertAlign w:val="superscript"/>
            <w:lang w:val="en-GB"/>
          </w:rPr>
          <w:delText>-</w:delText>
        </w:r>
      </w:del>
      <w:ins w:id="6725" w:author="Ian Blenkinsop" w:date="2021-07-09T09:59:00Z">
        <w:r w:rsidR="00A8057A">
          <w:rPr>
            <w:rFonts w:cs="Times New Roman"/>
            <w:vertAlign w:val="superscript"/>
            <w:lang w:val="en-GB"/>
          </w:rPr>
          <w:t>–</w:t>
        </w:r>
      </w:ins>
      <w:r w:rsidRPr="000128A3">
        <w:rPr>
          <w:rFonts w:cs="Times New Roman"/>
          <w:vertAlign w:val="superscript"/>
          <w:lang w:val="en-GB"/>
        </w:rPr>
        <w:t>2</w:t>
      </w:r>
      <w:r w:rsidRPr="000128A3">
        <w:rPr>
          <w:rFonts w:cs="Times New Roman"/>
          <w:lang w:val="en-GB"/>
        </w:rPr>
        <w:t xml:space="preserve"> in 2100. The first number (X) in the ‘SSPX-Y’ acronym refers to one of the five shared socio-economic development pathways (Cross-Chapter Box 1.4, Figure 1</w:t>
      </w:r>
      <w:del w:id="6726" w:author="Ian Blenkinsop" w:date="2021-07-12T15:02:00Z">
        <w:r w:rsidRPr="000128A3" w:rsidDel="0013610B">
          <w:rPr>
            <w:rFonts w:cs="Times New Roman"/>
            <w:lang w:val="en-GB"/>
          </w:rPr>
          <w:delText xml:space="preserve">; </w:delText>
        </w:r>
      </w:del>
      <w:ins w:id="6727" w:author="Ian Blenkinsop" w:date="2021-07-12T15:02:00Z">
        <w:r w:rsidR="0013610B">
          <w:rPr>
            <w:rFonts w:cs="Times New Roman"/>
            <w:lang w:val="en-GB"/>
          </w:rPr>
          <w:t xml:space="preserve"> and</w:t>
        </w:r>
        <w:r w:rsidR="0013610B" w:rsidRPr="000128A3">
          <w:rPr>
            <w:rFonts w:cs="Times New Roman"/>
            <w:lang w:val="en-GB"/>
          </w:rPr>
          <w:t xml:space="preserve"> </w:t>
        </w:r>
      </w:ins>
      <w:r w:rsidRPr="000128A3">
        <w:rPr>
          <w:rFonts w:cs="Times New Roman"/>
          <w:lang w:val="en-GB"/>
        </w:rPr>
        <w:t>Table 1.4).</w:t>
      </w:r>
    </w:p>
    <w:p w14:paraId="6A01A7D1" w14:textId="77777777" w:rsidR="006409E5" w:rsidRPr="000128A3" w:rsidRDefault="006409E5" w:rsidP="006409E5">
      <w:pPr>
        <w:pStyle w:val="AR6BodyText"/>
        <w:rPr>
          <w:lang w:val="en-GB"/>
        </w:rPr>
      </w:pPr>
    </w:p>
    <w:bookmarkEnd w:id="6709"/>
    <w:p w14:paraId="5C8FE599" w14:textId="77777777" w:rsidR="006409E5" w:rsidRPr="000128A3" w:rsidRDefault="006409E5" w:rsidP="006409E5">
      <w:pPr>
        <w:pBdr>
          <w:top w:val="nil"/>
          <w:left w:val="nil"/>
          <w:bottom w:val="nil"/>
          <w:right w:val="nil"/>
          <w:between w:val="nil"/>
        </w:pBdr>
        <w:rPr>
          <w:color w:val="000000"/>
        </w:rPr>
      </w:pPr>
    </w:p>
    <w:p w14:paraId="17681545" w14:textId="27F18863" w:rsidR="006409E5" w:rsidRDefault="006409E5" w:rsidP="006409E5">
      <w:pPr>
        <w:pStyle w:val="AR6BodyTextBold"/>
      </w:pPr>
      <w:r>
        <w:t>[START TABLE 1.4 HERE]</w:t>
      </w:r>
    </w:p>
    <w:p w14:paraId="0F04C71E" w14:textId="77777777" w:rsidR="006409E5" w:rsidRDefault="006409E5" w:rsidP="006409E5"/>
    <w:p w14:paraId="45579593" w14:textId="77777777" w:rsidR="006409E5" w:rsidRPr="006409E5" w:rsidRDefault="006409E5" w:rsidP="006409E5">
      <w:pPr>
        <w:pStyle w:val="AR6Chap1Table"/>
      </w:pPr>
      <w:r w:rsidRPr="006409E5">
        <w:t xml:space="preserve">Overview of different RCP and SSP acronyms as used in this report. </w:t>
      </w:r>
    </w:p>
    <w:tbl>
      <w:tblPr>
        <w:tblW w:w="10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8085"/>
      </w:tblGrid>
      <w:tr w:rsidR="006409E5" w14:paraId="0A3EDFF9" w14:textId="77777777" w:rsidTr="00294F83">
        <w:tc>
          <w:tcPr>
            <w:tcW w:w="1965" w:type="dxa"/>
            <w:shd w:val="clear" w:color="auto" w:fill="6FA8DC"/>
            <w:tcMar>
              <w:top w:w="100" w:type="dxa"/>
              <w:left w:w="100" w:type="dxa"/>
              <w:bottom w:w="100" w:type="dxa"/>
              <w:right w:w="100" w:type="dxa"/>
            </w:tcMar>
          </w:tcPr>
          <w:p w14:paraId="4C1213C6" w14:textId="77777777" w:rsidR="006409E5" w:rsidRDefault="006409E5" w:rsidP="00294F83">
            <w:pPr>
              <w:pStyle w:val="AR6BodyTextBold"/>
            </w:pPr>
            <w:r>
              <w:t>Scenario Acronym</w:t>
            </w:r>
          </w:p>
        </w:tc>
        <w:tc>
          <w:tcPr>
            <w:tcW w:w="8085" w:type="dxa"/>
            <w:shd w:val="clear" w:color="auto" w:fill="6FA8DC"/>
            <w:tcMar>
              <w:top w:w="100" w:type="dxa"/>
              <w:left w:w="100" w:type="dxa"/>
              <w:bottom w:w="100" w:type="dxa"/>
              <w:right w:w="100" w:type="dxa"/>
            </w:tcMar>
          </w:tcPr>
          <w:p w14:paraId="6C8D77EE" w14:textId="77777777" w:rsidR="006409E5" w:rsidRDefault="006409E5" w:rsidP="00294F83">
            <w:pPr>
              <w:pStyle w:val="AR6BodyTextBold"/>
            </w:pPr>
            <w:r>
              <w:t>Description</w:t>
            </w:r>
          </w:p>
        </w:tc>
      </w:tr>
      <w:tr w:rsidR="006409E5" w:rsidRPr="00512141" w14:paraId="63912266" w14:textId="77777777" w:rsidTr="00294F83">
        <w:tc>
          <w:tcPr>
            <w:tcW w:w="1965" w:type="dxa"/>
            <w:shd w:val="clear" w:color="auto" w:fill="DEEBF6"/>
            <w:tcMar>
              <w:top w:w="100" w:type="dxa"/>
              <w:left w:w="100" w:type="dxa"/>
              <w:bottom w:w="100" w:type="dxa"/>
              <w:right w:w="100" w:type="dxa"/>
            </w:tcMar>
          </w:tcPr>
          <w:p w14:paraId="29230656" w14:textId="3CB545AF" w:rsidR="006409E5" w:rsidRPr="000128A3" w:rsidRDefault="006409E5" w:rsidP="00294F83">
            <w:pPr>
              <w:pStyle w:val="AR6BodyText"/>
              <w:rPr>
                <w:lang w:val="en-GB"/>
              </w:rPr>
            </w:pPr>
            <w:r w:rsidRPr="000128A3">
              <w:rPr>
                <w:b/>
                <w:lang w:val="en-GB"/>
              </w:rPr>
              <w:t>‘SSPX</w:t>
            </w:r>
            <w:r w:rsidRPr="000128A3">
              <w:rPr>
                <w:lang w:val="en-GB"/>
              </w:rPr>
              <w:t xml:space="preserve">’ with X standing for the </w:t>
            </w:r>
            <w:del w:id="6728" w:author="Ian Blenkinsop" w:date="2021-07-12T11:18:00Z">
              <w:r w:rsidRPr="000128A3" w:rsidDel="00F94953">
                <w:rPr>
                  <w:lang w:val="en-GB"/>
                </w:rPr>
                <w:delText xml:space="preserve">shared </w:delText>
              </w:r>
            </w:del>
            <w:ins w:id="6729" w:author="Ian Blenkinsop" w:date="2021-07-12T11:18:00Z">
              <w:r w:rsidR="00F94953">
                <w:rPr>
                  <w:lang w:val="en-GB"/>
                </w:rPr>
                <w:t>S</w:t>
              </w:r>
              <w:r w:rsidR="00F94953" w:rsidRPr="000128A3">
                <w:rPr>
                  <w:lang w:val="en-GB"/>
                </w:rPr>
                <w:t xml:space="preserve">hared </w:t>
              </w:r>
            </w:ins>
            <w:del w:id="6730" w:author="Ian Blenkinsop" w:date="2021-07-12T11:18:00Z">
              <w:r w:rsidRPr="000128A3" w:rsidDel="00F94953">
                <w:rPr>
                  <w:lang w:val="en-GB"/>
                </w:rPr>
                <w:delText>socio</w:delText>
              </w:r>
            </w:del>
            <w:ins w:id="6731" w:author="Ian Blenkinsop" w:date="2021-07-12T11:18:00Z">
              <w:r w:rsidR="00F94953">
                <w:rPr>
                  <w:lang w:val="en-GB"/>
                </w:rPr>
                <w:t>S</w:t>
              </w:r>
              <w:r w:rsidR="00F94953" w:rsidRPr="000128A3">
                <w:rPr>
                  <w:lang w:val="en-GB"/>
                </w:rPr>
                <w:t>ocio</w:t>
              </w:r>
            </w:ins>
            <w:ins w:id="6732" w:author="Ian Blenkinsop" w:date="2021-07-09T09:59:00Z">
              <w:r w:rsidR="00A8057A">
                <w:rPr>
                  <w:lang w:val="en-GB"/>
                </w:rPr>
                <w:t>-</w:t>
              </w:r>
            </w:ins>
            <w:r w:rsidRPr="000128A3">
              <w:rPr>
                <w:lang w:val="en-GB"/>
              </w:rPr>
              <w:t xml:space="preserve">economic </w:t>
            </w:r>
            <w:del w:id="6733" w:author="Ian Blenkinsop" w:date="2021-07-12T11:18:00Z">
              <w:r w:rsidRPr="000128A3" w:rsidDel="00F94953">
                <w:rPr>
                  <w:lang w:val="en-GB"/>
                </w:rPr>
                <w:delText xml:space="preserve">pathway </w:delText>
              </w:r>
            </w:del>
            <w:ins w:id="6734" w:author="Ian Blenkinsop" w:date="2021-07-12T11:18:00Z">
              <w:r w:rsidR="00F94953">
                <w:rPr>
                  <w:lang w:val="en-GB"/>
                </w:rPr>
                <w:t>P</w:t>
              </w:r>
              <w:r w:rsidR="00F94953" w:rsidRPr="000128A3">
                <w:rPr>
                  <w:lang w:val="en-GB"/>
                </w:rPr>
                <w:t xml:space="preserve">athway </w:t>
              </w:r>
            </w:ins>
            <w:r w:rsidRPr="000128A3">
              <w:rPr>
                <w:lang w:val="en-GB"/>
              </w:rPr>
              <w:t xml:space="preserve">family (1, 2, </w:t>
            </w:r>
            <w:commentRangeStart w:id="6735"/>
            <w:r w:rsidRPr="000128A3">
              <w:rPr>
                <w:lang w:val="en-GB"/>
              </w:rPr>
              <w:t>…</w:t>
            </w:r>
            <w:commentRangeEnd w:id="6735"/>
            <w:r w:rsidR="00A8057A">
              <w:rPr>
                <w:rStyle w:val="CommentReference"/>
              </w:rPr>
              <w:commentReference w:id="6735"/>
            </w:r>
            <w:r w:rsidRPr="000128A3">
              <w:rPr>
                <w:lang w:val="en-GB"/>
              </w:rPr>
              <w:t xml:space="preserve">, 5) </w:t>
            </w:r>
          </w:p>
        </w:tc>
        <w:tc>
          <w:tcPr>
            <w:tcW w:w="8085" w:type="dxa"/>
            <w:shd w:val="clear" w:color="auto" w:fill="DEEBF6"/>
            <w:tcMar>
              <w:top w:w="100" w:type="dxa"/>
              <w:left w:w="100" w:type="dxa"/>
              <w:bottom w:w="100" w:type="dxa"/>
              <w:right w:w="100" w:type="dxa"/>
            </w:tcMar>
          </w:tcPr>
          <w:p w14:paraId="3FB6D188" w14:textId="19BA7616" w:rsidR="006409E5" w:rsidRPr="000128A3" w:rsidRDefault="006409E5" w:rsidP="00294F83">
            <w:pPr>
              <w:pStyle w:val="AR6BodyText"/>
              <w:rPr>
                <w:lang w:val="en-GB"/>
              </w:rPr>
            </w:pPr>
            <w:bookmarkStart w:id="6736" w:name="_Hlk66788250"/>
            <w:r w:rsidRPr="000128A3">
              <w:rPr>
                <w:lang w:val="en-GB"/>
              </w:rPr>
              <w:t xml:space="preserve">The </w:t>
            </w:r>
            <w:del w:id="6737" w:author="Ian Blenkinsop" w:date="2021-07-12T11:18:00Z">
              <w:r w:rsidRPr="000128A3" w:rsidDel="00F94953">
                <w:rPr>
                  <w:lang w:val="en-GB"/>
                </w:rPr>
                <w:delText xml:space="preserve">shared </w:delText>
              </w:r>
            </w:del>
            <w:ins w:id="6738" w:author="Ian Blenkinsop" w:date="2021-07-12T11:18:00Z">
              <w:r w:rsidR="00F94953">
                <w:rPr>
                  <w:lang w:val="en-GB"/>
                </w:rPr>
                <w:t>S</w:t>
              </w:r>
              <w:r w:rsidR="00F94953" w:rsidRPr="000128A3">
                <w:rPr>
                  <w:lang w:val="en-GB"/>
                </w:rPr>
                <w:t xml:space="preserve">hared </w:t>
              </w:r>
            </w:ins>
            <w:del w:id="6739" w:author="Ian Blenkinsop" w:date="2021-07-12T11:18:00Z">
              <w:r w:rsidRPr="000128A3" w:rsidDel="00F94953">
                <w:rPr>
                  <w:lang w:val="en-GB"/>
                </w:rPr>
                <w:delText>socio</w:delText>
              </w:r>
            </w:del>
            <w:ins w:id="6740" w:author="Ian Blenkinsop" w:date="2021-07-12T11:18:00Z">
              <w:r w:rsidR="00F94953">
                <w:rPr>
                  <w:lang w:val="en-GB"/>
                </w:rPr>
                <w:t>S</w:t>
              </w:r>
              <w:r w:rsidR="00F94953" w:rsidRPr="000128A3">
                <w:rPr>
                  <w:lang w:val="en-GB"/>
                </w:rPr>
                <w:t>ocio</w:t>
              </w:r>
            </w:ins>
            <w:ins w:id="6741" w:author="Ian Blenkinsop" w:date="2021-07-09T09:59:00Z">
              <w:r w:rsidR="00A8057A">
                <w:rPr>
                  <w:lang w:val="en-GB"/>
                </w:rPr>
                <w:t>-</w:t>
              </w:r>
            </w:ins>
            <w:r w:rsidRPr="000128A3">
              <w:rPr>
                <w:lang w:val="en-GB"/>
              </w:rPr>
              <w:t xml:space="preserve">economic </w:t>
            </w:r>
            <w:del w:id="6742" w:author="Ian Blenkinsop" w:date="2021-07-12T11:18:00Z">
              <w:r w:rsidRPr="000128A3" w:rsidDel="00F94953">
                <w:rPr>
                  <w:lang w:val="en-GB"/>
                </w:rPr>
                <w:delText xml:space="preserve">pathway </w:delText>
              </w:r>
            </w:del>
            <w:ins w:id="6743" w:author="Ian Blenkinsop" w:date="2021-07-12T11:18:00Z">
              <w:r w:rsidR="00F94953">
                <w:rPr>
                  <w:lang w:val="en-GB"/>
                </w:rPr>
                <w:t>P</w:t>
              </w:r>
              <w:r w:rsidR="00F94953" w:rsidRPr="000128A3">
                <w:rPr>
                  <w:lang w:val="en-GB"/>
                </w:rPr>
                <w:t xml:space="preserve">athway </w:t>
              </w:r>
            </w:ins>
            <w:r w:rsidRPr="000128A3">
              <w:rPr>
                <w:lang w:val="en-GB"/>
              </w:rPr>
              <w:t>family, i.e., the socio</w:t>
            </w:r>
            <w:ins w:id="6744" w:author="Ian Blenkinsop" w:date="2021-07-09T09:59:00Z">
              <w:r w:rsidR="00A8057A">
                <w:rPr>
                  <w:lang w:val="en-GB"/>
                </w:rPr>
                <w:t>-</w:t>
              </w:r>
            </w:ins>
            <w:r w:rsidRPr="000128A3">
              <w:rPr>
                <w:lang w:val="en-GB"/>
              </w:rPr>
              <w:t xml:space="preserve">economic developments with storylines regarding (among other things) GDP, population, </w:t>
            </w:r>
            <w:del w:id="6745" w:author="Ian Blenkinsop" w:date="2021-07-09T10:03:00Z">
              <w:r w:rsidRPr="000128A3" w:rsidDel="00A8057A">
                <w:rPr>
                  <w:lang w:val="en-GB"/>
                </w:rPr>
                <w:delText>urbanisation</w:delText>
              </w:r>
            </w:del>
            <w:ins w:id="6746" w:author="Ian Blenkinsop" w:date="2021-07-09T10:03:00Z">
              <w:r w:rsidR="00A8057A" w:rsidRPr="000128A3">
                <w:rPr>
                  <w:lang w:val="en-GB"/>
                </w:rPr>
                <w:t>urbani</w:t>
              </w:r>
              <w:r w:rsidR="00A8057A">
                <w:rPr>
                  <w:lang w:val="en-GB"/>
                </w:rPr>
                <w:t>z</w:t>
              </w:r>
              <w:r w:rsidR="00A8057A" w:rsidRPr="000128A3">
                <w:rPr>
                  <w:lang w:val="en-GB"/>
                </w:rPr>
                <w:t>ation</w:t>
              </w:r>
            </w:ins>
            <w:r w:rsidRPr="000128A3">
              <w:rPr>
                <w:lang w:val="en-GB"/>
              </w:rPr>
              <w:t xml:space="preserve">, economic collaboration, </w:t>
            </w:r>
            <w:ins w:id="6747" w:author="Ian Blenkinsop" w:date="2021-07-09T10:03:00Z">
              <w:r w:rsidR="00A8057A">
                <w:rPr>
                  <w:lang w:val="en-GB"/>
                </w:rPr>
                <w:t xml:space="preserve">and </w:t>
              </w:r>
            </w:ins>
            <w:r w:rsidRPr="000128A3">
              <w:rPr>
                <w:lang w:val="en-GB"/>
              </w:rPr>
              <w:t xml:space="preserve">human and technological development projections that describe different future worlds in the absence of climate change and additional climate policy </w:t>
            </w:r>
            <w:r>
              <w:fldChar w:fldCharType="begin" w:fldLock="1"/>
            </w:r>
            <w:r w:rsidR="00E81B0B">
              <w:rPr>
                <w:lang w:val="en-GB"/>
              </w:rPr>
              <w:instrText>ADDIN CSL_CITATION { "citationItems" : [ { "id" : "ITEM-1", "itemData" : { "DOI" : "10.1007/s10584-013-0905-2", "ISBN" : "1553-7250", "ISSN" : "01650009", "PMID" : "20402369", "abstract" : "The new scenario framework for climate change research envisions combining pathways of future radiative forcing and their associated climate changes with alternative pathways of socioeconomic development in order to carry out research on climate change impacts, adaptation, and mitigation. Here we propose a conceptual framework for how to define and develop a set of Shared Socioeconomic Pathways (SSPs) for use within the scenario framework.We define SSPs as reference pathways describing plausible alternative trends in the evolution of society and ecosystems over a century timescale, in the absence of climate change or climate policies. We introduce the concept of a space of challenges to adaptation and to mitigation that should be spanned by the SSPs, and discuss how particular trends in social, economic, and environmental development could be combined to produce such outcomes. A comparison to the narratives from the scenarios developed in the Special Report on Emissions Scenarios (SRES) illustrates how a starting point for developing SSPs can be defined. We suggest initial development of a set of basic SSPs that could then be extended to meet more specific purposes, and envision a process of application of basic and extended SSPs that would be iterative and potentially lead to modification of the original SSPs themselves.", "author" : [ { "dropping-particle" : "", "family" : "O'Neill", "given" : "Brian C.", "non-dropping-particle" : "", "parse-names" : false, "suffix" : "" }, { "dropping-particle" : "", "family" : "Kriegler", "given" : "Elmar", "non-dropping-particle" : "", "parse-names" : false, "suffix" : "" }, { "dropping-particle" : "", "family" : "Riahi", "given" : "Keywan", "non-dropping-particle" : "", "parse-names" : false, "suffix" : "" }, { "dropping-particle" : "", "family" : "Ebi", "given" : "Kristie L.", "non-dropping-particle" : "", "parse-names" : false, "suffix" : "" }, { "dropping-particle" : "", "family" : "Hallegatte", "given" : "Stephane", "non-dropping-particle" : "", "parse-names" : false, "suffix" : "" }, { "dropping-particle" : "", "family" : "Carter", "given" : "Timothy R.", "non-dropping-particle" : "", "parse-names" : false, "suffix" : "" }, { "dropping-particle" : "", "family" : "Mathur", "given" : "Ritu", "non-dropping-particle" : "", "parse-names" : false, "suffix" : "" }, { "dropping-particle" : "", "family" : "Vuuren", "given" : "Detlef P.", "non-dropping-particle" : "van", "parse-names" : false, "suffix" : "" }, { "dropping-particle" : "", "family" : "O\u2019Neill", "given" : "Brian C.", "non-dropping-particle" : "", "parse-names" : false, "suffix" : "" }, { "dropping-particle" : "", "family" : "Kriegler", "given" : "Elmar", "non-dropping-particle" : "", "parse-names" : false, "suffix" : "" }, { "dropping-particle" : "", "family" : "Riahi", "given" : "Keywan", "non-dropping-particle" : "", "parse-names" : false, "suffix" : "" }, { "dropping-particle" : "", "family" : "Ebi", "given" : "Kristie L.", "non-dropping-particle" : "", "parse-names" : false, "suffix" : "" }, { "dropping-particle" : "", "family" : "Hallegatte", "given" : "Stephane", "non-dropping-particle" : "", "parse-names" : false, "suffix" : "" }, { "dropping-particle" : "", "family" : "Carter", "given" : "Timothy R.", "non-dropping-particle" : "", "parse-names" : false, "suffix" : "" }, { "dropping-particle" : "", "family" : "Mathur", "given" : "Ritu", "non-dropping-particle" : "", "parse-names" : false, "suffix" : "" }, { "dropping-particle" : "", "family" : "Vuuren", "given" : "Detlef P.", "non-dropping-particle" : "van", "parse-names" : false, "suffix" : "" } ], "container-title" : "Climatic Change", "id" : "ITEM-1", "issue" : "3", "issued" : { "date-parts" : [ [ "2014", "2", "15" ] ] }, "page" : "387-400", "publisher" : "Springer Netherlands", "title" : "A new scenario framework for climate change research: The concept of shared socioeconomic pathways", "translator" : [ { "dropping-particle" : "", "family" : "H3424", "given" : "", "non-dropping-particle" : "", "parse-names" : false, "suffix" : "" } ], "type" : "article-journal", "volume" : "122" }, "uris" : [ "http://www.mendeley.com/documents/?uuid=cb23b7fe-de78-4db4-8f63-98dd5db43e73" ] } ], "mendeley" : { "formattedCitation" : "(O\u2019Neill et al., 2014)", "plainTextFormattedCitation" : "(O\u2019Neill et al., 2014)", "previouslyFormattedCitation" : "(O\u2019Neill et al., 2014)" }, "properties" : { "noteIndex" : 0 }, "schema" : "https://github.com/citation-style-language/schema/raw/master/csl-citation.json" }</w:instrText>
            </w:r>
            <w:r>
              <w:fldChar w:fldCharType="separate"/>
            </w:r>
            <w:ins w:id="6748" w:author="Robin Matthews" w:date="2021-05-18T16:08:00Z">
              <w:r w:rsidR="00602365">
                <w:rPr>
                  <w:noProof/>
                  <w:lang w:val="en-GB"/>
                </w:rPr>
                <w:t>(O’Neill et al., 2014)</w:t>
              </w:r>
            </w:ins>
            <w:del w:id="6749" w:author="Robin Matthews" w:date="2021-05-18T16:08:00Z">
              <w:r w:rsidRPr="000128A3" w:rsidDel="00602365">
                <w:rPr>
                  <w:noProof/>
                  <w:lang w:val="en-GB"/>
                </w:rPr>
                <w:delText>(O’Neill et al., 2014)</w:delText>
              </w:r>
            </w:del>
            <w:r>
              <w:fldChar w:fldCharType="end"/>
            </w:r>
            <w:r w:rsidRPr="000128A3">
              <w:rPr>
                <w:lang w:val="en-GB"/>
              </w:rPr>
              <w:t>. The quantification of energy, land use and emission</w:t>
            </w:r>
            <w:ins w:id="6750" w:author="Ian Blenkinsop" w:date="2021-07-09T10:03:00Z">
              <w:r w:rsidR="00A8057A">
                <w:rPr>
                  <w:lang w:val="en-GB"/>
                </w:rPr>
                <w:t>s</w:t>
              </w:r>
            </w:ins>
            <w:r w:rsidRPr="000128A3">
              <w:rPr>
                <w:lang w:val="en-GB"/>
              </w:rPr>
              <w:t xml:space="preserve"> implications in those storylines is not part of the SSPX narratives, but follows in a second step in which their climate outcomes are defined. This second step is dependent upon the </w:t>
            </w:r>
            <w:ins w:id="6751" w:author="Ian Blenkinsop" w:date="2021-07-09T10:04:00Z">
              <w:r w:rsidR="00A8057A" w:rsidRPr="00A8057A">
                <w:rPr>
                  <w:lang w:val="en-GB"/>
                </w:rPr>
                <w:t xml:space="preserve">integrated assessment model </w:t>
              </w:r>
              <w:r w:rsidR="00A8057A">
                <w:rPr>
                  <w:lang w:val="en-GB"/>
                </w:rPr>
                <w:t>(</w:t>
              </w:r>
            </w:ins>
            <w:r w:rsidRPr="000128A3">
              <w:rPr>
                <w:lang w:val="en-GB"/>
              </w:rPr>
              <w:t>IAM</w:t>
            </w:r>
            <w:ins w:id="6752" w:author="Ian Blenkinsop" w:date="2021-07-09T10:04:00Z">
              <w:r w:rsidR="00A8057A">
                <w:rPr>
                  <w:lang w:val="en-GB"/>
                </w:rPr>
                <w:t>)</w:t>
              </w:r>
            </w:ins>
            <w:r w:rsidRPr="000128A3">
              <w:rPr>
                <w:lang w:val="en-GB"/>
              </w:rPr>
              <w:t xml:space="preserve"> that is used for this quantification</w:t>
            </w:r>
            <w:ins w:id="6753" w:author="Ian Blenkinsop" w:date="2021-07-09T10:05:00Z">
              <w:r w:rsidR="00A8057A">
                <w:rPr>
                  <w:lang w:val="en-GB"/>
                </w:rPr>
                <w:t xml:space="preserve"> </w:t>
              </w:r>
              <w:r w:rsidR="00A8057A" w:rsidRPr="000128A3">
                <w:rPr>
                  <w:lang w:val="en-GB"/>
                </w:rPr>
                <w:t>(see SSPX-Y</w:t>
              </w:r>
              <w:r w:rsidR="00A8057A">
                <w:rPr>
                  <w:lang w:val="en-GB"/>
                </w:rPr>
                <w:t xml:space="preserve"> </w:t>
              </w:r>
            </w:ins>
            <w:ins w:id="6754" w:author="Ian Blenkinsop" w:date="2021-07-09T10:19:00Z">
              <w:r w:rsidR="000C7EF4">
                <w:rPr>
                  <w:lang w:val="en-GB"/>
                </w:rPr>
                <w:t>below</w:t>
              </w:r>
            </w:ins>
            <w:ins w:id="6755" w:author="Ian Blenkinsop" w:date="2021-07-09T10:05:00Z">
              <w:r w:rsidR="00A8057A">
                <w:rPr>
                  <w:lang w:val="en-GB"/>
                </w:rPr>
                <w:t>;</w:t>
              </w:r>
            </w:ins>
            <w:r w:rsidRPr="000128A3">
              <w:rPr>
                <w:lang w:val="en-GB"/>
              </w:rPr>
              <w:t xml:space="preserve"> </w:t>
            </w:r>
            <w:r>
              <w:fldChar w:fldCharType="begin" w:fldLock="1"/>
            </w:r>
            <w:r w:rsidR="00E14AAC">
              <w:rPr>
                <w:lang w:val="en-GB"/>
              </w:rPr>
              <w:instrText>ADDIN CSL_CITATION { "citationItems" : [ { "id" : "ITEM-1", "itemData" : { "DOI" : "10.1016/j.gloenvcha.2016.05.009", "ISSN" : "09593780", "author" : [ { "dropping-particle" : "", "family" : "Riahi", "given" : "Keywan", "non-dropping-particle" : "", "parse-names" : false, "suffix" : "" }, { "dropping-particle" : "", "family" : "Vuuren", "given" : "Detlef P.", "non-dropping-particle" : "van", "parse-names" : false, "suffix" : "" }, { "dropping-particle" : "", "family" : "Kriegler", "given" : "Elmar", "non-dropping-particle" : "", "parse-names" : false, "suffix" : "" }, { "dropping-particle" : "", "family" : "Edmonds", "given" : "Jae", "non-dropping-particle" : "", "parse-names" : false, "suffix" : "" }, { "dropping-particle" : "", "family" : "O\u2019Neill", "given" : "Brian C.", "non-dropping-particle" : "", "parse-names" : false, "suffix" : "" }, { "dropping-particle" : "", "family" : "Fujimori", "given" : "Shinichiro", "non-dropping-particle" : "", "parse-names" : false, "suffix" : "" }, { "dropping-particle" : "", "family" : "Bauer", "given" : "Nico", "non-dropping-particle" : "", "parse-names" : false, "suffix" : "" }, { "dropping-particle" : "", "family" : "Calvin", "given" : "Katherine", "non-dropping-particle" : "", "parse-names" : false, "suffix" : "" }, { "dropping-particle" : "", "family" : "Dellink", "given" : "Rob", "non-dropping-particle" : "", "parse-names" : false, "suffix" : "" }, { "dropping-particle" : "", "family" : "Fricko", "given" : "Oliver", "non-dropping-particle" : "", "parse-names" : false, "suffix" : "" }, { "dropping-particle" : "", "family" : "Lutz", "given" : "Wolfgang", "non-dropping-particle" : "", "parse-names" : false, "suffix" : "" }, { "dropping-particle" : "", "family" : "Popp", "given" : "Alexander", "non-dropping-particle" : "", "parse-names" : false, "suffix" : "" }, { "dropping-particle" : "", "family" : "Cuaresma", "given" : "Jesus Crespo", "non-dropping-particle" : "", "parse-names" : false, "suffix" : "" }, { "dropping-particle" : "", "family" : "KC", "given" : "Samir", "non-dropping-particle" : "", "parse-names" : false, "suffix" : "" }, { "dropping-particle" : "", "family" : "Leimbach", "given" : "Marian", "non-dropping-particle" : "", "parse-names" : false, "suffix" : "" }, { "dropping-particle" : "", "family" : "Jiang", "given" : "Leiwen", "non-dropping-particle" : "", "parse-names" : false, "suffix" : "" }, { "dropping-particle" : "", "family" : "Kram", "given" : "Tom", "non-dropping-particle" : "", "parse-names" : false, "suffix" : "" }, { "dropping-particle" : "", "family" : "Rao", "given" : "Shilpa", "non-dropping-particle" : "", "parse-names" : false, "suffix" : "" }, { "dropping-particle" : "", "family" : "Emmerling", "given" : "Johannes", "non-dropping-particle" : "", "parse-names" : false, "suffix" : "" }, { "dropping-particle" : "", "family" : "Ebi", "given" : "Kristie", "non-dropping-particle" : "", "parse-names" : false, "suffix" : "" }, { "dropping-particle" : "", "family" : "Hasegawa", "given" : "Tomoko", "non-dropping-particle" : "", "parse-names" : false, "suffix" : "" }, { "dropping-particle" : "", "family" : "Havlik", "given" : "Petr", "non-dropping-particle" : "", "parse-names" : false, "suffix" : "" }, { "dropping-particle" : "", "family" : "Humpen\u00f6der", "given" : "Florian", "non-dropping-particle" : "", "parse-names" : false, "suffix" : "" }, { "dropping-particle" : "", "family" : "Silva", "given" : "Lara Aleluia", "non-dropping-particle" : "Da", "parse-names" : false, "suffix" : "" }, { "dropping-particle" : "", "family" : "Smith", "given" : "Steve", "non-dropping-particle" : "", "parse-names" : false, "suffix" : "" }, { "dropping-particle" : "", "family" : "Stehfest", "given" : "Elke", "non-dropping-particle" : "", "parse-names" : false, "suffix" : "" }, { "dropping-particle" : "", "family" : "Bosetti", "given" : "Valentina", "non-dropping-particle" : "", "parse-names" : false, "suffix" : "" }, { "dropping-particle" : "", "family" : "Eom", "given" : "Jiyong", "non-dropping-particle" : "", "parse-names" : false, "suffix" : "" }, { "dropping-particle" : "", "family" : "Gernaat", "given" : "David", "non-dropping-particle" : "", "parse-names" : false, "suffix" : "" }, { "dropping-particle" : "", "family" : "Masui", "given" : "Toshihiko", "non-dropping-particle" : "", "parse-names" : false, "suffix" : "" }, { "dropping-particle" : "", "family" : "Rogelj", "given" : "Joeri", "non-dropping-particle" : "", "parse-names" : false, "suffix" : "" }, { "dropping-particle" : "", "family" : "Strefler", "given" : "Jessica", "non-dropping-particle" : "", "parse-names" : false, "suffix" : "" }, { "dropping-particle" : "", "family" : "Drouet", "given" : "Laurent", "non-dropping-particle" : "", "parse-names" : false, "suffix" : "" }, { "dropping-particle" : "", "family" : "Krey", "given" : "Volker", "non-dropping-particle" : "", "parse-names" : false, "suffix" : "" }, { "dropping-particle" : "", "family" : "Luderer", "given" : "Gunnar", "non-dropping-particle" : "", "parse-names" : false, "suffix" : "" }, { "dropping-particle" : "", "family" : "Harmsen", "given" : "Mathijs", "non-dropping-particle" : "", "parse-names" : false, "suffix" : "" }, { "dropping-particle" : "", "family" : "Takahashi", "given" : "Kiyoshi", "non-dropping-particle" : "", "parse-names" : false, "suffix" : "" }, { "dropping-particle" : "", "family" : "Baumstark", "given" : "Lavinia", "non-dropping-particle" : "", "parse-names" : false, "suffix" : "" }, { "dropping-particle" : "", "family" : "Doelman", "given" : "Jonathan C.", "non-dropping-particle" : "", "parse-names" : false, "suffix" : "" }, { "dropping-particle" : "", "family" : "Kainuma", "given" : "Mikiko", "non-dropping-particle" : "", "parse-names" : false, "suffix" : "" }, { "dropping-particle" : "", "family" : "Klimont", "given" : "Zbigniew", "non-dropping-particle" : "", "parse-names" : false, "suffix" : "" }, { "dropping-particle" : "", "family" : "Marangoni", "given" : "Giacomo", "non-dropping-particle" : "", "parse-names" : false, "suffix" : "" }, { "dropping-particle" : "", "family" : "Lotze-Campen", "given" : "Hermann", "non-dropping-particle" : "", "parse-names" : false, "suffix" : "" }, { "dropping-particle" : "", "family" : "Obersteiner", "given" : "Michael", "non-dropping-particle" : "", "parse-names" : false, "suffix" : "" }, { "dropping-particle" : "", "family" : "Tabeau", "given" : "Andrzej", "non-dropping-particle" : "", "parse-names" : false, "suffix" : "" }, { "dropping-particle" : "", "family" : "Tavoni", "given" : "Massimo", "non-dropping-particle" : "", "parse-names" : false, "suffix" : "" } ], "container-title" : "Global Environmental Change", "id" : "ITEM-1", "issued" : { "date-parts" : [ [ "2017", "1", "1" ] ] }, "page" : "153-168", "publisher" : "Pergamon", "title" : "The Shared Socioeconomic Pathways and their energy, land use, and greenhouse gas emissions implications: An overview", "translator" : [ { "dropping-particle" : "", "family" : "H1008", "given" : "", "non-dropping-particle" : "", "parse-names" : false, "suffix" : "" } ], "type" : "article-journal", "volume" : "42" }, "uris" : [ "http://www.mendeley.com/documents/?uuid=7c61cbf4-38cb-4003-b543-dcbed05a56df" ] } ], "mendeley" : { "formattedCitation" : "(Riahi et al., 2017)", "plainTextFormattedCitation" : "(Riahi et al., 2017)", "previouslyFormattedCitation" : "(Riahi et al., 2017)" }, "properties" : { "noteIndex" : 0 }, "schema" : "https://github.com/citation-style-language/schema/raw/master/csl-citation.json" }</w:instrText>
            </w:r>
            <w:r>
              <w:fldChar w:fldCharType="separate"/>
            </w:r>
            <w:ins w:id="6756" w:author="Robin Matthews" w:date="2021-05-18T16:08:00Z">
              <w:del w:id="6757" w:author="Ian Blenkinsop" w:date="2021-07-09T10:05:00Z">
                <w:r w:rsidR="00602365" w:rsidDel="00A8057A">
                  <w:rPr>
                    <w:noProof/>
                    <w:lang w:val="en-GB"/>
                  </w:rPr>
                  <w:delText>(</w:delText>
                </w:r>
              </w:del>
              <w:r w:rsidR="00602365">
                <w:rPr>
                  <w:noProof/>
                  <w:lang w:val="en-GB"/>
                </w:rPr>
                <w:t>Riahi et al., 2017)</w:t>
              </w:r>
            </w:ins>
            <w:del w:id="6758" w:author="Robin Matthews" w:date="2021-05-18T16:08:00Z">
              <w:r w:rsidRPr="000128A3" w:rsidDel="00602365">
                <w:rPr>
                  <w:noProof/>
                  <w:lang w:val="en-GB"/>
                </w:rPr>
                <w:delText>(Riahi et al., 2017)</w:delText>
              </w:r>
            </w:del>
            <w:r>
              <w:fldChar w:fldCharType="end"/>
            </w:r>
            <w:del w:id="6759" w:author="Ian Blenkinsop" w:date="2021-07-09T10:04:00Z">
              <w:r w:rsidRPr="000128A3" w:rsidDel="00A8057A">
                <w:rPr>
                  <w:lang w:val="en-GB"/>
                </w:rPr>
                <w:delText xml:space="preserve"> (see SSPX-Y</w:delText>
              </w:r>
            </w:del>
            <w:ins w:id="6760" w:author="Ian Blenkinsop" w:date="2021-07-09T10:05:00Z">
              <w:r w:rsidR="00A8057A">
                <w:rPr>
                  <w:lang w:val="en-GB"/>
                </w:rPr>
                <w:t>.</w:t>
              </w:r>
            </w:ins>
            <w:del w:id="6761" w:author="Ian Blenkinsop" w:date="2021-07-09T10:05:00Z">
              <w:r w:rsidRPr="000128A3" w:rsidDel="00A8057A">
                <w:rPr>
                  <w:lang w:val="en-GB"/>
                </w:rPr>
                <w:delText>)</w:delText>
              </w:r>
            </w:del>
            <w:bookmarkEnd w:id="6736"/>
          </w:p>
        </w:tc>
      </w:tr>
      <w:tr w:rsidR="006409E5" w:rsidRPr="00512141" w14:paraId="4E20CD04" w14:textId="77777777" w:rsidTr="00294F83">
        <w:tc>
          <w:tcPr>
            <w:tcW w:w="1965" w:type="dxa"/>
            <w:shd w:val="clear" w:color="auto" w:fill="DEEBF6"/>
            <w:tcMar>
              <w:top w:w="100" w:type="dxa"/>
              <w:left w:w="100" w:type="dxa"/>
              <w:bottom w:w="100" w:type="dxa"/>
              <w:right w:w="100" w:type="dxa"/>
            </w:tcMar>
          </w:tcPr>
          <w:p w14:paraId="51E194A5" w14:textId="77777777" w:rsidR="006409E5" w:rsidRPr="000128A3" w:rsidRDefault="006409E5" w:rsidP="00294F83">
            <w:pPr>
              <w:pStyle w:val="AR6BodyText"/>
              <w:rPr>
                <w:lang w:val="en-GB"/>
              </w:rPr>
            </w:pPr>
            <w:r w:rsidRPr="000128A3">
              <w:rPr>
                <w:lang w:val="en-GB"/>
              </w:rPr>
              <w:t>‘</w:t>
            </w:r>
            <w:r w:rsidRPr="000128A3">
              <w:rPr>
                <w:b/>
                <w:lang w:val="en-GB"/>
              </w:rPr>
              <w:t>RCPY</w:t>
            </w:r>
            <w:r w:rsidRPr="000128A3">
              <w:rPr>
                <w:lang w:val="en-GB"/>
              </w:rPr>
              <w:t xml:space="preserve">’ with Y standing for approximate radiative forcing level in 2100, at levels 2.6, 4.5, 6.0 or 8.5. </w:t>
            </w:r>
          </w:p>
        </w:tc>
        <w:tc>
          <w:tcPr>
            <w:tcW w:w="8085" w:type="dxa"/>
            <w:shd w:val="clear" w:color="auto" w:fill="DEEBF6"/>
            <w:tcMar>
              <w:top w:w="100" w:type="dxa"/>
              <w:left w:w="100" w:type="dxa"/>
              <w:bottom w:w="100" w:type="dxa"/>
              <w:right w:w="100" w:type="dxa"/>
            </w:tcMar>
          </w:tcPr>
          <w:p w14:paraId="561065DE" w14:textId="33ED1341" w:rsidR="006409E5" w:rsidRPr="000128A3" w:rsidRDefault="006409E5" w:rsidP="00294F83">
            <w:pPr>
              <w:pStyle w:val="AR6BodyText"/>
              <w:rPr>
                <w:lang w:val="en-GB"/>
              </w:rPr>
            </w:pPr>
            <w:r w:rsidRPr="000128A3">
              <w:rPr>
                <w:lang w:val="en-GB"/>
              </w:rPr>
              <w:t xml:space="preserve">Representative Concentration Pathways </w:t>
            </w:r>
            <w:ins w:id="6762" w:author="Ian Blenkinsop" w:date="2021-07-09T10:10:00Z">
              <w:r w:rsidR="00A8057A">
                <w:rPr>
                  <w:lang w:val="en-GB"/>
                </w:rPr>
                <w:t xml:space="preserve">(RCPs; </w:t>
              </w:r>
            </w:ins>
            <w:r>
              <w:fldChar w:fldCharType="begin" w:fldLock="1"/>
            </w:r>
            <w:r w:rsidR="00E81B0B">
              <w:rPr>
                <w:lang w:val="en-GB"/>
              </w:rPr>
              <w:instrText>ADDIN CSL_CITATION { "citationItems" : [ { "id" : "ITEM-1", "itemData" : { "DOI" : "10.1007/s10584-011-0148-z", "ISSN" : "0165-0009", "author" : [ { "dropping-particle" : "", "family" : "Vuuren", "given" : "Detlef P.", "non-dropping-particle" : "van", "parse-names" : false, "suffix" : "" }, { "dropping-particle" : "", "family" : "Edmonds", "given" : "Jae", "non-dropping-particle" : "", "parse-names" : false, "suffix" : "" }, { "dropping-particle" : "", "family" : "Kainuma", "given" : "Mikiko", "non-dropping-particle" : "", "parse-names" : false, "suffix" : "" }, { "dropping-particle" : "", "family" : "Riahi", "given" : "Keywan", "non-dropping-particle" : "", "parse-names" : false, "suffix" : "" }, { "dropping-particle" : "", "family" : "Thomson", "given" : "Allison", "non-dropping-particle" : "", "parse-names" : false, "suffix" : "" }, { "dropping-particle" : "", "family" : "Hibbard", "given" : "Kathy", "non-dropping-particle" : "", "parse-names" : false, "suffix" : "" }, { "dropping-particle" : "", "family" : "Hurtt", "given" : "George C.", "non-dropping-particle" : "", "parse-names" : false, "suffix" : "" }, { "dropping-particle" : "", "family" : "Kram", "given" : "Tom", "non-dropping-particle" : "", "parse-names" : false, "suffix" : "" }, { "dropping-particle" : "", "family" : "Krey", "given" : "Volker", "non-dropping-particle" : "", "parse-names" : false, "suffix" : "" }, { "dropping-particle" : "", "family" : "Lamarque", "given" : "Jean-Francois", "non-dropping-particle" : "", "parse-names" : false, "suffix" : "" }, { "dropping-particle" : "", "family" : "Masui", "given" : "Toshihiko", "non-dropping-particle" : "", "parse-names" : false, "suffix" : "" }, { "dropping-particle" : "", "family" : "Meinshausen", "given" : "Malte", "non-dropping-particle" : "", "parse-names" : false, "suffix" : "" }, { "dropping-particle" : "", "family" : "Nakicenovic", "given" : "Nebojsa", "non-dropping-particle" : "", "parse-names" : false, "suffix" : "" }, { "dropping-particle" : "", "family" : "Smith", "given" : "Steven J.", "non-dropping-particle" : "", "parse-names" : false, "suffix" : "" }, { "dropping-particle" : "", "family" : "Rose", "given" : "Steven K.", "non-dropping-particle" : "", "parse-names" : false, "suffix" : "" } ], "container-title" : "Climatic Change", "id" : "ITEM-1", "issue" : "1-2", "issued" : { "date-parts" : [ [ "2011", "11", "5" ] ] }, "page" : "5-31", "publisher" : "Springer Netherlands", "title" : "The representative concentration pathways: an overview", "translator" : [ { "dropping-particle" : "", "family" : "H2768", "given" : "", "non-dropping-particle" : "", "parse-names" : false, "suffix" : "" } ], "type" : "article-journal", "volume" : "109" }, "uris" : [ "http://www.mendeley.com/documents/?uuid=eb93b919-82cb-3a7b-b19f-a237ed7c9d3e" ] }, { "id" : "ITEM-2", "itemData" : { "DOI" : "10.1038/nature08823", "author" : [ { "dropping-particle" : "", "family" : "Moss", "given" : "Richard H", "non-dropping-particle" : "", "parse-names" : false, "suffix" : "" }, { "dropping-particle" : "", "family" : "Edmonds", "given" : "Jae A", "non-dropping-particle" : "", "parse-names" : false, "suffix" : "" }, { "dropping-particle" : "", "family" : "Hibbard", "given" : "Kathy A", "non-dropping-particle" : "", "parse-names" : false, "suffix" : "" }, { "dropping-particle" : "", "family" : "Manning", "given" : "Martin R", "non-dropping-particle" : "", "parse-names" : false, "suffix" : "" }, { "dropping-particle" : "", "family" : "Rose", "given" : "Steven K", "non-dropping-particle" : "", "parse-names" : false, "suffix" : "" }, { "dropping-particle" : "", "family" : "Vuuren", "given" : "Detlef P", "non-dropping-particle" : "van", "parse-names" : false, "suffix" : "" }, { "dropping-particle" : "", "family" : "Carter", "given" : "Timothy R", "non-dropping-particle" : "", "parse-names" : false, "suffix" : "" }, { "dropping-particle" : "", "family" : "Emori", "given" : "Seita", "non-dropping-particle" : "", "parse-names" : false, "suffix" : "" }, { "dropping-particle" : "", "family" : "Kainuma", "given" : "Mikiko", "non-dropping-particle" : "", "parse-names" : false, "suffix" : "" }, { "dropping-particle" : "", "family" : "Kram", "given" : "Tom", "non-dropping-particle" : "", "parse-names" : false, "suffix" : "" }, { "dropping-particle" : "", "family" : "Meehl", "given" : "Gerald A", "non-dropping-particle" : "", "parse-names" : false, "suffix" : "" }, { "dropping-particle" : "", "family" : "Mitchell", "given" : "John F B", "non-dropping-particle" : "", "parse-names" : false, "suffix" : "" }, { "dropping-particle" : "", "family" : "Nakicenovic", "given" : "Nebojsa", "non-dropping-particle" : "", "parse-names" : false, "suffix" : "" }, { "dropping-particle" : "", "family" : "Riahi", "given" : "Keywan", "non-dropping-particle" : "", "parse-names" : false, "suffix" : "" }, { "dropping-particle" : "", "family" : "Smith", "given" : "Steven J", "non-dropping-particle" : "", "parse-names" : false, "suffix" : "" }, { "dropping-particle" : "", "family" : "Stouffer", "given" : "Ronald J", "non-dropping-particle" : "", "parse-names" : false, "suffix" : "" }, { "dropping-particle" : "", "family" : "Thomson", "given" : "Allison M", "non-dropping-particle" : "", "parse-names" : false, "suffix" : "" }, { "dropping-particle" : "", "family" : "Weyant", "given" : "John P", "non-dropping-particle" : "", "parse-names" : false, "suffix" : "" }, { "dropping-particle" : "", "family" : "Wilbanks", "given" : "Thomas J", "non-dropping-particle" : "", "parse-names" : false, "suffix" : "" } ], "container-title" : "Nature", "id" : "ITEM-2", "issued" : { "date-parts" : [ [ "2010", "2", "11" ] ] }, "page" : "747", "publisher" : "Macmillan Publishers Limited. All rights reserved", "title" : "The next generation of scenarios for climate change research and assessment", "translator" : [ { "dropping-particle" : "", "family" : "H203", "given" : "", "non-dropping-particle" : "", "parse-names" : false, "suffix" : "" } ], "type" : "article-journal", "volume" : "463" }, "uris" : [ "http://www.mendeley.com/documents/?uuid=b7bbe3df-890b-42bb-b41b-5d3e1a9e7d1f" ] } ], "mendeley" : { "formattedCitation" : "(Moss et al., 2010; van Vuuren et al., 2011)", "plainTextFormattedCitation" : "(Moss et al., 2010; van Vuuren et al., 2011)", "previouslyFormattedCitation" : "(Moss et al., 2010; van Vuuren et al., 2011)" }, "properties" : { "noteIndex" : 0 }, "schema" : "https://github.com/citation-style-language/schema/raw/master/csl-citation.json" }</w:instrText>
            </w:r>
            <w:r>
              <w:fldChar w:fldCharType="separate"/>
            </w:r>
            <w:ins w:id="6763" w:author="Robin Matthews" w:date="2021-05-18T16:08:00Z">
              <w:del w:id="6764" w:author="Ian Blenkinsop" w:date="2021-07-09T10:10:00Z">
                <w:r w:rsidR="00602365" w:rsidDel="00A8057A">
                  <w:rPr>
                    <w:noProof/>
                    <w:lang w:val="en-GB"/>
                  </w:rPr>
                  <w:delText>(</w:delText>
                </w:r>
              </w:del>
              <w:r w:rsidR="00602365">
                <w:rPr>
                  <w:noProof/>
                  <w:lang w:val="en-GB"/>
                </w:rPr>
                <w:t>Moss et al., 2010; van Vuuren et al., 2011)</w:t>
              </w:r>
            </w:ins>
            <w:del w:id="6765" w:author="Robin Matthews" w:date="2021-05-18T16:08:00Z">
              <w:r w:rsidR="00F8677F" w:rsidRPr="00E35E42" w:rsidDel="00602365">
                <w:rPr>
                  <w:noProof/>
                  <w:lang w:val="en-GB"/>
                </w:rPr>
                <w:delText>(Moss et al., 2010; van Vuuren et al., 2011)</w:delText>
              </w:r>
            </w:del>
            <w:r>
              <w:fldChar w:fldCharType="end"/>
            </w:r>
            <w:r w:rsidRPr="00E35E42">
              <w:rPr>
                <w:lang w:val="en-GB"/>
              </w:rPr>
              <w:t xml:space="preserve">. These are GHG concentrations </w:t>
            </w:r>
            <w:r>
              <w:fldChar w:fldCharType="begin" w:fldLock="1"/>
            </w:r>
            <w:r w:rsidR="00E81B0B">
              <w:rPr>
                <w:lang w:val="en-GB"/>
              </w:rPr>
              <w:instrText>ADDIN CSL_CITATION { "citationItems" : [ { "id" : "ITEM-1", "itemData" : { "DOI" : "10.1007/s10584-011-0156-z", "ISSN" : "0165-0009", "author" : [ { "dropping-particle" : "", "family" : "Meinshausen", "given" : "Malte", "non-dropping-particle" : "", "parse-names" : false, "suffix" : "" }, { "dropping-particle" : "", "family" : "Smith", "given" : "S. J.", "non-dropping-particle" : "", "parse-names" : false, "suffix" : "" }, { "dropping-particle" : "", "family" : "Calvin", "given" : "K.", "non-dropping-particle" : "", "parse-names" : false, "suffix" : "" }, { "dropping-particle" : "", "family" : "Daniel", "given" : "J. S.", "non-dropping-particle" : "", "parse-names" : false, "suffix" : "" }, { "dropping-particle" : "", "family" : "Kainuma", "given" : "M. L. T.", "non-dropping-particle" : "", "parse-names" : false, "suffix" : "" }, { "dropping-particle" : "", "family" : "Lamarque", "given" : "J-F.", "non-dropping-particle" : "", "parse-names" : false, "suffix" : "" }, { "dropping-particle" : "", "family" : "Matsumoto", "given" : "K.", "non-dropping-particle" : "", "parse-names" : false, "suffix" : "" }, { "dropping-particle" : "", "family" : "Montzka", "given" : "S. A.", "non-dropping-particle" : "", "parse-names" : false, "suffix" : "" }, { "dropping-particle" : "", "family" : "Raper", "given" : "S. C. B.", "non-dropping-particle" : "", "parse-names" : false, "suffix" : "" }, { "dropping-particle" : "", "family" : "Riahi", "given" : "K.", "non-dropping-particle" : "", "parse-names" : false, "suffix" : "" }, { "dropping-particle" : "", "family" : "Thomson", "given" : "A.", "non-dropping-particle" : "", "parse-names" : false, "suffix" : "" }, { "dropping-particle" : "", "family" : "Velders", "given" : "G. J. M.", "non-dropping-particle" : "", "parse-names" : false, "suffix" : "" }, { "dropping-particle" : "", "family" : "Vuuren", "given" : "D.P. P.", "non-dropping-particle" : "van", "parse-names" : false, "suffix" : "" } ], "container-title" : "Climatic Change", "id" : "ITEM-1", "issue" : "1-2", "issued" : { "date-parts" : [ [ "2011", "11", "9" ] ] }, "page" : "213-241", "title" : "The RCP greenhouse gas concentrations and their extensions from 1765 to 2300", "translator" : [ { "dropping-particle" : "", "family" : "H3358", "given" : "", "non-dropping-particle" : "", "parse-names" : false, "suffix" : "" } ], "type" : "article-journal", "volume" : "109" }, "uris" : [ "http://www.mendeley.com/documents/?uuid=f811d603-62b0-4483-8b31-4b5392ab9e4e" ] } ], "mendeley" : { "formattedCitation" : "(Meinshausen et al., 2011b)", "plainTextFormattedCitation" : "(Meinshausen et al., 2011b)", "previouslyFormattedCitation" : "(Meinshausen et al., 2011b)" }, "properties" : { "noteIndex" : 0 }, "schema" : "https://github.com/citation-style-language/schema/raw/master/csl-citation.json" }</w:instrText>
            </w:r>
            <w:r>
              <w:fldChar w:fldCharType="separate"/>
            </w:r>
            <w:ins w:id="6766" w:author="Robin Matthews" w:date="2021-05-18T16:08:00Z">
              <w:r w:rsidR="00602365">
                <w:rPr>
                  <w:noProof/>
                  <w:lang w:val="en-GB"/>
                </w:rPr>
                <w:t>(Meinshausen et al., 2011b)</w:t>
              </w:r>
            </w:ins>
            <w:del w:id="6767" w:author="Robin Matthews" w:date="2021-05-18T16:08:00Z">
              <w:r w:rsidR="007009D9" w:rsidRPr="00E35E42" w:rsidDel="00602365">
                <w:rPr>
                  <w:noProof/>
                  <w:lang w:val="en-GB"/>
                </w:rPr>
                <w:delText>(Meinshausen et al., 2011b)</w:delText>
              </w:r>
            </w:del>
            <w:r>
              <w:fldChar w:fldCharType="end"/>
            </w:r>
            <w:r w:rsidRPr="00E35E42">
              <w:rPr>
                <w:rStyle w:val="CommentReference"/>
              </w:rPr>
              <w:t xml:space="preserve"> </w:t>
            </w:r>
            <w:r w:rsidRPr="00E35E42">
              <w:rPr>
                <w:lang w:val="en-GB"/>
              </w:rPr>
              <w:t xml:space="preserve">, aerosol emissions </w:t>
            </w:r>
            <w:r>
              <w:fldChar w:fldCharType="begin" w:fldLock="1"/>
            </w:r>
            <w:r w:rsidR="00E81B0B">
              <w:rPr>
                <w:lang w:val="en-GB"/>
              </w:rPr>
              <w:instrText>ADDIN CSL_CITATION { "citationItems" : [ { "id" : "ITEM-1", "itemData" : { "DOI" : "10.1007/s10584-011-0155-0", "ISSN" : "0165-0009", "author" : [ { "dropping-particle" : "", "family" : "Lamarque", "given" : "Jean-Fran\u00e7ois", "non-dropping-particle" : "", "parse-names" : false, "suffix" : "" }, { "dropping-particle" : "", "family" : "Kyle", "given" : "G. Page", "non-dropping-particle" : "", "parse-names" : false, "suffix" : "" }, { "dropping-particle" : "", "family" : "Meinshausen", "given" : "Malte", "non-dropping-particle" : "", "parse-names" : false, "suffix" : "" }, { "dropping-particle" : "", "family" : "Riahi", "given" : "Keywan", "non-dropping-particle" : "", "parse-names" : false, "suffix" : "" }, { "dropping-particle" : "", "family" : "Smith", "given" : "Steven J.", "non-dropping-particle" : "", "parse-names" : false, "suffix" : "" }, { "dropping-particle" : "", "family" : "Vuuren", "given" : "Detlef P.", "non-dropping-particle" : "van", "parse-names" : false, "suffix" : "" }, { "dropping-particle" : "", "family" : "Conley", "given" : "Andrew J.", "non-dropping-particle" : "", "parse-names" : false, "suffix" : "" }, { "dropping-particle" : "", "family" : "Vitt", "given" : "Francis", "non-dropping-particle" : "", "parse-names" : false, "suffix" : "" } ], "container-title" : "Climatic Change", "id" : "ITEM-1", "issue" : "1-2", "issued" : { "date-parts" : [ [ "2011", "11", "5" ] ] }, "page" : "191-212", "title" : "Global and regional evolution of short-lived radiatively-active gases and aerosols in the Representative Concentration Pathways", "translator" : [ { "dropping-particle" : "", "family" : "H4173", "given" : "", "non-dropping-particle" : "", "parse-names" : false, "suffix" : "" } ], "type" : "article-journal", "volume" : "109" }, "uris" : [ "http://www.mendeley.com/documents/?uuid=7246eab4-0504-442e-9604-4b8463588a1b" ] } ], "mendeley" : { "formattedCitation" : "(Lamarque et al., 2011)", "plainTextFormattedCitation" : "(Lamarque et al., 2011)", "previouslyFormattedCitation" : "(Lamarque et al., 2011)" }, "properties" : { "noteIndex" : 0 }, "schema" : "https://github.com/citation-style-language/schema/raw/master/csl-citation.json" }</w:instrText>
            </w:r>
            <w:r>
              <w:fldChar w:fldCharType="separate"/>
            </w:r>
            <w:ins w:id="6768" w:author="Robin Matthews" w:date="2021-05-18T16:08:00Z">
              <w:r w:rsidR="00602365">
                <w:rPr>
                  <w:noProof/>
                  <w:lang w:val="es-ES"/>
                </w:rPr>
                <w:t>(Lamarque et al., 2011)</w:t>
              </w:r>
            </w:ins>
            <w:del w:id="6769" w:author="Robin Matthews" w:date="2021-05-18T16:08:00Z">
              <w:r w:rsidRPr="00666BF3" w:rsidDel="00602365">
                <w:rPr>
                  <w:noProof/>
                  <w:lang w:val="es-ES"/>
                </w:rPr>
                <w:delText>(Lamarque et al., 2011)</w:delText>
              </w:r>
            </w:del>
            <w:r>
              <w:fldChar w:fldCharType="end"/>
            </w:r>
            <w:r w:rsidRPr="00666BF3">
              <w:rPr>
                <w:lang w:val="es-ES"/>
              </w:rPr>
              <w:t xml:space="preserve"> and land</w:t>
            </w:r>
            <w:r w:rsidR="00C1628A">
              <w:rPr>
                <w:lang w:val="es-ES"/>
              </w:rPr>
              <w:t xml:space="preserve"> </w:t>
            </w:r>
            <w:del w:id="6770" w:author="Ian Blenkinsop" w:date="2021-07-09T10:11:00Z">
              <w:r w:rsidRPr="00666BF3" w:rsidDel="000C7EF4">
                <w:rPr>
                  <w:lang w:val="es-ES"/>
                </w:rPr>
                <w:delText xml:space="preserve">use </w:delText>
              </w:r>
            </w:del>
            <w:ins w:id="6771" w:author="Ian Blenkinsop" w:date="2021-07-09T10:11:00Z">
              <w:r w:rsidR="000C7EF4" w:rsidRPr="00666BF3">
                <w:rPr>
                  <w:lang w:val="es-ES"/>
                </w:rPr>
                <w:t>use</w:t>
              </w:r>
              <w:r w:rsidR="000C7EF4">
                <w:rPr>
                  <w:lang w:val="es-ES"/>
                </w:rPr>
                <w:t>-</w:t>
              </w:r>
            </w:ins>
            <w:r w:rsidRPr="00666BF3">
              <w:rPr>
                <w:lang w:val="es-ES"/>
              </w:rPr>
              <w:t xml:space="preserve">pattern time series </w:t>
            </w:r>
            <w:r>
              <w:fldChar w:fldCharType="begin" w:fldLock="1"/>
            </w:r>
            <w:r w:rsidR="00E81B0B">
              <w:rPr>
                <w:lang w:val="es-ES"/>
              </w:rPr>
              <w:instrText>ADDIN CSL_CITATION { "citationItems" : [ { "id" : "ITEM-1", "itemData" : { "DOI" : "10.1007/s10584-011-0153-2", "ISSN" : "0165-0009", "author" : [ { "dropping-particle" : "", "family" : "Hurtt", "given" : "G. C.", "non-dropping-particle" : "", "parse-names" : false, "suffix" : "" }, { "dropping-particle" : "", "family" : "Chini", "given" : "L. P.", "non-dropping-particle" : "", "parse-names" : false, "suffix" : "" }, { "dropping-particle" : "", "family" : "Frolking", "given" : "S.", "non-dropping-particle" : "", "parse-names" : false, "suffix" : "" }, { "dropping-particle" : "", "family" : "Betts", "given" : "R. A.", "non-dropping-particle" : "", "parse-names" : false, "suffix" : "" }, { "dropping-particle" : "", "family" : "Feddema", "given" : "J.", "non-dropping-particle" : "", "parse-names" : false, "suffix" : "" }, { "dropping-particle" : "", "family" : "Fischer", "given" : "G.", "non-dropping-particle" : "", "parse-names" : false, "suffix" : "" }, { "dropping-particle" : "", "family" : "Fisk", "given" : "J. P.", "non-dropping-particle" : "", "parse-names" : false, "suffix" : "" }, { "dropping-particle" : "", "family" : "Hibbard", "given" : "K.", "non-dropping-particle" : "", "parse-names" : false, "suffix" : "" }, { "dropping-particle" : "", "family" : "Houghton", "given" : "R. A.", "non-dropping-particle" : "", "parse-names" : false, "suffix" : "" }, { "dropping-particle" : "", "family" : "Janetos", "given" : "A.", "non-dropping-particle" : "", "parse-names" : false, "suffix" : "" }, { "dropping-particle" : "", "family" : "Jones", "given" : "C. D.", "non-dropping-particle" : "", "parse-names" : false, "suffix" : "" }, { "dropping-particle" : "", "family" : "Kindermann", "given" : "G.", "non-dropping-particle" : "", "parse-names" : false, "suffix" : "" }, { "dropping-particle" : "", "family" : "Kinoshita", "given" : "T.", "non-dropping-particle" : "", "parse-names" : false, "suffix" : "" }, { "dropping-particle" : "", "family" : "Klein Goldewijk", "given" : "Kees", "non-dropping-particle" : "", "parse-names" : false, "suffix" : "" }, { "dropping-particle" : "", "family" : "Riahi", "given" : "K.", "non-dropping-particle" : "", "parse-names" : false, "suffix" : "" }, { "dropping-particle" : "", "family" : "Shevliakova", "given" : "E.", "non-dropping-particle" : "", "parse-names" : false, "suffix" : "" }, { "dropping-particle" : "", "family" : "Smith", "given" : "S.", "non-dropping-particle" : "", "parse-names" : false, "suffix" : "" }, { "dropping-particle" : "", "family" : "Stehfest", "given" : "E.", "non-dropping-particle" : "", "parse-names" : false, "suffix" : "" }, { "dropping-particle" : "", "family" : "Thomson", "given" : "A.", "non-dropping-particle" : "", "parse-names" : false, "suffix" : "" }, { "dropping-particle" : "", "family" : "Thornton", "given" : "P.", "non-dropping-particle" : "", "parse-names" : false, "suffix" : "" }, { "dropping-particle" : "", "family" : "Vuuren", "given" : "D. P.", "non-dropping-particle" : "van", "parse-names" : false, "suffix" : "" }, { "dropping-particle" : "", "family" : "Wang", "given" : "Y. P.", "non-dropping-particle" : "", "parse-names" : false, "suffix" : "" } ], "container-title" : "Climatic Change", "id" : "ITEM-1", "issue" : "1-2", "issued" : { "date-parts" : [ [ "2011", "11", "9" ] ] }, "page" : "117-161", "title" : "Harmonization of land-use scenarios for the period 1500\u20132100: 600 years of global gridded annual land-use transitions, wood harvest, and resulting secondary lands", "translator" : [ { "dropping-particle" : "", "family" : "H4172", "given" : "", "non-dropping-particle" : "", "parse-names" : false, "suffix" : "" } ], "type" : "article-journal", "volume" : "109" }, "uris" : [ "http://www.mendeley.com/documents/?uuid=44630049-f59d-4f10-821c-ff18f59c20b4" ] } ], "mendeley" : { "formattedCitation" : "(Hurtt et al., 2011)", "plainTextFormattedCitation" : "(Hurtt et al., 2011)", "previouslyFormattedCitation" : "(Hurtt et al., 2011)" }, "properties" : { "noteIndex" : 0 }, "schema" : "https://github.com/citation-style-language/schema/raw/master/csl-citation.json" }</w:instrText>
            </w:r>
            <w:r>
              <w:fldChar w:fldCharType="separate"/>
            </w:r>
            <w:ins w:id="6772" w:author="Robin Matthews" w:date="2021-05-18T16:08:00Z">
              <w:r w:rsidR="00602365">
                <w:rPr>
                  <w:noProof/>
                  <w:lang w:val="en-GB"/>
                </w:rPr>
                <w:t>(Hurtt et al., 2011)</w:t>
              </w:r>
            </w:ins>
            <w:del w:id="6773" w:author="Robin Matthews" w:date="2021-05-18T16:08:00Z">
              <w:r w:rsidRPr="000128A3" w:rsidDel="00602365">
                <w:rPr>
                  <w:noProof/>
                  <w:lang w:val="en-GB"/>
                </w:rPr>
                <w:delText>(Hurtt et al., 2011)</w:delText>
              </w:r>
            </w:del>
            <w:r>
              <w:fldChar w:fldCharType="end"/>
            </w:r>
            <w:r w:rsidRPr="000128A3">
              <w:rPr>
                <w:lang w:val="en-GB"/>
              </w:rPr>
              <w:t xml:space="preserve"> derived from several IAMs. The pathways were originally generated from specific sets of socio-economic drivers, but these are no longer considered. Instead, these RCP emission</w:t>
            </w:r>
            <w:ins w:id="6774" w:author="Ian Blenkinsop" w:date="2021-07-09T10:12:00Z">
              <w:r w:rsidR="000C7EF4">
                <w:rPr>
                  <w:lang w:val="en-GB"/>
                </w:rPr>
                <w:t>s</w:t>
              </w:r>
            </w:ins>
            <w:r w:rsidRPr="000128A3">
              <w:rPr>
                <w:lang w:val="en-GB"/>
              </w:rPr>
              <w:t xml:space="preserve"> and concentration</w:t>
            </w:r>
            <w:ins w:id="6775" w:author="Ian Blenkinsop" w:date="2021-07-09T10:13:00Z">
              <w:r w:rsidR="000C7EF4">
                <w:rPr>
                  <w:lang w:val="en-GB"/>
                </w:rPr>
                <w:t>s</w:t>
              </w:r>
            </w:ins>
            <w:r w:rsidRPr="000128A3">
              <w:rPr>
                <w:lang w:val="en-GB"/>
              </w:rPr>
              <w:t xml:space="preserve"> time series are used in combination with a range of socio-economic futures (see SSPX-RCPY</w:t>
            </w:r>
            <w:ins w:id="6776" w:author="Ian Blenkinsop" w:date="2021-07-09T10:13:00Z">
              <w:r w:rsidR="000C7EF4">
                <w:rPr>
                  <w:lang w:val="en-GB"/>
                </w:rPr>
                <w:t xml:space="preserve"> below</w:t>
              </w:r>
            </w:ins>
            <w:r w:rsidRPr="000128A3">
              <w:rPr>
                <w:lang w:val="en-GB"/>
              </w:rPr>
              <w:t xml:space="preserve">). For example, the CMIP5 intercomparison (assessed in </w:t>
            </w:r>
            <w:commentRangeStart w:id="6777"/>
            <w:r w:rsidRPr="000128A3">
              <w:rPr>
                <w:lang w:val="en-GB"/>
              </w:rPr>
              <w:t>IPCC AR5</w:t>
            </w:r>
            <w:commentRangeEnd w:id="6777"/>
            <w:r w:rsidR="000C7EF4">
              <w:rPr>
                <w:rStyle w:val="CommentReference"/>
              </w:rPr>
              <w:commentReference w:id="6777"/>
            </w:r>
            <w:r w:rsidRPr="000128A3">
              <w:rPr>
                <w:lang w:val="en-GB"/>
              </w:rPr>
              <w:t>) developed climate futures based on these emission</w:t>
            </w:r>
            <w:ins w:id="6778" w:author="Ian Blenkinsop" w:date="2021-07-09T10:14:00Z">
              <w:r w:rsidR="000C7EF4">
                <w:rPr>
                  <w:lang w:val="en-GB"/>
                </w:rPr>
                <w:t>s</w:t>
              </w:r>
            </w:ins>
            <w:r w:rsidRPr="000128A3">
              <w:rPr>
                <w:lang w:val="en-GB"/>
              </w:rPr>
              <w:t xml:space="preserve"> and concentration</w:t>
            </w:r>
            <w:ins w:id="6779" w:author="Ian Blenkinsop" w:date="2021-07-09T10:14:00Z">
              <w:r w:rsidR="000C7EF4">
                <w:rPr>
                  <w:lang w:val="en-GB"/>
                </w:rPr>
                <w:t>s</w:t>
              </w:r>
            </w:ins>
            <w:r w:rsidRPr="000128A3">
              <w:rPr>
                <w:lang w:val="en-GB"/>
              </w:rPr>
              <w:t xml:space="preserve"> pathways from the RCPs.  </w:t>
            </w:r>
          </w:p>
        </w:tc>
      </w:tr>
      <w:tr w:rsidR="006409E5" w:rsidRPr="00512141" w14:paraId="27FD3BA6" w14:textId="77777777" w:rsidTr="00294F83">
        <w:tc>
          <w:tcPr>
            <w:tcW w:w="1965" w:type="dxa"/>
            <w:shd w:val="clear" w:color="auto" w:fill="DEEBF6"/>
            <w:tcMar>
              <w:top w:w="100" w:type="dxa"/>
              <w:left w:w="100" w:type="dxa"/>
              <w:bottom w:w="100" w:type="dxa"/>
              <w:right w:w="100" w:type="dxa"/>
            </w:tcMar>
          </w:tcPr>
          <w:p w14:paraId="5B65E459" w14:textId="77777777" w:rsidR="006409E5" w:rsidRPr="000128A3" w:rsidRDefault="006409E5" w:rsidP="00294F83">
            <w:pPr>
              <w:pStyle w:val="AR6BodyText"/>
              <w:rPr>
                <w:lang w:val="en-GB"/>
              </w:rPr>
            </w:pPr>
            <w:r w:rsidRPr="000128A3">
              <w:rPr>
                <w:lang w:val="en-GB"/>
              </w:rPr>
              <w:lastRenderedPageBreak/>
              <w:t xml:space="preserve">The SSP and RCP combination </w:t>
            </w:r>
          </w:p>
          <w:p w14:paraId="6EF618A0" w14:textId="77777777" w:rsidR="006409E5" w:rsidRPr="000128A3" w:rsidRDefault="006409E5" w:rsidP="00294F83">
            <w:pPr>
              <w:pStyle w:val="AR6BodyText"/>
              <w:rPr>
                <w:lang w:val="en-GB"/>
              </w:rPr>
            </w:pPr>
            <w:r w:rsidRPr="000128A3">
              <w:rPr>
                <w:lang w:val="en-GB"/>
              </w:rPr>
              <w:t>‘</w:t>
            </w:r>
            <w:r w:rsidRPr="000128A3">
              <w:rPr>
                <w:b/>
                <w:lang w:val="en-GB"/>
              </w:rPr>
              <w:t>SSPX-RCPY</w:t>
            </w:r>
            <w:r w:rsidRPr="000128A3">
              <w:rPr>
                <w:lang w:val="en-GB"/>
              </w:rPr>
              <w:t xml:space="preserve">’ with X and Y as above. </w:t>
            </w:r>
          </w:p>
        </w:tc>
        <w:tc>
          <w:tcPr>
            <w:tcW w:w="8085" w:type="dxa"/>
            <w:shd w:val="clear" w:color="auto" w:fill="DEEBF6"/>
            <w:tcMar>
              <w:top w:w="100" w:type="dxa"/>
              <w:left w:w="100" w:type="dxa"/>
              <w:bottom w:w="100" w:type="dxa"/>
              <w:right w:w="100" w:type="dxa"/>
            </w:tcMar>
          </w:tcPr>
          <w:p w14:paraId="721B9A59" w14:textId="14763917" w:rsidR="006409E5" w:rsidRPr="000128A3" w:rsidRDefault="006409E5" w:rsidP="00294F83">
            <w:pPr>
              <w:pStyle w:val="AR6BodyText"/>
              <w:rPr>
                <w:lang w:val="en-GB"/>
              </w:rPr>
            </w:pPr>
            <w:r w:rsidRPr="000128A3">
              <w:rPr>
                <w:lang w:val="en-GB"/>
              </w:rPr>
              <w:t xml:space="preserve">Combination of the SSP </w:t>
            </w:r>
            <w:del w:id="6780" w:author="Ian Blenkinsop" w:date="2021-07-09T10:14:00Z">
              <w:r w:rsidRPr="000128A3" w:rsidDel="000C7EF4">
                <w:rPr>
                  <w:lang w:val="en-GB"/>
                </w:rPr>
                <w:delText>socio</w:delText>
              </w:r>
            </w:del>
            <w:ins w:id="6781" w:author="Ian Blenkinsop" w:date="2021-07-09T10:14:00Z">
              <w:r w:rsidR="000C7EF4">
                <w:rPr>
                  <w:lang w:val="en-GB"/>
                </w:rPr>
                <w:t>S</w:t>
              </w:r>
              <w:r w:rsidR="000C7EF4" w:rsidRPr="000128A3">
                <w:rPr>
                  <w:lang w:val="en-GB"/>
                </w:rPr>
                <w:t>ocio</w:t>
              </w:r>
              <w:r w:rsidR="000C7EF4">
                <w:rPr>
                  <w:lang w:val="en-GB"/>
                </w:rPr>
                <w:t>-</w:t>
              </w:r>
            </w:ins>
            <w:del w:id="6782" w:author="Ian Blenkinsop" w:date="2021-07-09T10:14:00Z">
              <w:r w:rsidRPr="000128A3" w:rsidDel="000C7EF4">
                <w:rPr>
                  <w:lang w:val="en-GB"/>
                </w:rPr>
                <w:delText xml:space="preserve">economic </w:delText>
              </w:r>
            </w:del>
            <w:ins w:id="6783" w:author="Ian Blenkinsop" w:date="2021-07-09T10:14:00Z">
              <w:r w:rsidR="000C7EF4">
                <w:rPr>
                  <w:lang w:val="en-GB"/>
                </w:rPr>
                <w:t>E</w:t>
              </w:r>
              <w:r w:rsidR="000C7EF4" w:rsidRPr="000128A3">
                <w:rPr>
                  <w:lang w:val="en-GB"/>
                </w:rPr>
                <w:t xml:space="preserve">conomic </w:t>
              </w:r>
            </w:ins>
            <w:del w:id="6784" w:author="Ian Blenkinsop" w:date="2021-07-09T10:14:00Z">
              <w:r w:rsidRPr="000128A3" w:rsidDel="000C7EF4">
                <w:rPr>
                  <w:lang w:val="en-GB"/>
                </w:rPr>
                <w:delText xml:space="preserve">pathway </w:delText>
              </w:r>
            </w:del>
            <w:ins w:id="6785" w:author="Ian Blenkinsop" w:date="2021-07-09T10:14:00Z">
              <w:r w:rsidR="000C7EF4">
                <w:rPr>
                  <w:lang w:val="en-GB"/>
                </w:rPr>
                <w:t>P</w:t>
              </w:r>
              <w:r w:rsidR="000C7EF4" w:rsidRPr="000128A3">
                <w:rPr>
                  <w:lang w:val="en-GB"/>
                </w:rPr>
                <w:t xml:space="preserve">athway </w:t>
              </w:r>
            </w:ins>
            <w:r w:rsidRPr="000128A3">
              <w:rPr>
                <w:lang w:val="en-GB"/>
              </w:rPr>
              <w:t xml:space="preserve">X with climate futures stemming from GCMs, AOGCMs or Earth system model runs that used the RCPY. This combination is widely used in the impact literature assessed by WGII (see for example the Special Issue on SSPs by </w:t>
            </w:r>
            <w:r>
              <w:fldChar w:fldCharType="begin" w:fldLock="1"/>
            </w:r>
            <w:r w:rsidR="00E81B0B">
              <w:rPr>
                <w:lang w:val="en-GB"/>
              </w:rPr>
              <w:instrText>ADDIN CSL_CITATION { "citationItems" : [ { "id" : "ITEM-1", "itemData" : { "DOI" : "10.1007/s10584-013-0906-1", "ISSN" : "0165-0009", "author" : [ { "dropping-particle" : "", "family" : "Vuuren", "given" : "Detlef P.", "non-dropping-particle" : "van", "parse-names" : false, "suffix" : "" }, { "dropping-particle" : "", "family" : "Kriegler", "given" : "Elmar", "non-dropping-particle" : "", "parse-names" : false, "suffix" : "" }, { "dropping-particle" : "", "family" : "O\u2019Neill", "given" : "Brian C.", "non-dropping-particle" : "", "parse-names" : false, "suffix" : "" }, { "dropping-particle" : "", "family" : "Ebi", "given" : "Kristie L.", "non-dropping-particle" : "", "parse-names" : false, "suffix" : "" }, { "dropping-particle" : "", "family" : "Riahi", "given" : "Keywan", "non-dropping-particle" : "", "parse-names" : false, "suffix" : "" }, { "dropping-particle" : "", "family" : "Carter", "given" : "Timothy R.", "non-dropping-particle" : "", "parse-names" : false, "suffix" : "" }, { "dropping-particle" : "", "family" : "Edmonds", "given" : "Jae", "non-dropping-particle" : "", "parse-names" : false, "suffix" : "" }, { "dropping-particle" : "", "family" : "Hallegatte", "given" : "Stephane", "non-dropping-particle" : "", "parse-names" : false, "suffix" : "" }, { "dropping-particle" : "", "family" : "Kram", "given" : "Tom", "non-dropping-particle" : "", "parse-names" : false, "suffix" : "" }, { "dropping-particle" : "", "family" : "Mathur", "given" : "Ritu", "non-dropping-particle" : "", "parse-names" : false, "suffix" : "" }, { "dropping-particle" : "", "family" : "Winkler", "given" : "Harald", "non-dropping-particle" : "", "parse-names" : false, "suffix" : "" } ], "container-title" : "Climatic Change", "id" : "ITEM-1", "issue" : "3", "issued" : { "date-parts" : [ [ "2014", "2", "3" ] ] }, "page" : "373-386", "publisher" : "Springer Netherlands", "title" : "A new scenario framework for Climate Change Research: scenario matrix architecture", "translator" : [ { "dropping-particle" : "", "family" : "H3457", "given" : "", "non-dropping-particle" : "", "parse-names" : false, "suffix" : "" } ], "type" : "article-journal", "volume" : "122" }, "uris" : [ "http://www.mendeley.com/documents/?uuid=bd428ef6-c48a-474e-9e1f-0eedaab6fff7" ] } ], "mendeley" : { "formattedCitation" : "(van Vuuren et al., 2014)", "manualFormatting" : "van Vuuren et al. (2014)", "plainTextFormattedCitation" : "(van Vuuren et al., 2014)", "previouslyFormattedCitation" : "(van Vuuren et al., 2014)" }, "properties" : { "noteIndex" : 0 }, "schema" : "https://github.com/citation-style-language/schema/raw/master/csl-citation.json" }</w:instrText>
            </w:r>
            <w:r>
              <w:fldChar w:fldCharType="separate"/>
            </w:r>
            <w:ins w:id="6786" w:author="Robin Matthews" w:date="2021-05-18T16:08:00Z">
              <w:r w:rsidR="00602365">
                <w:rPr>
                  <w:noProof/>
                  <w:lang w:val="en-GB"/>
                </w:rPr>
                <w:t>van Vuuren et al. (2014)</w:t>
              </w:r>
            </w:ins>
            <w:del w:id="6787" w:author="Robin Matthews" w:date="2021-05-18T16:08:00Z">
              <w:r w:rsidRPr="000128A3" w:rsidDel="00602365">
                <w:rPr>
                  <w:noProof/>
                  <w:lang w:val="en-GB"/>
                </w:rPr>
                <w:delText>van Vuuren et al. (2014)</w:delText>
              </w:r>
            </w:del>
            <w:r>
              <w:fldChar w:fldCharType="end"/>
            </w:r>
            <w:r w:rsidRPr="000128A3">
              <w:rPr>
                <w:lang w:val="en-GB"/>
              </w:rPr>
              <w:t xml:space="preserve"> and the large literature collection in the International Committee On New Integrated Climate change assessment Scenarios database </w:t>
            </w:r>
            <w:r>
              <w:fldChar w:fldCharType="begin" w:fldLock="1"/>
            </w:r>
            <w:r w:rsidR="00E81B0B">
              <w:rPr>
                <w:lang w:val="en-GB"/>
              </w:rPr>
              <w:instrText>ADDIN CSL_CITATION { "citationItems" : [ { "id" : "ITEM-1", "itemData" : { "URL" : "http://iconics-ssp.org", "accessed" : { "date-parts" : [ [ "2021", "3", "8" ] ] }, "author" : [ { "dropping-particle" : "", "family" : "ICONICS", "given" : "", "non-dropping-particle" : "", "parse-names" : false, "suffix" : "" } ], "id" : "ITEM-1", "issued" : { "date-parts" : [ [ "2021" ] ] }, "title" : "International Committee On New Integrated Climate change assessment Scenarios", "translator" : [ { "dropping-particle" : "", "family" : "H4647", "given" : "Rt11", "non-dropping-particle" : "", "parse-names" : false, "suffix" : "" } ], "type" : "webpage" }, "uris" : [ "http://www.mendeley.com/documents/?uuid=78d2d497-327d-4ba9-a470-b40c06d77164" ] } ], "mendeley" : { "formattedCitation" : "(ICONICS, 2021)", "plainTextFormattedCitation" : "(ICONICS, 2021)", "previouslyFormattedCitation" : "(ICONICS, 2021)" }, "properties" : { "noteIndex" : 0 }, "schema" : "https://github.com/citation-style-language/schema/raw/master/csl-citation.json" }</w:instrText>
            </w:r>
            <w:r>
              <w:fldChar w:fldCharType="separate"/>
            </w:r>
            <w:ins w:id="6788" w:author="Robin Matthews" w:date="2021-05-18T16:08:00Z">
              <w:r w:rsidR="00602365">
                <w:rPr>
                  <w:noProof/>
                  <w:lang w:val="en-GB"/>
                </w:rPr>
                <w:t>(ICONICS, 2021)</w:t>
              </w:r>
            </w:ins>
            <w:del w:id="6789" w:author="Robin Matthews" w:date="2021-05-18T16:08:00Z">
              <w:r w:rsidRPr="000128A3" w:rsidDel="00602365">
                <w:rPr>
                  <w:noProof/>
                  <w:lang w:val="en-GB"/>
                </w:rPr>
                <w:delText>(ICONICS, 2021)</w:delText>
              </w:r>
            </w:del>
            <w:r>
              <w:fldChar w:fldCharType="end"/>
            </w:r>
            <w:r w:rsidRPr="000128A3">
              <w:rPr>
                <w:lang w:val="en-GB"/>
              </w:rPr>
              <w:t>. These SSPX-RCPY scenarios differ from the SSPX-Y group (</w:t>
            </w:r>
            <w:ins w:id="6790" w:author="Ian Blenkinsop" w:date="2021-07-09T10:17:00Z">
              <w:r w:rsidR="000C7EF4">
                <w:rPr>
                  <w:lang w:val="en-GB"/>
                </w:rPr>
                <w:t xml:space="preserve">see </w:t>
              </w:r>
            </w:ins>
            <w:r w:rsidRPr="000128A3">
              <w:rPr>
                <w:lang w:val="en-GB"/>
              </w:rPr>
              <w:t>below) in that the respective socio-economic futures (SSPXs) and emission</w:t>
            </w:r>
            <w:ins w:id="6791" w:author="Ian Blenkinsop" w:date="2021-07-09T10:16:00Z">
              <w:r w:rsidR="000C7EF4">
                <w:rPr>
                  <w:lang w:val="en-GB"/>
                </w:rPr>
                <w:t>s</w:t>
              </w:r>
            </w:ins>
            <w:r w:rsidRPr="000128A3">
              <w:rPr>
                <w:lang w:val="en-GB"/>
              </w:rPr>
              <w:t xml:space="preserve"> and concentration</w:t>
            </w:r>
            <w:ins w:id="6792" w:author="Ian Blenkinsop" w:date="2021-07-09T10:16:00Z">
              <w:r w:rsidR="000C7EF4">
                <w:rPr>
                  <w:lang w:val="en-GB"/>
                </w:rPr>
                <w:t>s</w:t>
              </w:r>
            </w:ins>
            <w:r w:rsidRPr="000128A3">
              <w:rPr>
                <w:lang w:val="en-GB"/>
              </w:rPr>
              <w:t xml:space="preserve"> futures (RCPYs) were developed separately before being used in combination. </w:t>
            </w:r>
          </w:p>
        </w:tc>
      </w:tr>
      <w:tr w:rsidR="006409E5" w14:paraId="6AB6354A" w14:textId="77777777" w:rsidTr="00294F83">
        <w:tc>
          <w:tcPr>
            <w:tcW w:w="1965" w:type="dxa"/>
            <w:shd w:val="clear" w:color="auto" w:fill="DEEBF6"/>
            <w:tcMar>
              <w:top w:w="100" w:type="dxa"/>
              <w:left w:w="100" w:type="dxa"/>
              <w:bottom w:w="100" w:type="dxa"/>
              <w:right w:w="100" w:type="dxa"/>
            </w:tcMar>
          </w:tcPr>
          <w:p w14:paraId="38E617C3" w14:textId="77777777" w:rsidR="006409E5" w:rsidRPr="000128A3" w:rsidRDefault="006409E5" w:rsidP="00294F83">
            <w:pPr>
              <w:pStyle w:val="AR6BodyText"/>
              <w:rPr>
                <w:lang w:val="en-GB"/>
              </w:rPr>
            </w:pPr>
            <w:r w:rsidRPr="000128A3">
              <w:rPr>
                <w:lang w:val="en-GB"/>
              </w:rPr>
              <w:t>‘</w:t>
            </w:r>
            <w:r w:rsidRPr="000128A3">
              <w:rPr>
                <w:b/>
                <w:lang w:val="en-GB"/>
              </w:rPr>
              <w:t>SSPX-Y</w:t>
            </w:r>
            <w:r w:rsidRPr="000128A3">
              <w:rPr>
                <w:lang w:val="en-GB"/>
              </w:rPr>
              <w:t xml:space="preserve">’ with X and Y as above. </w:t>
            </w:r>
          </w:p>
        </w:tc>
        <w:tc>
          <w:tcPr>
            <w:tcW w:w="8085" w:type="dxa"/>
            <w:shd w:val="clear" w:color="auto" w:fill="DEEBF6"/>
            <w:tcMar>
              <w:top w:w="100" w:type="dxa"/>
              <w:left w:w="100" w:type="dxa"/>
              <w:bottom w:w="100" w:type="dxa"/>
              <w:right w:w="100" w:type="dxa"/>
            </w:tcMar>
          </w:tcPr>
          <w:p w14:paraId="6E2A601D" w14:textId="5796C8C7" w:rsidR="006409E5" w:rsidRDefault="006409E5" w:rsidP="00294F83">
            <w:pPr>
              <w:pStyle w:val="AR6BodyText"/>
            </w:pPr>
            <w:r w:rsidRPr="000128A3">
              <w:rPr>
                <w:lang w:val="en-GB"/>
              </w:rPr>
              <w:t>SSPX-Y is the abbreviation for a scenario, where X is the numbering of the SSP socio</w:t>
            </w:r>
            <w:ins w:id="6793" w:author="Ian Blenkinsop" w:date="2021-07-09T10:17:00Z">
              <w:r w:rsidR="000C7EF4">
                <w:rPr>
                  <w:lang w:val="en-GB"/>
                </w:rPr>
                <w:t>-</w:t>
              </w:r>
            </w:ins>
            <w:r w:rsidRPr="000128A3">
              <w:rPr>
                <w:lang w:val="en-GB"/>
              </w:rPr>
              <w:t>economic family (1 to 5) that was used to develop the emission</w:t>
            </w:r>
            <w:ins w:id="6794" w:author="Ian Blenkinsop" w:date="2021-07-09T10:17:00Z">
              <w:r w:rsidR="000C7EF4">
                <w:rPr>
                  <w:lang w:val="en-GB"/>
                </w:rPr>
                <w:t>s</w:t>
              </w:r>
            </w:ins>
            <w:r w:rsidRPr="000128A3">
              <w:rPr>
                <w:lang w:val="en-GB"/>
              </w:rPr>
              <w:t xml:space="preserve"> pathway, and </w:t>
            </w:r>
            <w:del w:id="6795" w:author="Ian Blenkinsop" w:date="2021-07-09T10:17:00Z">
              <w:r w:rsidRPr="000128A3" w:rsidDel="000C7EF4">
                <w:rPr>
                  <w:lang w:val="en-GB"/>
                </w:rPr>
                <w:delText xml:space="preserve">the </w:delText>
              </w:r>
            </w:del>
            <w:r w:rsidRPr="000128A3">
              <w:rPr>
                <w:lang w:val="en-GB"/>
              </w:rPr>
              <w:t xml:space="preserve">Y indicates the approximate radiative forcing value reached by </w:t>
            </w:r>
            <w:del w:id="6796" w:author="Ian Blenkinsop" w:date="2021-07-09T10:17:00Z">
              <w:r w:rsidRPr="000128A3" w:rsidDel="000C7EF4">
                <w:rPr>
                  <w:lang w:val="en-GB"/>
                </w:rPr>
                <w:delText>the end of the century</w:delText>
              </w:r>
            </w:del>
            <w:ins w:id="6797" w:author="Ian Blenkinsop" w:date="2021-07-09T10:17:00Z">
              <w:r w:rsidR="000C7EF4">
                <w:rPr>
                  <w:lang w:val="en-GB"/>
                </w:rPr>
                <w:t>2100</w:t>
              </w:r>
            </w:ins>
            <w:r w:rsidRPr="000128A3">
              <w:rPr>
                <w:lang w:val="en-GB"/>
              </w:rPr>
              <w:t>. The SSPX-Y scenarios span the nominal range from 1.9 to 8.5 W m</w:t>
            </w:r>
            <w:ins w:id="6798" w:author="Ian Blenkinsop" w:date="2021-07-09T10:17:00Z">
              <w:r w:rsidR="000C7EF4" w:rsidRPr="000C7EF4">
                <w:rPr>
                  <w:vertAlign w:val="superscript"/>
                  <w:lang w:val="en-GB"/>
                  <w:rPrChange w:id="6799" w:author="Ian Blenkinsop" w:date="2021-07-09T10:17:00Z">
                    <w:rPr>
                      <w:lang w:val="en-GB"/>
                    </w:rPr>
                  </w:rPrChange>
                </w:rPr>
                <w:t>–</w:t>
              </w:r>
            </w:ins>
            <w:r w:rsidRPr="000128A3">
              <w:rPr>
                <w:vertAlign w:val="superscript"/>
                <w:lang w:val="en-GB"/>
              </w:rPr>
              <w:t>2</w:t>
            </w:r>
            <w:r w:rsidRPr="000128A3">
              <w:rPr>
                <w:lang w:val="en-GB"/>
              </w:rPr>
              <w:t xml:space="preserve">. A range of different IAMs were used to quantify the SSPX-Y scenarios, but each IAM quantified both the </w:t>
            </w:r>
            <w:commentRangeStart w:id="6800"/>
            <w:r w:rsidRPr="000128A3">
              <w:rPr>
                <w:lang w:val="en-GB"/>
              </w:rPr>
              <w:t>scenario</w:t>
            </w:r>
            <w:commentRangeEnd w:id="6800"/>
            <w:r w:rsidR="000C7EF4">
              <w:rPr>
                <w:rStyle w:val="CommentReference"/>
              </w:rPr>
              <w:commentReference w:id="6800"/>
            </w:r>
            <w:r w:rsidRPr="000128A3">
              <w:rPr>
                <w:lang w:val="en-GB"/>
              </w:rPr>
              <w:t>-economic futures (energy use, land</w:t>
            </w:r>
            <w:r w:rsidR="00C1628A" w:rsidRPr="000128A3">
              <w:rPr>
                <w:lang w:val="en-GB"/>
              </w:rPr>
              <w:t xml:space="preserve"> </w:t>
            </w:r>
            <w:r w:rsidRPr="000128A3">
              <w:rPr>
                <w:lang w:val="en-GB"/>
              </w:rPr>
              <w:t>use, population etc</w:t>
            </w:r>
            <w:ins w:id="6801" w:author="Ian Blenkinsop" w:date="2021-07-09T10:18:00Z">
              <w:r w:rsidR="000C7EF4">
                <w:rPr>
                  <w:lang w:val="en-GB"/>
                </w:rPr>
                <w:t>.</w:t>
              </w:r>
            </w:ins>
            <w:r w:rsidRPr="000128A3">
              <w:rPr>
                <w:lang w:val="en-GB"/>
              </w:rPr>
              <w:t>) and various emission</w:t>
            </w:r>
            <w:ins w:id="6802" w:author="Ian Blenkinsop" w:date="2021-07-09T10:18:00Z">
              <w:r w:rsidR="000C7EF4">
                <w:rPr>
                  <w:lang w:val="en-GB"/>
                </w:rPr>
                <w:t>s</w:t>
              </w:r>
            </w:ins>
            <w:r w:rsidRPr="000128A3">
              <w:rPr>
                <w:lang w:val="en-GB"/>
              </w:rPr>
              <w:t xml:space="preserve"> futures within the same IAM modelling framework, thus enhancing the consistency between the socio-economic backgrounds and their resulting emission</w:t>
            </w:r>
            <w:ins w:id="6803" w:author="Ian Blenkinsop" w:date="2021-07-09T10:18:00Z">
              <w:r w:rsidR="000C7EF4">
                <w:rPr>
                  <w:lang w:val="en-GB"/>
                </w:rPr>
                <w:t>s</w:t>
              </w:r>
            </w:ins>
            <w:r w:rsidRPr="000128A3">
              <w:rPr>
                <w:lang w:val="en-GB"/>
              </w:rPr>
              <w:t xml:space="preserve"> futures. In contrast, the SSPX-RCPY framework combines the SSP socio-economic futures and RCP emission</w:t>
            </w:r>
            <w:ins w:id="6804" w:author="Ian Blenkinsop" w:date="2021-07-09T10:18:00Z">
              <w:r w:rsidR="000C7EF4">
                <w:rPr>
                  <w:lang w:val="en-GB"/>
                </w:rPr>
                <w:t>s</w:t>
              </w:r>
            </w:ins>
            <w:r w:rsidRPr="000128A3">
              <w:rPr>
                <w:lang w:val="en-GB"/>
              </w:rPr>
              <w:t xml:space="preserve"> and concentration</w:t>
            </w:r>
            <w:ins w:id="6805" w:author="Ian Blenkinsop" w:date="2021-07-09T10:18:00Z">
              <w:r w:rsidR="000C7EF4">
                <w:rPr>
                  <w:lang w:val="en-GB"/>
                </w:rPr>
                <w:t>s</w:t>
              </w:r>
            </w:ins>
            <w:r w:rsidRPr="000128A3">
              <w:rPr>
                <w:lang w:val="en-GB"/>
              </w:rPr>
              <w:t xml:space="preserve"> futures at random (see above). </w:t>
            </w:r>
            <w:r>
              <w:t>For more details, see Section 1.6.1.1.</w:t>
            </w:r>
          </w:p>
        </w:tc>
      </w:tr>
    </w:tbl>
    <w:p w14:paraId="6B27425B" w14:textId="77777777" w:rsidR="006409E5" w:rsidRDefault="006409E5" w:rsidP="006409E5"/>
    <w:p w14:paraId="5C297B2B" w14:textId="33E31D73" w:rsidR="006409E5" w:rsidRDefault="006409E5" w:rsidP="006409E5">
      <w:pPr>
        <w:pStyle w:val="AR6BodyTextBold"/>
      </w:pPr>
      <w:r>
        <w:t>[END TABLE 1.4 HERE]</w:t>
      </w:r>
    </w:p>
    <w:p w14:paraId="3E66FFDB" w14:textId="77777777" w:rsidR="006409E5" w:rsidRDefault="006409E5" w:rsidP="006409E5">
      <w:pPr>
        <w:pStyle w:val="AR6BodyText"/>
      </w:pPr>
    </w:p>
    <w:p w14:paraId="1072493B" w14:textId="77777777" w:rsidR="006409E5" w:rsidRDefault="006409E5" w:rsidP="006409E5">
      <w:pPr>
        <w:pStyle w:val="AR6BodyText"/>
      </w:pPr>
    </w:p>
    <w:p w14:paraId="0B7019A7" w14:textId="4032178D" w:rsidR="006409E5" w:rsidRPr="000128A3" w:rsidRDefault="006409E5" w:rsidP="006409E5">
      <w:pPr>
        <w:pStyle w:val="AR6BodyText"/>
        <w:rPr>
          <w:lang w:val="en-GB"/>
        </w:rPr>
      </w:pPr>
      <w:r w:rsidRPr="000128A3">
        <w:rPr>
          <w:lang w:val="en-GB"/>
        </w:rPr>
        <w:t xml:space="preserve">This SSP scenario </w:t>
      </w:r>
      <w:del w:id="6806" w:author="Ian Blenkinsop" w:date="2021-07-09T10:25:00Z">
        <w:r w:rsidRPr="000128A3" w:rsidDel="00D63319">
          <w:rPr>
            <w:lang w:val="en-GB"/>
          </w:rPr>
          <w:delText>categorisation</w:delText>
        </w:r>
      </w:del>
      <w:ins w:id="6807" w:author="Ian Blenkinsop" w:date="2021-07-09T10:25:00Z">
        <w:r w:rsidR="00D63319" w:rsidRPr="000128A3">
          <w:rPr>
            <w:lang w:val="en-GB"/>
          </w:rPr>
          <w:t>categori</w:t>
        </w:r>
        <w:r w:rsidR="00D63319">
          <w:rPr>
            <w:lang w:val="en-GB"/>
          </w:rPr>
          <w:t>z</w:t>
        </w:r>
        <w:r w:rsidR="00D63319" w:rsidRPr="000128A3">
          <w:rPr>
            <w:lang w:val="en-GB"/>
          </w:rPr>
          <w:t>ation</w:t>
        </w:r>
      </w:ins>
      <w:r w:rsidRPr="000128A3">
        <w:rPr>
          <w:lang w:val="en-GB"/>
        </w:rPr>
        <w:t xml:space="preserve">, focused on end-of-century radiative forcing levels, reflects how scenarios were conceptualized until recently, namely, to reach a particular climate target in 2100 at the lowest cost and irrespective of whether the target was exceeded over the century. More recently, and in particular since </w:t>
      </w:r>
      <w:del w:id="6808" w:author="Ian Blenkinsop" w:date="2021-07-09T10:26:00Z">
        <w:r w:rsidRPr="000128A3" w:rsidDel="00D63319">
          <w:rPr>
            <w:lang w:val="en-GB"/>
          </w:rPr>
          <w:delText xml:space="preserve">the </w:delText>
        </w:r>
      </w:del>
      <w:r w:rsidRPr="000128A3">
        <w:rPr>
          <w:lang w:val="en-GB"/>
        </w:rPr>
        <w:t xml:space="preserve">IPCC SR1.5 report focused attention on peak warming scenarios </w:t>
      </w:r>
      <w:r>
        <w:fldChar w:fldCharType="begin" w:fldLock="1"/>
      </w:r>
      <w:r w:rsidR="00A94565">
        <w:rPr>
          <w:lang w:val="en-GB"/>
        </w:rPr>
        <w:instrText>ADDIN CSL_CITATION { "citationItems" : [ { "id" : "ITEM-1", "itemData" : { "DOI" : "https://www.ipcc.ch/sr15/chapter/chapter-2",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"dropping-particle" : "", "family" : "Huppmann", "given" : "D.", "non-dropping-particle" : "", "parse-names" : false, "suffix" : "" }, { "dropping-particle" : "", "family" : "Kriegler", "given" : "E.", "non-dropping-particle" : "", "parse-names" : false, "suffix" : "" }, { "dropping-particle" : "", "family" : "Mundaca", "given" : "L.", "non-dropping-particle" : "", "parse-names" : false, "suffix" : "" }, { "dropping-particle" : "", "family" : "Smith", "given" : "C.", "non-dropping-particle" : "", "parse-names" : false, "suffix" : "" }, { "dropping-particle" : "", "family" : "Rogelj", "given" : "J.", "non-dropping-particle" : "", "parse-names" : false, "suffix" : "" }, { "dropping-particle" : "", "family" : "S\u00e9f\u00e9rian", "given" : "R.",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"H1728", "given" : "Rt13", "non-dropping-particle" : "", "parse-names" : false, "suffix" : "" } ], "type" : "chapter" }, "uris" : [ "http://www.mendeley.com/documents/?uuid=8a4d1eb3-51e4-4f39-afd9-129244565ac2" ] } ], "mendeley" : { "formattedCitation" : "(Rogelj et al., 2018b)", "plainTextFormattedCitation" : "(Rogelj et al., 2018b)", "previouslyFormattedCitation" : "(Rogelj et al., 2018b)" }, "properties" : { "noteIndex" : 0 }, "schema" : "https://github.com/citation-style-language/schema/raw/master/csl-citation.json" }</w:instrText>
      </w:r>
      <w:r>
        <w:fldChar w:fldCharType="separate"/>
      </w:r>
      <w:ins w:id="6809" w:author="Robin Matthews" w:date="2021-05-18T16:08:00Z">
        <w:r w:rsidR="00602365">
          <w:rPr>
            <w:noProof/>
            <w:lang w:val="en-GB"/>
          </w:rPr>
          <w:t>(Rogelj et al., 2018b)</w:t>
        </w:r>
      </w:ins>
      <w:del w:id="6810" w:author="Robin Matthews" w:date="2021-05-18T16:08:00Z">
        <w:r w:rsidRPr="000128A3" w:rsidDel="00602365">
          <w:rPr>
            <w:noProof/>
            <w:lang w:val="en-GB"/>
          </w:rPr>
          <w:delText>(Rogelj et al., 2018b)</w:delText>
        </w:r>
      </w:del>
      <w:r>
        <w:fldChar w:fldCharType="end"/>
      </w:r>
      <w:r w:rsidRPr="000128A3">
        <w:rPr>
          <w:lang w:val="en-GB"/>
        </w:rPr>
        <w:t xml:space="preserve">, scenario development started to explicitly consider peak warming, cumulative emissions and the amount of net negative emissions </w:t>
      </w:r>
      <w:r>
        <w:fldChar w:fldCharType="begin" w:fldLock="1"/>
      </w:r>
      <w:r w:rsidR="00A94565">
        <w:rPr>
          <w:lang w:val="en-GB"/>
        </w:rPr>
        <w:instrText>ADDIN CSL_CITATION { "citationItems" : [ { "id" : "ITEM-1", "itemData" : { "DOI" : "https://www.ipcc.ch/sr15/chapter/chapter-2", "author" : [ { "dropping-particle" : "", "family" : "Rogelj", "given" : "J.", "non-dropping-particle" : "", "parse-names" : false, "suffix" : "" }, { "dropping-particle" : "", "family" : "Shindell", "given" : "D.", "non-dropping-particle" : "", "parse-names" : false, "suffix" : "" }, { "dropping-particle" : "", "family" : "Jiang", "given" : "K.", "non-dropping-particle" : "", "parse-names" : false, "suffix" : "" }, { "dropping-particle" : "", "family" : "Fifita", "given" : "S.", "non-dropping-particle" : "", "parse-names" : false, "suffix" : "" }, { "dropping-particle" : "", "family" : "Forster", "given" : "P.", "non-dropping-particle" : "", "parse-names" : false, "suffix" : "" }, { "dropping-particle" : "", "family" : "Ginzburg", "given" : "V.", "non-dropping-particle" : "", "parse-names" : false, "suffix" : "" }, { "dropping-particle" : "", "family" : "Handa", "given" : "C.", "non-dropping-particle" : "", "parse-names" : false, "suffix" : "" }, { "dropping-particle" : "", "family" : "Kheshgi", "given" : "H.", "non-dropping-particle" : "", "parse-names" : false, "suffix" : "" }, { "dropping-particle" : "", "family" : "Kobayashi", "given" : "S.", "non-dropping-particle" : "", "parse-names" : false, "suffix" : "" }, { "dropping-particle" : "", "family" : "Kriegler", "given" : "E.", "non-dropping-particle" : "", "parse-names" : false, "suffix" : "" }, { "dropping-particle" : "", "family" : "Mundaca", "given" : "L.", "non-dropping-particle" : "", "parse-names" : false, "suffix" : "" }, { "dropping-particle" : "", "family" : "S\u00e9f\u00e9rian", "given" : "R.", "non-dropping-particle" : "", "parse-names" : false, "suffix" : "" }, { "dropping-particle" : "", "family" : "Vilari\u00f1o", "given" : "M.V.", "non-dropping-particle" : "", "parse-names" : false, "suffix" : "" }, { "dropping-particle" : "", "family" : "Huppmann", "given" : "D.", "non-dropping-particle" : "", "parse-names" : false, "suffix" : "" }, { "dropping-particle" : "", "family" : "Kriegler", "given" : "E.", "non-dropping-particle" : "", "parse-names" : false, "suffix" : "" }, { "dropping-particle" : "", "family" : "Mundaca", "given" : "L.", "non-dropping-particle" : "", "parse-names" : false, "suffix" : "" }, { "dropping-particle" : "", "family" : "Smith", "given" : "C.", "non-dropping-particle" : "", "parse-names" : false, "suffix" : "" }, { "dropping-particle" : "", "family" : "Rogelj", "given" : "J.", "non-dropping-particle" : "", "parse-names" : false, "suffix" : "" }, { "dropping-particle" : "", "family" : "S\u00e9f\u00e9rian", "given" : "R.", "non-dropping-particle" : "", "parse-names" : false, "suffix" : "" } ], "chapter-number" : "2",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"page" : "93-174", "publisher" : "In Press", "title" : "Mitigation Pathways Compatible with 1.5\u00b0C in the Context of Sustainable Development", "translator" : [ { "dropping-particle" : "", "family" : "H1728", "given" : "Rt13", "non-dropping-particle" : "", "parse-names" : false, "suffix" : "" } ], "type" : "chapter" }, "uris" : [ "http://www.mendeley.com/documents/?uuid=8a4d1eb3-51e4-4f39-afd9-129244565ac2" ] }, { "id" : "ITEM-2", "itemData" : { "DOI" : "10.1038/s41467-019-12730-4", "ISSN" : "2041-1723", "abstract" : "The costs of climate change mitigation policy are one of the main concerns in decarbonizing the economy. The macroeconomic and sectoral implications of policy interventions are typically estimated by economic models, which tend be higher than the additional energy system costs projected by energy system models. Here, we show the extent to which policy costs can be lower than those from conventional economic models by integrating an energy system and an economic model, applying Japan\u2019s mid-century climate mitigation target. The GDP losses estimated with the integrated model were significantly lower than those in the conventional economic model by more than 50% in 2050. The representation of industry and service sector energy consumption is the main factor causing these differences. Our findings suggest that this type of integrated approach would contribute new insights by providing improved estimates of GDP losses, which can be critical information for setting national climate policies.", "author" : [ { "dropping-particle" : "", "family" : "Fujimori", "given" : "Shinichiro", "non-dropping-particle" : "", "parse-names" : false, "suffix" : "" }, { "dropping-particle" : "", "family" : "Oshiro", "given" : "Ken", "non-dropping-particle" : "", "parse-names" : false, "suffix" : "" }, { "dropping-particle" : "", "family" : "Shiraki", "given" : "Hiroto", "non-dropping-particle" : "", "parse-names" : false, "suffix" : "" }, { "dropping-particle" : "", "family" : "Hasegawa", "given" : "Tomoko", "non-dropping-particle" : "", "parse-names" : false, "suffix" : "" } ], "container-title" : "Nature Communications", "id" : "ITEM-2", "issue" : "1", "issued" : { "date-parts" : [ [ "2019", "12", "18" ] ] }, "page" : "4737", "title" : "Energy transformation cost for the Japanese mid-century strategy", "translator" : [ { "dropping-particle" : "", "family" : "H4171", "given" : "", "non-dropping-particle" : "", "parse-names" : false, "suffix" : "" } ], "type" : "article-journal", "volume" : "10" }, "uris" : [ "http://www.mendeley.com/documents/?uuid=28aac8bd-a5ad-4ecd-b630-c52b44781e39" ] } ], "mendeley" : { "formattedCitation" : "(Rogelj et al., 2018b; Fujimori et al., 2019)", "plainTextFormattedCitation" : "(Rogelj et al., 2018b; Fujimori et al., 2019)", "previouslyFormattedCitation" : "(Rogelj et al., 2018b; Fujimori et al., 2019)" }, "properties" : { "noteIndex" : 0 }, "schema" : "https://github.com/citation-style-language/schema/raw/master/csl-citation.json" }</w:instrText>
      </w:r>
      <w:r>
        <w:fldChar w:fldCharType="separate"/>
      </w:r>
      <w:ins w:id="6811" w:author="Robin Matthews" w:date="2021-05-18T16:08:00Z">
        <w:r w:rsidR="00602365">
          <w:rPr>
            <w:noProof/>
            <w:lang w:val="en-GB"/>
          </w:rPr>
          <w:t>(Rogelj et al., 2018b; Fujimori et al., 2019)</w:t>
        </w:r>
      </w:ins>
      <w:del w:id="6812" w:author="Robin Matthews" w:date="2021-05-18T16:08:00Z">
        <w:r w:rsidRPr="000128A3" w:rsidDel="00602365">
          <w:rPr>
            <w:noProof/>
            <w:lang w:val="en-GB"/>
          </w:rPr>
          <w:delText>(Rogelj et al., 2018b; Fujimori et al., 2019)</w:delText>
        </w:r>
      </w:del>
      <w:r>
        <w:fldChar w:fldCharType="end"/>
      </w:r>
      <w:r w:rsidRPr="000128A3">
        <w:rPr>
          <w:lang w:val="en-GB"/>
        </w:rPr>
        <w:t xml:space="preserve">. </w:t>
      </w:r>
    </w:p>
    <w:p w14:paraId="6694DE81" w14:textId="77777777" w:rsidR="006409E5" w:rsidRPr="000128A3" w:rsidRDefault="006409E5" w:rsidP="006409E5">
      <w:pPr>
        <w:pStyle w:val="AR6BodyText"/>
        <w:rPr>
          <w:lang w:val="en-GB"/>
        </w:rPr>
      </w:pPr>
    </w:p>
    <w:p w14:paraId="7828D599" w14:textId="3156F755" w:rsidR="006409E5" w:rsidRPr="000128A3" w:rsidRDefault="006409E5" w:rsidP="006409E5">
      <w:pPr>
        <w:pStyle w:val="AR6BodyText"/>
        <w:rPr>
          <w:lang w:val="en-GB"/>
        </w:rPr>
      </w:pPr>
      <w:r w:rsidRPr="000128A3">
        <w:rPr>
          <w:lang w:val="en-GB"/>
        </w:rPr>
        <w:t>The SSP scenarios can be used for either emission</w:t>
      </w:r>
      <w:ins w:id="6813" w:author="Ian Blenkinsop" w:date="2021-07-09T10:27:00Z">
        <w:r w:rsidR="00D63319">
          <w:rPr>
            <w:lang w:val="en-GB"/>
          </w:rPr>
          <w:t>s</w:t>
        </w:r>
      </w:ins>
      <w:r w:rsidRPr="000128A3">
        <w:rPr>
          <w:lang w:val="en-GB"/>
        </w:rPr>
        <w:t xml:space="preserve">- or concentration-driven model experiments (Cross-Chapter Box 1.4). ESMs can be run with emissions and concentrations data for GHGs and aerosols and </w:t>
      </w:r>
      <w:del w:id="6814" w:author="Ian Blenkinsop" w:date="2021-07-09T10:28:00Z">
        <w:r w:rsidRPr="000128A3" w:rsidDel="00D63319">
          <w:rPr>
            <w:lang w:val="en-GB"/>
          </w:rPr>
          <w:delText xml:space="preserve">land </w:delText>
        </w:r>
      </w:del>
      <w:ins w:id="6815" w:author="Ian Blenkinsop" w:date="2021-07-09T10:28:00Z">
        <w:r w:rsidR="00D63319" w:rsidRPr="000128A3">
          <w:rPr>
            <w:lang w:val="en-GB"/>
          </w:rPr>
          <w:t>land</w:t>
        </w:r>
        <w:r w:rsidR="00D63319">
          <w:rPr>
            <w:lang w:val="en-GB"/>
          </w:rPr>
          <w:t>-</w:t>
        </w:r>
      </w:ins>
      <w:r w:rsidRPr="000128A3">
        <w:rPr>
          <w:lang w:val="en-GB"/>
        </w:rPr>
        <w:t>use or landcover maps and calculate levels of radiative forcing internally. The radiative forcing labels of the RCP and SSP scenarios, such as ‘2.6’ in RCP2.6 or SSP1-2.6, are thus approximate labels for the year 2100 only. The actual global mean effective radiative forcing varies across ESMs due to different radiative transfer schemes, uncertainties in aerosol</w:t>
      </w:r>
      <w:del w:id="6816" w:author="Ian Blenkinsop" w:date="2021-07-09T10:28:00Z">
        <w:r w:rsidRPr="000128A3" w:rsidDel="00D63319">
          <w:rPr>
            <w:lang w:val="en-GB"/>
          </w:rPr>
          <w:delText>-</w:delText>
        </w:r>
      </w:del>
      <w:ins w:id="6817" w:author="Ian Blenkinsop" w:date="2021-07-09T10:28:00Z">
        <w:r w:rsidR="00D63319">
          <w:rPr>
            <w:lang w:val="en-GB"/>
          </w:rPr>
          <w:t>–</w:t>
        </w:r>
      </w:ins>
      <w:r w:rsidRPr="000128A3">
        <w:rPr>
          <w:lang w:val="en-GB"/>
        </w:rPr>
        <w:t>cloud interactions</w:t>
      </w:r>
      <w:ins w:id="6818" w:author="Ian Blenkinsop" w:date="2021-07-09T10:28:00Z">
        <w:r w:rsidR="00D63319">
          <w:rPr>
            <w:lang w:val="en-GB"/>
          </w:rPr>
          <w:t>,</w:t>
        </w:r>
      </w:ins>
      <w:r w:rsidRPr="000128A3">
        <w:rPr>
          <w:lang w:val="en-GB"/>
        </w:rPr>
        <w:t xml:space="preserve"> and different feedback mechanisms, among other reasons. Nonetheless, using approximate radiative forcing labels is advantageous because it establishes a clear categorization of scenarios, with multiple climate forcings and different combinations in those scenarios summarized in a single number. The classifications according to cumulative </w:t>
      </w:r>
      <w:commentRangeStart w:id="6819"/>
      <w:r w:rsidRPr="000128A3">
        <w:rPr>
          <w:lang w:val="en-GB"/>
        </w:rPr>
        <w:t xml:space="preserve">carbon </w:t>
      </w:r>
      <w:commentRangeEnd w:id="6819"/>
      <w:r w:rsidR="00D63319">
        <w:rPr>
          <w:rStyle w:val="CommentReference"/>
        </w:rPr>
        <w:commentReference w:id="6819"/>
      </w:r>
      <w:r w:rsidRPr="000128A3">
        <w:rPr>
          <w:lang w:val="en-GB"/>
        </w:rPr>
        <w:t>emissions (</w:t>
      </w:r>
      <w:del w:id="6820" w:author="Ian Blenkinsop" w:date="2021-07-09T10:29:00Z">
        <w:r w:rsidRPr="000128A3" w:rsidDel="00D63319">
          <w:rPr>
            <w:lang w:val="en-GB"/>
          </w:rPr>
          <w:delText xml:space="preserve">see </w:delText>
        </w:r>
      </w:del>
      <w:r w:rsidRPr="000128A3">
        <w:rPr>
          <w:lang w:val="en-GB"/>
        </w:rPr>
        <w:t>Section 1.6.3) and global warming level (</w:t>
      </w:r>
      <w:del w:id="6821" w:author="Ian Blenkinsop" w:date="2021-07-09T10:29:00Z">
        <w:r w:rsidRPr="000128A3" w:rsidDel="00D63319">
          <w:rPr>
            <w:lang w:val="en-GB"/>
          </w:rPr>
          <w:delText xml:space="preserve">see </w:delText>
        </w:r>
      </w:del>
      <w:r w:rsidRPr="000128A3">
        <w:rPr>
          <w:lang w:val="en-GB"/>
        </w:rPr>
        <w:t>Section 1.6.2 and Cross-Chapter Box 7.1 on emulators</w:t>
      </w:r>
      <w:del w:id="6822" w:author="Ian Blenkinsop" w:date="2021-07-09T10:29:00Z">
        <w:r w:rsidRPr="000128A3" w:rsidDel="00D63319">
          <w:rPr>
            <w:lang w:val="en-GB"/>
          </w:rPr>
          <w:delText xml:space="preserve"> in Chapter 7</w:delText>
        </w:r>
      </w:del>
      <w:r w:rsidRPr="000128A3">
        <w:rPr>
          <w:lang w:val="en-GB"/>
        </w:rPr>
        <w:t xml:space="preserve">) complement those forcing labels. </w:t>
      </w:r>
    </w:p>
    <w:p w14:paraId="51974D83" w14:textId="77777777" w:rsidR="006409E5" w:rsidRPr="000128A3" w:rsidRDefault="006409E5" w:rsidP="006409E5">
      <w:pPr>
        <w:pStyle w:val="AR6BodyText"/>
        <w:rPr>
          <w:lang w:val="en-GB"/>
        </w:rPr>
      </w:pPr>
    </w:p>
    <w:p w14:paraId="3485690A" w14:textId="4CEEF9A6" w:rsidR="006409E5" w:rsidRPr="000128A3" w:rsidRDefault="006409E5" w:rsidP="006409E5">
      <w:pPr>
        <w:pStyle w:val="AR6BodyText"/>
        <w:rPr>
          <w:lang w:val="en-GB"/>
        </w:rPr>
      </w:pPr>
      <w:r w:rsidRPr="000128A3">
        <w:rPr>
          <w:lang w:val="en-GB"/>
        </w:rPr>
        <w:t xml:space="preserve">A key advance of the SSP scenarios relative to the RCPs is a wider span of assumptions on future </w:t>
      </w:r>
      <w:del w:id="6823" w:author="Ian Blenkinsop" w:date="2021-07-09T10:31:00Z">
        <w:r w:rsidRPr="000128A3" w:rsidDel="00424506">
          <w:rPr>
            <w:lang w:val="en-GB"/>
          </w:rPr>
          <w:delText xml:space="preserve">air </w:delText>
        </w:r>
      </w:del>
      <w:ins w:id="6824" w:author="Ian Blenkinsop" w:date="2021-07-09T10:31:00Z">
        <w:r w:rsidR="00424506" w:rsidRPr="000128A3">
          <w:rPr>
            <w:lang w:val="en-GB"/>
          </w:rPr>
          <w:t>air</w:t>
        </w:r>
        <w:r w:rsidR="00424506">
          <w:rPr>
            <w:lang w:val="en-GB"/>
          </w:rPr>
          <w:t>-</w:t>
        </w:r>
      </w:ins>
      <w:r w:rsidRPr="000128A3">
        <w:rPr>
          <w:lang w:val="en-GB"/>
        </w:rPr>
        <w:t>quality mitigation measures, and hence emissions of short-lived climate forcers</w:t>
      </w:r>
      <w:r w:rsidR="006563F3">
        <w:rPr>
          <w:lang w:val="en-GB"/>
        </w:rPr>
        <w:t xml:space="preserve"> (SLCFs</w:t>
      </w:r>
      <w:del w:id="6825" w:author="Ian Blenkinsop" w:date="2021-07-09T10:31:00Z">
        <w:r w:rsidR="006563F3" w:rsidDel="00424506">
          <w:rPr>
            <w:lang w:val="en-GB"/>
          </w:rPr>
          <w:delText>)</w:delText>
        </w:r>
        <w:r w:rsidRPr="000128A3" w:rsidDel="00424506">
          <w:rPr>
            <w:lang w:val="en-GB"/>
          </w:rPr>
          <w:delText xml:space="preserve"> </w:delText>
        </w:r>
      </w:del>
      <w:ins w:id="6826" w:author="Ian Blenkinsop" w:date="2021-07-09T10:31:00Z">
        <w:r w:rsidR="00424506">
          <w:rPr>
            <w:lang w:val="en-GB"/>
          </w:rPr>
          <w:t>;</w:t>
        </w:r>
        <w:r w:rsidR="00424506" w:rsidRPr="000128A3">
          <w:rPr>
            <w:lang w:val="en-GB"/>
          </w:rPr>
          <w:t xml:space="preserve"> </w:t>
        </w:r>
      </w:ins>
      <w:r>
        <w:fldChar w:fldCharType="begin" w:fldLock="1"/>
      </w:r>
      <w:r w:rsidR="00E81B0B">
        <w:rPr>
          <w:lang w:val="en-GB"/>
        </w:rPr>
        <w:instrText>ADDIN CSL_CITATION { "citationItems" : [ { "id" : "ITEM-1", "itemData" : { "DOI" : "10.1016/j.gloenvcha.2016.05.012", "ISSN" : "09593780", "abstract" : "Emissions of air pollutants such as sulfur and nitrogen oxides and particulates have significant health impacts as well as effects on natural and anthropogenic ecosystems. These same emissions also can change atmospheric chemistry and the planetary energy balance, thereby impacting global and regional climate. Long-term scenarios for air pollutant emissions are needed as inputs to global climate and chemistry models, and for analysis linking air pollutant impacts across sectors. In this paper we present methodology and results for air pollutant emissions in Shared Socioeconomic Pathways (SSP) scenarios. We first present a set of three air pollution narratives that describe high, central, and low pollution control ambitions over the 21st century. These narratives are then translated into quantitative guidance for use in integrated assessment models. The resulting pollutant emission trajectories under the SSP scenarios cover a wider range than the scenarios used in previous international climate model comparisons. In the SSP3 and SSP4 scenarios, where economic, institutional and technological limitations slow air quality improvements, global pollutant emissions over the 21st century can be comparable to current levels. Pollutant emissions in the SSP1 scenarios fall to low levels due to the assumption of technological advances and successful global action to control emissions.", "author" : [ { "dropping-particle" : "", "family" : "Rao", "given" : "Shilpa", "non-dropping-particle" : "", "parse-names" : false, "suffix" : "" }, { "dropping-particle" : "", "family" : "Klimont", "given" : "Zbigniew", "non-dropping-particle" : "", "parse-names" : false, "suffix" : "" }, { "dropping-particle" : "", "family" : "Smith", "given" : "Steven J.", "non-dropping-particle" : "", "parse-names" : false, "suffix" : "" }, { "dropping-particle" : "", "family" : "Dingenen", "given" : "Rita", "non-dropping-particle" : "Van", "parse-names" : false, "suffix" : "" }, { "dropping-particle" : "", "family" : "Dentener", "given" : "Frank", "non-dropping-particle" : "", "parse-names" : false, "suffix" : "" }, { "dropping-particle" : "", "family" : "Bouwman", "given" : "Lex", "non-dropping-particle" : "", "parse-names" : false, "suffix" : "" }, { "dropping-particle" : "", "family" : "Riahi", "given" : "Keywan", "non-dropping-particle" : "", "parse-names" : false, "suffix" : "" }, { "dropping-particle" : "", "family" : "Amann", "given" : "Markus", "non-dropping-particle" : "", "parse-names" : false, "suffix" : "" }, { "dropping-particle" : "", "family" : "Bodirsky", "given" : "Benjamin Leon", "non-dropping-particle" : "", "parse-names" : false, "suffix" : "" }, { "dropping-particle" : "", "family" : "Vuuren", "given" : "Detlef P.", "non-dropping-particle" : "van", "parse-names" : false, "suffix" : "" }, { "dropping-particle" : "", "family" : "Aleluia Reis", "given" : "Lara", "non-dropping-particle" : "", "parse-names" : false, "suffix" : "" }, { "dropping-particle" : "", "family" : "Calvin", "given" : "Katherine", "non-dropping-particle" : "", "parse-names" : false, "suffix" : "" }, { "dropping-particle" : "", "family" : "Drouet", "given" : "Laurent", "non-dropping-particle" : "", "parse-names" : false, "suffix" : "" }, { "dropping-particle" : "", "family" : "Fricko", "given" : "Oliver", "non-dropping-particle" : "", "parse-names" : false, "suffix" : "" }, { "dropping-particle" : "", "family" : "Fujimori", "given" : "Shinichiro", "non-dropping-particle" : "", "parse-names" : false, "suffix" : "" }, { "dropping-particle" : "", "family" : "Gernaat", "given" : "David", "non-dropping-particle" : "", "parse-names" : false, "suffix" : "" }, { "dropping-particle" : "", "family" : "Havlik", "given" : "Petr",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"Heyes", "given" : "Chris", "non-dropping-particle" : "", "parse-names" : false, "suffix" : "" }, { "dropping-particle" : "", "family" : "Hilaire", "given" : "J\u00e9r\u00f4me", "non-dropping-particle" : "", "parse-names" : false, "suffix" : "" }, { "dropping-particle" : "", "family" : "Luderer", "given" : "Gunnar", "non-dropping-particle" : "", "parse-names" : false, "suffix" : "" }, { "dropping-particle" : "", "family" : "Masui", "given" : "Toshihiko", "non-dropping-particle" : "", "parse-names" : false, "suffix" : "" }, { "dropping-particle" : "", "family" : "Stehfest", "given" : "Elke", "non-dropping-particle" : "", "parse-names" : false, "suffix" : "" }, { "dropping-particle" : "", "family" : "Strefler", "given" : "Jessica", "non-dropping-particle" : "", "parse-names" : false, "suffix" : "" }, { "dropping-particle" : "", "family" : "Sluis", "given" : "Sietske", "non-dropping-particle" : "van der", "parse-names" : false, "suffix" : "" }, { "dropping-particle" : "", "family" : "Tavoni", "given" : "Massimo", "non-dropping-particle" : "", "parse-names" : false, "suffix" : "" } ], "container-title" : "Global Environmental Change", "id" : "ITEM-1", "issued" : { "date-parts" : [ [ "2017", "1", "1" ] ] }, "page" : "346-358", "publisher" : "Elsevier Ltd", "title" : "Future air pollution in the Shared Socio-economic Pathways", "translator" : [ { "dropping-particle" : "", "family" : "H4371", "given" : "", "non-dropping-particle" : "", "parse-names" : false, "suffix" : "" } ], "type" : "article-journal", "volume" : "42" }, "uris" : [ "http://www.mendeley.com/documents/?uuid=45b38613-36cd-315b-8bb9-0b3bd22fb59b" ] }, { "id" : "ITEM-2", "itemData" : { "DOI" : "10.5194/esd-11-977-2020", "ISSN" : "2190-4987", "author" : [ { "dropping-particle" : "", "family" : "Lund", "given" : "Marianne T.", "non-dropping-particle" : "", "parse-names" : false, "suffix" : "" }, { "dropping-particle" : "", "family" : "Aamaas", "given" : "Borgar", "non-dropping-particle" : "", "parse-names" : false, "suffix" : "" }, { "dropping-particle" : "", "family" : "Stjern", "given" : "Camilla W.", "non-dropping-particle" : "", "parse-names" : false, "suffix" : "" }, { "dropping-particle" : "", "family" : "Klimont", "given" : "Zbigniew", "non-dropping-particle" : "", "parse-names" : false, "suffix" : "" }, { "dropping-particle" : "", "family" : "Berntsen", "given" : "Terje K.", "non-dropping-particle" : "", "parse-names" : false, "suffix" : "" }, { "dropping-particle" : "", "family" : "Samset", "given" : "Bj\u00f8rn H.", "non-dropping-particle" : "", "parse-names" : false, "suffix" : "" } ], "container-title" : "Earth System Dynamics", "id" : "ITEM-2", "issue" : "4", "issued" : { "date-parts" : [ [ "2020", "11", "9" ] ] }, "page" : "977-993", "publisher" : "Copernicus GmbH", "title" : "A continued role of short-lived climate forcers under the Shared Socioeconomic Pathways", "translator" : [ { "dropping-particle" : "", "family" : "H4370", "given" : "", "non-dropping-particle" : "", "parse-names" : false, "suffix" : "" } ], "type" : "article-journal", "volume" : "11" }, "uris" : [ "http://www.mendeley.com/documents/?uuid=0bdba917-f654-397c-b48d-cc9444b9be3b" ] } ], "mendeley" : { "formattedCitation" : "(Rao et al., 2017; Lund et al., 2020)", "plainTextFormattedCitation" : "(Rao et al., 2017; Lund et al., 2020)", "previouslyFormattedCitation" : "(Rao et al., 2017; Lund et al., 2020)" }, "properties" : { "noteIndex" : 0 }, "schema" : "https://github.com/citation-style-language/schema/raw/master/csl-citation.json" }</w:instrText>
      </w:r>
      <w:r>
        <w:fldChar w:fldCharType="separate"/>
      </w:r>
      <w:ins w:id="6827" w:author="Robin Matthews" w:date="2021-05-18T16:08:00Z">
        <w:del w:id="6828" w:author="Ian Blenkinsop" w:date="2021-07-09T10:31:00Z">
          <w:r w:rsidR="00602365" w:rsidDel="00424506">
            <w:rPr>
              <w:noProof/>
              <w:lang w:val="en-GB"/>
            </w:rPr>
            <w:delText>(</w:delText>
          </w:r>
        </w:del>
        <w:r w:rsidR="00602365">
          <w:rPr>
            <w:noProof/>
            <w:lang w:val="en-GB"/>
          </w:rPr>
          <w:t>Rao et al., 2017; Lund et al., 2020)</w:t>
        </w:r>
      </w:ins>
      <w:del w:id="6829" w:author="Robin Matthews" w:date="2021-05-18T16:08:00Z">
        <w:r w:rsidRPr="000128A3" w:rsidDel="00602365">
          <w:rPr>
            <w:noProof/>
            <w:lang w:val="en-GB"/>
          </w:rPr>
          <w:delText>(Rao et al., 2017; Lund et al., 2020)</w:delText>
        </w:r>
      </w:del>
      <w:r>
        <w:fldChar w:fldCharType="end"/>
      </w:r>
      <w:r w:rsidRPr="000128A3">
        <w:rPr>
          <w:lang w:val="en-GB"/>
        </w:rPr>
        <w:t xml:space="preserve">. This allows for a more detailed investigation into the relative roles of GHG and SLCF emissions in future global and regional climate change, and hence the implications of policy choices. For instance, SSP1-2.6 builds on an assumption of stringent </w:t>
      </w:r>
      <w:del w:id="6830" w:author="Ian Blenkinsop" w:date="2021-07-09T10:31:00Z">
        <w:r w:rsidRPr="000128A3" w:rsidDel="00424506">
          <w:rPr>
            <w:lang w:val="en-GB"/>
          </w:rPr>
          <w:delText xml:space="preserve">air </w:delText>
        </w:r>
      </w:del>
      <w:ins w:id="6831" w:author="Ian Blenkinsop" w:date="2021-07-09T10:31:00Z">
        <w:r w:rsidR="00424506" w:rsidRPr="000128A3">
          <w:rPr>
            <w:lang w:val="en-GB"/>
          </w:rPr>
          <w:t>air</w:t>
        </w:r>
        <w:r w:rsidR="00424506">
          <w:rPr>
            <w:lang w:val="en-GB"/>
          </w:rPr>
          <w:t>-</w:t>
        </w:r>
      </w:ins>
      <w:r w:rsidRPr="000128A3">
        <w:rPr>
          <w:lang w:val="en-GB"/>
        </w:rPr>
        <w:t>quality mitigation policy, leading to rapid reductions in particle emissions, while SSP3-7.0 assumes slow improvements, with pollutant emissions over the 21st century comparable to current levels (</w:t>
      </w:r>
      <w:ins w:id="6832" w:author="Ian Blenkinsop" w:date="2021-07-09T11:01:00Z">
        <w:r w:rsidR="00821933" w:rsidRPr="000128A3">
          <w:rPr>
            <w:lang w:val="en-GB"/>
          </w:rPr>
          <w:t>Figure 6.19</w:t>
        </w:r>
        <w:r w:rsidR="00821933">
          <w:rPr>
            <w:lang w:val="en-GB"/>
          </w:rPr>
          <w:t xml:space="preserve"> and </w:t>
        </w:r>
      </w:ins>
      <w:r w:rsidRPr="000128A3">
        <w:rPr>
          <w:lang w:val="en-GB"/>
        </w:rPr>
        <w:t>Cross-Chapter Box 1.4, Figure 2</w:t>
      </w:r>
      <w:del w:id="6833" w:author="Ian Blenkinsop" w:date="2021-07-09T11:01:00Z">
        <w:r w:rsidRPr="000128A3" w:rsidDel="00821933">
          <w:rPr>
            <w:lang w:val="en-GB"/>
          </w:rPr>
          <w:delText>, Chapter 6, Figure 6.19</w:delText>
        </w:r>
      </w:del>
      <w:r w:rsidRPr="000128A3">
        <w:rPr>
          <w:lang w:val="en-GB"/>
        </w:rPr>
        <w:t>).</w:t>
      </w:r>
    </w:p>
    <w:p w14:paraId="7D1B8549" w14:textId="77777777" w:rsidR="006409E5" w:rsidRPr="000128A3" w:rsidRDefault="006409E5" w:rsidP="006409E5">
      <w:pPr>
        <w:pStyle w:val="AR6BodyText"/>
        <w:rPr>
          <w:lang w:val="en-GB"/>
        </w:rPr>
      </w:pPr>
    </w:p>
    <w:p w14:paraId="23D54DDD" w14:textId="5EDF93FA" w:rsidR="006409E5" w:rsidRPr="000128A3" w:rsidRDefault="006409E5" w:rsidP="006409E5">
      <w:pPr>
        <w:pStyle w:val="AR6BodyText"/>
        <w:rPr>
          <w:lang w:val="en-GB"/>
        </w:rPr>
      </w:pPr>
      <w:r w:rsidRPr="000128A3">
        <w:rPr>
          <w:lang w:val="en-GB"/>
        </w:rPr>
        <w:t xml:space="preserve">One limitation of the SSP scenarios used for CMIP6 and in this </w:t>
      </w:r>
      <w:r w:rsidR="006563F3">
        <w:rPr>
          <w:lang w:val="en-GB"/>
        </w:rPr>
        <w:t>R</w:t>
      </w:r>
      <w:r w:rsidRPr="000128A3">
        <w:rPr>
          <w:lang w:val="en-GB"/>
        </w:rPr>
        <w:t xml:space="preserve">eport is that they reduce emissions from all the major ozone-depleting substances controlled under the </w:t>
      </w:r>
      <w:bookmarkStart w:id="6834" w:name="_Hlk66788857"/>
      <w:r w:rsidRPr="000128A3">
        <w:rPr>
          <w:lang w:val="en-GB"/>
        </w:rPr>
        <w:t>Montreal Protocol (CFCs, halons, and hydrochlorofluorocarbons (HCFCs)</w:t>
      </w:r>
      <w:bookmarkEnd w:id="6834"/>
      <w:r w:rsidRPr="000128A3">
        <w:rPr>
          <w:lang w:val="en-GB"/>
        </w:rPr>
        <w:t>) uniformly, rather than representing a fuller range of possible high</w:t>
      </w:r>
      <w:ins w:id="6835" w:author="Ian Blenkinsop" w:date="2021-07-09T11:02:00Z">
        <w:r w:rsidR="00821933">
          <w:rPr>
            <w:lang w:val="en-GB"/>
          </w:rPr>
          <w:t>-</w:t>
        </w:r>
      </w:ins>
      <w:r w:rsidRPr="000128A3">
        <w:rPr>
          <w:lang w:val="en-GB"/>
        </w:rPr>
        <w:t xml:space="preserve"> and </w:t>
      </w:r>
      <w:del w:id="6836" w:author="Ian Blenkinsop" w:date="2021-07-09T11:02:00Z">
        <w:r w:rsidRPr="000128A3" w:rsidDel="00821933">
          <w:rPr>
            <w:lang w:val="en-GB"/>
          </w:rPr>
          <w:lastRenderedPageBreak/>
          <w:delText xml:space="preserve">low </w:delText>
        </w:r>
      </w:del>
      <w:ins w:id="6837" w:author="Ian Blenkinsop" w:date="2021-07-09T11:02:00Z">
        <w:r w:rsidR="00821933" w:rsidRPr="000128A3">
          <w:rPr>
            <w:lang w:val="en-GB"/>
          </w:rPr>
          <w:t>low</w:t>
        </w:r>
        <w:r w:rsidR="00821933">
          <w:rPr>
            <w:lang w:val="en-GB"/>
          </w:rPr>
          <w:t>-</w:t>
        </w:r>
      </w:ins>
      <w:r w:rsidRPr="000128A3">
        <w:rPr>
          <w:lang w:val="en-GB"/>
        </w:rPr>
        <w:t>emission</w:t>
      </w:r>
      <w:ins w:id="6838" w:author="Ian Blenkinsop" w:date="2021-07-09T11:02:00Z">
        <w:r w:rsidR="00821933">
          <w:rPr>
            <w:lang w:val="en-GB"/>
          </w:rPr>
          <w:t>s</w:t>
        </w:r>
      </w:ins>
      <w:r w:rsidRPr="000128A3">
        <w:rPr>
          <w:lang w:val="en-GB"/>
        </w:rPr>
        <w:t xml:space="preserve"> futures </w:t>
      </w:r>
      <w:r>
        <w:fldChar w:fldCharType="begin" w:fldLock="1"/>
      </w:r>
      <w:r w:rsidR="00A94565">
        <w:rPr>
          <w:lang w:val="en-GB"/>
        </w:rPr>
        <w:instrText>ADDIN CSL_CITATION { "citationItems" : [ { "id" : "ITEM-1", "itemData" : { "DOI" : "https://ozone.unep.org/sites/default/files/Consolidated-Montreal-Protocol-November-2016.pdf", "author" : [ { "dropping-particle" : "", "family" : "UNEP", "given" : "", "non-dropping-particle" : "", "parse-names" : false, "suffix" : "" } ], "id" : "ITEM-1", "issued" : { "date-parts" : [ [ "2016" ] ] }, "number-of-pages" : "33", "publisher" : "United Nations Environment Programme (UNEP)", "publisher-place" : "Nairobi, Kenya", "title" : "The Montreal Protocol on Substances that Deplete the Ozone Layer \u2013 as adjusted and amended up to 15 October 2016 (Kigali Agreement)", "translator" : [ { "dropping-particle" : "", "family" : "H3205", "given" : "Rt7", "non-dropping-particle" : "", "parse-names" : false, "suffix" : "" } ], "type" : "report" }, "uris" : [ "http://www.mendeley.com/documents/?uuid=20b31e04-15c2-338f-aa90-4021f210d9fe" ] } ], "mendeley" : { "formattedCitation" : "(UNEP, 2016)", "plainTextFormattedCitation" : "(UNEP, 2016)", "previouslyFormattedCitation" : "(UNEP, 2016)" }, "properties" : { "noteIndex" : 0 }, "schema" : "https://github.com/citation-style-language/schema/raw/master/csl-citation.json" }</w:instrText>
      </w:r>
      <w:r>
        <w:fldChar w:fldCharType="separate"/>
      </w:r>
      <w:ins w:id="6839" w:author="Robin Matthews" w:date="2021-05-18T16:08:00Z">
        <w:r w:rsidR="00602365">
          <w:rPr>
            <w:noProof/>
            <w:lang w:val="en-GB"/>
          </w:rPr>
          <w:t>(UNEP, 2016)</w:t>
        </w:r>
      </w:ins>
      <w:del w:id="6840" w:author="Robin Matthews" w:date="2021-05-18T16:08:00Z">
        <w:r w:rsidRPr="000128A3" w:rsidDel="00602365">
          <w:rPr>
            <w:noProof/>
            <w:lang w:val="en-GB"/>
          </w:rPr>
          <w:delText>(UNEP, 2016)</w:delText>
        </w:r>
      </w:del>
      <w:r>
        <w:fldChar w:fldCharType="end"/>
      </w:r>
      <w:r w:rsidRPr="000128A3">
        <w:rPr>
          <w:lang w:val="en-GB"/>
        </w:rPr>
        <w:t xml:space="preserve">. Hydrofluorocarbon (HFC) emissions, on the other hand, span a wider range within the SSPs than in the RCPs (Cross-Chapter Box 1.4, Figure 2). </w:t>
      </w:r>
    </w:p>
    <w:p w14:paraId="4918D301" w14:textId="77777777" w:rsidR="006409E5" w:rsidRPr="000128A3" w:rsidRDefault="006409E5" w:rsidP="006409E5">
      <w:pPr>
        <w:pStyle w:val="AR6BodyText"/>
        <w:rPr>
          <w:lang w:val="en-GB"/>
        </w:rPr>
      </w:pPr>
      <w:bookmarkStart w:id="6841" w:name="_Hlk66788967"/>
    </w:p>
    <w:p w14:paraId="58639E49" w14:textId="1017D2AE" w:rsidR="006409E5" w:rsidRPr="000128A3" w:rsidRDefault="006409E5" w:rsidP="006409E5">
      <w:pPr>
        <w:pStyle w:val="AR6BodyText"/>
        <w:rPr>
          <w:lang w:val="en-GB"/>
        </w:rPr>
      </w:pPr>
      <w:r w:rsidRPr="000128A3">
        <w:rPr>
          <w:lang w:val="en-GB"/>
        </w:rPr>
        <w:t>The SSP scenarios and previous RCP scenarios are not directly comparable. First, the gas-to-gas compositions differ; for example, the SSP5-8.5 scenario has higher CO</w:t>
      </w:r>
      <w:r w:rsidRPr="000128A3">
        <w:rPr>
          <w:vertAlign w:val="subscript"/>
          <w:lang w:val="en-GB"/>
        </w:rPr>
        <w:t>2</w:t>
      </w:r>
      <w:r w:rsidRPr="000128A3">
        <w:rPr>
          <w:lang w:val="en-GB"/>
        </w:rPr>
        <w:t xml:space="preserve"> concentrations but lower </w:t>
      </w:r>
      <w:del w:id="6842" w:author="Ian Blenkinsop" w:date="2021-07-09T11:10:00Z">
        <w:r w:rsidRPr="000128A3" w:rsidDel="00AF1421">
          <w:rPr>
            <w:lang w:val="en-GB"/>
          </w:rPr>
          <w:delText xml:space="preserve">methane </w:delText>
        </w:r>
      </w:del>
      <w:ins w:id="6843" w:author="Ian Blenkinsop" w:date="2021-07-09T11:10:00Z">
        <w:r w:rsidR="00AF1421">
          <w:rPr>
            <w:lang w:val="en-GB"/>
          </w:rPr>
          <w:t>CH</w:t>
        </w:r>
        <w:r w:rsidR="00AF1421" w:rsidRPr="00AF1421">
          <w:rPr>
            <w:vertAlign w:val="subscript"/>
            <w:lang w:val="en-GB"/>
            <w:rPrChange w:id="6844" w:author="Ian Blenkinsop" w:date="2021-07-09T11:10:00Z">
              <w:rPr>
                <w:lang w:val="en-GB"/>
              </w:rPr>
            </w:rPrChange>
          </w:rPr>
          <w:t>4</w:t>
        </w:r>
        <w:r w:rsidR="00AF1421" w:rsidRPr="000128A3">
          <w:rPr>
            <w:lang w:val="en-GB"/>
          </w:rPr>
          <w:t xml:space="preserve"> </w:t>
        </w:r>
      </w:ins>
      <w:r w:rsidRPr="000128A3">
        <w:rPr>
          <w:lang w:val="en-GB"/>
        </w:rPr>
        <w:t xml:space="preserve">concentrations compared to RCP8.5. Second, the projected 21st-century trajectories may differ, even if they result in the same radiative forcing by 2100. Third, the overall effective radiative forcing </w:t>
      </w:r>
      <w:bookmarkEnd w:id="6841"/>
      <w:r w:rsidRPr="000128A3">
        <w:rPr>
          <w:lang w:val="en-GB"/>
        </w:rPr>
        <w:t>(</w:t>
      </w:r>
      <w:del w:id="6845" w:author="Ian Blenkinsop" w:date="2021-07-09T11:11:00Z">
        <w:r w:rsidRPr="000128A3" w:rsidDel="00AF1421">
          <w:rPr>
            <w:lang w:val="en-GB"/>
          </w:rPr>
          <w:delText xml:space="preserve">see </w:delText>
        </w:r>
      </w:del>
      <w:r w:rsidRPr="000128A3">
        <w:rPr>
          <w:lang w:val="en-GB"/>
        </w:rPr>
        <w:t>Chapter 7) may differ, and tends to be higher for the SSPs compared to RCPs that share the same nominal stratospheric-</w:t>
      </w:r>
      <w:del w:id="6846" w:author="Ian Blenkinsop" w:date="2021-07-09T11:11:00Z">
        <w:r w:rsidRPr="000128A3" w:rsidDel="00AF1421">
          <w:rPr>
            <w:lang w:val="en-GB"/>
          </w:rPr>
          <w:delText xml:space="preserve">temperature </w:delText>
        </w:r>
      </w:del>
      <w:ins w:id="6847" w:author="Ian Blenkinsop" w:date="2021-07-09T11:11:00Z">
        <w:r w:rsidR="00AF1421" w:rsidRPr="000128A3">
          <w:rPr>
            <w:lang w:val="en-GB"/>
          </w:rPr>
          <w:t>temperature</w:t>
        </w:r>
        <w:r w:rsidR="00AF1421">
          <w:rPr>
            <w:lang w:val="en-GB"/>
          </w:rPr>
          <w:t>-</w:t>
        </w:r>
      </w:ins>
      <w:r w:rsidRPr="000128A3">
        <w:rPr>
          <w:lang w:val="en-GB"/>
        </w:rPr>
        <w:t>adjusted radiative forcing label. The stratospheric-</w:t>
      </w:r>
      <w:del w:id="6848" w:author="Ian Blenkinsop" w:date="2021-07-09T11:11:00Z">
        <w:r w:rsidRPr="000128A3" w:rsidDel="00AF1421">
          <w:rPr>
            <w:lang w:val="en-GB"/>
          </w:rPr>
          <w:delText xml:space="preserve">temperature </w:delText>
        </w:r>
      </w:del>
      <w:ins w:id="6849" w:author="Ian Blenkinsop" w:date="2021-07-09T11:11:00Z">
        <w:r w:rsidR="00AF1421" w:rsidRPr="000128A3">
          <w:rPr>
            <w:lang w:val="en-GB"/>
          </w:rPr>
          <w:t>temperature</w:t>
        </w:r>
        <w:r w:rsidR="00AF1421">
          <w:rPr>
            <w:lang w:val="en-GB"/>
          </w:rPr>
          <w:t>-</w:t>
        </w:r>
      </w:ins>
      <w:r w:rsidRPr="000128A3">
        <w:rPr>
          <w:lang w:val="en-GB"/>
        </w:rPr>
        <w:t>adjusted radiative forcings of the SSPs and RCPs, however, remain relatively close, at least by 2100 (</w:t>
      </w:r>
      <w:r>
        <w:fldChar w:fldCharType="begin" w:fldLock="1"/>
      </w:r>
      <w:r w:rsidR="00E81B0B">
        <w:rPr>
          <w:lang w:val="en-GB"/>
        </w:rPr>
        <w:instrText>ADDIN CSL_CITATION { "citationItems" : [ { "id" : "ITEM-1", "itemData" : { "DOI" : "10.5194/esd-12-253-2021", "ISSN" : "2190-4987", "abstract" : "Abstract. The Scenario Model Intercomparison Project (ScenarioMIP) defines and coordinates the main set of future climate projections, based on concentration-driven simulations, within the Coupled Model Intercomparison Project phase 6 (CMIP6). This paper presents a range of its outcomes by synthesizing results from the participating global coupled Earth system models. We limit our scope to the analysis of strictly geophysical outcomes: mainly global averages and spatial patterns of change for surface air temperature and precipitation. We also compare CMIP6 projections to CMIP5 results, especially for those scenarios that were designed to provide continuity across the CMIP phases, at the same time highlighting important differences in forcing composition, as well as in results. The range of future temperature and precipitation changes by the end of the century (2081\u20132100) encompassing the Tier 1 experiments based on the Shared Socioeconomic Pathway (SSP) scenarios (SSP1-2.6, SSP2-4.5, SSP3-7.0 and SSP5-8.5) and SSP1-1.9 spans a larger range of outcomes compared to CMIP5, due to higher warming (by close to 1.5 \u2218C) reached at the upper end of the 5 %\u201395 % envelope of the highest scenario (SSP5-8.5). This is due to both the wider range of radiative forcing that the new scenarios cover and the higher climate sensitivities in some of the new models compared to their CMIP5 predecessors. Spatial patterns of change for temperature and precipitation averaged over models and scenarios have familiar features, and an analysis of their variations confirms model structural differences to be the dominant source of uncertainty. Models also differ with respect to the size and evolution of internal variability as measured by individual models' initial condition ensemble spreads, according to a set of initial condition ensemble simulations available under SSP3-7.0. These experiments suggest a tendency for internal variability to decrease along the course of the century in this scenario, a result that will benefit from further analysis over a larger set of models. Benefits of mitigation, all else being equal in terms of societal drivers, appear clearly when comparing scenarios developed under the same SSP but to which different degrees of mitigation have been applied. It is also found that a mild overshoot in temperature of a few decades around mid-century, as represented in SSP5-3.4OS, does not affect the end outcome of temperature and precipitation changes by 2100, which \u2026", "author" : [ { "dropping-particle" : "", "family" : "Tebaldi", "given" : "Claudia", "non-dropping-particle" : "", "parse-names" : false, "suffix" : "" }, { "dropping-particle" : "", "family" : "Debeire", "given" : "Kevin", "non-dropping-particle" : "", "parse-names" : false, "suffix" : "" }, { "dropping-particle" : "", "family" : "Eyring", "given" : "Veronika", "non-dropping-particle" : "", "parse-names" : false, "suffix" : "" }, { "dropping-particle" : "", "family" : "Fischer", "given" : "Erich", "non-dropping-particle" : "", "parse-names" : false, "suffix" : "" }, { "dropping-particle" : "", "family" : "Fyfe", "given" : "John", "non-dropping-particle" : "", "parse-names" : false, "suffix" : "" }, { "dropping-particle" : "", "family" : "Friedlingstein", "given" : "Pierre", "non-dropping-particle" : "", "parse-names" : false, "suffix" : "" }, { "dropping-particle" : "", "family" : "Knutti", "given" : "Reto", "non-dropping-particle" : "", "parse-names" : false, "suffix" : "" }, { "dropping-particle" : "", "family" : "Lowe", "given" : "Jason", "non-dropping-particle" : "", "parse-names" : false, "suffix" : "" }, { "dropping-particle" : "", "family" : "O'Neill", "given" : "Brian", "non-dropping-particle" : "", "parse-names" : false, "suffix" : "" }, { "dropping-particle" : "", "family" : "Sanderson", "given" : "Benjamin", "non-dropping-particle" : "", "parse-names" : false, "suffix" : "" }, { "dropping-particle" : "", "family" : "Vuuren", "given" : "Detlef", "non-dropping-particle" : "van", "parse-names" : false, "suffix" : "" }, { "dropping-particle" : "", "family" : "Riahi", "given" : "Keywan", "non-dropping-particle" : "", "parse-names" : false, "suffix" : "" }, { "dropping-particle" : "", "family" : "Meinshausen", "given" : "Malte", "non-dropping-particle" : "", "parse-names" : false, "suffix" : "" }, { "dropping-particle" : "", "family" : "Nicholls", "given" : "Zebedee", "non-dropping-particle" : "", "parse-names" : false, "suffix" : "" }, { "dropping-particle" : "", "family" : "Tokarska", "given" : "Katarzyna B.", "non-dropping-particle" : "", "parse-names" : false, "suffix" : "" }, { "dropping-particle" : "", "family" : "Hurtt", "given" : "George",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"Meehl", "given" : "Gerald", "non-dropping-particle" : "", "parse-names" : false, "suffix" : "" }, { "dropping-particle" : "", "family" : "Moss", "given" : "Richard", "non-dropping-particle" : "", "parse-names" : false, "suffix" : "" }, { "dropping-particle" : "", "family" : "Bauer", "given" : "Susanne E.", "non-dropping-particle" : "", "parse-names" : false, "suffix" : "" }, { "dropping-particle" : "", "family" : "Boucher", "given" : "Olivier", "non-dropping-particle" : "", "parse-names" : false, "suffix" : "" }, { "dropping-particle" : "", "family" : "Brovkin", "given" : "Victor", "non-dropping-particle" : "", "parse-names" : false, "suffix" : "" }, { "dropping-particle" : "", "family" : "Byun", "given" : "Young-Hwa", "non-dropping-particle" : "", "parse-names" : false, "suffix" : "" }, { "dropping-particle" : "", "family" : "Dix", "given" : "Martin", "non-dropping-particle" : "", "parse-names" : false, "suffix" : "" }, { "dropping-particle" : "", "family" : "Gualdi", "given" : "Silvio", "non-dropping-particle" : "", "parse-names" : false, "suffix" : "" }, { "dropping-particle" : "", "family" : "Guo", "given" : "Huan", "non-dropping-particle" : "", "parse-names" : false, "suffix" : "" }, { "dropping-particle" : "", "family" : "John", "given" : "Jasmin G.", "non-dropping-particle" : "", "parse-names" : false, "suffix" : "" }, { "dropping-particle" : "", "family" : "Kharin", "given" : "Slava", "non-dropping-particle" : "", "parse-names" : false, "suffix" : "" }, { "dropping-particle" : "", "family" : "Kim", "given" : "YoungHo", "non-dropping-particle" : "", "parse-names" : false, "suffix" : "" }, { "dropping-particle" : "", "family" : "Koshiro", "given" : "Tsuyoshi", "non-dropping-particle" : "", "parse-names" : false, "suffix" : "" }, { "dropping-particle" : "", "family" : "Ma", "given" : "Libin", "non-dropping-particle" : "", "parse-names" : false, "suffix" : "" }, { "dropping-particle" : "", "family" : "Olivi\u00e9", "given" : "Dirk", "non-dropping-particle" : "", "parse-names" : false, "suffix" : "" }, { "dropping-particle" : "", "family" : "Panickal", "given" : "Swapna", "non-dropping-particle" : "", "parse-names" : false, "suffix" : "" }, { "dropping-particle" : "", "family" : "Qiao", "given" : "Fangli", "non-dropping-particle" : "", "parse-names" : false, "suffix" : "" }, { "dropping-particle" : "", "family" : "Rong", "given" : "Xinyao", "non-dropping-particle" : "", "parse-names" : false, "suffix" : "" }, { "dropping-particle" : "", "family" : "Rosenbloom", "given" : "Nan", "non-dropping-particle" : "", "parse-names" : false, "suffix" : "" }, { "dropping-particle" : "", "family" : "Schupfner", "given" : "Martin", "non-dropping-particle" : "", "parse-names" : false, "suffix" : "" }, { "dropping-particle" : "", "family" : "S\u00e9f\u00e9rian", "given" : "Roland", "non-dropping-particle" : "", "parse-names" : false, "suffix" : "" }, { "dropping-particle" : "", "family" : "Sellar", "given" : "Alistair", "non-dropping-particle" : "", "parse-names" : false, "suffix" : "" }, { "dropping-particle" : "", "family" : "Semmler", "given" : "Tido", "non-dropping-particle" : "", "parse-names" : false, "suffix" : "" }, { "dropping-particle" : "", "family" : "Shi", "given" : "Xiaoying", "non-dropping-particle" : "", "parse-names" : false, "suffix" : "" }, { "dropping-particle" : "", "family" : "Song", "given" : "Zhenya", "non-dropping-particle" : "", "parse-names" : false, "suffix" : "" }, { "dropping-particle" : "", "family" : "Steger", "given" : "Christian", "non-dropping-particle" : "", "parse-names" : false, "suffix" : "" }, { "dropping-particle" : "", "family" : "Stouffer", "given" : "Ronald", "non-dropping-particle" : "", "parse-names" : false, "suffix" : "" }, { "dropping-particle" : "", "family" : "Swart", "given" : "Neil", "non-dropping-particle" : "", "parse-names" : false, "suffix" : "" }, { "dropping-particle" : "", "family" : "Tachiiri", "given" : "Kaoru", "non-dropping-particle" : "", "parse-names" : false, "suffix" : "" }, { "dropping-particle" : "", "family" : "Tang", "given" : "Qi", "non-dropping-particle" : "", "parse-names" : false, "suffix" : "" }, { "dropping-particle" : "", "family" : "Tatebe", "given" : "Hiroaki", "non-dropping-particle" : "", "parse-names" : false, "suffix" : "" }, { "dropping-particle" : "", "family" : "Voldoire", "given" : "Aurore", "non-dropping-particle" : "", "parse-names" : false, "suffix" : "" }, { "dropping-particle" : "", "family" : "Volodin", "given" : "Evgeny", "non-dropping-particle" : "", "parse-names" : false, "suffix" : "" }, { "dropping-particle" : "", "family" : "Wyser", "given" : "Klaus", "non-dropping-particle" : "", "parse-names" : false, "suffix" : "" }, { "dropping-particle" : "", "family" : "Xin", "given" : "Xiaoge", "non-dropping-particle" : "", "parse-names" : false, "suffix" : "" }, { "dropping-particle" : "", "family" : "Yang", "given" : "Shuting", "non-dropping-particle" : "", "parse-names" : false, "suffix" : "" }, { "dropping-particle" : "", "family" : "Yu", "given" : "Yongqiang", "non-dropping-particle" : "", "parse-names" : false, "suffix" : "" }, { "dropping-particle" : "", "family" : "Ziehn", "given" : "Tilo", "non-dropping-particle" : "", "parse-names" : false, "suffix" : "" } ], "container-title" : "Earth System Dynamics", "id" : "ITEM-1", "issue" : "1", "issued" : { "date-parts" : [ [ "2021", "3", "1" ] ] }, "page" : "253-293", "title" : "Climate model projections from the Scenario Model Intercomparison Project (ScenarioMIP) of CMIP6", "translator" : [ { "dropping-particle" : "", "family" : "H4267", "given" : "", "non-dropping-particle" : "", "parse-names" : false, "suffix" : "" } ], "type" : "article-journal", "volume" : "12" }, "uris" : [ "http://www.mendeley.com/documents/?uuid=9223ecbf-5d32-41c5-9216-97053443c2c4" ] } ], "mendeley" : { "formattedCitation" : "(Tebaldi et al., 2021)", "manualFormatting" : "Tebaldi et al., 2021)", "plainTextFormattedCitation" : "(Tebaldi et al., 2021)", "previouslyFormattedCitation" : "(Tebaldi et al., 2021)" }, "properties" : { "noteIndex" : 0 }, "schema" : "https://github.com/citation-style-language/schema/raw/master/csl-citation.json" }</w:instrText>
      </w:r>
      <w:r>
        <w:fldChar w:fldCharType="separate"/>
      </w:r>
      <w:ins w:id="6850" w:author="Robin Matthews" w:date="2021-05-18T16:08:00Z">
        <w:r w:rsidR="00602365">
          <w:rPr>
            <w:noProof/>
            <w:lang w:val="en-GB"/>
          </w:rPr>
          <w:t>Tebaldi et al., 2021)</w:t>
        </w:r>
      </w:ins>
      <w:del w:id="6851" w:author="Robin Matthews" w:date="2021-05-18T16:08:00Z">
        <w:r w:rsidRPr="000128A3" w:rsidDel="00602365">
          <w:rPr>
            <w:noProof/>
            <w:lang w:val="en-GB"/>
          </w:rPr>
          <w:delText>Tebaldi et al., 2021)</w:delText>
        </w:r>
      </w:del>
      <w:r>
        <w:fldChar w:fldCharType="end"/>
      </w:r>
      <w:r w:rsidRPr="000128A3">
        <w:rPr>
          <w:lang w:val="en-GB"/>
        </w:rPr>
        <w:t>. In summary, differences in, for example, CMIP5 RCP8.5 and CMIP6 SSP5-8.5 ESM outputs, are partially due to different scenario characteristics rather than different ESM characteristics only (</w:t>
      </w:r>
      <w:del w:id="6852" w:author="Ian Blenkinsop" w:date="2021-07-09T11:12:00Z">
        <w:r w:rsidRPr="000128A3" w:rsidDel="00AF1421">
          <w:rPr>
            <w:lang w:val="en-GB"/>
          </w:rPr>
          <w:delText xml:space="preserve">Chapter 4, </w:delText>
        </w:r>
      </w:del>
      <w:r w:rsidRPr="000128A3">
        <w:rPr>
          <w:lang w:val="en-GB"/>
        </w:rPr>
        <w:t xml:space="preserve">Section 4.6.2). </w:t>
      </w:r>
    </w:p>
    <w:p w14:paraId="00BC36F5" w14:textId="77777777" w:rsidR="006409E5" w:rsidRPr="000128A3" w:rsidRDefault="006409E5" w:rsidP="006409E5">
      <w:pPr>
        <w:pStyle w:val="AR6BodyText"/>
        <w:rPr>
          <w:lang w:val="en-GB"/>
        </w:rPr>
      </w:pPr>
    </w:p>
    <w:p w14:paraId="4F94FFB6" w14:textId="05E7B6AC" w:rsidR="006409E5" w:rsidRPr="000128A3" w:rsidRDefault="006409E5" w:rsidP="006409E5">
      <w:pPr>
        <w:pStyle w:val="AR6BodyText"/>
        <w:rPr>
          <w:lang w:val="en-GB"/>
        </w:rPr>
      </w:pPr>
      <w:r w:rsidRPr="000128A3">
        <w:rPr>
          <w:lang w:val="en-GB"/>
        </w:rPr>
        <w:t xml:space="preserve">When investigating various mitigation futures, WGIII goes beyond the </w:t>
      </w:r>
      <w:r w:rsidR="006563F3">
        <w:rPr>
          <w:lang w:val="en-GB"/>
        </w:rPr>
        <w:t>core set</w:t>
      </w:r>
      <w:r w:rsidR="006563F3" w:rsidRPr="000128A3">
        <w:rPr>
          <w:lang w:val="en-GB"/>
        </w:rPr>
        <w:t xml:space="preserve"> </w:t>
      </w:r>
      <w:r w:rsidRPr="000128A3">
        <w:rPr>
          <w:lang w:val="en-GB"/>
        </w:rPr>
        <w:t>of SSP scenarios assessed in WGI (SSP1-1.9, SSP1-2.6, etc.) to consider the characteristics of more than 1000 scenarios (</w:t>
      </w:r>
      <w:del w:id="6853" w:author="Ian Blenkinsop" w:date="2021-07-09T11:12:00Z">
        <w:r w:rsidRPr="000128A3" w:rsidDel="00AF1421">
          <w:rPr>
            <w:lang w:val="en-GB"/>
          </w:rPr>
          <w:delText xml:space="preserve">see </w:delText>
        </w:r>
      </w:del>
      <w:r w:rsidRPr="000128A3">
        <w:rPr>
          <w:lang w:val="en-GB"/>
        </w:rPr>
        <w:t>Cross-Chapter Box 7.1</w:t>
      </w:r>
      <w:del w:id="6854" w:author="Ian Blenkinsop" w:date="2021-07-09T11:12:00Z">
        <w:r w:rsidRPr="000128A3" w:rsidDel="00AF1421">
          <w:rPr>
            <w:lang w:val="en-GB"/>
          </w:rPr>
          <w:delText xml:space="preserve"> in Chapter 7</w:delText>
        </w:r>
      </w:del>
      <w:r w:rsidRPr="000128A3">
        <w:rPr>
          <w:lang w:val="en-GB"/>
        </w:rPr>
        <w:t xml:space="preserve">). In addition, while staying within the framework of socio-economic development pathways (SSP1 to SSP5), WGIII also considers various mitigation possibilities through so-called illustrative pathways </w:t>
      </w:r>
      <w:r w:rsidR="006563F3">
        <w:rPr>
          <w:lang w:val="en-GB"/>
        </w:rPr>
        <w:t>(</w:t>
      </w:r>
      <w:r w:rsidRPr="000128A3">
        <w:rPr>
          <w:lang w:val="en-GB"/>
        </w:rPr>
        <w:t>IPs</w:t>
      </w:r>
      <w:r w:rsidR="006563F3">
        <w:rPr>
          <w:lang w:val="en-GB"/>
        </w:rPr>
        <w:t>)</w:t>
      </w:r>
      <w:r w:rsidRPr="000128A3">
        <w:rPr>
          <w:lang w:val="en-GB"/>
        </w:rPr>
        <w:t>. These illustrative pathways help to highlight key narratives in the literature concerning various technological, social and behavio</w:t>
      </w:r>
      <w:ins w:id="6855" w:author="Ian Blenkinsop" w:date="2021-07-09T11:14:00Z">
        <w:r w:rsidR="00AF1421">
          <w:rPr>
            <w:lang w:val="en-GB"/>
          </w:rPr>
          <w:t>u</w:t>
        </w:r>
      </w:ins>
      <w:r w:rsidRPr="000128A3">
        <w:rPr>
          <w:lang w:val="en-GB"/>
        </w:rPr>
        <w:t xml:space="preserve">ral options for mitigation, various timings for </w:t>
      </w:r>
      <w:bookmarkStart w:id="6856" w:name="_Hlk66789004"/>
      <w:r w:rsidRPr="000128A3">
        <w:rPr>
          <w:lang w:val="en-GB"/>
        </w:rPr>
        <w:t xml:space="preserve">implementation, or varying emphasis on different GHG and </w:t>
      </w:r>
      <w:del w:id="6857" w:author="Ian Blenkinsop" w:date="2021-07-09T11:14:00Z">
        <w:r w:rsidRPr="000128A3" w:rsidDel="00AF1421">
          <w:rPr>
            <w:lang w:val="en-GB"/>
          </w:rPr>
          <w:delText xml:space="preserve">land </w:delText>
        </w:r>
      </w:del>
      <w:ins w:id="6858" w:author="Ian Blenkinsop" w:date="2021-07-09T11:14:00Z">
        <w:r w:rsidR="00AF1421" w:rsidRPr="000128A3">
          <w:rPr>
            <w:lang w:val="en-GB"/>
          </w:rPr>
          <w:t>land</w:t>
        </w:r>
        <w:r w:rsidR="00AF1421">
          <w:rPr>
            <w:lang w:val="en-GB"/>
          </w:rPr>
          <w:t>-</w:t>
        </w:r>
      </w:ins>
      <w:r w:rsidRPr="000128A3">
        <w:rPr>
          <w:lang w:val="en-GB"/>
        </w:rPr>
        <w:t xml:space="preserve">use options. Just as with the SSPX-Y scenarios considered in this </w:t>
      </w:r>
      <w:del w:id="6859" w:author="Ian Blenkinsop" w:date="2021-07-09T11:15:00Z">
        <w:r w:rsidRPr="000128A3" w:rsidDel="00AF1421">
          <w:rPr>
            <w:lang w:val="en-GB"/>
          </w:rPr>
          <w:delText>report</w:delText>
        </w:r>
      </w:del>
      <w:ins w:id="6860" w:author="Ian Blenkinsop" w:date="2021-07-09T11:15:00Z">
        <w:r w:rsidR="00AF1421">
          <w:rPr>
            <w:lang w:val="en-GB"/>
          </w:rPr>
          <w:t>R</w:t>
        </w:r>
        <w:r w:rsidR="00AF1421" w:rsidRPr="000128A3">
          <w:rPr>
            <w:lang w:val="en-GB"/>
          </w:rPr>
          <w:t>eport</w:t>
        </w:r>
      </w:ins>
      <w:r w:rsidRPr="000128A3">
        <w:rPr>
          <w:lang w:val="en-GB"/>
        </w:rPr>
        <w:t>, these illustrative pathways can be placed in relation to the matrix of SSP families and approximate radiative forcing levels in 2100 (</w:t>
      </w:r>
      <w:del w:id="6861" w:author="Ian Blenkinsop" w:date="2021-07-09T11:15:00Z">
        <w:r w:rsidRPr="000128A3" w:rsidDel="00AF1421">
          <w:rPr>
            <w:lang w:val="en-GB"/>
          </w:rPr>
          <w:delText xml:space="preserve">see </w:delText>
        </w:r>
      </w:del>
      <w:r w:rsidRPr="000128A3">
        <w:rPr>
          <w:lang w:val="en-GB"/>
        </w:rPr>
        <w:t>Cross-Chapter Box 1.4, Figure 1</w:t>
      </w:r>
      <w:ins w:id="6862" w:author="Ian Blenkinsop" w:date="2021-07-09T11:15:00Z">
        <w:r w:rsidR="00AF1421">
          <w:rPr>
            <w:lang w:val="en-GB"/>
          </w:rPr>
          <w:t>;</w:t>
        </w:r>
      </w:ins>
      <w:r w:rsidRPr="000128A3">
        <w:rPr>
          <w:lang w:val="en-GB"/>
        </w:rPr>
        <w:t xml:space="preserve"> </w:t>
      </w:r>
      <w:del w:id="6863" w:author="Ian Blenkinsop" w:date="2021-07-09T11:15:00Z">
        <w:r w:rsidRPr="000128A3" w:rsidDel="00AF1421">
          <w:rPr>
            <w:lang w:val="en-GB"/>
          </w:rPr>
          <w:delText xml:space="preserve">and </w:delText>
        </w:r>
      </w:del>
      <w:del w:id="6864" w:author="Ian Blenkinsop" w:date="2021-07-13T15:08:00Z">
        <w:r w:rsidRPr="000128A3" w:rsidDel="001F34B3">
          <w:rPr>
            <w:lang w:val="en-GB"/>
          </w:rPr>
          <w:delText xml:space="preserve">Working Group </w:delText>
        </w:r>
      </w:del>
      <w:ins w:id="6865" w:author="Ian Blenkinsop" w:date="2021-07-13T15:08:00Z">
        <w:r w:rsidR="001F34B3">
          <w:rPr>
            <w:lang w:val="en-GB"/>
          </w:rPr>
          <w:t>IPCC WG</w:t>
        </w:r>
      </w:ins>
      <w:r w:rsidRPr="000128A3">
        <w:rPr>
          <w:lang w:val="en-GB"/>
        </w:rPr>
        <w:t xml:space="preserve">III, Chapter 3). </w:t>
      </w:r>
    </w:p>
    <w:p w14:paraId="2222D77D" w14:textId="77777777" w:rsidR="006409E5" w:rsidRPr="000128A3" w:rsidRDefault="006409E5" w:rsidP="006409E5">
      <w:pPr>
        <w:pStyle w:val="AR6BodyText"/>
        <w:rPr>
          <w:lang w:val="en-GB"/>
        </w:rPr>
      </w:pPr>
    </w:p>
    <w:p w14:paraId="2DB1AAB5" w14:textId="4E0BCF9E" w:rsidR="006409E5" w:rsidRPr="000128A3" w:rsidRDefault="00F30BA2" w:rsidP="006409E5">
      <w:pPr>
        <w:pStyle w:val="AR6BodyText"/>
        <w:rPr>
          <w:lang w:val="en-GB"/>
        </w:rPr>
      </w:pPr>
      <w:r w:rsidRPr="008D0499">
        <w:rPr>
          <w:rFonts w:cs="Times New Roman"/>
          <w:lang w:val="en-US"/>
        </w:rPr>
        <w:t xml:space="preserve">No likelihood is attached to the scenarios assessed in this report, and </w:t>
      </w:r>
      <w:r w:rsidRPr="008D0499">
        <w:rPr>
          <w:rFonts w:cs="Times New Roman"/>
          <w:color w:val="1D1C1D"/>
          <w:lang w:val="en-US"/>
        </w:rPr>
        <w:t>the feasibility of specific scenarios in relation to current trends is best informed by the WGIII contribution to AR6. In the scenario literature, the plausibility of the high emissions levels underlying scenarios such as RCP8.5 or SSP5-8.5 has been debated in light of recent developments in the energy sector</w:t>
      </w:r>
      <w:del w:id="6866" w:author="Ian Blenkinsop" w:date="2021-07-09T11:15:00Z">
        <w:r w:rsidRPr="008D0499" w:rsidDel="00AF1421">
          <w:rPr>
            <w:rFonts w:cs="Times New Roman"/>
            <w:color w:val="1D1C1D"/>
            <w:lang w:val="en-US"/>
          </w:rPr>
          <w:delText>.</w:delText>
        </w:r>
      </w:del>
      <w:r w:rsidR="006409E5" w:rsidRPr="000128A3">
        <w:rPr>
          <w:lang w:val="en-GB"/>
        </w:rPr>
        <w:t xml:space="preserve"> (</w:t>
      </w:r>
      <w:del w:id="6867" w:author="Ian Blenkinsop" w:date="2021-07-09T11:15:00Z">
        <w:r w:rsidR="000400D3" w:rsidDel="00AF1421">
          <w:rPr>
            <w:lang w:val="en-GB"/>
          </w:rPr>
          <w:delText xml:space="preserve">see </w:delText>
        </w:r>
      </w:del>
      <w:r w:rsidR="006409E5" w:rsidRPr="000128A3">
        <w:rPr>
          <w:lang w:val="en-GB"/>
        </w:rPr>
        <w:t>Section 1.6.1.4).</w:t>
      </w:r>
    </w:p>
    <w:p w14:paraId="13EEA27F" w14:textId="77777777" w:rsidR="006409E5" w:rsidRPr="000128A3" w:rsidRDefault="006409E5" w:rsidP="006409E5">
      <w:pPr>
        <w:pStyle w:val="AR6BodyText"/>
        <w:rPr>
          <w:lang w:val="en-GB"/>
        </w:rPr>
      </w:pPr>
    </w:p>
    <w:bookmarkEnd w:id="6856"/>
    <w:p w14:paraId="44DC9337" w14:textId="77777777" w:rsidR="006409E5" w:rsidRPr="000128A3" w:rsidRDefault="006409E5" w:rsidP="006409E5">
      <w:pPr>
        <w:pStyle w:val="AR6BodyText"/>
        <w:rPr>
          <w:color w:val="FFFFFF"/>
          <w:shd w:val="clear" w:color="auto" w:fill="073763"/>
          <w:lang w:val="en-GB"/>
        </w:rPr>
      </w:pPr>
    </w:p>
    <w:p w14:paraId="5D087DD8" w14:textId="5627B5F7" w:rsidR="006409E5" w:rsidRPr="000128A3" w:rsidRDefault="006409E5" w:rsidP="006409E5">
      <w:pPr>
        <w:pStyle w:val="AR6BodyText"/>
        <w:rPr>
          <w:b/>
          <w:lang w:val="en-GB"/>
        </w:rPr>
      </w:pPr>
      <w:r w:rsidRPr="000128A3">
        <w:rPr>
          <w:b/>
          <w:lang w:val="en-GB"/>
        </w:rPr>
        <w:t>[START CROSS CHAPTER BOX 1.4 HERE]</w:t>
      </w:r>
    </w:p>
    <w:p w14:paraId="29D0B1A5" w14:textId="77777777" w:rsidR="006409E5" w:rsidRPr="000128A3" w:rsidRDefault="006409E5" w:rsidP="006409E5">
      <w:pPr>
        <w:rPr>
          <w:color w:val="FFFFFF"/>
          <w:shd w:val="clear" w:color="auto" w:fill="073763"/>
        </w:rPr>
      </w:pPr>
    </w:p>
    <w:p w14:paraId="463BC92E" w14:textId="317C7567" w:rsidR="006409E5" w:rsidRDefault="006409E5" w:rsidP="006409E5">
      <w:pPr>
        <w:pStyle w:val="AR6Chap1CrossChapterBox"/>
        <w:shd w:val="clear" w:color="auto" w:fill="DEEAF6" w:themeFill="accent1" w:themeFillTint="33"/>
      </w:pPr>
      <w:bookmarkStart w:id="6868" w:name="_Toc69950021"/>
      <w:r>
        <w:t xml:space="preserve">The SSP </w:t>
      </w:r>
      <w:del w:id="6869" w:author="Ian Blenkinsop" w:date="2021-07-09T11:16:00Z">
        <w:r w:rsidDel="00AF1421">
          <w:delText xml:space="preserve">scenarios </w:delText>
        </w:r>
      </w:del>
      <w:ins w:id="6870" w:author="Ian Blenkinsop" w:date="2021-07-09T11:16:00Z">
        <w:r w:rsidR="00AF1421">
          <w:t xml:space="preserve">Scenarios </w:t>
        </w:r>
      </w:ins>
      <w:r>
        <w:t xml:space="preserve">as </w:t>
      </w:r>
      <w:del w:id="6871" w:author="Ian Blenkinsop" w:date="2021-07-09T11:16:00Z">
        <w:r w:rsidDel="00AF1421">
          <w:delText xml:space="preserve">used </w:delText>
        </w:r>
      </w:del>
      <w:ins w:id="6872" w:author="Ian Blenkinsop" w:date="2021-07-09T11:16:00Z">
        <w:r w:rsidR="00AF1421">
          <w:t xml:space="preserve">Used </w:t>
        </w:r>
      </w:ins>
      <w:r>
        <w:t>in Working Group I</w:t>
      </w:r>
      <w:bookmarkEnd w:id="6868"/>
      <w:ins w:id="6873" w:author="Ian Blenkinsop" w:date="2021-07-13T15:08:00Z">
        <w:r w:rsidR="001F34B3">
          <w:t xml:space="preserve"> (WGI)</w:t>
        </w:r>
      </w:ins>
    </w:p>
    <w:p w14:paraId="7988A648" w14:textId="77777777" w:rsidR="00062EE8" w:rsidRPr="000128A3" w:rsidRDefault="00062EE8" w:rsidP="00062EE8">
      <w:pPr>
        <w:pStyle w:val="AR6BodyText"/>
        <w:shd w:val="clear" w:color="auto" w:fill="DEEAF6" w:themeFill="accent1" w:themeFillTint="33"/>
        <w:rPr>
          <w:b/>
          <w:bCs/>
          <w:lang w:val="en-GB"/>
        </w:rPr>
      </w:pPr>
    </w:p>
    <w:p w14:paraId="7EA1B310" w14:textId="3BF2D403" w:rsidR="006409E5" w:rsidRPr="000128A3" w:rsidRDefault="00062EE8" w:rsidP="00062EE8">
      <w:pPr>
        <w:pStyle w:val="AR6BodyText"/>
        <w:shd w:val="clear" w:color="auto" w:fill="DEEAF6" w:themeFill="accent1" w:themeFillTint="33"/>
        <w:rPr>
          <w:lang w:val="en-GB"/>
        </w:rPr>
      </w:pPr>
      <w:r w:rsidRPr="000128A3">
        <w:rPr>
          <w:b/>
          <w:bCs/>
          <w:lang w:val="en-GB"/>
        </w:rPr>
        <w:t xml:space="preserve">Contributing </w:t>
      </w:r>
      <w:r w:rsidR="006409E5" w:rsidRPr="000128A3">
        <w:rPr>
          <w:b/>
          <w:bCs/>
          <w:lang w:val="en-GB"/>
        </w:rPr>
        <w:t>Authors:</w:t>
      </w:r>
      <w:r w:rsidR="006409E5" w:rsidRPr="000128A3">
        <w:rPr>
          <w:lang w:val="en-GB"/>
        </w:rPr>
        <w:t xml:space="preserve"> Jan </w:t>
      </w:r>
      <w:r w:rsidR="00B835EA">
        <w:rPr>
          <w:lang w:val="en-GB"/>
        </w:rPr>
        <w:t xml:space="preserve">S. </w:t>
      </w:r>
      <w:r w:rsidR="006409E5" w:rsidRPr="000128A3">
        <w:rPr>
          <w:lang w:val="en-GB"/>
        </w:rPr>
        <w:t>Fuglestvedt (Norway), Celine Guivarch (France), Chris</w:t>
      </w:r>
      <w:r w:rsidR="00B835EA">
        <w:rPr>
          <w:lang w:val="en-GB"/>
        </w:rPr>
        <w:t>topher</w:t>
      </w:r>
      <w:r w:rsidR="006409E5" w:rsidRPr="000128A3">
        <w:rPr>
          <w:lang w:val="en-GB"/>
        </w:rPr>
        <w:t xml:space="preserve"> Jones (</w:t>
      </w:r>
      <w:r w:rsidR="00B835EA">
        <w:rPr>
          <w:lang w:val="en-GB"/>
        </w:rPr>
        <w:t>United Kingdom</w:t>
      </w:r>
      <w:r w:rsidR="006409E5" w:rsidRPr="000128A3">
        <w:rPr>
          <w:lang w:val="en-GB"/>
        </w:rPr>
        <w:t xml:space="preserve">), </w:t>
      </w:r>
      <w:r w:rsidR="0022092E">
        <w:rPr>
          <w:lang w:val="en-GB"/>
        </w:rPr>
        <w:t>Malte Meinshausen (Australia/</w:t>
      </w:r>
      <w:r w:rsidR="002E1097" w:rsidRPr="000128A3">
        <w:rPr>
          <w:lang w:val="en-GB"/>
        </w:rPr>
        <w:t>Germany),</w:t>
      </w:r>
      <w:r w:rsidR="002E1097">
        <w:rPr>
          <w:lang w:val="en-GB"/>
        </w:rPr>
        <w:t xml:space="preserve"> </w:t>
      </w:r>
      <w:r w:rsidR="006409E5" w:rsidRPr="000128A3">
        <w:rPr>
          <w:lang w:val="en-GB"/>
        </w:rPr>
        <w:t xml:space="preserve">Zebedee </w:t>
      </w:r>
      <w:r w:rsidR="00B835EA">
        <w:rPr>
          <w:lang w:val="en-GB"/>
        </w:rPr>
        <w:t xml:space="preserve">R. J. </w:t>
      </w:r>
      <w:r w:rsidR="006409E5" w:rsidRPr="000128A3">
        <w:rPr>
          <w:lang w:val="en-GB"/>
        </w:rPr>
        <w:t xml:space="preserve">Nicholls (Australia), </w:t>
      </w:r>
      <w:r w:rsidR="002E1097" w:rsidRPr="000128A3">
        <w:rPr>
          <w:lang w:val="en-GB"/>
        </w:rPr>
        <w:t xml:space="preserve">Gian-Kasper Plattner (Switzerland), </w:t>
      </w:r>
      <w:r w:rsidR="006409E5" w:rsidRPr="000128A3">
        <w:rPr>
          <w:lang w:val="en-GB"/>
        </w:rPr>
        <w:t>Keywan Ria</w:t>
      </w:r>
      <w:r w:rsidR="0022092E">
        <w:rPr>
          <w:lang w:val="en-GB"/>
        </w:rPr>
        <w:t>hi (Austria), Joeri Rogelj (</w:t>
      </w:r>
      <w:r w:rsidR="00B835EA">
        <w:rPr>
          <w:lang w:val="en-GB"/>
        </w:rPr>
        <w:t>United Kingdom, Austria</w:t>
      </w:r>
      <w:r w:rsidR="0022092E">
        <w:rPr>
          <w:lang w:val="en-GB"/>
        </w:rPr>
        <w:t>/</w:t>
      </w:r>
      <w:r w:rsidR="006409E5" w:rsidRPr="000128A3">
        <w:rPr>
          <w:lang w:val="en-GB"/>
        </w:rPr>
        <w:t xml:space="preserve">Belgium), </w:t>
      </w:r>
      <w:r w:rsidR="002E1097" w:rsidRPr="000128A3">
        <w:rPr>
          <w:lang w:val="en-GB"/>
        </w:rPr>
        <w:t>Sophie Szopa (France)</w:t>
      </w:r>
      <w:r w:rsidR="002E1097">
        <w:rPr>
          <w:lang w:val="en-GB"/>
        </w:rPr>
        <w:t>,</w:t>
      </w:r>
      <w:r w:rsidR="002E1097" w:rsidRPr="000128A3">
        <w:rPr>
          <w:lang w:val="en-GB"/>
        </w:rPr>
        <w:t xml:space="preserve"> </w:t>
      </w:r>
      <w:r w:rsidR="0022092E">
        <w:rPr>
          <w:lang w:val="en-GB"/>
        </w:rPr>
        <w:t>Claudia Tebaldi (</w:t>
      </w:r>
      <w:r w:rsidR="00B835EA" w:rsidRPr="00B835EA">
        <w:rPr>
          <w:lang w:val="en-GB"/>
        </w:rPr>
        <w:t>United States of America</w:t>
      </w:r>
      <w:r w:rsidR="006409E5" w:rsidRPr="000128A3">
        <w:rPr>
          <w:lang w:val="en-GB"/>
        </w:rPr>
        <w:t>), Anne-Marie Treguier (France), and Detlef van Vuuren (</w:t>
      </w:r>
      <w:r w:rsidR="00B835EA">
        <w:rPr>
          <w:lang w:val="en-GB"/>
        </w:rPr>
        <w:t xml:space="preserve">The </w:t>
      </w:r>
      <w:r w:rsidR="006409E5" w:rsidRPr="000128A3">
        <w:rPr>
          <w:lang w:val="en-GB"/>
        </w:rPr>
        <w:t>Netherlands)</w:t>
      </w:r>
    </w:p>
    <w:p w14:paraId="1C5F6659" w14:textId="77777777" w:rsidR="006409E5" w:rsidRPr="000128A3" w:rsidRDefault="006409E5" w:rsidP="006409E5">
      <w:pPr>
        <w:pStyle w:val="AR6BodyText"/>
        <w:shd w:val="clear" w:color="auto" w:fill="DEEAF6" w:themeFill="accent1" w:themeFillTint="33"/>
        <w:rPr>
          <w:lang w:val="en-GB"/>
        </w:rPr>
      </w:pPr>
      <w:bookmarkStart w:id="6874" w:name="_Hlk66791664"/>
    </w:p>
    <w:p w14:paraId="12E62FCA" w14:textId="3857C34A" w:rsidR="006409E5" w:rsidRPr="000128A3" w:rsidRDefault="006409E5" w:rsidP="006409E5">
      <w:pPr>
        <w:pStyle w:val="AR6BodyText"/>
        <w:shd w:val="clear" w:color="auto" w:fill="DEEAF6" w:themeFill="accent1" w:themeFillTint="33"/>
        <w:rPr>
          <w:rFonts w:ascii="Arial" w:eastAsia="Arial" w:hAnsi="Arial" w:cs="Arial"/>
          <w:shd w:val="clear" w:color="auto" w:fill="E6B8AF"/>
          <w:lang w:val="en-GB"/>
        </w:rPr>
      </w:pPr>
      <w:r w:rsidRPr="000128A3">
        <w:rPr>
          <w:lang w:val="en-GB"/>
        </w:rPr>
        <w:t xml:space="preserve">The </w:t>
      </w:r>
      <w:ins w:id="6875" w:author="Ian Blenkinsop" w:date="2021-07-09T11:16:00Z">
        <w:r w:rsidR="00AF1421" w:rsidRPr="000128A3">
          <w:rPr>
            <w:lang w:val="en-GB"/>
          </w:rPr>
          <w:t xml:space="preserve">nine </w:t>
        </w:r>
      </w:ins>
      <w:r w:rsidRPr="000128A3">
        <w:rPr>
          <w:lang w:val="en-GB"/>
        </w:rPr>
        <w:t xml:space="preserve">new </w:t>
      </w:r>
      <w:del w:id="6876" w:author="Ian Blenkinsop" w:date="2021-07-09T11:16:00Z">
        <w:r w:rsidRPr="000128A3" w:rsidDel="00AF1421">
          <w:rPr>
            <w:lang w:val="en-GB"/>
          </w:rPr>
          <w:delText xml:space="preserve">nine </w:delText>
        </w:r>
      </w:del>
      <w:r w:rsidRPr="000128A3">
        <w:rPr>
          <w:lang w:val="en-GB"/>
        </w:rPr>
        <w:t>SSP emission</w:t>
      </w:r>
      <w:ins w:id="6877" w:author="Ian Blenkinsop" w:date="2021-07-09T11:16:00Z">
        <w:r w:rsidR="00AF1421">
          <w:rPr>
            <w:lang w:val="en-GB"/>
          </w:rPr>
          <w:t>s</w:t>
        </w:r>
      </w:ins>
      <w:r w:rsidRPr="000128A3">
        <w:rPr>
          <w:lang w:val="en-GB"/>
        </w:rPr>
        <w:t xml:space="preserve"> and concentration</w:t>
      </w:r>
      <w:ins w:id="6878" w:author="Ian Blenkinsop" w:date="2021-07-09T11:16:00Z">
        <w:r w:rsidR="00AF1421">
          <w:rPr>
            <w:lang w:val="en-GB"/>
          </w:rPr>
          <w:t>s</w:t>
        </w:r>
      </w:ins>
      <w:r w:rsidRPr="000128A3">
        <w:rPr>
          <w:lang w:val="en-GB"/>
        </w:rPr>
        <w:t xml:space="preserve"> scenarios (SSP1-1.9 to SSP5-8.5; Cross-Chapter Box 1.4, Table 1) offer unprecedented detail of input data for climate model simulations. They allow for a more comprehensive assessment of climate drivers and responses than has previously been available, in particular because some of the scenarios’ time series, </w:t>
      </w:r>
      <w:ins w:id="6879" w:author="Ian Blenkinsop" w:date="2021-07-09T11:17:00Z">
        <w:r w:rsidR="00AF1421">
          <w:rPr>
            <w:lang w:val="en-GB"/>
          </w:rPr>
          <w:t>(</w:t>
        </w:r>
      </w:ins>
      <w:r w:rsidRPr="000128A3">
        <w:rPr>
          <w:lang w:val="en-GB"/>
        </w:rPr>
        <w:t>e.g., pollutants, emissions or changes in land use and land cover</w:t>
      </w:r>
      <w:ins w:id="6880" w:author="Ian Blenkinsop" w:date="2021-07-09T11:17:00Z">
        <w:r w:rsidR="00AF1421">
          <w:rPr>
            <w:lang w:val="en-GB"/>
          </w:rPr>
          <w:t>)</w:t>
        </w:r>
      </w:ins>
      <w:r w:rsidRPr="000128A3">
        <w:rPr>
          <w:lang w:val="en-GB"/>
        </w:rPr>
        <w:t>, are more diverse in the SSP scenarios than in the RCPs used in AR5 (</w:t>
      </w:r>
      <w:ins w:id="6881" w:author="Ian Blenkinsop" w:date="2021-07-09T11:17:00Z">
        <w:r w:rsidR="00AF1421" w:rsidRPr="000128A3">
          <w:rPr>
            <w:lang w:val="en-GB"/>
          </w:rPr>
          <w:t>Cross-Chapter Box 1.4, Figure 2</w:t>
        </w:r>
        <w:r w:rsidR="00AF1421">
          <w:rPr>
            <w:lang w:val="en-GB"/>
          </w:rPr>
          <w:t xml:space="preserve">; </w:t>
        </w:r>
      </w:ins>
      <w:r w:rsidRPr="000128A3">
        <w:rPr>
          <w:lang w:val="en-GB"/>
        </w:rPr>
        <w:t xml:space="preserve">e.g., </w:t>
      </w:r>
      <w:r>
        <w:fldChar w:fldCharType="begin" w:fldLock="1"/>
      </w:r>
      <w:r w:rsidR="00E81B0B">
        <w:rPr>
          <w:lang w:val="en-GB"/>
        </w:rPr>
        <w:instrText>ADDIN CSL_CITATION { "citationItems" : [ { "id" : "ITEM-1", "itemData" : { "DOI" : "10.1016/j.atmosenv.2013.07.008", "ISSN" : "13522310", "author" : [ { "dropping-particle" : "", "family" : "Chuwah", "given" : "Clifford", "non-dropping-particle" : "", "parse-names" : false, "suffix" : "" }, { "dropping-particle" : "", "family" : "Noije", "given" : "Twan", "non-dropping-particle" : "van", "parse-names" : false, "suffix" : "" }, { "dropping-particle" : "", "family" : "Vuuren", "given" : "Detlef P.", "non-dropping-particle" : "van", "parse-names" : false, "suffix" : "" }, { "dropping-particle" : "", "family" : "Hazeleger", "given" : "Wilco", "non-dropping-particle" : "", "parse-names" : false, "suffix" : "" }, { "dropping-particle" : "", "family" : "Strunk", "given" : "Achim", "non-dropping-particle" : "", "parse-names" : false, "suffix" : "" }, { "dropping-particle" : "", "family" : "Deetman", "given" : "Sebastiaan", "non-dropping-particle" : "", "parse-names" : false, "suffix" : "" }, { "dropping-particle" : "", "family" : "Beltran", "given" : "Angelica Mendoza", "non-dropping-particle" : "", "parse-names" : false, "suffix" : "" }, { "dropping-particle" : "", "family" : "Vliet", "given" : "Jasper", "non-dropping-particle" : "van", "parse-names" : false, "suffix" : "" } ], "container-title" : "Atmospheric Environment", "id" : "ITEM-1", "issued" : { "date-parts" : [ [ "2013", "11" ] ] }, "page" : "787-801", "title" : "Implications of alternative assumptions regarding future air pollution control in scenarios similar to the Representative Concentration Pathways", "translator" : [ { "dropping-particle" : "", "family" : "H4155", "given" : "", "non-dropping-particle" : "", "parse-names" : false, "suffix" : "" } ], "type" : "article-journal", "volume" : "79" }, "uris" : [ "http://www.mendeley.com/documents/?uuid=0f7414de-e93b-4048-af46-65bee5b8a279" ] } ], "mendeley" : { "formattedCitation" : "(Chuwah et al., 2013)", "manualFormatting" : "Chuwah et al., 2013)", "plainTextFormattedCitation" : "(Chuwah et al., 2013)", "previouslyFormattedCitation" : "(Chuwah et al., 2013)" }, "properties" : { "noteIndex" : 0 }, "schema" : "https://github.com/citation-style-language/schema/raw/master/csl-citation.json" }</w:instrText>
      </w:r>
      <w:r>
        <w:fldChar w:fldCharType="separate"/>
      </w:r>
      <w:ins w:id="6882" w:author="Robin Matthews" w:date="2021-05-18T16:08:00Z">
        <w:r w:rsidR="00602365">
          <w:rPr>
            <w:noProof/>
            <w:lang w:val="en-GB"/>
          </w:rPr>
          <w:t>Chuwah et al., 2013)</w:t>
        </w:r>
      </w:ins>
      <w:del w:id="6883" w:author="Robin Matthews" w:date="2021-05-18T16:08:00Z">
        <w:r w:rsidRPr="000128A3" w:rsidDel="00602365">
          <w:rPr>
            <w:noProof/>
            <w:lang w:val="en-GB"/>
          </w:rPr>
          <w:delText>Chuwah et al., 2013)</w:delText>
        </w:r>
      </w:del>
      <w:r>
        <w:fldChar w:fldCharType="end"/>
      </w:r>
      <w:del w:id="6884" w:author="Ian Blenkinsop" w:date="2021-07-09T11:17:00Z">
        <w:r w:rsidRPr="000128A3" w:rsidDel="00AF1421">
          <w:rPr>
            <w:lang w:val="en-GB"/>
          </w:rPr>
          <w:delText xml:space="preserve"> (Cross-Chapter Box 1.4, Figure 2)</w:delText>
        </w:r>
      </w:del>
      <w:r w:rsidRPr="000128A3">
        <w:rPr>
          <w:rFonts w:ascii="Arial" w:eastAsia="Arial" w:hAnsi="Arial" w:cs="Arial"/>
          <w:lang w:val="en-GB"/>
        </w:rPr>
        <w:t>.</w:t>
      </w:r>
      <w:r w:rsidRPr="000128A3">
        <w:rPr>
          <w:rFonts w:ascii="Arial" w:eastAsia="Arial" w:hAnsi="Arial" w:cs="Arial"/>
          <w:shd w:val="clear" w:color="auto" w:fill="E6B8AF"/>
          <w:lang w:val="en-GB"/>
        </w:rPr>
        <w:t xml:space="preserve"> </w:t>
      </w:r>
    </w:p>
    <w:p w14:paraId="23C4087D" w14:textId="77777777" w:rsidR="006409E5" w:rsidRPr="000128A3" w:rsidRDefault="006409E5" w:rsidP="006409E5">
      <w:pPr>
        <w:pStyle w:val="AR6BodyText"/>
        <w:shd w:val="clear" w:color="auto" w:fill="DEEAF6" w:themeFill="accent1" w:themeFillTint="33"/>
        <w:rPr>
          <w:rFonts w:ascii="Arial" w:eastAsia="Arial" w:hAnsi="Arial" w:cs="Arial"/>
          <w:shd w:val="clear" w:color="auto" w:fill="E6B8AF"/>
          <w:lang w:val="en-GB"/>
        </w:rPr>
      </w:pPr>
    </w:p>
    <w:p w14:paraId="32866E6A" w14:textId="3EBA8CFE" w:rsidR="006409E5" w:rsidRPr="000128A3" w:rsidRDefault="006409E5" w:rsidP="006409E5">
      <w:pPr>
        <w:pStyle w:val="AR6BodyText"/>
        <w:shd w:val="clear" w:color="auto" w:fill="DEEAF6" w:themeFill="accent1" w:themeFillTint="33"/>
        <w:rPr>
          <w:lang w:val="en-GB"/>
        </w:rPr>
      </w:pPr>
      <w:r w:rsidRPr="000128A3">
        <w:rPr>
          <w:lang w:val="en-GB"/>
        </w:rPr>
        <w:t xml:space="preserve">The core set of five SSP scenarios </w:t>
      </w:r>
      <w:ins w:id="6885" w:author="Ian Blenkinsop" w:date="2021-07-09T11:18:00Z">
        <w:r w:rsidR="00AF1421">
          <w:rPr>
            <w:lang w:val="en-GB"/>
          </w:rPr>
          <w:t xml:space="preserve">– </w:t>
        </w:r>
      </w:ins>
      <w:r w:rsidRPr="000128A3">
        <w:rPr>
          <w:lang w:val="en-GB"/>
        </w:rPr>
        <w:t>SSP1-1.9, SSP1-2.6, SSP2-4.5, SSP3-7.0 and SSP5-8.5</w:t>
      </w:r>
      <w:ins w:id="6886" w:author="Ian Blenkinsop" w:date="2021-07-09T11:18:00Z">
        <w:r w:rsidR="00AF1421">
          <w:rPr>
            <w:lang w:val="en-GB"/>
          </w:rPr>
          <w:t xml:space="preserve"> –</w:t>
        </w:r>
      </w:ins>
      <w:r w:rsidRPr="000128A3">
        <w:rPr>
          <w:lang w:val="en-GB"/>
        </w:rPr>
        <w:t xml:space="preserve"> was selected </w:t>
      </w:r>
      <w:r w:rsidR="006563F3">
        <w:rPr>
          <w:lang w:val="en-GB"/>
        </w:rPr>
        <w:t xml:space="preserve">in this Report </w:t>
      </w:r>
      <w:r w:rsidRPr="000128A3">
        <w:rPr>
          <w:lang w:val="en-GB"/>
        </w:rPr>
        <w:t xml:space="preserve">to align with the </w:t>
      </w:r>
      <w:r w:rsidR="006563F3">
        <w:rPr>
          <w:lang w:val="en-GB"/>
        </w:rPr>
        <w:t xml:space="preserve">objective </w:t>
      </w:r>
      <w:r w:rsidRPr="000128A3">
        <w:rPr>
          <w:lang w:val="en-GB"/>
        </w:rPr>
        <w:t xml:space="preserve">that the new generation of SSP scenarios should fill certain gaps identified in the RCPs. For example, a scenario assuming reduced </w:t>
      </w:r>
      <w:del w:id="6887" w:author="Ian Blenkinsop" w:date="2021-07-09T11:18:00Z">
        <w:r w:rsidRPr="000128A3" w:rsidDel="00AF1421">
          <w:rPr>
            <w:lang w:val="en-GB"/>
          </w:rPr>
          <w:delText xml:space="preserve">air </w:delText>
        </w:r>
      </w:del>
      <w:ins w:id="6888" w:author="Ian Blenkinsop" w:date="2021-07-09T11:18:00Z">
        <w:r w:rsidR="00AF1421" w:rsidRPr="000128A3">
          <w:rPr>
            <w:lang w:val="en-GB"/>
          </w:rPr>
          <w:t>air</w:t>
        </w:r>
        <w:r w:rsidR="00AF1421">
          <w:rPr>
            <w:lang w:val="en-GB"/>
          </w:rPr>
          <w:t>-</w:t>
        </w:r>
      </w:ins>
      <w:r w:rsidRPr="000128A3">
        <w:rPr>
          <w:lang w:val="en-GB"/>
        </w:rPr>
        <w:t>pollution control and thus higher aerosol emissions was missing from the RCPs. Likewise, nominally the only ‘no-additional-climate-policy’ scenario in the set of RCPs was RCP8.5. The new SSP3-7.0 ‘no-additional-climate-policy’ scenario fills both these gaps. A very strong mitigation scenario in line with the 1.5°C goal of the Paris Agreement was also missing from the RCPs, and the SSP1-1.9 scenario now fills this gap, complementing the other strong mitigation scenario SSP1-2.6. The five core SSPs were also chosen to ensure some overlap with the RCP levels for radiative forcing at the year 2100 (specifically 2.6, 4.5, and 8.5</w:t>
      </w:r>
      <w:del w:id="6889" w:author="Ian Blenkinsop" w:date="2021-07-09T11:19:00Z">
        <w:r w:rsidRPr="000128A3" w:rsidDel="00AF1421">
          <w:rPr>
            <w:lang w:val="en-GB"/>
          </w:rPr>
          <w:delText xml:space="preserve">) </w:delText>
        </w:r>
      </w:del>
      <w:ins w:id="6890" w:author="Ian Blenkinsop" w:date="2021-07-09T11:19:00Z">
        <w:r w:rsidR="00AF1421">
          <w:rPr>
            <w:lang w:val="en-GB"/>
          </w:rPr>
          <w:t>;</w:t>
        </w:r>
        <w:r w:rsidR="00AF1421" w:rsidRPr="000128A3">
          <w:rPr>
            <w:lang w:val="en-GB"/>
          </w:rPr>
          <w:t xml:space="preserve"> </w:t>
        </w:r>
      </w:ins>
      <w:r>
        <w:fldChar w:fldCharType="begin" w:fldLock="1"/>
      </w:r>
      <w:r w:rsidR="00E81B0B">
        <w:rPr>
          <w:lang w:val="en-GB"/>
        </w:rPr>
        <w:instrText>ADDIN CSL_CITATION { "citationItems" : [ { "id" : "ITEM-1", "itemData" : { "DOI" : "10.5194/gmd-9-3461-2016", "ISSN" : "1991-9603", "abstract" : "Abstract. Projections of future climate change play a fundamental role in improving understanding of the climate system as well as characterizing societal risks and response options. The Scenario Model Intercomparison Project (ScenarioMIP) is the primary activity within Phase 6 of the Coupled Model Intercomparison Project (CMIP6) that will provide multi-model climate projections based on alternative scenarios of future emissions and land use changes produced with integrated assessment models. In this paper, we describe ScenarioMIP's objectives, experimental design, and its relation to other activities within CMIP6. The ScenarioMIP design is one component of a larger scenario process that aims to facilitate a wide range of integrated studies across the climate science, integrated assessment modeling, and impacts, adaptation, and vulnerability communities, and will form an important part of the evidence base in the forthcoming Intergovernmental Panel on Climate Change (IPCC) assessments. At the same time, it will provide the basis for investigating a number of targeted science and policy questions that are especially relevant to scenario-based analysis, including the role of specific forcings such as land use and aerosols, the effect of a peak and decline in forcing, the consequences of scenarios that limit warming to below 2 \u00b0C, the relative contributions to uncertainty from scenarios, climate models, and internal variability, and long-term climate system outcomes beyond the 21st century. To serve this wide range of scientific communities and address these questions, a design has been identified consisting of eight alternative 21st century scenarios plus one large initial condition ensemble and a set of long-term extensions, divided into two tiers defined by relative priority. Some of these scenarios will also provide a basis for variants planned to be run in other CMIP6-Endorsed MIPs to investigate questions related to specific forcings. Harmonized, spatially explicit emissions and land use scenarios generated with integrated assessment models will be provided to participating climate modeling groups by late 2016, with the climate model simulations run within the 2017\u20132018 time frame, and output from the climate model projections made available and analyses performed over the 2018\u20132020 period.", "author" : [ { "dropping-particle" : "", "family" : "O'Neill", "given" : "Brian C.", "non-dropping-particle" : "", "parse-names" : false, "suffix" : "" }, { "dropping-particle" : "", "family" : "Tebaldi", "given" : "Claudia", "non-dropping-particle" : "", "parse-names" : false, "suffix" : "" }, { "dropping-particle" : "", "family" : "Vuuren", "given" : "Detlef P.", "non-dropping-particle" : "van", "parse-names" : false, "suffix" : "" }, { "dropping-particle" : "", "family" : "Eyring", "given" : "Veronika", "non-dropping-particle" : "", "parse-names" : false, "suffix" : "" }, { "dropping-particle" : "", "family" : "Friedlingstein", "given" : "Pierre", "non-dropping-particle" : "", "parse-names" : false, "suffix" : "" }, { "dropping-particle" : "", "family" : "Hurtt", "given" : "George", "non-dropping-particle" : "", "parse-names" : false, "suffix" : "" }, { "dropping-particle" : "", "family" : "Knutti", "given" : "Reto",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"Lowe", "given" : "Jason", "non-dropping-particle" : "", "parse-names" : false, "suffix" : "" }, { "dropping-particle" : "", "family" : "Meehl", "given" : "Gerald A.", "non-dropping-particle" : "", "parse-names" : false, "suffix" : "" }, { "dropping-particle" : "", "family" : "Moss", "given" : "Richard", "non-dropping-particle" : "", "parse-names" : false, "suffix" : "" }, { "dropping-particle" : "", "family" : "Riahi", "given" : "Keywan", "non-dropping-particle" : "", "parse-names" : false, "suffix" : "" }, { "dropping-particle" : "", "family" : "Sanderson", "given" : "Benjamin M.", "non-dropping-particle" : "", "parse-names" : false, "suffix" : "" } ], "container-title" : "Geoscientific Model Development", "id" : "ITEM-1", "issue" : "9", "issued" : { "date-parts" : [ [ "2016", "9", "28" ] ] }, "page" : "3461-3482", "title" : "The Scenario Model Intercomparison Project (ScenarioMIP) for CMIP6", "translator" : [ { "dropping-particle" : "", "family" : "H3703", "given" : "", "non-dropping-particle" : "", "parse-names" : false, "suffix" : "" } ], "type" : "article-journal", "volume" : "9" }, "uris" : [ "http://www.mendeley.com/documents/?uuid=e608e462-3e2d-45e5-87eb-624ea6e867bd" ] }, { "id" : "ITEM-2", "itemData" : { "DOI" : "10.5194/esd-12-253-2021", "ISSN" : "2190-4987", "abstract" : "Abstract. The Scenario Model Intercomparison Project (ScenarioMIP) defines and coordinates the main set of future climate projections, based on concentration-driven simulations, within the Coupled Model Intercomparison Project phase 6 (CMIP6). This paper presents a range of its outcomes by synthesizing results from the participating global coupled Earth system models. We limit our scope to the analysis of strictly geophysical outcomes: mainly global averages and spatial patterns of change for surface air temperature and precipitation. We also compare CMIP6 projections to CMIP5 results, especially for those scenarios that were designed to provide continuity across the CMIP phases, at the same time highlighting important differences in forcing composition, as well as in results. The range of future temperature and precipitation changes by the end of the century (2081\u20132100) encompassing the Tier 1 experiments based on the Shared Socioeconomic Pathway (SSP) scenarios (SSP1-2.6, SSP2-4.5, SSP3-7.0 and SSP5-8.5) and SSP1-1.9 spans a larger range of outcomes compared to CMIP5, due to higher warming (by close to 1.5 \u2218C) reached at the upper end of the 5 %\u201395 % envelope of the highest scenario (SSP5-8.5). This is due to both the wider range of radiative forcing that the new scenarios cover and the higher climate sensitivities in some of the new models compared to their CMIP5 predecessors. Spatial patterns of change for temperature and precipitation averaged over models and scenarios have familiar features, and an analysis of their variations confirms model structural differences to be the dominant source of uncertainty. Models also differ with respect to the size and evolution of internal variability as measured by individual models' initial condition ensemble spreads, according to a set of initial condition ensemble simulations available under SSP3-7.0. These experiments suggest a tendency for internal variability to decrease along the course of the century in this scenario, a result that will benefit from further analysis over a larger set of models. Benefits of mitigation, all else being equal in terms of societal drivers, appear clearly when comparing scenarios developed under the same SSP but to which different degrees of mitigation have been applied. It is also found that a mild overshoot in temperature of a few decades around mid-century, as represented in SSP5-3.4OS, does not affect the end outcome of temperature and precipitation changes by 2100, which \u2026", "author" : [ { "dropping-particle" : "", "family" : "Tebaldi", "given" : "Claudia", "non-dropping-particle" : "", "parse-names" : false, "suffix" : "" }, { "dropping-particle" : "", "family" : "Debeire", "given" : "Kevin", "non-dropping-particle" : "", "parse-names" : false, "suffix" : "" }, { "dropping-particle" : "", "family" : "Eyring", "given" : "Veronika", "non-dropping-particle" : "", "parse-names" : false, "suffix" : "" }, { "dropping-particle" : "", "family" : "Fischer", "given" : "Erich", "non-dropping-particle" : "", "parse-names" : false, "suffix" : "" }, { "dropping-particle" : "", "family" : "Fyfe", "given" : "John", "non-dropping-particle" : "", "parse-names" : false, "suffix" : "" }, { "dropping-particle" : "", "family" : "Friedlingstein", "given" : "Pierre", "non-dropping-particle" : "", "parse-names" : false, "suffix" : "" }, { "dropping-particle" : "", "family" : "Knutti", "given" : "Reto", "non-dropping-particle" : "", "parse-names" : false, "suffix" : "" }, { "dropping-particle" : "", "family" : "Lowe", "given" : "Jason", "non-dropping-particle" : "", "parse-names" : false, "suffix" : "" }, { "dropping-particle" : "", "family" : "O'Neill", "given" : "Brian", "non-dropping-particle" : "", "parse-names" : false, "suffix" : "" }, { "dropping-particle" : "", "family" : "Sanderson", "given" : "Benjamin", "non-dropping-particle" : "", "parse-names" : false, "suffix" : "" }, { "dropping-particle" : "", "family" : "Vuuren", "given" : "Detlef", "non-dropping-particle" : "van", "parse-names" : false, "suffix" : "" }, { "dropping-particle" : "", "family" : "Riahi", "given" : "Keywan", "non-dropping-particle" : "", "parse-names" : false, "suffix" : "" }, { "dropping-particle" : "", "family" : "Meinshausen", "given" : "Malte", "non-dropping-particle" : "", "parse-names" : false, "suffix" : "" }, { "dropping-particle" : "", "family" : "Nicholls", "given" : "Zebedee", "non-dropping-particle" : "", "parse-names" : false, "suffix" : "" }, { "dropping-particle" : "", "family" : "Tokarska", "given" : "Katarzyna B.", "non-dropping-particle" : "", "parse-names" : false, "suffix" : "" }, { "dropping-particle" : "", "family" : "Hurtt", "given" : "George",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"Meehl", "given" : "Gerald", "non-dropping-particle" : "", "parse-names" : false, "suffix" : "" }, { "dropping-particle" : "", "family" : "Moss", "given" : "Richard", "non-dropping-particle" : "", "parse-names" : false, "suffix" : "" }, { "dropping-particle" : "", "family" : "Bauer", "given" : "Susanne E.", "non-dropping-particle" : "", "parse-names" : false, "suffix" : "" }, { "dropping-particle" : "", "family" : "Boucher", "given" : "Olivier", "non-dropping-particle" : "", "parse-names" : false, "suffix" : "" }, { "dropping-particle" : "", "family" : "Brovkin", "given" : "Victor", "non-dropping-particle" : "", "parse-names" : false, "suffix" : "" }, { "dropping-particle" : "", "family" : "Byun", "given" : "Young-Hwa", "non-dropping-particle" : "", "parse-names" : false, "suffix" : "" }, { "dropping-particle" : "", "family" : "Dix", "given" : "Martin", "non-dropping-particle" : "", "parse-names" : false, "suffix" : "" }, { "dropping-particle" : "", "family" : "Gualdi", "given" : "Silvio", "non-dropping-particle" : "", "parse-names" : false, "suffix" : "" }, { "dropping-particle" : "", "family" : "Guo", "given" : "Huan", "non-dropping-particle" : "", "parse-names" : false, "suffix" : "" }, { "dropping-particle" : "", "family" : "John", "given" : "Jasmin G.", "non-dropping-particle" : "", "parse-names" : false, "suffix" : "" }, { "dropping-particle" : "", "family" : "Kharin", "given" : "Slava", "non-dropping-particle" : "", "parse-names" : false, "suffix" : "" }, { "dropping-particle" : "", "family" : "Kim", "given" : "YoungHo", "non-dropping-particle" : "", "parse-names" : false, "suffix" : "" }, { "dropping-particle" : "", "family" : "Koshiro", "given" : "Tsuyoshi", "non-dropping-particle" : "", "parse-names" : false, "suffix" : "" }, { "dropping-particle" : "", "family" : "Ma", "given" : "Libin", "non-dropping-particle" : "", "parse-names" : false, "suffix" : "" }, { "dropping-particle" : "", "family" : "Olivi\u00e9", "given" : "Dirk", "non-dropping-particle" : "", "parse-names" : false, "suffix" : "" }, { "dropping-particle" : "", "family" : "Panickal", "given" : "Swapna", "non-dropping-particle" : "", "parse-names" : false, "suffix" : "" }, { "dropping-particle" : "", "family" : "Qiao", "given" : "Fangli", "non-dropping-particle" : "", "parse-names" : false, "suffix" : "" }, { "dropping-particle" : "", "family" : "Rong", "given" : "Xinyao", "non-dropping-particle" : "", "parse-names" : false, "suffix" : "" }, { "dropping-particle" : "", "family" : "Rosenbloom", "given" : "Nan", "non-dropping-particle" : "", "parse-names" : false, "suffix" : "" }, { "dropping-particle" : "", "family" : "Schupfner", "given" : "Martin", "non-dropping-particle" : "", "parse-names" : false, "suffix" : "" }, { "dropping-particle" : "", "family" : "S\u00e9f\u00e9rian", "given" : "Roland", "non-dropping-particle" : "", "parse-names" : false, "suffix" : "" }, { "dropping-particle" : "", "family" : "Sellar", "given" : "Alistair", "non-dropping-particle" : "", "parse-names" : false, "suffix" : "" }, { "dropping-particle" : "", "family" : "Semmler", "given" : "Tido", "non-dropping-particle" : "", "parse-names" : false, "suffix" : "" }, { "dropping-particle" : "", "family" : "Shi", "given" : "Xiaoying", "non-dropping-particle" : "", "parse-names" : false, "suffix" : "" }, { "dropping-particle" : "", "family" : "Song", "given" : "Zhenya", "non-dropping-particle" : "", "parse-names" : false, "suffix" : "" }, { "dropping-particle" : "", "family" : "Steger", "given" : "Christian", "non-dropping-particle" : "", "parse-names" : false, "suffix" : "" }, { "dropping-particle" : "", "family" : "Stouffer", "given" : "Ronald", "non-dropping-particle" : "", "parse-names" : false, "suffix" : "" }, { "dropping-particle" : "", "family" : "Swart", "given" : "Neil", "non-dropping-particle" : "", "parse-names" : false, "suffix" : "" }, { "dropping-particle" : "", "family" : "Tachiiri", "given" : "Kaoru", "non-dropping-particle" : "", "parse-names" : false, "suffix" : "" }, { "dropping-particle" : "", "family" : "Tang", "given" : "Qi", "non-dropping-particle" : "", "parse-names" : false, "suffix" : "" }, { "dropping-particle" : "", "family" : "Tatebe", "given" : "Hiroaki", "non-dropping-particle" : "", "parse-names" : false, "suffix" : "" }, { "dropping-particle" : "", "family" : "Voldoire", "given" : "Aurore", "non-dropping-particle" : "", "parse-names" : false, "suffix" : "" }, { "dropping-particle" : "", "family" : "Volodin", "given" : "Evgeny", "non-dropping-particle" : "", "parse-names" : false, "suffix" : "" }, { "dropping-particle" : "", "family" : "Wyser", "given" : "Klaus", "non-dropping-particle" : "", "parse-names" : false, "suffix" : "" }, { "dropping-particle" : "", "family" : "Xin", "given" : "Xiaoge", "non-dropping-particle" : "", "parse-names" : false, "suffix" : "" }, { "dropping-particle" : "", "family" : "Yang", "given" : "Shuting", "non-dropping-particle" : "", "parse-names" : false, "suffix" : "" }, { "dropping-particle" : "", "family" : "Yu", "given" : "Yongqiang", "non-dropping-particle" : "", "parse-names" : false, "suffix" : "" }, { "dropping-particle" : "", "family" : "Ziehn", "given" : "Tilo", "non-dropping-particle" : "", "parse-names" : false, "suffix" : "" } ], "container-title" : "Earth System Dynamics", "id" : "ITEM-2", "issue" : "1", "issued" : { "date-parts" : [ [ "2021", "3", "1" ] ] }, "page" : "253-293", "title" : "Climate model projections from the Scenario Model Intercomparison Project (ScenarioMIP) of CMIP6", "translator" : [ { "dropping-particle" : "", "family" : "H4267", "given" : "", "non-dropping-particle" : "", "parse-names" : false, "suffix" : "" } ], "type" : "article-journal", "volume" : "12" }, "uris" : [ "http://www.mendeley.com/documents/?uuid=9223ecbf-5d32-41c5-9216-97053443c2c4" ] } ], "mendeley" : { "formattedCitation" : "(O\u2019Neill et al., 2016; Tebaldi et al., 2021)", "plainTextFormattedCitation" : "(O\u2019Neill et al., 2016; Tebaldi et al., 2021)", "previouslyFormattedCitation" : "(O\u2019Neill et al., 2016; Tebaldi et al., 2021)" }, "properties" : { "noteIndex" : 0 }, "schema" : "https://github.com/citation-style-language/schema/raw/master/csl-citation.json" }</w:instrText>
      </w:r>
      <w:r>
        <w:fldChar w:fldCharType="separate"/>
      </w:r>
      <w:ins w:id="6891" w:author="Robin Matthews" w:date="2021-05-18T16:08:00Z">
        <w:del w:id="6892" w:author="Ian Blenkinsop" w:date="2021-07-09T11:19:00Z">
          <w:r w:rsidR="00602365" w:rsidDel="00AF1421">
            <w:rPr>
              <w:noProof/>
              <w:lang w:val="en-GB"/>
            </w:rPr>
            <w:delText>(</w:delText>
          </w:r>
        </w:del>
        <w:r w:rsidR="00602365">
          <w:rPr>
            <w:noProof/>
            <w:lang w:val="en-GB"/>
          </w:rPr>
          <w:t xml:space="preserve">O’Neill et al., 2016; Tebaldi et al., </w:t>
        </w:r>
        <w:r w:rsidR="00602365">
          <w:rPr>
            <w:noProof/>
            <w:lang w:val="en-GB"/>
          </w:rPr>
          <w:lastRenderedPageBreak/>
          <w:t>2021)</w:t>
        </w:r>
      </w:ins>
      <w:del w:id="6893" w:author="Robin Matthews" w:date="2021-05-18T16:08:00Z">
        <w:r w:rsidRPr="000128A3" w:rsidDel="00602365">
          <w:rPr>
            <w:noProof/>
            <w:lang w:val="en-GB"/>
          </w:rPr>
          <w:delText>(O’Neill et al., 2016; Tebaldi et al., 2021)</w:delText>
        </w:r>
      </w:del>
      <w:r>
        <w:fldChar w:fldCharType="end"/>
      </w:r>
      <w:r w:rsidRPr="000128A3">
        <w:rPr>
          <w:lang w:val="en-GB"/>
        </w:rPr>
        <w:t xml:space="preserve">, although effective radiative forcings are generally higher in the SSP scenarios compared to the </w:t>
      </w:r>
      <w:r w:rsidR="006563F3">
        <w:rPr>
          <w:lang w:val="en-GB"/>
        </w:rPr>
        <w:t>equivalently</w:t>
      </w:r>
      <w:del w:id="6894" w:author="Ian Blenkinsop" w:date="2021-07-09T11:19:00Z">
        <w:r w:rsidR="006563F3" w:rsidDel="00AF1421">
          <w:rPr>
            <w:lang w:val="en-GB"/>
          </w:rPr>
          <w:delText>-</w:delText>
        </w:r>
      </w:del>
      <w:ins w:id="6895" w:author="Ian Blenkinsop" w:date="2021-07-09T11:19:00Z">
        <w:r w:rsidR="00AF1421">
          <w:rPr>
            <w:lang w:val="en-GB"/>
          </w:rPr>
          <w:t xml:space="preserve"> </w:t>
        </w:r>
      </w:ins>
      <w:r w:rsidR="006563F3">
        <w:rPr>
          <w:lang w:val="en-GB"/>
        </w:rPr>
        <w:t>named</w:t>
      </w:r>
      <w:r w:rsidRPr="000128A3">
        <w:rPr>
          <w:lang w:val="en-GB"/>
        </w:rPr>
        <w:t xml:space="preserve"> RCP pathways (</w:t>
      </w:r>
      <w:ins w:id="6896" w:author="Ian Blenkinsop" w:date="2021-07-12T15:04:00Z">
        <w:r w:rsidR="00F274BD" w:rsidRPr="000128A3">
          <w:rPr>
            <w:lang w:val="en-GB"/>
          </w:rPr>
          <w:t>Section 4.6.2</w:t>
        </w:r>
        <w:r w:rsidR="00F274BD">
          <w:rPr>
            <w:lang w:val="en-GB"/>
          </w:rPr>
          <w:t xml:space="preserve"> and </w:t>
        </w:r>
      </w:ins>
      <w:r w:rsidRPr="000128A3">
        <w:rPr>
          <w:lang w:val="en-GB"/>
        </w:rPr>
        <w:t>Cross-Chapter Box 1.4, Figure 1</w:t>
      </w:r>
      <w:del w:id="6897" w:author="Ian Blenkinsop" w:date="2021-07-09T11:19:00Z">
        <w:r w:rsidRPr="000128A3" w:rsidDel="00AF1421">
          <w:rPr>
            <w:lang w:val="en-GB"/>
          </w:rPr>
          <w:delText>;</w:delText>
        </w:r>
      </w:del>
      <w:del w:id="6898" w:author="Ian Blenkinsop" w:date="2021-07-12T15:04:00Z">
        <w:r w:rsidRPr="000128A3" w:rsidDel="00F274BD">
          <w:rPr>
            <w:lang w:val="en-GB"/>
          </w:rPr>
          <w:delText xml:space="preserve"> </w:delText>
        </w:r>
      </w:del>
      <w:del w:id="6899" w:author="Ian Blenkinsop" w:date="2021-07-09T11:19:00Z">
        <w:r w:rsidRPr="000128A3" w:rsidDel="00AF1421">
          <w:rPr>
            <w:lang w:val="en-GB"/>
          </w:rPr>
          <w:delText>Chapter 4,</w:delText>
        </w:r>
      </w:del>
      <w:del w:id="6900" w:author="Ian Blenkinsop" w:date="2021-07-12T15:04:00Z">
        <w:r w:rsidRPr="000128A3" w:rsidDel="00F274BD">
          <w:rPr>
            <w:lang w:val="en-GB"/>
          </w:rPr>
          <w:delText xml:space="preserve"> Section 4.6.2</w:delText>
        </w:r>
      </w:del>
      <w:r w:rsidRPr="000128A3">
        <w:rPr>
          <w:lang w:val="en-GB"/>
        </w:rPr>
        <w:t>). In theory, running scenarios with similar radiative forcings would permit analysis of the CMIP5 and CMIP6 outcomes for pairs of scenarios (e.g., RCP8.5 and SSP5-8.5) in terms of varying model characteristics rather than differences in the underlying scenarios. In practice, however, there are limitations to this approach (Section</w:t>
      </w:r>
      <w:ins w:id="6901" w:author="Ian Blenkinsop" w:date="2021-07-09T11:20:00Z">
        <w:r w:rsidR="00377DFE">
          <w:rPr>
            <w:lang w:val="en-GB"/>
          </w:rPr>
          <w:t>s</w:t>
        </w:r>
      </w:ins>
      <w:r w:rsidRPr="000128A3">
        <w:rPr>
          <w:lang w:val="en-GB"/>
        </w:rPr>
        <w:t xml:space="preserve"> 1.6.1.1 and </w:t>
      </w:r>
      <w:del w:id="6902" w:author="Ian Blenkinsop" w:date="2021-07-09T11:20:00Z">
        <w:r w:rsidRPr="000128A3" w:rsidDel="00377DFE">
          <w:rPr>
            <w:lang w:val="en-GB"/>
          </w:rPr>
          <w:delText xml:space="preserve">Chapter 4, Section </w:delText>
        </w:r>
      </w:del>
      <w:r w:rsidRPr="000128A3">
        <w:rPr>
          <w:lang w:val="en-GB"/>
        </w:rPr>
        <w:t xml:space="preserve">4.6.2). </w:t>
      </w:r>
    </w:p>
    <w:bookmarkEnd w:id="6874"/>
    <w:p w14:paraId="6A46AB87" w14:textId="77777777" w:rsidR="006409E5" w:rsidRPr="000128A3" w:rsidRDefault="006409E5" w:rsidP="006409E5">
      <w:pPr>
        <w:pStyle w:val="AR6BodyText"/>
        <w:shd w:val="clear" w:color="auto" w:fill="DEEAF6" w:themeFill="accent1" w:themeFillTint="33"/>
        <w:rPr>
          <w:rFonts w:ascii="Arial" w:eastAsia="Arial" w:hAnsi="Arial" w:cs="Arial"/>
          <w:shd w:val="clear" w:color="auto" w:fill="E6B8AF"/>
          <w:lang w:val="en-GB"/>
        </w:rPr>
      </w:pPr>
    </w:p>
    <w:p w14:paraId="342F3DC6" w14:textId="77777777" w:rsidR="006409E5" w:rsidRPr="000128A3" w:rsidRDefault="006409E5" w:rsidP="006409E5">
      <w:pPr>
        <w:pStyle w:val="AR6BodyText"/>
        <w:shd w:val="clear" w:color="auto" w:fill="DEEAF6" w:themeFill="accent1" w:themeFillTint="33"/>
        <w:rPr>
          <w:rFonts w:ascii="Arial" w:eastAsia="Arial" w:hAnsi="Arial" w:cs="Arial"/>
          <w:shd w:val="clear" w:color="auto" w:fill="E6B8AF"/>
          <w:lang w:val="en-GB"/>
        </w:rPr>
      </w:pPr>
    </w:p>
    <w:p w14:paraId="1361A5B5" w14:textId="1C8EEEB1" w:rsidR="006409E5" w:rsidRPr="000128A3" w:rsidRDefault="006409E5" w:rsidP="006409E5">
      <w:pPr>
        <w:pStyle w:val="AR6BodyText"/>
        <w:shd w:val="clear" w:color="auto" w:fill="DEEAF6" w:themeFill="accent1" w:themeFillTint="33"/>
        <w:rPr>
          <w:b/>
          <w:lang w:val="en-GB"/>
        </w:rPr>
      </w:pPr>
      <w:r w:rsidRPr="000128A3">
        <w:rPr>
          <w:b/>
          <w:lang w:val="en-GB"/>
        </w:rPr>
        <w:t>[START Cross-Chapter Box 1.4</w:t>
      </w:r>
      <w:r w:rsidRPr="000128A3">
        <w:rPr>
          <w:lang w:val="en-GB"/>
        </w:rPr>
        <w:t>,</w:t>
      </w:r>
      <w:r w:rsidRPr="000128A3">
        <w:rPr>
          <w:b/>
          <w:lang w:val="en-GB"/>
        </w:rPr>
        <w:t xml:space="preserve"> FIGURE 1 HERE]</w:t>
      </w:r>
    </w:p>
    <w:p w14:paraId="241EBCE4" w14:textId="77777777" w:rsidR="006409E5" w:rsidRPr="000128A3" w:rsidRDefault="006409E5" w:rsidP="006409E5">
      <w:pPr>
        <w:pStyle w:val="AR6BodyText"/>
        <w:shd w:val="clear" w:color="auto" w:fill="DEEAF6" w:themeFill="accent1" w:themeFillTint="33"/>
        <w:rPr>
          <w:lang w:val="en-GB"/>
        </w:rPr>
      </w:pPr>
    </w:p>
    <w:p w14:paraId="4A4129C7" w14:textId="6AD52890" w:rsidR="006409E5" w:rsidRPr="000128A3" w:rsidRDefault="006409E5" w:rsidP="006409E5">
      <w:pPr>
        <w:pStyle w:val="AR6BodyText"/>
        <w:shd w:val="clear" w:color="auto" w:fill="DEEAF6" w:themeFill="accent1" w:themeFillTint="33"/>
        <w:rPr>
          <w:color w:val="000000"/>
          <w:sz w:val="20"/>
          <w:szCs w:val="20"/>
          <w:lang w:val="en-GB"/>
        </w:rPr>
      </w:pPr>
      <w:r w:rsidRPr="000128A3">
        <w:rPr>
          <w:rFonts w:cs="Times New Roman"/>
          <w:b/>
          <w:bCs/>
          <w:color w:val="000000"/>
          <w:sz w:val="20"/>
          <w:szCs w:val="20"/>
          <w:lang w:val="en-GB"/>
        </w:rPr>
        <w:t>Cross-Chapter Box 1.4, F</w:t>
      </w:r>
      <w:r w:rsidRPr="000128A3">
        <w:rPr>
          <w:b/>
          <w:bCs/>
          <w:sz w:val="20"/>
          <w:szCs w:val="20"/>
          <w:lang w:val="en-GB"/>
        </w:rPr>
        <w:t>igure</w:t>
      </w:r>
      <w:r w:rsidRPr="000128A3">
        <w:rPr>
          <w:rFonts w:cs="Times New Roman"/>
          <w:b/>
          <w:bCs/>
          <w:color w:val="000000"/>
          <w:sz w:val="20"/>
          <w:szCs w:val="20"/>
          <w:lang w:val="en-GB"/>
        </w:rPr>
        <w:t xml:space="preserve"> 1:</w:t>
      </w:r>
      <w:r w:rsidRPr="000128A3">
        <w:rPr>
          <w:rFonts w:cs="Times New Roman"/>
          <w:color w:val="000000"/>
          <w:sz w:val="20"/>
          <w:szCs w:val="20"/>
          <w:lang w:val="en-GB"/>
        </w:rPr>
        <w:t xml:space="preserve"> </w:t>
      </w:r>
      <w:r w:rsidRPr="00E35E42">
        <w:rPr>
          <w:rFonts w:cs="Times New Roman"/>
          <w:b/>
          <w:color w:val="000000"/>
          <w:sz w:val="20"/>
          <w:szCs w:val="20"/>
          <w:lang w:val="en-GB"/>
        </w:rPr>
        <w:t>The SSP scenarios used in this report</w:t>
      </w:r>
      <w:r w:rsidRPr="00E35E42">
        <w:rPr>
          <w:b/>
          <w:sz w:val="20"/>
          <w:szCs w:val="20"/>
          <w:lang w:val="en-GB"/>
        </w:rPr>
        <w:t>, their indicative temperature evolution and radiative forcing categorization, and the five socio-economic storylines upon which they are built.</w:t>
      </w:r>
      <w:r w:rsidRPr="000128A3">
        <w:rPr>
          <w:sz w:val="20"/>
          <w:szCs w:val="20"/>
          <w:lang w:val="en-GB"/>
        </w:rPr>
        <w:t xml:space="preserve"> </w:t>
      </w:r>
      <w:r w:rsidRPr="000128A3">
        <w:rPr>
          <w:rFonts w:cs="Times New Roman"/>
          <w:color w:val="000000"/>
          <w:sz w:val="20"/>
          <w:szCs w:val="20"/>
          <w:lang w:val="en-GB"/>
        </w:rPr>
        <w:t xml:space="preserve">The core set of scenarios used in this report, i.e., SSP1-1.9, SSP1-2.6, SSP2-4.5, SSP3-7.0 and SSP5-8.5, is shown </w:t>
      </w:r>
      <w:r w:rsidRPr="000128A3">
        <w:rPr>
          <w:sz w:val="20"/>
          <w:szCs w:val="20"/>
          <w:lang w:val="en-GB"/>
        </w:rPr>
        <w:t>together with an additional four SSPs that are part of ScenarioMIP, as well as previous RCP scenarios.</w:t>
      </w:r>
      <w:r w:rsidRPr="000128A3">
        <w:rPr>
          <w:rFonts w:cs="Times New Roman"/>
          <w:color w:val="000000"/>
          <w:sz w:val="20"/>
          <w:szCs w:val="20"/>
          <w:lang w:val="en-GB"/>
        </w:rPr>
        <w:t xml:space="preserve"> In the left panel, the indicative temperature evolution is shown</w:t>
      </w:r>
      <w:r w:rsidRPr="000128A3">
        <w:rPr>
          <w:sz w:val="20"/>
          <w:szCs w:val="20"/>
          <w:lang w:val="en-GB"/>
        </w:rPr>
        <w:t xml:space="preserve"> (adapted from </w:t>
      </w:r>
      <w:r w:rsidRPr="00BA65D2">
        <w:rPr>
          <w:sz w:val="20"/>
          <w:szCs w:val="20"/>
        </w:rPr>
        <w:fldChar w:fldCharType="begin" w:fldLock="1"/>
      </w:r>
      <w:r w:rsidR="00E81B0B">
        <w:rPr>
          <w:sz w:val="20"/>
          <w:szCs w:val="20"/>
          <w:lang w:val="en-GB"/>
        </w:rPr>
        <w:instrText>ADDIN CSL_CITATION { "citationItems" : [ { "id" : "ITEM-1", "itemData" : { "DOI" : "10.5194/gmd-13-3571-2020", "ISSN" : "1991-9603", "author" : [ { "dropping-particle" : "", "family" : "Meinshausen", "given" : "Malte", "non-dropping-particle" : "", "parse-names" : false, "suffix" : "" }, { "dropping-particle" : "", "family" : "Nicholls", "given" : "Zebedee R. J.", "non-dropping-particle" : "", "parse-names" : false, "suffix" : "" }, { "dropping-particle" : "", "family" : "Lewis", "given" : "Jared", "non-dropping-particle" : "", "parse-names" : false, "suffix" : "" }, { "dropping-particle" : "", "family" : "Gidden", "given" : "Matthew J.", "non-dropping-particle" : "", "parse-names" : false, "suffix" : "" }, { "dropping-particle" : "", "family" : "Vogel", "given" : "Elisabeth", "non-dropping-particle" : "", "parse-names" : false, "suffix" : "" }, { "dropping-particle" : "", "family" : "Freund", "given" : "Mandy", "non-dropping-particle" : "", "parse-names" : false, "suffix" : "" }, { "dropping-particle" : "", "family" : "Beyerle", "given" : "Urs", "non-dropping-particle" : "", "parse-names" : false, "suffix" : "" }, { "dropping-particle" : "", "family" : "Gessner", "given" : "Claudia", "non-dropping-particle" : "", "parse-names" : false, "suffix" : "" }, { "dropping-particle" : "", "family" : "Nauels", "given" : "Alexander", "non-dropping-particle" : "", "parse-names" : false, "suffix" : "" }, { "dropping-particle" : "", "family" : "Bauer", "given" : "Nico", "non-dropping-particle" : "", "parse-names" : false, "suffix" : "" }, { "dropping-particle" : "", "family" : "Canadell", "given" : "Josep G.", "non-dropping-particle" : "", "parse-names" : false, "suffix" : "" }, { "dropping-particle" : "", "family" : "Daniel", "given" : "John S.", "non-dropping-particle" : "", "parse-names" : false, "suffix" : "" }, { "dropping-particle" : "", "family" : "John", "given" : "Andrew", "non-dropping-particle" : "", "parse-names" : false, "suffix" : "" }, { "dropping-particle" : "", "family" : "Krummel", "given" : "Paul B.", "non-dropping-particle" : "", "parse-names" : false, "suffix" : "" }, { "dropping-particle" : "", "family" : "Luderer", "given" : "Gunnar", "non-dropping-particle" : "", "parse-names" : false, "suffix" : "" }, { "dropping-particle" : "", "family" : "Meinshausen", "given" : "Nicolai", "non-dropping-particle" : "", "parse-names" : false, "suffix" : "" }, { "dropping-particle" : "", "family" : "Montzka", "given" : "Stephen A.", "non-dropping-particle" : "", "parse-names" : false, "suffix" : "" }, { "dropping-particle" : "", "family" : "Rayner", "given" : "Peter J.", "non-dropping-particle" : "", "parse-names" : false, "suffix" : "" }, { "dropping-particle" : "", "family" : "Reimann", "given" : "Stefan", "non-dropping-particle" : "", "parse-names" : false, "suffix" : "" }, { "dropping-particle" : "", "family" : "Smith", "given" : "Steven J.", "non-dropping-particle" : "", "parse-names" : false, "suffix" : "" }, { "dropping-particle" : "", "family" : "Berg", "given" : "Marten", "non-dropping-particle" : "van den", "parse-names" : false, "suffix" : "" }, { "dropping-particle" : "", "family" : "Velders", "given" : "Guus J. M.", "non-dropping-particle" : "", "parse-names" : false, "suffix" : "" }, { "dropping-particle" : "", "family" : "Vollmer", "given" : "Martin K.", "non-dropping-particle" : "", "parse-names" : false, "suffix" : "" }, { "dropping-particle" : "", "family" : "Wang", "given" : "Ray H. J.", "non-dropping-particle" : "", "parse-names" : false, "suffix" : "" } ], "container-title" : "Geoscientific Model Development", "id" : "ITEM-1", "issue" : "8", "issued" : { "date-parts" : [ [ "2020", "8", "13" ] ] }, "page" : "3571-3605", "title" : "The shared socio-economic pathway (SSP) greenhouse gas concentrations and their extensions to 2500", "translator" : [ { "dropping-particle" : "", "family" : "H4156", "given" : "", "non-dropping-particle" : "", "parse-names" : false, "suffix" : "" } ], "type" : "article-journal", "volume" : "13" }, "uris" : [ "http://www.mendeley.com/documents/?uuid=62c52ac2-f094-4954-a9c7-afc037288ea0" ] } ], "mendeley" : { "formattedCitation" : "(Meinshausen et al., 2020)", "manualFormatting" : "Meinshausen et al., 2020)", "plainTextFormattedCitation" : "(Meinshausen et al., 2020)", "previouslyFormattedCitation" : "(Meinshausen et al., 2020)" }, "properties" : { "noteIndex" : 0 }, "schema" : "https://github.com/citation-style-language/schema/raw/master/csl-citation.json" }</w:instrText>
      </w:r>
      <w:r w:rsidRPr="00BA65D2">
        <w:rPr>
          <w:sz w:val="20"/>
          <w:szCs w:val="20"/>
        </w:rPr>
        <w:fldChar w:fldCharType="separate"/>
      </w:r>
      <w:ins w:id="6903" w:author="Robin Matthews" w:date="2021-05-18T16:08:00Z">
        <w:r w:rsidR="00602365">
          <w:rPr>
            <w:noProof/>
            <w:sz w:val="20"/>
            <w:szCs w:val="20"/>
            <w:lang w:val="en-GB"/>
          </w:rPr>
          <w:t>Meinshausen et al., 2020)</w:t>
        </w:r>
      </w:ins>
      <w:del w:id="6904" w:author="Robin Matthews" w:date="2021-05-18T16:08:00Z">
        <w:r w:rsidRPr="000128A3" w:rsidDel="00602365">
          <w:rPr>
            <w:noProof/>
            <w:sz w:val="20"/>
            <w:szCs w:val="20"/>
            <w:lang w:val="en-GB"/>
          </w:rPr>
          <w:delText>Meinshausen et al., 2020)</w:delText>
        </w:r>
      </w:del>
      <w:r w:rsidRPr="00BA65D2">
        <w:rPr>
          <w:sz w:val="20"/>
          <w:szCs w:val="20"/>
        </w:rPr>
        <w:fldChar w:fldCharType="end"/>
      </w:r>
      <w:r w:rsidRPr="000128A3">
        <w:rPr>
          <w:sz w:val="20"/>
          <w:szCs w:val="20"/>
          <w:lang w:val="en-GB"/>
        </w:rPr>
        <w:t xml:space="preserve">. </w:t>
      </w:r>
      <w:r w:rsidRPr="000128A3">
        <w:rPr>
          <w:rFonts w:cs="Times New Roman"/>
          <w:color w:val="000000"/>
          <w:sz w:val="20"/>
          <w:szCs w:val="20"/>
          <w:lang w:val="en-GB"/>
        </w:rPr>
        <w:t xml:space="preserve">The black stripes on the respective scenario family panels on the left side indicate </w:t>
      </w:r>
      <w:r w:rsidRPr="000128A3">
        <w:rPr>
          <w:sz w:val="20"/>
          <w:szCs w:val="20"/>
          <w:lang w:val="en-GB"/>
        </w:rPr>
        <w:t xml:space="preserve">a larger set of IAM-based </w:t>
      </w:r>
      <w:r w:rsidRPr="000128A3">
        <w:rPr>
          <w:rFonts w:cs="Times New Roman"/>
          <w:color w:val="000000"/>
          <w:sz w:val="20"/>
          <w:szCs w:val="20"/>
          <w:lang w:val="en-GB"/>
        </w:rPr>
        <w:t xml:space="preserve">SSP scenarios </w:t>
      </w:r>
      <w:r w:rsidRPr="000128A3">
        <w:rPr>
          <w:sz w:val="20"/>
          <w:szCs w:val="20"/>
          <w:lang w:val="en-GB"/>
        </w:rPr>
        <w:t>that</w:t>
      </w:r>
      <w:r w:rsidRPr="000128A3">
        <w:rPr>
          <w:rFonts w:cs="Times New Roman"/>
          <w:color w:val="000000"/>
          <w:sz w:val="20"/>
          <w:szCs w:val="20"/>
          <w:lang w:val="en-GB"/>
        </w:rPr>
        <w:t xml:space="preserve"> span the scenario range more fully, but are not use</w:t>
      </w:r>
      <w:r w:rsidRPr="000128A3">
        <w:rPr>
          <w:sz w:val="20"/>
          <w:szCs w:val="20"/>
          <w:lang w:val="en-GB"/>
        </w:rPr>
        <w:t>d in this report</w:t>
      </w:r>
      <w:r w:rsidRPr="000128A3">
        <w:rPr>
          <w:rFonts w:cs="Times New Roman"/>
          <w:color w:val="000000"/>
          <w:sz w:val="20"/>
          <w:szCs w:val="20"/>
          <w:lang w:val="en-GB"/>
        </w:rPr>
        <w:t xml:space="preserve">. The SSP-radiative forcing matrix is shown on the right, with the SSP socioeconomic narratives shown as columns and the indicative radiative forcing </w:t>
      </w:r>
      <w:r w:rsidRPr="000128A3">
        <w:rPr>
          <w:sz w:val="20"/>
          <w:szCs w:val="20"/>
          <w:lang w:val="en-GB"/>
        </w:rPr>
        <w:t>categorisation</w:t>
      </w:r>
      <w:r w:rsidRPr="000128A3">
        <w:rPr>
          <w:rFonts w:cs="Times New Roman"/>
          <w:color w:val="000000"/>
          <w:sz w:val="20"/>
          <w:szCs w:val="20"/>
          <w:lang w:val="en-GB"/>
        </w:rPr>
        <w:t xml:space="preserve"> by 2100 shown as rows. Note that the descriptive labels for the five SSP narratives refer mainly to the reference scenario futures without additional climate policies. For example, </w:t>
      </w:r>
      <w:r w:rsidRPr="000128A3">
        <w:rPr>
          <w:sz w:val="20"/>
          <w:szCs w:val="20"/>
          <w:lang w:val="en-GB"/>
        </w:rPr>
        <w:t xml:space="preserve">SSP5 can accommodate strong mitigation scenarios leading to </w:t>
      </w:r>
      <w:r w:rsidR="00964056" w:rsidRPr="00C41086">
        <w:rPr>
          <w:sz w:val="20"/>
          <w:szCs w:val="20"/>
          <w:lang w:val="en-GB"/>
        </w:rPr>
        <w:t>net zero</w:t>
      </w:r>
      <w:r w:rsidRPr="000128A3">
        <w:rPr>
          <w:sz w:val="20"/>
          <w:szCs w:val="20"/>
          <w:lang w:val="en-GB"/>
        </w:rPr>
        <w:t xml:space="preserve"> emissions; these do not match a ‘fossil-fueled development’ label.</w:t>
      </w:r>
      <w:r w:rsidRPr="000128A3">
        <w:rPr>
          <w:rFonts w:cs="Times New Roman"/>
          <w:color w:val="000000"/>
          <w:sz w:val="20"/>
          <w:szCs w:val="20"/>
          <w:lang w:val="en-GB"/>
        </w:rPr>
        <w:t xml:space="preserve"> </w:t>
      </w:r>
      <w:r w:rsidR="006C71B7" w:rsidRPr="00E35E42">
        <w:rPr>
          <w:rFonts w:cs="Times New Roman"/>
          <w:sz w:val="20"/>
          <w:szCs w:val="20"/>
          <w:lang w:val="en-US"/>
        </w:rPr>
        <w:t>Further details on data sources and processing are available in the chapter data table (Table 1.SM.1).</w:t>
      </w:r>
    </w:p>
    <w:p w14:paraId="40ECA4EA" w14:textId="77777777" w:rsidR="006409E5" w:rsidRDefault="006409E5" w:rsidP="006409E5">
      <w:pPr>
        <w:pStyle w:val="AR6BodyTextBold"/>
        <w:shd w:val="clear" w:color="auto" w:fill="DEEAF6" w:themeFill="accent1" w:themeFillTint="33"/>
      </w:pPr>
    </w:p>
    <w:p w14:paraId="517F74E1" w14:textId="77777777" w:rsidR="006409E5" w:rsidRDefault="006409E5" w:rsidP="006409E5">
      <w:pPr>
        <w:pStyle w:val="AR6BodyTextBold"/>
        <w:shd w:val="clear" w:color="auto" w:fill="DEEAF6" w:themeFill="accent1" w:themeFillTint="33"/>
      </w:pPr>
      <w:r>
        <w:t>[END Cross-Chapter Box 1.4, FIGURE 1 HERE]</w:t>
      </w:r>
    </w:p>
    <w:p w14:paraId="21B3CDB5" w14:textId="77777777" w:rsidR="006409E5" w:rsidRPr="000128A3" w:rsidRDefault="006409E5" w:rsidP="006409E5">
      <w:pPr>
        <w:pStyle w:val="AR6BodyText"/>
        <w:shd w:val="clear" w:color="auto" w:fill="DEEAF6" w:themeFill="accent1" w:themeFillTint="33"/>
        <w:rPr>
          <w:lang w:val="en-GB"/>
        </w:rPr>
      </w:pPr>
    </w:p>
    <w:p w14:paraId="09E756CC" w14:textId="77777777" w:rsidR="006409E5" w:rsidRDefault="006409E5" w:rsidP="006409E5">
      <w:pPr>
        <w:pStyle w:val="AR6BodyTextBold"/>
        <w:shd w:val="clear" w:color="auto" w:fill="DEEAF6" w:themeFill="accent1" w:themeFillTint="33"/>
      </w:pPr>
    </w:p>
    <w:p w14:paraId="0AF992E0" w14:textId="3267D099" w:rsidR="006409E5" w:rsidRDefault="006409E5" w:rsidP="006409E5">
      <w:pPr>
        <w:pStyle w:val="AR6BodyTextBold"/>
        <w:shd w:val="clear" w:color="auto" w:fill="DEEAF6" w:themeFill="accent1" w:themeFillTint="33"/>
      </w:pPr>
      <w:r>
        <w:t>[START Cross-Chapter Box 1.4, TABLE 1 HERE]</w:t>
      </w:r>
    </w:p>
    <w:p w14:paraId="238448C9" w14:textId="77777777" w:rsidR="006409E5" w:rsidRPr="000128A3" w:rsidRDefault="006409E5" w:rsidP="006409E5">
      <w:pPr>
        <w:pStyle w:val="AR6BodyText"/>
        <w:shd w:val="clear" w:color="auto" w:fill="DEEAF6" w:themeFill="accent1" w:themeFillTint="33"/>
        <w:rPr>
          <w:lang w:val="en-GB"/>
        </w:rPr>
      </w:pPr>
    </w:p>
    <w:p w14:paraId="24E8FD58" w14:textId="47F86DC1" w:rsidR="006409E5" w:rsidRPr="000128A3" w:rsidRDefault="006409E5" w:rsidP="006409E5">
      <w:pPr>
        <w:pStyle w:val="AR6BodyText"/>
        <w:shd w:val="clear" w:color="auto" w:fill="DEEAF6" w:themeFill="accent1" w:themeFillTint="33"/>
        <w:rPr>
          <w:lang w:val="en-GB"/>
        </w:rPr>
      </w:pPr>
      <w:r w:rsidRPr="000128A3">
        <w:rPr>
          <w:b/>
          <w:bCs/>
          <w:lang w:val="en-GB"/>
        </w:rPr>
        <w:t xml:space="preserve">Cross-Chapter Box 1.4, Table 1: </w:t>
      </w:r>
      <w:r w:rsidRPr="000128A3">
        <w:rPr>
          <w:lang w:val="en-GB"/>
        </w:rPr>
        <w:t>Overview of SSP scenarios used in this report. The middle column briefly describes the SSP scenarios and the right</w:t>
      </w:r>
      <w:ins w:id="6905" w:author="Ian Blenkinsop" w:date="2021-07-09T11:26:00Z">
        <w:r w:rsidR="007A4B06">
          <w:rPr>
            <w:lang w:val="en-GB"/>
          </w:rPr>
          <w:t>-hand</w:t>
        </w:r>
      </w:ins>
      <w:r w:rsidRPr="000128A3">
        <w:rPr>
          <w:lang w:val="en-GB"/>
        </w:rPr>
        <w:t xml:space="preserve"> column indicates the previous RCP scenarios that most closely match that SSP’s assessed </w:t>
      </w:r>
      <w:commentRangeStart w:id="6906"/>
      <w:r w:rsidRPr="000128A3">
        <w:rPr>
          <w:lang w:val="en-GB"/>
        </w:rPr>
        <w:t>global</w:t>
      </w:r>
      <w:ins w:id="6907" w:author="Ian Blenkinsop" w:date="2021-07-09T11:27:00Z">
        <w:r w:rsidR="007A4B06">
          <w:rPr>
            <w:lang w:val="en-GB"/>
          </w:rPr>
          <w:t xml:space="preserve"> </w:t>
        </w:r>
      </w:ins>
      <w:del w:id="6908" w:author="Ian Blenkinsop" w:date="2021-07-09T11:27:00Z">
        <w:r w:rsidRPr="000128A3" w:rsidDel="007A4B06">
          <w:rPr>
            <w:lang w:val="en-GB"/>
          </w:rPr>
          <w:delText>-</w:delText>
        </w:r>
      </w:del>
      <w:r w:rsidRPr="000128A3">
        <w:rPr>
          <w:lang w:val="en-GB"/>
        </w:rPr>
        <w:t xml:space="preserve">mean temperatures </w:t>
      </w:r>
      <w:commentRangeEnd w:id="6906"/>
      <w:r w:rsidR="007A4B06">
        <w:rPr>
          <w:rStyle w:val="CommentReference"/>
        </w:rPr>
        <w:commentReference w:id="6906"/>
      </w:r>
      <w:r w:rsidRPr="000128A3">
        <w:rPr>
          <w:lang w:val="en-GB"/>
        </w:rPr>
        <w:t>(GSAT) trajectory. RCP scenarios are generally found to result in larger modelled warming for the same nominal radiative forcing label (</w:t>
      </w:r>
      <w:del w:id="6909" w:author="Ian Blenkinsop" w:date="2021-07-09T11:27:00Z">
        <w:r w:rsidRPr="000128A3" w:rsidDel="00150E4C">
          <w:rPr>
            <w:lang w:val="en-GB"/>
          </w:rPr>
          <w:delText xml:space="preserve">Chapter 4, </w:delText>
        </w:r>
      </w:del>
      <w:r w:rsidRPr="000128A3">
        <w:rPr>
          <w:lang w:val="en-GB"/>
        </w:rPr>
        <w:t xml:space="preserve">Section 4.6.2.2). </w:t>
      </w:r>
      <w:commentRangeStart w:id="6910"/>
      <w:r w:rsidRPr="000128A3">
        <w:rPr>
          <w:lang w:val="en-GB"/>
        </w:rPr>
        <w:t>The five core SSP scenarios used most commonly in this report are highlighted in bold</w:t>
      </w:r>
      <w:commentRangeEnd w:id="6910"/>
      <w:r w:rsidR="004508ED">
        <w:rPr>
          <w:rStyle w:val="CommentReference"/>
        </w:rPr>
        <w:commentReference w:id="6910"/>
      </w:r>
      <w:r w:rsidRPr="000128A3">
        <w:rPr>
          <w:lang w:val="en-GB"/>
        </w:rPr>
        <w:t>. Further SSP scenarios are used where they allow assessment of specific aspects, e.g., air pollution policies in Chapter 6 (SSP3-7.0-low</w:t>
      </w:r>
      <w:commentRangeStart w:id="6911"/>
      <w:r w:rsidRPr="000128A3">
        <w:rPr>
          <w:lang w:val="en-GB"/>
        </w:rPr>
        <w:t>NTCF</w:t>
      </w:r>
      <w:commentRangeEnd w:id="6911"/>
      <w:r w:rsidR="00150E4C">
        <w:rPr>
          <w:rStyle w:val="CommentReference"/>
        </w:rPr>
        <w:commentReference w:id="6911"/>
      </w:r>
      <w:r w:rsidRPr="000128A3">
        <w:rPr>
          <w:lang w:val="en-GB"/>
        </w:rPr>
        <w:t>). RCPs are used in this report wherever the relevant scientific literature makes substantial use of regional or domain-specific model output that is based on these previous RCP pathways, such as sea level rise projections in Chapter 9 (Section 9.6.3.1) or regional climate aspects in Chapters 10 and 12. See Chapter 4 (Section 4.3.4) for the GSAT assessment for the SSP scenarios and Section 4.6.2.2 for a comparison between SSPs and RCPs in terms of both radiative forcing and global surface temperature.</w:t>
      </w:r>
    </w:p>
    <w:p w14:paraId="194BE6E6" w14:textId="77777777" w:rsidR="006409E5" w:rsidRPr="000128A3" w:rsidRDefault="006409E5" w:rsidP="006409E5">
      <w:pPr>
        <w:shd w:val="clear" w:color="auto" w:fill="DEEAF6"/>
      </w:pPr>
      <w:r w:rsidRPr="000128A3">
        <w:t xml:space="preserve">  </w:t>
      </w:r>
    </w:p>
    <w:tbl>
      <w:tblPr>
        <w:tblW w:w="91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5"/>
        <w:gridCol w:w="3900"/>
        <w:gridCol w:w="4005"/>
      </w:tblGrid>
      <w:tr w:rsidR="006409E5" w14:paraId="61810F19" w14:textId="77777777" w:rsidTr="00294F83">
        <w:trPr>
          <w:jc w:val="center"/>
        </w:trPr>
        <w:tc>
          <w:tcPr>
            <w:tcW w:w="1275" w:type="dxa"/>
            <w:shd w:val="clear" w:color="auto" w:fill="CFE2F3"/>
          </w:tcPr>
          <w:p w14:paraId="0FE5B570" w14:textId="3DB603D0" w:rsidR="006409E5" w:rsidRDefault="006409E5" w:rsidP="00294F83">
            <w:pPr>
              <w:pStyle w:val="AR6BodyTextBold"/>
            </w:pPr>
            <w:r>
              <w:t xml:space="preserve">SSPX-Y </w:t>
            </w:r>
            <w:del w:id="6912" w:author="Ian Blenkinsop" w:date="2021-07-09T11:30:00Z">
              <w:r w:rsidDel="00150E4C">
                <w:delText>scenario</w:delText>
              </w:r>
            </w:del>
            <w:ins w:id="6913" w:author="Ian Blenkinsop" w:date="2021-07-09T11:30:00Z">
              <w:r w:rsidR="00150E4C">
                <w:t>Scenario</w:t>
              </w:r>
            </w:ins>
          </w:p>
        </w:tc>
        <w:tc>
          <w:tcPr>
            <w:tcW w:w="3900" w:type="dxa"/>
            <w:shd w:val="clear" w:color="auto" w:fill="CFE2F3"/>
          </w:tcPr>
          <w:p w14:paraId="7A6E3FC8" w14:textId="4685B5C9" w:rsidR="006409E5" w:rsidRDefault="006409E5" w:rsidP="00294F83">
            <w:pPr>
              <w:pStyle w:val="AR6BodyTextBold"/>
            </w:pPr>
            <w:r>
              <w:t xml:space="preserve">Description </w:t>
            </w:r>
            <w:del w:id="6914" w:author="Ian Blenkinsop" w:date="2021-07-09T11:29:00Z">
              <w:r w:rsidDel="00150E4C">
                <w:delText xml:space="preserve">from </w:delText>
              </w:r>
            </w:del>
            <w:ins w:id="6915" w:author="Ian Blenkinsop" w:date="2021-07-09T11:29:00Z">
              <w:r w:rsidR="00150E4C">
                <w:t xml:space="preserve">From </w:t>
              </w:r>
            </w:ins>
            <w:r>
              <w:t xml:space="preserve">an </w:t>
            </w:r>
            <w:del w:id="6916" w:author="Ian Blenkinsop" w:date="2021-07-09T11:30:00Z">
              <w:r w:rsidDel="00150E4C">
                <w:delText xml:space="preserve">emission </w:delText>
              </w:r>
            </w:del>
            <w:ins w:id="6917" w:author="Ian Blenkinsop" w:date="2021-07-09T11:30:00Z">
              <w:r w:rsidR="00150E4C">
                <w:t>Emissions</w:t>
              </w:r>
            </w:ins>
            <w:r>
              <w:t>/</w:t>
            </w:r>
            <w:del w:id="6918" w:author="Ian Blenkinsop" w:date="2021-07-09T11:30:00Z">
              <w:r w:rsidDel="00150E4C">
                <w:delText xml:space="preserve"> c</w:delText>
              </w:r>
            </w:del>
            <w:ins w:id="6919" w:author="Ian Blenkinsop" w:date="2021-07-09T11:30:00Z">
              <w:r w:rsidR="00150E4C">
                <w:t>C</w:t>
              </w:r>
            </w:ins>
            <w:r>
              <w:t>oncentration</w:t>
            </w:r>
            <w:ins w:id="6920" w:author="Ian Blenkinsop" w:date="2021-07-09T11:30:00Z">
              <w:r w:rsidR="00150E4C">
                <w:t>s</w:t>
              </w:r>
            </w:ins>
            <w:r>
              <w:t xml:space="preserve"> and temperature perspective (</w:t>
            </w:r>
            <w:del w:id="6921" w:author="Ian Blenkinsop" w:date="2021-07-09T11:30:00Z">
              <w:r w:rsidDel="00150E4C">
                <w:delText xml:space="preserve">Chapter 4, </w:delText>
              </w:r>
            </w:del>
            <w:r>
              <w:t>Table 4.2)</w:t>
            </w:r>
          </w:p>
        </w:tc>
        <w:tc>
          <w:tcPr>
            <w:tcW w:w="4005" w:type="dxa"/>
            <w:shd w:val="clear" w:color="auto" w:fill="CFE2F3"/>
          </w:tcPr>
          <w:p w14:paraId="7291E167" w14:textId="275A0FA0" w:rsidR="006409E5" w:rsidRDefault="006409E5" w:rsidP="00294F83">
            <w:pPr>
              <w:pStyle w:val="AR6BodyTextBold"/>
            </w:pPr>
            <w:r>
              <w:t xml:space="preserve">Closest RCP </w:t>
            </w:r>
            <w:del w:id="6922" w:author="Ian Blenkinsop" w:date="2021-07-09T11:30:00Z">
              <w:r w:rsidDel="00150E4C">
                <w:delText xml:space="preserve">scenarios </w:delText>
              </w:r>
            </w:del>
            <w:ins w:id="6923" w:author="Ian Blenkinsop" w:date="2021-07-09T11:30:00Z">
              <w:r w:rsidR="00150E4C">
                <w:t xml:space="preserve">Scenarios </w:t>
              </w:r>
            </w:ins>
          </w:p>
        </w:tc>
      </w:tr>
      <w:tr w:rsidR="006409E5" w:rsidRPr="00512141" w14:paraId="4EDE8E66" w14:textId="77777777" w:rsidTr="00294F83">
        <w:trPr>
          <w:jc w:val="center"/>
        </w:trPr>
        <w:tc>
          <w:tcPr>
            <w:tcW w:w="1275" w:type="dxa"/>
            <w:shd w:val="clear" w:color="auto" w:fill="CFE2F3"/>
          </w:tcPr>
          <w:p w14:paraId="2F2D1477" w14:textId="77777777" w:rsidR="006409E5" w:rsidRDefault="006409E5" w:rsidP="00294F83">
            <w:pPr>
              <w:pStyle w:val="AR6BodyTextBold"/>
            </w:pPr>
            <w:r>
              <w:t xml:space="preserve">SSP1-1.9 </w:t>
            </w:r>
          </w:p>
        </w:tc>
        <w:tc>
          <w:tcPr>
            <w:tcW w:w="3900" w:type="dxa"/>
            <w:shd w:val="clear" w:color="auto" w:fill="FFF2CC"/>
          </w:tcPr>
          <w:p w14:paraId="6F76DFA9" w14:textId="4B52C061" w:rsidR="006409E5" w:rsidRPr="000128A3" w:rsidRDefault="006409E5" w:rsidP="00294F83">
            <w:pPr>
              <w:pStyle w:val="AR6BodyText"/>
              <w:rPr>
                <w:lang w:val="en-GB"/>
              </w:rPr>
            </w:pPr>
            <w:r w:rsidRPr="000128A3">
              <w:rPr>
                <w:lang w:val="en-GB"/>
              </w:rPr>
              <w:t>Holds warming to approximately 1.5°C above 1850</w:t>
            </w:r>
            <w:del w:id="6924" w:author="Ian Blenkinsop" w:date="2021-07-09T11:30:00Z">
              <w:r w:rsidRPr="000128A3" w:rsidDel="00150E4C">
                <w:rPr>
                  <w:lang w:val="en-GB"/>
                </w:rPr>
                <w:delText>-</w:delText>
              </w:r>
            </w:del>
            <w:ins w:id="6925" w:author="Ian Blenkinsop" w:date="2021-07-09T11:30:00Z">
              <w:r w:rsidR="00150E4C">
                <w:rPr>
                  <w:lang w:val="en-GB"/>
                </w:rPr>
                <w:t>–</w:t>
              </w:r>
            </w:ins>
            <w:r w:rsidRPr="000128A3">
              <w:rPr>
                <w:lang w:val="en-GB"/>
              </w:rPr>
              <w:t xml:space="preserve">1900 in 2100 after slight overshoot (median) and implied </w:t>
            </w:r>
            <w:r w:rsidR="00964056" w:rsidRPr="00C41086">
              <w:rPr>
                <w:lang w:val="en-GB"/>
              </w:rPr>
              <w:t>net zero</w:t>
            </w:r>
            <w:r w:rsidRPr="000128A3">
              <w:rPr>
                <w:lang w:val="en-GB"/>
              </w:rPr>
              <w:t xml:space="preserve"> CO</w:t>
            </w:r>
            <w:r w:rsidRPr="000128A3">
              <w:rPr>
                <w:vertAlign w:val="subscript"/>
                <w:lang w:val="en-GB"/>
              </w:rPr>
              <w:t>2</w:t>
            </w:r>
            <w:r w:rsidRPr="000128A3">
              <w:rPr>
                <w:lang w:val="en-GB"/>
              </w:rPr>
              <w:t xml:space="preserve"> emissions around the middle of the century. </w:t>
            </w:r>
          </w:p>
        </w:tc>
        <w:tc>
          <w:tcPr>
            <w:tcW w:w="4005" w:type="dxa"/>
            <w:shd w:val="clear" w:color="auto" w:fill="FFF2CC"/>
          </w:tcPr>
          <w:p w14:paraId="3E6F4CB5" w14:textId="77777777" w:rsidR="006409E5" w:rsidRPr="000128A3" w:rsidRDefault="006409E5" w:rsidP="00294F83">
            <w:pPr>
              <w:pStyle w:val="AR6BodyText"/>
              <w:rPr>
                <w:lang w:val="en-GB"/>
              </w:rPr>
            </w:pPr>
            <w:r w:rsidRPr="000128A3">
              <w:rPr>
                <w:lang w:val="en-GB"/>
              </w:rPr>
              <w:t xml:space="preserve">Not available. No equivalently low RCP scenario exists. </w:t>
            </w:r>
          </w:p>
        </w:tc>
      </w:tr>
      <w:tr w:rsidR="006409E5" w:rsidRPr="00512141" w14:paraId="54EBD45E" w14:textId="77777777" w:rsidTr="00294F83">
        <w:trPr>
          <w:jc w:val="center"/>
        </w:trPr>
        <w:tc>
          <w:tcPr>
            <w:tcW w:w="1275" w:type="dxa"/>
            <w:shd w:val="clear" w:color="auto" w:fill="CFE2F3"/>
          </w:tcPr>
          <w:p w14:paraId="4B09C64E" w14:textId="77777777" w:rsidR="006409E5" w:rsidRDefault="006409E5" w:rsidP="00294F83">
            <w:pPr>
              <w:pStyle w:val="AR6BodyTextBold"/>
            </w:pPr>
            <w:r>
              <w:t>SSP1-2.6</w:t>
            </w:r>
          </w:p>
        </w:tc>
        <w:tc>
          <w:tcPr>
            <w:tcW w:w="3900" w:type="dxa"/>
            <w:shd w:val="clear" w:color="auto" w:fill="FFF2CC"/>
          </w:tcPr>
          <w:p w14:paraId="510983B7" w14:textId="7F379D16" w:rsidR="006409E5" w:rsidRPr="000128A3" w:rsidRDefault="006409E5" w:rsidP="00294F83">
            <w:pPr>
              <w:pStyle w:val="AR6BodyText"/>
              <w:rPr>
                <w:lang w:val="en-GB"/>
              </w:rPr>
            </w:pPr>
            <w:r w:rsidRPr="000128A3">
              <w:rPr>
                <w:lang w:val="en-GB"/>
              </w:rPr>
              <w:t>Stays below 2.0°C warming relative to 1850</w:t>
            </w:r>
            <w:del w:id="6926" w:author="Ian Blenkinsop" w:date="2021-07-09T11:31:00Z">
              <w:r w:rsidRPr="000128A3" w:rsidDel="0069040C">
                <w:rPr>
                  <w:lang w:val="en-GB"/>
                </w:rPr>
                <w:delText>-</w:delText>
              </w:r>
            </w:del>
            <w:ins w:id="6927" w:author="Ian Blenkinsop" w:date="2021-07-09T11:31:00Z">
              <w:r w:rsidR="0069040C">
                <w:rPr>
                  <w:lang w:val="en-GB"/>
                </w:rPr>
                <w:t>–</w:t>
              </w:r>
            </w:ins>
            <w:r w:rsidRPr="000128A3">
              <w:rPr>
                <w:lang w:val="en-GB"/>
              </w:rPr>
              <w:t xml:space="preserve">1900 (median) with implied </w:t>
            </w:r>
            <w:r w:rsidR="00964056" w:rsidRPr="00C41086">
              <w:rPr>
                <w:lang w:val="en-GB"/>
              </w:rPr>
              <w:t>net zero</w:t>
            </w:r>
            <w:r w:rsidRPr="000128A3">
              <w:rPr>
                <w:lang w:val="en-GB"/>
              </w:rPr>
              <w:t xml:space="preserve"> emissions in the second half of the century. </w:t>
            </w:r>
          </w:p>
        </w:tc>
        <w:tc>
          <w:tcPr>
            <w:tcW w:w="4005" w:type="dxa"/>
            <w:shd w:val="clear" w:color="auto" w:fill="FFF2CC"/>
          </w:tcPr>
          <w:p w14:paraId="750ED41A" w14:textId="77777777" w:rsidR="006409E5" w:rsidRPr="000128A3" w:rsidRDefault="006409E5" w:rsidP="00294F83">
            <w:pPr>
              <w:pStyle w:val="AR6BodyText"/>
              <w:rPr>
                <w:lang w:val="en-GB"/>
              </w:rPr>
            </w:pPr>
            <w:r w:rsidRPr="000128A3">
              <w:rPr>
                <w:lang w:val="en-GB"/>
              </w:rPr>
              <w:t xml:space="preserve">RCP2.6, although RCP2.6 might be cooler for the same model settings. </w:t>
            </w:r>
          </w:p>
        </w:tc>
      </w:tr>
      <w:tr w:rsidR="006409E5" w:rsidRPr="00512141" w14:paraId="2092FC5F" w14:textId="77777777" w:rsidTr="00294F83">
        <w:trPr>
          <w:jc w:val="center"/>
        </w:trPr>
        <w:tc>
          <w:tcPr>
            <w:tcW w:w="1275" w:type="dxa"/>
            <w:shd w:val="clear" w:color="auto" w:fill="CFE2F3"/>
          </w:tcPr>
          <w:p w14:paraId="763EFBC7" w14:textId="77777777" w:rsidR="006409E5" w:rsidRDefault="006409E5" w:rsidP="00294F83">
            <w:pPr>
              <w:pStyle w:val="AR6BodyText"/>
            </w:pPr>
            <w:r>
              <w:t>SSP4-3.4</w:t>
            </w:r>
          </w:p>
        </w:tc>
        <w:tc>
          <w:tcPr>
            <w:tcW w:w="3900" w:type="dxa"/>
            <w:shd w:val="clear" w:color="auto" w:fill="FFF2CC"/>
          </w:tcPr>
          <w:p w14:paraId="694DF521" w14:textId="6D7E5C4D" w:rsidR="006409E5" w:rsidRPr="000128A3" w:rsidRDefault="006409E5" w:rsidP="00294F83">
            <w:pPr>
              <w:pStyle w:val="AR6BodyText"/>
              <w:rPr>
                <w:lang w:val="en-GB"/>
              </w:rPr>
            </w:pPr>
            <w:r w:rsidRPr="000128A3">
              <w:rPr>
                <w:lang w:val="en-GB"/>
              </w:rPr>
              <w:t xml:space="preserve">A scenario </w:t>
            </w:r>
            <w:del w:id="6928" w:author="Ian Blenkinsop" w:date="2021-07-09T11:32:00Z">
              <w:r w:rsidRPr="000128A3" w:rsidDel="0069040C">
                <w:rPr>
                  <w:lang w:val="en-GB"/>
                </w:rPr>
                <w:delText xml:space="preserve">in </w:delText>
              </w:r>
            </w:del>
            <w:r w:rsidRPr="000128A3">
              <w:rPr>
                <w:lang w:val="en-GB"/>
              </w:rPr>
              <w:t xml:space="preserve">between SSP1-2.6 and SSP2-4.5 in terms of end-of-century radiative forcing. It does not stay below 2.0°C in most CMIP6 runs (Chapter 4) relative to </w:t>
            </w:r>
            <w:r w:rsidRPr="000128A3">
              <w:rPr>
                <w:lang w:val="en-GB"/>
              </w:rPr>
              <w:lastRenderedPageBreak/>
              <w:t>1850</w:t>
            </w:r>
            <w:del w:id="6929" w:author="Ian Blenkinsop" w:date="2021-07-09T11:32:00Z">
              <w:r w:rsidRPr="000128A3" w:rsidDel="0069040C">
                <w:rPr>
                  <w:lang w:val="en-GB"/>
                </w:rPr>
                <w:delText>-</w:delText>
              </w:r>
            </w:del>
            <w:ins w:id="6930" w:author="Ian Blenkinsop" w:date="2021-07-09T11:32:00Z">
              <w:r w:rsidR="0069040C">
                <w:rPr>
                  <w:lang w:val="en-GB"/>
                </w:rPr>
                <w:t>–</w:t>
              </w:r>
            </w:ins>
            <w:r w:rsidRPr="000128A3">
              <w:rPr>
                <w:lang w:val="en-GB"/>
              </w:rPr>
              <w:t>1900.</w:t>
            </w:r>
          </w:p>
        </w:tc>
        <w:tc>
          <w:tcPr>
            <w:tcW w:w="4005" w:type="dxa"/>
            <w:shd w:val="clear" w:color="auto" w:fill="FFF2CC"/>
          </w:tcPr>
          <w:p w14:paraId="6EC1EC4B" w14:textId="5966E504" w:rsidR="006409E5" w:rsidRPr="000128A3" w:rsidRDefault="006409E5" w:rsidP="00294F83">
            <w:pPr>
              <w:pStyle w:val="AR6BodyText"/>
              <w:rPr>
                <w:lang w:val="en-GB"/>
              </w:rPr>
            </w:pPr>
            <w:r w:rsidRPr="000128A3">
              <w:rPr>
                <w:lang w:val="en-GB"/>
              </w:rPr>
              <w:lastRenderedPageBreak/>
              <w:t xml:space="preserve">No 3.4 level </w:t>
            </w:r>
            <w:r w:rsidR="006563F3">
              <w:rPr>
                <w:lang w:val="en-GB"/>
              </w:rPr>
              <w:t xml:space="preserve">of </w:t>
            </w:r>
            <w:r w:rsidR="006563F3" w:rsidRPr="000128A3">
              <w:rPr>
                <w:lang w:val="en-GB"/>
              </w:rPr>
              <w:t xml:space="preserve">end-of-century radiative forcing </w:t>
            </w:r>
            <w:r w:rsidRPr="000128A3">
              <w:rPr>
                <w:lang w:val="en-GB"/>
              </w:rPr>
              <w:t xml:space="preserve">was available in the RCPs. Nominally SSP4-3.4 sits between RCP 2.6 and RCP 4.5, although SSP4-3.4 might be </w:t>
            </w:r>
            <w:r w:rsidRPr="000128A3">
              <w:rPr>
                <w:lang w:val="en-GB"/>
              </w:rPr>
              <w:lastRenderedPageBreak/>
              <w:t xml:space="preserve">more similar to RCP4.5. Also, in the early decades of the 21st century, SSP4-3.4 is close to RCP6.0, which featured lower radiative forcing than RCP4.5 in </w:t>
            </w:r>
            <w:commentRangeStart w:id="6931"/>
            <w:r w:rsidRPr="000128A3">
              <w:rPr>
                <w:lang w:val="en-GB"/>
              </w:rPr>
              <w:t>the first decades of the 21st century</w:t>
            </w:r>
            <w:commentRangeEnd w:id="6931"/>
            <w:r w:rsidR="0069040C">
              <w:rPr>
                <w:rStyle w:val="CommentReference"/>
              </w:rPr>
              <w:commentReference w:id="6931"/>
            </w:r>
            <w:r w:rsidRPr="000128A3">
              <w:rPr>
                <w:lang w:val="en-GB"/>
              </w:rPr>
              <w:t>.</w:t>
            </w:r>
          </w:p>
        </w:tc>
      </w:tr>
      <w:tr w:rsidR="006409E5" w:rsidRPr="00512141" w14:paraId="13A8AA62" w14:textId="77777777" w:rsidTr="00294F83">
        <w:trPr>
          <w:jc w:val="center"/>
        </w:trPr>
        <w:tc>
          <w:tcPr>
            <w:tcW w:w="1275" w:type="dxa"/>
            <w:shd w:val="clear" w:color="auto" w:fill="CFE2F3"/>
          </w:tcPr>
          <w:p w14:paraId="41E89D8E" w14:textId="77777777" w:rsidR="006409E5" w:rsidRDefault="006409E5" w:rsidP="00294F83">
            <w:pPr>
              <w:pStyle w:val="AR6BodyTextBold"/>
            </w:pPr>
            <w:r>
              <w:lastRenderedPageBreak/>
              <w:t>SSP2-4.5</w:t>
            </w:r>
          </w:p>
        </w:tc>
        <w:tc>
          <w:tcPr>
            <w:tcW w:w="3900" w:type="dxa"/>
            <w:shd w:val="clear" w:color="auto" w:fill="FFF2CC"/>
          </w:tcPr>
          <w:p w14:paraId="13F130A6" w14:textId="55CB276E" w:rsidR="006409E5" w:rsidRPr="000128A3" w:rsidRDefault="006409E5" w:rsidP="00E716D0">
            <w:pPr>
              <w:pStyle w:val="AR6BodyText"/>
              <w:rPr>
                <w:lang w:val="en-GB"/>
              </w:rPr>
            </w:pPr>
            <w:r w:rsidRPr="000128A3">
              <w:rPr>
                <w:lang w:val="en-GB"/>
              </w:rPr>
              <w:t>Scenario approximately in line with the upper end of aggregate NDC emission</w:t>
            </w:r>
            <w:ins w:id="6932" w:author="Ian Blenkinsop" w:date="2021-07-09T11:35:00Z">
              <w:r w:rsidR="004508ED">
                <w:rPr>
                  <w:lang w:val="en-GB"/>
                </w:rPr>
                <w:t>s</w:t>
              </w:r>
            </w:ins>
            <w:r w:rsidRPr="000128A3">
              <w:rPr>
                <w:lang w:val="en-GB"/>
              </w:rPr>
              <w:t xml:space="preserve"> levels by 2030 (</w:t>
            </w:r>
            <w:del w:id="6933" w:author="Ian Blenkinsop" w:date="2021-07-09T11:35:00Z">
              <w:r w:rsidRPr="000128A3" w:rsidDel="004508ED">
                <w:rPr>
                  <w:lang w:val="en-GB"/>
                </w:rPr>
                <w:delText xml:space="preserve">see </w:delText>
              </w:r>
            </w:del>
            <w:r w:rsidRPr="000128A3">
              <w:rPr>
                <w:lang w:val="en-GB"/>
              </w:rPr>
              <w:t>Section</w:t>
            </w:r>
            <w:ins w:id="6934" w:author="Ian Blenkinsop" w:date="2021-07-09T11:35:00Z">
              <w:r w:rsidR="004508ED">
                <w:rPr>
                  <w:lang w:val="en-GB"/>
                </w:rPr>
                <w:t>s</w:t>
              </w:r>
            </w:ins>
            <w:r w:rsidRPr="000128A3">
              <w:rPr>
                <w:lang w:val="en-GB"/>
              </w:rPr>
              <w:t xml:space="preserve"> 1.2.2 and </w:t>
            </w:r>
            <w:del w:id="6935" w:author="Ian Blenkinsop" w:date="2021-07-09T11:35:00Z">
              <w:r w:rsidRPr="000128A3" w:rsidDel="004508ED">
                <w:rPr>
                  <w:lang w:val="en-GB"/>
                </w:rPr>
                <w:delText xml:space="preserve">Chapter 4, Section </w:delText>
              </w:r>
            </w:del>
            <w:r w:rsidRPr="000128A3">
              <w:rPr>
                <w:lang w:val="en-GB"/>
              </w:rPr>
              <w:t>4.3; SR1.5,</w:t>
            </w:r>
            <w:r w:rsidR="00001213" w:rsidRPr="000128A3">
              <w:rPr>
                <w:lang w:val="en-GB"/>
              </w:rPr>
              <w:t xml:space="preserve"> </w:t>
            </w:r>
            <w:r w:rsidR="00E716D0">
              <w:fldChar w:fldCharType="begin" w:fldLock="1"/>
            </w:r>
            <w:r w:rsidR="00A94565">
              <w:rPr>
                <w:lang w:val="en-GB"/>
              </w:rPr>
              <w:instrText>ADDIN CSL_CITATION { "citationItems" : [ { "id" : "ITEM-1", "itemData" : { "DOI" : "https://www.ipcc.ch/sr15",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"H2627", "given" : "Rt12", "non-dropping-particle" : "", "parse-names" : false, "suffix" : "" } ], "type" : "report" }, "uris" : [ "http://www.mendeley.com/documents/?uuid=f66dda96-9de8-43b3-bfb8-9baf95af1c24" ] } ], "mendeley" : { "formattedCitation" : "(IPCC, 2018)", "plainTextFormattedCitation" : "(IPCC, 2018)", "previouslyFormattedCitation" : "(IPCC, 2018)" }, "properties" : { "noteIndex" : 0 }, "schema" : "https://github.com/citation-style-language/schema/raw/master/csl-citation.json" }</w:instrText>
            </w:r>
            <w:r w:rsidR="00E716D0">
              <w:fldChar w:fldCharType="separate"/>
            </w:r>
            <w:ins w:id="6936" w:author="Robin Matthews" w:date="2021-05-18T16:08:00Z">
              <w:r w:rsidR="00602365">
                <w:rPr>
                  <w:noProof/>
                  <w:lang w:val="en-GB"/>
                </w:rPr>
                <w:t>(IPCC, 2018)</w:t>
              </w:r>
            </w:ins>
            <w:del w:id="6937" w:author="Robin Matthews" w:date="2021-05-18T16:08:00Z">
              <w:r w:rsidR="00CB3230" w:rsidRPr="000128A3" w:rsidDel="00602365">
                <w:rPr>
                  <w:noProof/>
                  <w:lang w:val="en-GB"/>
                </w:rPr>
                <w:delText>(IPCC, 2018)</w:delText>
              </w:r>
            </w:del>
            <w:r w:rsidR="00E716D0">
              <w:fldChar w:fldCharType="end"/>
            </w:r>
            <w:del w:id="6938" w:author="Robin Matthews [2]" w:date="2021-06-01T17:56:00Z">
              <w:r w:rsidRPr="000128A3" w:rsidDel="007B0A0D">
                <w:rPr>
                  <w:lang w:val="en-GB"/>
                </w:rPr>
                <w:delText xml:space="preserve"> </w:delText>
              </w:r>
            </w:del>
            <w:r w:rsidRPr="000128A3">
              <w:rPr>
                <w:lang w:val="en-GB"/>
              </w:rPr>
              <w:t xml:space="preserve">, Box 1). </w:t>
            </w:r>
            <w:ins w:id="6939" w:author="Ian Blenkinsop" w:date="2021-07-09T11:35:00Z">
              <w:r w:rsidR="004508ED">
                <w:rPr>
                  <w:lang w:val="en-GB"/>
                </w:rPr>
                <w:t xml:space="preserve">The </w:t>
              </w:r>
            </w:ins>
            <w:r w:rsidRPr="000128A3">
              <w:rPr>
                <w:lang w:val="en-GB"/>
              </w:rPr>
              <w:t>SR1.5 assessed temperature projections for NDCs to be between 2.7</w:t>
            </w:r>
            <w:ins w:id="6940" w:author="Ian Blenkinsop" w:date="2021-07-09T11:36:00Z">
              <w:r w:rsidR="004508ED" w:rsidRPr="000128A3">
                <w:rPr>
                  <w:lang w:val="en-GB"/>
                </w:rPr>
                <w:t>°C</w:t>
              </w:r>
            </w:ins>
            <w:r w:rsidRPr="000128A3">
              <w:rPr>
                <w:lang w:val="en-GB"/>
              </w:rPr>
              <w:t xml:space="preserve"> and 3.4°C by 2100 (Section 1.2.2; </w:t>
            </w:r>
            <w:del w:id="6941" w:author="Robin Matthews [2]" w:date="2021-06-01T17:57:00Z">
              <w:r w:rsidRPr="000128A3" w:rsidDel="007B0A0D">
                <w:rPr>
                  <w:lang w:val="en-GB"/>
                </w:rPr>
                <w:delText xml:space="preserve"> </w:delText>
              </w:r>
            </w:del>
            <w:r w:rsidRPr="000128A3">
              <w:rPr>
                <w:lang w:val="en-GB"/>
              </w:rPr>
              <w:t>SR1.5</w:t>
            </w:r>
            <w:r w:rsidR="00001213" w:rsidRPr="000128A3">
              <w:rPr>
                <w:lang w:val="en-GB"/>
              </w:rPr>
              <w:t xml:space="preserve"> </w:t>
            </w:r>
            <w:r w:rsidR="00001213">
              <w:fldChar w:fldCharType="begin" w:fldLock="1"/>
            </w:r>
            <w:r w:rsidR="00A94565">
              <w:rPr>
                <w:lang w:val="en-GB"/>
              </w:rPr>
              <w:instrText>ADDIN CSL_CITATION { "citationItems" : [ { "id" : "ITEM-1", "itemData" : { "DOI" : "https://www.ipcc.ch/sr15",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"H2627", "given" : "Rt12", "non-dropping-particle" : "", "parse-names" : false, "suffix" : "" } ], "type" : "report" }, "uris" : [ "http://www.mendeley.com/documents/?uuid=f66dda96-9de8-43b3-bfb8-9baf95af1c24" ] } ], "mendeley" : { "formattedCitation" : "(IPCC, 2018)", "plainTextFormattedCitation" : "(IPCC, 2018)", "previouslyFormattedCitation" : "(IPCC, 2018)" }, "properties" : { "noteIndex" : 0 }, "schema" : "https://github.com/citation-style-language/schema/raw/master/csl-citation.json" }</w:instrText>
            </w:r>
            <w:r w:rsidR="00001213">
              <w:fldChar w:fldCharType="separate"/>
            </w:r>
            <w:ins w:id="6942" w:author="Robin Matthews" w:date="2021-05-18T16:08:00Z">
              <w:r w:rsidR="00602365">
                <w:rPr>
                  <w:noProof/>
                  <w:lang w:val="en-GB"/>
                </w:rPr>
                <w:t>(IPCC, 2018)</w:t>
              </w:r>
            </w:ins>
            <w:del w:id="6943" w:author="Robin Matthews" w:date="2021-05-18T16:08:00Z">
              <w:r w:rsidR="00CB3230" w:rsidRPr="000128A3" w:rsidDel="00602365">
                <w:rPr>
                  <w:noProof/>
                  <w:lang w:val="en-GB"/>
                </w:rPr>
                <w:delText>(IPCC, 2018)</w:delText>
              </w:r>
            </w:del>
            <w:r w:rsidR="00001213">
              <w:fldChar w:fldCharType="end"/>
            </w:r>
            <w:r w:rsidRPr="000128A3">
              <w:rPr>
                <w:lang w:val="en-GB"/>
              </w:rPr>
              <w:t xml:space="preserve">; </w:t>
            </w:r>
            <w:commentRangeStart w:id="6944"/>
            <w:r w:rsidRPr="000128A3">
              <w:rPr>
                <w:lang w:val="en-GB"/>
              </w:rPr>
              <w:t xml:space="preserve">Cross-Chapter Box 11 in Chapter 11), </w:t>
            </w:r>
            <w:commentRangeEnd w:id="6944"/>
            <w:r w:rsidR="004508ED">
              <w:rPr>
                <w:rStyle w:val="CommentReference"/>
              </w:rPr>
              <w:commentReference w:id="6944"/>
            </w:r>
            <w:r w:rsidRPr="000128A3">
              <w:rPr>
                <w:lang w:val="en-GB"/>
              </w:rPr>
              <w:t xml:space="preserve">corresponding to the upper half of projected warming under SSP2-4.5 (Chapter 4). New or updated NDCs by the end of 2020 did not </w:t>
            </w:r>
            <w:r w:rsidR="006563F3">
              <w:rPr>
                <w:lang w:val="en-GB"/>
              </w:rPr>
              <w:t>significantly</w:t>
            </w:r>
            <w:r w:rsidR="006563F3" w:rsidRPr="000128A3">
              <w:rPr>
                <w:lang w:val="en-GB"/>
              </w:rPr>
              <w:t xml:space="preserve"> </w:t>
            </w:r>
            <w:r w:rsidRPr="000128A3">
              <w:rPr>
                <w:lang w:val="en-GB"/>
              </w:rPr>
              <w:t xml:space="preserve">change the emissions projections up to 2030, although more countries adopted 2050 </w:t>
            </w:r>
            <w:r w:rsidR="00964056" w:rsidRPr="00C41086">
              <w:rPr>
                <w:lang w:val="en-GB"/>
              </w:rPr>
              <w:t>net zero</w:t>
            </w:r>
            <w:r w:rsidRPr="000128A3">
              <w:rPr>
                <w:lang w:val="en-GB"/>
              </w:rPr>
              <w:t xml:space="preserve"> targets in line with SSP1-1.9 or SSP1-2.6. The SSP2-4.5 scenario deviates mildly from a ‘no-additional-climate-policy’ reference scenario, resulting in a best-estimate warming around 2.7°C by the end of the 21st century relative to 1850</w:t>
            </w:r>
            <w:del w:id="6945" w:author="Ian Blenkinsop" w:date="2021-07-09T11:37:00Z">
              <w:r w:rsidRPr="000128A3" w:rsidDel="004508ED">
                <w:rPr>
                  <w:lang w:val="en-GB"/>
                </w:rPr>
                <w:delText>-</w:delText>
              </w:r>
            </w:del>
            <w:ins w:id="6946" w:author="Ian Blenkinsop" w:date="2021-07-09T11:37:00Z">
              <w:r w:rsidR="004508ED">
                <w:rPr>
                  <w:lang w:val="en-GB"/>
                </w:rPr>
                <w:t>–</w:t>
              </w:r>
            </w:ins>
            <w:r w:rsidRPr="000128A3">
              <w:rPr>
                <w:lang w:val="en-GB"/>
              </w:rPr>
              <w:t>1900 (Chapter 4).</w:t>
            </w:r>
          </w:p>
        </w:tc>
        <w:tc>
          <w:tcPr>
            <w:tcW w:w="4005" w:type="dxa"/>
            <w:shd w:val="clear" w:color="auto" w:fill="FFF2CC"/>
          </w:tcPr>
          <w:p w14:paraId="26E3FE8A" w14:textId="77777777" w:rsidR="006409E5" w:rsidRPr="000128A3" w:rsidRDefault="006409E5" w:rsidP="00294F83">
            <w:pPr>
              <w:pStyle w:val="AR6BodyText"/>
              <w:rPr>
                <w:lang w:val="en-GB"/>
              </w:rPr>
            </w:pPr>
            <w:r w:rsidRPr="000128A3">
              <w:rPr>
                <w:lang w:val="en-GB"/>
              </w:rPr>
              <w:t xml:space="preserve">RCP4.5 and, until 2050, also RCP6.0. Forcing in the latter was even lower than RCP4.5 in the early decades of the 21st century. </w:t>
            </w:r>
          </w:p>
        </w:tc>
      </w:tr>
      <w:tr w:rsidR="006409E5" w:rsidRPr="00512141" w14:paraId="5F3409B5" w14:textId="77777777" w:rsidTr="00294F83">
        <w:trPr>
          <w:jc w:val="center"/>
        </w:trPr>
        <w:tc>
          <w:tcPr>
            <w:tcW w:w="1275" w:type="dxa"/>
            <w:shd w:val="clear" w:color="auto" w:fill="CFE2F3"/>
          </w:tcPr>
          <w:p w14:paraId="489D388F" w14:textId="77777777" w:rsidR="006409E5" w:rsidRDefault="006409E5" w:rsidP="00294F83">
            <w:pPr>
              <w:pStyle w:val="AR6BodyText"/>
            </w:pPr>
            <w:r>
              <w:t>SSP4-6.0</w:t>
            </w:r>
          </w:p>
        </w:tc>
        <w:tc>
          <w:tcPr>
            <w:tcW w:w="3900" w:type="dxa"/>
            <w:shd w:val="clear" w:color="auto" w:fill="FFF2CC"/>
          </w:tcPr>
          <w:p w14:paraId="528FA050" w14:textId="55595CB4" w:rsidR="006409E5" w:rsidRPr="000128A3" w:rsidRDefault="006409E5" w:rsidP="00294F83">
            <w:pPr>
              <w:pStyle w:val="AR6BodyText"/>
              <w:rPr>
                <w:lang w:val="en-GB"/>
              </w:rPr>
            </w:pPr>
            <w:r w:rsidRPr="000128A3">
              <w:rPr>
                <w:lang w:val="en-GB"/>
              </w:rPr>
              <w:t>The end-of-century nominal radiative forcing level of 6.0 W</w:t>
            </w:r>
            <w:del w:id="6947" w:author="Ian Blenkinsop" w:date="2021-07-09T11:38:00Z">
              <w:r w:rsidRPr="000128A3" w:rsidDel="004508ED">
                <w:rPr>
                  <w:lang w:val="en-GB"/>
                </w:rPr>
                <w:delText>/</w:delText>
              </w:r>
            </w:del>
            <w:ins w:id="6948" w:author="Ian Blenkinsop" w:date="2021-07-09T11:38:00Z">
              <w:r w:rsidR="004508ED">
                <w:rPr>
                  <w:lang w:val="en-GB"/>
                </w:rPr>
                <w:t xml:space="preserve"> </w:t>
              </w:r>
            </w:ins>
            <w:del w:id="6949" w:author="Ian Blenkinsop" w:date="2021-07-09T11:38:00Z">
              <w:r w:rsidRPr="000128A3" w:rsidDel="004508ED">
                <w:rPr>
                  <w:lang w:val="en-GB"/>
                </w:rPr>
                <w:delText>m</w:delText>
              </w:r>
              <w:r w:rsidRPr="000128A3" w:rsidDel="004508ED">
                <w:rPr>
                  <w:vertAlign w:val="superscript"/>
                  <w:lang w:val="en-GB"/>
                </w:rPr>
                <w:delText>2</w:delText>
              </w:r>
              <w:r w:rsidRPr="000128A3" w:rsidDel="004508ED">
                <w:rPr>
                  <w:lang w:val="en-GB"/>
                </w:rPr>
                <w:delText xml:space="preserve"> </w:delText>
              </w:r>
            </w:del>
            <w:ins w:id="6950" w:author="Ian Blenkinsop" w:date="2021-07-09T11:38:00Z">
              <w:r w:rsidR="004508ED" w:rsidRPr="000128A3">
                <w:rPr>
                  <w:lang w:val="en-GB"/>
                </w:rPr>
                <w:t>m</w:t>
              </w:r>
              <w:r w:rsidR="004508ED">
                <w:rPr>
                  <w:vertAlign w:val="superscript"/>
                  <w:lang w:val="en-GB"/>
                </w:rPr>
                <w:t>–2</w:t>
              </w:r>
              <w:r w:rsidR="004508ED" w:rsidRPr="000128A3">
                <w:rPr>
                  <w:lang w:val="en-GB"/>
                </w:rPr>
                <w:t xml:space="preserve"> </w:t>
              </w:r>
            </w:ins>
            <w:r w:rsidRPr="000128A3">
              <w:rPr>
                <w:lang w:val="en-GB"/>
              </w:rPr>
              <w:t>can be considered a ‘no-additional-climate-policy’ reference scenario, under SSP1 and SSP4 socio</w:t>
            </w:r>
            <w:ins w:id="6951" w:author="Ian Blenkinsop" w:date="2021-07-09T11:38:00Z">
              <w:r w:rsidR="004508ED">
                <w:rPr>
                  <w:lang w:val="en-GB"/>
                </w:rPr>
                <w:t>-</w:t>
              </w:r>
            </w:ins>
            <w:r w:rsidRPr="000128A3">
              <w:rPr>
                <w:lang w:val="en-GB"/>
              </w:rPr>
              <w:t xml:space="preserve">economic development narratives. </w:t>
            </w:r>
          </w:p>
        </w:tc>
        <w:tc>
          <w:tcPr>
            <w:tcW w:w="4005" w:type="dxa"/>
            <w:shd w:val="clear" w:color="auto" w:fill="FFF2CC"/>
          </w:tcPr>
          <w:p w14:paraId="6B05F926" w14:textId="77777777" w:rsidR="006409E5" w:rsidRPr="000128A3" w:rsidRDefault="006409E5" w:rsidP="00294F83">
            <w:pPr>
              <w:pStyle w:val="AR6BodyText"/>
              <w:rPr>
                <w:lang w:val="en-GB"/>
              </w:rPr>
            </w:pPr>
            <w:r w:rsidRPr="000128A3">
              <w:rPr>
                <w:lang w:val="en-GB"/>
              </w:rPr>
              <w:t xml:space="preserve">RCP6.0 is nominally closest in the second half of the century, although global mean temperatures are estimated to be generally lower in RCPs compared to SSPs. Furthermore, RCP6.0 features lower warming than SSP4-6.0, as it has very similar temperature projections compared to the nominally lower RCP4.5 scenario in the first half of the century. </w:t>
            </w:r>
          </w:p>
        </w:tc>
      </w:tr>
      <w:tr w:rsidR="006409E5" w:rsidRPr="00512141" w14:paraId="4731040E" w14:textId="77777777" w:rsidTr="00294F83">
        <w:trPr>
          <w:jc w:val="center"/>
        </w:trPr>
        <w:tc>
          <w:tcPr>
            <w:tcW w:w="1275" w:type="dxa"/>
            <w:shd w:val="clear" w:color="auto" w:fill="CFE2F3"/>
          </w:tcPr>
          <w:p w14:paraId="6A655BF6" w14:textId="77777777" w:rsidR="006409E5" w:rsidRDefault="006409E5" w:rsidP="00294F83">
            <w:pPr>
              <w:pStyle w:val="AR6BodyTextBold"/>
            </w:pPr>
            <w:r>
              <w:t>SSP3-7.0</w:t>
            </w:r>
          </w:p>
        </w:tc>
        <w:tc>
          <w:tcPr>
            <w:tcW w:w="3900" w:type="dxa"/>
            <w:shd w:val="clear" w:color="auto" w:fill="FFF2CC"/>
          </w:tcPr>
          <w:p w14:paraId="4D85EC32" w14:textId="054904C3" w:rsidR="006409E5" w:rsidRPr="000128A3" w:rsidRDefault="006409E5" w:rsidP="00294F83">
            <w:pPr>
              <w:pStyle w:val="AR6BodyText"/>
              <w:rPr>
                <w:lang w:val="en-GB"/>
              </w:rPr>
            </w:pPr>
            <w:r w:rsidRPr="000128A3">
              <w:rPr>
                <w:lang w:val="en-GB"/>
              </w:rPr>
              <w:t xml:space="preserve">A </w:t>
            </w:r>
            <w:del w:id="6952" w:author="Ian Blenkinsop" w:date="2021-07-09T11:39:00Z">
              <w:r w:rsidRPr="000128A3" w:rsidDel="004508ED">
                <w:rPr>
                  <w:lang w:val="en-GB"/>
                </w:rPr>
                <w:delText xml:space="preserve">medium </w:delText>
              </w:r>
            </w:del>
            <w:ins w:id="6953" w:author="Ian Blenkinsop" w:date="2021-07-09T11:39:00Z">
              <w:r w:rsidR="004508ED" w:rsidRPr="000128A3">
                <w:rPr>
                  <w:lang w:val="en-GB"/>
                </w:rPr>
                <w:t>medium</w:t>
              </w:r>
              <w:r w:rsidR="004508ED">
                <w:rPr>
                  <w:lang w:val="en-GB"/>
                </w:rPr>
                <w:t>-</w:t>
              </w:r>
            </w:ins>
            <w:del w:id="6954" w:author="Ian Blenkinsop" w:date="2021-07-09T11:39:00Z">
              <w:r w:rsidRPr="000128A3" w:rsidDel="004508ED">
                <w:rPr>
                  <w:lang w:val="en-GB"/>
                </w:rPr>
                <w:delText xml:space="preserve">to </w:delText>
              </w:r>
            </w:del>
            <w:ins w:id="6955" w:author="Ian Blenkinsop" w:date="2021-07-09T11:39:00Z">
              <w:r w:rsidR="004508ED" w:rsidRPr="000128A3">
                <w:rPr>
                  <w:lang w:val="en-GB"/>
                </w:rPr>
                <w:t>to</w:t>
              </w:r>
              <w:r w:rsidR="004508ED">
                <w:rPr>
                  <w:lang w:val="en-GB"/>
                </w:rPr>
                <w:t>-</w:t>
              </w:r>
            </w:ins>
            <w:r w:rsidRPr="000128A3">
              <w:rPr>
                <w:lang w:val="en-GB"/>
              </w:rPr>
              <w:t>high reference scenario resulting from no additional climate policy under the SSP3 socio</w:t>
            </w:r>
            <w:ins w:id="6956" w:author="Ian Blenkinsop" w:date="2021-07-09T11:39:00Z">
              <w:r w:rsidR="004508ED">
                <w:rPr>
                  <w:lang w:val="en-GB"/>
                </w:rPr>
                <w:t>-</w:t>
              </w:r>
            </w:ins>
            <w:r w:rsidRPr="000128A3">
              <w:rPr>
                <w:lang w:val="en-GB"/>
              </w:rPr>
              <w:t>economic development narrative. SSP3-7.0 has particularly high non-CO</w:t>
            </w:r>
            <w:r w:rsidRPr="000128A3">
              <w:rPr>
                <w:vertAlign w:val="subscript"/>
                <w:lang w:val="en-GB"/>
              </w:rPr>
              <w:t>2</w:t>
            </w:r>
            <w:r w:rsidRPr="000128A3">
              <w:rPr>
                <w:lang w:val="en-GB"/>
              </w:rPr>
              <w:t xml:space="preserve"> emissions, including high aerosols emissions.</w:t>
            </w:r>
          </w:p>
        </w:tc>
        <w:tc>
          <w:tcPr>
            <w:tcW w:w="4005" w:type="dxa"/>
            <w:shd w:val="clear" w:color="auto" w:fill="FFF2CC"/>
          </w:tcPr>
          <w:p w14:paraId="25C30F5C" w14:textId="4B425826" w:rsidR="006409E5" w:rsidRPr="000128A3" w:rsidRDefault="006409E5" w:rsidP="00294F83">
            <w:pPr>
              <w:pStyle w:val="AR6BodyText"/>
              <w:rPr>
                <w:lang w:val="en-GB"/>
              </w:rPr>
            </w:pPr>
            <w:del w:id="6957" w:author="Ian Blenkinsop" w:date="2021-07-09T11:39:00Z">
              <w:r w:rsidRPr="000128A3" w:rsidDel="004508ED">
                <w:rPr>
                  <w:lang w:val="en-GB"/>
                </w:rPr>
                <w:delText xml:space="preserve">In </w:delText>
              </w:r>
            </w:del>
            <w:ins w:id="6958" w:author="Ian Blenkinsop" w:date="2021-07-09T11:40:00Z">
              <w:r w:rsidR="004508ED">
                <w:rPr>
                  <w:lang w:val="en-GB"/>
                </w:rPr>
                <w:t>B</w:t>
              </w:r>
            </w:ins>
            <w:del w:id="6959" w:author="Ian Blenkinsop" w:date="2021-07-09T11:40:00Z">
              <w:r w:rsidRPr="000128A3" w:rsidDel="004508ED">
                <w:rPr>
                  <w:lang w:val="en-GB"/>
                </w:rPr>
                <w:delText>b</w:delText>
              </w:r>
            </w:del>
            <w:r w:rsidRPr="000128A3">
              <w:rPr>
                <w:lang w:val="en-GB"/>
              </w:rPr>
              <w:t>etween RCP6.0 and RCP8.5, although SSP3-7.0 non-CO</w:t>
            </w:r>
            <w:r w:rsidRPr="000128A3">
              <w:rPr>
                <w:vertAlign w:val="subscript"/>
                <w:lang w:val="en-GB"/>
              </w:rPr>
              <w:t>2</w:t>
            </w:r>
            <w:r w:rsidRPr="000128A3">
              <w:rPr>
                <w:lang w:val="en-GB"/>
              </w:rPr>
              <w:t xml:space="preserve"> emissions and aerosols are higher than in any of the RCPs. </w:t>
            </w:r>
          </w:p>
        </w:tc>
      </w:tr>
      <w:tr w:rsidR="006409E5" w:rsidRPr="00512141" w14:paraId="669001BB" w14:textId="77777777" w:rsidTr="00294F83">
        <w:trPr>
          <w:jc w:val="center"/>
        </w:trPr>
        <w:tc>
          <w:tcPr>
            <w:tcW w:w="1275" w:type="dxa"/>
            <w:shd w:val="clear" w:color="auto" w:fill="CFE2F3"/>
          </w:tcPr>
          <w:p w14:paraId="3E755970" w14:textId="77777777" w:rsidR="006409E5" w:rsidRDefault="006409E5" w:rsidP="00294F83">
            <w:pPr>
              <w:pStyle w:val="AR6BodyText"/>
            </w:pPr>
            <w:r>
              <w:t>SSP3-7.0-lowNTCF</w:t>
            </w:r>
          </w:p>
        </w:tc>
        <w:tc>
          <w:tcPr>
            <w:tcW w:w="3900" w:type="dxa"/>
            <w:shd w:val="clear" w:color="auto" w:fill="FFF2CC"/>
          </w:tcPr>
          <w:p w14:paraId="36F4FB0D" w14:textId="1B1BBFCF" w:rsidR="006409E5" w:rsidRPr="000128A3" w:rsidRDefault="006409E5" w:rsidP="00294F83">
            <w:pPr>
              <w:pStyle w:val="AR6BodyText"/>
              <w:rPr>
                <w:lang w:val="en-GB"/>
              </w:rPr>
            </w:pPr>
            <w:r w:rsidRPr="000128A3">
              <w:rPr>
                <w:lang w:val="en-GB"/>
              </w:rPr>
              <w:t xml:space="preserve">A variation of the </w:t>
            </w:r>
            <w:del w:id="6960" w:author="Ian Blenkinsop" w:date="2021-07-09T11:43:00Z">
              <w:r w:rsidRPr="000128A3" w:rsidDel="006A0707">
                <w:rPr>
                  <w:lang w:val="en-GB"/>
                </w:rPr>
                <w:delText xml:space="preserve">medium </w:delText>
              </w:r>
            </w:del>
            <w:ins w:id="6961" w:author="Ian Blenkinsop" w:date="2021-07-09T11:43:00Z">
              <w:r w:rsidR="006A0707" w:rsidRPr="000128A3">
                <w:rPr>
                  <w:lang w:val="en-GB"/>
                </w:rPr>
                <w:t>medium</w:t>
              </w:r>
              <w:r w:rsidR="006A0707">
                <w:rPr>
                  <w:lang w:val="en-GB"/>
                </w:rPr>
                <w:t>-</w:t>
              </w:r>
            </w:ins>
            <w:del w:id="6962" w:author="Ian Blenkinsop" w:date="2021-07-09T11:43:00Z">
              <w:r w:rsidRPr="000128A3" w:rsidDel="006A0707">
                <w:rPr>
                  <w:lang w:val="en-GB"/>
                </w:rPr>
                <w:delText xml:space="preserve">to </w:delText>
              </w:r>
            </w:del>
            <w:ins w:id="6963" w:author="Ian Blenkinsop" w:date="2021-07-09T11:43:00Z">
              <w:r w:rsidR="006A0707" w:rsidRPr="000128A3">
                <w:rPr>
                  <w:lang w:val="en-GB"/>
                </w:rPr>
                <w:t>to</w:t>
              </w:r>
              <w:r w:rsidR="006A0707">
                <w:rPr>
                  <w:lang w:val="en-GB"/>
                </w:rPr>
                <w:t>-</w:t>
              </w:r>
            </w:ins>
            <w:r w:rsidRPr="000128A3">
              <w:rPr>
                <w:lang w:val="en-GB"/>
              </w:rPr>
              <w:t>high reference scenario SSP3-7.0 but with mitigation of CH</w:t>
            </w:r>
            <w:r w:rsidRPr="000128A3">
              <w:rPr>
                <w:vertAlign w:val="subscript"/>
                <w:lang w:val="en-GB"/>
              </w:rPr>
              <w:t>4</w:t>
            </w:r>
            <w:r w:rsidRPr="000128A3">
              <w:rPr>
                <w:lang w:val="en-GB"/>
              </w:rPr>
              <w:t xml:space="preserve"> and/or short-lived species such as black carbon and other </w:t>
            </w:r>
            <w:commentRangeStart w:id="6964"/>
            <w:r w:rsidRPr="000128A3">
              <w:rPr>
                <w:lang w:val="en-GB"/>
              </w:rPr>
              <w:t>short-lived climate forcers (SLCF</w:t>
            </w:r>
            <w:commentRangeEnd w:id="6964"/>
            <w:r w:rsidR="006A0707">
              <w:rPr>
                <w:rStyle w:val="CommentReference"/>
              </w:rPr>
              <w:commentReference w:id="6964"/>
            </w:r>
            <w:r w:rsidRPr="000128A3">
              <w:rPr>
                <w:lang w:val="en-GB"/>
              </w:rPr>
              <w:t xml:space="preserve">). Note that variants of SSP3-7.0-lowNTCF differ in terms of whether </w:t>
            </w:r>
            <w:ins w:id="6965" w:author="Ian Blenkinsop" w:date="2021-07-09T11:46:00Z">
              <w:r w:rsidR="006A0707" w:rsidRPr="000128A3">
                <w:rPr>
                  <w:lang w:val="en-GB"/>
                </w:rPr>
                <w:t>CH</w:t>
              </w:r>
              <w:r w:rsidR="006A0707" w:rsidRPr="000128A3">
                <w:rPr>
                  <w:vertAlign w:val="subscript"/>
                  <w:lang w:val="en-GB"/>
                </w:rPr>
                <w:t>4</w:t>
              </w:r>
            </w:ins>
            <w:del w:id="6966" w:author="Ian Blenkinsop" w:date="2021-07-09T11:46:00Z">
              <w:r w:rsidRPr="000128A3" w:rsidDel="006A0707">
                <w:rPr>
                  <w:lang w:val="en-GB"/>
                </w:rPr>
                <w:delText>methane</w:delText>
              </w:r>
            </w:del>
            <w:r w:rsidRPr="000128A3">
              <w:rPr>
                <w:lang w:val="en-GB"/>
              </w:rPr>
              <w:t xml:space="preserve"> emissions are reduced</w:t>
            </w:r>
            <w:commentRangeStart w:id="6967"/>
            <w:r w:rsidRPr="00745EAB">
              <w:rPr>
                <w:rStyle w:val="FootnoteReference"/>
              </w:rPr>
              <w:footnoteReference w:id="10"/>
            </w:r>
            <w:commentRangeEnd w:id="6967"/>
            <w:r w:rsidR="006A0707">
              <w:rPr>
                <w:rStyle w:val="CommentReference"/>
              </w:rPr>
              <w:commentReference w:id="6967"/>
            </w:r>
            <w:r w:rsidRPr="000128A3">
              <w:rPr>
                <w:lang w:val="en-GB"/>
              </w:rPr>
              <w:t xml:space="preserve"> (</w:t>
            </w:r>
            <w:del w:id="6975" w:author="Ian Blenkinsop" w:date="2021-07-09T11:45:00Z">
              <w:r w:rsidRPr="000128A3" w:rsidDel="006A0707">
                <w:rPr>
                  <w:lang w:val="en-GB"/>
                </w:rPr>
                <w:delText xml:space="preserve">Chapter 4, </w:delText>
              </w:r>
            </w:del>
            <w:r w:rsidRPr="000128A3">
              <w:rPr>
                <w:lang w:val="en-GB"/>
              </w:rPr>
              <w:t>Section</w:t>
            </w:r>
            <w:ins w:id="6976" w:author="Ian Blenkinsop" w:date="2021-07-09T11:45:00Z">
              <w:r w:rsidR="006A0707">
                <w:rPr>
                  <w:lang w:val="en-GB"/>
                </w:rPr>
                <w:t>s</w:t>
              </w:r>
            </w:ins>
            <w:r w:rsidRPr="000128A3">
              <w:rPr>
                <w:lang w:val="en-GB"/>
              </w:rPr>
              <w:t xml:space="preserve"> 4.4 and </w:t>
            </w:r>
            <w:del w:id="6977" w:author="Ian Blenkinsop" w:date="2021-07-09T11:45:00Z">
              <w:r w:rsidRPr="000128A3" w:rsidDel="006A0707">
                <w:rPr>
                  <w:lang w:val="en-GB"/>
                </w:rPr>
                <w:delText xml:space="preserve">Chapter 6, </w:delText>
              </w:r>
            </w:del>
            <w:del w:id="6978" w:author="Ian Blenkinsop" w:date="2021-07-09T11:46:00Z">
              <w:r w:rsidRPr="000128A3" w:rsidDel="006A0707">
                <w:rPr>
                  <w:lang w:val="en-GB"/>
                </w:rPr>
                <w:delText xml:space="preserve">Section </w:delText>
              </w:r>
            </w:del>
            <w:r w:rsidRPr="000128A3">
              <w:rPr>
                <w:lang w:val="en-GB"/>
              </w:rPr>
              <w:t xml:space="preserve">6.6). </w:t>
            </w:r>
          </w:p>
        </w:tc>
        <w:tc>
          <w:tcPr>
            <w:tcW w:w="4005" w:type="dxa"/>
            <w:shd w:val="clear" w:color="auto" w:fill="FFF2CC"/>
          </w:tcPr>
          <w:p w14:paraId="6F4FE1A2" w14:textId="77777777" w:rsidR="006409E5" w:rsidRPr="000128A3" w:rsidRDefault="006409E5" w:rsidP="00294F83">
            <w:pPr>
              <w:pStyle w:val="AR6BodyText"/>
              <w:rPr>
                <w:lang w:val="en-GB"/>
              </w:rPr>
            </w:pPr>
            <w:r w:rsidRPr="000128A3">
              <w:rPr>
                <w:lang w:val="en-GB"/>
              </w:rPr>
              <w:t xml:space="preserve">SSP3-7.0-lowNTCF is between RCP6.0 and RCP8.5, as RCP scenarios generally incorporated a narrow and comparatively low level of SLCF emissions across the range of RCPs. </w:t>
            </w:r>
          </w:p>
        </w:tc>
      </w:tr>
      <w:tr w:rsidR="006409E5" w:rsidRPr="00512141" w14:paraId="58CF2BB0" w14:textId="77777777" w:rsidTr="00294F83">
        <w:trPr>
          <w:jc w:val="center"/>
        </w:trPr>
        <w:tc>
          <w:tcPr>
            <w:tcW w:w="1275" w:type="dxa"/>
            <w:shd w:val="clear" w:color="auto" w:fill="CFE2F3"/>
          </w:tcPr>
          <w:p w14:paraId="3D9F42C4" w14:textId="77777777" w:rsidR="006409E5" w:rsidRDefault="006409E5" w:rsidP="00294F83">
            <w:pPr>
              <w:pStyle w:val="AR6BodyText"/>
            </w:pPr>
            <w:r>
              <w:lastRenderedPageBreak/>
              <w:t>SSP5-3.4</w:t>
            </w:r>
            <w:commentRangeStart w:id="6979"/>
            <w:r>
              <w:t xml:space="preserve"> </w:t>
            </w:r>
            <w:commentRangeEnd w:id="6979"/>
            <w:r w:rsidR="006A0707">
              <w:rPr>
                <w:rStyle w:val="CommentReference"/>
              </w:rPr>
              <w:commentReference w:id="6979"/>
            </w:r>
            <w:r>
              <w:t>OS (Overshoot)</w:t>
            </w:r>
          </w:p>
        </w:tc>
        <w:tc>
          <w:tcPr>
            <w:tcW w:w="3900" w:type="dxa"/>
            <w:shd w:val="clear" w:color="auto" w:fill="FFF2CC"/>
          </w:tcPr>
          <w:p w14:paraId="21D13F42" w14:textId="6E8F0E98" w:rsidR="006409E5" w:rsidRPr="000128A3" w:rsidRDefault="006409E5" w:rsidP="00294F83">
            <w:pPr>
              <w:pStyle w:val="AR6BodyText"/>
              <w:rPr>
                <w:lang w:val="en-GB"/>
              </w:rPr>
            </w:pPr>
            <w:r w:rsidRPr="000128A3">
              <w:rPr>
                <w:lang w:val="en-GB"/>
              </w:rPr>
              <w:t>A mitigation-focused variant of SSP5-8.5 that initially follows unconstrained emission</w:t>
            </w:r>
            <w:ins w:id="6980" w:author="Ian Blenkinsop" w:date="2021-07-09T11:47:00Z">
              <w:r w:rsidR="006A0707">
                <w:rPr>
                  <w:lang w:val="en-GB"/>
                </w:rPr>
                <w:t>s</w:t>
              </w:r>
            </w:ins>
            <w:r w:rsidRPr="000128A3">
              <w:rPr>
                <w:lang w:val="en-GB"/>
              </w:rPr>
              <w:t xml:space="preserve"> growth in a fossil</w:t>
            </w:r>
            <w:ins w:id="6981" w:author="Ian Blenkinsop" w:date="2021-07-09T11:47:00Z">
              <w:r w:rsidR="006A0707">
                <w:rPr>
                  <w:lang w:val="en-GB"/>
                </w:rPr>
                <w:t xml:space="preserve"> fuel</w:t>
              </w:r>
            </w:ins>
            <w:r w:rsidRPr="000128A3">
              <w:rPr>
                <w:lang w:val="en-GB"/>
              </w:rPr>
              <w:t>-intensive setting until 2040 and then implements the largest net negative CO</w:t>
            </w:r>
            <w:r w:rsidRPr="000128A3">
              <w:rPr>
                <w:vertAlign w:val="subscript"/>
                <w:lang w:val="en-GB"/>
              </w:rPr>
              <w:t>2</w:t>
            </w:r>
            <w:r w:rsidRPr="000128A3">
              <w:rPr>
                <w:lang w:val="en-GB"/>
              </w:rPr>
              <w:t xml:space="preserve"> emissions of all SSP scenarios in the second half of 21st century to reach SSP1-2.6 forcing levels in the 22</w:t>
            </w:r>
            <w:r w:rsidRPr="006A0707">
              <w:rPr>
                <w:lang w:val="en-GB"/>
                <w:rPrChange w:id="6982" w:author="Ian Blenkinsop" w:date="2021-07-09T11:50:00Z">
                  <w:rPr>
                    <w:vertAlign w:val="superscript"/>
                    <w:lang w:val="en-GB"/>
                  </w:rPr>
                </w:rPrChange>
              </w:rPr>
              <w:t>nd</w:t>
            </w:r>
            <w:r w:rsidRPr="000128A3">
              <w:rPr>
                <w:lang w:val="en-GB"/>
              </w:rPr>
              <w:t xml:space="preserve"> century. Used to consider reversibility and strong overshoot scenarios in, </w:t>
            </w:r>
            <w:del w:id="6983" w:author="Ian Blenkinsop" w:date="2021-07-09T11:50:00Z">
              <w:r w:rsidRPr="000128A3" w:rsidDel="006A0707">
                <w:rPr>
                  <w:lang w:val="en-GB"/>
                </w:rPr>
                <w:delText>e.g.</w:delText>
              </w:r>
            </w:del>
            <w:ins w:id="6984" w:author="Ian Blenkinsop" w:date="2021-07-09T11:50:00Z">
              <w:r w:rsidR="006A0707">
                <w:rPr>
                  <w:lang w:val="en-GB"/>
                </w:rPr>
                <w:t>or example</w:t>
              </w:r>
            </w:ins>
            <w:r w:rsidRPr="000128A3">
              <w:rPr>
                <w:lang w:val="en-GB"/>
              </w:rPr>
              <w:t>, Chapters 4 and 5.</w:t>
            </w:r>
          </w:p>
        </w:tc>
        <w:tc>
          <w:tcPr>
            <w:tcW w:w="4005" w:type="dxa"/>
            <w:shd w:val="clear" w:color="auto" w:fill="FFF2CC"/>
          </w:tcPr>
          <w:p w14:paraId="73748996" w14:textId="77777777" w:rsidR="006409E5" w:rsidRPr="000128A3" w:rsidRDefault="006409E5" w:rsidP="00294F83">
            <w:pPr>
              <w:pStyle w:val="AR6BodyText"/>
              <w:rPr>
                <w:lang w:val="en-GB"/>
              </w:rPr>
            </w:pPr>
            <w:r w:rsidRPr="000128A3">
              <w:rPr>
                <w:lang w:val="en-GB"/>
              </w:rPr>
              <w:t>Not available. Initially, until 2040, similar to RCP8.5.</w:t>
            </w:r>
          </w:p>
        </w:tc>
      </w:tr>
      <w:tr w:rsidR="006409E5" w:rsidRPr="00512141" w14:paraId="19A74D80" w14:textId="77777777" w:rsidTr="00294F83">
        <w:trPr>
          <w:jc w:val="center"/>
        </w:trPr>
        <w:tc>
          <w:tcPr>
            <w:tcW w:w="1275" w:type="dxa"/>
            <w:shd w:val="clear" w:color="auto" w:fill="CFE2F3"/>
          </w:tcPr>
          <w:p w14:paraId="1ECBE3DE" w14:textId="77777777" w:rsidR="006409E5" w:rsidRPr="003720A5" w:rsidRDefault="006409E5" w:rsidP="00294F83">
            <w:pPr>
              <w:rPr>
                <w:b/>
              </w:rPr>
            </w:pPr>
            <w:r w:rsidRPr="003720A5">
              <w:rPr>
                <w:b/>
              </w:rPr>
              <w:t>SSP5-8.5</w:t>
            </w:r>
          </w:p>
        </w:tc>
        <w:tc>
          <w:tcPr>
            <w:tcW w:w="3900" w:type="dxa"/>
            <w:shd w:val="clear" w:color="auto" w:fill="FFF2CC"/>
          </w:tcPr>
          <w:p w14:paraId="0EF188D4" w14:textId="65940865" w:rsidR="006409E5" w:rsidRPr="000128A3" w:rsidRDefault="006409E5" w:rsidP="00294F83">
            <w:pPr>
              <w:pStyle w:val="AR6BodyText"/>
              <w:rPr>
                <w:lang w:val="en-GB"/>
              </w:rPr>
            </w:pPr>
            <w:r w:rsidRPr="000128A3">
              <w:rPr>
                <w:lang w:val="en-GB"/>
              </w:rPr>
              <w:t xml:space="preserve">A </w:t>
            </w:r>
            <w:del w:id="6985" w:author="Ian Blenkinsop" w:date="2021-07-09T11:50:00Z">
              <w:r w:rsidRPr="000128A3" w:rsidDel="006A0707">
                <w:rPr>
                  <w:lang w:val="en-GB"/>
                </w:rPr>
                <w:delText xml:space="preserve">high </w:delText>
              </w:r>
            </w:del>
            <w:ins w:id="6986" w:author="Ian Blenkinsop" w:date="2021-07-09T11:50:00Z">
              <w:r w:rsidR="006A0707" w:rsidRPr="000128A3">
                <w:rPr>
                  <w:lang w:val="en-GB"/>
                </w:rPr>
                <w:t>high</w:t>
              </w:r>
              <w:r w:rsidR="006A0707">
                <w:rPr>
                  <w:lang w:val="en-GB"/>
                </w:rPr>
                <w:t>-</w:t>
              </w:r>
            </w:ins>
            <w:r w:rsidRPr="000128A3">
              <w:rPr>
                <w:lang w:val="en-GB"/>
              </w:rPr>
              <w:t>reference scenario with no additional climate policy. Emission</w:t>
            </w:r>
            <w:ins w:id="6987" w:author="Ian Blenkinsop" w:date="2021-07-09T11:51:00Z">
              <w:r w:rsidR="006A0707">
                <w:rPr>
                  <w:lang w:val="en-GB"/>
                </w:rPr>
                <w:t>s</w:t>
              </w:r>
            </w:ins>
            <w:r w:rsidRPr="000128A3">
              <w:rPr>
                <w:lang w:val="en-GB"/>
              </w:rPr>
              <w:t xml:space="preserve"> levels as high as SSP5-8.5 are not obtained by </w:t>
            </w:r>
            <w:del w:id="6988" w:author="Ian Blenkinsop" w:date="2021-07-09T11:51:00Z">
              <w:r w:rsidRPr="000128A3" w:rsidDel="006A0707">
                <w:rPr>
                  <w:lang w:val="en-GB"/>
                </w:rPr>
                <w:delText xml:space="preserve">Integrated </w:delText>
              </w:r>
            </w:del>
            <w:ins w:id="6989" w:author="Ian Blenkinsop" w:date="2021-07-09T11:51:00Z">
              <w:r w:rsidR="006A0707">
                <w:rPr>
                  <w:lang w:val="en-GB"/>
                </w:rPr>
                <w:t>i</w:t>
              </w:r>
              <w:r w:rsidR="006A0707" w:rsidRPr="000128A3">
                <w:rPr>
                  <w:lang w:val="en-GB"/>
                </w:rPr>
                <w:t xml:space="preserve">ntegrated </w:t>
              </w:r>
            </w:ins>
            <w:del w:id="6990" w:author="Ian Blenkinsop" w:date="2021-07-09T11:51:00Z">
              <w:r w:rsidRPr="000128A3" w:rsidDel="006A0707">
                <w:rPr>
                  <w:lang w:val="en-GB"/>
                </w:rPr>
                <w:delText xml:space="preserve">Assessment </w:delText>
              </w:r>
            </w:del>
            <w:ins w:id="6991" w:author="Ian Blenkinsop" w:date="2021-07-09T11:51:00Z">
              <w:r w:rsidR="006A0707">
                <w:rPr>
                  <w:lang w:val="en-GB"/>
                </w:rPr>
                <w:t>a</w:t>
              </w:r>
              <w:r w:rsidR="006A0707" w:rsidRPr="000128A3">
                <w:rPr>
                  <w:lang w:val="en-GB"/>
                </w:rPr>
                <w:t xml:space="preserve">ssessment </w:t>
              </w:r>
            </w:ins>
            <w:del w:id="6992" w:author="Ian Blenkinsop" w:date="2021-07-09T11:51:00Z">
              <w:r w:rsidRPr="000128A3" w:rsidDel="006A0707">
                <w:rPr>
                  <w:lang w:val="en-GB"/>
                </w:rPr>
                <w:delText xml:space="preserve">Models </w:delText>
              </w:r>
            </w:del>
            <w:ins w:id="6993" w:author="Ian Blenkinsop" w:date="2021-07-09T11:51:00Z">
              <w:r w:rsidR="006A0707">
                <w:rPr>
                  <w:lang w:val="en-GB"/>
                </w:rPr>
                <w:t>m</w:t>
              </w:r>
              <w:r w:rsidR="006A0707" w:rsidRPr="000128A3">
                <w:rPr>
                  <w:lang w:val="en-GB"/>
                </w:rPr>
                <w:t xml:space="preserve">odels </w:t>
              </w:r>
            </w:ins>
            <w:r w:rsidRPr="000128A3">
              <w:rPr>
                <w:lang w:val="en-GB"/>
              </w:rPr>
              <w:t xml:space="preserve">(IAMs) under any of the SSPs other than the </w:t>
            </w:r>
            <w:del w:id="6994" w:author="Ian Blenkinsop" w:date="2021-07-09T11:51:00Z">
              <w:r w:rsidRPr="000128A3" w:rsidDel="006A0707">
                <w:rPr>
                  <w:lang w:val="en-GB"/>
                </w:rPr>
                <w:delText xml:space="preserve">fossil </w:delText>
              </w:r>
            </w:del>
            <w:ins w:id="6995" w:author="Ian Blenkinsop" w:date="2021-07-09T11:51:00Z">
              <w:r w:rsidR="006A0707" w:rsidRPr="000128A3">
                <w:rPr>
                  <w:lang w:val="en-GB"/>
                </w:rPr>
                <w:t>fossil</w:t>
              </w:r>
              <w:r w:rsidR="006A0707">
                <w:rPr>
                  <w:lang w:val="en-GB"/>
                </w:rPr>
                <w:t>-</w:t>
              </w:r>
            </w:ins>
            <w:r w:rsidRPr="000128A3">
              <w:rPr>
                <w:lang w:val="en-GB"/>
              </w:rPr>
              <w:t>fue</w:t>
            </w:r>
            <w:ins w:id="6996" w:author="Ian Blenkinsop" w:date="2021-07-09T11:51:00Z">
              <w:r w:rsidR="006A0707">
                <w:rPr>
                  <w:lang w:val="en-GB"/>
                </w:rPr>
                <w:t>l</w:t>
              </w:r>
            </w:ins>
            <w:r w:rsidRPr="000128A3">
              <w:rPr>
                <w:lang w:val="en-GB"/>
              </w:rPr>
              <w:t>led SSP5 socio</w:t>
            </w:r>
            <w:ins w:id="6997" w:author="Ian Blenkinsop" w:date="2021-07-09T11:51:00Z">
              <w:r w:rsidR="006A0707">
                <w:rPr>
                  <w:lang w:val="en-GB"/>
                </w:rPr>
                <w:t>-</w:t>
              </w:r>
            </w:ins>
            <w:r w:rsidRPr="000128A3">
              <w:rPr>
                <w:lang w:val="en-GB"/>
              </w:rPr>
              <w:t>economic development pathway.</w:t>
            </w:r>
          </w:p>
        </w:tc>
        <w:tc>
          <w:tcPr>
            <w:tcW w:w="4005" w:type="dxa"/>
            <w:shd w:val="clear" w:color="auto" w:fill="FFF2CC"/>
          </w:tcPr>
          <w:p w14:paraId="631AE3F0" w14:textId="1EFF00FF" w:rsidR="006409E5" w:rsidRPr="000128A3" w:rsidRDefault="006409E5" w:rsidP="00294F83">
            <w:pPr>
              <w:pStyle w:val="AR6BodyText"/>
              <w:rPr>
                <w:lang w:val="en-GB"/>
              </w:rPr>
            </w:pPr>
            <w:r w:rsidRPr="000128A3">
              <w:rPr>
                <w:lang w:val="en-GB"/>
              </w:rPr>
              <w:t>RCP8.5, although CO</w:t>
            </w:r>
            <w:r w:rsidRPr="000128A3">
              <w:rPr>
                <w:vertAlign w:val="subscript"/>
                <w:lang w:val="en-GB"/>
              </w:rPr>
              <w:t>2</w:t>
            </w:r>
            <w:r w:rsidRPr="000128A3">
              <w:rPr>
                <w:lang w:val="en-GB"/>
              </w:rPr>
              <w:t xml:space="preserve"> emissions under SSP5-8.5 are higher towards the end of the century (Cross-Chapter Box 1.4, Figure 2). </w:t>
            </w:r>
            <w:ins w:id="6998" w:author="Ian Blenkinsop" w:date="2021-07-09T11:52:00Z">
              <w:r w:rsidR="006A0707" w:rsidRPr="000128A3">
                <w:rPr>
                  <w:lang w:val="en-GB"/>
                </w:rPr>
                <w:t>CH</w:t>
              </w:r>
              <w:r w:rsidR="006A0707" w:rsidRPr="000128A3">
                <w:rPr>
                  <w:vertAlign w:val="subscript"/>
                  <w:lang w:val="en-GB"/>
                </w:rPr>
                <w:t>4</w:t>
              </w:r>
            </w:ins>
            <w:del w:id="6999" w:author="Ian Blenkinsop" w:date="2021-07-09T11:52:00Z">
              <w:r w:rsidRPr="000128A3" w:rsidDel="006A0707">
                <w:rPr>
                  <w:lang w:val="en-GB"/>
                </w:rPr>
                <w:delText>Methane</w:delText>
              </w:r>
            </w:del>
            <w:r w:rsidRPr="000128A3">
              <w:rPr>
                <w:lang w:val="en-GB"/>
              </w:rPr>
              <w:t xml:space="preserve"> emissions under SSP5-8.5 are lower than under RCP 8.5. When used with the same model settings, SSP5-8.5 may result in slightly higher temperatures than RCP8.5 (</w:t>
            </w:r>
            <w:del w:id="7000" w:author="Ian Blenkinsop" w:date="2021-07-09T11:52:00Z">
              <w:r w:rsidRPr="000128A3" w:rsidDel="006A0707">
                <w:rPr>
                  <w:lang w:val="en-GB"/>
                </w:rPr>
                <w:delText xml:space="preserve">Chapter 4, </w:delText>
              </w:r>
            </w:del>
            <w:r w:rsidRPr="000128A3">
              <w:rPr>
                <w:lang w:val="en-GB"/>
              </w:rPr>
              <w:t xml:space="preserve">Section 4.6.2). </w:t>
            </w:r>
          </w:p>
        </w:tc>
      </w:tr>
    </w:tbl>
    <w:p w14:paraId="4254DCC6" w14:textId="77777777" w:rsidR="006409E5" w:rsidRDefault="006409E5" w:rsidP="006409E5">
      <w:pPr>
        <w:pStyle w:val="AR6BodyTextBold"/>
        <w:shd w:val="clear" w:color="auto" w:fill="DEEAF6" w:themeFill="accent1" w:themeFillTint="33"/>
      </w:pPr>
    </w:p>
    <w:p w14:paraId="4CA67763" w14:textId="77777777" w:rsidR="006409E5" w:rsidRDefault="006409E5" w:rsidP="006409E5">
      <w:pPr>
        <w:pStyle w:val="AR6BodyTextBold"/>
        <w:shd w:val="clear" w:color="auto" w:fill="DEEAF6" w:themeFill="accent1" w:themeFillTint="33"/>
      </w:pPr>
      <w:r>
        <w:t>[END Cross-Chapter Box 1.4, TABLE 1 HERE]</w:t>
      </w:r>
    </w:p>
    <w:p w14:paraId="293EFA8A" w14:textId="77777777" w:rsidR="006409E5" w:rsidRDefault="006409E5" w:rsidP="006409E5">
      <w:pPr>
        <w:pStyle w:val="AR6BodyText"/>
        <w:shd w:val="clear" w:color="auto" w:fill="DEEAF6" w:themeFill="accent1" w:themeFillTint="33"/>
        <w:rPr>
          <w:lang w:val="en-GB"/>
        </w:rPr>
      </w:pPr>
    </w:p>
    <w:p w14:paraId="0783A136" w14:textId="77777777" w:rsidR="00DA3946" w:rsidRPr="000128A3" w:rsidRDefault="00DA3946" w:rsidP="006409E5">
      <w:pPr>
        <w:pStyle w:val="AR6BodyText"/>
        <w:shd w:val="clear" w:color="auto" w:fill="DEEAF6" w:themeFill="accent1" w:themeFillTint="33"/>
        <w:rPr>
          <w:lang w:val="en-GB"/>
        </w:rPr>
      </w:pPr>
    </w:p>
    <w:p w14:paraId="701E5759" w14:textId="19A19BD7" w:rsidR="006409E5" w:rsidRPr="000128A3" w:rsidRDefault="006409E5" w:rsidP="006409E5">
      <w:pPr>
        <w:pStyle w:val="AR6BodyText"/>
        <w:shd w:val="clear" w:color="auto" w:fill="DEEAF6" w:themeFill="accent1" w:themeFillTint="33"/>
        <w:rPr>
          <w:lang w:val="en-GB"/>
        </w:rPr>
      </w:pPr>
      <w:bookmarkStart w:id="7001" w:name="_Hlk66791870"/>
      <w:r w:rsidRPr="000128A3">
        <w:rPr>
          <w:lang w:val="en-GB"/>
        </w:rPr>
        <w:t>In contrast to stylized assumptions about the future evolution of emissions (e.g., a linear phase-out from year A to year B), these SSP scenarios are the result of a detailed scenario generation process (</w:t>
      </w:r>
      <w:del w:id="7002" w:author="Ian Blenkinsop" w:date="2021-07-09T11:52:00Z">
        <w:r w:rsidRPr="000128A3" w:rsidDel="00D74AC1">
          <w:rPr>
            <w:lang w:val="en-GB"/>
          </w:rPr>
          <w:delText xml:space="preserve">see </w:delText>
        </w:r>
      </w:del>
      <w:r w:rsidRPr="000128A3">
        <w:rPr>
          <w:lang w:val="en-GB"/>
        </w:rPr>
        <w:t>Sections 1.6.1.1 and 1.6.1.2). While IAMs produce internally</w:t>
      </w:r>
      <w:del w:id="7003" w:author="Ian Blenkinsop" w:date="2021-07-09T11:52:00Z">
        <w:r w:rsidRPr="000128A3" w:rsidDel="00D74AC1">
          <w:rPr>
            <w:lang w:val="en-GB"/>
          </w:rPr>
          <w:delText>-</w:delText>
        </w:r>
      </w:del>
      <w:ins w:id="7004" w:author="Ian Blenkinsop" w:date="2021-07-09T11:52:00Z">
        <w:r w:rsidR="00D74AC1">
          <w:rPr>
            <w:lang w:val="en-GB"/>
          </w:rPr>
          <w:t xml:space="preserve"> </w:t>
        </w:r>
      </w:ins>
      <w:r w:rsidRPr="000128A3">
        <w:rPr>
          <w:lang w:val="en-GB"/>
        </w:rPr>
        <w:t xml:space="preserve">consistent </w:t>
      </w:r>
      <w:del w:id="7005" w:author="Ian Blenkinsop" w:date="2021-07-09T11:53:00Z">
        <w:r w:rsidRPr="000128A3" w:rsidDel="00D74AC1">
          <w:rPr>
            <w:lang w:val="en-GB"/>
          </w:rPr>
          <w:delText xml:space="preserve">future </w:delText>
        </w:r>
      </w:del>
      <w:ins w:id="7006" w:author="Ian Blenkinsop" w:date="2021-07-09T11:53:00Z">
        <w:r w:rsidR="00D74AC1" w:rsidRPr="000128A3">
          <w:rPr>
            <w:lang w:val="en-GB"/>
          </w:rPr>
          <w:t>future</w:t>
        </w:r>
        <w:r w:rsidR="00D74AC1">
          <w:rPr>
            <w:lang w:val="en-GB"/>
          </w:rPr>
          <w:t>-</w:t>
        </w:r>
      </w:ins>
      <w:r w:rsidRPr="000128A3">
        <w:rPr>
          <w:lang w:val="en-GB"/>
        </w:rPr>
        <w:t>emission</w:t>
      </w:r>
      <w:ins w:id="7007" w:author="Ian Blenkinsop" w:date="2021-07-09T11:53:00Z">
        <w:r w:rsidR="00D74AC1">
          <w:rPr>
            <w:lang w:val="en-GB"/>
          </w:rPr>
          <w:t>s</w:t>
        </w:r>
      </w:ins>
      <w:r w:rsidRPr="000128A3">
        <w:rPr>
          <w:lang w:val="en-GB"/>
        </w:rPr>
        <w:t xml:space="preserve"> time series for CO</w:t>
      </w:r>
      <w:r w:rsidRPr="000128A3">
        <w:rPr>
          <w:vertAlign w:val="subscript"/>
          <w:lang w:val="en-GB"/>
        </w:rPr>
        <w:t>2</w:t>
      </w:r>
      <w:r w:rsidRPr="000128A3">
        <w:rPr>
          <w:lang w:val="en-GB"/>
        </w:rPr>
        <w:t>, CH</w:t>
      </w:r>
      <w:r w:rsidRPr="000128A3">
        <w:rPr>
          <w:vertAlign w:val="subscript"/>
          <w:lang w:val="en-GB"/>
        </w:rPr>
        <w:t>4</w:t>
      </w:r>
      <w:r w:rsidRPr="000128A3">
        <w:rPr>
          <w:lang w:val="en-GB"/>
        </w:rPr>
        <w:t>, N</w:t>
      </w:r>
      <w:r w:rsidRPr="000128A3">
        <w:rPr>
          <w:vertAlign w:val="subscript"/>
          <w:lang w:val="en-GB"/>
        </w:rPr>
        <w:t>2</w:t>
      </w:r>
      <w:r w:rsidRPr="000128A3">
        <w:rPr>
          <w:lang w:val="en-GB"/>
        </w:rPr>
        <w:t xml:space="preserve">O, and aerosols for the SSP scenarios </w:t>
      </w:r>
      <w:r>
        <w:fldChar w:fldCharType="begin" w:fldLock="1"/>
      </w:r>
      <w:r w:rsidR="00E81B0B">
        <w:rPr>
          <w:lang w:val="en-GB"/>
        </w:rPr>
        <w:instrText>ADDIN CSL_CITATION { "citationItems" : [ { "id" : "ITEM-1", "itemData" : { "DOI" : "10.1038/s41558-018-0091-3", "ISSN" : "1758-678X", "author" : [ { "dropping-particle" : "", "family" : "Rogelj", "given" : "Joeri", "non-dropping-particle" : "", "parse-names" : false, "suffix" : "" }, { "dropping-particle" : "", "family" : "Popp", "given" : "Alexander", "non-dropping-particle" : "", "parse-names" : false, "suffix" : "" }, { "dropping-particle" : "V.", "family" : "Calvin", "given" : "Katherine", "non-dropping-particle" : "", "parse-names" : false, "suffix" : "" }, { "dropping-particle" : "", "family" : "Luderer", "given" : "Gunnar", "non-dropping-particle" : "", "parse-names" : false, "suffix" : "" }, { "dropping-particle" : "", "family" : "Emmerling", "given" : "Johannes", "non-dropping-particle" : "", "parse-names" : false, "suffix" : "" }, { "dropping-particle" : "", "family" : "Gernaat", "given" : "David", "non-dropping-particle" : "", "parse-names" : false, "suffix" : "" }, { "dropping-particle" : "", "family" : "Fujimori", "given" : "Shinichiro", "non-dropping-particle" : "", "parse-names" : false, "suffix" : "" }, { "dropping-particle" : "", "family" : "Strefler", "given" : "Jessica", "non-dropping-particle" : "", "parse-names" : false, "suffix" : "" }, { "dropping-particle" : "", "family" : "Hasegawa", "given" : "Tomoko", "non-dropping-particle" : "", "parse-names" : false, "suffix" : "" }, { "dropping-particle" : "", "family" : "Marangoni", "given" : "Giacomo", "non-dropping-particle" : "", "parse-names" : false, "suffix" : "" }, { "dropping-particle" : "", "family" : "Krey", "given" : "Volker", "non-dropping-particle" : "", "parse-names" : false, "suffix" : "" }, { "dropping-particle" : "", "family" : "Kriegler", "given" : "Elmar", "non-dropping-particle" : "", "parse-names" : false, "suffix" : "" }, { "dropping-particle" : "", "family" : "Riahi", "given" : "Keywan", "non-dropping-particle" : "", "parse-names" : false, "suffix" : "" }, { "dropping-particle" : "", "family" : "Vuuren", "given" : "Detlef P.", "non-dropping-particle" : "van", "parse-names" : false, "suffix" : "" }, { "dropping-particle" : "", "family" : "Doelman", "given" : "Jonathan", "non-dropping-particle" : "", "parse-names" : false, "suffix" : "" }, { "dropping-particle" : "", "family" : "Drouet", "given" : "Laurent", "non-dropping-particle" : "", "parse-names" : false, "suffix" : "" }, { "dropping-particle" : "", "family" : "Edmonds", "given" : "Jae",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"Havl\u00edk", "given" : "Petr", "non-dropping-particle" : "", "parse-names" : false, "suffix" : "" }, { "dropping-particle" : "", "family" : "Humpen\u00f6der", "given" : "Florian", "non-dropping-particle" : "", "parse-names" : false, "suffix" : "" }, { "dropping-particle" : "", "family" : "Stehfest", "given" : "Elke", "non-dropping-particle" : "", "parse-names" : false, "suffix" : "" }, { "dropping-particle" : "", "family" : "Tavoni", "given" : "Massimo", "non-dropping-particle" : "", "parse-names" : false, "suffix" : "" } ], "container-title" : "Nature Climate Change", "id" : "ITEM-1", "issue" : "4", "issued" : { "date-parts" : [ [ "2018", "4", "5" ] ] }, "page" : "325-332", "title" : "Scenarios towards limiting global mean temperature increase below 1.5 \u00b0C", "translator" : [ { "dropping-particle" : "", "family" : "H4174", "given" : "", "non-dropping-particle" : "", "parse-names" : false, "suffix" : "" } ], "type" : "article-journal", "volume" : "8" }, "uris" : [ "http://www.mendeley.com/documents/?uuid=dc9622db-6415-4be2-a273-cb5868e07471" ] }, { "id" : "ITEM-2", "itemData" : { "DOI" : "10.1016/j.gloenvcha.2016.05.009", "ISSN" : "09593780", "author" : [ { "dropping-particle" : "", "family" : "Riahi", "given" : "Keywan", "non-dropping-particle" : "", "parse-names" : false, "suffix" : "" }, { "dropping-particle" : "", "family" : "Vuuren", "given" : "Detlef P.", "non-dropping-particle" : "van", "parse-names" : false, "suffix" : "" }, { "dropping-particle" : "", "family" : "Kriegler", "given" : "Elmar", "non-dropping-particle" : "", "parse-names" : false, "suffix" : "" }, { "dropping-particle" : "", "family" : "Edmonds", "given" : "Jae", "non-dropping-particle" : "", "parse-names" : false, "suffix" : "" }, { "dropping-particle" : "", "family" : "O\u2019Neill", "given" : "Brian C.", "non-dropping-particle" : "", "parse-names" : false, "suffix" : "" }, { "dropping-particle" : "", "family" : "Fujimori", "given" : "Shinichiro", "non-dropping-particle" : "", "parse-names" : false, "suffix" : "" }, { "dropping-particle" : "", "family" : "Bauer", "given" : "Nico", "non-dropping-particle" : "", "parse-names" : false, "suffix" : "" }, { "dropping-particle" : "", "family" : "Calvin", "given" : "Katherine", "non-dropping-particle" : "", "parse-names" : false, "suffix" : "" }, { "dropping-particle" : "", "family" : "Dellink", "given" : "Rob", "non-dropping-particle" : "", "parse-names" : false, "suffix" : "" }, { "dropping-particle" : "", "family" : "Fricko", "given" : "Oliver", "non-dropping-particle" : "", "parse-names" : false, "suffix" : "" }, { "dropping-particle" : "", "family" : "Lutz", "given" : "Wolfgang", "non-dropping-particle" : "", "parse-names" : false, "suffix" : "" }, { "dropping-particle" : "", "family" : "Popp", "given" : "Alexander", "non-dropping-particle" : "", "parse-names" : false, "suffix" : "" }, { "dropping-particle" : "", "family" : "Cuaresma", "given" : "Jesus Crespo", "non-dropping-particle" : "", "parse-names" : false, "suffix" : "" }, { "dropping-particle" : "", "family" : "KC", "given" : "Samir", "non-dropping-particle" : "", "parse-names" : false, "suffix" : "" }, { "dropping-particle" : "", "family" : "Leimbach", "given" : "Marian", "non-dropping-particle" : "", "parse-names" : false, "suffix" : "" }, { "dropping-particle" : "", "family" : "Jiang", "given" : "Leiwen", "non-dropping-particle" : "", "parse-names" : false, "suffix" : "" }, { "dropping-particle" : "", "family" : "Kram", "given" : "Tom", "non-dropping-particle" : "", "parse-names" : false, "suffix" : "" }, { "dropping-particle" : "", "family" : "Rao", "given" : "Shilpa", "non-dropping-particle" : "", "parse-names" : false, "suffix" : "" }, { "dropping-particle" : "", "family" : "Emmerling", "given" : "Johannes", "non-dropping-particle" : "", "parse-names" : false, "suffix" : "" }, { "dropping-particle" : "", "family" : "Ebi", "given" : "Kristie", "non-dropping-particle" : "", "parse-names" : false, "suffix" : "" }, { "dropping-particle" : "", "family" : "Hasegawa", "given" : "Tomoko", "non-dropping-particle" : "", "parse-names" : false, "suffix" : "" }, { "dropping-particle" : "", "family" : "Havlik", "given" : "Petr", "non-dropping-particle" : "", "parse-names" : false, "suffix" : "" }, { "dropping-particle" : "", "family" : "Humpen\u00f6der", "given" : "Florian", "non-dropping-particle" : "", "parse-names" : false, "suffix" : "" }, { "dropping-particle" : "", "family" : "Silva", "given" : "Lara Aleluia", "non-dropping-particle" : "Da", "parse-names" : false, "suffix" : "" }, { "dropping-particle" : "", "family" : "Smith", "given" : "Steve", "non-dropping-particle" : "", "parse-names" : false, "suffix" : "" }, { "dropping-particle" : "", "family" : "Stehfest", "given" : "Elke", "non-dropping-particle" : "", "parse-names" : false, "suffix" : "" }, { "dropping-particle" : "", "family" : "Bosetti", "given" : "Valentina", "non-dropping-particle" : "", "parse-names" : false, "suffix" : "" }, { "dropping-particle" : "", "family" : "Eom", "given" : "Jiyong", "non-dropping-particle" : "", "parse-names" : false, "suffix" : "" }, { "dropping-particle" : "", "family" : "Gernaat", "given" : "David", "non-dropping-particle" : "", "parse-names" : false, "suffix" : "" }, { "dropping-particle" : "", "family" : "Masui", "given" : "Toshihiko", "non-dropping-particle" : "", "parse-names" : false, "suffix" : "" }, { "dropping-particle" : "", "family" : "Rogelj", "given" : "Joeri", "non-dropping-particle" : "", "parse-names" : false, "suffix" : "" }, { "dropping-particle" : "", "family" : "Strefler", "given" : "Jessica", "non-dropping-particle" : "", "parse-names" : false, "suffix" : "" }, { "dropping-particle" : "", "family" : "Drouet", "given" : "Laurent", "non-dropping-particle" : "", "parse-names" : false, "suffix" : "" }, { "dropping-particle" : "", "family" : "Krey", "given" : "Volker", "non-dropping-particle" : "", "parse-names" : false, "suffix" : "" }, { "dropping-particle" : "", "family" : "Luderer", "given" : "Gunnar", "non-dropping-particle" : "", "parse-names" : false, "suffix" : "" }, { "dropping-particle" : "", "family" : "Harmsen", "given" : "Mathijs", "non-dropping-particle" : "", "parse-names" : false, "suffix" : "" }, { "dropping-particle" : "", "family" : "Takahashi", "given" : "Kiyoshi", "non-dropping-particle" : "", "parse-names" : false, "suffix" : "" }, { "dropping-particle" : "", "family" : "Baumstark", "given" : "Lavinia", "non-dropping-particle" : "", "parse-names" : false, "suffix" : "" }, { "dropping-particle" : "", "family" : "Doelman", "given" : "Jonathan C.", "non-dropping-particle" : "", "parse-names" : false, "suffix" : "" }, { "dropping-particle" : "", "family" : "Kainuma", "given" : "Mikiko", "non-dropping-particle" : "", "parse-names" : false, "suffix" : "" }, { "dropping-particle" : "", "family" : "Klimont", "given" : "Zbigniew", "non-dropping-particle" : "", "parse-names" : false, "suffix" : "" }, { "dropping-particle" : "", "family" : "Marangoni", "given" : "Giacomo", "non-dropping-particle" : "", "parse-names" : false, "suffix" : "" }, { "dropping-particle" : "", "family" : "Lotze-Campen", "given" : "Hermann", "non-dropping-particle" : "", "parse-names" : false, "suffix" : "" }, { "dropping-particle" : "", "family" : "Obersteiner", "given" : "Michael", "non-dropping-particle" : "", "parse-names" : false, "suffix" : "" }, { "dropping-particle" : "", "family" : "Tabeau", "given" : "Andrzej", "non-dropping-particle" : "", "parse-names" : false, "suffix" : "" }, { "dropping-particle" : "", "family" : "Tavoni", "given" : "Massimo", "non-dropping-particle" : "", "parse-names" : false, "suffix" : "" } ], "container-title" : "Global Environmental Change", "id" : "ITEM-2", "issued" : { "date-parts" : [ [ "2017", "1", "1" ] ] }, "page" : "153-168", "publisher" : "Pergamon", "title" : "The Shared Socioeconomic Pathways and their energy, land use, and greenhouse gas emissions implications: An overview", "translator" : [ { "dropping-particle" : "", "family" : "H1008", "given" : "", "non-dropping-particle" : "", "parse-names" : false, "suffix" : "" } ], "type" : "article-journal", "volume" : "42" }, "uris" : [ "http://www.mendeley.com/documents/?uuid=7c61cbf4-38cb-4003-b543-dcbed05a56df" ] } ], "mendeley" : { "formattedCitation" : "(Riahi et al., 2017; Rogelj et al., 2018a)", "plainTextFormattedCitation" : "(Riahi et al., 2017; Rogelj et al., 2018a)", "previouslyFormattedCitation" : "(Riahi et al., 2017; Rogelj et al., 2018a)" }, "properties" : { "noteIndex" : 0 }, "schema" : "https://github.com/citation-style-language/schema/raw/master/csl-citation.json" }</w:instrText>
      </w:r>
      <w:r>
        <w:fldChar w:fldCharType="separate"/>
      </w:r>
      <w:ins w:id="7008" w:author="Robin Matthews" w:date="2021-05-18T16:08:00Z">
        <w:r w:rsidR="00602365">
          <w:rPr>
            <w:noProof/>
            <w:lang w:val="en-GB"/>
          </w:rPr>
          <w:t>(Riahi et al., 2017; Rogelj et al., 2018a)</w:t>
        </w:r>
      </w:ins>
      <w:del w:id="7009" w:author="Robin Matthews" w:date="2021-05-18T16:08:00Z">
        <w:r w:rsidRPr="000128A3" w:rsidDel="00602365">
          <w:rPr>
            <w:noProof/>
            <w:lang w:val="en-GB"/>
          </w:rPr>
          <w:delText>(Riahi et al., 2017; Rogelj et al., 2018a)</w:delText>
        </w:r>
      </w:del>
      <w:r>
        <w:fldChar w:fldCharType="end"/>
      </w:r>
      <w:r w:rsidRPr="000128A3">
        <w:rPr>
          <w:lang w:val="en-GB"/>
        </w:rPr>
        <w:t>, these emission</w:t>
      </w:r>
      <w:ins w:id="7010" w:author="Ian Blenkinsop" w:date="2021-07-09T11:53:00Z">
        <w:r w:rsidR="00D74AC1">
          <w:rPr>
            <w:lang w:val="en-GB"/>
          </w:rPr>
          <w:t>s</w:t>
        </w:r>
      </w:ins>
      <w:r w:rsidRPr="000128A3">
        <w:rPr>
          <w:lang w:val="en-GB"/>
        </w:rPr>
        <w:t xml:space="preserve"> scenarios are subject to several processing steps for </w:t>
      </w:r>
      <w:del w:id="7011" w:author="Ian Blenkinsop" w:date="2021-07-09T11:53:00Z">
        <w:r w:rsidRPr="000128A3" w:rsidDel="00D74AC1">
          <w:rPr>
            <w:lang w:val="en-GB"/>
          </w:rPr>
          <w:delText xml:space="preserve">harmonisation </w:delText>
        </w:r>
      </w:del>
      <w:ins w:id="7012" w:author="Ian Blenkinsop" w:date="2021-07-09T11:53:00Z">
        <w:r w:rsidR="00D74AC1" w:rsidRPr="000128A3">
          <w:rPr>
            <w:lang w:val="en-GB"/>
          </w:rPr>
          <w:t>harmoni</w:t>
        </w:r>
        <w:r w:rsidR="00D74AC1">
          <w:rPr>
            <w:lang w:val="en-GB"/>
          </w:rPr>
          <w:t>z</w:t>
        </w:r>
        <w:r w:rsidR="00D74AC1" w:rsidRPr="000128A3">
          <w:rPr>
            <w:lang w:val="en-GB"/>
          </w:rPr>
          <w:t xml:space="preserve">ation </w:t>
        </w:r>
      </w:ins>
      <w:r>
        <w:fldChar w:fldCharType="begin" w:fldLock="1"/>
      </w:r>
      <w:r w:rsidR="00E81B0B">
        <w:rPr>
          <w:lang w:val="en-GB"/>
        </w:rPr>
        <w:instrText>ADDIN CSL_CITATION { "citationItems" : [ { "id" : "ITEM-1", "itemData" : { "DOI" : "10.1016/j.envsoft.2018.04.002", "ISSN" : "13648152", "author" : [ { "dropping-particle" : "", "family" : "Gidden", "given" : "Matthew J.", "non-dropping-particle" : "", "parse-names" : false, "suffix" : "" }, { "dropping-particle" : "", "family" : "Fujimori", "given" : "Shinichiro", "non-dropping-particle" : "", "parse-names" : false, "suffix" : "" }, { "dropping-particle" : "", "family" : "Berg", "given" : "Maarten", "non-dropping-particle" : "van den", "parse-names" : false, "suffix" : "" }, { "dropping-particle" : "", "family" : "Klein", "given" : "David", "non-dropping-particle" : "", "parse-names" : false, "suffix" : "" }, { "dropping-particle" : "", "family" : "Smith", "given" : "Steven J.", "non-dropping-particle" : "", "parse-names" : false, "suffix" : "" }, { "dropping-particle" : "", "family" : "Vuuren", "given" : "Detlef P.", "non-dropping-particle" : "van", "parse-names" : false, "suffix" : "" }, { "dropping-particle" : "", "family" : "Riahi", "given" : "Keywan", "non-dropping-particle" : "", "parse-names" : false, "suffix" : "" } ], "container-title" : "Environmental Modelling &amp; Software", "id" : "ITEM-1", "issued" : { "date-parts" : [ [ "2018", "7" ] ] }, "page" : "187-200", "title" : "A methodology and implementation of automated emissions harmonization for use in Integrated Assessment Models", "translator" : [ { "dropping-particle" : "", "family" : "H4170", "given" : "", "non-dropping-particle" : "", "parse-names" : false, "suffix" : "" } ], "type" : "article-journal", "volume" : "105" }, "uris" : [ "http://www.mendeley.com/documents/?uuid=4579ce2c-b50f-46b0-af97-b21d4411fb52" ] } ], "mendeley" : { "formattedCitation" : "(Gidden et al., 2018)", "plainTextFormattedCitation" : "(Gidden et al., 2018)", "previouslyFormattedCitation" : "(Gidden et al., 2018)" }, "properties" : { "noteIndex" : 0 }, "schema" : "https://github.com/citation-style-language/schema/raw/master/csl-citation.json" }</w:instrText>
      </w:r>
      <w:r>
        <w:fldChar w:fldCharType="separate"/>
      </w:r>
      <w:ins w:id="7013" w:author="Robin Matthews" w:date="2021-05-18T16:08:00Z">
        <w:r w:rsidR="00602365">
          <w:rPr>
            <w:noProof/>
            <w:lang w:val="en-GB"/>
          </w:rPr>
          <w:t>(Gidden et al., 2018)</w:t>
        </w:r>
      </w:ins>
      <w:del w:id="7014" w:author="Robin Matthews" w:date="2021-05-18T16:08:00Z">
        <w:r w:rsidRPr="000128A3" w:rsidDel="00602365">
          <w:rPr>
            <w:noProof/>
            <w:lang w:val="en-GB"/>
          </w:rPr>
          <w:delText>(Gidden et al., 2018)</w:delText>
        </w:r>
      </w:del>
      <w:r>
        <w:fldChar w:fldCharType="end"/>
      </w:r>
      <w:r w:rsidRPr="000128A3">
        <w:rPr>
          <w:lang w:val="en-GB"/>
        </w:rPr>
        <w:t xml:space="preserve"> and in-filling </w:t>
      </w:r>
      <w:r>
        <w:fldChar w:fldCharType="begin" w:fldLock="1"/>
      </w:r>
      <w:r w:rsidR="00A94565">
        <w:rPr>
          <w:lang w:val="en-GB"/>
        </w:rPr>
        <w:instrText>ADDIN CSL_CITATION { "citationItems" : [ { "id" : "ITEM-1", "itemData" : { "DOI" : "10.5194/gmd-13-5259-2020", "ISSN" : "1991-9603", "author" : [ { "dropping-particle" : "", "family" : "Lamboll", "given" : "Robin D.", "non-dropping-particle" : "", "parse-names" : false, "suffix" : "" }, { "dropping-particle" : "", "family" : "Nicholls", "given" : "Zebedee R. J.", "non-dropping-particle" : "", "parse-names" : false, "suffix" : "" }, { "dropping-particle" : "", "family" : "Kikstra", "given" : "Jarmo S.", "non-dropping-particle" : "", "parse-names" : false, "suffix" : "" }, { "dropping-particle" : "", "family" : "Meinshausen", "given" : "Malte", "non-dropping-particle" : "", "parse-names" : false, "suffix" : "" }, { "dropping-particle" : "", "family" : "Rogelj", "given" : "Joeri", "non-dropping-particle" : "", "parse-names" : false, "suffix" : "" } ], "container-title" : "Geoscientific Model Development", "id" : "ITEM-1", "issue" : "11", "issued" : { "date-parts" : [ [ "2020", "11", "4" ] ] }, "page" : "5259-5275", "title" : "Silicone v1.0.0: an open-source Python package for inferring missing emissions data for climate change research", "translator" : [ { "dropping-particle" : "", "family" : "H4247", "given" : "", "non-dropping-particle" : "", "parse-names" : false, "suffix" : "" } ], "type" : "article-journal", "volume" : "13" }, "uris" : [ "http://www.mendeley.com/documents/?uuid=18e81d0d-6c06-413a-804c-fbb3843aa2a9" ] } ], "mendeley" : { "formattedCitation" : "(Lamboll et al., 2020)", "plainTextFormattedCitation" : "(Lamboll et al., 2020)", "previouslyFormattedCitation" : "(Lamboll et al., 2020)" }, "properties" : { "noteIndex" : 0 }, "schema" : "https://github.com/citation-style-language/schema/raw/master/csl-citation.json" }</w:instrText>
      </w:r>
      <w:r>
        <w:fldChar w:fldCharType="separate"/>
      </w:r>
      <w:ins w:id="7015" w:author="Robin Matthews" w:date="2021-05-18T16:08:00Z">
        <w:r w:rsidR="00602365">
          <w:rPr>
            <w:noProof/>
            <w:lang w:val="en-GB"/>
          </w:rPr>
          <w:t>(Lamboll et al., 2020)</w:t>
        </w:r>
      </w:ins>
      <w:del w:id="7016" w:author="Robin Matthews" w:date="2021-05-18T16:08:00Z">
        <w:r w:rsidRPr="000128A3" w:rsidDel="00602365">
          <w:rPr>
            <w:noProof/>
            <w:lang w:val="en-GB"/>
          </w:rPr>
          <w:delText>(Lamboll et al., 2020)</w:delText>
        </w:r>
      </w:del>
      <w:r>
        <w:fldChar w:fldCharType="end"/>
      </w:r>
      <w:r w:rsidRPr="000128A3">
        <w:rPr>
          <w:lang w:val="en-GB"/>
        </w:rPr>
        <w:t xml:space="preserve">, before also being complemented by several datasets so that ESMs can run these SSPs </w:t>
      </w:r>
      <w:r>
        <w:fldChar w:fldCharType="begin" w:fldLock="1"/>
      </w:r>
      <w:r w:rsidR="00E81B0B">
        <w:rPr>
          <w:lang w:val="en-GB"/>
        </w:rPr>
        <w:instrText>ADDIN CSL_CITATION { "citationItems" : [ { "id" : "ITEM-1", "itemData" : { "DOI" : "10.1029/2018EO101751", "ISSN" : "2324-9250", "abstract" : "&lt;p&gt;A new initiative collects, archives, and documents climate forcing data sets to support coordinated modeling activities that study past, present, and future climates.&lt;/p&gt;", "author" : [ { "dropping-particle" : "", "family" : "Durack", "given" : "Paul", "non-dropping-particle" : "", "parse-names" : false, "suffix" : "" }, { "dropping-particle" : "", "family" : "Taylor", "given" : "Karl", "non-dropping-particle" : "", "parse-names" : false, "suffix" : "" }, { "dropping-particle" : "", "family" : "Eyring", "given" : "Veronika", "non-dropping-particle" : "", "parse-names" : false, "suffix" : "" }, { "dropping-particle" : "", "family" : "Ames", "given" : "Sasha", "non-dropping-particle" : "", "parse-names" : false, "suffix" : "" }, { "dropping-particle" : "", "family" : "Hoang", "given" : "Tony", "non-dropping-particle" : "", "parse-names" : false, "suffix" : "" }, { "dropping-particle" : "", "family" : "Nadeau", "given" : "Denis", "non-dropping-particle" : "", "parse-names" : false, "suffix" : "" }, { "dropping-particle" : "", "family" : "Doutriaux", "given" : "Charles", "non-dropping-particle" : "", "parse-names" : false, "suffix" : "" }, { "dropping-particle" : "", "family" : "Stockhause", "given" : "Martina", "non-dropping-particle" : "", "parse-names" : false, "suffix" : "" }, { "dropping-particle" : "", "family" : "Gleckler", "given" : "Peter", "non-dropping-particle" : "", "parse-names" : false, "suffix" : "" } ], "container-title" : "Eos", "id" : "ITEM-1", "issued" : { "date-parts" : [ [ "2018", "7", "2" ] ] }, "title" : "Toward Standardized Data Sets for Climate Model Experimentation", "translator" : [ { "dropping-particle" : "", "family" : "H3026", "given" : "", "non-dropping-particle" : "", "parse-names" : false, "suffix" : "" } ], "type" : "article-journal", "volume" : "99" }, "uris" : [ "http://www.mendeley.com/documents/?uuid=7045c6bd-62fe-3f03-8e0c-35eb51239598" ] }, { "id" : "ITEM-2", "itemData" : { "DOI" : "10.5194/esd-12-253-2021", "ISSN" : "2190-4987", "abstract" : "Abstract. The Scenario Model Intercomparison Project (ScenarioMIP) defines and coordinates the main set of future climate projections, based on concentration-driven simulations, within the Coupled Model Intercomparison Project phase 6 (CMIP6). This paper presents a range of its outcomes by synthesizing results from the participating global coupled Earth system models. We limit our scope to the analysis of strictly geophysical outcomes: mainly global averages and spatial patterns of change for surface air temperature and precipitation. We also compare CMIP6 projections to CMIP5 results, especially for those scenarios that were designed to provide continuity across the CMIP phases, at the same time highlighting important differences in forcing composition, as well as in results. The range of future temperature and precipitation changes by the end of the century (2081\u20132100) encompassing the Tier 1 experiments based on the Shared Socioeconomic Pathway (SSP) scenarios (SSP1-2.6, SSP2-4.5, SSP3-7.0 and SSP5-8.5) and SSP1-1.9 spans a larger range of outcomes compared to CMIP5, due to higher warming (by close to 1.5 \u2218C) reached at the upper end of the 5 %\u201395 % envelope of the highest scenario (SSP5-8.5). This is due to both the wider range of radiative forcing that the new scenarios cover and the higher climate sensitivities in some of the new models compared to their CMIP5 predecessors. Spatial patterns of change for temperature and precipitation averaged over models and scenarios have familiar features, and an analysis of their variations confirms model structural differences to be the dominant source of uncertainty. Models also differ with respect to the size and evolution of internal variability as measured by individual models' initial condition ensemble spreads, according to a set of initial condition ensemble simulations available under SSP3-7.0. These experiments suggest a tendency for internal variability to decrease along the course of the century in this scenario, a result that will benefit from further analysis over a larger set of models. Benefits of mitigation, all else being equal in terms of societal drivers, appear clearly when comparing scenarios developed under the same SSP but to which different degrees of mitigation have been applied. It is also found that a mild overshoot in temperature of a few decades around mid-century, as represented in SSP5-3.4OS, does not affect the end outcome of temperature and precipitation changes by 2100, which \u2026", "author" : [ { "dropping-particle" : "", "family" : "Tebaldi", "given" : "Claudia", "non-dropping-particle" : "", "parse-names" : false, "suffix" : "" }, { "dropping-particle" : "", "family" : "Debeire", "given" : "Kevin", "non-dropping-particle" : "", "parse-names" : false, "suffix" : "" }, { "dropping-particle" : "", "family" : "Eyring", "given" : "Veronika", "non-dropping-particle" : "", "parse-names" : false, "suffix" : "" }, { "dropping-particle" : "", "family" : "Fischer", "given" : "Erich", "non-dropping-particle" : "", "parse-names" : false, "suffix" : "" }, { "dropping-particle" : "", "family" : "Fyfe", "given" : "John", "non-dropping-particle" : "", "parse-names" : false, "suffix" : "" }, { "dropping-particle" : "", "family" : "Friedlingstein", "given" : "Pierre", "non-dropping-particle" : "", "parse-names" : false, "suffix" : "" }, { "dropping-particle" : "", "family" : "Knutti", "given" : "Reto", "non-dropping-particle" : "", "parse-names" : false, "suffix" : "" }, { "dropping-particle" : "", "family" : "Lowe", "given" : "Jason", "non-dropping-particle" : "", "parse-names" : false, "suffix" : "" }, { "dropping-particle" : "", "family" : "O'Neill", "given" : "Brian", "non-dropping-particle" : "", "parse-names" : false, "suffix" : "" }, { "dropping-particle" : "", "family" : "Sanderson", "given" : "Benjamin", "non-dropping-particle" : "", "parse-names" : false, "suffix" : "" }, { "dropping-particle" : "", "family" : "Vuuren", "given" : "Detlef", "non-dropping-particle" : "van", "parse-names" : false, "suffix" : "" }, { "dropping-particle" : "", "family" : "Riahi", "given" : "Keywan", "non-dropping-particle" : "", "parse-names" : false, "suffix" : "" }, { "dropping-particle" : "", "family" : "Meinshausen", "given" : "Malte", "non-dropping-particle" : "", "parse-names" : false, "suffix" : "" }, { "dropping-particle" : "", "family" : "Nicholls", "given" : "Zebedee", "non-dropping-particle" : "", "parse-names" : false, "suffix" : "" }, { "dropping-particle" : "", "family" : "Tokarska", "given" : "Katarzyna B.", "non-dropping-particle" : "", "parse-names" : false, "suffix" : "" }, { "dropping-particle" : "", "family" : "Hurtt", "given" : "George",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"Meehl", "given" : "Gerald", "non-dropping-particle" : "", "parse-names" : false, "suffix" : "" }, { "dropping-particle" : "", "family" : "Moss", "given" : "Richard", "non-dropping-particle" : "", "parse-names" : false, "suffix" : "" }, { "dropping-particle" : "", "family" : "Bauer", "given" : "Susanne E.", "non-dropping-particle" : "", "parse-names" : false, "suffix" : "" }, { "dropping-particle" : "", "family" : "Boucher", "given" : "Olivier", "non-dropping-particle" : "", "parse-names" : false, "suffix" : "" }, { "dropping-particle" : "", "family" : "Brovkin", "given" : "Victor", "non-dropping-particle" : "", "parse-names" : false, "suffix" : "" }, { "dropping-particle" : "", "family" : "Byun", "given" : "Young-Hwa", "non-dropping-particle" : "", "parse-names" : false, "suffix" : "" }, { "dropping-particle" : "", "family" : "Dix", "given" : "Martin", "non-dropping-particle" : "", "parse-names" : false, "suffix" : "" }, { "dropping-particle" : "", "family" : "Gualdi", "given" : "Silvio", "non-dropping-particle" : "", "parse-names" : false, "suffix" : "" }, { "dropping-particle" : "", "family" : "Guo", "given" : "Huan", "non-dropping-particle" : "", "parse-names" : false, "suffix" : "" }, { "dropping-particle" : "", "family" : "John", "given" : "Jasmin G.", "non-dropping-particle" : "", "parse-names" : false, "suffix" : "" }, { "dropping-particle" : "", "family" : "Kharin", "given" : "Slava", "non-dropping-particle" : "", "parse-names" : false, "suffix" : "" }, { "dropping-particle" : "", "family" : "Kim", "given" : "YoungHo", "non-dropping-particle" : "", "parse-names" : false, "suffix" : "" }, { "dropping-particle" : "", "family" : "Koshiro", "given" : "Tsuyoshi", "non-dropping-particle" : "", "parse-names" : false, "suffix" : "" }, { "dropping-particle" : "", "family" : "Ma", "given" : "Libin", "non-dropping-particle" : "", "parse-names" : false, "suffix" : "" }, { "dropping-particle" : "", "family" : "Olivi\u00e9", "given" : "Dirk", "non-dropping-particle" : "", "parse-names" : false, "suffix" : "" }, { "dropping-particle" : "", "family" : "Panickal", "given" : "Swapna", "non-dropping-particle" : "", "parse-names" : false, "suffix" : "" }, { "dropping-particle" : "", "family" : "Qiao", "given" : "Fangli", "non-dropping-particle" : "", "parse-names" : false, "suffix" : "" }, { "dropping-particle" : "", "family" : "Rong", "given" : "Xinyao", "non-dropping-particle" : "", "parse-names" : false, "suffix" : "" }, { "dropping-particle" : "", "family" : "Rosenbloom", "given" : "Nan", "non-dropping-particle" : "", "parse-names" : false, "suffix" : "" }, { "dropping-particle" : "", "family" : "Schupfner", "given" : "Martin", "non-dropping-particle" : "", "parse-names" : false, "suffix" : "" }, { "dropping-particle" : "", "family" : "S\u00e9f\u00e9rian", "given" : "Roland", "non-dropping-particle" : "", "parse-names" : false, "suffix" : "" }, { "dropping-particle" : "", "family" : "Sellar", "given" : "Alistair", "non-dropping-particle" : "", "parse-names" : false, "suffix" : "" }, { "dropping-particle" : "", "family" : "Semmler", "given" : "Tido", "non-dropping-particle" : "", "parse-names" : false, "suffix" : "" }, { "dropping-particle" : "", "family" : "Shi", "given" : "Xiaoying", "non-dropping-particle" : "", "parse-names" : false, "suffix" : "" }, { "dropping-particle" : "", "family" : "Song", "given" : "Zhenya", "non-dropping-particle" : "", "parse-names" : false, "suffix" : "" }, { "dropping-particle" : "", "family" : "Steger", "given" : "Christian", "non-dropping-particle" : "", "parse-names" : false, "suffix" : "" }, { "dropping-particle" : "", "family" : "Stouffer", "given" : "Ronald", "non-dropping-particle" : "", "parse-names" : false, "suffix" : "" }, { "dropping-particle" : "", "family" : "Swart", "given" : "Neil", "non-dropping-particle" : "", "parse-names" : false, "suffix" : "" }, { "dropping-particle" : "", "family" : "Tachiiri", "given" : "Kaoru", "non-dropping-particle" : "", "parse-names" : false, "suffix" : "" }, { "dropping-particle" : "", "family" : "Tang", "given" : "Qi", "non-dropping-particle" : "", "parse-names" : false, "suffix" : "" }, { "dropping-particle" : "", "family" : "Tatebe", "given" : "Hiroaki", "non-dropping-particle" : "", "parse-names" : false, "suffix" : "" }, { "dropping-particle" : "", "family" : "Voldoire", "given" : "Aurore", "non-dropping-particle" : "", "parse-names" : false, "suffix" : "" }, { "dropping-particle" : "", "family" : "Volodin", "given" : "Evgeny", "non-dropping-particle" : "", "parse-names" : false, "suffix" : "" }, { "dropping-particle" : "", "family" : "Wyser", "given" : "Klaus", "non-dropping-particle" : "", "parse-names" : false, "suffix" : "" }, { "dropping-particle" : "", "family" : "Xin", "given" : "Xiaoge", "non-dropping-particle" : "", "parse-names" : false, "suffix" : "" }, { "dropping-particle" : "", "family" : "Yang", "given" : "Shuting", "non-dropping-particle" : "", "parse-names" : false, "suffix" : "" }, { "dropping-particle" : "", "family" : "Yu", "given" : "Yongqiang", "non-dropping-particle" : "", "parse-names" : false, "suffix" : "" }, { "dropping-particle" : "", "family" : "Ziehn", "given" : "Tilo", "non-dropping-particle" : "", "parse-names" : false, "suffix" : "" } ], "container-title" : "Earth System Dynamics", "id" : "ITEM-2", "issue" : "1", "issued" : { "date-parts" : [ [ "2021", "3", "1" ] ] }, "page" : "253-293", "title" : "Climate model projections from the Scenario Model Intercomparison Project (ScenarioMIP) of CMIP6", "translator" : [ { "dropping-particle" : "", "family" : "H4267", "given" : "", "non-dropping-particle" : "", "parse-names" : false, "suffix" : "" } ], "type" : "article-journal", "volume" : "12" }, "uris" : [ "http://www.mendeley.com/documents/?uuid=9223ecbf-5d32-41c5-9216-97053443c2c4" ] } ], "mendeley" : { "formattedCitation" : "(Durack et al., 2018; Tebaldi et al., 2021)", "plainTextFormattedCitation" : "(Durack et al., 2018; Tebaldi et al., 2021)", "previouslyFormattedCitation" : "(Durack et al., 2018; Tebaldi et al., 2021)" }, "properties" : { "noteIndex" : 0 }, "schema" : "https://github.com/citation-style-language/schema/raw/master/csl-citation.json" }</w:instrText>
      </w:r>
      <w:r>
        <w:fldChar w:fldCharType="separate"/>
      </w:r>
      <w:ins w:id="7017" w:author="Robin Matthews" w:date="2021-05-18T16:08:00Z">
        <w:r w:rsidR="00602365">
          <w:rPr>
            <w:noProof/>
            <w:lang w:val="en-GB"/>
          </w:rPr>
          <w:t>(Durack et al., 2018; Tebaldi et al., 2021)</w:t>
        </w:r>
      </w:ins>
      <w:del w:id="7018" w:author="Robin Matthews" w:date="2021-05-18T16:08:00Z">
        <w:r w:rsidRPr="000128A3" w:rsidDel="00602365">
          <w:rPr>
            <w:noProof/>
            <w:lang w:val="en-GB"/>
          </w:rPr>
          <w:delText>(Durack et al., 2018; Tebaldi et al., 2021)</w:delText>
        </w:r>
      </w:del>
      <w:r>
        <w:fldChar w:fldCharType="end"/>
      </w:r>
      <w:r w:rsidRPr="000128A3">
        <w:rPr>
          <w:lang w:val="en-GB"/>
        </w:rPr>
        <w:t>. Although five scenarios are the primary focus of WGI, a total of nine SSP scenarios have been prepared with all the necessary detail to drive the ESMs as part of the CMIP6 (Cross-Chapter Box 1.</w:t>
      </w:r>
      <w:r w:rsidR="00062EE8" w:rsidRPr="000128A3">
        <w:rPr>
          <w:lang w:val="en-GB"/>
        </w:rPr>
        <w:t>4</w:t>
      </w:r>
      <w:r w:rsidRPr="000128A3">
        <w:rPr>
          <w:lang w:val="en-GB"/>
        </w:rPr>
        <w:t xml:space="preserve">, Figure 1 and Table 2). </w:t>
      </w:r>
    </w:p>
    <w:bookmarkEnd w:id="7001"/>
    <w:p w14:paraId="5709DBA7" w14:textId="77777777" w:rsidR="006409E5" w:rsidRPr="000128A3" w:rsidRDefault="006409E5" w:rsidP="006409E5">
      <w:pPr>
        <w:pStyle w:val="AR6BodyText"/>
        <w:shd w:val="clear" w:color="auto" w:fill="DEEAF6" w:themeFill="accent1" w:themeFillTint="33"/>
        <w:rPr>
          <w:lang w:val="en-GB"/>
        </w:rPr>
      </w:pPr>
    </w:p>
    <w:p w14:paraId="303C8C48" w14:textId="77777777" w:rsidR="006409E5" w:rsidRPr="000128A3" w:rsidRDefault="006409E5" w:rsidP="006409E5">
      <w:pPr>
        <w:pStyle w:val="AR6BodyText"/>
        <w:shd w:val="clear" w:color="auto" w:fill="DEEAF6" w:themeFill="accent1" w:themeFillTint="33"/>
        <w:rPr>
          <w:lang w:val="en-GB"/>
        </w:rPr>
      </w:pPr>
    </w:p>
    <w:p w14:paraId="1DDE6E3D" w14:textId="54A20127" w:rsidR="006409E5" w:rsidRPr="000128A3" w:rsidRDefault="006409E5" w:rsidP="006409E5">
      <w:pPr>
        <w:pStyle w:val="AR6BodyText"/>
        <w:shd w:val="clear" w:color="auto" w:fill="DEEAF6" w:themeFill="accent1" w:themeFillTint="33"/>
        <w:rPr>
          <w:b/>
          <w:lang w:val="en-GB"/>
        </w:rPr>
      </w:pPr>
      <w:r w:rsidRPr="000128A3">
        <w:rPr>
          <w:b/>
          <w:lang w:val="en-GB"/>
        </w:rPr>
        <w:t>[START Cross-Chapter Box 1.4, TABLE 2 HERE]</w:t>
      </w:r>
    </w:p>
    <w:p w14:paraId="7937E9F5" w14:textId="77777777" w:rsidR="006409E5" w:rsidRPr="000128A3" w:rsidRDefault="006409E5" w:rsidP="006409E5">
      <w:pPr>
        <w:pStyle w:val="AR6BodyText"/>
        <w:shd w:val="clear" w:color="auto" w:fill="DEEAF6" w:themeFill="accent1" w:themeFillTint="33"/>
        <w:rPr>
          <w:b/>
          <w:lang w:val="en-GB"/>
        </w:rPr>
      </w:pPr>
    </w:p>
    <w:p w14:paraId="71174700" w14:textId="73C7E1E5" w:rsidR="006409E5" w:rsidRDefault="006409E5" w:rsidP="006409E5">
      <w:pPr>
        <w:pStyle w:val="AR6BodyText"/>
        <w:shd w:val="clear" w:color="auto" w:fill="DEEAF6" w:themeFill="accent1" w:themeFillTint="33"/>
        <w:rPr>
          <w:sz w:val="24"/>
          <w:szCs w:val="24"/>
        </w:rPr>
      </w:pPr>
      <w:r w:rsidRPr="000128A3">
        <w:rPr>
          <w:b/>
          <w:lang w:val="en-GB"/>
        </w:rPr>
        <w:t xml:space="preserve">Cross-Chapter Box 1.4, Table 2: </w:t>
      </w:r>
      <w:r w:rsidRPr="000128A3">
        <w:rPr>
          <w:lang w:val="en-GB"/>
        </w:rPr>
        <w:t xml:space="preserve">Overview of key climate forcer datasets used as input by ESMs for historical and future SSP scenario experiments. The data is available from the Earth System Grid Federation </w:t>
      </w:r>
      <w:r>
        <w:fldChar w:fldCharType="begin" w:fldLock="1"/>
      </w:r>
      <w:r w:rsidR="00E81B0B">
        <w:rPr>
          <w:lang w:val="en-GB"/>
        </w:rPr>
        <w:instrText>ADDIN CSL_CITATION { "citationItems" : [ { "id" : "ITEM-1", "itemData" : { "URL" : "https://esgf-node.llnl.gov/search/input4mips/", "accessed" : { "date-parts" : [ [ "2021", "3", "8" ] ] }, "author" : [ { "dropping-particle" : "", "family" : "ESGF", "given" : "", "non-dropping-particle" : "", "parse-names" : false, "suffix" : "" } ], "id" : "ITEM-1", "issued" : { "date-parts" : [ [ "2021" ] ] }, "publisher" : "Earth System Grid Federation (ESGF)", "title" : "input4MIPs Data Search on Earth System Grid Federation", "translator" : [ { "dropping-particle" : "", "family" : "H4483", "given" : "Rt17", "non-dropping-particle" : "", "parse-names" : false, "suffix" : "" } ], "type" : "webpage" }, "uris" : [ "http://www.mendeley.com/documents/?uuid=345da4f5-34c0-472d-a8d6-6aeaf88bd14f" ] } ], "mendeley" : { "formattedCitation" : "(ESGF, 2021)", "plainTextFormattedCitation" : "(ESGF, 2021)", "previouslyFormattedCitation" : "(ESGF, 2021)" }, "properties" : { "noteIndex" : 0 }, "schema" : "https://github.com/citation-style-language/schema/raw/master/csl-citation.json" }</w:instrText>
      </w:r>
      <w:r>
        <w:fldChar w:fldCharType="separate"/>
      </w:r>
      <w:ins w:id="7019" w:author="Robin Matthews" w:date="2021-05-18T16:08:00Z">
        <w:r w:rsidR="00602365">
          <w:rPr>
            <w:noProof/>
            <w:lang w:val="en-GB"/>
          </w:rPr>
          <w:t>(ESGF, 2021)</w:t>
        </w:r>
      </w:ins>
      <w:del w:id="7020" w:author="Robin Matthews" w:date="2021-05-18T16:08:00Z">
        <w:r w:rsidRPr="000128A3" w:rsidDel="00602365">
          <w:rPr>
            <w:noProof/>
            <w:lang w:val="en-GB"/>
          </w:rPr>
          <w:delText>(ESGF, 2021)</w:delText>
        </w:r>
      </w:del>
      <w:r>
        <w:fldChar w:fldCharType="end"/>
      </w:r>
      <w:r w:rsidRPr="000128A3">
        <w:rPr>
          <w:lang w:val="en-GB"/>
        </w:rPr>
        <w:t xml:space="preserve"> described in</w:t>
      </w:r>
      <w:r w:rsidR="00062EE8" w:rsidRPr="000128A3">
        <w:rPr>
          <w:lang w:val="en-GB"/>
        </w:rPr>
        <w:t xml:space="preserve"> </w:t>
      </w:r>
      <w:r w:rsidR="00062EE8">
        <w:fldChar w:fldCharType="begin" w:fldLock="1"/>
      </w:r>
      <w:r w:rsidR="00E81B0B">
        <w:rPr>
          <w:lang w:val="en-GB"/>
        </w:rPr>
        <w:instrText>ADDIN CSL_CITATION { "citationItems" : [ { "id" : "ITEM-1", "itemData" : { "DOI" : "10.5194/gmd-9-1937-2016", "ISBN" : "1991-9603", "ISSN" : "19919603", "abstract" : "By coordinating the design and distribution of global climate model simulations of the past, current, and future climate, the Coupled Model Intercomparison Project (CMIP) has become one of the foundational elements of climate science. However, the need to address an ever- expanding range of scientific questions arising from more and more research communities has made it necessary to re- vise the organization of CMIP. After a long and wide com- munity consultation, a new and more federated structure has been put in place. It consists of three major elements: (1) a handful of common experiments, the DECK (Diagnostic, Evaluation and Characterization of Klima) and CMIP his- torical simulations (1850\u2013near present) that will maintain continuity and help document basic characteristics of mod- els across different phases of CMIP; (2) common standards, coordination, infrastructure, and documentation that will fa- cilitate the distribution of model outputs and the characteriza- tion of the model ensemble; and (3) an ensemble of CMIP- Endorsed Model Intercomparison Projects (MIPs) that will be specific to a particular phase of CMIP (now CMIP6) and that will build on the DECK and CMIP historical simulations to address a large range of specific questions and fill the sci- entific gaps of the previous CMIP phases. The DECK and CMIP historical simulations, together with the use of CMIP data standards, will be the entry cards for models participat- ing in CMIP. Participation in CMIP6-Endorsed MIPs by in- dividual modelling groups will be at their own discretion and will depend on their scientific interests and priorities. With the Grand Science Challenges of theWorld Climate Research Programme (WCRP) as its scientific backdrop, CMIP6 will address three broad questions: \u2013 How does the Earth system respond to forcing? \u2013 What are the origins and consequences of systematic model biases? \u2013 How can we assess future climate changes given inter- nal climate variability, predictability, and uncertainties in scenarios? This CMIP6 overview paper presents the background and ra- tionale for the new structure of CMIP, provides a detailed description of the DECK and CMIP6 historical simulations, and includes a brief introduction to the 21 CMIP6-Endorsed MIPs.",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 ] }, "page" : "1937-1958", "title" : "Overview of the Coupled Model Intercomparison Project Phase 6 (CMIP6) experimental design and organization", "translator" : [ { "dropping-particle" : "", "family" : "H2493", "given" : "", "non-dropping-particle" : "", "parse-names" : false, "suffix" : "" } ], "type" : "article-journal", "volume" : "9" }, "uris" : [ "http://www.mendeley.com/documents/?uuid=4956513c-e058-4e2d-8dac-3ec1dc004274" ] } ], "mendeley" : { "formattedCitation" : "(Eyring et al., 2016)", "manualFormatting" : "Eyring et al. (2016)", "plainTextFormattedCitation" : "(Eyring et al., 2016)", "previouslyFormattedCitation" : "(Eyring et al., 2016)" }, "properties" : { "noteIndex" : 0 }, "schema" : "https://github.com/citation-style-language/schema/raw/master/csl-citation.json" }</w:instrText>
      </w:r>
      <w:r w:rsidR="00062EE8">
        <w:fldChar w:fldCharType="separate"/>
      </w:r>
      <w:ins w:id="7021" w:author="Robin Matthews" w:date="2021-05-18T16:08:00Z">
        <w:r w:rsidR="00602365">
          <w:rPr>
            <w:noProof/>
          </w:rPr>
          <w:t>Eyring et al. (2016)</w:t>
        </w:r>
      </w:ins>
      <w:del w:id="7022" w:author="Robin Matthews" w:date="2021-05-18T16:08:00Z">
        <w:r w:rsidR="00062EE8" w:rsidRPr="00062EE8" w:rsidDel="00602365">
          <w:rPr>
            <w:noProof/>
          </w:rPr>
          <w:delText xml:space="preserve">Eyring et al. </w:delText>
        </w:r>
        <w:r w:rsidR="00062EE8" w:rsidDel="00602365">
          <w:rPr>
            <w:noProof/>
          </w:rPr>
          <w:delText>(</w:delText>
        </w:r>
        <w:r w:rsidR="00062EE8" w:rsidRPr="00062EE8" w:rsidDel="00602365">
          <w:rPr>
            <w:noProof/>
          </w:rPr>
          <w:delText>2016)</w:delText>
        </w:r>
      </w:del>
      <w:r w:rsidR="00062EE8">
        <w:fldChar w:fldCharType="end"/>
      </w:r>
      <w:r>
        <w:t>.</w:t>
      </w:r>
    </w:p>
    <w:p w14:paraId="250BB387" w14:textId="77777777" w:rsidR="006409E5" w:rsidRDefault="006409E5" w:rsidP="006409E5">
      <w:pPr>
        <w:shd w:val="clear" w:color="auto" w:fill="DEEAF6" w:themeFill="accent1" w:themeFillTint="33"/>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7050"/>
      </w:tblGrid>
      <w:tr w:rsidR="006409E5" w14:paraId="0E183D70" w14:textId="77777777" w:rsidTr="00294F83">
        <w:tc>
          <w:tcPr>
            <w:tcW w:w="2310" w:type="dxa"/>
            <w:shd w:val="clear" w:color="auto" w:fill="9FC5E8"/>
            <w:tcMar>
              <w:top w:w="100" w:type="dxa"/>
              <w:left w:w="100" w:type="dxa"/>
              <w:bottom w:w="100" w:type="dxa"/>
              <w:right w:w="100" w:type="dxa"/>
            </w:tcMar>
          </w:tcPr>
          <w:p w14:paraId="4CF30481" w14:textId="77777777" w:rsidR="006409E5" w:rsidRDefault="006409E5" w:rsidP="00294F83">
            <w:pPr>
              <w:pStyle w:val="AR6BodyTextBold"/>
            </w:pPr>
            <w:r>
              <w:t>Climate Forcer</w:t>
            </w:r>
          </w:p>
        </w:tc>
        <w:tc>
          <w:tcPr>
            <w:tcW w:w="7050" w:type="dxa"/>
            <w:shd w:val="clear" w:color="auto" w:fill="9FC5E8"/>
            <w:tcMar>
              <w:top w:w="100" w:type="dxa"/>
              <w:left w:w="100" w:type="dxa"/>
              <w:bottom w:w="100" w:type="dxa"/>
              <w:right w:w="100" w:type="dxa"/>
            </w:tcMar>
          </w:tcPr>
          <w:p w14:paraId="2200A720" w14:textId="77777777" w:rsidR="006409E5" w:rsidRDefault="006409E5" w:rsidP="00294F83">
            <w:pPr>
              <w:pStyle w:val="AR6BodyTextBold"/>
            </w:pPr>
            <w:r>
              <w:t>Description</w:t>
            </w:r>
          </w:p>
        </w:tc>
      </w:tr>
      <w:tr w:rsidR="006409E5" w:rsidRPr="00921C92" w14:paraId="3BE1326C" w14:textId="77777777" w:rsidTr="00294F83">
        <w:tc>
          <w:tcPr>
            <w:tcW w:w="2310" w:type="dxa"/>
            <w:shd w:val="clear" w:color="auto" w:fill="CFE2F3"/>
            <w:tcMar>
              <w:top w:w="100" w:type="dxa"/>
              <w:left w:w="100" w:type="dxa"/>
              <w:bottom w:w="100" w:type="dxa"/>
              <w:right w:w="100" w:type="dxa"/>
            </w:tcMar>
          </w:tcPr>
          <w:p w14:paraId="52F997C0" w14:textId="5E39492A" w:rsidR="006409E5" w:rsidRPr="000128A3" w:rsidRDefault="006409E5" w:rsidP="00294F83">
            <w:pPr>
              <w:pStyle w:val="AR6BodyText"/>
              <w:rPr>
                <w:lang w:val="en-GB"/>
              </w:rPr>
            </w:pPr>
            <w:r w:rsidRPr="000128A3">
              <w:rPr>
                <w:lang w:val="en-GB"/>
              </w:rPr>
              <w:t>CO</w:t>
            </w:r>
            <w:r w:rsidRPr="000128A3">
              <w:rPr>
                <w:vertAlign w:val="subscript"/>
                <w:lang w:val="en-GB"/>
              </w:rPr>
              <w:t>2</w:t>
            </w:r>
            <w:r w:rsidRPr="000128A3">
              <w:rPr>
                <w:lang w:val="en-GB"/>
              </w:rPr>
              <w:t xml:space="preserve"> </w:t>
            </w:r>
            <w:del w:id="7023" w:author="Ian Blenkinsop" w:date="2021-07-09T11:59:00Z">
              <w:r w:rsidRPr="000128A3" w:rsidDel="00B1596D">
                <w:rPr>
                  <w:lang w:val="en-GB"/>
                </w:rPr>
                <w:delText xml:space="preserve">emissions </w:delText>
              </w:r>
            </w:del>
            <w:ins w:id="7024" w:author="Ian Blenkinsop" w:date="2021-07-09T11:59:00Z">
              <w:r w:rsidR="00B1596D">
                <w:rPr>
                  <w:lang w:val="en-GB"/>
                </w:rPr>
                <w:t>E</w:t>
              </w:r>
              <w:r w:rsidR="00B1596D" w:rsidRPr="000128A3">
                <w:rPr>
                  <w:lang w:val="en-GB"/>
                </w:rPr>
                <w:t xml:space="preserve">missions </w:t>
              </w:r>
            </w:ins>
            <w:r w:rsidRPr="000128A3">
              <w:rPr>
                <w:lang w:val="en-GB"/>
              </w:rPr>
              <w:t>(emission</w:t>
            </w:r>
            <w:ins w:id="7025" w:author="Ian Blenkinsop" w:date="2021-07-09T11:57:00Z">
              <w:r w:rsidR="00233915">
                <w:rPr>
                  <w:lang w:val="en-GB"/>
                </w:rPr>
                <w:t>s</w:t>
              </w:r>
            </w:ins>
            <w:r w:rsidRPr="000128A3">
              <w:rPr>
                <w:lang w:val="en-GB"/>
              </w:rPr>
              <w:t xml:space="preserve">-driven runs only) </w:t>
            </w:r>
          </w:p>
        </w:tc>
        <w:tc>
          <w:tcPr>
            <w:tcW w:w="7050" w:type="dxa"/>
            <w:shd w:val="clear" w:color="auto" w:fill="CFE2F3"/>
            <w:tcMar>
              <w:top w:w="100" w:type="dxa"/>
              <w:left w:w="100" w:type="dxa"/>
              <w:bottom w:w="100" w:type="dxa"/>
              <w:right w:w="100" w:type="dxa"/>
            </w:tcMar>
          </w:tcPr>
          <w:p w14:paraId="4C3F8514" w14:textId="4471C494" w:rsidR="006409E5" w:rsidRPr="000F5F48" w:rsidRDefault="006409E5" w:rsidP="00294F83">
            <w:pPr>
              <w:pStyle w:val="AR6BodyText"/>
              <w:rPr>
                <w:lang w:val="en-US"/>
              </w:rPr>
            </w:pPr>
            <w:r w:rsidRPr="000128A3">
              <w:rPr>
                <w:lang w:val="en-GB"/>
              </w:rPr>
              <w:t>Harmonized historical and future gridded emissions of anthropogenic CO</w:t>
            </w:r>
            <w:r w:rsidRPr="000128A3">
              <w:rPr>
                <w:vertAlign w:val="subscript"/>
                <w:lang w:val="en-GB"/>
              </w:rPr>
              <w:t>2</w:t>
            </w:r>
            <w:r w:rsidRPr="000128A3">
              <w:rPr>
                <w:lang w:val="en-GB"/>
              </w:rPr>
              <w:t xml:space="preserve"> emissions </w:t>
            </w:r>
            <w:r>
              <w:fldChar w:fldCharType="begin" w:fldLock="1"/>
            </w:r>
            <w:r w:rsidR="00E81B0B">
              <w:rPr>
                <w:lang w:val="en-GB"/>
              </w:rPr>
              <w:instrText>ADDIN CSL_CITATION { "citationItems" : [ { "id" : "ITEM-1", "itemData" : { "DOI" : "10.5194/gmd-11-369-2018", "ISSN" : "1991-9603", "abstract" : "Abstract.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Cecilia 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"1", "29" ] ] }, "page" : "369-408", "title" : "Historical (1750\u20132014) anthropogenic emissions of reactive gases and aerosols from the Community Emissions Data System (CEDS)", "translator" : [ { "dropping-particle" : "", "family" : "H4251", "given" : "", "non-dropping-particle" : "", "parse-names" : false, "suffix" : "" } ], "type" : "article-journal", "volume" : "11" }, "uris" : [ "http://www.mendeley.com/documents/?uuid=a214eda2-882a-44d5-88da-ba1989a8096c" ] }, { "id" : "ITEM-2", "itemData" : { "DOI" : "10.5194/gmd-12-1443-2019", "ISSN" : "1991-9603", "author" : [ { "dropping-particle" : "", "family" : "Gidden", "given" : "Matthew J.", "non-dropping-particle" : "", "parse-names" : false, "suffix" : "" }, { "dropping-particle" : "", "family" : "Riahi", "given" : "Keywan", "non-dropping-particle" : "", "parse-names" : false, "suffix" : "" }, { "dropping-particle" : "", "family" : "Smith", "given" : "Steven J.", "non-dropping-particle" : "", "parse-names" : false, "suffix" : "" }, { "dropping-particle" : "", "family" : "Fujimori", "given" : "Shinichiro", "non-dropping-particle" : "", "parse-names" : false, "suffix" : "" }, { "dropping-particle" : "", "family" : "Luderer", "given" : "Gunnar",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"Berg", "given" : "Maarten", "non-dropping-particle" : "van den", "parse-names" : false, "suffix" : "" }, { "dropping-particle" : "", "family" : "Feng", "given" : "Leyang", "non-dropping-particle" : "", "parse-names" : false, "suffix" : "" }, { "dropping-particle" : "", "family" : "Klein", "given" : "David", "non-dropping-particle" : "", "parse-names" : false, "suffix" : "" }, { "dropping-particle" : "", "family" : "Calvin", "given" : "Katherine", "non-dropping-particle" : "", "parse-names" : false, "suffix" : "" }, { "dropping-particle" : "", "family" : "Doelman", "given" : "Jonathan C.", "non-dropping-particle" : "", "parse-names" : false, "suffix" : "" }, { "dropping-particle" : "", "family" : "Frank", "given" : "Stefan",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"Havlik", "given" : "Petr", "non-dropping-particle" : "", "parse-names" : false, "suffix" : "" }, { "dropping-particle" : "", "family" : "Hilaire", "given" : "J\u00e9r\u00f4me", "non-dropping-particle" : "", "parse-names" : false, "suffix" : "" }, { "dropping-particle" : "", "family" : "Hoesly", "given" : "Rachel", "non-dropping-particle" : "", "parse-names" : false, "suffix" : "" }, { "dropping-particle" : "", "family" : "Horing", "given" : "Jill", "non-dropping-particle" : "", "parse-names" : false, "suffix" : "" }, { "dropping-particle" : "", "family" : "Popp", "given" : "Alexander", "non-dropping-particle" : "", "parse-names" : false, "suffix" : "" }, { "dropping-particle" : "", "family" : "Stehfest", "given" : "Elke", "non-dropping-particle" : "", "parse-names" : false, "suffix" : "" }, { "dropping-particle" : "", "family" : "Takahashi", "given" : "Kiyoshi", "non-dropping-particle" : "", "parse-names" : false, "suffix" : "" } ], "container-title" : "Geoscientific Model Development", "id" : "ITEM-2", "issue" : "4", "issued" : { "date-parts" : [ [ "2019", "4", "12" ] ] }, "page" : "1443-1475", "title" : "Global emissions pathways under different socioeconomic scenarios for use in CMIP6: a dataset of harmonized emissions trajectories through the end of the century", "translator" : [ { "dropping-particle" : "", "family" : "H4031", "given" : "", "non-dropping-particle" : "", "parse-names" : false, "suffix" : "" } ], "type" : "article-journal", "volume" : "12" }, "uris" : [ "http://www.mendeley.com/documents/?uuid=b2ab0ea4-396a-4375-8de4-fc34eaf6735f" ] } ], "mendeley" : { "formattedCitation" : "(Hoesly et al., 2018; Gidden et al., 2019)", "plainTextFormattedCitation" : "(Hoesly et al., 2018; Gidden et al., 2019)", "previouslyFormattedCitation" : "(Hoesly et al., 2018; Gidden et al., 2019)" }, "properties" : { "noteIndex" : 0 }, "schema" : "https://github.com/citation-style-language/schema/raw/master/csl-citation.json" }</w:instrText>
            </w:r>
            <w:r>
              <w:fldChar w:fldCharType="separate"/>
            </w:r>
            <w:ins w:id="7026" w:author="Robin Matthews" w:date="2021-05-18T16:08:00Z">
              <w:r w:rsidR="00602365">
                <w:rPr>
                  <w:noProof/>
                  <w:lang w:val="en-GB"/>
                </w:rPr>
                <w:t>(Hoesly et al., 2018; Gidden et al., 2019)</w:t>
              </w:r>
            </w:ins>
            <w:del w:id="7027" w:author="Robin Matthews" w:date="2021-05-18T16:08:00Z">
              <w:r w:rsidR="00062EE8" w:rsidRPr="000128A3" w:rsidDel="00602365">
                <w:rPr>
                  <w:noProof/>
                  <w:lang w:val="en-GB"/>
                </w:rPr>
                <w:delText>(Hoesly et al., 2018; Gidden et al., 2019)</w:delText>
              </w:r>
            </w:del>
            <w:r>
              <w:fldChar w:fldCharType="end"/>
            </w:r>
            <w:r w:rsidRPr="000128A3">
              <w:rPr>
                <w:lang w:val="en-GB"/>
              </w:rPr>
              <w:t xml:space="preserve"> are used instead of the prescribed CO</w:t>
            </w:r>
            <w:r w:rsidRPr="000128A3">
              <w:rPr>
                <w:vertAlign w:val="subscript"/>
                <w:lang w:val="en-GB"/>
              </w:rPr>
              <w:t>2</w:t>
            </w:r>
            <w:r w:rsidRPr="000128A3">
              <w:rPr>
                <w:lang w:val="en-GB"/>
              </w:rPr>
              <w:t xml:space="preserve"> concentrations. </w:t>
            </w:r>
            <w:r w:rsidRPr="000F5F48">
              <w:rPr>
                <w:lang w:val="en-US"/>
              </w:rPr>
              <w:t xml:space="preserve">See Chapter 4 (Section 4.3.1). </w:t>
            </w:r>
          </w:p>
        </w:tc>
      </w:tr>
      <w:tr w:rsidR="006409E5" w:rsidRPr="00512141" w14:paraId="50CFECA2" w14:textId="77777777" w:rsidTr="00294F83">
        <w:tc>
          <w:tcPr>
            <w:tcW w:w="2310" w:type="dxa"/>
            <w:shd w:val="clear" w:color="auto" w:fill="CFE2F3"/>
            <w:tcMar>
              <w:top w:w="100" w:type="dxa"/>
              <w:left w:w="100" w:type="dxa"/>
              <w:bottom w:w="100" w:type="dxa"/>
              <w:right w:w="100" w:type="dxa"/>
            </w:tcMar>
          </w:tcPr>
          <w:p w14:paraId="49583120" w14:textId="60477B89" w:rsidR="006409E5" w:rsidRPr="000128A3" w:rsidRDefault="006409E5" w:rsidP="00294F83">
            <w:pPr>
              <w:pStyle w:val="AR6BodyText"/>
              <w:rPr>
                <w:lang w:val="en-GB"/>
              </w:rPr>
            </w:pPr>
            <w:r w:rsidRPr="000128A3">
              <w:rPr>
                <w:lang w:val="en-GB"/>
              </w:rPr>
              <w:t xml:space="preserve">Historical and </w:t>
            </w:r>
            <w:del w:id="7028" w:author="Ian Blenkinsop" w:date="2021-07-09T11:59:00Z">
              <w:r w:rsidRPr="000128A3" w:rsidDel="00B1596D">
                <w:rPr>
                  <w:lang w:val="en-GB"/>
                </w:rPr>
                <w:delText xml:space="preserve">future </w:delText>
              </w:r>
            </w:del>
            <w:ins w:id="7029" w:author="Ian Blenkinsop" w:date="2021-07-09T11:59:00Z">
              <w:r w:rsidR="00B1596D">
                <w:rPr>
                  <w:lang w:val="en-GB"/>
                </w:rPr>
                <w:t>F</w:t>
              </w:r>
              <w:r w:rsidR="00B1596D" w:rsidRPr="000128A3">
                <w:rPr>
                  <w:lang w:val="en-GB"/>
                </w:rPr>
                <w:t xml:space="preserve">uture </w:t>
              </w:r>
            </w:ins>
            <w:del w:id="7030" w:author="Ian Blenkinsop" w:date="2021-07-09T11:57:00Z">
              <w:r w:rsidRPr="000128A3" w:rsidDel="00233915">
                <w:rPr>
                  <w:lang w:val="en-GB"/>
                </w:rPr>
                <w:delText>greenhouse gas</w:delText>
              </w:r>
            </w:del>
            <w:ins w:id="7031" w:author="Ian Blenkinsop" w:date="2021-07-09T11:57:00Z">
              <w:r w:rsidR="00233915">
                <w:rPr>
                  <w:lang w:val="en-GB"/>
                </w:rPr>
                <w:t>GHG</w:t>
              </w:r>
            </w:ins>
            <w:r w:rsidRPr="000128A3">
              <w:rPr>
                <w:lang w:val="en-GB"/>
              </w:rPr>
              <w:t xml:space="preserve"> </w:t>
            </w:r>
            <w:del w:id="7032" w:author="Ian Blenkinsop" w:date="2021-07-09T11:59:00Z">
              <w:r w:rsidRPr="000128A3" w:rsidDel="00B1596D">
                <w:rPr>
                  <w:lang w:val="en-GB"/>
                </w:rPr>
                <w:delText>concentrations</w:delText>
              </w:r>
            </w:del>
            <w:ins w:id="7033" w:author="Ian Blenkinsop" w:date="2021-07-09T11:59:00Z">
              <w:r w:rsidR="00B1596D">
                <w:rPr>
                  <w:lang w:val="en-GB"/>
                </w:rPr>
                <w:t>C</w:t>
              </w:r>
              <w:r w:rsidR="00B1596D" w:rsidRPr="000128A3">
                <w:rPr>
                  <w:lang w:val="en-GB"/>
                </w:rPr>
                <w:t>oncentrations</w:t>
              </w:r>
            </w:ins>
          </w:p>
        </w:tc>
        <w:tc>
          <w:tcPr>
            <w:tcW w:w="7050" w:type="dxa"/>
            <w:shd w:val="clear" w:color="auto" w:fill="CFE2F3"/>
            <w:tcMar>
              <w:top w:w="100" w:type="dxa"/>
              <w:left w:w="100" w:type="dxa"/>
              <w:bottom w:w="100" w:type="dxa"/>
              <w:right w:w="100" w:type="dxa"/>
            </w:tcMar>
          </w:tcPr>
          <w:p w14:paraId="576174F0" w14:textId="7D52D276" w:rsidR="006409E5" w:rsidRPr="000128A3" w:rsidRDefault="006409E5" w:rsidP="00294F83">
            <w:pPr>
              <w:pStyle w:val="AR6BodyText"/>
              <w:rPr>
                <w:lang w:val="en-GB"/>
              </w:rPr>
            </w:pPr>
            <w:del w:id="7034" w:author="Ian Blenkinsop" w:date="2021-07-09T11:57:00Z">
              <w:r w:rsidRPr="000128A3" w:rsidDel="00233915">
                <w:rPr>
                  <w:lang w:val="en-GB"/>
                </w:rPr>
                <w:delText>Greenhouse gas</w:delText>
              </w:r>
            </w:del>
            <w:ins w:id="7035" w:author="Ian Blenkinsop" w:date="2021-07-09T11:57:00Z">
              <w:r w:rsidR="00233915">
                <w:rPr>
                  <w:lang w:val="en-GB"/>
                </w:rPr>
                <w:t>GHG</w:t>
              </w:r>
            </w:ins>
            <w:r w:rsidRPr="000128A3">
              <w:rPr>
                <w:lang w:val="en-GB"/>
              </w:rPr>
              <w:t xml:space="preserve"> surface air mole fractions of 43 species, including CO</w:t>
            </w:r>
            <w:r w:rsidRPr="000128A3">
              <w:rPr>
                <w:vertAlign w:val="subscript"/>
                <w:lang w:val="en-GB"/>
              </w:rPr>
              <w:t>2</w:t>
            </w:r>
            <w:r w:rsidRPr="000128A3">
              <w:rPr>
                <w:lang w:val="en-GB"/>
              </w:rPr>
              <w:t>, CH</w:t>
            </w:r>
            <w:r w:rsidRPr="000128A3">
              <w:rPr>
                <w:vertAlign w:val="subscript"/>
                <w:lang w:val="en-GB"/>
              </w:rPr>
              <w:t>4</w:t>
            </w:r>
            <w:r w:rsidRPr="000128A3">
              <w:rPr>
                <w:lang w:val="en-GB"/>
              </w:rPr>
              <w:t>, N</w:t>
            </w:r>
            <w:r w:rsidRPr="000128A3">
              <w:rPr>
                <w:vertAlign w:val="subscript"/>
                <w:lang w:val="en-GB"/>
              </w:rPr>
              <w:t>2</w:t>
            </w:r>
            <w:r w:rsidRPr="000128A3">
              <w:rPr>
                <w:lang w:val="en-GB"/>
              </w:rPr>
              <w:t xml:space="preserve">O, HFCs, PFCs, halons, HCFCs, CFCs, </w:t>
            </w:r>
            <w:commentRangeStart w:id="7036"/>
            <w:r w:rsidRPr="000128A3">
              <w:rPr>
                <w:lang w:val="en-GB"/>
              </w:rPr>
              <w:t>SF</w:t>
            </w:r>
            <w:r w:rsidRPr="000128A3">
              <w:rPr>
                <w:vertAlign w:val="subscript"/>
                <w:lang w:val="en-GB"/>
              </w:rPr>
              <w:t>6</w:t>
            </w:r>
            <w:r w:rsidRPr="000128A3">
              <w:rPr>
                <w:lang w:val="en-GB"/>
              </w:rPr>
              <w:t>, NF</w:t>
            </w:r>
            <w:r w:rsidRPr="000128A3">
              <w:rPr>
                <w:vertAlign w:val="subscript"/>
                <w:lang w:val="en-GB"/>
              </w:rPr>
              <w:t>3</w:t>
            </w:r>
            <w:r w:rsidRPr="000128A3">
              <w:rPr>
                <w:lang w:val="en-GB"/>
              </w:rPr>
              <w:t>,</w:t>
            </w:r>
            <w:commentRangeEnd w:id="7036"/>
            <w:r w:rsidR="00233915">
              <w:rPr>
                <w:rStyle w:val="CommentReference"/>
              </w:rPr>
              <w:commentReference w:id="7036"/>
            </w:r>
            <w:r w:rsidRPr="000128A3">
              <w:rPr>
                <w:lang w:val="en-GB"/>
              </w:rPr>
              <w:t xml:space="preserve"> including latitudinal gradients and seasonality from year 1 to 2500 </w:t>
            </w:r>
            <w:r>
              <w:fldChar w:fldCharType="begin" w:fldLock="1"/>
            </w:r>
            <w:r w:rsidR="00E81B0B">
              <w:rPr>
                <w:lang w:val="en-GB"/>
              </w:rPr>
              <w:instrText>ADDIN CSL_CITATION { "citationItems" : [ { "id" : "ITEM-1", "itemData" : { "DOI" : "10.5194/gmd-10-2057-2017", "ISSN" : "1991-9603", "abstract" : "&lt;p&gt;&lt;p&gt;&lt;strong&gt;Abstract.&lt;/strong&gt; Atmospheric greenhouse gas (GHG) concentrations are at unprecedented, record-high levels compared to the last 800&lt;span class=\"thinspace\"&gt;&lt;/span&gt;000\u00a0years. Those elevated GHG concentrations warm the planet and \u2013 partially offset by net cooling effects by aerosols \u2013 are largely responsible for the observed warming over the past 150\u00a0years. An accurate representation of GHG concentrations is hence important to understand and model recent climate change. So far, community efforts to create composite datasets of GHG concentrations with seasonal and latitudinal information have focused on marine boundary layer conditions and recent trends since the 1980s. Here, we provide consolidated datasets of historical atmospheric concentrations (mole fractions) of 43\u00a0GHGs to be used in the Climate Model Intercomparison Project \u2013 Phase\u00a06 (CMIP6) experiments. The presented datasets are based on AGAGE and NOAA networks, firn and ice core data, and archived air data, and a large set of published studies. In contrast to previous intercomparisons, the new datasets are latitudinally resolved and include seasonality. We focus on the period 1850\u20132014 for historical CMIP6 runs, but data are also provided for the last 2000\u00a0years. We provide consolidated datasets in various spatiotemporal resolutions for carbon dioxide (CO&lt;sub&gt;2&lt;/sub&gt;), methane (CH&lt;sub&gt;4&lt;/sub&gt;) and nitrous oxide (N&lt;sub&gt;2&lt;/sub&gt;O), as well as 40 other GHGs, namely 17 ozone-depleting substances, 11\u00a0hydrofluorocarbons (HFCs), 9\u00a0perfluorocarbons (PFCs), sulfur hexafluoride (SF&lt;sub&gt;6&lt;/sub&gt;), nitrogen trifluoride (NF&lt;sub&gt;3&lt;/sub&gt;) and sulfuryl fluoride (SO&lt;sub&gt;2&lt;/sub&gt;F&lt;sub&gt;2&lt;/sub&gt;). In addition, we provide three equivalence species that aggregate concentrations of GHGs other than CO&lt;sub&gt;2&lt;/sub&gt;, CH&lt;sub&gt;4&lt;/sub&gt; and N&lt;sub&gt;2&lt;/sub&gt;O, weighted by their radiative forcing efficiencies. For the year 1850, which is used for pre-industrial control runs, we estimate annual global-mean surface concentrations of CO&lt;sub&gt;2&lt;/sub&gt; at 284.3&lt;span class=\"thinspace\"&gt;&lt;/span&gt;ppm, CH&lt;sub&gt;4&lt;/sub&gt; at 808.2&lt;span class=\"thinspace\"&gt;&lt;/span&gt;ppb and N&lt;sub&gt;2&lt;/sub&gt;O at 273.0&lt;span class=\"thinspace\"&gt;&lt;/span&gt;ppb. The data are available at &lt;a href=\"https://esgf-node.llnl.gov/search/input4mips/\" target=\"_blank\"&gt;https://esgf-node.llnl.gov/search/input4mips/&lt;/a&gt; and &lt;a href=\"http://www.climatecollege.unimelb.edu.au/cmip6\" target=\"_blank\"&gt;http://www.climatecollege.unimelb.edu.au/cmip6&lt;/a&gt;. While the minimum CMIP6 recommendation is to\u2026", "author" : [ { "dropping-particle" : "", "family" : "Meinshausen", "given" : "Malte", "non-dropping-particle" : "", "parse-names" : false, "suffix" : "" }, { "dropping-particle" : "", "family" : "Vogel", "given" : "Elisabeth", "non-dropping-particle" : "", "parse-names" : false, "suffix" : "" }, { "dropping-particle" : "", "family" : "Nauels", "given" : "Alexander", "non-dropping-particle" : "", "parse-names" : false, "suffix" : "" }, { "dropping-particle" : "", "family" : "Lorbacher", "given" : "Katja", "non-dropping-particle" : "", "parse-names" : false, "suffix" : "" }, { "dropping-particle" : "", "family" : "Meinshausen", "given" : "Nicolai", "non-dropping-particle" : "", "parse-names" : false, "suffix" : "" }, { "dropping-particle" : "", "family" : "Etheridge", "given" : "David M.", "non-dropping-particle" : "", "parse-names" : false, "suffix" : "" }, { "dropping-particle" : "", "family" : "Fraser", "given" : "Paul J.", "non-dropping-particle" : "", "parse-names" : false, "suffix" : "" }, { "dropping-particle" : "", "family" : "Montzka", "given" : "Stephen A.", "non-dropping-particle" : "", "parse-names" : false, "suffix" : "" }, { "dropping-particle" : "", "family" : "Rayner", "given" : "Peter J.", "non-dropping-particle" : "", "parse-names" : false, "suffix" : "" }, { "dropping-particle" : "", "family" : "Trudinger", "given" : "Cathy M.", "non-dropping-particle" : "", "parse-names" : false, "suffix" : "" }, { "dropping-particle" : "", "family" : "Krummel", "given" : "Paul B.", "non-dropping-particle" : "", "parse-names" : false, "suffix" : "" }, { "dropping-particle" : "", "family" : "Beyerle", "given" : "Urs", "non-dropping-particle" : "", "parse-names" : false, "suffix" : "" }, { "dropping-particle" : "", "family" : "Canadell", "given" : "Josep G.", "non-dropping-particle" : "", "parse-names" : false, "suffix" : "" }, { "dropping-particle" : "", "family" : "Daniel", "given" : "John S.", "non-dropping-particle" : "", "parse-names" : false, "suffix" : "" }, { "dropping-particle" : "", "family" : "Enting", "given" : "Ian G.", "non-dropping-particle" : "", "parse-names" : false, "suffix" : "" }, { "dropping-particle" : "", "family" : "Law", "given" : "Rachel M.", "non-dropping-particle" : "", "parse-names" : false, "suffix" : "" }, { "dropping-particle" : "", "family" : "Lunder", "given" : "Chris R.", "non-dropping-particle" : "", "parse-names" : false, "suffix" : "" }, { "dropping-particle" : "", "family" : "O&amp;amp;apos;Doherty", "given" : "Simon", "non-dropping-particle" : "", "parse-names" : false, "suffix" : "" }, { "dropping-particle" : "", "family" : "Prinn", "given" : "Ron G.", "non-dropping-particle" : "", "parse-names" : false, "suffix" : "" }, { "dropping-particle" : "", "family" : "Reimann", "given" : "Stefan", "non-dropping-particle" : "", "parse-names" : false, "suffix" : "" }, { "dropping-particle" : "", "family" : "Rubino", "given" : "Mauro", "non-dropping-particle" : "", "parse-names" : false, "suffix" : "" }, { "dropping-particle" : "", "family" : "Velders", "given" : "Guus J. M.", "non-dropping-particle" : "", "parse-names" : false, "suffix" : "" }, { "dropping-particle" : "", "family" : "Vollmer", "given" : "Martin K.", "non-dropping-particle" : "", "parse-names" : false, "suffix" : "" }, { "dropping-particle" : "", "family" : "Wang", "given" : "Ray H. J.", "non-dropping-particle" : "", "parse-names" : false, "suffix" : "" }, { "dropping-particle" : "", "family" : "Weiss", "given" : "Ray", "non-dropping-particle" : "", "parse-names" : false, "suffix" : "" } ], "container-title" : "Geoscientific Model Development", "id" : "ITEM-1", "issue" : "5", "issued" : { "date-parts" : [ [ "2017", "5", "31" ] ] }, "page" : "2057-2116", "title" : "Historical greenhouse gas concentrations for climate modelling (CMIP6)", "translator" : [ { "dropping-particle" : "", "family" : "H2762", "given" : "", "non-dropping-particle" : "", "parse-names" : false, "suffix" : "" } ], "type" : "article-journal", "volume" : "10" }, "uris" : [ "http://www.mendeley.com/documents/?uuid=c18df228-392f-35c6-9bc5-bdb142495c42" ] }, { "id" : "ITEM-2", "itemData" : { "DOI" : "10.5194/gmd-13-3571-2020", "ISSN" : "1991-9603", "author" : [ { "dropping-particle" : "", "family" : "Meinshausen", "given" : "Malte", "non-dropping-particle" : "", "parse-names" : false, "suffix" : "" }, { "dropping-particle" : "", "family" : "Nicholls", "given" : "Zebedee R. J.", "non-dropping-particle" : "", "parse-names" : false, "suffix" : "" }, { "dropping-particle" : "", "family" : "Lewis", "given" : "Jared", "non-dropping-particle" : "", "parse-names" : false, "suffix" : "" }, { "dropping-particle" : "", "family" : "Gidden", "given" : "Matthew J.", "non-dropping-particle" : "", "parse-names" : false, "suffix" : "" }, { "dropping-particle" : "", "family" : "Vogel", "given" : "Elisabeth", "non-dropping-particle" : "", "parse-names" : false, "suffix" : "" }, { "dropping-particle" : "", "family" : "Freund", "given" : "Mandy", "non-dropping-particle" : "", "parse-names" : false, "suffix" : "" }, { "dropping-particle" : "", "family" : "Beyerle", "given" : "Urs", "non-dropping-particle" : "", "parse-names" : false, "suffix" : "" }, { "dropping-particle" : "", "family" : "Gessner", "given" : "Claudia", "non-dropping-particle" : "", "parse-names" : false, "suffix" : "" }, { "dropping-particle" : "", "family" : "Nauels", "given" : "Alexander", "non-dropping-particle" : "", "parse-names" : false, "suffix" : "" }, { "dropping-particle" : "", "family" : "Bauer", "given" : "Nico", "non-dropping-particle" : "", "parse-names" : false, "suffix" : "" }, { "dropping-particle" : "", "family" : "Canadell", "given" : "Josep G.", "non-dropping-particle" : "", "parse-names" : false, "suffix" : "" }, { "dropping-particle" : "", "family" : "Daniel", "given" : "John S.", "non-dropping-particle" : "", "parse-names" : false, "suffix" : "" }, { "dropping-particle" : "", "family" : "John", "given" : "Andrew", "non-dropping-particle" : "", "parse-names" : false, "suffix" : "" }, { "dropping-particle" : "", "family" : "Krummel", "given" : "Paul B.", "non-dropping-particle" : "", "parse-names" : false, "suffix" : "" }, { "dropping-particle" : "", "family" : "Luderer", "given" : "Gunnar", "non-dropping-particle" : "", "parse-names" : false, "suffix" : "" }, { "dropping-particle" : "", "family" : "Meinshausen", "given" : "Nicolai", "non-dropping-particle" : "", "parse-names" : false, "suffix" : "" }, { "dropping-particle" : "", "family" : "Montzka", "given" : "Stephen A.", "non-dropping-particle" : "", "parse-names" : false, "suffix" : "" }, { "dropping-particle" : "", "family" : "Rayner", "given" : "Peter J.", "non-dropping-particle" : "", "parse-names" : false, "suffix" : "" }, { "dropping-particle" : "", "family" : "Reimann", "given" : "Stefan", "non-dropping-particle" : "", "parse-names" : false, "suffix" : "" }, { "dropping-particle" : "", "family" : "Smith", "given" : "Steven J.", "non-dropping-particle" : "", "parse-names" : false, "suffix" : "" }, { "dropping-particle" : "", "family" : "Berg", "given" : "Marten", "non-dropping-particle" : "van den", "parse-names" : false, "suffix" : "" }, { "dropping-particle" : "", "family" : "Velders", "given" : "Guus J. M.", "non-dropping-particle" : "", "parse-names" : false, "suffix" : "" }, { "dropping-particle" : "", "family" : "Vollmer", "given" : "Martin K.", "non-dropping-particle" : "", "parse-names" : false, "suffix" : "" }, { "dropping-particle" : "", "family" : "Wang", "given" : "Ray H. J.", "non-dropping-particle" : "", "parse-names" : false, "suffix" : "" } ], "container-title" : "Geoscientific Model Development", "id" : "ITEM-2", "issue" : "8", "issued" : { "date-parts" : [ [ "2020", "8", "13" ] ] }, "page" : "3571-3605", "title" : "The shared socio-economic pathway (SSP) greenhouse gas concentrations and their extensions to 2500", "translator" : [ { "dropping-particle" : "", "family" : "H4156", "given" : "", "non-dropping-particle" : "", "parse-names" : false, "suffix" : "" } ], "type" : "article-journal", "volume" : "13" }, "uris" : [ "http://www.mendeley.com/documents/?uuid=62c52ac2-f094-4954-a9c7-afc037288ea0" ] } ], "mendeley" : { "formattedCitation" : "(Meinshausen et al., 2017, 2020)", "plainTextFormattedCitation" : "(Meinshausen et al., 2017, 2020)", "previouslyFormattedCitation" : "(Meinshausen et al., 2017, 2020)" }, "properties" : { "noteIndex" : 0 }, "schema" : "https://github.com/citation-style-language/schema/raw/master/csl-citation.json" }</w:instrText>
            </w:r>
            <w:r>
              <w:fldChar w:fldCharType="separate"/>
            </w:r>
            <w:ins w:id="7037" w:author="Robin Matthews" w:date="2021-05-18T16:08:00Z">
              <w:r w:rsidR="00602365">
                <w:rPr>
                  <w:noProof/>
                  <w:lang w:val="en-GB"/>
                </w:rPr>
                <w:t>(Meinshausen et al., 2017, 2020)</w:t>
              </w:r>
            </w:ins>
            <w:del w:id="7038" w:author="Robin Matthews" w:date="2021-05-18T16:08:00Z">
              <w:r w:rsidRPr="000128A3" w:rsidDel="00602365">
                <w:rPr>
                  <w:noProof/>
                  <w:lang w:val="en-GB"/>
                </w:rPr>
                <w:delText>(Meinshausen et al., 2017, 2020)</w:delText>
              </w:r>
            </w:del>
            <w:r>
              <w:fldChar w:fldCharType="end"/>
            </w:r>
            <w:ins w:id="7039" w:author="Ian Blenkinsop" w:date="2021-07-09T11:57:00Z">
              <w:r w:rsidR="00233915">
                <w:t>.</w:t>
              </w:r>
            </w:ins>
            <w:r w:rsidRPr="000128A3">
              <w:rPr>
                <w:lang w:val="en-GB"/>
              </w:rPr>
              <w:t xml:space="preserve"> </w:t>
            </w:r>
          </w:p>
        </w:tc>
      </w:tr>
      <w:tr w:rsidR="006409E5" w:rsidRPr="00512141" w14:paraId="390C6607" w14:textId="77777777" w:rsidTr="00294F83">
        <w:tc>
          <w:tcPr>
            <w:tcW w:w="2310" w:type="dxa"/>
            <w:shd w:val="clear" w:color="auto" w:fill="CFE2F3"/>
            <w:tcMar>
              <w:top w:w="100" w:type="dxa"/>
              <w:left w:w="100" w:type="dxa"/>
              <w:bottom w:w="100" w:type="dxa"/>
              <w:right w:w="100" w:type="dxa"/>
            </w:tcMar>
          </w:tcPr>
          <w:p w14:paraId="53B5EDB3" w14:textId="24E7CDCD" w:rsidR="006409E5" w:rsidRPr="000128A3" w:rsidRDefault="006409E5" w:rsidP="00294F83">
            <w:pPr>
              <w:pStyle w:val="AR6BodyText"/>
              <w:rPr>
                <w:lang w:val="en-GB"/>
              </w:rPr>
            </w:pPr>
            <w:del w:id="7040" w:author="Ian Blenkinsop" w:date="2021-07-09T11:58:00Z">
              <w:r w:rsidRPr="000128A3" w:rsidDel="001914FB">
                <w:rPr>
                  <w:lang w:val="en-GB"/>
                </w:rPr>
                <w:lastRenderedPageBreak/>
                <w:delText>Land</w:delText>
              </w:r>
              <w:r w:rsidR="00C1628A" w:rsidRPr="000128A3" w:rsidDel="001914FB">
                <w:rPr>
                  <w:lang w:val="en-GB"/>
                </w:rPr>
                <w:delText xml:space="preserve"> </w:delText>
              </w:r>
            </w:del>
            <w:ins w:id="7041" w:author="Ian Blenkinsop" w:date="2021-07-09T11:58:00Z">
              <w:r w:rsidR="001914FB" w:rsidRPr="000128A3">
                <w:rPr>
                  <w:lang w:val="en-GB"/>
                </w:rPr>
                <w:t>Land</w:t>
              </w:r>
              <w:r w:rsidR="001914FB">
                <w:rPr>
                  <w:lang w:val="en-GB"/>
                </w:rPr>
                <w:t>-</w:t>
              </w:r>
            </w:ins>
            <w:del w:id="7042" w:author="Ian Blenkinsop" w:date="2021-07-09T11:59:00Z">
              <w:r w:rsidRPr="000128A3" w:rsidDel="00B1596D">
                <w:rPr>
                  <w:lang w:val="en-GB"/>
                </w:rPr>
                <w:delText xml:space="preserve">use </w:delText>
              </w:r>
            </w:del>
            <w:ins w:id="7043" w:author="Ian Blenkinsop" w:date="2021-07-09T11:59:00Z">
              <w:r w:rsidR="00B1596D">
                <w:rPr>
                  <w:lang w:val="en-GB"/>
                </w:rPr>
                <w:t>U</w:t>
              </w:r>
              <w:r w:rsidR="00B1596D" w:rsidRPr="000128A3">
                <w:rPr>
                  <w:lang w:val="en-GB"/>
                </w:rPr>
                <w:t xml:space="preserve">se </w:t>
              </w:r>
            </w:ins>
            <w:del w:id="7044" w:author="Ian Blenkinsop" w:date="2021-07-09T12:00:00Z">
              <w:r w:rsidRPr="000128A3" w:rsidDel="00B1596D">
                <w:rPr>
                  <w:lang w:val="en-GB"/>
                </w:rPr>
                <w:delText xml:space="preserve">change </w:delText>
              </w:r>
            </w:del>
            <w:ins w:id="7045" w:author="Ian Blenkinsop" w:date="2021-07-09T12:00:00Z">
              <w:r w:rsidR="00B1596D">
                <w:rPr>
                  <w:lang w:val="en-GB"/>
                </w:rPr>
                <w:t>C</w:t>
              </w:r>
              <w:r w:rsidR="00B1596D" w:rsidRPr="000128A3">
                <w:rPr>
                  <w:lang w:val="en-GB"/>
                </w:rPr>
                <w:t xml:space="preserve">hange </w:t>
              </w:r>
            </w:ins>
            <w:r w:rsidRPr="000128A3">
              <w:rPr>
                <w:lang w:val="en-GB"/>
              </w:rPr>
              <w:t xml:space="preserve">and </w:t>
            </w:r>
            <w:del w:id="7046" w:author="Ian Blenkinsop" w:date="2021-07-09T12:00:00Z">
              <w:r w:rsidRPr="000128A3" w:rsidDel="00B1596D">
                <w:rPr>
                  <w:lang w:val="en-GB"/>
                </w:rPr>
                <w:delText xml:space="preserve">management </w:delText>
              </w:r>
            </w:del>
            <w:ins w:id="7047" w:author="Ian Blenkinsop" w:date="2021-07-09T12:00:00Z">
              <w:r w:rsidR="00B1596D">
                <w:rPr>
                  <w:lang w:val="en-GB"/>
                </w:rPr>
                <w:t>M</w:t>
              </w:r>
              <w:r w:rsidR="00B1596D" w:rsidRPr="000128A3">
                <w:rPr>
                  <w:lang w:val="en-GB"/>
                </w:rPr>
                <w:t xml:space="preserve">anagement </w:t>
              </w:r>
            </w:ins>
            <w:del w:id="7048" w:author="Ian Blenkinsop" w:date="2021-07-09T12:00:00Z">
              <w:r w:rsidRPr="000128A3" w:rsidDel="00B1596D">
                <w:rPr>
                  <w:lang w:val="en-GB"/>
                </w:rPr>
                <w:delText xml:space="preserve">patterns </w:delText>
              </w:r>
            </w:del>
            <w:ins w:id="7049" w:author="Ian Blenkinsop" w:date="2021-07-09T12:00:00Z">
              <w:r w:rsidR="00B1596D">
                <w:rPr>
                  <w:lang w:val="en-GB"/>
                </w:rPr>
                <w:t>P</w:t>
              </w:r>
              <w:r w:rsidR="00B1596D" w:rsidRPr="000128A3">
                <w:rPr>
                  <w:lang w:val="en-GB"/>
                </w:rPr>
                <w:t xml:space="preserve">atterns </w:t>
              </w:r>
            </w:ins>
          </w:p>
        </w:tc>
        <w:tc>
          <w:tcPr>
            <w:tcW w:w="7050" w:type="dxa"/>
            <w:shd w:val="clear" w:color="auto" w:fill="CFE2F3"/>
            <w:tcMar>
              <w:top w:w="100" w:type="dxa"/>
              <w:left w:w="100" w:type="dxa"/>
              <w:bottom w:w="100" w:type="dxa"/>
              <w:right w:w="100" w:type="dxa"/>
            </w:tcMar>
          </w:tcPr>
          <w:p w14:paraId="056CC69F" w14:textId="6623ED25" w:rsidR="006409E5" w:rsidRPr="000128A3" w:rsidRDefault="006409E5" w:rsidP="00294F83">
            <w:pPr>
              <w:pStyle w:val="AR6BodyText"/>
              <w:rPr>
                <w:lang w:val="en-GB"/>
              </w:rPr>
            </w:pPr>
            <w:r w:rsidRPr="000128A3">
              <w:rPr>
                <w:lang w:val="en-GB"/>
              </w:rPr>
              <w:t>Globally gridded land</w:t>
            </w:r>
            <w:r w:rsidR="00C1628A" w:rsidRPr="000128A3">
              <w:rPr>
                <w:lang w:val="en-GB"/>
              </w:rPr>
              <w:t xml:space="preserve"> </w:t>
            </w:r>
            <w:r w:rsidRPr="000128A3">
              <w:rPr>
                <w:lang w:val="en-GB"/>
              </w:rPr>
              <w:t>use</w:t>
            </w:r>
            <w:ins w:id="7050" w:author="Ian Blenkinsop" w:date="2021-07-09T11:58:00Z">
              <w:r w:rsidR="001914FB">
                <w:rPr>
                  <w:lang w:val="en-GB"/>
                </w:rPr>
                <w:t>-</w:t>
              </w:r>
            </w:ins>
            <w:r w:rsidRPr="000128A3">
              <w:rPr>
                <w:lang w:val="en-GB"/>
              </w:rPr>
              <w:t xml:space="preserve"> and land </w:t>
            </w:r>
            <w:del w:id="7051" w:author="Ian Blenkinsop" w:date="2021-07-09T11:58:00Z">
              <w:r w:rsidRPr="000128A3" w:rsidDel="001914FB">
                <w:rPr>
                  <w:lang w:val="en-GB"/>
                </w:rPr>
                <w:delText xml:space="preserve">cover </w:delText>
              </w:r>
            </w:del>
            <w:ins w:id="7052" w:author="Ian Blenkinsop" w:date="2021-07-09T11:58:00Z">
              <w:r w:rsidR="001914FB" w:rsidRPr="000128A3">
                <w:rPr>
                  <w:lang w:val="en-GB"/>
                </w:rPr>
                <w:t>cover</w:t>
              </w:r>
              <w:r w:rsidR="001914FB">
                <w:rPr>
                  <w:lang w:val="en-GB"/>
                </w:rPr>
                <w:t>-</w:t>
              </w:r>
            </w:ins>
            <w:r w:rsidRPr="000128A3">
              <w:rPr>
                <w:lang w:val="en-GB"/>
              </w:rPr>
              <w:t xml:space="preserve">change datasets </w:t>
            </w:r>
            <w:r>
              <w:fldChar w:fldCharType="begin" w:fldLock="1"/>
            </w:r>
            <w:r w:rsidR="008E52F9">
              <w:rPr>
                <w:lang w:val="en-GB"/>
              </w:rPr>
              <w:instrText>ADDIN CSL_CITATION { "citationItems" : [ { "id" : "ITEM-1", "itemData" : { "DOI" : "10.5194/gmd-13-5425-2020", "ISSN" : "1991-9603", "abstract" : "50 times the information content of the datasets used in CMIP5 and are designed to enable new and improved estimates of the combined effects of land use on the global carbon\u2013climate system.]]&gt;", "author" : [ { "dropping-particle" : "", "family" : "Hurtt", "given" : "George C.", "non-dropping-particle" : "", "parse-names" : false, "suffix" : "" }, { "dropping-particle" : "", "family" : "Chini", "given" : "Louise", "non-dropping-particle" : "", "parse-names" : false, "suffix" : "" }, { "dropping-particle" : "", "family" : "Sahajpal", "given" : "Ritvik", "non-dropping-particle" : "", "parse-names" : false, "suffix" : "" }, { "dropping-particle" : "", "family" : "Frolking", "given" : "Steve", "non-dropping-particle" : "", "parse-names" : false, "suffix" : "" }, { "dropping-particle" : "", "family" : "Bodirsky", "given" : "Benjamin L.", "non-dropping-particle" : "", "parse-names" : false, "suffix" : "" }, { "dropping-particle" : "", "family" : "Calvin", "given" : "Katherine", "non-dropping-particle" : "", "parse-names" : false, "suffix" : "" }, { "dropping-particle" : "", "family" : "Doelman", "given" : "Jonathan C.", "non-dropping-particle" : "", "parse-names" : false, "suffix" : "" }, { "dropping-particle" : "", "family" : "Fisk", "given" : "Justin", "non-dropping-particle" : "", "parse-names" : false, "suffix" : "" }, { "dropping-particle" : "", "family" : "Fujimori", "given" : "Shinichiro", "non-dropping-particle" : "", "parse-names" : false, "suffix" : "" }, { "dropping-particle" : "", "family" : "Klein Goldewijk", "given" : "Kees", "non-dropping-particle" : "", "parse-names" : false, "suffix" : "" }, { "dropping-particle" : "", "family" : "Hasegawa", "given" : "Tomoko", "non-dropping-particle" : "", "parse-names" : false, "suffix" : "" }, { "dropping-particle" : "", "family" : "Havlik", "given" : "Peter", "non-dropping-particle" : "", "parse-names" : false, "suffix" : "" }, { "dropping-particle" : "", "family" : "Heinimann", "given" : "Andreas", "non-dropping-particle" : "", "parse-names" : false, "suffix" : "" }, { "dropping-particle" : "", "family" : "Humpen\u00f6der", "given" : "Florian", "non-dropping-particle" : "", "parse-names" : false, "suffix" : "" }, { "dropping-particle" : "", "family" : "Jungclaus", "given" : "Johan", "non-dropping-particle" : "", "parse-names" : false, "suffix" : "" }, { "dropping-particle" : "", "family" : "Kaplan", "given" : "Jed O.", "non-dropping-particle" : "", "parse-names" : false, "suffix" : "" }, { "dropping-particle" : "", "family" : "Kennedy", "given" : "Jennifer", "non-dropping-particle" : "", "parse-names" : false, "suffix" : "" }, { "dropping-particle" : "", "family" : "Krisztin", "given" : "Tam\u00e1s", "non-dropping-particle" : "", "parse-names" : false, "suffix" : "" }, { "dropping-particle" : "", "family" : "Lawrence", "given" : "David", "non-dropping-particle" : "", "parse-names" : false, "suffix" : "" }, { "dropping-particle" : "", "family" : "Lawrence", "given" : "Peter", "non-dropping-particle" : "", "parse-names" : false, "suffix" : "" }, { "dropping-particle" : "", "family" : "Ma", "given" : "Lei", "non-dropping-particle" : "", "parse-names" : false, "suffix" : "" }, { "dropping-particle" : "", "family" : "Mertz", "given" : "Ole", "non-dropping-particle" : "", "parse-names" : false, "suffix" : "" }, { "dropping-particle" : "", "family" : "Pongratz", "given" : "Julia", "non-dropping-particle" : "", "parse-names" : false, "suffix" : "" }, { "dropping-particle" : "", "family" : "Popp", "given" : "Alexander", "non-dropping-particle" : "", "parse-names" : false, "suffix" : "" }, { "dropping-particle" : "", "family" : "Poulter", "given" : "Benjamin", "non-dropping-particle" : "", "parse-names" : false, "suffix" : "" }, { "dropping-particle" : "", "family" : "Riahi", "given" : "Keywan", "non-dropping-particle" : "", "parse-names" : false, "suffix" : "" }, { "dropping-particle" : "", "family" : "Shevliakova", "given" : "Elena", "non-dropping-particle" : "", "parse-names" : false, "suffix" : "" }, { "dropping-particle" : "", "family" : "Stehfest", "given" : "Elke", "non-dropping-particle" : "", "parse-names" : false, "suffix" : "" }, { "dropping-particle" : "", "family" : "Thornton", "given" : "Peter", "non-dropping-particle" : "", "parse-names" : false, "suffix" : "" }, { "dropping-particle" : "", "family" : "Tubiello", "given" : "Francesco N.", "non-dropping-particle" : "", "parse-names" : false, "suffix" : "" }, { "dropping-particle" : "", "family" : "Vuuren", "given" : "Detlef P.", "non-dropping-particle" : "van", "parse-names" : false, "suffix" : "" }, { "dropping-particle" : "", "family" : "Zhang", "given" : "Xin", "non-dropping-particle" : "", "parse-names" : false, "suffix" : "" } ], "container-title" : "Geoscientific Model Development", "id" : "ITEM-1", "issue" : "11", "issued" : { "date-parts" : [ [ "2020", "11", "10" ] ] }, "page" : "5425-5464", "title" : "Harmonization of global land use change and management for the period 850\u20132100 (LUH2) for CMIP6", "translator" : [ { "dropping-particle" : "", "family" : "H4001", "given" : "", "non-dropping-particle" : "", "parse-names" : false, "suffix" : "" } ], "type" : "article-journal", "volume" : "13" }, "uris" : [ "http://www.mendeley.com/documents/?uuid=623ae342-e593-45fe-bce4-c3a3f899889f" ] }, { "id" : "ITEM-2", "itemData" : { "DOI" : "10.5194/gmd-13-3203-2020", "ISSN" : "1991-9603", "author" : [ { "dropping-particle" : "", "family" : "Ma", "given" : "Lei", "non-dropping-particle" : "", "parse-names" : false, "suffix" : "" }, { "dropping-particle" : "", "family" : "Hurtt", "given" : "George C.", "non-dropping-particle" : "", "parse-names" : false, "suffix" : "" }, { "dropping-particle" : "", "family" : "Chini", "given" : "Louise P.", "non-dropping-particle" : "", "parse-names" : false, "suffix" : "" }, { "dropping-particle" : "", "family" : "Sahajpal", "given" : "Ritvik", "non-dropping-particle" : "", "parse-names" : false, "suffix" : "" }, { "dropping-particle" : "", "family" : "Pongratz", "given" : "Julia", "non-dropping-particle" : "", "parse-names" : false, "suffix" : "" }, { "dropping-particle" : "", "family" : "Frolking", "given" : "Steve", "non-dropping-particle" : "", "parse-names" : false, "suffix" : "" }, { "dropping-particle" : "", "family" : "Stehfest", "given" : "Elke", "non-dropping-particle" : "", "parse-names" : false, "suffix" : "" }, { "dropping-particle" : "", "family" : "Klein Goldewijk", "given" : "Kees", "non-dropping-particle" : "", "parse-names" : false, "suffix" : "" }, { "dropping-particle" : "", "family" : "O'Leary", "given" : "Donal", "non-dropping-particle" : "", "parse-names" : false, "suffix" : "" }, { "dropping-particle" : "", "family" : "Doelman", "given" : "Jonathan C.", "non-dropping-particle" : "", "parse-names" : false, "suffix" : "" } ], "container-title" : "Geoscientific Model Development", "id" : "ITEM-2", "issue" : "7", "issued" : { "date-parts" : [ [ "2020", "7", "14" ] ] }, "page" : "3203-3220", "publisher" : "Copernicus GmbH", "title" : "Global rules for translating land-use change (LUH2) to land-cover change for CMIP6 using GLM2", "translator" : [ { "dropping-particle" : "", "family" : "H1666", "given" : "", "non-dropping-particle" : "", "parse-names" : false, "suffix" : "" } ], "type" : "article-journal", "volume" : "13" }, "uris" : [ "http://www.mendeley.com/documents/?uuid=e84e7c11-9455-4e5c-9a68-1d2a0c33be2d" ] } ], "mendeley" : { "formattedCitation" : "(Hurtt et al., 2020; Ma et al., 2020)", "plainTextFormattedCitation" : "(Hurtt et al., 2020; Ma et al., 2020)", "previouslyFormattedCitation" : "(Hurtt et al., 2020; Ma et al., 2020)" }, "properties" : { "noteIndex" : 0 }, "schema" : "https://github.com/citation-style-language/schema/raw/master/csl-citation.json" }</w:instrText>
            </w:r>
            <w:r>
              <w:fldChar w:fldCharType="separate"/>
            </w:r>
            <w:r w:rsidR="006C7B0C" w:rsidRPr="006C7B0C">
              <w:rPr>
                <w:noProof/>
                <w:lang w:val="en-GB"/>
              </w:rPr>
              <w:t>(Hurtt et al., 2020; Ma et al., 2020)</w:t>
            </w:r>
            <w:r>
              <w:fldChar w:fldCharType="end"/>
            </w:r>
            <w:r w:rsidRPr="000128A3">
              <w:rPr>
                <w:lang w:val="en-GB"/>
              </w:rPr>
              <w:t xml:space="preserve"> </w:t>
            </w:r>
          </w:p>
        </w:tc>
      </w:tr>
      <w:tr w:rsidR="006409E5" w14:paraId="0EC694A2" w14:textId="77777777" w:rsidTr="00294F83">
        <w:tc>
          <w:tcPr>
            <w:tcW w:w="2310" w:type="dxa"/>
            <w:shd w:val="clear" w:color="auto" w:fill="CFE2F3"/>
            <w:tcMar>
              <w:top w:w="100" w:type="dxa"/>
              <w:left w:w="100" w:type="dxa"/>
              <w:bottom w:w="100" w:type="dxa"/>
              <w:right w:w="100" w:type="dxa"/>
            </w:tcMar>
          </w:tcPr>
          <w:p w14:paraId="2BB2F116" w14:textId="64F509A0" w:rsidR="006409E5" w:rsidRPr="000128A3" w:rsidRDefault="006409E5" w:rsidP="00294F83">
            <w:pPr>
              <w:pStyle w:val="AR6BodyText"/>
              <w:rPr>
                <w:lang w:val="en-GB"/>
              </w:rPr>
            </w:pPr>
            <w:r w:rsidRPr="000128A3">
              <w:rPr>
                <w:lang w:val="en-GB"/>
              </w:rPr>
              <w:t xml:space="preserve">Biomass </w:t>
            </w:r>
            <w:del w:id="7053" w:author="Ian Blenkinsop" w:date="2021-07-09T12:00:00Z">
              <w:r w:rsidRPr="000128A3" w:rsidDel="00B1596D">
                <w:rPr>
                  <w:lang w:val="en-GB"/>
                </w:rPr>
                <w:delText xml:space="preserve">burning </w:delText>
              </w:r>
            </w:del>
            <w:ins w:id="7054" w:author="Ian Blenkinsop" w:date="2021-07-09T12:00:00Z">
              <w:r w:rsidR="00B1596D">
                <w:rPr>
                  <w:lang w:val="en-GB"/>
                </w:rPr>
                <w:t>B</w:t>
              </w:r>
              <w:r w:rsidR="00B1596D" w:rsidRPr="000128A3">
                <w:rPr>
                  <w:lang w:val="en-GB"/>
                </w:rPr>
                <w:t xml:space="preserve">urning </w:t>
              </w:r>
            </w:ins>
            <w:del w:id="7055" w:author="Ian Blenkinsop" w:date="2021-07-09T12:00:00Z">
              <w:r w:rsidRPr="000128A3" w:rsidDel="00B1596D">
                <w:rPr>
                  <w:lang w:val="en-GB"/>
                </w:rPr>
                <w:delText>emissions</w:delText>
              </w:r>
            </w:del>
            <w:ins w:id="7056" w:author="Ian Blenkinsop" w:date="2021-07-09T12:00:00Z">
              <w:r w:rsidR="00B1596D">
                <w:rPr>
                  <w:lang w:val="en-GB"/>
                </w:rPr>
                <w:t>E</w:t>
              </w:r>
              <w:r w:rsidR="00B1596D" w:rsidRPr="000128A3">
                <w:rPr>
                  <w:lang w:val="en-GB"/>
                </w:rPr>
                <w:t>missions</w:t>
              </w:r>
            </w:ins>
          </w:p>
        </w:tc>
        <w:tc>
          <w:tcPr>
            <w:tcW w:w="7050" w:type="dxa"/>
            <w:shd w:val="clear" w:color="auto" w:fill="CFE2F3"/>
            <w:tcMar>
              <w:top w:w="100" w:type="dxa"/>
              <w:left w:w="100" w:type="dxa"/>
              <w:bottom w:w="100" w:type="dxa"/>
              <w:right w:w="100" w:type="dxa"/>
            </w:tcMar>
          </w:tcPr>
          <w:p w14:paraId="0AD7AAF8" w14:textId="6FC1512A" w:rsidR="006409E5" w:rsidRDefault="006409E5" w:rsidP="00294F83">
            <w:pPr>
              <w:pStyle w:val="AR6BodyText"/>
            </w:pPr>
            <w:r w:rsidRPr="000128A3">
              <w:rPr>
                <w:lang w:val="en-GB"/>
              </w:rPr>
              <w:t xml:space="preserve">Historical fire-related gridded emissions, including </w:t>
            </w:r>
            <w:commentRangeStart w:id="7057"/>
            <w:r w:rsidRPr="000128A3">
              <w:rPr>
                <w:lang w:val="en-GB"/>
              </w:rPr>
              <w:t>SO</w:t>
            </w:r>
            <w:r w:rsidRPr="000128A3">
              <w:rPr>
                <w:vertAlign w:val="subscript"/>
                <w:lang w:val="en-GB"/>
              </w:rPr>
              <w:t>2</w:t>
            </w:r>
            <w:r w:rsidRPr="000128A3">
              <w:rPr>
                <w:lang w:val="en-GB"/>
              </w:rPr>
              <w:t>, NO</w:t>
            </w:r>
            <w:r w:rsidRPr="000128A3">
              <w:rPr>
                <w:vertAlign w:val="subscript"/>
                <w:lang w:val="en-GB"/>
              </w:rPr>
              <w:t>x</w:t>
            </w:r>
            <w:r w:rsidRPr="000128A3">
              <w:rPr>
                <w:lang w:val="en-GB"/>
              </w:rPr>
              <w:t>, CO, BC, OC, NH</w:t>
            </w:r>
            <w:r w:rsidRPr="000128A3">
              <w:rPr>
                <w:vertAlign w:val="subscript"/>
                <w:lang w:val="en-GB"/>
              </w:rPr>
              <w:t>3</w:t>
            </w:r>
            <w:r w:rsidRPr="000128A3">
              <w:rPr>
                <w:lang w:val="en-GB"/>
              </w:rPr>
              <w:t>, NMVOCs</w:t>
            </w:r>
            <w:commentRangeEnd w:id="7057"/>
            <w:r w:rsidR="001914FB">
              <w:rPr>
                <w:rStyle w:val="CommentReference"/>
              </w:rPr>
              <w:commentReference w:id="7057"/>
            </w:r>
            <w:r w:rsidRPr="000128A3">
              <w:rPr>
                <w:lang w:val="en-GB"/>
              </w:rPr>
              <w:t xml:space="preserve">, relevant to concentration-driven historical and future SSP scenario runs </w:t>
            </w:r>
            <w:r>
              <w:fldChar w:fldCharType="begin" w:fldLock="1"/>
            </w:r>
            <w:r w:rsidR="00E81B0B">
              <w:rPr>
                <w:lang w:val="en-GB"/>
              </w:rPr>
              <w:instrText>ADDIN CSL_CITATION { "citationItems" : [ { "id" : "ITEM-1", "itemData" : { "DOI" : "10.5194/gmd-10-3329-2017", "ISSN" : "1991-9603", "abstract" : "Abstract. Fires have influenced atmospheric composition and climate since the rise of vascular plants, and satellite data have shown the overall global extent of fires. Our knowledge of historic fire emissions has progressively improved over the past decades due mostly to the development of new proxies and the improvement of fire models. Currently, there is a suite of proxies including sedimentary charcoal records, measurements of fire-emitted trace gases and black carbon stored in ice and firn, and visibility observations. These proxies provide opportunities to extrapolate emission estimates back in time based on satellite data starting in 1997, but each proxy has strengths and weaknesses regarding, for example, the spatial and temporal extents over which they are representative. We developed a new historic biomass burning emissions dataset starting in 1750 that merges the satellite record with several existing proxies and uses the average of six models from the Fire Model Intercomparison Project (FireMIP) protocol to estimate emissions when the available proxies had limited coverage. According to our approach, global biomass burning emissions were relatively constant, with 10-year averages varying between 1.8 and 2.3 Pg C yr\u22121. Carbon emissions increased only slightly over the full time period and peaked during the 1990s after which they decreased gradually. There is substantial uncertainty in these estimates, and patterns varied depending on choices regarding data representation, especially on regional scales. The observed pattern in fire carbon emissions is for a large part driven by African fires, which accounted for 58 % of global fire carbon emissions. African fire emissions declined since about 1950 due to conversion of savanna to cropland, and this decrease is partially compensated for by increasing emissions in deforestation zones of South America and Asia. These global fire emission estimates are mostly suited for global analyses and will be used in the Coupled Model Intercomparison Project Phase 6 (CMIP6) simulations.", "author" : [ { "dropping-particle" : "", "family" : "Marle", "given" : "Margreet J. E.", "non-dropping-particle" : "van", "parse-names" : false, "suffix" : "" }, { "dropping-particle" : "", "family" : "Kloster", "given" : "Silvia", "non-dropping-particle" : "", "parse-names" : false, "suffix" : "" }, { "dropping-particle" : "", "family" : "Magi", "given" : "Brian I.", "non-dropping-particle" : "", "parse-names" : false, "suffix" : "" }, { "dropping-particle" : "", "family" : "Marlon", "given" : "Jennifer R.", "non-dropping-particle" : "", "parse-names" : false, "suffix" : "" }, { "dropping-particle" : "", "family" : "Daniau", "given" : "Anne-Laure", "non-dropping-particle" : "", "parse-names" : false, "suffix" : "" }, { "dropping-particle" : "", "family" : "Field", "given" : "Robert D.", "non-dropping-particle" : "", "parse-names" : false, "suffix" : "" }, { "dropping-particle" : "", "family" : "Arneth", "given" : "Almut", "non-dropping-particle" : "", "parse-names" : false, "suffix" : "" }, { "dropping-particle" : "", "family" : "Forrest", "given" : "Matthew", "non-dropping-particle" : "", "parse-names" : false, "suffix" : "" }, { "dropping-particle" : "", "family" : "Hantson", "given" : "Stijn", "non-dropping-particle" : "", "parse-names" : false, "suffix" : "" }, { "dropping-particle" : "", "family" : "Kehrwald", "given" : "Natalie M.", "non-dropping-particle" : "", "parse-names" : false, "suffix" : "" }, { "dropping-particle" : "", "family" : "Knorr", "given" : "Wolfgang", "non-dropping-particle" : "", "parse-names" : false, "suffix" : "" }, { "dropping-particle" : "", "family" : "Lasslop", "given" : "Gitta", "non-dropping-particle" : "", "parse-names" : false, "suffix" : "" }, { "dropping-particle" : "", "family" : "Li", "given" : "Fang", "non-dropping-particle" : "", "parse-names" : false, "suffix" : "" }, { "dropping-particle" : "", "family" : "Mangeon", "given" : "St\u00e9phane", "non-dropping-particle" : "", "parse-names" : false, "suffix" : "" }, { "dropping-particle" : "", "family" : "Yue", "given" : "Chao", "non-dropping-particle" : "", "parse-names" : false, "suffix" : "" }, { "dropping-particle" : "", "family" : "Kaiser", "given" : "Johannes W.", "non-dropping-particle" : "", "parse-names" : false, "suffix" : "" }, { "dropping-particle" : "", "family" : "Werf", "given" : "Guido R.", "non-dropping-particle" : "van der", "parse-names" : false, "suffix" : "" } ], "container-title" : "Geoscientific Model Development", "id" : "ITEM-1", "issue" : "9", "issued" : { "date-parts" : [ [ "2017", "9", "11" ] ] }, "page" : "3329-3357", "title" : "Historic global biomass burning emissions for CMIP6 (BB4CMIP) based on merging satellite observations with proxies and fire models (1750\u20132015)", "translator" : [ { "dropping-particle" : "", "family" : "H4378", "given" : "", "non-dropping-particle" : "", "parse-names" : false, "suffix" : "" } ], "type" : "article-journal", "volume" : "10" }, "uris" : [ "http://www.mendeley.com/documents/?uuid=7090adca-093f-4f9c-a876-09690dd19656" ] } ], "mendeley" : { "formattedCitation" : "(van Marle et al., 2017)", "plainTextFormattedCitation" : "(van Marle et al., 2017)", "previouslyFormattedCitation" : "(van Marle et al., 2017)" }, "properties" : { "noteIndex" : 0 }, "schema" : "https://github.com/citation-style-language/schema/raw/master/csl-citation.json" }</w:instrText>
            </w:r>
            <w:r>
              <w:fldChar w:fldCharType="separate"/>
            </w:r>
            <w:ins w:id="7058" w:author="Robin Matthews" w:date="2021-05-18T16:08:00Z">
              <w:r w:rsidR="00602365">
                <w:rPr>
                  <w:noProof/>
                </w:rPr>
                <w:t>(van Marle et al., 2017)</w:t>
              </w:r>
            </w:ins>
            <w:del w:id="7059" w:author="Robin Matthews" w:date="2021-05-18T16:08:00Z">
              <w:r w:rsidR="00F8677F" w:rsidRPr="00F8677F" w:rsidDel="00602365">
                <w:rPr>
                  <w:noProof/>
                </w:rPr>
                <w:delText>(van Marle et al., 2017)</w:delText>
              </w:r>
            </w:del>
            <w:r>
              <w:fldChar w:fldCharType="end"/>
            </w:r>
            <w:r>
              <w:t xml:space="preserve">. </w:t>
            </w:r>
          </w:p>
        </w:tc>
      </w:tr>
      <w:tr w:rsidR="006409E5" w:rsidRPr="00512141" w14:paraId="4888ABEC" w14:textId="77777777" w:rsidTr="00294F83">
        <w:tc>
          <w:tcPr>
            <w:tcW w:w="2310" w:type="dxa"/>
            <w:shd w:val="clear" w:color="auto" w:fill="CFE2F3"/>
            <w:tcMar>
              <w:top w:w="100" w:type="dxa"/>
              <w:left w:w="100" w:type="dxa"/>
              <w:bottom w:w="100" w:type="dxa"/>
              <w:right w:w="100" w:type="dxa"/>
            </w:tcMar>
          </w:tcPr>
          <w:p w14:paraId="7340C897" w14:textId="12540201" w:rsidR="006409E5" w:rsidRDefault="006409E5" w:rsidP="00294F83">
            <w:pPr>
              <w:pStyle w:val="AR6BodyText"/>
            </w:pPr>
            <w:r>
              <w:t xml:space="preserve">Stratospheric and </w:t>
            </w:r>
            <w:del w:id="7060" w:author="Ian Blenkinsop" w:date="2021-07-09T12:00:00Z">
              <w:r w:rsidDel="00B1596D">
                <w:delText xml:space="preserve">tropospheric </w:delText>
              </w:r>
            </w:del>
            <w:ins w:id="7061" w:author="Ian Blenkinsop" w:date="2021-07-09T12:00:00Z">
              <w:r w:rsidR="00B1596D">
                <w:t xml:space="preserve">Tropospheric </w:t>
              </w:r>
            </w:ins>
            <w:del w:id="7062" w:author="Ian Blenkinsop" w:date="2021-07-09T12:00:00Z">
              <w:r w:rsidDel="00B1596D">
                <w:delText>ozone</w:delText>
              </w:r>
            </w:del>
            <w:ins w:id="7063" w:author="Ian Blenkinsop" w:date="2021-07-09T12:00:00Z">
              <w:r w:rsidR="00B1596D">
                <w:t>Ozone</w:t>
              </w:r>
            </w:ins>
          </w:p>
        </w:tc>
        <w:tc>
          <w:tcPr>
            <w:tcW w:w="7050" w:type="dxa"/>
            <w:shd w:val="clear" w:color="auto" w:fill="CFE2F3"/>
            <w:tcMar>
              <w:top w:w="100" w:type="dxa"/>
              <w:left w:w="100" w:type="dxa"/>
              <w:bottom w:w="100" w:type="dxa"/>
              <w:right w:w="100" w:type="dxa"/>
            </w:tcMar>
          </w:tcPr>
          <w:p w14:paraId="175C3C79" w14:textId="33E0BABA" w:rsidR="006409E5" w:rsidRPr="000128A3" w:rsidRDefault="006409E5" w:rsidP="00294F83">
            <w:pPr>
              <w:pStyle w:val="AR6BodyText"/>
              <w:rPr>
                <w:lang w:val="en-GB"/>
              </w:rPr>
            </w:pPr>
            <w:r w:rsidRPr="000128A3">
              <w:rPr>
                <w:lang w:val="en-GB"/>
              </w:rPr>
              <w:t xml:space="preserve">Historical and future ozone dataset, also with total column ozone </w:t>
            </w:r>
            <w:r>
              <w:fldChar w:fldCharType="begin" w:fldLock="1"/>
            </w:r>
            <w:r w:rsidR="00A94565">
              <w:rPr>
                <w:lang w:val="en-GB"/>
              </w:rPr>
              <w:instrText>ADDIN CSL_CITATION { "citationItems" : [ { "id" : "ITEM-1", "itemData" : { "URL" : "https://blogs.reading.ac.uk/ccmi/forcing-databases-in-support-of-cmip6/", "accessed" : { "date-parts" : [ [ "2021", "3", "8" ] ] }, "author" : [ { "dropping-particle" : "", "family" : "CCMI", "given" : "", "non-dropping-particle" : "", "parse-names" : false, "suffix" : "" } ], "id" : "ITEM-1", "issued" : { "date-parts" : [ [ "2021" ] ] }, "publisher" : "International Global Atmospheric Chemistry (IGAC) / Stratosphere-troposphere Processes And their Role in Climate (SPARC) Chemistry Climate Model Initiative (CCMI)", "title" : "IGAC/SPARC CCMI Ozone Database and Nitrogen-Deposition Fields in Support of CMIP6", "translator" : [ { "dropping-particle" : "", "family" : "H4482", "given" : "Rt17", "non-dropping-particle" : "", "parse-names" : false, "suffix" : "" } ], "type" : "webpage" }, "uris" : [ "http://www.mendeley.com/documents/?uuid=ff12c2d3-03f8-4a44-87c3-6d1359619ee6" ] } ], "mendeley" : { "formattedCitation" : "(CCMI, 2021)", "plainTextFormattedCitation" : "(CCMI, 2021)", "previouslyFormattedCitation" : "(CCMI, 2021)" }, "properties" : { "noteIndex" : 0 }, "schema" : "https://github.com/citation-style-language/schema/raw/master/csl-citation.json" }</w:instrText>
            </w:r>
            <w:r>
              <w:fldChar w:fldCharType="separate"/>
            </w:r>
            <w:ins w:id="7064" w:author="Robin Matthews" w:date="2021-05-18T16:08:00Z">
              <w:r w:rsidR="00602365">
                <w:rPr>
                  <w:noProof/>
                  <w:lang w:val="en-GB"/>
                </w:rPr>
                <w:t>(CCMI, 2021)</w:t>
              </w:r>
            </w:ins>
            <w:del w:id="7065" w:author="Robin Matthews" w:date="2021-05-18T16:08:00Z">
              <w:r w:rsidRPr="000128A3" w:rsidDel="00602365">
                <w:rPr>
                  <w:noProof/>
                  <w:lang w:val="en-GB"/>
                </w:rPr>
                <w:delText>(CCMI, 2021)</w:delText>
              </w:r>
            </w:del>
            <w:r>
              <w:fldChar w:fldCharType="end"/>
            </w:r>
            <w:r w:rsidRPr="000128A3">
              <w:rPr>
                <w:lang w:val="en-GB"/>
              </w:rPr>
              <w:t>.</w:t>
            </w:r>
          </w:p>
        </w:tc>
      </w:tr>
      <w:tr w:rsidR="006409E5" w:rsidRPr="00512141" w14:paraId="0F2FF729" w14:textId="77777777" w:rsidTr="00294F83">
        <w:tc>
          <w:tcPr>
            <w:tcW w:w="2310" w:type="dxa"/>
            <w:shd w:val="clear" w:color="auto" w:fill="CFE2F3"/>
            <w:tcMar>
              <w:top w:w="100" w:type="dxa"/>
              <w:left w:w="100" w:type="dxa"/>
              <w:bottom w:w="100" w:type="dxa"/>
              <w:right w:w="100" w:type="dxa"/>
            </w:tcMar>
          </w:tcPr>
          <w:p w14:paraId="3E385EE4" w14:textId="5C98DEF8" w:rsidR="006409E5" w:rsidRDefault="006409E5" w:rsidP="00294F83">
            <w:pPr>
              <w:pStyle w:val="AR6BodyText"/>
            </w:pPr>
            <w:r>
              <w:t xml:space="preserve">Reactive </w:t>
            </w:r>
            <w:del w:id="7066" w:author="Ian Blenkinsop" w:date="2021-07-09T12:00:00Z">
              <w:r w:rsidDel="00B1596D">
                <w:delText xml:space="preserve">gas </w:delText>
              </w:r>
            </w:del>
            <w:ins w:id="7067" w:author="Ian Blenkinsop" w:date="2021-07-09T12:00:00Z">
              <w:r w:rsidR="00B1596D">
                <w:t xml:space="preserve">Gas </w:t>
              </w:r>
            </w:ins>
            <w:del w:id="7068" w:author="Ian Blenkinsop" w:date="2021-07-09T12:00:00Z">
              <w:r w:rsidDel="00B1596D">
                <w:delText>emissions</w:delText>
              </w:r>
            </w:del>
            <w:ins w:id="7069" w:author="Ian Blenkinsop" w:date="2021-07-09T12:00:00Z">
              <w:r w:rsidR="00B1596D">
                <w:t>Emissions</w:t>
              </w:r>
            </w:ins>
          </w:p>
        </w:tc>
        <w:tc>
          <w:tcPr>
            <w:tcW w:w="7050" w:type="dxa"/>
            <w:shd w:val="clear" w:color="auto" w:fill="CFE2F3"/>
            <w:tcMar>
              <w:top w:w="100" w:type="dxa"/>
              <w:left w:w="100" w:type="dxa"/>
              <w:bottom w:w="100" w:type="dxa"/>
              <w:right w:w="100" w:type="dxa"/>
            </w:tcMar>
          </w:tcPr>
          <w:p w14:paraId="139D28B9" w14:textId="09EC0915" w:rsidR="006409E5" w:rsidRPr="000128A3" w:rsidRDefault="006409E5" w:rsidP="00294F83">
            <w:pPr>
              <w:pStyle w:val="AR6BodyText"/>
              <w:rPr>
                <w:lang w:val="en-GB"/>
              </w:rPr>
            </w:pPr>
            <w:r w:rsidRPr="000128A3">
              <w:rPr>
                <w:lang w:val="en-GB"/>
              </w:rPr>
              <w:t>Gridded global anthropogenic emissions of reactive gases and aerosol precursors, including CO, SO</w:t>
            </w:r>
            <w:r w:rsidRPr="000128A3">
              <w:rPr>
                <w:vertAlign w:val="subscript"/>
                <w:lang w:val="en-GB"/>
              </w:rPr>
              <w:t>x</w:t>
            </w:r>
            <w:r w:rsidRPr="000128A3">
              <w:rPr>
                <w:lang w:val="en-GB"/>
              </w:rPr>
              <w:t>, CH</w:t>
            </w:r>
            <w:r w:rsidRPr="000128A3">
              <w:rPr>
                <w:vertAlign w:val="subscript"/>
                <w:lang w:val="en-GB"/>
              </w:rPr>
              <w:t>4,</w:t>
            </w:r>
            <w:r w:rsidRPr="000128A3">
              <w:rPr>
                <w:lang w:val="en-GB"/>
              </w:rPr>
              <w:t xml:space="preserve"> NO</w:t>
            </w:r>
            <w:r w:rsidRPr="000128A3">
              <w:rPr>
                <w:vertAlign w:val="subscript"/>
                <w:lang w:val="en-GB"/>
              </w:rPr>
              <w:t>x</w:t>
            </w:r>
            <w:r w:rsidRPr="000128A3">
              <w:rPr>
                <w:lang w:val="en-GB"/>
              </w:rPr>
              <w:t>, NMVOCs, or NH</w:t>
            </w:r>
            <w:r w:rsidRPr="000128A3">
              <w:rPr>
                <w:vertAlign w:val="subscript"/>
                <w:lang w:val="en-GB"/>
              </w:rPr>
              <w:t>3</w:t>
            </w:r>
            <w:r w:rsidRPr="000128A3">
              <w:rPr>
                <w:lang w:val="en-GB"/>
              </w:rPr>
              <w:t xml:space="preserve"> </w:t>
            </w:r>
            <w:r>
              <w:fldChar w:fldCharType="begin" w:fldLock="1"/>
            </w:r>
            <w:r w:rsidR="006C7B0C">
              <w:rPr>
                <w:lang w:val="en-GB"/>
              </w:rPr>
              <w:instrText>ADDIN CSL_CITATION { "citationItems" : [ { "id" : "ITEM-1", "itemData" : { "DOI" : "10.5194/gmd-11-369-2018", "ISSN" : "1991-9603", "abstract" : "Abstract.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"June-ichi", "non-dropping-particle" : "", "parse-names" : false, "suffix" : "" }, { "dropping-particle" : "", "family" : "Li", "given" : "Meng", "non-dropping-particle" : "", "parse-names" : false, "suffix" : "" }, { "dropping-particle" : "", "family" : "Liu", "given" : "Liang", "non-dropping-particle" : "", "parse-names" : false, "suffix" : "" }, { "dropping-particle" : "", "family" : "Lu", "given" : "Zifeng", "non-dropping-particle" : "", "parse-names" : false, "suffix" : "" }, { "dropping-particle" : "", "family" : "Moura", "given" : "Maria Cecilia 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"1", "29" ] ] }, "page" : "369-408", "title" : "Historical (1750\u20132014) anthropogenic emissions of reactive gases and aerosols from the Community Emissions Data System (CEDS)", "translator" : [ { "dropping-particle" : "", "family" : "H4251", "given" : "", "non-dropping-particle" : "", "parse-names" : false, "suffix" : "" } ], "type" : "article-journal", "volume" : "11" }, "uris" : [ "http://www.mendeley.com/documents/?uuid=a214eda2-882a-44d5-88da-ba1989a8096c" ] }, { "id" : "ITEM-2", "itemData" : { "DOI" : "10.5194/gmd-13-461-2020", "ISSN" : "1991-9603", "author" : [ { "dropping-particle" : "", "family" : "Feng", "given" : "Leyang", "non-dropping-particle" : "", "parse-names" : false, "suffix" : "" }, { "dropping-particle" : "", "family" : "Smith", "given" : "Steven J.", "non-dropping-particle" : "", "parse-names" : false, "suffix" : "" }, { "dropping-particle" : "", "family" : "Braun", "given" : "Caleb", "non-dropping-particle" : "", "parse-names" : false, "suffix" : "" }, { "dropping-particle" : "", "family" : "Crippa", "given" : "Monica", "non-dropping-particle" : "", "parse-names" : false, "suffix" : "" }, { "dropping-particle" : "", "family" : "Gidden", "given" : "Matthew J.", "non-dropping-particle" : "", "parse-names" : false, "suffix" : "" }, { "dropping-particle" : "", "family" : "Hoesly", "given" : "Rachel", "non-dropping-particle" : "", "parse-names" : false, "suffix" : "" }, { "dropping-particle" : "", "family" : "Klimont", "given" : "Zbigniew", "non-dropping-particle" : "", "parse-names" : false, "suffix" : "" }, { "dropping-particle" : "", "family" : "Marle", "given" : "Margreet", "non-dropping-particle" : "van", "parse-names" : false, "suffix" : "" }, { "dropping-particle" : "", "family" : "Berg", "given" : "Maarten", "non-dropping-particle" : "van den", "parse-names" : false, "suffix" : "" }, { "dropping-particle" : "", "family" : "Werf", "given" : "Guido R.", "non-dropping-particle" : "van der", "parse-names" : false, "suffix" : "" } ], "container-title" : "Geoscientific Model Development", "id" : "ITEM-2", "issue" : "2", "issued" : { "date-parts" : [ [ "2020", "2", "6" ] ] }, "page" : "461-482", "publisher" : "Copernicus GmbH", "title" : "The generation of gridded emissions data for CMIP6", "translator" : [ { "dropping-particle" : "", "family" : "H3971", "given" : "", "non-dropping-particle" : "", "parse-names" : false, "suffix" : "" } ], "type" : "article-journal", "volume" : "13" }, "uris" : [ "http://www.mendeley.com/documents/?uuid=33db7a84-3598-49b7-ba8a-8c54bef287bf" ] } ], "mendeley" : { "formattedCitation" : "(Hoesly et al., 2018; Feng et al., 2020)", "plainTextFormattedCitation" : "(Hoesly et al., 2018; Feng et al., 2020)", "previouslyFormattedCitation" : "(Hoesly et al., 2018; Feng et al., 2020)" }, "properties" : { "noteIndex" : 0 }, "schema" : "https://github.com/citation-style-language/schema/raw/master/csl-citation.json" }</w:instrText>
            </w:r>
            <w:r>
              <w:fldChar w:fldCharType="separate"/>
            </w:r>
            <w:r w:rsidR="00EC4070" w:rsidRPr="00EC4070">
              <w:rPr>
                <w:noProof/>
                <w:lang w:val="en-GB"/>
              </w:rPr>
              <w:t>(Hoesly et al., 2018; Feng et al., 2020)</w:t>
            </w:r>
            <w:r>
              <w:fldChar w:fldCharType="end"/>
            </w:r>
            <w:r w:rsidRPr="000128A3">
              <w:rPr>
                <w:lang w:val="en-GB"/>
              </w:rPr>
              <w:t xml:space="preserve"> </w:t>
            </w:r>
          </w:p>
        </w:tc>
      </w:tr>
      <w:tr w:rsidR="006409E5" w:rsidRPr="00512141" w14:paraId="665911B5" w14:textId="77777777" w:rsidTr="00294F83">
        <w:tc>
          <w:tcPr>
            <w:tcW w:w="2310" w:type="dxa"/>
            <w:shd w:val="clear" w:color="auto" w:fill="CFE2F3"/>
            <w:tcMar>
              <w:top w:w="100" w:type="dxa"/>
              <w:left w:w="100" w:type="dxa"/>
              <w:bottom w:w="100" w:type="dxa"/>
              <w:right w:w="100" w:type="dxa"/>
            </w:tcMar>
          </w:tcPr>
          <w:p w14:paraId="3E298AFB" w14:textId="1FD4AE05" w:rsidR="006409E5" w:rsidRPr="000128A3" w:rsidRDefault="006409E5" w:rsidP="00294F83">
            <w:pPr>
              <w:pStyle w:val="AR6BodyText"/>
              <w:rPr>
                <w:lang w:val="en-GB"/>
              </w:rPr>
            </w:pPr>
            <w:r w:rsidRPr="000128A3">
              <w:rPr>
                <w:lang w:val="en-GB"/>
              </w:rPr>
              <w:t xml:space="preserve">Solar </w:t>
            </w:r>
            <w:del w:id="7070" w:author="Ian Blenkinsop" w:date="2021-07-09T12:00:00Z">
              <w:r w:rsidRPr="000128A3" w:rsidDel="00B1596D">
                <w:rPr>
                  <w:lang w:val="en-GB"/>
                </w:rPr>
                <w:delText>forcing</w:delText>
              </w:r>
            </w:del>
            <w:ins w:id="7071" w:author="Ian Blenkinsop" w:date="2021-07-09T12:00:00Z">
              <w:r w:rsidR="00B1596D">
                <w:rPr>
                  <w:lang w:val="en-GB"/>
                </w:rPr>
                <w:t>F</w:t>
              </w:r>
              <w:r w:rsidR="00B1596D" w:rsidRPr="000128A3">
                <w:rPr>
                  <w:lang w:val="en-GB"/>
                </w:rPr>
                <w:t>orcing</w:t>
              </w:r>
            </w:ins>
          </w:p>
        </w:tc>
        <w:tc>
          <w:tcPr>
            <w:tcW w:w="7050" w:type="dxa"/>
            <w:shd w:val="clear" w:color="auto" w:fill="CFE2F3"/>
            <w:tcMar>
              <w:top w:w="100" w:type="dxa"/>
              <w:left w:w="100" w:type="dxa"/>
              <w:bottom w:w="100" w:type="dxa"/>
              <w:right w:w="100" w:type="dxa"/>
            </w:tcMar>
          </w:tcPr>
          <w:p w14:paraId="5AC583AB" w14:textId="6189A883" w:rsidR="006409E5" w:rsidRPr="000128A3" w:rsidRDefault="006409E5" w:rsidP="00294F83">
            <w:pPr>
              <w:pStyle w:val="AR6BodyText"/>
              <w:rPr>
                <w:lang w:val="en-GB"/>
              </w:rPr>
            </w:pPr>
            <w:r w:rsidRPr="000128A3">
              <w:rPr>
                <w:lang w:val="en-GB"/>
              </w:rPr>
              <w:t xml:space="preserve">Radiative and particle input of solar variability from 1850 through to 2300 </w:t>
            </w:r>
            <w:r>
              <w:fldChar w:fldCharType="begin" w:fldLock="1"/>
            </w:r>
            <w:r w:rsidR="00E81B0B">
              <w:rPr>
                <w:lang w:val="en-GB"/>
              </w:rPr>
              <w:instrText>ADDIN CSL_CITATION { "citationItems" : [ { "id" : "ITEM-1", "itemData" : { "DOI" : "10.5194/gmd-10-2247-2017", "ISSN" : "19919603", "abstract" : "This paper describes the solar forcing dataset for CMIP6 and highlights in particular changes with respect to the CMIP5 recommendation. The solar forcing is provided for radiative properties, i.e., total solar irradiance (TSI) and solar spectral irradiance (SSI), and F10.7 cm radio flux, as well as particle forcing, i.e., geomagnetic indices Ap and Kp, and ionisation rates to account for effects of solar protons, electrons and galactic cosmic rays. This is the first time that a recommendation for solar-driven particle forcing is provided for a CMIP exercise. The solar forcing dataset is provided at daily and monthly resolution separately for the CMIP6 Historical Simulation (1850&amp;ndash;2014), for the future (2015&amp;ndash;2300), including an additional extreme Maunder Minimum-like sensitivity scenario, as well as for a constant and a time-varying forcing for the preindustrial control simulation. The paper not only describes the forcing dataset, but also provides detailed recommendations for how to implement the different forcing components in climate models. The TSI and SSI time series are defined as averages of two (semi-) empirical solar irradiance models, namely the NRLTSI2/NRLSSI2 and SATIRE-TS. A new and lower TSI value is recommended: the contemporary solar cycle-average is now 1361.0 W/m2. The slight negative trend in TSI during the last three solar cycles in CMIP6 is statistically indistinguishable from available observations and only leads to a small global radiative forcing of &amp;minus;0.04 W/m2. In the 200&amp;ndash;400 nm range, which is also important for ozone photochemistry, CMIP6 shows a larger solar cycle variability contribution to TSI than CMIP5 (50 % as compared to 35 %). The CMIP6 dataset is tested and compared to its CMIP5 predecessor using timeslice experiments of two chemistry-climate models and a reference radiative transfer model. The changes in the background SSI in the CMIP6 dataset, as compared to CMIP5, impact on climatological stratospheric conditions (lower shortwave heating rates (&amp;minus;0.35 K/day at the stratopause), cooler stratospheric temperatures (&amp;minus;1.5 K in the upper stratosphere), lower ozone abundances in the lower stratosphere (&amp;minus;3 %), and higher ozone abundances (+1.5 % in the upper stratosphere and lower mesosphere). Between the maximum and minimum phases of the 11-year solar cycle, there is an increase in shortwave heating rates (+0.2 K/day at the stratopause), temperatures (~1 K at the stratopause), and ozo\u2026", "author" : [ { "dropping-particle" : "", "family" : "Matthes", "given" : "Katja", "non-dropping-particle" : "", "parse-names" : false, "suffix" : "" }, { "dropping-particle" : "", "family" : "Funke", "given" : "Bernd", "non-dropping-particle" : "", "parse-names" : false, "suffix" : "" }, { "dropping-particle" : "", "family" : "Andersson", "given" : "Monika E.", "non-dropping-particle" : "", "parse-names" : false, "suffix" : "" }, { "dropping-particle" : "", "family" : "Barnard", "given" : "Luke", "non-dropping-particle" : "", "parse-names" : false, "suffix" : "" }, { "dropping-particle" : "", "family" : "Beer", "given" : "J\u00fcrg", "non-dropping-particle" : "", "parse-names" : false, "suffix" : "" }, { "dropping-particle" : "", "family" : "Charbonneau", "given" : "Paul", "non-dropping-particle" : "", "parse-names" : false, "suffix" : "" }, { "dropping-particle" : "", "family" : "Clilverd", "given" : "Mark A.", "non-dropping-particle" : "", "parse-names" : false, "suffix" : "" }, { "dropping-particle" : "", "family" : "Dudok De Wit", "given" : "Thierry", "non-dropping-particle" : "", "parse-names" : false, "suffix" : "" }, { "dropping-particle" : "", "family" : "Haberreiter", "given" : "Margit", "non-dropping-particle" : "", "parse-names" : false, "suffix" : "" }, { "dropping-particle" : "", "family" : "Hendry", "given" : "Aaron", "non-dropping-particle" : "", "parse-names" : false, "suffix" : "" }, { "dropping-particle" : "", "family" : "Jackman", "given" : "Charles H.", "non-dropping-particle" : "", "parse-names" : false, "suffix" : "" }, { "dropping-particle" : "", "family" : "Kretzschmar", "given" : "Matthieu", "non-dropping-particle" : "", "parse-names" : false, "suffix" : "" }, { "dropping-particle" : "", "family" : "Kruschke", "given" : "Tim", "non-dropping-particle" : "", "parse-names" : false, "suffix" : "" }, { "dropping-particle" : "", "family" : "Kunze", "given" : "Markus", "non-dropping-particle" : "", "parse-names" : false, "suffix" : "" }, { "dropping-particle" : "", "family" : "Langematz", "given" : "Ulrike", "non-dropping-particle" : "", "parse-names" : false, "suffix" : "" }, { "dropping-particle" : "", "family" : "Marsh", "given" : "Daniel R.", "non-dropping-particle" : "", "parse-names" : false, "suffix" : "" }, { "dropping-particle" : "", "family" : "Maycock", "given" : "Amanda C.", "non-dropping-particle" : "", "parse-names" : false, "suffix" : "" }, { "dropping-particle" : "", "family" : "Misios", "given" : "Stergios", "non-dropping-particle" : "", "parse-names" : false, "suffix" : "" }, { "dropping-particle" : "", "family" : "Rodger", "given" : "Craig J.", "non-dropping-particle" : "", "parse-names" : false, "suffix" : "" }, { "dropping-particle" : "", "family" : "Scaife", "given" : "Adam A.", "non-dropping-particle" : "", "parse-names" : false, "suffix" : "" }, { "dropping-particle" : "", "family" : "Sepp\u00e4l\u00e4", "given" : "Annika", "non-dropping-particle" : "", "parse-names" : false, "suffix" : "" }, { "dropping-particle" : "", "family" : "Shangguan", "given" : "Ming", "non-dropping-particle" : "", "parse-names" : false, "suffix" : "" }, { "dropping-particle" : "", "family" : "Sinnhuber", "given" : "Miriam", "non-dropping-particle" : "", "parse-names" : false, "suffix" : "" }, { "dropping-particle" : "", "family" : "Tourpali", "given" : "Kleareti", "non-dropping-particle" : "", "parse-names" : false, "suffix" : "" }, { "dropping-particle" : "", "family" : "Usoskin", "given" : "Ilya", "non-dropping-particle" : "", "parse-names" : false, "suffix" : "" }, { "dropping-particle" : "", "family" : "Kamp", "given" : "Max", "non-dropping-particle" : "Van De", "parse-names" : false, "suffix" : "" }, { "dropping-particle" : "", "family" : "Verronen", "given" : "Pekka T.", "non-dropping-particle" : "", "parse-names" : false, "suffix" : "" }, { "dropping-particle" : "", "family" : "Versick", "given" : "Stefan", "non-dropping-particle" : "", "parse-names" : false, "suffix" : "" } ], "container-title" : "Geoscientific Model Development", "id" : "ITEM-1", "issue" : "6", "issued" : { "date-parts" : [ [ "2017", "6", "6" ] ] }, "page" : "2247-2302", "title" : "Solar forcing for CMIP6 (v3.2)", "translator" : [ { "dropping-particle" : "", "family" : "H3563", "given" : "", "non-dropping-particle" : "", "parse-names" : false, "suffix" : "" } ], "type" : "article-journal", "volume" : "10" }, "uris" : [ "http://www.mendeley.com/documents/?uuid=f0413215-bbf7-3335-81d5-fc4098f6d06b" ] } ], "mendeley" : { "formattedCitation" : "(Matthes et al., 2017)", "plainTextFormattedCitation" : "(Matthes et al., 2017)", "previouslyFormattedCitation" : "(Matthes et al., 2017)" }, "properties" : { "noteIndex" : 0 }, "schema" : "https://github.com/citation-style-language/schema/raw/master/csl-citation.json" }</w:instrText>
            </w:r>
            <w:r>
              <w:fldChar w:fldCharType="separate"/>
            </w:r>
            <w:ins w:id="7072" w:author="Robin Matthews" w:date="2021-05-18T16:08:00Z">
              <w:r w:rsidR="00602365">
                <w:rPr>
                  <w:noProof/>
                  <w:lang w:val="en-GB"/>
                </w:rPr>
                <w:t>(Matthes et al., 2017)</w:t>
              </w:r>
            </w:ins>
            <w:del w:id="7073" w:author="Robin Matthews" w:date="2021-05-18T16:08:00Z">
              <w:r w:rsidRPr="000128A3" w:rsidDel="00602365">
                <w:rPr>
                  <w:noProof/>
                  <w:lang w:val="en-GB"/>
                </w:rPr>
                <w:delText>(Matthes et al., 2017)</w:delText>
              </w:r>
            </w:del>
            <w:r>
              <w:fldChar w:fldCharType="end"/>
            </w:r>
            <w:r w:rsidRPr="000128A3">
              <w:rPr>
                <w:lang w:val="en-GB"/>
              </w:rPr>
              <w:t xml:space="preserve">. Future variations in solar forcing also reflect long-term multi-decadal trends. </w:t>
            </w:r>
          </w:p>
        </w:tc>
      </w:tr>
      <w:tr w:rsidR="006409E5" w:rsidRPr="00512141" w14:paraId="0EE7E270" w14:textId="77777777" w:rsidTr="00294F83">
        <w:tc>
          <w:tcPr>
            <w:tcW w:w="2310" w:type="dxa"/>
            <w:shd w:val="clear" w:color="auto" w:fill="CFE2F3"/>
            <w:tcMar>
              <w:top w:w="100" w:type="dxa"/>
              <w:left w:w="100" w:type="dxa"/>
              <w:bottom w:w="100" w:type="dxa"/>
              <w:right w:w="100" w:type="dxa"/>
            </w:tcMar>
          </w:tcPr>
          <w:p w14:paraId="02093DC0" w14:textId="623D3E1B" w:rsidR="006409E5" w:rsidRDefault="006409E5" w:rsidP="00294F83">
            <w:pPr>
              <w:pStyle w:val="AR6BodyText"/>
            </w:pPr>
            <w:r>
              <w:t xml:space="preserve">Volcanic </w:t>
            </w:r>
            <w:del w:id="7074" w:author="Ian Blenkinsop" w:date="2021-07-09T12:00:00Z">
              <w:r w:rsidDel="00B1596D">
                <w:delText>forcing</w:delText>
              </w:r>
            </w:del>
            <w:ins w:id="7075" w:author="Ian Blenkinsop" w:date="2021-07-09T12:00:00Z">
              <w:r w:rsidR="00B1596D">
                <w:t>Forcing</w:t>
              </w:r>
            </w:ins>
          </w:p>
        </w:tc>
        <w:tc>
          <w:tcPr>
            <w:tcW w:w="7050" w:type="dxa"/>
            <w:shd w:val="clear" w:color="auto" w:fill="CFE2F3"/>
            <w:tcMar>
              <w:top w:w="100" w:type="dxa"/>
              <w:left w:w="100" w:type="dxa"/>
              <w:bottom w:w="100" w:type="dxa"/>
              <w:right w:w="100" w:type="dxa"/>
            </w:tcMar>
          </w:tcPr>
          <w:p w14:paraId="37929EEE" w14:textId="1311AF79" w:rsidR="006409E5" w:rsidRPr="000128A3" w:rsidRDefault="006409E5" w:rsidP="00294F83">
            <w:pPr>
              <w:pStyle w:val="AR6BodyText"/>
              <w:rPr>
                <w:lang w:val="en-GB"/>
              </w:rPr>
            </w:pPr>
            <w:r w:rsidRPr="000128A3">
              <w:rPr>
                <w:lang w:val="en-GB"/>
              </w:rPr>
              <w:t xml:space="preserve">Historical stratospheric aerosol climatology </w:t>
            </w:r>
            <w:r>
              <w:fldChar w:fldCharType="begin" w:fldLock="1"/>
            </w:r>
            <w:r w:rsidR="00E81B0B">
              <w:rPr>
                <w:lang w:val="en-GB"/>
              </w:rPr>
              <w:instrText>ADDIN CSL_CITATION { "citationItems" : [ { "id" : "ITEM-1", "itemData" : { "DOI" : "10.5194/essd-10-469-2018", "ISSN" : "1866-3516", "abstract" : "Abstract. We describe the construction of a continuous 38-year record of stratospheric aerosol optical properties. The Global Space-based Stratospheric Aerosol Climatology, or GloSSAC, provided the input data to the construction of the Climate Model Intercomparison Project stratospheric aerosol forcing data set (1979\u20132014) and we have extended it through 2016 following an identical process. GloSSAC focuses on the Stratospheric Aerosol and Gas Experiment (SAGE) series of instruments through mid-2005, and on the Optical Spectrograph and InfraRed Imager System (OSIRIS) and the Cloud-Aerosol Lidar and Infrared Pathfinder Satellite Observation (CALIPSO) data thereafter. We also use data from other space instruments and from ground-based, air, and balloon borne instruments to fill in key gaps in the data set. The end result is a global and gap-free data set focused on aerosol extinction coefficient at 525 and 1020nm and other parameters on an \u201cas available\u201d basis. For the primary data sets, we developed a new method for filling the post-Pinatubo eruption data gap for 1991\u20131993 based on data from the Cryogenic Limb Array Etalon Spectrometer. In addition, we developed a new method for populating wintertime high latitudes during the SAGE period employing a latitude-equivalent latitude conversion process that greatly improves the depiction of aerosol at high latitudes compared to earlier similar efforts. We report data in the troposphere only when and where it is available. This is primarily during the SAGE II period except for the most enhanced part of the Pinatubo period. It is likely that the upper troposphere during Pinatubo was greatly enhanced over non-volcanic periods and that domain remains substantially under-characterized. We note that aerosol levels during the OSIRIS/CALIPSO period in the lower stratosphere at mid- and high latitudes is routinely higher than what we observed during the SAGE II period. While this period had nearly continuous low-level volcanic activity, it is possible that the enhancement in part reflects deficiencies in the data set. We also expended substantial effort to quality assess the data set and the product is by far the best we have produced. GloSSAC version 1.0 is available in netCDF format at the NASA Atmospheric Data Center at https://eosweb.larc.nasa.gov/. GloSSAC users should cite this paper and the data set DOI (https://doi.org/10.5067/GloSSAC-L3-V1.0). ]]&gt;", "author" : [ { "dropping-particle" : "", "family" : "Thomason", "given" : "Larry W.", "non-dropping-particle" : "", "parse-names" : false, "suffix" : "" }, { "dropping-particle" : "", "family" : "Ernest", "given" : "Nicholas", "non-dropping-particle" : "", "parse-names" : false, "suffix" : "" }, { "dropping-particle" : "", "family" : "Mill\u00e1n", "given" : "Luis", "non-dropping-particle" : "", "parse-names" : false, "suffix" : "" }, { "dropping-particle" : "", "family" : "Rieger", "given" : "Landon", "non-dropping-particle" : "", "parse-names" : false, "suffix" : "" }, { "dropping-particle" : "", "family" : "Bourassa", "given" : "Adam", "non-dropping-particle" : "", "parse-names" : false, "suffix" : "" }, { "dropping-particle" : "", "family" : "Vernier", "given" : "Jean-Paul", "non-dropping-particle" : "", "parse-names" : false, "suffix" : "" }, { "dropping-particle" : "", "family" : "Manney", "given" : "Gloria", "non-dropping-particle" : "", "parse-names" : false, "suffix" : "" }, { "dropping-particle" : "", "family" : "Luo", "given" : "Beiping", "non-dropping-particle" : "", "parse-names" : false, "suffix" : "" }, { "dropping-particle" : "", "family" : "Arfeuille", "given" : "Florian", "non-dropping-particle" : "", "parse-names" : false, "suffix" : "" }, { "dropping-particle" : "", "family" : "Peter", "given" : "Thomas", "non-dropping-particle" : "", "parse-names" : false, "suffix" : "" } ], "container-title" : "Earth System Science Data", "id" : "ITEM-1", "issue" : "1", "issued" : { "date-parts" : [ [ "2018", "3", "12" ] ] }, "page" : "469-492", "title" : "A global space-based stratospheric aerosol climatology: 1979\u20132016", "translator" : [ { "dropping-particle" : "", "family" : "H3003", "given" : "", "non-dropping-particle" : "", "parse-names" : false, "suffix" : "" } ], "type" : "article-journal", "volume" : "10" }, "uris" : [ "http://www.mendeley.com/documents/?uuid=2a7beb15-61e2-3264-bde0-d8b644af983d" ] } ], "mendeley" : { "formattedCitation" : "(Thomason et al., 2018)", "plainTextFormattedCitation" : "(Thomason et al., 2018)", "previouslyFormattedCitation" : "(Thomason et al., 2018)" }, "properties" : { "noteIndex" : 0 }, "schema" : "https://github.com/citation-style-language/schema/raw/master/csl-citation.json" }</w:instrText>
            </w:r>
            <w:r>
              <w:fldChar w:fldCharType="separate"/>
            </w:r>
            <w:ins w:id="7076" w:author="Robin Matthews" w:date="2021-05-18T16:08:00Z">
              <w:r w:rsidR="00602365">
                <w:rPr>
                  <w:noProof/>
                  <w:lang w:val="en-GB"/>
                </w:rPr>
                <w:t>(Thomason et al., 2018)</w:t>
              </w:r>
            </w:ins>
            <w:del w:id="7077" w:author="Robin Matthews" w:date="2021-05-18T16:08:00Z">
              <w:r w:rsidRPr="000128A3" w:rsidDel="00602365">
                <w:rPr>
                  <w:noProof/>
                  <w:lang w:val="en-GB"/>
                </w:rPr>
                <w:delText>(Thomason et al., 2018)</w:delText>
              </w:r>
            </w:del>
            <w:r>
              <w:fldChar w:fldCharType="end"/>
            </w:r>
            <w:r w:rsidRPr="000128A3">
              <w:rPr>
                <w:lang w:val="en-GB"/>
              </w:rPr>
              <w:t xml:space="preserve">, with the mean stratospheric volcanic aerosol prescribed in future projections. </w:t>
            </w:r>
          </w:p>
        </w:tc>
      </w:tr>
    </w:tbl>
    <w:p w14:paraId="70E6A239" w14:textId="77777777" w:rsidR="006409E5" w:rsidRDefault="006409E5" w:rsidP="006409E5">
      <w:pPr>
        <w:pStyle w:val="AR6BodyTextBold"/>
        <w:shd w:val="clear" w:color="auto" w:fill="DEEAF6" w:themeFill="accent1" w:themeFillTint="33"/>
      </w:pPr>
    </w:p>
    <w:p w14:paraId="5AEA661B" w14:textId="77777777" w:rsidR="006409E5" w:rsidRDefault="006409E5" w:rsidP="006409E5">
      <w:pPr>
        <w:pStyle w:val="AR6BodyTextBold"/>
        <w:shd w:val="clear" w:color="auto" w:fill="DEEAF6" w:themeFill="accent1" w:themeFillTint="33"/>
      </w:pPr>
      <w:r>
        <w:t>[END Cross-Chapter Box 1.4, TABLE 2 HERE]</w:t>
      </w:r>
    </w:p>
    <w:p w14:paraId="6D5C0E52" w14:textId="77777777" w:rsidR="006409E5" w:rsidRDefault="006409E5" w:rsidP="006409E5">
      <w:pPr>
        <w:pStyle w:val="AR6BodyTextBold"/>
        <w:shd w:val="clear" w:color="auto" w:fill="DEEAF6" w:themeFill="accent1" w:themeFillTint="33"/>
      </w:pPr>
    </w:p>
    <w:p w14:paraId="7F9E4AEF" w14:textId="77777777" w:rsidR="006409E5" w:rsidRPr="000128A3" w:rsidRDefault="006409E5" w:rsidP="006409E5">
      <w:pPr>
        <w:pStyle w:val="AR6BodyText"/>
        <w:shd w:val="clear" w:color="auto" w:fill="DEEAF6" w:themeFill="accent1" w:themeFillTint="33"/>
        <w:rPr>
          <w:lang w:val="en-GB"/>
        </w:rPr>
      </w:pPr>
    </w:p>
    <w:p w14:paraId="76ADA96F" w14:textId="00008EB4" w:rsidR="006409E5" w:rsidRPr="000128A3" w:rsidRDefault="006409E5" w:rsidP="006409E5">
      <w:pPr>
        <w:pStyle w:val="AR6BodyText"/>
        <w:shd w:val="clear" w:color="auto" w:fill="DEEAF6" w:themeFill="accent1" w:themeFillTint="33"/>
        <w:rPr>
          <w:lang w:val="en-GB"/>
        </w:rPr>
      </w:pPr>
      <w:bookmarkStart w:id="7078" w:name="_Hlk66791938"/>
      <w:r w:rsidRPr="000128A3">
        <w:rPr>
          <w:lang w:val="en-GB"/>
        </w:rPr>
        <w:t>ESMs are driven by either emission</w:t>
      </w:r>
      <w:ins w:id="7079" w:author="Ian Blenkinsop" w:date="2021-07-09T12:01:00Z">
        <w:r w:rsidR="008B63B5">
          <w:rPr>
            <w:lang w:val="en-GB"/>
          </w:rPr>
          <w:t>s</w:t>
        </w:r>
      </w:ins>
      <w:r w:rsidRPr="000128A3">
        <w:rPr>
          <w:lang w:val="en-GB"/>
        </w:rPr>
        <w:t xml:space="preserve"> or concentration</w:t>
      </w:r>
      <w:ins w:id="7080" w:author="Ian Blenkinsop" w:date="2021-07-09T12:01:00Z">
        <w:r w:rsidR="008B63B5">
          <w:rPr>
            <w:lang w:val="en-GB"/>
          </w:rPr>
          <w:t>s</w:t>
        </w:r>
      </w:ins>
      <w:r w:rsidRPr="000128A3">
        <w:rPr>
          <w:lang w:val="en-GB"/>
        </w:rPr>
        <w:t xml:space="preserve"> scenarios. Inferring concentration changes from emission</w:t>
      </w:r>
      <w:ins w:id="7081" w:author="Ian Blenkinsop" w:date="2021-07-09T12:01:00Z">
        <w:r w:rsidR="008B63B5">
          <w:rPr>
            <w:lang w:val="en-GB"/>
          </w:rPr>
          <w:t>s</w:t>
        </w:r>
      </w:ins>
      <w:r w:rsidRPr="000128A3">
        <w:rPr>
          <w:lang w:val="en-GB"/>
        </w:rPr>
        <w:t xml:space="preserve"> time series requires using carbon cycle and other gas cycle models. To aid comparability across ESMs, and in order to allow participation of ESMs that do not have coupled carbon and other gas cycle</w:t>
      </w:r>
      <w:del w:id="7082" w:author="Ian Blenkinsop" w:date="2021-07-09T12:01:00Z">
        <w:r w:rsidRPr="000128A3" w:rsidDel="008B63B5">
          <w:rPr>
            <w:lang w:val="en-GB"/>
          </w:rPr>
          <w:delText>s</w:delText>
        </w:r>
      </w:del>
      <w:r w:rsidRPr="000128A3">
        <w:rPr>
          <w:lang w:val="en-GB"/>
        </w:rPr>
        <w:t xml:space="preserve"> models</w:t>
      </w:r>
      <w:r w:rsidR="006563F3">
        <w:rPr>
          <w:lang w:val="en-GB"/>
        </w:rPr>
        <w:t xml:space="preserve"> in CMIP6</w:t>
      </w:r>
      <w:r w:rsidRPr="000128A3">
        <w:rPr>
          <w:lang w:val="en-GB"/>
        </w:rPr>
        <w:t>, most of the CMIP6 ESM experiments are so-called ‘concentration-driven’ runs, with concentrations of CO</w:t>
      </w:r>
      <w:r w:rsidRPr="000128A3">
        <w:rPr>
          <w:vertAlign w:val="subscript"/>
          <w:lang w:val="en-GB"/>
        </w:rPr>
        <w:t>2</w:t>
      </w:r>
      <w:r w:rsidRPr="000128A3">
        <w:rPr>
          <w:lang w:val="en-GB"/>
        </w:rPr>
        <w:t>, CH</w:t>
      </w:r>
      <w:r w:rsidRPr="000128A3">
        <w:rPr>
          <w:vertAlign w:val="subscript"/>
          <w:lang w:val="en-GB"/>
        </w:rPr>
        <w:t>4</w:t>
      </w:r>
      <w:r w:rsidRPr="000128A3">
        <w:rPr>
          <w:lang w:val="en-GB"/>
        </w:rPr>
        <w:t>, N</w:t>
      </w:r>
      <w:r w:rsidRPr="000128A3">
        <w:rPr>
          <w:vertAlign w:val="subscript"/>
          <w:lang w:val="en-GB"/>
        </w:rPr>
        <w:t>2</w:t>
      </w:r>
      <w:r w:rsidRPr="000128A3">
        <w:rPr>
          <w:lang w:val="en-GB"/>
        </w:rPr>
        <w:t xml:space="preserve">O and other well-mixed GHGs prescribed in conjunction with aerosol emissions, ozone changes and effects from human-induced </w:t>
      </w:r>
      <w:del w:id="7083" w:author="Ian Blenkinsop" w:date="2021-07-09T12:01:00Z">
        <w:r w:rsidRPr="000128A3" w:rsidDel="008B63B5">
          <w:rPr>
            <w:lang w:val="en-GB"/>
          </w:rPr>
          <w:delText xml:space="preserve">land </w:delText>
        </w:r>
      </w:del>
      <w:ins w:id="7084" w:author="Ian Blenkinsop" w:date="2021-07-09T12:01:00Z">
        <w:r w:rsidR="008B63B5" w:rsidRPr="000128A3">
          <w:rPr>
            <w:lang w:val="en-GB"/>
          </w:rPr>
          <w:t>land</w:t>
        </w:r>
        <w:r w:rsidR="008B63B5">
          <w:rPr>
            <w:lang w:val="en-GB"/>
          </w:rPr>
          <w:t>-</w:t>
        </w:r>
      </w:ins>
      <w:r w:rsidRPr="000128A3">
        <w:rPr>
          <w:lang w:val="en-GB"/>
        </w:rPr>
        <w:t>cover changes that may be radiatively active via albedo changes (Cross-Chapter Box 1.4, Figure 2</w:t>
      </w:r>
      <w:r w:rsidRPr="000128A3">
        <w:rPr>
          <w:rFonts w:ascii="Arial" w:eastAsia="Arial" w:hAnsi="Arial" w:cs="Arial"/>
          <w:lang w:val="en-GB"/>
        </w:rPr>
        <w:t>)</w:t>
      </w:r>
      <w:r w:rsidRPr="000128A3">
        <w:rPr>
          <w:lang w:val="en-GB"/>
        </w:rPr>
        <w:t xml:space="preserve">. In these concentration-driven climate projections, the uncertainty in projected future climate change resulting from our limited understanding of how the carbon cycle and other gas cycles will evolve in the future is not captured. For example, when deriving the default concentrations for these scenarios, permafrost and other carbon cycle feedbacks are considered using default settings, with a single time series prescribed for all ESMs </w:t>
      </w:r>
      <w:r>
        <w:fldChar w:fldCharType="begin" w:fldLock="1"/>
      </w:r>
      <w:r w:rsidR="00E81B0B">
        <w:rPr>
          <w:lang w:val="en-GB"/>
        </w:rPr>
        <w:instrText>ADDIN CSL_CITATION { "citationItems" : [ { "id" : "ITEM-1", "itemData" : { "DOI" : "10.5194/gmd-13-3571-2020", "ISSN" : "1991-9603", "author" : [ { "dropping-particle" : "", "family" : "Meinshausen", "given" : "Malte", "non-dropping-particle" : "", "parse-names" : false, "suffix" : "" }, { "dropping-particle" : "", "family" : "Nicholls", "given" : "Zebedee R. J.", "non-dropping-particle" : "", "parse-names" : false, "suffix" : "" }, { "dropping-particle" : "", "family" : "Lewis", "given" : "Jared", "non-dropping-particle" : "", "parse-names" : false, "suffix" : "" }, { "dropping-particle" : "", "family" : "Gidden", "given" : "Matthew J.", "non-dropping-particle" : "", "parse-names" : false, "suffix" : "" }, { "dropping-particle" : "", "family" : "Vogel", "given" : "Elisabeth", "non-dropping-particle" : "", "parse-names" : false, "suffix" : "" }, { "dropping-particle" : "", "family" : "Freund", "given" : "Mandy", "non-dropping-particle" : "", "parse-names" : false, "suffix" : "" }, { "dropping-particle" : "", "family" : "Beyerle", "given" : "Urs", "non-dropping-particle" : "", "parse-names" : false, "suffix" : "" }, { "dropping-particle" : "", "family" : "Gessner", "given" : "Claudia", "non-dropping-particle" : "", "parse-names" : false, "suffix" : "" }, { "dropping-particle" : "", "family" : "Nauels", "given" : "Alexander", "non-dropping-particle" : "", "parse-names" : false, "suffix" : "" }, { "dropping-particle" : "", "family" : "Bauer", "given" : "Nico", "non-dropping-particle" : "", "parse-names" : false, "suffix" : "" }, { "dropping-particle" : "", "family" : "Canadell", "given" : "Josep G.", "non-dropping-particle" : "", "parse-names" : false, "suffix" : "" }, { "dropping-particle" : "", "family" : "Daniel", "given" : "John S.", "non-dropping-particle" : "", "parse-names" : false, "suffix" : "" }, { "dropping-particle" : "", "family" : "John", "given" : "Andrew", "non-dropping-particle" : "", "parse-names" : false, "suffix" : "" }, { "dropping-particle" : "", "family" : "Krummel", "given" : "Paul B.", "non-dropping-particle" : "", "parse-names" : false, "suffix" : "" }, { "dropping-particle" : "", "family" : "Luderer", "given" : "Gunnar", "non-dropping-particle" : "", "parse-names" : false, "suffix" : "" }, { "dropping-particle" : "", "family" : "Meinshausen", "given" : "Nicolai", "non-dropping-particle" : "", "parse-names" : false, "suffix" : "" }, { "dropping-particle" : "", "family" : "Montzka", "given" : "Stephen A.", "non-dropping-particle" : "", "parse-names" : false, "suffix" : "" }, { "dropping-particle" : "", "family" : "Rayner", "given" : "Peter J.", "non-dropping-particle" : "", "parse-names" : false, "suffix" : "" }, { "dropping-particle" : "", "family" : "Reimann", "given" : "Stefan", "non-dropping-particle" : "", "parse-names" : false, "suffix" : "" }, { "dropping-particle" : "", "family" : "Smith", "given" : "Steven J.", "non-dropping-particle" : "", "parse-names" : false, "suffix" : "" }, { "dropping-particle" : "", "family" : "Berg", "given" : "Marten", "non-dropping-particle" : "van den", "parse-names" : false, "suffix" : "" }, { "dropping-particle" : "", "family" : "Velders", "given" : "Guus J. M.", "non-dropping-particle" : "", "parse-names" : false, "suffix" : "" }, { "dropping-particle" : "", "family" : "Vollmer", "given" : "Martin K.", "non-dropping-particle" : "", "parse-names" : false, "suffix" : "" }, { "dropping-particle" : "", "family" : "Wang", "given" : "Ray H. J.", "non-dropping-particle" : "", "parse-names" : false, "suffix" : "" } ], "container-title" : "Geoscientific Model Development", "id" : "ITEM-1", "issue" : "8", "issued" : { "date-parts" : [ [ "2020", "8", "13" ] ] }, "page" : "3571-3605", "title" : "The shared socio-economic pathway (SSP) greenhouse gas concentrations and their extensions to 2500", "translator" : [ { "dropping-particle" : "", "family" : "H4156", "given" : "", "non-dropping-particle" : "", "parse-names" : false, "suffix" : "" } ], "type" : "article-journal", "volume" : "13" }, "uris" : [ "http://www.mendeley.com/documents/?uuid=62c52ac2-f094-4954-a9c7-afc037288ea0" ] } ], "mendeley" : { "formattedCitation" : "(Meinshausen et al., 2020)", "plainTextFormattedCitation" : "(Meinshausen et al., 2020)", "previouslyFormattedCitation" : "(Meinshausen et al., 2020)" }, "properties" : { "noteIndex" : 0 }, "schema" : "https://github.com/citation-style-language/schema/raw/master/csl-citation.json" }</w:instrText>
      </w:r>
      <w:r>
        <w:fldChar w:fldCharType="separate"/>
      </w:r>
      <w:ins w:id="7085" w:author="Robin Matthews" w:date="2021-05-18T16:08:00Z">
        <w:r w:rsidR="00602365">
          <w:rPr>
            <w:noProof/>
          </w:rPr>
          <w:t>(Meinshausen et al., 2020)</w:t>
        </w:r>
      </w:ins>
      <w:del w:id="7086" w:author="Robin Matthews" w:date="2021-05-18T16:08:00Z">
        <w:r w:rsidRPr="009F45E5" w:rsidDel="00602365">
          <w:rPr>
            <w:noProof/>
          </w:rPr>
          <w:delText>(Meinshausen et al., 2020)</w:delText>
        </w:r>
      </w:del>
      <w:r>
        <w:fldChar w:fldCharType="end"/>
      </w:r>
      <w:r>
        <w:t xml:space="preserve">. Thus, associated uncertainties </w:t>
      </w:r>
      <w:r>
        <w:fldChar w:fldCharType="begin" w:fldLock="1"/>
      </w:r>
      <w:r w:rsidR="00A94565">
        <w:instrText xml:space="preserve">ADDIN CSL_CITATION { "citationItems" : [ { "id" : "ITEM-1", "itemData" : { "DOI" : "10.5194/acp-13-2793-2013", "abstract" : "The responses of carbon dioxide (CO 2) and other climate variables to an emission pulse of CO 2 into the atmosphere are often used to compute the Global Warming Potential (GWP) and Global Temperature change Potential (GTP), to characterize the response timescales of Earth System models , and to build reduced-form models. In this carbon cycle-climate model intercomparison project, which spans the full model hierarchy, we quantify responses to emission pulses of different magnitudes injected under different conditions. The CO 2 response shows the known rapid decline in the first few decades followed by a millennium-scale tail. For a 100 Gt-C emission pulse added to a constant CO 2 concentration of 389 ppm, 25 \u00b1 9 % is still found in the atmosphere after 1000 yr; the ocean has absorbed 59 \u00b1 12 % and the land the remainder (16 \u00b1 14 %). The response in global mean surface air temperature is an increase by 0.20 \u00b1 0.12 \u2022 C within the first twenty years; thereafter and until year 1000, temperature decreases only slightly, whereas ocean heat content and sea level continue to rise. Our best estimate for the Absolute Global Warming Potential, given by the time-integrated Published by Copernicus Publications on behalf of the European Geosciences Union. 2794 F. Joos et al.: A multi-model analysis response in CO 2 at year 100 multiplied by its radiative efficiency , is 92.5 \u00d7 10 \u221215 yr W m \u22122 per kg-CO 2. This value very likely (5 to 95 % confidence) lies within the range of (68 to 117) \u00d7 10 \u221215 yr W m \u22122 per kg-CO 2. Estimates for time-integrated response in CO 2 published in the IPCC First, Second , and Fourth Assessment and our multi-model best estimate all agree within 15 % during the first 100 yr. The integrated CO 2 response, normalized by the pulse size, is lower for pre-industrial conditions, compared to present day, and lower for smaller pulses than larger pulses. In contrast, the response in temperature, sea level and ocean heat content is less sensitive to these choices. Although, choices in pulse size, background concentration, and model lead to uncertainties , the most important and subjective choice to determine AGWP of CO 2 and GWP is the time horizon.", "author" : [ { "dropping-particle" : "", "family" : "Joos", "given" : "F", "non-dropping-particle" : "", "parse-names" : false, "suffix" : "" }, { "dropping-particle" : "", "family" : "Roth", "given" : "R", "non-dropping-particle" : "", "parse-names" : false, "suffix" : "" }, { "dropping-particle" : "", "family" : "Fuglestvedt", "given" : "J S", "non-dropping-particle" : "", "parse-names" : false, "suffix" : "" }, { "dropping-particle" : "", "family" : "Peters", "given" : "G P", "non-dropping-particle" : "", "parse-names" : false, "suffix" : "" }, { "dropping-particle" : "", "family" : "Enting", "given" : "I G", "non-dropping-particle" : "", "parse-names" : false, "suffix" : "" }, { "dropping-particle" : "", "family" : "Bloh", "given" : "W", "non-dropping-particle" : "Von", "parse-names" : false, "suffix" : "" }, { "dropping-particle" : "", "family" : "Brovkin", "given" : "V", "non-dropping-particle" : "", "parse-names" : false, "suffix" : "" }, { "dropping-particle" : "", "family" : "Burke", "given" : "E J", "non-dropping-particle" : "", "parse-names" : false, "suffix" : "" }, { "dropping-particle" : "", "family" : "Eby", "given" : "M", "non-dropping-particle" : "", "parse-names" : false, "suffix" : "" }, { "dropping-particle" : "", "family" : "Edwards", "given" : "N R", "non-dropping-particle" : "", "parse-names" : false, "suffix" : "" }, { "dropping-particle" : "", "family" : "Friedrich", "given" : "T", "non-dropping-particle" : "", "parse-names" : false, "suffix" : "" }, { "dropping-particle" : "", "family" : "Fr\u00f6licher 11", "given" : "T L", "non-dropping-particle" : "", "parse-names" : false, "suffix" : "" }, { "dropping-particle" : "", "family" : "Halloran", "given" : "P R", "non-dropping-particle" : "", "parse-names" : false, "suffix" : "" }, { "dropping-particle" : "", "family" : "Holden", "given" : "P B", "non-dropping-particle" : "", "parse-names" : false, "suffix" : "" }, { "dropping-particle" : "", "family" : "Jones", "given" : "C", "non-dropping-particle" : "", "parse-names" : false, "suffix" : "" }, { "dropping-particle" : "", "family" : "Kleinen", "given" : "T", "non-dropping-particle" : "", "parse-names" : false, "suffix" : "" }, { "dropping-particle" : "", "family" : "Mackenzie", "given" : "F T", "non-dropping-particle" : "", "parse-names" : false, "suffix" : "" }, { "dropping-particle" : "", "family" : "Matsumoto", "given" : "K", "non-dropping-particle" : "", "parse-names" : false, "suffix" : "" }, { "dropping-particle" : "", "family" : "Meinshausen", "given" : "M", "non-dropping-particle" : "", "parse-names" : false, "suffix" : "" }, { "dropping-particle" : "", "family" : "Plattner", "given" : "G.-K", "non-dropping-particle" : "", "parse-names" : false, "suffix" : "" }, { "dropping-particle" : "", "family" : "Reisinger", "given" : "A", "non-dropping-particle" : "", "parse-names" : false, "suffix" : "" }, { "dropping-particle" : "", "family" : "Segschneider", "given" : "J", "non-dropping-particle" : "", "parse-names" : false, "suffix" : "" }, { "dropping-particle" : "", "family" : "Shaffer", "given" : "G", "non-dropping-particle" : "", "parse-names" : false, "suffix" : "" }, { "dropping-particle" : "", "family" : "Steinacher", "given" : "M", "non-dropping-particle" : "", "parse-names" : false, "suffix" : "" }, { "dropping-particle" : "", "family" : "Strassmann", "given" : "K", "non-dropping-particle" : "", "parse-names" : false, "suffix" : "" }, { "dropping-particle" : "", "family" : "Tanaka", "given" : "K", "non-dropping-particle" : "", "parse-names" : false, "suffix" : "" }, { "dropping-particle" : "", "family" : "Timmermann", "given" : "A", "non-dropping-particle" : "", "parse-names" : false, "suffix" : "" }, { "dropping-particle" : "", "family" : "Weaver", "given" : "A J", "non-dropping-particle" : "", "parse-names" : false, "suffix" : "" } ], "container-title" : "Atmospheric Chemistry and Physics", "id" : "ITEM-1", "issued" : { "date-parts" : [ [ "2013" ] ] }, "page" : "2793-2825", "title" : "Carbon dioxide and climate impulse response functions for the computation of greenhouse gas metrics: a multi-model analysis", "translator" : [ { "dropping-particle" : "", "family" : "H2698", "given" : "", "non-dropping-particle" : "", "parse-names" : false, "suffix" : "" } ], "type" : "article-journal", "volume" : "13" }, "uris" : [ "http://www.mendeley.com/documents/?uuid=0f68faf1-efc6-38dc-b1f2-574bf904f3b0" ] }, { "id" : "ITEM-2", "itemData" : { "DOI" : "10.1038/nature14338", "ISSN" : "0028-0836", "author" : [ { "dropping-particle" : "", "family" : "Schuur", "given" : "E. A. G.", "non-dropping-particle" : "", "parse-names" : false, "suffix" : "" }, { "dropping-particle" : "", "family" : "McGuire", "given" : "A. D.", "non-dropping-particle" : "", "parse-names" : false, "suffix" : "" }, { "dropping-particle" : "", "family" : "Sch\u00e4del", "given" : "C.", "non-dropping-particle" : "", "parse-names" : false, "suffix" : "" }, { "dropping-particle" : "", "family" : "Grosse", "given" : "G.", "non-dropping-particle" : "", "parse-names" : false, "suffix" : "" }, { "dropping-particle" : "", "family" : "Harden", "given" : "J. W.", "non-dropping-particle" : "", "parse-names" : false, "suffix" : "" }, { "dropping-particle" : "", "family" : "Hayes", "given" : "D. J.", "non-dropping-particle" : "", "parse-names" : false, "suffix" : "" }, { "dropping-particle" : "", "family" : "Hugelius", "given" : "G.", "non-dropping-particle" : "", "parse-names" : false, "suffix" : "" }, { "dropping-particle" : "", "family" : "Koven", "given" : "C. D.", "non-dropping-particle" : "", "parse-names" : false, "suffix" : "" }, { "dropping-particle" : "", "family" : "Kuhry", "given" : "P.", "non-dropping-particle" : "", "parse-names" : false, "suffix" : "" }, { "dropping-particle" : "", "family" : "Lawrence", "given" : "D. M.", "non-dropping-particle" : "", "parse-names" : false, "suffix" : "" }, { "dropping-particle" : "", "family" : "Natali", "given" : "S. M.", "non-dropping-particle" : "", "parse-names" : false, "suffix" : "" }, { "dropping-particle" : "", "family" : "Olefeldt", "given" : "D.", "non-dropping-particle" : "", "parse-names" : false, "suffix" : "" }, { "dropping-particle" : "", "family" : "Romanovsky", </w:instrText>
      </w:r>
      <w:r w:rsidR="00A94565" w:rsidRPr="00115C88">
        <w:rPr>
          <w:lang w:val="en-US"/>
        </w:rPr>
        <w:instrText>"given" : "V. E.", "non-dropping-particle" : "", "parse-names" : false, "suffix" : "" }, { "dropping-particle" : "", "family" : "Schaefer", "given" : "K.", "non-dropping-particle" : "", "parse-names" : false, "suffix" : "" }, { "dropping-particle" : "", "family" : "Turetsky", "given" : "M. R.", "non-dropping-particle" : "", "parse-names" : false, "suffix" : "" }, { "dropping-particle" : "", "family" : "Treat", "given" : "C. C.", "non-dropping-particle" : "", "parse-names" : false, "suffix" : "" }, { "dropping-particle" : "", "family" : "Vonk", "given" : "J. E.", "non-dropping-particle" : "", "parse-names" : false, "suffix" : "" } ], "container-title" : "Nature", "id" : "ITEM-2", "issue" : "7546", "issued" : { "date-parts" : [ [ "2015", "4" ] ] }, "page" : "171-179", "title" : "Climate change and the permafrost carbon feedback", "translator" : [ { "dropping-particle" : "", "family" : "H4153", "given" : "", "non-dropping-particle" : "", "parse-names" : false, "suffix" : "" } ], "type" : "article-journal", "volume" : "520" }, "uris" : [ "http://www.mendeley.com/documents/?uuid=aa6b7c6d-c169-4739-8d34-e1b5cde4bc04" ] } ], "mendeley" : { "formattedCitation" : "(Joos et al., 2013; Schuur et al., 2015)", "plainTextFormattedCitation" : "(Joos et al., 2013; Schuur et al., 2015)", "previouslyFormattedCitation" : "(Joos et al., 2013; Schuur et al., 2015)" }, "properties" : { "noteIndex" : 0 }, "schema" : "https://github.com/citation-style-language/schema/raw/master/csl-citation.json" }</w:instrText>
      </w:r>
      <w:r>
        <w:fldChar w:fldCharType="separate"/>
      </w:r>
      <w:ins w:id="7087" w:author="Robin Matthews" w:date="2021-05-18T16:08:00Z">
        <w:r w:rsidR="00602365">
          <w:rPr>
            <w:noProof/>
            <w:lang w:val="en-GB"/>
          </w:rPr>
          <w:t>(Joos et al., 2013; Schuur et al., 2015)</w:t>
        </w:r>
      </w:ins>
      <w:del w:id="7088" w:author="Robin Matthews" w:date="2021-05-18T16:08:00Z">
        <w:r w:rsidRPr="000128A3" w:rsidDel="00602365">
          <w:rPr>
            <w:noProof/>
            <w:lang w:val="en-GB"/>
          </w:rPr>
          <w:delText>(Joos et al., 2013; Schuur et al., 2015)</w:delText>
        </w:r>
      </w:del>
      <w:r>
        <w:fldChar w:fldCharType="end"/>
      </w:r>
      <w:r w:rsidRPr="000128A3">
        <w:rPr>
          <w:lang w:val="en-GB"/>
        </w:rPr>
        <w:t xml:space="preserve"> are not considered.</w:t>
      </w:r>
    </w:p>
    <w:p w14:paraId="7F49F5D7" w14:textId="77777777" w:rsidR="006409E5" w:rsidRPr="000128A3" w:rsidRDefault="006409E5" w:rsidP="006409E5">
      <w:pPr>
        <w:pStyle w:val="AR6BodyText"/>
        <w:shd w:val="clear" w:color="auto" w:fill="DEEAF6" w:themeFill="accent1" w:themeFillTint="33"/>
        <w:rPr>
          <w:lang w:val="en-GB"/>
        </w:rPr>
      </w:pPr>
      <w:r w:rsidRPr="000128A3">
        <w:rPr>
          <w:lang w:val="en-GB"/>
        </w:rPr>
        <w:t xml:space="preserve"> </w:t>
      </w:r>
    </w:p>
    <w:p w14:paraId="5369364F" w14:textId="76958C68" w:rsidR="006409E5" w:rsidRPr="000128A3" w:rsidRDefault="006409E5" w:rsidP="006409E5">
      <w:pPr>
        <w:pStyle w:val="AR6BodyText"/>
        <w:shd w:val="clear" w:color="auto" w:fill="DEEAF6" w:themeFill="accent1" w:themeFillTint="33"/>
        <w:rPr>
          <w:lang w:val="en-GB"/>
        </w:rPr>
      </w:pPr>
      <w:r w:rsidRPr="000128A3">
        <w:rPr>
          <w:lang w:val="en-GB"/>
        </w:rPr>
        <w:t>The so-called ‘emission</w:t>
      </w:r>
      <w:ins w:id="7089" w:author="Ian Blenkinsop" w:date="2021-07-09T12:02:00Z">
        <w:r w:rsidR="008B63B5">
          <w:rPr>
            <w:lang w:val="en-GB"/>
          </w:rPr>
          <w:t>s</w:t>
        </w:r>
      </w:ins>
      <w:r w:rsidRPr="000128A3">
        <w:rPr>
          <w:lang w:val="en-GB"/>
        </w:rPr>
        <w:t xml:space="preserve">-driven’ experiments </w:t>
      </w:r>
      <w:r>
        <w:fldChar w:fldCharType="begin" w:fldLock="1"/>
      </w:r>
      <w:r w:rsidR="006C7B0C">
        <w:rPr>
          <w:lang w:val="en-GB"/>
        </w:rPr>
        <w:instrText>ADDIN CSL_CITATION { "citationItems" : [ { "id" : "ITEM-1", "itemData" : { "DOI" : "10.5194/gmd-9-2853-2016", "ISSN" : "1991-9603", "abstract" : "Abstract. Coordinated experimental design and implementation has become a cornerstone of global climate modelling. Model Intercomparison Projects (MIPs) enable systematic and robust analysis of results across many models, by reducing the influence of ad hoc differences in model set-up or experimental boundary conditions. As it enters its 6th phase, the Coupled Model Intercomparison Project (CMIP6) has grown significantly in scope with the design and documentation of individual simulations delegated to individual climate science communities. The Coupled Climate\u2013Carbon Cycle Model Intercomparison Project (C4MIP) takes responsibility for design, documentation, and analysis of carbon cycle feedbacks and interactions in climate simulations. These feedbacks are potentially large and play a leading-order contribution in determining the atmospheric composition in response to human emissions of CO2 and in the setting of emissions targets to stabilize climate or avoid dangerous climate change. For over a decade, C4MIP has coordinated coupled climate\u2013carbon cycle simulations, and in this paper we describe the C4MIP simulations that will be formally part of CMIP6. While the climate\u2013carbon cycle community has created this experimental design, the simulations also fit within the wider CMIP activity, conform to some common standards including documentation and diagnostic requests, and are designed to complement the CMIP core experiments known as the Diagnostic, Evaluation and Characterization of Klima (DECK). C4MIP has three key strands of scientific motivation and the requested simulations are designed to satisfy their needs: (1) pre-industrial and historical simulations (formally part of the common set of CMIP6 experiments) to enable model evaluation, (2) idealized coupled and partially coupled simulations with 1 % per year increases in CO2 to enable diagnosis of feedback strength and its components, (3) future scenario simulations to project how the Earth system will respond to anthropogenic activity over the 21st century and beyond. This paper documents in detail these simulations, explains their rationale and planned analysis, and describes how to set up and run the simulations. Particular attention is paid to boundary conditions, input data, and requested output diagnostics. It is important that modelling groups participating in C4MIP adhere as closely as possible to this experimental design.", "author" : [ { "dropping-particle" : "", "family" : "Jones", "given" : "Chris D.", "non-dropping-particle" : "", "parse-names" : false, "suffix" : "" }, { "dropping-particle" : "", "family" : "Arora", "given" : "Vivek", "non-dropping-particle" : "", "parse-names" : false, "suffix" : "" }, { "dropping-particle" : "", "family" : "Friedlingstein", "given" : "Pierre", "non-dropping-particle" : "", "parse-names" : false, "suffix" : "" }, { "dropping-particle" : "", "family" : "Bopp", "given" : "Laurent", "non-dropping-particle" : "", "parse-names" : false, "suffix" : "" }, { "dropping-particle" : "", "family" : "Brovkin", "given" : "Victor", "non-dropping-particle" : "", "parse-names" : false, "suffix" : "" }, { "dropping-particle" : "", "family" : "Dunne", "given" : "John", "non-dropping-particle" : "", "parse-names" : false, "suffix" : "" }, { "dropping-particle" : "", "family" : "Graven", "given" : "Heather", "non-dropping-particle" : "", "parse-names" : false, "suffix" : "" }, { "dropping-particle" : "", "family" : "Hoffman", "given" : "Forrest", "non-dropping-particle" : "", "parse-names" : false, "suffix" : "" }, { "dropping-particle" : "", "family" : "Ilyina", "given" : "Tatiana", "non-dropping-particle" : "", "parse-names" : false, "suffix" : "" }, { "dropping-particle" : "", "family" : "John", "given" : "Jasmin G.", "non-dropping-particle" : "", "parse-names" : false, "suffix" : "" }, { "dropping-particle" : "", "family" : "Jung", "given" : "Martin", "non-dropping-particle" : "", "parse-names" : false, "suffix" : "" }, { "dropping-particle" : "", "family" : "Kawamiya", "given" : "Michio", "non-dropping-particle" : "", "parse-names" : false, "suffix" : "" }, { "dropping-particle" : "", "family" : "Koven", "given" : "Charlie", "non-dropping-particle" : "", "parse-names" : false, "suffix" : "" }, { "dropping-particle" : "", "family" : "Pongratz", "given" : "Julia", "non-dropping-particle" : "", "parse-names" : false, "suffix" : "" }, { "dropping-particle" : "", "family" : "Raddatz", "given" : "Thomas", "non-dropping-particle" : "", "parse-names" : false, "suffix" : "" }, { "dropping-particle" : "", "family" : "Randerson", "given" : "James T.", "non-dropping-particle" : "", "parse-names" : false, "suffix" : "" }, { "dropping-particle" : "", "family" : "Zaehle", "given" : "S\u00f6nke", "non-dropping-particle" : "", "parse-names" : false, "suffix" : "" } ], "container-title" : "Geoscientific Model Development", "id" : "ITEM-1", "issue" : "8", "issued" : { "date-parts" : [ [ "2016", "8", "25" ] ] }, "page" : "2853-2880", "title" : "C4MIP \u2013 The Coupled Climate\u2013Carbon Cycle Model Intercomparison Project: experimental protocol for CMIP6", "translator" : [ { "dropping-particle" : "", "family" : "H2970", "given" : "", "non-dropping-particle" : "", "parse-names" : false, "suffix" : "" } ], "type" : "article-journal", "volume" : "9" }, "uris" : [ "http://www.mendeley.com/documents/?uuid=c4ed20ea-5774-49e7-b71c-48fe70cb2bec" ] } ], "mendeley" : { "formattedCitation" : "(Jones et al., 2016)", "plainTextFormattedCitation" : "(Jones et al., 2016)", "previouslyFormattedCitation" : "(Jones et al., 2016)" }, "properties" : { "noteIndex" : 0 }, "schema" : "https://github.com/citation-style-language/schema/raw/master/csl-citation.json" }</w:instrText>
      </w:r>
      <w:r>
        <w:fldChar w:fldCharType="separate"/>
      </w:r>
      <w:r w:rsidR="006C7B0C" w:rsidRPr="006C7B0C">
        <w:rPr>
          <w:noProof/>
          <w:lang w:val="en-GB"/>
        </w:rPr>
        <w:t>(Jones et al., 2016)</w:t>
      </w:r>
      <w:r>
        <w:fldChar w:fldCharType="end"/>
      </w:r>
      <w:r w:rsidRPr="000128A3">
        <w:rPr>
          <w:lang w:val="en-GB"/>
        </w:rPr>
        <w:t xml:space="preserve"> use the same input datasets as concentration-driven ESM experiments, except that they use CO</w:t>
      </w:r>
      <w:r w:rsidRPr="000128A3">
        <w:rPr>
          <w:vertAlign w:val="subscript"/>
          <w:lang w:val="en-GB"/>
        </w:rPr>
        <w:t>2</w:t>
      </w:r>
      <w:r w:rsidRPr="000128A3">
        <w:rPr>
          <w:lang w:val="en-GB"/>
        </w:rPr>
        <w:t xml:space="preserve"> emissions rather than concentrations (</w:t>
      </w:r>
      <w:ins w:id="7090" w:author="Ian Blenkinsop" w:date="2021-07-12T15:07:00Z">
        <w:r w:rsidR="00F274BD" w:rsidRPr="000128A3">
          <w:rPr>
            <w:lang w:val="en-GB"/>
          </w:rPr>
          <w:t>Chapter 5</w:t>
        </w:r>
        <w:r w:rsidR="00F274BD">
          <w:rPr>
            <w:lang w:val="en-GB"/>
          </w:rPr>
          <w:t xml:space="preserve"> and </w:t>
        </w:r>
      </w:ins>
      <w:del w:id="7091" w:author="Ian Blenkinsop" w:date="2021-07-09T12:02:00Z">
        <w:r w:rsidRPr="000128A3" w:rsidDel="008B63B5">
          <w:rPr>
            <w:lang w:val="en-GB"/>
          </w:rPr>
          <w:delText xml:space="preserve">Chapter 4, </w:delText>
        </w:r>
      </w:del>
      <w:r w:rsidRPr="000128A3">
        <w:rPr>
          <w:lang w:val="en-GB"/>
        </w:rPr>
        <w:t>Section 4.3.1</w:t>
      </w:r>
      <w:del w:id="7092" w:author="Ian Blenkinsop" w:date="2021-07-09T12:02:00Z">
        <w:r w:rsidRPr="000128A3" w:rsidDel="008B63B5">
          <w:rPr>
            <w:lang w:val="en-GB"/>
          </w:rPr>
          <w:delText xml:space="preserve">; </w:delText>
        </w:r>
      </w:del>
      <w:del w:id="7093" w:author="Ian Blenkinsop" w:date="2021-07-12T15:07:00Z">
        <w:r w:rsidRPr="000128A3" w:rsidDel="00F274BD">
          <w:rPr>
            <w:lang w:val="en-GB"/>
          </w:rPr>
          <w:delText>Chapter 5</w:delText>
        </w:r>
      </w:del>
      <w:r w:rsidRPr="000128A3">
        <w:rPr>
          <w:lang w:val="en-GB"/>
        </w:rPr>
        <w:t>). In these experiments, atmospheric CO</w:t>
      </w:r>
      <w:r w:rsidRPr="000128A3">
        <w:rPr>
          <w:vertAlign w:val="subscript"/>
          <w:lang w:val="en-GB"/>
        </w:rPr>
        <w:t>2</w:t>
      </w:r>
      <w:r w:rsidRPr="000128A3">
        <w:rPr>
          <w:lang w:val="en-GB"/>
        </w:rPr>
        <w:t xml:space="preserve"> concentrations are calculated internally using the ESM interactive carbon cycle module and thus differ from the prescribed default CO</w:t>
      </w:r>
      <w:r w:rsidRPr="000128A3">
        <w:rPr>
          <w:vertAlign w:val="subscript"/>
          <w:lang w:val="en-GB"/>
        </w:rPr>
        <w:t>2</w:t>
      </w:r>
      <w:r w:rsidRPr="000128A3">
        <w:rPr>
          <w:lang w:val="en-GB"/>
        </w:rPr>
        <w:t xml:space="preserve"> concentrations used in the concentration-driven runs. In the particular case of SSP5-8.5, the emission</w:t>
      </w:r>
      <w:ins w:id="7094" w:author="Ian Blenkinsop" w:date="2021-07-09T12:03:00Z">
        <w:r w:rsidR="008B63B5">
          <w:rPr>
            <w:lang w:val="en-GB"/>
          </w:rPr>
          <w:t>s</w:t>
        </w:r>
      </w:ins>
      <w:r w:rsidRPr="000128A3">
        <w:rPr>
          <w:lang w:val="en-GB"/>
        </w:rPr>
        <w:t xml:space="preserve">-driven runs are assessed to add no significant additional uncertainty to future </w:t>
      </w:r>
      <w:r w:rsidR="006563F3">
        <w:rPr>
          <w:lang w:val="en-GB"/>
        </w:rPr>
        <w:t>global surface air temperature (</w:t>
      </w:r>
      <w:r w:rsidRPr="000128A3">
        <w:rPr>
          <w:lang w:val="en-GB"/>
        </w:rPr>
        <w:t>GSAT</w:t>
      </w:r>
      <w:r w:rsidR="006563F3">
        <w:rPr>
          <w:lang w:val="en-GB"/>
        </w:rPr>
        <w:t>)</w:t>
      </w:r>
      <w:r w:rsidRPr="000128A3">
        <w:rPr>
          <w:lang w:val="en-GB"/>
        </w:rPr>
        <w:t xml:space="preserve"> projections (</w:t>
      </w:r>
      <w:del w:id="7095" w:author="Ian Blenkinsop" w:date="2021-07-09T12:03:00Z">
        <w:r w:rsidRPr="000128A3" w:rsidDel="008B63B5">
          <w:rPr>
            <w:lang w:val="en-GB"/>
          </w:rPr>
          <w:delText xml:space="preserve">Chapter 4, </w:delText>
        </w:r>
      </w:del>
      <w:r w:rsidRPr="000128A3">
        <w:rPr>
          <w:lang w:val="en-GB"/>
        </w:rPr>
        <w:t>Section 4.3.1). However, generally, when assessing uncertainties in future climate projections, it is important to consider which elements of the cause</w:t>
      </w:r>
      <w:del w:id="7096" w:author="Ian Blenkinsop" w:date="2021-07-09T12:03:00Z">
        <w:r w:rsidRPr="000128A3" w:rsidDel="00276294">
          <w:rPr>
            <w:lang w:val="en-GB"/>
          </w:rPr>
          <w:delText>-</w:delText>
        </w:r>
      </w:del>
      <w:ins w:id="7097" w:author="Ian Blenkinsop" w:date="2021-07-09T12:03:00Z">
        <w:r w:rsidR="00276294">
          <w:rPr>
            <w:lang w:val="en-GB"/>
          </w:rPr>
          <w:t>–</w:t>
        </w:r>
      </w:ins>
      <w:r w:rsidRPr="000128A3">
        <w:rPr>
          <w:lang w:val="en-GB"/>
        </w:rPr>
        <w:t>effect chain</w:t>
      </w:r>
      <w:ins w:id="7098" w:author="Ian Blenkinsop" w:date="2021-07-09T12:03:00Z">
        <w:r w:rsidR="00276294">
          <w:rPr>
            <w:lang w:val="en-GB"/>
          </w:rPr>
          <w:t>,</w:t>
        </w:r>
      </w:ins>
      <w:r w:rsidRPr="000128A3">
        <w:rPr>
          <w:lang w:val="en-GB"/>
        </w:rPr>
        <w:t xml:space="preserve"> from emissions to the resulting climate change</w:t>
      </w:r>
      <w:ins w:id="7099" w:author="Ian Blenkinsop" w:date="2021-07-09T12:03:00Z">
        <w:r w:rsidR="00276294">
          <w:rPr>
            <w:lang w:val="en-GB"/>
          </w:rPr>
          <w:t>,</w:t>
        </w:r>
      </w:ins>
      <w:r w:rsidRPr="000128A3">
        <w:rPr>
          <w:lang w:val="en-GB"/>
        </w:rPr>
        <w:t xml:space="preserve"> are interactively included as part of the model projections, and which are externally prescribed using default settings. </w:t>
      </w:r>
    </w:p>
    <w:bookmarkEnd w:id="7078"/>
    <w:p w14:paraId="0655629F" w14:textId="77777777" w:rsidR="006409E5" w:rsidRPr="000128A3" w:rsidRDefault="006409E5" w:rsidP="006409E5">
      <w:pPr>
        <w:pStyle w:val="AR6BodyText"/>
        <w:shd w:val="clear" w:color="auto" w:fill="DEEAF6" w:themeFill="accent1" w:themeFillTint="33"/>
        <w:rPr>
          <w:lang w:val="en-GB"/>
        </w:rPr>
      </w:pPr>
    </w:p>
    <w:p w14:paraId="14B53326" w14:textId="77777777" w:rsidR="006409E5" w:rsidRPr="000128A3" w:rsidRDefault="006409E5" w:rsidP="006409E5">
      <w:pPr>
        <w:pStyle w:val="AR6BodyText"/>
        <w:shd w:val="clear" w:color="auto" w:fill="DEEAF6" w:themeFill="accent1" w:themeFillTint="33"/>
        <w:rPr>
          <w:lang w:val="en-GB"/>
        </w:rPr>
      </w:pPr>
    </w:p>
    <w:p w14:paraId="0677F3ED" w14:textId="33185913" w:rsidR="006409E5" w:rsidRPr="000128A3" w:rsidRDefault="006409E5" w:rsidP="006409E5">
      <w:pPr>
        <w:pStyle w:val="AR6BodyText"/>
        <w:shd w:val="clear" w:color="auto" w:fill="DEEAF6" w:themeFill="accent1" w:themeFillTint="33"/>
        <w:rPr>
          <w:b/>
          <w:lang w:val="en-GB"/>
        </w:rPr>
      </w:pPr>
      <w:r w:rsidRPr="000128A3">
        <w:rPr>
          <w:b/>
          <w:lang w:val="en-GB"/>
        </w:rPr>
        <w:t>[START Cross-Chapter Box 1.4</w:t>
      </w:r>
      <w:r w:rsidRPr="000128A3">
        <w:rPr>
          <w:b/>
          <w:shd w:val="clear" w:color="auto" w:fill="DEEAF6"/>
          <w:lang w:val="en-GB"/>
        </w:rPr>
        <w:t>, FIGURE 2</w:t>
      </w:r>
      <w:r w:rsidR="00062EE8" w:rsidRPr="000128A3">
        <w:rPr>
          <w:b/>
          <w:shd w:val="clear" w:color="auto" w:fill="DEEAF6"/>
          <w:lang w:val="en-GB"/>
        </w:rPr>
        <w:t xml:space="preserve"> </w:t>
      </w:r>
      <w:r w:rsidRPr="000128A3">
        <w:rPr>
          <w:b/>
          <w:shd w:val="clear" w:color="auto" w:fill="DEEAF6"/>
          <w:lang w:val="en-GB"/>
        </w:rPr>
        <w:t>HERE</w:t>
      </w:r>
      <w:r w:rsidRPr="000128A3">
        <w:rPr>
          <w:b/>
          <w:lang w:val="en-GB"/>
        </w:rPr>
        <w:t>]</w:t>
      </w:r>
    </w:p>
    <w:p w14:paraId="42D58AA3" w14:textId="77777777" w:rsidR="006409E5" w:rsidRPr="000128A3" w:rsidRDefault="006409E5" w:rsidP="006409E5">
      <w:pPr>
        <w:pStyle w:val="AR6BodyText"/>
        <w:shd w:val="clear" w:color="auto" w:fill="DEEAF6" w:themeFill="accent1" w:themeFillTint="33"/>
        <w:rPr>
          <w:lang w:val="en-GB"/>
        </w:rPr>
      </w:pPr>
    </w:p>
    <w:p w14:paraId="16DD0DB1" w14:textId="183B214E" w:rsidR="006409E5" w:rsidRPr="001E216B" w:rsidRDefault="006409E5" w:rsidP="006409E5">
      <w:pPr>
        <w:pStyle w:val="AR6BodyText"/>
        <w:shd w:val="clear" w:color="auto" w:fill="DEEAF6" w:themeFill="accent1" w:themeFillTint="33"/>
        <w:rPr>
          <w:rFonts w:cs="Times New Roman"/>
          <w:sz w:val="20"/>
          <w:szCs w:val="20"/>
          <w:lang w:val="en-GB"/>
        </w:rPr>
      </w:pPr>
      <w:r w:rsidRPr="000128A3">
        <w:rPr>
          <w:b/>
          <w:bCs/>
          <w:sz w:val="20"/>
          <w:szCs w:val="20"/>
          <w:lang w:val="en-GB"/>
        </w:rPr>
        <w:t>Cross-Chapter Box 1.4</w:t>
      </w:r>
      <w:r w:rsidRPr="000128A3">
        <w:rPr>
          <w:b/>
          <w:bCs/>
          <w:sz w:val="20"/>
          <w:szCs w:val="20"/>
          <w:shd w:val="clear" w:color="auto" w:fill="DEEAF6"/>
          <w:lang w:val="en-GB"/>
        </w:rPr>
        <w:t xml:space="preserve">, Figure 2: </w:t>
      </w:r>
      <w:r w:rsidR="00092D1F" w:rsidRPr="001E216B">
        <w:rPr>
          <w:rFonts w:cs="Times New Roman"/>
          <w:b/>
          <w:sz w:val="20"/>
          <w:szCs w:val="20"/>
          <w:lang w:val="en-GB"/>
        </w:rPr>
        <w:t xml:space="preserve">Comparison between </w:t>
      </w:r>
      <w:r w:rsidR="00092D1F" w:rsidRPr="00092D1F">
        <w:rPr>
          <w:rFonts w:cs="Times New Roman"/>
          <w:b/>
          <w:sz w:val="20"/>
          <w:szCs w:val="20"/>
          <w:lang w:val="en-GB"/>
        </w:rPr>
        <w:t>the Shared Socio-economic Pathways (</w:t>
      </w:r>
      <w:r w:rsidR="00092D1F" w:rsidRPr="001E216B">
        <w:rPr>
          <w:rFonts w:cs="Times New Roman"/>
          <w:b/>
          <w:sz w:val="20"/>
          <w:szCs w:val="20"/>
          <w:lang w:val="en-GB"/>
        </w:rPr>
        <w:t>SSP</w:t>
      </w:r>
      <w:r w:rsidR="00092D1F" w:rsidRPr="00092D1F">
        <w:rPr>
          <w:rFonts w:cs="Times New Roman"/>
          <w:b/>
          <w:sz w:val="20"/>
          <w:szCs w:val="20"/>
          <w:lang w:val="en-GB"/>
        </w:rPr>
        <w:t>) scenarios</w:t>
      </w:r>
      <w:r w:rsidR="00092D1F" w:rsidRPr="001E216B">
        <w:rPr>
          <w:rFonts w:cs="Times New Roman"/>
          <w:b/>
          <w:sz w:val="20"/>
          <w:szCs w:val="20"/>
          <w:lang w:val="en-GB"/>
        </w:rPr>
        <w:t xml:space="preserve"> and</w:t>
      </w:r>
      <w:r w:rsidR="00092D1F" w:rsidRPr="00092D1F">
        <w:rPr>
          <w:rFonts w:cs="Times New Roman"/>
          <w:b/>
          <w:sz w:val="20"/>
          <w:szCs w:val="20"/>
          <w:lang w:val="en-GB"/>
        </w:rPr>
        <w:t xml:space="preserve"> the</w:t>
      </w:r>
      <w:r w:rsidR="00092D1F" w:rsidRPr="001E216B">
        <w:rPr>
          <w:rFonts w:cs="Times New Roman"/>
          <w:b/>
          <w:sz w:val="20"/>
          <w:szCs w:val="20"/>
          <w:lang w:val="en-GB"/>
        </w:rPr>
        <w:t xml:space="preserve"> </w:t>
      </w:r>
      <w:r w:rsidR="00092D1F" w:rsidRPr="00092D1F">
        <w:rPr>
          <w:rFonts w:cs="Times New Roman"/>
          <w:b/>
          <w:sz w:val="20"/>
          <w:szCs w:val="20"/>
          <w:lang w:val="en-GB"/>
        </w:rPr>
        <w:t>Representative Concentration Pathway (</w:t>
      </w:r>
      <w:r w:rsidR="00092D1F" w:rsidRPr="001E216B">
        <w:rPr>
          <w:rFonts w:cs="Times New Roman"/>
          <w:b/>
          <w:sz w:val="20"/>
          <w:szCs w:val="20"/>
          <w:lang w:val="en-GB"/>
        </w:rPr>
        <w:t>RCP</w:t>
      </w:r>
      <w:r w:rsidR="00092D1F" w:rsidRPr="00092D1F">
        <w:rPr>
          <w:rFonts w:cs="Times New Roman"/>
          <w:b/>
          <w:sz w:val="20"/>
          <w:szCs w:val="20"/>
          <w:lang w:val="en-GB"/>
        </w:rPr>
        <w:t>)</w:t>
      </w:r>
      <w:r w:rsidR="00092D1F" w:rsidRPr="001E216B">
        <w:rPr>
          <w:rFonts w:cs="Times New Roman"/>
          <w:b/>
          <w:sz w:val="20"/>
          <w:szCs w:val="20"/>
          <w:lang w:val="en-GB"/>
        </w:rPr>
        <w:t xml:space="preserve"> scenarios in terms of their CO</w:t>
      </w:r>
      <w:r w:rsidR="00092D1F" w:rsidRPr="001E216B">
        <w:rPr>
          <w:rFonts w:cs="Times New Roman"/>
          <w:b/>
          <w:sz w:val="20"/>
          <w:szCs w:val="20"/>
          <w:vertAlign w:val="subscript"/>
          <w:lang w:val="en-GB"/>
        </w:rPr>
        <w:t>2</w:t>
      </w:r>
      <w:r w:rsidR="00092D1F" w:rsidRPr="001E216B">
        <w:rPr>
          <w:rFonts w:cs="Times New Roman"/>
          <w:b/>
          <w:sz w:val="20"/>
          <w:szCs w:val="20"/>
          <w:lang w:val="en-GB"/>
        </w:rPr>
        <w:t>, CH</w:t>
      </w:r>
      <w:r w:rsidR="00092D1F" w:rsidRPr="001E216B">
        <w:rPr>
          <w:rFonts w:cs="Times New Roman"/>
          <w:b/>
          <w:sz w:val="20"/>
          <w:szCs w:val="20"/>
          <w:vertAlign w:val="subscript"/>
          <w:lang w:val="en-GB"/>
        </w:rPr>
        <w:t>4</w:t>
      </w:r>
      <w:r w:rsidR="00092D1F" w:rsidRPr="001E216B">
        <w:rPr>
          <w:rFonts w:cs="Times New Roman"/>
          <w:b/>
          <w:sz w:val="20"/>
          <w:szCs w:val="20"/>
          <w:lang w:val="en-GB"/>
        </w:rPr>
        <w:t xml:space="preserve"> and N</w:t>
      </w:r>
      <w:r w:rsidR="00092D1F" w:rsidRPr="001E216B">
        <w:rPr>
          <w:rFonts w:cs="Times New Roman"/>
          <w:b/>
          <w:sz w:val="20"/>
          <w:szCs w:val="20"/>
          <w:vertAlign w:val="subscript"/>
          <w:lang w:val="en-GB"/>
        </w:rPr>
        <w:t>2</w:t>
      </w:r>
      <w:r w:rsidR="00092D1F" w:rsidRPr="001E216B">
        <w:rPr>
          <w:rFonts w:cs="Times New Roman"/>
          <w:b/>
          <w:sz w:val="20"/>
          <w:szCs w:val="20"/>
          <w:lang w:val="en-GB"/>
        </w:rPr>
        <w:t>O atmospheric concentrations (panels a-c), and their global emissions (panels d-o).</w:t>
      </w:r>
      <w:r w:rsidR="00092D1F" w:rsidRPr="00092D1F">
        <w:rPr>
          <w:rFonts w:cs="Times New Roman"/>
          <w:sz w:val="20"/>
          <w:szCs w:val="20"/>
          <w:lang w:val="en-GB"/>
        </w:rPr>
        <w:t xml:space="preserve"> Also shown are gridded emission differences for sulfur (panel p) and black carbon (panel q) for the year 2000 between the input emission datasets that </w:t>
      </w:r>
      <w:r w:rsidR="00092D1F" w:rsidRPr="00092D1F">
        <w:rPr>
          <w:rFonts w:cs="Times New Roman"/>
          <w:sz w:val="20"/>
          <w:szCs w:val="20"/>
          <w:lang w:val="en-GB"/>
        </w:rPr>
        <w:lastRenderedPageBreak/>
        <w:t xml:space="preserve">underpinned the CMIP5 and CMIP6 model intercomparisons. Historical emission estimates are provided in black in panels d to o. The range of concentrations and emissions investigated under the RCP pathways is grey shaded. </w:t>
      </w:r>
      <w:r w:rsidR="00092D1F" w:rsidRPr="00C9359F">
        <w:rPr>
          <w:rFonts w:cs="Times New Roman"/>
          <w:sz w:val="20"/>
          <w:szCs w:val="20"/>
        </w:rPr>
        <w:t xml:space="preserve">Panels p and q adapted from Figure 7 in </w:t>
      </w:r>
      <w:r w:rsidR="00092D1F" w:rsidRPr="00C9359F">
        <w:rPr>
          <w:rFonts w:cs="Times New Roman"/>
          <w:sz w:val="20"/>
          <w:szCs w:val="20"/>
        </w:rPr>
        <w:fldChar w:fldCharType="begin" w:fldLock="1"/>
      </w:r>
      <w:r w:rsidR="00E81B0B">
        <w:rPr>
          <w:rFonts w:cs="Times New Roman"/>
          <w:sz w:val="20"/>
          <w:szCs w:val="20"/>
        </w:rPr>
        <w:instrText xml:space="preserve">ADDIN CSL_CITATION { "citationItems" : [ { "id" : "ITEM-1", "itemData" : { "DOI" : "10.5194/gmd-11-369-2018", "ISSN" : "1991-9603", "abstract" : "Abstract. We present a new data set of annual historical (1750\u20132014) anthropogenic chemically reactive gases (CO, CH4, NH3, NOx, SO2, NMVOCs), carbonaceous aerosols (black carbon \u2013 BC, and organic carbon \u2013 OC), and CO2 developed with the Community Emissions Data System (CEDS). We improve upon existing inventories with a more consistent and reproducible methodology applied to all emission species, updated emission factors, and recent estimates through 2014. The data system relies on existing energy consumption data sets and regional and country-specific inventories to produce trends over recent decades. All emission species are consistently estimated using the same activity data over all time periods. Emissions are provided on an annual basis at the level of country and sector and gridded with monthly seasonality. These estimates are comparable to, but generally slightly higher than, existing global inventories. Emissions over the most recent years are more uncertain, particularly in low- and middle-income regions where country-specific emission inventories are less available. Future work will involve refining and updating these emission estimates, estimating emissions' uncertainty, and publication of the system as open-source software.", "author" : [ { "dropping-particle" : "", "family" : "Hoesly", "given" : "Rachel M.", "non-dropping-particle" : "", "parse-names" : false, "suffix" : "" }, { "dropping-particle" : "", "family" : "Smith", "given" : "Steven J.", "non-dropping-particle" : "", "parse-names" : false, "suffix" : "" }, { "dropping-particle" : "", "family" : "Feng", "given" : "Leyang", "non-dropping-particle" : "", "parse-names" : false, "suffix" : "" }, { "dropping-particle" : "", "family" : "Klimont", "given" : "Zbigniew", "non-dropping-particle" : "", "parse-names" : false, "suffix" : "" }, { "dropping-particle" : "", "family" : "Janssens-Maenhout", "given" : "Greet", "non-dropping-particle" : "", "parse-names" : false, "suffix" : "" }, { "dropping-particle" : "", "family" : "Pitkanen", "given" : "Tyler", "non-dropping-particle" : "", "parse-names" : false, "suffix" : "" }, { "dropping-particle" : "", "family" : "Seibert", "given" : "Jonathan J.", "non-dropping-particle" : "", "parse-names" : false, "suffix" : "" }, { "dropping-particle" : "", "family" : "Vu", "given" : "Linh", "non-dropping-particle" : "", "parse-names" : false, "suffix" : "" }, { "dropping-particle" : "", "family" : "Andres", "given" : "Robert J.", "non-dropping-particle" : "", "parse-names" : false, "suffix" : "" }, { "dropping-particle" : "", "family" : "Bolt", "given" : "Ryan M.", "non-dropping-particle" : "", "parse-names" : false, "suffix" : "" }, { "dropping-particle" : "", "family" : "Bond", "given" : "Tami C.", "non-dropping-particle" : "", "parse-names" : false, "suffix" : "" }, { "dropping-particle" : "", "family" : "Dawidowski", "given" : "Laura", "non-dropping-particle" : "", "parse-names" : false, "suffix" : "" }, { "dropping-particle" : "", "family" : "Kholod", "given" : "Nazar", "non-dropping-particle" : "", "parse-names" : false, "suffix" : "" }, { "dropping-particle" : "", "family" : "Kurokawa", "given" : "June-ichi", "non-dropping-particle" : "", "parse-names" : false, "suffix" : "" }, { "dropping-particle" : "", "family" : "Li", "given" : "Meng", "non-dropping-particle" : "", "parse-names" : false, "suffix" : "" }, { "dropping-particle" : "", "family" : "Liu", "given" : "Liang", "non-dropping-particle" : "", "parse-names" : false, "suffix" : "" }, { "dropping-particle" </w:instrText>
      </w:r>
      <w:r w:rsidR="00E81B0B" w:rsidRPr="008D0499">
        <w:rPr>
          <w:rFonts w:cs="Times New Roman"/>
          <w:sz w:val="20"/>
          <w:szCs w:val="20"/>
          <w:lang w:val="en-US"/>
        </w:rPr>
        <w:instrText>: "", "family" : "Lu", "given" : "Zifeng", "non-dropping-particle" : "", "parse-names" : false, "suffix" : "" }, { "dropping-particle" : "", "family" : "Moura", "given" : "Maria Cecilia P.", "non-dropping-particle" : "", "parse-names" : false, "suffix" : "" }, { "dropping-particle" : "", "family" : "O'Rourke", "given" : "Patrick R.", "non-dropping-particle" : "", "parse-names" : false, "suffix" : "" }, { "dropping-particle" : "", "family" : "Zhang", "given" : "Qiang", "non-dropping-particle" : "", "parse-names" : false, "suffix" : "" } ], "container-title" : "Geoscientific Model Development", "id" : "ITEM-1", "issue" : "1", "issued" : { "date-parts" : [ [ "2018", "1", "29" ] ] }, "page" : "369-408", "title" : "Historical (1750\u20132014) anthropogenic emissions of reactive gases and aerosols from the Community Emissions Data System (CEDS)", "translator" : [ { "dropping-particle" : "", "family" : "H4251", "given" : "", "non-dropping-particle" : "", "parse-names" : false, "suffix" : "" } ], "type" : "article-journal", "volume" : "11" }, "uris" : [ "http://www.mendeley.com/documents/?uuid=a214eda2-882a-44d5-88da-ba1989a8096c" ] } ], "mendeley" : { "formattedCitation" : "(Hoesly et al., 2018)", "manualFormatting" : "Hoesly et al. (2018)", "plainTextFormattedCitation" : "(Hoesly et al., 2018)", "previouslyFormattedCitation" : "(Hoesly et al., 2018)" }, "properties" : { "noteIndex" : 0 }, "schema" : "https://github.com/citation-style-language/schema/raw/master/csl-citation.json" }</w:instrText>
      </w:r>
      <w:r w:rsidR="00092D1F" w:rsidRPr="00C9359F">
        <w:rPr>
          <w:rFonts w:cs="Times New Roman"/>
          <w:sz w:val="20"/>
          <w:szCs w:val="20"/>
        </w:rPr>
        <w:fldChar w:fldCharType="separate"/>
      </w:r>
      <w:ins w:id="7100" w:author="Robin Matthews" w:date="2021-05-18T16:08:00Z">
        <w:r w:rsidR="00602365">
          <w:rPr>
            <w:rFonts w:cs="Times New Roman"/>
            <w:noProof/>
            <w:sz w:val="20"/>
            <w:szCs w:val="20"/>
            <w:lang w:val="en-GB"/>
          </w:rPr>
          <w:t>Hoesly et al. (2018)</w:t>
        </w:r>
      </w:ins>
      <w:del w:id="7101" w:author="Robin Matthews" w:date="2021-05-18T16:08:00Z">
        <w:r w:rsidR="00092D1F" w:rsidRPr="001E216B" w:rsidDel="00602365">
          <w:rPr>
            <w:rFonts w:cs="Times New Roman"/>
            <w:noProof/>
            <w:sz w:val="20"/>
            <w:szCs w:val="20"/>
            <w:lang w:val="en-GB"/>
          </w:rPr>
          <w:delText>Hoesly et al. (2018)</w:delText>
        </w:r>
      </w:del>
      <w:r w:rsidR="00092D1F" w:rsidRPr="00C9359F">
        <w:rPr>
          <w:rFonts w:cs="Times New Roman"/>
          <w:sz w:val="20"/>
          <w:szCs w:val="20"/>
        </w:rPr>
        <w:fldChar w:fldCharType="end"/>
      </w:r>
      <w:r w:rsidR="00092D1F" w:rsidRPr="001E216B">
        <w:rPr>
          <w:rFonts w:cs="Times New Roman"/>
          <w:sz w:val="20"/>
          <w:szCs w:val="20"/>
          <w:lang w:val="en-GB"/>
        </w:rPr>
        <w:t>.</w:t>
      </w:r>
      <w:r w:rsidR="006C71B7">
        <w:rPr>
          <w:rFonts w:cs="Times New Roman"/>
          <w:sz w:val="20"/>
          <w:szCs w:val="20"/>
          <w:lang w:val="en-GB"/>
        </w:rPr>
        <w:t xml:space="preserve"> </w:t>
      </w:r>
      <w:r w:rsidR="006C71B7" w:rsidRPr="00E35E42">
        <w:rPr>
          <w:rFonts w:cs="Times New Roman"/>
          <w:sz w:val="20"/>
          <w:szCs w:val="20"/>
          <w:lang w:val="en-US"/>
        </w:rPr>
        <w:t>Further details on data sources and processing are available in the chapter data table (Table 1.SM.1).</w:t>
      </w:r>
    </w:p>
    <w:p w14:paraId="0D952B48" w14:textId="77777777" w:rsidR="00092D1F" w:rsidRPr="000128A3" w:rsidRDefault="00092D1F" w:rsidP="006409E5">
      <w:pPr>
        <w:pStyle w:val="AR6BodyText"/>
        <w:shd w:val="clear" w:color="auto" w:fill="DEEAF6" w:themeFill="accent1" w:themeFillTint="33"/>
        <w:rPr>
          <w:sz w:val="20"/>
          <w:szCs w:val="20"/>
          <w:lang w:val="en-GB"/>
        </w:rPr>
      </w:pPr>
    </w:p>
    <w:p w14:paraId="3962FD1E" w14:textId="77777777" w:rsidR="006409E5" w:rsidRDefault="006409E5" w:rsidP="006409E5">
      <w:pPr>
        <w:pStyle w:val="AR6BodyTextBold"/>
        <w:shd w:val="clear" w:color="auto" w:fill="DEEAF6" w:themeFill="accent1" w:themeFillTint="33"/>
      </w:pPr>
      <w:r>
        <w:t>[END Cross-Chapter Box 1.4</w:t>
      </w:r>
      <w:r>
        <w:rPr>
          <w:shd w:val="clear" w:color="auto" w:fill="DEEAF6"/>
        </w:rPr>
        <w:t>, FIGURE 2</w:t>
      </w:r>
      <w:r>
        <w:t xml:space="preserve"> HERE]</w:t>
      </w:r>
    </w:p>
    <w:p w14:paraId="25953C1F" w14:textId="77777777" w:rsidR="006409E5" w:rsidRPr="000128A3" w:rsidRDefault="006409E5" w:rsidP="006409E5">
      <w:pPr>
        <w:pStyle w:val="AR6BodyText"/>
        <w:shd w:val="clear" w:color="auto" w:fill="DEEAF6" w:themeFill="accent1" w:themeFillTint="33"/>
        <w:rPr>
          <w:lang w:val="en-GB"/>
        </w:rPr>
      </w:pPr>
    </w:p>
    <w:p w14:paraId="69302B07" w14:textId="77777777" w:rsidR="006409E5" w:rsidRPr="000128A3" w:rsidRDefault="006409E5" w:rsidP="006409E5">
      <w:pPr>
        <w:shd w:val="clear" w:color="auto" w:fill="DEEAF6"/>
        <w:rPr>
          <w:b/>
        </w:rPr>
      </w:pPr>
    </w:p>
    <w:p w14:paraId="77EFAD77" w14:textId="527BA378" w:rsidR="006409E5" w:rsidRPr="00692AD6" w:rsidRDefault="006409E5" w:rsidP="00692AD6">
      <w:pPr>
        <w:pStyle w:val="AR6BodyTextBold"/>
      </w:pPr>
      <w:r w:rsidRPr="00692AD6">
        <w:t>[END CROSS CHAPTER BOX 1.4 HERE]</w:t>
      </w:r>
    </w:p>
    <w:p w14:paraId="6C3B0E74" w14:textId="30A66C81" w:rsidR="006409E5" w:rsidRDefault="006409E5" w:rsidP="006409E5">
      <w:pPr>
        <w:pStyle w:val="AR6BodyText"/>
        <w:rPr>
          <w:lang w:val="en-US"/>
        </w:rPr>
      </w:pPr>
    </w:p>
    <w:p w14:paraId="7B9D6E25" w14:textId="77777777" w:rsidR="006409E5" w:rsidRPr="006409E5" w:rsidRDefault="006409E5" w:rsidP="006409E5">
      <w:pPr>
        <w:pStyle w:val="AR6BodyText"/>
        <w:rPr>
          <w:lang w:val="en-US"/>
        </w:rPr>
      </w:pPr>
    </w:p>
    <w:p w14:paraId="3A53E2DE" w14:textId="056463E8" w:rsidR="006409E5" w:rsidRDefault="006409E5" w:rsidP="006409E5">
      <w:pPr>
        <w:pStyle w:val="AR6Chap1Level31111"/>
      </w:pPr>
      <w:bookmarkStart w:id="7102" w:name="_Toc69950022"/>
      <w:r>
        <w:t xml:space="preserve">Scenario </w:t>
      </w:r>
      <w:del w:id="7103" w:author="Ian Blenkinsop" w:date="2021-07-09T12:39:00Z">
        <w:r w:rsidDel="001372C3">
          <w:delText xml:space="preserve">generation </w:delText>
        </w:r>
      </w:del>
      <w:ins w:id="7104" w:author="Ian Blenkinsop" w:date="2021-07-09T12:39:00Z">
        <w:r w:rsidR="001372C3">
          <w:t xml:space="preserve">Generation </w:t>
        </w:r>
      </w:ins>
      <w:del w:id="7105" w:author="Ian Blenkinsop" w:date="2021-07-09T12:39:00Z">
        <w:r w:rsidDel="001372C3">
          <w:delText xml:space="preserve">process </w:delText>
        </w:r>
      </w:del>
      <w:ins w:id="7106" w:author="Ian Blenkinsop" w:date="2021-07-09T12:39:00Z">
        <w:r w:rsidR="001372C3">
          <w:t xml:space="preserve">Process </w:t>
        </w:r>
      </w:ins>
      <w:r>
        <w:t>for CMIP6</w:t>
      </w:r>
      <w:bookmarkEnd w:id="7102"/>
    </w:p>
    <w:p w14:paraId="232D8AA0" w14:textId="77777777" w:rsidR="006409E5" w:rsidRDefault="006409E5" w:rsidP="006409E5">
      <w:pPr>
        <w:pStyle w:val="AR6BodyText"/>
      </w:pPr>
    </w:p>
    <w:p w14:paraId="27AC8BE2" w14:textId="5B9E4479" w:rsidR="006409E5" w:rsidRPr="000128A3" w:rsidRDefault="006409E5" w:rsidP="006409E5">
      <w:pPr>
        <w:pStyle w:val="AR6BodyText"/>
        <w:rPr>
          <w:lang w:val="en-GB"/>
        </w:rPr>
      </w:pPr>
      <w:bookmarkStart w:id="7107" w:name="_Hlk66792098"/>
      <w:r w:rsidRPr="000128A3">
        <w:rPr>
          <w:lang w:val="en-GB"/>
        </w:rPr>
        <w:t xml:space="preserve">The scenario generation process involves research communities linked to all three IPCC Working Groups (Figure 1.27). It generally starts in the scientific communities associated with WGII and WGIII with the definition of new socio-economic scenario storylines </w:t>
      </w:r>
      <w:r>
        <w:fldChar w:fldCharType="begin" w:fldLock="1"/>
      </w:r>
      <w:r w:rsidR="00A94565">
        <w:rPr>
          <w:lang w:val="en-GB"/>
        </w:rPr>
        <w:instrText>ADDIN CSL_CITATION { "citationItems" : [ { "id" : "ITEM-1", "itemData" : { "DOI" : "10.1007/s10584-013-0905-2", "ISBN" : "1553-7250", "ISSN" : "01650009", "PMID" : "20402369", "abstract" : "The new scenario framework for climate change research envisions combining pathways of future radiative forcing and their associated climate changes with alternative pathways of socioeconomic development in order to carry out research on climate change impacts, adaptation, and mitigation. Here we propose a conceptual framework for how to define and develop a set of Shared Socioeconomic Pathways (SSPs) for use within the scenario framework.We define SSPs as reference pathways describing plausible alternative trends in the evolution of society and ecosystems over a century timescale, in the absence of climate change or climate policies. We introduce the concept of a space of challenges to adaptation and to mitigation that should be spanned by the SSPs, and discuss how particular trends in social, economic, and environmental development could be combined to produce such outcomes. A comparison to the narratives from the scenarios developed in the Special Report on Emissions Scenarios (SRES) illustrates how a starting point for developing SSPs can be defined. We suggest initial development of a set of basic SSPs that could then be extended to meet more specific purposes, and envision a process of application of basic and extended SSPs that would be iterative and potentially lead to modification of the original SSPs themselves.", "author" : [ { "dropping-particle" : "", "family" : "O'Neill", "given" : "Brian C.", "non-dropping-particle" : "", "parse-names" : false, "suffix" : "" }, { "dropping-particle" : "", "family" : "Kriegler", "given" : "Elmar", "non-dropping-particle" : "", "parse-names" : false, "suffix" : "" }, { "dropping-particle" : "", "family" : "Riahi", "given" : "Keywan", "non-dropping-particle" : "", "parse-names" : false, "suffix" : "" }, { "dropping-particle" : "", "family" : "Ebi", "given" : "Kristie L.", "non-dropping-particle" : "", "parse-names" : false, "suffix" : "" }, { "dropping-particle" : "", "family" : "Hallegatte", "given" : "Stephane", "non-dropping-particle" : "", "parse-names" : false, "suffix" : "" }, { "dropping-particle" : "", "family" : "Carter", "given" : "Timothy R.", "non-dropping-particle" : "", "parse-names" : false, "suffix" : "" }, { "dropping-particle" : "", "family" : "Mathur", "given" : "Ritu", "non-dropping-particle" : "", "parse-names" : false, "suffix" : "" }, { "dropping-particle" : "", "family" : "Vuuren", "given" : "Detlef P.", "non-dropping-particle" : "van", "parse-names" : false, "suffix" : "" }, { "dropping-particle" : "", "family" : "O\u2019Neill", "given" : "Brian C.", "non-dropping-particle" : "", "parse-names" : false, "suffix" : "" }, { "dropping-particle" : "", "family" : "Kriegler", "given" : "Elmar", "non-dropping-particle" : "", "parse-names" : false, "suffix" : "" }, { "dropping-particle" : "", "family" : "Riahi", "given" : "Keywan", "non-dropping-particle" : "", "parse-names" : false, "suffix" : "" }, { "dropping-particle" : "", "family" : "Ebi", "given" : "Kristie L.", "non-dropping-particle" : "", "parse-names" : false, "suffix" : "" }, { "dropping-particle" : "", "family" : "Hallegatte", "given" : "Stephane", "non-dropping-particle" : "", "parse-names" : false, "suffix" : "" }, { "dropping-particle" : "", "family" : "Carter", "given" : "Timothy R.", "non-dropping-particle" : "", "parse-names" : false, "suffix" : "" }, { "dropping-particle" : "", "family" : "Mathur", "given" : "Ritu", "non-dropping-particle" : "", "parse-names" : false, "suffix" : "" }, { "dropping-particle" : "", "family" : "Vuuren", "given" : "Detlef P.", "non-dropping-particle" : "van", "parse-names" : false, "suffix" : "" } ], "container-title" : "Climatic Change", "id" : "ITEM-1", "issue" : "3", "issued" : { "date-parts" : [ [ "2014", "2", "15" ] ] }, "page" : "387-400", "publisher" : "Springer Netherlands", "title" : "A new scenario framework for climate change research: The concept of shared socioeconomic pathways", "translator" : [ { "dropping-particle" : "", "family" : "H3424", "given" : "", "non-dropping-particle" : "", "parse-names" : false, "suffix" : "" } ], "type" : "article-journal", "volume" : "122" }, "uris" : [ "http://www.mendeley.com/documents/?uuid=cb23b7fe-de78-4db4-8f63-98dd5db43e73" ] }, { "id" : "ITEM-2", "itemData" : { "DOI" : "https://www.ipcc.ch/report/emissions-scenarios", "ISBN" : "0521800811", "author" : [ { "dropping-particle" : "", "family" : "IPCC", "given" : "", "non-dropping-particle" : "", "parse-names" : false, "suffix" : "" } ], "editor" : [ { "dropping-particle" : "", "family" : "Naki\u0107enovi\u0107", "given" : "Neboj\u0161a", "non-dropping-particle" : "", "parse-names" : false, "suffix" : "" }, { "dropping-particle" : "", "family" : "Swart", "given" : "Robert", "non-dropping-particle" : "", "parse-names" : false, "suffix" : "" } ], "id" : "ITEM-2", "issued" : { "date-parts" : [ [ "2000" ] ] }, "number-of-pages" : "570", "publisher" : "Cambridge University Press", "publisher-place" : "Cambridge, United Kingdom and New York, NY, USA", "title" : "Special Report on Emissions Scenarios. A Special Report of Working Group III of the Intergovernmental Panel on Climate Change", "translator" : [ { "dropping-particle" : "", "family" : "H4268", "given" : "Rt12", "non-dropping-particle" : "", "parse-names" : false, "suffix" : "" } ], "type" : "report" }, "uris" : [ "http://www.mendeley.com/documents/?uuid=2232003e-023c-4958-8459-55408b44e373" ] } ], "mendeley" : { "formattedCitation" : "(IPCC, 2000; O\u2019Neill et al., 2014)", "plainTextFormattedCitation" : "(IPCC, 2000; O\u2019Neill et al., 2014)", "previouslyFormattedCitation" : "(IPCC, 2000; O\u2019Neill et al., 2014)" }, "properties" : { "noteIndex" : 0 }, "schema" : "https://github.com/citation-style-language/schema/raw/master/csl-citation.json" }</w:instrText>
      </w:r>
      <w:r>
        <w:fldChar w:fldCharType="separate"/>
      </w:r>
      <w:ins w:id="7108" w:author="Robin Matthews" w:date="2021-05-18T16:08:00Z">
        <w:r w:rsidR="00602365">
          <w:rPr>
            <w:noProof/>
            <w:lang w:val="en-GB"/>
          </w:rPr>
          <w:t>(IPCC, 2000; O’Neill et al., 2014)</w:t>
        </w:r>
      </w:ins>
      <w:del w:id="7109" w:author="Robin Matthews" w:date="2021-05-18T16:08:00Z">
        <w:r w:rsidRPr="000128A3" w:rsidDel="00602365">
          <w:rPr>
            <w:noProof/>
            <w:lang w:val="en-GB"/>
          </w:rPr>
          <w:delText>(IPCC, 2000; O’Neill et al., 2014)</w:delText>
        </w:r>
      </w:del>
      <w:r>
        <w:fldChar w:fldCharType="end"/>
      </w:r>
      <w:r w:rsidRPr="000128A3">
        <w:rPr>
          <w:lang w:val="en-GB"/>
        </w:rPr>
        <w:t xml:space="preserve"> that are quantified in terms of their drivers</w:t>
      </w:r>
      <w:ins w:id="7110" w:author="Ian Blenkinsop" w:date="2021-07-09T12:40:00Z">
        <w:r w:rsidR="001372C3">
          <w:rPr>
            <w:lang w:val="en-GB"/>
          </w:rPr>
          <w:t xml:space="preserve"> </w:t>
        </w:r>
      </w:ins>
      <w:del w:id="7111" w:author="Ian Blenkinsop" w:date="2021-07-09T12:40:00Z">
        <w:r w:rsidRPr="000128A3" w:rsidDel="001372C3">
          <w:rPr>
            <w:lang w:val="en-GB"/>
          </w:rPr>
          <w:delText xml:space="preserve">, </w:delText>
        </w:r>
      </w:del>
      <w:ins w:id="7112" w:author="Ian Blenkinsop" w:date="2021-07-09T12:40:00Z">
        <w:r w:rsidR="001372C3">
          <w:rPr>
            <w:lang w:val="en-GB"/>
          </w:rPr>
          <w:t>–</w:t>
        </w:r>
        <w:r w:rsidR="001372C3" w:rsidRPr="000128A3">
          <w:rPr>
            <w:lang w:val="en-GB"/>
          </w:rPr>
          <w:t xml:space="preserve"> </w:t>
        </w:r>
      </w:ins>
      <w:r w:rsidRPr="000128A3">
        <w:rPr>
          <w:lang w:val="en-GB"/>
        </w:rPr>
        <w:t xml:space="preserve">i.e., GDP, population, technology, energy and land use </w:t>
      </w:r>
      <w:ins w:id="7113" w:author="Ian Blenkinsop" w:date="2021-07-09T12:40:00Z">
        <w:r w:rsidR="001372C3">
          <w:rPr>
            <w:lang w:val="en-GB"/>
          </w:rPr>
          <w:t xml:space="preserve">– </w:t>
        </w:r>
      </w:ins>
      <w:r w:rsidRPr="000128A3">
        <w:rPr>
          <w:lang w:val="en-GB"/>
        </w:rPr>
        <w:t xml:space="preserve">and their resulting emissions </w:t>
      </w:r>
      <w:r>
        <w:fldChar w:fldCharType="begin" w:fldLock="1"/>
      </w:r>
      <w:r w:rsidR="00E14AAC">
        <w:rPr>
          <w:lang w:val="en-GB"/>
        </w:rPr>
        <w:instrText>ADDIN CSL_CITATION { "citationItems" : [ { "id" : "ITEM-1", "itemData" : { "DOI" : "10.1016/j.gloenvcha.2016.05.009", "ISSN" : "09593780", "author" : [ { "dropping-particle" : "", "family" : "Riahi", "given" : "Keywan", "non-dropping-particle" : "", "parse-names" : false, "suffix" : "" }, { "dropping-particle" : "", "family" : "Vuuren", "given" : "Detlef P.", "non-dropping-particle" : "van", "parse-names" : false, "suffix" : "" }, { "dropping-particle" : "", "family" : "Kriegler", "given" : "Elmar", "non-dropping-particle" : "", "parse-names" : false, "suffix" : "" }, { "dropping-particle" : "", "family" : "Edmonds", "given" : "Jae", "non-dropping-particle" : "", "parse-names" : false, "suffix" : "" }, { "dropping-particle" : "", "family" : "O\u2019Neill", "given" : "Brian C.", "non-dropping-particle" : "", "parse-names" : false, "suffix" : "" }, { "dropping-particle" : "", "family" : "Fujimori", "given" : "Shinichiro", "non-dropping-particle" : "", "parse-names" : false, "suffix" : "" }, { "dropping-particle" : "", "family" : "Bauer", "given" : "Nico", "non-dropping-particle" : "", "parse-names" : false, "suffix" : "" }, { "dropping-particle" : "", "family" : "Calvin", "given" : "Katherine", "non-dropping-particle" : "", "parse-names" : false, "suffix" : "" }, { "dropping-particle" : "", "family" : "Dellink", "given" : "Rob", "non-dropping-particle" : "", "parse-names" : false, "suffix" : "" }, { "dropping-particle" : "", "family" : "Fricko", "given" : "Oliver", "non-dropping-particle" : "", "parse-names" : false, "suffix" : "" }, { "dropping-particle" : "", "family" : "Lutz", "given" : "Wolfgang", "non-dropping-particle" : "", "parse-names" : false, "suffix" : "" }, { "dropping-particle" : "", "family" : "Popp", "given" : "Alexander", "non-dropping-particle" : "", "parse-names" : false, "suffix" : "" }, { "dropping-particle" : "", "family" : "Cuaresma", "given" : "Jesus Crespo", "non-dropping-particle" : "", "parse-names" : false, "suffix" : "" }, { "dropping-particle" : "", "family" : "KC", "given" : "Samir", "non-dropping-particle" : "", "parse-names" : false, "suffix" : "" }, { "dropping-particle" : "", "family" : "Leimbach", "given" : "Marian", "non-dropping-particle" : "", "parse-names" : false, "suffix" : "" }, { "dropping-particle" : "", "family" : "Jiang", "given" : "Leiwen", "non-dropping-particle" : "", "parse-names" : false, "suffix" : "" }, { "dropping-particle" : "", "family" : "Kram", "given" : "Tom", "non-dropping-particle" : "", "parse-names" : false, "suffix" : "" }, { "dropping-particle" : "", "family" : "Rao", "given" : "Shilpa", "non-dropping-particle" : "", "parse-names" : false, "suffix" : "" }, { "dropping-particle" : "", "family" : "Emmerling", "given" : "Johannes", "non-dropping-particle" : "", "parse-names" : false, "suffix" : "" }, { "dropping-particle" : "", "family" : "Ebi", "given" : "Kristie", "non-dropping-particle" : "", "parse-names" : false, "suffix" : "" }, { "dropping-particle" : "", "family" : "Hasegawa", "given" : "Tomoko", "non-dropping-particle" : "", "parse-names" : false, "suffix" : "" }, { "dropping-particle" : "", "family" : "Havlik", "given" : "Petr", "non-dropping-particle" : "", "parse-names" : false, "suffix" : "" }, { "dropping-particle" : "", "family" : "Humpen\u00f6der", "given" : "Florian", "non-dropping-particle" : "", "parse-names" : false, "suffix" : "" }, { "dropping-particle" : "", "family" : "Silva", "given" : "Lara Aleluia", "non-dropping-particle" : "Da", "parse-names" : false, "suffix" : "" }, { "dropping-particle" : "", "family" : "Smith", "given" : "Steve", "non-dropping-particle" : "", "parse-names" : false, "suffix" : "" }, { "dropping-particle" : "", "family" : "Stehfest", "given" : "Elke", "non-dropping-particle" : "", "parse-names" : false, "suffix" : "" }, { "dropping-particle" : "", "family" : "Bosetti", "given" : "Valentina", "non-dropping-particle" : "", "parse-names" : false, "suffix" : "" }, { "dropping-particle" : "", "family" : "Eom", "given" : "Jiyong", "non-dropping-particle" : "", "parse-names" : false, "suffix" : "" }, { "dropping-particle" : "", "family" : "Gernaat", "given" : "David", "non-dropping-particle" : "", "parse-names" : false, "suffix" : "" }, { "dropping-particle" : "", "family" : "Masui", "given" : "Toshihiko", "non-dropping-particle" : "", "parse-names" : false, "suffix" : "" }, { "dropping-particle" : "", "family" : "Rogelj", "given" : "Joeri", "non-dropping-particle" : "", "parse-names" : false, "suffix" : "" }, { "dropping-particle" : "", "family" : "Strefler", "given" : "Jessica", "non-dropping-particle" : "", "parse-names" : false, "suffix" : "" }, { "dropping-particle" : "", "family" : "Drouet", "given" : "Laurent", "non-dropping-particle" : "", "parse-names" : false, "suffix" : "" }, { "dropping-particle" : "", "family" : "Krey", "given" : "Volker", "non-dropping-particle" : "", "parse-names" : false, "suffix" : "" }, { "dropping-particle" : "", "family" : "Luderer", "given" : "Gunnar", "non-dropping-particle" : "", "parse-names" : false, "suffix" : "" }, { "dropping-particle" : "", "family" : "Harmsen", "given" : "Mathijs", "non-dropping-particle" : "", "parse-names" : false, "suffix" : "" }, { "dropping-particle" : "", "family" : "Takahashi", "given" : "Kiyoshi", "non-dropping-particle" : "", "parse-names" : false, "suffix" : "" }, { "dropping-particle" : "", "family" : "Baumstark", "given" : "Lavinia", "non-dropping-particle" : "", "parse-names" : false, "suffix" : "" }, { "dropping-particle" : "", "family" : "Doelman", "given" : "Jonathan C.", "non-dropping-particle" : "", "parse-names" : false, "suffix" : "" }, { "dropping-particle" : "", "family" : "Kainuma", "given" : "Mikiko", "non-dropping-particle" : "", "parse-names" : false, "suffix" : "" }, { "dropping-particle" : "", "family" : "Klimont", "given" : "Zbigniew", "non-dropping-particle" : "", "parse-names" : false, "suffix" : "" }, { "dropping-particle" : "", "family" : "Marangoni", "given" : "Giacomo", "non-dropping-particle" : "", "parse-names" : false, "suffix" : "" }, { "dropping-particle" : "", "family" : "Lotze-Campen", "given" : "Hermann", "non-dropping-particle" : "", "parse-names" : false, "suffix" : "" }, { "dropping-particle" : "", "family" : "Obersteiner", "given" : "Michael", "non-dropping-particle" : "", "parse-names" : false, "suffix" : "" }, { "dropping-particle" : "", "family" : "Tabeau", "given" : "Andrzej", "non-dropping-particle" : "", "parse-names" : false, "suffix" : "" }, { "dropping-particle" : "", "family" : "Tavoni", "given" : "Massimo", "non-dropping-particle" : "", "parse-names" : false, "suffix" : "" } ], "container-title" : "Global Environmental Change", "id" : "ITEM-1", "issued" : { "date-parts" : [ [ "2017", "1", "1" ] ] }, "page" : "153-168", "publisher" : "Pergamon", "title" : "The Shared Socioeconomic Pathways and their energy, land use, and greenhouse gas emissions implications: An overview", "translator" : [ { "dropping-particle" : "", "family" : "H1008", "given" : "", "non-dropping-particle" : "", "parse-names" : false, "suffix" : "" } ], "type" : "article-journal", "volume" : "42" }, "uris" : [ "http://www.mendeley.com/documents/?uuid=7c61cbf4-38cb-4003-b543-dcbed05a56df" ] } ], "mendeley" : { "formattedCitation" : "(Riahi et al., 2017)", "plainTextFormattedCitation" : "(Riahi et al., 2017)", "previouslyFormattedCitation" : "(Riahi et al., 2017)" }, "properties" : { "noteIndex" : 0 }, "schema" : "https://github.com/citation-style-language/schema/raw/master/csl-citation.json" }</w:instrText>
      </w:r>
      <w:r>
        <w:fldChar w:fldCharType="separate"/>
      </w:r>
      <w:ins w:id="7114" w:author="Robin Matthews" w:date="2021-05-18T16:08:00Z">
        <w:r w:rsidR="00602365">
          <w:rPr>
            <w:noProof/>
            <w:lang w:val="en-GB"/>
          </w:rPr>
          <w:t>(Riahi et al., 2017)</w:t>
        </w:r>
      </w:ins>
      <w:del w:id="7115" w:author="Robin Matthews" w:date="2021-05-18T16:08:00Z">
        <w:r w:rsidRPr="000128A3" w:rsidDel="00602365">
          <w:rPr>
            <w:noProof/>
            <w:lang w:val="en-GB"/>
          </w:rPr>
          <w:delText>(Riahi et al., 2017)</w:delText>
        </w:r>
      </w:del>
      <w:r>
        <w:fldChar w:fldCharType="end"/>
      </w:r>
      <w:r w:rsidRPr="000128A3">
        <w:rPr>
          <w:lang w:val="en-GB"/>
        </w:rPr>
        <w:t xml:space="preserve">. Then, numerous complementation and </w:t>
      </w:r>
      <w:del w:id="7116" w:author="Ian Blenkinsop" w:date="2021-07-09T12:40:00Z">
        <w:r w:rsidRPr="000128A3" w:rsidDel="001372C3">
          <w:rPr>
            <w:lang w:val="en-GB"/>
          </w:rPr>
          <w:delText xml:space="preserve">harmonisation </w:delText>
        </w:r>
      </w:del>
      <w:ins w:id="7117" w:author="Ian Blenkinsop" w:date="2021-07-09T12:40:00Z">
        <w:r w:rsidR="001372C3" w:rsidRPr="000128A3">
          <w:rPr>
            <w:lang w:val="en-GB"/>
          </w:rPr>
          <w:t>harmoni</w:t>
        </w:r>
        <w:r w:rsidR="001372C3">
          <w:rPr>
            <w:lang w:val="en-GB"/>
          </w:rPr>
          <w:t>z</w:t>
        </w:r>
        <w:r w:rsidR="001372C3" w:rsidRPr="000128A3">
          <w:rPr>
            <w:lang w:val="en-GB"/>
          </w:rPr>
          <w:t xml:space="preserve">ation </w:t>
        </w:r>
      </w:ins>
      <w:r w:rsidRPr="000128A3">
        <w:rPr>
          <w:lang w:val="en-GB"/>
        </w:rPr>
        <w:t xml:space="preserve">steps are necessary for datasets within the WGI and WGIII science communities, including gridding emissions of anthropogenic short-lived forcers, providing open </w:t>
      </w:r>
      <w:del w:id="7118" w:author="Ian Blenkinsop" w:date="2021-07-09T12:40:00Z">
        <w:r w:rsidRPr="000128A3" w:rsidDel="001372C3">
          <w:rPr>
            <w:lang w:val="en-GB"/>
          </w:rPr>
          <w:delText xml:space="preserve">biomass </w:delText>
        </w:r>
      </w:del>
      <w:ins w:id="7119" w:author="Ian Blenkinsop" w:date="2021-07-09T12:40:00Z">
        <w:r w:rsidR="001372C3" w:rsidRPr="000128A3">
          <w:rPr>
            <w:lang w:val="en-GB"/>
          </w:rPr>
          <w:t>biomass</w:t>
        </w:r>
        <w:r w:rsidR="001372C3">
          <w:rPr>
            <w:lang w:val="en-GB"/>
          </w:rPr>
          <w:t>-</w:t>
        </w:r>
      </w:ins>
      <w:r w:rsidRPr="000128A3">
        <w:rPr>
          <w:lang w:val="en-GB"/>
        </w:rPr>
        <w:t>burning emission</w:t>
      </w:r>
      <w:ins w:id="7120" w:author="Ian Blenkinsop" w:date="2021-07-09T12:40:00Z">
        <w:r w:rsidR="001372C3">
          <w:rPr>
            <w:lang w:val="en-GB"/>
          </w:rPr>
          <w:t>s</w:t>
        </w:r>
      </w:ins>
      <w:r w:rsidRPr="000128A3">
        <w:rPr>
          <w:lang w:val="en-GB"/>
        </w:rPr>
        <w:t xml:space="preserve"> estimates, preparing </w:t>
      </w:r>
      <w:del w:id="7121" w:author="Ian Blenkinsop" w:date="2021-07-09T12:41:00Z">
        <w:r w:rsidRPr="000128A3" w:rsidDel="001372C3">
          <w:rPr>
            <w:lang w:val="en-GB"/>
          </w:rPr>
          <w:delText xml:space="preserve">land </w:delText>
        </w:r>
      </w:del>
      <w:ins w:id="7122" w:author="Ian Blenkinsop" w:date="2021-07-09T12:41:00Z">
        <w:r w:rsidR="001372C3" w:rsidRPr="000128A3">
          <w:rPr>
            <w:lang w:val="en-GB"/>
          </w:rPr>
          <w:t>land</w:t>
        </w:r>
        <w:r w:rsidR="001372C3">
          <w:rPr>
            <w:lang w:val="en-GB"/>
          </w:rPr>
          <w:t>-</w:t>
        </w:r>
      </w:ins>
      <w:r w:rsidRPr="000128A3">
        <w:rPr>
          <w:lang w:val="en-GB"/>
        </w:rPr>
        <w:t xml:space="preserve">use patterns, aerosol fields, stratospheric and tropospheric ozone, nitrogen deposition datasets, solar irradiance and aerosol optical property estimates, and observed and projected </w:t>
      </w:r>
      <w:del w:id="7123" w:author="Ian Blenkinsop" w:date="2021-07-09T12:41:00Z">
        <w:r w:rsidRPr="000128A3" w:rsidDel="001372C3">
          <w:rPr>
            <w:lang w:val="en-GB"/>
          </w:rPr>
          <w:delText>greenhouse gas</w:delText>
        </w:r>
      </w:del>
      <w:ins w:id="7124" w:author="Ian Blenkinsop" w:date="2021-07-09T12:41:00Z">
        <w:r w:rsidR="001372C3">
          <w:rPr>
            <w:lang w:val="en-GB"/>
          </w:rPr>
          <w:t>GHG</w:t>
        </w:r>
      </w:ins>
      <w:r w:rsidRPr="000128A3">
        <w:rPr>
          <w:lang w:val="en-GB"/>
        </w:rPr>
        <w:t xml:space="preserve"> concentration time series (documented for CMIP6 through input4mips;</w:t>
      </w:r>
      <w:ins w:id="7125" w:author="Ian Blenkinsop" w:date="2021-07-09T12:41:00Z">
        <w:r w:rsidR="000413EC">
          <w:rPr>
            <w:lang w:val="en-GB"/>
          </w:rPr>
          <w:t xml:space="preserve"> </w:t>
        </w:r>
        <w:r w:rsidR="000413EC" w:rsidRPr="000128A3">
          <w:rPr>
            <w:lang w:val="en-GB"/>
          </w:rPr>
          <w:t>Cross-Chapter Box 1.4, Table 2</w:t>
        </w:r>
        <w:r w:rsidR="000413EC">
          <w:rPr>
            <w:lang w:val="en-GB"/>
          </w:rPr>
          <w:t>;</w:t>
        </w:r>
      </w:ins>
      <w:r w:rsidRPr="000128A3">
        <w:rPr>
          <w:lang w:val="en-GB"/>
        </w:rPr>
        <w:t xml:space="preserve"> </w:t>
      </w:r>
      <w:r>
        <w:fldChar w:fldCharType="begin" w:fldLock="1"/>
      </w:r>
      <w:r w:rsidR="00E81B0B">
        <w:rPr>
          <w:lang w:val="en-GB"/>
        </w:rPr>
        <w:instrText>ADDIN CSL_CITATION { "citationItems" : [ { "id" : "ITEM-1", "itemData" : { "DOI" : "10.1029/2018EO101751", "ISSN" : "2324-9250", "abstract" : "&lt;p&gt;A new initiative collects, archives, and documents climate forcing data sets to support coordinated modeling activities that study past, present, and future climates.&lt;/p&gt;", "author" : [ { "dropping-particle" : "", "family" : "Durack", "given" : "Paul", "non-dropping-particle" : "", "parse-names" : false, "suffix" : "" }, { "dropping-particle" : "", "family" : "Taylor", "given" : "Karl", "non-dropping-particle" : "", "parse-names" : false, "suffix" : "" }, { "dropping-particle" : "", "family" : "Eyring", "given" : "Veronika", "non-dropping-particle" : "", "parse-names" : false, "suffix" : "" }, { "dropping-particle" : "", "family" : "Ames", "given" : "Sasha", "non-dropping-particle" : "", "parse-names" : false, "suffix" : "" }, { "dropping-particle" : "", "family" : "Hoang", "given" : "Tony", "non-dropping-particle" : "", "parse-names" : false, "suffix" : "" }, { "dropping-particle" : "", "family" : "Nadeau", "given" : "Denis", "non-dropping-particle" : "", "parse-names" : false, "suffix" : "" }, { "dropping-particle" : "", "family" : "Doutriaux", "given" : "Charles", "non-dropping-particle" : "", "parse-names" : false, "suffix" : "" }, { "dropping-particle" : "", "family" : "Stockhause", "given" : "Martina", "non-dropping-particle" : "", "parse-names" : false, "suffix" : "" }, { "dropping-particle" : "", "family" : "Gleckler", "given" : "Peter", "non-dropping-particle" : "", "parse-names" : false, "suffix" : "" } ], "container-title" : "Eos", "id" : "ITEM-1", "issued" : { "date-parts" : [ [ "2018", "7", "2" ] ] }, "title" : "Toward Standardized Data Sets for Climate Model Experimentation", "translator" : [ { "dropping-particle" : "", "family" : "H3026", "given" : "", "non-dropping-particle" : "", "parse-names" : false, "suffix" : "" } ], "type" : "article-journal", "volume" : "99" }, "uris" : [ "http://www.mendeley.com/documents/?uuid=7045c6bd-62fe-3f03-8e0c-35eb51239598" ] } ], "mendeley" : { "formattedCitation" : "(Durack et al., 2018)", "manualFormatting" : "Durack et al., 2018", "plainTextFormattedCitation" : "(Durack et al., 2018)", "previouslyFormattedCitation" : "(Durack et al., 2018)" }, "properties" : { "noteIndex" : 0 }, "schema" : "https://github.com/citation-style-language/schema/raw/master/csl-citation.json" }</w:instrText>
      </w:r>
      <w:r>
        <w:fldChar w:fldCharType="separate"/>
      </w:r>
      <w:ins w:id="7126" w:author="Robin Matthews" w:date="2021-05-18T16:08:00Z">
        <w:r w:rsidR="00602365">
          <w:rPr>
            <w:noProof/>
            <w:lang w:val="en-GB"/>
          </w:rPr>
          <w:t>Durack et al., 2018</w:t>
        </w:r>
      </w:ins>
      <w:del w:id="7127" w:author="Robin Matthews" w:date="2021-05-18T16:08:00Z">
        <w:r w:rsidRPr="000128A3" w:rsidDel="00602365">
          <w:rPr>
            <w:noProof/>
            <w:lang w:val="en-GB"/>
          </w:rPr>
          <w:delText>Durack et al., 2018</w:delText>
        </w:r>
      </w:del>
      <w:r>
        <w:fldChar w:fldCharType="end"/>
      </w:r>
      <w:del w:id="7128" w:author="Ian Blenkinsop" w:date="2021-07-09T12:41:00Z">
        <w:r w:rsidRPr="000128A3" w:rsidDel="000413EC">
          <w:rPr>
            <w:lang w:val="en-GB"/>
          </w:rPr>
          <w:delText>; Cross-Chapter Box 1.4, Table 2</w:delText>
        </w:r>
      </w:del>
      <w:r w:rsidRPr="000128A3">
        <w:rPr>
          <w:lang w:val="en-GB"/>
        </w:rPr>
        <w:t>).</w:t>
      </w:r>
    </w:p>
    <w:p w14:paraId="217F18D2" w14:textId="77777777" w:rsidR="006409E5" w:rsidRPr="000128A3" w:rsidRDefault="006409E5" w:rsidP="006409E5">
      <w:pPr>
        <w:pStyle w:val="AR6BodyText"/>
        <w:rPr>
          <w:lang w:val="en-GB"/>
        </w:rPr>
      </w:pPr>
    </w:p>
    <w:p w14:paraId="23E80137" w14:textId="415CA04B" w:rsidR="006409E5" w:rsidRPr="000128A3" w:rsidRDefault="006409E5" w:rsidP="006409E5">
      <w:pPr>
        <w:pStyle w:val="AR6BodyText"/>
        <w:rPr>
          <w:lang w:val="en-GB"/>
        </w:rPr>
      </w:pPr>
      <w:r w:rsidRPr="000128A3">
        <w:rPr>
          <w:lang w:val="en-GB"/>
        </w:rPr>
        <w:t xml:space="preserve">Once these datasets are completed, ESMs are run in coordinated model intercomparison projects in the WGI science community, using standardized simulation protocols and scenario data. The most recent example of such a coordinated effort is the CMIP6 exercise </w:t>
      </w:r>
      <w:ins w:id="7129" w:author="Ian Blenkinsop" w:date="2021-07-09T13:26:00Z">
        <w:r w:rsidR="00B10F35">
          <w:rPr>
            <w:lang w:val="en-GB"/>
          </w:rPr>
          <w:t>(</w:t>
        </w:r>
        <w:r w:rsidR="00B10F35" w:rsidRPr="000128A3">
          <w:rPr>
            <w:lang w:val="en-GB"/>
          </w:rPr>
          <w:t>Section 1.5.4</w:t>
        </w:r>
        <w:r w:rsidR="00B10F35">
          <w:rPr>
            <w:lang w:val="en-GB"/>
          </w:rPr>
          <w:t xml:space="preserve">; </w:t>
        </w:r>
      </w:ins>
      <w:r>
        <w:fldChar w:fldCharType="begin" w:fldLock="1"/>
      </w:r>
      <w:r w:rsidR="00E81B0B">
        <w:rPr>
          <w:lang w:val="en-GB"/>
        </w:rPr>
        <w:instrText>ADDIN CSL_CITATION { "citationItems" : [ { "id" : "ITEM-1", "itemData" : { "DOI" : "10.5194/gmd-9-1937-2016", "ISBN" : "1991-9603", "ISSN" : "19919603", "abstract" : "By coordinating the design and distribution of global climate model simulations of the past, current, and future climate, the Coupled Model Intercomparison Project (CMIP) has become one of the foundational elements of climate science. However, the need to address an ever- expanding range of scientific questions arising from more and more research communities has made it necessary to re- vise the organization of CMIP. After a long and wide com- munity consultation, a new and more federated structure has been put in place. It consists of three major elements: (1) a handful of common experiments, the DECK (Diagnostic, Evaluation and Characterization of Klima) and CMIP his- torical simulations (1850\u2013near present) that will maintain continuity and help document basic characteristics of mod- els across different phases of CMIP; (2) common standards, coordination, infrastructure, and documentation that will fa- cilitate the distribution of model outputs and the characteriza- tion of the model ensemble; and (3) an ensemble of CMIP- Endorsed Model Intercomparison Projects (MIPs) that will be specific to a particular phase of CMIP (now CMIP6) and that will build on the DECK and CMIP historical simulations to address a large range of specific questions and fill the sci- entific gaps of the previous CMIP phases. The DECK and CMIP historical simulations, together with the use of CMIP data standards, will be the entry cards for models participat- ing in CMIP. Participation in CMIP6-Endorsed MIPs by in- dividual modelling groups will be at their own discretion and will depend on their scientific interests and priorities. With the Grand Science Challenges of theWorld Climate Research Programme (WCRP) as its scientific backdrop, CMIP6 will address three broad questions: \u2013 How does the Earth system respond to forcing? \u2013 What are the origins and consequences of systematic model biases? \u2013 How can we assess future climate changes given inter- nal climate variability, predictability, and uncertainties in scenarios? This CMIP6 overview paper presents the background and ra- tionale for the new structure of CMIP, provides a detailed description of the DECK and CMIP6 historical simulations, and includes a brief introduction to the 21 CMIP6-Endorsed MIPs.", "author" : [ { "dropping-particle" : "", "family" : "Eyring", "given" : "Veronika", "non-dropping-particle" : "", "parse-names" : false, "suffix" : "" }, { "dropping-particle" : "", "family" : "Bony", "given" : "Sandrine", "non-dropping-particle" : "", "parse-names" : false, "suffix" : "" }, { "dropping-particle" : "", "family" : "Meehl", "given" : "Gerald A.", "non-dropping-particle" : "", "parse-names" : false, "suffix" : "" }, { "dropping-particle" : "", "family" : "Senior", "given" : "Catherine A.", "non-dropping-particle" : "", "parse-names" : false, "suffix" : "" }, { "dropping-particle" : "", "family" : "Stevens", "given" : "Bjorn", "non-dropping-particle" : "", "parse-names" : false, "suffix" : "" }, { "dropping-particle" : "", "family" : "Stouffer", "given" : "Ronald J.", "non-dropping-particle" : "", "parse-names" : false, "suffix" : "" }, { "dropping-particle" : "", "family" : "Taylor", "given" : "Karl E.", "non-dropping-particle" : "", "parse-names" : false, "suffix" : "" } ], "container-title" : "Geoscientific Model Development", "id" : "ITEM-1", "issue" : "5", "issued" : { "date-parts" : [ [ "2016" ] ] }, "page" : "1937-1958", "title" : "Overview of the Coupled Model Intercomparison Project Phase 6 (CMIP6) experimental design and organization", "translator" : [ { "dropping-particle" : "", "family" : "H2493", "given" : "", "non-dropping-particle" : "", "parse-names" : false, "suffix" : "" } ], "type" : "article-journal", "volume" : "9" }, "uris" : [ "http://www.mendeley.com/documents/?uuid=4956513c-e058-4e2d-8dac-3ec1dc004274" ] } ], "mendeley" : { "formattedCitation" : "(Eyring et al., 2016)", "manualFormatting" : "(Eyring et al., 2016", "plainTextFormattedCitation" : "(Eyring et al., 2016)", "previouslyFormattedCitation" : "(Eyring et al., 2016)" }, "properties" : { "noteIndex" : 0 }, "schema" : "https://github.com/citation-style-language/schema/raw/master/csl-citation.json" }</w:instrText>
      </w:r>
      <w:r>
        <w:fldChar w:fldCharType="separate"/>
      </w:r>
      <w:ins w:id="7130" w:author="Robin Matthews" w:date="2021-05-18T16:08:00Z">
        <w:del w:id="7131" w:author="Ian Blenkinsop" w:date="2021-07-09T13:26:00Z">
          <w:r w:rsidR="00602365" w:rsidDel="00B10F35">
            <w:rPr>
              <w:noProof/>
              <w:lang w:val="en-GB"/>
            </w:rPr>
            <w:delText>(</w:delText>
          </w:r>
        </w:del>
        <w:r w:rsidR="00602365">
          <w:rPr>
            <w:noProof/>
            <w:lang w:val="en-GB"/>
          </w:rPr>
          <w:t>Eyring et al., 2016</w:t>
        </w:r>
      </w:ins>
      <w:del w:id="7132" w:author="Robin Matthews" w:date="2021-05-18T16:08:00Z">
        <w:r w:rsidRPr="000128A3" w:rsidDel="00602365">
          <w:rPr>
            <w:noProof/>
            <w:lang w:val="en-GB"/>
          </w:rPr>
          <w:delText>(Eyring et al., 2016</w:delText>
        </w:r>
      </w:del>
      <w:r>
        <w:fldChar w:fldCharType="end"/>
      </w:r>
      <w:del w:id="7133" w:author="Ian Blenkinsop" w:date="2021-07-09T13:26:00Z">
        <w:r w:rsidRPr="000128A3" w:rsidDel="00B10F35">
          <w:rPr>
            <w:lang w:val="en-GB"/>
          </w:rPr>
          <w:delText>; see also Section 1.5.4</w:delText>
        </w:r>
      </w:del>
      <w:r w:rsidRPr="000128A3">
        <w:rPr>
          <w:lang w:val="en-GB"/>
        </w:rPr>
        <w:t xml:space="preserve">) with, in particular, ScenarioMIP </w:t>
      </w:r>
      <w:r>
        <w:fldChar w:fldCharType="begin" w:fldLock="1"/>
      </w:r>
      <w:r w:rsidR="00E81B0B">
        <w:rPr>
          <w:lang w:val="en-GB"/>
        </w:rPr>
        <w:instrText>ADDIN CSL_CITATION { "citationItems" : [ { "id" : "ITEM-1", "itemData" : { "DOI" : "10.5194/gmd-9-3461-2016", "ISSN" : "1991-9603", "abstract" : "Abstract. Projections of future climate change play a fundamental role in improving understanding of the climate system as well as characterizing societal risks and response options. The Scenario Model Intercomparison Project (ScenarioMIP) is the primary activity within Phase 6 of the Coupled Model Intercomparison Project (CMIP6) that will provide multi-model climate projections based on alternative scenarios of future emissions and land use changes produced with integrated assessment models. In this paper, we describe ScenarioMIP's objectives, experimental design, and its relation to other activities within CMIP6. The ScenarioMIP design is one component of a larger scenario process that aims to facilitate a wide range of integrated studies across the climate science, integrated assessment modeling, and impacts, adaptation, and vulnerability communities, and will form an important part of the evidence base in the forthcoming Intergovernmental Panel on Climate Change (IPCC) assessments. At the same time, it will provide the basis for investigating a number of targeted science and policy questions that are especially relevant to scenario-based analysis, including the role of specific forcings such as land use and aerosols, the effect of a peak and decline in forcing, the consequences of scenarios that limit warming to below 2 \u00b0C, the relative contributions to uncertainty from scenarios, climate models, and internal variability, and long-term climate system outcomes beyond the 21st century. To serve this wide range of scientific communities and address these questions, a design has been identified consisting of eight alternative 21st century scenarios plus one large initial condition ensemble and a set of long-term extensions, divided into two tiers defined by relative priority. Some of these scenarios will also provide a basis for variants planned to be run in other CMIP6-Endorsed MIPs to investigate questions related to specific forcings. Harmonized, spatially explicit emissions and land use scenarios generated with integrated assessment models will be provided to participating climate modeling groups by late 2016, with the climate model simulations run within the 2017\u20132018 time frame, and output from the climate model projections made available and analyses performed over the 2018\u20132020 period.", "author" : [ { "dropping-particle" : "", "family" : "O'Neill", "given" : "Brian C.", "non-dropping-particle" : "", "parse-names" : false, "suffix" : "" }, { "dropping-particle" : "", "family" : "Tebaldi", "given" : "Claudia", "non-dropping-particle" : "", "parse-names" : false, "suffix" : "" }, { "dropping-particle" : "", "family" : "Vuuren", "given" : "Detlef P.", "non-dropping-particle" : "van", "parse-names" : false, "suffix" : "" }, { "dropping-particle" : "", "family" : "Eyring", "given" : "Veronika", "non-dropping-particle" : "", "parse-names" : false, "suffix" : "" }, { "dropping-particle" : "", "family" : "Friedlingstein", "given" : "Pierre", "non-dropping-particle" : "", "parse-names" : false, "suffix" : "" }, { "dropping-particle" : "", "family" : "Hurtt", "given" : "George", "non-dropping-particle" : "", "parse-names" : false, "suffix" : "" }, { "dropping-particle" : "", "family" : "Knutti", "given" : "Reto", "non-dropping-particle" : "", "parse-names" : false, "suffix" : "" }, { "dropping-particle" : "", "family" : "Kriegler", "given" : "Elmar", "non-dropping-particle" : "", "parse-names" : false, "suffix" : "" }, { "dropping-particle" : "", "family" : "Lamarque", "given" : "Jean-Francois", "non-dropping-particle" : "", "parse-names" : false, "suffix" : "" }, { "dropping-particle" : "", "family" : "Lowe", "given" : "Jason", "non-dropping-particle" : "", "parse-names" : false, "suffix" : "" }, { "dropping-particle" : "", "family" : "Meehl", "given" : "Gerald A.", "non-dropping-particle" : "", "parse-names" : false, "suffix" : "" }, { "dropping-particle" : "", "family" : "Moss", "given" : "Richard", "non-dropping-particle" : "", "parse-names" : false, "suffix" : "" }, { "dropping-particle" : "", "family" : "Riahi", "given" : "Keywan", "non-dropping-particle" : "", "parse-names" : false, "suffix" : "" }, { "dropping-particle" : "", "family" : "Sanderson", "given" : "Benjamin M.", "non-dropping-particle" : "", "parse-names" : false, "suffix" : "" } ], "container-title" : "Geoscientific Model Development", "id" : "ITEM-1", "issue" : "9", "issued" : { "date-parts" : [ [ "2016", "9", "28" ] ] }, "page" : "3461-3482", "title" : "The Scenario Model Intercomparison Project (ScenarioMIP) for CMIP6", "translator" : [ { "dropping-particle" : "", "family" : "H3703", "given" : "", "non-dropping-particle" : "", "parse-names" : false, "suffix" : "" } ], "type" : "article-journal", "volume" : "9" }, "uris" : [ "http://www.mendeley.com/documents/?uuid=e608e462-3e2d-45e5-87eb-624ea6e867bd" ] } ], "mendeley" : { "formattedCitation" : "(O\u2019Neill et al., 2016)", "plainTextFormattedCitation" : "(O\u2019Neill et al., 2016)", "previouslyFormattedCitation" : "(O\u2019Neill et al., 2016)" }, "properties" : { "noteIndex" : 0 }, "schema" : "https://github.com/citation-style-language/schema/raw/master/csl-citation.json" }</w:instrText>
      </w:r>
      <w:r>
        <w:fldChar w:fldCharType="separate"/>
      </w:r>
      <w:ins w:id="7134" w:author="Robin Matthews" w:date="2021-05-18T16:08:00Z">
        <w:r w:rsidR="00602365">
          <w:rPr>
            <w:noProof/>
            <w:lang w:val="en-GB"/>
          </w:rPr>
          <w:t>(O’Neill et al., 2016)</w:t>
        </w:r>
      </w:ins>
      <w:del w:id="7135" w:author="Robin Matthews" w:date="2021-05-18T16:08:00Z">
        <w:r w:rsidRPr="000128A3" w:rsidDel="00602365">
          <w:rPr>
            <w:noProof/>
            <w:lang w:val="en-GB"/>
          </w:rPr>
          <w:delText>(O’Neill et al., 2016)</w:delText>
        </w:r>
      </w:del>
      <w:r>
        <w:fldChar w:fldCharType="end"/>
      </w:r>
      <w:r w:rsidRPr="000128A3">
        <w:rPr>
          <w:lang w:val="en-GB"/>
        </w:rPr>
        <w:t>. The WGI science community feeds back climate information to WGIII via</w:t>
      </w:r>
      <w:r w:rsidRPr="000128A3">
        <w:rPr>
          <w:highlight w:val="white"/>
          <w:lang w:val="en-GB"/>
        </w:rPr>
        <w:t xml:space="preserve"> climate emulators (Cross-Chapter Box 7.1</w:t>
      </w:r>
      <w:del w:id="7136" w:author="Ian Blenkinsop" w:date="2021-07-09T13:26:00Z">
        <w:r w:rsidRPr="000128A3" w:rsidDel="00B10F35">
          <w:rPr>
            <w:highlight w:val="white"/>
            <w:lang w:val="en-GB"/>
          </w:rPr>
          <w:delText xml:space="preserve"> in Chapter 7</w:delText>
        </w:r>
      </w:del>
      <w:r w:rsidRPr="000128A3">
        <w:rPr>
          <w:highlight w:val="white"/>
          <w:lang w:val="en-GB"/>
        </w:rPr>
        <w:t>) that are updated and calibrated with the ESMs’ temperature responses and other lines of evidence</w:t>
      </w:r>
      <w:r w:rsidRPr="000128A3">
        <w:rPr>
          <w:lang w:val="en-GB"/>
        </w:rPr>
        <w:t xml:space="preserve">. Next, this climate information is used to compute several high-level global climate indicators (e.g., atmospheric concentrations, global temperatures) for a much wider set of hundreds of scenarios that are assessed as part of </w:t>
      </w:r>
      <w:ins w:id="7137" w:author="Ian Blenkinsop" w:date="2021-07-09T13:27:00Z">
        <w:r w:rsidR="00B10F35">
          <w:rPr>
            <w:lang w:val="en-GB"/>
          </w:rPr>
          <w:t xml:space="preserve">the </w:t>
        </w:r>
      </w:ins>
      <w:r w:rsidRPr="000128A3">
        <w:rPr>
          <w:lang w:val="en-GB"/>
        </w:rPr>
        <w:t xml:space="preserve">IPCC WGIII </w:t>
      </w:r>
      <w:del w:id="7138" w:author="Ian Blenkinsop" w:date="2021-07-09T13:27:00Z">
        <w:r w:rsidRPr="000128A3" w:rsidDel="00B10F35">
          <w:rPr>
            <w:lang w:val="en-GB"/>
          </w:rPr>
          <w:delText xml:space="preserve">assessment </w:delText>
        </w:r>
      </w:del>
      <w:ins w:id="7139" w:author="Ian Blenkinsop" w:date="2021-07-09T13:27:00Z">
        <w:r w:rsidR="00B10F35">
          <w:rPr>
            <w:lang w:val="en-GB"/>
          </w:rPr>
          <w:t>A</w:t>
        </w:r>
        <w:r w:rsidR="00B10F35" w:rsidRPr="000128A3">
          <w:rPr>
            <w:lang w:val="en-GB"/>
          </w:rPr>
          <w:t xml:space="preserve">ssessment </w:t>
        </w:r>
      </w:ins>
      <w:r w:rsidRPr="000128A3">
        <w:rPr>
          <w:lang w:val="en-GB"/>
        </w:rPr>
        <w:t xml:space="preserve">(WGIII Annex C). The outcomes from climate models run under the different scenarios are then used to calculate the evolution of climatic impact-drivers (Chapter 12), and utilized by impact researchers together with exposure and vulnerability information, in order to characterize risk </w:t>
      </w:r>
      <w:ins w:id="7140" w:author="Ian Blenkinsop" w:date="2021-07-09T13:27:00Z">
        <w:r w:rsidR="00B10F35" w:rsidRPr="000128A3">
          <w:rPr>
            <w:lang w:val="en-GB"/>
          </w:rPr>
          <w:t xml:space="preserve">to human and natural systems </w:t>
        </w:r>
      </w:ins>
      <w:r w:rsidRPr="000128A3">
        <w:rPr>
          <w:lang w:val="en-GB"/>
        </w:rPr>
        <w:t>from future climate change</w:t>
      </w:r>
      <w:del w:id="7141" w:author="Ian Blenkinsop" w:date="2021-07-09T13:27:00Z">
        <w:r w:rsidRPr="000128A3" w:rsidDel="00B10F35">
          <w:rPr>
            <w:lang w:val="en-GB"/>
          </w:rPr>
          <w:delText xml:space="preserve"> to human and natural systems</w:delText>
        </w:r>
      </w:del>
      <w:r w:rsidRPr="000128A3">
        <w:rPr>
          <w:lang w:val="en-GB"/>
        </w:rPr>
        <w:t>. The climate impacts associated with these scenarios or different warming levels are then assessed as part of WGII reports (Figure 1.27).</w:t>
      </w:r>
    </w:p>
    <w:p w14:paraId="1683550E" w14:textId="77777777" w:rsidR="006409E5" w:rsidRPr="000128A3" w:rsidRDefault="006409E5" w:rsidP="006409E5">
      <w:pPr>
        <w:pStyle w:val="AR6BodyText"/>
        <w:rPr>
          <w:lang w:val="en-GB"/>
        </w:rPr>
      </w:pPr>
    </w:p>
    <w:p w14:paraId="4762A4CC" w14:textId="77777777" w:rsidR="006409E5" w:rsidRPr="000128A3" w:rsidRDefault="006409E5" w:rsidP="006409E5">
      <w:pPr>
        <w:pStyle w:val="AR6BodyText"/>
        <w:rPr>
          <w:lang w:val="en-GB"/>
        </w:rPr>
      </w:pPr>
    </w:p>
    <w:bookmarkEnd w:id="7107"/>
    <w:p w14:paraId="2E58EE1E" w14:textId="73967DD4" w:rsidR="006409E5" w:rsidRDefault="006409E5" w:rsidP="006409E5">
      <w:pPr>
        <w:pStyle w:val="AR6BodyText"/>
        <w:rPr>
          <w:b/>
        </w:rPr>
      </w:pPr>
      <w:r>
        <w:rPr>
          <w:b/>
        </w:rPr>
        <w:t>[START FIGURE 1.27 HERE]</w:t>
      </w:r>
    </w:p>
    <w:p w14:paraId="24B3BDBB" w14:textId="77777777" w:rsidR="006409E5" w:rsidRDefault="006409E5" w:rsidP="006409E5">
      <w:pPr>
        <w:pBdr>
          <w:top w:val="nil"/>
          <w:left w:val="nil"/>
          <w:bottom w:val="nil"/>
          <w:right w:val="nil"/>
          <w:between w:val="nil"/>
        </w:pBdr>
        <w:rPr>
          <w:b/>
        </w:rPr>
      </w:pPr>
    </w:p>
    <w:p w14:paraId="1E8277B1" w14:textId="77777777" w:rsidR="006409E5" w:rsidRPr="004F34ED" w:rsidRDefault="006409E5" w:rsidP="006409E5">
      <w:pPr>
        <w:pStyle w:val="AR6Chap1Figure"/>
        <w:rPr>
          <w:lang w:val="en-US"/>
        </w:rPr>
      </w:pPr>
      <w:r w:rsidRPr="00E35E42">
        <w:rPr>
          <w:b/>
          <w:lang w:val="en-US"/>
        </w:rPr>
        <w:t>A simplified illustration of the scenario generation process that involves the scientific communities represented in the three IPCC Working Groups.</w:t>
      </w:r>
      <w:r w:rsidRPr="004F34ED">
        <w:rPr>
          <w:lang w:val="en-US"/>
        </w:rPr>
        <w:t xml:space="preserve"> The circular set of arrows at the top indicate the main set of models and workflows used in that scenario generation process, with the lower level indicating the datasets. </w:t>
      </w:r>
    </w:p>
    <w:p w14:paraId="0E368317" w14:textId="77777777" w:rsidR="006409E5" w:rsidRPr="000128A3" w:rsidRDefault="006409E5" w:rsidP="006409E5">
      <w:pPr>
        <w:pStyle w:val="AR6BodyText"/>
        <w:rPr>
          <w:lang w:val="en-GB"/>
        </w:rPr>
      </w:pPr>
    </w:p>
    <w:p w14:paraId="5C4FCF43" w14:textId="77777777" w:rsidR="006409E5" w:rsidRDefault="006409E5" w:rsidP="006409E5">
      <w:pPr>
        <w:pStyle w:val="AR6BodyText"/>
        <w:rPr>
          <w:b/>
          <w:color w:val="000000"/>
        </w:rPr>
      </w:pPr>
      <w:r>
        <w:rPr>
          <w:b/>
          <w:color w:val="000000"/>
        </w:rPr>
        <w:t>[END FIGURE 1.</w:t>
      </w:r>
      <w:r>
        <w:rPr>
          <w:b/>
        </w:rPr>
        <w:t>27</w:t>
      </w:r>
      <w:r>
        <w:rPr>
          <w:b/>
          <w:color w:val="000000"/>
        </w:rPr>
        <w:t xml:space="preserve"> HERE]</w:t>
      </w:r>
    </w:p>
    <w:p w14:paraId="7CCF293C" w14:textId="77777777" w:rsidR="006409E5" w:rsidRDefault="006409E5" w:rsidP="006409E5">
      <w:pPr>
        <w:pStyle w:val="AR6BodyText"/>
        <w:rPr>
          <w:color w:val="000000"/>
        </w:rPr>
      </w:pPr>
    </w:p>
    <w:p w14:paraId="326DD237" w14:textId="77777777" w:rsidR="006409E5" w:rsidRDefault="006409E5" w:rsidP="006409E5">
      <w:pPr>
        <w:pStyle w:val="AR6BodyText"/>
      </w:pPr>
    </w:p>
    <w:p w14:paraId="6E19003C" w14:textId="2430814D" w:rsidR="006409E5" w:rsidRPr="000128A3" w:rsidRDefault="006409E5" w:rsidP="00294F83">
      <w:pPr>
        <w:pStyle w:val="AR6Chap1Level31111"/>
        <w:pBdr>
          <w:top w:val="nil"/>
          <w:left w:val="nil"/>
          <w:bottom w:val="nil"/>
          <w:right w:val="nil"/>
          <w:between w:val="nil"/>
        </w:pBdr>
        <w:rPr>
          <w:lang w:val="en-GB"/>
        </w:rPr>
      </w:pPr>
      <w:bookmarkStart w:id="7142" w:name="_Toc69950023"/>
      <w:r w:rsidRPr="000128A3">
        <w:rPr>
          <w:lang w:val="en-GB"/>
        </w:rPr>
        <w:t xml:space="preserve">History of </w:t>
      </w:r>
      <w:del w:id="7143" w:author="Ian Blenkinsop" w:date="2021-07-09T13:37:00Z">
        <w:r w:rsidRPr="000128A3" w:rsidDel="0074707D">
          <w:rPr>
            <w:lang w:val="en-GB"/>
          </w:rPr>
          <w:delText xml:space="preserve">scenarios </w:delText>
        </w:r>
      </w:del>
      <w:ins w:id="7144" w:author="Ian Blenkinsop" w:date="2021-07-09T13:37:00Z">
        <w:r w:rsidR="0074707D">
          <w:rPr>
            <w:lang w:val="en-GB"/>
          </w:rPr>
          <w:t>S</w:t>
        </w:r>
        <w:r w:rsidR="0074707D" w:rsidRPr="000128A3">
          <w:rPr>
            <w:lang w:val="en-GB"/>
          </w:rPr>
          <w:t xml:space="preserve">cenarios </w:t>
        </w:r>
      </w:ins>
      <w:del w:id="7145" w:author="Ian Blenkinsop" w:date="2021-07-09T13:37:00Z">
        <w:r w:rsidRPr="000128A3" w:rsidDel="0074707D">
          <w:rPr>
            <w:lang w:val="en-GB"/>
          </w:rPr>
          <w:delText xml:space="preserve">within </w:delText>
        </w:r>
      </w:del>
      <w:ins w:id="7146" w:author="Ian Blenkinsop" w:date="2021-07-09T13:37:00Z">
        <w:r w:rsidR="0074707D">
          <w:rPr>
            <w:lang w:val="en-GB"/>
          </w:rPr>
          <w:t>w</w:t>
        </w:r>
        <w:r w:rsidR="0074707D" w:rsidRPr="000128A3">
          <w:rPr>
            <w:lang w:val="en-GB"/>
          </w:rPr>
          <w:t xml:space="preserve">ithin </w:t>
        </w:r>
      </w:ins>
      <w:r w:rsidRPr="000128A3">
        <w:rPr>
          <w:lang w:val="en-GB"/>
        </w:rPr>
        <w:t>the IPCC</w:t>
      </w:r>
      <w:bookmarkEnd w:id="7142"/>
    </w:p>
    <w:p w14:paraId="1DC49313" w14:textId="77777777" w:rsidR="006409E5" w:rsidRPr="000128A3" w:rsidRDefault="006409E5" w:rsidP="006409E5">
      <w:pPr>
        <w:pStyle w:val="AR6BodyText"/>
        <w:rPr>
          <w:lang w:val="en-GB" w:eastAsia="en-US"/>
        </w:rPr>
      </w:pPr>
    </w:p>
    <w:p w14:paraId="502AE712" w14:textId="7198B5BE" w:rsidR="006409E5" w:rsidRPr="000128A3" w:rsidRDefault="006409E5" w:rsidP="006409E5">
      <w:pPr>
        <w:pStyle w:val="AR6BodyText"/>
        <w:rPr>
          <w:lang w:val="en-GB"/>
        </w:rPr>
      </w:pPr>
      <w:bookmarkStart w:id="7147" w:name="_Hlk66792259"/>
      <w:r w:rsidRPr="000128A3">
        <w:rPr>
          <w:lang w:val="en-GB"/>
        </w:rPr>
        <w:t xml:space="preserve">Scenario modelling experiments have been a core element of physical climate science since the first transient simulations with a </w:t>
      </w:r>
      <w:del w:id="7148" w:author="Ian Blenkinsop" w:date="2021-07-09T13:37:00Z">
        <w:r w:rsidRPr="000128A3" w:rsidDel="0074707D">
          <w:rPr>
            <w:lang w:val="en-GB"/>
          </w:rPr>
          <w:delText xml:space="preserve">General </w:delText>
        </w:r>
      </w:del>
      <w:ins w:id="7149" w:author="Ian Blenkinsop" w:date="2021-07-09T13:37:00Z">
        <w:r w:rsidR="0074707D">
          <w:rPr>
            <w:lang w:val="en-GB"/>
          </w:rPr>
          <w:t>g</w:t>
        </w:r>
        <w:r w:rsidR="0074707D" w:rsidRPr="000128A3">
          <w:rPr>
            <w:lang w:val="en-GB"/>
          </w:rPr>
          <w:t xml:space="preserve">eneral </w:t>
        </w:r>
      </w:ins>
      <w:del w:id="7150" w:author="Ian Blenkinsop" w:date="2021-07-09T13:37:00Z">
        <w:r w:rsidRPr="000128A3" w:rsidDel="0074707D">
          <w:rPr>
            <w:lang w:val="en-GB"/>
          </w:rPr>
          <w:delText xml:space="preserve">Circulation </w:delText>
        </w:r>
      </w:del>
      <w:ins w:id="7151" w:author="Ian Blenkinsop" w:date="2021-07-09T13:37:00Z">
        <w:r w:rsidR="0074707D">
          <w:rPr>
            <w:lang w:val="en-GB"/>
          </w:rPr>
          <w:t>c</w:t>
        </w:r>
        <w:r w:rsidR="0074707D" w:rsidRPr="000128A3">
          <w:rPr>
            <w:lang w:val="en-GB"/>
          </w:rPr>
          <w:t xml:space="preserve">irculation </w:t>
        </w:r>
      </w:ins>
      <w:del w:id="7152" w:author="Ian Blenkinsop" w:date="2021-07-09T13:37:00Z">
        <w:r w:rsidRPr="000128A3" w:rsidDel="0074707D">
          <w:rPr>
            <w:lang w:val="en-GB"/>
          </w:rPr>
          <w:delText xml:space="preserve">Model </w:delText>
        </w:r>
      </w:del>
      <w:ins w:id="7153" w:author="Ian Blenkinsop" w:date="2021-07-09T13:37:00Z">
        <w:r w:rsidR="0074707D">
          <w:rPr>
            <w:lang w:val="en-GB"/>
          </w:rPr>
          <w:t>m</w:t>
        </w:r>
        <w:r w:rsidR="0074707D" w:rsidRPr="000128A3">
          <w:rPr>
            <w:lang w:val="en-GB"/>
          </w:rPr>
          <w:t xml:space="preserve">odel </w:t>
        </w:r>
      </w:ins>
      <w:r w:rsidRPr="000128A3">
        <w:rPr>
          <w:lang w:val="en-GB"/>
        </w:rPr>
        <w:t>in 1988</w:t>
      </w:r>
      <w:ins w:id="7154" w:author="Ian Blenkinsop" w:date="2021-07-09T13:37:00Z">
        <w:r w:rsidR="0074707D">
          <w:rPr>
            <w:lang w:val="en-GB"/>
          </w:rPr>
          <w:t xml:space="preserve"> (</w:t>
        </w:r>
        <w:r w:rsidR="0074707D" w:rsidRPr="000128A3">
          <w:rPr>
            <w:lang w:val="en-GB"/>
          </w:rPr>
          <w:t>Section 1.3</w:t>
        </w:r>
        <w:r w:rsidR="0074707D">
          <w:rPr>
            <w:lang w:val="en-GB"/>
          </w:rPr>
          <w:t>;</w:t>
        </w:r>
      </w:ins>
      <w:r w:rsidRPr="000128A3">
        <w:rPr>
          <w:lang w:val="en-GB"/>
        </w:rPr>
        <w:t xml:space="preserve"> </w:t>
      </w:r>
      <w:r>
        <w:fldChar w:fldCharType="begin" w:fldLock="1"/>
      </w:r>
      <w:r w:rsidR="00A94565">
        <w:rPr>
          <w:lang w:val="en-GB"/>
        </w:rPr>
        <w:instrText>ADDIN CSL_CITATION { "citationItems" : [ { "id" : "ITEM-1", "itemData" : { "DOI" : "10.1029/JD093iD08p09341", "ISSN" : "0148-0227", "abstract" : "We use a three-dimensional climate model, the Goddard Institute for Space Studies (GISS) model II with 8 \u00f8 by 10 \u00f8 horizontal resolution, to simulate the global climate effects of time-dependent variations of atmospheric trace gases and aerosols. Horizontal heat transport by the ocean is fixed at values estimated for today's climate, and the uptake of heat perturbations by the ocean beneath the mixed layer is approximated as vertical diffusion. We make a 100-year control run and perform experiments for three scenarios of atmospheric composition. These experiments begin in 1958 and include measured or estimated changes in atmospheric CO2, CH4, N20 , chlorofluorocarbons (CFCs) and stratospheric aerosols for the period from 1958 to the present. Scenario A assumes continued exponential trace gas growth, scenario B assumes a reduced linear growth of trace gases, and scenario C assumes a rapid curtailment of trace gas emissions such that the net climate forcing ceases to increase after the year 2000. Principal results from the experiments are as follows: (1) Global warnting to the level attained at the peak of the current interglacial and the previous interglacial occurs in all three scenarios; however, there are dramatic differences in the levels of future warming, depending on trace gas growth. (2) The greenhouse warnting should be clearly identifiable in the 1990s; the global warnting within the next several years is predicted to reach and maintain a level at least three standard deviations above the climatology of the 1950s. (3) Regions where an unambiguous warming appears earliest are low-latitude oceans, China and interior areas in Asia, and ocean areas near Antarctica and the north pole; aspects of the spatial and temporal distribution of predicted warming are clearly model-dependent, implying the possibility of model discrimination by the 1990s and thus improved predictions, if appropriate observations are acquired. (4) The temperature changes are sufficiently large to have major impacts on people and other parts of the biosphere, as shown by computed changes in the frequency of extreme events and by comparison with previous climate trends. (5) The model results suggest some near-term regional climate variations, despite the fixed ocean heat transport which suppresses many possible regional climate fluctuations; for example, during Ihe late 1980s and in the 1990s there is a tendency for greater than average warming in the southeastern and central Unit\u2026", "author" : [ { "dropping-particle" : "", "family" : "Hansen", "given" : "J", "non-dropping-particle" : "", "parse-names" : false, "suffix" : "" }, { "dropping-particle" : "", "family" : "Fung", "given" : "I", "non-dropping-particle" : "", "parse-names" : false, "suffix" : "" }, { "dropping-particle" : "", "family" : "Lacis", "given" : "A", "non-dropping-particle" : "", "parse-names" : false, "suffix" : "" }, { "dropping-particle" : "", "family" : "Rind", "given" : "D", "non-dropping-particle" : "", "parse-names" : false, "suffix" : "" }, { "dropping-particle" : "", "family" : "Lebedeff", "given" : "S", "non-dropping-particle" : "", "parse-names" : false, "suffix" : "" }, { "dropping-particle" : "", "family" : "Ruedy", "given" : "R", "non-dropping-particle" : "", "parse-names" : false, "suffix" : "" }, { "dropping-particle" : "", "family" : "Russell", "given" : "G.", "non-dropping-particle" : "", "parse-names" : false, "suffix" : "" }, { "dropping-particle" : "", "family" : "Stone", "given" : "P.", "non-dropping-particle" : "", "parse-names" : false, "suffix" : "" } ], "container-title" : "Journal of Geophysical Research: Atmospheres", "id" : "ITEM-1", "issue" : "D8", "issued" : { "date-parts" : [ [ "1988" ] ] }, "page" : "9341", "title" : "Global climate changes as forecast by Goddard Institute for Space Studies three-dimensional model", "translator" : [ { "dropping-particle" : "", "family" : "H2548", "given" : "", "non-dropping-particle" : "", "parse-names" : false, "suffix" : "" } ], "type" : "article-journal", "volume" : "93" }, "uris" : [ "http://www.mendeley.com/documents/?uuid=39d3e0e4-706c-439f-8a1a-f3ee952d51f3" ] } ], "mendeley" : { "formattedCitation" : "(Hansen et al., 1988)", "manualFormatting" : "(Hansen et al., 1988", "plainTextFormattedCitation" : "(Hansen et al., 1988)", "previouslyFormattedCitation" : "(Hansen et al., 1988)" }, "properties" : { "noteIndex" : 0 }, "schema" : "https://github.com/citation-style-language/schema/raw/master/csl-citation.json" }</w:instrText>
      </w:r>
      <w:r>
        <w:fldChar w:fldCharType="separate"/>
      </w:r>
      <w:ins w:id="7155" w:author="Robin Matthews" w:date="2021-05-18T16:08:00Z">
        <w:del w:id="7156" w:author="Ian Blenkinsop" w:date="2021-07-09T13:37:00Z">
          <w:r w:rsidR="00602365" w:rsidDel="0074707D">
            <w:rPr>
              <w:noProof/>
              <w:lang w:val="en-GB"/>
            </w:rPr>
            <w:delText>(</w:delText>
          </w:r>
        </w:del>
        <w:r w:rsidR="00602365">
          <w:rPr>
            <w:noProof/>
            <w:lang w:val="en-GB"/>
          </w:rPr>
          <w:t>Hansen et al., 1988</w:t>
        </w:r>
      </w:ins>
      <w:del w:id="7157" w:author="Robin Matthews" w:date="2021-05-18T16:08:00Z">
        <w:r w:rsidRPr="000128A3" w:rsidDel="00602365">
          <w:rPr>
            <w:noProof/>
            <w:lang w:val="en-GB"/>
          </w:rPr>
          <w:delText>(Hansen et al., 1988</w:delText>
        </w:r>
      </w:del>
      <w:r>
        <w:fldChar w:fldCharType="end"/>
      </w:r>
      <w:del w:id="7158" w:author="Ian Blenkinsop" w:date="2021-07-09T13:37:00Z">
        <w:r w:rsidRPr="000128A3" w:rsidDel="0074707D">
          <w:rPr>
            <w:lang w:val="en-GB"/>
          </w:rPr>
          <w:delText>; see Section 1.3</w:delText>
        </w:r>
      </w:del>
      <w:r w:rsidRPr="000128A3">
        <w:rPr>
          <w:lang w:val="en-GB"/>
        </w:rPr>
        <w:t>). Scenarios and modelling experiments assessed in IPCC reports have evolved over time, which provides a ‘history of how the future was seen’. The starting time for the scenarios moves as actual emissions supersede earlier emission</w:t>
      </w:r>
      <w:ins w:id="7159" w:author="Ian Blenkinsop" w:date="2021-07-09T13:38:00Z">
        <w:r w:rsidR="0074707D">
          <w:rPr>
            <w:lang w:val="en-GB"/>
          </w:rPr>
          <w:t>s</w:t>
        </w:r>
      </w:ins>
      <w:r w:rsidRPr="000128A3">
        <w:rPr>
          <w:lang w:val="en-GB"/>
        </w:rPr>
        <w:t xml:space="preserve"> assumptions, while new scientific insights into the range of plausible population trends, </w:t>
      </w:r>
      <w:r w:rsidRPr="000128A3">
        <w:rPr>
          <w:lang w:val="en-GB"/>
        </w:rPr>
        <w:lastRenderedPageBreak/>
        <w:t>behavioural changes and technology options and other key socio</w:t>
      </w:r>
      <w:ins w:id="7160" w:author="Ian Blenkinsop" w:date="2021-07-09T13:38:00Z">
        <w:r w:rsidR="0074707D">
          <w:rPr>
            <w:lang w:val="en-GB"/>
          </w:rPr>
          <w:t>-</w:t>
        </w:r>
      </w:ins>
      <w:r w:rsidRPr="000128A3">
        <w:rPr>
          <w:lang w:val="en-GB"/>
        </w:rPr>
        <w:t xml:space="preserve">economic drivers of emissions also emerge (see WGIII; </w:t>
      </w:r>
      <w:r>
        <w:fldChar w:fldCharType="begin" w:fldLock="1"/>
      </w:r>
      <w:ins w:id="7161" w:author="Robin Matthews" w:date="2021-05-18T18:21:00Z">
        <w:r w:rsidR="00126595">
          <w:rPr>
            <w:lang w:val="en-GB"/>
          </w:rPr>
          <w:instrText>ADDIN CSL_CITATION { "citationItems" : [ { "id" : "ITEM-1", "itemData" : { "DOI" : "10.1016/j.gloenvcha.2016.05.009", "ISSN" : "09593780", "author" : [ { "dropping-particle" : "", "family" : "Riahi", "given" : "Keywan", "non-dropping-particle" : "", "parse-names" : false, "suffix" : "" }, { "dropping-particle" : "", "family" : "Vuuren", "given" : "Detlef P.", "non-dropping-particle" : "van", "parse-names" : false, "suffix" : "" }, { "dropping-particle" : "", "family" : "Kriegler", "given" : "Elmar", "non-dropping-particle" : "", "parse-names" : false, "suffix" : "" }, { "dropping-particle" : "", "family" : "Edmonds", "given" : "Jae", "non-dropping-particle" : "", "parse-names" : false, "suffix" : "" }, { "dropping-particle" : "", "family" : "O\u2019Neill", "given" : "Brian C.", "non-dropping-particle" : "", "parse-names" : false, "suffix" : "" }, { "dropping-particle" : "", "family" : "Fujimori", "given" : "Shinichiro", "non-dropping-particle" : "", "parse-names" : false, "suffix" : "" }, { "dropping-particle" : "", "family" : "Bauer", "given" : "Nico", "non-dropping-particle" : "", "parse-names" : false, "suffix" : "" }, { "dropping-particle" : "", "family" : "Calvin", "given" : "Katherine", "non-dropping-particle" : "", "parse-names" : false, "suffix" : "" }, { "dropping-particle" : "", "family" : "Dellink", "given" : "Rob", "non-dropping-particle" : "", "parse-names" : false, "suffix" : "" }, { "dropping-particle" : "", "family" : "Fricko", "given" : "Oliver", "non-dropping-particle" : "", "parse-names" : false, "suffix" : "" }, { "dropping-particle" : "", "family" : "Lutz", "given" : "Wolfgang", "non-dropping-particle" : "", "parse-names" : false, "suffix" : "" }, { "dropping-particle" : "", "family" : "Popp", "given" : "Alexander", "non-dropping-particle" : "", "parse-names" : false, "suffix" : "" }, { "dropping-particle" : "", "family" : "Cuaresma", "given" : "Jesus Crespo", "non-dropping-particle" : "", "parse-names" : false, "suffix" : "" }, { "dropping-particle" : "", "family" : "KC", "given" : "Samir", "non-dropping-particle" : "", "parse-names" : false, "suffix" : "" }, { "dropping-particle" : "", "family" : "Leimbach", "given" : "Marian", "non-dropping-particle" : "", "parse-names" : false, "suffix" : "" }, { "dropping-particle" : "", "family" : "Jiang", "given" : "Leiwen", "non-dropping-particle" : "", "parse-names" : false, "suffix" : "" }, { "dropping-particle" : "", "family" : "Kram", "given" : "Tom", "non-dropping-particle" : "", "parse-names" : false, "suffix" : "" }, { "dropping-particle" : "", "family" : "Rao", "given" : "Shilpa", "non-dropping-particle" : "", "parse-names" : false, "suffix" : "" }, { "dropping-particle" : "", "family" : "Emmerling", "given" : "Johannes", "non-dropping-particle" : "", "parse-names" : false, "suffix" : "" }, { "dropping-particle" : "", "family" : "Ebi", "given" : "Kristie", "non-dropping-particle" : "", "parse-names" : false, "suffix" : "" }, { "dropping-particle" : "", "family" : "Hasegawa", "given" : "Tomoko", "non-dropping-particle" : "", "parse-names" : false, "suffix" : "" }, { "dropping-particle" : "", "family" : "Havlik", "given" : "Petr", "non-dropping-particle" : "", "parse-names" : false, "suffix" : "" }, { "dropping-particle" : "", "family" : "Humpen\u00f6der", "given" : "Florian", "non-dropping-particle" : "", "parse-names" : false, "suffix" : "" }, { "dropping-particle" : "", "family" : "Silva", "given" : "Lara Aleluia", "non-dropping-particle" : "Da", "parse-names" : false, "suffix" : "" }, { "dropping-particle" : "", "family" : "Smith", "given" : "Steve", "non-dropping-particle" : "", "parse-names" : false, "suffix" : "" }, { "dropping-particle" : "", "family" : "Stehfest", "given" : "Elke", "non-dropping-particle" : "", "parse-names" : false, "suffix" : "" }, { "dropping-particle" : "", "family" : "Bosetti", "given" : "Valentina", "non-dropping-particle" : "", "parse-names" : false, "suffix" : "" }, { "dropping-particle" : "", "family" : "Eom", "given" : "Jiyong", "non-dropping-particle" : "", "parse-names" : false, "suffix" : "" }, { "dropping-particle" : "", "family" : "Gernaat", "given" : "David", "non-dropping-particle" : "", "parse-names" : false, "suffix" : "" }, { "dropping-particle" : "", "family" : "Masui", "given" : "Toshihiko", "non-dropping-particle" : "", "parse-names" : false, "suffix" : "" }, { "dropping-particle" : "", "family" : "Rogelj", "given" : "Joeri", "non-dropping-particle" : "", "parse-names" : false, "suffix" : "" }, { "dropping-particle" : "", "family" : "Strefler", "given" : "Jessica", "non-dropping-particle" : "", "parse-names" : false, "suffix" : "" }, { "dropping-particle" : "", "family" : "Drouet", "given" : "Laurent", "non-dropping-particle" : "", "parse-names" : false, "suffix" : "" }, { "dropping-particle" : "", "family" : "Krey", "given" : "Volker", "non-dropping-particle" : "", "parse-names" : false, "suffix" : "" }, { "dropping-particle" : "", "family" : "Luderer", "given" : "Gunnar", "non-dropping-particle" : "", "parse-names" : false, "suffix" : "" }, { "dropping-particle" : "", "family" : "Harmsen", "given" : "Mathijs", "non-dropping-particle" : "", "parse-names" : false, "suffix" : "" }, { "dropping-particle" : "", "family" : "Takahashi", "given" : "Kiyoshi", "non-dropping-particle" : "", "parse-names" : false, "suffix" : "" }, { "dropping-particle" : "", "family" : "Baumstark", "given" : "Lavinia", "non-dropping-particle" : "", "parse-names" : false, "suffix" : "" }, { "dropping-particle" : "", "family" : "Doelman", "given" : "Jonathan C.", "non-dropping-particle" : "", "parse-names" : false, "suffix" : "" }, { "dropping-particle" : "", "family" : "Kainuma", "given" : "Mikiko", "non-dropping-particle" : "", "parse-names" : false, "suffix" : "" }, { "dropping-particle" : "", "family" : "Klimont", "given" : "Zbigniew", "non-dropping-particle" : "", "parse-names" : false, "suffix" : "" }, { "dropping-particle" : "", "family" : "Marangoni", "given" : "Giacomo", "non-dropping-particle" : "", "parse-names" : false, "suffix" : "" }, { "dropping-particle" : "", "family" : "Lotze-Campen", "given" : "Hermann", "non-dropping-particle" : "", "parse-names" : false, "suffix" : "" }, { "dropping-particle" : "", "family" : "Obersteiner", "given" : "Michael", "non-dropping-particle" : "", "parse-names" : false, "suffix" : "" }, { "dropping-particle" : "", "family" : "Tabeau", "given" : "Andrzej", "non-dropping-particle" : "", "parse-names" : false, "suffix" : "" }, { "dropping-particle" : "", "family" : "Tavoni", "given" : "Massimo", "non-dropping-particle" : "", "parse-names" : false, "suffix" : "" } ], "container-title" : "Global Environmental Change", "id" : "ITEM-1", "issued" : { "date-parts" : [ [ "2017", "1", "1" ] ] }, "page" : "153-168", "publisher" : "Pergamon", "title" : "The Shared Socioeconomic Pathways and their energy, land use, and greenhouse gas emissions implications: An overview", "translator" : [ { "dropping-particle" : "", "family" : "H1008", "given" : "", "non-dropping-particle" : "", "parse-names" : false, "suffix" : "" } ], "type" : "article-journal", "volume" : "42" }, "uris" : [ "http://www.mendeley.com/documents/?uuid=7c61cbf4-38cb-4003-b543-dcbed05a56df" ] }, { "id" : "ITEM-2", "itemData" : { "DOI" : "https://www.ipcc.ch/report/climate-change-1992-the-supplementary-report-to-the-ipcc-scientific-assessment", "ISBN" : "0521438292", "author" : [ { "dropping-particle" : "", "family" : "Leggett", "given" : "J", "non-dropping-particle" : "", "parse-names" : false, "suffix" : "" }, { "dropping-particle" : "", "family" : "Pepper", "given" : "W.J.", "non-dropping-particle" : "", "parse-names" : false, "suffix" : "" }, { "dropping-particle" : "", "family" : "Swart", "given" : "R.J.", "non-dropping-particle" : "", "parse-names" : false, "suffix" : "" } ], "container-title" : "Climate Change 1992: The Supplementary Report to the IPCC Scientific Assessment", "editor" : [ { "dropping-particle" : "", "family" : "Houghton", "given" : "J.T.", "non-dropping-particle" : "", "parse-names" : false, "suffix" : "" }, { "dropping-particle" : "", "family" : "Callander", "given" : "B.A.", "non-dropping-particle" : "", "parse-names" : false, "suffix" : "" }, { "dropping-particle" : "", "family" : "Varney", "given" : "S.K.", "non-dropping-particle" : "", "parse-names" : false, "suffix" : "" } ], "id" : "ITEM-2", "issued" : { "date-parts" : [ [ "1992" ] ] }, "page" : "69-95", "publisher" : "Cambridge University Press", "publisher-place" : "Cambridge, United Kingdom and New York, NY, USA", "title" : "Emissions scenarios for the IPCC: an Update", "translator" : [ { "dropping-particle" : "", "family" : "H3125", "given" : "Rt13", "non-dropping-particle" : "", "parse-names" : false, "suffix" : "" } ], "type" : "chapter" }, "uris" : [ "http://www.mendeley.com/documents/?uuid=06ef7f26-5987-4e9c-90aa-a14061bf226e" ] }, { "id" : "ITEM-3", "itemData" : { "DOI" : "https://www.ipcc.ch/report/emissions-scenarios", "ISBN" : "0521800811", "author" : [ { "dropping-particle" : "", "family" : "IPCC", "given" : "", "non-dropping-particle" : "", "parse-names" : false, "suffix" : "" } ], "editor" : [ { "dropping-particle" : "", "family" : "Naki\u0107enovi\u0107", "given" : "Neboj\u0161a", "non-dropping-particle" : "", "parse-names" : false, "suffix" : "" }, { "dropping-particle" : "", "family" : "Swart", "given" : "Robert", "non-dropping-particle" : "", "parse-names" : false, "suffix" : "" } ], "id" : "ITEM-3", "issued" : { "date-parts" : [ [ "2000" ] ] }, "number-of-pages" : "570", "publisher" : "Cambridge University Press", "publisher-place" : "Cambridge, United Kingdom and New York, NY, USA", "title" : "Special Report on Emissions Scenarios. A Special Report of Working Group III of the Intergovernmental Panel on Climate Change", "translator" : [ { "dropping-particle" : "", "family" : "H4268", "given" : "Rt12", "non-dropping-particle" : "", "parse-names" : false, "suffix" : "" } ], "type" : "report" }, "uris" : [ "http://www.mendeley.com/documents/?uuid=2232003e-023c-4958-8459-55408b44e373" ] }, { "id" : "ITEM-4", "itemData" : { "DOI" : "10.1038/nature08823", "author" : [ { "dropping-particle" : "", "family" : "Moss", "given" : "Richard H", "non-dropping-particle" : "", "parse-names" : false, "suffix" : "" }, { "dropping-particle" : "", "family" : "Edmonds", "given" : "Jae A", "non-dropping-particle" : "", "parse-names" : false, "suffix" : "" }, { "dropping-particle" : "", "family" : "Hibbard", "given" : "Kathy A", "non-dropping-particle" : "", "parse-names" : false, "suffix" : "" }, { "dropping-particle" : "", "family" : "Manning", "given" : "Martin R", "non-dropping-particle" : "", "parse-names" : false, "suffix" : "" }, { "dropping-particle" : "", "family" : "Rose", "given" : "Steven K", "non-dropping-particle" : "", "parse-names" : false, "suffix" : "" }, { "dropping-particle" : "", "family" : "Vuuren", "given" : "Detlef P", "non-dropping-particle" : "van", "parse-names" : false, "suffix" : "" }, { "dropping-particle" : "", "family" : "Carter", "given" : "Timothy R", "non-dropping-particle" : "", "parse-names" : false, "suffix" : "" }, { "dropping-particle" : "", "family" : "Emori", "given" : "Seita", "non-dropping-particle" : "", "parse-names" : false, "suffix" : "" }, { "dropping-particle" : "", "family" : "Kainuma", "given" : "Mikiko", "non-dropping-particle" : "", "parse-names" : false, "suffix" : "" }, { "dropping-particle" : "", "family" : "Kram", "given" : "Tom", "non-dropping-particle" : "", "parse-names" : false, "suffix" : "" }, { "dropping-particle" : "", "family" : "Meehl", "given" : "Gerald A", "non-dropping-particle" : "", "parse-names" : false, "suffix" : "" }, { "dropping-particle" : "", "family" : "Mitchell", "given" : "John F B", "non-dropping-particle" : "", "parse-names" : false, "suffix" : "" }, { "dropping-particle" : "", "family" : "Nakicenovic", "given" : "Nebojsa", "non-dropping-particle" : "", "parse-names" : false, "suffix" : "" }, { "dropping-particle" : "", "family" : "Riahi", "given" : "Keywan", "non-dropping-particle" : "", "parse-names" : false, "suffix" : "" }, { "dropping-particle" : "", "family" : "Smith", "given" : "Steven J", "non-dropping-particle" : "", "parse-names" : false, "suffix" : "" }, { "dropping-particle" : "", "family" : "Stouffer", "given" : "Ronald J", "non-dropping-particle" : "", "parse-names" : false, "suffix" : "" }, { "dropping-particle" : "", "family" : "Thomson", "given" : "Allison M", "non-dropping-particle" : "", "parse-names" : false, "suffix" : "" }, { "dropping-particle" : "", "family" : "Weyant", "given" : "John P", "non-dropping-particle" : "", "parse-names" : false, "suffix" : "" }, { "dropping-particle" : "", "family" : "Wilbanks", "given" : "Thomas J", "non-dropping-particle" : "", "parse-names" : false, "suffix" : "" } ], "container-title" : "Nature", "id" : "ITEM-4", "issued" : { "date-parts" : [ [ "2010", "2", "11" ] ] }, "page" : "747", "publisher" : "Macmillan Publishers Limited. All rights reserved", "title" : "The next generation of scenarios for climate change research and assessment", "translator" : [ { "dropping-particle" : "", "family" : "H203", "given" : "", "non-dropping-particle" : "", "parse-names" : false, "suffix" : "" } ], "type" : "article-journal", "volume" : "463" }, "uris" : [ "http://www.mendeley.com/documents/?uuid=b7bbe3df-890b-42bb-b41b-5d3e1a9e7d1f" ] } ], "mendeley" : { "formattedCitation" : "(Leggett et al., 1992; IPCC, 2000; Moss et al., 2010; Riahi et al., 2017)", "manualFormatting" : "Leggett et al., 1992; IPCC, 2000; Moss et al., 2010; Riahi et al., 2017)", "plainTextFormattedCitation" : "(Leggett et al., 1992; IPCC, 2000; Moss et al., 2010; Riahi et al., 2017)", "previouslyFormattedCitation" : "(Leggett et al., 1992; IPCC, 2000; Moss et al., 2010; Riahi et al., 2017)" }, "properties" : { "noteIndex" : 0 }, "schema" : "https://github.com/citation-style-language/schema/raw/master/csl-citation.json" }</w:instrText>
        </w:r>
      </w:ins>
      <w:del w:id="7162" w:author="Robin Matthews" w:date="2021-05-18T18:21:00Z">
        <w:r w:rsidR="00A94565" w:rsidDel="00126595">
          <w:rPr>
            <w:lang w:val="en-GB"/>
          </w:rPr>
          <w:delInstrText xml:space="preserve">ADDIN CSL_CITATION { "citationItems" : [ { "id" : "ITEM-1", "itemData" : { "DOI" : "10.1016/j.gloenvcha.2016.05.009", "ISSN" : "09593780", "author" : [ { "dropping-particle" : "", "family" : "Riahi", "given" : "Keywan", "non-dropping-particle" : "", "parse-names" : false, "suffix" : "" }, { "dropping-particle" : "", "family" : "Vuuren", "given" : "Detlef P.", "non-dropping-particle" : "van", "parse-names" : false, "suffix" : "" }, { "dropping-particle" : "", "family" : "Kriegler", "given" : "Elmar", "non-dropping-particle" : "", "parse-names" : false, "suffix" : "" }, { "dropping-particle" : "", "family" : "Edmonds", "given" : "Jae", "non-dropping-particle" : "", "parse-names" : false, "suffix" : "" }, { "dropping-particle" : "", "family" : "O\u2019Neill", "given" : "Brian C.", "non-dropping-particle" : "", "parse-names" : false, "suffix" : "" }, { "dropping-particle" : "", "family" : "Fujimori", "given" : "Shinichiro", "non-dropping-particle" : "", "parse-names" : false, "suffix" : "" }, { "dropping-particle" : "", "family" : "Bauer", "given" : "Nico", "non-dropping-particle" : "", "parse-names" : false, "suffix" : "" }, { "dropping-particle" : "", "family" : "Calvin", "given" : "Katherine", "non-dropping-particle" : "", "parse-names" : false, "suffix" : "" }, { "dropping-particle" : "", "family" : "Dellink", "given" : "Rob", "non-dropping-particle" : "", "parse-names" : false, "suffix" : "" }, { "dropping-particle" : "", "family" : "Fricko", "given" : "Oliver", "non-dropping-particle" : "", "parse-names" : false, "suffix" : "" }, { "dropping-particle" : "", "family" : "Lutz", "given" : "Wolfgang", "non-dropping-particle" : "", "parse-names" : false, "suffix" : "" }, { "dropping-particle" : "", "family" : "Popp", "given" : "Alexander", "non-dropping-particle" : "", "parse-names" : false, "suffix" : "" }, { "dropping-particle" : "", "family" : "Cuaresma", "given" : "Jesus Crespo", "non-dropping-particle" : "", "parse-names" : false, "suffix" : "" }, { "dropping-particle" : "", "family" : "KC", "given" : "Samir", "non-dropping-particle" : "", "parse-names" : false, "suffix" : "" }, { "dropping-particle" : "", "family" : "Leimbach", "given" : "Marian", "non-dropping-particle" : "", "parse-names" : false, "suffix" : "" }, { "dropping-particle" : "", "family" : "Jiang", "given" : "Leiwen", "non-dropping-particle" : "", "parse-names" : false, "suffix" : "" }, { "dropping-particle" : "", "family" : "Kram", "given" : "Tom", "non-dropping-particle" : "", "parse-names" : false, "suffix" : "" }, { "dropping-particle" : "", "family" : "Rao", "given" : "Shilpa", "non-dropping-particle" : "", "parse-names" : false, "suffix" : "" }, { "dropping-particle" : "", "family" : "Emmerling", "given" : "Johannes", "non-dropping-particle" : "", "parse-names" : false, "suffix" : "" }, { "dropping-particle" : "", "family" : "Ebi", "given" : "Kristie", "non-dropping-particle" : "", "parse-names" : false, "suffix" : "" }, { "dropping-particle" : "", "family" : "Hasegawa", "given" : "Tomoko", "non-dropping-particle" : "", "parse-names" : false, "suffix" : "" }, { "dropping-particle" : "", "family" : "Havlik", "given" : "Petr", "non-dropping-particle" : "", "parse-names" : false, "suffix" : "" }, { "dropping-particle" : "", "family" : "Humpen\u00f6der", "given" : "Florian", "non-dropping-particle" : "", "parse-names" : false, "suffix" : "" }, { "dropping-particle" : "", "family" : "Silva", "given" : "Lara Aleluia", "non-dropping-particle" : "Da", "parse-names" : false, "suffix" : "" }, { "dropping-particle" : "", "family" : "Smith", "given" : "Steve", "non-dropping-particle" : "", "parse-names" : false, "suffix" : "" }, { "dropping-particle" : "", "family" : "Stehfest", "given" : "Elke", "non-dropping-particle" : "", "parse-names" : false, "suffix" : "" }, { "dropping-particle" : "", "family" : "Bosetti", "given" : "Valentina", "non-dropping-particle" : "", "parse-names" : false, "suffix" : "" }, { "dropping-particle" : "", "family" : "Eom", "given" : "Jiyong", "non-dropping-particle" : "", "parse-names" : false, "suffix" : "" }, { "dropping-particle" : "", "family" : "Gernaat", "given" : "David", "non-dropping-particle" : "", "parse-names" : false, "suffix" : "" }, { "dropping-particle" : "", "family" : "Masui", "given" : "Toshihiko", "non-dropping-particle" : "", "parse-names" : false, "suffix" : "" }, { "dropping-particle" : "", "family" : "Rogelj", "given" : "Joeri", "non-dropping-particle" : "", "parse-names" : false, "suffix" : "" }, { "dropping-particle" : "", "family" : "Strefler", "given" : "Jessica", "non-dropping-particle" : "", "parse-names" : false, "suffix" : "" }, { "dropping-particle" : "", "family" : "Drouet", "given" : "Laurent", "non-dropping-particle" : "", "parse-names" : false, "suffix" : "" }, { "dropping-particle" : "", "family" : "Krey", "given" : "Volker", "non-dropping-particle" : "", "parse-names" : false, "suffix" : "" }, { "dropping-particle" : "", "family" : "Luderer", "given" : "Gunnar", "non-dropping-particle" : "", "parse-names" : false, "suffix" : "" }, { "dropping-particle" : "", "family" : "Harmsen", "given" : "Mathijs", "non-dropping-particle" : "", "parse-names" : false, "suffix" : "" }, { "dropping-particle" : "", "family" : "Takahashi", "given" : "Kiyoshi", "non-dropping-particle" : "", "parse-names" : false, "suffix" : "" }, { "dropping-particle" : "", "family" : "Baumstark", "given" : "Lavinia", "non-dropping-particle" : "", "parse-names" : false, "suffix" : "" }, { "dropping-particle" : "", "family" : "Doelman", "given" : "Jonathan C.", "non-dropping-particle" : "", "parse-names" : false, "suffix" : "" }, { "dropping-particle" : "", "family" : "Kainuma", "given" : "Mikiko", "non-dropping-particle" : "", "parse-names" : false, "suffix" : "" }, { "dropping-particle" : "", "family" : "Klimont", "given" : "Zbigniew", "non-dropping-particle" : "", "parse-names" : false, "suffix" : "" }, { "dropping-particle" : "", "family" : "Marangoni", "given" : "Giacomo", "non-dropping-particle" : "", "parse-names" : false, "suffix" : "" }, { "dropping-particle" : "", "family" : "Lotze-Campen", "given" : "Hermann", "non-dropping-particle" : "", "parse-names" : false, "suffix" : "" }, { "dropping-particle" : "", "family" : "Obersteiner", "given" : "Michael", "non-dropping-particle" : "", "parse-names" : false, "suffix" : "" }, { "dropping-particle" : "", "family" : "Tabeau", "given" : "Andrzej", "non-dropping-particle" : "", "parse-names" : false, "suffix" : "" }, { "dropping-particle" : "", "family" : "Tavoni", "given" : "Massimo", "non-dropping-particle" : "", "parse-names" : false, "suffix" : "" } ], "container-title" : "Global Environmental Change", "id" : "ITEM-1", "issued" : { "date-parts" : [ [ "2017", "1", "1" ] ] }, "page" : "153-168", "publisher" : "Pergamon", "title" : "The Shared Socioeconomic Pathways and their energy, land use, and greenhouse gas emissions implications: An overview", "translator" : [ { "dropping-particle" : "", "family" : "H1008", "given" : "", "non-dropping-particle" : "", "parse-names" : false, "suffix" : "" } ], "type" : "article-journal", "volume" : "42" }, "uris" : [ "http://www.mendeley.com/documents/?uuid=7c61cbf4-38cb-4003-b543-dcbed05a56df" ] }, { "id" : "ITEM-2", "itemData" : { "DOI" : "https://www.ipcc.ch/report/climate-change-1992-the-supplementary-report-to-the-ipcc-scientific-assessment", "ISBN" : "0521438292", "author" : [ { "dropping-particle" : "", "family" : "Leggett", "given" : "J", "non-dropping-particle" : "", "parse-names" : false, "suffix" : "" }, { "dropping-particle" : "", "family" : "Pepper", "given" : "W.J.", "non-dropping-particle" : "", "parse-names" : false, "suffix" : "" }, { "dropping-particle" : "", "family" : "Swart", "given" : "R.J.", "non-dropping-particle" : "", "parse-names" : false, "suffix" : "" } ], "container-title" : "Climate Change 1992: The Supplementary Report to the IPCC Scientific Assessment", "editor" : [ { "dropping-particle" : "", "family" : "Houghton", "given" : "J.T.", "non-dropping-particle" : "", "parse-names" : false, "suffix" : "" }, { "dropping-particle" : "", "family" : "Callander", "given" : "B.A.", "non-dropping-particle" : "", "parse-names" : false, "suffix" : "" }, { "dropping-particle" : "", "family" : "Varney", "given" : "S.K.", "non-dropping-particle" : "", "parse-names" : false, "suffix" : "" } ], "id" : "ITEM-2", "issued" : { "date-parts" : [ [ "1992" ] ] }, "page" : "69-95", "publisher" : "Cambridge University Press", "publisher-place" : "Cambridge, United Kingdom and New York, NY, USA", "title" : "Emissions scenarios for the IPCC: an Update", "translator" : [ { "dropping-particle" : "", "family" : "H3125", "given" : "Rt13", "non-dropping-particle" : "", "parse-names" : false, "suffix" : "" } ], "type" : "chapter" }, "uris" : [ "http://www.mendeley.com/documents/?uuid=06ef7f26-5987-4e9c-90aa-a14061bf226e" ] }, { "id" : "ITEM-3", "itemData" : { "DOI" : "https://www.ipcc.ch/report/emissions-scenarios", "ISBN" : "0521800811", "author" : [ { "dropping-particle" : "", "family" : "IPCC", "given" : "", "non-dropping-particle" : "", "parse-names" : false, "suffix" : "" } ], "editor" : [ { "dropping-particle" : "", "family" : "Naki\u0107enovi\u0107", "given" : "Neboj\u0161a", "non-dropping-particle" : "", "parse-names" : false, "suffix" : "" }, { "dropping-particle" : "", "family" : "Swart", "given" : "Robert", "non-dropping-particle" : "", "parse-names" : false, "suffix" : "" } ], "id" : "ITEM-3", "issued" : { "date-parts" : [ [ "2000" ] ] }, "number-of-pages" : "570", "publisher" : "Cambridge University Press", "publisher-place" : "Cambridge, United Kingdom and New York, NY, USA", "title" : "Special Report on Emissions Scenarios. A Special Report of Working Group III of the Intergovernmental Panel on Climate Change", "translator" : [ { "dropping-particle" : "", "family" : "H4268", "given" : "Rt12", "non-dropping-particle" : "", "parse-names" : false, "suffix" : "" } ], "type" : "report" }, "uris" : [ "http://www.mendeley.com/documents/?uuid=2232003e-023c-4958-8459-55408b44e373" ] }, { "id" : "ITEM-4", "itemData" : { "DOI" : "10.1038/nature08823", "author" : [ { "dropping-particle" : "", "family" : "Moss", "given" : "Richard H", "non-dropping-particle" : "", "parse-names" : false, "suffix" : "" }, { "dropping-particle" : "", "family" : "Edmonds", "given" : "Jae A", "non-dropping-particle" : "", "parse-names" : false, "suffix" : "" }, { "dropping-particle" : "", "family" : "Hibbard", "given" : "Kathy A", "non-dropping-particle" : "", "parse-names" : false, "suffix" : "" }, { "dropping-particle" : "", "family" : "Manning", "given" : "Martin R", "non-dropping-particle" : "", "parse-names" : false, "suffix" : "" }, { "dropping-particle" : "", "family" : "Rose", "given" : "Steven K", "non-dropping-particle" : "", "parse-names" : false, "suffix" : "" }, { "dropping-particle" : "", "family" : "Vuuren", "given" : "Detlef P", "non-dropping-particle" : "van", "parse-names" : false, "suffix" : "" }, { "dropping-particle" : "", "family" : "Carter", "given" : "Timothy R", "non-dropping-particle" : "", "parse-names" : false, "suffix" : "" }, { "dropping-particle" : "", "family" : "Emori", "given" : "Seita", "non-dropping-particle" : "", "parse-names" : false, "suffix" : "" }, { "dropping-particle" : "", "family" : "Kainuma", "given" : "Mikiko", "non-dropping-particle" : "", "parse-names" : false, "suffix" : "" }, { "dropping-particle" : "", "family" : "Kram", "given" : "Tom", "non-dropping-particle" : "", "parse-names" : false, "suffix" : "" }, { "dropping-particle" : "", "family" : "Meehl", "given" : "Gerald A", "non-dropping-particle" : "", "parse-names" : false, "suffix" : "" }, { "dropping-particle" : "", "family" : "Mitchell", "given" : "John F B", "non-dropping-particle" : "", "parse-names" : false, "suffix" : "" }, { "dropping-particle" : "", "family" : "Nakicenovic", "given" : "Nebojsa", "non-dropping-particle" : "", "parse-names" : false, "suffix" : "" }, { "dropping-particle" : "", "family" : "Riahi", "given" : "Keywan", "non-dropping-particle" : "", "parse-names" : false, "suffix" : "" }, { "dropping-particle" : "", "family" : "Smith", "given" : "Steven J", "non-dropping-particle" : "", "parse-names" : false, "suffix" : "" }, { "dropping-particle" : "", "family" : "Stouffer", "given" : "Ronald J", "non-dropping-particle" : "", "parse-names" : false, "suffix" : "" }, { "dropping-particle" : "", "family" : "Thomson", </w:delInstrText>
        </w:r>
        <w:r w:rsidR="00A94565" w:rsidRPr="00115C88" w:rsidDel="00126595">
          <w:delInstrText>"given" : "Allison M", "non-dropping-particle" : "", "parse-names" : false, "suffix" : "" }, { "dropping-particle" : "", "family" : "Weyant", "given" : "John P", "non-dropping-particle" : "", "parse-names" : false, "suffix" : "" }, { "dropping-particle" : "", "family" : "Wilbanks", "given" : "Thomas J", "non-dropping-particle" : "", "parse-names" : false, "suffix" : "" } ], "container-title" : "Nature", "id" : "ITEM-4", "issued" : { "date-parts" : [ [ "2010", "2", "11" ] ] }, "page" : "747", "publisher" : "Macmillan Publishers Limited. All rights reserved", "title" : "The next generation of scenarios for climate change research and assessment", "translator" : [ { "dropping-particle" : "", "family" : "H203", "given" : "", "non-dropping-particle" : "", "parse-names" : false, "suffix" : "" } ], "type" : "article-journal", "volume" : "463" }, "uris" : [ "http://www.mendeley.com/documents/?uuid=b7bbe3df-890b-42bb-b41b-5d3e1a9e7d1f" ] } ], "mendeley" : { "formattedCitation" : "(Leggett et al., 1992; IPCC, 2000; Moss et al., 2010; Riahi et al., 2017)", "manualFormatting" : "Legget, 1992; IPCC, 2000; Moss et al., 2010; Riahi et al., 2017)", "plainTextFormattedCitation" : "(Leggett et al., 1992; IPCC, 2000; Moss et al., 2010; Riahi et al., 2017)", "previouslyFormattedCitation" : "(Leggett et al., 1992; IPCC, 2000; Moss et al., 2010; Riahi et al., 2017)" }, "properties" : { "noteIndex" : 0 }, "schema" : "https://github.com/citation-style-language/schema/raw/master/csl-citation.json" }</w:delInstrText>
        </w:r>
      </w:del>
      <w:r>
        <w:fldChar w:fldCharType="separate"/>
      </w:r>
      <w:ins w:id="7163" w:author="Robin Matthews" w:date="2021-05-18T16:08:00Z">
        <w:r w:rsidR="00602365" w:rsidRPr="00115C88">
          <w:rPr>
            <w:noProof/>
          </w:rPr>
          <w:t>Leg</w:t>
        </w:r>
      </w:ins>
      <w:ins w:id="7164" w:author="Robin Matthews" w:date="2021-05-18T18:21:00Z">
        <w:r w:rsidR="00126595" w:rsidRPr="00115C88">
          <w:rPr>
            <w:noProof/>
          </w:rPr>
          <w:t>g</w:t>
        </w:r>
      </w:ins>
      <w:ins w:id="7165" w:author="Robin Matthews" w:date="2021-05-18T16:08:00Z">
        <w:r w:rsidR="00602365" w:rsidRPr="00115C88">
          <w:rPr>
            <w:noProof/>
          </w:rPr>
          <w:t>e</w:t>
        </w:r>
      </w:ins>
      <w:ins w:id="7166" w:author="Robin Matthews" w:date="2021-05-18T18:21:00Z">
        <w:r w:rsidR="00126595" w:rsidRPr="00115C88">
          <w:rPr>
            <w:noProof/>
          </w:rPr>
          <w:t>t</w:t>
        </w:r>
      </w:ins>
      <w:ins w:id="7167" w:author="Robin Matthews" w:date="2021-05-18T16:08:00Z">
        <w:r w:rsidR="00602365" w:rsidRPr="00115C88">
          <w:rPr>
            <w:noProof/>
          </w:rPr>
          <w:t>t</w:t>
        </w:r>
      </w:ins>
      <w:ins w:id="7168" w:author="Robin Matthews" w:date="2021-05-18T18:21:00Z">
        <w:r w:rsidR="00126595" w:rsidRPr="00115C88">
          <w:rPr>
            <w:noProof/>
          </w:rPr>
          <w:t xml:space="preserve"> et al.,</w:t>
        </w:r>
      </w:ins>
      <w:ins w:id="7169" w:author="Robin Matthews" w:date="2021-05-18T16:08:00Z">
        <w:r w:rsidR="00602365" w:rsidRPr="00115C88">
          <w:rPr>
            <w:noProof/>
          </w:rPr>
          <w:t xml:space="preserve"> 1992; IPCC, 2000; Moss et al., 2010; Riahi et al., 2017)</w:t>
        </w:r>
      </w:ins>
      <w:del w:id="7170" w:author="Robin Matthews" w:date="2021-05-18T16:08:00Z">
        <w:r w:rsidRPr="00115C88" w:rsidDel="00602365">
          <w:rPr>
            <w:noProof/>
          </w:rPr>
          <w:delText>Legget, 1992; IPCC, 2000; Moss et al., 2010; Riahi et al., 2017)</w:delText>
        </w:r>
      </w:del>
      <w:r>
        <w:fldChar w:fldCharType="end"/>
      </w:r>
      <w:r w:rsidRPr="00115C88">
        <w:t xml:space="preserve">. </w:t>
      </w:r>
      <w:r w:rsidRPr="000128A3">
        <w:rPr>
          <w:lang w:val="en-GB"/>
        </w:rPr>
        <w:t xml:space="preserve">Many different sets of climate projections have been produced over the past several decades, using different sets of scenarios. Here, we compare those earlier scenarios against the most recent ones. </w:t>
      </w:r>
    </w:p>
    <w:p w14:paraId="18EF7F53" w14:textId="77777777" w:rsidR="006409E5" w:rsidRPr="000128A3" w:rsidRDefault="006409E5" w:rsidP="006409E5">
      <w:pPr>
        <w:pStyle w:val="AR6BodyText"/>
        <w:rPr>
          <w:rFonts w:ascii="Arial" w:eastAsia="Arial" w:hAnsi="Arial" w:cs="Arial"/>
          <w:lang w:val="en-GB"/>
        </w:rPr>
      </w:pPr>
    </w:p>
    <w:p w14:paraId="36F44834" w14:textId="389E56B8" w:rsidR="006409E5" w:rsidRPr="000128A3" w:rsidRDefault="006409E5" w:rsidP="006409E5">
      <w:pPr>
        <w:pStyle w:val="AR6BodyText"/>
        <w:rPr>
          <w:rFonts w:ascii="Arial" w:eastAsia="Arial" w:hAnsi="Arial" w:cs="Arial"/>
          <w:lang w:val="en-GB"/>
        </w:rPr>
      </w:pPr>
      <w:r w:rsidRPr="000128A3">
        <w:rPr>
          <w:lang w:val="en-GB"/>
        </w:rPr>
        <w:t>Climate science research involving scenarios necessarily follows a series of consecutive steps (</w:t>
      </w:r>
      <w:del w:id="7171" w:author="Ian Blenkinsop" w:date="2021-07-09T13:39:00Z">
        <w:r w:rsidRPr="000128A3" w:rsidDel="0074707D">
          <w:rPr>
            <w:lang w:val="en-GB"/>
          </w:rPr>
          <w:delText xml:space="preserve">see </w:delText>
        </w:r>
      </w:del>
      <w:r w:rsidRPr="000128A3">
        <w:rPr>
          <w:lang w:val="en-GB"/>
        </w:rPr>
        <w:t xml:space="preserve">Figure 1.27). As each step waits for input from the preceding one, delays often occur that result in the impact literature basing its analyses on earlier scenarios than those most current in the climate change mitigation and climate system literature. It is </w:t>
      </w:r>
      <w:del w:id="7172" w:author="Ian Blenkinsop" w:date="2021-07-09T13:40:00Z">
        <w:r w:rsidRPr="000128A3" w:rsidDel="0074707D">
          <w:rPr>
            <w:lang w:val="en-GB"/>
          </w:rPr>
          <w:delText xml:space="preserve">hence </w:delText>
        </w:r>
      </w:del>
      <w:ins w:id="7173" w:author="Ian Blenkinsop" w:date="2021-07-09T13:40:00Z">
        <w:r w:rsidR="0074707D">
          <w:rPr>
            <w:lang w:val="en-GB"/>
          </w:rPr>
          <w:t>therefore</w:t>
        </w:r>
        <w:r w:rsidR="0074707D" w:rsidRPr="000128A3">
          <w:rPr>
            <w:lang w:val="en-GB"/>
          </w:rPr>
          <w:t xml:space="preserve"> </w:t>
        </w:r>
      </w:ins>
      <w:r w:rsidRPr="000128A3">
        <w:rPr>
          <w:lang w:val="en-GB"/>
        </w:rPr>
        <w:t>important to provide an approximate comparison across the various scenario generations (</w:t>
      </w:r>
      <w:ins w:id="7174" w:author="Ian Blenkinsop" w:date="2021-07-09T13:41:00Z">
        <w:r w:rsidR="0074707D" w:rsidRPr="000128A3">
          <w:rPr>
            <w:lang w:val="en-GB"/>
          </w:rPr>
          <w:t>Chapter 4</w:t>
        </w:r>
        <w:r w:rsidR="0074707D">
          <w:rPr>
            <w:lang w:val="en-GB"/>
          </w:rPr>
          <w:t xml:space="preserve">, </w:t>
        </w:r>
      </w:ins>
      <w:r w:rsidRPr="000128A3">
        <w:rPr>
          <w:lang w:val="en-GB"/>
        </w:rPr>
        <w:t>Figure 1.28</w:t>
      </w:r>
      <w:ins w:id="7175" w:author="Ian Blenkinsop" w:date="2021-07-09T13:46:00Z">
        <w:r w:rsidR="00F05343">
          <w:rPr>
            <w:lang w:val="en-GB"/>
          </w:rPr>
          <w:t>,</w:t>
        </w:r>
      </w:ins>
      <w:del w:id="7176" w:author="Ian Blenkinsop" w:date="2021-07-09T13:40:00Z">
        <w:r w:rsidRPr="000128A3" w:rsidDel="0074707D">
          <w:rPr>
            <w:lang w:val="en-GB"/>
          </w:rPr>
          <w:delText xml:space="preserve">; </w:delText>
        </w:r>
      </w:del>
      <w:ins w:id="7177" w:author="Ian Blenkinsop" w:date="2021-07-09T13:41:00Z">
        <w:r w:rsidR="0074707D">
          <w:rPr>
            <w:lang w:val="en-GB"/>
          </w:rPr>
          <w:t xml:space="preserve"> and</w:t>
        </w:r>
      </w:ins>
      <w:ins w:id="7178" w:author="Ian Blenkinsop" w:date="2021-07-09T13:40:00Z">
        <w:r w:rsidR="0074707D" w:rsidRPr="000128A3">
          <w:rPr>
            <w:lang w:val="en-GB"/>
          </w:rPr>
          <w:t xml:space="preserve"> </w:t>
        </w:r>
      </w:ins>
      <w:r w:rsidRPr="000128A3">
        <w:rPr>
          <w:lang w:val="en-GB"/>
        </w:rPr>
        <w:t>Cross-Chapter Box 1.4, Table 1</w:t>
      </w:r>
      <w:del w:id="7179" w:author="Ian Blenkinsop" w:date="2021-07-09T13:40:00Z">
        <w:r w:rsidRPr="000128A3" w:rsidDel="0074707D">
          <w:rPr>
            <w:lang w:val="en-GB"/>
          </w:rPr>
          <w:delText xml:space="preserve">; </w:delText>
        </w:r>
      </w:del>
      <w:del w:id="7180" w:author="Ian Blenkinsop" w:date="2021-07-09T13:41:00Z">
        <w:r w:rsidRPr="000128A3" w:rsidDel="0074707D">
          <w:rPr>
            <w:lang w:val="en-GB"/>
          </w:rPr>
          <w:delText>Chapter 4</w:delText>
        </w:r>
      </w:del>
      <w:r w:rsidRPr="000128A3">
        <w:rPr>
          <w:lang w:val="en-GB"/>
        </w:rPr>
        <w:t xml:space="preserve">).  </w:t>
      </w:r>
    </w:p>
    <w:bookmarkEnd w:id="7147"/>
    <w:p w14:paraId="5482BD71" w14:textId="77777777" w:rsidR="006409E5" w:rsidRPr="000128A3" w:rsidRDefault="006409E5" w:rsidP="006409E5">
      <w:pPr>
        <w:pStyle w:val="AR6BodyText"/>
        <w:rPr>
          <w:rFonts w:ascii="Arial" w:eastAsia="Arial" w:hAnsi="Arial" w:cs="Arial"/>
          <w:lang w:val="en-GB"/>
        </w:rPr>
      </w:pPr>
    </w:p>
    <w:p w14:paraId="36AA8DFD" w14:textId="77777777" w:rsidR="006409E5" w:rsidRPr="000128A3" w:rsidRDefault="006409E5" w:rsidP="006409E5">
      <w:pPr>
        <w:pStyle w:val="AR6BodyText"/>
        <w:rPr>
          <w:rFonts w:ascii="Arial" w:eastAsia="Arial" w:hAnsi="Arial" w:cs="Arial"/>
          <w:lang w:val="en-GB"/>
        </w:rPr>
      </w:pPr>
    </w:p>
    <w:p w14:paraId="4815F901" w14:textId="73888668" w:rsidR="006409E5" w:rsidRDefault="006409E5" w:rsidP="006409E5">
      <w:pPr>
        <w:pStyle w:val="AR6BodyText"/>
        <w:rPr>
          <w:rFonts w:ascii="Arial" w:eastAsia="Arial" w:hAnsi="Arial" w:cs="Arial"/>
          <w:b/>
        </w:rPr>
      </w:pPr>
      <w:r>
        <w:rPr>
          <w:b/>
        </w:rPr>
        <w:t>[START FIGURE 1.28 HERE]</w:t>
      </w:r>
    </w:p>
    <w:p w14:paraId="0DFE69E4" w14:textId="77777777" w:rsidR="006409E5" w:rsidRDefault="006409E5" w:rsidP="006409E5">
      <w:pPr>
        <w:rPr>
          <w:b/>
        </w:rPr>
      </w:pPr>
    </w:p>
    <w:p w14:paraId="0C89F0EC" w14:textId="2872EB11" w:rsidR="00092D1F" w:rsidRPr="00E3638B" w:rsidRDefault="00092D1F" w:rsidP="00092D1F">
      <w:pPr>
        <w:pStyle w:val="AR6Chap1Figure"/>
        <w:rPr>
          <w:lang w:val="en-GB"/>
        </w:rPr>
      </w:pPr>
      <w:r w:rsidRPr="001E216B">
        <w:rPr>
          <w:b/>
          <w:lang w:val="en-US"/>
        </w:rPr>
        <w:t xml:space="preserve">Comparison of </w:t>
      </w:r>
      <w:r>
        <w:rPr>
          <w:b/>
          <w:lang w:val="en-US"/>
        </w:rPr>
        <w:t xml:space="preserve">the </w:t>
      </w:r>
      <w:r w:rsidRPr="001E216B">
        <w:rPr>
          <w:b/>
          <w:lang w:val="en-US"/>
        </w:rPr>
        <w:t>range of fossil and industrial CO</w:t>
      </w:r>
      <w:r w:rsidRPr="001E216B">
        <w:rPr>
          <w:b/>
          <w:vertAlign w:val="subscript"/>
          <w:lang w:val="en-US"/>
        </w:rPr>
        <w:t>2</w:t>
      </w:r>
      <w:r w:rsidRPr="001E216B">
        <w:rPr>
          <w:b/>
          <w:lang w:val="en-US"/>
        </w:rPr>
        <w:t xml:space="preserve"> emissions from scenarios used in previous assessments up to AR6.</w:t>
      </w:r>
      <w:r>
        <w:rPr>
          <w:lang w:val="en-US"/>
        </w:rPr>
        <w:t xml:space="preserve"> Previous assessments are</w:t>
      </w:r>
      <w:r w:rsidRPr="00E3638B">
        <w:rPr>
          <w:lang w:val="en-US"/>
        </w:rPr>
        <w:t xml:space="preserve"> the IS92 scenarios from 1992 (top panel), the </w:t>
      </w:r>
      <w:r>
        <w:rPr>
          <w:lang w:val="en-US"/>
        </w:rPr>
        <w:t>Special Report on Emissions Scenarios (</w:t>
      </w:r>
      <w:r w:rsidRPr="00E3638B">
        <w:rPr>
          <w:lang w:val="en-US"/>
        </w:rPr>
        <w:t>SRES</w:t>
      </w:r>
      <w:r>
        <w:rPr>
          <w:lang w:val="en-US"/>
        </w:rPr>
        <w:t>)</w:t>
      </w:r>
      <w:r w:rsidRPr="00E3638B">
        <w:rPr>
          <w:lang w:val="en-US"/>
        </w:rPr>
        <w:t xml:space="preserve"> scenarios from the year 2000 (second panel), the</w:t>
      </w:r>
      <w:r>
        <w:rPr>
          <w:lang w:val="en-US"/>
        </w:rPr>
        <w:t xml:space="preserve"> Representative Concentration Pathway</w:t>
      </w:r>
      <w:r w:rsidRPr="00E3638B">
        <w:rPr>
          <w:lang w:val="en-US"/>
        </w:rPr>
        <w:t xml:space="preserve"> </w:t>
      </w:r>
      <w:r>
        <w:rPr>
          <w:lang w:val="en-US"/>
        </w:rPr>
        <w:t>(</w:t>
      </w:r>
      <w:r w:rsidRPr="00E3638B">
        <w:rPr>
          <w:lang w:val="en-US"/>
        </w:rPr>
        <w:t>RCP</w:t>
      </w:r>
      <w:r>
        <w:rPr>
          <w:lang w:val="en-US"/>
        </w:rPr>
        <w:t>)</w:t>
      </w:r>
      <w:r w:rsidRPr="00E3638B">
        <w:rPr>
          <w:lang w:val="en-US"/>
        </w:rPr>
        <w:t xml:space="preserve"> scenarios designed around 2010 (third panel) and the </w:t>
      </w:r>
      <w:r>
        <w:rPr>
          <w:lang w:val="en-US"/>
        </w:rPr>
        <w:t>Shared Socio-economic Pathways (</w:t>
      </w:r>
      <w:r w:rsidRPr="00E3638B">
        <w:rPr>
          <w:lang w:val="en-US"/>
        </w:rPr>
        <w:t>SSP</w:t>
      </w:r>
      <w:r>
        <w:rPr>
          <w:lang w:val="en-US"/>
        </w:rPr>
        <w:t>)</w:t>
      </w:r>
      <w:r w:rsidRPr="00E3638B">
        <w:rPr>
          <w:lang w:val="en-US"/>
        </w:rPr>
        <w:t xml:space="preserve"> scenarios (second bottom panel). In addition, historical emissions are shown (black line) (Chapter 5, Figure 5.5); a more complete set of scenarios is assessed in SR1.5 (bottom panel) </w:t>
      </w:r>
      <w:r>
        <w:fldChar w:fldCharType="begin" w:fldLock="1"/>
      </w:r>
      <w:r w:rsidR="00E81B0B">
        <w:rPr>
          <w:lang w:val="en-US"/>
        </w:rPr>
        <w:instrText>ADDIN CSL_CITATION { "citationItems" : [ { "id" : "ITEM-1", "itemData" : { "DOI" : "10.1038/s41558-018-0317-4", "ISSN" : "1758-678X", "author" : [ { "dropping-particle" : "", "family" : "Huppmann", "given" : "Daniel", "non-dropping-particle" : "", "parse-names" : false, "suffix" : "" }, { "dropping-particle" : "", "family" : "Rogelj", "given" : "Joeri", "non-dropping-particle" : "", "parse-names" : false, "suffix" : "" }, { "dropping-particle" : "", "family" : "Kriegler", "given" : "Elmar",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"ITEM-1", "issue" : "12", "issued" : { "date-parts" : [ [ "2018", "12", "15" ] ] }, "page" : "1027-1030", "title" : "A new scenario resource for integrated 1.5 \u00b0C research", "translator" : [ { "dropping-particle" : "", "family" : "H4152", "given" : "", "non-dropping-particle" : "", "parse-names" : false, "suffix" : "" } ], "type" : "article-journal", "volume" : "8" }, "uris" : [ "http://www.mendeley.com/documents/?uuid=368a7285-4905-4a5e-9c76-399ea5121c98" ] } ], "mendeley" : { "formattedCitation" : "(Huppmann et al., 2018)", "plainTextFormattedCitation" : "(Huppmann et al., 2018)", "previouslyFormattedCitation" : "(Huppmann et al., 2018)" }, "properties" : { "noteIndex" : 0 }, "schema" : "https://github.com/citation-style-language/schema/raw/master/csl-citation.json" }</w:instrText>
      </w:r>
      <w:r>
        <w:fldChar w:fldCharType="separate"/>
      </w:r>
      <w:ins w:id="7181" w:author="Robin Matthews" w:date="2021-05-18T16:08:00Z">
        <w:r w:rsidR="00602365">
          <w:rPr>
            <w:noProof/>
            <w:lang w:val="en-US"/>
          </w:rPr>
          <w:t>(Huppmann et al., 2018)</w:t>
        </w:r>
      </w:ins>
      <w:del w:id="7182" w:author="Robin Matthews" w:date="2021-05-18T16:08:00Z">
        <w:r w:rsidRPr="00E3638B" w:rsidDel="00602365">
          <w:rPr>
            <w:noProof/>
            <w:lang w:val="en-US"/>
          </w:rPr>
          <w:delText>(Huppmann et al., 2018)</w:delText>
        </w:r>
      </w:del>
      <w:r>
        <w:fldChar w:fldCharType="end"/>
      </w:r>
      <w:r w:rsidRPr="00E3638B">
        <w:rPr>
          <w:lang w:val="en-US"/>
        </w:rPr>
        <w:t xml:space="preserve">. </w:t>
      </w:r>
      <w:r w:rsidR="006C71B7" w:rsidRPr="00E35E42">
        <w:rPr>
          <w:rFonts w:cs="Times New Roman"/>
          <w:szCs w:val="20"/>
          <w:lang w:val="en-US"/>
        </w:rPr>
        <w:t>Further details on data sources and processing are available in the chapter data table (Table 1.SM.1).</w:t>
      </w:r>
    </w:p>
    <w:p w14:paraId="19698137" w14:textId="77777777" w:rsidR="006409E5" w:rsidRPr="000128A3" w:rsidRDefault="006409E5" w:rsidP="006409E5">
      <w:pPr>
        <w:pStyle w:val="AR6BodyText"/>
        <w:rPr>
          <w:lang w:val="en-GB"/>
        </w:rPr>
      </w:pPr>
    </w:p>
    <w:p w14:paraId="7F8ED725" w14:textId="77777777" w:rsidR="006409E5" w:rsidRPr="000128A3" w:rsidRDefault="006409E5" w:rsidP="006409E5">
      <w:pPr>
        <w:pStyle w:val="AR6BodyText"/>
        <w:rPr>
          <w:b/>
          <w:lang w:val="en-GB"/>
        </w:rPr>
      </w:pPr>
      <w:r w:rsidRPr="000128A3">
        <w:rPr>
          <w:b/>
          <w:lang w:val="en-GB"/>
        </w:rPr>
        <w:t>[END FIGURE 1.28 HERE]</w:t>
      </w:r>
    </w:p>
    <w:p w14:paraId="25E0A12D" w14:textId="77777777" w:rsidR="006409E5" w:rsidRPr="000128A3" w:rsidRDefault="006409E5" w:rsidP="006409E5">
      <w:pPr>
        <w:pStyle w:val="AR6BodyText"/>
        <w:rPr>
          <w:b/>
          <w:lang w:val="en-GB"/>
        </w:rPr>
      </w:pPr>
    </w:p>
    <w:p w14:paraId="35940334" w14:textId="77777777" w:rsidR="006409E5" w:rsidRPr="000128A3" w:rsidRDefault="006409E5" w:rsidP="006409E5">
      <w:pPr>
        <w:pStyle w:val="AR6BodyText"/>
        <w:rPr>
          <w:rFonts w:ascii="Arial" w:eastAsia="Arial" w:hAnsi="Arial" w:cs="Arial"/>
          <w:b/>
          <w:color w:val="000000"/>
          <w:lang w:val="en-GB"/>
        </w:rPr>
      </w:pPr>
    </w:p>
    <w:p w14:paraId="0A4BC327" w14:textId="1D7B13FD" w:rsidR="006409E5" w:rsidRPr="000128A3" w:rsidRDefault="006409E5" w:rsidP="006409E5">
      <w:pPr>
        <w:pStyle w:val="AR6BodyText"/>
        <w:rPr>
          <w:lang w:val="en-GB"/>
        </w:rPr>
      </w:pPr>
      <w:bookmarkStart w:id="7183" w:name="_Hlk66792369"/>
      <w:r w:rsidRPr="000128A3">
        <w:rPr>
          <w:lang w:val="en-GB"/>
        </w:rPr>
        <w:t>The first widely used set of IPCC emission</w:t>
      </w:r>
      <w:ins w:id="7184" w:author="Ian Blenkinsop" w:date="2021-07-09T13:52:00Z">
        <w:r w:rsidR="00F05343">
          <w:rPr>
            <w:lang w:val="en-GB"/>
          </w:rPr>
          <w:t>s</w:t>
        </w:r>
      </w:ins>
      <w:r w:rsidRPr="000128A3">
        <w:rPr>
          <w:lang w:val="en-GB"/>
        </w:rPr>
        <w:t xml:space="preserve"> scenarios was the IS92 scenarios in 1992 </w:t>
      </w:r>
      <w:r>
        <w:fldChar w:fldCharType="begin" w:fldLock="1"/>
      </w:r>
      <w:r w:rsidR="00A94565">
        <w:rPr>
          <w:lang w:val="en-GB"/>
        </w:rPr>
        <w:instrText>ADDIN CSL_CITATION { "citationItems" : [ { "id" : "ITEM-1", "itemData" : { "DOI" : "https://www.ipcc.ch/report/climate-change-1992-the-supplementary-report-to-the-ipcc-scientific-assessment", "ISBN" : "0521438292", "author" : [ { "dropping-particle" : "", "family" : "Leggett", "given" : "J", "non-dropping-particle" : "", "parse-names" : false, "suffix" : "" }, { "dropping-particle" : "", "family" : "Pepper", "given" : "W.J.", "non-dropping-particle" : "", "parse-names" : false, "suffix" : "" }, { "dropping-particle" : "", "family" : "Swart", "given" : "R.J.", "non-dropping-particle" : "", "parse-names" : false, "suffix" : "" } ], "container-title" : "Climate Change 1992: The Supplementary Report to the IPCC Scientific Assessment", "editor" : [ { "dropping-particle" : "", "family" : "Houghton", "given" : "J.T.", "non-dropping-particle" : "", "parse-names" : false, "suffix" : "" }, { "dropping-particle" : "", "family" : "Callander", "given" : "B.A.", "non-dropping-particle" : "", "parse-names" : false, "suffix" : "" }, { "dropping-particle" : "", "family" : "Varney", "given" : "S.K.", "non-dropping-particle" : "", "parse-names" : false, "suffix" : "" } ], "id" : "ITEM-1", "issued" : { "date-parts" : [ [ "1992" ] ] }, "page" : "69-95", "publisher" : "Cambridge University Press", "publisher-place" : "Cambridge, United Kingdom and New York, NY, USA", "title" : "Emissions scenarios for the IPCC: an Update", "translator" : [ { "dropping-particle" : "", "family" : "H3125", "given" : "Rt13", "non-dropping-particle" : "", "parse-names" : false, "suffix" : "" } ], "type" : "chapter" }, "uris" : [ "http://www.mendeley.com/documents/?uuid=06ef7f26-5987-4e9c-90aa-a14061bf226e" ] } ], "mendeley" : { "formattedCitation" : "(Leggett et al., 1992)", "plainTextFormattedCitation" : "(Leggett et al., 1992)", "previouslyFormattedCitation" : "(Leggett et al., 1992)" }, "properties" : { "noteIndex" : 0 }, "schema" : "https://github.com/citation-style-language/schema/raw/master/csl-citation.json" }</w:instrText>
      </w:r>
      <w:r>
        <w:fldChar w:fldCharType="separate"/>
      </w:r>
      <w:ins w:id="7185" w:author="Robin Matthews" w:date="2021-05-18T16:08:00Z">
        <w:r w:rsidR="00602365">
          <w:rPr>
            <w:noProof/>
            <w:lang w:val="en-GB"/>
          </w:rPr>
          <w:t>(Leggett et al., 1992)</w:t>
        </w:r>
      </w:ins>
      <w:del w:id="7186" w:author="Robin Matthews" w:date="2021-05-18T16:08:00Z">
        <w:r w:rsidR="00E81B0B" w:rsidRPr="00E81B0B" w:rsidDel="00602365">
          <w:rPr>
            <w:noProof/>
            <w:lang w:val="en-GB"/>
          </w:rPr>
          <w:delText>(Leggett et al., 1992)</w:delText>
        </w:r>
      </w:del>
      <w:r>
        <w:fldChar w:fldCharType="end"/>
      </w:r>
      <w:r w:rsidRPr="000128A3">
        <w:rPr>
          <w:lang w:val="en-GB"/>
        </w:rPr>
        <w:t xml:space="preserve">. Apart from reference scenarios, IS92 also included a set of </w:t>
      </w:r>
      <w:del w:id="7187" w:author="Ian Blenkinsop" w:date="2021-07-09T13:52:00Z">
        <w:r w:rsidRPr="000128A3" w:rsidDel="00F05343">
          <w:rPr>
            <w:lang w:val="en-GB"/>
          </w:rPr>
          <w:delText xml:space="preserve">stabilisation </w:delText>
        </w:r>
      </w:del>
      <w:ins w:id="7188" w:author="Ian Blenkinsop" w:date="2021-07-09T13:52:00Z">
        <w:r w:rsidR="00F05343" w:rsidRPr="000128A3">
          <w:rPr>
            <w:lang w:val="en-GB"/>
          </w:rPr>
          <w:t>stabili</w:t>
        </w:r>
        <w:r w:rsidR="00F05343">
          <w:rPr>
            <w:lang w:val="en-GB"/>
          </w:rPr>
          <w:t>z</w:t>
        </w:r>
        <w:r w:rsidR="00F05343" w:rsidRPr="000128A3">
          <w:rPr>
            <w:lang w:val="en-GB"/>
          </w:rPr>
          <w:t xml:space="preserve">ation </w:t>
        </w:r>
      </w:ins>
      <w:r w:rsidRPr="000128A3">
        <w:rPr>
          <w:lang w:val="en-GB"/>
        </w:rPr>
        <w:t>scenarios, the so-called ‘S’ scenarios. Those ‘S’ pathways were designed to lead to CO</w:t>
      </w:r>
      <w:r w:rsidRPr="000128A3">
        <w:rPr>
          <w:vertAlign w:val="subscript"/>
          <w:lang w:val="en-GB"/>
        </w:rPr>
        <w:t>2</w:t>
      </w:r>
      <w:r w:rsidRPr="000128A3">
        <w:rPr>
          <w:lang w:val="en-GB"/>
        </w:rPr>
        <w:t xml:space="preserve"> </w:t>
      </w:r>
      <w:del w:id="7189" w:author="Ian Blenkinsop" w:date="2021-07-09T13:53:00Z">
        <w:r w:rsidRPr="000128A3" w:rsidDel="00F05343">
          <w:rPr>
            <w:lang w:val="en-GB"/>
          </w:rPr>
          <w:delText xml:space="preserve">stabilisation </w:delText>
        </w:r>
      </w:del>
      <w:ins w:id="7190" w:author="Ian Blenkinsop" w:date="2021-07-09T13:53:00Z">
        <w:r w:rsidR="00F05343" w:rsidRPr="000128A3">
          <w:rPr>
            <w:lang w:val="en-GB"/>
          </w:rPr>
          <w:t>stabili</w:t>
        </w:r>
        <w:r w:rsidR="00F05343">
          <w:rPr>
            <w:lang w:val="en-GB"/>
          </w:rPr>
          <w:t>z</w:t>
        </w:r>
        <w:r w:rsidR="00F05343" w:rsidRPr="000128A3">
          <w:rPr>
            <w:lang w:val="en-GB"/>
          </w:rPr>
          <w:t xml:space="preserve">ation </w:t>
        </w:r>
      </w:ins>
      <w:r w:rsidRPr="000128A3">
        <w:rPr>
          <w:lang w:val="en-GB"/>
        </w:rPr>
        <w:t xml:space="preserve">levels such as 350 ppm or 450 ppm. By 1996, those latter </w:t>
      </w:r>
      <w:del w:id="7191" w:author="Ian Blenkinsop" w:date="2021-07-09T13:53:00Z">
        <w:r w:rsidRPr="000128A3" w:rsidDel="00F05343">
          <w:rPr>
            <w:lang w:val="en-GB"/>
          </w:rPr>
          <w:delText xml:space="preserve">stabilisation </w:delText>
        </w:r>
      </w:del>
      <w:ins w:id="7192" w:author="Ian Blenkinsop" w:date="2021-07-09T13:53:00Z">
        <w:r w:rsidR="00F05343" w:rsidRPr="000128A3">
          <w:rPr>
            <w:lang w:val="en-GB"/>
          </w:rPr>
          <w:t>stabili</w:t>
        </w:r>
        <w:r w:rsidR="00F05343">
          <w:rPr>
            <w:lang w:val="en-GB"/>
          </w:rPr>
          <w:t>z</w:t>
        </w:r>
        <w:r w:rsidR="00F05343" w:rsidRPr="000128A3">
          <w:rPr>
            <w:lang w:val="en-GB"/>
          </w:rPr>
          <w:t xml:space="preserve">ation </w:t>
        </w:r>
      </w:ins>
      <w:r w:rsidRPr="000128A3">
        <w:rPr>
          <w:lang w:val="en-GB"/>
        </w:rPr>
        <w:t xml:space="preserve">levels were complemented in the scientific literature by alternative trajectories that assumed a delayed onset of climate change mitigation action (Figure 1.28; </w:t>
      </w:r>
      <w:r>
        <w:fldChar w:fldCharType="begin" w:fldLock="1"/>
      </w:r>
      <w:r w:rsidR="00E81B0B">
        <w:rPr>
          <w:lang w:val="en-GB"/>
        </w:rPr>
        <w:instrText>ADDIN CSL_CITATION { "citationItems" : [ { "id" : "ITEM-1", "itemData" : { "DOI" : "10.1038/379240a0", "ISBN" : "0028-0836", "ISSN" : "00280836", "abstract" : "THE ultimate goal of the UN Framework Convention on Climate Change is to achieve ''stabilization of greenhouse gas concentrations...at a level that would prevent dangerous anthropogenic interference,vith the climate system''. With the concentration targets yet to be determined, Working Group I of the Intergovernmental Panel on Climate Change developed a set of illustrative pathways for stabilizing the atmospheric CO2 concentration at 350, 450, 550, 650 and 750 p.p.m.v. over the next few hundred years(1,2). But no attempt was made to determine whether the implied emissions might constitute a realistic transition away from the current heavy dependence on fossil fuels. Here me devise new stabilization profiles that explicitly (albeit qualitatively) incorporate considerations of the global economic system, estimate the corresponding anthropogenic emissions requirements, and assess the significance of the profiles in terms of global-mean temperature and sea level changes. Our findings raise a number of important issues for those engaged in climate-change policy making, particularly with regard to the optimal timing of mitigation measures.", "author" : [ { "dropping-particle" : "", "family" : "Wigley", "given" : "T. M.L.", "non-dropping-particle" : "", "parse-names" : false, "suffix" : "" }, { "dropping-particle" : "", "family" : "Richels", "given" : "R.", "non-dropping-particle" : "", "parse-names" : false, "suffix" : "" }, { "dropping-particle" : "", "family" : "Edmonds", "given" : "J. A.", "non-dropping-particle" : "", "parse-names" : false, "suffix" : "" } ], "container-title" : "Nature", "id" : "ITEM-1", "issue" : "6562", "issued" : { "date-parts" : [ [ "1996" ] ] }, "page" : "240-243", "title" : "Economic and environmental choices in the stabilization of atmospheric CO2concentrations", "translator" : [ { "dropping-particle" : "", "family" : "H3461", "given" : "", "non-dropping-particle" : "", "parse-names" : false, "suffix" : "" } ], "type" : "article-journal", "volume" : "379" }, "uris" : [ "http://www.mendeley.com/documents/?uuid=199beba0-b61a-4bc5-9a2b-38167913c07d" ] } ], "mendeley" : { "formattedCitation" : "(Wigley et al., 1996)", "manualFormatting" : "Wigley et al., 1996)", "plainTextFormattedCitation" : "(Wigley et al., 1996)", "previouslyFormattedCitation" : "(Wigley et al., 1996)" }, "properties" : { "noteIndex" : 0 }, "schema" : "https://github.com/citation-style-language/schema/raw/master/csl-citation.json" }</w:instrText>
      </w:r>
      <w:r>
        <w:fldChar w:fldCharType="separate"/>
      </w:r>
      <w:ins w:id="7193" w:author="Robin Matthews" w:date="2021-05-18T16:08:00Z">
        <w:r w:rsidR="00602365">
          <w:rPr>
            <w:noProof/>
            <w:lang w:val="en-GB"/>
          </w:rPr>
          <w:t>Wigley et al., 1996)</w:t>
        </w:r>
      </w:ins>
      <w:del w:id="7194" w:author="Robin Matthews" w:date="2021-05-18T16:08:00Z">
        <w:r w:rsidRPr="000128A3" w:rsidDel="00602365">
          <w:rPr>
            <w:noProof/>
            <w:lang w:val="en-GB"/>
          </w:rPr>
          <w:delText>Wigley et al., 1996)</w:delText>
        </w:r>
      </w:del>
      <w:r>
        <w:fldChar w:fldCharType="end"/>
      </w:r>
      <w:r w:rsidRPr="000128A3">
        <w:rPr>
          <w:lang w:val="en-GB"/>
        </w:rPr>
        <w:t>.</w:t>
      </w:r>
    </w:p>
    <w:p w14:paraId="178A59CE" w14:textId="77777777" w:rsidR="006409E5" w:rsidRPr="000128A3" w:rsidRDefault="006409E5" w:rsidP="006409E5">
      <w:pPr>
        <w:pStyle w:val="AR6BodyText"/>
        <w:rPr>
          <w:rFonts w:ascii="Arial" w:eastAsia="Arial" w:hAnsi="Arial" w:cs="Arial"/>
          <w:color w:val="000000"/>
          <w:lang w:val="en-GB"/>
        </w:rPr>
      </w:pPr>
    </w:p>
    <w:p w14:paraId="31A3F4E0" w14:textId="437B0148" w:rsidR="006409E5" w:rsidRPr="000128A3" w:rsidRDefault="006409E5" w:rsidP="006409E5">
      <w:pPr>
        <w:pStyle w:val="AR6BodyText"/>
        <w:rPr>
          <w:lang w:val="en-GB"/>
        </w:rPr>
      </w:pPr>
      <w:r w:rsidRPr="000128A3">
        <w:rPr>
          <w:lang w:val="en-GB"/>
        </w:rPr>
        <w:t xml:space="preserve">By 2000, the IPCC Special Report on Emission Scenarios (SRES) produced the SRES scenarios </w:t>
      </w:r>
      <w:r>
        <w:fldChar w:fldCharType="begin" w:fldLock="1"/>
      </w:r>
      <w:r w:rsidR="00A94565">
        <w:rPr>
          <w:lang w:val="en-GB"/>
        </w:rPr>
        <w:instrText>ADDIN CSL_CITATION { "citationItems" : [ { "id" : "ITEM-1", "itemData" : { "DOI" : "https://www.ipcc.ch/report/emissions-scenarios", "ISBN" : "0521800811", "author" : [ { "dropping-particle" : "", "family" : "IPCC", "given" : "", "non-dropping-particle" : "", "parse-names" : false, "suffix" : "" } ], "editor" : [ { "dropping-particle" : "", "family" : "Naki\u0107enovi\u0107", "given" : "Neboj\u0161a", "non-dropping-particle" : "", "parse-names" : false, "suffix" : "" }, { "dropping-particle" : "", "family" : "Swart", "given" : "Robert", "non-dropping-particle" : "", "parse-names" : false, "suffix" : "" } ], "id" : "ITEM-1", "issued" : { "date-parts" : [ [ "2000" ] ] }, "number-of-pages" : "570", "publisher" : "Cambridge University Press", "publisher-place" : "Cambridge, United Kingdom and New York, NY, USA", "title" : "Special Report on Emissions Scenarios. A Special Report of Working Group III of the Intergovernmental Panel on Climate Change", "translator" : [ { "dropping-particle" : "", "family" : "H4268", "given" : "Rt12", "non-dropping-particle" : "", "parse-names" : false, "suffix" : "" } ], "type" : "report" }, "uris" : [ "http://www.mendeley.com/documents/?uuid=2232003e-023c-4958-8459-55408b44e373" ] } ], "mendeley" : { "formattedCitation" : "(IPCC, 2000)", "plainTextFormattedCitation" : "(IPCC, 2000)", "previouslyFormattedCitation" : "(IPCC, 2000)" }, "properties" : { "noteIndex" : 0 }, "schema" : "https://github.com/citation-style-language/schema/raw/master/csl-citation.json" }</w:instrText>
      </w:r>
      <w:r>
        <w:fldChar w:fldCharType="separate"/>
      </w:r>
      <w:ins w:id="7195" w:author="Robin Matthews" w:date="2021-05-18T16:08:00Z">
        <w:r w:rsidR="00602365">
          <w:rPr>
            <w:noProof/>
            <w:lang w:val="en-GB"/>
          </w:rPr>
          <w:t>(IPCC, 2000)</w:t>
        </w:r>
      </w:ins>
      <w:del w:id="7196" w:author="Robin Matthews" w:date="2021-05-18T16:08:00Z">
        <w:r w:rsidRPr="000128A3" w:rsidDel="00602365">
          <w:rPr>
            <w:noProof/>
            <w:lang w:val="en-GB"/>
          </w:rPr>
          <w:delText>(IPCC, 2000)</w:delText>
        </w:r>
      </w:del>
      <w:r>
        <w:fldChar w:fldCharType="end"/>
      </w:r>
      <w:r w:rsidRPr="000128A3">
        <w:rPr>
          <w:lang w:val="en-GB"/>
        </w:rPr>
        <w:t>, albeit without assuming any climate</w:t>
      </w:r>
      <w:del w:id="7197" w:author="Ian Blenkinsop" w:date="2021-07-09T13:53:00Z">
        <w:r w:rsidRPr="000128A3" w:rsidDel="00F05343">
          <w:rPr>
            <w:lang w:val="en-GB"/>
          </w:rPr>
          <w:delText>-</w:delText>
        </w:r>
      </w:del>
      <w:ins w:id="7198" w:author="Ian Blenkinsop" w:date="2021-07-09T13:53:00Z">
        <w:r w:rsidR="00F05343">
          <w:rPr>
            <w:lang w:val="en-GB"/>
          </w:rPr>
          <w:t xml:space="preserve"> </w:t>
        </w:r>
      </w:ins>
      <w:r w:rsidRPr="000128A3">
        <w:rPr>
          <w:lang w:val="en-GB"/>
        </w:rPr>
        <w:t>policy-induced mitigation. The four broad groups of SRES scenarios (scenario ‘families’)</w:t>
      </w:r>
      <w:ins w:id="7199" w:author="Ian Blenkinsop" w:date="2021-07-09T13:54:00Z">
        <w:r w:rsidR="00855727">
          <w:rPr>
            <w:lang w:val="en-GB"/>
          </w:rPr>
          <w:t xml:space="preserve"> –</w:t>
        </w:r>
      </w:ins>
      <w:r w:rsidRPr="000128A3">
        <w:rPr>
          <w:lang w:val="en-GB"/>
        </w:rPr>
        <w:t xml:space="preserve"> A1, A2, B1 and B2 </w:t>
      </w:r>
      <w:ins w:id="7200" w:author="Ian Blenkinsop" w:date="2021-07-09T13:54:00Z">
        <w:r w:rsidR="00855727">
          <w:rPr>
            <w:lang w:val="en-GB"/>
          </w:rPr>
          <w:t xml:space="preserve">– </w:t>
        </w:r>
      </w:ins>
      <w:r w:rsidRPr="000128A3">
        <w:rPr>
          <w:lang w:val="en-GB"/>
        </w:rPr>
        <w:t xml:space="preserve">were the first scenarios to emphasize socio-economic scenario storylines, and also first to emphasize other </w:t>
      </w:r>
      <w:del w:id="7201" w:author="Ian Blenkinsop" w:date="2021-07-09T13:54:00Z">
        <w:r w:rsidRPr="000128A3" w:rsidDel="00855727">
          <w:rPr>
            <w:lang w:val="en-GB"/>
          </w:rPr>
          <w:delText>greenhouse gases</w:delText>
        </w:r>
      </w:del>
      <w:ins w:id="7202" w:author="Ian Blenkinsop" w:date="2021-07-09T13:54:00Z">
        <w:r w:rsidR="00855727">
          <w:rPr>
            <w:lang w:val="en-GB"/>
          </w:rPr>
          <w:t>GHGs</w:t>
        </w:r>
      </w:ins>
      <w:r w:rsidRPr="000128A3">
        <w:rPr>
          <w:lang w:val="en-GB"/>
        </w:rPr>
        <w:t xml:space="preserve">, </w:t>
      </w:r>
      <w:del w:id="7203" w:author="Ian Blenkinsop" w:date="2021-07-09T13:54:00Z">
        <w:r w:rsidRPr="000128A3" w:rsidDel="00855727">
          <w:rPr>
            <w:lang w:val="en-GB"/>
          </w:rPr>
          <w:delText>land</w:delText>
        </w:r>
        <w:r w:rsidR="00C1628A" w:rsidRPr="000128A3" w:rsidDel="00855727">
          <w:rPr>
            <w:lang w:val="en-GB"/>
          </w:rPr>
          <w:delText xml:space="preserve"> </w:delText>
        </w:r>
      </w:del>
      <w:ins w:id="7204" w:author="Ian Blenkinsop" w:date="2021-07-09T13:54:00Z">
        <w:r w:rsidR="00855727" w:rsidRPr="000128A3">
          <w:rPr>
            <w:lang w:val="en-GB"/>
          </w:rPr>
          <w:t>land</w:t>
        </w:r>
        <w:r w:rsidR="00855727">
          <w:rPr>
            <w:lang w:val="en-GB"/>
          </w:rPr>
          <w:t>-</w:t>
        </w:r>
      </w:ins>
      <w:r w:rsidRPr="000128A3">
        <w:rPr>
          <w:lang w:val="en-GB"/>
        </w:rPr>
        <w:t xml:space="preserve">use change and aerosols. Represented by three scenarios for the high-growth A1 scenario family, those 6 SRES scenarios (A1FI, A1B, A1T, A2, B1, and B2) can still sometimes be found in today’s climate impact literature. The void of missing climate change mitigation scenarios was filled by a range of community exercises, including the so-called </w:t>
      </w:r>
      <w:ins w:id="7205" w:author="Ian Blenkinsop" w:date="2021-07-09T13:55:00Z">
        <w:r w:rsidR="00855727">
          <w:rPr>
            <w:lang w:val="en-GB"/>
          </w:rPr>
          <w:t>‘</w:t>
        </w:r>
      </w:ins>
      <w:r w:rsidRPr="000128A3">
        <w:rPr>
          <w:lang w:val="en-GB"/>
        </w:rPr>
        <w:t>post-SRES scenarios</w:t>
      </w:r>
      <w:ins w:id="7206" w:author="Ian Blenkinsop" w:date="2021-07-09T13:55:00Z">
        <w:r w:rsidR="00855727">
          <w:rPr>
            <w:lang w:val="en-GB"/>
          </w:rPr>
          <w:t>’</w:t>
        </w:r>
      </w:ins>
      <w:r w:rsidRPr="000128A3">
        <w:rPr>
          <w:lang w:val="en-GB"/>
        </w:rPr>
        <w:t xml:space="preserve"> </w:t>
      </w:r>
      <w:r>
        <w:fldChar w:fldCharType="begin" w:fldLock="1"/>
      </w:r>
      <w:r w:rsidR="00E81B0B">
        <w:rPr>
          <w:lang w:val="en-GB"/>
        </w:rPr>
        <w:instrText>ADDIN CSL_CITATION { "citationItems" : [ { "id" : "ITEM-1", "itemData" : { "DOI" : "10.1016/S0959-3780(02)00039-0", "ISSN" : "0959-3780", "author" : [ { "dropping-particle" : "", "family" : "Swart", "given" : "R", "non-dropping-particle" : "", "parse-names" : false, "suffix" : "" }, { "dropping-particle" : "", "family" : "Mitchell", "given" : "J", "non-dropping-particle" : "", "parse-names" : false, "suffix" : "" }, { "dropping-particle" : "", "family" : "Morita", "given" : "T", "non-dropping-particle" : "", "parse-names" : false, "suffix" : "" }, { "dropping-particle" : "", "family" : "Raper", "given" : "S", "non-dropping-particle" : "", "parse-names" : false, "suffix" : "" } ], "container-title" : "Global Environmental Change", "id" : "ITEM-1", "issue" : "3", "issued" : { "date-parts" : [ [ "2002", "10", "1" ] ] }, "page" : "155-165", "publisher" : "Pergamon", "title" : "Stabilisation scenarios for climate impact assessment", "translator" : [ { "dropping-particle" : "", "family" : "H3240", "given" : "", "non-dropping-particle" : "", "parse-names" : false, "suffix" : "" } ], "type" : "article-journal", "volume" : "12" }, "uris" : [ "http://www.mendeley.com/documents/?uuid=220abbc6-a465-3012-ae2e-5398ad7bacf5" ] } ], "mendeley" : { "formattedCitation" : "(Swart et al., 2002)", "plainTextFormattedCitation" : "(Swart et al., 2002)", "previouslyFormattedCitation" : "(Swart et al., 2002)" }, "properties" : { "noteIndex" : 0 }, "schema" : "https://github.com/citation-style-language/schema/raw/master/csl-citation.json" }</w:instrText>
      </w:r>
      <w:r>
        <w:fldChar w:fldCharType="separate"/>
      </w:r>
      <w:ins w:id="7207" w:author="Robin Matthews" w:date="2021-05-18T16:08:00Z">
        <w:r w:rsidR="00602365">
          <w:rPr>
            <w:noProof/>
            <w:lang w:val="en-GB"/>
          </w:rPr>
          <w:t>(Swart et al., 2002)</w:t>
        </w:r>
      </w:ins>
      <w:del w:id="7208" w:author="Robin Matthews" w:date="2021-05-18T16:08:00Z">
        <w:r w:rsidRPr="000128A3" w:rsidDel="00602365">
          <w:rPr>
            <w:noProof/>
            <w:lang w:val="en-GB"/>
          </w:rPr>
          <w:delText>(Swart et al., 2002)</w:delText>
        </w:r>
      </w:del>
      <w:r>
        <w:fldChar w:fldCharType="end"/>
      </w:r>
      <w:r w:rsidRPr="000128A3">
        <w:rPr>
          <w:lang w:val="en-GB"/>
        </w:rPr>
        <w:t xml:space="preserve">. </w:t>
      </w:r>
    </w:p>
    <w:p w14:paraId="79F60253" w14:textId="77777777" w:rsidR="006409E5" w:rsidRPr="000128A3" w:rsidRDefault="006409E5" w:rsidP="006409E5">
      <w:pPr>
        <w:pStyle w:val="AR6BodyText"/>
        <w:rPr>
          <w:rFonts w:ascii="Arial" w:eastAsia="Arial" w:hAnsi="Arial" w:cs="Arial"/>
          <w:color w:val="000000"/>
          <w:lang w:val="en-GB"/>
        </w:rPr>
      </w:pPr>
    </w:p>
    <w:p w14:paraId="6DC418E5" w14:textId="12F28A9E" w:rsidR="006409E5" w:rsidRPr="000128A3" w:rsidRDefault="006409E5" w:rsidP="006409E5">
      <w:pPr>
        <w:pStyle w:val="AR6BodyText"/>
        <w:rPr>
          <w:lang w:val="en-GB"/>
        </w:rPr>
      </w:pPr>
      <w:bookmarkStart w:id="7209" w:name="_Hlk66792527"/>
      <w:bookmarkEnd w:id="7183"/>
      <w:r w:rsidRPr="000128A3">
        <w:rPr>
          <w:lang w:val="en-GB"/>
        </w:rPr>
        <w:t xml:space="preserve">The RCP scenarios </w:t>
      </w:r>
      <w:r>
        <w:fldChar w:fldCharType="begin" w:fldLock="1"/>
      </w:r>
      <w:r w:rsidR="00E81B0B">
        <w:rPr>
          <w:lang w:val="en-GB"/>
        </w:rPr>
        <w:instrText>ADDIN CSL_CITATION { "citationItems" : [ { "id" : "ITEM-1", "itemData" : { "DOI" : "10.1007/s10584-011-0148-z", "ISSN" : "0165-0009", "author" : [ { "dropping-particle" : "", "family" : "Vuuren", "given" : "Detlef P.", "non-dropping-particle" : "van", "parse-names" : false, "suffix" : "" }, { "dropping-particle" : "", "family" : "Edmonds", "given" : "Jae", "non-dropping-particle" : "", "parse-names" : false, "suffix" : "" }, { "dropping-particle" : "", "family" : "Kainuma", "given" : "Mikiko", "non-dropping-particle" : "", "parse-names" : false, "suffix" : "" }, { "dropping-particle" : "", "family" : "Riahi", "given" : "Keywan", "non-dropping-particle" : "", "parse-names" : false, "suffix" : "" }, { "dropping-particle" : "", "family" : "Thomson", "given" : "Allison", "non-dropping-particle" : "", "parse-names" : false, "suffix" : "" }, { "dropping-particle" : "", "family" : "Hibbard", "given" : "Kathy", "non-dropping-particle" : "", "parse-names" : false, "suffix" : "" }, { "dropping-particle" : "", "family" : "Hurtt", "given" : "George C.", "non-dropping-particle" : "", "parse-names" : false, "suffix" : "" }, { "dropping-particle" : "", "family" : "Kram", "given" : "Tom", "non-dropping-particle" : "", "parse-names" : false, "suffix" : "" }, { "dropping-particle" : "", "family" : "Krey", "given" : "Volker", "non-dropping-particle" : "", "parse-names" : false, "suffix" : "" }, { "dropping-particle" : "", "family" : "Lamarque", "given" : "Jean-Francois", "non-dropping-particle" : "", "parse-names" : false, "suffix" : "" }, { "dropping-particle" : "", "family" : "Masui", "given" : "Toshihiko", "non-dropping-particle" : "", "parse-names" : false, "suffix" : "" }, { "dropping-particle" : "", "family" : "Meinshausen", "given" : "Malte", "non-dropping-particle" : "", "parse-names" : false, "suffix" : "" }, { "dropping-particle" : "", "family" : "Nakicenovic", "given" : "Nebojsa", "non-dropping-particle" : "", "parse-names" : false, "suffix" : "" }, { "dropping-particle" : "", "family" : "Smith", "given" : "Steven J.", "non-dropping-particle" : "", "parse-names" : false, "suffix" : "" }, { "dropping-particle" : "", "family" : "Rose", "given" : "Steven K.", "non-dropping-particle" : "", "parse-names" : false, "suffix" : "" } ], "container-title" : "Climatic Change", "id" : "ITEM-1", "issue" : "1-2", "issued" : { "date-parts" : [ [ "2011", "11", "5" ] ] }, "page" : "5-31", "publisher" : "Springer Netherlands", "title" : "The representative concentration pathways: an overview", "translator" : [ { "dropping-particle" : "", "family" : "H2768", "given" : "", "non-dropping-particle" : "", "parse-names" : false, "suffix" : "" } ], "type" : "article-journal", "volume" : "109" }, "uris" : [ "http://www.mendeley.com/documents/?uuid=eb93b919-82cb-3a7b-b19f-a237ed7c9d3e" ] } ], "mendeley" : { "formattedCitation" : "(van Vuuren et al., 2011)", "manualFormatting" : "(van Vuuren et al., 2011)", "plainTextFormattedCitation" : "(van Vuuren et al., 2011)", "previouslyFormattedCitation" : "(van Vuuren et al., 2011)" }, "properties" : { "noteIndex" : 0 }, "schema" : "https://github.com/citation-style-language/schema/raw/master/csl-citation.json" }</w:instrText>
      </w:r>
      <w:r>
        <w:fldChar w:fldCharType="separate"/>
      </w:r>
      <w:ins w:id="7210" w:author="Robin Matthews" w:date="2021-05-18T16:08:00Z">
        <w:r w:rsidR="00602365">
          <w:rPr>
            <w:noProof/>
            <w:lang w:val="en-GB"/>
          </w:rPr>
          <w:t>(van Vuuren et al., 2011)</w:t>
        </w:r>
      </w:ins>
      <w:del w:id="7211" w:author="Robin Matthews" w:date="2021-05-18T16:08:00Z">
        <w:r w:rsidRPr="000128A3" w:rsidDel="00602365">
          <w:rPr>
            <w:noProof/>
            <w:lang w:val="en-GB"/>
          </w:rPr>
          <w:delText>(van Vuuren et al., 2011)</w:delText>
        </w:r>
      </w:del>
      <w:r>
        <w:fldChar w:fldCharType="end"/>
      </w:r>
      <w:r w:rsidRPr="000128A3">
        <w:rPr>
          <w:lang w:val="en-GB"/>
        </w:rPr>
        <w:t xml:space="preserve"> then broke new ground by providing </w:t>
      </w:r>
      <w:del w:id="7212" w:author="Ian Blenkinsop" w:date="2021-07-09T13:58:00Z">
        <w:r w:rsidRPr="000128A3" w:rsidDel="00855727">
          <w:rPr>
            <w:lang w:val="en-GB"/>
          </w:rPr>
          <w:delText xml:space="preserve">low </w:delText>
        </w:r>
      </w:del>
      <w:ins w:id="7213" w:author="Ian Blenkinsop" w:date="2021-07-09T13:58:00Z">
        <w:r w:rsidR="00855727" w:rsidRPr="000128A3">
          <w:rPr>
            <w:lang w:val="en-GB"/>
          </w:rPr>
          <w:t>low</w:t>
        </w:r>
        <w:r w:rsidR="00855727">
          <w:rPr>
            <w:lang w:val="en-GB"/>
          </w:rPr>
          <w:t>-</w:t>
        </w:r>
      </w:ins>
      <w:r w:rsidRPr="000128A3">
        <w:rPr>
          <w:lang w:val="en-GB"/>
        </w:rPr>
        <w:t>emission</w:t>
      </w:r>
      <w:ins w:id="7214" w:author="Ian Blenkinsop" w:date="2021-07-09T13:58:00Z">
        <w:r w:rsidR="00855727">
          <w:rPr>
            <w:lang w:val="en-GB"/>
          </w:rPr>
          <w:t>s</w:t>
        </w:r>
      </w:ins>
      <w:r w:rsidRPr="000128A3">
        <w:rPr>
          <w:lang w:val="en-GB"/>
        </w:rPr>
        <w:t xml:space="preserve"> pathways that implied strong climate change mitigation</w:t>
      </w:r>
      <w:ins w:id="7215" w:author="Ian Blenkinsop" w:date="2021-07-09T13:58:00Z">
        <w:r w:rsidR="00855727">
          <w:rPr>
            <w:lang w:val="en-GB"/>
          </w:rPr>
          <w:t>,</w:t>
        </w:r>
      </w:ins>
      <w:r w:rsidRPr="000128A3">
        <w:rPr>
          <w:lang w:val="en-GB"/>
        </w:rPr>
        <w:t xml:space="preserve"> including an example with negative CO</w:t>
      </w:r>
      <w:r w:rsidRPr="000128A3">
        <w:rPr>
          <w:vertAlign w:val="subscript"/>
          <w:lang w:val="en-GB"/>
        </w:rPr>
        <w:t>2</w:t>
      </w:r>
      <w:r w:rsidRPr="000128A3">
        <w:rPr>
          <w:lang w:val="en-GB"/>
        </w:rPr>
        <w:t xml:space="preserve"> emissions on a large scale, namely RCP2.6. As shown in Figure 1.28, the upper end of the scenario range has not substantially shifted. Building on the SRES multi-gas scenarios, the RCPs include time series of emissions and concentrations of the full suite of </w:t>
      </w:r>
      <w:del w:id="7216" w:author="Ian Blenkinsop" w:date="2021-07-09T13:58:00Z">
        <w:r w:rsidRPr="000128A3" w:rsidDel="00855727">
          <w:rPr>
            <w:lang w:val="en-GB"/>
          </w:rPr>
          <w:delText>greenhouse gases</w:delText>
        </w:r>
      </w:del>
      <w:ins w:id="7217" w:author="Ian Blenkinsop" w:date="2021-07-09T13:58:00Z">
        <w:r w:rsidR="00855727">
          <w:rPr>
            <w:lang w:val="en-GB"/>
          </w:rPr>
          <w:t>GHGs</w:t>
        </w:r>
      </w:ins>
      <w:del w:id="7218" w:author="Ian Blenkinsop" w:date="2021-07-09T13:58:00Z">
        <w:r w:rsidRPr="000128A3" w:rsidDel="00855727">
          <w:rPr>
            <w:lang w:val="en-GB"/>
          </w:rPr>
          <w:delText xml:space="preserve"> and</w:delText>
        </w:r>
      </w:del>
      <w:ins w:id="7219" w:author="Ian Blenkinsop" w:date="2021-07-09T13:58:00Z">
        <w:r w:rsidR="00855727">
          <w:rPr>
            <w:lang w:val="en-GB"/>
          </w:rPr>
          <w:t>,</w:t>
        </w:r>
      </w:ins>
      <w:r w:rsidRPr="000128A3">
        <w:rPr>
          <w:lang w:val="en-GB"/>
        </w:rPr>
        <w:t xml:space="preserve"> aerosols and chemically active gases, as well as land use and land cover </w:t>
      </w:r>
      <w:r>
        <w:fldChar w:fldCharType="begin" w:fldLock="1"/>
      </w:r>
      <w:r w:rsidR="00E14AAC">
        <w:rPr>
          <w:lang w:val="en-GB"/>
        </w:rPr>
        <w:instrText>ADDIN CSL_CITATION { "citationItems" : [ { "id" : "ITEM-1", "itemData" : { "DOI" : "10.1038/nature08823", "author" : [ { "dropping-particle" : "", "family" : "Moss", "given" : "Richard H", "non-dropping-particle" : "", "parse-names" : false, "suffix" : "" }, { "dropping-particle" : "", "family" : "Edmonds", "given" : "Jae A", "non-dropping-particle" : "", "parse-names" : false, "suffix" : "" }, { "dropping-particle" : "", "family" : "Hibbard", "given" : "Kathy A", "non-dropping-particle" : "", "parse-names" : false, "suffix" : "" }, { "dropping-particle" : "", "family" : "Manning", "given" : "Martin R", "non-dropping-particle" : "", "parse-names" : false, "suffix" : "" }, { "dropping-particle" : "", "family" : "Rose", "given" : "Steven K", "non-dropping-particle" : "", "parse-names" : false, "suffix" : "" }, { "dropping-particle" : "", "family" : "Vuuren", "given" : "Detlef P", "non-dropping-particle" : "van", "parse-names" : false, "suffix" : "" }, { "dropping-particle" : "", "family" : "Carter", "given" : "Timothy R", "non-dropping-particle" : "", "parse-names" : false, "suffix" : "" }, { "dropping-particle" : "", "family" : "Emori", "given" : "Seita", "non-dropping-particle" : "", "parse-names" : false, "suffix" : "" }, { "dropping-particle" : "", "family" : "Kainuma", "given" : "Mikiko", "non-dropping-particle" : "", "parse-names" : false, "suffix" : "" }, { "dropping-particle" : "", "family" : "Kram", "given" : "Tom", "non-dropping-particle" : "", "parse-names" : false, "suffix" : "" }, { "dropping-particle" : "", "family" : "Meehl", "given" : "Gerald A", "non-dropping-particle" : "", "parse-names" : false, "suffix" : "" }, { "dropping-particle" : "", "family" : "Mitchell", "given" : "John F B", "non-dropping-particle" : "", "parse-names" : false, "suffix" : "" }, { "dropping-particle" : "", "family" : "Nakicenovic", "given" : "Nebojsa", "non-dropping-particle" : "", "parse-names" : false, "suffix" : "" }, { "dropping-particle" : "", "family" : "Riahi", "given" : "Keywan", "non-dropping-particle" : "", "parse-names" : false, "suffix" : "" }, { "dropping-particle" : "", "family" : "Smith", "given" : "Steven J", "non-dropping-particle" : "", "parse-names" : false, "suffix" : "" }, { "dropping-particle" : "", "family" : "Stouffer", "given" : "Ronald J", "non-dropping-particle" : "", "parse-names" : false, "suffix" : "" }, { "dropping-particle" : "", "family" : "Thomson", "given" : "Allison M", "non-dropping-particle" : "", "parse-names" : false, "suffix" : "" }, { "dropping-particle" : "", "family" : "Weyant", "given" : "John P", "non-dropping-particle" : "", "parse-names" : false, "suffix" : "" }, { "dropping-particle" : "", "family" : "Wilbanks", "given" : "Thomas J", "non-dropping-particle" : "", "parse-names" : false, "suffix" : "" } ], "container-title" : "Nature", "id" : "ITEM-1", "issued" : { "date-parts" : [ [ "2010", "2", "11" ] ] }, "page" : "747", "publisher" : "Macmillan Publishers Limited. All rights reserved", "title" : "The next generation of scenarios for climate change research and assessment", "translator" : [ { "dropping-particle" : "", "family" : "H203", "given" : "", "non-dropping-particle" : "", "parse-names" : false, "suffix" : "" } ], "type" : "article-journal", "volume" : "463" }, "uris" : [ "http://www.mendeley.com/documents/?uuid=b7bbe3df-890b-42bb-b41b-5d3e1a9e7d1f" ] } ], "mendeley" : { "formattedCitation" : "(Moss et al., 2010)", "plainTextFormattedCitation" : "(Moss et al., 2010)", "previouslyFormattedCitation" : "(Moss et al., 2010)" }, "properties" : { "noteIndex" : 0 }, "schema" : "https://github.com/citation-style-language/schema/raw/master/csl-citation.json" }</w:instrText>
      </w:r>
      <w:r>
        <w:fldChar w:fldCharType="separate"/>
      </w:r>
      <w:ins w:id="7220" w:author="Robin Matthews" w:date="2021-05-18T16:08:00Z">
        <w:r w:rsidR="00602365">
          <w:rPr>
            <w:noProof/>
            <w:lang w:val="en-GB"/>
          </w:rPr>
          <w:t>(Moss et al., 2010)</w:t>
        </w:r>
      </w:ins>
      <w:del w:id="7221" w:author="Robin Matthews" w:date="2021-05-18T16:08:00Z">
        <w:r w:rsidRPr="000128A3" w:rsidDel="00602365">
          <w:rPr>
            <w:noProof/>
            <w:lang w:val="en-GB"/>
          </w:rPr>
          <w:delText>(Moss et al., 2010)</w:delText>
        </w:r>
      </w:del>
      <w:r>
        <w:fldChar w:fldCharType="end"/>
      </w:r>
      <w:r w:rsidRPr="000128A3">
        <w:rPr>
          <w:lang w:val="en-GB"/>
        </w:rPr>
        <w:t xml:space="preserve">. The word ‘representative’ signifies that each RCP is only one of many possible scenarios that would lead to the specific radiative forcing characteristics. The term </w:t>
      </w:r>
      <w:ins w:id="7222" w:author="Ian Blenkinsop" w:date="2021-07-09T13:59:00Z">
        <w:r w:rsidR="00855727">
          <w:rPr>
            <w:lang w:val="en-GB"/>
          </w:rPr>
          <w:t>‘</w:t>
        </w:r>
      </w:ins>
      <w:r w:rsidRPr="000128A3">
        <w:rPr>
          <w:lang w:val="en-GB"/>
        </w:rPr>
        <w:t>pathway</w:t>
      </w:r>
      <w:ins w:id="7223" w:author="Ian Blenkinsop" w:date="2021-07-09T13:59:00Z">
        <w:r w:rsidR="00855727">
          <w:rPr>
            <w:lang w:val="en-GB"/>
          </w:rPr>
          <w:t>’</w:t>
        </w:r>
      </w:ins>
      <w:r w:rsidRPr="000128A3">
        <w:rPr>
          <w:lang w:val="en-GB"/>
        </w:rPr>
        <w:t xml:space="preserve"> emphasizes that not only the long-term concentration levels are of interest, but also the trajectory taken over time to reach that outcome </w:t>
      </w:r>
      <w:r>
        <w:fldChar w:fldCharType="begin" w:fldLock="1"/>
      </w:r>
      <w:r w:rsidR="00E14AAC">
        <w:rPr>
          <w:lang w:val="en-GB"/>
        </w:rPr>
        <w:instrText>ADDIN CSL_CITATION { "citationItems" : [ { "id" : "ITEM-1", "itemData" : { "DOI" : "10.1038/nature08823", "author" : [ { "dropping-particle" : "", "family" : "Moss", "given" : "Richard H", "non-dropping-particle" : "", "parse-names" : false, "suffix" : "" }, { "dropping-particle" : "", "family" : "Edmonds", "given" : "Jae A", "non-dropping-particle" : "", "parse-names" : false, "suffix" : "" }, { "dropping-particle" : "", "family" : "Hibbard", "given" : "Kathy A", "non-dropping-particle" : "", "parse-names" : false, "suffix" : "" }, { "dropping-particle" : "", "family" : "Manning", "given" : "Martin R", "non-dropping-particle" : "", "parse-names" : false, "suffix" : "" }, { "dropping-particle" : "", "family" : "Rose", "given" : "Steven K", "non-dropping-particle" : "", "parse-names" : false, "suffix" : "" }, { "dropping-particle" : "", "family" : "Vuuren", "given" : "Detlef P", "non-dropping-particle" : "van", "parse-names" : false, "suffix" : "" }, { "dropping-particle" : "", "family" : "Carter", "given" : "Timothy R", "non-dropping-particle" : "", "parse-names" : false, "suffix" : "" }, { "dropping-particle" : "", "family" : "Emori", "given" : "Seita", "non-dropping-particle" : "", "parse-names" : false, "suffix" : "" }, { "dropping-particle" : "", "family" : "Kainuma", "given" : "Mikiko", "non-dropping-particle" : "", "parse-names" : false, "suffix" : "" }, { "dropping-particle" : "", "family" : "Kram", "given" : "Tom", "non-dropping-particle" : "", "parse-names" : false, "suffix" : "" }, { "dropping-particle" : "", "family" : "Meehl", "given" : "Gerald A", "non-dropping-particle" : "", "parse-names" : false, "suffix" : "" }, { "dropping-particle" : "", "family" : "Mitchell", "given" : "John F B", "non-dropping-particle" : "", "parse-names" : false, "suffix" : "" }, { "dropping-particle" : "", "family" : "Nakicenovic", "given" : "Nebojsa", "non-dropping-particle" : "", "parse-names" : false, "suffix" : "" }, { "dropping-particle" : "", "family" : "Riahi", "given" : "Keywan", "non-dropping-particle" : "", "parse-names" : false, "suffix" : "" }, { "dropping-particle" : "", "family" : "Smith", "given" : "Steven J", "non-dropping-particle" : "", "parse-names" : false, "suffix" : "" }, { "dropping-particle" : "", "family" : "Stouffer", "given" : "Ronald J", "non-dropping-particle" : "", "parse-names" : false, "suffix" : "" }, { "dropping-particle" : "", "family" : "Thomson", "given" : "Allison M", "non-dropping-particle" : "", "parse-names" : false, "suffix" : "" }, { "dropping-particle" : "", "family" : "Weyant", "given" : "John P", "non-dropping-particle" : "", "parse-names" : false, "suffix" : "" }, { "dropping-particle" : "", "family" : "Wilbanks", "given" : "Thomas J", "non-dropping-particle" : "", "parse-names" : false, "suffix" : "" } ], "container-title" : "Nature", "id" : "ITEM-1", "issued" : { "date-parts" : [ [ "2010", "2", "11" ] ] }, "page" : "747", "publisher" : "Macmillan Publishers Limited. All rights reserved", "title" : "The next generation of scenarios for climate change research and assessment", "translator" : [ { "dropping-particle" : "", "family" : "H203", "given" : "", "non-dropping-particle" : "", "parse-names" : false, "suffix" : "" } ], "type" : "article-journal", "volume" : "463" }, "uris" : [ "http://www.mendeley.com/documents/?uuid=b7bbe3df-890b-42bb-b41b-5d3e1a9e7d1f" ] } ], "mendeley" : { "formattedCitation" : "(Moss et al., 2010)", "plainTextFormattedCitation" : "(Moss et al., 2010)", "previouslyFormattedCitation" : "(Moss et al., 2010)" }, "properties" : { "noteIndex" : 0 }, "schema" : "https://github.com/citation-style-language/schema/raw/master/csl-citation.json" }</w:instrText>
      </w:r>
      <w:r>
        <w:fldChar w:fldCharType="separate"/>
      </w:r>
      <w:ins w:id="7224" w:author="Robin Matthews" w:date="2021-05-18T16:08:00Z">
        <w:r w:rsidR="00602365">
          <w:rPr>
            <w:noProof/>
            <w:lang w:val="en-GB"/>
          </w:rPr>
          <w:t>(Moss et al., 2010)</w:t>
        </w:r>
      </w:ins>
      <w:del w:id="7225" w:author="Robin Matthews" w:date="2021-05-18T16:08:00Z">
        <w:r w:rsidRPr="000128A3" w:rsidDel="00602365">
          <w:rPr>
            <w:noProof/>
            <w:lang w:val="en-GB"/>
          </w:rPr>
          <w:delText>(Moss et al., 2010)</w:delText>
        </w:r>
      </w:del>
      <w:r>
        <w:fldChar w:fldCharType="end"/>
      </w:r>
      <w:r w:rsidRPr="000128A3">
        <w:rPr>
          <w:lang w:val="en-GB"/>
        </w:rPr>
        <w:t>. RCPs usually refer to the concentration pathway extending to 2100, for which IAMs produced corresponding emission</w:t>
      </w:r>
      <w:ins w:id="7226" w:author="Ian Blenkinsop" w:date="2021-07-09T13:59:00Z">
        <w:r w:rsidR="00855727">
          <w:rPr>
            <w:lang w:val="en-GB"/>
          </w:rPr>
          <w:t>s</w:t>
        </w:r>
      </w:ins>
      <w:r w:rsidRPr="000128A3">
        <w:rPr>
          <w:lang w:val="en-GB"/>
        </w:rPr>
        <w:t xml:space="preserve"> scenarios. Four RCPs produced from IAMs were selected from the published literature and are used in AR5 as well as in this report, spanning approximately the range from below 2°C warming to high </w:t>
      </w:r>
      <w:del w:id="7227" w:author="Ian Blenkinsop" w:date="2021-07-09T13:59:00Z">
        <w:r w:rsidRPr="000128A3" w:rsidDel="00855727">
          <w:rPr>
            <w:lang w:val="en-GB"/>
          </w:rPr>
          <w:delText>(&gt;</w:delText>
        </w:r>
      </w:del>
      <w:ins w:id="7228" w:author="Ian Blenkinsop" w:date="2021-07-09T13:59:00Z">
        <w:r w:rsidR="00855727" w:rsidRPr="000128A3">
          <w:rPr>
            <w:lang w:val="en-GB"/>
          </w:rPr>
          <w:t>(</w:t>
        </w:r>
        <w:r w:rsidR="00855727">
          <w:rPr>
            <w:lang w:val="en-GB"/>
          </w:rPr>
          <w:t xml:space="preserve">above </w:t>
        </w:r>
      </w:ins>
      <w:r w:rsidRPr="000128A3">
        <w:rPr>
          <w:lang w:val="en-GB"/>
        </w:rPr>
        <w:t xml:space="preserve">4°C) warming best-estimates by the end of the 21st century: RCP2.6, RCP4.5 and RCP6.0 and RCP8.5 (Cross-Chapter Box 1.4, Table 1). Extended Concentration Pathways (ECPs) describe extensions of the RCPs from 2100 to 2300 that were calculated </w:t>
      </w:r>
      <w:r w:rsidRPr="000128A3">
        <w:rPr>
          <w:lang w:val="en-GB"/>
        </w:rPr>
        <w:lastRenderedPageBreak/>
        <w:t xml:space="preserve">using simple rules generated by stakeholder consultations; these do not represent fully consistent scenarios </w:t>
      </w:r>
      <w:r>
        <w:fldChar w:fldCharType="begin" w:fldLock="1"/>
      </w:r>
      <w:r w:rsidR="00E81B0B">
        <w:rPr>
          <w:lang w:val="en-GB"/>
        </w:rPr>
        <w:instrText>ADDIN CSL_CITATION { "citationItems" : [ { "id" : "ITEM-1", "itemData" : { "DOI" : "10.1007/s10584-011-0156-z", "ISSN" : "0165-0009", "author" : [ { "dropping-particle" : "", "family" : "Meinshausen", "given" : "Malte", "non-dropping-particle" : "", "parse-names" : false, "suffix" : "" }, { "dropping-particle" : "", "family" : "Smith", "given" : "S. J.", "non-dropping-particle" : "", "parse-names" : false, "suffix" : "" }, { "dropping-particle" : "", "family" : "Calvin", "given" : "K.", "non-dropping-particle" : "", "parse-names" : false, "suffix" : "" }, { "dropping-particle" : "", "family" : "Daniel", "given" : "J. S.", "non-dropping-particle" : "", "parse-names" : false, "suffix" : "" }, { "dropping-particle" : "", "family" : "Kainuma", "given" : "M. L. T.", "non-dropping-particle" : "", "parse-names" : false, "suffix" : "" }, { "dropping-particle" : "", "family" : "Lamarque", "given" : "J-F.", "non-dropping-particle" : "", "parse-names" : false, "suffix" : "" }, { "dropping-particle" : "", "family" : "Matsumoto", "given" : "K.", "non-dropping-particle" : "", "parse-names" : false, "suffix" : "" }, { "dropping-particle" : "", "family" : "Montzka", "given" : "S. A.", "non-dropping-particle" : "", "parse-names" : false, "suffix" : "" }, { "dropping-particle" : "", "family" : "Raper", "given" : "S. C. B.", "non-dropping-particle" : "", "parse-names" : false, "suffix" : "" }, { "dropping-particle" : "", "family" : "Riahi", "given" : "K.", "non-dropping-particle" : "", "parse-names" : false, "suffix" : "" }, { "dropping-particle" : "", "family" : "Thomson", "given" : "A.", "non-dropping-particle" : "", "parse-names" : false, "suffix" : "" }, { "dropping-particle" : "", "family" : "Velders", "given" : "G. J. M.", "non-dropping-particle" : "", "parse-names" : false, "suffix" : "" }, { "dropping-particle" : "", "family" : "Vuuren", "given" : "D.P. P.", "non-dropping-particle" : "van", "parse-names" : false, "suffix" : "" } ], "container-title" : "Climatic Change", "id" : "ITEM-1", "issue" : "1-2", "issued" : { "date-parts" : [ [ "2011", "11", "9" ] ] }, "page" : "213-241", "title" : "The RCP greenhouse gas concentrations and their extensions from 1765 to 2300", "translator" : [ { "dropping-particle" : "", "family" : "H3358", "given" : "", "non-dropping-particle" : "", "parse-names" : false, "suffix" : "" } ], "type" : "article-journal", "volume" : "109" }, "uris" : [ "http://www.mendeley.com/documents/?uuid=f811d603-62b0-4483-8b31-4b5392ab9e4e" ] } ], "mendeley" : { "formattedCitation" : "(Meinshausen et al., 2011b)", "plainTextFormattedCitation" : "(Meinshausen et al., 2011b)", "previouslyFormattedCitation" : "(Meinshausen et al., 2011b)" }, "properties" : { "noteIndex" : 0 }, "schema" : "https://github.com/citation-style-language/schema/raw/master/csl-citation.json" }</w:instrText>
      </w:r>
      <w:r>
        <w:fldChar w:fldCharType="separate"/>
      </w:r>
      <w:ins w:id="7229" w:author="Robin Matthews" w:date="2021-05-18T16:08:00Z">
        <w:r w:rsidR="00602365">
          <w:rPr>
            <w:noProof/>
            <w:lang w:val="en-GB"/>
          </w:rPr>
          <w:t>(Meinshausen et al., 2011b)</w:t>
        </w:r>
      </w:ins>
      <w:del w:id="7230" w:author="Robin Matthews" w:date="2021-05-18T16:08:00Z">
        <w:r w:rsidR="007009D9" w:rsidRPr="000128A3" w:rsidDel="00602365">
          <w:rPr>
            <w:noProof/>
            <w:lang w:val="en-GB"/>
          </w:rPr>
          <w:delText>(Meinshausen et al., 2011b)</w:delText>
        </w:r>
      </w:del>
      <w:r>
        <w:fldChar w:fldCharType="end"/>
      </w:r>
      <w:r w:rsidRPr="000128A3">
        <w:rPr>
          <w:lang w:val="en-GB"/>
        </w:rPr>
        <w:t>.</w:t>
      </w:r>
    </w:p>
    <w:bookmarkEnd w:id="7209"/>
    <w:p w14:paraId="16FBF504" w14:textId="77777777" w:rsidR="006409E5" w:rsidRPr="000128A3" w:rsidRDefault="006409E5" w:rsidP="006409E5">
      <w:pPr>
        <w:pStyle w:val="AR6BodyText"/>
        <w:rPr>
          <w:highlight w:val="green"/>
          <w:lang w:val="en-GB"/>
        </w:rPr>
      </w:pPr>
    </w:p>
    <w:p w14:paraId="5AF35C9D" w14:textId="128F7E79" w:rsidR="006409E5" w:rsidRPr="000128A3" w:rsidRDefault="006409E5" w:rsidP="006409E5">
      <w:pPr>
        <w:pStyle w:val="AR6BodyText"/>
        <w:rPr>
          <w:lang w:val="en-GB"/>
        </w:rPr>
      </w:pPr>
      <w:bookmarkStart w:id="7231" w:name="_Hlk66792631"/>
      <w:r w:rsidRPr="000128A3">
        <w:rPr>
          <w:lang w:val="en-GB"/>
        </w:rPr>
        <w:t>By design, the RCP emission</w:t>
      </w:r>
      <w:ins w:id="7232" w:author="Ian Blenkinsop" w:date="2021-07-09T14:00:00Z">
        <w:r w:rsidR="00855727">
          <w:rPr>
            <w:lang w:val="en-GB"/>
          </w:rPr>
          <w:t>s</w:t>
        </w:r>
      </w:ins>
      <w:r w:rsidRPr="000128A3">
        <w:rPr>
          <w:lang w:val="en-GB"/>
        </w:rPr>
        <w:t xml:space="preserve"> and concentration</w:t>
      </w:r>
      <w:ins w:id="7233" w:author="Ian Blenkinsop" w:date="2021-07-09T14:00:00Z">
        <w:r w:rsidR="00855727">
          <w:rPr>
            <w:lang w:val="en-GB"/>
          </w:rPr>
          <w:t>s</w:t>
        </w:r>
      </w:ins>
      <w:r w:rsidRPr="000128A3">
        <w:rPr>
          <w:lang w:val="en-GB"/>
        </w:rPr>
        <w:t xml:space="preserve"> pathways were originally developed using particular socio-economic development pathways, but those are no longer considered </w:t>
      </w:r>
      <w:r>
        <w:fldChar w:fldCharType="begin" w:fldLock="1"/>
      </w:r>
      <w:r w:rsidR="00E14AAC">
        <w:rPr>
          <w:lang w:val="en-GB"/>
        </w:rPr>
        <w:instrText>ADDIN CSL_CITATION { "citationItems" : [ { "id" : "ITEM-1", "itemData" : { "DOI" : "10.1038/nature08823", "author" : [ { "dropping-particle" : "", "family" : "Moss", "given" : "Richard H", "non-dropping-particle" : "", "parse-names" : false, "suffix" : "" }, { "dropping-particle" : "", "family" : "Edmonds", "given" : "Jae A", "non-dropping-particle" : "", "parse-names" : false, "suffix" : "" }, { "dropping-particle" : "", "family" : "Hibbard", "given" : "Kathy A", "non-dropping-particle" : "", "parse-names" : false, "suffix" : "" }, { "dropping-particle" : "", "family" : "Manning", "given" : "Martin R", "non-dropping-particle" : "", "parse-names" : false, "suffix" : "" }, { "dropping-particle" : "", "family" : "Rose", "given" : "Steven K", "non-dropping-particle" : "", "parse-names" : false, "suffix" : "" }, { "dropping-particle" : "", "family" : "Vuuren", "given" : "Detlef P", "non-dropping-particle" : "van", "parse-names" : false, "suffix" : "" }, { "dropping-particle" : "", "family" : "Carter", "given" : "Timothy R", "non-dropping-particle" : "", "parse-names" : false, "suffix" : "" }, { "dropping-particle" : "", "family" : "Emori", "given" : "Seita", "non-dropping-particle" : "", "parse-names" : false, "suffix" : "" }, { "dropping-particle" : "", "family" : "Kainuma", "given" : "Mikiko", "non-dropping-particle" : "", "parse-names" : false, "suffix" : "" }, { "dropping-particle" : "", "family" : "Kram", "given" : "Tom", "non-dropping-particle" : "", "parse-names" : false, "suffix" : "" }, { "dropping-particle" : "", "family" : "Meehl", "given" : "Gerald A", "non-dropping-particle" : "", "parse-names" : false, "suffix" : "" }, { "dropping-particle" : "", "family" : "Mitchell", "given" : "John F B", "non-dropping-particle" : "", "parse-names" : false, "suffix" : "" }, { "dropping-particle" : "", "family" : "Nakicenovic", "given" : "Nebojsa", "non-dropping-particle" : "", "parse-names" : false, "suffix" : "" }, { "dropping-particle" : "", "family" : "Riahi", "given" : "Keywan", "non-dropping-particle" : "", "parse-names" : false, "suffix" : "" }, { "dropping-particle" : "", "family" : "Smith", "given" : "Steven J", "non-dropping-particle" : "", "parse-names" : false, "suffix" : "" }, { "dropping-particle" : "", "family" : "Stouffer", "given" : "Ronald J", "non-dropping-particle" : "", "parse-names" : false, "suffix" : "" }, { "dropping-particle" : "", "family" : "Thomson", "given" : "Allison M", "non-dropping-particle" : "", "parse-names" : false, "suffix" : "" }, { "dropping-particle" : "", "family" : "Weyant", "given" : "John P", "non-dropping-particle" : "", "parse-names" : false, "suffix" : "" }, { "dropping-particle" : "", "family" : "Wilbanks", "given" : "Thomas J", "non-dropping-particle" : "", "parse-names" : false, "suffix" : "" } ], "container-title" : "Nature", "id" : "ITEM-1", "issued" : { "date-parts" : [ [ "2010", "2", "11" ] ] }, "page" : "747", "publisher" : "Macmillan Publishers Limited. All rights reserved", "title" : "The next generation of scenarios for climate change research and assessment", "translator" : [ { "dropping-particle" : "", "family" : "H203", "given" : "", "non-dropping-particle" : "", "parse-names" : false, "suffix" : "" } ], "type" : "article-journal", "volume" : "463" }, "uris" : [ "http://www.mendeley.com/documents/?uuid=b7bbe3df-890b-42bb-b41b-5d3e1a9e7d1f" ] } ], "mendeley" : { "formattedCitation" : "(Moss et al., 2010)", "plainTextFormattedCitation" : "(Moss et al., 2010)", "previouslyFormattedCitation" : "(Moss et al., 2010)" }, "properties" : { "noteIndex" : 0 }, "schema" : "https://github.com/citation-style-language/schema/raw/master/csl-citation.json" }</w:instrText>
      </w:r>
      <w:r>
        <w:fldChar w:fldCharType="separate"/>
      </w:r>
      <w:ins w:id="7234" w:author="Robin Matthews" w:date="2021-05-18T16:08:00Z">
        <w:r w:rsidR="00602365">
          <w:rPr>
            <w:noProof/>
            <w:lang w:val="en-GB"/>
          </w:rPr>
          <w:t>(Moss et al., 2010)</w:t>
        </w:r>
      </w:ins>
      <w:del w:id="7235" w:author="Robin Matthews" w:date="2021-05-18T16:08:00Z">
        <w:r w:rsidRPr="000128A3" w:rsidDel="00602365">
          <w:rPr>
            <w:noProof/>
            <w:lang w:val="en-GB"/>
          </w:rPr>
          <w:delText>(Moss et al., 2010)</w:delText>
        </w:r>
      </w:del>
      <w:r>
        <w:fldChar w:fldCharType="end"/>
      </w:r>
      <w:r w:rsidRPr="000128A3">
        <w:rPr>
          <w:lang w:val="en-GB"/>
        </w:rPr>
        <w:t>. The different levels of emissions and climate change represented in the RCPs can hence be explored against the backdrop of different socio-economic development pathways (SSP1 to SSP5</w:t>
      </w:r>
      <w:del w:id="7236" w:author="Ian Blenkinsop" w:date="2021-07-09T14:00:00Z">
        <w:r w:rsidRPr="000128A3" w:rsidDel="00855727">
          <w:rPr>
            <w:lang w:val="en-GB"/>
          </w:rPr>
          <w:delText>) (</w:delText>
        </w:r>
      </w:del>
      <w:ins w:id="7237" w:author="Ian Blenkinsop" w:date="2021-07-09T14:00:00Z">
        <w:r w:rsidR="00855727">
          <w:rPr>
            <w:lang w:val="en-GB"/>
          </w:rPr>
          <w:t xml:space="preserve">; </w:t>
        </w:r>
      </w:ins>
      <w:r w:rsidRPr="000128A3">
        <w:rPr>
          <w:lang w:val="en-GB"/>
        </w:rPr>
        <w:t>Section 1.6.1.1</w:t>
      </w:r>
      <w:del w:id="7238" w:author="Ian Blenkinsop" w:date="2021-07-09T14:00:00Z">
        <w:r w:rsidRPr="000128A3" w:rsidDel="00855727">
          <w:rPr>
            <w:lang w:val="en-GB"/>
          </w:rPr>
          <w:delText xml:space="preserve">; </w:delText>
        </w:r>
      </w:del>
      <w:ins w:id="7239" w:author="Ian Blenkinsop" w:date="2021-07-09T14:00:00Z">
        <w:r w:rsidR="00855727">
          <w:rPr>
            <w:lang w:val="en-GB"/>
          </w:rPr>
          <w:t xml:space="preserve"> and</w:t>
        </w:r>
        <w:r w:rsidR="00855727" w:rsidRPr="000128A3">
          <w:rPr>
            <w:lang w:val="en-GB"/>
          </w:rPr>
          <w:t xml:space="preserve"> </w:t>
        </w:r>
      </w:ins>
      <w:r w:rsidRPr="000128A3">
        <w:rPr>
          <w:lang w:val="en-GB"/>
        </w:rPr>
        <w:t xml:space="preserve">Cross-Chapter Box 1.4). This integrative SSP-RCP framework (‘SSPX-RCPY’ in Table 1.4) is now widely used in the climate impact and policy analysis literature (e.g., ICONICS, 2021; </w:t>
      </w:r>
      <w:r>
        <w:fldChar w:fldCharType="begin" w:fldLock="1"/>
      </w:r>
      <w:r w:rsidR="00E81B0B">
        <w:rPr>
          <w:lang w:val="en-GB"/>
        </w:rPr>
        <w:instrText>ADDIN CSL_CITATION { "citationItems" : [ { "id" : "ITEM-1", "itemData" : { "DOI" : "10.7927/HN96-9703", "author" : [ { "dropping-particle" : "", "family" : "Green", "given" : "C.", "non-dropping-particle" : "", "parse-names" : false, "suffix" : "" }, { "dropping-particle" : "", "family" : "Carlisle", "given" : "D.", "non-dropping-particle" : "", "parse-names" : false, "suffix" : "" }, { "dropping-particle" : "", "family" : "O'Neill", "given" : "B. C.", "non-dropping-particle" : "", "parse-names" : false, "suffix" : "" }, { "dropping-particle" : "", "family" : "Ruijven", "given" : "B. J.", "non-dropping-particle" : "van", "parse-names" : false, "suffix" : "" }, { "dropping-particle" : "", "family" : "Boyer", "given" : "C.", "non-dropping-particle" : "", "parse-names" : false, "suffix" : "" }, { "dropping-particle" : "", "family" : "Ebi", "given" : "K.", "non-dropping-particle" : "", "parse-names" : false, "suffix" : "" } ], "id" : "ITEM-1", "issued" : { "date-parts" : [ [ "2020" ] ] }, "publisher" : "National Aeronautics and Space Administration (NASA) Socioeconomic Data and Applications Center (SEDAC)", "publisher-place" : "Palisades, NY, USA", "title" : "Shared Socioeconomic Pathways (SSPs) Literature Database, Version 1, 2014-2019", "translator" : [ { "dropping-particle" : "", "family" : "H4379", "given" : "Rt17", "non-dropping-particle" : "", "parse-names" : false, "suffix" : "" } ], "type" : "webpage" }, "uris" : [ "http://www.mendeley.com/documents/?uuid=64d9244b-c973-4388-ad9e-35dcd15415a3" ] }, { "id" : "ITEM-2", "itemData" : { "DOI" : "10.1038/s41558-020-00952-0", "ISSN" : "1758-678X", "author" : [ { "dropping-particle" : "", "family" : "O\u2019Neill", "given" : "Brian. C.", "non-dropping-particle" : "", "parse-names" : false, "suffix" : "" }, { "dropping-particle" : "", "family" : "Carter", "given" : "Timothy R.", "non-dropping-particle" : "", "parse-names" : false, "suffix" : "" }, { "dropping-particle" : "", "family" : "Ebi", "given" : "Kristie", "non-dropping-particle" : "", "parse-names" : false, "suffix" : "" }, { "dropping-particle" : "", "family" : "Harrison", "given" : "Paula A.", "non-dropping-particle" : "", "parse-names" : false, "suffix" : "" }, { "dropping-particle" : "", "family" : "Kemp-Benedict", "given" : "Eric", "non-dropping-particle" : "", "parse-names" : false, "suffix" : "" }, { "dropping-particle" : "", "family" : "Kok", "given" : "Kasper", "non-dropping-particle" : "", "parse-names" : false, "suffix" : "" }, { "dropping-particle" : "", "family" : "Kriegler", "given" : "Elmar", "non-dropping-particle" : "", "parse-names" : false, "suffix" : "" }, { "dropping-particle" : "", "family" : "Preston", "given" : "Benjamin L.", "non-dropping-particle" : "", "parse-names" : false, "suffix" : "" }, { "dropping-particle" : "", "family" : "Riahi", "given" : "Keywan", "non-dropping-particle" : "", "parse-names" : false, "suffix" : "" }, { "dropping-particle" : "", "family" : "Sillmann", "given" : "Jana", "non-dropping-particle" : "", "parse-names" : false, "suffix" : "" }, { "dropping-particle" : "", "family" : "Ruijven", "given" : "Bas J.", "non-dropping-particle" : "van", "parse-names" : false, "suffix" : "" }, { "dropping-particle" : "", "family" : "Vuuren", "given" : "Detlef", "non-dropping-particle" : "van", "parse-names" : false, "suffix" : "" }, { "dropping-particle" : "", "family" : "Carlisle", "given" : "David", "non-dropping-particle" : "", "parse-names" : false, "suffix" : "" }, { "dropping-particle" : "", "family" : "Conde", "given" : "Cecilia", "non-dropping-particle" : "", "parse-names" : false, "suffix" : "" }, { "dropping-particle" : "", "family" : "Fuglestvedt", "given" : "Jan", "non-dropping-particle" : "", "parse-names" : false, "suffix" : "" }, { "dropping-particle" : "", "family" : "Green", "given" : "Carole", "non-dropping-particle" : "", "parse-names" : false, "suffix" : "" }, { "dropping-particle" : "", "family" : "Hasegawa", "given" : "Tomoko", "non-dropping-particle" : "", "parse-names" : false, "suffix" : "" }, { "dropping-particle" : "", "family" : "Leininger", "given" : "Julia", "non-dropping-particle" : "", "parse-names" : false, "suffix" : "" }, { "dropping-particle" : "", "family" : "Monteith", "given" : "Seth", "non-dropping-particle" : "", "parse-names" : false, "suffix" : "" }, { "dropping-particle" : "", "family" : "Pichs-Madruga", "given" : "Ramon", "non-dropping-particle" : "", "parse-names" : false, "suffix" : "" } ], "container-title" : "Nature Climate Change", "id" : "ITEM-2", "issue" : "12", "issued" : { "date-parts" : [ [ "2020", "12", "25" ] ] }, "page" : "1074-1084", "title" : "Achievements and needs for the climate change scenario framework", "translator" : [ { "dropping-particle" : "", "family" : "H3872", "given" : "", "non-dropping-particle" : "", "parse-names" : false, "suffix" : "" } ], "type" : "article-journal", "volume" : "10" }, "uris" : [ "http://www.mendeley.com/documents/?uuid=a957f97b-9881-4d9d-976f-4ebbd0273814" ] } ], "mendeley" : { "formattedCitation" : "(Green et al., 2020; O\u2019Neill et al., 2020)", "manualFormatting" : "Green et al., 2020; O\u2019Neill et al., 2020)", "plainTextFormattedCitation" : "(Green et al., 2020; O\u2019Neill et al., 2020)", "previouslyFormattedCitation" : "(Green et al., 2020; O\u2019Neill et al., 2020)" }, "properties" : { "noteIndex" : 0 }, "schema" : "https://github.com/citation-style-language/schema/raw/master/csl-citation.json" }</w:instrText>
      </w:r>
      <w:r>
        <w:fldChar w:fldCharType="separate"/>
      </w:r>
      <w:ins w:id="7240" w:author="Robin Matthews" w:date="2021-05-18T16:08:00Z">
        <w:r w:rsidR="00602365">
          <w:rPr>
            <w:noProof/>
            <w:lang w:val="en-GB"/>
          </w:rPr>
          <w:t>Green et al., 2020; O’Neill et al., 2020)</w:t>
        </w:r>
      </w:ins>
      <w:del w:id="7241" w:author="Robin Matthews" w:date="2021-05-18T16:08:00Z">
        <w:r w:rsidRPr="000128A3" w:rsidDel="00602365">
          <w:rPr>
            <w:noProof/>
            <w:lang w:val="en-GB"/>
          </w:rPr>
          <w:delText>Green et al., 2020; O’Neill et al., 2020)</w:delText>
        </w:r>
      </w:del>
      <w:r>
        <w:fldChar w:fldCharType="end"/>
      </w:r>
      <w:r w:rsidRPr="000128A3">
        <w:rPr>
          <w:lang w:val="en-GB"/>
        </w:rPr>
        <w:t xml:space="preserve">, where climate projections obtained under the RCP scenarios are analysed against the backdrop of various SSPs. Considering various levels of future emissions and climate change for each socio-economic development pathway was an evolution from the previous SRES framework </w:t>
      </w:r>
      <w:r>
        <w:fldChar w:fldCharType="begin" w:fldLock="1"/>
      </w:r>
      <w:r w:rsidR="00A94565">
        <w:rPr>
          <w:lang w:val="en-GB"/>
        </w:rPr>
        <w:instrText>ADDIN CSL_CITATION { "citationItems" : [ { "id" : "ITEM-1", "itemData" : { "DOI" : "https://www.ipcc.ch/report/emissions-scenarios", "ISBN" : "0521800811", "author" : [ { "dropping-particle" : "", "family" : "IPCC", "given" : "", "non-dropping-particle" : "", "parse-names" : false, "suffix" : "" } ], "editor" : [ { "dropping-particle" : "", "family" : "Naki\u0107enovi\u0107", "given" : "Neboj\u0161a", "non-dropping-particle" : "", "parse-names" : false, "suffix" : "" }, { "dropping-particle" : "", "family" : "Swart", "given" : "Robert", "non-dropping-particle" : "", "parse-names" : false, "suffix" : "" } ], "id" : "ITEM-1", "issued" : { "date-parts" : [ [ "2000" ] ] }, "number-of-pages" : "570", "publisher" : "Cambridge University Press", "publisher-place" : "Cambridge, United Kingdom and New York, NY, USA", "title" : "Special Report on Emissions Scenarios. A Special Report of Working Group III of the Intergovernmental Panel on Climate Change", "translator" : [ { "dropping-particle" : "", "family" : "H4268", "given" : "Rt12", "non-dropping-particle" : "", "parse-names" : false, "suffix" : "" } ], "type" : "report" }, "uris" : [ "http://www.mendeley.com/documents/?uuid=2232003e-023c-4958-8459-55408b44e373" ] } ], "mendeley" : { "formattedCitation" : "(IPCC, 2000)", "plainTextFormattedCitation" : "(IPCC, 2000)", "previouslyFormattedCitation" : "(IPCC, 2000)" }, "properties" : { "noteIndex" : 0 }, "schema" : "https://github.com/citation-style-language/schema/raw/master/csl-citation.json" }</w:instrText>
      </w:r>
      <w:r>
        <w:fldChar w:fldCharType="separate"/>
      </w:r>
      <w:ins w:id="7242" w:author="Robin Matthews" w:date="2021-05-18T16:08:00Z">
        <w:r w:rsidR="00602365">
          <w:rPr>
            <w:noProof/>
            <w:lang w:val="en-GB"/>
          </w:rPr>
          <w:t>(IPCC, 2000)</w:t>
        </w:r>
      </w:ins>
      <w:del w:id="7243" w:author="Robin Matthews" w:date="2021-05-18T16:08:00Z">
        <w:r w:rsidRPr="000128A3" w:rsidDel="00602365">
          <w:rPr>
            <w:noProof/>
            <w:lang w:val="en-GB"/>
          </w:rPr>
          <w:delText>(IPCC, 2000)</w:delText>
        </w:r>
      </w:del>
      <w:r>
        <w:fldChar w:fldCharType="end"/>
      </w:r>
      <w:r w:rsidRPr="000128A3">
        <w:rPr>
          <w:lang w:val="en-GB"/>
        </w:rPr>
        <w:t>, in which socio-economic and emission</w:t>
      </w:r>
      <w:ins w:id="7244" w:author="Ian Blenkinsop" w:date="2021-07-09T14:01:00Z">
        <w:r w:rsidR="00855727">
          <w:rPr>
            <w:lang w:val="en-GB"/>
          </w:rPr>
          <w:t>s</w:t>
        </w:r>
      </w:ins>
      <w:r w:rsidRPr="000128A3">
        <w:rPr>
          <w:lang w:val="en-GB"/>
        </w:rPr>
        <w:t xml:space="preserve"> futures were closely aligned.</w:t>
      </w:r>
    </w:p>
    <w:p w14:paraId="4534DBC9" w14:textId="77777777" w:rsidR="006409E5" w:rsidRPr="000128A3" w:rsidRDefault="006409E5" w:rsidP="006409E5">
      <w:pPr>
        <w:pStyle w:val="AR6BodyText"/>
        <w:rPr>
          <w:lang w:val="en-GB"/>
        </w:rPr>
      </w:pPr>
    </w:p>
    <w:p w14:paraId="17E08550" w14:textId="04C06AB3" w:rsidR="006409E5" w:rsidRPr="000128A3" w:rsidRDefault="006409E5" w:rsidP="006409E5">
      <w:pPr>
        <w:pStyle w:val="AR6BodyText"/>
        <w:rPr>
          <w:lang w:val="en-GB"/>
        </w:rPr>
      </w:pPr>
      <w:r w:rsidRPr="000128A3">
        <w:rPr>
          <w:lang w:val="en-GB"/>
        </w:rPr>
        <w:t>The new set of scenarios (SSP1-1.9 to SSP5-8.5) now features a higher top level of CO</w:t>
      </w:r>
      <w:r w:rsidRPr="000128A3">
        <w:rPr>
          <w:vertAlign w:val="subscript"/>
          <w:lang w:val="en-GB"/>
        </w:rPr>
        <w:t>2</w:t>
      </w:r>
      <w:r w:rsidRPr="000128A3">
        <w:rPr>
          <w:lang w:val="en-GB"/>
        </w:rPr>
        <w:t xml:space="preserve"> emissions (SSP5-8.5 compared to RCP8.5), although the most significant change is again the addition of a very low climate change mitigation scenario (SSP1-1.9, compared to the previous low scenario, RCP2.6). Also, historically, none of the previous scenario sets feature</w:t>
      </w:r>
      <w:r w:rsidR="006563F3">
        <w:rPr>
          <w:lang w:val="en-GB"/>
        </w:rPr>
        <w:t>d</w:t>
      </w:r>
      <w:r w:rsidRPr="000128A3">
        <w:rPr>
          <w:lang w:val="en-GB"/>
        </w:rPr>
        <w:t xml:space="preserve"> a scenario that involves a very pronounced peak-and-decline emissions trajectory, but SSP1-1.9 does so now. The full set of nine SSP scenarios now includes a </w:t>
      </w:r>
      <w:del w:id="7245" w:author="Ian Blenkinsop" w:date="2021-07-09T14:01:00Z">
        <w:r w:rsidRPr="000128A3" w:rsidDel="00855727">
          <w:rPr>
            <w:lang w:val="en-GB"/>
          </w:rPr>
          <w:delText xml:space="preserve">high </w:delText>
        </w:r>
      </w:del>
      <w:ins w:id="7246" w:author="Ian Blenkinsop" w:date="2021-07-09T14:01:00Z">
        <w:r w:rsidR="00855727" w:rsidRPr="000128A3">
          <w:rPr>
            <w:lang w:val="en-GB"/>
          </w:rPr>
          <w:t>high</w:t>
        </w:r>
        <w:r w:rsidR="00855727">
          <w:rPr>
            <w:lang w:val="en-GB"/>
          </w:rPr>
          <w:t>-</w:t>
        </w:r>
      </w:ins>
      <w:del w:id="7247" w:author="Ian Blenkinsop" w:date="2021-07-09T14:01:00Z">
        <w:r w:rsidRPr="000128A3" w:rsidDel="00855727">
          <w:rPr>
            <w:lang w:val="en-GB"/>
          </w:rPr>
          <w:delText xml:space="preserve">aerosol </w:delText>
        </w:r>
      </w:del>
      <w:ins w:id="7248" w:author="Ian Blenkinsop" w:date="2021-07-09T14:01:00Z">
        <w:r w:rsidR="00855727" w:rsidRPr="000128A3">
          <w:rPr>
            <w:lang w:val="en-GB"/>
          </w:rPr>
          <w:t>aerosol</w:t>
        </w:r>
        <w:r w:rsidR="00855727">
          <w:rPr>
            <w:lang w:val="en-GB"/>
          </w:rPr>
          <w:t>-</w:t>
        </w:r>
      </w:ins>
      <w:r w:rsidRPr="000128A3">
        <w:rPr>
          <w:lang w:val="en-GB"/>
        </w:rPr>
        <w:t>emission</w:t>
      </w:r>
      <w:ins w:id="7249" w:author="Ian Blenkinsop" w:date="2021-07-09T14:01:00Z">
        <w:r w:rsidR="00855727">
          <w:rPr>
            <w:lang w:val="en-GB"/>
          </w:rPr>
          <w:t>s</w:t>
        </w:r>
      </w:ins>
      <w:r w:rsidRPr="000128A3">
        <w:rPr>
          <w:lang w:val="en-GB"/>
        </w:rPr>
        <w:t xml:space="preserve"> scenario (SSP3-7.0). The RCPs featured more uniformly low aerosol trajectories across all scenarios (Cross-Chapter Box 1.4, Figure 2). More generally, the SSP scenarios feature a later peak of global emission</w:t>
      </w:r>
      <w:ins w:id="7250" w:author="Ian Blenkinsop" w:date="2021-07-09T14:02:00Z">
        <w:r w:rsidR="00855727">
          <w:rPr>
            <w:lang w:val="en-GB"/>
          </w:rPr>
          <w:t>s</w:t>
        </w:r>
      </w:ins>
      <w:r w:rsidRPr="000128A3">
        <w:rPr>
          <w:lang w:val="en-GB"/>
        </w:rPr>
        <w:t xml:space="preserve"> for the lower scenarios, simply as a consequence of historical emissions not having followed the trajectory projected by previous low scenarios (Figure 1.28).  </w:t>
      </w:r>
    </w:p>
    <w:bookmarkEnd w:id="7231"/>
    <w:p w14:paraId="1B6718FE" w14:textId="77777777" w:rsidR="006409E5" w:rsidRPr="000128A3" w:rsidRDefault="006409E5" w:rsidP="006409E5">
      <w:pPr>
        <w:pStyle w:val="AR6BodyText"/>
        <w:rPr>
          <w:lang w:val="en-GB"/>
        </w:rPr>
      </w:pPr>
    </w:p>
    <w:p w14:paraId="5D369453" w14:textId="459F330A" w:rsidR="006409E5" w:rsidRDefault="006409E5" w:rsidP="006409E5">
      <w:pPr>
        <w:pStyle w:val="AR6BodyText"/>
      </w:pPr>
      <w:bookmarkStart w:id="7251" w:name="_Hlk66792770"/>
      <w:r w:rsidRPr="000128A3">
        <w:rPr>
          <w:lang w:val="en-GB"/>
        </w:rPr>
        <w:t xml:space="preserve">Over the last decades, discussions around scenarios have often focussed on whether recent trends make certain future scenarios more or less probable or whether all scenarios are too high or too low. When the SRES scenarios first appeared, the debate was often whether the scenarios were overestimating actual world emissions developments (e.g., </w:t>
      </w:r>
      <w:commentRangeStart w:id="7252"/>
      <w:r w:rsidRPr="000128A3">
        <w:rPr>
          <w:lang w:val="en-GB"/>
        </w:rPr>
        <w:t>Castles and Henderson, 2003</w:t>
      </w:r>
      <w:commentRangeEnd w:id="7252"/>
      <w:r w:rsidR="007B0A0D">
        <w:rPr>
          <w:rStyle w:val="CommentReference"/>
        </w:rPr>
        <w:commentReference w:id="7252"/>
      </w:r>
      <w:r w:rsidRPr="000128A3">
        <w:rPr>
          <w:lang w:val="en-GB"/>
        </w:rPr>
        <w:t xml:space="preserve">). With the strong emissions increase throughout the 2000s, that debate then shifted towards the question of whether the lower </w:t>
      </w:r>
      <w:commentRangeStart w:id="7253"/>
      <w:r w:rsidRPr="000128A3">
        <w:rPr>
          <w:lang w:val="en-GB"/>
        </w:rPr>
        <w:t xml:space="preserve">future </w:t>
      </w:r>
      <w:commentRangeEnd w:id="7253"/>
      <w:r w:rsidR="008D73F2">
        <w:rPr>
          <w:rStyle w:val="CommentReference"/>
        </w:rPr>
        <w:commentReference w:id="7253"/>
      </w:r>
      <w:r w:rsidRPr="000128A3">
        <w:rPr>
          <w:lang w:val="en-GB"/>
        </w:rPr>
        <w:t xml:space="preserve">climate change mitigation scenarios were rendered unfeasible </w:t>
      </w:r>
      <w:r>
        <w:fldChar w:fldCharType="begin" w:fldLock="1"/>
      </w:r>
      <w:r w:rsidR="00E81B0B">
        <w:rPr>
          <w:lang w:val="en-GB"/>
        </w:rPr>
        <w:instrText>ADDIN CSL_CITATION { "citationItems" : [ { "id" : "ITEM-1", "itemData" : { "DOI" : "10.1038/452531a", "ISSN" : "0028-0836", "author" : [ { "dropping-particle" : "", "family" : "Pielke", "given" : "Roger", "non-dropping-particle" : "", "parse-names" : false, "suffix" : "" }, { "dropping-particle" : "", "family" : "Wigley", "given" : "Tom", "non-dropping-particle" : "", "parse-names" : false, "suffix" : "" }, { "dropping-particle" : "", "family" : "Green", "given" : "Christopher", "non-dropping-particle" : "", "parse-names" : false, "suffix" : "" } ], "container-title" : "Nature", "id" : "ITEM-1", "issue" : "7187", "issued" : { "date-parts" : [ [ "2008", "4", "3" ] ] }, "page" : "531-532", "title" : "Dangerous assumptions", "translator" : [ { "dropping-particle" : "", "family" : "H3235", "given" : "", "non-dropping-particle" : "", "parse-names" : false, "suffix" : "" } ], "type" : "article-journal", "volume" : "452" }, "uris" : [ "http://www.mendeley.com/documents/?uuid=aec257b6-29a4-33aa-8c4a-f57d8ba86a31" ] }, { "id" : "ITEM-2", "itemData" : { "DOI" : "10.1007/s10584-008-9485-y", "ISSN" : "0165-0009", "author" : [ { "dropping-particle" : "", "family" : "Vuuren", "given" : "Detlef P.", "non-dropping-particle" : "van", "parse-names" : false, "suffix" : "" }, { "dropping-particle" : "", "family" : "Riahi", "given" : "Keywan", "non-dropping-particle" : "", "parse-names" : false, "suffix" : "" } ], "container-title" : "Climatic Change", "id" : "ITEM-2", "issue" : "3-4", "issued" : { "date-parts" : [ [ "2008", "12", "10" ] ] }, "page" : "237-248", "publisher" : "Springer Netherlands", "title" : "Do recent emission trends imply higher emissions forever?", "translator" : [ { "dropping-particle" : "", "family" : "H3236", "given" : "", "non-dropping-particle" : "", "parse-names" : false, "suffix" : "" } ], "type" : "article-journal", "volume" : "91" }, "uris" : [ "http://www.mendeley.com/documents/?uuid=573ed847-eeaa-31ff-a581-7647c23d92a0" ] } ], "mendeley" : { "formattedCitation" : "(Pielke et al., 2008; van Vuuren and Riahi, 2008)", "manualFormatting" : "(Pielke et al., 2008; van Vuuren and Riahi, 2008)", "plainTextFormattedCitation" : "(Pielke et al., 2008; van Vuuren and Riahi, 2008)", "previouslyFormattedCitation" : "(Pielke et al., 2008; van Vuuren and Riahi, 2008)" }, "properties" : { "noteIndex" : 0 }, "schema" : "https://github.com/citation-style-language/schema/raw/master/csl-citation.json" }</w:instrText>
      </w:r>
      <w:r>
        <w:fldChar w:fldCharType="separate"/>
      </w:r>
      <w:ins w:id="7254" w:author="Robin Matthews" w:date="2021-05-18T16:08:00Z">
        <w:r w:rsidR="00602365">
          <w:rPr>
            <w:noProof/>
            <w:lang w:val="en-GB"/>
          </w:rPr>
          <w:t>(Pielke et al., 2008; van Vuuren and Riahi, 2008)</w:t>
        </w:r>
      </w:ins>
      <w:del w:id="7255" w:author="Robin Matthews" w:date="2021-05-18T16:08:00Z">
        <w:r w:rsidRPr="000128A3" w:rsidDel="00602365">
          <w:rPr>
            <w:noProof/>
            <w:lang w:val="en-GB"/>
          </w:rPr>
          <w:delText>(Pielke et al., 2008; van Vuuren and Riahi, 2008)</w:delText>
        </w:r>
      </w:del>
      <w:r>
        <w:fldChar w:fldCharType="end"/>
      </w:r>
      <w:r w:rsidRPr="000128A3">
        <w:rPr>
          <w:lang w:val="en-GB"/>
        </w:rPr>
        <w:t xml:space="preserve">. Historical emissions </w:t>
      </w:r>
      <w:del w:id="7256" w:author="Ian Blenkinsop" w:date="2021-07-09T14:05:00Z">
        <w:r w:rsidRPr="000128A3" w:rsidDel="003B68F4">
          <w:rPr>
            <w:lang w:val="en-GB"/>
          </w:rPr>
          <w:delText xml:space="preserve">over </w:delText>
        </w:r>
      </w:del>
      <w:ins w:id="7257" w:author="Ian Blenkinsop" w:date="2021-07-09T14:05:00Z">
        <w:r w:rsidR="003B68F4">
          <w:rPr>
            <w:lang w:val="en-GB"/>
          </w:rPr>
          <w:t xml:space="preserve">between </w:t>
        </w:r>
      </w:ins>
      <w:r w:rsidRPr="000128A3">
        <w:rPr>
          <w:lang w:val="en-GB"/>
        </w:rPr>
        <w:t xml:space="preserve">2000 </w:t>
      </w:r>
      <w:del w:id="7258" w:author="Ian Blenkinsop" w:date="2021-07-09T14:05:00Z">
        <w:r w:rsidRPr="000128A3" w:rsidDel="003B68F4">
          <w:rPr>
            <w:lang w:val="en-GB"/>
          </w:rPr>
          <w:delText xml:space="preserve">to </w:delText>
        </w:r>
      </w:del>
      <w:ins w:id="7259" w:author="Ian Blenkinsop" w:date="2021-07-09T14:05:00Z">
        <w:r w:rsidR="003B68F4">
          <w:rPr>
            <w:lang w:val="en-GB"/>
          </w:rPr>
          <w:t>and</w:t>
        </w:r>
        <w:r w:rsidR="003B68F4" w:rsidRPr="000128A3">
          <w:rPr>
            <w:lang w:val="en-GB"/>
          </w:rPr>
          <w:t xml:space="preserve"> </w:t>
        </w:r>
      </w:ins>
      <w:r w:rsidRPr="000128A3">
        <w:rPr>
          <w:lang w:val="en-GB"/>
        </w:rPr>
        <w:t xml:space="preserve">2010 approximately track the upper half of SRES and RCP projections (Figure 1.28). More generally, the global </w:t>
      </w:r>
      <w:commentRangeStart w:id="7260"/>
      <w:r w:rsidRPr="000128A3">
        <w:rPr>
          <w:lang w:val="en-GB"/>
        </w:rPr>
        <w:t>fossil</w:t>
      </w:r>
      <w:commentRangeEnd w:id="7260"/>
      <w:r w:rsidR="003B68F4">
        <w:rPr>
          <w:rStyle w:val="CommentReference"/>
        </w:rPr>
        <w:commentReference w:id="7260"/>
      </w:r>
      <w:r w:rsidRPr="000128A3">
        <w:rPr>
          <w:lang w:val="en-GB"/>
        </w:rPr>
        <w:t xml:space="preserve"> and industrial CO</w:t>
      </w:r>
      <w:r w:rsidRPr="000128A3">
        <w:rPr>
          <w:vertAlign w:val="subscript"/>
          <w:lang w:val="en-GB"/>
        </w:rPr>
        <w:t>2</w:t>
      </w:r>
      <w:r w:rsidRPr="000128A3">
        <w:rPr>
          <w:lang w:val="en-GB"/>
        </w:rPr>
        <w:t xml:space="preserve"> emissions of recent decades tracked approximately the middle of the projected scenario ranges (</w:t>
      </w:r>
      <w:del w:id="7261" w:author="Ian Blenkinsop" w:date="2021-07-09T14:05:00Z">
        <w:r w:rsidRPr="000128A3" w:rsidDel="00C30456">
          <w:rPr>
            <w:lang w:val="en-GB"/>
          </w:rPr>
          <w:delText xml:space="preserve">see </w:delText>
        </w:r>
      </w:del>
      <w:r w:rsidRPr="000128A3">
        <w:rPr>
          <w:lang w:val="en-GB"/>
        </w:rPr>
        <w:t>Fig</w:t>
      </w:r>
      <w:ins w:id="7262" w:author="Ian Blenkinsop" w:date="2021-07-09T14:05:00Z">
        <w:r w:rsidR="00C30456">
          <w:rPr>
            <w:lang w:val="en-GB"/>
          </w:rPr>
          <w:t>ure</w:t>
        </w:r>
      </w:ins>
      <w:r w:rsidRPr="000128A3">
        <w:rPr>
          <w:lang w:val="en-GB"/>
        </w:rPr>
        <w:t xml:space="preserve"> 1.28), although with regional differences </w:t>
      </w:r>
      <w:r>
        <w:fldChar w:fldCharType="begin" w:fldLock="1"/>
      </w:r>
      <w:r w:rsidR="00E81B0B">
        <w:rPr>
          <w:lang w:val="en-GB"/>
        </w:rPr>
        <w:instrText>ADDIN CSL_CITATION { "citationItems" : [ { "id" : "ITEM-1", "itemData" : { "DOI" : "10.1038/s43247-020-00045-y", "ISSN" : "2662-4435", "abstract" : "Long-term developments in carbon dioxide emissions have tracked the middle of projected emission scenario ranges over the past three decades. If this tendency continues, it seems increasingly less likely that future emissions will follow current high-emission scenarios. However, in the past, periods of slow and fast global emissions growth was observed, which have led to previous critiques of scenarios being too low or too high. In the light of such unpredictability and since scenarios are meant to explore plausible futures, we here argue that a broad range of emission scenarios continue to be considered input in scenario-based analyses of future climate change. Furthermore, we find substantial regional differences in emissions trends. Territorial emissions in OECD countries fall on the low side of emission scenario ranges, whereas non-OECD territorial emissions fell closer to the medium or high-end. Since non-OECD emissions will become increasingly important, we recommend further exploring the relationships between regional and global emissions to support scenario assumptions and climate policymaking.", "author" : [ { "dropping-particle" : "", "family" : "Pedersen", "given" : "Jiesper Strandsbjerg Tristan", "non-dropping-particle" : "", "parse-names" : false, "suffix" : "" }, { "dropping-particle" : "", "family" : "Vuuren", "given" : "Detlef P.", "non-dropping-particle" : "van", "parse-names" : false, "suffix" : "" }, { "dropping-particle" : "", "family" : "Apar\u00edcio", "given" : "Bruno A.", "non-dropping-particle" : "", "parse-names" : false, "suffix" : "" }, { "dropping-particle" : "", "family" : "Swart", "given" : "Rob", "non-dropping-particle" : "", "parse-names" : false, "suffix" : "" }, { "dropping-particle" : "", "family" : "Gupta", "given" : "Joyeeta", "non-dropping-particle" : "", "parse-names" : false, "suffix" : "" }, { "dropping-particle" : "", "family" : "Santos", "given" : "Filipe Duarte", "non-dropping-particle" : "", "parse-names" : false, "suffix" : "" } ], "container-title" : "Communications Earth &amp; Environment", "id" : "ITEM-1", "issue" : "1", "issued" : { "date-parts" : [ [ "2020", "12", "30" ] ] }, "page" : "41", "title" : "Variability in historical emissions trends suggests a need for a wide range of global scenarios and regional analyses", "translator" : [ { "dropping-particle" : "", "family" : "H4158", "given" : "", "non-dropping-particle" : "", "parse-names" : false, "suffix" : "" } ], "type" : "article-journal", "volume" : "1" }, "uris" : [ "http://www.mendeley.com/documents/?uuid=a66d328f-b7d3-4121-b307-3620a302c650" ] } ], "mendeley" : { "formattedCitation" : "(Pedersen et al., 2020)", "plainTextFormattedCitation" : "(Pedersen et al., 2020)", "previouslyFormattedCitation" : "(Pedersen et al., 2020)" }, "properties" : { "noteIndex" : 0 }, "schema" : "https://github.com/citation-style-language/schema/raw/master/csl-citation.json" }</w:instrText>
      </w:r>
      <w:r>
        <w:fldChar w:fldCharType="separate"/>
      </w:r>
      <w:ins w:id="7263" w:author="Robin Matthews" w:date="2021-05-18T16:08:00Z">
        <w:r w:rsidR="00602365">
          <w:rPr>
            <w:noProof/>
          </w:rPr>
          <w:t>(Pedersen et al., 2020)</w:t>
        </w:r>
      </w:ins>
      <w:del w:id="7264" w:author="Robin Matthews" w:date="2021-05-18T16:08:00Z">
        <w:r w:rsidRPr="004E66DA" w:rsidDel="00602365">
          <w:rPr>
            <w:noProof/>
          </w:rPr>
          <w:delText>(Pedersen et al., 2020)</w:delText>
        </w:r>
      </w:del>
      <w:r>
        <w:fldChar w:fldCharType="end"/>
      </w:r>
      <w:r>
        <w:t xml:space="preserve">. </w:t>
      </w:r>
    </w:p>
    <w:bookmarkEnd w:id="7251"/>
    <w:p w14:paraId="6B08C62D" w14:textId="485544B6" w:rsidR="006409E5" w:rsidRDefault="006409E5" w:rsidP="006409E5">
      <w:pPr>
        <w:pStyle w:val="AR6BodyText"/>
      </w:pPr>
    </w:p>
    <w:p w14:paraId="0A39E1E5" w14:textId="77777777" w:rsidR="006409E5" w:rsidRDefault="006409E5" w:rsidP="006409E5">
      <w:pPr>
        <w:pStyle w:val="AR6BodyText"/>
      </w:pPr>
    </w:p>
    <w:p w14:paraId="7BAD877A" w14:textId="70866B37" w:rsidR="006409E5" w:rsidRPr="000128A3" w:rsidRDefault="006409E5" w:rsidP="00294F83">
      <w:pPr>
        <w:pStyle w:val="AR6Chap1Level31111"/>
        <w:pBdr>
          <w:top w:val="nil"/>
          <w:left w:val="nil"/>
          <w:bottom w:val="nil"/>
          <w:right w:val="nil"/>
          <w:between w:val="nil"/>
        </w:pBdr>
        <w:rPr>
          <w:lang w:val="en-GB"/>
        </w:rPr>
      </w:pPr>
      <w:bookmarkStart w:id="7265" w:name="_Toc69950024"/>
      <w:r w:rsidRPr="000128A3">
        <w:rPr>
          <w:lang w:val="en-GB"/>
        </w:rPr>
        <w:t xml:space="preserve">The </w:t>
      </w:r>
      <w:del w:id="7266" w:author="Ian Blenkinsop" w:date="2021-07-09T14:05:00Z">
        <w:r w:rsidRPr="000128A3" w:rsidDel="00C30456">
          <w:rPr>
            <w:lang w:val="en-GB"/>
          </w:rPr>
          <w:delText xml:space="preserve">likelihood </w:delText>
        </w:r>
      </w:del>
      <w:ins w:id="7267" w:author="Ian Blenkinsop" w:date="2021-07-09T14:05:00Z">
        <w:r w:rsidR="00C30456">
          <w:rPr>
            <w:lang w:val="en-GB"/>
          </w:rPr>
          <w:t>L</w:t>
        </w:r>
        <w:r w:rsidR="00C30456" w:rsidRPr="000128A3">
          <w:rPr>
            <w:lang w:val="en-GB"/>
          </w:rPr>
          <w:t xml:space="preserve">ikelihood </w:t>
        </w:r>
      </w:ins>
      <w:r w:rsidRPr="000128A3">
        <w:rPr>
          <w:lang w:val="en-GB"/>
        </w:rPr>
        <w:t xml:space="preserve">of </w:t>
      </w:r>
      <w:del w:id="7268" w:author="Ian Blenkinsop" w:date="2021-07-09T14:05:00Z">
        <w:r w:rsidRPr="000128A3" w:rsidDel="00C30456">
          <w:rPr>
            <w:lang w:val="en-GB"/>
          </w:rPr>
          <w:delText xml:space="preserve">reference </w:delText>
        </w:r>
      </w:del>
      <w:ins w:id="7269" w:author="Ian Blenkinsop" w:date="2021-07-09T14:05:00Z">
        <w:r w:rsidR="00C30456">
          <w:rPr>
            <w:lang w:val="en-GB"/>
          </w:rPr>
          <w:t>R</w:t>
        </w:r>
        <w:r w:rsidR="00C30456" w:rsidRPr="000128A3">
          <w:rPr>
            <w:lang w:val="en-GB"/>
          </w:rPr>
          <w:t xml:space="preserve">eference </w:t>
        </w:r>
      </w:ins>
      <w:del w:id="7270" w:author="Ian Blenkinsop" w:date="2021-07-09T14:05:00Z">
        <w:r w:rsidRPr="000128A3" w:rsidDel="00C30456">
          <w:rPr>
            <w:lang w:val="en-GB"/>
          </w:rPr>
          <w:delText>scenarios</w:delText>
        </w:r>
      </w:del>
      <w:ins w:id="7271" w:author="Ian Blenkinsop" w:date="2021-07-09T14:05:00Z">
        <w:r w:rsidR="00C30456">
          <w:rPr>
            <w:lang w:val="en-GB"/>
          </w:rPr>
          <w:t>S</w:t>
        </w:r>
        <w:r w:rsidR="00C30456" w:rsidRPr="000128A3">
          <w:rPr>
            <w:lang w:val="en-GB"/>
          </w:rPr>
          <w:t>cenarios</w:t>
        </w:r>
      </w:ins>
      <w:r w:rsidRPr="000128A3">
        <w:rPr>
          <w:lang w:val="en-GB"/>
        </w:rPr>
        <w:t xml:space="preserve">, </w:t>
      </w:r>
      <w:del w:id="7272" w:author="Ian Blenkinsop" w:date="2021-07-09T14:05:00Z">
        <w:r w:rsidRPr="000128A3" w:rsidDel="00C30456">
          <w:rPr>
            <w:lang w:val="en-GB"/>
          </w:rPr>
          <w:delText xml:space="preserve">scenario </w:delText>
        </w:r>
      </w:del>
      <w:ins w:id="7273" w:author="Ian Blenkinsop" w:date="2021-07-09T14:05:00Z">
        <w:r w:rsidR="00C30456">
          <w:rPr>
            <w:lang w:val="en-GB"/>
          </w:rPr>
          <w:t>S</w:t>
        </w:r>
        <w:r w:rsidR="00C30456" w:rsidRPr="000128A3">
          <w:rPr>
            <w:lang w:val="en-GB"/>
          </w:rPr>
          <w:t xml:space="preserve">cenario </w:t>
        </w:r>
      </w:ins>
      <w:del w:id="7274" w:author="Ian Blenkinsop" w:date="2021-07-09T14:05:00Z">
        <w:r w:rsidRPr="000128A3" w:rsidDel="00C30456">
          <w:rPr>
            <w:lang w:val="en-GB"/>
          </w:rPr>
          <w:delText xml:space="preserve">uncertainty </w:delText>
        </w:r>
      </w:del>
      <w:ins w:id="7275" w:author="Ian Blenkinsop" w:date="2021-07-09T14:06:00Z">
        <w:r w:rsidR="00C30456">
          <w:rPr>
            <w:lang w:val="en-GB"/>
          </w:rPr>
          <w:t>U</w:t>
        </w:r>
      </w:ins>
      <w:ins w:id="7276" w:author="Ian Blenkinsop" w:date="2021-07-09T14:05:00Z">
        <w:r w:rsidR="00C30456" w:rsidRPr="000128A3">
          <w:rPr>
            <w:lang w:val="en-GB"/>
          </w:rPr>
          <w:t xml:space="preserve">ncertainty </w:t>
        </w:r>
      </w:ins>
      <w:r w:rsidRPr="000128A3">
        <w:rPr>
          <w:lang w:val="en-GB"/>
        </w:rPr>
        <w:t xml:space="preserve">and </w:t>
      </w:r>
      <w:del w:id="7277" w:author="Ian Blenkinsop" w:date="2021-07-09T14:06:00Z">
        <w:r w:rsidRPr="000128A3" w:rsidDel="00C30456">
          <w:rPr>
            <w:lang w:val="en-GB"/>
          </w:rPr>
          <w:delText>storylines</w:delText>
        </w:r>
      </w:del>
      <w:bookmarkEnd w:id="7265"/>
      <w:ins w:id="7278" w:author="Ian Blenkinsop" w:date="2021-07-09T14:06:00Z">
        <w:r w:rsidR="00C30456">
          <w:rPr>
            <w:lang w:val="en-GB"/>
          </w:rPr>
          <w:t>S</w:t>
        </w:r>
        <w:r w:rsidR="00C30456" w:rsidRPr="000128A3">
          <w:rPr>
            <w:lang w:val="en-GB"/>
          </w:rPr>
          <w:t>torylines</w:t>
        </w:r>
      </w:ins>
    </w:p>
    <w:p w14:paraId="25408A2E" w14:textId="77777777" w:rsidR="006409E5" w:rsidRPr="000128A3" w:rsidRDefault="006409E5" w:rsidP="006409E5">
      <w:pPr>
        <w:pStyle w:val="AR6BodyText"/>
        <w:rPr>
          <w:lang w:val="en-GB" w:eastAsia="en-US"/>
        </w:rPr>
      </w:pPr>
    </w:p>
    <w:p w14:paraId="4B333F24" w14:textId="4EF7E09C" w:rsidR="006409E5" w:rsidRPr="000128A3" w:rsidRDefault="006409E5" w:rsidP="006409E5">
      <w:pPr>
        <w:pStyle w:val="AR6BodyText"/>
        <w:rPr>
          <w:lang w:val="en-GB"/>
        </w:rPr>
      </w:pPr>
      <w:bookmarkStart w:id="7279" w:name="_Hlk66792835"/>
      <w:r w:rsidRPr="000128A3">
        <w:rPr>
          <w:lang w:val="en-GB"/>
        </w:rPr>
        <w:t xml:space="preserve">In general, no likelihood is attached to the scenarios assessed in this </w:t>
      </w:r>
      <w:r w:rsidR="006563F3">
        <w:rPr>
          <w:lang w:val="en-GB"/>
        </w:rPr>
        <w:t>R</w:t>
      </w:r>
      <w:r w:rsidRPr="000128A3">
        <w:rPr>
          <w:lang w:val="en-GB"/>
        </w:rPr>
        <w:t xml:space="preserve">eport. The use of different scenarios for climate change projections </w:t>
      </w:r>
      <w:commentRangeStart w:id="7280"/>
      <w:r w:rsidR="003E0A18" w:rsidRPr="003E0A18">
        <w:rPr>
          <w:lang w:val="sv"/>
        </w:rPr>
        <w:t xml:space="preserve">allows to explore </w:t>
      </w:r>
      <w:commentRangeEnd w:id="7280"/>
      <w:r w:rsidR="00C30456">
        <w:rPr>
          <w:rStyle w:val="CommentReference"/>
        </w:rPr>
        <w:commentReference w:id="7280"/>
      </w:r>
      <w:r w:rsidR="003E0A18" w:rsidRPr="003E0A18">
        <w:rPr>
          <w:lang w:val="sv"/>
        </w:rPr>
        <w:t>‘scenario uncertainty’</w:t>
      </w:r>
      <w:ins w:id="7281" w:author="Ian Blenkinsop" w:date="2021-07-09T14:07:00Z">
        <w:r w:rsidR="005A0A7A">
          <w:rPr>
            <w:lang w:val="sv"/>
          </w:rPr>
          <w:t xml:space="preserve"> (</w:t>
        </w:r>
        <w:r w:rsidR="005A0A7A" w:rsidRPr="000128A3">
          <w:rPr>
            <w:lang w:val="en-GB"/>
          </w:rPr>
          <w:t>Section 1.4.4</w:t>
        </w:r>
        <w:r w:rsidR="005A0A7A">
          <w:rPr>
            <w:lang w:val="en-GB"/>
          </w:rPr>
          <w:t>;</w:t>
        </w:r>
        <w:r w:rsidR="005A0A7A" w:rsidRPr="005A0A7A">
          <w:rPr>
            <w:lang w:val="en-GB"/>
          </w:rPr>
          <w:t xml:space="preserve"> </w:t>
        </w:r>
        <w:commentRangeStart w:id="7282"/>
        <w:r w:rsidR="005A0A7A" w:rsidRPr="000128A3">
          <w:rPr>
            <w:lang w:val="en-GB"/>
          </w:rPr>
          <w:t>SR1.5</w:t>
        </w:r>
        <w:commentRangeEnd w:id="7282"/>
        <w:r w:rsidR="005A0A7A">
          <w:rPr>
            <w:lang w:val="en-GB"/>
          </w:rPr>
          <w:t>;</w:t>
        </w:r>
        <w:r w:rsidR="005A0A7A">
          <w:rPr>
            <w:rStyle w:val="CommentReference"/>
          </w:rPr>
          <w:commentReference w:id="7282"/>
        </w:r>
      </w:ins>
      <w:r w:rsidRPr="000128A3">
        <w:rPr>
          <w:lang w:val="en-GB"/>
        </w:rPr>
        <w:t xml:space="preserve"> </w:t>
      </w:r>
      <w:r>
        <w:fldChar w:fldCharType="begin" w:fldLock="1"/>
      </w:r>
      <w:r w:rsidR="00E81B0B">
        <w:rPr>
          <w:lang w:val="en-GB"/>
        </w:rPr>
        <w:instrText>ADDIN CSL_CITATION { "citationItems" : [ { "id" : "ITEM-1", "itemData" : { "DOI" : "10.1017/CBO9781107415324.024", "ISBN" : "9781107661820", "author" : [ { "dropping-particle" : "", "family" : "Collins", "given" : "M", "non-dropping-particle" : "", "parse-names" : false, "suffix" : "" }, { "dropping-particle" : "", "family" : "Knutti", "given" : "R", "non-dropping-particle" : "", "parse-names" : false, "suffix" : "" }, { "dropping-particle" : "", "family" : "Arblaster", "given" : "J", "non-dropping-particle" : "", "parse-names" : false, "suffix" : "" }, { "dropping-particle" : "", "family" : "Dufresne", "given" : "J.-L.", "non-dropping-particle" : "", "parse-names" : false, "suffix" : "" }, { "dropping-particle" : "", "family" : "Fichefet", "given" : "T", "non-dropping-particle" : "", "parse-names" : false, "suffix" : "" }, { "dropping-particle" : "", "family" : "Friedlingstein", "given" : "P", "non-dropping-particle" : "", "parse-names" : false, "suffix" : "" }, { "dropping-particle" : "", "family" : "Gao", "given" : "X", "non-dropping-particle" : "", "parse-names" : false, "suffix" : "" }, { "dropping-particle" : "", "family" : "Gutowski", "given" : "W J", "non-dropping-particle" : "", "parse-names" : false, "suffix" : "" }, { "dropping-particle" : "", "family" : "Johns", "given" : "T", "non-dropping-particle" : "", "parse-names" : false, "suffix" : "" }, { "dropping-particle" : "", "family" : "Krinner", "given" : "G", "non-dropping-particle" : "", "parse-names" : false, "suffix" : "" }, { "dropping-particle" : "", "family" : "Shongwe", "given" : "M", "non-dropping-particle" : "", "parse-names" : false, "suffix" : "" }, { "dropping-particle" : "", "family" : "Tebaldi", "given" : "C", "non-dropping-particle" : "", "parse-names" : false, "suffix" : "" }, { "dropping-particle" : "", "family" : "Weaver", "given" : "A J", "non-dropping-particle" : "", "parse-names" : false, "suffix" : "" }, { "dropping-particle" : "", "family" : "Wehner", "given" : "M", "non-dropping-particle" : "", "parse-names" : false, "suffix" : "" } ], "chapter-number" : "12",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"1029-1136", "publisher" : "Cambridge University Press", "publisher-place" : "Cambridge, United Kingdom and New York, NY, USA", "title" : "Long-term Climate Change: Projections, Commitments and Irreversibility", "translator" : [ { "dropping-particle" : "", "family" : "H3196", "given" : "Rt13", "non-dropping-particle" : "", "parse-names" : false, "suffix" : "" } ], "type" : "chapter" }, "uris" : [ "http://www.mendeley.com/documents/?uuid=0870fe69-2bce-44a5-bf76-3c9eb37f4f0c" ] } ], "mendeley" : { "formattedCitation" : "(Collins et al., 2013)", "manualFormatting" : "(Collins et al., 2013", "plainTextFormattedCitation" : "(Collins et al., 2013)", "previouslyFormattedCitation" : "(Collins et al., 2013)" }, "properties" : { "noteIndex" : 0 }, "schema" : "https://github.com/citation-style-language/schema/raw/master/csl-citation.json" }</w:instrText>
      </w:r>
      <w:r>
        <w:fldChar w:fldCharType="separate"/>
      </w:r>
      <w:ins w:id="7283" w:author="Robin Matthews" w:date="2021-05-18T16:08:00Z">
        <w:del w:id="7284" w:author="Ian Blenkinsop" w:date="2021-07-09T14:07:00Z">
          <w:r w:rsidR="00602365" w:rsidDel="005A0A7A">
            <w:rPr>
              <w:noProof/>
              <w:lang w:val="en-GB"/>
            </w:rPr>
            <w:delText>(</w:delText>
          </w:r>
        </w:del>
        <w:r w:rsidR="00602365">
          <w:rPr>
            <w:noProof/>
            <w:lang w:val="en-GB"/>
          </w:rPr>
          <w:t>Collins et al., 2013</w:t>
        </w:r>
      </w:ins>
      <w:del w:id="7285" w:author="Robin Matthews" w:date="2021-05-18T16:08:00Z">
        <w:r w:rsidRPr="000128A3" w:rsidDel="00602365">
          <w:rPr>
            <w:noProof/>
            <w:lang w:val="en-GB"/>
          </w:rPr>
          <w:delText>(Collins et al., 2013</w:delText>
        </w:r>
      </w:del>
      <w:r>
        <w:fldChar w:fldCharType="end"/>
      </w:r>
      <w:del w:id="7286" w:author="Ian Blenkinsop" w:date="2021-07-09T14:07:00Z">
        <w:r w:rsidRPr="000128A3" w:rsidDel="005A0A7A">
          <w:rPr>
            <w:lang w:val="en-GB"/>
          </w:rPr>
          <w:delText xml:space="preserve">; </w:delText>
        </w:r>
        <w:commentRangeStart w:id="7287"/>
        <w:r w:rsidRPr="000128A3" w:rsidDel="005A0A7A">
          <w:rPr>
            <w:lang w:val="en-GB"/>
          </w:rPr>
          <w:delText>SR1.5</w:delText>
        </w:r>
        <w:commentRangeEnd w:id="7287"/>
        <w:r w:rsidR="00C30456" w:rsidDel="005A0A7A">
          <w:rPr>
            <w:rStyle w:val="CommentReference"/>
          </w:rPr>
          <w:commentReference w:id="7287"/>
        </w:r>
        <w:r w:rsidRPr="000128A3" w:rsidDel="005A0A7A">
          <w:rPr>
            <w:lang w:val="en-GB"/>
          </w:rPr>
          <w:delText>; see also Section 1.4.4</w:delText>
        </w:r>
      </w:del>
      <w:r w:rsidRPr="000128A3">
        <w:rPr>
          <w:lang w:val="en-GB"/>
        </w:rPr>
        <w:t xml:space="preserve">). Scenario uncertainty is fundamentally different from geophysical uncertainties, which result from limitations in the understanding and predictability of the climate system </w:t>
      </w:r>
      <w:r>
        <w:fldChar w:fldCharType="begin" w:fldLock="1"/>
      </w:r>
      <w:r w:rsidR="00E81B0B">
        <w:rPr>
          <w:lang w:val="en-GB"/>
        </w:rPr>
        <w:instrText>ADDIN CSL_CITATION { "citationItems" : [ { "id" : "ITEM-1", "itemData" : { "DOI" : "10.1098/rsta.2011.0149", "ISSN" : "1364-503X", "abstract" : "Policy-making is usually about risk management. Thus, the handling of uncertainty in science is central to its support of sound policy-making. There is value in scientists engaging in a deep conversation with policy-makers and others, not merely \u2018delivering\u2019 results or analyses and then playing no further role. Communicating the policy relevance of different varieties of uncertainty, including imprecision, ambiguity, intractability and indeterminism, is an important part of this conversation. Uncertainty is handled better when scientists engage with policy-makers. Climate policy aims both to alter future risks (particularly via mitigation) and to take account of and respond to relevant remaining risks (via adaptation) in the complex causal chain that begins and ends with individuals. Policy-making profits from learning how to shift the distribution of risks towards less dangerous impacts, even if the probability of events remains uncertain. Immediate value lies not only in communicating how risks may change with time and how those risks may be changed by action, but also in projecting how our understanding of those risks may improve with time (via science) and how our ability to influence them may advance (via technology and policy design). Guidance on the most urgent places to gather information and realistic estimates of when to expect more informative answers is of immediate value, as are plausible estimates of the risk of delaying action. Risk assessment requires grappling with probability and ambiguity (uncertainty in the Knightian sense) and assessing the ethical, logical, philosophical and economic underpinnings of whether a target of \u201850 per cent chance of remaining under +2 \u00b0 C' is either \u2018right\u2019 or \u2018safe\u2019. How do we better stimulate advances in the difficult analytical and philosophical questions while maintaining foundational scientific work advancing our understanding of the phenomena? And provide immediate help with decisions that must be made now?", "author" : [ { "dropping-particle" : "", "family" : "Smith", "given" : "Leonard A.", "non-dropping-particle" : "", "parse-names" : false, "suffix" : "" }, { "dropping-particle" : "", "family" : "Stern", "given" : "Nicholas", "non-dropping-particle" : "", "parse-names" : false, "suffix" : "" } ], "container-title" : "Philosophical Transactions of the Royal Society A: Mathematical, Physical and Engineering Sciences", "id" : "ITEM-1", "issue" : "1956", "issued" : { "date-parts" : [ [ "2011", "12", "13" ] ] }, "page" : "4818-4841", "title" : "Uncertainty in science and its role in climate policy", "translator" : [ { "dropping-particle" : "", "family" : "H4166", "given" : "", "non-dropping-particle" : "", "parse-names" : false, "suffix" : "" } ], "type" : "article-journal", "volume" : "369" }, "uris" : [ "http://www.mendeley.com/documents/?uuid=d4bc0ac3-b7e2-425d-a8e2-c0090837105e" ] } ], "mendeley" : { "formattedCitation" : "(Smith and Stern, 2011)", "manualFormatting" : "(Smith and Stern, 2011)", "plainTextFormattedCitation" : "(Smith and Stern, 2011)", "previouslyFormattedCitation" : "(Smith and Stern, 2011)" }, "properties" : { "noteIndex" : 0 }, "schema" : "https://github.com/citation-style-language/schema/raw/master/csl-citation.json" }</w:instrText>
      </w:r>
      <w:r>
        <w:fldChar w:fldCharType="separate"/>
      </w:r>
      <w:ins w:id="7288" w:author="Robin Matthews" w:date="2021-05-18T16:08:00Z">
        <w:r w:rsidR="00602365">
          <w:rPr>
            <w:noProof/>
            <w:lang w:val="en-GB"/>
          </w:rPr>
          <w:t>(Smith and Stern, 2011)</w:t>
        </w:r>
      </w:ins>
      <w:del w:id="7289" w:author="Robin Matthews" w:date="2021-05-18T16:08:00Z">
        <w:r w:rsidRPr="000128A3" w:rsidDel="00602365">
          <w:rPr>
            <w:noProof/>
            <w:lang w:val="en-GB"/>
          </w:rPr>
          <w:delText>(Smith and Stern, 2011)</w:delText>
        </w:r>
      </w:del>
      <w:r>
        <w:fldChar w:fldCharType="end"/>
      </w:r>
      <w:r w:rsidRPr="000128A3">
        <w:rPr>
          <w:lang w:val="en-GB"/>
        </w:rPr>
        <w:t xml:space="preserve">. In scenarios, by contrast, future emissions depend to a large extent on the collective outcome of choices and processes related to population dynamics and economic activity, or on choices that affect a given activity’s energy and emissions intensity </w:t>
      </w:r>
      <w:r>
        <w:fldChar w:fldCharType="begin" w:fldLock="1"/>
      </w:r>
      <w:r w:rsidR="00E81B0B">
        <w:rPr>
          <w:lang w:val="en-GB"/>
        </w:rPr>
        <w:instrText>ADDIN CSL_CITATION { "citationItems" : [ { "id" : "ITEM-1", "itemData" : { "DOI" : "10.1023/A:1005551626280", "author" : [ { "dropping-particle" : "", "family" : "Jones", "given" : "Roger N.", "non-dropping-particle" : "", "parse-names" : false, "suffix" : "" } ], "container-title" : "Climatic Change", "id" : "ITEM-1", "issued" : { "date-parts" : [ [ "2000" ] ] }, "page" : "403-419", "title" : "Managing Uncertainty in Climate Change Projections \u2013 Issues for Impact Assessment", "translator" : [ { "dropping-particle" : "", "family" : "H1567", "given" : "", "non-dropping-particle" : "", "parse-names" : false, "suffix" : "" } ], "type" : "article-journal", "volume" : "45" }, "uris" : [ "http://www.mendeley.com/documents/?uuid=22d8255a-4e38-429f-87d7-8f832fd787f3" ] }, { "id" : "ITEM-2", "itemData" : { "DOI" : "10.1175/2007JCLI2119.1", "ISSN" : "0894-8755", "abstract" : "Abstract Quantification of the uncertainties in future climate projections is crucial for the implementation of climate policies. Here a review of projections of global temperature change over the twenty-first century is provided for the six illustrative emission scenarios from the Special Report on Emissions Scenarios (SRES) that assume no policy intervention, based on the latest generation of coupled general circulation models, climate models of intermediate complexity, and simple models, and uncertainty ranges and probabilistic projections from various published methods and models are assessed. Despite substantial improvements in climate models, projections for given scenarios on average have not changed much in recent years. Recent progress has, however, increased the confidence in uncertainty estimates and now allows a better separation of the uncertainties introduced by scenarios, physical feedbacks, carbon cycle, and structural uncertainty. Projection uncertainties are now constrained by observations and therefore consistent with past observed trends and patterns. Future trends in global temperature resulting from anthropogenic forcing over the next few decades are found to be comparably well constrained. Uncertainties for projections on the century time scale, when accounting for structural and feedback uncertainties, are larger than captured in single models or methods. This is due to differences in the models, the sources of uncertainty taken into account, the type of observational constraints used, and the statistical assumptions made. It is shown that as an approximation, the relative uncertainty range for projected warming in 2100 is the same for all scenarios. Inclusion of uncertainties in carbon cycle\u2013climate feedbacks extends the upper bound of the uncertainty range by more than the lower bound.", "author" : [ { "dropping-particle" : "", "family" : "Knutti", "given" : "R", "non-dropping-particle" : "", "parse-names" : false, "suffix" : "" }, { "dropping-particle" : "", "family" : "Allen", "given" : "M R", "non-dropping-particle" : "", "parse-names" : false, "suffix" : "" }, { "dropping-particle" : "", "family" : "Friedlingstein", "given" : "P", "non-dropping-particle" : "", "parse-names" : false, "suffix" : "" }, { "dropping-particle" : "", "family" : "Gregory", "given" : "J M", "non-dropping-particle" : "", "parse-names" : false, "suffix" : "" }, { "dropping-particle" : "", "family" : "Hegerl", "given" : "G C", "non-dropping-particle" : "", "parse-names" : false, "suffix" : "" }, { "dropping-particle" : "", "family" : "Meehl", "given" : "G A", "non-dropping-particle" : "", "parse-names" : false, "suffix" : "" }, { "dropping-particle" : "", "family" : "Meinshausen", "given" : "M", "non-dropping-particle" : "", "parse-names" : false, "suffix" : "" }, { "dropping-particle" : "", "family" : "Murphy", "given" : "J M", "non-dropping-particle" : "", "parse-names" : false, "suffix" : "" }, { "dropping-particle" : "", "family" : "Plattner", "given" : "G.-K.", "non-dropping-particle" : "", "parse-names" : false, "suffix" : "" }, { "dropping-particle" : "", "family" : "Raper", "given" : "S C B", "non-dropping-particle" : "", "parse-names" : false, "suffix" : "" }, { "dropping-particle" : "", "family" : "Stocker", "given" : "T F", "non-dropping-particle" : "", "parse-names" : false, "suffix" : "" }, { "dropping-particle" : "", "family" : "Stott", "given" : "P A", "non-dropping-particle" : "", "parse-names" : false, "suffix" : "" }, { "dropping-particle" : "", "family" : "Teng", "given" : "H", "non-dropping-particle" : "", "parse-names" : false, "suffix" : "" }, { "dropping-particle" : "", "family" : "Wigley", "given" : "T M L", "non-dropping-particle" : "", "parse-names" : false, "suffix" : "" } ], "container-title" : "Journal of Climate", "id" : "ITEM-2", "issue" : "11", "issued" : { "date-parts" : [ [ "2008", "6" ] ] }, "page" : "2651-2663", "title" : "A Review of Uncertainties in Global Temperature Projections over the Twenty-First Century", "translator" : [ { "dropping-particle" : "", "family" : "H2683", "given" : "", "non-dropping-particle" : "", "parse-names" : false, "suffix" : "" } ], "type" : "article-journal", "volume" : "21" }, "uris" : [ "http://www.mendeley.com/documents/?uuid=e13330fa-8288-4621-9f60-07eef440409d" ] }, { "id" : "ITEM-3", "itemData" : { "DOI" : "10.1016/j.gloenvcha.2012.05.005", "ISSN" : "09593780", "author" : [ { "dropping-particle" : "", "family" : "Kriegler", "given" : "Elmar", "non-dropping-particle" : "", "parse-names" : false, "suffix" : "" }, { "dropping-particle" : "", "family" : "O\u2019Neill", "given" : "Brian C.", "non-dropping-particle" : "", "parse-names" : false, "suffix" : "" }, { "dropping-particle" : "", "family" : "Hallegatte", "given" : "Stephane", "non-dropping-particle" : "", "parse-names" : false, "suffix" : "" }, { "dropping-particle" : "", "family" : "Kram", "given" : "Tom", "non-dropping-particle" : "", "parse-names" : false, "suffix" : "" }, { "dropping-particle" : "", "family" : "Lempert", "given" : "Robert J.", "non-dropping-particle" : "", "parse-names" : false, "suffix" : "" }, { "dropping-particle" : "", "family" : "Moss", "given" : "Richard H.", "non-dropping-particle" : "", "parse-names" : false, "suffix" : "" }, { "dropping-particle" : "", "family" : "Wilbanks", "given" : "Thomas", "non-dropping-particle" : "", "parse-names" : false, "suffix" : "" } ], "container-title" : "Global Environmental Change", "id" : "ITEM-3", "issue" : "4", "issued" : { "date-parts" : [ [ "2012", "10" ] ] }, "page" : "807-822", "title" : "The need for and use of socio-economic scenarios for climate change analysis: A new approach based on shared socio-economic pathways", "translator" : [ { "dropping-particle" : "", "family" : "H3865", "given" : "", "non-dropping-particle" : "", "parse-names" : false, "suffix" : "" } ], "type" : "article-journal", "volume" : "22" }, "uris" : [ "http://www.mendeley.com/documents/?uuid=9e9b1884-7304-4748-aba5-102f94d2ca01" ] }, { "id" : "ITEM-4", "itemData" : { "DOI" : "10.1007/s10584-013-0906-1", "ISSN" : "0165-0009", "author" : [ { "dropping-particle" : "", "family" : "Vuuren", "given" : "Detlef P.", "non-dropping-particle" : "van", "parse-names" : false, "suffix" : "" }, { "dropping-particle" : "", "family" : "Kriegler", "given" : "Elmar", "non-dropping-particle" : "", "parse-names" : false, "suffix" : "" }, { "dropping-particle" : "", "family" : "O\u2019Neill", "given" : "Brian C.", "non-dropping-particle" : "", "parse-names" : false, "suffix" : "" }, { "dropping-particle" : "", "family" : "Ebi", "given" : "Kristie L.", "non-dropping-particle" : "", "parse-names" : false, "suffix" : "" }, { "dropping-particle" : "", "family" : "Riahi", "given" : "Keywan", "non-dropping-particle" : "", "parse-names" : false, "suffix" : "" }, { "dropping-particle" : "", "family" : "Carter", "given" : "Timothy R.", "non-dropping-particle" : "", "parse-names" : false, "suffix" : "" }, { "dropping-particle" : "", "family" : "Edmonds", "given" : "Jae", "non-dropping-particle" : "", "parse-names" : false, "suffix" : "" }, { "dropping-particle" : "", "family" : "Hallegatte", "given" : "Stephane", "non-dropping-particle" : "", "parse-names" : false, "suffix" : "" }, { "dropping-particle" : "", "family" : "Kram", "given" : "Tom", "non-dropping-particle"</w:instrText>
      </w:r>
      <w:r w:rsidR="00E81B0B" w:rsidRPr="00A1237E">
        <w:instrText xml:space="preserve"> : "", "parse-names" : false, "suffix" : "" }, { "dropping-particle" : "", "family" : "Mathur", "given" : "Ritu", "non-dropping-particle" : "", "parse-names" : false, "suffix" : "" }, { "dropping-particle" : "", "family" : "Winkler", "given" : "Harald", "non-dropping-particle" : "", "parse-names" : false, "suffix" : "" } ], "container-title" : "Climatic Change", "id" : "ITEM-4", "issue" : "3", "issued" : { "date-parts" : [ [ "2014", "2", "3" ] ] }, "page" : "373-386", "publisher" : "Springer Netherlands", "title" : "A new scenario framework for Climate Change Research: scenario matrix architecture", "translator" : [ { "dropping-particle" : "", "family" : "H3457", "given" : "", "non-dropping-particle" : "", "parse-names" : false, "suffix" : "" } ], "type" : "article-journal", "volume" : "122" }, "uris" : [ "http://www.mendeley.com/documents/?uuid=bd428ef6-c48a-474e-9e1f-0eedaab6fff7" ] } ], "mendeley" : { "formattedCitation" : "(Jones, 2000; Knutti et al., 2008; Kriegler et al., 2012; van Vuuren et al., 2014)", "manualFormatting" : "(Jones, 2000; Knutti et al., 2008; Kriegler et al., 2012; van Vuuren et al., 2014)", "plainTextFormattedCitation" : "(Jones, 2000; Knutti et al., 2008; Kriegler et al., 2012; van Vuuren et al., 2014)", "previouslyFormattedCitation" : "(Jones, 2000; Knutti et al., 2008; Kriegler et al., 2012; van Vuuren et al., 2014)" }, "properties" : { "noteIndex" : 0 }, "schema" : "https://github.com/citation-style-language/schema/raw/master/csl-citation.json" }</w:instrText>
      </w:r>
      <w:r>
        <w:fldChar w:fldCharType="separate"/>
      </w:r>
      <w:ins w:id="7290" w:author="Robin Matthews" w:date="2021-05-18T16:08:00Z">
        <w:r w:rsidR="00602365">
          <w:rPr>
            <w:noProof/>
            <w:lang w:val="sv-SE"/>
          </w:rPr>
          <w:t>(Jones, 2000; Knutti et al., 2008; Kriegler et al., 2012; van Vuuren et al., 2014)</w:t>
        </w:r>
      </w:ins>
      <w:del w:id="7291" w:author="Robin Matthews" w:date="2021-05-18T16:08:00Z">
        <w:r w:rsidRPr="00FA27F6" w:rsidDel="00602365">
          <w:rPr>
            <w:noProof/>
            <w:lang w:val="sv-SE"/>
          </w:rPr>
          <w:delText>(Jones, 2000; Knutti et al., 2008; Kriegler et al., 2012; van</w:delText>
        </w:r>
        <w:r w:rsidDel="00602365">
          <w:rPr>
            <w:noProof/>
            <w:lang w:val="sv-SE"/>
          </w:rPr>
          <w:delText xml:space="preserve"> </w:delText>
        </w:r>
        <w:r w:rsidRPr="00FA27F6" w:rsidDel="00602365">
          <w:rPr>
            <w:noProof/>
            <w:lang w:val="sv-SE"/>
          </w:rPr>
          <w:delText>Vuuren et al., 2014)</w:delText>
        </w:r>
      </w:del>
      <w:r>
        <w:fldChar w:fldCharType="end"/>
      </w:r>
      <w:r w:rsidRPr="00FA27F6">
        <w:rPr>
          <w:lang w:val="sv-SE"/>
        </w:rPr>
        <w:t xml:space="preserve">. </w:t>
      </w:r>
      <w:r w:rsidRPr="000128A3">
        <w:rPr>
          <w:lang w:val="en-GB"/>
        </w:rPr>
        <w:t>Even if identical socio-economic futures are assumed, the associated future emissions still face uncertainties, since different experts and model frameworks diverge in their estimates of future emission</w:t>
      </w:r>
      <w:ins w:id="7292" w:author="Ian Blenkinsop" w:date="2021-07-09T14:08:00Z">
        <w:r w:rsidR="005A0A7A">
          <w:rPr>
            <w:lang w:val="en-GB"/>
          </w:rPr>
          <w:t>s</w:t>
        </w:r>
      </w:ins>
      <w:r w:rsidRPr="000128A3">
        <w:rPr>
          <w:lang w:val="en-GB"/>
        </w:rPr>
        <w:t xml:space="preserve"> ranges </w:t>
      </w:r>
      <w:r>
        <w:fldChar w:fldCharType="begin" w:fldLock="1"/>
      </w:r>
      <w:r w:rsidR="00E81B0B">
        <w:rPr>
          <w:lang w:val="en-GB"/>
        </w:rPr>
        <w:instrText>ADDIN CSL_CITATION { "citationItems" : [ { "id" : "ITEM-1", "itemData" : { "DOI" : "10.1007/s10584-019-02500-y", "ISSN" : "0165-0009", "author" : [ { "dropping-particle" : "", "family" : "Ho", "given" : "Emily", "non-dropping-particle" : "", "parse-names" : false, "suffix" : "" }, { "dropping-particle" : "V.", "family" : "Budescu", "given" : "David", "non-dropping-particle" : "", "parse-names" : false, "suffix" : "" }, { "dropping-particle" : "", "family" : "Bosetti", "given" : "Valentina", "non-dropping-particle" : "", "parse-names" : false, "suffix" : "" }, { "dropping-particle" : "", "family" : "Vuuren", "given" : "Detlef P.", "non-dropping-particle" : "van", "parse-names" : false, "suffix" : "" }, { "dropping-particle" : "", "family" : "Keller", "given" : "Klaus", "non-dropping-particle" : "", "parse-names" : false, "suffix" : "" } ], "container-title" : "Climatic Change", "id" : "ITEM-1", "issue" : "4", "issued" : { "date-parts" : [ [ "2019", "8", "23" ] ] }, "page" : "545-561", "title" : "Not all carbon dioxide emission scenarios are equally likely: a subjective expert assessment", "translator" : [ { "dropping-particle" : "", "family" : "H4159", "given" : "", "non-dropping-particle" : "", "parse-names" : false, "suffix" : "" } ], "type" : "article-journal", "volume" : "155" }, "uris" : [ "http://www.mendeley.com/documents/?uuid=960f2b78-1cd2-42c5-9160-45de8d043723" ] } ], "mendeley" : { "formattedCitation" : "(Ho et al., 2019)", "plainTextFormattedCitation" : "(Ho et al., 2019)", "previouslyFormattedCitation" : "(Ho et al., 2019)" }, "properties" : { "noteIndex" : 0 }, "schema" : "https://github.com/citation-style-language/schema/raw/master/csl-citation.json" }</w:instrText>
      </w:r>
      <w:r>
        <w:fldChar w:fldCharType="separate"/>
      </w:r>
      <w:ins w:id="7293" w:author="Robin Matthews" w:date="2021-05-18T16:08:00Z">
        <w:r w:rsidR="00602365">
          <w:rPr>
            <w:noProof/>
            <w:lang w:val="en-GB"/>
          </w:rPr>
          <w:t>(Ho et al., 2019)</w:t>
        </w:r>
      </w:ins>
      <w:del w:id="7294" w:author="Robin Matthews" w:date="2021-05-18T16:08:00Z">
        <w:r w:rsidRPr="000128A3" w:rsidDel="00602365">
          <w:rPr>
            <w:noProof/>
            <w:lang w:val="en-GB"/>
          </w:rPr>
          <w:delText>(Ho et al., 2019)</w:delText>
        </w:r>
      </w:del>
      <w:r>
        <w:fldChar w:fldCharType="end"/>
      </w:r>
      <w:r w:rsidRPr="000128A3">
        <w:rPr>
          <w:lang w:val="en-GB"/>
        </w:rPr>
        <w:t xml:space="preserve">. </w:t>
      </w:r>
    </w:p>
    <w:bookmarkEnd w:id="7279"/>
    <w:p w14:paraId="080A309B" w14:textId="77777777" w:rsidR="006409E5" w:rsidRPr="000128A3" w:rsidRDefault="006409E5" w:rsidP="006409E5">
      <w:pPr>
        <w:pStyle w:val="AR6BodyText"/>
        <w:rPr>
          <w:lang w:val="en-GB"/>
        </w:rPr>
      </w:pPr>
    </w:p>
    <w:p w14:paraId="09F76CB3" w14:textId="75178384" w:rsidR="006409E5" w:rsidRPr="000128A3" w:rsidRDefault="006409E5" w:rsidP="006409E5">
      <w:pPr>
        <w:pStyle w:val="AR6BodyText"/>
        <w:rPr>
          <w:lang w:val="en-GB"/>
        </w:rPr>
      </w:pPr>
      <w:bookmarkStart w:id="7295" w:name="_Hlk66792906"/>
      <w:r w:rsidRPr="000128A3">
        <w:rPr>
          <w:lang w:val="en-GB"/>
        </w:rPr>
        <w:t>When exploring various climate futures, scenarios with no, or no additional, climate policies are often referred to as ‘baseline’ or ‘reference scenarios’ (Section 1.6.1.1</w:t>
      </w:r>
      <w:del w:id="7296" w:author="Ian Blenkinsop" w:date="2021-07-09T14:08:00Z">
        <w:r w:rsidRPr="000128A3" w:rsidDel="005A0A7A">
          <w:rPr>
            <w:lang w:val="en-GB"/>
          </w:rPr>
          <w:delText>; Annex VII:</w:delText>
        </w:r>
      </w:del>
      <w:ins w:id="7297" w:author="Ian Blenkinsop" w:date="2021-07-09T14:08:00Z">
        <w:r w:rsidR="005A0A7A">
          <w:rPr>
            <w:lang w:val="en-GB"/>
          </w:rPr>
          <w:t xml:space="preserve"> and</w:t>
        </w:r>
      </w:ins>
      <w:r w:rsidRPr="000128A3">
        <w:rPr>
          <w:lang w:val="en-GB"/>
        </w:rPr>
        <w:t xml:space="preserve"> Glossary). Among the five core scenarios used most in this report, SSP3-7.0 and SSP5-8.5 are explicit ‘</w:t>
      </w:r>
      <w:commentRangeStart w:id="7298"/>
      <w:r w:rsidRPr="000128A3">
        <w:rPr>
          <w:lang w:val="en-GB"/>
        </w:rPr>
        <w:t>no-climate-policy</w:t>
      </w:r>
      <w:commentRangeEnd w:id="7298"/>
      <w:r w:rsidR="005A0A7A">
        <w:rPr>
          <w:rStyle w:val="CommentReference"/>
        </w:rPr>
        <w:commentReference w:id="7298"/>
      </w:r>
      <w:r w:rsidRPr="000128A3">
        <w:rPr>
          <w:lang w:val="en-GB"/>
        </w:rPr>
        <w:t xml:space="preserve">’ scenarios </w:t>
      </w:r>
      <w:ins w:id="7299" w:author="Ian Blenkinsop" w:date="2021-07-09T14:10:00Z">
        <w:r w:rsidR="005A0A7A">
          <w:rPr>
            <w:lang w:val="en-GB"/>
          </w:rPr>
          <w:t>(</w:t>
        </w:r>
        <w:r w:rsidR="005A0A7A" w:rsidRPr="000128A3">
          <w:rPr>
            <w:lang w:val="en-GB"/>
          </w:rPr>
          <w:t>Cross-Chapter Box 1.4, Table 1</w:t>
        </w:r>
        <w:r w:rsidR="005A0A7A">
          <w:rPr>
            <w:lang w:val="en-GB"/>
          </w:rPr>
          <w:t xml:space="preserve">; </w:t>
        </w:r>
      </w:ins>
      <w:r>
        <w:fldChar w:fldCharType="begin" w:fldLock="1"/>
      </w:r>
      <w:r w:rsidR="00E81B0B">
        <w:rPr>
          <w:lang w:val="en-GB"/>
        </w:rPr>
        <w:instrText>ADDIN CSL_CITATION { "citationItems" : [ { "id" : "ITEM-1", "itemData" : { "DOI" : "10.5194/gmd-12-1443-2019", "ISSN" : "1991-9603", "author" : [ { "dropping-particle" : "", "family" : "Gidden", "given" : "Matthew J.", "non-dropping-particle" : "", "parse-names" : false, "suffix" : "" }, { "dropping-particle" : "", "family" : "Riahi", "given" : "Keywan", "non-dropping-particle" : "", "parse-names" : false, "suffix" : "" }, { "dropping-particle" : "", "family" : "Smith", "given" : "Steven J.", "non-dropping-particle" : "", "parse-names" : false, "suffix" : "" }, { "dropping-particle" : "", "family" : "Fujimori", "given" : "Shinichiro", "non-dropping-particle" : "", "parse-names" : false, "suffix" : "" }, { "dropping-particle" : "", "family" : "Luderer", "given" : "Gunnar",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"Berg", "given" : "Maarten", "non-dropping-particle" : "van den", "parse-names" : false, "suffix" : "" }, { "dropping-particle" : "", "family" : "Feng", "given" : "Leyang", "non-dropping-particle" : "", "parse-names" : false, "suffix" : "" }, { "dropping-particle" : "", "family" : "Klein", "given" : "David", "non-dropping-particle" : "", "parse-names" : false, "suffix" : "" }, { "dropping-particle" : "", "family" : "Calvin", "given" : "Katherine", "non-dropping-particle" : "", "parse-names" : false, "suffix" : "" }, { "dropping-particle" : "", "family" : "Doelman", "given" : "Jonathan C.", "non-dropping-particle" : "", "parse-names" : false, "suffix" : "" }, { "dropping-particle" : "", "family" : "Frank", "given" : "Stefan",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"Havlik", "given" : "Petr", "non-dropping-particle" : "", "parse-names" : false, "suffix" : "" }, { "dropping-particle" : "", "family" : "Hilaire", "given" : "J\u00e9r\u00f4me", "non-dropping-particle" : "", "parse-names" : false, "suffix" : "" }, { "dropping-particle" : "", "family" : "Hoesly", "given" : "Rachel", "non-dropping-particle" : "", "parse-names" : false, "suffix" : "" }, { "dropping-particle" : "", "family" : "Horing", "given" : "Jill", "non-dropping-particle" : "", "parse-names" : false, "suffix" : "" }, { "dropping-particle" : "", "family" : "Popp", "given" : "Alexander", "non-dropping-particle" : "", "parse-names" : false, "suffix" : "" }, { "dropping-particle" : "", "family" : "Stehfest", "given" : "Elke", "non-dropping-particle" : "", "parse-names" : false, "suffix" : "" }, { "dropping-particle" : "", "family" : "Takahashi", "given" : "Kiyoshi", "non-dropping-particle" : "", "parse-names" : false, "suffix" : "" } ], "container-title" : "Geoscientific Model Development", "id" : "ITEM-1", "issue" : "4", "issued" : { "date-parts" : [ [ "2019", "4", "12" ] ] }, "page" : "1443-1475", "title" : "Global emissions pathways under different socioeconomic scenarios for use in CMIP6: a dataset of harmonized emissions trajectories through the end of the century", "translator" : [ { "dropping-particle" : "", "family" : "H4031", "given" : "", "non-dropping-particle" : "", "parse-names" : false, "suffix" : "" } ], "type" : "article-journal", "volume" : "12" }, "uris" : [ "http://www.mendeley.com/documents/?uuid=b2ab0ea4-396a-4375-8de4-fc34eaf6735f" ] } ], "mendeley" : { "formattedCitation" : "(Gidden et al., 2019)", "manualFormatting" : "(Gidden et al., 2019", "plainTextFormattedCitation" : "(Gidden et al., 2019)", "previouslyFormattedCitation" : "(Gidden et al., 2019)" }, "properties" : { "noteIndex" : 0 }, "schema" : "https://github.com/citation-style-language/schema/raw/master/csl-citation.json" }</w:instrText>
      </w:r>
      <w:r>
        <w:fldChar w:fldCharType="separate"/>
      </w:r>
      <w:ins w:id="7300" w:author="Robin Matthews" w:date="2021-05-18T16:08:00Z">
        <w:del w:id="7301" w:author="Ian Blenkinsop" w:date="2021-07-09T14:10:00Z">
          <w:r w:rsidR="00602365" w:rsidDel="005A0A7A">
            <w:rPr>
              <w:noProof/>
              <w:lang w:val="en-GB"/>
            </w:rPr>
            <w:delText>(</w:delText>
          </w:r>
        </w:del>
        <w:r w:rsidR="00602365">
          <w:rPr>
            <w:noProof/>
            <w:lang w:val="en-GB"/>
          </w:rPr>
          <w:t>Gidden et al., 2019</w:t>
        </w:r>
      </w:ins>
      <w:del w:id="7302" w:author="Robin Matthews" w:date="2021-05-18T16:08:00Z">
        <w:r w:rsidRPr="000128A3" w:rsidDel="00602365">
          <w:rPr>
            <w:noProof/>
            <w:lang w:val="en-GB"/>
          </w:rPr>
          <w:delText>(Gidden et al., 2019</w:delText>
        </w:r>
      </w:del>
      <w:r>
        <w:fldChar w:fldCharType="end"/>
      </w:r>
      <w:del w:id="7303" w:author="Ian Blenkinsop" w:date="2021-07-09T14:10:00Z">
        <w:r w:rsidRPr="000128A3" w:rsidDel="005A0A7A">
          <w:rPr>
            <w:lang w:val="en-GB"/>
          </w:rPr>
          <w:delText>; Cross-Chapter Box 1.4, Table 1</w:delText>
        </w:r>
      </w:del>
      <w:r w:rsidRPr="000128A3">
        <w:rPr>
          <w:lang w:val="en-GB"/>
        </w:rPr>
        <w:t xml:space="preserve">), assuming a carbon price of zero. These future ‘baseline’ scenarios are hence counterfactuals that include </w:t>
      </w:r>
      <w:del w:id="7304" w:author="Ian Blenkinsop" w:date="2021-07-09T14:10:00Z">
        <w:r w:rsidRPr="000128A3" w:rsidDel="005A0A7A">
          <w:rPr>
            <w:lang w:val="en-GB"/>
          </w:rPr>
          <w:delText xml:space="preserve">less </w:delText>
        </w:r>
      </w:del>
      <w:ins w:id="7305" w:author="Ian Blenkinsop" w:date="2021-07-09T14:10:00Z">
        <w:r w:rsidR="005A0A7A">
          <w:rPr>
            <w:lang w:val="en-GB"/>
          </w:rPr>
          <w:t xml:space="preserve">fewer </w:t>
        </w:r>
      </w:ins>
      <w:r w:rsidRPr="000128A3">
        <w:rPr>
          <w:lang w:val="en-GB"/>
        </w:rPr>
        <w:t xml:space="preserve">climate policies compared to </w:t>
      </w:r>
      <w:commentRangeStart w:id="7306"/>
      <w:r w:rsidRPr="000128A3">
        <w:rPr>
          <w:lang w:val="en-GB"/>
        </w:rPr>
        <w:t>‘business-as-usual’</w:t>
      </w:r>
      <w:commentRangeEnd w:id="7306"/>
      <w:r w:rsidR="005A0A7A">
        <w:rPr>
          <w:rStyle w:val="CommentReference"/>
        </w:rPr>
        <w:commentReference w:id="7306"/>
      </w:r>
      <w:r w:rsidRPr="000128A3">
        <w:rPr>
          <w:lang w:val="en-GB"/>
        </w:rPr>
        <w:t xml:space="preserve"> scenarios – given that ‘</w:t>
      </w:r>
      <w:commentRangeStart w:id="7307"/>
      <w:r w:rsidRPr="000128A3">
        <w:rPr>
          <w:lang w:val="en-GB"/>
        </w:rPr>
        <w:t xml:space="preserve">business-as-usual’ </w:t>
      </w:r>
      <w:commentRangeEnd w:id="7307"/>
      <w:r w:rsidR="00DE5233">
        <w:rPr>
          <w:rStyle w:val="CommentReference"/>
        </w:rPr>
        <w:commentReference w:id="7307"/>
      </w:r>
      <w:r w:rsidRPr="000128A3">
        <w:rPr>
          <w:lang w:val="en-GB"/>
        </w:rPr>
        <w:t xml:space="preserve">scenarios could be understood to imply a continuation of existing </w:t>
      </w:r>
      <w:r w:rsidRPr="000128A3">
        <w:rPr>
          <w:lang w:val="en-GB"/>
        </w:rPr>
        <w:lastRenderedPageBreak/>
        <w:t>climate policies. Generally, future scenarios are meant to cover a broad range of plausible futures, due</w:t>
      </w:r>
      <w:ins w:id="7308" w:author="Ian Blenkinsop" w:date="2021-07-09T14:13:00Z">
        <w:r w:rsidR="00DE5233">
          <w:rPr>
            <w:lang w:val="en-GB"/>
          </w:rPr>
          <w:t>,</w:t>
        </w:r>
      </w:ins>
      <w:r w:rsidRPr="000128A3">
        <w:rPr>
          <w:lang w:val="en-GB"/>
        </w:rPr>
        <w:t xml:space="preserve"> for example to unforeseen discontinuities in development pathways </w:t>
      </w:r>
      <w:r>
        <w:fldChar w:fldCharType="begin" w:fldLock="1"/>
      </w:r>
      <w:r w:rsidR="00E81B0B">
        <w:rPr>
          <w:lang w:val="en-GB"/>
        </w:rPr>
        <w:instrText>ADDIN CSL_CITATION { "citationItems" : [ { "id" : "ITEM-1", "itemData" : { "DOI" : "10.1186/s42055-020-00030-5", "ISSN" : "2520-8748", "author" : [ { "dropping-particle" : "", "family" : "Raskin", "given" : "Paul", "non-dropping-particle" : "", "parse-names" : false, "suffix" : "" }, { "dropping-particle" : "", "family" : "Swart", "given" : "Rob", "non-dropping-particle" : "", "parse-names" : false, "suffix" : "" } ], "container-title" : "Sustainable Earth", "id" : "ITEM-1", "issue" : "1", "issued" : { "date-parts" : [ [ "2020", "12", "8" ] ] }, "page" : "8", "title" : "Excluded futures: the continuity bias in scenario assessments", "translator" : [ { "dropping-particle" : "", "family" : "H4562", "given" : "", "non-dropping-particle" : "", "parse-names" : false, "suffix" : "" } ], "type" : "article-journal", "volume" : "3" }, "uris" : [ "http://www.mendeley.com/documents/?uuid=e4a48932-6e88-4951-b396-7d3abd449f97" ] } ], "mendeley" : { "formattedCitation" : "(Raskin and Swart, 2020)", "manualFormatting" : "(Raskin and Swart, 2020)", "plainTextFormattedCitation" : "(Raskin and Swart, 2020)", "previouslyFormattedCitation" : "(Raskin and Swart, 2020)" }, "properties" : { "noteIndex" : 0 }, "schema" : "https://github.com/citation-style-language/schema/raw/master/csl-citation.json" }</w:instrText>
      </w:r>
      <w:r>
        <w:fldChar w:fldCharType="separate"/>
      </w:r>
      <w:ins w:id="7309" w:author="Robin Matthews" w:date="2021-05-18T16:08:00Z">
        <w:r w:rsidR="00602365">
          <w:rPr>
            <w:noProof/>
            <w:lang w:val="en-GB"/>
          </w:rPr>
          <w:t>(Raskin and Swart, 2020)</w:t>
        </w:r>
      </w:ins>
      <w:del w:id="7310" w:author="Robin Matthews" w:date="2021-05-18T16:08:00Z">
        <w:r w:rsidRPr="000128A3" w:rsidDel="00602365">
          <w:rPr>
            <w:noProof/>
            <w:lang w:val="en-GB"/>
          </w:rPr>
          <w:delText>(Raskin and Swart, 2020)</w:delText>
        </w:r>
      </w:del>
      <w:r>
        <w:fldChar w:fldCharType="end"/>
      </w:r>
      <w:r w:rsidRPr="000128A3">
        <w:rPr>
          <w:lang w:val="en-GB"/>
        </w:rPr>
        <w:t xml:space="preserve">, or to large uncertainties in underlying long-term projections of economic drivers </w:t>
      </w:r>
      <w:r>
        <w:fldChar w:fldCharType="begin" w:fldLock="1"/>
      </w:r>
      <w:r w:rsidR="00E81B0B">
        <w:rPr>
          <w:lang w:val="en-GB"/>
        </w:rPr>
        <w:instrText>ADDIN CSL_CITATION { "citationItems" : [ { "id" : "ITEM-1", "itemData" : { "DOI" : "10.1073/pnas.1713628115", "ISSN" : "0027-8424", "abstract" : "Forecasts of long-run economic growth are critical inputs into policy decisions being made today on the economy and the environment. Despite its importance, there is a sparse literature on long-run forecasts of economic growth and the uncertainty in such forecasts. This study presents comprehensive probabilistic long-run projections of global and regional per-capita economic growth rates, comparing estimates from an expert survey and a low-frequency econometric approach. Our primary results suggest a median 2010\u20132100 global growth rate in per-capita gross domestic product of 2.1% per year, with a standard deviation (SD) of 1.1 percentage points, indicating substantially higher uncertainty than is implied in existing forecasts. The larger range of growth rates implies a greater likelihood of extreme climate change outcomes than is currently assumed and has important implications for social insurance programs in the United States.", "author" : [ { "dropping-particle" : "", "family" : "Christensen", "given" : "P.", "non-dropping-particle" : "", "parse-names" : false, "suffix" : "" }, { "dropping-particle" : "", "family" : "Gillingham", "given" : "K.", "non-dropping-particle" : "", "parse-names" : false, "suffix" : "" }, { "dropping-particle" : "", "family" : "Nordhaus", "given" : "W.", "non-dropping-particle" : "", "parse-names" : false, "suffix" : "" } ], "container-title" : "Proceedings of the National Academy of Sciences", "id" : "ITEM-1", "issue" : "21", "issued" : { "date-parts" : [ [ "2018", "5", "22" ] ] }, "page" : "5409-5414", "title" : "Uncertainty in forecasts of long-run economic growth", "translator" : [ { "dropping-particle" : "", "family" : "H4563", "given" : "", "non-dropping-particle" : "", "parse-names" : false, "suffix" : "" } ], "type" : "article-journal", "volume" : "115" }, "uris" : [ "http://www.mendeley.com/documents/?uuid=f0091f69-6aa5-4767-a528-c322157e835d" ] } ], "mendeley" : { "formattedCitation" : "(Christensen et al., 2018)", "plainTextFormattedCitation" : "(Christensen et al., 2018)", "previouslyFormattedCitation" : "(Christensen et al., 2018)" }, "properties" : { "noteIndex" : 0 }, "schema" : "https://github.com/citation-style-language/schema/raw/master/csl-citation.json" }</w:instrText>
      </w:r>
      <w:r>
        <w:fldChar w:fldCharType="separate"/>
      </w:r>
      <w:ins w:id="7311" w:author="Robin Matthews" w:date="2021-05-18T16:08:00Z">
        <w:r w:rsidR="00602365">
          <w:rPr>
            <w:noProof/>
            <w:lang w:val="en-GB"/>
          </w:rPr>
          <w:t>(Christensen et al., 2018)</w:t>
        </w:r>
      </w:ins>
      <w:del w:id="7312" w:author="Robin Matthews" w:date="2021-05-18T16:08:00Z">
        <w:r w:rsidRPr="000128A3" w:rsidDel="00602365">
          <w:rPr>
            <w:noProof/>
            <w:lang w:val="en-GB"/>
          </w:rPr>
          <w:delText>(Christensen et al., 2018)</w:delText>
        </w:r>
      </w:del>
      <w:r>
        <w:fldChar w:fldCharType="end"/>
      </w:r>
      <w:r w:rsidRPr="000128A3">
        <w:rPr>
          <w:lang w:val="en-GB"/>
        </w:rPr>
        <w:t xml:space="preserve">. However, the likelihood of </w:t>
      </w:r>
      <w:del w:id="7313" w:author="Ian Blenkinsop" w:date="2021-07-09T14:13:00Z">
        <w:r w:rsidRPr="000128A3" w:rsidDel="00DE5233">
          <w:rPr>
            <w:lang w:val="en-GB"/>
          </w:rPr>
          <w:delText xml:space="preserve">high </w:delText>
        </w:r>
      </w:del>
      <w:ins w:id="7314" w:author="Ian Blenkinsop" w:date="2021-07-09T14:13:00Z">
        <w:r w:rsidR="00DE5233" w:rsidRPr="000128A3">
          <w:rPr>
            <w:lang w:val="en-GB"/>
          </w:rPr>
          <w:t>high</w:t>
        </w:r>
        <w:r w:rsidR="00DE5233">
          <w:rPr>
            <w:lang w:val="en-GB"/>
          </w:rPr>
          <w:t>-</w:t>
        </w:r>
      </w:ins>
      <w:r w:rsidRPr="000128A3">
        <w:rPr>
          <w:lang w:val="en-GB"/>
        </w:rPr>
        <w:t>emission</w:t>
      </w:r>
      <w:ins w:id="7315" w:author="Ian Blenkinsop" w:date="2021-07-09T14:13:00Z">
        <w:r w:rsidR="00DE5233">
          <w:rPr>
            <w:lang w:val="en-GB"/>
          </w:rPr>
          <w:t>s</w:t>
        </w:r>
      </w:ins>
      <w:r w:rsidRPr="000128A3">
        <w:rPr>
          <w:lang w:val="en-GB"/>
        </w:rPr>
        <w:t xml:space="preserve"> scenarios such as RCP8.5 or SSP5-8.5 is considered low in light of recent developments in the energy sector </w:t>
      </w:r>
      <w:r>
        <w:fldChar w:fldCharType="begin" w:fldLock="1"/>
      </w:r>
      <w:ins w:id="7316" w:author="Robin Matthews" w:date="2021-05-18T18:22:00Z">
        <w:r w:rsidR="001F7900">
          <w:rPr>
            <w:lang w:val="en-GB"/>
          </w:rPr>
          <w:instrText>ADDIN CSL_CITATION { "citationItems" : [ { "id" : "ITEM-1", "itemData" : { "DOI" : "10.1038/d41586-020-00177-3", "ISSN" : "0028-0836", "author" : [ { "dropping-particle" : "", "family" : "Hausfather", "given" : "Zeke", "non-dropping-particle" : "", "parse-names" : false, "suffix" : "" }, { "dropping-particle" : "", "family" : "Peters", "given" : "Glen P.", "non-dropping-particle" : "", "parse-names" : false, "suffix" : "" } ], "container-title" : "Nature", "id" : "ITEM-1", "issue" : "7792", "issued" : { "date-parts" : [ [ "2020", "1", "29" ] ] }, "page" : "618-620", "title" : "Emissions \u2013 the \u2018business as usual\u2019 story is misleading", "translator" : [ { "dropping-particle" : "", "family" : "H4164", "given" : "", "non-dropping-particle" : "", "parse-names" : false, "suffix" : "" } ], "type" : "article-journal", "volume" : "577" }, "uris" : [ "http://www.mendeley.com/documents/?uuid=e6f6a299-d7a9-4fc9-bfe7-8c0b579bb1b5" ] }, { "id" : "ITEM-2", "itemData" : { "DOI" : "10.1073/pnas.2017124117", "ISSN" : "0027-8424", "author" : [ { "dropping-particle" : "", "family" : "Hausfather", "given" : "Zeke", "non-dropping-particle" : "", "parse-names" : false, "suffix" : "" }, { "dropping-particle" : "", "family" : "Peters", "given" : "Glen P.", "non-dropping-particle" : "", "parse-names" : false, "suffix" : "" } ], "container-title" : "Proceedings of the National Academy of Sciences", "id" : "ITEM-2", "issue" : "45", "issued" : { "date-parts" : [ [ "2020", "11", "10" ] ] }, "page" : "27791-27792", "title" : "RCP8.5 is a problematic scenario for near-term emissions", "translator" : [ { "dropping-particle" : "", "family" : "H4561", "given" : "", "non-dropping-particle" : "", "parse-names" : false, "suffix" : "" } ], "type" : "article-journal", "volume" : "117" }, "uris" : [ "http://www.mendeley.com/documents/?uuid=9f815c26-ec40-46e8-84a4-7b93036b19c3" ] } ], "mendeley" : { "formattedCitation" : "(Hausfather and Peters, 2020a, 2020b)", "manualFormatting" : "(Hausfather and Peters, 2020a, b)", "plainTextFormattedCitation" : "(Hausfather and Peters, 2020a, 2020b)", "previouslyFormattedCitation" : "(Hausfather and Peters, 2020a, 2020b)" }, "properties" : { "noteIndex" : 0 }, "schema" : "https://github.com/citation-style-language/schema/raw/master/csl-citation.json" }</w:instrText>
        </w:r>
      </w:ins>
      <w:del w:id="7317" w:author="Robin Matthews" w:date="2021-05-18T18:22:00Z">
        <w:r w:rsidR="00E81B0B" w:rsidDel="001F7900">
          <w:rPr>
            <w:lang w:val="en-GB"/>
          </w:rPr>
          <w:delInstrText>ADDIN CSL_CITATION { "citationItems" : [ { "id" : "ITEM-1", "itemData" : { "DOI" : "10.1038/d41586-020-00177-3", "ISSN" : "0028-0836", "author" : [ { "dropping-particle" : "", "family" : "Hausfather", "given" : "Zeke", "non-dropping-particle" : "", "parse-names" : false, "suffix" : "" }, { "dropping-particle" : "", "family" : "Peters", "given" : "Glen P.", "non-dropping-particle" : "", "parse-names" : false, "suffix" : "" } ], "container-title" : "Nature", "id" : "ITEM-1", "issue" : "7792", "issued" : { "date-parts" : [ [ "2020", "1", "29" ] ] }, "page" : "618-620", "title" : "Emissions \u2013 the \u2018business as usual\u2019 story is misleading", "translator" : [ { "dropping-particle" : "", "family" : "H4164", "given" : "", "non-dropping-particle" : "", "parse-names" : false, "suffix" : "" } ], "type" : "article-journal", "volume" : "577" }, "uris" : [ "http://www.mendeley.com/documents/?uuid=e6f6a299-d7a9-4fc9-bfe7-8c0b579bb1b5" ] }, { "id" : "ITEM-2", "itemData" : { "DOI" : "10.1073/pnas.2017124117", "ISSN" : "0027-8424", "author" : [ { "dropping-particle" : "", "family" : "Hausfather", "given" : "Zeke", "non-dropping-particle" : "", "parse-names" : false, "suffix" : "" }, { "dropping-particle" : "", "family" : "Peters", "given" : "Glen P.", "non-dropping-particle" : "", "parse-names" : false, "suffix" : "" } ], "container-title" : "Proceedings of the National Academy of Sciences", "id" : "ITEM-2", "issue" : "45", "issued" : { "date-parts" : [ [ "2020", "11", "10" ] ] }, "page" : "27791-27792", "title" : "RCP8.5 is a problematic scenario for near-term emissions", "translator" : [ { "dropping-particle" : "", "family" : "H4561", "given" : "", "non-dropping-particle" : "", "parse-names" : false, "suffix" : "" } ], "type" : "article-journal", "volume" : "117" }, "uris" : [ "http://www.mendeley.com/documents/?uuid=9f815c26-ec40-46e8-84a4-7b93036b19c3" ] } ], "mendeley" : { "formattedCitation" : "(Hausfather and Peters, 2020a, 2020b)", "plainTextFormattedCitation" : "(Hausfather and Peters, 2020a, 2020b)", "previouslyFormattedCitation" : "(Hausfather and Peters, 2020a, 2020b)" }, "properties" : { "noteIndex" : 0 }, "schema" : "https://github.com/citation-style-language/schema/raw/master/csl-citation.json" }</w:delInstrText>
        </w:r>
      </w:del>
      <w:r>
        <w:fldChar w:fldCharType="separate"/>
      </w:r>
      <w:ins w:id="7318" w:author="Robin Matthews" w:date="2021-05-18T16:08:00Z">
        <w:r w:rsidR="00602365">
          <w:rPr>
            <w:noProof/>
            <w:lang w:val="en-GB"/>
          </w:rPr>
          <w:t>(Hausfather and Peters, 2020a, b)</w:t>
        </w:r>
      </w:ins>
      <w:del w:id="7319" w:author="Robin Matthews" w:date="2021-05-18T16:08:00Z">
        <w:r w:rsidR="00F8677F" w:rsidRPr="000128A3" w:rsidDel="00602365">
          <w:rPr>
            <w:noProof/>
            <w:lang w:val="en-GB"/>
          </w:rPr>
          <w:delText>(Hausfather and Peters, 2020a, 2020b)</w:delText>
        </w:r>
      </w:del>
      <w:r>
        <w:fldChar w:fldCharType="end"/>
      </w:r>
      <w:r w:rsidRPr="000128A3">
        <w:rPr>
          <w:lang w:val="en-GB"/>
        </w:rPr>
        <w:t>. Studies that consider possible future emission</w:t>
      </w:r>
      <w:ins w:id="7320" w:author="Ian Blenkinsop" w:date="2021-07-09T14:13:00Z">
        <w:r w:rsidR="00DE5233">
          <w:rPr>
            <w:lang w:val="en-GB"/>
          </w:rPr>
          <w:t>s</w:t>
        </w:r>
      </w:ins>
      <w:r w:rsidRPr="000128A3">
        <w:rPr>
          <w:lang w:val="en-GB"/>
        </w:rPr>
        <w:t xml:space="preserve"> trends in the absence of additional climate policies, such as the recent IEA 2020 World Energy Outlook ‘stated policy’ scenario (</w:t>
      </w:r>
      <w:commentRangeStart w:id="7321"/>
      <w:r w:rsidRPr="000128A3">
        <w:rPr>
          <w:lang w:val="en-GB"/>
        </w:rPr>
        <w:t>International Energy Agency, 2020</w:t>
      </w:r>
      <w:commentRangeEnd w:id="7321"/>
      <w:r w:rsidR="0036520B">
        <w:rPr>
          <w:rStyle w:val="CommentReference"/>
        </w:rPr>
        <w:commentReference w:id="7321"/>
      </w:r>
      <w:r w:rsidRPr="000128A3">
        <w:rPr>
          <w:lang w:val="en-GB"/>
        </w:rPr>
        <w:t xml:space="preserve">), project approximately constant </w:t>
      </w:r>
      <w:commentRangeStart w:id="7322"/>
      <w:r w:rsidRPr="000128A3">
        <w:rPr>
          <w:lang w:val="en-GB"/>
        </w:rPr>
        <w:t>fossil</w:t>
      </w:r>
      <w:commentRangeEnd w:id="7322"/>
      <w:r w:rsidR="00DE5233">
        <w:rPr>
          <w:rStyle w:val="CommentReference"/>
        </w:rPr>
        <w:commentReference w:id="7322"/>
      </w:r>
      <w:r w:rsidRPr="000128A3">
        <w:rPr>
          <w:lang w:val="en-GB"/>
        </w:rPr>
        <w:t xml:space="preserve"> and industrial CO</w:t>
      </w:r>
      <w:r w:rsidRPr="000128A3">
        <w:rPr>
          <w:vertAlign w:val="subscript"/>
          <w:lang w:val="en-GB"/>
        </w:rPr>
        <w:t>2</w:t>
      </w:r>
      <w:r w:rsidRPr="000128A3">
        <w:rPr>
          <w:lang w:val="en-GB"/>
        </w:rPr>
        <w:t xml:space="preserve"> emissions out to 2070, approximately in line with the medium RCP4.5, RCP6.0 and SSP2-4.5 scenarios </w:t>
      </w:r>
      <w:r>
        <w:fldChar w:fldCharType="begin" w:fldLock="1"/>
      </w:r>
      <w:r w:rsidR="00E81B0B">
        <w:rPr>
          <w:lang w:val="en-GB"/>
        </w:rPr>
        <w:instrText>ADDIN CSL_CITATION { "citationItems" : [ { "id" : "ITEM-1", "itemData" : { "DOI" : "10.1073/pnas.2017124117", "ISSN" : "0027-8424", "author" : [ { "dropping-particle" : "", "family" : "Hausfather", "given" : "Zeke", "non-dropping-particle" : "", "parse-names" : false, "suffix" : "" }, { "dropping-particle" : "", "family" : "Peters", "given" : "Glen P.", "non-dropping-particle" : "", "parse-names" : false, "suffix" : "" } ], "container-title" : "Proceedings of the National Academy of Sciences", "id" : "ITEM-1", "issue" : "45", "issued" : { "date-parts" : [ [ "2020", "11", "10" ] ] }, "page" : "27791-27792", "title" : "RCP8.5 is a problematic scenario for near-term emissions", "translator" : [ { "dropping-particle" : "", "family" : "H4561", "given" : "", "non-dropping-particle" : "", "parse-names" : false, "suffix" : "" } ], "type" : "article-journal", "volume" : "117" }, "uris" : [ "http://www.mendeley.com/documents/?uuid=9f815c26-ec40-46e8-84a4-7b93036b19c3" ] } ], "mendeley" : { "formattedCitation" : "(Hausfather and Peters, 2020b)", "manualFormatting" : "(Hausfather and Peters, 2020b)", "plainTextFormattedCitation" : "(Hausfather and Peters, 2020b)", "previouslyFormattedCitation" : "(Hausfather and Peters, 2020b)" }, "properties" : { "noteIndex" : 0 }, "schema" : "https://github.com/citation-style-language/schema/raw/master/csl-citation.json" }</w:instrText>
      </w:r>
      <w:r>
        <w:fldChar w:fldCharType="separate"/>
      </w:r>
      <w:ins w:id="7323" w:author="Robin Matthews" w:date="2021-05-18T16:08:00Z">
        <w:r w:rsidR="00602365">
          <w:rPr>
            <w:noProof/>
            <w:lang w:val="en-GB"/>
          </w:rPr>
          <w:t>(Hausfather and Peters, 2020b)</w:t>
        </w:r>
      </w:ins>
      <w:del w:id="7324" w:author="Robin Matthews" w:date="2021-05-18T16:08:00Z">
        <w:r w:rsidRPr="000128A3" w:rsidDel="00602365">
          <w:rPr>
            <w:noProof/>
            <w:lang w:val="en-GB"/>
          </w:rPr>
          <w:delText>(Hausfather and Peters, 2020b)</w:delText>
        </w:r>
      </w:del>
      <w:r>
        <w:fldChar w:fldCharType="end"/>
      </w:r>
      <w:r w:rsidRPr="000128A3">
        <w:rPr>
          <w:lang w:val="en-GB"/>
        </w:rPr>
        <w:t xml:space="preserve"> and the 2030 global emission</w:t>
      </w:r>
      <w:ins w:id="7325" w:author="Ian Blenkinsop" w:date="2021-07-09T14:14:00Z">
        <w:r w:rsidR="00A20D52">
          <w:rPr>
            <w:lang w:val="en-GB"/>
          </w:rPr>
          <w:t>s</w:t>
        </w:r>
      </w:ins>
      <w:r w:rsidRPr="000128A3">
        <w:rPr>
          <w:lang w:val="en-GB"/>
        </w:rPr>
        <w:t xml:space="preserve"> levels that are pledged as part of the Nationally Determined Contributions (NDCs) under the Paris Agreement (Section 1.2.2; </w:t>
      </w:r>
      <w:r w:rsidR="00155FC6">
        <w:fldChar w:fldCharType="begin" w:fldLock="1"/>
      </w:r>
      <w:ins w:id="7326" w:author="Robin Matthews [2]" w:date="2021-06-01T18:01:00Z">
        <w:r w:rsidR="0036520B">
          <w:rPr>
            <w:lang w:val="en-GB"/>
          </w:rPr>
          <w:instrText>ADDIN CSL_CITATION { "citationItems" : [ { "id" : "ITEM-1", "itemData" : { "DOI" : "10.1126/science.aad5761", "ISSN" : "0036-8075", "author" : [ { "dropping-particle" : "", "family" : "Fawcett", "given" : "A. A.", "non-dropping-particle" : "", "parse-names" : false, "suffix" : "" }, { "dropping-particle" : "", "family" : "Iyer", "given" : "G. C.", "non-dropping-particle" : "", "parse-names" : false, "suffix" : "" }, { "dropping-particle" : "", "family" : "Clarke", "given" : "L. E.", "non-dropping-particle" : "", "parse-names" : false, "suffix" : "" }, { "dropping-particle" : "", "family" : "Edmonds", "given" : "J. A.", "non-dropping-particle" : "", "parse-names" : false, "suffix" : "" }, { "dropping-particle" : "", "family" : "Hultman", "given" : "N. E.", "non-dropping-particle" : "", "parse-names" : false, "suffix" : "" }, { "dropping-particle" : "", "family" : "McJeon", "given" : "H. C.", "non-dropping-particle" : "", "parse-names" : false, "suffix" : "" }, { "dropping-particle" : "", "family" : "Rogelj", "given" : "J.", "non-dropping-particle" : "", "parse-names" : false, "suffix" : "" }, { "dropping-particle" : "", "family" : "Schuler", "given" : "R.", "non-dropping-particle" : "", "parse-names" : false, "suffix" : "" }, { "dropping-particle" : "", "family" : "Alsalam", "given" : "J.", "non-dropping-particle" : "", "parse-names" : false, "suffix" : "" }, { "dropping-particle" : "", "family" : "Asrar", "given" : "G. R.", "non-dropping-particle" : "", "parse-names" : false, "suffix" : "" }, { "dropping-particle" : "", "family" : "Creason", "given" : "J.", "non-dropping-particle" : "", "parse-names" : false, "suffix" : "" }, { "dropping-particle" : "", "family" : "Jeong", "given" : "M.", "non-dropping-particle" : "", "parse-names" : false, "suffix" : "" }, { "dropping-particle" : "", "family" : "McFarland", "given" : "J.", "non-dropping-particle" : "", "parse-names" : false, "suffix" : "" }, { "dropping-particle" : "", "family" : "Mundra", "given" : "A.", "non-dropping-particle" : "", "parse-names" : false, "suffix" : "" }, { "dropping-particle" : "", "family" : "Shi", "given" : "W.", "non-dropping-particle" : "", "parse-names" : false, "suffix" : "" } ], "container-title" : "Science", "id" : "ITEM-1", "issue" : "6265", "issued" : { "date-parts" : [ [ "2015", "12", "4" ] ] }, "page" : "1168-1169", "title" : "Can Paris pledges avert severe climate change?", "translator" : [ { "dropping-particle" : "", "family" : "H3918", "given" : "", "non-dropping-particle" : "", "parse-names" : false, "suffix" : "" } ], "type" : "article-journal", "volume" : "350" }, "uris" : [ "http://www.mendeley.com/documents/?uuid=455030d5-fae0-4dcd-b758-926870fa0298" ] }, { "id" : "ITEM-2", "itemData" : { "DOI" : "10.1038/nature18307", "ISBN" : "0028-0836", "ISSN" : "0028-0836", "PMID" : "27357792", "abstract" : "The Paris climate agreement aims at holding global warming to well below 2 degrees Celsius and to \u201cpursue efforts\u201d to limit it to 1.5 degrees Celsius. To accomplish this, countries have submitted Intended Nationally Determined Contributions (INDCs) outlining their post-2020 climate action. Here we assess the effect of current INDCs on reducing aggregate greenhouse gas emissions, its implications for achieving the temperature objective of the Paris climate agreement, and potential options for overachievement. The INDCs collectively lower greenhouse gas emissions compared to where current policies stand, but still imply a median warming of 2.6\u20133.1 degrees Celsius by 2100. More can be achieved, because the agreement stipulates that targets for reducing greenhouse gas emissions are strengthened over time, both in ambition and scope. Substantial enhancement or over-delivery on current INDCs by additional national, sub-national and non-state actions is required to maintain a reasonable chance of meeting the target of keeping warming well below 2 degrees Celsius.", "author" : [ { "dropping-particle" : "", "family" : "Rogelj", "given" : "Joeri", "non-dropping-particle" : "", "parse-names" : false, "suffix" : "" }, { "dropping-particle" : "", "family" : "Elzen", "given" : "Michel", "non-dropping-particle" : "den", "parse-names" : false, "suffix" : "" }, { "dropping-particle" : "", "family" : "H\u00f6hne", "given" : "Niklas", "non-dropping-particle" : "", "parse-names" : false, "suffix" : "" }, { "dropping-particle" : "", "family" : "Fransen", "given" : "Taryn", "non-dropping-particle" : "", "parse-names" : false, "suffix" : "" }, { "dropping-particle" : "", "family" : "Fekete", "given" : "Hanna", "non-dropping-particle" : "", "parse-names" : false, "suffix" : "" }, { "dropping-particle" : "", "family" : "Winkler", "given" : "Harald", "non-dropping-particle" : "", "parse-names" : false, "suffix" : "" }, { "dropping-particle" : "", "family" : "Schaeffer", "given" : "Roberto", "non-dropping-particle" : "", "parse-names" : false, "suffix" : "" }, { "dropping-particle" : "", "family" : "Sha", "given" : "Fu", "non-dropping-particle" : "", "parse-names" : false, "suffix" : "" }, { "dropping-particle" : "", "family" : "Riahi", "given" : "Keywan", "non-dropping-particle" : "", "parse-names" : false, "suffix" : "" }, { "dropping-particle" : "", "family" : "Meinshausen", "given" : "Malte", "non-dropping-particle" : "", "parse-names" : false, "suffix" : "" } ], "container-title" : "Nature", "id" : "ITEM-2", "issue" : "7609", "issued" : { "date-parts" : [ [ "2016", "6", "29" ] ] }, "page" : "631-639", "title" : "Paris Agreement climate proposals need a boost to keep warming well below 2 \u00b0C", "translator" : [ { "dropping-particle" : "", "family" : "H96", "given" : "", "non-dropping-particle" : "", "parse-names" : false, "suffix" : "" } ], "type" : "article-journal", "volume" : "534" }, "uris" : [ "http://www.mendeley.com/documents/?uuid=24337725-75b9-41f4-aff1-4b0aa2fcab73" ] }, { "id" : "ITEM-3", "itemData" : { "DOI" : "https://unfccc.int/sites/default/files/resource/docs/2016/cop22/eng/02.pdf", "abstract" : "This synthesis report on the aggregate effect of the 161 intended nationally determined contributions (INDCs) communicated by 189 Parties by 4 April 2016 provides estimates of the aggregate greenhouse gas emission levels in 2025 and 2030 resulting from the implementation of those INDCs. Those levels are compared with the emission levels in 1990, 2000 and 2010 as well as with emission trajectories consistent with (1) action communicated by Parties for the pre-2020 period and (2) holding the average global temperature rise below 2 \u00baC and 1.5 \u00baC above pre-industrial levels. This document identifies and discusses trends that indicate opportunities for enhanced action to address climate change in the longer term. In addition, it synthesizes information relating to adaptation, which was included in the INDCs communicated by 137 Parties.", "author" : [ { "dropping-particle" : "", "family" : "UNFCCC", "given" : "", "non-dropping-particle" : "", "parse-names" : false, "suffix" : "" } ], "collection-title" : "FCCC/CP/2016/2", "id" : "ITEM-3", "issued" : { "date-parts" : [ [ "2016" ] ] }, "number-of-pages" : "75", "publisher" : "United Nations Framework Convention on Climate Change (UNFCCC)", "title" : "Aggregate effect of the Intended Nationally Determined Contributions: An Update \u2013 Synthesis Report by the Secretariat", "translator" : [ { "dropping-particle" : "", "family" : "H3638", "given" : "Rt7", "non-dropping-particle" : "", "parse-names" : false, "suffix" : "" } ], "type" : "report" }, "uris" : [ "http://www.mendeley.com/documents/?uuid=9dfddfd4-1286-3271-8df3-d73e268110e2" ] }, { "id" : "ITEM-4", "itemData" : { "DOI" : "https://www.ipcc.ch/sr15",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"ITEM-4",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"H2627", "given" : "Rt12", "non-dropping-particle" : "", "parse-names" : false, "suffix" : "" } ], "type" : "report" }, "uris" : [ "http://www.mendeley.com/documents/?uuid=f66dda96-9de8-43b3-bfb8-9baf95af1c24" ] } ], "mendeley" : { "formattedCitation" : "(Fawcett et al., 2015; Rogelj et al., 2016; UNFCCC, 2016; IPCC, 2018)", "manualFormatting" : "Fawcett et al., 2015; Rogelj et al., 2016; UNFCCC, 2016; IPCC, 2018)", "plainTextFormattedCitation" : "(Fawcett et al., 2015; Rogelj et al., 2016; UNFCCC, 2016; IPCC, 2018)", "previouslyFormattedCitation" : "(Fawcett et al., 2015; Rogelj et al., 2016; UNFCCC, 2016; IPCC, 2018)" }, "properties" : { "noteIndex" : 0 }, "schema" : "https://github.com/citation-style-language/schema/raw/master/csl-citation.json" }</w:instrText>
        </w:r>
      </w:ins>
      <w:del w:id="7327" w:author="Robin Matthews [2]" w:date="2021-06-01T18:01:00Z">
        <w:r w:rsidR="00A94565" w:rsidDel="0036520B">
          <w:rPr>
            <w:lang w:val="en-GB"/>
          </w:rPr>
          <w:delInstrText>ADDIN CSL_CITATION { "citationItems" : [ { "id" : "ITEM-1", "itemData" : { "DOI" : "10.1126/science.aad5761", "ISSN" : "0036-8075", "author" : [ { "dropping-particle" : "", "family" : "Fawcett", "given" : "A. A.", "non-dropping-particle" : "", "parse-names" : false, "suffix" : "" }, { "dropping-particle" : "", "family" : "Iyer", "given" : "G. C.", "non-dropping-particle" : "", "parse-names" : false, "suffix" : "" }, { "dropping-particle" : "", "family" : "Clarke", "given" : "L. E.", "non-dropping-particle" : "", "parse-names" : false, "suffix" : "" }, { "dropping-particle" : "", "family" : "Edmonds", "given" : "J. A.", "non-dropping-particle" : "", "parse-names" : false, "suffix" : "" }, { "dropping-particle" : "", "family" : "Hultman", "given" : "N. E.", "non-dropping-particle" : "", "parse-names" : false, "suffix" : "" }, { "dropping-particle" : "", "family" : "McJeon", "given" : "H. C.", "non-dropping-particle" : "", "parse-names" : false, "suffix" : "" }, { "dropping-particle" : "", "family" : "Rogelj", "given" : "J.", "non-dropping-particle" : "", "parse-names" : false, "suffix" : "" }, { "dropping-particle" : "", "family" : "Schuler", "given" : "R.", "non-dropping-particle" : "", "parse-names" : false, "suffix" : "" }, { "dropping-particle" : "", "family" : "Alsalam", "given" : "J.", "non-dropping-particle" : "", "parse-names" : false, "suffix" : "" }, { "dropping-particle" : "", "family" : "Asrar", "given" : "G. R.", "non-dropping-particle" : "", "parse-names" : false, "suffix" : "" }, { "dropping-particle" : "", "family" : "Creason", "given" : "J.", "non-dropping-particle" : "", "parse-names" : false, "suffix" : "" }, { "dropping-particle" : "", "family" : "Jeong", "given" : "M.", "non-dropping-particle" : "", "parse-names" : false, "suffix" : "" }, { "dropping-particle" : "", "family" : "McFarland", "given" : "J.", "non-dropping-particle" : "", "parse-names" : false, "suffix" : "" }, { "dropping-particle" : "", "family" : "Mundra", "given" : "A.", "non-dropping-particle" : "", "parse-names" : false, "suffix" : "" }, { "dropping-particle" : "", "family" : "Shi", "given" : "W.", "non-dropping-particle" : "", "parse-names" : false, "suffix" : "" } ], "container-title" : "Science", "id" : "ITEM-1", "issue" : "6265", "issued" : { "date-parts" : [ [ "2015", "12", "4" ] ] }, "page" : "1168-1169", "title" : "Can Paris pledges avert severe climate change?", "translator" : [ { "dropping-particle" : "", "family" : "H3918", "given" : "", "non-dropping-particle" : "", "parse-names" : false, "suffix" : "" } ], "type" : "article-journal", "volume" : "350" }, "uris" : [ "http://www.mendeley.com/documents/?uuid=455030d5-fae0-4dcd-b758-926870fa0298" ] }, { "id" : "ITEM-2", "itemData" : { "DOI" : "10.1038/nature18307", "ISBN" : "0028-0836", "ISSN" : "0028-0836", "PMID" : "27357792", "abstract" : "The Paris climate agreement aims at holding global warming to well below 2 degrees Celsius and to \u201cpursue efforts\u201d to limit it to 1.5 degrees Celsius. To accomplish this, countries have submitted Intended Nationally Determined Contributions (INDCs) outlining their post-2020 climate action. Here we assess the effect of current INDCs on reducing aggregate greenhouse gas emissions, its implications for achieving the temperature objective of the Paris climate agreement, and potential options for overachievement. The INDCs collectively lower greenhouse gas emissions compared to where current policies stand, but still imply a median warming of 2.6\u20133.1 degrees Celsius by 2100. More can be achieved, because the agreement stipulates that targets for reducing greenhouse gas emissions are strengthened over time, both in ambition and scope. Substantial enhancement or over-delivery on current INDCs by additional national, sub-national and non-state actions is required to maintain a reasonable chance of meeting the target of keeping warming well below 2 degrees Celsius.", "author" : [ { "dropping-particle" : "", "family" : "Rogelj", "given" : "Joeri", "non-dropping-particle" : "", "parse-names" : false, "suffix" : "" }, { "dropping-particle" : "", "family" : "Elzen", "given" : "Michel", "non-dropping-particle" : "den", "parse-names" : false, "suffix" : "" }, { "dropping-particle" : "", "family" : "H\u00f6hne", "given" : "Niklas", "non-dropping-particle" : "", "parse-names" : false, "suffix" : "" }, { "dropping-particle" : "", "family" : "Fransen", "given" : "Taryn", "non-dropping-particle" : "", "parse-names" : false, "suffix" : "" }, { "dropping-particle" : "", "family" : "Fekete", "given" : "Hanna", "non-dropping-particle" : "", "parse-names" : false, "suffix" : "" }, { "dropping-particle" : "", "family" : "Winkler", "given" : "Harald", "non-dropping-particle" : "", "parse-names" : false, "suffix" : "" }, { "dropping-particle" : "", "family" : "Schaeffer", "given" : "Roberto", "non-dropping-particle" : "", "parse-names" : false, "suffix" : "" }, { "dropping-particle" : "", "family" : "Sha", "given" : "Fu", "non-dropping-particle" : "", "parse-names" : false, "suffix" : "" }, { "dropping-particle" : "", "family" : "Riahi", "given" : "Keywan", "non-dropping-particle" : "", "parse-names" : false, "suffix" : "" }, { "dropping-particle" : "", "family" : "Meinshausen", "given" : "Malte", "non-dropping-particle" : "", "parse-names" : false, "suffix" : "" } ], "container-title" : "Nature", "id" : "ITEM-2", "issue" : "7609", "issued" : { "date-parts" : [ [ "2016", "6", "29" ] ] }, "page" : "631-639", "title" : "Paris Agreement climate proposals need a boost to keep warming well below 2 \u00b0C", "translator" : [ { "dropping-particle" : "", "family" : "H96", "given" : "", "non-dropping-particle" : "", "parse-names" : false, "suffix" : "" } ], "type" : "article-journal", "volume" : "534" }, "uris" : [ "http://www.mendeley.com/documents/?uuid=24337725-75b9-41f4-aff1-4b0aa2fcab73" ] }, { "id" : "ITEM-3", "itemData" : { "DOI" : "https://unfccc.int/sites/default/files/resource/docs/2016/cop22/eng/02.pdf", "abstract" : "This synthesis report on the aggregate effect of the 161 intended nationally determined contributions (INDCs) communicated by 189 Parties by 4 April 2016 provides estimates of the aggregate greenhouse gas emission levels in 2025 and 2030 resulting from the implementation of those INDCs. Those levels are compared with the emission levels in 1990, 2000 and 2010 as well as with emission trajectories consistent with (1) action communicated by Parties for the pre-2020 period and (2) holding the average global temperature rise below 2 \u00baC and 1.5 \u00baC above pre-industrial levels. This document identifies and discusses trends that indicate opportunities for enhanced action to address climate change in the longer term. In addition, it synthesizes information relating to adaptation, which was included in the INDCs communicated by 137 Parties.", "author" : [ { "dropping-particle" : "", "family" : "UNFCCC", "given" : "", "non-dropping-particle" : "", "parse-names" : false, "suffix" : "" } ], "collection-title" : "FCCC/CP/2016/2", "id" : "ITEM-3", "issued" : { "date-parts" : [ [ "2016" ] ] }, "number-of-pages" : "75", "publisher" : "United Nations Framework Convention on Climate Change (UNFCCC)", "title" : "Aggregate effect of the Intended Nationally Determined Contributions: An Update \u2013 Synthesis Report by the Secretariat", "translator" : [ { "dropping-particle" : "", "family" : "H3638", "given" : "Rt7", "non-dropping-particle" : "", "parse-names" : false, "suffix" : "" } ], "type" : "report" }, "uris" : [ "http://www.mendeley.com/documents/?uuid=9dfddfd4-1286-3271-8df3-d73e268110e2" ] }, { "id" : "ITEM-4", "itemData" : { "DOI" : "https://www.ipcc.ch/sr15",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"ITEM-4",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"H2627", "given" : "Rt12", "non-dropping-particle" : "", "parse-names" : false, "suffix" : "" } ], "type" : "report" }, "uris" : [ "http://www.mendeley.com/documents/?uuid=f66dda96-9de8-43b3-bfb8-9baf95af1c24" ] } ], "mendeley" : { "formattedCitation" : "(Fawcett et al., 2015; Rogelj et al., 2016; UNFCCC, 2016; IPCC, 2018)", "plainTextFormattedCitation" : "(Fawcett et al., 2015; Rogelj et al., 2016; UNFCCC, 2016; IPCC, 2018)", "previouslyFormattedCitation" : "(Fawcett et al., 2015; Rogelj et al., 2016; UNFCCC, 2016; IPCC, 2018)" }, "properties" : { "noteIndex" : 0 }, "schema" : "https://github.com/citation-style-language/schema/raw/master/csl-citation.json" }</w:delInstrText>
        </w:r>
      </w:del>
      <w:r w:rsidR="00155FC6">
        <w:fldChar w:fldCharType="separate"/>
      </w:r>
      <w:ins w:id="7328" w:author="Robin Matthews" w:date="2021-05-18T16:08:00Z">
        <w:del w:id="7329" w:author="Robin Matthews [2]" w:date="2021-06-01T18:01:00Z">
          <w:r w:rsidR="00602365" w:rsidDel="0036520B">
            <w:rPr>
              <w:noProof/>
              <w:lang w:val="en-GB"/>
            </w:rPr>
            <w:delText>(</w:delText>
          </w:r>
        </w:del>
        <w:r w:rsidR="00602365">
          <w:rPr>
            <w:noProof/>
            <w:lang w:val="en-GB"/>
          </w:rPr>
          <w:t>Fawcett et al., 2015; Rogelj et al., 2016; UNFCCC, 2016; IPCC, 2018)</w:t>
        </w:r>
      </w:ins>
      <w:del w:id="7330" w:author="Robin Matthews" w:date="2021-05-18T16:08:00Z">
        <w:r w:rsidR="00CB3230" w:rsidRPr="000128A3" w:rsidDel="00602365">
          <w:rPr>
            <w:noProof/>
            <w:lang w:val="en-GB"/>
          </w:rPr>
          <w:delText>(Fawcett et al., 2015; Rogelj et al., 2016; UNFCCC, 2016; IPCC, 2018)</w:delText>
        </w:r>
      </w:del>
      <w:r w:rsidR="00155FC6">
        <w:fldChar w:fldCharType="end"/>
      </w:r>
      <w:r w:rsidR="00155FC6" w:rsidRPr="000128A3">
        <w:rPr>
          <w:lang w:val="en-GB"/>
        </w:rPr>
        <w:t>.</w:t>
      </w:r>
      <w:r w:rsidRPr="000128A3">
        <w:rPr>
          <w:lang w:val="en-GB"/>
        </w:rPr>
        <w:t xml:space="preserve"> On the other hand, the default concentrations aligned with RCP8.5 or SSP5-8.5 and resulting climate futures derived by ESMs could be reached by lower emission</w:t>
      </w:r>
      <w:ins w:id="7331" w:author="Ian Blenkinsop" w:date="2021-07-09T14:14:00Z">
        <w:r w:rsidR="00A20D52">
          <w:rPr>
            <w:lang w:val="en-GB"/>
          </w:rPr>
          <w:t>s</w:t>
        </w:r>
      </w:ins>
      <w:r w:rsidRPr="000128A3">
        <w:rPr>
          <w:lang w:val="en-GB"/>
        </w:rPr>
        <w:t xml:space="preserve"> trajectories than RCP8.5 or SSP5-8.5. That is because the uncertainty range on carbon</w:t>
      </w:r>
      <w:del w:id="7332" w:author="Ian Blenkinsop" w:date="2021-07-09T14:14:00Z">
        <w:r w:rsidRPr="000128A3" w:rsidDel="00A20D52">
          <w:rPr>
            <w:lang w:val="en-GB"/>
          </w:rPr>
          <w:delText>-</w:delText>
        </w:r>
      </w:del>
      <w:ins w:id="7333" w:author="Ian Blenkinsop" w:date="2021-07-09T14:14:00Z">
        <w:r w:rsidR="00A20D52">
          <w:rPr>
            <w:lang w:val="en-GB"/>
          </w:rPr>
          <w:t xml:space="preserve"> </w:t>
        </w:r>
      </w:ins>
      <w:r w:rsidRPr="000128A3">
        <w:rPr>
          <w:lang w:val="en-GB"/>
        </w:rPr>
        <w:t>cycle feedbacks includes stronger feedbacks than assumed in the default derivation of RCP8.5 and SSP5-8.5 concentrations</w:t>
      </w:r>
      <w:ins w:id="7334" w:author="Ian Blenkinsop" w:date="2021-07-09T14:15:00Z">
        <w:r w:rsidR="00A20D52">
          <w:rPr>
            <w:lang w:val="en-GB"/>
          </w:rPr>
          <w:t xml:space="preserve"> (</w:t>
        </w:r>
        <w:r w:rsidR="00A20D52" w:rsidRPr="000128A3">
          <w:rPr>
            <w:lang w:val="en-GB"/>
          </w:rPr>
          <w:t>Section 5.4</w:t>
        </w:r>
        <w:r w:rsidR="00A20D52">
          <w:rPr>
            <w:lang w:val="en-GB"/>
          </w:rPr>
          <w:t>;</w:t>
        </w:r>
      </w:ins>
      <w:r w:rsidRPr="000128A3">
        <w:rPr>
          <w:lang w:val="en-GB"/>
        </w:rPr>
        <w:t xml:space="preserve"> </w:t>
      </w:r>
      <w:r w:rsidR="00062EE8">
        <w:fldChar w:fldCharType="begin" w:fldLock="1"/>
      </w:r>
      <w:r w:rsidR="00A94565">
        <w:rPr>
          <w:lang w:val="en-GB"/>
        </w:rPr>
        <w:instrText>ADDIN CSL_CITATION { "citationItems" : [ { "id" : "ITEM-1", "itemData" : { "DOI" : "10.1175/JCLI-D-12-00579.1", "ISSN" : "0894-8755", "author" : [ { "dropping-particle" : "", "family" : "Friedlingstein", "given" : "Pierre", "non-dropping-particle" : "", "parse-names" : false, "suffix" : "" }, { "dropping-particle" : "", "family" : "Meinshausen", "given" : "Malte", "non-dropping-particle" : "", "parse-names" : false, "suffix" : "" }, { "dropping-particle" : "", "family" : "Arora", "given" : "Vivek K.", "non-dropping-particle" : "", "parse-names" : false, "suffix" : "" }, { "dropping-particle" : "", "family" : "Jones", "given" : "Chris D.", "non-dropping-particle" : "", "parse-names" : false, "suffix" : "" }, { "dropping-particle" : "", "family" : "Anav", "given" : "Alessandro", "non-dropping-particle" : "", "parse-names" : false, "suffix" : "" }, { "dropping-particle" : "", "family" : "Liddicoat", "given" : "Spencer K.", "non-dropping-particle" : "", "parse-names" : false, "suffix" : "" }, { "dropping-particle" : "", "family" : "Knutti", "given" : "Reto", "non-dropping-particle" : "", "parse-names" : false, "suffix" : "" } ], "container-title" : "Journal of Climate", "id" : "ITEM-1", "issue" : "2", "issued" : { "date-parts" : [ [ "2014", "1" ] ] }, "page" : "511-526", "title" : "Uncertainties in CMIP5 Climate Projections due to Carbon Cycle Feedbacks", "translator" : [ { "dropping-particle" : "", "family" : "H2737", "given" : "", "non-dropping-particle" : "", "parse-names" : false, "suffix" : "" } ], "type" : "article-journal", "volume" : "27" }, "uris" : [ "http://www.mendeley.com/documents/?uuid=c80c6bfc-3536-3f5f-b043-f42fcb650682" ] }, { "id" : "ITEM-2", "itemData" : { "DOI" : "10.1175/jcli-d-16-0178.1", "ISSN" : "0894-8755", "abstract" : "Uncertainty in the behavior of the carbon cycle is important in driving the range in future projected climate change. Previous comparisons of model responses with historical CO 2 observations have suggested a strong constraint on simulated projections that could narrow the range considered plausible. This study uses a new 57-member perturbed parameter ensemble of variants of an Earth system model for three future scenarios, which 1) explores a wider range of potential climate responses than before and 2) includes the impact of past uncertainty in carbon emissions on simulated trends. These two factors represent a more complete exploration of uncertainty, although they lead to a weaker constraint on the range of future CO 2 concentrations as compared to earlier studies. Nevertheless, CO 2 observations are shown to be effective at narrowing the distribution, excluding 30 of 57 simulations as inconsistent with historical CO 2 changes. The perturbed model variants excluded are mainly at the high end of the future projected CO 2 changes, with only 8 of the 26 variants projecting RCP8.5 2100 concentrations in excess of 1100 ppm retained. Interestingly, a minority of the high-end variants were able to capture historical CO 2 trends, with the large-magnitude response emerging later in the century (owing to high climate sensitivities, strong carbon feedbacks, or both). Comparison with observed CO 2 is effective at narrowing both the range and distribution of projections out to the mid-twenty-first century for all scenarios and to 2100 for a scenario with low emissions.", "author" : [ { "dropping-particle" : "", "family" : "Booth", "given" : "Ben B. B.", "non-dropping-particle" : "", "parse-names" : false, "suffix" : "" }, { "dropping-particle" : "", "family" : "Harris", "given" : "Glen R.", "non-dropping-particle" : "", "parse-names" : false, "suffix" : "" }, { "dropping-particle" : "", "family" : "Murphy", "given" : "James M.", "non-dropping-particle" : "", "parse-names" : false, "suffix" : "" }, { "dropping-particle" : "", "family" : "House", "given" : "Jo I.", "non-dropping-particle" : "", "parse-names" : false, "suffix" : "" }, { "dropping-particle" : "", "family" : "Jones", "given" : "Chris D.", "non-dropping-particle" : "", "parse-names" : false, "suffix" : "" }, { "dropping-particle" : "", "family" : "Sexton", "given" : "David", "non-dropping-particle" : "", "parse-names" : false, "suffix" : "" }, { "dropping-particle" : "", "family" : "Sitch", "given" : "Stephen", "non-dropping-particle" : "", "parse-names" : false, "suffix" : "" } ], "container-title" : "Journal of Climate", "id" : "ITEM-2", "issue" : "8", "issued" : { "date-parts" : [ [ "2017", "4", "15" ] ] }, "page" : "3039-3053", "publisher" : "American Meteorological Society", "title" : "Narrowing the Range of Future Climate Projections Using Historical Observations of Atmospheric CO 2", "translator" : [ { "dropping-particle" : "", "family" : "H4574", "given" : "", "non-dropping-particle" : "", "parse-names" : false, "suffix" : "" } ], "type" : "article-journal", "volume" : "30" }, "uris" : [ "http://www.mendeley.com/documents/?uuid=68d73716-c116-3155-874b-6661349e0299" ] }, { "id" : "ITEM-3", "itemData" : { "DOI" : "10.1017/CBO9781107415324.015", "ISBN" : "9781107661820", "author" : [ { "dropping-particle" : "", "family" : "Ciais", "given" : "P", "non-dropping-particle" : "", "parse-names" : false, "suffix" : "" }, { "dropping-particle" : "", "family" : "Sabine", "given" : "C", "non-dropping-particle" : "", "parse-names" : false, "suffix" : "" }, { "dropping-particle" : "", "family" : "Bala", "given" : "G", "non-dropping-particle" : "", "parse-names" : false, "suffix" : "" }, { "dropping-particle" : "", "family" : "Bopp", "given" : "L", "non-dropping-particle" : "", "parse-names" : false, "suffix" : "" }, { "dropping-particle" : "", "family" : "Brovkin", "given" : "V", "non-dropping-particle" : "", "parse-names" : false, "suffix" : "" }, { "dropping-particle" : "", "family" : "Canadell", "given" : "J", "non-dropping-particle" : "", "parse-names" : false, "suffix" : "" }, { "dropping-particle" : "", "family" : "Chhabra", "given" : "A", "non-dropping-particle" : "", "parse-names" : false, "suffix" : "" }, { "dropping-particle" : "", "family" : "DeFries", "given" : "R", "non-dropping-particle" : "", "parse-names" : false, "suffix" : "" }, { "dropping-particle" : "", "family" : "Galloway", "given" : "J", "non-dropping-particle" : "", "parse-names" : false, "suffix" : "" }, { "dropping-particle" : "", "family" : "Heimann", "given" : "M", "non-dropping-particle" : "", "parse-names" : false, "suffix" : "" }, { "dropping-particle" : "", "family" : "Jones", "given" : "C", "non-dropping-particle" : "", "parse-names" : false, "suffix" : "" }, { "dropping-particle" : "", "family" : "Que\u0301re\u0301", "given" : "C", "non-dropping-particle" : "Le", "parse-names" : false, "suffix" : "" }, { "dropping-particle" : "", "family" : "Myneni", "given" : "R B", "non-dropping-particle" : "", "parse-names" : false, "suffix" : "" }, { "dropping-particle" : "", "family" : "Piao", "given" : "S", "non-dropping-particle" : "", "parse-names" : false, "suffix" : "" }, { "dropping-particle" : "", "family" : "Thornton", "given" : "P", "non-dropping-particle" : "", "parse-names" : false, "suffix" : "" } ], "chapter-number" : "6",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"ITEM-3", "issued" : { "date-parts" : [ [ "2013" ] ] }, "page" : "465-570", "publisher" : "Cambridge University Press", "publisher-place" : "Cambridge, United Kingdom and New York, NY, USA", "title" : "Carbon and Other Biogeochemical Cycles", "translator" : [ { "dropping-particle" : "", "family" : "H3193", "given" : "Rt13", "non-dropping-particle" : "", "parse-names" : false, "suffix" : "" } ], "type" : "chapter" }, "uris" : [ "http://www.mendeley.com/documents/?uuid=05c0d840-a882-4cf9-a0aa-5b71a3aaa573" ] } ], "mendeley" : { "formattedCitation" : "(Ciais et al., 2013; Friedlingstein et al., 2014; Booth et al., 2017)", "manualFormatting" : "(Ciais et al., 2013; Friedlingstein et al., 2014; Booth et al., 2017", "plainTextFormattedCitation" : "(Ciais et al., 2013; Friedlingstein et al., 2014; Booth et al., 2017)", "previouslyFormattedCitation" : "(Ciais et al., 2013; Friedlingstein et al., 2014; Booth et al., 2017)" }, "properties" : { "noteIndex" : 0 }, "schema" : "https://github.com/citation-style-language/schema/raw/master/csl-citation.json" }</w:instrText>
      </w:r>
      <w:r w:rsidR="00062EE8">
        <w:fldChar w:fldCharType="separate"/>
      </w:r>
      <w:ins w:id="7335" w:author="Robin Matthews" w:date="2021-05-18T16:08:00Z">
        <w:del w:id="7336" w:author="Ian Blenkinsop" w:date="2021-07-09T14:15:00Z">
          <w:r w:rsidR="00602365" w:rsidDel="00A20D52">
            <w:rPr>
              <w:noProof/>
              <w:lang w:val="en-GB"/>
            </w:rPr>
            <w:delText>(</w:delText>
          </w:r>
        </w:del>
        <w:r w:rsidR="00602365">
          <w:rPr>
            <w:noProof/>
            <w:lang w:val="en-GB"/>
          </w:rPr>
          <w:t>Ciais et al., 2013; Friedlingstein et al., 2014; Booth et al., 2017</w:t>
        </w:r>
      </w:ins>
      <w:del w:id="7337" w:author="Robin Matthews" w:date="2021-05-18T16:08:00Z">
        <w:r w:rsidR="00062EE8" w:rsidRPr="000128A3" w:rsidDel="00602365">
          <w:rPr>
            <w:noProof/>
            <w:lang w:val="en-GB"/>
          </w:rPr>
          <w:delText>(Ciais et al., 2013; Friedlingstein et al., 2014; Booth et al., 2017</w:delText>
        </w:r>
      </w:del>
      <w:r w:rsidR="00062EE8">
        <w:fldChar w:fldCharType="end"/>
      </w:r>
      <w:del w:id="7338" w:author="Ian Blenkinsop" w:date="2021-07-09T14:15:00Z">
        <w:r w:rsidRPr="000128A3" w:rsidDel="00A20D52">
          <w:rPr>
            <w:lang w:val="en-GB"/>
          </w:rPr>
          <w:delText>; see also Chapter 5, Section 5.4</w:delText>
        </w:r>
      </w:del>
      <w:r w:rsidRPr="000128A3">
        <w:rPr>
          <w:lang w:val="en-GB"/>
        </w:rPr>
        <w:t>).</w:t>
      </w:r>
    </w:p>
    <w:bookmarkEnd w:id="7295"/>
    <w:p w14:paraId="7411BFF4" w14:textId="77777777" w:rsidR="006409E5" w:rsidRPr="000128A3" w:rsidRDefault="006409E5" w:rsidP="006409E5">
      <w:pPr>
        <w:pStyle w:val="AR6BodyText"/>
        <w:rPr>
          <w:lang w:val="en-GB"/>
        </w:rPr>
      </w:pPr>
    </w:p>
    <w:p w14:paraId="67FDE4EE" w14:textId="1637D83A" w:rsidR="006409E5" w:rsidRPr="000128A3" w:rsidRDefault="006409E5" w:rsidP="006409E5">
      <w:pPr>
        <w:pStyle w:val="AR6BodyText"/>
        <w:rPr>
          <w:lang w:val="en-GB"/>
        </w:rPr>
      </w:pPr>
      <w:bookmarkStart w:id="7339" w:name="_Hlk66793075"/>
      <w:r w:rsidRPr="000128A3">
        <w:rPr>
          <w:lang w:val="en-GB"/>
        </w:rPr>
        <w:t>To address long-term scenario uncertainties, scenario storylines (or ‘narratives’) are often used</w:t>
      </w:r>
      <w:ins w:id="7340" w:author="Ian Blenkinsop" w:date="2021-07-09T14:15:00Z">
        <w:r w:rsidR="00A20D52">
          <w:rPr>
            <w:lang w:val="en-GB"/>
          </w:rPr>
          <w:t xml:space="preserve"> </w:t>
        </w:r>
        <w:r w:rsidR="00A20D52" w:rsidRPr="000128A3">
          <w:rPr>
            <w:lang w:val="en-GB"/>
          </w:rPr>
          <w:t>(see Section 1.4.4 for a more general discussion on ‘storylines’</w:t>
        </w:r>
        <w:r w:rsidR="00A20D52">
          <w:rPr>
            <w:lang w:val="en-GB"/>
          </w:rPr>
          <w:t>,</w:t>
        </w:r>
        <w:r w:rsidR="00A20D52" w:rsidRPr="000128A3">
          <w:rPr>
            <w:lang w:val="en-GB"/>
          </w:rPr>
          <w:t xml:space="preserve"> also covering ‘physical climate storylines’</w:t>
        </w:r>
        <w:r w:rsidR="00A20D52">
          <w:rPr>
            <w:lang w:val="en-GB"/>
          </w:rPr>
          <w:t>;</w:t>
        </w:r>
      </w:ins>
      <w:r w:rsidRPr="000128A3">
        <w:rPr>
          <w:lang w:val="en-GB"/>
        </w:rPr>
        <w:t xml:space="preserve"> </w:t>
      </w:r>
      <w:r>
        <w:fldChar w:fldCharType="begin" w:fldLock="1"/>
      </w:r>
      <w:r w:rsidR="00A94565">
        <w:rPr>
          <w:lang w:val="en-GB"/>
        </w:rPr>
        <w:instrText>ADDIN CSL_CITATION { "citationItems" : [ { "id" : "ITEM-1", "itemData" : { "DOI" : "10.1002/wcc.63", "ISSN" : "17577780", "author" : [ { "dropping-particle" : "", "family" : "Rounsevell", "given" : "Mark D. A.", "non-dropping-particle" : "", "parse-names" : false, "suffix" : "" }, { "dropping-particle" : "", "family" : "Metzger", "given" : "Marc J.", "non-dropping-particle" : "", "parse-names" : false, "suffix" : "" } ], "container-title" : "WIREs Climate Change", "id" : "ITEM-1", "issue" : "4", "issued" : { "date-parts" : [ [ "2010", "7", "1" ] ] }, "page" : "606-619", "publisher" : "John Wiley &amp; Sons, Ltd", "title" : "Developing qualitative scenario storylines for environmental change assessment", "translator" : [ { "dropping-particle" : "", "family" : "H3234", "given" : "", "non-dropping-particle" : "", "parse-names" : false, "suffix" : "" } ], "type" : "article-journal", "volume" : "1" }, "uris" : [ "http://www.mendeley.com/documents/?uuid=681ad3ba-4445-3ee9-a1a1-5380be92787b" ] }, { "id" : "ITEM-2", "itemData" : { "DOI" : "10.1007/s10584-013-0905-2", "ISBN" : "1553-7250", "ISSN" : "01650009", "PMID" : "20402369", "abstract" : "The new scenario framework for climate change research envisions combining pathways of future radiative forcing and their associated climate changes with alternative pathways of socioeconomic development in order to carry out research on climate change impacts, adaptation, and mitigation. Here we propose a conceptual framework for how to define and develop a set of Shared Socioeconomic Pathways (SSPs) for use within the scenario framework.We define SSPs as reference pathways describing plausible alternative trends in the evolution of society and ecosystems over a century timescale, in the absence of climate change or climate policies. We introduce the concept of a space of challenges to adaptation and to mitigation that should be spanned by the SSPs, and discuss how particular trends in social, economic, and environmental development could be combined to produce such outcomes. A comparison to the narratives from the scenarios developed in the Special Report on Emissions Scenarios (SRES) illustrates how a starting point for developing SSPs can be defined. We suggest initial development of a set of basic SSPs that could then be extended to meet more specific purposes, and envision a process of application of basic and extended SSPs that would be iterative and potentially lead to modification of the original SSPs themselves.", "author" : [ { "dropping-particle" : "", "family" : "O'Neill", "given" : "Brian C.", "non-dropping-particle" : "", "parse-names" : false, "suffix" : "" }, { "dropping-particle" : "", "family" : "Kriegler", "given" : "Elmar", "non-dropping-particle" : "", "parse-names" : false, "suffix" : "" }, { "dropping-particle" : "", "family" : "Riahi", "given" : "Keywan", "non-dropping-particle" : "", "parse-names" : false, "suffix" : "" }, { "dropping-particle" : "", "family" : "Ebi", "given" : "Kristie L.", "non-dropping-particle" : "", "parse-names" : false, "suffix" : "" }, { "dropping-particle" : "", "family" : "Hallegatte", "given" : "Stephane", "non-dropping-particle" : "", "parse-names" : false, "suffix" : "" }, { "dropping-particle" : "", "family" : "Carter", "given" : "Timothy R.", "non-dropping-particle" : "", "parse-names" : false, "suffix" : "" }, { "dropping-particle" : "", "family" : "Mathur", "given" : "Ritu", "non-dropping-particle" : "", "parse-names" : false, "suffix" : "" }, { "dropping-particle" : "", "family" : "Vuuren", "given" : "Detlef P.", "non-dropping-particle" : "van", "parse-names" : false, "suffix" : "" }, { "dropping-particle" : "", "family" : "O\u2019Neill", "given" : "Brian C.", "non-dropping-particle" : "", "parse-names" : false, "suffix" : "" }, { "dropping-particle" : "", "family" : "Kriegler", "given" : "Elmar", "non-dropping-particle" : "", "parse-names" : false, "suffix" : "" }, { "dropping-particle" : "", "family" : "Riahi", "given" : "Keywan", "non-dropping-particle" : "", "parse-names" : false, "suffix" : "" }, { "dropping-particle" : "", "family" : "Ebi", "given" : "Kristie L.", "non-dropping-particle" : "", "parse-names" : false, "suffix" : "" }, { "dropping-particle" : "", "family" : "Hallegatte", "given" : "Stephane", "non-dropping-particle" : "", "parse-names" : false, "suffix" : "" }, { "dropping-particle" : "", "family" : "Carter", "given" : "Timothy R.", "non-dropping-particle" : "", "parse-names" : false, "suffix" : "" }, { "dropping-particle" : "", "family" : "Mathur", "given" : "Ritu", "non-dropping-particle" : "", "parse-names" : false, "suffix" : "" }, { "dropping-particle" : "", "family" : "Vuuren", "given" : "Detlef P.", "non-dropping-particle" : "van", "parse-names" : false, "suffix" : "" } ], "container-title" : "Climatic Change", "id" : "ITEM-2", "issue" : "3", "issued" : { "date-parts" : [ [ "2014", "2", "15" ] ] }, "page" : "387-400", "publisher" : "Springer Netherlands", "title" : "A new scenario framework for climate change research: The concept of shared socioeconomic pathways", "translator" : [ { "dropping-particle" : "", "family" : "H3424", "given" : "", "non-dropping-particle" : "", "parse-names" : false, "suffix" : "" } ], "type" : "article-journal", "volume" : "122" }, "uris" : [ "http://www.mendeley.com/documents/?uuid=cb23b7fe-de78-4db4-8f63-98dd5db43e73" ] } ], "mendeley" : { "formattedCitation" : "(Rounsevell and Metzger, 2010; O\u2019Neill et al., 2014)", "manualFormatting" : "(Rounsevell and Metzger, 2010; O\u2019Neill et al., 2014)", "plainTextFormattedCitation" : "(Rounsevell and Metzger, 2010; O\u2019Neill et al., 2014)", "previouslyFormattedCitation" : "(Rounsevell and Metzger, 2010; O\u2019Neill et al., 2014)" }, "properties" : { "noteIndex" : 0 }, "schema" : "https://github.com/citation-style-language/schema/raw/master/csl-citation.json" }</w:instrText>
      </w:r>
      <w:r>
        <w:fldChar w:fldCharType="separate"/>
      </w:r>
      <w:ins w:id="7341" w:author="Robin Matthews" w:date="2021-05-18T16:08:00Z">
        <w:del w:id="7342" w:author="Ian Blenkinsop" w:date="2021-07-09T14:15:00Z">
          <w:r w:rsidR="00602365" w:rsidDel="00A20D52">
            <w:rPr>
              <w:noProof/>
              <w:lang w:val="en-GB"/>
            </w:rPr>
            <w:delText>(</w:delText>
          </w:r>
        </w:del>
        <w:r w:rsidR="00602365">
          <w:rPr>
            <w:noProof/>
            <w:lang w:val="en-GB"/>
          </w:rPr>
          <w:t>Rounsevell and Metzger, 2010; O’Neill et al., 2014)</w:t>
        </w:r>
      </w:ins>
      <w:del w:id="7343" w:author="Robin Matthews" w:date="2021-05-18T16:08:00Z">
        <w:r w:rsidRPr="000128A3" w:rsidDel="00602365">
          <w:rPr>
            <w:noProof/>
            <w:lang w:val="en-GB"/>
          </w:rPr>
          <w:delText>(Rounsevell and Metzger, 2010; O’Neill et al., 2014)</w:delText>
        </w:r>
      </w:del>
      <w:r>
        <w:fldChar w:fldCharType="end"/>
      </w:r>
      <w:del w:id="7344" w:author="Ian Blenkinsop" w:date="2021-07-09T14:15:00Z">
        <w:r w:rsidRPr="000128A3" w:rsidDel="00A20D52">
          <w:rPr>
            <w:lang w:val="en-GB"/>
          </w:rPr>
          <w:delText xml:space="preserve"> (see Section 1.4.4 for a more general discussion on ‘storylines’ also covering ‘physical climate storylines’)</w:delText>
        </w:r>
      </w:del>
      <w:r w:rsidRPr="000128A3">
        <w:rPr>
          <w:lang w:val="en-GB"/>
        </w:rPr>
        <w:t>. Scenario storylines are descriptions of a future world, and the related large-scale socio-economic devel</w:t>
      </w:r>
      <w:r w:rsidR="00692AD6">
        <w:rPr>
          <w:lang w:val="en-GB"/>
        </w:rPr>
        <w:t>opment path</w:t>
      </w:r>
      <w:ins w:id="7345" w:author="Ian Blenkinsop" w:date="2021-07-09T14:16:00Z">
        <w:r w:rsidR="00A20D52">
          <w:rPr>
            <w:lang w:val="en-GB"/>
          </w:rPr>
          <w:t>ways</w:t>
        </w:r>
      </w:ins>
      <w:r w:rsidR="00692AD6">
        <w:rPr>
          <w:lang w:val="en-GB"/>
        </w:rPr>
        <w:t xml:space="preserve"> towards that world </w:t>
      </w:r>
      <w:r w:rsidRPr="000128A3">
        <w:rPr>
          <w:lang w:val="en-GB"/>
        </w:rPr>
        <w:t>that are deemed plausible within the current state of knowledge and historical experience (</w:t>
      </w:r>
      <w:ins w:id="7346" w:author="Ian Blenkinsop" w:date="2021-07-09T14:16:00Z">
        <w:r w:rsidR="00A20D52" w:rsidRPr="000128A3">
          <w:rPr>
            <w:lang w:val="en-GB"/>
          </w:rPr>
          <w:t>Section 1.2.3</w:t>
        </w:r>
        <w:r w:rsidR="00A20D52">
          <w:rPr>
            <w:lang w:val="en-GB"/>
          </w:rPr>
          <w:t xml:space="preserve">; </w:t>
        </w:r>
      </w:ins>
      <w:r w:rsidRPr="000128A3">
        <w:rPr>
          <w:lang w:val="en-GB"/>
        </w:rPr>
        <w:t>WGIII</w:t>
      </w:r>
      <w:del w:id="7347" w:author="Ian Blenkinsop" w:date="2021-07-09T14:16:00Z">
        <w:r w:rsidRPr="000128A3" w:rsidDel="00A20D52">
          <w:rPr>
            <w:lang w:val="en-GB"/>
          </w:rPr>
          <w:delText>; Section 1.2.3</w:delText>
        </w:r>
      </w:del>
      <w:r w:rsidRPr="000128A3">
        <w:rPr>
          <w:lang w:val="en-GB"/>
        </w:rPr>
        <w:t xml:space="preserve">). Scenario storylines attempt to ‘stimulate, provoke, and communicate visions of what the future could hold for us’ </w:t>
      </w:r>
      <w:r>
        <w:fldChar w:fldCharType="begin" w:fldLock="1"/>
      </w:r>
      <w:r w:rsidR="00A94565">
        <w:rPr>
          <w:lang w:val="en-GB"/>
        </w:rPr>
        <w:instrText>ADDIN CSL_CITATION { "citationItems" : [ { "id" : "ITEM-1", "itemData" : { "DOI" : "10.1002/wcc.63", "ISSN" : "17577780", "author" : [ { "dropping-particle" : "", "family" : "Rounsevell", "given" : "Mark D. A.", "non-dropping-particle" : "", "parse-names" : false, "suffix" : "" }, { "dropping-particle" : "", "family" : "Metzger", "given" : "Marc J.", "non-dropping-particle" : "", "parse-names" : false, "suffix" : "" } ], "container-title" : "WIREs Climate Change", "id" : "ITEM-1", "issue" : "4", "issued" : { "date-parts" : [ [ "2010", "7", "1" ] ] }, "page" : "606-619", "publisher" : "John Wiley &amp; Sons, Ltd", "title" : "Developing qualitative scenario storylines for environmental change assessment", "translator" : [ { "dropping-particle" : "", "family" : "H3234", "given" : "", "non-dropping-particle" : "", "parse-names" : false, "suffix" : "" } ], "type" : "article-journal", "volume" : "1" }, "uris" : [ "http://www.mendeley.com/documents/?uuid=681ad3ba-4445-3ee9-a1a1-5380be92787b" ] } ], "mendeley" : { "formattedCitation" : "(Rounsevell and Metzger, 2010)", "manualFormatting" : "(Rounsevell and Metzger, 2010)", "plainTextFormattedCitation" : "(Rounsevell and Metzger, 2010)", "previouslyFormattedCitation" : "(Rounsevell and Metzger, 2010)" }, "properties" : { "noteIndex" : 0 }, "schema" : "https://github.com/citation-style-language/schema/raw/master/csl-citation.json" }</w:instrText>
      </w:r>
      <w:r>
        <w:fldChar w:fldCharType="separate"/>
      </w:r>
      <w:ins w:id="7348" w:author="Robin Matthews" w:date="2021-05-18T16:08:00Z">
        <w:r w:rsidR="00602365">
          <w:rPr>
            <w:noProof/>
            <w:lang w:val="en-GB"/>
          </w:rPr>
          <w:t>(Rounsevell and Metzger, 2010)</w:t>
        </w:r>
      </w:ins>
      <w:del w:id="7349" w:author="Robin Matthews" w:date="2021-05-18T16:08:00Z">
        <w:r w:rsidRPr="000128A3" w:rsidDel="00602365">
          <w:rPr>
            <w:noProof/>
            <w:lang w:val="en-GB"/>
          </w:rPr>
          <w:delText>(Rounsevell and Metzger, 2010)</w:delText>
        </w:r>
      </w:del>
      <w:r>
        <w:fldChar w:fldCharType="end"/>
      </w:r>
      <w:r w:rsidRPr="000128A3">
        <w:rPr>
          <w:lang w:val="en-GB"/>
        </w:rPr>
        <w:t xml:space="preserve"> in settings where either limited knowledge or inherent unpredictability in social systems </w:t>
      </w:r>
      <w:bookmarkEnd w:id="7339"/>
      <w:r w:rsidRPr="000128A3">
        <w:rPr>
          <w:lang w:val="en-GB"/>
        </w:rPr>
        <w:t xml:space="preserve">prevent a forecast or numerical prediction. Scenario storylines have been used in previous climate research, and they are the explicit or implicit starting point of any scenario exercise, including for the SRES scenarios </w:t>
      </w:r>
      <w:r>
        <w:fldChar w:fldCharType="begin" w:fldLock="1"/>
      </w:r>
      <w:r w:rsidR="00A94565">
        <w:rPr>
          <w:lang w:val="en-GB"/>
        </w:rPr>
        <w:instrText>ADDIN CSL_CITATION { "citationItems" : [ { "id" : "ITEM-1", "itemData" : { "DOI" : "https://www.ipcc.ch/report/emissions-scenarios", "ISBN" : "0521800811", "author" : [ { "dropping-particle" : "", "family" : "IPCC", "given" : "", "non-dropping-particle" : "", "parse-names" : false, "suffix" : "" } ], "editor" : [ { "dropping-particle" : "", "family" : "Naki\u0107enovi\u0107", "given" : "Neboj\u0161a", "non-dropping-particle" : "", "parse-names" : false, "suffix" : "" }, { "dropping-particle" : "", "family" : "Swart", "given" : "Robert", "non-dropping-particle" : "", "parse-names" : false, "suffix" : "" } ], "id" : "ITEM-1", "issued" : { "date-parts" : [ [ "2000" ] ] }, "number-of-pages" : "570", "publisher" : "Cambridge University Press", "publisher-place" : "Cambridge, United Kingdom and New York, NY, USA", "title" : "Special Report on Emissions Scenarios. A Special Report of Working Group III of the Intergovernmental Panel on Climate Change", "translator" : [ { "dropping-particle" : "", "family" : "H4268", "given" : "Rt12", "non-dropping-particle" : "", "parse-names" : false, "suffix" : "" } ], "type" : "report" }, "uris" : [ "http://www.mendeley.com/documents/?uuid=2232003e-023c-4958-8459-55408b44e373" ] } ], "mendeley" : { "formattedCitation" : "(IPCC, 2000)", "plainTextFormattedCitation" : "(IPCC, 2000)", "previouslyFormattedCitation" : "(IPCC, 2000)" }, "properties" : { "noteIndex" : 0 }, "schema" : "https://github.com/citation-style-language/schema/raw/master/csl-citation.json" }</w:instrText>
      </w:r>
      <w:r>
        <w:fldChar w:fldCharType="separate"/>
      </w:r>
      <w:ins w:id="7350" w:author="Robin Matthews" w:date="2021-05-18T16:08:00Z">
        <w:r w:rsidR="00602365">
          <w:rPr>
            <w:noProof/>
            <w:lang w:val="en-GB"/>
          </w:rPr>
          <w:t>(IPCC, 2000)</w:t>
        </w:r>
      </w:ins>
      <w:del w:id="7351" w:author="Robin Matthews" w:date="2021-05-18T16:08:00Z">
        <w:r w:rsidRPr="000128A3" w:rsidDel="00602365">
          <w:rPr>
            <w:noProof/>
            <w:lang w:val="en-GB"/>
          </w:rPr>
          <w:delText>(IPCC, 2000)</w:delText>
        </w:r>
      </w:del>
      <w:r>
        <w:fldChar w:fldCharType="end"/>
      </w:r>
      <w:r w:rsidRPr="000128A3">
        <w:rPr>
          <w:lang w:val="en-GB"/>
        </w:rPr>
        <w:t xml:space="preserve"> and the SSPs (e.g., </w:t>
      </w:r>
      <w:r>
        <w:fldChar w:fldCharType="begin" w:fldLock="1"/>
      </w:r>
      <w:r w:rsidR="00E81B0B">
        <w:rPr>
          <w:lang w:val="en-GB"/>
        </w:rPr>
        <w:instrText>ADDIN CSL_CITATION { "citationItems" : [ { "id" : "ITEM-1", "itemData" : { "DOI" : "10.1016/J.GLOENVCHA.2015.01.004", "ISSN" : "0959-3780", "abstract" : "Long-term scenarios play an important role in research on global environmental change. The climate change research community is developing new scenarios integrating future changes in climate and society to investigate climate impacts as well as options for mitigation and adaptation. One component of these new scenarios is a set of alternative futures of societal development known as the shared socioeconomic pathways (SSPs). The conceptual framework for the design and use of the SSPs calls for the development of global pathways describing the future evolution of key aspects of society that would together imply a range of challenges for mitigating and adapting to climate change. Here we present one component of these pathways: the SSP narratives, a set of five qualitative descriptions of future changes in demographics, human development, economy and lifestyle, policies and institutions, technology, and environment and natural resources. We describe the methods used to develop the narratives as well as how these pathways are hypothesized to produce particular combinations of challenges to mitigation and adaptation. Development of the narratives drew on expert opinion to (1) identify key determinants of these challenges that were essential to incorporate in the narratives and (2) combine these elements in the narratives in a manner consistent with scholarship on their inter-relationships. The narratives are intended as a description of plausible future conditions at the level of large world regions that can serve as a basis for integrated scenarios of emissions and land use, as well as climate impact, adaptation and vulnerability analyses.", "author" : [ { "dropping-particle" : "", "family" : "O\u2019Neill", "given" : "Brian C.", "non-dropping-particle" : "", "parse-names" : false, "suffix" : "" }, { "dropping-particle" : "", "family" : "Kriegler", "given" : "Elmar", "non-dropping-particle" : "", "parse-names" : false, "suffix" : "" }, { "dropping-particle" : "", "family" : "Ebi", "given" : "Kristie L.", "non-dropping-particle" : "", "parse-names" : false, "suffix" : "" }, { "dropping-particle" : "", "family" : "Kemp-Benedict", "given" : "Eric", "non-dropping-particle" : "", "parse-names" : false, "suffix" : "" }, { "dropping-particle" : "", "family" : "Riahi", "given" : "Keywan", "non-dropping-particle" : "", "parse-names" : false, "suffix" : "" }, { "dropping-particle" : "", "family" : "Rothman", "given" : "Dale S.", "non-dropping-particle" : "", "parse-names" : false, "suffix" : "" }, { "dropping-particle" : "", "family" : "Ruijven", "given" : "Bas J.", "non-dropping-particle" : "van", "parse-names" : false, "suffix" : "" }, { "dropping-particle" : "", "family" : "Vuuren", "given" : "Detlef P.", "non-dropping-particle" : "van", "parse-names" : false, "suffix" : "" }, { "dropping-particle" : "", "family" : "Birkmann", "given" : "Joern", "non-dropping-particle" : "", "parse-names" : false, "suffix" : "" }, { "dropping-particle" : "", "family" : "Kok", "given" : "Kasper", "non-dropping-particle" : "", "parse-names" : false, "suffix" : "" }, { "dropping-particle" : "", "family" : "Levy", "given" : "Marc", "non-dropping-particle" : "", "parse-names" : false, "suffix" : "" }, { "dropping-particle" : "", "family" : "Solecki", "given" : "William", "non-dropping-particle" : "", "parse-names" : false, "suffix" : "" } ], "container-title" : "Global Environmental Change", "id" : "ITEM-1", "issued" : { "date-parts" : [ [ "2017", "1", "1" ] ] }, "page" : "169-180", "publisher" : "Pergamon", "title" : "The roads ahead: Narratives for shared socioeconomic pathways describing world futures in the 21st century", "translator" : [ { "dropping-particle" : "", "family" : "H3233", "given" : "", "non-dropping-particle" : "", "parse-names" : false, "suffix" : "" } ], "type" : "article-journal", "volume" : "42" }, "uris" : [ "http://www.mendeley.com/documents/?uuid=b6221035-f818-32f1-813c-4b978f070271" ] } ], "mendeley" : { "formattedCitation" : "(O\u2019Neill et al., 2017a)", "manualFormatting" : "O\u2019Neill et al., 2017a)", "plainTextFormattedCitation" : "(O\u2019Neill et al., 2017a)", "previouslyFormattedCitation" : "(O\u2019Neill et al., 2017a)" }, "properties" : { "noteIndex" : 0 }, "schema" : "https://github.com/citation-style-language/schema/raw/master/csl-citation.json" }</w:instrText>
      </w:r>
      <w:r>
        <w:fldChar w:fldCharType="separate"/>
      </w:r>
      <w:ins w:id="7352" w:author="Robin Matthews" w:date="2021-05-18T16:08:00Z">
        <w:r w:rsidR="00602365">
          <w:rPr>
            <w:noProof/>
            <w:lang w:val="en-GB"/>
          </w:rPr>
          <w:t>O’Neill et al., 2017a)</w:t>
        </w:r>
      </w:ins>
      <w:del w:id="7353" w:author="Robin Matthews" w:date="2021-05-18T16:08:00Z">
        <w:r w:rsidRPr="000128A3" w:rsidDel="00602365">
          <w:rPr>
            <w:noProof/>
            <w:lang w:val="en-GB"/>
          </w:rPr>
          <w:delText>O’Neill et al., 2017a)</w:delText>
        </w:r>
      </w:del>
      <w:r>
        <w:fldChar w:fldCharType="end"/>
      </w:r>
      <w:r w:rsidRPr="000128A3">
        <w:rPr>
          <w:lang w:val="en-GB"/>
        </w:rPr>
        <w:t>.</w:t>
      </w:r>
    </w:p>
    <w:p w14:paraId="124470E1" w14:textId="77777777" w:rsidR="006409E5" w:rsidRPr="000128A3" w:rsidRDefault="006409E5" w:rsidP="006409E5">
      <w:pPr>
        <w:pStyle w:val="AR6BodyText"/>
        <w:rPr>
          <w:lang w:val="en-GB"/>
        </w:rPr>
      </w:pPr>
    </w:p>
    <w:p w14:paraId="66AB2939" w14:textId="5E62BCE9" w:rsidR="006409E5" w:rsidRPr="000128A3" w:rsidRDefault="006409E5" w:rsidP="006409E5">
      <w:pPr>
        <w:pStyle w:val="AR6BodyText"/>
        <w:rPr>
          <w:lang w:val="en-GB"/>
        </w:rPr>
      </w:pPr>
      <w:bookmarkStart w:id="7354" w:name="_Hlk66793134"/>
      <w:r w:rsidRPr="000128A3">
        <w:rPr>
          <w:lang w:val="en-GB"/>
        </w:rPr>
        <w:t>Recent technological or socio-economic trends might be informative for bounding near-term future trends, for example, if technological progress renders a mitigation technology cheaper than previously assumed. However, short-term emission</w:t>
      </w:r>
      <w:ins w:id="7355" w:author="Ian Blenkinsop" w:date="2021-07-09T14:24:00Z">
        <w:r w:rsidR="00D844F3">
          <w:rPr>
            <w:lang w:val="en-GB"/>
          </w:rPr>
          <w:t>s</w:t>
        </w:r>
      </w:ins>
      <w:r w:rsidRPr="000128A3">
        <w:rPr>
          <w:lang w:val="en-GB"/>
        </w:rPr>
        <w:t xml:space="preserve"> trends alone do not generally rule out an opposite trend in the future </w:t>
      </w:r>
      <w:r>
        <w:fldChar w:fldCharType="begin" w:fldLock="1"/>
      </w:r>
      <w:r w:rsidR="00E81B0B">
        <w:rPr>
          <w:lang w:val="en-GB"/>
        </w:rPr>
        <w:instrText>ADDIN CSL_CITATION { "citationItems" : [ { "id" : "ITEM-1", "itemData" : { "DOI" : "10.1007/s10584-010-9940-4", "ISSN" : "0165-0009", "author" : [ { "dropping-particle" : "", "family" : "Vuuren", "given" : "Detlef P.", "non-dropping-particle" : "van", "parse-names" : false, "suffix" : "" }, { "dropping-particle" : "", "family" : "Edmonds", "given" : "Jae", "non-dropping-particle" : "", "parse-names" : false, "suffix" : "" }, { "dropping-particle" : "", "family" : "Smith", "given" : "Steven J.", "non-dropping-particle" : "", "parse-names" : false, "suffix" : "" }, { "dropping-particle" : "V.", "family" : "Calvin", "given" : "Kate", "non-dropping-particle" : "", "parse-names" : false, "suffix" : "" }, { "dropping-particle" : "", "family" : "Karas", "given" : "Joseph", "non-dropping-particle" : "", "parse-names" : false, "suffix" : "" }, { "dropping-particle" : "", "family" : "Kainuma", "given" : "Mikiko", "non-dropping-particle" : "", "parse-names" : false, "suffix" : "" }, { "dropping-particle" : "", "family" : "Nakicenovic", "given" : "Nebojsa", "non-dropping-particle" : "", "parse-names" : false, "suffix" : "" }, { "dropping-particle" : "", "family" : "Riahi", "given" : "Keywan", "non-dropping-particle" : "", "parse-names" : false, "suffix" : "" }, { "dropping-particle" : "", "family" : "Ruijven", "given" : "Bas J.", "non-dropping-particle" : "van", "parse-names" : false, "suffix" : "" }, { "dropping-particle" : "", "family" : "Swart", "given" : "Rob", "non-dropping-particle" : "", "parse-names" : false, "suffix" : "" }, { "dropping-particle" : "", "family" : "Thomson", "given" : "Allison", "non-dropping-particle" : "", "parse-names" : false, "suffix" : "" } ], "container-title" : "Climatic Change", "id" : "ITEM-1", "issue" : "3-4", "issued" : { "date-parts" : [ [ "2010", "12", "26" ] ] }, "page" : "635-642", "title" : "What do near-term observations tell us about long-term developments in greenhouse gas emissions?", "translator" : [ { "dropping-particle" : "", "family" : "H4149", "given" : "", "non-dropping-particle" : "", "parse-names" : false, "suffix" : "" } ], "type" : "article-journal", "volume" : "103" }, "uris" : [ "http://www.mendeley.com/documents/?uuid=dc414baf-69ab-4dcf-bdb1-0123bdc53dfb" ] } ], "mendeley" : { "formattedCitation" : "(van Vuuren et al., 2010)", "manualFormatting" : "(van Vuuren et al., 2010)", "plainTextFormattedCitation" : "(van Vuuren et al., 2010)", "previouslyFormattedCitation" : "(van Vuuren et al., 2010)" }, "properties" : { "noteIndex" : 0 }, "schema" : "https://github.com/citation-style-language/schema/raw/master/csl-citation.json" }</w:instrText>
      </w:r>
      <w:r>
        <w:fldChar w:fldCharType="separate"/>
      </w:r>
      <w:ins w:id="7356" w:author="Robin Matthews" w:date="2021-05-18T16:08:00Z">
        <w:r w:rsidR="00602365">
          <w:rPr>
            <w:noProof/>
            <w:lang w:val="en-GB"/>
          </w:rPr>
          <w:t>(van Vuuren et al., 2010)</w:t>
        </w:r>
      </w:ins>
      <w:del w:id="7357" w:author="Robin Matthews" w:date="2021-05-18T16:08:00Z">
        <w:r w:rsidRPr="000128A3" w:rsidDel="00602365">
          <w:rPr>
            <w:noProof/>
            <w:lang w:val="en-GB"/>
          </w:rPr>
          <w:delText>(van Vuuren et al., 2010)</w:delText>
        </w:r>
      </w:del>
      <w:r>
        <w:fldChar w:fldCharType="end"/>
      </w:r>
      <w:r w:rsidRPr="000128A3">
        <w:rPr>
          <w:lang w:val="en-GB"/>
        </w:rPr>
        <w:t>. The ranking of individual RCP emission</w:t>
      </w:r>
      <w:ins w:id="7358" w:author="Ian Blenkinsop" w:date="2021-07-09T14:24:00Z">
        <w:r w:rsidR="00D844F3">
          <w:rPr>
            <w:lang w:val="en-GB"/>
          </w:rPr>
          <w:t>s</w:t>
        </w:r>
      </w:ins>
      <w:r w:rsidRPr="000128A3">
        <w:rPr>
          <w:lang w:val="en-GB"/>
        </w:rPr>
        <w:t xml:space="preserve"> scenarios from the IAMs with regard to emission levels is different for different time horizons, e.g., 2020 </w:t>
      </w:r>
      <w:del w:id="7359" w:author="Ian Blenkinsop" w:date="2021-07-09T14:24:00Z">
        <w:r w:rsidRPr="000128A3" w:rsidDel="00D844F3">
          <w:rPr>
            <w:lang w:val="en-GB"/>
          </w:rPr>
          <w:delText xml:space="preserve">versus </w:delText>
        </w:r>
      </w:del>
      <w:ins w:id="7360" w:author="Ian Blenkinsop" w:date="2021-07-09T14:24:00Z">
        <w:r w:rsidR="00D844F3">
          <w:rPr>
            <w:lang w:val="en-GB"/>
          </w:rPr>
          <w:t>compared with</w:t>
        </w:r>
        <w:r w:rsidR="00D844F3" w:rsidRPr="000128A3">
          <w:rPr>
            <w:lang w:val="en-GB"/>
          </w:rPr>
          <w:t xml:space="preserve"> </w:t>
        </w:r>
      </w:ins>
      <w:r w:rsidRPr="000128A3">
        <w:rPr>
          <w:lang w:val="en-GB"/>
        </w:rPr>
        <w:t>longer-term emission</w:t>
      </w:r>
      <w:ins w:id="7361" w:author="Ian Blenkinsop" w:date="2021-07-09T14:24:00Z">
        <w:r w:rsidR="00D844F3">
          <w:rPr>
            <w:lang w:val="en-GB"/>
          </w:rPr>
          <w:t>s</w:t>
        </w:r>
      </w:ins>
      <w:r w:rsidRPr="000128A3">
        <w:rPr>
          <w:lang w:val="en-GB"/>
        </w:rPr>
        <w:t xml:space="preserve"> levels</w:t>
      </w:r>
      <w:del w:id="7362" w:author="Ian Blenkinsop" w:date="2021-07-09T14:24:00Z">
        <w:r w:rsidRPr="000128A3" w:rsidDel="00D844F3">
          <w:rPr>
            <w:lang w:val="en-GB"/>
          </w:rPr>
          <w:delText xml:space="preserve">; </w:delText>
        </w:r>
      </w:del>
      <w:ins w:id="7363" w:author="Ian Blenkinsop" w:date="2021-07-09T14:24:00Z">
        <w:r w:rsidR="00D844F3">
          <w:rPr>
            <w:lang w:val="en-GB"/>
          </w:rPr>
          <w:t>.</w:t>
        </w:r>
        <w:r w:rsidR="00D844F3" w:rsidRPr="000128A3">
          <w:rPr>
            <w:lang w:val="en-GB"/>
          </w:rPr>
          <w:t xml:space="preserve"> </w:t>
        </w:r>
      </w:ins>
      <w:r w:rsidRPr="000128A3">
        <w:rPr>
          <w:lang w:val="en-GB"/>
        </w:rPr>
        <w:t>For example, the strongest climate change mitigation scenario</w:t>
      </w:r>
      <w:ins w:id="7364" w:author="Ian Blenkinsop" w:date="2021-07-09T14:24:00Z">
        <w:r w:rsidR="00D844F3">
          <w:rPr>
            <w:lang w:val="en-GB"/>
          </w:rPr>
          <w:t>,</w:t>
        </w:r>
      </w:ins>
      <w:r w:rsidRPr="000128A3">
        <w:rPr>
          <w:lang w:val="en-GB"/>
        </w:rPr>
        <w:t xml:space="preserve"> RCP2.6</w:t>
      </w:r>
      <w:ins w:id="7365" w:author="Ian Blenkinsop" w:date="2021-07-09T14:24:00Z">
        <w:r w:rsidR="00D844F3">
          <w:rPr>
            <w:lang w:val="en-GB"/>
          </w:rPr>
          <w:t>,</w:t>
        </w:r>
      </w:ins>
      <w:r w:rsidRPr="000128A3">
        <w:rPr>
          <w:lang w:val="en-GB"/>
        </w:rPr>
        <w:t xml:space="preserve"> was in fact the second highest CO</w:t>
      </w:r>
      <w:r w:rsidRPr="000128A3">
        <w:rPr>
          <w:vertAlign w:val="subscript"/>
          <w:lang w:val="en-GB"/>
        </w:rPr>
        <w:t>2</w:t>
      </w:r>
      <w:r w:rsidRPr="000128A3">
        <w:rPr>
          <w:lang w:val="en-GB"/>
        </w:rPr>
        <w:t xml:space="preserve"> emission</w:t>
      </w:r>
      <w:ins w:id="7366" w:author="Ian Blenkinsop" w:date="2021-07-09T14:25:00Z">
        <w:r w:rsidR="00D844F3">
          <w:rPr>
            <w:lang w:val="en-GB"/>
          </w:rPr>
          <w:t>s</w:t>
        </w:r>
      </w:ins>
      <w:r w:rsidRPr="000128A3">
        <w:rPr>
          <w:lang w:val="en-GB"/>
        </w:rPr>
        <w:t xml:space="preserve"> scenario (jointly with RCP4.5) before 2020 in the set of RCPs and the strong global emission</w:t>
      </w:r>
      <w:ins w:id="7367" w:author="Ian Blenkinsop" w:date="2021-07-09T14:25:00Z">
        <w:r w:rsidR="00D844F3">
          <w:rPr>
            <w:lang w:val="en-GB"/>
          </w:rPr>
          <w:t>s</w:t>
        </w:r>
      </w:ins>
      <w:r w:rsidRPr="000128A3">
        <w:rPr>
          <w:lang w:val="en-GB"/>
        </w:rPr>
        <w:t xml:space="preserve"> decline in RCP2.6 only followed after 2020. Implicitly, this scenario feature was cautioning against the assumption that short-term trends predicate particular long-term trajectories. This is also the case in relation to the COVID-19 related drop in 2020 emissions. Potential changes in underlying drivers of emissions, such as those potentially </w:t>
      </w:r>
      <w:del w:id="7368" w:author="Ian Blenkinsop" w:date="2021-07-09T14:25:00Z">
        <w:r w:rsidRPr="000128A3" w:rsidDel="00D844F3">
          <w:rPr>
            <w:lang w:val="en-GB"/>
          </w:rPr>
          <w:delText xml:space="preserve">incentivised </w:delText>
        </w:r>
      </w:del>
      <w:ins w:id="7369" w:author="Ian Blenkinsop" w:date="2021-07-09T14:25:00Z">
        <w:r w:rsidR="00D844F3" w:rsidRPr="000128A3">
          <w:rPr>
            <w:lang w:val="en-GB"/>
          </w:rPr>
          <w:t>incentivi</w:t>
        </w:r>
        <w:r w:rsidR="00D844F3">
          <w:rPr>
            <w:lang w:val="en-GB"/>
          </w:rPr>
          <w:t>z</w:t>
        </w:r>
        <w:r w:rsidR="00D844F3" w:rsidRPr="000128A3">
          <w:rPr>
            <w:lang w:val="en-GB"/>
          </w:rPr>
          <w:t xml:space="preserve">ed </w:t>
        </w:r>
      </w:ins>
      <w:r w:rsidRPr="000128A3">
        <w:rPr>
          <w:lang w:val="en-GB"/>
        </w:rPr>
        <w:t>by COVID-19 recovery stimulus packages, are more significant for longer-term emissions than the short-term deviation from recent emission</w:t>
      </w:r>
      <w:ins w:id="7370" w:author="Ian Blenkinsop" w:date="2021-07-09T14:26:00Z">
        <w:r w:rsidR="00D844F3">
          <w:rPr>
            <w:lang w:val="en-GB"/>
          </w:rPr>
          <w:t>s</w:t>
        </w:r>
      </w:ins>
      <w:r w:rsidRPr="000128A3">
        <w:rPr>
          <w:lang w:val="en-GB"/>
        </w:rPr>
        <w:t xml:space="preserve"> trends (Cross-Chapter Box 6.1 on COVID-19</w:t>
      </w:r>
      <w:del w:id="7371" w:author="Ian Blenkinsop" w:date="2021-07-09T14:26:00Z">
        <w:r w:rsidRPr="000128A3" w:rsidDel="00D844F3">
          <w:rPr>
            <w:lang w:val="en-GB"/>
          </w:rPr>
          <w:delText xml:space="preserve"> in Chapter 6</w:delText>
        </w:r>
      </w:del>
      <w:r w:rsidRPr="000128A3">
        <w:rPr>
          <w:lang w:val="en-GB"/>
        </w:rPr>
        <w:t>).</w:t>
      </w:r>
    </w:p>
    <w:bookmarkEnd w:id="7354"/>
    <w:p w14:paraId="4F596678" w14:textId="77777777" w:rsidR="006409E5" w:rsidRPr="000128A3" w:rsidRDefault="006409E5" w:rsidP="006409E5">
      <w:pPr>
        <w:pStyle w:val="AR6BodyText"/>
        <w:rPr>
          <w:lang w:val="en-GB"/>
        </w:rPr>
      </w:pPr>
    </w:p>
    <w:p w14:paraId="33BCDF9D" w14:textId="77777777" w:rsidR="006409E5" w:rsidRPr="000128A3" w:rsidRDefault="006409E5" w:rsidP="006409E5">
      <w:pPr>
        <w:pStyle w:val="AR6BodyText"/>
        <w:rPr>
          <w:lang w:val="en-GB"/>
        </w:rPr>
      </w:pPr>
    </w:p>
    <w:p w14:paraId="4BD5F99A" w14:textId="75AB1703" w:rsidR="006409E5" w:rsidRPr="006409E5" w:rsidRDefault="006409E5" w:rsidP="00294F83">
      <w:pPr>
        <w:pStyle w:val="AR6Chap1Level2111"/>
        <w:pBdr>
          <w:top w:val="nil"/>
          <w:left w:val="nil"/>
          <w:bottom w:val="nil"/>
          <w:right w:val="nil"/>
          <w:between w:val="nil"/>
        </w:pBdr>
        <w:rPr>
          <w:color w:val="000000"/>
        </w:rPr>
      </w:pPr>
      <w:bookmarkStart w:id="7372" w:name="_Toc69950025"/>
      <w:r>
        <w:t xml:space="preserve">Global </w:t>
      </w:r>
      <w:del w:id="7373" w:author="Ian Blenkinsop" w:date="2021-07-09T14:26:00Z">
        <w:r w:rsidDel="00D844F3">
          <w:delText xml:space="preserve">warming </w:delText>
        </w:r>
      </w:del>
      <w:ins w:id="7374" w:author="Ian Blenkinsop" w:date="2021-07-09T14:26:00Z">
        <w:r w:rsidR="00D844F3">
          <w:t xml:space="preserve">Warming </w:t>
        </w:r>
      </w:ins>
      <w:del w:id="7375" w:author="Ian Blenkinsop" w:date="2021-07-09T14:26:00Z">
        <w:r w:rsidDel="00D844F3">
          <w:delText>levels</w:delText>
        </w:r>
      </w:del>
      <w:bookmarkEnd w:id="7372"/>
      <w:ins w:id="7376" w:author="Ian Blenkinsop" w:date="2021-07-09T14:26:00Z">
        <w:r w:rsidR="00D844F3">
          <w:t>Levels</w:t>
        </w:r>
      </w:ins>
    </w:p>
    <w:p w14:paraId="0F3599F8" w14:textId="77777777" w:rsidR="00651BBE" w:rsidRDefault="00651BBE" w:rsidP="006409E5">
      <w:pPr>
        <w:pStyle w:val="AR6BodyText"/>
      </w:pPr>
    </w:p>
    <w:p w14:paraId="6AD56A93" w14:textId="08DA58EC" w:rsidR="006409E5" w:rsidRPr="000128A3" w:rsidRDefault="006409E5" w:rsidP="006409E5">
      <w:pPr>
        <w:pStyle w:val="AR6BodyText"/>
        <w:rPr>
          <w:lang w:val="en-GB"/>
        </w:rPr>
      </w:pPr>
      <w:bookmarkStart w:id="7377" w:name="_Hlk66793216"/>
      <w:r w:rsidRPr="000128A3">
        <w:rPr>
          <w:lang w:val="en-GB"/>
        </w:rPr>
        <w:t>The global mean surface temperature change, or ‘global warming level’ (GWL), is a ‘dimension of integration’ that is highly relevant across scientific disciplines and socio</w:t>
      </w:r>
      <w:ins w:id="7378" w:author="Ian Blenkinsop" w:date="2021-07-09T15:03:00Z">
        <w:r w:rsidR="000B52B7">
          <w:rPr>
            <w:lang w:val="en-GB"/>
          </w:rPr>
          <w:t>-</w:t>
        </w:r>
      </w:ins>
      <w:r w:rsidRPr="000128A3">
        <w:rPr>
          <w:lang w:val="en-GB"/>
        </w:rPr>
        <w:t xml:space="preserve">economic actors. First, global warming levels relative to pre-industrial conditions are the quantity </w:t>
      </w:r>
      <w:commentRangeStart w:id="7379"/>
      <w:r w:rsidRPr="000128A3">
        <w:rPr>
          <w:lang w:val="en-GB"/>
        </w:rPr>
        <w:t>in which</w:t>
      </w:r>
      <w:commentRangeEnd w:id="7379"/>
      <w:r w:rsidR="000B52B7">
        <w:rPr>
          <w:rStyle w:val="CommentReference"/>
        </w:rPr>
        <w:commentReference w:id="7379"/>
      </w:r>
      <w:r w:rsidRPr="000128A3">
        <w:rPr>
          <w:lang w:val="en-GB"/>
        </w:rPr>
        <w:t xml:space="preserve"> the 1.5°C and ‘well below 2°C’ Paris Agreement goals were formulated. Second, global</w:t>
      </w:r>
      <w:r w:rsidR="00296752">
        <w:rPr>
          <w:lang w:val="en-GB"/>
        </w:rPr>
        <w:t xml:space="preserve"> </w:t>
      </w:r>
      <w:r w:rsidRPr="000128A3">
        <w:rPr>
          <w:lang w:val="en-GB"/>
        </w:rPr>
        <w:t xml:space="preserve">mean temperature change has been found to be </w:t>
      </w:r>
      <w:del w:id="7380" w:author="Ian Blenkinsop" w:date="2021-07-09T15:45:00Z">
        <w:r w:rsidRPr="000128A3" w:rsidDel="007D2BAE">
          <w:rPr>
            <w:lang w:val="en-GB"/>
          </w:rPr>
          <w:delText>nearly-</w:delText>
        </w:r>
      </w:del>
      <w:ins w:id="7381" w:author="Ian Blenkinsop" w:date="2021-07-09T15:45:00Z">
        <w:r w:rsidR="007D2BAE">
          <w:rPr>
            <w:lang w:val="en-GB"/>
          </w:rPr>
          <w:t>almost-</w:t>
        </w:r>
      </w:ins>
      <w:r w:rsidRPr="000128A3">
        <w:rPr>
          <w:lang w:val="en-GB"/>
        </w:rPr>
        <w:t xml:space="preserve">linearly related to a number of regional climate </w:t>
      </w:r>
      <w:r w:rsidR="00296752">
        <w:rPr>
          <w:lang w:val="en-GB"/>
        </w:rPr>
        <w:t>effects</w:t>
      </w:r>
      <w:r w:rsidR="00296752" w:rsidRPr="000128A3">
        <w:rPr>
          <w:lang w:val="en-GB"/>
        </w:rPr>
        <w:t xml:space="preserve"> </w:t>
      </w:r>
      <w:r>
        <w:fldChar w:fldCharType="begin" w:fldLock="1"/>
      </w:r>
      <w:r w:rsidR="00E81B0B">
        <w:rPr>
          <w:lang w:val="en-GB"/>
        </w:rPr>
        <w:instrText>ADDIN CSL_CITATION { "citationItems" : [ { "id" : "ITEM-1", "itemData" : { "DOI" : "10.1029/1999GL011213", "ISSN" : "00948276", "abstract" : "The effect on climate of stabilising atmospheric carbon dioxide concentrations at 550ppm and 750ppm is investigated using a coupled ocean-atmosphere model and compared with the response to a baseline case (1% per year increase in carbon dioxide concentrations beyond 1990). Changes in other well-mixed greenhouse gases are not considered (although these are expected to increase in the future), so in practical terms the simulated changes in climate correspond to lower levels of carbon dioxide stabilisation. The global-mean warming between 1990 and 2100 is reduced by 40% and 55% respectively, in close agreement with estimates using energy balance models. Sea-level rise up to 2100 is also reduced, but in the longer stabilisation runs, unlike temperature, sea-level continues to rise throughout the simulations with little reduction of the rate of rise. The patterns of temperature and precipitation change are largely unchanged except that the southern hemisphere warms relative to the northern hemisphere. Changes over five subcontinental regions are considered in more detail. All of the regions, for all of the simulations, show a statistically significant warming by 2100. The reduction in annual-mean warming resulting from stabilisation is also significant by 2100. The seasonal changes in precipitation are significant by 2100 in the baseline simulation but the significance of differences in precipitation between the baseline and stabilisation simulations depends on location and season.", "author" : [ { "dropping-particle" : "", "family" : "Mitchell", "given" : "J F B", "non-dropping-particle" : "", "parse-names" : false, "suffix" : "" }, { "dropping-particle" : "", "family" : "Johns", "given" : "T C", "non-dropping-particle" : "", "parse-names" : false, "suffix" : "" }, { "dropping-particle" : "", "family" : "Ingram", "given" : "W J", "non-dropping-particle" : "", "parse-names" : false, "suffix" : "" }, { "dropping-particle" : "", "family" : "Lowe", "given" : "J A", "non-dropping-particle" : "", "parse-names" : false, "suffix" : "" } ], "container-title" : "Geophysical Research Letters", "id" : "ITEM-1", "issue" : "18", "issued" : { "date-parts" : [ [ "2000", "9", "15" ] ] }, "page" : "2977-2980", "title" : "The effect of stabilising atmospheric carbon dioxide concentrations on global and regional climate change", "translator" : [ { "dropping-particle" : "", "family" : "H4115", "given" : "", "non-dropping-particle" : "", "parse-names" : false, "suffix" : "" } ], "type" : "article-journal", "volume" : "27" }, "uris" : [ "http://www.mendeley.com/documents/?uuid=36fdb6cd-6aad-4856-a01c-3bc049e8eb84" ] }, { "id" : "ITEM-2", "itemData" : { "DOI" : "10.1023/A:1026035305597", "ISSN" : "01650009", "author" : [ { "dropping-particle" : "", "family" : "Mitchell", "given" : "Timothy D.", "non-dropping-particle" : "", "parse-names" : false, "suffix" : "" } ], "container-title" : "Climatic Change", "id" : "ITEM-2", "issue" : "3", "issued" : { "date-parts" : [ [ "2003" ] ] }, "page" : "217-242", "publisher" : "Kluwer Academic Publishers", "title" : "Pattern Scaling: An Examination of the Accuracy of the Technique for Describing Future Climates", "translator" : [ { "dropping-particle" : "", "family" : "H2767", "given" : "", "non-dropping-particle" : "", "parse-names" : false, "suffix" : "" } ], "type" : "article-journal", "volume" : "60" }, "uris" : [ "http://www.mendeley.com/documents/?uuid=d6d9d015-ceec-3dfa-8a10-3e06f22bc435" ] }, { "id" : "ITEM-3", "itemData" : { "DOI" : "10.1007/s10584-013-1032-9", "ISSN" : "0165-0009", "author" : [ { "dropping-particle" : "", "family" : "Tebaldi", "given" : "Claudia", "non-dropping-particle" : "", "parse-names" : false, "suffix" : "" }, { "dropping-particle" : "", "family" : "Arblaster", "given" : "Julie M.", "non-dropping-particle" : "", "parse-names" : false, "suffix" : "" } ], "container-title" : "Climatic Change", "id" : "ITEM-3", "issue" : "3", "issued" : { "date-parts" : [ [ "2014", "2", "8" ] ] }, "page" : "459-471", "publisher" : "Springer Netherlands", "title" : "Pattern scaling: Its strengths and limitations, and an update on the latest model simulations", "translator" : [ { "dropping-particle" : "", "family" : "H3951", "given" : "", "non-dropping-particle" : "", "parse-names" : false, "suffix" : "" } ], "type" : "article-journal", "volume" : "122" }, "uris" : [ "http://www.mendeley.com/documents/?uuid=04b87683-931b-4ac8-95b7-7ff0440643cf" ] }, { "id" : "ITEM-4", "itemData" : { "DOI" : "10.1038/nature16542", "ISSN" : "0028-0836", "abstract" : "Targets for reducing atmospheric carbon dioxide are related to regional changes in climate extremes rather than to changes in global mean temperature, in order to convey their urgency better to individual countries.", "author" : [ { "dropping-particle" : "", "family" : "Seneviratne", "given" : "Sonia I.", "non-dropping-particle" : "", "parse-names" : false, "suffix" : "" }, { "dropping-particle" : "", "family" : "Donat", "given" : "Markus G.", "non-dropping-particle" : "", "parse-names" : false, "suffix" : "" }, { "dropping-particle" : "", "family" : "Pitman", "given" : "Andy J.", "non-dropping-particle" : "", "parse-names" : false, "suffix" : "" }, { "dropping-particle" : "", "family" : "Knutti", "given" : "Reto", "non-dropping-particle" : "", "parse-names" : false, "suffix" : "" }, { "dropping-particle" : "", "family" : "Wilby", "given" : "Robert L.", "non-dropping-particle" : "", "parse-names" : false, "suffix" : "" } ], "container-title" : "Nature", "id" : "ITEM-4", "issue" : "7587", "issued" : { "date-parts" : [ [ "2016", "1", "20" ] ] }, "page" : "477-483", "publisher" : "Nature Publishing Group", "title" : "Allowable CO2 emissions based on regional and impact-related climate targets", "translator" : [ { "dropping-particle" : "", "family" : "H3429", "given" : "", "non-dropping-particle" : "", "parse-names" : false, "suffix" : "" } ], "type" : "article-journal", "volume" : "529" }, "uris" : [ "http://www.mendeley.com/documents/?uuid=a5c907da-f788-4f3d-bc1b-06d81d5048c1" ] }, { "id" : "ITEM-5", "itemData" : { "DOI" : "10.1088/1748-9326/ab7d04", "ISSN" : "1748-9326", "author" : [ { "dropping-particle" : "", "family" : "Li", "given" : "Dawei", "non-dropping-particle" : "", "parse-names" : false, "suffix" : "" }, { "dropping-particle" : "", "family" : "Yuan", "given" : "Jiacan", "non-dropping-particle" : "", "parse-names" : false, "suffix" : "" }, { "dropping-particle" : "", "family" : "Kopp", "given" : "Robert E", "non-dropping-particle" : "", "parse-names" : false, "suffix" : "" } ], "container-title" : "Environmental Research Letters", "id" : "ITEM-5", "issue" : "6", "issued" : { "date-parts" : [ [ "2020", "5", "21" ] ] }, "page" : "064003", "title" : "Escalating global exposure to compound heat-humidity extremes with warming", "translator" : [ { "dropping-particle" : "", "family" : "H4258", "given" : "", "non-dropping-particle" : "", "parse-names" : false, "suffix" : "" } ], "type" : "article-journal", "volume" : "15" }, "uris" : [ "http://www.mendeley.com/documents/?uuid=208b6bfe-2162-4767-a9b6-9a84a61e4826" ] }, { "id" : "ITEM-6", "itemData" : { "DOI" : "10.1029/2019EF001474", "ISSN" : "2328-4277", "author" : [ { "dropping-particle" : "", "family" : "Seneviratne", "given" : "Sonia I.", "non-dropping-particle" : "", "parse-names" : false, "suffix" : "" }, { "dropping-particle" : "", "family" : "Hauser", "given" : "Mathias", "non-dropping-particle" : "", "parse-names" : false, "suffix" : "" } ], "container-title" : "Earth's Future", "id" : "ITEM-6", "issue" : "9", "issued" : { "date-parts" : [ [ "2020", "9", "20" ] ] }, "title" : "Regional Climate Sensitivity of Climate Extremes in CMIP6 Versus CMIP5 Multimodel Ensembles", "translator" : [ { "dropping-particle" : "", "family" : "H4162", "given" : "", "non-dropping-particle" : "", "parse-names" : false, "suffix" : "" } ], "type" : "article-journal", "volume" : "8" }, "uris" : [ "http://www.mendeley.com/documents/?uuid=530d15e7-ab38-4896-bd62-db438cba44fc" ] } ], "mendeley" : { "formattedCitation" : "(Mitchell et al., 2000; Mitchell, 2003; Tebaldi and Arblaster, 2014; Seneviratne et al., 2016; Li et al., 2020; Seneviratne and Hauser, 2020)", "manualFormatting" : "(Mitchell et al., 2000; Mitchell, 2003; Tebaldi and Arblaster, 2014; Seneviratne et al., 2016; Li et al., 2020; Seneviratne and Hauser, 2020)", "plainTextFormattedCitation" : "(Mitchell et al., 2000; Mitchell, 2003; Tebaldi and Arblaster, 2014; Seneviratne et al., 2016; Li et al., 2020; Seneviratne and Hauser, 2020)", "previouslyFormattedCitation" : "(Mitchell et al., 2000; Mitchell, 2003; Tebaldi and Arblaster, 2014; Seneviratne et al., 2016; Li et al., 2020; Seneviratne and Hauser, 2020)" }, "properties" : { "noteIndex" : 0 }, "schema" : "https://github.com/citation-style-language/schema/raw/master/csl-citation.json" }</w:instrText>
      </w:r>
      <w:r>
        <w:fldChar w:fldCharType="separate"/>
      </w:r>
      <w:ins w:id="7382" w:author="Robin Matthews" w:date="2021-05-18T16:08:00Z">
        <w:r w:rsidR="00602365">
          <w:rPr>
            <w:noProof/>
            <w:lang w:val="en-GB"/>
          </w:rPr>
          <w:t>(Mitchell et al., 2000; Mitchell, 2003; Tebaldi and Arblaster, 2014; Seneviratne et al., 2016; Li et al., 2020; Seneviratne and Hauser, 2020)</w:t>
        </w:r>
      </w:ins>
      <w:del w:id="7383" w:author="Robin Matthews" w:date="2021-05-18T16:08:00Z">
        <w:r w:rsidRPr="000128A3" w:rsidDel="00602365">
          <w:rPr>
            <w:noProof/>
            <w:lang w:val="en-GB"/>
          </w:rPr>
          <w:delText>(Mitchell et al., 2000; Mitchell, 2003; Tebaldi and Arblaster, 2014; Seneviratne et al., 2016; Li et al., 2020; Seneviratne and Hauser, 2020)</w:delText>
        </w:r>
      </w:del>
      <w:r>
        <w:fldChar w:fldCharType="end"/>
      </w:r>
      <w:r w:rsidRPr="000128A3">
        <w:rPr>
          <w:lang w:val="en-GB"/>
        </w:rPr>
        <w:t>. Even where non-linearities are found, some regional climate effects can be considered to be almost scenario-independent for a given level of warming (</w:t>
      </w:r>
      <w:ins w:id="7384" w:author="Ian Blenkinsop" w:date="2021-07-09T15:45:00Z">
        <w:r w:rsidR="007D2BAE" w:rsidRPr="000128A3">
          <w:rPr>
            <w:lang w:val="en-GB"/>
          </w:rPr>
          <w:t>Sections 4.2.4</w:t>
        </w:r>
        <w:r w:rsidR="007D2BAE">
          <w:rPr>
            <w:lang w:val="en-GB"/>
          </w:rPr>
          <w:t>,</w:t>
        </w:r>
        <w:r w:rsidR="007D2BAE" w:rsidRPr="000128A3">
          <w:rPr>
            <w:lang w:val="en-GB"/>
          </w:rPr>
          <w:t xml:space="preserve"> 4.6.1</w:t>
        </w:r>
      </w:ins>
      <w:ins w:id="7385" w:author="Ian Blenkinsop" w:date="2021-07-09T15:46:00Z">
        <w:r w:rsidR="007D2BAE">
          <w:rPr>
            <w:lang w:val="en-GB"/>
          </w:rPr>
          <w:t xml:space="preserve">, </w:t>
        </w:r>
        <w:r w:rsidR="007D2BAE" w:rsidRPr="000128A3">
          <w:rPr>
            <w:lang w:val="en-GB"/>
          </w:rPr>
          <w:t>8.5.3</w:t>
        </w:r>
      </w:ins>
      <w:ins w:id="7386" w:author="Ian Blenkinsop" w:date="2021-07-09T15:47:00Z">
        <w:r w:rsidR="007D2BAE">
          <w:rPr>
            <w:lang w:val="en-GB"/>
          </w:rPr>
          <w:t xml:space="preserve"> and</w:t>
        </w:r>
      </w:ins>
      <w:ins w:id="7387" w:author="Ian Blenkinsop" w:date="2021-07-09T15:46:00Z">
        <w:r w:rsidR="007D2BAE" w:rsidRPr="000128A3">
          <w:rPr>
            <w:lang w:val="en-GB"/>
          </w:rPr>
          <w:t xml:space="preserve"> 10.4.3.1</w:t>
        </w:r>
      </w:ins>
      <w:ins w:id="7388" w:author="Ian Blenkinsop" w:date="2021-07-09T15:47:00Z">
        <w:r w:rsidR="007D2BAE">
          <w:rPr>
            <w:lang w:val="en-GB"/>
          </w:rPr>
          <w:t xml:space="preserve">, and </w:t>
        </w:r>
      </w:ins>
      <w:r w:rsidRPr="000128A3">
        <w:rPr>
          <w:lang w:val="en-GB"/>
        </w:rPr>
        <w:t>Cross-Chapter Box 11.1</w:t>
      </w:r>
      <w:del w:id="7389" w:author="Ian Blenkinsop" w:date="2021-07-09T15:45:00Z">
        <w:r w:rsidRPr="000128A3" w:rsidDel="007D2BAE">
          <w:rPr>
            <w:lang w:val="en-GB"/>
          </w:rPr>
          <w:delText xml:space="preserve"> in Chapter 11</w:delText>
        </w:r>
      </w:del>
      <w:del w:id="7390" w:author="Ian Blenkinsop" w:date="2021-07-09T15:47:00Z">
        <w:r w:rsidRPr="000128A3" w:rsidDel="007D2BAE">
          <w:rPr>
            <w:lang w:val="en-GB"/>
          </w:rPr>
          <w:delText xml:space="preserve">; </w:delText>
        </w:r>
      </w:del>
      <w:del w:id="7391" w:author="Ian Blenkinsop" w:date="2021-07-09T15:45:00Z">
        <w:r w:rsidRPr="000128A3" w:rsidDel="007D2BAE">
          <w:rPr>
            <w:lang w:val="en-GB"/>
          </w:rPr>
          <w:delText>Chapter 4, Sections 4.2.4 and 4.6.1</w:delText>
        </w:r>
      </w:del>
      <w:del w:id="7392" w:author="Ian Blenkinsop" w:date="2021-07-09T15:47:00Z">
        <w:r w:rsidRPr="000128A3" w:rsidDel="007D2BAE">
          <w:rPr>
            <w:lang w:val="en-GB"/>
          </w:rPr>
          <w:delText>; Chapter 8, Section</w:delText>
        </w:r>
      </w:del>
      <w:del w:id="7393" w:author="Ian Blenkinsop" w:date="2021-07-09T15:46:00Z">
        <w:r w:rsidRPr="000128A3" w:rsidDel="007D2BAE">
          <w:rPr>
            <w:lang w:val="en-GB"/>
          </w:rPr>
          <w:delText xml:space="preserve"> 8.5.3; Chapter 10, Section 10.4.3.1</w:delText>
        </w:r>
      </w:del>
      <w:r w:rsidRPr="000128A3">
        <w:rPr>
          <w:lang w:val="en-GB"/>
        </w:rPr>
        <w:t xml:space="preserve">). Finally, the evolution of aggregated impacts with warming levels has been widely used and embedded in the assessment of the ‘Reasons for Concern’ (RFC) in </w:t>
      </w:r>
      <w:commentRangeStart w:id="7394"/>
      <w:r w:rsidRPr="000128A3">
        <w:rPr>
          <w:lang w:val="en-GB"/>
        </w:rPr>
        <w:t>IPCC WGII</w:t>
      </w:r>
      <w:commentRangeEnd w:id="7394"/>
      <w:r w:rsidR="007D2BAE">
        <w:rPr>
          <w:rStyle w:val="CommentReference"/>
        </w:rPr>
        <w:commentReference w:id="7394"/>
      </w:r>
      <w:r w:rsidRPr="000128A3">
        <w:rPr>
          <w:lang w:val="en-GB"/>
        </w:rPr>
        <w:t xml:space="preserve"> </w:t>
      </w:r>
      <w:r>
        <w:fldChar w:fldCharType="begin" w:fldLock="1"/>
      </w:r>
      <w:r w:rsidR="00A94565">
        <w:rPr>
          <w:lang w:val="en-GB"/>
        </w:rPr>
        <w:instrText>ADDIN CSL_CITATION { "citationItems" : [ { "id" : "ITEM-1", "itemData" : { "DOI" : "10.1017/CBO9781107415379", "ISBN" : "9781107058071", "author" : [ { "dropping-particle" : "", "family" : "IPCC", "given" : "", "non-dropping-particle" : "", "parse-names" : false, "suffix" : "" } ], "editor" : [ { "dropping-particle" : "", "family" : "Field", "given" : "C.B.", "non-dropping-particle" : "", "parse-names" : false, "suffix" : "" }, { "dropping-particle" : "", "family" : "Barros", "given" : "V.R.", "non-dropping-particle" : "", "parse-names" : false, "suffix" : "" }, { "dropping-particle" : "", "family" : "Dokken", "given" : "D.J.", "non-dropping-particle" : "", "parse-names" : false, "suffix" : "" }, { "dropping-particle" : "", "family" : "Mach", "given" : "K.J.", "non-dropping-particle" : "", "parse-names" : false, "suffix" : "" }, { "dropping-particle" : "", "family" : "Mastrandrea", "given" : "M.D.", "non-dropping-particle" : "", "parse-names" : false, "suffix" : "" }, { "dropping-particle" : "", "family" : "Bilir", "given" : "T.E.", "non-dropping-particle" : "", "parse-names" : false, "suffix" : "" }, { "dropping-particle" : "", "family" : "Chatterjee", "given" : "M.", "non-dropping-particle" : "", "parse-names" : false, "suffix" : "" }, { "dropping-particle" : "", "family" : "Ebi", "given" : "K.L.", "non-dropping-particle" : "", "parse-names" : false, "suffix" : "" }, { "dropping-particle" : "", "family" : "Estrada", "given" : "Y.O.", "non-dropping-particle" : "", "parse-names" : false, "suffix" : "" }, { "dropping-particle" : "", "family" : "Genova", "given" : "R.C.", "non-dropping-particle" : "", "parse-names" : false, "suffix" : "" }, { "dropping-particle" : "", "family" : "Girma", "given" : "B.", "non-dropping-particle" : "", "parse-names" : false, "suffix" : "" }, { "dropping-particle" : "", "family" : "Kissel", "given" : "E.S.", "non-dropping-particle" : "", "parse-names" : false, "suffix" : "" }, { "dropping-particle" : "", "family" : "Levy", "given" : "A.N.", "non-dropping-particle" : "", "parse-names" : false, "suffix" : "" }, { "dropping-particle" : "", "family" : "MacCracken", "given" : "S.", "non-dropping-particle" : "", "parse-names" : false, "suffix" : "" }, { "dropping-particle" : "", "family" : "Mastrandrea", "given" : "P.R.", "non-dropping-particle" : "", "parse-names" : false, "suffix" : "" }, { "dropping-particle" : "", "family" : "White", "given" : "L.L.", "non-dropping-particle" : "", "parse-names" : false, "suffix" : "" } ], "id" : "ITEM-1", "issued" : { "date-parts" : [ [ "2014" ] ] }, "number-of-pages" : "1132", "publisher" : "Cambridge University Press", "publisher-place" : "Cambridge, United Kingdom and New York, NY, USA", "title" : "Climate Change 2014: Impacts, Adaptation, and Vulnerability. Part A: Global and Sectoral Aspects. Contribution of Working Group II to the Fifth Assessment Report of the Intergovernmental Panel on Climate Change", "translator" : [ { "dropping-particle" : "", "family" : "H98", "given" : "Rt12", "non-dropping-particle" : "", "parse-names" : false, "suffix" : "" } ], "type" : "report" }, "uris" : [ "http://www.mendeley.com/documents/?uuid=53ed64c6-ab40-420d-8623-4e87d76350c5" ] }, { "id" : "ITEM-2", "itemData" : { "DOI" : "10.1073/pnas.0812355106", "ISSN" : "0027-8424", "author" : [ { "dropping-particle" : "", "family" : "Smith", "given" : "J. B.", "non-dropping-particle" : "", "parse-names" : false, "suffix" : "" }, { "dropping-particle" : "", "family" : "Schneider", "given" : "S. H.", "non-dropping-particle" : "", "parse-names" : false, "suffix" : "" }, { "dropping-particle" : "", "family" : "Oppenheimer", "given" : "M.", "non-dropping-particle" : "", "parse-names" : false, "suffix" : "" }, { "dropping-particle" : "", "family" : "Yohe", "given" : "G. W.", "non-dropping-particle" : "", "parse-names" : false, "suffix" : "" }, { "dropping-particle" : "", "family" : "Hare", "given" : "W.", "non-dropping-particle" : "", "parse-names" : false, "suffix" : "" }, { "dropping-particle" : "", "family" : "Mastrandrea", "given" : "M. D.", "non-dropping-particle" : "", "parse-names" : false, "suffix" : "" }, { "dropping-particle" : "", "family" : "Patwardhan", "given" : "A.", "non-dropping-particle" : "", "parse-names" : false, "suffix" : "" }, { "dropping-particle" : "", "family" : "Burton", "given" : "I.", "non-dropping-particle" : "", "parse-names" : false, "suffix" : "" }, { "dropping-particle" : "", "family" : "Corfee-Morlot", "given" : "J.", "non-dropping-particle" : "", "parse-names" : false, "suffix" : "" }, { "dropping-particle" : "", "family" : "Magadza", "given" : "C. H. D.", "non-dropping-particle" : "", "parse-names" : false, "suffix" : "" }, { "dropping-particle" : "", "family" : "Fussel", "given" : "H.-M.", "non-dropping-particle" : "", "parse-names" : false, "suffix" : "" }, { "dropping-particle" : "", "family" : "Pittock", "given" : "A. B.", "non-dropping-particle" : "", "parse-names" : false, "suffix" : "" }, { "dropping-particle" : "", "family" : "Rahman", "given" : "A.", "non-dropping-particle" : "", "parse-names" : false, "suffix" : "" }, { "dropping-particle" : "", "family" : "Suarez", "given" : "A.", "non-dropping-particle" : "", "parse-names" : false, "suffix" : "" }, { "dropping-particle" : "", "family" : "Ypersele", "given" : "J.-P.", "non-dropping-particle" : "van", "parse-names" : false, "suffix" : "" } ], "container-title" : "Proceedings of the National Academy of Sciences", "id" : "ITEM-2", "issue" : "11", "issued" : { "date-parts" : [ [ "2009", "3", "17" ] ] }, "page" : "4133-4137", "title" : "Assessing dangerous climate change through an update of the Intergovernmental Panel on Climate Change (IPCC) \u201creasons for concern\u201d", "translator" : [ { "dropping-particle" : "", "family" : "H3700", "given" : "", "non-dropping-particle" : "", "parse-names" : false, "suffix" : "" } ], "type" : "article-journal", "volume" : "106" }, "uris" : [ "http://www.mendeley.com/documents/?uuid=26d1cec4-3225-448f-a71c-e3bb78aceab3" ] } ], "mendeley" : { "formattedCitation" : "(Smith et al., 2009; IPCC, 2014a)", "plainTextFormattedCitation" : "(Smith et al., 2009; IPCC, 2014a)", "previouslyFormattedCitation" : "(Smith et al., 2009; IPCC, 2014a)" }, "properties" : { "noteIndex" : 0 }, "schema" : "https://github.com/citation-style-language/schema/raw/master/csl-citation.json" }</w:instrText>
      </w:r>
      <w:r>
        <w:fldChar w:fldCharType="separate"/>
      </w:r>
      <w:ins w:id="7395" w:author="Robin Matthews" w:date="2021-05-18T16:08:00Z">
        <w:r w:rsidR="00602365">
          <w:rPr>
            <w:noProof/>
            <w:lang w:val="en-GB"/>
          </w:rPr>
          <w:t>(Smith et al., 2009; IPCC, 2014a)</w:t>
        </w:r>
      </w:ins>
      <w:del w:id="7396" w:author="Robin Matthews" w:date="2021-05-18T16:08:00Z">
        <w:r w:rsidR="004A0B6A" w:rsidRPr="000128A3" w:rsidDel="00602365">
          <w:rPr>
            <w:noProof/>
            <w:lang w:val="en-GB"/>
          </w:rPr>
          <w:delText>(Smith et al., 2009; IPCC, 2014a)</w:delText>
        </w:r>
      </w:del>
      <w:r>
        <w:fldChar w:fldCharType="end"/>
      </w:r>
      <w:r w:rsidRPr="000128A3">
        <w:rPr>
          <w:lang w:val="en-GB"/>
        </w:rPr>
        <w:t xml:space="preserve">. The RFC framework was further expanded in SR1.5 (2018), SROCC (2019) and SRCCL (2019) by explicitly </w:t>
      </w:r>
      <w:r w:rsidRPr="000128A3">
        <w:rPr>
          <w:lang w:val="en-GB"/>
        </w:rPr>
        <w:lastRenderedPageBreak/>
        <w:t>describing the differential impacts of half-degree warming steps (</w:t>
      </w:r>
      <w:ins w:id="7397" w:author="Ian Blenkinsop" w:date="2021-07-09T15:49:00Z">
        <w:r w:rsidR="00C8617F" w:rsidRPr="000128A3">
          <w:rPr>
            <w:lang w:val="en-GB"/>
          </w:rPr>
          <w:t xml:space="preserve">Section 1.4.4 </w:t>
        </w:r>
        <w:r w:rsidR="00C8617F">
          <w:rPr>
            <w:lang w:val="en-GB"/>
          </w:rPr>
          <w:t xml:space="preserve">and </w:t>
        </w:r>
        <w:r w:rsidR="00C8617F" w:rsidRPr="000128A3">
          <w:rPr>
            <w:lang w:val="en-GB"/>
          </w:rPr>
          <w:t>Cross-Chapter Box 12.1</w:t>
        </w:r>
        <w:r w:rsidR="00C8617F">
          <w:rPr>
            <w:lang w:val="en-GB"/>
          </w:rPr>
          <w:t xml:space="preserve">; </w:t>
        </w:r>
      </w:ins>
      <w:r w:rsidRPr="000128A3">
        <w:rPr>
          <w:lang w:val="en-GB"/>
        </w:rPr>
        <w:t xml:space="preserve">cf. </w:t>
      </w:r>
      <w:r>
        <w:fldChar w:fldCharType="begin" w:fldLock="1"/>
      </w:r>
      <w:r w:rsidR="00E81B0B">
        <w:rPr>
          <w:lang w:val="en-GB"/>
        </w:rPr>
        <w:instrText>ADDIN CSL_CITATION { "citationItems" : [ { "id" : "ITEM-1", "itemData" : { "DOI" : "10.1038/nclimate3296", "ISSN" : "1758-678X", "abstract" : "Limiting warming to 1.5 \u00b0C is expected to lessen the risk of extreme events, relative to 2 \u00b0C. Considering Australia, this work shows a decrease of about 25% in the likelihood of record heat, both air and sea surface, if warming is limited to 1.5 \u00b0C.", "author" : [ { "dropping-particle" : "", "family" : "King", "given" : "Andrew D.", "non-dropping-particle" : "", "parse-names" : false, "suffix" : "" }, { "dropping-particle" : "", "family" : "Karoly", "given" : "David J.", "non-dropping-particle" : "", "parse-names" : false, "suffix" : "" }, { "dropping-particle" : "", "family" : "Henley", "given" : "Benjamin J.", "non-dropping-particle" : "", "parse-names" : false, "suffix" : "" } ], "container-title" : "Nature Climate Change", "id" : "ITEM-1", "issue" : "6", "issued" : { "date-parts" : [ [ "2017", "6", "15" ] ] }, "page" : "412-416", "publisher" : "Nature Publishing Group", "title" : "Australian climate extremes at 1.5 \u00b0C and 2 \u00b0C of global warming", "translator" : [ { "dropping-particle" : "", "family" : "H2689", "given" : "", "non-dropping-particle" : "", "parse-names" : false, "suffix" : "" } ], "type" : "article-journal", "volume" : "7" }, "uris" : [ "http://www.mendeley.com/documents/?uuid=5a185fa6-cf57-3f92-99f8-d552549fade2" ] } ], "mendeley" : { "formattedCitation" : "(King et al., 2017)", "manualFormatting" : "King et al., 2017)", "plainTextFormattedCitation" : "(King et al., 2017)", "previouslyFormattedCitation" : "(King et al., 2017)" }, "properties" : { "noteIndex" : 0 }, "schema" : "https://github.com/citation-style-language/schema/raw/master/csl-citation.json" }</w:instrText>
      </w:r>
      <w:r>
        <w:fldChar w:fldCharType="separate"/>
      </w:r>
      <w:ins w:id="7398" w:author="Robin Matthews" w:date="2021-05-18T16:08:00Z">
        <w:r w:rsidR="00602365">
          <w:rPr>
            <w:noProof/>
            <w:lang w:val="en-GB"/>
          </w:rPr>
          <w:t>King et al., 2017)</w:t>
        </w:r>
      </w:ins>
      <w:del w:id="7399" w:author="Robin Matthews" w:date="2021-05-18T16:08:00Z">
        <w:r w:rsidRPr="000128A3" w:rsidDel="00602365">
          <w:rPr>
            <w:noProof/>
            <w:lang w:val="en-GB"/>
          </w:rPr>
          <w:delText>King et al., 2017)</w:delText>
        </w:r>
      </w:del>
      <w:r>
        <w:fldChar w:fldCharType="end"/>
      </w:r>
      <w:del w:id="7400" w:author="Ian Blenkinsop" w:date="2021-07-09T15:49:00Z">
        <w:r w:rsidRPr="000128A3" w:rsidDel="00C8617F">
          <w:rPr>
            <w:lang w:val="en-GB"/>
          </w:rPr>
          <w:delText xml:space="preserve"> (</w:delText>
        </w:r>
      </w:del>
      <w:del w:id="7401" w:author="Ian Blenkinsop" w:date="2021-07-09T15:48:00Z">
        <w:r w:rsidRPr="000128A3" w:rsidDel="00C8617F">
          <w:rPr>
            <w:lang w:val="en-GB"/>
          </w:rPr>
          <w:delText>Section 1.4.4; Cross-Chapter Box 12.1 in Chapter 12)</w:delText>
        </w:r>
      </w:del>
      <w:r w:rsidRPr="000128A3">
        <w:rPr>
          <w:lang w:val="en-GB"/>
        </w:rPr>
        <w:t xml:space="preserve">. </w:t>
      </w:r>
    </w:p>
    <w:p w14:paraId="18667D3F" w14:textId="77777777" w:rsidR="006409E5" w:rsidRPr="000128A3" w:rsidRDefault="006409E5" w:rsidP="006409E5">
      <w:pPr>
        <w:pStyle w:val="AR6BodyText"/>
        <w:rPr>
          <w:lang w:val="en-GB"/>
        </w:rPr>
      </w:pPr>
    </w:p>
    <w:p w14:paraId="2EDF8678" w14:textId="47D6B09E" w:rsidR="006409E5" w:rsidRPr="000128A3" w:rsidRDefault="006409E5" w:rsidP="006409E5">
      <w:pPr>
        <w:pStyle w:val="AR6BodyText"/>
        <w:rPr>
          <w:lang w:val="en-GB"/>
        </w:rPr>
      </w:pPr>
      <w:r w:rsidRPr="000128A3">
        <w:rPr>
          <w:lang w:val="en-GB"/>
        </w:rPr>
        <w:t xml:space="preserve">In this </w:t>
      </w:r>
      <w:r w:rsidR="00296752">
        <w:rPr>
          <w:lang w:val="en-GB"/>
        </w:rPr>
        <w:t>R</w:t>
      </w:r>
      <w:r w:rsidRPr="000128A3">
        <w:rPr>
          <w:lang w:val="en-GB"/>
        </w:rPr>
        <w:t xml:space="preserve">eport, the term ‘global warming level’ refers to the </w:t>
      </w:r>
      <w:del w:id="7402" w:author="Ian Blenkinsop" w:date="2021-07-09T15:49:00Z">
        <w:r w:rsidRPr="000128A3" w:rsidDel="00C8617F">
          <w:rPr>
            <w:lang w:val="en-GB"/>
          </w:rPr>
          <w:delText xml:space="preserve">categorisation </w:delText>
        </w:r>
      </w:del>
      <w:ins w:id="7403" w:author="Ian Blenkinsop" w:date="2021-07-09T15:49:00Z">
        <w:r w:rsidR="00C8617F" w:rsidRPr="000128A3">
          <w:rPr>
            <w:lang w:val="en-GB"/>
          </w:rPr>
          <w:t>categori</w:t>
        </w:r>
        <w:r w:rsidR="00C8617F">
          <w:rPr>
            <w:lang w:val="en-GB"/>
          </w:rPr>
          <w:t>z</w:t>
        </w:r>
        <w:r w:rsidR="00C8617F" w:rsidRPr="000128A3">
          <w:rPr>
            <w:lang w:val="en-GB"/>
          </w:rPr>
          <w:t xml:space="preserve">ation </w:t>
        </w:r>
      </w:ins>
      <w:r w:rsidRPr="000128A3">
        <w:rPr>
          <w:lang w:val="en-GB"/>
        </w:rPr>
        <w:t>of global and regional climate change, associated impacts, emission</w:t>
      </w:r>
      <w:ins w:id="7404" w:author="Ian Blenkinsop" w:date="2021-07-09T15:49:00Z">
        <w:r w:rsidR="00C8617F">
          <w:rPr>
            <w:lang w:val="en-GB"/>
          </w:rPr>
          <w:t>s</w:t>
        </w:r>
      </w:ins>
      <w:r w:rsidRPr="000128A3">
        <w:rPr>
          <w:lang w:val="en-GB"/>
        </w:rPr>
        <w:t xml:space="preserve"> and concentration</w:t>
      </w:r>
      <w:ins w:id="7405" w:author="Ian Blenkinsop" w:date="2021-07-09T15:49:00Z">
        <w:r w:rsidR="00C8617F">
          <w:rPr>
            <w:lang w:val="en-GB"/>
          </w:rPr>
          <w:t>s</w:t>
        </w:r>
      </w:ins>
      <w:r w:rsidRPr="000128A3">
        <w:rPr>
          <w:lang w:val="en-GB"/>
        </w:rPr>
        <w:t xml:space="preserve"> scenarios by </w:t>
      </w:r>
      <w:del w:id="7406" w:author="Ian Blenkinsop" w:date="2021-07-09T15:50:00Z">
        <w:r w:rsidRPr="000128A3" w:rsidDel="00C8617F">
          <w:rPr>
            <w:lang w:val="en-GB"/>
          </w:rPr>
          <w:delText xml:space="preserve">global mean </w:delText>
        </w:r>
        <w:r w:rsidR="00516200" w:rsidDel="00C8617F">
          <w:rPr>
            <w:lang w:val="en-GB"/>
          </w:rPr>
          <w:delText xml:space="preserve">surface </w:delText>
        </w:r>
        <w:r w:rsidRPr="000128A3" w:rsidDel="00C8617F">
          <w:rPr>
            <w:lang w:val="en-GB"/>
          </w:rPr>
          <w:delText>temperature</w:delText>
        </w:r>
      </w:del>
      <w:ins w:id="7407" w:author="Ian Blenkinsop" w:date="2021-07-09T15:50:00Z">
        <w:r w:rsidR="00C8617F">
          <w:rPr>
            <w:lang w:val="en-GB"/>
          </w:rPr>
          <w:t>GMST</w:t>
        </w:r>
      </w:ins>
      <w:r w:rsidRPr="000128A3">
        <w:rPr>
          <w:lang w:val="en-GB"/>
        </w:rPr>
        <w:t xml:space="preserve"> relative to 1850</w:t>
      </w:r>
      <w:del w:id="7408" w:author="Ian Blenkinsop" w:date="2021-07-09T15:50:00Z">
        <w:r w:rsidRPr="000128A3" w:rsidDel="00C8617F">
          <w:rPr>
            <w:lang w:val="en-GB"/>
          </w:rPr>
          <w:delText>-</w:delText>
        </w:r>
      </w:del>
      <w:ins w:id="7409" w:author="Ian Blenkinsop" w:date="2021-07-09T15:50:00Z">
        <w:r w:rsidR="00C8617F">
          <w:rPr>
            <w:lang w:val="en-GB"/>
          </w:rPr>
          <w:t>–</w:t>
        </w:r>
      </w:ins>
      <w:r w:rsidRPr="000128A3">
        <w:rPr>
          <w:lang w:val="en-GB"/>
        </w:rPr>
        <w:t>1900, which is the period used as a proxy for pre-industrial levels (</w:t>
      </w:r>
      <w:del w:id="7410" w:author="Ian Blenkinsop" w:date="2021-07-09T15:50:00Z">
        <w:r w:rsidRPr="000128A3" w:rsidDel="00C8617F">
          <w:rPr>
            <w:lang w:val="en-GB"/>
          </w:rPr>
          <w:delText xml:space="preserve">see </w:delText>
        </w:r>
      </w:del>
      <w:r w:rsidRPr="000128A3">
        <w:rPr>
          <w:lang w:val="en-GB"/>
        </w:rPr>
        <w:t>Cross-Chapter Box 11.1</w:t>
      </w:r>
      <w:del w:id="7411" w:author="Ian Blenkinsop" w:date="2021-07-09T15:50:00Z">
        <w:r w:rsidRPr="000128A3" w:rsidDel="00C8617F">
          <w:rPr>
            <w:lang w:val="en-GB"/>
          </w:rPr>
          <w:delText xml:space="preserve"> in Chapter 11</w:delText>
        </w:r>
      </w:del>
      <w:r w:rsidRPr="000128A3">
        <w:rPr>
          <w:lang w:val="en-GB"/>
        </w:rPr>
        <w:t xml:space="preserve">). By default, </w:t>
      </w:r>
      <w:commentRangeStart w:id="7412"/>
      <w:r w:rsidRPr="000128A3">
        <w:rPr>
          <w:lang w:val="en-GB"/>
        </w:rPr>
        <w:t>GWLs are</w:t>
      </w:r>
      <w:commentRangeEnd w:id="7412"/>
      <w:r w:rsidR="00C8617F">
        <w:rPr>
          <w:rStyle w:val="CommentReference"/>
        </w:rPr>
        <w:commentReference w:id="7412"/>
      </w:r>
      <w:r w:rsidRPr="000128A3">
        <w:rPr>
          <w:lang w:val="en-GB"/>
        </w:rPr>
        <w:t xml:space="preserve"> expressed as global surface air temperature (GSAT; </w:t>
      </w:r>
      <w:del w:id="7413" w:author="Ian Blenkinsop" w:date="2021-07-09T15:50:00Z">
        <w:r w:rsidRPr="000128A3" w:rsidDel="00C8617F">
          <w:rPr>
            <w:lang w:val="en-GB"/>
          </w:rPr>
          <w:delText xml:space="preserve">see </w:delText>
        </w:r>
      </w:del>
      <w:r w:rsidRPr="000128A3">
        <w:rPr>
          <w:lang w:val="en-GB"/>
        </w:rPr>
        <w:t>Section 1.4.1</w:t>
      </w:r>
      <w:del w:id="7414" w:author="Ian Blenkinsop" w:date="2021-07-09T15:50:00Z">
        <w:r w:rsidRPr="000128A3" w:rsidDel="00C8617F">
          <w:rPr>
            <w:lang w:val="en-GB"/>
          </w:rPr>
          <w:delText xml:space="preserve">; </w:delText>
        </w:r>
      </w:del>
      <w:ins w:id="7415" w:author="Ian Blenkinsop" w:date="2021-07-09T15:50:00Z">
        <w:r w:rsidR="00C8617F">
          <w:rPr>
            <w:lang w:val="en-GB"/>
          </w:rPr>
          <w:t xml:space="preserve"> and</w:t>
        </w:r>
        <w:r w:rsidR="00C8617F" w:rsidRPr="000128A3">
          <w:rPr>
            <w:lang w:val="en-GB"/>
          </w:rPr>
          <w:t xml:space="preserve"> </w:t>
        </w:r>
      </w:ins>
      <w:r w:rsidRPr="000128A3">
        <w:rPr>
          <w:lang w:val="en-GB"/>
        </w:rPr>
        <w:t>Cross-Chapter Box 2.3</w:t>
      </w:r>
      <w:del w:id="7416" w:author="Ian Blenkinsop" w:date="2021-07-09T15:50:00Z">
        <w:r w:rsidRPr="000128A3" w:rsidDel="00C8617F">
          <w:rPr>
            <w:lang w:val="en-GB"/>
          </w:rPr>
          <w:delText xml:space="preserve"> in Chapter 2</w:delText>
        </w:r>
      </w:del>
      <w:r w:rsidRPr="000128A3">
        <w:rPr>
          <w:lang w:val="en-GB"/>
        </w:rPr>
        <w:t xml:space="preserve">). </w:t>
      </w:r>
    </w:p>
    <w:p w14:paraId="5036865B" w14:textId="77777777" w:rsidR="006409E5" w:rsidRPr="000128A3" w:rsidRDefault="006409E5" w:rsidP="006409E5">
      <w:pPr>
        <w:pStyle w:val="AR6BodyText"/>
        <w:rPr>
          <w:lang w:val="en-GB"/>
        </w:rPr>
      </w:pPr>
    </w:p>
    <w:p w14:paraId="56CD25F4" w14:textId="21C0EBDB" w:rsidR="006409E5" w:rsidRPr="000128A3" w:rsidRDefault="006409E5" w:rsidP="006409E5">
      <w:pPr>
        <w:pStyle w:val="AR6BodyText"/>
        <w:rPr>
          <w:lang w:val="en-GB"/>
        </w:rPr>
      </w:pPr>
      <w:r w:rsidRPr="000128A3">
        <w:rPr>
          <w:lang w:val="en-GB"/>
        </w:rPr>
        <w:t xml:space="preserve">As </w:t>
      </w:r>
      <w:del w:id="7417" w:author="Ian Blenkinsop" w:date="2021-07-09T15:51:00Z">
        <w:r w:rsidRPr="000128A3" w:rsidDel="00B3746C">
          <w:rPr>
            <w:lang w:val="en-GB"/>
          </w:rPr>
          <w:delText xml:space="preserve">the </w:delText>
        </w:r>
      </w:del>
      <w:r w:rsidRPr="000128A3">
        <w:rPr>
          <w:lang w:val="en-GB"/>
        </w:rPr>
        <w:t>SR1.5 concluded, even half-degree global mean temperature steps carry robust differences in climate impacts (</w:t>
      </w:r>
      <w:ins w:id="7418" w:author="Ian Blenkinsop" w:date="2021-07-09T15:52:00Z">
        <w:r w:rsidR="00B3746C" w:rsidRPr="00C92947">
          <w:rPr>
            <w:lang w:val="sv-SE"/>
          </w:rPr>
          <w:t>Chapter 11</w:t>
        </w:r>
        <w:r w:rsidR="00B3746C">
          <w:rPr>
            <w:lang w:val="sv-SE"/>
          </w:rPr>
          <w:t xml:space="preserve">; </w:t>
        </w:r>
      </w:ins>
      <w:del w:id="7419" w:author="Ian Blenkinsop" w:date="2021-07-09T15:52:00Z">
        <w:r w:rsidRPr="000128A3" w:rsidDel="00B3746C">
          <w:rPr>
            <w:lang w:val="en-GB"/>
          </w:rPr>
          <w:delText xml:space="preserve">see </w:delText>
        </w:r>
      </w:del>
      <w:r w:rsidRPr="000128A3">
        <w:rPr>
          <w:lang w:val="en-GB"/>
        </w:rPr>
        <w:t>SR1.5,</w:t>
      </w:r>
      <w:ins w:id="7420" w:author="Robin Matthews" w:date="2021-05-18T18:23:00Z">
        <w:r w:rsidR="006B53FC">
          <w:rPr>
            <w:lang w:val="en-GB"/>
          </w:rPr>
          <w:t xml:space="preserve"> </w:t>
        </w:r>
        <w:r w:rsidR="006B53FC">
          <w:fldChar w:fldCharType="begin" w:fldLock="1"/>
        </w:r>
      </w:ins>
      <w:r w:rsidR="00EC4070" w:rsidRPr="00115C88">
        <w:rPr>
          <w:lang w:val="en-US"/>
        </w:rPr>
        <w:instrText>ADDIN CSL_CITATION { "citationItems" : [ { "id" : "ITEM-1", "itemData" : { "DOI" : "https://www.ipcc.ch/sr15",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w:instrText>
      </w:r>
      <w:r w:rsidR="00EC4070">
        <w:instrText>,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"H2627", "given" : "Rt12", "non-dropping-particle" : "", "parse-names" : false, "suffix" : "" } ], "type" : "report" }, "uris" : [ "http://www.mendeley.com/documents/?uuid=f66dda96-9de8-43b3-bfb8-9baf95af1c24" ] }, { "id" : "ITEM-2", "itemData" : { "DOI" : "10.5194/esd-7-327-2016", "ISSN" : "2190-4987", "abstract" : "Abstract. Robust appraisals of climate impacts at different levels of global-mean temperature increase are vital to guide assessments of dangerous anthropogenic interference with the climate system. The 2015 Paris Agreement includes a two-headed temperature goal: \"holding the increase in the global average temperature to well below 2&amp;deg;C above pre-industrial levels and pursuing efforts to limit the temperature increase to 1.5&amp;deg;C\". Despite the prominence of these two temperature limits, a comprehensive overview of the differences in climate impacts at these levels is still missing. Here we provide an assessment of key impacts of climate change at warming levels of 1.5&amp;deg;C and 2&amp;deg;C, including extreme weather events, water availability, agricultural yields, sea-level rise and risk of coral reef loss. Our results reveal substantial differences in impacts between a 1.5&amp;deg;C and 2&amp;deg;C warming that are highly relevant for the assessment of dangerous anthropogenic interference with the climate system. For heat-related extremes, the additional 0.5&amp;deg;C increase in global-mean temperature marks the difference between events at the upper limit of present-day natural variability and a new climate regime, particularly in tropical regions. Similarly, this warming difference is likely to be decisive for the future of tropical coral reefs. In a scenario with an end-of-century warming of 2&amp;deg;C, virtually all tropical coral reefs are projected to be at risk of severe degradation due to temperature-induced bleaching from 2050 onwards. This fraction is reduced to about 90% in 2050 and projected to decline to 70% by 2100 for a 1.5&amp;deg;C scenario. Analyses of precipitation-related impacts reveal distinct regional differences and hot-spots of change emerge. Regional reduction in median water availability for the Mediterranean is found to nearly double from 9% to 17% between 1.5&amp;deg;C and 2&amp;deg;C, and the projected lengthening of regional dry spells increases from 7 to 11%. Projections for agricultural yields differ between crop types as well as world regions. While some (in particular high-latitude) regions may benefit, tropical regions like West Africa, South-East Asia, as well as Central and northern South America are projected to face substantial local yield reductions, particularly for wheat and maize. Best estimate sea-level rise projections based on two illustrative scenarios indicate a 50cm rise by 2100 relative to year 2000-levels for a 2&amp;deg;C scenari\u2026", "author" : [ { "dropping-particle" : "", "family" : "Schleussner", "given" : "Carl-Friedrich", "non-dropping-particle" : "", "parse-names" : false, "suffix" : "" }, { "dropping-particle" : "", "family" : "Lissner", "given" : "Tabea K.", "non-dropping-particle" : "", "parse-names" : false, "suffix" : "" }, { "dropping-particle" : "", "family" : "Fischer", "given" : "Erich M.", "non-dropping-particle" : "", "parse-names" : false, "suffix" : "" }, { "dropping-particle" : "", "family" : "Wohland", "given" : "Jan", "non-dropping-particle" : "", "parse-names" : false, "suffix" : "" }, { "dropping-particle" : "", "family" : "Perrette", "given" : "Mah\u00e9", "non-dropping-particle" : "", "parse-names" : false, "suffix" : "" }, { "dropping-particle" : "", "family" : "Golly", "given" : "Antonius", "non-dropping-particle" : "", "parse-names" : false, "suffix" : "" }, { "dropping-particle" : "", "family" : "Rogelj", "given" : "Joeri", "non-dropping-particle" : "", "parse-names" : false, "suffix" : "" }, { "dropping-particle" : "", "family" : "Childers", "given" : "Katelin", "non-dropping-particle" : "", "parse-names" : false, "suffix" : "" }, { "dropping-particle" : "", "family" : "Schewe", "given" : "Jacob", "non-dropping-particle" : "", "parse-names" : false, "suffix" : "" }, { "dropping-particle" : "", "family" : "Frieler", "given" : "Katja", "non-dropping-particle" : "", "parse-names" : false, "suffix" : "" }, { "dropping-particle" : "", "family" : "Mengel", "given" : "Matthias", "non-dropping-particle" : "", "parse-names" : false, "suffix" : "" }, { "dropping-particle" : "", "family" : "Hare", "given" : "William", "non-dropping-particle" : "", "parse-names" : false, "suffix" : "" }, { "dropping-particle" : "", "family" : "Schaeffer", "given" : "Michiel", "non-dropping-particle" : "", "parse-names" : false, "suffix" : "" } ], "container-title" : "Earth System Dynamics", "id" : "ITEM-2", "issue" : "2", "issued" : { "date-parts" : [ [ "2016", "4", "21" ] ] }, "page" : "327-351", "title" : "Differential climate impacts for policy-relevant limits to global warming: the case of 1.5\u00b0C and 2\u00b0C", "translator" : [ { "dropping-particle" : "", "family" : "H3446", "given" : "", "non-dropping-particle" : "", "parse-names" : false, "suffix" : "" } ], "type" : "article-journal", "volume" : "7" }, "uris" : [ "http://www.mendeley.com/documents/?uuid=b5873965-b733-48c0-b32b-4474c6ebc865" ] }, { "id" : "ITEM-3", "itemData" : { "DOI" : "10.5194/gmd-10-3609-2017", "ISSN" : "1991-9603", "abstract" : "&lt;p&gt;&lt;p&gt;&lt;strong&gt;Abstract.&lt;/strong&gt; This article extends a previous study Seneviratne et\u00a0al. (2016) to provide regional analyses of changes in climate extremes as a function of projected changes in global mean temperature. We introduce the DROUGHT-HEAT Regional Climate Atlas, an interactive tool to analyse and display a\u00a0range of well-established climate extremes and water-cycle indices and their changes as a function of global warming. These projections are based on simulations from the fifth\u00a0phase of the Coupled Model Intercomparison Project (CMIP5). A selection of example results are presented here, but users can visualize specific indices of interest using the online tool. This implementation enables a direct assessment of regional climate changes associated with global mean temperature targets, such as the 2\u00a0and 1.5\u00b0 limits agreed within the 2015 Paris Agreement.&lt;/p&gt;&lt;/p&gt;", "author" : [ { "dropping-particle" : "", "family" : "Wartenburger", "given" : "Richard", "non-dropping-particle" : "", "parse-names" : false, "suffix" : "" }, { "dropping-particle" : "", "family" : "Hirschi", "given" : "Martin", "non-dropping-particle" : "", "parse-names" : false, "suffix" : "" }, { "dropping-particle" : "", "family" : "Donat", "given" : "Markus G.", "non-dropping-particle" : "", "parse-names" : false, "suffix" : "" }, { "dropping-particle" : "", "family" : "Greve", "given" : "Peter", "non-dropping-particle" : "", "parse-names" : false, "suffix" : "" }, { "dropping-particle" : "", "family" : "Pitman", "given" : "Andy J.", "non-dropping-particle" : "", "parse-names" : false, "suffix" : "" }, { "dropping-particle" : "", "family" : "Seneviratne", "given" : "Sonia I.", "non-dropping-particle" : "", "parse-names" : false, "suffix" : "" } ], "container-title" : "Geoscientific Model Development", "id" : "ITEM-3", "issue" : "9", "issued" : { "date-parts" : [ [ "2017", "9", "29" ] ] }, "page" : "3609-3634", "title" : "Changes in regional climate extremes as a function of global mean temperature: an interactive plotting framework", "translator" : [ { "dropping-particle" : "", "family" : "H3088", "given" : "", "non-dropping-particle" : "", "parse-names" : false, "suffix" : "" } ], "type" : "article-journal", "volume" : "10" }, "uris" : [ "http://www.mendeley.com/documents/?uuid=378e260b-c8d9-3a0b-af4c-ead80477d991" ] } ], "mendeley" : { "formattedCitation" : "(Schleussner et al., 2016a; Wartenburger et al., 2017; IPCC, 2018)", "manualFormatting" : "IPCC, 2018; Schleussner et al., 2016a; Wartenburger et al., 2017;", "plainTextFormattedCitation" : "(Schleussner et al., 2016a; Wartenburger et al., 2017; IPCC, 2018)", "previouslyFormattedCitation" : "(Schleussner et al., 2016a; Wartenburger et al., 2017; IPCC, 2018)" }, "properties" : { "noteIndex" : 0 }, "schema" : "https://github.com/citation-style-language/schema/raw/master/csl-citation.json" }</w:instrText>
      </w:r>
      <w:r w:rsidR="006B53FC">
        <w:fldChar w:fldCharType="separate"/>
      </w:r>
      <w:del w:id="7421" w:author="Robin Matthews" w:date="2021-05-18T18:25:00Z">
        <w:r w:rsidR="006B53FC" w:rsidRPr="006B53FC" w:rsidDel="006B53FC">
          <w:rPr>
            <w:noProof/>
          </w:rPr>
          <w:delText>(</w:delText>
        </w:r>
      </w:del>
      <w:del w:id="7422" w:author="Robin Matthews" w:date="2021-05-18T18:26:00Z">
        <w:r w:rsidR="006B53FC" w:rsidRPr="006B53FC" w:rsidDel="006B53FC">
          <w:rPr>
            <w:noProof/>
          </w:rPr>
          <w:delText>S</w:delText>
        </w:r>
      </w:del>
      <w:ins w:id="7423" w:author="Robin Matthews" w:date="2021-05-18T18:26:00Z">
        <w:r w:rsidR="006B53FC">
          <w:rPr>
            <w:noProof/>
          </w:rPr>
          <w:t>IPCC, 2018; S</w:t>
        </w:r>
      </w:ins>
      <w:r w:rsidR="006B53FC" w:rsidRPr="006B53FC">
        <w:rPr>
          <w:noProof/>
        </w:rPr>
        <w:t>chleussner et al., 2016a; Wartenburger et al., 2017</w:t>
      </w:r>
      <w:del w:id="7424" w:author="Ian Blenkinsop" w:date="2021-07-09T15:52:00Z">
        <w:r w:rsidR="006B53FC" w:rsidRPr="006B53FC" w:rsidDel="00B3746C">
          <w:rPr>
            <w:noProof/>
          </w:rPr>
          <w:delText>;</w:delText>
        </w:r>
      </w:del>
      <w:del w:id="7425" w:author="Robin Matthews" w:date="2021-05-18T18:26:00Z">
        <w:r w:rsidR="006B53FC" w:rsidRPr="006B53FC" w:rsidDel="006B53FC">
          <w:rPr>
            <w:noProof/>
          </w:rPr>
          <w:delText xml:space="preserve"> IPCC, 2018</w:delText>
        </w:r>
      </w:del>
      <w:del w:id="7426" w:author="Robin Matthews" w:date="2021-05-18T18:25:00Z">
        <w:r w:rsidR="006B53FC" w:rsidRPr="006B53FC" w:rsidDel="006B53FC">
          <w:rPr>
            <w:noProof/>
          </w:rPr>
          <w:delText>)</w:delText>
        </w:r>
      </w:del>
      <w:ins w:id="7427" w:author="Robin Matthews" w:date="2021-05-18T18:23:00Z">
        <w:r w:rsidR="006B53FC">
          <w:fldChar w:fldCharType="end"/>
        </w:r>
      </w:ins>
      <w:del w:id="7428" w:author="Robin Matthews" w:date="2021-05-18T18:23:00Z">
        <w:r w:rsidR="00155FC6" w:rsidDel="006B53FC">
          <w:fldChar w:fldCharType="begin" w:fldLock="1"/>
        </w:r>
        <w:r w:rsidR="00A94565" w:rsidRPr="00115C88" w:rsidDel="006B53FC">
          <w:delInstrText>ADDIN CSL_CITATION { "citationItems" : [ { "id" : "ITEM-1", "itemData" : { "DOI" : "https://www.ipcc.ch/sr15",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"H2627", "given" : "Rt12", "non-dropping-particle" : "", "parse-names" : false, "suffix" : "" } ], "type" : "report" }, "uris" : [ "http://www.mendeley.com/documents/?uuid=f66dda96-9de8-43b3-bfb8-9baf95af1c24" ] } ], "mendeley" : { "formattedCitation" : "(IPCC, 2018)", "manualFormatting" : "IPCC, 2018", "plainTextFormattedCitation" : "(IPCC, 2018)", "previouslyFormattedCitation" : "(IPCC, 2018)" }, "properties" : { "noteIndex" : 0 }, "schema" : "https://github.com/citation-style-language/schema/raw/master/csl-citation.json" }</w:delInstrText>
        </w:r>
        <w:r w:rsidR="00155FC6" w:rsidDel="006B53FC">
          <w:fldChar w:fldCharType="separate"/>
        </w:r>
      </w:del>
      <w:del w:id="7429" w:author="Robin Matthews" w:date="2021-05-18T16:08:00Z">
        <w:r w:rsidR="00CB3230" w:rsidRPr="00CB3230" w:rsidDel="00602365">
          <w:rPr>
            <w:noProof/>
          </w:rPr>
          <w:delText>IPCC, 2018</w:delText>
        </w:r>
      </w:del>
      <w:del w:id="7430" w:author="Robin Matthews" w:date="2021-05-18T18:23:00Z">
        <w:r w:rsidR="00155FC6" w:rsidDel="006B53FC">
          <w:fldChar w:fldCharType="end"/>
        </w:r>
        <w:r w:rsidRPr="00C92947" w:rsidDel="006B53FC">
          <w:rPr>
            <w:lang w:val="sv-SE"/>
          </w:rPr>
          <w:delText xml:space="preserve">; </w:delText>
        </w:r>
        <w:r w:rsidDel="006B53FC">
          <w:rPr>
            <w:lang w:val="sv-SE"/>
          </w:rPr>
          <w:fldChar w:fldCharType="begin" w:fldLock="1"/>
        </w:r>
        <w:r w:rsidR="00E81B0B" w:rsidDel="006B53FC">
          <w:rPr>
            <w:lang w:val="sv-SE"/>
          </w:rPr>
          <w:delInstrText>ADDIN CSL_CITATION { "citationItems" : [ { "id" : "ITEM-1", "itemData" : { "DOI" : "10.5194/esd-7-327-2016", "ISSN" : "2190-4987", "abstract" : "Abstract. Robust appraisals of climate impacts at different levels of global-mean temperature increase are vital to guide assessments of dangerous anthropogenic interference with the climate system. The 2015 Paris Agreement includes a two-headed temperature goal: \"holding the increase in the global average temperature to well below 2&amp;deg;C above pre-industrial levels and pursuing efforts to limit the temperature increase to 1.5&amp;deg;C\". Despite the prominence of these two temperature limits, a comprehensive overview of the differences in climate impacts at these levels is still missing. Here we provide an assessment of key impacts of climate change at warming levels of 1.5&amp;deg;C and 2&amp;deg;C, including extreme weather events, water availability, agricultural yields, sea-level rise and risk of coral reef loss. Our results reveal substantial differences in impacts between a 1.5&amp;deg;C and 2&amp;deg;C warming that are highly relevant for the assessment of dangerous anthropogenic interference with the climate system. For heat-related extremes, the additional 0.5&amp;deg;C increase in global-mean temperature marks the difference between events at the upper limit of present-day natural variability and a new climate regime, particularly in tropical regions. Similarly, this warming difference is likely to be decisive for the future of tropical coral reefs. In a scenario with an end-of-century warming of 2&amp;deg;C, virtually all tropical coral reefs are projected to be at risk of severe degradation due to temperature-induced bleaching from 2050 onwards. This fraction is reduced to about 90% in 2050 and projected to decline to 70% by 2100 for a 1.5&amp;deg;C scenario. Analyses of precipitation-related impacts reveal distinct regional differences and hot-spots of change emerge. Regional reduction in median water availability for the Mediterranean is found to nearly double from 9% to 17% between 1.5&amp;deg;C and 2&amp;deg;C, and the projected lengthening of regional dry spells increases from 7 to 11%. Projections for agricultural yields differ between crop types as well as world regions. While some (in particular high-latitude) regions may benefit, tropical regions like West Africa, South-East Asia, as well as Central and northern South America are projected to face substantial local yield reductions, particularly for wheat and maize. Best estimate sea-level rise projections based on two illustrative scenarios indicate a 50cm rise by 2100 relative to year 2000-levels for a 2&amp;deg;C scenari\u2026", "author" : [ { "dropping-particle" : "", "family" : "Schleussner", "given" : "Carl-Friedrich", "non-dropping-particle" : "", "parse-names" : false, "suffix" : "" }, { "dropping-particle" : "", "family" : "Lissner", "given" : "Tabea K.", "non-dropping-particle" : "", "parse-names" : false, "suffix" : "" }, { "dropping-particle" : "", "family" : "Fischer", "given" : "Erich M.", "non-dropping-particle" : "", "parse-names" : false, "suffix" : "" }, { "dropping-particle" : "", "family" : "Wohland", "given" : "Jan", "non-dropping-particle" : "", "parse-names" : false, "suffix" : "" }, { "dropping-particle" : "", "family" : "Perrette", "given" : "Mah\u00e9", "non-dropping-particle" : "", "parse-names" : false, "suffix" : "" }, { "dropping-particle" : "", "family" : "Golly", "given" : "Antonius", "non-dropping-particle" : "", "parse-names" : false, "suffix" : "" }, { "dropping-particle" : "", "family" : "Rogelj", "given" : "Joeri", "non-dropping-particle" : "", "parse-names" : false, "suffix" : "" }, { "dropping-particle" : "", "family" : "Childers", "given" : "Katelin", "non-dropping-particle" : "", "parse-names" : false, "suffix" : "" }, { "dropping-particle" : "", "family" : "Schewe", "given" : "Jacob", "non-dropping-particle" : "", "parse-names" : false, "suffix" : "" }, { "dropping-particle" : "", "family" : "Frieler", "given" : "Katja", "non-dropping-particle" : "", "parse-names" : false, "suffix" : "" }, { "dropping-particle" : "", "family" : "Mengel", "given" : "Matthias", "non-dropping-particle" : "", "parse-names" : false, "suffix" : "" }, { "dropping-particle" : "", "family" : "Hare", "given" : "William", "non-dropping-particle" : "", "parse-names" : false, "suffix" : "" }, { "dropping-particle" : "", "family" : "Schaeffer", "given" : "Michiel", "non-dropping-particle" : "", "parse-names" : false, "suffix" : "" } ], "container-title" : "Earth System Dynamics", "id" : "ITEM-1", "issue" : "2", "issued" : { "date-parts" : [ [ "2016", "4", "21" ] ] }, "page" : "327-351", "title" : "Differential climate impacts for policy-relevant limits to global warming: the case of 1.5\u00b0C and 2\u00b0C", "translator" : [ { "dropping-particle" : "", "family" : "H3446", "given" : "", "non-dropping-particle" : "", "parse-names" : false, "suffix" : "" } ], "type" : "article-journal", "volume" : "7" }, "uris" : [ "http://www.mendeley.com/documents/?uuid=b5873965-b733-48c0-b32b-4474c6ebc865" ] } ], "mendeley" : { "formattedCitation" : "(Schleussner et al., 2016a)", "manualFormatting" : "Schleussner et al., 2016", "plainTextFormattedCitation" : "(Schleussner et al., 2016a)", "previouslyFormattedCitation" : "(Schleussner et al., 2016a)" }, "properties" : { "noteIndex" : 0 }, "schema" : "https://github.com/citation-style-language/schema/raw/master/csl-citation.json" }</w:delInstrText>
        </w:r>
        <w:r w:rsidDel="006B53FC">
          <w:rPr>
            <w:lang w:val="sv-SE"/>
          </w:rPr>
          <w:fldChar w:fldCharType="separate"/>
        </w:r>
      </w:del>
      <w:del w:id="7431" w:author="Robin Matthews" w:date="2021-05-18T16:08:00Z">
        <w:r w:rsidRPr="00F32817" w:rsidDel="00602365">
          <w:rPr>
            <w:noProof/>
            <w:lang w:val="sv-SE"/>
          </w:rPr>
          <w:delText>Schleussner et al., 2016</w:delText>
        </w:r>
      </w:del>
      <w:del w:id="7432" w:author="Robin Matthews" w:date="2021-05-18T18:23:00Z">
        <w:r w:rsidDel="006B53FC">
          <w:rPr>
            <w:lang w:val="sv-SE"/>
          </w:rPr>
          <w:fldChar w:fldCharType="end"/>
        </w:r>
        <w:r w:rsidR="005650AB" w:rsidDel="006B53FC">
          <w:rPr>
            <w:lang w:val="sv-SE"/>
          </w:rPr>
          <w:delText>a</w:delText>
        </w:r>
        <w:r w:rsidRPr="00C92947" w:rsidDel="006B53FC">
          <w:rPr>
            <w:lang w:val="sv-SE"/>
          </w:rPr>
          <w:delText xml:space="preserve">; </w:delText>
        </w:r>
        <w:r w:rsidDel="006B53FC">
          <w:fldChar w:fldCharType="begin" w:fldLock="1"/>
        </w:r>
        <w:r w:rsidR="00E81B0B" w:rsidDel="006B53FC">
          <w:rPr>
            <w:lang w:val="sv-SE"/>
          </w:rPr>
          <w:delInstrText>ADDIN CSL_CITATION { "citationItems" : [ { "id" : "ITEM-1", "itemData" : { "DOI" : "10.5194/gmd-10-3609-2017", "ISSN" : "1991-9603", "abstract" : "&lt;p&gt;&lt;p&gt;&lt;strong&gt;Abstract.&lt;/strong&gt; This article extends a previous study Seneviratne et\u00a0al. (2016) to provide regional analyses of changes in climate extremes as a function of projected changes in global mean temperature. We introduce the DROUGHT-HEAT Regional Climate Atlas, an interactive tool to analyse and display a\u00a0range of well-established climate extremes and water-cycle indices and their changes as a function of global warming. These projections are based on simulations from the fifth\u00a0phase of the Coupled Model Intercomparison Project (CMIP5). A selection of example results are presented here, but users can visualize specific indices of interest using the online tool. This implementation enables a direct assessment of regional climate changes associated with global mean temperature targets, such as the 2\u00a0and 1.5\u00b0 limits agreed within the 2015 Paris Agreement.&lt;/p&gt;&lt;/p&gt;", "author" : [ { "dropping-particle" : "", "family" : "Wartenburger", "given" : "Richard", "non-dropping-particle" : "", "parse-names" : false, "suffix" : "" }, { "dropping-particle" : "", "family" : "Hirschi", "given" : "Martin", "non-dropping-particle" : "", "parse-names" : false, "suffix" : "" }, { "dropping-particle" : "", "family" : "Donat", "given" : "Markus G.", "non-dropping-particle" : "", "parse-names" : false, "suffix" : "" }, { "dropping-particle" : "", "family" : "Greve", "given" : "Peter", "non-dropping-particle" : "", "parse-names" : false, "suffix" : "" }, { "dropping-particle" : "", "family" : "Pitman", "given" : "Andy J.", "non-dropping-particle" : "", "parse-names" : false, "suffix" : "" }, { "dropping-particle" : "", "family" : "Seneviratne", "given" : "Sonia I.", "non-dropping-particle" : "", "parse-names" : false, "suffix" : "" } ], "container-title" : "Geoscientific Model Development", "id" : "ITEM-1", "issue" : "9", "issued" : { "date-parts" : [ [ "2017", "9", "29" ] ] }, "page" : "3609-3634", "title" : "Changes in regional climate extremes as a function of global mean temperature: an interactive plotting framework", "translator" : [ { "dropping-particle" : "", "family" : "H3088", "given" : "", "non-dropping-particle" : "", "parse-names" : false, "suffix" : "" } ], "type" : "article-journal", "volume" : "10" }, "uris" : [ "http://www.mendeley.com/documents/?uuid=378e260b-c8d9-3a0b-af4c-ead80477d991" ] } ], "mendeley" : { "formattedCitation" : "(Wartenburger et al., 2017)", "manualFormatting" : "Wartenburger et al., 2017", "plainTextFormattedCitation" : "(Wartenburger et al., 2017)", "previouslyFormattedCitation" : "(Wartenburger et al., 2017)" }, "properties" : { "noteIndex" : 0 }, "schema" : "https://github.com/citation-style-language/schema/raw/master/csl-citation.json" }</w:delInstrText>
        </w:r>
        <w:r w:rsidDel="006B53FC">
          <w:fldChar w:fldCharType="separate"/>
        </w:r>
      </w:del>
      <w:del w:id="7433" w:author="Robin Matthews" w:date="2021-05-18T16:08:00Z">
        <w:r w:rsidRPr="00C92947" w:rsidDel="00602365">
          <w:rPr>
            <w:noProof/>
            <w:lang w:val="sv-SE"/>
          </w:rPr>
          <w:delText>Wartenburger et al., 2017</w:delText>
        </w:r>
      </w:del>
      <w:del w:id="7434" w:author="Robin Matthews" w:date="2021-05-18T18:23:00Z">
        <w:r w:rsidDel="006B53FC">
          <w:fldChar w:fldCharType="end"/>
        </w:r>
      </w:del>
      <w:del w:id="7435" w:author="Robin Matthews" w:date="2021-05-18T18:26:00Z">
        <w:r w:rsidRPr="00C92947" w:rsidDel="006B53FC">
          <w:rPr>
            <w:lang w:val="sv-SE"/>
          </w:rPr>
          <w:delText>;</w:delText>
        </w:r>
      </w:del>
      <w:del w:id="7436" w:author="Ian Blenkinsop" w:date="2021-07-09T15:52:00Z">
        <w:r w:rsidRPr="00C92947" w:rsidDel="00B3746C">
          <w:rPr>
            <w:lang w:val="sv-SE"/>
          </w:rPr>
          <w:delText xml:space="preserve"> </w:delText>
        </w:r>
      </w:del>
      <w:del w:id="7437" w:author="Ian Blenkinsop" w:date="2021-07-09T15:51:00Z">
        <w:r w:rsidRPr="00C92947" w:rsidDel="00B3746C">
          <w:rPr>
            <w:lang w:val="sv-SE"/>
          </w:rPr>
          <w:delText>see also Chapter 11</w:delText>
        </w:r>
      </w:del>
      <w:r w:rsidRPr="00C92947">
        <w:rPr>
          <w:lang w:val="sv-SE"/>
        </w:rPr>
        <w:t xml:space="preserve">). </w:t>
      </w:r>
      <w:r w:rsidRPr="005650AB">
        <w:rPr>
          <w:lang w:val="sv-SE"/>
        </w:rPr>
        <w:t xml:space="preserve">This </w:t>
      </w:r>
      <w:r w:rsidR="00296752">
        <w:rPr>
          <w:lang w:val="sv-SE"/>
        </w:rPr>
        <w:t>R</w:t>
      </w:r>
      <w:r w:rsidRPr="005650AB">
        <w:rPr>
          <w:lang w:val="sv-SE"/>
        </w:rPr>
        <w:t>eport adopts half-degree warming levels</w:t>
      </w:r>
      <w:ins w:id="7438" w:author="Ian Blenkinsop" w:date="2021-07-09T15:52:00Z">
        <w:r w:rsidR="00B3746C">
          <w:rPr>
            <w:lang w:val="sv-SE"/>
          </w:rPr>
          <w:t>,</w:t>
        </w:r>
      </w:ins>
      <w:r w:rsidRPr="005650AB">
        <w:rPr>
          <w:lang w:val="sv-SE"/>
        </w:rPr>
        <w:t xml:space="preserve"> which allows integration </w:t>
      </w:r>
      <w:ins w:id="7439" w:author="Ian Blenkinsop" w:date="2021-07-09T15:52:00Z">
        <w:r w:rsidR="00B3746C" w:rsidRPr="005650AB">
          <w:rPr>
            <w:lang w:val="sv-SE"/>
          </w:rPr>
          <w:t xml:space="preserve">for climate projections, impacts, adaptation challenges and mitigation challenges </w:t>
        </w:r>
      </w:ins>
      <w:r w:rsidRPr="005650AB">
        <w:rPr>
          <w:lang w:val="sv-SE"/>
        </w:rPr>
        <w:t>within and across the three WGs</w:t>
      </w:r>
      <w:del w:id="7440" w:author="Ian Blenkinsop" w:date="2021-07-09T15:52:00Z">
        <w:r w:rsidRPr="005650AB" w:rsidDel="00B3746C">
          <w:rPr>
            <w:lang w:val="sv-SE"/>
          </w:rPr>
          <w:delText xml:space="preserve"> for climate projections, impacts, adaptation challenges and mitigation challenges</w:delText>
        </w:r>
      </w:del>
      <w:r w:rsidRPr="005650AB">
        <w:rPr>
          <w:lang w:val="sv-SE"/>
        </w:rPr>
        <w:t xml:space="preserve">. </w:t>
      </w:r>
      <w:r w:rsidRPr="000128A3">
        <w:rPr>
          <w:lang w:val="en-GB"/>
        </w:rPr>
        <w:t xml:space="preserve">The </w:t>
      </w:r>
      <w:r w:rsidR="00296752">
        <w:rPr>
          <w:lang w:val="en-GB"/>
        </w:rPr>
        <w:t xml:space="preserve">core set of </w:t>
      </w:r>
      <w:del w:id="7441" w:author="Ian Blenkinsop" w:date="2021-07-09T15:53:00Z">
        <w:r w:rsidR="00296752" w:rsidDel="00B3746C">
          <w:rPr>
            <w:lang w:val="en-GB"/>
          </w:rPr>
          <w:delText>-</w:delText>
        </w:r>
        <w:r w:rsidR="008350CB" w:rsidDel="00B3746C">
          <w:rPr>
            <w:lang w:val="en-GB"/>
          </w:rPr>
          <w:delText xml:space="preserve"> </w:delText>
        </w:r>
      </w:del>
      <w:r w:rsidRPr="000128A3">
        <w:rPr>
          <w:lang w:val="en-GB"/>
        </w:rPr>
        <w:t>GWLs</w:t>
      </w:r>
      <w:ins w:id="7442" w:author="Ian Blenkinsop" w:date="2021-07-09T15:53:00Z">
        <w:r w:rsidR="00B3746C">
          <w:rPr>
            <w:lang w:val="en-GB"/>
          </w:rPr>
          <w:t xml:space="preserve"> –</w:t>
        </w:r>
      </w:ins>
      <w:r w:rsidRPr="000128A3">
        <w:rPr>
          <w:lang w:val="en-GB"/>
        </w:rPr>
        <w:t xml:space="preserve"> 1.5</w:t>
      </w:r>
      <w:ins w:id="7443" w:author="Ian Blenkinsop" w:date="2021-07-09T15:53:00Z">
        <w:r w:rsidR="00B3746C" w:rsidRPr="000128A3">
          <w:rPr>
            <w:lang w:val="en-GB"/>
          </w:rPr>
          <w:t>°C</w:t>
        </w:r>
      </w:ins>
      <w:r w:rsidRPr="000128A3">
        <w:rPr>
          <w:lang w:val="en-GB"/>
        </w:rPr>
        <w:t>, 2.0</w:t>
      </w:r>
      <w:ins w:id="7444" w:author="Ian Blenkinsop" w:date="2021-07-09T15:53:00Z">
        <w:r w:rsidR="00B3746C" w:rsidRPr="000128A3">
          <w:rPr>
            <w:lang w:val="en-GB"/>
          </w:rPr>
          <w:t>°C</w:t>
        </w:r>
      </w:ins>
      <w:r w:rsidRPr="000128A3">
        <w:rPr>
          <w:lang w:val="en-GB"/>
        </w:rPr>
        <w:t>, 3.0</w:t>
      </w:r>
      <w:ins w:id="7445" w:author="Ian Blenkinsop" w:date="2021-07-09T15:53:00Z">
        <w:r w:rsidR="00B3746C" w:rsidRPr="000128A3">
          <w:rPr>
            <w:lang w:val="en-GB"/>
          </w:rPr>
          <w:t>°C</w:t>
        </w:r>
      </w:ins>
      <w:r w:rsidRPr="000128A3">
        <w:rPr>
          <w:lang w:val="en-GB"/>
        </w:rPr>
        <w:t xml:space="preserve"> and 4.0°C</w:t>
      </w:r>
      <w:r w:rsidR="008350CB">
        <w:rPr>
          <w:lang w:val="en-GB"/>
        </w:rPr>
        <w:t xml:space="preserve"> </w:t>
      </w:r>
      <w:del w:id="7446" w:author="Ian Blenkinsop" w:date="2021-07-09T15:53:00Z">
        <w:r w:rsidR="00296752" w:rsidDel="00B3746C">
          <w:rPr>
            <w:lang w:val="en-GB"/>
          </w:rPr>
          <w:delText>-</w:delText>
        </w:r>
        <w:r w:rsidRPr="000128A3" w:rsidDel="00B3746C">
          <w:rPr>
            <w:lang w:val="en-GB"/>
          </w:rPr>
          <w:delText xml:space="preserve"> </w:delText>
        </w:r>
      </w:del>
      <w:ins w:id="7447" w:author="Ian Blenkinsop" w:date="2021-07-09T15:53:00Z">
        <w:r w:rsidR="00B3746C">
          <w:rPr>
            <w:lang w:val="en-GB"/>
          </w:rPr>
          <w:t>–</w:t>
        </w:r>
        <w:r w:rsidR="00B3746C" w:rsidRPr="000128A3">
          <w:rPr>
            <w:lang w:val="en-GB"/>
          </w:rPr>
          <w:t xml:space="preserve"> </w:t>
        </w:r>
      </w:ins>
      <w:r w:rsidRPr="000128A3">
        <w:rPr>
          <w:lang w:val="en-GB"/>
        </w:rPr>
        <w:t xml:space="preserve">are highlighted (Chapters 4, 8, 11, 12 and </w:t>
      </w:r>
      <w:del w:id="7448" w:author="Ian Blenkinsop" w:date="2021-07-09T15:53:00Z">
        <w:r w:rsidRPr="000128A3" w:rsidDel="00B3746C">
          <w:rPr>
            <w:lang w:val="en-GB"/>
          </w:rPr>
          <w:delText xml:space="preserve">the </w:delText>
        </w:r>
      </w:del>
      <w:r w:rsidRPr="000128A3">
        <w:rPr>
          <w:lang w:val="en-GB"/>
        </w:rPr>
        <w:t xml:space="preserve">Atlas). Given that much impact analysis is based on previous scenarios, </w:t>
      </w:r>
      <w:ins w:id="7449" w:author="Ian Blenkinsop" w:date="2021-07-09T15:54:00Z">
        <w:r w:rsidR="00B3746C">
          <w:rPr>
            <w:lang w:val="en-GB"/>
          </w:rPr>
          <w:t>(</w:t>
        </w:r>
      </w:ins>
      <w:r w:rsidRPr="000128A3">
        <w:rPr>
          <w:lang w:val="en-GB"/>
        </w:rPr>
        <w:t>i.e., RCPs or SRES</w:t>
      </w:r>
      <w:ins w:id="7450" w:author="Ian Blenkinsop" w:date="2021-07-09T15:54:00Z">
        <w:r w:rsidR="00B3746C">
          <w:rPr>
            <w:lang w:val="en-GB"/>
          </w:rPr>
          <w:t>)</w:t>
        </w:r>
      </w:ins>
      <w:r w:rsidRPr="000128A3">
        <w:rPr>
          <w:lang w:val="en-GB"/>
        </w:rPr>
        <w:t>, and climate change mitigation analysis is based on new emission</w:t>
      </w:r>
      <w:ins w:id="7451" w:author="Ian Blenkinsop" w:date="2021-07-09T15:54:00Z">
        <w:r w:rsidR="00B3746C">
          <w:rPr>
            <w:lang w:val="en-GB"/>
          </w:rPr>
          <w:t>s</w:t>
        </w:r>
      </w:ins>
      <w:r w:rsidRPr="000128A3">
        <w:rPr>
          <w:lang w:val="en-GB"/>
        </w:rPr>
        <w:t xml:space="preserve"> scenarios in addition to the main SSP scenarios, these </w:t>
      </w:r>
      <w:del w:id="7452" w:author="Ian Blenkinsop" w:date="2021-07-09T15:54:00Z">
        <w:r w:rsidR="00296752" w:rsidDel="00B3746C">
          <w:rPr>
            <w:lang w:val="en-GB"/>
          </w:rPr>
          <w:delText xml:space="preserve">global </w:delText>
        </w:r>
        <w:r w:rsidRPr="000128A3" w:rsidDel="00B3746C">
          <w:rPr>
            <w:lang w:val="en-GB"/>
          </w:rPr>
          <w:delText>warming levels</w:delText>
        </w:r>
      </w:del>
      <w:ins w:id="7453" w:author="Ian Blenkinsop" w:date="2021-07-09T15:54:00Z">
        <w:r w:rsidR="00B3746C">
          <w:rPr>
            <w:lang w:val="en-GB"/>
          </w:rPr>
          <w:t>GWLs</w:t>
        </w:r>
      </w:ins>
      <w:r w:rsidRPr="000128A3">
        <w:rPr>
          <w:lang w:val="en-GB"/>
        </w:rPr>
        <w:t xml:space="preserve"> assist in the comparison of climate states across scenarios and in the synthesis across the broader literature.</w:t>
      </w:r>
    </w:p>
    <w:p w14:paraId="1735D3C4" w14:textId="77777777" w:rsidR="006409E5" w:rsidRPr="000128A3" w:rsidRDefault="006409E5" w:rsidP="006409E5">
      <w:pPr>
        <w:pStyle w:val="AR6BodyText"/>
        <w:rPr>
          <w:lang w:val="en-GB"/>
        </w:rPr>
      </w:pPr>
    </w:p>
    <w:p w14:paraId="0709BCAE" w14:textId="6FDE9B6F" w:rsidR="006409E5" w:rsidRPr="000128A3" w:rsidRDefault="006409E5" w:rsidP="006409E5">
      <w:pPr>
        <w:pStyle w:val="AR6BodyText"/>
        <w:rPr>
          <w:lang w:val="en-GB"/>
        </w:rPr>
      </w:pPr>
      <w:r w:rsidRPr="000128A3">
        <w:rPr>
          <w:lang w:val="en-GB"/>
        </w:rPr>
        <w:t>The transient and equilibrium states of certain global warming levels can differ in their climate impacts</w:t>
      </w:r>
      <w:r w:rsidR="00155FC6" w:rsidRPr="000128A3">
        <w:rPr>
          <w:lang w:val="en-GB"/>
        </w:rPr>
        <w:t xml:space="preserve"> </w:t>
      </w:r>
      <w:r w:rsidR="00155FC6">
        <w:fldChar w:fldCharType="begin" w:fldLock="1"/>
      </w:r>
      <w:r w:rsidR="00A94565">
        <w:rPr>
          <w:lang w:val="en-GB"/>
        </w:rPr>
        <w:instrText>ADDIN CSL_CITATION { "citationItems" : [ { "id" : "ITEM-1", "itemData" : { "DOI" : "10.1038/s41558-019-0658-7", "ISSN" : "1758-678X", "author" : [ { "dropping-particle" : "", "family" : "King", "given" : "Andrew D.", "non-dropping-particle" : "", "parse-names" : false, "suffix" : "" }, { "dropping-particle" : "", "family" : "Lane", "given" : "Todd P.", "non-dropping-particle" : "", "parse-names" : false, "suffix" : "" }, { "dropping-particle" : "", "family" : "Henley", "given" : "Benjamin J.", "non-dropping-particle" : "", "parse-names" : false, "suffix" : "" }, { "dropping-particle" : "", "family" : "Brown", "given" : "Josephine R.", "non-dropping-particle" : "", "parse-names" : false, "suffix" : "" } ], "container-title" : "Nature Climate Change", "id" : "ITEM-1", "issue" : "1", "issued" : { "date-parts" : [ [ "2020", "1", "23" ] ] }, "page" : "42-47", "title" : "Global and regional impacts differ between transient and equilibrium warmer worlds", "translator" : [ { "dropping-particle" : "", "family" : "H4157", "given" : "", "non-dropping-particle" : "", "parse-names" : false, "suffix" : "" } ], "type" : "article-journal", "volume" : "10" }, "uris" : [ "http://www.mendeley.com/documents/?uuid=58f76002-8df6-42d9-9c33-e7d960f3f83b" ] }, { "id" : "ITEM-2", "itemData" : { "DOI" : "https://www.ipcc.ch/sr15",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"ITEM-2",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"H2627", "given" : "Rt12", "non-dropping-particle" : "", "parse-names" : false, "suffix" : "" } ], "type" : "report" }, "uris" : [ "http://www.mendeley.com/documents/?uuid=f66dda96-9de8-43b3-bfb8-9baf95af1c24" ] } ], "mendeley" : { "formattedCitation" : "(IPCC, 2018; King et al., 2020)", "plainTextFormattedCitation" : "(IPCC, 2018; King et al., 2020)", "previouslyFormattedCitation" : "(IPCC, 2018; King et al., 2020)" }, "properties" : { "noteIndex" : 0 }, "schema" : "https://github.com/citation-style-language/schema/raw/master/csl-citation.json" }</w:instrText>
      </w:r>
      <w:r w:rsidR="00155FC6">
        <w:fldChar w:fldCharType="separate"/>
      </w:r>
      <w:ins w:id="7454" w:author="Robin Matthews" w:date="2021-05-18T16:08:00Z">
        <w:r w:rsidR="00602365">
          <w:rPr>
            <w:noProof/>
            <w:lang w:val="en-GB"/>
          </w:rPr>
          <w:t>(IPCC, 2018; King et al., 2020)</w:t>
        </w:r>
      </w:ins>
      <w:del w:id="7455" w:author="Robin Matthews" w:date="2021-05-18T16:08:00Z">
        <w:r w:rsidR="00CB3230" w:rsidRPr="000128A3" w:rsidDel="00602365">
          <w:rPr>
            <w:noProof/>
            <w:lang w:val="en-GB"/>
          </w:rPr>
          <w:delText>(IPCC, 2018; King et al., 2020)</w:delText>
        </w:r>
      </w:del>
      <w:r w:rsidR="00155FC6">
        <w:fldChar w:fldCharType="end"/>
      </w:r>
      <w:r w:rsidRPr="000128A3">
        <w:rPr>
          <w:lang w:val="en-GB"/>
        </w:rPr>
        <w:t xml:space="preserve">. Climate impacts in a ‘transient’ world relate to a scenario in which the world is continuing to warm. On the other hand, climate impacts at the same warming levels can also be estimated from equilibrium states after a (relatively) short-term </w:t>
      </w:r>
      <w:del w:id="7456" w:author="Ian Blenkinsop" w:date="2021-07-09T15:55:00Z">
        <w:r w:rsidRPr="000128A3" w:rsidDel="00B3746C">
          <w:rPr>
            <w:lang w:val="en-GB"/>
          </w:rPr>
          <w:delText xml:space="preserve">stabilisation </w:delText>
        </w:r>
      </w:del>
      <w:ins w:id="7457" w:author="Ian Blenkinsop" w:date="2021-07-09T15:55:00Z">
        <w:r w:rsidR="00B3746C" w:rsidRPr="000128A3">
          <w:rPr>
            <w:lang w:val="en-GB"/>
          </w:rPr>
          <w:t>stabili</w:t>
        </w:r>
        <w:r w:rsidR="00B3746C">
          <w:rPr>
            <w:lang w:val="en-GB"/>
          </w:rPr>
          <w:t>z</w:t>
        </w:r>
        <w:r w:rsidR="00B3746C" w:rsidRPr="000128A3">
          <w:rPr>
            <w:lang w:val="en-GB"/>
          </w:rPr>
          <w:t xml:space="preserve">ation </w:t>
        </w:r>
      </w:ins>
      <w:r w:rsidRPr="000128A3">
        <w:rPr>
          <w:lang w:val="en-GB"/>
        </w:rPr>
        <w:t xml:space="preserve">by </w:t>
      </w:r>
      <w:bookmarkStart w:id="7458" w:name="_Hlk66793443"/>
      <w:bookmarkEnd w:id="7377"/>
      <w:r w:rsidRPr="000128A3">
        <w:rPr>
          <w:lang w:val="en-GB"/>
        </w:rPr>
        <w:t>the end of the 21st century or at a (near</w:t>
      </w:r>
      <w:del w:id="7459" w:author="Ian Blenkinsop" w:date="2021-07-09T15:55:00Z">
        <w:r w:rsidRPr="000128A3" w:rsidDel="00B3746C">
          <w:rPr>
            <w:lang w:val="en-GB"/>
          </w:rPr>
          <w:delText xml:space="preserve">-) </w:delText>
        </w:r>
      </w:del>
      <w:ins w:id="7460" w:author="Ian Blenkinsop" w:date="2021-07-09T15:55:00Z">
        <w:r w:rsidR="00B3746C" w:rsidRPr="000128A3">
          <w:rPr>
            <w:lang w:val="en-GB"/>
          </w:rPr>
          <w:t>-)</w:t>
        </w:r>
      </w:ins>
      <w:r w:rsidRPr="000128A3">
        <w:rPr>
          <w:lang w:val="en-GB"/>
        </w:rPr>
        <w:t xml:space="preserve">equilibrium state after a long-term (multi-decadal to multi-millennial) </w:t>
      </w:r>
      <w:del w:id="7461" w:author="Ian Blenkinsop" w:date="2021-07-09T15:55:00Z">
        <w:r w:rsidRPr="000128A3" w:rsidDel="00B3746C">
          <w:rPr>
            <w:lang w:val="en-GB"/>
          </w:rPr>
          <w:delText>stabilisation</w:delText>
        </w:r>
      </w:del>
      <w:ins w:id="7462" w:author="Ian Blenkinsop" w:date="2021-07-09T15:55:00Z">
        <w:r w:rsidR="00B3746C" w:rsidRPr="000128A3">
          <w:rPr>
            <w:lang w:val="en-GB"/>
          </w:rPr>
          <w:t>stabili</w:t>
        </w:r>
        <w:r w:rsidR="00B3746C">
          <w:rPr>
            <w:lang w:val="en-GB"/>
          </w:rPr>
          <w:t>z</w:t>
        </w:r>
        <w:r w:rsidR="00B3746C" w:rsidRPr="000128A3">
          <w:rPr>
            <w:lang w:val="en-GB"/>
          </w:rPr>
          <w:t>ation</w:t>
        </w:r>
      </w:ins>
      <w:r w:rsidRPr="000128A3">
        <w:rPr>
          <w:lang w:val="en-GB"/>
        </w:rPr>
        <w:t>. Different methods to estimate these climate states come with challenges and limitations (</w:t>
      </w:r>
      <w:del w:id="7463" w:author="Ian Blenkinsop" w:date="2021-07-09T15:55:00Z">
        <w:r w:rsidRPr="000128A3" w:rsidDel="00B3746C">
          <w:rPr>
            <w:lang w:val="en-GB"/>
          </w:rPr>
          <w:delText xml:space="preserve">Chapter 4, </w:delText>
        </w:r>
      </w:del>
      <w:r w:rsidRPr="000128A3">
        <w:rPr>
          <w:lang w:val="en-GB"/>
        </w:rPr>
        <w:t>Section 4.6.1</w:t>
      </w:r>
      <w:del w:id="7464" w:author="Ian Blenkinsop" w:date="2021-07-09T15:55:00Z">
        <w:r w:rsidRPr="000128A3" w:rsidDel="00B3746C">
          <w:rPr>
            <w:lang w:val="en-GB"/>
          </w:rPr>
          <w:delText xml:space="preserve">; </w:delText>
        </w:r>
      </w:del>
      <w:ins w:id="7465" w:author="Ian Blenkinsop" w:date="2021-07-09T15:55:00Z">
        <w:r w:rsidR="00B3746C">
          <w:rPr>
            <w:lang w:val="en-GB"/>
          </w:rPr>
          <w:t xml:space="preserve"> and</w:t>
        </w:r>
        <w:r w:rsidR="00B3746C" w:rsidRPr="000128A3">
          <w:rPr>
            <w:lang w:val="en-GB"/>
          </w:rPr>
          <w:t xml:space="preserve"> </w:t>
        </w:r>
      </w:ins>
      <w:r w:rsidRPr="000128A3">
        <w:rPr>
          <w:lang w:val="en-GB"/>
        </w:rPr>
        <w:t>Cross-Chapter Box 11.1</w:t>
      </w:r>
      <w:del w:id="7466" w:author="Ian Blenkinsop" w:date="2021-07-09T15:55:00Z">
        <w:r w:rsidRPr="000128A3" w:rsidDel="00B3746C">
          <w:rPr>
            <w:lang w:val="en-GB"/>
          </w:rPr>
          <w:delText xml:space="preserve"> in Chapter 11</w:delText>
        </w:r>
      </w:del>
      <w:r w:rsidRPr="000128A3">
        <w:rPr>
          <w:lang w:val="en-GB"/>
        </w:rPr>
        <w:t>).</w:t>
      </w:r>
      <w:r w:rsidRPr="000128A3">
        <w:rPr>
          <w:b/>
          <w:lang w:val="en-GB"/>
        </w:rPr>
        <w:t xml:space="preserve"> </w:t>
      </w:r>
      <w:r w:rsidRPr="000128A3">
        <w:rPr>
          <w:lang w:val="en-GB"/>
        </w:rPr>
        <w:t>First, information can be drawn from GCM or ESM simulations that ‘pass through’ the respective warming levels (as used and demonstrated in the Interactive Atlas</w:t>
      </w:r>
      <w:del w:id="7467" w:author="Ian Blenkinsop" w:date="2021-07-09T15:55:00Z">
        <w:r w:rsidRPr="000128A3" w:rsidDel="00B3746C">
          <w:rPr>
            <w:lang w:val="en-GB"/>
          </w:rPr>
          <w:delText xml:space="preserve"> to this report</w:delText>
        </w:r>
      </w:del>
      <w:r w:rsidRPr="000128A3">
        <w:rPr>
          <w:lang w:val="en-GB"/>
        </w:rPr>
        <w:t>), also called ‘epoch’ or ‘time-shift’ approaches (</w:t>
      </w:r>
      <w:del w:id="7468" w:author="Ian Blenkinsop" w:date="2021-07-09T15:56:00Z">
        <w:r w:rsidRPr="000128A3" w:rsidDel="00B3746C">
          <w:rPr>
            <w:lang w:val="en-GB"/>
          </w:rPr>
          <w:delText xml:space="preserve">Chapter 4, </w:delText>
        </w:r>
      </w:del>
      <w:r w:rsidRPr="000128A3">
        <w:rPr>
          <w:lang w:val="en-GB"/>
        </w:rPr>
        <w:t>Sections 4.2.4 and 4.6.1</w:t>
      </w:r>
      <w:del w:id="7469" w:author="Ian Blenkinsop" w:date="2021-07-09T15:56:00Z">
        <w:r w:rsidRPr="000128A3" w:rsidDel="00B3746C">
          <w:rPr>
            <w:lang w:val="en-GB"/>
          </w:rPr>
          <w:delText xml:space="preserve">) </w:delText>
        </w:r>
      </w:del>
      <w:ins w:id="7470" w:author="Ian Blenkinsop" w:date="2021-07-09T15:56:00Z">
        <w:r w:rsidR="00B3746C">
          <w:rPr>
            <w:lang w:val="en-GB"/>
          </w:rPr>
          <w:t>;</w:t>
        </w:r>
        <w:r w:rsidR="00B3746C" w:rsidRPr="000128A3">
          <w:rPr>
            <w:lang w:val="en-GB"/>
          </w:rPr>
          <w:t xml:space="preserve"> </w:t>
        </w:r>
      </w:ins>
      <w:r>
        <w:fldChar w:fldCharType="begin" w:fldLock="1"/>
      </w:r>
      <w:r w:rsidR="00A94565">
        <w:rPr>
          <w:lang w:val="en-GB"/>
        </w:rPr>
        <w:instrText>ADDIN CSL_CITATION { "citationItems" : [ { "id" : "ITEM-1", "itemData" : { "DOI" : "10.1002/wcc.457", "ISSN" : "17577780", "author" : [ { "dropping-particle" : "", "family" : "James", "given" : "Rachel A.", "non-dropping-particle" : "", "parse-names" : false, "suffix" : "" }, { "dropping-particle" : "", "family" : "Washington", "given" : "Richard", "non-dropping-particle" : "", "parse-names" : false, "suffix" : "" }, { "dropping-particle" : "", "family" : "Schleussner", "given" : "Carl-Friedrich", "non-dropping-particle" : "", "parse-names" : false, "suffix" : "" }, { "dropping-particle" : "", "family" : "Rogelj", "given" : "Joeri", "non-dropping-particle" : "", "parse-names" : false, "suffix" : "" }, { "dropping-particle" : "", "family" : "Conway", "given" : "Declan", "non-dropping-particle" : "", "parse-names" : false, "suffix" : "" } ], "container-title" : "WIREs Climate Change", "id" : "ITEM-1", "issue" : "2", "issued" : { "date-parts" : [ [ "2017", "3", "1" ] ] }, "page" : "e457", "publisher" : "John Wiley &amp; Sons, Ltd", "title" : "Characterizing half-a-degree difference: a review of methods for identifying regional climate responses to global warming targets", "translator" : [ { "dropping-particle" : "", "family" : "H3419", "given" : "", "non-dropping-particle" : "", "parse-names" : false, "suffix" : "" } ], "type" : "article-journal", "volume" : "8" }, "uris" : [ "http://www.mendeley.com/documents/?uuid=9860f094-772e-404a-a9b6-10dbd337a1ac" ] }, { "id" : "ITEM-2", "itemData" : { "DOI" : "10.1002/2015GL063569", "ISSN" : "00948276", "author" : [ { "dropping-particle" : "", "family" : "Herger", "given" : "Nadja", "non-dropping-particle" : "", "parse-names" : false, "suffix" : "" }, { "dropping-particle" : "", "family" : "Sanderson", "given" : "Benjamin M.", "non-dropping-particle" : "", "parse-names" : false, "suffix" : "" }, { "dropping-particle" : "", "family" : "Knutti", "given" : "Reto", "non-dropping-particle" : "", "parse-names" : false, "suffix" : "" } ], "container-title" : "Geophysical Research Letters", "id" : "ITEM-2", "issue" : "9", "issued" : { "date-parts" : [ [ "2015", "5", "16" ] ] }, "page" : "3486-3494", "title" : "Improved pattern scaling approaches for the use in climate impact studies", "translator" : [ { "dropping-particle" : "", "family" : "H4559", "given" : "", "non-dropping-particle" : "", "parse-names" : false, "suffix" : "" } ], "type" : "article-journal", "volume" : "42" }, "uris" : [ "http://www.mendeley.com/documents/?uuid=d00a9b27-ff9c-41cf-88a9-e8e52f9631ce" ] }, { "id" : "ITEM-3", "itemData" : { "DOI" : "10.1088/1748-9326/aabef2", "ISSN" : "1748-9326", "author" : [ { "dropping-particle" : "", "family" : "Tebaldi", "given" : "Claudia", "non-dropping-particle" : "", "parse-names" : false, "suffix" : "" }, { "dropping-particle" : "", "family" : "Knutti", "given" : "Reto", "non-dropping-particle" : "", "parse-names" : false, "suffix" : "" } ], "container-title" : "Environmental Research Letters", "id" : "ITEM-3", "issue" : "5", "issued" : { "date-parts" : [ [ "2018", "5", "1" ] ] }, "page" : "055006", "title" : "Evaluating the accuracy of climate change pattern emulation for low warming targets", "translator" : [ { "dropping-particle" : "", "family" : "H4558", "given" : "", "non-dropping-particle" : "", "parse-names" : false, "suffix" : "" } ], "type" : "article-journal", "volume" : "13" }, "uris" : [ "http://www.mendeley.com/documents/?uuid=d5145aa1-4684-4571-a378-d56f9b2a93da" ] } ], "mendeley" : { "formattedCitation" : "(Herger et al., 2015; James et al., 2017; Tebaldi and Knutti, 2018)", "manualFormatting" : "(Herger et al., 2015; James et al., 2017; Tebaldi and Knutti, 2018)", "plainTextFormattedCitation" : "(Herger et al., 2015; James et al., 2017; Tebaldi and Knutti, 2018)", "previouslyFormattedCitation" : "(Herger et al., 2015; James et al., 2017; Tebaldi and Knutti, 2018)" }, "properties" : { "noteIndex" : 0 }, "schema" : "https://github.com/citation-style-language/schema/raw/master/csl-citation.json" }</w:instrText>
      </w:r>
      <w:r>
        <w:fldChar w:fldCharType="separate"/>
      </w:r>
      <w:ins w:id="7471" w:author="Robin Matthews" w:date="2021-05-18T16:08:00Z">
        <w:del w:id="7472" w:author="Ian Blenkinsop" w:date="2021-07-09T15:56:00Z">
          <w:r w:rsidR="00602365" w:rsidDel="00B3746C">
            <w:rPr>
              <w:noProof/>
              <w:lang w:val="en-GB"/>
            </w:rPr>
            <w:delText>(</w:delText>
          </w:r>
        </w:del>
        <w:r w:rsidR="00602365">
          <w:rPr>
            <w:noProof/>
            <w:lang w:val="en-GB"/>
          </w:rPr>
          <w:t>Herger et al., 2015; James et al., 2017; Tebaldi and Knutti, 2018)</w:t>
        </w:r>
      </w:ins>
      <w:del w:id="7473" w:author="Robin Matthews" w:date="2021-05-18T16:08:00Z">
        <w:r w:rsidRPr="000128A3" w:rsidDel="00602365">
          <w:rPr>
            <w:noProof/>
            <w:lang w:val="en-GB"/>
          </w:rPr>
          <w:delText>(Herger et al., 2015; James et al., 2017; Tebaldi and Knutti, 2018)</w:delText>
        </w:r>
      </w:del>
      <w:r>
        <w:fldChar w:fldCharType="end"/>
      </w:r>
      <w:r w:rsidRPr="000128A3">
        <w:rPr>
          <w:lang w:val="en-GB"/>
        </w:rPr>
        <w:t xml:space="preserve">. Information from transient simulations can also be used through an empirical scaling relationship </w:t>
      </w:r>
      <w:r>
        <w:fldChar w:fldCharType="begin" w:fldLock="1"/>
      </w:r>
      <w:r w:rsidR="00A94565">
        <w:rPr>
          <w:lang w:val="en-GB"/>
        </w:rPr>
        <w:instrText>ADDIN CSL_CITATION { "citationItems" : [ { "id" : "ITEM-1", "itemData" : { "DOI" : "10.1038/nature16542", "ISSN" : "0028-0836", "abstract" : "Targets for reducing atmospheric carbon dioxide are related to regional changes in climate extremes rather than to changes in global mean temperature, in order to convey their urgency better to individual countries.", "author" : [ { "dropping-particle" : "", "family" : "Seneviratne", "given" : "Sonia I.", "non-dropping-particle" : "", "parse-names" : false, "suffix" : "" }, { "dropping-particle" : "", "family" : "Donat", "given" : "Markus G.", "non-dropping-particle" : "", "parse-names" : false, "suffix" : "" }, { "dropping-particle" : "", "family" : "Pitman", "given" : "Andy J.", "non-dropping-particle" : "", "parse-names" : false, "suffix" : "" }, { "dropping-particle" : "", "family" : "Knutti", "given" : "Reto", "non-dropping-particle" : "", "parse-names" : false, "suffix" : "" }, { "dropping-particle" : "", "family" : "Wilby", "given" : "Robert L.", "non-dropping-particle" : "", "parse-names" : false, "suffix" : "" } ], "container-title" : "Nature", "id" : "ITEM-1", "issue" : "7587", "issued" : { "date-parts" : [ [ "2016", "1", "20" ] ] }, "page" : "477-483", "publisher" : "Nature Publishing Group", "title" : "Allowable CO2 emissions based on regional and impact-related climate targets", "translator" : [ { "dropping-particle" : "", "family" : "H3429", "given" : "", "non-dropping-particle" : "", "parse-names" : false, "suffix" : "" } ], "type" : "article-journal", "volume" : "529" }, "uris" : [ "http://www.mendeley.com/documents/?uuid=a5c907da-f788-4f3d-bc1b-06d81d5048c1" ] }, { "id" : "ITEM-2", "itemData" : { "DOI" : "10.1098/rsta.2016.0450", "ISSN" : "1364-503X", "abstract" : "This article investigates projected changes in temperature and water cycle extremes at 1.5C of global warming, and highlights the role of land processes and land-use changes (LUCs) for these projections. We provide new comparisons of changes in climate at 1.5C versus 2C based on empirical sampling analyses of transient simulations versus simulations from the Half a degree Additional warming, Prognosis and Projected Impacts (HAPPI) multi-model experiment. The two approaches yield similar overall results regarding changes in climate extremes on land, and reveal a substantial difference in the occurrence of regional extremes at 1.5C versus 2C. Land processes mediated through soil moisture feedbacks and land-use forcing play a major role for projected changes in extremes at 1.5C in most mid-latitude regions, including densely populated areas in North America, Europe and Asia. This has important implications for low-emissions scenarios derived from integrated assessment models (IAMs), which include major LUCs ...", "author" : [ { "dropping-particle" : "", "family" : "Seneviratne", "given" : "Sonia I.", "non-dropping-particle" : "", "parse-names" : false, "suffix" : "" }, { "dropping-particle" : "", "family" : "Wartenburger", "given" : "Richard", "non-dropping-particle" : "", "parse-names" : false, "suffix" : "" }, { "dropping-particle" : "", "family" : "Guillod", "given" : "Benoit P.", "non-dropping-particle" : "", "parse-names" : false, "suffix" : "" }, { "dropping-particle" : "", "family" : "Hirsch", "given" : "Annette L.", "non-dropping-particle" : "", "parse-names" : false, "suffix" : "" }, { "dropping-particle" : "", "family" : "Vogel", "given" : "Martha M.", "non-dropping-particle" : "", "parse-names" : false, "suffix" : "" }, { "dropping-particle" : "", "family" : "Brovkin", "given" : "Victor", "non-dropping-particle" : "", "parse-names" : false, "suffix" : "" }, { "dropping-particle" : "", "family" : "Vuuren", "given" : "Detlef P.", "non-dropping-particle" : "van", "parse-names" : false, "suffix" : "" }, { "dropping-particle" : "", "family" : "Schaller", "given" : "Nathalie", "non-dropping-particle" : "", "parse-names" : false, "suffix" : "" }, { "dropping-particle" : "", "family" : "Boysen", "given" : "Lena", "non-dropping-particle" : "", "parse-names" : false, "suffix" : "" }, { "dropping-particle" : "V.", "family" : "Calvin", "given" : "Katherine", "non-dropping-particle" : "", "parse-names" : false, "suffix" : "" }, { "dropping-particle" : "", "family" : "Doelman", "given" : "Jonathan", "non-dropping-particle" : "", "parse-names" : false, "suffix" : "" }, { "dropping-particle" : "", "family" : "Greve", "given" : "Peter", "non-dropping-particle" : "", "parse-names" : false, "suffix" : "" }, { "dropping-particle" : "", "family" : "Havlik", "given" : "Petr", "non-dropping-particle" : "", "parse-names" : false, "suffix" : "" }, { "dropping-particle" : "", "family" : "Humpen\u00f6der", "given" : "Florian", "non-dropping-particle" : "", "parse-names" : false, "suffix" : "" }, { "dropping-particle" : "", "family" : "Krisztin", "given" : "Tamas", "non-dropping-particle" : "", "parse-names" : false, "suffix" : "" }, { "dropping-particle" : "", "family" : "Mitchell", "given" : "Daniel", "non-dropping-particle" : "", "parse-names" : false, "suffix" : "" }, { "dropping-particle" : "", "family" : "Popp", "given" : "Alexander", "non-dropping-particle" : "", "parse-names" : false, "suffix" : "" }, { "dropping-particle" : "", "family" : "Riahi", "given" : "Keywan", "non-dropping-particle" : "", "parse-names" : false, "suffix" : "" }, { "dropping-particle" : "", "family" : "Rogelj", "given" : "Joeri", "non-dropping-particle" : "", "parse-names" : false, "suffix" : "" }, { "dropping-particle" : "", "family" : "Schleussner", "given" : "Carl-Friedrich", "non-dropping-particle" : "", "parse-names" : false, "suffix" : "" }, { "dropping-particle" : "", "family" : "Sillmann", "given" : "Jana", "non-dropping-particle" : "", "parse-names" : false, "suffix" : "" }, { "dropping-particle" : "", "family" : "Stehfest", "given" : "Elke", "non-dropping-particle" : "", "parse-names" : false, "suffix" : "" } ], "container-title" : "Philosophical Transactions of the Royal Society A: Mathematical, Physical and Engineering Sciences", "id" : "ITEM-2", "issue" : "2119", "issued" : { "date-parts" : [ [ "2018", "5", "13" ] ] }, "page" : "20160450", "publisher" : "The Royal Society Publishing", "title" : "Climate extremes, land\u2013climate feedbacks and land-use forcing at 1.5\u00b0C", "translator" : [ { "dropping-particle" : "", "family" : "H3089", "given" : "", "non-dropping-particle" : "", "parse-names" : false, "suffix" : "" } ], "type" : "article-journal", "volume" : "376" }, "uris" : [ "http://www.mendeley.com/documents/?uuid=b426f2f6-bd51-33af-8022-df6e56f13a4e" ] }, { "id" : "ITEM-3", "itemData" : { "DOI" : "10.5194/gmd-10-3609-2017", "ISSN" : "1991-9603", "abstract" : "&lt;p&gt;&lt;p&gt;&lt;strong&gt;Abstract.&lt;/strong&gt; This article extends a previous study Seneviratne et\u00a0al. (2016) to provide regional analyses of changes in climate extremes as a function of projected changes in global mean temperature. We introduce the DROUGHT-HEAT Regional Climate Atlas, an interactive tool to analyse and display a\u00a0range of well-established climate extremes and water-cycle indices and their changes as a function of global warming. These projections are based on simulations from the fifth\u00a0phase of the Coupled Model Intercomparison Project (CMIP5). A selection of example results are presented here, but users can visualize specific indices of interest using the online tool. This implementation enables a direct assessment of regional climate changes associated with global mean temperature targets, such as the 2\u00a0and 1.5\u00b0 limits agreed within the 2015 Paris Agreement.&lt;/p&gt;&lt;/p&gt;", "author" : [ { "dropping-particle" : "", "family" : "Wartenburger", "given" : "Richard", "non-dropping-particle" : "", "parse-names" : false, "suffix" : "" }, { "dropping-particle" : "", "family" : "Hirschi", "given" : "Martin", "non-dropping-particle" : "", "parse-names" : false, "suffix" : "" }, { "dropping-particle" : "", "family" : "Donat", "given" : "Markus G.", "non-dropping-particle" : "", "parse-names" : false, "suffix" : "" }, { "dropping-particle" : "", "family" : "Greve", "given" : "Peter", "non-dropping-particle" : "", "parse-names" : false, "suffix" : "" }, { "dropping-particle" : "", "family" : "Pitman", "given" : "Andy J.", "non-dropping-particle" : "", "parse-names" : false, "suffix" : "" }, { "dropping-particle" : "", "family" : "Seneviratne", "given" : "Sonia I.", "non-dropping-particle" : "", "parse-names" : false, "suffix" : "" } ], "container-title" : "Geoscientific Model Development", "id" : "ITEM-3", "issue" : "9", "issued" : { "date-parts" : [ [ "2017", "9", "29" ] ] }, "page" : "3609-3634", "title" : "Changes in regional climate extremes as a function of global mean temperature: an interactive plotting framework", "translator" : [ { "dropping-particle" : "", "family" : "H3088", "given" : "", "non-dropping-particle" : "", "parse-names" : false, "suffix" : "" } ], "type" : "article-journal", "volume" : "10" }, "uris" : [ "http://www.mendeley.com/documents/?uuid=378e260b-c8d9-3a0b-af4c-ead80477d991" ] } ], "mendeley" : { "formattedCitation" : "(Seneviratne et al., 2016, 2018; Wartenburger et al., 2017)", "plainTextFormattedCitation" : "(Seneviratne et al., 2016, 2018; Wartenburger et al., 2017)", "previouslyFormattedCitation" : "(Seneviratne et al., 2016, 2018; Wartenburger et al., 2017)" }, "properties" : { "noteIndex" : 0 }, "schema" : "https://github.com/citation-style-language/schema/raw/master/csl-citation.json" }</w:instrText>
      </w:r>
      <w:r>
        <w:fldChar w:fldCharType="separate"/>
      </w:r>
      <w:ins w:id="7474" w:author="Robin Matthews" w:date="2021-05-18T16:08:00Z">
        <w:r w:rsidR="00602365">
          <w:rPr>
            <w:noProof/>
            <w:lang w:val="en-GB"/>
          </w:rPr>
          <w:t>(Seneviratne et al., 2016, 2018; Wartenburger et al., 2017)</w:t>
        </w:r>
      </w:ins>
      <w:del w:id="7475" w:author="Robin Matthews" w:date="2021-05-18T16:08:00Z">
        <w:r w:rsidRPr="000128A3" w:rsidDel="00602365">
          <w:rPr>
            <w:noProof/>
            <w:lang w:val="en-GB"/>
          </w:rPr>
          <w:delText>(Seneviratne et al., 2016, 2018; Wartenburger et al., 2017)</w:delText>
        </w:r>
      </w:del>
      <w:r>
        <w:fldChar w:fldCharType="end"/>
      </w:r>
      <w:r w:rsidRPr="000128A3">
        <w:rPr>
          <w:lang w:val="en-GB"/>
        </w:rPr>
        <w:t xml:space="preserve"> or using ‘time sampling’ approaches, as described in </w:t>
      </w:r>
      <w:r>
        <w:fldChar w:fldCharType="begin" w:fldLock="1"/>
      </w:r>
      <w:r w:rsidR="00A94565">
        <w:rPr>
          <w:lang w:val="en-GB"/>
        </w:rPr>
        <w:instrText>ADDIN CSL_CITATION { "citationItems" : [ { "id" : "ITEM-1", "itemData" : { "DOI" : "10.1002/wcc.457", "ISSN" : "17577780", "author" : [ { "dropping-particle" : "", "family" : "James", "given" : "Rachel A.", "non-dropping-particle" : "", "parse-names" : false, "suffix" : "" }, { "dropping-particle" : "", "family" : "Washington", "given" : "Richard", "non-dropping-particle" : "", "parse-names" : false, "suffix" : "" }, { "dropping-particle" : "", "family" : "Schleussner", "given" : "Carl-Friedrich", "non-dropping-particle" : "", "parse-names" : false, "suffix" : "" }, { "dropping-particle" : "", "family" : "Rogelj", "given" : "Joeri", "non-dropping-particle" : "", "parse-names" : false, "suffix" : "" }, { "dropping-particle" : "", "family" : "Conway", "given" : "Declan", "non-dropping-particle" : "", "parse-names" : false, "suffix" : "" } ], "container-title" : "WIREs Climate Change", "id" : "ITEM-1", "issue" : "2", "issued" : { "date-parts" : [ [ "2017", "3", "1" ] ] }, "page" : "e457", "publisher" : "John Wiley &amp; Sons, Ltd", "title" : "Characterizing half-a-degree difference: a review of methods for identifying regional climate responses to global warming targets", "translator" : [ { "dropping-particle" : "", "family" : "H3419", "given" : "", "non-dropping-particle" : "", "parse-names" : false, "suffix" : "" } ], "type" : "article-journal", "volume" : "8" }, "uris" : [ "http://www.mendeley.com/documents/?uuid=9860f094-772e-404a-a9b6-10dbd337a1ac" ] } ], "mendeley" : { "formattedCitation" : "(James et al., 2017)", "manualFormatting" : "James et al. (2017)", "plainTextFormattedCitation" : "(James et al., 2017)", "previouslyFormattedCitation" : "(James et al., 2017)" }, "properties" : { "noteIndex" : 0 }, "schema" : "https://github.com/citation-style-language/schema/raw/master/csl-citation.json" }</w:instrText>
      </w:r>
      <w:r>
        <w:fldChar w:fldCharType="separate"/>
      </w:r>
      <w:ins w:id="7476" w:author="Robin Matthews" w:date="2021-05-18T16:08:00Z">
        <w:r w:rsidR="00602365">
          <w:rPr>
            <w:noProof/>
            <w:lang w:val="en-GB"/>
          </w:rPr>
          <w:t>James et al. (2017)</w:t>
        </w:r>
      </w:ins>
      <w:del w:id="7477" w:author="Robin Matthews" w:date="2021-05-18T16:08:00Z">
        <w:r w:rsidRPr="000128A3" w:rsidDel="00602365">
          <w:rPr>
            <w:noProof/>
            <w:lang w:val="en-GB"/>
          </w:rPr>
          <w:delText>James et al. (2017)</w:delText>
        </w:r>
      </w:del>
      <w:r>
        <w:fldChar w:fldCharType="end"/>
      </w:r>
      <w:r w:rsidRPr="000128A3">
        <w:rPr>
          <w:lang w:val="en-GB"/>
        </w:rPr>
        <w:t xml:space="preserve">. Second, information can be drawn from large ESM ensembles with prescribed SST at particular </w:t>
      </w:r>
      <w:r w:rsidR="00296752">
        <w:rPr>
          <w:lang w:val="en-GB"/>
        </w:rPr>
        <w:t xml:space="preserve">global </w:t>
      </w:r>
      <w:r w:rsidRPr="000128A3">
        <w:rPr>
          <w:lang w:val="en-GB"/>
        </w:rPr>
        <w:t xml:space="preserve">warming levels </w:t>
      </w:r>
      <w:r>
        <w:fldChar w:fldCharType="begin" w:fldLock="1"/>
      </w:r>
      <w:r w:rsidR="00E81B0B">
        <w:rPr>
          <w:lang w:val="en-GB"/>
        </w:rPr>
        <w:instrText>ADDIN CSL_CITATION { "citationItems" : [ { "id" : "ITEM-1", "itemData" : { "DOI" : "10.5194/gmd-10-571-2017", "ISSN" : "1991-9603", "abstract" : "Abstract. The Intergovernmental Panel on Climate Change (IPCC) has accepted the invitation from the UNFCCC to provide a special report on the impacts of global warming of 1.5 \u00b0C above pre-industrial levels and on related global greenhouse-gas emission pathways. Many current experiments in, for example, the Coupled Model Inter-comparison Project (CMIP), are not specifically designed for informing this report. Here, we document the design of the half a degree additional warming, projections, prognosis and impacts (HAPPI) experiment. HAPPI provides a framework for the generation of climate data describing how the climate, and in particular extreme weather, might differ from the present day in worlds that are 1.5 and 2.0 \u00b0C warmer than pre-industrial conditions. Output from participating climate models includes variables frequently used by a range of impact models. The key challenge is to separate the impact of an additional approximately half degree of warming from uncertainty in climate model responses and internal climate variability that dominate CMIP-style experiments under low-emission scenarios.Large ensembles of simulations (&gt; 50 members) of atmosphere-only models for three time slices are proposed, each a decade in length: the first being the most recent observed 10-year period (2006\u20132015), the second two being estimates of a similar decade but under 1.5 and 2 \u00b0C conditions a century in the future. We use the representative concentration pathway 2.6 (RCP2.6) to provide the model boundary conditions for the 1.5 \u00b0C scenario, and a weighted combination of RCP2.6 and RCP4.5 for the 2 \u00b0C scenario.", "author" : [ { "dropping-particle" : "", "family" : "Mitchell", "given" : "Daniel", "non-dropping-particle" : "", "parse-names" : false, "suffix" : "" }, { "dropping-particle" : "", "family" : "AchutaRao", "given" : "Krishna", "non-dropping-particle" : "", "parse-names" : false, "suffix" : "" }, { "dropping-particle" : "", "family" : "Allen", "given" : "Myles", "non-dropping-particle" : "", "parse-names" : false, "suffix" : "" }, { "dropping-particle" : "", "family" : "Bethke", "given" : "Ingo", "non-dropping-particle" : "", "parse-names" : false, "suffix" : "" }, { "dropping-particle" : "", "family" : "Beyerle", "given" : "Urs", "non-dropping-particle" : "", "parse-names" : false, "suffix" : "" }, { "dropping-particle" : "", "family" : "Ciavarella", "given" : "Andrew", "non-dropping-particle" : "", "parse-names" : false, "suffix" : "" }, { "dropping-particle" : "", "family" : "Forster", "given" : "Piers M.", "non-dropping-particle" : "", "parse-names" : false, "suffix" : "" }, { "dropping-particle" : "", "family" : "Fuglestvedt", "given" : "Jan", "non-dropping-particle" : "", "parse-names" : false, "suffix" : "" }, { "dropping-particle" : "", "family" : "Gillett", "given" : "Nathan", "non-dropping-particle" : "", "parse-names" : false, "suffix" : "" }, { "dropping-particle" : "", "family" : "Haustein", "given" : "Karsten", "non-dropping-particle" : "", "parse-names" : false, "suffix" : "" }, { "dropping-particle" : "", "family" : "Ingram", "given" : "William", "non-dropping-particle" : "", "parse-names" : false, "suffix" : "" }, { "dropping-particle" : "", "family" : "Iversen", "given" : "Trond", "non-dropping-particle" : "", "parse-names" : false, "suffix" : "" }, { "dropping-particle" : "", "family" : "Kharin", "given" : "Viatcheslav", "non-dropping-particle" : "", "parse-names" : false, "suffix" : "" }, { "dropping-particle" : "", "family" : "Klingaman", "given" : "Nicholas", "non-dropping-particle" : "", "parse-names" : false, "suffix" : "" }, { "dropping-particle" : "", "family" : "Massey", "given" : "Neil", "non-dropping-particle" : "", "parse-names" : false, "suffix" : "" }, { "dropping-particle" : "", "family" : "Fischer", "given" : "Erich", "non-dropping-particle" : "", "parse-names" : false, "suffix" : "" }, { "dropping-particle" : "", "family" : "Schleussner", "given" : "Carl-Friedrich", "non-dropping-particle" : "", "parse-names" : false, "suffix" : "" }, { "dropping-particle" : "", "family" : "Scinocca", "given" : "John", "non-dropping-particle" : "", "parse-names" : false, "suffix" : "" }, { "dropping-particle" : "", "family" : "Seland", "given" : "\u00d8yvind", "non-dropping-particle" : "", "parse-names" : false, "suffix" : "" }, { "dropping-particle" : "", "family" : "Shiogama", "given" : "Hideo", "non-dropping-particle" : "", "parse-names" : false, "suffix" : "" }, { "dropping-particle" : "", "family" : "Shuckburgh", "given" : "Emily", "non-dropping-particle" : "", "parse-names" : false, "suffix" : "" }, { "dropping-particle" : "", "family" : "Sparrow", "given" : "Sarah", "non-dropping-particle" : "", "parse-names" : false, "suffix" : "" }, { "dropping-particle" : "", "family" : "Stone", "given" : "D\u00e1ith\u00ed", "non-dropping-particle" : "", "parse-names" : false, "suffix" : "" }, { "dropping-particle" : "", "family" : "Uhe", "given" : "Peter", "non-dropping-particle" : "", "parse-names" : false, "suffix" : "" }, { "dropping-particle" : "", "family" : "Wallom", "given" : "David", "non-dropping-particle" : "", "parse-names" : false, "suffix" : "" }, { "dropping-particle" : "", "family" : "Wehner", "given" : "Michael", "non-dropping-particle" : "", "parse-names" : false, "suffix" : "" }, { "dropping-particle" : "", "family" : "Zaaboul", "given" : "Rashyd", "non-dropping-particle" : "", "parse-names" : false, "suffix" : "" } ], "container-title" : "Geoscientific Model Development", "id" : "ITEM-1", "issue" : "2", "issued" : { "date-parts" : [ [ "2017", "2", "8" ] ] }, "page" : "571-583", "title" : "Half a degree additional warming, prognosis and projected impacts (HAPPI): background and experimental design", "translator" : [ { "dropping-particle" : "", "family" : "H4557", "given" : "", "non-dropping-particle" : "", "parse-names" : false, "suffix" : "" } ], "type" : "article-journal", "volume" : "10" }, "uris" : [ "http://www.mendeley.com/documents/?uuid=5b97f5b2-3aa0-4e3d-b92d-da1a497821ec" ] } ], "mendeley" : { "formattedCitation" : "(Mitchell et al., 2017)", "plainTextFormattedCitation" : "(Mitchell et al., 2017)", "previouslyFormattedCitation" : "(Mitchell et al., 2017)" }, "properties" : { "noteIndex" : 0 }, "schema" : "https://github.com/citation-style-language/schema/raw/master/csl-citation.json" }</w:instrText>
      </w:r>
      <w:r>
        <w:fldChar w:fldCharType="separate"/>
      </w:r>
      <w:ins w:id="7478" w:author="Robin Matthews" w:date="2021-05-18T16:08:00Z">
        <w:r w:rsidR="00602365">
          <w:rPr>
            <w:noProof/>
            <w:lang w:val="en-GB"/>
          </w:rPr>
          <w:t>(Mitchell et al., 2017)</w:t>
        </w:r>
      </w:ins>
      <w:del w:id="7479" w:author="Robin Matthews" w:date="2021-05-18T16:08:00Z">
        <w:r w:rsidRPr="000128A3" w:rsidDel="00602365">
          <w:rPr>
            <w:noProof/>
            <w:lang w:val="en-GB"/>
          </w:rPr>
          <w:delText>(Mitchell et al., 2017)</w:delText>
        </w:r>
      </w:del>
      <w:r>
        <w:fldChar w:fldCharType="end"/>
      </w:r>
      <w:r w:rsidRPr="000128A3">
        <w:rPr>
          <w:lang w:val="en-GB"/>
        </w:rPr>
        <w:t xml:space="preserve">, although an underrepresentation of variability can arise when using prescribed SST temperatures </w:t>
      </w:r>
      <w:r>
        <w:fldChar w:fldCharType="begin" w:fldLock="1"/>
      </w:r>
      <w:ins w:id="7480" w:author="Robin Matthews" w:date="2021-05-18T18:27:00Z">
        <w:r w:rsidR="00F97FA6">
          <w:rPr>
            <w:lang w:val="en-GB"/>
          </w:rPr>
          <w:instrText>ADDIN CSL_CITATION { "citationItems" : [ { "id" : "ITEM-1", "itemData" : { "DOI" : "10.1029/2018GL079176", "ISSN" : "0094-8276", "author" : [ { "dropping-particle" : "", "family" : "Fischer", "given" : "E. M.", "non-dropping-particle" : "", "parse-names" : false, "suffix" : "" }, { "dropping-particle" : "", "family" : "Beyerle", "given" : "U.", "non-dropping-particle" : "", "parse-names" : false, "suffix" : "" }, { "dropping-particle" : "", "family" : "Schleussner", "given" : "C. F.", "non-dropping-particle" : "", "parse-names" : false, "suffix" : "" }, { "dropping-particle" : "", "family" : "King", "given" : "A. D.", "non-dropping-particle" : "", "parse-names" : false, "suffix" : "" }, { "dropping-particle" : "", "family" : "Knutti", "given" : "R.", "non-dropping-particle" : "", "parse-names" : false, "suffix" : "" } ], "container-title" : "Geophysical Research Letters", "id" : "ITEM-1", "issue" : "16", "issued" : { "date-parts" : [ [ "2018", "8", "28" ] ] }, "page" : "8500-8509", "title" : "Biased Estimates of Changes in Climate Extremes From Prescribed SST Simulations", "translator" : [ { "dropping-particle" : "", "family" : "H4556", "given" : "", "non-dropping-particle" : "", "parse-names" : false, "suffix" : "" } ], "type" : "article-journal", "volume" : "45" }, "uris" : [ "http://www.mendeley.com/documents/?uuid=99489366-e706-48c0-b85b-3dae4987c602" ] } ], "mendeley" : { "formattedCitation" : "(Fischer et al., 2018a)", "manualFormatting" : "(E.M. Fischer et al., 2018)", "plainTextFormattedCitation" : "(Fischer et al., 2018a)", "previouslyFormattedCitation" : "(Fischer et al., 2018a)" }, "properties" : { "noteIndex" : 0 }, "schema" : "https://github.com/citation-style-language/schema/raw/master/csl-citation.json" }</w:instrText>
        </w:r>
      </w:ins>
      <w:del w:id="7481" w:author="Robin Matthews" w:date="2021-05-18T18:27:00Z">
        <w:r w:rsidR="00E81B0B" w:rsidDel="00F97FA6">
          <w:rPr>
            <w:lang w:val="en-GB"/>
          </w:rPr>
          <w:delInstrText>ADDIN CSL_CITATION { "citationItems" : [ { "id" : "ITEM-1", "itemData" : { "DOI" : "10.1029/2018GL079176", "ISSN" : "0094-8276", "author" : [ { "dropping-particle" : "", "family" : "Fischer", "given" : "E. M.", "non-dropping-particle" : "", "parse-names" : false, "suffix" : "" }, { "dropping-particle" : "", "family" : "Beyerle", "given" : "U.", "non-dropping-particle" : "", "parse-names" : false, "suffix" : "" }, { "dropping-particle" : "", "family" : "Schleussner", "given" : "C. F.", "non-dropping-particle" : "", "parse-names" : false, "suffix" : "" }, { "dropping-particle" : "", "family" : "King", "given" : "A. D.", "non-dropping-particle" : "", "parse-names" : false, "suffix" : "" }, { "dropping-particle" : "", "family" : "Knutti", "given" : "R.", "non-dropping-particle" : "", "parse-names" : false, "suffix" : "" } ], "container-title" : "Geophysical Research Letters", "id" : "ITEM-1", "issue" : "16", "issued" : { "date-parts" : [ [ "2018", "8", "28" ] ] }, "page" : "8500-8509", "title" : "Biased Estimates of Changes in Climate Extremes From Prescribed SST Simulations", "translator" : [ { "dropping-particle" : "", "family" : "H4556", "given" : "", "non-dropping-particle" : "", "parse-names" : false, "suffix" : "" } ], "type" : "article-journal", "volume" : "45" }, "uris" : [ "http://www.mendeley.com/documents/?uuid=99489366-e706-48c0-b85b-3dae4987c602" ] } ], "mendeley" : { "formattedCitation" : "(Fischer et al., 2018a)", "plainTextFormattedCitation" : "(Fischer et al., 2018a)", "previouslyFormattedCitation" : "(Fischer et al., 2018a)" }, "properties" : { "noteIndex" : 0 }, "schema" : "https://github.com/citation-style-language/schema/raw/master/csl-citation.json" }</w:delInstrText>
        </w:r>
      </w:del>
      <w:r>
        <w:fldChar w:fldCharType="separate"/>
      </w:r>
      <w:ins w:id="7482" w:author="Robin Matthews" w:date="2021-05-18T16:08:00Z">
        <w:r w:rsidR="00602365">
          <w:rPr>
            <w:noProof/>
            <w:lang w:val="en-GB"/>
          </w:rPr>
          <w:t>(</w:t>
        </w:r>
      </w:ins>
      <w:ins w:id="7483" w:author="Robin Matthews" w:date="2021-05-18T18:27:00Z">
        <w:r w:rsidR="00F97FA6">
          <w:rPr>
            <w:noProof/>
            <w:lang w:val="en-GB"/>
          </w:rPr>
          <w:t xml:space="preserve">E.M. </w:t>
        </w:r>
      </w:ins>
      <w:ins w:id="7484" w:author="Robin Matthews" w:date="2021-05-18T16:08:00Z">
        <w:r w:rsidR="00602365">
          <w:rPr>
            <w:noProof/>
            <w:lang w:val="en-GB"/>
          </w:rPr>
          <w:t>Fischer et al., 2018)</w:t>
        </w:r>
      </w:ins>
      <w:del w:id="7485" w:author="Robin Matthews" w:date="2021-05-18T16:08:00Z">
        <w:r w:rsidR="007009D9" w:rsidRPr="000128A3" w:rsidDel="00602365">
          <w:rPr>
            <w:noProof/>
            <w:lang w:val="en-GB"/>
          </w:rPr>
          <w:delText>(Fischer et al., 2018a)</w:delText>
        </w:r>
      </w:del>
      <w:r>
        <w:fldChar w:fldCharType="end"/>
      </w:r>
      <w:r w:rsidRPr="000128A3">
        <w:rPr>
          <w:lang w:val="en-GB"/>
        </w:rPr>
        <w:t xml:space="preserve">. </w:t>
      </w:r>
    </w:p>
    <w:bookmarkEnd w:id="7458"/>
    <w:p w14:paraId="1B9814B6" w14:textId="77777777" w:rsidR="006409E5" w:rsidRPr="000128A3" w:rsidRDefault="006409E5" w:rsidP="006409E5">
      <w:pPr>
        <w:pStyle w:val="AR6BodyText"/>
        <w:rPr>
          <w:lang w:val="en-GB"/>
        </w:rPr>
      </w:pPr>
    </w:p>
    <w:p w14:paraId="345F581E" w14:textId="76B6F768" w:rsidR="006409E5" w:rsidRPr="000128A3" w:rsidRDefault="006409E5" w:rsidP="006409E5">
      <w:pPr>
        <w:pStyle w:val="AR6BodyText"/>
        <w:rPr>
          <w:lang w:val="en-GB"/>
        </w:rPr>
      </w:pPr>
      <w:bookmarkStart w:id="7486" w:name="_Hlk66793529"/>
      <w:r w:rsidRPr="000128A3">
        <w:rPr>
          <w:lang w:val="en-GB"/>
        </w:rPr>
        <w:t>In order to fully derive climate impacts, warming levels will need to be complemented by additional information, such as their associated CO</w:t>
      </w:r>
      <w:r w:rsidRPr="000128A3">
        <w:rPr>
          <w:vertAlign w:val="subscript"/>
          <w:lang w:val="en-GB"/>
        </w:rPr>
        <w:t>2</w:t>
      </w:r>
      <w:r w:rsidRPr="000128A3">
        <w:rPr>
          <w:lang w:val="en-GB"/>
        </w:rPr>
        <w:t xml:space="preserve"> concentrations (e.g., fertilization or ocean acidification), composition of the total radiative forcing (aerosols </w:t>
      </w:r>
      <w:del w:id="7487" w:author="Ian Blenkinsop" w:date="2021-07-09T15:57:00Z">
        <w:r w:rsidRPr="000128A3" w:rsidDel="00B3746C">
          <w:rPr>
            <w:lang w:val="en-GB"/>
          </w:rPr>
          <w:delText xml:space="preserve">vs </w:delText>
        </w:r>
      </w:del>
      <w:ins w:id="7488" w:author="Ian Blenkinsop" w:date="2021-07-09T15:57:00Z">
        <w:r w:rsidR="00B3746C">
          <w:rPr>
            <w:lang w:val="en-GB"/>
          </w:rPr>
          <w:t>compared with</w:t>
        </w:r>
        <w:r w:rsidR="00B3746C" w:rsidRPr="000128A3">
          <w:rPr>
            <w:lang w:val="en-GB"/>
          </w:rPr>
          <w:t xml:space="preserve"> </w:t>
        </w:r>
      </w:ins>
      <w:del w:id="7489" w:author="Ian Blenkinsop" w:date="2021-07-09T15:56:00Z">
        <w:r w:rsidRPr="000128A3" w:rsidDel="00B3746C">
          <w:rPr>
            <w:lang w:val="en-GB"/>
          </w:rPr>
          <w:delText>greenhouse gases</w:delText>
        </w:r>
      </w:del>
      <w:ins w:id="7490" w:author="Ian Blenkinsop" w:date="2021-07-09T15:56:00Z">
        <w:r w:rsidR="00B3746C">
          <w:rPr>
            <w:lang w:val="en-GB"/>
          </w:rPr>
          <w:t>GHGs</w:t>
        </w:r>
      </w:ins>
      <w:r w:rsidRPr="000128A3">
        <w:rPr>
          <w:lang w:val="en-GB"/>
        </w:rPr>
        <w:t>, with varying regional distributions) or socio</w:t>
      </w:r>
      <w:ins w:id="7491" w:author="Ian Blenkinsop" w:date="2021-07-09T15:57:00Z">
        <w:r w:rsidR="00B3746C">
          <w:rPr>
            <w:lang w:val="en-GB"/>
          </w:rPr>
          <w:t>-</w:t>
        </w:r>
      </w:ins>
      <w:r w:rsidRPr="000128A3">
        <w:rPr>
          <w:lang w:val="en-GB"/>
        </w:rPr>
        <w:t xml:space="preserve">economic conditions (e.g., to estimate societal impacts). More fundamentally, while a </w:t>
      </w:r>
      <w:r w:rsidR="00296752">
        <w:rPr>
          <w:lang w:val="en-GB"/>
        </w:rPr>
        <w:t xml:space="preserve">global </w:t>
      </w:r>
      <w:r w:rsidRPr="000128A3">
        <w:rPr>
          <w:lang w:val="en-GB"/>
        </w:rPr>
        <w:t>warming level is a good proxy for the state of the climate (Cross-Chapter Box 11.1</w:t>
      </w:r>
      <w:del w:id="7492" w:author="Ian Blenkinsop" w:date="2021-07-09T15:57:00Z">
        <w:r w:rsidRPr="000128A3" w:rsidDel="00A14437">
          <w:rPr>
            <w:lang w:val="en-GB"/>
          </w:rPr>
          <w:delText xml:space="preserve"> in Chapter 11</w:delText>
        </w:r>
      </w:del>
      <w:r w:rsidRPr="000128A3">
        <w:rPr>
          <w:lang w:val="en-GB"/>
        </w:rPr>
        <w:t xml:space="preserve">), it does not uniquely define a change in global or regional climate state. For example, regional precipitation responses depend on the details of the individual forcing mechanisms that caused the change </w:t>
      </w:r>
      <w:r>
        <w:fldChar w:fldCharType="begin" w:fldLock="1"/>
      </w:r>
      <w:r w:rsidR="00E81B0B">
        <w:rPr>
          <w:lang w:val="en-GB"/>
        </w:rPr>
        <w:instrText>ADDIN CSL_CITATION { "citationItems" : [ { "id" : "ITEM-1", "itemData" : { "DOI" : "10.1002/2016GL068064", "ISSN" : "0094-8276", "author" : [ { "dropping-particle" : "", "family" : "Samset", "given" : "B. H.", "non-dropping-particle" : "", "parse-names" : false, "suffix" : "" }, { "dropping-particle" : "", "family" : "Myhre", "given" : "G.", "non-dropping-particle" : "", "parse-names" : false, "suffix" : "" }, { "dropping-particle" : "", "family" : "Forster", "given" : "P. M.", "non-dropping-particle" : "", "parse-names" : false, "suffix" : "" }, { "dropping-particle" : "", "family" : "Hodnebrog", "given" : "\u00d8.", "non-dropping-particle" : "", "parse-names" : false, "suffix" : "" }, { "dropping-particle" : "", "family" : "Andrews", "given" : "T.", "non-dropping-particle" : "", "parse-names" : false, "suffix" : "" }, { "dropping-particle" : "", "family" : "Faluvegi", "given" : "G.", "non-dropping-particle" : "", "parse-names" : false, "suffix" : "" }, { "dropping-particle" : "", "family" : "Fl\u00e4schner", "given" : "D.", "non-dropping-particle" : "", "parse-names" : false, "suffix" : "" }, { "dropping-particle" : "", "family" : "Kasoar", "given" : "M.", "non-dropping-particle" : "", "parse-names" : false, "suffix" : "" }, { "dropping-particle" : "", "family" : "Kharin", "given" : "V.", "non-dropping-particle" : "", "parse-names" : false, "suffix" : "" }, { "dropping-particle" : "", "family" : "Kirkev\u00e5g", "given" : "A.", "non-dropping-particle" : "", "parse-names" : false, "suffix" : "" }, { "dropping-particle" : "", "family" : "Lamarque", "given" : "J.\u2010F.", "non-dropping-particle" : "", "parse-names" : false, "suffix" : "" }, { "dropping-particle" : "", "family" : "Olivi\u00e9", "given" : "D.", "non-dropping-particle" : "", "parse-names" : false, "suffix" : "" }, { "dropping-particle" : "", "family" : "Richardson", "given" : "T.", "non-dropping-particle" : "", "parse-names" : false, "suffix" : "" }, { "dropping-particle" : "", "family" : "Shindell", "given" : "D.", "non-dropping-particle" : "", "parse-names" : false, "suffix" : "" }, { "dropping-particle" : "", "family" : "Shine", "given" : "K. P.", "non-dropping-particle" : "", "parse-names" : false, "suffix" : "" }, { "dropping-particle" : "", "family" : "Takemura", "given" : "T.", "non-dropping-particle" : "", "parse-names" : false, "suffix" : "" }, { "dropping-particle" : "", "family" : "Voulgarakis", "given" : "A.", "non-dropping-particle" : "", "parse-names" : false, "suffix" : "" } ], "container-title" : "Geophysical Research Letters", "id" : "ITEM-1", "issue" : "6", "issued" : { "date-parts" : [ [ "2016", "3", "28" ] ] }, "page" : "2782-2791", "title" : "Fast and slow precipitation responses to individual climate forcers: A PDRMIP multimodel study", "translator" : [ { "dropping-particle" : "", "family" : "H3876", "given" : "", "non-dropping-particle" : "", "parse-names" : false, "suffix" : "" } ], "type" : "article-journal", "volume" : "43" }, "uris" : [ "http://www.mendeley.com/documents/?uuid=b64fad12-3b6e-4f54-b57c-3931fa27cbd5" ] } ], "mendeley" : { "formattedCitation" : "(Samset et al., 2016)", "plainTextFormattedCitation" : "(Samset et al., 2016)", "previouslyFormattedCitation" : "(Samset et al., 2016)" }, "properties" : { "noteIndex" : 0 }, "schema" : "https://github.com/citation-style-language/schema/raw/master/csl-citation.json" }</w:instrText>
      </w:r>
      <w:r>
        <w:fldChar w:fldCharType="separate"/>
      </w:r>
      <w:ins w:id="7493" w:author="Robin Matthews" w:date="2021-05-18T16:08:00Z">
        <w:r w:rsidR="00602365">
          <w:rPr>
            <w:noProof/>
            <w:lang w:val="en-GB"/>
          </w:rPr>
          <w:t>(Samset et al., 2016)</w:t>
        </w:r>
      </w:ins>
      <w:del w:id="7494" w:author="Robin Matthews" w:date="2021-05-18T16:08:00Z">
        <w:r w:rsidRPr="000128A3" w:rsidDel="00602365">
          <w:rPr>
            <w:noProof/>
            <w:lang w:val="en-GB"/>
          </w:rPr>
          <w:delText>(Samset et al., 2016)</w:delText>
        </w:r>
      </w:del>
      <w:r>
        <w:fldChar w:fldCharType="end"/>
      </w:r>
      <w:del w:id="7495" w:author="Ian Blenkinsop" w:date="2021-07-09T15:57:00Z">
        <w:r w:rsidRPr="000128A3" w:rsidDel="00A14437">
          <w:rPr>
            <w:lang w:val="en-GB"/>
          </w:rPr>
          <w:delText>,</w:delText>
        </w:r>
      </w:del>
      <w:ins w:id="7496" w:author="Ian Blenkinsop" w:date="2021-07-09T15:57:00Z">
        <w:r w:rsidR="00A14437">
          <w:rPr>
            <w:lang w:val="en-GB"/>
          </w:rPr>
          <w:t>;</w:t>
        </w:r>
      </w:ins>
      <w:r w:rsidRPr="000128A3">
        <w:rPr>
          <w:lang w:val="en-GB"/>
        </w:rPr>
        <w:t xml:space="preserve"> on whether the temperature level is stabilized or transient </w:t>
      </w:r>
      <w:r>
        <w:fldChar w:fldCharType="begin" w:fldLock="1"/>
      </w:r>
      <w:r w:rsidR="00E81B0B">
        <w:rPr>
          <w:lang w:val="en-GB"/>
        </w:rPr>
        <w:instrText>ADDIN CSL_CITATION { "citationItems" : [ { "id" : "ITEM-1", "itemData" : { "DOI" : "10.1038/s41558-019-0658-7", "ISSN" : "1758-678X", "author" : [ { "dropping-particle" : "", "family" : "King", "given" : "Andrew D.", "non-dropping-particle" : "", "parse-names" : false, "suffix" : "" }, { "dropping-particle" : "", "family" : "Lane", "given" : "Todd P.", "non-dropping-particle" : "", "parse-names" : false, "suffix" : "" }, { "dropping-particle" : "", "family" : "Henley", "given" : "Benjamin J.", "non-dropping-particle" : "", "parse-names" : false, "suffix" : "" }, { "dropping-particle" : "", "family" : "Brown", "given" : "Josephine R.", "non-dropping-particle" : "", "parse-names" : false, "suffix" : "" } ], "container-title" : "Nature Climate Change", "id" : "ITEM-1", "issue" : "1", "issued" : { "date-parts" : [ [ "2020", "1", "23" ] ] }, "page" : "42-47", "title" : "Global and regional impacts differ between transient and equilibrium warmer worlds", "translator" : [ { "dropping-particle" : "", "family" : "H4157", "given" : "", "non-dropping-particle" : "", "parse-names" : false, "suffix" : "" } ], "type" : "article-journal", "volume" : "10" }, "uris" : [ "http://www.mendeley.com/documents/?uuid=58f76002-8df6-42d9-9c33-e7d960f3f83b" ] }, { "id" : "ITEM-2", "itemData" : { "DOI" : "10.1073/pnas.1911015117", "ISSN" : "0027-8424", "abstract" : "Greenhouse gas (GHG) emissions affect precipitation worldwide. The response is commonly described by two timescales linked to different processes: a rapid adjustment to radiative forcing, followed by a slower response to surface warming. However, additional timescales exist in the surface-warming response, tied to the time evolution of the sea-surface-temperature (SST) response. Here, we show that in climate model projections, the rapid adjustment and surface mean warming are insufficient to explain the time evolution of the hydro-climate response in three key Mediterranean-like areas\u2014namely, California, Chile, and the Mediterranean. The time evolution of those responses critically depends on distinct shifts in the regional atmospheric circulation associated with the existence of distinct fast and slow SST warming patterns. As a result, Mediterranean and Chilean drying are in quasiequilibrium with GHG concentrations, meaning that the drying will not continue after GHG concentrations are stabilized, whereas California wetting will largely emerge only after GHG concentrations are stabilized. The rapid adjustment contributes to a reduction in precipitation, but has a limited impact on the balance between precipitation and evaporation. In these Mediterranean-like regions, future hydro-climate\u2013related impacts will be substantially modulated by the time evolution of the pattern of SST warming that is realized in the real world.", "author" : [ { "dropping-particle" : "", "family" : "Zappa", "given" : "Giuseppe", "non-dropping-particle" : "", "parse-names" : false, "suffix" : "" }, { "dropping-particle" : "", "family" : "Ceppi", "given" : "Paulo", "non-dropping-particle" : "", "parse-names" : false, "suffix" : "" }, { "dropping-particle" : "", "family" : "Shepherd", "given" : "Theodore G.", "non-dropping-particle" : "", "parse-names" : false, "suffix" : "" } ], "container-title" : "Proceedings of the National Academy of Sciences", "id" : "ITEM-2", "issue" : "9", "issued" : { "date-parts" : [ [ "2020", "3", "3" ] ] }, "page" : "4539-4545", "title" : "Time-evolving sea-surface warming patterns modulate the climate change response of subtropical precipitation over land", "translator" : [ { "dropping-particle" : "", "family" : "H4161", "given" : "", "non-dropping-particle" : "", "parse-names" : false, "suffix" : "" } ], "type" : "article-journal", "volume" : "117" }, "uris" : [ "http://www.mendeley.com/documents/?uuid=2c460aeb-ee6d-4bb0-afa2-3a2a39661dbf" ] } ], "mendeley" : { "formattedCitation" : "(King et al., 2020; Zappa et al., 2020)", "plainTextFormattedCitation" : "(King et al., 2020; Zappa et al., 2020)", "previouslyFormattedCitation" : "(King et al., 2020; Zappa et al., 2020)" }, "properties" : { "noteIndex" : 0 }, "schema" : "https://github.com/citation-style-language/schema/raw/master/csl-citation.json" }</w:instrText>
      </w:r>
      <w:r>
        <w:fldChar w:fldCharType="separate"/>
      </w:r>
      <w:ins w:id="7497" w:author="Robin Matthews" w:date="2021-05-18T16:08:00Z">
        <w:r w:rsidR="00602365">
          <w:rPr>
            <w:noProof/>
            <w:lang w:val="en-GB"/>
          </w:rPr>
          <w:t>(King et al., 2020; Zappa et al., 2020)</w:t>
        </w:r>
      </w:ins>
      <w:del w:id="7498" w:author="Robin Matthews" w:date="2021-05-18T16:08:00Z">
        <w:r w:rsidRPr="000128A3" w:rsidDel="00602365">
          <w:rPr>
            <w:noProof/>
            <w:lang w:val="en-GB"/>
          </w:rPr>
          <w:delText>(King et al., 2020; Zappa et al., 2020)</w:delText>
        </w:r>
      </w:del>
      <w:r>
        <w:fldChar w:fldCharType="end"/>
      </w:r>
      <w:del w:id="7499" w:author="Ian Blenkinsop" w:date="2021-07-09T15:58:00Z">
        <w:r w:rsidRPr="000128A3" w:rsidDel="00A14437">
          <w:rPr>
            <w:lang w:val="en-GB"/>
          </w:rPr>
          <w:delText>,</w:delText>
        </w:r>
      </w:del>
      <w:ins w:id="7500" w:author="Ian Blenkinsop" w:date="2021-07-09T15:58:00Z">
        <w:r w:rsidR="00A14437">
          <w:rPr>
            <w:lang w:val="en-GB"/>
          </w:rPr>
          <w:t>;</w:t>
        </w:r>
      </w:ins>
      <w:r w:rsidRPr="000128A3">
        <w:rPr>
          <w:lang w:val="en-GB"/>
        </w:rPr>
        <w:t xml:space="preserve"> on the vertical structure of the troposphere </w:t>
      </w:r>
      <w:r>
        <w:fldChar w:fldCharType="begin" w:fldLock="1"/>
      </w:r>
      <w:r w:rsidR="00A94565">
        <w:rPr>
          <w:lang w:val="en-GB"/>
        </w:rPr>
        <w:instrText>ADDIN CSL_CITATION { "citationItems" : [ { "id" : "ITEM-1", "itemData" : { "DOI" : "10.1029/2010GL043991", "ISSN" : "00948276", "author" : [ { "dropping-particle" : "", "family" : "Andrews", "given" : "Timothy", "non-dropping-particle" : "", "parse-names" : false, "suffix" : "" }, { "dropping-particle" : "", "family" : "Forster", "given" : "Piers M.", "non-dropping-particle" : "", "parse-names" : false, "suffix" : "" }, { "dropping-particle" : "", "family" : "Boucher", "given" : "Olivier", "non-dropping-particle" : "", "parse-names" : false, "suffix" : "" }, { "dropping-particle" : "", "family" : "Bellouin", "given" : "Nicolas", "non-dropping-particle" : "", "parse-names" : false, "suffix" : "" }, { "dropping-particle" : "", "family" : "Jones", "given" : "Andy", "non-dropping-particle" : "", "parse-names" : false, "suffix" : "" } ], "container-title" : "Geophysical Research Letters", "id" : "ITEM-1", "issue" : "14", "issued" : { "date-parts" : [ [ "2010", "7", "1" ] ] }, "page" : "L14701", "publisher" : "John Wiley &amp; Sons, Ltd", "title" : "Precipitation, radiative forcing and global temperature change", "translator" : [ { "dropping-particle" : "", "family" : "H2691", "given" : "", "non-dropping-particle" : "", "parse-names" : false, "suffix" : "" } ], "type" : "article-journal", "volume" : "37" }, "uris" : [ "http://www.mendeley.com/documents/?uuid=798bd8d0-1140-3ca7-8945-f526d4369dae" ] } ], "mendeley" : { "formattedCitation" : "(Andrews et al., 2010)", "plainTextFormattedCitation" : "(Andrews et al., 2010)", "previouslyFormattedCitation" : "(Andrews et al., 2010)" }, "properties" : { "noteIndex" : 0 }, "schema" : "https://github.com/citation-style-language/schema/raw/master/csl-citation.json" }</w:instrText>
      </w:r>
      <w:r>
        <w:fldChar w:fldCharType="separate"/>
      </w:r>
      <w:ins w:id="7501" w:author="Robin Matthews" w:date="2021-05-18T16:08:00Z">
        <w:r w:rsidR="00602365">
          <w:rPr>
            <w:noProof/>
            <w:lang w:val="en-GB"/>
          </w:rPr>
          <w:t>(Andrews et al., 2010)</w:t>
        </w:r>
      </w:ins>
      <w:del w:id="7502" w:author="Robin Matthews" w:date="2021-05-18T16:08:00Z">
        <w:r w:rsidRPr="000128A3" w:rsidDel="00602365">
          <w:rPr>
            <w:noProof/>
            <w:lang w:val="en-GB"/>
          </w:rPr>
          <w:delText>(Andrews et al., 2010)</w:delText>
        </w:r>
      </w:del>
      <w:r>
        <w:fldChar w:fldCharType="end"/>
      </w:r>
      <w:del w:id="7503" w:author="Ian Blenkinsop" w:date="2021-07-09T15:58:00Z">
        <w:r w:rsidRPr="000128A3" w:rsidDel="00A14437">
          <w:rPr>
            <w:lang w:val="en-GB"/>
          </w:rPr>
          <w:delText>,</w:delText>
        </w:r>
      </w:del>
      <w:ins w:id="7504" w:author="Ian Blenkinsop" w:date="2021-07-09T15:58:00Z">
        <w:r w:rsidR="00A14437">
          <w:rPr>
            <w:lang w:val="en-GB"/>
          </w:rPr>
          <w:t>;</w:t>
        </w:r>
      </w:ins>
      <w:r w:rsidRPr="000128A3">
        <w:rPr>
          <w:lang w:val="en-GB"/>
        </w:rPr>
        <w:t xml:space="preserve"> and, in particular, on the global distribution of atmospheric aerosols </w:t>
      </w:r>
      <w:r>
        <w:fldChar w:fldCharType="begin" w:fldLock="1"/>
      </w:r>
      <w:r w:rsidR="00E81B0B">
        <w:rPr>
          <w:lang w:val="en-GB"/>
        </w:rPr>
        <w:instrText>ADDIN CSL_CITATION { "citationItems" : [ { "id" : "ITEM-1", "itemData" : { "DOI" : "10.1175/JCLI-D-11-00199.1", "ISSN" : "0894-8755", "abstract" : "AbstractA new approach to probabilistic projections of regional climate change is introduced. It builds on the already established quasi-linear relation between global-mean temperature and regional climate change found in atmosphere\u2013ocean general circulation models (AOGCMs). The new approach simultaneously 1) takes correlations between temperature- and precipitation-related uncertainty distributions into account, 2) enables the inclusion of predictors other than global-mean temperature, and 3) checks for the interscenario and interrun variability of the scaling relationships. This study tests the effectiveness of SOx and black carbon emissions and greenhouse gas forcings as additional predictors of precipitation changes. The future precipitation response is found to deviate substantially from the linear relationship with global-mean temperature change in some regions; thereby, the two main limitations of a simple linear scaling approach, namely having to rely on exogenous aerosol experiments (or ignoring ...", "author" : [ { "dropping-particle" : "", "family" : "Frieler", "given" : "Katja", "non-dropping-particle" : "", "parse-names" : false, "suffix" : "" }, { "dropping-particle" : "", "family" : "Meinshausen", "given" : "Malte", "non-dropping-particle" : "", "parse-names" : false, "suffix" : "" }, { "dropping-particle" : "", "family" : "Mengel", "given" : "Matthias", "non-dropping-particle" : "", "parse-names" : false, "suffix" : "" }, { "dropping-particle" : "", "family" : "Braun", "given" : "Nadine", "non-dropping-particle" : "", "parse-names" : false, "suffix" : "" }, { "dropping-particle" : "", "family" : "Hare", "given" : "William", "non-dropping-particle" : "", "parse-names" : false, "suffix" : "" }, { "dropping-particle" : "", "family" : "Frieler", "given" : "Katja", "non-dropping-particle" : "", "parse-names" : false, "suffix" : "" }, { "dropping-particle" : "", "family" : "Meinshausen", "given" : "Malte", "non-dropping-particle" : "", "parse-names" : false, "suffix" : "" }, { "dropping-particle" : "", "family" : "Mengel", "given" : "Matthias", "non-dropping-particle" : "", "parse-names" : false, "suffix" : "" }, { "dropping-particle" : "", "family" : "Braun", "given" : "Nadine", "non-dropping-particle" : "", "parse-names" : false, "suffix" : "" }, { "dropping-particle" : "", "family" : "Hare", "given" : "William", "non-dropping-particle" : "", "parse-names" : false, "suffix" : "" } ], "container-title" : "Journal of Climate", "id" : "ITEM-1", "issue" : "9", "issued" : { "date-parts" : [ [ "2012", "5", "8" ] ] }, "page" : "3117-3144", "title" : "A Scaling Approach to Probabilistic Assessment of Regional Climate Change", "translator" : [ { "dropping-particle" : "", "family" : "H2690", "given" : "", "non-dropping-particle" : "", "parse-names" : false, "suffix" : "" } ], "type" : "article-journal", "volume" : "25" }, "uris" : [ "http://www.mendeley.com/documents/?uuid=14d89412-c702-3137-a9a4-08cf3deb9376" ] } ], "mendeley" : { "formattedCitation" : "(Frieler et al., 2012)", "plainTextFormattedCitation" : "(Frieler et al., 2012)", "previouslyFormattedCitation" : "(Frieler et al., 2012)" }, "properties" : { "noteIndex" : 0 }, "schema" : "https://github.com/citation-style-language/schema/raw/master/csl-citation.json" }</w:instrText>
      </w:r>
      <w:r>
        <w:fldChar w:fldCharType="separate"/>
      </w:r>
      <w:ins w:id="7505" w:author="Robin Matthews" w:date="2021-05-18T16:08:00Z">
        <w:r w:rsidR="00602365">
          <w:rPr>
            <w:noProof/>
            <w:lang w:val="en-GB"/>
          </w:rPr>
          <w:t>(Frieler et al., 2012)</w:t>
        </w:r>
      </w:ins>
      <w:del w:id="7506" w:author="Robin Matthews" w:date="2021-05-18T16:08:00Z">
        <w:r w:rsidRPr="000128A3" w:rsidDel="00602365">
          <w:rPr>
            <w:noProof/>
            <w:lang w:val="en-GB"/>
          </w:rPr>
          <w:delText>(Frieler et al., 2012)</w:delText>
        </w:r>
      </w:del>
      <w:r>
        <w:fldChar w:fldCharType="end"/>
      </w:r>
      <w:r w:rsidRPr="000128A3">
        <w:rPr>
          <w:lang w:val="en-GB"/>
        </w:rPr>
        <w:t xml:space="preserve">. Another aspect is how Earth system components with </w:t>
      </w:r>
      <w:del w:id="7507" w:author="Ian Blenkinsop" w:date="2021-07-09T16:00:00Z">
        <w:r w:rsidRPr="000128A3" w:rsidDel="00A3795C">
          <w:rPr>
            <w:lang w:val="en-GB"/>
          </w:rPr>
          <w:delText xml:space="preserve">century </w:delText>
        </w:r>
      </w:del>
      <w:ins w:id="7508" w:author="Ian Blenkinsop" w:date="2021-07-09T16:00:00Z">
        <w:r w:rsidR="00A3795C" w:rsidRPr="000128A3">
          <w:rPr>
            <w:lang w:val="en-GB"/>
          </w:rPr>
          <w:t>century</w:t>
        </w:r>
        <w:r w:rsidR="00A3795C">
          <w:rPr>
            <w:lang w:val="en-GB"/>
          </w:rPr>
          <w:t>-</w:t>
        </w:r>
      </w:ins>
      <w:del w:id="7509" w:author="Ian Blenkinsop" w:date="2021-07-09T16:00:00Z">
        <w:r w:rsidRPr="000128A3" w:rsidDel="00A3795C">
          <w:rPr>
            <w:lang w:val="en-GB"/>
          </w:rPr>
          <w:delText xml:space="preserve">to </w:delText>
        </w:r>
      </w:del>
      <w:ins w:id="7510" w:author="Ian Blenkinsop" w:date="2021-07-09T16:00:00Z">
        <w:r w:rsidR="00A3795C" w:rsidRPr="000128A3">
          <w:rPr>
            <w:lang w:val="en-GB"/>
          </w:rPr>
          <w:t>to</w:t>
        </w:r>
        <w:r w:rsidR="00A3795C">
          <w:rPr>
            <w:lang w:val="en-GB"/>
          </w:rPr>
          <w:t>-</w:t>
        </w:r>
      </w:ins>
      <w:r w:rsidRPr="000128A3">
        <w:rPr>
          <w:lang w:val="en-GB"/>
        </w:rPr>
        <w:t>millennial response time</w:t>
      </w:r>
      <w:ins w:id="7511" w:author="Ian Blenkinsop" w:date="2021-07-09T16:00:00Z">
        <w:r w:rsidR="00A3795C">
          <w:rPr>
            <w:lang w:val="en-GB"/>
          </w:rPr>
          <w:t xml:space="preserve"> </w:t>
        </w:r>
      </w:ins>
      <w:r w:rsidRPr="000128A3">
        <w:rPr>
          <w:lang w:val="en-GB"/>
        </w:rPr>
        <w:t xml:space="preserve">scales, such as long-term sea level rise or permafrost thaw, are affected by global mean warming. For example, sea level rise 50 years after a 1°C warming will be lower than sea level rise 150 years after that same 1°C warming (Chapter 9). </w:t>
      </w:r>
    </w:p>
    <w:bookmarkEnd w:id="7486"/>
    <w:p w14:paraId="48C4541C" w14:textId="77777777" w:rsidR="006409E5" w:rsidRPr="000128A3" w:rsidRDefault="006409E5" w:rsidP="006409E5">
      <w:pPr>
        <w:pStyle w:val="AR6BodyText"/>
        <w:rPr>
          <w:lang w:val="en-GB"/>
        </w:rPr>
      </w:pPr>
    </w:p>
    <w:p w14:paraId="2EDB8E84" w14:textId="6EA5BE94" w:rsidR="006409E5" w:rsidRPr="000128A3" w:rsidRDefault="006409E5" w:rsidP="006409E5">
      <w:pPr>
        <w:pStyle w:val="AR6BodyText"/>
        <w:rPr>
          <w:lang w:val="en-GB"/>
        </w:rPr>
      </w:pPr>
      <w:bookmarkStart w:id="7512" w:name="_Hlk66793682"/>
      <w:r w:rsidRPr="000128A3">
        <w:rPr>
          <w:lang w:val="en-GB"/>
        </w:rPr>
        <w:t xml:space="preserve">Also, forcing or response patterns that vary in time can create differences in regional climates for the same global mean warming level, or can create non-linearities when scaling patterns from one warming level to another </w:t>
      </w:r>
      <w:r>
        <w:fldChar w:fldCharType="begin" w:fldLock="1"/>
      </w:r>
      <w:r w:rsidR="00E81B0B">
        <w:rPr>
          <w:lang w:val="en-GB"/>
        </w:rPr>
        <w:instrText>ADDIN CSL_CITATION { "citationItems" : [ { "id" : "ITEM-1", "itemData" : { "DOI" : "10.1175/JCLI-D-17-0649.1", "ISSN" : "0894-8755", "abstract" : "Given the Paris Agreement it is imperative there is greater understanding of the consequences of limiting global warming to the target 1.5\u00b0 and 2\u00b0C levels above preindustrial conditions. It is challenging to quantify changes across a small increment of global warming, so a pattern-scaling approach may be considered. Here we investigate the validity of such an approach by comprehensively examining how well local temperatures and warming trends in a 1.5\u00b0C world predict local temperatures at global warming of 2\u00b0C. Ensembles of transient coupled climate simulations from multiple models under different scenarios were compared and individual model responses were analyzed. For many places, the multimodel forced response of seasonal-average temperatures is approximately linear with global warming between 1.5\u00b0 and 2\u00b0C. However, individual model results vary and large contributions from nonlinear changes in unforced variability or the forced response cannot be ruled out. In some regions, such as East Asia, models simulate substantially greater warming than is expected from linear scaling. Examining East Asia during boreal summer, we find that increased warming in the simulated 2\u00b0C world relative to scaling up from 1.5\u00b0C is related to reduced anthropogenic aerosol emissions. Our findings suggest that, where forcings other than those due to greenhouse gas emissions change, the warming experienced in a 1.5\u00b0C world is a poor predictor for local climate at 2\u00b0C of global warming. In addition to the analysis of the linearity in the forced climate change signal, we find that natural variability remains a substantial contribution to uncertainty at these low-warming targets.", "author" : [ { "dropping-particle" : "", "family" : "King", "given" : "Andrew D.", "non-dropping-particle" : "", "parse-names" : false, "suffix" : "" }, { "dropping-particle" : "", "family" : "Knutti", "given" : "Reto", "non-dropping-particle" : "", "parse-names" : false, "suffix" : "" }, { "dropping-particle" : "", "family" : "Uhe", "given" : "Peter", "non-dropping-particle" : "", "parse-names" : false, "suffix" : "" }, { "dropping-particle" : "", "family" : "Mitchell", "given" : "Daniel M.", "non-dropping-particle" : "", "parse-names" : false, "suffix" : "" }, { "dropping-particle" : "", "family" : "Lewis", "given" : "Sophie C.", "non-dropping-particle" : "", "parse-names" : false, "suffix" : "" }, { "dropping-particle" : "", "family" : "Arblaster", "given" : "Julie M.", "non-dropping-particle" : "", "parse-names" : false, "suffix" : "" }, { "dropping-particle" : "", "family" : "Freychet", "given" : "Nicolas", "non-dropping-particle" : "", "parse-names" : false, "suffix" : "" } ], "container-title" : "Journal of Climate", "id" : "ITEM-1", "issue" : "18", "issued" : { "date-parts" : [ [ "2018", "9", "15" ] ] }, "page" : "7495-7514", "title" : "On the Linearity of Local and Regional Temperature Changes from 1.5\u00b0C to 2\u00b0C of Global Warming", "translator" : [ { "dropping-particle" : "", "family" : "H4151", "given" : "", "non-dropping-particle" : "", "parse-names" : false, "suffix" : "" } ], "type" : "article-journal", "volume" : "31" }, "uris" : [ "http://www.mendeley.com/documents/?uuid=1f9ae5e7-26c7-49a7-a387-05de6597d7ea" ] } ], "mendeley" : { "formattedCitation" : "(King et al., 2018)", "plainTextFormattedCitation" : "(King et al., 2018)", "previouslyFormattedCitation" : "(King et al., 2018)" }, "properties" : { "noteIndex" : 0 }, "schema" : "https://github.com/citation-style-language/schema/raw/master/csl-citation.json" }</w:instrText>
      </w:r>
      <w:r>
        <w:fldChar w:fldCharType="separate"/>
      </w:r>
      <w:ins w:id="7513" w:author="Robin Matthews" w:date="2021-05-18T16:08:00Z">
        <w:r w:rsidR="00602365">
          <w:rPr>
            <w:noProof/>
            <w:lang w:val="en-GB"/>
          </w:rPr>
          <w:t>(King et al., 2018)</w:t>
        </w:r>
      </w:ins>
      <w:del w:id="7514" w:author="Robin Matthews" w:date="2021-05-18T16:08:00Z">
        <w:r w:rsidRPr="000128A3" w:rsidDel="00602365">
          <w:rPr>
            <w:noProof/>
            <w:lang w:val="en-GB"/>
          </w:rPr>
          <w:delText>(King et al., 2018)</w:delText>
        </w:r>
      </w:del>
      <w:r>
        <w:fldChar w:fldCharType="end"/>
      </w:r>
      <w:r w:rsidRPr="000128A3">
        <w:rPr>
          <w:lang w:val="en-GB"/>
        </w:rPr>
        <w:t xml:space="preserve">, depending on whether near-term transient climate, end of the century, equilibrium climate or climate states after an initial overshoot are considered. </w:t>
      </w:r>
    </w:p>
    <w:p w14:paraId="37F71759" w14:textId="77777777" w:rsidR="006409E5" w:rsidRPr="000128A3" w:rsidRDefault="006409E5" w:rsidP="006409E5">
      <w:pPr>
        <w:pStyle w:val="AR6BodyText"/>
        <w:rPr>
          <w:lang w:val="en-GB"/>
        </w:rPr>
      </w:pPr>
    </w:p>
    <w:p w14:paraId="5D7C1F9A" w14:textId="586CB48C" w:rsidR="006409E5" w:rsidRPr="000128A3" w:rsidRDefault="006409E5" w:rsidP="003519D1">
      <w:pPr>
        <w:pStyle w:val="AR6BodyText"/>
        <w:rPr>
          <w:lang w:val="en-GB"/>
        </w:rPr>
      </w:pPr>
      <w:r w:rsidRPr="000128A3">
        <w:rPr>
          <w:lang w:val="en-GB"/>
        </w:rPr>
        <w:t>In spite of these challenges, and thanks to recent methodological advances in quantifying or overcoming them, global warming levels provide a robust and useful integration mechanism. They allow knowledge from various domains within WGI and across the three WGs to be integrated and communicated (</w:t>
      </w:r>
      <w:del w:id="7515" w:author="Ian Blenkinsop" w:date="2021-07-09T16:01:00Z">
        <w:r w:rsidRPr="000128A3" w:rsidDel="00A3795C">
          <w:rPr>
            <w:lang w:val="en-GB"/>
          </w:rPr>
          <w:delText xml:space="preserve">Cross </w:delText>
        </w:r>
      </w:del>
      <w:ins w:id="7516" w:author="Ian Blenkinsop" w:date="2021-07-09T16:01:00Z">
        <w:r w:rsidR="00A3795C" w:rsidRPr="000128A3">
          <w:rPr>
            <w:lang w:val="en-GB"/>
          </w:rPr>
          <w:t>Cross</w:t>
        </w:r>
        <w:r w:rsidR="00A3795C">
          <w:rPr>
            <w:lang w:val="en-GB"/>
          </w:rPr>
          <w:t>-</w:t>
        </w:r>
      </w:ins>
      <w:r w:rsidRPr="000128A3">
        <w:rPr>
          <w:lang w:val="en-GB"/>
        </w:rPr>
        <w:t xml:space="preserve">Chapter Box 11.1). In this report, Chapters 4, 8, 11, 12 and the Atlas provide information specific to certain warming </w:t>
      </w:r>
      <w:r w:rsidRPr="000128A3">
        <w:rPr>
          <w:lang w:val="en-GB"/>
        </w:rPr>
        <w:lastRenderedPageBreak/>
        <w:t>levels, highlighting the regional differences, but also the approximate scalability of regional climate change, that can arise from even a 0.5°C shift in global</w:t>
      </w:r>
      <w:del w:id="7517" w:author="Ian Blenkinsop" w:date="2021-07-09T16:03:00Z">
        <w:r w:rsidRPr="000128A3" w:rsidDel="00A3795C">
          <w:rPr>
            <w:lang w:val="en-GB"/>
          </w:rPr>
          <w:delText>-</w:delText>
        </w:r>
      </w:del>
      <w:ins w:id="7518" w:author="Ian Blenkinsop" w:date="2021-07-09T16:03:00Z">
        <w:r w:rsidR="00A3795C">
          <w:rPr>
            <w:lang w:val="en-GB"/>
          </w:rPr>
          <w:t xml:space="preserve"> </w:t>
        </w:r>
      </w:ins>
      <w:r w:rsidRPr="000128A3">
        <w:rPr>
          <w:lang w:val="en-GB"/>
        </w:rPr>
        <w:t>mean temperatures. Furthermore, building on WGI insights into physical climate system responses (Cross-Chapter Box 7.1</w:t>
      </w:r>
      <w:del w:id="7519" w:author="Ian Blenkinsop" w:date="2021-07-09T16:03:00Z">
        <w:r w:rsidRPr="000128A3" w:rsidDel="00A3795C">
          <w:rPr>
            <w:lang w:val="en-GB"/>
          </w:rPr>
          <w:delText xml:space="preserve"> in Chapter 7</w:delText>
        </w:r>
      </w:del>
      <w:r w:rsidRPr="000128A3">
        <w:rPr>
          <w:lang w:val="en-GB"/>
        </w:rPr>
        <w:t>), WGIII will use peak and end-of-century global warming levels to classify a broad set of scenarios.</w:t>
      </w:r>
    </w:p>
    <w:bookmarkEnd w:id="7512"/>
    <w:p w14:paraId="07491B99" w14:textId="1AB45FF3" w:rsidR="003519D1" w:rsidRPr="000128A3" w:rsidRDefault="003519D1" w:rsidP="003519D1">
      <w:pPr>
        <w:pStyle w:val="AR6BodyText"/>
        <w:rPr>
          <w:lang w:val="en-GB"/>
        </w:rPr>
      </w:pPr>
    </w:p>
    <w:p w14:paraId="14D1BCEE" w14:textId="77777777" w:rsidR="003519D1" w:rsidRPr="008B78B0" w:rsidRDefault="003519D1" w:rsidP="003519D1">
      <w:pPr>
        <w:pStyle w:val="AR6BodyText"/>
        <w:rPr>
          <w:lang w:val="en-US"/>
        </w:rPr>
      </w:pPr>
    </w:p>
    <w:p w14:paraId="796F41A6" w14:textId="2EF6FAF3" w:rsidR="006409E5" w:rsidRPr="003519D1" w:rsidRDefault="006409E5" w:rsidP="00294F83">
      <w:pPr>
        <w:pStyle w:val="AR6Chap1Level2111"/>
        <w:pBdr>
          <w:top w:val="nil"/>
          <w:left w:val="nil"/>
          <w:bottom w:val="nil"/>
          <w:right w:val="nil"/>
          <w:between w:val="nil"/>
        </w:pBdr>
        <w:rPr>
          <w:color w:val="000000"/>
        </w:rPr>
      </w:pPr>
      <w:bookmarkStart w:id="7520" w:name="_2bn6wsx" w:colFirst="0" w:colLast="0"/>
      <w:bookmarkStart w:id="7521" w:name="_Toc69950026"/>
      <w:bookmarkEnd w:id="7520"/>
      <w:r>
        <w:t xml:space="preserve">Cumulative </w:t>
      </w:r>
      <w:del w:id="7522" w:author="Ian Blenkinsop" w:date="2021-07-12T15:10:00Z">
        <w:r w:rsidDel="00F274BD">
          <w:delText>CO</w:delText>
        </w:r>
        <w:r w:rsidRPr="003519D1" w:rsidDel="00F274BD">
          <w:rPr>
            <w:vertAlign w:val="subscript"/>
          </w:rPr>
          <w:delText>2</w:delText>
        </w:r>
        <w:r w:rsidDel="00F274BD">
          <w:delText xml:space="preserve"> </w:delText>
        </w:r>
      </w:del>
      <w:ins w:id="7523" w:author="Ian Blenkinsop" w:date="2021-07-12T15:10:00Z">
        <w:r w:rsidR="00F274BD">
          <w:t xml:space="preserve">Carbon Dioxide </w:t>
        </w:r>
      </w:ins>
      <w:del w:id="7524" w:author="Ian Blenkinsop" w:date="2021-07-09T16:04:00Z">
        <w:r w:rsidDel="00A3795C">
          <w:delText>emissions</w:delText>
        </w:r>
      </w:del>
      <w:bookmarkEnd w:id="7521"/>
      <w:ins w:id="7525" w:author="Ian Blenkinsop" w:date="2021-07-09T16:04:00Z">
        <w:r w:rsidR="00A3795C">
          <w:t>Emissions</w:t>
        </w:r>
      </w:ins>
    </w:p>
    <w:p w14:paraId="715DA291" w14:textId="77777777" w:rsidR="007F1F02" w:rsidRDefault="007F1F02" w:rsidP="006409E5">
      <w:pPr>
        <w:pStyle w:val="AR6BodyText"/>
      </w:pPr>
    </w:p>
    <w:p w14:paraId="3C36859A" w14:textId="6D15586B" w:rsidR="006409E5" w:rsidRPr="000128A3" w:rsidRDefault="006409E5" w:rsidP="006409E5">
      <w:pPr>
        <w:pStyle w:val="AR6BodyText"/>
        <w:rPr>
          <w:lang w:val="en-GB"/>
        </w:rPr>
      </w:pPr>
      <w:bookmarkStart w:id="7526" w:name="_Hlk66793820"/>
      <w:r w:rsidRPr="000128A3">
        <w:rPr>
          <w:lang w:val="en-GB"/>
        </w:rPr>
        <w:t xml:space="preserve">The </w:t>
      </w:r>
      <w:ins w:id="7527" w:author="Ian Blenkinsop" w:date="2021-07-09T16:04:00Z">
        <w:r w:rsidR="00A3795C" w:rsidRPr="000128A3">
          <w:rPr>
            <w:lang w:val="en-GB"/>
          </w:rPr>
          <w:t>AR5</w:t>
        </w:r>
        <w:r w:rsidR="00A3795C">
          <w:rPr>
            <w:lang w:val="en-GB"/>
          </w:rPr>
          <w:t xml:space="preserve"> </w:t>
        </w:r>
      </w:ins>
      <w:r w:rsidRPr="000128A3">
        <w:rPr>
          <w:lang w:val="en-GB"/>
        </w:rPr>
        <w:t xml:space="preserve">WGI </w:t>
      </w:r>
      <w:del w:id="7528" w:author="Ian Blenkinsop" w:date="2021-07-09T16:04:00Z">
        <w:r w:rsidRPr="000128A3" w:rsidDel="00A3795C">
          <w:rPr>
            <w:lang w:val="en-GB"/>
          </w:rPr>
          <w:delText xml:space="preserve">AR5 </w:delText>
        </w:r>
      </w:del>
      <w:r w:rsidR="00BA4436">
        <w:fldChar w:fldCharType="begin" w:fldLock="1"/>
      </w:r>
      <w:r w:rsidR="00A94565">
        <w:rPr>
          <w:lang w:val="en-GB"/>
        </w:rPr>
        <w:instrText>ADDIN CSL_CITATION { "citationItems" : [ { "id" : "ITEM-1", "itemData" : { "DOI" : "10.1017/CBO9781107415324.004", "ISBN" : "9781107661820", "author" : [ { "dropping-particle" : "", "family" : "IPCC", "given" : "", "non-dropping-particle" : "", "parse-names" : false, "suffix" : "" } ], "editor" : [ { "dropping-particle" : "", "family" : "Stocker", "given" : "T.F.",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"P.M.", "non-dropping-particle" : "", "parse-names" : false, "suffix" : "" } ], "id" : "ITEM-1", "issued" : { "date-parts" : [ [ "2013" ] ] }, "number-of-pages" : "1535", "publisher" : "Cambridge University Press", "publisher-place" : "Cambridge, United Kingdom and New York, NY, USA", "title" : "Climate Change 2013: The Physical Science Basis. Contribution of Working Group I to the Fifth Assessment Report of the Intergovernmental Panel on Climate Change", "translator" : [ { "dropping-particle" : "", "family" : "H4704", "given" : "Rt12", "non-dropping-particle" : "", "parse-names" : false, "suffix" : "" } ], "type" : "report" }, "uris" : [ "http://www.mendeley.com/documents/?uuid=20985b92-cfdd-47ac-93e2-af70e27d838b" ] } ], "mendeley" : { "formattedCitation" : "(IPCC, 2013a)", "plainTextFormattedCitation" : "(IPCC, 2013a)", "previouslyFormattedCitation" : "(IPCC, 2013a)" }, "properties" : { "noteIndex" : 0 }, "schema" : "https://github.com/citation-style-language/schema/raw/master/csl-citation.json" }</w:instrText>
      </w:r>
      <w:r w:rsidR="00BA4436">
        <w:fldChar w:fldCharType="separate"/>
      </w:r>
      <w:ins w:id="7529" w:author="Robin Matthews" w:date="2021-05-18T16:08:00Z">
        <w:r w:rsidR="00602365">
          <w:rPr>
            <w:noProof/>
            <w:lang w:val="en-GB"/>
          </w:rPr>
          <w:t>(IPCC, 2013a)</w:t>
        </w:r>
      </w:ins>
      <w:del w:id="7530" w:author="Robin Matthews" w:date="2021-05-18T16:08:00Z">
        <w:r w:rsidR="00BA4436" w:rsidRPr="000128A3" w:rsidDel="00602365">
          <w:rPr>
            <w:noProof/>
            <w:lang w:val="en-GB"/>
          </w:rPr>
          <w:delText>(IPCC, 2013a)</w:delText>
        </w:r>
      </w:del>
      <w:r w:rsidR="00BA4436">
        <w:fldChar w:fldCharType="end"/>
      </w:r>
      <w:r w:rsidRPr="000128A3">
        <w:rPr>
          <w:lang w:val="en-GB"/>
        </w:rPr>
        <w:t xml:space="preserve"> and </w:t>
      </w:r>
      <w:del w:id="7531" w:author="Ian Blenkinsop" w:date="2021-07-09T16:04:00Z">
        <w:r w:rsidRPr="000128A3" w:rsidDel="00A3795C">
          <w:rPr>
            <w:lang w:val="en-GB"/>
          </w:rPr>
          <w:delText xml:space="preserve">the </w:delText>
        </w:r>
      </w:del>
      <w:r w:rsidRPr="000128A3">
        <w:rPr>
          <w:lang w:val="en-GB"/>
        </w:rPr>
        <w:t xml:space="preserve">SR1.5 </w:t>
      </w:r>
      <w:r w:rsidR="00102338">
        <w:fldChar w:fldCharType="begin" w:fldLock="1"/>
      </w:r>
      <w:r w:rsidR="00A94565">
        <w:rPr>
          <w:lang w:val="en-GB"/>
        </w:rPr>
        <w:instrText>ADDIN CSL_CITATION { "citationItems" : [ { "id" : "ITEM-1", "itemData" : { "DOI" : "https://www.ipcc.ch/sr15",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"H2627", "given" : "Rt12", "non-dropping-particle" : "", "parse-names" : false, "suffix" : "" } ], "type" : "report" }, "uris" : [ "http://www.mendeley.com/documents/?uuid=f66dda96-9de8-43b3-bfb8-9baf95af1c24" ] } ], "mendeley" : { "formattedCitation" : "(IPCC, 2018)", "plainTextFormattedCitation" : "(IPCC, 2018)", "previouslyFormattedCitation" : "(IPCC, 2018)" }, "properties" : { "noteIndex" : 0 }, "schema" : "https://github.com/citation-style-language/schema/raw/master/csl-citation.json" }</w:instrText>
      </w:r>
      <w:r w:rsidR="00102338">
        <w:fldChar w:fldCharType="separate"/>
      </w:r>
      <w:ins w:id="7532" w:author="Robin Matthews" w:date="2021-05-18T16:08:00Z">
        <w:r w:rsidR="00602365">
          <w:rPr>
            <w:noProof/>
            <w:lang w:val="en-GB"/>
          </w:rPr>
          <w:t>(IPCC, 2018)</w:t>
        </w:r>
      </w:ins>
      <w:del w:id="7533" w:author="Robin Matthews" w:date="2021-05-18T16:08:00Z">
        <w:r w:rsidR="00CB3230" w:rsidRPr="000128A3" w:rsidDel="00602365">
          <w:rPr>
            <w:noProof/>
            <w:lang w:val="en-GB"/>
          </w:rPr>
          <w:delText>(IPCC, 2018)</w:delText>
        </w:r>
      </w:del>
      <w:r w:rsidR="00102338">
        <w:fldChar w:fldCharType="end"/>
      </w:r>
      <w:r w:rsidRPr="000128A3">
        <w:rPr>
          <w:lang w:val="en-GB"/>
        </w:rPr>
        <w:t xml:space="preserve"> highlighted the near-linear relationship between cumulative </w:t>
      </w:r>
      <w:commentRangeStart w:id="7534"/>
      <w:r w:rsidRPr="000128A3">
        <w:rPr>
          <w:lang w:val="en-GB"/>
        </w:rPr>
        <w:t xml:space="preserve">carbon </w:t>
      </w:r>
      <w:commentRangeEnd w:id="7534"/>
      <w:r w:rsidR="00D92338">
        <w:rPr>
          <w:rStyle w:val="CommentReference"/>
        </w:rPr>
        <w:commentReference w:id="7534"/>
      </w:r>
      <w:r w:rsidRPr="000128A3">
        <w:rPr>
          <w:lang w:val="en-GB"/>
        </w:rPr>
        <w:t>emissions and global mean warming (Section</w:t>
      </w:r>
      <w:ins w:id="7535" w:author="Ian Blenkinsop" w:date="2021-07-09T16:06:00Z">
        <w:r w:rsidR="00D92338">
          <w:rPr>
            <w:lang w:val="en-GB"/>
          </w:rPr>
          <w:t>s</w:t>
        </w:r>
      </w:ins>
      <w:r w:rsidRPr="000128A3">
        <w:rPr>
          <w:lang w:val="en-GB"/>
        </w:rPr>
        <w:t xml:space="preserve"> 1.3</w:t>
      </w:r>
      <w:del w:id="7536" w:author="Ian Blenkinsop" w:date="2021-07-09T16:06:00Z">
        <w:r w:rsidRPr="000128A3" w:rsidDel="00D92338">
          <w:rPr>
            <w:lang w:val="en-GB"/>
          </w:rPr>
          <w:delText xml:space="preserve">; </w:delText>
        </w:r>
      </w:del>
      <w:ins w:id="7537" w:author="Ian Blenkinsop" w:date="2021-07-09T16:06:00Z">
        <w:r w:rsidR="00D92338">
          <w:rPr>
            <w:lang w:val="en-GB"/>
          </w:rPr>
          <w:t xml:space="preserve"> and</w:t>
        </w:r>
        <w:r w:rsidR="00D92338" w:rsidRPr="000128A3">
          <w:rPr>
            <w:lang w:val="en-GB"/>
          </w:rPr>
          <w:t xml:space="preserve"> </w:t>
        </w:r>
      </w:ins>
      <w:del w:id="7538" w:author="Ian Blenkinsop" w:date="2021-07-09T16:06:00Z">
        <w:r w:rsidRPr="000128A3" w:rsidDel="00D92338">
          <w:rPr>
            <w:lang w:val="en-GB"/>
          </w:rPr>
          <w:delText xml:space="preserve">Section </w:delText>
        </w:r>
      </w:del>
      <w:r w:rsidRPr="000128A3">
        <w:rPr>
          <w:lang w:val="en-GB"/>
        </w:rPr>
        <w:t>5.5). This implies that continued CO</w:t>
      </w:r>
      <w:r w:rsidRPr="000128A3">
        <w:rPr>
          <w:vertAlign w:val="subscript"/>
          <w:lang w:val="en-GB"/>
        </w:rPr>
        <w:t>2</w:t>
      </w:r>
      <w:r w:rsidRPr="000128A3">
        <w:rPr>
          <w:lang w:val="en-GB"/>
        </w:rPr>
        <w:t xml:space="preserve"> emissions will cause further warming and changes in </w:t>
      </w:r>
      <w:r w:rsidRPr="00296752">
        <w:rPr>
          <w:lang w:val="en-GB"/>
        </w:rPr>
        <w:t>all</w:t>
      </w:r>
      <w:r w:rsidRPr="000128A3">
        <w:rPr>
          <w:lang w:val="en-GB"/>
        </w:rPr>
        <w:t xml:space="preserve"> components of the climate system, independent of any specific scenario or pathway. This is captured in the TCRE concept, which relates CO</w:t>
      </w:r>
      <w:r w:rsidRPr="000128A3">
        <w:rPr>
          <w:vertAlign w:val="subscript"/>
          <w:lang w:val="en-GB"/>
        </w:rPr>
        <w:t>2</w:t>
      </w:r>
      <w:r w:rsidRPr="000128A3">
        <w:rPr>
          <w:lang w:val="en-GB"/>
        </w:rPr>
        <w:t xml:space="preserve">-induced global mean warming to cumulative </w:t>
      </w:r>
      <w:commentRangeStart w:id="7539"/>
      <w:r w:rsidRPr="000128A3">
        <w:rPr>
          <w:lang w:val="en-GB"/>
        </w:rPr>
        <w:t xml:space="preserve">carbon </w:t>
      </w:r>
      <w:commentRangeEnd w:id="7539"/>
      <w:r w:rsidR="00D92338">
        <w:rPr>
          <w:rStyle w:val="CommentReference"/>
        </w:rPr>
        <w:commentReference w:id="7539"/>
      </w:r>
      <w:r w:rsidRPr="000128A3">
        <w:rPr>
          <w:lang w:val="en-GB"/>
        </w:rPr>
        <w:t xml:space="preserve">emissions (Chapter 5). This </w:t>
      </w:r>
      <w:r w:rsidR="00296752">
        <w:rPr>
          <w:lang w:val="en-GB"/>
        </w:rPr>
        <w:t>R</w:t>
      </w:r>
      <w:r w:rsidRPr="000128A3">
        <w:rPr>
          <w:lang w:val="en-GB"/>
        </w:rPr>
        <w:t>eport thus uses cumulative CO</w:t>
      </w:r>
      <w:r w:rsidRPr="000128A3">
        <w:rPr>
          <w:vertAlign w:val="subscript"/>
          <w:lang w:val="en-GB"/>
        </w:rPr>
        <w:t>2</w:t>
      </w:r>
      <w:r w:rsidRPr="000128A3">
        <w:rPr>
          <w:lang w:val="en-GB"/>
        </w:rPr>
        <w:t xml:space="preserve"> emissions to compare </w:t>
      </w:r>
      <w:r w:rsidR="00296752">
        <w:rPr>
          <w:lang w:val="en-GB"/>
        </w:rPr>
        <w:t>the climate response</w:t>
      </w:r>
      <w:r w:rsidR="00296752" w:rsidRPr="000128A3">
        <w:rPr>
          <w:lang w:val="en-GB"/>
        </w:rPr>
        <w:t xml:space="preserve"> </w:t>
      </w:r>
      <w:r w:rsidRPr="000128A3">
        <w:rPr>
          <w:lang w:val="en-GB"/>
        </w:rPr>
        <w:t xml:space="preserve">across scenarios, and to </w:t>
      </w:r>
      <w:del w:id="7540" w:author="Ian Blenkinsop" w:date="2021-07-09T16:07:00Z">
        <w:r w:rsidRPr="000128A3" w:rsidDel="00D92338">
          <w:rPr>
            <w:lang w:val="en-GB"/>
          </w:rPr>
          <w:delText xml:space="preserve">categorise </w:delText>
        </w:r>
      </w:del>
      <w:ins w:id="7541" w:author="Ian Blenkinsop" w:date="2021-07-09T16:07:00Z">
        <w:r w:rsidR="00D92338" w:rsidRPr="000128A3">
          <w:rPr>
            <w:lang w:val="en-GB"/>
          </w:rPr>
          <w:t>categori</w:t>
        </w:r>
        <w:r w:rsidR="00D92338">
          <w:rPr>
            <w:lang w:val="en-GB"/>
          </w:rPr>
          <w:t>z</w:t>
        </w:r>
        <w:r w:rsidR="00D92338" w:rsidRPr="000128A3">
          <w:rPr>
            <w:lang w:val="en-GB"/>
          </w:rPr>
          <w:t xml:space="preserve">e </w:t>
        </w:r>
      </w:ins>
      <w:r w:rsidRPr="000128A3">
        <w:rPr>
          <w:lang w:val="en-GB"/>
        </w:rPr>
        <w:t>emission</w:t>
      </w:r>
      <w:ins w:id="7542" w:author="Ian Blenkinsop" w:date="2021-07-09T16:07:00Z">
        <w:r w:rsidR="00D92338">
          <w:rPr>
            <w:lang w:val="en-GB"/>
          </w:rPr>
          <w:t>s</w:t>
        </w:r>
      </w:ins>
      <w:r w:rsidRPr="000128A3">
        <w:rPr>
          <w:lang w:val="en-GB"/>
        </w:rPr>
        <w:t xml:space="preserve"> scenarios (Figure 1.29). The advantage of using cumulative CO</w:t>
      </w:r>
      <w:r w:rsidRPr="000128A3">
        <w:rPr>
          <w:vertAlign w:val="subscript"/>
          <w:lang w:val="en-GB"/>
        </w:rPr>
        <w:t>2</w:t>
      </w:r>
      <w:r w:rsidRPr="000128A3">
        <w:rPr>
          <w:lang w:val="en-GB"/>
        </w:rPr>
        <w:t xml:space="preserve"> emissions is that it is an inherent emission</w:t>
      </w:r>
      <w:ins w:id="7543" w:author="Ian Blenkinsop" w:date="2021-07-09T16:07:00Z">
        <w:r w:rsidR="00D92338">
          <w:rPr>
            <w:lang w:val="en-GB"/>
          </w:rPr>
          <w:t>s</w:t>
        </w:r>
      </w:ins>
      <w:r w:rsidRPr="000128A3">
        <w:rPr>
          <w:lang w:val="en-GB"/>
        </w:rPr>
        <w:t xml:space="preserve"> scenario characteristic rather than an outcome of the scenario-based projections, where uncertainties in the cause</w:t>
      </w:r>
      <w:del w:id="7544" w:author="Ian Blenkinsop" w:date="2021-07-09T16:08:00Z">
        <w:r w:rsidRPr="000128A3" w:rsidDel="00D92338">
          <w:rPr>
            <w:lang w:val="en-GB"/>
          </w:rPr>
          <w:delText>-</w:delText>
        </w:r>
      </w:del>
      <w:ins w:id="7545" w:author="Ian Blenkinsop" w:date="2021-07-09T16:08:00Z">
        <w:r w:rsidR="00D92338">
          <w:rPr>
            <w:lang w:val="en-GB"/>
          </w:rPr>
          <w:t>–</w:t>
        </w:r>
      </w:ins>
      <w:r w:rsidRPr="000128A3">
        <w:rPr>
          <w:lang w:val="en-GB"/>
        </w:rPr>
        <w:t xml:space="preserve">effect chain </w:t>
      </w:r>
      <w:ins w:id="7546" w:author="Ian Blenkinsop" w:date="2021-07-09T16:08:00Z">
        <w:r w:rsidR="00D92338">
          <w:rPr>
            <w:lang w:val="en-GB"/>
          </w:rPr>
          <w:t xml:space="preserve">– </w:t>
        </w:r>
      </w:ins>
      <w:r w:rsidRPr="000128A3">
        <w:rPr>
          <w:lang w:val="en-GB"/>
        </w:rPr>
        <w:t xml:space="preserve">from emissions to atmospheric concentrations to temperature change </w:t>
      </w:r>
      <w:ins w:id="7547" w:author="Ian Blenkinsop" w:date="2021-07-09T16:08:00Z">
        <w:r w:rsidR="00D92338">
          <w:rPr>
            <w:lang w:val="en-GB"/>
          </w:rPr>
          <w:t xml:space="preserve">– </w:t>
        </w:r>
      </w:ins>
      <w:r w:rsidRPr="000128A3">
        <w:rPr>
          <w:lang w:val="en-GB"/>
        </w:rPr>
        <w:t xml:space="preserve">are important. </w:t>
      </w:r>
    </w:p>
    <w:p w14:paraId="12B02802" w14:textId="77777777" w:rsidR="006409E5" w:rsidRPr="000128A3" w:rsidRDefault="006409E5" w:rsidP="006409E5">
      <w:pPr>
        <w:pStyle w:val="AR6BodyText"/>
        <w:rPr>
          <w:lang w:val="en-GB"/>
        </w:rPr>
      </w:pPr>
    </w:p>
    <w:p w14:paraId="0AFB9E03" w14:textId="3BCED83A" w:rsidR="006409E5" w:rsidRPr="000128A3" w:rsidRDefault="006409E5" w:rsidP="006409E5">
      <w:pPr>
        <w:pStyle w:val="AR6BodyText"/>
        <w:rPr>
          <w:lang w:val="en-GB"/>
        </w:rPr>
      </w:pPr>
      <w:r w:rsidRPr="000128A3">
        <w:rPr>
          <w:lang w:val="en-GB"/>
        </w:rPr>
        <w:t xml:space="preserve">There is also a close relationship between cumulative total </w:t>
      </w:r>
      <w:del w:id="7548" w:author="Ian Blenkinsop" w:date="2021-07-09T16:08:00Z">
        <w:r w:rsidRPr="000128A3" w:rsidDel="00D92338">
          <w:rPr>
            <w:lang w:val="en-GB"/>
          </w:rPr>
          <w:delText xml:space="preserve">greenhouse gas </w:delText>
        </w:r>
      </w:del>
      <w:ins w:id="7549" w:author="Ian Blenkinsop" w:date="2021-07-09T16:08:00Z">
        <w:r w:rsidR="00D92338">
          <w:rPr>
            <w:lang w:val="en-GB"/>
          </w:rPr>
          <w:t xml:space="preserve">GHG </w:t>
        </w:r>
      </w:ins>
      <w:r w:rsidRPr="000128A3">
        <w:rPr>
          <w:lang w:val="en-GB"/>
        </w:rPr>
        <w:t>emissions and cumulative CO</w:t>
      </w:r>
      <w:r w:rsidRPr="000128A3">
        <w:rPr>
          <w:vertAlign w:val="subscript"/>
          <w:lang w:val="en-GB"/>
        </w:rPr>
        <w:t>2</w:t>
      </w:r>
      <w:r w:rsidRPr="000128A3">
        <w:rPr>
          <w:lang w:val="en-GB"/>
        </w:rPr>
        <w:t xml:space="preserve"> emissions for scenarios in the SR1.5 scenario database</w:t>
      </w:r>
      <w:r w:rsidR="00102338" w:rsidRPr="000128A3">
        <w:rPr>
          <w:lang w:val="en-GB"/>
        </w:rPr>
        <w:t xml:space="preserve"> </w:t>
      </w:r>
      <w:ins w:id="7550" w:author="Ian Blenkinsop" w:date="2021-07-09T16:08:00Z">
        <w:r w:rsidR="00D92338">
          <w:rPr>
            <w:lang w:val="en-GB"/>
          </w:rPr>
          <w:t>(</w:t>
        </w:r>
        <w:r w:rsidR="00D92338" w:rsidRPr="000128A3">
          <w:rPr>
            <w:lang w:val="en-GB"/>
          </w:rPr>
          <w:t>Figure 1.29</w:t>
        </w:r>
        <w:r w:rsidR="00D92338">
          <w:rPr>
            <w:lang w:val="en-GB"/>
          </w:rPr>
          <w:t xml:space="preserve">; </w:t>
        </w:r>
      </w:ins>
      <w:r w:rsidR="00102338">
        <w:fldChar w:fldCharType="begin" w:fldLock="1"/>
      </w:r>
      <w:r w:rsidR="00A94565">
        <w:rPr>
          <w:lang w:val="en-GB"/>
        </w:rPr>
        <w:instrText>ADDIN CSL_CITATION { "citationItems" : [ { "id" : "ITEM-1", "itemData" : { "DOI" : "https://www.ipcc.ch/sr15",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"H2627", "given" : "Rt12", "non-dropping-particle" : "", "parse-names" : false, "suffix" : "" } ], "type" : "report" }, "uris" : [ "http://www.mendeley.com/documents/?uuid=f66dda96-9de8-43b3-bfb8-9baf95af1c24" ] } ], "mendeley" : { "formattedCitation" : "(IPCC, 2018)", "manualFormatting" : "(IPCC, 2018", "plainTextFormattedCitation" : "(IPCC, 2018)", "previouslyFormattedCitation" : "(IPCC, 2018)" }, "properties" : { "noteIndex" : 0 }, "schema" : "https://github.com/citation-style-language/schema/raw/master/csl-citation.json" }</w:instrText>
      </w:r>
      <w:r w:rsidR="00102338">
        <w:fldChar w:fldCharType="separate"/>
      </w:r>
      <w:ins w:id="7551" w:author="Robin Matthews" w:date="2021-05-18T16:08:00Z">
        <w:del w:id="7552" w:author="Ian Blenkinsop" w:date="2021-07-09T16:08:00Z">
          <w:r w:rsidR="00602365" w:rsidDel="00D92338">
            <w:rPr>
              <w:noProof/>
              <w:lang w:val="en-GB"/>
            </w:rPr>
            <w:delText>(</w:delText>
          </w:r>
        </w:del>
        <w:r w:rsidR="00602365">
          <w:rPr>
            <w:noProof/>
            <w:lang w:val="en-GB"/>
          </w:rPr>
          <w:t>IPCC, 2018</w:t>
        </w:r>
      </w:ins>
      <w:del w:id="7553" w:author="Robin Matthews" w:date="2021-05-18T16:08:00Z">
        <w:r w:rsidR="00CB3230" w:rsidRPr="000128A3" w:rsidDel="00602365">
          <w:rPr>
            <w:noProof/>
            <w:lang w:val="en-GB"/>
          </w:rPr>
          <w:delText>(IPCC, 2018</w:delText>
        </w:r>
      </w:del>
      <w:r w:rsidR="00102338">
        <w:fldChar w:fldCharType="end"/>
      </w:r>
      <w:del w:id="7554" w:author="Ian Blenkinsop" w:date="2021-07-09T16:08:00Z">
        <w:r w:rsidRPr="000128A3" w:rsidDel="00D92338">
          <w:rPr>
            <w:lang w:val="en-GB"/>
          </w:rPr>
          <w:delText>; Figure 1.29</w:delText>
        </w:r>
      </w:del>
      <w:r w:rsidRPr="000128A3">
        <w:rPr>
          <w:lang w:val="en-GB"/>
        </w:rPr>
        <w:t>). The dominance of CO</w:t>
      </w:r>
      <w:r w:rsidRPr="000128A3">
        <w:rPr>
          <w:vertAlign w:val="subscript"/>
          <w:lang w:val="en-GB"/>
        </w:rPr>
        <w:t>2</w:t>
      </w:r>
      <w:r w:rsidRPr="000128A3">
        <w:rPr>
          <w:lang w:val="en-GB"/>
        </w:rPr>
        <w:t xml:space="preserve"> </w:t>
      </w:r>
      <w:bookmarkStart w:id="7555" w:name="_Hlk66793899"/>
      <w:bookmarkEnd w:id="7526"/>
      <w:r w:rsidRPr="000128A3">
        <w:rPr>
          <w:lang w:val="en-GB"/>
        </w:rPr>
        <w:t xml:space="preserve">compared to other well-mixed </w:t>
      </w:r>
      <w:del w:id="7556" w:author="Ian Blenkinsop" w:date="2021-07-09T16:09:00Z">
        <w:r w:rsidR="00296752" w:rsidDel="00D92338">
          <w:rPr>
            <w:lang w:val="en-GB"/>
          </w:rPr>
          <w:delText>greenhouse gases</w:delText>
        </w:r>
        <w:r w:rsidRPr="000128A3" w:rsidDel="00D92338">
          <w:rPr>
            <w:lang w:val="en-GB"/>
          </w:rPr>
          <w:delText xml:space="preserve"> </w:delText>
        </w:r>
      </w:del>
      <w:ins w:id="7557" w:author="Ian Blenkinsop" w:date="2021-07-09T16:09:00Z">
        <w:r w:rsidR="00D92338">
          <w:rPr>
            <w:lang w:val="en-GB"/>
          </w:rPr>
          <w:t xml:space="preserve">GHGs </w:t>
        </w:r>
      </w:ins>
      <w:r w:rsidRPr="000128A3">
        <w:rPr>
          <w:lang w:val="en-GB"/>
        </w:rPr>
        <w:t>(Figure 1.29</w:t>
      </w:r>
      <w:del w:id="7558" w:author="Ian Blenkinsop" w:date="2021-07-09T16:09:00Z">
        <w:r w:rsidRPr="000128A3" w:rsidDel="00D92338">
          <w:rPr>
            <w:lang w:val="en-GB"/>
          </w:rPr>
          <w:delText>; Chapter 5,</w:delText>
        </w:r>
      </w:del>
      <w:ins w:id="7559" w:author="Ian Blenkinsop" w:date="2021-07-09T16:09:00Z">
        <w:r w:rsidR="00D92338">
          <w:rPr>
            <w:lang w:val="en-GB"/>
          </w:rPr>
          <w:t xml:space="preserve"> and</w:t>
        </w:r>
      </w:ins>
      <w:r w:rsidRPr="000128A3">
        <w:rPr>
          <w:lang w:val="en-GB"/>
        </w:rPr>
        <w:t xml:space="preserve"> Section 5.2.4) allows policymakers to make use of the </w:t>
      </w:r>
      <w:commentRangeStart w:id="7560"/>
      <w:r w:rsidRPr="000128A3">
        <w:rPr>
          <w:lang w:val="en-GB"/>
        </w:rPr>
        <w:t>carbon</w:t>
      </w:r>
      <w:commentRangeEnd w:id="7560"/>
      <w:r w:rsidR="00D92338">
        <w:rPr>
          <w:rStyle w:val="CommentReference"/>
        </w:rPr>
        <w:commentReference w:id="7560"/>
      </w:r>
      <w:r w:rsidRPr="000128A3">
        <w:rPr>
          <w:lang w:val="en-GB"/>
        </w:rPr>
        <w:t xml:space="preserve"> budget concept (</w:t>
      </w:r>
      <w:del w:id="7561" w:author="Ian Blenkinsop" w:date="2021-07-09T16:09:00Z">
        <w:r w:rsidRPr="000128A3" w:rsidDel="00D92338">
          <w:rPr>
            <w:lang w:val="en-GB"/>
          </w:rPr>
          <w:delText xml:space="preserve">Chapter 5, </w:delText>
        </w:r>
      </w:del>
      <w:r w:rsidRPr="000128A3">
        <w:rPr>
          <w:lang w:val="en-GB"/>
        </w:rPr>
        <w:t xml:space="preserve">Section 5.5) in a policy context, in which GWP-weighted combinations of multiple </w:t>
      </w:r>
      <w:del w:id="7562" w:author="Ian Blenkinsop" w:date="2021-07-09T16:09:00Z">
        <w:r w:rsidRPr="000128A3" w:rsidDel="00ED1E99">
          <w:rPr>
            <w:lang w:val="en-GB"/>
          </w:rPr>
          <w:delText>greenhouse gases</w:delText>
        </w:r>
      </w:del>
      <w:ins w:id="7563" w:author="Ian Blenkinsop" w:date="2021-07-09T16:09:00Z">
        <w:r w:rsidR="00ED1E99">
          <w:rPr>
            <w:lang w:val="en-GB"/>
          </w:rPr>
          <w:t>GHGs</w:t>
        </w:r>
      </w:ins>
      <w:r w:rsidRPr="000128A3">
        <w:rPr>
          <w:lang w:val="en-GB"/>
        </w:rPr>
        <w:t xml:space="preserve"> are used to define emission</w:t>
      </w:r>
      <w:ins w:id="7564" w:author="Ian Blenkinsop" w:date="2021-07-09T16:09:00Z">
        <w:r w:rsidR="00ED1E99">
          <w:rPr>
            <w:lang w:val="en-GB"/>
          </w:rPr>
          <w:t>s</w:t>
        </w:r>
      </w:ins>
      <w:r w:rsidRPr="000128A3">
        <w:rPr>
          <w:lang w:val="en-GB"/>
        </w:rPr>
        <w:t xml:space="preserve"> targets. A caveat is that cumulative GWP-weighted CO</w:t>
      </w:r>
      <w:r w:rsidRPr="000128A3">
        <w:rPr>
          <w:vertAlign w:val="subscript"/>
          <w:lang w:val="en-GB"/>
        </w:rPr>
        <w:t>2</w:t>
      </w:r>
      <w:r w:rsidRPr="000128A3">
        <w:rPr>
          <w:lang w:val="en-GB"/>
        </w:rPr>
        <w:t xml:space="preserve"> equivalent emissions over the next decades do not yield exactly the same temperature outcomes as the same amount of cumulative CO</w:t>
      </w:r>
      <w:r w:rsidRPr="000128A3">
        <w:rPr>
          <w:vertAlign w:val="subscript"/>
          <w:lang w:val="en-GB"/>
        </w:rPr>
        <w:t>2</w:t>
      </w:r>
      <w:r w:rsidRPr="000128A3">
        <w:rPr>
          <w:lang w:val="en-GB"/>
        </w:rPr>
        <w:t xml:space="preserve"> emissions, because atmospheric perturbation lifetimes of the various </w:t>
      </w:r>
      <w:del w:id="7565" w:author="Ian Blenkinsop" w:date="2021-07-09T16:10:00Z">
        <w:r w:rsidRPr="000128A3" w:rsidDel="001F6EC4">
          <w:rPr>
            <w:lang w:val="en-GB"/>
          </w:rPr>
          <w:delText>greenhouse gases</w:delText>
        </w:r>
      </w:del>
      <w:ins w:id="7566" w:author="Ian Blenkinsop" w:date="2021-07-09T16:10:00Z">
        <w:r w:rsidR="001F6EC4">
          <w:rPr>
            <w:lang w:val="en-GB"/>
          </w:rPr>
          <w:t>GHGs</w:t>
        </w:r>
      </w:ins>
      <w:r w:rsidRPr="000128A3">
        <w:rPr>
          <w:lang w:val="en-GB"/>
        </w:rPr>
        <w:t xml:space="preserve"> differ. While carbon budgets are not derived using </w:t>
      </w:r>
      <w:bookmarkStart w:id="7567" w:name="_Hlk66793964"/>
      <w:r w:rsidRPr="000128A3">
        <w:rPr>
          <w:lang w:val="en-GB"/>
        </w:rPr>
        <w:t>GWP-weighted emission</w:t>
      </w:r>
      <w:ins w:id="7568" w:author="Ian Blenkinsop" w:date="2021-07-09T16:10:00Z">
        <w:r w:rsidR="001F6EC4">
          <w:rPr>
            <w:lang w:val="en-GB"/>
          </w:rPr>
          <w:t>s</w:t>
        </w:r>
      </w:ins>
      <w:r w:rsidRPr="000128A3">
        <w:rPr>
          <w:lang w:val="en-GB"/>
        </w:rPr>
        <w:t xml:space="preserve"> baskets </w:t>
      </w:r>
      <w:bookmarkEnd w:id="7567"/>
      <w:r w:rsidRPr="000128A3">
        <w:rPr>
          <w:lang w:val="en-GB"/>
        </w:rPr>
        <w:t>but rather by explicit modelling of non-CO</w:t>
      </w:r>
      <w:r w:rsidRPr="000128A3">
        <w:rPr>
          <w:vertAlign w:val="subscript"/>
          <w:lang w:val="en-GB"/>
        </w:rPr>
        <w:t>2</w:t>
      </w:r>
      <w:del w:id="7569" w:author="Ian Blenkinsop" w:date="2021-07-09T16:10:00Z">
        <w:r w:rsidRPr="000128A3" w:rsidDel="001F6EC4">
          <w:rPr>
            <w:lang w:val="en-GB"/>
          </w:rPr>
          <w:delText xml:space="preserve"> </w:delText>
        </w:r>
      </w:del>
      <w:ins w:id="7570" w:author="Ian Blenkinsop" w:date="2021-07-09T16:10:00Z">
        <w:r w:rsidR="001F6EC4">
          <w:rPr>
            <w:lang w:val="en-GB"/>
          </w:rPr>
          <w:t>-</w:t>
        </w:r>
      </w:ins>
      <w:r w:rsidRPr="000128A3">
        <w:rPr>
          <w:lang w:val="en-GB"/>
        </w:rPr>
        <w:t>induced warming (</w:t>
      </w:r>
      <w:del w:id="7571" w:author="Ian Blenkinsop" w:date="2021-07-09T16:11:00Z">
        <w:r w:rsidRPr="000128A3" w:rsidDel="001F6EC4">
          <w:rPr>
            <w:lang w:val="en-GB"/>
          </w:rPr>
          <w:delText xml:space="preserve">Chapter 5, </w:delText>
        </w:r>
      </w:del>
      <w:r w:rsidRPr="000128A3">
        <w:rPr>
          <w:lang w:val="en-GB"/>
        </w:rPr>
        <w:t>Section 5.5</w:t>
      </w:r>
      <w:ins w:id="7572" w:author="Ian Blenkinsop" w:date="2021-07-09T16:11:00Z">
        <w:r w:rsidR="001F6EC4">
          <w:rPr>
            <w:lang w:val="en-GB"/>
          </w:rPr>
          <w:t xml:space="preserve"> and</w:t>
        </w:r>
      </w:ins>
      <w:del w:id="7573" w:author="Ian Blenkinsop" w:date="2021-07-09T16:11:00Z">
        <w:r w:rsidRPr="000128A3" w:rsidDel="001F6EC4">
          <w:rPr>
            <w:lang w:val="en-GB"/>
          </w:rPr>
          <w:delText>;</w:delText>
        </w:r>
      </w:del>
      <w:r w:rsidRPr="000128A3">
        <w:rPr>
          <w:lang w:val="en-GB"/>
        </w:rPr>
        <w:t xml:space="preserve"> Cross-Chapter Box 7.1</w:t>
      </w:r>
      <w:del w:id="7574" w:author="Ian Blenkinsop" w:date="2021-07-09T16:11:00Z">
        <w:r w:rsidRPr="000128A3" w:rsidDel="001F6EC4">
          <w:rPr>
            <w:lang w:val="en-GB"/>
          </w:rPr>
          <w:delText xml:space="preserve"> in Chapter 7</w:delText>
        </w:r>
      </w:del>
      <w:r w:rsidRPr="000128A3">
        <w:rPr>
          <w:lang w:val="en-GB"/>
        </w:rPr>
        <w:t>), the policy frameworks based on GWP-weighted emission</w:t>
      </w:r>
      <w:ins w:id="7575" w:author="Ian Blenkinsop" w:date="2021-07-09T16:11:00Z">
        <w:r w:rsidR="001F6EC4">
          <w:rPr>
            <w:lang w:val="en-GB"/>
          </w:rPr>
          <w:t>s</w:t>
        </w:r>
      </w:ins>
      <w:r w:rsidRPr="000128A3">
        <w:rPr>
          <w:lang w:val="en-GB"/>
        </w:rPr>
        <w:t xml:space="preserve"> baskets can still make use of the insights from remaining cumulative carbon emissions for different warming levels.</w:t>
      </w:r>
    </w:p>
    <w:bookmarkEnd w:id="7555"/>
    <w:p w14:paraId="71E97EED" w14:textId="77777777" w:rsidR="006409E5" w:rsidRPr="000128A3" w:rsidRDefault="006409E5" w:rsidP="006409E5">
      <w:pPr>
        <w:pStyle w:val="AR6BodyText"/>
        <w:rPr>
          <w:lang w:val="en-GB"/>
        </w:rPr>
      </w:pPr>
      <w:r w:rsidRPr="000128A3">
        <w:rPr>
          <w:lang w:val="en-GB"/>
        </w:rPr>
        <w:t xml:space="preserve"> </w:t>
      </w:r>
    </w:p>
    <w:p w14:paraId="25B73FE3" w14:textId="1BB60F60" w:rsidR="006409E5" w:rsidRPr="000128A3" w:rsidRDefault="006409E5" w:rsidP="006409E5">
      <w:pPr>
        <w:pStyle w:val="AR6BodyText"/>
        <w:rPr>
          <w:lang w:val="en-GB"/>
        </w:rPr>
      </w:pPr>
      <w:bookmarkStart w:id="7576" w:name="_Hlk66793998"/>
      <w:r w:rsidRPr="000128A3">
        <w:rPr>
          <w:lang w:val="en-GB"/>
        </w:rPr>
        <w:t>The same cumulative CO</w:t>
      </w:r>
      <w:r w:rsidRPr="000128A3">
        <w:rPr>
          <w:vertAlign w:val="subscript"/>
          <w:lang w:val="en-GB"/>
        </w:rPr>
        <w:t>2</w:t>
      </w:r>
      <w:r w:rsidRPr="000128A3">
        <w:rPr>
          <w:lang w:val="en-GB"/>
        </w:rPr>
        <w:t xml:space="preserve"> emissions could lead to a slightly different level of warming over time (Box 1.4). Rapid emissions followed by steep cuts and potentially net</w:t>
      </w:r>
      <w:del w:id="7577" w:author="Ian Blenkinsop" w:date="2021-07-09T16:13:00Z">
        <w:r w:rsidRPr="000128A3" w:rsidDel="001F6EC4">
          <w:rPr>
            <w:lang w:val="en-GB"/>
          </w:rPr>
          <w:delText>-</w:delText>
        </w:r>
      </w:del>
      <w:ins w:id="7578" w:author="Ian Blenkinsop" w:date="2021-07-09T16:13:00Z">
        <w:r w:rsidR="001F6EC4">
          <w:rPr>
            <w:lang w:val="en-GB"/>
          </w:rPr>
          <w:t xml:space="preserve"> </w:t>
        </w:r>
      </w:ins>
      <w:r w:rsidRPr="000128A3">
        <w:rPr>
          <w:lang w:val="en-GB"/>
        </w:rPr>
        <w:t xml:space="preserve">negative emissions would be </w:t>
      </w:r>
      <w:del w:id="7579" w:author="Ian Blenkinsop" w:date="2021-07-13T15:16:00Z">
        <w:r w:rsidRPr="000128A3" w:rsidDel="00281E0F">
          <w:rPr>
            <w:lang w:val="en-GB"/>
          </w:rPr>
          <w:delText xml:space="preserve">characterised </w:delText>
        </w:r>
      </w:del>
      <w:ins w:id="7580" w:author="Ian Blenkinsop" w:date="2021-07-13T15:16:00Z">
        <w:r w:rsidR="00281E0F" w:rsidRPr="000128A3">
          <w:rPr>
            <w:lang w:val="en-GB"/>
          </w:rPr>
          <w:t>characteri</w:t>
        </w:r>
        <w:r w:rsidR="00281E0F">
          <w:rPr>
            <w:lang w:val="en-GB"/>
          </w:rPr>
          <w:t>z</w:t>
        </w:r>
        <w:r w:rsidR="00281E0F" w:rsidRPr="000128A3">
          <w:rPr>
            <w:lang w:val="en-GB"/>
          </w:rPr>
          <w:t xml:space="preserve">ed </w:t>
        </w:r>
      </w:ins>
      <w:r w:rsidRPr="000128A3">
        <w:rPr>
          <w:lang w:val="en-GB"/>
        </w:rPr>
        <w:t>by a higher maximum warming and faster warming rate, compared with the same cumulative CO</w:t>
      </w:r>
      <w:r w:rsidRPr="000128A3">
        <w:rPr>
          <w:vertAlign w:val="subscript"/>
          <w:lang w:val="en-GB"/>
        </w:rPr>
        <w:t>2</w:t>
      </w:r>
      <w:r w:rsidRPr="000128A3">
        <w:rPr>
          <w:lang w:val="en-GB"/>
        </w:rPr>
        <w:t xml:space="preserve"> emissions spread over a longer period. As further explored in the WGIII assessment, one potential limitation when presenting emission</w:t>
      </w:r>
      <w:ins w:id="7581" w:author="Ian Blenkinsop" w:date="2021-07-09T16:13:00Z">
        <w:r w:rsidR="001F6EC4">
          <w:rPr>
            <w:lang w:val="en-GB"/>
          </w:rPr>
          <w:t>s</w:t>
        </w:r>
      </w:ins>
      <w:r w:rsidRPr="000128A3">
        <w:rPr>
          <w:lang w:val="en-GB"/>
        </w:rPr>
        <w:t xml:space="preserve"> pathway characteristics in cumulative emission</w:t>
      </w:r>
      <w:ins w:id="7582" w:author="Ian Blenkinsop" w:date="2021-07-09T16:14:00Z">
        <w:r w:rsidR="001F6EC4">
          <w:rPr>
            <w:lang w:val="en-GB"/>
          </w:rPr>
          <w:t>s</w:t>
        </w:r>
      </w:ins>
      <w:r w:rsidRPr="000128A3">
        <w:rPr>
          <w:lang w:val="en-GB"/>
        </w:rPr>
        <w:t xml:space="preserve"> budget categories is that path dependencies and lock-in effects (e.g. today’s decisions regarding fossil </w:t>
      </w:r>
      <w:del w:id="7583" w:author="Ian Blenkinsop" w:date="2021-07-09T16:14:00Z">
        <w:r w:rsidRPr="000128A3" w:rsidDel="001F6EC4">
          <w:rPr>
            <w:lang w:val="en-GB"/>
          </w:rPr>
          <w:delText xml:space="preserve">fuel </w:delText>
        </w:r>
      </w:del>
      <w:ins w:id="7584" w:author="Ian Blenkinsop" w:date="2021-07-09T16:14:00Z">
        <w:r w:rsidR="001F6EC4" w:rsidRPr="000128A3">
          <w:rPr>
            <w:lang w:val="en-GB"/>
          </w:rPr>
          <w:t>fuel</w:t>
        </w:r>
        <w:r w:rsidR="001F6EC4">
          <w:rPr>
            <w:lang w:val="en-GB"/>
          </w:rPr>
          <w:t>-</w:t>
        </w:r>
      </w:ins>
      <w:r w:rsidRPr="000128A3">
        <w:rPr>
          <w:lang w:val="en-GB"/>
        </w:rPr>
        <w:t xml:space="preserve">related infrastructure) play an important role in long-term mitigation strategies </w:t>
      </w:r>
      <w:r>
        <w:fldChar w:fldCharType="begin" w:fldLock="1"/>
      </w:r>
      <w:r w:rsidR="00E81B0B">
        <w:rPr>
          <w:lang w:val="en-GB"/>
        </w:rPr>
        <w:instrText>ADDIN CSL_CITATION { "citationItems" : [ { "id" : "ITEM-1", "itemData" : { "DOI" : "10.1126/science.1188566", "ISSN" : "0036-8075", "abstract" : "Slowing climate change requires overcoming inertia in political, technological, and geophysical systems. Of these, only geophysical warming commitment has been quantified. We estimated the commitment to future emissions and warming represented by existing carbon dioxide\u2013emitting devices. We calculated cumulative future emissions of 496 (282 to 701 in lower- and upper-bounding scenarios) gigatonnes of CO 2 from combustion of fossil fuels by existing infrastructure between 2010 and 2060, forcing mean warming of 1.3\u00b0C (1.1\u00b0 to 1.4\u00b0C) above the pre-industrial era and atmospheric concentrations of CO 2 less than 430 parts per million. Because these conditions would likely avoid many key impacts of climate change, we conclude that sources of the most threatening emissions have yet to be built. However, CO 2 -emitting infrastructure will expand unless extraordinary efforts are undertaken to develop alternatives.", "author" : [ { "dropping-particle" : "", "family" : "Davis", "given" : "Steven J.", "non-dropping-particle" : "", "parse-names" : false, "suffix" : "" }, { "dropping-particle" : "", "family" : "Caldeira", "given" : "Ken", "non-dropping-particle" : "", "parse-names" : false, "suffix" : "" }, { "dropping-particle" : "", "family" : "Matthews", "given" : "H. Damon", "non-dropping-particle" : "", "parse-names" : false, "suffix" : "" } ], "container-title" : "Science", "id" : "ITEM-1", "issue" : "5997", "issued" : { "date-parts" : [ [ "2010", "9", "10" ] ] }, "page" : "1330-1333", "title" : "Future CO2 Emissions and Climate Change from Existing Energy Infrastructure", "translator" : [ { "dropping-particle" : "", "family" : "H1910", "given" : "", "non-dropping-particle" : "", "parse-names" : false, "suffix" : "" } ], "type" : "article-journal", "volume" : "329" }, "uris" : [ "http://www.mendeley.com/documents/?uuid=6b348d91-3a3c-4892-9f67-d5b5f12aa718" ] }, { "id" : "ITEM-2", "itemData" : { "DOI" : "10.1038/s41558-018-0198-6", "ISSN" : "1758-678X", "author" : [ { "dropping-particle" : "", "family" : "Luderer", "given" : "Gunnar", "non-dropping-particle" : "", "parse-names" : false, "suffix" : "" }, { "dropping-particle" : "", "family" : "Vrontisi", "given" : "Zoi", "non-dropping-particle" : "", "parse-names" : false, "suffix" : "" }, { "dropping-particle" : "", "family" : "Bertram", "given" : "Christoph", "non-dropping-particle" : "", "parse-names" : false, "suffix" : "" }, { "dropping-particle" : "", "family" : "Edelenbosch", "given" : "Oreane Y.", "non-dropping-particle" : "", "parse-names" : false, "suffix" : "" }, { "dropping-particle" : "", "family" : "Pietzcker", "given" : "Robert C.", "non-dropping-particle" : "", "parse-names" : false, "suffix" : "" }, { "dropping-particle" : "", "family" : "Rogelj", "given" : "Joeri", "non-dropping-particle" : "", "parse-names" : false, "suffix" : "" }, { "dropping-particle" : "", "family" : "Boer", "given" : "Harmen Sytze", "non-dropping-particle" : "De", "parse-names" : false, "suffix" : "" }, { "dropping-particle" : "", "family" : "Drouet", "given" : "Laurent", "non-dropping-particle" : "", "parse-names" : false, "suffix" : "" }, { "dropping-particle" : "", "family" : "Emmerling", "given" : "Johannes", "non-dropping-particle" : "", "parse-names" : false, "suffix" : "" }, { "dropping-particle" : "", "family" : "Fricko", "given" : "Oliver", "non-dropping-particle" : "", "parse-names" : false, "suffix" : "" }, { "dropping-particle" : "", "family" : "Fujimori", "given" : "Shinichiro", "non-dropping-particle" : "", "parse-names" : false, "suffix" : "" }, { "dropping-particle" : "", "family" : "Havl\u00edk", "given" : "Petr", "non-dropping-particle" : "", "parse-names" : false, "suffix" : "" }, { "dropping-particle" : "", "family" : "Iyer", "given" : "Gokul", "non-dropping-particle" : "", "parse-names" : false, "suffix" : "" }, { "dropping-particle" : "", "family" : "Keramidas", "given" : "Kimon", "non-dropping-particle" : "", "parse-names" : false, "suffix" : "" }, { "dropping-particle" : "", "family" : "Kitous", "given" : "Alban", "non-dropping-particle" : "", "parse-names" : false, "suffix" : "" }, { "dropping-particle" : "", "family" : "Pehl", "given" : "Michaja", "non-dropping-particle" : "", "parse-names" : false, "suffix" : "" }, { "dropping-particle" : "", "family" : "Krey", "given" : "Volker", "non-dropping-particle" : "", "parse-names" : false, "suffix" : "" }, { "dropping-particle" : "", "family" : "Riahi", "given" : "Keywan", "non-dropping-particle" : "", "parse-names" : false, "suffix" : "" }, { "dropping-particle" : "", "family" : "Saveyn", "given" : "Bert", "non-dropping-particle" : "", "parse-names" : false, "suffix" : "" }, { "dropping-particle" : "", "family" : "Tavoni", "given" : "Massimo", "non-dropping-particle" : "", "parse-names" : false, "suffix" : "" }, { "dropping-particle" : "", "family" : "Vuuren", "given" : "Detlef P.", "non-dropping-particle" : "Van", "parse-names" : false, "suffix" : "" }, { "dropping-particle" : "", "family" : "Kriegler", "given" : "Elmar", "non-dropping-particle" : "", "parse-names" : false, "suffix" : "" } ], "container-title" : "Nature Climate Change", "id" : "ITEM-2", "issue" : "7", "issued" : { "date-parts" : [ [ "2018", "7", "25" ] ] }, "page" : "626-633", "title" : "Residual fossil CO2 emissions in 1.5\u20132 \u00b0C pathways", "translator" : [ { "dropping-particle" : "", "family" : "H4160", "given" : "", "non-dropping-particle" : "", "parse-names" : false, "suffix" : "" } ], "type" : "article-journal", "volume" : "8" }, "uris" : [ "http://www.mendeley.com/documents/?uuid=6ffb1f60-a6ee-4367-9323-32f56c1f617e" ] } ], "mendeley" : { "formattedCitation" : "(Davis et al., 2010; Luderer et al., 2018)", "plainTextFormattedCitation" : "(Davis et al., 2010; Luderer et al., 2018)", "previouslyFormattedCitation" : "(Davis et al., 2010; Luderer et al., 2018)" }, "properties" : { "noteIndex" : 0 }, "schema" : "https://github.com/citation-style-language/schema/raw/master/csl-citation.json" }</w:instrText>
      </w:r>
      <w:r>
        <w:fldChar w:fldCharType="separate"/>
      </w:r>
      <w:ins w:id="7585" w:author="Robin Matthews" w:date="2021-05-18T16:08:00Z">
        <w:r w:rsidR="00602365">
          <w:rPr>
            <w:noProof/>
            <w:lang w:val="en-GB"/>
          </w:rPr>
          <w:t>(Davis et al., 2010; Luderer et al., 2018)</w:t>
        </w:r>
      </w:ins>
      <w:del w:id="7586" w:author="Robin Matthews" w:date="2021-05-18T16:08:00Z">
        <w:r w:rsidRPr="000128A3" w:rsidDel="00602365">
          <w:rPr>
            <w:noProof/>
            <w:lang w:val="en-GB"/>
          </w:rPr>
          <w:delText>(Davis et al., 2010; Luderer et al., 2018)</w:delText>
        </w:r>
      </w:del>
      <w:r>
        <w:fldChar w:fldCharType="end"/>
      </w:r>
      <w:r w:rsidRPr="000128A3">
        <w:rPr>
          <w:lang w:val="en-GB"/>
        </w:rPr>
        <w:t xml:space="preserve">. Similarly, high emissions early on might imply strongly net negative emissions </w:t>
      </w:r>
      <w:r>
        <w:fldChar w:fldCharType="begin" w:fldLock="1"/>
      </w:r>
      <w:r w:rsidR="00A94565">
        <w:rPr>
          <w:lang w:val="en-GB"/>
        </w:rPr>
        <w:instrText>ADDIN CSL_CITATION { "citationItems" : [ { "id" : "ITEM-1", "itemData" : { "DOI" : "10.1088/1748-9326/aabf9b", "ISSN" : "1748-9326", "author" : [ { "dropping-particle" : "", "family" : "Minx", "given" : "Jan C", "non-dropping-particle" : "", "parse-names" : false, "suffix" : "" }, { "dropping-particle" : "", "family" : "Lamb", "given" : "William F", "non-dropping-particle" : "", "parse-names" : false, "suffix" : "" }, { "dropping-particle" : "", "family" : "Callaghan", "given" : "Max W", "non-dropping-particle" : "", "parse-names" : false, "suffix" : "" }, { "dropping-particle" : "", "family" : "Fuss", "given" : "Sabine", "non-dropping-particle" : "", "parse-names" : false, "suffix" : "" }, { "dropping-particle" : "", "family" : "Hilaire", "given" : "J\u00e9r\u00f4me", "non-dropping-particle" : "", "parse-names" : false, "suffix" : "" }, { "dropping-particle" : "", "family" : "Creutzig", "given" : "Felix", "non-dropping-particle" : "", "parse-names" : false, "suffix" : "" }, { "dropping-particle" : "", "family" : "Amann", "given" : "Thorben", "non-dropping-particle" : "", "parse-names" : false, "suffix" : "" }, { "dropping-particle" : "", "family" : "Beringer", "given" : "Tim", "non-dropping-particle" : "", "parse-names" : false, "suffix" : "" }, { "dropping-particle" : "", "family" : "Oliveira Garcia", "given" : "Wagner", "non-dropping-particle" : "de", "parse-names" : false, "suffix" : "" }, { "dropping-particle" : "", "family" : "Hartmann", "given" : "Jens", "non-dropping-particle" : "", "parse-names" : false, "suffix" : "" }, { "dropping-particle" : "", "family" : "Khanna", "given" : "Tarun", "non-dropping-particle" : "", "parse-names" : false, "suffix" : "" }, { "dropping-particle" : "", "family" : "Lenzi", "given" : "Dominic", "non-dropping-particle" : "", "parse-names" : false, "suffix" : "" }, { "dropping-particle" : "", "family" : "Luderer", "given" : "Gunnar", "non-dropping-particle" : "", "parse-names" : false, "suffix" : "" }, { "dropping-particle" : "", "family" : "Nemet", "given" : "Gregory F", "non-dropping-particle" : "", "parse-names" : false, "suffix" : "" }, { "dropping-particle" : "", "family" : "Rogelj", "given" : "Joeri", "non-dropping-particle" : "", "parse-names" : false, "suffix" : "" }, { "dropping-particle" : "", "family" : "Smith", "given" : "Pete", "non-dropping-particle" : "", "parse-names" : false, "suffix" : "" }, { "dropping-particle" : "", "family" : "Vicente Vicente", "given" : "Jose Luis", "non-dropping-particle" : "", "parse-names" : false, "suffix" : "" }, { "dropping-particle" : "", "family" : "Wilcox", "given" : "Jennifer", "non-dropping-particle" : "", "parse-names" : false, "suffix" : "" }, { "dropping-particle" : "", "family" : "Mar Zamora Dominguez", "given" : "Maria", "non-dropping-particle" : "del", "parse-names" : false, "suffix" : "" } ], "container-title" : "Environmental Research Letters", "id" : "ITEM-1", "issue" : "6", "issued" : { "date-parts" : [ [ "2018", "6", "1" ] ] }, "page" : "063001", "title" : "Negative emissions \u2013 Part 1: Research landscape and synthesis", "translator" : [ { "dropping-particle" : "", "family" : "H4150", "given" : "", "non-dropping-particle" : "", "parse-names" : false, "suffix" : "" } ], "type" : "article-journal", "volume" : "13" }, "uris" : [ "http://www.mendeley.com/documents/?uuid=8b4cd243-2f9a-4c47-b239-5ae39670f1a3" ] } ], "mendeley" : { "formattedCitation" : "(Minx et al., 2018)", "plainTextFormattedCitation" : "(Minx et al., 2018)", "previouslyFormattedCitation" : "(Minx et al., 2018)" }, "properties" : { "noteIndex" : 0 }, "schema" : "https://github.com/citation-style-language/schema/raw/master/csl-citation.json" }</w:instrText>
      </w:r>
      <w:r>
        <w:fldChar w:fldCharType="separate"/>
      </w:r>
      <w:ins w:id="7587" w:author="Robin Matthews" w:date="2021-05-18T16:08:00Z">
        <w:r w:rsidR="00602365">
          <w:rPr>
            <w:noProof/>
            <w:lang w:val="en-GB"/>
          </w:rPr>
          <w:t>(Minx et al., 2018)</w:t>
        </w:r>
      </w:ins>
      <w:del w:id="7588" w:author="Robin Matthews" w:date="2021-05-18T16:08:00Z">
        <w:r w:rsidRPr="000128A3" w:rsidDel="00602365">
          <w:rPr>
            <w:noProof/>
            <w:lang w:val="en-GB"/>
          </w:rPr>
          <w:delText>(Minx et al., 2018)</w:delText>
        </w:r>
      </w:del>
      <w:r>
        <w:fldChar w:fldCharType="end"/>
      </w:r>
      <w:r w:rsidRPr="000128A3">
        <w:rPr>
          <w:lang w:val="en-GB"/>
        </w:rPr>
        <w:t xml:space="preserve"> later on to reach the same </w:t>
      </w:r>
      <w:ins w:id="7589" w:author="Ian Blenkinsop" w:date="2021-07-09T16:15:00Z">
        <w:r w:rsidR="001F6EC4" w:rsidRPr="000128A3">
          <w:rPr>
            <w:lang w:val="en-GB"/>
          </w:rPr>
          <w:t xml:space="preserve">target envelope </w:t>
        </w:r>
        <w:r w:rsidR="001F6EC4">
          <w:rPr>
            <w:lang w:val="en-GB"/>
          </w:rPr>
          <w:t xml:space="preserve">for </w:t>
        </w:r>
      </w:ins>
      <w:r w:rsidRPr="000128A3">
        <w:rPr>
          <w:lang w:val="en-GB"/>
        </w:rPr>
        <w:t>cumulative emission</w:t>
      </w:r>
      <w:ins w:id="7590" w:author="Ian Blenkinsop" w:date="2021-07-09T16:14:00Z">
        <w:r w:rsidR="001F6EC4">
          <w:rPr>
            <w:lang w:val="en-GB"/>
          </w:rPr>
          <w:t>s</w:t>
        </w:r>
      </w:ins>
      <w:r w:rsidRPr="000128A3">
        <w:rPr>
          <w:lang w:val="en-GB"/>
        </w:rPr>
        <w:t xml:space="preserve"> and temperature </w:t>
      </w:r>
      <w:del w:id="7591" w:author="Ian Blenkinsop" w:date="2021-07-09T16:15:00Z">
        <w:r w:rsidRPr="000128A3" w:rsidDel="001F6EC4">
          <w:rPr>
            <w:lang w:val="en-GB"/>
          </w:rPr>
          <w:delText xml:space="preserve">target envelope </w:delText>
        </w:r>
      </w:del>
      <w:r w:rsidRPr="000128A3">
        <w:rPr>
          <w:lang w:val="en-GB"/>
        </w:rPr>
        <w:t>by the end of the century (Box 1.4). This report explores options to address some of those potential issues from a WGI perspective (</w:t>
      </w:r>
      <w:del w:id="7592" w:author="Ian Blenkinsop" w:date="2021-07-09T16:15:00Z">
        <w:r w:rsidRPr="000128A3" w:rsidDel="001F6EC4">
          <w:rPr>
            <w:lang w:val="en-GB"/>
          </w:rPr>
          <w:delText xml:space="preserve">see Chapter 5, </w:delText>
        </w:r>
      </w:del>
      <w:r w:rsidRPr="000128A3">
        <w:rPr>
          <w:lang w:val="en-GB"/>
        </w:rPr>
        <w:t xml:space="preserve">Sections 5.5.2 and 5.6.2). </w:t>
      </w:r>
    </w:p>
    <w:p w14:paraId="021AAFA0" w14:textId="77777777" w:rsidR="006409E5" w:rsidRPr="000128A3" w:rsidRDefault="006409E5" w:rsidP="006409E5">
      <w:pPr>
        <w:pStyle w:val="AR6BodyText"/>
        <w:rPr>
          <w:lang w:val="en-GB"/>
        </w:rPr>
      </w:pPr>
    </w:p>
    <w:bookmarkEnd w:id="7576"/>
    <w:p w14:paraId="54D03D87" w14:textId="77777777" w:rsidR="006409E5" w:rsidRPr="000128A3" w:rsidRDefault="006409E5" w:rsidP="006409E5">
      <w:pPr>
        <w:pStyle w:val="AR6BodyText"/>
        <w:rPr>
          <w:lang w:val="en-GB"/>
        </w:rPr>
      </w:pPr>
    </w:p>
    <w:p w14:paraId="53D54AEC" w14:textId="207BA0D3" w:rsidR="006409E5" w:rsidRDefault="006409E5" w:rsidP="006409E5">
      <w:pPr>
        <w:pStyle w:val="AR6BodyText"/>
        <w:rPr>
          <w:b/>
        </w:rPr>
      </w:pPr>
      <w:r>
        <w:rPr>
          <w:b/>
        </w:rPr>
        <w:t>[START FIGURE 1.29 HERE]</w:t>
      </w:r>
    </w:p>
    <w:p w14:paraId="38A81946" w14:textId="77777777" w:rsidR="006409E5" w:rsidRDefault="006409E5" w:rsidP="006409E5">
      <w:pPr>
        <w:pStyle w:val="AR6BodyText"/>
        <w:rPr>
          <w:b/>
        </w:rPr>
      </w:pPr>
    </w:p>
    <w:p w14:paraId="2CD43242" w14:textId="2342EB37" w:rsidR="00092D1F" w:rsidRPr="00341138" w:rsidRDefault="00092D1F" w:rsidP="00092D1F">
      <w:pPr>
        <w:pStyle w:val="AR6Chap1Figure"/>
        <w:rPr>
          <w:lang w:val="en-GB"/>
        </w:rPr>
      </w:pPr>
      <w:r w:rsidRPr="008350CB">
        <w:rPr>
          <w:b/>
          <w:lang w:val="en-GB"/>
        </w:rPr>
        <w:t>The role of CO</w:t>
      </w:r>
      <w:r w:rsidRPr="008350CB">
        <w:rPr>
          <w:b/>
          <w:vertAlign w:val="subscript"/>
          <w:lang w:val="en-GB"/>
        </w:rPr>
        <w:t>2</w:t>
      </w:r>
      <w:r w:rsidRPr="008350CB">
        <w:rPr>
          <w:b/>
          <w:lang w:val="en-GB"/>
        </w:rPr>
        <w:t xml:space="preserve"> in driving future climate change in comparison to other </w:t>
      </w:r>
      <w:r>
        <w:rPr>
          <w:b/>
          <w:lang w:val="en-GB"/>
        </w:rPr>
        <w:t>greenhouse gases (GHGs)</w:t>
      </w:r>
      <w:r>
        <w:rPr>
          <w:lang w:val="en-GB"/>
        </w:rPr>
        <w:t>. The GHGs</w:t>
      </w:r>
      <w:r w:rsidRPr="00341138">
        <w:rPr>
          <w:lang w:val="en-GB"/>
        </w:rPr>
        <w:t xml:space="preserve"> includ</w:t>
      </w:r>
      <w:r>
        <w:rPr>
          <w:lang w:val="en-GB"/>
        </w:rPr>
        <w:t>ed here are</w:t>
      </w:r>
      <w:r w:rsidRPr="00341138">
        <w:rPr>
          <w:lang w:val="en-GB"/>
        </w:rPr>
        <w:t xml:space="preserve"> CH</w:t>
      </w:r>
      <w:r w:rsidRPr="00341138">
        <w:rPr>
          <w:vertAlign w:val="subscript"/>
          <w:lang w:val="en-GB"/>
        </w:rPr>
        <w:t>4</w:t>
      </w:r>
      <w:r w:rsidRPr="00341138">
        <w:rPr>
          <w:lang w:val="en-GB"/>
        </w:rPr>
        <w:t>, N</w:t>
      </w:r>
      <w:r w:rsidRPr="00341138">
        <w:rPr>
          <w:vertAlign w:val="subscript"/>
          <w:lang w:val="en-GB"/>
        </w:rPr>
        <w:t>2</w:t>
      </w:r>
      <w:r w:rsidRPr="00341138">
        <w:rPr>
          <w:lang w:val="en-GB"/>
        </w:rPr>
        <w:t>O, and 40 other long-lived, well-mixed GHGs. The blue shaded area indicates the approximate forcing exerted by CO</w:t>
      </w:r>
      <w:r w:rsidRPr="00341138">
        <w:rPr>
          <w:vertAlign w:val="subscript"/>
          <w:lang w:val="en-GB"/>
        </w:rPr>
        <w:t>2</w:t>
      </w:r>
      <w:r w:rsidRPr="00341138">
        <w:rPr>
          <w:lang w:val="en-GB"/>
        </w:rPr>
        <w:t xml:space="preserve"> in</w:t>
      </w:r>
      <w:r>
        <w:rPr>
          <w:lang w:val="en-GB"/>
        </w:rPr>
        <w:t xml:space="preserve"> </w:t>
      </w:r>
      <w:r>
        <w:rPr>
          <w:lang w:val="en-US"/>
        </w:rPr>
        <w:t>Shared Socio-economic Pathways</w:t>
      </w:r>
      <w:r w:rsidRPr="00341138" w:rsidDel="00042AA8">
        <w:rPr>
          <w:lang w:val="en-GB"/>
        </w:rPr>
        <w:t xml:space="preserve"> </w:t>
      </w:r>
      <w:r>
        <w:rPr>
          <w:lang w:val="en-GB"/>
        </w:rPr>
        <w:t>(</w:t>
      </w:r>
      <w:r w:rsidRPr="00341138">
        <w:rPr>
          <w:lang w:val="en-GB"/>
        </w:rPr>
        <w:t>SSP</w:t>
      </w:r>
      <w:r>
        <w:rPr>
          <w:lang w:val="en-GB"/>
        </w:rPr>
        <w:t>)</w:t>
      </w:r>
      <w:r w:rsidRPr="00341138">
        <w:rPr>
          <w:lang w:val="en-GB"/>
        </w:rPr>
        <w:t xml:space="preserve"> scenario</w:t>
      </w:r>
      <w:r>
        <w:rPr>
          <w:lang w:val="en-GB"/>
        </w:rPr>
        <w:t>s</w:t>
      </w:r>
      <w:r w:rsidRPr="00341138">
        <w:rPr>
          <w:lang w:val="en-GB"/>
        </w:rPr>
        <w:t>, ranging from very low SSP1-1.9 to very high SSP5-8.5 (Chapter 7). The CO</w:t>
      </w:r>
      <w:r w:rsidRPr="00341138">
        <w:rPr>
          <w:vertAlign w:val="subscript"/>
          <w:lang w:val="en-GB"/>
        </w:rPr>
        <w:t>2</w:t>
      </w:r>
      <w:r w:rsidRPr="00341138">
        <w:rPr>
          <w:lang w:val="en-GB"/>
        </w:rPr>
        <w:t xml:space="preserve"> concentrations under the SSP1-1.9 scenarios reach approximately 350 ppm after 2150, while those of SSP5-8.5 exceed 2000 ppm CO</w:t>
      </w:r>
      <w:r w:rsidRPr="00341138">
        <w:rPr>
          <w:vertAlign w:val="subscript"/>
          <w:lang w:val="en-GB"/>
        </w:rPr>
        <w:t>2</w:t>
      </w:r>
      <w:r w:rsidRPr="00341138">
        <w:rPr>
          <w:lang w:val="en-GB"/>
        </w:rPr>
        <w:t xml:space="preserve"> in the longer term (through year 2300). Similarly to the dominant radiative forcing share at each point in time (lower area plots), cumulative GWP-100-weighted GHG emissions happen to be closely correlated with cumulative CO</w:t>
      </w:r>
      <w:r w:rsidRPr="00341138">
        <w:rPr>
          <w:vertAlign w:val="subscript"/>
          <w:lang w:val="en-GB"/>
        </w:rPr>
        <w:t>2</w:t>
      </w:r>
      <w:r w:rsidRPr="00341138">
        <w:rPr>
          <w:lang w:val="en-GB"/>
        </w:rPr>
        <w:t xml:space="preserve"> emissions, allowing policymakers to make use of the carbon budget concept in a policy context with multi-gas GHG baskets as it exhibits relatively low variation across scenarios with similar cumulative emissions until 2050 (inset panel).</w:t>
      </w:r>
      <w:r w:rsidR="006C71B7">
        <w:rPr>
          <w:lang w:val="en-GB"/>
        </w:rPr>
        <w:t xml:space="preserve"> </w:t>
      </w:r>
      <w:r w:rsidR="006C71B7" w:rsidRPr="00E35E42">
        <w:rPr>
          <w:rFonts w:cs="Times New Roman"/>
          <w:szCs w:val="20"/>
          <w:lang w:val="en-US"/>
        </w:rPr>
        <w:t>Further details on data sources and processing are available in the chapter data table (Table 1.SM.1).</w:t>
      </w:r>
    </w:p>
    <w:p w14:paraId="274580BB" w14:textId="77777777" w:rsidR="006409E5" w:rsidRPr="000128A3" w:rsidRDefault="006409E5" w:rsidP="006409E5">
      <w:pPr>
        <w:pStyle w:val="AR6BodyText"/>
        <w:rPr>
          <w:lang w:val="en-GB"/>
        </w:rPr>
      </w:pPr>
    </w:p>
    <w:p w14:paraId="306852A9" w14:textId="77777777" w:rsidR="006409E5" w:rsidRPr="000128A3" w:rsidRDefault="006409E5" w:rsidP="006409E5">
      <w:pPr>
        <w:pStyle w:val="AR6BodyText"/>
        <w:rPr>
          <w:b/>
          <w:lang w:val="en-GB"/>
        </w:rPr>
      </w:pPr>
      <w:r w:rsidRPr="000128A3">
        <w:rPr>
          <w:b/>
          <w:lang w:val="en-GB"/>
        </w:rPr>
        <w:lastRenderedPageBreak/>
        <w:t>[END FIGURE 1.29 HERE]</w:t>
      </w:r>
    </w:p>
    <w:p w14:paraId="2D37F73C" w14:textId="77777777" w:rsidR="006409E5" w:rsidRDefault="006409E5" w:rsidP="006409E5">
      <w:pPr>
        <w:pStyle w:val="AR6BodyText"/>
        <w:rPr>
          <w:lang w:val="en-GB"/>
        </w:rPr>
      </w:pPr>
    </w:p>
    <w:p w14:paraId="5E8116D7" w14:textId="77777777" w:rsidR="00692AD6" w:rsidRPr="000128A3" w:rsidRDefault="00692AD6" w:rsidP="006409E5">
      <w:pPr>
        <w:pStyle w:val="AR6BodyText"/>
        <w:rPr>
          <w:lang w:val="en-GB"/>
        </w:rPr>
      </w:pPr>
    </w:p>
    <w:p w14:paraId="57148A78" w14:textId="71CBF1BF" w:rsidR="006409E5" w:rsidRPr="000128A3" w:rsidRDefault="006409E5" w:rsidP="006409E5">
      <w:pPr>
        <w:pStyle w:val="AR6BodyText"/>
        <w:rPr>
          <w:b/>
          <w:lang w:val="en-GB"/>
        </w:rPr>
      </w:pPr>
      <w:r w:rsidRPr="000128A3">
        <w:rPr>
          <w:b/>
          <w:lang w:val="en-GB"/>
        </w:rPr>
        <w:t>[START BOX 1.4 HERE]</w:t>
      </w:r>
    </w:p>
    <w:p w14:paraId="4A10F6FC" w14:textId="77777777" w:rsidR="006409E5" w:rsidRPr="000128A3" w:rsidRDefault="006409E5" w:rsidP="006409E5">
      <w:pPr>
        <w:pStyle w:val="AR6BodyText"/>
        <w:rPr>
          <w:b/>
          <w:lang w:val="en-GB"/>
        </w:rPr>
      </w:pPr>
    </w:p>
    <w:p w14:paraId="07DFEFC7" w14:textId="3AB9050F" w:rsidR="006409E5" w:rsidRPr="00C86A26" w:rsidRDefault="006409E5" w:rsidP="006409E5">
      <w:pPr>
        <w:pStyle w:val="AR6Chap1Box"/>
        <w:shd w:val="clear" w:color="auto" w:fill="DEEAF6" w:themeFill="accent1" w:themeFillTint="33"/>
        <w:rPr>
          <w:lang w:val="en-US"/>
        </w:rPr>
      </w:pPr>
      <w:bookmarkStart w:id="7593" w:name="_Toc69950027"/>
      <w:r w:rsidRPr="00C86A26">
        <w:rPr>
          <w:lang w:val="en-US"/>
        </w:rPr>
        <w:t xml:space="preserve">The relationships between </w:t>
      </w:r>
      <w:r>
        <w:rPr>
          <w:lang w:val="en-US"/>
        </w:rPr>
        <w:t>‘</w:t>
      </w:r>
      <w:r w:rsidR="00964056" w:rsidRPr="00C41086">
        <w:rPr>
          <w:lang w:val="en-US"/>
        </w:rPr>
        <w:t xml:space="preserve">net </w:t>
      </w:r>
      <w:r w:rsidR="00964056" w:rsidRPr="00964056">
        <w:rPr>
          <w:lang w:val="en-US"/>
        </w:rPr>
        <w:t>zero</w:t>
      </w:r>
      <w:r>
        <w:rPr>
          <w:lang w:val="en-US"/>
        </w:rPr>
        <w:t>’</w:t>
      </w:r>
      <w:r w:rsidRPr="00C86A26">
        <w:rPr>
          <w:lang w:val="en-US"/>
        </w:rPr>
        <w:t xml:space="preserve"> emissions, temperature outcomes and carbon dioxide removal</w:t>
      </w:r>
      <w:bookmarkEnd w:id="7593"/>
    </w:p>
    <w:p w14:paraId="34FE4AAF" w14:textId="55873539" w:rsidR="006409E5" w:rsidRPr="000128A3" w:rsidRDefault="006409E5" w:rsidP="006409E5">
      <w:pPr>
        <w:pStyle w:val="AR6BodyText"/>
        <w:shd w:val="clear" w:color="auto" w:fill="DEEAF6" w:themeFill="accent1" w:themeFillTint="33"/>
        <w:rPr>
          <w:lang w:val="en-GB"/>
        </w:rPr>
      </w:pPr>
      <w:bookmarkStart w:id="7594" w:name="_Hlk66794078"/>
      <w:r w:rsidRPr="000128A3">
        <w:rPr>
          <w:lang w:val="en-GB"/>
        </w:rPr>
        <w:t xml:space="preserve">Article 4 of the Paris Agreement sets an objective to ‘achieve a balance between anthropogenic emissions by sources and removals by sinks of greenhouse gases’ (Section 1.2). This box addresses the relationship between such a balance and the corresponding evolution of global surface temperature, with or without the deployment of large-scale </w:t>
      </w:r>
      <w:del w:id="7595" w:author="Ian Blenkinsop" w:date="2021-07-09T16:21:00Z">
        <w:r w:rsidRPr="000128A3" w:rsidDel="0046066D">
          <w:rPr>
            <w:lang w:val="en-GB"/>
          </w:rPr>
          <w:delText xml:space="preserve">Carbon </w:delText>
        </w:r>
      </w:del>
      <w:ins w:id="7596" w:author="Ian Blenkinsop" w:date="2021-07-09T16:21:00Z">
        <w:r w:rsidR="0046066D">
          <w:rPr>
            <w:lang w:val="en-GB"/>
          </w:rPr>
          <w:t>c</w:t>
        </w:r>
        <w:r w:rsidR="0046066D" w:rsidRPr="000128A3">
          <w:rPr>
            <w:lang w:val="en-GB"/>
          </w:rPr>
          <w:t xml:space="preserve">arbon </w:t>
        </w:r>
      </w:ins>
      <w:del w:id="7597" w:author="Ian Blenkinsop" w:date="2021-07-09T16:21:00Z">
        <w:r w:rsidRPr="000128A3" w:rsidDel="0046066D">
          <w:rPr>
            <w:lang w:val="en-GB"/>
          </w:rPr>
          <w:delText xml:space="preserve">Dioxide </w:delText>
        </w:r>
      </w:del>
      <w:ins w:id="7598" w:author="Ian Blenkinsop" w:date="2021-07-09T16:21:00Z">
        <w:r w:rsidR="0046066D">
          <w:rPr>
            <w:lang w:val="en-GB"/>
          </w:rPr>
          <w:t>d</w:t>
        </w:r>
        <w:r w:rsidR="0046066D" w:rsidRPr="000128A3">
          <w:rPr>
            <w:lang w:val="en-GB"/>
          </w:rPr>
          <w:t xml:space="preserve">ioxide </w:t>
        </w:r>
      </w:ins>
      <w:del w:id="7599" w:author="Ian Blenkinsop" w:date="2021-07-09T16:21:00Z">
        <w:r w:rsidRPr="000128A3" w:rsidDel="0046066D">
          <w:rPr>
            <w:lang w:val="en-GB"/>
          </w:rPr>
          <w:delText xml:space="preserve">Removal </w:delText>
        </w:r>
      </w:del>
      <w:ins w:id="7600" w:author="Ian Blenkinsop" w:date="2021-07-09T16:21:00Z">
        <w:r w:rsidR="0046066D">
          <w:rPr>
            <w:lang w:val="en-GB"/>
          </w:rPr>
          <w:t>r</w:t>
        </w:r>
        <w:r w:rsidR="0046066D" w:rsidRPr="000128A3">
          <w:rPr>
            <w:lang w:val="en-GB"/>
          </w:rPr>
          <w:t xml:space="preserve">emoval </w:t>
        </w:r>
      </w:ins>
      <w:r w:rsidRPr="000128A3">
        <w:rPr>
          <w:lang w:val="en-GB"/>
        </w:rPr>
        <w:t>(CDR), using the definitions of ‘</w:t>
      </w:r>
      <w:r w:rsidR="00964056" w:rsidRPr="00C41086">
        <w:rPr>
          <w:lang w:val="en-GB"/>
        </w:rPr>
        <w:t>net zero</w:t>
      </w:r>
      <w:r w:rsidRPr="000128A3">
        <w:rPr>
          <w:lang w:val="en-GB"/>
        </w:rPr>
        <w:t xml:space="preserve"> CO</w:t>
      </w:r>
      <w:r w:rsidRPr="000128A3">
        <w:rPr>
          <w:vertAlign w:val="subscript"/>
          <w:lang w:val="en-GB"/>
        </w:rPr>
        <w:t>2</w:t>
      </w:r>
      <w:r w:rsidRPr="000128A3">
        <w:rPr>
          <w:lang w:val="en-GB"/>
        </w:rPr>
        <w:t xml:space="preserve"> emissions’ and ‘</w:t>
      </w:r>
      <w:r w:rsidR="00964056" w:rsidRPr="00C41086">
        <w:rPr>
          <w:lang w:val="en-GB"/>
        </w:rPr>
        <w:t>net zero</w:t>
      </w:r>
      <w:r w:rsidRPr="000128A3">
        <w:rPr>
          <w:lang w:val="en-GB"/>
        </w:rPr>
        <w:t xml:space="preserve"> greenhouse gas (GHG) emissions’ of the AR6 Glossary (Annex VII</w:t>
      </w:r>
      <w:del w:id="7601" w:author="Ian Blenkinsop" w:date="2021-07-09T16:21:00Z">
        <w:r w:rsidRPr="000128A3" w:rsidDel="0046066D">
          <w:rPr>
            <w:lang w:val="en-GB"/>
          </w:rPr>
          <w:delText>: Glossary</w:delText>
        </w:r>
      </w:del>
      <w:r w:rsidRPr="000128A3">
        <w:rPr>
          <w:lang w:val="en-GB"/>
        </w:rPr>
        <w:t>).</w:t>
      </w:r>
      <w:r w:rsidRPr="000128A3">
        <w:rPr>
          <w:highlight w:val="red"/>
          <w:lang w:val="en-GB"/>
        </w:rPr>
        <w:t xml:space="preserve"> </w:t>
      </w:r>
    </w:p>
    <w:p w14:paraId="1A83E78E" w14:textId="77777777" w:rsidR="006409E5" w:rsidRPr="000128A3" w:rsidRDefault="006409E5" w:rsidP="006409E5">
      <w:pPr>
        <w:pStyle w:val="AR6BodyText"/>
        <w:shd w:val="clear" w:color="auto" w:fill="DEEAF6" w:themeFill="accent1" w:themeFillTint="33"/>
        <w:rPr>
          <w:lang w:val="en-GB"/>
        </w:rPr>
      </w:pPr>
    </w:p>
    <w:p w14:paraId="5156ED1B" w14:textId="0C6D6B4A" w:rsidR="006409E5" w:rsidRPr="000128A3" w:rsidRDefault="006409E5" w:rsidP="006409E5">
      <w:pPr>
        <w:pStyle w:val="AR6BodyText"/>
        <w:shd w:val="clear" w:color="auto" w:fill="DEEAF6" w:themeFill="accent1" w:themeFillTint="33"/>
        <w:rPr>
          <w:lang w:val="en-GB"/>
        </w:rPr>
      </w:pPr>
      <w:r w:rsidRPr="000128A3">
        <w:rPr>
          <w:lang w:val="en-GB"/>
        </w:rPr>
        <w:t>‘</w:t>
      </w:r>
      <w:r w:rsidR="00964056" w:rsidRPr="00C41086">
        <w:rPr>
          <w:lang w:val="en-GB"/>
        </w:rPr>
        <w:t>Net zero</w:t>
      </w:r>
      <w:r w:rsidRPr="000128A3">
        <w:rPr>
          <w:lang w:val="en-GB"/>
        </w:rPr>
        <w:t xml:space="preserve"> CO</w:t>
      </w:r>
      <w:r w:rsidRPr="000128A3">
        <w:rPr>
          <w:vertAlign w:val="subscript"/>
          <w:lang w:val="en-GB"/>
        </w:rPr>
        <w:t>2</w:t>
      </w:r>
      <w:r w:rsidRPr="000128A3">
        <w:rPr>
          <w:lang w:val="en-GB"/>
        </w:rPr>
        <w:t xml:space="preserve"> emissions’ is defined in AR6 as the condition in which anthropogenic CO</w:t>
      </w:r>
      <w:r w:rsidRPr="000128A3">
        <w:rPr>
          <w:vertAlign w:val="subscript"/>
          <w:lang w:val="en-GB"/>
        </w:rPr>
        <w:t>2</w:t>
      </w:r>
      <w:r w:rsidRPr="000128A3">
        <w:rPr>
          <w:lang w:val="en-GB"/>
        </w:rPr>
        <w:t xml:space="preserve"> emissions are balanced by anthropogenic CO</w:t>
      </w:r>
      <w:r w:rsidRPr="000128A3">
        <w:rPr>
          <w:vertAlign w:val="subscript"/>
          <w:lang w:val="en-GB"/>
        </w:rPr>
        <w:t>2</w:t>
      </w:r>
      <w:r w:rsidRPr="000128A3">
        <w:rPr>
          <w:lang w:val="en-GB"/>
        </w:rPr>
        <w:t xml:space="preserve"> removals over a specified period. Similarly, ‘</w:t>
      </w:r>
      <w:r w:rsidR="00964056" w:rsidRPr="00C41086">
        <w:rPr>
          <w:lang w:val="en-GB"/>
        </w:rPr>
        <w:t>net zero</w:t>
      </w:r>
      <w:r w:rsidRPr="000128A3">
        <w:rPr>
          <w:lang w:val="en-GB"/>
        </w:rPr>
        <w:t xml:space="preserve"> GHG emissions’ is the condition in which metric-weighted anthropogenic GHG emissions are balanced by metric-weighted anthropogenic GHG removals over a specified period. The quantification of </w:t>
      </w:r>
      <w:r w:rsidR="00964056" w:rsidRPr="00C41086">
        <w:rPr>
          <w:lang w:val="en-GB"/>
        </w:rPr>
        <w:t>net zero</w:t>
      </w:r>
      <w:r w:rsidRPr="000128A3">
        <w:rPr>
          <w:lang w:val="en-GB"/>
        </w:rPr>
        <w:t xml:space="preserve"> GHG emissions thus depends on the GHG emission</w:t>
      </w:r>
      <w:ins w:id="7602" w:author="Ian Blenkinsop" w:date="2021-07-09T16:22:00Z">
        <w:r w:rsidR="0046066D">
          <w:rPr>
            <w:lang w:val="en-GB"/>
          </w:rPr>
          <w:t>s</w:t>
        </w:r>
      </w:ins>
      <w:r w:rsidRPr="000128A3">
        <w:rPr>
          <w:lang w:val="en-GB"/>
        </w:rPr>
        <w:t xml:space="preserve"> metric chosen to compare emissions of different gases, as well as the time horizon chosen for that metric. (For a broader discussion of metrics, see Box 1.3 and </w:t>
      </w:r>
      <w:del w:id="7603" w:author="Ian Blenkinsop" w:date="2021-07-09T16:22:00Z">
        <w:r w:rsidRPr="000128A3" w:rsidDel="0046066D">
          <w:rPr>
            <w:lang w:val="en-GB"/>
          </w:rPr>
          <w:delText xml:space="preserve">Chapter 7, </w:delText>
        </w:r>
      </w:del>
      <w:r w:rsidRPr="000128A3">
        <w:rPr>
          <w:lang w:val="en-GB"/>
        </w:rPr>
        <w:t xml:space="preserve">Section 7.6, and WGIII Cross-Chapter Box 2.) </w:t>
      </w:r>
    </w:p>
    <w:bookmarkEnd w:id="7594"/>
    <w:p w14:paraId="0ED2F955" w14:textId="77777777" w:rsidR="006409E5" w:rsidRPr="000128A3" w:rsidRDefault="006409E5" w:rsidP="006409E5">
      <w:pPr>
        <w:pStyle w:val="AR6BodyText"/>
        <w:shd w:val="clear" w:color="auto" w:fill="DEEAF6" w:themeFill="accent1" w:themeFillTint="33"/>
        <w:rPr>
          <w:lang w:val="en-GB"/>
        </w:rPr>
      </w:pPr>
    </w:p>
    <w:p w14:paraId="4EB3E128" w14:textId="5C8BA490" w:rsidR="006409E5" w:rsidRPr="000128A3" w:rsidRDefault="006409E5" w:rsidP="006409E5">
      <w:pPr>
        <w:pStyle w:val="AR6BodyText"/>
        <w:shd w:val="clear" w:color="auto" w:fill="DEEAF6" w:themeFill="accent1" w:themeFillTint="33"/>
        <w:rPr>
          <w:lang w:val="en-GB"/>
        </w:rPr>
      </w:pPr>
      <w:r w:rsidRPr="000128A3">
        <w:rPr>
          <w:lang w:val="en-GB"/>
        </w:rPr>
        <w:t xml:space="preserve">Technical notes expanding on these definitions can be found as part of their respective entries in the </w:t>
      </w:r>
      <w:del w:id="7604" w:author="Ian Blenkinsop" w:date="2021-07-09T16:23:00Z">
        <w:r w:rsidR="00296752" w:rsidDel="0046066D">
          <w:rPr>
            <w:lang w:val="en-GB"/>
          </w:rPr>
          <w:delText>Annex VII:</w:delText>
        </w:r>
        <w:r w:rsidR="00296752" w:rsidRPr="000128A3" w:rsidDel="0046066D">
          <w:rPr>
            <w:lang w:val="en-GB"/>
          </w:rPr>
          <w:delText xml:space="preserve"> </w:delText>
        </w:r>
      </w:del>
      <w:r w:rsidRPr="000128A3">
        <w:rPr>
          <w:lang w:val="en-GB"/>
        </w:rPr>
        <w:t>Glossary. The notes clarify the relation between ‘</w:t>
      </w:r>
      <w:r w:rsidR="00964056" w:rsidRPr="00C41086">
        <w:rPr>
          <w:lang w:val="en-GB"/>
        </w:rPr>
        <w:t>net zero</w:t>
      </w:r>
      <w:r w:rsidRPr="000128A3">
        <w:rPr>
          <w:lang w:val="en-GB"/>
        </w:rPr>
        <w:t>’ CO</w:t>
      </w:r>
      <w:r w:rsidRPr="000128A3">
        <w:rPr>
          <w:vertAlign w:val="subscript"/>
          <w:lang w:val="en-GB"/>
        </w:rPr>
        <w:t>2</w:t>
      </w:r>
      <w:r w:rsidRPr="000128A3">
        <w:rPr>
          <w:lang w:val="en-GB"/>
        </w:rPr>
        <w:t xml:space="preserve"> and GHG emissions and the concept of carbon and GHG neutrality, and the metric usage set out in the Paris Rulebook </w:t>
      </w:r>
      <w:r w:rsidR="0046066D">
        <w:rPr>
          <w:lang w:val="en-GB"/>
        </w:rPr>
        <w:t>[</w:t>
      </w:r>
      <w:r w:rsidRPr="000128A3">
        <w:rPr>
          <w:lang w:val="en-GB"/>
        </w:rPr>
        <w:t>Decision 18/CMA.1, annex, paragraph 37</w:t>
      </w:r>
      <w:r w:rsidR="0046066D">
        <w:rPr>
          <w:lang w:val="en-GB"/>
        </w:rPr>
        <w:t>]</w:t>
      </w:r>
      <w:r w:rsidRPr="000128A3">
        <w:rPr>
          <w:lang w:val="en-GB"/>
        </w:rPr>
        <w:t xml:space="preserve">. </w:t>
      </w:r>
    </w:p>
    <w:p w14:paraId="65D1ACF8" w14:textId="77777777" w:rsidR="006409E5" w:rsidRPr="000128A3" w:rsidRDefault="006409E5" w:rsidP="006409E5">
      <w:pPr>
        <w:pStyle w:val="AR6BodyText"/>
        <w:shd w:val="clear" w:color="auto" w:fill="DEEAF6" w:themeFill="accent1" w:themeFillTint="33"/>
        <w:rPr>
          <w:lang w:val="en-GB"/>
        </w:rPr>
      </w:pPr>
    </w:p>
    <w:p w14:paraId="37E5A672" w14:textId="082D1CD0" w:rsidR="006409E5" w:rsidRPr="000128A3" w:rsidRDefault="006409E5" w:rsidP="006409E5">
      <w:pPr>
        <w:pStyle w:val="AR6BodyText"/>
        <w:shd w:val="clear" w:color="auto" w:fill="DEEAF6" w:themeFill="accent1" w:themeFillTint="33"/>
        <w:rPr>
          <w:lang w:val="en-GB"/>
        </w:rPr>
      </w:pPr>
      <w:r w:rsidRPr="000128A3">
        <w:rPr>
          <w:lang w:val="en-GB"/>
        </w:rPr>
        <w:t xml:space="preserve">A global </w:t>
      </w:r>
      <w:r w:rsidR="00964056" w:rsidRPr="00C41086">
        <w:rPr>
          <w:lang w:val="en-GB"/>
        </w:rPr>
        <w:t>net zero</w:t>
      </w:r>
      <w:r w:rsidRPr="000128A3">
        <w:rPr>
          <w:lang w:val="en-GB"/>
        </w:rPr>
        <w:t xml:space="preserve"> level of CO</w:t>
      </w:r>
      <w:r w:rsidRPr="000128A3">
        <w:rPr>
          <w:vertAlign w:val="subscript"/>
          <w:lang w:val="en-GB"/>
        </w:rPr>
        <w:t>2</w:t>
      </w:r>
      <w:r w:rsidRPr="000128A3">
        <w:rPr>
          <w:lang w:val="en-GB"/>
        </w:rPr>
        <w:t xml:space="preserve">, or GHG, emissions will be achieved when the sum of anthropogenic emissions and removals across all countries, sectors, sources and sinks reaches zero. Achieving </w:t>
      </w:r>
      <w:r w:rsidR="00964056" w:rsidRPr="00C41086">
        <w:rPr>
          <w:lang w:val="en-GB"/>
        </w:rPr>
        <w:t>net zero</w:t>
      </w:r>
      <w:r w:rsidRPr="000128A3">
        <w:rPr>
          <w:lang w:val="en-GB"/>
        </w:rPr>
        <w:t xml:space="preserve"> CO</w:t>
      </w:r>
      <w:r w:rsidRPr="000128A3">
        <w:rPr>
          <w:vertAlign w:val="subscript"/>
          <w:lang w:val="en-GB"/>
        </w:rPr>
        <w:t>2</w:t>
      </w:r>
      <w:r w:rsidRPr="000128A3">
        <w:rPr>
          <w:lang w:val="en-GB"/>
        </w:rPr>
        <w:t xml:space="preserve"> or GHG emissions globally, at a given time, does not imply that individual entities (i.e., countries, sectors) have to reach </w:t>
      </w:r>
      <w:r w:rsidR="00964056" w:rsidRPr="00C41086">
        <w:rPr>
          <w:lang w:val="en-GB"/>
        </w:rPr>
        <w:t>net zero</w:t>
      </w:r>
      <w:r w:rsidRPr="000128A3">
        <w:rPr>
          <w:lang w:val="en-GB"/>
        </w:rPr>
        <w:t xml:space="preserve"> emissions at that same point in time, or even at all (see WGIII, TS Box 4 and Chapter 3).</w:t>
      </w:r>
    </w:p>
    <w:p w14:paraId="002F4307" w14:textId="77777777" w:rsidR="006409E5" w:rsidRPr="000128A3" w:rsidRDefault="006409E5" w:rsidP="006409E5">
      <w:pPr>
        <w:pStyle w:val="AR6BodyText"/>
        <w:shd w:val="clear" w:color="auto" w:fill="DEEAF6" w:themeFill="accent1" w:themeFillTint="33"/>
        <w:rPr>
          <w:lang w:val="en-GB"/>
        </w:rPr>
      </w:pPr>
    </w:p>
    <w:p w14:paraId="302B0E54" w14:textId="3383D183" w:rsidR="006409E5" w:rsidRPr="000128A3" w:rsidRDefault="00964056" w:rsidP="006409E5">
      <w:pPr>
        <w:pStyle w:val="AR6BodyText"/>
        <w:shd w:val="clear" w:color="auto" w:fill="DEEAF6" w:themeFill="accent1" w:themeFillTint="33"/>
        <w:rPr>
          <w:lang w:val="en-GB"/>
        </w:rPr>
      </w:pPr>
      <w:r w:rsidRPr="00C41086">
        <w:rPr>
          <w:lang w:val="en-GB"/>
        </w:rPr>
        <w:t>Net zero</w:t>
      </w:r>
      <w:r w:rsidR="006409E5" w:rsidRPr="000128A3">
        <w:rPr>
          <w:lang w:val="en-GB"/>
        </w:rPr>
        <w:t xml:space="preserve"> CO</w:t>
      </w:r>
      <w:r w:rsidR="006409E5" w:rsidRPr="000128A3">
        <w:rPr>
          <w:vertAlign w:val="subscript"/>
          <w:lang w:val="en-GB"/>
        </w:rPr>
        <w:t>2</w:t>
      </w:r>
      <w:r w:rsidR="006409E5" w:rsidRPr="000128A3">
        <w:rPr>
          <w:lang w:val="en-GB"/>
        </w:rPr>
        <w:t xml:space="preserve"> and </w:t>
      </w:r>
      <w:r w:rsidRPr="00C41086">
        <w:rPr>
          <w:lang w:val="en-GB"/>
        </w:rPr>
        <w:t>net zero</w:t>
      </w:r>
      <w:r w:rsidR="006409E5" w:rsidRPr="000128A3">
        <w:rPr>
          <w:lang w:val="en-GB"/>
        </w:rPr>
        <w:t xml:space="preserve"> GHG emissions differ in their implications for the subsequent evolution of global surface temperature. </w:t>
      </w:r>
      <w:r w:rsidRPr="00C41086">
        <w:rPr>
          <w:lang w:val="en-GB"/>
        </w:rPr>
        <w:t>Net zero</w:t>
      </w:r>
      <w:r w:rsidR="006409E5" w:rsidRPr="000128A3">
        <w:rPr>
          <w:lang w:val="en-GB"/>
        </w:rPr>
        <w:t xml:space="preserve"> CO</w:t>
      </w:r>
      <w:r w:rsidR="006409E5" w:rsidRPr="000128A3">
        <w:rPr>
          <w:vertAlign w:val="subscript"/>
          <w:lang w:val="en-GB"/>
        </w:rPr>
        <w:t>2</w:t>
      </w:r>
      <w:r w:rsidR="006409E5" w:rsidRPr="000128A3">
        <w:rPr>
          <w:lang w:val="en-GB"/>
        </w:rPr>
        <w:t xml:space="preserve"> emissions result in approximately stable CO</w:t>
      </w:r>
      <w:r w:rsidR="006409E5" w:rsidRPr="000128A3">
        <w:rPr>
          <w:vertAlign w:val="subscript"/>
          <w:lang w:val="en-GB"/>
        </w:rPr>
        <w:t>2</w:t>
      </w:r>
      <w:r w:rsidR="006409E5" w:rsidRPr="000128A3">
        <w:rPr>
          <w:lang w:val="en-GB"/>
        </w:rPr>
        <w:t>-induced warming, but overall warming will depend on any further warming contribution of non-CO</w:t>
      </w:r>
      <w:r w:rsidR="006409E5" w:rsidRPr="000128A3">
        <w:rPr>
          <w:vertAlign w:val="subscript"/>
          <w:lang w:val="en-GB"/>
        </w:rPr>
        <w:t>2</w:t>
      </w:r>
      <w:r w:rsidR="006409E5" w:rsidRPr="000128A3">
        <w:rPr>
          <w:lang w:val="en-GB"/>
        </w:rPr>
        <w:t xml:space="preserve"> GHGs. The effect of </w:t>
      </w:r>
      <w:r w:rsidRPr="00C41086">
        <w:rPr>
          <w:lang w:val="en-GB"/>
        </w:rPr>
        <w:t>net zero</w:t>
      </w:r>
      <w:r w:rsidR="006409E5" w:rsidRPr="000128A3">
        <w:rPr>
          <w:lang w:val="en-GB"/>
        </w:rPr>
        <w:t xml:space="preserve"> GHG emissions on global surface temperature depends on the GHG emission</w:t>
      </w:r>
      <w:ins w:id="7605" w:author="Ian Blenkinsop" w:date="2021-07-09T16:26:00Z">
        <w:r w:rsidR="00D86044">
          <w:rPr>
            <w:lang w:val="en-GB"/>
          </w:rPr>
          <w:t>s</w:t>
        </w:r>
      </w:ins>
      <w:r w:rsidR="006409E5" w:rsidRPr="000128A3">
        <w:rPr>
          <w:lang w:val="en-GB"/>
        </w:rPr>
        <w:t xml:space="preserve"> metric chosen to aggregate emissions and removals of different gases. For GWP100 (the metric in which Parties to the Paris Agreement have decided to report their aggregated emissions and removals), </w:t>
      </w:r>
      <w:r w:rsidRPr="00C41086">
        <w:rPr>
          <w:lang w:val="en-GB"/>
        </w:rPr>
        <w:t>net zero</w:t>
      </w:r>
      <w:r w:rsidR="006409E5" w:rsidRPr="000128A3">
        <w:rPr>
          <w:lang w:val="en-GB"/>
        </w:rPr>
        <w:t xml:space="preserve"> GHG emissions would generally imply a peak in global surface temperature, followed by a gradual decline (</w:t>
      </w:r>
      <w:del w:id="7606" w:author="Ian Blenkinsop" w:date="2021-07-09T16:26:00Z">
        <w:r w:rsidR="006409E5" w:rsidRPr="000128A3" w:rsidDel="00D86044">
          <w:rPr>
            <w:lang w:val="en-GB"/>
          </w:rPr>
          <w:delText xml:space="preserve">Chapter 7, </w:delText>
        </w:r>
      </w:del>
      <w:r w:rsidR="006409E5" w:rsidRPr="000128A3">
        <w:rPr>
          <w:lang w:val="en-GB"/>
        </w:rPr>
        <w:t xml:space="preserve">Section 7.6.2; see also </w:t>
      </w:r>
      <w:del w:id="7607" w:author="Ian Blenkinsop" w:date="2021-07-09T16:26:00Z">
        <w:r w:rsidR="006409E5" w:rsidRPr="000128A3" w:rsidDel="00D86044">
          <w:rPr>
            <w:lang w:val="en-GB"/>
          </w:rPr>
          <w:delText xml:space="preserve">Chapter 4, </w:delText>
        </w:r>
      </w:del>
      <w:r w:rsidR="006409E5" w:rsidRPr="000128A3">
        <w:rPr>
          <w:lang w:val="en-GB"/>
        </w:rPr>
        <w:t>Section 4.7.1 regarding the Zero Emission Commitment). However, other anthropogenic factors, such as aerosol emissions or land</w:t>
      </w:r>
      <w:r w:rsidR="00C1628A" w:rsidRPr="000128A3">
        <w:rPr>
          <w:lang w:val="en-GB"/>
        </w:rPr>
        <w:t xml:space="preserve"> </w:t>
      </w:r>
      <w:r w:rsidR="006409E5" w:rsidRPr="000128A3">
        <w:rPr>
          <w:lang w:val="en-GB"/>
        </w:rPr>
        <w:t>use-induced changes in albedo, may still affect the climate.</w:t>
      </w:r>
    </w:p>
    <w:p w14:paraId="7ED17B7D" w14:textId="77777777" w:rsidR="006409E5" w:rsidRPr="000128A3" w:rsidRDefault="006409E5" w:rsidP="006409E5">
      <w:pPr>
        <w:pStyle w:val="AR6BodyText"/>
        <w:shd w:val="clear" w:color="auto" w:fill="DEEAF6" w:themeFill="accent1" w:themeFillTint="33"/>
        <w:rPr>
          <w:lang w:val="en-GB"/>
        </w:rPr>
      </w:pPr>
    </w:p>
    <w:p w14:paraId="457B63DE" w14:textId="0E3C82D6" w:rsidR="006409E5" w:rsidRPr="000128A3" w:rsidRDefault="006409E5" w:rsidP="006409E5">
      <w:pPr>
        <w:pStyle w:val="AR6BodyText"/>
        <w:shd w:val="clear" w:color="auto" w:fill="DEEAF6" w:themeFill="accent1" w:themeFillTint="33"/>
        <w:rPr>
          <w:lang w:val="en-GB"/>
        </w:rPr>
      </w:pPr>
      <w:r w:rsidRPr="000128A3">
        <w:rPr>
          <w:lang w:val="en-GB"/>
        </w:rPr>
        <w:t xml:space="preserve">The definitions of </w:t>
      </w:r>
      <w:r w:rsidR="00964056" w:rsidRPr="00C41086">
        <w:rPr>
          <w:lang w:val="en-GB"/>
        </w:rPr>
        <w:t>net zero</w:t>
      </w:r>
      <w:r w:rsidRPr="000128A3">
        <w:rPr>
          <w:lang w:val="en-GB"/>
        </w:rPr>
        <w:t xml:space="preserve"> CO</w:t>
      </w:r>
      <w:r w:rsidRPr="000128A3">
        <w:rPr>
          <w:vertAlign w:val="subscript"/>
          <w:lang w:val="en-GB"/>
        </w:rPr>
        <w:t>2</w:t>
      </w:r>
      <w:r w:rsidRPr="000128A3">
        <w:rPr>
          <w:lang w:val="en-GB"/>
        </w:rPr>
        <w:t xml:space="preserve"> and GHG should also be seen in relation to the various CDR methods discussed in the context of climate change mitigation (see </w:t>
      </w:r>
      <w:del w:id="7608" w:author="Ian Blenkinsop" w:date="2021-07-09T16:27:00Z">
        <w:r w:rsidRPr="000128A3" w:rsidDel="00521093">
          <w:rPr>
            <w:lang w:val="en-GB"/>
          </w:rPr>
          <w:delText xml:space="preserve">Chapter 5, </w:delText>
        </w:r>
      </w:del>
      <w:r w:rsidRPr="000128A3">
        <w:rPr>
          <w:lang w:val="en-GB"/>
        </w:rPr>
        <w:t>Section 5.6, which also includes an assessment of the response of natural sinks to CDR), and how it is employed in scenarios used throughout the WG</w:t>
      </w:r>
      <w:del w:id="7609" w:author="Ian Blenkinsop" w:date="2021-07-09T16:28:00Z">
        <w:r w:rsidRPr="000128A3" w:rsidDel="00521093">
          <w:rPr>
            <w:lang w:val="en-GB"/>
          </w:rPr>
          <w:delText xml:space="preserve"> </w:delText>
        </w:r>
      </w:del>
      <w:r w:rsidRPr="000128A3">
        <w:rPr>
          <w:lang w:val="en-GB"/>
        </w:rPr>
        <w:t xml:space="preserve">I and </w:t>
      </w:r>
      <w:ins w:id="7610" w:author="Ian Blenkinsop" w:date="2021-07-09T16:28:00Z">
        <w:r w:rsidR="00521093">
          <w:rPr>
            <w:lang w:val="en-GB"/>
          </w:rPr>
          <w:t>WG</w:t>
        </w:r>
      </w:ins>
      <w:r w:rsidRPr="000128A3">
        <w:rPr>
          <w:lang w:val="en-GB"/>
        </w:rPr>
        <w:t>III reports</w:t>
      </w:r>
      <w:del w:id="7611" w:author="Ian Blenkinsop" w:date="2021-07-09T16:28:00Z">
        <w:r w:rsidRPr="000128A3" w:rsidDel="00521093">
          <w:rPr>
            <w:lang w:val="en-GB"/>
          </w:rPr>
          <w:delText xml:space="preserve">, </w:delText>
        </w:r>
      </w:del>
      <w:ins w:id="7612" w:author="Ian Blenkinsop" w:date="2021-07-09T16:28:00Z">
        <w:r w:rsidR="00521093">
          <w:rPr>
            <w:lang w:val="en-GB"/>
          </w:rPr>
          <w:t xml:space="preserve"> (</w:t>
        </w:r>
      </w:ins>
      <w:del w:id="7613" w:author="Ian Blenkinsop" w:date="2021-07-09T16:28:00Z">
        <w:r w:rsidRPr="000128A3" w:rsidDel="00521093">
          <w:rPr>
            <w:lang w:val="en-GB"/>
          </w:rPr>
          <w:delText xml:space="preserve">as described in </w:delText>
        </w:r>
      </w:del>
      <w:r w:rsidRPr="000128A3">
        <w:rPr>
          <w:lang w:val="en-GB"/>
        </w:rPr>
        <w:t>Section 1.6.1</w:t>
      </w:r>
      <w:del w:id="7614" w:author="Ian Blenkinsop" w:date="2021-07-09T16:28:00Z">
        <w:r w:rsidRPr="000128A3" w:rsidDel="00521093">
          <w:rPr>
            <w:lang w:val="en-GB"/>
          </w:rPr>
          <w:delText>. (S</w:delText>
        </w:r>
      </w:del>
      <w:ins w:id="7615" w:author="Ian Blenkinsop" w:date="2021-07-09T16:28:00Z">
        <w:r w:rsidR="00521093">
          <w:rPr>
            <w:lang w:val="en-GB"/>
          </w:rPr>
          <w:t>; s</w:t>
        </w:r>
      </w:ins>
      <w:r w:rsidRPr="000128A3">
        <w:rPr>
          <w:lang w:val="en-GB"/>
        </w:rPr>
        <w:t>ee also WGIII</w:t>
      </w:r>
      <w:del w:id="7616" w:author="Ian Blenkinsop" w:date="2021-07-12T15:12:00Z">
        <w:r w:rsidRPr="000128A3" w:rsidDel="00F274BD">
          <w:rPr>
            <w:lang w:val="en-GB"/>
          </w:rPr>
          <w:delText>,</w:delText>
        </w:r>
      </w:del>
      <w:r w:rsidRPr="000128A3">
        <w:rPr>
          <w:lang w:val="en-GB"/>
        </w:rPr>
        <w:t xml:space="preserve"> Chapters 3, 7 and 12.)</w:t>
      </w:r>
    </w:p>
    <w:p w14:paraId="29B3266C" w14:textId="77777777" w:rsidR="006409E5" w:rsidRPr="000128A3" w:rsidRDefault="006409E5" w:rsidP="006409E5">
      <w:pPr>
        <w:pStyle w:val="AR6BodyText"/>
        <w:shd w:val="clear" w:color="auto" w:fill="DEEAF6" w:themeFill="accent1" w:themeFillTint="33"/>
        <w:rPr>
          <w:lang w:val="en-GB"/>
        </w:rPr>
      </w:pPr>
    </w:p>
    <w:p w14:paraId="58D5D0DA" w14:textId="4643E4AB" w:rsidR="006409E5" w:rsidRPr="000128A3" w:rsidRDefault="006409E5" w:rsidP="006409E5">
      <w:pPr>
        <w:pStyle w:val="AR6BodyText"/>
        <w:shd w:val="clear" w:color="auto" w:fill="DEEAF6" w:themeFill="accent1" w:themeFillTint="33"/>
        <w:rPr>
          <w:lang w:val="en-GB"/>
        </w:rPr>
      </w:pPr>
      <w:r w:rsidRPr="000128A3">
        <w:rPr>
          <w:lang w:val="en-GB"/>
        </w:rPr>
        <w:t xml:space="preserve">For virtually all scenarios assessed by the IPCC, CDR is necessary to reach both global </w:t>
      </w:r>
      <w:r w:rsidR="00964056" w:rsidRPr="00C41086">
        <w:rPr>
          <w:lang w:val="en-GB"/>
        </w:rPr>
        <w:t>net zero</w:t>
      </w:r>
      <w:r w:rsidRPr="000128A3">
        <w:rPr>
          <w:lang w:val="en-GB"/>
        </w:rPr>
        <w:t xml:space="preserve"> CO</w:t>
      </w:r>
      <w:r w:rsidRPr="000128A3">
        <w:rPr>
          <w:vertAlign w:val="subscript"/>
          <w:lang w:val="en-GB"/>
        </w:rPr>
        <w:t>2</w:t>
      </w:r>
      <w:r w:rsidRPr="000128A3">
        <w:rPr>
          <w:lang w:val="en-GB"/>
        </w:rPr>
        <w:t xml:space="preserve"> and </w:t>
      </w:r>
      <w:r w:rsidR="00964056" w:rsidRPr="00C41086">
        <w:rPr>
          <w:lang w:val="en-GB"/>
        </w:rPr>
        <w:t>net zero</w:t>
      </w:r>
      <w:r w:rsidRPr="000128A3">
        <w:rPr>
          <w:lang w:val="en-GB"/>
        </w:rPr>
        <w:t xml:space="preserve"> GHG emissions, to compensate for residual anthropogenic emissions. This is in part because for some sources of CO</w:t>
      </w:r>
      <w:r w:rsidRPr="000128A3">
        <w:rPr>
          <w:vertAlign w:val="subscript"/>
          <w:lang w:val="en-GB"/>
        </w:rPr>
        <w:t>2</w:t>
      </w:r>
      <w:r w:rsidRPr="000128A3">
        <w:rPr>
          <w:lang w:val="en-GB"/>
        </w:rPr>
        <w:t xml:space="preserve"> and non-CO</w:t>
      </w:r>
      <w:r w:rsidRPr="000128A3">
        <w:rPr>
          <w:vertAlign w:val="subscript"/>
          <w:lang w:val="en-GB"/>
        </w:rPr>
        <w:t>2</w:t>
      </w:r>
      <w:r w:rsidRPr="000128A3">
        <w:rPr>
          <w:lang w:val="en-GB"/>
        </w:rPr>
        <w:t xml:space="preserve"> emissions, abatement options to eliminate them have not yet been identified. For a given scenario, the choice of GHG metric determines how much net CDR is necessary to compensate for residual non-CO</w:t>
      </w:r>
      <w:r w:rsidRPr="000128A3">
        <w:rPr>
          <w:vertAlign w:val="subscript"/>
          <w:lang w:val="en-GB"/>
        </w:rPr>
        <w:t>2</w:t>
      </w:r>
      <w:r w:rsidRPr="000128A3">
        <w:rPr>
          <w:lang w:val="en-GB"/>
        </w:rPr>
        <w:t xml:space="preserve"> emissions, in order to reach </w:t>
      </w:r>
      <w:r w:rsidR="00964056" w:rsidRPr="00C41086">
        <w:rPr>
          <w:lang w:val="en-GB"/>
        </w:rPr>
        <w:t>net zero</w:t>
      </w:r>
      <w:r w:rsidRPr="000128A3">
        <w:rPr>
          <w:lang w:val="en-GB"/>
        </w:rPr>
        <w:t xml:space="preserve"> GHG emissions (</w:t>
      </w:r>
      <w:del w:id="7617" w:author="Ian Blenkinsop" w:date="2021-07-09T16:29:00Z">
        <w:r w:rsidRPr="000128A3" w:rsidDel="00521093">
          <w:rPr>
            <w:lang w:val="en-GB"/>
          </w:rPr>
          <w:delText xml:space="preserve">Chapter 7, </w:delText>
        </w:r>
      </w:del>
      <w:r w:rsidRPr="000128A3">
        <w:rPr>
          <w:lang w:val="en-GB"/>
        </w:rPr>
        <w:t xml:space="preserve">Section 7.6.2). </w:t>
      </w:r>
    </w:p>
    <w:p w14:paraId="1DBA3050" w14:textId="77777777" w:rsidR="006409E5" w:rsidRPr="000128A3" w:rsidRDefault="006409E5" w:rsidP="006409E5">
      <w:pPr>
        <w:pStyle w:val="AR6BodyText"/>
        <w:shd w:val="clear" w:color="auto" w:fill="DEEAF6" w:themeFill="accent1" w:themeFillTint="33"/>
        <w:rPr>
          <w:lang w:val="en-GB"/>
        </w:rPr>
      </w:pPr>
    </w:p>
    <w:p w14:paraId="0ADC1CDF" w14:textId="43C8878B" w:rsidR="006409E5" w:rsidRPr="000128A3" w:rsidRDefault="006409E5" w:rsidP="006409E5">
      <w:pPr>
        <w:pStyle w:val="AR6BodyText"/>
        <w:shd w:val="clear" w:color="auto" w:fill="DEEAF6" w:themeFill="accent1" w:themeFillTint="33"/>
        <w:rPr>
          <w:lang w:val="en-GB"/>
        </w:rPr>
      </w:pPr>
      <w:r w:rsidRPr="000128A3">
        <w:rPr>
          <w:lang w:val="en-GB"/>
        </w:rPr>
        <w:t xml:space="preserve">If CDR is further used to go beyond </w:t>
      </w:r>
      <w:r w:rsidR="00964056" w:rsidRPr="00C41086">
        <w:rPr>
          <w:lang w:val="en-GB"/>
        </w:rPr>
        <w:t>net zero</w:t>
      </w:r>
      <w:r w:rsidRPr="000128A3">
        <w:rPr>
          <w:lang w:val="en-GB"/>
        </w:rPr>
        <w:t>, to a situation with net-negative CO</w:t>
      </w:r>
      <w:r w:rsidRPr="000128A3">
        <w:rPr>
          <w:vertAlign w:val="subscript"/>
          <w:lang w:val="en-GB"/>
        </w:rPr>
        <w:t>2</w:t>
      </w:r>
      <w:r w:rsidRPr="000128A3">
        <w:rPr>
          <w:lang w:val="en-GB"/>
        </w:rPr>
        <w:t xml:space="preserve"> emissions (i.e., where anthropogenic removals exceed anthropogenic emissions), anthropogenic CO</w:t>
      </w:r>
      <w:r w:rsidRPr="000128A3">
        <w:rPr>
          <w:vertAlign w:val="subscript"/>
          <w:lang w:val="en-GB"/>
        </w:rPr>
        <w:t>2</w:t>
      </w:r>
      <w:r w:rsidRPr="000128A3">
        <w:rPr>
          <w:lang w:val="en-GB"/>
        </w:rPr>
        <w:t xml:space="preserve">-induced warming will </w:t>
      </w:r>
      <w:r w:rsidRPr="000128A3">
        <w:rPr>
          <w:lang w:val="en-GB"/>
        </w:rPr>
        <w:lastRenderedPageBreak/>
        <w:t xml:space="preserve">decline. A further increase of CDR, until a situation with </w:t>
      </w:r>
      <w:r w:rsidR="00964056" w:rsidRPr="00C41086">
        <w:rPr>
          <w:lang w:val="en-GB"/>
        </w:rPr>
        <w:t>net zero</w:t>
      </w:r>
      <w:r w:rsidRPr="000128A3">
        <w:rPr>
          <w:lang w:val="en-GB"/>
        </w:rPr>
        <w:t xml:space="preserve"> or even net-negative GHG emissions is reached, would increase the pace at which historical human-induced warming is reversed after its peak (SR1.5, </w:t>
      </w:r>
      <w:r w:rsidR="00102338">
        <w:fldChar w:fldCharType="begin" w:fldLock="1"/>
      </w:r>
      <w:r w:rsidR="00A94565">
        <w:rPr>
          <w:lang w:val="en-GB"/>
        </w:rPr>
        <w:instrText>ADDIN CSL_CITATION { "citationItems" : [ { "id" : "ITEM-1", "itemData" : { "DOI" : "https://www.ipcc.ch/sr15", "author" : [ { "dropping-particle" : "", "family" : "IPCC", "given" : "", "non-dropping-particle" : "", "parse-names" : false, "suffix" : "" } ],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"ITEM-1", "issued" : { "date-parts" : [ [ "2018" ] ] }, "number-of-pages" : "616", "publisher" : "In Press", "title" : "Global Warming of 1.5\u00b0C. An IPCC Special Report on the impacts of global warming of 1.5\u00b0C above pre-industrial levels and related global greenhouse gas emission pathways, in the context of strengthening the global response to the threat of climate change,", "translator" : [ { "dropping-particle" : "", "family" : "H2627", "given" : "Rt12", "non-dropping-particle" : "", "parse-names" : false, "suffix" : "" } ], "type" : "report" }, "uris" : [ "http://www.mendeley.com/documents/?uuid=f66dda96-9de8-43b3-bfb8-9baf95af1c24" ] } ], "mendeley" : { "formattedCitation" : "(IPCC, 2018)", "manualFormatting" : "IPCC, 2018)", "plainTextFormattedCitation" : "(IPCC, 2018)", "previouslyFormattedCitation" : "(IPCC, 2018)" }, "properties" : { "noteIndex" : 0 }, "schema" : "https://github.com/citation-style-language/schema/raw/master/csl-citation.json" }</w:instrText>
      </w:r>
      <w:r w:rsidR="00102338">
        <w:fldChar w:fldCharType="separate"/>
      </w:r>
      <w:ins w:id="7618" w:author="Robin Matthews" w:date="2021-05-18T16:08:00Z">
        <w:r w:rsidR="00602365">
          <w:rPr>
            <w:noProof/>
            <w:lang w:val="en-GB"/>
          </w:rPr>
          <w:t>IPCC, 2018)</w:t>
        </w:r>
      </w:ins>
      <w:del w:id="7619" w:author="Robin Matthews" w:date="2021-05-18T16:08:00Z">
        <w:r w:rsidR="00102338" w:rsidRPr="000128A3" w:rsidDel="00602365">
          <w:rPr>
            <w:noProof/>
            <w:lang w:val="en-GB"/>
          </w:rPr>
          <w:delText>IPCC, 2018)</w:delText>
        </w:r>
      </w:del>
      <w:r w:rsidR="00102338">
        <w:fldChar w:fldCharType="end"/>
      </w:r>
      <w:r w:rsidRPr="000128A3">
        <w:rPr>
          <w:lang w:val="en-GB"/>
        </w:rPr>
        <w:t>. Net</w:t>
      </w:r>
      <w:del w:id="7620" w:author="Ian Blenkinsop" w:date="2021-07-09T16:29:00Z">
        <w:r w:rsidRPr="000128A3" w:rsidDel="00521093">
          <w:rPr>
            <w:lang w:val="en-GB"/>
          </w:rPr>
          <w:delText>-</w:delText>
        </w:r>
      </w:del>
      <w:ins w:id="7621" w:author="Ian Blenkinsop" w:date="2021-07-09T16:29:00Z">
        <w:r w:rsidR="00521093">
          <w:rPr>
            <w:lang w:val="en-GB"/>
          </w:rPr>
          <w:t xml:space="preserve"> </w:t>
        </w:r>
      </w:ins>
      <w:r w:rsidRPr="000128A3">
        <w:rPr>
          <w:lang w:val="en-GB"/>
        </w:rPr>
        <w:t>negative anthropogenic GHG emissions may become necessary to stabilize the global surface temperature in the long term, should climate feedbacks further affect natural GHG sinks and sources (</w:t>
      </w:r>
      <w:del w:id="7622" w:author="Ian Blenkinsop" w:date="2021-07-09T16:29:00Z">
        <w:r w:rsidRPr="000128A3" w:rsidDel="00521093">
          <w:rPr>
            <w:lang w:val="en-GB"/>
          </w:rPr>
          <w:delText xml:space="preserve">see </w:delText>
        </w:r>
      </w:del>
      <w:r w:rsidRPr="000128A3">
        <w:rPr>
          <w:lang w:val="en-GB"/>
        </w:rPr>
        <w:t xml:space="preserve">Chapter 5). </w:t>
      </w:r>
    </w:p>
    <w:p w14:paraId="394C4624" w14:textId="77777777" w:rsidR="006409E5" w:rsidRPr="000128A3" w:rsidRDefault="006409E5" w:rsidP="006409E5">
      <w:pPr>
        <w:pStyle w:val="AR6BodyText"/>
        <w:shd w:val="clear" w:color="auto" w:fill="DEEAF6" w:themeFill="accent1" w:themeFillTint="33"/>
        <w:rPr>
          <w:lang w:val="en-GB"/>
        </w:rPr>
      </w:pPr>
    </w:p>
    <w:p w14:paraId="2E08545C" w14:textId="6A86AA30" w:rsidR="006409E5" w:rsidRPr="00294848" w:rsidRDefault="006409E5" w:rsidP="00294F83">
      <w:pPr>
        <w:pStyle w:val="AR6BodyText"/>
        <w:shd w:val="clear" w:color="auto" w:fill="DEEAF6" w:themeFill="accent1" w:themeFillTint="33"/>
        <w:rPr>
          <w:lang w:val="sv-SE"/>
        </w:rPr>
      </w:pPr>
      <w:r w:rsidRPr="000128A3">
        <w:rPr>
          <w:lang w:val="en-GB"/>
        </w:rPr>
        <w:t>CDR can be achieved through a number of measures (</w:t>
      </w:r>
      <w:del w:id="7623" w:author="Ian Blenkinsop" w:date="2021-07-09T16:29:00Z">
        <w:r w:rsidRPr="000128A3" w:rsidDel="00521093">
          <w:rPr>
            <w:lang w:val="en-GB"/>
          </w:rPr>
          <w:delText xml:space="preserve">Chapter 5, </w:delText>
        </w:r>
      </w:del>
      <w:r w:rsidRPr="000128A3">
        <w:rPr>
          <w:lang w:val="en-GB"/>
        </w:rPr>
        <w:t>Section 5.6</w:t>
      </w:r>
      <w:ins w:id="7624" w:author="Ian Blenkinsop" w:date="2021-07-12T15:12:00Z">
        <w:r w:rsidR="00F274BD">
          <w:rPr>
            <w:lang w:val="en-GB"/>
          </w:rPr>
          <w:t>;</w:t>
        </w:r>
      </w:ins>
      <w:del w:id="7625" w:author="Ian Blenkinsop" w:date="2021-07-09T16:30:00Z">
        <w:r w:rsidRPr="000128A3" w:rsidDel="00521093">
          <w:rPr>
            <w:lang w:val="en-GB"/>
          </w:rPr>
          <w:delText>,</w:delText>
        </w:r>
      </w:del>
      <w:r w:rsidRPr="000128A3">
        <w:rPr>
          <w:lang w:val="en-GB"/>
        </w:rPr>
        <w:t xml:space="preserve"> </w:t>
      </w:r>
      <w:del w:id="7626" w:author="Ian Blenkinsop" w:date="2021-07-12T15:12:00Z">
        <w:r w:rsidRPr="000128A3" w:rsidDel="00F274BD">
          <w:rPr>
            <w:lang w:val="en-GB"/>
          </w:rPr>
          <w:delText xml:space="preserve">and </w:delText>
        </w:r>
      </w:del>
      <w:commentRangeStart w:id="7627"/>
      <w:r w:rsidRPr="000128A3">
        <w:rPr>
          <w:lang w:val="en-GB"/>
        </w:rPr>
        <w:t>SRCCL</w:t>
      </w:r>
      <w:commentRangeEnd w:id="7627"/>
      <w:r w:rsidR="00521093">
        <w:rPr>
          <w:rStyle w:val="CommentReference"/>
        </w:rPr>
        <w:commentReference w:id="7627"/>
      </w:r>
      <w:r w:rsidRPr="000128A3">
        <w:rPr>
          <w:lang w:val="en-GB"/>
        </w:rPr>
        <w:t>). These include additional afforestation, reforestation, soil carbon management, biochar, direct air capture and carbon capture and storage (DACCS), and bioenergy with carbon capture and storage (BECCS</w:t>
      </w:r>
      <w:del w:id="7628" w:author="Ian Blenkinsop" w:date="2021-07-09T16:30:00Z">
        <w:r w:rsidRPr="000128A3" w:rsidDel="00871D25">
          <w:rPr>
            <w:lang w:val="en-GB"/>
          </w:rPr>
          <w:delText xml:space="preserve">) </w:delText>
        </w:r>
      </w:del>
      <w:ins w:id="7629" w:author="Ian Blenkinsop" w:date="2021-07-09T16:30:00Z">
        <w:r w:rsidR="00871D25">
          <w:rPr>
            <w:lang w:val="en-GB"/>
          </w:rPr>
          <w:t>;</w:t>
        </w:r>
        <w:r w:rsidR="00871D25" w:rsidRPr="000128A3">
          <w:rPr>
            <w:lang w:val="en-GB"/>
          </w:rPr>
          <w:t xml:space="preserve"> </w:t>
        </w:r>
      </w:ins>
      <w:r>
        <w:fldChar w:fldCharType="begin" w:fldLock="1"/>
      </w:r>
      <w:r w:rsidR="00A94565">
        <w:rPr>
          <w:lang w:val="en-GB"/>
        </w:rPr>
        <w:instrText>ADDIN CSL_CITATION { "citationItems" : [ { "id" : "ITEM-1", "itemData" : { "DOI" : "10.1088/1748-9326/aabf9b", "ISSN" : "1748-9326", "author" : [ { "dropping-particle" : "", "family" : "Minx", "given" : "Jan C", "non-dropping-particle" : "", "parse-names" : false, "suffix" : "" }, { "dropping-particle" : "", "family" : "Lamb", "given" : "William F", "non-dropping-particle" : "", "parse-names" : false, "suffix" : "" }, { "dropping-particle" : "", "family" : "Callaghan", "given" : "Max W", "non-dropping-particle" : "", "parse-names" : false, "suffix" : "" }, { "dropping-particle" : "", "family" : "Fuss", "given" : "Sabine", "non-dropping-particle" : "", "parse-names" : false, "suffix" : "" }, { "dropping-particle" : "", "family" : "Hilaire", "given" : "J\u00e9r\u00f4me", "non-dropping-particle" : "", "parse-names" : false, "suffix" : "" }, { "dropping-particle" : "", "family" : "Creutzig", "given" : "Felix", "non-dropping-particle" : "", "parse-names" : false, "suffix" : "" }, { "dropping-particle" : "", "family" : "Amann", "given" : "Thorben", "non-dropping-particle" : "", "parse-names" : false, "suffix" : "" }, { "dropping-particle" : "", "family" : "Beringer", "given" : "Tim", "non-dropping-particle" : "", "parse-names" : false, "suffix" : "" }, { "dropping-particle" : "", "family" : "Oliveira Garcia", "given" : "Wagner", "non-dropping-particle" : "de", "parse-names" : false, "suffix" : "" }, { "dropping-particle" : "", "family" : "Hartmann", "given" : "Jens", "non-dropping-particle" : "", "parse-names" : false, "suffix" : "" }, { "dropping-particle" : "", "family" : "Khanna", "given" : "Tarun", "non-dropping-particle" : "", "parse-names" : false, "suffix" : "" }, { "dropping-particle" : "", "family" : "Lenzi", "given" : "Dominic", "non-dropping-particle" : "", "parse-names" : false, "suffix" : "" }, { "dropping-particle" : "", "family" : "Luderer", "given" : "Gunnar", "non-dropping-particle" : "", "parse-names" : false, "suffix" : "" }, { "dropping-particle" : "", "family" : "Nemet", "given" : "Gregory F", "non-dropping-particle" : "", "parse-names" : false, "suffix" : "" }, { "dropping-particle" : "", "family" : "Rogelj", "given" : "Joeri", "non-dropping-particle" : "", "parse-names" : false, "suffix" : "" }, { "dropping-particle" : "", "family" : "Smith", "given" : "Pete", "non-dropping-particle" : "", "parse-names" : false, "suffix" : "" }, { "dropping-particle" : "", "family" : "Vicente Vicente", "given" : "Jose Luis", "non-dropping-particle" : "", "parse-names" : false, "suffix" : "" }, { "dropping-particle" : "", "family" : "Wilcox", "given" : "Jennifer", "non-dropping-particle" : "", "parse-names" : false, "suffix" : "" }, { "dropping-particle" : "", "family" : "Mar Zamora Dominguez", "given" : "Maria", "non-dropping-particle" : "del", "parse-names" : false, "suffix" : "" } ], "container-title" : "Environmental Research Letters", "id" : "ITEM-1", "issue" : "6", "issued" : { "date-parts" : [ [ "2018", "6", "1" ] ] }, "page" : "063001", "title" : "Negative emissions \u2013 Part 1: Research landscape and synthesis", "translator" : [ { "dropping-particle" : "", "family" : "H4150", "given" : "", "non-dropping-particle" : "", "parse-names" : false, "suffix" : "" } ], "type" : "article-journal", "volume" : "13" }, "uris" : [ "http://www.mendeley.com/documents/?uuid=8b4cd243-2f9a-4c47-b239-5ae39670f1a3" ] }, { "id" : "ITEM-2", "itemData" : { "author" : [ { "dropping-particle" : "", "family" : "Coninck", "given" : "H.", "non-dropping-particle" : "de", "parse-names" : false, "suffix" : "" }, { "dropping-particle" : "", "family" : "Revi", "given" : "A.", "non-dropping-particle" : "", "parse-names" : false, "suffix" : "" }, { "dropping-particle" : "", "family" : "Babiker", "given" : "M.", "non-dropping-particle" : "", "parse-names" : false, "suffix" : "" }, { "dropping-particle" : "", "family" : "Bertoldi", "given" : "P.", "non-dropping-particle" : "", "parse-names" : false, "suffix" : "" }, { "dropping-particle" : "", "family" : "Buckeridge", "given" : "M.", "non-dropping-particle" : "", "parse-names" : false, "suffix" : "" }, { "dropping-particle" : "", "family" : "Cartwright", "given" : "A.", "non-dropping-particle" : "", "parse-names" : false, "suffix" : "" }, { "dropping-particle" : "", "family" : "Dong", "given" : "W.", "non-dropping-particle" : "", "parse-names" : false, "suffix" : "" }, { "dropping-particle" : "", "family" : "Ford", "given" : "J.", "non-dropping-particle" : "", "parse-names" : false, "suffix" : "" }, { "dropping-particle" : "", "family" : "Fuss", "given" : "S.", "non-dropping-particle" : "", "parse-names" : false, "suffix" : "" }, { "dropping-particle" : "", "family" : "Hourcade", "given" : "J.-C.", "non-dropping-particle" : "", "parse-names" : false, "suffix" : "" }, { "dropping-particle" : "", "family" : "Ley", "given" : "D.", "non-dropping-particle" : "", "parse-names" : false, "suffix" : "" }, { "dropping-particle" : "", "family" : "Mechler", "given" : "R.", "non-dropping-particle" : "", "parse-names" : false, "suffix" : "" }, { "dropping-particle" : "", "family" : "Newman", "given" : "P.", "non-dropping-particle" : "", "parse-names" : false, "suffix" : "" }, { "dropping-particle" : "", "family" : "Revokatova", "given" : "A.", "non-dropping-particle" : "", "parse-names" : false, "suffix" : "" }, { "dropping-particle" : "", "family" : "Schultz", "given" : "S.", "non-dropping-particle" : "", "parse-names" : false, "suffix" : "" }, { "dropping-particle" : "", "family" : "Steg", "given" : "L.", "non-dropping-particle" : "", "parse-names" : false, "suffix" : "" }, { "dropping-particle" : "", "family" : "Sugiyama", "given" : "T.", "non-dropping-particle" : "", "parse-names" : false, "suffix" : "" }, { "dropping-particle" : "", "family" : "Coninck, H., A. Revi, M. Babiker, P. Bertoldi, M. Buckeridge, A. Cartwright, W. Dong, J. Ford, S. Fuss, J.-C. Hourcade, D. Ley, R. Mechler, P. Newman, A. Revokatova, S. Schultz, L. Steg", "given" : "and T. Sugiyama", "non-dropping-particle" : "de", "parse-names" : false, "suffix" : "" } ], "chapter-number" : "4", "container-title" : "Global Warming of 1.5\u00b0C. An IPCC Special Report on the impacts of global warming of 1.5\u00b0C above pre-industrial levels and related global greenhouse gas emission pathways, in the context of strengthening the global response to the threat of climate change,", "editor" : [ { "dropping-particle" : "", "family" : "Masson-Delmotte", "given" : "V.", "non-dropping-particle" : "", "parse-names" : false, "suffix" : "" }, { "dropping-particle" : "", "family" : "Zhai", "given" : "P.", "non-dropping-particle" : "", "parse-names" : false, "suffix" : "" }, { "dropping-particle" : "", "family" : "P\u00f6rtner", "given" : "H.-O.", "non-dropping-particle" : "", "parse-names" : false, "suffix" : "" }, { "dropping-particle" : "", "family" : "Roberts", "given" : "D.", "non-dropping-particle" : "", "parse-names" : false, "suffix" : "" }, { "dropping-particle" : "", "family" : "Skea", "given" : "J.", "non-dropping-particle" : "", "parse-names" : false, "suffix" : "" }, { "dropping-particle" : "", "family" : "Shukla", "given" : "P.R.", "non-dropping-particle" : "", "parse-names" : false, "suffix" : "" }, { "dropping-particle" : "", "family" : "Pirani", "given" : "A.", "non-dropping-particle" : "", "parse-names" : false, "suffix" : "" }, { "dropping-particle" : "", "family" : "Moufouma-Okia", "given" : "W.", "non-dropping-particle" : "", "parse-names" : false, "suffix" : "" }, { "dropping-particle" : "", "family" : "P\u00e9an", "given" : "C.", "non-dropping-particle" : "", "parse-names" : false, "suffix" : "" }, { "dropping-particle" : "", "family" : "Pidcock", "given" : "R.", "non-dropping-particle" : "", "parse-names" : false, "suffix" : "" }, { "dropping-particle" : "", "family" : "Connors", "given" : "S.", "non-dropping-particle" : "", "parse-names" : false, "suffix" : "" }, { "dropping-particle" : "", "family" : "Matthews", "given" : "J.B.R.", "non-dropping-particle" : "", "parse-names" : false, "suffix" : "" }, { "dropping-particle" : "", "family" : "Chen", "given" : "Y.", "non-dropping-particle" : "", "parse-names" : false, "suffix" : "" }, { "dropping-particle" : "", "family" : "Zhou", "given" : "X.", "non-dropping-particle" : "", "parse-names" : false, "suffix" : "" }, { "dropping-particle" : "", "family" : "Gomis", "given" : "M.I.", "non-dropping-particle" : "", "parse-names" : false, "suffix" : "" }, { "dropping-particle" : "", "family" : "Lonnoy", "given" : "E.", "non-dropping-particle" : "", "parse-names" : false, "suffix" : "" }, { "dropping-particle" : "", "family" : "Maycock", "given" : "T.", "non-dropping-particle" : "", "parse-names" : false, "suffix" : "" }, { "dropping-particle" : "", "family" : "Tignor", "given" : "M.", "non-dropping-particle" : "", "parse-names" : false, "suffix" : "" }, { "dropping-particle" : "", "family" : "Waterfield", "given" : "T.", "non-dropping-particle" : "", "parse-names" : false, "suffix" : "" } ], "id" : "ITEM-2", "issued" : { "date-parts" : [ [ "2018" ] ] }, "page" : "313-443", "publisher" : "In Press", "title" : "Strengthening and Implementing the Global Response", "translator" : [ { "dropping-particle" : "", "family" : "H4098", "given" : "Rt13", "non-dropping-particle" : "", "parse-names" : false, "suffix" : "" } ], "type" : "chapter" }, "uris" : [ "http://www.mendeley.com/documents/?uuid=5fb3ab25-7fa9-4897-a24a-1b09a8602cd3" ] } ], "mendeley" : { "formattedCitation" : "(de Coninck et al., 2018; Minx et al., 2018)", "manualFormatting" : "(de Coninck et al., 2018, SR1.5 Ch4; Minx et al., 2018", "plainTextFormattedCitation" : "(de Coninck et al., 2018; Minx et al., 2018)", "previouslyFormattedCitation" : "(de Coninck et al., 2018; Minx et al., 2018)" }, "properties" : { "noteIndex" : 0 }, "schema" : "https://github.com/citation-style-language/schema/raw/master/csl-citation.json" }</w:instrText>
      </w:r>
      <w:r>
        <w:fldChar w:fldCharType="separate"/>
      </w:r>
      <w:ins w:id="7630" w:author="Robin Matthews" w:date="2021-05-18T16:08:00Z">
        <w:del w:id="7631" w:author="Ian Blenkinsop" w:date="2021-07-09T16:30:00Z">
          <w:r w:rsidR="00602365" w:rsidDel="00871D25">
            <w:rPr>
              <w:noProof/>
              <w:lang w:val="en-US"/>
            </w:rPr>
            <w:delText>(</w:delText>
          </w:r>
        </w:del>
        <w:r w:rsidR="00602365">
          <w:rPr>
            <w:noProof/>
            <w:lang w:val="en-US"/>
          </w:rPr>
          <w:t>de Coninck et al., 2018, SR1.5 Ch4; Minx et al., 2018</w:t>
        </w:r>
      </w:ins>
      <w:del w:id="7632" w:author="Robin Matthews" w:date="2021-05-18T16:08:00Z">
        <w:r w:rsidRPr="00DD4D5E" w:rsidDel="00602365">
          <w:rPr>
            <w:noProof/>
            <w:lang w:val="en-US"/>
          </w:rPr>
          <w:delText>(de Coninck et al., 2018</w:delText>
        </w:r>
        <w:r w:rsidDel="00602365">
          <w:rPr>
            <w:noProof/>
            <w:lang w:val="en-US"/>
          </w:rPr>
          <w:delText xml:space="preserve">, </w:delText>
        </w:r>
        <w:r w:rsidRPr="000128A3" w:rsidDel="00602365">
          <w:rPr>
            <w:noProof/>
            <w:lang w:val="en-GB"/>
          </w:rPr>
          <w:delText>SR1.5 Ch4</w:delText>
        </w:r>
        <w:r w:rsidRPr="00DD4D5E" w:rsidDel="00602365">
          <w:rPr>
            <w:noProof/>
            <w:lang w:val="en-US"/>
          </w:rPr>
          <w:delText>; Minx et al., 2018</w:delText>
        </w:r>
      </w:del>
      <w:r>
        <w:fldChar w:fldCharType="end"/>
      </w:r>
      <w:r w:rsidRPr="000128A3">
        <w:rPr>
          <w:lang w:val="en-GB"/>
        </w:rPr>
        <w:t xml:space="preserve">; see also WGIII Chapters 7 and 12). Differences between </w:t>
      </w:r>
      <w:del w:id="7633" w:author="Ian Blenkinsop" w:date="2021-07-09T16:30:00Z">
        <w:r w:rsidRPr="000128A3" w:rsidDel="00871D25">
          <w:rPr>
            <w:lang w:val="en-GB"/>
          </w:rPr>
          <w:delText xml:space="preserve">Land </w:delText>
        </w:r>
      </w:del>
      <w:ins w:id="7634" w:author="Ian Blenkinsop" w:date="2021-07-09T16:30:00Z">
        <w:r w:rsidR="00871D25">
          <w:rPr>
            <w:lang w:val="en-GB"/>
          </w:rPr>
          <w:t>l</w:t>
        </w:r>
        <w:r w:rsidR="00871D25" w:rsidRPr="000128A3">
          <w:rPr>
            <w:lang w:val="en-GB"/>
          </w:rPr>
          <w:t xml:space="preserve">and </w:t>
        </w:r>
      </w:ins>
      <w:del w:id="7635" w:author="Ian Blenkinsop" w:date="2021-07-09T16:30:00Z">
        <w:r w:rsidRPr="000128A3" w:rsidDel="00871D25">
          <w:rPr>
            <w:lang w:val="en-GB"/>
          </w:rPr>
          <w:delText>Use</w:delText>
        </w:r>
      </w:del>
      <w:ins w:id="7636" w:author="Ian Blenkinsop" w:date="2021-07-09T16:30:00Z">
        <w:r w:rsidR="00871D25">
          <w:rPr>
            <w:lang w:val="en-GB"/>
          </w:rPr>
          <w:t>u</w:t>
        </w:r>
        <w:r w:rsidR="00871D25" w:rsidRPr="000128A3">
          <w:rPr>
            <w:lang w:val="en-GB"/>
          </w:rPr>
          <w:t>se</w:t>
        </w:r>
      </w:ins>
      <w:r w:rsidRPr="000128A3">
        <w:rPr>
          <w:lang w:val="en-GB"/>
        </w:rPr>
        <w:t xml:space="preserve">, </w:t>
      </w:r>
      <w:del w:id="7637" w:author="Ian Blenkinsop" w:date="2021-07-09T16:31:00Z">
        <w:r w:rsidRPr="000128A3" w:rsidDel="00871D25">
          <w:rPr>
            <w:lang w:val="en-GB"/>
          </w:rPr>
          <w:delText>Land</w:delText>
        </w:r>
        <w:r w:rsidR="00C1628A" w:rsidRPr="000128A3" w:rsidDel="00871D25">
          <w:rPr>
            <w:lang w:val="en-GB"/>
          </w:rPr>
          <w:delText xml:space="preserve"> </w:delText>
        </w:r>
      </w:del>
      <w:ins w:id="7638" w:author="Ian Blenkinsop" w:date="2021-07-09T16:31:00Z">
        <w:r w:rsidR="00871D25">
          <w:rPr>
            <w:lang w:val="en-GB"/>
          </w:rPr>
          <w:t>l</w:t>
        </w:r>
        <w:r w:rsidR="00871D25" w:rsidRPr="000128A3">
          <w:rPr>
            <w:lang w:val="en-GB"/>
          </w:rPr>
          <w:t>and</w:t>
        </w:r>
      </w:ins>
      <w:ins w:id="7639" w:author="Ian Blenkinsop" w:date="2021-07-12T15:12:00Z">
        <w:r w:rsidR="00F274BD">
          <w:rPr>
            <w:lang w:val="en-GB"/>
          </w:rPr>
          <w:t>-</w:t>
        </w:r>
      </w:ins>
      <w:del w:id="7640" w:author="Ian Blenkinsop" w:date="2021-07-09T16:31:00Z">
        <w:r w:rsidRPr="000128A3" w:rsidDel="00871D25">
          <w:rPr>
            <w:lang w:val="en-GB"/>
          </w:rPr>
          <w:delText xml:space="preserve">Use </w:delText>
        </w:r>
      </w:del>
      <w:ins w:id="7641" w:author="Ian Blenkinsop" w:date="2021-07-09T16:31:00Z">
        <w:r w:rsidR="00871D25">
          <w:rPr>
            <w:lang w:val="en-GB"/>
          </w:rPr>
          <w:t>u</w:t>
        </w:r>
        <w:r w:rsidR="00871D25" w:rsidRPr="000128A3">
          <w:rPr>
            <w:lang w:val="en-GB"/>
          </w:rPr>
          <w:t xml:space="preserve">se </w:t>
        </w:r>
      </w:ins>
      <w:del w:id="7642" w:author="Ian Blenkinsop" w:date="2021-07-09T16:31:00Z">
        <w:r w:rsidRPr="000128A3" w:rsidDel="00871D25">
          <w:rPr>
            <w:lang w:val="en-GB"/>
          </w:rPr>
          <w:delText xml:space="preserve">Change </w:delText>
        </w:r>
      </w:del>
      <w:ins w:id="7643" w:author="Ian Blenkinsop" w:date="2021-07-09T16:31:00Z">
        <w:r w:rsidR="00871D25">
          <w:rPr>
            <w:lang w:val="en-GB"/>
          </w:rPr>
          <w:t>c</w:t>
        </w:r>
        <w:r w:rsidR="00871D25" w:rsidRPr="000128A3">
          <w:rPr>
            <w:lang w:val="en-GB"/>
          </w:rPr>
          <w:t xml:space="preserve">hange </w:t>
        </w:r>
      </w:ins>
      <w:r w:rsidRPr="000128A3">
        <w:rPr>
          <w:lang w:val="en-GB"/>
        </w:rPr>
        <w:t xml:space="preserve">and </w:t>
      </w:r>
      <w:del w:id="7644" w:author="Ian Blenkinsop" w:date="2021-07-09T16:31:00Z">
        <w:r w:rsidRPr="000128A3" w:rsidDel="00871D25">
          <w:rPr>
            <w:lang w:val="en-GB"/>
          </w:rPr>
          <w:delText xml:space="preserve">Forestry </w:delText>
        </w:r>
      </w:del>
      <w:ins w:id="7645" w:author="Ian Blenkinsop" w:date="2021-07-09T16:31:00Z">
        <w:r w:rsidR="00871D25">
          <w:rPr>
            <w:lang w:val="en-GB"/>
          </w:rPr>
          <w:t>f</w:t>
        </w:r>
        <w:r w:rsidR="00871D25" w:rsidRPr="000128A3">
          <w:rPr>
            <w:lang w:val="en-GB"/>
          </w:rPr>
          <w:t xml:space="preserve">orestry </w:t>
        </w:r>
      </w:ins>
      <w:r w:rsidRPr="000128A3">
        <w:rPr>
          <w:lang w:val="en-GB"/>
        </w:rPr>
        <w:t>(LULUCF) accounting rules, and scientific book</w:t>
      </w:r>
      <w:del w:id="7646" w:author="Ian Blenkinsop" w:date="2021-07-09T16:31:00Z">
        <w:r w:rsidRPr="000128A3" w:rsidDel="00871D25">
          <w:rPr>
            <w:lang w:val="en-GB"/>
          </w:rPr>
          <w:delText>-</w:delText>
        </w:r>
      </w:del>
      <w:r w:rsidRPr="000128A3">
        <w:rPr>
          <w:lang w:val="en-GB"/>
        </w:rPr>
        <w:t>keeping approaches for CO</w:t>
      </w:r>
      <w:r w:rsidRPr="000128A3">
        <w:rPr>
          <w:vertAlign w:val="subscript"/>
          <w:lang w:val="en-GB"/>
        </w:rPr>
        <w:t>2</w:t>
      </w:r>
      <w:r w:rsidRPr="000128A3">
        <w:rPr>
          <w:lang w:val="en-GB"/>
        </w:rPr>
        <w:t xml:space="preserve"> emissions and removals from the terrestrial biosphere, can result in significant differences between the amount of CDR that is reported in different studies </w:t>
      </w:r>
      <w:r>
        <w:fldChar w:fldCharType="begin" w:fldLock="1"/>
      </w:r>
      <w:r w:rsidR="00E81B0B">
        <w:rPr>
          <w:lang w:val="en-GB"/>
        </w:rPr>
        <w:instrText>ADDIN CSL_CITATION { "citationItems" : [ { "id" : "ITEM-1", "itemData" : { "DOI" : "10.1038/nclimate3227", "ISSN" : "1758-678X", "author" : [ { "dropping-particle" : "", "family" : "Grassi", "given" : "Giacomo", "non-dropping-particle" : "", "parse-names" : false, "suffix" : "" }, { "dropping-particle" : "", "family" : "House", "given" : "Jo", "non-dropping-particle" : "", "parse-names" : false, "suffix" : "" }, { "dropping-particle" : "", "family" : "Dentener", "given" : "Frank", "non-dropping-particle" : "", "parse-names" : false, "suffix" : "" }, { "dropping-particle" : "", "family" : "Federici", "given" : "Sandro", "non-dropping-particle" : "", "parse-names" : false, "suffix" : "" }, { "dropping-particle" : "", "family" : "Elzen", "given" : "Michel", "non-dropping-particle" : "den", "parse-names" : false, "suffix" : "" }, { "dropping-particle" : "", "family" : "Penman", "given" : "Jim", "non-dropping-particle" : "", "parse-names" : false, "suffix" : "" } ], "container-title" : "Nature Climate Change", "id" : "ITEM-1", "issue" : "3", "issued" : { "date-parts" : [ [ "2017", "3", "27" ] ] }, "page" : "220-226", "title" : "The key role of forests in meeting climate targets requires science for credible mitigation", "translator" : [ { "dropping-particle" : "", "family" : "H4555", "given" : "", "non-dropping-particle" : "", "parse-names" : false, "suffix" : "" } ], "type" : "article-journal", "volume" : "7" }, "uris" : [ "http://www.mendeley.com/documents/?uuid=d2c8b031-91f1-403f-af0d-3697d85f87bb" ] } ], "mendeley" : { "formattedCitation" : "(Grassi et al., 2017)", "plainTextFormattedCitation" : "(Grassi et al., 2017)", "previouslyFormattedCitation" : "(Grassi et al., 2017)" }, "properties" : { "noteIndex" : 0 }, "schema" : "https://github.com/citation-style-language/schema/raw/master/csl-citation.json" }</w:instrText>
      </w:r>
      <w:r>
        <w:fldChar w:fldCharType="separate"/>
      </w:r>
      <w:ins w:id="7647" w:author="Robin Matthews" w:date="2021-05-18T16:08:00Z">
        <w:r w:rsidR="00602365">
          <w:rPr>
            <w:noProof/>
            <w:lang w:val="en-GB"/>
          </w:rPr>
          <w:t>(Grassi et al., 2017)</w:t>
        </w:r>
      </w:ins>
      <w:del w:id="7648" w:author="Robin Matthews" w:date="2021-05-18T16:08:00Z">
        <w:r w:rsidRPr="000128A3" w:rsidDel="00602365">
          <w:rPr>
            <w:noProof/>
            <w:lang w:val="en-GB"/>
          </w:rPr>
          <w:delText>(Grassi et al., 2017)</w:delText>
        </w:r>
      </w:del>
      <w:r>
        <w:fldChar w:fldCharType="end"/>
      </w:r>
      <w:r w:rsidRPr="000128A3">
        <w:rPr>
          <w:lang w:val="en-GB"/>
        </w:rPr>
        <w:t xml:space="preserve">. Different measures to achieve CDR come with different risks, negative side effects and potential co-benefits – also in conjunction with </w:t>
      </w:r>
      <w:commentRangeStart w:id="7649"/>
      <w:r w:rsidRPr="000128A3">
        <w:rPr>
          <w:lang w:val="en-GB"/>
        </w:rPr>
        <w:t>sustainable development goals</w:t>
      </w:r>
      <w:commentRangeEnd w:id="7649"/>
      <w:r w:rsidR="00871D25">
        <w:rPr>
          <w:rStyle w:val="CommentReference"/>
        </w:rPr>
        <w:commentReference w:id="7649"/>
      </w:r>
      <w:r w:rsidRPr="000128A3">
        <w:rPr>
          <w:lang w:val="en-GB"/>
        </w:rPr>
        <w:t xml:space="preserve"> – that can inform choices around their implementation </w:t>
      </w:r>
      <w:ins w:id="7650" w:author="Ian Blenkinsop" w:date="2021-07-09T16:32:00Z">
        <w:r w:rsidR="007F2319">
          <w:rPr>
            <w:lang w:val="en-GB"/>
          </w:rPr>
          <w:t>(</w:t>
        </w:r>
        <w:r w:rsidR="007F2319" w:rsidRPr="000128A3">
          <w:rPr>
            <w:lang w:val="en-GB"/>
          </w:rPr>
          <w:t>Section 5.6</w:t>
        </w:r>
        <w:r w:rsidR="007F2319">
          <w:rPr>
            <w:lang w:val="en-GB"/>
          </w:rPr>
          <w:t xml:space="preserve">; </w:t>
        </w:r>
      </w:ins>
      <w:r>
        <w:fldChar w:fldCharType="begin" w:fldLock="1"/>
      </w:r>
      <w:r w:rsidR="00A94565">
        <w:rPr>
          <w:lang w:val="en-GB"/>
        </w:rPr>
        <w:instrText>ADDIN CSL_CITATION { "citationItems" : [ { "id" : "ITEM-1", "itemData" : { "DOI" : "10.1088/1748-9326/aabf9f", "ISSN" : "1748-9326", "author" : [ { "dropping-particle" : "", "family" : "Fuss", "given" : "Sabine", "non-dropping-particle" : "", "parse-names" : false, "suffix" : "" }, { "dropping-particle" : "", "family" : "Lamb", "given" : "William F", "non-dropping-particle" : "", "parse-names" : false, "suffix" : "" }, { "dropping-particle" : "", "family" : "Callaghan", "given" : "Max W", "non-dropping-particle" : "", "parse-names" : false, "suffix" : "" }, { "dropping-particle" : "", "family" : "Hilaire", "given" : "J\u00e9r\u00f4me", "non-dropping-particle" : "", "parse-names" : false, "suffix" : "" }, { "dropping-particle" : "", "family" : "Creutzig", "given" : "Felix", "non-dropping-particle" : "", "parse-names" : false, "suffix" : "" }, { "dropping-particle" : "", "family" : "Amann", "given" : "Thorben", "non-dropping-particle" : "", "parse-names" : false, "suffix" : "" }, { "dropping-particle" : "", "family" : "Beringer", "given" : "Tim", "non-dropping-particle" : "", "parse-names" : false, "suffix" : "" }, { "dropping-particle" : "", "family" : "Oliveira Garcia", "given" : "Wagner", "non-dropping-particle" : "de", "parse-names" : false, "suffix" : "" }, { "dropping-particle" : "", "family" : "Hartmann", "given" : "Jens", "non-dropping-particle" : "", "parse-names" : false, "suffix" : "" }, { "dropping-particle" : "", "family" : "Khanna", "given" : "Tarun", "non-dropping-particle" : "", "parse-names" : false, "suffix" : "" }, { "dropping-particle" : "", "family" : "Luderer", "given" : "Gunnar", "non-dropping-particle" : "", "parse-names" : false, "suffix" : "" }, { "dropping-particle" : "", "family" : "Nemet", "given" : "Gregory F", "non-dropping-particle" : "", "parse-names" : false, "suffix" : "" }, { "dropping-particle" : "", "family" : "Rogelj", "given" : "Joeri", "non-dropping-particle" : "", "parse-names" : false, "suffix" : "" }, { "dropping-particle" : "", "family" : "Smith", "given" : "Pete", "non-dropping-particle" : "", "parse-names" : false, "suffix" : "" }, { "dropping-particle" : "", "family" : "Vicente", "given" : "Jos\u00e9 Luis Vicente", "non-dropping-particle" : "", "parse-names" : false, "suffix" : "" }, { "dropping-particle" : "", "family" : "Wilcox", "given" : "Jennifer", "non-dropping-particle" : "", "parse-names" : false, "suffix" : "" }, { "dropping-particle" : "", "family" : "Mar Zamora Dominguez", "given" : "Maria", "non-dropping-particle" : "del", "parse-names" : false, "suffix" : "" }, { "dropping-particle" : "", "family" : "Minx", "given" : "Jan C", "non-dropping-particle" : "", "parse-names" : false, "suffix" : "" } ], "container-title" : "Environmental Research Letters", "id" : "ITEM-1", "issue" : "6", "issued" : { "date-parts" : [ [ "2018", "6", "1" ] ] }, "page" : "063002", "title" : "Negative emissions \u2013 Part 2: Costs, potentials and side effects", "translator" : [ { "dropping-particle" : "", "family" : "H4223", "given" : "", "non-dropping-particle" : "", "parse-names" : false, "suffix" : "" } ], "type" : "article-journal", "volume" : "13" }, "uris" : [ "http://www.mendeley.com/documents/?uuid=244314d0-54d8-39ca-b5c8-da91f1c528e6" ] }, { "id" : "ITEM-2", "itemData" : { "DOI" : "10.1038/s41558-019-0591-9", "ISSN" : "1758-6798", "abstract" : "The Paris Agreement introduced an ambitious goal of limiting warming to 1.5 \u00b0C above pre-industrial levels. Here we combine a review of modelled pathways and literature on mitigation strategies, and develop a land-sector roadmap of priority measures and regions that can help to achieve the 1.5 \u00b0C temperature goal. Transforming the land sector and deploying measures in agriculture, forestry, wetlands and bioenergy could feasibly and sustainably contribute about 30%, or 15 billion tonnes of carbon dioxide equivalent (GtCO2e) per year, of the global mitigation needed in 2050 to deliver on the 1.5 \u00b0C target, but it will require substantially more effort than the 2 \u00b0C target. Risks and barriers must be addressed and incentives will be necessary to scale up mitigation while maximizing sustainable development, food security and environmental co-benefits.", "author" : [ { "dropping-particle" : "", "family" : "Roe", "given" : "Stephanie", "non-dropping-particle" : "", "parse-names" : false, "suffix" : "" }, { "dropping-particle" : "", "family" : "Streck", "given" : "Charlotte", "non-dropping-particle" : "", "parse-names" : false, "suffix" : "" }, { "dropping-particle" : "", "family" : "Obersteiner", "given" : "Michael", "non-dropping-particle" : "", "parse-names" : false, "suffix" : "" }, { "dropping-particle" : "", "family" : "Frank", "given" : "Stefan", "non-dropping-particle" : "", "parse-names" : false, "suffix" : "" }, { "dropping-particle" : "", "family" : "Griscom", "given" : "Bronson", "non-dropping-particle" : "", "parse-names" : false, "suffix" : "" }, { "dropping-particle" : "", "family" : "Drouet", "given" : "Laurent", "non-dropping-particle" : "", "parse-names" : false, "suffix" : "" }, { "dropping-particle" : "", "family" : "Fricko", "given" : "Oliver", "non-dropping-particle" : "", "parse-names" : false, "suffix" : "" }, { "dropping-particle" : "", "family" : "Gusti", "given" : "Mykola", "non-dropping-particle" : "", "parse-names" : false, "suffix" : "" }, { "dropping-particle" : "", "family" : "Harris", "given" : "Nancy", "non-dropping-particle" : "", "parse-names" : false, "suffix" : "" }, { "dropping-particle" : "", "family" : "Hasegawa", "given" : "Tomoko", "non-dropping-particle" : "", "parse-names" : false, "suffix" : "" }, { "dropping-particle" : "", "family" : "Hausfather", "given" : "Zeke", "non-dropping-particle" : "", "parse-names" : false, "suffix" : "" }, { "dropping-particle" : "", "family" : "Havl\u00edk", "given" : "Petr", "non-dropping-particle" : "", "parse-names" : false, "suffix" : "" }, { "dropping-particle" : "", "family" : "House", "given" : "Jo", "non-dropping-particle" : "", "parse-names" : false, "suffix" : "" }, { "dropping-particle" : "", "family" : "Nabuurs", "given" : "Gert-Jan", "non-dropping-particle" : "", "parse-names" : false, "suffix" : "" }, { "dropping-particle" : "", "family" : "Popp", "given" : "Alexander", "non-dropping-particle" : "", "parse-names" : false, "suffix" : "" }, { "dropping-particle" : "", "family" : "S\u00e1nchez", "given" : "Mar\u00eda Jos\u00e9 Sanz", "non-dropping-particle" : "", "parse-names" : false, "suffix" : "" }, { "dropping-particle" : "", "family" : "Sanderman", "given" : "Jonathan", "non-dropping-particle" : "", "parse-names" : false, "suffix" : "" }, { "dropping-particle" : "", "family" : "Smith", "given" : "Pete", "non-dropping-particle" : "", "parse-names" : false, "suffix" : "" }, { "dropping-particle" : "", "family" : "Stehfest", "given" : "Elke", "non-dropping-particle" : "", "parse-names" : false, "suffix" : "" }, { "dropping-particle" : "", "family" : "Lawrence", "given" : "Deborah", "non-dropping-particle" : "", "parse-names" : false, "suffix" : "" } ], "container-title" : "Nature Climate Change", "id" : "ITEM-2", "issue" : "11", "issued" : { "date-parts" : [ [ "2019" ] ] }, "page" : "817-828", "title" : "Contribution of the land sector to a 1.5 \u00b0C world", "translator" : [ { "dropping-particle" : "", "family" : "H4385", "given" : "", "non-dropping-particle" : "", "parse-names" : false, "suffix" : "" } ], "type" : "article-journal", "volume" : "9" }, "uris" : [ "http://www.mendeley.com/documents/?uuid=d75e94c2-7246-4a06-a132-aab8d70c36af" ] } ], "mendeley" : { "formattedCitation" : "(Fuss et al., 2018; Roe et al., 2019)", "manualFormatting" : "(Fuss et al., 2018; Roe et al., 2019", "plainTextFormattedCitation" : "(Fuss et al., 2018; Roe et al., 2019)", "previouslyFormattedCitation" : "(Fuss et al., 2018; Roe et al., 2019)" }, "properties" : { "noteIndex" : 0 }, "schema" : "https://github.com/citation-style-language/schema/raw/master/csl-citation.json" }</w:instrText>
      </w:r>
      <w:r>
        <w:fldChar w:fldCharType="separate"/>
      </w:r>
      <w:ins w:id="7651" w:author="Robin Matthews" w:date="2021-05-18T16:08:00Z">
        <w:del w:id="7652" w:author="Ian Blenkinsop" w:date="2021-07-09T16:32:00Z">
          <w:r w:rsidR="00602365" w:rsidDel="007F2319">
            <w:rPr>
              <w:noProof/>
              <w:lang w:val="en-GB"/>
            </w:rPr>
            <w:delText>(</w:delText>
          </w:r>
        </w:del>
        <w:r w:rsidR="00602365">
          <w:rPr>
            <w:noProof/>
            <w:lang w:val="en-GB"/>
          </w:rPr>
          <w:t>Fuss et al., 2018; Roe et al., 2019</w:t>
        </w:r>
      </w:ins>
      <w:del w:id="7653" w:author="Robin Matthews" w:date="2021-05-18T16:08:00Z">
        <w:r w:rsidRPr="000128A3" w:rsidDel="00602365">
          <w:rPr>
            <w:noProof/>
            <w:lang w:val="en-GB"/>
          </w:rPr>
          <w:delText>(Fuss et al., 2018; Roe et al., 2019</w:delText>
        </w:r>
      </w:del>
      <w:r>
        <w:fldChar w:fldCharType="end"/>
      </w:r>
      <w:del w:id="7654" w:author="Ian Blenkinsop" w:date="2021-07-09T16:32:00Z">
        <w:r w:rsidRPr="000128A3" w:rsidDel="007F2319">
          <w:rPr>
            <w:lang w:val="en-GB"/>
          </w:rPr>
          <w:delText>, Chapter 5, Section 5.6</w:delText>
        </w:r>
      </w:del>
      <w:r w:rsidRPr="000128A3">
        <w:rPr>
          <w:lang w:val="en-GB"/>
        </w:rPr>
        <w:t>). Technologies to achieve direct large-scale anthropogenic removals of non-CO</w:t>
      </w:r>
      <w:r w:rsidRPr="000128A3">
        <w:rPr>
          <w:vertAlign w:val="subscript"/>
          <w:lang w:val="en-GB"/>
        </w:rPr>
        <w:t>2</w:t>
      </w:r>
      <w:r w:rsidRPr="000128A3">
        <w:rPr>
          <w:lang w:val="en-GB"/>
        </w:rPr>
        <w:t xml:space="preserve"> GHGs are speculative at present </w:t>
      </w:r>
      <w:r w:rsidR="00294848">
        <w:fldChar w:fldCharType="begin" w:fldLock="1"/>
      </w:r>
      <w:r w:rsidR="00E81B0B">
        <w:rPr>
          <w:lang w:val="en-GB"/>
        </w:rPr>
        <w:instrText xml:space="preserve">ADDIN CSL_CITATION { "citationItems" : [ { "id" : "ITEM-1", "itemData" : { "DOI" : "10.1038/s41598-017-12138-4", "ISSN" : "2045-2322", "author" : [ { "dropping-particle" : "", "family" : "Kroeger", "given" : "Kevin D.", "non-dropping-particle" : "", "parse-names" : false, "suffix" : "" }, { "dropping-particle" : "", "family" : "Crooks", "given" : "Stephen", "non-dropping-particle" : "", "parse-names" : false, "suffix" : "" }, { "dropping-particle" : "", "family" : "Moseman-Valtierra", "given" : "Serena", "non-dropping-particle" : "", "parse-names" : false, "suffix" : "" }, { "dropping-particle" : "", "family" : "Tang", "given" : "Jianwu", "non-dropping-particle" : "", "parse-names" : false, "suffix" : "" } ], "container-title" : "Scientific Reports", "id" : "ITEM-1", "issue" : "1", "issued" : { "date-parts" : [ [ "2017", "12", "20" ] ] }, "page" : "11914", "title" : "Restoring tides to reduce methane emissions in impounded wetlands: A new and potent Blue Carbon climate change intervention", "translator" : [ { "dropping-particle" : "", "family" : "H4540", "given" : "", "non-dropping-particle" : "", "parse-names" : false, "suffix" : "" } ], "type" : "article-journal", "volume" : "7" }, "uris" : [ "http://www.mendeley.com/documents/?uuid=d62c5b58-64d0-4457-a159-b1e22e40898f" ] }, { "id" : "ITEM-2", "itemData" : { "DOI" : "10.1007/s00253-009-1977-9", "ISSN" : "1432-0614", "abstract" : "Methane is a potent greenhouse gas with a global warming potential ~23 times that of carbon dioxide. Here, we describe the modeling of a biotrickling filtration system composed of methane-consuming bacteria, i.e., methanotrophs, to assess the utility of these systems in removing methane from the atmosphere. Model results indicate that assuming the global average atmospheric concentration of methane, 1.7\u00a0ppmv, methane removal is ineffective using these methanotrophic biofilters as the methane concentration is too low to enable cell survival. If the concentration is increased to 500\u20136,000\u00a0ppmv, however, similar to that found above landfills and in concentrated animal feeding operations (factory farms), 4.98\u201335.7 tons of methane can be removed per biofilter per year assuming biotrickling filters of typical size (3.66\u00a0m in diameter and 11.5\u00a0m in height). Using reported ranges of capital, operational, and maintenance costs, the cost of the equivalent ton of CO2 removal using these systems is $90\u2013$910 ($2,070\u2013$20,900 per ton of methane), depending on the influent concentration of methane and if heating is required. The use of methanotrophic biofilters for controlling methane emissions is technically feasible and, provided that either the costs of biofilter construction and operation are reduced or the value of CO2 credits is increased, can also be economically attractive.", "author" : [ { "dropping-particle" : "", "family" : "Yoon", "given" : "Sukhwan", "non-dropping-particle" : "", "parse-names" : false, "suffix" : "" }, { "dropping-particle" : "", "family" : "Carey", "given" : "Jeffrey N", "non-dropping-particle" : "", "parse-names" : false, "suffix" : "" }, { "dropping-particle" : "", "family" : "Semrau", "given" : "Jeremy D", "non-dropping-particle" : "", "parse-names" : false, "suffix" : "" } ], "container-title" : "Applied Microbiology and Biotechnology", "id" : "ITEM-2", "issue" : "5", "issued" : { "date-parts" : [ [ "2009" ] ] }, "page" : "949-956", "title" : "Feasibility of atmospheric methane removal using methanotrophic biotrickling filters", "translator" : [ { "dropping-particle" : "", "family" : "H4388", "given" : "", "non-dropping-particle" : "", "parse-names" : false, "suffix" : "" } ], "type" : "article-journal", "volume" : "83" }, "uris" : [ "http://www.mendeley.com/documents/?uuid=58e4de33-8430-4480-bdbc-d4287900f49d" ] }, { "id" : "ITEM-3", "itemData" : { "DOI" : "10.1007/s11356-016-6103-9", "ISSN" : "1614-7499", "abstract" : "Even if humans stop discharging CO2 into the atmosphere, the average global temperature will still increase during this century. A lot of research has been devoted to prevent and reduce the amount of carbon dioxide (CO2) emissions in the atmosphere, in order to mitigate the effects of climate change. Carbon capture and sequestration (CCS) is one of the technologies that might help to limit emissions. In complement, direct CO2 removal from the atmosphere has been proposed after the emissions have occurred. But, the removal of all the excess anthropogenic atmospheric CO2 will not be enough, due to the fact that CO2 outgases from the ocean as its solubility is dependent of its atmospheric partial pressure. Bringing back the Earth average surface temperature to pre-industrial levels would require the removal of all previously emitted CO2. Thus, the atmospheric removal of other greenhouse gases is necessary. This article proposes a combination of disrupting techniques to transform nitrous oxide (N2O), the third most important greenhouse gas (GHG) in terms of current radiative forcing, which is harmful for the ozone layer and possesses quite high global warming potential. Although several scientific publications cite \u201cgreenhouse gas removal,\u201d to our knowledge, it is the first time innovative solutions are proposed to effectively remove N2O or other GHGs from the atmosphere other than CO2.", "author" : [ { "dropping-particle" : "", "family" : "Ming", "given" : "Tingzhen", "non-dropping-particle" : "", "parse-names" : false, "suffix" : "" }, { "dropping-particle" : "", "family" : "de_Richter", "given" : "Renaud", "non-dropping-particle" : "", "parse-names" : false, "suffix" : "" }, { "dropping-particle" : "", "family" : "Shen", "given" : "Sheng", "non-dropping-particle" : "", "parse-names" : false, "suffix" : "" }, { "dropping-particle" : "", "family" : "Caillol", "given" : "Sylvain", "non-dropping-particle" : "", "parse-names" : false, "suffix" : "" } ], "container-title" : "Environmental Science and Pollution Research", "id" : "ITEM-3", "issue" : "7", "issued" : { "date-parts" : [ [ "2016" ] ] }, "page" : "6119-6138", "title" : "Fighting global warming by greenhouse gas removal: destroying atmospheric nitrous oxide thanks to synergies between two breakthrough technologies", "translator" : [ { "dropping-particle" : "", "family" : "H4386", "given" : "", "non-dropping-particle" : "", "parse-names" : false, "suffix" : "" } ], "type" : "article-journal", "volume" : "23" }, "uris" : [ "http://www.mendeley.com/documents/?uuid=7ee91b68-5012-4c83-8684-0917d1c0def4" ] }, { "id" : "ITEM-4", "itemData" : { "DOI" : "10.1029/2019JC015210", "ISSN" : "2169-9275", "abstract" : "Abstract The observational network around the North Atlantic has improved significantly over the last few decades with subsurface profiling floats and satellite observations and the recent efforts to monitor the Atlantic Meridional Overturning Circulation (AMOC). These have shown decadal time scale changes across the North Atlantic including in heat content, heat transport, and the circulation. However, there are still significant gaps in the observational coverage. Ocean reanalyses integrate the observations with a dynamically consistent ocean model and can be used to understand the observed changes. However, the ability of the reanalyses to represent the dynamics must also be assessed. We use an ensemble of global ocean reanalyses to examine the time mean state and interannual-decadal variability of the North Atlantic ocean since 1993. We assess how well the reanalyses are able to capture processes and whether any understanding can be gained. In particular, we examine aspects of the circulation including convection, AMOC and gyre strengths, and transports. We find that reanalyses show some consistency, in particular showing a weakening of the subpolar gyre and AMOC at 50\u00b0N from the mid-1990s until at least 2009 (related to decadal variability in previous studies), a strengthening and then weakening of the AMOC at 26.5\u00b0N since 2000, and impacts of circulation changes on transports. These results agree with model studies and the AMOC observations at 26.5\u00b0N since 2005. We also see less spread across the ensemble in AMOC strength and mixed layer depth, suggesting improvements as the observational coverage has improved.", "author" : [ { "dropping-particle" : "", "family" : "Jackson", "given" : "L C", "non-dropping-particle" : "", "parse-names" : false, "suffix" : "" }, { "dropping-particle" : "", "family" : "Dubois", "given" : "C", "non-dropping-particle" : "", "parse-names" : false, "suffix" : "" }, { "dropping-particle" : "", "family" : "Forget", "given" : "G", "non-dropping-particle" : "", "parse-names" : false, "suffix" : "" }, { "dropping-particle" : "", "family" : "Haines", "given" : "K", "non-dropping-particle" : "", "parse-names" : false, "suffix" : "" }, { "dropping-particle" : "", "family" : "Harrison", "given" : "M", "non-dropping-particle" : "", "parse-names" : false, "suffix" : "" }, { "dropping-particle" : "", "family" : "Iovino", "given" : "D", "non-dropping-particle" : "", "parse-names" : false, "suffix" : "" }, { "dropping-particle" : "", "family" : "K\u00f6hl", "given" : "A", "non-dropping-particle" : "", "parse-names" : false, "suffix" : "" }, { "dropping-particle" : "", "family" : "Mignac", "given" : "D", "non-dropping-particle" : "", "parse-names" : false, "suffix" : "" }, { "dropping-particle" : "", "family" : "Masina", "given" : "S", "non-dropping-particle" : "", "parse-names" : false, "suffix" : "" }, { "dropping-particle" : "", "family" : "Peterson", "given" : "K A", "non-dropping-particle" : "", "parse-names" : false, "suffix" : "" }, { "dropping-particle" : "", "family" : "Piecuch", "given" : "C G", "non-dropping-particle" : "", "parse-names" : false, "suffix" : "" }, { "dropping-particle" : "", "family" : "Roberts", "given" : "C D", "non-dropping-particle" : "", "parse-names" : false, "suffix" : "" }, { "dropping-particle" : "", "family" : "Robson", "given" : "J", "non-dropping-particle" : "", "parse-names" : false, "suffix" : "" }, { "dropping-particle" : "", "family" : "Storto", "given" : "A", "non-dropping-particle" : "", "parse-names" : false, "suffix" : "" }, { "dropping-particle" : "", "family" : "Toyoda", "given" : "T", "non-dropping-particle" : "", "parse-names" : false, "suffix" : "" }, { "dropping-particle" : "", "family" : "Valdivieso", "given" : "M", "non-dropping-particle" : "", "parse-names" : false, "suffix" : "" }, { "dropping-particle" : "", "family" : "Wilson", "given" : "C", </w:instrText>
      </w:r>
      <w:r w:rsidR="00E81B0B" w:rsidRPr="00A1237E">
        <w:instrText>"non-dropping-particle" : "", "parse-names" : false, "suffix" : "" }, { "dropping-particle" : "", "family" : "Wang", "given" : "Y", "non-dropping-particle" : "", "parse-names" : false, "suffix" : "" }, { "dropping-particle" : "", "family" : "Zuo", "given" : "H", "non-dropping-particle" : "", "parse-names" : false, "suffix" : "" } ], "container-title" : "Journal of Geophysical Research: Oceans", "id" : "ITEM-4", "issue" : "12", "issued" : { "date-parts" : [ [ "2019", "12", "1" ] ] }, "note" : "https://doi.org/10.1029/2019JC015210", "page" : "9141-9170", "publisher" : "John Wiley &amp; Sons, Ltd", "title" : "The Mean State and Variability of the North Atlantic Circulation: A Perspective From Ocean Reanalyses", "translator" : [ { "dropping-particle" : "", "family" : "H2021", "given" : "", "non-dropping-particle" : "", "parse-names" : false, "suffix" : "" } ], "type" : "article-journal", "volume" : "124" }, "uris" : [ "http://www.mendeley.com/documents/?uuid=22878b84-2e40-46de-9ee1-90efa3d3f45a" ] } ], "mendeley" : { "formattedCitation" : "(Yoon et al., 2009; Ming et al., 2016; Kroeger et al., 2017; Jackson et al., 2019)", "plainTextFormattedCitation" : "(Yoon et al., 2009; Ming et al., 2016; Kroeger et al., 2017; Jackson et al., 2019)", "previouslyFormattedCitation" : "(Yoon et al., 2009; Ming et al., 2016; Kroeger et al., 2017; Jackson et al., 2019)" }, "properties" : { "noteIndex" : 0 }, "schema" : "https://github.com/citation-style-language/schema/raw/master/csl-citation.json" }</w:instrText>
      </w:r>
      <w:r w:rsidR="00294848">
        <w:fldChar w:fldCharType="separate"/>
      </w:r>
      <w:ins w:id="7655" w:author="Robin Matthews" w:date="2021-05-18T16:08:00Z">
        <w:r w:rsidR="00602365">
          <w:rPr>
            <w:noProof/>
            <w:lang w:val="sv-SE"/>
          </w:rPr>
          <w:t>(Yoon et al., 2009; Ming et al., 2016; Kroeger et al., 2017; Jackson et al., 2019)</w:t>
        </w:r>
      </w:ins>
      <w:del w:id="7656" w:author="Robin Matthews" w:date="2021-05-18T16:08:00Z">
        <w:r w:rsidR="00294848" w:rsidRPr="00294848" w:rsidDel="00602365">
          <w:rPr>
            <w:noProof/>
            <w:lang w:val="sv-SE"/>
          </w:rPr>
          <w:delText>(Yoon et al., 2009; Ming et al., 2016; Kroeger et al., 2017; Jackson et al., 2019)</w:delText>
        </w:r>
      </w:del>
      <w:r w:rsidR="00294848">
        <w:fldChar w:fldCharType="end"/>
      </w:r>
      <w:r w:rsidRPr="00294848">
        <w:rPr>
          <w:lang w:val="sv-SE"/>
        </w:rPr>
        <w:t xml:space="preserve">. </w:t>
      </w:r>
    </w:p>
    <w:p w14:paraId="202D451D" w14:textId="77777777" w:rsidR="00294F83" w:rsidRPr="00294848" w:rsidRDefault="00294F83" w:rsidP="00294F83">
      <w:pPr>
        <w:pStyle w:val="AR6BodyText"/>
        <w:shd w:val="clear" w:color="auto" w:fill="DEEAF6" w:themeFill="accent1" w:themeFillTint="33"/>
        <w:rPr>
          <w:lang w:val="sv-SE"/>
        </w:rPr>
      </w:pPr>
    </w:p>
    <w:p w14:paraId="10992C49" w14:textId="77777777" w:rsidR="006409E5" w:rsidRPr="008B78B0" w:rsidRDefault="006409E5" w:rsidP="00294F83">
      <w:pPr>
        <w:pStyle w:val="AR6BodyTextBold"/>
      </w:pPr>
      <w:r w:rsidRPr="008B78B0">
        <w:t xml:space="preserve">[END BOX 1.4 HERE] </w:t>
      </w:r>
    </w:p>
    <w:p w14:paraId="316FE95D" w14:textId="31CF7936" w:rsidR="006409E5" w:rsidRDefault="006409E5" w:rsidP="003133C1">
      <w:pPr>
        <w:pStyle w:val="AR6BodyText"/>
      </w:pPr>
    </w:p>
    <w:p w14:paraId="7F69C99B" w14:textId="186839F8" w:rsidR="00294F83" w:rsidRDefault="00294F83" w:rsidP="003133C1">
      <w:pPr>
        <w:pStyle w:val="AR6BodyText"/>
      </w:pPr>
    </w:p>
    <w:p w14:paraId="39050C0C" w14:textId="61BE0708" w:rsidR="00294F83" w:rsidRDefault="00294F83" w:rsidP="00294F83">
      <w:pPr>
        <w:pStyle w:val="AR6Chap1Level111"/>
      </w:pPr>
      <w:bookmarkStart w:id="7657" w:name="_Toc69950028"/>
      <w:r>
        <w:t>Final remarks</w:t>
      </w:r>
      <w:bookmarkEnd w:id="7657"/>
    </w:p>
    <w:p w14:paraId="52209FB0" w14:textId="77777777" w:rsidR="00294F83" w:rsidRPr="00294F83" w:rsidRDefault="00294F83" w:rsidP="00294F83">
      <w:pPr>
        <w:pStyle w:val="AR6BodyText"/>
        <w:rPr>
          <w:lang w:eastAsia="en-US"/>
        </w:rPr>
      </w:pPr>
    </w:p>
    <w:p w14:paraId="11ABEC8C" w14:textId="58B6C715" w:rsidR="00294F83" w:rsidRPr="000128A3" w:rsidRDefault="00294F83" w:rsidP="00294F83">
      <w:pPr>
        <w:pStyle w:val="AR6BodyText"/>
        <w:rPr>
          <w:lang w:val="en-GB"/>
        </w:rPr>
      </w:pPr>
      <w:bookmarkStart w:id="7658" w:name="_Hlk66794484"/>
      <w:r w:rsidRPr="000128A3">
        <w:rPr>
          <w:lang w:val="en-GB"/>
        </w:rPr>
        <w:t xml:space="preserve">The assessment in this </w:t>
      </w:r>
      <w:r w:rsidR="00296752">
        <w:rPr>
          <w:lang w:val="en-GB"/>
        </w:rPr>
        <w:t>R</w:t>
      </w:r>
      <w:r w:rsidRPr="000128A3">
        <w:rPr>
          <w:lang w:val="en-GB"/>
        </w:rPr>
        <w:t xml:space="preserve">eport </w:t>
      </w:r>
      <w:r w:rsidR="00296752">
        <w:rPr>
          <w:lang w:val="en-GB"/>
        </w:rPr>
        <w:t>is</w:t>
      </w:r>
      <w:r w:rsidR="00296752" w:rsidRPr="000128A3">
        <w:rPr>
          <w:lang w:val="en-GB"/>
        </w:rPr>
        <w:t xml:space="preserve"> </w:t>
      </w:r>
      <w:r w:rsidRPr="000128A3">
        <w:rPr>
          <w:lang w:val="en-GB"/>
        </w:rPr>
        <w:t xml:space="preserve">based on a rapidly growing body of new evidence from the peer-reviewed literature. Recently, scientific climate change research has doubled in output every 5–6 years; the majority of publications deal with issues related to the physical climate system </w:t>
      </w:r>
      <w:r>
        <w:fldChar w:fldCharType="begin" w:fldLock="1"/>
      </w:r>
      <w:r w:rsidR="00E81B0B">
        <w:rPr>
          <w:lang w:val="en-GB"/>
        </w:rPr>
        <w:instrText>ADDIN CSL_CITATION { "citationItems" : [ { "id" : "ITEM-1", "itemData" : { "DOI" : "10.1017/CBO9781107415379.006", "ISBN" : "9781107058071", "author" : [ { "dropping-particle" : "", "family" : "Burkett", "given" : "V.R.", "non-dropping-particle" : "", "parse-names" : false, "suffix" : "" }, { "dropping-particle" : "", "family" : "Suarez", "given" : "A.G.", "non-dropping-particle" : "", "parse-names" : false, "suffix" : "" }, { "dropping-particle" : "", "family" : "Bindi", "given" : "M.", "non-dropping-particle" : "", "parse-names" : false, "suffix" : "" }, { "dropping-particle" : "", "family" : "Conde", "given" : "C.", "non-dropping-particle" : "", "parse-names" : false, "suffix" : "" }, { "dropping-particle" : "", "family" : "Mukerji", "given" : "R.", "non-dropping-particle" : "", "parse-names" : false, "suffix" : "" }, { "dropping-particle" : "", "family" : "Prather", "given" : "M.J.", "non-dropping-particle" : "", "parse-names" : false, "suffix" : "" }, { "dropping-particle" : "", "family" : "Clair", "given" : "A.L.", "non-dropping-particle" : "St.", "parse-names" : false, "suffix" : "" }, { "dropping-particle" : "", "family" : "Yohe", "given" : "G.W.", "non-dropping-particle" : "", "parse-names" : false, "suffix" : "" } ], "container-title" : "Climate Change 2014: Impacts, Adaptation, and Vulnerability. Part A: Global and Sectoral Aspects. Contribution of Working Group II to the Fifth Assessment Report of the Intergovernmental Panel on Climate Change", "editor" : [ { "dropping-particle" : "", "family" : "Field", "given" : "C.B.", "non-dropping-particle" : "", "parse-names" : false, "suffix" : "" }, { "dropping-particle" : "", "family" : "Barros", "given" : "V.R.", "non-dropping-particle" : "", "parse-names" : false, "suffix" : "" }, { "dropping-particle" : "", "family" : "Dokken", "given" : "D.J.", "non-dropping-particle" : "", "parse-names" : false, "suffix" : "" }, { "dropping-particle" : "", "family" : "Mach", "given" : "K.J.", "non-dropping-particle" : "", "parse-names" : false, "suffix" : "" }, { "dropping-particle" : "", "family" : "Mastrandrea", "given" : "M.D.", "non-dropping-particle" : "", "parse-names" : false, "suffix" : "" }, { "dropping-particle" : "", "family" : "Bilir", "given" : "T.E.", "non-dropping-particle" : "", "parse-names" : false, "suffix" : "" }, { "dropping-particle" : "", "family" : "Chatterjee", "given" : "M.", "non-dropping-particle" : "", "parse-names" : false, "suffix" : "" }, { "dropping-particle" : "", "family" : "Ebi", "given" : "K.L.", "non-dropping-particle" : "", "parse-names" : false, "suffix" : "" }, { "dropping-particle" : "", "family" : "Estrada", "given" : "Y.O.", "non-dropping-particle" : "", "parse-names" : false, "suffix" : "" }, { "dropping-particle" : "", "family" : "Genova", "given" : "R.C.", "non-dropping-particle" : "", "parse-names" : false, "suffix" : "" }, { "dropping-particle" : "", "family" : "Girma", "given" : "B.", "non-dropping-particle" : "", "parse-names" : false, "suffix" : "" }, { "dropping-particle" : "", "family" : "Kissel", "given" : "E.S.", "non-dropping-particle" : "", "parse-names" : false, "suffix" : "" }, { "dropping-particle" : "", "family" : "Levy", "given" : "A.N.", "non-dropping-particle" : "", "parse-names" : false, "suffix" : "" }, { "dropping-particle" : "", "family" : "MacCracken", "given" : "S.", "non-dropping-particle" : "", "parse-names" : false, "suffix" : "" }, { "dropping-particle" : "", "family" : "Mastrandrea", "given" : "P.R.", "non-dropping-particle" : "", "parse-names" : false, "suffix" : "" }, { "dropping-particle" : "", "family" : "White", "given" : "L.L.", "non-dropping-particle" : "", "parse-names" : false, "suffix" : "" } ], "id" : "ITEM-1", "issued" : { "date-parts" : [ [ "2014" ] ] }, "page" : "169-194", "publisher" : "Cambridge University Press", "publisher-place" : "Cambridge, United Kingdom and New York, NY, USA", "title" : "Point of departure", "translator" : [ { "dropping-particle" : "", "family" : "H4374", "given" : "Rt13", "non-dropping-particle" : "", "parse-names" : false, "suffix" : "" } ], "type" : "chapter" }, "uris" : [ "http://www.mendeley.com/documents/?uuid=3a872488-346c-4e1f-8a5d-ff971b1cee89" ] }, { "id" : "ITEM-2", "itemData" : { "DOI" : "10.1371/journal.pone.0160393", "ISSN" : "1932-6203", "author" : [ { "dropping-particle" : "", "family" : "Haunschild", "given" : "Robin", "non-dropping-particle" : "", "parse-names" : false, "suffix" : "" }, { "dropping-particle" : "", "family" : "Bornmann", "given" : "Lutz", "non-dropping-particle" : "", "parse-names" : false, "suffix" : "" }, { "dropping-particle" : "", "family" : "Marx", "given" : "Werner", "non-dropping-particle" : "", "parse-names" : false, "suffix" : "" } ], "container-title" : "PLOS ONE", "editor" : [ { "dropping-particle" : "", "family" : "Glanzel", "given" : "Wolfgang", "non-dropping-particle" : "", "parse-names" : false, "suffix" : "" } ], "id" : "ITEM-2", "issue" : "7", "issued" : { "date-parts" : [ [ "2016", "7", "29" ] ] }, "page" : "e0160393", "title" : "Climate Change Research in View of Bibliometrics", "translator" : [ { "dropping-particle" : "", "family" : "H3798", "given" : "", "non-dropping-particle" : "", "parse-names" : false, "suffix" : "" } ], "type" : "article-journal", "volume" : "11" }, "uris" : [ "http://www.mendeley.com/documents/?uuid=37a1436a-0bef-4aa0-b4f8-9cc9f7708584" ] } ], "mendeley" : { "formattedCitation" : "(Burkett et al., 2014; Haunschild et al., 2016)", "plainTextFormattedCitation" : "(Burkett et al., 2014; Haunschild et al., 2016)", "previouslyFormattedCitation" : "(Burkett et al., 2014; Haunschild et al., 2016)" }, "properties" : { "noteIndex" : 0 }, "schema" : "https://github.com/citation-style-language/schema/raw/master/csl-citation.json" }</w:instrText>
      </w:r>
      <w:r>
        <w:fldChar w:fldCharType="separate"/>
      </w:r>
      <w:ins w:id="7659" w:author="Robin Matthews" w:date="2021-05-18T16:08:00Z">
        <w:r w:rsidR="00602365">
          <w:rPr>
            <w:noProof/>
            <w:lang w:val="en-GB"/>
          </w:rPr>
          <w:t>(Burkett et al., 2014; Haunschild et al., 2016)</w:t>
        </w:r>
      </w:ins>
      <w:del w:id="7660" w:author="Robin Matthews" w:date="2021-05-18T16:08:00Z">
        <w:r w:rsidRPr="000128A3" w:rsidDel="00602365">
          <w:rPr>
            <w:noProof/>
            <w:lang w:val="en-GB"/>
          </w:rPr>
          <w:delText>(Burkett et al., 2014; Haunschild et al., 2016)</w:delText>
        </w:r>
      </w:del>
      <w:r>
        <w:fldChar w:fldCharType="end"/>
      </w:r>
      <w:r w:rsidRPr="000128A3">
        <w:rPr>
          <w:lang w:val="en-GB"/>
        </w:rPr>
        <w:t>. The sheer volume of published, peer-reviewed literature on climate change presents a challenge to comprehensive, robust and transparent assessment.</w:t>
      </w:r>
    </w:p>
    <w:p w14:paraId="0B9E7594" w14:textId="77777777" w:rsidR="00294F83" w:rsidRPr="000128A3" w:rsidRDefault="00294F83" w:rsidP="00294F83">
      <w:pPr>
        <w:pStyle w:val="AR6BodyText"/>
        <w:rPr>
          <w:lang w:val="en-GB"/>
        </w:rPr>
      </w:pPr>
    </w:p>
    <w:p w14:paraId="59116384" w14:textId="188F2271" w:rsidR="00294F83" w:rsidRPr="000128A3" w:rsidRDefault="00294F83" w:rsidP="00294F83">
      <w:pPr>
        <w:pStyle w:val="AR6BodyText"/>
        <w:rPr>
          <w:lang w:val="en-GB"/>
        </w:rPr>
      </w:pPr>
      <w:r w:rsidRPr="000128A3">
        <w:rPr>
          <w:lang w:val="en-GB"/>
        </w:rPr>
        <w:t xml:space="preserve">The enhanced focus on regional climate in </w:t>
      </w:r>
      <w:ins w:id="7661" w:author="Ian Blenkinsop" w:date="2021-07-09T16:33:00Z">
        <w:r w:rsidR="00D7023D" w:rsidRPr="000128A3">
          <w:rPr>
            <w:lang w:val="en-GB"/>
          </w:rPr>
          <w:t>AR6</w:t>
        </w:r>
        <w:r w:rsidR="00D7023D">
          <w:rPr>
            <w:lang w:val="en-GB"/>
          </w:rPr>
          <w:t xml:space="preserve"> </w:t>
        </w:r>
      </w:ins>
      <w:r w:rsidRPr="000128A3">
        <w:rPr>
          <w:lang w:val="en-GB"/>
        </w:rPr>
        <w:t xml:space="preserve">WGI </w:t>
      </w:r>
      <w:del w:id="7662" w:author="Ian Blenkinsop" w:date="2021-07-09T16:33:00Z">
        <w:r w:rsidRPr="000128A3" w:rsidDel="00D7023D">
          <w:rPr>
            <w:lang w:val="en-GB"/>
          </w:rPr>
          <w:delText xml:space="preserve">AR6 </w:delText>
        </w:r>
      </w:del>
      <w:r w:rsidRPr="000128A3">
        <w:rPr>
          <w:lang w:val="en-GB"/>
        </w:rPr>
        <w:t>further expands the volume of literature relative to AR5, including non-English language publications sometimes presented as reports (‘grey’ literature), particularly on topics such as regional observing networks and climate services. These factors enhance the challenge of discovering, accessing and assessing the relevant literature. The international, multi</w:t>
      </w:r>
      <w:del w:id="7663" w:author="Ian Blenkinsop" w:date="2021-07-09T16:34:00Z">
        <w:r w:rsidRPr="000128A3" w:rsidDel="00D7023D">
          <w:rPr>
            <w:lang w:val="en-GB"/>
          </w:rPr>
          <w:delText>-</w:delText>
        </w:r>
      </w:del>
      <w:r w:rsidRPr="000128A3">
        <w:rPr>
          <w:lang w:val="en-GB"/>
        </w:rPr>
        <w:t xml:space="preserve">lingual author teams of </w:t>
      </w:r>
      <w:del w:id="7664" w:author="Ian Blenkinsop" w:date="2021-07-09T16:35:00Z">
        <w:r w:rsidRPr="000128A3" w:rsidDel="00D7023D">
          <w:rPr>
            <w:lang w:val="en-GB"/>
          </w:rPr>
          <w:delText xml:space="preserve">the </w:delText>
        </w:r>
      </w:del>
      <w:r w:rsidRPr="000128A3">
        <w:rPr>
          <w:lang w:val="en-GB"/>
        </w:rPr>
        <w:t xml:space="preserve">IPCC AR6, combined with the open </w:t>
      </w:r>
      <w:del w:id="7665" w:author="Ian Blenkinsop" w:date="2021-07-09T16:35:00Z">
        <w:r w:rsidRPr="000128A3" w:rsidDel="00D7023D">
          <w:rPr>
            <w:lang w:val="en-GB"/>
          </w:rPr>
          <w:delText xml:space="preserve">expert </w:delText>
        </w:r>
      </w:del>
      <w:ins w:id="7666" w:author="Ian Blenkinsop" w:date="2021-07-09T16:35:00Z">
        <w:r w:rsidR="00D7023D" w:rsidRPr="000128A3">
          <w:rPr>
            <w:lang w:val="en-GB"/>
          </w:rPr>
          <w:t>expert</w:t>
        </w:r>
        <w:r w:rsidR="00D7023D">
          <w:rPr>
            <w:lang w:val="en-GB"/>
          </w:rPr>
          <w:t>-</w:t>
        </w:r>
      </w:ins>
      <w:r w:rsidRPr="000128A3">
        <w:rPr>
          <w:lang w:val="en-GB"/>
        </w:rPr>
        <w:t xml:space="preserve">review process, help to </w:t>
      </w:r>
      <w:del w:id="7667" w:author="Ian Blenkinsop" w:date="2021-07-09T16:35:00Z">
        <w:r w:rsidRPr="000128A3" w:rsidDel="00D7023D">
          <w:rPr>
            <w:lang w:val="en-GB"/>
          </w:rPr>
          <w:delText xml:space="preserve">minimise </w:delText>
        </w:r>
      </w:del>
      <w:ins w:id="7668" w:author="Ian Blenkinsop" w:date="2021-07-09T16:35:00Z">
        <w:r w:rsidR="00D7023D" w:rsidRPr="000128A3">
          <w:rPr>
            <w:lang w:val="en-GB"/>
          </w:rPr>
          <w:t>minimi</w:t>
        </w:r>
        <w:r w:rsidR="00D7023D">
          <w:rPr>
            <w:lang w:val="en-GB"/>
          </w:rPr>
          <w:t>z</w:t>
        </w:r>
        <w:r w:rsidR="00D7023D" w:rsidRPr="000128A3">
          <w:rPr>
            <w:lang w:val="en-GB"/>
          </w:rPr>
          <w:t xml:space="preserve">e </w:t>
        </w:r>
      </w:ins>
      <w:r w:rsidRPr="000128A3">
        <w:rPr>
          <w:lang w:val="en-GB"/>
        </w:rPr>
        <w:t xml:space="preserve">these concerns, but they remain a challenge. </w:t>
      </w:r>
    </w:p>
    <w:p w14:paraId="0B239400" w14:textId="77777777" w:rsidR="00294F83" w:rsidRPr="000128A3" w:rsidRDefault="00294F83" w:rsidP="00294F83">
      <w:pPr>
        <w:pStyle w:val="AR6BodyText"/>
        <w:rPr>
          <w:lang w:val="en-GB"/>
        </w:rPr>
      </w:pPr>
    </w:p>
    <w:p w14:paraId="6EF17DB1" w14:textId="31F99B69" w:rsidR="00294F83" w:rsidRPr="000128A3" w:rsidRDefault="00294F83" w:rsidP="00294F83">
      <w:pPr>
        <w:pStyle w:val="AR6BodyText"/>
        <w:rPr>
          <w:lang w:val="en-GB"/>
        </w:rPr>
      </w:pPr>
      <w:r w:rsidRPr="000128A3">
        <w:rPr>
          <w:lang w:val="en-GB"/>
        </w:rPr>
        <w:t xml:space="preserve">Despite the key role of CMIP6 in this </w:t>
      </w:r>
      <w:r w:rsidR="00296752">
        <w:rPr>
          <w:lang w:val="en-GB"/>
        </w:rPr>
        <w:t>R</w:t>
      </w:r>
      <w:r w:rsidRPr="000128A3">
        <w:rPr>
          <w:lang w:val="en-GB"/>
        </w:rPr>
        <w:t xml:space="preserve">eport (Section 1.5), the number of studies evaluating its results and modelling systems remains relatively limited. At the time of publication, additional model results are still becoming available. This reflects the </w:t>
      </w:r>
      <w:r w:rsidR="00296752">
        <w:rPr>
          <w:lang w:val="en-GB"/>
        </w:rPr>
        <w:t xml:space="preserve">need for </w:t>
      </w:r>
      <w:r w:rsidRPr="000128A3">
        <w:rPr>
          <w:lang w:val="en-GB"/>
        </w:rPr>
        <w:t xml:space="preserve">close temporal alignment of the CMIP cycle with the IPCC assessment process, and the growing complexity of coordinated international modelling efforts. </w:t>
      </w:r>
    </w:p>
    <w:p w14:paraId="416FEA42" w14:textId="77777777" w:rsidR="00294F83" w:rsidRPr="000128A3" w:rsidRDefault="00294F83" w:rsidP="00294F83">
      <w:pPr>
        <w:pStyle w:val="AR6BodyText"/>
        <w:rPr>
          <w:lang w:val="en-GB"/>
        </w:rPr>
      </w:pPr>
    </w:p>
    <w:p w14:paraId="7D7AC2A9" w14:textId="11EB118B" w:rsidR="00294F83" w:rsidRPr="000128A3" w:rsidRDefault="00294F83" w:rsidP="00294F83">
      <w:pPr>
        <w:pStyle w:val="AR6BodyText"/>
        <w:rPr>
          <w:lang w:val="en-GB"/>
        </w:rPr>
      </w:pPr>
      <w:r w:rsidRPr="000128A3">
        <w:rPr>
          <w:lang w:val="en-GB"/>
        </w:rPr>
        <w:t xml:space="preserve">Indigenous and local knowledge </w:t>
      </w:r>
      <w:r w:rsidR="00296752">
        <w:rPr>
          <w:lang w:val="en-GB"/>
        </w:rPr>
        <w:t>includes</w:t>
      </w:r>
      <w:r w:rsidR="00296752" w:rsidRPr="000128A3">
        <w:rPr>
          <w:lang w:val="en-GB"/>
        </w:rPr>
        <w:t xml:space="preserve"> </w:t>
      </w:r>
      <w:r w:rsidRPr="000128A3">
        <w:rPr>
          <w:lang w:val="en-GB"/>
        </w:rPr>
        <w:t xml:space="preserve">information about past and present climate states. However, assessing this knowledge, and integrating it with the scientific literature, remains a challenge to be met. This lack of assessment capability and integration leads to most WGI chapters still not including </w:t>
      </w:r>
      <w:del w:id="7669" w:author="Ian Blenkinsop" w:date="2021-07-09T16:36:00Z">
        <w:r w:rsidRPr="000128A3" w:rsidDel="00D7023D">
          <w:rPr>
            <w:lang w:val="en-GB"/>
          </w:rPr>
          <w:delText xml:space="preserve">Indigenous </w:delText>
        </w:r>
      </w:del>
      <w:ins w:id="7670" w:author="Ian Blenkinsop" w:date="2021-07-09T16:36:00Z">
        <w:r w:rsidR="00D7023D">
          <w:rPr>
            <w:lang w:val="en-GB"/>
          </w:rPr>
          <w:t>i</w:t>
        </w:r>
        <w:r w:rsidR="00D7023D" w:rsidRPr="000128A3">
          <w:rPr>
            <w:lang w:val="en-GB"/>
          </w:rPr>
          <w:t xml:space="preserve">ndigenous </w:t>
        </w:r>
      </w:ins>
      <w:r w:rsidRPr="000128A3">
        <w:rPr>
          <w:lang w:val="en-GB"/>
        </w:rPr>
        <w:t>and local knowledge in their assessment findings.</w:t>
      </w:r>
    </w:p>
    <w:p w14:paraId="698AC1AE" w14:textId="77777777" w:rsidR="00294F83" w:rsidRPr="000128A3" w:rsidRDefault="00294F83" w:rsidP="00294F83">
      <w:pPr>
        <w:pStyle w:val="AR6BodyText"/>
        <w:rPr>
          <w:lang w:val="en-GB"/>
        </w:rPr>
      </w:pPr>
    </w:p>
    <w:p w14:paraId="0B352CD2" w14:textId="54300CC3" w:rsidR="00294F83" w:rsidRPr="000128A3" w:rsidRDefault="00294F83" w:rsidP="00294F83">
      <w:pPr>
        <w:pStyle w:val="AR6BodyText"/>
        <w:rPr>
          <w:lang w:val="en-GB"/>
        </w:rPr>
      </w:pPr>
      <w:r w:rsidRPr="000128A3">
        <w:rPr>
          <w:lang w:val="en-GB"/>
        </w:rPr>
        <w:t xml:space="preserve">Spatial and temporal gaps in both historical and current observing networks, and the limited extent of paleoclimatic archives, have always posed a challenge for IPCC assessments. A relative paucity of long-term observations is particularly evident in Antarctica and in the depths of the ocean. Knowledge of previous cryospheric and oceanic processes is therefore incomplete. Sparse instrumental temperature observations prior to the industrial revolution makes it difficult to uniquely characterize a ‘pre-industrial’ baseline, although this </w:t>
      </w:r>
      <w:del w:id="7671" w:author="Ian Blenkinsop" w:date="2021-07-09T16:47:00Z">
        <w:r w:rsidRPr="000128A3" w:rsidDel="004C7707">
          <w:rPr>
            <w:lang w:val="en-GB"/>
          </w:rPr>
          <w:delText xml:space="preserve">report </w:delText>
        </w:r>
      </w:del>
      <w:ins w:id="7672" w:author="Ian Blenkinsop" w:date="2021-07-09T16:47:00Z">
        <w:r w:rsidR="004C7707">
          <w:rPr>
            <w:lang w:val="en-GB"/>
          </w:rPr>
          <w:t>R</w:t>
        </w:r>
        <w:r w:rsidR="004C7707" w:rsidRPr="000128A3">
          <w:rPr>
            <w:lang w:val="en-GB"/>
          </w:rPr>
          <w:t xml:space="preserve">eport </w:t>
        </w:r>
      </w:ins>
      <w:r w:rsidRPr="000128A3">
        <w:rPr>
          <w:lang w:val="en-GB"/>
        </w:rPr>
        <w:t>extends the assessment of anthropogenic temperature change further back in time than previous assessment cycles (</w:t>
      </w:r>
      <w:ins w:id="7673" w:author="Ian Blenkinsop" w:date="2021-07-12T15:12:00Z">
        <w:r w:rsidR="00F274BD" w:rsidRPr="000128A3">
          <w:rPr>
            <w:lang w:val="en-GB"/>
          </w:rPr>
          <w:t>Chapter 7</w:t>
        </w:r>
        <w:r w:rsidR="00F274BD">
          <w:rPr>
            <w:lang w:val="en-GB"/>
          </w:rPr>
          <w:t xml:space="preserve"> and </w:t>
        </w:r>
      </w:ins>
      <w:r w:rsidRPr="000128A3">
        <w:rPr>
          <w:lang w:val="en-GB"/>
        </w:rPr>
        <w:t>Cross-Chapter Box 1.2</w:t>
      </w:r>
      <w:del w:id="7674" w:author="Ian Blenkinsop" w:date="2021-07-09T16:37:00Z">
        <w:r w:rsidRPr="000128A3" w:rsidDel="00D7023D">
          <w:rPr>
            <w:lang w:val="en-GB"/>
          </w:rPr>
          <w:delText xml:space="preserve">, </w:delText>
        </w:r>
      </w:del>
      <w:del w:id="7675" w:author="Ian Blenkinsop" w:date="2021-07-12T15:12:00Z">
        <w:r w:rsidRPr="000128A3" w:rsidDel="00F274BD">
          <w:rPr>
            <w:lang w:val="en-GB"/>
          </w:rPr>
          <w:delText>Chapter 7</w:delText>
        </w:r>
      </w:del>
      <w:r w:rsidRPr="000128A3">
        <w:rPr>
          <w:lang w:val="en-GB"/>
        </w:rPr>
        <w:t xml:space="preserve">). </w:t>
      </w:r>
    </w:p>
    <w:p w14:paraId="12052A64" w14:textId="77777777" w:rsidR="00294F83" w:rsidRPr="000128A3" w:rsidRDefault="00294F83" w:rsidP="00294F83">
      <w:pPr>
        <w:pStyle w:val="AR6BodyText"/>
        <w:rPr>
          <w:lang w:val="en-GB"/>
        </w:rPr>
      </w:pPr>
    </w:p>
    <w:p w14:paraId="6B37F759" w14:textId="3FE43E0D" w:rsidR="00294F83" w:rsidRPr="000128A3" w:rsidRDefault="00294F83" w:rsidP="00294F83">
      <w:pPr>
        <w:pStyle w:val="AR6BodyText"/>
        <w:rPr>
          <w:lang w:val="en-GB"/>
        </w:rPr>
      </w:pPr>
      <w:r w:rsidRPr="000128A3">
        <w:rPr>
          <w:lang w:val="en-GB"/>
        </w:rPr>
        <w:t xml:space="preserve">Common, integrating scenarios can never encompass all possible events that might induce radiative forcing </w:t>
      </w:r>
      <w:r w:rsidRPr="000128A3">
        <w:rPr>
          <w:lang w:val="en-GB"/>
        </w:rPr>
        <w:lastRenderedPageBreak/>
        <w:t>in the future (Section 1.4). These may include large volcanic eruptions (</w:t>
      </w:r>
      <w:del w:id="7676" w:author="Ian Blenkinsop" w:date="2021-07-09T16:48:00Z">
        <w:r w:rsidRPr="000128A3" w:rsidDel="004C7707">
          <w:rPr>
            <w:lang w:val="en-GB"/>
          </w:rPr>
          <w:delText xml:space="preserve">see </w:delText>
        </w:r>
      </w:del>
      <w:r w:rsidRPr="000128A3">
        <w:rPr>
          <w:lang w:val="en-GB"/>
        </w:rPr>
        <w:t>Cross-Chapter Box 4.1</w:t>
      </w:r>
      <w:del w:id="7677" w:author="Ian Blenkinsop" w:date="2021-07-09T16:48:00Z">
        <w:r w:rsidRPr="000128A3" w:rsidDel="004C7707">
          <w:rPr>
            <w:lang w:val="en-GB"/>
          </w:rPr>
          <w:delText xml:space="preserve"> in Chapter 4</w:delText>
        </w:r>
      </w:del>
      <w:r w:rsidRPr="000128A3">
        <w:rPr>
          <w:lang w:val="en-GB"/>
        </w:rPr>
        <w:t xml:space="preserve">), </w:t>
      </w:r>
      <w:r w:rsidR="00296752">
        <w:rPr>
          <w:lang w:val="en-GB"/>
        </w:rPr>
        <w:t>the consequences</w:t>
      </w:r>
      <w:r w:rsidR="00296752" w:rsidRPr="000128A3">
        <w:rPr>
          <w:lang w:val="en-GB"/>
        </w:rPr>
        <w:t xml:space="preserve"> </w:t>
      </w:r>
      <w:r w:rsidR="00296752">
        <w:rPr>
          <w:lang w:val="en-GB"/>
        </w:rPr>
        <w:t>of</w:t>
      </w:r>
      <w:r w:rsidR="00296752" w:rsidRPr="000128A3">
        <w:rPr>
          <w:lang w:val="en-GB"/>
        </w:rPr>
        <w:t xml:space="preserve"> </w:t>
      </w:r>
      <w:r w:rsidRPr="000128A3">
        <w:rPr>
          <w:lang w:val="en-GB"/>
        </w:rPr>
        <w:t xml:space="preserve">a major meteorite, smoke plumes following a conflict involving nuclear weapons, extensive </w:t>
      </w:r>
      <w:commentRangeStart w:id="7678"/>
      <w:r w:rsidRPr="000128A3">
        <w:rPr>
          <w:lang w:val="en-GB"/>
        </w:rPr>
        <w:t>geo</w:t>
      </w:r>
      <w:del w:id="7679" w:author="Ian Blenkinsop" w:date="2021-07-09T16:48:00Z">
        <w:r w:rsidRPr="000128A3" w:rsidDel="004C7707">
          <w:rPr>
            <w:lang w:val="en-GB"/>
          </w:rPr>
          <w:delText>-</w:delText>
        </w:r>
      </w:del>
      <w:r w:rsidRPr="000128A3">
        <w:rPr>
          <w:lang w:val="en-GB"/>
        </w:rPr>
        <w:t>engineering</w:t>
      </w:r>
      <w:commentRangeEnd w:id="7678"/>
      <w:r w:rsidR="008260D1">
        <w:rPr>
          <w:rStyle w:val="CommentReference"/>
        </w:rPr>
        <w:commentReference w:id="7678"/>
      </w:r>
      <w:r w:rsidRPr="000128A3">
        <w:rPr>
          <w:lang w:val="en-GB"/>
        </w:rPr>
        <w:t xml:space="preserve">, or a major pandemic (Cross-Chapter Box 1.6). Scenario-related research also often focuses on the 21st century. Post-2100 climate changes are not covered as comprehensively, and their assessment is limited. Those long-term climate changes, potentially induced by forcing over the 21st century (as in the case of sea level rise), are nevertheless relevant for </w:t>
      </w:r>
      <w:del w:id="7680" w:author="Ian Blenkinsop" w:date="2021-07-09T16:49:00Z">
        <w:r w:rsidRPr="000128A3" w:rsidDel="0002636A">
          <w:rPr>
            <w:lang w:val="en-GB"/>
          </w:rPr>
          <w:delText xml:space="preserve">decision </w:delText>
        </w:r>
      </w:del>
      <w:ins w:id="7681" w:author="Ian Blenkinsop" w:date="2021-07-09T16:49:00Z">
        <w:r w:rsidR="0002636A" w:rsidRPr="000128A3">
          <w:rPr>
            <w:lang w:val="en-GB"/>
          </w:rPr>
          <w:t>decision</w:t>
        </w:r>
        <w:r w:rsidR="0002636A">
          <w:rPr>
            <w:lang w:val="en-GB"/>
          </w:rPr>
          <w:t>-</w:t>
        </w:r>
      </w:ins>
      <w:r w:rsidRPr="000128A3">
        <w:rPr>
          <w:lang w:val="en-GB"/>
        </w:rPr>
        <w:t>making.</w:t>
      </w:r>
    </w:p>
    <w:p w14:paraId="5D18F3F0" w14:textId="77777777" w:rsidR="00294F83" w:rsidRPr="000128A3" w:rsidRDefault="00294F83" w:rsidP="00294F83">
      <w:pPr>
        <w:pStyle w:val="AR6BodyText"/>
        <w:rPr>
          <w:lang w:val="en-GB"/>
        </w:rPr>
      </w:pPr>
    </w:p>
    <w:p w14:paraId="21531987" w14:textId="61C7EE26" w:rsidR="00294F83" w:rsidRPr="000128A3" w:rsidRDefault="00294F83" w:rsidP="00294F83">
      <w:pPr>
        <w:pStyle w:val="AR6BodyText"/>
        <w:rPr>
          <w:lang w:val="en-GB"/>
        </w:rPr>
      </w:pPr>
      <w:r w:rsidRPr="000128A3">
        <w:rPr>
          <w:lang w:val="en-GB"/>
        </w:rPr>
        <w:t>At the time of publication, the consequences of the COVID-19 pandemic on emissions, atmospheric abundances, radiative forcing and the climate (</w:t>
      </w:r>
      <w:del w:id="7682" w:author="Ian Blenkinsop" w:date="2021-07-09T16:49:00Z">
        <w:r w:rsidRPr="000128A3" w:rsidDel="0002636A">
          <w:rPr>
            <w:lang w:val="en-GB"/>
          </w:rPr>
          <w:delText xml:space="preserve">see </w:delText>
        </w:r>
      </w:del>
      <w:r w:rsidRPr="000128A3">
        <w:rPr>
          <w:lang w:val="en-GB"/>
        </w:rPr>
        <w:t>Cross-Chapter Box 6.1</w:t>
      </w:r>
      <w:del w:id="7683" w:author="Ian Blenkinsop" w:date="2021-07-09T16:49:00Z">
        <w:r w:rsidRPr="000128A3" w:rsidDel="0002636A">
          <w:rPr>
            <w:lang w:val="en-GB"/>
          </w:rPr>
          <w:delText xml:space="preserve"> in Chapter 6</w:delText>
        </w:r>
      </w:del>
      <w:r w:rsidRPr="000128A3">
        <w:rPr>
          <w:lang w:val="en-GB"/>
        </w:rPr>
        <w:t xml:space="preserve">), and on observations (Section 1.5.1), are not yet fully evident. Their assessment in this </w:t>
      </w:r>
      <w:del w:id="7684" w:author="Ian Blenkinsop" w:date="2021-07-09T16:50:00Z">
        <w:r w:rsidRPr="000128A3" w:rsidDel="0002636A">
          <w:rPr>
            <w:lang w:val="en-GB"/>
          </w:rPr>
          <w:delText xml:space="preserve">report </w:delText>
        </w:r>
      </w:del>
      <w:ins w:id="7685" w:author="Ian Blenkinsop" w:date="2021-07-09T16:50:00Z">
        <w:r w:rsidR="0002636A">
          <w:rPr>
            <w:lang w:val="en-GB"/>
          </w:rPr>
          <w:t>R</w:t>
        </w:r>
        <w:r w:rsidR="0002636A" w:rsidRPr="000128A3">
          <w:rPr>
            <w:lang w:val="en-GB"/>
          </w:rPr>
          <w:t xml:space="preserve">eport </w:t>
        </w:r>
      </w:ins>
      <w:r w:rsidRPr="000128A3">
        <w:rPr>
          <w:lang w:val="en-GB"/>
        </w:rPr>
        <w:t>is thus limited.</w:t>
      </w:r>
    </w:p>
    <w:bookmarkEnd w:id="7658"/>
    <w:p w14:paraId="71849FE7" w14:textId="341279D7" w:rsidR="00294F83" w:rsidRPr="000128A3" w:rsidRDefault="00294F83" w:rsidP="003133C1">
      <w:pPr>
        <w:pStyle w:val="AR6BodyText"/>
        <w:rPr>
          <w:lang w:val="en-GB"/>
        </w:rPr>
      </w:pPr>
    </w:p>
    <w:p w14:paraId="43D8EDFE" w14:textId="7E091ACD" w:rsidR="007009D9" w:rsidRPr="000128A3" w:rsidRDefault="007009D9" w:rsidP="003133C1">
      <w:pPr>
        <w:pStyle w:val="AR6BodyText"/>
        <w:rPr>
          <w:lang w:val="en-GB"/>
        </w:rPr>
      </w:pPr>
    </w:p>
    <w:p w14:paraId="3E563265" w14:textId="0BD8135A" w:rsidR="007009D9" w:rsidRPr="000128A3" w:rsidRDefault="007009D9" w:rsidP="003133C1">
      <w:pPr>
        <w:pStyle w:val="AR6BodyText"/>
        <w:rPr>
          <w:lang w:val="en-GB"/>
        </w:rPr>
      </w:pPr>
    </w:p>
    <w:p w14:paraId="7B6B222F" w14:textId="580B51A5" w:rsidR="007009D9" w:rsidRPr="000128A3" w:rsidRDefault="007009D9" w:rsidP="003133C1">
      <w:pPr>
        <w:pStyle w:val="AR6BodyText"/>
        <w:rPr>
          <w:lang w:val="en-GB"/>
        </w:rPr>
      </w:pPr>
    </w:p>
    <w:p w14:paraId="4548086C" w14:textId="7777FD22" w:rsidR="007009D9" w:rsidRPr="000128A3" w:rsidRDefault="007009D9" w:rsidP="003133C1">
      <w:pPr>
        <w:pStyle w:val="AR6BodyText"/>
        <w:rPr>
          <w:lang w:val="en-GB"/>
        </w:rPr>
      </w:pPr>
    </w:p>
    <w:p w14:paraId="513702C1" w14:textId="46717443" w:rsidR="007009D9" w:rsidRPr="000128A3" w:rsidRDefault="007009D9" w:rsidP="003133C1">
      <w:pPr>
        <w:pStyle w:val="AR6BodyText"/>
        <w:rPr>
          <w:lang w:val="en-GB"/>
        </w:rPr>
      </w:pPr>
    </w:p>
    <w:p w14:paraId="0986197E" w14:textId="788CA081" w:rsidR="007009D9" w:rsidRPr="000128A3" w:rsidRDefault="007009D9" w:rsidP="003133C1">
      <w:pPr>
        <w:pStyle w:val="AR6BodyText"/>
        <w:rPr>
          <w:lang w:val="en-GB"/>
        </w:rPr>
      </w:pPr>
    </w:p>
    <w:p w14:paraId="52203C55" w14:textId="77777777" w:rsidR="00651BBE" w:rsidRPr="000128A3" w:rsidRDefault="00651BBE">
      <w:r w:rsidRPr="000128A3">
        <w:br w:type="page"/>
      </w:r>
    </w:p>
    <w:p w14:paraId="39D21F16" w14:textId="25C67BB9" w:rsidR="00651BBE" w:rsidRDefault="00651BBE" w:rsidP="009779EA">
      <w:pPr>
        <w:pStyle w:val="Title"/>
      </w:pPr>
      <w:bookmarkStart w:id="7686" w:name="_Toc69950029"/>
      <w:r w:rsidRPr="00651BBE">
        <w:lastRenderedPageBreak/>
        <w:t>Frequently Asked Questions</w:t>
      </w:r>
      <w:bookmarkEnd w:id="7686"/>
    </w:p>
    <w:p w14:paraId="4A85366F" w14:textId="77777777" w:rsidR="00651BBE" w:rsidRDefault="00651BBE" w:rsidP="00651BBE">
      <w:pPr>
        <w:pStyle w:val="AR6BodyText"/>
        <w:rPr>
          <w:lang w:val="en-US"/>
        </w:rPr>
      </w:pPr>
    </w:p>
    <w:p w14:paraId="38A25B8D" w14:textId="77777777" w:rsidR="00692AD6" w:rsidRPr="00651BBE" w:rsidRDefault="00692AD6" w:rsidP="00651BBE">
      <w:pPr>
        <w:pStyle w:val="AR6BodyText"/>
        <w:rPr>
          <w:lang w:val="en-US"/>
        </w:rPr>
      </w:pPr>
    </w:p>
    <w:p w14:paraId="4CFF61CA" w14:textId="5ADA06FA" w:rsidR="00651BBE" w:rsidRDefault="00651BBE" w:rsidP="00651BBE">
      <w:pPr>
        <w:pStyle w:val="AR6Chap1FAQ"/>
        <w:rPr>
          <w:lang w:val="en-GB"/>
        </w:rPr>
      </w:pPr>
      <w:bookmarkStart w:id="7687" w:name="_Toc57077594"/>
      <w:bookmarkStart w:id="7688" w:name="_Toc69950030"/>
      <w:r w:rsidRPr="000128A3">
        <w:rPr>
          <w:lang w:val="en-GB"/>
        </w:rPr>
        <w:t>Do we understand climate change better now compared to when the IPCC started?</w:t>
      </w:r>
      <w:bookmarkEnd w:id="7687"/>
      <w:bookmarkEnd w:id="7688"/>
    </w:p>
    <w:p w14:paraId="7425385A" w14:textId="77777777" w:rsidR="008D0499" w:rsidRPr="00721561" w:rsidRDefault="008D0499" w:rsidP="008D0499">
      <w:pPr>
        <w:pBdr>
          <w:top w:val="nil"/>
          <w:left w:val="nil"/>
          <w:bottom w:val="nil"/>
          <w:right w:val="nil"/>
          <w:between w:val="nil"/>
        </w:pBdr>
        <w:rPr>
          <w:i/>
          <w:color w:val="000000"/>
        </w:rPr>
      </w:pPr>
      <w:r w:rsidRPr="00721561">
        <w:rPr>
          <w:i/>
          <w:color w:val="000000"/>
        </w:rPr>
        <w:t xml:space="preserve">Yes, much better. The first IPCC report, released in 1990, concluded that human-caused climate change would soon become evident, but could not yet confirm that it was already happening. Today, evidence is overwhelming that the climate has indeed changed since the pre-industrial era and that human activities are the principal cause of that change. With much more data and better models, we also understand more about how the atmosphere interacts with the ocean, ice, snow, </w:t>
      </w:r>
      <w:r w:rsidRPr="00721561">
        <w:rPr>
          <w:i/>
        </w:rPr>
        <w:t>ecosystems</w:t>
      </w:r>
      <w:r w:rsidRPr="00721561">
        <w:rPr>
          <w:i/>
          <w:color w:val="000000"/>
        </w:rPr>
        <w:t xml:space="preserve"> and land surfaces of the Earth. Computer climate simulations have also improved </w:t>
      </w:r>
      <w:r w:rsidRPr="00721561">
        <w:rPr>
          <w:i/>
        </w:rPr>
        <w:t>dramatically</w:t>
      </w:r>
      <w:r w:rsidRPr="00721561">
        <w:rPr>
          <w:i/>
          <w:color w:val="000000"/>
        </w:rPr>
        <w:t xml:space="preserve">, </w:t>
      </w:r>
      <w:r>
        <w:rPr>
          <w:i/>
          <w:color w:val="000000"/>
        </w:rPr>
        <w:t>i</w:t>
      </w:r>
      <w:r w:rsidRPr="00721561">
        <w:rPr>
          <w:i/>
          <w:color w:val="000000"/>
        </w:rPr>
        <w:t xml:space="preserve">ncorporating many more natural processes and providing projections at much higher resolutions. </w:t>
      </w:r>
    </w:p>
    <w:p w14:paraId="52EFC550" w14:textId="77777777" w:rsidR="008D0499" w:rsidRPr="00721561" w:rsidRDefault="008D0499" w:rsidP="008D0499">
      <w:pPr>
        <w:pBdr>
          <w:top w:val="nil"/>
          <w:left w:val="nil"/>
          <w:bottom w:val="nil"/>
          <w:right w:val="nil"/>
          <w:between w:val="nil"/>
        </w:pBdr>
        <w:rPr>
          <w:color w:val="000000"/>
        </w:rPr>
      </w:pPr>
    </w:p>
    <w:p w14:paraId="53716833" w14:textId="1152F29E" w:rsidR="008D0499" w:rsidRPr="00721561" w:rsidRDefault="008D0499" w:rsidP="008D0499">
      <w:pPr>
        <w:pBdr>
          <w:top w:val="nil"/>
          <w:left w:val="nil"/>
          <w:bottom w:val="nil"/>
          <w:right w:val="nil"/>
          <w:between w:val="nil"/>
        </w:pBdr>
        <w:rPr>
          <w:color w:val="000000"/>
        </w:rPr>
      </w:pPr>
      <w:r w:rsidRPr="00721561">
        <w:rPr>
          <w:color w:val="000000"/>
        </w:rPr>
        <w:t>Since the first IPCC report in 1990, large numbers of new instruments have been deployed to collect data in the air, on land, at sea and from outer space. These instruments measure temperature, clouds, winds, ice, snow, ocean currents, sea level, soot and dust in the air, and many other aspects of the climate system. New satellite instruments have also provided a wealth of increasingly fine-grained data</w:t>
      </w:r>
      <w:r w:rsidRPr="00721561">
        <w:t>. A</w:t>
      </w:r>
      <w:r w:rsidRPr="00721561">
        <w:rPr>
          <w:color w:val="000000"/>
        </w:rPr>
        <w:t xml:space="preserve">dditional data from older observing systems and even hand-written historical records </w:t>
      </w:r>
      <w:customXmlDelRangeStart w:id="7689" w:author="Ian Blenkinsop" w:date="2021-07-09T16:52:00Z"/>
      <w:sdt>
        <w:sdtPr>
          <w:tag w:val="goog_rdk_0"/>
          <w:id w:val="-1618908062"/>
        </w:sdtPr>
        <w:sdtEndPr/>
        <w:sdtContent>
          <w:customXmlDelRangeEnd w:id="7689"/>
          <w:r w:rsidRPr="00721561">
            <w:rPr>
              <w:color w:val="000000"/>
            </w:rPr>
            <w:t>are still being</w:t>
          </w:r>
          <w:customXmlDelRangeStart w:id="7690" w:author="Ian Blenkinsop" w:date="2021-07-09T16:52:00Z"/>
        </w:sdtContent>
      </w:sdt>
      <w:customXmlDelRangeEnd w:id="7690"/>
      <w:sdt>
        <w:sdtPr>
          <w:tag w:val="goog_rdk_1"/>
          <w:id w:val="-1388248438"/>
        </w:sdtPr>
        <w:sdtEndPr/>
        <w:sdtContent>
          <w:sdt>
            <w:sdtPr>
              <w:tag w:val="goog_rdk_2"/>
              <w:id w:val="975098515"/>
            </w:sdtPr>
            <w:sdtEndPr/>
            <w:sdtContent/>
          </w:sdt>
        </w:sdtContent>
      </w:sdt>
      <w:customXmlDelRangeStart w:id="7691" w:author="Ian Blenkinsop" w:date="2021-07-09T16:52:00Z"/>
      <w:sdt>
        <w:sdtPr>
          <w:tag w:val="goog_rdk_3"/>
          <w:id w:val="29774945"/>
        </w:sdtPr>
        <w:sdtEndPr/>
        <w:sdtContent>
          <w:customXmlDelRangeEnd w:id="7691"/>
          <w:r w:rsidRPr="00721561">
            <w:t xml:space="preserve"> incorporated</w:t>
          </w:r>
          <w:customXmlDelRangeStart w:id="7692" w:author="Ian Blenkinsop" w:date="2021-07-09T16:52:00Z"/>
        </w:sdtContent>
      </w:sdt>
      <w:customXmlDelRangeEnd w:id="7692"/>
      <w:r w:rsidRPr="00721561">
        <w:rPr>
          <w:color w:val="000000"/>
        </w:rPr>
        <w:t xml:space="preserve"> into observational datasets</w:t>
      </w:r>
      <w:r w:rsidRPr="00721561">
        <w:t>, and these datasets are now better integrated and adjusted for historical changes in instruments and measurement techniques.</w:t>
      </w:r>
      <w:r w:rsidRPr="00721561">
        <w:rPr>
          <w:color w:val="000000"/>
        </w:rPr>
        <w:t xml:space="preserve"> Ice cores, sediments, fossils, and other new evidence from the distant past have taught us much about how Earth’s climate has changed throughout its history. </w:t>
      </w:r>
    </w:p>
    <w:p w14:paraId="40B75A13" w14:textId="77777777" w:rsidR="008D0499" w:rsidRPr="00721561" w:rsidRDefault="008D0499" w:rsidP="008D0499">
      <w:pPr>
        <w:pBdr>
          <w:top w:val="nil"/>
          <w:left w:val="nil"/>
          <w:bottom w:val="nil"/>
          <w:right w:val="nil"/>
          <w:between w:val="nil"/>
        </w:pBdr>
        <w:rPr>
          <w:color w:val="000000"/>
        </w:rPr>
      </w:pPr>
    </w:p>
    <w:p w14:paraId="550753CE" w14:textId="4F11C34C" w:rsidR="008D0499" w:rsidRPr="00721561" w:rsidRDefault="008D0499" w:rsidP="008D0499">
      <w:pPr>
        <w:pBdr>
          <w:top w:val="nil"/>
          <w:left w:val="nil"/>
          <w:bottom w:val="nil"/>
          <w:right w:val="nil"/>
          <w:between w:val="nil"/>
        </w:pBdr>
        <w:rPr>
          <w:color w:val="000000"/>
        </w:rPr>
      </w:pPr>
      <w:r w:rsidRPr="00721561">
        <w:rPr>
          <w:color w:val="000000"/>
        </w:rPr>
        <w:t xml:space="preserve">Understanding of </w:t>
      </w:r>
      <w:r w:rsidRPr="00721561">
        <w:t xml:space="preserve">climate system processes </w:t>
      </w:r>
      <w:r w:rsidRPr="00721561">
        <w:rPr>
          <w:color w:val="000000"/>
        </w:rPr>
        <w:t xml:space="preserve">has also improved. For example, in 1990 very little was known about </w:t>
      </w:r>
      <w:r w:rsidRPr="00721561">
        <w:t xml:space="preserve">how the deep ocean responds to climate change. Today, reconstructions of </w:t>
      </w:r>
      <w:del w:id="7693" w:author="Ian Blenkinsop" w:date="2021-07-09T16:54:00Z">
        <w:r w:rsidRPr="00721561" w:rsidDel="00E74F71">
          <w:delText xml:space="preserve">deep </w:delText>
        </w:r>
      </w:del>
      <w:ins w:id="7694" w:author="Ian Blenkinsop" w:date="2021-07-09T16:54:00Z">
        <w:r w:rsidR="00E74F71" w:rsidRPr="00721561">
          <w:t>deep</w:t>
        </w:r>
        <w:r w:rsidR="00E74F71">
          <w:t>-</w:t>
        </w:r>
      </w:ins>
      <w:r w:rsidRPr="00721561">
        <w:t>ocean temperatures extend as far back as 1871. W</w:t>
      </w:r>
      <w:r w:rsidRPr="00721561">
        <w:rPr>
          <w:color w:val="000000"/>
        </w:rPr>
        <w:t xml:space="preserve">e now know that the oceans absorb most of the excess energy trapped by </w:t>
      </w:r>
      <w:del w:id="7695" w:author="Ian Blenkinsop" w:date="2021-07-12T15:22:00Z">
        <w:r w:rsidRPr="00721561" w:rsidDel="00B852C0">
          <w:rPr>
            <w:color w:val="000000"/>
          </w:rPr>
          <w:delText>greenhouse gases</w:delText>
        </w:r>
      </w:del>
      <w:ins w:id="7696" w:author="Ian Blenkinsop" w:date="2021-07-12T15:22:00Z">
        <w:r w:rsidR="00B852C0">
          <w:rPr>
            <w:color w:val="000000"/>
          </w:rPr>
          <w:t>GHGs</w:t>
        </w:r>
      </w:ins>
      <w:r w:rsidRPr="00721561">
        <w:rPr>
          <w:color w:val="000000"/>
        </w:rPr>
        <w:t xml:space="preserve"> and that even the deep ocean is warming up. As another example, in 1990, relatively little was known about exactly how or when the gigantic ice sheets of Greenland and Antarctica would respond to warming. Today, much more data and better models of </w:t>
      </w:r>
      <w:del w:id="7697" w:author="Ian Blenkinsop" w:date="2021-07-09T16:55:00Z">
        <w:r w:rsidRPr="00721561" w:rsidDel="00E74F71">
          <w:rPr>
            <w:color w:val="000000"/>
          </w:rPr>
          <w:delText xml:space="preserve">ice </w:delText>
        </w:r>
      </w:del>
      <w:ins w:id="7698" w:author="Ian Blenkinsop" w:date="2021-07-09T16:55:00Z">
        <w:r w:rsidR="00E74F71" w:rsidRPr="00721561">
          <w:rPr>
            <w:color w:val="000000"/>
          </w:rPr>
          <w:t>ice</w:t>
        </w:r>
        <w:r w:rsidR="00E74F71">
          <w:rPr>
            <w:color w:val="000000"/>
          </w:rPr>
          <w:t>-</w:t>
        </w:r>
      </w:ins>
      <w:r w:rsidRPr="00721561">
        <w:rPr>
          <w:color w:val="000000"/>
        </w:rPr>
        <w:t xml:space="preserve">sheet behaviour reveal unexpectedly high melt rates that </w:t>
      </w:r>
      <w:r w:rsidRPr="00721561">
        <w:t>will</w:t>
      </w:r>
      <w:r w:rsidRPr="00721561">
        <w:rPr>
          <w:color w:val="000000"/>
        </w:rPr>
        <w:t xml:space="preserve"> lead to major changes within this century, including substantial sea level rise (</w:t>
      </w:r>
      <w:del w:id="7699" w:author="Ian Blenkinsop" w:date="2021-07-12T15:13:00Z">
        <w:r w:rsidRPr="00721561" w:rsidDel="00F274BD">
          <w:rPr>
            <w:color w:val="000000"/>
          </w:rPr>
          <w:delText xml:space="preserve">see </w:delText>
        </w:r>
      </w:del>
      <w:r w:rsidRPr="00721561">
        <w:rPr>
          <w:color w:val="000000"/>
        </w:rPr>
        <w:t xml:space="preserve">FAQ 9.2). </w:t>
      </w:r>
    </w:p>
    <w:p w14:paraId="1526FBED" w14:textId="77777777" w:rsidR="008D0499" w:rsidRPr="00721561" w:rsidRDefault="008D0499" w:rsidP="008D0499">
      <w:pPr>
        <w:pBdr>
          <w:top w:val="nil"/>
          <w:left w:val="nil"/>
          <w:bottom w:val="nil"/>
          <w:right w:val="nil"/>
          <w:between w:val="nil"/>
        </w:pBdr>
        <w:rPr>
          <w:color w:val="000000"/>
        </w:rPr>
      </w:pPr>
    </w:p>
    <w:p w14:paraId="139B70C4" w14:textId="5449791F" w:rsidR="008D0499" w:rsidRPr="00193EE2" w:rsidRDefault="008D0499" w:rsidP="008D0499">
      <w:pPr>
        <w:pBdr>
          <w:top w:val="nil"/>
          <w:left w:val="nil"/>
          <w:bottom w:val="nil"/>
          <w:right w:val="nil"/>
          <w:between w:val="nil"/>
        </w:pBdr>
      </w:pPr>
      <w:r w:rsidRPr="00721561">
        <w:rPr>
          <w:color w:val="000000"/>
        </w:rPr>
        <w:t>The major natural factors contributing to climate change on time scales of decades to centuries are volcanic eruptions and variations in the sun’s energy output. Today, data show that</w:t>
      </w:r>
      <w:sdt>
        <w:sdtPr>
          <w:tag w:val="goog_rdk_4"/>
          <w:id w:val="1245384714"/>
        </w:sdtPr>
        <w:sdtEndPr/>
        <w:sdtContent>
          <w:sdt>
            <w:sdtPr>
              <w:tag w:val="goog_rdk_5"/>
              <w:id w:val="1870178357"/>
            </w:sdtPr>
            <w:sdtEndPr/>
            <w:sdtContent/>
          </w:sdt>
          <w:sdt>
            <w:sdtPr>
              <w:tag w:val="goog_rdk_6"/>
              <w:id w:val="1855534528"/>
            </w:sdtPr>
            <w:sdtEndPr/>
            <w:sdtContent/>
          </w:sdt>
        </w:sdtContent>
      </w:sdt>
      <w:r w:rsidRPr="00721561">
        <w:t xml:space="preserve"> changes in incoming solar energy since 1900 have contributed only slightly to global warming, and they exhibit a slight downward trend since the 1970s. Data also show that m</w:t>
      </w:r>
      <w:r w:rsidRPr="00193EE2">
        <w:t xml:space="preserve">ajor volcanic eruptions have </w:t>
      </w:r>
      <w:r w:rsidRPr="00721561">
        <w:t>sometimes</w:t>
      </w:r>
      <w:r w:rsidRPr="00193EE2">
        <w:t xml:space="preserve"> cooled the entire planet for relatively short periods of time (typically several years</w:t>
      </w:r>
      <w:r w:rsidRPr="00721561">
        <w:t>) by erupting aerosols (tiny airborne particles) high into the atmosphere</w:t>
      </w:r>
      <w:customXmlDelRangeStart w:id="7700" w:author="Ian Blenkinsop" w:date="2021-07-09T16:55:00Z"/>
      <w:sdt>
        <w:sdtPr>
          <w:tag w:val="goog_rdk_10"/>
          <w:id w:val="1573313399"/>
        </w:sdtPr>
        <w:sdtEndPr/>
        <w:sdtContent>
          <w:customXmlDelRangeEnd w:id="7700"/>
          <w:r w:rsidRPr="00721561">
            <w:t>.</w:t>
          </w:r>
          <w:customXmlDelRangeStart w:id="7701" w:author="Ian Blenkinsop" w:date="2021-07-09T16:55:00Z"/>
        </w:sdtContent>
      </w:sdt>
      <w:customXmlDelRangeEnd w:id="7701"/>
    </w:p>
    <w:p w14:paraId="1ED8579B" w14:textId="77777777" w:rsidR="00E74F71" w:rsidRDefault="00E74F71" w:rsidP="008D0499">
      <w:pPr>
        <w:pBdr>
          <w:top w:val="nil"/>
          <w:left w:val="nil"/>
          <w:bottom w:val="nil"/>
          <w:right w:val="nil"/>
          <w:between w:val="nil"/>
        </w:pBdr>
        <w:rPr>
          <w:ins w:id="7702" w:author="Ian Blenkinsop" w:date="2021-07-09T16:56:00Z"/>
        </w:rPr>
      </w:pPr>
    </w:p>
    <w:p w14:paraId="71A7DE6B" w14:textId="6BAEC31F" w:rsidR="008D0499" w:rsidRPr="00721561" w:rsidRDefault="008D0499" w:rsidP="008D0499">
      <w:pPr>
        <w:pBdr>
          <w:top w:val="nil"/>
          <w:left w:val="nil"/>
          <w:bottom w:val="nil"/>
          <w:right w:val="nil"/>
          <w:between w:val="nil"/>
        </w:pBdr>
        <w:rPr>
          <w:color w:val="000000"/>
        </w:rPr>
      </w:pPr>
      <w:r w:rsidRPr="00721561">
        <w:t>The main human causes of climate change are</w:t>
      </w:r>
      <w:r w:rsidRPr="00721561">
        <w:rPr>
          <w:color w:val="000000"/>
        </w:rPr>
        <w:t xml:space="preserve"> the heat-absorbing </w:t>
      </w:r>
      <w:del w:id="7703" w:author="Ian Blenkinsop" w:date="2021-07-12T15:22:00Z">
        <w:r w:rsidRPr="00721561" w:rsidDel="00B852C0">
          <w:rPr>
            <w:color w:val="000000"/>
          </w:rPr>
          <w:delText>greenhouse gases</w:delText>
        </w:r>
      </w:del>
      <w:ins w:id="7704" w:author="Ian Blenkinsop" w:date="2021-07-12T15:22:00Z">
        <w:r w:rsidR="00B852C0">
          <w:rPr>
            <w:color w:val="000000"/>
          </w:rPr>
          <w:t>GHGs</w:t>
        </w:r>
      </w:ins>
      <w:r w:rsidRPr="00721561">
        <w:rPr>
          <w:color w:val="000000"/>
        </w:rPr>
        <w:t xml:space="preserve"> </w:t>
      </w:r>
      <w:r>
        <w:rPr>
          <w:color w:val="000000"/>
        </w:rPr>
        <w:t xml:space="preserve">released </w:t>
      </w:r>
      <w:r w:rsidRPr="00721561">
        <w:rPr>
          <w:color w:val="000000"/>
        </w:rPr>
        <w:t xml:space="preserve">by </w:t>
      </w:r>
      <w:r w:rsidRPr="00B51B0C">
        <w:t xml:space="preserve">fossil </w:t>
      </w:r>
      <w:r w:rsidRPr="00721561">
        <w:t xml:space="preserve">fuel combustion, deforestation, and agriculture, </w:t>
      </w:r>
      <w:r w:rsidRPr="00721561">
        <w:rPr>
          <w:color w:val="000000"/>
        </w:rPr>
        <w:t>which warm the planet</w:t>
      </w:r>
      <w:del w:id="7705" w:author="Ian Blenkinsop" w:date="2021-07-09T16:56:00Z">
        <w:r w:rsidRPr="00721561" w:rsidDel="00E74F71">
          <w:rPr>
            <w:color w:val="000000"/>
          </w:rPr>
          <w:delText xml:space="preserve">, </w:delText>
        </w:r>
      </w:del>
      <w:ins w:id="7706" w:author="Ian Blenkinsop" w:date="2021-07-09T16:56:00Z">
        <w:r w:rsidR="00E74F71">
          <w:rPr>
            <w:color w:val="000000"/>
          </w:rPr>
          <w:t>;</w:t>
        </w:r>
        <w:r w:rsidR="00E74F71" w:rsidRPr="00721561">
          <w:rPr>
            <w:color w:val="000000"/>
          </w:rPr>
          <w:t xml:space="preserve"> </w:t>
        </w:r>
      </w:ins>
      <w:r w:rsidRPr="00721561">
        <w:rPr>
          <w:color w:val="000000"/>
        </w:rPr>
        <w:t>and aeros</w:t>
      </w:r>
      <w:r w:rsidRPr="00721561">
        <w:t>ols</w:t>
      </w:r>
      <w:r w:rsidRPr="00721561">
        <w:rPr>
          <w:color w:val="000000"/>
        </w:rPr>
        <w:t xml:space="preserve"> such as sulphate from burning coal, which </w:t>
      </w:r>
      <w:r w:rsidRPr="00721561">
        <w:t xml:space="preserve">have a short-term cooling effect that partially counteracts human-caused warming. </w:t>
      </w:r>
      <w:r w:rsidRPr="00721561">
        <w:rPr>
          <w:color w:val="000000"/>
        </w:rPr>
        <w:t>Since 1990, we have more and better observations of these human factors as well as improved historical records, resulting in more precise estimates of human influences on the climate system (</w:t>
      </w:r>
      <w:del w:id="7707" w:author="Ian Blenkinsop" w:date="2021-07-12T15:13:00Z">
        <w:r w:rsidRPr="00721561" w:rsidDel="00F274BD">
          <w:rPr>
            <w:color w:val="000000"/>
          </w:rPr>
          <w:delText xml:space="preserve">see </w:delText>
        </w:r>
      </w:del>
      <w:r w:rsidRPr="00721561">
        <w:rPr>
          <w:color w:val="000000"/>
        </w:rPr>
        <w:t>FAQ 3.1).</w:t>
      </w:r>
    </w:p>
    <w:p w14:paraId="500CB00C" w14:textId="77777777" w:rsidR="008D0499" w:rsidRPr="00721561" w:rsidRDefault="008D0499" w:rsidP="008D0499">
      <w:pPr>
        <w:pBdr>
          <w:top w:val="nil"/>
          <w:left w:val="nil"/>
          <w:bottom w:val="nil"/>
          <w:right w:val="nil"/>
          <w:between w:val="nil"/>
        </w:pBdr>
        <w:rPr>
          <w:color w:val="000000"/>
        </w:rPr>
      </w:pPr>
    </w:p>
    <w:p w14:paraId="11CA9BE5" w14:textId="24FEEA00" w:rsidR="008D0499" w:rsidRPr="00721561" w:rsidRDefault="008D0499" w:rsidP="008D0499">
      <w:pPr>
        <w:pBdr>
          <w:top w:val="nil"/>
          <w:left w:val="nil"/>
          <w:bottom w:val="nil"/>
          <w:right w:val="nil"/>
          <w:between w:val="nil"/>
        </w:pBdr>
        <w:rPr>
          <w:color w:val="000000"/>
        </w:rPr>
      </w:pPr>
      <w:r w:rsidRPr="00721561">
        <w:rPr>
          <w:color w:val="000000"/>
        </w:rPr>
        <w:t xml:space="preserve">While most climate models in 1990 focused on the atmosphere, using highly simplified representations of oceans and land surfaces, today’s Earth system simulations include detailed models of oceans, ice, snow, vegetation and many other variables. An important test of models is their ability to simulate Earth’s climate over the period of instrumental records (since about 1850). Several rounds of such testing have taken place since 1990, and the testing itself has become much </w:t>
      </w:r>
      <w:r w:rsidRPr="00721561">
        <w:rPr>
          <w:color w:val="000000"/>
        </w:rPr>
        <w:lastRenderedPageBreak/>
        <w:t>more rigorous and extensive. As a group and at large scales, models have predicted the observed changes</w:t>
      </w:r>
      <w:commentRangeStart w:id="7708"/>
      <w:r w:rsidRPr="00721561">
        <w:rPr>
          <w:color w:val="000000"/>
        </w:rPr>
        <w:t xml:space="preserve"> </w:t>
      </w:r>
      <w:commentRangeEnd w:id="7708"/>
      <w:r w:rsidR="00E74F71">
        <w:rPr>
          <w:rStyle w:val="CommentReference"/>
          <w:rFonts w:cstheme="minorBidi"/>
          <w:lang w:eastAsia="fr-FR"/>
        </w:rPr>
        <w:commentReference w:id="7708"/>
      </w:r>
      <w:customXmlDelRangeStart w:id="7709" w:author="Ian Blenkinsop" w:date="2021-07-09T16:58:00Z"/>
      <w:sdt>
        <w:sdtPr>
          <w:tag w:val="goog_rdk_15"/>
          <w:id w:val="685180747"/>
        </w:sdtPr>
        <w:sdtEndPr/>
        <w:sdtContent>
          <w:customXmlDelRangeEnd w:id="7709"/>
          <w:customXmlDelRangeStart w:id="7710" w:author="Ian Blenkinsop" w:date="2021-07-09T16:58:00Z"/>
        </w:sdtContent>
      </w:sdt>
      <w:customXmlDelRangeEnd w:id="7710"/>
      <w:r w:rsidRPr="00721561">
        <w:rPr>
          <w:color w:val="000000"/>
        </w:rPr>
        <w:t>well in these tests (</w:t>
      </w:r>
      <w:del w:id="7711" w:author="Ian Blenkinsop" w:date="2021-07-12T15:13:00Z">
        <w:r w:rsidRPr="00721561" w:rsidDel="00F274BD">
          <w:rPr>
            <w:color w:val="000000"/>
          </w:rPr>
          <w:delText xml:space="preserve">see </w:delText>
        </w:r>
      </w:del>
      <w:r w:rsidRPr="00721561">
        <w:rPr>
          <w:color w:val="000000"/>
        </w:rPr>
        <w:t xml:space="preserve">FAQ 3.3). Since there is no way to do a controlled laboratory experiment on the actual Earth, climate model simulations can also provide a kind of ‘alternate Earth’ to test what would have happened without human influences. Such experiments show that </w:t>
      </w:r>
      <w:customXmlDelRangeStart w:id="7712" w:author="Ian Blenkinsop" w:date="2021-07-09T17:02:00Z"/>
      <w:sdt>
        <w:sdtPr>
          <w:tag w:val="goog_rdk_16"/>
          <w:id w:val="1874496630"/>
        </w:sdtPr>
        <w:sdtEndPr/>
        <w:sdtContent>
          <w:customXmlDelRangeEnd w:id="7712"/>
          <w:r w:rsidRPr="00721561">
            <w:rPr>
              <w:color w:val="000000"/>
            </w:rPr>
            <w:t xml:space="preserve">the observed warming would not have occurred </w:t>
          </w:r>
          <w:customXmlDelRangeStart w:id="7713" w:author="Ian Blenkinsop" w:date="2021-07-09T17:02:00Z"/>
        </w:sdtContent>
      </w:sdt>
      <w:customXmlDelRangeEnd w:id="7713"/>
      <w:r w:rsidRPr="00721561">
        <w:rPr>
          <w:color w:val="000000"/>
        </w:rPr>
        <w:t>without human influence</w:t>
      </w:r>
      <w:customXmlDelRangeStart w:id="7714" w:author="Ian Blenkinsop" w:date="2021-07-09T17:02:00Z"/>
      <w:sdt>
        <w:sdtPr>
          <w:tag w:val="goog_rdk_19"/>
          <w:id w:val="-1039664616"/>
        </w:sdtPr>
        <w:sdtEndPr/>
        <w:sdtContent>
          <w:customXmlDelRangeEnd w:id="7714"/>
          <w:r w:rsidRPr="00721561">
            <w:rPr>
              <w:color w:val="000000"/>
            </w:rPr>
            <w:t>.</w:t>
          </w:r>
          <w:customXmlDelRangeStart w:id="7715" w:author="Ian Blenkinsop" w:date="2021-07-09T17:02:00Z"/>
        </w:sdtContent>
      </w:sdt>
      <w:customXmlDelRangeEnd w:id="7715"/>
      <w:customXmlDelRangeStart w:id="7716" w:author="Ian Blenkinsop" w:date="2021-07-09T17:02:00Z"/>
      <w:sdt>
        <w:sdtPr>
          <w:tag w:val="goog_rdk_20"/>
          <w:id w:val="-670950443"/>
        </w:sdtPr>
        <w:sdtEndPr/>
        <w:sdtContent>
          <w:customXmlDelRangeEnd w:id="7716"/>
          <w:customXmlDelRangeStart w:id="7717" w:author="Ian Blenkinsop" w:date="2021-07-09T17:02:00Z"/>
        </w:sdtContent>
      </w:sdt>
      <w:customXmlDelRangeEnd w:id="7717"/>
      <w:customXmlDelRangeStart w:id="7718" w:author="Ian Blenkinsop" w:date="2021-07-09T17:02:00Z"/>
      <w:sdt>
        <w:sdtPr>
          <w:tag w:val="goog_rdk_21"/>
          <w:id w:val="305676834"/>
        </w:sdtPr>
        <w:sdtEndPr/>
        <w:sdtContent>
          <w:customXmlDelRangeEnd w:id="7718"/>
          <w:customXmlDelRangeStart w:id="7719" w:author="Ian Blenkinsop" w:date="2021-07-09T17:02:00Z"/>
        </w:sdtContent>
      </w:sdt>
      <w:customXmlDelRangeEnd w:id="7719"/>
      <w:del w:id="7720" w:author="Ian Blenkinsop" w:date="2021-07-09T17:02:00Z">
        <w:r w:rsidRPr="00721561" w:rsidDel="00E74F71">
          <w:rPr>
            <w:color w:val="000000"/>
          </w:rPr>
          <w:delText>.</w:delText>
        </w:r>
      </w:del>
      <w:r w:rsidRPr="00721561">
        <w:rPr>
          <w:color w:val="000000"/>
        </w:rPr>
        <w:t xml:space="preserve"> </w:t>
      </w:r>
    </w:p>
    <w:p w14:paraId="24CB6A5F" w14:textId="77777777" w:rsidR="008D0499" w:rsidRPr="00721561" w:rsidRDefault="008D0499" w:rsidP="008D0499">
      <w:pPr>
        <w:pBdr>
          <w:top w:val="nil"/>
          <w:left w:val="nil"/>
          <w:bottom w:val="nil"/>
          <w:right w:val="nil"/>
          <w:between w:val="nil"/>
        </w:pBdr>
        <w:rPr>
          <w:color w:val="000000"/>
        </w:rPr>
      </w:pPr>
    </w:p>
    <w:p w14:paraId="2ABC919C" w14:textId="48344684" w:rsidR="008D0499" w:rsidRPr="00721561" w:rsidRDefault="008D0499" w:rsidP="008D0499">
      <w:pPr>
        <w:pBdr>
          <w:top w:val="nil"/>
          <w:left w:val="nil"/>
          <w:bottom w:val="nil"/>
          <w:right w:val="nil"/>
          <w:between w:val="nil"/>
        </w:pBdr>
        <w:rPr>
          <w:color w:val="000000"/>
        </w:rPr>
      </w:pPr>
      <w:r w:rsidRPr="00721561">
        <w:rPr>
          <w:color w:val="000000"/>
        </w:rPr>
        <w:t xml:space="preserve">Finally, physical theory predicts that human influences on the climate system should produce specific patterns of change, and we see those patterns in both observations and climate simulations. For example, nights are warming faster than days, less heat is escaping to space, and the lower atmosphere (troposphere) is warming but the upper atmosphere (stratosphere) has cooled. These confirmed predictions are all evidence of changes driven primarily by increases in </w:t>
      </w:r>
      <w:del w:id="7721" w:author="Ian Blenkinsop" w:date="2021-07-12T15:22:00Z">
        <w:r w:rsidRPr="00721561" w:rsidDel="00B852C0">
          <w:rPr>
            <w:color w:val="000000"/>
          </w:rPr>
          <w:delText>greenhouse gas</w:delText>
        </w:r>
      </w:del>
      <w:ins w:id="7722" w:author="Ian Blenkinsop" w:date="2021-07-12T15:22:00Z">
        <w:r w:rsidR="00B852C0">
          <w:rPr>
            <w:color w:val="000000"/>
          </w:rPr>
          <w:t>GHG</w:t>
        </w:r>
      </w:ins>
      <w:r w:rsidRPr="00721561">
        <w:rPr>
          <w:color w:val="000000"/>
        </w:rPr>
        <w:t xml:space="preserve"> concentrations rather than natural causes.  </w:t>
      </w:r>
    </w:p>
    <w:p w14:paraId="7C575134" w14:textId="77777777" w:rsidR="00651BBE" w:rsidRPr="000128A3" w:rsidRDefault="00651BBE" w:rsidP="00651BBE">
      <w:pPr>
        <w:pStyle w:val="AR6BodyText"/>
        <w:rPr>
          <w:i/>
          <w:iCs/>
          <w:lang w:val="en-GB"/>
        </w:rPr>
      </w:pPr>
    </w:p>
    <w:p w14:paraId="24D3E08B" w14:textId="77777777" w:rsidR="00692AD6" w:rsidRPr="00C04D86" w:rsidRDefault="00692AD6" w:rsidP="00651BBE">
      <w:pPr>
        <w:pBdr>
          <w:top w:val="nil"/>
          <w:left w:val="nil"/>
          <w:bottom w:val="nil"/>
          <w:right w:val="nil"/>
          <w:between w:val="nil"/>
        </w:pBdr>
        <w:rPr>
          <w:color w:val="000000"/>
        </w:rPr>
      </w:pPr>
    </w:p>
    <w:p w14:paraId="09D33A72" w14:textId="77777777" w:rsidR="00651BBE" w:rsidRPr="00C04D86" w:rsidRDefault="00651BBE" w:rsidP="00651BBE">
      <w:pPr>
        <w:pStyle w:val="AR6BodyTextBold"/>
        <w:rPr>
          <w:lang w:val="en-GB"/>
        </w:rPr>
      </w:pPr>
      <w:r w:rsidRPr="00C04D86">
        <w:rPr>
          <w:lang w:val="en-GB"/>
        </w:rPr>
        <w:t>[START FAQ 1.1, FIGURE 1 HERE]</w:t>
      </w:r>
    </w:p>
    <w:p w14:paraId="0775D799" w14:textId="77777777" w:rsidR="00651BBE" w:rsidRPr="000128A3" w:rsidRDefault="00651BBE" w:rsidP="00651BBE">
      <w:pPr>
        <w:pStyle w:val="AR6BodyText"/>
        <w:rPr>
          <w:lang w:val="en-GB"/>
        </w:rPr>
      </w:pPr>
    </w:p>
    <w:p w14:paraId="03F98AB4" w14:textId="42C494F7" w:rsidR="00651BBE" w:rsidRPr="00C04D86" w:rsidRDefault="00651BBE" w:rsidP="00651BBE">
      <w:pPr>
        <w:rPr>
          <w:sz w:val="20"/>
          <w:szCs w:val="20"/>
        </w:rPr>
      </w:pPr>
      <w:r w:rsidRPr="006148B6">
        <w:rPr>
          <w:b/>
          <w:sz w:val="20"/>
          <w:szCs w:val="20"/>
        </w:rPr>
        <w:t xml:space="preserve">FAQ 1.1, Figure </w:t>
      </w:r>
      <w:r w:rsidRPr="00C04D86">
        <w:rPr>
          <w:b/>
          <w:sz w:val="20"/>
          <w:szCs w:val="20"/>
        </w:rPr>
        <w:t>1:</w:t>
      </w:r>
      <w:r w:rsidRPr="00C04D86">
        <w:rPr>
          <w:sz w:val="20"/>
          <w:szCs w:val="20"/>
        </w:rPr>
        <w:t xml:space="preserve">  Sample elements of climate understanding, observations and models as assessed in the IPCC First Assessment Report (1990) and Sixth Assessment Report (2021). Many other advances since 1990, such as key aspects of theoretical understanding, geological records and attribution of change to human influence, are not included in this figure because they are not readily represented in this simple format.</w:t>
      </w:r>
      <w:r w:rsidRPr="00C04D86" w:rsidDel="008566C1">
        <w:rPr>
          <w:sz w:val="20"/>
          <w:szCs w:val="20"/>
        </w:rPr>
        <w:t xml:space="preserve"> </w:t>
      </w:r>
      <w:r w:rsidRPr="00C04D86">
        <w:rPr>
          <w:sz w:val="20"/>
          <w:szCs w:val="20"/>
        </w:rPr>
        <w:t xml:space="preserve">Fuller explications of the history of climate knowledge are available in the introductory chapters of the IPCC </w:t>
      </w:r>
      <w:r w:rsidR="00963CE8">
        <w:rPr>
          <w:sz w:val="20"/>
          <w:szCs w:val="20"/>
        </w:rPr>
        <w:t>F</w:t>
      </w:r>
      <w:r w:rsidRPr="00C04D86">
        <w:rPr>
          <w:sz w:val="20"/>
          <w:szCs w:val="20"/>
        </w:rPr>
        <w:t xml:space="preserve">ourth and </w:t>
      </w:r>
      <w:r w:rsidR="00963CE8">
        <w:rPr>
          <w:sz w:val="20"/>
          <w:szCs w:val="20"/>
        </w:rPr>
        <w:t>S</w:t>
      </w:r>
      <w:r w:rsidRPr="00C04D86">
        <w:rPr>
          <w:sz w:val="20"/>
          <w:szCs w:val="20"/>
        </w:rPr>
        <w:t xml:space="preserve">ixth Assessment Reports. </w:t>
      </w:r>
    </w:p>
    <w:p w14:paraId="2E081B45" w14:textId="77777777" w:rsidR="00651BBE" w:rsidRDefault="00651BBE" w:rsidP="00651BBE">
      <w:pPr>
        <w:pStyle w:val="AR6BodyTextBold"/>
        <w:rPr>
          <w:lang w:val="en-GB"/>
        </w:rPr>
      </w:pPr>
    </w:p>
    <w:p w14:paraId="2D78BA9B" w14:textId="217F1324" w:rsidR="00651BBE" w:rsidRDefault="00651BBE" w:rsidP="00692AD6">
      <w:pPr>
        <w:pStyle w:val="AR6BodyTextBold"/>
        <w:rPr>
          <w:color w:val="000000"/>
          <w:lang w:val="en-GB"/>
        </w:rPr>
      </w:pPr>
      <w:r w:rsidRPr="00C04D86">
        <w:rPr>
          <w:lang w:val="en-GB"/>
        </w:rPr>
        <w:t>[END FAQ 1.1, FIGURE 1 HERE]</w:t>
      </w:r>
    </w:p>
    <w:p w14:paraId="41F9652F" w14:textId="77777777" w:rsidR="00692AD6" w:rsidRDefault="00692AD6" w:rsidP="00692AD6">
      <w:pPr>
        <w:pStyle w:val="AR6BodyText"/>
        <w:rPr>
          <w:lang w:val="en-GB"/>
        </w:rPr>
      </w:pPr>
    </w:p>
    <w:p w14:paraId="47094FF1" w14:textId="77777777" w:rsidR="00692AD6" w:rsidRPr="00692AD6" w:rsidRDefault="00692AD6" w:rsidP="00692AD6">
      <w:pPr>
        <w:pStyle w:val="AR6BodyText"/>
        <w:rPr>
          <w:lang w:val="en-GB"/>
        </w:rPr>
      </w:pPr>
    </w:p>
    <w:p w14:paraId="6911A1B7" w14:textId="77777777" w:rsidR="00651BBE" w:rsidRPr="000128A3" w:rsidRDefault="00651BBE" w:rsidP="00651BBE">
      <w:pPr>
        <w:pStyle w:val="AR6Chap1FAQ"/>
        <w:rPr>
          <w:lang w:val="en-GB"/>
        </w:rPr>
      </w:pPr>
      <w:bookmarkStart w:id="7723" w:name="_Toc69950031"/>
      <w:r w:rsidRPr="000128A3">
        <w:rPr>
          <w:lang w:val="en-GB"/>
        </w:rPr>
        <w:t>Where is climate change most apparent?</w:t>
      </w:r>
      <w:bookmarkEnd w:id="7723"/>
    </w:p>
    <w:p w14:paraId="6475C57E" w14:textId="77777777" w:rsidR="00651BBE" w:rsidRPr="00C04D86" w:rsidRDefault="00651BBE" w:rsidP="00651BBE">
      <w:pPr>
        <w:pStyle w:val="AR6Chap12FAQ"/>
        <w:ind w:left="360"/>
        <w:rPr>
          <w:lang w:val="en-GB"/>
        </w:rPr>
      </w:pPr>
    </w:p>
    <w:p w14:paraId="4CF30EFA" w14:textId="3AD0CA02" w:rsidR="00AB0419" w:rsidRPr="00193EE2" w:rsidRDefault="00AB0419" w:rsidP="00AB0419">
      <w:pPr>
        <w:pBdr>
          <w:top w:val="nil"/>
          <w:left w:val="nil"/>
          <w:bottom w:val="nil"/>
          <w:right w:val="nil"/>
          <w:between w:val="nil"/>
        </w:pBdr>
        <w:rPr>
          <w:i/>
          <w:color w:val="000000"/>
        </w:rPr>
      </w:pPr>
      <w:r w:rsidRPr="00193EE2">
        <w:rPr>
          <w:i/>
          <w:color w:val="000000"/>
        </w:rPr>
        <w:t>The signs of climate change are unequivocal at the global scale and are increasingly apparent on smaller spatial scales. The high northern latitudes show the largest temperature increase</w:t>
      </w:r>
      <w:del w:id="7724" w:author="Ian Blenkinsop" w:date="2021-07-09T17:40:00Z">
        <w:r w:rsidRPr="00B13ABD" w:rsidDel="00B13ABD">
          <w:rPr>
            <w:i/>
            <w:iCs/>
            <w:color w:val="000000"/>
          </w:rPr>
          <w:delText xml:space="preserve"> </w:delText>
        </w:r>
      </w:del>
      <w:customXmlDelRangeStart w:id="7725" w:author="Ian Blenkinsop" w:date="2021-07-09T17:40:00Z"/>
      <w:sdt>
        <w:sdtPr>
          <w:rPr>
            <w:i/>
            <w:iCs/>
          </w:rPr>
          <w:tag w:val="goog_rdk_22"/>
          <w:id w:val="1517044131"/>
        </w:sdtPr>
        <w:sdtEndPr/>
        <w:sdtContent>
          <w:customXmlDelRangeEnd w:id="7725"/>
          <w:customXmlDelRangeStart w:id="7726" w:author="Ian Blenkinsop" w:date="2021-07-09T17:40:00Z"/>
        </w:sdtContent>
      </w:sdt>
      <w:customXmlDelRangeEnd w:id="7726"/>
      <w:customXmlDelRangeStart w:id="7727" w:author="Ian Blenkinsop" w:date="2021-07-09T17:39:00Z"/>
      <w:sdt>
        <w:sdtPr>
          <w:rPr>
            <w:i/>
            <w:iCs/>
          </w:rPr>
          <w:tag w:val="goog_rdk_23"/>
          <w:id w:val="1879664309"/>
        </w:sdtPr>
        <w:sdtEndPr>
          <w:rPr>
            <w:i w:val="0"/>
            <w:iCs w:val="0"/>
          </w:rPr>
        </w:sdtEndPr>
        <w:sdtContent>
          <w:customXmlDelRangeEnd w:id="7727"/>
          <w:ins w:id="7728" w:author="Ian Blenkinsop" w:date="2021-07-09T17:39:00Z">
            <w:r w:rsidR="00B13ABD" w:rsidRPr="00B13ABD">
              <w:rPr>
                <w:i/>
                <w:iCs/>
              </w:rPr>
              <w:t>,</w:t>
            </w:r>
          </w:ins>
          <w:ins w:id="7729" w:author="Ian Blenkinsop" w:date="2021-07-09T17:40:00Z">
            <w:r w:rsidR="00B13ABD" w:rsidRPr="00B13ABD">
              <w:t xml:space="preserve"> </w:t>
            </w:r>
          </w:ins>
          <w:customXmlDelRangeStart w:id="7730" w:author="Ian Blenkinsop" w:date="2021-07-09T17:39:00Z"/>
        </w:sdtContent>
      </w:sdt>
      <w:customXmlDelRangeEnd w:id="7730"/>
      <w:r w:rsidRPr="00721561">
        <w:rPr>
          <w:i/>
          <w:color w:val="000000"/>
        </w:rPr>
        <w:t xml:space="preserve">with clear effects on </w:t>
      </w:r>
      <w:r w:rsidRPr="00721561">
        <w:rPr>
          <w:i/>
        </w:rPr>
        <w:t xml:space="preserve">sea ice and glaciers. </w:t>
      </w:r>
      <w:r w:rsidRPr="00721561">
        <w:rPr>
          <w:i/>
          <w:color w:val="000000"/>
        </w:rPr>
        <w:t>The</w:t>
      </w:r>
      <w:r w:rsidRPr="00193EE2">
        <w:rPr>
          <w:i/>
          <w:color w:val="000000"/>
        </w:rPr>
        <w:t xml:space="preserve"> warming in the tropical regions is </w:t>
      </w:r>
      <w:r w:rsidRPr="00721561">
        <w:rPr>
          <w:i/>
        </w:rPr>
        <w:t>also</w:t>
      </w:r>
      <w:r w:rsidRPr="00193EE2">
        <w:rPr>
          <w:i/>
          <w:color w:val="000000"/>
        </w:rPr>
        <w:t xml:space="preserve"> apparent because the natural year-to-year variations in temperature there are </w:t>
      </w:r>
      <w:r w:rsidRPr="00721561">
        <w:rPr>
          <w:i/>
          <w:color w:val="000000"/>
        </w:rPr>
        <w:t xml:space="preserve">small. </w:t>
      </w:r>
      <w:r w:rsidRPr="00193EE2">
        <w:rPr>
          <w:i/>
          <w:color w:val="000000"/>
        </w:rPr>
        <w:t>Long-term changes in other variables such as rainfall</w:t>
      </w:r>
      <w:r w:rsidRPr="00721561">
        <w:rPr>
          <w:i/>
        </w:rPr>
        <w:t xml:space="preserve"> </w:t>
      </w:r>
      <w:r w:rsidRPr="00193EE2">
        <w:rPr>
          <w:i/>
          <w:color w:val="000000"/>
        </w:rPr>
        <w:t xml:space="preserve">and some weather </w:t>
      </w:r>
      <w:r>
        <w:rPr>
          <w:i/>
        </w:rPr>
        <w:t xml:space="preserve">and climate </w:t>
      </w:r>
      <w:r w:rsidRPr="00193EE2">
        <w:rPr>
          <w:i/>
          <w:color w:val="000000"/>
        </w:rPr>
        <w:t xml:space="preserve">extremes have also now become apparent in many regions. </w:t>
      </w:r>
    </w:p>
    <w:p w14:paraId="23926311" w14:textId="77777777" w:rsidR="00AB0419" w:rsidRPr="00193EE2" w:rsidRDefault="00AB0419" w:rsidP="00AB0419">
      <w:pPr>
        <w:pBdr>
          <w:top w:val="nil"/>
          <w:left w:val="nil"/>
          <w:bottom w:val="nil"/>
          <w:right w:val="nil"/>
          <w:between w:val="nil"/>
        </w:pBdr>
        <w:rPr>
          <w:color w:val="000000"/>
        </w:rPr>
      </w:pPr>
    </w:p>
    <w:p w14:paraId="41EF3946" w14:textId="7A975261" w:rsidR="00AB0419" w:rsidRPr="00193EE2" w:rsidRDefault="00AB0419" w:rsidP="00AB0419">
      <w:pPr>
        <w:pBdr>
          <w:top w:val="nil"/>
          <w:left w:val="nil"/>
          <w:bottom w:val="nil"/>
          <w:right w:val="nil"/>
          <w:between w:val="nil"/>
        </w:pBdr>
        <w:rPr>
          <w:color w:val="000000"/>
        </w:rPr>
      </w:pPr>
      <w:r w:rsidRPr="00193EE2">
        <w:rPr>
          <w:color w:val="000000"/>
        </w:rPr>
        <w:t xml:space="preserve">It was first noticed that the planet’s land areas were warming in the 1930s. Although increasing atmospheric carbon dioxide </w:t>
      </w:r>
      <w:ins w:id="7731" w:author="Ian Blenkinsop" w:date="2021-07-12T09:01:00Z">
        <w:r w:rsidR="00B6407F">
          <w:rPr>
            <w:color w:val="000000"/>
          </w:rPr>
          <w:t>(CO</w:t>
        </w:r>
        <w:r w:rsidR="00B6407F" w:rsidRPr="00B6407F">
          <w:rPr>
            <w:color w:val="000000"/>
            <w:vertAlign w:val="subscript"/>
            <w:rPrChange w:id="7732" w:author="Ian Blenkinsop" w:date="2021-07-12T09:01:00Z">
              <w:rPr>
                <w:color w:val="000000"/>
              </w:rPr>
            </w:rPrChange>
          </w:rPr>
          <w:t>2</w:t>
        </w:r>
        <w:r w:rsidR="00B6407F">
          <w:rPr>
            <w:color w:val="000000"/>
          </w:rPr>
          <w:t xml:space="preserve">) </w:t>
        </w:r>
      </w:ins>
      <w:r w:rsidRPr="00193EE2">
        <w:rPr>
          <w:color w:val="000000"/>
        </w:rPr>
        <w:t>concentrations were suggested as part of the explanation, it was not certain at the time whether the observed warming was part of a long-term trend or a natural fluctuation</w:t>
      </w:r>
      <w:del w:id="7733" w:author="Ian Blenkinsop" w:date="2021-07-12T09:02:00Z">
        <w:r w:rsidRPr="00193EE2" w:rsidDel="00B6407F">
          <w:rPr>
            <w:color w:val="000000"/>
          </w:rPr>
          <w:delText xml:space="preserve"> –</w:delText>
        </w:r>
      </w:del>
      <w:ins w:id="7734" w:author="Ian Blenkinsop" w:date="2021-07-12T09:02:00Z">
        <w:r w:rsidR="00B6407F">
          <w:rPr>
            <w:color w:val="000000"/>
          </w:rPr>
          <w:t>:</w:t>
        </w:r>
      </w:ins>
      <w:r w:rsidRPr="00193EE2">
        <w:rPr>
          <w:color w:val="000000"/>
        </w:rPr>
        <w:t xml:space="preserve"> global warming had not yet become apparent. But the planet continued to warm, and by the 1980s the changes in temperature had become obvious or, in other words, the </w:t>
      </w:r>
      <w:commentRangeStart w:id="7735"/>
      <w:r w:rsidRPr="00B6407F">
        <w:rPr>
          <w:i/>
          <w:iCs/>
          <w:color w:val="000000"/>
          <w:rPrChange w:id="7736" w:author="Ian Blenkinsop" w:date="2021-07-12T09:02:00Z">
            <w:rPr>
              <w:color w:val="000000"/>
            </w:rPr>
          </w:rPrChange>
        </w:rPr>
        <w:t>signal</w:t>
      </w:r>
      <w:r w:rsidRPr="00193EE2">
        <w:rPr>
          <w:color w:val="000000"/>
        </w:rPr>
        <w:t xml:space="preserve"> had </w:t>
      </w:r>
      <w:r w:rsidRPr="00193EE2">
        <w:rPr>
          <w:i/>
          <w:color w:val="000000"/>
        </w:rPr>
        <w:t>emerged</w:t>
      </w:r>
      <w:commentRangeEnd w:id="7735"/>
      <w:r w:rsidR="006D2C97">
        <w:rPr>
          <w:rStyle w:val="CommentReference"/>
          <w:rFonts w:cstheme="minorBidi"/>
          <w:lang w:eastAsia="fr-FR"/>
        </w:rPr>
        <w:commentReference w:id="7735"/>
      </w:r>
      <w:r w:rsidRPr="00193EE2">
        <w:rPr>
          <w:color w:val="000000"/>
        </w:rPr>
        <w:t>.</w:t>
      </w:r>
    </w:p>
    <w:p w14:paraId="117511D1" w14:textId="77777777" w:rsidR="00AB0419" w:rsidRPr="00193EE2" w:rsidRDefault="00AB0419" w:rsidP="00AB0419">
      <w:pPr>
        <w:pBdr>
          <w:top w:val="nil"/>
          <w:left w:val="nil"/>
          <w:bottom w:val="nil"/>
          <w:right w:val="nil"/>
          <w:between w:val="nil"/>
        </w:pBdr>
        <w:rPr>
          <w:color w:val="000000"/>
        </w:rPr>
      </w:pPr>
    </w:p>
    <w:p w14:paraId="53393B2B" w14:textId="77777777" w:rsidR="00AB0419" w:rsidRPr="00721561" w:rsidRDefault="00AB0419" w:rsidP="00AB0419">
      <w:pPr>
        <w:pBdr>
          <w:top w:val="nil"/>
          <w:left w:val="nil"/>
          <w:bottom w:val="nil"/>
          <w:right w:val="nil"/>
          <w:between w:val="nil"/>
        </w:pBdr>
        <w:rPr>
          <w:color w:val="000000"/>
        </w:rPr>
      </w:pPr>
      <w:r w:rsidRPr="00721561">
        <w:rPr>
          <w:color w:val="000000"/>
        </w:rPr>
        <w:t xml:space="preserve">Imagine you had been monitoring temperatures at the same location for the past 150 years. What would you have experienced? When would the warming have become noticeable in your data? The answers to these questions depend on where on the planet you are. </w:t>
      </w:r>
    </w:p>
    <w:p w14:paraId="559FBBF5" w14:textId="77777777" w:rsidR="00AB0419" w:rsidRPr="00721561" w:rsidRDefault="00AB0419" w:rsidP="00AB0419">
      <w:pPr>
        <w:pBdr>
          <w:top w:val="nil"/>
          <w:left w:val="nil"/>
          <w:bottom w:val="nil"/>
          <w:right w:val="nil"/>
          <w:between w:val="nil"/>
        </w:pBdr>
        <w:rPr>
          <w:color w:val="000000"/>
        </w:rPr>
      </w:pPr>
    </w:p>
    <w:p w14:paraId="6BFA8FF3" w14:textId="0AF4D24B" w:rsidR="00AB0419" w:rsidRPr="00721561" w:rsidRDefault="00AB0419" w:rsidP="00AB0419">
      <w:pPr>
        <w:pBdr>
          <w:top w:val="nil"/>
          <w:left w:val="nil"/>
          <w:bottom w:val="nil"/>
          <w:right w:val="nil"/>
          <w:between w:val="nil"/>
        </w:pBdr>
        <w:rPr>
          <w:color w:val="000000"/>
        </w:rPr>
      </w:pPr>
      <w:r w:rsidRPr="00721561">
        <w:rPr>
          <w:color w:val="000000"/>
        </w:rPr>
        <w:t xml:space="preserve">Observations and climate model simulations both demonstrate that the largest long-term warming trends are in the high northern latitudes and the smallest warming trends </w:t>
      </w:r>
      <w:customXmlDelRangeStart w:id="7737" w:author="Ian Blenkinsop" w:date="2021-07-12T09:02:00Z"/>
      <w:sdt>
        <w:sdtPr>
          <w:tag w:val="goog_rdk_24"/>
          <w:id w:val="-2011204197"/>
        </w:sdtPr>
        <w:sdtEndPr/>
        <w:sdtContent>
          <w:customXmlDelRangeEnd w:id="7737"/>
          <w:r w:rsidRPr="00721561">
            <w:rPr>
              <w:color w:val="000000"/>
            </w:rPr>
            <w:t xml:space="preserve">over land </w:t>
          </w:r>
          <w:customXmlDelRangeStart w:id="7738" w:author="Ian Blenkinsop" w:date="2021-07-12T09:02:00Z"/>
        </w:sdtContent>
      </w:sdt>
      <w:customXmlDelRangeEnd w:id="7738"/>
      <w:r w:rsidRPr="00721561">
        <w:rPr>
          <w:color w:val="000000"/>
        </w:rPr>
        <w:t xml:space="preserve">are in tropical regions. However, the year-to-year variations in temperature are smallest in the tropics, meaning that the changes there are </w:t>
      </w:r>
      <w:sdt>
        <w:sdtPr>
          <w:tag w:val="goog_rdk_25"/>
          <w:id w:val="113101437"/>
        </w:sdtPr>
        <w:sdtEndPr/>
        <w:sdtContent>
          <w:r w:rsidRPr="00721561">
            <w:rPr>
              <w:color w:val="000000"/>
            </w:rPr>
            <w:t>also</w:t>
          </w:r>
        </w:sdtContent>
      </w:sdt>
      <w:r w:rsidRPr="00721561">
        <w:rPr>
          <w:color w:val="000000"/>
        </w:rPr>
        <w:t xml:space="preserve"> apparent, relative to the range of past experiences (</w:t>
      </w:r>
      <w:del w:id="7739" w:author="Ian Blenkinsop" w:date="2021-07-12T15:13:00Z">
        <w:r w:rsidRPr="00721561" w:rsidDel="00F274BD">
          <w:rPr>
            <w:color w:val="000000"/>
          </w:rPr>
          <w:delText xml:space="preserve">see </w:delText>
        </w:r>
      </w:del>
      <w:r w:rsidRPr="00721561">
        <w:rPr>
          <w:color w:val="000000"/>
        </w:rPr>
        <w:t xml:space="preserve">FAQ 1.2, Figure 1). </w:t>
      </w:r>
      <w:sdt>
        <w:sdtPr>
          <w:tag w:val="goog_rdk_29"/>
          <w:id w:val="1969007595"/>
        </w:sdtPr>
        <w:sdtEndPr/>
        <w:sdtContent>
          <w:sdt>
            <w:sdtPr>
              <w:tag w:val="goog_rdk_30"/>
              <w:id w:val="490297520"/>
            </w:sdtPr>
            <w:sdtEndPr/>
            <w:sdtContent/>
          </w:sdt>
        </w:sdtContent>
      </w:sdt>
      <w:sdt>
        <w:sdtPr>
          <w:tag w:val="goog_rdk_35"/>
          <w:id w:val="27451672"/>
        </w:sdtPr>
        <w:sdtEndPr/>
        <w:sdtContent>
          <w:customXmlDelRangeStart w:id="7740" w:author="Ian Blenkinsop" w:date="2021-07-09T17:45:00Z"/>
          <w:sdt>
            <w:sdtPr>
              <w:tag w:val="goog_rdk_36"/>
              <w:id w:val="-1323737396"/>
            </w:sdtPr>
            <w:sdtEndPr/>
            <w:sdtContent>
              <w:customXmlDelRangeEnd w:id="7740"/>
              <w:customXmlDelRangeStart w:id="7741" w:author="Ian Blenkinsop" w:date="2021-07-09T17:45:00Z"/>
            </w:sdtContent>
          </w:sdt>
          <w:customXmlDelRangeEnd w:id="7741"/>
        </w:sdtContent>
      </w:sdt>
      <w:customXmlDelRangeStart w:id="7742" w:author="Ian Blenkinsop" w:date="2021-07-09T17:45:00Z"/>
      <w:sdt>
        <w:sdtPr>
          <w:tag w:val="goog_rdk_40"/>
          <w:id w:val="781930867"/>
        </w:sdtPr>
        <w:sdtEndPr/>
        <w:sdtContent>
          <w:customXmlDelRangeEnd w:id="7742"/>
          <w:customXmlDelRangeStart w:id="7743" w:author="Ian Blenkinsop" w:date="2021-07-09T17:45:00Z"/>
        </w:sdtContent>
      </w:sdt>
      <w:customXmlDelRangeEnd w:id="7743"/>
    </w:p>
    <w:p w14:paraId="06715757" w14:textId="77777777" w:rsidR="00AB0419" w:rsidRPr="00721561" w:rsidRDefault="00AB0419" w:rsidP="00D717C1">
      <w:pPr>
        <w:pBdr>
          <w:top w:val="nil"/>
          <w:left w:val="nil"/>
          <w:bottom w:val="nil"/>
          <w:right w:val="nil"/>
          <w:between w:val="nil"/>
        </w:pBdr>
        <w:rPr>
          <w:color w:val="000000"/>
        </w:rPr>
      </w:pPr>
    </w:p>
    <w:p w14:paraId="6A14B648" w14:textId="21485D53" w:rsidR="00AB0419" w:rsidRPr="00721561" w:rsidRDefault="00AB0419" w:rsidP="00AB0419">
      <w:pPr>
        <w:pBdr>
          <w:top w:val="nil"/>
          <w:left w:val="nil"/>
          <w:bottom w:val="nil"/>
          <w:right w:val="nil"/>
          <w:between w:val="nil"/>
        </w:pBdr>
        <w:rPr>
          <w:color w:val="000000"/>
        </w:rPr>
      </w:pPr>
      <w:r w:rsidRPr="00721561">
        <w:rPr>
          <w:color w:val="000000"/>
        </w:rPr>
        <w:lastRenderedPageBreak/>
        <w:t xml:space="preserve">Changes in temperature also tend to be more apparent over land areas than over the open ocean and are </w:t>
      </w:r>
      <w:sdt>
        <w:sdtPr>
          <w:tag w:val="goog_rdk_58"/>
          <w:id w:val="-370922279"/>
        </w:sdtPr>
        <w:sdtEndPr/>
        <w:sdtContent>
          <w:r w:rsidRPr="00721561">
            <w:rPr>
              <w:color w:val="000000"/>
            </w:rPr>
            <w:t xml:space="preserve">often </w:t>
          </w:r>
        </w:sdtContent>
      </w:sdt>
      <w:r w:rsidRPr="00193EE2">
        <w:rPr>
          <w:color w:val="000000"/>
        </w:rPr>
        <w:t>most apparent</w:t>
      </w:r>
      <w:r w:rsidRPr="00721561">
        <w:rPr>
          <w:color w:val="000000"/>
        </w:rPr>
        <w:t xml:space="preserve"> in regions which </w:t>
      </w:r>
      <w:sdt>
        <w:sdtPr>
          <w:tag w:val="goog_rdk_59"/>
          <w:id w:val="-889102874"/>
        </w:sdtPr>
        <w:sdtEndPr/>
        <w:sdtContent>
          <w:r w:rsidRPr="00721561">
            <w:rPr>
              <w:color w:val="000000"/>
            </w:rPr>
            <w:t>are</w:t>
          </w:r>
        </w:sdtContent>
      </w:sdt>
      <w:r w:rsidRPr="00721561">
        <w:rPr>
          <w:color w:val="000000"/>
        </w:rPr>
        <w:t xml:space="preserve"> more vulnerable to climate change. It is expected that </w:t>
      </w:r>
      <w:r w:rsidRPr="00193EE2">
        <w:rPr>
          <w:color w:val="000000"/>
        </w:rPr>
        <w:t xml:space="preserve">future changes </w:t>
      </w:r>
      <w:r w:rsidRPr="00721561">
        <w:rPr>
          <w:color w:val="000000"/>
        </w:rPr>
        <w:t xml:space="preserve">will continue to show the largest signals at high northern latitudes, but with the most apparent warming in the tropics. The tropics also stand to benefit the most from climate change mitigation in this context, as limiting global warming will also limit how far the climate shifts relative to </w:t>
      </w:r>
      <w:r w:rsidRPr="00193EE2">
        <w:rPr>
          <w:color w:val="000000"/>
        </w:rPr>
        <w:t>past experience.</w:t>
      </w:r>
    </w:p>
    <w:p w14:paraId="37A1E044" w14:textId="77777777" w:rsidR="00AB0419" w:rsidRPr="00721561" w:rsidRDefault="00AB0419" w:rsidP="00AB0419">
      <w:pPr>
        <w:pBdr>
          <w:top w:val="nil"/>
          <w:left w:val="nil"/>
          <w:bottom w:val="nil"/>
          <w:right w:val="nil"/>
          <w:between w:val="nil"/>
        </w:pBdr>
        <w:rPr>
          <w:color w:val="000000"/>
        </w:rPr>
      </w:pPr>
    </w:p>
    <w:p w14:paraId="2F6F3CEB" w14:textId="30E2BD6D" w:rsidR="00AB0419" w:rsidRPr="00721561" w:rsidRDefault="00AB0419" w:rsidP="00AB0419">
      <w:pPr>
        <w:pBdr>
          <w:top w:val="nil"/>
          <w:left w:val="nil"/>
          <w:bottom w:val="nil"/>
          <w:right w:val="nil"/>
          <w:between w:val="nil"/>
        </w:pBdr>
        <w:rPr>
          <w:color w:val="000000"/>
        </w:rPr>
      </w:pPr>
      <w:r w:rsidRPr="00193EE2">
        <w:rPr>
          <w:color w:val="000000"/>
        </w:rPr>
        <w:t>Changes</w:t>
      </w:r>
      <w:r w:rsidRPr="00721561">
        <w:rPr>
          <w:color w:val="000000"/>
        </w:rPr>
        <w:t xml:space="preserve"> in other climate variables have also become apparent at smaller spatial scales. For example, changes in average rainfall are becoming clear in some regions, but not in others, mainly </w:t>
      </w:r>
      <w:r w:rsidRPr="00193EE2">
        <w:rPr>
          <w:color w:val="000000"/>
        </w:rPr>
        <w:t>because natural year-to-year variations in precipitation tend to be large relative to the magnitude of the long-term trends</w:t>
      </w:r>
      <w:r w:rsidRPr="00721561">
        <w:rPr>
          <w:color w:val="000000"/>
        </w:rPr>
        <w:t xml:space="preserve">. However, extreme rainfall is becoming more </w:t>
      </w:r>
      <w:r w:rsidRPr="00193EE2">
        <w:rPr>
          <w:color w:val="000000"/>
        </w:rPr>
        <w:t>intense in many regions</w:t>
      </w:r>
      <w:r w:rsidRPr="00721561">
        <w:rPr>
          <w:color w:val="000000"/>
        </w:rPr>
        <w:t xml:space="preserve">, </w:t>
      </w:r>
      <w:r>
        <w:rPr>
          <w:color w:val="000000"/>
        </w:rPr>
        <w:t xml:space="preserve">potentially increasing the impacts </w:t>
      </w:r>
      <w:r w:rsidRPr="00193EE2">
        <w:rPr>
          <w:color w:val="000000"/>
        </w:rPr>
        <w:t>from</w:t>
      </w:r>
      <w:r w:rsidRPr="00721561">
        <w:rPr>
          <w:color w:val="000000"/>
        </w:rPr>
        <w:t xml:space="preserve"> inland flooding (</w:t>
      </w:r>
      <w:del w:id="7744" w:author="Ian Blenkinsop" w:date="2021-07-12T15:13:00Z">
        <w:r w:rsidRPr="00721561" w:rsidDel="00F274BD">
          <w:rPr>
            <w:color w:val="000000"/>
          </w:rPr>
          <w:delText xml:space="preserve">see </w:delText>
        </w:r>
      </w:del>
      <w:r w:rsidRPr="00721561">
        <w:rPr>
          <w:color w:val="000000"/>
        </w:rPr>
        <w:t xml:space="preserve">FAQ 8.2). Sea levels are also clearly rising on many coastlines, increasing </w:t>
      </w:r>
      <w:r>
        <w:rPr>
          <w:color w:val="000000"/>
        </w:rPr>
        <w:t>the impacts</w:t>
      </w:r>
      <w:r w:rsidRPr="00721561">
        <w:rPr>
          <w:color w:val="000000"/>
        </w:rPr>
        <w:t xml:space="preserve"> of inundation from coastal storm surges, even without any increase in the number of storms reaching land. A decline in the amount of Arctic sea ice is apparent, both in the area covered and in its thickness, with implications for polar ecosystems.</w:t>
      </w:r>
    </w:p>
    <w:customXmlDelRangeStart w:id="7745" w:author="Ian Blenkinsop" w:date="2021-07-12T08:17:00Z"/>
    <w:sdt>
      <w:sdtPr>
        <w:tag w:val="goog_rdk_65"/>
        <w:id w:val="-1272930711"/>
      </w:sdtPr>
      <w:sdtEndPr/>
      <w:sdtContent>
        <w:customXmlDelRangeEnd w:id="7745"/>
        <w:p w14:paraId="5980CF7F" w14:textId="7C4145D0" w:rsidR="00AB0419" w:rsidRPr="00721561" w:rsidRDefault="003A713F" w:rsidP="00AB0419">
          <w:pPr>
            <w:pBdr>
              <w:top w:val="nil"/>
              <w:left w:val="nil"/>
              <w:bottom w:val="nil"/>
              <w:right w:val="nil"/>
              <w:between w:val="nil"/>
            </w:pBdr>
            <w:rPr>
              <w:color w:val="000000"/>
            </w:rPr>
          </w:pPr>
          <w:customXmlDelRangeStart w:id="7746" w:author="Ian Blenkinsop" w:date="2021-07-12T08:17:00Z"/>
          <w:sdt>
            <w:sdtPr>
              <w:tag w:val="goog_rdk_64"/>
              <w:id w:val="-2037489147"/>
            </w:sdtPr>
            <w:sdtEndPr/>
            <w:sdtContent>
              <w:customXmlDelRangeEnd w:id="7746"/>
              <w:customXmlDelRangeStart w:id="7747" w:author="Ian Blenkinsop" w:date="2021-07-12T08:17:00Z"/>
            </w:sdtContent>
          </w:sdt>
          <w:customXmlDelRangeEnd w:id="7747"/>
        </w:p>
        <w:customXmlDelRangeStart w:id="7748" w:author="Ian Blenkinsop" w:date="2021-07-12T08:17:00Z"/>
      </w:sdtContent>
    </w:sdt>
    <w:customXmlDelRangeEnd w:id="7748"/>
    <w:p w14:paraId="3DA529F5" w14:textId="23784438" w:rsidR="00AB0419" w:rsidRPr="00721561" w:rsidRDefault="003A713F" w:rsidP="00AB0419">
      <w:pPr>
        <w:pBdr>
          <w:top w:val="nil"/>
          <w:left w:val="nil"/>
          <w:bottom w:val="nil"/>
          <w:right w:val="nil"/>
          <w:between w:val="nil"/>
        </w:pBdr>
        <w:rPr>
          <w:color w:val="000000"/>
        </w:rPr>
      </w:pPr>
      <w:sdt>
        <w:sdtPr>
          <w:tag w:val="goog_rdk_67"/>
          <w:id w:val="-1897501234"/>
        </w:sdtPr>
        <w:sdtEndPr/>
        <w:sdtContent/>
      </w:sdt>
      <w:sdt>
        <w:sdtPr>
          <w:tag w:val="goog_rdk_68"/>
          <w:id w:val="-1100720885"/>
        </w:sdtPr>
        <w:sdtEndPr/>
        <w:sdtContent/>
      </w:sdt>
      <w:sdt>
        <w:sdtPr>
          <w:tag w:val="goog_rdk_69"/>
          <w:id w:val="-449311038"/>
        </w:sdtPr>
        <w:sdtEndPr/>
        <w:sdtContent/>
      </w:sdt>
      <w:sdt>
        <w:sdtPr>
          <w:tag w:val="goog_rdk_70"/>
          <w:id w:val="-2065090749"/>
        </w:sdtPr>
        <w:sdtEndPr/>
        <w:sdtContent/>
      </w:sdt>
      <w:r w:rsidR="00AB0419" w:rsidRPr="00721561">
        <w:rPr>
          <w:color w:val="000000"/>
        </w:rPr>
        <w:t xml:space="preserve">When considering climate-related </w:t>
      </w:r>
      <w:r w:rsidR="00AB0419">
        <w:rPr>
          <w:color w:val="000000"/>
        </w:rPr>
        <w:t>impacts</w:t>
      </w:r>
      <w:r w:rsidR="00AB0419" w:rsidRPr="00721561">
        <w:rPr>
          <w:color w:val="000000"/>
        </w:rPr>
        <w:t xml:space="preserve">, it is not necessarily the size of the change </w:t>
      </w:r>
      <w:del w:id="7749" w:author="Ian Blenkinsop" w:date="2021-07-12T08:15:00Z">
        <w:r w:rsidR="00AB0419" w:rsidRPr="00721561" w:rsidDel="005F501C">
          <w:rPr>
            <w:color w:val="000000"/>
          </w:rPr>
          <w:delText xml:space="preserve">which </w:delText>
        </w:r>
      </w:del>
      <w:ins w:id="7750" w:author="Ian Blenkinsop" w:date="2021-07-12T08:15:00Z">
        <w:r w:rsidR="005F501C">
          <w:rPr>
            <w:color w:val="000000"/>
          </w:rPr>
          <w:t>that</w:t>
        </w:r>
        <w:r w:rsidR="005F501C" w:rsidRPr="00721561">
          <w:rPr>
            <w:color w:val="000000"/>
          </w:rPr>
          <w:t xml:space="preserve"> </w:t>
        </w:r>
      </w:ins>
      <w:r w:rsidR="00AB0419" w:rsidRPr="00721561">
        <w:rPr>
          <w:color w:val="000000"/>
        </w:rPr>
        <w:t>is most important. Instead, it can be the rate of change or it can also be the size of the change relative to the natural variations of the climate to which ecosystems and society are adapted.</w:t>
      </w:r>
      <w:sdt>
        <w:sdtPr>
          <w:tag w:val="goog_rdk_71"/>
          <w:id w:val="-2125294592"/>
        </w:sdtPr>
        <w:sdtEndPr/>
        <w:sdtContent/>
      </w:sdt>
      <w:sdt>
        <w:sdtPr>
          <w:tag w:val="goog_rdk_72"/>
          <w:id w:val="310459571"/>
        </w:sdtPr>
        <w:sdtEndPr/>
        <w:sdtContent/>
      </w:sdt>
      <w:sdt>
        <w:sdtPr>
          <w:tag w:val="goog_rdk_73"/>
          <w:id w:val="-304009562"/>
        </w:sdtPr>
        <w:sdtEndPr/>
        <w:sdtContent/>
      </w:sdt>
      <w:r w:rsidR="00AB0419" w:rsidRPr="00721561">
        <w:rPr>
          <w:color w:val="000000"/>
        </w:rPr>
        <w:t xml:space="preserve"> As the climate is pushed further away from past experiences and enters an unprecedented state, the </w:t>
      </w:r>
      <w:r w:rsidR="00AB0419">
        <w:rPr>
          <w:color w:val="000000"/>
        </w:rPr>
        <w:t>impacts</w:t>
      </w:r>
      <w:r w:rsidR="00AB0419" w:rsidRPr="00721561">
        <w:rPr>
          <w:color w:val="000000"/>
        </w:rPr>
        <w:t xml:space="preserve"> can become larger</w:t>
      </w:r>
      <w:r w:rsidR="00AB0419">
        <w:rPr>
          <w:color w:val="000000"/>
        </w:rPr>
        <w:t xml:space="preserve">, </w:t>
      </w:r>
      <w:r w:rsidR="00AB0419" w:rsidRPr="00914887">
        <w:rPr>
          <w:color w:val="000000"/>
        </w:rPr>
        <w:t>along with the challenge of adapting to them</w:t>
      </w:r>
      <w:r w:rsidR="00AB0419" w:rsidRPr="00721561">
        <w:rPr>
          <w:color w:val="000000"/>
        </w:rPr>
        <w:t xml:space="preserve">. </w:t>
      </w:r>
    </w:p>
    <w:p w14:paraId="04476849" w14:textId="77777777" w:rsidR="00AB0419" w:rsidRPr="00721561" w:rsidRDefault="00AB0419" w:rsidP="00AB0419">
      <w:pPr>
        <w:pBdr>
          <w:top w:val="nil"/>
          <w:left w:val="nil"/>
          <w:bottom w:val="nil"/>
          <w:right w:val="nil"/>
          <w:between w:val="nil"/>
        </w:pBdr>
        <w:rPr>
          <w:color w:val="000000"/>
        </w:rPr>
      </w:pPr>
    </w:p>
    <w:p w14:paraId="4278688C" w14:textId="32CEF706" w:rsidR="00AB0419" w:rsidRPr="00721561" w:rsidRDefault="00AB0419" w:rsidP="00AB0419">
      <w:pPr>
        <w:pBdr>
          <w:top w:val="nil"/>
          <w:left w:val="nil"/>
          <w:bottom w:val="nil"/>
          <w:right w:val="nil"/>
          <w:between w:val="nil"/>
        </w:pBdr>
        <w:rPr>
          <w:color w:val="000000"/>
        </w:rPr>
      </w:pPr>
      <w:r w:rsidRPr="00193EE2">
        <w:rPr>
          <w:color w:val="000000"/>
        </w:rPr>
        <w:t xml:space="preserve">How and when a long-term trend becomes distinguishable from shorter-term natural variations depends on the aspect of climate being considered (e.g., temperature, rainfall, sea ice or sea level), the region being considered, the rate of change, and the magnitude and timing of natural variations. </w:t>
      </w:r>
      <w:r w:rsidRPr="00721561">
        <w:rPr>
          <w:color w:val="000000"/>
        </w:rPr>
        <w:t xml:space="preserve">When assessing the local impacts from </w:t>
      </w:r>
      <w:r w:rsidRPr="00193EE2">
        <w:t>climate change</w:t>
      </w:r>
      <w:r w:rsidRPr="00721561">
        <w:t xml:space="preserve">, both the size of the change and the amplitude of natural variations matter. </w:t>
      </w:r>
    </w:p>
    <w:p w14:paraId="411FC1DC" w14:textId="77777777" w:rsidR="00651BBE" w:rsidRPr="000128A3" w:rsidRDefault="00651BBE" w:rsidP="00651BBE">
      <w:pPr>
        <w:pStyle w:val="AR6BodyText"/>
        <w:rPr>
          <w:color w:val="000000"/>
          <w:lang w:val="en-GB"/>
        </w:rPr>
      </w:pPr>
    </w:p>
    <w:p w14:paraId="7A5CDEB9" w14:textId="77777777" w:rsidR="00651BBE" w:rsidRPr="00C04D86" w:rsidRDefault="00651BBE" w:rsidP="00651BBE">
      <w:pPr>
        <w:pBdr>
          <w:top w:val="nil"/>
          <w:left w:val="nil"/>
          <w:bottom w:val="nil"/>
          <w:right w:val="nil"/>
          <w:between w:val="nil"/>
        </w:pBdr>
        <w:rPr>
          <w:color w:val="000000"/>
        </w:rPr>
      </w:pPr>
    </w:p>
    <w:p w14:paraId="57D95C30" w14:textId="77777777" w:rsidR="00651BBE" w:rsidRPr="00C04D86" w:rsidRDefault="00651BBE" w:rsidP="00651BBE">
      <w:pPr>
        <w:pStyle w:val="AR6BodyTextBold"/>
        <w:rPr>
          <w:lang w:val="en-GB"/>
        </w:rPr>
      </w:pPr>
      <w:r w:rsidRPr="00C04D86">
        <w:rPr>
          <w:lang w:val="en-GB"/>
        </w:rPr>
        <w:t>[START FAQ 1.2, FIGURE 1 HERE]</w:t>
      </w:r>
    </w:p>
    <w:p w14:paraId="48B27661" w14:textId="77777777" w:rsidR="00651BBE" w:rsidRPr="00C04D86" w:rsidRDefault="00651BBE" w:rsidP="00651BBE">
      <w:pPr>
        <w:pStyle w:val="AR6BodyTextBold"/>
        <w:rPr>
          <w:lang w:val="en-GB"/>
        </w:rPr>
      </w:pPr>
    </w:p>
    <w:p w14:paraId="01743205" w14:textId="77777777" w:rsidR="00651BBE" w:rsidRPr="00C04D86" w:rsidRDefault="00651BBE" w:rsidP="00651BBE">
      <w:pPr>
        <w:pBdr>
          <w:top w:val="nil"/>
          <w:left w:val="nil"/>
          <w:bottom w:val="nil"/>
          <w:right w:val="nil"/>
          <w:between w:val="nil"/>
        </w:pBdr>
        <w:rPr>
          <w:color w:val="000000"/>
          <w:sz w:val="20"/>
          <w:szCs w:val="20"/>
        </w:rPr>
      </w:pPr>
      <w:r w:rsidRPr="00C04D86">
        <w:rPr>
          <w:b/>
          <w:color w:val="000000"/>
          <w:sz w:val="20"/>
          <w:szCs w:val="20"/>
        </w:rPr>
        <w:t>FAQ 1.2, Figure 1</w:t>
      </w:r>
      <w:r w:rsidRPr="00C04D86">
        <w:rPr>
          <w:color w:val="000000"/>
          <w:sz w:val="20"/>
          <w:szCs w:val="20"/>
        </w:rPr>
        <w:t xml:space="preserve">: </w:t>
      </w:r>
      <w:bookmarkStart w:id="7751" w:name="_Hlk56765505"/>
      <w:r w:rsidRPr="00692584">
        <w:rPr>
          <w:b/>
          <w:color w:val="000000"/>
          <w:sz w:val="20"/>
          <w:szCs w:val="20"/>
        </w:rPr>
        <w:t>Observed variations in regional temperatures si</w:t>
      </w:r>
      <w:r w:rsidRPr="008D0499">
        <w:rPr>
          <w:b/>
          <w:color w:val="000000"/>
          <w:sz w:val="20"/>
          <w:szCs w:val="20"/>
        </w:rPr>
        <w:t>nce 1850</w:t>
      </w:r>
      <w:r w:rsidRPr="00C04D86">
        <w:rPr>
          <w:color w:val="000000"/>
          <w:sz w:val="20"/>
          <w:szCs w:val="20"/>
        </w:rPr>
        <w:t xml:space="preserve"> (data from Berkeley Earth). Regions in high latitudes, such as mid-North America (40ºN–64ºN, 140ºW–60ºW, left), have warmed by a larger amount than regions at lower latitudes, such as Tropical South America (10ºS–10ºN, 84ºW–16ºW, right), but the natural variations are also much larger at high latitudes (darker and lighter shading represents 1 and 2 standard deviations, respectively, of natural year-to-year variations). The signal of observed temperature change emerged earlier in Tropical South America than mid-North America even though the changes were of a smaller magnitude.</w:t>
      </w:r>
      <w:bookmarkEnd w:id="7751"/>
      <w:r w:rsidRPr="00C04D86">
        <w:rPr>
          <w:color w:val="000000"/>
          <w:sz w:val="20"/>
          <w:szCs w:val="20"/>
        </w:rPr>
        <w:t xml:space="preserve"> (Note that those regions were chosen because of the longer length of their observational record</w:t>
      </w:r>
      <w:r w:rsidRPr="00986FC9">
        <w:rPr>
          <w:color w:val="000000"/>
          <w:sz w:val="20"/>
          <w:szCs w:val="20"/>
        </w:rPr>
        <w:t>, see Figure 1.14 for more regions).</w:t>
      </w:r>
    </w:p>
    <w:p w14:paraId="61AFA7EE" w14:textId="77777777" w:rsidR="00651BBE" w:rsidRPr="00C04D86" w:rsidRDefault="00651BBE" w:rsidP="00651BBE">
      <w:pPr>
        <w:pStyle w:val="AR6BodyTextBold"/>
        <w:rPr>
          <w:lang w:val="en-GB"/>
        </w:rPr>
      </w:pPr>
    </w:p>
    <w:p w14:paraId="2ACA458E" w14:textId="77777777" w:rsidR="00651BBE" w:rsidRPr="00C04D86" w:rsidRDefault="00651BBE" w:rsidP="00651BBE">
      <w:pPr>
        <w:pStyle w:val="AR6BodyTextBold"/>
        <w:rPr>
          <w:lang w:val="en-GB"/>
        </w:rPr>
      </w:pPr>
      <w:r w:rsidRPr="00C04D86">
        <w:rPr>
          <w:lang w:val="en-GB"/>
        </w:rPr>
        <w:t>[END FAQ 1.2, FIGURE 1 HERE]</w:t>
      </w:r>
    </w:p>
    <w:p w14:paraId="2CDB33B3" w14:textId="77777777" w:rsidR="00651BBE" w:rsidRPr="00C04D86" w:rsidRDefault="00651BBE" w:rsidP="00651BBE">
      <w:pPr>
        <w:pStyle w:val="AR6BodyTextBold"/>
        <w:rPr>
          <w:lang w:val="en-GB"/>
        </w:rPr>
      </w:pPr>
    </w:p>
    <w:p w14:paraId="7529A598" w14:textId="15FEBB7D" w:rsidR="00651BBE" w:rsidRPr="00C04D86" w:rsidRDefault="00651BBE" w:rsidP="00651BBE">
      <w:pPr>
        <w:rPr>
          <w:b/>
          <w:color w:val="000000"/>
        </w:rPr>
      </w:pPr>
    </w:p>
    <w:p w14:paraId="1D6661C7" w14:textId="77777777" w:rsidR="00651BBE" w:rsidRPr="000128A3" w:rsidRDefault="00651BBE" w:rsidP="00651BBE">
      <w:pPr>
        <w:pStyle w:val="AR6Chap1FAQ"/>
        <w:rPr>
          <w:lang w:val="en-GB" w:eastAsia="en-US"/>
        </w:rPr>
      </w:pPr>
      <w:bookmarkStart w:id="7752" w:name="_Toc69950032"/>
      <w:r w:rsidRPr="000128A3">
        <w:rPr>
          <w:lang w:val="en-GB" w:eastAsia="en-US"/>
        </w:rPr>
        <w:t>What can past climate teach us about the future?</w:t>
      </w:r>
      <w:bookmarkEnd w:id="7752"/>
    </w:p>
    <w:p w14:paraId="7BC1D4F9" w14:textId="77777777" w:rsidR="00651BBE" w:rsidRPr="000128A3" w:rsidRDefault="00651BBE" w:rsidP="00651BBE">
      <w:pPr>
        <w:pStyle w:val="AR6BodyText"/>
        <w:rPr>
          <w:lang w:val="en-GB"/>
        </w:rPr>
      </w:pPr>
    </w:p>
    <w:p w14:paraId="561451D0" w14:textId="77777777" w:rsidR="00651BBE" w:rsidRPr="000128A3" w:rsidRDefault="00651BBE" w:rsidP="00702582">
      <w:pPr>
        <w:pStyle w:val="AR6BodyText"/>
        <w:rPr>
          <w:i/>
          <w:lang w:val="en-GB"/>
        </w:rPr>
      </w:pPr>
      <w:r w:rsidRPr="000128A3">
        <w:rPr>
          <w:i/>
          <w:lang w:val="en-GB"/>
        </w:rPr>
        <w:t xml:space="preserve">In the past, the Earth has experienced prolonged periods of elevated greenhouse gas concentrations that caused global temperatures and sea levels to rise. Studying these past warm periods informs us about the potential long-term consequences of </w:t>
      </w:r>
      <w:commentRangeStart w:id="7753"/>
      <w:r w:rsidRPr="000128A3">
        <w:rPr>
          <w:i/>
          <w:lang w:val="en-GB"/>
        </w:rPr>
        <w:t>increasing greenhouse gases</w:t>
      </w:r>
      <w:commentRangeEnd w:id="7753"/>
      <w:r w:rsidR="00696C00">
        <w:rPr>
          <w:rStyle w:val="CommentReference"/>
        </w:rPr>
        <w:commentReference w:id="7753"/>
      </w:r>
      <w:r w:rsidRPr="000128A3">
        <w:rPr>
          <w:i/>
          <w:lang w:val="en-GB"/>
        </w:rPr>
        <w:t xml:space="preserve"> in the atmosphere. </w:t>
      </w:r>
    </w:p>
    <w:p w14:paraId="64936E0E" w14:textId="77777777" w:rsidR="00651BBE" w:rsidRPr="000128A3" w:rsidRDefault="00651BBE" w:rsidP="00702582">
      <w:pPr>
        <w:pStyle w:val="AR6BodyText"/>
        <w:rPr>
          <w:lang w:val="en-GB"/>
        </w:rPr>
      </w:pPr>
    </w:p>
    <w:p w14:paraId="4AFE4A78" w14:textId="52B04E85" w:rsidR="00651BBE" w:rsidRPr="000128A3" w:rsidRDefault="00651BBE" w:rsidP="00702582">
      <w:pPr>
        <w:pStyle w:val="AR6BodyText"/>
        <w:rPr>
          <w:lang w:val="en-GB"/>
        </w:rPr>
      </w:pPr>
      <w:r w:rsidRPr="000128A3">
        <w:rPr>
          <w:lang w:val="en-GB"/>
        </w:rPr>
        <w:t>Rising greenhouse gas concentrations are driving profound changes to the Earth system, including global warming, sea level rise, increases in climate and weather extremes, ocean acidification, and ecological shifts (</w:t>
      </w:r>
      <w:del w:id="7754" w:author="Ian Blenkinsop" w:date="2021-07-12T10:55:00Z">
        <w:r w:rsidRPr="000128A3" w:rsidDel="00823E26">
          <w:rPr>
            <w:lang w:val="en-GB"/>
          </w:rPr>
          <w:delText xml:space="preserve">see </w:delText>
        </w:r>
      </w:del>
      <w:r w:rsidRPr="000128A3">
        <w:rPr>
          <w:lang w:val="en-GB"/>
        </w:rPr>
        <w:t>FAQ 2.2</w:t>
      </w:r>
      <w:del w:id="7755" w:author="Ian Blenkinsop" w:date="2021-07-12T10:55:00Z">
        <w:r w:rsidRPr="000128A3" w:rsidDel="00823E26">
          <w:rPr>
            <w:lang w:val="en-GB"/>
          </w:rPr>
          <w:delText xml:space="preserve">, </w:delText>
        </w:r>
      </w:del>
      <w:ins w:id="7756" w:author="Ian Blenkinsop" w:date="2021-07-12T10:55:00Z">
        <w:r w:rsidR="00823E26">
          <w:rPr>
            <w:lang w:val="en-GB"/>
          </w:rPr>
          <w:t xml:space="preserve"> and</w:t>
        </w:r>
        <w:r w:rsidR="00823E26" w:rsidRPr="000128A3">
          <w:rPr>
            <w:lang w:val="en-GB"/>
          </w:rPr>
          <w:t xml:space="preserve"> </w:t>
        </w:r>
      </w:ins>
      <w:r w:rsidRPr="000128A3">
        <w:rPr>
          <w:lang w:val="en-GB"/>
        </w:rPr>
        <w:t>FAQ 7.1). The vast majority of instrumental observations of climate began during the 20th century, when greenhouse gas emissions from human activities became the dominant driver of changes in Earth’s climate (</w:t>
      </w:r>
      <w:del w:id="7757" w:author="Ian Blenkinsop" w:date="2021-07-12T10:56:00Z">
        <w:r w:rsidRPr="000128A3" w:rsidDel="00823E26">
          <w:rPr>
            <w:lang w:val="en-GB"/>
          </w:rPr>
          <w:delText xml:space="preserve">see </w:delText>
        </w:r>
      </w:del>
      <w:r w:rsidRPr="000128A3">
        <w:rPr>
          <w:lang w:val="en-GB"/>
        </w:rPr>
        <w:t xml:space="preserve">FAQ 3.1). </w:t>
      </w:r>
    </w:p>
    <w:p w14:paraId="4C06E12A" w14:textId="77777777" w:rsidR="00702582" w:rsidRPr="000128A3" w:rsidRDefault="00702582" w:rsidP="00702582">
      <w:pPr>
        <w:pStyle w:val="AR6BodyText"/>
        <w:rPr>
          <w:lang w:val="en-GB"/>
        </w:rPr>
      </w:pPr>
    </w:p>
    <w:p w14:paraId="5E09C3DA" w14:textId="3C1544EE" w:rsidR="00651BBE" w:rsidRPr="000128A3" w:rsidRDefault="00651BBE" w:rsidP="00702582">
      <w:pPr>
        <w:pStyle w:val="AR6BodyText"/>
        <w:rPr>
          <w:lang w:val="en-GB"/>
        </w:rPr>
      </w:pPr>
      <w:r w:rsidRPr="000128A3">
        <w:rPr>
          <w:lang w:val="en-GB"/>
        </w:rPr>
        <w:t>As scientists seek to refine our understanding of Earth’s climate system and how it may evolve in coming decades to centuries, past climate states provide a wealth of insights. Data about these past states help to establish the relationship between natural climate drivers and the history of changes in global temperature, global sea levels, the carbon cycle, ocean circulation, and regional climate patterns, including climate extremes. Guided by such data, scientists use Earth system models to identify the chain of events underlying the transitions between past climatic states (</w:t>
      </w:r>
      <w:del w:id="7758" w:author="Ian Blenkinsop" w:date="2021-07-12T10:57:00Z">
        <w:r w:rsidRPr="000128A3" w:rsidDel="00823E26">
          <w:rPr>
            <w:lang w:val="en-GB"/>
          </w:rPr>
          <w:delText xml:space="preserve">see </w:delText>
        </w:r>
      </w:del>
      <w:r w:rsidRPr="000128A3">
        <w:rPr>
          <w:lang w:val="en-GB"/>
        </w:rPr>
        <w:t>FAQ 3.3). This is important because during present-day climate change, just as in past climate changes, some aspects of the Earth system (e.g., surface temperature) respond to changes in greenhouse gases on a time scale of decades to centuries, while others (e.g., sea level and the carbon cycle) respond over centuries to millennia (</w:t>
      </w:r>
      <w:del w:id="7759" w:author="Ian Blenkinsop" w:date="2021-07-12T10:58:00Z">
        <w:r w:rsidRPr="000128A3" w:rsidDel="00823E26">
          <w:rPr>
            <w:lang w:val="en-GB"/>
          </w:rPr>
          <w:delText xml:space="preserve">see </w:delText>
        </w:r>
      </w:del>
      <w:r w:rsidRPr="000128A3">
        <w:rPr>
          <w:lang w:val="en-GB"/>
        </w:rPr>
        <w:t xml:space="preserve">FAQ 5.3). In this way, past climate states serve as critical benchmarks for climate model simulations, improving our understanding of the sequences, rates, and magnitude of future climate change over the next decades to millennia. </w:t>
      </w:r>
    </w:p>
    <w:p w14:paraId="37AB5A63" w14:textId="77777777" w:rsidR="00651BBE" w:rsidRPr="000128A3" w:rsidRDefault="00651BBE" w:rsidP="00651BBE">
      <w:pPr>
        <w:pStyle w:val="AR6BodyText"/>
        <w:rPr>
          <w:lang w:val="en-GB"/>
        </w:rPr>
      </w:pPr>
    </w:p>
    <w:p w14:paraId="318E7568" w14:textId="39ED236E" w:rsidR="00C00E84" w:rsidRPr="00193EE2" w:rsidRDefault="003A713F" w:rsidP="00C00E84">
      <w:pPr>
        <w:pBdr>
          <w:top w:val="nil"/>
          <w:left w:val="nil"/>
          <w:bottom w:val="nil"/>
          <w:right w:val="nil"/>
          <w:between w:val="nil"/>
        </w:pBdr>
        <w:rPr>
          <w:color w:val="000000"/>
        </w:rPr>
      </w:pPr>
      <w:sdt>
        <w:sdtPr>
          <w:tag w:val="goog_rdk_81"/>
          <w:id w:val="-1776705658"/>
        </w:sdtPr>
        <w:sdtEndPr/>
        <w:sdtContent>
          <w:customXmlDelRangeStart w:id="7760" w:author="Ian Blenkinsop" w:date="2021-07-12T10:58:00Z"/>
          <w:sdt>
            <w:sdtPr>
              <w:tag w:val="goog_rdk_82"/>
              <w:id w:val="2014415043"/>
            </w:sdtPr>
            <w:sdtEndPr/>
            <w:sdtContent>
              <w:customXmlDelRangeEnd w:id="7760"/>
              <w:customXmlDelRangeStart w:id="7761" w:author="Ian Blenkinsop" w:date="2021-07-12T10:58:00Z"/>
            </w:sdtContent>
          </w:sdt>
          <w:customXmlDelRangeEnd w:id="7761"/>
        </w:sdtContent>
      </w:sdt>
      <w:del w:id="7762" w:author="Ian Blenkinsop" w:date="2021-07-12T10:58:00Z">
        <w:r w:rsidR="00C00E84" w:rsidRPr="00C00E84" w:rsidDel="00823E26">
          <w:delText xml:space="preserve"> </w:delText>
        </w:r>
      </w:del>
      <w:r w:rsidR="00C00E84" w:rsidRPr="00721561">
        <w:rPr>
          <w:color w:val="000000"/>
        </w:rPr>
        <w:t>Analyzing</w:t>
      </w:r>
      <w:r w:rsidR="00C00E84" w:rsidRPr="00193EE2">
        <w:rPr>
          <w:color w:val="000000"/>
        </w:rPr>
        <w:t xml:space="preserve"> previous warm periods</w:t>
      </w:r>
      <w:sdt>
        <w:sdtPr>
          <w:tag w:val="goog_rdk_84"/>
          <w:id w:val="66846388"/>
        </w:sdtPr>
        <w:sdtEndPr/>
        <w:sdtContent>
          <w:r w:rsidR="00C00E84" w:rsidRPr="00721561">
            <w:rPr>
              <w:color w:val="000000"/>
            </w:rPr>
            <w:t xml:space="preserve"> caused by natural factors</w:t>
          </w:r>
        </w:sdtContent>
      </w:sdt>
      <w:r w:rsidR="00C00E84" w:rsidRPr="00193EE2">
        <w:rPr>
          <w:color w:val="000000"/>
        </w:rPr>
        <w:t xml:space="preserve"> can help us understand how key aspects of the climate system evolve in response to warming. For example, one previous warm-climate state occurred roughly 125,000 years ago, during the Last Interglacial period, when slight variations in the Earth’s orbit triggered a </w:t>
      </w:r>
      <w:sdt>
        <w:sdtPr>
          <w:tag w:val="goog_rdk_85"/>
          <w:id w:val="-1504887269"/>
        </w:sdtPr>
        <w:sdtEndPr/>
        <w:sdtContent>
          <w:r w:rsidR="00C00E84" w:rsidRPr="00721561">
            <w:rPr>
              <w:color w:val="000000"/>
            </w:rPr>
            <w:t>sequence</w:t>
          </w:r>
        </w:sdtContent>
      </w:sdt>
      <w:r w:rsidR="00C00E84" w:rsidRPr="00193EE2">
        <w:rPr>
          <w:color w:val="000000"/>
        </w:rPr>
        <w:t xml:space="preserve"> of changes that </w:t>
      </w:r>
      <w:sdt>
        <w:sdtPr>
          <w:tag w:val="goog_rdk_87"/>
          <w:id w:val="-581141240"/>
        </w:sdtPr>
        <w:sdtEndPr/>
        <w:sdtContent>
          <w:r w:rsidR="00C00E84" w:rsidRPr="00721561">
            <w:rPr>
              <w:color w:val="000000"/>
            </w:rPr>
            <w:t>caused</w:t>
          </w:r>
        </w:sdtContent>
      </w:sdt>
      <w:r w:rsidR="00C00E84" w:rsidRPr="00193EE2">
        <w:rPr>
          <w:color w:val="000000"/>
        </w:rPr>
        <w:t xml:space="preserve"> about 1°</w:t>
      </w:r>
      <w:r w:rsidR="00C00E84">
        <w:rPr>
          <w:color w:val="000000"/>
        </w:rPr>
        <w:t>C</w:t>
      </w:r>
      <w:r w:rsidR="00C00E84" w:rsidRPr="00193EE2">
        <w:rPr>
          <w:color w:val="000000"/>
        </w:rPr>
        <w:t xml:space="preserve">–2°C of global warming and about 2–8 m of sea level rise relative to the </w:t>
      </w:r>
      <w:r w:rsidR="00C00E84">
        <w:rPr>
          <w:color w:val="000000"/>
        </w:rPr>
        <w:t>1850</w:t>
      </w:r>
      <w:del w:id="7763" w:author="Ian Blenkinsop" w:date="2021-07-12T11:01:00Z">
        <w:r w:rsidR="00C00E84" w:rsidDel="00823E26">
          <w:rPr>
            <w:color w:val="000000"/>
          </w:rPr>
          <w:delText>-</w:delText>
        </w:r>
      </w:del>
      <w:ins w:id="7764" w:author="Ian Blenkinsop" w:date="2021-07-12T11:01:00Z">
        <w:r w:rsidR="00823E26">
          <w:rPr>
            <w:color w:val="000000"/>
          </w:rPr>
          <w:t>–</w:t>
        </w:r>
      </w:ins>
      <w:r w:rsidR="00C00E84">
        <w:rPr>
          <w:color w:val="000000"/>
        </w:rPr>
        <w:t>1900</w:t>
      </w:r>
      <w:r w:rsidR="00C00E84" w:rsidRPr="00193EE2">
        <w:rPr>
          <w:color w:val="000000"/>
        </w:rPr>
        <w:t xml:space="preserve">, even though atmospheric carbon dioxide concentrations were similar to </w:t>
      </w:r>
      <w:r w:rsidR="00C00E84">
        <w:rPr>
          <w:color w:val="000000"/>
        </w:rPr>
        <w:t>1850</w:t>
      </w:r>
      <w:del w:id="7765" w:author="Ian Blenkinsop" w:date="2021-07-12T11:01:00Z">
        <w:r w:rsidR="00C00E84" w:rsidDel="00823E26">
          <w:rPr>
            <w:color w:val="000000"/>
          </w:rPr>
          <w:delText>-</w:delText>
        </w:r>
      </w:del>
      <w:ins w:id="7766" w:author="Ian Blenkinsop" w:date="2021-07-12T11:01:00Z">
        <w:r w:rsidR="00823E26">
          <w:rPr>
            <w:color w:val="000000"/>
          </w:rPr>
          <w:t>–</w:t>
        </w:r>
      </w:ins>
      <w:r w:rsidR="00C00E84">
        <w:rPr>
          <w:color w:val="000000"/>
        </w:rPr>
        <w:t>1900</w:t>
      </w:r>
      <w:r w:rsidR="00C00E84" w:rsidRPr="00193EE2">
        <w:rPr>
          <w:color w:val="000000"/>
        </w:rPr>
        <w:t xml:space="preserve"> values (FAQ 1.3, Figure 1). Modelling studies highlight that increased summer heating in the higher latitudes of the Northern Hemisphere during this time caused widespread melting of snow and ice, reducing the reflectivity of the planet and increasing the absorption of solar energy by the Earth’s surface. This gave rise to global-scale warming, which led in turn to further ice loss and sea level rise. </w:t>
      </w:r>
      <w:sdt>
        <w:sdtPr>
          <w:tag w:val="goog_rdk_89"/>
          <w:id w:val="-1194617087"/>
        </w:sdtPr>
        <w:sdtEndPr/>
        <w:sdtContent>
          <w:r w:rsidR="00C00E84" w:rsidRPr="00721561">
            <w:rPr>
              <w:color w:val="000000"/>
            </w:rPr>
            <w:t>These s</w:t>
          </w:r>
        </w:sdtContent>
      </w:sdt>
      <w:r w:rsidR="00C00E84" w:rsidRPr="00721561">
        <w:rPr>
          <w:color w:val="000000"/>
        </w:rPr>
        <w:t>elf</w:t>
      </w:r>
      <w:r w:rsidR="00C00E84" w:rsidRPr="00193EE2">
        <w:rPr>
          <w:color w:val="000000"/>
        </w:rPr>
        <w:t xml:space="preserve">-reinforcing positive </w:t>
      </w:r>
      <w:commentRangeStart w:id="7767"/>
      <w:r w:rsidR="00C00E84" w:rsidRPr="00C00E84">
        <w:rPr>
          <w:i/>
          <w:color w:val="000000"/>
        </w:rPr>
        <w:t>feedback cycles</w:t>
      </w:r>
      <w:commentRangeEnd w:id="7767"/>
      <w:r w:rsidR="00823E26">
        <w:rPr>
          <w:rStyle w:val="CommentReference"/>
          <w:rFonts w:cstheme="minorBidi"/>
          <w:lang w:eastAsia="fr-FR"/>
        </w:rPr>
        <w:commentReference w:id="7767"/>
      </w:r>
      <w:r w:rsidR="00C00E84" w:rsidRPr="00193EE2">
        <w:rPr>
          <w:color w:val="000000"/>
        </w:rPr>
        <w:t xml:space="preserve"> are a pervasive feature of Earth’s climate system, with clear implications for future climate change under continued greenhouse gas emissions. In the case of sea level rise, these cycles evolved over several centuries to millennia, reminding us that the rates and magnitude of sea level rise in the 21st century are </w:t>
      </w:r>
      <w:customXmlDelRangeStart w:id="7768" w:author="Ian Blenkinsop" w:date="2021-07-12T11:03:00Z"/>
      <w:sdt>
        <w:sdtPr>
          <w:tag w:val="goog_rdk_92"/>
          <w:id w:val="1187412546"/>
        </w:sdtPr>
        <w:sdtEndPr/>
        <w:sdtContent>
          <w:customXmlDelRangeEnd w:id="7768"/>
          <w:r w:rsidR="00C00E84" w:rsidRPr="00721561">
            <w:rPr>
              <w:color w:val="000000"/>
            </w:rPr>
            <w:t xml:space="preserve">just </w:t>
          </w:r>
          <w:customXmlDelRangeStart w:id="7769" w:author="Ian Blenkinsop" w:date="2021-07-12T11:03:00Z"/>
        </w:sdtContent>
      </w:sdt>
      <w:customXmlDelRangeEnd w:id="7769"/>
      <w:r w:rsidR="00C00E84" w:rsidRPr="00193EE2">
        <w:rPr>
          <w:color w:val="000000"/>
        </w:rPr>
        <w:t xml:space="preserve">a fraction of the sea level rise that will ultimately occur after the Earth system fully adjusts to current levels of global warming. </w:t>
      </w:r>
    </w:p>
    <w:p w14:paraId="6BFC5B58" w14:textId="55373976" w:rsidR="00651BBE" w:rsidRPr="000128A3" w:rsidRDefault="00651BBE" w:rsidP="00651BBE">
      <w:pPr>
        <w:pStyle w:val="AR6BodyText"/>
        <w:rPr>
          <w:lang w:val="en-GB"/>
        </w:rPr>
      </w:pPr>
    </w:p>
    <w:p w14:paraId="4B492B51" w14:textId="7633FC77" w:rsidR="00651BBE" w:rsidRPr="00796CFF" w:rsidRDefault="00651BBE" w:rsidP="00651BBE">
      <w:r w:rsidRPr="00796CFF">
        <w:t>Roughly 3 million years ago, during the Pliocene Epoch, the Earth witnessed a prolonged period of elevated temperatures (2</w:t>
      </w:r>
      <w:r w:rsidR="00453344" w:rsidRPr="00796CFF">
        <w:t>.5</w:t>
      </w:r>
      <w:r w:rsidRPr="00796CFF">
        <w:t xml:space="preserve">°C–4°C higher than </w:t>
      </w:r>
      <w:r w:rsidR="008D0499">
        <w:t>1850</w:t>
      </w:r>
      <w:del w:id="7770" w:author="Ian Blenkinsop" w:date="2021-07-12T11:03:00Z">
        <w:r w:rsidR="008D0499" w:rsidDel="006D2C97">
          <w:delText>-</w:delText>
        </w:r>
      </w:del>
      <w:ins w:id="7771" w:author="Ian Blenkinsop" w:date="2021-07-12T11:03:00Z">
        <w:r w:rsidR="006D2C97">
          <w:t>–</w:t>
        </w:r>
      </w:ins>
      <w:r w:rsidR="008D0499">
        <w:t>1900</w:t>
      </w:r>
      <w:r w:rsidRPr="00796CFF">
        <w:t xml:space="preserve">) and higher sea levels (5–25 m higher than </w:t>
      </w:r>
      <w:r w:rsidR="008D0499">
        <w:t>1850</w:t>
      </w:r>
      <w:del w:id="7772" w:author="Ian Blenkinsop" w:date="2021-07-12T11:03:00Z">
        <w:r w:rsidR="008D0499" w:rsidDel="006D2C97">
          <w:delText>-</w:delText>
        </w:r>
      </w:del>
      <w:ins w:id="7773" w:author="Ian Blenkinsop" w:date="2021-07-12T11:03:00Z">
        <w:r w:rsidR="006D2C97">
          <w:t>–</w:t>
        </w:r>
      </w:ins>
      <w:r w:rsidR="008D0499">
        <w:t>1900</w:t>
      </w:r>
      <w:r w:rsidRPr="00796CFF">
        <w:t xml:space="preserve">), in combination with atmospheric carbon dioxide concentrations similar to </w:t>
      </w:r>
      <w:ins w:id="7774" w:author="Ian Blenkinsop" w:date="2021-07-12T11:04:00Z">
        <w:r w:rsidR="006D2C97">
          <w:t xml:space="preserve">those of the </w:t>
        </w:r>
      </w:ins>
      <w:r w:rsidRPr="00796CFF">
        <w:t>present</w:t>
      </w:r>
      <w:del w:id="7775" w:author="Ian Blenkinsop" w:date="2021-07-12T11:04:00Z">
        <w:r w:rsidRPr="00796CFF" w:rsidDel="006D2C97">
          <w:delText>-</w:delText>
        </w:r>
      </w:del>
      <w:ins w:id="7776" w:author="Ian Blenkinsop" w:date="2021-07-12T11:04:00Z">
        <w:r w:rsidR="006D2C97">
          <w:t xml:space="preserve"> </w:t>
        </w:r>
      </w:ins>
      <w:r w:rsidRPr="00796CFF">
        <w:t>day. The fact that Pliocene atmospheric carbon dioxide concentrations were similar to</w:t>
      </w:r>
      <w:ins w:id="7777" w:author="Ian Blenkinsop" w:date="2021-07-12T11:04:00Z">
        <w:r w:rsidR="006D2C97">
          <w:t xml:space="preserve"> the</w:t>
        </w:r>
      </w:ins>
      <w:r w:rsidRPr="00796CFF">
        <w:t xml:space="preserve"> present, while global temperatures and sea levels were significantly higher, reflects the difference between an Earth system that has fully</w:t>
      </w:r>
      <w:del w:id="7778" w:author="Ian Blenkinsop" w:date="2021-07-12T11:04:00Z">
        <w:r w:rsidRPr="00796CFF" w:rsidDel="006D2C97">
          <w:delText>-</w:delText>
        </w:r>
      </w:del>
      <w:ins w:id="7779" w:author="Ian Blenkinsop" w:date="2021-07-12T11:04:00Z">
        <w:r w:rsidR="006D2C97">
          <w:t xml:space="preserve"> </w:t>
        </w:r>
      </w:ins>
      <w:r w:rsidRPr="00796CFF">
        <w:t>adjusted to changes in natural drivers (the Pliocene) and one where greenhouse gases concentrations, temperature, and sea level rise are still increasing (present</w:t>
      </w:r>
      <w:del w:id="7780" w:author="Ian Blenkinsop" w:date="2021-07-12T11:04:00Z">
        <w:r w:rsidRPr="00796CFF" w:rsidDel="006D2C97">
          <w:delText>-</w:delText>
        </w:r>
      </w:del>
      <w:ins w:id="7781" w:author="Ian Blenkinsop" w:date="2021-07-12T11:04:00Z">
        <w:r w:rsidR="006D2C97">
          <w:t xml:space="preserve"> </w:t>
        </w:r>
      </w:ins>
      <w:r w:rsidRPr="00796CFF">
        <w:t xml:space="preserve">day). Much about the transition into the Pliocene climate state – in terms of key </w:t>
      </w:r>
      <w:r w:rsidR="008D0499">
        <w:t>causes</w:t>
      </w:r>
      <w:r w:rsidRPr="00796CFF">
        <w:t>, the role of cycles that hastened or slowed the transition, and the rate of change in climate indicators such as sea level – remain topics of intense study by climate researchers</w:t>
      </w:r>
      <w:ins w:id="7782" w:author="Ian Blenkinsop" w:date="2021-07-12T11:04:00Z">
        <w:r w:rsidR="006D2C97">
          <w:t>,</w:t>
        </w:r>
      </w:ins>
      <w:r w:rsidRPr="00796CFF">
        <w:t xml:space="preserve"> using a combination of paleoclimate observations and Earth system models. Insights from such studies may help to reduce the large uncertainties around estimates of global sea level rise by 2300, which range from 0.3 m to 3 m above </w:t>
      </w:r>
      <w:r w:rsidR="008D0499">
        <w:t>1850</w:t>
      </w:r>
      <w:del w:id="7783" w:author="Ian Blenkinsop" w:date="2021-07-12T11:04:00Z">
        <w:r w:rsidR="008D0499" w:rsidDel="006D2C97">
          <w:delText>-</w:delText>
        </w:r>
      </w:del>
      <w:ins w:id="7784" w:author="Ian Blenkinsop" w:date="2021-07-12T11:04:00Z">
        <w:r w:rsidR="006D2C97">
          <w:t>–</w:t>
        </w:r>
      </w:ins>
      <w:r w:rsidR="008D0499">
        <w:t>1900</w:t>
      </w:r>
      <w:r w:rsidRPr="00796CFF">
        <w:t xml:space="preserve"> (in a low-emissions scenario) to as much as 16 m higher than </w:t>
      </w:r>
      <w:r w:rsidR="008D0499">
        <w:t>1850</w:t>
      </w:r>
      <w:del w:id="7785" w:author="Ian Blenkinsop" w:date="2021-07-12T11:05:00Z">
        <w:r w:rsidR="008D0499" w:rsidDel="006D2C97">
          <w:delText>-</w:delText>
        </w:r>
      </w:del>
      <w:ins w:id="7786" w:author="Ian Blenkinsop" w:date="2021-07-12T11:05:00Z">
        <w:r w:rsidR="006D2C97">
          <w:t>–</w:t>
        </w:r>
      </w:ins>
      <w:r w:rsidR="008D0499">
        <w:t>1900</w:t>
      </w:r>
      <w:r w:rsidRPr="00796CFF">
        <w:t xml:space="preserve"> (in a very high-emissions scenario that includes accelerating structural </w:t>
      </w:r>
      <w:r w:rsidR="008D0499">
        <w:t>disintegration</w:t>
      </w:r>
      <w:r w:rsidRPr="00796CFF">
        <w:t xml:space="preserve"> of the polar ice sheets).</w:t>
      </w:r>
    </w:p>
    <w:p w14:paraId="510F8F14" w14:textId="77777777" w:rsidR="00651BBE" w:rsidRPr="000128A3" w:rsidRDefault="00651BBE" w:rsidP="00651BBE">
      <w:pPr>
        <w:pStyle w:val="AR6BodyText"/>
        <w:rPr>
          <w:lang w:val="en-GB"/>
        </w:rPr>
      </w:pPr>
    </w:p>
    <w:p w14:paraId="637F1626" w14:textId="34D3F710" w:rsidR="008D0499" w:rsidRPr="00721561" w:rsidRDefault="008D0499" w:rsidP="008D0499">
      <w:pPr>
        <w:pBdr>
          <w:top w:val="nil"/>
          <w:left w:val="nil"/>
          <w:bottom w:val="nil"/>
          <w:right w:val="nil"/>
          <w:between w:val="nil"/>
        </w:pBdr>
      </w:pPr>
      <w:r w:rsidRPr="00721561">
        <w:t xml:space="preserve">While present-day warming is unusual in the context of the recent geologic past </w:t>
      </w:r>
      <w:sdt>
        <w:sdtPr>
          <w:tag w:val="goog_rdk_111"/>
          <w:id w:val="197975338"/>
        </w:sdtPr>
        <w:sdtEndPr/>
        <w:sdtContent>
          <w:r w:rsidRPr="00721561">
            <w:t>in</w:t>
          </w:r>
        </w:sdtContent>
      </w:sdt>
      <w:r w:rsidRPr="00721561">
        <w:t xml:space="preserve"> several </w:t>
      </w:r>
      <w:sdt>
        <w:sdtPr>
          <w:tag w:val="goog_rdk_113"/>
          <w:id w:val="1726718578"/>
        </w:sdtPr>
        <w:sdtEndPr/>
        <w:sdtContent>
          <w:r w:rsidRPr="00721561">
            <w:t>different ways</w:t>
          </w:r>
        </w:sdtContent>
      </w:sdt>
      <w:r w:rsidRPr="00721561">
        <w:t xml:space="preserve"> (</w:t>
      </w:r>
      <w:del w:id="7787" w:author="Ian Blenkinsop" w:date="2021-07-12T11:05:00Z">
        <w:r w:rsidRPr="00721561" w:rsidDel="006D2C97">
          <w:delText xml:space="preserve">see </w:delText>
        </w:r>
      </w:del>
      <w:r w:rsidRPr="00721561">
        <w:t>FAQ 2.1), past warm climate states present a stark reminder that the long-term adjustment to present-day atmospheric carbon dioxide concentrations has only just begun. That adjustment will continue over the coming centuries to millennia.</w:t>
      </w:r>
    </w:p>
    <w:p w14:paraId="1BC7A583" w14:textId="77777777" w:rsidR="00651BBE" w:rsidRDefault="00651BBE" w:rsidP="0012456C">
      <w:pPr>
        <w:pStyle w:val="AR6BodyText"/>
        <w:rPr>
          <w:lang w:val="en-GB"/>
        </w:rPr>
      </w:pPr>
    </w:p>
    <w:p w14:paraId="0899FBC4" w14:textId="77777777" w:rsidR="00692AD6" w:rsidRPr="000128A3" w:rsidRDefault="00692AD6" w:rsidP="0012456C">
      <w:pPr>
        <w:pStyle w:val="AR6BodyText"/>
        <w:rPr>
          <w:lang w:val="en-GB"/>
        </w:rPr>
      </w:pPr>
    </w:p>
    <w:p w14:paraId="5525453E" w14:textId="77777777" w:rsidR="00651BBE" w:rsidRPr="000128A3" w:rsidRDefault="00651BBE" w:rsidP="0012456C">
      <w:pPr>
        <w:pStyle w:val="AR6BodyText"/>
        <w:rPr>
          <w:rFonts w:ascii="Times" w:hAnsi="Times" w:cs="Times New Roman"/>
          <w:sz w:val="20"/>
          <w:szCs w:val="20"/>
          <w:lang w:val="en-GB"/>
        </w:rPr>
      </w:pPr>
      <w:r w:rsidRPr="000128A3">
        <w:rPr>
          <w:b/>
          <w:lang w:val="en-GB"/>
        </w:rPr>
        <w:t>[START FAQ 1.3, FIGURE 1 HERE]</w:t>
      </w:r>
    </w:p>
    <w:p w14:paraId="11DE2D46" w14:textId="77777777" w:rsidR="00651BBE" w:rsidRPr="000128A3" w:rsidRDefault="00651BBE" w:rsidP="00A618D7">
      <w:pPr>
        <w:pStyle w:val="AR6BodyText"/>
        <w:rPr>
          <w:sz w:val="20"/>
          <w:szCs w:val="20"/>
          <w:lang w:val="en-GB"/>
        </w:rPr>
      </w:pPr>
    </w:p>
    <w:p w14:paraId="659BE168" w14:textId="77777777" w:rsidR="008D0499" w:rsidRPr="00400E48" w:rsidRDefault="00651BBE" w:rsidP="008D0499">
      <w:pPr>
        <w:pBdr>
          <w:top w:val="nil"/>
          <w:left w:val="nil"/>
          <w:bottom w:val="nil"/>
          <w:right w:val="nil"/>
          <w:between w:val="nil"/>
        </w:pBdr>
        <w:rPr>
          <w:color w:val="000000"/>
        </w:rPr>
      </w:pPr>
      <w:r w:rsidRPr="000128A3">
        <w:rPr>
          <w:b/>
          <w:bCs/>
          <w:sz w:val="20"/>
          <w:szCs w:val="20"/>
        </w:rPr>
        <w:t>FAQ 1.3, Figure 1:</w:t>
      </w:r>
      <w:r w:rsidRPr="000128A3">
        <w:rPr>
          <w:sz w:val="20"/>
          <w:szCs w:val="20"/>
        </w:rPr>
        <w:t xml:space="preserve"> </w:t>
      </w:r>
      <w:r w:rsidR="008D0499" w:rsidRPr="00400E48">
        <w:rPr>
          <w:b/>
          <w:color w:val="000000"/>
          <w:sz w:val="20"/>
        </w:rPr>
        <w:t xml:space="preserve">Comparison of past, present and future. </w:t>
      </w:r>
      <w:r w:rsidR="008D0499" w:rsidRPr="00400E48">
        <w:rPr>
          <w:color w:val="000000"/>
          <w:sz w:val="20"/>
        </w:rPr>
        <w:t>Schematic of atmospheric carbon dioxide concentrations, global temperature, and global sea level during previous warm periods as compared to 1850-1900, present-day (2011-2020), and future (2100) climate change scenarios corresponding to low-emissions scenarios (SSP1-2.6; lighter colour bars) and very high emissions scenarios (SSP5-8.5; darker colour bars).</w:t>
      </w:r>
    </w:p>
    <w:p w14:paraId="137B906D" w14:textId="1F7B7F7C" w:rsidR="00651BBE" w:rsidRPr="000128A3" w:rsidRDefault="00651BBE" w:rsidP="00A618D7">
      <w:pPr>
        <w:pStyle w:val="AR6BodyText"/>
        <w:rPr>
          <w:b/>
          <w:bCs/>
          <w:sz w:val="20"/>
          <w:szCs w:val="20"/>
          <w:lang w:val="en-GB"/>
        </w:rPr>
      </w:pPr>
    </w:p>
    <w:p w14:paraId="2213C5FD" w14:textId="77777777" w:rsidR="00651BBE" w:rsidRDefault="00651BBE" w:rsidP="00651BBE">
      <w:pPr>
        <w:pStyle w:val="AR6BodyTextBold"/>
        <w:rPr>
          <w:lang w:val="en-GB"/>
        </w:rPr>
      </w:pPr>
    </w:p>
    <w:p w14:paraId="3CAA1885" w14:textId="30720AC4" w:rsidR="00651BBE" w:rsidRPr="00C04D86" w:rsidRDefault="00651BBE" w:rsidP="00651BBE">
      <w:pPr>
        <w:pStyle w:val="AR6BodyTextBold"/>
        <w:rPr>
          <w:rFonts w:ascii="Times" w:hAnsi="Times" w:cs="Times New Roman"/>
          <w:sz w:val="20"/>
          <w:szCs w:val="20"/>
          <w:lang w:val="en-GB"/>
        </w:rPr>
      </w:pPr>
      <w:r w:rsidRPr="00C04D86">
        <w:rPr>
          <w:lang w:val="en-GB"/>
        </w:rPr>
        <w:t>[END FAQ 1.3, FIGURE 1 HERE]</w:t>
      </w:r>
    </w:p>
    <w:p w14:paraId="647B6EC5" w14:textId="77777777" w:rsidR="00651BBE" w:rsidRPr="000128A3" w:rsidRDefault="00651BBE" w:rsidP="00651BBE">
      <w:pPr>
        <w:pStyle w:val="AR6BodyText"/>
        <w:rPr>
          <w:lang w:val="en-GB"/>
        </w:rPr>
      </w:pPr>
    </w:p>
    <w:p w14:paraId="4A37DB22" w14:textId="77777777" w:rsidR="001E6E1A" w:rsidRDefault="00651BBE" w:rsidP="00651BBE">
      <w:pPr>
        <w:pStyle w:val="AR6BodyTextBold"/>
      </w:pPr>
      <w:r w:rsidRPr="00651BBE">
        <w:t xml:space="preserve"> </w:t>
      </w:r>
    </w:p>
    <w:p w14:paraId="0533E244" w14:textId="77777777" w:rsidR="001E6E1A" w:rsidRDefault="001E6E1A">
      <w:pPr>
        <w:rPr>
          <w:b/>
          <w:lang w:val="en-US"/>
        </w:rPr>
      </w:pPr>
      <w:r w:rsidRPr="00A1237E">
        <w:rPr>
          <w:lang w:val="en-US"/>
        </w:rPr>
        <w:br w:type="page"/>
      </w:r>
    </w:p>
    <w:p w14:paraId="463751A8" w14:textId="6C22EDCC" w:rsidR="001E6E1A" w:rsidRPr="001E6E1A" w:rsidRDefault="004B6F8A" w:rsidP="00413820">
      <w:pPr>
        <w:pStyle w:val="Title"/>
      </w:pPr>
      <w:bookmarkStart w:id="7788" w:name="_Toc69950033"/>
      <w:r>
        <w:lastRenderedPageBreak/>
        <w:t>Acknowledgement</w:t>
      </w:r>
      <w:bookmarkEnd w:id="7788"/>
      <w:r w:rsidR="006E2E84">
        <w:t>s</w:t>
      </w:r>
    </w:p>
    <w:p w14:paraId="58DAAF39" w14:textId="77777777" w:rsidR="001E6E1A" w:rsidRDefault="001E6E1A" w:rsidP="00651BBE">
      <w:pPr>
        <w:pStyle w:val="AR6BodyTextBold"/>
      </w:pPr>
    </w:p>
    <w:p w14:paraId="45F67BBC" w14:textId="34F614A0" w:rsidR="007009D9" w:rsidRDefault="001E6E1A" w:rsidP="001E6E1A">
      <w:pPr>
        <w:pStyle w:val="AR6BodyText"/>
        <w:rPr>
          <w:lang w:val="en-GB"/>
        </w:rPr>
      </w:pPr>
      <w:r w:rsidRPr="00A1237E">
        <w:rPr>
          <w:rFonts w:eastAsia="Calibri"/>
          <w:lang w:val="en-US"/>
        </w:rPr>
        <w:t xml:space="preserve">We thank Alejandro Cearreta (UPV/EHU, Spain) for his invaluable contribution to the Glossary. </w:t>
      </w:r>
      <w:r w:rsidR="007009D9" w:rsidRPr="00A1237E">
        <w:rPr>
          <w:lang w:val="en-US"/>
        </w:rPr>
        <w:br w:type="page"/>
      </w:r>
    </w:p>
    <w:p w14:paraId="3BEDD47E" w14:textId="69FA3E28" w:rsidR="007009D9" w:rsidRDefault="007009D9" w:rsidP="009779EA">
      <w:pPr>
        <w:pStyle w:val="Title"/>
      </w:pPr>
      <w:bookmarkStart w:id="7789" w:name="_Toc69950034"/>
      <w:commentRangeStart w:id="7790"/>
      <w:r w:rsidRPr="000128A3">
        <w:lastRenderedPageBreak/>
        <w:t>References</w:t>
      </w:r>
      <w:bookmarkEnd w:id="7789"/>
      <w:commentRangeEnd w:id="7790"/>
      <w:r w:rsidR="00961804">
        <w:rPr>
          <w:rStyle w:val="CommentReference"/>
          <w:rFonts w:eastAsia="Times New Roman" w:cstheme="minorBidi"/>
          <w:b w:val="0"/>
          <w:lang w:eastAsia="fr-FR"/>
        </w:rPr>
        <w:commentReference w:id="7790"/>
      </w:r>
    </w:p>
    <w:p w14:paraId="1195F9F2" w14:textId="77777777" w:rsidR="009779EA" w:rsidRPr="009779EA" w:rsidRDefault="009779EA" w:rsidP="009779EA">
      <w:pPr>
        <w:pStyle w:val="AR6BodyText"/>
        <w:rPr>
          <w:lang w:val="en-US"/>
        </w:rPr>
      </w:pPr>
    </w:p>
    <w:p w14:paraId="19217E2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Abraham, J.P. et al., 2013: A review of global ocean temperature observations: Implications for ocean heat content estimates and climate change. </w:t>
      </w:r>
      <w:r w:rsidRPr="00B44095">
        <w:rPr>
          <w:i/>
          <w:sz w:val="20"/>
          <w:szCs w:val="20"/>
        </w:rPr>
        <w:t>Reviews of Geophysics</w:t>
      </w:r>
      <w:r w:rsidRPr="00B44095">
        <w:rPr>
          <w:sz w:val="20"/>
          <w:szCs w:val="20"/>
        </w:rPr>
        <w:t xml:space="preserve">, </w:t>
      </w:r>
      <w:r w:rsidRPr="00B44095">
        <w:rPr>
          <w:b/>
          <w:sz w:val="20"/>
          <w:szCs w:val="20"/>
        </w:rPr>
        <w:t>51(3)</w:t>
      </w:r>
      <w:r w:rsidRPr="00B44095">
        <w:rPr>
          <w:sz w:val="20"/>
          <w:szCs w:val="20"/>
        </w:rPr>
        <w:t>, 450–483, doi:</w:t>
      </w:r>
      <w:hyperlink r:id="rId12" w:history="1">
        <w:r w:rsidRPr="00B44095">
          <w:rPr>
            <w:rStyle w:val="Hyperlink"/>
            <w:sz w:val="20"/>
            <w:szCs w:val="20"/>
            <w:lang w:val="en-US" w:eastAsia="fr-FR"/>
          </w:rPr>
          <w:t>10.1002/rog.20022</w:t>
        </w:r>
      </w:hyperlink>
      <w:r w:rsidRPr="00B44095">
        <w:rPr>
          <w:sz w:val="20"/>
          <w:szCs w:val="20"/>
        </w:rPr>
        <w:t>.</w:t>
      </w:r>
    </w:p>
    <w:p w14:paraId="34F1F84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Abram, N. et al., 2019: Framing and Context of the Report. In: </w:t>
      </w:r>
      <w:r w:rsidRPr="00B44095">
        <w:rPr>
          <w:i/>
          <w:sz w:val="20"/>
          <w:szCs w:val="20"/>
        </w:rPr>
        <w:t>IPCC Special Report on the Ocean and Cryosphere in a Changing Climate</w:t>
      </w:r>
      <w:r w:rsidRPr="00B44095">
        <w:rPr>
          <w:sz w:val="20"/>
          <w:szCs w:val="20"/>
        </w:rPr>
        <w:t xml:space="preserve"> []. In Press, pp. 73–129.</w:t>
      </w:r>
    </w:p>
    <w:p w14:paraId="41CED8F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Abram, N.J. et al., 2016: Early onset of industrial-era warming across the oceans and continents. </w:t>
      </w:r>
      <w:r w:rsidRPr="00B44095">
        <w:rPr>
          <w:i/>
          <w:sz w:val="20"/>
          <w:szCs w:val="20"/>
        </w:rPr>
        <w:t>Nature</w:t>
      </w:r>
      <w:r w:rsidRPr="00B44095">
        <w:rPr>
          <w:sz w:val="20"/>
          <w:szCs w:val="20"/>
        </w:rPr>
        <w:t xml:space="preserve">, </w:t>
      </w:r>
      <w:r w:rsidRPr="00B44095">
        <w:rPr>
          <w:b/>
          <w:sz w:val="20"/>
          <w:szCs w:val="20"/>
        </w:rPr>
        <w:t>536(7617)</w:t>
      </w:r>
      <w:r w:rsidRPr="00B44095">
        <w:rPr>
          <w:sz w:val="20"/>
          <w:szCs w:val="20"/>
        </w:rPr>
        <w:t>, 411–418, doi:</w:t>
      </w:r>
      <w:hyperlink r:id="rId13" w:history="1">
        <w:r w:rsidRPr="00B44095">
          <w:rPr>
            <w:rStyle w:val="Hyperlink"/>
            <w:sz w:val="20"/>
            <w:szCs w:val="20"/>
            <w:lang w:val="en-US" w:eastAsia="fr-FR"/>
          </w:rPr>
          <w:t>10.1038/nature19082</w:t>
        </w:r>
      </w:hyperlink>
      <w:r w:rsidRPr="00B44095">
        <w:rPr>
          <w:sz w:val="20"/>
          <w:szCs w:val="20"/>
        </w:rPr>
        <w:t>.</w:t>
      </w:r>
    </w:p>
    <w:p w14:paraId="3767654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Abramowitz, G. et al., 2019: ESD Reviews: Model dependence in multi-model climate ensembles: weighting, sub-selection and out-of-sample testing. </w:t>
      </w:r>
      <w:r w:rsidRPr="00B44095">
        <w:rPr>
          <w:i/>
          <w:sz w:val="20"/>
          <w:szCs w:val="20"/>
        </w:rPr>
        <w:t>Earth System Dynamics</w:t>
      </w:r>
      <w:r w:rsidRPr="00B44095">
        <w:rPr>
          <w:sz w:val="20"/>
          <w:szCs w:val="20"/>
        </w:rPr>
        <w:t xml:space="preserve">, </w:t>
      </w:r>
      <w:r w:rsidRPr="00B44095">
        <w:rPr>
          <w:b/>
          <w:sz w:val="20"/>
          <w:szCs w:val="20"/>
        </w:rPr>
        <w:t>10(1)</w:t>
      </w:r>
      <w:r w:rsidRPr="00B44095">
        <w:rPr>
          <w:sz w:val="20"/>
          <w:szCs w:val="20"/>
        </w:rPr>
        <w:t>, 91–105, doi:</w:t>
      </w:r>
      <w:hyperlink r:id="rId14" w:history="1">
        <w:r w:rsidRPr="00B44095">
          <w:rPr>
            <w:rStyle w:val="Hyperlink"/>
            <w:sz w:val="20"/>
            <w:szCs w:val="20"/>
            <w:lang w:val="en-US" w:eastAsia="fr-FR"/>
          </w:rPr>
          <w:t>10.5194/esd-10-91-2019</w:t>
        </w:r>
      </w:hyperlink>
      <w:r w:rsidRPr="00B44095">
        <w:rPr>
          <w:sz w:val="20"/>
          <w:szCs w:val="20"/>
        </w:rPr>
        <w:t>.</w:t>
      </w:r>
    </w:p>
    <w:p w14:paraId="14A47EC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Adler, C.E. and G. Hirsch Hadorn, 2014: The IPCC and treatment of uncertainties: topics and sources of dissensus. </w:t>
      </w:r>
      <w:r w:rsidRPr="00B44095">
        <w:rPr>
          <w:i/>
          <w:sz w:val="20"/>
          <w:szCs w:val="20"/>
        </w:rPr>
        <w:t>Wiley Interdisciplinary Reviews: Climate Change</w:t>
      </w:r>
      <w:r w:rsidRPr="00B44095">
        <w:rPr>
          <w:sz w:val="20"/>
          <w:szCs w:val="20"/>
        </w:rPr>
        <w:t xml:space="preserve">, </w:t>
      </w:r>
      <w:r w:rsidRPr="00B44095">
        <w:rPr>
          <w:b/>
          <w:sz w:val="20"/>
          <w:szCs w:val="20"/>
        </w:rPr>
        <w:t>5(5)</w:t>
      </w:r>
      <w:r w:rsidRPr="00B44095">
        <w:rPr>
          <w:sz w:val="20"/>
          <w:szCs w:val="20"/>
        </w:rPr>
        <w:t>, 663–676, doi:</w:t>
      </w:r>
      <w:hyperlink r:id="rId15" w:history="1">
        <w:r w:rsidRPr="00B44095">
          <w:rPr>
            <w:rStyle w:val="Hyperlink"/>
            <w:sz w:val="20"/>
            <w:szCs w:val="20"/>
            <w:lang w:val="en-US" w:eastAsia="fr-FR"/>
          </w:rPr>
          <w:t>10.1002/wcc.297</w:t>
        </w:r>
      </w:hyperlink>
      <w:r w:rsidRPr="00B44095">
        <w:rPr>
          <w:sz w:val="20"/>
          <w:szCs w:val="20"/>
        </w:rPr>
        <w:t>.</w:t>
      </w:r>
    </w:p>
    <w:p w14:paraId="05A05E0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Aguilera-Betti, I. et al., 2017: The First Millennium-Age Araucaria Araucana in Patagonia. </w:t>
      </w:r>
      <w:r w:rsidRPr="00B44095">
        <w:rPr>
          <w:i/>
          <w:sz w:val="20"/>
          <w:szCs w:val="20"/>
        </w:rPr>
        <w:t>Tree-Ring Research</w:t>
      </w:r>
      <w:r w:rsidRPr="00B44095">
        <w:rPr>
          <w:sz w:val="20"/>
          <w:szCs w:val="20"/>
        </w:rPr>
        <w:t xml:space="preserve">, </w:t>
      </w:r>
      <w:r w:rsidRPr="00B44095">
        <w:rPr>
          <w:b/>
          <w:sz w:val="20"/>
          <w:szCs w:val="20"/>
        </w:rPr>
        <w:t>73(1)</w:t>
      </w:r>
      <w:r w:rsidRPr="00B44095">
        <w:rPr>
          <w:sz w:val="20"/>
          <w:szCs w:val="20"/>
        </w:rPr>
        <w:t>, 53–56, doi:</w:t>
      </w:r>
      <w:hyperlink r:id="rId16" w:history="1">
        <w:r w:rsidRPr="00B44095">
          <w:rPr>
            <w:rStyle w:val="Hyperlink"/>
            <w:sz w:val="20"/>
            <w:szCs w:val="20"/>
            <w:lang w:val="en-US" w:eastAsia="fr-FR"/>
          </w:rPr>
          <w:t>10.3959/1536-1098-73.1.53</w:t>
        </w:r>
      </w:hyperlink>
      <w:r w:rsidRPr="00B44095">
        <w:rPr>
          <w:sz w:val="20"/>
          <w:szCs w:val="20"/>
        </w:rPr>
        <w:t>.</w:t>
      </w:r>
    </w:p>
    <w:p w14:paraId="7444F6A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Ahn, M.-S. et al., 2017: MJO simulation in CMIP5 climate models: MJO skill metrics and process-oriented diagnosis. </w:t>
      </w:r>
      <w:r w:rsidRPr="00B44095">
        <w:rPr>
          <w:i/>
          <w:sz w:val="20"/>
          <w:szCs w:val="20"/>
        </w:rPr>
        <w:t>Climate Dynamics</w:t>
      </w:r>
      <w:r w:rsidRPr="00B44095">
        <w:rPr>
          <w:sz w:val="20"/>
          <w:szCs w:val="20"/>
        </w:rPr>
        <w:t xml:space="preserve">, </w:t>
      </w:r>
      <w:r w:rsidRPr="00B44095">
        <w:rPr>
          <w:b/>
          <w:sz w:val="20"/>
          <w:szCs w:val="20"/>
        </w:rPr>
        <w:t>49(11–12)</w:t>
      </w:r>
      <w:r w:rsidRPr="00B44095">
        <w:rPr>
          <w:sz w:val="20"/>
          <w:szCs w:val="20"/>
        </w:rPr>
        <w:t>, 4023–4045, doi:</w:t>
      </w:r>
      <w:hyperlink r:id="rId17" w:history="1">
        <w:r w:rsidRPr="00B44095">
          <w:rPr>
            <w:rStyle w:val="Hyperlink"/>
            <w:sz w:val="20"/>
            <w:szCs w:val="20"/>
            <w:lang w:val="en-US" w:eastAsia="fr-FR"/>
          </w:rPr>
          <w:t>10.1007/s00382-017-3558-4</w:t>
        </w:r>
      </w:hyperlink>
      <w:r w:rsidRPr="00B44095">
        <w:rPr>
          <w:sz w:val="20"/>
          <w:szCs w:val="20"/>
        </w:rPr>
        <w:t>.</w:t>
      </w:r>
    </w:p>
    <w:p w14:paraId="14B868E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Aitken, J., 1889: I. – On the Number of Dust Particles in the Atmosphere. </w:t>
      </w:r>
      <w:r w:rsidRPr="00B44095">
        <w:rPr>
          <w:i/>
          <w:sz w:val="20"/>
          <w:szCs w:val="20"/>
        </w:rPr>
        <w:t>Transactions of the Royal Society of Edinburgh</w:t>
      </w:r>
      <w:r w:rsidRPr="00B44095">
        <w:rPr>
          <w:sz w:val="20"/>
          <w:szCs w:val="20"/>
        </w:rPr>
        <w:t xml:space="preserve">, </w:t>
      </w:r>
      <w:r w:rsidRPr="00B44095">
        <w:rPr>
          <w:b/>
          <w:sz w:val="20"/>
          <w:szCs w:val="20"/>
        </w:rPr>
        <w:t>35(1)</w:t>
      </w:r>
      <w:r w:rsidRPr="00B44095">
        <w:rPr>
          <w:sz w:val="20"/>
          <w:szCs w:val="20"/>
        </w:rPr>
        <w:t>, 1–19, doi:</w:t>
      </w:r>
      <w:hyperlink r:id="rId18" w:history="1">
        <w:r w:rsidRPr="00B44095">
          <w:rPr>
            <w:rStyle w:val="Hyperlink"/>
            <w:sz w:val="20"/>
            <w:szCs w:val="20"/>
            <w:lang w:val="en-US" w:eastAsia="fr-FR"/>
          </w:rPr>
          <w:t>10.1017/s0080456800017592</w:t>
        </w:r>
      </w:hyperlink>
      <w:r w:rsidRPr="00B44095">
        <w:rPr>
          <w:sz w:val="20"/>
          <w:szCs w:val="20"/>
        </w:rPr>
        <w:t>.</w:t>
      </w:r>
    </w:p>
    <w:p w14:paraId="019C100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Albrecht, B.A., 1989: Aerosols, Cloud Microphysics, and Fractional Cloudiness. </w:t>
      </w:r>
      <w:r w:rsidRPr="00B44095">
        <w:rPr>
          <w:i/>
          <w:sz w:val="20"/>
          <w:szCs w:val="20"/>
        </w:rPr>
        <w:t>Science</w:t>
      </w:r>
      <w:r w:rsidRPr="00B44095">
        <w:rPr>
          <w:sz w:val="20"/>
          <w:szCs w:val="20"/>
        </w:rPr>
        <w:t xml:space="preserve">, </w:t>
      </w:r>
      <w:r w:rsidRPr="00B44095">
        <w:rPr>
          <w:b/>
          <w:sz w:val="20"/>
          <w:szCs w:val="20"/>
        </w:rPr>
        <w:t>245(4923)</w:t>
      </w:r>
      <w:r w:rsidRPr="00B44095">
        <w:rPr>
          <w:sz w:val="20"/>
          <w:szCs w:val="20"/>
        </w:rPr>
        <w:t>, 1227–1230, doi:</w:t>
      </w:r>
      <w:hyperlink r:id="rId19" w:history="1">
        <w:r w:rsidRPr="00B44095">
          <w:rPr>
            <w:rStyle w:val="Hyperlink"/>
            <w:sz w:val="20"/>
            <w:szCs w:val="20"/>
            <w:lang w:val="en-US" w:eastAsia="fr-FR"/>
          </w:rPr>
          <w:t>10.1126/science.245.4923.1227</w:t>
        </w:r>
      </w:hyperlink>
      <w:r w:rsidRPr="00B44095">
        <w:rPr>
          <w:sz w:val="20"/>
          <w:szCs w:val="20"/>
        </w:rPr>
        <w:t>.</w:t>
      </w:r>
    </w:p>
    <w:p w14:paraId="5B1E936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Alexander, C. et al., 2011: Linking Indigenous and Scientific Knowledge of Climate Change. </w:t>
      </w:r>
      <w:r w:rsidRPr="00B44095">
        <w:rPr>
          <w:i/>
          <w:sz w:val="20"/>
          <w:szCs w:val="20"/>
        </w:rPr>
        <w:t>BioScience</w:t>
      </w:r>
      <w:r w:rsidRPr="00B44095">
        <w:rPr>
          <w:sz w:val="20"/>
          <w:szCs w:val="20"/>
        </w:rPr>
        <w:t xml:space="preserve">, </w:t>
      </w:r>
      <w:r w:rsidRPr="00B44095">
        <w:rPr>
          <w:b/>
          <w:sz w:val="20"/>
          <w:szCs w:val="20"/>
        </w:rPr>
        <w:t>61(6)</w:t>
      </w:r>
      <w:r w:rsidRPr="00B44095">
        <w:rPr>
          <w:sz w:val="20"/>
          <w:szCs w:val="20"/>
        </w:rPr>
        <w:t>, 477–484, doi:</w:t>
      </w:r>
      <w:hyperlink r:id="rId20" w:history="1">
        <w:r w:rsidRPr="00B44095">
          <w:rPr>
            <w:rStyle w:val="Hyperlink"/>
            <w:sz w:val="20"/>
            <w:szCs w:val="20"/>
            <w:lang w:val="en-US" w:eastAsia="fr-FR"/>
          </w:rPr>
          <w:t>10.1525/bio.2011.61.6.10</w:t>
        </w:r>
      </w:hyperlink>
      <w:r w:rsidRPr="00B44095">
        <w:rPr>
          <w:sz w:val="20"/>
          <w:szCs w:val="20"/>
        </w:rPr>
        <w:t>.</w:t>
      </w:r>
    </w:p>
    <w:p w14:paraId="3F0AF57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Alexander, L. et al., 2020: Intercomparison of annual precipitation indices and extremes over global land areas from &lt;i&gt;in situ&lt;/i&gt; , space-based and reanalysis products. </w:t>
      </w:r>
      <w:r w:rsidRPr="00B44095">
        <w:rPr>
          <w:i/>
          <w:sz w:val="20"/>
          <w:szCs w:val="20"/>
        </w:rPr>
        <w:t>Environmental Research Letters</w:t>
      </w:r>
      <w:r w:rsidRPr="00B44095">
        <w:rPr>
          <w:sz w:val="20"/>
          <w:szCs w:val="20"/>
        </w:rPr>
        <w:t xml:space="preserve">, </w:t>
      </w:r>
      <w:r w:rsidRPr="00B44095">
        <w:rPr>
          <w:b/>
          <w:sz w:val="20"/>
          <w:szCs w:val="20"/>
        </w:rPr>
        <w:t>15(5)</w:t>
      </w:r>
      <w:r w:rsidRPr="00B44095">
        <w:rPr>
          <w:sz w:val="20"/>
          <w:szCs w:val="20"/>
        </w:rPr>
        <w:t>, 055002, doi:</w:t>
      </w:r>
      <w:hyperlink r:id="rId21" w:history="1">
        <w:r w:rsidRPr="00B44095">
          <w:rPr>
            <w:rStyle w:val="Hyperlink"/>
            <w:sz w:val="20"/>
            <w:szCs w:val="20"/>
            <w:lang w:val="en-US" w:eastAsia="fr-FR"/>
          </w:rPr>
          <w:t>10.1088/1748-9326/ab79e2</w:t>
        </w:r>
      </w:hyperlink>
      <w:r w:rsidRPr="00B44095">
        <w:rPr>
          <w:sz w:val="20"/>
          <w:szCs w:val="20"/>
        </w:rPr>
        <w:t>.</w:t>
      </w:r>
    </w:p>
    <w:p w14:paraId="2276FFD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Alkhayuon, H., P. Ashwin, L.C. Jackson, C. Quinn, and R.A. Wood, 2019: Basin bifurcations, oscillatory instability and rate-induced thresholds for Atlantic meridional overturning circulation in a global oceanic box model. </w:t>
      </w:r>
      <w:r w:rsidRPr="00B44095">
        <w:rPr>
          <w:i/>
          <w:sz w:val="20"/>
          <w:szCs w:val="20"/>
        </w:rPr>
        <w:t>Proceedings of the Royal Society A: Mathematical, Physical and Engineering Sciences</w:t>
      </w:r>
      <w:r w:rsidRPr="00B44095">
        <w:rPr>
          <w:sz w:val="20"/>
          <w:szCs w:val="20"/>
        </w:rPr>
        <w:t xml:space="preserve">, </w:t>
      </w:r>
      <w:r w:rsidRPr="00B44095">
        <w:rPr>
          <w:b/>
          <w:sz w:val="20"/>
          <w:szCs w:val="20"/>
        </w:rPr>
        <w:t>475(2225)</w:t>
      </w:r>
      <w:r w:rsidRPr="00B44095">
        <w:rPr>
          <w:sz w:val="20"/>
          <w:szCs w:val="20"/>
        </w:rPr>
        <w:t>, 20190051, doi:</w:t>
      </w:r>
      <w:hyperlink r:id="rId22" w:history="1">
        <w:r w:rsidRPr="00B44095">
          <w:rPr>
            <w:rStyle w:val="Hyperlink"/>
            <w:sz w:val="20"/>
            <w:szCs w:val="20"/>
            <w:lang w:val="en-US" w:eastAsia="fr-FR"/>
          </w:rPr>
          <w:t>10.1098/rspa.2019.0051</w:t>
        </w:r>
      </w:hyperlink>
      <w:r w:rsidRPr="00B44095">
        <w:rPr>
          <w:sz w:val="20"/>
          <w:szCs w:val="20"/>
        </w:rPr>
        <w:t>.</w:t>
      </w:r>
    </w:p>
    <w:p w14:paraId="4A41A46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Allan, R. et al., 2011: The International Atmospheric Circulation Reconstructions over the Earth (ACRE) Initiative. </w:t>
      </w:r>
      <w:r w:rsidRPr="00B44095">
        <w:rPr>
          <w:i/>
          <w:sz w:val="20"/>
          <w:szCs w:val="20"/>
        </w:rPr>
        <w:t>Bulletin of the American Meteorological Society</w:t>
      </w:r>
      <w:r w:rsidRPr="00B44095">
        <w:rPr>
          <w:sz w:val="20"/>
          <w:szCs w:val="20"/>
        </w:rPr>
        <w:t xml:space="preserve">, </w:t>
      </w:r>
      <w:r w:rsidRPr="00B44095">
        <w:rPr>
          <w:b/>
          <w:sz w:val="20"/>
          <w:szCs w:val="20"/>
        </w:rPr>
        <w:t>92(11)</w:t>
      </w:r>
      <w:r w:rsidRPr="00B44095">
        <w:rPr>
          <w:sz w:val="20"/>
          <w:szCs w:val="20"/>
        </w:rPr>
        <w:t>, 1421–1425, doi:</w:t>
      </w:r>
      <w:hyperlink r:id="rId23" w:history="1">
        <w:r w:rsidRPr="00B44095">
          <w:rPr>
            <w:rStyle w:val="Hyperlink"/>
            <w:sz w:val="20"/>
            <w:szCs w:val="20"/>
            <w:lang w:val="en-US" w:eastAsia="fr-FR"/>
          </w:rPr>
          <w:t>10.1175/2011bams3218.1</w:t>
        </w:r>
      </w:hyperlink>
      <w:r w:rsidRPr="00B44095">
        <w:rPr>
          <w:sz w:val="20"/>
          <w:szCs w:val="20"/>
        </w:rPr>
        <w:t>.</w:t>
      </w:r>
    </w:p>
    <w:p w14:paraId="534C362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Allan, R.P. et al., 2020: Advances in understanding large-scale responses of the water cycle to climate change. </w:t>
      </w:r>
      <w:r w:rsidRPr="00B44095">
        <w:rPr>
          <w:i/>
          <w:sz w:val="20"/>
          <w:szCs w:val="20"/>
        </w:rPr>
        <w:t>Annals of the New York Academy of Sciences</w:t>
      </w:r>
      <w:r w:rsidRPr="00B44095">
        <w:rPr>
          <w:sz w:val="20"/>
          <w:szCs w:val="20"/>
        </w:rPr>
        <w:t xml:space="preserve">, </w:t>
      </w:r>
      <w:r w:rsidRPr="00B44095">
        <w:rPr>
          <w:b/>
          <w:sz w:val="20"/>
          <w:szCs w:val="20"/>
        </w:rPr>
        <w:t>1472(1)</w:t>
      </w:r>
      <w:r w:rsidRPr="00B44095">
        <w:rPr>
          <w:sz w:val="20"/>
          <w:szCs w:val="20"/>
        </w:rPr>
        <w:t>, 49–75, doi:</w:t>
      </w:r>
      <w:hyperlink r:id="rId24" w:history="1">
        <w:r w:rsidRPr="00B44095">
          <w:rPr>
            <w:rStyle w:val="Hyperlink"/>
            <w:sz w:val="20"/>
            <w:szCs w:val="20"/>
            <w:lang w:val="en-US" w:eastAsia="fr-FR"/>
          </w:rPr>
          <w:t>10.1111/nyas.14337</w:t>
        </w:r>
      </w:hyperlink>
      <w:r w:rsidRPr="00B44095">
        <w:rPr>
          <w:sz w:val="20"/>
          <w:szCs w:val="20"/>
        </w:rPr>
        <w:t>.</w:t>
      </w:r>
    </w:p>
    <w:p w14:paraId="2DC6DF0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Allen, M.R. and W.J. Ingram, 2002: Constraints on future changes in climate and the hydrologic cycle. </w:t>
      </w:r>
      <w:r w:rsidRPr="00B44095">
        <w:rPr>
          <w:i/>
          <w:sz w:val="20"/>
          <w:szCs w:val="20"/>
        </w:rPr>
        <w:t>Nature</w:t>
      </w:r>
      <w:r w:rsidRPr="00B44095">
        <w:rPr>
          <w:sz w:val="20"/>
          <w:szCs w:val="20"/>
        </w:rPr>
        <w:t xml:space="preserve">, </w:t>
      </w:r>
      <w:r w:rsidRPr="00B44095">
        <w:rPr>
          <w:b/>
          <w:sz w:val="20"/>
          <w:szCs w:val="20"/>
        </w:rPr>
        <w:t>419(6903)</w:t>
      </w:r>
      <w:r w:rsidRPr="00B44095">
        <w:rPr>
          <w:sz w:val="20"/>
          <w:szCs w:val="20"/>
        </w:rPr>
        <w:t>, 228–232, doi:</w:t>
      </w:r>
      <w:hyperlink r:id="rId25" w:history="1">
        <w:r w:rsidRPr="00B44095">
          <w:rPr>
            <w:rStyle w:val="Hyperlink"/>
            <w:sz w:val="20"/>
            <w:szCs w:val="20"/>
            <w:lang w:val="en-US" w:eastAsia="fr-FR"/>
          </w:rPr>
          <w:t>10.1038/nature01092</w:t>
        </w:r>
      </w:hyperlink>
      <w:r w:rsidRPr="00B44095">
        <w:rPr>
          <w:sz w:val="20"/>
          <w:szCs w:val="20"/>
        </w:rPr>
        <w:t>.</w:t>
      </w:r>
    </w:p>
    <w:p w14:paraId="4167978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Allen, M.R. et al., 2009: Warming caused by cumulative carbon emissions towards the trillionth tonne. </w:t>
      </w:r>
      <w:r w:rsidRPr="00B44095">
        <w:rPr>
          <w:i/>
          <w:sz w:val="20"/>
          <w:szCs w:val="20"/>
        </w:rPr>
        <w:t>Nature</w:t>
      </w:r>
      <w:r w:rsidRPr="00B44095">
        <w:rPr>
          <w:sz w:val="20"/>
          <w:szCs w:val="20"/>
        </w:rPr>
        <w:t xml:space="preserve">, </w:t>
      </w:r>
      <w:r w:rsidRPr="00B44095">
        <w:rPr>
          <w:b/>
          <w:sz w:val="20"/>
          <w:szCs w:val="20"/>
        </w:rPr>
        <w:t>458(7242)</w:t>
      </w:r>
      <w:r w:rsidRPr="00B44095">
        <w:rPr>
          <w:sz w:val="20"/>
          <w:szCs w:val="20"/>
        </w:rPr>
        <w:t>, 1163–1166, doi:</w:t>
      </w:r>
      <w:hyperlink r:id="rId26" w:history="1">
        <w:r w:rsidRPr="00B44095">
          <w:rPr>
            <w:rStyle w:val="Hyperlink"/>
            <w:sz w:val="20"/>
            <w:szCs w:val="20"/>
            <w:lang w:val="en-US" w:eastAsia="fr-FR"/>
          </w:rPr>
          <w:t>10.1038/nature08019</w:t>
        </w:r>
      </w:hyperlink>
      <w:r w:rsidRPr="00B44095">
        <w:rPr>
          <w:sz w:val="20"/>
          <w:szCs w:val="20"/>
        </w:rPr>
        <w:t>.</w:t>
      </w:r>
    </w:p>
    <w:p w14:paraId="3E2C79B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Allen, M.R. et al., 2016: New use of global warming potentials to compare cumulative and short-lived climate pollutants. </w:t>
      </w:r>
      <w:r w:rsidRPr="00B44095">
        <w:rPr>
          <w:i/>
          <w:sz w:val="20"/>
          <w:szCs w:val="20"/>
        </w:rPr>
        <w:t>Nature Climate Change</w:t>
      </w:r>
      <w:r w:rsidRPr="00B44095">
        <w:rPr>
          <w:sz w:val="20"/>
          <w:szCs w:val="20"/>
        </w:rPr>
        <w:t xml:space="preserve">, </w:t>
      </w:r>
      <w:r w:rsidRPr="00B44095">
        <w:rPr>
          <w:b/>
          <w:sz w:val="20"/>
          <w:szCs w:val="20"/>
        </w:rPr>
        <w:t>6(8)</w:t>
      </w:r>
      <w:r w:rsidRPr="00B44095">
        <w:rPr>
          <w:sz w:val="20"/>
          <w:szCs w:val="20"/>
        </w:rPr>
        <w:t>, 773–776, doi:</w:t>
      </w:r>
      <w:hyperlink r:id="rId27" w:history="1">
        <w:r w:rsidRPr="00B44095">
          <w:rPr>
            <w:rStyle w:val="Hyperlink"/>
            <w:sz w:val="20"/>
            <w:szCs w:val="20"/>
            <w:lang w:val="en-US" w:eastAsia="fr-FR"/>
          </w:rPr>
          <w:t>10.1038/nclimate2998</w:t>
        </w:r>
      </w:hyperlink>
      <w:r w:rsidRPr="00B44095">
        <w:rPr>
          <w:sz w:val="20"/>
          <w:szCs w:val="20"/>
        </w:rPr>
        <w:t>.</w:t>
      </w:r>
    </w:p>
    <w:p w14:paraId="4B466EB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Anagnostou, E. et al., 2020: Proxy evidence for state-dependence of climate sensitivity in the Eocene greenhouse. </w:t>
      </w:r>
      <w:r w:rsidRPr="00B44095">
        <w:rPr>
          <w:i/>
          <w:sz w:val="20"/>
          <w:szCs w:val="20"/>
        </w:rPr>
        <w:t>Nature Communications</w:t>
      </w:r>
      <w:r w:rsidRPr="00B44095">
        <w:rPr>
          <w:sz w:val="20"/>
          <w:szCs w:val="20"/>
        </w:rPr>
        <w:t xml:space="preserve">, </w:t>
      </w:r>
      <w:r w:rsidRPr="00B44095">
        <w:rPr>
          <w:b/>
          <w:sz w:val="20"/>
          <w:szCs w:val="20"/>
        </w:rPr>
        <w:t>11(1)</w:t>
      </w:r>
      <w:r w:rsidRPr="00B44095">
        <w:rPr>
          <w:sz w:val="20"/>
          <w:szCs w:val="20"/>
        </w:rPr>
        <w:t>, 4436, doi:</w:t>
      </w:r>
      <w:hyperlink r:id="rId28" w:history="1">
        <w:r w:rsidRPr="00B44095">
          <w:rPr>
            <w:rStyle w:val="Hyperlink"/>
            <w:sz w:val="20"/>
            <w:szCs w:val="20"/>
            <w:lang w:val="en-US" w:eastAsia="fr-FR"/>
          </w:rPr>
          <w:t>10.1038/s41467-020-17887-x</w:t>
        </w:r>
      </w:hyperlink>
      <w:r w:rsidRPr="00B44095">
        <w:rPr>
          <w:sz w:val="20"/>
          <w:szCs w:val="20"/>
        </w:rPr>
        <w:t>.</w:t>
      </w:r>
    </w:p>
    <w:p w14:paraId="681271B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Anav, A. et al., 2013: Evaluating the Land and Ocean Components of the Global Carbon Cycle in the CMIP5 Earth System Models. </w:t>
      </w:r>
      <w:r w:rsidRPr="00B44095">
        <w:rPr>
          <w:i/>
          <w:sz w:val="20"/>
          <w:szCs w:val="20"/>
        </w:rPr>
        <w:t>Journal of Climate</w:t>
      </w:r>
      <w:r w:rsidRPr="00B44095">
        <w:rPr>
          <w:sz w:val="20"/>
          <w:szCs w:val="20"/>
        </w:rPr>
        <w:t xml:space="preserve">, </w:t>
      </w:r>
      <w:r w:rsidRPr="00B44095">
        <w:rPr>
          <w:b/>
          <w:sz w:val="20"/>
          <w:szCs w:val="20"/>
        </w:rPr>
        <w:t>26(18)</w:t>
      </w:r>
      <w:r w:rsidRPr="00B44095">
        <w:rPr>
          <w:sz w:val="20"/>
          <w:szCs w:val="20"/>
        </w:rPr>
        <w:t>, 6801–6843, doi:</w:t>
      </w:r>
      <w:hyperlink r:id="rId29" w:history="1">
        <w:r w:rsidRPr="00B44095">
          <w:rPr>
            <w:rStyle w:val="Hyperlink"/>
            <w:sz w:val="20"/>
            <w:szCs w:val="20"/>
            <w:lang w:val="en-US" w:eastAsia="fr-FR"/>
          </w:rPr>
          <w:t>10.1175/jcli-d-12-00417.1</w:t>
        </w:r>
      </w:hyperlink>
      <w:r w:rsidRPr="00B44095">
        <w:rPr>
          <w:sz w:val="20"/>
          <w:szCs w:val="20"/>
        </w:rPr>
        <w:t>.</w:t>
      </w:r>
    </w:p>
    <w:p w14:paraId="26A26B4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Anchukaitis, K.J. et al., 2017: Last millennium Northern Hemisphere summer temperatures from tree rings: Part II, spatially resolved reconstructions. </w:t>
      </w:r>
      <w:r w:rsidRPr="00B44095">
        <w:rPr>
          <w:i/>
          <w:sz w:val="20"/>
          <w:szCs w:val="20"/>
        </w:rPr>
        <w:t>Quaternary Science Reviews</w:t>
      </w:r>
      <w:r w:rsidRPr="00B44095">
        <w:rPr>
          <w:sz w:val="20"/>
          <w:szCs w:val="20"/>
        </w:rPr>
        <w:t xml:space="preserve">, </w:t>
      </w:r>
      <w:r w:rsidRPr="00B44095">
        <w:rPr>
          <w:b/>
          <w:sz w:val="20"/>
          <w:szCs w:val="20"/>
        </w:rPr>
        <w:t>163</w:t>
      </w:r>
      <w:r w:rsidRPr="00B44095">
        <w:rPr>
          <w:sz w:val="20"/>
          <w:szCs w:val="20"/>
        </w:rPr>
        <w:t>, 1–22, doi:</w:t>
      </w:r>
      <w:hyperlink r:id="rId30" w:history="1">
        <w:r w:rsidRPr="00B44095">
          <w:rPr>
            <w:rStyle w:val="Hyperlink"/>
            <w:sz w:val="20"/>
            <w:szCs w:val="20"/>
            <w:lang w:val="en-US" w:eastAsia="fr-FR"/>
          </w:rPr>
          <w:t>10.1016/j.quascirev.2017.02.020</w:t>
        </w:r>
      </w:hyperlink>
      <w:r w:rsidRPr="00B44095">
        <w:rPr>
          <w:sz w:val="20"/>
          <w:szCs w:val="20"/>
        </w:rPr>
        <w:t>.</w:t>
      </w:r>
    </w:p>
    <w:p w14:paraId="3FF95F4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Anderson, A.A. and H.E. Huntington, 2017: Social Media, Science, and Attack Discourse: How Twitter Discussions of Climate Change Use Sarcasm and Incivility. </w:t>
      </w:r>
      <w:r w:rsidRPr="00B44095">
        <w:rPr>
          <w:i/>
          <w:sz w:val="20"/>
          <w:szCs w:val="20"/>
        </w:rPr>
        <w:t>Science Communication</w:t>
      </w:r>
      <w:r w:rsidRPr="00B44095">
        <w:rPr>
          <w:sz w:val="20"/>
          <w:szCs w:val="20"/>
        </w:rPr>
        <w:t xml:space="preserve">, </w:t>
      </w:r>
      <w:r w:rsidRPr="00B44095">
        <w:rPr>
          <w:b/>
          <w:sz w:val="20"/>
          <w:szCs w:val="20"/>
        </w:rPr>
        <w:t>39(5)</w:t>
      </w:r>
      <w:r w:rsidRPr="00B44095">
        <w:rPr>
          <w:sz w:val="20"/>
          <w:szCs w:val="20"/>
        </w:rPr>
        <w:t>, 598–620, doi:</w:t>
      </w:r>
      <w:hyperlink r:id="rId31" w:history="1">
        <w:r w:rsidRPr="00B44095">
          <w:rPr>
            <w:rStyle w:val="Hyperlink"/>
            <w:sz w:val="20"/>
            <w:szCs w:val="20"/>
            <w:lang w:val="en-US" w:eastAsia="fr-FR"/>
          </w:rPr>
          <w:t>10.1177/1075547017735113</w:t>
        </w:r>
      </w:hyperlink>
      <w:r w:rsidRPr="00B44095">
        <w:rPr>
          <w:sz w:val="20"/>
          <w:szCs w:val="20"/>
        </w:rPr>
        <w:t>.</w:t>
      </w:r>
    </w:p>
    <w:p w14:paraId="5CC9D9C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André, J.-C. et al., 2014: High-Performance Computing for Climate Modeling. </w:t>
      </w:r>
      <w:r w:rsidRPr="00B44095">
        <w:rPr>
          <w:i/>
          <w:sz w:val="20"/>
          <w:szCs w:val="20"/>
        </w:rPr>
        <w:t>Bulletin of the American Meteorological Society</w:t>
      </w:r>
      <w:r w:rsidRPr="00B44095">
        <w:rPr>
          <w:sz w:val="20"/>
          <w:szCs w:val="20"/>
        </w:rPr>
        <w:t xml:space="preserve">, </w:t>
      </w:r>
      <w:r w:rsidRPr="00B44095">
        <w:rPr>
          <w:b/>
          <w:sz w:val="20"/>
          <w:szCs w:val="20"/>
        </w:rPr>
        <w:t>95(5)</w:t>
      </w:r>
      <w:r w:rsidRPr="00B44095">
        <w:rPr>
          <w:sz w:val="20"/>
          <w:szCs w:val="20"/>
        </w:rPr>
        <w:t>, ES97–ES100, doi:</w:t>
      </w:r>
      <w:hyperlink r:id="rId32" w:history="1">
        <w:r w:rsidRPr="00B44095">
          <w:rPr>
            <w:rStyle w:val="Hyperlink"/>
            <w:sz w:val="20"/>
            <w:szCs w:val="20"/>
            <w:lang w:val="en-US" w:eastAsia="fr-FR"/>
          </w:rPr>
          <w:t>10.1175/bams-d-13-00098.1</w:t>
        </w:r>
      </w:hyperlink>
      <w:r w:rsidRPr="00B44095">
        <w:rPr>
          <w:sz w:val="20"/>
          <w:szCs w:val="20"/>
        </w:rPr>
        <w:t>.</w:t>
      </w:r>
    </w:p>
    <w:p w14:paraId="46B461B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Andrews, T., P.M. Forster, O. Boucher, N. Bellouin, and A. Jones, 2010: Precipitation, radiative forcing and global temperature change. </w:t>
      </w:r>
      <w:r w:rsidRPr="00B44095">
        <w:rPr>
          <w:i/>
          <w:sz w:val="20"/>
          <w:szCs w:val="20"/>
        </w:rPr>
        <w:t>Geophysical Research Letters</w:t>
      </w:r>
      <w:r w:rsidRPr="00B44095">
        <w:rPr>
          <w:sz w:val="20"/>
          <w:szCs w:val="20"/>
        </w:rPr>
        <w:t xml:space="preserve">, </w:t>
      </w:r>
      <w:r w:rsidRPr="00B44095">
        <w:rPr>
          <w:b/>
          <w:sz w:val="20"/>
          <w:szCs w:val="20"/>
        </w:rPr>
        <w:t>37(14)</w:t>
      </w:r>
      <w:r w:rsidRPr="00B44095">
        <w:rPr>
          <w:sz w:val="20"/>
          <w:szCs w:val="20"/>
        </w:rPr>
        <w:t>, n/a–n/a, doi:</w:t>
      </w:r>
      <w:hyperlink r:id="rId33" w:history="1">
        <w:r w:rsidRPr="00B44095">
          <w:rPr>
            <w:rStyle w:val="Hyperlink"/>
            <w:sz w:val="20"/>
            <w:szCs w:val="20"/>
            <w:lang w:val="en-US" w:eastAsia="fr-FR"/>
          </w:rPr>
          <w:t>10.1029/2010gl043991</w:t>
        </w:r>
      </w:hyperlink>
      <w:r w:rsidRPr="00B44095">
        <w:rPr>
          <w:sz w:val="20"/>
          <w:szCs w:val="20"/>
        </w:rPr>
        <w:t>.</w:t>
      </w:r>
    </w:p>
    <w:p w14:paraId="11165D3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Angerer, B. et al., 2017: Quality aspects of the Wegener Center multi-satellite GPS radio occultation record OPSv5.6. </w:t>
      </w:r>
      <w:r w:rsidRPr="00B44095">
        <w:rPr>
          <w:i/>
          <w:sz w:val="20"/>
          <w:szCs w:val="20"/>
        </w:rPr>
        <w:t>Atmospheric Measurement Techniques</w:t>
      </w:r>
      <w:r w:rsidRPr="00B44095">
        <w:rPr>
          <w:sz w:val="20"/>
          <w:szCs w:val="20"/>
        </w:rPr>
        <w:t xml:space="preserve">, </w:t>
      </w:r>
      <w:r w:rsidRPr="00B44095">
        <w:rPr>
          <w:b/>
          <w:sz w:val="20"/>
          <w:szCs w:val="20"/>
        </w:rPr>
        <w:t>10(12)</w:t>
      </w:r>
      <w:r w:rsidRPr="00B44095">
        <w:rPr>
          <w:sz w:val="20"/>
          <w:szCs w:val="20"/>
        </w:rPr>
        <w:t>, 4845–4863, doi:</w:t>
      </w:r>
      <w:hyperlink r:id="rId34" w:history="1">
        <w:r w:rsidRPr="00B44095">
          <w:rPr>
            <w:rStyle w:val="Hyperlink"/>
            <w:sz w:val="20"/>
            <w:szCs w:val="20"/>
            <w:lang w:val="en-US" w:eastAsia="fr-FR"/>
          </w:rPr>
          <w:t>10.5194/amt-10-4845-2017</w:t>
        </w:r>
      </w:hyperlink>
      <w:r w:rsidRPr="00B44095">
        <w:rPr>
          <w:sz w:val="20"/>
          <w:szCs w:val="20"/>
        </w:rPr>
        <w:t>.</w:t>
      </w:r>
    </w:p>
    <w:p w14:paraId="2202BA6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Ångström, A., 1929: On the Atmospheric Transmission of Sun Radiation and on Dust in the Air. </w:t>
      </w:r>
      <w:r w:rsidRPr="00B44095">
        <w:rPr>
          <w:i/>
          <w:sz w:val="20"/>
          <w:szCs w:val="20"/>
        </w:rPr>
        <w:t>Geografiska Annaler</w:t>
      </w:r>
      <w:r w:rsidRPr="00B44095">
        <w:rPr>
          <w:sz w:val="20"/>
          <w:szCs w:val="20"/>
        </w:rPr>
        <w:t xml:space="preserve">, </w:t>
      </w:r>
      <w:r w:rsidRPr="00B44095">
        <w:rPr>
          <w:b/>
          <w:sz w:val="20"/>
          <w:szCs w:val="20"/>
        </w:rPr>
        <w:t>11(2)</w:t>
      </w:r>
      <w:r w:rsidRPr="00B44095">
        <w:rPr>
          <w:sz w:val="20"/>
          <w:szCs w:val="20"/>
        </w:rPr>
        <w:t>, 156–166, doi:</w:t>
      </w:r>
      <w:hyperlink r:id="rId35" w:history="1">
        <w:r w:rsidRPr="00B44095">
          <w:rPr>
            <w:rStyle w:val="Hyperlink"/>
            <w:sz w:val="20"/>
            <w:szCs w:val="20"/>
            <w:lang w:val="en-US" w:eastAsia="fr-FR"/>
          </w:rPr>
          <w:t>10.1080/20014422.1929.11880498</w:t>
        </w:r>
      </w:hyperlink>
      <w:r w:rsidRPr="00B44095">
        <w:rPr>
          <w:sz w:val="20"/>
          <w:szCs w:val="20"/>
        </w:rPr>
        <w:t>.</w:t>
      </w:r>
    </w:p>
    <w:p w14:paraId="5DB50C4E" w14:textId="77777777" w:rsidR="0034470E" w:rsidRPr="00B44095" w:rsidRDefault="0034470E" w:rsidP="00B44095">
      <w:pPr>
        <w:pStyle w:val="Normal1"/>
        <w:pBdr>
          <w:top w:val="nil"/>
          <w:left w:val="nil"/>
          <w:bottom w:val="nil"/>
          <w:right w:val="nil"/>
          <w:between w:val="nil"/>
        </w:pBdr>
        <w:ind w:left="720" w:hanging="720"/>
        <w:rPr>
          <w:sz w:val="20"/>
          <w:szCs w:val="20"/>
          <w:lang w:val="de-DE"/>
        </w:rPr>
      </w:pPr>
      <w:r w:rsidRPr="00B44095">
        <w:rPr>
          <w:sz w:val="20"/>
          <w:szCs w:val="20"/>
        </w:rPr>
        <w:t xml:space="preserve">Ångström, A., 1964: The parameters of atmospheric turbidity. </w:t>
      </w:r>
      <w:r w:rsidRPr="00B44095">
        <w:rPr>
          <w:i/>
          <w:sz w:val="20"/>
          <w:szCs w:val="20"/>
          <w:lang w:val="de-DE"/>
        </w:rPr>
        <w:t>Tellus</w:t>
      </w:r>
      <w:r w:rsidRPr="00B44095">
        <w:rPr>
          <w:sz w:val="20"/>
          <w:szCs w:val="20"/>
          <w:lang w:val="de-DE"/>
        </w:rPr>
        <w:t xml:space="preserve">, </w:t>
      </w:r>
      <w:r w:rsidRPr="00B44095">
        <w:rPr>
          <w:b/>
          <w:sz w:val="20"/>
          <w:szCs w:val="20"/>
          <w:lang w:val="de-DE"/>
        </w:rPr>
        <w:t>16(1)</w:t>
      </w:r>
      <w:r w:rsidRPr="00B44095">
        <w:rPr>
          <w:sz w:val="20"/>
          <w:szCs w:val="20"/>
          <w:lang w:val="de-DE"/>
        </w:rPr>
        <w:t>, 64–75, doi:</w:t>
      </w:r>
      <w:hyperlink r:id="rId36" w:history="1">
        <w:r w:rsidRPr="00B44095">
          <w:rPr>
            <w:rStyle w:val="Hyperlink"/>
            <w:sz w:val="20"/>
            <w:szCs w:val="20"/>
            <w:lang w:val="de-DE" w:eastAsia="fr-FR"/>
          </w:rPr>
          <w:t>10.3402/tellusa.v16i1.8885</w:t>
        </w:r>
      </w:hyperlink>
      <w:r w:rsidRPr="00B44095">
        <w:rPr>
          <w:sz w:val="20"/>
          <w:szCs w:val="20"/>
          <w:lang w:val="de-DE"/>
        </w:rPr>
        <w:t>.</w:t>
      </w:r>
    </w:p>
    <w:p w14:paraId="05A5E9D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lang w:val="de-DE"/>
        </w:rPr>
        <w:t xml:space="preserve">Ångström, K., 1900: Über die Bedeutung des Wasserdampfes und der Kohlensäure bei der Absorption der Erdatmosphäre. </w:t>
      </w:r>
      <w:r w:rsidRPr="00B44095">
        <w:rPr>
          <w:i/>
          <w:sz w:val="20"/>
          <w:szCs w:val="20"/>
        </w:rPr>
        <w:t>Annalen der Physik</w:t>
      </w:r>
      <w:r w:rsidRPr="00B44095">
        <w:rPr>
          <w:sz w:val="20"/>
          <w:szCs w:val="20"/>
        </w:rPr>
        <w:t xml:space="preserve">, </w:t>
      </w:r>
      <w:r w:rsidRPr="00B44095">
        <w:rPr>
          <w:b/>
          <w:sz w:val="20"/>
          <w:szCs w:val="20"/>
        </w:rPr>
        <w:t>3</w:t>
      </w:r>
      <w:r w:rsidRPr="00B44095">
        <w:rPr>
          <w:sz w:val="20"/>
          <w:szCs w:val="20"/>
        </w:rPr>
        <w:t>, 720–732.</w:t>
      </w:r>
    </w:p>
    <w:p w14:paraId="4908F7A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lastRenderedPageBreak/>
        <w:t xml:space="preserve">Annan, J.D. and J.C. Hargreaves, 2017: On the meaning of independence in climate science. </w:t>
      </w:r>
      <w:r w:rsidRPr="00B44095">
        <w:rPr>
          <w:i/>
          <w:sz w:val="20"/>
          <w:szCs w:val="20"/>
        </w:rPr>
        <w:t>Earth System Dynamics</w:t>
      </w:r>
      <w:r w:rsidRPr="00B44095">
        <w:rPr>
          <w:sz w:val="20"/>
          <w:szCs w:val="20"/>
        </w:rPr>
        <w:t xml:space="preserve">, </w:t>
      </w:r>
      <w:r w:rsidRPr="00B44095">
        <w:rPr>
          <w:b/>
          <w:sz w:val="20"/>
          <w:szCs w:val="20"/>
        </w:rPr>
        <w:t>8(1)</w:t>
      </w:r>
      <w:r w:rsidRPr="00B44095">
        <w:rPr>
          <w:sz w:val="20"/>
          <w:szCs w:val="20"/>
        </w:rPr>
        <w:t>, 211–224, doi:</w:t>
      </w:r>
      <w:hyperlink r:id="rId37" w:history="1">
        <w:r w:rsidRPr="00B44095">
          <w:rPr>
            <w:rStyle w:val="Hyperlink"/>
            <w:sz w:val="20"/>
            <w:szCs w:val="20"/>
            <w:lang w:val="en-US" w:eastAsia="fr-FR"/>
          </w:rPr>
          <w:t>10.5194/esd-8-211-2017</w:t>
        </w:r>
      </w:hyperlink>
      <w:r w:rsidRPr="00B44095">
        <w:rPr>
          <w:sz w:val="20"/>
          <w:szCs w:val="20"/>
        </w:rPr>
        <w:t>.</w:t>
      </w:r>
    </w:p>
    <w:p w14:paraId="7812C3D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Anterrieu, E., A. Khazaal, F. Cabot, and Y. Kerr, 2016: Geolocation of RFI sources with sub-kilometric accuracy from SMOS interferometric data. </w:t>
      </w:r>
      <w:r w:rsidRPr="00B44095">
        <w:rPr>
          <w:i/>
          <w:sz w:val="20"/>
          <w:szCs w:val="20"/>
        </w:rPr>
        <w:t>Remote Sensing of Environment</w:t>
      </w:r>
      <w:r w:rsidRPr="00B44095">
        <w:rPr>
          <w:sz w:val="20"/>
          <w:szCs w:val="20"/>
        </w:rPr>
        <w:t xml:space="preserve">, </w:t>
      </w:r>
      <w:r w:rsidRPr="00B44095">
        <w:rPr>
          <w:b/>
          <w:sz w:val="20"/>
          <w:szCs w:val="20"/>
        </w:rPr>
        <w:t>180</w:t>
      </w:r>
      <w:r w:rsidRPr="00B44095">
        <w:rPr>
          <w:sz w:val="20"/>
          <w:szCs w:val="20"/>
        </w:rPr>
        <w:t>, 76–84, doi:</w:t>
      </w:r>
      <w:hyperlink r:id="rId38" w:history="1">
        <w:r w:rsidRPr="00B44095">
          <w:rPr>
            <w:rStyle w:val="Hyperlink"/>
            <w:sz w:val="20"/>
            <w:szCs w:val="20"/>
            <w:lang w:val="en-US" w:eastAsia="fr-FR"/>
          </w:rPr>
          <w:t>10.1016/j.rse.2016.02.007</w:t>
        </w:r>
      </w:hyperlink>
      <w:r w:rsidRPr="00B44095">
        <w:rPr>
          <w:sz w:val="20"/>
          <w:szCs w:val="20"/>
        </w:rPr>
        <w:t>.</w:t>
      </w:r>
    </w:p>
    <w:p w14:paraId="02F03C6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Anthes, R.A., 2011: Exploring Earth’s atmosphere with radio occultation: contributions to weather, climate and space weather. </w:t>
      </w:r>
      <w:r w:rsidRPr="00B44095">
        <w:rPr>
          <w:i/>
          <w:sz w:val="20"/>
          <w:szCs w:val="20"/>
        </w:rPr>
        <w:t>Atmospheric Measurement Techniques</w:t>
      </w:r>
      <w:r w:rsidRPr="00B44095">
        <w:rPr>
          <w:sz w:val="20"/>
          <w:szCs w:val="20"/>
        </w:rPr>
        <w:t xml:space="preserve">, </w:t>
      </w:r>
      <w:r w:rsidRPr="00B44095">
        <w:rPr>
          <w:b/>
          <w:sz w:val="20"/>
          <w:szCs w:val="20"/>
        </w:rPr>
        <w:t>4(6)</w:t>
      </w:r>
      <w:r w:rsidRPr="00B44095">
        <w:rPr>
          <w:sz w:val="20"/>
          <w:szCs w:val="20"/>
        </w:rPr>
        <w:t>, 1077–1103, doi:</w:t>
      </w:r>
      <w:hyperlink r:id="rId39" w:history="1">
        <w:r w:rsidRPr="00B44095">
          <w:rPr>
            <w:rStyle w:val="Hyperlink"/>
            <w:sz w:val="20"/>
            <w:szCs w:val="20"/>
            <w:lang w:val="en-US" w:eastAsia="fr-FR"/>
          </w:rPr>
          <w:t>10.5194/amt-4-1077-2011</w:t>
        </w:r>
      </w:hyperlink>
      <w:r w:rsidRPr="00B44095">
        <w:rPr>
          <w:sz w:val="20"/>
          <w:szCs w:val="20"/>
        </w:rPr>
        <w:t>.</w:t>
      </w:r>
    </w:p>
    <w:p w14:paraId="554A8D9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Arnold, J.R. and W.F. Libby, 1949: Age determinations by radiocarbon content: Checks with samples of known age. </w:t>
      </w:r>
      <w:r w:rsidRPr="00B44095">
        <w:rPr>
          <w:i/>
          <w:sz w:val="20"/>
          <w:szCs w:val="20"/>
        </w:rPr>
        <w:t>Science</w:t>
      </w:r>
      <w:r w:rsidRPr="00B44095">
        <w:rPr>
          <w:sz w:val="20"/>
          <w:szCs w:val="20"/>
        </w:rPr>
        <w:t xml:space="preserve">, </w:t>
      </w:r>
      <w:r w:rsidRPr="00B44095">
        <w:rPr>
          <w:b/>
          <w:sz w:val="20"/>
          <w:szCs w:val="20"/>
        </w:rPr>
        <w:t>110</w:t>
      </w:r>
      <w:r w:rsidRPr="00B44095">
        <w:rPr>
          <w:sz w:val="20"/>
          <w:szCs w:val="20"/>
        </w:rPr>
        <w:t>, 678–680, doi:</w:t>
      </w:r>
      <w:hyperlink r:id="rId40" w:history="1">
        <w:r w:rsidRPr="00B44095">
          <w:rPr>
            <w:rStyle w:val="Hyperlink"/>
            <w:sz w:val="20"/>
            <w:szCs w:val="20"/>
            <w:lang w:val="en-US" w:eastAsia="fr-FR"/>
          </w:rPr>
          <w:t>10.1126/science.110.2869.678</w:t>
        </w:r>
      </w:hyperlink>
      <w:r w:rsidRPr="00B44095">
        <w:rPr>
          <w:sz w:val="20"/>
          <w:szCs w:val="20"/>
        </w:rPr>
        <w:t>.</w:t>
      </w:r>
    </w:p>
    <w:p w14:paraId="2826C6F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Arora, V.K. et al., 2020: Carbon--concentration and carbon--climate feedbacks in CMIP6 models and their comparison to CMIP5 models. </w:t>
      </w:r>
      <w:r w:rsidRPr="00B44095">
        <w:rPr>
          <w:i/>
          <w:sz w:val="20"/>
          <w:szCs w:val="20"/>
        </w:rPr>
        <w:t>Biogeosciences</w:t>
      </w:r>
      <w:r w:rsidRPr="00B44095">
        <w:rPr>
          <w:sz w:val="20"/>
          <w:szCs w:val="20"/>
        </w:rPr>
        <w:t xml:space="preserve">, </w:t>
      </w:r>
      <w:r w:rsidRPr="00B44095">
        <w:rPr>
          <w:b/>
          <w:sz w:val="20"/>
          <w:szCs w:val="20"/>
        </w:rPr>
        <w:t>17(16)</w:t>
      </w:r>
      <w:r w:rsidRPr="00B44095">
        <w:rPr>
          <w:sz w:val="20"/>
          <w:szCs w:val="20"/>
        </w:rPr>
        <w:t>, 4173–4222, doi:</w:t>
      </w:r>
      <w:hyperlink r:id="rId41" w:history="1">
        <w:r w:rsidRPr="00B44095">
          <w:rPr>
            <w:rStyle w:val="Hyperlink"/>
            <w:sz w:val="20"/>
            <w:szCs w:val="20"/>
            <w:lang w:val="en-US" w:eastAsia="fr-FR"/>
          </w:rPr>
          <w:t>10.5194/bg-17-4173-2020</w:t>
        </w:r>
      </w:hyperlink>
      <w:r w:rsidRPr="00B44095">
        <w:rPr>
          <w:sz w:val="20"/>
          <w:szCs w:val="20"/>
        </w:rPr>
        <w:t>.</w:t>
      </w:r>
    </w:p>
    <w:p w14:paraId="72AB5B1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Arrhenius, S., 1896: On the influence of carbonic acid in the air upon the temperature of the ground. </w:t>
      </w:r>
      <w:r w:rsidRPr="00B44095">
        <w:rPr>
          <w:i/>
          <w:sz w:val="20"/>
          <w:szCs w:val="20"/>
        </w:rPr>
        <w:t>The London, Edinburgh, and Dublin Philosophical Magazine and Journal of Science</w:t>
      </w:r>
      <w:r w:rsidRPr="00B44095">
        <w:rPr>
          <w:sz w:val="20"/>
          <w:szCs w:val="20"/>
        </w:rPr>
        <w:t xml:space="preserve">, </w:t>
      </w:r>
      <w:r w:rsidRPr="00B44095">
        <w:rPr>
          <w:b/>
          <w:sz w:val="20"/>
          <w:szCs w:val="20"/>
        </w:rPr>
        <w:t>41(251)</w:t>
      </w:r>
      <w:r w:rsidRPr="00B44095">
        <w:rPr>
          <w:sz w:val="20"/>
          <w:szCs w:val="20"/>
        </w:rPr>
        <w:t>, 237–276, doi:</w:t>
      </w:r>
      <w:hyperlink r:id="rId42" w:history="1">
        <w:r w:rsidRPr="00B44095">
          <w:rPr>
            <w:rStyle w:val="Hyperlink"/>
            <w:sz w:val="20"/>
            <w:szCs w:val="20"/>
            <w:lang w:val="en-US" w:eastAsia="fr-FR"/>
          </w:rPr>
          <w:t>10.1080/14786449608620846</w:t>
        </w:r>
      </w:hyperlink>
      <w:r w:rsidRPr="00B44095">
        <w:rPr>
          <w:sz w:val="20"/>
          <w:szCs w:val="20"/>
        </w:rPr>
        <w:t>.</w:t>
      </w:r>
    </w:p>
    <w:p w14:paraId="32D2D3D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Arrhenius, S., 1908: </w:t>
      </w:r>
      <w:r w:rsidRPr="00B44095">
        <w:rPr>
          <w:i/>
          <w:sz w:val="20"/>
          <w:szCs w:val="20"/>
        </w:rPr>
        <w:t>Worlds in the Making: The Evolution of the Universe</w:t>
      </w:r>
      <w:r w:rsidRPr="00B44095">
        <w:rPr>
          <w:sz w:val="20"/>
          <w:szCs w:val="20"/>
        </w:rPr>
        <w:t>. Harper &amp; Brothers Publishers, New York, NY, USA and London, UK, 230 pp.</w:t>
      </w:r>
    </w:p>
    <w:p w14:paraId="5D154EB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Asay-Davis, X.S., N.C. Jourdain, and Y. Nakayama, 2017: Developments in Simulating and Parameterizing Interactions Between the Southern Ocean and the Antarctic Ice Sheet. </w:t>
      </w:r>
      <w:r w:rsidRPr="00B44095">
        <w:rPr>
          <w:i/>
          <w:sz w:val="20"/>
          <w:szCs w:val="20"/>
        </w:rPr>
        <w:t>Current Climate Change Reports</w:t>
      </w:r>
      <w:r w:rsidRPr="00B44095">
        <w:rPr>
          <w:sz w:val="20"/>
          <w:szCs w:val="20"/>
        </w:rPr>
        <w:t xml:space="preserve">, </w:t>
      </w:r>
      <w:r w:rsidRPr="00B44095">
        <w:rPr>
          <w:b/>
          <w:sz w:val="20"/>
          <w:szCs w:val="20"/>
        </w:rPr>
        <w:t>3(4)</w:t>
      </w:r>
      <w:r w:rsidRPr="00B44095">
        <w:rPr>
          <w:sz w:val="20"/>
          <w:szCs w:val="20"/>
        </w:rPr>
        <w:t>, 316–329, doi:</w:t>
      </w:r>
      <w:hyperlink r:id="rId43" w:history="1">
        <w:r w:rsidRPr="00B44095">
          <w:rPr>
            <w:rStyle w:val="Hyperlink"/>
            <w:sz w:val="20"/>
            <w:szCs w:val="20"/>
            <w:lang w:val="en-US" w:eastAsia="fr-FR"/>
          </w:rPr>
          <w:t>10.1007/s40641-017-0071-0</w:t>
        </w:r>
      </w:hyperlink>
      <w:r w:rsidRPr="00B44095">
        <w:rPr>
          <w:sz w:val="20"/>
          <w:szCs w:val="20"/>
        </w:rPr>
        <w:t>.</w:t>
      </w:r>
    </w:p>
    <w:p w14:paraId="1578E4F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Ashton, T.S., 1997: </w:t>
      </w:r>
      <w:r w:rsidRPr="00B44095">
        <w:rPr>
          <w:i/>
          <w:sz w:val="20"/>
          <w:szCs w:val="20"/>
        </w:rPr>
        <w:t>The Industrial Revolution 1760-1830</w:t>
      </w:r>
      <w:r w:rsidRPr="00B44095">
        <w:rPr>
          <w:sz w:val="20"/>
          <w:szCs w:val="20"/>
        </w:rPr>
        <w:t>. Oxford University Press, Oxford, UK, 162 pp.</w:t>
      </w:r>
    </w:p>
    <w:p w14:paraId="59F4E3E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Ashwin, P., S. Wieczorek, R. Vitolo, and P. Cox, 2012: Tipping points in open systems: bifurcation, noise-induced and rate-dependent examples in the climate system. </w:t>
      </w:r>
      <w:r w:rsidRPr="00B44095">
        <w:rPr>
          <w:i/>
          <w:sz w:val="20"/>
          <w:szCs w:val="20"/>
        </w:rPr>
        <w:t>Philosophical Transactions of the Royal Society A: Mathematical, Physical and Engineering Sciences</w:t>
      </w:r>
      <w:r w:rsidRPr="00B44095">
        <w:rPr>
          <w:sz w:val="20"/>
          <w:szCs w:val="20"/>
        </w:rPr>
        <w:t xml:space="preserve">, </w:t>
      </w:r>
      <w:r w:rsidRPr="00B44095">
        <w:rPr>
          <w:b/>
          <w:sz w:val="20"/>
          <w:szCs w:val="20"/>
        </w:rPr>
        <w:t>370(1962)</w:t>
      </w:r>
      <w:r w:rsidRPr="00B44095">
        <w:rPr>
          <w:sz w:val="20"/>
          <w:szCs w:val="20"/>
        </w:rPr>
        <w:t>, 1166–1184, doi:</w:t>
      </w:r>
      <w:hyperlink r:id="rId44" w:history="1">
        <w:r w:rsidRPr="00B44095">
          <w:rPr>
            <w:rStyle w:val="Hyperlink"/>
            <w:sz w:val="20"/>
            <w:szCs w:val="20"/>
            <w:lang w:val="en-US" w:eastAsia="fr-FR"/>
          </w:rPr>
          <w:t>10.1098/rsta.2011.0306</w:t>
        </w:r>
      </w:hyperlink>
      <w:r w:rsidRPr="00B44095">
        <w:rPr>
          <w:sz w:val="20"/>
          <w:szCs w:val="20"/>
        </w:rPr>
        <w:t>.</w:t>
      </w:r>
    </w:p>
    <w:p w14:paraId="22D8A8C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Atampugre, G., M. Nursey-Bray, and R. Adade, 2019: Using geospatial techniques to assess climate risks in savannah agroecological systems. </w:t>
      </w:r>
      <w:r w:rsidRPr="00B44095">
        <w:rPr>
          <w:i/>
          <w:sz w:val="20"/>
          <w:szCs w:val="20"/>
        </w:rPr>
        <w:t>Remote Sensing Applications: Society and Environment</w:t>
      </w:r>
      <w:r w:rsidRPr="00B44095">
        <w:rPr>
          <w:sz w:val="20"/>
          <w:szCs w:val="20"/>
        </w:rPr>
        <w:t xml:space="preserve">, </w:t>
      </w:r>
      <w:r w:rsidRPr="00B44095">
        <w:rPr>
          <w:b/>
          <w:sz w:val="20"/>
          <w:szCs w:val="20"/>
        </w:rPr>
        <w:t>14</w:t>
      </w:r>
      <w:r w:rsidRPr="00B44095">
        <w:rPr>
          <w:sz w:val="20"/>
          <w:szCs w:val="20"/>
        </w:rPr>
        <w:t>, 100–107, doi:</w:t>
      </w:r>
      <w:hyperlink r:id="rId45" w:history="1">
        <w:r w:rsidRPr="00B44095">
          <w:rPr>
            <w:rStyle w:val="Hyperlink"/>
            <w:sz w:val="20"/>
            <w:szCs w:val="20"/>
            <w:lang w:val="en-US" w:eastAsia="fr-FR"/>
          </w:rPr>
          <w:t>10.1016/j.rsase.2019.01.006</w:t>
        </w:r>
      </w:hyperlink>
      <w:r w:rsidRPr="00B44095">
        <w:rPr>
          <w:sz w:val="20"/>
          <w:szCs w:val="20"/>
        </w:rPr>
        <w:t>.</w:t>
      </w:r>
    </w:p>
    <w:p w14:paraId="6CD0B90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Aumont, O., C. Ethé, A. Tagliabue, L. Bopp, and M. Gehlen, 2015: PISCES-v2: an ocean biogeochemical model for carbon and ecosystem studies. </w:t>
      </w:r>
      <w:r w:rsidRPr="00B44095">
        <w:rPr>
          <w:i/>
          <w:sz w:val="20"/>
          <w:szCs w:val="20"/>
        </w:rPr>
        <w:t>Geoscientific Model Development</w:t>
      </w:r>
      <w:r w:rsidRPr="00B44095">
        <w:rPr>
          <w:sz w:val="20"/>
          <w:szCs w:val="20"/>
        </w:rPr>
        <w:t xml:space="preserve">, </w:t>
      </w:r>
      <w:r w:rsidRPr="00B44095">
        <w:rPr>
          <w:b/>
          <w:sz w:val="20"/>
          <w:szCs w:val="20"/>
        </w:rPr>
        <w:t>8(8)</w:t>
      </w:r>
      <w:r w:rsidRPr="00B44095">
        <w:rPr>
          <w:sz w:val="20"/>
          <w:szCs w:val="20"/>
        </w:rPr>
        <w:t>, 2465–2513, doi:</w:t>
      </w:r>
      <w:hyperlink r:id="rId46" w:history="1">
        <w:r w:rsidRPr="00B44095">
          <w:rPr>
            <w:rStyle w:val="Hyperlink"/>
            <w:sz w:val="20"/>
            <w:szCs w:val="20"/>
            <w:lang w:val="en-US" w:eastAsia="fr-FR"/>
          </w:rPr>
          <w:t>10.5194/gmd-8-2465-2015</w:t>
        </w:r>
      </w:hyperlink>
      <w:r w:rsidRPr="00B44095">
        <w:rPr>
          <w:sz w:val="20"/>
          <w:szCs w:val="20"/>
        </w:rPr>
        <w:t>.</w:t>
      </w:r>
    </w:p>
    <w:p w14:paraId="1E574BB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Baccini, A. et al., 2017: Tropical forests are a net carbon source based on aboveground measurements of gain and loss. </w:t>
      </w:r>
      <w:r w:rsidRPr="00B44095">
        <w:rPr>
          <w:i/>
          <w:sz w:val="20"/>
          <w:szCs w:val="20"/>
        </w:rPr>
        <w:t>Science</w:t>
      </w:r>
      <w:r w:rsidRPr="00B44095">
        <w:rPr>
          <w:sz w:val="20"/>
          <w:szCs w:val="20"/>
        </w:rPr>
        <w:t xml:space="preserve">, </w:t>
      </w:r>
      <w:r w:rsidRPr="00B44095">
        <w:rPr>
          <w:b/>
          <w:sz w:val="20"/>
          <w:szCs w:val="20"/>
        </w:rPr>
        <w:t>358(6360)</w:t>
      </w:r>
      <w:r w:rsidRPr="00B44095">
        <w:rPr>
          <w:sz w:val="20"/>
          <w:szCs w:val="20"/>
        </w:rPr>
        <w:t>, 230–234, doi:</w:t>
      </w:r>
      <w:hyperlink r:id="rId47" w:history="1">
        <w:r w:rsidRPr="00B44095">
          <w:rPr>
            <w:rStyle w:val="Hyperlink"/>
            <w:sz w:val="20"/>
            <w:szCs w:val="20"/>
            <w:lang w:val="en-US" w:eastAsia="fr-FR"/>
          </w:rPr>
          <w:t>10.1126/science.aam5962</w:t>
        </w:r>
      </w:hyperlink>
      <w:r w:rsidRPr="00B44095">
        <w:rPr>
          <w:sz w:val="20"/>
          <w:szCs w:val="20"/>
        </w:rPr>
        <w:t>.</w:t>
      </w:r>
    </w:p>
    <w:p w14:paraId="16005CD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Bador, M. et al., 2020: Impact of Higher Spatial Atmospheric Resolution on Precipitation Extremes Over Land in Global Climate Models. </w:t>
      </w:r>
      <w:r w:rsidRPr="00B44095">
        <w:rPr>
          <w:i/>
          <w:sz w:val="20"/>
          <w:szCs w:val="20"/>
        </w:rPr>
        <w:t>Journal of Geophysical Research: Atmospheres</w:t>
      </w:r>
      <w:r w:rsidRPr="00B44095">
        <w:rPr>
          <w:sz w:val="20"/>
          <w:szCs w:val="20"/>
        </w:rPr>
        <w:t xml:space="preserve">, </w:t>
      </w:r>
      <w:r w:rsidRPr="00B44095">
        <w:rPr>
          <w:b/>
          <w:sz w:val="20"/>
          <w:szCs w:val="20"/>
        </w:rPr>
        <w:t>125(13)</w:t>
      </w:r>
      <w:r w:rsidRPr="00B44095">
        <w:rPr>
          <w:sz w:val="20"/>
          <w:szCs w:val="20"/>
        </w:rPr>
        <w:t>, e2019JD032184, doi:</w:t>
      </w:r>
      <w:hyperlink r:id="rId48" w:history="1">
        <w:r w:rsidRPr="00B44095">
          <w:rPr>
            <w:rStyle w:val="Hyperlink"/>
            <w:sz w:val="20"/>
            <w:szCs w:val="20"/>
            <w:lang w:val="en-US" w:eastAsia="fr-FR"/>
          </w:rPr>
          <w:t>10.1029/2019jd032184</w:t>
        </w:r>
      </w:hyperlink>
      <w:r w:rsidRPr="00B44095">
        <w:rPr>
          <w:sz w:val="20"/>
          <w:szCs w:val="20"/>
        </w:rPr>
        <w:t>.</w:t>
      </w:r>
    </w:p>
    <w:p w14:paraId="26F7324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Balaji, V. et al., 2017: CPMIP: measurements of real computational performance of Earth system models in CMIP6. </w:t>
      </w:r>
      <w:r w:rsidRPr="00B44095">
        <w:rPr>
          <w:i/>
          <w:sz w:val="20"/>
          <w:szCs w:val="20"/>
        </w:rPr>
        <w:t>Geoscientific Model Development</w:t>
      </w:r>
      <w:r w:rsidRPr="00B44095">
        <w:rPr>
          <w:sz w:val="20"/>
          <w:szCs w:val="20"/>
        </w:rPr>
        <w:t xml:space="preserve">, </w:t>
      </w:r>
      <w:r w:rsidRPr="00B44095">
        <w:rPr>
          <w:b/>
          <w:sz w:val="20"/>
          <w:szCs w:val="20"/>
        </w:rPr>
        <w:t>10(1)</w:t>
      </w:r>
      <w:r w:rsidRPr="00B44095">
        <w:rPr>
          <w:sz w:val="20"/>
          <w:szCs w:val="20"/>
        </w:rPr>
        <w:t>, 19–34, doi:</w:t>
      </w:r>
      <w:hyperlink r:id="rId49" w:history="1">
        <w:r w:rsidRPr="00B44095">
          <w:rPr>
            <w:rStyle w:val="Hyperlink"/>
            <w:sz w:val="20"/>
            <w:szCs w:val="20"/>
            <w:lang w:val="en-US" w:eastAsia="fr-FR"/>
          </w:rPr>
          <w:t>10.5194/gmd-10-19-2017</w:t>
        </w:r>
      </w:hyperlink>
      <w:r w:rsidRPr="00B44095">
        <w:rPr>
          <w:sz w:val="20"/>
          <w:szCs w:val="20"/>
        </w:rPr>
        <w:t>.</w:t>
      </w:r>
    </w:p>
    <w:p w14:paraId="7451674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Balaji, V. et al., 2018: Requirements for a global data infrastructure in support of CMIP6. </w:t>
      </w:r>
      <w:r w:rsidRPr="00B44095">
        <w:rPr>
          <w:i/>
          <w:sz w:val="20"/>
          <w:szCs w:val="20"/>
        </w:rPr>
        <w:t>Geoscientific Model Development</w:t>
      </w:r>
      <w:r w:rsidRPr="00B44095">
        <w:rPr>
          <w:sz w:val="20"/>
          <w:szCs w:val="20"/>
        </w:rPr>
        <w:t xml:space="preserve">, </w:t>
      </w:r>
      <w:r w:rsidRPr="00B44095">
        <w:rPr>
          <w:b/>
          <w:sz w:val="20"/>
          <w:szCs w:val="20"/>
        </w:rPr>
        <w:t>11(9)</w:t>
      </w:r>
      <w:r w:rsidRPr="00B44095">
        <w:rPr>
          <w:sz w:val="20"/>
          <w:szCs w:val="20"/>
        </w:rPr>
        <w:t>, 3659–3680, doi:</w:t>
      </w:r>
      <w:hyperlink r:id="rId50" w:history="1">
        <w:r w:rsidRPr="00B44095">
          <w:rPr>
            <w:rStyle w:val="Hyperlink"/>
            <w:sz w:val="20"/>
            <w:szCs w:val="20"/>
            <w:lang w:val="en-US" w:eastAsia="fr-FR"/>
          </w:rPr>
          <w:t>10.5194/gmd-11-3659-2018</w:t>
        </w:r>
      </w:hyperlink>
      <w:r w:rsidRPr="00B44095">
        <w:rPr>
          <w:sz w:val="20"/>
          <w:szCs w:val="20"/>
        </w:rPr>
        <w:t>.</w:t>
      </w:r>
    </w:p>
    <w:p w14:paraId="71F4B8B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Balco, G., 2020a: Glacier Change and Paleoclimate Applications of Cosmogenic-Nuclide Exposure Dating. </w:t>
      </w:r>
      <w:r w:rsidRPr="00B44095">
        <w:rPr>
          <w:i/>
          <w:sz w:val="20"/>
          <w:szCs w:val="20"/>
        </w:rPr>
        <w:t>Annual Review of Earth and Planetary Sciences</w:t>
      </w:r>
      <w:r w:rsidRPr="00B44095">
        <w:rPr>
          <w:sz w:val="20"/>
          <w:szCs w:val="20"/>
        </w:rPr>
        <w:t xml:space="preserve">, </w:t>
      </w:r>
      <w:r w:rsidRPr="00B44095">
        <w:rPr>
          <w:b/>
          <w:sz w:val="20"/>
          <w:szCs w:val="20"/>
        </w:rPr>
        <w:t>48(1)</w:t>
      </w:r>
      <w:r w:rsidRPr="00B44095">
        <w:rPr>
          <w:sz w:val="20"/>
          <w:szCs w:val="20"/>
        </w:rPr>
        <w:t>, 21–48, doi:</w:t>
      </w:r>
      <w:hyperlink r:id="rId51" w:history="1">
        <w:r w:rsidRPr="00B44095">
          <w:rPr>
            <w:rStyle w:val="Hyperlink"/>
            <w:sz w:val="20"/>
            <w:szCs w:val="20"/>
            <w:lang w:val="en-US" w:eastAsia="fr-FR"/>
          </w:rPr>
          <w:t>10.1146/annurev-earth-081619-052609</w:t>
        </w:r>
      </w:hyperlink>
      <w:r w:rsidRPr="00B44095">
        <w:rPr>
          <w:sz w:val="20"/>
          <w:szCs w:val="20"/>
        </w:rPr>
        <w:t>.</w:t>
      </w:r>
    </w:p>
    <w:p w14:paraId="545ED96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Balco, G., 2020b: Technical note: A prototype transparent-middle-layer data management and analysis infrastructure for cosmogenic-nuclide exposure dating. </w:t>
      </w:r>
      <w:r w:rsidRPr="00B44095">
        <w:rPr>
          <w:i/>
          <w:sz w:val="20"/>
          <w:szCs w:val="20"/>
        </w:rPr>
        <w:t>Geochronology</w:t>
      </w:r>
      <w:r w:rsidRPr="00B44095">
        <w:rPr>
          <w:sz w:val="20"/>
          <w:szCs w:val="20"/>
        </w:rPr>
        <w:t xml:space="preserve">, </w:t>
      </w:r>
      <w:r w:rsidRPr="00B44095">
        <w:rPr>
          <w:b/>
          <w:sz w:val="20"/>
          <w:szCs w:val="20"/>
        </w:rPr>
        <w:t>2(2)</w:t>
      </w:r>
      <w:r w:rsidRPr="00B44095">
        <w:rPr>
          <w:sz w:val="20"/>
          <w:szCs w:val="20"/>
        </w:rPr>
        <w:t>, 169–175, doi:</w:t>
      </w:r>
      <w:hyperlink r:id="rId52" w:history="1">
        <w:r w:rsidRPr="00B44095">
          <w:rPr>
            <w:rStyle w:val="Hyperlink"/>
            <w:sz w:val="20"/>
            <w:szCs w:val="20"/>
            <w:lang w:val="en-US" w:eastAsia="fr-FR"/>
          </w:rPr>
          <w:t>10.5194/gchron-2-169-2020</w:t>
        </w:r>
      </w:hyperlink>
      <w:r w:rsidRPr="00B44095">
        <w:rPr>
          <w:sz w:val="20"/>
          <w:szCs w:val="20"/>
        </w:rPr>
        <w:t>.</w:t>
      </w:r>
    </w:p>
    <w:p w14:paraId="55C6788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Balmaseda, M.A. et al., 2015: The Ocean Reanalyses Intercomparison Project (ORA-IP). </w:t>
      </w:r>
      <w:r w:rsidRPr="00B44095">
        <w:rPr>
          <w:i/>
          <w:sz w:val="20"/>
          <w:szCs w:val="20"/>
        </w:rPr>
        <w:t>Journal of Operational Oceanography</w:t>
      </w:r>
      <w:r w:rsidRPr="00B44095">
        <w:rPr>
          <w:sz w:val="20"/>
          <w:szCs w:val="20"/>
        </w:rPr>
        <w:t xml:space="preserve">, </w:t>
      </w:r>
      <w:r w:rsidRPr="00B44095">
        <w:rPr>
          <w:b/>
          <w:sz w:val="20"/>
          <w:szCs w:val="20"/>
        </w:rPr>
        <w:t>8(sup1)</w:t>
      </w:r>
      <w:r w:rsidRPr="00B44095">
        <w:rPr>
          <w:sz w:val="20"/>
          <w:szCs w:val="20"/>
        </w:rPr>
        <w:t>, s80–s97, doi:</w:t>
      </w:r>
      <w:hyperlink r:id="rId53" w:history="1">
        <w:r w:rsidRPr="00B44095">
          <w:rPr>
            <w:rStyle w:val="Hyperlink"/>
            <w:sz w:val="20"/>
            <w:szCs w:val="20"/>
            <w:lang w:val="en-US" w:eastAsia="fr-FR"/>
          </w:rPr>
          <w:t>10.1080/1755876x.2015.1022329</w:t>
        </w:r>
      </w:hyperlink>
      <w:r w:rsidRPr="00B44095">
        <w:rPr>
          <w:sz w:val="20"/>
          <w:szCs w:val="20"/>
        </w:rPr>
        <w:t>.</w:t>
      </w:r>
    </w:p>
    <w:p w14:paraId="3A0A39B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Bamber, J.L., R.M. Westaway, B. Marzeion, and B. Wouters, 2018: The land ice contribution to sea level during the satellite era. </w:t>
      </w:r>
      <w:r w:rsidRPr="00B44095">
        <w:rPr>
          <w:i/>
          <w:sz w:val="20"/>
          <w:szCs w:val="20"/>
        </w:rPr>
        <w:t>Environmental Research Letters</w:t>
      </w:r>
      <w:r w:rsidRPr="00B44095">
        <w:rPr>
          <w:sz w:val="20"/>
          <w:szCs w:val="20"/>
        </w:rPr>
        <w:t xml:space="preserve">, </w:t>
      </w:r>
      <w:r w:rsidRPr="00B44095">
        <w:rPr>
          <w:b/>
          <w:sz w:val="20"/>
          <w:szCs w:val="20"/>
        </w:rPr>
        <w:t>13(6)</w:t>
      </w:r>
      <w:r w:rsidRPr="00B44095">
        <w:rPr>
          <w:sz w:val="20"/>
          <w:szCs w:val="20"/>
        </w:rPr>
        <w:t>, 063008, doi:</w:t>
      </w:r>
      <w:hyperlink r:id="rId54" w:history="1">
        <w:r w:rsidRPr="00B44095">
          <w:rPr>
            <w:rStyle w:val="Hyperlink"/>
            <w:sz w:val="20"/>
            <w:szCs w:val="20"/>
            <w:lang w:val="en-US" w:eastAsia="fr-FR"/>
          </w:rPr>
          <w:t>10.1088/1748-9326/aac2f0</w:t>
        </w:r>
      </w:hyperlink>
      <w:r w:rsidRPr="00B44095">
        <w:rPr>
          <w:sz w:val="20"/>
          <w:szCs w:val="20"/>
        </w:rPr>
        <w:t>.</w:t>
      </w:r>
    </w:p>
    <w:p w14:paraId="3555128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Banerjee, A., J.C. Fyfe, L.M. Polvani, D. Waugh, and K.L. Chang, 2020: A pause in Southern Hemisphere circulation trends due to the Montreal Protocol. </w:t>
      </w:r>
      <w:r w:rsidRPr="00B44095">
        <w:rPr>
          <w:i/>
          <w:sz w:val="20"/>
          <w:szCs w:val="20"/>
        </w:rPr>
        <w:t>Nature</w:t>
      </w:r>
      <w:r w:rsidRPr="00B44095">
        <w:rPr>
          <w:sz w:val="20"/>
          <w:szCs w:val="20"/>
        </w:rPr>
        <w:t xml:space="preserve">, </w:t>
      </w:r>
      <w:r w:rsidRPr="00B44095">
        <w:rPr>
          <w:b/>
          <w:sz w:val="20"/>
          <w:szCs w:val="20"/>
        </w:rPr>
        <w:t>579(7800)</w:t>
      </w:r>
      <w:r w:rsidRPr="00B44095">
        <w:rPr>
          <w:sz w:val="20"/>
          <w:szCs w:val="20"/>
        </w:rPr>
        <w:t>, 544–548, doi:</w:t>
      </w:r>
      <w:hyperlink r:id="rId55" w:history="1">
        <w:r w:rsidRPr="00B44095">
          <w:rPr>
            <w:rStyle w:val="Hyperlink"/>
            <w:sz w:val="20"/>
            <w:szCs w:val="20"/>
            <w:lang w:val="en-US" w:eastAsia="fr-FR"/>
          </w:rPr>
          <w:t>10.1038/s41586-020-2120-4</w:t>
        </w:r>
      </w:hyperlink>
      <w:r w:rsidRPr="00B44095">
        <w:rPr>
          <w:sz w:val="20"/>
          <w:szCs w:val="20"/>
        </w:rPr>
        <w:t>.</w:t>
      </w:r>
    </w:p>
    <w:p w14:paraId="1BB5625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Banks, H. and R. Wood, 2002: Where to look for anthropogenic climate change in the ocean. </w:t>
      </w:r>
      <w:r w:rsidRPr="00B44095">
        <w:rPr>
          <w:i/>
          <w:sz w:val="20"/>
          <w:szCs w:val="20"/>
        </w:rPr>
        <w:t>Journal of Climate</w:t>
      </w:r>
      <w:r w:rsidRPr="00B44095">
        <w:rPr>
          <w:sz w:val="20"/>
          <w:szCs w:val="20"/>
        </w:rPr>
        <w:t>, doi:</w:t>
      </w:r>
      <w:hyperlink r:id="rId56" w:history="1">
        <w:r w:rsidRPr="00B44095">
          <w:rPr>
            <w:rStyle w:val="Hyperlink"/>
            <w:sz w:val="20"/>
            <w:szCs w:val="20"/>
            <w:lang w:val="en-US" w:eastAsia="fr-FR"/>
          </w:rPr>
          <w:t>10.1175/1520-0442(2002)015&lt;0879:wtlfac&gt;2.0.co;2</w:t>
        </w:r>
      </w:hyperlink>
      <w:r w:rsidRPr="00B44095">
        <w:rPr>
          <w:sz w:val="20"/>
          <w:szCs w:val="20"/>
        </w:rPr>
        <w:t>.</w:t>
      </w:r>
    </w:p>
    <w:p w14:paraId="188BA45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Barnett, T.P. and M.E. Schlesinger, 1987: Detecting changes in global climate induced by greenhouse gases. </w:t>
      </w:r>
      <w:r w:rsidRPr="00B44095">
        <w:rPr>
          <w:i/>
          <w:sz w:val="20"/>
          <w:szCs w:val="20"/>
        </w:rPr>
        <w:t>Journal of Geophysical Research</w:t>
      </w:r>
      <w:r w:rsidRPr="00B44095">
        <w:rPr>
          <w:sz w:val="20"/>
          <w:szCs w:val="20"/>
        </w:rPr>
        <w:t xml:space="preserve">, </w:t>
      </w:r>
      <w:r w:rsidRPr="00B44095">
        <w:rPr>
          <w:b/>
          <w:sz w:val="20"/>
          <w:szCs w:val="20"/>
        </w:rPr>
        <w:t>92(D12)</w:t>
      </w:r>
      <w:r w:rsidRPr="00B44095">
        <w:rPr>
          <w:sz w:val="20"/>
          <w:szCs w:val="20"/>
        </w:rPr>
        <w:t>, 14772, doi:</w:t>
      </w:r>
      <w:hyperlink r:id="rId57" w:history="1">
        <w:r w:rsidRPr="00B44095">
          <w:rPr>
            <w:rStyle w:val="Hyperlink"/>
            <w:sz w:val="20"/>
            <w:szCs w:val="20"/>
            <w:lang w:val="en-US" w:eastAsia="fr-FR"/>
          </w:rPr>
          <w:t>10.1029/jd092id12p14772</w:t>
        </w:r>
      </w:hyperlink>
      <w:r w:rsidRPr="00B44095">
        <w:rPr>
          <w:sz w:val="20"/>
          <w:szCs w:val="20"/>
        </w:rPr>
        <w:t>.</w:t>
      </w:r>
    </w:p>
    <w:p w14:paraId="402D530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Barrett, H.G., J.M. Jones, and G.R. Bigg, 2018: Reconstructing El Niño Southern Oscillation using data from ships’ logbooks, 1815–1854. Part II: Comparisons with existing ENSO reconstructions and implications for reconstructing ENSO diversity. </w:t>
      </w:r>
      <w:r w:rsidRPr="00B44095">
        <w:rPr>
          <w:i/>
          <w:sz w:val="20"/>
          <w:szCs w:val="20"/>
        </w:rPr>
        <w:t>Climate Dynamics</w:t>
      </w:r>
      <w:r w:rsidRPr="00B44095">
        <w:rPr>
          <w:sz w:val="20"/>
          <w:szCs w:val="20"/>
        </w:rPr>
        <w:t xml:space="preserve">, </w:t>
      </w:r>
      <w:r w:rsidRPr="00B44095">
        <w:rPr>
          <w:b/>
          <w:sz w:val="20"/>
          <w:szCs w:val="20"/>
        </w:rPr>
        <w:t>50(9–10)</w:t>
      </w:r>
      <w:r w:rsidRPr="00B44095">
        <w:rPr>
          <w:sz w:val="20"/>
          <w:szCs w:val="20"/>
        </w:rPr>
        <w:t>, 3131–3152, doi:</w:t>
      </w:r>
      <w:hyperlink r:id="rId58" w:history="1">
        <w:r w:rsidRPr="00B44095">
          <w:rPr>
            <w:rStyle w:val="Hyperlink"/>
            <w:sz w:val="20"/>
            <w:szCs w:val="20"/>
            <w:lang w:val="en-US" w:eastAsia="fr-FR"/>
          </w:rPr>
          <w:t>10.1007/s00382-017-3797-4</w:t>
        </w:r>
      </w:hyperlink>
      <w:r w:rsidRPr="00B44095">
        <w:rPr>
          <w:sz w:val="20"/>
          <w:szCs w:val="20"/>
        </w:rPr>
        <w:t>.</w:t>
      </w:r>
    </w:p>
    <w:p w14:paraId="25D8470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Bathiany, S., J. Hidding, and M. Scheffer, 2020: Edge Detection Reveals Abrupt and Extreme Climate Events. </w:t>
      </w:r>
      <w:r w:rsidRPr="00B44095">
        <w:rPr>
          <w:i/>
          <w:sz w:val="20"/>
          <w:szCs w:val="20"/>
        </w:rPr>
        <w:t>Journal of Climate</w:t>
      </w:r>
      <w:r w:rsidRPr="00B44095">
        <w:rPr>
          <w:sz w:val="20"/>
          <w:szCs w:val="20"/>
        </w:rPr>
        <w:t xml:space="preserve">, </w:t>
      </w:r>
      <w:r w:rsidRPr="00B44095">
        <w:rPr>
          <w:b/>
          <w:sz w:val="20"/>
          <w:szCs w:val="20"/>
        </w:rPr>
        <w:t>33(15)</w:t>
      </w:r>
      <w:r w:rsidRPr="00B44095">
        <w:rPr>
          <w:sz w:val="20"/>
          <w:szCs w:val="20"/>
        </w:rPr>
        <w:t>, 6399–6421, doi:</w:t>
      </w:r>
      <w:hyperlink r:id="rId59" w:history="1">
        <w:r w:rsidRPr="00B44095">
          <w:rPr>
            <w:rStyle w:val="Hyperlink"/>
            <w:sz w:val="20"/>
            <w:szCs w:val="20"/>
            <w:lang w:val="en-US" w:eastAsia="fr-FR"/>
          </w:rPr>
          <w:t>10.1175/jcli-d-19-0449.1</w:t>
        </w:r>
      </w:hyperlink>
      <w:r w:rsidRPr="00B44095">
        <w:rPr>
          <w:sz w:val="20"/>
          <w:szCs w:val="20"/>
        </w:rPr>
        <w:t>.</w:t>
      </w:r>
    </w:p>
    <w:p w14:paraId="7529DCE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Batten, S.D. et al., 2019: A Global Plankton Diversity Monitoring Program   . </w:t>
      </w:r>
      <w:r w:rsidRPr="00B44095">
        <w:rPr>
          <w:i/>
          <w:sz w:val="20"/>
          <w:szCs w:val="20"/>
        </w:rPr>
        <w:t xml:space="preserve">Frontiers in Marine Science  </w:t>
      </w:r>
      <w:r w:rsidRPr="00B44095">
        <w:rPr>
          <w:sz w:val="20"/>
          <w:szCs w:val="20"/>
        </w:rPr>
        <w:t xml:space="preserve">, </w:t>
      </w:r>
      <w:r w:rsidRPr="00B44095">
        <w:rPr>
          <w:b/>
          <w:sz w:val="20"/>
          <w:szCs w:val="20"/>
        </w:rPr>
        <w:t xml:space="preserve">6      </w:t>
      </w:r>
      <w:r w:rsidRPr="00B44095">
        <w:rPr>
          <w:sz w:val="20"/>
          <w:szCs w:val="20"/>
        </w:rPr>
        <w:t>, 321.</w:t>
      </w:r>
    </w:p>
    <w:p w14:paraId="620CE32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Baumberger, C., R. Knutti, and G. Hirsch Hadorn, 2017: Building confidence in climate model projections: an analysis of inferences from fit. </w:t>
      </w:r>
      <w:r w:rsidRPr="00B44095">
        <w:rPr>
          <w:i/>
          <w:sz w:val="20"/>
          <w:szCs w:val="20"/>
        </w:rPr>
        <w:t>WIREs Climate Change</w:t>
      </w:r>
      <w:r w:rsidRPr="00B44095">
        <w:rPr>
          <w:sz w:val="20"/>
          <w:szCs w:val="20"/>
        </w:rPr>
        <w:t xml:space="preserve">, </w:t>
      </w:r>
      <w:r w:rsidRPr="00B44095">
        <w:rPr>
          <w:b/>
          <w:sz w:val="20"/>
          <w:szCs w:val="20"/>
        </w:rPr>
        <w:t>8(3)</w:t>
      </w:r>
      <w:r w:rsidRPr="00B44095">
        <w:rPr>
          <w:sz w:val="20"/>
          <w:szCs w:val="20"/>
        </w:rPr>
        <w:t>, e454, doi:</w:t>
      </w:r>
      <w:hyperlink r:id="rId60" w:history="1">
        <w:r w:rsidRPr="00B44095">
          <w:rPr>
            <w:rStyle w:val="Hyperlink"/>
            <w:sz w:val="20"/>
            <w:szCs w:val="20"/>
            <w:lang w:val="en-US" w:eastAsia="fr-FR"/>
          </w:rPr>
          <w:t>10.1002/wcc.454</w:t>
        </w:r>
      </w:hyperlink>
      <w:r w:rsidRPr="00B44095">
        <w:rPr>
          <w:sz w:val="20"/>
          <w:szCs w:val="20"/>
        </w:rPr>
        <w:t>.</w:t>
      </w:r>
    </w:p>
    <w:p w14:paraId="23727F5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Beck, H.E. et al., 2017: MSWEP: 3-hourly 0.25° global gridded precipitation (1979–2015) by merging gauge, satellite, and reanalysis data. </w:t>
      </w:r>
      <w:r w:rsidRPr="00B44095">
        <w:rPr>
          <w:i/>
          <w:sz w:val="20"/>
          <w:szCs w:val="20"/>
        </w:rPr>
        <w:t>Hydrology and Earth System Sciences</w:t>
      </w:r>
      <w:r w:rsidRPr="00B44095">
        <w:rPr>
          <w:sz w:val="20"/>
          <w:szCs w:val="20"/>
        </w:rPr>
        <w:t xml:space="preserve">, </w:t>
      </w:r>
      <w:r w:rsidRPr="00B44095">
        <w:rPr>
          <w:b/>
          <w:sz w:val="20"/>
          <w:szCs w:val="20"/>
        </w:rPr>
        <w:t>21(1)</w:t>
      </w:r>
      <w:r w:rsidRPr="00B44095">
        <w:rPr>
          <w:sz w:val="20"/>
          <w:szCs w:val="20"/>
        </w:rPr>
        <w:t>, 589–615, doi:</w:t>
      </w:r>
      <w:hyperlink r:id="rId61" w:history="1">
        <w:r w:rsidRPr="00B44095">
          <w:rPr>
            <w:rStyle w:val="Hyperlink"/>
            <w:sz w:val="20"/>
            <w:szCs w:val="20"/>
            <w:lang w:val="en-US" w:eastAsia="fr-FR"/>
          </w:rPr>
          <w:t>10.5194/hess-21-589-2017</w:t>
        </w:r>
      </w:hyperlink>
      <w:r w:rsidRPr="00B44095">
        <w:rPr>
          <w:sz w:val="20"/>
          <w:szCs w:val="20"/>
        </w:rPr>
        <w:t>.</w:t>
      </w:r>
    </w:p>
    <w:p w14:paraId="7A8D283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lastRenderedPageBreak/>
        <w:t xml:space="preserve">Beck, H.E. et al., 2018: Present and future Köppen-Geiger climate classification maps at 1-km resolution. </w:t>
      </w:r>
      <w:r w:rsidRPr="00B44095">
        <w:rPr>
          <w:i/>
          <w:sz w:val="20"/>
          <w:szCs w:val="20"/>
        </w:rPr>
        <w:t>Scientific Data</w:t>
      </w:r>
      <w:r w:rsidRPr="00B44095">
        <w:rPr>
          <w:sz w:val="20"/>
          <w:szCs w:val="20"/>
        </w:rPr>
        <w:t xml:space="preserve">, </w:t>
      </w:r>
      <w:r w:rsidRPr="00B44095">
        <w:rPr>
          <w:b/>
          <w:sz w:val="20"/>
          <w:szCs w:val="20"/>
        </w:rPr>
        <w:t>5</w:t>
      </w:r>
      <w:r w:rsidRPr="00B44095">
        <w:rPr>
          <w:sz w:val="20"/>
          <w:szCs w:val="20"/>
        </w:rPr>
        <w:t>, 180214.</w:t>
      </w:r>
    </w:p>
    <w:p w14:paraId="144BC0F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Beck, J. et al., 2018: Bipolar carbon and hydrogen isotope constraints on the Holocene methane budget. </w:t>
      </w:r>
      <w:r w:rsidRPr="00B44095">
        <w:rPr>
          <w:i/>
          <w:sz w:val="20"/>
          <w:szCs w:val="20"/>
        </w:rPr>
        <w:t>Biogeosciences</w:t>
      </w:r>
      <w:r w:rsidRPr="00B44095">
        <w:rPr>
          <w:sz w:val="20"/>
          <w:szCs w:val="20"/>
        </w:rPr>
        <w:t xml:space="preserve">, </w:t>
      </w:r>
      <w:r w:rsidRPr="00B44095">
        <w:rPr>
          <w:b/>
          <w:sz w:val="20"/>
          <w:szCs w:val="20"/>
        </w:rPr>
        <w:t>15(23)</w:t>
      </w:r>
      <w:r w:rsidRPr="00B44095">
        <w:rPr>
          <w:sz w:val="20"/>
          <w:szCs w:val="20"/>
        </w:rPr>
        <w:t>, 7155–7175, doi:</w:t>
      </w:r>
      <w:hyperlink r:id="rId62" w:history="1">
        <w:r w:rsidRPr="00B44095">
          <w:rPr>
            <w:rStyle w:val="Hyperlink"/>
            <w:sz w:val="20"/>
            <w:szCs w:val="20"/>
            <w:lang w:val="en-US" w:eastAsia="fr-FR"/>
          </w:rPr>
          <w:t>10.5194/bg-15-7155-2018</w:t>
        </w:r>
      </w:hyperlink>
      <w:r w:rsidRPr="00B44095">
        <w:rPr>
          <w:sz w:val="20"/>
          <w:szCs w:val="20"/>
        </w:rPr>
        <w:t>.</w:t>
      </w:r>
    </w:p>
    <w:p w14:paraId="39374DA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Becker, A. et al., 2013: A description of the global land-surface precipitation data products of the Global Precipitation Climatology Centre with sample applications including centennial (trend) analysis from 1901–present. </w:t>
      </w:r>
      <w:r w:rsidRPr="00B44095">
        <w:rPr>
          <w:i/>
          <w:sz w:val="20"/>
          <w:szCs w:val="20"/>
        </w:rPr>
        <w:t>Earth System Science Data</w:t>
      </w:r>
      <w:r w:rsidRPr="00B44095">
        <w:rPr>
          <w:sz w:val="20"/>
          <w:szCs w:val="20"/>
        </w:rPr>
        <w:t xml:space="preserve">, </w:t>
      </w:r>
      <w:r w:rsidRPr="00B44095">
        <w:rPr>
          <w:b/>
          <w:sz w:val="20"/>
          <w:szCs w:val="20"/>
        </w:rPr>
        <w:t>5(1)</w:t>
      </w:r>
      <w:r w:rsidRPr="00B44095">
        <w:rPr>
          <w:sz w:val="20"/>
          <w:szCs w:val="20"/>
        </w:rPr>
        <w:t>, 71–99, doi:</w:t>
      </w:r>
      <w:hyperlink r:id="rId63" w:history="1">
        <w:r w:rsidRPr="00B44095">
          <w:rPr>
            <w:rStyle w:val="Hyperlink"/>
            <w:sz w:val="20"/>
            <w:szCs w:val="20"/>
            <w:lang w:val="en-US" w:eastAsia="fr-FR"/>
          </w:rPr>
          <w:t>10.5194/essd-5-71-2013</w:t>
        </w:r>
      </w:hyperlink>
      <w:r w:rsidRPr="00B44095">
        <w:rPr>
          <w:sz w:val="20"/>
          <w:szCs w:val="20"/>
        </w:rPr>
        <w:t>.</w:t>
      </w:r>
    </w:p>
    <w:p w14:paraId="19AACBC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Belda, M., E. Holtanová, T. Halenka, and J. Kalvová, 2014: Climate classification revisited: from Köppen to Trewartha. </w:t>
      </w:r>
      <w:r w:rsidRPr="00B44095">
        <w:rPr>
          <w:i/>
          <w:sz w:val="20"/>
          <w:szCs w:val="20"/>
        </w:rPr>
        <w:t>Climate Research</w:t>
      </w:r>
      <w:r w:rsidRPr="00B44095">
        <w:rPr>
          <w:sz w:val="20"/>
          <w:szCs w:val="20"/>
        </w:rPr>
        <w:t xml:space="preserve">, </w:t>
      </w:r>
      <w:r w:rsidRPr="00B44095">
        <w:rPr>
          <w:b/>
          <w:sz w:val="20"/>
          <w:szCs w:val="20"/>
        </w:rPr>
        <w:t>59(1)</w:t>
      </w:r>
      <w:r w:rsidRPr="00B44095">
        <w:rPr>
          <w:sz w:val="20"/>
          <w:szCs w:val="20"/>
        </w:rPr>
        <w:t>, 1–13, doi:</w:t>
      </w:r>
      <w:hyperlink r:id="rId64" w:history="1">
        <w:r w:rsidRPr="00B44095">
          <w:rPr>
            <w:rStyle w:val="Hyperlink"/>
            <w:sz w:val="20"/>
            <w:szCs w:val="20"/>
            <w:lang w:val="en-US" w:eastAsia="fr-FR"/>
          </w:rPr>
          <w:t>10.3354/cr01204</w:t>
        </w:r>
      </w:hyperlink>
      <w:r w:rsidRPr="00B44095">
        <w:rPr>
          <w:sz w:val="20"/>
          <w:szCs w:val="20"/>
        </w:rPr>
        <w:t>.</w:t>
      </w:r>
    </w:p>
    <w:p w14:paraId="4859199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Belda, M., E. Holtanová, J. Kalvová, and T. Halenka, 2016: Global warming-induced changes in climate zones based on CMIP5 projections. </w:t>
      </w:r>
      <w:r w:rsidRPr="00B44095">
        <w:rPr>
          <w:i/>
          <w:sz w:val="20"/>
          <w:szCs w:val="20"/>
        </w:rPr>
        <w:t>Climate Research</w:t>
      </w:r>
      <w:r w:rsidRPr="00B44095">
        <w:rPr>
          <w:sz w:val="20"/>
          <w:szCs w:val="20"/>
        </w:rPr>
        <w:t xml:space="preserve">, </w:t>
      </w:r>
      <w:r w:rsidRPr="00B44095">
        <w:rPr>
          <w:b/>
          <w:sz w:val="20"/>
          <w:szCs w:val="20"/>
        </w:rPr>
        <w:t>71(1)</w:t>
      </w:r>
      <w:r w:rsidRPr="00B44095">
        <w:rPr>
          <w:sz w:val="20"/>
          <w:szCs w:val="20"/>
        </w:rPr>
        <w:t>, 17–31, doi:</w:t>
      </w:r>
      <w:hyperlink r:id="rId65" w:history="1">
        <w:r w:rsidRPr="00B44095">
          <w:rPr>
            <w:rStyle w:val="Hyperlink"/>
            <w:sz w:val="20"/>
            <w:szCs w:val="20"/>
            <w:lang w:val="en-US" w:eastAsia="fr-FR"/>
          </w:rPr>
          <w:t>10.3354/cr01418</w:t>
        </w:r>
      </w:hyperlink>
      <w:r w:rsidRPr="00B44095">
        <w:rPr>
          <w:sz w:val="20"/>
          <w:szCs w:val="20"/>
        </w:rPr>
        <w:t>.</w:t>
      </w:r>
    </w:p>
    <w:p w14:paraId="1D369BF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Belda, M., E. Holtanová, T. Halenka, J. Kalvová, and Z. Hlávka, 2015: Evaluation of CMIP5 present climate simulations using the Köppen-Trewartha climate classification. </w:t>
      </w:r>
      <w:r w:rsidRPr="00B44095">
        <w:rPr>
          <w:i/>
          <w:sz w:val="20"/>
          <w:szCs w:val="20"/>
        </w:rPr>
        <w:t>Climate Research</w:t>
      </w:r>
      <w:r w:rsidRPr="00B44095">
        <w:rPr>
          <w:sz w:val="20"/>
          <w:szCs w:val="20"/>
        </w:rPr>
        <w:t xml:space="preserve">, </w:t>
      </w:r>
      <w:r w:rsidRPr="00B44095">
        <w:rPr>
          <w:b/>
          <w:sz w:val="20"/>
          <w:szCs w:val="20"/>
        </w:rPr>
        <w:t>64(3)</w:t>
      </w:r>
      <w:r w:rsidRPr="00B44095">
        <w:rPr>
          <w:sz w:val="20"/>
          <w:szCs w:val="20"/>
        </w:rPr>
        <w:t>, 201–212, doi:</w:t>
      </w:r>
      <w:hyperlink r:id="rId66" w:history="1">
        <w:r w:rsidRPr="00B44095">
          <w:rPr>
            <w:rStyle w:val="Hyperlink"/>
            <w:sz w:val="20"/>
            <w:szCs w:val="20"/>
            <w:lang w:val="en-US" w:eastAsia="fr-FR"/>
          </w:rPr>
          <w:t>10.3354/cr01316</w:t>
        </w:r>
      </w:hyperlink>
      <w:r w:rsidRPr="00B44095">
        <w:rPr>
          <w:sz w:val="20"/>
          <w:szCs w:val="20"/>
        </w:rPr>
        <w:t>.</w:t>
      </w:r>
    </w:p>
    <w:p w14:paraId="5309B60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Bellenger, H., E. Guilyardi, J. Leloup, M. Lengaigne, and J. Vialard, 2014: ENSO representation in climate models: from CMIP3 to CMIP5. </w:t>
      </w:r>
      <w:r w:rsidRPr="00B44095">
        <w:rPr>
          <w:i/>
          <w:sz w:val="20"/>
          <w:szCs w:val="20"/>
        </w:rPr>
        <w:t>Climate Dynamics</w:t>
      </w:r>
      <w:r w:rsidRPr="00B44095">
        <w:rPr>
          <w:sz w:val="20"/>
          <w:szCs w:val="20"/>
        </w:rPr>
        <w:t xml:space="preserve">, </w:t>
      </w:r>
      <w:r w:rsidRPr="00B44095">
        <w:rPr>
          <w:b/>
          <w:sz w:val="20"/>
          <w:szCs w:val="20"/>
        </w:rPr>
        <w:t>42(7–8)</w:t>
      </w:r>
      <w:r w:rsidRPr="00B44095">
        <w:rPr>
          <w:sz w:val="20"/>
          <w:szCs w:val="20"/>
        </w:rPr>
        <w:t>, 1999–2018, doi:</w:t>
      </w:r>
      <w:hyperlink r:id="rId67" w:history="1">
        <w:r w:rsidRPr="00B44095">
          <w:rPr>
            <w:rStyle w:val="Hyperlink"/>
            <w:sz w:val="20"/>
            <w:szCs w:val="20"/>
            <w:lang w:val="en-US" w:eastAsia="fr-FR"/>
          </w:rPr>
          <w:t>10.1007/s00382-013-1783-z</w:t>
        </w:r>
      </w:hyperlink>
      <w:r w:rsidRPr="00B44095">
        <w:rPr>
          <w:sz w:val="20"/>
          <w:szCs w:val="20"/>
        </w:rPr>
        <w:t>.</w:t>
      </w:r>
    </w:p>
    <w:p w14:paraId="36993B4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Benveniste, H., O. Boucher, C. Guivarch, H. Treut, and P. Criqui, 2018: Impacts of nationally determined contributions on 2030 global greenhouse gas emissions: uncertainty analysis and distribution of emissions. </w:t>
      </w:r>
      <w:r w:rsidRPr="00B44095">
        <w:rPr>
          <w:i/>
          <w:sz w:val="20"/>
          <w:szCs w:val="20"/>
        </w:rPr>
        <w:t>Environmental Research Letters</w:t>
      </w:r>
      <w:r w:rsidRPr="00B44095">
        <w:rPr>
          <w:sz w:val="20"/>
          <w:szCs w:val="20"/>
        </w:rPr>
        <w:t xml:space="preserve">, </w:t>
      </w:r>
      <w:r w:rsidRPr="00B44095">
        <w:rPr>
          <w:b/>
          <w:sz w:val="20"/>
          <w:szCs w:val="20"/>
        </w:rPr>
        <w:t>13(1)</w:t>
      </w:r>
      <w:r w:rsidRPr="00B44095">
        <w:rPr>
          <w:sz w:val="20"/>
          <w:szCs w:val="20"/>
        </w:rPr>
        <w:t>, 014022, doi:</w:t>
      </w:r>
      <w:hyperlink r:id="rId68" w:history="1">
        <w:r w:rsidRPr="00B44095">
          <w:rPr>
            <w:rStyle w:val="Hyperlink"/>
            <w:sz w:val="20"/>
            <w:szCs w:val="20"/>
            <w:lang w:val="en-US" w:eastAsia="fr-FR"/>
          </w:rPr>
          <w:t>10.1088/1748-9326/aaa0b9</w:t>
        </w:r>
      </w:hyperlink>
      <w:r w:rsidRPr="00B44095">
        <w:rPr>
          <w:sz w:val="20"/>
          <w:szCs w:val="20"/>
        </w:rPr>
        <w:t>.</w:t>
      </w:r>
    </w:p>
    <w:p w14:paraId="2F84F67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Bereiter, B. et al., 2015: Revision of the EPICA Dome C CO2 record from 800 to 600 kyr before present. </w:t>
      </w:r>
      <w:r w:rsidRPr="00B44095">
        <w:rPr>
          <w:i/>
          <w:sz w:val="20"/>
          <w:szCs w:val="20"/>
        </w:rPr>
        <w:t>Geophysical Research Letters</w:t>
      </w:r>
      <w:r w:rsidRPr="00B44095">
        <w:rPr>
          <w:sz w:val="20"/>
          <w:szCs w:val="20"/>
        </w:rPr>
        <w:t xml:space="preserve">, </w:t>
      </w:r>
      <w:r w:rsidRPr="00B44095">
        <w:rPr>
          <w:b/>
          <w:sz w:val="20"/>
          <w:szCs w:val="20"/>
        </w:rPr>
        <w:t>42(2)</w:t>
      </w:r>
      <w:r w:rsidRPr="00B44095">
        <w:rPr>
          <w:sz w:val="20"/>
          <w:szCs w:val="20"/>
        </w:rPr>
        <w:t>, 542–549, doi:</w:t>
      </w:r>
      <w:hyperlink r:id="rId69" w:history="1">
        <w:r w:rsidRPr="00B44095">
          <w:rPr>
            <w:rStyle w:val="Hyperlink"/>
            <w:sz w:val="20"/>
            <w:szCs w:val="20"/>
            <w:lang w:val="en-US" w:eastAsia="fr-FR"/>
          </w:rPr>
          <w:t>10.1002/2014gl061957</w:t>
        </w:r>
      </w:hyperlink>
      <w:r w:rsidRPr="00B44095">
        <w:rPr>
          <w:sz w:val="20"/>
          <w:szCs w:val="20"/>
        </w:rPr>
        <w:t>.</w:t>
      </w:r>
    </w:p>
    <w:p w14:paraId="1AF089A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Berger, A.L., 1977: Support for the astronomical theory of climatic change. </w:t>
      </w:r>
      <w:r w:rsidRPr="00B44095">
        <w:rPr>
          <w:i/>
          <w:sz w:val="20"/>
          <w:szCs w:val="20"/>
        </w:rPr>
        <w:t>Nature</w:t>
      </w:r>
      <w:r w:rsidRPr="00B44095">
        <w:rPr>
          <w:sz w:val="20"/>
          <w:szCs w:val="20"/>
        </w:rPr>
        <w:t xml:space="preserve">, </w:t>
      </w:r>
      <w:r w:rsidRPr="00B44095">
        <w:rPr>
          <w:b/>
          <w:sz w:val="20"/>
          <w:szCs w:val="20"/>
        </w:rPr>
        <w:t>269(5623)</w:t>
      </w:r>
      <w:r w:rsidRPr="00B44095">
        <w:rPr>
          <w:sz w:val="20"/>
          <w:szCs w:val="20"/>
        </w:rPr>
        <w:t>, 44–45, doi:</w:t>
      </w:r>
      <w:hyperlink r:id="rId70" w:history="1">
        <w:r w:rsidRPr="00B44095">
          <w:rPr>
            <w:rStyle w:val="Hyperlink"/>
            <w:sz w:val="20"/>
            <w:szCs w:val="20"/>
            <w:lang w:val="en-US" w:eastAsia="fr-FR"/>
          </w:rPr>
          <w:t>10.1038/269044a0</w:t>
        </w:r>
      </w:hyperlink>
      <w:r w:rsidRPr="00B44095">
        <w:rPr>
          <w:sz w:val="20"/>
          <w:szCs w:val="20"/>
        </w:rPr>
        <w:t>.</w:t>
      </w:r>
    </w:p>
    <w:p w14:paraId="18DE862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Berger, A.L., 1978: Long-Term Variations of Daily Insolation and Quaternary Climatic Changes. </w:t>
      </w:r>
      <w:r w:rsidRPr="00B44095">
        <w:rPr>
          <w:i/>
          <w:sz w:val="20"/>
          <w:szCs w:val="20"/>
        </w:rPr>
        <w:t>Journal of the Atmospheric Sciences</w:t>
      </w:r>
      <w:r w:rsidRPr="00B44095">
        <w:rPr>
          <w:sz w:val="20"/>
          <w:szCs w:val="20"/>
        </w:rPr>
        <w:t xml:space="preserve">, </w:t>
      </w:r>
      <w:r w:rsidRPr="00B44095">
        <w:rPr>
          <w:b/>
          <w:sz w:val="20"/>
          <w:szCs w:val="20"/>
        </w:rPr>
        <w:t>35(12)</w:t>
      </w:r>
      <w:r w:rsidRPr="00B44095">
        <w:rPr>
          <w:sz w:val="20"/>
          <w:szCs w:val="20"/>
        </w:rPr>
        <w:t>, 2362–2367, doi:</w:t>
      </w:r>
      <w:hyperlink r:id="rId71" w:history="1">
        <w:r w:rsidRPr="00B44095">
          <w:rPr>
            <w:rStyle w:val="Hyperlink"/>
            <w:sz w:val="20"/>
            <w:szCs w:val="20"/>
            <w:lang w:val="en-US" w:eastAsia="fr-FR"/>
          </w:rPr>
          <w:t>10.1175/1520-0469(1978)035&lt;2362:ltvodi&gt;2.0.co;2</w:t>
        </w:r>
      </w:hyperlink>
      <w:r w:rsidRPr="00B44095">
        <w:rPr>
          <w:sz w:val="20"/>
          <w:szCs w:val="20"/>
        </w:rPr>
        <w:t>.</w:t>
      </w:r>
    </w:p>
    <w:p w14:paraId="2BCCFA2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Berner, J. et al., 2017: Stochastic Parameterization: Toward a New View of Weather and Climate Models. </w:t>
      </w:r>
      <w:r w:rsidRPr="00B44095">
        <w:rPr>
          <w:i/>
          <w:sz w:val="20"/>
          <w:szCs w:val="20"/>
        </w:rPr>
        <w:t>Bulletin of the American Meteorological Society</w:t>
      </w:r>
      <w:r w:rsidRPr="00B44095">
        <w:rPr>
          <w:sz w:val="20"/>
          <w:szCs w:val="20"/>
        </w:rPr>
        <w:t xml:space="preserve">, </w:t>
      </w:r>
      <w:r w:rsidRPr="00B44095">
        <w:rPr>
          <w:b/>
          <w:sz w:val="20"/>
          <w:szCs w:val="20"/>
        </w:rPr>
        <w:t>98(3)</w:t>
      </w:r>
      <w:r w:rsidRPr="00B44095">
        <w:rPr>
          <w:sz w:val="20"/>
          <w:szCs w:val="20"/>
        </w:rPr>
        <w:t>, 565–588, doi:</w:t>
      </w:r>
      <w:hyperlink r:id="rId72" w:history="1">
        <w:r w:rsidRPr="00B44095">
          <w:rPr>
            <w:rStyle w:val="Hyperlink"/>
            <w:sz w:val="20"/>
            <w:szCs w:val="20"/>
            <w:lang w:val="en-US" w:eastAsia="fr-FR"/>
          </w:rPr>
          <w:t>10.1175/bams-d-15-00268.1</w:t>
        </w:r>
      </w:hyperlink>
      <w:r w:rsidRPr="00B44095">
        <w:rPr>
          <w:sz w:val="20"/>
          <w:szCs w:val="20"/>
        </w:rPr>
        <w:t>.</w:t>
      </w:r>
    </w:p>
    <w:p w14:paraId="71A68E2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Berner, R.A., 1995: A. G. Högbom and the development of the concept of the geochemical carbon cycle. </w:t>
      </w:r>
      <w:r w:rsidRPr="00B44095">
        <w:rPr>
          <w:i/>
          <w:sz w:val="20"/>
          <w:szCs w:val="20"/>
        </w:rPr>
        <w:t>American Journal of Science</w:t>
      </w:r>
      <w:r w:rsidRPr="00B44095">
        <w:rPr>
          <w:sz w:val="20"/>
          <w:szCs w:val="20"/>
        </w:rPr>
        <w:t xml:space="preserve">, </w:t>
      </w:r>
      <w:r w:rsidRPr="00B44095">
        <w:rPr>
          <w:b/>
          <w:sz w:val="20"/>
          <w:szCs w:val="20"/>
        </w:rPr>
        <w:t>295(5)</w:t>
      </w:r>
      <w:r w:rsidRPr="00B44095">
        <w:rPr>
          <w:sz w:val="20"/>
          <w:szCs w:val="20"/>
        </w:rPr>
        <w:t>, 491–495, doi:</w:t>
      </w:r>
      <w:hyperlink r:id="rId73" w:history="1">
        <w:r w:rsidRPr="00B44095">
          <w:rPr>
            <w:rStyle w:val="Hyperlink"/>
            <w:sz w:val="20"/>
            <w:szCs w:val="20"/>
            <w:lang w:val="en-US" w:eastAsia="fr-FR"/>
          </w:rPr>
          <w:t>10.2475/ajs.295.5.491</w:t>
        </w:r>
      </w:hyperlink>
      <w:r w:rsidRPr="00B44095">
        <w:rPr>
          <w:sz w:val="20"/>
          <w:szCs w:val="20"/>
        </w:rPr>
        <w:t>.</w:t>
      </w:r>
    </w:p>
    <w:p w14:paraId="1DA8470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Bernie, D.J. et al., 2008: Impact of resolving the diurnal cycle in an ocean–atmosphere GCM. Part 2: A diurnally coupled CGCM. </w:t>
      </w:r>
      <w:r w:rsidRPr="00B44095">
        <w:rPr>
          <w:i/>
          <w:sz w:val="20"/>
          <w:szCs w:val="20"/>
        </w:rPr>
        <w:t>Climate Dynamics</w:t>
      </w:r>
      <w:r w:rsidRPr="00B44095">
        <w:rPr>
          <w:sz w:val="20"/>
          <w:szCs w:val="20"/>
        </w:rPr>
        <w:t xml:space="preserve">, </w:t>
      </w:r>
      <w:r w:rsidRPr="00B44095">
        <w:rPr>
          <w:b/>
          <w:sz w:val="20"/>
          <w:szCs w:val="20"/>
        </w:rPr>
        <w:t>31(7)</w:t>
      </w:r>
      <w:r w:rsidRPr="00B44095">
        <w:rPr>
          <w:sz w:val="20"/>
          <w:szCs w:val="20"/>
        </w:rPr>
        <w:t>, 909–925, doi:</w:t>
      </w:r>
      <w:hyperlink r:id="rId74" w:history="1">
        <w:r w:rsidRPr="00B44095">
          <w:rPr>
            <w:rStyle w:val="Hyperlink"/>
            <w:sz w:val="20"/>
            <w:szCs w:val="20"/>
            <w:lang w:val="en-US" w:eastAsia="fr-FR"/>
          </w:rPr>
          <w:t>10.1007/s00382-008-0429-z</w:t>
        </w:r>
      </w:hyperlink>
      <w:r w:rsidRPr="00B44095">
        <w:rPr>
          <w:sz w:val="20"/>
          <w:szCs w:val="20"/>
        </w:rPr>
        <w:t>.</w:t>
      </w:r>
    </w:p>
    <w:p w14:paraId="5BB9E83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Bessho, K. et al., 2016: An Introduction to Himawari-8/9&amp;mdash; Japan&amp;rsquo;s New-Generation Geostationary Meteorological Satellites. </w:t>
      </w:r>
      <w:r w:rsidRPr="00B44095">
        <w:rPr>
          <w:i/>
          <w:sz w:val="20"/>
          <w:szCs w:val="20"/>
        </w:rPr>
        <w:t>Journal of the Meteorological Society of Japan. Ser. II</w:t>
      </w:r>
      <w:r w:rsidRPr="00B44095">
        <w:rPr>
          <w:sz w:val="20"/>
          <w:szCs w:val="20"/>
        </w:rPr>
        <w:t xml:space="preserve">, </w:t>
      </w:r>
      <w:r w:rsidRPr="00B44095">
        <w:rPr>
          <w:b/>
          <w:sz w:val="20"/>
          <w:szCs w:val="20"/>
        </w:rPr>
        <w:t>94(2)</w:t>
      </w:r>
      <w:r w:rsidRPr="00B44095">
        <w:rPr>
          <w:sz w:val="20"/>
          <w:szCs w:val="20"/>
        </w:rPr>
        <w:t>, 151–183, doi:</w:t>
      </w:r>
      <w:hyperlink r:id="rId75" w:history="1">
        <w:r w:rsidRPr="00B44095">
          <w:rPr>
            <w:rStyle w:val="Hyperlink"/>
            <w:sz w:val="20"/>
            <w:szCs w:val="20"/>
            <w:lang w:val="en-US" w:eastAsia="fr-FR"/>
          </w:rPr>
          <w:t>10.2151/jmsj.2016-009</w:t>
        </w:r>
      </w:hyperlink>
      <w:r w:rsidRPr="00B44095">
        <w:rPr>
          <w:sz w:val="20"/>
          <w:szCs w:val="20"/>
        </w:rPr>
        <w:t>.</w:t>
      </w:r>
    </w:p>
    <w:p w14:paraId="060EEF9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Bethke, I. et al., 2017: Potential volcanic impacts on future climate variability. </w:t>
      </w:r>
      <w:r w:rsidRPr="00B44095">
        <w:rPr>
          <w:i/>
          <w:sz w:val="20"/>
          <w:szCs w:val="20"/>
        </w:rPr>
        <w:t>Nature Climate Change</w:t>
      </w:r>
      <w:r w:rsidRPr="00B44095">
        <w:rPr>
          <w:sz w:val="20"/>
          <w:szCs w:val="20"/>
        </w:rPr>
        <w:t xml:space="preserve">, </w:t>
      </w:r>
      <w:r w:rsidRPr="00B44095">
        <w:rPr>
          <w:b/>
          <w:sz w:val="20"/>
          <w:szCs w:val="20"/>
        </w:rPr>
        <w:t>7(11)</w:t>
      </w:r>
      <w:r w:rsidRPr="00B44095">
        <w:rPr>
          <w:sz w:val="20"/>
          <w:szCs w:val="20"/>
        </w:rPr>
        <w:t>, 799–805, doi:</w:t>
      </w:r>
      <w:hyperlink r:id="rId76" w:history="1">
        <w:r w:rsidRPr="00B44095">
          <w:rPr>
            <w:rStyle w:val="Hyperlink"/>
            <w:sz w:val="20"/>
            <w:szCs w:val="20"/>
            <w:lang w:val="en-US" w:eastAsia="fr-FR"/>
          </w:rPr>
          <w:t>10.1038/nclimate3394</w:t>
        </w:r>
      </w:hyperlink>
      <w:r w:rsidRPr="00B44095">
        <w:rPr>
          <w:sz w:val="20"/>
          <w:szCs w:val="20"/>
        </w:rPr>
        <w:t>.</w:t>
      </w:r>
    </w:p>
    <w:p w14:paraId="060AF4C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Beusch, L., L. Gudmundsson, and S.I. Seneviratne, 2020a: Crossbreeding CMIP6 Earth System Models With an Emulator for Regionally Optimized Land Temperature Projections. </w:t>
      </w:r>
      <w:r w:rsidRPr="00B44095">
        <w:rPr>
          <w:i/>
          <w:sz w:val="20"/>
          <w:szCs w:val="20"/>
        </w:rPr>
        <w:t>Geophysical Research Letters</w:t>
      </w:r>
      <w:r w:rsidRPr="00B44095">
        <w:rPr>
          <w:sz w:val="20"/>
          <w:szCs w:val="20"/>
        </w:rPr>
        <w:t xml:space="preserve">, </w:t>
      </w:r>
      <w:r w:rsidRPr="00B44095">
        <w:rPr>
          <w:b/>
          <w:sz w:val="20"/>
          <w:szCs w:val="20"/>
        </w:rPr>
        <w:t>47(15)</w:t>
      </w:r>
      <w:r w:rsidRPr="00B44095">
        <w:rPr>
          <w:sz w:val="20"/>
          <w:szCs w:val="20"/>
        </w:rPr>
        <w:t>, e2019GL086812, doi:</w:t>
      </w:r>
      <w:hyperlink r:id="rId77" w:history="1">
        <w:r w:rsidRPr="00B44095">
          <w:rPr>
            <w:rStyle w:val="Hyperlink"/>
            <w:sz w:val="20"/>
            <w:szCs w:val="20"/>
            <w:lang w:val="en-US" w:eastAsia="fr-FR"/>
          </w:rPr>
          <w:t>10.1029/2019gl086812</w:t>
        </w:r>
      </w:hyperlink>
      <w:r w:rsidRPr="00B44095">
        <w:rPr>
          <w:sz w:val="20"/>
          <w:szCs w:val="20"/>
        </w:rPr>
        <w:t>.</w:t>
      </w:r>
    </w:p>
    <w:p w14:paraId="6D5D96F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Beusch, L., L. Gudmundsson, and S.I. Seneviratne, 2020b: Emulating Earth system model temperatures with MESMER: from global mean temperature trajectories to grid-point-level realizations on land. </w:t>
      </w:r>
      <w:r w:rsidRPr="00B44095">
        <w:rPr>
          <w:i/>
          <w:sz w:val="20"/>
          <w:szCs w:val="20"/>
        </w:rPr>
        <w:t>Earth System Dynamics</w:t>
      </w:r>
      <w:r w:rsidRPr="00B44095">
        <w:rPr>
          <w:sz w:val="20"/>
          <w:szCs w:val="20"/>
        </w:rPr>
        <w:t xml:space="preserve">, </w:t>
      </w:r>
      <w:r w:rsidRPr="00B44095">
        <w:rPr>
          <w:b/>
          <w:sz w:val="20"/>
          <w:szCs w:val="20"/>
        </w:rPr>
        <w:t>11(1)</w:t>
      </w:r>
      <w:r w:rsidRPr="00B44095">
        <w:rPr>
          <w:sz w:val="20"/>
          <w:szCs w:val="20"/>
        </w:rPr>
        <w:t>, 139–159, doi:</w:t>
      </w:r>
      <w:hyperlink r:id="rId78" w:history="1">
        <w:r w:rsidRPr="00B44095">
          <w:rPr>
            <w:rStyle w:val="Hyperlink"/>
            <w:sz w:val="20"/>
            <w:szCs w:val="20"/>
            <w:lang w:val="en-US" w:eastAsia="fr-FR"/>
          </w:rPr>
          <w:t>10.5194/esd-11-139-2020</w:t>
        </w:r>
      </w:hyperlink>
      <w:r w:rsidRPr="00B44095">
        <w:rPr>
          <w:sz w:val="20"/>
          <w:szCs w:val="20"/>
        </w:rPr>
        <w:t>.</w:t>
      </w:r>
    </w:p>
    <w:p w14:paraId="3A745FD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Bindoff, N.L. et al., 2013: Detection and Attribution of Climate Change: from Global to Regional. In: </w:t>
      </w:r>
      <w:r w:rsidRPr="00B44095">
        <w:rPr>
          <w:i/>
          <w:sz w:val="20"/>
          <w:szCs w:val="20"/>
        </w:rPr>
        <w:t>Climate Change 2013: The Physical Science Basis. Contribution of Working Group I to the Fifth Assessment Report of the Intergovernmental Panel on Climate Change</w:t>
      </w:r>
      <w:r w:rsidRPr="00B44095">
        <w:rPr>
          <w:sz w:val="20"/>
          <w:szCs w:val="20"/>
        </w:rPr>
        <w:t xml:space="preserve"> [Stocker, T.F., D. Qin, G.-K. Plattner, M. Tignor, S.K. Allen, J. Boschung, A. Nauels, Y. Xia, V. Bex, and P.M. Midgley (eds.)]. Cambridge University Press, Cambridge, United Kingdom and New York, NY, USA, pp. 867–952, doi:</w:t>
      </w:r>
      <w:hyperlink r:id="rId79" w:history="1">
        <w:r w:rsidRPr="00B44095">
          <w:rPr>
            <w:rStyle w:val="Hyperlink"/>
            <w:sz w:val="20"/>
            <w:szCs w:val="20"/>
            <w:lang w:val="en-US" w:eastAsia="fr-FR"/>
          </w:rPr>
          <w:t>10.1017/cbo9781107415324.022</w:t>
        </w:r>
      </w:hyperlink>
      <w:r w:rsidRPr="00B44095">
        <w:rPr>
          <w:sz w:val="20"/>
          <w:szCs w:val="20"/>
        </w:rPr>
        <w:t>.</w:t>
      </w:r>
    </w:p>
    <w:p w14:paraId="1D8C745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Birkel, S.D., P.A. Mayewski, K.A. Maasch, A. Kurbatov, and B. Lyon, 2018: Evidence for a volcanic underpinning of the Atlantic multidecadal oscillation. </w:t>
      </w:r>
      <w:r w:rsidRPr="00B44095">
        <w:rPr>
          <w:i/>
          <w:sz w:val="20"/>
          <w:szCs w:val="20"/>
        </w:rPr>
        <w:t>npj Climate and Atmospheric Science</w:t>
      </w:r>
      <w:r w:rsidRPr="00B44095">
        <w:rPr>
          <w:sz w:val="20"/>
          <w:szCs w:val="20"/>
        </w:rPr>
        <w:t xml:space="preserve">, </w:t>
      </w:r>
      <w:r w:rsidRPr="00B44095">
        <w:rPr>
          <w:b/>
          <w:sz w:val="20"/>
          <w:szCs w:val="20"/>
        </w:rPr>
        <w:t>1(1)</w:t>
      </w:r>
      <w:r w:rsidRPr="00B44095">
        <w:rPr>
          <w:sz w:val="20"/>
          <w:szCs w:val="20"/>
        </w:rPr>
        <w:t>, 24, doi:</w:t>
      </w:r>
      <w:hyperlink r:id="rId80" w:history="1">
        <w:r w:rsidRPr="00B44095">
          <w:rPr>
            <w:rStyle w:val="Hyperlink"/>
            <w:sz w:val="20"/>
            <w:szCs w:val="20"/>
            <w:lang w:val="en-US" w:eastAsia="fr-FR"/>
          </w:rPr>
          <w:t>10.1038/s41612-018-0036-6</w:t>
        </w:r>
      </w:hyperlink>
      <w:r w:rsidRPr="00B44095">
        <w:rPr>
          <w:sz w:val="20"/>
          <w:szCs w:val="20"/>
        </w:rPr>
        <w:t>.</w:t>
      </w:r>
    </w:p>
    <w:p w14:paraId="30574BC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Bishop, C.H. and G. Abramowitz, 2013: Climate model dependence and the replicate Earth paradigm. </w:t>
      </w:r>
      <w:r w:rsidRPr="00B44095">
        <w:rPr>
          <w:i/>
          <w:sz w:val="20"/>
          <w:szCs w:val="20"/>
        </w:rPr>
        <w:t>Climate Dynamics</w:t>
      </w:r>
      <w:r w:rsidRPr="00B44095">
        <w:rPr>
          <w:sz w:val="20"/>
          <w:szCs w:val="20"/>
        </w:rPr>
        <w:t xml:space="preserve">, </w:t>
      </w:r>
      <w:r w:rsidRPr="00B44095">
        <w:rPr>
          <w:b/>
          <w:sz w:val="20"/>
          <w:szCs w:val="20"/>
        </w:rPr>
        <w:t>41(3–4)</w:t>
      </w:r>
      <w:r w:rsidRPr="00B44095">
        <w:rPr>
          <w:sz w:val="20"/>
          <w:szCs w:val="20"/>
        </w:rPr>
        <w:t>, 885–900, doi:</w:t>
      </w:r>
      <w:hyperlink r:id="rId81" w:history="1">
        <w:r w:rsidRPr="00B44095">
          <w:rPr>
            <w:rStyle w:val="Hyperlink"/>
            <w:sz w:val="20"/>
            <w:szCs w:val="20"/>
            <w:lang w:val="en-US" w:eastAsia="fr-FR"/>
          </w:rPr>
          <w:t>10.1007/s00382-012-1610-y</w:t>
        </w:r>
      </w:hyperlink>
      <w:r w:rsidRPr="00B44095">
        <w:rPr>
          <w:sz w:val="20"/>
          <w:szCs w:val="20"/>
        </w:rPr>
        <w:t>.</w:t>
      </w:r>
    </w:p>
    <w:p w14:paraId="2001D60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Bishop, S.P. et al., 2016: Southern Ocean Overturning Compensation in an Eddy-Resolving Climate Simulation. </w:t>
      </w:r>
      <w:r w:rsidRPr="00B44095">
        <w:rPr>
          <w:i/>
          <w:sz w:val="20"/>
          <w:szCs w:val="20"/>
        </w:rPr>
        <w:t>Journal of Physical Oceanography</w:t>
      </w:r>
      <w:r w:rsidRPr="00B44095">
        <w:rPr>
          <w:sz w:val="20"/>
          <w:szCs w:val="20"/>
        </w:rPr>
        <w:t xml:space="preserve">, </w:t>
      </w:r>
      <w:r w:rsidRPr="00B44095">
        <w:rPr>
          <w:b/>
          <w:sz w:val="20"/>
          <w:szCs w:val="20"/>
        </w:rPr>
        <w:t>46(5)</w:t>
      </w:r>
      <w:r w:rsidRPr="00B44095">
        <w:rPr>
          <w:sz w:val="20"/>
          <w:szCs w:val="20"/>
        </w:rPr>
        <w:t>, 1575–1592, doi:</w:t>
      </w:r>
      <w:hyperlink r:id="rId82" w:history="1">
        <w:r w:rsidRPr="00B44095">
          <w:rPr>
            <w:rStyle w:val="Hyperlink"/>
            <w:sz w:val="20"/>
            <w:szCs w:val="20"/>
            <w:lang w:val="en-US" w:eastAsia="fr-FR"/>
          </w:rPr>
          <w:t>10.1175/jpo-d-15-0177.1</w:t>
        </w:r>
      </w:hyperlink>
      <w:r w:rsidRPr="00B44095">
        <w:rPr>
          <w:sz w:val="20"/>
          <w:szCs w:val="20"/>
        </w:rPr>
        <w:t>.</w:t>
      </w:r>
    </w:p>
    <w:p w14:paraId="017D674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Biskaborn, B.K. et al., 2015: The new database of the Global Terrestrial Network for Permafrost (GTN-P). </w:t>
      </w:r>
      <w:r w:rsidRPr="00B44095">
        <w:rPr>
          <w:i/>
          <w:sz w:val="20"/>
          <w:szCs w:val="20"/>
        </w:rPr>
        <w:t>Earth System Science Data</w:t>
      </w:r>
      <w:r w:rsidRPr="00B44095">
        <w:rPr>
          <w:sz w:val="20"/>
          <w:szCs w:val="20"/>
        </w:rPr>
        <w:t xml:space="preserve">, </w:t>
      </w:r>
      <w:r w:rsidRPr="00B44095">
        <w:rPr>
          <w:b/>
          <w:sz w:val="20"/>
          <w:szCs w:val="20"/>
        </w:rPr>
        <w:t>7(2)</w:t>
      </w:r>
      <w:r w:rsidRPr="00B44095">
        <w:rPr>
          <w:sz w:val="20"/>
          <w:szCs w:val="20"/>
        </w:rPr>
        <w:t>, 245–259, doi:</w:t>
      </w:r>
      <w:hyperlink r:id="rId83" w:history="1">
        <w:r w:rsidRPr="00B44095">
          <w:rPr>
            <w:rStyle w:val="Hyperlink"/>
            <w:sz w:val="20"/>
            <w:szCs w:val="20"/>
            <w:lang w:val="en-US" w:eastAsia="fr-FR"/>
          </w:rPr>
          <w:t>10.5194/essd-7-245-2015</w:t>
        </w:r>
      </w:hyperlink>
      <w:r w:rsidRPr="00B44095">
        <w:rPr>
          <w:sz w:val="20"/>
          <w:szCs w:val="20"/>
        </w:rPr>
        <w:t>.</w:t>
      </w:r>
    </w:p>
    <w:p w14:paraId="42EFA4E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Bjerknes, V.F.K., 1906: </w:t>
      </w:r>
      <w:r w:rsidRPr="00B44095">
        <w:rPr>
          <w:i/>
          <w:sz w:val="20"/>
          <w:szCs w:val="20"/>
        </w:rPr>
        <w:t>Fields of force; supplementary lectures, applications to meteorology; a course of lectures in mathematical physics delivered December 1 to 23, 1905</w:t>
      </w:r>
      <w:r w:rsidRPr="00B44095">
        <w:rPr>
          <w:sz w:val="20"/>
          <w:szCs w:val="20"/>
        </w:rPr>
        <w:t>. Columbia University Press, New York, NY, USA, 160 pp.</w:t>
      </w:r>
    </w:p>
    <w:p w14:paraId="7E95D56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Bjerknes, V.F.K., J.W. Sandström, T. Hesselberg, and O.M. Devik, 1910: </w:t>
      </w:r>
      <w:r w:rsidRPr="00B44095">
        <w:rPr>
          <w:i/>
          <w:sz w:val="20"/>
          <w:szCs w:val="20"/>
        </w:rPr>
        <w:t>Dynamic Meteorology and Hydrography</w:t>
      </w:r>
      <w:r w:rsidRPr="00B44095">
        <w:rPr>
          <w:sz w:val="20"/>
          <w:szCs w:val="20"/>
        </w:rPr>
        <w:t>. Carnegie Institution of Washington, Washington, DC, USA, 2 v. pp.</w:t>
      </w:r>
    </w:p>
    <w:p w14:paraId="5529EC5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lastRenderedPageBreak/>
        <w:t xml:space="preserve">Blackwell, W.J. and A.B. Milstein, 2014: A Neural Network Retrieval Technique for High-Resolution Profiling of Cloudy Atmospheres. </w:t>
      </w:r>
      <w:r w:rsidRPr="00B44095">
        <w:rPr>
          <w:i/>
          <w:sz w:val="20"/>
          <w:szCs w:val="20"/>
        </w:rPr>
        <w:t>IEEE Journal of Selected Topics in Applied Earth Observations and Remote Sensing</w:t>
      </w:r>
      <w:r w:rsidRPr="00B44095">
        <w:rPr>
          <w:sz w:val="20"/>
          <w:szCs w:val="20"/>
        </w:rPr>
        <w:t xml:space="preserve">, </w:t>
      </w:r>
      <w:r w:rsidRPr="00B44095">
        <w:rPr>
          <w:b/>
          <w:sz w:val="20"/>
          <w:szCs w:val="20"/>
        </w:rPr>
        <w:t>7(4)</w:t>
      </w:r>
      <w:r w:rsidRPr="00B44095">
        <w:rPr>
          <w:sz w:val="20"/>
          <w:szCs w:val="20"/>
        </w:rPr>
        <w:t>, 1260–1270, doi:</w:t>
      </w:r>
      <w:hyperlink r:id="rId84" w:history="1">
        <w:r w:rsidRPr="00B44095">
          <w:rPr>
            <w:rStyle w:val="Hyperlink"/>
            <w:sz w:val="20"/>
            <w:szCs w:val="20"/>
            <w:lang w:val="en-US" w:eastAsia="fr-FR"/>
          </w:rPr>
          <w:t>10.1109/jstars.2014.2304701</w:t>
        </w:r>
      </w:hyperlink>
      <w:r w:rsidRPr="00B44095">
        <w:rPr>
          <w:sz w:val="20"/>
          <w:szCs w:val="20"/>
        </w:rPr>
        <w:t>.</w:t>
      </w:r>
    </w:p>
    <w:p w14:paraId="445DEBD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Bock, L. et al., 2020: Quantifying Progress Across Different CMIP Phases With the ESMValTool. </w:t>
      </w:r>
      <w:r w:rsidRPr="00B44095">
        <w:rPr>
          <w:i/>
          <w:sz w:val="20"/>
          <w:szCs w:val="20"/>
        </w:rPr>
        <w:t>Journal of Geophysical Research: Atmospheres</w:t>
      </w:r>
      <w:r w:rsidRPr="00B44095">
        <w:rPr>
          <w:sz w:val="20"/>
          <w:szCs w:val="20"/>
        </w:rPr>
        <w:t xml:space="preserve">, </w:t>
      </w:r>
      <w:r w:rsidRPr="00B44095">
        <w:rPr>
          <w:b/>
          <w:sz w:val="20"/>
          <w:szCs w:val="20"/>
        </w:rPr>
        <w:t>125(21)</w:t>
      </w:r>
      <w:r w:rsidRPr="00B44095">
        <w:rPr>
          <w:sz w:val="20"/>
          <w:szCs w:val="20"/>
        </w:rPr>
        <w:t>, e2019JD032321, doi:</w:t>
      </w:r>
      <w:hyperlink r:id="rId85" w:history="1">
        <w:r w:rsidRPr="00B44095">
          <w:rPr>
            <w:rStyle w:val="Hyperlink"/>
            <w:sz w:val="20"/>
            <w:szCs w:val="20"/>
            <w:lang w:val="en-US" w:eastAsia="fr-FR"/>
          </w:rPr>
          <w:t>10.1029/2019jd032321</w:t>
        </w:r>
      </w:hyperlink>
      <w:r w:rsidRPr="00B44095">
        <w:rPr>
          <w:sz w:val="20"/>
          <w:szCs w:val="20"/>
        </w:rPr>
        <w:t>.</w:t>
      </w:r>
    </w:p>
    <w:p w14:paraId="622CEC6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Bodas-Salcedo, A. et al., 2019: Strong Dependence of Atmospheric Feedbacks on Mixed-Phase Microphysics and Aerosol-Cloud Interactions in HadGEM3. </w:t>
      </w:r>
      <w:r w:rsidRPr="00B44095">
        <w:rPr>
          <w:i/>
          <w:sz w:val="20"/>
          <w:szCs w:val="20"/>
        </w:rPr>
        <w:t>Journal of Advances in Modeling Earth Systems</w:t>
      </w:r>
      <w:r w:rsidRPr="00B44095">
        <w:rPr>
          <w:sz w:val="20"/>
          <w:szCs w:val="20"/>
        </w:rPr>
        <w:t xml:space="preserve">, </w:t>
      </w:r>
      <w:r w:rsidRPr="00B44095">
        <w:rPr>
          <w:b/>
          <w:sz w:val="20"/>
          <w:szCs w:val="20"/>
        </w:rPr>
        <w:t>11(6)</w:t>
      </w:r>
      <w:r w:rsidRPr="00B44095">
        <w:rPr>
          <w:sz w:val="20"/>
          <w:szCs w:val="20"/>
        </w:rPr>
        <w:t>, 1735–1758, doi:</w:t>
      </w:r>
      <w:hyperlink r:id="rId86" w:history="1">
        <w:r w:rsidRPr="00B44095">
          <w:rPr>
            <w:rStyle w:val="Hyperlink"/>
            <w:sz w:val="20"/>
            <w:szCs w:val="20"/>
            <w:lang w:val="en-US" w:eastAsia="fr-FR"/>
          </w:rPr>
          <w:t>10.1029/2019ms001688</w:t>
        </w:r>
      </w:hyperlink>
      <w:r w:rsidRPr="00B44095">
        <w:rPr>
          <w:sz w:val="20"/>
          <w:szCs w:val="20"/>
        </w:rPr>
        <w:t>.</w:t>
      </w:r>
    </w:p>
    <w:p w14:paraId="7075CA5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Bodeker, G.E. et al., 2016: Reference Upper-Air Observations for Climate: From Concept to Reality. </w:t>
      </w:r>
      <w:r w:rsidRPr="00B44095">
        <w:rPr>
          <w:i/>
          <w:sz w:val="20"/>
          <w:szCs w:val="20"/>
        </w:rPr>
        <w:t>Bulletin of the American Meteorological Society</w:t>
      </w:r>
      <w:r w:rsidRPr="00B44095">
        <w:rPr>
          <w:sz w:val="20"/>
          <w:szCs w:val="20"/>
        </w:rPr>
        <w:t xml:space="preserve">, </w:t>
      </w:r>
      <w:r w:rsidRPr="00B44095">
        <w:rPr>
          <w:b/>
          <w:sz w:val="20"/>
          <w:szCs w:val="20"/>
        </w:rPr>
        <w:t>97(1)</w:t>
      </w:r>
      <w:r w:rsidRPr="00B44095">
        <w:rPr>
          <w:sz w:val="20"/>
          <w:szCs w:val="20"/>
        </w:rPr>
        <w:t>, 123–135, doi:</w:t>
      </w:r>
      <w:hyperlink r:id="rId87" w:history="1">
        <w:r w:rsidRPr="00B44095">
          <w:rPr>
            <w:rStyle w:val="Hyperlink"/>
            <w:sz w:val="20"/>
            <w:szCs w:val="20"/>
            <w:lang w:val="en-US" w:eastAsia="fr-FR"/>
          </w:rPr>
          <w:t>10.1175/bams-d-14-00072.1</w:t>
        </w:r>
      </w:hyperlink>
      <w:r w:rsidRPr="00B44095">
        <w:rPr>
          <w:sz w:val="20"/>
          <w:szCs w:val="20"/>
        </w:rPr>
        <w:t>.</w:t>
      </w:r>
    </w:p>
    <w:p w14:paraId="71E12C4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Boden, T., G. Marland, and R.J. Andres, 2017: Global, Regional, and National Fossil-Fuel CO2 Emissions (1751 - 2014) (V. 2017). Carbon Dioxide Information Analysis Center (CDIAC), Oak Ridge National Laboratory (ORNL), Oak Ridge, TN, USA.</w:t>
      </w:r>
    </w:p>
    <w:p w14:paraId="666D49A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Boé, J., 2018: Interdependency in Multimodel Climate Projections: Component Replication and Result Similarity. </w:t>
      </w:r>
      <w:r w:rsidRPr="00B44095">
        <w:rPr>
          <w:i/>
          <w:sz w:val="20"/>
          <w:szCs w:val="20"/>
        </w:rPr>
        <w:t>Geophysical Research Letters</w:t>
      </w:r>
      <w:r w:rsidRPr="00B44095">
        <w:rPr>
          <w:sz w:val="20"/>
          <w:szCs w:val="20"/>
        </w:rPr>
        <w:t xml:space="preserve">, </w:t>
      </w:r>
      <w:r w:rsidRPr="00B44095">
        <w:rPr>
          <w:b/>
          <w:sz w:val="20"/>
          <w:szCs w:val="20"/>
        </w:rPr>
        <w:t>45(6)</w:t>
      </w:r>
      <w:r w:rsidRPr="00B44095">
        <w:rPr>
          <w:sz w:val="20"/>
          <w:szCs w:val="20"/>
        </w:rPr>
        <w:t>, 2771–2779, doi:</w:t>
      </w:r>
      <w:hyperlink r:id="rId88" w:history="1">
        <w:r w:rsidRPr="00B44095">
          <w:rPr>
            <w:rStyle w:val="Hyperlink"/>
            <w:sz w:val="20"/>
            <w:szCs w:val="20"/>
            <w:lang w:val="en-US" w:eastAsia="fr-FR"/>
          </w:rPr>
          <w:t>10.1002/2017gl076829</w:t>
        </w:r>
      </w:hyperlink>
      <w:r w:rsidRPr="00B44095">
        <w:rPr>
          <w:sz w:val="20"/>
          <w:szCs w:val="20"/>
        </w:rPr>
        <w:t>.</w:t>
      </w:r>
    </w:p>
    <w:p w14:paraId="09AEA69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Boé, J. et al., 2020: Past long-term summer warming over western Europe in new generation climate models: Role of large-scale atmospheric circulation. </w:t>
      </w:r>
      <w:r w:rsidRPr="00B44095">
        <w:rPr>
          <w:i/>
          <w:sz w:val="20"/>
          <w:szCs w:val="20"/>
        </w:rPr>
        <w:t>Environmental Research Letters</w:t>
      </w:r>
      <w:r w:rsidRPr="00B44095">
        <w:rPr>
          <w:sz w:val="20"/>
          <w:szCs w:val="20"/>
        </w:rPr>
        <w:t xml:space="preserve">, </w:t>
      </w:r>
      <w:r w:rsidRPr="00B44095">
        <w:rPr>
          <w:b/>
          <w:sz w:val="20"/>
          <w:szCs w:val="20"/>
        </w:rPr>
        <w:t>15(8)</w:t>
      </w:r>
      <w:r w:rsidRPr="00B44095">
        <w:rPr>
          <w:sz w:val="20"/>
          <w:szCs w:val="20"/>
        </w:rPr>
        <w:t>, doi:</w:t>
      </w:r>
      <w:hyperlink r:id="rId89" w:history="1">
        <w:r w:rsidRPr="00B44095">
          <w:rPr>
            <w:rStyle w:val="Hyperlink"/>
            <w:sz w:val="20"/>
            <w:szCs w:val="20"/>
            <w:lang w:val="en-US" w:eastAsia="fr-FR"/>
          </w:rPr>
          <w:t>10.1088/1748-9326/ab8a89</w:t>
        </w:r>
      </w:hyperlink>
      <w:r w:rsidRPr="00B44095">
        <w:rPr>
          <w:sz w:val="20"/>
          <w:szCs w:val="20"/>
        </w:rPr>
        <w:t>.</w:t>
      </w:r>
    </w:p>
    <w:p w14:paraId="0C39C76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Boer, G.J. et al., 2016: The Decadal Climate Prediction Project (DCPP) contribution to CMIP6. </w:t>
      </w:r>
      <w:r w:rsidRPr="00B44095">
        <w:rPr>
          <w:i/>
          <w:sz w:val="20"/>
          <w:szCs w:val="20"/>
        </w:rPr>
        <w:t>Geoscientific Model Development</w:t>
      </w:r>
      <w:r w:rsidRPr="00B44095">
        <w:rPr>
          <w:sz w:val="20"/>
          <w:szCs w:val="20"/>
        </w:rPr>
        <w:t xml:space="preserve">, </w:t>
      </w:r>
      <w:r w:rsidRPr="00B44095">
        <w:rPr>
          <w:b/>
          <w:sz w:val="20"/>
          <w:szCs w:val="20"/>
        </w:rPr>
        <w:t>9(10)</w:t>
      </w:r>
      <w:r w:rsidRPr="00B44095">
        <w:rPr>
          <w:sz w:val="20"/>
          <w:szCs w:val="20"/>
        </w:rPr>
        <w:t>, 3751–3777, doi:</w:t>
      </w:r>
      <w:hyperlink r:id="rId90" w:history="1">
        <w:r w:rsidRPr="00B44095">
          <w:rPr>
            <w:rStyle w:val="Hyperlink"/>
            <w:sz w:val="20"/>
            <w:szCs w:val="20"/>
            <w:lang w:val="en-US" w:eastAsia="fr-FR"/>
          </w:rPr>
          <w:t>10.5194/gmd-9-3751-2016</w:t>
        </w:r>
      </w:hyperlink>
      <w:r w:rsidRPr="00B44095">
        <w:rPr>
          <w:sz w:val="20"/>
          <w:szCs w:val="20"/>
        </w:rPr>
        <w:t>.</w:t>
      </w:r>
    </w:p>
    <w:p w14:paraId="1FA4488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Bohr, J., 2017: Is it hot in here or is it just me? Temperature anomalies and political polarization over global warming in the American public. </w:t>
      </w:r>
      <w:r w:rsidRPr="00B44095">
        <w:rPr>
          <w:i/>
          <w:sz w:val="20"/>
          <w:szCs w:val="20"/>
        </w:rPr>
        <w:t>Climatic Change</w:t>
      </w:r>
      <w:r w:rsidRPr="00B44095">
        <w:rPr>
          <w:sz w:val="20"/>
          <w:szCs w:val="20"/>
        </w:rPr>
        <w:t xml:space="preserve">, </w:t>
      </w:r>
      <w:r w:rsidRPr="00B44095">
        <w:rPr>
          <w:b/>
          <w:sz w:val="20"/>
          <w:szCs w:val="20"/>
        </w:rPr>
        <w:t>142(1–2)</w:t>
      </w:r>
      <w:r w:rsidRPr="00B44095">
        <w:rPr>
          <w:sz w:val="20"/>
          <w:szCs w:val="20"/>
        </w:rPr>
        <w:t>, 271–285, doi:</w:t>
      </w:r>
      <w:hyperlink r:id="rId91" w:history="1">
        <w:r w:rsidRPr="00B44095">
          <w:rPr>
            <w:rStyle w:val="Hyperlink"/>
            <w:sz w:val="20"/>
            <w:szCs w:val="20"/>
            <w:lang w:val="en-US" w:eastAsia="fr-FR"/>
          </w:rPr>
          <w:t>10.1007/s10584-017-1934-z</w:t>
        </w:r>
      </w:hyperlink>
      <w:r w:rsidRPr="00B44095">
        <w:rPr>
          <w:sz w:val="20"/>
          <w:szCs w:val="20"/>
        </w:rPr>
        <w:t>.</w:t>
      </w:r>
    </w:p>
    <w:p w14:paraId="7C7F827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Bojinski, S. et al., 2014: The Concept of Essential Climate Variables in Support of Climate Research, Applications, and Policy. </w:t>
      </w:r>
      <w:r w:rsidRPr="00B44095">
        <w:rPr>
          <w:i/>
          <w:sz w:val="20"/>
          <w:szCs w:val="20"/>
        </w:rPr>
        <w:t>Bulletin of the American Meteorological Society</w:t>
      </w:r>
      <w:r w:rsidRPr="00B44095">
        <w:rPr>
          <w:sz w:val="20"/>
          <w:szCs w:val="20"/>
        </w:rPr>
        <w:t xml:space="preserve">, </w:t>
      </w:r>
      <w:r w:rsidRPr="00B44095">
        <w:rPr>
          <w:b/>
          <w:sz w:val="20"/>
          <w:szCs w:val="20"/>
        </w:rPr>
        <w:t>95(9)</w:t>
      </w:r>
      <w:r w:rsidRPr="00B44095">
        <w:rPr>
          <w:sz w:val="20"/>
          <w:szCs w:val="20"/>
        </w:rPr>
        <w:t>, 1431–1443, doi:</w:t>
      </w:r>
      <w:hyperlink r:id="rId92" w:history="1">
        <w:r w:rsidRPr="00B44095">
          <w:rPr>
            <w:rStyle w:val="Hyperlink"/>
            <w:sz w:val="20"/>
            <w:szCs w:val="20"/>
            <w:lang w:val="en-US" w:eastAsia="fr-FR"/>
          </w:rPr>
          <w:t>10.1175/bams-d-13-00047.1</w:t>
        </w:r>
      </w:hyperlink>
      <w:r w:rsidRPr="00B44095">
        <w:rPr>
          <w:sz w:val="20"/>
          <w:szCs w:val="20"/>
        </w:rPr>
        <w:t>.</w:t>
      </w:r>
    </w:p>
    <w:p w14:paraId="42BDE3A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Bolin, B.E.R.T. and W.A.L.T.E.R. Bischof, 1970: Variations of the carbon dioxide content of the atmosphere in the northern hemisphere. </w:t>
      </w:r>
      <w:r w:rsidRPr="00B44095">
        <w:rPr>
          <w:i/>
          <w:sz w:val="20"/>
          <w:szCs w:val="20"/>
        </w:rPr>
        <w:t>Tellus</w:t>
      </w:r>
      <w:r w:rsidRPr="00B44095">
        <w:rPr>
          <w:sz w:val="20"/>
          <w:szCs w:val="20"/>
        </w:rPr>
        <w:t xml:space="preserve">, </w:t>
      </w:r>
      <w:r w:rsidRPr="00B44095">
        <w:rPr>
          <w:b/>
          <w:sz w:val="20"/>
          <w:szCs w:val="20"/>
        </w:rPr>
        <w:t>22(4)</w:t>
      </w:r>
      <w:r w:rsidRPr="00B44095">
        <w:rPr>
          <w:sz w:val="20"/>
          <w:szCs w:val="20"/>
        </w:rPr>
        <w:t>, 431–442, doi:</w:t>
      </w:r>
      <w:hyperlink r:id="rId93" w:history="1">
        <w:r w:rsidRPr="00B44095">
          <w:rPr>
            <w:rStyle w:val="Hyperlink"/>
            <w:sz w:val="20"/>
            <w:szCs w:val="20"/>
            <w:lang w:val="en-US" w:eastAsia="fr-FR"/>
          </w:rPr>
          <w:t>10.1111/j.2153-3490.1970.tb00508.x</w:t>
        </w:r>
      </w:hyperlink>
      <w:r w:rsidRPr="00B44095">
        <w:rPr>
          <w:sz w:val="20"/>
          <w:szCs w:val="20"/>
        </w:rPr>
        <w:t>.</w:t>
      </w:r>
    </w:p>
    <w:p w14:paraId="09D278D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Bony, S. et al., 2015: Clouds, circulation and climate sensitivity. </w:t>
      </w:r>
      <w:r w:rsidRPr="00B44095">
        <w:rPr>
          <w:i/>
          <w:sz w:val="20"/>
          <w:szCs w:val="20"/>
        </w:rPr>
        <w:t>Nature Geoscience</w:t>
      </w:r>
      <w:r w:rsidRPr="00B44095">
        <w:rPr>
          <w:sz w:val="20"/>
          <w:szCs w:val="20"/>
        </w:rPr>
        <w:t xml:space="preserve">, </w:t>
      </w:r>
      <w:r w:rsidRPr="00B44095">
        <w:rPr>
          <w:b/>
          <w:sz w:val="20"/>
          <w:szCs w:val="20"/>
        </w:rPr>
        <w:t>8(4)</w:t>
      </w:r>
      <w:r w:rsidRPr="00B44095">
        <w:rPr>
          <w:sz w:val="20"/>
          <w:szCs w:val="20"/>
        </w:rPr>
        <w:t>, 261–268, doi:</w:t>
      </w:r>
      <w:hyperlink r:id="rId94" w:history="1">
        <w:r w:rsidRPr="00B44095">
          <w:rPr>
            <w:rStyle w:val="Hyperlink"/>
            <w:sz w:val="20"/>
            <w:szCs w:val="20"/>
            <w:lang w:val="en-US" w:eastAsia="fr-FR"/>
          </w:rPr>
          <w:t>10.1038/ngeo2398</w:t>
        </w:r>
      </w:hyperlink>
      <w:r w:rsidRPr="00B44095">
        <w:rPr>
          <w:sz w:val="20"/>
          <w:szCs w:val="20"/>
        </w:rPr>
        <w:t>.</w:t>
      </w:r>
    </w:p>
    <w:p w14:paraId="6A71E84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Boo, K.-O., G. Martin, A. Sellar, C. Senior, and Y.-H. Byun, 2011: Evaluating the East Asian monsoon simulation in climate models. </w:t>
      </w:r>
      <w:r w:rsidRPr="00B44095">
        <w:rPr>
          <w:i/>
          <w:sz w:val="20"/>
          <w:szCs w:val="20"/>
        </w:rPr>
        <w:t>Journal of Geophysical Research</w:t>
      </w:r>
      <w:r w:rsidRPr="00B44095">
        <w:rPr>
          <w:sz w:val="20"/>
          <w:szCs w:val="20"/>
        </w:rPr>
        <w:t xml:space="preserve">, </w:t>
      </w:r>
      <w:r w:rsidRPr="00B44095">
        <w:rPr>
          <w:b/>
          <w:sz w:val="20"/>
          <w:szCs w:val="20"/>
        </w:rPr>
        <w:t>116(D1)</w:t>
      </w:r>
      <w:r w:rsidRPr="00B44095">
        <w:rPr>
          <w:sz w:val="20"/>
          <w:szCs w:val="20"/>
        </w:rPr>
        <w:t>, D01109, doi:</w:t>
      </w:r>
      <w:hyperlink r:id="rId95" w:history="1">
        <w:r w:rsidRPr="00B44095">
          <w:rPr>
            <w:rStyle w:val="Hyperlink"/>
            <w:sz w:val="20"/>
            <w:szCs w:val="20"/>
            <w:lang w:val="en-US" w:eastAsia="fr-FR"/>
          </w:rPr>
          <w:t>10.1029/2010jd014737</w:t>
        </w:r>
      </w:hyperlink>
      <w:r w:rsidRPr="00B44095">
        <w:rPr>
          <w:sz w:val="20"/>
          <w:szCs w:val="20"/>
        </w:rPr>
        <w:t>.</w:t>
      </w:r>
    </w:p>
    <w:p w14:paraId="2EE7E8E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Booth, B.B.B. et al., 2017:  Narrowing the Range of Future Climate Projections Using Historical Observations of Atmospheric CO 2 . </w:t>
      </w:r>
      <w:r w:rsidRPr="00B44095">
        <w:rPr>
          <w:i/>
          <w:sz w:val="20"/>
          <w:szCs w:val="20"/>
        </w:rPr>
        <w:t>Journal of Climate</w:t>
      </w:r>
      <w:r w:rsidRPr="00B44095">
        <w:rPr>
          <w:sz w:val="20"/>
          <w:szCs w:val="20"/>
        </w:rPr>
        <w:t xml:space="preserve">, </w:t>
      </w:r>
      <w:r w:rsidRPr="00B44095">
        <w:rPr>
          <w:b/>
          <w:sz w:val="20"/>
          <w:szCs w:val="20"/>
        </w:rPr>
        <w:t>30(8)</w:t>
      </w:r>
      <w:r w:rsidRPr="00B44095">
        <w:rPr>
          <w:sz w:val="20"/>
          <w:szCs w:val="20"/>
        </w:rPr>
        <w:t>, 3039–3053, doi:</w:t>
      </w:r>
      <w:hyperlink r:id="rId96" w:history="1">
        <w:r w:rsidRPr="00B44095">
          <w:rPr>
            <w:rStyle w:val="Hyperlink"/>
            <w:sz w:val="20"/>
            <w:szCs w:val="20"/>
            <w:lang w:val="en-US" w:eastAsia="fr-FR"/>
          </w:rPr>
          <w:t>10.1175/jcli-d-16-0178.1</w:t>
        </w:r>
      </w:hyperlink>
      <w:r w:rsidRPr="00B44095">
        <w:rPr>
          <w:sz w:val="20"/>
          <w:szCs w:val="20"/>
        </w:rPr>
        <w:t>.</w:t>
      </w:r>
    </w:p>
    <w:p w14:paraId="11DE668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Borsche, M., A.K. Kaiser-Weiss, and F. Kaspar, 2016: Wind speed variability between 10 and 116\\,m height from the regional reanalysis COSMO-REA6 compared to wind mast measurements over Northern Germany and~the~Netherlands. </w:t>
      </w:r>
      <w:r w:rsidRPr="00B44095">
        <w:rPr>
          <w:i/>
          <w:sz w:val="20"/>
          <w:szCs w:val="20"/>
        </w:rPr>
        <w:t>Advances in Science and Research</w:t>
      </w:r>
      <w:r w:rsidRPr="00B44095">
        <w:rPr>
          <w:sz w:val="20"/>
          <w:szCs w:val="20"/>
        </w:rPr>
        <w:t xml:space="preserve">, </w:t>
      </w:r>
      <w:r w:rsidRPr="00B44095">
        <w:rPr>
          <w:b/>
          <w:sz w:val="20"/>
          <w:szCs w:val="20"/>
        </w:rPr>
        <w:t>13</w:t>
      </w:r>
      <w:r w:rsidRPr="00B44095">
        <w:rPr>
          <w:sz w:val="20"/>
          <w:szCs w:val="20"/>
        </w:rPr>
        <w:t>, 151–161, doi:</w:t>
      </w:r>
      <w:hyperlink r:id="rId97" w:history="1">
        <w:r w:rsidRPr="00B44095">
          <w:rPr>
            <w:rStyle w:val="Hyperlink"/>
            <w:sz w:val="20"/>
            <w:szCs w:val="20"/>
            <w:lang w:val="en-US" w:eastAsia="fr-FR"/>
          </w:rPr>
          <w:t>10.5194/asr-13-151-2016</w:t>
        </w:r>
      </w:hyperlink>
      <w:r w:rsidRPr="00B44095">
        <w:rPr>
          <w:sz w:val="20"/>
          <w:szCs w:val="20"/>
        </w:rPr>
        <w:t>.</w:t>
      </w:r>
    </w:p>
    <w:p w14:paraId="1C0FC12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Boucher, O. et al., 2013: Clouds and Aerosols. In: </w:t>
      </w:r>
      <w:r w:rsidRPr="00B44095">
        <w:rPr>
          <w:i/>
          <w:sz w:val="20"/>
          <w:szCs w:val="20"/>
        </w:rPr>
        <w:t>Climate Change 2013: The Physical Science Basis. Contribution of Working Group I to the Fifth Assessment Report of the Intergovernmental Panel on Climate Change</w:t>
      </w:r>
      <w:r w:rsidRPr="00B44095">
        <w:rPr>
          <w:sz w:val="20"/>
          <w:szCs w:val="20"/>
        </w:rPr>
        <w:t xml:space="preserve"> [Stocker, T.F., D. Qin, G.-K. Plattner, M. Tignor, S.K. Allen, J. Boschung, A. Nauels, Y. Xia, V. Bex, and P.M. Midgley (eds.)]. Cambridge University Press, Cambridge, United Kingdom and New York, NY, USA, pp. 571–658, doi:</w:t>
      </w:r>
      <w:hyperlink r:id="rId98" w:history="1">
        <w:r w:rsidRPr="00B44095">
          <w:rPr>
            <w:rStyle w:val="Hyperlink"/>
            <w:sz w:val="20"/>
            <w:szCs w:val="20"/>
            <w:lang w:val="en-US" w:eastAsia="fr-FR"/>
          </w:rPr>
          <w:t>10.1017/cbo9781107415324.016</w:t>
        </w:r>
      </w:hyperlink>
      <w:r w:rsidRPr="00B44095">
        <w:rPr>
          <w:sz w:val="20"/>
          <w:szCs w:val="20"/>
        </w:rPr>
        <w:t>.</w:t>
      </w:r>
    </w:p>
    <w:p w14:paraId="2372B26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Boucher, O. et al., 2020: Presentation and Evaluation of the IPSL-CM6A-LR Climate Model. </w:t>
      </w:r>
      <w:r w:rsidRPr="00B44095">
        <w:rPr>
          <w:i/>
          <w:sz w:val="20"/>
          <w:szCs w:val="20"/>
        </w:rPr>
        <w:t>Journal of Advances in Modeling Earth Systems</w:t>
      </w:r>
      <w:r w:rsidRPr="00B44095">
        <w:rPr>
          <w:sz w:val="20"/>
          <w:szCs w:val="20"/>
        </w:rPr>
        <w:t xml:space="preserve">, </w:t>
      </w:r>
      <w:r w:rsidRPr="00B44095">
        <w:rPr>
          <w:b/>
          <w:sz w:val="20"/>
          <w:szCs w:val="20"/>
        </w:rPr>
        <w:t>12(7)</w:t>
      </w:r>
      <w:r w:rsidRPr="00B44095">
        <w:rPr>
          <w:sz w:val="20"/>
          <w:szCs w:val="20"/>
        </w:rPr>
        <w:t>, doi:</w:t>
      </w:r>
      <w:hyperlink r:id="rId99" w:history="1">
        <w:r w:rsidRPr="00B44095">
          <w:rPr>
            <w:rStyle w:val="Hyperlink"/>
            <w:sz w:val="20"/>
            <w:szCs w:val="20"/>
            <w:lang w:val="en-US" w:eastAsia="fr-FR"/>
          </w:rPr>
          <w:t>10.1029/2019ms002010</w:t>
        </w:r>
      </w:hyperlink>
      <w:r w:rsidRPr="00B44095">
        <w:rPr>
          <w:sz w:val="20"/>
          <w:szCs w:val="20"/>
        </w:rPr>
        <w:t>.</w:t>
      </w:r>
    </w:p>
    <w:p w14:paraId="023368E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Bourlès, B. et al., 2019: PIRATA: A Sustained Observing System for Tropical Atlantic Climate Research and Forecasting. </w:t>
      </w:r>
      <w:r w:rsidRPr="00B44095">
        <w:rPr>
          <w:i/>
          <w:sz w:val="20"/>
          <w:szCs w:val="20"/>
        </w:rPr>
        <w:t>Earth and Space Science</w:t>
      </w:r>
      <w:r w:rsidRPr="00B44095">
        <w:rPr>
          <w:sz w:val="20"/>
          <w:szCs w:val="20"/>
        </w:rPr>
        <w:t xml:space="preserve">, </w:t>
      </w:r>
      <w:r w:rsidRPr="00B44095">
        <w:rPr>
          <w:b/>
          <w:sz w:val="20"/>
          <w:szCs w:val="20"/>
        </w:rPr>
        <w:t>6(4)</w:t>
      </w:r>
      <w:r w:rsidRPr="00B44095">
        <w:rPr>
          <w:sz w:val="20"/>
          <w:szCs w:val="20"/>
        </w:rPr>
        <w:t>, 577–616, doi:</w:t>
      </w:r>
      <w:hyperlink r:id="rId100" w:history="1">
        <w:r w:rsidRPr="00B44095">
          <w:rPr>
            <w:rStyle w:val="Hyperlink"/>
            <w:sz w:val="20"/>
            <w:szCs w:val="20"/>
            <w:lang w:val="en-US" w:eastAsia="fr-FR"/>
          </w:rPr>
          <w:t>10.1029/2018ea000428</w:t>
        </w:r>
      </w:hyperlink>
      <w:r w:rsidRPr="00B44095">
        <w:rPr>
          <w:sz w:val="20"/>
          <w:szCs w:val="20"/>
        </w:rPr>
        <w:t>.</w:t>
      </w:r>
    </w:p>
    <w:p w14:paraId="094BF19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Bowen, G.J. et al., 2015: Two massive, rapid releases of carbon during the onset of the Palaeocene–Eocene thermal maximum. </w:t>
      </w:r>
      <w:r w:rsidRPr="00B44095">
        <w:rPr>
          <w:i/>
          <w:sz w:val="20"/>
          <w:szCs w:val="20"/>
        </w:rPr>
        <w:t>Nature Geoscience</w:t>
      </w:r>
      <w:r w:rsidRPr="00B44095">
        <w:rPr>
          <w:sz w:val="20"/>
          <w:szCs w:val="20"/>
        </w:rPr>
        <w:t xml:space="preserve">, </w:t>
      </w:r>
      <w:r w:rsidRPr="00B44095">
        <w:rPr>
          <w:b/>
          <w:sz w:val="20"/>
          <w:szCs w:val="20"/>
        </w:rPr>
        <w:t>8(1)</w:t>
      </w:r>
      <w:r w:rsidRPr="00B44095">
        <w:rPr>
          <w:sz w:val="20"/>
          <w:szCs w:val="20"/>
        </w:rPr>
        <w:t>, 44–47, doi:</w:t>
      </w:r>
      <w:hyperlink r:id="rId101" w:history="1">
        <w:r w:rsidRPr="00B44095">
          <w:rPr>
            <w:rStyle w:val="Hyperlink"/>
            <w:sz w:val="20"/>
            <w:szCs w:val="20"/>
            <w:lang w:val="en-US" w:eastAsia="fr-FR"/>
          </w:rPr>
          <w:t>10.1038/ngeo2316</w:t>
        </w:r>
      </w:hyperlink>
      <w:r w:rsidRPr="00B44095">
        <w:rPr>
          <w:sz w:val="20"/>
          <w:szCs w:val="20"/>
        </w:rPr>
        <w:t>.</w:t>
      </w:r>
    </w:p>
    <w:p w14:paraId="4180AE0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Boyle, E.A. and L. Keigwin, 1987: North Atlantic thermohaline circulation during the past 20,000 years linked to high-latitude surface temperature. </w:t>
      </w:r>
      <w:r w:rsidRPr="00B44095">
        <w:rPr>
          <w:i/>
          <w:sz w:val="20"/>
          <w:szCs w:val="20"/>
        </w:rPr>
        <w:t>Nature</w:t>
      </w:r>
      <w:r w:rsidRPr="00B44095">
        <w:rPr>
          <w:sz w:val="20"/>
          <w:szCs w:val="20"/>
        </w:rPr>
        <w:t xml:space="preserve">, </w:t>
      </w:r>
      <w:r w:rsidRPr="00B44095">
        <w:rPr>
          <w:b/>
          <w:sz w:val="20"/>
          <w:szCs w:val="20"/>
        </w:rPr>
        <w:t>330(6143)</w:t>
      </w:r>
      <w:r w:rsidRPr="00B44095">
        <w:rPr>
          <w:sz w:val="20"/>
          <w:szCs w:val="20"/>
        </w:rPr>
        <w:t>, 35–40, doi:</w:t>
      </w:r>
      <w:hyperlink r:id="rId102" w:history="1">
        <w:r w:rsidRPr="00B44095">
          <w:rPr>
            <w:rStyle w:val="Hyperlink"/>
            <w:sz w:val="20"/>
            <w:szCs w:val="20"/>
            <w:lang w:val="en-US" w:eastAsia="fr-FR"/>
          </w:rPr>
          <w:t>10.1038/330035a0</w:t>
        </w:r>
      </w:hyperlink>
      <w:r w:rsidRPr="00B44095">
        <w:rPr>
          <w:sz w:val="20"/>
          <w:szCs w:val="20"/>
        </w:rPr>
        <w:t>.</w:t>
      </w:r>
    </w:p>
    <w:p w14:paraId="00A1813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Bracegirdle, T.J. and D.B. Stephenson, 2013: On the Robustness of Emergent Constraints Used in Multimodel Climate Change Projections of Arctic Warming. </w:t>
      </w:r>
      <w:r w:rsidRPr="00B44095">
        <w:rPr>
          <w:i/>
          <w:sz w:val="20"/>
          <w:szCs w:val="20"/>
        </w:rPr>
        <w:t>Journal of Climate</w:t>
      </w:r>
      <w:r w:rsidRPr="00B44095">
        <w:rPr>
          <w:sz w:val="20"/>
          <w:szCs w:val="20"/>
        </w:rPr>
        <w:t xml:space="preserve">, </w:t>
      </w:r>
      <w:r w:rsidRPr="00B44095">
        <w:rPr>
          <w:b/>
          <w:sz w:val="20"/>
          <w:szCs w:val="20"/>
        </w:rPr>
        <w:t>26(2)</w:t>
      </w:r>
      <w:r w:rsidRPr="00B44095">
        <w:rPr>
          <w:sz w:val="20"/>
          <w:szCs w:val="20"/>
        </w:rPr>
        <w:t>, 669–678, doi:</w:t>
      </w:r>
      <w:hyperlink r:id="rId103" w:history="1">
        <w:r w:rsidRPr="00B44095">
          <w:rPr>
            <w:rStyle w:val="Hyperlink"/>
            <w:sz w:val="20"/>
            <w:szCs w:val="20"/>
            <w:lang w:val="en-US" w:eastAsia="fr-FR"/>
          </w:rPr>
          <w:t>10.1175/jcli-d-12-00537.1</w:t>
        </w:r>
      </w:hyperlink>
      <w:r w:rsidRPr="00B44095">
        <w:rPr>
          <w:sz w:val="20"/>
          <w:szCs w:val="20"/>
        </w:rPr>
        <w:t>.</w:t>
      </w:r>
    </w:p>
    <w:p w14:paraId="4EE7633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Bradley, R.S., 2015: </w:t>
      </w:r>
      <w:r w:rsidRPr="00B44095">
        <w:rPr>
          <w:i/>
          <w:sz w:val="20"/>
          <w:szCs w:val="20"/>
        </w:rPr>
        <w:t>Paleoclimatology</w:t>
      </w:r>
      <w:r w:rsidRPr="00B44095">
        <w:rPr>
          <w:sz w:val="20"/>
          <w:szCs w:val="20"/>
        </w:rPr>
        <w:t>. Elsevier, 675 pp., doi:</w:t>
      </w:r>
      <w:hyperlink r:id="rId104" w:history="1">
        <w:r w:rsidRPr="00B44095">
          <w:rPr>
            <w:rStyle w:val="Hyperlink"/>
            <w:sz w:val="20"/>
            <w:szCs w:val="20"/>
            <w:lang w:val="en-US" w:eastAsia="fr-FR"/>
          </w:rPr>
          <w:t>10.1016/c2009-0-18310-1</w:t>
        </w:r>
      </w:hyperlink>
      <w:r w:rsidRPr="00B44095">
        <w:rPr>
          <w:sz w:val="20"/>
          <w:szCs w:val="20"/>
        </w:rPr>
        <w:t>.</w:t>
      </w:r>
    </w:p>
    <w:p w14:paraId="1DD50F7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Brasseur, G.P. and L. Gallardo, 2016: Climate services: Lessons learned and future prospects. </w:t>
      </w:r>
      <w:r w:rsidRPr="00B44095">
        <w:rPr>
          <w:i/>
          <w:sz w:val="20"/>
          <w:szCs w:val="20"/>
        </w:rPr>
        <w:t>Earth’s Future</w:t>
      </w:r>
      <w:r w:rsidRPr="00B44095">
        <w:rPr>
          <w:sz w:val="20"/>
          <w:szCs w:val="20"/>
        </w:rPr>
        <w:t xml:space="preserve">, </w:t>
      </w:r>
      <w:r w:rsidRPr="00B44095">
        <w:rPr>
          <w:b/>
          <w:sz w:val="20"/>
          <w:szCs w:val="20"/>
        </w:rPr>
        <w:t>4(3)</w:t>
      </w:r>
      <w:r w:rsidRPr="00B44095">
        <w:rPr>
          <w:sz w:val="20"/>
          <w:szCs w:val="20"/>
        </w:rPr>
        <w:t>, 79–89, doi:</w:t>
      </w:r>
      <w:hyperlink r:id="rId105" w:history="1">
        <w:r w:rsidRPr="00B44095">
          <w:rPr>
            <w:rStyle w:val="Hyperlink"/>
            <w:sz w:val="20"/>
            <w:szCs w:val="20"/>
            <w:lang w:val="en-US" w:eastAsia="fr-FR"/>
          </w:rPr>
          <w:t>10.1002/2015ef000338</w:t>
        </w:r>
      </w:hyperlink>
      <w:r w:rsidRPr="00B44095">
        <w:rPr>
          <w:sz w:val="20"/>
          <w:szCs w:val="20"/>
        </w:rPr>
        <w:t>.</w:t>
      </w:r>
    </w:p>
    <w:p w14:paraId="11BF242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Braun, M.H. et al., 2019: Constraining glacier elevation and mass changes in South America. </w:t>
      </w:r>
      <w:r w:rsidRPr="00B44095">
        <w:rPr>
          <w:i/>
          <w:sz w:val="20"/>
          <w:szCs w:val="20"/>
        </w:rPr>
        <w:t>Nature Climate Change</w:t>
      </w:r>
      <w:r w:rsidRPr="00B44095">
        <w:rPr>
          <w:sz w:val="20"/>
          <w:szCs w:val="20"/>
        </w:rPr>
        <w:t xml:space="preserve">, </w:t>
      </w:r>
      <w:r w:rsidRPr="00B44095">
        <w:rPr>
          <w:b/>
          <w:sz w:val="20"/>
          <w:szCs w:val="20"/>
        </w:rPr>
        <w:t>9(2)</w:t>
      </w:r>
      <w:r w:rsidRPr="00B44095">
        <w:rPr>
          <w:sz w:val="20"/>
          <w:szCs w:val="20"/>
        </w:rPr>
        <w:t>, 130–136, doi:</w:t>
      </w:r>
      <w:hyperlink r:id="rId106" w:history="1">
        <w:r w:rsidRPr="00B44095">
          <w:rPr>
            <w:rStyle w:val="Hyperlink"/>
            <w:sz w:val="20"/>
            <w:szCs w:val="20"/>
            <w:lang w:val="en-US" w:eastAsia="fr-FR"/>
          </w:rPr>
          <w:t>10.1038/s41558-018-0375-7</w:t>
        </w:r>
      </w:hyperlink>
      <w:r w:rsidRPr="00B44095">
        <w:rPr>
          <w:sz w:val="20"/>
          <w:szCs w:val="20"/>
        </w:rPr>
        <w:t>.</w:t>
      </w:r>
    </w:p>
    <w:p w14:paraId="6CDB5A9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Brázdil, R., C. Pfister, H. Wanner, H. Storch, and J. Luterbacher, 2005: Historical Climatology In Europe – The State Of The Art. </w:t>
      </w:r>
      <w:r w:rsidRPr="00B44095">
        <w:rPr>
          <w:i/>
          <w:sz w:val="20"/>
          <w:szCs w:val="20"/>
        </w:rPr>
        <w:t>Climatic Change</w:t>
      </w:r>
      <w:r w:rsidRPr="00B44095">
        <w:rPr>
          <w:sz w:val="20"/>
          <w:szCs w:val="20"/>
        </w:rPr>
        <w:t xml:space="preserve">, </w:t>
      </w:r>
      <w:r w:rsidRPr="00B44095">
        <w:rPr>
          <w:b/>
          <w:sz w:val="20"/>
          <w:szCs w:val="20"/>
        </w:rPr>
        <w:t>70(3)</w:t>
      </w:r>
      <w:r w:rsidRPr="00B44095">
        <w:rPr>
          <w:sz w:val="20"/>
          <w:szCs w:val="20"/>
        </w:rPr>
        <w:t>, 363–430, doi:</w:t>
      </w:r>
      <w:hyperlink r:id="rId107" w:history="1">
        <w:r w:rsidRPr="00B44095">
          <w:rPr>
            <w:rStyle w:val="Hyperlink"/>
            <w:sz w:val="20"/>
            <w:szCs w:val="20"/>
            <w:lang w:val="en-US" w:eastAsia="fr-FR"/>
          </w:rPr>
          <w:t>10.1007/s10584-005-5924-1</w:t>
        </w:r>
      </w:hyperlink>
      <w:r w:rsidRPr="00B44095">
        <w:rPr>
          <w:sz w:val="20"/>
          <w:szCs w:val="20"/>
        </w:rPr>
        <w:t>.</w:t>
      </w:r>
    </w:p>
    <w:p w14:paraId="362F2BF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Breakey, H., T. Cadman, and C. Sampford, 2016: Governance values and institutional integrity. In: </w:t>
      </w:r>
      <w:r w:rsidRPr="00B44095">
        <w:rPr>
          <w:i/>
          <w:sz w:val="20"/>
          <w:szCs w:val="20"/>
        </w:rPr>
        <w:t>Governing the Climate Change Regime</w:t>
      </w:r>
      <w:r w:rsidRPr="00B44095">
        <w:rPr>
          <w:sz w:val="20"/>
          <w:szCs w:val="20"/>
        </w:rPr>
        <w:t xml:space="preserve"> [Cadman, T., R. Maguire, and C. Sampford (eds.)]. Routledge, London, UK, pp. 34–62, doi:</w:t>
      </w:r>
      <w:hyperlink r:id="rId108" w:history="1">
        <w:r w:rsidRPr="00B44095">
          <w:rPr>
            <w:rStyle w:val="Hyperlink"/>
            <w:sz w:val="20"/>
            <w:szCs w:val="20"/>
            <w:lang w:val="en-US" w:eastAsia="fr-FR"/>
          </w:rPr>
          <w:t>10.4324/9781315442365</w:t>
        </w:r>
      </w:hyperlink>
      <w:r w:rsidRPr="00B44095">
        <w:rPr>
          <w:sz w:val="20"/>
          <w:szCs w:val="20"/>
        </w:rPr>
        <w:t>.</w:t>
      </w:r>
    </w:p>
    <w:p w14:paraId="4AB5BBB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Broecker, W.S., 1975: Climatic Change: Are We on the Brink of a Pronounced Global Warming? </w:t>
      </w:r>
      <w:r w:rsidRPr="00B44095">
        <w:rPr>
          <w:i/>
          <w:sz w:val="20"/>
          <w:szCs w:val="20"/>
        </w:rPr>
        <w:t>Science</w:t>
      </w:r>
      <w:r w:rsidRPr="00B44095">
        <w:rPr>
          <w:sz w:val="20"/>
          <w:szCs w:val="20"/>
        </w:rPr>
        <w:t xml:space="preserve">, </w:t>
      </w:r>
      <w:r w:rsidRPr="00B44095">
        <w:rPr>
          <w:b/>
          <w:sz w:val="20"/>
          <w:szCs w:val="20"/>
        </w:rPr>
        <w:t>189(4201)</w:t>
      </w:r>
      <w:r w:rsidRPr="00B44095">
        <w:rPr>
          <w:sz w:val="20"/>
          <w:szCs w:val="20"/>
        </w:rPr>
        <w:t>, 460–463, doi:</w:t>
      </w:r>
      <w:hyperlink r:id="rId109" w:history="1">
        <w:r w:rsidRPr="00B44095">
          <w:rPr>
            <w:rStyle w:val="Hyperlink"/>
            <w:sz w:val="20"/>
            <w:szCs w:val="20"/>
            <w:lang w:val="en-US" w:eastAsia="fr-FR"/>
          </w:rPr>
          <w:t>10.1126/science.189.4201.460</w:t>
        </w:r>
      </w:hyperlink>
      <w:r w:rsidRPr="00B44095">
        <w:rPr>
          <w:sz w:val="20"/>
          <w:szCs w:val="20"/>
        </w:rPr>
        <w:t>.</w:t>
      </w:r>
    </w:p>
    <w:p w14:paraId="38EECB9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lastRenderedPageBreak/>
        <w:t xml:space="preserve">Broecker, W.S., D.M. Peteet, and D. Rind, 1985: Does the ocean–atmosphere system have more than one stable mode of operation? </w:t>
      </w:r>
      <w:r w:rsidRPr="00B44095">
        <w:rPr>
          <w:i/>
          <w:sz w:val="20"/>
          <w:szCs w:val="20"/>
        </w:rPr>
        <w:t>Nature</w:t>
      </w:r>
      <w:r w:rsidRPr="00B44095">
        <w:rPr>
          <w:sz w:val="20"/>
          <w:szCs w:val="20"/>
        </w:rPr>
        <w:t xml:space="preserve">, </w:t>
      </w:r>
      <w:r w:rsidRPr="00B44095">
        <w:rPr>
          <w:b/>
          <w:sz w:val="20"/>
          <w:szCs w:val="20"/>
        </w:rPr>
        <w:t>315(6014)</w:t>
      </w:r>
      <w:r w:rsidRPr="00B44095">
        <w:rPr>
          <w:sz w:val="20"/>
          <w:szCs w:val="20"/>
        </w:rPr>
        <w:t>, 21–26, doi:</w:t>
      </w:r>
      <w:hyperlink r:id="rId110" w:history="1">
        <w:r w:rsidRPr="00B44095">
          <w:rPr>
            <w:rStyle w:val="Hyperlink"/>
            <w:sz w:val="20"/>
            <w:szCs w:val="20"/>
            <w:lang w:val="en-US" w:eastAsia="fr-FR"/>
          </w:rPr>
          <w:t>10.1038/315021a0</w:t>
        </w:r>
      </w:hyperlink>
      <w:r w:rsidRPr="00B44095">
        <w:rPr>
          <w:sz w:val="20"/>
          <w:szCs w:val="20"/>
        </w:rPr>
        <w:t>.</w:t>
      </w:r>
    </w:p>
    <w:p w14:paraId="3C0572F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Brohan, P., J.J. Kennedy, I. Harris, S.F.B. Tett, and P.D. Jones, 2006: Uncertainty estimates in regional and global observed temperature changes: A new data set from 1850. </w:t>
      </w:r>
      <w:r w:rsidRPr="00B44095">
        <w:rPr>
          <w:i/>
          <w:sz w:val="20"/>
          <w:szCs w:val="20"/>
        </w:rPr>
        <w:t>Journal of Geophysical Research: Atmospheres</w:t>
      </w:r>
      <w:r w:rsidRPr="00B44095">
        <w:rPr>
          <w:sz w:val="20"/>
          <w:szCs w:val="20"/>
        </w:rPr>
        <w:t xml:space="preserve">, </w:t>
      </w:r>
      <w:r w:rsidRPr="00B44095">
        <w:rPr>
          <w:b/>
          <w:sz w:val="20"/>
          <w:szCs w:val="20"/>
        </w:rPr>
        <w:t>111(D12)</w:t>
      </w:r>
      <w:r w:rsidRPr="00B44095">
        <w:rPr>
          <w:sz w:val="20"/>
          <w:szCs w:val="20"/>
        </w:rPr>
        <w:t>, doi:</w:t>
      </w:r>
      <w:hyperlink r:id="rId111" w:history="1">
        <w:r w:rsidRPr="00B44095">
          <w:rPr>
            <w:rStyle w:val="Hyperlink"/>
            <w:sz w:val="20"/>
            <w:szCs w:val="20"/>
            <w:lang w:val="en-US" w:eastAsia="fr-FR"/>
          </w:rPr>
          <w:t>10.1029/2005jd006548</w:t>
        </w:r>
      </w:hyperlink>
      <w:r w:rsidRPr="00B44095">
        <w:rPr>
          <w:sz w:val="20"/>
          <w:szCs w:val="20"/>
        </w:rPr>
        <w:t>.</w:t>
      </w:r>
    </w:p>
    <w:p w14:paraId="3817508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Brönnimann, S. et al., 2019a: Unlocking pre-1850 instrumental meteorological records: A global inventory. </w:t>
      </w:r>
      <w:r w:rsidRPr="00B44095">
        <w:rPr>
          <w:i/>
          <w:sz w:val="20"/>
          <w:szCs w:val="20"/>
        </w:rPr>
        <w:t>Bulletin of the American Meteorological Society</w:t>
      </w:r>
      <w:r w:rsidRPr="00B44095">
        <w:rPr>
          <w:sz w:val="20"/>
          <w:szCs w:val="20"/>
        </w:rPr>
        <w:t>, doi:</w:t>
      </w:r>
      <w:hyperlink r:id="rId112" w:history="1">
        <w:r w:rsidRPr="00B44095">
          <w:rPr>
            <w:rStyle w:val="Hyperlink"/>
            <w:sz w:val="20"/>
            <w:szCs w:val="20"/>
            <w:lang w:val="en-US" w:eastAsia="fr-FR"/>
          </w:rPr>
          <w:t>10.1175/bams-d-19-0040.1</w:t>
        </w:r>
      </w:hyperlink>
      <w:r w:rsidRPr="00B44095">
        <w:rPr>
          <w:sz w:val="20"/>
          <w:szCs w:val="20"/>
        </w:rPr>
        <w:t>.</w:t>
      </w:r>
    </w:p>
    <w:p w14:paraId="7179481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Brönnimann, S. et al., 2019b: Last phase of the Little Ice Age forced by volcanic eruptions. </w:t>
      </w:r>
      <w:r w:rsidRPr="00B44095">
        <w:rPr>
          <w:i/>
          <w:sz w:val="20"/>
          <w:szCs w:val="20"/>
        </w:rPr>
        <w:t>Nature Geoscience</w:t>
      </w:r>
      <w:r w:rsidRPr="00B44095">
        <w:rPr>
          <w:sz w:val="20"/>
          <w:szCs w:val="20"/>
        </w:rPr>
        <w:t xml:space="preserve">, </w:t>
      </w:r>
      <w:r w:rsidRPr="00B44095">
        <w:rPr>
          <w:b/>
          <w:sz w:val="20"/>
          <w:szCs w:val="20"/>
        </w:rPr>
        <w:t>12(8)</w:t>
      </w:r>
      <w:r w:rsidRPr="00B44095">
        <w:rPr>
          <w:sz w:val="20"/>
          <w:szCs w:val="20"/>
        </w:rPr>
        <w:t>, 650–656, doi:</w:t>
      </w:r>
      <w:hyperlink r:id="rId113" w:history="1">
        <w:r w:rsidRPr="00B44095">
          <w:rPr>
            <w:rStyle w:val="Hyperlink"/>
            <w:sz w:val="20"/>
            <w:szCs w:val="20"/>
            <w:lang w:val="en-US" w:eastAsia="fr-FR"/>
          </w:rPr>
          <w:t>10.1038/s41561-019-0402-y</w:t>
        </w:r>
      </w:hyperlink>
      <w:r w:rsidRPr="00B44095">
        <w:rPr>
          <w:sz w:val="20"/>
          <w:szCs w:val="20"/>
        </w:rPr>
        <w:t>.</w:t>
      </w:r>
    </w:p>
    <w:p w14:paraId="54CFC6FD" w14:textId="77777777" w:rsidR="0034470E" w:rsidRPr="00B44095" w:rsidRDefault="0034470E" w:rsidP="00B44095">
      <w:pPr>
        <w:pStyle w:val="Normal1"/>
        <w:pBdr>
          <w:top w:val="nil"/>
          <w:left w:val="nil"/>
          <w:bottom w:val="nil"/>
          <w:right w:val="nil"/>
          <w:between w:val="nil"/>
        </w:pBdr>
        <w:ind w:left="720" w:hanging="720"/>
        <w:rPr>
          <w:sz w:val="20"/>
          <w:szCs w:val="20"/>
          <w:lang w:val="de-DE"/>
        </w:rPr>
      </w:pPr>
      <w:r w:rsidRPr="00B44095">
        <w:rPr>
          <w:sz w:val="20"/>
          <w:szCs w:val="20"/>
        </w:rPr>
        <w:t xml:space="preserve">Brown, A. et al., 2012: Unified Modeling and Prediction of Weather and Climate: A 25-Year Journey. </w:t>
      </w:r>
      <w:r w:rsidRPr="00B44095">
        <w:rPr>
          <w:i/>
          <w:sz w:val="20"/>
          <w:szCs w:val="20"/>
          <w:lang w:val="de-DE"/>
        </w:rPr>
        <w:t>Bulletin of the American Meteorological Society</w:t>
      </w:r>
      <w:r w:rsidRPr="00B44095">
        <w:rPr>
          <w:sz w:val="20"/>
          <w:szCs w:val="20"/>
          <w:lang w:val="de-DE"/>
        </w:rPr>
        <w:t xml:space="preserve">, </w:t>
      </w:r>
      <w:r w:rsidRPr="00B44095">
        <w:rPr>
          <w:b/>
          <w:sz w:val="20"/>
          <w:szCs w:val="20"/>
          <w:lang w:val="de-DE"/>
        </w:rPr>
        <w:t>93(12)</w:t>
      </w:r>
      <w:r w:rsidRPr="00B44095">
        <w:rPr>
          <w:sz w:val="20"/>
          <w:szCs w:val="20"/>
          <w:lang w:val="de-DE"/>
        </w:rPr>
        <w:t>, 1865–1877, doi:</w:t>
      </w:r>
      <w:hyperlink r:id="rId114" w:history="1">
        <w:r w:rsidRPr="00B44095">
          <w:rPr>
            <w:rStyle w:val="Hyperlink"/>
            <w:sz w:val="20"/>
            <w:szCs w:val="20"/>
            <w:lang w:val="de-DE" w:eastAsia="fr-FR"/>
          </w:rPr>
          <w:t>10.1175/bams-d-12-00018.1</w:t>
        </w:r>
      </w:hyperlink>
      <w:r w:rsidRPr="00B44095">
        <w:rPr>
          <w:sz w:val="20"/>
          <w:szCs w:val="20"/>
          <w:lang w:val="de-DE"/>
        </w:rPr>
        <w:t>.</w:t>
      </w:r>
    </w:p>
    <w:p w14:paraId="4211C4E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lang w:val="de-DE"/>
        </w:rPr>
        <w:t xml:space="preserve">Brückner, E., 1890: </w:t>
      </w:r>
      <w:r w:rsidRPr="00B44095">
        <w:rPr>
          <w:i/>
          <w:sz w:val="20"/>
          <w:szCs w:val="20"/>
          <w:lang w:val="de-DE"/>
        </w:rPr>
        <w:t>Klima-Schwankungen Seit 1700, Nebst Bemerkungen über Die Klimaschwankungen Der Diluvialzeit</w:t>
      </w:r>
      <w:r w:rsidRPr="00B44095">
        <w:rPr>
          <w:sz w:val="20"/>
          <w:szCs w:val="20"/>
          <w:lang w:val="de-DE"/>
        </w:rPr>
        <w:t xml:space="preserve">. </w:t>
      </w:r>
      <w:r w:rsidRPr="00B44095">
        <w:rPr>
          <w:sz w:val="20"/>
          <w:szCs w:val="20"/>
        </w:rPr>
        <w:t>Eduard Hölzel, Vienna and Olmütz, 324 pp.</w:t>
      </w:r>
    </w:p>
    <w:p w14:paraId="3EBCC35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Brulle, R.J., 2019: Networks of Opposition: A Structural Analysis of U.S. Climate Change Countermovement Coalitions 1989–2015. </w:t>
      </w:r>
      <w:r w:rsidRPr="00B44095">
        <w:rPr>
          <w:i/>
          <w:sz w:val="20"/>
          <w:szCs w:val="20"/>
        </w:rPr>
        <w:t>Sociological Inquiry</w:t>
      </w:r>
      <w:r w:rsidRPr="00B44095">
        <w:rPr>
          <w:sz w:val="20"/>
          <w:szCs w:val="20"/>
        </w:rPr>
        <w:t>, soin.12333, doi:</w:t>
      </w:r>
      <w:hyperlink r:id="rId115" w:history="1">
        <w:r w:rsidRPr="00B44095">
          <w:rPr>
            <w:rStyle w:val="Hyperlink"/>
            <w:sz w:val="20"/>
            <w:szCs w:val="20"/>
            <w:lang w:val="en-US" w:eastAsia="fr-FR"/>
          </w:rPr>
          <w:t>10.1111/soin.12333</w:t>
        </w:r>
      </w:hyperlink>
      <w:r w:rsidRPr="00B44095">
        <w:rPr>
          <w:sz w:val="20"/>
          <w:szCs w:val="20"/>
        </w:rPr>
        <w:t>.</w:t>
      </w:r>
    </w:p>
    <w:p w14:paraId="6A9DC0A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Brulle, R.J., J. Carmichael, and J.C. Jenkins, 2012: Shifting public opinion on climate change: an empirical assessment of factors influencing concern over climate change in the U.S., 2002–2010. </w:t>
      </w:r>
      <w:r w:rsidRPr="00B44095">
        <w:rPr>
          <w:i/>
          <w:sz w:val="20"/>
          <w:szCs w:val="20"/>
        </w:rPr>
        <w:t>Climatic Change</w:t>
      </w:r>
      <w:r w:rsidRPr="00B44095">
        <w:rPr>
          <w:sz w:val="20"/>
          <w:szCs w:val="20"/>
        </w:rPr>
        <w:t xml:space="preserve">, </w:t>
      </w:r>
      <w:r w:rsidRPr="00B44095">
        <w:rPr>
          <w:b/>
          <w:sz w:val="20"/>
          <w:szCs w:val="20"/>
        </w:rPr>
        <w:t>114(2)</w:t>
      </w:r>
      <w:r w:rsidRPr="00B44095">
        <w:rPr>
          <w:sz w:val="20"/>
          <w:szCs w:val="20"/>
        </w:rPr>
        <w:t>, 169–188, doi:</w:t>
      </w:r>
      <w:hyperlink r:id="rId116" w:history="1">
        <w:r w:rsidRPr="00B44095">
          <w:rPr>
            <w:rStyle w:val="Hyperlink"/>
            <w:sz w:val="20"/>
            <w:szCs w:val="20"/>
            <w:lang w:val="en-US" w:eastAsia="fr-FR"/>
          </w:rPr>
          <w:t>10.1007/s10584-012-0403-y</w:t>
        </w:r>
      </w:hyperlink>
      <w:r w:rsidRPr="00B44095">
        <w:rPr>
          <w:sz w:val="20"/>
          <w:szCs w:val="20"/>
        </w:rPr>
        <w:t>.</w:t>
      </w:r>
    </w:p>
    <w:p w14:paraId="40F3E84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Bryan, K., S. Manabe, and R.C. Pacanowski, 1975: A Global Ocean-Atmosphere Climate Model. Part II. The Oceanic Circulation. </w:t>
      </w:r>
      <w:r w:rsidRPr="00B44095">
        <w:rPr>
          <w:i/>
          <w:sz w:val="20"/>
          <w:szCs w:val="20"/>
        </w:rPr>
        <w:t>Journal of Physical Oceanography</w:t>
      </w:r>
      <w:r w:rsidRPr="00B44095">
        <w:rPr>
          <w:sz w:val="20"/>
          <w:szCs w:val="20"/>
        </w:rPr>
        <w:t xml:space="preserve">, </w:t>
      </w:r>
      <w:r w:rsidRPr="00B44095">
        <w:rPr>
          <w:b/>
          <w:sz w:val="20"/>
          <w:szCs w:val="20"/>
        </w:rPr>
        <w:t>5(1)</w:t>
      </w:r>
      <w:r w:rsidRPr="00B44095">
        <w:rPr>
          <w:sz w:val="20"/>
          <w:szCs w:val="20"/>
        </w:rPr>
        <w:t>, 30–46, doi:</w:t>
      </w:r>
      <w:hyperlink r:id="rId117" w:history="1">
        <w:r w:rsidRPr="00B44095">
          <w:rPr>
            <w:rStyle w:val="Hyperlink"/>
            <w:sz w:val="20"/>
            <w:szCs w:val="20"/>
            <w:lang w:val="en-US" w:eastAsia="fr-FR"/>
          </w:rPr>
          <w:t>10.1175/1520-0485(1975)005&lt;0030:agoacm&gt;2.0.co;2</w:t>
        </w:r>
      </w:hyperlink>
      <w:r w:rsidRPr="00B44095">
        <w:rPr>
          <w:sz w:val="20"/>
          <w:szCs w:val="20"/>
        </w:rPr>
        <w:t>.</w:t>
      </w:r>
    </w:p>
    <w:p w14:paraId="68220AE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Bryson, R.A. and W.M. Wendland, 1970: Climatic effects of atmospheric pollution. In: </w:t>
      </w:r>
      <w:r w:rsidRPr="00B44095">
        <w:rPr>
          <w:i/>
          <w:sz w:val="20"/>
          <w:szCs w:val="20"/>
        </w:rPr>
        <w:t>Global Effects of Environmental Pollution: A Symposium Organized by the American Association for the Advancement of Science Held in Dallas, Texas, December 1968</w:t>
      </w:r>
      <w:r w:rsidRPr="00B44095">
        <w:rPr>
          <w:sz w:val="20"/>
          <w:szCs w:val="20"/>
        </w:rPr>
        <w:t xml:space="preserve"> [Singer, S.F. (ed.)]. Springer, Dordrecht, The Netherlands, pp. 139–147, doi:</w:t>
      </w:r>
      <w:hyperlink r:id="rId118" w:history="1">
        <w:r w:rsidRPr="00B44095">
          <w:rPr>
            <w:rStyle w:val="Hyperlink"/>
            <w:sz w:val="20"/>
            <w:szCs w:val="20"/>
            <w:lang w:val="en-US" w:eastAsia="fr-FR"/>
          </w:rPr>
          <w:t>10.1007/978-94-010-3290-2_14</w:t>
        </w:r>
      </w:hyperlink>
      <w:r w:rsidRPr="00B44095">
        <w:rPr>
          <w:sz w:val="20"/>
          <w:szCs w:val="20"/>
        </w:rPr>
        <w:t>.</w:t>
      </w:r>
    </w:p>
    <w:p w14:paraId="7D096BC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Budescu, D., S. Broomell, and H.-H. Por, 2009: Improving Communication of Uncertainty in the Reports of the Intergovernmental Panel on Climate Change. </w:t>
      </w:r>
      <w:r w:rsidRPr="00B44095">
        <w:rPr>
          <w:i/>
          <w:sz w:val="20"/>
          <w:szCs w:val="20"/>
        </w:rPr>
        <w:t>Psychological Science</w:t>
      </w:r>
      <w:r w:rsidRPr="00B44095">
        <w:rPr>
          <w:sz w:val="20"/>
          <w:szCs w:val="20"/>
        </w:rPr>
        <w:t xml:space="preserve">, </w:t>
      </w:r>
      <w:r w:rsidRPr="00B44095">
        <w:rPr>
          <w:b/>
          <w:sz w:val="20"/>
          <w:szCs w:val="20"/>
        </w:rPr>
        <w:t>20(3)</w:t>
      </w:r>
      <w:r w:rsidRPr="00B44095">
        <w:rPr>
          <w:sz w:val="20"/>
          <w:szCs w:val="20"/>
        </w:rPr>
        <w:t>, 299–308, doi:</w:t>
      </w:r>
      <w:hyperlink r:id="rId119" w:history="1">
        <w:r w:rsidRPr="00B44095">
          <w:rPr>
            <w:rStyle w:val="Hyperlink"/>
            <w:sz w:val="20"/>
            <w:szCs w:val="20"/>
            <w:lang w:val="en-US" w:eastAsia="fr-FR"/>
          </w:rPr>
          <w:t>10.1111/j.1467-9280.2009.02284.x</w:t>
        </w:r>
      </w:hyperlink>
      <w:r w:rsidRPr="00B44095">
        <w:rPr>
          <w:sz w:val="20"/>
          <w:szCs w:val="20"/>
        </w:rPr>
        <w:t>.</w:t>
      </w:r>
    </w:p>
    <w:p w14:paraId="6D798B8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Budescu, D., H.-H. Por, and S.B. Broomell, 2012: Effective communication of uncertainty in the IPCC reports. </w:t>
      </w:r>
      <w:r w:rsidRPr="00B44095">
        <w:rPr>
          <w:i/>
          <w:sz w:val="20"/>
          <w:szCs w:val="20"/>
        </w:rPr>
        <w:t>Climatic Change</w:t>
      </w:r>
      <w:r w:rsidRPr="00B44095">
        <w:rPr>
          <w:sz w:val="20"/>
          <w:szCs w:val="20"/>
        </w:rPr>
        <w:t xml:space="preserve">, </w:t>
      </w:r>
      <w:r w:rsidRPr="00B44095">
        <w:rPr>
          <w:b/>
          <w:sz w:val="20"/>
          <w:szCs w:val="20"/>
        </w:rPr>
        <w:t>113(2)</w:t>
      </w:r>
      <w:r w:rsidRPr="00B44095">
        <w:rPr>
          <w:sz w:val="20"/>
          <w:szCs w:val="20"/>
        </w:rPr>
        <w:t>, 181–200, doi:</w:t>
      </w:r>
      <w:hyperlink r:id="rId120" w:history="1">
        <w:r w:rsidRPr="00B44095">
          <w:rPr>
            <w:rStyle w:val="Hyperlink"/>
            <w:sz w:val="20"/>
            <w:szCs w:val="20"/>
            <w:lang w:val="en-US" w:eastAsia="fr-FR"/>
          </w:rPr>
          <w:t>10.1007/s10584-011-0330-3</w:t>
        </w:r>
      </w:hyperlink>
      <w:r w:rsidRPr="00B44095">
        <w:rPr>
          <w:sz w:val="20"/>
          <w:szCs w:val="20"/>
        </w:rPr>
        <w:t>.</w:t>
      </w:r>
    </w:p>
    <w:p w14:paraId="6AEAEE8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Budescu, D., H.-H. Por, S.B. Broomell, and M. Smithson, 2014: The interpretation of IPCC probabilistic statements around the world. </w:t>
      </w:r>
      <w:r w:rsidRPr="00B44095">
        <w:rPr>
          <w:i/>
          <w:sz w:val="20"/>
          <w:szCs w:val="20"/>
        </w:rPr>
        <w:t>Nature Climate Change</w:t>
      </w:r>
      <w:r w:rsidRPr="00B44095">
        <w:rPr>
          <w:sz w:val="20"/>
          <w:szCs w:val="20"/>
        </w:rPr>
        <w:t xml:space="preserve">, </w:t>
      </w:r>
      <w:r w:rsidRPr="00B44095">
        <w:rPr>
          <w:b/>
          <w:sz w:val="20"/>
          <w:szCs w:val="20"/>
        </w:rPr>
        <w:t>4(6)</w:t>
      </w:r>
      <w:r w:rsidRPr="00B44095">
        <w:rPr>
          <w:sz w:val="20"/>
          <w:szCs w:val="20"/>
        </w:rPr>
        <w:t>, 508–512, doi:</w:t>
      </w:r>
      <w:hyperlink r:id="rId121" w:history="1">
        <w:r w:rsidRPr="00B44095">
          <w:rPr>
            <w:rStyle w:val="Hyperlink"/>
            <w:sz w:val="20"/>
            <w:szCs w:val="20"/>
            <w:lang w:val="en-US" w:eastAsia="fr-FR"/>
          </w:rPr>
          <w:t>10.1038/nclimate2194</w:t>
        </w:r>
      </w:hyperlink>
      <w:r w:rsidRPr="00B44095">
        <w:rPr>
          <w:sz w:val="20"/>
          <w:szCs w:val="20"/>
        </w:rPr>
        <w:t>.</w:t>
      </w:r>
    </w:p>
    <w:p w14:paraId="51CE3A5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Budyko, M.I., 1969: The effect of solar radiation variations on the climate of the Earth. </w:t>
      </w:r>
      <w:r w:rsidRPr="00B44095">
        <w:rPr>
          <w:i/>
          <w:sz w:val="20"/>
          <w:szCs w:val="20"/>
        </w:rPr>
        <w:t>Tellus</w:t>
      </w:r>
      <w:r w:rsidRPr="00B44095">
        <w:rPr>
          <w:sz w:val="20"/>
          <w:szCs w:val="20"/>
        </w:rPr>
        <w:t>, doi:</w:t>
      </w:r>
      <w:hyperlink r:id="rId122" w:history="1">
        <w:r w:rsidRPr="00B44095">
          <w:rPr>
            <w:rStyle w:val="Hyperlink"/>
            <w:sz w:val="20"/>
            <w:szCs w:val="20"/>
            <w:lang w:val="en-US" w:eastAsia="fr-FR"/>
          </w:rPr>
          <w:t>10.3402/tellusa.v21i5.10109</w:t>
        </w:r>
      </w:hyperlink>
      <w:r w:rsidRPr="00B44095">
        <w:rPr>
          <w:sz w:val="20"/>
          <w:szCs w:val="20"/>
        </w:rPr>
        <w:t>.</w:t>
      </w:r>
    </w:p>
    <w:p w14:paraId="6FA1E2F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Burgard, C., D. Notz, L.T. Pedersen, and R.T. Tonboe, 2020: The Arctic Ocean Observation Operator for 6.9 GHz (ARC3O) – Part 2: Development and evaluation. </w:t>
      </w:r>
      <w:r w:rsidRPr="00B44095">
        <w:rPr>
          <w:i/>
          <w:sz w:val="20"/>
          <w:szCs w:val="20"/>
        </w:rPr>
        <w:t>The Cryosphere</w:t>
      </w:r>
      <w:r w:rsidRPr="00B44095">
        <w:rPr>
          <w:sz w:val="20"/>
          <w:szCs w:val="20"/>
        </w:rPr>
        <w:t xml:space="preserve">, </w:t>
      </w:r>
      <w:r w:rsidRPr="00B44095">
        <w:rPr>
          <w:b/>
          <w:sz w:val="20"/>
          <w:szCs w:val="20"/>
        </w:rPr>
        <w:t>14(7)</w:t>
      </w:r>
      <w:r w:rsidRPr="00B44095">
        <w:rPr>
          <w:sz w:val="20"/>
          <w:szCs w:val="20"/>
        </w:rPr>
        <w:t>, 2387–2407, doi:</w:t>
      </w:r>
      <w:hyperlink r:id="rId123" w:history="1">
        <w:r w:rsidRPr="00B44095">
          <w:rPr>
            <w:rStyle w:val="Hyperlink"/>
            <w:sz w:val="20"/>
            <w:szCs w:val="20"/>
            <w:lang w:val="en-US" w:eastAsia="fr-FR"/>
          </w:rPr>
          <w:t>10.5194/tc-14-2387-2020</w:t>
        </w:r>
      </w:hyperlink>
      <w:r w:rsidRPr="00B44095">
        <w:rPr>
          <w:sz w:val="20"/>
          <w:szCs w:val="20"/>
        </w:rPr>
        <w:t>.</w:t>
      </w:r>
    </w:p>
    <w:p w14:paraId="308D0E2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Burkett, V.R. et al., 2014: Point of departure. In: </w:t>
      </w:r>
      <w:r w:rsidRPr="00B44095">
        <w:rPr>
          <w:i/>
          <w:sz w:val="20"/>
          <w:szCs w:val="20"/>
        </w:rPr>
        <w:t>Climate Change 2014: Impacts, Adaptation, and Vulnerability. Part A: Global and Sectoral Aspects. Contribution of Working Group II to the Fifth Assessment Report of the Intergovernmental Panel on Climate Change</w:t>
      </w:r>
      <w:r w:rsidRPr="00B44095">
        <w:rPr>
          <w:sz w:val="20"/>
          <w:szCs w:val="20"/>
        </w:rPr>
        <w:t xml:space="preserve"> [Field, C.B., V.R. Barros, D.J. Dokken, K.J. Mach, M.D. Mastrandrea, T.E. Bilir, M. Chatterjee, K.L. Ebi, Y.O. Estrada, R.C. Genova, B. Girma, E.S. Kissel, A.N. Levy, S. MacCracken, P.R. Mastrandrea, and L.L. White (eds.)]. Cambridge University Press, Cambridge, United Kingdom and New York, NY, USA, pp. 169–194, doi:</w:t>
      </w:r>
      <w:hyperlink r:id="rId124" w:history="1">
        <w:r w:rsidRPr="00B44095">
          <w:rPr>
            <w:rStyle w:val="Hyperlink"/>
            <w:sz w:val="20"/>
            <w:szCs w:val="20"/>
            <w:lang w:val="en-US" w:eastAsia="fr-FR"/>
          </w:rPr>
          <w:t>10.1017/cbo9781107415379.006</w:t>
        </w:r>
      </w:hyperlink>
      <w:r w:rsidRPr="00B44095">
        <w:rPr>
          <w:sz w:val="20"/>
          <w:szCs w:val="20"/>
        </w:rPr>
        <w:t>.</w:t>
      </w:r>
    </w:p>
    <w:p w14:paraId="2E63A6C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Burn, M.J. and S.E. Palmer, 2015: Atlantic hurricane activity during the last millennium. </w:t>
      </w:r>
      <w:r w:rsidRPr="00B44095">
        <w:rPr>
          <w:i/>
          <w:sz w:val="20"/>
          <w:szCs w:val="20"/>
        </w:rPr>
        <w:t>Scientific Reports</w:t>
      </w:r>
      <w:r w:rsidRPr="00B44095">
        <w:rPr>
          <w:sz w:val="20"/>
          <w:szCs w:val="20"/>
        </w:rPr>
        <w:t xml:space="preserve">, </w:t>
      </w:r>
      <w:r w:rsidRPr="00B44095">
        <w:rPr>
          <w:b/>
          <w:sz w:val="20"/>
          <w:szCs w:val="20"/>
        </w:rPr>
        <w:t>5(1)</w:t>
      </w:r>
      <w:r w:rsidRPr="00B44095">
        <w:rPr>
          <w:sz w:val="20"/>
          <w:szCs w:val="20"/>
        </w:rPr>
        <w:t>, 12838, doi:</w:t>
      </w:r>
      <w:hyperlink r:id="rId125" w:history="1">
        <w:r w:rsidRPr="00B44095">
          <w:rPr>
            <w:rStyle w:val="Hyperlink"/>
            <w:sz w:val="20"/>
            <w:szCs w:val="20"/>
            <w:lang w:val="en-US" w:eastAsia="fr-FR"/>
          </w:rPr>
          <w:t>10.1038/srep12838</w:t>
        </w:r>
      </w:hyperlink>
      <w:r w:rsidRPr="00B44095">
        <w:rPr>
          <w:sz w:val="20"/>
          <w:szCs w:val="20"/>
        </w:rPr>
        <w:t>.</w:t>
      </w:r>
    </w:p>
    <w:p w14:paraId="4002399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Burrows, S.M. et al., 2018: Characterizing the Relative Importance Assigned to Physical Variables by Climate Scientists when Assessing Atmospheric Climate Model Fidelity. </w:t>
      </w:r>
      <w:r w:rsidRPr="00B44095">
        <w:rPr>
          <w:i/>
          <w:sz w:val="20"/>
          <w:szCs w:val="20"/>
        </w:rPr>
        <w:t>Advances in Atmospheric Sciences</w:t>
      </w:r>
      <w:r w:rsidRPr="00B44095">
        <w:rPr>
          <w:sz w:val="20"/>
          <w:szCs w:val="20"/>
        </w:rPr>
        <w:t xml:space="preserve">, </w:t>
      </w:r>
      <w:r w:rsidRPr="00B44095">
        <w:rPr>
          <w:b/>
          <w:sz w:val="20"/>
          <w:szCs w:val="20"/>
        </w:rPr>
        <w:t>35(9)</w:t>
      </w:r>
      <w:r w:rsidRPr="00B44095">
        <w:rPr>
          <w:sz w:val="20"/>
          <w:szCs w:val="20"/>
        </w:rPr>
        <w:t>, 1101–1113, doi:</w:t>
      </w:r>
      <w:hyperlink r:id="rId126" w:history="1">
        <w:r w:rsidRPr="00B44095">
          <w:rPr>
            <w:rStyle w:val="Hyperlink"/>
            <w:sz w:val="20"/>
            <w:szCs w:val="20"/>
            <w:lang w:val="en-US" w:eastAsia="fr-FR"/>
          </w:rPr>
          <w:t>10.1007/s00376-018-7300-x</w:t>
        </w:r>
      </w:hyperlink>
      <w:r w:rsidRPr="00B44095">
        <w:rPr>
          <w:sz w:val="20"/>
          <w:szCs w:val="20"/>
        </w:rPr>
        <w:t>.</w:t>
      </w:r>
    </w:p>
    <w:p w14:paraId="30686E7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Burton, M.R., G.M. Sawyer, and D. Granieri, 2013: Deep Carbon Emissions from Volcanoes. </w:t>
      </w:r>
      <w:r w:rsidRPr="00B44095">
        <w:rPr>
          <w:i/>
          <w:sz w:val="20"/>
          <w:szCs w:val="20"/>
        </w:rPr>
        <w:t>Reviews in Mineralogy and Geochemistry</w:t>
      </w:r>
      <w:r w:rsidRPr="00B44095">
        <w:rPr>
          <w:sz w:val="20"/>
          <w:szCs w:val="20"/>
        </w:rPr>
        <w:t xml:space="preserve">, </w:t>
      </w:r>
      <w:r w:rsidRPr="00B44095">
        <w:rPr>
          <w:b/>
          <w:sz w:val="20"/>
          <w:szCs w:val="20"/>
        </w:rPr>
        <w:t>75(1)</w:t>
      </w:r>
      <w:r w:rsidRPr="00B44095">
        <w:rPr>
          <w:sz w:val="20"/>
          <w:szCs w:val="20"/>
        </w:rPr>
        <w:t>, 323–354, doi:</w:t>
      </w:r>
      <w:hyperlink r:id="rId127" w:history="1">
        <w:r w:rsidRPr="00B44095">
          <w:rPr>
            <w:rStyle w:val="Hyperlink"/>
            <w:sz w:val="20"/>
            <w:szCs w:val="20"/>
            <w:lang w:val="en-US" w:eastAsia="fr-FR"/>
          </w:rPr>
          <w:t>10.2138/rmg.2013.75.11</w:t>
        </w:r>
      </w:hyperlink>
      <w:r w:rsidRPr="00B44095">
        <w:rPr>
          <w:sz w:val="20"/>
          <w:szCs w:val="20"/>
        </w:rPr>
        <w:t>.</w:t>
      </w:r>
    </w:p>
    <w:p w14:paraId="316364F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Butler, E.E., N.D. Mueller, and P. Huybers, 2018: Peculiarly pleasant weather for US maize. </w:t>
      </w:r>
      <w:r w:rsidRPr="00B44095">
        <w:rPr>
          <w:i/>
          <w:sz w:val="20"/>
          <w:szCs w:val="20"/>
        </w:rPr>
        <w:t>Proceedings of the National Academy of Sciences of the United States of America</w:t>
      </w:r>
      <w:r w:rsidRPr="00B44095">
        <w:rPr>
          <w:sz w:val="20"/>
          <w:szCs w:val="20"/>
        </w:rPr>
        <w:t xml:space="preserve">, </w:t>
      </w:r>
      <w:r w:rsidRPr="00B44095">
        <w:rPr>
          <w:b/>
          <w:sz w:val="20"/>
          <w:szCs w:val="20"/>
        </w:rPr>
        <w:t>115(47)</w:t>
      </w:r>
      <w:r w:rsidRPr="00B44095">
        <w:rPr>
          <w:sz w:val="20"/>
          <w:szCs w:val="20"/>
        </w:rPr>
        <w:t>, 11935–11940, doi:</w:t>
      </w:r>
      <w:hyperlink r:id="rId128" w:history="1">
        <w:r w:rsidRPr="00B44095">
          <w:rPr>
            <w:rStyle w:val="Hyperlink"/>
            <w:sz w:val="20"/>
            <w:szCs w:val="20"/>
            <w:lang w:val="en-US" w:eastAsia="fr-FR"/>
          </w:rPr>
          <w:t>10.1073/pnas.1808035115</w:t>
        </w:r>
      </w:hyperlink>
      <w:r w:rsidRPr="00B44095">
        <w:rPr>
          <w:sz w:val="20"/>
          <w:szCs w:val="20"/>
        </w:rPr>
        <w:t>.</w:t>
      </w:r>
    </w:p>
    <w:p w14:paraId="4D250A0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Cain, M. et al., 2019: Improved calculation of warming-equivalent emissions for short-lived climate pollutants. </w:t>
      </w:r>
      <w:r w:rsidRPr="00B44095">
        <w:rPr>
          <w:i/>
          <w:sz w:val="20"/>
          <w:szCs w:val="20"/>
        </w:rPr>
        <w:t>npj Climate and Atmospheric Science</w:t>
      </w:r>
      <w:r w:rsidRPr="00B44095">
        <w:rPr>
          <w:sz w:val="20"/>
          <w:szCs w:val="20"/>
        </w:rPr>
        <w:t xml:space="preserve">, </w:t>
      </w:r>
      <w:r w:rsidRPr="00B44095">
        <w:rPr>
          <w:b/>
          <w:sz w:val="20"/>
          <w:szCs w:val="20"/>
        </w:rPr>
        <w:t>2(1)</w:t>
      </w:r>
      <w:r w:rsidRPr="00B44095">
        <w:rPr>
          <w:sz w:val="20"/>
          <w:szCs w:val="20"/>
        </w:rPr>
        <w:t>, doi:</w:t>
      </w:r>
      <w:hyperlink r:id="rId129" w:history="1">
        <w:r w:rsidRPr="00B44095">
          <w:rPr>
            <w:rStyle w:val="Hyperlink"/>
            <w:sz w:val="20"/>
            <w:szCs w:val="20"/>
            <w:lang w:val="en-US" w:eastAsia="fr-FR"/>
          </w:rPr>
          <w:t>10.1038/s41612-019-0086-4</w:t>
        </w:r>
      </w:hyperlink>
      <w:r w:rsidRPr="00B44095">
        <w:rPr>
          <w:sz w:val="20"/>
          <w:szCs w:val="20"/>
        </w:rPr>
        <w:t>.</w:t>
      </w:r>
    </w:p>
    <w:p w14:paraId="20FDC3F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Caldwell, P.M., M.D. Zelinka, and S.A. Klein, 2018: Evaluating Emergent Constraints on Equilibrium Climate Sensitivity. </w:t>
      </w:r>
      <w:r w:rsidRPr="00B44095">
        <w:rPr>
          <w:i/>
          <w:sz w:val="20"/>
          <w:szCs w:val="20"/>
        </w:rPr>
        <w:t>Journal of Climate</w:t>
      </w:r>
      <w:r w:rsidRPr="00B44095">
        <w:rPr>
          <w:sz w:val="20"/>
          <w:szCs w:val="20"/>
        </w:rPr>
        <w:t xml:space="preserve">, </w:t>
      </w:r>
      <w:r w:rsidRPr="00B44095">
        <w:rPr>
          <w:b/>
          <w:sz w:val="20"/>
          <w:szCs w:val="20"/>
        </w:rPr>
        <w:t>31(10)</w:t>
      </w:r>
      <w:r w:rsidRPr="00B44095">
        <w:rPr>
          <w:sz w:val="20"/>
          <w:szCs w:val="20"/>
        </w:rPr>
        <w:t>, 3921–3942, doi:</w:t>
      </w:r>
      <w:hyperlink r:id="rId130" w:history="1">
        <w:r w:rsidRPr="00B44095">
          <w:rPr>
            <w:rStyle w:val="Hyperlink"/>
            <w:sz w:val="20"/>
            <w:szCs w:val="20"/>
            <w:lang w:val="en-US" w:eastAsia="fr-FR"/>
          </w:rPr>
          <w:t>10.1175/jcli-d-17-0631.1</w:t>
        </w:r>
      </w:hyperlink>
      <w:r w:rsidRPr="00B44095">
        <w:rPr>
          <w:sz w:val="20"/>
          <w:szCs w:val="20"/>
        </w:rPr>
        <w:t>.</w:t>
      </w:r>
    </w:p>
    <w:p w14:paraId="4254DC3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Caldwell, P.M. et al., 2014: Statistical significance of climate sensitivity predictors obtained by data mining. </w:t>
      </w:r>
      <w:r w:rsidRPr="00B44095">
        <w:rPr>
          <w:i/>
          <w:sz w:val="20"/>
          <w:szCs w:val="20"/>
        </w:rPr>
        <w:t>Geophysical Research Letters</w:t>
      </w:r>
      <w:r w:rsidRPr="00B44095">
        <w:rPr>
          <w:sz w:val="20"/>
          <w:szCs w:val="20"/>
        </w:rPr>
        <w:t xml:space="preserve">, </w:t>
      </w:r>
      <w:r w:rsidRPr="00B44095">
        <w:rPr>
          <w:b/>
          <w:sz w:val="20"/>
          <w:szCs w:val="20"/>
        </w:rPr>
        <w:t>41(5)</w:t>
      </w:r>
      <w:r w:rsidRPr="00B44095">
        <w:rPr>
          <w:sz w:val="20"/>
          <w:szCs w:val="20"/>
        </w:rPr>
        <w:t>, 1803–1808, doi:</w:t>
      </w:r>
      <w:hyperlink r:id="rId131" w:history="1">
        <w:r w:rsidRPr="00B44095">
          <w:rPr>
            <w:rStyle w:val="Hyperlink"/>
            <w:sz w:val="20"/>
            <w:szCs w:val="20"/>
            <w:lang w:val="en-US" w:eastAsia="fr-FR"/>
          </w:rPr>
          <w:t>10.1002/2014gl059205</w:t>
        </w:r>
      </w:hyperlink>
      <w:r w:rsidRPr="00B44095">
        <w:rPr>
          <w:sz w:val="20"/>
          <w:szCs w:val="20"/>
        </w:rPr>
        <w:t>.</w:t>
      </w:r>
    </w:p>
    <w:p w14:paraId="4C91D86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Callendar, G.S., 1938: The artificial production of carbon dioxide and its influence on temperature. </w:t>
      </w:r>
      <w:r w:rsidRPr="00B44095">
        <w:rPr>
          <w:i/>
          <w:sz w:val="20"/>
          <w:szCs w:val="20"/>
        </w:rPr>
        <w:t>Quarterly Journal of the Royal Meteorological Society</w:t>
      </w:r>
      <w:r w:rsidRPr="00B44095">
        <w:rPr>
          <w:sz w:val="20"/>
          <w:szCs w:val="20"/>
        </w:rPr>
        <w:t xml:space="preserve">, </w:t>
      </w:r>
      <w:r w:rsidRPr="00B44095">
        <w:rPr>
          <w:b/>
          <w:sz w:val="20"/>
          <w:szCs w:val="20"/>
        </w:rPr>
        <w:t>64(275)</w:t>
      </w:r>
      <w:r w:rsidRPr="00B44095">
        <w:rPr>
          <w:sz w:val="20"/>
          <w:szCs w:val="20"/>
        </w:rPr>
        <w:t>, 223–240, doi:</w:t>
      </w:r>
      <w:hyperlink r:id="rId132" w:history="1">
        <w:r w:rsidRPr="00B44095">
          <w:rPr>
            <w:rStyle w:val="Hyperlink"/>
            <w:sz w:val="20"/>
            <w:szCs w:val="20"/>
            <w:lang w:val="en-US" w:eastAsia="fr-FR"/>
          </w:rPr>
          <w:t>10.1002/qj.49706427503</w:t>
        </w:r>
      </w:hyperlink>
      <w:r w:rsidRPr="00B44095">
        <w:rPr>
          <w:sz w:val="20"/>
          <w:szCs w:val="20"/>
        </w:rPr>
        <w:t>.</w:t>
      </w:r>
    </w:p>
    <w:p w14:paraId="1227521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lastRenderedPageBreak/>
        <w:t xml:space="preserve">Callendar, G.S., 1949: Can Carbon Dioxide Influence Climate? </w:t>
      </w:r>
      <w:r w:rsidRPr="00B44095">
        <w:rPr>
          <w:i/>
          <w:sz w:val="20"/>
          <w:szCs w:val="20"/>
        </w:rPr>
        <w:t>Weather</w:t>
      </w:r>
      <w:r w:rsidRPr="00B44095">
        <w:rPr>
          <w:sz w:val="20"/>
          <w:szCs w:val="20"/>
        </w:rPr>
        <w:t xml:space="preserve">, </w:t>
      </w:r>
      <w:r w:rsidRPr="00B44095">
        <w:rPr>
          <w:b/>
          <w:sz w:val="20"/>
          <w:szCs w:val="20"/>
        </w:rPr>
        <w:t>4(10)</w:t>
      </w:r>
      <w:r w:rsidRPr="00B44095">
        <w:rPr>
          <w:sz w:val="20"/>
          <w:szCs w:val="20"/>
        </w:rPr>
        <w:t>, 310–314, doi:</w:t>
      </w:r>
      <w:hyperlink r:id="rId133" w:history="1">
        <w:r w:rsidRPr="00B44095">
          <w:rPr>
            <w:rStyle w:val="Hyperlink"/>
            <w:sz w:val="20"/>
            <w:szCs w:val="20"/>
            <w:lang w:val="en-US" w:eastAsia="fr-FR"/>
          </w:rPr>
          <w:t>10.1002/j.1477-8696.1949.tb00952.x</w:t>
        </w:r>
      </w:hyperlink>
      <w:r w:rsidRPr="00B44095">
        <w:rPr>
          <w:sz w:val="20"/>
          <w:szCs w:val="20"/>
        </w:rPr>
        <w:t>.</w:t>
      </w:r>
    </w:p>
    <w:p w14:paraId="0984129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Callendar, G.S., 1961: Temperature Fluctuations and Trends over the Earth. </w:t>
      </w:r>
      <w:r w:rsidRPr="00B44095">
        <w:rPr>
          <w:i/>
          <w:sz w:val="20"/>
          <w:szCs w:val="20"/>
        </w:rPr>
        <w:t>Quarterly Journal of the Royal Meteorological Society</w:t>
      </w:r>
      <w:r w:rsidRPr="00B44095">
        <w:rPr>
          <w:sz w:val="20"/>
          <w:szCs w:val="20"/>
        </w:rPr>
        <w:t xml:space="preserve">, </w:t>
      </w:r>
      <w:r w:rsidRPr="00B44095">
        <w:rPr>
          <w:b/>
          <w:sz w:val="20"/>
          <w:szCs w:val="20"/>
        </w:rPr>
        <w:t>87(371)</w:t>
      </w:r>
      <w:r w:rsidRPr="00B44095">
        <w:rPr>
          <w:sz w:val="20"/>
          <w:szCs w:val="20"/>
        </w:rPr>
        <w:t>, 1–12, doi:</w:t>
      </w:r>
      <w:hyperlink r:id="rId134" w:history="1">
        <w:r w:rsidRPr="00B44095">
          <w:rPr>
            <w:rStyle w:val="Hyperlink"/>
            <w:sz w:val="20"/>
            <w:szCs w:val="20"/>
            <w:lang w:val="en-US" w:eastAsia="fr-FR"/>
          </w:rPr>
          <w:t>10.1002/qj.49708737102</w:t>
        </w:r>
      </w:hyperlink>
      <w:r w:rsidRPr="00B44095">
        <w:rPr>
          <w:sz w:val="20"/>
          <w:szCs w:val="20"/>
        </w:rPr>
        <w:t>.</w:t>
      </w:r>
    </w:p>
    <w:p w14:paraId="2AC92DF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Canonico, G. et al., 2019: Global Observational Needs and Resources for Marine Biodiversity. </w:t>
      </w:r>
      <w:r w:rsidRPr="00B44095">
        <w:rPr>
          <w:i/>
          <w:sz w:val="20"/>
          <w:szCs w:val="20"/>
        </w:rPr>
        <w:t>Frontiers in Marine Science</w:t>
      </w:r>
      <w:r w:rsidRPr="00B44095">
        <w:rPr>
          <w:sz w:val="20"/>
          <w:szCs w:val="20"/>
        </w:rPr>
        <w:t xml:space="preserve">, </w:t>
      </w:r>
      <w:r w:rsidRPr="00B44095">
        <w:rPr>
          <w:b/>
          <w:sz w:val="20"/>
          <w:szCs w:val="20"/>
        </w:rPr>
        <w:t>6</w:t>
      </w:r>
      <w:r w:rsidRPr="00B44095">
        <w:rPr>
          <w:sz w:val="20"/>
          <w:szCs w:val="20"/>
        </w:rPr>
        <w:t>, 367, doi:</w:t>
      </w:r>
      <w:hyperlink r:id="rId135" w:history="1">
        <w:r w:rsidRPr="00B44095">
          <w:rPr>
            <w:rStyle w:val="Hyperlink"/>
            <w:sz w:val="20"/>
            <w:szCs w:val="20"/>
            <w:lang w:val="en-US" w:eastAsia="fr-FR"/>
          </w:rPr>
          <w:t>10.3389/fmars.2019.00367</w:t>
        </w:r>
      </w:hyperlink>
      <w:r w:rsidRPr="00B44095">
        <w:rPr>
          <w:sz w:val="20"/>
          <w:szCs w:val="20"/>
        </w:rPr>
        <w:t>.</w:t>
      </w:r>
    </w:p>
    <w:p w14:paraId="02F4A4F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Cardona, O.-D. et al., 2012: Determinants of Risk: Exposure and Vulnerability. In: </w:t>
      </w:r>
      <w:r w:rsidRPr="00B44095">
        <w:rPr>
          <w:i/>
          <w:sz w:val="20"/>
          <w:szCs w:val="20"/>
        </w:rPr>
        <w:t>Managing the Risks of Extreme Events and Disasters to Advance Climate Change Adaptation</w:t>
      </w:r>
      <w:r w:rsidRPr="00B44095">
        <w:rPr>
          <w:sz w:val="20"/>
          <w:szCs w:val="20"/>
        </w:rPr>
        <w:t xml:space="preserve"> [Field, C.B., V. Barros, T.F. Stocker, and Q. Dahe (eds.)]. Cambridge University Press, Cambridge, United Kingdom and New York, NY, USA, pp. 65–108, doi:</w:t>
      </w:r>
      <w:hyperlink r:id="rId136" w:history="1">
        <w:r w:rsidRPr="00B44095">
          <w:rPr>
            <w:rStyle w:val="Hyperlink"/>
            <w:sz w:val="20"/>
            <w:szCs w:val="20"/>
            <w:lang w:val="en-US" w:eastAsia="fr-FR"/>
          </w:rPr>
          <w:t>10.1017/cbo9781139177245.005</w:t>
        </w:r>
      </w:hyperlink>
      <w:r w:rsidRPr="00B44095">
        <w:rPr>
          <w:sz w:val="20"/>
          <w:szCs w:val="20"/>
        </w:rPr>
        <w:t>.</w:t>
      </w:r>
    </w:p>
    <w:p w14:paraId="7E6A2BF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Carslaw, K.S. et al., 2017: Aerosols in the Pre-industrial Atmosphere. </w:t>
      </w:r>
      <w:r w:rsidRPr="00B44095">
        <w:rPr>
          <w:i/>
          <w:sz w:val="20"/>
          <w:szCs w:val="20"/>
        </w:rPr>
        <w:t>Current Climate Change Reports</w:t>
      </w:r>
      <w:r w:rsidRPr="00B44095">
        <w:rPr>
          <w:sz w:val="20"/>
          <w:szCs w:val="20"/>
        </w:rPr>
        <w:t xml:space="preserve">, </w:t>
      </w:r>
      <w:r w:rsidRPr="00B44095">
        <w:rPr>
          <w:b/>
          <w:sz w:val="20"/>
          <w:szCs w:val="20"/>
        </w:rPr>
        <w:t>3(1)</w:t>
      </w:r>
      <w:r w:rsidRPr="00B44095">
        <w:rPr>
          <w:sz w:val="20"/>
          <w:szCs w:val="20"/>
        </w:rPr>
        <w:t>, 1–15, doi:</w:t>
      </w:r>
      <w:hyperlink r:id="rId137" w:history="1">
        <w:r w:rsidRPr="00B44095">
          <w:rPr>
            <w:rStyle w:val="Hyperlink"/>
            <w:sz w:val="20"/>
            <w:szCs w:val="20"/>
            <w:lang w:val="en-US" w:eastAsia="fr-FR"/>
          </w:rPr>
          <w:t>10.1007/s40641-017-0061-2</w:t>
        </w:r>
      </w:hyperlink>
      <w:r w:rsidRPr="00B44095">
        <w:rPr>
          <w:sz w:val="20"/>
          <w:szCs w:val="20"/>
        </w:rPr>
        <w:t>.</w:t>
      </w:r>
    </w:p>
    <w:p w14:paraId="4A267DF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CCMI, 2021: IGAC/SPARC CCMI Ozone Database and Mitrogen-Deposition Fields in Support of CMIP6. International Global Atmospheric Chemistry (IGAC) / Stratosphere-troposphere Processes And their Role in Climate (SPARC) Chemistry Climate Model Initiative (CCMI). Retrieved from: </w:t>
      </w:r>
      <w:hyperlink r:id="rId138" w:history="1">
        <w:r w:rsidRPr="00B44095">
          <w:rPr>
            <w:rStyle w:val="Hyperlink"/>
            <w:sz w:val="20"/>
            <w:szCs w:val="20"/>
            <w:lang w:val="en-US" w:eastAsia="fr-FR"/>
          </w:rPr>
          <w:t>https://blogs.reading.ac.uk/ccmi/forcing-databases-in-support-of-cmip6</w:t>
        </w:r>
      </w:hyperlink>
      <w:r w:rsidRPr="00B44095">
        <w:rPr>
          <w:sz w:val="20"/>
          <w:szCs w:val="20"/>
        </w:rPr>
        <w:t>.</w:t>
      </w:r>
    </w:p>
    <w:p w14:paraId="41BAB98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CDKN, 2017: Building capacity for risk management in a changing climate: A synthesis report from the Raising Risk Awareness project. , 30.</w:t>
      </w:r>
    </w:p>
    <w:p w14:paraId="336D541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Ceballos, G., P.R. Ehrlich, and R. Dirzo, 2017: Biological annihilation via the ongoing sixth mass extinction signaled by vertebrate population losses and declines. </w:t>
      </w:r>
      <w:r w:rsidRPr="00B44095">
        <w:rPr>
          <w:i/>
          <w:sz w:val="20"/>
          <w:szCs w:val="20"/>
        </w:rPr>
        <w:t>Proceedings of the National Academy of Sciences</w:t>
      </w:r>
      <w:r w:rsidRPr="00B44095">
        <w:rPr>
          <w:sz w:val="20"/>
          <w:szCs w:val="20"/>
        </w:rPr>
        <w:t xml:space="preserve">, </w:t>
      </w:r>
      <w:r w:rsidRPr="00B44095">
        <w:rPr>
          <w:b/>
          <w:sz w:val="20"/>
          <w:szCs w:val="20"/>
        </w:rPr>
        <w:t>114(30)</w:t>
      </w:r>
      <w:r w:rsidRPr="00B44095">
        <w:rPr>
          <w:sz w:val="20"/>
          <w:szCs w:val="20"/>
        </w:rPr>
        <w:t>, E6089–E6096, doi:</w:t>
      </w:r>
      <w:hyperlink r:id="rId139" w:history="1">
        <w:r w:rsidRPr="00B44095">
          <w:rPr>
            <w:rStyle w:val="Hyperlink"/>
            <w:sz w:val="20"/>
            <w:szCs w:val="20"/>
            <w:lang w:val="en-US" w:eastAsia="fr-FR"/>
          </w:rPr>
          <w:t>10.1073/pnas.1704949114</w:t>
        </w:r>
      </w:hyperlink>
      <w:r w:rsidRPr="00B44095">
        <w:rPr>
          <w:sz w:val="20"/>
          <w:szCs w:val="20"/>
        </w:rPr>
        <w:t>.</w:t>
      </w:r>
    </w:p>
    <w:p w14:paraId="0440494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Cesana, G. and D.E. Waliser, 2016: Characterizing and understanding systematic biases in the vertical structure of clouds in CMIP5/CFMIP2 models. </w:t>
      </w:r>
      <w:r w:rsidRPr="00B44095">
        <w:rPr>
          <w:i/>
          <w:sz w:val="20"/>
          <w:szCs w:val="20"/>
        </w:rPr>
        <w:t>Geophysical Research Letters</w:t>
      </w:r>
      <w:r w:rsidRPr="00B44095">
        <w:rPr>
          <w:sz w:val="20"/>
          <w:szCs w:val="20"/>
        </w:rPr>
        <w:t xml:space="preserve">, </w:t>
      </w:r>
      <w:r w:rsidRPr="00B44095">
        <w:rPr>
          <w:b/>
          <w:sz w:val="20"/>
          <w:szCs w:val="20"/>
        </w:rPr>
        <w:t>43(19)</w:t>
      </w:r>
      <w:r w:rsidRPr="00B44095">
        <w:rPr>
          <w:sz w:val="20"/>
          <w:szCs w:val="20"/>
        </w:rPr>
        <w:t>, 10,538–10,546, doi:</w:t>
      </w:r>
      <w:hyperlink r:id="rId140" w:history="1">
        <w:r w:rsidRPr="00B44095">
          <w:rPr>
            <w:rStyle w:val="Hyperlink"/>
            <w:sz w:val="20"/>
            <w:szCs w:val="20"/>
            <w:lang w:val="en-US" w:eastAsia="fr-FR"/>
          </w:rPr>
          <w:t>10.1002/2016gl070515</w:t>
        </w:r>
      </w:hyperlink>
      <w:r w:rsidRPr="00B44095">
        <w:rPr>
          <w:sz w:val="20"/>
          <w:szCs w:val="20"/>
        </w:rPr>
        <w:t>.</w:t>
      </w:r>
    </w:p>
    <w:p w14:paraId="31480ED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Chahine, M.O.U.S.T.A.F.A.T. et al., 2006: AIRS: Improving Weather Forecasting and Providing New Data on Greenhouse Gases. </w:t>
      </w:r>
      <w:r w:rsidRPr="00B44095">
        <w:rPr>
          <w:i/>
          <w:sz w:val="20"/>
          <w:szCs w:val="20"/>
        </w:rPr>
        <w:t>Bulletin of the American Meteorological Society</w:t>
      </w:r>
      <w:r w:rsidRPr="00B44095">
        <w:rPr>
          <w:sz w:val="20"/>
          <w:szCs w:val="20"/>
        </w:rPr>
        <w:t xml:space="preserve">, </w:t>
      </w:r>
      <w:r w:rsidRPr="00B44095">
        <w:rPr>
          <w:b/>
          <w:sz w:val="20"/>
          <w:szCs w:val="20"/>
        </w:rPr>
        <w:t>87(7)</w:t>
      </w:r>
      <w:r w:rsidRPr="00B44095">
        <w:rPr>
          <w:sz w:val="20"/>
          <w:szCs w:val="20"/>
        </w:rPr>
        <w:t>, 911–926, doi:</w:t>
      </w:r>
      <w:hyperlink r:id="rId141" w:history="1">
        <w:r w:rsidRPr="00B44095">
          <w:rPr>
            <w:rStyle w:val="Hyperlink"/>
            <w:sz w:val="20"/>
            <w:szCs w:val="20"/>
            <w:lang w:val="en-US" w:eastAsia="fr-FR"/>
          </w:rPr>
          <w:t>10.1175/bams-87-7-911</w:t>
        </w:r>
      </w:hyperlink>
      <w:r w:rsidRPr="00B44095">
        <w:rPr>
          <w:sz w:val="20"/>
          <w:szCs w:val="20"/>
        </w:rPr>
        <w:t>.</w:t>
      </w:r>
    </w:p>
    <w:p w14:paraId="346E5D7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Chamberlin, T.C., 1897: A Group of Hypotheses Bearing on Climatic Changes. </w:t>
      </w:r>
      <w:r w:rsidRPr="00B44095">
        <w:rPr>
          <w:i/>
          <w:sz w:val="20"/>
          <w:szCs w:val="20"/>
        </w:rPr>
        <w:t>Journal of Geology</w:t>
      </w:r>
      <w:r w:rsidRPr="00B44095">
        <w:rPr>
          <w:sz w:val="20"/>
          <w:szCs w:val="20"/>
        </w:rPr>
        <w:t xml:space="preserve">, </w:t>
      </w:r>
      <w:r w:rsidRPr="00B44095">
        <w:rPr>
          <w:b/>
          <w:sz w:val="20"/>
          <w:szCs w:val="20"/>
        </w:rPr>
        <w:t>5</w:t>
      </w:r>
      <w:r w:rsidRPr="00B44095">
        <w:rPr>
          <w:sz w:val="20"/>
          <w:szCs w:val="20"/>
        </w:rPr>
        <w:t>, 653–683, doi:</w:t>
      </w:r>
      <w:hyperlink r:id="rId142" w:history="1">
        <w:r w:rsidRPr="00B44095">
          <w:rPr>
            <w:rStyle w:val="Hyperlink"/>
            <w:sz w:val="20"/>
            <w:szCs w:val="20"/>
            <w:lang w:val="en-US" w:eastAsia="fr-FR"/>
          </w:rPr>
          <w:t>10.1086/607921</w:t>
        </w:r>
      </w:hyperlink>
      <w:r w:rsidRPr="00B44095">
        <w:rPr>
          <w:sz w:val="20"/>
          <w:szCs w:val="20"/>
        </w:rPr>
        <w:t>.</w:t>
      </w:r>
    </w:p>
    <w:p w14:paraId="0903A44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Chamberlin, T.C., 1898: The Influence of Great Epochs of Limestone Formation upon the Constitution of the Atmosphere. </w:t>
      </w:r>
      <w:r w:rsidRPr="00B44095">
        <w:rPr>
          <w:i/>
          <w:sz w:val="20"/>
          <w:szCs w:val="20"/>
        </w:rPr>
        <w:t>Journal of Geology</w:t>
      </w:r>
      <w:r w:rsidRPr="00B44095">
        <w:rPr>
          <w:sz w:val="20"/>
          <w:szCs w:val="20"/>
        </w:rPr>
        <w:t xml:space="preserve">, </w:t>
      </w:r>
      <w:r w:rsidRPr="00B44095">
        <w:rPr>
          <w:b/>
          <w:sz w:val="20"/>
          <w:szCs w:val="20"/>
        </w:rPr>
        <w:t>6</w:t>
      </w:r>
      <w:r w:rsidRPr="00B44095">
        <w:rPr>
          <w:sz w:val="20"/>
          <w:szCs w:val="20"/>
        </w:rPr>
        <w:t>, 609–621, doi:</w:t>
      </w:r>
      <w:hyperlink r:id="rId143" w:history="1">
        <w:r w:rsidRPr="00B44095">
          <w:rPr>
            <w:rStyle w:val="Hyperlink"/>
            <w:sz w:val="20"/>
            <w:szCs w:val="20"/>
            <w:lang w:val="en-US" w:eastAsia="fr-FR"/>
          </w:rPr>
          <w:t>10.1086/608185</w:t>
        </w:r>
      </w:hyperlink>
      <w:r w:rsidRPr="00B44095">
        <w:rPr>
          <w:sz w:val="20"/>
          <w:szCs w:val="20"/>
        </w:rPr>
        <w:t>.</w:t>
      </w:r>
    </w:p>
    <w:p w14:paraId="6BC0E9D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Charlson, R.J., J.E. Lovelock, M.O. Andreae, and S.G. Warren, 1987: Oceanic phytoplankton, atmospheric sulphur, cloud albedo and climate. </w:t>
      </w:r>
      <w:r w:rsidRPr="00B44095">
        <w:rPr>
          <w:i/>
          <w:sz w:val="20"/>
          <w:szCs w:val="20"/>
        </w:rPr>
        <w:t>Nature</w:t>
      </w:r>
      <w:r w:rsidRPr="00B44095">
        <w:rPr>
          <w:sz w:val="20"/>
          <w:szCs w:val="20"/>
        </w:rPr>
        <w:t xml:space="preserve">, </w:t>
      </w:r>
      <w:r w:rsidRPr="00B44095">
        <w:rPr>
          <w:b/>
          <w:sz w:val="20"/>
          <w:szCs w:val="20"/>
        </w:rPr>
        <w:t>326(6114)</w:t>
      </w:r>
      <w:r w:rsidRPr="00B44095">
        <w:rPr>
          <w:sz w:val="20"/>
          <w:szCs w:val="20"/>
        </w:rPr>
        <w:t>, 655–661, doi:</w:t>
      </w:r>
      <w:hyperlink r:id="rId144" w:history="1">
        <w:r w:rsidRPr="00B44095">
          <w:rPr>
            <w:rStyle w:val="Hyperlink"/>
            <w:sz w:val="20"/>
            <w:szCs w:val="20"/>
            <w:lang w:val="en-US" w:eastAsia="fr-FR"/>
          </w:rPr>
          <w:t>10.1038/326655a0</w:t>
        </w:r>
      </w:hyperlink>
      <w:r w:rsidRPr="00B44095">
        <w:rPr>
          <w:sz w:val="20"/>
          <w:szCs w:val="20"/>
        </w:rPr>
        <w:t>.</w:t>
      </w:r>
    </w:p>
    <w:p w14:paraId="62D6C41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Charlson, R.J. et al., 1992: Climate Forcing by Anthropogenic Aerosols. </w:t>
      </w:r>
      <w:r w:rsidRPr="00B44095">
        <w:rPr>
          <w:i/>
          <w:sz w:val="20"/>
          <w:szCs w:val="20"/>
        </w:rPr>
        <w:t>Science</w:t>
      </w:r>
      <w:r w:rsidRPr="00B44095">
        <w:rPr>
          <w:sz w:val="20"/>
          <w:szCs w:val="20"/>
        </w:rPr>
        <w:t xml:space="preserve">, </w:t>
      </w:r>
      <w:r w:rsidRPr="00B44095">
        <w:rPr>
          <w:b/>
          <w:sz w:val="20"/>
          <w:szCs w:val="20"/>
        </w:rPr>
        <w:t>255(5043)</w:t>
      </w:r>
      <w:r w:rsidRPr="00B44095">
        <w:rPr>
          <w:sz w:val="20"/>
          <w:szCs w:val="20"/>
        </w:rPr>
        <w:t>, 423–430, doi:</w:t>
      </w:r>
      <w:hyperlink r:id="rId145" w:history="1">
        <w:r w:rsidRPr="00B44095">
          <w:rPr>
            <w:rStyle w:val="Hyperlink"/>
            <w:sz w:val="20"/>
            <w:szCs w:val="20"/>
            <w:lang w:val="en-US" w:eastAsia="fr-FR"/>
          </w:rPr>
          <w:t>10.1126/science.255.5043.423</w:t>
        </w:r>
      </w:hyperlink>
      <w:r w:rsidRPr="00B44095">
        <w:rPr>
          <w:sz w:val="20"/>
          <w:szCs w:val="20"/>
        </w:rPr>
        <w:t>.</w:t>
      </w:r>
    </w:p>
    <w:p w14:paraId="642DF6E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Charlton-Perez, A.J. et al., 2013: On the lack of stratospheric dynamical variability in low-top versions of the CMIP5 models. </w:t>
      </w:r>
      <w:r w:rsidRPr="00B44095">
        <w:rPr>
          <w:i/>
          <w:sz w:val="20"/>
          <w:szCs w:val="20"/>
        </w:rPr>
        <w:t>Journal of Geophysical Research: Atmospheres</w:t>
      </w:r>
      <w:r w:rsidRPr="00B44095">
        <w:rPr>
          <w:sz w:val="20"/>
          <w:szCs w:val="20"/>
        </w:rPr>
        <w:t xml:space="preserve">, </w:t>
      </w:r>
      <w:r w:rsidRPr="00B44095">
        <w:rPr>
          <w:b/>
          <w:sz w:val="20"/>
          <w:szCs w:val="20"/>
        </w:rPr>
        <w:t>118(6)</w:t>
      </w:r>
      <w:r w:rsidRPr="00B44095">
        <w:rPr>
          <w:sz w:val="20"/>
          <w:szCs w:val="20"/>
        </w:rPr>
        <w:t>, 2494–2505, doi:</w:t>
      </w:r>
      <w:hyperlink r:id="rId146" w:history="1">
        <w:r w:rsidRPr="00B44095">
          <w:rPr>
            <w:rStyle w:val="Hyperlink"/>
            <w:sz w:val="20"/>
            <w:szCs w:val="20"/>
            <w:lang w:val="en-US" w:eastAsia="fr-FR"/>
          </w:rPr>
          <w:t>10.1002/jgrd.50125</w:t>
        </w:r>
      </w:hyperlink>
      <w:r w:rsidRPr="00B44095">
        <w:rPr>
          <w:sz w:val="20"/>
          <w:szCs w:val="20"/>
        </w:rPr>
        <w:t>.</w:t>
      </w:r>
    </w:p>
    <w:p w14:paraId="526502F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Charney, J.G., R. Fjörtoft, and J. Neumann, 1950: Numerical Integration of the Barotropic Vorticity Equation. </w:t>
      </w:r>
      <w:r w:rsidRPr="00B44095">
        <w:rPr>
          <w:i/>
          <w:sz w:val="20"/>
          <w:szCs w:val="20"/>
        </w:rPr>
        <w:t>Tellus</w:t>
      </w:r>
      <w:r w:rsidRPr="00B44095">
        <w:rPr>
          <w:sz w:val="20"/>
          <w:szCs w:val="20"/>
        </w:rPr>
        <w:t xml:space="preserve">, </w:t>
      </w:r>
      <w:r w:rsidRPr="00B44095">
        <w:rPr>
          <w:b/>
          <w:sz w:val="20"/>
          <w:szCs w:val="20"/>
        </w:rPr>
        <w:t>2(4)</w:t>
      </w:r>
      <w:r w:rsidRPr="00B44095">
        <w:rPr>
          <w:sz w:val="20"/>
          <w:szCs w:val="20"/>
        </w:rPr>
        <w:t>, 237–254, doi:</w:t>
      </w:r>
      <w:hyperlink r:id="rId147" w:history="1">
        <w:r w:rsidRPr="00B44095">
          <w:rPr>
            <w:rStyle w:val="Hyperlink"/>
            <w:sz w:val="20"/>
            <w:szCs w:val="20"/>
            <w:lang w:val="en-US" w:eastAsia="fr-FR"/>
          </w:rPr>
          <w:t>10.1111/j.2153-3490.1950.tb00336.x</w:t>
        </w:r>
      </w:hyperlink>
      <w:r w:rsidRPr="00B44095">
        <w:rPr>
          <w:sz w:val="20"/>
          <w:szCs w:val="20"/>
        </w:rPr>
        <w:t>.</w:t>
      </w:r>
    </w:p>
    <w:p w14:paraId="083050F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Checa-Garcia, R., M.I. Hegglin, D. Kinnison, D.A. Plummer, and K.P. Shine, 2018: Historical Tropospheric and Stratospheric Ozone Radiative Forcing Using the CMIP6 Database. </w:t>
      </w:r>
      <w:r w:rsidRPr="00B44095">
        <w:rPr>
          <w:i/>
          <w:sz w:val="20"/>
          <w:szCs w:val="20"/>
        </w:rPr>
        <w:t>Geophysical Research Letters</w:t>
      </w:r>
      <w:r w:rsidRPr="00B44095">
        <w:rPr>
          <w:sz w:val="20"/>
          <w:szCs w:val="20"/>
        </w:rPr>
        <w:t xml:space="preserve">, </w:t>
      </w:r>
      <w:r w:rsidRPr="00B44095">
        <w:rPr>
          <w:b/>
          <w:sz w:val="20"/>
          <w:szCs w:val="20"/>
        </w:rPr>
        <w:t>45(7)</w:t>
      </w:r>
      <w:r w:rsidRPr="00B44095">
        <w:rPr>
          <w:sz w:val="20"/>
          <w:szCs w:val="20"/>
        </w:rPr>
        <w:t>, 3264–3273, doi:</w:t>
      </w:r>
      <w:hyperlink r:id="rId148" w:history="1">
        <w:r w:rsidRPr="00B44095">
          <w:rPr>
            <w:rStyle w:val="Hyperlink"/>
            <w:sz w:val="20"/>
            <w:szCs w:val="20"/>
            <w:lang w:val="en-US" w:eastAsia="fr-FR"/>
          </w:rPr>
          <w:t>10.1002/2017gl076770</w:t>
        </w:r>
      </w:hyperlink>
      <w:r w:rsidRPr="00B44095">
        <w:rPr>
          <w:sz w:val="20"/>
          <w:szCs w:val="20"/>
        </w:rPr>
        <w:t>.</w:t>
      </w:r>
    </w:p>
    <w:p w14:paraId="409E0DC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Chen, D., N. Smith, and W. Kessler, 2018: The evolving ENSO observing system. </w:t>
      </w:r>
      <w:r w:rsidRPr="00B44095">
        <w:rPr>
          <w:i/>
          <w:sz w:val="20"/>
          <w:szCs w:val="20"/>
        </w:rPr>
        <w:t>National Science Review</w:t>
      </w:r>
      <w:r w:rsidRPr="00B44095">
        <w:rPr>
          <w:sz w:val="20"/>
          <w:szCs w:val="20"/>
        </w:rPr>
        <w:t xml:space="preserve">, </w:t>
      </w:r>
      <w:r w:rsidRPr="00B44095">
        <w:rPr>
          <w:b/>
          <w:sz w:val="20"/>
          <w:szCs w:val="20"/>
        </w:rPr>
        <w:t>5(6)</w:t>
      </w:r>
      <w:r w:rsidRPr="00B44095">
        <w:rPr>
          <w:sz w:val="20"/>
          <w:szCs w:val="20"/>
        </w:rPr>
        <w:t>, 805–807, doi:</w:t>
      </w:r>
      <w:hyperlink r:id="rId149" w:history="1">
        <w:r w:rsidRPr="00B44095">
          <w:rPr>
            <w:rStyle w:val="Hyperlink"/>
            <w:sz w:val="20"/>
            <w:szCs w:val="20"/>
            <w:lang w:val="en-US" w:eastAsia="fr-FR"/>
          </w:rPr>
          <w:t>10.1093/nsr/nwy137</w:t>
        </w:r>
      </w:hyperlink>
      <w:r w:rsidRPr="00B44095">
        <w:rPr>
          <w:sz w:val="20"/>
          <w:szCs w:val="20"/>
        </w:rPr>
        <w:t>.</w:t>
      </w:r>
    </w:p>
    <w:p w14:paraId="0A82AE0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Chen, X. et al., 2017: The increasing rate of global mean sea-level rise during 1993–2014. </w:t>
      </w:r>
      <w:r w:rsidRPr="00B44095">
        <w:rPr>
          <w:i/>
          <w:sz w:val="20"/>
          <w:szCs w:val="20"/>
        </w:rPr>
        <w:t>Nature Climate Change</w:t>
      </w:r>
      <w:r w:rsidRPr="00B44095">
        <w:rPr>
          <w:sz w:val="20"/>
          <w:szCs w:val="20"/>
        </w:rPr>
        <w:t xml:space="preserve">, </w:t>
      </w:r>
      <w:r w:rsidRPr="00B44095">
        <w:rPr>
          <w:b/>
          <w:sz w:val="20"/>
          <w:szCs w:val="20"/>
        </w:rPr>
        <w:t>7(7)</w:t>
      </w:r>
      <w:r w:rsidRPr="00B44095">
        <w:rPr>
          <w:sz w:val="20"/>
          <w:szCs w:val="20"/>
        </w:rPr>
        <w:t>, 492–495, doi:</w:t>
      </w:r>
      <w:hyperlink r:id="rId150" w:history="1">
        <w:r w:rsidRPr="00B44095">
          <w:rPr>
            <w:rStyle w:val="Hyperlink"/>
            <w:sz w:val="20"/>
            <w:szCs w:val="20"/>
            <w:lang w:val="en-US" w:eastAsia="fr-FR"/>
          </w:rPr>
          <w:t>10.1038/nclimate3325</w:t>
        </w:r>
      </w:hyperlink>
      <w:r w:rsidRPr="00B44095">
        <w:rPr>
          <w:sz w:val="20"/>
          <w:szCs w:val="20"/>
        </w:rPr>
        <w:t>.</w:t>
      </w:r>
    </w:p>
    <w:p w14:paraId="525A571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Cheng, H. et al., 2013: Improvements in 230Th dating, 230Th and 234U half-life values, and U–Th isotopic measurements by multi-collector inductively coupled plasma mass spectrometry. </w:t>
      </w:r>
      <w:r w:rsidRPr="00B44095">
        <w:rPr>
          <w:i/>
          <w:sz w:val="20"/>
          <w:szCs w:val="20"/>
        </w:rPr>
        <w:t>Earth and Planetary Science Letters</w:t>
      </w:r>
      <w:r w:rsidRPr="00B44095">
        <w:rPr>
          <w:sz w:val="20"/>
          <w:szCs w:val="20"/>
        </w:rPr>
        <w:t xml:space="preserve">, </w:t>
      </w:r>
      <w:r w:rsidRPr="00B44095">
        <w:rPr>
          <w:b/>
          <w:sz w:val="20"/>
          <w:szCs w:val="20"/>
        </w:rPr>
        <w:t>371–372</w:t>
      </w:r>
      <w:r w:rsidRPr="00B44095">
        <w:rPr>
          <w:sz w:val="20"/>
          <w:szCs w:val="20"/>
        </w:rPr>
        <w:t>, 82–91, doi:</w:t>
      </w:r>
      <w:hyperlink r:id="rId151" w:history="1">
        <w:r w:rsidRPr="00B44095">
          <w:rPr>
            <w:rStyle w:val="Hyperlink"/>
            <w:sz w:val="20"/>
            <w:szCs w:val="20"/>
            <w:lang w:val="en-US" w:eastAsia="fr-FR"/>
          </w:rPr>
          <w:t>10.1016/j.epsl.2013.04.006</w:t>
        </w:r>
      </w:hyperlink>
      <w:r w:rsidRPr="00B44095">
        <w:rPr>
          <w:sz w:val="20"/>
          <w:szCs w:val="20"/>
        </w:rPr>
        <w:t>.</w:t>
      </w:r>
    </w:p>
    <w:p w14:paraId="6ECC21C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Cheng, H. et al., 2016: Climate variations of Central Asia on orbital to millennial timescales. </w:t>
      </w:r>
      <w:r w:rsidRPr="00B44095">
        <w:rPr>
          <w:i/>
          <w:sz w:val="20"/>
          <w:szCs w:val="20"/>
        </w:rPr>
        <w:t>Scientific Reports</w:t>
      </w:r>
      <w:r w:rsidRPr="00B44095">
        <w:rPr>
          <w:sz w:val="20"/>
          <w:szCs w:val="20"/>
        </w:rPr>
        <w:t xml:space="preserve">, </w:t>
      </w:r>
      <w:r w:rsidRPr="00B44095">
        <w:rPr>
          <w:b/>
          <w:sz w:val="20"/>
          <w:szCs w:val="20"/>
        </w:rPr>
        <w:t>6(1)</w:t>
      </w:r>
      <w:r w:rsidRPr="00B44095">
        <w:rPr>
          <w:sz w:val="20"/>
          <w:szCs w:val="20"/>
        </w:rPr>
        <w:t>, 36975, doi:</w:t>
      </w:r>
      <w:hyperlink r:id="rId152" w:history="1">
        <w:r w:rsidRPr="00B44095">
          <w:rPr>
            <w:rStyle w:val="Hyperlink"/>
            <w:sz w:val="20"/>
            <w:szCs w:val="20"/>
            <w:lang w:val="en-US" w:eastAsia="fr-FR"/>
          </w:rPr>
          <w:t>10.1038/srep36975</w:t>
        </w:r>
      </w:hyperlink>
      <w:r w:rsidRPr="00B44095">
        <w:rPr>
          <w:sz w:val="20"/>
          <w:szCs w:val="20"/>
        </w:rPr>
        <w:t>.</w:t>
      </w:r>
    </w:p>
    <w:p w14:paraId="283915B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Chepfer, H. et al., 2018: The Potential of a Multidecade Spaceborne Lidar Record to Constrain Cloud Feedback. </w:t>
      </w:r>
      <w:r w:rsidRPr="00B44095">
        <w:rPr>
          <w:i/>
          <w:sz w:val="20"/>
          <w:szCs w:val="20"/>
        </w:rPr>
        <w:t>Journal of Geophysical Research: Atmospheres</w:t>
      </w:r>
      <w:r w:rsidRPr="00B44095">
        <w:rPr>
          <w:sz w:val="20"/>
          <w:szCs w:val="20"/>
        </w:rPr>
        <w:t xml:space="preserve">, </w:t>
      </w:r>
      <w:r w:rsidRPr="00B44095">
        <w:rPr>
          <w:b/>
          <w:sz w:val="20"/>
          <w:szCs w:val="20"/>
        </w:rPr>
        <w:t>123(10)</w:t>
      </w:r>
      <w:r w:rsidRPr="00B44095">
        <w:rPr>
          <w:sz w:val="20"/>
          <w:szCs w:val="20"/>
        </w:rPr>
        <w:t>, 5433–5454, doi:</w:t>
      </w:r>
      <w:hyperlink r:id="rId153" w:history="1">
        <w:r w:rsidRPr="00B44095">
          <w:rPr>
            <w:rStyle w:val="Hyperlink"/>
            <w:sz w:val="20"/>
            <w:szCs w:val="20"/>
            <w:lang w:val="en-US" w:eastAsia="fr-FR"/>
          </w:rPr>
          <w:t>10.1002/2017jd027742</w:t>
        </w:r>
      </w:hyperlink>
      <w:r w:rsidRPr="00B44095">
        <w:rPr>
          <w:sz w:val="20"/>
          <w:szCs w:val="20"/>
        </w:rPr>
        <w:t>.</w:t>
      </w:r>
    </w:p>
    <w:p w14:paraId="310273A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Chevallier, M. et al., 2017: Intercomparison of the Arctic sea ice cover in global ocean–sea ice reanalyses from the ORA-IP project. </w:t>
      </w:r>
      <w:r w:rsidRPr="00B44095">
        <w:rPr>
          <w:i/>
          <w:sz w:val="20"/>
          <w:szCs w:val="20"/>
        </w:rPr>
        <w:t>Climate Dynamics</w:t>
      </w:r>
      <w:r w:rsidRPr="00B44095">
        <w:rPr>
          <w:sz w:val="20"/>
          <w:szCs w:val="20"/>
        </w:rPr>
        <w:t xml:space="preserve">, </w:t>
      </w:r>
      <w:r w:rsidRPr="00B44095">
        <w:rPr>
          <w:b/>
          <w:sz w:val="20"/>
          <w:szCs w:val="20"/>
        </w:rPr>
        <w:t>49(3)</w:t>
      </w:r>
      <w:r w:rsidRPr="00B44095">
        <w:rPr>
          <w:sz w:val="20"/>
          <w:szCs w:val="20"/>
        </w:rPr>
        <w:t>, 1107–1136, doi:</w:t>
      </w:r>
      <w:hyperlink r:id="rId154" w:history="1">
        <w:r w:rsidRPr="00B44095">
          <w:rPr>
            <w:rStyle w:val="Hyperlink"/>
            <w:sz w:val="20"/>
            <w:szCs w:val="20"/>
            <w:lang w:val="en-US" w:eastAsia="fr-FR"/>
          </w:rPr>
          <w:t>10.1007/s00382-016-2985-y</w:t>
        </w:r>
      </w:hyperlink>
      <w:r w:rsidRPr="00B44095">
        <w:rPr>
          <w:sz w:val="20"/>
          <w:szCs w:val="20"/>
        </w:rPr>
        <w:t>.</w:t>
      </w:r>
    </w:p>
    <w:p w14:paraId="461ACE2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Christensen, P., K. Gillingham, and W. Nordhaus, 2018: Uncertainty in forecasts of long-run economic growth. </w:t>
      </w:r>
      <w:r w:rsidRPr="00B44095">
        <w:rPr>
          <w:i/>
          <w:sz w:val="20"/>
          <w:szCs w:val="20"/>
        </w:rPr>
        <w:t>Proceedings of the National Academy of Sciences</w:t>
      </w:r>
      <w:r w:rsidRPr="00B44095">
        <w:rPr>
          <w:sz w:val="20"/>
          <w:szCs w:val="20"/>
        </w:rPr>
        <w:t xml:space="preserve">, </w:t>
      </w:r>
      <w:r w:rsidRPr="00B44095">
        <w:rPr>
          <w:b/>
          <w:sz w:val="20"/>
          <w:szCs w:val="20"/>
        </w:rPr>
        <w:t>115(21)</w:t>
      </w:r>
      <w:r w:rsidRPr="00B44095">
        <w:rPr>
          <w:sz w:val="20"/>
          <w:szCs w:val="20"/>
        </w:rPr>
        <w:t>, 5409–5414, doi:</w:t>
      </w:r>
      <w:hyperlink r:id="rId155" w:history="1">
        <w:r w:rsidRPr="00B44095">
          <w:rPr>
            <w:rStyle w:val="Hyperlink"/>
            <w:sz w:val="20"/>
            <w:szCs w:val="20"/>
            <w:lang w:val="en-US" w:eastAsia="fr-FR"/>
          </w:rPr>
          <w:t>10.1073/pnas.1713628115</w:t>
        </w:r>
      </w:hyperlink>
      <w:r w:rsidRPr="00B44095">
        <w:rPr>
          <w:sz w:val="20"/>
          <w:szCs w:val="20"/>
        </w:rPr>
        <w:t>.</w:t>
      </w:r>
    </w:p>
    <w:p w14:paraId="0D630F1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Church, J.A. et al., 2013: Sea Level Change. In: </w:t>
      </w:r>
      <w:r w:rsidRPr="00B44095">
        <w:rPr>
          <w:i/>
          <w:sz w:val="20"/>
          <w:szCs w:val="20"/>
        </w:rPr>
        <w:t>Climate Change 2013: The Physical Science Basis. Contribution of Working Group I to the Fifth Assessment Report of the Intergovernmental Panel on Climate Change</w:t>
      </w:r>
      <w:r w:rsidRPr="00B44095">
        <w:rPr>
          <w:sz w:val="20"/>
          <w:szCs w:val="20"/>
        </w:rPr>
        <w:t xml:space="preserve"> [Stocker, T.F., D. Qin, G.-K. Plattner, M. Tignor, S.K. Allen, J. Boschung, A. Nauels, Y. Xia, V. Bex, and P.M. Midgley (eds.)]. Cambridge University Press, Cambridge, United Kingdom and New York, NY, USA, pp. 1137–1216, </w:t>
      </w:r>
      <w:r w:rsidRPr="00B44095">
        <w:rPr>
          <w:sz w:val="20"/>
          <w:szCs w:val="20"/>
        </w:rPr>
        <w:lastRenderedPageBreak/>
        <w:t>doi:</w:t>
      </w:r>
      <w:hyperlink r:id="rId156" w:history="1">
        <w:r w:rsidRPr="00B44095">
          <w:rPr>
            <w:rStyle w:val="Hyperlink"/>
            <w:sz w:val="20"/>
            <w:szCs w:val="20"/>
            <w:lang w:val="en-US" w:eastAsia="fr-FR"/>
          </w:rPr>
          <w:t>10.1017/cbo9781107415324.026</w:t>
        </w:r>
      </w:hyperlink>
      <w:r w:rsidRPr="00B44095">
        <w:rPr>
          <w:sz w:val="20"/>
          <w:szCs w:val="20"/>
        </w:rPr>
        <w:t>.</w:t>
      </w:r>
    </w:p>
    <w:p w14:paraId="2C46172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Chuvieco, E. et al., 2019: Historical background and current developments for mapping burned area from satellite Earth observation. </w:t>
      </w:r>
      <w:r w:rsidRPr="00B44095">
        <w:rPr>
          <w:i/>
          <w:sz w:val="20"/>
          <w:szCs w:val="20"/>
        </w:rPr>
        <w:t>Remote Sensing of Environment</w:t>
      </w:r>
      <w:r w:rsidRPr="00B44095">
        <w:rPr>
          <w:sz w:val="20"/>
          <w:szCs w:val="20"/>
        </w:rPr>
        <w:t xml:space="preserve">, </w:t>
      </w:r>
      <w:r w:rsidRPr="00B44095">
        <w:rPr>
          <w:b/>
          <w:sz w:val="20"/>
          <w:szCs w:val="20"/>
        </w:rPr>
        <w:t>225</w:t>
      </w:r>
      <w:r w:rsidRPr="00B44095">
        <w:rPr>
          <w:sz w:val="20"/>
          <w:szCs w:val="20"/>
        </w:rPr>
        <w:t>, 45–64, doi:</w:t>
      </w:r>
      <w:hyperlink r:id="rId157" w:history="1">
        <w:r w:rsidRPr="00B44095">
          <w:rPr>
            <w:rStyle w:val="Hyperlink"/>
            <w:sz w:val="20"/>
            <w:szCs w:val="20"/>
            <w:lang w:val="en-US" w:eastAsia="fr-FR"/>
          </w:rPr>
          <w:t>10.1016/j.rse.2019.02.013</w:t>
        </w:r>
      </w:hyperlink>
      <w:r w:rsidRPr="00B44095">
        <w:rPr>
          <w:sz w:val="20"/>
          <w:szCs w:val="20"/>
        </w:rPr>
        <w:t>.</w:t>
      </w:r>
    </w:p>
    <w:p w14:paraId="17F234E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Chuwah, C. et al., 2013: Implications of alternative assumptions regarding future air pollution control in scenarios similar to the Representative Concentration Pathways. </w:t>
      </w:r>
      <w:r w:rsidRPr="00B44095">
        <w:rPr>
          <w:i/>
          <w:sz w:val="20"/>
          <w:szCs w:val="20"/>
        </w:rPr>
        <w:t>Atmospheric Environment</w:t>
      </w:r>
      <w:r w:rsidRPr="00B44095">
        <w:rPr>
          <w:sz w:val="20"/>
          <w:szCs w:val="20"/>
        </w:rPr>
        <w:t xml:space="preserve">, </w:t>
      </w:r>
      <w:r w:rsidRPr="00B44095">
        <w:rPr>
          <w:b/>
          <w:sz w:val="20"/>
          <w:szCs w:val="20"/>
        </w:rPr>
        <w:t>79</w:t>
      </w:r>
      <w:r w:rsidRPr="00B44095">
        <w:rPr>
          <w:sz w:val="20"/>
          <w:szCs w:val="20"/>
        </w:rPr>
        <w:t>, 787–801, doi:</w:t>
      </w:r>
      <w:hyperlink r:id="rId158" w:history="1">
        <w:r w:rsidRPr="00B44095">
          <w:rPr>
            <w:rStyle w:val="Hyperlink"/>
            <w:sz w:val="20"/>
            <w:szCs w:val="20"/>
            <w:lang w:val="en-US" w:eastAsia="fr-FR"/>
          </w:rPr>
          <w:t>10.1016/j.atmosenv.2013.07.008</w:t>
        </w:r>
      </w:hyperlink>
      <w:r w:rsidRPr="00B44095">
        <w:rPr>
          <w:sz w:val="20"/>
          <w:szCs w:val="20"/>
        </w:rPr>
        <w:t>.</w:t>
      </w:r>
    </w:p>
    <w:p w14:paraId="41E4CC6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Ciais, P. et al., 2013: Carbon and Other Biogeochemical Cycles. In: </w:t>
      </w:r>
      <w:r w:rsidRPr="00B44095">
        <w:rPr>
          <w:i/>
          <w:sz w:val="20"/>
          <w:szCs w:val="20"/>
        </w:rPr>
        <w:t>Climate Change 2013: The Physical Science Basis. Contribution of Working Group I to the Fifth Assessment Report of the Intergovernmental Panel on Climate Change</w:t>
      </w:r>
      <w:r w:rsidRPr="00B44095">
        <w:rPr>
          <w:sz w:val="20"/>
          <w:szCs w:val="20"/>
        </w:rPr>
        <w:t xml:space="preserve"> [Stocker, T.F., D. Qin, G.-K. Plattner, M. Tignor, S.K. Allen, J. Boschung, A. Nauels, Y. Xia, V. Bex, and P.M. Midgley (eds.)]. Cambridge University Press, Cambridge, United Kingdom and New York, NY, USA, pp. 465–570, doi:</w:t>
      </w:r>
      <w:hyperlink r:id="rId159" w:history="1">
        <w:r w:rsidRPr="00B44095">
          <w:rPr>
            <w:rStyle w:val="Hyperlink"/>
            <w:sz w:val="20"/>
            <w:szCs w:val="20"/>
            <w:lang w:val="en-US" w:eastAsia="fr-FR"/>
          </w:rPr>
          <w:t>10.1017/cbo9781107415324.015</w:t>
        </w:r>
      </w:hyperlink>
      <w:r w:rsidRPr="00B44095">
        <w:rPr>
          <w:sz w:val="20"/>
          <w:szCs w:val="20"/>
        </w:rPr>
        <w:t>.</w:t>
      </w:r>
    </w:p>
    <w:p w14:paraId="018150C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Clark, P.U. et al., 2016: Consequences of twenty-first-century policy for multi-millennial climate and sea-level change. </w:t>
      </w:r>
      <w:r w:rsidRPr="00B44095">
        <w:rPr>
          <w:i/>
          <w:sz w:val="20"/>
          <w:szCs w:val="20"/>
        </w:rPr>
        <w:t>Nature Climate Change</w:t>
      </w:r>
      <w:r w:rsidRPr="00B44095">
        <w:rPr>
          <w:sz w:val="20"/>
          <w:szCs w:val="20"/>
        </w:rPr>
        <w:t xml:space="preserve">, </w:t>
      </w:r>
      <w:r w:rsidRPr="00B44095">
        <w:rPr>
          <w:b/>
          <w:sz w:val="20"/>
          <w:szCs w:val="20"/>
        </w:rPr>
        <w:t>6(4)</w:t>
      </w:r>
      <w:r w:rsidRPr="00B44095">
        <w:rPr>
          <w:sz w:val="20"/>
          <w:szCs w:val="20"/>
        </w:rPr>
        <w:t>, 360–369, doi:</w:t>
      </w:r>
      <w:hyperlink r:id="rId160" w:history="1">
        <w:r w:rsidRPr="00B44095">
          <w:rPr>
            <w:rStyle w:val="Hyperlink"/>
            <w:sz w:val="20"/>
            <w:szCs w:val="20"/>
            <w:lang w:val="en-US" w:eastAsia="fr-FR"/>
          </w:rPr>
          <w:t>10.1038/nclimate2923</w:t>
        </w:r>
      </w:hyperlink>
      <w:r w:rsidRPr="00B44095">
        <w:rPr>
          <w:sz w:val="20"/>
          <w:szCs w:val="20"/>
        </w:rPr>
        <w:t>.</w:t>
      </w:r>
    </w:p>
    <w:p w14:paraId="590483D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Claussen, M. et al., 2002: Earth system models of intermediate complexity: closing the gap in the spectrum of climate system models. </w:t>
      </w:r>
      <w:r w:rsidRPr="00B44095">
        <w:rPr>
          <w:i/>
          <w:sz w:val="20"/>
          <w:szCs w:val="20"/>
        </w:rPr>
        <w:t>Climate Dynamics</w:t>
      </w:r>
      <w:r w:rsidRPr="00B44095">
        <w:rPr>
          <w:sz w:val="20"/>
          <w:szCs w:val="20"/>
        </w:rPr>
        <w:t xml:space="preserve">, </w:t>
      </w:r>
      <w:r w:rsidRPr="00B44095">
        <w:rPr>
          <w:b/>
          <w:sz w:val="20"/>
          <w:szCs w:val="20"/>
        </w:rPr>
        <w:t>18(7)</w:t>
      </w:r>
      <w:r w:rsidRPr="00B44095">
        <w:rPr>
          <w:sz w:val="20"/>
          <w:szCs w:val="20"/>
        </w:rPr>
        <w:t>, 579–586, doi:</w:t>
      </w:r>
      <w:hyperlink r:id="rId161" w:history="1">
        <w:r w:rsidRPr="00B44095">
          <w:rPr>
            <w:rStyle w:val="Hyperlink"/>
            <w:sz w:val="20"/>
            <w:szCs w:val="20"/>
            <w:lang w:val="en-US" w:eastAsia="fr-FR"/>
          </w:rPr>
          <w:t>10.1007/s00382-001-0200-1</w:t>
        </w:r>
      </w:hyperlink>
      <w:r w:rsidRPr="00B44095">
        <w:rPr>
          <w:sz w:val="20"/>
          <w:szCs w:val="20"/>
        </w:rPr>
        <w:t>.</w:t>
      </w:r>
    </w:p>
    <w:p w14:paraId="1D43772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Claverie, M., J.L. Matthews, E.F. Vermote, and C.O. Justice, 2016: A 30+ Year AVHRR LAI and FAPAR Climate Data Record: Algorithm Description and Validation. </w:t>
      </w:r>
      <w:r w:rsidRPr="00B44095">
        <w:rPr>
          <w:i/>
          <w:sz w:val="20"/>
          <w:szCs w:val="20"/>
        </w:rPr>
        <w:t>Remote Sensing</w:t>
      </w:r>
      <w:r w:rsidRPr="00B44095">
        <w:rPr>
          <w:sz w:val="20"/>
          <w:szCs w:val="20"/>
        </w:rPr>
        <w:t xml:space="preserve">, </w:t>
      </w:r>
      <w:r w:rsidRPr="00B44095">
        <w:rPr>
          <w:b/>
          <w:sz w:val="20"/>
          <w:szCs w:val="20"/>
        </w:rPr>
        <w:t>8(3)</w:t>
      </w:r>
      <w:r w:rsidRPr="00B44095">
        <w:rPr>
          <w:sz w:val="20"/>
          <w:szCs w:val="20"/>
        </w:rPr>
        <w:t>, doi:</w:t>
      </w:r>
      <w:hyperlink r:id="rId162" w:history="1">
        <w:r w:rsidRPr="00B44095">
          <w:rPr>
            <w:rStyle w:val="Hyperlink"/>
            <w:sz w:val="20"/>
            <w:szCs w:val="20"/>
            <w:lang w:val="en-US" w:eastAsia="fr-FR"/>
          </w:rPr>
          <w:t>10.3390/rs8030263</w:t>
        </w:r>
      </w:hyperlink>
      <w:r w:rsidRPr="00B44095">
        <w:rPr>
          <w:sz w:val="20"/>
          <w:szCs w:val="20"/>
        </w:rPr>
        <w:t>.</w:t>
      </w:r>
    </w:p>
    <w:p w14:paraId="403EC52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Clayton, H.H., 1927: </w:t>
      </w:r>
      <w:r w:rsidRPr="00B44095">
        <w:rPr>
          <w:i/>
          <w:sz w:val="20"/>
          <w:szCs w:val="20"/>
        </w:rPr>
        <w:t>World Weather Records</w:t>
      </w:r>
      <w:r w:rsidRPr="00B44095">
        <w:rPr>
          <w:sz w:val="20"/>
          <w:szCs w:val="20"/>
        </w:rPr>
        <w:t>. Smithsonian Institution, Washington, DC, USA, 1199 pp.</w:t>
      </w:r>
    </w:p>
    <w:p w14:paraId="431DFC3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Cleator, S.F., S.P. Harrison, N.K. Nichols, I.C. Prentice, and I. Roulstone, 2020: A new multivariable benchmark for Last Glacial Maximum climate simulations. </w:t>
      </w:r>
      <w:r w:rsidRPr="00B44095">
        <w:rPr>
          <w:i/>
          <w:sz w:val="20"/>
          <w:szCs w:val="20"/>
        </w:rPr>
        <w:t>Climate of the Past</w:t>
      </w:r>
      <w:r w:rsidRPr="00B44095">
        <w:rPr>
          <w:sz w:val="20"/>
          <w:szCs w:val="20"/>
        </w:rPr>
        <w:t xml:space="preserve">, </w:t>
      </w:r>
      <w:r w:rsidRPr="00B44095">
        <w:rPr>
          <w:b/>
          <w:sz w:val="20"/>
          <w:szCs w:val="20"/>
        </w:rPr>
        <w:t>16(2)</w:t>
      </w:r>
      <w:r w:rsidRPr="00B44095">
        <w:rPr>
          <w:sz w:val="20"/>
          <w:szCs w:val="20"/>
        </w:rPr>
        <w:t>, 699–712, doi:</w:t>
      </w:r>
      <w:hyperlink r:id="rId163" w:history="1">
        <w:r w:rsidRPr="00B44095">
          <w:rPr>
            <w:rStyle w:val="Hyperlink"/>
            <w:sz w:val="20"/>
            <w:szCs w:val="20"/>
            <w:lang w:val="en-US" w:eastAsia="fr-FR"/>
          </w:rPr>
          <w:t>10.5194/cp-16-699-2020</w:t>
        </w:r>
      </w:hyperlink>
      <w:r w:rsidRPr="00B44095">
        <w:rPr>
          <w:sz w:val="20"/>
          <w:szCs w:val="20"/>
        </w:rPr>
        <w:t>.</w:t>
      </w:r>
    </w:p>
    <w:p w14:paraId="70610F9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CLIMAP Project Members et al., 1976: The Surface of the Ice-Age Earth. </w:t>
      </w:r>
      <w:r w:rsidRPr="00B44095">
        <w:rPr>
          <w:i/>
          <w:sz w:val="20"/>
          <w:szCs w:val="20"/>
        </w:rPr>
        <w:t>Science</w:t>
      </w:r>
      <w:r w:rsidRPr="00B44095">
        <w:rPr>
          <w:sz w:val="20"/>
          <w:szCs w:val="20"/>
        </w:rPr>
        <w:t xml:space="preserve">, </w:t>
      </w:r>
      <w:r w:rsidRPr="00B44095">
        <w:rPr>
          <w:b/>
          <w:sz w:val="20"/>
          <w:szCs w:val="20"/>
        </w:rPr>
        <w:t>191(4232)</w:t>
      </w:r>
      <w:r w:rsidRPr="00B44095">
        <w:rPr>
          <w:sz w:val="20"/>
          <w:szCs w:val="20"/>
        </w:rPr>
        <w:t>, 1131–1137, doi:</w:t>
      </w:r>
      <w:hyperlink r:id="rId164" w:history="1">
        <w:r w:rsidRPr="00B44095">
          <w:rPr>
            <w:rStyle w:val="Hyperlink"/>
            <w:sz w:val="20"/>
            <w:szCs w:val="20"/>
            <w:lang w:val="en-US" w:eastAsia="fr-FR"/>
          </w:rPr>
          <w:t>10.1126/science.191.4232.1131</w:t>
        </w:r>
      </w:hyperlink>
      <w:r w:rsidRPr="00B44095">
        <w:rPr>
          <w:sz w:val="20"/>
          <w:szCs w:val="20"/>
        </w:rPr>
        <w:t>.</w:t>
      </w:r>
    </w:p>
    <w:p w14:paraId="56A0C0C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Coen, D.R., 2018: </w:t>
      </w:r>
      <w:r w:rsidRPr="00B44095">
        <w:rPr>
          <w:i/>
          <w:sz w:val="20"/>
          <w:szCs w:val="20"/>
        </w:rPr>
        <w:t>Climate in Motion: Science, Empire, and the Problem of Scale</w:t>
      </w:r>
      <w:r w:rsidRPr="00B44095">
        <w:rPr>
          <w:sz w:val="20"/>
          <w:szCs w:val="20"/>
        </w:rPr>
        <w:t>. University of Chicago Press, Chicago, IL, USA, 423 pp., doi:</w:t>
      </w:r>
      <w:hyperlink r:id="rId165" w:history="1">
        <w:r w:rsidRPr="00B44095">
          <w:rPr>
            <w:rStyle w:val="Hyperlink"/>
            <w:sz w:val="20"/>
            <w:szCs w:val="20"/>
            <w:lang w:val="en-US" w:eastAsia="fr-FR"/>
          </w:rPr>
          <w:t>10.7208/chicago/9780226555027.001.0001</w:t>
        </w:r>
      </w:hyperlink>
      <w:r w:rsidRPr="00B44095">
        <w:rPr>
          <w:sz w:val="20"/>
          <w:szCs w:val="20"/>
        </w:rPr>
        <w:t>.</w:t>
      </w:r>
    </w:p>
    <w:p w14:paraId="70100B0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Coen, D.R., 2020: The Advent of Climate Science. In: </w:t>
      </w:r>
      <w:r w:rsidRPr="00B44095">
        <w:rPr>
          <w:i/>
          <w:sz w:val="20"/>
          <w:szCs w:val="20"/>
        </w:rPr>
        <w:t>Oxford Research Encyclopedia of Climate Science</w:t>
      </w:r>
      <w:r w:rsidRPr="00B44095">
        <w:rPr>
          <w:sz w:val="20"/>
          <w:szCs w:val="20"/>
        </w:rPr>
        <w:t>. Oxford University Press, Oxford, UK, doi:</w:t>
      </w:r>
      <w:hyperlink r:id="rId166" w:history="1">
        <w:r w:rsidRPr="00B44095">
          <w:rPr>
            <w:rStyle w:val="Hyperlink"/>
            <w:sz w:val="20"/>
            <w:szCs w:val="20"/>
            <w:lang w:val="en-US" w:eastAsia="fr-FR"/>
          </w:rPr>
          <w:t>10.1093/acrefore/9780190228620.013.716</w:t>
        </w:r>
      </w:hyperlink>
      <w:r w:rsidRPr="00B44095">
        <w:rPr>
          <w:sz w:val="20"/>
          <w:szCs w:val="20"/>
        </w:rPr>
        <w:t>.</w:t>
      </w:r>
    </w:p>
    <w:p w14:paraId="3283CDA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Cohen, J.M., M.J. Lajeunesse, and J.R. Rohr, 2018: A global synthesis of animal phenological responses to climate change. </w:t>
      </w:r>
      <w:r w:rsidRPr="00B44095">
        <w:rPr>
          <w:i/>
          <w:sz w:val="20"/>
          <w:szCs w:val="20"/>
        </w:rPr>
        <w:t>Nature Climate Change</w:t>
      </w:r>
      <w:r w:rsidRPr="00B44095">
        <w:rPr>
          <w:sz w:val="20"/>
          <w:szCs w:val="20"/>
        </w:rPr>
        <w:t xml:space="preserve">, </w:t>
      </w:r>
      <w:r w:rsidRPr="00B44095">
        <w:rPr>
          <w:b/>
          <w:sz w:val="20"/>
          <w:szCs w:val="20"/>
        </w:rPr>
        <w:t>8(3)</w:t>
      </w:r>
      <w:r w:rsidRPr="00B44095">
        <w:rPr>
          <w:sz w:val="20"/>
          <w:szCs w:val="20"/>
        </w:rPr>
        <w:t>, 224–228, doi:</w:t>
      </w:r>
      <w:hyperlink r:id="rId167" w:history="1">
        <w:r w:rsidRPr="00B44095">
          <w:rPr>
            <w:rStyle w:val="Hyperlink"/>
            <w:sz w:val="20"/>
            <w:szCs w:val="20"/>
            <w:lang w:val="en-US" w:eastAsia="fr-FR"/>
          </w:rPr>
          <w:t>10.1038/s41558-018-0067-3</w:t>
        </w:r>
      </w:hyperlink>
      <w:r w:rsidRPr="00B44095">
        <w:rPr>
          <w:sz w:val="20"/>
          <w:szCs w:val="20"/>
        </w:rPr>
        <w:t>.</w:t>
      </w:r>
    </w:p>
    <w:p w14:paraId="05747B6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Collins, M. et al., 2013: Long-term Climate Change: Projections, Commitments and Irreversibility. In: </w:t>
      </w:r>
      <w:r w:rsidRPr="00B44095">
        <w:rPr>
          <w:i/>
          <w:sz w:val="20"/>
          <w:szCs w:val="20"/>
        </w:rPr>
        <w:t>Climate Change 2013: The Physical Science Basis. Contribution of Working Group I to the Fifth Assessment Report of the Intergovernmental Panel on Climate Change</w:t>
      </w:r>
      <w:r w:rsidRPr="00B44095">
        <w:rPr>
          <w:sz w:val="20"/>
          <w:szCs w:val="20"/>
        </w:rPr>
        <w:t xml:space="preserve"> [Stocker, T.F., D. Qin, G.-K. Plattner, M. Tignor, S.K. Allen, J. Boschung, A. Nauels, Y. Xia, V. Bex, and P.M. Midgley (eds.)]. Cambridge University Press, Cambridge, United Kingdom and New York, NY, USA, pp. 1029–1136, doi:</w:t>
      </w:r>
      <w:hyperlink r:id="rId168" w:history="1">
        <w:r w:rsidRPr="00B44095">
          <w:rPr>
            <w:rStyle w:val="Hyperlink"/>
            <w:sz w:val="20"/>
            <w:szCs w:val="20"/>
            <w:lang w:val="en-US" w:eastAsia="fr-FR"/>
          </w:rPr>
          <w:t>10.1017/cbo9781107415324.024</w:t>
        </w:r>
      </w:hyperlink>
      <w:r w:rsidRPr="00B44095">
        <w:rPr>
          <w:sz w:val="20"/>
          <w:szCs w:val="20"/>
        </w:rPr>
        <w:t>.</w:t>
      </w:r>
    </w:p>
    <w:p w14:paraId="60AFA13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Collins, W.J., D.J. Frame, J. Fuglestvedt, and K.P. Shine, 2019: Stable climate metrics for emissions of short and long-lived species – combining steps and pulses. </w:t>
      </w:r>
      <w:r w:rsidRPr="00B44095">
        <w:rPr>
          <w:i/>
          <w:sz w:val="20"/>
          <w:szCs w:val="20"/>
        </w:rPr>
        <w:t>Environmental Research Letters</w:t>
      </w:r>
      <w:r w:rsidRPr="00B44095">
        <w:rPr>
          <w:sz w:val="20"/>
          <w:szCs w:val="20"/>
        </w:rPr>
        <w:t>, doi:</w:t>
      </w:r>
      <w:hyperlink r:id="rId169" w:history="1">
        <w:r w:rsidRPr="00B44095">
          <w:rPr>
            <w:rStyle w:val="Hyperlink"/>
            <w:sz w:val="20"/>
            <w:szCs w:val="20"/>
            <w:lang w:val="en-US" w:eastAsia="fr-FR"/>
          </w:rPr>
          <w:t>10.1088/1748-9326/ab6039</w:t>
        </w:r>
      </w:hyperlink>
      <w:r w:rsidRPr="00B44095">
        <w:rPr>
          <w:sz w:val="20"/>
          <w:szCs w:val="20"/>
        </w:rPr>
        <w:t>.</w:t>
      </w:r>
    </w:p>
    <w:p w14:paraId="4CC8CA0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Collins, W.J. et al., 2017: AerChemMIP: quantifying the effects of chemistry and aerosols in CMIP6. </w:t>
      </w:r>
      <w:r w:rsidRPr="00B44095">
        <w:rPr>
          <w:i/>
          <w:sz w:val="20"/>
          <w:szCs w:val="20"/>
        </w:rPr>
        <w:t>Geoscientific Model Development</w:t>
      </w:r>
      <w:r w:rsidRPr="00B44095">
        <w:rPr>
          <w:sz w:val="20"/>
          <w:szCs w:val="20"/>
        </w:rPr>
        <w:t xml:space="preserve">, </w:t>
      </w:r>
      <w:r w:rsidRPr="00B44095">
        <w:rPr>
          <w:b/>
          <w:sz w:val="20"/>
          <w:szCs w:val="20"/>
        </w:rPr>
        <w:t>10(2)</w:t>
      </w:r>
      <w:r w:rsidRPr="00B44095">
        <w:rPr>
          <w:sz w:val="20"/>
          <w:szCs w:val="20"/>
        </w:rPr>
        <w:t>, 585–607, doi:</w:t>
      </w:r>
      <w:hyperlink r:id="rId170" w:history="1">
        <w:r w:rsidRPr="00B44095">
          <w:rPr>
            <w:rStyle w:val="Hyperlink"/>
            <w:sz w:val="20"/>
            <w:szCs w:val="20"/>
            <w:lang w:val="en-US" w:eastAsia="fr-FR"/>
          </w:rPr>
          <w:t>10.5194/gmd-10-585-2017</w:t>
        </w:r>
      </w:hyperlink>
      <w:r w:rsidRPr="00B44095">
        <w:rPr>
          <w:sz w:val="20"/>
          <w:szCs w:val="20"/>
        </w:rPr>
        <w:t>.</w:t>
      </w:r>
    </w:p>
    <w:p w14:paraId="4DFAF22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Colomb, A. et al., 2018: ICOS Atmospheric Greenhouse Gas Mole Fractions of CO2, CH4, CO, 14CO2 and Meteorological Observations 2016-2018, final quality controlled Level 2 data. Integrated Carbon Observation System (ICOS) – European Research Infrastructure Consortium (ERIC).</w:t>
      </w:r>
    </w:p>
    <w:p w14:paraId="2F281E2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Comas-Bru, L. and S.P. Harrison, 2019: SISAL: Bringing Added Value to Speleothem Research. </w:t>
      </w:r>
      <w:r w:rsidRPr="00B44095">
        <w:rPr>
          <w:i/>
          <w:sz w:val="20"/>
          <w:szCs w:val="20"/>
        </w:rPr>
        <w:t>Quaternary</w:t>
      </w:r>
      <w:r w:rsidRPr="00B44095">
        <w:rPr>
          <w:sz w:val="20"/>
          <w:szCs w:val="20"/>
        </w:rPr>
        <w:t xml:space="preserve">, </w:t>
      </w:r>
      <w:r w:rsidRPr="00B44095">
        <w:rPr>
          <w:b/>
          <w:sz w:val="20"/>
          <w:szCs w:val="20"/>
        </w:rPr>
        <w:t>2(1)</w:t>
      </w:r>
      <w:r w:rsidRPr="00B44095">
        <w:rPr>
          <w:sz w:val="20"/>
          <w:szCs w:val="20"/>
        </w:rPr>
        <w:t>, doi:</w:t>
      </w:r>
      <w:hyperlink r:id="rId171" w:history="1">
        <w:r w:rsidRPr="00B44095">
          <w:rPr>
            <w:rStyle w:val="Hyperlink"/>
            <w:sz w:val="20"/>
            <w:szCs w:val="20"/>
            <w:lang w:val="en-US" w:eastAsia="fr-FR"/>
          </w:rPr>
          <w:t>10.3390/quat2010007</w:t>
        </w:r>
      </w:hyperlink>
      <w:r w:rsidRPr="00B44095">
        <w:rPr>
          <w:sz w:val="20"/>
          <w:szCs w:val="20"/>
        </w:rPr>
        <w:t>.</w:t>
      </w:r>
    </w:p>
    <w:p w14:paraId="3118A3A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Compo, G.P. et al., 2011: The Twentieth Century Reanalysis Project. </w:t>
      </w:r>
      <w:r w:rsidRPr="00B44095">
        <w:rPr>
          <w:i/>
          <w:sz w:val="20"/>
          <w:szCs w:val="20"/>
        </w:rPr>
        <w:t>Quarterly Journal of the Royal Meteorological Society</w:t>
      </w:r>
      <w:r w:rsidRPr="00B44095">
        <w:rPr>
          <w:sz w:val="20"/>
          <w:szCs w:val="20"/>
        </w:rPr>
        <w:t xml:space="preserve">, </w:t>
      </w:r>
      <w:r w:rsidRPr="00B44095">
        <w:rPr>
          <w:b/>
          <w:sz w:val="20"/>
          <w:szCs w:val="20"/>
        </w:rPr>
        <w:t>137(654)</w:t>
      </w:r>
      <w:r w:rsidRPr="00B44095">
        <w:rPr>
          <w:sz w:val="20"/>
          <w:szCs w:val="20"/>
        </w:rPr>
        <w:t>, 1–28, doi:</w:t>
      </w:r>
      <w:hyperlink r:id="rId172" w:history="1">
        <w:r w:rsidRPr="00B44095">
          <w:rPr>
            <w:rStyle w:val="Hyperlink"/>
            <w:sz w:val="20"/>
            <w:szCs w:val="20"/>
            <w:lang w:val="en-US" w:eastAsia="fr-FR"/>
          </w:rPr>
          <w:t>10.1002/qj.776</w:t>
        </w:r>
      </w:hyperlink>
      <w:r w:rsidRPr="00B44095">
        <w:rPr>
          <w:sz w:val="20"/>
          <w:szCs w:val="20"/>
        </w:rPr>
        <w:t>.</w:t>
      </w:r>
    </w:p>
    <w:p w14:paraId="194B9C2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Cook, E.R. et al., 2015: Old World megadroughts and pluvials during the Common Era. </w:t>
      </w:r>
      <w:r w:rsidRPr="00B44095">
        <w:rPr>
          <w:i/>
          <w:sz w:val="20"/>
          <w:szCs w:val="20"/>
        </w:rPr>
        <w:t>Science Advances</w:t>
      </w:r>
      <w:r w:rsidRPr="00B44095">
        <w:rPr>
          <w:sz w:val="20"/>
          <w:szCs w:val="20"/>
        </w:rPr>
        <w:t xml:space="preserve">, </w:t>
      </w:r>
      <w:r w:rsidRPr="00B44095">
        <w:rPr>
          <w:b/>
          <w:sz w:val="20"/>
          <w:szCs w:val="20"/>
        </w:rPr>
        <w:t>1(10)</w:t>
      </w:r>
      <w:r w:rsidRPr="00B44095">
        <w:rPr>
          <w:sz w:val="20"/>
          <w:szCs w:val="20"/>
        </w:rPr>
        <w:t>, doi:</w:t>
      </w:r>
      <w:hyperlink r:id="rId173" w:history="1">
        <w:r w:rsidRPr="00B44095">
          <w:rPr>
            <w:rStyle w:val="Hyperlink"/>
            <w:sz w:val="20"/>
            <w:szCs w:val="20"/>
            <w:lang w:val="en-US" w:eastAsia="fr-FR"/>
          </w:rPr>
          <w:t>10.1126/sciadv.1500561</w:t>
        </w:r>
      </w:hyperlink>
      <w:r w:rsidRPr="00B44095">
        <w:rPr>
          <w:sz w:val="20"/>
          <w:szCs w:val="20"/>
        </w:rPr>
        <w:t>.</w:t>
      </w:r>
    </w:p>
    <w:p w14:paraId="04B182F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Coppola, E. et al., 2020: A first-of-its-kind multi-model convection permitting ensemble for investigating convective phenomena over Europe and the Mediterranean. </w:t>
      </w:r>
      <w:r w:rsidRPr="00B44095">
        <w:rPr>
          <w:i/>
          <w:sz w:val="20"/>
          <w:szCs w:val="20"/>
        </w:rPr>
        <w:t>Climate Dynamics</w:t>
      </w:r>
      <w:r w:rsidRPr="00B44095">
        <w:rPr>
          <w:sz w:val="20"/>
          <w:szCs w:val="20"/>
        </w:rPr>
        <w:t xml:space="preserve">, </w:t>
      </w:r>
      <w:r w:rsidRPr="00B44095">
        <w:rPr>
          <w:b/>
          <w:sz w:val="20"/>
          <w:szCs w:val="20"/>
        </w:rPr>
        <w:t>55(1)</w:t>
      </w:r>
      <w:r w:rsidRPr="00B44095">
        <w:rPr>
          <w:sz w:val="20"/>
          <w:szCs w:val="20"/>
        </w:rPr>
        <w:t>, 3–34, doi:</w:t>
      </w:r>
      <w:hyperlink r:id="rId174" w:history="1">
        <w:r w:rsidRPr="00B44095">
          <w:rPr>
            <w:rStyle w:val="Hyperlink"/>
            <w:sz w:val="20"/>
            <w:szCs w:val="20"/>
            <w:lang w:val="en-US" w:eastAsia="fr-FR"/>
          </w:rPr>
          <w:t>10.1007/s00382-018-4521-8</w:t>
        </w:r>
      </w:hyperlink>
      <w:r w:rsidRPr="00B44095">
        <w:rPr>
          <w:sz w:val="20"/>
          <w:szCs w:val="20"/>
        </w:rPr>
        <w:t>.</w:t>
      </w:r>
    </w:p>
    <w:p w14:paraId="28FB1E6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Cornes, R.C., E.C. Kent, D.I. Berry, and J.J. Kennedy, 2020: CLASSnmat: A global night marine air temperature data set, 1880–2019. </w:t>
      </w:r>
      <w:r w:rsidRPr="00B44095">
        <w:rPr>
          <w:i/>
          <w:sz w:val="20"/>
          <w:szCs w:val="20"/>
        </w:rPr>
        <w:t>Geoscience Data Journal</w:t>
      </w:r>
      <w:r w:rsidRPr="00B44095">
        <w:rPr>
          <w:sz w:val="20"/>
          <w:szCs w:val="20"/>
        </w:rPr>
        <w:t xml:space="preserve">, </w:t>
      </w:r>
      <w:r w:rsidRPr="00B44095">
        <w:rPr>
          <w:b/>
          <w:sz w:val="20"/>
          <w:szCs w:val="20"/>
        </w:rPr>
        <w:t>7(2)</w:t>
      </w:r>
      <w:r w:rsidRPr="00B44095">
        <w:rPr>
          <w:sz w:val="20"/>
          <w:szCs w:val="20"/>
        </w:rPr>
        <w:t>, 170–184, doi:</w:t>
      </w:r>
      <w:hyperlink r:id="rId175" w:history="1">
        <w:r w:rsidRPr="00B44095">
          <w:rPr>
            <w:rStyle w:val="Hyperlink"/>
            <w:sz w:val="20"/>
            <w:szCs w:val="20"/>
            <w:lang w:val="en-US" w:eastAsia="fr-FR"/>
          </w:rPr>
          <w:t>10.1002/gdj3.100</w:t>
        </w:r>
      </w:hyperlink>
      <w:r w:rsidRPr="00B44095">
        <w:rPr>
          <w:sz w:val="20"/>
          <w:szCs w:val="20"/>
        </w:rPr>
        <w:t>.</w:t>
      </w:r>
    </w:p>
    <w:p w14:paraId="44CAC80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Cornford, S.L., D.F. Martin, V. Lee, A.J. Payne, and E.G. Ng, 2016: Adaptive mesh refinement versus subgrid friction interpolation in simulations of Antarctic ice dynamics. </w:t>
      </w:r>
      <w:r w:rsidRPr="00B44095">
        <w:rPr>
          <w:i/>
          <w:sz w:val="20"/>
          <w:szCs w:val="20"/>
        </w:rPr>
        <w:t>Annals of Glaciology</w:t>
      </w:r>
      <w:r w:rsidRPr="00B44095">
        <w:rPr>
          <w:sz w:val="20"/>
          <w:szCs w:val="20"/>
        </w:rPr>
        <w:t xml:space="preserve">, </w:t>
      </w:r>
      <w:r w:rsidRPr="00B44095">
        <w:rPr>
          <w:b/>
          <w:sz w:val="20"/>
          <w:szCs w:val="20"/>
        </w:rPr>
        <w:t>57(73)</w:t>
      </w:r>
      <w:r w:rsidRPr="00B44095">
        <w:rPr>
          <w:sz w:val="20"/>
          <w:szCs w:val="20"/>
        </w:rPr>
        <w:t>, 1–9, doi:</w:t>
      </w:r>
      <w:hyperlink r:id="rId176" w:history="1">
        <w:r w:rsidRPr="00B44095">
          <w:rPr>
            <w:rStyle w:val="Hyperlink"/>
            <w:sz w:val="20"/>
            <w:szCs w:val="20"/>
            <w:lang w:val="en-US" w:eastAsia="fr-FR"/>
          </w:rPr>
          <w:t xml:space="preserve"> 10.1017/aog.2016.13</w:t>
        </w:r>
      </w:hyperlink>
      <w:r w:rsidRPr="00B44095">
        <w:rPr>
          <w:sz w:val="20"/>
          <w:szCs w:val="20"/>
        </w:rPr>
        <w:t>.</w:t>
      </w:r>
    </w:p>
    <w:p w14:paraId="3268E0F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COSEPUP, 2009: </w:t>
      </w:r>
      <w:r w:rsidRPr="00B44095">
        <w:rPr>
          <w:i/>
          <w:sz w:val="20"/>
          <w:szCs w:val="20"/>
        </w:rPr>
        <w:t>On Being a Scientist: A Guide to Responsible Conduct in Research (3rd Edition)</w:t>
      </w:r>
      <w:r w:rsidRPr="00B44095">
        <w:rPr>
          <w:sz w:val="20"/>
          <w:szCs w:val="20"/>
        </w:rPr>
        <w:t>. Committee on Science, Engineering, and Public Policy (COSEPUP), National Academy of Science, National Academy of Engineering, and Institute of Medicine of the National Academies. The National Academies Press, Washington, DC, USA, 63 pp.</w:t>
      </w:r>
    </w:p>
    <w:p w14:paraId="7C8AC8C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Covey, C. et al., 2003: An overview of results from the Coupled Model Intercomparison Project. </w:t>
      </w:r>
      <w:r w:rsidRPr="00B44095">
        <w:rPr>
          <w:i/>
          <w:sz w:val="20"/>
          <w:szCs w:val="20"/>
        </w:rPr>
        <w:t>Global and Planetary Change</w:t>
      </w:r>
      <w:r w:rsidRPr="00B44095">
        <w:rPr>
          <w:sz w:val="20"/>
          <w:szCs w:val="20"/>
        </w:rPr>
        <w:t xml:space="preserve">, </w:t>
      </w:r>
      <w:r w:rsidRPr="00B44095">
        <w:rPr>
          <w:b/>
          <w:sz w:val="20"/>
          <w:szCs w:val="20"/>
        </w:rPr>
        <w:t>37(1–2)</w:t>
      </w:r>
      <w:r w:rsidRPr="00B44095">
        <w:rPr>
          <w:sz w:val="20"/>
          <w:szCs w:val="20"/>
        </w:rPr>
        <w:t>, 103–133, doi:</w:t>
      </w:r>
      <w:hyperlink r:id="rId177" w:history="1">
        <w:r w:rsidRPr="00B44095">
          <w:rPr>
            <w:rStyle w:val="Hyperlink"/>
            <w:sz w:val="20"/>
            <w:szCs w:val="20"/>
            <w:lang w:val="en-US" w:eastAsia="fr-FR"/>
          </w:rPr>
          <w:t>10.1016/s0921-8181(02)00193-5</w:t>
        </w:r>
      </w:hyperlink>
      <w:r w:rsidRPr="00B44095">
        <w:rPr>
          <w:sz w:val="20"/>
          <w:szCs w:val="20"/>
        </w:rPr>
        <w:t>.</w:t>
      </w:r>
    </w:p>
    <w:p w14:paraId="7344855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Covey, C. et al., 2016: Metrics for the Diurnal Cycle of Precipitation: Toward Routine Benchmarks for Climate </w:t>
      </w:r>
      <w:r w:rsidRPr="00B44095">
        <w:rPr>
          <w:sz w:val="20"/>
          <w:szCs w:val="20"/>
        </w:rPr>
        <w:lastRenderedPageBreak/>
        <w:t xml:space="preserve">Models. </w:t>
      </w:r>
      <w:r w:rsidRPr="00B44095">
        <w:rPr>
          <w:i/>
          <w:sz w:val="20"/>
          <w:szCs w:val="20"/>
        </w:rPr>
        <w:t>Journal of Climate</w:t>
      </w:r>
      <w:r w:rsidRPr="00B44095">
        <w:rPr>
          <w:sz w:val="20"/>
          <w:szCs w:val="20"/>
        </w:rPr>
        <w:t xml:space="preserve">, </w:t>
      </w:r>
      <w:r w:rsidRPr="00B44095">
        <w:rPr>
          <w:b/>
          <w:sz w:val="20"/>
          <w:szCs w:val="20"/>
        </w:rPr>
        <w:t>29(12)</w:t>
      </w:r>
      <w:r w:rsidRPr="00B44095">
        <w:rPr>
          <w:sz w:val="20"/>
          <w:szCs w:val="20"/>
        </w:rPr>
        <w:t>, 4461–4471, doi:</w:t>
      </w:r>
      <w:hyperlink r:id="rId178" w:history="1">
        <w:r w:rsidRPr="00B44095">
          <w:rPr>
            <w:rStyle w:val="Hyperlink"/>
            <w:sz w:val="20"/>
            <w:szCs w:val="20"/>
            <w:lang w:val="en-US" w:eastAsia="fr-FR"/>
          </w:rPr>
          <w:t>10.1175/jcli-d-15-0664.1</w:t>
        </w:r>
      </w:hyperlink>
      <w:r w:rsidRPr="00B44095">
        <w:rPr>
          <w:sz w:val="20"/>
          <w:szCs w:val="20"/>
        </w:rPr>
        <w:t>.</w:t>
      </w:r>
    </w:p>
    <w:p w14:paraId="26BBD30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Cowtan, K. and R.G. Way, 2014: Coverage bias in the HadCRUT4 temperature series and its impact on recent temperature trends. </w:t>
      </w:r>
      <w:r w:rsidRPr="00B44095">
        <w:rPr>
          <w:i/>
          <w:sz w:val="20"/>
          <w:szCs w:val="20"/>
        </w:rPr>
        <w:t>Quarterly Journal of the Royal Meteorological Society</w:t>
      </w:r>
      <w:r w:rsidRPr="00B44095">
        <w:rPr>
          <w:sz w:val="20"/>
          <w:szCs w:val="20"/>
        </w:rPr>
        <w:t>, doi:</w:t>
      </w:r>
      <w:hyperlink r:id="rId179" w:history="1">
        <w:r w:rsidRPr="00B44095">
          <w:rPr>
            <w:rStyle w:val="Hyperlink"/>
            <w:sz w:val="20"/>
            <w:szCs w:val="20"/>
            <w:lang w:val="en-US" w:eastAsia="fr-FR"/>
          </w:rPr>
          <w:t>10.1002/qj.2297</w:t>
        </w:r>
      </w:hyperlink>
      <w:r w:rsidRPr="00B44095">
        <w:rPr>
          <w:sz w:val="20"/>
          <w:szCs w:val="20"/>
        </w:rPr>
        <w:t>.</w:t>
      </w:r>
    </w:p>
    <w:p w14:paraId="0E9BF34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Cramer, W. et al., 2014: Detection and attribution of observed impacts. In: </w:t>
      </w:r>
      <w:r w:rsidRPr="00B44095">
        <w:rPr>
          <w:i/>
          <w:sz w:val="20"/>
          <w:szCs w:val="20"/>
        </w:rPr>
        <w:t>Climate Change 2014: Impacts, Adaptation, and Vulnerability. Part A: Global and Sectoral Aspects. Contribution of Working Group II to the Fifth Assessment Report of the Intergovernmental Panel on Climate</w:t>
      </w:r>
      <w:r w:rsidRPr="00B44095">
        <w:rPr>
          <w:sz w:val="20"/>
          <w:szCs w:val="20"/>
        </w:rPr>
        <w:t xml:space="preserve"> [Field, C.B., V.R. Barros, D.J. Dokken, K.J. Mach, M.D. Mastrandrea, T.E. Bilir, M. Chatterjee, K.L. Ebi, Y.O. Estrada, R.C. Genova, B. Girma, E.S. Kissel, A.N. Levy, S. MacCracken, P.R. Mastrandrea, and L.L. White (eds.)]. Cambridge University Press, Cambridge, United Kingdom and New York, NY, USA, pp. 979–1037, doi:</w:t>
      </w:r>
      <w:hyperlink r:id="rId180" w:history="1">
        <w:r w:rsidRPr="00B44095">
          <w:rPr>
            <w:rStyle w:val="Hyperlink"/>
            <w:sz w:val="20"/>
            <w:szCs w:val="20"/>
            <w:lang w:val="en-US" w:eastAsia="fr-FR"/>
          </w:rPr>
          <w:t>10.1017/cbo9781107415379.023</w:t>
        </w:r>
      </w:hyperlink>
      <w:r w:rsidRPr="00B44095">
        <w:rPr>
          <w:sz w:val="20"/>
          <w:szCs w:val="20"/>
        </w:rPr>
        <w:t>.</w:t>
      </w:r>
    </w:p>
    <w:p w14:paraId="0FD10A6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Crawford, E., 1997: Arrhenius’ 1896 Model of the Greenhouse Effect in Context. </w:t>
      </w:r>
      <w:r w:rsidRPr="00B44095">
        <w:rPr>
          <w:i/>
          <w:sz w:val="20"/>
          <w:szCs w:val="20"/>
        </w:rPr>
        <w:t>Ambio</w:t>
      </w:r>
      <w:r w:rsidRPr="00B44095">
        <w:rPr>
          <w:sz w:val="20"/>
          <w:szCs w:val="20"/>
        </w:rPr>
        <w:t xml:space="preserve">, </w:t>
      </w:r>
      <w:r w:rsidRPr="00B44095">
        <w:rPr>
          <w:b/>
          <w:sz w:val="20"/>
          <w:szCs w:val="20"/>
        </w:rPr>
        <w:t>26(1)</w:t>
      </w:r>
      <w:r w:rsidRPr="00B44095">
        <w:rPr>
          <w:sz w:val="20"/>
          <w:szCs w:val="20"/>
        </w:rPr>
        <w:t>, 6–11.</w:t>
      </w:r>
    </w:p>
    <w:p w14:paraId="6188741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Crutzen, P.J. and E.F. Stoermer, 2000: The ”Anthropocene”. </w:t>
      </w:r>
      <w:r w:rsidRPr="00B44095">
        <w:rPr>
          <w:i/>
          <w:sz w:val="20"/>
          <w:szCs w:val="20"/>
        </w:rPr>
        <w:t>IGBP Newsletter</w:t>
      </w:r>
      <w:r w:rsidRPr="00B44095">
        <w:rPr>
          <w:sz w:val="20"/>
          <w:szCs w:val="20"/>
        </w:rPr>
        <w:t>, 17–18.</w:t>
      </w:r>
    </w:p>
    <w:p w14:paraId="4ADBA24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Cubasch, U. et al., 2013: Introduction. In: </w:t>
      </w:r>
      <w:r w:rsidRPr="00B44095">
        <w:rPr>
          <w:i/>
          <w:sz w:val="20"/>
          <w:szCs w:val="20"/>
        </w:rPr>
        <w:t>Climate Change 2013: The Physical Science Basis. Contribution of Working Group I to the Fifth Assessment Report of the Intergovernmental Panel on Climate Change</w:t>
      </w:r>
      <w:r w:rsidRPr="00B44095">
        <w:rPr>
          <w:sz w:val="20"/>
          <w:szCs w:val="20"/>
        </w:rPr>
        <w:t xml:space="preserve"> [Stocker, T.F., D. Qin, G.-K. Plattner, M. Tignor, S.K. Allen, J. Boschung, A. Nauels, Y. Xia, V. Bex, and P.M. Midgley (eds.)]. Cambridge University Press, Cambridge, United Kingdom and New York, NY, USA, pp. 119–158, doi:</w:t>
      </w:r>
      <w:hyperlink r:id="rId181" w:history="1">
        <w:r w:rsidRPr="00B44095">
          <w:rPr>
            <w:rStyle w:val="Hyperlink"/>
            <w:sz w:val="20"/>
            <w:szCs w:val="20"/>
            <w:lang w:val="en-US" w:eastAsia="fr-FR"/>
          </w:rPr>
          <w:t>10.1017/cbo9781107415324.007</w:t>
        </w:r>
      </w:hyperlink>
      <w:r w:rsidRPr="00B44095">
        <w:rPr>
          <w:sz w:val="20"/>
          <w:szCs w:val="20"/>
        </w:rPr>
        <w:t>.</w:t>
      </w:r>
    </w:p>
    <w:p w14:paraId="66ED4F8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Cucchi, M. et al., 2020: WFDE5: bias-adjusted ERA5 reanalysis data for impact studies. </w:t>
      </w:r>
      <w:r w:rsidRPr="00B44095">
        <w:rPr>
          <w:i/>
          <w:sz w:val="20"/>
          <w:szCs w:val="20"/>
        </w:rPr>
        <w:t>Earth System Science Data</w:t>
      </w:r>
      <w:r w:rsidRPr="00B44095">
        <w:rPr>
          <w:sz w:val="20"/>
          <w:szCs w:val="20"/>
        </w:rPr>
        <w:t xml:space="preserve">, </w:t>
      </w:r>
      <w:r w:rsidRPr="00B44095">
        <w:rPr>
          <w:b/>
          <w:sz w:val="20"/>
          <w:szCs w:val="20"/>
        </w:rPr>
        <w:t>12(3)</w:t>
      </w:r>
      <w:r w:rsidRPr="00B44095">
        <w:rPr>
          <w:sz w:val="20"/>
          <w:szCs w:val="20"/>
        </w:rPr>
        <w:t>, 2097–2120, doi:</w:t>
      </w:r>
      <w:hyperlink r:id="rId182" w:history="1">
        <w:r w:rsidRPr="00B44095">
          <w:rPr>
            <w:rStyle w:val="Hyperlink"/>
            <w:sz w:val="20"/>
            <w:szCs w:val="20"/>
            <w:lang w:eastAsia="fr-FR"/>
          </w:rPr>
          <w:t>10.5194/essd-12-2097-2020</w:t>
        </w:r>
      </w:hyperlink>
      <w:r w:rsidRPr="00B44095">
        <w:rPr>
          <w:sz w:val="20"/>
          <w:szCs w:val="20"/>
        </w:rPr>
        <w:t>.</w:t>
      </w:r>
    </w:p>
    <w:p w14:paraId="3911417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Cuesta-Valero, F.J., A. Garcia-Garcia, H. Beltrami, E. Zorita, and F. Jaume-Santero, 2019: Long-term Surface Temperature (LoST) database as a complement for GCM preindustrial simulations. </w:t>
      </w:r>
      <w:r w:rsidRPr="00B44095">
        <w:rPr>
          <w:i/>
          <w:sz w:val="20"/>
          <w:szCs w:val="20"/>
        </w:rPr>
        <w:t>Climate of the Past</w:t>
      </w:r>
      <w:r w:rsidRPr="00B44095">
        <w:rPr>
          <w:sz w:val="20"/>
          <w:szCs w:val="20"/>
        </w:rPr>
        <w:t xml:space="preserve">, </w:t>
      </w:r>
      <w:r w:rsidRPr="00B44095">
        <w:rPr>
          <w:b/>
          <w:sz w:val="20"/>
          <w:szCs w:val="20"/>
        </w:rPr>
        <w:t>15(3)</w:t>
      </w:r>
      <w:r w:rsidRPr="00B44095">
        <w:rPr>
          <w:sz w:val="20"/>
          <w:szCs w:val="20"/>
        </w:rPr>
        <w:t>, 1099–1111, doi:</w:t>
      </w:r>
      <w:hyperlink r:id="rId183" w:history="1">
        <w:r w:rsidRPr="00B44095">
          <w:rPr>
            <w:rStyle w:val="Hyperlink"/>
            <w:sz w:val="20"/>
            <w:szCs w:val="20"/>
            <w:lang w:val="en-US" w:eastAsia="fr-FR"/>
          </w:rPr>
          <w:t>10.5194/cp-15-1099-2019</w:t>
        </w:r>
      </w:hyperlink>
      <w:r w:rsidRPr="00B44095">
        <w:rPr>
          <w:sz w:val="20"/>
          <w:szCs w:val="20"/>
        </w:rPr>
        <w:t>.</w:t>
      </w:r>
    </w:p>
    <w:p w14:paraId="660A48E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Cui, W., X. Dong, B. Xi, and A. Kennedy, 2017: Evaluation of Reanalyzed Precipitation Variability and Trends Using the Gridded Gauge-Based Analysis over the CONUS. </w:t>
      </w:r>
      <w:r w:rsidRPr="00B44095">
        <w:rPr>
          <w:i/>
          <w:sz w:val="20"/>
          <w:szCs w:val="20"/>
        </w:rPr>
        <w:t>Journal of Hydrometeorology</w:t>
      </w:r>
      <w:r w:rsidRPr="00B44095">
        <w:rPr>
          <w:sz w:val="20"/>
          <w:szCs w:val="20"/>
        </w:rPr>
        <w:t xml:space="preserve">, </w:t>
      </w:r>
      <w:r w:rsidRPr="00B44095">
        <w:rPr>
          <w:b/>
          <w:sz w:val="20"/>
          <w:szCs w:val="20"/>
        </w:rPr>
        <w:t>18(8)</w:t>
      </w:r>
      <w:r w:rsidRPr="00B44095">
        <w:rPr>
          <w:sz w:val="20"/>
          <w:szCs w:val="20"/>
        </w:rPr>
        <w:t>, 2227–2248, doi:</w:t>
      </w:r>
      <w:hyperlink r:id="rId184" w:history="1">
        <w:r w:rsidRPr="00B44095">
          <w:rPr>
            <w:rStyle w:val="Hyperlink"/>
            <w:sz w:val="20"/>
            <w:szCs w:val="20"/>
            <w:lang w:val="en-US" w:eastAsia="fr-FR"/>
          </w:rPr>
          <w:t>10.1175/jhm-d-17-0029.1</w:t>
        </w:r>
      </w:hyperlink>
      <w:r w:rsidRPr="00B44095">
        <w:rPr>
          <w:sz w:val="20"/>
          <w:szCs w:val="20"/>
        </w:rPr>
        <w:t>.</w:t>
      </w:r>
    </w:p>
    <w:p w14:paraId="339AABD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Cullen, M.J.P., 1993: The unified forecast/climate model. </w:t>
      </w:r>
      <w:r w:rsidRPr="00B44095">
        <w:rPr>
          <w:i/>
          <w:sz w:val="20"/>
          <w:szCs w:val="20"/>
        </w:rPr>
        <w:t>Meteorological Magazine</w:t>
      </w:r>
      <w:r w:rsidRPr="00B44095">
        <w:rPr>
          <w:sz w:val="20"/>
          <w:szCs w:val="20"/>
        </w:rPr>
        <w:t xml:space="preserve">, </w:t>
      </w:r>
      <w:r w:rsidRPr="00B44095">
        <w:rPr>
          <w:b/>
          <w:sz w:val="20"/>
          <w:szCs w:val="20"/>
        </w:rPr>
        <w:t>122(1449)</w:t>
      </w:r>
      <w:r w:rsidRPr="00B44095">
        <w:rPr>
          <w:sz w:val="20"/>
          <w:szCs w:val="20"/>
        </w:rPr>
        <w:t>, 81–94.</w:t>
      </w:r>
    </w:p>
    <w:p w14:paraId="4FC02C1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Cushman, G.T., 2004: Enclave Vision: Foreign Networks in Peru and the Internationalization of El Niño Research during the 1920s. In: </w:t>
      </w:r>
      <w:r w:rsidRPr="00B44095">
        <w:rPr>
          <w:i/>
          <w:sz w:val="20"/>
          <w:szCs w:val="20"/>
        </w:rPr>
        <w:t>Proceedings of the International Commission on History of Meteorology 1.1</w:t>
      </w:r>
      <w:r w:rsidRPr="00B44095">
        <w:rPr>
          <w:sz w:val="20"/>
          <w:szCs w:val="20"/>
        </w:rPr>
        <w:t>. International Commission on the History of Meteorology, pp. 65–74.</w:t>
      </w:r>
    </w:p>
    <w:p w14:paraId="1A68D41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Dakos, V. et al., 2008: Slowing down as an early warning signal for abrupt climate change. </w:t>
      </w:r>
      <w:r w:rsidRPr="00B44095">
        <w:rPr>
          <w:i/>
          <w:sz w:val="20"/>
          <w:szCs w:val="20"/>
        </w:rPr>
        <w:t>Proceedings of the National Academy of Sciences</w:t>
      </w:r>
      <w:r w:rsidRPr="00B44095">
        <w:rPr>
          <w:sz w:val="20"/>
          <w:szCs w:val="20"/>
        </w:rPr>
        <w:t xml:space="preserve">, </w:t>
      </w:r>
      <w:r w:rsidRPr="00B44095">
        <w:rPr>
          <w:b/>
          <w:sz w:val="20"/>
          <w:szCs w:val="20"/>
        </w:rPr>
        <w:t>105(38)</w:t>
      </w:r>
      <w:r w:rsidRPr="00B44095">
        <w:rPr>
          <w:sz w:val="20"/>
          <w:szCs w:val="20"/>
        </w:rPr>
        <w:t>, 14308–14312, doi:</w:t>
      </w:r>
      <w:hyperlink r:id="rId185" w:history="1">
        <w:r w:rsidRPr="00B44095">
          <w:rPr>
            <w:rStyle w:val="Hyperlink"/>
            <w:sz w:val="20"/>
            <w:szCs w:val="20"/>
            <w:lang w:val="en-US" w:eastAsia="fr-FR"/>
          </w:rPr>
          <w:t>10.1073/pnas.0802430105</w:t>
        </w:r>
      </w:hyperlink>
      <w:r w:rsidRPr="00B44095">
        <w:rPr>
          <w:sz w:val="20"/>
          <w:szCs w:val="20"/>
        </w:rPr>
        <w:t>.</w:t>
      </w:r>
    </w:p>
    <w:p w14:paraId="429D266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Dal Gesso, S., A.P. Siebesma, and S.R. de Roode, 2015: Evaluation of low-cloud climate feedback through single-column model equilibrium states. </w:t>
      </w:r>
      <w:r w:rsidRPr="00B44095">
        <w:rPr>
          <w:i/>
          <w:sz w:val="20"/>
          <w:szCs w:val="20"/>
        </w:rPr>
        <w:t>Quarterly Journal of the Royal Meteorological Society</w:t>
      </w:r>
      <w:r w:rsidRPr="00B44095">
        <w:rPr>
          <w:sz w:val="20"/>
          <w:szCs w:val="20"/>
        </w:rPr>
        <w:t xml:space="preserve">, </w:t>
      </w:r>
      <w:r w:rsidRPr="00B44095">
        <w:rPr>
          <w:b/>
          <w:sz w:val="20"/>
          <w:szCs w:val="20"/>
        </w:rPr>
        <w:t>141(688)</w:t>
      </w:r>
      <w:r w:rsidRPr="00B44095">
        <w:rPr>
          <w:sz w:val="20"/>
          <w:szCs w:val="20"/>
        </w:rPr>
        <w:t>, 819–832, doi:</w:t>
      </w:r>
      <w:hyperlink r:id="rId186" w:history="1">
        <w:r w:rsidRPr="00B44095">
          <w:rPr>
            <w:rStyle w:val="Hyperlink"/>
            <w:sz w:val="20"/>
            <w:szCs w:val="20"/>
            <w:lang w:val="en-US" w:eastAsia="fr-FR"/>
          </w:rPr>
          <w:t>10.1002/qj.2398</w:t>
        </w:r>
      </w:hyperlink>
      <w:r w:rsidRPr="00B44095">
        <w:rPr>
          <w:sz w:val="20"/>
          <w:szCs w:val="20"/>
        </w:rPr>
        <w:t>.</w:t>
      </w:r>
    </w:p>
    <w:p w14:paraId="21D6680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Dangendorf, S. et al., 2019: Persistent acceleration in global sea-level rise since the 1960s. </w:t>
      </w:r>
      <w:r w:rsidRPr="00B44095">
        <w:rPr>
          <w:i/>
          <w:sz w:val="20"/>
          <w:szCs w:val="20"/>
        </w:rPr>
        <w:t>Nature Climate Change</w:t>
      </w:r>
      <w:r w:rsidRPr="00B44095">
        <w:rPr>
          <w:sz w:val="20"/>
          <w:szCs w:val="20"/>
        </w:rPr>
        <w:t xml:space="preserve">, </w:t>
      </w:r>
      <w:r w:rsidRPr="00B44095">
        <w:rPr>
          <w:b/>
          <w:sz w:val="20"/>
          <w:szCs w:val="20"/>
        </w:rPr>
        <w:t>9(9)</w:t>
      </w:r>
      <w:r w:rsidRPr="00B44095">
        <w:rPr>
          <w:sz w:val="20"/>
          <w:szCs w:val="20"/>
        </w:rPr>
        <w:t>, 705–710, doi:</w:t>
      </w:r>
      <w:hyperlink r:id="rId187" w:history="1">
        <w:r w:rsidRPr="00B44095">
          <w:rPr>
            <w:rStyle w:val="Hyperlink"/>
            <w:sz w:val="20"/>
            <w:szCs w:val="20"/>
            <w:lang w:val="en-US" w:eastAsia="fr-FR"/>
          </w:rPr>
          <w:t>10.1038/s41558-019-0531-8</w:t>
        </w:r>
      </w:hyperlink>
      <w:r w:rsidRPr="00B44095">
        <w:rPr>
          <w:sz w:val="20"/>
          <w:szCs w:val="20"/>
        </w:rPr>
        <w:t>.</w:t>
      </w:r>
    </w:p>
    <w:p w14:paraId="39609F2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Dansgaard, W., 1954: The O18-abundance in fresh water. </w:t>
      </w:r>
      <w:r w:rsidRPr="00B44095">
        <w:rPr>
          <w:i/>
          <w:sz w:val="20"/>
          <w:szCs w:val="20"/>
        </w:rPr>
        <w:t>Geochimica et Cosmochimica Acta</w:t>
      </w:r>
      <w:r w:rsidRPr="00B44095">
        <w:rPr>
          <w:sz w:val="20"/>
          <w:szCs w:val="20"/>
        </w:rPr>
        <w:t xml:space="preserve">, </w:t>
      </w:r>
      <w:r w:rsidRPr="00B44095">
        <w:rPr>
          <w:b/>
          <w:sz w:val="20"/>
          <w:szCs w:val="20"/>
        </w:rPr>
        <w:t>6</w:t>
      </w:r>
      <w:r w:rsidRPr="00B44095">
        <w:rPr>
          <w:sz w:val="20"/>
          <w:szCs w:val="20"/>
        </w:rPr>
        <w:t>, 241–260.</w:t>
      </w:r>
    </w:p>
    <w:p w14:paraId="4AC60B6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Dansgaard, W., S.J. Johnsen, J. Möller, and C.C. Langway, 1969: One thousand centuries of climatic record from Camp Century on the Greenland ice sheet. </w:t>
      </w:r>
      <w:r w:rsidRPr="00B44095">
        <w:rPr>
          <w:i/>
          <w:sz w:val="20"/>
          <w:szCs w:val="20"/>
        </w:rPr>
        <w:t>Science</w:t>
      </w:r>
      <w:r w:rsidRPr="00B44095">
        <w:rPr>
          <w:sz w:val="20"/>
          <w:szCs w:val="20"/>
        </w:rPr>
        <w:t xml:space="preserve">, </w:t>
      </w:r>
      <w:r w:rsidRPr="00B44095">
        <w:rPr>
          <w:b/>
          <w:sz w:val="20"/>
          <w:szCs w:val="20"/>
        </w:rPr>
        <w:t>166(3903)</w:t>
      </w:r>
      <w:r w:rsidRPr="00B44095">
        <w:rPr>
          <w:sz w:val="20"/>
          <w:szCs w:val="20"/>
        </w:rPr>
        <w:t>, 377–380, doi:</w:t>
      </w:r>
      <w:hyperlink r:id="rId188" w:history="1">
        <w:r w:rsidRPr="00B44095">
          <w:rPr>
            <w:rStyle w:val="Hyperlink"/>
            <w:sz w:val="20"/>
            <w:szCs w:val="20"/>
            <w:lang w:val="en-US" w:eastAsia="fr-FR"/>
          </w:rPr>
          <w:t>10.1126/science.166.3903.377</w:t>
        </w:r>
      </w:hyperlink>
      <w:r w:rsidRPr="00B44095">
        <w:rPr>
          <w:sz w:val="20"/>
          <w:szCs w:val="20"/>
        </w:rPr>
        <w:t>.</w:t>
      </w:r>
    </w:p>
    <w:p w14:paraId="2AB1759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Davini, P. and F. D’Andrea, 2020: From CMIP3 to CMIP6: Northern Hemisphere Atmospheric Blocking Simulation in Present and Future Climate. </w:t>
      </w:r>
      <w:r w:rsidRPr="00B44095">
        <w:rPr>
          <w:i/>
          <w:sz w:val="20"/>
          <w:szCs w:val="20"/>
        </w:rPr>
        <w:t>Journal of Climate</w:t>
      </w:r>
      <w:r w:rsidRPr="00B44095">
        <w:rPr>
          <w:sz w:val="20"/>
          <w:szCs w:val="20"/>
        </w:rPr>
        <w:t xml:space="preserve">, </w:t>
      </w:r>
      <w:r w:rsidRPr="00B44095">
        <w:rPr>
          <w:b/>
          <w:sz w:val="20"/>
          <w:szCs w:val="20"/>
        </w:rPr>
        <w:t>33(23)</w:t>
      </w:r>
      <w:r w:rsidRPr="00B44095">
        <w:rPr>
          <w:sz w:val="20"/>
          <w:szCs w:val="20"/>
        </w:rPr>
        <w:t>, 10021–10038, doi:</w:t>
      </w:r>
      <w:hyperlink r:id="rId189" w:history="1">
        <w:r w:rsidRPr="00B44095">
          <w:rPr>
            <w:rStyle w:val="Hyperlink"/>
            <w:sz w:val="20"/>
            <w:szCs w:val="20"/>
            <w:lang w:val="en-US" w:eastAsia="fr-FR"/>
          </w:rPr>
          <w:t>10.1175/jcli-d-19-0862.1</w:t>
        </w:r>
      </w:hyperlink>
      <w:r w:rsidRPr="00B44095">
        <w:rPr>
          <w:sz w:val="20"/>
          <w:szCs w:val="20"/>
        </w:rPr>
        <w:t>.</w:t>
      </w:r>
    </w:p>
    <w:p w14:paraId="74FA157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Davis, S.J., K. Caldeira, and H.D. Matthews, 2010: Future CO2 Emissions and Climate Change from Existing Energy Infrastructure. </w:t>
      </w:r>
      <w:r w:rsidRPr="00B44095">
        <w:rPr>
          <w:i/>
          <w:sz w:val="20"/>
          <w:szCs w:val="20"/>
        </w:rPr>
        <w:t>Science</w:t>
      </w:r>
      <w:r w:rsidRPr="00B44095">
        <w:rPr>
          <w:sz w:val="20"/>
          <w:szCs w:val="20"/>
        </w:rPr>
        <w:t xml:space="preserve">, </w:t>
      </w:r>
      <w:r w:rsidRPr="00B44095">
        <w:rPr>
          <w:b/>
          <w:sz w:val="20"/>
          <w:szCs w:val="20"/>
        </w:rPr>
        <w:t>329(5997)</w:t>
      </w:r>
      <w:r w:rsidRPr="00B44095">
        <w:rPr>
          <w:sz w:val="20"/>
          <w:szCs w:val="20"/>
        </w:rPr>
        <w:t>, 1330–1333, doi:</w:t>
      </w:r>
      <w:hyperlink r:id="rId190" w:history="1">
        <w:r w:rsidRPr="00B44095">
          <w:rPr>
            <w:rStyle w:val="Hyperlink"/>
            <w:sz w:val="20"/>
            <w:szCs w:val="20"/>
            <w:lang w:val="en-US" w:eastAsia="fr-FR"/>
          </w:rPr>
          <w:t>10.1126/science.1188566</w:t>
        </w:r>
      </w:hyperlink>
      <w:r w:rsidRPr="00B44095">
        <w:rPr>
          <w:sz w:val="20"/>
          <w:szCs w:val="20"/>
        </w:rPr>
        <w:t>.</w:t>
      </w:r>
    </w:p>
    <w:p w14:paraId="3917A6F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Davy, R., I. Esau, A. Chernokulsky, S. Outten, and S. Zilitinkevich, 2017: Diurnal asymmetry to the observed global warming. </w:t>
      </w:r>
      <w:r w:rsidRPr="00B44095">
        <w:rPr>
          <w:i/>
          <w:sz w:val="20"/>
          <w:szCs w:val="20"/>
        </w:rPr>
        <w:t>International Journal of Climatology</w:t>
      </w:r>
      <w:r w:rsidRPr="00B44095">
        <w:rPr>
          <w:sz w:val="20"/>
          <w:szCs w:val="20"/>
        </w:rPr>
        <w:t xml:space="preserve">, </w:t>
      </w:r>
      <w:r w:rsidRPr="00B44095">
        <w:rPr>
          <w:b/>
          <w:sz w:val="20"/>
          <w:szCs w:val="20"/>
        </w:rPr>
        <w:t>37(1)</w:t>
      </w:r>
      <w:r w:rsidRPr="00B44095">
        <w:rPr>
          <w:sz w:val="20"/>
          <w:szCs w:val="20"/>
        </w:rPr>
        <w:t>, 79–93, doi:</w:t>
      </w:r>
      <w:hyperlink r:id="rId191" w:history="1">
        <w:r w:rsidRPr="00B44095">
          <w:rPr>
            <w:rStyle w:val="Hyperlink"/>
            <w:sz w:val="20"/>
            <w:szCs w:val="20"/>
            <w:lang w:val="en-US" w:eastAsia="fr-FR"/>
          </w:rPr>
          <w:t>10.1002/joc.4688</w:t>
        </w:r>
      </w:hyperlink>
      <w:r w:rsidRPr="00B44095">
        <w:rPr>
          <w:sz w:val="20"/>
          <w:szCs w:val="20"/>
        </w:rPr>
        <w:t>.</w:t>
      </w:r>
    </w:p>
    <w:p w14:paraId="5B6C447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Dayrell, C., 2019: Discourses around climate change in Brazilian newspapers: 2003–2013. </w:t>
      </w:r>
      <w:r w:rsidRPr="00B44095">
        <w:rPr>
          <w:i/>
          <w:sz w:val="20"/>
          <w:szCs w:val="20"/>
        </w:rPr>
        <w:t>Discourse and Communication</w:t>
      </w:r>
      <w:r w:rsidRPr="00B44095">
        <w:rPr>
          <w:sz w:val="20"/>
          <w:szCs w:val="20"/>
        </w:rPr>
        <w:t xml:space="preserve">, </w:t>
      </w:r>
      <w:r w:rsidRPr="00B44095">
        <w:rPr>
          <w:b/>
          <w:sz w:val="20"/>
          <w:szCs w:val="20"/>
        </w:rPr>
        <w:t>13(2)</w:t>
      </w:r>
      <w:r w:rsidRPr="00B44095">
        <w:rPr>
          <w:sz w:val="20"/>
          <w:szCs w:val="20"/>
        </w:rPr>
        <w:t>, 149–171, doi:</w:t>
      </w:r>
      <w:hyperlink r:id="rId192" w:history="1">
        <w:r w:rsidRPr="00B44095">
          <w:rPr>
            <w:rStyle w:val="Hyperlink"/>
            <w:sz w:val="20"/>
            <w:szCs w:val="20"/>
            <w:lang w:val="en-US" w:eastAsia="fr-FR"/>
          </w:rPr>
          <w:t>10.1177/1750481318817620</w:t>
        </w:r>
      </w:hyperlink>
      <w:r w:rsidRPr="00B44095">
        <w:rPr>
          <w:sz w:val="20"/>
          <w:szCs w:val="20"/>
        </w:rPr>
        <w:t>.</w:t>
      </w:r>
    </w:p>
    <w:p w14:paraId="638C608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de Bruijn, K.M., N. Lips, B. Gersonius, and H. Middelkoop, 2016: The storyline approach: a new way to analyse and improve flood event management. </w:t>
      </w:r>
      <w:r w:rsidRPr="00B44095">
        <w:rPr>
          <w:i/>
          <w:sz w:val="20"/>
          <w:szCs w:val="20"/>
        </w:rPr>
        <w:t>Natural Hazards</w:t>
      </w:r>
      <w:r w:rsidRPr="00B44095">
        <w:rPr>
          <w:sz w:val="20"/>
          <w:szCs w:val="20"/>
        </w:rPr>
        <w:t xml:space="preserve">, </w:t>
      </w:r>
      <w:r w:rsidRPr="00B44095">
        <w:rPr>
          <w:b/>
          <w:sz w:val="20"/>
          <w:szCs w:val="20"/>
        </w:rPr>
        <w:t>81(1)</w:t>
      </w:r>
      <w:r w:rsidRPr="00B44095">
        <w:rPr>
          <w:sz w:val="20"/>
          <w:szCs w:val="20"/>
        </w:rPr>
        <w:t>, 99–121, doi:</w:t>
      </w:r>
      <w:hyperlink r:id="rId193" w:history="1">
        <w:r w:rsidRPr="00B44095">
          <w:rPr>
            <w:rStyle w:val="Hyperlink"/>
            <w:sz w:val="20"/>
            <w:szCs w:val="20"/>
            <w:lang w:val="en-US" w:eastAsia="fr-FR"/>
          </w:rPr>
          <w:t>10.1007/s11069-015-2074-2</w:t>
        </w:r>
      </w:hyperlink>
      <w:r w:rsidRPr="00B44095">
        <w:rPr>
          <w:sz w:val="20"/>
          <w:szCs w:val="20"/>
        </w:rPr>
        <w:t>.</w:t>
      </w:r>
    </w:p>
    <w:p w14:paraId="1B60E5B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de Coninck, H. et al., 2018: Strengthening and Implementing the Global Response. In: </w:t>
      </w:r>
      <w:r w:rsidRPr="00B44095">
        <w:rPr>
          <w:i/>
          <w:sz w:val="20"/>
          <w:szCs w:val="20"/>
        </w:rPr>
        <w:t>Global Warming of 1.5°C. An IPCC Special Report on the impacts of global warming of 1.5°C above pre-industrial levels and related global greenhouse gas emission pathways, in the context of strengthening the global response to the threat of climate change,</w:t>
      </w:r>
      <w:r w:rsidRPr="00B44095">
        <w:rPr>
          <w:sz w:val="20"/>
          <w:szCs w:val="20"/>
        </w:rPr>
        <w:t xml:space="preserve"> [Masson-Delmotte, V., P. Zhai, H.-O. Pörtner, D. Roberts, J. Skea, P.R. Shukla, A. Pirani, W. Moufouma-Okia, C. Péan, R. Pidcock, S. Connors, J.B.R. Matthews, Y. Chen, X. Zhou, M.I. Gomis, E. Lonnoy, T. Maycock, M. Tignor, and T. Waterfield (eds.)]. In Press, pp. 313–443.</w:t>
      </w:r>
    </w:p>
    <w:p w14:paraId="6F58F41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de Jong, M.F., M. Oltmanns, J. Karstensen, and L. de Steur, 2018: Deep Convection in the Irminger Sea Observed with a Dense Mooring Array. </w:t>
      </w:r>
      <w:r w:rsidRPr="00B44095">
        <w:rPr>
          <w:i/>
          <w:sz w:val="20"/>
          <w:szCs w:val="20"/>
        </w:rPr>
        <w:t>Oceanography</w:t>
      </w:r>
      <w:r w:rsidRPr="00B44095">
        <w:rPr>
          <w:sz w:val="20"/>
          <w:szCs w:val="20"/>
        </w:rPr>
        <w:t xml:space="preserve">, </w:t>
      </w:r>
      <w:r w:rsidRPr="00B44095">
        <w:rPr>
          <w:b/>
          <w:sz w:val="20"/>
          <w:szCs w:val="20"/>
        </w:rPr>
        <w:t>31(1)</w:t>
      </w:r>
      <w:r w:rsidRPr="00B44095">
        <w:rPr>
          <w:sz w:val="20"/>
          <w:szCs w:val="20"/>
        </w:rPr>
        <w:t>, 50–59, doi:</w:t>
      </w:r>
      <w:hyperlink r:id="rId194" w:history="1">
        <w:r w:rsidRPr="00B44095">
          <w:rPr>
            <w:rStyle w:val="Hyperlink"/>
            <w:sz w:val="20"/>
            <w:szCs w:val="20"/>
            <w:lang w:val="en-US" w:eastAsia="fr-FR"/>
          </w:rPr>
          <w:t>10.5670/oceanog.2018.109</w:t>
        </w:r>
      </w:hyperlink>
      <w:r w:rsidRPr="00B44095">
        <w:rPr>
          <w:sz w:val="20"/>
          <w:szCs w:val="20"/>
        </w:rPr>
        <w:t>.</w:t>
      </w:r>
    </w:p>
    <w:p w14:paraId="429A18E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De Mazière, M. et al., 2018: The Network for the Detection of Atmospheric Composition Change (NDACC): history, status and perspectives. </w:t>
      </w:r>
      <w:r w:rsidRPr="00B44095">
        <w:rPr>
          <w:i/>
          <w:sz w:val="20"/>
          <w:szCs w:val="20"/>
        </w:rPr>
        <w:t>Atmospheric Chemistry and Physics</w:t>
      </w:r>
      <w:r w:rsidRPr="00B44095">
        <w:rPr>
          <w:sz w:val="20"/>
          <w:szCs w:val="20"/>
        </w:rPr>
        <w:t xml:space="preserve">, </w:t>
      </w:r>
      <w:r w:rsidRPr="00B44095">
        <w:rPr>
          <w:b/>
          <w:sz w:val="20"/>
          <w:szCs w:val="20"/>
        </w:rPr>
        <w:t>18(7)</w:t>
      </w:r>
      <w:r w:rsidRPr="00B44095">
        <w:rPr>
          <w:sz w:val="20"/>
          <w:szCs w:val="20"/>
        </w:rPr>
        <w:t>, 4935–4964, doi:</w:t>
      </w:r>
      <w:hyperlink r:id="rId195" w:history="1">
        <w:r w:rsidRPr="00B44095">
          <w:rPr>
            <w:rStyle w:val="Hyperlink"/>
            <w:sz w:val="20"/>
            <w:szCs w:val="20"/>
            <w:lang w:val="en-US" w:eastAsia="fr-FR"/>
          </w:rPr>
          <w:t>10.5194/acp-18-4935-2018</w:t>
        </w:r>
      </w:hyperlink>
      <w:r w:rsidRPr="00B44095">
        <w:rPr>
          <w:sz w:val="20"/>
          <w:szCs w:val="20"/>
        </w:rPr>
        <w:t>.</w:t>
      </w:r>
    </w:p>
    <w:p w14:paraId="2CBA7FC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Dee, D.P. et al., 2011: The ERA-Interim reanalysis: Configuration and performance of the data assimilation system. </w:t>
      </w:r>
      <w:r w:rsidRPr="00B44095">
        <w:rPr>
          <w:i/>
          <w:sz w:val="20"/>
          <w:szCs w:val="20"/>
        </w:rPr>
        <w:t>Quarterly Journal of the Royal Meteorological Society</w:t>
      </w:r>
      <w:r w:rsidRPr="00B44095">
        <w:rPr>
          <w:sz w:val="20"/>
          <w:szCs w:val="20"/>
        </w:rPr>
        <w:t xml:space="preserve">, </w:t>
      </w:r>
      <w:r w:rsidRPr="00B44095">
        <w:rPr>
          <w:b/>
          <w:sz w:val="20"/>
          <w:szCs w:val="20"/>
        </w:rPr>
        <w:t>137(656)</w:t>
      </w:r>
      <w:r w:rsidRPr="00B44095">
        <w:rPr>
          <w:sz w:val="20"/>
          <w:szCs w:val="20"/>
        </w:rPr>
        <w:t>, 553–597, doi:</w:t>
      </w:r>
      <w:hyperlink r:id="rId196" w:history="1">
        <w:r w:rsidRPr="00B44095">
          <w:rPr>
            <w:rStyle w:val="Hyperlink"/>
            <w:sz w:val="20"/>
            <w:szCs w:val="20"/>
            <w:lang w:val="en-US" w:eastAsia="fr-FR"/>
          </w:rPr>
          <w:t>10.1002/qj.828</w:t>
        </w:r>
      </w:hyperlink>
      <w:r w:rsidRPr="00B44095">
        <w:rPr>
          <w:sz w:val="20"/>
          <w:szCs w:val="20"/>
        </w:rPr>
        <w:t>.</w:t>
      </w:r>
    </w:p>
    <w:p w14:paraId="09C4ED0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lastRenderedPageBreak/>
        <w:t xml:space="preserve">Dee, S. et al., 2015: PRYSM: An open-source framework for PRoxY System Modeling, with applications to oxygen-isotope systems. </w:t>
      </w:r>
      <w:r w:rsidRPr="00B44095">
        <w:rPr>
          <w:i/>
          <w:sz w:val="20"/>
          <w:szCs w:val="20"/>
        </w:rPr>
        <w:t>Journal of Advances in Modeling Earth Systems</w:t>
      </w:r>
      <w:r w:rsidRPr="00B44095">
        <w:rPr>
          <w:sz w:val="20"/>
          <w:szCs w:val="20"/>
        </w:rPr>
        <w:t xml:space="preserve">, </w:t>
      </w:r>
      <w:r w:rsidRPr="00B44095">
        <w:rPr>
          <w:b/>
          <w:sz w:val="20"/>
          <w:szCs w:val="20"/>
        </w:rPr>
        <w:t>7(3)</w:t>
      </w:r>
      <w:r w:rsidRPr="00B44095">
        <w:rPr>
          <w:sz w:val="20"/>
          <w:szCs w:val="20"/>
        </w:rPr>
        <w:t>, 1220–1247, doi:</w:t>
      </w:r>
      <w:hyperlink r:id="rId197" w:history="1">
        <w:r w:rsidRPr="00B44095">
          <w:rPr>
            <w:rStyle w:val="Hyperlink"/>
            <w:sz w:val="20"/>
            <w:szCs w:val="20"/>
            <w:lang w:val="en-US" w:eastAsia="fr-FR"/>
          </w:rPr>
          <w:t>10.1002/2015ms000447</w:t>
        </w:r>
      </w:hyperlink>
      <w:r w:rsidRPr="00B44095">
        <w:rPr>
          <w:sz w:val="20"/>
          <w:szCs w:val="20"/>
        </w:rPr>
        <w:t>.</w:t>
      </w:r>
    </w:p>
    <w:p w14:paraId="62C6096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Dellink, R., J. Chateau, E. Lanzi, and B. Magné, 2017: Long-term economic growth projections in the Shared Socioeconomic Pathways. </w:t>
      </w:r>
      <w:r w:rsidRPr="00B44095">
        <w:rPr>
          <w:i/>
          <w:sz w:val="20"/>
          <w:szCs w:val="20"/>
        </w:rPr>
        <w:t>Global Environmental Change</w:t>
      </w:r>
      <w:r w:rsidRPr="00B44095">
        <w:rPr>
          <w:sz w:val="20"/>
          <w:szCs w:val="20"/>
        </w:rPr>
        <w:t xml:space="preserve">, </w:t>
      </w:r>
      <w:r w:rsidRPr="00B44095">
        <w:rPr>
          <w:b/>
          <w:sz w:val="20"/>
          <w:szCs w:val="20"/>
        </w:rPr>
        <w:t>42</w:t>
      </w:r>
      <w:r w:rsidRPr="00B44095">
        <w:rPr>
          <w:sz w:val="20"/>
          <w:szCs w:val="20"/>
        </w:rPr>
        <w:t>, 200–214, doi:</w:t>
      </w:r>
      <w:hyperlink r:id="rId198" w:history="1">
        <w:r w:rsidRPr="00B44095">
          <w:rPr>
            <w:rStyle w:val="Hyperlink"/>
            <w:sz w:val="20"/>
            <w:szCs w:val="20"/>
            <w:lang w:val="en-US" w:eastAsia="fr-FR"/>
          </w:rPr>
          <w:t>10.1016/j.gloenvcha.2015.06.004</w:t>
        </w:r>
      </w:hyperlink>
      <w:r w:rsidRPr="00B44095">
        <w:rPr>
          <w:sz w:val="20"/>
          <w:szCs w:val="20"/>
        </w:rPr>
        <w:t>.</w:t>
      </w:r>
    </w:p>
    <w:p w14:paraId="626452F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Denniston, R.F. et al., 2016: Expansion and Contraction of the Indo-Pacific Tropical Rain Belt over the Last Three Millennia. </w:t>
      </w:r>
      <w:r w:rsidRPr="00B44095">
        <w:rPr>
          <w:i/>
          <w:sz w:val="20"/>
          <w:szCs w:val="20"/>
        </w:rPr>
        <w:t>Scientific Reports</w:t>
      </w:r>
      <w:r w:rsidRPr="00B44095">
        <w:rPr>
          <w:sz w:val="20"/>
          <w:szCs w:val="20"/>
        </w:rPr>
        <w:t xml:space="preserve">, </w:t>
      </w:r>
      <w:r w:rsidRPr="00B44095">
        <w:rPr>
          <w:b/>
          <w:sz w:val="20"/>
          <w:szCs w:val="20"/>
        </w:rPr>
        <w:t>6(1)</w:t>
      </w:r>
      <w:r w:rsidRPr="00B44095">
        <w:rPr>
          <w:sz w:val="20"/>
          <w:szCs w:val="20"/>
        </w:rPr>
        <w:t>, 34485, doi:</w:t>
      </w:r>
      <w:hyperlink r:id="rId199" w:history="1">
        <w:r w:rsidRPr="00B44095">
          <w:rPr>
            <w:rStyle w:val="Hyperlink"/>
            <w:sz w:val="20"/>
            <w:szCs w:val="20"/>
            <w:lang w:val="en-US" w:eastAsia="fr-FR"/>
          </w:rPr>
          <w:t>10.1038/srep34485</w:t>
        </w:r>
      </w:hyperlink>
      <w:r w:rsidRPr="00B44095">
        <w:rPr>
          <w:sz w:val="20"/>
          <w:szCs w:val="20"/>
        </w:rPr>
        <w:t>.</w:t>
      </w:r>
    </w:p>
    <w:p w14:paraId="3DCED82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Deser, C., R. Knutti, S. Solomon, and A.S. Phillips, 2012: Communication of the role of natural variability in future North American climate. </w:t>
      </w:r>
      <w:r w:rsidRPr="00B44095">
        <w:rPr>
          <w:i/>
          <w:sz w:val="20"/>
          <w:szCs w:val="20"/>
        </w:rPr>
        <w:t>Nature Climate Change</w:t>
      </w:r>
      <w:r w:rsidRPr="00B44095">
        <w:rPr>
          <w:sz w:val="20"/>
          <w:szCs w:val="20"/>
        </w:rPr>
        <w:t xml:space="preserve">, </w:t>
      </w:r>
      <w:r w:rsidRPr="00B44095">
        <w:rPr>
          <w:b/>
          <w:sz w:val="20"/>
          <w:szCs w:val="20"/>
        </w:rPr>
        <w:t>2(11)</w:t>
      </w:r>
      <w:r w:rsidRPr="00B44095">
        <w:rPr>
          <w:sz w:val="20"/>
          <w:szCs w:val="20"/>
        </w:rPr>
        <w:t>, 775–779, doi:</w:t>
      </w:r>
      <w:hyperlink r:id="rId200" w:history="1">
        <w:r w:rsidRPr="00B44095">
          <w:rPr>
            <w:rStyle w:val="Hyperlink"/>
            <w:sz w:val="20"/>
            <w:szCs w:val="20"/>
            <w:lang w:val="en-US" w:eastAsia="fr-FR"/>
          </w:rPr>
          <w:t>10.1038/nclimate1562</w:t>
        </w:r>
      </w:hyperlink>
      <w:r w:rsidRPr="00B44095">
        <w:rPr>
          <w:sz w:val="20"/>
          <w:szCs w:val="20"/>
        </w:rPr>
        <w:t>.</w:t>
      </w:r>
    </w:p>
    <w:p w14:paraId="4347C3A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Dessai, S. et al., 2018: Building narratives to characterise uncertainty in regional climate change through expert elicitation. </w:t>
      </w:r>
      <w:r w:rsidRPr="00B44095">
        <w:rPr>
          <w:i/>
          <w:sz w:val="20"/>
          <w:szCs w:val="20"/>
        </w:rPr>
        <w:t>Environmental Research Letters</w:t>
      </w:r>
      <w:r w:rsidRPr="00B44095">
        <w:rPr>
          <w:sz w:val="20"/>
          <w:szCs w:val="20"/>
        </w:rPr>
        <w:t xml:space="preserve">, </w:t>
      </w:r>
      <w:r w:rsidRPr="00B44095">
        <w:rPr>
          <w:b/>
          <w:sz w:val="20"/>
          <w:szCs w:val="20"/>
        </w:rPr>
        <w:t>13(7)</w:t>
      </w:r>
      <w:r w:rsidRPr="00B44095">
        <w:rPr>
          <w:sz w:val="20"/>
          <w:szCs w:val="20"/>
        </w:rPr>
        <w:t>, 074005, doi:</w:t>
      </w:r>
      <w:hyperlink r:id="rId201" w:history="1">
        <w:r w:rsidRPr="00B44095">
          <w:rPr>
            <w:rStyle w:val="Hyperlink"/>
            <w:sz w:val="20"/>
            <w:szCs w:val="20"/>
            <w:lang w:val="en-US" w:eastAsia="fr-FR"/>
          </w:rPr>
          <w:t>10.1088/1748-9326/aabcdd</w:t>
        </w:r>
      </w:hyperlink>
      <w:r w:rsidRPr="00B44095">
        <w:rPr>
          <w:sz w:val="20"/>
          <w:szCs w:val="20"/>
        </w:rPr>
        <w:t>.</w:t>
      </w:r>
    </w:p>
    <w:p w14:paraId="332AF72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Dessler, A.E. and P.M. Forster, 2018: An Estimate of Equilibrium Climate Sensitivity From Interannual Variability. </w:t>
      </w:r>
      <w:r w:rsidRPr="00B44095">
        <w:rPr>
          <w:i/>
          <w:sz w:val="20"/>
          <w:szCs w:val="20"/>
        </w:rPr>
        <w:t>Journal of Geophysical Research: Atmospheres</w:t>
      </w:r>
      <w:r w:rsidRPr="00B44095">
        <w:rPr>
          <w:sz w:val="20"/>
          <w:szCs w:val="20"/>
        </w:rPr>
        <w:t xml:space="preserve">, </w:t>
      </w:r>
      <w:r w:rsidRPr="00B44095">
        <w:rPr>
          <w:b/>
          <w:sz w:val="20"/>
          <w:szCs w:val="20"/>
        </w:rPr>
        <w:t>123(16)</w:t>
      </w:r>
      <w:r w:rsidRPr="00B44095">
        <w:rPr>
          <w:sz w:val="20"/>
          <w:szCs w:val="20"/>
        </w:rPr>
        <w:t>, 8634–8645, doi:</w:t>
      </w:r>
      <w:hyperlink r:id="rId202" w:history="1">
        <w:r w:rsidRPr="00B44095">
          <w:rPr>
            <w:rStyle w:val="Hyperlink"/>
            <w:sz w:val="20"/>
            <w:szCs w:val="20"/>
            <w:lang w:val="en-US" w:eastAsia="fr-FR"/>
          </w:rPr>
          <w:t>10.1029/2018jd028481</w:t>
        </w:r>
      </w:hyperlink>
      <w:r w:rsidRPr="00B44095">
        <w:rPr>
          <w:sz w:val="20"/>
          <w:szCs w:val="20"/>
        </w:rPr>
        <w:t>.</w:t>
      </w:r>
    </w:p>
    <w:p w14:paraId="1258603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Detenber, B., S. Rosenthal, Y. Liao, and S. Ho, 2016: Audience Segmentation for Campaign Design: Addressing Climate Change in Singapore.. </w:t>
      </w:r>
      <w:r w:rsidRPr="00B44095">
        <w:rPr>
          <w:i/>
          <w:sz w:val="20"/>
          <w:szCs w:val="20"/>
        </w:rPr>
        <w:t>International Journal of Communication</w:t>
      </w:r>
      <w:r w:rsidRPr="00B44095">
        <w:rPr>
          <w:sz w:val="20"/>
          <w:szCs w:val="20"/>
        </w:rPr>
        <w:t xml:space="preserve">, </w:t>
      </w:r>
      <w:r w:rsidRPr="00B44095">
        <w:rPr>
          <w:b/>
          <w:sz w:val="20"/>
          <w:szCs w:val="20"/>
        </w:rPr>
        <w:t>10</w:t>
      </w:r>
      <w:r w:rsidRPr="00B44095">
        <w:rPr>
          <w:sz w:val="20"/>
          <w:szCs w:val="20"/>
        </w:rPr>
        <w:t>, 4736–4758.</w:t>
      </w:r>
    </w:p>
    <w:p w14:paraId="636F2D8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Dewulf, A., 2013: Contrasting frames in policy debates on climate change adaptation. </w:t>
      </w:r>
      <w:r w:rsidRPr="00B44095">
        <w:rPr>
          <w:i/>
          <w:sz w:val="20"/>
          <w:szCs w:val="20"/>
        </w:rPr>
        <w:t>Wiley Interdisciplinary Reviews: Climate Change</w:t>
      </w:r>
      <w:r w:rsidRPr="00B44095">
        <w:rPr>
          <w:sz w:val="20"/>
          <w:szCs w:val="20"/>
        </w:rPr>
        <w:t xml:space="preserve">, </w:t>
      </w:r>
      <w:r w:rsidRPr="00B44095">
        <w:rPr>
          <w:b/>
          <w:sz w:val="20"/>
          <w:szCs w:val="20"/>
        </w:rPr>
        <w:t>4(4)</w:t>
      </w:r>
      <w:r w:rsidRPr="00B44095">
        <w:rPr>
          <w:sz w:val="20"/>
          <w:szCs w:val="20"/>
        </w:rPr>
        <w:t>, 321–330, doi:</w:t>
      </w:r>
      <w:hyperlink r:id="rId203" w:history="1">
        <w:r w:rsidRPr="00B44095">
          <w:rPr>
            <w:rStyle w:val="Hyperlink"/>
            <w:sz w:val="20"/>
            <w:szCs w:val="20"/>
            <w:lang w:val="en-US" w:eastAsia="fr-FR"/>
          </w:rPr>
          <w:t>10.1002/wcc.227</w:t>
        </w:r>
      </w:hyperlink>
      <w:r w:rsidRPr="00B44095">
        <w:rPr>
          <w:sz w:val="20"/>
          <w:szCs w:val="20"/>
        </w:rPr>
        <w:t>.</w:t>
      </w:r>
    </w:p>
    <w:p w14:paraId="3B31E22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Diffenbaugh, N.S. and M. Scherer, 2011: Observational and model evidence of global emergence of permanent, unprecedented heat in the 20th and 21st centuries. </w:t>
      </w:r>
      <w:r w:rsidRPr="00B44095">
        <w:rPr>
          <w:i/>
          <w:sz w:val="20"/>
          <w:szCs w:val="20"/>
        </w:rPr>
        <w:t>Climatic Change</w:t>
      </w:r>
      <w:r w:rsidRPr="00B44095">
        <w:rPr>
          <w:sz w:val="20"/>
          <w:szCs w:val="20"/>
        </w:rPr>
        <w:t xml:space="preserve">, </w:t>
      </w:r>
      <w:r w:rsidRPr="00B44095">
        <w:rPr>
          <w:b/>
          <w:sz w:val="20"/>
          <w:szCs w:val="20"/>
        </w:rPr>
        <w:t>107(3–4)</w:t>
      </w:r>
      <w:r w:rsidRPr="00B44095">
        <w:rPr>
          <w:sz w:val="20"/>
          <w:szCs w:val="20"/>
        </w:rPr>
        <w:t>, 615–624, doi:</w:t>
      </w:r>
      <w:hyperlink r:id="rId204" w:history="1">
        <w:r w:rsidRPr="00B44095">
          <w:rPr>
            <w:rStyle w:val="Hyperlink"/>
            <w:sz w:val="20"/>
            <w:szCs w:val="20"/>
            <w:lang w:val="en-US" w:eastAsia="fr-FR"/>
          </w:rPr>
          <w:t>10.1007/s10584-011-0112-y</w:t>
        </w:r>
      </w:hyperlink>
      <w:r w:rsidRPr="00B44095">
        <w:rPr>
          <w:sz w:val="20"/>
          <w:szCs w:val="20"/>
        </w:rPr>
        <w:t>.</w:t>
      </w:r>
    </w:p>
    <w:p w14:paraId="03BD59F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Diffenbaugh, N.S. and M. Burke, 2019: Global warming has increased global economic inequality. </w:t>
      </w:r>
      <w:r w:rsidRPr="00B44095">
        <w:rPr>
          <w:i/>
          <w:sz w:val="20"/>
          <w:szCs w:val="20"/>
        </w:rPr>
        <w:t>Proceedings of the National Academy of Sciences</w:t>
      </w:r>
      <w:r w:rsidRPr="00B44095">
        <w:rPr>
          <w:sz w:val="20"/>
          <w:szCs w:val="20"/>
        </w:rPr>
        <w:t xml:space="preserve">, </w:t>
      </w:r>
      <w:r w:rsidRPr="00B44095">
        <w:rPr>
          <w:b/>
          <w:sz w:val="20"/>
          <w:szCs w:val="20"/>
        </w:rPr>
        <w:t>116(20)</w:t>
      </w:r>
      <w:r w:rsidRPr="00B44095">
        <w:rPr>
          <w:sz w:val="20"/>
          <w:szCs w:val="20"/>
        </w:rPr>
        <w:t>, 9808–9813, doi:</w:t>
      </w:r>
      <w:hyperlink r:id="rId205" w:history="1">
        <w:r w:rsidRPr="00B44095">
          <w:rPr>
            <w:rStyle w:val="Hyperlink"/>
            <w:sz w:val="20"/>
            <w:szCs w:val="20"/>
            <w:lang w:val="en-US" w:eastAsia="fr-FR"/>
          </w:rPr>
          <w:t>10.1073/pnas.1816020116</w:t>
        </w:r>
      </w:hyperlink>
      <w:r w:rsidRPr="00B44095">
        <w:rPr>
          <w:sz w:val="20"/>
          <w:szCs w:val="20"/>
        </w:rPr>
        <w:t>.</w:t>
      </w:r>
    </w:p>
    <w:p w14:paraId="12313F3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Ditlevsen, P.D. and S.J. Johnsen, 2010: Tipping points: Early warning and wishful thinking. </w:t>
      </w:r>
      <w:r w:rsidRPr="00B44095">
        <w:rPr>
          <w:i/>
          <w:sz w:val="20"/>
          <w:szCs w:val="20"/>
        </w:rPr>
        <w:t>Geophysical Research Letters</w:t>
      </w:r>
      <w:r w:rsidRPr="00B44095">
        <w:rPr>
          <w:sz w:val="20"/>
          <w:szCs w:val="20"/>
        </w:rPr>
        <w:t xml:space="preserve">, </w:t>
      </w:r>
      <w:r w:rsidRPr="00B44095">
        <w:rPr>
          <w:b/>
          <w:sz w:val="20"/>
          <w:szCs w:val="20"/>
        </w:rPr>
        <w:t>37(19)</w:t>
      </w:r>
      <w:r w:rsidRPr="00B44095">
        <w:rPr>
          <w:sz w:val="20"/>
          <w:szCs w:val="20"/>
        </w:rPr>
        <w:t>, n/a–n/a, doi:</w:t>
      </w:r>
      <w:hyperlink r:id="rId206" w:history="1">
        <w:r w:rsidRPr="00B44095">
          <w:rPr>
            <w:rStyle w:val="Hyperlink"/>
            <w:sz w:val="20"/>
            <w:szCs w:val="20"/>
            <w:lang w:val="en-US" w:eastAsia="fr-FR"/>
          </w:rPr>
          <w:t>10.1029/2010gl044486</w:t>
        </w:r>
      </w:hyperlink>
      <w:r w:rsidRPr="00B44095">
        <w:rPr>
          <w:sz w:val="20"/>
          <w:szCs w:val="20"/>
        </w:rPr>
        <w:t>.</w:t>
      </w:r>
    </w:p>
    <w:p w14:paraId="0653A6D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Dittus, A.J. et al., 2020: Sensitivity of Historical Climate Simulations to Uncertain Aerosol Forcing. </w:t>
      </w:r>
      <w:r w:rsidRPr="00B44095">
        <w:rPr>
          <w:i/>
          <w:sz w:val="20"/>
          <w:szCs w:val="20"/>
        </w:rPr>
        <w:t>Geophysical Research Letters</w:t>
      </w:r>
      <w:r w:rsidRPr="00B44095">
        <w:rPr>
          <w:sz w:val="20"/>
          <w:szCs w:val="20"/>
        </w:rPr>
        <w:t xml:space="preserve">, </w:t>
      </w:r>
      <w:r w:rsidRPr="00B44095">
        <w:rPr>
          <w:b/>
          <w:sz w:val="20"/>
          <w:szCs w:val="20"/>
        </w:rPr>
        <w:t>47(13)</w:t>
      </w:r>
      <w:r w:rsidRPr="00B44095">
        <w:rPr>
          <w:sz w:val="20"/>
          <w:szCs w:val="20"/>
        </w:rPr>
        <w:t>, doi:</w:t>
      </w:r>
      <w:hyperlink r:id="rId207" w:history="1">
        <w:r w:rsidRPr="00B44095">
          <w:rPr>
            <w:rStyle w:val="Hyperlink"/>
            <w:sz w:val="20"/>
            <w:szCs w:val="20"/>
            <w:lang w:val="en-US" w:eastAsia="fr-FR"/>
          </w:rPr>
          <w:t>10.1029/2019gl085806</w:t>
        </w:r>
      </w:hyperlink>
      <w:r w:rsidRPr="00B44095">
        <w:rPr>
          <w:sz w:val="20"/>
          <w:szCs w:val="20"/>
        </w:rPr>
        <w:t>.</w:t>
      </w:r>
    </w:p>
    <w:p w14:paraId="5234F30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Dolman, A.M. and T. Laepple, 2018: Sedproxy: a forward model for sediment-archived climate proxies. </w:t>
      </w:r>
      <w:r w:rsidRPr="00B44095">
        <w:rPr>
          <w:i/>
          <w:sz w:val="20"/>
          <w:szCs w:val="20"/>
        </w:rPr>
        <w:t>Climate of the Past</w:t>
      </w:r>
      <w:r w:rsidRPr="00B44095">
        <w:rPr>
          <w:sz w:val="20"/>
          <w:szCs w:val="20"/>
        </w:rPr>
        <w:t xml:space="preserve">, </w:t>
      </w:r>
      <w:r w:rsidRPr="00B44095">
        <w:rPr>
          <w:b/>
          <w:sz w:val="20"/>
          <w:szCs w:val="20"/>
        </w:rPr>
        <w:t>14(12)</w:t>
      </w:r>
      <w:r w:rsidRPr="00B44095">
        <w:rPr>
          <w:sz w:val="20"/>
          <w:szCs w:val="20"/>
        </w:rPr>
        <w:t>, 1851–1868, doi:</w:t>
      </w:r>
      <w:hyperlink r:id="rId208" w:history="1">
        <w:r w:rsidRPr="00B44095">
          <w:rPr>
            <w:rStyle w:val="Hyperlink"/>
            <w:sz w:val="20"/>
            <w:szCs w:val="20"/>
            <w:lang w:val="en-US" w:eastAsia="fr-FR"/>
          </w:rPr>
          <w:t>10.5194/cp-14-1851-2018</w:t>
        </w:r>
      </w:hyperlink>
      <w:r w:rsidRPr="00B44095">
        <w:rPr>
          <w:sz w:val="20"/>
          <w:szCs w:val="20"/>
        </w:rPr>
        <w:t>.</w:t>
      </w:r>
    </w:p>
    <w:p w14:paraId="545C3AB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Doney, S.C., V.J. Fabry, R.A. Feely, and J.A. Kleypas, 2009: Ocean Acidification: The Other CO2 Problem. </w:t>
      </w:r>
      <w:r w:rsidRPr="00B44095">
        <w:rPr>
          <w:i/>
          <w:sz w:val="20"/>
          <w:szCs w:val="20"/>
        </w:rPr>
        <w:t>Annual Review of Marine Science</w:t>
      </w:r>
      <w:r w:rsidRPr="00B44095">
        <w:rPr>
          <w:sz w:val="20"/>
          <w:szCs w:val="20"/>
        </w:rPr>
        <w:t xml:space="preserve">, </w:t>
      </w:r>
      <w:r w:rsidRPr="00B44095">
        <w:rPr>
          <w:b/>
          <w:sz w:val="20"/>
          <w:szCs w:val="20"/>
        </w:rPr>
        <w:t>1(1)</w:t>
      </w:r>
      <w:r w:rsidRPr="00B44095">
        <w:rPr>
          <w:sz w:val="20"/>
          <w:szCs w:val="20"/>
        </w:rPr>
        <w:t>, 169–192, doi:</w:t>
      </w:r>
      <w:hyperlink r:id="rId209" w:history="1">
        <w:r w:rsidRPr="00B44095">
          <w:rPr>
            <w:rStyle w:val="Hyperlink"/>
            <w:sz w:val="20"/>
            <w:szCs w:val="20"/>
            <w:lang w:val="en-US" w:eastAsia="fr-FR"/>
          </w:rPr>
          <w:t>10.1146/annurev.marine.010908.163834</w:t>
        </w:r>
      </w:hyperlink>
      <w:r w:rsidRPr="00B44095">
        <w:rPr>
          <w:sz w:val="20"/>
          <w:szCs w:val="20"/>
        </w:rPr>
        <w:t>.</w:t>
      </w:r>
    </w:p>
    <w:p w14:paraId="7145834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Donnelly, J.P. et al., 2015: Climate forcing of unprecedented intense-hurricane activity in the last 2000 years. </w:t>
      </w:r>
      <w:r w:rsidRPr="00B44095">
        <w:rPr>
          <w:i/>
          <w:sz w:val="20"/>
          <w:szCs w:val="20"/>
        </w:rPr>
        <w:t>Earth’s Future</w:t>
      </w:r>
      <w:r w:rsidRPr="00B44095">
        <w:rPr>
          <w:sz w:val="20"/>
          <w:szCs w:val="20"/>
        </w:rPr>
        <w:t xml:space="preserve">, </w:t>
      </w:r>
      <w:r w:rsidRPr="00B44095">
        <w:rPr>
          <w:b/>
          <w:sz w:val="20"/>
          <w:szCs w:val="20"/>
        </w:rPr>
        <w:t>3(2)</w:t>
      </w:r>
      <w:r w:rsidRPr="00B44095">
        <w:rPr>
          <w:sz w:val="20"/>
          <w:szCs w:val="20"/>
        </w:rPr>
        <w:t>, 49–65, doi:</w:t>
      </w:r>
      <w:hyperlink r:id="rId210" w:history="1">
        <w:r w:rsidRPr="00B44095">
          <w:rPr>
            <w:rStyle w:val="Hyperlink"/>
            <w:sz w:val="20"/>
            <w:szCs w:val="20"/>
            <w:lang w:val="en-US" w:eastAsia="fr-FR"/>
          </w:rPr>
          <w:t>10.1002/2014ef000274</w:t>
        </w:r>
      </w:hyperlink>
      <w:r w:rsidRPr="00B44095">
        <w:rPr>
          <w:sz w:val="20"/>
          <w:szCs w:val="20"/>
        </w:rPr>
        <w:t>.</w:t>
      </w:r>
    </w:p>
    <w:p w14:paraId="12C9295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Dooley, K. and G. Parihar, 2016: Human rights and equity: Governing values for the international climate regime. In: </w:t>
      </w:r>
      <w:r w:rsidRPr="00B44095">
        <w:rPr>
          <w:i/>
          <w:sz w:val="20"/>
          <w:szCs w:val="20"/>
        </w:rPr>
        <w:t>Governing the Climate Change Regime: Institutional Integrity and Integrity Systems</w:t>
      </w:r>
      <w:r w:rsidRPr="00B44095">
        <w:rPr>
          <w:sz w:val="20"/>
          <w:szCs w:val="20"/>
        </w:rPr>
        <w:t xml:space="preserve"> [Cadman, T., R. Maguire, and C. Sampford (eds.)]. Routledge, London, UK, pp. 136–154, doi:</w:t>
      </w:r>
      <w:hyperlink r:id="rId211" w:history="1">
        <w:r w:rsidRPr="00B44095">
          <w:rPr>
            <w:rStyle w:val="Hyperlink"/>
            <w:sz w:val="20"/>
            <w:szCs w:val="20"/>
            <w:lang w:val="en-US" w:eastAsia="fr-FR"/>
          </w:rPr>
          <w:t>10.4324/9781315442365</w:t>
        </w:r>
      </w:hyperlink>
      <w:r w:rsidRPr="00B44095">
        <w:rPr>
          <w:sz w:val="20"/>
          <w:szCs w:val="20"/>
        </w:rPr>
        <w:t>.</w:t>
      </w:r>
    </w:p>
    <w:p w14:paraId="4A4472A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Dorigo, W. et al., 2017: ESA CCI Soil Moisture for improved Earth system understanding: State-of-the art and future directions. </w:t>
      </w:r>
      <w:r w:rsidRPr="00B44095">
        <w:rPr>
          <w:i/>
          <w:sz w:val="20"/>
          <w:szCs w:val="20"/>
        </w:rPr>
        <w:t>Remote Sensing of Environment</w:t>
      </w:r>
      <w:r w:rsidRPr="00B44095">
        <w:rPr>
          <w:sz w:val="20"/>
          <w:szCs w:val="20"/>
        </w:rPr>
        <w:t xml:space="preserve">, </w:t>
      </w:r>
      <w:r w:rsidRPr="00B44095">
        <w:rPr>
          <w:b/>
          <w:sz w:val="20"/>
          <w:szCs w:val="20"/>
        </w:rPr>
        <w:t>203</w:t>
      </w:r>
      <w:r w:rsidRPr="00B44095">
        <w:rPr>
          <w:sz w:val="20"/>
          <w:szCs w:val="20"/>
        </w:rPr>
        <w:t>, 185–215, doi:</w:t>
      </w:r>
      <w:hyperlink r:id="rId212" w:history="1">
        <w:r w:rsidRPr="00B44095">
          <w:rPr>
            <w:rStyle w:val="Hyperlink"/>
            <w:sz w:val="20"/>
            <w:szCs w:val="20"/>
            <w:lang w:val="en-US" w:eastAsia="fr-FR"/>
          </w:rPr>
          <w:t>10.1016/j.rse.2017.07.001</w:t>
        </w:r>
      </w:hyperlink>
      <w:r w:rsidRPr="00B44095">
        <w:rPr>
          <w:sz w:val="20"/>
          <w:szCs w:val="20"/>
        </w:rPr>
        <w:t>.</w:t>
      </w:r>
    </w:p>
    <w:p w14:paraId="3EF0694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Dörries, M., 2006: In the public eye: Volcanology and climate change studies in the 20th century. </w:t>
      </w:r>
      <w:r w:rsidRPr="00B44095">
        <w:rPr>
          <w:i/>
          <w:sz w:val="20"/>
          <w:szCs w:val="20"/>
        </w:rPr>
        <w:t>Historical Studies in the Physical and Biological Sciences</w:t>
      </w:r>
      <w:r w:rsidRPr="00B44095">
        <w:rPr>
          <w:sz w:val="20"/>
          <w:szCs w:val="20"/>
        </w:rPr>
        <w:t xml:space="preserve">, </w:t>
      </w:r>
      <w:r w:rsidRPr="00B44095">
        <w:rPr>
          <w:b/>
          <w:sz w:val="20"/>
          <w:szCs w:val="20"/>
        </w:rPr>
        <w:t>37(1)</w:t>
      </w:r>
      <w:r w:rsidRPr="00B44095">
        <w:rPr>
          <w:sz w:val="20"/>
          <w:szCs w:val="20"/>
        </w:rPr>
        <w:t>, 87–125, doi:</w:t>
      </w:r>
      <w:hyperlink r:id="rId213" w:history="1">
        <w:r w:rsidRPr="00B44095">
          <w:rPr>
            <w:rStyle w:val="Hyperlink"/>
            <w:sz w:val="20"/>
            <w:szCs w:val="20"/>
            <w:lang w:val="en-US" w:eastAsia="fr-FR"/>
          </w:rPr>
          <w:t>10.1525/hsps.2006.37.1.87</w:t>
        </w:r>
      </w:hyperlink>
      <w:r w:rsidRPr="00B44095">
        <w:rPr>
          <w:sz w:val="20"/>
          <w:szCs w:val="20"/>
        </w:rPr>
        <w:t>.</w:t>
      </w:r>
    </w:p>
    <w:p w14:paraId="2802DFF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Douglas, H.E., 2009: </w:t>
      </w:r>
      <w:r w:rsidRPr="00B44095">
        <w:rPr>
          <w:i/>
          <w:sz w:val="20"/>
          <w:szCs w:val="20"/>
        </w:rPr>
        <w:t>Science, Policy, and the Value-Free Ideal</w:t>
      </w:r>
      <w:r w:rsidRPr="00B44095">
        <w:rPr>
          <w:sz w:val="20"/>
          <w:szCs w:val="20"/>
        </w:rPr>
        <w:t>. University of Pittsburgh Press, Pittsburgh, PA, USA, 256 pp.</w:t>
      </w:r>
    </w:p>
    <w:p w14:paraId="1157028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Douglass, A.E., 1914: A method of estimating rainfall by the growth of trees. </w:t>
      </w:r>
      <w:r w:rsidRPr="00B44095">
        <w:rPr>
          <w:i/>
          <w:sz w:val="20"/>
          <w:szCs w:val="20"/>
        </w:rPr>
        <w:t>Bulletin of the American Geographical Society</w:t>
      </w:r>
      <w:r w:rsidRPr="00B44095">
        <w:rPr>
          <w:sz w:val="20"/>
          <w:szCs w:val="20"/>
        </w:rPr>
        <w:t xml:space="preserve">, </w:t>
      </w:r>
      <w:r w:rsidRPr="00B44095">
        <w:rPr>
          <w:b/>
          <w:sz w:val="20"/>
          <w:szCs w:val="20"/>
        </w:rPr>
        <w:t>46(5)</w:t>
      </w:r>
      <w:r w:rsidRPr="00B44095">
        <w:rPr>
          <w:sz w:val="20"/>
          <w:szCs w:val="20"/>
        </w:rPr>
        <w:t>, 321–335, doi:</w:t>
      </w:r>
      <w:hyperlink r:id="rId214" w:history="1">
        <w:r w:rsidRPr="00B44095">
          <w:rPr>
            <w:rStyle w:val="Hyperlink"/>
            <w:sz w:val="20"/>
            <w:szCs w:val="20"/>
            <w:lang w:val="en-US" w:eastAsia="fr-FR"/>
          </w:rPr>
          <w:t>10.2307/201814</w:t>
        </w:r>
      </w:hyperlink>
      <w:r w:rsidRPr="00B44095">
        <w:rPr>
          <w:sz w:val="20"/>
          <w:szCs w:val="20"/>
        </w:rPr>
        <w:t>.</w:t>
      </w:r>
    </w:p>
    <w:p w14:paraId="5208382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Douglass, A.E., 1919: </w:t>
      </w:r>
      <w:r w:rsidRPr="00B44095">
        <w:rPr>
          <w:i/>
          <w:sz w:val="20"/>
          <w:szCs w:val="20"/>
        </w:rPr>
        <w:t>Climatic cycles and tree-growth. A study of the annual rings of trees in relation to climate and solar activity</w:t>
      </w:r>
      <w:r w:rsidRPr="00B44095">
        <w:rPr>
          <w:sz w:val="20"/>
          <w:szCs w:val="20"/>
        </w:rPr>
        <w:t>. Carnegie Institution of Washington, Washington, DC, USA, 126 pp.</w:t>
      </w:r>
    </w:p>
    <w:p w14:paraId="205E09F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Douglass, A.E., 1922: Some aspects of the use of the annual rings of trees in climatic study. </w:t>
      </w:r>
      <w:r w:rsidRPr="00B44095">
        <w:rPr>
          <w:i/>
          <w:sz w:val="20"/>
          <w:szCs w:val="20"/>
        </w:rPr>
        <w:t>The Scientific Monthly</w:t>
      </w:r>
      <w:r w:rsidRPr="00B44095">
        <w:rPr>
          <w:sz w:val="20"/>
          <w:szCs w:val="20"/>
        </w:rPr>
        <w:t xml:space="preserve">, </w:t>
      </w:r>
      <w:r w:rsidRPr="00B44095">
        <w:rPr>
          <w:b/>
          <w:sz w:val="20"/>
          <w:szCs w:val="20"/>
        </w:rPr>
        <w:t>15(1)</w:t>
      </w:r>
      <w:r w:rsidRPr="00B44095">
        <w:rPr>
          <w:sz w:val="20"/>
          <w:szCs w:val="20"/>
        </w:rPr>
        <w:t>, 5–21.</w:t>
      </w:r>
    </w:p>
    <w:p w14:paraId="52B19A4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Dove, H.W., 1853: </w:t>
      </w:r>
      <w:r w:rsidRPr="00B44095">
        <w:rPr>
          <w:i/>
          <w:sz w:val="20"/>
          <w:szCs w:val="20"/>
        </w:rPr>
        <w:t>The Distribution of Heat over the Surface of the Globe: Illustrated by Isothermal, Thermic Isabnormal, and Other Curves of Temperature</w:t>
      </w:r>
      <w:r w:rsidRPr="00B44095">
        <w:rPr>
          <w:sz w:val="20"/>
          <w:szCs w:val="20"/>
        </w:rPr>
        <w:t>. Taylor and Francis, London, UK, 27 pp.</w:t>
      </w:r>
    </w:p>
    <w:p w14:paraId="02797E0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Driemel, A. et al., 2018: Baseline Surface Radiation Network (BSRN): structure and data description (1992–2017). </w:t>
      </w:r>
      <w:r w:rsidRPr="00B44095">
        <w:rPr>
          <w:i/>
          <w:sz w:val="20"/>
          <w:szCs w:val="20"/>
        </w:rPr>
        <w:t>Earth System Science Data</w:t>
      </w:r>
      <w:r w:rsidRPr="00B44095">
        <w:rPr>
          <w:sz w:val="20"/>
          <w:szCs w:val="20"/>
        </w:rPr>
        <w:t xml:space="preserve">, </w:t>
      </w:r>
      <w:r w:rsidRPr="00B44095">
        <w:rPr>
          <w:b/>
          <w:sz w:val="20"/>
          <w:szCs w:val="20"/>
        </w:rPr>
        <w:t>10(3)</w:t>
      </w:r>
      <w:r w:rsidRPr="00B44095">
        <w:rPr>
          <w:sz w:val="20"/>
          <w:szCs w:val="20"/>
        </w:rPr>
        <w:t>, 1491–1501, doi:</w:t>
      </w:r>
      <w:hyperlink r:id="rId215" w:history="1">
        <w:r w:rsidRPr="00B44095">
          <w:rPr>
            <w:rStyle w:val="Hyperlink"/>
            <w:sz w:val="20"/>
            <w:szCs w:val="20"/>
            <w:lang w:val="en-US" w:eastAsia="fr-FR"/>
          </w:rPr>
          <w:t>10.5194/essd-10-1491-2018</w:t>
        </w:r>
      </w:hyperlink>
      <w:r w:rsidRPr="00B44095">
        <w:rPr>
          <w:sz w:val="20"/>
          <w:szCs w:val="20"/>
        </w:rPr>
        <w:t>.</w:t>
      </w:r>
    </w:p>
    <w:p w14:paraId="09E578C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Drijfhout, S. et al., 2015: Catalogue of abrupt shifts in Intergovernmental Panel on Climate Change climate models. </w:t>
      </w:r>
      <w:r w:rsidRPr="00B44095">
        <w:rPr>
          <w:i/>
          <w:sz w:val="20"/>
          <w:szCs w:val="20"/>
        </w:rPr>
        <w:t>Proceedings of the National Academy of Sciences</w:t>
      </w:r>
      <w:r w:rsidRPr="00B44095">
        <w:rPr>
          <w:sz w:val="20"/>
          <w:szCs w:val="20"/>
        </w:rPr>
        <w:t xml:space="preserve">, </w:t>
      </w:r>
      <w:r w:rsidRPr="00B44095">
        <w:rPr>
          <w:b/>
          <w:sz w:val="20"/>
          <w:szCs w:val="20"/>
        </w:rPr>
        <w:t>112(43)</w:t>
      </w:r>
      <w:r w:rsidRPr="00B44095">
        <w:rPr>
          <w:sz w:val="20"/>
          <w:szCs w:val="20"/>
        </w:rPr>
        <w:t>, E5777–E5786, doi:</w:t>
      </w:r>
      <w:hyperlink r:id="rId216" w:history="1">
        <w:r w:rsidRPr="00B44095">
          <w:rPr>
            <w:rStyle w:val="Hyperlink"/>
            <w:sz w:val="20"/>
            <w:szCs w:val="20"/>
            <w:lang w:val="en-US" w:eastAsia="fr-FR"/>
          </w:rPr>
          <w:t>10.1073/pnas.1511451112</w:t>
        </w:r>
      </w:hyperlink>
      <w:r w:rsidRPr="00B44095">
        <w:rPr>
          <w:sz w:val="20"/>
          <w:szCs w:val="20"/>
        </w:rPr>
        <w:t>.</w:t>
      </w:r>
    </w:p>
    <w:p w14:paraId="43579C7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Duan, S.-B. et al., 2019: Validation of Collection 6 MODIS land surface temperature product using in situ measurements. </w:t>
      </w:r>
      <w:r w:rsidRPr="00B44095">
        <w:rPr>
          <w:i/>
          <w:sz w:val="20"/>
          <w:szCs w:val="20"/>
        </w:rPr>
        <w:t>Remote Sensing of Environment</w:t>
      </w:r>
      <w:r w:rsidRPr="00B44095">
        <w:rPr>
          <w:sz w:val="20"/>
          <w:szCs w:val="20"/>
        </w:rPr>
        <w:t xml:space="preserve">, </w:t>
      </w:r>
      <w:r w:rsidRPr="00B44095">
        <w:rPr>
          <w:b/>
          <w:sz w:val="20"/>
          <w:szCs w:val="20"/>
        </w:rPr>
        <w:t>225</w:t>
      </w:r>
      <w:r w:rsidRPr="00B44095">
        <w:rPr>
          <w:sz w:val="20"/>
          <w:szCs w:val="20"/>
        </w:rPr>
        <w:t>, 16–29, doi:</w:t>
      </w:r>
      <w:hyperlink r:id="rId217" w:history="1">
        <w:r w:rsidRPr="00B44095">
          <w:rPr>
            <w:rStyle w:val="Hyperlink"/>
            <w:sz w:val="20"/>
            <w:szCs w:val="20"/>
            <w:lang w:val="en-US" w:eastAsia="fr-FR"/>
          </w:rPr>
          <w:t>10.1016/j.rse.2019.02.020</w:t>
        </w:r>
      </w:hyperlink>
      <w:r w:rsidRPr="00B44095">
        <w:rPr>
          <w:sz w:val="20"/>
          <w:szCs w:val="20"/>
        </w:rPr>
        <w:t>.</w:t>
      </w:r>
    </w:p>
    <w:p w14:paraId="131ABC8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Dumitru, O.A. et al., 2019: Constraints on global mean sea level during Pliocene warmth. </w:t>
      </w:r>
      <w:r w:rsidRPr="00B44095">
        <w:rPr>
          <w:i/>
          <w:sz w:val="20"/>
          <w:szCs w:val="20"/>
        </w:rPr>
        <w:t>Nature</w:t>
      </w:r>
      <w:r w:rsidRPr="00B44095">
        <w:rPr>
          <w:sz w:val="20"/>
          <w:szCs w:val="20"/>
        </w:rPr>
        <w:t xml:space="preserve">, </w:t>
      </w:r>
      <w:r w:rsidRPr="00B44095">
        <w:rPr>
          <w:b/>
          <w:sz w:val="20"/>
          <w:szCs w:val="20"/>
        </w:rPr>
        <w:t>574(7777)</w:t>
      </w:r>
      <w:r w:rsidRPr="00B44095">
        <w:rPr>
          <w:sz w:val="20"/>
          <w:szCs w:val="20"/>
        </w:rPr>
        <w:t>, 233–236, doi:</w:t>
      </w:r>
      <w:hyperlink r:id="rId218" w:history="1">
        <w:r w:rsidRPr="00B44095">
          <w:rPr>
            <w:rStyle w:val="Hyperlink"/>
            <w:sz w:val="20"/>
            <w:szCs w:val="20"/>
            <w:lang w:val="en-US" w:eastAsia="fr-FR"/>
          </w:rPr>
          <w:t>10.1038/s41586-019-1543-2</w:t>
        </w:r>
      </w:hyperlink>
      <w:r w:rsidRPr="00B44095">
        <w:rPr>
          <w:sz w:val="20"/>
          <w:szCs w:val="20"/>
        </w:rPr>
        <w:t>.</w:t>
      </w:r>
    </w:p>
    <w:p w14:paraId="03BFEEF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Dunlap, R.E. and P.J. Jacques, 2013: Climate Change Denial Books and Conservative Think Tanks. </w:t>
      </w:r>
      <w:r w:rsidRPr="00B44095">
        <w:rPr>
          <w:i/>
          <w:sz w:val="20"/>
          <w:szCs w:val="20"/>
        </w:rPr>
        <w:t>American Behavioral Scientist</w:t>
      </w:r>
      <w:r w:rsidRPr="00B44095">
        <w:rPr>
          <w:sz w:val="20"/>
          <w:szCs w:val="20"/>
        </w:rPr>
        <w:t xml:space="preserve">, </w:t>
      </w:r>
      <w:r w:rsidRPr="00B44095">
        <w:rPr>
          <w:b/>
          <w:sz w:val="20"/>
          <w:szCs w:val="20"/>
        </w:rPr>
        <w:t>57(6)</w:t>
      </w:r>
      <w:r w:rsidRPr="00B44095">
        <w:rPr>
          <w:sz w:val="20"/>
          <w:szCs w:val="20"/>
        </w:rPr>
        <w:t>, 699–731, doi:</w:t>
      </w:r>
      <w:hyperlink r:id="rId219" w:history="1">
        <w:r w:rsidRPr="00B44095">
          <w:rPr>
            <w:rStyle w:val="Hyperlink"/>
            <w:sz w:val="20"/>
            <w:szCs w:val="20"/>
            <w:lang w:val="en-US" w:eastAsia="fr-FR"/>
          </w:rPr>
          <w:t>10.1177/0002764213477096</w:t>
        </w:r>
      </w:hyperlink>
      <w:r w:rsidRPr="00B44095">
        <w:rPr>
          <w:sz w:val="20"/>
          <w:szCs w:val="20"/>
        </w:rPr>
        <w:t>.</w:t>
      </w:r>
    </w:p>
    <w:p w14:paraId="753E9A9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Durack, P. et al., 2018: Toward Standardized Data Sets for Climate Model Experimentation. </w:t>
      </w:r>
      <w:r w:rsidRPr="00B44095">
        <w:rPr>
          <w:i/>
          <w:sz w:val="20"/>
          <w:szCs w:val="20"/>
        </w:rPr>
        <w:t>Eos</w:t>
      </w:r>
      <w:r w:rsidRPr="00B44095">
        <w:rPr>
          <w:sz w:val="20"/>
          <w:szCs w:val="20"/>
        </w:rPr>
        <w:t xml:space="preserve">, </w:t>
      </w:r>
      <w:r w:rsidRPr="00B44095">
        <w:rPr>
          <w:b/>
          <w:sz w:val="20"/>
          <w:szCs w:val="20"/>
        </w:rPr>
        <w:t>99</w:t>
      </w:r>
      <w:r w:rsidRPr="00B44095">
        <w:rPr>
          <w:sz w:val="20"/>
          <w:szCs w:val="20"/>
        </w:rPr>
        <w:t>, doi:</w:t>
      </w:r>
      <w:hyperlink r:id="rId220" w:history="1">
        <w:r w:rsidRPr="00B44095">
          <w:rPr>
            <w:rStyle w:val="Hyperlink"/>
            <w:sz w:val="20"/>
            <w:szCs w:val="20"/>
            <w:lang w:val="en-US" w:eastAsia="fr-FR"/>
          </w:rPr>
          <w:t>10.1029/2018eo101751</w:t>
        </w:r>
      </w:hyperlink>
      <w:r w:rsidRPr="00B44095">
        <w:rPr>
          <w:sz w:val="20"/>
          <w:szCs w:val="20"/>
        </w:rPr>
        <w:t>.</w:t>
      </w:r>
    </w:p>
    <w:p w14:paraId="7DBCB90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lastRenderedPageBreak/>
        <w:t xml:space="preserve">Dutton, A. et al., 2015: Sea-level rise due to polar ice-sheet mass loss during past warm periods. </w:t>
      </w:r>
      <w:r w:rsidRPr="00B44095">
        <w:rPr>
          <w:i/>
          <w:sz w:val="20"/>
          <w:szCs w:val="20"/>
        </w:rPr>
        <w:t>Science</w:t>
      </w:r>
      <w:r w:rsidRPr="00B44095">
        <w:rPr>
          <w:sz w:val="20"/>
          <w:szCs w:val="20"/>
        </w:rPr>
        <w:t xml:space="preserve">, </w:t>
      </w:r>
      <w:r w:rsidRPr="00B44095">
        <w:rPr>
          <w:b/>
          <w:sz w:val="20"/>
          <w:szCs w:val="20"/>
        </w:rPr>
        <w:t>349(6244)</w:t>
      </w:r>
      <w:r w:rsidRPr="00B44095">
        <w:rPr>
          <w:sz w:val="20"/>
          <w:szCs w:val="20"/>
        </w:rPr>
        <w:t>, aaa4019–aaa4019, doi:</w:t>
      </w:r>
      <w:hyperlink r:id="rId221" w:history="1">
        <w:r w:rsidRPr="00B44095">
          <w:rPr>
            <w:rStyle w:val="Hyperlink"/>
            <w:sz w:val="20"/>
            <w:szCs w:val="20"/>
            <w:lang w:val="en-US" w:eastAsia="fr-FR"/>
          </w:rPr>
          <w:t>10.1126/science.aaa4019</w:t>
        </w:r>
      </w:hyperlink>
      <w:r w:rsidRPr="00B44095">
        <w:rPr>
          <w:sz w:val="20"/>
          <w:szCs w:val="20"/>
        </w:rPr>
        <w:t>.</w:t>
      </w:r>
    </w:p>
    <w:p w14:paraId="4C12B08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Easterling, D.R., K.E. Kunkel, M.F. Wehner, and L. Sun, 2016: Detection and attribution of climate extremes in the observed record. </w:t>
      </w:r>
      <w:r w:rsidRPr="00B44095">
        <w:rPr>
          <w:i/>
          <w:sz w:val="20"/>
          <w:szCs w:val="20"/>
        </w:rPr>
        <w:t>Weather and Climate Extremes</w:t>
      </w:r>
      <w:r w:rsidRPr="00B44095">
        <w:rPr>
          <w:sz w:val="20"/>
          <w:szCs w:val="20"/>
        </w:rPr>
        <w:t xml:space="preserve">, </w:t>
      </w:r>
      <w:r w:rsidRPr="00B44095">
        <w:rPr>
          <w:b/>
          <w:sz w:val="20"/>
          <w:szCs w:val="20"/>
        </w:rPr>
        <w:t>11</w:t>
      </w:r>
      <w:r w:rsidRPr="00B44095">
        <w:rPr>
          <w:sz w:val="20"/>
          <w:szCs w:val="20"/>
        </w:rPr>
        <w:t>, 17–27, doi:</w:t>
      </w:r>
      <w:hyperlink r:id="rId222" w:history="1">
        <w:r w:rsidRPr="00B44095">
          <w:rPr>
            <w:rStyle w:val="Hyperlink"/>
            <w:sz w:val="20"/>
            <w:szCs w:val="20"/>
            <w:lang w:val="en-US" w:eastAsia="fr-FR"/>
          </w:rPr>
          <w:t>10.1016/j.wace.2016.01.001</w:t>
        </w:r>
      </w:hyperlink>
      <w:r w:rsidRPr="00B44095">
        <w:rPr>
          <w:sz w:val="20"/>
          <w:szCs w:val="20"/>
        </w:rPr>
        <w:t>.</w:t>
      </w:r>
    </w:p>
    <w:p w14:paraId="040B48C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Ebita, A. et al., 2011: The Japanese 55-year Reanalysis &amp;ldquo;JRA-55&amp;rdquo;: An Interim Report. </w:t>
      </w:r>
      <w:r w:rsidRPr="00B44095">
        <w:rPr>
          <w:i/>
          <w:sz w:val="20"/>
          <w:szCs w:val="20"/>
        </w:rPr>
        <w:t>SOLA</w:t>
      </w:r>
      <w:r w:rsidRPr="00B44095">
        <w:rPr>
          <w:sz w:val="20"/>
          <w:szCs w:val="20"/>
        </w:rPr>
        <w:t xml:space="preserve">, </w:t>
      </w:r>
      <w:r w:rsidRPr="00B44095">
        <w:rPr>
          <w:b/>
          <w:sz w:val="20"/>
          <w:szCs w:val="20"/>
        </w:rPr>
        <w:t>7</w:t>
      </w:r>
      <w:r w:rsidRPr="00B44095">
        <w:rPr>
          <w:sz w:val="20"/>
          <w:szCs w:val="20"/>
        </w:rPr>
        <w:t>, 149–152, doi:</w:t>
      </w:r>
      <w:hyperlink r:id="rId223" w:history="1">
        <w:r w:rsidRPr="00B44095">
          <w:rPr>
            <w:rStyle w:val="Hyperlink"/>
            <w:sz w:val="20"/>
            <w:szCs w:val="20"/>
            <w:lang w:val="en-US" w:eastAsia="fr-FR"/>
          </w:rPr>
          <w:t>10.2151/sola.2011-038</w:t>
        </w:r>
      </w:hyperlink>
      <w:r w:rsidRPr="00B44095">
        <w:rPr>
          <w:sz w:val="20"/>
          <w:szCs w:val="20"/>
        </w:rPr>
        <w:t>.</w:t>
      </w:r>
    </w:p>
    <w:p w14:paraId="3FF36E9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Eby, M. et al., 2013: Historical and idealized climate model experiments: an intercomparison of Earth system models of intermediate complexity. </w:t>
      </w:r>
      <w:r w:rsidRPr="00B44095">
        <w:rPr>
          <w:i/>
          <w:sz w:val="20"/>
          <w:szCs w:val="20"/>
        </w:rPr>
        <w:t>Climate of the Past</w:t>
      </w:r>
      <w:r w:rsidRPr="00B44095">
        <w:rPr>
          <w:sz w:val="20"/>
          <w:szCs w:val="20"/>
        </w:rPr>
        <w:t xml:space="preserve">, </w:t>
      </w:r>
      <w:r w:rsidRPr="00B44095">
        <w:rPr>
          <w:b/>
          <w:sz w:val="20"/>
          <w:szCs w:val="20"/>
        </w:rPr>
        <w:t>9(3)</w:t>
      </w:r>
      <w:r w:rsidRPr="00B44095">
        <w:rPr>
          <w:sz w:val="20"/>
          <w:szCs w:val="20"/>
        </w:rPr>
        <w:t>, 1111–1140, doi:</w:t>
      </w:r>
      <w:hyperlink r:id="rId224" w:history="1">
        <w:r w:rsidRPr="00B44095">
          <w:rPr>
            <w:rStyle w:val="Hyperlink"/>
            <w:sz w:val="20"/>
            <w:szCs w:val="20"/>
            <w:lang w:val="en-US" w:eastAsia="fr-FR"/>
          </w:rPr>
          <w:t>10.5194/cp-9-1111-2013</w:t>
        </w:r>
      </w:hyperlink>
      <w:r w:rsidRPr="00B44095">
        <w:rPr>
          <w:sz w:val="20"/>
          <w:szCs w:val="20"/>
        </w:rPr>
        <w:t>.</w:t>
      </w:r>
    </w:p>
    <w:p w14:paraId="78E6FD4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Eddy, J.A., 1976: The Maunder Minimum. </w:t>
      </w:r>
      <w:r w:rsidRPr="00B44095">
        <w:rPr>
          <w:i/>
          <w:sz w:val="20"/>
          <w:szCs w:val="20"/>
        </w:rPr>
        <w:t>Science</w:t>
      </w:r>
      <w:r w:rsidRPr="00B44095">
        <w:rPr>
          <w:sz w:val="20"/>
          <w:szCs w:val="20"/>
        </w:rPr>
        <w:t xml:space="preserve">, </w:t>
      </w:r>
      <w:r w:rsidRPr="00B44095">
        <w:rPr>
          <w:b/>
          <w:sz w:val="20"/>
          <w:szCs w:val="20"/>
        </w:rPr>
        <w:t>192(4245)</w:t>
      </w:r>
      <w:r w:rsidRPr="00B44095">
        <w:rPr>
          <w:sz w:val="20"/>
          <w:szCs w:val="20"/>
        </w:rPr>
        <w:t>, 1189–1202, doi:</w:t>
      </w:r>
      <w:hyperlink r:id="rId225" w:history="1">
        <w:r w:rsidRPr="00B44095">
          <w:rPr>
            <w:rStyle w:val="Hyperlink"/>
            <w:sz w:val="20"/>
            <w:szCs w:val="20"/>
            <w:lang w:val="en-US" w:eastAsia="fr-FR"/>
          </w:rPr>
          <w:t>10.1126/science.192.4245.1189</w:t>
        </w:r>
      </w:hyperlink>
      <w:r w:rsidRPr="00B44095">
        <w:rPr>
          <w:sz w:val="20"/>
          <w:szCs w:val="20"/>
        </w:rPr>
        <w:t>.</w:t>
      </w:r>
    </w:p>
    <w:p w14:paraId="508EBBB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Edwards, P.N., 2010: </w:t>
      </w:r>
      <w:r w:rsidRPr="00B44095">
        <w:rPr>
          <w:i/>
          <w:sz w:val="20"/>
          <w:szCs w:val="20"/>
        </w:rPr>
        <w:t>A Vast Machine: Computer Models, Climate Data, and the Politics of Global Warming</w:t>
      </w:r>
      <w:r w:rsidRPr="00B44095">
        <w:rPr>
          <w:sz w:val="20"/>
          <w:szCs w:val="20"/>
        </w:rPr>
        <w:t>. MIT Press, Cambridge. MA, USA, 552 pp.</w:t>
      </w:r>
    </w:p>
    <w:p w14:paraId="0EC46DA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Edwards, P.N., 2011: History of climate modeling. </w:t>
      </w:r>
      <w:r w:rsidRPr="00B44095">
        <w:rPr>
          <w:i/>
          <w:sz w:val="20"/>
          <w:szCs w:val="20"/>
        </w:rPr>
        <w:t>Wiley Interdisciplinary Reviews: Climate Change</w:t>
      </w:r>
      <w:r w:rsidRPr="00B44095">
        <w:rPr>
          <w:sz w:val="20"/>
          <w:szCs w:val="20"/>
        </w:rPr>
        <w:t xml:space="preserve">, </w:t>
      </w:r>
      <w:r w:rsidRPr="00B44095">
        <w:rPr>
          <w:b/>
          <w:sz w:val="20"/>
          <w:szCs w:val="20"/>
        </w:rPr>
        <w:t>2(1)</w:t>
      </w:r>
      <w:r w:rsidRPr="00B44095">
        <w:rPr>
          <w:sz w:val="20"/>
          <w:szCs w:val="20"/>
        </w:rPr>
        <w:t>, 128–139, doi:</w:t>
      </w:r>
      <w:hyperlink r:id="rId226" w:history="1">
        <w:r w:rsidRPr="00B44095">
          <w:rPr>
            <w:rStyle w:val="Hyperlink"/>
            <w:sz w:val="20"/>
            <w:szCs w:val="20"/>
            <w:lang w:val="en-US" w:eastAsia="fr-FR"/>
          </w:rPr>
          <w:t>10.1002/wcc.95</w:t>
        </w:r>
      </w:hyperlink>
      <w:r w:rsidRPr="00B44095">
        <w:rPr>
          <w:sz w:val="20"/>
          <w:szCs w:val="20"/>
        </w:rPr>
        <w:t>.</w:t>
      </w:r>
    </w:p>
    <w:p w14:paraId="20AFFB3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Edwards, P.N., 2012: Entangled histories: Climate science and nuclear weapons research. </w:t>
      </w:r>
      <w:r w:rsidRPr="00B44095">
        <w:rPr>
          <w:i/>
          <w:sz w:val="20"/>
          <w:szCs w:val="20"/>
        </w:rPr>
        <w:t>Bulletin of the Atomic Scientists</w:t>
      </w:r>
      <w:r w:rsidRPr="00B44095">
        <w:rPr>
          <w:sz w:val="20"/>
          <w:szCs w:val="20"/>
        </w:rPr>
        <w:t xml:space="preserve">, </w:t>
      </w:r>
      <w:r w:rsidRPr="00B44095">
        <w:rPr>
          <w:b/>
          <w:sz w:val="20"/>
          <w:szCs w:val="20"/>
        </w:rPr>
        <w:t>68(4)</w:t>
      </w:r>
      <w:r w:rsidRPr="00B44095">
        <w:rPr>
          <w:sz w:val="20"/>
          <w:szCs w:val="20"/>
        </w:rPr>
        <w:t>, 28–40, doi:</w:t>
      </w:r>
      <w:hyperlink r:id="rId227" w:history="1">
        <w:r w:rsidRPr="00B44095">
          <w:rPr>
            <w:rStyle w:val="Hyperlink"/>
            <w:sz w:val="20"/>
            <w:szCs w:val="20"/>
            <w:lang w:val="en-US" w:eastAsia="fr-FR"/>
          </w:rPr>
          <w:t>10.1177/0096340212451574</w:t>
        </w:r>
      </w:hyperlink>
      <w:r w:rsidRPr="00B44095">
        <w:rPr>
          <w:sz w:val="20"/>
          <w:szCs w:val="20"/>
        </w:rPr>
        <w:t>.</w:t>
      </w:r>
    </w:p>
    <w:p w14:paraId="1A45020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Ekholm, N., 1901: On the variations of the climate of the geological and historical past and their causes. </w:t>
      </w:r>
      <w:r w:rsidRPr="00B44095">
        <w:rPr>
          <w:i/>
          <w:sz w:val="20"/>
          <w:szCs w:val="20"/>
        </w:rPr>
        <w:t>Quarterly Journal of the Royal Meteorological Society</w:t>
      </w:r>
      <w:r w:rsidRPr="00B44095">
        <w:rPr>
          <w:sz w:val="20"/>
          <w:szCs w:val="20"/>
        </w:rPr>
        <w:t xml:space="preserve">, </w:t>
      </w:r>
      <w:r w:rsidRPr="00B44095">
        <w:rPr>
          <w:b/>
          <w:sz w:val="20"/>
          <w:szCs w:val="20"/>
        </w:rPr>
        <w:t>27(117)</w:t>
      </w:r>
      <w:r w:rsidRPr="00B44095">
        <w:rPr>
          <w:sz w:val="20"/>
          <w:szCs w:val="20"/>
        </w:rPr>
        <w:t>, 1–62, doi:</w:t>
      </w:r>
      <w:hyperlink r:id="rId228" w:history="1">
        <w:r w:rsidRPr="00B44095">
          <w:rPr>
            <w:rStyle w:val="Hyperlink"/>
            <w:sz w:val="20"/>
            <w:szCs w:val="20"/>
            <w:lang w:val="en-US" w:eastAsia="fr-FR"/>
          </w:rPr>
          <w:t>10.1002/qj.49702711702</w:t>
        </w:r>
      </w:hyperlink>
      <w:r w:rsidRPr="00B44095">
        <w:rPr>
          <w:sz w:val="20"/>
          <w:szCs w:val="20"/>
        </w:rPr>
        <w:t>.</w:t>
      </w:r>
    </w:p>
    <w:p w14:paraId="646BEEA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Eldering, A. et al., 2017: The Orbiting Carbon Observatory-2: first 18~months of science data products. </w:t>
      </w:r>
      <w:r w:rsidRPr="00B44095">
        <w:rPr>
          <w:i/>
          <w:sz w:val="20"/>
          <w:szCs w:val="20"/>
        </w:rPr>
        <w:t>Atmospheric Measurement Techniques</w:t>
      </w:r>
      <w:r w:rsidRPr="00B44095">
        <w:rPr>
          <w:sz w:val="20"/>
          <w:szCs w:val="20"/>
        </w:rPr>
        <w:t xml:space="preserve">, </w:t>
      </w:r>
      <w:r w:rsidRPr="00B44095">
        <w:rPr>
          <w:b/>
          <w:sz w:val="20"/>
          <w:szCs w:val="20"/>
        </w:rPr>
        <w:t>10(2)</w:t>
      </w:r>
      <w:r w:rsidRPr="00B44095">
        <w:rPr>
          <w:sz w:val="20"/>
          <w:szCs w:val="20"/>
        </w:rPr>
        <w:t>, 549–563, doi:</w:t>
      </w:r>
      <w:hyperlink r:id="rId229" w:history="1">
        <w:r w:rsidRPr="00B44095">
          <w:rPr>
            <w:rStyle w:val="Hyperlink"/>
            <w:sz w:val="20"/>
            <w:szCs w:val="20"/>
            <w:lang w:val="en-US" w:eastAsia="fr-FR"/>
          </w:rPr>
          <w:t>10.5194/amt-10-549-2017</w:t>
        </w:r>
      </w:hyperlink>
      <w:r w:rsidRPr="00B44095">
        <w:rPr>
          <w:sz w:val="20"/>
          <w:szCs w:val="20"/>
        </w:rPr>
        <w:t>.</w:t>
      </w:r>
    </w:p>
    <w:p w14:paraId="1BB07A2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Elliott, K.C., 2017: </w:t>
      </w:r>
      <w:r w:rsidRPr="00B44095">
        <w:rPr>
          <w:i/>
          <w:sz w:val="20"/>
          <w:szCs w:val="20"/>
        </w:rPr>
        <w:t>A Tapestry of Values: An Introduction to Values in Science</w:t>
      </w:r>
      <w:r w:rsidRPr="00B44095">
        <w:rPr>
          <w:sz w:val="20"/>
          <w:szCs w:val="20"/>
        </w:rPr>
        <w:t>. Oxford University Press, Oxford, UK, 224 pp.</w:t>
      </w:r>
    </w:p>
    <w:p w14:paraId="5C4A139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Emiliani, C., 1955: Pleistocene Temperatures. </w:t>
      </w:r>
      <w:r w:rsidRPr="00B44095">
        <w:rPr>
          <w:i/>
          <w:sz w:val="20"/>
          <w:szCs w:val="20"/>
        </w:rPr>
        <w:t>The Journal of Geology</w:t>
      </w:r>
      <w:r w:rsidRPr="00B44095">
        <w:rPr>
          <w:sz w:val="20"/>
          <w:szCs w:val="20"/>
        </w:rPr>
        <w:t xml:space="preserve">, </w:t>
      </w:r>
      <w:r w:rsidRPr="00B44095">
        <w:rPr>
          <w:b/>
          <w:sz w:val="20"/>
          <w:szCs w:val="20"/>
        </w:rPr>
        <w:t>63(6)</w:t>
      </w:r>
      <w:r w:rsidRPr="00B44095">
        <w:rPr>
          <w:sz w:val="20"/>
          <w:szCs w:val="20"/>
        </w:rPr>
        <w:t>, 538–578, doi:</w:t>
      </w:r>
      <w:hyperlink r:id="rId230" w:history="1">
        <w:r w:rsidRPr="00B44095">
          <w:rPr>
            <w:rStyle w:val="Hyperlink"/>
            <w:sz w:val="20"/>
            <w:szCs w:val="20"/>
            <w:lang w:val="en-US" w:eastAsia="fr-FR"/>
          </w:rPr>
          <w:t>10.1086/626295</w:t>
        </w:r>
      </w:hyperlink>
      <w:r w:rsidRPr="00B44095">
        <w:rPr>
          <w:sz w:val="20"/>
          <w:szCs w:val="20"/>
        </w:rPr>
        <w:t>.</w:t>
      </w:r>
    </w:p>
    <w:p w14:paraId="20DD516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EPICA Community Members, 2004: Eight glacial cycles from an Antarctic ice core. </w:t>
      </w:r>
      <w:r w:rsidRPr="00B44095">
        <w:rPr>
          <w:i/>
          <w:sz w:val="20"/>
          <w:szCs w:val="20"/>
        </w:rPr>
        <w:t>Nature</w:t>
      </w:r>
      <w:r w:rsidRPr="00B44095">
        <w:rPr>
          <w:sz w:val="20"/>
          <w:szCs w:val="20"/>
        </w:rPr>
        <w:t xml:space="preserve">, </w:t>
      </w:r>
      <w:r w:rsidRPr="00B44095">
        <w:rPr>
          <w:b/>
          <w:sz w:val="20"/>
          <w:szCs w:val="20"/>
        </w:rPr>
        <w:t>429(6992)</w:t>
      </w:r>
      <w:r w:rsidRPr="00B44095">
        <w:rPr>
          <w:sz w:val="20"/>
          <w:szCs w:val="20"/>
        </w:rPr>
        <w:t>, 623–628, doi:</w:t>
      </w:r>
      <w:hyperlink r:id="rId231" w:history="1">
        <w:r w:rsidRPr="00B44095">
          <w:rPr>
            <w:rStyle w:val="Hyperlink"/>
            <w:sz w:val="20"/>
            <w:szCs w:val="20"/>
            <w:lang w:val="en-US" w:eastAsia="fr-FR"/>
          </w:rPr>
          <w:t>10.1038/nature02599</w:t>
        </w:r>
      </w:hyperlink>
      <w:r w:rsidRPr="00B44095">
        <w:rPr>
          <w:sz w:val="20"/>
          <w:szCs w:val="20"/>
        </w:rPr>
        <w:t>.</w:t>
      </w:r>
    </w:p>
    <w:p w14:paraId="6588D14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EPICA Community Members, 2006: One-to-one coupling of glacial climate variability in Greenland and Antarctica. </w:t>
      </w:r>
      <w:r w:rsidRPr="00B44095">
        <w:rPr>
          <w:i/>
          <w:sz w:val="20"/>
          <w:szCs w:val="20"/>
        </w:rPr>
        <w:t>Nature</w:t>
      </w:r>
      <w:r w:rsidRPr="00B44095">
        <w:rPr>
          <w:sz w:val="20"/>
          <w:szCs w:val="20"/>
        </w:rPr>
        <w:t xml:space="preserve">, </w:t>
      </w:r>
      <w:r w:rsidRPr="00B44095">
        <w:rPr>
          <w:b/>
          <w:sz w:val="20"/>
          <w:szCs w:val="20"/>
        </w:rPr>
        <w:t>444(7116)</w:t>
      </w:r>
      <w:r w:rsidRPr="00B44095">
        <w:rPr>
          <w:sz w:val="20"/>
          <w:szCs w:val="20"/>
        </w:rPr>
        <w:t>, 195–198, doi:</w:t>
      </w:r>
      <w:hyperlink r:id="rId232" w:history="1">
        <w:r w:rsidRPr="00B44095">
          <w:rPr>
            <w:rStyle w:val="Hyperlink"/>
            <w:sz w:val="20"/>
            <w:szCs w:val="20"/>
            <w:lang w:val="en-US" w:eastAsia="fr-FR"/>
          </w:rPr>
          <w:t>10.1038/nature05301</w:t>
        </w:r>
      </w:hyperlink>
      <w:r w:rsidRPr="00B44095">
        <w:rPr>
          <w:sz w:val="20"/>
          <w:szCs w:val="20"/>
        </w:rPr>
        <w:t>.</w:t>
      </w:r>
    </w:p>
    <w:p w14:paraId="4CD284F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ESGF, 2021: input4MIPs Data Search on Earth System Grid Federation. Earth System Grid Federation (ESGF). Retrieved from: </w:t>
      </w:r>
      <w:hyperlink r:id="rId233" w:history="1">
        <w:r w:rsidRPr="00B44095">
          <w:rPr>
            <w:rStyle w:val="Hyperlink"/>
            <w:sz w:val="20"/>
            <w:szCs w:val="20"/>
            <w:lang w:val="en-US" w:eastAsia="fr-FR"/>
          </w:rPr>
          <w:t>https://esgf-node.llnl.gov/search/input4mips</w:t>
        </w:r>
      </w:hyperlink>
      <w:r w:rsidRPr="00B44095">
        <w:rPr>
          <w:sz w:val="20"/>
          <w:szCs w:val="20"/>
        </w:rPr>
        <w:t>.</w:t>
      </w:r>
    </w:p>
    <w:p w14:paraId="4343B33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Estrada, F., P. Perron, and B. Martínez-López, 2013: Statistically derived contributions of diverse human influences to twentieth-century temperature changes. </w:t>
      </w:r>
      <w:r w:rsidRPr="00B44095">
        <w:rPr>
          <w:i/>
          <w:sz w:val="20"/>
          <w:szCs w:val="20"/>
        </w:rPr>
        <w:t>Nature Geoscience</w:t>
      </w:r>
      <w:r w:rsidRPr="00B44095">
        <w:rPr>
          <w:sz w:val="20"/>
          <w:szCs w:val="20"/>
        </w:rPr>
        <w:t xml:space="preserve">, </w:t>
      </w:r>
      <w:r w:rsidRPr="00B44095">
        <w:rPr>
          <w:b/>
          <w:sz w:val="20"/>
          <w:szCs w:val="20"/>
        </w:rPr>
        <w:t>6(12)</w:t>
      </w:r>
      <w:r w:rsidRPr="00B44095">
        <w:rPr>
          <w:sz w:val="20"/>
          <w:szCs w:val="20"/>
        </w:rPr>
        <w:t>, 1050–1055, doi:</w:t>
      </w:r>
      <w:hyperlink r:id="rId234" w:history="1">
        <w:r w:rsidRPr="00B44095">
          <w:rPr>
            <w:rStyle w:val="Hyperlink"/>
            <w:sz w:val="20"/>
            <w:szCs w:val="20"/>
            <w:lang w:val="en-US" w:eastAsia="fr-FR"/>
          </w:rPr>
          <w:t>10.1038/ngeo1999</w:t>
        </w:r>
      </w:hyperlink>
      <w:r w:rsidRPr="00B44095">
        <w:rPr>
          <w:sz w:val="20"/>
          <w:szCs w:val="20"/>
        </w:rPr>
        <w:t>.</w:t>
      </w:r>
    </w:p>
    <w:p w14:paraId="173F741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Evans, M.N., S.E. Tolwinski-Ward, D.M. Thompson, and K.J. Anchukaitis, 2013: Applications of proxy system modeling in high resolution paleoclimatology. </w:t>
      </w:r>
      <w:r w:rsidRPr="00B44095">
        <w:rPr>
          <w:i/>
          <w:sz w:val="20"/>
          <w:szCs w:val="20"/>
        </w:rPr>
        <w:t>Quaternary Science Reviews</w:t>
      </w:r>
      <w:r w:rsidRPr="00B44095">
        <w:rPr>
          <w:sz w:val="20"/>
          <w:szCs w:val="20"/>
        </w:rPr>
        <w:t xml:space="preserve">, </w:t>
      </w:r>
      <w:r w:rsidRPr="00B44095">
        <w:rPr>
          <w:b/>
          <w:sz w:val="20"/>
          <w:szCs w:val="20"/>
        </w:rPr>
        <w:t>76</w:t>
      </w:r>
      <w:r w:rsidRPr="00B44095">
        <w:rPr>
          <w:sz w:val="20"/>
          <w:szCs w:val="20"/>
        </w:rPr>
        <w:t>, 16–28, doi:</w:t>
      </w:r>
      <w:hyperlink r:id="rId235" w:history="1">
        <w:r w:rsidRPr="00B44095">
          <w:rPr>
            <w:rStyle w:val="Hyperlink"/>
            <w:sz w:val="20"/>
            <w:szCs w:val="20"/>
            <w:lang w:val="en-US" w:eastAsia="fr-FR"/>
          </w:rPr>
          <w:t>10.1016/j.quascirev.2013.05.024</w:t>
        </w:r>
      </w:hyperlink>
      <w:r w:rsidRPr="00B44095">
        <w:rPr>
          <w:sz w:val="20"/>
          <w:szCs w:val="20"/>
        </w:rPr>
        <w:t>.</w:t>
      </w:r>
    </w:p>
    <w:p w14:paraId="78555CC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Eyring, V. et al., 2016: Overview of the Coupled Model Intercomparison Project Phase 6 (CMIP6) experimental design and organization. </w:t>
      </w:r>
      <w:r w:rsidRPr="00B44095">
        <w:rPr>
          <w:i/>
          <w:sz w:val="20"/>
          <w:szCs w:val="20"/>
        </w:rPr>
        <w:t>Geoscientific Model Development</w:t>
      </w:r>
      <w:r w:rsidRPr="00B44095">
        <w:rPr>
          <w:sz w:val="20"/>
          <w:szCs w:val="20"/>
        </w:rPr>
        <w:t xml:space="preserve">, </w:t>
      </w:r>
      <w:r w:rsidRPr="00B44095">
        <w:rPr>
          <w:b/>
          <w:sz w:val="20"/>
          <w:szCs w:val="20"/>
        </w:rPr>
        <w:t>9(5)</w:t>
      </w:r>
      <w:r w:rsidRPr="00B44095">
        <w:rPr>
          <w:sz w:val="20"/>
          <w:szCs w:val="20"/>
        </w:rPr>
        <w:t>, 1937–1958, doi:</w:t>
      </w:r>
      <w:hyperlink r:id="rId236" w:history="1">
        <w:r w:rsidRPr="00B44095">
          <w:rPr>
            <w:rStyle w:val="Hyperlink"/>
            <w:sz w:val="20"/>
            <w:szCs w:val="20"/>
            <w:lang w:val="en-US" w:eastAsia="fr-FR"/>
          </w:rPr>
          <w:t>10.5194/gmd-9-1937-2016</w:t>
        </w:r>
      </w:hyperlink>
      <w:r w:rsidRPr="00B44095">
        <w:rPr>
          <w:sz w:val="20"/>
          <w:szCs w:val="20"/>
        </w:rPr>
        <w:t>.</w:t>
      </w:r>
    </w:p>
    <w:p w14:paraId="7DD5815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Eyring, V. et al., 2019: Taking climate model evaluation to the next level. </w:t>
      </w:r>
      <w:r w:rsidRPr="00B44095">
        <w:rPr>
          <w:i/>
          <w:sz w:val="20"/>
          <w:szCs w:val="20"/>
        </w:rPr>
        <w:t>Nature Climate Change</w:t>
      </w:r>
      <w:r w:rsidRPr="00B44095">
        <w:rPr>
          <w:sz w:val="20"/>
          <w:szCs w:val="20"/>
        </w:rPr>
        <w:t xml:space="preserve">, </w:t>
      </w:r>
      <w:r w:rsidRPr="00B44095">
        <w:rPr>
          <w:b/>
          <w:sz w:val="20"/>
          <w:szCs w:val="20"/>
        </w:rPr>
        <w:t>9(2)</w:t>
      </w:r>
      <w:r w:rsidRPr="00B44095">
        <w:rPr>
          <w:sz w:val="20"/>
          <w:szCs w:val="20"/>
        </w:rPr>
        <w:t>, 102–110, doi:</w:t>
      </w:r>
      <w:hyperlink r:id="rId237" w:history="1">
        <w:r w:rsidRPr="00B44095">
          <w:rPr>
            <w:rStyle w:val="Hyperlink"/>
            <w:sz w:val="20"/>
            <w:szCs w:val="20"/>
            <w:lang w:val="en-US" w:eastAsia="fr-FR"/>
          </w:rPr>
          <w:t>10.1038/s41558-018-0355-y</w:t>
        </w:r>
      </w:hyperlink>
      <w:r w:rsidRPr="00B44095">
        <w:rPr>
          <w:sz w:val="20"/>
          <w:szCs w:val="20"/>
        </w:rPr>
        <w:t>.</w:t>
      </w:r>
    </w:p>
    <w:p w14:paraId="02CF6C8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Eyring, V. et al., 2020: Earth System Model Evaluation Tool (ESMValTool) v2.0 – an extended set of large-scale diagnostics for quasi-operational and comprehensive evaluation of Earth system models in CMIP. </w:t>
      </w:r>
      <w:r w:rsidRPr="00B44095">
        <w:rPr>
          <w:i/>
          <w:sz w:val="20"/>
          <w:szCs w:val="20"/>
        </w:rPr>
        <w:t>Geoscientific Model Development</w:t>
      </w:r>
      <w:r w:rsidRPr="00B44095">
        <w:rPr>
          <w:sz w:val="20"/>
          <w:szCs w:val="20"/>
        </w:rPr>
        <w:t xml:space="preserve">, </w:t>
      </w:r>
      <w:r w:rsidRPr="00B44095">
        <w:rPr>
          <w:b/>
          <w:sz w:val="20"/>
          <w:szCs w:val="20"/>
        </w:rPr>
        <w:t>13(7)</w:t>
      </w:r>
      <w:r w:rsidRPr="00B44095">
        <w:rPr>
          <w:sz w:val="20"/>
          <w:szCs w:val="20"/>
        </w:rPr>
        <w:t>, 3383–3438, doi:</w:t>
      </w:r>
      <w:hyperlink r:id="rId238" w:history="1">
        <w:r w:rsidRPr="00B44095">
          <w:rPr>
            <w:rStyle w:val="Hyperlink"/>
            <w:sz w:val="20"/>
            <w:szCs w:val="20"/>
            <w:lang w:val="en-US" w:eastAsia="fr-FR"/>
          </w:rPr>
          <w:t>10.5194/gmd-13-3383-2020</w:t>
        </w:r>
      </w:hyperlink>
      <w:r w:rsidRPr="00B44095">
        <w:rPr>
          <w:sz w:val="20"/>
          <w:szCs w:val="20"/>
        </w:rPr>
        <w:t>.</w:t>
      </w:r>
    </w:p>
    <w:p w14:paraId="6A83380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Faria, S.H., I. Weikusat, and N. Azuma, 2014: The microstructure of polar ice. Part II: State of the art. </w:t>
      </w:r>
      <w:r w:rsidRPr="00B44095">
        <w:rPr>
          <w:i/>
          <w:sz w:val="20"/>
          <w:szCs w:val="20"/>
        </w:rPr>
        <w:t>Journal of Structural Geology</w:t>
      </w:r>
      <w:r w:rsidRPr="00B44095">
        <w:rPr>
          <w:sz w:val="20"/>
          <w:szCs w:val="20"/>
        </w:rPr>
        <w:t xml:space="preserve">, </w:t>
      </w:r>
      <w:r w:rsidRPr="00B44095">
        <w:rPr>
          <w:b/>
          <w:sz w:val="20"/>
          <w:szCs w:val="20"/>
        </w:rPr>
        <w:t>61</w:t>
      </w:r>
      <w:r w:rsidRPr="00B44095">
        <w:rPr>
          <w:sz w:val="20"/>
          <w:szCs w:val="20"/>
        </w:rPr>
        <w:t>, 21–49, doi:</w:t>
      </w:r>
      <w:hyperlink r:id="rId239" w:history="1">
        <w:r w:rsidRPr="00B44095">
          <w:rPr>
            <w:rStyle w:val="Hyperlink"/>
            <w:sz w:val="20"/>
            <w:szCs w:val="20"/>
            <w:lang w:val="en-US" w:eastAsia="fr-FR"/>
          </w:rPr>
          <w:t>10.1016/j.jsg.2013.11.003</w:t>
        </w:r>
      </w:hyperlink>
      <w:r w:rsidRPr="00B44095">
        <w:rPr>
          <w:sz w:val="20"/>
          <w:szCs w:val="20"/>
        </w:rPr>
        <w:t>.</w:t>
      </w:r>
    </w:p>
    <w:p w14:paraId="47086AB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Faria, S.H., S. Kipfstuhl, and A. Lambrecht, 2018: </w:t>
      </w:r>
      <w:r w:rsidRPr="00B44095">
        <w:rPr>
          <w:i/>
          <w:sz w:val="20"/>
          <w:szCs w:val="20"/>
        </w:rPr>
        <w:t>The EPICA-DML Deep Ice Core: A Visual Record</w:t>
      </w:r>
      <w:r w:rsidRPr="00B44095">
        <w:rPr>
          <w:sz w:val="20"/>
          <w:szCs w:val="20"/>
        </w:rPr>
        <w:t>. Springer-Verlag, Berlin and Heidelberg, Germany, 305 pp., doi:</w:t>
      </w:r>
      <w:hyperlink r:id="rId240" w:history="1">
        <w:r w:rsidRPr="00B44095">
          <w:rPr>
            <w:rStyle w:val="Hyperlink"/>
            <w:sz w:val="20"/>
            <w:szCs w:val="20"/>
            <w:lang w:val="en-US" w:eastAsia="fr-FR"/>
          </w:rPr>
          <w:t>10.1007/978-3-662-55308-4</w:t>
        </w:r>
      </w:hyperlink>
      <w:r w:rsidRPr="00B44095">
        <w:rPr>
          <w:sz w:val="20"/>
          <w:szCs w:val="20"/>
        </w:rPr>
        <w:t>.</w:t>
      </w:r>
    </w:p>
    <w:p w14:paraId="28F2ABA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Fawcett, A.A. et al., 2015: Can Paris pledges avert severe climate change? </w:t>
      </w:r>
      <w:r w:rsidRPr="00B44095">
        <w:rPr>
          <w:i/>
          <w:sz w:val="20"/>
          <w:szCs w:val="20"/>
        </w:rPr>
        <w:t>Science</w:t>
      </w:r>
      <w:r w:rsidRPr="00B44095">
        <w:rPr>
          <w:sz w:val="20"/>
          <w:szCs w:val="20"/>
        </w:rPr>
        <w:t xml:space="preserve">, </w:t>
      </w:r>
      <w:r w:rsidRPr="00B44095">
        <w:rPr>
          <w:b/>
          <w:sz w:val="20"/>
          <w:szCs w:val="20"/>
        </w:rPr>
        <w:t>350(6265)</w:t>
      </w:r>
      <w:r w:rsidRPr="00B44095">
        <w:rPr>
          <w:sz w:val="20"/>
          <w:szCs w:val="20"/>
        </w:rPr>
        <w:t>, 1168–1169, doi:</w:t>
      </w:r>
      <w:hyperlink r:id="rId241" w:history="1">
        <w:r w:rsidRPr="00B44095">
          <w:rPr>
            <w:rStyle w:val="Hyperlink"/>
            <w:sz w:val="20"/>
            <w:szCs w:val="20"/>
            <w:lang w:val="en-US" w:eastAsia="fr-FR"/>
          </w:rPr>
          <w:t>10.1126/science.aad5761</w:t>
        </w:r>
      </w:hyperlink>
      <w:r w:rsidRPr="00B44095">
        <w:rPr>
          <w:sz w:val="20"/>
          <w:szCs w:val="20"/>
        </w:rPr>
        <w:t>.</w:t>
      </w:r>
    </w:p>
    <w:p w14:paraId="00AED4F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Feng, L. et al., 2019: Gridded Emissions for CMIP6. </w:t>
      </w:r>
      <w:r w:rsidRPr="00B44095">
        <w:rPr>
          <w:i/>
          <w:sz w:val="20"/>
          <w:szCs w:val="20"/>
        </w:rPr>
        <w:t>Geoscientific Model Development Discussions</w:t>
      </w:r>
      <w:r w:rsidRPr="00B44095">
        <w:rPr>
          <w:sz w:val="20"/>
          <w:szCs w:val="20"/>
        </w:rPr>
        <w:t>, 1–25, doi:</w:t>
      </w:r>
      <w:hyperlink r:id="rId242" w:history="1">
        <w:r w:rsidRPr="00B44095">
          <w:rPr>
            <w:rStyle w:val="Hyperlink"/>
            <w:sz w:val="20"/>
            <w:szCs w:val="20"/>
            <w:lang w:val="en-US" w:eastAsia="fr-FR"/>
          </w:rPr>
          <w:t>10.5194/gmd-2019-195</w:t>
        </w:r>
      </w:hyperlink>
      <w:r w:rsidRPr="00B44095">
        <w:rPr>
          <w:sz w:val="20"/>
          <w:szCs w:val="20"/>
        </w:rPr>
        <w:t>.</w:t>
      </w:r>
    </w:p>
    <w:p w14:paraId="4E2DF32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Feng, L. et al., 2020: The generation of gridded emissions data for CMIP6. </w:t>
      </w:r>
      <w:r w:rsidRPr="00B44095">
        <w:rPr>
          <w:i/>
          <w:sz w:val="20"/>
          <w:szCs w:val="20"/>
        </w:rPr>
        <w:t>Geoscientific Model Development</w:t>
      </w:r>
      <w:r w:rsidRPr="00B44095">
        <w:rPr>
          <w:sz w:val="20"/>
          <w:szCs w:val="20"/>
        </w:rPr>
        <w:t xml:space="preserve">, </w:t>
      </w:r>
      <w:r w:rsidRPr="00B44095">
        <w:rPr>
          <w:b/>
          <w:sz w:val="20"/>
          <w:szCs w:val="20"/>
        </w:rPr>
        <w:t>13(2)</w:t>
      </w:r>
      <w:r w:rsidRPr="00B44095">
        <w:rPr>
          <w:sz w:val="20"/>
          <w:szCs w:val="20"/>
        </w:rPr>
        <w:t>, 461–482, doi:</w:t>
      </w:r>
      <w:hyperlink r:id="rId243" w:history="1">
        <w:r w:rsidRPr="00B44095">
          <w:rPr>
            <w:rStyle w:val="Hyperlink"/>
            <w:sz w:val="20"/>
            <w:szCs w:val="20"/>
            <w:lang w:val="en-US" w:eastAsia="fr-FR"/>
          </w:rPr>
          <w:t>10.5194/gmd-13-461-2020</w:t>
        </w:r>
      </w:hyperlink>
      <w:r w:rsidRPr="00B44095">
        <w:rPr>
          <w:sz w:val="20"/>
          <w:szCs w:val="20"/>
        </w:rPr>
        <w:t>.</w:t>
      </w:r>
    </w:p>
    <w:p w14:paraId="53D5378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Feng, S. et al., 2014: Projected climate regime shift under future global warming from multi-model, multi-scenario CMIP5 simulations. </w:t>
      </w:r>
      <w:r w:rsidRPr="00B44095">
        <w:rPr>
          <w:i/>
          <w:sz w:val="20"/>
          <w:szCs w:val="20"/>
        </w:rPr>
        <w:t>Global and Planetary Change</w:t>
      </w:r>
      <w:r w:rsidRPr="00B44095">
        <w:rPr>
          <w:sz w:val="20"/>
          <w:szCs w:val="20"/>
        </w:rPr>
        <w:t xml:space="preserve">, </w:t>
      </w:r>
      <w:r w:rsidRPr="00B44095">
        <w:rPr>
          <w:b/>
          <w:sz w:val="20"/>
          <w:szCs w:val="20"/>
        </w:rPr>
        <w:t>112</w:t>
      </w:r>
      <w:r w:rsidRPr="00B44095">
        <w:rPr>
          <w:sz w:val="20"/>
          <w:szCs w:val="20"/>
        </w:rPr>
        <w:t>, 41–52, doi:</w:t>
      </w:r>
      <w:hyperlink r:id="rId244" w:history="1">
        <w:r w:rsidRPr="00B44095">
          <w:rPr>
            <w:rStyle w:val="Hyperlink"/>
            <w:sz w:val="20"/>
            <w:szCs w:val="20"/>
            <w:lang w:val="en-US" w:eastAsia="fr-FR"/>
          </w:rPr>
          <w:t>10.1016/j.gloplacha.2013.11.002</w:t>
        </w:r>
      </w:hyperlink>
      <w:r w:rsidRPr="00B44095">
        <w:rPr>
          <w:sz w:val="20"/>
          <w:szCs w:val="20"/>
        </w:rPr>
        <w:t>.</w:t>
      </w:r>
    </w:p>
    <w:p w14:paraId="35C0ACC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Ferraro, R., D.E. Waliser, P. Gleckler, K.E. Taylor, and V. Eyring, 2015: Evolving Obs4MIPs to Support Phase 6 of the Coupled Model Intercomparison Project (CMIP6). </w:t>
      </w:r>
      <w:r w:rsidRPr="00B44095">
        <w:rPr>
          <w:i/>
          <w:sz w:val="20"/>
          <w:szCs w:val="20"/>
        </w:rPr>
        <w:t>Bulletin of the American Meteorological Society</w:t>
      </w:r>
      <w:r w:rsidRPr="00B44095">
        <w:rPr>
          <w:sz w:val="20"/>
          <w:szCs w:val="20"/>
        </w:rPr>
        <w:t xml:space="preserve">, </w:t>
      </w:r>
      <w:r w:rsidRPr="00B44095">
        <w:rPr>
          <w:b/>
          <w:sz w:val="20"/>
          <w:szCs w:val="20"/>
        </w:rPr>
        <w:t>96(8)</w:t>
      </w:r>
      <w:r w:rsidRPr="00B44095">
        <w:rPr>
          <w:sz w:val="20"/>
          <w:szCs w:val="20"/>
        </w:rPr>
        <w:t>, ES131–ES133, doi:</w:t>
      </w:r>
      <w:hyperlink r:id="rId245" w:history="1">
        <w:r w:rsidRPr="00B44095">
          <w:rPr>
            <w:rStyle w:val="Hyperlink"/>
            <w:sz w:val="20"/>
            <w:szCs w:val="20"/>
            <w:lang w:val="en-US" w:eastAsia="fr-FR"/>
          </w:rPr>
          <w:t>10.1175/bams-d-14-00216.1</w:t>
        </w:r>
      </w:hyperlink>
      <w:r w:rsidRPr="00B44095">
        <w:rPr>
          <w:sz w:val="20"/>
          <w:szCs w:val="20"/>
        </w:rPr>
        <w:t>.</w:t>
      </w:r>
    </w:p>
    <w:p w14:paraId="3BB153F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Ferrel, W., 1856: An Essay on the Winds and Currents of the Ocean. </w:t>
      </w:r>
      <w:r w:rsidRPr="00B44095">
        <w:rPr>
          <w:i/>
          <w:sz w:val="20"/>
          <w:szCs w:val="20"/>
        </w:rPr>
        <w:t>Nashville Journal of Medicine and Surgery</w:t>
      </w:r>
      <w:r w:rsidRPr="00B44095">
        <w:rPr>
          <w:sz w:val="20"/>
          <w:szCs w:val="20"/>
        </w:rPr>
        <w:t xml:space="preserve">, </w:t>
      </w:r>
      <w:r w:rsidRPr="00B44095">
        <w:rPr>
          <w:b/>
          <w:sz w:val="20"/>
          <w:szCs w:val="20"/>
        </w:rPr>
        <w:t>11(4–5)</w:t>
      </w:r>
      <w:r w:rsidRPr="00B44095">
        <w:rPr>
          <w:sz w:val="20"/>
          <w:szCs w:val="20"/>
        </w:rPr>
        <w:t>, 287–301,375–389.</w:t>
      </w:r>
    </w:p>
    <w:p w14:paraId="1CEF065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Feulner, G. and S. Rahmstorf, 2010: On the effect of a new grand minimum of solar activity on the future climate on Earth. </w:t>
      </w:r>
      <w:r w:rsidRPr="00B44095">
        <w:rPr>
          <w:i/>
          <w:sz w:val="20"/>
          <w:szCs w:val="20"/>
        </w:rPr>
        <w:t>Geophysical Research Letters</w:t>
      </w:r>
      <w:r w:rsidRPr="00B44095">
        <w:rPr>
          <w:sz w:val="20"/>
          <w:szCs w:val="20"/>
        </w:rPr>
        <w:t>, doi:</w:t>
      </w:r>
      <w:hyperlink r:id="rId246" w:history="1">
        <w:r w:rsidRPr="00B44095">
          <w:rPr>
            <w:rStyle w:val="Hyperlink"/>
            <w:sz w:val="20"/>
            <w:szCs w:val="20"/>
            <w:lang w:val="en-US" w:eastAsia="fr-FR"/>
          </w:rPr>
          <w:t>10.1029/2010gl042710</w:t>
        </w:r>
      </w:hyperlink>
      <w:r w:rsidRPr="00B44095">
        <w:rPr>
          <w:sz w:val="20"/>
          <w:szCs w:val="20"/>
        </w:rPr>
        <w:t>.</w:t>
      </w:r>
    </w:p>
    <w:p w14:paraId="18D4239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Fiedler, S., B. Stevens, and T. Mauritsen, 2017: On the sensitivity of anthropogenic aerosol forcing to model-internal variability and parameterizing a Twomey effect. </w:t>
      </w:r>
      <w:r w:rsidRPr="00B44095">
        <w:rPr>
          <w:i/>
          <w:sz w:val="20"/>
          <w:szCs w:val="20"/>
        </w:rPr>
        <w:t>Journal of Advances in Modeling Earth Systems</w:t>
      </w:r>
      <w:r w:rsidRPr="00B44095">
        <w:rPr>
          <w:sz w:val="20"/>
          <w:szCs w:val="20"/>
        </w:rPr>
        <w:t xml:space="preserve">, </w:t>
      </w:r>
      <w:r w:rsidRPr="00B44095">
        <w:rPr>
          <w:b/>
          <w:sz w:val="20"/>
          <w:szCs w:val="20"/>
        </w:rPr>
        <w:t>9(2)</w:t>
      </w:r>
      <w:r w:rsidRPr="00B44095">
        <w:rPr>
          <w:sz w:val="20"/>
          <w:szCs w:val="20"/>
        </w:rPr>
        <w:t>, 1325–</w:t>
      </w:r>
      <w:r w:rsidRPr="00B44095">
        <w:rPr>
          <w:sz w:val="20"/>
          <w:szCs w:val="20"/>
        </w:rPr>
        <w:lastRenderedPageBreak/>
        <w:t>1341, doi:</w:t>
      </w:r>
      <w:hyperlink r:id="rId247" w:history="1">
        <w:r w:rsidRPr="00B44095">
          <w:rPr>
            <w:rStyle w:val="Hyperlink"/>
            <w:sz w:val="20"/>
            <w:szCs w:val="20"/>
            <w:lang w:val="en-US" w:eastAsia="fr-FR"/>
          </w:rPr>
          <w:t>10.1002/2017ms000932</w:t>
        </w:r>
      </w:hyperlink>
      <w:r w:rsidRPr="00B44095">
        <w:rPr>
          <w:sz w:val="20"/>
          <w:szCs w:val="20"/>
        </w:rPr>
        <w:t>.</w:t>
      </w:r>
    </w:p>
    <w:p w14:paraId="1D66DAE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Fischer, E.M., U. Beyerle, and R. Knutti, 2013: Robust spatially aggregated projections of climate extremes. </w:t>
      </w:r>
      <w:r w:rsidRPr="00B44095">
        <w:rPr>
          <w:i/>
          <w:sz w:val="20"/>
          <w:szCs w:val="20"/>
        </w:rPr>
        <w:t>Nature Climate Change</w:t>
      </w:r>
      <w:r w:rsidRPr="00B44095">
        <w:rPr>
          <w:sz w:val="20"/>
          <w:szCs w:val="20"/>
        </w:rPr>
        <w:t xml:space="preserve">, </w:t>
      </w:r>
      <w:r w:rsidRPr="00B44095">
        <w:rPr>
          <w:b/>
          <w:sz w:val="20"/>
          <w:szCs w:val="20"/>
        </w:rPr>
        <w:t>3</w:t>
      </w:r>
      <w:r w:rsidRPr="00B44095">
        <w:rPr>
          <w:sz w:val="20"/>
          <w:szCs w:val="20"/>
        </w:rPr>
        <w:t>, 1033, doi:</w:t>
      </w:r>
      <w:hyperlink r:id="rId248" w:history="1">
        <w:r w:rsidRPr="00B44095">
          <w:rPr>
            <w:rStyle w:val="Hyperlink"/>
            <w:sz w:val="20"/>
            <w:szCs w:val="20"/>
            <w:lang w:val="en-US" w:eastAsia="fr-FR"/>
          </w:rPr>
          <w:t>10.1038/nclimate2051</w:t>
        </w:r>
      </w:hyperlink>
      <w:r w:rsidRPr="00B44095">
        <w:rPr>
          <w:sz w:val="20"/>
          <w:szCs w:val="20"/>
        </w:rPr>
        <w:t>.</w:t>
      </w:r>
    </w:p>
    <w:p w14:paraId="0DE7E75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Fischer, E.M., J. Sedláček, E. Hawkins, and R. Knutti, 2014: Models agree on forced response pattern of precipitation and temperature extremes. </w:t>
      </w:r>
      <w:r w:rsidRPr="00B44095">
        <w:rPr>
          <w:i/>
          <w:sz w:val="20"/>
          <w:szCs w:val="20"/>
        </w:rPr>
        <w:t>Geophysical Research Letters</w:t>
      </w:r>
      <w:r w:rsidRPr="00B44095">
        <w:rPr>
          <w:sz w:val="20"/>
          <w:szCs w:val="20"/>
        </w:rPr>
        <w:t xml:space="preserve">, </w:t>
      </w:r>
      <w:r w:rsidRPr="00B44095">
        <w:rPr>
          <w:b/>
          <w:sz w:val="20"/>
          <w:szCs w:val="20"/>
        </w:rPr>
        <w:t>41(23)</w:t>
      </w:r>
      <w:r w:rsidRPr="00B44095">
        <w:rPr>
          <w:sz w:val="20"/>
          <w:szCs w:val="20"/>
        </w:rPr>
        <w:t>, 8554–8562, doi:</w:t>
      </w:r>
      <w:hyperlink r:id="rId249" w:history="1">
        <w:r w:rsidRPr="00B44095">
          <w:rPr>
            <w:rStyle w:val="Hyperlink"/>
            <w:sz w:val="20"/>
            <w:szCs w:val="20"/>
            <w:lang w:val="en-US" w:eastAsia="fr-FR"/>
          </w:rPr>
          <w:t>10.1002/2014gl062018</w:t>
        </w:r>
      </w:hyperlink>
      <w:r w:rsidRPr="00B44095">
        <w:rPr>
          <w:sz w:val="20"/>
          <w:szCs w:val="20"/>
        </w:rPr>
        <w:t>.</w:t>
      </w:r>
    </w:p>
    <w:p w14:paraId="14A1F8C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Fischer, E.M., U. Beyerle, C.F. Schleussner, A.D. King, and R. Knutti, 2018: Biased Estimates of Changes in Climate Extremes From Prescribed SST Simulations. </w:t>
      </w:r>
      <w:r w:rsidRPr="00B44095">
        <w:rPr>
          <w:i/>
          <w:sz w:val="20"/>
          <w:szCs w:val="20"/>
        </w:rPr>
        <w:t>Geophysical Research Letters</w:t>
      </w:r>
      <w:r w:rsidRPr="00B44095">
        <w:rPr>
          <w:sz w:val="20"/>
          <w:szCs w:val="20"/>
        </w:rPr>
        <w:t xml:space="preserve">, </w:t>
      </w:r>
      <w:r w:rsidRPr="00B44095">
        <w:rPr>
          <w:b/>
          <w:sz w:val="20"/>
          <w:szCs w:val="20"/>
        </w:rPr>
        <w:t>45(16)</w:t>
      </w:r>
      <w:r w:rsidRPr="00B44095">
        <w:rPr>
          <w:sz w:val="20"/>
          <w:szCs w:val="20"/>
        </w:rPr>
        <w:t>, 8500–8509, doi:</w:t>
      </w:r>
      <w:hyperlink r:id="rId250" w:history="1">
        <w:r w:rsidRPr="00B44095">
          <w:rPr>
            <w:rStyle w:val="Hyperlink"/>
            <w:sz w:val="20"/>
            <w:szCs w:val="20"/>
            <w:lang w:val="en-US" w:eastAsia="fr-FR"/>
          </w:rPr>
          <w:t>10.1029/2018gl079176</w:t>
        </w:r>
      </w:hyperlink>
      <w:r w:rsidRPr="00B44095">
        <w:rPr>
          <w:sz w:val="20"/>
          <w:szCs w:val="20"/>
        </w:rPr>
        <w:t>.</w:t>
      </w:r>
    </w:p>
    <w:p w14:paraId="24D0ADE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Fischer, H. et al., 2018: Palaeoclimate constraints on the impact of 2°C anthropogenic warming and beyond. </w:t>
      </w:r>
      <w:r w:rsidRPr="00B44095">
        <w:rPr>
          <w:i/>
          <w:sz w:val="20"/>
          <w:szCs w:val="20"/>
        </w:rPr>
        <w:t>Nature Geoscience</w:t>
      </w:r>
      <w:r w:rsidRPr="00B44095">
        <w:rPr>
          <w:sz w:val="20"/>
          <w:szCs w:val="20"/>
        </w:rPr>
        <w:t xml:space="preserve">, </w:t>
      </w:r>
      <w:r w:rsidRPr="00B44095">
        <w:rPr>
          <w:b/>
          <w:sz w:val="20"/>
          <w:szCs w:val="20"/>
        </w:rPr>
        <w:t>11(7)</w:t>
      </w:r>
      <w:r w:rsidRPr="00B44095">
        <w:rPr>
          <w:sz w:val="20"/>
          <w:szCs w:val="20"/>
        </w:rPr>
        <w:t>, 474–485, doi:</w:t>
      </w:r>
      <w:hyperlink r:id="rId251" w:history="1">
        <w:r w:rsidRPr="00B44095">
          <w:rPr>
            <w:rStyle w:val="Hyperlink"/>
            <w:sz w:val="20"/>
            <w:szCs w:val="20"/>
            <w:lang w:val="en-US" w:eastAsia="fr-FR"/>
          </w:rPr>
          <w:t>10.1038/s41561-018-0146-0</w:t>
        </w:r>
      </w:hyperlink>
      <w:r w:rsidRPr="00B44095">
        <w:rPr>
          <w:sz w:val="20"/>
          <w:szCs w:val="20"/>
        </w:rPr>
        <w:t>.</w:t>
      </w:r>
    </w:p>
    <w:p w14:paraId="74AD1E3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Fischlin, A., 2017: Background and role of science. In: </w:t>
      </w:r>
      <w:r w:rsidRPr="00B44095">
        <w:rPr>
          <w:i/>
          <w:sz w:val="20"/>
          <w:szCs w:val="20"/>
        </w:rPr>
        <w:t>The Paris Agreement on Climate Change</w:t>
      </w:r>
      <w:r w:rsidRPr="00B44095">
        <w:rPr>
          <w:sz w:val="20"/>
          <w:szCs w:val="20"/>
        </w:rPr>
        <w:t xml:space="preserve"> [Klein, D., M.P. Carazo, M. Doelle, J. Bulmer, and A. Higham (eds.)]. Oxford University Press, Oxford, UK, pp. 3–16.</w:t>
      </w:r>
    </w:p>
    <w:p w14:paraId="306CD18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Fischlin, A., Z. Ji, F. Vladu, and A. Bisiaux, 2015: </w:t>
      </w:r>
      <w:r w:rsidRPr="00B44095">
        <w:rPr>
          <w:i/>
          <w:sz w:val="20"/>
          <w:szCs w:val="20"/>
        </w:rPr>
        <w:t>Report on the Structured Expert Dialogue on the 2013-2015 Review of the United Nations Framework Convention on Climate Change (UNFCCC)</w:t>
      </w:r>
      <w:r w:rsidRPr="00B44095">
        <w:rPr>
          <w:sz w:val="20"/>
          <w:szCs w:val="20"/>
        </w:rPr>
        <w:t>. FCCC/SB/2015/INF.1, Subsidiary Body for Implementation (SBI) and Subsidiary Body for Scientific and Technological Advice (SBSTA). UNFCCC Secretariat, Bonn, Germany, 182 pp.</w:t>
      </w:r>
    </w:p>
    <w:p w14:paraId="59AF5F6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Fisher, J.B. et al., 2017: The future of evapotranspiration: Global requirements for ecosystem functioning, carbon and climate feedbacks, agricultural management, and water resources. </w:t>
      </w:r>
      <w:r w:rsidRPr="00B44095">
        <w:rPr>
          <w:i/>
          <w:sz w:val="20"/>
          <w:szCs w:val="20"/>
        </w:rPr>
        <w:t>Water Resources Research</w:t>
      </w:r>
      <w:r w:rsidRPr="00B44095">
        <w:rPr>
          <w:sz w:val="20"/>
          <w:szCs w:val="20"/>
        </w:rPr>
        <w:t xml:space="preserve">, </w:t>
      </w:r>
      <w:r w:rsidRPr="00B44095">
        <w:rPr>
          <w:b/>
          <w:sz w:val="20"/>
          <w:szCs w:val="20"/>
        </w:rPr>
        <w:t>53(4)</w:t>
      </w:r>
      <w:r w:rsidRPr="00B44095">
        <w:rPr>
          <w:sz w:val="20"/>
          <w:szCs w:val="20"/>
        </w:rPr>
        <w:t>, 2618–2626, doi:</w:t>
      </w:r>
      <w:hyperlink r:id="rId252" w:history="1">
        <w:r w:rsidRPr="00B44095">
          <w:rPr>
            <w:rStyle w:val="Hyperlink"/>
            <w:sz w:val="20"/>
            <w:szCs w:val="20"/>
            <w:lang w:val="en-US" w:eastAsia="fr-FR"/>
          </w:rPr>
          <w:t>10.1002/2016wr020175</w:t>
        </w:r>
      </w:hyperlink>
      <w:r w:rsidRPr="00B44095">
        <w:rPr>
          <w:sz w:val="20"/>
          <w:szCs w:val="20"/>
        </w:rPr>
        <w:t>.</w:t>
      </w:r>
    </w:p>
    <w:p w14:paraId="37EB6B6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Flato, G. et al., 2013: Evaluation of Climate Models. In: </w:t>
      </w:r>
      <w:r w:rsidRPr="00B44095">
        <w:rPr>
          <w:i/>
          <w:sz w:val="20"/>
          <w:szCs w:val="20"/>
        </w:rPr>
        <w:t>Climate Change 2013: The Physical Science Basis. Contribution of Working Group I to the Fifth Assessment Report of the Intergovernmental Panel on Climate Change</w:t>
      </w:r>
      <w:r w:rsidRPr="00B44095">
        <w:rPr>
          <w:sz w:val="20"/>
          <w:szCs w:val="20"/>
        </w:rPr>
        <w:t xml:space="preserve"> [Stocker, T.F., D. Qin, G.-K. Plattner, M. Tignor, S.K. Allen, J. Boschung, A. Nauels, Y. Xia, V. Bex, and P.M. Midgley (eds.)]. Cambridge University Press, Cambridge, United Kingdom and New York, NY, USA, pp. 741–866, doi:</w:t>
      </w:r>
      <w:hyperlink r:id="rId253" w:history="1">
        <w:r w:rsidRPr="00B44095">
          <w:rPr>
            <w:rStyle w:val="Hyperlink"/>
            <w:sz w:val="20"/>
            <w:szCs w:val="20"/>
            <w:lang w:val="en-US" w:eastAsia="fr-FR"/>
          </w:rPr>
          <w:t>10.1017/cbo9781107415324.020</w:t>
        </w:r>
      </w:hyperlink>
      <w:r w:rsidRPr="00B44095">
        <w:rPr>
          <w:sz w:val="20"/>
          <w:szCs w:val="20"/>
        </w:rPr>
        <w:t>.</w:t>
      </w:r>
    </w:p>
    <w:p w14:paraId="5D8318DE" w14:textId="77777777" w:rsidR="0034470E" w:rsidRPr="00B44095" w:rsidRDefault="0034470E" w:rsidP="00B44095">
      <w:pPr>
        <w:pStyle w:val="Normal1"/>
        <w:pBdr>
          <w:top w:val="nil"/>
          <w:left w:val="nil"/>
          <w:bottom w:val="nil"/>
          <w:right w:val="nil"/>
          <w:between w:val="nil"/>
        </w:pBdr>
        <w:ind w:left="720" w:hanging="720"/>
        <w:rPr>
          <w:sz w:val="20"/>
          <w:szCs w:val="20"/>
          <w:lang w:val="fr-FR"/>
        </w:rPr>
      </w:pPr>
      <w:r w:rsidRPr="00B44095">
        <w:rPr>
          <w:sz w:val="20"/>
          <w:szCs w:val="20"/>
        </w:rPr>
        <w:t xml:space="preserve">Flato, G.M., 2011: Earth system models: an overview. </w:t>
      </w:r>
      <w:r w:rsidRPr="00B44095">
        <w:rPr>
          <w:i/>
          <w:sz w:val="20"/>
          <w:szCs w:val="20"/>
          <w:lang w:val="fr-FR"/>
        </w:rPr>
        <w:t>WIREs Climate Change</w:t>
      </w:r>
      <w:r w:rsidRPr="00B44095">
        <w:rPr>
          <w:sz w:val="20"/>
          <w:szCs w:val="20"/>
          <w:lang w:val="fr-FR"/>
        </w:rPr>
        <w:t xml:space="preserve">, </w:t>
      </w:r>
      <w:r w:rsidRPr="00B44095">
        <w:rPr>
          <w:b/>
          <w:sz w:val="20"/>
          <w:szCs w:val="20"/>
          <w:lang w:val="fr-FR"/>
        </w:rPr>
        <w:t>2(6)</w:t>
      </w:r>
      <w:r w:rsidRPr="00B44095">
        <w:rPr>
          <w:sz w:val="20"/>
          <w:szCs w:val="20"/>
          <w:lang w:val="fr-FR"/>
        </w:rPr>
        <w:t>, 783–800, doi:</w:t>
      </w:r>
      <w:hyperlink r:id="rId254" w:history="1">
        <w:r w:rsidRPr="00B44095">
          <w:rPr>
            <w:rStyle w:val="Hyperlink"/>
            <w:sz w:val="20"/>
            <w:szCs w:val="20"/>
            <w:lang w:val="fr-FR" w:eastAsia="fr-FR"/>
          </w:rPr>
          <w:t>10.1002/wcc.148</w:t>
        </w:r>
      </w:hyperlink>
      <w:r w:rsidRPr="00B44095">
        <w:rPr>
          <w:sz w:val="20"/>
          <w:szCs w:val="20"/>
          <w:lang w:val="fr-FR"/>
        </w:rPr>
        <w:t>.</w:t>
      </w:r>
    </w:p>
    <w:p w14:paraId="095DD21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Fleming, J.R., 1998: </w:t>
      </w:r>
      <w:r w:rsidRPr="00B44095">
        <w:rPr>
          <w:i/>
          <w:sz w:val="20"/>
          <w:szCs w:val="20"/>
        </w:rPr>
        <w:t>Historical Perspectives on Climate Change</w:t>
      </w:r>
      <w:r w:rsidRPr="00B44095">
        <w:rPr>
          <w:sz w:val="20"/>
          <w:szCs w:val="20"/>
        </w:rPr>
        <w:t>. Oxford University Press, New York, NY, USA and Oxford, UK, 194 pp.</w:t>
      </w:r>
    </w:p>
    <w:p w14:paraId="6F50B2B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Fleming, J.R., 2007: </w:t>
      </w:r>
      <w:r w:rsidRPr="00B44095">
        <w:rPr>
          <w:i/>
          <w:sz w:val="20"/>
          <w:szCs w:val="20"/>
        </w:rPr>
        <w:t>The Callendar Effect: The Life and Work of Guy Stewart Callendar (1898–1964), the Scientist Who Established the Carbon Dioxide Theory of Climate Change</w:t>
      </w:r>
      <w:r w:rsidRPr="00B44095">
        <w:rPr>
          <w:sz w:val="20"/>
          <w:szCs w:val="20"/>
        </w:rPr>
        <w:t>. American Meteorological Society (AMS), Boston, MA, USA, 155 pp.</w:t>
      </w:r>
    </w:p>
    <w:p w14:paraId="05E4D67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Fleurbaey, M. et al., 2014: Sustainable Development and Equity. In: </w:t>
      </w:r>
      <w:r w:rsidRPr="00B44095">
        <w:rPr>
          <w:i/>
          <w:sz w:val="20"/>
          <w:szCs w:val="20"/>
        </w:rPr>
        <w:t>Climate Change 2014: Mitigation of Climate Change. Contribution of Working Group III to the Fifth Assessment Report of the Intergovernmental Panel on Climate Change</w:t>
      </w:r>
      <w:r w:rsidRPr="00B44095">
        <w:rPr>
          <w:sz w:val="20"/>
          <w:szCs w:val="20"/>
        </w:rPr>
        <w:t xml:space="preserve"> [Edenhofer, O., R. Pichs-Madruga, Y. Sokona, E. Farahani, S. Kadner, K. Seyboth, A. Adler, I. Baum, S. Brunner, P. Eickemeier, B. Kriemann, J. Savolainen, S. Schlömer, C. von Stechow, T. Zwickel, and J.C. Minx (eds.)]. Cambridge University Press, Cambridge, United Kingdom and New York, NY, USA, pp. 283–350, doi:</w:t>
      </w:r>
      <w:hyperlink r:id="rId255" w:history="1">
        <w:r w:rsidRPr="00B44095">
          <w:rPr>
            <w:rStyle w:val="Hyperlink"/>
            <w:sz w:val="20"/>
            <w:szCs w:val="20"/>
            <w:lang w:val="en-US" w:eastAsia="fr-FR"/>
          </w:rPr>
          <w:t>10.1017/cbo9781107415416.010</w:t>
        </w:r>
      </w:hyperlink>
      <w:r w:rsidRPr="00B44095">
        <w:rPr>
          <w:sz w:val="20"/>
          <w:szCs w:val="20"/>
        </w:rPr>
        <w:t>.</w:t>
      </w:r>
    </w:p>
    <w:p w14:paraId="3704983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Fløttum, K. and Gjerstad, 2017: Narratives in climate change discourse. </w:t>
      </w:r>
      <w:r w:rsidRPr="00B44095">
        <w:rPr>
          <w:i/>
          <w:sz w:val="20"/>
          <w:szCs w:val="20"/>
        </w:rPr>
        <w:t>Wiley Interdisciplinary Reviews: Climate Change</w:t>
      </w:r>
      <w:r w:rsidRPr="00B44095">
        <w:rPr>
          <w:sz w:val="20"/>
          <w:szCs w:val="20"/>
        </w:rPr>
        <w:t xml:space="preserve">, </w:t>
      </w:r>
      <w:r w:rsidRPr="00B44095">
        <w:rPr>
          <w:b/>
          <w:sz w:val="20"/>
          <w:szCs w:val="20"/>
        </w:rPr>
        <w:t>8(1)</w:t>
      </w:r>
      <w:r w:rsidRPr="00B44095">
        <w:rPr>
          <w:sz w:val="20"/>
          <w:szCs w:val="20"/>
        </w:rPr>
        <w:t>, e429, doi:</w:t>
      </w:r>
      <w:hyperlink r:id="rId256" w:history="1">
        <w:r w:rsidRPr="00B44095">
          <w:rPr>
            <w:rStyle w:val="Hyperlink"/>
            <w:sz w:val="20"/>
            <w:szCs w:val="20"/>
            <w:lang w:val="en-US" w:eastAsia="fr-FR"/>
          </w:rPr>
          <w:t>10.1002/wcc.429</w:t>
        </w:r>
      </w:hyperlink>
      <w:r w:rsidRPr="00B44095">
        <w:rPr>
          <w:sz w:val="20"/>
          <w:szCs w:val="20"/>
        </w:rPr>
        <w:t>.</w:t>
      </w:r>
    </w:p>
    <w:p w14:paraId="4650D2B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Foelsche, U. et al., 2008: An observing system simulation experiment for climate monitoring with GNSS radio occultation data: Setup and test bed study. </w:t>
      </w:r>
      <w:r w:rsidRPr="00B44095">
        <w:rPr>
          <w:i/>
          <w:sz w:val="20"/>
          <w:szCs w:val="20"/>
        </w:rPr>
        <w:t>Journal of Geophysical Research</w:t>
      </w:r>
      <w:r w:rsidRPr="00B44095">
        <w:rPr>
          <w:sz w:val="20"/>
          <w:szCs w:val="20"/>
        </w:rPr>
        <w:t xml:space="preserve">, </w:t>
      </w:r>
      <w:r w:rsidRPr="00B44095">
        <w:rPr>
          <w:b/>
          <w:sz w:val="20"/>
          <w:szCs w:val="20"/>
        </w:rPr>
        <w:t>113(D11)</w:t>
      </w:r>
      <w:r w:rsidRPr="00B44095">
        <w:rPr>
          <w:sz w:val="20"/>
          <w:szCs w:val="20"/>
        </w:rPr>
        <w:t>, D11108, doi:</w:t>
      </w:r>
      <w:hyperlink r:id="rId257" w:history="1">
        <w:r w:rsidRPr="00B44095">
          <w:rPr>
            <w:rStyle w:val="Hyperlink"/>
            <w:sz w:val="20"/>
            <w:szCs w:val="20"/>
            <w:lang w:val="en-US" w:eastAsia="fr-FR"/>
          </w:rPr>
          <w:t>10.1029/2007jd009231</w:t>
        </w:r>
      </w:hyperlink>
      <w:r w:rsidRPr="00B44095">
        <w:rPr>
          <w:sz w:val="20"/>
          <w:szCs w:val="20"/>
        </w:rPr>
        <w:t>.</w:t>
      </w:r>
    </w:p>
    <w:p w14:paraId="25B0BB0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Foote, E., 1856: Circumstances affecting the Heat of the Sun’s Rays. </w:t>
      </w:r>
      <w:r w:rsidRPr="00B44095">
        <w:rPr>
          <w:i/>
          <w:sz w:val="20"/>
          <w:szCs w:val="20"/>
        </w:rPr>
        <w:t>The American Journal of Science and Arts</w:t>
      </w:r>
      <w:r w:rsidRPr="00B44095">
        <w:rPr>
          <w:sz w:val="20"/>
          <w:szCs w:val="20"/>
        </w:rPr>
        <w:t xml:space="preserve">, </w:t>
      </w:r>
      <w:r w:rsidRPr="00B44095">
        <w:rPr>
          <w:b/>
          <w:sz w:val="20"/>
          <w:szCs w:val="20"/>
        </w:rPr>
        <w:t>22(65)</w:t>
      </w:r>
      <w:r w:rsidRPr="00B44095">
        <w:rPr>
          <w:sz w:val="20"/>
          <w:szCs w:val="20"/>
        </w:rPr>
        <w:t>, 382–383.</w:t>
      </w:r>
    </w:p>
    <w:p w14:paraId="0803E1C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Forster, P.M. et al., 2013: Evaluating adjusted forcing and model spread for historical and future scenarios in the CMIP5 generation of climate models. </w:t>
      </w:r>
      <w:r w:rsidRPr="00B44095">
        <w:rPr>
          <w:i/>
          <w:sz w:val="20"/>
          <w:szCs w:val="20"/>
        </w:rPr>
        <w:t>Journal of Geophysical Research: Atmospheres</w:t>
      </w:r>
      <w:r w:rsidRPr="00B44095">
        <w:rPr>
          <w:sz w:val="20"/>
          <w:szCs w:val="20"/>
        </w:rPr>
        <w:t xml:space="preserve">, </w:t>
      </w:r>
      <w:r w:rsidRPr="00B44095">
        <w:rPr>
          <w:b/>
          <w:sz w:val="20"/>
          <w:szCs w:val="20"/>
        </w:rPr>
        <w:t>118(3)</w:t>
      </w:r>
      <w:r w:rsidRPr="00B44095">
        <w:rPr>
          <w:sz w:val="20"/>
          <w:szCs w:val="20"/>
        </w:rPr>
        <w:t>, 1139–1150, doi:</w:t>
      </w:r>
      <w:hyperlink r:id="rId258" w:history="1">
        <w:r w:rsidRPr="00B44095">
          <w:rPr>
            <w:rStyle w:val="Hyperlink"/>
            <w:sz w:val="20"/>
            <w:szCs w:val="20"/>
            <w:lang w:val="en-US" w:eastAsia="fr-FR"/>
          </w:rPr>
          <w:t>10.1002/jgrd.50174</w:t>
        </w:r>
      </w:hyperlink>
      <w:r w:rsidRPr="00B44095">
        <w:rPr>
          <w:sz w:val="20"/>
          <w:szCs w:val="20"/>
        </w:rPr>
        <w:t>.</w:t>
      </w:r>
    </w:p>
    <w:p w14:paraId="17F82CF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Forster, P.M. et al., 2020: Current and future global climate impacts resulting from COVID-19. </w:t>
      </w:r>
      <w:r w:rsidRPr="00B44095">
        <w:rPr>
          <w:i/>
          <w:sz w:val="20"/>
          <w:szCs w:val="20"/>
        </w:rPr>
        <w:t>Nature Climate Change</w:t>
      </w:r>
      <w:r w:rsidRPr="00B44095">
        <w:rPr>
          <w:sz w:val="20"/>
          <w:szCs w:val="20"/>
        </w:rPr>
        <w:t xml:space="preserve">, </w:t>
      </w:r>
      <w:r w:rsidRPr="00B44095">
        <w:rPr>
          <w:b/>
          <w:sz w:val="20"/>
          <w:szCs w:val="20"/>
        </w:rPr>
        <w:t>10(10)</w:t>
      </w:r>
      <w:r w:rsidRPr="00B44095">
        <w:rPr>
          <w:sz w:val="20"/>
          <w:szCs w:val="20"/>
        </w:rPr>
        <w:t>, 913–919, doi:</w:t>
      </w:r>
      <w:hyperlink r:id="rId259" w:history="1">
        <w:r w:rsidRPr="00B44095">
          <w:rPr>
            <w:rStyle w:val="Hyperlink"/>
            <w:sz w:val="20"/>
            <w:szCs w:val="20"/>
            <w:lang w:val="en-US" w:eastAsia="fr-FR"/>
          </w:rPr>
          <w:t>10.1038/s41558-020-0883-0</w:t>
        </w:r>
      </w:hyperlink>
      <w:r w:rsidRPr="00B44095">
        <w:rPr>
          <w:sz w:val="20"/>
          <w:szCs w:val="20"/>
        </w:rPr>
        <w:t>.</w:t>
      </w:r>
    </w:p>
    <w:p w14:paraId="26E0B0C8" w14:textId="77777777" w:rsidR="0034470E" w:rsidRPr="00B44095" w:rsidRDefault="0034470E" w:rsidP="00B44095">
      <w:pPr>
        <w:pStyle w:val="Normal1"/>
        <w:pBdr>
          <w:top w:val="nil"/>
          <w:left w:val="nil"/>
          <w:bottom w:val="nil"/>
          <w:right w:val="nil"/>
          <w:between w:val="nil"/>
        </w:pBdr>
        <w:ind w:left="720" w:hanging="720"/>
        <w:rPr>
          <w:sz w:val="20"/>
          <w:szCs w:val="20"/>
          <w:lang w:val="fr-FR"/>
        </w:rPr>
      </w:pPr>
      <w:r w:rsidRPr="00B44095">
        <w:rPr>
          <w:sz w:val="20"/>
          <w:szCs w:val="20"/>
        </w:rPr>
        <w:t xml:space="preserve">Foster, G.L., D.L. Royer, and D.J. Lunt, 2017: Future climate forcing potentially without precedent in the last 420 million years. </w:t>
      </w:r>
      <w:r w:rsidRPr="00B44095">
        <w:rPr>
          <w:i/>
          <w:sz w:val="20"/>
          <w:szCs w:val="20"/>
          <w:lang w:val="fr-FR"/>
        </w:rPr>
        <w:t>Nature Communications</w:t>
      </w:r>
      <w:r w:rsidRPr="00B44095">
        <w:rPr>
          <w:sz w:val="20"/>
          <w:szCs w:val="20"/>
          <w:lang w:val="fr-FR"/>
        </w:rPr>
        <w:t xml:space="preserve">, </w:t>
      </w:r>
      <w:r w:rsidRPr="00B44095">
        <w:rPr>
          <w:b/>
          <w:sz w:val="20"/>
          <w:szCs w:val="20"/>
          <w:lang w:val="fr-FR"/>
        </w:rPr>
        <w:t>8</w:t>
      </w:r>
      <w:r w:rsidRPr="00B44095">
        <w:rPr>
          <w:sz w:val="20"/>
          <w:szCs w:val="20"/>
          <w:lang w:val="fr-FR"/>
        </w:rPr>
        <w:t>, 14845, doi:</w:t>
      </w:r>
      <w:hyperlink r:id="rId260" w:history="1">
        <w:r w:rsidRPr="00B44095">
          <w:rPr>
            <w:rStyle w:val="Hyperlink"/>
            <w:sz w:val="20"/>
            <w:szCs w:val="20"/>
            <w:lang w:val="fr-FR" w:eastAsia="fr-FR"/>
          </w:rPr>
          <w:t>10.1038/ncomms14845</w:t>
        </w:r>
      </w:hyperlink>
      <w:r w:rsidRPr="00B44095">
        <w:rPr>
          <w:sz w:val="20"/>
          <w:szCs w:val="20"/>
          <w:lang w:val="fr-FR"/>
        </w:rPr>
        <w:t>.</w:t>
      </w:r>
    </w:p>
    <w:p w14:paraId="14EAA7F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lang w:val="fr-FR"/>
        </w:rPr>
        <w:t xml:space="preserve">Fourier, J.B.J., 1822: </w:t>
      </w:r>
      <w:r w:rsidRPr="00B44095">
        <w:rPr>
          <w:i/>
          <w:sz w:val="20"/>
          <w:szCs w:val="20"/>
          <w:lang w:val="fr-FR"/>
        </w:rPr>
        <w:t>Théorie Analytique de la Chaleur</w:t>
      </w:r>
      <w:r w:rsidRPr="00B44095">
        <w:rPr>
          <w:sz w:val="20"/>
          <w:szCs w:val="20"/>
          <w:lang w:val="fr-FR"/>
        </w:rPr>
        <w:t xml:space="preserve">. </w:t>
      </w:r>
      <w:r w:rsidRPr="00B44095">
        <w:rPr>
          <w:sz w:val="20"/>
          <w:szCs w:val="20"/>
        </w:rPr>
        <w:t>Firmin Didot, Paris, France, 639 pp.</w:t>
      </w:r>
    </w:p>
    <w:p w14:paraId="093AC19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Fowle, F.E., 1917: Water-Vapor Transparency to Low-Temperature Radiation. </w:t>
      </w:r>
      <w:r w:rsidRPr="00B44095">
        <w:rPr>
          <w:i/>
          <w:sz w:val="20"/>
          <w:szCs w:val="20"/>
        </w:rPr>
        <w:t>Smithsonian Miscellaneous Collections</w:t>
      </w:r>
      <w:r w:rsidRPr="00B44095">
        <w:rPr>
          <w:sz w:val="20"/>
          <w:szCs w:val="20"/>
        </w:rPr>
        <w:t xml:space="preserve">, </w:t>
      </w:r>
      <w:r w:rsidRPr="00B44095">
        <w:rPr>
          <w:b/>
          <w:sz w:val="20"/>
          <w:szCs w:val="20"/>
        </w:rPr>
        <w:t>68(8)</w:t>
      </w:r>
      <w:r w:rsidRPr="00B44095">
        <w:rPr>
          <w:sz w:val="20"/>
          <w:szCs w:val="20"/>
        </w:rPr>
        <w:t>, 1–68.</w:t>
      </w:r>
    </w:p>
    <w:p w14:paraId="2E21984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Frakes, L.A., J.E. Francis, and J.I. Syktus, 1992: </w:t>
      </w:r>
      <w:r w:rsidRPr="00B44095">
        <w:rPr>
          <w:i/>
          <w:sz w:val="20"/>
          <w:szCs w:val="20"/>
        </w:rPr>
        <w:t>Climate modes of the Phanerozoic</w:t>
      </w:r>
      <w:r w:rsidRPr="00B44095">
        <w:rPr>
          <w:sz w:val="20"/>
          <w:szCs w:val="20"/>
        </w:rPr>
        <w:t>. Cambridge University Press, Cambridge, UK, 274 pp., doi:</w:t>
      </w:r>
      <w:hyperlink r:id="rId261" w:history="1">
        <w:r w:rsidRPr="00B44095">
          <w:rPr>
            <w:rStyle w:val="Hyperlink"/>
            <w:sz w:val="20"/>
            <w:szCs w:val="20"/>
            <w:lang w:val="en-US" w:eastAsia="fr-FR"/>
          </w:rPr>
          <w:t>10.1017/cbo9780511628948</w:t>
        </w:r>
      </w:hyperlink>
      <w:r w:rsidRPr="00B44095">
        <w:rPr>
          <w:sz w:val="20"/>
          <w:szCs w:val="20"/>
        </w:rPr>
        <w:t>.</w:t>
      </w:r>
    </w:p>
    <w:p w14:paraId="59DC584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Frame, D., M.F. Wehner, I. Noy, and S.M. Rosier, 2020: The economic costs of Hurricane Harvey attributable to climate change. </w:t>
      </w:r>
      <w:r w:rsidRPr="00B44095">
        <w:rPr>
          <w:i/>
          <w:sz w:val="20"/>
          <w:szCs w:val="20"/>
        </w:rPr>
        <w:t>Climatic Change</w:t>
      </w:r>
      <w:r w:rsidRPr="00B44095">
        <w:rPr>
          <w:sz w:val="20"/>
          <w:szCs w:val="20"/>
        </w:rPr>
        <w:t xml:space="preserve">, </w:t>
      </w:r>
      <w:r w:rsidRPr="00B44095">
        <w:rPr>
          <w:b/>
          <w:sz w:val="20"/>
          <w:szCs w:val="20"/>
        </w:rPr>
        <w:t>160(2)</w:t>
      </w:r>
      <w:r w:rsidRPr="00B44095">
        <w:rPr>
          <w:sz w:val="20"/>
          <w:szCs w:val="20"/>
        </w:rPr>
        <w:t>, 271–281, doi:</w:t>
      </w:r>
      <w:hyperlink r:id="rId262" w:history="1">
        <w:r w:rsidRPr="00B44095">
          <w:rPr>
            <w:rStyle w:val="Hyperlink"/>
            <w:sz w:val="20"/>
            <w:szCs w:val="20"/>
            <w:lang w:val="en-US" w:eastAsia="fr-FR"/>
          </w:rPr>
          <w:t>10.1007/s10584-020-02692-8</w:t>
        </w:r>
      </w:hyperlink>
      <w:r w:rsidRPr="00B44095">
        <w:rPr>
          <w:sz w:val="20"/>
          <w:szCs w:val="20"/>
        </w:rPr>
        <w:t>.</w:t>
      </w:r>
    </w:p>
    <w:p w14:paraId="753460C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Frame, D., M. Joshi, E. Hawkins, L.J. Harrington, and M. de Roiste, 2017: Population-based emergence of unfamiliar climates. </w:t>
      </w:r>
      <w:r w:rsidRPr="00B44095">
        <w:rPr>
          <w:i/>
          <w:sz w:val="20"/>
          <w:szCs w:val="20"/>
        </w:rPr>
        <w:t>Nature Climate Change</w:t>
      </w:r>
      <w:r w:rsidRPr="00B44095">
        <w:rPr>
          <w:sz w:val="20"/>
          <w:szCs w:val="20"/>
        </w:rPr>
        <w:t xml:space="preserve">, </w:t>
      </w:r>
      <w:r w:rsidRPr="00B44095">
        <w:rPr>
          <w:b/>
          <w:sz w:val="20"/>
          <w:szCs w:val="20"/>
        </w:rPr>
        <w:t>7(6)</w:t>
      </w:r>
      <w:r w:rsidRPr="00B44095">
        <w:rPr>
          <w:sz w:val="20"/>
          <w:szCs w:val="20"/>
        </w:rPr>
        <w:t>, 407, doi:</w:t>
      </w:r>
      <w:hyperlink r:id="rId263" w:history="1">
        <w:r w:rsidRPr="00B44095">
          <w:rPr>
            <w:rStyle w:val="Hyperlink"/>
            <w:sz w:val="20"/>
            <w:szCs w:val="20"/>
            <w:lang w:val="en-US" w:eastAsia="fr-FR"/>
          </w:rPr>
          <w:t>10.1038/nclimate3297</w:t>
        </w:r>
      </w:hyperlink>
      <w:r w:rsidRPr="00B44095">
        <w:rPr>
          <w:sz w:val="20"/>
          <w:szCs w:val="20"/>
        </w:rPr>
        <w:t>.</w:t>
      </w:r>
    </w:p>
    <w:p w14:paraId="7570C3B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Franke, J., S. Brönnimann, J. Bhend, and Y. Brugnara, 2017: A monthly global paleo-reanalysis of the atmosphere from 1600 to 2005 for studying past climatic variations. </w:t>
      </w:r>
      <w:r w:rsidRPr="00B44095">
        <w:rPr>
          <w:i/>
          <w:sz w:val="20"/>
          <w:szCs w:val="20"/>
        </w:rPr>
        <w:t>Scientific Data</w:t>
      </w:r>
      <w:r w:rsidRPr="00B44095">
        <w:rPr>
          <w:sz w:val="20"/>
          <w:szCs w:val="20"/>
        </w:rPr>
        <w:t xml:space="preserve">, </w:t>
      </w:r>
      <w:r w:rsidRPr="00B44095">
        <w:rPr>
          <w:b/>
          <w:sz w:val="20"/>
          <w:szCs w:val="20"/>
        </w:rPr>
        <w:t>4(1)</w:t>
      </w:r>
      <w:r w:rsidRPr="00B44095">
        <w:rPr>
          <w:sz w:val="20"/>
          <w:szCs w:val="20"/>
        </w:rPr>
        <w:t>, 170076, doi:</w:t>
      </w:r>
      <w:hyperlink r:id="rId264" w:history="1">
        <w:r w:rsidRPr="00B44095">
          <w:rPr>
            <w:rStyle w:val="Hyperlink"/>
            <w:sz w:val="20"/>
            <w:szCs w:val="20"/>
            <w:lang w:val="en-US" w:eastAsia="fr-FR"/>
          </w:rPr>
          <w:t>10.1038/sdata.2017.76</w:t>
        </w:r>
      </w:hyperlink>
      <w:r w:rsidRPr="00B44095">
        <w:rPr>
          <w:sz w:val="20"/>
          <w:szCs w:val="20"/>
        </w:rPr>
        <w:t>.</w:t>
      </w:r>
    </w:p>
    <w:p w14:paraId="02107FF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lastRenderedPageBreak/>
        <w:t xml:space="preserve">Frappart, F. and G. Ramillien, 2018: Monitoring Groundwater Storage Changes Using the Gravity Recovery and Climate Experiment (GRACE) Satellite Mission: A Review. </w:t>
      </w:r>
      <w:r w:rsidRPr="00B44095">
        <w:rPr>
          <w:i/>
          <w:sz w:val="20"/>
          <w:szCs w:val="20"/>
        </w:rPr>
        <w:t>Remote Sensing</w:t>
      </w:r>
      <w:r w:rsidRPr="00B44095">
        <w:rPr>
          <w:sz w:val="20"/>
          <w:szCs w:val="20"/>
        </w:rPr>
        <w:t xml:space="preserve">, </w:t>
      </w:r>
      <w:r w:rsidRPr="00B44095">
        <w:rPr>
          <w:b/>
          <w:sz w:val="20"/>
          <w:szCs w:val="20"/>
        </w:rPr>
        <w:t>10(6)</w:t>
      </w:r>
      <w:r w:rsidRPr="00B44095">
        <w:rPr>
          <w:sz w:val="20"/>
          <w:szCs w:val="20"/>
        </w:rPr>
        <w:t>, 829, doi:</w:t>
      </w:r>
      <w:hyperlink r:id="rId265" w:history="1">
        <w:r w:rsidRPr="00B44095">
          <w:rPr>
            <w:rStyle w:val="Hyperlink"/>
            <w:sz w:val="20"/>
            <w:szCs w:val="20"/>
            <w:lang w:val="en-US" w:eastAsia="fr-FR"/>
          </w:rPr>
          <w:t>10.3390/rs10060829</w:t>
        </w:r>
      </w:hyperlink>
      <w:r w:rsidRPr="00B44095">
        <w:rPr>
          <w:sz w:val="20"/>
          <w:szCs w:val="20"/>
        </w:rPr>
        <w:t>.</w:t>
      </w:r>
    </w:p>
    <w:p w14:paraId="4E0A341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Freeman, E. et al., 2017: ICOADS Release 3.0: a major update to the historical marine climate record. </w:t>
      </w:r>
      <w:r w:rsidRPr="00B44095">
        <w:rPr>
          <w:i/>
          <w:sz w:val="20"/>
          <w:szCs w:val="20"/>
        </w:rPr>
        <w:t>International Journal of Climatology</w:t>
      </w:r>
      <w:r w:rsidRPr="00B44095">
        <w:rPr>
          <w:sz w:val="20"/>
          <w:szCs w:val="20"/>
        </w:rPr>
        <w:t xml:space="preserve">, </w:t>
      </w:r>
      <w:r w:rsidRPr="00B44095">
        <w:rPr>
          <w:b/>
          <w:sz w:val="20"/>
          <w:szCs w:val="20"/>
        </w:rPr>
        <w:t>37(5)</w:t>
      </w:r>
      <w:r w:rsidRPr="00B44095">
        <w:rPr>
          <w:sz w:val="20"/>
          <w:szCs w:val="20"/>
        </w:rPr>
        <w:t>, 2211–2232, doi:</w:t>
      </w:r>
      <w:hyperlink r:id="rId266" w:history="1">
        <w:r w:rsidRPr="00B44095">
          <w:rPr>
            <w:rStyle w:val="Hyperlink"/>
            <w:sz w:val="20"/>
            <w:szCs w:val="20"/>
            <w:lang w:val="en-US" w:eastAsia="fr-FR"/>
          </w:rPr>
          <w:t>10.1002/joc.4775</w:t>
        </w:r>
      </w:hyperlink>
      <w:r w:rsidRPr="00B44095">
        <w:rPr>
          <w:sz w:val="20"/>
          <w:szCs w:val="20"/>
        </w:rPr>
        <w:t>.</w:t>
      </w:r>
    </w:p>
    <w:p w14:paraId="787E59B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Freund, M.B. et al., 2019: Higher frequency of Central Pacific El Niño events in recent decades relative to past centuries. </w:t>
      </w:r>
      <w:r w:rsidRPr="00B44095">
        <w:rPr>
          <w:i/>
          <w:sz w:val="20"/>
          <w:szCs w:val="20"/>
        </w:rPr>
        <w:t>Nature Geoscience</w:t>
      </w:r>
      <w:r w:rsidRPr="00B44095">
        <w:rPr>
          <w:sz w:val="20"/>
          <w:szCs w:val="20"/>
        </w:rPr>
        <w:t xml:space="preserve">, </w:t>
      </w:r>
      <w:r w:rsidRPr="00B44095">
        <w:rPr>
          <w:b/>
          <w:sz w:val="20"/>
          <w:szCs w:val="20"/>
        </w:rPr>
        <w:t>12(6)</w:t>
      </w:r>
      <w:r w:rsidRPr="00B44095">
        <w:rPr>
          <w:sz w:val="20"/>
          <w:szCs w:val="20"/>
        </w:rPr>
        <w:t>, 450–455, doi:</w:t>
      </w:r>
      <w:hyperlink r:id="rId267" w:history="1">
        <w:r w:rsidRPr="00B44095">
          <w:rPr>
            <w:rStyle w:val="Hyperlink"/>
            <w:sz w:val="20"/>
            <w:szCs w:val="20"/>
            <w:lang w:val="en-US" w:eastAsia="fr-FR"/>
          </w:rPr>
          <w:t>10.1038/s41561-019-0353-3</w:t>
        </w:r>
      </w:hyperlink>
      <w:r w:rsidRPr="00B44095">
        <w:rPr>
          <w:sz w:val="20"/>
          <w:szCs w:val="20"/>
        </w:rPr>
        <w:t>.</w:t>
      </w:r>
    </w:p>
    <w:p w14:paraId="2245754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Friedlingstein, P. et al., 2014: Uncertainties in CMIP5 Climate Projections due to Carbon Cycle Feedbacks. </w:t>
      </w:r>
      <w:r w:rsidRPr="00B44095">
        <w:rPr>
          <w:i/>
          <w:sz w:val="20"/>
          <w:szCs w:val="20"/>
        </w:rPr>
        <w:t>Journal of Climate</w:t>
      </w:r>
      <w:r w:rsidRPr="00B44095">
        <w:rPr>
          <w:sz w:val="20"/>
          <w:szCs w:val="20"/>
        </w:rPr>
        <w:t xml:space="preserve">, </w:t>
      </w:r>
      <w:r w:rsidRPr="00B44095">
        <w:rPr>
          <w:b/>
          <w:sz w:val="20"/>
          <w:szCs w:val="20"/>
        </w:rPr>
        <w:t>27(2)</w:t>
      </w:r>
      <w:r w:rsidRPr="00B44095">
        <w:rPr>
          <w:sz w:val="20"/>
          <w:szCs w:val="20"/>
        </w:rPr>
        <w:t>, 511–526, doi:</w:t>
      </w:r>
      <w:hyperlink r:id="rId268" w:history="1">
        <w:r w:rsidRPr="00B44095">
          <w:rPr>
            <w:rStyle w:val="Hyperlink"/>
            <w:sz w:val="20"/>
            <w:szCs w:val="20"/>
            <w:lang w:val="en-US" w:eastAsia="fr-FR"/>
          </w:rPr>
          <w:t>10.1175/jcli-d-12-00579.1</w:t>
        </w:r>
      </w:hyperlink>
      <w:r w:rsidRPr="00B44095">
        <w:rPr>
          <w:sz w:val="20"/>
          <w:szCs w:val="20"/>
        </w:rPr>
        <w:t>.</w:t>
      </w:r>
    </w:p>
    <w:p w14:paraId="5DB1524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Frieler, K. et al., 2012: A Scaling Approach to Probabilistic Assessment of Regional Climate Change. </w:t>
      </w:r>
      <w:r w:rsidRPr="00B44095">
        <w:rPr>
          <w:i/>
          <w:sz w:val="20"/>
          <w:szCs w:val="20"/>
        </w:rPr>
        <w:t>Journal of Climate</w:t>
      </w:r>
      <w:r w:rsidRPr="00B44095">
        <w:rPr>
          <w:sz w:val="20"/>
          <w:szCs w:val="20"/>
        </w:rPr>
        <w:t xml:space="preserve">, </w:t>
      </w:r>
      <w:r w:rsidRPr="00B44095">
        <w:rPr>
          <w:b/>
          <w:sz w:val="20"/>
          <w:szCs w:val="20"/>
        </w:rPr>
        <w:t>25(9)</w:t>
      </w:r>
      <w:r w:rsidRPr="00B44095">
        <w:rPr>
          <w:sz w:val="20"/>
          <w:szCs w:val="20"/>
        </w:rPr>
        <w:t>, 3117–3144, doi:</w:t>
      </w:r>
      <w:hyperlink r:id="rId269" w:history="1">
        <w:r w:rsidRPr="00B44095">
          <w:rPr>
            <w:rStyle w:val="Hyperlink"/>
            <w:sz w:val="20"/>
            <w:szCs w:val="20"/>
            <w:lang w:val="en-US" w:eastAsia="fr-FR"/>
          </w:rPr>
          <w:t>10.1175/jcli-d-11-00199.1</w:t>
        </w:r>
      </w:hyperlink>
      <w:r w:rsidRPr="00B44095">
        <w:rPr>
          <w:sz w:val="20"/>
          <w:szCs w:val="20"/>
        </w:rPr>
        <w:t>.</w:t>
      </w:r>
    </w:p>
    <w:p w14:paraId="76AD4E3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Frölicher, T.L. and D.J. Paynter, 2015: Extending the relationship between global warming and cumulative carbon emissions to multi-millennial timescales. </w:t>
      </w:r>
      <w:r w:rsidRPr="00B44095">
        <w:rPr>
          <w:i/>
          <w:sz w:val="20"/>
          <w:szCs w:val="20"/>
        </w:rPr>
        <w:t>Environmental Research Letters</w:t>
      </w:r>
      <w:r w:rsidRPr="00B44095">
        <w:rPr>
          <w:sz w:val="20"/>
          <w:szCs w:val="20"/>
        </w:rPr>
        <w:t xml:space="preserve">, </w:t>
      </w:r>
      <w:r w:rsidRPr="00B44095">
        <w:rPr>
          <w:b/>
          <w:sz w:val="20"/>
          <w:szCs w:val="20"/>
        </w:rPr>
        <w:t>10(7)</w:t>
      </w:r>
      <w:r w:rsidRPr="00B44095">
        <w:rPr>
          <w:sz w:val="20"/>
          <w:szCs w:val="20"/>
        </w:rPr>
        <w:t>, 075002, doi:</w:t>
      </w:r>
      <w:hyperlink r:id="rId270" w:history="1">
        <w:r w:rsidRPr="00B44095">
          <w:rPr>
            <w:rStyle w:val="Hyperlink"/>
            <w:sz w:val="20"/>
            <w:szCs w:val="20"/>
            <w:lang w:val="en-US" w:eastAsia="fr-FR"/>
          </w:rPr>
          <w:t>10.1088/1748-9326/10/7/075002</w:t>
        </w:r>
      </w:hyperlink>
      <w:r w:rsidRPr="00B44095">
        <w:rPr>
          <w:sz w:val="20"/>
          <w:szCs w:val="20"/>
        </w:rPr>
        <w:t>.</w:t>
      </w:r>
    </w:p>
    <w:p w14:paraId="719DB20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Fu, L.-L. et al., 1994: TOPEX/POSEIDON mission overview. </w:t>
      </w:r>
      <w:r w:rsidRPr="00B44095">
        <w:rPr>
          <w:i/>
          <w:sz w:val="20"/>
          <w:szCs w:val="20"/>
        </w:rPr>
        <w:t>Journal of Geophysical Research</w:t>
      </w:r>
      <w:r w:rsidRPr="00B44095">
        <w:rPr>
          <w:sz w:val="20"/>
          <w:szCs w:val="20"/>
        </w:rPr>
        <w:t xml:space="preserve">, </w:t>
      </w:r>
      <w:r w:rsidRPr="00B44095">
        <w:rPr>
          <w:b/>
          <w:sz w:val="20"/>
          <w:szCs w:val="20"/>
        </w:rPr>
        <w:t>99(C12)</w:t>
      </w:r>
      <w:r w:rsidRPr="00B44095">
        <w:rPr>
          <w:sz w:val="20"/>
          <w:szCs w:val="20"/>
        </w:rPr>
        <w:t>, 24369, doi:</w:t>
      </w:r>
      <w:hyperlink r:id="rId271" w:history="1">
        <w:r w:rsidRPr="00B44095">
          <w:rPr>
            <w:rStyle w:val="Hyperlink"/>
            <w:sz w:val="20"/>
            <w:szCs w:val="20"/>
            <w:lang w:val="en-US" w:eastAsia="fr-FR"/>
          </w:rPr>
          <w:t>10.1029/94jc01761</w:t>
        </w:r>
      </w:hyperlink>
      <w:r w:rsidRPr="00B44095">
        <w:rPr>
          <w:sz w:val="20"/>
          <w:szCs w:val="20"/>
        </w:rPr>
        <w:t>.</w:t>
      </w:r>
    </w:p>
    <w:p w14:paraId="49C4672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Fujimori, S., K. Oshiro, H. Shiraki, and T. Hasegawa, 2019: Energy transformation cost for the Japanese mid-century strategy. </w:t>
      </w:r>
      <w:r w:rsidRPr="00B44095">
        <w:rPr>
          <w:i/>
          <w:sz w:val="20"/>
          <w:szCs w:val="20"/>
        </w:rPr>
        <w:t>Nature Communications</w:t>
      </w:r>
      <w:r w:rsidRPr="00B44095">
        <w:rPr>
          <w:sz w:val="20"/>
          <w:szCs w:val="20"/>
        </w:rPr>
        <w:t xml:space="preserve">, </w:t>
      </w:r>
      <w:r w:rsidRPr="00B44095">
        <w:rPr>
          <w:b/>
          <w:sz w:val="20"/>
          <w:szCs w:val="20"/>
        </w:rPr>
        <w:t>10(1)</w:t>
      </w:r>
      <w:r w:rsidRPr="00B44095">
        <w:rPr>
          <w:sz w:val="20"/>
          <w:szCs w:val="20"/>
        </w:rPr>
        <w:t>, 4737, doi:</w:t>
      </w:r>
      <w:hyperlink r:id="rId272" w:history="1">
        <w:r w:rsidRPr="00B44095">
          <w:rPr>
            <w:rStyle w:val="Hyperlink"/>
            <w:sz w:val="20"/>
            <w:szCs w:val="20"/>
            <w:lang w:val="en-US" w:eastAsia="fr-FR"/>
          </w:rPr>
          <w:t>10.1038/s41467-019-12730-4</w:t>
        </w:r>
      </w:hyperlink>
      <w:r w:rsidRPr="00B44095">
        <w:rPr>
          <w:sz w:val="20"/>
          <w:szCs w:val="20"/>
        </w:rPr>
        <w:t>.</w:t>
      </w:r>
    </w:p>
    <w:p w14:paraId="0EB51EB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Fuss, S. et al., 2018: Negative emissions-Part 2: Costs, potentials and side effects. </w:t>
      </w:r>
      <w:r w:rsidRPr="00B44095">
        <w:rPr>
          <w:i/>
          <w:sz w:val="20"/>
          <w:szCs w:val="20"/>
        </w:rPr>
        <w:t>Environmental Research Letters</w:t>
      </w:r>
      <w:r w:rsidRPr="00B44095">
        <w:rPr>
          <w:sz w:val="20"/>
          <w:szCs w:val="20"/>
        </w:rPr>
        <w:t xml:space="preserve">, </w:t>
      </w:r>
      <w:r w:rsidRPr="00B44095">
        <w:rPr>
          <w:b/>
          <w:sz w:val="20"/>
          <w:szCs w:val="20"/>
        </w:rPr>
        <w:t>13(6)</w:t>
      </w:r>
      <w:r w:rsidRPr="00B44095">
        <w:rPr>
          <w:sz w:val="20"/>
          <w:szCs w:val="20"/>
        </w:rPr>
        <w:t>, 063002, doi:</w:t>
      </w:r>
      <w:hyperlink r:id="rId273" w:history="1">
        <w:r w:rsidRPr="00B44095">
          <w:rPr>
            <w:rStyle w:val="Hyperlink"/>
            <w:sz w:val="20"/>
            <w:szCs w:val="20"/>
            <w:lang w:val="en-US" w:eastAsia="fr-FR"/>
          </w:rPr>
          <w:t>10.1088/1748-9326/aabf9f</w:t>
        </w:r>
      </w:hyperlink>
      <w:r w:rsidRPr="00B44095">
        <w:rPr>
          <w:sz w:val="20"/>
          <w:szCs w:val="20"/>
        </w:rPr>
        <w:t>.</w:t>
      </w:r>
    </w:p>
    <w:p w14:paraId="55679E5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Fyfe, J.C. et al., 2017: Large near-term projected snowpack loss over the western United States. </w:t>
      </w:r>
      <w:r w:rsidRPr="00B44095">
        <w:rPr>
          <w:i/>
          <w:sz w:val="20"/>
          <w:szCs w:val="20"/>
        </w:rPr>
        <w:t>Nature Communications</w:t>
      </w:r>
      <w:r w:rsidRPr="00B44095">
        <w:rPr>
          <w:sz w:val="20"/>
          <w:szCs w:val="20"/>
        </w:rPr>
        <w:t xml:space="preserve">, </w:t>
      </w:r>
      <w:r w:rsidRPr="00B44095">
        <w:rPr>
          <w:b/>
          <w:sz w:val="20"/>
          <w:szCs w:val="20"/>
        </w:rPr>
        <w:t>8(1)</w:t>
      </w:r>
      <w:r w:rsidRPr="00B44095">
        <w:rPr>
          <w:sz w:val="20"/>
          <w:szCs w:val="20"/>
        </w:rPr>
        <w:t>, 14996, doi:</w:t>
      </w:r>
      <w:hyperlink r:id="rId274" w:history="1">
        <w:r w:rsidRPr="00B44095">
          <w:rPr>
            <w:rStyle w:val="Hyperlink"/>
            <w:sz w:val="20"/>
            <w:szCs w:val="20"/>
            <w:lang w:val="en-US" w:eastAsia="fr-FR"/>
          </w:rPr>
          <w:t>10.1038/ncomms14996</w:t>
        </w:r>
      </w:hyperlink>
      <w:r w:rsidRPr="00B44095">
        <w:rPr>
          <w:sz w:val="20"/>
          <w:szCs w:val="20"/>
        </w:rPr>
        <w:t>.</w:t>
      </w:r>
    </w:p>
    <w:p w14:paraId="0331EC8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Gabrielli, P. et al., 2016: Age of the Mt.~Ortles ice cores, the Tyrolean Iceman and glaciation of the highest summit of South Tyrol since the Northern Hemisphere Climatic Optimum. </w:t>
      </w:r>
      <w:r w:rsidRPr="00B44095">
        <w:rPr>
          <w:i/>
          <w:sz w:val="20"/>
          <w:szCs w:val="20"/>
        </w:rPr>
        <w:t>The Cryosphere</w:t>
      </w:r>
      <w:r w:rsidRPr="00B44095">
        <w:rPr>
          <w:sz w:val="20"/>
          <w:szCs w:val="20"/>
        </w:rPr>
        <w:t xml:space="preserve">, </w:t>
      </w:r>
      <w:r w:rsidRPr="00B44095">
        <w:rPr>
          <w:b/>
          <w:sz w:val="20"/>
          <w:szCs w:val="20"/>
        </w:rPr>
        <w:t>10(6)</w:t>
      </w:r>
      <w:r w:rsidRPr="00B44095">
        <w:rPr>
          <w:sz w:val="20"/>
          <w:szCs w:val="20"/>
        </w:rPr>
        <w:t>, 2779–2797, doi:</w:t>
      </w:r>
      <w:hyperlink r:id="rId275" w:history="1">
        <w:r w:rsidRPr="00B44095">
          <w:rPr>
            <w:rStyle w:val="Hyperlink"/>
            <w:sz w:val="20"/>
            <w:szCs w:val="20"/>
            <w:lang w:val="en-US" w:eastAsia="fr-FR"/>
          </w:rPr>
          <w:t>10.5194/tc-10-2779-2016</w:t>
        </w:r>
      </w:hyperlink>
      <w:r w:rsidRPr="00B44095">
        <w:rPr>
          <w:sz w:val="20"/>
          <w:szCs w:val="20"/>
        </w:rPr>
        <w:t>.</w:t>
      </w:r>
    </w:p>
    <w:p w14:paraId="2D4C0C7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Galbraith, E.D. and A.C. Martiny, 2015: A simple nutrient-dependence mechanism for predicting the stoichiometry of marine ecosystems. </w:t>
      </w:r>
      <w:r w:rsidRPr="00B44095">
        <w:rPr>
          <w:i/>
          <w:sz w:val="20"/>
          <w:szCs w:val="20"/>
        </w:rPr>
        <w:t>Proceedings of the National Academy of Sciences</w:t>
      </w:r>
      <w:r w:rsidRPr="00B44095">
        <w:rPr>
          <w:sz w:val="20"/>
          <w:szCs w:val="20"/>
        </w:rPr>
        <w:t xml:space="preserve">, </w:t>
      </w:r>
      <w:r w:rsidRPr="00B44095">
        <w:rPr>
          <w:b/>
          <w:sz w:val="20"/>
          <w:szCs w:val="20"/>
        </w:rPr>
        <w:t>112(27)</w:t>
      </w:r>
      <w:r w:rsidRPr="00B44095">
        <w:rPr>
          <w:sz w:val="20"/>
          <w:szCs w:val="20"/>
        </w:rPr>
        <w:t>, 8199–8204, doi:</w:t>
      </w:r>
      <w:hyperlink r:id="rId276" w:history="1">
        <w:r w:rsidRPr="00B44095">
          <w:rPr>
            <w:rStyle w:val="Hyperlink"/>
            <w:sz w:val="20"/>
            <w:szCs w:val="20"/>
            <w:lang w:val="en-US" w:eastAsia="fr-FR"/>
          </w:rPr>
          <w:t>10.1073/pnas.1423917112</w:t>
        </w:r>
      </w:hyperlink>
      <w:r w:rsidRPr="00B44095">
        <w:rPr>
          <w:sz w:val="20"/>
          <w:szCs w:val="20"/>
        </w:rPr>
        <w:t>.</w:t>
      </w:r>
    </w:p>
    <w:p w14:paraId="598678F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Gao, J. et al., 2020: Influence of model resolution on bomb cyclones revealed by HighResMIP-PRIMAVERA simulations. </w:t>
      </w:r>
      <w:r w:rsidRPr="00B44095">
        <w:rPr>
          <w:i/>
          <w:sz w:val="20"/>
          <w:szCs w:val="20"/>
        </w:rPr>
        <w:t>Environmental Research Letters</w:t>
      </w:r>
      <w:r w:rsidRPr="00B44095">
        <w:rPr>
          <w:sz w:val="20"/>
          <w:szCs w:val="20"/>
        </w:rPr>
        <w:t xml:space="preserve">, </w:t>
      </w:r>
      <w:r w:rsidRPr="00B44095">
        <w:rPr>
          <w:b/>
          <w:sz w:val="20"/>
          <w:szCs w:val="20"/>
        </w:rPr>
        <w:t>15(8)</w:t>
      </w:r>
      <w:r w:rsidRPr="00B44095">
        <w:rPr>
          <w:sz w:val="20"/>
          <w:szCs w:val="20"/>
        </w:rPr>
        <w:t>, 84001, doi:</w:t>
      </w:r>
      <w:hyperlink r:id="rId277" w:history="1">
        <w:r w:rsidRPr="00B44095">
          <w:rPr>
            <w:rStyle w:val="Hyperlink"/>
            <w:sz w:val="20"/>
            <w:szCs w:val="20"/>
            <w:lang w:val="en-US" w:eastAsia="fr-FR"/>
          </w:rPr>
          <w:t>10.1088/1748-9326/ab88fa</w:t>
        </w:r>
      </w:hyperlink>
      <w:r w:rsidRPr="00B44095">
        <w:rPr>
          <w:sz w:val="20"/>
          <w:szCs w:val="20"/>
        </w:rPr>
        <w:t>.</w:t>
      </w:r>
    </w:p>
    <w:p w14:paraId="16DB566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Gärtner-Roer, I. et al., 2014: A database of worldwide glacier thickness observations. </w:t>
      </w:r>
      <w:r w:rsidRPr="00B44095">
        <w:rPr>
          <w:i/>
          <w:sz w:val="20"/>
          <w:szCs w:val="20"/>
        </w:rPr>
        <w:t>Global and Planetary Change</w:t>
      </w:r>
      <w:r w:rsidRPr="00B44095">
        <w:rPr>
          <w:sz w:val="20"/>
          <w:szCs w:val="20"/>
        </w:rPr>
        <w:t xml:space="preserve">, </w:t>
      </w:r>
      <w:r w:rsidRPr="00B44095">
        <w:rPr>
          <w:b/>
          <w:sz w:val="20"/>
          <w:szCs w:val="20"/>
        </w:rPr>
        <w:t>122</w:t>
      </w:r>
      <w:r w:rsidRPr="00B44095">
        <w:rPr>
          <w:sz w:val="20"/>
          <w:szCs w:val="20"/>
        </w:rPr>
        <w:t>, 330–344, doi:</w:t>
      </w:r>
      <w:hyperlink r:id="rId278" w:history="1">
        <w:r w:rsidRPr="00B44095">
          <w:rPr>
            <w:rStyle w:val="Hyperlink"/>
            <w:sz w:val="20"/>
            <w:szCs w:val="20"/>
            <w:lang w:val="en-US" w:eastAsia="fr-FR"/>
          </w:rPr>
          <w:t>10.1016/j.gloplacha.2014.09.003</w:t>
        </w:r>
      </w:hyperlink>
      <w:r w:rsidRPr="00B44095">
        <w:rPr>
          <w:sz w:val="20"/>
          <w:szCs w:val="20"/>
        </w:rPr>
        <w:t>.</w:t>
      </w:r>
    </w:p>
    <w:p w14:paraId="778E698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Gasser, T. et al., 2017: The compact Earth system model OSCAR v2.2: description and first results. </w:t>
      </w:r>
      <w:r w:rsidRPr="00B44095">
        <w:rPr>
          <w:i/>
          <w:sz w:val="20"/>
          <w:szCs w:val="20"/>
        </w:rPr>
        <w:t>Geosci. Model Dev</w:t>
      </w:r>
      <w:r w:rsidRPr="00B44095">
        <w:rPr>
          <w:sz w:val="20"/>
          <w:szCs w:val="20"/>
        </w:rPr>
        <w:t xml:space="preserve">, </w:t>
      </w:r>
      <w:r w:rsidRPr="00B44095">
        <w:rPr>
          <w:b/>
          <w:sz w:val="20"/>
          <w:szCs w:val="20"/>
        </w:rPr>
        <w:t>10</w:t>
      </w:r>
      <w:r w:rsidRPr="00B44095">
        <w:rPr>
          <w:sz w:val="20"/>
          <w:szCs w:val="20"/>
        </w:rPr>
        <w:t>, 271–319, doi:</w:t>
      </w:r>
      <w:hyperlink r:id="rId279" w:history="1">
        <w:r w:rsidRPr="00B44095">
          <w:rPr>
            <w:rStyle w:val="Hyperlink"/>
            <w:sz w:val="20"/>
            <w:szCs w:val="20"/>
            <w:lang w:val="en-US" w:eastAsia="fr-FR"/>
          </w:rPr>
          <w:t>10.5194/gmd-10-271-2017</w:t>
        </w:r>
      </w:hyperlink>
      <w:r w:rsidRPr="00B44095">
        <w:rPr>
          <w:sz w:val="20"/>
          <w:szCs w:val="20"/>
        </w:rPr>
        <w:t>.</w:t>
      </w:r>
    </w:p>
    <w:p w14:paraId="2D7293F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Gates, W.L. et al., 1999: An Overview of the Results of the Atmospheric Model Intercomparison Project (AMIP I). </w:t>
      </w:r>
      <w:r w:rsidRPr="00B44095">
        <w:rPr>
          <w:i/>
          <w:sz w:val="20"/>
          <w:szCs w:val="20"/>
        </w:rPr>
        <w:t>Bulletin of the American Meteorological Society</w:t>
      </w:r>
      <w:r w:rsidRPr="00B44095">
        <w:rPr>
          <w:sz w:val="20"/>
          <w:szCs w:val="20"/>
        </w:rPr>
        <w:t xml:space="preserve">, </w:t>
      </w:r>
      <w:r w:rsidRPr="00B44095">
        <w:rPr>
          <w:b/>
          <w:sz w:val="20"/>
          <w:szCs w:val="20"/>
        </w:rPr>
        <w:t>80(1)</w:t>
      </w:r>
      <w:r w:rsidRPr="00B44095">
        <w:rPr>
          <w:sz w:val="20"/>
          <w:szCs w:val="20"/>
        </w:rPr>
        <w:t>, 29–55, doi:</w:t>
      </w:r>
      <w:hyperlink r:id="rId280" w:history="1">
        <w:r w:rsidRPr="00B44095">
          <w:rPr>
            <w:rStyle w:val="Hyperlink"/>
            <w:sz w:val="20"/>
            <w:szCs w:val="20"/>
            <w:lang w:val="en-US" w:eastAsia="fr-FR"/>
          </w:rPr>
          <w:t>10.1175/1520-0477(1999)080&lt;0029:aootro&gt;2.0.co;2</w:t>
        </w:r>
      </w:hyperlink>
      <w:r w:rsidRPr="00B44095">
        <w:rPr>
          <w:sz w:val="20"/>
          <w:szCs w:val="20"/>
        </w:rPr>
        <w:t>.</w:t>
      </w:r>
    </w:p>
    <w:p w14:paraId="1FA4432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Ge, Q. et al., 2008: Coherence of climatic reconstruction from historical documents in China by different studies. </w:t>
      </w:r>
      <w:r w:rsidRPr="00B44095">
        <w:rPr>
          <w:i/>
          <w:sz w:val="20"/>
          <w:szCs w:val="20"/>
        </w:rPr>
        <w:t>International Journal of Climatology</w:t>
      </w:r>
      <w:r w:rsidRPr="00B44095">
        <w:rPr>
          <w:sz w:val="20"/>
          <w:szCs w:val="20"/>
        </w:rPr>
        <w:t xml:space="preserve">, </w:t>
      </w:r>
      <w:r w:rsidRPr="00B44095">
        <w:rPr>
          <w:b/>
          <w:sz w:val="20"/>
          <w:szCs w:val="20"/>
        </w:rPr>
        <w:t>28(8)</w:t>
      </w:r>
      <w:r w:rsidRPr="00B44095">
        <w:rPr>
          <w:sz w:val="20"/>
          <w:szCs w:val="20"/>
        </w:rPr>
        <w:t>, 1007–1024, doi:</w:t>
      </w:r>
      <w:hyperlink r:id="rId281" w:history="1">
        <w:r w:rsidRPr="00B44095">
          <w:rPr>
            <w:rStyle w:val="Hyperlink"/>
            <w:sz w:val="20"/>
            <w:szCs w:val="20"/>
            <w:lang w:val="en-US" w:eastAsia="fr-FR"/>
          </w:rPr>
          <w:t>10.1002/joc.1552</w:t>
        </w:r>
      </w:hyperlink>
      <w:r w:rsidRPr="00B44095">
        <w:rPr>
          <w:sz w:val="20"/>
          <w:szCs w:val="20"/>
        </w:rPr>
        <w:t>.</w:t>
      </w:r>
    </w:p>
    <w:p w14:paraId="7BB1EF4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Gearheard, S., M. Pocernich, R. Stewart, J. Sanguya, and H.P. Huntington, 2010: Linking Inuit knowledge and meteorological station observations to understand changing wind patterns at Clyde River, Nunavut. </w:t>
      </w:r>
      <w:r w:rsidRPr="00B44095">
        <w:rPr>
          <w:i/>
          <w:sz w:val="20"/>
          <w:szCs w:val="20"/>
        </w:rPr>
        <w:t>Climatic Change</w:t>
      </w:r>
      <w:r w:rsidRPr="00B44095">
        <w:rPr>
          <w:sz w:val="20"/>
          <w:szCs w:val="20"/>
        </w:rPr>
        <w:t xml:space="preserve">, </w:t>
      </w:r>
      <w:r w:rsidRPr="00B44095">
        <w:rPr>
          <w:b/>
          <w:sz w:val="20"/>
          <w:szCs w:val="20"/>
        </w:rPr>
        <w:t>100(2)</w:t>
      </w:r>
      <w:r w:rsidRPr="00B44095">
        <w:rPr>
          <w:sz w:val="20"/>
          <w:szCs w:val="20"/>
        </w:rPr>
        <w:t>, 267–294, doi:</w:t>
      </w:r>
      <w:hyperlink r:id="rId282" w:history="1">
        <w:r w:rsidRPr="00B44095">
          <w:rPr>
            <w:rStyle w:val="Hyperlink"/>
            <w:sz w:val="20"/>
            <w:szCs w:val="20"/>
            <w:lang w:val="en-US" w:eastAsia="fr-FR"/>
          </w:rPr>
          <w:t>10.1007/s10584-009-9587-1</w:t>
        </w:r>
      </w:hyperlink>
      <w:r w:rsidRPr="00B44095">
        <w:rPr>
          <w:sz w:val="20"/>
          <w:szCs w:val="20"/>
        </w:rPr>
        <w:t>.</w:t>
      </w:r>
    </w:p>
    <w:p w14:paraId="7434B5F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Gelaro, R. et al., 2017: The modern-era retrospective analysis for research and applications, version 2 (MERRA-2). </w:t>
      </w:r>
      <w:r w:rsidRPr="00B44095">
        <w:rPr>
          <w:i/>
          <w:sz w:val="20"/>
          <w:szCs w:val="20"/>
        </w:rPr>
        <w:t>Journal of Climate</w:t>
      </w:r>
      <w:r w:rsidRPr="00B44095">
        <w:rPr>
          <w:sz w:val="20"/>
          <w:szCs w:val="20"/>
        </w:rPr>
        <w:t xml:space="preserve">, </w:t>
      </w:r>
      <w:r w:rsidRPr="00B44095">
        <w:rPr>
          <w:b/>
          <w:sz w:val="20"/>
          <w:szCs w:val="20"/>
        </w:rPr>
        <w:t>30(14)</w:t>
      </w:r>
      <w:r w:rsidRPr="00B44095">
        <w:rPr>
          <w:sz w:val="20"/>
          <w:szCs w:val="20"/>
        </w:rPr>
        <w:t>, 5419–5454, doi:</w:t>
      </w:r>
      <w:hyperlink r:id="rId283" w:history="1">
        <w:r w:rsidRPr="00B44095">
          <w:rPr>
            <w:rStyle w:val="Hyperlink"/>
            <w:sz w:val="20"/>
            <w:szCs w:val="20"/>
            <w:lang w:val="en-US" w:eastAsia="fr-FR"/>
          </w:rPr>
          <w:t>10.1175/jcli-d-16-0758.1</w:t>
        </w:r>
      </w:hyperlink>
      <w:r w:rsidRPr="00B44095">
        <w:rPr>
          <w:sz w:val="20"/>
          <w:szCs w:val="20"/>
        </w:rPr>
        <w:t>.</w:t>
      </w:r>
    </w:p>
    <w:p w14:paraId="2536338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Gerber, E.P. and E. Manzini, 2016: The Dynamics and Variability Model Intercomparison Project (DynVarMIP) for CMIP6: assessing the stratosphere–troposphere system. </w:t>
      </w:r>
      <w:r w:rsidRPr="00B44095">
        <w:rPr>
          <w:i/>
          <w:sz w:val="20"/>
          <w:szCs w:val="20"/>
        </w:rPr>
        <w:t>Geoscientific Model Development</w:t>
      </w:r>
      <w:r w:rsidRPr="00B44095">
        <w:rPr>
          <w:sz w:val="20"/>
          <w:szCs w:val="20"/>
        </w:rPr>
        <w:t xml:space="preserve">, </w:t>
      </w:r>
      <w:r w:rsidRPr="00B44095">
        <w:rPr>
          <w:b/>
          <w:sz w:val="20"/>
          <w:szCs w:val="20"/>
        </w:rPr>
        <w:t>9(9)</w:t>
      </w:r>
      <w:r w:rsidRPr="00B44095">
        <w:rPr>
          <w:sz w:val="20"/>
          <w:szCs w:val="20"/>
        </w:rPr>
        <w:t>, 3413–3425, doi:</w:t>
      </w:r>
      <w:hyperlink r:id="rId284" w:history="1">
        <w:r w:rsidRPr="00B44095">
          <w:rPr>
            <w:rStyle w:val="Hyperlink"/>
            <w:sz w:val="20"/>
            <w:szCs w:val="20"/>
            <w:lang w:val="en-US" w:eastAsia="fr-FR"/>
          </w:rPr>
          <w:t>10.5194/gmd-9-3413-2016</w:t>
        </w:r>
      </w:hyperlink>
      <w:r w:rsidRPr="00B44095">
        <w:rPr>
          <w:sz w:val="20"/>
          <w:szCs w:val="20"/>
        </w:rPr>
        <w:t>.</w:t>
      </w:r>
    </w:p>
    <w:p w14:paraId="2B6397B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Gettelman, A. and S.C. Sherwood, 2016: Processes Responsible for Cloud Feedback. </w:t>
      </w:r>
      <w:r w:rsidRPr="00B44095">
        <w:rPr>
          <w:i/>
          <w:sz w:val="20"/>
          <w:szCs w:val="20"/>
        </w:rPr>
        <w:t>Current Climate Change Reports</w:t>
      </w:r>
      <w:r w:rsidRPr="00B44095">
        <w:rPr>
          <w:sz w:val="20"/>
          <w:szCs w:val="20"/>
        </w:rPr>
        <w:t xml:space="preserve">, </w:t>
      </w:r>
      <w:r w:rsidRPr="00B44095">
        <w:rPr>
          <w:b/>
          <w:sz w:val="20"/>
          <w:szCs w:val="20"/>
        </w:rPr>
        <w:t>2(4)</w:t>
      </w:r>
      <w:r w:rsidRPr="00B44095">
        <w:rPr>
          <w:sz w:val="20"/>
          <w:szCs w:val="20"/>
        </w:rPr>
        <w:t>, 179–189, doi:</w:t>
      </w:r>
      <w:hyperlink r:id="rId285" w:history="1">
        <w:r w:rsidRPr="00B44095">
          <w:rPr>
            <w:rStyle w:val="Hyperlink"/>
            <w:sz w:val="20"/>
            <w:szCs w:val="20"/>
            <w:lang w:val="en-US" w:eastAsia="fr-FR"/>
          </w:rPr>
          <w:t>10.1007/s40641-016-0052-8</w:t>
        </w:r>
      </w:hyperlink>
      <w:r w:rsidRPr="00B44095">
        <w:rPr>
          <w:sz w:val="20"/>
          <w:szCs w:val="20"/>
        </w:rPr>
        <w:t>.</w:t>
      </w:r>
    </w:p>
    <w:p w14:paraId="26BF060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Gettelman, A. et al., 2019: High Climate Sensitivity in the Community Earth System Model Version 2 (CESM2). </w:t>
      </w:r>
      <w:r w:rsidRPr="00B44095">
        <w:rPr>
          <w:i/>
          <w:sz w:val="20"/>
          <w:szCs w:val="20"/>
        </w:rPr>
        <w:t>Geophysical Research Letters</w:t>
      </w:r>
      <w:r w:rsidRPr="00B44095">
        <w:rPr>
          <w:sz w:val="20"/>
          <w:szCs w:val="20"/>
        </w:rPr>
        <w:t xml:space="preserve">, </w:t>
      </w:r>
      <w:r w:rsidRPr="00B44095">
        <w:rPr>
          <w:b/>
          <w:sz w:val="20"/>
          <w:szCs w:val="20"/>
        </w:rPr>
        <w:t>46(14)</w:t>
      </w:r>
      <w:r w:rsidRPr="00B44095">
        <w:rPr>
          <w:sz w:val="20"/>
          <w:szCs w:val="20"/>
        </w:rPr>
        <w:t>, 8329–8337, doi:</w:t>
      </w:r>
      <w:hyperlink r:id="rId286" w:history="1">
        <w:r w:rsidRPr="00B44095">
          <w:rPr>
            <w:rStyle w:val="Hyperlink"/>
            <w:sz w:val="20"/>
            <w:szCs w:val="20"/>
            <w:lang w:val="en-US" w:eastAsia="fr-FR"/>
          </w:rPr>
          <w:t>10.1029/2019gl083978</w:t>
        </w:r>
      </w:hyperlink>
      <w:r w:rsidRPr="00B44095">
        <w:rPr>
          <w:sz w:val="20"/>
          <w:szCs w:val="20"/>
        </w:rPr>
        <w:t>.</w:t>
      </w:r>
    </w:p>
    <w:p w14:paraId="0956A17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Gidden, M.J. et al., 2018: A methodology and implementation of automated emissions harmonization for use in Integrated Assessment Models. </w:t>
      </w:r>
      <w:r w:rsidRPr="00B44095">
        <w:rPr>
          <w:i/>
          <w:sz w:val="20"/>
          <w:szCs w:val="20"/>
        </w:rPr>
        <w:t>Environmental Modelling &amp; Software</w:t>
      </w:r>
      <w:r w:rsidRPr="00B44095">
        <w:rPr>
          <w:sz w:val="20"/>
          <w:szCs w:val="20"/>
        </w:rPr>
        <w:t xml:space="preserve">, </w:t>
      </w:r>
      <w:r w:rsidRPr="00B44095">
        <w:rPr>
          <w:b/>
          <w:sz w:val="20"/>
          <w:szCs w:val="20"/>
        </w:rPr>
        <w:t>105</w:t>
      </w:r>
      <w:r w:rsidRPr="00B44095">
        <w:rPr>
          <w:sz w:val="20"/>
          <w:szCs w:val="20"/>
        </w:rPr>
        <w:t>, 187–200, doi:</w:t>
      </w:r>
      <w:hyperlink r:id="rId287" w:history="1">
        <w:r w:rsidRPr="00B44095">
          <w:rPr>
            <w:rStyle w:val="Hyperlink"/>
            <w:sz w:val="20"/>
            <w:szCs w:val="20"/>
            <w:lang w:val="en-US" w:eastAsia="fr-FR"/>
          </w:rPr>
          <w:t>10.1016/j.envsoft.2018.04.002</w:t>
        </w:r>
      </w:hyperlink>
      <w:r w:rsidRPr="00B44095">
        <w:rPr>
          <w:sz w:val="20"/>
          <w:szCs w:val="20"/>
        </w:rPr>
        <w:t>.</w:t>
      </w:r>
    </w:p>
    <w:p w14:paraId="5B7C4BA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Gidden, M.J. et al., 2019: Global emissions pathways under different socioeconomic scenarios for use in CMIP6: a dataset of harmonized emissions trajectories through the end of the century. </w:t>
      </w:r>
      <w:r w:rsidRPr="00B44095">
        <w:rPr>
          <w:i/>
          <w:sz w:val="20"/>
          <w:szCs w:val="20"/>
        </w:rPr>
        <w:t>Geoscientific Model Development</w:t>
      </w:r>
      <w:r w:rsidRPr="00B44095">
        <w:rPr>
          <w:sz w:val="20"/>
          <w:szCs w:val="20"/>
        </w:rPr>
        <w:t xml:space="preserve">, </w:t>
      </w:r>
      <w:r w:rsidRPr="00B44095">
        <w:rPr>
          <w:b/>
          <w:sz w:val="20"/>
          <w:szCs w:val="20"/>
        </w:rPr>
        <w:t>12(4)</w:t>
      </w:r>
      <w:r w:rsidRPr="00B44095">
        <w:rPr>
          <w:sz w:val="20"/>
          <w:szCs w:val="20"/>
        </w:rPr>
        <w:t>, 1443–1475, doi:</w:t>
      </w:r>
      <w:hyperlink r:id="rId288" w:history="1">
        <w:r w:rsidRPr="00B44095">
          <w:rPr>
            <w:rStyle w:val="Hyperlink"/>
            <w:sz w:val="20"/>
            <w:szCs w:val="20"/>
            <w:lang w:val="en-US" w:eastAsia="fr-FR"/>
          </w:rPr>
          <w:t>10.5194/gmd-12-1443-2019</w:t>
        </w:r>
      </w:hyperlink>
      <w:r w:rsidRPr="00B44095">
        <w:rPr>
          <w:sz w:val="20"/>
          <w:szCs w:val="20"/>
        </w:rPr>
        <w:t>.</w:t>
      </w:r>
    </w:p>
    <w:p w14:paraId="4A6F638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Gillett, N.P., F.W. Zwiers, A.J. Weaver, and P.A. Stott, 2003: Detection of human influence on sea-level pressure. </w:t>
      </w:r>
      <w:r w:rsidRPr="00B44095">
        <w:rPr>
          <w:i/>
          <w:sz w:val="20"/>
          <w:szCs w:val="20"/>
        </w:rPr>
        <w:t>Nature</w:t>
      </w:r>
      <w:r w:rsidRPr="00B44095">
        <w:rPr>
          <w:sz w:val="20"/>
          <w:szCs w:val="20"/>
        </w:rPr>
        <w:t xml:space="preserve">, </w:t>
      </w:r>
      <w:r w:rsidRPr="00B44095">
        <w:rPr>
          <w:b/>
          <w:sz w:val="20"/>
          <w:szCs w:val="20"/>
        </w:rPr>
        <w:t>422(6929)</w:t>
      </w:r>
      <w:r w:rsidRPr="00B44095">
        <w:rPr>
          <w:sz w:val="20"/>
          <w:szCs w:val="20"/>
        </w:rPr>
        <w:t>, 292–294, doi:</w:t>
      </w:r>
      <w:hyperlink r:id="rId289" w:history="1">
        <w:r w:rsidRPr="00B44095">
          <w:rPr>
            <w:rStyle w:val="Hyperlink"/>
            <w:sz w:val="20"/>
            <w:szCs w:val="20"/>
            <w:lang w:eastAsia="fr-FR"/>
          </w:rPr>
          <w:t>10.1038/nature01487</w:t>
        </w:r>
      </w:hyperlink>
      <w:r w:rsidRPr="00B44095">
        <w:rPr>
          <w:sz w:val="20"/>
          <w:szCs w:val="20"/>
        </w:rPr>
        <w:t>.</w:t>
      </w:r>
    </w:p>
    <w:p w14:paraId="2E4A9A7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Gillett, N.P. et al., 2016: The Detection and Attribution Model Intercomparison Project (DAMIP v1.0) contribution to CMIP6. </w:t>
      </w:r>
      <w:r w:rsidRPr="00B44095">
        <w:rPr>
          <w:i/>
          <w:sz w:val="20"/>
          <w:szCs w:val="20"/>
        </w:rPr>
        <w:t>Geoscientific Model Development</w:t>
      </w:r>
      <w:r w:rsidRPr="00B44095">
        <w:rPr>
          <w:sz w:val="20"/>
          <w:szCs w:val="20"/>
        </w:rPr>
        <w:t xml:space="preserve">, </w:t>
      </w:r>
      <w:r w:rsidRPr="00B44095">
        <w:rPr>
          <w:b/>
          <w:sz w:val="20"/>
          <w:szCs w:val="20"/>
        </w:rPr>
        <w:t>9(10)</w:t>
      </w:r>
      <w:r w:rsidRPr="00B44095">
        <w:rPr>
          <w:sz w:val="20"/>
          <w:szCs w:val="20"/>
        </w:rPr>
        <w:t>, 3685–3697, doi:</w:t>
      </w:r>
      <w:hyperlink r:id="rId290" w:history="1">
        <w:r w:rsidRPr="00B44095">
          <w:rPr>
            <w:rStyle w:val="Hyperlink"/>
            <w:sz w:val="20"/>
            <w:szCs w:val="20"/>
            <w:lang w:val="en-US" w:eastAsia="fr-FR"/>
          </w:rPr>
          <w:t>10.5194/gmd-9-3685-2016</w:t>
        </w:r>
      </w:hyperlink>
      <w:r w:rsidRPr="00B44095">
        <w:rPr>
          <w:sz w:val="20"/>
          <w:szCs w:val="20"/>
        </w:rPr>
        <w:t>.</w:t>
      </w:r>
    </w:p>
    <w:p w14:paraId="7F14D8A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lastRenderedPageBreak/>
        <w:t xml:space="preserve">Gillett, N.P. et al., 2021: Constraining human contributions to observed warming since the pre-industrial period. </w:t>
      </w:r>
      <w:r w:rsidRPr="00B44095">
        <w:rPr>
          <w:i/>
          <w:sz w:val="20"/>
          <w:szCs w:val="20"/>
        </w:rPr>
        <w:t>Nature Climate Change</w:t>
      </w:r>
      <w:r w:rsidRPr="00B44095">
        <w:rPr>
          <w:sz w:val="20"/>
          <w:szCs w:val="20"/>
        </w:rPr>
        <w:t xml:space="preserve">, </w:t>
      </w:r>
      <w:r w:rsidRPr="00B44095">
        <w:rPr>
          <w:b/>
          <w:sz w:val="20"/>
          <w:szCs w:val="20"/>
        </w:rPr>
        <w:t>11</w:t>
      </w:r>
      <w:r w:rsidRPr="00B44095">
        <w:rPr>
          <w:sz w:val="20"/>
          <w:szCs w:val="20"/>
        </w:rPr>
        <w:t>, doi:</w:t>
      </w:r>
      <w:hyperlink r:id="rId291" w:history="1">
        <w:r w:rsidRPr="00B44095">
          <w:rPr>
            <w:rStyle w:val="Hyperlink"/>
            <w:sz w:val="20"/>
            <w:szCs w:val="20"/>
            <w:lang w:val="en-US" w:eastAsia="fr-FR"/>
          </w:rPr>
          <w:t>10.1038/s41558-020-00965-9</w:t>
        </w:r>
      </w:hyperlink>
      <w:r w:rsidRPr="00B44095">
        <w:rPr>
          <w:sz w:val="20"/>
          <w:szCs w:val="20"/>
        </w:rPr>
        <w:t>.</w:t>
      </w:r>
    </w:p>
    <w:p w14:paraId="5DC8E14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Giorgetta, M.A. et al., 2018: ICON-A, the Atmosphere Component of the ICON Earth System Model: I. Model Description. </w:t>
      </w:r>
      <w:r w:rsidRPr="00B44095">
        <w:rPr>
          <w:i/>
          <w:sz w:val="20"/>
          <w:szCs w:val="20"/>
        </w:rPr>
        <w:t>Journal of Advances in Modeling Earth Systems</w:t>
      </w:r>
      <w:r w:rsidRPr="00B44095">
        <w:rPr>
          <w:sz w:val="20"/>
          <w:szCs w:val="20"/>
        </w:rPr>
        <w:t xml:space="preserve">, </w:t>
      </w:r>
      <w:r w:rsidRPr="00B44095">
        <w:rPr>
          <w:b/>
          <w:sz w:val="20"/>
          <w:szCs w:val="20"/>
        </w:rPr>
        <w:t>10(7)</w:t>
      </w:r>
      <w:r w:rsidRPr="00B44095">
        <w:rPr>
          <w:sz w:val="20"/>
          <w:szCs w:val="20"/>
        </w:rPr>
        <w:t>, 1613–1637, doi:</w:t>
      </w:r>
      <w:hyperlink r:id="rId292" w:history="1">
        <w:r w:rsidRPr="00B44095">
          <w:rPr>
            <w:rStyle w:val="Hyperlink"/>
            <w:sz w:val="20"/>
            <w:szCs w:val="20"/>
            <w:lang w:val="en-US" w:eastAsia="fr-FR"/>
          </w:rPr>
          <w:t>10.1029/2017ms001242</w:t>
        </w:r>
      </w:hyperlink>
      <w:r w:rsidRPr="00B44095">
        <w:rPr>
          <w:sz w:val="20"/>
          <w:szCs w:val="20"/>
        </w:rPr>
        <w:t>.</w:t>
      </w:r>
    </w:p>
    <w:p w14:paraId="7E7638E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Giorgi, F. and X. Bi, 2009: Time of emergence (TOE) of GHG-forced precipitation change hot-spots. </w:t>
      </w:r>
      <w:r w:rsidRPr="00B44095">
        <w:rPr>
          <w:i/>
          <w:sz w:val="20"/>
          <w:szCs w:val="20"/>
        </w:rPr>
        <w:t>Geophysical Research Letters</w:t>
      </w:r>
      <w:r w:rsidRPr="00B44095">
        <w:rPr>
          <w:sz w:val="20"/>
          <w:szCs w:val="20"/>
        </w:rPr>
        <w:t xml:space="preserve">, </w:t>
      </w:r>
      <w:r w:rsidRPr="00B44095">
        <w:rPr>
          <w:b/>
          <w:sz w:val="20"/>
          <w:szCs w:val="20"/>
        </w:rPr>
        <w:t>36(6)</w:t>
      </w:r>
      <w:r w:rsidRPr="00B44095">
        <w:rPr>
          <w:sz w:val="20"/>
          <w:szCs w:val="20"/>
        </w:rPr>
        <w:t>, 653–656, doi:</w:t>
      </w:r>
      <w:hyperlink r:id="rId293" w:history="1">
        <w:r w:rsidRPr="00B44095">
          <w:rPr>
            <w:rStyle w:val="Hyperlink"/>
            <w:sz w:val="20"/>
            <w:szCs w:val="20"/>
            <w:lang w:val="en-US" w:eastAsia="fr-FR"/>
          </w:rPr>
          <w:t>10.1029/2009gl037593</w:t>
        </w:r>
      </w:hyperlink>
      <w:r w:rsidRPr="00B44095">
        <w:rPr>
          <w:sz w:val="20"/>
          <w:szCs w:val="20"/>
        </w:rPr>
        <w:t>.</w:t>
      </w:r>
    </w:p>
    <w:p w14:paraId="1870E76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Giorgi, F. and W.J. Gutowski, 2015: Regional Dynamical Downscaling and the CORDEX Initiative. </w:t>
      </w:r>
      <w:r w:rsidRPr="00B44095">
        <w:rPr>
          <w:i/>
          <w:sz w:val="20"/>
          <w:szCs w:val="20"/>
        </w:rPr>
        <w:t>Annual Review of Environment and Resources</w:t>
      </w:r>
      <w:r w:rsidRPr="00B44095">
        <w:rPr>
          <w:sz w:val="20"/>
          <w:szCs w:val="20"/>
        </w:rPr>
        <w:t xml:space="preserve">, </w:t>
      </w:r>
      <w:r w:rsidRPr="00B44095">
        <w:rPr>
          <w:b/>
          <w:sz w:val="20"/>
          <w:szCs w:val="20"/>
        </w:rPr>
        <w:t>40(1)</w:t>
      </w:r>
      <w:r w:rsidRPr="00B44095">
        <w:rPr>
          <w:sz w:val="20"/>
          <w:szCs w:val="20"/>
        </w:rPr>
        <w:t>, 467–490, doi:</w:t>
      </w:r>
      <w:hyperlink r:id="rId294" w:history="1">
        <w:r w:rsidRPr="00B44095">
          <w:rPr>
            <w:rStyle w:val="Hyperlink"/>
            <w:sz w:val="20"/>
            <w:szCs w:val="20"/>
            <w:lang w:val="en-US" w:eastAsia="fr-FR"/>
          </w:rPr>
          <w:t>10.1146/annurev-environ-102014-021217</w:t>
        </w:r>
      </w:hyperlink>
      <w:r w:rsidRPr="00B44095">
        <w:rPr>
          <w:sz w:val="20"/>
          <w:szCs w:val="20"/>
        </w:rPr>
        <w:t>.</w:t>
      </w:r>
    </w:p>
    <w:p w14:paraId="3E6A485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Gleisner, H., K.B. Lauritsen, J.K. Nielsen, and S. Syndergaard, 2020: Evaluation of the 15-year ROM SAF monthly mean GPS radio occultation climate data record. </w:t>
      </w:r>
      <w:r w:rsidRPr="00B44095">
        <w:rPr>
          <w:i/>
          <w:sz w:val="20"/>
          <w:szCs w:val="20"/>
        </w:rPr>
        <w:t>Atmospheric Measurement Techniques</w:t>
      </w:r>
      <w:r w:rsidRPr="00B44095">
        <w:rPr>
          <w:sz w:val="20"/>
          <w:szCs w:val="20"/>
        </w:rPr>
        <w:t xml:space="preserve">, </w:t>
      </w:r>
      <w:r w:rsidRPr="00B44095">
        <w:rPr>
          <w:b/>
          <w:sz w:val="20"/>
          <w:szCs w:val="20"/>
        </w:rPr>
        <w:t>13(6)</w:t>
      </w:r>
      <w:r w:rsidRPr="00B44095">
        <w:rPr>
          <w:sz w:val="20"/>
          <w:szCs w:val="20"/>
        </w:rPr>
        <w:t>, 3081–3098, doi:</w:t>
      </w:r>
      <w:hyperlink r:id="rId295" w:history="1">
        <w:r w:rsidRPr="00B44095">
          <w:rPr>
            <w:rStyle w:val="Hyperlink"/>
            <w:sz w:val="20"/>
            <w:szCs w:val="20"/>
            <w:lang w:val="en-US" w:eastAsia="fr-FR"/>
          </w:rPr>
          <w:t>10.5194/amt-13-3081-2020</w:t>
        </w:r>
      </w:hyperlink>
      <w:r w:rsidRPr="00B44095">
        <w:rPr>
          <w:sz w:val="20"/>
          <w:szCs w:val="20"/>
        </w:rPr>
        <w:t>.</w:t>
      </w:r>
    </w:p>
    <w:p w14:paraId="0E65F6F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Gobron, N., M.M. Verstraete, B. Pinty, M. Taberner, and O. Aussedat, 2009: Potential of long time series of FAPAR products for assessing and monitoring land surface changes: Examples in Europe and the Sahel. In: </w:t>
      </w:r>
      <w:r w:rsidRPr="00B44095">
        <w:rPr>
          <w:i/>
          <w:sz w:val="20"/>
          <w:szCs w:val="20"/>
        </w:rPr>
        <w:t>Recent Advances in Remote Sensing and Geoinformation Processing for Land Degradation Assessment</w:t>
      </w:r>
      <w:r w:rsidRPr="00B44095">
        <w:rPr>
          <w:sz w:val="20"/>
          <w:szCs w:val="20"/>
        </w:rPr>
        <w:t xml:space="preserve"> [Roeder, A. and H. Joachim (eds.)]. CRC Press, London, UK, pp. 89–102.</w:t>
      </w:r>
    </w:p>
    <w:p w14:paraId="78C1296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Goelzer, H. et al., 2018: Design and results of the ice sheet model initialisation experiments initMIP-Greenland: an ISMIP6 intercomparison. </w:t>
      </w:r>
      <w:r w:rsidRPr="00B44095">
        <w:rPr>
          <w:i/>
          <w:sz w:val="20"/>
          <w:szCs w:val="20"/>
        </w:rPr>
        <w:t>The Cryosphere</w:t>
      </w:r>
      <w:r w:rsidRPr="00B44095">
        <w:rPr>
          <w:sz w:val="20"/>
          <w:szCs w:val="20"/>
        </w:rPr>
        <w:t xml:space="preserve">, </w:t>
      </w:r>
      <w:r w:rsidRPr="00B44095">
        <w:rPr>
          <w:b/>
          <w:sz w:val="20"/>
          <w:szCs w:val="20"/>
        </w:rPr>
        <w:t>12(4)</w:t>
      </w:r>
      <w:r w:rsidRPr="00B44095">
        <w:rPr>
          <w:sz w:val="20"/>
          <w:szCs w:val="20"/>
        </w:rPr>
        <w:t>, 1433–1460, doi:</w:t>
      </w:r>
      <w:hyperlink r:id="rId296" w:history="1">
        <w:r w:rsidRPr="00B44095">
          <w:rPr>
            <w:rStyle w:val="Hyperlink"/>
            <w:sz w:val="20"/>
            <w:szCs w:val="20"/>
            <w:lang w:val="en-US" w:eastAsia="fr-FR"/>
          </w:rPr>
          <w:t>10.5194/tc-12-1433-2018</w:t>
        </w:r>
      </w:hyperlink>
      <w:r w:rsidRPr="00B44095">
        <w:rPr>
          <w:sz w:val="20"/>
          <w:szCs w:val="20"/>
        </w:rPr>
        <w:t>.</w:t>
      </w:r>
    </w:p>
    <w:p w14:paraId="255DC73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Golaz, J.-C. et al., 2019: The DOE E3SM Coupled Model Version 1: Overview and Evaluation at Standard Resolution. </w:t>
      </w:r>
      <w:r w:rsidRPr="00B44095">
        <w:rPr>
          <w:i/>
          <w:sz w:val="20"/>
          <w:szCs w:val="20"/>
        </w:rPr>
        <w:t>Journal of Advances in Modeling Earth Systems</w:t>
      </w:r>
      <w:r w:rsidRPr="00B44095">
        <w:rPr>
          <w:sz w:val="20"/>
          <w:szCs w:val="20"/>
        </w:rPr>
        <w:t xml:space="preserve">, </w:t>
      </w:r>
      <w:r w:rsidRPr="00B44095">
        <w:rPr>
          <w:b/>
          <w:sz w:val="20"/>
          <w:szCs w:val="20"/>
        </w:rPr>
        <w:t>11(7)</w:t>
      </w:r>
      <w:r w:rsidRPr="00B44095">
        <w:rPr>
          <w:sz w:val="20"/>
          <w:szCs w:val="20"/>
        </w:rPr>
        <w:t>, 2089–2129, doi:</w:t>
      </w:r>
      <w:hyperlink r:id="rId297" w:history="1">
        <w:r w:rsidRPr="00B44095">
          <w:rPr>
            <w:rStyle w:val="Hyperlink"/>
            <w:sz w:val="20"/>
            <w:szCs w:val="20"/>
            <w:lang w:val="en-US" w:eastAsia="fr-FR"/>
          </w:rPr>
          <w:t>10.1029/2018ms001603</w:t>
        </w:r>
      </w:hyperlink>
      <w:r w:rsidRPr="00B44095">
        <w:rPr>
          <w:sz w:val="20"/>
          <w:szCs w:val="20"/>
        </w:rPr>
        <w:t>.</w:t>
      </w:r>
    </w:p>
    <w:p w14:paraId="19B0FD7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Goni, G.J. et al., 2019: More Than 50 Years of Successful Continuous Temperature Section Measurements by the Global Expendable Bathythermograph Network, Its Integrability, Societal Benefits, and Future. </w:t>
      </w:r>
      <w:r w:rsidRPr="00B44095">
        <w:rPr>
          <w:i/>
          <w:sz w:val="20"/>
          <w:szCs w:val="20"/>
        </w:rPr>
        <w:t>Frontiers in Marine Science</w:t>
      </w:r>
      <w:r w:rsidRPr="00B44095">
        <w:rPr>
          <w:sz w:val="20"/>
          <w:szCs w:val="20"/>
        </w:rPr>
        <w:t xml:space="preserve">, </w:t>
      </w:r>
      <w:r w:rsidRPr="00B44095">
        <w:rPr>
          <w:b/>
          <w:sz w:val="20"/>
          <w:szCs w:val="20"/>
        </w:rPr>
        <w:t>6</w:t>
      </w:r>
      <w:r w:rsidRPr="00B44095">
        <w:rPr>
          <w:sz w:val="20"/>
          <w:szCs w:val="20"/>
        </w:rPr>
        <w:t>, doi:</w:t>
      </w:r>
      <w:hyperlink r:id="rId298" w:history="1">
        <w:r w:rsidRPr="00B44095">
          <w:rPr>
            <w:rStyle w:val="Hyperlink"/>
            <w:sz w:val="20"/>
            <w:szCs w:val="20"/>
            <w:lang w:val="en-US" w:eastAsia="fr-FR"/>
          </w:rPr>
          <w:t>10.3389/fmars.2019.00452</w:t>
        </w:r>
      </w:hyperlink>
      <w:r w:rsidRPr="00B44095">
        <w:rPr>
          <w:sz w:val="20"/>
          <w:szCs w:val="20"/>
        </w:rPr>
        <w:t>.</w:t>
      </w:r>
    </w:p>
    <w:p w14:paraId="35F8D90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Good, P., C. Jones, J. Lowe, R. Betts, and N. Gedney, 2013: Comparing Tropical Forest Projections from Two Generations of Hadley Centre Earth System Models, HadGEM2-ES and HadCM3LC. </w:t>
      </w:r>
      <w:r w:rsidRPr="00B44095">
        <w:rPr>
          <w:i/>
          <w:sz w:val="20"/>
          <w:szCs w:val="20"/>
        </w:rPr>
        <w:t>Journal of Climate</w:t>
      </w:r>
      <w:r w:rsidRPr="00B44095">
        <w:rPr>
          <w:sz w:val="20"/>
          <w:szCs w:val="20"/>
        </w:rPr>
        <w:t xml:space="preserve">, </w:t>
      </w:r>
      <w:r w:rsidRPr="00B44095">
        <w:rPr>
          <w:b/>
          <w:sz w:val="20"/>
          <w:szCs w:val="20"/>
        </w:rPr>
        <w:t>26(2)</w:t>
      </w:r>
      <w:r w:rsidRPr="00B44095">
        <w:rPr>
          <w:sz w:val="20"/>
          <w:szCs w:val="20"/>
        </w:rPr>
        <w:t>, 495–511, doi:</w:t>
      </w:r>
      <w:hyperlink r:id="rId299" w:history="1">
        <w:r w:rsidRPr="00B44095">
          <w:rPr>
            <w:rStyle w:val="Hyperlink"/>
            <w:sz w:val="20"/>
            <w:szCs w:val="20"/>
            <w:lang w:val="en-US" w:eastAsia="fr-FR"/>
          </w:rPr>
          <w:t>10.1175/jcli-d-11-00366.1</w:t>
        </w:r>
      </w:hyperlink>
      <w:r w:rsidRPr="00B44095">
        <w:rPr>
          <w:sz w:val="20"/>
          <w:szCs w:val="20"/>
        </w:rPr>
        <w:t>.</w:t>
      </w:r>
    </w:p>
    <w:p w14:paraId="26AAEC1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Gottschalk, J. et al., 2018: Radiocarbon Measurements of Small-Size Foraminiferal Samples with the Mini Carbon Dating System (MICADAS) at the University of Bern: Implications for Paleoclimate Reconstructions. </w:t>
      </w:r>
      <w:r w:rsidRPr="00B44095">
        <w:rPr>
          <w:i/>
          <w:sz w:val="20"/>
          <w:szCs w:val="20"/>
        </w:rPr>
        <w:t>Radiocarbon</w:t>
      </w:r>
      <w:r w:rsidRPr="00B44095">
        <w:rPr>
          <w:sz w:val="20"/>
          <w:szCs w:val="20"/>
        </w:rPr>
        <w:t xml:space="preserve">, </w:t>
      </w:r>
      <w:r w:rsidRPr="00B44095">
        <w:rPr>
          <w:b/>
          <w:sz w:val="20"/>
          <w:szCs w:val="20"/>
        </w:rPr>
        <w:t>60(2)</w:t>
      </w:r>
      <w:r w:rsidRPr="00B44095">
        <w:rPr>
          <w:sz w:val="20"/>
          <w:szCs w:val="20"/>
        </w:rPr>
        <w:t>, 469–491, doi:</w:t>
      </w:r>
      <w:hyperlink r:id="rId300" w:history="1">
        <w:r w:rsidRPr="00B44095">
          <w:rPr>
            <w:rStyle w:val="Hyperlink"/>
            <w:sz w:val="20"/>
            <w:szCs w:val="20"/>
            <w:lang w:val="en-US" w:eastAsia="fr-FR"/>
          </w:rPr>
          <w:t>10.1017/rdc.2018.3</w:t>
        </w:r>
      </w:hyperlink>
      <w:r w:rsidRPr="00B44095">
        <w:rPr>
          <w:sz w:val="20"/>
          <w:szCs w:val="20"/>
        </w:rPr>
        <w:t>.</w:t>
      </w:r>
    </w:p>
    <w:p w14:paraId="062FDC3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Gould, J., 2003: WOCE and TOGA-The Foundations of the Global Ocean Observing System. </w:t>
      </w:r>
      <w:r w:rsidRPr="00B44095">
        <w:rPr>
          <w:i/>
          <w:sz w:val="20"/>
          <w:szCs w:val="20"/>
        </w:rPr>
        <w:t>Oceanography</w:t>
      </w:r>
      <w:r w:rsidRPr="00B44095">
        <w:rPr>
          <w:sz w:val="20"/>
          <w:szCs w:val="20"/>
        </w:rPr>
        <w:t xml:space="preserve">, </w:t>
      </w:r>
      <w:r w:rsidRPr="00B44095">
        <w:rPr>
          <w:b/>
          <w:sz w:val="20"/>
          <w:szCs w:val="20"/>
        </w:rPr>
        <w:t>16(4)</w:t>
      </w:r>
      <w:r w:rsidRPr="00B44095">
        <w:rPr>
          <w:sz w:val="20"/>
          <w:szCs w:val="20"/>
        </w:rPr>
        <w:t>, 24–30, doi:</w:t>
      </w:r>
      <w:hyperlink r:id="rId301" w:history="1">
        <w:r w:rsidRPr="00B44095">
          <w:rPr>
            <w:rStyle w:val="Hyperlink"/>
            <w:sz w:val="20"/>
            <w:szCs w:val="20"/>
            <w:lang w:val="en-US" w:eastAsia="fr-FR"/>
          </w:rPr>
          <w:t>10.5670/oceanog.2003.05</w:t>
        </w:r>
      </w:hyperlink>
      <w:r w:rsidRPr="00B44095">
        <w:rPr>
          <w:sz w:val="20"/>
          <w:szCs w:val="20"/>
        </w:rPr>
        <w:t>.</w:t>
      </w:r>
    </w:p>
    <w:p w14:paraId="751FE3B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Gramelsberger, G., J. Lenhard, and W.S. Parker, 2020: Philosophical Perspectives on Earth System Modeling: Truth, Adequacy, and Understanding. </w:t>
      </w:r>
      <w:r w:rsidRPr="00B44095">
        <w:rPr>
          <w:i/>
          <w:sz w:val="20"/>
          <w:szCs w:val="20"/>
        </w:rPr>
        <w:t>Journal of Advances in Modeling Earth Systems</w:t>
      </w:r>
      <w:r w:rsidRPr="00B44095">
        <w:rPr>
          <w:sz w:val="20"/>
          <w:szCs w:val="20"/>
        </w:rPr>
        <w:t xml:space="preserve">, </w:t>
      </w:r>
      <w:r w:rsidRPr="00B44095">
        <w:rPr>
          <w:b/>
          <w:sz w:val="20"/>
          <w:szCs w:val="20"/>
        </w:rPr>
        <w:t>12(1)</w:t>
      </w:r>
      <w:r w:rsidRPr="00B44095">
        <w:rPr>
          <w:sz w:val="20"/>
          <w:szCs w:val="20"/>
        </w:rPr>
        <w:t>, e2019MS001720, doi:</w:t>
      </w:r>
      <w:hyperlink r:id="rId302" w:history="1">
        <w:r w:rsidRPr="00B44095">
          <w:rPr>
            <w:rStyle w:val="Hyperlink"/>
            <w:sz w:val="20"/>
            <w:szCs w:val="20"/>
            <w:lang w:val="en-US" w:eastAsia="fr-FR"/>
          </w:rPr>
          <w:t>10.1029/2019ms001720</w:t>
        </w:r>
      </w:hyperlink>
      <w:r w:rsidRPr="00B44095">
        <w:rPr>
          <w:sz w:val="20"/>
          <w:szCs w:val="20"/>
        </w:rPr>
        <w:t>.</w:t>
      </w:r>
    </w:p>
    <w:p w14:paraId="6371185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Grant, G.R. et al., 2019: The amplitude and origin of sea-level variability during the Pliocene epoch. </w:t>
      </w:r>
      <w:r w:rsidRPr="00B44095">
        <w:rPr>
          <w:i/>
          <w:sz w:val="20"/>
          <w:szCs w:val="20"/>
        </w:rPr>
        <w:t>Nature</w:t>
      </w:r>
      <w:r w:rsidRPr="00B44095">
        <w:rPr>
          <w:sz w:val="20"/>
          <w:szCs w:val="20"/>
        </w:rPr>
        <w:t xml:space="preserve">, </w:t>
      </w:r>
      <w:r w:rsidRPr="00B44095">
        <w:rPr>
          <w:b/>
          <w:sz w:val="20"/>
          <w:szCs w:val="20"/>
        </w:rPr>
        <w:t>574(7777)</w:t>
      </w:r>
      <w:r w:rsidRPr="00B44095">
        <w:rPr>
          <w:sz w:val="20"/>
          <w:szCs w:val="20"/>
        </w:rPr>
        <w:t>, 237–241, doi:</w:t>
      </w:r>
      <w:hyperlink r:id="rId303" w:history="1">
        <w:r w:rsidRPr="00B44095">
          <w:rPr>
            <w:rStyle w:val="Hyperlink"/>
            <w:sz w:val="20"/>
            <w:szCs w:val="20"/>
            <w:lang w:val="en-US" w:eastAsia="fr-FR"/>
          </w:rPr>
          <w:t>10.1038/s41586-019-1619-z</w:t>
        </w:r>
      </w:hyperlink>
      <w:r w:rsidRPr="00B44095">
        <w:rPr>
          <w:sz w:val="20"/>
          <w:szCs w:val="20"/>
        </w:rPr>
        <w:t>.</w:t>
      </w:r>
    </w:p>
    <w:p w14:paraId="04BE8DB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Grassi, G. et al., 2017: The key role of forests in meeting climate targets requires science for credible mitigation. </w:t>
      </w:r>
      <w:r w:rsidRPr="00B44095">
        <w:rPr>
          <w:i/>
          <w:sz w:val="20"/>
          <w:szCs w:val="20"/>
        </w:rPr>
        <w:t>Nature Climate Change</w:t>
      </w:r>
      <w:r w:rsidRPr="00B44095">
        <w:rPr>
          <w:sz w:val="20"/>
          <w:szCs w:val="20"/>
        </w:rPr>
        <w:t xml:space="preserve">, </w:t>
      </w:r>
      <w:r w:rsidRPr="00B44095">
        <w:rPr>
          <w:b/>
          <w:sz w:val="20"/>
          <w:szCs w:val="20"/>
        </w:rPr>
        <w:t>7(3)</w:t>
      </w:r>
      <w:r w:rsidRPr="00B44095">
        <w:rPr>
          <w:sz w:val="20"/>
          <w:szCs w:val="20"/>
        </w:rPr>
        <w:t>, 220–226, doi:</w:t>
      </w:r>
      <w:hyperlink r:id="rId304" w:history="1">
        <w:r w:rsidRPr="00B44095">
          <w:rPr>
            <w:rStyle w:val="Hyperlink"/>
            <w:sz w:val="20"/>
            <w:szCs w:val="20"/>
            <w:lang w:eastAsia="fr-FR"/>
          </w:rPr>
          <w:t>10.1038/nclimate3227</w:t>
        </w:r>
      </w:hyperlink>
      <w:r w:rsidRPr="00B44095">
        <w:rPr>
          <w:sz w:val="20"/>
          <w:szCs w:val="20"/>
        </w:rPr>
        <w:t>.</w:t>
      </w:r>
    </w:p>
    <w:p w14:paraId="1D4F07A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Green, C. et al., 2020: Shared Socioeconomic Pathways (SSPs) Literature Database, Version 1, 2014-2019. National Aeronautics and Space Administration (NASA) Socioeconomic Data and Applications Center (SEDAC), Palisades, NY, USA.</w:t>
      </w:r>
    </w:p>
    <w:p w14:paraId="7BE5ACF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Green, D., J. Billy, and A. Tapim, 2010: Indigenous Australians’ knowledge of weather and climate. </w:t>
      </w:r>
      <w:r w:rsidRPr="00B44095">
        <w:rPr>
          <w:i/>
          <w:sz w:val="20"/>
          <w:szCs w:val="20"/>
        </w:rPr>
        <w:t>Climatic Change</w:t>
      </w:r>
      <w:r w:rsidRPr="00B44095">
        <w:rPr>
          <w:sz w:val="20"/>
          <w:szCs w:val="20"/>
        </w:rPr>
        <w:t xml:space="preserve">, </w:t>
      </w:r>
      <w:r w:rsidRPr="00B44095">
        <w:rPr>
          <w:b/>
          <w:sz w:val="20"/>
          <w:szCs w:val="20"/>
        </w:rPr>
        <w:t>100(2)</w:t>
      </w:r>
      <w:r w:rsidRPr="00B44095">
        <w:rPr>
          <w:sz w:val="20"/>
          <w:szCs w:val="20"/>
        </w:rPr>
        <w:t>, 337–354, doi:</w:t>
      </w:r>
      <w:hyperlink r:id="rId305" w:history="1">
        <w:r w:rsidRPr="00B44095">
          <w:rPr>
            <w:rStyle w:val="Hyperlink"/>
            <w:sz w:val="20"/>
            <w:szCs w:val="20"/>
            <w:lang w:val="en-US" w:eastAsia="fr-FR"/>
          </w:rPr>
          <w:t>10.1007/s10584-010-9803-z</w:t>
        </w:r>
      </w:hyperlink>
      <w:r w:rsidRPr="00B44095">
        <w:rPr>
          <w:sz w:val="20"/>
          <w:szCs w:val="20"/>
        </w:rPr>
        <w:t>.</w:t>
      </w:r>
    </w:p>
    <w:p w14:paraId="352A7AD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Gregory, J.M., T. Andrews, P. Good, T. Mauritsen, and P.M. Forster, 2016a: Small global-mean cooling due to volcanic radiative forcing. </w:t>
      </w:r>
      <w:r w:rsidRPr="00B44095">
        <w:rPr>
          <w:i/>
          <w:sz w:val="20"/>
          <w:szCs w:val="20"/>
        </w:rPr>
        <w:t>Climate Dynamics</w:t>
      </w:r>
      <w:r w:rsidRPr="00B44095">
        <w:rPr>
          <w:sz w:val="20"/>
          <w:szCs w:val="20"/>
        </w:rPr>
        <w:t xml:space="preserve">, </w:t>
      </w:r>
      <w:r w:rsidRPr="00B44095">
        <w:rPr>
          <w:b/>
          <w:sz w:val="20"/>
          <w:szCs w:val="20"/>
        </w:rPr>
        <w:t>47(12)</w:t>
      </w:r>
      <w:r w:rsidRPr="00B44095">
        <w:rPr>
          <w:sz w:val="20"/>
          <w:szCs w:val="20"/>
        </w:rPr>
        <w:t>, 3979–3991, doi:</w:t>
      </w:r>
      <w:hyperlink r:id="rId306" w:history="1">
        <w:r w:rsidRPr="00B44095">
          <w:rPr>
            <w:rStyle w:val="Hyperlink"/>
            <w:sz w:val="20"/>
            <w:szCs w:val="20"/>
            <w:lang w:val="en-US" w:eastAsia="fr-FR"/>
          </w:rPr>
          <w:t>10.1007/s00382-016-3055-1</w:t>
        </w:r>
      </w:hyperlink>
      <w:r w:rsidRPr="00B44095">
        <w:rPr>
          <w:sz w:val="20"/>
          <w:szCs w:val="20"/>
        </w:rPr>
        <w:t>.</w:t>
      </w:r>
    </w:p>
    <w:p w14:paraId="39B8746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Gregory, J.M. et al., 2004: A new method for diagnosing radiative forcing and climate sensitivity. </w:t>
      </w:r>
      <w:r w:rsidRPr="00B44095">
        <w:rPr>
          <w:i/>
          <w:sz w:val="20"/>
          <w:szCs w:val="20"/>
        </w:rPr>
        <w:t>Geophysical Research Letters</w:t>
      </w:r>
      <w:r w:rsidRPr="00B44095">
        <w:rPr>
          <w:sz w:val="20"/>
          <w:szCs w:val="20"/>
        </w:rPr>
        <w:t xml:space="preserve">, </w:t>
      </w:r>
      <w:r w:rsidRPr="00B44095">
        <w:rPr>
          <w:b/>
          <w:sz w:val="20"/>
          <w:szCs w:val="20"/>
        </w:rPr>
        <w:t>31(3)</w:t>
      </w:r>
      <w:r w:rsidRPr="00B44095">
        <w:rPr>
          <w:sz w:val="20"/>
          <w:szCs w:val="20"/>
        </w:rPr>
        <w:t>, L03205, doi:</w:t>
      </w:r>
      <w:hyperlink r:id="rId307" w:history="1">
        <w:r w:rsidRPr="00B44095">
          <w:rPr>
            <w:rStyle w:val="Hyperlink"/>
            <w:sz w:val="20"/>
            <w:szCs w:val="20"/>
            <w:lang w:val="en-US" w:eastAsia="fr-FR"/>
          </w:rPr>
          <w:t>10.1029/2003gl018747</w:t>
        </w:r>
      </w:hyperlink>
      <w:r w:rsidRPr="00B44095">
        <w:rPr>
          <w:sz w:val="20"/>
          <w:szCs w:val="20"/>
        </w:rPr>
        <w:t>.</w:t>
      </w:r>
    </w:p>
    <w:p w14:paraId="7455B65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Gregory, J.M. et al., 2016b: The Flux-Anomaly-Forced Model Intercomparison Project (FAFMIP) contribution to CMIP6: investigation of sea-level and ocean climate change in response to CO2 forcing. </w:t>
      </w:r>
      <w:r w:rsidRPr="00B44095">
        <w:rPr>
          <w:i/>
          <w:sz w:val="20"/>
          <w:szCs w:val="20"/>
        </w:rPr>
        <w:t>Geoscientific Model Development</w:t>
      </w:r>
      <w:r w:rsidRPr="00B44095">
        <w:rPr>
          <w:sz w:val="20"/>
          <w:szCs w:val="20"/>
        </w:rPr>
        <w:t xml:space="preserve">, </w:t>
      </w:r>
      <w:r w:rsidRPr="00B44095">
        <w:rPr>
          <w:b/>
          <w:sz w:val="20"/>
          <w:szCs w:val="20"/>
        </w:rPr>
        <w:t>9(11)</w:t>
      </w:r>
      <w:r w:rsidRPr="00B44095">
        <w:rPr>
          <w:sz w:val="20"/>
          <w:szCs w:val="20"/>
        </w:rPr>
        <w:t>, 3993–4017, doi:</w:t>
      </w:r>
      <w:hyperlink r:id="rId308" w:history="1">
        <w:r w:rsidRPr="00B44095">
          <w:rPr>
            <w:rStyle w:val="Hyperlink"/>
            <w:sz w:val="20"/>
            <w:szCs w:val="20"/>
            <w:lang w:val="en-US" w:eastAsia="fr-FR"/>
          </w:rPr>
          <w:t>10.5194/gmd-9-3993-2016</w:t>
        </w:r>
      </w:hyperlink>
      <w:r w:rsidRPr="00B44095">
        <w:rPr>
          <w:sz w:val="20"/>
          <w:szCs w:val="20"/>
        </w:rPr>
        <w:t>.</w:t>
      </w:r>
    </w:p>
    <w:p w14:paraId="1741AA5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Griffies, S.M. et al., 2016: OMIP contribution to CMIP6: experimental and diagnostic protocol for the physical component of the Ocean Model Intercomparison Project. </w:t>
      </w:r>
      <w:r w:rsidRPr="00B44095">
        <w:rPr>
          <w:i/>
          <w:sz w:val="20"/>
          <w:szCs w:val="20"/>
        </w:rPr>
        <w:t>Geoscientific Model Development</w:t>
      </w:r>
      <w:r w:rsidRPr="00B44095">
        <w:rPr>
          <w:sz w:val="20"/>
          <w:szCs w:val="20"/>
        </w:rPr>
        <w:t xml:space="preserve">, </w:t>
      </w:r>
      <w:r w:rsidRPr="00B44095">
        <w:rPr>
          <w:b/>
          <w:sz w:val="20"/>
          <w:szCs w:val="20"/>
        </w:rPr>
        <w:t>9(9)</w:t>
      </w:r>
      <w:r w:rsidRPr="00B44095">
        <w:rPr>
          <w:sz w:val="20"/>
          <w:szCs w:val="20"/>
        </w:rPr>
        <w:t>, 3231–3296, doi:</w:t>
      </w:r>
      <w:hyperlink r:id="rId309" w:history="1">
        <w:r w:rsidRPr="00B44095">
          <w:rPr>
            <w:rStyle w:val="Hyperlink"/>
            <w:sz w:val="20"/>
            <w:szCs w:val="20"/>
            <w:lang w:val="en-US" w:eastAsia="fr-FR"/>
          </w:rPr>
          <w:t>10.5194/gmd-9-3231-2016</w:t>
        </w:r>
      </w:hyperlink>
      <w:r w:rsidRPr="00B44095">
        <w:rPr>
          <w:sz w:val="20"/>
          <w:szCs w:val="20"/>
        </w:rPr>
        <w:t>.</w:t>
      </w:r>
    </w:p>
    <w:p w14:paraId="4D3060A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Grose, M.R., J.S. Risbey, and P.H. Whetton, 2017: Tracking regional temperature projections from the early 1990s in light of variations in regional warming, including ‘warming holes’. </w:t>
      </w:r>
      <w:r w:rsidRPr="00B44095">
        <w:rPr>
          <w:i/>
          <w:sz w:val="20"/>
          <w:szCs w:val="20"/>
        </w:rPr>
        <w:t>Climatic Change</w:t>
      </w:r>
      <w:r w:rsidRPr="00B44095">
        <w:rPr>
          <w:sz w:val="20"/>
          <w:szCs w:val="20"/>
        </w:rPr>
        <w:t xml:space="preserve">, </w:t>
      </w:r>
      <w:r w:rsidRPr="00B44095">
        <w:rPr>
          <w:b/>
          <w:sz w:val="20"/>
          <w:szCs w:val="20"/>
        </w:rPr>
        <w:t>140(2)</w:t>
      </w:r>
      <w:r w:rsidRPr="00B44095">
        <w:rPr>
          <w:sz w:val="20"/>
          <w:szCs w:val="20"/>
        </w:rPr>
        <w:t>, 307–322, doi:</w:t>
      </w:r>
      <w:hyperlink r:id="rId310" w:history="1">
        <w:r w:rsidRPr="00B44095">
          <w:rPr>
            <w:rStyle w:val="Hyperlink"/>
            <w:sz w:val="20"/>
            <w:szCs w:val="20"/>
            <w:lang w:val="en-US" w:eastAsia="fr-FR"/>
          </w:rPr>
          <w:t>10.1007/s10584-016-1840-9</w:t>
        </w:r>
      </w:hyperlink>
      <w:r w:rsidRPr="00B44095">
        <w:rPr>
          <w:sz w:val="20"/>
          <w:szCs w:val="20"/>
        </w:rPr>
        <w:t>.</w:t>
      </w:r>
    </w:p>
    <w:p w14:paraId="53F90EC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Grose, M.R., J. Gregory, R. Colman, and T. Andrews, 2018: What Climate Sensitivity Index Is Most Useful for Projections? </w:t>
      </w:r>
      <w:r w:rsidRPr="00B44095">
        <w:rPr>
          <w:i/>
          <w:sz w:val="20"/>
          <w:szCs w:val="20"/>
        </w:rPr>
        <w:t>Geophysical Research Letters</w:t>
      </w:r>
      <w:r w:rsidRPr="00B44095">
        <w:rPr>
          <w:sz w:val="20"/>
          <w:szCs w:val="20"/>
        </w:rPr>
        <w:t xml:space="preserve">, </w:t>
      </w:r>
      <w:r w:rsidRPr="00B44095">
        <w:rPr>
          <w:b/>
          <w:sz w:val="20"/>
          <w:szCs w:val="20"/>
        </w:rPr>
        <w:t>45(3)</w:t>
      </w:r>
      <w:r w:rsidRPr="00B44095">
        <w:rPr>
          <w:sz w:val="20"/>
          <w:szCs w:val="20"/>
        </w:rPr>
        <w:t>, 1559–1566, doi:</w:t>
      </w:r>
      <w:hyperlink r:id="rId311" w:history="1">
        <w:r w:rsidRPr="00B44095">
          <w:rPr>
            <w:rStyle w:val="Hyperlink"/>
            <w:sz w:val="20"/>
            <w:szCs w:val="20"/>
            <w:lang w:val="en-US" w:eastAsia="fr-FR"/>
          </w:rPr>
          <w:t>10.1002/2017gl075742</w:t>
        </w:r>
      </w:hyperlink>
      <w:r w:rsidRPr="00B44095">
        <w:rPr>
          <w:sz w:val="20"/>
          <w:szCs w:val="20"/>
        </w:rPr>
        <w:t>.</w:t>
      </w:r>
    </w:p>
    <w:p w14:paraId="14B9E5C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Grose, M.R. et al., 2019: The warm and extremely dry spring in 2015 in Tasmania contained the fingerprint of human influence on the climate. </w:t>
      </w:r>
      <w:r w:rsidRPr="00B44095">
        <w:rPr>
          <w:i/>
          <w:sz w:val="20"/>
          <w:szCs w:val="20"/>
        </w:rPr>
        <w:t>Journal of Southern Hemisphere Earth Systems Science</w:t>
      </w:r>
      <w:r w:rsidRPr="00B44095">
        <w:rPr>
          <w:sz w:val="20"/>
          <w:szCs w:val="20"/>
        </w:rPr>
        <w:t xml:space="preserve">, </w:t>
      </w:r>
      <w:r w:rsidRPr="00B44095">
        <w:rPr>
          <w:b/>
          <w:sz w:val="20"/>
          <w:szCs w:val="20"/>
        </w:rPr>
        <w:t>69(1)</w:t>
      </w:r>
      <w:r w:rsidRPr="00B44095">
        <w:rPr>
          <w:sz w:val="20"/>
          <w:szCs w:val="20"/>
        </w:rPr>
        <w:t>, 183, doi:</w:t>
      </w:r>
      <w:hyperlink r:id="rId312" w:history="1">
        <w:r w:rsidRPr="00B44095">
          <w:rPr>
            <w:rStyle w:val="Hyperlink"/>
            <w:sz w:val="20"/>
            <w:szCs w:val="20"/>
            <w:lang w:val="en-US" w:eastAsia="fr-FR"/>
          </w:rPr>
          <w:t>10.1071/es19011</w:t>
        </w:r>
      </w:hyperlink>
      <w:r w:rsidRPr="00B44095">
        <w:rPr>
          <w:sz w:val="20"/>
          <w:szCs w:val="20"/>
        </w:rPr>
        <w:t>.</w:t>
      </w:r>
    </w:p>
    <w:p w14:paraId="3AAFECB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Grothe, P.R. et al., 2019: Enhanced El Niño-Southern Oscillation variability in recent decades. </w:t>
      </w:r>
      <w:r w:rsidRPr="00B44095">
        <w:rPr>
          <w:i/>
          <w:sz w:val="20"/>
          <w:szCs w:val="20"/>
        </w:rPr>
        <w:t xml:space="preserve">Geophysical Research </w:t>
      </w:r>
      <w:r w:rsidRPr="00B44095">
        <w:rPr>
          <w:i/>
          <w:sz w:val="20"/>
          <w:szCs w:val="20"/>
        </w:rPr>
        <w:lastRenderedPageBreak/>
        <w:t>Letters</w:t>
      </w:r>
      <w:r w:rsidRPr="00B44095">
        <w:rPr>
          <w:sz w:val="20"/>
          <w:szCs w:val="20"/>
        </w:rPr>
        <w:t xml:space="preserve">, </w:t>
      </w:r>
      <w:r w:rsidRPr="00B44095">
        <w:rPr>
          <w:b/>
          <w:sz w:val="20"/>
          <w:szCs w:val="20"/>
        </w:rPr>
        <w:t>46(n/a)</w:t>
      </w:r>
      <w:r w:rsidRPr="00B44095">
        <w:rPr>
          <w:sz w:val="20"/>
          <w:szCs w:val="20"/>
        </w:rPr>
        <w:t>, doi:</w:t>
      </w:r>
      <w:hyperlink r:id="rId313" w:history="1">
        <w:r w:rsidRPr="00B44095">
          <w:rPr>
            <w:rStyle w:val="Hyperlink"/>
            <w:sz w:val="20"/>
            <w:szCs w:val="20"/>
            <w:lang w:val="en-US" w:eastAsia="fr-FR"/>
          </w:rPr>
          <w:t>10.1029/2019gl083906</w:t>
        </w:r>
      </w:hyperlink>
      <w:r w:rsidRPr="00B44095">
        <w:rPr>
          <w:sz w:val="20"/>
          <w:szCs w:val="20"/>
        </w:rPr>
        <w:t>.</w:t>
      </w:r>
    </w:p>
    <w:p w14:paraId="0A17F20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Grove, R.H., 1995: </w:t>
      </w:r>
      <w:r w:rsidRPr="00B44095">
        <w:rPr>
          <w:i/>
          <w:sz w:val="20"/>
          <w:szCs w:val="20"/>
        </w:rPr>
        <w:t>Green Imperialism: Colonial Expansion, Tropical Island Edens and the Origins of Environmentalism, 1600-1860</w:t>
      </w:r>
      <w:r w:rsidRPr="00B44095">
        <w:rPr>
          <w:sz w:val="20"/>
          <w:szCs w:val="20"/>
        </w:rPr>
        <w:t>. Cambridge University Press, Cambridge, UK, 540 pp.</w:t>
      </w:r>
    </w:p>
    <w:p w14:paraId="53ACEB6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Gryspeerdt, E. and P. Stier, 2012: Regime-based analysis of aerosol-cloud interactions. </w:t>
      </w:r>
      <w:r w:rsidRPr="00B44095">
        <w:rPr>
          <w:i/>
          <w:sz w:val="20"/>
          <w:szCs w:val="20"/>
        </w:rPr>
        <w:t>Geophysical Research Letters</w:t>
      </w:r>
      <w:r w:rsidRPr="00B44095">
        <w:rPr>
          <w:sz w:val="20"/>
          <w:szCs w:val="20"/>
        </w:rPr>
        <w:t xml:space="preserve">, </w:t>
      </w:r>
      <w:r w:rsidRPr="00B44095">
        <w:rPr>
          <w:b/>
          <w:sz w:val="20"/>
          <w:szCs w:val="20"/>
        </w:rPr>
        <w:t>39(21)</w:t>
      </w:r>
      <w:r w:rsidRPr="00B44095">
        <w:rPr>
          <w:sz w:val="20"/>
          <w:szCs w:val="20"/>
        </w:rPr>
        <w:t>, n/a–n/a, doi:</w:t>
      </w:r>
      <w:hyperlink r:id="rId314" w:history="1">
        <w:r w:rsidRPr="00B44095">
          <w:rPr>
            <w:rStyle w:val="Hyperlink"/>
            <w:sz w:val="20"/>
            <w:szCs w:val="20"/>
            <w:lang w:val="en-US" w:eastAsia="fr-FR"/>
          </w:rPr>
          <w:t>10.1029/2012gl053221</w:t>
        </w:r>
      </w:hyperlink>
      <w:r w:rsidRPr="00B44095">
        <w:rPr>
          <w:sz w:val="20"/>
          <w:szCs w:val="20"/>
        </w:rPr>
        <w:t>.</w:t>
      </w:r>
    </w:p>
    <w:p w14:paraId="2BD0C29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Guan, B. and D.E. Waliser, 2017: Atmospheric rivers in 20 year weather and climate simulations: A multimodel, global evaluation. </w:t>
      </w:r>
      <w:r w:rsidRPr="00B44095">
        <w:rPr>
          <w:i/>
          <w:sz w:val="20"/>
          <w:szCs w:val="20"/>
        </w:rPr>
        <w:t>Journal of Geophysical Research: Atmospheres</w:t>
      </w:r>
      <w:r w:rsidRPr="00B44095">
        <w:rPr>
          <w:sz w:val="20"/>
          <w:szCs w:val="20"/>
        </w:rPr>
        <w:t xml:space="preserve">, </w:t>
      </w:r>
      <w:r w:rsidRPr="00B44095">
        <w:rPr>
          <w:b/>
          <w:sz w:val="20"/>
          <w:szCs w:val="20"/>
        </w:rPr>
        <w:t>122(11)</w:t>
      </w:r>
      <w:r w:rsidRPr="00B44095">
        <w:rPr>
          <w:sz w:val="20"/>
          <w:szCs w:val="20"/>
        </w:rPr>
        <w:t>, 5556–5581, doi:</w:t>
      </w:r>
      <w:hyperlink r:id="rId315" w:history="1">
        <w:r w:rsidRPr="00B44095">
          <w:rPr>
            <w:rStyle w:val="Hyperlink"/>
            <w:sz w:val="20"/>
            <w:szCs w:val="20"/>
            <w:lang w:val="en-US" w:eastAsia="fr-FR"/>
          </w:rPr>
          <w:t>10.1002/2016jd026174</w:t>
        </w:r>
      </w:hyperlink>
      <w:r w:rsidRPr="00B44095">
        <w:rPr>
          <w:sz w:val="20"/>
          <w:szCs w:val="20"/>
        </w:rPr>
        <w:t>.</w:t>
      </w:r>
    </w:p>
    <w:p w14:paraId="02C5D65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Guanter, L. et al., 2014: Global and time-resolved monitoring of crop photosynthesis with chlorophyll fluorescence. </w:t>
      </w:r>
      <w:r w:rsidRPr="00B44095">
        <w:rPr>
          <w:i/>
          <w:sz w:val="20"/>
          <w:szCs w:val="20"/>
        </w:rPr>
        <w:t>Proceedings of the National Academy of Sciences</w:t>
      </w:r>
      <w:r w:rsidRPr="00B44095">
        <w:rPr>
          <w:sz w:val="20"/>
          <w:szCs w:val="20"/>
        </w:rPr>
        <w:t xml:space="preserve">, </w:t>
      </w:r>
      <w:r w:rsidRPr="00B44095">
        <w:rPr>
          <w:b/>
          <w:sz w:val="20"/>
          <w:szCs w:val="20"/>
        </w:rPr>
        <w:t>111(14)</w:t>
      </w:r>
      <w:r w:rsidRPr="00B44095">
        <w:rPr>
          <w:sz w:val="20"/>
          <w:szCs w:val="20"/>
        </w:rPr>
        <w:t>, E1327 LP – E1333, doi:</w:t>
      </w:r>
      <w:hyperlink r:id="rId316" w:history="1">
        <w:r w:rsidRPr="00B44095">
          <w:rPr>
            <w:rStyle w:val="Hyperlink"/>
            <w:sz w:val="20"/>
            <w:szCs w:val="20"/>
            <w:lang w:val="en-US" w:eastAsia="fr-FR"/>
          </w:rPr>
          <w:t>10.1073/pnas.1320008111</w:t>
        </w:r>
      </w:hyperlink>
      <w:r w:rsidRPr="00B44095">
        <w:rPr>
          <w:sz w:val="20"/>
          <w:szCs w:val="20"/>
        </w:rPr>
        <w:t>.</w:t>
      </w:r>
    </w:p>
    <w:p w14:paraId="7ABCF6B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Guilyardi, E. et al., 2016: Fourth CLIVAR Workshop on the Evaluation of ENSO Processes in Climate Models: ENSO in a Changing Climate. </w:t>
      </w:r>
      <w:r w:rsidRPr="00B44095">
        <w:rPr>
          <w:i/>
          <w:sz w:val="20"/>
          <w:szCs w:val="20"/>
        </w:rPr>
        <w:t>Bulletin of the American Meteorological Society</w:t>
      </w:r>
      <w:r w:rsidRPr="00B44095">
        <w:rPr>
          <w:sz w:val="20"/>
          <w:szCs w:val="20"/>
        </w:rPr>
        <w:t xml:space="preserve">, </w:t>
      </w:r>
      <w:r w:rsidRPr="00B44095">
        <w:rPr>
          <w:b/>
          <w:sz w:val="20"/>
          <w:szCs w:val="20"/>
        </w:rPr>
        <w:t>97(5)</w:t>
      </w:r>
      <w:r w:rsidRPr="00B44095">
        <w:rPr>
          <w:sz w:val="20"/>
          <w:szCs w:val="20"/>
        </w:rPr>
        <w:t>, 817–820, doi:</w:t>
      </w:r>
      <w:hyperlink r:id="rId317" w:history="1">
        <w:r w:rsidRPr="00B44095">
          <w:rPr>
            <w:rStyle w:val="Hyperlink"/>
            <w:sz w:val="20"/>
            <w:szCs w:val="20"/>
            <w:lang w:val="en-US" w:eastAsia="fr-FR"/>
          </w:rPr>
          <w:t>10.1175/bams-d-15-00287.1</w:t>
        </w:r>
      </w:hyperlink>
      <w:r w:rsidRPr="00B44095">
        <w:rPr>
          <w:sz w:val="20"/>
          <w:szCs w:val="20"/>
        </w:rPr>
        <w:t>.</w:t>
      </w:r>
    </w:p>
    <w:p w14:paraId="3E5190E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Gutowski Jr., W.J. et al., 2016: WCRP COordinated Regional Downscaling EXperiment (CORDEX): a diagnostic MIP for CMIP6. </w:t>
      </w:r>
      <w:r w:rsidRPr="00B44095">
        <w:rPr>
          <w:i/>
          <w:sz w:val="20"/>
          <w:szCs w:val="20"/>
        </w:rPr>
        <w:t>Geoscientific Model Development</w:t>
      </w:r>
      <w:r w:rsidRPr="00B44095">
        <w:rPr>
          <w:sz w:val="20"/>
          <w:szCs w:val="20"/>
        </w:rPr>
        <w:t xml:space="preserve">, </w:t>
      </w:r>
      <w:r w:rsidRPr="00B44095">
        <w:rPr>
          <w:b/>
          <w:sz w:val="20"/>
          <w:szCs w:val="20"/>
        </w:rPr>
        <w:t>9(11)</w:t>
      </w:r>
      <w:r w:rsidRPr="00B44095">
        <w:rPr>
          <w:sz w:val="20"/>
          <w:szCs w:val="20"/>
        </w:rPr>
        <w:t>, 4087–4095, doi:</w:t>
      </w:r>
      <w:hyperlink r:id="rId318" w:history="1">
        <w:r w:rsidRPr="00B44095">
          <w:rPr>
            <w:rStyle w:val="Hyperlink"/>
            <w:sz w:val="20"/>
            <w:szCs w:val="20"/>
            <w:lang w:val="en-US" w:eastAsia="fr-FR"/>
          </w:rPr>
          <w:t>10.5194/gmd-9-4087-2016</w:t>
        </w:r>
      </w:hyperlink>
      <w:r w:rsidRPr="00B44095">
        <w:rPr>
          <w:sz w:val="20"/>
          <w:szCs w:val="20"/>
        </w:rPr>
        <w:t>.</w:t>
      </w:r>
    </w:p>
    <w:p w14:paraId="5A31480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Gütschow, J., M.L. Jeffery, M. Schaeffer, and B. Hare, 2018: Extending Near-Term Emissions Scenarios to Assess Warming Implications of Paris Agreement NDCs. </w:t>
      </w:r>
      <w:r w:rsidRPr="00B44095">
        <w:rPr>
          <w:i/>
          <w:sz w:val="20"/>
          <w:szCs w:val="20"/>
        </w:rPr>
        <w:t>Earth’s Future</w:t>
      </w:r>
      <w:r w:rsidRPr="00B44095">
        <w:rPr>
          <w:sz w:val="20"/>
          <w:szCs w:val="20"/>
        </w:rPr>
        <w:t xml:space="preserve">, </w:t>
      </w:r>
      <w:r w:rsidRPr="00B44095">
        <w:rPr>
          <w:b/>
          <w:sz w:val="20"/>
          <w:szCs w:val="20"/>
        </w:rPr>
        <w:t>6(9)</w:t>
      </w:r>
      <w:r w:rsidRPr="00B44095">
        <w:rPr>
          <w:sz w:val="20"/>
          <w:szCs w:val="20"/>
        </w:rPr>
        <w:t>, 1242–1259, doi:</w:t>
      </w:r>
      <w:hyperlink r:id="rId319" w:history="1">
        <w:r w:rsidRPr="00B44095">
          <w:rPr>
            <w:rStyle w:val="Hyperlink"/>
            <w:sz w:val="20"/>
            <w:szCs w:val="20"/>
            <w:lang w:val="en-US" w:eastAsia="fr-FR"/>
          </w:rPr>
          <w:t>10.1002/2017ef000781</w:t>
        </w:r>
      </w:hyperlink>
      <w:r w:rsidRPr="00B44095">
        <w:rPr>
          <w:sz w:val="20"/>
          <w:szCs w:val="20"/>
        </w:rPr>
        <w:t>.</w:t>
      </w:r>
    </w:p>
    <w:p w14:paraId="2FA551B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Haarsma, R.J. et al., 2016: High Resolution Model Intercomparison Project (HighResMIP v1.0) for CMIP6. </w:t>
      </w:r>
      <w:r w:rsidRPr="00B44095">
        <w:rPr>
          <w:i/>
          <w:sz w:val="20"/>
          <w:szCs w:val="20"/>
        </w:rPr>
        <w:t>Geoscientific Model Development</w:t>
      </w:r>
      <w:r w:rsidRPr="00B44095">
        <w:rPr>
          <w:sz w:val="20"/>
          <w:szCs w:val="20"/>
        </w:rPr>
        <w:t xml:space="preserve">, </w:t>
      </w:r>
      <w:r w:rsidRPr="00B44095">
        <w:rPr>
          <w:b/>
          <w:sz w:val="20"/>
          <w:szCs w:val="20"/>
        </w:rPr>
        <w:t>9(11)</w:t>
      </w:r>
      <w:r w:rsidRPr="00B44095">
        <w:rPr>
          <w:sz w:val="20"/>
          <w:szCs w:val="20"/>
        </w:rPr>
        <w:t>, 4185–4208, doi:</w:t>
      </w:r>
      <w:hyperlink r:id="rId320" w:history="1">
        <w:r w:rsidRPr="00B44095">
          <w:rPr>
            <w:rStyle w:val="Hyperlink"/>
            <w:sz w:val="20"/>
            <w:szCs w:val="20"/>
            <w:lang w:val="en-US" w:eastAsia="fr-FR"/>
          </w:rPr>
          <w:t>10.5194/gmd-9-4185-2016</w:t>
        </w:r>
      </w:hyperlink>
      <w:r w:rsidRPr="00B44095">
        <w:rPr>
          <w:sz w:val="20"/>
          <w:szCs w:val="20"/>
        </w:rPr>
        <w:t>.</w:t>
      </w:r>
    </w:p>
    <w:p w14:paraId="743DC30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Hadley, G., 1735: Concerning the Cause of the General Trade-Winds. </w:t>
      </w:r>
      <w:r w:rsidRPr="00B44095">
        <w:rPr>
          <w:i/>
          <w:sz w:val="20"/>
          <w:szCs w:val="20"/>
        </w:rPr>
        <w:t>Philosophical Transactions of the Royal Society of London</w:t>
      </w:r>
      <w:r w:rsidRPr="00B44095">
        <w:rPr>
          <w:sz w:val="20"/>
          <w:szCs w:val="20"/>
        </w:rPr>
        <w:t xml:space="preserve">, </w:t>
      </w:r>
      <w:r w:rsidRPr="00B44095">
        <w:rPr>
          <w:b/>
          <w:sz w:val="20"/>
          <w:szCs w:val="20"/>
        </w:rPr>
        <w:t>39</w:t>
      </w:r>
      <w:r w:rsidRPr="00B44095">
        <w:rPr>
          <w:sz w:val="20"/>
          <w:szCs w:val="20"/>
        </w:rPr>
        <w:t>, 58–62, doi:</w:t>
      </w:r>
      <w:hyperlink r:id="rId321" w:history="1">
        <w:r w:rsidRPr="00B44095">
          <w:rPr>
            <w:rStyle w:val="Hyperlink"/>
            <w:sz w:val="20"/>
            <w:szCs w:val="20"/>
            <w:lang w:val="en-US" w:eastAsia="fr-FR"/>
          </w:rPr>
          <w:t>10.1098/rstl.1735.0014</w:t>
        </w:r>
      </w:hyperlink>
      <w:r w:rsidRPr="00B44095">
        <w:rPr>
          <w:sz w:val="20"/>
          <w:szCs w:val="20"/>
        </w:rPr>
        <w:t>.</w:t>
      </w:r>
    </w:p>
    <w:p w14:paraId="006F0D8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Haimberger, L., C. Tavolato, and S. Sperka, 2012: Homogenization of the global radiosonde temperature dataset through combined comparison with reanalysis background series and neighboring stations. </w:t>
      </w:r>
      <w:r w:rsidRPr="00B44095">
        <w:rPr>
          <w:i/>
          <w:sz w:val="20"/>
          <w:szCs w:val="20"/>
        </w:rPr>
        <w:t>Journal of Climate</w:t>
      </w:r>
      <w:r w:rsidRPr="00B44095">
        <w:rPr>
          <w:sz w:val="20"/>
          <w:szCs w:val="20"/>
        </w:rPr>
        <w:t xml:space="preserve">, </w:t>
      </w:r>
      <w:r w:rsidRPr="00B44095">
        <w:rPr>
          <w:b/>
          <w:sz w:val="20"/>
          <w:szCs w:val="20"/>
        </w:rPr>
        <w:t>25(23)</w:t>
      </w:r>
      <w:r w:rsidRPr="00B44095">
        <w:rPr>
          <w:sz w:val="20"/>
          <w:szCs w:val="20"/>
        </w:rPr>
        <w:t>, 8108–8131, doi:</w:t>
      </w:r>
      <w:hyperlink r:id="rId322" w:history="1">
        <w:r w:rsidRPr="00B44095">
          <w:rPr>
            <w:rStyle w:val="Hyperlink"/>
            <w:sz w:val="20"/>
            <w:szCs w:val="20"/>
            <w:lang w:val="en-US" w:eastAsia="fr-FR"/>
          </w:rPr>
          <w:t>10.1175/jcli-d-11-00668.1</w:t>
        </w:r>
      </w:hyperlink>
      <w:r w:rsidRPr="00B44095">
        <w:rPr>
          <w:sz w:val="20"/>
          <w:szCs w:val="20"/>
        </w:rPr>
        <w:t>.</w:t>
      </w:r>
    </w:p>
    <w:p w14:paraId="3F66B9C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Hajima, T. et al., 2014: Modeling in Earth system science up to and beyond IPCC AR5. </w:t>
      </w:r>
      <w:r w:rsidRPr="00B44095">
        <w:rPr>
          <w:i/>
          <w:sz w:val="20"/>
          <w:szCs w:val="20"/>
        </w:rPr>
        <w:t>Progress in Earth and Planetary Science</w:t>
      </w:r>
      <w:r w:rsidRPr="00B44095">
        <w:rPr>
          <w:sz w:val="20"/>
          <w:szCs w:val="20"/>
        </w:rPr>
        <w:t xml:space="preserve">, </w:t>
      </w:r>
      <w:r w:rsidRPr="00B44095">
        <w:rPr>
          <w:b/>
          <w:sz w:val="20"/>
          <w:szCs w:val="20"/>
        </w:rPr>
        <w:t>1(1)</w:t>
      </w:r>
      <w:r w:rsidRPr="00B44095">
        <w:rPr>
          <w:sz w:val="20"/>
          <w:szCs w:val="20"/>
        </w:rPr>
        <w:t>, 29, doi:</w:t>
      </w:r>
      <w:hyperlink r:id="rId323" w:history="1">
        <w:r w:rsidRPr="00B44095">
          <w:rPr>
            <w:rStyle w:val="Hyperlink"/>
            <w:sz w:val="20"/>
            <w:szCs w:val="20"/>
            <w:lang w:val="en-US" w:eastAsia="fr-FR"/>
          </w:rPr>
          <w:t>10.1186/s40645-014-0029-y</w:t>
        </w:r>
      </w:hyperlink>
      <w:r w:rsidRPr="00B44095">
        <w:rPr>
          <w:sz w:val="20"/>
          <w:szCs w:val="20"/>
        </w:rPr>
        <w:t>.</w:t>
      </w:r>
    </w:p>
    <w:p w14:paraId="62F2CB6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Hakim, G.J. et al., 2016: The last millennium climate reanalysis project: Framework and first results. </w:t>
      </w:r>
      <w:r w:rsidRPr="00B44095">
        <w:rPr>
          <w:i/>
          <w:sz w:val="20"/>
          <w:szCs w:val="20"/>
        </w:rPr>
        <w:t>Journal of Geophysical Research: Atmospheres</w:t>
      </w:r>
      <w:r w:rsidRPr="00B44095">
        <w:rPr>
          <w:sz w:val="20"/>
          <w:szCs w:val="20"/>
        </w:rPr>
        <w:t xml:space="preserve">, </w:t>
      </w:r>
      <w:r w:rsidRPr="00B44095">
        <w:rPr>
          <w:b/>
          <w:sz w:val="20"/>
          <w:szCs w:val="20"/>
        </w:rPr>
        <w:t>121(12)</w:t>
      </w:r>
      <w:r w:rsidRPr="00B44095">
        <w:rPr>
          <w:sz w:val="20"/>
          <w:szCs w:val="20"/>
        </w:rPr>
        <w:t>, 6745–6764, doi:</w:t>
      </w:r>
      <w:hyperlink r:id="rId324" w:history="1">
        <w:r w:rsidRPr="00B44095">
          <w:rPr>
            <w:rStyle w:val="Hyperlink"/>
            <w:sz w:val="20"/>
            <w:szCs w:val="20"/>
            <w:lang w:val="en-US" w:eastAsia="fr-FR"/>
          </w:rPr>
          <w:t>10.1002/2016jd024751</w:t>
        </w:r>
      </w:hyperlink>
      <w:r w:rsidRPr="00B44095">
        <w:rPr>
          <w:sz w:val="20"/>
          <w:szCs w:val="20"/>
        </w:rPr>
        <w:t>.</w:t>
      </w:r>
    </w:p>
    <w:p w14:paraId="17733E1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Hall, A., P. Cox, C. Huntingford, and S. Klein, 2019: Progressing emergent constraints on future climate change. </w:t>
      </w:r>
      <w:r w:rsidRPr="00B44095">
        <w:rPr>
          <w:i/>
          <w:sz w:val="20"/>
          <w:szCs w:val="20"/>
        </w:rPr>
        <w:t>Nature Climate Change</w:t>
      </w:r>
      <w:r w:rsidRPr="00B44095">
        <w:rPr>
          <w:sz w:val="20"/>
          <w:szCs w:val="20"/>
        </w:rPr>
        <w:t xml:space="preserve">, </w:t>
      </w:r>
      <w:r w:rsidRPr="00B44095">
        <w:rPr>
          <w:b/>
          <w:sz w:val="20"/>
          <w:szCs w:val="20"/>
        </w:rPr>
        <w:t>9(4)</w:t>
      </w:r>
      <w:r w:rsidRPr="00B44095">
        <w:rPr>
          <w:sz w:val="20"/>
          <w:szCs w:val="20"/>
        </w:rPr>
        <w:t>, 269–278, doi:</w:t>
      </w:r>
      <w:hyperlink r:id="rId325" w:history="1">
        <w:r w:rsidRPr="00B44095">
          <w:rPr>
            <w:rStyle w:val="Hyperlink"/>
            <w:sz w:val="20"/>
            <w:szCs w:val="20"/>
            <w:lang w:val="en-US" w:eastAsia="fr-FR"/>
          </w:rPr>
          <w:t>10.1038/s41558-019-0436-6</w:t>
        </w:r>
      </w:hyperlink>
      <w:r w:rsidRPr="00B44095">
        <w:rPr>
          <w:sz w:val="20"/>
          <w:szCs w:val="20"/>
        </w:rPr>
        <w:t>.</w:t>
      </w:r>
    </w:p>
    <w:p w14:paraId="3B21A6E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Hall, M.J. and D.C. Weiss, 2012: Avoiding Adaptation Apartheid: Climate Change Adaptation and Human Rights Law. </w:t>
      </w:r>
      <w:r w:rsidRPr="00B44095">
        <w:rPr>
          <w:i/>
          <w:sz w:val="20"/>
          <w:szCs w:val="20"/>
        </w:rPr>
        <w:t>Yale Journal of International Law</w:t>
      </w:r>
      <w:r w:rsidRPr="00B44095">
        <w:rPr>
          <w:sz w:val="20"/>
          <w:szCs w:val="20"/>
        </w:rPr>
        <w:t xml:space="preserve">, </w:t>
      </w:r>
      <w:r w:rsidRPr="00B44095">
        <w:rPr>
          <w:b/>
          <w:sz w:val="20"/>
          <w:szCs w:val="20"/>
        </w:rPr>
        <w:t>37(2)</w:t>
      </w:r>
      <w:r w:rsidRPr="00B44095">
        <w:rPr>
          <w:sz w:val="20"/>
          <w:szCs w:val="20"/>
        </w:rPr>
        <w:t>, 310–366.</w:t>
      </w:r>
    </w:p>
    <w:p w14:paraId="150C249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Halley, E., 1686: An Historical Account of the Trade Winds, and Monsoons, Observable in the Seas between and Near the Tropicks, with an Attempt to Assign the Phisical Cause of the Said Winds. </w:t>
      </w:r>
      <w:r w:rsidRPr="00B44095">
        <w:rPr>
          <w:i/>
          <w:sz w:val="20"/>
          <w:szCs w:val="20"/>
        </w:rPr>
        <w:t>Philosophical Transactions of the Royal Society of London</w:t>
      </w:r>
      <w:r w:rsidRPr="00B44095">
        <w:rPr>
          <w:sz w:val="20"/>
          <w:szCs w:val="20"/>
        </w:rPr>
        <w:t xml:space="preserve">, </w:t>
      </w:r>
      <w:r w:rsidRPr="00B44095">
        <w:rPr>
          <w:b/>
          <w:sz w:val="20"/>
          <w:szCs w:val="20"/>
        </w:rPr>
        <w:t>1(183)</w:t>
      </w:r>
      <w:r w:rsidRPr="00B44095">
        <w:rPr>
          <w:sz w:val="20"/>
          <w:szCs w:val="20"/>
        </w:rPr>
        <w:t>, 153–168, doi:</w:t>
      </w:r>
      <w:hyperlink r:id="rId326" w:history="1">
        <w:r w:rsidRPr="00B44095">
          <w:rPr>
            <w:rStyle w:val="Hyperlink"/>
            <w:sz w:val="20"/>
            <w:szCs w:val="20"/>
            <w:lang w:val="en-US" w:eastAsia="fr-FR"/>
          </w:rPr>
          <w:t>10.1098/rstl.1686.0026</w:t>
        </w:r>
      </w:hyperlink>
      <w:r w:rsidRPr="00B44095">
        <w:rPr>
          <w:sz w:val="20"/>
          <w:szCs w:val="20"/>
        </w:rPr>
        <w:t>.</w:t>
      </w:r>
    </w:p>
    <w:p w14:paraId="0DE46B5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Halsnæs, K. and P.S. Kaspersen, 2018: Decomposing the cascade of uncertainty in risk assessments for urban flooding reflecting critical decision-making issues. </w:t>
      </w:r>
      <w:r w:rsidRPr="00B44095">
        <w:rPr>
          <w:i/>
          <w:sz w:val="20"/>
          <w:szCs w:val="20"/>
        </w:rPr>
        <w:t>Climatic Change</w:t>
      </w:r>
      <w:r w:rsidRPr="00B44095">
        <w:rPr>
          <w:sz w:val="20"/>
          <w:szCs w:val="20"/>
        </w:rPr>
        <w:t xml:space="preserve">, </w:t>
      </w:r>
      <w:r w:rsidRPr="00B44095">
        <w:rPr>
          <w:b/>
          <w:sz w:val="20"/>
          <w:szCs w:val="20"/>
        </w:rPr>
        <w:t>151(3–4)</w:t>
      </w:r>
      <w:r w:rsidRPr="00B44095">
        <w:rPr>
          <w:sz w:val="20"/>
          <w:szCs w:val="20"/>
        </w:rPr>
        <w:t>, 491–506, doi:</w:t>
      </w:r>
      <w:hyperlink r:id="rId327" w:history="1">
        <w:r w:rsidRPr="00B44095">
          <w:rPr>
            <w:rStyle w:val="Hyperlink"/>
            <w:sz w:val="20"/>
            <w:szCs w:val="20"/>
            <w:lang w:val="en-US" w:eastAsia="fr-FR"/>
          </w:rPr>
          <w:t>10.1007/s10584-018-2323-y</w:t>
        </w:r>
      </w:hyperlink>
      <w:r w:rsidRPr="00B44095">
        <w:rPr>
          <w:sz w:val="20"/>
          <w:szCs w:val="20"/>
        </w:rPr>
        <w:t>.</w:t>
      </w:r>
    </w:p>
    <w:p w14:paraId="0EF6516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Hamilton, D.S. et al., 2018: Reassessment of pre-industrial fire emissions strongly affects anthropogenic aerosol forcing. </w:t>
      </w:r>
      <w:r w:rsidRPr="00B44095">
        <w:rPr>
          <w:i/>
          <w:sz w:val="20"/>
          <w:szCs w:val="20"/>
        </w:rPr>
        <w:t>Nature Communications</w:t>
      </w:r>
      <w:r w:rsidRPr="00B44095">
        <w:rPr>
          <w:sz w:val="20"/>
          <w:szCs w:val="20"/>
        </w:rPr>
        <w:t xml:space="preserve">, </w:t>
      </w:r>
      <w:r w:rsidRPr="00B44095">
        <w:rPr>
          <w:b/>
          <w:sz w:val="20"/>
          <w:szCs w:val="20"/>
        </w:rPr>
        <w:t>9(1)</w:t>
      </w:r>
      <w:r w:rsidRPr="00B44095">
        <w:rPr>
          <w:sz w:val="20"/>
          <w:szCs w:val="20"/>
        </w:rPr>
        <w:t>, 3182, doi:</w:t>
      </w:r>
      <w:hyperlink r:id="rId328" w:history="1">
        <w:r w:rsidRPr="00B44095">
          <w:rPr>
            <w:rStyle w:val="Hyperlink"/>
            <w:sz w:val="20"/>
            <w:szCs w:val="20"/>
            <w:lang w:val="en-US" w:eastAsia="fr-FR"/>
          </w:rPr>
          <w:t>10.1038/s41467-018-05592-9</w:t>
        </w:r>
      </w:hyperlink>
      <w:r w:rsidRPr="00B44095">
        <w:rPr>
          <w:sz w:val="20"/>
          <w:szCs w:val="20"/>
        </w:rPr>
        <w:t>.</w:t>
      </w:r>
    </w:p>
    <w:p w14:paraId="1A9CC43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Hamilton, L.C. and M.D. Stampone, 2013: Blowin’ in the Wind: Short-Term Weather and Belief in Anthropogenic Climate Change. </w:t>
      </w:r>
      <w:r w:rsidRPr="00B44095">
        <w:rPr>
          <w:i/>
          <w:sz w:val="20"/>
          <w:szCs w:val="20"/>
        </w:rPr>
        <w:t>Weather, Climate, and Society</w:t>
      </w:r>
      <w:r w:rsidRPr="00B44095">
        <w:rPr>
          <w:sz w:val="20"/>
          <w:szCs w:val="20"/>
        </w:rPr>
        <w:t xml:space="preserve">, </w:t>
      </w:r>
      <w:r w:rsidRPr="00B44095">
        <w:rPr>
          <w:b/>
          <w:sz w:val="20"/>
          <w:szCs w:val="20"/>
        </w:rPr>
        <w:t>5(2)</w:t>
      </w:r>
      <w:r w:rsidRPr="00B44095">
        <w:rPr>
          <w:sz w:val="20"/>
          <w:szCs w:val="20"/>
        </w:rPr>
        <w:t>, 112–119, doi:</w:t>
      </w:r>
      <w:hyperlink r:id="rId329" w:history="1">
        <w:r w:rsidRPr="00B44095">
          <w:rPr>
            <w:rStyle w:val="Hyperlink"/>
            <w:sz w:val="20"/>
            <w:szCs w:val="20"/>
            <w:lang w:val="en-US" w:eastAsia="fr-FR"/>
          </w:rPr>
          <w:t>10.1175/wcas-d-12-00048.1</w:t>
        </w:r>
      </w:hyperlink>
      <w:r w:rsidRPr="00B44095">
        <w:rPr>
          <w:sz w:val="20"/>
          <w:szCs w:val="20"/>
        </w:rPr>
        <w:t>.</w:t>
      </w:r>
    </w:p>
    <w:p w14:paraId="0B21356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Hanna, E. et al., 2020: Mass balance of the ice sheets and glaciers – Progress since AR5 and challenges. </w:t>
      </w:r>
      <w:r w:rsidRPr="00B44095">
        <w:rPr>
          <w:i/>
          <w:sz w:val="20"/>
          <w:szCs w:val="20"/>
        </w:rPr>
        <w:t>Earth-Science Reviews</w:t>
      </w:r>
      <w:r w:rsidRPr="00B44095">
        <w:rPr>
          <w:sz w:val="20"/>
          <w:szCs w:val="20"/>
        </w:rPr>
        <w:t xml:space="preserve">, </w:t>
      </w:r>
      <w:r w:rsidRPr="00B44095">
        <w:rPr>
          <w:b/>
          <w:sz w:val="20"/>
          <w:szCs w:val="20"/>
        </w:rPr>
        <w:t>201</w:t>
      </w:r>
      <w:r w:rsidRPr="00B44095">
        <w:rPr>
          <w:sz w:val="20"/>
          <w:szCs w:val="20"/>
        </w:rPr>
        <w:t>, 102976, doi:</w:t>
      </w:r>
      <w:hyperlink r:id="rId330" w:history="1">
        <w:r w:rsidRPr="00B44095">
          <w:rPr>
            <w:rStyle w:val="Hyperlink"/>
            <w:sz w:val="20"/>
            <w:szCs w:val="20"/>
            <w:lang w:val="en-US" w:eastAsia="fr-FR"/>
          </w:rPr>
          <w:t>10.1016/j.earscirev.2019.102976</w:t>
        </w:r>
      </w:hyperlink>
      <w:r w:rsidRPr="00B44095">
        <w:rPr>
          <w:sz w:val="20"/>
          <w:szCs w:val="20"/>
        </w:rPr>
        <w:t>.</w:t>
      </w:r>
    </w:p>
    <w:p w14:paraId="140955D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Hansen, G., D. Stone, M. Auffhammer, C. Huggel, and W. Cramer, 2016: Linking local impacts to changes in climate: a guide to attribution. </w:t>
      </w:r>
      <w:r w:rsidRPr="00B44095">
        <w:rPr>
          <w:i/>
          <w:sz w:val="20"/>
          <w:szCs w:val="20"/>
        </w:rPr>
        <w:t>Regional Environmental Change</w:t>
      </w:r>
      <w:r w:rsidRPr="00B44095">
        <w:rPr>
          <w:sz w:val="20"/>
          <w:szCs w:val="20"/>
        </w:rPr>
        <w:t xml:space="preserve">, </w:t>
      </w:r>
      <w:r w:rsidRPr="00B44095">
        <w:rPr>
          <w:b/>
          <w:sz w:val="20"/>
          <w:szCs w:val="20"/>
        </w:rPr>
        <w:t>16(2)</w:t>
      </w:r>
      <w:r w:rsidRPr="00B44095">
        <w:rPr>
          <w:sz w:val="20"/>
          <w:szCs w:val="20"/>
        </w:rPr>
        <w:t>, 527–541, doi:</w:t>
      </w:r>
      <w:hyperlink r:id="rId331" w:history="1">
        <w:r w:rsidRPr="00B44095">
          <w:rPr>
            <w:rStyle w:val="Hyperlink"/>
            <w:sz w:val="20"/>
            <w:szCs w:val="20"/>
            <w:lang w:val="en-US" w:eastAsia="fr-FR"/>
          </w:rPr>
          <w:t>10.1007/s10113-015-0760-y</w:t>
        </w:r>
      </w:hyperlink>
      <w:r w:rsidRPr="00B44095">
        <w:rPr>
          <w:sz w:val="20"/>
          <w:szCs w:val="20"/>
        </w:rPr>
        <w:t>.</w:t>
      </w:r>
    </w:p>
    <w:p w14:paraId="452F6BF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Hansen, J. and S. Lebedeff, 1987: Global Trends of Measured Surface Air Temperature. </w:t>
      </w:r>
      <w:r w:rsidRPr="00B44095">
        <w:rPr>
          <w:i/>
          <w:sz w:val="20"/>
          <w:szCs w:val="20"/>
        </w:rPr>
        <w:t>Journal of Geophysical Research</w:t>
      </w:r>
      <w:r w:rsidRPr="00B44095">
        <w:rPr>
          <w:sz w:val="20"/>
          <w:szCs w:val="20"/>
        </w:rPr>
        <w:t>, doi:</w:t>
      </w:r>
      <w:hyperlink r:id="rId332" w:history="1">
        <w:r w:rsidRPr="00B44095">
          <w:rPr>
            <w:rStyle w:val="Hyperlink"/>
            <w:sz w:val="20"/>
            <w:szCs w:val="20"/>
            <w:lang w:val="en-US" w:eastAsia="fr-FR"/>
          </w:rPr>
          <w:t>10.1029/jd092id11p13345</w:t>
        </w:r>
      </w:hyperlink>
      <w:r w:rsidRPr="00B44095">
        <w:rPr>
          <w:sz w:val="20"/>
          <w:szCs w:val="20"/>
        </w:rPr>
        <w:t>.</w:t>
      </w:r>
    </w:p>
    <w:p w14:paraId="474D4EB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Hansen, J., M. Sato, G. Russell, and P. Kharecha, 2013: Climate sensitivity, sea level and atmospheric carbon dioxide. </w:t>
      </w:r>
      <w:r w:rsidRPr="00B44095">
        <w:rPr>
          <w:i/>
          <w:sz w:val="20"/>
          <w:szCs w:val="20"/>
        </w:rPr>
        <w:t>Philosophical Transactions of the Royal Society A: Mathematical, Physical and Engineering Sciences</w:t>
      </w:r>
      <w:r w:rsidRPr="00B44095">
        <w:rPr>
          <w:sz w:val="20"/>
          <w:szCs w:val="20"/>
        </w:rPr>
        <w:t xml:space="preserve">, </w:t>
      </w:r>
      <w:r w:rsidRPr="00B44095">
        <w:rPr>
          <w:b/>
          <w:sz w:val="20"/>
          <w:szCs w:val="20"/>
        </w:rPr>
        <w:t>371(2001)</w:t>
      </w:r>
      <w:r w:rsidRPr="00B44095">
        <w:rPr>
          <w:sz w:val="20"/>
          <w:szCs w:val="20"/>
        </w:rPr>
        <w:t>, 20120294, doi:</w:t>
      </w:r>
      <w:hyperlink r:id="rId333" w:history="1">
        <w:r w:rsidRPr="00B44095">
          <w:rPr>
            <w:rStyle w:val="Hyperlink"/>
            <w:sz w:val="20"/>
            <w:szCs w:val="20"/>
            <w:lang w:val="en-US" w:eastAsia="fr-FR"/>
          </w:rPr>
          <w:t>10.1098/rsta.2012.0294</w:t>
        </w:r>
      </w:hyperlink>
      <w:r w:rsidRPr="00B44095">
        <w:rPr>
          <w:sz w:val="20"/>
          <w:szCs w:val="20"/>
        </w:rPr>
        <w:t>.</w:t>
      </w:r>
    </w:p>
    <w:p w14:paraId="7BD1FC4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Hansen, J. et al., 1981: Climate Impact of Increasing Atmospheric Carbon Dioxide. </w:t>
      </w:r>
      <w:r w:rsidRPr="00B44095">
        <w:rPr>
          <w:i/>
          <w:sz w:val="20"/>
          <w:szCs w:val="20"/>
        </w:rPr>
        <w:t>Science</w:t>
      </w:r>
      <w:r w:rsidRPr="00B44095">
        <w:rPr>
          <w:sz w:val="20"/>
          <w:szCs w:val="20"/>
        </w:rPr>
        <w:t xml:space="preserve">, </w:t>
      </w:r>
      <w:r w:rsidRPr="00B44095">
        <w:rPr>
          <w:b/>
          <w:sz w:val="20"/>
          <w:szCs w:val="20"/>
        </w:rPr>
        <w:t>213(4511)</w:t>
      </w:r>
      <w:r w:rsidRPr="00B44095">
        <w:rPr>
          <w:sz w:val="20"/>
          <w:szCs w:val="20"/>
        </w:rPr>
        <w:t>, 957–966, doi:</w:t>
      </w:r>
      <w:hyperlink r:id="rId334" w:history="1">
        <w:r w:rsidRPr="00B44095">
          <w:rPr>
            <w:rStyle w:val="Hyperlink"/>
            <w:sz w:val="20"/>
            <w:szCs w:val="20"/>
            <w:lang w:val="en-US" w:eastAsia="fr-FR"/>
          </w:rPr>
          <w:t>10.1126/science.213.4511.957</w:t>
        </w:r>
      </w:hyperlink>
      <w:r w:rsidRPr="00B44095">
        <w:rPr>
          <w:sz w:val="20"/>
          <w:szCs w:val="20"/>
        </w:rPr>
        <w:t>.</w:t>
      </w:r>
    </w:p>
    <w:p w14:paraId="41C901C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Hansen, J. et al., 1988: Global climate changes as forecast by Goddard Institute for Space Studies three-dimensional model. </w:t>
      </w:r>
      <w:r w:rsidRPr="00B44095">
        <w:rPr>
          <w:i/>
          <w:sz w:val="20"/>
          <w:szCs w:val="20"/>
        </w:rPr>
        <w:t>Journal of Geophysical Research</w:t>
      </w:r>
      <w:r w:rsidRPr="00B44095">
        <w:rPr>
          <w:sz w:val="20"/>
          <w:szCs w:val="20"/>
        </w:rPr>
        <w:t xml:space="preserve">, </w:t>
      </w:r>
      <w:r w:rsidRPr="00B44095">
        <w:rPr>
          <w:b/>
          <w:sz w:val="20"/>
          <w:szCs w:val="20"/>
        </w:rPr>
        <w:t>93(D8)</w:t>
      </w:r>
      <w:r w:rsidRPr="00B44095">
        <w:rPr>
          <w:sz w:val="20"/>
          <w:szCs w:val="20"/>
        </w:rPr>
        <w:t>, 9341, doi:</w:t>
      </w:r>
      <w:hyperlink r:id="rId335" w:history="1">
        <w:r w:rsidRPr="00B44095">
          <w:rPr>
            <w:rStyle w:val="Hyperlink"/>
            <w:sz w:val="20"/>
            <w:szCs w:val="20"/>
            <w:lang w:val="en-US" w:eastAsia="fr-FR"/>
          </w:rPr>
          <w:t>10.1029/jd093id08p09341</w:t>
        </w:r>
      </w:hyperlink>
      <w:r w:rsidRPr="00B44095">
        <w:rPr>
          <w:sz w:val="20"/>
          <w:szCs w:val="20"/>
        </w:rPr>
        <w:t>.</w:t>
      </w:r>
    </w:p>
    <w:p w14:paraId="5756B14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Harada, Y. et al., 2016: The JRA-55 Reanalysis: Representation of Atmospheric Circulation and Climate Variability. </w:t>
      </w:r>
      <w:r w:rsidRPr="00B44095">
        <w:rPr>
          <w:i/>
          <w:sz w:val="20"/>
          <w:szCs w:val="20"/>
        </w:rPr>
        <w:t>Journal of the Meteorological Society of Japan. Ser. II</w:t>
      </w:r>
      <w:r w:rsidRPr="00B44095">
        <w:rPr>
          <w:sz w:val="20"/>
          <w:szCs w:val="20"/>
        </w:rPr>
        <w:t xml:space="preserve">, </w:t>
      </w:r>
      <w:r w:rsidRPr="00B44095">
        <w:rPr>
          <w:b/>
          <w:sz w:val="20"/>
          <w:szCs w:val="20"/>
        </w:rPr>
        <w:t>94(3)</w:t>
      </w:r>
      <w:r w:rsidRPr="00B44095">
        <w:rPr>
          <w:sz w:val="20"/>
          <w:szCs w:val="20"/>
        </w:rPr>
        <w:t>, 269–302, doi:</w:t>
      </w:r>
      <w:hyperlink r:id="rId336" w:history="1">
        <w:r w:rsidRPr="00B44095">
          <w:rPr>
            <w:rStyle w:val="Hyperlink"/>
            <w:sz w:val="20"/>
            <w:szCs w:val="20"/>
            <w:lang w:val="en-US" w:eastAsia="fr-FR"/>
          </w:rPr>
          <w:t>10.2151/jmsj.2016-015</w:t>
        </w:r>
      </w:hyperlink>
      <w:r w:rsidRPr="00B44095">
        <w:rPr>
          <w:sz w:val="20"/>
          <w:szCs w:val="20"/>
        </w:rPr>
        <w:t>.</w:t>
      </w:r>
    </w:p>
    <w:p w14:paraId="33DB8CD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Harcourt, R. et al., 2019: Animal-Borne Telemetry: An Integral Component of the Ocean Observing Toolkit. </w:t>
      </w:r>
      <w:r w:rsidRPr="00B44095">
        <w:rPr>
          <w:i/>
          <w:sz w:val="20"/>
          <w:szCs w:val="20"/>
        </w:rPr>
        <w:t>Frontiers in Marine Science</w:t>
      </w:r>
      <w:r w:rsidRPr="00B44095">
        <w:rPr>
          <w:sz w:val="20"/>
          <w:szCs w:val="20"/>
        </w:rPr>
        <w:t xml:space="preserve">, </w:t>
      </w:r>
      <w:r w:rsidRPr="00B44095">
        <w:rPr>
          <w:b/>
          <w:sz w:val="20"/>
          <w:szCs w:val="20"/>
        </w:rPr>
        <w:t>6</w:t>
      </w:r>
      <w:r w:rsidRPr="00B44095">
        <w:rPr>
          <w:sz w:val="20"/>
          <w:szCs w:val="20"/>
        </w:rPr>
        <w:t>, 326, doi:</w:t>
      </w:r>
      <w:hyperlink r:id="rId337" w:history="1">
        <w:r w:rsidRPr="00B44095">
          <w:rPr>
            <w:rStyle w:val="Hyperlink"/>
            <w:sz w:val="20"/>
            <w:szCs w:val="20"/>
            <w:lang w:val="en-US" w:eastAsia="fr-FR"/>
          </w:rPr>
          <w:t>10.3389/fmars.2019.00326</w:t>
        </w:r>
      </w:hyperlink>
      <w:r w:rsidRPr="00B44095">
        <w:rPr>
          <w:sz w:val="20"/>
          <w:szCs w:val="20"/>
        </w:rPr>
        <w:t>.</w:t>
      </w:r>
    </w:p>
    <w:p w14:paraId="08B6053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Harper, K.C., 2008: </w:t>
      </w:r>
      <w:r w:rsidRPr="00B44095">
        <w:rPr>
          <w:i/>
          <w:sz w:val="20"/>
          <w:szCs w:val="20"/>
        </w:rPr>
        <w:t>Weather by the Numbers: The Genesis of Modern Meteorology</w:t>
      </w:r>
      <w:r w:rsidRPr="00B44095">
        <w:rPr>
          <w:sz w:val="20"/>
          <w:szCs w:val="20"/>
        </w:rPr>
        <w:t xml:space="preserve">. MIT Press, Cambridge, MA, USA, </w:t>
      </w:r>
      <w:r w:rsidRPr="00B44095">
        <w:rPr>
          <w:sz w:val="20"/>
          <w:szCs w:val="20"/>
        </w:rPr>
        <w:lastRenderedPageBreak/>
        <w:t>320 pp.</w:t>
      </w:r>
    </w:p>
    <w:p w14:paraId="49F3004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Harries, J.E., H.E. Brindley, P.J. Sagoo, and R.J. Bantges, 2001: Increases in greenhouse forcing inferred from the outgoing longwave radiation spectra of the Earth in 1970 and 1997. </w:t>
      </w:r>
      <w:r w:rsidRPr="00B44095">
        <w:rPr>
          <w:i/>
          <w:sz w:val="20"/>
          <w:szCs w:val="20"/>
        </w:rPr>
        <w:t>Nature</w:t>
      </w:r>
      <w:r w:rsidRPr="00B44095">
        <w:rPr>
          <w:sz w:val="20"/>
          <w:szCs w:val="20"/>
        </w:rPr>
        <w:t xml:space="preserve">, </w:t>
      </w:r>
      <w:r w:rsidRPr="00B44095">
        <w:rPr>
          <w:b/>
          <w:sz w:val="20"/>
          <w:szCs w:val="20"/>
        </w:rPr>
        <w:t>410(6826)</w:t>
      </w:r>
      <w:r w:rsidRPr="00B44095">
        <w:rPr>
          <w:sz w:val="20"/>
          <w:szCs w:val="20"/>
        </w:rPr>
        <w:t>, 355–357, doi:</w:t>
      </w:r>
      <w:hyperlink r:id="rId338" w:history="1">
        <w:r w:rsidRPr="00B44095">
          <w:rPr>
            <w:rStyle w:val="Hyperlink"/>
            <w:sz w:val="20"/>
            <w:szCs w:val="20"/>
            <w:lang w:val="en-US" w:eastAsia="fr-FR"/>
          </w:rPr>
          <w:t>10.1038/35066553</w:t>
        </w:r>
      </w:hyperlink>
      <w:r w:rsidRPr="00B44095">
        <w:rPr>
          <w:sz w:val="20"/>
          <w:szCs w:val="20"/>
        </w:rPr>
        <w:t>.</w:t>
      </w:r>
    </w:p>
    <w:p w14:paraId="0A5E497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Harrington, L.J. and F.E.L. Otto, 2018: Changing population dynamics and uneven temperature emergence combine to exacerbate regional exposure to heat extremes under 1.5 ◦C and 2 ◦C of warming. </w:t>
      </w:r>
      <w:r w:rsidRPr="00B44095">
        <w:rPr>
          <w:i/>
          <w:sz w:val="20"/>
          <w:szCs w:val="20"/>
        </w:rPr>
        <w:t>Environmental Research Letters</w:t>
      </w:r>
      <w:r w:rsidRPr="00B44095">
        <w:rPr>
          <w:sz w:val="20"/>
          <w:szCs w:val="20"/>
        </w:rPr>
        <w:t>, doi:</w:t>
      </w:r>
      <w:hyperlink r:id="rId339" w:history="1">
        <w:r w:rsidRPr="00B44095">
          <w:rPr>
            <w:rStyle w:val="Hyperlink"/>
            <w:sz w:val="20"/>
            <w:szCs w:val="20"/>
            <w:lang w:val="en-US" w:eastAsia="fr-FR"/>
          </w:rPr>
          <w:t>10.1088/1748-9326/aaaa99</w:t>
        </w:r>
      </w:hyperlink>
      <w:r w:rsidRPr="00B44095">
        <w:rPr>
          <w:sz w:val="20"/>
          <w:szCs w:val="20"/>
        </w:rPr>
        <w:t>.</w:t>
      </w:r>
    </w:p>
    <w:p w14:paraId="5E35DB8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Harrington, L.J. et al., 2016: Poorest countries experience earlier anthropogenic emergence of daily temperature extremes. </w:t>
      </w:r>
      <w:r w:rsidRPr="00B44095">
        <w:rPr>
          <w:i/>
          <w:sz w:val="20"/>
          <w:szCs w:val="20"/>
        </w:rPr>
        <w:t>Environmental Research Letters</w:t>
      </w:r>
      <w:r w:rsidRPr="00B44095">
        <w:rPr>
          <w:sz w:val="20"/>
          <w:szCs w:val="20"/>
        </w:rPr>
        <w:t xml:space="preserve">, </w:t>
      </w:r>
      <w:r w:rsidRPr="00B44095">
        <w:rPr>
          <w:b/>
          <w:sz w:val="20"/>
          <w:szCs w:val="20"/>
        </w:rPr>
        <w:t>11(5)</w:t>
      </w:r>
      <w:r w:rsidRPr="00B44095">
        <w:rPr>
          <w:sz w:val="20"/>
          <w:szCs w:val="20"/>
        </w:rPr>
        <w:t>, 055007, doi:</w:t>
      </w:r>
      <w:hyperlink r:id="rId340" w:history="1">
        <w:r w:rsidRPr="00B44095">
          <w:rPr>
            <w:rStyle w:val="Hyperlink"/>
            <w:sz w:val="20"/>
            <w:szCs w:val="20"/>
            <w:lang w:val="en-US" w:eastAsia="fr-FR"/>
          </w:rPr>
          <w:t>10.1088/1748-9326/11/5/055007</w:t>
        </w:r>
      </w:hyperlink>
      <w:r w:rsidRPr="00B44095">
        <w:rPr>
          <w:sz w:val="20"/>
          <w:szCs w:val="20"/>
        </w:rPr>
        <w:t>.</w:t>
      </w:r>
    </w:p>
    <w:p w14:paraId="5333E72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Harris, A.J.L., A. Corner, J. Xu, and X. Du, 2013: Lost in translation? Interpretations of the probability phrases used by the Intergovernmental Panel on Climate Change in China and the UK. </w:t>
      </w:r>
      <w:r w:rsidRPr="00B44095">
        <w:rPr>
          <w:i/>
          <w:sz w:val="20"/>
          <w:szCs w:val="20"/>
        </w:rPr>
        <w:t>Climatic Change</w:t>
      </w:r>
      <w:r w:rsidRPr="00B44095">
        <w:rPr>
          <w:sz w:val="20"/>
          <w:szCs w:val="20"/>
        </w:rPr>
        <w:t xml:space="preserve">, </w:t>
      </w:r>
      <w:r w:rsidRPr="00B44095">
        <w:rPr>
          <w:b/>
          <w:sz w:val="20"/>
          <w:szCs w:val="20"/>
        </w:rPr>
        <w:t>121(2)</w:t>
      </w:r>
      <w:r w:rsidRPr="00B44095">
        <w:rPr>
          <w:sz w:val="20"/>
          <w:szCs w:val="20"/>
        </w:rPr>
        <w:t>, 415–425, doi:</w:t>
      </w:r>
      <w:hyperlink r:id="rId341" w:history="1">
        <w:r w:rsidRPr="00B44095">
          <w:rPr>
            <w:rStyle w:val="Hyperlink"/>
            <w:sz w:val="20"/>
            <w:szCs w:val="20"/>
            <w:lang w:val="en-US" w:eastAsia="fr-FR"/>
          </w:rPr>
          <w:t>10.1007/s10584-013-0975-1</w:t>
        </w:r>
      </w:hyperlink>
      <w:r w:rsidRPr="00B44095">
        <w:rPr>
          <w:sz w:val="20"/>
          <w:szCs w:val="20"/>
        </w:rPr>
        <w:t>.</w:t>
      </w:r>
    </w:p>
    <w:p w14:paraId="093832A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Hartmann, D.L. et al., 2013: Observations: Atmosphere and Surface. In: </w:t>
      </w:r>
      <w:r w:rsidRPr="00B44095">
        <w:rPr>
          <w:i/>
          <w:sz w:val="20"/>
          <w:szCs w:val="20"/>
        </w:rPr>
        <w:t>Climate Change 2013: The Physical Science Basis. Contribution of Working Group I to the Fifth Assessment Report of the Intergovernmental Panel on Climate Change</w:t>
      </w:r>
      <w:r w:rsidRPr="00B44095">
        <w:rPr>
          <w:sz w:val="20"/>
          <w:szCs w:val="20"/>
        </w:rPr>
        <w:t xml:space="preserve"> [Stocker, T.F., D. Qin, G.-K. Plattner, M. Tignor, S.K. Allen, J. Boschung, A. Nauels, Y. Xia, V. Bex, and P.M. Midgley (eds.)]. Cambridge University Press, Cambridge, United Kingdom and New York, NY, USA, pp. 159–254, doi:</w:t>
      </w:r>
      <w:hyperlink r:id="rId342" w:history="1">
        <w:r w:rsidRPr="00B44095">
          <w:rPr>
            <w:rStyle w:val="Hyperlink"/>
            <w:sz w:val="20"/>
            <w:szCs w:val="20"/>
            <w:lang w:val="en-US" w:eastAsia="fr-FR"/>
          </w:rPr>
          <w:t>10.1017/cbo9781107415324.008</w:t>
        </w:r>
      </w:hyperlink>
      <w:r w:rsidRPr="00B44095">
        <w:rPr>
          <w:sz w:val="20"/>
          <w:szCs w:val="20"/>
        </w:rPr>
        <w:t>.</w:t>
      </w:r>
    </w:p>
    <w:p w14:paraId="4BFB852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Hasselmann, K., 1979: On the signal-to-noise problem in atmospheric response studies. In: </w:t>
      </w:r>
      <w:r w:rsidRPr="00B44095">
        <w:rPr>
          <w:i/>
          <w:sz w:val="20"/>
          <w:szCs w:val="20"/>
        </w:rPr>
        <w:t>Meteorology Over the Tropical Oceans</w:t>
      </w:r>
      <w:r w:rsidRPr="00B44095">
        <w:rPr>
          <w:sz w:val="20"/>
          <w:szCs w:val="20"/>
        </w:rPr>
        <w:t xml:space="preserve"> [Shaw, D.B. (ed.)]. Royal Meteorological Society, Bracknell, UK, pp. 251–259.</w:t>
      </w:r>
    </w:p>
    <w:p w14:paraId="0B2F551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Hassol, S.J., S. Torok, and S.L. Lewis Patrick, 2016: (Un)Natural Disasters: Communicating Linkages Between Extreme Events and Climate Change. </w:t>
      </w:r>
      <w:r w:rsidRPr="00B44095">
        <w:rPr>
          <w:i/>
          <w:sz w:val="20"/>
          <w:szCs w:val="20"/>
        </w:rPr>
        <w:t>WMO Bulletin</w:t>
      </w:r>
      <w:r w:rsidRPr="00B44095">
        <w:rPr>
          <w:sz w:val="20"/>
          <w:szCs w:val="20"/>
        </w:rPr>
        <w:t xml:space="preserve">, </w:t>
      </w:r>
      <w:r w:rsidRPr="00B44095">
        <w:rPr>
          <w:b/>
          <w:sz w:val="20"/>
          <w:szCs w:val="20"/>
        </w:rPr>
        <w:t>65(2)</w:t>
      </w:r>
      <w:r w:rsidRPr="00B44095">
        <w:rPr>
          <w:sz w:val="20"/>
          <w:szCs w:val="20"/>
        </w:rPr>
        <w:t>.</w:t>
      </w:r>
    </w:p>
    <w:p w14:paraId="31E0819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Hattermann, F.F. et al., 2018: Sources of uncertainty in hydrological climate impact assessment: a cross-scale study. </w:t>
      </w:r>
      <w:r w:rsidRPr="00B44095">
        <w:rPr>
          <w:i/>
          <w:sz w:val="20"/>
          <w:szCs w:val="20"/>
        </w:rPr>
        <w:t>Environmental Research Letters</w:t>
      </w:r>
      <w:r w:rsidRPr="00B44095">
        <w:rPr>
          <w:sz w:val="20"/>
          <w:szCs w:val="20"/>
        </w:rPr>
        <w:t xml:space="preserve">, </w:t>
      </w:r>
      <w:r w:rsidRPr="00B44095">
        <w:rPr>
          <w:b/>
          <w:sz w:val="20"/>
          <w:szCs w:val="20"/>
        </w:rPr>
        <w:t>13(1)</w:t>
      </w:r>
      <w:r w:rsidRPr="00B44095">
        <w:rPr>
          <w:sz w:val="20"/>
          <w:szCs w:val="20"/>
        </w:rPr>
        <w:t>, 015006, doi:</w:t>
      </w:r>
      <w:hyperlink r:id="rId343" w:history="1">
        <w:r w:rsidRPr="00B44095">
          <w:rPr>
            <w:rStyle w:val="Hyperlink"/>
            <w:sz w:val="20"/>
            <w:szCs w:val="20"/>
            <w:lang w:val="en-US" w:eastAsia="fr-FR"/>
          </w:rPr>
          <w:t>10.1088/1748-9326/aa9938</w:t>
        </w:r>
      </w:hyperlink>
      <w:r w:rsidRPr="00B44095">
        <w:rPr>
          <w:sz w:val="20"/>
          <w:szCs w:val="20"/>
        </w:rPr>
        <w:t>.</w:t>
      </w:r>
    </w:p>
    <w:p w14:paraId="0CD7573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Haug, G.H., K.A. Hughen, D.M. Sigman, L.C. Peterson, and U. Röhl, 2001: Southward Migration of the Intertropical Convergence Zone Through the Holocene. </w:t>
      </w:r>
      <w:r w:rsidRPr="00B44095">
        <w:rPr>
          <w:i/>
          <w:sz w:val="20"/>
          <w:szCs w:val="20"/>
        </w:rPr>
        <w:t>Science</w:t>
      </w:r>
      <w:r w:rsidRPr="00B44095">
        <w:rPr>
          <w:sz w:val="20"/>
          <w:szCs w:val="20"/>
        </w:rPr>
        <w:t xml:space="preserve">, </w:t>
      </w:r>
      <w:r w:rsidRPr="00B44095">
        <w:rPr>
          <w:b/>
          <w:sz w:val="20"/>
          <w:szCs w:val="20"/>
        </w:rPr>
        <w:t>293(5533)</w:t>
      </w:r>
      <w:r w:rsidRPr="00B44095">
        <w:rPr>
          <w:sz w:val="20"/>
          <w:szCs w:val="20"/>
        </w:rPr>
        <w:t>, 1304–1308, doi:</w:t>
      </w:r>
      <w:hyperlink r:id="rId344" w:history="1">
        <w:r w:rsidRPr="00B44095">
          <w:rPr>
            <w:rStyle w:val="Hyperlink"/>
            <w:sz w:val="20"/>
            <w:szCs w:val="20"/>
            <w:lang w:val="en-US" w:eastAsia="fr-FR"/>
          </w:rPr>
          <w:t>10.1126/science.1059725</w:t>
        </w:r>
      </w:hyperlink>
      <w:r w:rsidRPr="00B44095">
        <w:rPr>
          <w:sz w:val="20"/>
          <w:szCs w:val="20"/>
        </w:rPr>
        <w:t>.</w:t>
      </w:r>
    </w:p>
    <w:p w14:paraId="3C39B40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Haughton, N., G. Abramowitz, A. Pitman, and S.J. Phipps, 2015: Weighting climate model ensembles for mean and variance estimates. </w:t>
      </w:r>
      <w:r w:rsidRPr="00B44095">
        <w:rPr>
          <w:i/>
          <w:sz w:val="20"/>
          <w:szCs w:val="20"/>
        </w:rPr>
        <w:t>Climate Dynamics</w:t>
      </w:r>
      <w:r w:rsidRPr="00B44095">
        <w:rPr>
          <w:sz w:val="20"/>
          <w:szCs w:val="20"/>
        </w:rPr>
        <w:t xml:space="preserve">, </w:t>
      </w:r>
      <w:r w:rsidRPr="00B44095">
        <w:rPr>
          <w:b/>
          <w:sz w:val="20"/>
          <w:szCs w:val="20"/>
        </w:rPr>
        <w:t>45(11–12)</w:t>
      </w:r>
      <w:r w:rsidRPr="00B44095">
        <w:rPr>
          <w:sz w:val="20"/>
          <w:szCs w:val="20"/>
        </w:rPr>
        <w:t>, 3169–3181, doi:</w:t>
      </w:r>
      <w:hyperlink r:id="rId345" w:history="1">
        <w:r w:rsidRPr="00B44095">
          <w:rPr>
            <w:rStyle w:val="Hyperlink"/>
            <w:sz w:val="20"/>
            <w:szCs w:val="20"/>
            <w:lang w:val="en-US" w:eastAsia="fr-FR"/>
          </w:rPr>
          <w:t>10.1007/s00382-015-2531-3</w:t>
        </w:r>
      </w:hyperlink>
      <w:r w:rsidRPr="00B44095">
        <w:rPr>
          <w:sz w:val="20"/>
          <w:szCs w:val="20"/>
        </w:rPr>
        <w:t>.</w:t>
      </w:r>
    </w:p>
    <w:p w14:paraId="0CBBF1E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Haunschild, R., L. Bornmann, and W. Marx, 2016: Climate Change Research in View of Bibliometrics. </w:t>
      </w:r>
      <w:r w:rsidRPr="00B44095">
        <w:rPr>
          <w:i/>
          <w:sz w:val="20"/>
          <w:szCs w:val="20"/>
        </w:rPr>
        <w:t>PLOS ONE</w:t>
      </w:r>
      <w:r w:rsidRPr="00B44095">
        <w:rPr>
          <w:sz w:val="20"/>
          <w:szCs w:val="20"/>
        </w:rPr>
        <w:t xml:space="preserve">, </w:t>
      </w:r>
      <w:r w:rsidRPr="00B44095">
        <w:rPr>
          <w:b/>
          <w:sz w:val="20"/>
          <w:szCs w:val="20"/>
        </w:rPr>
        <w:t>11(7)</w:t>
      </w:r>
      <w:r w:rsidRPr="00B44095">
        <w:rPr>
          <w:sz w:val="20"/>
          <w:szCs w:val="20"/>
        </w:rPr>
        <w:t>, e0160393, doi:</w:t>
      </w:r>
      <w:hyperlink r:id="rId346" w:history="1">
        <w:r w:rsidRPr="00B44095">
          <w:rPr>
            <w:rStyle w:val="Hyperlink"/>
            <w:sz w:val="20"/>
            <w:szCs w:val="20"/>
            <w:lang w:val="en-US" w:eastAsia="fr-FR"/>
          </w:rPr>
          <w:t>10.1371/journal.pone.0160393</w:t>
        </w:r>
      </w:hyperlink>
      <w:r w:rsidRPr="00B44095">
        <w:rPr>
          <w:sz w:val="20"/>
          <w:szCs w:val="20"/>
        </w:rPr>
        <w:t>.</w:t>
      </w:r>
    </w:p>
    <w:p w14:paraId="213B9C0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Hauser, M., R. Orth, and S.I. Seneviratne, 2016: Role of soil moisture versus recent climate change for the 2010 heat wave in western Russia. </w:t>
      </w:r>
      <w:r w:rsidRPr="00B44095">
        <w:rPr>
          <w:i/>
          <w:sz w:val="20"/>
          <w:szCs w:val="20"/>
        </w:rPr>
        <w:t>Geophysical Research Letters</w:t>
      </w:r>
      <w:r w:rsidRPr="00B44095">
        <w:rPr>
          <w:sz w:val="20"/>
          <w:szCs w:val="20"/>
        </w:rPr>
        <w:t xml:space="preserve">, </w:t>
      </w:r>
      <w:r w:rsidRPr="00B44095">
        <w:rPr>
          <w:b/>
          <w:sz w:val="20"/>
          <w:szCs w:val="20"/>
        </w:rPr>
        <w:t>43(6)</w:t>
      </w:r>
      <w:r w:rsidRPr="00B44095">
        <w:rPr>
          <w:sz w:val="20"/>
          <w:szCs w:val="20"/>
        </w:rPr>
        <w:t>, 2819–2826, doi:</w:t>
      </w:r>
      <w:hyperlink r:id="rId347" w:history="1">
        <w:r w:rsidRPr="00B44095">
          <w:rPr>
            <w:rStyle w:val="Hyperlink"/>
            <w:sz w:val="20"/>
            <w:szCs w:val="20"/>
            <w:lang w:val="en-US" w:eastAsia="fr-FR"/>
          </w:rPr>
          <w:t>10.1002/2016gl068036</w:t>
        </w:r>
      </w:hyperlink>
      <w:r w:rsidRPr="00B44095">
        <w:rPr>
          <w:sz w:val="20"/>
          <w:szCs w:val="20"/>
        </w:rPr>
        <w:t>.</w:t>
      </w:r>
    </w:p>
    <w:p w14:paraId="06DCCCF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Hausfather, Z. and G.P. Peters, 2020a: Emissions – the ‘business as usual’ story is misleading. </w:t>
      </w:r>
      <w:r w:rsidRPr="00B44095">
        <w:rPr>
          <w:i/>
          <w:sz w:val="20"/>
          <w:szCs w:val="20"/>
        </w:rPr>
        <w:t>Nature</w:t>
      </w:r>
      <w:r w:rsidRPr="00B44095">
        <w:rPr>
          <w:sz w:val="20"/>
          <w:szCs w:val="20"/>
        </w:rPr>
        <w:t xml:space="preserve">, </w:t>
      </w:r>
      <w:r w:rsidRPr="00B44095">
        <w:rPr>
          <w:b/>
          <w:sz w:val="20"/>
          <w:szCs w:val="20"/>
        </w:rPr>
        <w:t>577(7792)</w:t>
      </w:r>
      <w:r w:rsidRPr="00B44095">
        <w:rPr>
          <w:sz w:val="20"/>
          <w:szCs w:val="20"/>
        </w:rPr>
        <w:t>, 618–620, doi:</w:t>
      </w:r>
      <w:hyperlink r:id="rId348" w:history="1">
        <w:r w:rsidRPr="00B44095">
          <w:rPr>
            <w:rStyle w:val="Hyperlink"/>
            <w:sz w:val="20"/>
            <w:szCs w:val="20"/>
            <w:lang w:val="en-US" w:eastAsia="fr-FR"/>
          </w:rPr>
          <w:t>10.1038/d41586-020-00177-3</w:t>
        </w:r>
      </w:hyperlink>
      <w:r w:rsidRPr="00B44095">
        <w:rPr>
          <w:sz w:val="20"/>
          <w:szCs w:val="20"/>
        </w:rPr>
        <w:t>.</w:t>
      </w:r>
    </w:p>
    <w:p w14:paraId="5FAF400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Hausfather, Z. and G.P. Peters, 2020b: RCP8.5 is a problematic scenario for near-term emissions. </w:t>
      </w:r>
      <w:r w:rsidRPr="00B44095">
        <w:rPr>
          <w:i/>
          <w:sz w:val="20"/>
          <w:szCs w:val="20"/>
        </w:rPr>
        <w:t>Proceedings of the National Academy of Sciences</w:t>
      </w:r>
      <w:r w:rsidRPr="00B44095">
        <w:rPr>
          <w:sz w:val="20"/>
          <w:szCs w:val="20"/>
        </w:rPr>
        <w:t xml:space="preserve">, </w:t>
      </w:r>
      <w:r w:rsidRPr="00B44095">
        <w:rPr>
          <w:b/>
          <w:sz w:val="20"/>
          <w:szCs w:val="20"/>
        </w:rPr>
        <w:t>117(45)</w:t>
      </w:r>
      <w:r w:rsidRPr="00B44095">
        <w:rPr>
          <w:sz w:val="20"/>
          <w:szCs w:val="20"/>
        </w:rPr>
        <w:t>, 27791–27792, doi:</w:t>
      </w:r>
      <w:hyperlink r:id="rId349" w:history="1">
        <w:r w:rsidRPr="00B44095">
          <w:rPr>
            <w:rStyle w:val="Hyperlink"/>
            <w:sz w:val="20"/>
            <w:szCs w:val="20"/>
            <w:lang w:val="en-US" w:eastAsia="fr-FR"/>
          </w:rPr>
          <w:t>10.1073/pnas.2017124117</w:t>
        </w:r>
      </w:hyperlink>
      <w:r w:rsidRPr="00B44095">
        <w:rPr>
          <w:sz w:val="20"/>
          <w:szCs w:val="20"/>
        </w:rPr>
        <w:t>.</w:t>
      </w:r>
    </w:p>
    <w:p w14:paraId="6138E7E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Hausfather, Z., H.F. Drake, T. Abbott, and G.A. Schmidt, 2020: Evaluating the performance of past climate model projections. </w:t>
      </w:r>
      <w:r w:rsidRPr="00B44095">
        <w:rPr>
          <w:i/>
          <w:sz w:val="20"/>
          <w:szCs w:val="20"/>
        </w:rPr>
        <w:t>Geophysical Research Letters</w:t>
      </w:r>
      <w:r w:rsidRPr="00B44095">
        <w:rPr>
          <w:sz w:val="20"/>
          <w:szCs w:val="20"/>
        </w:rPr>
        <w:t xml:space="preserve">, </w:t>
      </w:r>
      <w:r w:rsidRPr="00B44095">
        <w:rPr>
          <w:b/>
          <w:sz w:val="20"/>
          <w:szCs w:val="20"/>
        </w:rPr>
        <w:t>47</w:t>
      </w:r>
      <w:r w:rsidRPr="00B44095">
        <w:rPr>
          <w:sz w:val="20"/>
          <w:szCs w:val="20"/>
        </w:rPr>
        <w:t>, e2019GL085378, doi:</w:t>
      </w:r>
      <w:hyperlink r:id="rId350" w:history="1">
        <w:r w:rsidRPr="00B44095">
          <w:rPr>
            <w:rStyle w:val="Hyperlink"/>
            <w:sz w:val="20"/>
            <w:szCs w:val="20"/>
            <w:lang w:val="en-US" w:eastAsia="fr-FR"/>
          </w:rPr>
          <w:t>10.1029/2019gl085378</w:t>
        </w:r>
      </w:hyperlink>
      <w:r w:rsidRPr="00B44095">
        <w:rPr>
          <w:sz w:val="20"/>
          <w:szCs w:val="20"/>
        </w:rPr>
        <w:t>.</w:t>
      </w:r>
    </w:p>
    <w:p w14:paraId="5F26213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Haustein, K. et al., 2017: A real-time Global Warming Index. </w:t>
      </w:r>
      <w:r w:rsidRPr="00B44095">
        <w:rPr>
          <w:i/>
          <w:sz w:val="20"/>
          <w:szCs w:val="20"/>
        </w:rPr>
        <w:t>Scientific Reports</w:t>
      </w:r>
      <w:r w:rsidRPr="00B44095">
        <w:rPr>
          <w:sz w:val="20"/>
          <w:szCs w:val="20"/>
        </w:rPr>
        <w:t xml:space="preserve">, </w:t>
      </w:r>
      <w:r w:rsidRPr="00B44095">
        <w:rPr>
          <w:b/>
          <w:sz w:val="20"/>
          <w:szCs w:val="20"/>
        </w:rPr>
        <w:t>7(1)</w:t>
      </w:r>
      <w:r w:rsidRPr="00B44095">
        <w:rPr>
          <w:sz w:val="20"/>
          <w:szCs w:val="20"/>
        </w:rPr>
        <w:t>, 15417, doi:</w:t>
      </w:r>
      <w:hyperlink r:id="rId351" w:history="1">
        <w:r w:rsidRPr="00B44095">
          <w:rPr>
            <w:rStyle w:val="Hyperlink"/>
            <w:sz w:val="20"/>
            <w:szCs w:val="20"/>
            <w:lang w:val="en-US" w:eastAsia="fr-FR"/>
          </w:rPr>
          <w:t>10.1038/s41598-017-14828-5</w:t>
        </w:r>
      </w:hyperlink>
      <w:r w:rsidRPr="00B44095">
        <w:rPr>
          <w:sz w:val="20"/>
          <w:szCs w:val="20"/>
        </w:rPr>
        <w:t>.</w:t>
      </w:r>
    </w:p>
    <w:p w14:paraId="54D5756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Hawkins, E. and R. Sutton, 2009: The Potential to Narrow Uncertainty in Regional Climate Predictions. </w:t>
      </w:r>
      <w:r w:rsidRPr="00B44095">
        <w:rPr>
          <w:i/>
          <w:sz w:val="20"/>
          <w:szCs w:val="20"/>
        </w:rPr>
        <w:t>Bulletin of the American Meteorological Society</w:t>
      </w:r>
      <w:r w:rsidRPr="00B44095">
        <w:rPr>
          <w:sz w:val="20"/>
          <w:szCs w:val="20"/>
        </w:rPr>
        <w:t xml:space="preserve">, </w:t>
      </w:r>
      <w:r w:rsidRPr="00B44095">
        <w:rPr>
          <w:b/>
          <w:sz w:val="20"/>
          <w:szCs w:val="20"/>
        </w:rPr>
        <w:t>90(8)</w:t>
      </w:r>
      <w:r w:rsidRPr="00B44095">
        <w:rPr>
          <w:sz w:val="20"/>
          <w:szCs w:val="20"/>
        </w:rPr>
        <w:t>, 1095–1108, doi:</w:t>
      </w:r>
      <w:hyperlink r:id="rId352" w:history="1">
        <w:r w:rsidRPr="00B44095">
          <w:rPr>
            <w:rStyle w:val="Hyperlink"/>
            <w:sz w:val="20"/>
            <w:szCs w:val="20"/>
            <w:lang w:val="en-US" w:eastAsia="fr-FR"/>
          </w:rPr>
          <w:t>10.1175/2009bams2607.1</w:t>
        </w:r>
      </w:hyperlink>
      <w:r w:rsidRPr="00B44095">
        <w:rPr>
          <w:sz w:val="20"/>
          <w:szCs w:val="20"/>
        </w:rPr>
        <w:t>.</w:t>
      </w:r>
    </w:p>
    <w:p w14:paraId="1C05C74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Hawkins, E. and R. Sutton, 2012: Time of emergence of climate signals. </w:t>
      </w:r>
      <w:r w:rsidRPr="00B44095">
        <w:rPr>
          <w:i/>
          <w:sz w:val="20"/>
          <w:szCs w:val="20"/>
        </w:rPr>
        <w:t>Geophysical Research Letters</w:t>
      </w:r>
      <w:r w:rsidRPr="00B44095">
        <w:rPr>
          <w:sz w:val="20"/>
          <w:szCs w:val="20"/>
        </w:rPr>
        <w:t xml:space="preserve">, </w:t>
      </w:r>
      <w:r w:rsidRPr="00B44095">
        <w:rPr>
          <w:b/>
          <w:sz w:val="20"/>
          <w:szCs w:val="20"/>
        </w:rPr>
        <w:t>39(1)</w:t>
      </w:r>
      <w:r w:rsidRPr="00B44095">
        <w:rPr>
          <w:sz w:val="20"/>
          <w:szCs w:val="20"/>
        </w:rPr>
        <w:t>, doi:</w:t>
      </w:r>
      <w:hyperlink r:id="rId353" w:history="1">
        <w:r w:rsidRPr="00B44095">
          <w:rPr>
            <w:rStyle w:val="Hyperlink"/>
            <w:sz w:val="20"/>
            <w:szCs w:val="20"/>
            <w:lang w:val="en-US" w:eastAsia="fr-FR"/>
          </w:rPr>
          <w:t>10.1029/2011gl050087</w:t>
        </w:r>
      </w:hyperlink>
      <w:r w:rsidRPr="00B44095">
        <w:rPr>
          <w:sz w:val="20"/>
          <w:szCs w:val="20"/>
        </w:rPr>
        <w:t>.</w:t>
      </w:r>
    </w:p>
    <w:p w14:paraId="24BA1CD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Hawkins, E. and P.D. Jones, 2013: On increasing global temperatures: 75 years after Callendar. </w:t>
      </w:r>
      <w:r w:rsidRPr="00B44095">
        <w:rPr>
          <w:i/>
          <w:sz w:val="20"/>
          <w:szCs w:val="20"/>
        </w:rPr>
        <w:t>Quarterly Journal of the Royal Meteorological Society</w:t>
      </w:r>
      <w:r w:rsidRPr="00B44095">
        <w:rPr>
          <w:sz w:val="20"/>
          <w:szCs w:val="20"/>
        </w:rPr>
        <w:t xml:space="preserve">, </w:t>
      </w:r>
      <w:r w:rsidRPr="00B44095">
        <w:rPr>
          <w:b/>
          <w:sz w:val="20"/>
          <w:szCs w:val="20"/>
        </w:rPr>
        <w:t>139(677)</w:t>
      </w:r>
      <w:r w:rsidRPr="00B44095">
        <w:rPr>
          <w:sz w:val="20"/>
          <w:szCs w:val="20"/>
        </w:rPr>
        <w:t>, doi:</w:t>
      </w:r>
      <w:hyperlink r:id="rId354" w:history="1">
        <w:r w:rsidRPr="00B44095">
          <w:rPr>
            <w:rStyle w:val="Hyperlink"/>
            <w:sz w:val="20"/>
            <w:szCs w:val="20"/>
            <w:lang w:val="en-US" w:eastAsia="fr-FR"/>
          </w:rPr>
          <w:t>10.1002/qj.2178</w:t>
        </w:r>
      </w:hyperlink>
      <w:r w:rsidRPr="00B44095">
        <w:rPr>
          <w:sz w:val="20"/>
          <w:szCs w:val="20"/>
        </w:rPr>
        <w:t>.</w:t>
      </w:r>
    </w:p>
    <w:p w14:paraId="12F0891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Hawkins, E. and R. Sutton, 2016: Connecting climate model projections of global temperature change with the real world. </w:t>
      </w:r>
      <w:r w:rsidRPr="00B44095">
        <w:rPr>
          <w:i/>
          <w:sz w:val="20"/>
          <w:szCs w:val="20"/>
        </w:rPr>
        <w:t>Bulletin of the American Meteorological Society</w:t>
      </w:r>
      <w:r w:rsidRPr="00B44095">
        <w:rPr>
          <w:sz w:val="20"/>
          <w:szCs w:val="20"/>
        </w:rPr>
        <w:t xml:space="preserve">, </w:t>
      </w:r>
      <w:r w:rsidRPr="00B44095">
        <w:rPr>
          <w:b/>
          <w:sz w:val="20"/>
          <w:szCs w:val="20"/>
        </w:rPr>
        <w:t>97(6)</w:t>
      </w:r>
      <w:r w:rsidRPr="00B44095">
        <w:rPr>
          <w:sz w:val="20"/>
          <w:szCs w:val="20"/>
        </w:rPr>
        <w:t>, doi:</w:t>
      </w:r>
      <w:hyperlink r:id="rId355" w:history="1">
        <w:r w:rsidRPr="00B44095">
          <w:rPr>
            <w:rStyle w:val="Hyperlink"/>
            <w:sz w:val="20"/>
            <w:szCs w:val="20"/>
            <w:lang w:val="en-US" w:eastAsia="fr-FR"/>
          </w:rPr>
          <w:t>10.1175/bams-d-14-00154.1</w:t>
        </w:r>
      </w:hyperlink>
      <w:r w:rsidRPr="00B44095">
        <w:rPr>
          <w:sz w:val="20"/>
          <w:szCs w:val="20"/>
        </w:rPr>
        <w:t>.</w:t>
      </w:r>
    </w:p>
    <w:p w14:paraId="30C736C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Hawkins, E., R.S. Smith, J.M. Gregory, and D.A. Stainforth, 2016: Irreducible uncertainty in near-term climate projections. </w:t>
      </w:r>
      <w:r w:rsidRPr="00B44095">
        <w:rPr>
          <w:i/>
          <w:sz w:val="20"/>
          <w:szCs w:val="20"/>
        </w:rPr>
        <w:t>Climate Dynamics</w:t>
      </w:r>
      <w:r w:rsidRPr="00B44095">
        <w:rPr>
          <w:sz w:val="20"/>
          <w:szCs w:val="20"/>
        </w:rPr>
        <w:t xml:space="preserve">, </w:t>
      </w:r>
      <w:r w:rsidRPr="00B44095">
        <w:rPr>
          <w:b/>
          <w:sz w:val="20"/>
          <w:szCs w:val="20"/>
        </w:rPr>
        <w:t>46(11)</w:t>
      </w:r>
      <w:r w:rsidRPr="00B44095">
        <w:rPr>
          <w:sz w:val="20"/>
          <w:szCs w:val="20"/>
        </w:rPr>
        <w:t>, 3807–3819, doi:</w:t>
      </w:r>
      <w:hyperlink r:id="rId356" w:history="1">
        <w:r w:rsidRPr="00B44095">
          <w:rPr>
            <w:rStyle w:val="Hyperlink"/>
            <w:sz w:val="20"/>
            <w:szCs w:val="20"/>
            <w:lang w:val="en-US" w:eastAsia="fr-FR"/>
          </w:rPr>
          <w:t>10.1007/s00382-015-2806-8</w:t>
        </w:r>
      </w:hyperlink>
      <w:r w:rsidRPr="00B44095">
        <w:rPr>
          <w:sz w:val="20"/>
          <w:szCs w:val="20"/>
        </w:rPr>
        <w:t>.</w:t>
      </w:r>
    </w:p>
    <w:p w14:paraId="658D55D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Hawkins, E. et al., 2017: Estimating changes in global temperature since the preindustrial period. </w:t>
      </w:r>
      <w:r w:rsidRPr="00B44095">
        <w:rPr>
          <w:i/>
          <w:sz w:val="20"/>
          <w:szCs w:val="20"/>
        </w:rPr>
        <w:t>Bulletin of the American Meteorological Society</w:t>
      </w:r>
      <w:r w:rsidRPr="00B44095">
        <w:rPr>
          <w:sz w:val="20"/>
          <w:szCs w:val="20"/>
        </w:rPr>
        <w:t xml:space="preserve">, </w:t>
      </w:r>
      <w:r w:rsidRPr="00B44095">
        <w:rPr>
          <w:b/>
          <w:sz w:val="20"/>
          <w:szCs w:val="20"/>
        </w:rPr>
        <w:t>98(9)</w:t>
      </w:r>
      <w:r w:rsidRPr="00B44095">
        <w:rPr>
          <w:sz w:val="20"/>
          <w:szCs w:val="20"/>
        </w:rPr>
        <w:t>, doi:</w:t>
      </w:r>
      <w:hyperlink r:id="rId357" w:history="1">
        <w:r w:rsidRPr="00B44095">
          <w:rPr>
            <w:rStyle w:val="Hyperlink"/>
            <w:sz w:val="20"/>
            <w:szCs w:val="20"/>
            <w:lang w:val="en-US" w:eastAsia="fr-FR"/>
          </w:rPr>
          <w:t>10.1175/bams-d-16-0007.1</w:t>
        </w:r>
      </w:hyperlink>
      <w:r w:rsidRPr="00B44095">
        <w:rPr>
          <w:sz w:val="20"/>
          <w:szCs w:val="20"/>
        </w:rPr>
        <w:t>.</w:t>
      </w:r>
    </w:p>
    <w:p w14:paraId="7A2237D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Hawkins, E. et al., 2019: Hourly weather observations from the Scottish Highlands (1883–1904) rescued by volunteer citizen scientists. </w:t>
      </w:r>
      <w:r w:rsidRPr="00B44095">
        <w:rPr>
          <w:i/>
          <w:sz w:val="20"/>
          <w:szCs w:val="20"/>
        </w:rPr>
        <w:t>Geoscience Data Journal</w:t>
      </w:r>
      <w:r w:rsidRPr="00B44095">
        <w:rPr>
          <w:sz w:val="20"/>
          <w:szCs w:val="20"/>
        </w:rPr>
        <w:t xml:space="preserve">, </w:t>
      </w:r>
      <w:r w:rsidRPr="00B44095">
        <w:rPr>
          <w:b/>
          <w:sz w:val="20"/>
          <w:szCs w:val="20"/>
        </w:rPr>
        <w:t>n/a(n/a)</w:t>
      </w:r>
      <w:r w:rsidRPr="00B44095">
        <w:rPr>
          <w:sz w:val="20"/>
          <w:szCs w:val="20"/>
        </w:rPr>
        <w:t>, doi:</w:t>
      </w:r>
      <w:hyperlink r:id="rId358" w:history="1">
        <w:r w:rsidRPr="00B44095">
          <w:rPr>
            <w:rStyle w:val="Hyperlink"/>
            <w:sz w:val="20"/>
            <w:szCs w:val="20"/>
            <w:lang w:val="en-US" w:eastAsia="fr-FR"/>
          </w:rPr>
          <w:t>10.1002/gdj3.79</w:t>
        </w:r>
      </w:hyperlink>
      <w:r w:rsidRPr="00B44095">
        <w:rPr>
          <w:sz w:val="20"/>
          <w:szCs w:val="20"/>
        </w:rPr>
        <w:t>.</w:t>
      </w:r>
    </w:p>
    <w:p w14:paraId="0DC5628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Hawkins, E. et al., 2020: Observed emergence of the climate change signal: from the familiar to the unknown. </w:t>
      </w:r>
      <w:r w:rsidRPr="00B44095">
        <w:rPr>
          <w:i/>
          <w:sz w:val="20"/>
          <w:szCs w:val="20"/>
        </w:rPr>
        <w:t>Geophysical Reasearch Letters</w:t>
      </w:r>
      <w:r w:rsidRPr="00B44095">
        <w:rPr>
          <w:sz w:val="20"/>
          <w:szCs w:val="20"/>
        </w:rPr>
        <w:t xml:space="preserve">, </w:t>
      </w:r>
      <w:r w:rsidRPr="00B44095">
        <w:rPr>
          <w:b/>
          <w:sz w:val="20"/>
          <w:szCs w:val="20"/>
        </w:rPr>
        <w:t>47(6)</w:t>
      </w:r>
      <w:r w:rsidRPr="00B44095">
        <w:rPr>
          <w:sz w:val="20"/>
          <w:szCs w:val="20"/>
        </w:rPr>
        <w:t>, e2019GL086259.</w:t>
      </w:r>
    </w:p>
    <w:p w14:paraId="68611DF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Hays, J.D., J. Imbrie, and N.J. Shackleton, 1976: Variations in the Earth’s Orbit: Pacemaker of the Ice Ages. </w:t>
      </w:r>
      <w:r w:rsidRPr="00B44095">
        <w:rPr>
          <w:i/>
          <w:sz w:val="20"/>
          <w:szCs w:val="20"/>
        </w:rPr>
        <w:t>Science</w:t>
      </w:r>
      <w:r w:rsidRPr="00B44095">
        <w:rPr>
          <w:sz w:val="20"/>
          <w:szCs w:val="20"/>
        </w:rPr>
        <w:t xml:space="preserve">, </w:t>
      </w:r>
      <w:r w:rsidRPr="00B44095">
        <w:rPr>
          <w:b/>
          <w:sz w:val="20"/>
          <w:szCs w:val="20"/>
        </w:rPr>
        <w:t>194(4270)</w:t>
      </w:r>
      <w:r w:rsidRPr="00B44095">
        <w:rPr>
          <w:sz w:val="20"/>
          <w:szCs w:val="20"/>
        </w:rPr>
        <w:t>, 1121–1132, doi:</w:t>
      </w:r>
      <w:hyperlink r:id="rId359" w:history="1">
        <w:r w:rsidRPr="00B44095">
          <w:rPr>
            <w:rStyle w:val="Hyperlink"/>
            <w:sz w:val="20"/>
            <w:szCs w:val="20"/>
            <w:lang w:val="en-US" w:eastAsia="fr-FR"/>
          </w:rPr>
          <w:t>10.1126/science.194.4270.1121</w:t>
        </w:r>
      </w:hyperlink>
      <w:r w:rsidRPr="00B44095">
        <w:rPr>
          <w:sz w:val="20"/>
          <w:szCs w:val="20"/>
        </w:rPr>
        <w:t>.</w:t>
      </w:r>
    </w:p>
    <w:p w14:paraId="70C79FE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Haywood, A.M. et al., 2016: The Pliocene Model Intercomparison Project (PlioMIP) Phase 2: scientific objectives and experimental design. </w:t>
      </w:r>
      <w:r w:rsidRPr="00B44095">
        <w:rPr>
          <w:i/>
          <w:sz w:val="20"/>
          <w:szCs w:val="20"/>
        </w:rPr>
        <w:t>Climate of the Past</w:t>
      </w:r>
      <w:r w:rsidRPr="00B44095">
        <w:rPr>
          <w:sz w:val="20"/>
          <w:szCs w:val="20"/>
        </w:rPr>
        <w:t xml:space="preserve">, </w:t>
      </w:r>
      <w:r w:rsidRPr="00B44095">
        <w:rPr>
          <w:b/>
          <w:sz w:val="20"/>
          <w:szCs w:val="20"/>
        </w:rPr>
        <w:t>12(3)</w:t>
      </w:r>
      <w:r w:rsidRPr="00B44095">
        <w:rPr>
          <w:sz w:val="20"/>
          <w:szCs w:val="20"/>
        </w:rPr>
        <w:t>, 663–675, doi:</w:t>
      </w:r>
      <w:hyperlink r:id="rId360" w:history="1">
        <w:r w:rsidRPr="00B44095">
          <w:rPr>
            <w:rStyle w:val="Hyperlink"/>
            <w:sz w:val="20"/>
            <w:szCs w:val="20"/>
            <w:lang w:val="en-US" w:eastAsia="fr-FR"/>
          </w:rPr>
          <w:t>10.5194/cp-12-663-2016</w:t>
        </w:r>
      </w:hyperlink>
      <w:r w:rsidRPr="00B44095">
        <w:rPr>
          <w:sz w:val="20"/>
          <w:szCs w:val="20"/>
        </w:rPr>
        <w:t>.</w:t>
      </w:r>
    </w:p>
    <w:p w14:paraId="354DBDC7" w14:textId="77777777" w:rsidR="0034470E" w:rsidRPr="00B44095" w:rsidRDefault="0034470E" w:rsidP="00B44095">
      <w:pPr>
        <w:pStyle w:val="Normal1"/>
        <w:pBdr>
          <w:top w:val="nil"/>
          <w:left w:val="nil"/>
          <w:bottom w:val="nil"/>
          <w:right w:val="nil"/>
          <w:between w:val="nil"/>
        </w:pBdr>
        <w:ind w:left="720" w:hanging="720"/>
        <w:rPr>
          <w:sz w:val="20"/>
          <w:szCs w:val="20"/>
          <w:lang w:val="fr-FR"/>
        </w:rPr>
      </w:pPr>
      <w:r w:rsidRPr="00B44095">
        <w:rPr>
          <w:sz w:val="20"/>
          <w:szCs w:val="20"/>
        </w:rPr>
        <w:t xml:space="preserve">Hazeleger, W. et al., 2015: Tales of future weather. </w:t>
      </w:r>
      <w:r w:rsidRPr="00B44095">
        <w:rPr>
          <w:i/>
          <w:sz w:val="20"/>
          <w:szCs w:val="20"/>
          <w:lang w:val="fr-FR"/>
        </w:rPr>
        <w:t>Nature Climate Change</w:t>
      </w:r>
      <w:r w:rsidRPr="00B44095">
        <w:rPr>
          <w:sz w:val="20"/>
          <w:szCs w:val="20"/>
          <w:lang w:val="fr-FR"/>
        </w:rPr>
        <w:t xml:space="preserve">, </w:t>
      </w:r>
      <w:r w:rsidRPr="00B44095">
        <w:rPr>
          <w:b/>
          <w:sz w:val="20"/>
          <w:szCs w:val="20"/>
          <w:lang w:val="fr-FR"/>
        </w:rPr>
        <w:t>5(2)</w:t>
      </w:r>
      <w:r w:rsidRPr="00B44095">
        <w:rPr>
          <w:sz w:val="20"/>
          <w:szCs w:val="20"/>
          <w:lang w:val="fr-FR"/>
        </w:rPr>
        <w:t>, 107–113, doi:</w:t>
      </w:r>
      <w:hyperlink r:id="rId361" w:history="1">
        <w:r w:rsidRPr="00B44095">
          <w:rPr>
            <w:rStyle w:val="Hyperlink"/>
            <w:sz w:val="20"/>
            <w:szCs w:val="20"/>
            <w:lang w:val="fr-FR" w:eastAsia="fr-FR"/>
          </w:rPr>
          <w:t>10.1038/nclimate2450</w:t>
        </w:r>
      </w:hyperlink>
      <w:r w:rsidRPr="00B44095">
        <w:rPr>
          <w:sz w:val="20"/>
          <w:szCs w:val="20"/>
          <w:lang w:val="fr-FR"/>
        </w:rPr>
        <w:t>.</w:t>
      </w:r>
    </w:p>
    <w:p w14:paraId="02764DF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Head, L., M. Adams, H. Mcgregor, and S. Toole, 2014: Climate change and Australia. </w:t>
      </w:r>
      <w:r w:rsidRPr="00B44095">
        <w:rPr>
          <w:i/>
          <w:sz w:val="20"/>
          <w:szCs w:val="20"/>
        </w:rPr>
        <w:t>WIREs Clim Change</w:t>
      </w:r>
      <w:r w:rsidRPr="00B44095">
        <w:rPr>
          <w:sz w:val="20"/>
          <w:szCs w:val="20"/>
        </w:rPr>
        <w:t xml:space="preserve">, </w:t>
      </w:r>
      <w:r w:rsidRPr="00B44095">
        <w:rPr>
          <w:b/>
          <w:sz w:val="20"/>
          <w:szCs w:val="20"/>
        </w:rPr>
        <w:t>5</w:t>
      </w:r>
      <w:r w:rsidRPr="00B44095">
        <w:rPr>
          <w:sz w:val="20"/>
          <w:szCs w:val="20"/>
        </w:rPr>
        <w:t>, 175–</w:t>
      </w:r>
      <w:r w:rsidRPr="00B44095">
        <w:rPr>
          <w:sz w:val="20"/>
          <w:szCs w:val="20"/>
        </w:rPr>
        <w:lastRenderedPageBreak/>
        <w:t>197, doi:</w:t>
      </w:r>
      <w:hyperlink r:id="rId362" w:history="1">
        <w:r w:rsidRPr="00B44095">
          <w:rPr>
            <w:rStyle w:val="Hyperlink"/>
            <w:sz w:val="20"/>
            <w:szCs w:val="20"/>
            <w:lang w:val="en-US" w:eastAsia="fr-FR"/>
          </w:rPr>
          <w:t>10.1002/wcc.255</w:t>
        </w:r>
      </w:hyperlink>
      <w:r w:rsidRPr="00B44095">
        <w:rPr>
          <w:sz w:val="20"/>
          <w:szCs w:val="20"/>
        </w:rPr>
        <w:t>.</w:t>
      </w:r>
    </w:p>
    <w:p w14:paraId="0F98D77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Hegdahl, T.J., K. Engeland, M. Müller, and J. Sillmann, 2020: An Event-Based Approach to Explore Selected Present and Future Atmospheric River–Induced Floods in Western Norway. </w:t>
      </w:r>
      <w:r w:rsidRPr="00B44095">
        <w:rPr>
          <w:i/>
          <w:sz w:val="20"/>
          <w:szCs w:val="20"/>
        </w:rPr>
        <w:t>Journal of Hydrometeorology</w:t>
      </w:r>
      <w:r w:rsidRPr="00B44095">
        <w:rPr>
          <w:sz w:val="20"/>
          <w:szCs w:val="20"/>
        </w:rPr>
        <w:t xml:space="preserve">, </w:t>
      </w:r>
      <w:r w:rsidRPr="00B44095">
        <w:rPr>
          <w:b/>
          <w:sz w:val="20"/>
          <w:szCs w:val="20"/>
        </w:rPr>
        <w:t>21(9)</w:t>
      </w:r>
      <w:r w:rsidRPr="00B44095">
        <w:rPr>
          <w:sz w:val="20"/>
          <w:szCs w:val="20"/>
        </w:rPr>
        <w:t>, 2003–2021, doi:</w:t>
      </w:r>
      <w:hyperlink r:id="rId363" w:history="1">
        <w:r w:rsidRPr="00B44095">
          <w:rPr>
            <w:rStyle w:val="Hyperlink"/>
            <w:sz w:val="20"/>
            <w:szCs w:val="20"/>
            <w:lang w:val="en-US" w:eastAsia="fr-FR"/>
          </w:rPr>
          <w:t>10.1175/jhm-d-19-0071.1</w:t>
        </w:r>
      </w:hyperlink>
      <w:r w:rsidRPr="00B44095">
        <w:rPr>
          <w:sz w:val="20"/>
          <w:szCs w:val="20"/>
        </w:rPr>
        <w:t>.</w:t>
      </w:r>
    </w:p>
    <w:p w14:paraId="758DC91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Hegerl, G. et al., 2011: Influence of human and natural forcing on European seasonal temperatures. </w:t>
      </w:r>
      <w:r w:rsidRPr="00B44095">
        <w:rPr>
          <w:i/>
          <w:sz w:val="20"/>
          <w:szCs w:val="20"/>
        </w:rPr>
        <w:t>Nature Geoscience</w:t>
      </w:r>
      <w:r w:rsidRPr="00B44095">
        <w:rPr>
          <w:sz w:val="20"/>
          <w:szCs w:val="20"/>
        </w:rPr>
        <w:t xml:space="preserve">, </w:t>
      </w:r>
      <w:r w:rsidRPr="00B44095">
        <w:rPr>
          <w:b/>
          <w:sz w:val="20"/>
          <w:szCs w:val="20"/>
        </w:rPr>
        <w:t>4(2)</w:t>
      </w:r>
      <w:r w:rsidRPr="00B44095">
        <w:rPr>
          <w:sz w:val="20"/>
          <w:szCs w:val="20"/>
        </w:rPr>
        <w:t>, 99–103, doi:</w:t>
      </w:r>
      <w:hyperlink r:id="rId364" w:history="1">
        <w:r w:rsidRPr="00B44095">
          <w:rPr>
            <w:rStyle w:val="Hyperlink"/>
            <w:sz w:val="20"/>
            <w:szCs w:val="20"/>
            <w:lang w:val="en-US" w:eastAsia="fr-FR"/>
          </w:rPr>
          <w:t>10.1038/ngeo1057</w:t>
        </w:r>
      </w:hyperlink>
      <w:r w:rsidRPr="00B44095">
        <w:rPr>
          <w:sz w:val="20"/>
          <w:szCs w:val="20"/>
        </w:rPr>
        <w:t>.</w:t>
      </w:r>
    </w:p>
    <w:p w14:paraId="5B6778C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Hegerl, G.C. et al., 1996: Detecting Greenhouse-Gas-Induced Climate Change with an Optimal Fingerprint Method. </w:t>
      </w:r>
      <w:r w:rsidRPr="00B44095">
        <w:rPr>
          <w:i/>
          <w:sz w:val="20"/>
          <w:szCs w:val="20"/>
        </w:rPr>
        <w:t>Journal of Climate</w:t>
      </w:r>
      <w:r w:rsidRPr="00B44095">
        <w:rPr>
          <w:sz w:val="20"/>
          <w:szCs w:val="20"/>
        </w:rPr>
        <w:t xml:space="preserve">, </w:t>
      </w:r>
      <w:r w:rsidRPr="00B44095">
        <w:rPr>
          <w:b/>
          <w:sz w:val="20"/>
          <w:szCs w:val="20"/>
        </w:rPr>
        <w:t>9(10)</w:t>
      </w:r>
      <w:r w:rsidRPr="00B44095">
        <w:rPr>
          <w:sz w:val="20"/>
          <w:szCs w:val="20"/>
        </w:rPr>
        <w:t>, 2281–2306, doi:</w:t>
      </w:r>
      <w:hyperlink r:id="rId365" w:history="1">
        <w:r w:rsidRPr="00B44095">
          <w:rPr>
            <w:rStyle w:val="Hyperlink"/>
            <w:sz w:val="20"/>
            <w:szCs w:val="20"/>
            <w:lang w:val="en-US" w:eastAsia="fr-FR"/>
          </w:rPr>
          <w:t>10.1175/1520-0442(1996)009&lt;2281:dggicc&gt;2.0.co;2</w:t>
        </w:r>
      </w:hyperlink>
      <w:r w:rsidRPr="00B44095">
        <w:rPr>
          <w:sz w:val="20"/>
          <w:szCs w:val="20"/>
        </w:rPr>
        <w:t>.</w:t>
      </w:r>
    </w:p>
    <w:p w14:paraId="2B92326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Hegerl, G.C. et al., 1997: Multi-fingerprint detection and attribution analysis of greenhouse gas, greenhouse gas-plus-aerosol and solar forced climate change. </w:t>
      </w:r>
      <w:r w:rsidRPr="00B44095">
        <w:rPr>
          <w:i/>
          <w:sz w:val="20"/>
          <w:szCs w:val="20"/>
        </w:rPr>
        <w:t>Climate Dynamics</w:t>
      </w:r>
      <w:r w:rsidRPr="00B44095">
        <w:rPr>
          <w:sz w:val="20"/>
          <w:szCs w:val="20"/>
        </w:rPr>
        <w:t xml:space="preserve">, </w:t>
      </w:r>
      <w:r w:rsidRPr="00B44095">
        <w:rPr>
          <w:b/>
          <w:sz w:val="20"/>
          <w:szCs w:val="20"/>
        </w:rPr>
        <w:t>13(9)</w:t>
      </w:r>
      <w:r w:rsidRPr="00B44095">
        <w:rPr>
          <w:sz w:val="20"/>
          <w:szCs w:val="20"/>
        </w:rPr>
        <w:t>, 613–634, doi:</w:t>
      </w:r>
      <w:hyperlink r:id="rId366" w:history="1">
        <w:r w:rsidRPr="00B44095">
          <w:rPr>
            <w:rStyle w:val="Hyperlink"/>
            <w:sz w:val="20"/>
            <w:szCs w:val="20"/>
            <w:lang w:val="en-US" w:eastAsia="fr-FR"/>
          </w:rPr>
          <w:t>10.1007/s003820050186</w:t>
        </w:r>
      </w:hyperlink>
      <w:r w:rsidRPr="00B44095">
        <w:rPr>
          <w:sz w:val="20"/>
          <w:szCs w:val="20"/>
        </w:rPr>
        <w:t>.</w:t>
      </w:r>
    </w:p>
    <w:p w14:paraId="22A482C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Hegerl, G.C. et al., 2010: Good Practice Guidance Paper on Detection and Attribution Related to Anthropogenic Climate Change. In: </w:t>
      </w:r>
      <w:r w:rsidRPr="00B44095">
        <w:rPr>
          <w:i/>
          <w:sz w:val="20"/>
          <w:szCs w:val="20"/>
        </w:rPr>
        <w:t>Meeting Report of the Intergovernmental Panel on Climate Change Expert Meeting on Detection and Attribution of Anthropogenic Climate Change</w:t>
      </w:r>
      <w:r w:rsidRPr="00B44095">
        <w:rPr>
          <w:sz w:val="20"/>
          <w:szCs w:val="20"/>
        </w:rPr>
        <w:t xml:space="preserve"> []. IPCC Working Group I Technical Support Unit, Bern, Switzerland, pp. 1–8.</w:t>
      </w:r>
    </w:p>
    <w:p w14:paraId="1C3981E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Heimbach, P. et al., 2019: Putting It All Together: Adding Value to the Global Ocean and Climate Observing Systems With Complete Self-Consistent Ocean State and Parameter Estimates. </w:t>
      </w:r>
      <w:r w:rsidRPr="00B44095">
        <w:rPr>
          <w:i/>
          <w:sz w:val="20"/>
          <w:szCs w:val="20"/>
        </w:rPr>
        <w:t>Frontiers in Marine Science</w:t>
      </w:r>
      <w:r w:rsidRPr="00B44095">
        <w:rPr>
          <w:sz w:val="20"/>
          <w:szCs w:val="20"/>
        </w:rPr>
        <w:t xml:space="preserve">, </w:t>
      </w:r>
      <w:r w:rsidRPr="00B44095">
        <w:rPr>
          <w:b/>
          <w:sz w:val="20"/>
          <w:szCs w:val="20"/>
        </w:rPr>
        <w:t>6</w:t>
      </w:r>
      <w:r w:rsidRPr="00B44095">
        <w:rPr>
          <w:sz w:val="20"/>
          <w:szCs w:val="20"/>
        </w:rPr>
        <w:t>, 55, doi:</w:t>
      </w:r>
      <w:hyperlink r:id="rId367" w:history="1">
        <w:r w:rsidRPr="00B44095">
          <w:rPr>
            <w:rStyle w:val="Hyperlink"/>
            <w:sz w:val="20"/>
            <w:szCs w:val="20"/>
            <w:lang w:val="en-US" w:eastAsia="fr-FR"/>
          </w:rPr>
          <w:t>10.3389/fmars.2019.00055</w:t>
        </w:r>
      </w:hyperlink>
      <w:r w:rsidRPr="00B44095">
        <w:rPr>
          <w:sz w:val="20"/>
          <w:szCs w:val="20"/>
        </w:rPr>
        <w:t>.</w:t>
      </w:r>
    </w:p>
    <w:p w14:paraId="6538650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Held, I.M. et al., 2010: Probing the Fast and Slow Components of Global Warming by Returning Abruptly to Preindustrial Forcing. </w:t>
      </w:r>
      <w:r w:rsidRPr="00B44095">
        <w:rPr>
          <w:i/>
          <w:sz w:val="20"/>
          <w:szCs w:val="20"/>
        </w:rPr>
        <w:t>Journal of Climate</w:t>
      </w:r>
      <w:r w:rsidRPr="00B44095">
        <w:rPr>
          <w:sz w:val="20"/>
          <w:szCs w:val="20"/>
        </w:rPr>
        <w:t xml:space="preserve">, </w:t>
      </w:r>
      <w:r w:rsidRPr="00B44095">
        <w:rPr>
          <w:b/>
          <w:sz w:val="20"/>
          <w:szCs w:val="20"/>
        </w:rPr>
        <w:t>23(9)</w:t>
      </w:r>
      <w:r w:rsidRPr="00B44095">
        <w:rPr>
          <w:sz w:val="20"/>
          <w:szCs w:val="20"/>
        </w:rPr>
        <w:t>, 2418–2427, doi:</w:t>
      </w:r>
      <w:hyperlink r:id="rId368" w:history="1">
        <w:r w:rsidRPr="00B44095">
          <w:rPr>
            <w:rStyle w:val="Hyperlink"/>
            <w:sz w:val="20"/>
            <w:szCs w:val="20"/>
            <w:lang w:val="en-US" w:eastAsia="fr-FR"/>
          </w:rPr>
          <w:t>10.1175/2009jcli3466.1</w:t>
        </w:r>
      </w:hyperlink>
      <w:r w:rsidRPr="00B44095">
        <w:rPr>
          <w:sz w:val="20"/>
          <w:szCs w:val="20"/>
        </w:rPr>
        <w:t>.</w:t>
      </w:r>
    </w:p>
    <w:p w14:paraId="3F89E5D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Herger, N., B.M. Sanderson, and R. Knutti, 2015: Improved pattern scaling approaches for the use in climate impact studies. </w:t>
      </w:r>
      <w:r w:rsidRPr="00B44095">
        <w:rPr>
          <w:i/>
          <w:sz w:val="20"/>
          <w:szCs w:val="20"/>
        </w:rPr>
        <w:t>Geophysical Research Letters</w:t>
      </w:r>
      <w:r w:rsidRPr="00B44095">
        <w:rPr>
          <w:sz w:val="20"/>
          <w:szCs w:val="20"/>
        </w:rPr>
        <w:t xml:space="preserve">, </w:t>
      </w:r>
      <w:r w:rsidRPr="00B44095">
        <w:rPr>
          <w:b/>
          <w:sz w:val="20"/>
          <w:szCs w:val="20"/>
        </w:rPr>
        <w:t>42(9)</w:t>
      </w:r>
      <w:r w:rsidRPr="00B44095">
        <w:rPr>
          <w:sz w:val="20"/>
          <w:szCs w:val="20"/>
        </w:rPr>
        <w:t>, 3486–3494, doi:</w:t>
      </w:r>
      <w:hyperlink r:id="rId369" w:history="1">
        <w:r w:rsidRPr="00B44095">
          <w:rPr>
            <w:rStyle w:val="Hyperlink"/>
            <w:sz w:val="20"/>
            <w:szCs w:val="20"/>
            <w:lang w:val="en-US" w:eastAsia="fr-FR"/>
          </w:rPr>
          <w:t>10.1002/2015gl063569</w:t>
        </w:r>
      </w:hyperlink>
      <w:r w:rsidRPr="00B44095">
        <w:rPr>
          <w:sz w:val="20"/>
          <w:szCs w:val="20"/>
        </w:rPr>
        <w:t>.</w:t>
      </w:r>
    </w:p>
    <w:p w14:paraId="28441AF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Herger, N. et al., 2018a: Selecting a climate model subset to optimise key ensemble properties. </w:t>
      </w:r>
      <w:r w:rsidRPr="00B44095">
        <w:rPr>
          <w:i/>
          <w:sz w:val="20"/>
          <w:szCs w:val="20"/>
        </w:rPr>
        <w:t>Earth System Dynamics</w:t>
      </w:r>
      <w:r w:rsidRPr="00B44095">
        <w:rPr>
          <w:sz w:val="20"/>
          <w:szCs w:val="20"/>
        </w:rPr>
        <w:t xml:space="preserve">, </w:t>
      </w:r>
      <w:r w:rsidRPr="00B44095">
        <w:rPr>
          <w:b/>
          <w:sz w:val="20"/>
          <w:szCs w:val="20"/>
        </w:rPr>
        <w:t>9(1)</w:t>
      </w:r>
      <w:r w:rsidRPr="00B44095">
        <w:rPr>
          <w:sz w:val="20"/>
          <w:szCs w:val="20"/>
        </w:rPr>
        <w:t>, 135–151, doi:</w:t>
      </w:r>
      <w:hyperlink r:id="rId370" w:history="1">
        <w:r w:rsidRPr="00B44095">
          <w:rPr>
            <w:rStyle w:val="Hyperlink"/>
            <w:sz w:val="20"/>
            <w:szCs w:val="20"/>
            <w:lang w:val="en-US" w:eastAsia="fr-FR"/>
          </w:rPr>
          <w:t>10.5194/esd-9-135-2018</w:t>
        </w:r>
      </w:hyperlink>
      <w:r w:rsidRPr="00B44095">
        <w:rPr>
          <w:sz w:val="20"/>
          <w:szCs w:val="20"/>
        </w:rPr>
        <w:t>.</w:t>
      </w:r>
    </w:p>
    <w:p w14:paraId="57CB3AB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Herger, N. et al., 2018b: Calibrating Climate Model Ensembles for Assessing Extremes in a Changing Climate. </w:t>
      </w:r>
      <w:r w:rsidRPr="00B44095">
        <w:rPr>
          <w:i/>
          <w:sz w:val="20"/>
          <w:szCs w:val="20"/>
        </w:rPr>
        <w:t>Journal of Geophysical Research: Atmospheres</w:t>
      </w:r>
      <w:r w:rsidRPr="00B44095">
        <w:rPr>
          <w:sz w:val="20"/>
          <w:szCs w:val="20"/>
        </w:rPr>
        <w:t xml:space="preserve">, </w:t>
      </w:r>
      <w:r w:rsidRPr="00B44095">
        <w:rPr>
          <w:b/>
          <w:sz w:val="20"/>
          <w:szCs w:val="20"/>
        </w:rPr>
        <w:t>123(11)</w:t>
      </w:r>
      <w:r w:rsidRPr="00B44095">
        <w:rPr>
          <w:sz w:val="20"/>
          <w:szCs w:val="20"/>
        </w:rPr>
        <w:t>, 5988–6004, doi:</w:t>
      </w:r>
      <w:hyperlink r:id="rId371" w:history="1">
        <w:r w:rsidRPr="00B44095">
          <w:rPr>
            <w:rStyle w:val="Hyperlink"/>
            <w:sz w:val="20"/>
            <w:szCs w:val="20"/>
            <w:lang w:val="en-US" w:eastAsia="fr-FR"/>
          </w:rPr>
          <w:t>10.1029/2018jd028549</w:t>
        </w:r>
      </w:hyperlink>
      <w:r w:rsidRPr="00B44095">
        <w:rPr>
          <w:sz w:val="20"/>
          <w:szCs w:val="20"/>
        </w:rPr>
        <w:t>.</w:t>
      </w:r>
    </w:p>
    <w:p w14:paraId="2A9949A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Hermes, J.C. et al., 2019: A Sustained Ocean Observing System in the Indian Ocean for Climate Related Scientific Knowledge and Societal Needs. </w:t>
      </w:r>
      <w:r w:rsidRPr="00B44095">
        <w:rPr>
          <w:i/>
          <w:sz w:val="20"/>
          <w:szCs w:val="20"/>
        </w:rPr>
        <w:t>Frontiers in Marine Science</w:t>
      </w:r>
      <w:r w:rsidRPr="00B44095">
        <w:rPr>
          <w:sz w:val="20"/>
          <w:szCs w:val="20"/>
        </w:rPr>
        <w:t xml:space="preserve">, </w:t>
      </w:r>
      <w:r w:rsidRPr="00B44095">
        <w:rPr>
          <w:b/>
          <w:sz w:val="20"/>
          <w:szCs w:val="20"/>
        </w:rPr>
        <w:t>6</w:t>
      </w:r>
      <w:r w:rsidRPr="00B44095">
        <w:rPr>
          <w:sz w:val="20"/>
          <w:szCs w:val="20"/>
        </w:rPr>
        <w:t>, 355, doi:</w:t>
      </w:r>
      <w:hyperlink r:id="rId372" w:history="1">
        <w:r w:rsidRPr="00B44095">
          <w:rPr>
            <w:rStyle w:val="Hyperlink"/>
            <w:sz w:val="20"/>
            <w:szCs w:val="20"/>
            <w:lang w:val="en-US" w:eastAsia="fr-FR"/>
          </w:rPr>
          <w:t>10.3389/fmars.2019.00355</w:t>
        </w:r>
      </w:hyperlink>
      <w:r w:rsidRPr="00B44095">
        <w:rPr>
          <w:sz w:val="20"/>
          <w:szCs w:val="20"/>
        </w:rPr>
        <w:t>.</w:t>
      </w:r>
    </w:p>
    <w:p w14:paraId="55ABD2E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Hernández, A. et al., 2020: Modes of climate variability: Synthesis and review of proxy-based reconstructions through the Holocene. </w:t>
      </w:r>
      <w:r w:rsidRPr="00B44095">
        <w:rPr>
          <w:i/>
          <w:sz w:val="20"/>
          <w:szCs w:val="20"/>
        </w:rPr>
        <w:t>Earth-Science Reviews</w:t>
      </w:r>
      <w:r w:rsidRPr="00B44095">
        <w:rPr>
          <w:sz w:val="20"/>
          <w:szCs w:val="20"/>
        </w:rPr>
        <w:t xml:space="preserve">, </w:t>
      </w:r>
      <w:r w:rsidRPr="00B44095">
        <w:rPr>
          <w:b/>
          <w:sz w:val="20"/>
          <w:szCs w:val="20"/>
        </w:rPr>
        <w:t>209</w:t>
      </w:r>
      <w:r w:rsidRPr="00B44095">
        <w:rPr>
          <w:sz w:val="20"/>
          <w:szCs w:val="20"/>
        </w:rPr>
        <w:t>, 103286, doi:</w:t>
      </w:r>
      <w:hyperlink r:id="rId373" w:history="1">
        <w:r w:rsidRPr="00B44095">
          <w:rPr>
            <w:rStyle w:val="Hyperlink"/>
            <w:sz w:val="20"/>
            <w:szCs w:val="20"/>
            <w:lang w:val="en-US" w:eastAsia="fr-FR"/>
          </w:rPr>
          <w:t>10.1016/j.earscirev.2020.103286</w:t>
        </w:r>
      </w:hyperlink>
      <w:r w:rsidRPr="00B44095">
        <w:rPr>
          <w:sz w:val="20"/>
          <w:szCs w:val="20"/>
        </w:rPr>
        <w:t>.</w:t>
      </w:r>
    </w:p>
    <w:p w14:paraId="3BC6C11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Herring, S.C., N. Christidis, A. Hoell, M.P. Hoerling, and P.A. Stott, 2021: Explaining Extreme Events of 2019 from a Climate Perspective. </w:t>
      </w:r>
      <w:r w:rsidRPr="00B44095">
        <w:rPr>
          <w:i/>
          <w:sz w:val="20"/>
          <w:szCs w:val="20"/>
        </w:rPr>
        <w:t>Bulletin of the American Meteorological Society</w:t>
      </w:r>
      <w:r w:rsidRPr="00B44095">
        <w:rPr>
          <w:sz w:val="20"/>
          <w:szCs w:val="20"/>
        </w:rPr>
        <w:t xml:space="preserve">, </w:t>
      </w:r>
      <w:r w:rsidRPr="00B44095">
        <w:rPr>
          <w:b/>
          <w:sz w:val="20"/>
          <w:szCs w:val="20"/>
        </w:rPr>
        <w:t>102(1)</w:t>
      </w:r>
      <w:r w:rsidRPr="00B44095">
        <w:rPr>
          <w:sz w:val="20"/>
          <w:szCs w:val="20"/>
        </w:rPr>
        <w:t>, S1–S116, doi:</w:t>
      </w:r>
      <w:hyperlink r:id="rId374" w:history="1">
        <w:r w:rsidRPr="00B44095">
          <w:rPr>
            <w:rStyle w:val="Hyperlink"/>
            <w:sz w:val="20"/>
            <w:szCs w:val="20"/>
            <w:lang w:val="en-US" w:eastAsia="fr-FR"/>
          </w:rPr>
          <w:t>10.1175/bams-explainingextremeevents2019.1</w:t>
        </w:r>
      </w:hyperlink>
      <w:r w:rsidRPr="00B44095">
        <w:rPr>
          <w:sz w:val="20"/>
          <w:szCs w:val="20"/>
        </w:rPr>
        <w:t>.</w:t>
      </w:r>
    </w:p>
    <w:p w14:paraId="52EA225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Hersbach, H. et al., 2020: The ERA5 global reanalysis. </w:t>
      </w:r>
      <w:r w:rsidRPr="00B44095">
        <w:rPr>
          <w:i/>
          <w:sz w:val="20"/>
          <w:szCs w:val="20"/>
        </w:rPr>
        <w:t>Quarterly Journal of the Royal Meteorological Society</w:t>
      </w:r>
      <w:r w:rsidRPr="00B44095">
        <w:rPr>
          <w:sz w:val="20"/>
          <w:szCs w:val="20"/>
        </w:rPr>
        <w:t>, doi:</w:t>
      </w:r>
      <w:hyperlink r:id="rId375" w:history="1">
        <w:r w:rsidRPr="00B44095">
          <w:rPr>
            <w:rStyle w:val="Hyperlink"/>
            <w:sz w:val="20"/>
            <w:szCs w:val="20"/>
            <w:lang w:val="en-US" w:eastAsia="fr-FR"/>
          </w:rPr>
          <w:t>10.1002/qj.3803</w:t>
        </w:r>
      </w:hyperlink>
      <w:r w:rsidRPr="00B44095">
        <w:rPr>
          <w:sz w:val="20"/>
          <w:szCs w:val="20"/>
        </w:rPr>
        <w:t>.</w:t>
      </w:r>
    </w:p>
    <w:p w14:paraId="7B332F2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lang w:val="fr-FR"/>
        </w:rPr>
        <w:t xml:space="preserve">Hewitson, B. et al., 2014: Regional context. </w:t>
      </w:r>
      <w:r w:rsidRPr="00B44095">
        <w:rPr>
          <w:sz w:val="20"/>
          <w:szCs w:val="20"/>
        </w:rPr>
        <w:t xml:space="preserve">In: </w:t>
      </w:r>
      <w:r w:rsidRPr="00B44095">
        <w:rPr>
          <w:i/>
          <w:sz w:val="20"/>
          <w:szCs w:val="20"/>
        </w:rPr>
        <w:t>Climate Change 2014: Impacts, Adaptation, and Vulnerability. Part B: Regional Aspects. Contribution of Working Group II to the Fifth Assessment Report of the Intergovernmental Panel on Climate Change</w:t>
      </w:r>
      <w:r w:rsidRPr="00B44095">
        <w:rPr>
          <w:sz w:val="20"/>
          <w:szCs w:val="20"/>
        </w:rPr>
        <w:t xml:space="preserve"> [Barros, V.R., C.B. Field, D.J. Dokken, M.D. Mastrandrea, K.J. Mach, T.E. Bilir, M. Chatterjee, K.L. Ebi, Y.O. Estrada, R.C. Genova, B. Girma, E.S. Kissel, A.N. Levy, S. MacCracken, P.R. Mastrandrea, and L.L. White (eds.)]. Cambridge University Press, Cambridge, United Kingdom and New York, NY, USA, pp. 1133–1197, doi:</w:t>
      </w:r>
      <w:hyperlink r:id="rId376" w:history="1">
        <w:r w:rsidRPr="00B44095">
          <w:rPr>
            <w:rStyle w:val="Hyperlink"/>
            <w:sz w:val="20"/>
            <w:szCs w:val="20"/>
            <w:lang w:val="en-US" w:eastAsia="fr-FR"/>
          </w:rPr>
          <w:t>10.1017/cbo9781107415386.001</w:t>
        </w:r>
      </w:hyperlink>
      <w:r w:rsidRPr="00B44095">
        <w:rPr>
          <w:sz w:val="20"/>
          <w:szCs w:val="20"/>
        </w:rPr>
        <w:t>.</w:t>
      </w:r>
    </w:p>
    <w:p w14:paraId="75A5C29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Hewitt, C., S. Mason, and D. Walland, 2012: The Global Framework for Climate Services. </w:t>
      </w:r>
      <w:r w:rsidRPr="00B44095">
        <w:rPr>
          <w:i/>
          <w:sz w:val="20"/>
          <w:szCs w:val="20"/>
        </w:rPr>
        <w:t>Nature Climate Change</w:t>
      </w:r>
      <w:r w:rsidRPr="00B44095">
        <w:rPr>
          <w:sz w:val="20"/>
          <w:szCs w:val="20"/>
        </w:rPr>
        <w:t xml:space="preserve">, </w:t>
      </w:r>
      <w:r w:rsidRPr="00B44095">
        <w:rPr>
          <w:b/>
          <w:sz w:val="20"/>
          <w:szCs w:val="20"/>
        </w:rPr>
        <w:t>2(12)</w:t>
      </w:r>
      <w:r w:rsidRPr="00B44095">
        <w:rPr>
          <w:sz w:val="20"/>
          <w:szCs w:val="20"/>
        </w:rPr>
        <w:t>, 831–832, doi:</w:t>
      </w:r>
      <w:hyperlink r:id="rId377" w:history="1">
        <w:r w:rsidRPr="00B44095">
          <w:rPr>
            <w:rStyle w:val="Hyperlink"/>
            <w:sz w:val="20"/>
            <w:szCs w:val="20"/>
            <w:lang w:val="en-US" w:eastAsia="fr-FR"/>
          </w:rPr>
          <w:t>10.1038/nclimate1745</w:t>
        </w:r>
      </w:hyperlink>
      <w:r w:rsidRPr="00B44095">
        <w:rPr>
          <w:sz w:val="20"/>
          <w:szCs w:val="20"/>
        </w:rPr>
        <w:t>.</w:t>
      </w:r>
    </w:p>
    <w:p w14:paraId="7325F9D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Hewitt, C.D., R.C. Stone, and A.B. Tait, 2017: Improving the use of climate information in decision-making. </w:t>
      </w:r>
      <w:r w:rsidRPr="00B44095">
        <w:rPr>
          <w:i/>
          <w:sz w:val="20"/>
          <w:szCs w:val="20"/>
        </w:rPr>
        <w:t>Nature Climate Change</w:t>
      </w:r>
      <w:r w:rsidRPr="00B44095">
        <w:rPr>
          <w:sz w:val="20"/>
          <w:szCs w:val="20"/>
        </w:rPr>
        <w:t xml:space="preserve">, </w:t>
      </w:r>
      <w:r w:rsidRPr="00B44095">
        <w:rPr>
          <w:b/>
          <w:sz w:val="20"/>
          <w:szCs w:val="20"/>
        </w:rPr>
        <w:t>7(9)</w:t>
      </w:r>
      <w:r w:rsidRPr="00B44095">
        <w:rPr>
          <w:sz w:val="20"/>
          <w:szCs w:val="20"/>
        </w:rPr>
        <w:t>, doi:</w:t>
      </w:r>
      <w:hyperlink r:id="rId378" w:history="1">
        <w:r w:rsidRPr="00B44095">
          <w:rPr>
            <w:rStyle w:val="Hyperlink"/>
            <w:sz w:val="20"/>
            <w:szCs w:val="20"/>
            <w:lang w:val="en-US" w:eastAsia="fr-FR"/>
          </w:rPr>
          <w:t>10.1038/nclimate3378</w:t>
        </w:r>
      </w:hyperlink>
      <w:r w:rsidRPr="00B44095">
        <w:rPr>
          <w:sz w:val="20"/>
          <w:szCs w:val="20"/>
        </w:rPr>
        <w:t>.</w:t>
      </w:r>
    </w:p>
    <w:p w14:paraId="12EE536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Hewitt, H.T. et al., 2017: Will high-resolution global ocean models benefit coupled predictions on short-range to climate timescales? </w:t>
      </w:r>
      <w:r w:rsidRPr="00B44095">
        <w:rPr>
          <w:i/>
          <w:sz w:val="20"/>
          <w:szCs w:val="20"/>
        </w:rPr>
        <w:t>Ocean Modelling</w:t>
      </w:r>
      <w:r w:rsidRPr="00B44095">
        <w:rPr>
          <w:sz w:val="20"/>
          <w:szCs w:val="20"/>
        </w:rPr>
        <w:t xml:space="preserve">, </w:t>
      </w:r>
      <w:r w:rsidRPr="00B44095">
        <w:rPr>
          <w:b/>
          <w:sz w:val="20"/>
          <w:szCs w:val="20"/>
        </w:rPr>
        <w:t>120</w:t>
      </w:r>
      <w:r w:rsidRPr="00B44095">
        <w:rPr>
          <w:sz w:val="20"/>
          <w:szCs w:val="20"/>
        </w:rPr>
        <w:t>, 120–136, doi:</w:t>
      </w:r>
      <w:hyperlink r:id="rId379" w:history="1">
        <w:r w:rsidRPr="00B44095">
          <w:rPr>
            <w:rStyle w:val="Hyperlink"/>
            <w:sz w:val="20"/>
            <w:szCs w:val="20"/>
            <w:lang w:val="en-US" w:eastAsia="fr-FR"/>
          </w:rPr>
          <w:t>10.1016/j.ocemod.2017.11.002</w:t>
        </w:r>
      </w:hyperlink>
      <w:r w:rsidRPr="00B44095">
        <w:rPr>
          <w:sz w:val="20"/>
          <w:szCs w:val="20"/>
        </w:rPr>
        <w:t>.</w:t>
      </w:r>
    </w:p>
    <w:p w14:paraId="5C021CA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Heymann, M., G. Gramelsberger, and M. Mahony (eds.), 2017: </w:t>
      </w:r>
      <w:r w:rsidRPr="00B44095">
        <w:rPr>
          <w:i/>
          <w:sz w:val="20"/>
          <w:szCs w:val="20"/>
        </w:rPr>
        <w:t>Cultures of Prediction in Atmospheric and Climate Science: Epistemic and Cultural Shifts in Computer-based Modelling and Simulation</w:t>
      </w:r>
      <w:r w:rsidRPr="00B44095">
        <w:rPr>
          <w:sz w:val="20"/>
          <w:szCs w:val="20"/>
        </w:rPr>
        <w:t>. Taylor &amp; Francis, Abingdon, Oxon, UK and New York, NY, USA, 272 pp.</w:t>
      </w:r>
    </w:p>
    <w:p w14:paraId="581175F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Hidy, G.M., 2019: Atmospheric Aerosols: Some Highlights and Highlighters, 1950 to 2018. </w:t>
      </w:r>
      <w:r w:rsidRPr="00B44095">
        <w:rPr>
          <w:i/>
          <w:sz w:val="20"/>
          <w:szCs w:val="20"/>
        </w:rPr>
        <w:t>Aerosol Science and Engineering</w:t>
      </w:r>
      <w:r w:rsidRPr="00B44095">
        <w:rPr>
          <w:sz w:val="20"/>
          <w:szCs w:val="20"/>
        </w:rPr>
        <w:t xml:space="preserve">, </w:t>
      </w:r>
      <w:r w:rsidRPr="00B44095">
        <w:rPr>
          <w:b/>
          <w:sz w:val="20"/>
          <w:szCs w:val="20"/>
        </w:rPr>
        <w:t>3(1)</w:t>
      </w:r>
      <w:r w:rsidRPr="00B44095">
        <w:rPr>
          <w:sz w:val="20"/>
          <w:szCs w:val="20"/>
        </w:rPr>
        <w:t>, 1–20, doi:</w:t>
      </w:r>
      <w:hyperlink r:id="rId380" w:history="1">
        <w:r w:rsidRPr="00B44095">
          <w:rPr>
            <w:rStyle w:val="Hyperlink"/>
            <w:sz w:val="20"/>
            <w:szCs w:val="20"/>
            <w:lang w:val="en-US" w:eastAsia="fr-FR"/>
          </w:rPr>
          <w:t>10.1007/s41810-019-00039-0</w:t>
        </w:r>
      </w:hyperlink>
      <w:r w:rsidRPr="00B44095">
        <w:rPr>
          <w:sz w:val="20"/>
          <w:szCs w:val="20"/>
        </w:rPr>
        <w:t>.</w:t>
      </w:r>
    </w:p>
    <w:p w14:paraId="30E7CCB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Hine, D.W. et al., 2015: Preaching to different choirs: How to motivate dismissive, uncommitted, and alarmed audiences to adapt to climate change? </w:t>
      </w:r>
      <w:r w:rsidRPr="00B44095">
        <w:rPr>
          <w:i/>
          <w:sz w:val="20"/>
          <w:szCs w:val="20"/>
        </w:rPr>
        <w:t>Global Environmental Change</w:t>
      </w:r>
      <w:r w:rsidRPr="00B44095">
        <w:rPr>
          <w:sz w:val="20"/>
          <w:szCs w:val="20"/>
        </w:rPr>
        <w:t xml:space="preserve">, </w:t>
      </w:r>
      <w:r w:rsidRPr="00B44095">
        <w:rPr>
          <w:b/>
          <w:sz w:val="20"/>
          <w:szCs w:val="20"/>
        </w:rPr>
        <w:t>36</w:t>
      </w:r>
      <w:r w:rsidRPr="00B44095">
        <w:rPr>
          <w:sz w:val="20"/>
          <w:szCs w:val="20"/>
        </w:rPr>
        <w:t>, 1–11.</w:t>
      </w:r>
    </w:p>
    <w:p w14:paraId="47A55A9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Ho, E., D. Budescu, V. Bosetti, D.P. van Vuuren, and K. Keller, 2019: Not all carbon dioxide emission scenarios are equally likely: a subjective expert assessment. </w:t>
      </w:r>
      <w:r w:rsidRPr="00B44095">
        <w:rPr>
          <w:i/>
          <w:sz w:val="20"/>
          <w:szCs w:val="20"/>
        </w:rPr>
        <w:t>Climatic Change</w:t>
      </w:r>
      <w:r w:rsidRPr="00B44095">
        <w:rPr>
          <w:sz w:val="20"/>
          <w:szCs w:val="20"/>
        </w:rPr>
        <w:t xml:space="preserve">, </w:t>
      </w:r>
      <w:r w:rsidRPr="00B44095">
        <w:rPr>
          <w:b/>
          <w:sz w:val="20"/>
          <w:szCs w:val="20"/>
        </w:rPr>
        <w:t>155(4)</w:t>
      </w:r>
      <w:r w:rsidRPr="00B44095">
        <w:rPr>
          <w:sz w:val="20"/>
          <w:szCs w:val="20"/>
        </w:rPr>
        <w:t>, 545–561, doi:</w:t>
      </w:r>
      <w:hyperlink r:id="rId381" w:history="1">
        <w:r w:rsidRPr="00B44095">
          <w:rPr>
            <w:rStyle w:val="Hyperlink"/>
            <w:sz w:val="20"/>
            <w:szCs w:val="20"/>
            <w:lang w:val="en-US" w:eastAsia="fr-FR"/>
          </w:rPr>
          <w:t>10.1007/s10584-019-02500-y</w:t>
        </w:r>
      </w:hyperlink>
      <w:r w:rsidRPr="00B44095">
        <w:rPr>
          <w:sz w:val="20"/>
          <w:szCs w:val="20"/>
        </w:rPr>
        <w:t>.</w:t>
      </w:r>
    </w:p>
    <w:p w14:paraId="2D91A2C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Hochman, Z., D.L. Gobbett, and H. Horan, 2017: Climate trends account for stalled wheat yields in Australia since 1990. </w:t>
      </w:r>
      <w:r w:rsidRPr="00B44095">
        <w:rPr>
          <w:i/>
          <w:sz w:val="20"/>
          <w:szCs w:val="20"/>
        </w:rPr>
        <w:t>Global Change Biology</w:t>
      </w:r>
      <w:r w:rsidRPr="00B44095">
        <w:rPr>
          <w:sz w:val="20"/>
          <w:szCs w:val="20"/>
        </w:rPr>
        <w:t xml:space="preserve">, </w:t>
      </w:r>
      <w:r w:rsidRPr="00B44095">
        <w:rPr>
          <w:b/>
          <w:sz w:val="20"/>
          <w:szCs w:val="20"/>
        </w:rPr>
        <w:t>23(5)</w:t>
      </w:r>
      <w:r w:rsidRPr="00B44095">
        <w:rPr>
          <w:sz w:val="20"/>
          <w:szCs w:val="20"/>
        </w:rPr>
        <w:t>, 2071–2081, doi:</w:t>
      </w:r>
      <w:hyperlink r:id="rId382" w:history="1">
        <w:r w:rsidRPr="00B44095">
          <w:rPr>
            <w:rStyle w:val="Hyperlink"/>
            <w:sz w:val="20"/>
            <w:szCs w:val="20"/>
            <w:lang w:val="en-US" w:eastAsia="fr-FR"/>
          </w:rPr>
          <w:t>10.1111/gcb.13604</w:t>
        </w:r>
      </w:hyperlink>
      <w:r w:rsidRPr="00B44095">
        <w:rPr>
          <w:sz w:val="20"/>
          <w:szCs w:val="20"/>
        </w:rPr>
        <w:t>.</w:t>
      </w:r>
    </w:p>
    <w:p w14:paraId="471EAE8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Hoegh-Guldberg, O. and J.F. Bruno, 2010: The Impact of Climate Change on the World’s Marine Ecosystems. </w:t>
      </w:r>
      <w:r w:rsidRPr="00B44095">
        <w:rPr>
          <w:i/>
          <w:sz w:val="20"/>
          <w:szCs w:val="20"/>
        </w:rPr>
        <w:t>Science</w:t>
      </w:r>
      <w:r w:rsidRPr="00B44095">
        <w:rPr>
          <w:sz w:val="20"/>
          <w:szCs w:val="20"/>
        </w:rPr>
        <w:t xml:space="preserve">, </w:t>
      </w:r>
      <w:r w:rsidRPr="00B44095">
        <w:rPr>
          <w:b/>
          <w:sz w:val="20"/>
          <w:szCs w:val="20"/>
        </w:rPr>
        <w:t>328(5985)</w:t>
      </w:r>
      <w:r w:rsidRPr="00B44095">
        <w:rPr>
          <w:sz w:val="20"/>
          <w:szCs w:val="20"/>
        </w:rPr>
        <w:t>, 1523–1528, doi:</w:t>
      </w:r>
      <w:hyperlink r:id="rId383" w:history="1">
        <w:r w:rsidRPr="00B44095">
          <w:rPr>
            <w:rStyle w:val="Hyperlink"/>
            <w:sz w:val="20"/>
            <w:szCs w:val="20"/>
            <w:lang w:val="en-US" w:eastAsia="fr-FR"/>
          </w:rPr>
          <w:t>10.1126/science.1189930</w:t>
        </w:r>
      </w:hyperlink>
      <w:r w:rsidRPr="00B44095">
        <w:rPr>
          <w:sz w:val="20"/>
          <w:szCs w:val="20"/>
        </w:rPr>
        <w:t>.</w:t>
      </w:r>
    </w:p>
    <w:p w14:paraId="7F19F25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Hoegh-Guldberg, O. et al., 2019: The human imperative of stabilizing global climate change at 1.5°C. </w:t>
      </w:r>
      <w:r w:rsidRPr="00B44095">
        <w:rPr>
          <w:i/>
          <w:sz w:val="20"/>
          <w:szCs w:val="20"/>
        </w:rPr>
        <w:t>Science</w:t>
      </w:r>
      <w:r w:rsidRPr="00B44095">
        <w:rPr>
          <w:sz w:val="20"/>
          <w:szCs w:val="20"/>
        </w:rPr>
        <w:t xml:space="preserve">, </w:t>
      </w:r>
      <w:r w:rsidRPr="00B44095">
        <w:rPr>
          <w:b/>
          <w:sz w:val="20"/>
          <w:szCs w:val="20"/>
        </w:rPr>
        <w:lastRenderedPageBreak/>
        <w:t>365(6459)</w:t>
      </w:r>
      <w:r w:rsidRPr="00B44095">
        <w:rPr>
          <w:sz w:val="20"/>
          <w:szCs w:val="20"/>
        </w:rPr>
        <w:t>, eaaw6974, doi:</w:t>
      </w:r>
      <w:hyperlink r:id="rId384" w:history="1">
        <w:r w:rsidRPr="00B44095">
          <w:rPr>
            <w:rStyle w:val="Hyperlink"/>
            <w:sz w:val="20"/>
            <w:szCs w:val="20"/>
            <w:lang w:val="en-US" w:eastAsia="fr-FR"/>
          </w:rPr>
          <w:t>10.1126/science.aaw6974</w:t>
        </w:r>
      </w:hyperlink>
      <w:r w:rsidRPr="00B44095">
        <w:rPr>
          <w:sz w:val="20"/>
          <w:szCs w:val="20"/>
        </w:rPr>
        <w:t>.</w:t>
      </w:r>
    </w:p>
    <w:p w14:paraId="2171EAA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Hoekstra, R. and J.C.J.M. van den Bergh, 2003: Comparing structural decomposition analysis and index. </w:t>
      </w:r>
      <w:r w:rsidRPr="00B44095">
        <w:rPr>
          <w:i/>
          <w:sz w:val="20"/>
          <w:szCs w:val="20"/>
        </w:rPr>
        <w:t>Energy Economics</w:t>
      </w:r>
      <w:r w:rsidRPr="00B44095">
        <w:rPr>
          <w:sz w:val="20"/>
          <w:szCs w:val="20"/>
        </w:rPr>
        <w:t xml:space="preserve">, </w:t>
      </w:r>
      <w:r w:rsidRPr="00B44095">
        <w:rPr>
          <w:b/>
          <w:sz w:val="20"/>
          <w:szCs w:val="20"/>
        </w:rPr>
        <w:t>25(1)</w:t>
      </w:r>
      <w:r w:rsidRPr="00B44095">
        <w:rPr>
          <w:sz w:val="20"/>
          <w:szCs w:val="20"/>
        </w:rPr>
        <w:t>, 39–64, doi:</w:t>
      </w:r>
      <w:hyperlink r:id="rId385" w:history="1">
        <w:r w:rsidRPr="00B44095">
          <w:rPr>
            <w:rStyle w:val="Hyperlink"/>
            <w:sz w:val="20"/>
            <w:szCs w:val="20"/>
            <w:lang w:val="en-US" w:eastAsia="fr-FR"/>
          </w:rPr>
          <w:t>10.1016/s0140-9883(02)00059-2</w:t>
        </w:r>
      </w:hyperlink>
      <w:r w:rsidRPr="00B44095">
        <w:rPr>
          <w:sz w:val="20"/>
          <w:szCs w:val="20"/>
        </w:rPr>
        <w:t>.</w:t>
      </w:r>
    </w:p>
    <w:p w14:paraId="2A43478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Hoesly, R.M. et al., 2018: Historical (1750–2014) anthropogenic emissions of reactive gases and aerosols from the Community Emissions Data System (CEDS). </w:t>
      </w:r>
      <w:r w:rsidRPr="00B44095">
        <w:rPr>
          <w:i/>
          <w:sz w:val="20"/>
          <w:szCs w:val="20"/>
        </w:rPr>
        <w:t>Geoscientific Model Development</w:t>
      </w:r>
      <w:r w:rsidRPr="00B44095">
        <w:rPr>
          <w:sz w:val="20"/>
          <w:szCs w:val="20"/>
        </w:rPr>
        <w:t xml:space="preserve">, </w:t>
      </w:r>
      <w:r w:rsidRPr="00B44095">
        <w:rPr>
          <w:b/>
          <w:sz w:val="20"/>
          <w:szCs w:val="20"/>
        </w:rPr>
        <w:t>11(1)</w:t>
      </w:r>
      <w:r w:rsidRPr="00B44095">
        <w:rPr>
          <w:sz w:val="20"/>
          <w:szCs w:val="20"/>
        </w:rPr>
        <w:t>, 369–408, doi:</w:t>
      </w:r>
      <w:hyperlink r:id="rId386" w:history="1">
        <w:r w:rsidRPr="00B44095">
          <w:rPr>
            <w:rStyle w:val="Hyperlink"/>
            <w:sz w:val="20"/>
            <w:szCs w:val="20"/>
            <w:lang w:val="en-US" w:eastAsia="fr-FR"/>
          </w:rPr>
          <w:t>10.5194/gmd-11-369-2018</w:t>
        </w:r>
      </w:hyperlink>
      <w:r w:rsidRPr="00B44095">
        <w:rPr>
          <w:sz w:val="20"/>
          <w:szCs w:val="20"/>
        </w:rPr>
        <w:t>.</w:t>
      </w:r>
    </w:p>
    <w:p w14:paraId="721CF25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Hoffmann, L. et al., 2019: From ERA-Interim to ERA5: The considerable impact of ECMWF’s next-generation reanalysis on Lagrangian transport simulations. </w:t>
      </w:r>
      <w:r w:rsidRPr="00B44095">
        <w:rPr>
          <w:i/>
          <w:sz w:val="20"/>
          <w:szCs w:val="20"/>
        </w:rPr>
        <w:t>Atmospheric Chemistry and Physics</w:t>
      </w:r>
      <w:r w:rsidRPr="00B44095">
        <w:rPr>
          <w:sz w:val="20"/>
          <w:szCs w:val="20"/>
        </w:rPr>
        <w:t xml:space="preserve">, </w:t>
      </w:r>
      <w:r w:rsidRPr="00B44095">
        <w:rPr>
          <w:b/>
          <w:sz w:val="20"/>
          <w:szCs w:val="20"/>
        </w:rPr>
        <w:t>19(5)</w:t>
      </w:r>
      <w:r w:rsidRPr="00B44095">
        <w:rPr>
          <w:sz w:val="20"/>
          <w:szCs w:val="20"/>
        </w:rPr>
        <w:t>, 3097–3214, doi:</w:t>
      </w:r>
      <w:hyperlink r:id="rId387" w:history="1">
        <w:r w:rsidRPr="00B44095">
          <w:rPr>
            <w:rStyle w:val="Hyperlink"/>
            <w:sz w:val="20"/>
            <w:szCs w:val="20"/>
            <w:lang w:eastAsia="fr-FR"/>
          </w:rPr>
          <w:t>10.5194/acp-19-3097-2019</w:t>
        </w:r>
      </w:hyperlink>
      <w:r w:rsidRPr="00B44095">
        <w:rPr>
          <w:sz w:val="20"/>
          <w:szCs w:val="20"/>
        </w:rPr>
        <w:t>.</w:t>
      </w:r>
    </w:p>
    <w:p w14:paraId="5B89F90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Högbom, A., 1894: Om sannolikheten för sekulära förändringar i atmosfärens kolsyrehalt. </w:t>
      </w:r>
      <w:r w:rsidRPr="00B44095">
        <w:rPr>
          <w:i/>
          <w:sz w:val="20"/>
          <w:szCs w:val="20"/>
        </w:rPr>
        <w:t>Svensk Kemisk Tidskrift</w:t>
      </w:r>
      <w:r w:rsidRPr="00B44095">
        <w:rPr>
          <w:sz w:val="20"/>
          <w:szCs w:val="20"/>
        </w:rPr>
        <w:t xml:space="preserve">, </w:t>
      </w:r>
      <w:r w:rsidRPr="00B44095">
        <w:rPr>
          <w:b/>
          <w:sz w:val="20"/>
          <w:szCs w:val="20"/>
        </w:rPr>
        <w:t>4</w:t>
      </w:r>
      <w:r w:rsidRPr="00B44095">
        <w:rPr>
          <w:sz w:val="20"/>
          <w:szCs w:val="20"/>
        </w:rPr>
        <w:t>, 169–177.</w:t>
      </w:r>
    </w:p>
    <w:p w14:paraId="572454E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Hollis, C.J. et al., 2019: The DeepMIP contribution to PMIP4: methodologies for selection, compilation and analysis of latest Paleocene and early Eocene climate proxy data, incorporating version 0.1 of the DeepMIP database. </w:t>
      </w:r>
      <w:r w:rsidRPr="00B44095">
        <w:rPr>
          <w:i/>
          <w:sz w:val="20"/>
          <w:szCs w:val="20"/>
        </w:rPr>
        <w:t>Geoscientific Model Development</w:t>
      </w:r>
      <w:r w:rsidRPr="00B44095">
        <w:rPr>
          <w:sz w:val="20"/>
          <w:szCs w:val="20"/>
        </w:rPr>
        <w:t xml:space="preserve">, </w:t>
      </w:r>
      <w:r w:rsidRPr="00B44095">
        <w:rPr>
          <w:b/>
          <w:sz w:val="20"/>
          <w:szCs w:val="20"/>
        </w:rPr>
        <w:t>12(7)</w:t>
      </w:r>
      <w:r w:rsidRPr="00B44095">
        <w:rPr>
          <w:sz w:val="20"/>
          <w:szCs w:val="20"/>
        </w:rPr>
        <w:t>, 3149–3206, doi:</w:t>
      </w:r>
      <w:hyperlink r:id="rId388" w:history="1">
        <w:r w:rsidRPr="00B44095">
          <w:rPr>
            <w:rStyle w:val="Hyperlink"/>
            <w:sz w:val="20"/>
            <w:szCs w:val="20"/>
            <w:lang w:eastAsia="fr-FR"/>
          </w:rPr>
          <w:t>10.5194/gmd-12-3149-2019</w:t>
        </w:r>
      </w:hyperlink>
      <w:r w:rsidRPr="00B44095">
        <w:rPr>
          <w:sz w:val="20"/>
          <w:szCs w:val="20"/>
        </w:rPr>
        <w:t>.</w:t>
      </w:r>
    </w:p>
    <w:p w14:paraId="27D9A19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Hollmann, R. et al., 2013: The ESA Climate Change Initiative: Satellite Data Records for Essential Climate Variables. </w:t>
      </w:r>
      <w:r w:rsidRPr="00B44095">
        <w:rPr>
          <w:i/>
          <w:sz w:val="20"/>
          <w:szCs w:val="20"/>
        </w:rPr>
        <w:t>Bulletin of the American Meteorological Society</w:t>
      </w:r>
      <w:r w:rsidRPr="00B44095">
        <w:rPr>
          <w:sz w:val="20"/>
          <w:szCs w:val="20"/>
        </w:rPr>
        <w:t xml:space="preserve">, </w:t>
      </w:r>
      <w:r w:rsidRPr="00B44095">
        <w:rPr>
          <w:b/>
          <w:sz w:val="20"/>
          <w:szCs w:val="20"/>
        </w:rPr>
        <w:t>94(10)</w:t>
      </w:r>
      <w:r w:rsidRPr="00B44095">
        <w:rPr>
          <w:sz w:val="20"/>
          <w:szCs w:val="20"/>
        </w:rPr>
        <w:t>, 1541–1552, doi:</w:t>
      </w:r>
      <w:hyperlink r:id="rId389" w:history="1">
        <w:r w:rsidRPr="00B44095">
          <w:rPr>
            <w:rStyle w:val="Hyperlink"/>
            <w:sz w:val="20"/>
            <w:szCs w:val="20"/>
            <w:lang w:val="en-US" w:eastAsia="fr-FR"/>
          </w:rPr>
          <w:t>10.1175/bams-d-11-00254.1</w:t>
        </w:r>
      </w:hyperlink>
      <w:r w:rsidRPr="00B44095">
        <w:rPr>
          <w:sz w:val="20"/>
          <w:szCs w:val="20"/>
        </w:rPr>
        <w:t>.</w:t>
      </w:r>
    </w:p>
    <w:p w14:paraId="631A0EB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Hönisch, B. et al., 2012: The Geological Record of Ocean Acidification. </w:t>
      </w:r>
      <w:r w:rsidRPr="00B44095">
        <w:rPr>
          <w:i/>
          <w:sz w:val="20"/>
          <w:szCs w:val="20"/>
        </w:rPr>
        <w:t>Science</w:t>
      </w:r>
      <w:r w:rsidRPr="00B44095">
        <w:rPr>
          <w:sz w:val="20"/>
          <w:szCs w:val="20"/>
        </w:rPr>
        <w:t xml:space="preserve">, </w:t>
      </w:r>
      <w:r w:rsidRPr="00B44095">
        <w:rPr>
          <w:b/>
          <w:sz w:val="20"/>
          <w:szCs w:val="20"/>
        </w:rPr>
        <w:t>335(6072)</w:t>
      </w:r>
      <w:r w:rsidRPr="00B44095">
        <w:rPr>
          <w:sz w:val="20"/>
          <w:szCs w:val="20"/>
        </w:rPr>
        <w:t>, 1058 LP  – 1063, doi:</w:t>
      </w:r>
      <w:hyperlink r:id="rId390" w:history="1">
        <w:r w:rsidRPr="00B44095">
          <w:rPr>
            <w:rStyle w:val="Hyperlink"/>
            <w:sz w:val="20"/>
            <w:szCs w:val="20"/>
            <w:lang w:val="en-US" w:eastAsia="fr-FR"/>
          </w:rPr>
          <w:t>10.1126/science.1208277</w:t>
        </w:r>
      </w:hyperlink>
      <w:r w:rsidRPr="00B44095">
        <w:rPr>
          <w:sz w:val="20"/>
          <w:szCs w:val="20"/>
        </w:rPr>
        <w:t>.</w:t>
      </w:r>
    </w:p>
    <w:p w14:paraId="79B3D7B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Hourdin, F. et al., 2017: The Art and Science of Climate Model Tuning. </w:t>
      </w:r>
      <w:r w:rsidRPr="00B44095">
        <w:rPr>
          <w:i/>
          <w:sz w:val="20"/>
          <w:szCs w:val="20"/>
        </w:rPr>
        <w:t>Bulletin of the American Meteorological Society</w:t>
      </w:r>
      <w:r w:rsidRPr="00B44095">
        <w:rPr>
          <w:sz w:val="20"/>
          <w:szCs w:val="20"/>
        </w:rPr>
        <w:t xml:space="preserve">, </w:t>
      </w:r>
      <w:r w:rsidRPr="00B44095">
        <w:rPr>
          <w:b/>
          <w:sz w:val="20"/>
          <w:szCs w:val="20"/>
        </w:rPr>
        <w:t>98(3)</w:t>
      </w:r>
      <w:r w:rsidRPr="00B44095">
        <w:rPr>
          <w:sz w:val="20"/>
          <w:szCs w:val="20"/>
        </w:rPr>
        <w:t>, 589–602, doi:</w:t>
      </w:r>
      <w:hyperlink r:id="rId391" w:history="1">
        <w:r w:rsidRPr="00B44095">
          <w:rPr>
            <w:rStyle w:val="Hyperlink"/>
            <w:sz w:val="20"/>
            <w:szCs w:val="20"/>
            <w:lang w:val="en-US" w:eastAsia="fr-FR"/>
          </w:rPr>
          <w:t>10.1175/bams-d-15-00135.1</w:t>
        </w:r>
      </w:hyperlink>
      <w:r w:rsidRPr="00B44095">
        <w:rPr>
          <w:sz w:val="20"/>
          <w:szCs w:val="20"/>
        </w:rPr>
        <w:t>.</w:t>
      </w:r>
    </w:p>
    <w:p w14:paraId="0367D27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House, F.B., A. Gruber, G.E. Hunt, and A.T. Mecherikunnel, 1986: History of satellite missions and measurements of the Earth Radiation Budget (1957–1984). </w:t>
      </w:r>
      <w:r w:rsidRPr="00B44095">
        <w:rPr>
          <w:i/>
          <w:sz w:val="20"/>
          <w:szCs w:val="20"/>
        </w:rPr>
        <w:t>Reviews of Geophysics</w:t>
      </w:r>
      <w:r w:rsidRPr="00B44095">
        <w:rPr>
          <w:sz w:val="20"/>
          <w:szCs w:val="20"/>
        </w:rPr>
        <w:t xml:space="preserve">, </w:t>
      </w:r>
      <w:r w:rsidRPr="00B44095">
        <w:rPr>
          <w:b/>
          <w:sz w:val="20"/>
          <w:szCs w:val="20"/>
        </w:rPr>
        <w:t>24(2)</w:t>
      </w:r>
      <w:r w:rsidRPr="00B44095">
        <w:rPr>
          <w:sz w:val="20"/>
          <w:szCs w:val="20"/>
        </w:rPr>
        <w:t>, 357–377, doi:</w:t>
      </w:r>
      <w:hyperlink r:id="rId392" w:history="1">
        <w:r w:rsidRPr="00B44095">
          <w:rPr>
            <w:rStyle w:val="Hyperlink"/>
            <w:sz w:val="20"/>
            <w:szCs w:val="20"/>
            <w:lang w:val="en-US" w:eastAsia="fr-FR"/>
          </w:rPr>
          <w:t>10.1029/rg024i002p00357</w:t>
        </w:r>
      </w:hyperlink>
      <w:r w:rsidRPr="00B44095">
        <w:rPr>
          <w:sz w:val="20"/>
          <w:szCs w:val="20"/>
        </w:rPr>
        <w:t>.</w:t>
      </w:r>
    </w:p>
    <w:p w14:paraId="4101D54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Howe, P.D., M. Mildenberger, J.R. Marlon, and A. Leiserowitz, 2015: Geographic variation in opinions on climate change at state and local scales in the USA. </w:t>
      </w:r>
      <w:r w:rsidRPr="00B44095">
        <w:rPr>
          <w:i/>
          <w:sz w:val="20"/>
          <w:szCs w:val="20"/>
        </w:rPr>
        <w:t>Nature Climate Change</w:t>
      </w:r>
      <w:r w:rsidRPr="00B44095">
        <w:rPr>
          <w:sz w:val="20"/>
          <w:szCs w:val="20"/>
        </w:rPr>
        <w:t xml:space="preserve">, </w:t>
      </w:r>
      <w:r w:rsidRPr="00B44095">
        <w:rPr>
          <w:b/>
          <w:sz w:val="20"/>
          <w:szCs w:val="20"/>
        </w:rPr>
        <w:t>5(6)</w:t>
      </w:r>
      <w:r w:rsidRPr="00B44095">
        <w:rPr>
          <w:sz w:val="20"/>
          <w:szCs w:val="20"/>
        </w:rPr>
        <w:t>, 596–603, doi:</w:t>
      </w:r>
      <w:hyperlink r:id="rId393" w:history="1">
        <w:r w:rsidRPr="00B44095">
          <w:rPr>
            <w:rStyle w:val="Hyperlink"/>
            <w:sz w:val="20"/>
            <w:szCs w:val="20"/>
            <w:lang w:val="en-US" w:eastAsia="fr-FR"/>
          </w:rPr>
          <w:t>10.1038/nclimate2583</w:t>
        </w:r>
      </w:hyperlink>
      <w:r w:rsidRPr="00B44095">
        <w:rPr>
          <w:sz w:val="20"/>
          <w:szCs w:val="20"/>
        </w:rPr>
        <w:t>.</w:t>
      </w:r>
    </w:p>
    <w:p w14:paraId="7E5EF70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Howell, R.A., 2013: It’s not (just) ”the environment, stupid!” Values, motivations, and routes to engagement of people adopting lower-carbon lifestyles. </w:t>
      </w:r>
      <w:r w:rsidRPr="00B44095">
        <w:rPr>
          <w:i/>
          <w:sz w:val="20"/>
          <w:szCs w:val="20"/>
        </w:rPr>
        <w:t>Global Environmental Change</w:t>
      </w:r>
      <w:r w:rsidRPr="00B44095">
        <w:rPr>
          <w:sz w:val="20"/>
          <w:szCs w:val="20"/>
        </w:rPr>
        <w:t xml:space="preserve">, </w:t>
      </w:r>
      <w:r w:rsidRPr="00B44095">
        <w:rPr>
          <w:b/>
          <w:sz w:val="20"/>
          <w:szCs w:val="20"/>
        </w:rPr>
        <w:t>23(1)</w:t>
      </w:r>
      <w:r w:rsidRPr="00B44095">
        <w:rPr>
          <w:sz w:val="20"/>
          <w:szCs w:val="20"/>
        </w:rPr>
        <w:t>, 281–290, doi:</w:t>
      </w:r>
      <w:hyperlink r:id="rId394" w:history="1">
        <w:r w:rsidRPr="00B44095">
          <w:rPr>
            <w:rStyle w:val="Hyperlink"/>
            <w:sz w:val="20"/>
            <w:szCs w:val="20"/>
            <w:lang w:eastAsia="fr-FR"/>
          </w:rPr>
          <w:t>10.1016/j.gloenvcha.2012.10.015</w:t>
        </w:r>
      </w:hyperlink>
      <w:r w:rsidRPr="00B44095">
        <w:rPr>
          <w:sz w:val="20"/>
          <w:szCs w:val="20"/>
        </w:rPr>
        <w:t>.</w:t>
      </w:r>
    </w:p>
    <w:p w14:paraId="1C37AE4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Huang, B. et al., 2017: Extended Reconstructed Sea Surface Temperature, Version 5 (ERSSTv5): Upgrades, Validations, and Intercomparisons. </w:t>
      </w:r>
      <w:r w:rsidRPr="00B44095">
        <w:rPr>
          <w:i/>
          <w:sz w:val="20"/>
          <w:szCs w:val="20"/>
        </w:rPr>
        <w:t>Journal of Climate</w:t>
      </w:r>
      <w:r w:rsidRPr="00B44095">
        <w:rPr>
          <w:sz w:val="20"/>
          <w:szCs w:val="20"/>
        </w:rPr>
        <w:t xml:space="preserve">, </w:t>
      </w:r>
      <w:r w:rsidRPr="00B44095">
        <w:rPr>
          <w:b/>
          <w:sz w:val="20"/>
          <w:szCs w:val="20"/>
        </w:rPr>
        <w:t>30(20)</w:t>
      </w:r>
      <w:r w:rsidRPr="00B44095">
        <w:rPr>
          <w:sz w:val="20"/>
          <w:szCs w:val="20"/>
        </w:rPr>
        <w:t>, 8179–8205, doi:</w:t>
      </w:r>
      <w:hyperlink r:id="rId395" w:history="1">
        <w:r w:rsidRPr="00B44095">
          <w:rPr>
            <w:rStyle w:val="Hyperlink"/>
            <w:sz w:val="20"/>
            <w:szCs w:val="20"/>
            <w:lang w:val="en-US" w:eastAsia="fr-FR"/>
          </w:rPr>
          <w:t>10.1175/jcli-d-16-0836.1</w:t>
        </w:r>
      </w:hyperlink>
      <w:r w:rsidRPr="00B44095">
        <w:rPr>
          <w:sz w:val="20"/>
          <w:szCs w:val="20"/>
        </w:rPr>
        <w:t>.</w:t>
      </w:r>
    </w:p>
    <w:p w14:paraId="1F25681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Huggel, C., D. Stone, H. Eicken, and G. Hansen, 2015: Potential and limitations of the attribution of climate change impacts for informing loss and damage discussions and policies. </w:t>
      </w:r>
      <w:r w:rsidRPr="00B44095">
        <w:rPr>
          <w:i/>
          <w:sz w:val="20"/>
          <w:szCs w:val="20"/>
        </w:rPr>
        <w:t>Climatic Change</w:t>
      </w:r>
      <w:r w:rsidRPr="00B44095">
        <w:rPr>
          <w:sz w:val="20"/>
          <w:szCs w:val="20"/>
        </w:rPr>
        <w:t xml:space="preserve">, </w:t>
      </w:r>
      <w:r w:rsidRPr="00B44095">
        <w:rPr>
          <w:b/>
          <w:sz w:val="20"/>
          <w:szCs w:val="20"/>
        </w:rPr>
        <w:t>133(3)</w:t>
      </w:r>
      <w:r w:rsidRPr="00B44095">
        <w:rPr>
          <w:sz w:val="20"/>
          <w:szCs w:val="20"/>
        </w:rPr>
        <w:t>, 453–467, doi:</w:t>
      </w:r>
      <w:hyperlink r:id="rId396" w:history="1">
        <w:r w:rsidRPr="00B44095">
          <w:rPr>
            <w:rStyle w:val="Hyperlink"/>
            <w:sz w:val="20"/>
            <w:szCs w:val="20"/>
            <w:lang w:val="en-US" w:eastAsia="fr-FR"/>
          </w:rPr>
          <w:t>10.1007/s10584-015-1441-z</w:t>
        </w:r>
      </w:hyperlink>
      <w:r w:rsidRPr="00B44095">
        <w:rPr>
          <w:sz w:val="20"/>
          <w:szCs w:val="20"/>
        </w:rPr>
        <w:t>.</w:t>
      </w:r>
    </w:p>
    <w:p w14:paraId="7917A1E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Hughes, T.P. et al., 2018: Spatial and temporal patterns of mass bleaching of corals in the Anthropocene. </w:t>
      </w:r>
      <w:r w:rsidRPr="00B44095">
        <w:rPr>
          <w:i/>
          <w:sz w:val="20"/>
          <w:szCs w:val="20"/>
        </w:rPr>
        <w:t>Science</w:t>
      </w:r>
      <w:r w:rsidRPr="00B44095">
        <w:rPr>
          <w:sz w:val="20"/>
          <w:szCs w:val="20"/>
        </w:rPr>
        <w:t xml:space="preserve">, </w:t>
      </w:r>
      <w:r w:rsidRPr="00B44095">
        <w:rPr>
          <w:b/>
          <w:sz w:val="20"/>
          <w:szCs w:val="20"/>
        </w:rPr>
        <w:t>359(6371)</w:t>
      </w:r>
      <w:r w:rsidRPr="00B44095">
        <w:rPr>
          <w:sz w:val="20"/>
          <w:szCs w:val="20"/>
        </w:rPr>
        <w:t>, 80–83, doi:</w:t>
      </w:r>
      <w:hyperlink r:id="rId397" w:history="1">
        <w:r w:rsidRPr="00B44095">
          <w:rPr>
            <w:rStyle w:val="Hyperlink"/>
            <w:sz w:val="20"/>
            <w:szCs w:val="20"/>
            <w:lang w:val="en-US" w:eastAsia="fr-FR"/>
          </w:rPr>
          <w:t>10.1126/science.aan8048</w:t>
        </w:r>
      </w:hyperlink>
      <w:r w:rsidRPr="00B44095">
        <w:rPr>
          <w:sz w:val="20"/>
          <w:szCs w:val="20"/>
        </w:rPr>
        <w:t>.</w:t>
      </w:r>
    </w:p>
    <w:p w14:paraId="1AAA3F4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Hulme, M., 2009: </w:t>
      </w:r>
      <w:r w:rsidRPr="00B44095">
        <w:rPr>
          <w:i/>
          <w:sz w:val="20"/>
          <w:szCs w:val="20"/>
        </w:rPr>
        <w:t>Why We Disagree about Climate Change: Understanding Controversy, Inaction and Opportunity</w:t>
      </w:r>
      <w:r w:rsidRPr="00B44095">
        <w:rPr>
          <w:sz w:val="20"/>
          <w:szCs w:val="20"/>
        </w:rPr>
        <w:t>. Cambridge University Press, Cambridge, UK, 432 pp.</w:t>
      </w:r>
    </w:p>
    <w:p w14:paraId="104A817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Hulme, M., 2018: “Gaps” in Climate Change Knowledge. </w:t>
      </w:r>
      <w:r w:rsidRPr="00B44095">
        <w:rPr>
          <w:i/>
          <w:sz w:val="20"/>
          <w:szCs w:val="20"/>
        </w:rPr>
        <w:t>Environmental Humanities</w:t>
      </w:r>
      <w:r w:rsidRPr="00B44095">
        <w:rPr>
          <w:sz w:val="20"/>
          <w:szCs w:val="20"/>
        </w:rPr>
        <w:t xml:space="preserve">, </w:t>
      </w:r>
      <w:r w:rsidRPr="00B44095">
        <w:rPr>
          <w:b/>
          <w:sz w:val="20"/>
          <w:szCs w:val="20"/>
        </w:rPr>
        <w:t>10(1)</w:t>
      </w:r>
      <w:r w:rsidRPr="00B44095">
        <w:rPr>
          <w:sz w:val="20"/>
          <w:szCs w:val="20"/>
        </w:rPr>
        <w:t>, 330–337, doi:</w:t>
      </w:r>
      <w:hyperlink r:id="rId398" w:history="1">
        <w:r w:rsidRPr="00B44095">
          <w:rPr>
            <w:rStyle w:val="Hyperlink"/>
            <w:sz w:val="20"/>
            <w:szCs w:val="20"/>
            <w:lang w:val="en-US" w:eastAsia="fr-FR"/>
          </w:rPr>
          <w:t>10.1215/22011919-4385599</w:t>
        </w:r>
      </w:hyperlink>
      <w:r w:rsidRPr="00B44095">
        <w:rPr>
          <w:sz w:val="20"/>
          <w:szCs w:val="20"/>
        </w:rPr>
        <w:t>.</w:t>
      </w:r>
    </w:p>
    <w:p w14:paraId="1554FFE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Huppmann, D., J. Rogelj, E. Kriegler, V. Krey, and K. Riahi, 2018: A new scenario resource for integrated 1.5°C research. </w:t>
      </w:r>
      <w:r w:rsidRPr="00B44095">
        <w:rPr>
          <w:i/>
          <w:sz w:val="20"/>
          <w:szCs w:val="20"/>
        </w:rPr>
        <w:t>Nature Climate Change</w:t>
      </w:r>
      <w:r w:rsidRPr="00B44095">
        <w:rPr>
          <w:sz w:val="20"/>
          <w:szCs w:val="20"/>
        </w:rPr>
        <w:t xml:space="preserve">, </w:t>
      </w:r>
      <w:r w:rsidRPr="00B44095">
        <w:rPr>
          <w:b/>
          <w:sz w:val="20"/>
          <w:szCs w:val="20"/>
        </w:rPr>
        <w:t>8(12)</w:t>
      </w:r>
      <w:r w:rsidRPr="00B44095">
        <w:rPr>
          <w:sz w:val="20"/>
          <w:szCs w:val="20"/>
        </w:rPr>
        <w:t>, 1027–1030, doi:</w:t>
      </w:r>
      <w:hyperlink r:id="rId399" w:history="1">
        <w:r w:rsidRPr="00B44095">
          <w:rPr>
            <w:rStyle w:val="Hyperlink"/>
            <w:sz w:val="20"/>
            <w:szCs w:val="20"/>
            <w:lang w:val="en-US" w:eastAsia="fr-FR"/>
          </w:rPr>
          <w:t>10.1038/s41558-018-0317-4</w:t>
        </w:r>
      </w:hyperlink>
      <w:r w:rsidRPr="00B44095">
        <w:rPr>
          <w:sz w:val="20"/>
          <w:szCs w:val="20"/>
        </w:rPr>
        <w:t>.</w:t>
      </w:r>
    </w:p>
    <w:p w14:paraId="78E9322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Hurrell, J. et al., 2009: A Unified Modeling Approach to Climate System Prediction. </w:t>
      </w:r>
      <w:r w:rsidRPr="00B44095">
        <w:rPr>
          <w:i/>
          <w:sz w:val="20"/>
          <w:szCs w:val="20"/>
        </w:rPr>
        <w:t>Bulletin of the American Meteorological Society</w:t>
      </w:r>
      <w:r w:rsidRPr="00B44095">
        <w:rPr>
          <w:sz w:val="20"/>
          <w:szCs w:val="20"/>
        </w:rPr>
        <w:t xml:space="preserve">, </w:t>
      </w:r>
      <w:r w:rsidRPr="00B44095">
        <w:rPr>
          <w:b/>
          <w:sz w:val="20"/>
          <w:szCs w:val="20"/>
        </w:rPr>
        <w:t>90(12)</w:t>
      </w:r>
      <w:r w:rsidRPr="00B44095">
        <w:rPr>
          <w:sz w:val="20"/>
          <w:szCs w:val="20"/>
        </w:rPr>
        <w:t>, 1819–1832, doi:</w:t>
      </w:r>
      <w:hyperlink r:id="rId400" w:history="1">
        <w:r w:rsidRPr="00B44095">
          <w:rPr>
            <w:rStyle w:val="Hyperlink"/>
            <w:sz w:val="20"/>
            <w:szCs w:val="20"/>
            <w:lang w:val="en-US" w:eastAsia="fr-FR"/>
          </w:rPr>
          <w:t>10.1175/2009bams2752.1</w:t>
        </w:r>
      </w:hyperlink>
      <w:r w:rsidRPr="00B44095">
        <w:rPr>
          <w:sz w:val="20"/>
          <w:szCs w:val="20"/>
        </w:rPr>
        <w:t>.</w:t>
      </w:r>
    </w:p>
    <w:p w14:paraId="2536E79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Hurtt, G.C. et al., 2011: Harmonization of land-use scenarios for the period 1500–2100: 600 years of global gridded annual land-use transitions, wood harvest, and resulting secondary lands. </w:t>
      </w:r>
      <w:r w:rsidRPr="00B44095">
        <w:rPr>
          <w:i/>
          <w:sz w:val="20"/>
          <w:szCs w:val="20"/>
        </w:rPr>
        <w:t>Climatic Change</w:t>
      </w:r>
      <w:r w:rsidRPr="00B44095">
        <w:rPr>
          <w:sz w:val="20"/>
          <w:szCs w:val="20"/>
        </w:rPr>
        <w:t xml:space="preserve">, </w:t>
      </w:r>
      <w:r w:rsidRPr="00B44095">
        <w:rPr>
          <w:b/>
          <w:sz w:val="20"/>
          <w:szCs w:val="20"/>
        </w:rPr>
        <w:t>109(1–2)</w:t>
      </w:r>
      <w:r w:rsidRPr="00B44095">
        <w:rPr>
          <w:sz w:val="20"/>
          <w:szCs w:val="20"/>
        </w:rPr>
        <w:t>, 117–161, doi:</w:t>
      </w:r>
      <w:hyperlink r:id="rId401" w:history="1">
        <w:r w:rsidRPr="00B44095">
          <w:rPr>
            <w:rStyle w:val="Hyperlink"/>
            <w:sz w:val="20"/>
            <w:szCs w:val="20"/>
            <w:lang w:val="en-US" w:eastAsia="fr-FR"/>
          </w:rPr>
          <w:t>10.1007/s10584-011-0153-2</w:t>
        </w:r>
      </w:hyperlink>
      <w:r w:rsidRPr="00B44095">
        <w:rPr>
          <w:sz w:val="20"/>
          <w:szCs w:val="20"/>
        </w:rPr>
        <w:t>.</w:t>
      </w:r>
    </w:p>
    <w:p w14:paraId="465EDCB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Hurtt, G.C. et al., 2020: Harmonization of global land use change and management for the period 850–2100 (LUH2) for CMIP6. </w:t>
      </w:r>
      <w:r w:rsidRPr="00B44095">
        <w:rPr>
          <w:i/>
          <w:sz w:val="20"/>
          <w:szCs w:val="20"/>
        </w:rPr>
        <w:t>Geoscientific Model Development</w:t>
      </w:r>
      <w:r w:rsidRPr="00B44095">
        <w:rPr>
          <w:sz w:val="20"/>
          <w:szCs w:val="20"/>
        </w:rPr>
        <w:t xml:space="preserve">, </w:t>
      </w:r>
      <w:r w:rsidRPr="00B44095">
        <w:rPr>
          <w:b/>
          <w:sz w:val="20"/>
          <w:szCs w:val="20"/>
        </w:rPr>
        <w:t>13(11)</w:t>
      </w:r>
      <w:r w:rsidRPr="00B44095">
        <w:rPr>
          <w:sz w:val="20"/>
          <w:szCs w:val="20"/>
        </w:rPr>
        <w:t>, 5425–5464, doi:</w:t>
      </w:r>
      <w:hyperlink r:id="rId402" w:history="1">
        <w:r w:rsidRPr="00B44095">
          <w:rPr>
            <w:rStyle w:val="Hyperlink"/>
            <w:sz w:val="20"/>
            <w:szCs w:val="20"/>
            <w:lang w:val="en-US" w:eastAsia="fr-FR"/>
          </w:rPr>
          <w:t>10.5194/gmd-13-5425-2020</w:t>
        </w:r>
      </w:hyperlink>
      <w:r w:rsidRPr="00B44095">
        <w:rPr>
          <w:sz w:val="20"/>
          <w:szCs w:val="20"/>
        </w:rPr>
        <w:t>.</w:t>
      </w:r>
    </w:p>
    <w:p w14:paraId="40469BB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Hyder, P. et al., 2018: Critical Southern Ocean climate model biases traced to atmospheric model cloud errors. </w:t>
      </w:r>
      <w:r w:rsidRPr="00B44095">
        <w:rPr>
          <w:i/>
          <w:sz w:val="20"/>
          <w:szCs w:val="20"/>
        </w:rPr>
        <w:t>Nature Communications</w:t>
      </w:r>
      <w:r w:rsidRPr="00B44095">
        <w:rPr>
          <w:sz w:val="20"/>
          <w:szCs w:val="20"/>
        </w:rPr>
        <w:t xml:space="preserve">, </w:t>
      </w:r>
      <w:r w:rsidRPr="00B44095">
        <w:rPr>
          <w:b/>
          <w:sz w:val="20"/>
          <w:szCs w:val="20"/>
        </w:rPr>
        <w:t>9(1)</w:t>
      </w:r>
      <w:r w:rsidRPr="00B44095">
        <w:rPr>
          <w:sz w:val="20"/>
          <w:szCs w:val="20"/>
        </w:rPr>
        <w:t>, 3625, doi:</w:t>
      </w:r>
      <w:hyperlink r:id="rId403" w:history="1">
        <w:r w:rsidRPr="00B44095">
          <w:rPr>
            <w:rStyle w:val="Hyperlink"/>
            <w:sz w:val="20"/>
            <w:szCs w:val="20"/>
            <w:lang w:val="en-US" w:eastAsia="fr-FR"/>
          </w:rPr>
          <w:t>10.1038/s41467-018-05634-2</w:t>
        </w:r>
      </w:hyperlink>
      <w:r w:rsidRPr="00B44095">
        <w:rPr>
          <w:sz w:val="20"/>
          <w:szCs w:val="20"/>
        </w:rPr>
        <w:t>.</w:t>
      </w:r>
    </w:p>
    <w:p w14:paraId="6FD1AF7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ICONICS, 2021: International Committee On New Integrated Climate change assessment Scenarios. Retrieved from: </w:t>
      </w:r>
      <w:hyperlink r:id="rId404" w:history="1">
        <w:r w:rsidRPr="00B44095">
          <w:rPr>
            <w:rStyle w:val="Hyperlink"/>
            <w:sz w:val="20"/>
            <w:szCs w:val="20"/>
            <w:lang w:val="en-US" w:eastAsia="fr-FR"/>
          </w:rPr>
          <w:t>http://iconics-ssp.org</w:t>
        </w:r>
      </w:hyperlink>
      <w:r w:rsidRPr="00B44095">
        <w:rPr>
          <w:sz w:val="20"/>
          <w:szCs w:val="20"/>
        </w:rPr>
        <w:t>.</w:t>
      </w:r>
    </w:p>
    <w:p w14:paraId="5A46956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Ingleby, B. et al., 2021: The Impact of COVID-19 on Weather Forecasts: A Balanced View. </w:t>
      </w:r>
      <w:r w:rsidRPr="00B44095">
        <w:rPr>
          <w:i/>
          <w:sz w:val="20"/>
          <w:szCs w:val="20"/>
        </w:rPr>
        <w:t>Geophysical Research Letters</w:t>
      </w:r>
      <w:r w:rsidRPr="00B44095">
        <w:rPr>
          <w:sz w:val="20"/>
          <w:szCs w:val="20"/>
        </w:rPr>
        <w:t xml:space="preserve">, </w:t>
      </w:r>
      <w:r w:rsidRPr="00B44095">
        <w:rPr>
          <w:b/>
          <w:sz w:val="20"/>
          <w:szCs w:val="20"/>
        </w:rPr>
        <w:t>48(4)</w:t>
      </w:r>
      <w:r w:rsidRPr="00B44095">
        <w:rPr>
          <w:sz w:val="20"/>
          <w:szCs w:val="20"/>
        </w:rPr>
        <w:t>, e2020GL090699, doi:</w:t>
      </w:r>
      <w:hyperlink r:id="rId405" w:history="1">
        <w:r w:rsidRPr="00B44095">
          <w:rPr>
            <w:rStyle w:val="Hyperlink"/>
            <w:sz w:val="20"/>
            <w:szCs w:val="20"/>
            <w:lang w:val="en-US" w:eastAsia="fr-FR"/>
          </w:rPr>
          <w:t>10.1029/2020gl090699</w:t>
        </w:r>
      </w:hyperlink>
      <w:r w:rsidRPr="00B44095">
        <w:rPr>
          <w:sz w:val="20"/>
          <w:szCs w:val="20"/>
        </w:rPr>
        <w:t>.</w:t>
      </w:r>
    </w:p>
    <w:p w14:paraId="60DF147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Inness, A. et al., 2019: The CAMS reanalysis of atmospheric composition. </w:t>
      </w:r>
      <w:r w:rsidRPr="00B44095">
        <w:rPr>
          <w:i/>
          <w:sz w:val="20"/>
          <w:szCs w:val="20"/>
        </w:rPr>
        <w:t>Atmospheric Chemistry and Physics</w:t>
      </w:r>
      <w:r w:rsidRPr="00B44095">
        <w:rPr>
          <w:sz w:val="20"/>
          <w:szCs w:val="20"/>
        </w:rPr>
        <w:t xml:space="preserve">, </w:t>
      </w:r>
      <w:r w:rsidRPr="00B44095">
        <w:rPr>
          <w:b/>
          <w:sz w:val="20"/>
          <w:szCs w:val="20"/>
        </w:rPr>
        <w:t>19(6)</w:t>
      </w:r>
      <w:r w:rsidRPr="00B44095">
        <w:rPr>
          <w:sz w:val="20"/>
          <w:szCs w:val="20"/>
        </w:rPr>
        <w:t>, 3515–3556, doi:</w:t>
      </w:r>
      <w:hyperlink r:id="rId406" w:history="1">
        <w:r w:rsidRPr="00B44095">
          <w:rPr>
            <w:rStyle w:val="Hyperlink"/>
            <w:sz w:val="20"/>
            <w:szCs w:val="20"/>
            <w:lang w:val="en-US" w:eastAsia="fr-FR"/>
          </w:rPr>
          <w:t>10.5194/acp-19-3515-2019</w:t>
        </w:r>
      </w:hyperlink>
      <w:r w:rsidRPr="00B44095">
        <w:rPr>
          <w:sz w:val="20"/>
          <w:szCs w:val="20"/>
        </w:rPr>
        <w:t>.</w:t>
      </w:r>
    </w:p>
    <w:p w14:paraId="692211D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Inoue, M. et al., 2016: Bias corrections of GOSAT SWIR XCO2 and XCH4 with TCCON data and their evaluation using aircraft measurement data. </w:t>
      </w:r>
      <w:r w:rsidRPr="00B44095">
        <w:rPr>
          <w:i/>
          <w:sz w:val="20"/>
          <w:szCs w:val="20"/>
        </w:rPr>
        <w:t>Atmospheric Measurement Techniques</w:t>
      </w:r>
      <w:r w:rsidRPr="00B44095">
        <w:rPr>
          <w:sz w:val="20"/>
          <w:szCs w:val="20"/>
        </w:rPr>
        <w:t xml:space="preserve">, </w:t>
      </w:r>
      <w:r w:rsidRPr="00B44095">
        <w:rPr>
          <w:b/>
          <w:sz w:val="20"/>
          <w:szCs w:val="20"/>
        </w:rPr>
        <w:t>9(8)</w:t>
      </w:r>
      <w:r w:rsidRPr="00B44095">
        <w:rPr>
          <w:sz w:val="20"/>
          <w:szCs w:val="20"/>
        </w:rPr>
        <w:t>, 3491–3512, doi:</w:t>
      </w:r>
      <w:hyperlink r:id="rId407" w:history="1">
        <w:r w:rsidRPr="00B44095">
          <w:rPr>
            <w:rStyle w:val="Hyperlink"/>
            <w:sz w:val="20"/>
            <w:szCs w:val="20"/>
            <w:lang w:val="en-US" w:eastAsia="fr-FR"/>
          </w:rPr>
          <w:t>10.5194/amt-9-3491-2016</w:t>
        </w:r>
      </w:hyperlink>
      <w:r w:rsidRPr="00B44095">
        <w:rPr>
          <w:sz w:val="20"/>
          <w:szCs w:val="20"/>
        </w:rPr>
        <w:t>.</w:t>
      </w:r>
    </w:p>
    <w:p w14:paraId="5B127C4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Intemann, K., 2015: Distinguishing Between Legitimate and Illegitimate Values in Climate Modeling. </w:t>
      </w:r>
      <w:r w:rsidRPr="00B44095">
        <w:rPr>
          <w:i/>
          <w:sz w:val="20"/>
          <w:szCs w:val="20"/>
        </w:rPr>
        <w:t xml:space="preserve">European </w:t>
      </w:r>
      <w:r w:rsidRPr="00B44095">
        <w:rPr>
          <w:i/>
          <w:sz w:val="20"/>
          <w:szCs w:val="20"/>
        </w:rPr>
        <w:lastRenderedPageBreak/>
        <w:t>Journal for Philosophy of Science</w:t>
      </w:r>
      <w:r w:rsidRPr="00B44095">
        <w:rPr>
          <w:sz w:val="20"/>
          <w:szCs w:val="20"/>
        </w:rPr>
        <w:t xml:space="preserve">, </w:t>
      </w:r>
      <w:r w:rsidRPr="00B44095">
        <w:rPr>
          <w:b/>
          <w:sz w:val="20"/>
          <w:szCs w:val="20"/>
        </w:rPr>
        <w:t>5</w:t>
      </w:r>
      <w:r w:rsidRPr="00B44095">
        <w:rPr>
          <w:sz w:val="20"/>
          <w:szCs w:val="20"/>
        </w:rPr>
        <w:t>, doi:</w:t>
      </w:r>
      <w:hyperlink r:id="rId408" w:history="1">
        <w:r w:rsidRPr="00B44095">
          <w:rPr>
            <w:rStyle w:val="Hyperlink"/>
            <w:sz w:val="20"/>
            <w:szCs w:val="20"/>
            <w:lang w:val="en-US" w:eastAsia="fr-FR"/>
          </w:rPr>
          <w:t>10.1007/s13194-014-0105-6</w:t>
        </w:r>
      </w:hyperlink>
      <w:r w:rsidRPr="00B44095">
        <w:rPr>
          <w:sz w:val="20"/>
          <w:szCs w:val="20"/>
        </w:rPr>
        <w:t>.</w:t>
      </w:r>
    </w:p>
    <w:p w14:paraId="6F36AB9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IPBES, 2019: Summary for policymakers of the global assessment report on biodiversity and ecosystem services of the Intergovernmental Science-Policy Platform on Biodiversity and Ecosystem Services. In: </w:t>
      </w:r>
      <w:r w:rsidRPr="00B44095">
        <w:rPr>
          <w:i/>
          <w:sz w:val="20"/>
          <w:szCs w:val="20"/>
        </w:rPr>
        <w:t>Global assessment report on biodiversity and ecosystem services of the Intergovernmental Science-Policy Platform on Biodiversity and Ecosystem Services</w:t>
      </w:r>
      <w:r w:rsidRPr="00B44095">
        <w:rPr>
          <w:sz w:val="20"/>
          <w:szCs w:val="20"/>
        </w:rPr>
        <w:t xml:space="preserve"> [Díaz, S., J. Settele, E.S. Brondízio, H.T. Ngo, M. Guèze, J. Agard, A. Arneth, P. Balvanera, K.A. Brauman, S.H.M. Butchart, K.M.A. Chan, L.A. Garibaldi, K. Ichii, J. Liu, S.M. Subramanian, G.F. Midgley, P. Miloslavich, Z. Molnár, D. Obura, A. Pfaff, S. Polasky, A. Purvis, J. Razzaque, B. Reyers, R.R. Chowdhury, Y.J. Shin, I.J. Visseren-Hamakers, K.J. Willis, and C.N. Zayas (eds.)]. Intergovernmental Science-Policy Platform on Biodiversity and Ecosystem Services (IPBES) Secretariat, Bonn, Germany, pp. 56, doi:</w:t>
      </w:r>
      <w:hyperlink r:id="rId409" w:history="1">
        <w:r w:rsidRPr="00B44095">
          <w:rPr>
            <w:rStyle w:val="Hyperlink"/>
            <w:sz w:val="20"/>
            <w:szCs w:val="20"/>
            <w:lang w:val="en-US" w:eastAsia="fr-FR"/>
          </w:rPr>
          <w:t>10.5281/zenodo.3553579</w:t>
        </w:r>
      </w:hyperlink>
      <w:r w:rsidRPr="00B44095">
        <w:rPr>
          <w:sz w:val="20"/>
          <w:szCs w:val="20"/>
        </w:rPr>
        <w:t>.</w:t>
      </w:r>
    </w:p>
    <w:p w14:paraId="1F6102F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IPCC, 1990a: Climate Change: The IPCC Scientific Assessment. [Houghton, J.T., G.J. Jenkins, and J.J. Ephraums (eds.)]. Cambridge University Press, Cambridge, United Kingdom and New York, NY, USA, 365 pp.</w:t>
      </w:r>
    </w:p>
    <w:p w14:paraId="67BA979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IPCC, 1990b: Policymaker summary of Working Group I. </w:t>
      </w:r>
      <w:r w:rsidRPr="00B44095">
        <w:rPr>
          <w:i/>
          <w:sz w:val="20"/>
          <w:szCs w:val="20"/>
        </w:rPr>
        <w:t>IPCC First Assessment Report</w:t>
      </w:r>
      <w:r w:rsidRPr="00B44095">
        <w:rPr>
          <w:sz w:val="20"/>
          <w:szCs w:val="20"/>
        </w:rPr>
        <w:t>, 24.</w:t>
      </w:r>
    </w:p>
    <w:p w14:paraId="7C57477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IPCC, 1992: Climate Change 1992: The Supplementary Report to the IPCC Scientific Assessment. [Houghton, J.T., B.A. Callander, and S.K. Varney (eds.)]. Cambridge University Press, Cambridge, United Kingdom and New York, NY, USA, 200 pp.</w:t>
      </w:r>
    </w:p>
    <w:p w14:paraId="3B5E5E0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IPCC, 1995a: Climate Change 1994: Radiative Forcing of Climate change and An Evaluation of the IPCC IS92 Emission Scenarios. [Houghton, J.T., L.G.M. Filho, J. Bruce, H. Lee, B.A. Callander, E. Haites, N. Harris, and K. Maskell. (eds.)]. Cambridge University Press, Cambridge, United Kingdom and New York, NY, USA, 339 pp.</w:t>
      </w:r>
    </w:p>
    <w:p w14:paraId="2E490CE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IPCC, 1995b: Summary for Policymakers. </w:t>
      </w:r>
      <w:r w:rsidRPr="00B44095">
        <w:rPr>
          <w:i/>
          <w:sz w:val="20"/>
          <w:szCs w:val="20"/>
        </w:rPr>
        <w:t>Climate Change 1995: The Science of Climate Change. Contribution of Working Group I to the Second Assessment Report of the Intergovernmental Panel on Climate Change</w:t>
      </w:r>
      <w:r w:rsidRPr="00B44095">
        <w:rPr>
          <w:sz w:val="20"/>
          <w:szCs w:val="20"/>
        </w:rPr>
        <w:t>, 6.</w:t>
      </w:r>
    </w:p>
    <w:p w14:paraId="437FD64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IPCC, 1996: Climate Change 1995: The Science of Climate Change. Contribution of Working Group I to the Second Assessment Report of the Intergovernmental Panel on Climate Change. [Houghton, J.T., L.G.M. Filho, B.A. Callander, N. Harris, A. Kattenberg, and K. Maskell (eds.)]. Cambridge University Press, Cambridge, United Kingdom and New York, NY, USA, 584 pp.</w:t>
      </w:r>
    </w:p>
    <w:p w14:paraId="1A4C20A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IPCC, 1998: The Regional Impacts of Climate Change: An Assessment of Vulnerability. A Special Report of IPCC Working Group II. [Watson, R.T., M.C. Zinyowera, and R.H. Moss (eds.)]. Cambridge University Press, Cambridge, United Kingdom and New York, NY, USA, 517 pp.</w:t>
      </w:r>
    </w:p>
    <w:p w14:paraId="758DB61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IPCC, 2000: Special Report on Emissions Scenarios. A Special Report of Working Group III of the Intergovernmental Panel on Climate Change. [Nakićenović, N. and R. Swart (eds.)]. Cambridge University Press, Cambridge, United Kingdom and New York, NY, USA, 570 pp.</w:t>
      </w:r>
    </w:p>
    <w:p w14:paraId="588F106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IPCC, 2001a: Climate Change 2001: The Scientific Basis. Contribution of Working Group I to the Third Assessment Report of the Intergovernmental Panel on Climate Change. [Houghton, J.T., Y. Ding, D.J. Griggs, M. Noguer, P.J. van der Linden, X. Dai, K. Maskell, and C.A. Johnson (eds.)]. Cambridge University Press, Cambridge, United Kingdom and New York, NY, USA, 881 pp.</w:t>
      </w:r>
    </w:p>
    <w:p w14:paraId="03762CD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IPCC, 2001b: Summary for Policymakers. </w:t>
      </w:r>
      <w:r w:rsidRPr="00B44095">
        <w:rPr>
          <w:i/>
          <w:sz w:val="20"/>
          <w:szCs w:val="20"/>
        </w:rPr>
        <w:t>Climate Change 2001: The Scientific Basis. Contribution of Worling Group I to the Thirs Assessment Report of the Intergovernmental Panel on Climate Change</w:t>
      </w:r>
      <w:r w:rsidRPr="00B44095">
        <w:rPr>
          <w:sz w:val="20"/>
          <w:szCs w:val="20"/>
        </w:rPr>
        <w:t>, 20.</w:t>
      </w:r>
    </w:p>
    <w:p w14:paraId="67A32EF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IPCC, 2005: </w:t>
      </w:r>
      <w:r w:rsidRPr="00B44095">
        <w:rPr>
          <w:i/>
          <w:sz w:val="20"/>
          <w:szCs w:val="20"/>
        </w:rPr>
        <w:t>Guidance notes for lead authors of the IPCC Fourth Assessment Report on addressing uncertainties</w:t>
      </w:r>
      <w:r w:rsidRPr="00B44095">
        <w:rPr>
          <w:sz w:val="20"/>
          <w:szCs w:val="20"/>
        </w:rPr>
        <w:t>. Intergovernmental Panel on Climate Change (IPCC) Secretariat, Geneva, Switzerland, 4 pp.</w:t>
      </w:r>
    </w:p>
    <w:p w14:paraId="7A4E758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IPCC, 2007a: Climate Change 2007: The Physical Science Basis. Contribution of Working Group I to the Fourth Assessment Report of the Intergovernmental Panel on Climate Change. [Solomon, S., D. Qin, M. Manning, Z. Chen, M. Marquis, K.B. Averyt, M. Tignor, and H.L. Miller (eds.)]. Cambridge University Press, Cambridge, United Kingdom and New York, NY, USA, 996 pp.</w:t>
      </w:r>
    </w:p>
    <w:p w14:paraId="2F0093A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IPCC, 2007b: Summary for Policymakers. </w:t>
      </w:r>
      <w:r w:rsidRPr="00B44095">
        <w:rPr>
          <w:i/>
          <w:sz w:val="20"/>
          <w:szCs w:val="20"/>
        </w:rPr>
        <w:t>Climate Change 2007: The Physical Science Basis. Contribution of Working Group I to the Fourth Assessment Report of the Intergovernmental Panel on Climate Changelimate Change 2007: The Physical Science Basis. Contribution of Working Group I to the Fourth</w:t>
      </w:r>
      <w:r w:rsidRPr="00B44095">
        <w:rPr>
          <w:sz w:val="20"/>
          <w:szCs w:val="20"/>
        </w:rPr>
        <w:t>.</w:t>
      </w:r>
    </w:p>
    <w:p w14:paraId="442DBAE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IPCC, 2012: Managing the Risks of Extreme Events and Disasters to Advance Climate Change Adaptation. A Special Report of Working Groups I and II of the Intergovernmental Panel on Climate Change. [Field, C.B., V. Barros, T.F. Stocker, D. Qin, D.J. Dokken, K.L. Ebi, M.D. Mastrandrea, K.J. Mach, G.-K. Plattner, S.K. Allen, M. Tignor, and P.M. Midgley (eds.)]. Cambridge University Press, Cambridge, United Kingdom, and New York, NY, USA, 582 pp., doi:</w:t>
      </w:r>
      <w:hyperlink r:id="rId410" w:history="1">
        <w:r w:rsidRPr="00B44095">
          <w:rPr>
            <w:rStyle w:val="Hyperlink"/>
            <w:sz w:val="20"/>
            <w:szCs w:val="20"/>
            <w:lang w:val="en-US" w:eastAsia="fr-FR"/>
          </w:rPr>
          <w:t>10.1017/cbo9781139177245</w:t>
        </w:r>
      </w:hyperlink>
      <w:r w:rsidRPr="00B44095">
        <w:rPr>
          <w:sz w:val="20"/>
          <w:szCs w:val="20"/>
        </w:rPr>
        <w:t>.</w:t>
      </w:r>
    </w:p>
    <w:p w14:paraId="2967D0B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IPCC, 2013a: Climate Change 2013: The Physical Science Basis. Contribution of Working Group I to the Fifth Assessment Report of the Intergovernmental Panel on Climate Change. , 1535, doi:</w:t>
      </w:r>
      <w:hyperlink r:id="rId411" w:history="1">
        <w:r w:rsidRPr="00B44095">
          <w:rPr>
            <w:rStyle w:val="Hyperlink"/>
            <w:sz w:val="20"/>
            <w:szCs w:val="20"/>
            <w:lang w:val="en-US" w:eastAsia="fr-FR"/>
          </w:rPr>
          <w:t>10.1017/cbo9781107415324.004</w:t>
        </w:r>
      </w:hyperlink>
      <w:r w:rsidRPr="00B44095">
        <w:rPr>
          <w:sz w:val="20"/>
          <w:szCs w:val="20"/>
        </w:rPr>
        <w:t>.</w:t>
      </w:r>
    </w:p>
    <w:p w14:paraId="0EBFAB9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IPCC, 2013b: Summary for Policymakers. In: </w:t>
      </w:r>
      <w:r w:rsidRPr="00B44095">
        <w:rPr>
          <w:i/>
          <w:sz w:val="20"/>
          <w:szCs w:val="20"/>
        </w:rPr>
        <w:t>Climate Change 2013: The Physical Science Basis. Contribution of Working Group I to the Fifth Assessment Report of the Intergovernmental Panel on Climate Change</w:t>
      </w:r>
      <w:r w:rsidRPr="00B44095">
        <w:rPr>
          <w:sz w:val="20"/>
          <w:szCs w:val="20"/>
        </w:rPr>
        <w:t xml:space="preserve"> [Stocker, T.F., D. Qin, G.-K. Plattner, M. Tignor, S.K. Allen, J. Boschung, A. Nauels, Y. Xia, V. Bex, and P.M. Midgley (eds.)]. Cambridge University Press, Cambridge, United Kingdom and New York, NY, USA, pp. 1–30, doi:</w:t>
      </w:r>
      <w:hyperlink r:id="rId412" w:history="1">
        <w:r w:rsidRPr="00B44095">
          <w:rPr>
            <w:rStyle w:val="Hyperlink"/>
            <w:sz w:val="20"/>
            <w:szCs w:val="20"/>
            <w:lang w:val="en-US" w:eastAsia="fr-FR"/>
          </w:rPr>
          <w:t>10.1017/cbo9781107415324.004</w:t>
        </w:r>
      </w:hyperlink>
      <w:r w:rsidRPr="00B44095">
        <w:rPr>
          <w:sz w:val="20"/>
          <w:szCs w:val="20"/>
        </w:rPr>
        <w:t>.</w:t>
      </w:r>
    </w:p>
    <w:p w14:paraId="6A25A96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IPCC, 2014a: Climate Change 2014: Impacts, Adaptation, and Vulnerability. Part A: Global and Sectoral Aspects. </w:t>
      </w:r>
      <w:r w:rsidRPr="00B44095">
        <w:rPr>
          <w:sz w:val="20"/>
          <w:szCs w:val="20"/>
        </w:rPr>
        <w:lastRenderedPageBreak/>
        <w:t>Contribution of Working Group II to the Fifth Assessment Report of the Intergovernmental Panel on Climate Change. [Field, C.B., V.R. Barros, D.J. Dokken, K.J. Mach, M.D. Mastrandrea, T.E. Bilir, M. Chatterjee, K.L. Ebi, Y.O. Estrada, R.C. Genova, B. Girma, E.S. Kissel, A.N. Levy, S. MacCracken, P.R. Mastrandrea, and L.L. White (eds.)]. Cambridge University Press, Cambridge, United Kingdom and New York, NY, USA, 1132 pp., doi:</w:t>
      </w:r>
      <w:hyperlink r:id="rId413" w:history="1">
        <w:r w:rsidRPr="00B44095">
          <w:rPr>
            <w:rStyle w:val="Hyperlink"/>
            <w:sz w:val="20"/>
            <w:szCs w:val="20"/>
            <w:lang w:val="en-US" w:eastAsia="fr-FR"/>
          </w:rPr>
          <w:t>10.1017/cbo9781107415379</w:t>
        </w:r>
      </w:hyperlink>
      <w:r w:rsidRPr="00B44095">
        <w:rPr>
          <w:sz w:val="20"/>
          <w:szCs w:val="20"/>
        </w:rPr>
        <w:t>.</w:t>
      </w:r>
    </w:p>
    <w:p w14:paraId="41E0921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IPCC, 2014b: Summary for Policymakers. In: </w:t>
      </w:r>
      <w:r w:rsidRPr="00B44095">
        <w:rPr>
          <w:i/>
          <w:sz w:val="20"/>
          <w:szCs w:val="20"/>
        </w:rPr>
        <w:t>Climate Change 2014: Impacts,Adaptation, and Vulnerability. Part A: Global and Sectoral Aspects. Contribution of Working Group II to the Fifth Assessment Report of the Intergovernmental Panel on Climate Change</w:t>
      </w:r>
      <w:r w:rsidRPr="00B44095">
        <w:rPr>
          <w:sz w:val="20"/>
          <w:szCs w:val="20"/>
        </w:rPr>
        <w:t xml:space="preserve"> [Field, C.B., V.R. Barros, D.J. Dokken, K.J. Mach, M.D. Mastrandrea, T.E. Bilir, M. Chatterjee, K.L. Ebi, Y.O. Estrada, R.C. Genova, B. Girma, E.S. Kissel, A.N. Levy, S. MacCracken, P.R. Mastrandrea, and L.L. White (eds.)]. Cambridge University Press, Cambridge, United Kingdom and New York, NY, USA, pp. 1–32, doi:</w:t>
      </w:r>
      <w:hyperlink r:id="rId414" w:history="1">
        <w:r w:rsidRPr="00B44095">
          <w:rPr>
            <w:rStyle w:val="Hyperlink"/>
            <w:sz w:val="20"/>
            <w:szCs w:val="20"/>
            <w:lang w:val="en-US" w:eastAsia="fr-FR"/>
          </w:rPr>
          <w:t>10.1017/cbo9781107415379.003</w:t>
        </w:r>
      </w:hyperlink>
      <w:r w:rsidRPr="00B44095">
        <w:rPr>
          <w:sz w:val="20"/>
          <w:szCs w:val="20"/>
        </w:rPr>
        <w:t>.</w:t>
      </w:r>
    </w:p>
    <w:p w14:paraId="5F511C4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IPCC, 2017: </w:t>
      </w:r>
      <w:r w:rsidRPr="00B44095">
        <w:rPr>
          <w:i/>
          <w:sz w:val="20"/>
          <w:szCs w:val="20"/>
        </w:rPr>
        <w:t>AR6 Scoping Meeting – Chair’s Vision Paper</w:t>
      </w:r>
      <w:r w:rsidRPr="00B44095">
        <w:rPr>
          <w:sz w:val="20"/>
          <w:szCs w:val="20"/>
        </w:rPr>
        <w:t>. Intergovernmental Panel on Climate Change (IPCC) Secretariat, Geneva, Switzerland, 44 pp.</w:t>
      </w:r>
    </w:p>
    <w:p w14:paraId="45B691C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IPCC, 2018: Global Warming of 1.5°C. An IPCC Special Report on the impacts of global warming of 1.5°C above pre-industrial levels and related global greenhouse gas emission pathways, in the context of strengthening the global response to the threat of climate change,. [Masson-Delmotte, V., P. Zhai, H.-O. Pörtner, D. Roberts, J. Skea, P.R. Shukla, A. Pirani, W. Moufouma-Okia, C. Péan, R. Pidcock, S. Connors, J.B.R. Matthews, Y. Chen, X. Zhou, M.I. Gomis, E. Lonnoy, T. Maycock, M. Tignor, and T. Waterfield (eds.)]. In Press, 616 pp.</w:t>
      </w:r>
    </w:p>
    <w:p w14:paraId="080466A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IPCC, 2019a: Climate Change and Land, An IPCC special report on climate change, desertification, land degradation, sustainable land management, food security, and greenhouse gas fluxes in terrestrial ecosystems. [Shukla, P.R., J. Skea, E.C. Buendia, V. Masson-Delmotte, H.-O. Pörtner, D.C. Roberts, P. Zhai, R. Slade, S. Connors, R. Diemen, M. Ferrat, E. Haughey, S. Luz, S. Neogi, M. Pathak, J. Petzold, J.P. Pereira, P. Vyas, E. Huntley, K. Kissick, M. Belkacemi, and J. Malley (eds.)]. In Press, 896 pp.</w:t>
      </w:r>
    </w:p>
    <w:p w14:paraId="2BE2CDD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IPCC, 2019b: IPCC Special Report on the Ocean and Cryosphere in a Changing Climate. [Pörtner, H.-O., D.C. Roberts, V. Masson-Delmotte, P. Zhai, M. Tignor, E. Poloczanska, K. Mintenbeck, A. Alegría, M. Nicolai, and A. Okem (eds.)]. In Press, 755 pp.</w:t>
      </w:r>
    </w:p>
    <w:p w14:paraId="36FF7B4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IPCC, 2019c: Summary for Policymakers. [Pörtner, H.-O., D.C. Roberts, V. Masson-Delmotte, P. Zhai, M. Tignor, E. Poloczanska, K. Mintenbeck, A. Alegría, M. Nicolai, A. Okem, J. Petzold, B. Rama, and N.M. Weyer (eds.)]. In Press, 755 pp.</w:t>
      </w:r>
    </w:p>
    <w:p w14:paraId="0229729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IPCC, 2019d: Summary for Policymakers. </w:t>
      </w:r>
      <w:r w:rsidRPr="00B44095">
        <w:rPr>
          <w:i/>
          <w:sz w:val="20"/>
          <w:szCs w:val="20"/>
        </w:rPr>
        <w:t>Climate Change and Land: an IPCC special report on climate change, desertification, land degradation, sustainable land management, food security, and greenhouse gas fluxes in terrestrial ecosystems</w:t>
      </w:r>
      <w:r w:rsidRPr="00B44095">
        <w:rPr>
          <w:sz w:val="20"/>
          <w:szCs w:val="20"/>
        </w:rPr>
        <w:t>, doi:</w:t>
      </w:r>
      <w:hyperlink r:id="rId415" w:history="1">
        <w:r w:rsidRPr="00B44095">
          <w:rPr>
            <w:rStyle w:val="Hyperlink"/>
            <w:sz w:val="20"/>
            <w:szCs w:val="20"/>
            <w:lang w:val="en-US" w:eastAsia="fr-FR"/>
          </w:rPr>
          <w:t>10.4337/9781784710644</w:t>
        </w:r>
      </w:hyperlink>
      <w:r w:rsidRPr="00B44095">
        <w:rPr>
          <w:sz w:val="20"/>
          <w:szCs w:val="20"/>
        </w:rPr>
        <w:t>.</w:t>
      </w:r>
    </w:p>
    <w:p w14:paraId="0B1EDBB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Iturbide, M. et al., 2020: An update of IPCC climate reference regions for subcontinental analysis of climate model data: definition and aggregated datasets. </w:t>
      </w:r>
      <w:r w:rsidRPr="00B44095">
        <w:rPr>
          <w:i/>
          <w:sz w:val="20"/>
          <w:szCs w:val="20"/>
        </w:rPr>
        <w:t>Earth System Science Data</w:t>
      </w:r>
      <w:r w:rsidRPr="00B44095">
        <w:rPr>
          <w:sz w:val="20"/>
          <w:szCs w:val="20"/>
        </w:rPr>
        <w:t xml:space="preserve">, </w:t>
      </w:r>
      <w:r w:rsidRPr="00B44095">
        <w:rPr>
          <w:b/>
          <w:sz w:val="20"/>
          <w:szCs w:val="20"/>
        </w:rPr>
        <w:t>12(4)</w:t>
      </w:r>
      <w:r w:rsidRPr="00B44095">
        <w:rPr>
          <w:sz w:val="20"/>
          <w:szCs w:val="20"/>
        </w:rPr>
        <w:t>, 2959–2970, doi:</w:t>
      </w:r>
      <w:hyperlink r:id="rId416" w:history="1">
        <w:r w:rsidRPr="00B44095">
          <w:rPr>
            <w:rStyle w:val="Hyperlink"/>
            <w:sz w:val="20"/>
            <w:szCs w:val="20"/>
            <w:lang w:val="en-US" w:eastAsia="fr-FR"/>
          </w:rPr>
          <w:t>10.5194/essd-12-2959-2020</w:t>
        </w:r>
      </w:hyperlink>
      <w:r w:rsidRPr="00B44095">
        <w:rPr>
          <w:sz w:val="20"/>
          <w:szCs w:val="20"/>
        </w:rPr>
        <w:t>.</w:t>
      </w:r>
    </w:p>
    <w:p w14:paraId="39E087F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Jack, C.D., R. Jones, L. Burgin, and J. Daron, 2020: Climate risk narratives: An iterative reflective process for co-producing and integrating climate knowledge. </w:t>
      </w:r>
      <w:r w:rsidRPr="00B44095">
        <w:rPr>
          <w:i/>
          <w:sz w:val="20"/>
          <w:szCs w:val="20"/>
        </w:rPr>
        <w:t>Climate Risk Management</w:t>
      </w:r>
      <w:r w:rsidRPr="00B44095">
        <w:rPr>
          <w:sz w:val="20"/>
          <w:szCs w:val="20"/>
        </w:rPr>
        <w:t xml:space="preserve">, </w:t>
      </w:r>
      <w:r w:rsidRPr="00B44095">
        <w:rPr>
          <w:b/>
          <w:sz w:val="20"/>
          <w:szCs w:val="20"/>
        </w:rPr>
        <w:t>29</w:t>
      </w:r>
      <w:r w:rsidRPr="00B44095">
        <w:rPr>
          <w:sz w:val="20"/>
          <w:szCs w:val="20"/>
        </w:rPr>
        <w:t>, 100239, doi:</w:t>
      </w:r>
      <w:hyperlink r:id="rId417" w:history="1">
        <w:r w:rsidRPr="00B44095">
          <w:rPr>
            <w:rStyle w:val="Hyperlink"/>
            <w:sz w:val="20"/>
            <w:szCs w:val="20"/>
            <w:lang w:val="en-US" w:eastAsia="fr-FR"/>
          </w:rPr>
          <w:t>10.1016/j.crm.2020.100239</w:t>
        </w:r>
      </w:hyperlink>
      <w:r w:rsidRPr="00B44095">
        <w:rPr>
          <w:sz w:val="20"/>
          <w:szCs w:val="20"/>
        </w:rPr>
        <w:t>.</w:t>
      </w:r>
    </w:p>
    <w:p w14:paraId="75CC5F2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Jackson, L.C. et al., 2019: The Mean State and Variability of the North Atlantic Circulation: A Perspective From Ocean Reanalyses. </w:t>
      </w:r>
      <w:r w:rsidRPr="00B44095">
        <w:rPr>
          <w:i/>
          <w:sz w:val="20"/>
          <w:szCs w:val="20"/>
        </w:rPr>
        <w:t>Journal of Geophysical Research: Oceans</w:t>
      </w:r>
      <w:r w:rsidRPr="00B44095">
        <w:rPr>
          <w:sz w:val="20"/>
          <w:szCs w:val="20"/>
        </w:rPr>
        <w:t xml:space="preserve">, </w:t>
      </w:r>
      <w:r w:rsidRPr="00B44095">
        <w:rPr>
          <w:b/>
          <w:sz w:val="20"/>
          <w:szCs w:val="20"/>
        </w:rPr>
        <w:t>124(12)</w:t>
      </w:r>
      <w:r w:rsidRPr="00B44095">
        <w:rPr>
          <w:sz w:val="20"/>
          <w:szCs w:val="20"/>
        </w:rPr>
        <w:t>, 9141–9170, doi:</w:t>
      </w:r>
      <w:hyperlink r:id="rId418" w:history="1">
        <w:r w:rsidRPr="00B44095">
          <w:rPr>
            <w:rStyle w:val="Hyperlink"/>
            <w:sz w:val="20"/>
            <w:szCs w:val="20"/>
            <w:lang w:val="en-US" w:eastAsia="fr-FR"/>
          </w:rPr>
          <w:t>10.1029/2019jc015210</w:t>
        </w:r>
      </w:hyperlink>
      <w:r w:rsidRPr="00B44095">
        <w:rPr>
          <w:sz w:val="20"/>
          <w:szCs w:val="20"/>
        </w:rPr>
        <w:t>.</w:t>
      </w:r>
    </w:p>
    <w:p w14:paraId="3C6ACBE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James, E.P., S.G. Benjamin, and B.D. Jamison, 2020: Commercial-Aircraft-Based Observations for NWP: Global Coverage, Data Impacts, and COVID-19. </w:t>
      </w:r>
      <w:r w:rsidRPr="00B44095">
        <w:rPr>
          <w:i/>
          <w:sz w:val="20"/>
          <w:szCs w:val="20"/>
        </w:rPr>
        <w:t>Journal of Applied Meteorology and Climatology</w:t>
      </w:r>
      <w:r w:rsidRPr="00B44095">
        <w:rPr>
          <w:sz w:val="20"/>
          <w:szCs w:val="20"/>
        </w:rPr>
        <w:t xml:space="preserve">, </w:t>
      </w:r>
      <w:r w:rsidRPr="00B44095">
        <w:rPr>
          <w:b/>
          <w:sz w:val="20"/>
          <w:szCs w:val="20"/>
        </w:rPr>
        <w:t>59(11)</w:t>
      </w:r>
      <w:r w:rsidRPr="00B44095">
        <w:rPr>
          <w:sz w:val="20"/>
          <w:szCs w:val="20"/>
        </w:rPr>
        <w:t>, 1809–1825, doi:</w:t>
      </w:r>
      <w:hyperlink r:id="rId419" w:history="1">
        <w:r w:rsidRPr="00B44095">
          <w:rPr>
            <w:rStyle w:val="Hyperlink"/>
            <w:sz w:val="20"/>
            <w:szCs w:val="20"/>
            <w:lang w:val="en-US" w:eastAsia="fr-FR"/>
          </w:rPr>
          <w:t>10.1175/jamc-d-20-0010.1</w:t>
        </w:r>
      </w:hyperlink>
      <w:r w:rsidRPr="00B44095">
        <w:rPr>
          <w:sz w:val="20"/>
          <w:szCs w:val="20"/>
        </w:rPr>
        <w:t>.</w:t>
      </w:r>
    </w:p>
    <w:p w14:paraId="681C74D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James, R., R. Washington, and R. Jones, 2015: Process-based assessment of an ensemble of climate projections for West Africa. </w:t>
      </w:r>
      <w:r w:rsidRPr="00B44095">
        <w:rPr>
          <w:i/>
          <w:sz w:val="20"/>
          <w:szCs w:val="20"/>
        </w:rPr>
        <w:t>Journal of Geophysical Research: Atmospheres</w:t>
      </w:r>
      <w:r w:rsidRPr="00B44095">
        <w:rPr>
          <w:sz w:val="20"/>
          <w:szCs w:val="20"/>
        </w:rPr>
        <w:t xml:space="preserve">, </w:t>
      </w:r>
      <w:r w:rsidRPr="00B44095">
        <w:rPr>
          <w:b/>
          <w:sz w:val="20"/>
          <w:szCs w:val="20"/>
        </w:rPr>
        <w:t>120(4)</w:t>
      </w:r>
      <w:r w:rsidRPr="00B44095">
        <w:rPr>
          <w:sz w:val="20"/>
          <w:szCs w:val="20"/>
        </w:rPr>
        <w:t>, 1221–1238, doi:</w:t>
      </w:r>
      <w:hyperlink r:id="rId420" w:history="1">
        <w:r w:rsidRPr="00B44095">
          <w:rPr>
            <w:rStyle w:val="Hyperlink"/>
            <w:sz w:val="20"/>
            <w:szCs w:val="20"/>
            <w:lang w:val="en-US" w:eastAsia="fr-FR"/>
          </w:rPr>
          <w:t>10.1002/2014jd022513</w:t>
        </w:r>
      </w:hyperlink>
      <w:r w:rsidRPr="00B44095">
        <w:rPr>
          <w:sz w:val="20"/>
          <w:szCs w:val="20"/>
        </w:rPr>
        <w:t>.</w:t>
      </w:r>
    </w:p>
    <w:p w14:paraId="26BB50D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James, R., R. Washington, C.-F. Schleussner, J. Rogelj, and D. Conway, 2017: Characterizing half-a-degree difference: a review of methods for identifying regional climate responses to global warming targets. </w:t>
      </w:r>
      <w:r w:rsidRPr="00B44095">
        <w:rPr>
          <w:i/>
          <w:sz w:val="20"/>
          <w:szCs w:val="20"/>
        </w:rPr>
        <w:t>Wiley Interdisciplinary Reviews: Climate Change</w:t>
      </w:r>
      <w:r w:rsidRPr="00B44095">
        <w:rPr>
          <w:sz w:val="20"/>
          <w:szCs w:val="20"/>
        </w:rPr>
        <w:t xml:space="preserve">, </w:t>
      </w:r>
      <w:r w:rsidRPr="00B44095">
        <w:rPr>
          <w:b/>
          <w:sz w:val="20"/>
          <w:szCs w:val="20"/>
        </w:rPr>
        <w:t>8(2)</w:t>
      </w:r>
      <w:r w:rsidRPr="00B44095">
        <w:rPr>
          <w:sz w:val="20"/>
          <w:szCs w:val="20"/>
        </w:rPr>
        <w:t>, e457, doi:</w:t>
      </w:r>
      <w:hyperlink r:id="rId421" w:history="1">
        <w:r w:rsidRPr="00B44095">
          <w:rPr>
            <w:rStyle w:val="Hyperlink"/>
            <w:sz w:val="20"/>
            <w:szCs w:val="20"/>
            <w:lang w:val="en-US" w:eastAsia="fr-FR"/>
          </w:rPr>
          <w:t>10.1002/wcc.457</w:t>
        </w:r>
      </w:hyperlink>
      <w:r w:rsidRPr="00B44095">
        <w:rPr>
          <w:sz w:val="20"/>
          <w:szCs w:val="20"/>
        </w:rPr>
        <w:t>.</w:t>
      </w:r>
    </w:p>
    <w:p w14:paraId="7B19482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James, R.A. et al., 2019: Attribution: How Is It Relevant for Loss and Damage Policy and Practice? In: </w:t>
      </w:r>
      <w:r w:rsidRPr="00B44095">
        <w:rPr>
          <w:i/>
          <w:sz w:val="20"/>
          <w:szCs w:val="20"/>
        </w:rPr>
        <w:t>Loss and Damage from Climate Change: Concepts, Methods and Policy Options</w:t>
      </w:r>
      <w:r w:rsidRPr="00B44095">
        <w:rPr>
          <w:sz w:val="20"/>
          <w:szCs w:val="20"/>
        </w:rPr>
        <w:t xml:space="preserve"> [Mechler, R., L.M. Bouwer, T. Schinko, S. Surminski, and J.A. Linnerooth-Bayer (eds.)]. Springer, Cham, Switzerland, pp. 113–154, doi:</w:t>
      </w:r>
      <w:hyperlink r:id="rId422" w:history="1">
        <w:r w:rsidRPr="00B44095">
          <w:rPr>
            <w:rStyle w:val="Hyperlink"/>
            <w:sz w:val="20"/>
            <w:szCs w:val="20"/>
            <w:lang w:val="en-US" w:eastAsia="fr-FR"/>
          </w:rPr>
          <w:t>10.1007/978-3-319-72026-5_5</w:t>
        </w:r>
      </w:hyperlink>
      <w:r w:rsidRPr="00B44095">
        <w:rPr>
          <w:sz w:val="20"/>
          <w:szCs w:val="20"/>
        </w:rPr>
        <w:t>.</w:t>
      </w:r>
    </w:p>
    <w:p w14:paraId="13F210A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Janzwood, S., 2020: Confident, likely, or both? The implementation of the uncertainty language framework in IPCC special reports. </w:t>
      </w:r>
      <w:r w:rsidRPr="00B44095">
        <w:rPr>
          <w:i/>
          <w:sz w:val="20"/>
          <w:szCs w:val="20"/>
        </w:rPr>
        <w:t>Climatic Change</w:t>
      </w:r>
      <w:r w:rsidRPr="00B44095">
        <w:rPr>
          <w:sz w:val="20"/>
          <w:szCs w:val="20"/>
        </w:rPr>
        <w:t>, doi:</w:t>
      </w:r>
      <w:hyperlink r:id="rId423" w:history="1">
        <w:r w:rsidRPr="00B44095">
          <w:rPr>
            <w:rStyle w:val="Hyperlink"/>
            <w:sz w:val="20"/>
            <w:szCs w:val="20"/>
            <w:lang w:val="en-US" w:eastAsia="fr-FR"/>
          </w:rPr>
          <w:t>10.1007/s10584-020-02746-x</w:t>
        </w:r>
      </w:hyperlink>
      <w:r w:rsidRPr="00B44095">
        <w:rPr>
          <w:sz w:val="20"/>
          <w:szCs w:val="20"/>
        </w:rPr>
        <w:t>.</w:t>
      </w:r>
    </w:p>
    <w:p w14:paraId="4874D21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Jasanoff, S., 2010: A New Climate for Society. </w:t>
      </w:r>
      <w:r w:rsidRPr="00B44095">
        <w:rPr>
          <w:i/>
          <w:sz w:val="20"/>
          <w:szCs w:val="20"/>
        </w:rPr>
        <w:t>Theory, Culture &amp; Society</w:t>
      </w:r>
      <w:r w:rsidRPr="00B44095">
        <w:rPr>
          <w:sz w:val="20"/>
          <w:szCs w:val="20"/>
        </w:rPr>
        <w:t xml:space="preserve">, </w:t>
      </w:r>
      <w:r w:rsidRPr="00B44095">
        <w:rPr>
          <w:b/>
          <w:sz w:val="20"/>
          <w:szCs w:val="20"/>
        </w:rPr>
        <w:t>27(2–3)</w:t>
      </w:r>
      <w:r w:rsidRPr="00B44095">
        <w:rPr>
          <w:sz w:val="20"/>
          <w:szCs w:val="20"/>
        </w:rPr>
        <w:t>, 233–253, doi:</w:t>
      </w:r>
      <w:hyperlink r:id="rId424" w:history="1">
        <w:r w:rsidRPr="00B44095">
          <w:rPr>
            <w:rStyle w:val="Hyperlink"/>
            <w:sz w:val="20"/>
            <w:szCs w:val="20"/>
            <w:lang w:val="en-US" w:eastAsia="fr-FR"/>
          </w:rPr>
          <w:t>10.1177/0263276409361497</w:t>
        </w:r>
      </w:hyperlink>
      <w:r w:rsidRPr="00B44095">
        <w:rPr>
          <w:sz w:val="20"/>
          <w:szCs w:val="20"/>
        </w:rPr>
        <w:t>.</w:t>
      </w:r>
    </w:p>
    <w:p w14:paraId="44ADBCB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Jaspal, R. and B. Nerlich, 2014: When climate science became climate politics: British media representations of climate change in 1988. </w:t>
      </w:r>
      <w:r w:rsidRPr="00B44095">
        <w:rPr>
          <w:i/>
          <w:sz w:val="20"/>
          <w:szCs w:val="20"/>
        </w:rPr>
        <w:t>Public Understanding of Science</w:t>
      </w:r>
      <w:r w:rsidRPr="00B44095">
        <w:rPr>
          <w:sz w:val="20"/>
          <w:szCs w:val="20"/>
        </w:rPr>
        <w:t xml:space="preserve">, </w:t>
      </w:r>
      <w:r w:rsidRPr="00B44095">
        <w:rPr>
          <w:b/>
          <w:sz w:val="20"/>
          <w:szCs w:val="20"/>
        </w:rPr>
        <w:t>23(2)</w:t>
      </w:r>
      <w:r w:rsidRPr="00B44095">
        <w:rPr>
          <w:sz w:val="20"/>
          <w:szCs w:val="20"/>
        </w:rPr>
        <w:t>, 122–141, doi:</w:t>
      </w:r>
      <w:hyperlink r:id="rId425" w:history="1">
        <w:r w:rsidRPr="00B44095">
          <w:rPr>
            <w:rStyle w:val="Hyperlink"/>
            <w:sz w:val="20"/>
            <w:szCs w:val="20"/>
            <w:lang w:val="en-US" w:eastAsia="fr-FR"/>
          </w:rPr>
          <w:t>10.1177/0963662512440219</w:t>
        </w:r>
      </w:hyperlink>
      <w:r w:rsidRPr="00B44095">
        <w:rPr>
          <w:sz w:val="20"/>
          <w:szCs w:val="20"/>
        </w:rPr>
        <w:t>.</w:t>
      </w:r>
    </w:p>
    <w:p w14:paraId="582E717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Jaspal, R., B. Nerlich, and M. Cinnirella, 2014: Human Responses to Climate Change: Social Representation, Identity and Socio-psychological Action. </w:t>
      </w:r>
      <w:r w:rsidRPr="00B44095">
        <w:rPr>
          <w:i/>
          <w:sz w:val="20"/>
          <w:szCs w:val="20"/>
        </w:rPr>
        <w:t>Environmental Communication</w:t>
      </w:r>
      <w:r w:rsidRPr="00B44095">
        <w:rPr>
          <w:sz w:val="20"/>
          <w:szCs w:val="20"/>
        </w:rPr>
        <w:t xml:space="preserve">, </w:t>
      </w:r>
      <w:r w:rsidRPr="00B44095">
        <w:rPr>
          <w:b/>
          <w:sz w:val="20"/>
          <w:szCs w:val="20"/>
        </w:rPr>
        <w:t>8(1)</w:t>
      </w:r>
      <w:r w:rsidRPr="00B44095">
        <w:rPr>
          <w:sz w:val="20"/>
          <w:szCs w:val="20"/>
        </w:rPr>
        <w:t>, 110–130, doi:</w:t>
      </w:r>
      <w:hyperlink r:id="rId426" w:history="1">
        <w:r w:rsidRPr="00B44095">
          <w:rPr>
            <w:rStyle w:val="Hyperlink"/>
            <w:sz w:val="20"/>
            <w:szCs w:val="20"/>
            <w:lang w:val="en-US" w:eastAsia="fr-FR"/>
          </w:rPr>
          <w:t>10.1080/17524032.2013.846270</w:t>
        </w:r>
      </w:hyperlink>
      <w:r w:rsidRPr="00B44095">
        <w:rPr>
          <w:sz w:val="20"/>
          <w:szCs w:val="20"/>
        </w:rPr>
        <w:t>.</w:t>
      </w:r>
    </w:p>
    <w:p w14:paraId="08C3645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lastRenderedPageBreak/>
        <w:t xml:space="preserve">Jayne, S.R. et al., 2017: The Argo Program: Present and Future. </w:t>
      </w:r>
      <w:r w:rsidRPr="00B44095">
        <w:rPr>
          <w:i/>
          <w:sz w:val="20"/>
          <w:szCs w:val="20"/>
        </w:rPr>
        <w:t>Oceanography</w:t>
      </w:r>
      <w:r w:rsidRPr="00B44095">
        <w:rPr>
          <w:sz w:val="20"/>
          <w:szCs w:val="20"/>
        </w:rPr>
        <w:t xml:space="preserve">, </w:t>
      </w:r>
      <w:r w:rsidRPr="00B44095">
        <w:rPr>
          <w:b/>
          <w:sz w:val="20"/>
          <w:szCs w:val="20"/>
        </w:rPr>
        <w:t>30(2)</w:t>
      </w:r>
      <w:r w:rsidRPr="00B44095">
        <w:rPr>
          <w:sz w:val="20"/>
          <w:szCs w:val="20"/>
        </w:rPr>
        <w:t>, 18–28.</w:t>
      </w:r>
    </w:p>
    <w:p w14:paraId="4AECC7A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Jermey, P.M. and R.J. Renshaw, 2016: Precipitation representation over a two-year period in regional reanalysis. </w:t>
      </w:r>
      <w:r w:rsidRPr="00B44095">
        <w:rPr>
          <w:i/>
          <w:sz w:val="20"/>
          <w:szCs w:val="20"/>
        </w:rPr>
        <w:t>Quarterly Journal of the Royal Meteorological Society</w:t>
      </w:r>
      <w:r w:rsidRPr="00B44095">
        <w:rPr>
          <w:sz w:val="20"/>
          <w:szCs w:val="20"/>
        </w:rPr>
        <w:t xml:space="preserve">, </w:t>
      </w:r>
      <w:r w:rsidRPr="00B44095">
        <w:rPr>
          <w:b/>
          <w:sz w:val="20"/>
          <w:szCs w:val="20"/>
        </w:rPr>
        <w:t>142(696)</w:t>
      </w:r>
      <w:r w:rsidRPr="00B44095">
        <w:rPr>
          <w:sz w:val="20"/>
          <w:szCs w:val="20"/>
        </w:rPr>
        <w:t>, 1300–1310, doi:</w:t>
      </w:r>
      <w:hyperlink r:id="rId427" w:history="1">
        <w:r w:rsidRPr="00B44095">
          <w:rPr>
            <w:rStyle w:val="Hyperlink"/>
            <w:sz w:val="20"/>
            <w:szCs w:val="20"/>
            <w:lang w:val="en-US" w:eastAsia="fr-FR"/>
          </w:rPr>
          <w:t>10.1002/qj.2733</w:t>
        </w:r>
      </w:hyperlink>
      <w:r w:rsidRPr="00B44095">
        <w:rPr>
          <w:sz w:val="20"/>
          <w:szCs w:val="20"/>
        </w:rPr>
        <w:t>.</w:t>
      </w:r>
    </w:p>
    <w:p w14:paraId="78B4230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Jézéquel, A. et al., 2018: Behind the veil of extreme event attribution. </w:t>
      </w:r>
      <w:r w:rsidRPr="00B44095">
        <w:rPr>
          <w:i/>
          <w:sz w:val="20"/>
          <w:szCs w:val="20"/>
        </w:rPr>
        <w:t>Climatic Change</w:t>
      </w:r>
      <w:r w:rsidRPr="00B44095">
        <w:rPr>
          <w:sz w:val="20"/>
          <w:szCs w:val="20"/>
        </w:rPr>
        <w:t xml:space="preserve">, </w:t>
      </w:r>
      <w:r w:rsidRPr="00B44095">
        <w:rPr>
          <w:b/>
          <w:sz w:val="20"/>
          <w:szCs w:val="20"/>
        </w:rPr>
        <w:t>149(3–4)</w:t>
      </w:r>
      <w:r w:rsidRPr="00B44095">
        <w:rPr>
          <w:sz w:val="20"/>
          <w:szCs w:val="20"/>
        </w:rPr>
        <w:t>, 367–383, doi:</w:t>
      </w:r>
      <w:hyperlink r:id="rId428" w:history="1">
        <w:r w:rsidRPr="00B44095">
          <w:rPr>
            <w:rStyle w:val="Hyperlink"/>
            <w:sz w:val="20"/>
            <w:szCs w:val="20"/>
            <w:lang w:val="en-US" w:eastAsia="fr-FR"/>
          </w:rPr>
          <w:t>10.1007/s10584-018-2252-9</w:t>
        </w:r>
      </w:hyperlink>
      <w:r w:rsidRPr="00B44095">
        <w:rPr>
          <w:sz w:val="20"/>
          <w:szCs w:val="20"/>
        </w:rPr>
        <w:t>.</w:t>
      </w:r>
    </w:p>
    <w:p w14:paraId="31B11A8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Jiang, L. and B.C. O’Neill, 2017: Global urbanization projections for the Shared Socioeconomic Pathways. </w:t>
      </w:r>
      <w:r w:rsidRPr="00B44095">
        <w:rPr>
          <w:i/>
          <w:sz w:val="20"/>
          <w:szCs w:val="20"/>
        </w:rPr>
        <w:t>Global Environmental Change</w:t>
      </w:r>
      <w:r w:rsidRPr="00B44095">
        <w:rPr>
          <w:sz w:val="20"/>
          <w:szCs w:val="20"/>
        </w:rPr>
        <w:t xml:space="preserve">, </w:t>
      </w:r>
      <w:r w:rsidRPr="00B44095">
        <w:rPr>
          <w:b/>
          <w:sz w:val="20"/>
          <w:szCs w:val="20"/>
        </w:rPr>
        <w:t>42</w:t>
      </w:r>
      <w:r w:rsidRPr="00B44095">
        <w:rPr>
          <w:sz w:val="20"/>
          <w:szCs w:val="20"/>
        </w:rPr>
        <w:t>, 193–199, doi:</w:t>
      </w:r>
      <w:hyperlink r:id="rId429" w:history="1">
        <w:r w:rsidRPr="00B44095">
          <w:rPr>
            <w:rStyle w:val="Hyperlink"/>
            <w:sz w:val="20"/>
            <w:szCs w:val="20"/>
            <w:lang w:val="en-US" w:eastAsia="fr-FR"/>
          </w:rPr>
          <w:t>10.1016/j.gloenvcha.2015.03.008</w:t>
        </w:r>
      </w:hyperlink>
      <w:r w:rsidRPr="00B44095">
        <w:rPr>
          <w:sz w:val="20"/>
          <w:szCs w:val="20"/>
        </w:rPr>
        <w:t>.</w:t>
      </w:r>
    </w:p>
    <w:p w14:paraId="7252F25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Jiang, X., F. Adames, M. Zhao, D. Waliser, and E. Maloney, 2018: A Unified Moisture Mode Framework for Seasonality of the Madden–Julian Oscillation. </w:t>
      </w:r>
      <w:r w:rsidRPr="00B44095">
        <w:rPr>
          <w:i/>
          <w:sz w:val="20"/>
          <w:szCs w:val="20"/>
        </w:rPr>
        <w:t>Journal of Climate</w:t>
      </w:r>
      <w:r w:rsidRPr="00B44095">
        <w:rPr>
          <w:sz w:val="20"/>
          <w:szCs w:val="20"/>
        </w:rPr>
        <w:t xml:space="preserve">, </w:t>
      </w:r>
      <w:r w:rsidRPr="00B44095">
        <w:rPr>
          <w:b/>
          <w:sz w:val="20"/>
          <w:szCs w:val="20"/>
        </w:rPr>
        <w:t>31(11)</w:t>
      </w:r>
      <w:r w:rsidRPr="00B44095">
        <w:rPr>
          <w:sz w:val="20"/>
          <w:szCs w:val="20"/>
        </w:rPr>
        <w:t>, 4215–4224, doi:</w:t>
      </w:r>
      <w:hyperlink r:id="rId430" w:history="1">
        <w:r w:rsidRPr="00B44095">
          <w:rPr>
            <w:rStyle w:val="Hyperlink"/>
            <w:sz w:val="20"/>
            <w:szCs w:val="20"/>
            <w:lang w:val="en-US" w:eastAsia="fr-FR"/>
          </w:rPr>
          <w:t>10.1175/jcli-d-17-0671.1</w:t>
        </w:r>
      </w:hyperlink>
      <w:r w:rsidRPr="00B44095">
        <w:rPr>
          <w:sz w:val="20"/>
          <w:szCs w:val="20"/>
        </w:rPr>
        <w:t>.</w:t>
      </w:r>
    </w:p>
    <w:p w14:paraId="73291E1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Jiménez-de-la-Cuesta, D. and T. Mauritsen, 2019: Emergent constraints on Earth’s transient and equilibrium response to doubled CO2 from post-1970s global warming. </w:t>
      </w:r>
      <w:r w:rsidRPr="00B44095">
        <w:rPr>
          <w:i/>
          <w:sz w:val="20"/>
          <w:szCs w:val="20"/>
        </w:rPr>
        <w:t>Nature Geoscience</w:t>
      </w:r>
      <w:r w:rsidRPr="00B44095">
        <w:rPr>
          <w:sz w:val="20"/>
          <w:szCs w:val="20"/>
        </w:rPr>
        <w:t xml:space="preserve">, </w:t>
      </w:r>
      <w:r w:rsidRPr="00B44095">
        <w:rPr>
          <w:b/>
          <w:sz w:val="20"/>
          <w:szCs w:val="20"/>
        </w:rPr>
        <w:t>12(11)</w:t>
      </w:r>
      <w:r w:rsidRPr="00B44095">
        <w:rPr>
          <w:sz w:val="20"/>
          <w:szCs w:val="20"/>
        </w:rPr>
        <w:t>, 902–905, doi:</w:t>
      </w:r>
      <w:hyperlink r:id="rId431" w:history="1">
        <w:r w:rsidRPr="00B44095">
          <w:rPr>
            <w:rStyle w:val="Hyperlink"/>
            <w:sz w:val="20"/>
            <w:szCs w:val="20"/>
            <w:lang w:val="en-US" w:eastAsia="fr-FR"/>
          </w:rPr>
          <w:t>10.1038/s41561-019-0463-y</w:t>
        </w:r>
      </w:hyperlink>
      <w:r w:rsidRPr="00B44095">
        <w:rPr>
          <w:sz w:val="20"/>
          <w:szCs w:val="20"/>
        </w:rPr>
        <w:t>.</w:t>
      </w:r>
    </w:p>
    <w:p w14:paraId="0B747B0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Jin, D., L. Oreopoulos, and D. Lee, 2017: Regime-based evaluation of cloudiness in CMIP5 models. </w:t>
      </w:r>
      <w:r w:rsidRPr="00B44095">
        <w:rPr>
          <w:i/>
          <w:sz w:val="20"/>
          <w:szCs w:val="20"/>
        </w:rPr>
        <w:t>Climate Dynamics</w:t>
      </w:r>
      <w:r w:rsidRPr="00B44095">
        <w:rPr>
          <w:sz w:val="20"/>
          <w:szCs w:val="20"/>
        </w:rPr>
        <w:t xml:space="preserve">, </w:t>
      </w:r>
      <w:r w:rsidRPr="00B44095">
        <w:rPr>
          <w:b/>
          <w:sz w:val="20"/>
          <w:szCs w:val="20"/>
        </w:rPr>
        <w:t>48(1–2)</w:t>
      </w:r>
      <w:r w:rsidRPr="00B44095">
        <w:rPr>
          <w:sz w:val="20"/>
          <w:szCs w:val="20"/>
        </w:rPr>
        <w:t>, 89–112, doi:</w:t>
      </w:r>
      <w:hyperlink r:id="rId432" w:history="1">
        <w:r w:rsidRPr="00B44095">
          <w:rPr>
            <w:rStyle w:val="Hyperlink"/>
            <w:sz w:val="20"/>
            <w:szCs w:val="20"/>
            <w:lang w:val="en-US" w:eastAsia="fr-FR"/>
          </w:rPr>
          <w:t>10.1007/s00382-016-3064-0</w:t>
        </w:r>
      </w:hyperlink>
      <w:r w:rsidRPr="00B44095">
        <w:rPr>
          <w:sz w:val="20"/>
          <w:szCs w:val="20"/>
        </w:rPr>
        <w:t>.</w:t>
      </w:r>
    </w:p>
    <w:p w14:paraId="0EA07C3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Jones, C.D. and P. Friedlingstein, 2020: Quantifying process-level uncertainty contributions to {TCRE} and carbon budgets for meeting Paris Agreement climate targets. </w:t>
      </w:r>
      <w:r w:rsidRPr="00B44095">
        <w:rPr>
          <w:i/>
          <w:sz w:val="20"/>
          <w:szCs w:val="20"/>
        </w:rPr>
        <w:t>Environmental Research Letters</w:t>
      </w:r>
      <w:r w:rsidRPr="00B44095">
        <w:rPr>
          <w:sz w:val="20"/>
          <w:szCs w:val="20"/>
        </w:rPr>
        <w:t xml:space="preserve">, </w:t>
      </w:r>
      <w:r w:rsidRPr="00B44095">
        <w:rPr>
          <w:b/>
          <w:sz w:val="20"/>
          <w:szCs w:val="20"/>
        </w:rPr>
        <w:t>15(7)</w:t>
      </w:r>
      <w:r w:rsidRPr="00B44095">
        <w:rPr>
          <w:sz w:val="20"/>
          <w:szCs w:val="20"/>
        </w:rPr>
        <w:t>, 74019, doi:</w:t>
      </w:r>
      <w:hyperlink r:id="rId433" w:history="1">
        <w:r w:rsidRPr="00B44095">
          <w:rPr>
            <w:rStyle w:val="Hyperlink"/>
            <w:sz w:val="20"/>
            <w:szCs w:val="20"/>
            <w:lang w:val="en-US" w:eastAsia="fr-FR"/>
          </w:rPr>
          <w:t>10.1088/1748-9326/ab858a</w:t>
        </w:r>
      </w:hyperlink>
      <w:r w:rsidRPr="00B44095">
        <w:rPr>
          <w:sz w:val="20"/>
          <w:szCs w:val="20"/>
        </w:rPr>
        <w:t>.</w:t>
      </w:r>
    </w:p>
    <w:p w14:paraId="3DC9CDB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Jones, C.D. et al., 2016a: The C4MIP experimental protocol for CMIP6. </w:t>
      </w:r>
      <w:r w:rsidRPr="00B44095">
        <w:rPr>
          <w:i/>
          <w:sz w:val="20"/>
          <w:szCs w:val="20"/>
        </w:rPr>
        <w:t>Geoscientific Model Development Discussions</w:t>
      </w:r>
      <w:r w:rsidRPr="00B44095">
        <w:rPr>
          <w:sz w:val="20"/>
          <w:szCs w:val="20"/>
        </w:rPr>
        <w:t>, 1–52, doi:</w:t>
      </w:r>
      <w:hyperlink r:id="rId434" w:history="1">
        <w:r w:rsidRPr="00B44095">
          <w:rPr>
            <w:rStyle w:val="Hyperlink"/>
            <w:sz w:val="20"/>
            <w:szCs w:val="20"/>
            <w:lang w:eastAsia="fr-FR"/>
          </w:rPr>
          <w:t>10.5194/gmd-2016-36</w:t>
        </w:r>
      </w:hyperlink>
      <w:r w:rsidRPr="00B44095">
        <w:rPr>
          <w:sz w:val="20"/>
          <w:szCs w:val="20"/>
        </w:rPr>
        <w:t>.</w:t>
      </w:r>
    </w:p>
    <w:p w14:paraId="01E6358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Jones, C.D. et al., 2016b: C4MIP - The Coupled Climate–Carbon Cycle Model Intercomparison Project: experimental protocol for CMIP6. </w:t>
      </w:r>
      <w:r w:rsidRPr="00B44095">
        <w:rPr>
          <w:i/>
          <w:sz w:val="20"/>
          <w:szCs w:val="20"/>
        </w:rPr>
        <w:t>Geoscientific Model Development</w:t>
      </w:r>
      <w:r w:rsidRPr="00B44095">
        <w:rPr>
          <w:sz w:val="20"/>
          <w:szCs w:val="20"/>
        </w:rPr>
        <w:t xml:space="preserve">, </w:t>
      </w:r>
      <w:r w:rsidRPr="00B44095">
        <w:rPr>
          <w:b/>
          <w:sz w:val="20"/>
          <w:szCs w:val="20"/>
        </w:rPr>
        <w:t>9(8)</w:t>
      </w:r>
      <w:r w:rsidRPr="00B44095">
        <w:rPr>
          <w:sz w:val="20"/>
          <w:szCs w:val="20"/>
        </w:rPr>
        <w:t>, 2853–2880, doi:</w:t>
      </w:r>
      <w:hyperlink r:id="rId435" w:history="1">
        <w:r w:rsidRPr="00B44095">
          <w:rPr>
            <w:rStyle w:val="Hyperlink"/>
            <w:sz w:val="20"/>
            <w:szCs w:val="20"/>
            <w:lang w:val="en-US" w:eastAsia="fr-FR"/>
          </w:rPr>
          <w:t>10.5194/gmd-9-2853-2016</w:t>
        </w:r>
      </w:hyperlink>
      <w:r w:rsidRPr="00B44095">
        <w:rPr>
          <w:sz w:val="20"/>
          <w:szCs w:val="20"/>
        </w:rPr>
        <w:t>.</w:t>
      </w:r>
    </w:p>
    <w:p w14:paraId="77A1726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Jones, G.S., P.A. Stott, and N. Christidis, 2013: Attribution of observed historical near-surface temperature variations to anthropogenic and natural causes using CMIP5 simulations. </w:t>
      </w:r>
      <w:r w:rsidRPr="00B44095">
        <w:rPr>
          <w:i/>
          <w:sz w:val="20"/>
          <w:szCs w:val="20"/>
        </w:rPr>
        <w:t>Journal of Geophysical Research: Atmospheres</w:t>
      </w:r>
      <w:r w:rsidRPr="00B44095">
        <w:rPr>
          <w:sz w:val="20"/>
          <w:szCs w:val="20"/>
        </w:rPr>
        <w:t xml:space="preserve">, </w:t>
      </w:r>
      <w:r w:rsidRPr="00B44095">
        <w:rPr>
          <w:b/>
          <w:sz w:val="20"/>
          <w:szCs w:val="20"/>
        </w:rPr>
        <w:t>118(10)</w:t>
      </w:r>
      <w:r w:rsidRPr="00B44095">
        <w:rPr>
          <w:sz w:val="20"/>
          <w:szCs w:val="20"/>
        </w:rPr>
        <w:t>, 4001–4024, doi:</w:t>
      </w:r>
      <w:hyperlink r:id="rId436" w:history="1">
        <w:r w:rsidRPr="00B44095">
          <w:rPr>
            <w:rStyle w:val="Hyperlink"/>
            <w:sz w:val="20"/>
            <w:szCs w:val="20"/>
            <w:lang w:val="en-US" w:eastAsia="fr-FR"/>
          </w:rPr>
          <w:t>10.1002/jgrd.50239</w:t>
        </w:r>
      </w:hyperlink>
      <w:r w:rsidRPr="00B44095">
        <w:rPr>
          <w:sz w:val="20"/>
          <w:szCs w:val="20"/>
        </w:rPr>
        <w:t>.</w:t>
      </w:r>
    </w:p>
    <w:p w14:paraId="07AE05B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Jones, P.D., M. New, D.E. Parker, S. Martin, and I.G. Rigor, 1999: Surface air temperature and its changes over the past 150 years. </w:t>
      </w:r>
      <w:r w:rsidRPr="00B44095">
        <w:rPr>
          <w:i/>
          <w:sz w:val="20"/>
          <w:szCs w:val="20"/>
        </w:rPr>
        <w:t>Reviews of Geophysics</w:t>
      </w:r>
      <w:r w:rsidRPr="00B44095">
        <w:rPr>
          <w:sz w:val="20"/>
          <w:szCs w:val="20"/>
        </w:rPr>
        <w:t xml:space="preserve">, </w:t>
      </w:r>
      <w:r w:rsidRPr="00B44095">
        <w:rPr>
          <w:b/>
          <w:sz w:val="20"/>
          <w:szCs w:val="20"/>
        </w:rPr>
        <w:t>37(2)</w:t>
      </w:r>
      <w:r w:rsidRPr="00B44095">
        <w:rPr>
          <w:sz w:val="20"/>
          <w:szCs w:val="20"/>
        </w:rPr>
        <w:t>, 173–199, doi:</w:t>
      </w:r>
      <w:hyperlink r:id="rId437" w:history="1">
        <w:r w:rsidRPr="00B44095">
          <w:rPr>
            <w:rStyle w:val="Hyperlink"/>
            <w:sz w:val="20"/>
            <w:szCs w:val="20"/>
            <w:lang w:val="en-US" w:eastAsia="fr-FR"/>
          </w:rPr>
          <w:t>10.1029/1999rg900002</w:t>
        </w:r>
      </w:hyperlink>
      <w:r w:rsidRPr="00B44095">
        <w:rPr>
          <w:sz w:val="20"/>
          <w:szCs w:val="20"/>
        </w:rPr>
        <w:t>.</w:t>
      </w:r>
    </w:p>
    <w:p w14:paraId="3A1E7F2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Jones, P.D. et al., 2009: High-resolution palaeoclimatology of the last millennium: a review of current status and future prospects. </w:t>
      </w:r>
      <w:r w:rsidRPr="00B44095">
        <w:rPr>
          <w:i/>
          <w:sz w:val="20"/>
          <w:szCs w:val="20"/>
        </w:rPr>
        <w:t>The Holocene</w:t>
      </w:r>
      <w:r w:rsidRPr="00B44095">
        <w:rPr>
          <w:sz w:val="20"/>
          <w:szCs w:val="20"/>
        </w:rPr>
        <w:t xml:space="preserve">, </w:t>
      </w:r>
      <w:r w:rsidRPr="00B44095">
        <w:rPr>
          <w:b/>
          <w:sz w:val="20"/>
          <w:szCs w:val="20"/>
        </w:rPr>
        <w:t>19(1)</w:t>
      </w:r>
      <w:r w:rsidRPr="00B44095">
        <w:rPr>
          <w:sz w:val="20"/>
          <w:szCs w:val="20"/>
        </w:rPr>
        <w:t>, 3–49, doi:</w:t>
      </w:r>
      <w:hyperlink r:id="rId438" w:history="1">
        <w:r w:rsidRPr="00B44095">
          <w:rPr>
            <w:rStyle w:val="Hyperlink"/>
            <w:sz w:val="20"/>
            <w:szCs w:val="20"/>
            <w:lang w:val="en-US" w:eastAsia="fr-FR"/>
          </w:rPr>
          <w:t>10.1177/0959683608098952</w:t>
        </w:r>
      </w:hyperlink>
      <w:r w:rsidRPr="00B44095">
        <w:rPr>
          <w:sz w:val="20"/>
          <w:szCs w:val="20"/>
        </w:rPr>
        <w:t>.</w:t>
      </w:r>
    </w:p>
    <w:p w14:paraId="3F01833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Jones, R.N., 2000: Managing Uncertainty in Climate Change Projections – Issues for Impact Assessment. </w:t>
      </w:r>
      <w:r w:rsidRPr="00B44095">
        <w:rPr>
          <w:i/>
          <w:sz w:val="20"/>
          <w:szCs w:val="20"/>
        </w:rPr>
        <w:t>Climatic Change</w:t>
      </w:r>
      <w:r w:rsidRPr="00B44095">
        <w:rPr>
          <w:sz w:val="20"/>
          <w:szCs w:val="20"/>
        </w:rPr>
        <w:t xml:space="preserve">, </w:t>
      </w:r>
      <w:r w:rsidRPr="00B44095">
        <w:rPr>
          <w:b/>
          <w:sz w:val="20"/>
          <w:szCs w:val="20"/>
        </w:rPr>
        <w:t>45</w:t>
      </w:r>
      <w:r w:rsidRPr="00B44095">
        <w:rPr>
          <w:sz w:val="20"/>
          <w:szCs w:val="20"/>
        </w:rPr>
        <w:t>, 403–419, doi:</w:t>
      </w:r>
      <w:hyperlink r:id="rId439" w:history="1">
        <w:r w:rsidRPr="00B44095">
          <w:rPr>
            <w:rStyle w:val="Hyperlink"/>
            <w:sz w:val="20"/>
            <w:szCs w:val="20"/>
            <w:lang w:val="en-US" w:eastAsia="fr-FR"/>
          </w:rPr>
          <w:t>10.1023/a:1005551626280</w:t>
        </w:r>
      </w:hyperlink>
      <w:r w:rsidRPr="00B44095">
        <w:rPr>
          <w:sz w:val="20"/>
          <w:szCs w:val="20"/>
        </w:rPr>
        <w:t>.</w:t>
      </w:r>
    </w:p>
    <w:p w14:paraId="3813B2B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Joos, F., S. Gerber, I.C. Prentice, B.L. Otto-Bliesner, and P.J. Valdes, 2004: Transient simulations of Holocene atmospheric carbon dioxide and terrestrial carbon since the Last Glacial Maximum. </w:t>
      </w:r>
      <w:r w:rsidRPr="00B44095">
        <w:rPr>
          <w:i/>
          <w:sz w:val="20"/>
          <w:szCs w:val="20"/>
        </w:rPr>
        <w:t>Global Biogeochemical Cycles</w:t>
      </w:r>
      <w:r w:rsidRPr="00B44095">
        <w:rPr>
          <w:sz w:val="20"/>
          <w:szCs w:val="20"/>
        </w:rPr>
        <w:t xml:space="preserve">, </w:t>
      </w:r>
      <w:r w:rsidRPr="00B44095">
        <w:rPr>
          <w:b/>
          <w:sz w:val="20"/>
          <w:szCs w:val="20"/>
        </w:rPr>
        <w:t>18(2)</w:t>
      </w:r>
      <w:r w:rsidRPr="00B44095">
        <w:rPr>
          <w:sz w:val="20"/>
          <w:szCs w:val="20"/>
        </w:rPr>
        <w:t>, n/a–n/a, doi:</w:t>
      </w:r>
      <w:hyperlink r:id="rId440" w:history="1">
        <w:r w:rsidRPr="00B44095">
          <w:rPr>
            <w:rStyle w:val="Hyperlink"/>
            <w:sz w:val="20"/>
            <w:szCs w:val="20"/>
            <w:lang w:val="en-US" w:eastAsia="fr-FR"/>
          </w:rPr>
          <w:t>10.1029/2003gb002156</w:t>
        </w:r>
      </w:hyperlink>
      <w:r w:rsidRPr="00B44095">
        <w:rPr>
          <w:sz w:val="20"/>
          <w:szCs w:val="20"/>
        </w:rPr>
        <w:t>.</w:t>
      </w:r>
    </w:p>
    <w:p w14:paraId="66BBF93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Joos, F. et al., 2013: Carbon dioxide and climate impulse response functions for the computation of greenhouse gas metrics: a multi-model analysis. </w:t>
      </w:r>
      <w:r w:rsidRPr="00B44095">
        <w:rPr>
          <w:i/>
          <w:sz w:val="20"/>
          <w:szCs w:val="20"/>
        </w:rPr>
        <w:t>Atmos. Chem. Phys</w:t>
      </w:r>
      <w:r w:rsidRPr="00B44095">
        <w:rPr>
          <w:sz w:val="20"/>
          <w:szCs w:val="20"/>
        </w:rPr>
        <w:t xml:space="preserve">, </w:t>
      </w:r>
      <w:r w:rsidRPr="00B44095">
        <w:rPr>
          <w:b/>
          <w:sz w:val="20"/>
          <w:szCs w:val="20"/>
        </w:rPr>
        <w:t>13</w:t>
      </w:r>
      <w:r w:rsidRPr="00B44095">
        <w:rPr>
          <w:sz w:val="20"/>
          <w:szCs w:val="20"/>
        </w:rPr>
        <w:t>, 2793–2825, doi:</w:t>
      </w:r>
      <w:hyperlink r:id="rId441" w:history="1">
        <w:r w:rsidRPr="00B44095">
          <w:rPr>
            <w:rStyle w:val="Hyperlink"/>
            <w:sz w:val="20"/>
            <w:szCs w:val="20"/>
            <w:lang w:val="en-US" w:eastAsia="fr-FR"/>
          </w:rPr>
          <w:t>10.5194/acp-13-2793-2013</w:t>
        </w:r>
      </w:hyperlink>
      <w:r w:rsidRPr="00B44095">
        <w:rPr>
          <w:sz w:val="20"/>
          <w:szCs w:val="20"/>
        </w:rPr>
        <w:t>.</w:t>
      </w:r>
    </w:p>
    <w:p w14:paraId="54555C1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Joughin, I., B.E. Smith, and B. Medley, 2014: Marine Ice Sheet Collapse Potentially Under Way for the Thwaites Glacier Basin, West Antarctica. </w:t>
      </w:r>
      <w:r w:rsidRPr="00B44095">
        <w:rPr>
          <w:i/>
          <w:sz w:val="20"/>
          <w:szCs w:val="20"/>
        </w:rPr>
        <w:t>Science</w:t>
      </w:r>
      <w:r w:rsidRPr="00B44095">
        <w:rPr>
          <w:sz w:val="20"/>
          <w:szCs w:val="20"/>
        </w:rPr>
        <w:t xml:space="preserve">, </w:t>
      </w:r>
      <w:r w:rsidRPr="00B44095">
        <w:rPr>
          <w:b/>
          <w:sz w:val="20"/>
          <w:szCs w:val="20"/>
        </w:rPr>
        <w:t>344(6185)</w:t>
      </w:r>
      <w:r w:rsidRPr="00B44095">
        <w:rPr>
          <w:sz w:val="20"/>
          <w:szCs w:val="20"/>
        </w:rPr>
        <w:t>, 735–738, doi:</w:t>
      </w:r>
      <w:hyperlink r:id="rId442" w:history="1">
        <w:r w:rsidRPr="00B44095">
          <w:rPr>
            <w:rStyle w:val="Hyperlink"/>
            <w:sz w:val="20"/>
            <w:szCs w:val="20"/>
            <w:lang w:val="en-US" w:eastAsia="fr-FR"/>
          </w:rPr>
          <w:t>10.1126/science.1249055</w:t>
        </w:r>
      </w:hyperlink>
      <w:r w:rsidRPr="00B44095">
        <w:rPr>
          <w:sz w:val="20"/>
          <w:szCs w:val="20"/>
        </w:rPr>
        <w:t>.</w:t>
      </w:r>
    </w:p>
    <w:p w14:paraId="69BA003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Jouzel, J., 2013: A brief history of ice core science over the last 50 yr. </w:t>
      </w:r>
      <w:r w:rsidRPr="00B44095">
        <w:rPr>
          <w:i/>
          <w:sz w:val="20"/>
          <w:szCs w:val="20"/>
        </w:rPr>
        <w:t>Climate of the Past</w:t>
      </w:r>
      <w:r w:rsidRPr="00B44095">
        <w:rPr>
          <w:sz w:val="20"/>
          <w:szCs w:val="20"/>
        </w:rPr>
        <w:t xml:space="preserve">, </w:t>
      </w:r>
      <w:r w:rsidRPr="00B44095">
        <w:rPr>
          <w:b/>
          <w:sz w:val="20"/>
          <w:szCs w:val="20"/>
        </w:rPr>
        <w:t>9(6)</w:t>
      </w:r>
      <w:r w:rsidRPr="00B44095">
        <w:rPr>
          <w:sz w:val="20"/>
          <w:szCs w:val="20"/>
        </w:rPr>
        <w:t>, 2525–2547, doi:</w:t>
      </w:r>
      <w:hyperlink r:id="rId443" w:history="1">
        <w:r w:rsidRPr="00B44095">
          <w:rPr>
            <w:rStyle w:val="Hyperlink"/>
            <w:sz w:val="20"/>
            <w:szCs w:val="20"/>
            <w:lang w:val="en-US" w:eastAsia="fr-FR"/>
          </w:rPr>
          <w:t>10.5194/cp-9-2525-2013</w:t>
        </w:r>
      </w:hyperlink>
      <w:r w:rsidRPr="00B44095">
        <w:rPr>
          <w:sz w:val="20"/>
          <w:szCs w:val="20"/>
        </w:rPr>
        <w:t>.</w:t>
      </w:r>
    </w:p>
    <w:p w14:paraId="1FA8455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Jouzel, J. et al., 2007: Orbital and Millennial Antarctic Climate Variability over the Past 800,000 Years. </w:t>
      </w:r>
      <w:r w:rsidRPr="00B44095">
        <w:rPr>
          <w:i/>
          <w:sz w:val="20"/>
          <w:szCs w:val="20"/>
        </w:rPr>
        <w:t>Science</w:t>
      </w:r>
      <w:r w:rsidRPr="00B44095">
        <w:rPr>
          <w:sz w:val="20"/>
          <w:szCs w:val="20"/>
        </w:rPr>
        <w:t xml:space="preserve">, </w:t>
      </w:r>
      <w:r w:rsidRPr="00B44095">
        <w:rPr>
          <w:b/>
          <w:sz w:val="20"/>
          <w:szCs w:val="20"/>
        </w:rPr>
        <w:t>317(5839)</w:t>
      </w:r>
      <w:r w:rsidRPr="00B44095">
        <w:rPr>
          <w:sz w:val="20"/>
          <w:szCs w:val="20"/>
        </w:rPr>
        <w:t>, 793–796, doi:</w:t>
      </w:r>
      <w:hyperlink r:id="rId444" w:history="1">
        <w:r w:rsidRPr="00B44095">
          <w:rPr>
            <w:rStyle w:val="Hyperlink"/>
            <w:sz w:val="20"/>
            <w:szCs w:val="20"/>
            <w:lang w:val="en-US" w:eastAsia="fr-FR"/>
          </w:rPr>
          <w:t>10.1126/science.1141038</w:t>
        </w:r>
      </w:hyperlink>
      <w:r w:rsidRPr="00B44095">
        <w:rPr>
          <w:sz w:val="20"/>
          <w:szCs w:val="20"/>
        </w:rPr>
        <w:t>.</w:t>
      </w:r>
    </w:p>
    <w:p w14:paraId="15789C8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Juanchich, M., T.G. Shepherd, and M. Sirota, 2020: Negations in uncertainty lexicon affect attention, decision-making and trust. </w:t>
      </w:r>
      <w:r w:rsidRPr="00B44095">
        <w:rPr>
          <w:i/>
          <w:sz w:val="20"/>
          <w:szCs w:val="20"/>
        </w:rPr>
        <w:t>Climatic Change</w:t>
      </w:r>
      <w:r w:rsidRPr="00B44095">
        <w:rPr>
          <w:sz w:val="20"/>
          <w:szCs w:val="20"/>
        </w:rPr>
        <w:t>, doi:</w:t>
      </w:r>
      <w:hyperlink r:id="rId445" w:history="1">
        <w:r w:rsidRPr="00B44095">
          <w:rPr>
            <w:rStyle w:val="Hyperlink"/>
            <w:sz w:val="20"/>
            <w:szCs w:val="20"/>
            <w:lang w:val="en-US" w:eastAsia="fr-FR"/>
          </w:rPr>
          <w:t>10.1007/s10584-020-02737-y</w:t>
        </w:r>
      </w:hyperlink>
      <w:r w:rsidRPr="00B44095">
        <w:rPr>
          <w:sz w:val="20"/>
          <w:szCs w:val="20"/>
        </w:rPr>
        <w:t>.</w:t>
      </w:r>
    </w:p>
    <w:p w14:paraId="4F1AC2C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Jungclaus, J.H. et al., 2017: The PMIP4 contribution to CMIP6 -- Part 3: The last millennium, scientific objective, and experimental design for \\hack{\\newline} the PMIP4 \\textit{past1000} simulations. </w:t>
      </w:r>
      <w:r w:rsidRPr="00B44095">
        <w:rPr>
          <w:i/>
          <w:sz w:val="20"/>
          <w:szCs w:val="20"/>
        </w:rPr>
        <w:t>Geoscientific Model Development</w:t>
      </w:r>
      <w:r w:rsidRPr="00B44095">
        <w:rPr>
          <w:sz w:val="20"/>
          <w:szCs w:val="20"/>
        </w:rPr>
        <w:t xml:space="preserve">, </w:t>
      </w:r>
      <w:r w:rsidRPr="00B44095">
        <w:rPr>
          <w:b/>
          <w:sz w:val="20"/>
          <w:szCs w:val="20"/>
        </w:rPr>
        <w:t>10(11)</w:t>
      </w:r>
      <w:r w:rsidRPr="00B44095">
        <w:rPr>
          <w:sz w:val="20"/>
          <w:szCs w:val="20"/>
        </w:rPr>
        <w:t>, 4005–4033, doi:</w:t>
      </w:r>
      <w:hyperlink r:id="rId446" w:history="1">
        <w:r w:rsidRPr="00B44095">
          <w:rPr>
            <w:rStyle w:val="Hyperlink"/>
            <w:sz w:val="20"/>
            <w:szCs w:val="20"/>
            <w:lang w:val="en-US" w:eastAsia="fr-FR"/>
          </w:rPr>
          <w:t>10.5194/gmd-10-4005-2017</w:t>
        </w:r>
      </w:hyperlink>
      <w:r w:rsidRPr="00B44095">
        <w:rPr>
          <w:sz w:val="20"/>
          <w:szCs w:val="20"/>
        </w:rPr>
        <w:t>.</w:t>
      </w:r>
    </w:p>
    <w:p w14:paraId="50AF72A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Junod, R.A. and J.R. Christy, 2020: A new compilation of globally gridded night-time marine air temperatures: The UAHNMATv1 dataset. </w:t>
      </w:r>
      <w:r w:rsidRPr="00B44095">
        <w:rPr>
          <w:i/>
          <w:sz w:val="20"/>
          <w:szCs w:val="20"/>
        </w:rPr>
        <w:t>International Journal of Climatology</w:t>
      </w:r>
      <w:r w:rsidRPr="00B44095">
        <w:rPr>
          <w:sz w:val="20"/>
          <w:szCs w:val="20"/>
        </w:rPr>
        <w:t xml:space="preserve">, </w:t>
      </w:r>
      <w:r w:rsidRPr="00B44095">
        <w:rPr>
          <w:b/>
          <w:sz w:val="20"/>
          <w:szCs w:val="20"/>
        </w:rPr>
        <w:t>40(5)</w:t>
      </w:r>
      <w:r w:rsidRPr="00B44095">
        <w:rPr>
          <w:sz w:val="20"/>
          <w:szCs w:val="20"/>
        </w:rPr>
        <w:t>, 2609–2623, doi:</w:t>
      </w:r>
      <w:hyperlink r:id="rId447" w:history="1">
        <w:r w:rsidRPr="00B44095">
          <w:rPr>
            <w:rStyle w:val="Hyperlink"/>
            <w:sz w:val="20"/>
            <w:szCs w:val="20"/>
            <w:lang w:val="en-US" w:eastAsia="fr-FR"/>
          </w:rPr>
          <w:t>10.1002/joc.6354</w:t>
        </w:r>
      </w:hyperlink>
      <w:r w:rsidRPr="00B44095">
        <w:rPr>
          <w:sz w:val="20"/>
          <w:szCs w:val="20"/>
        </w:rPr>
        <w:t>.</w:t>
      </w:r>
    </w:p>
    <w:p w14:paraId="75CD93F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Kadow, C., D.M. Hall, and U. Ulbrich, 2020: Artificial intelligence reconstructs missing climate information. </w:t>
      </w:r>
      <w:r w:rsidRPr="00B44095">
        <w:rPr>
          <w:i/>
          <w:sz w:val="20"/>
          <w:szCs w:val="20"/>
        </w:rPr>
        <w:t>Nature Geoscience</w:t>
      </w:r>
      <w:r w:rsidRPr="00B44095">
        <w:rPr>
          <w:sz w:val="20"/>
          <w:szCs w:val="20"/>
        </w:rPr>
        <w:t xml:space="preserve">, </w:t>
      </w:r>
      <w:r w:rsidRPr="00B44095">
        <w:rPr>
          <w:b/>
          <w:sz w:val="20"/>
          <w:szCs w:val="20"/>
        </w:rPr>
        <w:t>13(6)</w:t>
      </w:r>
      <w:r w:rsidRPr="00B44095">
        <w:rPr>
          <w:sz w:val="20"/>
          <w:szCs w:val="20"/>
        </w:rPr>
        <w:t>, 408–413, doi:</w:t>
      </w:r>
      <w:hyperlink r:id="rId448" w:history="1">
        <w:r w:rsidRPr="00B44095">
          <w:rPr>
            <w:rStyle w:val="Hyperlink"/>
            <w:sz w:val="20"/>
            <w:szCs w:val="20"/>
            <w:lang w:val="en-US" w:eastAsia="fr-FR"/>
          </w:rPr>
          <w:t>10.1038/s41561-020-0582-5</w:t>
        </w:r>
      </w:hyperlink>
      <w:r w:rsidRPr="00B44095">
        <w:rPr>
          <w:sz w:val="20"/>
          <w:szCs w:val="20"/>
        </w:rPr>
        <w:t>.</w:t>
      </w:r>
    </w:p>
    <w:p w14:paraId="6AB2E9E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Kageyama, M. et al., 2018: The PMIP4 contribution to CMIP6 – Part 1: Overview and over-arching analysis plan. </w:t>
      </w:r>
      <w:r w:rsidRPr="00B44095">
        <w:rPr>
          <w:i/>
          <w:sz w:val="20"/>
          <w:szCs w:val="20"/>
        </w:rPr>
        <w:t>Geoscientific Model Development</w:t>
      </w:r>
      <w:r w:rsidRPr="00B44095">
        <w:rPr>
          <w:sz w:val="20"/>
          <w:szCs w:val="20"/>
        </w:rPr>
        <w:t xml:space="preserve">, </w:t>
      </w:r>
      <w:r w:rsidRPr="00B44095">
        <w:rPr>
          <w:b/>
          <w:sz w:val="20"/>
          <w:szCs w:val="20"/>
        </w:rPr>
        <w:t>11(3)</w:t>
      </w:r>
      <w:r w:rsidRPr="00B44095">
        <w:rPr>
          <w:sz w:val="20"/>
          <w:szCs w:val="20"/>
        </w:rPr>
        <w:t>, 1033–1057, doi:</w:t>
      </w:r>
      <w:hyperlink r:id="rId449" w:history="1">
        <w:r w:rsidRPr="00B44095">
          <w:rPr>
            <w:rStyle w:val="Hyperlink"/>
            <w:sz w:val="20"/>
            <w:szCs w:val="20"/>
            <w:lang w:val="en-US" w:eastAsia="fr-FR"/>
          </w:rPr>
          <w:t>10.5194/gmd-11-1033-2018</w:t>
        </w:r>
      </w:hyperlink>
      <w:r w:rsidRPr="00B44095">
        <w:rPr>
          <w:sz w:val="20"/>
          <w:szCs w:val="20"/>
        </w:rPr>
        <w:t>.</w:t>
      </w:r>
    </w:p>
    <w:p w14:paraId="6CC5697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Kaiser-Weiss, A.K. et al., 2015: Comparison of regional and global reanalysis near-surface winds with station observations over Germany. </w:t>
      </w:r>
      <w:r w:rsidRPr="00B44095">
        <w:rPr>
          <w:i/>
          <w:sz w:val="20"/>
          <w:szCs w:val="20"/>
        </w:rPr>
        <w:t>Advances in Science and Research</w:t>
      </w:r>
      <w:r w:rsidRPr="00B44095">
        <w:rPr>
          <w:sz w:val="20"/>
          <w:szCs w:val="20"/>
        </w:rPr>
        <w:t xml:space="preserve">, </w:t>
      </w:r>
      <w:r w:rsidRPr="00B44095">
        <w:rPr>
          <w:b/>
          <w:sz w:val="20"/>
          <w:szCs w:val="20"/>
        </w:rPr>
        <w:t>12(1)</w:t>
      </w:r>
      <w:r w:rsidRPr="00B44095">
        <w:rPr>
          <w:sz w:val="20"/>
          <w:szCs w:val="20"/>
        </w:rPr>
        <w:t>, 187–198, doi:</w:t>
      </w:r>
      <w:hyperlink r:id="rId450" w:history="1">
        <w:r w:rsidRPr="00B44095">
          <w:rPr>
            <w:rStyle w:val="Hyperlink"/>
            <w:sz w:val="20"/>
            <w:szCs w:val="20"/>
            <w:lang w:val="en-US" w:eastAsia="fr-FR"/>
          </w:rPr>
          <w:t>10.5194/asr-12-187-2015</w:t>
        </w:r>
      </w:hyperlink>
      <w:r w:rsidRPr="00B44095">
        <w:rPr>
          <w:sz w:val="20"/>
          <w:szCs w:val="20"/>
        </w:rPr>
        <w:t>.</w:t>
      </w:r>
    </w:p>
    <w:p w14:paraId="6C6AD1F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Kaiser-Weiss, A.K. et al., 2019: Added value of regional reanalyses for climatological applications. </w:t>
      </w:r>
      <w:r w:rsidRPr="00B44095">
        <w:rPr>
          <w:i/>
          <w:sz w:val="20"/>
          <w:szCs w:val="20"/>
        </w:rPr>
        <w:t>Environmental Research Communications</w:t>
      </w:r>
      <w:r w:rsidRPr="00B44095">
        <w:rPr>
          <w:sz w:val="20"/>
          <w:szCs w:val="20"/>
        </w:rPr>
        <w:t xml:space="preserve">, </w:t>
      </w:r>
      <w:r w:rsidRPr="00B44095">
        <w:rPr>
          <w:b/>
          <w:sz w:val="20"/>
          <w:szCs w:val="20"/>
        </w:rPr>
        <w:t>1(7)</w:t>
      </w:r>
      <w:r w:rsidRPr="00B44095">
        <w:rPr>
          <w:sz w:val="20"/>
          <w:szCs w:val="20"/>
        </w:rPr>
        <w:t>, 071004, doi:</w:t>
      </w:r>
      <w:hyperlink r:id="rId451" w:history="1">
        <w:r w:rsidRPr="00B44095">
          <w:rPr>
            <w:rStyle w:val="Hyperlink"/>
            <w:sz w:val="20"/>
            <w:szCs w:val="20"/>
            <w:lang w:val="en-US" w:eastAsia="fr-FR"/>
          </w:rPr>
          <w:t>10.1088/2515-7620/ab2ec3</w:t>
        </w:r>
      </w:hyperlink>
      <w:r w:rsidRPr="00B44095">
        <w:rPr>
          <w:sz w:val="20"/>
          <w:szCs w:val="20"/>
        </w:rPr>
        <w:t>.</w:t>
      </w:r>
    </w:p>
    <w:p w14:paraId="5904E5E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Karoly, D.J. et al., 1994: An example of fingerprint detection of greenhouse climate change. </w:t>
      </w:r>
      <w:r w:rsidRPr="00B44095">
        <w:rPr>
          <w:i/>
          <w:sz w:val="20"/>
          <w:szCs w:val="20"/>
        </w:rPr>
        <w:t>Climate Dynamics</w:t>
      </w:r>
      <w:r w:rsidRPr="00B44095">
        <w:rPr>
          <w:sz w:val="20"/>
          <w:szCs w:val="20"/>
        </w:rPr>
        <w:t xml:space="preserve">, </w:t>
      </w:r>
      <w:r w:rsidRPr="00B44095">
        <w:rPr>
          <w:b/>
          <w:sz w:val="20"/>
          <w:szCs w:val="20"/>
        </w:rPr>
        <w:t>10(1–2)</w:t>
      </w:r>
      <w:r w:rsidRPr="00B44095">
        <w:rPr>
          <w:sz w:val="20"/>
          <w:szCs w:val="20"/>
        </w:rPr>
        <w:t>, 97–105, doi:</w:t>
      </w:r>
      <w:hyperlink r:id="rId452" w:history="1">
        <w:r w:rsidRPr="00B44095">
          <w:rPr>
            <w:rStyle w:val="Hyperlink"/>
            <w:sz w:val="20"/>
            <w:szCs w:val="20"/>
            <w:lang w:val="en-US" w:eastAsia="fr-FR"/>
          </w:rPr>
          <w:t>10.1007/bf00210339</w:t>
        </w:r>
      </w:hyperlink>
      <w:r w:rsidRPr="00B44095">
        <w:rPr>
          <w:sz w:val="20"/>
          <w:szCs w:val="20"/>
        </w:rPr>
        <w:t>.</w:t>
      </w:r>
    </w:p>
    <w:p w14:paraId="2BF41F7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Karspeck, A.R. et al., 2017: Comparison of the Atlantic meridional overturning circulation between 1960 and 2007 in </w:t>
      </w:r>
      <w:r w:rsidRPr="00B44095">
        <w:rPr>
          <w:sz w:val="20"/>
          <w:szCs w:val="20"/>
        </w:rPr>
        <w:lastRenderedPageBreak/>
        <w:t xml:space="preserve">six ocean reanalysis products. </w:t>
      </w:r>
      <w:r w:rsidRPr="00B44095">
        <w:rPr>
          <w:i/>
          <w:sz w:val="20"/>
          <w:szCs w:val="20"/>
        </w:rPr>
        <w:t>Climate Dynamics</w:t>
      </w:r>
      <w:r w:rsidRPr="00B44095">
        <w:rPr>
          <w:sz w:val="20"/>
          <w:szCs w:val="20"/>
        </w:rPr>
        <w:t xml:space="preserve">, </w:t>
      </w:r>
      <w:r w:rsidRPr="00B44095">
        <w:rPr>
          <w:b/>
          <w:sz w:val="20"/>
          <w:szCs w:val="20"/>
        </w:rPr>
        <w:t>49(3)</w:t>
      </w:r>
      <w:r w:rsidRPr="00B44095">
        <w:rPr>
          <w:sz w:val="20"/>
          <w:szCs w:val="20"/>
        </w:rPr>
        <w:t>, 957–982, doi:</w:t>
      </w:r>
      <w:hyperlink r:id="rId453" w:history="1">
        <w:r w:rsidRPr="00B44095">
          <w:rPr>
            <w:rStyle w:val="Hyperlink"/>
            <w:sz w:val="20"/>
            <w:szCs w:val="20"/>
            <w:lang w:val="en-US" w:eastAsia="fr-FR"/>
          </w:rPr>
          <w:t>10.1007/s00382-015-2787-7</w:t>
        </w:r>
      </w:hyperlink>
      <w:r w:rsidRPr="00B44095">
        <w:rPr>
          <w:sz w:val="20"/>
          <w:szCs w:val="20"/>
        </w:rPr>
        <w:t>.</w:t>
      </w:r>
    </w:p>
    <w:p w14:paraId="4F68D91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Kaspar, F., B. Tinz, H. Mächel, and L. Gates, 2015: Data rescue of national and international meteorological observations at Deutscher Wetterdienst. </w:t>
      </w:r>
      <w:r w:rsidRPr="00B44095">
        <w:rPr>
          <w:i/>
          <w:sz w:val="20"/>
          <w:szCs w:val="20"/>
        </w:rPr>
        <w:t>Advances in Science and Research</w:t>
      </w:r>
      <w:r w:rsidRPr="00B44095">
        <w:rPr>
          <w:sz w:val="20"/>
          <w:szCs w:val="20"/>
        </w:rPr>
        <w:t xml:space="preserve">, </w:t>
      </w:r>
      <w:r w:rsidRPr="00B44095">
        <w:rPr>
          <w:b/>
          <w:sz w:val="20"/>
          <w:szCs w:val="20"/>
        </w:rPr>
        <w:t>12(1)</w:t>
      </w:r>
      <w:r w:rsidRPr="00B44095">
        <w:rPr>
          <w:sz w:val="20"/>
          <w:szCs w:val="20"/>
        </w:rPr>
        <w:t>, 57–61, doi:</w:t>
      </w:r>
      <w:hyperlink r:id="rId454" w:history="1">
        <w:r w:rsidRPr="00B44095">
          <w:rPr>
            <w:rStyle w:val="Hyperlink"/>
            <w:sz w:val="20"/>
            <w:szCs w:val="20"/>
            <w:lang w:val="en-US" w:eastAsia="fr-FR"/>
          </w:rPr>
          <w:t>10.5194/asr-12-57-2015</w:t>
        </w:r>
      </w:hyperlink>
      <w:r w:rsidRPr="00B44095">
        <w:rPr>
          <w:sz w:val="20"/>
          <w:szCs w:val="20"/>
        </w:rPr>
        <w:t>.</w:t>
      </w:r>
    </w:p>
    <w:p w14:paraId="045C7F8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Katsaros, K.B. and R.A. Brown, 1991: Legacy of the Seasat Mission for Studies of the Atmosphere and Air-Sea-Ice Interactions. </w:t>
      </w:r>
      <w:r w:rsidRPr="00B44095">
        <w:rPr>
          <w:i/>
          <w:sz w:val="20"/>
          <w:szCs w:val="20"/>
        </w:rPr>
        <w:t>Bulletin of the American Meteorological Society</w:t>
      </w:r>
      <w:r w:rsidRPr="00B44095">
        <w:rPr>
          <w:sz w:val="20"/>
          <w:szCs w:val="20"/>
        </w:rPr>
        <w:t xml:space="preserve">, </w:t>
      </w:r>
      <w:r w:rsidRPr="00B44095">
        <w:rPr>
          <w:b/>
          <w:sz w:val="20"/>
          <w:szCs w:val="20"/>
        </w:rPr>
        <w:t>72(7)</w:t>
      </w:r>
      <w:r w:rsidRPr="00B44095">
        <w:rPr>
          <w:sz w:val="20"/>
          <w:szCs w:val="20"/>
        </w:rPr>
        <w:t>, 967–981, doi:</w:t>
      </w:r>
      <w:hyperlink r:id="rId455" w:history="1">
        <w:r w:rsidRPr="00B44095">
          <w:rPr>
            <w:rStyle w:val="Hyperlink"/>
            <w:sz w:val="20"/>
            <w:szCs w:val="20"/>
            <w:lang w:val="en-US" w:eastAsia="fr-FR"/>
          </w:rPr>
          <w:t>10.1175/1520-0477(1991)072&lt;0967:lotsmf&gt;2.0.co;2</w:t>
        </w:r>
      </w:hyperlink>
      <w:r w:rsidRPr="00B44095">
        <w:rPr>
          <w:sz w:val="20"/>
          <w:szCs w:val="20"/>
        </w:rPr>
        <w:t>.</w:t>
      </w:r>
    </w:p>
    <w:p w14:paraId="6B9423E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Kaufman, D. et al., 2020: A global database of Holocene paleotemperature records. </w:t>
      </w:r>
      <w:r w:rsidRPr="00B44095">
        <w:rPr>
          <w:i/>
          <w:sz w:val="20"/>
          <w:szCs w:val="20"/>
        </w:rPr>
        <w:t>Scientific Data</w:t>
      </w:r>
      <w:r w:rsidRPr="00B44095">
        <w:rPr>
          <w:sz w:val="20"/>
          <w:szCs w:val="20"/>
        </w:rPr>
        <w:t xml:space="preserve">, </w:t>
      </w:r>
      <w:r w:rsidRPr="00B44095">
        <w:rPr>
          <w:b/>
          <w:sz w:val="20"/>
          <w:szCs w:val="20"/>
        </w:rPr>
        <w:t>7(1)</w:t>
      </w:r>
      <w:r w:rsidRPr="00B44095">
        <w:rPr>
          <w:sz w:val="20"/>
          <w:szCs w:val="20"/>
        </w:rPr>
        <w:t>, 115, doi:</w:t>
      </w:r>
      <w:hyperlink r:id="rId456" w:history="1">
        <w:r w:rsidRPr="00B44095">
          <w:rPr>
            <w:rStyle w:val="Hyperlink"/>
            <w:sz w:val="20"/>
            <w:szCs w:val="20"/>
            <w:lang w:val="en-US" w:eastAsia="fr-FR"/>
          </w:rPr>
          <w:t>10.1038/s41597-020-0445-3</w:t>
        </w:r>
      </w:hyperlink>
      <w:r w:rsidRPr="00B44095">
        <w:rPr>
          <w:sz w:val="20"/>
          <w:szCs w:val="20"/>
        </w:rPr>
        <w:t>.</w:t>
      </w:r>
    </w:p>
    <w:p w14:paraId="2D32E71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Kawatani, Y. et al., 2019: The effects of a well-resolved stratosphere on the simulated boreal winter circulation in a climate model. </w:t>
      </w:r>
      <w:r w:rsidRPr="00B44095">
        <w:rPr>
          <w:i/>
          <w:sz w:val="20"/>
          <w:szCs w:val="20"/>
        </w:rPr>
        <w:t>Journal of the Atmospheric Sciences</w:t>
      </w:r>
      <w:r w:rsidRPr="00B44095">
        <w:rPr>
          <w:sz w:val="20"/>
          <w:szCs w:val="20"/>
        </w:rPr>
        <w:t>, JAS–D–18–0206.1, doi:</w:t>
      </w:r>
      <w:hyperlink r:id="rId457" w:history="1">
        <w:r w:rsidRPr="00B44095">
          <w:rPr>
            <w:rStyle w:val="Hyperlink"/>
            <w:sz w:val="20"/>
            <w:szCs w:val="20"/>
            <w:lang w:val="en-US" w:eastAsia="fr-FR"/>
          </w:rPr>
          <w:t>10.1175/jas-d-18-0206.1</w:t>
        </w:r>
      </w:hyperlink>
      <w:r w:rsidRPr="00B44095">
        <w:rPr>
          <w:sz w:val="20"/>
          <w:szCs w:val="20"/>
        </w:rPr>
        <w:t>.</w:t>
      </w:r>
    </w:p>
    <w:p w14:paraId="14D7DC1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Kay, J.E., M.M. Holland, and A. Jahn, 2011: Inter-annual to multi-decadal Arctic sea ice extent trends in a warming world. </w:t>
      </w:r>
      <w:r w:rsidRPr="00B44095">
        <w:rPr>
          <w:i/>
          <w:sz w:val="20"/>
          <w:szCs w:val="20"/>
        </w:rPr>
        <w:t>Geophysical Research Letters</w:t>
      </w:r>
      <w:r w:rsidRPr="00B44095">
        <w:rPr>
          <w:sz w:val="20"/>
          <w:szCs w:val="20"/>
        </w:rPr>
        <w:t xml:space="preserve">, </w:t>
      </w:r>
      <w:r w:rsidRPr="00B44095">
        <w:rPr>
          <w:b/>
          <w:sz w:val="20"/>
          <w:szCs w:val="20"/>
        </w:rPr>
        <w:t>38(15)</w:t>
      </w:r>
      <w:r w:rsidRPr="00B44095">
        <w:rPr>
          <w:sz w:val="20"/>
          <w:szCs w:val="20"/>
        </w:rPr>
        <w:t>, doi:</w:t>
      </w:r>
      <w:hyperlink r:id="rId458" w:history="1">
        <w:r w:rsidRPr="00B44095">
          <w:rPr>
            <w:rStyle w:val="Hyperlink"/>
            <w:sz w:val="20"/>
            <w:szCs w:val="20"/>
            <w:lang w:val="en-US" w:eastAsia="fr-FR"/>
          </w:rPr>
          <w:t>10.1029/2011gl048008</w:t>
        </w:r>
      </w:hyperlink>
      <w:r w:rsidRPr="00B44095">
        <w:rPr>
          <w:sz w:val="20"/>
          <w:szCs w:val="20"/>
        </w:rPr>
        <w:t>.</w:t>
      </w:r>
    </w:p>
    <w:p w14:paraId="3822E81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Kay, J.E. et al., 2015: The Community Earth System Model (CESM) Large Ensemble Project: A Community Resource for Studying Climate Change in the Presence of Internal Climate Variability. </w:t>
      </w:r>
      <w:r w:rsidRPr="00B44095">
        <w:rPr>
          <w:i/>
          <w:sz w:val="20"/>
          <w:szCs w:val="20"/>
        </w:rPr>
        <w:t>Bulletin of the American Meteorological Society</w:t>
      </w:r>
      <w:r w:rsidRPr="00B44095">
        <w:rPr>
          <w:sz w:val="20"/>
          <w:szCs w:val="20"/>
        </w:rPr>
        <w:t xml:space="preserve">, </w:t>
      </w:r>
      <w:r w:rsidRPr="00B44095">
        <w:rPr>
          <w:b/>
          <w:sz w:val="20"/>
          <w:szCs w:val="20"/>
        </w:rPr>
        <w:t>96(8)</w:t>
      </w:r>
      <w:r w:rsidRPr="00B44095">
        <w:rPr>
          <w:sz w:val="20"/>
          <w:szCs w:val="20"/>
        </w:rPr>
        <w:t>, 1333–1349, doi:</w:t>
      </w:r>
      <w:hyperlink r:id="rId459" w:history="1">
        <w:r w:rsidRPr="00B44095">
          <w:rPr>
            <w:rStyle w:val="Hyperlink"/>
            <w:sz w:val="20"/>
            <w:szCs w:val="20"/>
            <w:lang w:val="en-US" w:eastAsia="fr-FR"/>
          </w:rPr>
          <w:t>10.1175/bams-d-13-00255.1</w:t>
        </w:r>
      </w:hyperlink>
      <w:r w:rsidRPr="00B44095">
        <w:rPr>
          <w:sz w:val="20"/>
          <w:szCs w:val="20"/>
        </w:rPr>
        <w:t>.</w:t>
      </w:r>
    </w:p>
    <w:p w14:paraId="2E2ED21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Keeling, C.D., 1960: The Concentration and Isotopic Abundances of Carbon Dioxide in the Atmosphere. </w:t>
      </w:r>
      <w:r w:rsidRPr="00B44095">
        <w:rPr>
          <w:i/>
          <w:sz w:val="20"/>
          <w:szCs w:val="20"/>
        </w:rPr>
        <w:t>Tellus</w:t>
      </w:r>
      <w:r w:rsidRPr="00B44095">
        <w:rPr>
          <w:sz w:val="20"/>
          <w:szCs w:val="20"/>
        </w:rPr>
        <w:t xml:space="preserve">, </w:t>
      </w:r>
      <w:r w:rsidRPr="00B44095">
        <w:rPr>
          <w:b/>
          <w:sz w:val="20"/>
          <w:szCs w:val="20"/>
        </w:rPr>
        <w:t>12(2)</w:t>
      </w:r>
      <w:r w:rsidRPr="00B44095">
        <w:rPr>
          <w:sz w:val="20"/>
          <w:szCs w:val="20"/>
        </w:rPr>
        <w:t>, 200–203, doi:</w:t>
      </w:r>
      <w:hyperlink r:id="rId460" w:history="1">
        <w:r w:rsidRPr="00B44095">
          <w:rPr>
            <w:rStyle w:val="Hyperlink"/>
            <w:sz w:val="20"/>
            <w:szCs w:val="20"/>
            <w:lang w:val="en-US" w:eastAsia="fr-FR"/>
          </w:rPr>
          <w:t>10.3402/tellusa.v12i2.9366</w:t>
        </w:r>
      </w:hyperlink>
      <w:r w:rsidRPr="00B44095">
        <w:rPr>
          <w:sz w:val="20"/>
          <w:szCs w:val="20"/>
        </w:rPr>
        <w:t>.</w:t>
      </w:r>
    </w:p>
    <w:p w14:paraId="553E690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Keeling, R.F. and S.R. Shertz, 1992: Seasonal and interannual variations in atmospheric oxygen and implications for the global carbon cycle. </w:t>
      </w:r>
      <w:r w:rsidRPr="00B44095">
        <w:rPr>
          <w:i/>
          <w:sz w:val="20"/>
          <w:szCs w:val="20"/>
        </w:rPr>
        <w:t>Nature</w:t>
      </w:r>
      <w:r w:rsidRPr="00B44095">
        <w:rPr>
          <w:sz w:val="20"/>
          <w:szCs w:val="20"/>
        </w:rPr>
        <w:t xml:space="preserve">, </w:t>
      </w:r>
      <w:r w:rsidRPr="00B44095">
        <w:rPr>
          <w:b/>
          <w:sz w:val="20"/>
          <w:szCs w:val="20"/>
        </w:rPr>
        <w:t>358(6389)</w:t>
      </w:r>
      <w:r w:rsidRPr="00B44095">
        <w:rPr>
          <w:sz w:val="20"/>
          <w:szCs w:val="20"/>
        </w:rPr>
        <w:t>, 723–727, doi:</w:t>
      </w:r>
      <w:hyperlink r:id="rId461" w:history="1">
        <w:r w:rsidRPr="00B44095">
          <w:rPr>
            <w:rStyle w:val="Hyperlink"/>
            <w:sz w:val="20"/>
            <w:szCs w:val="20"/>
            <w:lang w:eastAsia="fr-FR"/>
          </w:rPr>
          <w:t>10.1038/358723a0</w:t>
        </w:r>
      </w:hyperlink>
      <w:r w:rsidRPr="00B44095">
        <w:rPr>
          <w:sz w:val="20"/>
          <w:szCs w:val="20"/>
        </w:rPr>
        <w:t>.</w:t>
      </w:r>
    </w:p>
    <w:p w14:paraId="564F7BD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Keller, D.P. et al., 2018: The Carbon Dioxide Removal Model Intercomparison Project (CDRMIP): rationale and experimental protocol for CMIP6. </w:t>
      </w:r>
      <w:r w:rsidRPr="00B44095">
        <w:rPr>
          <w:i/>
          <w:sz w:val="20"/>
          <w:szCs w:val="20"/>
        </w:rPr>
        <w:t>Geoscientific Model Development</w:t>
      </w:r>
      <w:r w:rsidRPr="00B44095">
        <w:rPr>
          <w:sz w:val="20"/>
          <w:szCs w:val="20"/>
        </w:rPr>
        <w:t xml:space="preserve">, </w:t>
      </w:r>
      <w:r w:rsidRPr="00B44095">
        <w:rPr>
          <w:b/>
          <w:sz w:val="20"/>
          <w:szCs w:val="20"/>
        </w:rPr>
        <w:t>11(3)</w:t>
      </w:r>
      <w:r w:rsidRPr="00B44095">
        <w:rPr>
          <w:sz w:val="20"/>
          <w:szCs w:val="20"/>
        </w:rPr>
        <w:t>, 1133–1160, doi:</w:t>
      </w:r>
      <w:hyperlink r:id="rId462" w:history="1">
        <w:r w:rsidRPr="00B44095">
          <w:rPr>
            <w:rStyle w:val="Hyperlink"/>
            <w:sz w:val="20"/>
            <w:szCs w:val="20"/>
            <w:lang w:val="en-US" w:eastAsia="fr-FR"/>
          </w:rPr>
          <w:t>10.5194/gmd-11-1133-2018</w:t>
        </w:r>
      </w:hyperlink>
      <w:r w:rsidRPr="00B44095">
        <w:rPr>
          <w:sz w:val="20"/>
          <w:szCs w:val="20"/>
        </w:rPr>
        <w:t>.</w:t>
      </w:r>
    </w:p>
    <w:p w14:paraId="424DF81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Keller, M., D.S. Schimel, W.W. Hargrove, and F.M. Hoffman, 2008: A continental strategy for the National Ecological Observatory Network. </w:t>
      </w:r>
      <w:r w:rsidRPr="00B44095">
        <w:rPr>
          <w:i/>
          <w:sz w:val="20"/>
          <w:szCs w:val="20"/>
        </w:rPr>
        <w:t>Frontiers in Ecology and the Environment</w:t>
      </w:r>
      <w:r w:rsidRPr="00B44095">
        <w:rPr>
          <w:sz w:val="20"/>
          <w:szCs w:val="20"/>
        </w:rPr>
        <w:t xml:space="preserve">, </w:t>
      </w:r>
      <w:r w:rsidRPr="00B44095">
        <w:rPr>
          <w:b/>
          <w:sz w:val="20"/>
          <w:szCs w:val="20"/>
        </w:rPr>
        <w:t>6(5)</w:t>
      </w:r>
      <w:r w:rsidRPr="00B44095">
        <w:rPr>
          <w:sz w:val="20"/>
          <w:szCs w:val="20"/>
        </w:rPr>
        <w:t>, 282–284, doi:</w:t>
      </w:r>
      <w:hyperlink r:id="rId463" w:history="1">
        <w:r w:rsidRPr="00B44095">
          <w:rPr>
            <w:rStyle w:val="Hyperlink"/>
            <w:sz w:val="20"/>
            <w:szCs w:val="20"/>
            <w:lang w:val="en-US" w:eastAsia="fr-FR"/>
          </w:rPr>
          <w:t>10.1890/1540-9295(2008)6[282:acsftn]2.0.co;2</w:t>
        </w:r>
      </w:hyperlink>
      <w:r w:rsidRPr="00B44095">
        <w:rPr>
          <w:sz w:val="20"/>
          <w:szCs w:val="20"/>
        </w:rPr>
        <w:t>.</w:t>
      </w:r>
    </w:p>
    <w:p w14:paraId="4432504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Kemp, A.C. et al., 2018: Relative sea-level change in Newfoundland, Canada during the past </w:t>
      </w:r>
      <w:r w:rsidRPr="00B44095">
        <w:rPr>
          <w:rFonts w:ascii="Cambria Math" w:hAnsi="Cambria Math" w:cs="Cambria Math"/>
          <w:sz w:val="20"/>
          <w:szCs w:val="20"/>
        </w:rPr>
        <w:t>∼</w:t>
      </w:r>
      <w:r w:rsidRPr="00B44095">
        <w:rPr>
          <w:sz w:val="20"/>
          <w:szCs w:val="20"/>
        </w:rPr>
        <w:t xml:space="preserve">3000 years. </w:t>
      </w:r>
      <w:r w:rsidRPr="00B44095">
        <w:rPr>
          <w:i/>
          <w:sz w:val="20"/>
          <w:szCs w:val="20"/>
        </w:rPr>
        <w:t>Quaternary Science Reviews</w:t>
      </w:r>
      <w:r w:rsidRPr="00B44095">
        <w:rPr>
          <w:sz w:val="20"/>
          <w:szCs w:val="20"/>
        </w:rPr>
        <w:t xml:space="preserve">, </w:t>
      </w:r>
      <w:r w:rsidRPr="00B44095">
        <w:rPr>
          <w:b/>
          <w:sz w:val="20"/>
          <w:szCs w:val="20"/>
        </w:rPr>
        <w:t>201</w:t>
      </w:r>
      <w:r w:rsidRPr="00B44095">
        <w:rPr>
          <w:sz w:val="20"/>
          <w:szCs w:val="20"/>
        </w:rPr>
        <w:t>, 89–110, doi:</w:t>
      </w:r>
      <w:hyperlink r:id="rId464" w:history="1">
        <w:r w:rsidRPr="00B44095">
          <w:rPr>
            <w:rStyle w:val="Hyperlink"/>
            <w:sz w:val="20"/>
            <w:szCs w:val="20"/>
            <w:lang w:val="en-US" w:eastAsia="fr-FR"/>
          </w:rPr>
          <w:t>10.1016/j.quascirev.2018.10.012</w:t>
        </w:r>
      </w:hyperlink>
      <w:r w:rsidRPr="00B44095">
        <w:rPr>
          <w:sz w:val="20"/>
          <w:szCs w:val="20"/>
        </w:rPr>
        <w:t>.</w:t>
      </w:r>
    </w:p>
    <w:p w14:paraId="593FC00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Kennedy, J.J., N.A. Rayner, C.P. Atkinson, and R.E. Killick, 2019: An Ensemble Data Set of Sea Surface Temperature Change From 1850: The Met Office Hadley Centre HadSST.4.0.0.0 Data Set. </w:t>
      </w:r>
      <w:r w:rsidRPr="00B44095">
        <w:rPr>
          <w:i/>
          <w:sz w:val="20"/>
          <w:szCs w:val="20"/>
        </w:rPr>
        <w:t>Journal of Geophysical Research: Atmospheres</w:t>
      </w:r>
      <w:r w:rsidRPr="00B44095">
        <w:rPr>
          <w:sz w:val="20"/>
          <w:szCs w:val="20"/>
        </w:rPr>
        <w:t xml:space="preserve">, </w:t>
      </w:r>
      <w:r w:rsidRPr="00B44095">
        <w:rPr>
          <w:b/>
          <w:sz w:val="20"/>
          <w:szCs w:val="20"/>
        </w:rPr>
        <w:t>124(14)</w:t>
      </w:r>
      <w:r w:rsidRPr="00B44095">
        <w:rPr>
          <w:sz w:val="20"/>
          <w:szCs w:val="20"/>
        </w:rPr>
        <w:t>, 7719–7763, doi:</w:t>
      </w:r>
      <w:hyperlink r:id="rId465" w:history="1">
        <w:r w:rsidRPr="00B44095">
          <w:rPr>
            <w:rStyle w:val="Hyperlink"/>
            <w:sz w:val="20"/>
            <w:szCs w:val="20"/>
            <w:lang w:val="en-US" w:eastAsia="fr-FR"/>
          </w:rPr>
          <w:t>10.1029/2018jd029867</w:t>
        </w:r>
      </w:hyperlink>
      <w:r w:rsidRPr="00B44095">
        <w:rPr>
          <w:sz w:val="20"/>
          <w:szCs w:val="20"/>
        </w:rPr>
        <w:t>.</w:t>
      </w:r>
    </w:p>
    <w:p w14:paraId="7DB620B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Kent, E.C. et al., 2013: Global analysis of night marine air temperature and its uncertainty since 1880: The HadNMAT2 data set. </w:t>
      </w:r>
      <w:r w:rsidRPr="00B44095">
        <w:rPr>
          <w:i/>
          <w:sz w:val="20"/>
          <w:szCs w:val="20"/>
        </w:rPr>
        <w:t>Journal of Geophysical Research: Atmospheres</w:t>
      </w:r>
      <w:r w:rsidRPr="00B44095">
        <w:rPr>
          <w:sz w:val="20"/>
          <w:szCs w:val="20"/>
        </w:rPr>
        <w:t xml:space="preserve">, </w:t>
      </w:r>
      <w:r w:rsidRPr="00B44095">
        <w:rPr>
          <w:b/>
          <w:sz w:val="20"/>
          <w:szCs w:val="20"/>
        </w:rPr>
        <w:t>118(3)</w:t>
      </w:r>
      <w:r w:rsidRPr="00B44095">
        <w:rPr>
          <w:sz w:val="20"/>
          <w:szCs w:val="20"/>
        </w:rPr>
        <w:t>, 1281–1298, doi:</w:t>
      </w:r>
      <w:hyperlink r:id="rId466" w:history="1">
        <w:r w:rsidRPr="00B44095">
          <w:rPr>
            <w:rStyle w:val="Hyperlink"/>
            <w:sz w:val="20"/>
            <w:szCs w:val="20"/>
            <w:lang w:val="en-US" w:eastAsia="fr-FR"/>
          </w:rPr>
          <w:t>10.1002/jgrd.50152</w:t>
        </w:r>
      </w:hyperlink>
      <w:r w:rsidRPr="00B44095">
        <w:rPr>
          <w:sz w:val="20"/>
          <w:szCs w:val="20"/>
        </w:rPr>
        <w:t>.</w:t>
      </w:r>
    </w:p>
    <w:p w14:paraId="4F11B5F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Kent, E.C. et al., 2019: Observing Requirements for Long-Term Climate Records at the Ocean Surface. </w:t>
      </w:r>
      <w:r w:rsidRPr="00B44095">
        <w:rPr>
          <w:i/>
          <w:sz w:val="20"/>
          <w:szCs w:val="20"/>
        </w:rPr>
        <w:t>Frontiers in Marine Science</w:t>
      </w:r>
      <w:r w:rsidRPr="00B44095">
        <w:rPr>
          <w:sz w:val="20"/>
          <w:szCs w:val="20"/>
        </w:rPr>
        <w:t xml:space="preserve">, </w:t>
      </w:r>
      <w:r w:rsidRPr="00B44095">
        <w:rPr>
          <w:b/>
          <w:sz w:val="20"/>
          <w:szCs w:val="20"/>
        </w:rPr>
        <w:t>6</w:t>
      </w:r>
      <w:r w:rsidRPr="00B44095">
        <w:rPr>
          <w:sz w:val="20"/>
          <w:szCs w:val="20"/>
        </w:rPr>
        <w:t>, 441, doi:</w:t>
      </w:r>
      <w:hyperlink r:id="rId467" w:history="1">
        <w:r w:rsidRPr="00B44095">
          <w:rPr>
            <w:rStyle w:val="Hyperlink"/>
            <w:sz w:val="20"/>
            <w:szCs w:val="20"/>
            <w:lang w:val="en-US" w:eastAsia="fr-FR"/>
          </w:rPr>
          <w:t>10.3389/fmars.2019.00441</w:t>
        </w:r>
      </w:hyperlink>
      <w:r w:rsidRPr="00B44095">
        <w:rPr>
          <w:sz w:val="20"/>
          <w:szCs w:val="20"/>
        </w:rPr>
        <w:t>.</w:t>
      </w:r>
    </w:p>
    <w:p w14:paraId="757F9D0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Khan, N.S. et al., 2019: Inception of a global atlas of sea levels since the Last Glacial Maximum. </w:t>
      </w:r>
      <w:r w:rsidRPr="00B44095">
        <w:rPr>
          <w:i/>
          <w:sz w:val="20"/>
          <w:szCs w:val="20"/>
        </w:rPr>
        <w:t>Quaternary Science Reviews</w:t>
      </w:r>
      <w:r w:rsidRPr="00B44095">
        <w:rPr>
          <w:sz w:val="20"/>
          <w:szCs w:val="20"/>
        </w:rPr>
        <w:t xml:space="preserve">, </w:t>
      </w:r>
      <w:r w:rsidRPr="00B44095">
        <w:rPr>
          <w:b/>
          <w:sz w:val="20"/>
          <w:szCs w:val="20"/>
        </w:rPr>
        <w:t>220</w:t>
      </w:r>
      <w:r w:rsidRPr="00B44095">
        <w:rPr>
          <w:sz w:val="20"/>
          <w:szCs w:val="20"/>
        </w:rPr>
        <w:t>, 359–371, doi:</w:t>
      </w:r>
      <w:hyperlink r:id="rId468" w:history="1">
        <w:r w:rsidRPr="00B44095">
          <w:rPr>
            <w:rStyle w:val="Hyperlink"/>
            <w:sz w:val="20"/>
            <w:szCs w:val="20"/>
            <w:lang w:val="en-US" w:eastAsia="fr-FR"/>
          </w:rPr>
          <w:t>10.1016/j.quascirev.2019.07.016</w:t>
        </w:r>
      </w:hyperlink>
      <w:r w:rsidRPr="00B44095">
        <w:rPr>
          <w:sz w:val="20"/>
          <w:szCs w:val="20"/>
        </w:rPr>
        <w:t>.</w:t>
      </w:r>
    </w:p>
    <w:p w14:paraId="3BB7E18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Khodri, M. et al., 2017: Tropical explosive volcanic eruptions can trigger El Niño by cooling tropical Africa. </w:t>
      </w:r>
      <w:r w:rsidRPr="00B44095">
        <w:rPr>
          <w:i/>
          <w:sz w:val="20"/>
          <w:szCs w:val="20"/>
        </w:rPr>
        <w:t>Nature Communications</w:t>
      </w:r>
      <w:r w:rsidRPr="00B44095">
        <w:rPr>
          <w:sz w:val="20"/>
          <w:szCs w:val="20"/>
        </w:rPr>
        <w:t xml:space="preserve">, </w:t>
      </w:r>
      <w:r w:rsidRPr="00B44095">
        <w:rPr>
          <w:b/>
          <w:sz w:val="20"/>
          <w:szCs w:val="20"/>
        </w:rPr>
        <w:t>8(1)</w:t>
      </w:r>
      <w:r w:rsidRPr="00B44095">
        <w:rPr>
          <w:sz w:val="20"/>
          <w:szCs w:val="20"/>
        </w:rPr>
        <w:t>, 778, doi:</w:t>
      </w:r>
      <w:hyperlink r:id="rId469" w:history="1">
        <w:r w:rsidRPr="00B44095">
          <w:rPr>
            <w:rStyle w:val="Hyperlink"/>
            <w:sz w:val="20"/>
            <w:szCs w:val="20"/>
            <w:lang w:val="en-US" w:eastAsia="fr-FR"/>
          </w:rPr>
          <w:t>10.1038/s41467-017-00755-6</w:t>
        </w:r>
      </w:hyperlink>
      <w:r w:rsidRPr="00B44095">
        <w:rPr>
          <w:sz w:val="20"/>
          <w:szCs w:val="20"/>
        </w:rPr>
        <w:t>.</w:t>
      </w:r>
    </w:p>
    <w:p w14:paraId="18538C5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Kim, W.M., S. Yeager, P. Chang, and G. Danabasoglu, 2018: Low-Frequency North Atlantic Climate Variability in the Community Earth System Model Large Ensemble. </w:t>
      </w:r>
      <w:r w:rsidRPr="00B44095">
        <w:rPr>
          <w:i/>
          <w:sz w:val="20"/>
          <w:szCs w:val="20"/>
        </w:rPr>
        <w:t>Journal of Climate</w:t>
      </w:r>
      <w:r w:rsidRPr="00B44095">
        <w:rPr>
          <w:sz w:val="20"/>
          <w:szCs w:val="20"/>
        </w:rPr>
        <w:t xml:space="preserve">, </w:t>
      </w:r>
      <w:r w:rsidRPr="00B44095">
        <w:rPr>
          <w:b/>
          <w:sz w:val="20"/>
          <w:szCs w:val="20"/>
        </w:rPr>
        <w:t>31(2)</w:t>
      </w:r>
      <w:r w:rsidRPr="00B44095">
        <w:rPr>
          <w:sz w:val="20"/>
          <w:szCs w:val="20"/>
        </w:rPr>
        <w:t>, 787–813, doi:</w:t>
      </w:r>
      <w:hyperlink r:id="rId470" w:history="1">
        <w:r w:rsidRPr="00B44095">
          <w:rPr>
            <w:rStyle w:val="Hyperlink"/>
            <w:sz w:val="20"/>
            <w:szCs w:val="20"/>
            <w:lang w:val="en-US" w:eastAsia="fr-FR"/>
          </w:rPr>
          <w:t>10.1175/jcli-d-17-0193.1</w:t>
        </w:r>
      </w:hyperlink>
      <w:r w:rsidRPr="00B44095">
        <w:rPr>
          <w:sz w:val="20"/>
          <w:szCs w:val="20"/>
        </w:rPr>
        <w:t>.</w:t>
      </w:r>
    </w:p>
    <w:p w14:paraId="583C14C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Kincer, J., 1933: Is our climate changing? A study of long-time temperature trends. </w:t>
      </w:r>
      <w:r w:rsidRPr="00B44095">
        <w:rPr>
          <w:i/>
          <w:sz w:val="20"/>
          <w:szCs w:val="20"/>
        </w:rPr>
        <w:t>Monthly Weather Review</w:t>
      </w:r>
      <w:r w:rsidRPr="00B44095">
        <w:rPr>
          <w:sz w:val="20"/>
          <w:szCs w:val="20"/>
        </w:rPr>
        <w:t>, doi:</w:t>
      </w:r>
      <w:hyperlink r:id="rId471" w:history="1">
        <w:r w:rsidRPr="00B44095">
          <w:rPr>
            <w:rStyle w:val="Hyperlink"/>
            <w:sz w:val="20"/>
            <w:szCs w:val="20"/>
            <w:lang w:val="en-US" w:eastAsia="fr-FR"/>
          </w:rPr>
          <w:t>10.1175/1520-0493(1933)61&lt;251:ioccas&gt;2.0.co;2</w:t>
        </w:r>
      </w:hyperlink>
      <w:r w:rsidRPr="00B44095">
        <w:rPr>
          <w:sz w:val="20"/>
          <w:szCs w:val="20"/>
        </w:rPr>
        <w:t>.</w:t>
      </w:r>
    </w:p>
    <w:p w14:paraId="13F656C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King, A.D., D.J. Karoly, and B.J. Henley, 2017: Australian climate extremes at 1.5°C and 2°C of global warming. </w:t>
      </w:r>
      <w:r w:rsidRPr="00B44095">
        <w:rPr>
          <w:i/>
          <w:sz w:val="20"/>
          <w:szCs w:val="20"/>
        </w:rPr>
        <w:t>Nature Climate Change</w:t>
      </w:r>
      <w:r w:rsidRPr="00B44095">
        <w:rPr>
          <w:sz w:val="20"/>
          <w:szCs w:val="20"/>
        </w:rPr>
        <w:t xml:space="preserve">, </w:t>
      </w:r>
      <w:r w:rsidRPr="00B44095">
        <w:rPr>
          <w:b/>
          <w:sz w:val="20"/>
          <w:szCs w:val="20"/>
        </w:rPr>
        <w:t>7(6)</w:t>
      </w:r>
      <w:r w:rsidRPr="00B44095">
        <w:rPr>
          <w:sz w:val="20"/>
          <w:szCs w:val="20"/>
        </w:rPr>
        <w:t>, 412–416, doi:</w:t>
      </w:r>
      <w:hyperlink r:id="rId472" w:history="1">
        <w:r w:rsidRPr="00B44095">
          <w:rPr>
            <w:rStyle w:val="Hyperlink"/>
            <w:sz w:val="20"/>
            <w:szCs w:val="20"/>
            <w:lang w:val="en-US" w:eastAsia="fr-FR"/>
          </w:rPr>
          <w:t>10.1038/nclimate3296</w:t>
        </w:r>
      </w:hyperlink>
      <w:r w:rsidRPr="00B44095">
        <w:rPr>
          <w:sz w:val="20"/>
          <w:szCs w:val="20"/>
        </w:rPr>
        <w:t>.</w:t>
      </w:r>
    </w:p>
    <w:p w14:paraId="6C6C28D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King, A.D., T.P. Lane, B.J. Henley, and J.R. Brown, 2020: Global and regional impacts differ between transient and equilibrium warmer worlds. </w:t>
      </w:r>
      <w:r w:rsidRPr="00B44095">
        <w:rPr>
          <w:i/>
          <w:sz w:val="20"/>
          <w:szCs w:val="20"/>
        </w:rPr>
        <w:t>Nature Climate Change</w:t>
      </w:r>
      <w:r w:rsidRPr="00B44095">
        <w:rPr>
          <w:sz w:val="20"/>
          <w:szCs w:val="20"/>
        </w:rPr>
        <w:t xml:space="preserve">, </w:t>
      </w:r>
      <w:r w:rsidRPr="00B44095">
        <w:rPr>
          <w:b/>
          <w:sz w:val="20"/>
          <w:szCs w:val="20"/>
        </w:rPr>
        <w:t>10(1)</w:t>
      </w:r>
      <w:r w:rsidRPr="00B44095">
        <w:rPr>
          <w:sz w:val="20"/>
          <w:szCs w:val="20"/>
        </w:rPr>
        <w:t>, 42–47, doi:</w:t>
      </w:r>
      <w:hyperlink r:id="rId473" w:history="1">
        <w:r w:rsidRPr="00B44095">
          <w:rPr>
            <w:rStyle w:val="Hyperlink"/>
            <w:sz w:val="20"/>
            <w:szCs w:val="20"/>
            <w:lang w:val="en-US" w:eastAsia="fr-FR"/>
          </w:rPr>
          <w:t>10.1038/s41558-019-0658-7</w:t>
        </w:r>
      </w:hyperlink>
      <w:r w:rsidRPr="00B44095">
        <w:rPr>
          <w:sz w:val="20"/>
          <w:szCs w:val="20"/>
        </w:rPr>
        <w:t>.</w:t>
      </w:r>
    </w:p>
    <w:p w14:paraId="0C67DFC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King, A.D. et al., 2015: The timing of anthropogenic emergence in simulated climate extremes. </w:t>
      </w:r>
      <w:r w:rsidRPr="00B44095">
        <w:rPr>
          <w:i/>
          <w:sz w:val="20"/>
          <w:szCs w:val="20"/>
        </w:rPr>
        <w:t>Environmental Research Letters</w:t>
      </w:r>
      <w:r w:rsidRPr="00B44095">
        <w:rPr>
          <w:sz w:val="20"/>
          <w:szCs w:val="20"/>
        </w:rPr>
        <w:t xml:space="preserve">, </w:t>
      </w:r>
      <w:r w:rsidRPr="00B44095">
        <w:rPr>
          <w:b/>
          <w:sz w:val="20"/>
          <w:szCs w:val="20"/>
        </w:rPr>
        <w:t>10(9)</w:t>
      </w:r>
      <w:r w:rsidRPr="00B44095">
        <w:rPr>
          <w:sz w:val="20"/>
          <w:szCs w:val="20"/>
        </w:rPr>
        <w:t>, 094015, doi:</w:t>
      </w:r>
      <w:hyperlink r:id="rId474" w:history="1">
        <w:r w:rsidRPr="00B44095">
          <w:rPr>
            <w:rStyle w:val="Hyperlink"/>
            <w:sz w:val="20"/>
            <w:szCs w:val="20"/>
            <w:lang w:val="en-US" w:eastAsia="fr-FR"/>
          </w:rPr>
          <w:t>10.1088/1748-9326/10/9/094015</w:t>
        </w:r>
      </w:hyperlink>
      <w:r w:rsidRPr="00B44095">
        <w:rPr>
          <w:sz w:val="20"/>
          <w:szCs w:val="20"/>
        </w:rPr>
        <w:t>.</w:t>
      </w:r>
    </w:p>
    <w:p w14:paraId="0800B22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King, A.D. et al., 2018: On the Linearity of Local and Regional Temperature Changes from 1.5°C to 2°C of Global Warming. </w:t>
      </w:r>
      <w:r w:rsidRPr="00B44095">
        <w:rPr>
          <w:i/>
          <w:sz w:val="20"/>
          <w:szCs w:val="20"/>
        </w:rPr>
        <w:t>Journal of Climate</w:t>
      </w:r>
      <w:r w:rsidRPr="00B44095">
        <w:rPr>
          <w:sz w:val="20"/>
          <w:szCs w:val="20"/>
        </w:rPr>
        <w:t xml:space="preserve">, </w:t>
      </w:r>
      <w:r w:rsidRPr="00B44095">
        <w:rPr>
          <w:b/>
          <w:sz w:val="20"/>
          <w:szCs w:val="20"/>
        </w:rPr>
        <w:t>31(18)</w:t>
      </w:r>
      <w:r w:rsidRPr="00B44095">
        <w:rPr>
          <w:sz w:val="20"/>
          <w:szCs w:val="20"/>
        </w:rPr>
        <w:t>, 7495–7514, doi:</w:t>
      </w:r>
      <w:hyperlink r:id="rId475" w:history="1">
        <w:r w:rsidRPr="00B44095">
          <w:rPr>
            <w:rStyle w:val="Hyperlink"/>
            <w:sz w:val="20"/>
            <w:szCs w:val="20"/>
            <w:lang w:val="en-US" w:eastAsia="fr-FR"/>
          </w:rPr>
          <w:t>10.1175/jcli-d-17-0649.1</w:t>
        </w:r>
      </w:hyperlink>
      <w:r w:rsidRPr="00B44095">
        <w:rPr>
          <w:sz w:val="20"/>
          <w:szCs w:val="20"/>
        </w:rPr>
        <w:t>.</w:t>
      </w:r>
    </w:p>
    <w:p w14:paraId="1DBE77D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Kirchmeier-Young, M.C., F.W. Zwiers, and N.P. Gillett, 2017: Attribution of Extreme Events in Arctic Sea Ice Extent. </w:t>
      </w:r>
      <w:r w:rsidRPr="00B44095">
        <w:rPr>
          <w:i/>
          <w:sz w:val="20"/>
          <w:szCs w:val="20"/>
        </w:rPr>
        <w:t>Journal of Climate</w:t>
      </w:r>
      <w:r w:rsidRPr="00B44095">
        <w:rPr>
          <w:sz w:val="20"/>
          <w:szCs w:val="20"/>
        </w:rPr>
        <w:t xml:space="preserve">, </w:t>
      </w:r>
      <w:r w:rsidRPr="00B44095">
        <w:rPr>
          <w:b/>
          <w:sz w:val="20"/>
          <w:szCs w:val="20"/>
        </w:rPr>
        <w:t>30(2)</w:t>
      </w:r>
      <w:r w:rsidRPr="00B44095">
        <w:rPr>
          <w:sz w:val="20"/>
          <w:szCs w:val="20"/>
        </w:rPr>
        <w:t>, 553–571, doi:</w:t>
      </w:r>
      <w:hyperlink r:id="rId476" w:history="1">
        <w:r w:rsidRPr="00B44095">
          <w:rPr>
            <w:rStyle w:val="Hyperlink"/>
            <w:sz w:val="20"/>
            <w:szCs w:val="20"/>
            <w:lang w:val="en-US" w:eastAsia="fr-FR"/>
          </w:rPr>
          <w:t>10.1175/jcli-d-16-0412.1</w:t>
        </w:r>
      </w:hyperlink>
      <w:r w:rsidRPr="00B44095">
        <w:rPr>
          <w:sz w:val="20"/>
          <w:szCs w:val="20"/>
        </w:rPr>
        <w:t>.</w:t>
      </w:r>
    </w:p>
    <w:p w14:paraId="2F08B43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Kirchmeier-Young, M.C., H. Wan, X. Zhang, and S.I. Seneviratne, 2019: Importance of Framing for Extreme Event Attribution: The Role of Spatial and Temporal Scales. </w:t>
      </w:r>
      <w:r w:rsidRPr="00B44095">
        <w:rPr>
          <w:i/>
          <w:sz w:val="20"/>
          <w:szCs w:val="20"/>
        </w:rPr>
        <w:t>Earth’s Future</w:t>
      </w:r>
      <w:r w:rsidRPr="00B44095">
        <w:rPr>
          <w:sz w:val="20"/>
          <w:szCs w:val="20"/>
        </w:rPr>
        <w:t xml:space="preserve">, </w:t>
      </w:r>
      <w:r w:rsidRPr="00B44095">
        <w:rPr>
          <w:b/>
          <w:sz w:val="20"/>
          <w:szCs w:val="20"/>
        </w:rPr>
        <w:t>7(10)</w:t>
      </w:r>
      <w:r w:rsidRPr="00B44095">
        <w:rPr>
          <w:sz w:val="20"/>
          <w:szCs w:val="20"/>
        </w:rPr>
        <w:t>, 1192–1204, doi:</w:t>
      </w:r>
      <w:hyperlink r:id="rId477" w:history="1">
        <w:r w:rsidRPr="00B44095">
          <w:rPr>
            <w:rStyle w:val="Hyperlink"/>
            <w:sz w:val="20"/>
            <w:szCs w:val="20"/>
            <w:lang w:val="en-US" w:eastAsia="fr-FR"/>
          </w:rPr>
          <w:t>10.1029/2019ef001253</w:t>
        </w:r>
      </w:hyperlink>
      <w:r w:rsidRPr="00B44095">
        <w:rPr>
          <w:sz w:val="20"/>
          <w:szCs w:val="20"/>
        </w:rPr>
        <w:t>.</w:t>
      </w:r>
    </w:p>
    <w:p w14:paraId="7BF5BF5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Kirtman, B. et al., 2013: Near-term Climate Change: Projections and Predictability. In: </w:t>
      </w:r>
      <w:r w:rsidRPr="00B44095">
        <w:rPr>
          <w:i/>
          <w:sz w:val="20"/>
          <w:szCs w:val="20"/>
        </w:rPr>
        <w:t>Climate Change 2013: The Physical Science Basis. Contribution of Working Group I to the Fifth Assessment Report of the Intergovernmental Panel on Climate Change</w:t>
      </w:r>
      <w:r w:rsidRPr="00B44095">
        <w:rPr>
          <w:sz w:val="20"/>
          <w:szCs w:val="20"/>
        </w:rPr>
        <w:t xml:space="preserve"> [Stocker, T.F., D. Qin, G.-K. Plattner, M. Tignor, S.K. Allen, J. Boschung, A. Nauels, Y. Xia, V. Bex, and P.M. Midgley (eds.)]. Cambridge University Press, Cambridge, </w:t>
      </w:r>
      <w:r w:rsidRPr="00B44095">
        <w:rPr>
          <w:sz w:val="20"/>
          <w:szCs w:val="20"/>
        </w:rPr>
        <w:lastRenderedPageBreak/>
        <w:t>United Kingdom and New York, NY, USA, pp. 953–1028, doi:</w:t>
      </w:r>
      <w:hyperlink r:id="rId478" w:history="1">
        <w:r w:rsidRPr="00B44095">
          <w:rPr>
            <w:rStyle w:val="Hyperlink"/>
            <w:sz w:val="20"/>
            <w:szCs w:val="20"/>
            <w:lang w:val="en-US" w:eastAsia="fr-FR"/>
          </w:rPr>
          <w:t>10.1017/cbo9781107415324.023</w:t>
        </w:r>
      </w:hyperlink>
      <w:r w:rsidRPr="00B44095">
        <w:rPr>
          <w:sz w:val="20"/>
          <w:szCs w:val="20"/>
        </w:rPr>
        <w:t>.</w:t>
      </w:r>
    </w:p>
    <w:p w14:paraId="1DBB9E3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Kistler, R. et al., 2001: The NCEP-NCAR 50-year reanalysis: Monthly means CD-ROM and documentation. </w:t>
      </w:r>
      <w:r w:rsidRPr="00B44095">
        <w:rPr>
          <w:i/>
          <w:sz w:val="20"/>
          <w:szCs w:val="20"/>
        </w:rPr>
        <w:t>Bulletin of the American Meteorological Society</w:t>
      </w:r>
      <w:r w:rsidRPr="00B44095">
        <w:rPr>
          <w:sz w:val="20"/>
          <w:szCs w:val="20"/>
        </w:rPr>
        <w:t xml:space="preserve">, </w:t>
      </w:r>
      <w:r w:rsidRPr="00B44095">
        <w:rPr>
          <w:b/>
          <w:sz w:val="20"/>
          <w:szCs w:val="20"/>
        </w:rPr>
        <w:t>74</w:t>
      </w:r>
      <w:r w:rsidRPr="00B44095">
        <w:rPr>
          <w:sz w:val="20"/>
          <w:szCs w:val="20"/>
        </w:rPr>
        <w:t>, 247–268, doi:</w:t>
      </w:r>
      <w:hyperlink r:id="rId479" w:history="1">
        <w:r w:rsidRPr="00B44095">
          <w:rPr>
            <w:rStyle w:val="Hyperlink"/>
            <w:sz w:val="20"/>
            <w:szCs w:val="20"/>
            <w:lang w:val="en-US" w:eastAsia="fr-FR"/>
          </w:rPr>
          <w:t>10.1175/1520-0477(2001)082&lt;0247:tnnyrm&gt;2.3.co;2</w:t>
        </w:r>
      </w:hyperlink>
      <w:r w:rsidRPr="00B44095">
        <w:rPr>
          <w:sz w:val="20"/>
          <w:szCs w:val="20"/>
        </w:rPr>
        <w:t>.</w:t>
      </w:r>
    </w:p>
    <w:p w14:paraId="41B183D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Klein, S.A. and A. Hall, 2015: Emergent Constraints for Cloud Feedbacks. </w:t>
      </w:r>
      <w:r w:rsidRPr="00B44095">
        <w:rPr>
          <w:i/>
          <w:sz w:val="20"/>
          <w:szCs w:val="20"/>
        </w:rPr>
        <w:t>Current Climate Change Reports</w:t>
      </w:r>
      <w:r w:rsidRPr="00B44095">
        <w:rPr>
          <w:sz w:val="20"/>
          <w:szCs w:val="20"/>
        </w:rPr>
        <w:t xml:space="preserve">, </w:t>
      </w:r>
      <w:r w:rsidRPr="00B44095">
        <w:rPr>
          <w:b/>
          <w:sz w:val="20"/>
          <w:szCs w:val="20"/>
        </w:rPr>
        <w:t>1(4)</w:t>
      </w:r>
      <w:r w:rsidRPr="00B44095">
        <w:rPr>
          <w:sz w:val="20"/>
          <w:szCs w:val="20"/>
        </w:rPr>
        <w:t>, 276–287, doi:</w:t>
      </w:r>
      <w:hyperlink r:id="rId480" w:history="1">
        <w:r w:rsidRPr="00B44095">
          <w:rPr>
            <w:rStyle w:val="Hyperlink"/>
            <w:sz w:val="20"/>
            <w:szCs w:val="20"/>
            <w:lang w:val="en-US" w:eastAsia="fr-FR"/>
          </w:rPr>
          <w:t>10.1007/s40641-015-0027-1</w:t>
        </w:r>
      </w:hyperlink>
      <w:r w:rsidRPr="00B44095">
        <w:rPr>
          <w:sz w:val="20"/>
          <w:szCs w:val="20"/>
        </w:rPr>
        <w:t>.</w:t>
      </w:r>
    </w:p>
    <w:p w14:paraId="521AA89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Klein, S.A. et al., 2013: Are climate model simulations of clouds improving? An evaluation using the ISCCP simulator. </w:t>
      </w:r>
      <w:r w:rsidRPr="00B44095">
        <w:rPr>
          <w:i/>
          <w:sz w:val="20"/>
          <w:szCs w:val="20"/>
        </w:rPr>
        <w:t>Journal of Geophysical Research: Atmospheres</w:t>
      </w:r>
      <w:r w:rsidRPr="00B44095">
        <w:rPr>
          <w:sz w:val="20"/>
          <w:szCs w:val="20"/>
        </w:rPr>
        <w:t xml:space="preserve">, </w:t>
      </w:r>
      <w:r w:rsidRPr="00B44095">
        <w:rPr>
          <w:b/>
          <w:sz w:val="20"/>
          <w:szCs w:val="20"/>
        </w:rPr>
        <w:t>118(3)</w:t>
      </w:r>
      <w:r w:rsidRPr="00B44095">
        <w:rPr>
          <w:sz w:val="20"/>
          <w:szCs w:val="20"/>
        </w:rPr>
        <w:t>, 1329–1342, doi:</w:t>
      </w:r>
      <w:hyperlink r:id="rId481" w:history="1">
        <w:r w:rsidRPr="00B44095">
          <w:rPr>
            <w:rStyle w:val="Hyperlink"/>
            <w:sz w:val="20"/>
            <w:szCs w:val="20"/>
            <w:lang w:val="en-US" w:eastAsia="fr-FR"/>
          </w:rPr>
          <w:t>10.1002/jgrd.50141</w:t>
        </w:r>
      </w:hyperlink>
      <w:r w:rsidRPr="00B44095">
        <w:rPr>
          <w:sz w:val="20"/>
          <w:szCs w:val="20"/>
        </w:rPr>
        <w:t>.</w:t>
      </w:r>
    </w:p>
    <w:p w14:paraId="63C3780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Knutti, R., 2018: Climate Model Confirmation: From Philosophy to Predicting Climate in the Real World. In: </w:t>
      </w:r>
      <w:r w:rsidRPr="00B44095">
        <w:rPr>
          <w:i/>
          <w:sz w:val="20"/>
          <w:szCs w:val="20"/>
        </w:rPr>
        <w:t>Climate Modelling: Philosophical and Conceptual Issues</w:t>
      </w:r>
      <w:r w:rsidRPr="00B44095">
        <w:rPr>
          <w:sz w:val="20"/>
          <w:szCs w:val="20"/>
        </w:rPr>
        <w:t xml:space="preserve"> [A. Lloyd, E. and E. Winsberg (eds.)]. Palgrave Macmillan, Cham, Switzerland, pp. 325–359, doi:</w:t>
      </w:r>
      <w:hyperlink r:id="rId482" w:history="1">
        <w:r w:rsidRPr="00B44095">
          <w:rPr>
            <w:rStyle w:val="Hyperlink"/>
            <w:sz w:val="20"/>
            <w:szCs w:val="20"/>
            <w:lang w:val="en-US" w:eastAsia="fr-FR"/>
          </w:rPr>
          <w:t>10.1007/978-3-319-65058-6_11</w:t>
        </w:r>
      </w:hyperlink>
      <w:r w:rsidRPr="00B44095">
        <w:rPr>
          <w:sz w:val="20"/>
          <w:szCs w:val="20"/>
        </w:rPr>
        <w:t>.</w:t>
      </w:r>
    </w:p>
    <w:p w14:paraId="5CDFD0E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Knutti, R., D. Masson, and A. Gettelman, 2013: Climate model genealogy: Generation CMIP5 and how we got there. </w:t>
      </w:r>
      <w:r w:rsidRPr="00B44095">
        <w:rPr>
          <w:i/>
          <w:sz w:val="20"/>
          <w:szCs w:val="20"/>
        </w:rPr>
        <w:t>Geophysical Research Letters</w:t>
      </w:r>
      <w:r w:rsidRPr="00B44095">
        <w:rPr>
          <w:sz w:val="20"/>
          <w:szCs w:val="20"/>
        </w:rPr>
        <w:t xml:space="preserve">, </w:t>
      </w:r>
      <w:r w:rsidRPr="00B44095">
        <w:rPr>
          <w:b/>
          <w:sz w:val="20"/>
          <w:szCs w:val="20"/>
        </w:rPr>
        <w:t>40(6)</w:t>
      </w:r>
      <w:r w:rsidRPr="00B44095">
        <w:rPr>
          <w:sz w:val="20"/>
          <w:szCs w:val="20"/>
        </w:rPr>
        <w:t>, 1194–1199, doi:</w:t>
      </w:r>
      <w:hyperlink r:id="rId483" w:history="1">
        <w:r w:rsidRPr="00B44095">
          <w:rPr>
            <w:rStyle w:val="Hyperlink"/>
            <w:sz w:val="20"/>
            <w:szCs w:val="20"/>
            <w:lang w:val="en-US" w:eastAsia="fr-FR"/>
          </w:rPr>
          <w:t>10.1002/grl.50256</w:t>
        </w:r>
      </w:hyperlink>
      <w:r w:rsidRPr="00B44095">
        <w:rPr>
          <w:sz w:val="20"/>
          <w:szCs w:val="20"/>
        </w:rPr>
        <w:t>.</w:t>
      </w:r>
    </w:p>
    <w:p w14:paraId="115ED2A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Knutti, R., T.F. Stocker, F. Joos, and G.-K. Plattner, 2002: Constraints on radiative forcing and future climate change from observations and climate model ensembles. </w:t>
      </w:r>
      <w:r w:rsidRPr="00B44095">
        <w:rPr>
          <w:i/>
          <w:sz w:val="20"/>
          <w:szCs w:val="20"/>
        </w:rPr>
        <w:t>Nature</w:t>
      </w:r>
      <w:r w:rsidRPr="00B44095">
        <w:rPr>
          <w:sz w:val="20"/>
          <w:szCs w:val="20"/>
        </w:rPr>
        <w:t xml:space="preserve">, </w:t>
      </w:r>
      <w:r w:rsidRPr="00B44095">
        <w:rPr>
          <w:b/>
          <w:sz w:val="20"/>
          <w:szCs w:val="20"/>
        </w:rPr>
        <w:t>416(6882)</w:t>
      </w:r>
      <w:r w:rsidRPr="00B44095">
        <w:rPr>
          <w:sz w:val="20"/>
          <w:szCs w:val="20"/>
        </w:rPr>
        <w:t>, 719–723, doi:</w:t>
      </w:r>
      <w:hyperlink r:id="rId484" w:history="1">
        <w:r w:rsidRPr="00B44095">
          <w:rPr>
            <w:rStyle w:val="Hyperlink"/>
            <w:sz w:val="20"/>
            <w:szCs w:val="20"/>
            <w:lang w:val="en-US" w:eastAsia="fr-FR"/>
          </w:rPr>
          <w:t>10.1038/416719a</w:t>
        </w:r>
      </w:hyperlink>
      <w:r w:rsidRPr="00B44095">
        <w:rPr>
          <w:sz w:val="20"/>
          <w:szCs w:val="20"/>
        </w:rPr>
        <w:t>.</w:t>
      </w:r>
    </w:p>
    <w:p w14:paraId="7DC490E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Knutti, R., R. Furrer, C. Tebaldi, J. Cermak, and G.A. Meehl, 2010: Challenges in Combining Projections from Multiple Climate Models. </w:t>
      </w:r>
      <w:r w:rsidRPr="00B44095">
        <w:rPr>
          <w:i/>
          <w:sz w:val="20"/>
          <w:szCs w:val="20"/>
        </w:rPr>
        <w:t>Journal of Climate</w:t>
      </w:r>
      <w:r w:rsidRPr="00B44095">
        <w:rPr>
          <w:sz w:val="20"/>
          <w:szCs w:val="20"/>
        </w:rPr>
        <w:t xml:space="preserve">, </w:t>
      </w:r>
      <w:r w:rsidRPr="00B44095">
        <w:rPr>
          <w:b/>
          <w:sz w:val="20"/>
          <w:szCs w:val="20"/>
        </w:rPr>
        <w:t>23(10)</w:t>
      </w:r>
      <w:r w:rsidRPr="00B44095">
        <w:rPr>
          <w:sz w:val="20"/>
          <w:szCs w:val="20"/>
        </w:rPr>
        <w:t>, 2739–2758, doi:</w:t>
      </w:r>
      <w:hyperlink r:id="rId485" w:history="1">
        <w:r w:rsidRPr="00B44095">
          <w:rPr>
            <w:rStyle w:val="Hyperlink"/>
            <w:sz w:val="20"/>
            <w:szCs w:val="20"/>
            <w:lang w:val="en-US" w:eastAsia="fr-FR"/>
          </w:rPr>
          <w:t>10.1175/2009jcli3361.1</w:t>
        </w:r>
      </w:hyperlink>
      <w:r w:rsidRPr="00B44095">
        <w:rPr>
          <w:sz w:val="20"/>
          <w:szCs w:val="20"/>
        </w:rPr>
        <w:t>.</w:t>
      </w:r>
    </w:p>
    <w:p w14:paraId="78F8FE1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Knutti, R. et al., 2008: A Review of Uncertainties in Global Temperature Projections over the Twenty-First Century. </w:t>
      </w:r>
      <w:r w:rsidRPr="00B44095">
        <w:rPr>
          <w:i/>
          <w:sz w:val="20"/>
          <w:szCs w:val="20"/>
        </w:rPr>
        <w:t>Journal of Climate</w:t>
      </w:r>
      <w:r w:rsidRPr="00B44095">
        <w:rPr>
          <w:sz w:val="20"/>
          <w:szCs w:val="20"/>
        </w:rPr>
        <w:t xml:space="preserve">, </w:t>
      </w:r>
      <w:r w:rsidRPr="00B44095">
        <w:rPr>
          <w:b/>
          <w:sz w:val="20"/>
          <w:szCs w:val="20"/>
        </w:rPr>
        <w:t>21(11)</w:t>
      </w:r>
      <w:r w:rsidRPr="00B44095">
        <w:rPr>
          <w:sz w:val="20"/>
          <w:szCs w:val="20"/>
        </w:rPr>
        <w:t>, 2651–2663, doi:</w:t>
      </w:r>
      <w:hyperlink r:id="rId486" w:history="1">
        <w:r w:rsidRPr="00B44095">
          <w:rPr>
            <w:rStyle w:val="Hyperlink"/>
            <w:sz w:val="20"/>
            <w:szCs w:val="20"/>
            <w:lang w:val="en-US" w:eastAsia="fr-FR"/>
          </w:rPr>
          <w:t>10.1175/2007jcli2119.1</w:t>
        </w:r>
      </w:hyperlink>
      <w:r w:rsidRPr="00B44095">
        <w:rPr>
          <w:sz w:val="20"/>
          <w:szCs w:val="20"/>
        </w:rPr>
        <w:t>.</w:t>
      </w:r>
    </w:p>
    <w:p w14:paraId="0339578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Knutti, R. et al., 2017: A climate model projection weighting scheme accounting for performance and interdependence. </w:t>
      </w:r>
      <w:r w:rsidRPr="00B44095">
        <w:rPr>
          <w:i/>
          <w:sz w:val="20"/>
          <w:szCs w:val="20"/>
        </w:rPr>
        <w:t>Geophysical Research Letters</w:t>
      </w:r>
      <w:r w:rsidRPr="00B44095">
        <w:rPr>
          <w:sz w:val="20"/>
          <w:szCs w:val="20"/>
        </w:rPr>
        <w:t>, doi:</w:t>
      </w:r>
      <w:hyperlink r:id="rId487" w:history="1">
        <w:r w:rsidRPr="00B44095">
          <w:rPr>
            <w:rStyle w:val="Hyperlink"/>
            <w:sz w:val="20"/>
            <w:szCs w:val="20"/>
            <w:lang w:val="en-US" w:eastAsia="fr-FR"/>
          </w:rPr>
          <w:t>10.1002/2016gl072012</w:t>
        </w:r>
      </w:hyperlink>
      <w:r w:rsidRPr="00B44095">
        <w:rPr>
          <w:sz w:val="20"/>
          <w:szCs w:val="20"/>
        </w:rPr>
        <w:t>.</w:t>
      </w:r>
    </w:p>
    <w:p w14:paraId="49E0C54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Kobayashi, S. et al., 2015: The JRA-55 reanalysis: General specifications and basic characteristics. </w:t>
      </w:r>
      <w:r w:rsidRPr="00B44095">
        <w:rPr>
          <w:i/>
          <w:sz w:val="20"/>
          <w:szCs w:val="20"/>
        </w:rPr>
        <w:t>Journal of the Meteorological Society of Japan</w:t>
      </w:r>
      <w:r w:rsidRPr="00B44095">
        <w:rPr>
          <w:sz w:val="20"/>
          <w:szCs w:val="20"/>
        </w:rPr>
        <w:t xml:space="preserve">, </w:t>
      </w:r>
      <w:r w:rsidRPr="00B44095">
        <w:rPr>
          <w:b/>
          <w:sz w:val="20"/>
          <w:szCs w:val="20"/>
        </w:rPr>
        <w:t>93(1)</w:t>
      </w:r>
      <w:r w:rsidRPr="00B44095">
        <w:rPr>
          <w:sz w:val="20"/>
          <w:szCs w:val="20"/>
        </w:rPr>
        <w:t>, 5–48, doi:</w:t>
      </w:r>
      <w:hyperlink r:id="rId488" w:history="1">
        <w:r w:rsidRPr="00B44095">
          <w:rPr>
            <w:rStyle w:val="Hyperlink"/>
            <w:sz w:val="20"/>
            <w:szCs w:val="20"/>
            <w:lang w:val="en-US" w:eastAsia="fr-FR"/>
          </w:rPr>
          <w:t>10.2151/jmsj.2015-001</w:t>
        </w:r>
      </w:hyperlink>
      <w:r w:rsidRPr="00B44095">
        <w:rPr>
          <w:sz w:val="20"/>
          <w:szCs w:val="20"/>
        </w:rPr>
        <w:t>.</w:t>
      </w:r>
    </w:p>
    <w:p w14:paraId="4EFCA40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Koch, A., C. Brierley, M.M. Maslin, and S.L. Lewis, 2019: Earth system impacts of the European arrival and Great Dying in the Americas after 1492. </w:t>
      </w:r>
      <w:r w:rsidRPr="00B44095">
        <w:rPr>
          <w:i/>
          <w:sz w:val="20"/>
          <w:szCs w:val="20"/>
        </w:rPr>
        <w:t>Quaternary Science Reviews</w:t>
      </w:r>
      <w:r w:rsidRPr="00B44095">
        <w:rPr>
          <w:sz w:val="20"/>
          <w:szCs w:val="20"/>
        </w:rPr>
        <w:t xml:space="preserve">, </w:t>
      </w:r>
      <w:r w:rsidRPr="00B44095">
        <w:rPr>
          <w:b/>
          <w:sz w:val="20"/>
          <w:szCs w:val="20"/>
        </w:rPr>
        <w:t>207</w:t>
      </w:r>
      <w:r w:rsidRPr="00B44095">
        <w:rPr>
          <w:sz w:val="20"/>
          <w:szCs w:val="20"/>
        </w:rPr>
        <w:t>, 13–36, doi:</w:t>
      </w:r>
      <w:hyperlink r:id="rId489" w:history="1">
        <w:r w:rsidRPr="00B44095">
          <w:rPr>
            <w:rStyle w:val="Hyperlink"/>
            <w:sz w:val="20"/>
            <w:szCs w:val="20"/>
            <w:lang w:val="en-US" w:eastAsia="fr-FR"/>
          </w:rPr>
          <w:t>10.1016/j.quascirev.2018.12.004</w:t>
        </w:r>
      </w:hyperlink>
      <w:r w:rsidRPr="00B44095">
        <w:rPr>
          <w:sz w:val="20"/>
          <w:szCs w:val="20"/>
        </w:rPr>
        <w:t>.</w:t>
      </w:r>
    </w:p>
    <w:p w14:paraId="4D2CDD8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Kolstad, C. et al., 2014: Social, Economic and Ethical Concepts and Methods. In: </w:t>
      </w:r>
      <w:r w:rsidRPr="00B44095">
        <w:rPr>
          <w:i/>
          <w:sz w:val="20"/>
          <w:szCs w:val="20"/>
        </w:rPr>
        <w:t>Climate Change 2014: Mitigation of Climate Change. Contribution of Working Group III to the Fifth Assessment Report of the Intergovernmental Panel on Climate Change</w:t>
      </w:r>
      <w:r w:rsidRPr="00B44095">
        <w:rPr>
          <w:sz w:val="20"/>
          <w:szCs w:val="20"/>
        </w:rPr>
        <w:t xml:space="preserve"> [Edenhofer, O., R. Pichs-Madruga, Y. Sokona, E. Farahani, S. Kadner, K. Seyboth, A. Adler, I. Baum, S. Brunner, P. Eickemeier, B. Kriemann, J. Savolainen, S. Schlömer, C. von Stechow, T. Zwickel, and J.C. Minx (eds.)]. Cambridge University Press, Cambridge, United Kingdom and New York, NY, USA, pp. 207–282, doi:</w:t>
      </w:r>
      <w:hyperlink r:id="rId490" w:history="1">
        <w:r w:rsidRPr="00B44095">
          <w:rPr>
            <w:rStyle w:val="Hyperlink"/>
            <w:sz w:val="20"/>
            <w:szCs w:val="20"/>
            <w:lang w:val="en-US" w:eastAsia="fr-FR"/>
          </w:rPr>
          <w:t>10.1017/cbo9781107415416.009</w:t>
        </w:r>
      </w:hyperlink>
      <w:r w:rsidRPr="00B44095">
        <w:rPr>
          <w:sz w:val="20"/>
          <w:szCs w:val="20"/>
        </w:rPr>
        <w:t>.</w:t>
      </w:r>
    </w:p>
    <w:p w14:paraId="4D3C81F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Konecky, B.L. et al., 2020: The Iso2k database: a global compilation of paleo-δ18O and δ2H records to aid understanding of Common Era climate. </w:t>
      </w:r>
      <w:r w:rsidRPr="00B44095">
        <w:rPr>
          <w:i/>
          <w:sz w:val="20"/>
          <w:szCs w:val="20"/>
        </w:rPr>
        <w:t>Earth System Science Data</w:t>
      </w:r>
      <w:r w:rsidRPr="00B44095">
        <w:rPr>
          <w:sz w:val="20"/>
          <w:szCs w:val="20"/>
        </w:rPr>
        <w:t xml:space="preserve">, </w:t>
      </w:r>
      <w:r w:rsidRPr="00B44095">
        <w:rPr>
          <w:b/>
          <w:sz w:val="20"/>
          <w:szCs w:val="20"/>
        </w:rPr>
        <w:t>12(3)</w:t>
      </w:r>
      <w:r w:rsidRPr="00B44095">
        <w:rPr>
          <w:sz w:val="20"/>
          <w:szCs w:val="20"/>
        </w:rPr>
        <w:t>, 2261–2288, doi:</w:t>
      </w:r>
      <w:hyperlink r:id="rId491" w:history="1">
        <w:r w:rsidRPr="00B44095">
          <w:rPr>
            <w:rStyle w:val="Hyperlink"/>
            <w:sz w:val="20"/>
            <w:szCs w:val="20"/>
            <w:lang w:val="en-US" w:eastAsia="fr-FR"/>
          </w:rPr>
          <w:t>10.5194/essd-12-2261-2020</w:t>
        </w:r>
      </w:hyperlink>
      <w:r w:rsidRPr="00B44095">
        <w:rPr>
          <w:sz w:val="20"/>
          <w:szCs w:val="20"/>
        </w:rPr>
        <w:t>.</w:t>
      </w:r>
    </w:p>
    <w:p w14:paraId="255240A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Konsta, D., H. Chepfer, and J.-L. Dufresne, 2012: A process oriented characterization of tropical oceanic clouds for climate model evaluation, based on a statistical analysis of daytime A-train observations. </w:t>
      </w:r>
      <w:r w:rsidRPr="00B44095">
        <w:rPr>
          <w:i/>
          <w:sz w:val="20"/>
          <w:szCs w:val="20"/>
        </w:rPr>
        <w:t>Climate Dynamics</w:t>
      </w:r>
      <w:r w:rsidRPr="00B44095">
        <w:rPr>
          <w:sz w:val="20"/>
          <w:szCs w:val="20"/>
        </w:rPr>
        <w:t xml:space="preserve">, </w:t>
      </w:r>
      <w:r w:rsidRPr="00B44095">
        <w:rPr>
          <w:b/>
          <w:sz w:val="20"/>
          <w:szCs w:val="20"/>
        </w:rPr>
        <w:t>39(9–10)</w:t>
      </w:r>
      <w:r w:rsidRPr="00B44095">
        <w:rPr>
          <w:sz w:val="20"/>
          <w:szCs w:val="20"/>
        </w:rPr>
        <w:t>, 2091–2108, doi:</w:t>
      </w:r>
      <w:hyperlink r:id="rId492" w:history="1">
        <w:r w:rsidRPr="00B44095">
          <w:rPr>
            <w:rStyle w:val="Hyperlink"/>
            <w:sz w:val="20"/>
            <w:szCs w:val="20"/>
            <w:lang w:val="en-US" w:eastAsia="fr-FR"/>
          </w:rPr>
          <w:t>10.1007/s00382-012-1533-7</w:t>
        </w:r>
      </w:hyperlink>
      <w:r w:rsidRPr="00B44095">
        <w:rPr>
          <w:sz w:val="20"/>
          <w:szCs w:val="20"/>
        </w:rPr>
        <w:t>.</w:t>
      </w:r>
    </w:p>
    <w:p w14:paraId="5F87771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Konsta, D., J.-L. Dufresne, H. Chepfer, A. Idelkadi, and G. Cesana, 2016: Use of A-train satellite observations (CALIPSO-PARASOL) to evaluate tropical cloud properties in the LMDZ5 GCM. </w:t>
      </w:r>
      <w:r w:rsidRPr="00B44095">
        <w:rPr>
          <w:i/>
          <w:sz w:val="20"/>
          <w:szCs w:val="20"/>
        </w:rPr>
        <w:t>Climate Dynamics</w:t>
      </w:r>
      <w:r w:rsidRPr="00B44095">
        <w:rPr>
          <w:sz w:val="20"/>
          <w:szCs w:val="20"/>
        </w:rPr>
        <w:t xml:space="preserve">, </w:t>
      </w:r>
      <w:r w:rsidRPr="00B44095">
        <w:rPr>
          <w:b/>
          <w:sz w:val="20"/>
          <w:szCs w:val="20"/>
        </w:rPr>
        <w:t>47(3–4)</w:t>
      </w:r>
      <w:r w:rsidRPr="00B44095">
        <w:rPr>
          <w:sz w:val="20"/>
          <w:szCs w:val="20"/>
        </w:rPr>
        <w:t>, 1263–1284, doi:</w:t>
      </w:r>
      <w:hyperlink r:id="rId493" w:history="1">
        <w:r w:rsidRPr="00B44095">
          <w:rPr>
            <w:rStyle w:val="Hyperlink"/>
            <w:sz w:val="20"/>
            <w:szCs w:val="20"/>
            <w:lang w:val="en-US" w:eastAsia="fr-FR"/>
          </w:rPr>
          <w:t>10.1007/s00382-015-2900-y</w:t>
        </w:r>
      </w:hyperlink>
      <w:r w:rsidRPr="00B44095">
        <w:rPr>
          <w:sz w:val="20"/>
          <w:szCs w:val="20"/>
        </w:rPr>
        <w:t>.</w:t>
      </w:r>
    </w:p>
    <w:p w14:paraId="6AF1D76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Kopp, R.E. et al., 2014: Probabilistic 21st and 22nd century sea-level projections at a global network of tide-gauge sites. </w:t>
      </w:r>
      <w:r w:rsidRPr="00B44095">
        <w:rPr>
          <w:i/>
          <w:sz w:val="20"/>
          <w:szCs w:val="20"/>
        </w:rPr>
        <w:t>Earth’s Future</w:t>
      </w:r>
      <w:r w:rsidRPr="00B44095">
        <w:rPr>
          <w:sz w:val="20"/>
          <w:szCs w:val="20"/>
        </w:rPr>
        <w:t xml:space="preserve">, </w:t>
      </w:r>
      <w:r w:rsidRPr="00B44095">
        <w:rPr>
          <w:b/>
          <w:sz w:val="20"/>
          <w:szCs w:val="20"/>
        </w:rPr>
        <w:t>2(8)</w:t>
      </w:r>
      <w:r w:rsidRPr="00B44095">
        <w:rPr>
          <w:sz w:val="20"/>
          <w:szCs w:val="20"/>
        </w:rPr>
        <w:t>, 383–406, doi:</w:t>
      </w:r>
      <w:hyperlink r:id="rId494" w:history="1">
        <w:r w:rsidRPr="00B44095">
          <w:rPr>
            <w:rStyle w:val="Hyperlink"/>
            <w:sz w:val="20"/>
            <w:szCs w:val="20"/>
            <w:lang w:val="en-US" w:eastAsia="fr-FR"/>
          </w:rPr>
          <w:t>10.1002/2014ef000239</w:t>
        </w:r>
      </w:hyperlink>
      <w:r w:rsidRPr="00B44095">
        <w:rPr>
          <w:sz w:val="20"/>
          <w:szCs w:val="20"/>
        </w:rPr>
        <w:t>.</w:t>
      </w:r>
    </w:p>
    <w:p w14:paraId="5AE1368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Kopp, R.E. et al., 2016: Temperature-driven global sea-level variability in the Common Era. </w:t>
      </w:r>
      <w:r w:rsidRPr="00B44095">
        <w:rPr>
          <w:i/>
          <w:sz w:val="20"/>
          <w:szCs w:val="20"/>
        </w:rPr>
        <w:t>Proceedings of the National Academy of Sciences</w:t>
      </w:r>
      <w:r w:rsidRPr="00B44095">
        <w:rPr>
          <w:sz w:val="20"/>
          <w:szCs w:val="20"/>
        </w:rPr>
        <w:t xml:space="preserve">, </w:t>
      </w:r>
      <w:r w:rsidRPr="00B44095">
        <w:rPr>
          <w:b/>
          <w:sz w:val="20"/>
          <w:szCs w:val="20"/>
        </w:rPr>
        <w:t>113(11)</w:t>
      </w:r>
      <w:r w:rsidRPr="00B44095">
        <w:rPr>
          <w:sz w:val="20"/>
          <w:szCs w:val="20"/>
        </w:rPr>
        <w:t>, E1434–E1441, doi:</w:t>
      </w:r>
      <w:hyperlink r:id="rId495" w:history="1">
        <w:r w:rsidRPr="00B44095">
          <w:rPr>
            <w:rStyle w:val="Hyperlink"/>
            <w:sz w:val="20"/>
            <w:szCs w:val="20"/>
            <w:lang w:val="en-US" w:eastAsia="fr-FR"/>
          </w:rPr>
          <w:t>10.1073/pnas.1517056113</w:t>
        </w:r>
      </w:hyperlink>
      <w:r w:rsidRPr="00B44095">
        <w:rPr>
          <w:sz w:val="20"/>
          <w:szCs w:val="20"/>
        </w:rPr>
        <w:t>.</w:t>
      </w:r>
    </w:p>
    <w:p w14:paraId="0CF6989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lang w:val="de-DE"/>
        </w:rPr>
        <w:t xml:space="preserve">Köppen, W., 1936: Das geographische System der Klimate. In: </w:t>
      </w:r>
      <w:r w:rsidRPr="00B44095">
        <w:rPr>
          <w:i/>
          <w:sz w:val="20"/>
          <w:szCs w:val="20"/>
          <w:lang w:val="de-DE"/>
        </w:rPr>
        <w:t>Handbuch der Klimatologie (Band I)</w:t>
      </w:r>
      <w:r w:rsidRPr="00B44095">
        <w:rPr>
          <w:sz w:val="20"/>
          <w:szCs w:val="20"/>
          <w:lang w:val="de-DE"/>
        </w:rPr>
        <w:t xml:space="preserve">. </w:t>
      </w:r>
      <w:r w:rsidRPr="00B44095">
        <w:rPr>
          <w:sz w:val="20"/>
          <w:szCs w:val="20"/>
        </w:rPr>
        <w:t>Gebrueder Borntraeger, Berlin, Germany, pp. 43.</w:t>
      </w:r>
    </w:p>
    <w:p w14:paraId="6B498D4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Kravitz, B. et al., 2015: The Geoengineering Model Intercomparison Project Phase 6 (GeoMIP6): simulation design and preliminary results. </w:t>
      </w:r>
      <w:r w:rsidRPr="00B44095">
        <w:rPr>
          <w:i/>
          <w:sz w:val="20"/>
          <w:szCs w:val="20"/>
        </w:rPr>
        <w:t>Geoscientific Model Development</w:t>
      </w:r>
      <w:r w:rsidRPr="00B44095">
        <w:rPr>
          <w:sz w:val="20"/>
          <w:szCs w:val="20"/>
        </w:rPr>
        <w:t xml:space="preserve">, </w:t>
      </w:r>
      <w:r w:rsidRPr="00B44095">
        <w:rPr>
          <w:b/>
          <w:sz w:val="20"/>
          <w:szCs w:val="20"/>
        </w:rPr>
        <w:t>8(10)</w:t>
      </w:r>
      <w:r w:rsidRPr="00B44095">
        <w:rPr>
          <w:sz w:val="20"/>
          <w:szCs w:val="20"/>
        </w:rPr>
        <w:t>, 3379–3392, doi:</w:t>
      </w:r>
      <w:hyperlink r:id="rId496" w:history="1">
        <w:r w:rsidRPr="00B44095">
          <w:rPr>
            <w:rStyle w:val="Hyperlink"/>
            <w:sz w:val="20"/>
            <w:szCs w:val="20"/>
            <w:lang w:val="en-US" w:eastAsia="fr-FR"/>
          </w:rPr>
          <w:t>10.5194/gmd-8-3379-2015</w:t>
        </w:r>
      </w:hyperlink>
      <w:r w:rsidRPr="00B44095">
        <w:rPr>
          <w:sz w:val="20"/>
          <w:szCs w:val="20"/>
        </w:rPr>
        <w:t>.</w:t>
      </w:r>
    </w:p>
    <w:p w14:paraId="7FBD0F1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Kriegler, E. et al., 2012: The need for and use of socio-economic scenarios for climate change analysis: A new approach based on shared socio-economic pathways. </w:t>
      </w:r>
      <w:r w:rsidRPr="00B44095">
        <w:rPr>
          <w:i/>
          <w:sz w:val="20"/>
          <w:szCs w:val="20"/>
        </w:rPr>
        <w:t>Global Environmental Change</w:t>
      </w:r>
      <w:r w:rsidRPr="00B44095">
        <w:rPr>
          <w:sz w:val="20"/>
          <w:szCs w:val="20"/>
        </w:rPr>
        <w:t xml:space="preserve">, </w:t>
      </w:r>
      <w:r w:rsidRPr="00B44095">
        <w:rPr>
          <w:b/>
          <w:sz w:val="20"/>
          <w:szCs w:val="20"/>
        </w:rPr>
        <w:t>22(4)</w:t>
      </w:r>
      <w:r w:rsidRPr="00B44095">
        <w:rPr>
          <w:sz w:val="20"/>
          <w:szCs w:val="20"/>
        </w:rPr>
        <w:t>, 807–822, doi:</w:t>
      </w:r>
      <w:hyperlink r:id="rId497" w:history="1">
        <w:r w:rsidRPr="00B44095">
          <w:rPr>
            <w:rStyle w:val="Hyperlink"/>
            <w:sz w:val="20"/>
            <w:szCs w:val="20"/>
            <w:lang w:val="en-US" w:eastAsia="fr-FR"/>
          </w:rPr>
          <w:t>10.1016/j.gloenvcha.2012.05.005</w:t>
        </w:r>
      </w:hyperlink>
      <w:r w:rsidRPr="00B44095">
        <w:rPr>
          <w:sz w:val="20"/>
          <w:szCs w:val="20"/>
        </w:rPr>
        <w:t>.</w:t>
      </w:r>
    </w:p>
    <w:p w14:paraId="12F8D7C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Kroeger, K.D., S. Crooks, S. Moseman-Valtierra, and J. Tang, 2017: Restoring tides to reduce methane emissions in impounded wetlands: A new and potent Blue Carbon climate change intervention. </w:t>
      </w:r>
      <w:r w:rsidRPr="00B44095">
        <w:rPr>
          <w:i/>
          <w:sz w:val="20"/>
          <w:szCs w:val="20"/>
        </w:rPr>
        <w:t>Scientific Reports</w:t>
      </w:r>
      <w:r w:rsidRPr="00B44095">
        <w:rPr>
          <w:sz w:val="20"/>
          <w:szCs w:val="20"/>
        </w:rPr>
        <w:t xml:space="preserve">, </w:t>
      </w:r>
      <w:r w:rsidRPr="00B44095">
        <w:rPr>
          <w:b/>
          <w:sz w:val="20"/>
          <w:szCs w:val="20"/>
        </w:rPr>
        <w:t>7(1)</w:t>
      </w:r>
      <w:r w:rsidRPr="00B44095">
        <w:rPr>
          <w:sz w:val="20"/>
          <w:szCs w:val="20"/>
        </w:rPr>
        <w:t>, 11914, doi:</w:t>
      </w:r>
      <w:hyperlink r:id="rId498" w:history="1">
        <w:r w:rsidRPr="00B44095">
          <w:rPr>
            <w:rStyle w:val="Hyperlink"/>
            <w:sz w:val="20"/>
            <w:szCs w:val="20"/>
            <w:lang w:val="en-US" w:eastAsia="fr-FR"/>
          </w:rPr>
          <w:t>10.1038/s41598-017-12138-4</w:t>
        </w:r>
      </w:hyperlink>
      <w:r w:rsidRPr="00B44095">
        <w:rPr>
          <w:sz w:val="20"/>
          <w:szCs w:val="20"/>
        </w:rPr>
        <w:t>.</w:t>
      </w:r>
    </w:p>
    <w:p w14:paraId="6F7A887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Kuhn, T.S., 1977: </w:t>
      </w:r>
      <w:r w:rsidRPr="00B44095">
        <w:rPr>
          <w:i/>
          <w:sz w:val="20"/>
          <w:szCs w:val="20"/>
        </w:rPr>
        <w:t>The Essential Tension: Selected Studies in Scientific Tradition and Change</w:t>
      </w:r>
      <w:r w:rsidRPr="00B44095">
        <w:rPr>
          <w:sz w:val="20"/>
          <w:szCs w:val="20"/>
        </w:rPr>
        <w:t>. University of Chicago Press, Chicago, IL, USA, 390 pp.</w:t>
      </w:r>
    </w:p>
    <w:p w14:paraId="4AD3212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Lacis, A.A., G.A. Schmidt, D. Rind, and R.A. Ruedy, 2010: Atmospheric CO2: Principal Control Knob Governing Earth’s Temperature. </w:t>
      </w:r>
      <w:r w:rsidRPr="00B44095">
        <w:rPr>
          <w:i/>
          <w:sz w:val="20"/>
          <w:szCs w:val="20"/>
        </w:rPr>
        <w:t>Science</w:t>
      </w:r>
      <w:r w:rsidRPr="00B44095">
        <w:rPr>
          <w:sz w:val="20"/>
          <w:szCs w:val="20"/>
        </w:rPr>
        <w:t xml:space="preserve">, </w:t>
      </w:r>
      <w:r w:rsidRPr="00B44095">
        <w:rPr>
          <w:b/>
          <w:sz w:val="20"/>
          <w:szCs w:val="20"/>
        </w:rPr>
        <w:t>330(6002)</w:t>
      </w:r>
      <w:r w:rsidRPr="00B44095">
        <w:rPr>
          <w:sz w:val="20"/>
          <w:szCs w:val="20"/>
        </w:rPr>
        <w:t>, 356–359, doi:</w:t>
      </w:r>
      <w:hyperlink r:id="rId499" w:history="1">
        <w:r w:rsidRPr="00B44095">
          <w:rPr>
            <w:rStyle w:val="Hyperlink"/>
            <w:sz w:val="20"/>
            <w:szCs w:val="20"/>
            <w:lang w:val="en-US" w:eastAsia="fr-FR"/>
          </w:rPr>
          <w:t>10.1126/science.1190653</w:t>
        </w:r>
      </w:hyperlink>
      <w:r w:rsidRPr="00B44095">
        <w:rPr>
          <w:sz w:val="20"/>
          <w:szCs w:val="20"/>
        </w:rPr>
        <w:t>.</w:t>
      </w:r>
    </w:p>
    <w:p w14:paraId="20AB342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Lacis, A.A., J.E. Hansen, G.L. Russell, V. Oinas, and J. Jonas, 2013: The role of long-lived greenhouse gases as principal LW control knob that governs the global surface temperature for past and future climate change. </w:t>
      </w:r>
      <w:r w:rsidRPr="00B44095">
        <w:rPr>
          <w:i/>
          <w:sz w:val="20"/>
          <w:szCs w:val="20"/>
        </w:rPr>
        <w:t>Tellus B: Chemical and Physical Meteorology</w:t>
      </w:r>
      <w:r w:rsidRPr="00B44095">
        <w:rPr>
          <w:sz w:val="20"/>
          <w:szCs w:val="20"/>
        </w:rPr>
        <w:t xml:space="preserve">, </w:t>
      </w:r>
      <w:r w:rsidRPr="00B44095">
        <w:rPr>
          <w:b/>
          <w:sz w:val="20"/>
          <w:szCs w:val="20"/>
        </w:rPr>
        <w:t>65(1)</w:t>
      </w:r>
      <w:r w:rsidRPr="00B44095">
        <w:rPr>
          <w:sz w:val="20"/>
          <w:szCs w:val="20"/>
        </w:rPr>
        <w:t>, 19734, doi:</w:t>
      </w:r>
      <w:hyperlink r:id="rId500" w:history="1">
        <w:r w:rsidRPr="00B44095">
          <w:rPr>
            <w:rStyle w:val="Hyperlink"/>
            <w:sz w:val="20"/>
            <w:szCs w:val="20"/>
            <w:lang w:val="en-US" w:eastAsia="fr-FR"/>
          </w:rPr>
          <w:t>10.3402/tellusb.v65i0.19734</w:t>
        </w:r>
      </w:hyperlink>
      <w:r w:rsidRPr="00B44095">
        <w:rPr>
          <w:sz w:val="20"/>
          <w:szCs w:val="20"/>
        </w:rPr>
        <w:t>.</w:t>
      </w:r>
    </w:p>
    <w:p w14:paraId="62FB857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lastRenderedPageBreak/>
        <w:t xml:space="preserve">Laidler, G.J., 2006: Inuit and Scientific Perspectives on the Relationship Between Sea Ice and Climate Change: The Ideal Complement? </w:t>
      </w:r>
      <w:r w:rsidRPr="00B44095">
        <w:rPr>
          <w:i/>
          <w:sz w:val="20"/>
          <w:szCs w:val="20"/>
        </w:rPr>
        <w:t>Climatic Change</w:t>
      </w:r>
      <w:r w:rsidRPr="00B44095">
        <w:rPr>
          <w:sz w:val="20"/>
          <w:szCs w:val="20"/>
        </w:rPr>
        <w:t xml:space="preserve">, </w:t>
      </w:r>
      <w:r w:rsidRPr="00B44095">
        <w:rPr>
          <w:b/>
          <w:sz w:val="20"/>
          <w:szCs w:val="20"/>
        </w:rPr>
        <w:t>78(2–4)</w:t>
      </w:r>
      <w:r w:rsidRPr="00B44095">
        <w:rPr>
          <w:sz w:val="20"/>
          <w:szCs w:val="20"/>
        </w:rPr>
        <w:t>, 407–444, doi:</w:t>
      </w:r>
      <w:hyperlink r:id="rId501" w:history="1">
        <w:r w:rsidRPr="00B44095">
          <w:rPr>
            <w:rStyle w:val="Hyperlink"/>
            <w:sz w:val="20"/>
            <w:szCs w:val="20"/>
            <w:lang w:val="en-US" w:eastAsia="fr-FR"/>
          </w:rPr>
          <w:t>10.1007/s10584-006-9064-z</w:t>
        </w:r>
      </w:hyperlink>
      <w:r w:rsidRPr="00B44095">
        <w:rPr>
          <w:sz w:val="20"/>
          <w:szCs w:val="20"/>
        </w:rPr>
        <w:t>.</w:t>
      </w:r>
    </w:p>
    <w:p w14:paraId="663D12C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Laloyaux, P. et al., 2018: CERA-20C: A Coupled Reanalysis of the Twentieth Century. </w:t>
      </w:r>
      <w:r w:rsidRPr="00B44095">
        <w:rPr>
          <w:i/>
          <w:sz w:val="20"/>
          <w:szCs w:val="20"/>
        </w:rPr>
        <w:t>Journal of Advances in Modeling Earth Systems</w:t>
      </w:r>
      <w:r w:rsidRPr="00B44095">
        <w:rPr>
          <w:sz w:val="20"/>
          <w:szCs w:val="20"/>
        </w:rPr>
        <w:t xml:space="preserve">, </w:t>
      </w:r>
      <w:r w:rsidRPr="00B44095">
        <w:rPr>
          <w:b/>
          <w:sz w:val="20"/>
          <w:szCs w:val="20"/>
        </w:rPr>
        <w:t>10(5)</w:t>
      </w:r>
      <w:r w:rsidRPr="00B44095">
        <w:rPr>
          <w:sz w:val="20"/>
          <w:szCs w:val="20"/>
        </w:rPr>
        <w:t>, 1172–1195, doi:</w:t>
      </w:r>
      <w:hyperlink r:id="rId502" w:history="1">
        <w:r w:rsidRPr="00B44095">
          <w:rPr>
            <w:rStyle w:val="Hyperlink"/>
            <w:sz w:val="20"/>
            <w:szCs w:val="20"/>
            <w:lang w:val="en-US" w:eastAsia="fr-FR"/>
          </w:rPr>
          <w:t>10.1029/2018ms001273</w:t>
        </w:r>
      </w:hyperlink>
      <w:r w:rsidRPr="00B44095">
        <w:rPr>
          <w:sz w:val="20"/>
          <w:szCs w:val="20"/>
        </w:rPr>
        <w:t>.</w:t>
      </w:r>
    </w:p>
    <w:p w14:paraId="50056A1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Lamarque, J.-F. et al., 2011: Global and regional evolution of short-lived radiatively-active gases and aerosols in the Representative Concentration Pathways. </w:t>
      </w:r>
      <w:r w:rsidRPr="00B44095">
        <w:rPr>
          <w:i/>
          <w:sz w:val="20"/>
          <w:szCs w:val="20"/>
        </w:rPr>
        <w:t>Climatic Change</w:t>
      </w:r>
      <w:r w:rsidRPr="00B44095">
        <w:rPr>
          <w:sz w:val="20"/>
          <w:szCs w:val="20"/>
        </w:rPr>
        <w:t xml:space="preserve">, </w:t>
      </w:r>
      <w:r w:rsidRPr="00B44095">
        <w:rPr>
          <w:b/>
          <w:sz w:val="20"/>
          <w:szCs w:val="20"/>
        </w:rPr>
        <w:t>109(1–2)</w:t>
      </w:r>
      <w:r w:rsidRPr="00B44095">
        <w:rPr>
          <w:sz w:val="20"/>
          <w:szCs w:val="20"/>
        </w:rPr>
        <w:t>, 191–212, doi:</w:t>
      </w:r>
      <w:hyperlink r:id="rId503" w:history="1">
        <w:r w:rsidRPr="00B44095">
          <w:rPr>
            <w:rStyle w:val="Hyperlink"/>
            <w:sz w:val="20"/>
            <w:szCs w:val="20"/>
            <w:lang w:val="en-US" w:eastAsia="fr-FR"/>
          </w:rPr>
          <w:t>10.1007/s10584-011-0155-0</w:t>
        </w:r>
      </w:hyperlink>
      <w:r w:rsidRPr="00B44095">
        <w:rPr>
          <w:sz w:val="20"/>
          <w:szCs w:val="20"/>
        </w:rPr>
        <w:t>.</w:t>
      </w:r>
    </w:p>
    <w:p w14:paraId="7AC4482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Lamb, H.H., 1965: The early medieval warm epoch and its sequel. </w:t>
      </w:r>
      <w:r w:rsidRPr="00B44095">
        <w:rPr>
          <w:i/>
          <w:sz w:val="20"/>
          <w:szCs w:val="20"/>
        </w:rPr>
        <w:t>Palaeogeography, Palaeoclimatology, Palaeoecology</w:t>
      </w:r>
      <w:r w:rsidRPr="00B44095">
        <w:rPr>
          <w:sz w:val="20"/>
          <w:szCs w:val="20"/>
        </w:rPr>
        <w:t xml:space="preserve">, </w:t>
      </w:r>
      <w:r w:rsidRPr="00B44095">
        <w:rPr>
          <w:b/>
          <w:sz w:val="20"/>
          <w:szCs w:val="20"/>
        </w:rPr>
        <w:t>1</w:t>
      </w:r>
      <w:r w:rsidRPr="00B44095">
        <w:rPr>
          <w:sz w:val="20"/>
          <w:szCs w:val="20"/>
        </w:rPr>
        <w:t>, 13–37, doi:</w:t>
      </w:r>
      <w:hyperlink r:id="rId504" w:history="1">
        <w:r w:rsidRPr="00B44095">
          <w:rPr>
            <w:rStyle w:val="Hyperlink"/>
            <w:sz w:val="20"/>
            <w:szCs w:val="20"/>
            <w:lang w:val="en-US" w:eastAsia="fr-FR"/>
          </w:rPr>
          <w:t>10.1016/0031-0182(65)90004-0</w:t>
        </w:r>
      </w:hyperlink>
      <w:r w:rsidRPr="00B44095">
        <w:rPr>
          <w:sz w:val="20"/>
          <w:szCs w:val="20"/>
        </w:rPr>
        <w:t>.</w:t>
      </w:r>
    </w:p>
    <w:p w14:paraId="5711D34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Lamb, H.H., 1995: </w:t>
      </w:r>
      <w:r w:rsidRPr="00B44095">
        <w:rPr>
          <w:i/>
          <w:sz w:val="20"/>
          <w:szCs w:val="20"/>
        </w:rPr>
        <w:t>Climate, History, and the Modern World</w:t>
      </w:r>
      <w:r w:rsidRPr="00B44095">
        <w:rPr>
          <w:sz w:val="20"/>
          <w:szCs w:val="20"/>
        </w:rPr>
        <w:t>. Routledge, London, UK, 464 pp.</w:t>
      </w:r>
    </w:p>
    <w:p w14:paraId="61E3C24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Lamboll, R.D., Z.R.J. Nicholls, J.S. Kikstra, M. Meinshausen, and J. Rogelj, 2020: Silicone v1.0.0: an open-source Python package for inferringmissing emissions data for climate change research. </w:t>
      </w:r>
      <w:r w:rsidRPr="00B44095">
        <w:rPr>
          <w:i/>
          <w:sz w:val="20"/>
          <w:szCs w:val="20"/>
        </w:rPr>
        <w:t>Geosci. Model Dev.</w:t>
      </w:r>
      <w:r w:rsidRPr="00B44095">
        <w:rPr>
          <w:sz w:val="20"/>
          <w:szCs w:val="20"/>
        </w:rPr>
        <w:t xml:space="preserve">, </w:t>
      </w:r>
      <w:r w:rsidRPr="00B44095">
        <w:rPr>
          <w:b/>
          <w:sz w:val="20"/>
          <w:szCs w:val="20"/>
        </w:rPr>
        <w:t>13</w:t>
      </w:r>
      <w:r w:rsidRPr="00B44095">
        <w:rPr>
          <w:sz w:val="20"/>
          <w:szCs w:val="20"/>
        </w:rPr>
        <w:t>, 5259–5275.</w:t>
      </w:r>
    </w:p>
    <w:p w14:paraId="79A11C6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Landsberg, H.E., 1961: Solar radiation at the earth’s surface. </w:t>
      </w:r>
      <w:r w:rsidRPr="00B44095">
        <w:rPr>
          <w:i/>
          <w:sz w:val="20"/>
          <w:szCs w:val="20"/>
        </w:rPr>
        <w:t>Solar Energy</w:t>
      </w:r>
      <w:r w:rsidRPr="00B44095">
        <w:rPr>
          <w:sz w:val="20"/>
          <w:szCs w:val="20"/>
        </w:rPr>
        <w:t xml:space="preserve">, </w:t>
      </w:r>
      <w:r w:rsidRPr="00B44095">
        <w:rPr>
          <w:b/>
          <w:sz w:val="20"/>
          <w:szCs w:val="20"/>
        </w:rPr>
        <w:t>5(3)</w:t>
      </w:r>
      <w:r w:rsidRPr="00B44095">
        <w:rPr>
          <w:sz w:val="20"/>
          <w:szCs w:val="20"/>
        </w:rPr>
        <w:t>, 95–98, doi:</w:t>
      </w:r>
      <w:hyperlink r:id="rId505" w:history="1">
        <w:r w:rsidRPr="00B44095">
          <w:rPr>
            <w:rStyle w:val="Hyperlink"/>
            <w:sz w:val="20"/>
            <w:szCs w:val="20"/>
            <w:lang w:val="en-US" w:eastAsia="fr-FR"/>
          </w:rPr>
          <w:t>10.1016/0038-092x(61)90051-2</w:t>
        </w:r>
      </w:hyperlink>
      <w:r w:rsidRPr="00B44095">
        <w:rPr>
          <w:sz w:val="20"/>
          <w:szCs w:val="20"/>
        </w:rPr>
        <w:t>.</w:t>
      </w:r>
    </w:p>
    <w:p w14:paraId="34CC340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Lange, S., 2019: WFDE5 over land merged with ERA5 over the ocean (W5E5). V. 1.0.. </w:t>
      </w:r>
      <w:r w:rsidRPr="00B44095">
        <w:rPr>
          <w:i/>
          <w:sz w:val="20"/>
          <w:szCs w:val="20"/>
        </w:rPr>
        <w:t>GFZ Data Services</w:t>
      </w:r>
      <w:r w:rsidRPr="00B44095">
        <w:rPr>
          <w:sz w:val="20"/>
          <w:szCs w:val="20"/>
        </w:rPr>
        <w:t>, doi:</w:t>
      </w:r>
      <w:hyperlink r:id="rId506" w:history="1">
        <w:r w:rsidRPr="00B44095">
          <w:rPr>
            <w:rStyle w:val="Hyperlink"/>
            <w:sz w:val="20"/>
            <w:szCs w:val="20"/>
            <w:lang w:val="en-US" w:eastAsia="fr-FR"/>
          </w:rPr>
          <w:t>10.5880/pik.2019.023</w:t>
        </w:r>
      </w:hyperlink>
      <w:r w:rsidRPr="00B44095">
        <w:rPr>
          <w:sz w:val="20"/>
          <w:szCs w:val="20"/>
        </w:rPr>
        <w:t>.</w:t>
      </w:r>
    </w:p>
    <w:p w14:paraId="18F4AD7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Langway Jr, C.C., 2008: </w:t>
      </w:r>
      <w:r w:rsidRPr="00B44095">
        <w:rPr>
          <w:i/>
          <w:sz w:val="20"/>
          <w:szCs w:val="20"/>
        </w:rPr>
        <w:t>The history of early polar ice cores</w:t>
      </w:r>
      <w:r w:rsidRPr="00B44095">
        <w:rPr>
          <w:sz w:val="20"/>
          <w:szCs w:val="20"/>
        </w:rPr>
        <w:t>. ERDC/CRREL TR-08-1, U.S. Army Engineer Research and Development Center (ERDC), Cold Regions Research and Engineering Laboratory (CRREL), Hanover, NH, USA, 47 pp.</w:t>
      </w:r>
    </w:p>
    <w:p w14:paraId="7DAF553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Laskar, J.; Joutel, F.; Boudin, F., 1993: Orbital, precessional, and insolation quantities for the earth from -20 Myr to +10 Myr. </w:t>
      </w:r>
      <w:r w:rsidRPr="00B44095">
        <w:rPr>
          <w:i/>
          <w:sz w:val="20"/>
          <w:szCs w:val="20"/>
        </w:rPr>
        <w:t>Astronomy and Astrophysics</w:t>
      </w:r>
      <w:r w:rsidRPr="00B44095">
        <w:rPr>
          <w:sz w:val="20"/>
          <w:szCs w:val="20"/>
        </w:rPr>
        <w:t xml:space="preserve">, </w:t>
      </w:r>
      <w:r w:rsidRPr="00B44095">
        <w:rPr>
          <w:b/>
          <w:sz w:val="20"/>
          <w:szCs w:val="20"/>
        </w:rPr>
        <w:t>270</w:t>
      </w:r>
      <w:r w:rsidRPr="00B44095">
        <w:rPr>
          <w:sz w:val="20"/>
          <w:szCs w:val="20"/>
        </w:rPr>
        <w:t>, 522–533.</w:t>
      </w:r>
    </w:p>
    <w:p w14:paraId="4A64240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Lauer, A. et al., 2020: Earth System Model Evaluation Tool (ESMValTool) v2.0 -- diagnostics for emergent constraints and future projections from Earth system models in CMIP. </w:t>
      </w:r>
      <w:r w:rsidRPr="00B44095">
        <w:rPr>
          <w:i/>
          <w:sz w:val="20"/>
          <w:szCs w:val="20"/>
        </w:rPr>
        <w:t>Geoscientific Model Development</w:t>
      </w:r>
      <w:r w:rsidRPr="00B44095">
        <w:rPr>
          <w:sz w:val="20"/>
          <w:szCs w:val="20"/>
        </w:rPr>
        <w:t xml:space="preserve">, </w:t>
      </w:r>
      <w:r w:rsidRPr="00B44095">
        <w:rPr>
          <w:b/>
          <w:sz w:val="20"/>
          <w:szCs w:val="20"/>
        </w:rPr>
        <w:t>13(9)</w:t>
      </w:r>
      <w:r w:rsidRPr="00B44095">
        <w:rPr>
          <w:sz w:val="20"/>
          <w:szCs w:val="20"/>
        </w:rPr>
        <w:t>, 4205–4228, doi:</w:t>
      </w:r>
      <w:hyperlink r:id="rId507" w:history="1">
        <w:r w:rsidRPr="00B44095">
          <w:rPr>
            <w:rStyle w:val="Hyperlink"/>
            <w:sz w:val="20"/>
            <w:szCs w:val="20"/>
            <w:lang w:val="en-US" w:eastAsia="fr-FR"/>
          </w:rPr>
          <w:t>10.5194/gmd-13-4205-2020</w:t>
        </w:r>
      </w:hyperlink>
      <w:r w:rsidRPr="00B44095">
        <w:rPr>
          <w:sz w:val="20"/>
          <w:szCs w:val="20"/>
        </w:rPr>
        <w:t>.</w:t>
      </w:r>
    </w:p>
    <w:p w14:paraId="7EC6D15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Lawrence, D.M. et al., 2016: The Land Use Model Intercomparison Project (LUMIP) contribution to CMIP6: rationale and experimental design. </w:t>
      </w:r>
      <w:r w:rsidRPr="00B44095">
        <w:rPr>
          <w:i/>
          <w:sz w:val="20"/>
          <w:szCs w:val="20"/>
        </w:rPr>
        <w:t>Geoscientific Model Development</w:t>
      </w:r>
      <w:r w:rsidRPr="00B44095">
        <w:rPr>
          <w:sz w:val="20"/>
          <w:szCs w:val="20"/>
        </w:rPr>
        <w:t xml:space="preserve">, </w:t>
      </w:r>
      <w:r w:rsidRPr="00B44095">
        <w:rPr>
          <w:b/>
          <w:sz w:val="20"/>
          <w:szCs w:val="20"/>
        </w:rPr>
        <w:t>9(9)</w:t>
      </w:r>
      <w:r w:rsidRPr="00B44095">
        <w:rPr>
          <w:sz w:val="20"/>
          <w:szCs w:val="20"/>
        </w:rPr>
        <w:t>, 2973–2998, doi:</w:t>
      </w:r>
      <w:hyperlink r:id="rId508" w:history="1">
        <w:r w:rsidRPr="00B44095">
          <w:rPr>
            <w:rStyle w:val="Hyperlink"/>
            <w:sz w:val="20"/>
            <w:szCs w:val="20"/>
            <w:lang w:val="en-US" w:eastAsia="fr-FR"/>
          </w:rPr>
          <w:t>10.5194/gmd-9-2973-2016</w:t>
        </w:r>
      </w:hyperlink>
      <w:r w:rsidRPr="00B44095">
        <w:rPr>
          <w:sz w:val="20"/>
          <w:szCs w:val="20"/>
        </w:rPr>
        <w:t>.</w:t>
      </w:r>
    </w:p>
    <w:p w14:paraId="2C591A2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Laxon, S., N. Peacock, and D. Smith, 2003: High interannual variability of sea ice thickness in the Arctic region. </w:t>
      </w:r>
      <w:r w:rsidRPr="00B44095">
        <w:rPr>
          <w:i/>
          <w:sz w:val="20"/>
          <w:szCs w:val="20"/>
        </w:rPr>
        <w:t>Nature</w:t>
      </w:r>
      <w:r w:rsidRPr="00B44095">
        <w:rPr>
          <w:sz w:val="20"/>
          <w:szCs w:val="20"/>
        </w:rPr>
        <w:t xml:space="preserve">, </w:t>
      </w:r>
      <w:r w:rsidRPr="00B44095">
        <w:rPr>
          <w:b/>
          <w:sz w:val="20"/>
          <w:szCs w:val="20"/>
        </w:rPr>
        <w:t>425(6961)</w:t>
      </w:r>
      <w:r w:rsidRPr="00B44095">
        <w:rPr>
          <w:sz w:val="20"/>
          <w:szCs w:val="20"/>
        </w:rPr>
        <w:t>, 947–950, doi:</w:t>
      </w:r>
      <w:hyperlink r:id="rId509" w:history="1">
        <w:r w:rsidRPr="00B44095">
          <w:rPr>
            <w:rStyle w:val="Hyperlink"/>
            <w:sz w:val="20"/>
            <w:szCs w:val="20"/>
            <w:lang w:val="en-US" w:eastAsia="fr-FR"/>
          </w:rPr>
          <w:t>10.1038/nature02050</w:t>
        </w:r>
      </w:hyperlink>
      <w:r w:rsidRPr="00B44095">
        <w:rPr>
          <w:sz w:val="20"/>
          <w:szCs w:val="20"/>
        </w:rPr>
        <w:t>.</w:t>
      </w:r>
    </w:p>
    <w:p w14:paraId="714CD1E2" w14:textId="77777777" w:rsidR="0034470E" w:rsidRPr="00B44095" w:rsidRDefault="0034470E" w:rsidP="00B44095">
      <w:pPr>
        <w:pStyle w:val="Normal1"/>
        <w:pBdr>
          <w:top w:val="nil"/>
          <w:left w:val="nil"/>
          <w:bottom w:val="nil"/>
          <w:right w:val="nil"/>
          <w:between w:val="nil"/>
        </w:pBdr>
        <w:ind w:left="720" w:hanging="720"/>
        <w:rPr>
          <w:sz w:val="20"/>
          <w:szCs w:val="20"/>
          <w:lang w:val="fr-FR"/>
        </w:rPr>
      </w:pPr>
      <w:r w:rsidRPr="00B44095">
        <w:rPr>
          <w:sz w:val="20"/>
          <w:szCs w:val="20"/>
        </w:rPr>
        <w:t xml:space="preserve">Le clec’h, S. et al., 2019: A rapidly converging initialisation method to simulate the present-day Greenland ice sheet using the GRISLI ice sheet model (version 1.3). </w:t>
      </w:r>
      <w:r w:rsidRPr="00B44095">
        <w:rPr>
          <w:i/>
          <w:sz w:val="20"/>
          <w:szCs w:val="20"/>
          <w:lang w:val="fr-FR"/>
        </w:rPr>
        <w:t>Geoscientific Model Development</w:t>
      </w:r>
      <w:r w:rsidRPr="00B44095">
        <w:rPr>
          <w:sz w:val="20"/>
          <w:szCs w:val="20"/>
          <w:lang w:val="fr-FR"/>
        </w:rPr>
        <w:t xml:space="preserve">, </w:t>
      </w:r>
      <w:r w:rsidRPr="00B44095">
        <w:rPr>
          <w:b/>
          <w:sz w:val="20"/>
          <w:szCs w:val="20"/>
          <w:lang w:val="fr-FR"/>
        </w:rPr>
        <w:t>12(6)</w:t>
      </w:r>
      <w:r w:rsidRPr="00B44095">
        <w:rPr>
          <w:sz w:val="20"/>
          <w:szCs w:val="20"/>
          <w:lang w:val="fr-FR"/>
        </w:rPr>
        <w:t>, 2481–2499, doi:</w:t>
      </w:r>
      <w:hyperlink r:id="rId510" w:history="1">
        <w:r w:rsidRPr="00B44095">
          <w:rPr>
            <w:rStyle w:val="Hyperlink"/>
            <w:sz w:val="20"/>
            <w:szCs w:val="20"/>
            <w:lang w:val="fr-FR" w:eastAsia="fr-FR"/>
          </w:rPr>
          <w:t>10.5194/gmd-12-2481-2019</w:t>
        </w:r>
      </w:hyperlink>
      <w:r w:rsidRPr="00B44095">
        <w:rPr>
          <w:sz w:val="20"/>
          <w:szCs w:val="20"/>
          <w:lang w:val="fr-FR"/>
        </w:rPr>
        <w:t>.</w:t>
      </w:r>
    </w:p>
    <w:p w14:paraId="2B1CC02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lang w:val="fr-FR"/>
        </w:rPr>
        <w:t xml:space="preserve">Le Quéré, C. et al., 2018: Global Carbon Budget 2018. </w:t>
      </w:r>
      <w:r w:rsidRPr="00B44095">
        <w:rPr>
          <w:i/>
          <w:sz w:val="20"/>
          <w:szCs w:val="20"/>
        </w:rPr>
        <w:t>Earth System Science Data</w:t>
      </w:r>
      <w:r w:rsidRPr="00B44095">
        <w:rPr>
          <w:sz w:val="20"/>
          <w:szCs w:val="20"/>
        </w:rPr>
        <w:t xml:space="preserve">, </w:t>
      </w:r>
      <w:r w:rsidRPr="00B44095">
        <w:rPr>
          <w:b/>
          <w:sz w:val="20"/>
          <w:szCs w:val="20"/>
        </w:rPr>
        <w:t>10(4)</w:t>
      </w:r>
      <w:r w:rsidRPr="00B44095">
        <w:rPr>
          <w:sz w:val="20"/>
          <w:szCs w:val="20"/>
        </w:rPr>
        <w:t>, 2141–2194, doi:</w:t>
      </w:r>
      <w:hyperlink r:id="rId511" w:history="1">
        <w:r w:rsidRPr="00B44095">
          <w:rPr>
            <w:rStyle w:val="Hyperlink"/>
            <w:sz w:val="20"/>
            <w:szCs w:val="20"/>
            <w:lang w:val="en-US" w:eastAsia="fr-FR"/>
          </w:rPr>
          <w:t>10.5194/essd-10-2141-2018</w:t>
        </w:r>
      </w:hyperlink>
      <w:r w:rsidRPr="00B44095">
        <w:rPr>
          <w:sz w:val="20"/>
          <w:szCs w:val="20"/>
        </w:rPr>
        <w:t>.</w:t>
      </w:r>
    </w:p>
    <w:p w14:paraId="0903F46E" w14:textId="77777777" w:rsidR="0034470E" w:rsidRPr="00B44095" w:rsidRDefault="0034470E" w:rsidP="00B44095">
      <w:pPr>
        <w:pStyle w:val="Normal1"/>
        <w:pBdr>
          <w:top w:val="nil"/>
          <w:left w:val="nil"/>
          <w:bottom w:val="nil"/>
          <w:right w:val="nil"/>
          <w:between w:val="nil"/>
        </w:pBdr>
        <w:ind w:left="720" w:hanging="720"/>
        <w:rPr>
          <w:sz w:val="20"/>
          <w:szCs w:val="20"/>
          <w:lang w:val="fr-FR"/>
        </w:rPr>
      </w:pPr>
      <w:r w:rsidRPr="00B44095">
        <w:rPr>
          <w:sz w:val="20"/>
          <w:szCs w:val="20"/>
        </w:rPr>
        <w:t xml:space="preserve">Le Quéré, C. et al., 2020: Temporary reduction in daily global CO2 emissions during the COVID-19 forced confinement. </w:t>
      </w:r>
      <w:r w:rsidRPr="00B44095">
        <w:rPr>
          <w:i/>
          <w:sz w:val="20"/>
          <w:szCs w:val="20"/>
          <w:lang w:val="fr-FR"/>
        </w:rPr>
        <w:t>Nature Climate Change</w:t>
      </w:r>
      <w:r w:rsidRPr="00B44095">
        <w:rPr>
          <w:sz w:val="20"/>
          <w:szCs w:val="20"/>
          <w:lang w:val="fr-FR"/>
        </w:rPr>
        <w:t xml:space="preserve">, </w:t>
      </w:r>
      <w:r w:rsidRPr="00B44095">
        <w:rPr>
          <w:b/>
          <w:sz w:val="20"/>
          <w:szCs w:val="20"/>
          <w:lang w:val="fr-FR"/>
        </w:rPr>
        <w:t>10(7)</w:t>
      </w:r>
      <w:r w:rsidRPr="00B44095">
        <w:rPr>
          <w:sz w:val="20"/>
          <w:szCs w:val="20"/>
          <w:lang w:val="fr-FR"/>
        </w:rPr>
        <w:t>, 647–653, doi:</w:t>
      </w:r>
      <w:hyperlink r:id="rId512" w:history="1">
        <w:r w:rsidRPr="00B44095">
          <w:rPr>
            <w:rStyle w:val="Hyperlink"/>
            <w:sz w:val="20"/>
            <w:szCs w:val="20"/>
            <w:lang w:val="fr-FR" w:eastAsia="fr-FR"/>
          </w:rPr>
          <w:t>10.1038/s41558-020-0797-x</w:t>
        </w:r>
      </w:hyperlink>
      <w:r w:rsidRPr="00B44095">
        <w:rPr>
          <w:sz w:val="20"/>
          <w:szCs w:val="20"/>
          <w:lang w:val="fr-FR"/>
        </w:rPr>
        <w:t>.</w:t>
      </w:r>
    </w:p>
    <w:p w14:paraId="77C4E12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lang w:val="fr-FR"/>
        </w:rPr>
        <w:t xml:space="preserve">Le Roy Ladurie, E., 1967: </w:t>
      </w:r>
      <w:r w:rsidRPr="00B44095">
        <w:rPr>
          <w:i/>
          <w:sz w:val="20"/>
          <w:szCs w:val="20"/>
          <w:lang w:val="fr-FR"/>
        </w:rPr>
        <w:t>Histoire du climat depuis l’an mil</w:t>
      </w:r>
      <w:r w:rsidRPr="00B44095">
        <w:rPr>
          <w:sz w:val="20"/>
          <w:szCs w:val="20"/>
          <w:lang w:val="fr-FR"/>
        </w:rPr>
        <w:t xml:space="preserve">. </w:t>
      </w:r>
      <w:r w:rsidRPr="00B44095">
        <w:rPr>
          <w:sz w:val="20"/>
          <w:szCs w:val="20"/>
        </w:rPr>
        <w:t>Flammarion, Paris, France, 376 pp.</w:t>
      </w:r>
    </w:p>
    <w:p w14:paraId="56FE49B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Le Treut, H. et al., 2007: Historical Overview of Climate Change. In: </w:t>
      </w:r>
      <w:r w:rsidRPr="00B44095">
        <w:rPr>
          <w:i/>
          <w:sz w:val="20"/>
          <w:szCs w:val="20"/>
        </w:rPr>
        <w:t>Climate Change 2007: The Physical Science Basis. Contribution of Working Group I to the Fourth Assessment Report of the Intergovernmental Panel on Climate Change</w:t>
      </w:r>
      <w:r w:rsidRPr="00B44095">
        <w:rPr>
          <w:sz w:val="20"/>
          <w:szCs w:val="20"/>
        </w:rPr>
        <w:t xml:space="preserve"> [Solomon, S., D. Qin, M. Manning, Z. Chen, M. Marquis, K.B. Averyt, M. Tignor, and H.L. Miller (eds.)]. Cambridge University Press, Cambridge, United Kingdom and New York, NY, USA, pp. 93–127.</w:t>
      </w:r>
    </w:p>
    <w:p w14:paraId="745DF1E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Leduc, M. et al., 2019: The ClimEx Project: A 50-Member Ensemble of Climate Change Projections at 12-km Resolution over Europe and Northeastern North America with the Canadian Regional Climate Model (CRCM5). </w:t>
      </w:r>
      <w:r w:rsidRPr="00B44095">
        <w:rPr>
          <w:i/>
          <w:sz w:val="20"/>
          <w:szCs w:val="20"/>
        </w:rPr>
        <w:t>Journal of Applied Meteorology and Climatology</w:t>
      </w:r>
      <w:r w:rsidRPr="00B44095">
        <w:rPr>
          <w:sz w:val="20"/>
          <w:szCs w:val="20"/>
        </w:rPr>
        <w:t xml:space="preserve">, </w:t>
      </w:r>
      <w:r w:rsidRPr="00B44095">
        <w:rPr>
          <w:b/>
          <w:sz w:val="20"/>
          <w:szCs w:val="20"/>
        </w:rPr>
        <w:t>58(4)</w:t>
      </w:r>
      <w:r w:rsidRPr="00B44095">
        <w:rPr>
          <w:sz w:val="20"/>
          <w:szCs w:val="20"/>
        </w:rPr>
        <w:t>, 663–693, doi:</w:t>
      </w:r>
      <w:hyperlink r:id="rId513" w:history="1">
        <w:r w:rsidRPr="00B44095">
          <w:rPr>
            <w:rStyle w:val="Hyperlink"/>
            <w:sz w:val="20"/>
            <w:szCs w:val="20"/>
            <w:lang w:val="en-US" w:eastAsia="fr-FR"/>
          </w:rPr>
          <w:t>10.1175/jamc-d-18-0021.1</w:t>
        </w:r>
      </w:hyperlink>
      <w:r w:rsidRPr="00B44095">
        <w:rPr>
          <w:sz w:val="20"/>
          <w:szCs w:val="20"/>
        </w:rPr>
        <w:t>.</w:t>
      </w:r>
    </w:p>
    <w:p w14:paraId="531511C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Lee, L.A., K.S. Carslaw, K.J. Pringle, G.W. Mann, and D. Spracklen, 2011: Emulation of a complex global aerosol model to quantify sensitivity to uncertain parameters. </w:t>
      </w:r>
      <w:r w:rsidRPr="00B44095">
        <w:rPr>
          <w:i/>
          <w:sz w:val="20"/>
          <w:szCs w:val="20"/>
        </w:rPr>
        <w:t>Atmospheric Chemistry and Physics</w:t>
      </w:r>
      <w:r w:rsidRPr="00B44095">
        <w:rPr>
          <w:sz w:val="20"/>
          <w:szCs w:val="20"/>
        </w:rPr>
        <w:t xml:space="preserve">, </w:t>
      </w:r>
      <w:r w:rsidRPr="00B44095">
        <w:rPr>
          <w:b/>
          <w:sz w:val="20"/>
          <w:szCs w:val="20"/>
        </w:rPr>
        <w:t>11(23)</w:t>
      </w:r>
      <w:r w:rsidRPr="00B44095">
        <w:rPr>
          <w:sz w:val="20"/>
          <w:szCs w:val="20"/>
        </w:rPr>
        <w:t>, 12253–12273, doi:</w:t>
      </w:r>
      <w:hyperlink r:id="rId514" w:history="1">
        <w:r w:rsidRPr="00B44095">
          <w:rPr>
            <w:rStyle w:val="Hyperlink"/>
            <w:sz w:val="20"/>
            <w:szCs w:val="20"/>
            <w:lang w:val="en-US" w:eastAsia="fr-FR"/>
          </w:rPr>
          <w:t>10.5194/acp-11-12253-2011</w:t>
        </w:r>
      </w:hyperlink>
      <w:r w:rsidRPr="00B44095">
        <w:rPr>
          <w:sz w:val="20"/>
          <w:szCs w:val="20"/>
        </w:rPr>
        <w:t>.</w:t>
      </w:r>
    </w:p>
    <w:p w14:paraId="6A575B8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2019: OceanObs’19: An Ocean of Opportunity. Volume 1. Frontiers Media, 783 pp.</w:t>
      </w:r>
    </w:p>
    <w:p w14:paraId="346017C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Lee, T.M., E.M. Markowitz, P.D. Howe, C.-Y. Ko, and A.A. Leiserowitz, 2015: Predictors of public climate change awareness and risk perception around the world. </w:t>
      </w:r>
      <w:r w:rsidRPr="00B44095">
        <w:rPr>
          <w:i/>
          <w:sz w:val="20"/>
          <w:szCs w:val="20"/>
        </w:rPr>
        <w:t>Nature Climate Change</w:t>
      </w:r>
      <w:r w:rsidRPr="00B44095">
        <w:rPr>
          <w:sz w:val="20"/>
          <w:szCs w:val="20"/>
        </w:rPr>
        <w:t xml:space="preserve">, </w:t>
      </w:r>
      <w:r w:rsidRPr="00B44095">
        <w:rPr>
          <w:b/>
          <w:sz w:val="20"/>
          <w:szCs w:val="20"/>
        </w:rPr>
        <w:t>5(11)</w:t>
      </w:r>
      <w:r w:rsidRPr="00B44095">
        <w:rPr>
          <w:sz w:val="20"/>
          <w:szCs w:val="20"/>
        </w:rPr>
        <w:t>, 1014–1020, doi:</w:t>
      </w:r>
      <w:hyperlink r:id="rId515" w:history="1">
        <w:r w:rsidRPr="00B44095">
          <w:rPr>
            <w:rStyle w:val="Hyperlink"/>
            <w:sz w:val="20"/>
            <w:szCs w:val="20"/>
            <w:lang w:val="en-US" w:eastAsia="fr-FR"/>
          </w:rPr>
          <w:t>10.1038/nclimate2728</w:t>
        </w:r>
      </w:hyperlink>
      <w:r w:rsidRPr="00B44095">
        <w:rPr>
          <w:sz w:val="20"/>
          <w:szCs w:val="20"/>
        </w:rPr>
        <w:t>.</w:t>
      </w:r>
    </w:p>
    <w:p w14:paraId="657CE1D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Leggett, J., W.J. Pepper, and R.J. Swart, 1992: Emissions scenarios for the IPCC: an Update. In: </w:t>
      </w:r>
      <w:r w:rsidRPr="00B44095">
        <w:rPr>
          <w:i/>
          <w:sz w:val="20"/>
          <w:szCs w:val="20"/>
        </w:rPr>
        <w:t>Climate change 1992: The Supplementary Report to the IPCC Scientific Assessment</w:t>
      </w:r>
      <w:r w:rsidRPr="00B44095">
        <w:rPr>
          <w:sz w:val="20"/>
          <w:szCs w:val="20"/>
        </w:rPr>
        <w:t xml:space="preserve"> [Houghton, J.T., B.A. Callander, and S.K. Varney (eds.)]. Cambridge University Press, Cambridge, United Kingdom and New York, NY, USA, pp. 69–95.</w:t>
      </w:r>
    </w:p>
    <w:p w14:paraId="02EFF56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Lehner, F. and T.F. Stocker, 2015: From local perception to global perspective. </w:t>
      </w:r>
      <w:r w:rsidRPr="00B44095">
        <w:rPr>
          <w:i/>
          <w:sz w:val="20"/>
          <w:szCs w:val="20"/>
        </w:rPr>
        <w:t>Nature Climate Change</w:t>
      </w:r>
      <w:r w:rsidRPr="00B44095">
        <w:rPr>
          <w:sz w:val="20"/>
          <w:szCs w:val="20"/>
        </w:rPr>
        <w:t xml:space="preserve">, </w:t>
      </w:r>
      <w:r w:rsidRPr="00B44095">
        <w:rPr>
          <w:b/>
          <w:sz w:val="20"/>
          <w:szCs w:val="20"/>
        </w:rPr>
        <w:t>5(8)</w:t>
      </w:r>
      <w:r w:rsidRPr="00B44095">
        <w:rPr>
          <w:sz w:val="20"/>
          <w:szCs w:val="20"/>
        </w:rPr>
        <w:t>, 731–734, doi:</w:t>
      </w:r>
      <w:hyperlink r:id="rId516" w:history="1">
        <w:r w:rsidRPr="00B44095">
          <w:rPr>
            <w:rStyle w:val="Hyperlink"/>
            <w:sz w:val="20"/>
            <w:szCs w:val="20"/>
            <w:lang w:val="en-US" w:eastAsia="fr-FR"/>
          </w:rPr>
          <w:t>10.1038/nclimate2660</w:t>
        </w:r>
      </w:hyperlink>
      <w:r w:rsidRPr="00B44095">
        <w:rPr>
          <w:sz w:val="20"/>
          <w:szCs w:val="20"/>
        </w:rPr>
        <w:t>.</w:t>
      </w:r>
    </w:p>
    <w:p w14:paraId="4AA7430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Lehner, F., C. Deser, and L. Terray, 2017: Toward a New Estimate of “Time of Emergence” of Anthropogenic Warming: Insights from Dynamical Adjustment and a Large Initial-Condition Model Ensemble. </w:t>
      </w:r>
      <w:r w:rsidRPr="00B44095">
        <w:rPr>
          <w:i/>
          <w:sz w:val="20"/>
          <w:szCs w:val="20"/>
        </w:rPr>
        <w:t>Journal of Climate</w:t>
      </w:r>
      <w:r w:rsidRPr="00B44095">
        <w:rPr>
          <w:sz w:val="20"/>
          <w:szCs w:val="20"/>
        </w:rPr>
        <w:t xml:space="preserve">, </w:t>
      </w:r>
      <w:r w:rsidRPr="00B44095">
        <w:rPr>
          <w:b/>
          <w:sz w:val="20"/>
          <w:szCs w:val="20"/>
        </w:rPr>
        <w:t>30(19)</w:t>
      </w:r>
      <w:r w:rsidRPr="00B44095">
        <w:rPr>
          <w:sz w:val="20"/>
          <w:szCs w:val="20"/>
        </w:rPr>
        <w:t>, 7739–7756, doi:</w:t>
      </w:r>
      <w:hyperlink r:id="rId517" w:history="1">
        <w:r w:rsidRPr="00B44095">
          <w:rPr>
            <w:rStyle w:val="Hyperlink"/>
            <w:sz w:val="20"/>
            <w:szCs w:val="20"/>
            <w:lang w:eastAsia="fr-FR"/>
          </w:rPr>
          <w:t>10.1175/jcli-d-16-0792.1</w:t>
        </w:r>
      </w:hyperlink>
      <w:r w:rsidRPr="00B44095">
        <w:rPr>
          <w:sz w:val="20"/>
          <w:szCs w:val="20"/>
        </w:rPr>
        <w:t>.</w:t>
      </w:r>
    </w:p>
    <w:p w14:paraId="0DC2EA4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lastRenderedPageBreak/>
        <w:t xml:space="preserve">Lehner, F. et al., 2020: Partitioning climate projection uncertainty with multiple large ensembles and CMIP5/6. </w:t>
      </w:r>
      <w:r w:rsidRPr="00B44095">
        <w:rPr>
          <w:i/>
          <w:sz w:val="20"/>
          <w:szCs w:val="20"/>
        </w:rPr>
        <w:t>Earth System Dynamics</w:t>
      </w:r>
      <w:r w:rsidRPr="00B44095">
        <w:rPr>
          <w:sz w:val="20"/>
          <w:szCs w:val="20"/>
        </w:rPr>
        <w:t xml:space="preserve">, </w:t>
      </w:r>
      <w:r w:rsidRPr="00B44095">
        <w:rPr>
          <w:b/>
          <w:sz w:val="20"/>
          <w:szCs w:val="20"/>
        </w:rPr>
        <w:t>11(2)</w:t>
      </w:r>
      <w:r w:rsidRPr="00B44095">
        <w:rPr>
          <w:sz w:val="20"/>
          <w:szCs w:val="20"/>
        </w:rPr>
        <w:t>, 491–508, doi:</w:t>
      </w:r>
      <w:hyperlink r:id="rId518" w:history="1">
        <w:r w:rsidRPr="00B44095">
          <w:rPr>
            <w:rStyle w:val="Hyperlink"/>
            <w:sz w:val="20"/>
            <w:szCs w:val="20"/>
            <w:lang w:val="en-US" w:eastAsia="fr-FR"/>
          </w:rPr>
          <w:t>10.5194/esd-11-491-2020</w:t>
        </w:r>
      </w:hyperlink>
      <w:r w:rsidRPr="00B44095">
        <w:rPr>
          <w:sz w:val="20"/>
          <w:szCs w:val="20"/>
        </w:rPr>
        <w:t>.</w:t>
      </w:r>
    </w:p>
    <w:p w14:paraId="09A2F0B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Leiserowitz, A., 2006: Climate Change Risk Perception and Policy Preferences: The Role of Affect, Imagery, and Values. </w:t>
      </w:r>
      <w:r w:rsidRPr="00B44095">
        <w:rPr>
          <w:i/>
          <w:sz w:val="20"/>
          <w:szCs w:val="20"/>
        </w:rPr>
        <w:t>Climatic Change</w:t>
      </w:r>
      <w:r w:rsidRPr="00B44095">
        <w:rPr>
          <w:sz w:val="20"/>
          <w:szCs w:val="20"/>
        </w:rPr>
        <w:t xml:space="preserve">, </w:t>
      </w:r>
      <w:r w:rsidRPr="00B44095">
        <w:rPr>
          <w:b/>
          <w:sz w:val="20"/>
          <w:szCs w:val="20"/>
        </w:rPr>
        <w:t>77(1–2)</w:t>
      </w:r>
      <w:r w:rsidRPr="00B44095">
        <w:rPr>
          <w:sz w:val="20"/>
          <w:szCs w:val="20"/>
        </w:rPr>
        <w:t>, 45–72, doi:</w:t>
      </w:r>
      <w:hyperlink r:id="rId519" w:history="1">
        <w:r w:rsidRPr="00B44095">
          <w:rPr>
            <w:rStyle w:val="Hyperlink"/>
            <w:sz w:val="20"/>
            <w:szCs w:val="20"/>
            <w:lang w:val="en-US" w:eastAsia="fr-FR"/>
          </w:rPr>
          <w:t>10.1007/s10584-006-9059-9</w:t>
        </w:r>
      </w:hyperlink>
      <w:r w:rsidRPr="00B44095">
        <w:rPr>
          <w:sz w:val="20"/>
          <w:szCs w:val="20"/>
        </w:rPr>
        <w:t>.</w:t>
      </w:r>
    </w:p>
    <w:p w14:paraId="4AF8D85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Lejeune, Q., E.L. Davin, L. Gudmundsson, J. Winckler, and S.I. Seneviratne, 2018: Historical deforestation locally increased the intensity of hot days in northern mid-latitudes. </w:t>
      </w:r>
      <w:r w:rsidRPr="00B44095">
        <w:rPr>
          <w:i/>
          <w:sz w:val="20"/>
          <w:szCs w:val="20"/>
        </w:rPr>
        <w:t>Nature Climate Change</w:t>
      </w:r>
      <w:r w:rsidRPr="00B44095">
        <w:rPr>
          <w:sz w:val="20"/>
          <w:szCs w:val="20"/>
        </w:rPr>
        <w:t xml:space="preserve">, </w:t>
      </w:r>
      <w:r w:rsidRPr="00B44095">
        <w:rPr>
          <w:b/>
          <w:sz w:val="20"/>
          <w:szCs w:val="20"/>
        </w:rPr>
        <w:t>8(5)</w:t>
      </w:r>
      <w:r w:rsidRPr="00B44095">
        <w:rPr>
          <w:sz w:val="20"/>
          <w:szCs w:val="20"/>
        </w:rPr>
        <w:t>, 386–390, doi:</w:t>
      </w:r>
      <w:hyperlink r:id="rId520" w:history="1">
        <w:r w:rsidRPr="00B44095">
          <w:rPr>
            <w:rStyle w:val="Hyperlink"/>
            <w:sz w:val="20"/>
            <w:szCs w:val="20"/>
            <w:lang w:val="en-US" w:eastAsia="fr-FR"/>
          </w:rPr>
          <w:t>10.1038/s41558-018-0131-z</w:t>
        </w:r>
      </w:hyperlink>
      <w:r w:rsidRPr="00B44095">
        <w:rPr>
          <w:sz w:val="20"/>
          <w:szCs w:val="20"/>
        </w:rPr>
        <w:t>.</w:t>
      </w:r>
    </w:p>
    <w:p w14:paraId="47918A1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Lellouche, J.-M. et al., 2018: Recent updates to the Copernicus Marine Service global ocean monitoring and forecasting real-time 1∕12° high-resolution system. </w:t>
      </w:r>
      <w:r w:rsidRPr="00B44095">
        <w:rPr>
          <w:i/>
          <w:sz w:val="20"/>
          <w:szCs w:val="20"/>
        </w:rPr>
        <w:t>Ocean Science</w:t>
      </w:r>
      <w:r w:rsidRPr="00B44095">
        <w:rPr>
          <w:sz w:val="20"/>
          <w:szCs w:val="20"/>
        </w:rPr>
        <w:t xml:space="preserve">, </w:t>
      </w:r>
      <w:r w:rsidRPr="00B44095">
        <w:rPr>
          <w:b/>
          <w:sz w:val="20"/>
          <w:szCs w:val="20"/>
        </w:rPr>
        <w:t>14(5)</w:t>
      </w:r>
      <w:r w:rsidRPr="00B44095">
        <w:rPr>
          <w:sz w:val="20"/>
          <w:szCs w:val="20"/>
        </w:rPr>
        <w:t>, 1093–1126, doi:</w:t>
      </w:r>
      <w:hyperlink r:id="rId521" w:history="1">
        <w:r w:rsidRPr="00B44095">
          <w:rPr>
            <w:rStyle w:val="Hyperlink"/>
            <w:sz w:val="20"/>
            <w:szCs w:val="20"/>
            <w:lang w:val="en-US" w:eastAsia="fr-FR"/>
          </w:rPr>
          <w:t>10.5194/os-14-1093-2018</w:t>
        </w:r>
      </w:hyperlink>
      <w:r w:rsidRPr="00B44095">
        <w:rPr>
          <w:sz w:val="20"/>
          <w:szCs w:val="20"/>
        </w:rPr>
        <w:t>.</w:t>
      </w:r>
    </w:p>
    <w:p w14:paraId="356B0BB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Lemos, M.C. and B.J. Morehouse, 2005: The co-production of science and policy in integrated climate assessments. </w:t>
      </w:r>
      <w:r w:rsidRPr="00B44095">
        <w:rPr>
          <w:i/>
          <w:sz w:val="20"/>
          <w:szCs w:val="20"/>
        </w:rPr>
        <w:t>Global Environmental Change</w:t>
      </w:r>
      <w:r w:rsidRPr="00B44095">
        <w:rPr>
          <w:sz w:val="20"/>
          <w:szCs w:val="20"/>
        </w:rPr>
        <w:t>, doi:</w:t>
      </w:r>
      <w:hyperlink r:id="rId522" w:history="1">
        <w:r w:rsidRPr="00B44095">
          <w:rPr>
            <w:rStyle w:val="Hyperlink"/>
            <w:sz w:val="20"/>
            <w:szCs w:val="20"/>
            <w:lang w:val="en-US" w:eastAsia="fr-FR"/>
          </w:rPr>
          <w:t>10.1016/j.gloenvcha.2004.09.004</w:t>
        </w:r>
      </w:hyperlink>
      <w:r w:rsidRPr="00B44095">
        <w:rPr>
          <w:sz w:val="20"/>
          <w:szCs w:val="20"/>
        </w:rPr>
        <w:t>.</w:t>
      </w:r>
    </w:p>
    <w:p w14:paraId="66AE2FC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Lemos, M.C., C.J. Kirchhoff, and V. Ramprasad, 2012: Narrowing the climate information usability gap. </w:t>
      </w:r>
      <w:r w:rsidRPr="00B44095">
        <w:rPr>
          <w:i/>
          <w:sz w:val="20"/>
          <w:szCs w:val="20"/>
        </w:rPr>
        <w:t>Nature Climate Change</w:t>
      </w:r>
      <w:r w:rsidRPr="00B44095">
        <w:rPr>
          <w:sz w:val="20"/>
          <w:szCs w:val="20"/>
        </w:rPr>
        <w:t xml:space="preserve">, </w:t>
      </w:r>
      <w:r w:rsidRPr="00B44095">
        <w:rPr>
          <w:b/>
          <w:sz w:val="20"/>
          <w:szCs w:val="20"/>
        </w:rPr>
        <w:t>2(11)</w:t>
      </w:r>
      <w:r w:rsidRPr="00B44095">
        <w:rPr>
          <w:sz w:val="20"/>
          <w:szCs w:val="20"/>
        </w:rPr>
        <w:t>, 789–794, doi:</w:t>
      </w:r>
      <w:hyperlink r:id="rId523" w:history="1">
        <w:r w:rsidRPr="00B44095">
          <w:rPr>
            <w:rStyle w:val="Hyperlink"/>
            <w:sz w:val="20"/>
            <w:szCs w:val="20"/>
            <w:lang w:val="en-US" w:eastAsia="fr-FR"/>
          </w:rPr>
          <w:t>10.1038/nclimate1614</w:t>
        </w:r>
      </w:hyperlink>
      <w:r w:rsidRPr="00B44095">
        <w:rPr>
          <w:sz w:val="20"/>
          <w:szCs w:val="20"/>
        </w:rPr>
        <w:t>.</w:t>
      </w:r>
    </w:p>
    <w:p w14:paraId="436B77C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Lemos, M.C., C.J. Kirchhoff, S.E. Kalafatis, D. Scavia, and R.B. Rood, 2014: Moving Climate Information off the Shelf: Boundary Chains and the Role of RISAs as Adaptive Organizations. </w:t>
      </w:r>
      <w:r w:rsidRPr="00B44095">
        <w:rPr>
          <w:i/>
          <w:sz w:val="20"/>
          <w:szCs w:val="20"/>
        </w:rPr>
        <w:t>Weather, Climate, and Society</w:t>
      </w:r>
      <w:r w:rsidRPr="00B44095">
        <w:rPr>
          <w:sz w:val="20"/>
          <w:szCs w:val="20"/>
        </w:rPr>
        <w:t xml:space="preserve">, </w:t>
      </w:r>
      <w:r w:rsidRPr="00B44095">
        <w:rPr>
          <w:b/>
          <w:sz w:val="20"/>
          <w:szCs w:val="20"/>
        </w:rPr>
        <w:t>6(2)</w:t>
      </w:r>
      <w:r w:rsidRPr="00B44095">
        <w:rPr>
          <w:sz w:val="20"/>
          <w:szCs w:val="20"/>
        </w:rPr>
        <w:t>, 273–285, doi:</w:t>
      </w:r>
      <w:hyperlink r:id="rId524" w:history="1">
        <w:r w:rsidRPr="00B44095">
          <w:rPr>
            <w:rStyle w:val="Hyperlink"/>
            <w:sz w:val="20"/>
            <w:szCs w:val="20"/>
            <w:lang w:val="en-US" w:eastAsia="fr-FR"/>
          </w:rPr>
          <w:t>10.1175/wcas-d-13-00044.1</w:t>
        </w:r>
      </w:hyperlink>
      <w:r w:rsidRPr="00B44095">
        <w:rPr>
          <w:sz w:val="20"/>
          <w:szCs w:val="20"/>
        </w:rPr>
        <w:t>.</w:t>
      </w:r>
    </w:p>
    <w:p w14:paraId="0CDFC82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Lemos, M.C. et al., 2018: To co-produce or not to co-produce. </w:t>
      </w:r>
      <w:r w:rsidRPr="00B44095">
        <w:rPr>
          <w:i/>
          <w:sz w:val="20"/>
          <w:szCs w:val="20"/>
        </w:rPr>
        <w:t>Nature Sustainability</w:t>
      </w:r>
      <w:r w:rsidRPr="00B44095">
        <w:rPr>
          <w:sz w:val="20"/>
          <w:szCs w:val="20"/>
        </w:rPr>
        <w:t xml:space="preserve">, </w:t>
      </w:r>
      <w:r w:rsidRPr="00B44095">
        <w:rPr>
          <w:b/>
          <w:sz w:val="20"/>
          <w:szCs w:val="20"/>
        </w:rPr>
        <w:t>1(12)</w:t>
      </w:r>
      <w:r w:rsidRPr="00B44095">
        <w:rPr>
          <w:sz w:val="20"/>
          <w:szCs w:val="20"/>
        </w:rPr>
        <w:t>, 722–724, doi:</w:t>
      </w:r>
      <w:hyperlink r:id="rId525" w:history="1">
        <w:r w:rsidRPr="00B44095">
          <w:rPr>
            <w:rStyle w:val="Hyperlink"/>
            <w:sz w:val="20"/>
            <w:szCs w:val="20"/>
            <w:lang w:val="en-US" w:eastAsia="fr-FR"/>
          </w:rPr>
          <w:t>10.1038/s41893-018-0191-0</w:t>
        </w:r>
      </w:hyperlink>
      <w:r w:rsidRPr="00B44095">
        <w:rPr>
          <w:sz w:val="20"/>
          <w:szCs w:val="20"/>
        </w:rPr>
        <w:t>.</w:t>
      </w:r>
    </w:p>
    <w:p w14:paraId="000DF0A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Lenton, T.M. et al., 2008: Tipping elements in the Earth’s climate system. </w:t>
      </w:r>
      <w:r w:rsidRPr="00B44095">
        <w:rPr>
          <w:i/>
          <w:sz w:val="20"/>
          <w:szCs w:val="20"/>
        </w:rPr>
        <w:t>Proceedings of the National Academy of Sciences</w:t>
      </w:r>
      <w:r w:rsidRPr="00B44095">
        <w:rPr>
          <w:sz w:val="20"/>
          <w:szCs w:val="20"/>
        </w:rPr>
        <w:t xml:space="preserve">, </w:t>
      </w:r>
      <w:r w:rsidRPr="00B44095">
        <w:rPr>
          <w:b/>
          <w:sz w:val="20"/>
          <w:szCs w:val="20"/>
        </w:rPr>
        <w:t>105(6)</w:t>
      </w:r>
      <w:r w:rsidRPr="00B44095">
        <w:rPr>
          <w:sz w:val="20"/>
          <w:szCs w:val="20"/>
        </w:rPr>
        <w:t>, 1786–1793, doi:</w:t>
      </w:r>
      <w:hyperlink r:id="rId526" w:history="1">
        <w:r w:rsidRPr="00B44095">
          <w:rPr>
            <w:rStyle w:val="Hyperlink"/>
            <w:sz w:val="20"/>
            <w:szCs w:val="20"/>
            <w:lang w:val="en-US" w:eastAsia="fr-FR"/>
          </w:rPr>
          <w:t>10.1073/pnas.0705414105</w:t>
        </w:r>
      </w:hyperlink>
      <w:r w:rsidRPr="00B44095">
        <w:rPr>
          <w:sz w:val="20"/>
          <w:szCs w:val="20"/>
        </w:rPr>
        <w:t>.</w:t>
      </w:r>
    </w:p>
    <w:p w14:paraId="31D6463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Leonard, M. et al., 2014: A compound event framework for understanding extreme impacts. </w:t>
      </w:r>
      <w:r w:rsidRPr="00B44095">
        <w:rPr>
          <w:i/>
          <w:sz w:val="20"/>
          <w:szCs w:val="20"/>
        </w:rPr>
        <w:t>Wiley Interdisciplinary Reviews: Climate Change</w:t>
      </w:r>
      <w:r w:rsidRPr="00B44095">
        <w:rPr>
          <w:sz w:val="20"/>
          <w:szCs w:val="20"/>
        </w:rPr>
        <w:t xml:space="preserve">, </w:t>
      </w:r>
      <w:r w:rsidRPr="00B44095">
        <w:rPr>
          <w:b/>
          <w:sz w:val="20"/>
          <w:szCs w:val="20"/>
        </w:rPr>
        <w:t>5(1)</w:t>
      </w:r>
      <w:r w:rsidRPr="00B44095">
        <w:rPr>
          <w:sz w:val="20"/>
          <w:szCs w:val="20"/>
        </w:rPr>
        <w:t>, 113–128, doi:</w:t>
      </w:r>
      <w:hyperlink r:id="rId527" w:history="1">
        <w:r w:rsidRPr="00B44095">
          <w:rPr>
            <w:rStyle w:val="Hyperlink"/>
            <w:sz w:val="20"/>
            <w:szCs w:val="20"/>
            <w:lang w:val="en-US" w:eastAsia="fr-FR"/>
          </w:rPr>
          <w:t>10.1002/wcc.252</w:t>
        </w:r>
      </w:hyperlink>
      <w:r w:rsidRPr="00B44095">
        <w:rPr>
          <w:sz w:val="20"/>
          <w:szCs w:val="20"/>
        </w:rPr>
        <w:t>.</w:t>
      </w:r>
    </w:p>
    <w:p w14:paraId="0451202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Lewis, S.C., A.D. King, S.E. Perkins-Kirkpatrick, and M.F. Wehner, 2019: Toward Calibrated Language for Effectively Communicating the Results of Extreme Event Attribution Studies. </w:t>
      </w:r>
      <w:r w:rsidRPr="00B44095">
        <w:rPr>
          <w:i/>
          <w:sz w:val="20"/>
          <w:szCs w:val="20"/>
        </w:rPr>
        <w:t>Earth’s Future</w:t>
      </w:r>
      <w:r w:rsidRPr="00B44095">
        <w:rPr>
          <w:sz w:val="20"/>
          <w:szCs w:val="20"/>
        </w:rPr>
        <w:t xml:space="preserve">, </w:t>
      </w:r>
      <w:r w:rsidRPr="00B44095">
        <w:rPr>
          <w:b/>
          <w:sz w:val="20"/>
          <w:szCs w:val="20"/>
        </w:rPr>
        <w:t>7(9)</w:t>
      </w:r>
      <w:r w:rsidRPr="00B44095">
        <w:rPr>
          <w:sz w:val="20"/>
          <w:szCs w:val="20"/>
        </w:rPr>
        <w:t>, 1020–1026, doi:</w:t>
      </w:r>
      <w:hyperlink r:id="rId528" w:history="1">
        <w:r w:rsidRPr="00B44095">
          <w:rPr>
            <w:rStyle w:val="Hyperlink"/>
            <w:sz w:val="20"/>
            <w:szCs w:val="20"/>
            <w:lang w:val="en-US" w:eastAsia="fr-FR"/>
          </w:rPr>
          <w:t>10.1029/2019ef001273</w:t>
        </w:r>
      </w:hyperlink>
      <w:r w:rsidRPr="00B44095">
        <w:rPr>
          <w:sz w:val="20"/>
          <w:szCs w:val="20"/>
        </w:rPr>
        <w:t>.</w:t>
      </w:r>
    </w:p>
    <w:p w14:paraId="374C1E3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Li, D., J. Yuan, and R.E. Kopp, 2020: Escalating global exposure to compound heat-humidity extremes with warming. </w:t>
      </w:r>
      <w:r w:rsidRPr="00B44095">
        <w:rPr>
          <w:i/>
          <w:sz w:val="20"/>
          <w:szCs w:val="20"/>
        </w:rPr>
        <w:t>Environmental Research Letters</w:t>
      </w:r>
      <w:r w:rsidRPr="00B44095">
        <w:rPr>
          <w:sz w:val="20"/>
          <w:szCs w:val="20"/>
        </w:rPr>
        <w:t xml:space="preserve">, </w:t>
      </w:r>
      <w:r w:rsidRPr="00B44095">
        <w:rPr>
          <w:b/>
          <w:sz w:val="20"/>
          <w:szCs w:val="20"/>
        </w:rPr>
        <w:t>15(6)</w:t>
      </w:r>
      <w:r w:rsidRPr="00B44095">
        <w:rPr>
          <w:sz w:val="20"/>
          <w:szCs w:val="20"/>
        </w:rPr>
        <w:t>, 064003, doi:</w:t>
      </w:r>
      <w:hyperlink r:id="rId529" w:history="1">
        <w:r w:rsidRPr="00B44095">
          <w:rPr>
            <w:rStyle w:val="Hyperlink"/>
            <w:sz w:val="20"/>
            <w:szCs w:val="20"/>
            <w:lang w:val="en-US" w:eastAsia="fr-FR"/>
          </w:rPr>
          <w:t>10.1088/1748-9326/ab7d04</w:t>
        </w:r>
      </w:hyperlink>
      <w:r w:rsidRPr="00B44095">
        <w:rPr>
          <w:sz w:val="20"/>
          <w:szCs w:val="20"/>
        </w:rPr>
        <w:t>.</w:t>
      </w:r>
    </w:p>
    <w:p w14:paraId="7E2EE7F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Liang, Y., N.P. Gillett, and A.H. Monahan, 2020: Climate Model Projections of 21st Century Global Warming Constrained Using the Observed Warming Trend. </w:t>
      </w:r>
      <w:r w:rsidRPr="00B44095">
        <w:rPr>
          <w:i/>
          <w:sz w:val="20"/>
          <w:szCs w:val="20"/>
        </w:rPr>
        <w:t>Geophysical Research Letters</w:t>
      </w:r>
      <w:r w:rsidRPr="00B44095">
        <w:rPr>
          <w:sz w:val="20"/>
          <w:szCs w:val="20"/>
        </w:rPr>
        <w:t xml:space="preserve">, </w:t>
      </w:r>
      <w:r w:rsidRPr="00B44095">
        <w:rPr>
          <w:b/>
          <w:sz w:val="20"/>
          <w:szCs w:val="20"/>
        </w:rPr>
        <w:t>47(12)</w:t>
      </w:r>
      <w:r w:rsidRPr="00B44095">
        <w:rPr>
          <w:sz w:val="20"/>
          <w:szCs w:val="20"/>
        </w:rPr>
        <w:t>, e2019GL086757, doi:</w:t>
      </w:r>
      <w:hyperlink r:id="rId530" w:history="1">
        <w:r w:rsidRPr="00B44095">
          <w:rPr>
            <w:rStyle w:val="Hyperlink"/>
            <w:sz w:val="20"/>
            <w:szCs w:val="20"/>
            <w:lang w:val="en-US" w:eastAsia="fr-FR"/>
          </w:rPr>
          <w:t>10.1029/2019gl086757</w:t>
        </w:r>
      </w:hyperlink>
      <w:r w:rsidRPr="00B44095">
        <w:rPr>
          <w:sz w:val="20"/>
          <w:szCs w:val="20"/>
        </w:rPr>
        <w:t>.</w:t>
      </w:r>
    </w:p>
    <w:p w14:paraId="6886928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Lin, M. and P. Huybers, 2019: If Rain Falls in India and No One Reports It, Are Historical Trends in Monsoon Extremes Biased? </w:t>
      </w:r>
      <w:r w:rsidRPr="00B44095">
        <w:rPr>
          <w:i/>
          <w:sz w:val="20"/>
          <w:szCs w:val="20"/>
        </w:rPr>
        <w:t>Geophysical Research Letters</w:t>
      </w:r>
      <w:r w:rsidRPr="00B44095">
        <w:rPr>
          <w:sz w:val="20"/>
          <w:szCs w:val="20"/>
        </w:rPr>
        <w:t xml:space="preserve">, </w:t>
      </w:r>
      <w:r w:rsidRPr="00B44095">
        <w:rPr>
          <w:b/>
          <w:sz w:val="20"/>
          <w:szCs w:val="20"/>
        </w:rPr>
        <w:t>46(3)</w:t>
      </w:r>
      <w:r w:rsidRPr="00B44095">
        <w:rPr>
          <w:sz w:val="20"/>
          <w:szCs w:val="20"/>
        </w:rPr>
        <w:t>, 1681–1689, doi:</w:t>
      </w:r>
      <w:hyperlink r:id="rId531" w:history="1">
        <w:r w:rsidRPr="00B44095">
          <w:rPr>
            <w:rStyle w:val="Hyperlink"/>
            <w:sz w:val="20"/>
            <w:szCs w:val="20"/>
            <w:lang w:val="en-US" w:eastAsia="fr-FR"/>
          </w:rPr>
          <w:t>10.1029/2018gl079709</w:t>
        </w:r>
      </w:hyperlink>
      <w:r w:rsidRPr="00B44095">
        <w:rPr>
          <w:sz w:val="20"/>
          <w:szCs w:val="20"/>
        </w:rPr>
        <w:t>.</w:t>
      </w:r>
    </w:p>
    <w:p w14:paraId="0DAF1E5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Lindstrom, E., J. Gunn, A. Fischer, A. McCurdy, and L.K. Glover, 2012: A Framework for ocean observing. , 28, doi:</w:t>
      </w:r>
      <w:hyperlink r:id="rId532" w:history="1">
        <w:r w:rsidRPr="00B44095">
          <w:rPr>
            <w:rStyle w:val="Hyperlink"/>
            <w:sz w:val="20"/>
            <w:szCs w:val="20"/>
            <w:lang w:val="en-US" w:eastAsia="fr-FR"/>
          </w:rPr>
          <w:t>10.5270/oceanobs09-foo</w:t>
        </w:r>
      </w:hyperlink>
      <w:r w:rsidRPr="00B44095">
        <w:rPr>
          <w:sz w:val="20"/>
          <w:szCs w:val="20"/>
        </w:rPr>
        <w:t>.</w:t>
      </w:r>
    </w:p>
    <w:p w14:paraId="122B509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Lisiecki, L.E. and M.E. Raymo, 2005: A Pliocene-Pleistocene stack of 57 globally distributed benthic δ 18 O records. </w:t>
      </w:r>
      <w:r w:rsidRPr="00B44095">
        <w:rPr>
          <w:i/>
          <w:sz w:val="20"/>
          <w:szCs w:val="20"/>
        </w:rPr>
        <w:t>Paleoceanography</w:t>
      </w:r>
      <w:r w:rsidRPr="00B44095">
        <w:rPr>
          <w:sz w:val="20"/>
          <w:szCs w:val="20"/>
        </w:rPr>
        <w:t xml:space="preserve">, </w:t>
      </w:r>
      <w:r w:rsidRPr="00B44095">
        <w:rPr>
          <w:b/>
          <w:sz w:val="20"/>
          <w:szCs w:val="20"/>
        </w:rPr>
        <w:t>20(1)</w:t>
      </w:r>
      <w:r w:rsidRPr="00B44095">
        <w:rPr>
          <w:sz w:val="20"/>
          <w:szCs w:val="20"/>
        </w:rPr>
        <w:t>, n/a–n/a, doi:</w:t>
      </w:r>
      <w:hyperlink r:id="rId533" w:history="1">
        <w:r w:rsidRPr="00B44095">
          <w:rPr>
            <w:rStyle w:val="Hyperlink"/>
            <w:sz w:val="20"/>
            <w:szCs w:val="20"/>
            <w:lang w:val="en-US" w:eastAsia="fr-FR"/>
          </w:rPr>
          <w:t>10.1029/2004pa001071</w:t>
        </w:r>
      </w:hyperlink>
      <w:r w:rsidRPr="00B44095">
        <w:rPr>
          <w:sz w:val="20"/>
          <w:szCs w:val="20"/>
        </w:rPr>
        <w:t>.</w:t>
      </w:r>
    </w:p>
    <w:p w14:paraId="22BF5CB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Liu, Q.M., C. Cao, C. Grassotti, and Y.K. Lee, 2021: How can microwave observations at 23.8 GHz help in acquiring water vapor in the atmosphere over land? </w:t>
      </w:r>
      <w:r w:rsidRPr="00B44095">
        <w:rPr>
          <w:i/>
          <w:sz w:val="20"/>
          <w:szCs w:val="20"/>
        </w:rPr>
        <w:t>Remote Sensing</w:t>
      </w:r>
      <w:r w:rsidRPr="00B44095">
        <w:rPr>
          <w:sz w:val="20"/>
          <w:szCs w:val="20"/>
        </w:rPr>
        <w:t xml:space="preserve">, </w:t>
      </w:r>
      <w:r w:rsidRPr="00B44095">
        <w:rPr>
          <w:b/>
          <w:sz w:val="20"/>
          <w:szCs w:val="20"/>
        </w:rPr>
        <w:t>13(3)</w:t>
      </w:r>
      <w:r w:rsidRPr="00B44095">
        <w:rPr>
          <w:sz w:val="20"/>
          <w:szCs w:val="20"/>
        </w:rPr>
        <w:t>, 1–10, doi:</w:t>
      </w:r>
      <w:hyperlink r:id="rId534" w:history="1">
        <w:r w:rsidRPr="00B44095">
          <w:rPr>
            <w:rStyle w:val="Hyperlink"/>
            <w:sz w:val="20"/>
            <w:szCs w:val="20"/>
            <w:lang w:val="en-US" w:eastAsia="fr-FR"/>
          </w:rPr>
          <w:t>10.3390/rs13030489</w:t>
        </w:r>
      </w:hyperlink>
      <w:r w:rsidRPr="00B44095">
        <w:rPr>
          <w:sz w:val="20"/>
          <w:szCs w:val="20"/>
        </w:rPr>
        <w:t>.</w:t>
      </w:r>
    </w:p>
    <w:p w14:paraId="2253AFB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Liu, Y.Y. et al., 2015: Recent reversal in loss of global terrestrial biomass. </w:t>
      </w:r>
      <w:r w:rsidRPr="00B44095">
        <w:rPr>
          <w:i/>
          <w:sz w:val="20"/>
          <w:szCs w:val="20"/>
        </w:rPr>
        <w:t>Nature Climate Change</w:t>
      </w:r>
      <w:r w:rsidRPr="00B44095">
        <w:rPr>
          <w:sz w:val="20"/>
          <w:szCs w:val="20"/>
        </w:rPr>
        <w:t xml:space="preserve">, </w:t>
      </w:r>
      <w:r w:rsidRPr="00B44095">
        <w:rPr>
          <w:b/>
          <w:sz w:val="20"/>
          <w:szCs w:val="20"/>
        </w:rPr>
        <w:t>5</w:t>
      </w:r>
      <w:r w:rsidRPr="00B44095">
        <w:rPr>
          <w:sz w:val="20"/>
          <w:szCs w:val="20"/>
        </w:rPr>
        <w:t>, 470, doi:</w:t>
      </w:r>
      <w:hyperlink r:id="rId535" w:history="1">
        <w:r w:rsidRPr="00B44095">
          <w:rPr>
            <w:rStyle w:val="Hyperlink"/>
            <w:sz w:val="20"/>
            <w:szCs w:val="20"/>
            <w:lang w:val="en-US" w:eastAsia="fr-FR"/>
          </w:rPr>
          <w:t>10.1038/nclimate2581</w:t>
        </w:r>
      </w:hyperlink>
      <w:r w:rsidRPr="00B44095">
        <w:rPr>
          <w:sz w:val="20"/>
          <w:szCs w:val="20"/>
        </w:rPr>
        <w:t>.</w:t>
      </w:r>
    </w:p>
    <w:p w14:paraId="7F89E3C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Lloyd, E.A. and N. Oreskes, 2018: Climate Change Attribution: When Is It Appropriate to Accept New Methods? </w:t>
      </w:r>
      <w:r w:rsidRPr="00B44095">
        <w:rPr>
          <w:i/>
          <w:sz w:val="20"/>
          <w:szCs w:val="20"/>
        </w:rPr>
        <w:t>Earth’s Future</w:t>
      </w:r>
      <w:r w:rsidRPr="00B44095">
        <w:rPr>
          <w:sz w:val="20"/>
          <w:szCs w:val="20"/>
        </w:rPr>
        <w:t xml:space="preserve">, </w:t>
      </w:r>
      <w:r w:rsidRPr="00B44095">
        <w:rPr>
          <w:b/>
          <w:sz w:val="20"/>
          <w:szCs w:val="20"/>
        </w:rPr>
        <w:t>6(3)</w:t>
      </w:r>
      <w:r w:rsidRPr="00B44095">
        <w:rPr>
          <w:sz w:val="20"/>
          <w:szCs w:val="20"/>
        </w:rPr>
        <w:t>, 311–325, doi:</w:t>
      </w:r>
      <w:hyperlink r:id="rId536" w:history="1">
        <w:r w:rsidRPr="00B44095">
          <w:rPr>
            <w:rStyle w:val="Hyperlink"/>
            <w:sz w:val="20"/>
            <w:szCs w:val="20"/>
            <w:lang w:val="en-US" w:eastAsia="fr-FR"/>
          </w:rPr>
          <w:t>10.1002/2017ef000665</w:t>
        </w:r>
      </w:hyperlink>
      <w:r w:rsidRPr="00B44095">
        <w:rPr>
          <w:sz w:val="20"/>
          <w:szCs w:val="20"/>
        </w:rPr>
        <w:t>.</w:t>
      </w:r>
    </w:p>
    <w:p w14:paraId="67F3A49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Loarie, S.R. et al., 2009: The velocity of climate change. </w:t>
      </w:r>
      <w:r w:rsidRPr="00B44095">
        <w:rPr>
          <w:i/>
          <w:sz w:val="20"/>
          <w:szCs w:val="20"/>
        </w:rPr>
        <w:t>Nature</w:t>
      </w:r>
      <w:r w:rsidRPr="00B44095">
        <w:rPr>
          <w:sz w:val="20"/>
          <w:szCs w:val="20"/>
        </w:rPr>
        <w:t xml:space="preserve">, </w:t>
      </w:r>
      <w:r w:rsidRPr="00B44095">
        <w:rPr>
          <w:b/>
          <w:sz w:val="20"/>
          <w:szCs w:val="20"/>
        </w:rPr>
        <w:t>462(7276)</w:t>
      </w:r>
      <w:r w:rsidRPr="00B44095">
        <w:rPr>
          <w:sz w:val="20"/>
          <w:szCs w:val="20"/>
        </w:rPr>
        <w:t>, 1052–1055, doi:</w:t>
      </w:r>
      <w:hyperlink r:id="rId537" w:history="1">
        <w:r w:rsidRPr="00B44095">
          <w:rPr>
            <w:rStyle w:val="Hyperlink"/>
            <w:sz w:val="20"/>
            <w:szCs w:val="20"/>
            <w:lang w:val="en-US" w:eastAsia="fr-FR"/>
          </w:rPr>
          <w:t>10.1038/nature08649</w:t>
        </w:r>
      </w:hyperlink>
      <w:r w:rsidRPr="00B44095">
        <w:rPr>
          <w:sz w:val="20"/>
          <w:szCs w:val="20"/>
        </w:rPr>
        <w:t>.</w:t>
      </w:r>
    </w:p>
    <w:p w14:paraId="08FD9B9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Løhre, E., M. Juanchich, M. Sirota, K.H. Teigen, and T.G. Shepherd, 2019: Climate Scientists’ Wide Prediction Intervals May Be More Likely but Are Perceived to Be Less Certain. </w:t>
      </w:r>
      <w:r w:rsidRPr="00B44095">
        <w:rPr>
          <w:i/>
          <w:sz w:val="20"/>
          <w:szCs w:val="20"/>
        </w:rPr>
        <w:t>Weather, Climate, and Society</w:t>
      </w:r>
      <w:r w:rsidRPr="00B44095">
        <w:rPr>
          <w:sz w:val="20"/>
          <w:szCs w:val="20"/>
        </w:rPr>
        <w:t xml:space="preserve">, </w:t>
      </w:r>
      <w:r w:rsidRPr="00B44095">
        <w:rPr>
          <w:b/>
          <w:sz w:val="20"/>
          <w:szCs w:val="20"/>
        </w:rPr>
        <w:t>11(3)</w:t>
      </w:r>
      <w:r w:rsidRPr="00B44095">
        <w:rPr>
          <w:sz w:val="20"/>
          <w:szCs w:val="20"/>
        </w:rPr>
        <w:t>, 565–575, doi:</w:t>
      </w:r>
      <w:hyperlink r:id="rId538" w:history="1">
        <w:r w:rsidRPr="00B44095">
          <w:rPr>
            <w:rStyle w:val="Hyperlink"/>
            <w:sz w:val="20"/>
            <w:szCs w:val="20"/>
            <w:lang w:val="en-US" w:eastAsia="fr-FR"/>
          </w:rPr>
          <w:t>10.1175/wcas-d-18-0136.1</w:t>
        </w:r>
      </w:hyperlink>
      <w:r w:rsidRPr="00B44095">
        <w:rPr>
          <w:sz w:val="20"/>
          <w:szCs w:val="20"/>
        </w:rPr>
        <w:t>.</w:t>
      </w:r>
    </w:p>
    <w:p w14:paraId="04475AF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Lomborg, B., 2016: Impact of Current Climate Proposals. </w:t>
      </w:r>
      <w:r w:rsidRPr="00B44095">
        <w:rPr>
          <w:i/>
          <w:sz w:val="20"/>
          <w:szCs w:val="20"/>
        </w:rPr>
        <w:t>Global Policy</w:t>
      </w:r>
      <w:r w:rsidRPr="00B44095">
        <w:rPr>
          <w:sz w:val="20"/>
          <w:szCs w:val="20"/>
        </w:rPr>
        <w:t xml:space="preserve">, </w:t>
      </w:r>
      <w:r w:rsidRPr="00B44095">
        <w:rPr>
          <w:b/>
          <w:sz w:val="20"/>
          <w:szCs w:val="20"/>
        </w:rPr>
        <w:t>7(1)</w:t>
      </w:r>
      <w:r w:rsidRPr="00B44095">
        <w:rPr>
          <w:sz w:val="20"/>
          <w:szCs w:val="20"/>
        </w:rPr>
        <w:t>, 109–118, doi:</w:t>
      </w:r>
      <w:hyperlink r:id="rId539" w:history="1">
        <w:r w:rsidRPr="00B44095">
          <w:rPr>
            <w:rStyle w:val="Hyperlink"/>
            <w:sz w:val="20"/>
            <w:szCs w:val="20"/>
            <w:lang w:val="en-US" w:eastAsia="fr-FR"/>
          </w:rPr>
          <w:t>10.1111/1758-5899.12295</w:t>
        </w:r>
      </w:hyperlink>
      <w:r w:rsidRPr="00B44095">
        <w:rPr>
          <w:sz w:val="20"/>
          <w:szCs w:val="20"/>
        </w:rPr>
        <w:t>.</w:t>
      </w:r>
    </w:p>
    <w:p w14:paraId="407A289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Lorenz, R. et al., 2018: Prospects and Caveats of Weighting Climate Models for Summer Maximum Temperature Projections Over North America. </w:t>
      </w:r>
      <w:r w:rsidRPr="00B44095">
        <w:rPr>
          <w:i/>
          <w:sz w:val="20"/>
          <w:szCs w:val="20"/>
        </w:rPr>
        <w:t>Journal of Geophysical Research: Atmospheres</w:t>
      </w:r>
      <w:r w:rsidRPr="00B44095">
        <w:rPr>
          <w:sz w:val="20"/>
          <w:szCs w:val="20"/>
        </w:rPr>
        <w:t xml:space="preserve">, </w:t>
      </w:r>
      <w:r w:rsidRPr="00B44095">
        <w:rPr>
          <w:b/>
          <w:sz w:val="20"/>
          <w:szCs w:val="20"/>
        </w:rPr>
        <w:t>123(9)</w:t>
      </w:r>
      <w:r w:rsidRPr="00B44095">
        <w:rPr>
          <w:sz w:val="20"/>
          <w:szCs w:val="20"/>
        </w:rPr>
        <w:t>, 4509–4526, doi:</w:t>
      </w:r>
      <w:hyperlink r:id="rId540" w:history="1">
        <w:r w:rsidRPr="00B44095">
          <w:rPr>
            <w:rStyle w:val="Hyperlink"/>
            <w:sz w:val="20"/>
            <w:szCs w:val="20"/>
            <w:lang w:val="en-US" w:eastAsia="fr-FR"/>
          </w:rPr>
          <w:t>10.1029/2017jd027992</w:t>
        </w:r>
      </w:hyperlink>
      <w:r w:rsidRPr="00B44095">
        <w:rPr>
          <w:sz w:val="20"/>
          <w:szCs w:val="20"/>
        </w:rPr>
        <w:t>.</w:t>
      </w:r>
    </w:p>
    <w:p w14:paraId="29735DA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Lougheed, B.C., B. Metcalfe, U.S. Ninnemann, and L. Wacker, 2018: Moving beyond the age–depth model paradigm in deep-sea palaeoclimate archives: dual radiocarbon and stable isotope analysis on single foraminifera. </w:t>
      </w:r>
      <w:r w:rsidRPr="00B44095">
        <w:rPr>
          <w:i/>
          <w:sz w:val="20"/>
          <w:szCs w:val="20"/>
        </w:rPr>
        <w:t>Climate of the Past</w:t>
      </w:r>
      <w:r w:rsidRPr="00B44095">
        <w:rPr>
          <w:sz w:val="20"/>
          <w:szCs w:val="20"/>
        </w:rPr>
        <w:t xml:space="preserve">, </w:t>
      </w:r>
      <w:r w:rsidRPr="00B44095">
        <w:rPr>
          <w:b/>
          <w:sz w:val="20"/>
          <w:szCs w:val="20"/>
        </w:rPr>
        <w:t>14(4)</w:t>
      </w:r>
      <w:r w:rsidRPr="00B44095">
        <w:rPr>
          <w:sz w:val="20"/>
          <w:szCs w:val="20"/>
        </w:rPr>
        <w:t>, 515–526, doi:</w:t>
      </w:r>
      <w:hyperlink r:id="rId541" w:history="1">
        <w:r w:rsidRPr="00B44095">
          <w:rPr>
            <w:rStyle w:val="Hyperlink"/>
            <w:sz w:val="20"/>
            <w:szCs w:val="20"/>
            <w:lang w:val="en-US" w:eastAsia="fr-FR"/>
          </w:rPr>
          <w:t>10.5194/cp-14-515-2018</w:t>
        </w:r>
      </w:hyperlink>
      <w:r w:rsidRPr="00B44095">
        <w:rPr>
          <w:sz w:val="20"/>
          <w:szCs w:val="20"/>
        </w:rPr>
        <w:t>.</w:t>
      </w:r>
    </w:p>
    <w:p w14:paraId="49DBB53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Louie, K.- and K.- Liu, 2003: Earliest historical records of typhoons in China. </w:t>
      </w:r>
      <w:r w:rsidRPr="00B44095">
        <w:rPr>
          <w:i/>
          <w:sz w:val="20"/>
          <w:szCs w:val="20"/>
        </w:rPr>
        <w:t>Journal of Historical Geography</w:t>
      </w:r>
      <w:r w:rsidRPr="00B44095">
        <w:rPr>
          <w:sz w:val="20"/>
          <w:szCs w:val="20"/>
        </w:rPr>
        <w:t xml:space="preserve">, </w:t>
      </w:r>
      <w:r w:rsidRPr="00B44095">
        <w:rPr>
          <w:b/>
          <w:sz w:val="20"/>
          <w:szCs w:val="20"/>
        </w:rPr>
        <w:t>29(3)</w:t>
      </w:r>
      <w:r w:rsidRPr="00B44095">
        <w:rPr>
          <w:sz w:val="20"/>
          <w:szCs w:val="20"/>
        </w:rPr>
        <w:t>, 299–316, doi:</w:t>
      </w:r>
      <w:hyperlink r:id="rId542" w:history="1">
        <w:r w:rsidRPr="00B44095">
          <w:rPr>
            <w:rStyle w:val="Hyperlink"/>
            <w:sz w:val="20"/>
            <w:szCs w:val="20"/>
            <w:lang w:val="en-US" w:eastAsia="fr-FR"/>
          </w:rPr>
          <w:t>10.1006/jhge.2001.0453</w:t>
        </w:r>
      </w:hyperlink>
      <w:r w:rsidRPr="00B44095">
        <w:rPr>
          <w:sz w:val="20"/>
          <w:szCs w:val="20"/>
        </w:rPr>
        <w:t>.</w:t>
      </w:r>
    </w:p>
    <w:p w14:paraId="0CC4D78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Lozier, M.S. et al., 2019: A sea change in our view of overturning in the subpolar North Atlantic. </w:t>
      </w:r>
      <w:r w:rsidRPr="00B44095">
        <w:rPr>
          <w:i/>
          <w:sz w:val="20"/>
          <w:szCs w:val="20"/>
        </w:rPr>
        <w:t>Science</w:t>
      </w:r>
      <w:r w:rsidRPr="00B44095">
        <w:rPr>
          <w:sz w:val="20"/>
          <w:szCs w:val="20"/>
        </w:rPr>
        <w:t xml:space="preserve">, </w:t>
      </w:r>
      <w:r w:rsidRPr="00B44095">
        <w:rPr>
          <w:b/>
          <w:sz w:val="20"/>
          <w:szCs w:val="20"/>
        </w:rPr>
        <w:t>363(6426)</w:t>
      </w:r>
      <w:r w:rsidRPr="00B44095">
        <w:rPr>
          <w:sz w:val="20"/>
          <w:szCs w:val="20"/>
        </w:rPr>
        <w:t>, 516–521, doi:</w:t>
      </w:r>
      <w:hyperlink r:id="rId543" w:history="1">
        <w:r w:rsidRPr="00B44095">
          <w:rPr>
            <w:rStyle w:val="Hyperlink"/>
            <w:sz w:val="20"/>
            <w:szCs w:val="20"/>
            <w:lang w:val="en-US" w:eastAsia="fr-FR"/>
          </w:rPr>
          <w:t>10.1126/science.aau6592</w:t>
        </w:r>
      </w:hyperlink>
      <w:r w:rsidRPr="00B44095">
        <w:rPr>
          <w:sz w:val="20"/>
          <w:szCs w:val="20"/>
        </w:rPr>
        <w:t>.</w:t>
      </w:r>
    </w:p>
    <w:p w14:paraId="768C2A6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Lúcio, F.D.F. and V. Grasso, 2016: The Global Framework for Climate Services (GFCS). </w:t>
      </w:r>
      <w:r w:rsidRPr="00B44095">
        <w:rPr>
          <w:i/>
          <w:sz w:val="20"/>
          <w:szCs w:val="20"/>
        </w:rPr>
        <w:t>Climate Services</w:t>
      </w:r>
      <w:r w:rsidRPr="00B44095">
        <w:rPr>
          <w:sz w:val="20"/>
          <w:szCs w:val="20"/>
        </w:rPr>
        <w:t xml:space="preserve">, </w:t>
      </w:r>
      <w:r w:rsidRPr="00B44095">
        <w:rPr>
          <w:b/>
          <w:sz w:val="20"/>
          <w:szCs w:val="20"/>
        </w:rPr>
        <w:t>2–3</w:t>
      </w:r>
      <w:r w:rsidRPr="00B44095">
        <w:rPr>
          <w:sz w:val="20"/>
          <w:szCs w:val="20"/>
        </w:rPr>
        <w:t>, 52–53, doi:</w:t>
      </w:r>
      <w:hyperlink r:id="rId544" w:history="1">
        <w:r w:rsidRPr="00B44095">
          <w:rPr>
            <w:rStyle w:val="Hyperlink"/>
            <w:sz w:val="20"/>
            <w:szCs w:val="20"/>
            <w:lang w:eastAsia="fr-FR"/>
          </w:rPr>
          <w:t>10.1016/j.cliser.2016.09.001</w:t>
        </w:r>
      </w:hyperlink>
      <w:r w:rsidRPr="00B44095">
        <w:rPr>
          <w:sz w:val="20"/>
          <w:szCs w:val="20"/>
        </w:rPr>
        <w:t>.</w:t>
      </w:r>
    </w:p>
    <w:p w14:paraId="7A42C61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Luderer, G. et al., 2018: Residual fossil CO2 emissions in 1.5–2°C pathways. </w:t>
      </w:r>
      <w:r w:rsidRPr="00B44095">
        <w:rPr>
          <w:i/>
          <w:sz w:val="20"/>
          <w:szCs w:val="20"/>
        </w:rPr>
        <w:t>Nature Climate Change</w:t>
      </w:r>
      <w:r w:rsidRPr="00B44095">
        <w:rPr>
          <w:sz w:val="20"/>
          <w:szCs w:val="20"/>
        </w:rPr>
        <w:t xml:space="preserve">, </w:t>
      </w:r>
      <w:r w:rsidRPr="00B44095">
        <w:rPr>
          <w:b/>
          <w:sz w:val="20"/>
          <w:szCs w:val="20"/>
        </w:rPr>
        <w:t>8(7)</w:t>
      </w:r>
      <w:r w:rsidRPr="00B44095">
        <w:rPr>
          <w:sz w:val="20"/>
          <w:szCs w:val="20"/>
        </w:rPr>
        <w:t>, 626–633, doi:</w:t>
      </w:r>
      <w:hyperlink r:id="rId545" w:history="1">
        <w:r w:rsidRPr="00B44095">
          <w:rPr>
            <w:rStyle w:val="Hyperlink"/>
            <w:sz w:val="20"/>
            <w:szCs w:val="20"/>
            <w:lang w:eastAsia="fr-FR"/>
          </w:rPr>
          <w:t>10.1038/s41558-018-0198-6</w:t>
        </w:r>
      </w:hyperlink>
      <w:r w:rsidRPr="00B44095">
        <w:rPr>
          <w:sz w:val="20"/>
          <w:szCs w:val="20"/>
        </w:rPr>
        <w:t>.</w:t>
      </w:r>
    </w:p>
    <w:p w14:paraId="6EB768E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lastRenderedPageBreak/>
        <w:t xml:space="preserve">Lund, M.T. et al., 2020: A continued role of short-lived climate forcers under the Shared Socioeconomic Pathways. </w:t>
      </w:r>
      <w:r w:rsidRPr="00B44095">
        <w:rPr>
          <w:i/>
          <w:sz w:val="20"/>
          <w:szCs w:val="20"/>
        </w:rPr>
        <w:t>Earth System Dynamics</w:t>
      </w:r>
      <w:r w:rsidRPr="00B44095">
        <w:rPr>
          <w:sz w:val="20"/>
          <w:szCs w:val="20"/>
        </w:rPr>
        <w:t xml:space="preserve">, </w:t>
      </w:r>
      <w:r w:rsidRPr="00B44095">
        <w:rPr>
          <w:b/>
          <w:sz w:val="20"/>
          <w:szCs w:val="20"/>
        </w:rPr>
        <w:t>11(4)</w:t>
      </w:r>
      <w:r w:rsidRPr="00B44095">
        <w:rPr>
          <w:sz w:val="20"/>
          <w:szCs w:val="20"/>
        </w:rPr>
        <w:t>, 977–993, doi:</w:t>
      </w:r>
      <w:hyperlink r:id="rId546" w:history="1">
        <w:r w:rsidRPr="00B44095">
          <w:rPr>
            <w:rStyle w:val="Hyperlink"/>
            <w:sz w:val="20"/>
            <w:szCs w:val="20"/>
            <w:lang w:val="en-US" w:eastAsia="fr-FR"/>
          </w:rPr>
          <w:t>10.5194/esd-11-977-2020</w:t>
        </w:r>
      </w:hyperlink>
      <w:r w:rsidRPr="00B44095">
        <w:rPr>
          <w:sz w:val="20"/>
          <w:szCs w:val="20"/>
        </w:rPr>
        <w:t>.</w:t>
      </w:r>
    </w:p>
    <w:p w14:paraId="0D40577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Lüthi, D. et al., 2008: High-resolution carbon dioxide concentration record 650,000–800,000 years before present. </w:t>
      </w:r>
      <w:r w:rsidRPr="00B44095">
        <w:rPr>
          <w:i/>
          <w:sz w:val="20"/>
          <w:szCs w:val="20"/>
        </w:rPr>
        <w:t>Nature</w:t>
      </w:r>
      <w:r w:rsidRPr="00B44095">
        <w:rPr>
          <w:sz w:val="20"/>
          <w:szCs w:val="20"/>
        </w:rPr>
        <w:t xml:space="preserve">, </w:t>
      </w:r>
      <w:r w:rsidRPr="00B44095">
        <w:rPr>
          <w:b/>
          <w:sz w:val="20"/>
          <w:szCs w:val="20"/>
        </w:rPr>
        <w:t>453(7193)</w:t>
      </w:r>
      <w:r w:rsidRPr="00B44095">
        <w:rPr>
          <w:sz w:val="20"/>
          <w:szCs w:val="20"/>
        </w:rPr>
        <w:t>, 379–382, doi:</w:t>
      </w:r>
      <w:hyperlink r:id="rId547" w:history="1">
        <w:r w:rsidRPr="00B44095">
          <w:rPr>
            <w:rStyle w:val="Hyperlink"/>
            <w:sz w:val="20"/>
            <w:szCs w:val="20"/>
            <w:lang w:val="en-US" w:eastAsia="fr-FR"/>
          </w:rPr>
          <w:t>10.1038/nature06949</w:t>
        </w:r>
      </w:hyperlink>
      <w:r w:rsidRPr="00B44095">
        <w:rPr>
          <w:sz w:val="20"/>
          <w:szCs w:val="20"/>
        </w:rPr>
        <w:t>.</w:t>
      </w:r>
    </w:p>
    <w:p w14:paraId="78671E5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Lynch-Stieglitz, J., 2017: The Atlantic Meridional Overturning Circulation and Abrupt Climate Change. </w:t>
      </w:r>
      <w:r w:rsidRPr="00B44095">
        <w:rPr>
          <w:i/>
          <w:sz w:val="20"/>
          <w:szCs w:val="20"/>
        </w:rPr>
        <w:t>Annual Review of Marine Science</w:t>
      </w:r>
      <w:r w:rsidRPr="00B44095">
        <w:rPr>
          <w:sz w:val="20"/>
          <w:szCs w:val="20"/>
        </w:rPr>
        <w:t xml:space="preserve">, </w:t>
      </w:r>
      <w:r w:rsidRPr="00B44095">
        <w:rPr>
          <w:b/>
          <w:sz w:val="20"/>
          <w:szCs w:val="20"/>
        </w:rPr>
        <w:t>9(1)</w:t>
      </w:r>
      <w:r w:rsidRPr="00B44095">
        <w:rPr>
          <w:sz w:val="20"/>
          <w:szCs w:val="20"/>
        </w:rPr>
        <w:t>, 83–104, doi:</w:t>
      </w:r>
      <w:hyperlink r:id="rId548" w:history="1">
        <w:r w:rsidRPr="00B44095">
          <w:rPr>
            <w:rStyle w:val="Hyperlink"/>
            <w:sz w:val="20"/>
            <w:szCs w:val="20"/>
            <w:lang w:val="en-US" w:eastAsia="fr-FR"/>
          </w:rPr>
          <w:t>10.1146/annurev-marine-010816-060415</w:t>
        </w:r>
      </w:hyperlink>
      <w:r w:rsidRPr="00B44095">
        <w:rPr>
          <w:sz w:val="20"/>
          <w:szCs w:val="20"/>
        </w:rPr>
        <w:t>.</w:t>
      </w:r>
    </w:p>
    <w:p w14:paraId="27046B8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Lyu, K., X. Zhang, J.A. Church, A.B.A. Slangen, and J. Hu, 2014: Time of emergence for regional sea-level change. </w:t>
      </w:r>
      <w:r w:rsidRPr="00B44095">
        <w:rPr>
          <w:i/>
          <w:sz w:val="20"/>
          <w:szCs w:val="20"/>
        </w:rPr>
        <w:t>NATURE CLIMATE CHANGE</w:t>
      </w:r>
      <w:r w:rsidRPr="00B44095">
        <w:rPr>
          <w:sz w:val="20"/>
          <w:szCs w:val="20"/>
        </w:rPr>
        <w:t xml:space="preserve">, </w:t>
      </w:r>
      <w:r w:rsidRPr="00B44095">
        <w:rPr>
          <w:b/>
          <w:sz w:val="20"/>
          <w:szCs w:val="20"/>
        </w:rPr>
        <w:t>4(11)</w:t>
      </w:r>
      <w:r w:rsidRPr="00B44095">
        <w:rPr>
          <w:sz w:val="20"/>
          <w:szCs w:val="20"/>
        </w:rPr>
        <w:t>, 1006–1010, doi:</w:t>
      </w:r>
      <w:hyperlink r:id="rId549" w:history="1">
        <w:r w:rsidRPr="00B44095">
          <w:rPr>
            <w:rStyle w:val="Hyperlink"/>
            <w:sz w:val="20"/>
            <w:szCs w:val="20"/>
            <w:lang w:val="en-US" w:eastAsia="fr-FR"/>
          </w:rPr>
          <w:t>10.1038/nclimate2397</w:t>
        </w:r>
      </w:hyperlink>
      <w:r w:rsidRPr="00B44095">
        <w:rPr>
          <w:sz w:val="20"/>
          <w:szCs w:val="20"/>
        </w:rPr>
        <w:t>.</w:t>
      </w:r>
    </w:p>
    <w:p w14:paraId="6F9D748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 H.-Y. et al., 2014: On the Correspondence between Mean Forecast Errors and Climate Errors in CMIP5 Models. </w:t>
      </w:r>
      <w:r w:rsidRPr="00B44095">
        <w:rPr>
          <w:i/>
          <w:sz w:val="20"/>
          <w:szCs w:val="20"/>
        </w:rPr>
        <w:t>Journal of Climate</w:t>
      </w:r>
      <w:r w:rsidRPr="00B44095">
        <w:rPr>
          <w:sz w:val="20"/>
          <w:szCs w:val="20"/>
        </w:rPr>
        <w:t xml:space="preserve">, </w:t>
      </w:r>
      <w:r w:rsidRPr="00B44095">
        <w:rPr>
          <w:b/>
          <w:sz w:val="20"/>
          <w:szCs w:val="20"/>
        </w:rPr>
        <w:t>27(4)</w:t>
      </w:r>
      <w:r w:rsidRPr="00B44095">
        <w:rPr>
          <w:sz w:val="20"/>
          <w:szCs w:val="20"/>
        </w:rPr>
        <w:t>, 1781–1798, doi:</w:t>
      </w:r>
      <w:hyperlink r:id="rId550" w:history="1">
        <w:r w:rsidRPr="00B44095">
          <w:rPr>
            <w:rStyle w:val="Hyperlink"/>
            <w:sz w:val="20"/>
            <w:szCs w:val="20"/>
            <w:lang w:val="en-US" w:eastAsia="fr-FR"/>
          </w:rPr>
          <w:t>10.1175/jcli-d-13-00474.1</w:t>
        </w:r>
      </w:hyperlink>
      <w:r w:rsidRPr="00B44095">
        <w:rPr>
          <w:sz w:val="20"/>
          <w:szCs w:val="20"/>
        </w:rPr>
        <w:t>.</w:t>
      </w:r>
    </w:p>
    <w:p w14:paraId="068B52A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 L. et al., 2020a: Global rules for translating land-use change (LUH2) to land-cover change for CMIP6 using GLM2. </w:t>
      </w:r>
      <w:r w:rsidRPr="00B44095">
        <w:rPr>
          <w:i/>
          <w:sz w:val="20"/>
          <w:szCs w:val="20"/>
        </w:rPr>
        <w:t>Geoscientific Model Development</w:t>
      </w:r>
      <w:r w:rsidRPr="00B44095">
        <w:rPr>
          <w:sz w:val="20"/>
          <w:szCs w:val="20"/>
        </w:rPr>
        <w:t xml:space="preserve">, </w:t>
      </w:r>
      <w:r w:rsidRPr="00B44095">
        <w:rPr>
          <w:b/>
          <w:sz w:val="20"/>
          <w:szCs w:val="20"/>
        </w:rPr>
        <w:t>13(7)</w:t>
      </w:r>
      <w:r w:rsidRPr="00B44095">
        <w:rPr>
          <w:sz w:val="20"/>
          <w:szCs w:val="20"/>
        </w:rPr>
        <w:t>, 3203–3220, doi:</w:t>
      </w:r>
      <w:hyperlink r:id="rId551" w:history="1">
        <w:r w:rsidRPr="00B44095">
          <w:rPr>
            <w:rStyle w:val="Hyperlink"/>
            <w:sz w:val="20"/>
            <w:szCs w:val="20"/>
            <w:lang w:val="en-US" w:eastAsia="fr-FR"/>
          </w:rPr>
          <w:t>10.5194/gmd-13-3203-2020</w:t>
        </w:r>
      </w:hyperlink>
      <w:r w:rsidRPr="00B44095">
        <w:rPr>
          <w:sz w:val="20"/>
          <w:szCs w:val="20"/>
        </w:rPr>
        <w:t>.</w:t>
      </w:r>
    </w:p>
    <w:p w14:paraId="29EDB55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 L. et al., 2020b: Global rules for translating land-use change (LUH2) to land-cover change for CMIP6 using GLM2. </w:t>
      </w:r>
      <w:r w:rsidRPr="00B44095">
        <w:rPr>
          <w:i/>
          <w:sz w:val="20"/>
          <w:szCs w:val="20"/>
        </w:rPr>
        <w:t>Geoscientific Model Development</w:t>
      </w:r>
      <w:r w:rsidRPr="00B44095">
        <w:rPr>
          <w:sz w:val="20"/>
          <w:szCs w:val="20"/>
        </w:rPr>
        <w:t xml:space="preserve">, </w:t>
      </w:r>
      <w:r w:rsidRPr="00B44095">
        <w:rPr>
          <w:b/>
          <w:sz w:val="20"/>
          <w:szCs w:val="20"/>
        </w:rPr>
        <w:t>13(7)</w:t>
      </w:r>
      <w:r w:rsidRPr="00B44095">
        <w:rPr>
          <w:sz w:val="20"/>
          <w:szCs w:val="20"/>
        </w:rPr>
        <w:t>, 3203–3220, doi:</w:t>
      </w:r>
      <w:hyperlink r:id="rId552" w:history="1">
        <w:r w:rsidRPr="00B44095">
          <w:rPr>
            <w:rStyle w:val="Hyperlink"/>
            <w:sz w:val="20"/>
            <w:szCs w:val="20"/>
            <w:lang w:val="en-US" w:eastAsia="fr-FR"/>
          </w:rPr>
          <w:t>10.5194/gmd-13-3203-2020</w:t>
        </w:r>
      </w:hyperlink>
      <w:r w:rsidRPr="00B44095">
        <w:rPr>
          <w:sz w:val="20"/>
          <w:szCs w:val="20"/>
        </w:rPr>
        <w:t>.</w:t>
      </w:r>
    </w:p>
    <w:p w14:paraId="1F52B60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MacDougall, A.H. et al., 2020: Is there warming in the pipeline? A multi-model analysis of the Zero Emissions Commitment from CO2. </w:t>
      </w:r>
      <w:r w:rsidRPr="00B44095">
        <w:rPr>
          <w:i/>
          <w:sz w:val="20"/>
          <w:szCs w:val="20"/>
        </w:rPr>
        <w:t>Biogeosciences</w:t>
      </w:r>
      <w:r w:rsidRPr="00B44095">
        <w:rPr>
          <w:sz w:val="20"/>
          <w:szCs w:val="20"/>
        </w:rPr>
        <w:t xml:space="preserve">, </w:t>
      </w:r>
      <w:r w:rsidRPr="00B44095">
        <w:rPr>
          <w:b/>
          <w:sz w:val="20"/>
          <w:szCs w:val="20"/>
        </w:rPr>
        <w:t>17(11)</w:t>
      </w:r>
      <w:r w:rsidRPr="00B44095">
        <w:rPr>
          <w:sz w:val="20"/>
          <w:szCs w:val="20"/>
        </w:rPr>
        <w:t>, 2987–3016, doi:</w:t>
      </w:r>
      <w:hyperlink r:id="rId553" w:history="1">
        <w:r w:rsidRPr="00B44095">
          <w:rPr>
            <w:rStyle w:val="Hyperlink"/>
            <w:sz w:val="20"/>
            <w:szCs w:val="20"/>
            <w:lang w:val="en-US" w:eastAsia="fr-FR"/>
          </w:rPr>
          <w:t>10.5194/bg-17-2987-2020</w:t>
        </w:r>
      </w:hyperlink>
      <w:r w:rsidRPr="00B44095">
        <w:rPr>
          <w:sz w:val="20"/>
          <w:szCs w:val="20"/>
        </w:rPr>
        <w:t>.</w:t>
      </w:r>
    </w:p>
    <w:p w14:paraId="431EFCB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Mach, K.J., M.D. Mastrandrea, P.T. Freeman, and C.B. Field, 2017: Unleashing expert judgment in assessment. </w:t>
      </w:r>
      <w:r w:rsidRPr="00B44095">
        <w:rPr>
          <w:i/>
          <w:sz w:val="20"/>
          <w:szCs w:val="20"/>
        </w:rPr>
        <w:t>Global Environmental Change</w:t>
      </w:r>
      <w:r w:rsidRPr="00B44095">
        <w:rPr>
          <w:sz w:val="20"/>
          <w:szCs w:val="20"/>
        </w:rPr>
        <w:t xml:space="preserve">, </w:t>
      </w:r>
      <w:r w:rsidRPr="00B44095">
        <w:rPr>
          <w:b/>
          <w:sz w:val="20"/>
          <w:szCs w:val="20"/>
        </w:rPr>
        <w:t>44</w:t>
      </w:r>
      <w:r w:rsidRPr="00B44095">
        <w:rPr>
          <w:sz w:val="20"/>
          <w:szCs w:val="20"/>
        </w:rPr>
        <w:t>, 1–14, doi:</w:t>
      </w:r>
      <w:hyperlink r:id="rId554" w:history="1">
        <w:r w:rsidRPr="00B44095">
          <w:rPr>
            <w:rStyle w:val="Hyperlink"/>
            <w:sz w:val="20"/>
            <w:szCs w:val="20"/>
            <w:lang w:val="en-US" w:eastAsia="fr-FR"/>
          </w:rPr>
          <w:t>10.1016/j.gloenvcha.2017.02.005</w:t>
        </w:r>
      </w:hyperlink>
      <w:r w:rsidRPr="00B44095">
        <w:rPr>
          <w:sz w:val="20"/>
          <w:szCs w:val="20"/>
        </w:rPr>
        <w:t>.</w:t>
      </w:r>
    </w:p>
    <w:p w14:paraId="16D108B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Madden, R.A. and V. Ramanathan, 1980: Detecting climate change due to increasing carbon dioxide. </w:t>
      </w:r>
      <w:r w:rsidRPr="00B44095">
        <w:rPr>
          <w:i/>
          <w:sz w:val="20"/>
          <w:szCs w:val="20"/>
        </w:rPr>
        <w:t>Science</w:t>
      </w:r>
      <w:r w:rsidRPr="00B44095">
        <w:rPr>
          <w:sz w:val="20"/>
          <w:szCs w:val="20"/>
        </w:rPr>
        <w:t>, doi:</w:t>
      </w:r>
      <w:hyperlink r:id="rId555" w:history="1">
        <w:r w:rsidRPr="00B44095">
          <w:rPr>
            <w:rStyle w:val="Hyperlink"/>
            <w:sz w:val="20"/>
            <w:szCs w:val="20"/>
            <w:lang w:val="en-US" w:eastAsia="fr-FR"/>
          </w:rPr>
          <w:t>10.1126/science.209.4458.763</w:t>
        </w:r>
      </w:hyperlink>
      <w:r w:rsidRPr="00B44095">
        <w:rPr>
          <w:sz w:val="20"/>
          <w:szCs w:val="20"/>
        </w:rPr>
        <w:t>.</w:t>
      </w:r>
    </w:p>
    <w:p w14:paraId="6C47217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Maher, N., S. McGregor, M.H. England, and A. Gupta, 2015: Effects of volcanism on tropical variability. </w:t>
      </w:r>
      <w:r w:rsidRPr="00B44095">
        <w:rPr>
          <w:i/>
          <w:sz w:val="20"/>
          <w:szCs w:val="20"/>
        </w:rPr>
        <w:t>Geophysical Research Letters</w:t>
      </w:r>
      <w:r w:rsidRPr="00B44095">
        <w:rPr>
          <w:sz w:val="20"/>
          <w:szCs w:val="20"/>
        </w:rPr>
        <w:t>, doi:</w:t>
      </w:r>
      <w:hyperlink r:id="rId556" w:history="1">
        <w:r w:rsidRPr="00B44095">
          <w:rPr>
            <w:rStyle w:val="Hyperlink"/>
            <w:sz w:val="20"/>
            <w:szCs w:val="20"/>
            <w:lang w:val="en-US" w:eastAsia="fr-FR"/>
          </w:rPr>
          <w:t>10.1002/2015gl064751</w:t>
        </w:r>
      </w:hyperlink>
      <w:r w:rsidRPr="00B44095">
        <w:rPr>
          <w:sz w:val="20"/>
          <w:szCs w:val="20"/>
        </w:rPr>
        <w:t>.</w:t>
      </w:r>
    </w:p>
    <w:p w14:paraId="7FDC217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Maher, N. et al., 2019: The Max Planck Institute Grand Ensemble: Enabling the Exploration of Climate System Variability. </w:t>
      </w:r>
      <w:r w:rsidRPr="00B44095">
        <w:rPr>
          <w:i/>
          <w:sz w:val="20"/>
          <w:szCs w:val="20"/>
        </w:rPr>
        <w:t>Journal of Advances in Modeling Earth Systems</w:t>
      </w:r>
      <w:r w:rsidRPr="00B44095">
        <w:rPr>
          <w:sz w:val="20"/>
          <w:szCs w:val="20"/>
        </w:rPr>
        <w:t xml:space="preserve">, </w:t>
      </w:r>
      <w:r w:rsidRPr="00B44095">
        <w:rPr>
          <w:b/>
          <w:sz w:val="20"/>
          <w:szCs w:val="20"/>
        </w:rPr>
        <w:t>11(7)</w:t>
      </w:r>
      <w:r w:rsidRPr="00B44095">
        <w:rPr>
          <w:sz w:val="20"/>
          <w:szCs w:val="20"/>
        </w:rPr>
        <w:t>, 2050–2069, doi:</w:t>
      </w:r>
      <w:hyperlink r:id="rId557" w:history="1">
        <w:r w:rsidRPr="00B44095">
          <w:rPr>
            <w:rStyle w:val="Hyperlink"/>
            <w:sz w:val="20"/>
            <w:szCs w:val="20"/>
            <w:lang w:val="en-US" w:eastAsia="fr-FR"/>
          </w:rPr>
          <w:t>10.1029/2019ms001639</w:t>
        </w:r>
      </w:hyperlink>
      <w:r w:rsidRPr="00B44095">
        <w:rPr>
          <w:sz w:val="20"/>
          <w:szCs w:val="20"/>
        </w:rPr>
        <w:t>.</w:t>
      </w:r>
    </w:p>
    <w:p w14:paraId="3AFD55B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Mahlstein, I., G. Hegerl, and S. Solomon, 2012: Emerging local warming signals in observational data. </w:t>
      </w:r>
      <w:r w:rsidRPr="00B44095">
        <w:rPr>
          <w:i/>
          <w:sz w:val="20"/>
          <w:szCs w:val="20"/>
        </w:rPr>
        <w:t>Geophysical Research Letters</w:t>
      </w:r>
      <w:r w:rsidRPr="00B44095">
        <w:rPr>
          <w:sz w:val="20"/>
          <w:szCs w:val="20"/>
        </w:rPr>
        <w:t xml:space="preserve">, </w:t>
      </w:r>
      <w:r w:rsidRPr="00B44095">
        <w:rPr>
          <w:b/>
          <w:sz w:val="20"/>
          <w:szCs w:val="20"/>
        </w:rPr>
        <w:t>39(21)</w:t>
      </w:r>
      <w:r w:rsidRPr="00B44095">
        <w:rPr>
          <w:sz w:val="20"/>
          <w:szCs w:val="20"/>
        </w:rPr>
        <w:t>, n/a–n/a, doi:</w:t>
      </w:r>
      <w:hyperlink r:id="rId558" w:history="1">
        <w:r w:rsidRPr="00B44095">
          <w:rPr>
            <w:rStyle w:val="Hyperlink"/>
            <w:sz w:val="20"/>
            <w:szCs w:val="20"/>
            <w:lang w:val="en-US" w:eastAsia="fr-FR"/>
          </w:rPr>
          <w:t>10.1029/2012gl053952</w:t>
        </w:r>
      </w:hyperlink>
      <w:r w:rsidRPr="00B44095">
        <w:rPr>
          <w:sz w:val="20"/>
          <w:szCs w:val="20"/>
        </w:rPr>
        <w:t>.</w:t>
      </w:r>
    </w:p>
    <w:p w14:paraId="23CDDB7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Mahlstein, I., R. Knutti, S. Solomon, and R.W. Portmann, 2011: Early onset of significant local warming in low latitude countries. </w:t>
      </w:r>
      <w:r w:rsidRPr="00B44095">
        <w:rPr>
          <w:i/>
          <w:sz w:val="20"/>
          <w:szCs w:val="20"/>
        </w:rPr>
        <w:t>Environmental Research Letters</w:t>
      </w:r>
      <w:r w:rsidRPr="00B44095">
        <w:rPr>
          <w:sz w:val="20"/>
          <w:szCs w:val="20"/>
        </w:rPr>
        <w:t xml:space="preserve">, </w:t>
      </w:r>
      <w:r w:rsidRPr="00B44095">
        <w:rPr>
          <w:b/>
          <w:sz w:val="20"/>
          <w:szCs w:val="20"/>
        </w:rPr>
        <w:t>6(3)</w:t>
      </w:r>
      <w:r w:rsidRPr="00B44095">
        <w:rPr>
          <w:sz w:val="20"/>
          <w:szCs w:val="20"/>
        </w:rPr>
        <w:t>, 034009, doi:</w:t>
      </w:r>
      <w:hyperlink r:id="rId559" w:history="1">
        <w:r w:rsidRPr="00B44095">
          <w:rPr>
            <w:rStyle w:val="Hyperlink"/>
            <w:sz w:val="20"/>
            <w:szCs w:val="20"/>
            <w:lang w:val="en-US" w:eastAsia="fr-FR"/>
          </w:rPr>
          <w:t>10.1088/1748-9326/6/3/034009</w:t>
        </w:r>
      </w:hyperlink>
      <w:r w:rsidRPr="00B44095">
        <w:rPr>
          <w:sz w:val="20"/>
          <w:szCs w:val="20"/>
        </w:rPr>
        <w:t>.</w:t>
      </w:r>
    </w:p>
    <w:p w14:paraId="2B6A495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Mahony, M., 2014: The predictive state: Science, territory and the future of the Indian climate. </w:t>
      </w:r>
      <w:r w:rsidRPr="00B44095">
        <w:rPr>
          <w:i/>
          <w:sz w:val="20"/>
          <w:szCs w:val="20"/>
        </w:rPr>
        <w:t>Social Studies of Science</w:t>
      </w:r>
      <w:r w:rsidRPr="00B44095">
        <w:rPr>
          <w:sz w:val="20"/>
          <w:szCs w:val="20"/>
        </w:rPr>
        <w:t xml:space="preserve">, </w:t>
      </w:r>
      <w:r w:rsidRPr="00B44095">
        <w:rPr>
          <w:b/>
          <w:sz w:val="20"/>
          <w:szCs w:val="20"/>
        </w:rPr>
        <w:t>44(1)</w:t>
      </w:r>
      <w:r w:rsidRPr="00B44095">
        <w:rPr>
          <w:sz w:val="20"/>
          <w:szCs w:val="20"/>
        </w:rPr>
        <w:t>, 109–133, doi:</w:t>
      </w:r>
      <w:hyperlink r:id="rId560" w:history="1">
        <w:r w:rsidRPr="00B44095">
          <w:rPr>
            <w:rStyle w:val="Hyperlink"/>
            <w:sz w:val="20"/>
            <w:szCs w:val="20"/>
            <w:lang w:val="en-US" w:eastAsia="fr-FR"/>
          </w:rPr>
          <w:t>10.1177/0306312713501407</w:t>
        </w:r>
      </w:hyperlink>
      <w:r w:rsidRPr="00B44095">
        <w:rPr>
          <w:sz w:val="20"/>
          <w:szCs w:val="20"/>
        </w:rPr>
        <w:t>.</w:t>
      </w:r>
    </w:p>
    <w:p w14:paraId="278C5CE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Mahony, M., 2015: Climate change and the geographies of objectivity: the case of the IPCC’s burning embers diagram. </w:t>
      </w:r>
      <w:r w:rsidRPr="00B44095">
        <w:rPr>
          <w:i/>
          <w:sz w:val="20"/>
          <w:szCs w:val="20"/>
        </w:rPr>
        <w:t>Transactions of the Institute of British Geographers</w:t>
      </w:r>
      <w:r w:rsidRPr="00B44095">
        <w:rPr>
          <w:sz w:val="20"/>
          <w:szCs w:val="20"/>
        </w:rPr>
        <w:t xml:space="preserve">, </w:t>
      </w:r>
      <w:r w:rsidRPr="00B44095">
        <w:rPr>
          <w:b/>
          <w:sz w:val="20"/>
          <w:szCs w:val="20"/>
        </w:rPr>
        <w:t>40(2)</w:t>
      </w:r>
      <w:r w:rsidRPr="00B44095">
        <w:rPr>
          <w:sz w:val="20"/>
          <w:szCs w:val="20"/>
        </w:rPr>
        <w:t>, 153–167, doi:</w:t>
      </w:r>
      <w:hyperlink r:id="rId561" w:history="1">
        <w:r w:rsidRPr="00B44095">
          <w:rPr>
            <w:rStyle w:val="Hyperlink"/>
            <w:sz w:val="20"/>
            <w:szCs w:val="20"/>
            <w:lang w:val="en-US" w:eastAsia="fr-FR"/>
          </w:rPr>
          <w:t>10.1111/tran.12064</w:t>
        </w:r>
      </w:hyperlink>
      <w:r w:rsidRPr="00B44095">
        <w:rPr>
          <w:sz w:val="20"/>
          <w:szCs w:val="20"/>
        </w:rPr>
        <w:t>.</w:t>
      </w:r>
    </w:p>
    <w:p w14:paraId="4ED5030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Maibach, E.W., A. Leiserowitz, C. Roser-Renouf, and C.K. Mertz, 2011: Identifying Like-Minded Audiences for Global Warming Public Engagement Campaigns: An Audience Segmentation Analysis and Tool Development. </w:t>
      </w:r>
      <w:r w:rsidRPr="00B44095">
        <w:rPr>
          <w:i/>
          <w:sz w:val="20"/>
          <w:szCs w:val="20"/>
        </w:rPr>
        <w:t>PLoS ONE</w:t>
      </w:r>
      <w:r w:rsidRPr="00B44095">
        <w:rPr>
          <w:sz w:val="20"/>
          <w:szCs w:val="20"/>
        </w:rPr>
        <w:t xml:space="preserve">, </w:t>
      </w:r>
      <w:r w:rsidRPr="00B44095">
        <w:rPr>
          <w:b/>
          <w:sz w:val="20"/>
          <w:szCs w:val="20"/>
        </w:rPr>
        <w:t>6(3)</w:t>
      </w:r>
      <w:r w:rsidRPr="00B44095">
        <w:rPr>
          <w:sz w:val="20"/>
          <w:szCs w:val="20"/>
        </w:rPr>
        <w:t>, e17571, doi:</w:t>
      </w:r>
      <w:hyperlink r:id="rId562" w:history="1">
        <w:r w:rsidRPr="00B44095">
          <w:rPr>
            <w:rStyle w:val="Hyperlink"/>
            <w:sz w:val="20"/>
            <w:szCs w:val="20"/>
            <w:lang w:val="en-US" w:eastAsia="fr-FR"/>
          </w:rPr>
          <w:t>10.1371/journal.pone.0017571</w:t>
        </w:r>
      </w:hyperlink>
      <w:r w:rsidRPr="00B44095">
        <w:rPr>
          <w:sz w:val="20"/>
          <w:szCs w:val="20"/>
        </w:rPr>
        <w:t>.</w:t>
      </w:r>
    </w:p>
    <w:p w14:paraId="5CE1053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Makondo, C.C. and D.S.G. Thomas, 2018: Climate change adaptation: Linking indigenous knowledge with western science for effective adaptation. </w:t>
      </w:r>
      <w:r w:rsidRPr="00B44095">
        <w:rPr>
          <w:i/>
          <w:sz w:val="20"/>
          <w:szCs w:val="20"/>
        </w:rPr>
        <w:t>Environmental Science &amp; Policy</w:t>
      </w:r>
      <w:r w:rsidRPr="00B44095">
        <w:rPr>
          <w:sz w:val="20"/>
          <w:szCs w:val="20"/>
        </w:rPr>
        <w:t xml:space="preserve">, </w:t>
      </w:r>
      <w:r w:rsidRPr="00B44095">
        <w:rPr>
          <w:b/>
          <w:sz w:val="20"/>
          <w:szCs w:val="20"/>
        </w:rPr>
        <w:t>88</w:t>
      </w:r>
      <w:r w:rsidRPr="00B44095">
        <w:rPr>
          <w:sz w:val="20"/>
          <w:szCs w:val="20"/>
        </w:rPr>
        <w:t>, 83–91, doi:</w:t>
      </w:r>
      <w:hyperlink r:id="rId563" w:history="1">
        <w:r w:rsidRPr="00B44095">
          <w:rPr>
            <w:rStyle w:val="Hyperlink"/>
            <w:sz w:val="20"/>
            <w:szCs w:val="20"/>
            <w:lang w:val="en-US" w:eastAsia="fr-FR"/>
          </w:rPr>
          <w:t>10.1016/j.envsci.2018.06.014</w:t>
        </w:r>
      </w:hyperlink>
      <w:r w:rsidRPr="00B44095">
        <w:rPr>
          <w:sz w:val="20"/>
          <w:szCs w:val="20"/>
        </w:rPr>
        <w:t>.</w:t>
      </w:r>
    </w:p>
    <w:p w14:paraId="3F92169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Manabe, S., 1970: The Dependence of Atmospheric Temperature on the Concentration of Carbon Dioxide. In: </w:t>
      </w:r>
      <w:r w:rsidRPr="00B44095">
        <w:rPr>
          <w:i/>
          <w:sz w:val="20"/>
          <w:szCs w:val="20"/>
        </w:rPr>
        <w:t>Global Effects of Environmental Pollution</w:t>
      </w:r>
      <w:r w:rsidRPr="00B44095">
        <w:rPr>
          <w:sz w:val="20"/>
          <w:szCs w:val="20"/>
        </w:rPr>
        <w:t xml:space="preserve"> [Singer, S.F. (ed.)]. Springer, Dordrecht, The Netherlands, pp. 25–29, doi:</w:t>
      </w:r>
      <w:hyperlink r:id="rId564" w:history="1">
        <w:r w:rsidRPr="00B44095">
          <w:rPr>
            <w:rStyle w:val="Hyperlink"/>
            <w:sz w:val="20"/>
            <w:szCs w:val="20"/>
            <w:lang w:val="en-US" w:eastAsia="fr-FR"/>
          </w:rPr>
          <w:t>10.1007/978-94-010-3290-2_4</w:t>
        </w:r>
      </w:hyperlink>
      <w:r w:rsidRPr="00B44095">
        <w:rPr>
          <w:sz w:val="20"/>
          <w:szCs w:val="20"/>
        </w:rPr>
        <w:t>.</w:t>
      </w:r>
    </w:p>
    <w:p w14:paraId="6279E2F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Manabe, S. and F. Möller, 1961: On the Radiative Equilibrium and Heat Balance of the AtmosphereE. </w:t>
      </w:r>
      <w:r w:rsidRPr="00B44095">
        <w:rPr>
          <w:i/>
          <w:sz w:val="20"/>
          <w:szCs w:val="20"/>
        </w:rPr>
        <w:t>Monthly Weather Review</w:t>
      </w:r>
      <w:r w:rsidRPr="00B44095">
        <w:rPr>
          <w:sz w:val="20"/>
          <w:szCs w:val="20"/>
        </w:rPr>
        <w:t xml:space="preserve">, </w:t>
      </w:r>
      <w:r w:rsidRPr="00B44095">
        <w:rPr>
          <w:b/>
          <w:sz w:val="20"/>
          <w:szCs w:val="20"/>
        </w:rPr>
        <w:t>89(12)</w:t>
      </w:r>
      <w:r w:rsidRPr="00B44095">
        <w:rPr>
          <w:sz w:val="20"/>
          <w:szCs w:val="20"/>
        </w:rPr>
        <w:t>, 503–532, doi:</w:t>
      </w:r>
      <w:hyperlink r:id="rId565" w:history="1">
        <w:r w:rsidRPr="00B44095">
          <w:rPr>
            <w:rStyle w:val="Hyperlink"/>
            <w:sz w:val="20"/>
            <w:szCs w:val="20"/>
            <w:lang w:val="en-US" w:eastAsia="fr-FR"/>
          </w:rPr>
          <w:t>10.1175/1520-0493(1961)089&lt;0503:otreah&gt;2.0.co;2</w:t>
        </w:r>
      </w:hyperlink>
      <w:r w:rsidRPr="00B44095">
        <w:rPr>
          <w:sz w:val="20"/>
          <w:szCs w:val="20"/>
        </w:rPr>
        <w:t>.</w:t>
      </w:r>
    </w:p>
    <w:p w14:paraId="79041EF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Manabe, S. and R.T. Wetherald, 1967: Thermal Equilibrium of the Atmosphere with a Given Distribution of Relative Humidity. </w:t>
      </w:r>
      <w:r w:rsidRPr="00B44095">
        <w:rPr>
          <w:i/>
          <w:sz w:val="20"/>
          <w:szCs w:val="20"/>
        </w:rPr>
        <w:t>Journal of the Atmospheric Sciences</w:t>
      </w:r>
      <w:r w:rsidRPr="00B44095">
        <w:rPr>
          <w:sz w:val="20"/>
          <w:szCs w:val="20"/>
        </w:rPr>
        <w:t xml:space="preserve">, </w:t>
      </w:r>
      <w:r w:rsidRPr="00B44095">
        <w:rPr>
          <w:b/>
          <w:sz w:val="20"/>
          <w:szCs w:val="20"/>
        </w:rPr>
        <w:t>24(3)</w:t>
      </w:r>
      <w:r w:rsidRPr="00B44095">
        <w:rPr>
          <w:sz w:val="20"/>
          <w:szCs w:val="20"/>
        </w:rPr>
        <w:t>, 241–259, doi:</w:t>
      </w:r>
      <w:hyperlink r:id="rId566" w:history="1">
        <w:r w:rsidRPr="00B44095">
          <w:rPr>
            <w:rStyle w:val="Hyperlink"/>
            <w:sz w:val="20"/>
            <w:szCs w:val="20"/>
            <w:lang w:val="en-US" w:eastAsia="fr-FR"/>
          </w:rPr>
          <w:t>10.1175/1520-0469(1967)024&lt;0241:teotaw&gt;2.0.co;2</w:t>
        </w:r>
      </w:hyperlink>
      <w:r w:rsidRPr="00B44095">
        <w:rPr>
          <w:sz w:val="20"/>
          <w:szCs w:val="20"/>
        </w:rPr>
        <w:t>.</w:t>
      </w:r>
    </w:p>
    <w:p w14:paraId="2E24439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Manabe, S. and R.J. Stouffer, 1988: Two Stable Equilibria of a Coupled Ocean-Atmosphere Model. </w:t>
      </w:r>
      <w:r w:rsidRPr="00B44095">
        <w:rPr>
          <w:i/>
          <w:sz w:val="20"/>
          <w:szCs w:val="20"/>
        </w:rPr>
        <w:t>Journal of Climate</w:t>
      </w:r>
      <w:r w:rsidRPr="00B44095">
        <w:rPr>
          <w:sz w:val="20"/>
          <w:szCs w:val="20"/>
        </w:rPr>
        <w:t xml:space="preserve">, </w:t>
      </w:r>
      <w:r w:rsidRPr="00B44095">
        <w:rPr>
          <w:b/>
          <w:sz w:val="20"/>
          <w:szCs w:val="20"/>
        </w:rPr>
        <w:t>1(9)</w:t>
      </w:r>
      <w:r w:rsidRPr="00B44095">
        <w:rPr>
          <w:sz w:val="20"/>
          <w:szCs w:val="20"/>
        </w:rPr>
        <w:t>, 841–866, doi:</w:t>
      </w:r>
      <w:hyperlink r:id="rId567" w:history="1">
        <w:r w:rsidRPr="00B44095">
          <w:rPr>
            <w:rStyle w:val="Hyperlink"/>
            <w:sz w:val="20"/>
            <w:szCs w:val="20"/>
            <w:lang w:val="en-US" w:eastAsia="fr-FR"/>
          </w:rPr>
          <w:t>10.1175/1520-0442(1988)001&lt;0841:tseoac&gt;2.0.co;2</w:t>
        </w:r>
      </w:hyperlink>
      <w:r w:rsidRPr="00B44095">
        <w:rPr>
          <w:sz w:val="20"/>
          <w:szCs w:val="20"/>
        </w:rPr>
        <w:t>.</w:t>
      </w:r>
    </w:p>
    <w:p w14:paraId="4041E6A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Manabe, S. and R.J. Stouffer, 1993: Century-scale effects of increased atmospheric C02 on the ocean-atmosphere system. </w:t>
      </w:r>
      <w:r w:rsidRPr="00B44095">
        <w:rPr>
          <w:i/>
          <w:sz w:val="20"/>
          <w:szCs w:val="20"/>
        </w:rPr>
        <w:t>Nature</w:t>
      </w:r>
      <w:r w:rsidRPr="00B44095">
        <w:rPr>
          <w:sz w:val="20"/>
          <w:szCs w:val="20"/>
        </w:rPr>
        <w:t>, doi:</w:t>
      </w:r>
      <w:hyperlink r:id="rId568" w:history="1">
        <w:r w:rsidRPr="00B44095">
          <w:rPr>
            <w:rStyle w:val="Hyperlink"/>
            <w:sz w:val="20"/>
            <w:szCs w:val="20"/>
            <w:lang w:val="en-US" w:eastAsia="fr-FR"/>
          </w:rPr>
          <w:t>10.1038/364215a0</w:t>
        </w:r>
      </w:hyperlink>
      <w:r w:rsidRPr="00B44095">
        <w:rPr>
          <w:sz w:val="20"/>
          <w:szCs w:val="20"/>
        </w:rPr>
        <w:t>.</w:t>
      </w:r>
    </w:p>
    <w:p w14:paraId="3B3B472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Manabe, S., K. Bryan, and M.J. Spelman, 1975: A Global Ocean-Atmosphere Climate Model. Part I. The Atmospheric Circulation. </w:t>
      </w:r>
      <w:r w:rsidRPr="00B44095">
        <w:rPr>
          <w:i/>
          <w:sz w:val="20"/>
          <w:szCs w:val="20"/>
        </w:rPr>
        <w:t>Journal of Physical Oceanography</w:t>
      </w:r>
      <w:r w:rsidRPr="00B44095">
        <w:rPr>
          <w:sz w:val="20"/>
          <w:szCs w:val="20"/>
        </w:rPr>
        <w:t xml:space="preserve">, </w:t>
      </w:r>
      <w:r w:rsidRPr="00B44095">
        <w:rPr>
          <w:b/>
          <w:sz w:val="20"/>
          <w:szCs w:val="20"/>
        </w:rPr>
        <w:t>5(1)</w:t>
      </w:r>
      <w:r w:rsidRPr="00B44095">
        <w:rPr>
          <w:sz w:val="20"/>
          <w:szCs w:val="20"/>
        </w:rPr>
        <w:t>, 3–29, doi:</w:t>
      </w:r>
      <w:hyperlink r:id="rId569" w:history="1">
        <w:r w:rsidRPr="00B44095">
          <w:rPr>
            <w:rStyle w:val="Hyperlink"/>
            <w:sz w:val="20"/>
            <w:szCs w:val="20"/>
            <w:lang w:val="en-US" w:eastAsia="fr-FR"/>
          </w:rPr>
          <w:t>10.1175/1520-0485(1975)005&lt;0003:agoacm&gt;2.0.co;2</w:t>
        </w:r>
      </w:hyperlink>
      <w:r w:rsidRPr="00B44095">
        <w:rPr>
          <w:sz w:val="20"/>
          <w:szCs w:val="20"/>
        </w:rPr>
        <w:t>.</w:t>
      </w:r>
    </w:p>
    <w:p w14:paraId="6C246D0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Mann, M.E., S.K. Miller, S. Rahmstorf, B.A. Steinman, and M. Tingley, 2017: Record temperature streak bears anthropogenic fingerprint. </w:t>
      </w:r>
      <w:r w:rsidRPr="00B44095">
        <w:rPr>
          <w:i/>
          <w:sz w:val="20"/>
          <w:szCs w:val="20"/>
        </w:rPr>
        <w:t>Geophysical Research Letters</w:t>
      </w:r>
      <w:r w:rsidRPr="00B44095">
        <w:rPr>
          <w:sz w:val="20"/>
          <w:szCs w:val="20"/>
        </w:rPr>
        <w:t xml:space="preserve">, </w:t>
      </w:r>
      <w:r w:rsidRPr="00B44095">
        <w:rPr>
          <w:b/>
          <w:sz w:val="20"/>
          <w:szCs w:val="20"/>
        </w:rPr>
        <w:t>44(15)</w:t>
      </w:r>
      <w:r w:rsidRPr="00B44095">
        <w:rPr>
          <w:sz w:val="20"/>
          <w:szCs w:val="20"/>
        </w:rPr>
        <w:t>, 7936–7944, doi:</w:t>
      </w:r>
      <w:hyperlink r:id="rId570" w:history="1">
        <w:r w:rsidRPr="00B44095">
          <w:rPr>
            <w:rStyle w:val="Hyperlink"/>
            <w:sz w:val="20"/>
            <w:szCs w:val="20"/>
            <w:lang w:val="en-US" w:eastAsia="fr-FR"/>
          </w:rPr>
          <w:t>10.1002/2017gl074056</w:t>
        </w:r>
      </w:hyperlink>
      <w:r w:rsidRPr="00B44095">
        <w:rPr>
          <w:sz w:val="20"/>
          <w:szCs w:val="20"/>
        </w:rPr>
        <w:t>.</w:t>
      </w:r>
    </w:p>
    <w:p w14:paraId="4C771CD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Maraun, D., 2013: When will trends in European mean and heavy daily precipitation emerge? </w:t>
      </w:r>
      <w:r w:rsidRPr="00B44095">
        <w:rPr>
          <w:i/>
          <w:sz w:val="20"/>
          <w:szCs w:val="20"/>
        </w:rPr>
        <w:t>Environmental Research Letters</w:t>
      </w:r>
      <w:r w:rsidRPr="00B44095">
        <w:rPr>
          <w:sz w:val="20"/>
          <w:szCs w:val="20"/>
        </w:rPr>
        <w:t xml:space="preserve">, </w:t>
      </w:r>
      <w:r w:rsidRPr="00B44095">
        <w:rPr>
          <w:b/>
          <w:sz w:val="20"/>
          <w:szCs w:val="20"/>
        </w:rPr>
        <w:t>8(1)</w:t>
      </w:r>
      <w:r w:rsidRPr="00B44095">
        <w:rPr>
          <w:sz w:val="20"/>
          <w:szCs w:val="20"/>
        </w:rPr>
        <w:t>, 014004, doi:</w:t>
      </w:r>
      <w:hyperlink r:id="rId571" w:history="1">
        <w:r w:rsidRPr="00B44095">
          <w:rPr>
            <w:rStyle w:val="Hyperlink"/>
            <w:sz w:val="20"/>
            <w:szCs w:val="20"/>
            <w:lang w:val="en-US" w:eastAsia="fr-FR"/>
          </w:rPr>
          <w:t>10.1088/1748-9326/8/1/014004</w:t>
        </w:r>
      </w:hyperlink>
      <w:r w:rsidRPr="00B44095">
        <w:rPr>
          <w:sz w:val="20"/>
          <w:szCs w:val="20"/>
        </w:rPr>
        <w:t>.</w:t>
      </w:r>
    </w:p>
    <w:p w14:paraId="109AAE5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Maraun, D. and M. Widmann, 2018: </w:t>
      </w:r>
      <w:r w:rsidRPr="00B44095">
        <w:rPr>
          <w:i/>
          <w:sz w:val="20"/>
          <w:szCs w:val="20"/>
        </w:rPr>
        <w:t>Statistical Downscaling and Bias Correction for Climate Research</w:t>
      </w:r>
      <w:r w:rsidRPr="00B44095">
        <w:rPr>
          <w:sz w:val="20"/>
          <w:szCs w:val="20"/>
        </w:rPr>
        <w:t>. Cambridge University Press, Cambridge, UK, 347 pp., doi:</w:t>
      </w:r>
      <w:hyperlink r:id="rId572" w:history="1">
        <w:r w:rsidRPr="00B44095">
          <w:rPr>
            <w:rStyle w:val="Hyperlink"/>
            <w:sz w:val="20"/>
            <w:szCs w:val="20"/>
            <w:lang w:val="en-US" w:eastAsia="fr-FR"/>
          </w:rPr>
          <w:t>10.1017/9781107588783</w:t>
        </w:r>
      </w:hyperlink>
      <w:r w:rsidRPr="00B44095">
        <w:rPr>
          <w:sz w:val="20"/>
          <w:szCs w:val="20"/>
        </w:rPr>
        <w:t>.</w:t>
      </w:r>
    </w:p>
    <w:p w14:paraId="191EFC9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Marcott, S.A. et al., 2014: Centennial-scale changes in the global carbon cycle during the last deglaciation. </w:t>
      </w:r>
      <w:r w:rsidRPr="00B44095">
        <w:rPr>
          <w:i/>
          <w:sz w:val="20"/>
          <w:szCs w:val="20"/>
        </w:rPr>
        <w:t>Nature</w:t>
      </w:r>
      <w:r w:rsidRPr="00B44095">
        <w:rPr>
          <w:sz w:val="20"/>
          <w:szCs w:val="20"/>
        </w:rPr>
        <w:t xml:space="preserve">, </w:t>
      </w:r>
      <w:r w:rsidRPr="00B44095">
        <w:rPr>
          <w:b/>
          <w:sz w:val="20"/>
          <w:szCs w:val="20"/>
        </w:rPr>
        <w:t>514(7524)</w:t>
      </w:r>
      <w:r w:rsidRPr="00B44095">
        <w:rPr>
          <w:sz w:val="20"/>
          <w:szCs w:val="20"/>
        </w:rPr>
        <w:t>, 616–619, doi:</w:t>
      </w:r>
      <w:hyperlink r:id="rId573" w:history="1">
        <w:r w:rsidRPr="00B44095">
          <w:rPr>
            <w:rStyle w:val="Hyperlink"/>
            <w:sz w:val="20"/>
            <w:szCs w:val="20"/>
            <w:lang w:val="en-US" w:eastAsia="fr-FR"/>
          </w:rPr>
          <w:t>10.1038/nature13799</w:t>
        </w:r>
      </w:hyperlink>
      <w:r w:rsidRPr="00B44095">
        <w:rPr>
          <w:sz w:val="20"/>
          <w:szCs w:val="20"/>
        </w:rPr>
        <w:t>.</w:t>
      </w:r>
    </w:p>
    <w:p w14:paraId="54CD4DE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lastRenderedPageBreak/>
        <w:t xml:space="preserve">Marjanac, S., L. Patton, and J. Thornton, 2017: Acts of god, human infuence and litigation. </w:t>
      </w:r>
      <w:r w:rsidRPr="00B44095">
        <w:rPr>
          <w:i/>
          <w:sz w:val="20"/>
          <w:szCs w:val="20"/>
        </w:rPr>
        <w:t>Nature Geoscience</w:t>
      </w:r>
      <w:r w:rsidRPr="00B44095">
        <w:rPr>
          <w:sz w:val="20"/>
          <w:szCs w:val="20"/>
        </w:rPr>
        <w:t xml:space="preserve">, </w:t>
      </w:r>
      <w:r w:rsidRPr="00B44095">
        <w:rPr>
          <w:b/>
          <w:sz w:val="20"/>
          <w:szCs w:val="20"/>
        </w:rPr>
        <w:t>10(9)</w:t>
      </w:r>
      <w:r w:rsidRPr="00B44095">
        <w:rPr>
          <w:sz w:val="20"/>
          <w:szCs w:val="20"/>
        </w:rPr>
        <w:t>, 616–619, doi:</w:t>
      </w:r>
      <w:hyperlink r:id="rId574" w:history="1">
        <w:r w:rsidRPr="00B44095">
          <w:rPr>
            <w:rStyle w:val="Hyperlink"/>
            <w:sz w:val="20"/>
            <w:szCs w:val="20"/>
            <w:lang w:val="en-US" w:eastAsia="fr-FR"/>
          </w:rPr>
          <w:t>10.1038/ngeo3019</w:t>
        </w:r>
      </w:hyperlink>
      <w:r w:rsidRPr="00B44095">
        <w:rPr>
          <w:sz w:val="20"/>
          <w:szCs w:val="20"/>
        </w:rPr>
        <w:t>.</w:t>
      </w:r>
    </w:p>
    <w:p w14:paraId="6331717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Martens, B. et al., 2020: Evaluating the land-surface energy partitioning in ERA5. </w:t>
      </w:r>
      <w:r w:rsidRPr="00B44095">
        <w:rPr>
          <w:i/>
          <w:sz w:val="20"/>
          <w:szCs w:val="20"/>
        </w:rPr>
        <w:t>Geoscientific Model Development</w:t>
      </w:r>
      <w:r w:rsidRPr="00B44095">
        <w:rPr>
          <w:sz w:val="20"/>
          <w:szCs w:val="20"/>
        </w:rPr>
        <w:t xml:space="preserve">, </w:t>
      </w:r>
      <w:r w:rsidRPr="00B44095">
        <w:rPr>
          <w:b/>
          <w:sz w:val="20"/>
          <w:szCs w:val="20"/>
        </w:rPr>
        <w:t>13(9)</w:t>
      </w:r>
      <w:r w:rsidRPr="00B44095">
        <w:rPr>
          <w:sz w:val="20"/>
          <w:szCs w:val="20"/>
        </w:rPr>
        <w:t>, 4159–4181, doi:</w:t>
      </w:r>
      <w:hyperlink r:id="rId575" w:history="1">
        <w:r w:rsidRPr="00B44095">
          <w:rPr>
            <w:rStyle w:val="Hyperlink"/>
            <w:sz w:val="20"/>
            <w:szCs w:val="20"/>
            <w:lang w:val="en-US" w:eastAsia="fr-FR"/>
          </w:rPr>
          <w:t>10.5194/gmd-13-4159-2020</w:t>
        </w:r>
      </w:hyperlink>
      <w:r w:rsidRPr="00B44095">
        <w:rPr>
          <w:sz w:val="20"/>
          <w:szCs w:val="20"/>
        </w:rPr>
        <w:t>.</w:t>
      </w:r>
    </w:p>
    <w:p w14:paraId="7ADB2CC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Masina, S. et al., 2017: An ensemble of eddy-permitting global ocean reanalyses from the MyOcean project. </w:t>
      </w:r>
      <w:r w:rsidRPr="00B44095">
        <w:rPr>
          <w:i/>
          <w:sz w:val="20"/>
          <w:szCs w:val="20"/>
        </w:rPr>
        <w:t>Climate Dynamics</w:t>
      </w:r>
      <w:r w:rsidRPr="00B44095">
        <w:rPr>
          <w:sz w:val="20"/>
          <w:szCs w:val="20"/>
        </w:rPr>
        <w:t xml:space="preserve">, </w:t>
      </w:r>
      <w:r w:rsidRPr="00B44095">
        <w:rPr>
          <w:b/>
          <w:sz w:val="20"/>
          <w:szCs w:val="20"/>
        </w:rPr>
        <w:t>49(3)</w:t>
      </w:r>
      <w:r w:rsidRPr="00B44095">
        <w:rPr>
          <w:sz w:val="20"/>
          <w:szCs w:val="20"/>
        </w:rPr>
        <w:t>, 813–841, doi:</w:t>
      </w:r>
      <w:hyperlink r:id="rId576" w:history="1">
        <w:r w:rsidRPr="00B44095">
          <w:rPr>
            <w:rStyle w:val="Hyperlink"/>
            <w:sz w:val="20"/>
            <w:szCs w:val="20"/>
            <w:lang w:val="en-US" w:eastAsia="fr-FR"/>
          </w:rPr>
          <w:t>10.1007/s00382-015-2728-5</w:t>
        </w:r>
      </w:hyperlink>
      <w:r w:rsidRPr="00B44095">
        <w:rPr>
          <w:sz w:val="20"/>
          <w:szCs w:val="20"/>
        </w:rPr>
        <w:t>.</w:t>
      </w:r>
    </w:p>
    <w:p w14:paraId="45510DB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Massey, N. et al., 2015: weather@home-development and validation of a very large ensemble modelling system for probabilistic event attribution. </w:t>
      </w:r>
      <w:r w:rsidRPr="00B44095">
        <w:rPr>
          <w:i/>
          <w:sz w:val="20"/>
          <w:szCs w:val="20"/>
        </w:rPr>
        <w:t>Quarterly Journal of the Royal Meteorological Society</w:t>
      </w:r>
      <w:r w:rsidRPr="00B44095">
        <w:rPr>
          <w:sz w:val="20"/>
          <w:szCs w:val="20"/>
        </w:rPr>
        <w:t xml:space="preserve">, </w:t>
      </w:r>
      <w:r w:rsidRPr="00B44095">
        <w:rPr>
          <w:b/>
          <w:sz w:val="20"/>
          <w:szCs w:val="20"/>
        </w:rPr>
        <w:t>141(690)</w:t>
      </w:r>
      <w:r w:rsidRPr="00B44095">
        <w:rPr>
          <w:sz w:val="20"/>
          <w:szCs w:val="20"/>
        </w:rPr>
        <w:t>, 1528–1545, doi:</w:t>
      </w:r>
      <w:hyperlink r:id="rId577" w:history="1">
        <w:r w:rsidRPr="00B44095">
          <w:rPr>
            <w:rStyle w:val="Hyperlink"/>
            <w:sz w:val="20"/>
            <w:szCs w:val="20"/>
            <w:lang w:val="en-US" w:eastAsia="fr-FR"/>
          </w:rPr>
          <w:t>10.1002/qj.2455</w:t>
        </w:r>
      </w:hyperlink>
      <w:r w:rsidRPr="00B44095">
        <w:rPr>
          <w:sz w:val="20"/>
          <w:szCs w:val="20"/>
        </w:rPr>
        <w:t>.</w:t>
      </w:r>
    </w:p>
    <w:p w14:paraId="51879CB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Masson, D. and R. Knutti, 2011: Climate model genealogy. </w:t>
      </w:r>
      <w:r w:rsidRPr="00B44095">
        <w:rPr>
          <w:i/>
          <w:sz w:val="20"/>
          <w:szCs w:val="20"/>
        </w:rPr>
        <w:t>Geophysical Research Letters</w:t>
      </w:r>
      <w:r w:rsidRPr="00B44095">
        <w:rPr>
          <w:sz w:val="20"/>
          <w:szCs w:val="20"/>
        </w:rPr>
        <w:t xml:space="preserve">, </w:t>
      </w:r>
      <w:r w:rsidRPr="00B44095">
        <w:rPr>
          <w:b/>
          <w:sz w:val="20"/>
          <w:szCs w:val="20"/>
        </w:rPr>
        <w:t>38(8)</w:t>
      </w:r>
      <w:r w:rsidRPr="00B44095">
        <w:rPr>
          <w:sz w:val="20"/>
          <w:szCs w:val="20"/>
        </w:rPr>
        <w:t>, n/a–n/a, doi:</w:t>
      </w:r>
      <w:hyperlink r:id="rId578" w:history="1">
        <w:r w:rsidRPr="00B44095">
          <w:rPr>
            <w:rStyle w:val="Hyperlink"/>
            <w:sz w:val="20"/>
            <w:szCs w:val="20"/>
            <w:lang w:val="en-US" w:eastAsia="fr-FR"/>
          </w:rPr>
          <w:t>10.1029/2011gl046864</w:t>
        </w:r>
      </w:hyperlink>
      <w:r w:rsidRPr="00B44095">
        <w:rPr>
          <w:sz w:val="20"/>
          <w:szCs w:val="20"/>
        </w:rPr>
        <w:t>.</w:t>
      </w:r>
    </w:p>
    <w:p w14:paraId="5A93E8A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Masson-Delmotte, V. et al., 2013: Information from Paleoclimate Archives. In: </w:t>
      </w:r>
      <w:r w:rsidRPr="00B44095">
        <w:rPr>
          <w:i/>
          <w:sz w:val="20"/>
          <w:szCs w:val="20"/>
        </w:rPr>
        <w:t>Climate Change 2013: The Physical Science Basis. Contribution of Working Group I to the Fifth Assessment Report of the Intergovernmental Panel on Climate Change</w:t>
      </w:r>
      <w:r w:rsidRPr="00B44095">
        <w:rPr>
          <w:sz w:val="20"/>
          <w:szCs w:val="20"/>
        </w:rPr>
        <w:t xml:space="preserve"> [Stocker, T.F., D. Qin, G.-K. Plattner, M. Tignor, S.K. Allen, J. Boschung, A. Nauels, Y. Xia, V. Bex, and P.M. Midgley (eds.)]. Cambridge University Press, Cambridge, United Kingdom and New York, NY, USA, pp. 383–464, doi:</w:t>
      </w:r>
      <w:hyperlink r:id="rId579" w:history="1">
        <w:r w:rsidRPr="00B44095">
          <w:rPr>
            <w:rStyle w:val="Hyperlink"/>
            <w:sz w:val="20"/>
            <w:szCs w:val="20"/>
            <w:lang w:val="en-US" w:eastAsia="fr-FR"/>
          </w:rPr>
          <w:t>10.1017/cbo9781107415324.013</w:t>
        </w:r>
      </w:hyperlink>
      <w:r w:rsidRPr="00B44095">
        <w:rPr>
          <w:sz w:val="20"/>
          <w:szCs w:val="20"/>
        </w:rPr>
        <w:t>.</w:t>
      </w:r>
    </w:p>
    <w:p w14:paraId="7751362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Mastrandrea, M.D. and K.J. Mach, 2011: Treatment of uncertainties in IPCC Assessment Reports: past approaches and considerations for the Fifth Assessment Report. </w:t>
      </w:r>
      <w:r w:rsidRPr="00B44095">
        <w:rPr>
          <w:i/>
          <w:sz w:val="20"/>
          <w:szCs w:val="20"/>
        </w:rPr>
        <w:t>Climatic Change</w:t>
      </w:r>
      <w:r w:rsidRPr="00B44095">
        <w:rPr>
          <w:sz w:val="20"/>
          <w:szCs w:val="20"/>
        </w:rPr>
        <w:t xml:space="preserve">, </w:t>
      </w:r>
      <w:r w:rsidRPr="00B44095">
        <w:rPr>
          <w:b/>
          <w:sz w:val="20"/>
          <w:szCs w:val="20"/>
        </w:rPr>
        <w:t>108(4)</w:t>
      </w:r>
      <w:r w:rsidRPr="00B44095">
        <w:rPr>
          <w:sz w:val="20"/>
          <w:szCs w:val="20"/>
        </w:rPr>
        <w:t>, 659–673, doi:</w:t>
      </w:r>
      <w:hyperlink r:id="rId580" w:history="1">
        <w:r w:rsidRPr="00B44095">
          <w:rPr>
            <w:rStyle w:val="Hyperlink"/>
            <w:sz w:val="20"/>
            <w:szCs w:val="20"/>
            <w:lang w:val="en-US" w:eastAsia="fr-FR"/>
          </w:rPr>
          <w:t>10.1007/s10584-011-0177-7</w:t>
        </w:r>
      </w:hyperlink>
      <w:r w:rsidRPr="00B44095">
        <w:rPr>
          <w:sz w:val="20"/>
          <w:szCs w:val="20"/>
        </w:rPr>
        <w:t>.</w:t>
      </w:r>
    </w:p>
    <w:p w14:paraId="0196FD5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Mastrandrea, M.D. et al., 2010: </w:t>
      </w:r>
      <w:r w:rsidRPr="00B44095">
        <w:rPr>
          <w:i/>
          <w:sz w:val="20"/>
          <w:szCs w:val="20"/>
        </w:rPr>
        <w:t>Guidance Note for Lead Authors of the IPCC Fifth Assessment Report on Consistent Treatment of Uncertainties</w:t>
      </w:r>
      <w:r w:rsidRPr="00B44095">
        <w:rPr>
          <w:sz w:val="20"/>
          <w:szCs w:val="20"/>
        </w:rPr>
        <w:t>. Intergovernmental Panel on Climate Change (IPCC), 7 pp.</w:t>
      </w:r>
    </w:p>
    <w:p w14:paraId="18829D0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Mastrandrea, M.D. et al., 2011: The IPCC AR5 guidance note on consistent treatment of uncertainties: A common approach across the working groups. </w:t>
      </w:r>
      <w:r w:rsidRPr="00B44095">
        <w:rPr>
          <w:i/>
          <w:sz w:val="20"/>
          <w:szCs w:val="20"/>
        </w:rPr>
        <w:t>Climatic Change</w:t>
      </w:r>
      <w:r w:rsidRPr="00B44095">
        <w:rPr>
          <w:sz w:val="20"/>
          <w:szCs w:val="20"/>
        </w:rPr>
        <w:t xml:space="preserve">, </w:t>
      </w:r>
      <w:r w:rsidRPr="00B44095">
        <w:rPr>
          <w:b/>
          <w:sz w:val="20"/>
          <w:szCs w:val="20"/>
        </w:rPr>
        <w:t>108(4)</w:t>
      </w:r>
      <w:r w:rsidRPr="00B44095">
        <w:rPr>
          <w:sz w:val="20"/>
          <w:szCs w:val="20"/>
        </w:rPr>
        <w:t>, 675–691, doi:</w:t>
      </w:r>
      <w:hyperlink r:id="rId581" w:history="1">
        <w:r w:rsidRPr="00B44095">
          <w:rPr>
            <w:rStyle w:val="Hyperlink"/>
            <w:sz w:val="20"/>
            <w:szCs w:val="20"/>
            <w:lang w:val="en-US" w:eastAsia="fr-FR"/>
          </w:rPr>
          <w:t>10.1007/s10584-011-0178-6</w:t>
        </w:r>
      </w:hyperlink>
      <w:r w:rsidRPr="00B44095">
        <w:rPr>
          <w:sz w:val="20"/>
          <w:szCs w:val="20"/>
        </w:rPr>
        <w:t>.</w:t>
      </w:r>
    </w:p>
    <w:p w14:paraId="65CF9B0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Matthes, K. et al., 2017: Solar forcing for CMIP6 (v3.2). </w:t>
      </w:r>
      <w:r w:rsidRPr="00B44095">
        <w:rPr>
          <w:i/>
          <w:sz w:val="20"/>
          <w:szCs w:val="20"/>
        </w:rPr>
        <w:t>Geoscientific Model Development</w:t>
      </w:r>
      <w:r w:rsidRPr="00B44095">
        <w:rPr>
          <w:sz w:val="20"/>
          <w:szCs w:val="20"/>
        </w:rPr>
        <w:t xml:space="preserve">, </w:t>
      </w:r>
      <w:r w:rsidRPr="00B44095">
        <w:rPr>
          <w:b/>
          <w:sz w:val="20"/>
          <w:szCs w:val="20"/>
        </w:rPr>
        <w:t>10(6)</w:t>
      </w:r>
      <w:r w:rsidRPr="00B44095">
        <w:rPr>
          <w:sz w:val="20"/>
          <w:szCs w:val="20"/>
        </w:rPr>
        <w:t>, 2247–2302, doi:</w:t>
      </w:r>
      <w:hyperlink r:id="rId582" w:history="1">
        <w:r w:rsidRPr="00B44095">
          <w:rPr>
            <w:rStyle w:val="Hyperlink"/>
            <w:sz w:val="20"/>
            <w:szCs w:val="20"/>
            <w:lang w:val="en-US" w:eastAsia="fr-FR"/>
          </w:rPr>
          <w:t>10.5194/gmd-10-2247-2017</w:t>
        </w:r>
      </w:hyperlink>
      <w:r w:rsidRPr="00B44095">
        <w:rPr>
          <w:sz w:val="20"/>
          <w:szCs w:val="20"/>
        </w:rPr>
        <w:t>.</w:t>
      </w:r>
    </w:p>
    <w:p w14:paraId="687BD77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Matthews, H.D., 2016: Quantifying historical carbon and climate debts among nations. </w:t>
      </w:r>
      <w:r w:rsidRPr="00B44095">
        <w:rPr>
          <w:i/>
          <w:sz w:val="20"/>
          <w:szCs w:val="20"/>
        </w:rPr>
        <w:t>Nature Climate Change</w:t>
      </w:r>
      <w:r w:rsidRPr="00B44095">
        <w:rPr>
          <w:sz w:val="20"/>
          <w:szCs w:val="20"/>
        </w:rPr>
        <w:t xml:space="preserve">, </w:t>
      </w:r>
      <w:r w:rsidRPr="00B44095">
        <w:rPr>
          <w:b/>
          <w:sz w:val="20"/>
          <w:szCs w:val="20"/>
        </w:rPr>
        <w:t>6(1)</w:t>
      </w:r>
      <w:r w:rsidRPr="00B44095">
        <w:rPr>
          <w:sz w:val="20"/>
          <w:szCs w:val="20"/>
        </w:rPr>
        <w:t>, 60–64, doi:</w:t>
      </w:r>
      <w:hyperlink r:id="rId583" w:history="1">
        <w:r w:rsidRPr="00B44095">
          <w:rPr>
            <w:rStyle w:val="Hyperlink"/>
            <w:sz w:val="20"/>
            <w:szCs w:val="20"/>
            <w:lang w:val="en-US" w:eastAsia="fr-FR"/>
          </w:rPr>
          <w:t>10.1038/nclimate2774</w:t>
        </w:r>
      </w:hyperlink>
      <w:r w:rsidRPr="00B44095">
        <w:rPr>
          <w:sz w:val="20"/>
          <w:szCs w:val="20"/>
        </w:rPr>
        <w:t>.</w:t>
      </w:r>
    </w:p>
    <w:p w14:paraId="7206BA8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Mauritsen, T. and E. Roeckner, 2020: Tuning the MPI-ESM1.2 Global Climate Model to Improve the Match With Instrumental Record Warming by Lowering Its Climate Sensitivity. </w:t>
      </w:r>
      <w:r w:rsidRPr="00B44095">
        <w:rPr>
          <w:i/>
          <w:sz w:val="20"/>
          <w:szCs w:val="20"/>
        </w:rPr>
        <w:t>Journal of Advances in Modeling Earth Systems</w:t>
      </w:r>
      <w:r w:rsidRPr="00B44095">
        <w:rPr>
          <w:sz w:val="20"/>
          <w:szCs w:val="20"/>
        </w:rPr>
        <w:t xml:space="preserve">, </w:t>
      </w:r>
      <w:r w:rsidRPr="00B44095">
        <w:rPr>
          <w:b/>
          <w:sz w:val="20"/>
          <w:szCs w:val="20"/>
        </w:rPr>
        <w:t>12(5)</w:t>
      </w:r>
      <w:r w:rsidRPr="00B44095">
        <w:rPr>
          <w:sz w:val="20"/>
          <w:szCs w:val="20"/>
        </w:rPr>
        <w:t>, e2019MS002037, doi:</w:t>
      </w:r>
      <w:hyperlink r:id="rId584" w:history="1">
        <w:r w:rsidRPr="00B44095">
          <w:rPr>
            <w:rStyle w:val="Hyperlink"/>
            <w:sz w:val="20"/>
            <w:szCs w:val="20"/>
            <w:lang w:val="en-US" w:eastAsia="fr-FR"/>
          </w:rPr>
          <w:t>10.1029/2019ms002037</w:t>
        </w:r>
      </w:hyperlink>
      <w:r w:rsidRPr="00B44095">
        <w:rPr>
          <w:sz w:val="20"/>
          <w:szCs w:val="20"/>
        </w:rPr>
        <w:t>.</w:t>
      </w:r>
    </w:p>
    <w:p w14:paraId="072E273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Mauritsen, T. et al., 2012: Tuning the climate of a global model. </w:t>
      </w:r>
      <w:r w:rsidRPr="00B44095">
        <w:rPr>
          <w:i/>
          <w:sz w:val="20"/>
          <w:szCs w:val="20"/>
        </w:rPr>
        <w:t>Journal of Advances in Modeling Earth Systems</w:t>
      </w:r>
      <w:r w:rsidRPr="00B44095">
        <w:rPr>
          <w:sz w:val="20"/>
          <w:szCs w:val="20"/>
        </w:rPr>
        <w:t>, doi:</w:t>
      </w:r>
      <w:hyperlink r:id="rId585" w:history="1">
        <w:r w:rsidRPr="00B44095">
          <w:rPr>
            <w:rStyle w:val="Hyperlink"/>
            <w:sz w:val="20"/>
            <w:szCs w:val="20"/>
            <w:lang w:val="en-US" w:eastAsia="fr-FR"/>
          </w:rPr>
          <w:t>10.1029/2012ms000154</w:t>
        </w:r>
      </w:hyperlink>
      <w:r w:rsidRPr="00B44095">
        <w:rPr>
          <w:sz w:val="20"/>
          <w:szCs w:val="20"/>
        </w:rPr>
        <w:t>.</w:t>
      </w:r>
    </w:p>
    <w:p w14:paraId="10A2DA3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Mauritsen, T. et al., 2019: Developments in the MPI-M Earth System Model version 1.2 (MPI-ESM 1.2) and its response to increasing CO2. </w:t>
      </w:r>
      <w:r w:rsidRPr="00B44095">
        <w:rPr>
          <w:i/>
          <w:sz w:val="20"/>
          <w:szCs w:val="20"/>
        </w:rPr>
        <w:t>Journal of Advances in Modeling Earth Systems</w:t>
      </w:r>
      <w:r w:rsidRPr="00B44095">
        <w:rPr>
          <w:sz w:val="20"/>
          <w:szCs w:val="20"/>
        </w:rPr>
        <w:t>, doi:</w:t>
      </w:r>
      <w:hyperlink r:id="rId586" w:history="1">
        <w:r w:rsidRPr="00B44095">
          <w:rPr>
            <w:rStyle w:val="Hyperlink"/>
            <w:sz w:val="20"/>
            <w:szCs w:val="20"/>
            <w:lang w:val="en-US" w:eastAsia="fr-FR"/>
          </w:rPr>
          <w:t>10.1029/2018ms001400</w:t>
        </w:r>
      </w:hyperlink>
      <w:r w:rsidRPr="00B44095">
        <w:rPr>
          <w:sz w:val="20"/>
          <w:szCs w:val="20"/>
        </w:rPr>
        <w:t>.</w:t>
      </w:r>
    </w:p>
    <w:p w14:paraId="529A788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Maury, M.F., 1849: </w:t>
      </w:r>
      <w:r w:rsidRPr="00B44095">
        <w:rPr>
          <w:i/>
          <w:sz w:val="20"/>
          <w:szCs w:val="20"/>
        </w:rPr>
        <w:t>Wind and Current Charts of the North and South Atlantic</w:t>
      </w:r>
      <w:r w:rsidRPr="00B44095">
        <w:rPr>
          <w:sz w:val="20"/>
          <w:szCs w:val="20"/>
        </w:rPr>
        <w:t>. National Observatory, Washington, DC, USA, 31 maps pp.</w:t>
      </w:r>
    </w:p>
    <w:p w14:paraId="0B0D9E6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Maury, M.F., 1855: </w:t>
      </w:r>
      <w:r w:rsidRPr="00B44095">
        <w:rPr>
          <w:i/>
          <w:sz w:val="20"/>
          <w:szCs w:val="20"/>
        </w:rPr>
        <w:t>The Physical Geography of the Sea</w:t>
      </w:r>
      <w:r w:rsidRPr="00B44095">
        <w:rPr>
          <w:sz w:val="20"/>
          <w:szCs w:val="20"/>
        </w:rPr>
        <w:t>. Harper &amp; Brothers Publishers, New York, NY, USA, 274 pp.</w:t>
      </w:r>
    </w:p>
    <w:p w14:paraId="24823EA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Maury, M.F., 1860: </w:t>
      </w:r>
      <w:r w:rsidRPr="00B44095">
        <w:rPr>
          <w:i/>
          <w:sz w:val="20"/>
          <w:szCs w:val="20"/>
        </w:rPr>
        <w:t>The Physical Geography of the Sea, and its Meteorology</w:t>
      </w:r>
      <w:r w:rsidRPr="00B44095">
        <w:rPr>
          <w:sz w:val="20"/>
          <w:szCs w:val="20"/>
        </w:rPr>
        <w:t>. Harper &amp; Brothers Publishers, New York, NY, USA, 474 pp.</w:t>
      </w:r>
    </w:p>
    <w:p w14:paraId="33A9EB0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Maycock, A.C. et al., 2015: Possible impacts of a future grand solar minimum on climate: Stratospheric and global circulation changes. </w:t>
      </w:r>
      <w:r w:rsidRPr="00B44095">
        <w:rPr>
          <w:i/>
          <w:sz w:val="20"/>
          <w:szCs w:val="20"/>
        </w:rPr>
        <w:t>Journal of Geophysical Research: Atmospheres</w:t>
      </w:r>
      <w:r w:rsidRPr="00B44095">
        <w:rPr>
          <w:sz w:val="20"/>
          <w:szCs w:val="20"/>
        </w:rPr>
        <w:t xml:space="preserve">, </w:t>
      </w:r>
      <w:r w:rsidRPr="00B44095">
        <w:rPr>
          <w:b/>
          <w:sz w:val="20"/>
          <w:szCs w:val="20"/>
        </w:rPr>
        <w:t>120(18)</w:t>
      </w:r>
      <w:r w:rsidRPr="00B44095">
        <w:rPr>
          <w:sz w:val="20"/>
          <w:szCs w:val="20"/>
        </w:rPr>
        <w:t>, 9043–9058, doi:</w:t>
      </w:r>
      <w:hyperlink r:id="rId587" w:history="1">
        <w:r w:rsidRPr="00B44095">
          <w:rPr>
            <w:rStyle w:val="Hyperlink"/>
            <w:sz w:val="20"/>
            <w:szCs w:val="20"/>
            <w:lang w:val="en-US" w:eastAsia="fr-FR"/>
          </w:rPr>
          <w:t>10.1002/2014jd022022</w:t>
        </w:r>
      </w:hyperlink>
      <w:r w:rsidRPr="00B44095">
        <w:rPr>
          <w:sz w:val="20"/>
          <w:szCs w:val="20"/>
        </w:rPr>
        <w:t>.</w:t>
      </w:r>
    </w:p>
    <w:p w14:paraId="18AA300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Maycock, A.C. et al., 2018: Revisiting the Mystery of Recent Stratospheric Temperature Trends. </w:t>
      </w:r>
      <w:r w:rsidRPr="00B44095">
        <w:rPr>
          <w:i/>
          <w:sz w:val="20"/>
          <w:szCs w:val="20"/>
        </w:rPr>
        <w:t>Geophysical Research Letters</w:t>
      </w:r>
      <w:r w:rsidRPr="00B44095">
        <w:rPr>
          <w:sz w:val="20"/>
          <w:szCs w:val="20"/>
        </w:rPr>
        <w:t xml:space="preserve">, </w:t>
      </w:r>
      <w:r w:rsidRPr="00B44095">
        <w:rPr>
          <w:b/>
          <w:sz w:val="20"/>
          <w:szCs w:val="20"/>
        </w:rPr>
        <w:t>45(18)</w:t>
      </w:r>
      <w:r w:rsidRPr="00B44095">
        <w:rPr>
          <w:sz w:val="20"/>
          <w:szCs w:val="20"/>
        </w:rPr>
        <w:t>, 9919–9933, doi:</w:t>
      </w:r>
      <w:hyperlink r:id="rId588" w:history="1">
        <w:r w:rsidRPr="00B44095">
          <w:rPr>
            <w:rStyle w:val="Hyperlink"/>
            <w:sz w:val="20"/>
            <w:szCs w:val="20"/>
            <w:lang w:val="en-US" w:eastAsia="fr-FR"/>
          </w:rPr>
          <w:t>10.1029/2018gl078035</w:t>
        </w:r>
      </w:hyperlink>
      <w:r w:rsidRPr="00B44095">
        <w:rPr>
          <w:sz w:val="20"/>
          <w:szCs w:val="20"/>
        </w:rPr>
        <w:t>.</w:t>
      </w:r>
    </w:p>
    <w:p w14:paraId="5401572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McCabe, M.F. et al., 2017: The future of Earth observation in hydrology. </w:t>
      </w:r>
      <w:r w:rsidRPr="00B44095">
        <w:rPr>
          <w:i/>
          <w:sz w:val="20"/>
          <w:szCs w:val="20"/>
        </w:rPr>
        <w:t>Hydrology and Earth System Sciences</w:t>
      </w:r>
      <w:r w:rsidRPr="00B44095">
        <w:rPr>
          <w:sz w:val="20"/>
          <w:szCs w:val="20"/>
        </w:rPr>
        <w:t xml:space="preserve">, </w:t>
      </w:r>
      <w:r w:rsidRPr="00B44095">
        <w:rPr>
          <w:b/>
          <w:sz w:val="20"/>
          <w:szCs w:val="20"/>
        </w:rPr>
        <w:t>21(7)</w:t>
      </w:r>
      <w:r w:rsidRPr="00B44095">
        <w:rPr>
          <w:sz w:val="20"/>
          <w:szCs w:val="20"/>
        </w:rPr>
        <w:t>, 3879–3914, doi:</w:t>
      </w:r>
      <w:hyperlink r:id="rId589" w:history="1">
        <w:r w:rsidRPr="00B44095">
          <w:rPr>
            <w:rStyle w:val="Hyperlink"/>
            <w:sz w:val="20"/>
            <w:szCs w:val="20"/>
            <w:lang w:val="en-US" w:eastAsia="fr-FR"/>
          </w:rPr>
          <w:t>10.5194/hess-21-3879-2017</w:t>
        </w:r>
      </w:hyperlink>
      <w:r w:rsidRPr="00B44095">
        <w:rPr>
          <w:sz w:val="20"/>
          <w:szCs w:val="20"/>
        </w:rPr>
        <w:t>.</w:t>
      </w:r>
    </w:p>
    <w:p w14:paraId="52787DF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McCarthy, G.D. et al., 2020: Sustainable Observations of the AMOC: Methodology and Technology. </w:t>
      </w:r>
      <w:r w:rsidRPr="00B44095">
        <w:rPr>
          <w:i/>
          <w:sz w:val="20"/>
          <w:szCs w:val="20"/>
        </w:rPr>
        <w:t>Reviews of Geophysics</w:t>
      </w:r>
      <w:r w:rsidRPr="00B44095">
        <w:rPr>
          <w:sz w:val="20"/>
          <w:szCs w:val="20"/>
        </w:rPr>
        <w:t xml:space="preserve">, </w:t>
      </w:r>
      <w:r w:rsidRPr="00B44095">
        <w:rPr>
          <w:b/>
          <w:sz w:val="20"/>
          <w:szCs w:val="20"/>
        </w:rPr>
        <w:t>58(1)</w:t>
      </w:r>
      <w:r w:rsidRPr="00B44095">
        <w:rPr>
          <w:sz w:val="20"/>
          <w:szCs w:val="20"/>
        </w:rPr>
        <w:t>, e2019RG000654, doi:</w:t>
      </w:r>
      <w:hyperlink r:id="rId590" w:history="1">
        <w:r w:rsidRPr="00B44095">
          <w:rPr>
            <w:rStyle w:val="Hyperlink"/>
            <w:sz w:val="20"/>
            <w:szCs w:val="20"/>
            <w:lang w:val="en-US" w:eastAsia="fr-FR"/>
          </w:rPr>
          <w:t>10.1029/2019rg000654</w:t>
        </w:r>
      </w:hyperlink>
      <w:r w:rsidRPr="00B44095">
        <w:rPr>
          <w:sz w:val="20"/>
          <w:szCs w:val="20"/>
        </w:rPr>
        <w:t>.</w:t>
      </w:r>
    </w:p>
    <w:p w14:paraId="7385DCB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McClymont, E.L. et al., 2020: Lessons from a high-CO2 world: an ocean view from ~3million years ago. </w:t>
      </w:r>
      <w:r w:rsidRPr="00B44095">
        <w:rPr>
          <w:i/>
          <w:sz w:val="20"/>
          <w:szCs w:val="20"/>
        </w:rPr>
        <w:t>Climate of the Past</w:t>
      </w:r>
      <w:r w:rsidRPr="00B44095">
        <w:rPr>
          <w:sz w:val="20"/>
          <w:szCs w:val="20"/>
        </w:rPr>
        <w:t xml:space="preserve">, </w:t>
      </w:r>
      <w:r w:rsidRPr="00B44095">
        <w:rPr>
          <w:b/>
          <w:sz w:val="20"/>
          <w:szCs w:val="20"/>
        </w:rPr>
        <w:t>16(4)</w:t>
      </w:r>
      <w:r w:rsidRPr="00B44095">
        <w:rPr>
          <w:sz w:val="20"/>
          <w:szCs w:val="20"/>
        </w:rPr>
        <w:t>, 1599–1615, doi:</w:t>
      </w:r>
      <w:hyperlink r:id="rId591" w:history="1">
        <w:r w:rsidRPr="00B44095">
          <w:rPr>
            <w:rStyle w:val="Hyperlink"/>
            <w:sz w:val="20"/>
            <w:szCs w:val="20"/>
            <w:lang w:val="en-US" w:eastAsia="fr-FR"/>
          </w:rPr>
          <w:t>10.5194/cp-16-1599-2020</w:t>
        </w:r>
      </w:hyperlink>
      <w:r w:rsidRPr="00B44095">
        <w:rPr>
          <w:sz w:val="20"/>
          <w:szCs w:val="20"/>
        </w:rPr>
        <w:t>.</w:t>
      </w:r>
    </w:p>
    <w:p w14:paraId="71719D8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McCright, A.M., S.T. Marquart-Pyatt, R.L. Shwom, S.R. Brechin, and S. Allen, 2016: Ideology, capitalism, and climate: Explaining public views about climate change in the United States. </w:t>
      </w:r>
      <w:r w:rsidRPr="00B44095">
        <w:rPr>
          <w:i/>
          <w:sz w:val="20"/>
          <w:szCs w:val="20"/>
        </w:rPr>
        <w:t>Energy Research &amp; Social Science</w:t>
      </w:r>
      <w:r w:rsidRPr="00B44095">
        <w:rPr>
          <w:sz w:val="20"/>
          <w:szCs w:val="20"/>
        </w:rPr>
        <w:t xml:space="preserve">, </w:t>
      </w:r>
      <w:r w:rsidRPr="00B44095">
        <w:rPr>
          <w:b/>
          <w:sz w:val="20"/>
          <w:szCs w:val="20"/>
        </w:rPr>
        <w:t>21</w:t>
      </w:r>
      <w:r w:rsidRPr="00B44095">
        <w:rPr>
          <w:sz w:val="20"/>
          <w:szCs w:val="20"/>
        </w:rPr>
        <w:t>, 180–189, doi:</w:t>
      </w:r>
      <w:hyperlink r:id="rId592" w:history="1">
        <w:r w:rsidRPr="00B44095">
          <w:rPr>
            <w:rStyle w:val="Hyperlink"/>
            <w:sz w:val="20"/>
            <w:szCs w:val="20"/>
            <w:lang w:val="en-US" w:eastAsia="fr-FR"/>
          </w:rPr>
          <w:t>10.1016/j.erss.2016.08.003</w:t>
        </w:r>
      </w:hyperlink>
      <w:r w:rsidRPr="00B44095">
        <w:rPr>
          <w:sz w:val="20"/>
          <w:szCs w:val="20"/>
        </w:rPr>
        <w:t>.</w:t>
      </w:r>
    </w:p>
    <w:p w14:paraId="2EB5AC8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McDowell, N.G. et al., 2020: Pervasive shifts in forest dynamics in a changing world. </w:t>
      </w:r>
      <w:r w:rsidRPr="00B44095">
        <w:rPr>
          <w:i/>
          <w:sz w:val="20"/>
          <w:szCs w:val="20"/>
        </w:rPr>
        <w:t>Science</w:t>
      </w:r>
      <w:r w:rsidRPr="00B44095">
        <w:rPr>
          <w:sz w:val="20"/>
          <w:szCs w:val="20"/>
        </w:rPr>
        <w:t xml:space="preserve">, </w:t>
      </w:r>
      <w:r w:rsidRPr="00B44095">
        <w:rPr>
          <w:b/>
          <w:sz w:val="20"/>
          <w:szCs w:val="20"/>
        </w:rPr>
        <w:t>368(6494)</w:t>
      </w:r>
      <w:r w:rsidRPr="00B44095">
        <w:rPr>
          <w:sz w:val="20"/>
          <w:szCs w:val="20"/>
        </w:rPr>
        <w:t>, eaaz9463, doi:</w:t>
      </w:r>
      <w:hyperlink r:id="rId593" w:history="1">
        <w:r w:rsidRPr="00B44095">
          <w:rPr>
            <w:rStyle w:val="Hyperlink"/>
            <w:sz w:val="20"/>
            <w:szCs w:val="20"/>
            <w:lang w:val="en-US" w:eastAsia="fr-FR"/>
          </w:rPr>
          <w:t>10.1126/science.aaz9463</w:t>
        </w:r>
      </w:hyperlink>
      <w:r w:rsidRPr="00B44095">
        <w:rPr>
          <w:sz w:val="20"/>
          <w:szCs w:val="20"/>
        </w:rPr>
        <w:t>.</w:t>
      </w:r>
    </w:p>
    <w:p w14:paraId="0AA9429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McGregor, H. et al., 2015: Robust global ocean cooling trend for the pre-industrial Common Era. </w:t>
      </w:r>
      <w:r w:rsidRPr="00B44095">
        <w:rPr>
          <w:i/>
          <w:sz w:val="20"/>
          <w:szCs w:val="20"/>
        </w:rPr>
        <w:t>Nature Geoscience</w:t>
      </w:r>
      <w:r w:rsidRPr="00B44095">
        <w:rPr>
          <w:sz w:val="20"/>
          <w:szCs w:val="20"/>
        </w:rPr>
        <w:t xml:space="preserve">, </w:t>
      </w:r>
      <w:r w:rsidRPr="00B44095">
        <w:rPr>
          <w:b/>
          <w:sz w:val="20"/>
          <w:szCs w:val="20"/>
        </w:rPr>
        <w:t>8(9)</w:t>
      </w:r>
      <w:r w:rsidRPr="00B44095">
        <w:rPr>
          <w:sz w:val="20"/>
          <w:szCs w:val="20"/>
        </w:rPr>
        <w:t>, 671–677, doi:</w:t>
      </w:r>
      <w:hyperlink r:id="rId594" w:history="1">
        <w:r w:rsidRPr="00B44095">
          <w:rPr>
            <w:rStyle w:val="Hyperlink"/>
            <w:sz w:val="20"/>
            <w:szCs w:val="20"/>
            <w:lang w:val="en-US" w:eastAsia="fr-FR"/>
          </w:rPr>
          <w:t>10.1038/ngeo2510</w:t>
        </w:r>
      </w:hyperlink>
      <w:r w:rsidRPr="00B44095">
        <w:rPr>
          <w:sz w:val="20"/>
          <w:szCs w:val="20"/>
        </w:rPr>
        <w:t>.</w:t>
      </w:r>
    </w:p>
    <w:p w14:paraId="1A6D4D0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McGregor, J.L., 2015: Recent developments in variable-resolution global climate modelling. </w:t>
      </w:r>
      <w:r w:rsidRPr="00B44095">
        <w:rPr>
          <w:i/>
          <w:sz w:val="20"/>
          <w:szCs w:val="20"/>
        </w:rPr>
        <w:t>Climatic Change</w:t>
      </w:r>
      <w:r w:rsidRPr="00B44095">
        <w:rPr>
          <w:sz w:val="20"/>
          <w:szCs w:val="20"/>
        </w:rPr>
        <w:t xml:space="preserve">, </w:t>
      </w:r>
      <w:r w:rsidRPr="00B44095">
        <w:rPr>
          <w:b/>
          <w:sz w:val="20"/>
          <w:szCs w:val="20"/>
        </w:rPr>
        <w:t>129(3)</w:t>
      </w:r>
      <w:r w:rsidRPr="00B44095">
        <w:rPr>
          <w:sz w:val="20"/>
          <w:szCs w:val="20"/>
        </w:rPr>
        <w:t>, 369–380, doi:</w:t>
      </w:r>
      <w:hyperlink r:id="rId595" w:history="1">
        <w:r w:rsidRPr="00B44095">
          <w:rPr>
            <w:rStyle w:val="Hyperlink"/>
            <w:sz w:val="20"/>
            <w:szCs w:val="20"/>
            <w:lang w:val="en-US" w:eastAsia="fr-FR"/>
          </w:rPr>
          <w:t>10.1007/s10584-013-0866-5</w:t>
        </w:r>
      </w:hyperlink>
      <w:r w:rsidRPr="00B44095">
        <w:rPr>
          <w:sz w:val="20"/>
          <w:szCs w:val="20"/>
        </w:rPr>
        <w:t>.</w:t>
      </w:r>
    </w:p>
    <w:p w14:paraId="6E304CF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McKinnon, K.A. and C. Deser, 2018: Internal Variability and Regional Climate Trends in an Observational Large Ensemble. </w:t>
      </w:r>
      <w:r w:rsidRPr="00B44095">
        <w:rPr>
          <w:i/>
          <w:sz w:val="20"/>
          <w:szCs w:val="20"/>
        </w:rPr>
        <w:t>Journal of Climate</w:t>
      </w:r>
      <w:r w:rsidRPr="00B44095">
        <w:rPr>
          <w:sz w:val="20"/>
          <w:szCs w:val="20"/>
        </w:rPr>
        <w:t xml:space="preserve">, </w:t>
      </w:r>
      <w:r w:rsidRPr="00B44095">
        <w:rPr>
          <w:b/>
          <w:sz w:val="20"/>
          <w:szCs w:val="20"/>
        </w:rPr>
        <w:t>31(17)</w:t>
      </w:r>
      <w:r w:rsidRPr="00B44095">
        <w:rPr>
          <w:sz w:val="20"/>
          <w:szCs w:val="20"/>
        </w:rPr>
        <w:t>, 6783–6802, doi:</w:t>
      </w:r>
      <w:hyperlink r:id="rId596" w:history="1">
        <w:r w:rsidRPr="00B44095">
          <w:rPr>
            <w:rStyle w:val="Hyperlink"/>
            <w:sz w:val="20"/>
            <w:szCs w:val="20"/>
            <w:lang w:val="en-US" w:eastAsia="fr-FR"/>
          </w:rPr>
          <w:t>10.1175/jcli-d-17-0901.1</w:t>
        </w:r>
      </w:hyperlink>
      <w:r w:rsidRPr="00B44095">
        <w:rPr>
          <w:sz w:val="20"/>
          <w:szCs w:val="20"/>
        </w:rPr>
        <w:t>.</w:t>
      </w:r>
    </w:p>
    <w:p w14:paraId="4E05C0F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lastRenderedPageBreak/>
        <w:t xml:space="preserve">McSweeney, C.F., R.G. Jones, R.W. Lee, and D.P. Rowell, 2015: Selecting CMIP5 GCMs for downscaling over multiple regions. </w:t>
      </w:r>
      <w:r w:rsidRPr="00B44095">
        <w:rPr>
          <w:i/>
          <w:sz w:val="20"/>
          <w:szCs w:val="20"/>
        </w:rPr>
        <w:t>Climate Dynamics</w:t>
      </w:r>
      <w:r w:rsidRPr="00B44095">
        <w:rPr>
          <w:sz w:val="20"/>
          <w:szCs w:val="20"/>
        </w:rPr>
        <w:t xml:space="preserve">, </w:t>
      </w:r>
      <w:r w:rsidRPr="00B44095">
        <w:rPr>
          <w:b/>
          <w:sz w:val="20"/>
          <w:szCs w:val="20"/>
        </w:rPr>
        <w:t>44(11–12)</w:t>
      </w:r>
      <w:r w:rsidRPr="00B44095">
        <w:rPr>
          <w:sz w:val="20"/>
          <w:szCs w:val="20"/>
        </w:rPr>
        <w:t>, 3237–3260, doi:</w:t>
      </w:r>
      <w:hyperlink r:id="rId597" w:history="1">
        <w:r w:rsidRPr="00B44095">
          <w:rPr>
            <w:rStyle w:val="Hyperlink"/>
            <w:sz w:val="20"/>
            <w:szCs w:val="20"/>
            <w:lang w:val="en-US" w:eastAsia="fr-FR"/>
          </w:rPr>
          <w:t>10.1007/s00382-014-2418-8</w:t>
        </w:r>
      </w:hyperlink>
      <w:r w:rsidRPr="00B44095">
        <w:rPr>
          <w:sz w:val="20"/>
          <w:szCs w:val="20"/>
        </w:rPr>
        <w:t>.</w:t>
      </w:r>
    </w:p>
    <w:p w14:paraId="4DC90C7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Meadows, D.H., D.L. Meadows, J. Randers, and W.W. Behrens III, 1972: </w:t>
      </w:r>
      <w:r w:rsidRPr="00B44095">
        <w:rPr>
          <w:i/>
          <w:sz w:val="20"/>
          <w:szCs w:val="20"/>
        </w:rPr>
        <w:t>The Limits to Growth: A Report for the Club of Rome’s Project on the Predicament of Mankind</w:t>
      </w:r>
      <w:r w:rsidRPr="00B44095">
        <w:rPr>
          <w:sz w:val="20"/>
          <w:szCs w:val="20"/>
        </w:rPr>
        <w:t>. Universe Books, New York, NY, USA, 205 pp.</w:t>
      </w:r>
    </w:p>
    <w:p w14:paraId="34EFFC4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Meehl, G.A., G.J. Boer, C. Covey, M. Latif, and R.J. Stouffer, 2000: The Coupled Model Intercomparison Project (CMIP). </w:t>
      </w:r>
      <w:r w:rsidRPr="00B44095">
        <w:rPr>
          <w:i/>
          <w:sz w:val="20"/>
          <w:szCs w:val="20"/>
        </w:rPr>
        <w:t>Bulletin of the American Meteorological Society</w:t>
      </w:r>
      <w:r w:rsidRPr="00B44095">
        <w:rPr>
          <w:sz w:val="20"/>
          <w:szCs w:val="20"/>
        </w:rPr>
        <w:t xml:space="preserve">, </w:t>
      </w:r>
      <w:r w:rsidRPr="00B44095">
        <w:rPr>
          <w:b/>
          <w:sz w:val="20"/>
          <w:szCs w:val="20"/>
        </w:rPr>
        <w:t>81(2)</w:t>
      </w:r>
      <w:r w:rsidRPr="00B44095">
        <w:rPr>
          <w:sz w:val="20"/>
          <w:szCs w:val="20"/>
        </w:rPr>
        <w:t>, 313–318, doi:</w:t>
      </w:r>
      <w:hyperlink r:id="rId598" w:history="1">
        <w:r w:rsidRPr="00B44095">
          <w:rPr>
            <w:rStyle w:val="Hyperlink"/>
            <w:sz w:val="20"/>
            <w:szCs w:val="20"/>
            <w:lang w:val="en-US" w:eastAsia="fr-FR"/>
          </w:rPr>
          <w:t>10.1175/1520-0477(2000)081&lt;0313:tcmipc&gt;2.3.co;2</w:t>
        </w:r>
      </w:hyperlink>
      <w:r w:rsidRPr="00B44095">
        <w:rPr>
          <w:sz w:val="20"/>
          <w:szCs w:val="20"/>
        </w:rPr>
        <w:t>.</w:t>
      </w:r>
    </w:p>
    <w:p w14:paraId="75AF3CA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Meehl, G.A. et al., 2007a: The WCRP CMIP3 Multimodel Dataset: A New Era in Climate Change Research. </w:t>
      </w:r>
      <w:r w:rsidRPr="00B44095">
        <w:rPr>
          <w:i/>
          <w:sz w:val="20"/>
          <w:szCs w:val="20"/>
        </w:rPr>
        <w:t>Bulletin of the American Meteorological Society</w:t>
      </w:r>
      <w:r w:rsidRPr="00B44095">
        <w:rPr>
          <w:sz w:val="20"/>
          <w:szCs w:val="20"/>
        </w:rPr>
        <w:t xml:space="preserve">, </w:t>
      </w:r>
      <w:r w:rsidRPr="00B44095">
        <w:rPr>
          <w:b/>
          <w:sz w:val="20"/>
          <w:szCs w:val="20"/>
        </w:rPr>
        <w:t>88(9)</w:t>
      </w:r>
      <w:r w:rsidRPr="00B44095">
        <w:rPr>
          <w:sz w:val="20"/>
          <w:szCs w:val="20"/>
        </w:rPr>
        <w:t>, 1383–1394, doi:</w:t>
      </w:r>
      <w:hyperlink r:id="rId599" w:history="1">
        <w:r w:rsidRPr="00B44095">
          <w:rPr>
            <w:rStyle w:val="Hyperlink"/>
            <w:sz w:val="20"/>
            <w:szCs w:val="20"/>
            <w:lang w:val="en-US" w:eastAsia="fr-FR"/>
          </w:rPr>
          <w:t>10.1175/bams-88-9-1383</w:t>
        </w:r>
      </w:hyperlink>
      <w:r w:rsidRPr="00B44095">
        <w:rPr>
          <w:sz w:val="20"/>
          <w:szCs w:val="20"/>
        </w:rPr>
        <w:t>.</w:t>
      </w:r>
    </w:p>
    <w:p w14:paraId="5EB80B8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Meehl, G.A. et al., 2007b: Global Climate Projections. In: </w:t>
      </w:r>
      <w:r w:rsidRPr="00B44095">
        <w:rPr>
          <w:i/>
          <w:sz w:val="20"/>
          <w:szCs w:val="20"/>
        </w:rPr>
        <w:t>Climate Change 2007: The Physical Science Basis. Contribution of Working Group I to the Fourth Assessment Report of the Intergovernmental Panel on Climate Change</w:t>
      </w:r>
      <w:r w:rsidRPr="00B44095">
        <w:rPr>
          <w:sz w:val="20"/>
          <w:szCs w:val="20"/>
        </w:rPr>
        <w:t xml:space="preserve"> [Solomon, S., D. Qin, M. Manning, Z. Chen, M. Marquis, K.B. Averyt, M. Tignor, and H.L. Miller (eds.)]. Cambridge University Press, Cambridge, United Kingdom and New York, NY, USA, pp. 747–846.</w:t>
      </w:r>
    </w:p>
    <w:p w14:paraId="559FCB0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Meehl, G.A. et al., 2014: Decadal climate prediction an update from the trenches. </w:t>
      </w:r>
      <w:r w:rsidRPr="00B44095">
        <w:rPr>
          <w:i/>
          <w:sz w:val="20"/>
          <w:szCs w:val="20"/>
        </w:rPr>
        <w:t>Bulletin of the American Meteorological Society</w:t>
      </w:r>
      <w:r w:rsidRPr="00B44095">
        <w:rPr>
          <w:sz w:val="20"/>
          <w:szCs w:val="20"/>
        </w:rPr>
        <w:t>, doi:</w:t>
      </w:r>
      <w:hyperlink r:id="rId600" w:history="1">
        <w:r w:rsidRPr="00B44095">
          <w:rPr>
            <w:rStyle w:val="Hyperlink"/>
            <w:sz w:val="20"/>
            <w:szCs w:val="20"/>
            <w:lang w:val="en-US" w:eastAsia="fr-FR"/>
          </w:rPr>
          <w:t>10.1175/bams-d-12-00241.1</w:t>
        </w:r>
      </w:hyperlink>
      <w:r w:rsidRPr="00B44095">
        <w:rPr>
          <w:sz w:val="20"/>
          <w:szCs w:val="20"/>
        </w:rPr>
        <w:t>.</w:t>
      </w:r>
    </w:p>
    <w:p w14:paraId="6E3BDAB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Meehl, G.A. et al., 2020: Context for interpreting equilibrium climate sensitivity and transient climate response from the CMIP6 Earth system models. </w:t>
      </w:r>
      <w:r w:rsidRPr="00B44095">
        <w:rPr>
          <w:i/>
          <w:sz w:val="20"/>
          <w:szCs w:val="20"/>
        </w:rPr>
        <w:t>Science Advances</w:t>
      </w:r>
      <w:r w:rsidRPr="00B44095">
        <w:rPr>
          <w:sz w:val="20"/>
          <w:szCs w:val="20"/>
        </w:rPr>
        <w:t xml:space="preserve">, </w:t>
      </w:r>
      <w:r w:rsidRPr="00B44095">
        <w:rPr>
          <w:b/>
          <w:sz w:val="20"/>
          <w:szCs w:val="20"/>
        </w:rPr>
        <w:t>6(26)</w:t>
      </w:r>
      <w:r w:rsidRPr="00B44095">
        <w:rPr>
          <w:sz w:val="20"/>
          <w:szCs w:val="20"/>
        </w:rPr>
        <w:t>, doi:</w:t>
      </w:r>
      <w:hyperlink r:id="rId601" w:history="1">
        <w:r w:rsidRPr="00B44095">
          <w:rPr>
            <w:rStyle w:val="Hyperlink"/>
            <w:sz w:val="20"/>
            <w:szCs w:val="20"/>
            <w:lang w:val="en-US" w:eastAsia="fr-FR"/>
          </w:rPr>
          <w:t>10.1126/sciadv.aba1981</w:t>
        </w:r>
      </w:hyperlink>
      <w:r w:rsidRPr="00B44095">
        <w:rPr>
          <w:sz w:val="20"/>
          <w:szCs w:val="20"/>
        </w:rPr>
        <w:t>.</w:t>
      </w:r>
    </w:p>
    <w:p w14:paraId="0941F01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Meinshausen, M., S.C.B. Raper, and T.M.L. Wigley, 2011a: Emulating coupled atmosphere-ocean and carbon cycle models with a simpler model, MAGICC6 – Part 1: Model description and calibration. </w:t>
      </w:r>
      <w:r w:rsidRPr="00B44095">
        <w:rPr>
          <w:i/>
          <w:sz w:val="20"/>
          <w:szCs w:val="20"/>
        </w:rPr>
        <w:t>Atmospheric Chemistry and Physics</w:t>
      </w:r>
      <w:r w:rsidRPr="00B44095">
        <w:rPr>
          <w:sz w:val="20"/>
          <w:szCs w:val="20"/>
        </w:rPr>
        <w:t xml:space="preserve">, </w:t>
      </w:r>
      <w:r w:rsidRPr="00B44095">
        <w:rPr>
          <w:b/>
          <w:sz w:val="20"/>
          <w:szCs w:val="20"/>
        </w:rPr>
        <w:t>11(4)</w:t>
      </w:r>
      <w:r w:rsidRPr="00B44095">
        <w:rPr>
          <w:sz w:val="20"/>
          <w:szCs w:val="20"/>
        </w:rPr>
        <w:t>, 1417–1456, doi:</w:t>
      </w:r>
      <w:hyperlink r:id="rId602" w:history="1">
        <w:r w:rsidRPr="00B44095">
          <w:rPr>
            <w:rStyle w:val="Hyperlink"/>
            <w:sz w:val="20"/>
            <w:szCs w:val="20"/>
            <w:lang w:val="en-US" w:eastAsia="fr-FR"/>
          </w:rPr>
          <w:t>10.5194/acp-11-1417-2011</w:t>
        </w:r>
      </w:hyperlink>
      <w:r w:rsidRPr="00B44095">
        <w:rPr>
          <w:sz w:val="20"/>
          <w:szCs w:val="20"/>
        </w:rPr>
        <w:t>.</w:t>
      </w:r>
    </w:p>
    <w:p w14:paraId="41A4DEA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Meinshausen, M. et al., 2011b: The RCP greenhouse gas concentrations and their extensions from 1765 to 2300. </w:t>
      </w:r>
      <w:r w:rsidRPr="00B44095">
        <w:rPr>
          <w:i/>
          <w:sz w:val="20"/>
          <w:szCs w:val="20"/>
        </w:rPr>
        <w:t>Climatic Change</w:t>
      </w:r>
      <w:r w:rsidRPr="00B44095">
        <w:rPr>
          <w:sz w:val="20"/>
          <w:szCs w:val="20"/>
        </w:rPr>
        <w:t xml:space="preserve">, </w:t>
      </w:r>
      <w:r w:rsidRPr="00B44095">
        <w:rPr>
          <w:b/>
          <w:sz w:val="20"/>
          <w:szCs w:val="20"/>
        </w:rPr>
        <w:t>109(1–2)</w:t>
      </w:r>
      <w:r w:rsidRPr="00B44095">
        <w:rPr>
          <w:sz w:val="20"/>
          <w:szCs w:val="20"/>
        </w:rPr>
        <w:t>, 213–241, doi:</w:t>
      </w:r>
      <w:hyperlink r:id="rId603" w:history="1">
        <w:r w:rsidRPr="00B44095">
          <w:rPr>
            <w:rStyle w:val="Hyperlink"/>
            <w:sz w:val="20"/>
            <w:szCs w:val="20"/>
            <w:lang w:val="en-US" w:eastAsia="fr-FR"/>
          </w:rPr>
          <w:t>10.1007/s10584-011-0156-z</w:t>
        </w:r>
      </w:hyperlink>
      <w:r w:rsidRPr="00B44095">
        <w:rPr>
          <w:sz w:val="20"/>
          <w:szCs w:val="20"/>
        </w:rPr>
        <w:t>.</w:t>
      </w:r>
    </w:p>
    <w:p w14:paraId="6CFE71E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Meinshausen, M. et al., 2017: Historical greenhouse gas concentrations for climate modelling (CMIP6). </w:t>
      </w:r>
      <w:r w:rsidRPr="00B44095">
        <w:rPr>
          <w:i/>
          <w:sz w:val="20"/>
          <w:szCs w:val="20"/>
        </w:rPr>
        <w:t>Geoscientific Model Development</w:t>
      </w:r>
      <w:r w:rsidRPr="00B44095">
        <w:rPr>
          <w:sz w:val="20"/>
          <w:szCs w:val="20"/>
        </w:rPr>
        <w:t xml:space="preserve">, </w:t>
      </w:r>
      <w:r w:rsidRPr="00B44095">
        <w:rPr>
          <w:b/>
          <w:sz w:val="20"/>
          <w:szCs w:val="20"/>
        </w:rPr>
        <w:t>10(5)</w:t>
      </w:r>
      <w:r w:rsidRPr="00B44095">
        <w:rPr>
          <w:sz w:val="20"/>
          <w:szCs w:val="20"/>
        </w:rPr>
        <w:t>, 2057–2116, doi:</w:t>
      </w:r>
      <w:hyperlink r:id="rId604" w:history="1">
        <w:r w:rsidRPr="00B44095">
          <w:rPr>
            <w:rStyle w:val="Hyperlink"/>
            <w:sz w:val="20"/>
            <w:szCs w:val="20"/>
            <w:lang w:val="en-US" w:eastAsia="fr-FR"/>
          </w:rPr>
          <w:t>10.5194/gmd-10-2057-2017</w:t>
        </w:r>
      </w:hyperlink>
      <w:r w:rsidRPr="00B44095">
        <w:rPr>
          <w:sz w:val="20"/>
          <w:szCs w:val="20"/>
        </w:rPr>
        <w:t>.</w:t>
      </w:r>
    </w:p>
    <w:p w14:paraId="78647E7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Meinshausen, M. et al., 2020: The shared socio-economic pathway (SSP) greenhouse gas concentrations and their extensions to 2500. </w:t>
      </w:r>
      <w:r w:rsidRPr="00B44095">
        <w:rPr>
          <w:i/>
          <w:sz w:val="20"/>
          <w:szCs w:val="20"/>
        </w:rPr>
        <w:t>Geoscientific Model Development</w:t>
      </w:r>
      <w:r w:rsidRPr="00B44095">
        <w:rPr>
          <w:sz w:val="20"/>
          <w:szCs w:val="20"/>
        </w:rPr>
        <w:t xml:space="preserve">, </w:t>
      </w:r>
      <w:r w:rsidRPr="00B44095">
        <w:rPr>
          <w:b/>
          <w:sz w:val="20"/>
          <w:szCs w:val="20"/>
        </w:rPr>
        <w:t>13(8)</w:t>
      </w:r>
      <w:r w:rsidRPr="00B44095">
        <w:rPr>
          <w:sz w:val="20"/>
          <w:szCs w:val="20"/>
        </w:rPr>
        <w:t>, 3571–3605, doi:</w:t>
      </w:r>
      <w:hyperlink r:id="rId605" w:history="1">
        <w:r w:rsidRPr="00B44095">
          <w:rPr>
            <w:rStyle w:val="Hyperlink"/>
            <w:sz w:val="20"/>
            <w:szCs w:val="20"/>
            <w:lang w:val="en-US" w:eastAsia="fr-FR"/>
          </w:rPr>
          <w:t>10.5194/gmd-13-3571-2020</w:t>
        </w:r>
      </w:hyperlink>
      <w:r w:rsidRPr="00B44095">
        <w:rPr>
          <w:sz w:val="20"/>
          <w:szCs w:val="20"/>
        </w:rPr>
        <w:t>.</w:t>
      </w:r>
    </w:p>
    <w:p w14:paraId="4254631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Members WAIS Divide Project et al., 2015: Precise interpolar phasing of abrupt climate change during the last ice age. </w:t>
      </w:r>
      <w:r w:rsidRPr="00B44095">
        <w:rPr>
          <w:i/>
          <w:sz w:val="20"/>
          <w:szCs w:val="20"/>
        </w:rPr>
        <w:t>Nature</w:t>
      </w:r>
      <w:r w:rsidRPr="00B44095">
        <w:rPr>
          <w:sz w:val="20"/>
          <w:szCs w:val="20"/>
        </w:rPr>
        <w:t xml:space="preserve">, </w:t>
      </w:r>
      <w:r w:rsidRPr="00B44095">
        <w:rPr>
          <w:b/>
          <w:sz w:val="20"/>
          <w:szCs w:val="20"/>
        </w:rPr>
        <w:t>520(7549)</w:t>
      </w:r>
      <w:r w:rsidRPr="00B44095">
        <w:rPr>
          <w:sz w:val="20"/>
          <w:szCs w:val="20"/>
        </w:rPr>
        <w:t>, 661–665, doi:</w:t>
      </w:r>
      <w:hyperlink r:id="rId606" w:history="1">
        <w:r w:rsidRPr="00B44095">
          <w:rPr>
            <w:rStyle w:val="Hyperlink"/>
            <w:sz w:val="20"/>
            <w:szCs w:val="20"/>
            <w:lang w:val="en-US" w:eastAsia="fr-FR"/>
          </w:rPr>
          <w:t>10.1038/nature14401</w:t>
        </w:r>
      </w:hyperlink>
      <w:r w:rsidRPr="00B44095">
        <w:rPr>
          <w:sz w:val="20"/>
          <w:szCs w:val="20"/>
        </w:rPr>
        <w:t>.</w:t>
      </w:r>
    </w:p>
    <w:p w14:paraId="3A6A245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Merton, R.K., 1973: </w:t>
      </w:r>
      <w:r w:rsidRPr="00B44095">
        <w:rPr>
          <w:i/>
          <w:sz w:val="20"/>
          <w:szCs w:val="20"/>
        </w:rPr>
        <w:t>The Sociology of Science: Theoretical and Empirical Investigations</w:t>
      </w:r>
      <w:r w:rsidRPr="00B44095">
        <w:rPr>
          <w:sz w:val="20"/>
          <w:szCs w:val="20"/>
        </w:rPr>
        <w:t>. University of Chicago Press, Chicago, IL, USA, 636 pp.</w:t>
      </w:r>
    </w:p>
    <w:p w14:paraId="15005C1F" w14:textId="77777777" w:rsidR="0034470E" w:rsidRPr="00B44095" w:rsidRDefault="0034470E" w:rsidP="00B44095">
      <w:pPr>
        <w:pStyle w:val="Normal1"/>
        <w:pBdr>
          <w:top w:val="nil"/>
          <w:left w:val="nil"/>
          <w:bottom w:val="nil"/>
          <w:right w:val="nil"/>
          <w:between w:val="nil"/>
        </w:pBdr>
        <w:ind w:left="720" w:hanging="720"/>
        <w:rPr>
          <w:sz w:val="20"/>
          <w:szCs w:val="20"/>
          <w:lang w:val="fr-FR"/>
        </w:rPr>
      </w:pPr>
      <w:r w:rsidRPr="00B44095">
        <w:rPr>
          <w:sz w:val="20"/>
          <w:szCs w:val="20"/>
        </w:rPr>
        <w:t xml:space="preserve">Meteorological Office and N. Shaw, 1920: </w:t>
      </w:r>
      <w:r w:rsidRPr="00B44095">
        <w:rPr>
          <w:i/>
          <w:sz w:val="20"/>
          <w:szCs w:val="20"/>
        </w:rPr>
        <w:t>Réseau Mondial, 1910: Monthly and Annual Summaries of Pressure, Temperature, and Precipitation at Land Stations</w:t>
      </w:r>
      <w:r w:rsidRPr="00B44095">
        <w:rPr>
          <w:sz w:val="20"/>
          <w:szCs w:val="20"/>
        </w:rPr>
        <w:t xml:space="preserve">. </w:t>
      </w:r>
      <w:r w:rsidRPr="00B44095">
        <w:rPr>
          <w:sz w:val="20"/>
          <w:szCs w:val="20"/>
          <w:lang w:val="fr-FR"/>
        </w:rPr>
        <w:t>H. M. Stationery Office, London, UK.</w:t>
      </w:r>
    </w:p>
    <w:p w14:paraId="49DACE2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lang w:val="fr-FR"/>
        </w:rPr>
        <w:t xml:space="preserve">Milankovich, M., 1920: </w:t>
      </w:r>
      <w:r w:rsidRPr="00B44095">
        <w:rPr>
          <w:i/>
          <w:sz w:val="20"/>
          <w:szCs w:val="20"/>
          <w:lang w:val="fr-FR"/>
        </w:rPr>
        <w:t>Théorie Mathématique des Phénomènes Thermiques Produits par la Radiation Solaire</w:t>
      </w:r>
      <w:r w:rsidRPr="00B44095">
        <w:rPr>
          <w:sz w:val="20"/>
          <w:szCs w:val="20"/>
          <w:lang w:val="fr-FR"/>
        </w:rPr>
        <w:t xml:space="preserve">. </w:t>
      </w:r>
      <w:r w:rsidRPr="00B44095">
        <w:rPr>
          <w:sz w:val="20"/>
          <w:szCs w:val="20"/>
        </w:rPr>
        <w:t>Gauthier-Villars et Cie, Paris, France, 338 pp.</w:t>
      </w:r>
    </w:p>
    <w:p w14:paraId="6A24880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Millar, R.J., Z.R. Nicholls, P. Friedlingstein, and M.R. Allen, 2017a: A modified impulse-response representation of the global near-surface air temperature and atmospheric concentration response to carbon dioxide emissions. </w:t>
      </w:r>
      <w:r w:rsidRPr="00B44095">
        <w:rPr>
          <w:i/>
          <w:sz w:val="20"/>
          <w:szCs w:val="20"/>
        </w:rPr>
        <w:t>Atmospheric Chemistry and Physics</w:t>
      </w:r>
      <w:r w:rsidRPr="00B44095">
        <w:rPr>
          <w:sz w:val="20"/>
          <w:szCs w:val="20"/>
        </w:rPr>
        <w:t xml:space="preserve">, </w:t>
      </w:r>
      <w:r w:rsidRPr="00B44095">
        <w:rPr>
          <w:b/>
          <w:sz w:val="20"/>
          <w:szCs w:val="20"/>
        </w:rPr>
        <w:t>17(11)</w:t>
      </w:r>
      <w:r w:rsidRPr="00B44095">
        <w:rPr>
          <w:sz w:val="20"/>
          <w:szCs w:val="20"/>
        </w:rPr>
        <w:t>, 7213–7228, doi:</w:t>
      </w:r>
      <w:hyperlink r:id="rId607" w:history="1">
        <w:r w:rsidRPr="00B44095">
          <w:rPr>
            <w:rStyle w:val="Hyperlink"/>
            <w:sz w:val="20"/>
            <w:szCs w:val="20"/>
            <w:lang w:val="en-US" w:eastAsia="fr-FR"/>
          </w:rPr>
          <w:t>10.5194/acp-17-7213-2017</w:t>
        </w:r>
      </w:hyperlink>
      <w:r w:rsidRPr="00B44095">
        <w:rPr>
          <w:sz w:val="20"/>
          <w:szCs w:val="20"/>
        </w:rPr>
        <w:t>.</w:t>
      </w:r>
    </w:p>
    <w:p w14:paraId="1683AC7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Millar, R.J. et al., 2017b: Emission budgets and pathways consistent with limiting warming to 1.5°C. </w:t>
      </w:r>
      <w:r w:rsidRPr="00B44095">
        <w:rPr>
          <w:i/>
          <w:sz w:val="20"/>
          <w:szCs w:val="20"/>
        </w:rPr>
        <w:t>Nature Geoscience</w:t>
      </w:r>
      <w:r w:rsidRPr="00B44095">
        <w:rPr>
          <w:sz w:val="20"/>
          <w:szCs w:val="20"/>
        </w:rPr>
        <w:t xml:space="preserve">, </w:t>
      </w:r>
      <w:r w:rsidRPr="00B44095">
        <w:rPr>
          <w:b/>
          <w:sz w:val="20"/>
          <w:szCs w:val="20"/>
        </w:rPr>
        <w:t>10(10)</w:t>
      </w:r>
      <w:r w:rsidRPr="00B44095">
        <w:rPr>
          <w:sz w:val="20"/>
          <w:szCs w:val="20"/>
        </w:rPr>
        <w:t>, 741–747, doi:</w:t>
      </w:r>
      <w:hyperlink r:id="rId608" w:history="1">
        <w:r w:rsidRPr="00B44095">
          <w:rPr>
            <w:rStyle w:val="Hyperlink"/>
            <w:sz w:val="20"/>
            <w:szCs w:val="20"/>
            <w:lang w:val="en-US" w:eastAsia="fr-FR"/>
          </w:rPr>
          <w:t>10.1038/ngeo3031</w:t>
        </w:r>
      </w:hyperlink>
      <w:r w:rsidRPr="00B44095">
        <w:rPr>
          <w:sz w:val="20"/>
          <w:szCs w:val="20"/>
        </w:rPr>
        <w:t>.</w:t>
      </w:r>
    </w:p>
    <w:p w14:paraId="547D34D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Mills, M.J., O.B. Toon, J. Lee-Taylor, and A. Robock, 2014: Multidecadal global cooling and unprecedented ozone loss following a regional nuclear conflict. </w:t>
      </w:r>
      <w:r w:rsidRPr="00B44095">
        <w:rPr>
          <w:i/>
          <w:sz w:val="20"/>
          <w:szCs w:val="20"/>
        </w:rPr>
        <w:t>Earth’s Future</w:t>
      </w:r>
      <w:r w:rsidRPr="00B44095">
        <w:rPr>
          <w:sz w:val="20"/>
          <w:szCs w:val="20"/>
        </w:rPr>
        <w:t xml:space="preserve">, </w:t>
      </w:r>
      <w:r w:rsidRPr="00B44095">
        <w:rPr>
          <w:b/>
          <w:sz w:val="20"/>
          <w:szCs w:val="20"/>
        </w:rPr>
        <w:t>2(4)</w:t>
      </w:r>
      <w:r w:rsidRPr="00B44095">
        <w:rPr>
          <w:sz w:val="20"/>
          <w:szCs w:val="20"/>
        </w:rPr>
        <w:t>, 161–176, doi:</w:t>
      </w:r>
      <w:hyperlink r:id="rId609" w:history="1">
        <w:r w:rsidRPr="00B44095">
          <w:rPr>
            <w:rStyle w:val="Hyperlink"/>
            <w:sz w:val="20"/>
            <w:szCs w:val="20"/>
            <w:lang w:val="en-US" w:eastAsia="fr-FR"/>
          </w:rPr>
          <w:t>10.1002/2013ef000205</w:t>
        </w:r>
      </w:hyperlink>
      <w:r w:rsidRPr="00B44095">
        <w:rPr>
          <w:sz w:val="20"/>
          <w:szCs w:val="20"/>
        </w:rPr>
        <w:t>.</w:t>
      </w:r>
    </w:p>
    <w:p w14:paraId="6260F87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Min, S.-K., X. Zhang, F.W. Zwiers, and G.C. Hegerl, 2011: Human contribution to more-intense precipitation extremes. </w:t>
      </w:r>
      <w:r w:rsidRPr="00B44095">
        <w:rPr>
          <w:i/>
          <w:sz w:val="20"/>
          <w:szCs w:val="20"/>
        </w:rPr>
        <w:t>Nature</w:t>
      </w:r>
      <w:r w:rsidRPr="00B44095">
        <w:rPr>
          <w:sz w:val="20"/>
          <w:szCs w:val="20"/>
        </w:rPr>
        <w:t xml:space="preserve">, </w:t>
      </w:r>
      <w:r w:rsidRPr="00B44095">
        <w:rPr>
          <w:b/>
          <w:sz w:val="20"/>
          <w:szCs w:val="20"/>
        </w:rPr>
        <w:t>470(7334)</w:t>
      </w:r>
      <w:r w:rsidRPr="00B44095">
        <w:rPr>
          <w:sz w:val="20"/>
          <w:szCs w:val="20"/>
        </w:rPr>
        <w:t>, 378–381, doi:</w:t>
      </w:r>
      <w:hyperlink r:id="rId610" w:history="1">
        <w:r w:rsidRPr="00B44095">
          <w:rPr>
            <w:rStyle w:val="Hyperlink"/>
            <w:sz w:val="20"/>
            <w:szCs w:val="20"/>
            <w:lang w:val="en-US" w:eastAsia="fr-FR"/>
          </w:rPr>
          <w:t>10.1038/nature09763</w:t>
        </w:r>
      </w:hyperlink>
      <w:r w:rsidRPr="00B44095">
        <w:rPr>
          <w:sz w:val="20"/>
          <w:szCs w:val="20"/>
        </w:rPr>
        <w:t>.</w:t>
      </w:r>
    </w:p>
    <w:p w14:paraId="3D29D23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Mindlin, J. et al., 2020: Storyline description of Southern Hemisphere midlatitude circulation and precipitation response to greenhouse gas forcing. </w:t>
      </w:r>
      <w:r w:rsidRPr="00B44095">
        <w:rPr>
          <w:i/>
          <w:sz w:val="20"/>
          <w:szCs w:val="20"/>
        </w:rPr>
        <w:t>Climate Dynamics</w:t>
      </w:r>
      <w:r w:rsidRPr="00B44095">
        <w:rPr>
          <w:sz w:val="20"/>
          <w:szCs w:val="20"/>
        </w:rPr>
        <w:t xml:space="preserve">, </w:t>
      </w:r>
      <w:r w:rsidRPr="00B44095">
        <w:rPr>
          <w:b/>
          <w:sz w:val="20"/>
          <w:szCs w:val="20"/>
        </w:rPr>
        <w:t>54(9–10)</w:t>
      </w:r>
      <w:r w:rsidRPr="00B44095">
        <w:rPr>
          <w:sz w:val="20"/>
          <w:szCs w:val="20"/>
        </w:rPr>
        <w:t>, 4399–4421, doi:</w:t>
      </w:r>
      <w:hyperlink r:id="rId611" w:history="1">
        <w:r w:rsidRPr="00B44095">
          <w:rPr>
            <w:rStyle w:val="Hyperlink"/>
            <w:sz w:val="20"/>
            <w:szCs w:val="20"/>
            <w:lang w:val="en-US" w:eastAsia="fr-FR"/>
          </w:rPr>
          <w:t>10.1007/s00382-020-05234-1</w:t>
        </w:r>
      </w:hyperlink>
      <w:r w:rsidRPr="00B44095">
        <w:rPr>
          <w:sz w:val="20"/>
          <w:szCs w:val="20"/>
        </w:rPr>
        <w:t>.</w:t>
      </w:r>
    </w:p>
    <w:p w14:paraId="0871622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Ming, T., R. de_Richter, S. Shen, and S. Caillol, 2016: Fighting global warming by greenhouse gas removal: destroying atmospheric nitrous oxide thanks to synergies between two breakthrough technologies. </w:t>
      </w:r>
      <w:r w:rsidRPr="00B44095">
        <w:rPr>
          <w:i/>
          <w:sz w:val="20"/>
          <w:szCs w:val="20"/>
        </w:rPr>
        <w:t>Environmental Science and Pollution Research</w:t>
      </w:r>
      <w:r w:rsidRPr="00B44095">
        <w:rPr>
          <w:sz w:val="20"/>
          <w:szCs w:val="20"/>
        </w:rPr>
        <w:t xml:space="preserve">, </w:t>
      </w:r>
      <w:r w:rsidRPr="00B44095">
        <w:rPr>
          <w:b/>
          <w:sz w:val="20"/>
          <w:szCs w:val="20"/>
        </w:rPr>
        <w:t>23(7)</w:t>
      </w:r>
      <w:r w:rsidRPr="00B44095">
        <w:rPr>
          <w:sz w:val="20"/>
          <w:szCs w:val="20"/>
        </w:rPr>
        <w:t>, 6119–6138, doi:</w:t>
      </w:r>
      <w:hyperlink r:id="rId612" w:history="1">
        <w:r w:rsidRPr="00B44095">
          <w:rPr>
            <w:rStyle w:val="Hyperlink"/>
            <w:sz w:val="20"/>
            <w:szCs w:val="20"/>
            <w:lang w:val="en-US" w:eastAsia="fr-FR"/>
          </w:rPr>
          <w:t>10.1007/s11356-016-6103-9</w:t>
        </w:r>
      </w:hyperlink>
      <w:r w:rsidRPr="00B44095">
        <w:rPr>
          <w:sz w:val="20"/>
          <w:szCs w:val="20"/>
        </w:rPr>
        <w:t>.</w:t>
      </w:r>
    </w:p>
    <w:p w14:paraId="00CFC03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Minx, J.C. et al., 2018: Negative emissions-Part 1: Research landscape and synthesis. </w:t>
      </w:r>
      <w:r w:rsidRPr="00B44095">
        <w:rPr>
          <w:i/>
          <w:sz w:val="20"/>
          <w:szCs w:val="20"/>
        </w:rPr>
        <w:t>Environmental Research Letters</w:t>
      </w:r>
      <w:r w:rsidRPr="00B44095">
        <w:rPr>
          <w:sz w:val="20"/>
          <w:szCs w:val="20"/>
        </w:rPr>
        <w:t xml:space="preserve">, </w:t>
      </w:r>
      <w:r w:rsidRPr="00B44095">
        <w:rPr>
          <w:b/>
          <w:sz w:val="20"/>
          <w:szCs w:val="20"/>
        </w:rPr>
        <w:t>13(6)</w:t>
      </w:r>
      <w:r w:rsidRPr="00B44095">
        <w:rPr>
          <w:sz w:val="20"/>
          <w:szCs w:val="20"/>
        </w:rPr>
        <w:t>, 063001, doi:</w:t>
      </w:r>
      <w:hyperlink r:id="rId613" w:history="1">
        <w:r w:rsidRPr="00B44095">
          <w:rPr>
            <w:rStyle w:val="Hyperlink"/>
            <w:sz w:val="20"/>
            <w:szCs w:val="20"/>
            <w:lang w:val="en-US" w:eastAsia="fr-FR"/>
          </w:rPr>
          <w:t>10.1088/1748-9326/aabf9b</w:t>
        </w:r>
      </w:hyperlink>
      <w:r w:rsidRPr="00B44095">
        <w:rPr>
          <w:sz w:val="20"/>
          <w:szCs w:val="20"/>
        </w:rPr>
        <w:t>.</w:t>
      </w:r>
    </w:p>
    <w:p w14:paraId="3D0E11D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Mitchell, D. et al., 2017: Half a degree additional warming, prognosis and projected impacts (HAPPI): background and experimental design. </w:t>
      </w:r>
      <w:r w:rsidRPr="00B44095">
        <w:rPr>
          <w:i/>
          <w:sz w:val="20"/>
          <w:szCs w:val="20"/>
        </w:rPr>
        <w:t>Geoscientific Model Development</w:t>
      </w:r>
      <w:r w:rsidRPr="00B44095">
        <w:rPr>
          <w:sz w:val="20"/>
          <w:szCs w:val="20"/>
        </w:rPr>
        <w:t xml:space="preserve">, </w:t>
      </w:r>
      <w:r w:rsidRPr="00B44095">
        <w:rPr>
          <w:b/>
          <w:sz w:val="20"/>
          <w:szCs w:val="20"/>
        </w:rPr>
        <w:t>10(2)</w:t>
      </w:r>
      <w:r w:rsidRPr="00B44095">
        <w:rPr>
          <w:sz w:val="20"/>
          <w:szCs w:val="20"/>
        </w:rPr>
        <w:t>, 571–583, doi:</w:t>
      </w:r>
      <w:hyperlink r:id="rId614" w:history="1">
        <w:r w:rsidRPr="00B44095">
          <w:rPr>
            <w:rStyle w:val="Hyperlink"/>
            <w:sz w:val="20"/>
            <w:szCs w:val="20"/>
            <w:lang w:val="en-US" w:eastAsia="fr-FR"/>
          </w:rPr>
          <w:t>10.5194/gmd-10-571-2017</w:t>
        </w:r>
      </w:hyperlink>
      <w:r w:rsidRPr="00B44095">
        <w:rPr>
          <w:sz w:val="20"/>
          <w:szCs w:val="20"/>
        </w:rPr>
        <w:t>.</w:t>
      </w:r>
    </w:p>
    <w:p w14:paraId="5FCE40D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Mitchell, J.F.B., T.C. Johns, W.J. Ingram, and J.A. Lowe, 2000: The effect of stabilising atmospheric carbon dioxide concentrations on global and regional climate change. </w:t>
      </w:r>
      <w:r w:rsidRPr="00B44095">
        <w:rPr>
          <w:i/>
          <w:sz w:val="20"/>
          <w:szCs w:val="20"/>
        </w:rPr>
        <w:t>Geophysical Research Letters</w:t>
      </w:r>
      <w:r w:rsidRPr="00B44095">
        <w:rPr>
          <w:sz w:val="20"/>
          <w:szCs w:val="20"/>
        </w:rPr>
        <w:t xml:space="preserve">, </w:t>
      </w:r>
      <w:r w:rsidRPr="00B44095">
        <w:rPr>
          <w:b/>
          <w:sz w:val="20"/>
          <w:szCs w:val="20"/>
        </w:rPr>
        <w:t>27(18)</w:t>
      </w:r>
      <w:r w:rsidRPr="00B44095">
        <w:rPr>
          <w:sz w:val="20"/>
          <w:szCs w:val="20"/>
        </w:rPr>
        <w:t>, 2977–2980, doi:</w:t>
      </w:r>
      <w:hyperlink r:id="rId615" w:history="1">
        <w:r w:rsidRPr="00B44095">
          <w:rPr>
            <w:rStyle w:val="Hyperlink"/>
            <w:sz w:val="20"/>
            <w:szCs w:val="20"/>
            <w:lang w:val="en-US" w:eastAsia="fr-FR"/>
          </w:rPr>
          <w:t>10.1029/1999gl011213</w:t>
        </w:r>
      </w:hyperlink>
      <w:r w:rsidRPr="00B44095">
        <w:rPr>
          <w:sz w:val="20"/>
          <w:szCs w:val="20"/>
        </w:rPr>
        <w:t>.</w:t>
      </w:r>
    </w:p>
    <w:p w14:paraId="069B3D9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Mitchell, T.D., 2003: Pattern Scaling: An Examination of the Accuracy of the Technique for Describing Future Climates. </w:t>
      </w:r>
      <w:r w:rsidRPr="00B44095">
        <w:rPr>
          <w:i/>
          <w:sz w:val="20"/>
          <w:szCs w:val="20"/>
        </w:rPr>
        <w:t>Climatic Change</w:t>
      </w:r>
      <w:r w:rsidRPr="00B44095">
        <w:rPr>
          <w:sz w:val="20"/>
          <w:szCs w:val="20"/>
        </w:rPr>
        <w:t xml:space="preserve">, </w:t>
      </w:r>
      <w:r w:rsidRPr="00B44095">
        <w:rPr>
          <w:b/>
          <w:sz w:val="20"/>
          <w:szCs w:val="20"/>
        </w:rPr>
        <w:t>60(3)</w:t>
      </w:r>
      <w:r w:rsidRPr="00B44095">
        <w:rPr>
          <w:sz w:val="20"/>
          <w:szCs w:val="20"/>
        </w:rPr>
        <w:t>, 217–242, doi:</w:t>
      </w:r>
      <w:hyperlink r:id="rId616" w:history="1">
        <w:r w:rsidRPr="00B44095">
          <w:rPr>
            <w:rStyle w:val="Hyperlink"/>
            <w:sz w:val="20"/>
            <w:szCs w:val="20"/>
            <w:lang w:val="en-US" w:eastAsia="fr-FR"/>
          </w:rPr>
          <w:t>10.1023/a:1026035305597</w:t>
        </w:r>
      </w:hyperlink>
      <w:r w:rsidRPr="00B44095">
        <w:rPr>
          <w:sz w:val="20"/>
          <w:szCs w:val="20"/>
        </w:rPr>
        <w:t>.</w:t>
      </w:r>
    </w:p>
    <w:p w14:paraId="0C96CBD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Miura, T., S. Nagai, M. Takeuchi, K. Ichii, and H. Yoshioka, 2019: Improved Characterisation of Vegetation and Land Surface Seasonal Dynamics in Central Japan with Himawari-8 Hypertemporal Data. </w:t>
      </w:r>
      <w:r w:rsidRPr="00B44095">
        <w:rPr>
          <w:i/>
          <w:sz w:val="20"/>
          <w:szCs w:val="20"/>
        </w:rPr>
        <w:t>Scientific Reports</w:t>
      </w:r>
      <w:r w:rsidRPr="00B44095">
        <w:rPr>
          <w:sz w:val="20"/>
          <w:szCs w:val="20"/>
        </w:rPr>
        <w:t xml:space="preserve">, </w:t>
      </w:r>
      <w:r w:rsidRPr="00B44095">
        <w:rPr>
          <w:b/>
          <w:sz w:val="20"/>
          <w:szCs w:val="20"/>
        </w:rPr>
        <w:t>9(1)</w:t>
      </w:r>
      <w:r w:rsidRPr="00B44095">
        <w:rPr>
          <w:sz w:val="20"/>
          <w:szCs w:val="20"/>
        </w:rPr>
        <w:t>, doi:</w:t>
      </w:r>
      <w:hyperlink r:id="rId617" w:history="1">
        <w:r w:rsidRPr="00B44095">
          <w:rPr>
            <w:rStyle w:val="Hyperlink"/>
            <w:sz w:val="20"/>
            <w:szCs w:val="20"/>
            <w:lang w:val="en-US" w:eastAsia="fr-FR"/>
          </w:rPr>
          <w:t>10.1038/s41598-019-52076-x</w:t>
        </w:r>
      </w:hyperlink>
      <w:r w:rsidRPr="00B44095">
        <w:rPr>
          <w:sz w:val="20"/>
          <w:szCs w:val="20"/>
        </w:rPr>
        <w:t>.</w:t>
      </w:r>
    </w:p>
    <w:p w14:paraId="1017700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Mizuta, R. et al., 2017: Over 5,000 Years of Ensemble Future Climate Simulations by 60-km Global and 20-km </w:t>
      </w:r>
      <w:r w:rsidRPr="00B44095">
        <w:rPr>
          <w:sz w:val="20"/>
          <w:szCs w:val="20"/>
        </w:rPr>
        <w:lastRenderedPageBreak/>
        <w:t xml:space="preserve">Regional Atmospheric Models. </w:t>
      </w:r>
      <w:r w:rsidRPr="00B44095">
        <w:rPr>
          <w:i/>
          <w:sz w:val="20"/>
          <w:szCs w:val="20"/>
        </w:rPr>
        <w:t>Bulletin of the American Meteorological Society</w:t>
      </w:r>
      <w:r w:rsidRPr="00B44095">
        <w:rPr>
          <w:sz w:val="20"/>
          <w:szCs w:val="20"/>
        </w:rPr>
        <w:t xml:space="preserve">, </w:t>
      </w:r>
      <w:r w:rsidRPr="00B44095">
        <w:rPr>
          <w:b/>
          <w:sz w:val="20"/>
          <w:szCs w:val="20"/>
        </w:rPr>
        <w:t>98(7)</w:t>
      </w:r>
      <w:r w:rsidRPr="00B44095">
        <w:rPr>
          <w:sz w:val="20"/>
          <w:szCs w:val="20"/>
        </w:rPr>
        <w:t>, 1383–1398, doi:</w:t>
      </w:r>
      <w:hyperlink r:id="rId618" w:history="1">
        <w:r w:rsidRPr="00B44095">
          <w:rPr>
            <w:rStyle w:val="Hyperlink"/>
            <w:sz w:val="20"/>
            <w:szCs w:val="20"/>
            <w:lang w:val="en-US" w:eastAsia="fr-FR"/>
          </w:rPr>
          <w:t>10.1175/bams-d-16-0099.1</w:t>
        </w:r>
      </w:hyperlink>
      <w:r w:rsidRPr="00B44095">
        <w:rPr>
          <w:sz w:val="20"/>
          <w:szCs w:val="20"/>
        </w:rPr>
        <w:t>.</w:t>
      </w:r>
    </w:p>
    <w:p w14:paraId="6E31330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Moezzi, M., K.B. Janda, and S. Rotmann, 2017: Using stories, narratives, and storytelling in energy and climate change research. </w:t>
      </w:r>
      <w:r w:rsidRPr="00B44095">
        <w:rPr>
          <w:i/>
          <w:sz w:val="20"/>
          <w:szCs w:val="20"/>
        </w:rPr>
        <w:t>Energy Research &amp; Social Science</w:t>
      </w:r>
      <w:r w:rsidRPr="00B44095">
        <w:rPr>
          <w:sz w:val="20"/>
          <w:szCs w:val="20"/>
        </w:rPr>
        <w:t xml:space="preserve">, </w:t>
      </w:r>
      <w:r w:rsidRPr="00B44095">
        <w:rPr>
          <w:b/>
          <w:sz w:val="20"/>
          <w:szCs w:val="20"/>
        </w:rPr>
        <w:t>31</w:t>
      </w:r>
      <w:r w:rsidRPr="00B44095">
        <w:rPr>
          <w:sz w:val="20"/>
          <w:szCs w:val="20"/>
        </w:rPr>
        <w:t>, 1–10, doi:</w:t>
      </w:r>
      <w:hyperlink r:id="rId619" w:history="1">
        <w:r w:rsidRPr="00B44095">
          <w:rPr>
            <w:rStyle w:val="Hyperlink"/>
            <w:sz w:val="20"/>
            <w:szCs w:val="20"/>
            <w:lang w:val="en-US" w:eastAsia="fr-FR"/>
          </w:rPr>
          <w:t>10.1016/j.erss.2017.06.034</w:t>
        </w:r>
      </w:hyperlink>
      <w:r w:rsidRPr="00B44095">
        <w:rPr>
          <w:sz w:val="20"/>
          <w:szCs w:val="20"/>
        </w:rPr>
        <w:t>.</w:t>
      </w:r>
    </w:p>
    <w:p w14:paraId="707F6AC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Morales, M.S. et al., 2020: Six hundred years of South American tree rings reveal an increase in severe hydroclimatic events since mid-20th century. </w:t>
      </w:r>
      <w:r w:rsidRPr="00B44095">
        <w:rPr>
          <w:i/>
          <w:sz w:val="20"/>
          <w:szCs w:val="20"/>
        </w:rPr>
        <w:t>Proceedings of the National Academy of Sciences</w:t>
      </w:r>
      <w:r w:rsidRPr="00B44095">
        <w:rPr>
          <w:sz w:val="20"/>
          <w:szCs w:val="20"/>
        </w:rPr>
        <w:t xml:space="preserve">, </w:t>
      </w:r>
      <w:r w:rsidRPr="00B44095">
        <w:rPr>
          <w:b/>
          <w:sz w:val="20"/>
          <w:szCs w:val="20"/>
        </w:rPr>
        <w:t>117(29)</w:t>
      </w:r>
      <w:r w:rsidRPr="00B44095">
        <w:rPr>
          <w:sz w:val="20"/>
          <w:szCs w:val="20"/>
        </w:rPr>
        <w:t>, 16816 LP  – 16823, doi:</w:t>
      </w:r>
      <w:hyperlink r:id="rId620" w:history="1">
        <w:r w:rsidRPr="00B44095">
          <w:rPr>
            <w:rStyle w:val="Hyperlink"/>
            <w:sz w:val="20"/>
            <w:szCs w:val="20"/>
            <w:lang w:val="en-US" w:eastAsia="fr-FR"/>
          </w:rPr>
          <w:t>10.1073/pnas.2002411117</w:t>
        </w:r>
      </w:hyperlink>
      <w:r w:rsidRPr="00B44095">
        <w:rPr>
          <w:sz w:val="20"/>
          <w:szCs w:val="20"/>
        </w:rPr>
        <w:t>.</w:t>
      </w:r>
    </w:p>
    <w:p w14:paraId="632F7EC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Moreno, A. et al., 2021: The case of a southern European glacier which survived Roman and medieval warm periods but is disappearing under recent warming. </w:t>
      </w:r>
      <w:r w:rsidRPr="00B44095">
        <w:rPr>
          <w:i/>
          <w:sz w:val="20"/>
          <w:szCs w:val="20"/>
        </w:rPr>
        <w:t>The Cryosphere</w:t>
      </w:r>
      <w:r w:rsidRPr="00B44095">
        <w:rPr>
          <w:sz w:val="20"/>
          <w:szCs w:val="20"/>
        </w:rPr>
        <w:t xml:space="preserve">, </w:t>
      </w:r>
      <w:r w:rsidRPr="00B44095">
        <w:rPr>
          <w:b/>
          <w:sz w:val="20"/>
          <w:szCs w:val="20"/>
        </w:rPr>
        <w:t>15(2)</w:t>
      </w:r>
      <w:r w:rsidRPr="00B44095">
        <w:rPr>
          <w:sz w:val="20"/>
          <w:szCs w:val="20"/>
        </w:rPr>
        <w:t>, 1157–1172, doi:</w:t>
      </w:r>
      <w:hyperlink r:id="rId621" w:history="1">
        <w:r w:rsidRPr="00B44095">
          <w:rPr>
            <w:rStyle w:val="Hyperlink"/>
            <w:sz w:val="20"/>
            <w:szCs w:val="20"/>
            <w:lang w:val="en-US" w:eastAsia="fr-FR"/>
          </w:rPr>
          <w:t>10.5194/tc-15-1157-2021</w:t>
        </w:r>
      </w:hyperlink>
      <w:r w:rsidRPr="00B44095">
        <w:rPr>
          <w:sz w:val="20"/>
          <w:szCs w:val="20"/>
        </w:rPr>
        <w:t>.</w:t>
      </w:r>
    </w:p>
    <w:p w14:paraId="30204EB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Morice, C.P. et al., 2021: An Updated Assessment of Near-Surface Temperature Change From 1850: The HadCRUT5 Data Set. </w:t>
      </w:r>
      <w:r w:rsidRPr="00B44095">
        <w:rPr>
          <w:i/>
          <w:sz w:val="20"/>
          <w:szCs w:val="20"/>
        </w:rPr>
        <w:t>Journal of Geophysical Research: Atmospheres</w:t>
      </w:r>
      <w:r w:rsidRPr="00B44095">
        <w:rPr>
          <w:sz w:val="20"/>
          <w:szCs w:val="20"/>
        </w:rPr>
        <w:t xml:space="preserve">, </w:t>
      </w:r>
      <w:r w:rsidRPr="00B44095">
        <w:rPr>
          <w:b/>
          <w:sz w:val="20"/>
          <w:szCs w:val="20"/>
        </w:rPr>
        <w:t>126(3)</w:t>
      </w:r>
      <w:r w:rsidRPr="00B44095">
        <w:rPr>
          <w:sz w:val="20"/>
          <w:szCs w:val="20"/>
        </w:rPr>
        <w:t>, doi:</w:t>
      </w:r>
      <w:hyperlink r:id="rId622" w:history="1">
        <w:r w:rsidRPr="00B44095">
          <w:rPr>
            <w:rStyle w:val="Hyperlink"/>
            <w:sz w:val="20"/>
            <w:szCs w:val="20"/>
            <w:lang w:val="en-US" w:eastAsia="fr-FR"/>
          </w:rPr>
          <w:t>10.1029/2019jd032361</w:t>
        </w:r>
      </w:hyperlink>
      <w:r w:rsidRPr="00B44095">
        <w:rPr>
          <w:sz w:val="20"/>
          <w:szCs w:val="20"/>
        </w:rPr>
        <w:t>.</w:t>
      </w:r>
    </w:p>
    <w:p w14:paraId="6278D74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Mormino, J., D. Sola, and C. Patten, 1975: </w:t>
      </w:r>
      <w:r w:rsidRPr="00B44095">
        <w:rPr>
          <w:i/>
          <w:sz w:val="20"/>
          <w:szCs w:val="20"/>
        </w:rPr>
        <w:t>Climatic Impact Assessment Program: Development and Accomplishments, 1971-1975</w:t>
      </w:r>
      <w:r w:rsidRPr="00B44095">
        <w:rPr>
          <w:sz w:val="20"/>
          <w:szCs w:val="20"/>
        </w:rPr>
        <w:t>. DOT-TST-76-41, U. S. Dept. of Transportation, Climatic Impact Assessment Program Office, 206 pp.</w:t>
      </w:r>
    </w:p>
    <w:p w14:paraId="50E801A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Mortimer, C. et al., 2020: Evaluation of long-term Northern Hemisphere snow water equivalent products. </w:t>
      </w:r>
      <w:r w:rsidRPr="00B44095">
        <w:rPr>
          <w:i/>
          <w:sz w:val="20"/>
          <w:szCs w:val="20"/>
        </w:rPr>
        <w:t>The Cryosphere</w:t>
      </w:r>
      <w:r w:rsidRPr="00B44095">
        <w:rPr>
          <w:sz w:val="20"/>
          <w:szCs w:val="20"/>
        </w:rPr>
        <w:t xml:space="preserve">, </w:t>
      </w:r>
      <w:r w:rsidRPr="00B44095">
        <w:rPr>
          <w:b/>
          <w:sz w:val="20"/>
          <w:szCs w:val="20"/>
        </w:rPr>
        <w:t>14(5)</w:t>
      </w:r>
      <w:r w:rsidRPr="00B44095">
        <w:rPr>
          <w:sz w:val="20"/>
          <w:szCs w:val="20"/>
        </w:rPr>
        <w:t>, 1579–1594, doi:</w:t>
      </w:r>
      <w:hyperlink r:id="rId623" w:history="1">
        <w:r w:rsidRPr="00B44095">
          <w:rPr>
            <w:rStyle w:val="Hyperlink"/>
            <w:sz w:val="20"/>
            <w:szCs w:val="20"/>
            <w:lang w:val="en-US" w:eastAsia="fr-FR"/>
          </w:rPr>
          <w:t>10.5194/tc-14-1579-2020</w:t>
        </w:r>
      </w:hyperlink>
      <w:r w:rsidRPr="00B44095">
        <w:rPr>
          <w:sz w:val="20"/>
          <w:szCs w:val="20"/>
        </w:rPr>
        <w:t>.</w:t>
      </w:r>
    </w:p>
    <w:p w14:paraId="6F955B3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Moss, R.H. and S.H. Schneider, 2000: Uncertainties in the IPCC TAR: Recommendations to lead authors for more consistent assessment and reporting. In: </w:t>
      </w:r>
      <w:r w:rsidRPr="00B44095">
        <w:rPr>
          <w:i/>
          <w:sz w:val="20"/>
          <w:szCs w:val="20"/>
        </w:rPr>
        <w:t>Guidance Papers on the Cross Cutting Issues of the Third Assessment Report of the IPCC</w:t>
      </w:r>
      <w:r w:rsidRPr="00B44095">
        <w:rPr>
          <w:sz w:val="20"/>
          <w:szCs w:val="20"/>
        </w:rPr>
        <w:t xml:space="preserve"> [Pachauri, R., T. Taniguchi, and K. Tanaka (eds.)]. World Meteorological Organization (WMO), Geneva, Switzerland, pp. 33–51.</w:t>
      </w:r>
    </w:p>
    <w:p w14:paraId="4FD8E8C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Moss, R.H. et al., 2010: The next generation of scenarios for climate change research and assessment. </w:t>
      </w:r>
      <w:r w:rsidRPr="00B44095">
        <w:rPr>
          <w:i/>
          <w:sz w:val="20"/>
          <w:szCs w:val="20"/>
        </w:rPr>
        <w:t>Nature</w:t>
      </w:r>
      <w:r w:rsidRPr="00B44095">
        <w:rPr>
          <w:sz w:val="20"/>
          <w:szCs w:val="20"/>
        </w:rPr>
        <w:t xml:space="preserve">, </w:t>
      </w:r>
      <w:r w:rsidRPr="00B44095">
        <w:rPr>
          <w:b/>
          <w:sz w:val="20"/>
          <w:szCs w:val="20"/>
        </w:rPr>
        <w:t>463</w:t>
      </w:r>
      <w:r w:rsidRPr="00B44095">
        <w:rPr>
          <w:sz w:val="20"/>
          <w:szCs w:val="20"/>
        </w:rPr>
        <w:t>, 747, doi:</w:t>
      </w:r>
      <w:hyperlink r:id="rId624" w:history="1">
        <w:r w:rsidRPr="00B44095">
          <w:rPr>
            <w:rStyle w:val="Hyperlink"/>
            <w:sz w:val="20"/>
            <w:szCs w:val="20"/>
            <w:lang w:val="en-US" w:eastAsia="fr-FR"/>
          </w:rPr>
          <w:t>10.1038/nature08823</w:t>
        </w:r>
      </w:hyperlink>
      <w:r w:rsidRPr="00B44095">
        <w:rPr>
          <w:sz w:val="20"/>
          <w:szCs w:val="20"/>
        </w:rPr>
        <w:t>.</w:t>
      </w:r>
    </w:p>
    <w:p w14:paraId="4F67031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Mote, P.W. et al., 2015: Superensemble Regional Climate Modeling for the Western United States. </w:t>
      </w:r>
      <w:r w:rsidRPr="00B44095">
        <w:rPr>
          <w:i/>
          <w:sz w:val="20"/>
          <w:szCs w:val="20"/>
        </w:rPr>
        <w:t>Bulletin of the American Meteorological Society</w:t>
      </w:r>
      <w:r w:rsidRPr="00B44095">
        <w:rPr>
          <w:sz w:val="20"/>
          <w:szCs w:val="20"/>
        </w:rPr>
        <w:t xml:space="preserve">, </w:t>
      </w:r>
      <w:r w:rsidRPr="00B44095">
        <w:rPr>
          <w:b/>
          <w:sz w:val="20"/>
          <w:szCs w:val="20"/>
        </w:rPr>
        <w:t>97(2)</w:t>
      </w:r>
      <w:r w:rsidRPr="00B44095">
        <w:rPr>
          <w:sz w:val="20"/>
          <w:szCs w:val="20"/>
        </w:rPr>
        <w:t>, 203–215, doi:</w:t>
      </w:r>
      <w:hyperlink r:id="rId625" w:history="1">
        <w:r w:rsidRPr="00B44095">
          <w:rPr>
            <w:rStyle w:val="Hyperlink"/>
            <w:sz w:val="20"/>
            <w:szCs w:val="20"/>
            <w:lang w:val="en-US" w:eastAsia="fr-FR"/>
          </w:rPr>
          <w:t>10.1175/bams-d-14-00090.1</w:t>
        </w:r>
      </w:hyperlink>
      <w:r w:rsidRPr="00B44095">
        <w:rPr>
          <w:sz w:val="20"/>
          <w:szCs w:val="20"/>
        </w:rPr>
        <w:t>.</w:t>
      </w:r>
    </w:p>
    <w:p w14:paraId="3DEF742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Moy, A.D. et al., 2019: Varied contribution of the Southern Ocean to deglacial atmospheric CO2 rise. </w:t>
      </w:r>
      <w:r w:rsidRPr="00B44095">
        <w:rPr>
          <w:i/>
          <w:sz w:val="20"/>
          <w:szCs w:val="20"/>
        </w:rPr>
        <w:t>Nature Geoscience</w:t>
      </w:r>
      <w:r w:rsidRPr="00B44095">
        <w:rPr>
          <w:sz w:val="20"/>
          <w:szCs w:val="20"/>
        </w:rPr>
        <w:t xml:space="preserve">, </w:t>
      </w:r>
      <w:r w:rsidRPr="00B44095">
        <w:rPr>
          <w:b/>
          <w:sz w:val="20"/>
          <w:szCs w:val="20"/>
        </w:rPr>
        <w:t>12(12)</w:t>
      </w:r>
      <w:r w:rsidRPr="00B44095">
        <w:rPr>
          <w:sz w:val="20"/>
          <w:szCs w:val="20"/>
        </w:rPr>
        <w:t>, 1006–1011, doi:</w:t>
      </w:r>
      <w:hyperlink r:id="rId626" w:history="1">
        <w:r w:rsidRPr="00B44095">
          <w:rPr>
            <w:rStyle w:val="Hyperlink"/>
            <w:sz w:val="20"/>
            <w:szCs w:val="20"/>
            <w:lang w:val="en-US" w:eastAsia="fr-FR"/>
          </w:rPr>
          <w:t>10.1038/s41561-019-0473-9</w:t>
        </w:r>
      </w:hyperlink>
      <w:r w:rsidRPr="00B44095">
        <w:rPr>
          <w:sz w:val="20"/>
          <w:szCs w:val="20"/>
        </w:rPr>
        <w:t>.</w:t>
      </w:r>
    </w:p>
    <w:p w14:paraId="26480FB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Mudryk, L. et al., 2020: Historical Northern Hemisphere snow cover trends and projected changes in the CMIP6 multi-model ensemble. </w:t>
      </w:r>
      <w:r w:rsidRPr="00B44095">
        <w:rPr>
          <w:i/>
          <w:sz w:val="20"/>
          <w:szCs w:val="20"/>
        </w:rPr>
        <w:t>The Cryosphere</w:t>
      </w:r>
      <w:r w:rsidRPr="00B44095">
        <w:rPr>
          <w:sz w:val="20"/>
          <w:szCs w:val="20"/>
        </w:rPr>
        <w:t xml:space="preserve">, </w:t>
      </w:r>
      <w:r w:rsidRPr="00B44095">
        <w:rPr>
          <w:b/>
          <w:sz w:val="20"/>
          <w:szCs w:val="20"/>
        </w:rPr>
        <w:t>14(7)</w:t>
      </w:r>
      <w:r w:rsidRPr="00B44095">
        <w:rPr>
          <w:sz w:val="20"/>
          <w:szCs w:val="20"/>
        </w:rPr>
        <w:t>, 2495–2514, doi:</w:t>
      </w:r>
      <w:hyperlink r:id="rId627" w:history="1">
        <w:r w:rsidRPr="00B44095">
          <w:rPr>
            <w:rStyle w:val="Hyperlink"/>
            <w:sz w:val="20"/>
            <w:szCs w:val="20"/>
            <w:lang w:val="en-US" w:eastAsia="fr-FR"/>
          </w:rPr>
          <w:t>10.5194/tc-14-2495-2020</w:t>
        </w:r>
      </w:hyperlink>
      <w:r w:rsidRPr="00B44095">
        <w:rPr>
          <w:sz w:val="20"/>
          <w:szCs w:val="20"/>
        </w:rPr>
        <w:t>.</w:t>
      </w:r>
    </w:p>
    <w:p w14:paraId="358F38D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Muller-Karger, F.E. et al., 2018: Advancing Marine Biological Observations and Data Requirements of the Complementary Essential Ocean Variables (EOVs) and Essential Biodiversity Variables (EBVs) Frameworks. </w:t>
      </w:r>
      <w:r w:rsidRPr="00B44095">
        <w:rPr>
          <w:i/>
          <w:sz w:val="20"/>
          <w:szCs w:val="20"/>
        </w:rPr>
        <w:t>Frontiers in Marine Science</w:t>
      </w:r>
      <w:r w:rsidRPr="00B44095">
        <w:rPr>
          <w:sz w:val="20"/>
          <w:szCs w:val="20"/>
        </w:rPr>
        <w:t xml:space="preserve">, </w:t>
      </w:r>
      <w:r w:rsidRPr="00B44095">
        <w:rPr>
          <w:b/>
          <w:sz w:val="20"/>
          <w:szCs w:val="20"/>
        </w:rPr>
        <w:t>5</w:t>
      </w:r>
      <w:r w:rsidRPr="00B44095">
        <w:rPr>
          <w:sz w:val="20"/>
          <w:szCs w:val="20"/>
        </w:rPr>
        <w:t>, doi:</w:t>
      </w:r>
      <w:hyperlink r:id="rId628" w:history="1">
        <w:r w:rsidRPr="00B44095">
          <w:rPr>
            <w:rStyle w:val="Hyperlink"/>
            <w:sz w:val="20"/>
            <w:szCs w:val="20"/>
            <w:lang w:eastAsia="fr-FR"/>
          </w:rPr>
          <w:t>10.3389/fmars.2018.00211</w:t>
        </w:r>
      </w:hyperlink>
      <w:r w:rsidRPr="00B44095">
        <w:rPr>
          <w:sz w:val="20"/>
          <w:szCs w:val="20"/>
        </w:rPr>
        <w:t>.</w:t>
      </w:r>
    </w:p>
    <w:p w14:paraId="52838E4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Murphy, J.M. et al., 2004: Quantification of modelling uncertainties in a large ensemble of climate change simulations. </w:t>
      </w:r>
      <w:r w:rsidRPr="00B44095">
        <w:rPr>
          <w:i/>
          <w:sz w:val="20"/>
          <w:szCs w:val="20"/>
        </w:rPr>
        <w:t>Nature</w:t>
      </w:r>
      <w:r w:rsidRPr="00B44095">
        <w:rPr>
          <w:sz w:val="20"/>
          <w:szCs w:val="20"/>
        </w:rPr>
        <w:t xml:space="preserve">, </w:t>
      </w:r>
      <w:r w:rsidRPr="00B44095">
        <w:rPr>
          <w:b/>
          <w:sz w:val="20"/>
          <w:szCs w:val="20"/>
        </w:rPr>
        <w:t>430(7001)</w:t>
      </w:r>
      <w:r w:rsidRPr="00B44095">
        <w:rPr>
          <w:sz w:val="20"/>
          <w:szCs w:val="20"/>
        </w:rPr>
        <w:t>, 768–772, doi:</w:t>
      </w:r>
      <w:hyperlink r:id="rId629" w:history="1">
        <w:r w:rsidRPr="00B44095">
          <w:rPr>
            <w:rStyle w:val="Hyperlink"/>
            <w:sz w:val="20"/>
            <w:szCs w:val="20"/>
            <w:lang w:eastAsia="fr-FR"/>
          </w:rPr>
          <w:t>10.1038/nature02771</w:t>
        </w:r>
      </w:hyperlink>
      <w:r w:rsidRPr="00B44095">
        <w:rPr>
          <w:sz w:val="20"/>
          <w:szCs w:val="20"/>
        </w:rPr>
        <w:t>.</w:t>
      </w:r>
    </w:p>
    <w:p w14:paraId="1BF535C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Murphy, J.M. et al., 2018: </w:t>
      </w:r>
      <w:r w:rsidRPr="00B44095">
        <w:rPr>
          <w:i/>
          <w:sz w:val="20"/>
          <w:szCs w:val="20"/>
        </w:rPr>
        <w:t>UKCP18 Land Projections: Science Report</w:t>
      </w:r>
      <w:r w:rsidRPr="00B44095">
        <w:rPr>
          <w:sz w:val="20"/>
          <w:szCs w:val="20"/>
        </w:rPr>
        <w:t>. 00830/d, Met Office, Exeter, UK, 191 pp.</w:t>
      </w:r>
    </w:p>
    <w:p w14:paraId="291C9E7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Myers, T.A. et al., 2020: Impact of the Climate Matters Program on Public Understanding of Climate Change. </w:t>
      </w:r>
      <w:r w:rsidRPr="00B44095">
        <w:rPr>
          <w:i/>
          <w:sz w:val="20"/>
          <w:szCs w:val="20"/>
        </w:rPr>
        <w:t>Weather, Climate, and Society</w:t>
      </w:r>
      <w:r w:rsidRPr="00B44095">
        <w:rPr>
          <w:sz w:val="20"/>
          <w:szCs w:val="20"/>
        </w:rPr>
        <w:t xml:space="preserve">, </w:t>
      </w:r>
      <w:r w:rsidRPr="00B44095">
        <w:rPr>
          <w:b/>
          <w:sz w:val="20"/>
          <w:szCs w:val="20"/>
        </w:rPr>
        <w:t>12(4)</w:t>
      </w:r>
      <w:r w:rsidRPr="00B44095">
        <w:rPr>
          <w:sz w:val="20"/>
          <w:szCs w:val="20"/>
        </w:rPr>
        <w:t>, 863–876, doi:</w:t>
      </w:r>
      <w:hyperlink r:id="rId630" w:history="1">
        <w:r w:rsidRPr="00B44095">
          <w:rPr>
            <w:rStyle w:val="Hyperlink"/>
            <w:sz w:val="20"/>
            <w:szCs w:val="20"/>
            <w:lang w:val="en-US" w:eastAsia="fr-FR"/>
          </w:rPr>
          <w:t>10.1175/wcas-d-20-0026.1</w:t>
        </w:r>
      </w:hyperlink>
      <w:r w:rsidRPr="00B44095">
        <w:rPr>
          <w:sz w:val="20"/>
          <w:szCs w:val="20"/>
        </w:rPr>
        <w:t>.</w:t>
      </w:r>
    </w:p>
    <w:p w14:paraId="49F7CAD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Myhre, G. et al., 2013: Anthropogenic and Natural Radiative Forcing Supplementary Material. In: </w:t>
      </w:r>
      <w:r w:rsidRPr="00B44095">
        <w:rPr>
          <w:i/>
          <w:sz w:val="20"/>
          <w:szCs w:val="20"/>
        </w:rPr>
        <w:t>Climate Change 2013: The Physical Science Basis. Contribution of Working Group I to the Fifth Assessment Report of the Intergovernmental Panel on Climate Change</w:t>
      </w:r>
      <w:r w:rsidRPr="00B44095">
        <w:rPr>
          <w:sz w:val="20"/>
          <w:szCs w:val="20"/>
        </w:rPr>
        <w:t xml:space="preserve"> [Stocker, T.F., D. Qin, G.-K. Plattner, M. Tignor, S.K. Allen, J. Boschung, A. Nauels, Y. Xia, V. Bex, and P.M. Midgley (eds.)]. Cambridge University Press, Cambridge, United Kingdom and New York, NY, USA, pp. 44.</w:t>
      </w:r>
    </w:p>
    <w:p w14:paraId="422C855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Mystakidis, S., E.L. Davin, N. Gruber, and S.I. Seneviratne, 2016: Constraining future terrestrial carbon cycle projections using observation-based water and carbon flux estimates. </w:t>
      </w:r>
      <w:r w:rsidRPr="00B44095">
        <w:rPr>
          <w:i/>
          <w:sz w:val="20"/>
          <w:szCs w:val="20"/>
        </w:rPr>
        <w:t>Global Change Biology</w:t>
      </w:r>
      <w:r w:rsidRPr="00B44095">
        <w:rPr>
          <w:sz w:val="20"/>
          <w:szCs w:val="20"/>
        </w:rPr>
        <w:t xml:space="preserve">, </w:t>
      </w:r>
      <w:r w:rsidRPr="00B44095">
        <w:rPr>
          <w:b/>
          <w:sz w:val="20"/>
          <w:szCs w:val="20"/>
        </w:rPr>
        <w:t>22(6)</w:t>
      </w:r>
      <w:r w:rsidRPr="00B44095">
        <w:rPr>
          <w:sz w:val="20"/>
          <w:szCs w:val="20"/>
        </w:rPr>
        <w:t>, 2198–2215, doi:</w:t>
      </w:r>
      <w:hyperlink r:id="rId631" w:history="1">
        <w:r w:rsidRPr="00B44095">
          <w:rPr>
            <w:rStyle w:val="Hyperlink"/>
            <w:sz w:val="20"/>
            <w:szCs w:val="20"/>
            <w:lang w:val="en-US" w:eastAsia="fr-FR"/>
          </w:rPr>
          <w:t>10.1111/gcb.13217</w:t>
        </w:r>
      </w:hyperlink>
      <w:r w:rsidRPr="00B44095">
        <w:rPr>
          <w:sz w:val="20"/>
          <w:szCs w:val="20"/>
        </w:rPr>
        <w:t>.</w:t>
      </w:r>
    </w:p>
    <w:p w14:paraId="4105785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NA SEM, 2016: </w:t>
      </w:r>
      <w:r w:rsidRPr="00B44095">
        <w:rPr>
          <w:i/>
          <w:sz w:val="20"/>
          <w:szCs w:val="20"/>
        </w:rPr>
        <w:t>Attribution of Extreme Weather Events in the Context of Climate Change</w:t>
      </w:r>
      <w:r w:rsidRPr="00B44095">
        <w:rPr>
          <w:sz w:val="20"/>
          <w:szCs w:val="20"/>
        </w:rPr>
        <w:t>. National Academies of Sciences Engineering and Medicine (NA SEM). The National Academies Press, Washington, DC, USA, 200 pp., doi:</w:t>
      </w:r>
      <w:hyperlink r:id="rId632" w:history="1">
        <w:r w:rsidRPr="00B44095">
          <w:rPr>
            <w:rStyle w:val="Hyperlink"/>
            <w:sz w:val="20"/>
            <w:szCs w:val="20"/>
            <w:lang w:val="en-US" w:eastAsia="fr-FR"/>
          </w:rPr>
          <w:t>10.17226/21852</w:t>
        </w:r>
      </w:hyperlink>
      <w:r w:rsidRPr="00B44095">
        <w:rPr>
          <w:sz w:val="20"/>
          <w:szCs w:val="20"/>
        </w:rPr>
        <w:t>.</w:t>
      </w:r>
    </w:p>
    <w:p w14:paraId="09E73C0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Nakashima, D.J., K. Galloway McLean, H.D. Thulstrup, A. Ramos Castillo, and J.T. Rubis, 2012: </w:t>
      </w:r>
      <w:r w:rsidRPr="00B44095">
        <w:rPr>
          <w:i/>
          <w:sz w:val="20"/>
          <w:szCs w:val="20"/>
        </w:rPr>
        <w:t>Weathering Uncertainty: Traditional knowledge for climate change assessment and adaptation</w:t>
      </w:r>
      <w:r w:rsidRPr="00B44095">
        <w:rPr>
          <w:sz w:val="20"/>
          <w:szCs w:val="20"/>
        </w:rPr>
        <w:t>. United Nations Educational, Scientific and Cultural Organization (UNESCO) and United Nations University Traditional Knowledge Initiative, Paris, France and Darwin, Australia, 120 pp.</w:t>
      </w:r>
    </w:p>
    <w:p w14:paraId="06F609B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Nakicenovic, N., R.J. Lempert, and A.C. Janetos, 2014: A Framework for the Development of New Socio-economic Scenarios for Climate Change Research: Introductory Essay. </w:t>
      </w:r>
      <w:r w:rsidRPr="00B44095">
        <w:rPr>
          <w:i/>
          <w:sz w:val="20"/>
          <w:szCs w:val="20"/>
        </w:rPr>
        <w:t>Climatic Change</w:t>
      </w:r>
      <w:r w:rsidRPr="00B44095">
        <w:rPr>
          <w:sz w:val="20"/>
          <w:szCs w:val="20"/>
        </w:rPr>
        <w:t xml:space="preserve">, </w:t>
      </w:r>
      <w:r w:rsidRPr="00B44095">
        <w:rPr>
          <w:b/>
          <w:sz w:val="20"/>
          <w:szCs w:val="20"/>
        </w:rPr>
        <w:t>122(3)</w:t>
      </w:r>
      <w:r w:rsidRPr="00B44095">
        <w:rPr>
          <w:sz w:val="20"/>
          <w:szCs w:val="20"/>
        </w:rPr>
        <w:t>, 351–361, doi:</w:t>
      </w:r>
      <w:hyperlink r:id="rId633" w:history="1">
        <w:r w:rsidRPr="00B44095">
          <w:rPr>
            <w:rStyle w:val="Hyperlink"/>
            <w:sz w:val="20"/>
            <w:szCs w:val="20"/>
            <w:lang w:val="en-US" w:eastAsia="fr-FR"/>
          </w:rPr>
          <w:t>10.1007/s10584-013-0982-2</w:t>
        </w:r>
      </w:hyperlink>
      <w:r w:rsidRPr="00B44095">
        <w:rPr>
          <w:sz w:val="20"/>
          <w:szCs w:val="20"/>
        </w:rPr>
        <w:t>.</w:t>
      </w:r>
    </w:p>
    <w:p w14:paraId="27DFAE6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National Research Council and Carbon Dioxide Assessment Committee, 1983: </w:t>
      </w:r>
      <w:r w:rsidRPr="00B44095">
        <w:rPr>
          <w:i/>
          <w:sz w:val="20"/>
          <w:szCs w:val="20"/>
        </w:rPr>
        <w:t>Changing Climate</w:t>
      </w:r>
      <w:r w:rsidRPr="00B44095">
        <w:rPr>
          <w:sz w:val="20"/>
          <w:szCs w:val="20"/>
        </w:rPr>
        <w:t>. National Academies Press, Washington, D.C, doi:</w:t>
      </w:r>
      <w:hyperlink r:id="rId634" w:history="1">
        <w:r w:rsidRPr="00B44095">
          <w:rPr>
            <w:rStyle w:val="Hyperlink"/>
            <w:sz w:val="20"/>
            <w:szCs w:val="20"/>
            <w:lang w:val="en-US" w:eastAsia="fr-FR"/>
          </w:rPr>
          <w:t>10.17226/18714</w:t>
        </w:r>
      </w:hyperlink>
      <w:r w:rsidRPr="00B44095">
        <w:rPr>
          <w:sz w:val="20"/>
          <w:szCs w:val="20"/>
        </w:rPr>
        <w:t>.</w:t>
      </w:r>
    </w:p>
    <w:p w14:paraId="4B31DDF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Nauels, A. et al., 2019: Attributing long-term sea-level rise to Paris Agreement emission pledges. </w:t>
      </w:r>
      <w:r w:rsidRPr="00B44095">
        <w:rPr>
          <w:i/>
          <w:sz w:val="20"/>
          <w:szCs w:val="20"/>
        </w:rPr>
        <w:t>Proceedings of the National Academy of Sciences of the United States of America</w:t>
      </w:r>
      <w:r w:rsidRPr="00B44095">
        <w:rPr>
          <w:sz w:val="20"/>
          <w:szCs w:val="20"/>
        </w:rPr>
        <w:t xml:space="preserve">, </w:t>
      </w:r>
      <w:r w:rsidRPr="00B44095">
        <w:rPr>
          <w:b/>
          <w:sz w:val="20"/>
          <w:szCs w:val="20"/>
        </w:rPr>
        <w:t>116(47)</w:t>
      </w:r>
      <w:r w:rsidRPr="00B44095">
        <w:rPr>
          <w:sz w:val="20"/>
          <w:szCs w:val="20"/>
        </w:rPr>
        <w:t>, 23487–23492, doi:</w:t>
      </w:r>
      <w:hyperlink r:id="rId635" w:history="1">
        <w:r w:rsidRPr="00B44095">
          <w:rPr>
            <w:rStyle w:val="Hyperlink"/>
            <w:sz w:val="20"/>
            <w:szCs w:val="20"/>
            <w:lang w:val="en-US" w:eastAsia="fr-FR"/>
          </w:rPr>
          <w:t>10.1073/pnas.1907461116</w:t>
        </w:r>
      </w:hyperlink>
      <w:r w:rsidRPr="00B44095">
        <w:rPr>
          <w:sz w:val="20"/>
          <w:szCs w:val="20"/>
        </w:rPr>
        <w:t>.</w:t>
      </w:r>
    </w:p>
    <w:p w14:paraId="531C0F1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Navarro, L.M. et al., 2017: Monitoring biodiversity change through effective global coordination. </w:t>
      </w:r>
      <w:r w:rsidRPr="00B44095">
        <w:rPr>
          <w:i/>
          <w:sz w:val="20"/>
          <w:szCs w:val="20"/>
        </w:rPr>
        <w:t>Current Opinion in Environmental Sustainability</w:t>
      </w:r>
      <w:r w:rsidRPr="00B44095">
        <w:rPr>
          <w:sz w:val="20"/>
          <w:szCs w:val="20"/>
        </w:rPr>
        <w:t xml:space="preserve">, </w:t>
      </w:r>
      <w:r w:rsidRPr="00B44095">
        <w:rPr>
          <w:b/>
          <w:sz w:val="20"/>
          <w:szCs w:val="20"/>
        </w:rPr>
        <w:t>29</w:t>
      </w:r>
      <w:r w:rsidRPr="00B44095">
        <w:rPr>
          <w:sz w:val="20"/>
          <w:szCs w:val="20"/>
        </w:rPr>
        <w:t>, 158–169, doi:</w:t>
      </w:r>
      <w:hyperlink r:id="rId636" w:history="1">
        <w:r w:rsidRPr="00B44095">
          <w:rPr>
            <w:rStyle w:val="Hyperlink"/>
            <w:sz w:val="20"/>
            <w:szCs w:val="20"/>
            <w:lang w:val="en-US" w:eastAsia="fr-FR"/>
          </w:rPr>
          <w:t>10.1016/j.cosust.2018.02.005</w:t>
        </w:r>
      </w:hyperlink>
      <w:r w:rsidRPr="00B44095">
        <w:rPr>
          <w:sz w:val="20"/>
          <w:szCs w:val="20"/>
        </w:rPr>
        <w:t>.</w:t>
      </w:r>
    </w:p>
    <w:p w14:paraId="767BA31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lastRenderedPageBreak/>
        <w:t xml:space="preserve">Naveau, P. et al., 2018: Revising return periods for record events in a climate event attribution context. </w:t>
      </w:r>
      <w:r w:rsidRPr="00B44095">
        <w:rPr>
          <w:i/>
          <w:sz w:val="20"/>
          <w:szCs w:val="20"/>
        </w:rPr>
        <w:t>Journal of Climate</w:t>
      </w:r>
      <w:r w:rsidRPr="00B44095">
        <w:rPr>
          <w:sz w:val="20"/>
          <w:szCs w:val="20"/>
        </w:rPr>
        <w:t xml:space="preserve">, </w:t>
      </w:r>
      <w:r w:rsidRPr="00B44095">
        <w:rPr>
          <w:b/>
          <w:sz w:val="20"/>
          <w:szCs w:val="20"/>
        </w:rPr>
        <w:t>31(9)</w:t>
      </w:r>
      <w:r w:rsidRPr="00B44095">
        <w:rPr>
          <w:sz w:val="20"/>
          <w:szCs w:val="20"/>
        </w:rPr>
        <w:t>, 3411–3422, doi:</w:t>
      </w:r>
      <w:hyperlink r:id="rId637" w:history="1">
        <w:r w:rsidRPr="00B44095">
          <w:rPr>
            <w:rStyle w:val="Hyperlink"/>
            <w:sz w:val="20"/>
            <w:szCs w:val="20"/>
            <w:lang w:val="en-US" w:eastAsia="fr-FR"/>
          </w:rPr>
          <w:t>10.1175/jcli-d-16-0752.1</w:t>
        </w:r>
      </w:hyperlink>
      <w:r w:rsidRPr="00B44095">
        <w:rPr>
          <w:sz w:val="20"/>
          <w:szCs w:val="20"/>
        </w:rPr>
        <w:t>.</w:t>
      </w:r>
    </w:p>
    <w:p w14:paraId="002CC35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Nebeker, F., 1995: </w:t>
      </w:r>
      <w:r w:rsidRPr="00B44095">
        <w:rPr>
          <w:i/>
          <w:sz w:val="20"/>
          <w:szCs w:val="20"/>
        </w:rPr>
        <w:t>Calculating the Weather: Meteorology in the 20th Century</w:t>
      </w:r>
      <w:r w:rsidRPr="00B44095">
        <w:rPr>
          <w:sz w:val="20"/>
          <w:szCs w:val="20"/>
        </w:rPr>
        <w:t>. Academic Press, San Diego, CA, USA, 265 pp.</w:t>
      </w:r>
    </w:p>
    <w:p w14:paraId="504E783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Nehrbass-Ahles, C. et al., 2020: Abrupt CO 2 release to the atmosphere under glacial and early interglacial climate conditions. </w:t>
      </w:r>
      <w:r w:rsidRPr="00B44095">
        <w:rPr>
          <w:i/>
          <w:sz w:val="20"/>
          <w:szCs w:val="20"/>
        </w:rPr>
        <w:t>Science</w:t>
      </w:r>
      <w:r w:rsidRPr="00B44095">
        <w:rPr>
          <w:sz w:val="20"/>
          <w:szCs w:val="20"/>
        </w:rPr>
        <w:t xml:space="preserve">, </w:t>
      </w:r>
      <w:r w:rsidRPr="00B44095">
        <w:rPr>
          <w:b/>
          <w:sz w:val="20"/>
          <w:szCs w:val="20"/>
        </w:rPr>
        <w:t>369(6506)</w:t>
      </w:r>
      <w:r w:rsidRPr="00B44095">
        <w:rPr>
          <w:sz w:val="20"/>
          <w:szCs w:val="20"/>
        </w:rPr>
        <w:t>, 1000–1005, doi:</w:t>
      </w:r>
      <w:hyperlink r:id="rId638" w:history="1">
        <w:r w:rsidRPr="00B44095">
          <w:rPr>
            <w:rStyle w:val="Hyperlink"/>
            <w:sz w:val="20"/>
            <w:szCs w:val="20"/>
            <w:lang w:val="en-US" w:eastAsia="fr-FR"/>
          </w:rPr>
          <w:t>10.1126/science.aay8178</w:t>
        </w:r>
      </w:hyperlink>
      <w:r w:rsidRPr="00B44095">
        <w:rPr>
          <w:sz w:val="20"/>
          <w:szCs w:val="20"/>
        </w:rPr>
        <w:t>.</w:t>
      </w:r>
    </w:p>
    <w:p w14:paraId="6D666B6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Neukom, R., N. Steiger, J.J. Gómez-Navarro, J. Wang, and J.P. Werner, 2019: No evidence for globally coherent warm and cold periods over the preindustrial Common Era. </w:t>
      </w:r>
      <w:r w:rsidRPr="00B44095">
        <w:rPr>
          <w:i/>
          <w:sz w:val="20"/>
          <w:szCs w:val="20"/>
        </w:rPr>
        <w:t>Nature</w:t>
      </w:r>
      <w:r w:rsidRPr="00B44095">
        <w:rPr>
          <w:sz w:val="20"/>
          <w:szCs w:val="20"/>
        </w:rPr>
        <w:t xml:space="preserve">, </w:t>
      </w:r>
      <w:r w:rsidRPr="00B44095">
        <w:rPr>
          <w:b/>
          <w:sz w:val="20"/>
          <w:szCs w:val="20"/>
        </w:rPr>
        <w:t>571(7766)</w:t>
      </w:r>
      <w:r w:rsidRPr="00B44095">
        <w:rPr>
          <w:sz w:val="20"/>
          <w:szCs w:val="20"/>
        </w:rPr>
        <w:t>, 550–554, doi:</w:t>
      </w:r>
      <w:hyperlink r:id="rId639" w:history="1">
        <w:r w:rsidRPr="00B44095">
          <w:rPr>
            <w:rStyle w:val="Hyperlink"/>
            <w:sz w:val="20"/>
            <w:szCs w:val="20"/>
            <w:lang w:val="en-US" w:eastAsia="fr-FR"/>
          </w:rPr>
          <w:t>10.1038/s41586-019-1401-2</w:t>
        </w:r>
      </w:hyperlink>
      <w:r w:rsidRPr="00B44095">
        <w:rPr>
          <w:sz w:val="20"/>
          <w:szCs w:val="20"/>
        </w:rPr>
        <w:t>.</w:t>
      </w:r>
    </w:p>
    <w:p w14:paraId="0D33816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Nicholls, R.J.Z. et al., 2020: Reduced complexity model intercomparison project phase 1: Protocol, results and initial observations. </w:t>
      </w:r>
      <w:r w:rsidRPr="00B44095">
        <w:rPr>
          <w:i/>
          <w:sz w:val="20"/>
          <w:szCs w:val="20"/>
        </w:rPr>
        <w:t>Geoscientific Model Development Discussions</w:t>
      </w:r>
      <w:r w:rsidRPr="00B44095">
        <w:rPr>
          <w:sz w:val="20"/>
          <w:szCs w:val="20"/>
        </w:rPr>
        <w:t xml:space="preserve">, </w:t>
      </w:r>
      <w:r w:rsidRPr="00B44095">
        <w:rPr>
          <w:b/>
          <w:sz w:val="20"/>
          <w:szCs w:val="20"/>
        </w:rPr>
        <w:t>13(11)</w:t>
      </w:r>
      <w:r w:rsidRPr="00B44095">
        <w:rPr>
          <w:sz w:val="20"/>
          <w:szCs w:val="20"/>
        </w:rPr>
        <w:t>, 5175–5190, doi:</w:t>
      </w:r>
      <w:hyperlink r:id="rId640" w:history="1">
        <w:r w:rsidRPr="00B44095">
          <w:rPr>
            <w:rStyle w:val="Hyperlink"/>
            <w:sz w:val="20"/>
            <w:szCs w:val="20"/>
            <w:lang w:val="en-US" w:eastAsia="fr-FR"/>
          </w:rPr>
          <w:t>10.5194/gmd-13-5175-2020</w:t>
        </w:r>
      </w:hyperlink>
      <w:r w:rsidRPr="00B44095">
        <w:rPr>
          <w:sz w:val="20"/>
          <w:szCs w:val="20"/>
        </w:rPr>
        <w:t>.</w:t>
      </w:r>
    </w:p>
    <w:p w14:paraId="0BF8E3D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Nieto, R. and L. Gimeno, 2019: A database of optimal integration times for Lagrangian studies of atmospheric moisture sources and sinks. </w:t>
      </w:r>
      <w:r w:rsidRPr="00B44095">
        <w:rPr>
          <w:i/>
          <w:sz w:val="20"/>
          <w:szCs w:val="20"/>
        </w:rPr>
        <w:t>Scientific Data</w:t>
      </w:r>
      <w:r w:rsidRPr="00B44095">
        <w:rPr>
          <w:sz w:val="20"/>
          <w:szCs w:val="20"/>
        </w:rPr>
        <w:t xml:space="preserve">, </w:t>
      </w:r>
      <w:r w:rsidRPr="00B44095">
        <w:rPr>
          <w:b/>
          <w:sz w:val="20"/>
          <w:szCs w:val="20"/>
        </w:rPr>
        <w:t>6(1)</w:t>
      </w:r>
      <w:r w:rsidRPr="00B44095">
        <w:rPr>
          <w:sz w:val="20"/>
          <w:szCs w:val="20"/>
        </w:rPr>
        <w:t>, 59, doi:</w:t>
      </w:r>
      <w:hyperlink r:id="rId641" w:history="1">
        <w:r w:rsidRPr="00B44095">
          <w:rPr>
            <w:rStyle w:val="Hyperlink"/>
            <w:sz w:val="20"/>
            <w:szCs w:val="20"/>
            <w:lang w:val="en-US" w:eastAsia="fr-FR"/>
          </w:rPr>
          <w:t>10.1038/s41597-019-0068-8</w:t>
        </w:r>
      </w:hyperlink>
      <w:r w:rsidRPr="00B44095">
        <w:rPr>
          <w:sz w:val="20"/>
          <w:szCs w:val="20"/>
        </w:rPr>
        <w:t>.</w:t>
      </w:r>
    </w:p>
    <w:p w14:paraId="6648FC7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Nordhaus, W.D., 1975: </w:t>
      </w:r>
      <w:r w:rsidRPr="00B44095">
        <w:rPr>
          <w:i/>
          <w:sz w:val="20"/>
          <w:szCs w:val="20"/>
        </w:rPr>
        <w:t>Can We Control Carbon Dioxide?</w:t>
      </w:r>
      <w:r w:rsidRPr="00B44095">
        <w:rPr>
          <w:sz w:val="20"/>
          <w:szCs w:val="20"/>
        </w:rPr>
        <w:t xml:space="preserve"> IIASA Working Paper WP-75-63, International Institute for Applied Systems Analysis (IIASA), Laxenberg, Austria, 47 pp.</w:t>
      </w:r>
    </w:p>
    <w:p w14:paraId="1909D01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Nordhaus, W.D., 1977: </w:t>
      </w:r>
      <w:r w:rsidRPr="00B44095">
        <w:rPr>
          <w:i/>
          <w:sz w:val="20"/>
          <w:szCs w:val="20"/>
        </w:rPr>
        <w:t>Strategies for the Control of Carbon Dioxide</w:t>
      </w:r>
      <w:r w:rsidRPr="00B44095">
        <w:rPr>
          <w:sz w:val="20"/>
          <w:szCs w:val="20"/>
        </w:rPr>
        <w:t>. Cowles Foundation Discussion Paper No. 443, Cowles Foundation for Research in Economics. Yale University, New Haven, CN, USA, 79 pp.</w:t>
      </w:r>
    </w:p>
    <w:p w14:paraId="28802BE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Notz, D., 2015: How well must climate models agree with observations? </w:t>
      </w:r>
      <w:r w:rsidRPr="00B44095">
        <w:rPr>
          <w:i/>
          <w:sz w:val="20"/>
          <w:szCs w:val="20"/>
        </w:rPr>
        <w:t>Philosophical Transactions of the Royal Society A: Mathematical, Physical and Engineering Sciences</w:t>
      </w:r>
      <w:r w:rsidRPr="00B44095">
        <w:rPr>
          <w:sz w:val="20"/>
          <w:szCs w:val="20"/>
        </w:rPr>
        <w:t xml:space="preserve">, </w:t>
      </w:r>
      <w:r w:rsidRPr="00B44095">
        <w:rPr>
          <w:b/>
          <w:sz w:val="20"/>
          <w:szCs w:val="20"/>
        </w:rPr>
        <w:t>373(2052)</w:t>
      </w:r>
      <w:r w:rsidRPr="00B44095">
        <w:rPr>
          <w:sz w:val="20"/>
          <w:szCs w:val="20"/>
        </w:rPr>
        <w:t>, 20140164, doi:</w:t>
      </w:r>
      <w:hyperlink r:id="rId642" w:history="1">
        <w:r w:rsidRPr="00B44095">
          <w:rPr>
            <w:rStyle w:val="Hyperlink"/>
            <w:sz w:val="20"/>
            <w:szCs w:val="20"/>
            <w:lang w:val="en-US" w:eastAsia="fr-FR"/>
          </w:rPr>
          <w:t>10.1098/rsta.2014.0164</w:t>
        </w:r>
      </w:hyperlink>
      <w:r w:rsidRPr="00B44095">
        <w:rPr>
          <w:sz w:val="20"/>
          <w:szCs w:val="20"/>
        </w:rPr>
        <w:t>.</w:t>
      </w:r>
    </w:p>
    <w:p w14:paraId="58208C2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Notz, D. and J. Stroeve, 2018: The Trajectory Towards a Seasonally Ice-Free Arctic Ocean. </w:t>
      </w:r>
      <w:r w:rsidRPr="00B44095">
        <w:rPr>
          <w:i/>
          <w:sz w:val="20"/>
          <w:szCs w:val="20"/>
        </w:rPr>
        <w:t>Current Climate Change Reports</w:t>
      </w:r>
      <w:r w:rsidRPr="00B44095">
        <w:rPr>
          <w:sz w:val="20"/>
          <w:szCs w:val="20"/>
        </w:rPr>
        <w:t xml:space="preserve">, </w:t>
      </w:r>
      <w:r w:rsidRPr="00B44095">
        <w:rPr>
          <w:b/>
          <w:sz w:val="20"/>
          <w:szCs w:val="20"/>
        </w:rPr>
        <w:t>4(4)</w:t>
      </w:r>
      <w:r w:rsidRPr="00B44095">
        <w:rPr>
          <w:sz w:val="20"/>
          <w:szCs w:val="20"/>
        </w:rPr>
        <w:t>, 407–416, doi:</w:t>
      </w:r>
      <w:hyperlink r:id="rId643" w:history="1">
        <w:r w:rsidRPr="00B44095">
          <w:rPr>
            <w:rStyle w:val="Hyperlink"/>
            <w:sz w:val="20"/>
            <w:szCs w:val="20"/>
            <w:lang w:val="en-US" w:eastAsia="fr-FR"/>
          </w:rPr>
          <w:t>10.1007/s40641-018-0113-2</w:t>
        </w:r>
      </w:hyperlink>
      <w:r w:rsidRPr="00B44095">
        <w:rPr>
          <w:sz w:val="20"/>
          <w:szCs w:val="20"/>
        </w:rPr>
        <w:t>.</w:t>
      </w:r>
    </w:p>
    <w:p w14:paraId="73AD116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Notz, D. et al., 2016: The CMIP6 Sea-Ice Model Intercomparison Project (SIMIP): understanding sea ice through climate-model simulations. </w:t>
      </w:r>
      <w:r w:rsidRPr="00B44095">
        <w:rPr>
          <w:i/>
          <w:sz w:val="20"/>
          <w:szCs w:val="20"/>
        </w:rPr>
        <w:t>Geoscientific Model Development</w:t>
      </w:r>
      <w:r w:rsidRPr="00B44095">
        <w:rPr>
          <w:sz w:val="20"/>
          <w:szCs w:val="20"/>
        </w:rPr>
        <w:t xml:space="preserve">, </w:t>
      </w:r>
      <w:r w:rsidRPr="00B44095">
        <w:rPr>
          <w:b/>
          <w:sz w:val="20"/>
          <w:szCs w:val="20"/>
        </w:rPr>
        <w:t>9(9)</w:t>
      </w:r>
      <w:r w:rsidRPr="00B44095">
        <w:rPr>
          <w:sz w:val="20"/>
          <w:szCs w:val="20"/>
        </w:rPr>
        <w:t>, 3427–3446, doi:</w:t>
      </w:r>
      <w:hyperlink r:id="rId644" w:history="1">
        <w:r w:rsidRPr="00B44095">
          <w:rPr>
            <w:rStyle w:val="Hyperlink"/>
            <w:sz w:val="20"/>
            <w:szCs w:val="20"/>
            <w:lang w:val="en-US" w:eastAsia="fr-FR"/>
          </w:rPr>
          <w:t>10.5194/gmd-9-3427-2016</w:t>
        </w:r>
      </w:hyperlink>
      <w:r w:rsidRPr="00B44095">
        <w:rPr>
          <w:sz w:val="20"/>
          <w:szCs w:val="20"/>
        </w:rPr>
        <w:t>.</w:t>
      </w:r>
    </w:p>
    <w:p w14:paraId="51816B7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Nowicki, S.M.J. et al., 2016: Ice Sheet Model Intercomparison Project (ISMIP6) contribution to CMIP6. </w:t>
      </w:r>
      <w:r w:rsidRPr="00B44095">
        <w:rPr>
          <w:i/>
          <w:sz w:val="20"/>
          <w:szCs w:val="20"/>
        </w:rPr>
        <w:t>Geoscientific Model Development</w:t>
      </w:r>
      <w:r w:rsidRPr="00B44095">
        <w:rPr>
          <w:sz w:val="20"/>
          <w:szCs w:val="20"/>
        </w:rPr>
        <w:t xml:space="preserve">, </w:t>
      </w:r>
      <w:r w:rsidRPr="00B44095">
        <w:rPr>
          <w:b/>
          <w:sz w:val="20"/>
          <w:szCs w:val="20"/>
        </w:rPr>
        <w:t>9(12)</w:t>
      </w:r>
      <w:r w:rsidRPr="00B44095">
        <w:rPr>
          <w:sz w:val="20"/>
          <w:szCs w:val="20"/>
        </w:rPr>
        <w:t>, 4521–4545, doi:</w:t>
      </w:r>
      <w:hyperlink r:id="rId645" w:history="1">
        <w:r w:rsidRPr="00B44095">
          <w:rPr>
            <w:rStyle w:val="Hyperlink"/>
            <w:sz w:val="20"/>
            <w:szCs w:val="20"/>
            <w:lang w:val="en-US" w:eastAsia="fr-FR"/>
          </w:rPr>
          <w:t>10.5194/gmd-9-4521-2016</w:t>
        </w:r>
      </w:hyperlink>
      <w:r w:rsidRPr="00B44095">
        <w:rPr>
          <w:sz w:val="20"/>
          <w:szCs w:val="20"/>
        </w:rPr>
        <w:t>.</w:t>
      </w:r>
    </w:p>
    <w:p w14:paraId="6D04A65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NRC, 1979: </w:t>
      </w:r>
      <w:r w:rsidRPr="00B44095">
        <w:rPr>
          <w:i/>
          <w:sz w:val="20"/>
          <w:szCs w:val="20"/>
        </w:rPr>
        <w:t>Carbon Dioxide and Climate: A Scientific Assessment</w:t>
      </w:r>
      <w:r w:rsidRPr="00B44095">
        <w:rPr>
          <w:sz w:val="20"/>
          <w:szCs w:val="20"/>
        </w:rPr>
        <w:t>. National Research Council (NRC) Ad Hoc Study Group on Carbon Dioxide and Climate. The National Academies Press, Washington, DC, USA, 34 pp., doi:</w:t>
      </w:r>
      <w:hyperlink r:id="rId646" w:history="1">
        <w:r w:rsidRPr="00B44095">
          <w:rPr>
            <w:rStyle w:val="Hyperlink"/>
            <w:sz w:val="20"/>
            <w:szCs w:val="20"/>
            <w:lang w:val="en-US" w:eastAsia="fr-FR"/>
          </w:rPr>
          <w:t>10.17226/12181</w:t>
        </w:r>
      </w:hyperlink>
      <w:r w:rsidRPr="00B44095">
        <w:rPr>
          <w:sz w:val="20"/>
          <w:szCs w:val="20"/>
        </w:rPr>
        <w:t>.</w:t>
      </w:r>
    </w:p>
    <w:p w14:paraId="666E704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NRC, 2012: Synergies Between Weather and Climate Modeling. In: </w:t>
      </w:r>
      <w:r w:rsidRPr="00B44095">
        <w:rPr>
          <w:i/>
          <w:sz w:val="20"/>
          <w:szCs w:val="20"/>
        </w:rPr>
        <w:t>A National Strategy for Advancing Climate Modeling</w:t>
      </w:r>
      <w:r w:rsidRPr="00B44095">
        <w:rPr>
          <w:sz w:val="20"/>
          <w:szCs w:val="20"/>
        </w:rPr>
        <w:t>. National Research Council (NRC) Committee on a National Strategy for Advancing Climate Modeling. The National Academies Press, Washington, DC, USA, pp. 197–208, doi:</w:t>
      </w:r>
      <w:hyperlink r:id="rId647" w:history="1">
        <w:r w:rsidRPr="00B44095">
          <w:rPr>
            <w:rStyle w:val="Hyperlink"/>
            <w:sz w:val="20"/>
            <w:szCs w:val="20"/>
            <w:lang w:val="en-US" w:eastAsia="fr-FR"/>
          </w:rPr>
          <w:t>10.17226/13430</w:t>
        </w:r>
      </w:hyperlink>
      <w:r w:rsidRPr="00B44095">
        <w:rPr>
          <w:sz w:val="20"/>
          <w:szCs w:val="20"/>
        </w:rPr>
        <w:t>.</w:t>
      </w:r>
    </w:p>
    <w:p w14:paraId="35D767B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Nunn, P.D. and N.J. Reid, 2016: Aboriginal Memories of Inundation of the Australian Coast Dating from More than 7000 Years Ago. </w:t>
      </w:r>
      <w:r w:rsidRPr="00B44095">
        <w:rPr>
          <w:i/>
          <w:sz w:val="20"/>
          <w:szCs w:val="20"/>
        </w:rPr>
        <w:t>Australian Geographer</w:t>
      </w:r>
      <w:r w:rsidRPr="00B44095">
        <w:rPr>
          <w:sz w:val="20"/>
          <w:szCs w:val="20"/>
        </w:rPr>
        <w:t xml:space="preserve">, </w:t>
      </w:r>
      <w:r w:rsidRPr="00B44095">
        <w:rPr>
          <w:b/>
          <w:sz w:val="20"/>
          <w:szCs w:val="20"/>
        </w:rPr>
        <w:t>47(1)</w:t>
      </w:r>
      <w:r w:rsidRPr="00B44095">
        <w:rPr>
          <w:sz w:val="20"/>
          <w:szCs w:val="20"/>
        </w:rPr>
        <w:t>, 11–47, doi:</w:t>
      </w:r>
      <w:hyperlink r:id="rId648" w:history="1">
        <w:r w:rsidRPr="00B44095">
          <w:rPr>
            <w:rStyle w:val="Hyperlink"/>
            <w:sz w:val="20"/>
            <w:szCs w:val="20"/>
            <w:lang w:val="en-US" w:eastAsia="fr-FR"/>
          </w:rPr>
          <w:t>10.1080/00049182.2015.1077539</w:t>
        </w:r>
      </w:hyperlink>
      <w:r w:rsidRPr="00B44095">
        <w:rPr>
          <w:sz w:val="20"/>
          <w:szCs w:val="20"/>
        </w:rPr>
        <w:t>.</w:t>
      </w:r>
    </w:p>
    <w:p w14:paraId="23B3536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O’Neill, B.C. et al., 2014: A new scenario framework for climate change research: The concept of shared socioeconomic pathways. </w:t>
      </w:r>
      <w:r w:rsidRPr="00B44095">
        <w:rPr>
          <w:i/>
          <w:sz w:val="20"/>
          <w:szCs w:val="20"/>
        </w:rPr>
        <w:t>Climatic Change</w:t>
      </w:r>
      <w:r w:rsidRPr="00B44095">
        <w:rPr>
          <w:sz w:val="20"/>
          <w:szCs w:val="20"/>
        </w:rPr>
        <w:t xml:space="preserve">, </w:t>
      </w:r>
      <w:r w:rsidRPr="00B44095">
        <w:rPr>
          <w:b/>
          <w:sz w:val="20"/>
          <w:szCs w:val="20"/>
        </w:rPr>
        <w:t>122(3)</w:t>
      </w:r>
      <w:r w:rsidRPr="00B44095">
        <w:rPr>
          <w:sz w:val="20"/>
          <w:szCs w:val="20"/>
        </w:rPr>
        <w:t>, 387–400, doi:</w:t>
      </w:r>
      <w:hyperlink r:id="rId649" w:history="1">
        <w:r w:rsidRPr="00B44095">
          <w:rPr>
            <w:rStyle w:val="Hyperlink"/>
            <w:sz w:val="20"/>
            <w:szCs w:val="20"/>
            <w:lang w:val="en-US" w:eastAsia="fr-FR"/>
          </w:rPr>
          <w:t>10.1007/s10584-013-0905-2</w:t>
        </w:r>
      </w:hyperlink>
      <w:r w:rsidRPr="00B44095">
        <w:rPr>
          <w:sz w:val="20"/>
          <w:szCs w:val="20"/>
        </w:rPr>
        <w:t>.</w:t>
      </w:r>
    </w:p>
    <w:p w14:paraId="3192F0B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O’Neill, B.C. et al., 2016: The Scenario Model Intercomparison Project (ScenarioMIP) for CMIP6. </w:t>
      </w:r>
      <w:r w:rsidRPr="00B44095">
        <w:rPr>
          <w:i/>
          <w:sz w:val="20"/>
          <w:szCs w:val="20"/>
        </w:rPr>
        <w:t>Geoscientific Model Development</w:t>
      </w:r>
      <w:r w:rsidRPr="00B44095">
        <w:rPr>
          <w:sz w:val="20"/>
          <w:szCs w:val="20"/>
        </w:rPr>
        <w:t xml:space="preserve">, </w:t>
      </w:r>
      <w:r w:rsidRPr="00B44095">
        <w:rPr>
          <w:b/>
          <w:sz w:val="20"/>
          <w:szCs w:val="20"/>
        </w:rPr>
        <w:t>9(9)</w:t>
      </w:r>
      <w:r w:rsidRPr="00B44095">
        <w:rPr>
          <w:sz w:val="20"/>
          <w:szCs w:val="20"/>
        </w:rPr>
        <w:t>, 3461–3482, doi:</w:t>
      </w:r>
      <w:hyperlink r:id="rId650" w:history="1">
        <w:r w:rsidRPr="00B44095">
          <w:rPr>
            <w:rStyle w:val="Hyperlink"/>
            <w:sz w:val="20"/>
            <w:szCs w:val="20"/>
            <w:lang w:val="en-US" w:eastAsia="fr-FR"/>
          </w:rPr>
          <w:t>10.5194/gmd-9-3461-2016</w:t>
        </w:r>
      </w:hyperlink>
      <w:r w:rsidRPr="00B44095">
        <w:rPr>
          <w:sz w:val="20"/>
          <w:szCs w:val="20"/>
        </w:rPr>
        <w:t>.</w:t>
      </w:r>
    </w:p>
    <w:p w14:paraId="6D2A01C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O’Neill, B.C. et al., 2017a: The roads ahead: Narratives for shared socioeconomic pathways describing world futures in the 21st century. </w:t>
      </w:r>
      <w:r w:rsidRPr="00B44095">
        <w:rPr>
          <w:i/>
          <w:sz w:val="20"/>
          <w:szCs w:val="20"/>
        </w:rPr>
        <w:t>Global Environmental Change</w:t>
      </w:r>
      <w:r w:rsidRPr="00B44095">
        <w:rPr>
          <w:sz w:val="20"/>
          <w:szCs w:val="20"/>
        </w:rPr>
        <w:t xml:space="preserve">, </w:t>
      </w:r>
      <w:r w:rsidRPr="00B44095">
        <w:rPr>
          <w:b/>
          <w:sz w:val="20"/>
          <w:szCs w:val="20"/>
        </w:rPr>
        <w:t>42</w:t>
      </w:r>
      <w:r w:rsidRPr="00B44095">
        <w:rPr>
          <w:sz w:val="20"/>
          <w:szCs w:val="20"/>
        </w:rPr>
        <w:t>, 169–180, doi:</w:t>
      </w:r>
      <w:hyperlink r:id="rId651" w:history="1">
        <w:r w:rsidRPr="00B44095">
          <w:rPr>
            <w:rStyle w:val="Hyperlink"/>
            <w:sz w:val="20"/>
            <w:szCs w:val="20"/>
            <w:lang w:eastAsia="fr-FR"/>
          </w:rPr>
          <w:t>10.1016/j.gloenvcha.2015.01.004</w:t>
        </w:r>
      </w:hyperlink>
      <w:r w:rsidRPr="00B44095">
        <w:rPr>
          <w:sz w:val="20"/>
          <w:szCs w:val="20"/>
        </w:rPr>
        <w:t>.</w:t>
      </w:r>
    </w:p>
    <w:p w14:paraId="7F9268C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O’Neill, B.C. et al., 2017b: IPCC reasons for concern regarding climate change risks. </w:t>
      </w:r>
      <w:r w:rsidRPr="00B44095">
        <w:rPr>
          <w:i/>
          <w:sz w:val="20"/>
          <w:szCs w:val="20"/>
        </w:rPr>
        <w:t>Nature Climate Change</w:t>
      </w:r>
      <w:r w:rsidRPr="00B44095">
        <w:rPr>
          <w:sz w:val="20"/>
          <w:szCs w:val="20"/>
        </w:rPr>
        <w:t xml:space="preserve">, </w:t>
      </w:r>
      <w:r w:rsidRPr="00B44095">
        <w:rPr>
          <w:b/>
          <w:sz w:val="20"/>
          <w:szCs w:val="20"/>
        </w:rPr>
        <w:t>7(1)</w:t>
      </w:r>
      <w:r w:rsidRPr="00B44095">
        <w:rPr>
          <w:sz w:val="20"/>
          <w:szCs w:val="20"/>
        </w:rPr>
        <w:t>, 28–37, doi:</w:t>
      </w:r>
      <w:hyperlink r:id="rId652" w:history="1">
        <w:r w:rsidRPr="00B44095">
          <w:rPr>
            <w:rStyle w:val="Hyperlink"/>
            <w:sz w:val="20"/>
            <w:szCs w:val="20"/>
            <w:lang w:val="en-US" w:eastAsia="fr-FR"/>
          </w:rPr>
          <w:t>10.1038/nclimate3179</w:t>
        </w:r>
      </w:hyperlink>
      <w:r w:rsidRPr="00B44095">
        <w:rPr>
          <w:sz w:val="20"/>
          <w:szCs w:val="20"/>
        </w:rPr>
        <w:t>.</w:t>
      </w:r>
    </w:p>
    <w:p w14:paraId="2ECAC3D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O’Neill, B.C. et al., 2020: Achievements and needs for the climate change scenario framework. </w:t>
      </w:r>
      <w:r w:rsidRPr="00B44095">
        <w:rPr>
          <w:i/>
          <w:sz w:val="20"/>
          <w:szCs w:val="20"/>
        </w:rPr>
        <w:t>Nature Climate Change</w:t>
      </w:r>
      <w:r w:rsidRPr="00B44095">
        <w:rPr>
          <w:sz w:val="20"/>
          <w:szCs w:val="20"/>
        </w:rPr>
        <w:t xml:space="preserve">, </w:t>
      </w:r>
      <w:r w:rsidRPr="00B44095">
        <w:rPr>
          <w:b/>
          <w:sz w:val="20"/>
          <w:szCs w:val="20"/>
        </w:rPr>
        <w:t>10(12)</w:t>
      </w:r>
      <w:r w:rsidRPr="00B44095">
        <w:rPr>
          <w:sz w:val="20"/>
          <w:szCs w:val="20"/>
        </w:rPr>
        <w:t>, 1074–1084, doi:</w:t>
      </w:r>
      <w:hyperlink r:id="rId653" w:history="1">
        <w:r w:rsidRPr="00B44095">
          <w:rPr>
            <w:rStyle w:val="Hyperlink"/>
            <w:sz w:val="20"/>
            <w:szCs w:val="20"/>
            <w:lang w:val="en-US" w:eastAsia="fr-FR"/>
          </w:rPr>
          <w:t>10.1038/s41558-020-00952-0</w:t>
        </w:r>
      </w:hyperlink>
      <w:r w:rsidRPr="00B44095">
        <w:rPr>
          <w:sz w:val="20"/>
          <w:szCs w:val="20"/>
        </w:rPr>
        <w:t>.</w:t>
      </w:r>
    </w:p>
    <w:p w14:paraId="33C8847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Obura, D.O. et al., 2019: Coral Reef Monitoring, Reef Assessment Technologies, and Ecosystem-Based Management. </w:t>
      </w:r>
      <w:r w:rsidRPr="00B44095">
        <w:rPr>
          <w:i/>
          <w:sz w:val="20"/>
          <w:szCs w:val="20"/>
        </w:rPr>
        <w:t>Frontiers in Marine Science</w:t>
      </w:r>
      <w:r w:rsidRPr="00B44095">
        <w:rPr>
          <w:sz w:val="20"/>
          <w:szCs w:val="20"/>
        </w:rPr>
        <w:t xml:space="preserve">, </w:t>
      </w:r>
      <w:r w:rsidRPr="00B44095">
        <w:rPr>
          <w:b/>
          <w:sz w:val="20"/>
          <w:szCs w:val="20"/>
        </w:rPr>
        <w:t>6</w:t>
      </w:r>
      <w:r w:rsidRPr="00B44095">
        <w:rPr>
          <w:sz w:val="20"/>
          <w:szCs w:val="20"/>
        </w:rPr>
        <w:t>, 580, doi:</w:t>
      </w:r>
      <w:hyperlink r:id="rId654" w:history="1">
        <w:r w:rsidRPr="00B44095">
          <w:rPr>
            <w:rStyle w:val="Hyperlink"/>
            <w:sz w:val="20"/>
            <w:szCs w:val="20"/>
            <w:lang w:val="en-US" w:eastAsia="fr-FR"/>
          </w:rPr>
          <w:t>10.3389/fmars.2019.00580</w:t>
        </w:r>
      </w:hyperlink>
      <w:r w:rsidRPr="00B44095">
        <w:rPr>
          <w:sz w:val="20"/>
          <w:szCs w:val="20"/>
        </w:rPr>
        <w:t>.</w:t>
      </w:r>
    </w:p>
    <w:p w14:paraId="2E8FD11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Ohmura, A. et al., 1998: Baseline Surface Radiation Network (BSRN/WCRP): New Precision Radiometry for Climate Research. </w:t>
      </w:r>
      <w:r w:rsidRPr="00B44095">
        <w:rPr>
          <w:i/>
          <w:sz w:val="20"/>
          <w:szCs w:val="20"/>
        </w:rPr>
        <w:t>Bulletin of the American Meteorological Society</w:t>
      </w:r>
      <w:r w:rsidRPr="00B44095">
        <w:rPr>
          <w:sz w:val="20"/>
          <w:szCs w:val="20"/>
        </w:rPr>
        <w:t xml:space="preserve">, </w:t>
      </w:r>
      <w:r w:rsidRPr="00B44095">
        <w:rPr>
          <w:b/>
          <w:sz w:val="20"/>
          <w:szCs w:val="20"/>
        </w:rPr>
        <w:t>79(10)</w:t>
      </w:r>
      <w:r w:rsidRPr="00B44095">
        <w:rPr>
          <w:sz w:val="20"/>
          <w:szCs w:val="20"/>
        </w:rPr>
        <w:t>, 2115–2136, doi:</w:t>
      </w:r>
      <w:hyperlink r:id="rId655" w:history="1">
        <w:r w:rsidRPr="00B44095">
          <w:rPr>
            <w:rStyle w:val="Hyperlink"/>
            <w:sz w:val="20"/>
            <w:szCs w:val="20"/>
            <w:lang w:val="en-US" w:eastAsia="fr-FR"/>
          </w:rPr>
          <w:t>10.1175/1520-0477(1998)079&lt;2115:bsrnbw&gt;2.0.co;2</w:t>
        </w:r>
      </w:hyperlink>
      <w:r w:rsidRPr="00B44095">
        <w:rPr>
          <w:sz w:val="20"/>
          <w:szCs w:val="20"/>
        </w:rPr>
        <w:t>.</w:t>
      </w:r>
    </w:p>
    <w:p w14:paraId="5E55D1E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Oliva, R. et al., 2016: Status of Radio Frequency Interference (RFI) in the 1400–1427MHz passive band based on six years of SMOS mission. </w:t>
      </w:r>
      <w:r w:rsidRPr="00B44095">
        <w:rPr>
          <w:i/>
          <w:sz w:val="20"/>
          <w:szCs w:val="20"/>
        </w:rPr>
        <w:t>Remote Sensing of Environment</w:t>
      </w:r>
      <w:r w:rsidRPr="00B44095">
        <w:rPr>
          <w:sz w:val="20"/>
          <w:szCs w:val="20"/>
        </w:rPr>
        <w:t xml:space="preserve">, </w:t>
      </w:r>
      <w:r w:rsidRPr="00B44095">
        <w:rPr>
          <w:b/>
          <w:sz w:val="20"/>
          <w:szCs w:val="20"/>
        </w:rPr>
        <w:t>180</w:t>
      </w:r>
      <w:r w:rsidRPr="00B44095">
        <w:rPr>
          <w:sz w:val="20"/>
          <w:szCs w:val="20"/>
        </w:rPr>
        <w:t>, 64–75, doi:</w:t>
      </w:r>
      <w:hyperlink r:id="rId656" w:history="1">
        <w:r w:rsidRPr="00B44095">
          <w:rPr>
            <w:rStyle w:val="Hyperlink"/>
            <w:sz w:val="20"/>
            <w:szCs w:val="20"/>
            <w:lang w:val="en-US" w:eastAsia="fr-FR"/>
          </w:rPr>
          <w:t>10.1016/j.rse.2016.01.013</w:t>
        </w:r>
      </w:hyperlink>
      <w:r w:rsidRPr="00B44095">
        <w:rPr>
          <w:sz w:val="20"/>
          <w:szCs w:val="20"/>
        </w:rPr>
        <w:t>.</w:t>
      </w:r>
    </w:p>
    <w:p w14:paraId="1D623D4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Olonscheck, D. and D. Notz, 2017: Consistently estimating internal climate variability from climate model simulations. </w:t>
      </w:r>
      <w:r w:rsidRPr="00B44095">
        <w:rPr>
          <w:i/>
          <w:sz w:val="20"/>
          <w:szCs w:val="20"/>
        </w:rPr>
        <w:t>Journal of Climate</w:t>
      </w:r>
      <w:r w:rsidRPr="00B44095">
        <w:rPr>
          <w:sz w:val="20"/>
          <w:szCs w:val="20"/>
        </w:rPr>
        <w:t xml:space="preserve">, </w:t>
      </w:r>
      <w:r w:rsidRPr="00B44095">
        <w:rPr>
          <w:b/>
          <w:sz w:val="20"/>
          <w:szCs w:val="20"/>
        </w:rPr>
        <w:t>30(23)</w:t>
      </w:r>
      <w:r w:rsidRPr="00B44095">
        <w:rPr>
          <w:sz w:val="20"/>
          <w:szCs w:val="20"/>
        </w:rPr>
        <w:t>, 9555–9573, doi:</w:t>
      </w:r>
      <w:hyperlink r:id="rId657" w:history="1">
        <w:r w:rsidRPr="00B44095">
          <w:rPr>
            <w:rStyle w:val="Hyperlink"/>
            <w:sz w:val="20"/>
            <w:szCs w:val="20"/>
            <w:lang w:val="en-US" w:eastAsia="fr-FR"/>
          </w:rPr>
          <w:t>10.1175/jcli-d-16-0428.1</w:t>
        </w:r>
      </w:hyperlink>
      <w:r w:rsidRPr="00B44095">
        <w:rPr>
          <w:sz w:val="20"/>
          <w:szCs w:val="20"/>
        </w:rPr>
        <w:t>.</w:t>
      </w:r>
    </w:p>
    <w:p w14:paraId="5CD55C4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Oppenheimer, M., C.M. Little, and R.M. Cooke, 2016: Expert judgement and uncertainty quantification for climate change. </w:t>
      </w:r>
      <w:r w:rsidRPr="00B44095">
        <w:rPr>
          <w:i/>
          <w:sz w:val="20"/>
          <w:szCs w:val="20"/>
        </w:rPr>
        <w:t>Nature Climate Change</w:t>
      </w:r>
      <w:r w:rsidRPr="00B44095">
        <w:rPr>
          <w:sz w:val="20"/>
          <w:szCs w:val="20"/>
        </w:rPr>
        <w:t xml:space="preserve">, </w:t>
      </w:r>
      <w:r w:rsidRPr="00B44095">
        <w:rPr>
          <w:b/>
          <w:sz w:val="20"/>
          <w:szCs w:val="20"/>
        </w:rPr>
        <w:t>6(5)</w:t>
      </w:r>
      <w:r w:rsidRPr="00B44095">
        <w:rPr>
          <w:sz w:val="20"/>
          <w:szCs w:val="20"/>
        </w:rPr>
        <w:t>, 445–451, doi:</w:t>
      </w:r>
      <w:hyperlink r:id="rId658" w:history="1">
        <w:r w:rsidRPr="00B44095">
          <w:rPr>
            <w:rStyle w:val="Hyperlink"/>
            <w:sz w:val="20"/>
            <w:szCs w:val="20"/>
            <w:lang w:val="en-US" w:eastAsia="fr-FR"/>
          </w:rPr>
          <w:t>10.1038/nclimate2959</w:t>
        </w:r>
      </w:hyperlink>
      <w:r w:rsidRPr="00B44095">
        <w:rPr>
          <w:sz w:val="20"/>
          <w:szCs w:val="20"/>
        </w:rPr>
        <w:t>.</w:t>
      </w:r>
    </w:p>
    <w:p w14:paraId="0042E6D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Oreskes, N. and E.M. Conway, 2010: </w:t>
      </w:r>
      <w:r w:rsidRPr="00B44095">
        <w:rPr>
          <w:i/>
          <w:sz w:val="20"/>
          <w:szCs w:val="20"/>
        </w:rPr>
        <w:t>Merchants of Doubt: How a Handful of Scientists Obscured the Truth on Issues from Tobacco Smoke to Global Warming</w:t>
      </w:r>
      <w:r w:rsidRPr="00B44095">
        <w:rPr>
          <w:sz w:val="20"/>
          <w:szCs w:val="20"/>
        </w:rPr>
        <w:t>. Bloomsbury Press, New York, NY, USA, 368 pp.</w:t>
      </w:r>
    </w:p>
    <w:p w14:paraId="219DA88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Orlove, B., C. Roncoli, M. Kabugo, and A. Majugu, 2010: Indigenous climate knowledge in southern Uganda: the multiple components of a dynamic regional system. </w:t>
      </w:r>
      <w:r w:rsidRPr="00B44095">
        <w:rPr>
          <w:i/>
          <w:sz w:val="20"/>
          <w:szCs w:val="20"/>
        </w:rPr>
        <w:t>Climatic Change</w:t>
      </w:r>
      <w:r w:rsidRPr="00B44095">
        <w:rPr>
          <w:sz w:val="20"/>
          <w:szCs w:val="20"/>
        </w:rPr>
        <w:t xml:space="preserve">, </w:t>
      </w:r>
      <w:r w:rsidRPr="00B44095">
        <w:rPr>
          <w:b/>
          <w:sz w:val="20"/>
          <w:szCs w:val="20"/>
        </w:rPr>
        <w:t>100(2)</w:t>
      </w:r>
      <w:r w:rsidRPr="00B44095">
        <w:rPr>
          <w:sz w:val="20"/>
          <w:szCs w:val="20"/>
        </w:rPr>
        <w:t>, 243–265, doi:</w:t>
      </w:r>
      <w:hyperlink r:id="rId659" w:history="1">
        <w:r w:rsidRPr="00B44095">
          <w:rPr>
            <w:rStyle w:val="Hyperlink"/>
            <w:sz w:val="20"/>
            <w:szCs w:val="20"/>
            <w:lang w:val="en-US" w:eastAsia="fr-FR"/>
          </w:rPr>
          <w:t>10.1007/s10584-</w:t>
        </w:r>
        <w:r w:rsidRPr="00B44095">
          <w:rPr>
            <w:rStyle w:val="Hyperlink"/>
            <w:sz w:val="20"/>
            <w:szCs w:val="20"/>
            <w:lang w:val="en-US" w:eastAsia="fr-FR"/>
          </w:rPr>
          <w:lastRenderedPageBreak/>
          <w:t>009-9586-2</w:t>
        </w:r>
      </w:hyperlink>
      <w:r w:rsidRPr="00B44095">
        <w:rPr>
          <w:sz w:val="20"/>
          <w:szCs w:val="20"/>
        </w:rPr>
        <w:t>.</w:t>
      </w:r>
    </w:p>
    <w:p w14:paraId="3857439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Orlowsky, B. and S.I. Seneviratne, 2013: Elusive drought: uncertainty in observed trends and short- and long-term CMIP5 projections. </w:t>
      </w:r>
      <w:r w:rsidRPr="00B44095">
        <w:rPr>
          <w:i/>
          <w:sz w:val="20"/>
          <w:szCs w:val="20"/>
        </w:rPr>
        <w:t>Hydrology and Earth System Sciences</w:t>
      </w:r>
      <w:r w:rsidRPr="00B44095">
        <w:rPr>
          <w:sz w:val="20"/>
          <w:szCs w:val="20"/>
        </w:rPr>
        <w:t xml:space="preserve">, </w:t>
      </w:r>
      <w:r w:rsidRPr="00B44095">
        <w:rPr>
          <w:b/>
          <w:sz w:val="20"/>
          <w:szCs w:val="20"/>
        </w:rPr>
        <w:t>17(5)</w:t>
      </w:r>
      <w:r w:rsidRPr="00B44095">
        <w:rPr>
          <w:sz w:val="20"/>
          <w:szCs w:val="20"/>
        </w:rPr>
        <w:t>, 1765–1781, doi:</w:t>
      </w:r>
      <w:hyperlink r:id="rId660" w:history="1">
        <w:r w:rsidRPr="00B44095">
          <w:rPr>
            <w:rStyle w:val="Hyperlink"/>
            <w:sz w:val="20"/>
            <w:szCs w:val="20"/>
            <w:lang w:val="en-US" w:eastAsia="fr-FR"/>
          </w:rPr>
          <w:t>10.5194/hess-17-1765-2013</w:t>
        </w:r>
      </w:hyperlink>
      <w:r w:rsidRPr="00B44095">
        <w:rPr>
          <w:sz w:val="20"/>
          <w:szCs w:val="20"/>
        </w:rPr>
        <w:t>.</w:t>
      </w:r>
    </w:p>
    <w:p w14:paraId="06CA074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Orr, J.C. et al., 2017: Biogeochemical protocols and diagnostics for the CMIP6 Ocean Model Intercomparison Project (OMIP). </w:t>
      </w:r>
      <w:r w:rsidRPr="00B44095">
        <w:rPr>
          <w:i/>
          <w:sz w:val="20"/>
          <w:szCs w:val="20"/>
        </w:rPr>
        <w:t>Geoscientific Model Development</w:t>
      </w:r>
      <w:r w:rsidRPr="00B44095">
        <w:rPr>
          <w:sz w:val="20"/>
          <w:szCs w:val="20"/>
        </w:rPr>
        <w:t xml:space="preserve">, </w:t>
      </w:r>
      <w:r w:rsidRPr="00B44095">
        <w:rPr>
          <w:b/>
          <w:sz w:val="20"/>
          <w:szCs w:val="20"/>
        </w:rPr>
        <w:t>10(6)</w:t>
      </w:r>
      <w:r w:rsidRPr="00B44095">
        <w:rPr>
          <w:sz w:val="20"/>
          <w:szCs w:val="20"/>
        </w:rPr>
        <w:t>, 2169–2199, doi:</w:t>
      </w:r>
      <w:hyperlink r:id="rId661" w:history="1">
        <w:r w:rsidRPr="00B44095">
          <w:rPr>
            <w:rStyle w:val="Hyperlink"/>
            <w:sz w:val="20"/>
            <w:szCs w:val="20"/>
            <w:lang w:val="en-US" w:eastAsia="fr-FR"/>
          </w:rPr>
          <w:t>10.5194/gmd-10-2169-2017</w:t>
        </w:r>
      </w:hyperlink>
      <w:r w:rsidRPr="00B44095">
        <w:rPr>
          <w:sz w:val="20"/>
          <w:szCs w:val="20"/>
        </w:rPr>
        <w:t>.</w:t>
      </w:r>
    </w:p>
    <w:p w14:paraId="0F86D4F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Osborn, T.J. et al., 2021: Land Surface Air Temperature Variations Across the Globe Updated to 2019: The CRUTEM5 Data Set. </w:t>
      </w:r>
      <w:r w:rsidRPr="00B44095">
        <w:rPr>
          <w:i/>
          <w:sz w:val="20"/>
          <w:szCs w:val="20"/>
        </w:rPr>
        <w:t>Journal of Geophysical Research: Atmospheres</w:t>
      </w:r>
      <w:r w:rsidRPr="00B44095">
        <w:rPr>
          <w:sz w:val="20"/>
          <w:szCs w:val="20"/>
        </w:rPr>
        <w:t xml:space="preserve">, </w:t>
      </w:r>
      <w:r w:rsidRPr="00B44095">
        <w:rPr>
          <w:b/>
          <w:sz w:val="20"/>
          <w:szCs w:val="20"/>
        </w:rPr>
        <w:t>126(2)</w:t>
      </w:r>
      <w:r w:rsidRPr="00B44095">
        <w:rPr>
          <w:sz w:val="20"/>
          <w:szCs w:val="20"/>
        </w:rPr>
        <w:t>, e2019JD032352, doi:</w:t>
      </w:r>
      <w:hyperlink r:id="rId662" w:history="1">
        <w:r w:rsidRPr="00B44095">
          <w:rPr>
            <w:rStyle w:val="Hyperlink"/>
            <w:sz w:val="20"/>
            <w:szCs w:val="20"/>
            <w:lang w:val="en-US" w:eastAsia="fr-FR"/>
          </w:rPr>
          <w:t>10.1029/2019jd032352</w:t>
        </w:r>
      </w:hyperlink>
      <w:r w:rsidRPr="00B44095">
        <w:rPr>
          <w:sz w:val="20"/>
          <w:szCs w:val="20"/>
        </w:rPr>
        <w:t>.</w:t>
      </w:r>
    </w:p>
    <w:p w14:paraId="42A4BFD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Ostrom, E., 1996: Crossing the great divide: Coproduction, synergy, and development. </w:t>
      </w:r>
      <w:r w:rsidRPr="00B44095">
        <w:rPr>
          <w:i/>
          <w:sz w:val="20"/>
          <w:szCs w:val="20"/>
        </w:rPr>
        <w:t>World Development</w:t>
      </w:r>
      <w:r w:rsidRPr="00B44095">
        <w:rPr>
          <w:sz w:val="20"/>
          <w:szCs w:val="20"/>
        </w:rPr>
        <w:t xml:space="preserve">, </w:t>
      </w:r>
      <w:r w:rsidRPr="00B44095">
        <w:rPr>
          <w:b/>
          <w:sz w:val="20"/>
          <w:szCs w:val="20"/>
        </w:rPr>
        <w:t>24(6)</w:t>
      </w:r>
      <w:r w:rsidRPr="00B44095">
        <w:rPr>
          <w:sz w:val="20"/>
          <w:szCs w:val="20"/>
        </w:rPr>
        <w:t>, 1073–1087, doi:</w:t>
      </w:r>
      <w:hyperlink r:id="rId663" w:history="1">
        <w:r w:rsidRPr="00B44095">
          <w:rPr>
            <w:rStyle w:val="Hyperlink"/>
            <w:sz w:val="20"/>
            <w:szCs w:val="20"/>
            <w:lang w:val="en-US" w:eastAsia="fr-FR"/>
          </w:rPr>
          <w:t>10.1016/0305-750x(96)00023-x</w:t>
        </w:r>
      </w:hyperlink>
      <w:r w:rsidRPr="00B44095">
        <w:rPr>
          <w:sz w:val="20"/>
          <w:szCs w:val="20"/>
        </w:rPr>
        <w:t>.</w:t>
      </w:r>
    </w:p>
    <w:p w14:paraId="4560E9E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Ostrom, E., 2012: Nested externalities and polycentric institutions: must we wait for global solutions to climate change before taking actions at other scales? </w:t>
      </w:r>
      <w:r w:rsidRPr="00B44095">
        <w:rPr>
          <w:i/>
          <w:sz w:val="20"/>
          <w:szCs w:val="20"/>
        </w:rPr>
        <w:t>Economic Theory</w:t>
      </w:r>
      <w:r w:rsidRPr="00B44095">
        <w:rPr>
          <w:sz w:val="20"/>
          <w:szCs w:val="20"/>
        </w:rPr>
        <w:t xml:space="preserve">, </w:t>
      </w:r>
      <w:r w:rsidRPr="00B44095">
        <w:rPr>
          <w:b/>
          <w:sz w:val="20"/>
          <w:szCs w:val="20"/>
        </w:rPr>
        <w:t>49(2)</w:t>
      </w:r>
      <w:r w:rsidRPr="00B44095">
        <w:rPr>
          <w:sz w:val="20"/>
          <w:szCs w:val="20"/>
        </w:rPr>
        <w:t>, 353–369, doi:</w:t>
      </w:r>
      <w:hyperlink r:id="rId664" w:history="1">
        <w:r w:rsidRPr="00B44095">
          <w:rPr>
            <w:rStyle w:val="Hyperlink"/>
            <w:sz w:val="20"/>
            <w:szCs w:val="20"/>
            <w:lang w:val="en-US" w:eastAsia="fr-FR"/>
          </w:rPr>
          <w:t>10.1007/s00199-010-0558-6</w:t>
        </w:r>
      </w:hyperlink>
      <w:r w:rsidRPr="00B44095">
        <w:rPr>
          <w:sz w:val="20"/>
          <w:szCs w:val="20"/>
        </w:rPr>
        <w:t>.</w:t>
      </w:r>
    </w:p>
    <w:p w14:paraId="31FA4FB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Otterå, O.H., M. Bentsen, H. Drange, and L. Suo, 2010: External forcing as a metronome for Atlantic multidecadal variability. </w:t>
      </w:r>
      <w:r w:rsidRPr="00B44095">
        <w:rPr>
          <w:i/>
          <w:sz w:val="20"/>
          <w:szCs w:val="20"/>
        </w:rPr>
        <w:t>Nature Geoscience</w:t>
      </w:r>
      <w:r w:rsidRPr="00B44095">
        <w:rPr>
          <w:sz w:val="20"/>
          <w:szCs w:val="20"/>
        </w:rPr>
        <w:t>, doi:</w:t>
      </w:r>
      <w:hyperlink r:id="rId665" w:history="1">
        <w:r w:rsidRPr="00B44095">
          <w:rPr>
            <w:rStyle w:val="Hyperlink"/>
            <w:sz w:val="20"/>
            <w:szCs w:val="20"/>
            <w:lang w:val="en-US" w:eastAsia="fr-FR"/>
          </w:rPr>
          <w:t>10.1038/ngeo955</w:t>
        </w:r>
      </w:hyperlink>
      <w:r w:rsidRPr="00B44095">
        <w:rPr>
          <w:sz w:val="20"/>
          <w:szCs w:val="20"/>
        </w:rPr>
        <w:t>.</w:t>
      </w:r>
    </w:p>
    <w:p w14:paraId="6AD0B83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Otto, F.E.L., 2017: Attribution of Weather and Climate Events. </w:t>
      </w:r>
      <w:r w:rsidRPr="00B44095">
        <w:rPr>
          <w:i/>
          <w:sz w:val="20"/>
          <w:szCs w:val="20"/>
        </w:rPr>
        <w:t>Annual Review of Environment and Resources</w:t>
      </w:r>
      <w:r w:rsidRPr="00B44095">
        <w:rPr>
          <w:sz w:val="20"/>
          <w:szCs w:val="20"/>
        </w:rPr>
        <w:t xml:space="preserve">, </w:t>
      </w:r>
      <w:r w:rsidRPr="00B44095">
        <w:rPr>
          <w:b/>
          <w:sz w:val="20"/>
          <w:szCs w:val="20"/>
        </w:rPr>
        <w:t>42(1)</w:t>
      </w:r>
      <w:r w:rsidRPr="00B44095">
        <w:rPr>
          <w:sz w:val="20"/>
          <w:szCs w:val="20"/>
        </w:rPr>
        <w:t>, 627–646, doi:</w:t>
      </w:r>
      <w:hyperlink r:id="rId666" w:history="1">
        <w:r w:rsidRPr="00B44095">
          <w:rPr>
            <w:rStyle w:val="Hyperlink"/>
            <w:sz w:val="20"/>
            <w:szCs w:val="20"/>
            <w:lang w:val="en-US" w:eastAsia="fr-FR"/>
          </w:rPr>
          <w:t>10.1146/annurev-environ-102016-060847</w:t>
        </w:r>
      </w:hyperlink>
      <w:r w:rsidRPr="00B44095">
        <w:rPr>
          <w:sz w:val="20"/>
          <w:szCs w:val="20"/>
        </w:rPr>
        <w:t>.</w:t>
      </w:r>
    </w:p>
    <w:p w14:paraId="6437A0D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Otto, F.E.L., R.B. Skeie, J.S. Fuglestvedt, T. Berntsen, and M.R. Allen, 2017: Assigning historic responsibility for extreme weather events. </w:t>
      </w:r>
      <w:r w:rsidRPr="00B44095">
        <w:rPr>
          <w:i/>
          <w:sz w:val="20"/>
          <w:szCs w:val="20"/>
        </w:rPr>
        <w:t>Nature Publishing Group</w:t>
      </w:r>
      <w:r w:rsidRPr="00B44095">
        <w:rPr>
          <w:sz w:val="20"/>
          <w:szCs w:val="20"/>
        </w:rPr>
        <w:t xml:space="preserve">, </w:t>
      </w:r>
      <w:r w:rsidRPr="00B44095">
        <w:rPr>
          <w:b/>
          <w:sz w:val="20"/>
          <w:szCs w:val="20"/>
        </w:rPr>
        <w:t>7</w:t>
      </w:r>
      <w:r w:rsidRPr="00B44095">
        <w:rPr>
          <w:sz w:val="20"/>
          <w:szCs w:val="20"/>
        </w:rPr>
        <w:t>, 757–759, doi:</w:t>
      </w:r>
      <w:hyperlink r:id="rId667" w:history="1">
        <w:r w:rsidRPr="00B44095">
          <w:rPr>
            <w:rStyle w:val="Hyperlink"/>
            <w:sz w:val="20"/>
            <w:szCs w:val="20"/>
            <w:lang w:val="en-US" w:eastAsia="fr-FR"/>
          </w:rPr>
          <w:t>10.1038/nclimate3419</w:t>
        </w:r>
      </w:hyperlink>
      <w:r w:rsidRPr="00B44095">
        <w:rPr>
          <w:sz w:val="20"/>
          <w:szCs w:val="20"/>
        </w:rPr>
        <w:t>.</w:t>
      </w:r>
    </w:p>
    <w:p w14:paraId="4522655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Otto, F.E.L. et al., 2018: Attributing high-impact extreme events across timescales-a case study of four different types of events. </w:t>
      </w:r>
      <w:r w:rsidRPr="00B44095">
        <w:rPr>
          <w:i/>
          <w:sz w:val="20"/>
          <w:szCs w:val="20"/>
        </w:rPr>
        <w:t>Climatic Change</w:t>
      </w:r>
      <w:r w:rsidRPr="00B44095">
        <w:rPr>
          <w:sz w:val="20"/>
          <w:szCs w:val="20"/>
        </w:rPr>
        <w:t xml:space="preserve">, </w:t>
      </w:r>
      <w:r w:rsidRPr="00B44095">
        <w:rPr>
          <w:b/>
          <w:sz w:val="20"/>
          <w:szCs w:val="20"/>
        </w:rPr>
        <w:t>149(3–4)</w:t>
      </w:r>
      <w:r w:rsidRPr="00B44095">
        <w:rPr>
          <w:sz w:val="20"/>
          <w:szCs w:val="20"/>
        </w:rPr>
        <w:t>, 399–412, doi:</w:t>
      </w:r>
      <w:hyperlink r:id="rId668" w:history="1">
        <w:r w:rsidRPr="00B44095">
          <w:rPr>
            <w:rStyle w:val="Hyperlink"/>
            <w:sz w:val="20"/>
            <w:szCs w:val="20"/>
            <w:lang w:val="en-US" w:eastAsia="fr-FR"/>
          </w:rPr>
          <w:t>10.1007/s10584-018-2258-3</w:t>
        </w:r>
      </w:hyperlink>
      <w:r w:rsidRPr="00B44095">
        <w:rPr>
          <w:sz w:val="20"/>
          <w:szCs w:val="20"/>
        </w:rPr>
        <w:t>.</w:t>
      </w:r>
    </w:p>
    <w:p w14:paraId="5396C9D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Otto, F.E.L. et al., 2020: Toward an Inventory of the Impacts of Human-Induced Climate Change. </w:t>
      </w:r>
      <w:r w:rsidRPr="00B44095">
        <w:rPr>
          <w:i/>
          <w:sz w:val="20"/>
          <w:szCs w:val="20"/>
        </w:rPr>
        <w:t>Bulletin of the American Meteorological Society</w:t>
      </w:r>
      <w:r w:rsidRPr="00B44095">
        <w:rPr>
          <w:sz w:val="20"/>
          <w:szCs w:val="20"/>
        </w:rPr>
        <w:t xml:space="preserve">, </w:t>
      </w:r>
      <w:r w:rsidRPr="00B44095">
        <w:rPr>
          <w:b/>
          <w:sz w:val="20"/>
          <w:szCs w:val="20"/>
        </w:rPr>
        <w:t>101(11)</w:t>
      </w:r>
      <w:r w:rsidRPr="00B44095">
        <w:rPr>
          <w:sz w:val="20"/>
          <w:szCs w:val="20"/>
        </w:rPr>
        <w:t>, E1972–E1979, doi:</w:t>
      </w:r>
      <w:hyperlink r:id="rId669" w:history="1">
        <w:r w:rsidRPr="00B44095">
          <w:rPr>
            <w:rStyle w:val="Hyperlink"/>
            <w:sz w:val="20"/>
            <w:szCs w:val="20"/>
            <w:lang w:val="en-US" w:eastAsia="fr-FR"/>
          </w:rPr>
          <w:t>10.1175/bams-d-20-0027.1</w:t>
        </w:r>
      </w:hyperlink>
      <w:r w:rsidRPr="00B44095">
        <w:rPr>
          <w:sz w:val="20"/>
          <w:szCs w:val="20"/>
        </w:rPr>
        <w:t>.</w:t>
      </w:r>
    </w:p>
    <w:p w14:paraId="5ACB2EE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Otto-Bliesner, B.L. et al., 2017: The PMIP4 contribution to CMIP6 -- Part 2: Two interglacials, scientific objective and experimental design for Holocene and \\hack{\\newline} Last Interglacial simulations. </w:t>
      </w:r>
      <w:r w:rsidRPr="00B44095">
        <w:rPr>
          <w:i/>
          <w:sz w:val="20"/>
          <w:szCs w:val="20"/>
        </w:rPr>
        <w:t>Geoscientific Model Development</w:t>
      </w:r>
      <w:r w:rsidRPr="00B44095">
        <w:rPr>
          <w:sz w:val="20"/>
          <w:szCs w:val="20"/>
        </w:rPr>
        <w:t xml:space="preserve">, </w:t>
      </w:r>
      <w:r w:rsidRPr="00B44095">
        <w:rPr>
          <w:b/>
          <w:sz w:val="20"/>
          <w:szCs w:val="20"/>
        </w:rPr>
        <w:t>10(11)</w:t>
      </w:r>
      <w:r w:rsidRPr="00B44095">
        <w:rPr>
          <w:sz w:val="20"/>
          <w:szCs w:val="20"/>
        </w:rPr>
        <w:t>, 3979–4003, doi:</w:t>
      </w:r>
      <w:hyperlink r:id="rId670" w:history="1">
        <w:r w:rsidRPr="00B44095">
          <w:rPr>
            <w:rStyle w:val="Hyperlink"/>
            <w:sz w:val="20"/>
            <w:szCs w:val="20"/>
            <w:lang w:val="en-US" w:eastAsia="fr-FR"/>
          </w:rPr>
          <w:t>10.5194/gmd-10-3979-2017</w:t>
        </w:r>
      </w:hyperlink>
      <w:r w:rsidRPr="00B44095">
        <w:rPr>
          <w:sz w:val="20"/>
          <w:szCs w:val="20"/>
        </w:rPr>
        <w:t>.</w:t>
      </w:r>
    </w:p>
    <w:p w14:paraId="3FD2306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Owens, M.J. et al., 2017: The Maunder minimum and the Little Ice Age: an update from recent reconstructions and climate simulations. </w:t>
      </w:r>
      <w:r w:rsidRPr="00B44095">
        <w:rPr>
          <w:i/>
          <w:sz w:val="20"/>
          <w:szCs w:val="20"/>
        </w:rPr>
        <w:t>Journal of Space Weather and Space Climate</w:t>
      </w:r>
      <w:r w:rsidRPr="00B44095">
        <w:rPr>
          <w:sz w:val="20"/>
          <w:szCs w:val="20"/>
        </w:rPr>
        <w:t xml:space="preserve">, </w:t>
      </w:r>
      <w:r w:rsidRPr="00B44095">
        <w:rPr>
          <w:b/>
          <w:sz w:val="20"/>
          <w:szCs w:val="20"/>
        </w:rPr>
        <w:t>7</w:t>
      </w:r>
      <w:r w:rsidRPr="00B44095">
        <w:rPr>
          <w:sz w:val="20"/>
          <w:szCs w:val="20"/>
        </w:rPr>
        <w:t>, A33, doi:</w:t>
      </w:r>
      <w:hyperlink r:id="rId671" w:history="1">
        <w:r w:rsidRPr="00B44095">
          <w:rPr>
            <w:rStyle w:val="Hyperlink"/>
            <w:sz w:val="20"/>
            <w:szCs w:val="20"/>
            <w:lang w:val="en-US" w:eastAsia="fr-FR"/>
          </w:rPr>
          <w:t>10.1051/swsc/2017034</w:t>
        </w:r>
      </w:hyperlink>
      <w:r w:rsidRPr="00B44095">
        <w:rPr>
          <w:sz w:val="20"/>
          <w:szCs w:val="20"/>
        </w:rPr>
        <w:t>.</w:t>
      </w:r>
    </w:p>
    <w:p w14:paraId="7D98926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PAGES 2k Consortium, 2013: Continental-scale temperature variability during the past two millennia. </w:t>
      </w:r>
      <w:r w:rsidRPr="00B44095">
        <w:rPr>
          <w:i/>
          <w:sz w:val="20"/>
          <w:szCs w:val="20"/>
        </w:rPr>
        <w:t>Nature Geoscience</w:t>
      </w:r>
      <w:r w:rsidRPr="00B44095">
        <w:rPr>
          <w:sz w:val="20"/>
          <w:szCs w:val="20"/>
        </w:rPr>
        <w:t xml:space="preserve">, </w:t>
      </w:r>
      <w:r w:rsidRPr="00B44095">
        <w:rPr>
          <w:b/>
          <w:sz w:val="20"/>
          <w:szCs w:val="20"/>
        </w:rPr>
        <w:t>6(5)</w:t>
      </w:r>
      <w:r w:rsidRPr="00B44095">
        <w:rPr>
          <w:sz w:val="20"/>
          <w:szCs w:val="20"/>
        </w:rPr>
        <w:t>, 339–346, doi:</w:t>
      </w:r>
      <w:hyperlink r:id="rId672" w:history="1">
        <w:r w:rsidRPr="00B44095">
          <w:rPr>
            <w:rStyle w:val="Hyperlink"/>
            <w:sz w:val="20"/>
            <w:szCs w:val="20"/>
            <w:lang w:val="en-US" w:eastAsia="fr-FR"/>
          </w:rPr>
          <w:t>10.1038/ngeo1797</w:t>
        </w:r>
      </w:hyperlink>
      <w:r w:rsidRPr="00B44095">
        <w:rPr>
          <w:sz w:val="20"/>
          <w:szCs w:val="20"/>
        </w:rPr>
        <w:t>.</w:t>
      </w:r>
    </w:p>
    <w:p w14:paraId="613533D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PAGES 2k Consortium, 2017: A global multiproxy database for temperature reconstructions of the Common Era. </w:t>
      </w:r>
      <w:r w:rsidRPr="00B44095">
        <w:rPr>
          <w:i/>
          <w:sz w:val="20"/>
          <w:szCs w:val="20"/>
        </w:rPr>
        <w:t>Scientific Data</w:t>
      </w:r>
      <w:r w:rsidRPr="00B44095">
        <w:rPr>
          <w:sz w:val="20"/>
          <w:szCs w:val="20"/>
        </w:rPr>
        <w:t xml:space="preserve">, </w:t>
      </w:r>
      <w:r w:rsidRPr="00B44095">
        <w:rPr>
          <w:b/>
          <w:sz w:val="20"/>
          <w:szCs w:val="20"/>
        </w:rPr>
        <w:t>4</w:t>
      </w:r>
      <w:r w:rsidRPr="00B44095">
        <w:rPr>
          <w:sz w:val="20"/>
          <w:szCs w:val="20"/>
        </w:rPr>
        <w:t>, 170088, doi:</w:t>
      </w:r>
      <w:hyperlink r:id="rId673" w:history="1">
        <w:r w:rsidRPr="00B44095">
          <w:rPr>
            <w:rStyle w:val="Hyperlink"/>
            <w:sz w:val="20"/>
            <w:szCs w:val="20"/>
            <w:lang w:val="en-US" w:eastAsia="fr-FR"/>
          </w:rPr>
          <w:t>10.1038/sdata.2017.88</w:t>
        </w:r>
      </w:hyperlink>
      <w:r w:rsidRPr="00B44095">
        <w:rPr>
          <w:sz w:val="20"/>
          <w:szCs w:val="20"/>
        </w:rPr>
        <w:t>.</w:t>
      </w:r>
    </w:p>
    <w:p w14:paraId="511372D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PAGES 2k Consortium, 2019: Consistent multidecadal variability in global temperature reconstructions and simulations over the Common Era. </w:t>
      </w:r>
      <w:r w:rsidRPr="00B44095">
        <w:rPr>
          <w:i/>
          <w:sz w:val="20"/>
          <w:szCs w:val="20"/>
        </w:rPr>
        <w:t>Nature Geoscience</w:t>
      </w:r>
      <w:r w:rsidRPr="00B44095">
        <w:rPr>
          <w:sz w:val="20"/>
          <w:szCs w:val="20"/>
        </w:rPr>
        <w:t xml:space="preserve">, </w:t>
      </w:r>
      <w:r w:rsidRPr="00B44095">
        <w:rPr>
          <w:b/>
          <w:sz w:val="20"/>
          <w:szCs w:val="20"/>
        </w:rPr>
        <w:t>12(8)</w:t>
      </w:r>
      <w:r w:rsidRPr="00B44095">
        <w:rPr>
          <w:sz w:val="20"/>
          <w:szCs w:val="20"/>
        </w:rPr>
        <w:t>, 643–649, doi:</w:t>
      </w:r>
      <w:hyperlink r:id="rId674" w:history="1">
        <w:r w:rsidRPr="00B44095">
          <w:rPr>
            <w:rStyle w:val="Hyperlink"/>
            <w:sz w:val="20"/>
            <w:szCs w:val="20"/>
            <w:lang w:val="en-US" w:eastAsia="fr-FR"/>
          </w:rPr>
          <w:t>10.1038/s41561-019-0400-0</w:t>
        </w:r>
      </w:hyperlink>
      <w:r w:rsidRPr="00B44095">
        <w:rPr>
          <w:sz w:val="20"/>
          <w:szCs w:val="20"/>
        </w:rPr>
        <w:t>.</w:t>
      </w:r>
    </w:p>
    <w:p w14:paraId="7229558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Painter, J., 2015: Disaster, uncertainty, opportunity or risk? Key messages from the television coverage of the IPCC’s 2013/2014 reports. </w:t>
      </w:r>
      <w:r w:rsidRPr="00B44095">
        <w:rPr>
          <w:i/>
          <w:sz w:val="20"/>
          <w:szCs w:val="20"/>
        </w:rPr>
        <w:t>MÈTODE Science Studies Journal</w:t>
      </w:r>
      <w:r w:rsidRPr="00B44095">
        <w:rPr>
          <w:sz w:val="20"/>
          <w:szCs w:val="20"/>
        </w:rPr>
        <w:t>, 81–87, doi:</w:t>
      </w:r>
      <w:hyperlink r:id="rId675" w:history="1">
        <w:r w:rsidRPr="00B44095">
          <w:rPr>
            <w:rStyle w:val="Hyperlink"/>
            <w:sz w:val="20"/>
            <w:szCs w:val="20"/>
            <w:lang w:val="en-US" w:eastAsia="fr-FR"/>
          </w:rPr>
          <w:t>10.7203/metode.85.4179</w:t>
        </w:r>
      </w:hyperlink>
      <w:r w:rsidRPr="00B44095">
        <w:rPr>
          <w:sz w:val="20"/>
          <w:szCs w:val="20"/>
        </w:rPr>
        <w:t>.</w:t>
      </w:r>
    </w:p>
    <w:p w14:paraId="36C226E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Palerme, C. et al., 2014: How much snow falls on the Antarctic ice sheet? </w:t>
      </w:r>
      <w:r w:rsidRPr="00B44095">
        <w:rPr>
          <w:i/>
          <w:sz w:val="20"/>
          <w:szCs w:val="20"/>
        </w:rPr>
        <w:t>The Cryosphere</w:t>
      </w:r>
      <w:r w:rsidRPr="00B44095">
        <w:rPr>
          <w:sz w:val="20"/>
          <w:szCs w:val="20"/>
        </w:rPr>
        <w:t xml:space="preserve">, </w:t>
      </w:r>
      <w:r w:rsidRPr="00B44095">
        <w:rPr>
          <w:b/>
          <w:sz w:val="20"/>
          <w:szCs w:val="20"/>
        </w:rPr>
        <w:t>8(4)</w:t>
      </w:r>
      <w:r w:rsidRPr="00B44095">
        <w:rPr>
          <w:sz w:val="20"/>
          <w:szCs w:val="20"/>
        </w:rPr>
        <w:t>, 1577–1587, doi:</w:t>
      </w:r>
      <w:hyperlink r:id="rId676" w:history="1">
        <w:r w:rsidRPr="00B44095">
          <w:rPr>
            <w:rStyle w:val="Hyperlink"/>
            <w:sz w:val="20"/>
            <w:szCs w:val="20"/>
            <w:lang w:val="en-US" w:eastAsia="fr-FR"/>
          </w:rPr>
          <w:t>10.5194/tc-8-1577-2014</w:t>
        </w:r>
      </w:hyperlink>
      <w:r w:rsidRPr="00B44095">
        <w:rPr>
          <w:sz w:val="20"/>
          <w:szCs w:val="20"/>
        </w:rPr>
        <w:t>.</w:t>
      </w:r>
    </w:p>
    <w:p w14:paraId="515C560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Palmer, M.D. and D.J. McNeall, 2014: Internal variability of Earth’s energy budget simulated by CMIP5 climate models. </w:t>
      </w:r>
      <w:r w:rsidRPr="00B44095">
        <w:rPr>
          <w:i/>
          <w:sz w:val="20"/>
          <w:szCs w:val="20"/>
        </w:rPr>
        <w:t>Environmental Research Letters</w:t>
      </w:r>
      <w:r w:rsidRPr="00B44095">
        <w:rPr>
          <w:sz w:val="20"/>
          <w:szCs w:val="20"/>
        </w:rPr>
        <w:t>, doi:</w:t>
      </w:r>
      <w:hyperlink r:id="rId677" w:history="1">
        <w:r w:rsidRPr="00B44095">
          <w:rPr>
            <w:rStyle w:val="Hyperlink"/>
            <w:sz w:val="20"/>
            <w:szCs w:val="20"/>
            <w:lang w:val="en-US" w:eastAsia="fr-FR"/>
          </w:rPr>
          <w:t>10.1088/1748-9326/9/3/034016</w:t>
        </w:r>
      </w:hyperlink>
      <w:r w:rsidRPr="00B44095">
        <w:rPr>
          <w:sz w:val="20"/>
          <w:szCs w:val="20"/>
        </w:rPr>
        <w:t>.</w:t>
      </w:r>
    </w:p>
    <w:p w14:paraId="5E5DDF2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Palmer, M.D., C.M. Domingues, A.B.A. Slangen, and F. Boeira Dias, 2021: An ensemble approach to quantify global mean sea-level rise over the 20th century from tide gauge reconstructions. </w:t>
      </w:r>
      <w:r w:rsidRPr="00B44095">
        <w:rPr>
          <w:i/>
          <w:sz w:val="20"/>
          <w:szCs w:val="20"/>
        </w:rPr>
        <w:t>Environmental Research Letters</w:t>
      </w:r>
      <w:r w:rsidRPr="00B44095">
        <w:rPr>
          <w:sz w:val="20"/>
          <w:szCs w:val="20"/>
        </w:rPr>
        <w:t>, doi:</w:t>
      </w:r>
      <w:hyperlink r:id="rId678" w:history="1">
        <w:r w:rsidRPr="00B44095">
          <w:rPr>
            <w:rStyle w:val="Hyperlink"/>
            <w:sz w:val="20"/>
            <w:szCs w:val="20"/>
            <w:lang w:val="en-US" w:eastAsia="fr-FR"/>
          </w:rPr>
          <w:t>10.1088/1748-9326/abdaec</w:t>
        </w:r>
      </w:hyperlink>
      <w:r w:rsidRPr="00B44095">
        <w:rPr>
          <w:sz w:val="20"/>
          <w:szCs w:val="20"/>
        </w:rPr>
        <w:t>.</w:t>
      </w:r>
    </w:p>
    <w:p w14:paraId="5247B2D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Palmer, M.D. et al., 2017: Ocean heat content variability and change in an ensemble of ocean reanalyses. </w:t>
      </w:r>
      <w:r w:rsidRPr="00B44095">
        <w:rPr>
          <w:i/>
          <w:sz w:val="20"/>
          <w:szCs w:val="20"/>
        </w:rPr>
        <w:t>Climate Dynamics</w:t>
      </w:r>
      <w:r w:rsidRPr="00B44095">
        <w:rPr>
          <w:sz w:val="20"/>
          <w:szCs w:val="20"/>
        </w:rPr>
        <w:t xml:space="preserve">, </w:t>
      </w:r>
      <w:r w:rsidRPr="00B44095">
        <w:rPr>
          <w:b/>
          <w:sz w:val="20"/>
          <w:szCs w:val="20"/>
        </w:rPr>
        <w:t>49(3)</w:t>
      </w:r>
      <w:r w:rsidRPr="00B44095">
        <w:rPr>
          <w:sz w:val="20"/>
          <w:szCs w:val="20"/>
        </w:rPr>
        <w:t>, 909–930, doi:</w:t>
      </w:r>
      <w:hyperlink r:id="rId679" w:history="1">
        <w:r w:rsidRPr="00B44095">
          <w:rPr>
            <w:rStyle w:val="Hyperlink"/>
            <w:sz w:val="20"/>
            <w:szCs w:val="20"/>
            <w:lang w:val="en-US" w:eastAsia="fr-FR"/>
          </w:rPr>
          <w:t>10.1007/s00382-015-2801-0</w:t>
        </w:r>
      </w:hyperlink>
      <w:r w:rsidRPr="00B44095">
        <w:rPr>
          <w:sz w:val="20"/>
          <w:szCs w:val="20"/>
        </w:rPr>
        <w:t>.</w:t>
      </w:r>
    </w:p>
    <w:p w14:paraId="23A5A93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Palmer, T. and B. Stevens, 2019: The scientific challenge of understanding and estimating climate change. </w:t>
      </w:r>
      <w:r w:rsidRPr="00B44095">
        <w:rPr>
          <w:i/>
          <w:sz w:val="20"/>
          <w:szCs w:val="20"/>
        </w:rPr>
        <w:t>Proceedings of the National Academy of Sciences</w:t>
      </w:r>
      <w:r w:rsidRPr="00B44095">
        <w:rPr>
          <w:sz w:val="20"/>
          <w:szCs w:val="20"/>
        </w:rPr>
        <w:t xml:space="preserve">, </w:t>
      </w:r>
      <w:r w:rsidRPr="00B44095">
        <w:rPr>
          <w:b/>
          <w:sz w:val="20"/>
          <w:szCs w:val="20"/>
        </w:rPr>
        <w:t>116(49)</w:t>
      </w:r>
      <w:r w:rsidRPr="00B44095">
        <w:rPr>
          <w:sz w:val="20"/>
          <w:szCs w:val="20"/>
        </w:rPr>
        <w:t>, 24390 LP  – 24395, doi:</w:t>
      </w:r>
      <w:hyperlink r:id="rId680" w:history="1">
        <w:r w:rsidRPr="00B44095">
          <w:rPr>
            <w:rStyle w:val="Hyperlink"/>
            <w:sz w:val="20"/>
            <w:szCs w:val="20"/>
            <w:lang w:val="en-US" w:eastAsia="fr-FR"/>
          </w:rPr>
          <w:t>10.1073/pnas.1906691116</w:t>
        </w:r>
      </w:hyperlink>
      <w:r w:rsidRPr="00B44095">
        <w:rPr>
          <w:sz w:val="20"/>
          <w:szCs w:val="20"/>
        </w:rPr>
        <w:t>.</w:t>
      </w:r>
    </w:p>
    <w:p w14:paraId="255A8B0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Palmer, T.N., 2019: Stochastic weather and climate models. </w:t>
      </w:r>
      <w:r w:rsidRPr="00B44095">
        <w:rPr>
          <w:i/>
          <w:sz w:val="20"/>
          <w:szCs w:val="20"/>
        </w:rPr>
        <w:t>Nature Reviews Physics</w:t>
      </w:r>
      <w:r w:rsidRPr="00B44095">
        <w:rPr>
          <w:sz w:val="20"/>
          <w:szCs w:val="20"/>
        </w:rPr>
        <w:t xml:space="preserve">, </w:t>
      </w:r>
      <w:r w:rsidRPr="00B44095">
        <w:rPr>
          <w:b/>
          <w:sz w:val="20"/>
          <w:szCs w:val="20"/>
        </w:rPr>
        <w:t>1(7)</w:t>
      </w:r>
      <w:r w:rsidRPr="00B44095">
        <w:rPr>
          <w:sz w:val="20"/>
          <w:szCs w:val="20"/>
        </w:rPr>
        <w:t>, 463–471, doi:</w:t>
      </w:r>
      <w:hyperlink r:id="rId681" w:history="1">
        <w:r w:rsidRPr="00B44095">
          <w:rPr>
            <w:rStyle w:val="Hyperlink"/>
            <w:sz w:val="20"/>
            <w:szCs w:val="20"/>
            <w:lang w:val="en-US" w:eastAsia="fr-FR"/>
          </w:rPr>
          <w:t>10.1038/s42254-019-0062-2</w:t>
        </w:r>
      </w:hyperlink>
      <w:r w:rsidRPr="00B44095">
        <w:rPr>
          <w:sz w:val="20"/>
          <w:szCs w:val="20"/>
        </w:rPr>
        <w:t>.</w:t>
      </w:r>
    </w:p>
    <w:p w14:paraId="1D93C39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Palmer, T.N., F.J. Doblas-Reyes, A. Weisheimer, and M.J. Rodwell, 2008: Toward Seamless Prediction: Calibration of Climate Change Projections Using Seasonal Forecasts. </w:t>
      </w:r>
      <w:r w:rsidRPr="00B44095">
        <w:rPr>
          <w:i/>
          <w:sz w:val="20"/>
          <w:szCs w:val="20"/>
        </w:rPr>
        <w:t>Bulletin of the American Meteorological Society</w:t>
      </w:r>
      <w:r w:rsidRPr="00B44095">
        <w:rPr>
          <w:sz w:val="20"/>
          <w:szCs w:val="20"/>
        </w:rPr>
        <w:t xml:space="preserve">, </w:t>
      </w:r>
      <w:r w:rsidRPr="00B44095">
        <w:rPr>
          <w:b/>
          <w:sz w:val="20"/>
          <w:szCs w:val="20"/>
        </w:rPr>
        <w:t>89(4)</w:t>
      </w:r>
      <w:r w:rsidRPr="00B44095">
        <w:rPr>
          <w:sz w:val="20"/>
          <w:szCs w:val="20"/>
        </w:rPr>
        <w:t>, 459–470, doi:</w:t>
      </w:r>
      <w:hyperlink r:id="rId682" w:history="1">
        <w:r w:rsidRPr="00B44095">
          <w:rPr>
            <w:rStyle w:val="Hyperlink"/>
            <w:sz w:val="20"/>
            <w:szCs w:val="20"/>
            <w:lang w:val="en-US" w:eastAsia="fr-FR"/>
          </w:rPr>
          <w:t>10.1175/bams-89-4-459</w:t>
        </w:r>
      </w:hyperlink>
      <w:r w:rsidRPr="00B44095">
        <w:rPr>
          <w:sz w:val="20"/>
          <w:szCs w:val="20"/>
        </w:rPr>
        <w:t>.</w:t>
      </w:r>
    </w:p>
    <w:p w14:paraId="48C4297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Pandolfi, M. et al., 2018: A European aerosol phenomenology – 6: scattering properties of atmospheric aerosol particles from 28 ACTRIS sites. </w:t>
      </w:r>
      <w:r w:rsidRPr="00B44095">
        <w:rPr>
          <w:i/>
          <w:sz w:val="20"/>
          <w:szCs w:val="20"/>
        </w:rPr>
        <w:t>Atmospheric Chemistry and Physics</w:t>
      </w:r>
      <w:r w:rsidRPr="00B44095">
        <w:rPr>
          <w:sz w:val="20"/>
          <w:szCs w:val="20"/>
        </w:rPr>
        <w:t xml:space="preserve">, </w:t>
      </w:r>
      <w:r w:rsidRPr="00B44095">
        <w:rPr>
          <w:b/>
          <w:sz w:val="20"/>
          <w:szCs w:val="20"/>
        </w:rPr>
        <w:t>18(11)</w:t>
      </w:r>
      <w:r w:rsidRPr="00B44095">
        <w:rPr>
          <w:sz w:val="20"/>
          <w:szCs w:val="20"/>
        </w:rPr>
        <w:t>, 7877–7911, doi:</w:t>
      </w:r>
      <w:hyperlink r:id="rId683" w:history="1">
        <w:r w:rsidRPr="00B44095">
          <w:rPr>
            <w:rStyle w:val="Hyperlink"/>
            <w:sz w:val="20"/>
            <w:szCs w:val="20"/>
            <w:lang w:val="en-US" w:eastAsia="fr-FR"/>
          </w:rPr>
          <w:t>10.5194/acp-18-7877-2018</w:t>
        </w:r>
      </w:hyperlink>
      <w:r w:rsidRPr="00B44095">
        <w:rPr>
          <w:sz w:val="20"/>
          <w:szCs w:val="20"/>
        </w:rPr>
        <w:t>.</w:t>
      </w:r>
    </w:p>
    <w:p w14:paraId="287876E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Papagiannopoulou, C., D.G. Miralles, M. Demuzere, N.E.C. Verhoest, and W. Waegeman, 2018: Global hydro-climatic biomes identified via multitask learning. </w:t>
      </w:r>
      <w:r w:rsidRPr="00B44095">
        <w:rPr>
          <w:i/>
          <w:sz w:val="20"/>
          <w:szCs w:val="20"/>
        </w:rPr>
        <w:t>Geosci. Model Dev.</w:t>
      </w:r>
      <w:r w:rsidRPr="00B44095">
        <w:rPr>
          <w:sz w:val="20"/>
          <w:szCs w:val="20"/>
        </w:rPr>
        <w:t xml:space="preserve">, </w:t>
      </w:r>
      <w:r w:rsidRPr="00B44095">
        <w:rPr>
          <w:b/>
          <w:sz w:val="20"/>
          <w:szCs w:val="20"/>
        </w:rPr>
        <w:t>11(10)</w:t>
      </w:r>
      <w:r w:rsidRPr="00B44095">
        <w:rPr>
          <w:sz w:val="20"/>
          <w:szCs w:val="20"/>
        </w:rPr>
        <w:t>, 4139–4153, doi:</w:t>
      </w:r>
      <w:hyperlink r:id="rId684" w:history="1">
        <w:r w:rsidRPr="00B44095">
          <w:rPr>
            <w:rStyle w:val="Hyperlink"/>
            <w:sz w:val="20"/>
            <w:szCs w:val="20"/>
            <w:lang w:val="en-US" w:eastAsia="fr-FR"/>
          </w:rPr>
          <w:t>10.5194/gmd-11-4139-2018</w:t>
        </w:r>
      </w:hyperlink>
      <w:r w:rsidRPr="00B44095">
        <w:rPr>
          <w:sz w:val="20"/>
          <w:szCs w:val="20"/>
        </w:rPr>
        <w:t>.</w:t>
      </w:r>
    </w:p>
    <w:p w14:paraId="307560B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Parajuli, S.P., Z.-L. Yang, and D.M. Lawrence, 2016: Diagnostic evaluation of the Community Earth System Model in simulating mineral dust emission with insight into large-scale dust storm mobilization in the Middle East and North Africa (MENA). </w:t>
      </w:r>
      <w:r w:rsidRPr="00B44095">
        <w:rPr>
          <w:i/>
          <w:sz w:val="20"/>
          <w:szCs w:val="20"/>
        </w:rPr>
        <w:t>Aeolian Research</w:t>
      </w:r>
      <w:r w:rsidRPr="00B44095">
        <w:rPr>
          <w:sz w:val="20"/>
          <w:szCs w:val="20"/>
        </w:rPr>
        <w:t xml:space="preserve">, </w:t>
      </w:r>
      <w:r w:rsidRPr="00B44095">
        <w:rPr>
          <w:b/>
          <w:sz w:val="20"/>
          <w:szCs w:val="20"/>
        </w:rPr>
        <w:t>21</w:t>
      </w:r>
      <w:r w:rsidRPr="00B44095">
        <w:rPr>
          <w:sz w:val="20"/>
          <w:szCs w:val="20"/>
        </w:rPr>
        <w:t>, 21–35, doi:</w:t>
      </w:r>
      <w:hyperlink r:id="rId685" w:history="1">
        <w:r w:rsidRPr="00B44095">
          <w:rPr>
            <w:rStyle w:val="Hyperlink"/>
            <w:sz w:val="20"/>
            <w:szCs w:val="20"/>
            <w:lang w:val="en-US" w:eastAsia="fr-FR"/>
          </w:rPr>
          <w:t>10.1016/j.aeolia.2016.02.002</w:t>
        </w:r>
      </w:hyperlink>
      <w:r w:rsidRPr="00B44095">
        <w:rPr>
          <w:sz w:val="20"/>
          <w:szCs w:val="20"/>
        </w:rPr>
        <w:t>.</w:t>
      </w:r>
    </w:p>
    <w:p w14:paraId="220D2C0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lastRenderedPageBreak/>
        <w:t xml:space="preserve">Park, E.G., G. Burr, V. Slonosky, R. Sieber, and L. Podolsky, 2018: Data rescue archive weather (DRAW). </w:t>
      </w:r>
      <w:r w:rsidRPr="00B44095">
        <w:rPr>
          <w:i/>
          <w:sz w:val="20"/>
          <w:szCs w:val="20"/>
        </w:rPr>
        <w:t>Journal of Documentation</w:t>
      </w:r>
      <w:r w:rsidRPr="00B44095">
        <w:rPr>
          <w:sz w:val="20"/>
          <w:szCs w:val="20"/>
        </w:rPr>
        <w:t xml:space="preserve">, </w:t>
      </w:r>
      <w:r w:rsidRPr="00B44095">
        <w:rPr>
          <w:b/>
          <w:sz w:val="20"/>
          <w:szCs w:val="20"/>
        </w:rPr>
        <w:t>74(4)</w:t>
      </w:r>
      <w:r w:rsidRPr="00B44095">
        <w:rPr>
          <w:sz w:val="20"/>
          <w:szCs w:val="20"/>
        </w:rPr>
        <w:t>, 763–780.</w:t>
      </w:r>
    </w:p>
    <w:p w14:paraId="6E5F85B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Parker, W.S., 2009: Confirmation and adequacy-for-purpose in climate modelling. </w:t>
      </w:r>
      <w:r w:rsidRPr="00B44095">
        <w:rPr>
          <w:i/>
          <w:sz w:val="20"/>
          <w:szCs w:val="20"/>
        </w:rPr>
        <w:t>Aristotelian Society Supplementary Volume</w:t>
      </w:r>
      <w:r w:rsidRPr="00B44095">
        <w:rPr>
          <w:sz w:val="20"/>
          <w:szCs w:val="20"/>
        </w:rPr>
        <w:t xml:space="preserve">, </w:t>
      </w:r>
      <w:r w:rsidRPr="00B44095">
        <w:rPr>
          <w:b/>
          <w:sz w:val="20"/>
          <w:szCs w:val="20"/>
        </w:rPr>
        <w:t>83(1)</w:t>
      </w:r>
      <w:r w:rsidRPr="00B44095">
        <w:rPr>
          <w:sz w:val="20"/>
          <w:szCs w:val="20"/>
        </w:rPr>
        <w:t>, 233–249, doi:</w:t>
      </w:r>
      <w:hyperlink r:id="rId686" w:history="1">
        <w:r w:rsidRPr="00B44095">
          <w:rPr>
            <w:rStyle w:val="Hyperlink"/>
            <w:sz w:val="20"/>
            <w:szCs w:val="20"/>
            <w:lang w:val="en-US" w:eastAsia="fr-FR"/>
          </w:rPr>
          <w:t>10.1111/j.1467-8349.2009.00180.x</w:t>
        </w:r>
      </w:hyperlink>
      <w:r w:rsidRPr="00B44095">
        <w:rPr>
          <w:sz w:val="20"/>
          <w:szCs w:val="20"/>
        </w:rPr>
        <w:t>.</w:t>
      </w:r>
    </w:p>
    <w:p w14:paraId="619A015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Parker, W.S., 2013: Ensemble modeling, uncertainty and robust predictions. </w:t>
      </w:r>
      <w:r w:rsidRPr="00B44095">
        <w:rPr>
          <w:i/>
          <w:sz w:val="20"/>
          <w:szCs w:val="20"/>
        </w:rPr>
        <w:t>WIREs Climate Change</w:t>
      </w:r>
      <w:r w:rsidRPr="00B44095">
        <w:rPr>
          <w:sz w:val="20"/>
          <w:szCs w:val="20"/>
        </w:rPr>
        <w:t xml:space="preserve">, </w:t>
      </w:r>
      <w:r w:rsidRPr="00B44095">
        <w:rPr>
          <w:b/>
          <w:sz w:val="20"/>
          <w:szCs w:val="20"/>
        </w:rPr>
        <w:t>4(3)</w:t>
      </w:r>
      <w:r w:rsidRPr="00B44095">
        <w:rPr>
          <w:sz w:val="20"/>
          <w:szCs w:val="20"/>
        </w:rPr>
        <w:t>, 213–223, doi:</w:t>
      </w:r>
      <w:hyperlink r:id="rId687" w:history="1">
        <w:r w:rsidRPr="00B44095">
          <w:rPr>
            <w:rStyle w:val="Hyperlink"/>
            <w:sz w:val="20"/>
            <w:szCs w:val="20"/>
            <w:lang w:val="en-US" w:eastAsia="fr-FR"/>
          </w:rPr>
          <w:t>10.1002/wcc.220</w:t>
        </w:r>
      </w:hyperlink>
      <w:r w:rsidRPr="00B44095">
        <w:rPr>
          <w:sz w:val="20"/>
          <w:szCs w:val="20"/>
        </w:rPr>
        <w:t>.</w:t>
      </w:r>
    </w:p>
    <w:p w14:paraId="6C325F9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Parker, W.S., 2020: Model Evaluation: An Adequacy-for-Purpose View. </w:t>
      </w:r>
      <w:r w:rsidRPr="00B44095">
        <w:rPr>
          <w:i/>
          <w:sz w:val="20"/>
          <w:szCs w:val="20"/>
        </w:rPr>
        <w:t>Philosophy of Science</w:t>
      </w:r>
      <w:r w:rsidRPr="00B44095">
        <w:rPr>
          <w:sz w:val="20"/>
          <w:szCs w:val="20"/>
        </w:rPr>
        <w:t xml:space="preserve">, </w:t>
      </w:r>
      <w:r w:rsidRPr="00B44095">
        <w:rPr>
          <w:b/>
          <w:sz w:val="20"/>
          <w:szCs w:val="20"/>
        </w:rPr>
        <w:t>87(3)</w:t>
      </w:r>
      <w:r w:rsidRPr="00B44095">
        <w:rPr>
          <w:sz w:val="20"/>
          <w:szCs w:val="20"/>
        </w:rPr>
        <w:t>, 457–477, doi:</w:t>
      </w:r>
      <w:hyperlink r:id="rId688" w:history="1">
        <w:r w:rsidRPr="00B44095">
          <w:rPr>
            <w:rStyle w:val="Hyperlink"/>
            <w:sz w:val="20"/>
            <w:szCs w:val="20"/>
            <w:lang w:val="en-US" w:eastAsia="fr-FR"/>
          </w:rPr>
          <w:t>10.1086/708691</w:t>
        </w:r>
      </w:hyperlink>
      <w:r w:rsidRPr="00B44095">
        <w:rPr>
          <w:sz w:val="20"/>
          <w:szCs w:val="20"/>
        </w:rPr>
        <w:t>.</w:t>
      </w:r>
    </w:p>
    <w:p w14:paraId="638AF14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Parker, W.S. and J.S. Risbey, 2015: False precision, surprise and improved uncertainty assessment. </w:t>
      </w:r>
      <w:r w:rsidRPr="00B44095">
        <w:rPr>
          <w:i/>
          <w:sz w:val="20"/>
          <w:szCs w:val="20"/>
        </w:rPr>
        <w:t>Philosophical Transactions of the Royal Society A: Mathematical, Physical and Engineering Sciences</w:t>
      </w:r>
      <w:r w:rsidRPr="00B44095">
        <w:rPr>
          <w:sz w:val="20"/>
          <w:szCs w:val="20"/>
        </w:rPr>
        <w:t xml:space="preserve">, </w:t>
      </w:r>
      <w:r w:rsidRPr="00B44095">
        <w:rPr>
          <w:b/>
          <w:sz w:val="20"/>
          <w:szCs w:val="20"/>
        </w:rPr>
        <w:t>373(2055)</w:t>
      </w:r>
      <w:r w:rsidRPr="00B44095">
        <w:rPr>
          <w:sz w:val="20"/>
          <w:szCs w:val="20"/>
        </w:rPr>
        <w:t>, 20140453, doi:</w:t>
      </w:r>
      <w:hyperlink r:id="rId689" w:history="1">
        <w:r w:rsidRPr="00B44095">
          <w:rPr>
            <w:rStyle w:val="Hyperlink"/>
            <w:sz w:val="20"/>
            <w:szCs w:val="20"/>
            <w:lang w:val="en-US" w:eastAsia="fr-FR"/>
          </w:rPr>
          <w:t>10.1098/rsta.2014.0453</w:t>
        </w:r>
      </w:hyperlink>
      <w:r w:rsidRPr="00B44095">
        <w:rPr>
          <w:sz w:val="20"/>
          <w:szCs w:val="20"/>
        </w:rPr>
        <w:t>.</w:t>
      </w:r>
    </w:p>
    <w:p w14:paraId="6457630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Parker, W.S. and E. Winsberg, 2018: Values and evidence: how models make a difference. </w:t>
      </w:r>
      <w:r w:rsidRPr="00B44095">
        <w:rPr>
          <w:i/>
          <w:sz w:val="20"/>
          <w:szCs w:val="20"/>
        </w:rPr>
        <w:t>European Journal for Philosophy of Science</w:t>
      </w:r>
      <w:r w:rsidRPr="00B44095">
        <w:rPr>
          <w:sz w:val="20"/>
          <w:szCs w:val="20"/>
        </w:rPr>
        <w:t xml:space="preserve">, </w:t>
      </w:r>
      <w:r w:rsidRPr="00B44095">
        <w:rPr>
          <w:b/>
          <w:sz w:val="20"/>
          <w:szCs w:val="20"/>
        </w:rPr>
        <w:t>8(1)</w:t>
      </w:r>
      <w:r w:rsidRPr="00B44095">
        <w:rPr>
          <w:sz w:val="20"/>
          <w:szCs w:val="20"/>
        </w:rPr>
        <w:t>, 125–142, doi:</w:t>
      </w:r>
      <w:hyperlink r:id="rId690" w:history="1">
        <w:r w:rsidRPr="00B44095">
          <w:rPr>
            <w:rStyle w:val="Hyperlink"/>
            <w:sz w:val="20"/>
            <w:szCs w:val="20"/>
            <w:lang w:val="en-US" w:eastAsia="fr-FR"/>
          </w:rPr>
          <w:t>10.1007/s13194-017-0180-6</w:t>
        </w:r>
      </w:hyperlink>
      <w:r w:rsidRPr="00B44095">
        <w:rPr>
          <w:sz w:val="20"/>
          <w:szCs w:val="20"/>
        </w:rPr>
        <w:t>.</w:t>
      </w:r>
    </w:p>
    <w:p w14:paraId="077FA1E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Parmesan, C. and G. Yohe, 2003: A globally coherent fingerprint of climate change. </w:t>
      </w:r>
      <w:r w:rsidRPr="00B44095">
        <w:rPr>
          <w:i/>
          <w:sz w:val="20"/>
          <w:szCs w:val="20"/>
        </w:rPr>
        <w:t>Nature</w:t>
      </w:r>
      <w:r w:rsidRPr="00B44095">
        <w:rPr>
          <w:sz w:val="20"/>
          <w:szCs w:val="20"/>
        </w:rPr>
        <w:t xml:space="preserve">, </w:t>
      </w:r>
      <w:r w:rsidRPr="00B44095">
        <w:rPr>
          <w:b/>
          <w:sz w:val="20"/>
          <w:szCs w:val="20"/>
        </w:rPr>
        <w:t>421</w:t>
      </w:r>
      <w:r w:rsidRPr="00B44095">
        <w:rPr>
          <w:sz w:val="20"/>
          <w:szCs w:val="20"/>
        </w:rPr>
        <w:t>, 37–42, doi:</w:t>
      </w:r>
      <w:hyperlink r:id="rId691" w:history="1">
        <w:r w:rsidRPr="00B44095">
          <w:rPr>
            <w:rStyle w:val="Hyperlink"/>
            <w:sz w:val="20"/>
            <w:szCs w:val="20"/>
            <w:lang w:eastAsia="fr-FR"/>
          </w:rPr>
          <w:t>10.1038/nature01286</w:t>
        </w:r>
      </w:hyperlink>
      <w:r w:rsidRPr="00B44095">
        <w:rPr>
          <w:sz w:val="20"/>
          <w:szCs w:val="20"/>
        </w:rPr>
        <w:t>.</w:t>
      </w:r>
    </w:p>
    <w:p w14:paraId="4673970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Parmesan, C. et al., 2013: Beyond climate change attribution in conservation and ecological research. </w:t>
      </w:r>
      <w:r w:rsidRPr="00B44095">
        <w:rPr>
          <w:i/>
          <w:sz w:val="20"/>
          <w:szCs w:val="20"/>
        </w:rPr>
        <w:t>Ecology Letters</w:t>
      </w:r>
      <w:r w:rsidRPr="00B44095">
        <w:rPr>
          <w:sz w:val="20"/>
          <w:szCs w:val="20"/>
        </w:rPr>
        <w:t xml:space="preserve">, </w:t>
      </w:r>
      <w:r w:rsidRPr="00B44095">
        <w:rPr>
          <w:b/>
          <w:sz w:val="20"/>
          <w:szCs w:val="20"/>
        </w:rPr>
        <w:t>16</w:t>
      </w:r>
      <w:r w:rsidRPr="00B44095">
        <w:rPr>
          <w:sz w:val="20"/>
          <w:szCs w:val="20"/>
        </w:rPr>
        <w:t>, 58–71, doi:</w:t>
      </w:r>
      <w:hyperlink r:id="rId692" w:history="1">
        <w:r w:rsidRPr="00B44095">
          <w:rPr>
            <w:rStyle w:val="Hyperlink"/>
            <w:sz w:val="20"/>
            <w:szCs w:val="20"/>
            <w:lang w:eastAsia="fr-FR"/>
          </w:rPr>
          <w:t>10.1111/ele.12098</w:t>
        </w:r>
      </w:hyperlink>
      <w:r w:rsidRPr="00B44095">
        <w:rPr>
          <w:sz w:val="20"/>
          <w:szCs w:val="20"/>
        </w:rPr>
        <w:t>.</w:t>
      </w:r>
    </w:p>
    <w:p w14:paraId="5B76B00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Parson, E.A., 2003: </w:t>
      </w:r>
      <w:r w:rsidRPr="00B44095">
        <w:rPr>
          <w:i/>
          <w:sz w:val="20"/>
          <w:szCs w:val="20"/>
        </w:rPr>
        <w:t>Protecting the Ozone Layer: Science and Strategy</w:t>
      </w:r>
      <w:r w:rsidRPr="00B44095">
        <w:rPr>
          <w:sz w:val="20"/>
          <w:szCs w:val="20"/>
        </w:rPr>
        <w:t>. Oxford University Press, Oxford, UK, 400 pp., doi:</w:t>
      </w:r>
      <w:hyperlink r:id="rId693" w:history="1">
        <w:r w:rsidRPr="00B44095">
          <w:rPr>
            <w:rStyle w:val="Hyperlink"/>
            <w:sz w:val="20"/>
            <w:szCs w:val="20"/>
            <w:lang w:val="en-US" w:eastAsia="fr-FR"/>
          </w:rPr>
          <w:t>10.1093/0195155491.001.0001</w:t>
        </w:r>
      </w:hyperlink>
      <w:r w:rsidRPr="00B44095">
        <w:rPr>
          <w:sz w:val="20"/>
          <w:szCs w:val="20"/>
        </w:rPr>
        <w:t>.</w:t>
      </w:r>
    </w:p>
    <w:p w14:paraId="734BE25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Parsons, L.A. and G.J. Hakim, 2019: Local Regions Associated With Interdecadal Global Temperature Variability in the Last Millennium Reanalysis and CMIP5 Models. </w:t>
      </w:r>
      <w:r w:rsidRPr="00B44095">
        <w:rPr>
          <w:i/>
          <w:sz w:val="20"/>
          <w:szCs w:val="20"/>
        </w:rPr>
        <w:t>Journal of Geophysical Research: Atmospheres</w:t>
      </w:r>
      <w:r w:rsidRPr="00B44095">
        <w:rPr>
          <w:sz w:val="20"/>
          <w:szCs w:val="20"/>
        </w:rPr>
        <w:t>, doi:</w:t>
      </w:r>
      <w:hyperlink r:id="rId694" w:history="1">
        <w:r w:rsidRPr="00B44095">
          <w:rPr>
            <w:rStyle w:val="Hyperlink"/>
            <w:sz w:val="20"/>
            <w:szCs w:val="20"/>
            <w:lang w:val="en-US" w:eastAsia="fr-FR"/>
          </w:rPr>
          <w:t>10.1029/2019jd030426</w:t>
        </w:r>
      </w:hyperlink>
      <w:r w:rsidRPr="00B44095">
        <w:rPr>
          <w:sz w:val="20"/>
          <w:szCs w:val="20"/>
        </w:rPr>
        <w:t>.</w:t>
      </w:r>
    </w:p>
    <w:p w14:paraId="41382A9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Pascoe, C., B.N. Lawrence, E. Guilyardi, M. Juckes, and K.E. Taylor, 2019: Designing and Documenting Experiments in CMIP6. </w:t>
      </w:r>
      <w:r w:rsidRPr="00B44095">
        <w:rPr>
          <w:i/>
          <w:sz w:val="20"/>
          <w:szCs w:val="20"/>
        </w:rPr>
        <w:t>Geoscientific Model Development Discussions</w:t>
      </w:r>
      <w:r w:rsidRPr="00B44095">
        <w:rPr>
          <w:sz w:val="20"/>
          <w:szCs w:val="20"/>
        </w:rPr>
        <w:t xml:space="preserve">, </w:t>
      </w:r>
      <w:r w:rsidRPr="00B44095">
        <w:rPr>
          <w:b/>
          <w:sz w:val="20"/>
          <w:szCs w:val="20"/>
        </w:rPr>
        <w:t>2019</w:t>
      </w:r>
      <w:r w:rsidRPr="00B44095">
        <w:rPr>
          <w:sz w:val="20"/>
          <w:szCs w:val="20"/>
        </w:rPr>
        <w:t>, 1–27, doi:</w:t>
      </w:r>
      <w:hyperlink r:id="rId695" w:history="1">
        <w:r w:rsidRPr="00B44095">
          <w:rPr>
            <w:rStyle w:val="Hyperlink"/>
            <w:sz w:val="20"/>
            <w:szCs w:val="20"/>
            <w:lang w:val="en-US" w:eastAsia="fr-FR"/>
          </w:rPr>
          <w:t>10.5194/gmd-2019-98</w:t>
        </w:r>
      </w:hyperlink>
      <w:r w:rsidRPr="00B44095">
        <w:rPr>
          <w:sz w:val="20"/>
          <w:szCs w:val="20"/>
        </w:rPr>
        <w:t>.</w:t>
      </w:r>
    </w:p>
    <w:p w14:paraId="22C6687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Past Interglacials Working Group of PAGES, 2016: Interglacials of the last 800,000 years. </w:t>
      </w:r>
      <w:r w:rsidRPr="00B44095">
        <w:rPr>
          <w:i/>
          <w:sz w:val="20"/>
          <w:szCs w:val="20"/>
        </w:rPr>
        <w:t>Reviews of Geophysics</w:t>
      </w:r>
      <w:r w:rsidRPr="00B44095">
        <w:rPr>
          <w:sz w:val="20"/>
          <w:szCs w:val="20"/>
        </w:rPr>
        <w:t xml:space="preserve">, </w:t>
      </w:r>
      <w:r w:rsidRPr="00B44095">
        <w:rPr>
          <w:b/>
          <w:sz w:val="20"/>
          <w:szCs w:val="20"/>
        </w:rPr>
        <w:t>54(1)</w:t>
      </w:r>
      <w:r w:rsidRPr="00B44095">
        <w:rPr>
          <w:sz w:val="20"/>
          <w:szCs w:val="20"/>
        </w:rPr>
        <w:t>, 162–219, doi:</w:t>
      </w:r>
      <w:hyperlink r:id="rId696" w:history="1">
        <w:r w:rsidRPr="00B44095">
          <w:rPr>
            <w:rStyle w:val="Hyperlink"/>
            <w:sz w:val="20"/>
            <w:szCs w:val="20"/>
            <w:lang w:val="en-US" w:eastAsia="fr-FR"/>
          </w:rPr>
          <w:t>10.1002/2015rg000482</w:t>
        </w:r>
      </w:hyperlink>
      <w:r w:rsidRPr="00B44095">
        <w:rPr>
          <w:sz w:val="20"/>
          <w:szCs w:val="20"/>
        </w:rPr>
        <w:t>.</w:t>
      </w:r>
    </w:p>
    <w:p w14:paraId="30A2DBB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Pastorello, G.Z. et al., 2017: A new data set to keep a sharper eye on land-air exchanges. </w:t>
      </w:r>
      <w:r w:rsidRPr="00B44095">
        <w:rPr>
          <w:i/>
          <w:sz w:val="20"/>
          <w:szCs w:val="20"/>
        </w:rPr>
        <w:t>Eos, Transactions American Geophysical Union</w:t>
      </w:r>
      <w:r w:rsidRPr="00B44095">
        <w:rPr>
          <w:sz w:val="20"/>
          <w:szCs w:val="20"/>
        </w:rPr>
        <w:t>, doi:</w:t>
      </w:r>
      <w:hyperlink r:id="rId697" w:history="1">
        <w:r w:rsidRPr="00B44095">
          <w:rPr>
            <w:rStyle w:val="Hyperlink"/>
            <w:sz w:val="20"/>
            <w:szCs w:val="20"/>
            <w:lang w:val="en-US" w:eastAsia="fr-FR"/>
          </w:rPr>
          <w:t>10.1029/2017eo071597</w:t>
        </w:r>
      </w:hyperlink>
      <w:r w:rsidRPr="00B44095">
        <w:rPr>
          <w:sz w:val="20"/>
          <w:szCs w:val="20"/>
        </w:rPr>
        <w:t>.</w:t>
      </w:r>
    </w:p>
    <w:p w14:paraId="72D3318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Pattyn, F., 2018: The paradigm shift in Antarctic ice sheet modelling. </w:t>
      </w:r>
      <w:r w:rsidRPr="00B44095">
        <w:rPr>
          <w:i/>
          <w:sz w:val="20"/>
          <w:szCs w:val="20"/>
        </w:rPr>
        <w:t>Nature Communications</w:t>
      </w:r>
      <w:r w:rsidRPr="00B44095">
        <w:rPr>
          <w:sz w:val="20"/>
          <w:szCs w:val="20"/>
        </w:rPr>
        <w:t xml:space="preserve">, </w:t>
      </w:r>
      <w:r w:rsidRPr="00B44095">
        <w:rPr>
          <w:b/>
          <w:sz w:val="20"/>
          <w:szCs w:val="20"/>
        </w:rPr>
        <w:t>9(1)</w:t>
      </w:r>
      <w:r w:rsidRPr="00B44095">
        <w:rPr>
          <w:sz w:val="20"/>
          <w:szCs w:val="20"/>
        </w:rPr>
        <w:t>, 2728, doi:</w:t>
      </w:r>
      <w:hyperlink r:id="rId698" w:history="1">
        <w:r w:rsidRPr="00B44095">
          <w:rPr>
            <w:rStyle w:val="Hyperlink"/>
            <w:sz w:val="20"/>
            <w:szCs w:val="20"/>
            <w:lang w:val="en-US" w:eastAsia="fr-FR"/>
          </w:rPr>
          <w:t>10.1038/s41467-018-05003-z</w:t>
        </w:r>
      </w:hyperlink>
      <w:r w:rsidRPr="00B44095">
        <w:rPr>
          <w:sz w:val="20"/>
          <w:szCs w:val="20"/>
        </w:rPr>
        <w:t>.</w:t>
      </w:r>
    </w:p>
    <w:p w14:paraId="2B1FD72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Paulsen, H., T. Ilyina, K.D. Six, and I. Stemmler, 2017: Incorporating a prognostic representation of marine nitrogen fixers into the global ocean biogeochemical model HAMOCC. </w:t>
      </w:r>
      <w:r w:rsidRPr="00B44095">
        <w:rPr>
          <w:i/>
          <w:sz w:val="20"/>
          <w:szCs w:val="20"/>
        </w:rPr>
        <w:t>Journal of Advances in Modeling Earth Systems</w:t>
      </w:r>
      <w:r w:rsidRPr="00B44095">
        <w:rPr>
          <w:sz w:val="20"/>
          <w:szCs w:val="20"/>
        </w:rPr>
        <w:t xml:space="preserve">, </w:t>
      </w:r>
      <w:r w:rsidRPr="00B44095">
        <w:rPr>
          <w:b/>
          <w:sz w:val="20"/>
          <w:szCs w:val="20"/>
        </w:rPr>
        <w:t>9(1)</w:t>
      </w:r>
      <w:r w:rsidRPr="00B44095">
        <w:rPr>
          <w:sz w:val="20"/>
          <w:szCs w:val="20"/>
        </w:rPr>
        <w:t>, 438–464, doi:</w:t>
      </w:r>
      <w:hyperlink r:id="rId699" w:history="1">
        <w:r w:rsidRPr="00B44095">
          <w:rPr>
            <w:rStyle w:val="Hyperlink"/>
            <w:sz w:val="20"/>
            <w:szCs w:val="20"/>
            <w:lang w:val="en-US" w:eastAsia="fr-FR"/>
          </w:rPr>
          <w:t>10.1002/2016ms000737</w:t>
        </w:r>
      </w:hyperlink>
      <w:r w:rsidRPr="00B44095">
        <w:rPr>
          <w:sz w:val="20"/>
          <w:szCs w:val="20"/>
        </w:rPr>
        <w:t>.</w:t>
      </w:r>
    </w:p>
    <w:p w14:paraId="7F8E5F4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Pearce, W., K. Holmberg, I. Hellsten, and B. Nerlich, 2014: Climate Change on Twitter: Topics, Communities and Conversations about the 2013 IPCC Working Group 1 Report. </w:t>
      </w:r>
      <w:r w:rsidRPr="00B44095">
        <w:rPr>
          <w:i/>
          <w:sz w:val="20"/>
          <w:szCs w:val="20"/>
        </w:rPr>
        <w:t>PLoS ONE</w:t>
      </w:r>
      <w:r w:rsidRPr="00B44095">
        <w:rPr>
          <w:sz w:val="20"/>
          <w:szCs w:val="20"/>
        </w:rPr>
        <w:t xml:space="preserve">, </w:t>
      </w:r>
      <w:r w:rsidRPr="00B44095">
        <w:rPr>
          <w:b/>
          <w:sz w:val="20"/>
          <w:szCs w:val="20"/>
        </w:rPr>
        <w:t>9(4)</w:t>
      </w:r>
      <w:r w:rsidRPr="00B44095">
        <w:rPr>
          <w:sz w:val="20"/>
          <w:szCs w:val="20"/>
        </w:rPr>
        <w:t>, e94785, doi:</w:t>
      </w:r>
      <w:hyperlink r:id="rId700" w:history="1">
        <w:r w:rsidRPr="00B44095">
          <w:rPr>
            <w:rStyle w:val="Hyperlink"/>
            <w:sz w:val="20"/>
            <w:szCs w:val="20"/>
            <w:lang w:val="en-US" w:eastAsia="fr-FR"/>
          </w:rPr>
          <w:t>10.1371/journal.pone.0094785</w:t>
        </w:r>
      </w:hyperlink>
      <w:r w:rsidRPr="00B44095">
        <w:rPr>
          <w:sz w:val="20"/>
          <w:szCs w:val="20"/>
        </w:rPr>
        <w:t>.</w:t>
      </w:r>
    </w:p>
    <w:p w14:paraId="13E99AF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Pearce, W., S. Niederer, S.M. Özkula, and N. Sánchez Querubín, 2019: The social media life of climate change: Platforms, publics, and future imaginaries. </w:t>
      </w:r>
      <w:r w:rsidRPr="00B44095">
        <w:rPr>
          <w:i/>
          <w:sz w:val="20"/>
          <w:szCs w:val="20"/>
        </w:rPr>
        <w:t>Wiley Interdisciplinary Reviews: Climate Change</w:t>
      </w:r>
      <w:r w:rsidRPr="00B44095">
        <w:rPr>
          <w:sz w:val="20"/>
          <w:szCs w:val="20"/>
        </w:rPr>
        <w:t xml:space="preserve">, </w:t>
      </w:r>
      <w:r w:rsidRPr="00B44095">
        <w:rPr>
          <w:b/>
          <w:sz w:val="20"/>
          <w:szCs w:val="20"/>
        </w:rPr>
        <w:t>10(2)</w:t>
      </w:r>
      <w:r w:rsidRPr="00B44095">
        <w:rPr>
          <w:sz w:val="20"/>
          <w:szCs w:val="20"/>
        </w:rPr>
        <w:t>, e569, doi:</w:t>
      </w:r>
      <w:hyperlink r:id="rId701" w:history="1">
        <w:r w:rsidRPr="00B44095">
          <w:rPr>
            <w:rStyle w:val="Hyperlink"/>
            <w:sz w:val="20"/>
            <w:szCs w:val="20"/>
            <w:lang w:val="en-US" w:eastAsia="fr-FR"/>
          </w:rPr>
          <w:t>10.1002/wcc.569</w:t>
        </w:r>
      </w:hyperlink>
      <w:r w:rsidRPr="00B44095">
        <w:rPr>
          <w:sz w:val="20"/>
          <w:szCs w:val="20"/>
        </w:rPr>
        <w:t>.</w:t>
      </w:r>
    </w:p>
    <w:p w14:paraId="03EA682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Pedersen, J.S.T. et al., 2020: Variability in historical emissions trends suggests a need for a wide range of global scenarios and regional analyses. </w:t>
      </w:r>
      <w:r w:rsidRPr="00B44095">
        <w:rPr>
          <w:i/>
          <w:sz w:val="20"/>
          <w:szCs w:val="20"/>
        </w:rPr>
        <w:t>Communications Earth &amp; Environment</w:t>
      </w:r>
      <w:r w:rsidRPr="00B44095">
        <w:rPr>
          <w:sz w:val="20"/>
          <w:szCs w:val="20"/>
        </w:rPr>
        <w:t xml:space="preserve">, </w:t>
      </w:r>
      <w:r w:rsidRPr="00B44095">
        <w:rPr>
          <w:b/>
          <w:sz w:val="20"/>
          <w:szCs w:val="20"/>
        </w:rPr>
        <w:t>1(1)</w:t>
      </w:r>
      <w:r w:rsidRPr="00B44095">
        <w:rPr>
          <w:sz w:val="20"/>
          <w:szCs w:val="20"/>
        </w:rPr>
        <w:t>, 41, doi:</w:t>
      </w:r>
      <w:hyperlink r:id="rId702" w:history="1">
        <w:r w:rsidRPr="00B44095">
          <w:rPr>
            <w:rStyle w:val="Hyperlink"/>
            <w:sz w:val="20"/>
            <w:szCs w:val="20"/>
            <w:lang w:val="en-US" w:eastAsia="fr-FR"/>
          </w:rPr>
          <w:t>10.1038/s43247-020-00045-y</w:t>
        </w:r>
      </w:hyperlink>
      <w:r w:rsidRPr="00B44095">
        <w:rPr>
          <w:sz w:val="20"/>
          <w:szCs w:val="20"/>
        </w:rPr>
        <w:t>.</w:t>
      </w:r>
    </w:p>
    <w:p w14:paraId="52AB182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Pedro, J.B. et al., 2018: Beyond the bipolar seesaw: Toward a process understanding of interhemispheric coupling. </w:t>
      </w:r>
      <w:r w:rsidRPr="00B44095">
        <w:rPr>
          <w:i/>
          <w:sz w:val="20"/>
          <w:szCs w:val="20"/>
        </w:rPr>
        <w:t>Quaternary Science Reviews</w:t>
      </w:r>
      <w:r w:rsidRPr="00B44095">
        <w:rPr>
          <w:sz w:val="20"/>
          <w:szCs w:val="20"/>
        </w:rPr>
        <w:t xml:space="preserve">, </w:t>
      </w:r>
      <w:r w:rsidRPr="00B44095">
        <w:rPr>
          <w:b/>
          <w:sz w:val="20"/>
          <w:szCs w:val="20"/>
        </w:rPr>
        <w:t>192</w:t>
      </w:r>
      <w:r w:rsidRPr="00B44095">
        <w:rPr>
          <w:sz w:val="20"/>
          <w:szCs w:val="20"/>
        </w:rPr>
        <w:t>, 27–46, doi:</w:t>
      </w:r>
      <w:hyperlink r:id="rId703" w:history="1">
        <w:r w:rsidRPr="00B44095">
          <w:rPr>
            <w:rStyle w:val="Hyperlink"/>
            <w:sz w:val="20"/>
            <w:szCs w:val="20"/>
            <w:lang w:val="en-US" w:eastAsia="fr-FR"/>
          </w:rPr>
          <w:t>10.1016/j.quascirev.2018.05.005</w:t>
        </w:r>
      </w:hyperlink>
      <w:r w:rsidRPr="00B44095">
        <w:rPr>
          <w:sz w:val="20"/>
          <w:szCs w:val="20"/>
        </w:rPr>
        <w:t>.</w:t>
      </w:r>
    </w:p>
    <w:p w14:paraId="08CB7F6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Peel, J. and H.M. Osofsky, 2018: A Rights Turn in Climate Change Litigation? </w:t>
      </w:r>
      <w:r w:rsidRPr="00B44095">
        <w:rPr>
          <w:i/>
          <w:sz w:val="20"/>
          <w:szCs w:val="20"/>
        </w:rPr>
        <w:t>Transnational Environmental Law</w:t>
      </w:r>
      <w:r w:rsidRPr="00B44095">
        <w:rPr>
          <w:sz w:val="20"/>
          <w:szCs w:val="20"/>
        </w:rPr>
        <w:t xml:space="preserve">, </w:t>
      </w:r>
      <w:r w:rsidRPr="00B44095">
        <w:rPr>
          <w:b/>
          <w:sz w:val="20"/>
          <w:szCs w:val="20"/>
        </w:rPr>
        <w:t>7(1)</w:t>
      </w:r>
      <w:r w:rsidRPr="00B44095">
        <w:rPr>
          <w:sz w:val="20"/>
          <w:szCs w:val="20"/>
        </w:rPr>
        <w:t>, 37–67, doi:</w:t>
      </w:r>
      <w:hyperlink r:id="rId704" w:history="1">
        <w:r w:rsidRPr="00B44095">
          <w:rPr>
            <w:rStyle w:val="Hyperlink"/>
            <w:sz w:val="20"/>
            <w:szCs w:val="20"/>
            <w:lang w:val="en-US" w:eastAsia="fr-FR"/>
          </w:rPr>
          <w:t>10.1017/s2047102517000292</w:t>
        </w:r>
      </w:hyperlink>
      <w:r w:rsidRPr="00B44095">
        <w:rPr>
          <w:sz w:val="20"/>
          <w:szCs w:val="20"/>
        </w:rPr>
        <w:t>.</w:t>
      </w:r>
    </w:p>
    <w:p w14:paraId="01E301A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Peel, M.C., B.L. Finlayson, and T.A. McMahon, 2007: Updated world map of the Köppen-Geiger climate classification. </w:t>
      </w:r>
      <w:r w:rsidRPr="00B44095">
        <w:rPr>
          <w:i/>
          <w:sz w:val="20"/>
          <w:szCs w:val="20"/>
        </w:rPr>
        <w:t>Hydrology and Earth System Sciences</w:t>
      </w:r>
      <w:r w:rsidRPr="00B44095">
        <w:rPr>
          <w:sz w:val="20"/>
          <w:szCs w:val="20"/>
        </w:rPr>
        <w:t xml:space="preserve">, </w:t>
      </w:r>
      <w:r w:rsidRPr="00B44095">
        <w:rPr>
          <w:b/>
          <w:sz w:val="20"/>
          <w:szCs w:val="20"/>
        </w:rPr>
        <w:t>11(5)</w:t>
      </w:r>
      <w:r w:rsidRPr="00B44095">
        <w:rPr>
          <w:sz w:val="20"/>
          <w:szCs w:val="20"/>
        </w:rPr>
        <w:t>, 1633–1644, doi:</w:t>
      </w:r>
      <w:hyperlink r:id="rId705" w:history="1">
        <w:r w:rsidRPr="00B44095">
          <w:rPr>
            <w:rStyle w:val="Hyperlink"/>
            <w:sz w:val="20"/>
            <w:szCs w:val="20"/>
            <w:lang w:val="en-US" w:eastAsia="fr-FR"/>
          </w:rPr>
          <w:t>10.5194/hess-11-1633-2007</w:t>
        </w:r>
      </w:hyperlink>
      <w:r w:rsidRPr="00B44095">
        <w:rPr>
          <w:sz w:val="20"/>
          <w:szCs w:val="20"/>
        </w:rPr>
        <w:t>.</w:t>
      </w:r>
    </w:p>
    <w:p w14:paraId="7CC289A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Pendergrass, A.G. and C. Deser, 2017: Climatological Characteristics of Typical Daily Precipitation. </w:t>
      </w:r>
      <w:r w:rsidRPr="00B44095">
        <w:rPr>
          <w:i/>
          <w:sz w:val="20"/>
          <w:szCs w:val="20"/>
        </w:rPr>
        <w:t>Journal of Climate</w:t>
      </w:r>
      <w:r w:rsidRPr="00B44095">
        <w:rPr>
          <w:sz w:val="20"/>
          <w:szCs w:val="20"/>
        </w:rPr>
        <w:t xml:space="preserve">, </w:t>
      </w:r>
      <w:r w:rsidRPr="00B44095">
        <w:rPr>
          <w:b/>
          <w:sz w:val="20"/>
          <w:szCs w:val="20"/>
        </w:rPr>
        <w:t>30(15)</w:t>
      </w:r>
      <w:r w:rsidRPr="00B44095">
        <w:rPr>
          <w:sz w:val="20"/>
          <w:szCs w:val="20"/>
        </w:rPr>
        <w:t>, 5985–6003, doi:</w:t>
      </w:r>
      <w:hyperlink r:id="rId706" w:history="1">
        <w:r w:rsidRPr="00B44095">
          <w:rPr>
            <w:rStyle w:val="Hyperlink"/>
            <w:sz w:val="20"/>
            <w:szCs w:val="20"/>
            <w:lang w:val="en-US" w:eastAsia="fr-FR"/>
          </w:rPr>
          <w:t>10.1175/jcli-d-16-0684.1</w:t>
        </w:r>
      </w:hyperlink>
      <w:r w:rsidRPr="00B44095">
        <w:rPr>
          <w:sz w:val="20"/>
          <w:szCs w:val="20"/>
        </w:rPr>
        <w:t>.</w:t>
      </w:r>
    </w:p>
    <w:p w14:paraId="4E28AC48" w14:textId="77777777" w:rsidR="0034470E" w:rsidRPr="00B44095" w:rsidRDefault="0034470E" w:rsidP="00B44095">
      <w:pPr>
        <w:pStyle w:val="Normal1"/>
        <w:pBdr>
          <w:top w:val="nil"/>
          <w:left w:val="nil"/>
          <w:bottom w:val="nil"/>
          <w:right w:val="nil"/>
          <w:between w:val="nil"/>
        </w:pBdr>
        <w:ind w:left="720" w:hanging="720"/>
        <w:rPr>
          <w:sz w:val="20"/>
          <w:szCs w:val="20"/>
          <w:lang w:val="fr-FR"/>
        </w:rPr>
      </w:pPr>
      <w:r w:rsidRPr="00B44095">
        <w:rPr>
          <w:sz w:val="20"/>
          <w:szCs w:val="20"/>
        </w:rPr>
        <w:t xml:space="preserve">Penny, S.G. et al., 2019: Observational Needs for Improving Ocean and Coupled Reanalysis, S2S Prediction, and Decadal Prediction. </w:t>
      </w:r>
      <w:r w:rsidRPr="00B44095">
        <w:rPr>
          <w:i/>
          <w:sz w:val="20"/>
          <w:szCs w:val="20"/>
          <w:lang w:val="fr-FR"/>
        </w:rPr>
        <w:t>Frontiers in Marine Science</w:t>
      </w:r>
      <w:r w:rsidRPr="00B44095">
        <w:rPr>
          <w:sz w:val="20"/>
          <w:szCs w:val="20"/>
          <w:lang w:val="fr-FR"/>
        </w:rPr>
        <w:t xml:space="preserve">, </w:t>
      </w:r>
      <w:r w:rsidRPr="00B44095">
        <w:rPr>
          <w:b/>
          <w:sz w:val="20"/>
          <w:szCs w:val="20"/>
          <w:lang w:val="fr-FR"/>
        </w:rPr>
        <w:t>6</w:t>
      </w:r>
      <w:r w:rsidRPr="00B44095">
        <w:rPr>
          <w:sz w:val="20"/>
          <w:szCs w:val="20"/>
          <w:lang w:val="fr-FR"/>
        </w:rPr>
        <w:t>, 391, doi:</w:t>
      </w:r>
      <w:hyperlink r:id="rId707" w:history="1">
        <w:r w:rsidRPr="00B44095">
          <w:rPr>
            <w:rStyle w:val="Hyperlink"/>
            <w:sz w:val="20"/>
            <w:szCs w:val="20"/>
            <w:lang w:val="fr-FR" w:eastAsia="fr-FR"/>
          </w:rPr>
          <w:t>10.3389/fmars.2019.00391</w:t>
        </w:r>
      </w:hyperlink>
      <w:r w:rsidRPr="00B44095">
        <w:rPr>
          <w:sz w:val="20"/>
          <w:szCs w:val="20"/>
          <w:lang w:val="fr-FR"/>
        </w:rPr>
        <w:t>.</w:t>
      </w:r>
    </w:p>
    <w:p w14:paraId="09662F6F" w14:textId="77777777" w:rsidR="0034470E" w:rsidRPr="00B44095" w:rsidRDefault="0034470E" w:rsidP="00B44095">
      <w:pPr>
        <w:pStyle w:val="Normal1"/>
        <w:pBdr>
          <w:top w:val="nil"/>
          <w:left w:val="nil"/>
          <w:bottom w:val="nil"/>
          <w:right w:val="nil"/>
          <w:between w:val="nil"/>
        </w:pBdr>
        <w:ind w:left="720" w:hanging="720"/>
        <w:rPr>
          <w:sz w:val="20"/>
          <w:szCs w:val="20"/>
          <w:lang w:val="fr-FR"/>
        </w:rPr>
      </w:pPr>
      <w:r w:rsidRPr="00B44095">
        <w:rPr>
          <w:sz w:val="20"/>
          <w:szCs w:val="20"/>
          <w:lang w:val="fr-FR"/>
        </w:rPr>
        <w:t xml:space="preserve">Pereira, H.M. et al., 2013: Essential Biodiversity Variables. </w:t>
      </w:r>
      <w:r w:rsidRPr="00B44095">
        <w:rPr>
          <w:i/>
          <w:sz w:val="20"/>
          <w:szCs w:val="20"/>
          <w:lang w:val="fr-FR"/>
        </w:rPr>
        <w:t>Science</w:t>
      </w:r>
      <w:r w:rsidRPr="00B44095">
        <w:rPr>
          <w:sz w:val="20"/>
          <w:szCs w:val="20"/>
          <w:lang w:val="fr-FR"/>
        </w:rPr>
        <w:t xml:space="preserve">, </w:t>
      </w:r>
      <w:r w:rsidRPr="00B44095">
        <w:rPr>
          <w:b/>
          <w:sz w:val="20"/>
          <w:szCs w:val="20"/>
          <w:lang w:val="fr-FR"/>
        </w:rPr>
        <w:t>339(6117)</w:t>
      </w:r>
      <w:r w:rsidRPr="00B44095">
        <w:rPr>
          <w:sz w:val="20"/>
          <w:szCs w:val="20"/>
          <w:lang w:val="fr-FR"/>
        </w:rPr>
        <w:t>, 277–278, doi:</w:t>
      </w:r>
      <w:hyperlink r:id="rId708" w:history="1">
        <w:r w:rsidRPr="00B44095">
          <w:rPr>
            <w:rStyle w:val="Hyperlink"/>
            <w:sz w:val="20"/>
            <w:szCs w:val="20"/>
            <w:lang w:val="fr-FR" w:eastAsia="fr-FR"/>
          </w:rPr>
          <w:t>10.1126/science.1229931</w:t>
        </w:r>
      </w:hyperlink>
      <w:r w:rsidRPr="00B44095">
        <w:rPr>
          <w:sz w:val="20"/>
          <w:szCs w:val="20"/>
          <w:lang w:val="fr-FR"/>
        </w:rPr>
        <w:t>.</w:t>
      </w:r>
    </w:p>
    <w:p w14:paraId="303670A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Permana, D.S. et al., 2019: Disappearance of the last tropical glaciers in the Western Pacific Warm Pool (Papua, Indonesia) appears imminent. </w:t>
      </w:r>
      <w:r w:rsidRPr="00B44095">
        <w:rPr>
          <w:i/>
          <w:sz w:val="20"/>
          <w:szCs w:val="20"/>
        </w:rPr>
        <w:t>Proceedings of the National Academy of Sciences</w:t>
      </w:r>
      <w:r w:rsidRPr="00B44095">
        <w:rPr>
          <w:sz w:val="20"/>
          <w:szCs w:val="20"/>
        </w:rPr>
        <w:t xml:space="preserve">, </w:t>
      </w:r>
      <w:r w:rsidRPr="00B44095">
        <w:rPr>
          <w:b/>
          <w:sz w:val="20"/>
          <w:szCs w:val="20"/>
        </w:rPr>
        <w:t>116(52)</w:t>
      </w:r>
      <w:r w:rsidRPr="00B44095">
        <w:rPr>
          <w:sz w:val="20"/>
          <w:szCs w:val="20"/>
        </w:rPr>
        <w:t>, 26382 LP  – 26388, doi:</w:t>
      </w:r>
      <w:hyperlink r:id="rId709" w:history="1">
        <w:r w:rsidRPr="00B44095">
          <w:rPr>
            <w:rStyle w:val="Hyperlink"/>
            <w:sz w:val="20"/>
            <w:szCs w:val="20"/>
            <w:lang w:val="en-US" w:eastAsia="fr-FR"/>
          </w:rPr>
          <w:t>10.1073/pnas.1822037116</w:t>
        </w:r>
      </w:hyperlink>
      <w:r w:rsidRPr="00B44095">
        <w:rPr>
          <w:sz w:val="20"/>
          <w:szCs w:val="20"/>
        </w:rPr>
        <w:t>.</w:t>
      </w:r>
    </w:p>
    <w:p w14:paraId="338D249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Petersen, M.R. et al., 2019: An Evaluation of the Ocean and Sea Ice Climate of E3SM Using MPAS and Interannual CORE-II Forcing. </w:t>
      </w:r>
      <w:r w:rsidRPr="00B44095">
        <w:rPr>
          <w:i/>
          <w:sz w:val="20"/>
          <w:szCs w:val="20"/>
        </w:rPr>
        <w:t>Journal of Advances in Modeling Earth Systems</w:t>
      </w:r>
      <w:r w:rsidRPr="00B44095">
        <w:rPr>
          <w:sz w:val="20"/>
          <w:szCs w:val="20"/>
        </w:rPr>
        <w:t xml:space="preserve">, </w:t>
      </w:r>
      <w:r w:rsidRPr="00B44095">
        <w:rPr>
          <w:b/>
          <w:sz w:val="20"/>
          <w:szCs w:val="20"/>
        </w:rPr>
        <w:t>11(5)</w:t>
      </w:r>
      <w:r w:rsidRPr="00B44095">
        <w:rPr>
          <w:sz w:val="20"/>
          <w:szCs w:val="20"/>
        </w:rPr>
        <w:t>, 1438–1458, doi:</w:t>
      </w:r>
      <w:hyperlink r:id="rId710" w:history="1">
        <w:r w:rsidRPr="00B44095">
          <w:rPr>
            <w:rStyle w:val="Hyperlink"/>
            <w:sz w:val="20"/>
            <w:szCs w:val="20"/>
            <w:lang w:val="en-US" w:eastAsia="fr-FR"/>
          </w:rPr>
          <w:t>10.1029/2018ms001373</w:t>
        </w:r>
      </w:hyperlink>
      <w:r w:rsidRPr="00B44095">
        <w:rPr>
          <w:sz w:val="20"/>
          <w:szCs w:val="20"/>
        </w:rPr>
        <w:t>.</w:t>
      </w:r>
    </w:p>
    <w:p w14:paraId="48C09D5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Peterson, T.C., W.M. Connolley, and J. Fleck, 2008: The Myth of the 1970s Global Cooling Consensus. </w:t>
      </w:r>
      <w:r w:rsidRPr="00B44095">
        <w:rPr>
          <w:i/>
          <w:sz w:val="20"/>
          <w:szCs w:val="20"/>
        </w:rPr>
        <w:t xml:space="preserve">Bulletin of the </w:t>
      </w:r>
      <w:r w:rsidRPr="00B44095">
        <w:rPr>
          <w:i/>
          <w:sz w:val="20"/>
          <w:szCs w:val="20"/>
        </w:rPr>
        <w:lastRenderedPageBreak/>
        <w:t>American Meteorological Society</w:t>
      </w:r>
      <w:r w:rsidRPr="00B44095">
        <w:rPr>
          <w:sz w:val="20"/>
          <w:szCs w:val="20"/>
        </w:rPr>
        <w:t xml:space="preserve">, </w:t>
      </w:r>
      <w:r w:rsidRPr="00B44095">
        <w:rPr>
          <w:b/>
          <w:sz w:val="20"/>
          <w:szCs w:val="20"/>
        </w:rPr>
        <w:t>89(9)</w:t>
      </w:r>
      <w:r w:rsidRPr="00B44095">
        <w:rPr>
          <w:sz w:val="20"/>
          <w:szCs w:val="20"/>
        </w:rPr>
        <w:t>, 1325–1338, doi:</w:t>
      </w:r>
      <w:hyperlink r:id="rId711" w:history="1">
        <w:r w:rsidRPr="00B44095">
          <w:rPr>
            <w:rStyle w:val="Hyperlink"/>
            <w:sz w:val="20"/>
            <w:szCs w:val="20"/>
            <w:lang w:val="en-US" w:eastAsia="fr-FR"/>
          </w:rPr>
          <w:t>10.1175/2008bams2370.1</w:t>
        </w:r>
      </w:hyperlink>
      <w:r w:rsidRPr="00B44095">
        <w:rPr>
          <w:sz w:val="20"/>
          <w:szCs w:val="20"/>
        </w:rPr>
        <w:t>.</w:t>
      </w:r>
    </w:p>
    <w:p w14:paraId="206154E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Petit, J.R. et al., 1999: Climate and atmospheric history of the past 420,000 years from the Vostok ice core, Antarctica. </w:t>
      </w:r>
      <w:r w:rsidRPr="00B44095">
        <w:rPr>
          <w:i/>
          <w:sz w:val="20"/>
          <w:szCs w:val="20"/>
        </w:rPr>
        <w:t>Nature</w:t>
      </w:r>
      <w:r w:rsidRPr="00B44095">
        <w:rPr>
          <w:sz w:val="20"/>
          <w:szCs w:val="20"/>
        </w:rPr>
        <w:t xml:space="preserve">, </w:t>
      </w:r>
      <w:r w:rsidRPr="00B44095">
        <w:rPr>
          <w:b/>
          <w:sz w:val="20"/>
          <w:szCs w:val="20"/>
        </w:rPr>
        <w:t>399(6735)</w:t>
      </w:r>
      <w:r w:rsidRPr="00B44095">
        <w:rPr>
          <w:sz w:val="20"/>
          <w:szCs w:val="20"/>
        </w:rPr>
        <w:t>, 429–436, doi:</w:t>
      </w:r>
      <w:hyperlink r:id="rId712" w:history="1">
        <w:r w:rsidRPr="00B44095">
          <w:rPr>
            <w:rStyle w:val="Hyperlink"/>
            <w:sz w:val="20"/>
            <w:szCs w:val="20"/>
            <w:lang w:val="en-US" w:eastAsia="fr-FR"/>
          </w:rPr>
          <w:t>10.1038/20859</w:t>
        </w:r>
      </w:hyperlink>
      <w:r w:rsidRPr="00B44095">
        <w:rPr>
          <w:sz w:val="20"/>
          <w:szCs w:val="20"/>
        </w:rPr>
        <w:t>.</w:t>
      </w:r>
    </w:p>
    <w:p w14:paraId="5102AEC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Petzold, A. et al., 2015: Global-scale atmosphere monitoring by in-service aircraft – current achievements and future prospects of the European Research Infrastructure IAGOS. </w:t>
      </w:r>
      <w:r w:rsidRPr="00B44095">
        <w:rPr>
          <w:i/>
          <w:sz w:val="20"/>
          <w:szCs w:val="20"/>
        </w:rPr>
        <w:t>Tellus B: Chemical and Physical Meteorology</w:t>
      </w:r>
      <w:r w:rsidRPr="00B44095">
        <w:rPr>
          <w:sz w:val="20"/>
          <w:szCs w:val="20"/>
        </w:rPr>
        <w:t xml:space="preserve">, </w:t>
      </w:r>
      <w:r w:rsidRPr="00B44095">
        <w:rPr>
          <w:b/>
          <w:sz w:val="20"/>
          <w:szCs w:val="20"/>
        </w:rPr>
        <w:t>67(1)</w:t>
      </w:r>
      <w:r w:rsidRPr="00B44095">
        <w:rPr>
          <w:sz w:val="20"/>
          <w:szCs w:val="20"/>
        </w:rPr>
        <w:t>, 28452, doi:</w:t>
      </w:r>
      <w:hyperlink r:id="rId713" w:history="1">
        <w:r w:rsidRPr="00B44095">
          <w:rPr>
            <w:rStyle w:val="Hyperlink"/>
            <w:sz w:val="20"/>
            <w:szCs w:val="20"/>
            <w:lang w:val="en-US" w:eastAsia="fr-FR"/>
          </w:rPr>
          <w:t>10.3402/tellusb.v67.28452</w:t>
        </w:r>
      </w:hyperlink>
      <w:r w:rsidRPr="00B44095">
        <w:rPr>
          <w:sz w:val="20"/>
          <w:szCs w:val="20"/>
        </w:rPr>
        <w:t>.</w:t>
      </w:r>
    </w:p>
    <w:p w14:paraId="6EF8F7F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Pfeffer, W.T. et al., 2014: The Randolph Glacier Inventory: a globally complete inventory of glaciers. </w:t>
      </w:r>
      <w:r w:rsidRPr="00B44095">
        <w:rPr>
          <w:i/>
          <w:sz w:val="20"/>
          <w:szCs w:val="20"/>
        </w:rPr>
        <w:t>Journal of Glaciology</w:t>
      </w:r>
      <w:r w:rsidRPr="00B44095">
        <w:rPr>
          <w:sz w:val="20"/>
          <w:szCs w:val="20"/>
        </w:rPr>
        <w:t xml:space="preserve">, </w:t>
      </w:r>
      <w:r w:rsidRPr="00B44095">
        <w:rPr>
          <w:b/>
          <w:sz w:val="20"/>
          <w:szCs w:val="20"/>
        </w:rPr>
        <w:t>60(221)</w:t>
      </w:r>
      <w:r w:rsidRPr="00B44095">
        <w:rPr>
          <w:sz w:val="20"/>
          <w:szCs w:val="20"/>
        </w:rPr>
        <w:t>, 537–552, doi:</w:t>
      </w:r>
      <w:hyperlink r:id="rId714" w:history="1">
        <w:r w:rsidRPr="00B44095">
          <w:rPr>
            <w:rStyle w:val="Hyperlink"/>
            <w:sz w:val="20"/>
            <w:szCs w:val="20"/>
            <w:lang w:val="en-US" w:eastAsia="fr-FR"/>
          </w:rPr>
          <w:t>10.3189/2014jog13j176</w:t>
        </w:r>
      </w:hyperlink>
      <w:r w:rsidRPr="00B44095">
        <w:rPr>
          <w:sz w:val="20"/>
          <w:szCs w:val="20"/>
        </w:rPr>
        <w:t>.</w:t>
      </w:r>
    </w:p>
    <w:p w14:paraId="604DA47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Pfister, P.L. and T.F. Stocker, 2016: Earth system commitments due to delayed mitigation. </w:t>
      </w:r>
      <w:r w:rsidRPr="00B44095">
        <w:rPr>
          <w:i/>
          <w:sz w:val="20"/>
          <w:szCs w:val="20"/>
        </w:rPr>
        <w:t>Environmental Research Letters</w:t>
      </w:r>
      <w:r w:rsidRPr="00B44095">
        <w:rPr>
          <w:sz w:val="20"/>
          <w:szCs w:val="20"/>
        </w:rPr>
        <w:t xml:space="preserve">, </w:t>
      </w:r>
      <w:r w:rsidRPr="00B44095">
        <w:rPr>
          <w:b/>
          <w:sz w:val="20"/>
          <w:szCs w:val="20"/>
        </w:rPr>
        <w:t>11(1)</w:t>
      </w:r>
      <w:r w:rsidRPr="00B44095">
        <w:rPr>
          <w:sz w:val="20"/>
          <w:szCs w:val="20"/>
        </w:rPr>
        <w:t>, 014010, doi:</w:t>
      </w:r>
      <w:hyperlink r:id="rId715" w:history="1">
        <w:r w:rsidRPr="00B44095">
          <w:rPr>
            <w:rStyle w:val="Hyperlink"/>
            <w:sz w:val="20"/>
            <w:szCs w:val="20"/>
            <w:lang w:val="en-US" w:eastAsia="fr-FR"/>
          </w:rPr>
          <w:t>10.1088/1748-9326/11/1/014010</w:t>
        </w:r>
      </w:hyperlink>
      <w:r w:rsidRPr="00B44095">
        <w:rPr>
          <w:sz w:val="20"/>
          <w:szCs w:val="20"/>
        </w:rPr>
        <w:t>.</w:t>
      </w:r>
    </w:p>
    <w:p w14:paraId="1DABF64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Pfister, P.L. and T.F. Stocker, 2017: State-Dependence of the Climate Sensitivity in Earth System Models of Intermediate Complexity. </w:t>
      </w:r>
      <w:r w:rsidRPr="00B44095">
        <w:rPr>
          <w:i/>
          <w:sz w:val="20"/>
          <w:szCs w:val="20"/>
        </w:rPr>
        <w:t>Geophysical Research Letters</w:t>
      </w:r>
      <w:r w:rsidRPr="00B44095">
        <w:rPr>
          <w:sz w:val="20"/>
          <w:szCs w:val="20"/>
        </w:rPr>
        <w:t xml:space="preserve">, </w:t>
      </w:r>
      <w:r w:rsidRPr="00B44095">
        <w:rPr>
          <w:b/>
          <w:sz w:val="20"/>
          <w:szCs w:val="20"/>
        </w:rPr>
        <w:t>44(20)</w:t>
      </w:r>
      <w:r w:rsidRPr="00B44095">
        <w:rPr>
          <w:sz w:val="20"/>
          <w:szCs w:val="20"/>
        </w:rPr>
        <w:t>, 10,643–10,653, doi:</w:t>
      </w:r>
      <w:hyperlink r:id="rId716" w:history="1">
        <w:r w:rsidRPr="00B44095">
          <w:rPr>
            <w:rStyle w:val="Hyperlink"/>
            <w:sz w:val="20"/>
            <w:szCs w:val="20"/>
            <w:lang w:val="en-US" w:eastAsia="fr-FR"/>
          </w:rPr>
          <w:t>10.1002/2017gl075457</w:t>
        </w:r>
      </w:hyperlink>
      <w:r w:rsidRPr="00B44095">
        <w:rPr>
          <w:sz w:val="20"/>
          <w:szCs w:val="20"/>
        </w:rPr>
        <w:t>.</w:t>
      </w:r>
    </w:p>
    <w:p w14:paraId="6914A5D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Pfister, P.L. and T.F. Stocker, 2018: The realized warming fraction: a multi-model sensitivity study. </w:t>
      </w:r>
      <w:r w:rsidRPr="00B44095">
        <w:rPr>
          <w:i/>
          <w:sz w:val="20"/>
          <w:szCs w:val="20"/>
        </w:rPr>
        <w:t>Environmental Research Letters</w:t>
      </w:r>
      <w:r w:rsidRPr="00B44095">
        <w:rPr>
          <w:sz w:val="20"/>
          <w:szCs w:val="20"/>
        </w:rPr>
        <w:t xml:space="preserve">, </w:t>
      </w:r>
      <w:r w:rsidRPr="00B44095">
        <w:rPr>
          <w:b/>
          <w:sz w:val="20"/>
          <w:szCs w:val="20"/>
        </w:rPr>
        <w:t>13(12)</w:t>
      </w:r>
      <w:r w:rsidRPr="00B44095">
        <w:rPr>
          <w:sz w:val="20"/>
          <w:szCs w:val="20"/>
        </w:rPr>
        <w:t>, 124024, doi:</w:t>
      </w:r>
      <w:hyperlink r:id="rId717" w:history="1">
        <w:r w:rsidRPr="00B44095">
          <w:rPr>
            <w:rStyle w:val="Hyperlink"/>
            <w:sz w:val="20"/>
            <w:szCs w:val="20"/>
            <w:lang w:val="en-US" w:eastAsia="fr-FR"/>
          </w:rPr>
          <w:t>10.1088/1748-9326/aaebae</w:t>
        </w:r>
      </w:hyperlink>
      <w:r w:rsidRPr="00B44095">
        <w:rPr>
          <w:sz w:val="20"/>
          <w:szCs w:val="20"/>
        </w:rPr>
        <w:t>.</w:t>
      </w:r>
    </w:p>
    <w:p w14:paraId="582BEA7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Pfleiderer, P., C.-F. Schleussner, M. Mengel, and J. Rogelj, 2018: Global mean temperature indicators linked to warming levels avoiding climate risks. </w:t>
      </w:r>
      <w:r w:rsidRPr="00B44095">
        <w:rPr>
          <w:i/>
          <w:sz w:val="20"/>
          <w:szCs w:val="20"/>
        </w:rPr>
        <w:t>Environmental Research Letters</w:t>
      </w:r>
      <w:r w:rsidRPr="00B44095">
        <w:rPr>
          <w:sz w:val="20"/>
          <w:szCs w:val="20"/>
        </w:rPr>
        <w:t>, doi:</w:t>
      </w:r>
      <w:hyperlink r:id="rId718" w:history="1">
        <w:r w:rsidRPr="00B44095">
          <w:rPr>
            <w:rStyle w:val="Hyperlink"/>
            <w:sz w:val="20"/>
            <w:szCs w:val="20"/>
            <w:lang w:val="en-US" w:eastAsia="fr-FR"/>
          </w:rPr>
          <w:t>10.1088/1748-9326/aac319</w:t>
        </w:r>
      </w:hyperlink>
      <w:r w:rsidRPr="00B44095">
        <w:rPr>
          <w:sz w:val="20"/>
          <w:szCs w:val="20"/>
        </w:rPr>
        <w:t>.</w:t>
      </w:r>
    </w:p>
    <w:p w14:paraId="27CEFFF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Philip, S. et al., 2020: A protocol for probabilistic extreme event attribution analyses. </w:t>
      </w:r>
      <w:r w:rsidRPr="00B44095">
        <w:rPr>
          <w:i/>
          <w:sz w:val="20"/>
          <w:szCs w:val="20"/>
        </w:rPr>
        <w:t>Advances in Statistical Climatology, Meteorology and Oceanography</w:t>
      </w:r>
      <w:r w:rsidRPr="00B44095">
        <w:rPr>
          <w:sz w:val="20"/>
          <w:szCs w:val="20"/>
        </w:rPr>
        <w:t xml:space="preserve">, </w:t>
      </w:r>
      <w:r w:rsidRPr="00B44095">
        <w:rPr>
          <w:b/>
          <w:sz w:val="20"/>
          <w:szCs w:val="20"/>
        </w:rPr>
        <w:t>6(2)</w:t>
      </w:r>
      <w:r w:rsidRPr="00B44095">
        <w:rPr>
          <w:sz w:val="20"/>
          <w:szCs w:val="20"/>
        </w:rPr>
        <w:t>, 177–203, doi:</w:t>
      </w:r>
      <w:hyperlink r:id="rId719" w:history="1">
        <w:r w:rsidRPr="00B44095">
          <w:rPr>
            <w:rStyle w:val="Hyperlink"/>
            <w:sz w:val="20"/>
            <w:szCs w:val="20"/>
            <w:lang w:val="en-US" w:eastAsia="fr-FR"/>
          </w:rPr>
          <w:t>10.5194/ascmo-6-177-2020</w:t>
        </w:r>
      </w:hyperlink>
      <w:r w:rsidRPr="00B44095">
        <w:rPr>
          <w:sz w:val="20"/>
          <w:szCs w:val="20"/>
        </w:rPr>
        <w:t>.</w:t>
      </w:r>
    </w:p>
    <w:p w14:paraId="4B3EA90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Phillips, T.J. et al., 2004: Evaluating Parameterizations in General Circulation Models: Climate Simulation Meets Weather Prediction. </w:t>
      </w:r>
      <w:r w:rsidRPr="00B44095">
        <w:rPr>
          <w:i/>
          <w:sz w:val="20"/>
          <w:szCs w:val="20"/>
        </w:rPr>
        <w:t>Bulletin of the American Meteorological Society</w:t>
      </w:r>
      <w:r w:rsidRPr="00B44095">
        <w:rPr>
          <w:sz w:val="20"/>
          <w:szCs w:val="20"/>
        </w:rPr>
        <w:t xml:space="preserve">, </w:t>
      </w:r>
      <w:r w:rsidRPr="00B44095">
        <w:rPr>
          <w:b/>
          <w:sz w:val="20"/>
          <w:szCs w:val="20"/>
        </w:rPr>
        <w:t>85(12)</w:t>
      </w:r>
      <w:r w:rsidRPr="00B44095">
        <w:rPr>
          <w:sz w:val="20"/>
          <w:szCs w:val="20"/>
        </w:rPr>
        <w:t>, 1903–1916, doi:</w:t>
      </w:r>
      <w:hyperlink r:id="rId720" w:history="1">
        <w:r w:rsidRPr="00B44095">
          <w:rPr>
            <w:rStyle w:val="Hyperlink"/>
            <w:sz w:val="20"/>
            <w:szCs w:val="20"/>
            <w:lang w:val="en-US" w:eastAsia="fr-FR"/>
          </w:rPr>
          <w:t>10.1175/bams-85-12-1903</w:t>
        </w:r>
      </w:hyperlink>
      <w:r w:rsidRPr="00B44095">
        <w:rPr>
          <w:sz w:val="20"/>
          <w:szCs w:val="20"/>
        </w:rPr>
        <w:t>.</w:t>
      </w:r>
    </w:p>
    <w:p w14:paraId="3DE76CE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Pielke, R., T. Wigley, and C. Green, 2008: Dangerous assumptions. </w:t>
      </w:r>
      <w:r w:rsidRPr="00B44095">
        <w:rPr>
          <w:i/>
          <w:sz w:val="20"/>
          <w:szCs w:val="20"/>
        </w:rPr>
        <w:t>Nature</w:t>
      </w:r>
      <w:r w:rsidRPr="00B44095">
        <w:rPr>
          <w:sz w:val="20"/>
          <w:szCs w:val="20"/>
        </w:rPr>
        <w:t xml:space="preserve">, </w:t>
      </w:r>
      <w:r w:rsidRPr="00B44095">
        <w:rPr>
          <w:b/>
          <w:sz w:val="20"/>
          <w:szCs w:val="20"/>
        </w:rPr>
        <w:t>452(7187)</w:t>
      </w:r>
      <w:r w:rsidRPr="00B44095">
        <w:rPr>
          <w:sz w:val="20"/>
          <w:szCs w:val="20"/>
        </w:rPr>
        <w:t>, 531–532, doi:</w:t>
      </w:r>
      <w:hyperlink r:id="rId721" w:history="1">
        <w:r w:rsidRPr="00B44095">
          <w:rPr>
            <w:rStyle w:val="Hyperlink"/>
            <w:sz w:val="20"/>
            <w:szCs w:val="20"/>
            <w:lang w:val="en-US" w:eastAsia="fr-FR"/>
          </w:rPr>
          <w:t>10.1038/452531a</w:t>
        </w:r>
      </w:hyperlink>
      <w:r w:rsidRPr="00B44095">
        <w:rPr>
          <w:sz w:val="20"/>
          <w:szCs w:val="20"/>
        </w:rPr>
        <w:t>.</w:t>
      </w:r>
    </w:p>
    <w:p w14:paraId="7248A67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Pincus, R., P.M. Forster, and B. Stevens, 2016: The Radiative Forcing Model Intercomparison Project (RFMIP): experimental protocol for CMIP6. </w:t>
      </w:r>
      <w:r w:rsidRPr="00B44095">
        <w:rPr>
          <w:i/>
          <w:sz w:val="20"/>
          <w:szCs w:val="20"/>
        </w:rPr>
        <w:t>Geoscientific Model Development</w:t>
      </w:r>
      <w:r w:rsidRPr="00B44095">
        <w:rPr>
          <w:sz w:val="20"/>
          <w:szCs w:val="20"/>
        </w:rPr>
        <w:t xml:space="preserve">, </w:t>
      </w:r>
      <w:r w:rsidRPr="00B44095">
        <w:rPr>
          <w:b/>
          <w:sz w:val="20"/>
          <w:szCs w:val="20"/>
        </w:rPr>
        <w:t>9(9)</w:t>
      </w:r>
      <w:r w:rsidRPr="00B44095">
        <w:rPr>
          <w:sz w:val="20"/>
          <w:szCs w:val="20"/>
        </w:rPr>
        <w:t>, 3447–3460, doi:</w:t>
      </w:r>
      <w:hyperlink r:id="rId722" w:history="1">
        <w:r w:rsidRPr="00B44095">
          <w:rPr>
            <w:rStyle w:val="Hyperlink"/>
            <w:sz w:val="20"/>
            <w:szCs w:val="20"/>
            <w:lang w:val="en-US" w:eastAsia="fr-FR"/>
          </w:rPr>
          <w:t>10.5194/gmd-9-3447-2016</w:t>
        </w:r>
      </w:hyperlink>
      <w:r w:rsidRPr="00B44095">
        <w:rPr>
          <w:sz w:val="20"/>
          <w:szCs w:val="20"/>
        </w:rPr>
        <w:t>.</w:t>
      </w:r>
    </w:p>
    <w:p w14:paraId="6826FBF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Planton, Y.Y. et al., 2021: Evaluating Climate Models with the CLIVAR 2020 ENSO Metrics Package. </w:t>
      </w:r>
      <w:r w:rsidRPr="00B44095">
        <w:rPr>
          <w:i/>
          <w:sz w:val="20"/>
          <w:szCs w:val="20"/>
        </w:rPr>
        <w:t>Bulletin of the American Meteorological Society</w:t>
      </w:r>
      <w:r w:rsidRPr="00B44095">
        <w:rPr>
          <w:sz w:val="20"/>
          <w:szCs w:val="20"/>
        </w:rPr>
        <w:t xml:space="preserve">, </w:t>
      </w:r>
      <w:r w:rsidRPr="00B44095">
        <w:rPr>
          <w:b/>
          <w:sz w:val="20"/>
          <w:szCs w:val="20"/>
        </w:rPr>
        <w:t>102(2)</w:t>
      </w:r>
      <w:r w:rsidRPr="00B44095">
        <w:rPr>
          <w:sz w:val="20"/>
          <w:szCs w:val="20"/>
        </w:rPr>
        <w:t>, E193–E217, doi:</w:t>
      </w:r>
      <w:hyperlink r:id="rId723" w:history="1">
        <w:r w:rsidRPr="00B44095">
          <w:rPr>
            <w:rStyle w:val="Hyperlink"/>
            <w:sz w:val="20"/>
            <w:szCs w:val="20"/>
            <w:lang w:val="en-US" w:eastAsia="fr-FR"/>
          </w:rPr>
          <w:t>10.1175/bams-d-19-0337.1</w:t>
        </w:r>
      </w:hyperlink>
      <w:r w:rsidRPr="00B44095">
        <w:rPr>
          <w:sz w:val="20"/>
          <w:szCs w:val="20"/>
        </w:rPr>
        <w:t>.</w:t>
      </w:r>
    </w:p>
    <w:p w14:paraId="3A9C4F2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Plass, G.N., 1956: Effect of Carbon Dioxide Variations on Climate. </w:t>
      </w:r>
      <w:r w:rsidRPr="00B44095">
        <w:rPr>
          <w:i/>
          <w:sz w:val="20"/>
          <w:szCs w:val="20"/>
        </w:rPr>
        <w:t>American Journal of Physics</w:t>
      </w:r>
      <w:r w:rsidRPr="00B44095">
        <w:rPr>
          <w:sz w:val="20"/>
          <w:szCs w:val="20"/>
        </w:rPr>
        <w:t xml:space="preserve">, </w:t>
      </w:r>
      <w:r w:rsidRPr="00B44095">
        <w:rPr>
          <w:b/>
          <w:sz w:val="20"/>
          <w:szCs w:val="20"/>
        </w:rPr>
        <w:t>24(5)</w:t>
      </w:r>
      <w:r w:rsidRPr="00B44095">
        <w:rPr>
          <w:sz w:val="20"/>
          <w:szCs w:val="20"/>
        </w:rPr>
        <w:t>, 376–387, doi:</w:t>
      </w:r>
      <w:hyperlink r:id="rId724" w:history="1">
        <w:r w:rsidRPr="00B44095">
          <w:rPr>
            <w:rStyle w:val="Hyperlink"/>
            <w:sz w:val="20"/>
            <w:szCs w:val="20"/>
            <w:lang w:val="en-US" w:eastAsia="fr-FR"/>
          </w:rPr>
          <w:t>10.1119/1.1934233</w:t>
        </w:r>
      </w:hyperlink>
      <w:r w:rsidRPr="00B44095">
        <w:rPr>
          <w:sz w:val="20"/>
          <w:szCs w:val="20"/>
        </w:rPr>
        <w:t>.</w:t>
      </w:r>
    </w:p>
    <w:p w14:paraId="199555A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Plass, G.N., 1961: The Influence of Infrared Absorptive Molecules on the Climate. </w:t>
      </w:r>
      <w:r w:rsidRPr="00B44095">
        <w:rPr>
          <w:i/>
          <w:sz w:val="20"/>
          <w:szCs w:val="20"/>
        </w:rPr>
        <w:t>Annals of the New York Academy of Sciences</w:t>
      </w:r>
      <w:r w:rsidRPr="00B44095">
        <w:rPr>
          <w:sz w:val="20"/>
          <w:szCs w:val="20"/>
        </w:rPr>
        <w:t xml:space="preserve">, </w:t>
      </w:r>
      <w:r w:rsidRPr="00B44095">
        <w:rPr>
          <w:b/>
          <w:sz w:val="20"/>
          <w:szCs w:val="20"/>
        </w:rPr>
        <w:t>95(1)</w:t>
      </w:r>
      <w:r w:rsidRPr="00B44095">
        <w:rPr>
          <w:sz w:val="20"/>
          <w:szCs w:val="20"/>
        </w:rPr>
        <w:t>, 61–71, doi:</w:t>
      </w:r>
      <w:hyperlink r:id="rId725" w:history="1">
        <w:r w:rsidRPr="00B44095">
          <w:rPr>
            <w:rStyle w:val="Hyperlink"/>
            <w:sz w:val="20"/>
            <w:szCs w:val="20"/>
            <w:lang w:val="en-US" w:eastAsia="fr-FR"/>
          </w:rPr>
          <w:t>10.1111/j.1749-6632.1961.tb50025.x</w:t>
        </w:r>
      </w:hyperlink>
      <w:r w:rsidRPr="00B44095">
        <w:rPr>
          <w:sz w:val="20"/>
          <w:szCs w:val="20"/>
        </w:rPr>
        <w:t>.</w:t>
      </w:r>
    </w:p>
    <w:p w14:paraId="110389E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Plattner, G.-K. et al., 2008: Long-Term Climate Commitments Projected with Climate–Carbon Cycle Models. </w:t>
      </w:r>
      <w:r w:rsidRPr="00B44095">
        <w:rPr>
          <w:i/>
          <w:sz w:val="20"/>
          <w:szCs w:val="20"/>
        </w:rPr>
        <w:t>Journal of Climate</w:t>
      </w:r>
      <w:r w:rsidRPr="00B44095">
        <w:rPr>
          <w:sz w:val="20"/>
          <w:szCs w:val="20"/>
        </w:rPr>
        <w:t xml:space="preserve">, </w:t>
      </w:r>
      <w:r w:rsidRPr="00B44095">
        <w:rPr>
          <w:b/>
          <w:sz w:val="20"/>
          <w:szCs w:val="20"/>
        </w:rPr>
        <w:t>21(12)</w:t>
      </w:r>
      <w:r w:rsidRPr="00B44095">
        <w:rPr>
          <w:sz w:val="20"/>
          <w:szCs w:val="20"/>
        </w:rPr>
        <w:t>, 2721–2751, doi:</w:t>
      </w:r>
      <w:hyperlink r:id="rId726" w:history="1">
        <w:r w:rsidRPr="00B44095">
          <w:rPr>
            <w:rStyle w:val="Hyperlink"/>
            <w:sz w:val="20"/>
            <w:szCs w:val="20"/>
            <w:lang w:val="en-US" w:eastAsia="fr-FR"/>
          </w:rPr>
          <w:t>10.1175/2007jcli1905.1</w:t>
        </w:r>
      </w:hyperlink>
      <w:r w:rsidRPr="00B44095">
        <w:rPr>
          <w:sz w:val="20"/>
          <w:szCs w:val="20"/>
        </w:rPr>
        <w:t>.</w:t>
      </w:r>
    </w:p>
    <w:p w14:paraId="4FCE89D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Poli, P. et al., 2016: ERA-20C: An atmospheric reanalysis of the twentieth century. </w:t>
      </w:r>
      <w:r w:rsidRPr="00B44095">
        <w:rPr>
          <w:i/>
          <w:sz w:val="20"/>
          <w:szCs w:val="20"/>
        </w:rPr>
        <w:t>Journal of Climate</w:t>
      </w:r>
      <w:r w:rsidRPr="00B44095">
        <w:rPr>
          <w:sz w:val="20"/>
          <w:szCs w:val="20"/>
        </w:rPr>
        <w:t xml:space="preserve">, </w:t>
      </w:r>
      <w:r w:rsidRPr="00B44095">
        <w:rPr>
          <w:b/>
          <w:sz w:val="20"/>
          <w:szCs w:val="20"/>
        </w:rPr>
        <w:t>29(11)</w:t>
      </w:r>
      <w:r w:rsidRPr="00B44095">
        <w:rPr>
          <w:sz w:val="20"/>
          <w:szCs w:val="20"/>
        </w:rPr>
        <w:t>, 4083–4097, doi:</w:t>
      </w:r>
      <w:hyperlink r:id="rId727" w:history="1">
        <w:r w:rsidRPr="00B44095">
          <w:rPr>
            <w:rStyle w:val="Hyperlink"/>
            <w:sz w:val="20"/>
            <w:szCs w:val="20"/>
            <w:lang w:eastAsia="fr-FR"/>
          </w:rPr>
          <w:t>10.1175/jcli-d-15-0556.1</w:t>
        </w:r>
      </w:hyperlink>
      <w:r w:rsidRPr="00B44095">
        <w:rPr>
          <w:sz w:val="20"/>
          <w:szCs w:val="20"/>
        </w:rPr>
        <w:t>.</w:t>
      </w:r>
    </w:p>
    <w:p w14:paraId="418B8B1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Poloczanska, E.S. et al., 2013: Global imprint of climate change on marine life. </w:t>
      </w:r>
      <w:r w:rsidRPr="00B44095">
        <w:rPr>
          <w:i/>
          <w:sz w:val="20"/>
          <w:szCs w:val="20"/>
        </w:rPr>
        <w:t>Nature Climate Change</w:t>
      </w:r>
      <w:r w:rsidRPr="00B44095">
        <w:rPr>
          <w:sz w:val="20"/>
          <w:szCs w:val="20"/>
        </w:rPr>
        <w:t xml:space="preserve">, </w:t>
      </w:r>
      <w:r w:rsidRPr="00B44095">
        <w:rPr>
          <w:b/>
          <w:sz w:val="20"/>
          <w:szCs w:val="20"/>
        </w:rPr>
        <w:t>3(10)</w:t>
      </w:r>
      <w:r w:rsidRPr="00B44095">
        <w:rPr>
          <w:sz w:val="20"/>
          <w:szCs w:val="20"/>
        </w:rPr>
        <w:t>, 919–925, doi:</w:t>
      </w:r>
      <w:hyperlink r:id="rId728" w:history="1">
        <w:r w:rsidRPr="00B44095">
          <w:rPr>
            <w:rStyle w:val="Hyperlink"/>
            <w:sz w:val="20"/>
            <w:szCs w:val="20"/>
            <w:lang w:eastAsia="fr-FR"/>
          </w:rPr>
          <w:t>10.1038/nclimate1958</w:t>
        </w:r>
      </w:hyperlink>
      <w:r w:rsidRPr="00B44095">
        <w:rPr>
          <w:sz w:val="20"/>
          <w:szCs w:val="20"/>
        </w:rPr>
        <w:t>.</w:t>
      </w:r>
    </w:p>
    <w:p w14:paraId="21631CB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Pongratz, J. et al., 2018: Models meet data: Challenges and opportunities in implementing land management in Earth system models. </w:t>
      </w:r>
      <w:r w:rsidRPr="00B44095">
        <w:rPr>
          <w:i/>
          <w:sz w:val="20"/>
          <w:szCs w:val="20"/>
        </w:rPr>
        <w:t>Global Change Biology</w:t>
      </w:r>
      <w:r w:rsidRPr="00B44095">
        <w:rPr>
          <w:sz w:val="20"/>
          <w:szCs w:val="20"/>
        </w:rPr>
        <w:t xml:space="preserve">, </w:t>
      </w:r>
      <w:r w:rsidRPr="00B44095">
        <w:rPr>
          <w:b/>
          <w:sz w:val="20"/>
          <w:szCs w:val="20"/>
        </w:rPr>
        <w:t>24(4)</w:t>
      </w:r>
      <w:r w:rsidRPr="00B44095">
        <w:rPr>
          <w:sz w:val="20"/>
          <w:szCs w:val="20"/>
        </w:rPr>
        <w:t>, 1470–1487, doi:</w:t>
      </w:r>
      <w:hyperlink r:id="rId729" w:history="1">
        <w:r w:rsidRPr="00B44095">
          <w:rPr>
            <w:rStyle w:val="Hyperlink"/>
            <w:sz w:val="20"/>
            <w:szCs w:val="20"/>
            <w:lang w:val="en-US" w:eastAsia="fr-FR"/>
          </w:rPr>
          <w:t>10.1111/gcb.13988</w:t>
        </w:r>
      </w:hyperlink>
      <w:r w:rsidRPr="00B44095">
        <w:rPr>
          <w:sz w:val="20"/>
          <w:szCs w:val="20"/>
        </w:rPr>
        <w:t>.</w:t>
      </w:r>
    </w:p>
    <w:p w14:paraId="72505C0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Popper, S.K.R., 1959: </w:t>
      </w:r>
      <w:r w:rsidRPr="00B44095">
        <w:rPr>
          <w:i/>
          <w:sz w:val="20"/>
          <w:szCs w:val="20"/>
        </w:rPr>
        <w:t>The Logic of Scientific Discovery</w:t>
      </w:r>
      <w:r w:rsidRPr="00B44095">
        <w:rPr>
          <w:sz w:val="20"/>
          <w:szCs w:val="20"/>
        </w:rPr>
        <w:t>. Hutchinson &amp; Co., London, UK, 480 pp.</w:t>
      </w:r>
    </w:p>
    <w:p w14:paraId="0FE7A5C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lang w:val="fr-FR"/>
        </w:rPr>
        <w:t xml:space="preserve">Porter, C. et al., 2018: ArcticDEM V1. </w:t>
      </w:r>
      <w:r w:rsidRPr="00B44095">
        <w:rPr>
          <w:sz w:val="20"/>
          <w:szCs w:val="20"/>
        </w:rPr>
        <w:t>Harvard Dataverse.</w:t>
      </w:r>
    </w:p>
    <w:p w14:paraId="44CF9B5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Porter, J.J. and S. Dessai, 2017: Mini-me: Why do climate scientists’ misunderstand users and their needs? </w:t>
      </w:r>
      <w:r w:rsidRPr="00B44095">
        <w:rPr>
          <w:i/>
          <w:sz w:val="20"/>
          <w:szCs w:val="20"/>
        </w:rPr>
        <w:t>Environmental Science &amp; Policy</w:t>
      </w:r>
      <w:r w:rsidRPr="00B44095">
        <w:rPr>
          <w:sz w:val="20"/>
          <w:szCs w:val="20"/>
        </w:rPr>
        <w:t xml:space="preserve">, </w:t>
      </w:r>
      <w:r w:rsidRPr="00B44095">
        <w:rPr>
          <w:b/>
          <w:sz w:val="20"/>
          <w:szCs w:val="20"/>
        </w:rPr>
        <w:t>77</w:t>
      </w:r>
      <w:r w:rsidRPr="00B44095">
        <w:rPr>
          <w:sz w:val="20"/>
          <w:szCs w:val="20"/>
        </w:rPr>
        <w:t>, 9–14, doi:</w:t>
      </w:r>
      <w:hyperlink r:id="rId730" w:history="1">
        <w:r w:rsidRPr="00B44095">
          <w:rPr>
            <w:rStyle w:val="Hyperlink"/>
            <w:sz w:val="20"/>
            <w:szCs w:val="20"/>
            <w:lang w:val="en-US" w:eastAsia="fr-FR"/>
          </w:rPr>
          <w:t>10.1016/j.envsci.2017.07.004</w:t>
        </w:r>
      </w:hyperlink>
      <w:r w:rsidRPr="00B44095">
        <w:rPr>
          <w:sz w:val="20"/>
          <w:szCs w:val="20"/>
        </w:rPr>
        <w:t>.</w:t>
      </w:r>
    </w:p>
    <w:p w14:paraId="6B86F62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Prigent, C., C. Jimenez, and P. Bousquet, 2020: Satellite-Derived Global Surface Water Extent and Dynamics Over the Last 25 Years (GIEMS-2). </w:t>
      </w:r>
      <w:r w:rsidRPr="00B44095">
        <w:rPr>
          <w:i/>
          <w:sz w:val="20"/>
          <w:szCs w:val="20"/>
        </w:rPr>
        <w:t>Journal of Geophysical Research: Atmospheres</w:t>
      </w:r>
      <w:r w:rsidRPr="00B44095">
        <w:rPr>
          <w:sz w:val="20"/>
          <w:szCs w:val="20"/>
        </w:rPr>
        <w:t xml:space="preserve">, </w:t>
      </w:r>
      <w:r w:rsidRPr="00B44095">
        <w:rPr>
          <w:b/>
          <w:sz w:val="20"/>
          <w:szCs w:val="20"/>
        </w:rPr>
        <w:t>125(3)</w:t>
      </w:r>
      <w:r w:rsidRPr="00B44095">
        <w:rPr>
          <w:sz w:val="20"/>
          <w:szCs w:val="20"/>
        </w:rPr>
        <w:t>, e2019JD030711, doi:</w:t>
      </w:r>
      <w:hyperlink r:id="rId731" w:history="1">
        <w:r w:rsidRPr="00B44095">
          <w:rPr>
            <w:rStyle w:val="Hyperlink"/>
            <w:sz w:val="20"/>
            <w:szCs w:val="20"/>
            <w:lang w:val="en-US" w:eastAsia="fr-FR"/>
          </w:rPr>
          <w:t>10.1029/2019jd030711</w:t>
        </w:r>
      </w:hyperlink>
      <w:r w:rsidRPr="00B44095">
        <w:rPr>
          <w:sz w:val="20"/>
          <w:szCs w:val="20"/>
        </w:rPr>
        <w:t>.</w:t>
      </w:r>
    </w:p>
    <w:p w14:paraId="339D193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Pulliainen, J. et al., 2020: Patterns and trends of Northern Hemisphere snow mass from 1980 to 2018. </w:t>
      </w:r>
      <w:r w:rsidRPr="00B44095">
        <w:rPr>
          <w:i/>
          <w:sz w:val="20"/>
          <w:szCs w:val="20"/>
        </w:rPr>
        <w:t>Nature</w:t>
      </w:r>
      <w:r w:rsidRPr="00B44095">
        <w:rPr>
          <w:sz w:val="20"/>
          <w:szCs w:val="20"/>
        </w:rPr>
        <w:t xml:space="preserve">, </w:t>
      </w:r>
      <w:r w:rsidRPr="00B44095">
        <w:rPr>
          <w:b/>
          <w:sz w:val="20"/>
          <w:szCs w:val="20"/>
        </w:rPr>
        <w:t>581(7808)</w:t>
      </w:r>
      <w:r w:rsidRPr="00B44095">
        <w:rPr>
          <w:sz w:val="20"/>
          <w:szCs w:val="20"/>
        </w:rPr>
        <w:t>, 294–298, doi:</w:t>
      </w:r>
      <w:hyperlink r:id="rId732" w:history="1">
        <w:r w:rsidRPr="00B44095">
          <w:rPr>
            <w:rStyle w:val="Hyperlink"/>
            <w:sz w:val="20"/>
            <w:szCs w:val="20"/>
            <w:lang w:val="en-US" w:eastAsia="fr-FR"/>
          </w:rPr>
          <w:t>10.1038/s41586-020-2258-0</w:t>
        </w:r>
      </w:hyperlink>
      <w:r w:rsidRPr="00B44095">
        <w:rPr>
          <w:sz w:val="20"/>
          <w:szCs w:val="20"/>
        </w:rPr>
        <w:t>.</w:t>
      </w:r>
    </w:p>
    <w:p w14:paraId="2CDC587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Rahmstorf, S., G. Foster, and A. Cazenave, 2012: Comparing climate projections to observations up to 2011. </w:t>
      </w:r>
      <w:r w:rsidRPr="00B44095">
        <w:rPr>
          <w:i/>
          <w:sz w:val="20"/>
          <w:szCs w:val="20"/>
        </w:rPr>
        <w:t>Environmental Research Letters</w:t>
      </w:r>
      <w:r w:rsidRPr="00B44095">
        <w:rPr>
          <w:sz w:val="20"/>
          <w:szCs w:val="20"/>
        </w:rPr>
        <w:t xml:space="preserve">, </w:t>
      </w:r>
      <w:r w:rsidRPr="00B44095">
        <w:rPr>
          <w:b/>
          <w:sz w:val="20"/>
          <w:szCs w:val="20"/>
        </w:rPr>
        <w:t>7(4)</w:t>
      </w:r>
      <w:r w:rsidRPr="00B44095">
        <w:rPr>
          <w:sz w:val="20"/>
          <w:szCs w:val="20"/>
        </w:rPr>
        <w:t>, 044035, doi:</w:t>
      </w:r>
      <w:hyperlink r:id="rId733" w:history="1">
        <w:r w:rsidRPr="00B44095">
          <w:rPr>
            <w:rStyle w:val="Hyperlink"/>
            <w:sz w:val="20"/>
            <w:szCs w:val="20"/>
            <w:lang w:val="en-US" w:eastAsia="fr-FR"/>
          </w:rPr>
          <w:t>10.1088/1748-9326/7/4/044035</w:t>
        </w:r>
      </w:hyperlink>
      <w:r w:rsidRPr="00B44095">
        <w:rPr>
          <w:sz w:val="20"/>
          <w:szCs w:val="20"/>
        </w:rPr>
        <w:t>.</w:t>
      </w:r>
    </w:p>
    <w:p w14:paraId="1C3AF47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Rahmstorf, S. et al., 2005: Thermohaline circulation hysteresis: A model intercomparison. </w:t>
      </w:r>
      <w:r w:rsidRPr="00B44095">
        <w:rPr>
          <w:i/>
          <w:sz w:val="20"/>
          <w:szCs w:val="20"/>
        </w:rPr>
        <w:t>Geophysical Research Letters</w:t>
      </w:r>
      <w:r w:rsidRPr="00B44095">
        <w:rPr>
          <w:sz w:val="20"/>
          <w:szCs w:val="20"/>
        </w:rPr>
        <w:t xml:space="preserve">, </w:t>
      </w:r>
      <w:r w:rsidRPr="00B44095">
        <w:rPr>
          <w:b/>
          <w:sz w:val="20"/>
          <w:szCs w:val="20"/>
        </w:rPr>
        <w:t>32(23)</w:t>
      </w:r>
      <w:r w:rsidRPr="00B44095">
        <w:rPr>
          <w:sz w:val="20"/>
          <w:szCs w:val="20"/>
        </w:rPr>
        <w:t>, L23605, doi:</w:t>
      </w:r>
      <w:hyperlink r:id="rId734" w:history="1">
        <w:r w:rsidRPr="00B44095">
          <w:rPr>
            <w:rStyle w:val="Hyperlink"/>
            <w:sz w:val="20"/>
            <w:szCs w:val="20"/>
            <w:lang w:val="en-US" w:eastAsia="fr-FR"/>
          </w:rPr>
          <w:t>10.1029/2005gl023655</w:t>
        </w:r>
      </w:hyperlink>
      <w:r w:rsidRPr="00B44095">
        <w:rPr>
          <w:sz w:val="20"/>
          <w:szCs w:val="20"/>
        </w:rPr>
        <w:t>.</w:t>
      </w:r>
    </w:p>
    <w:p w14:paraId="1CC1899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Rahmstorf, S. et al., 2007: Recent Climate Observations Compared to Projections. </w:t>
      </w:r>
      <w:r w:rsidRPr="00B44095">
        <w:rPr>
          <w:i/>
          <w:sz w:val="20"/>
          <w:szCs w:val="20"/>
        </w:rPr>
        <w:t>Science</w:t>
      </w:r>
      <w:r w:rsidRPr="00B44095">
        <w:rPr>
          <w:sz w:val="20"/>
          <w:szCs w:val="20"/>
        </w:rPr>
        <w:t xml:space="preserve">, </w:t>
      </w:r>
      <w:r w:rsidRPr="00B44095">
        <w:rPr>
          <w:b/>
          <w:sz w:val="20"/>
          <w:szCs w:val="20"/>
        </w:rPr>
        <w:t>316(5825)</w:t>
      </w:r>
      <w:r w:rsidRPr="00B44095">
        <w:rPr>
          <w:sz w:val="20"/>
          <w:szCs w:val="20"/>
        </w:rPr>
        <w:t>, 709–709, doi:</w:t>
      </w:r>
      <w:hyperlink r:id="rId735" w:history="1">
        <w:r w:rsidRPr="00B44095">
          <w:rPr>
            <w:rStyle w:val="Hyperlink"/>
            <w:sz w:val="20"/>
            <w:szCs w:val="20"/>
            <w:lang w:eastAsia="fr-FR"/>
          </w:rPr>
          <w:t>10.1126/science.1136843</w:t>
        </w:r>
      </w:hyperlink>
      <w:r w:rsidRPr="00B44095">
        <w:rPr>
          <w:sz w:val="20"/>
          <w:szCs w:val="20"/>
        </w:rPr>
        <w:t>.</w:t>
      </w:r>
    </w:p>
    <w:p w14:paraId="47C94D1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Ramanathan, V., 1975: Greenhouse Effect Due to Chlorofluorocarbons: Climatic Implications. </w:t>
      </w:r>
      <w:r w:rsidRPr="00B44095">
        <w:rPr>
          <w:i/>
          <w:sz w:val="20"/>
          <w:szCs w:val="20"/>
        </w:rPr>
        <w:t>Science</w:t>
      </w:r>
      <w:r w:rsidRPr="00B44095">
        <w:rPr>
          <w:sz w:val="20"/>
          <w:szCs w:val="20"/>
        </w:rPr>
        <w:t xml:space="preserve">, </w:t>
      </w:r>
      <w:r w:rsidRPr="00B44095">
        <w:rPr>
          <w:b/>
          <w:sz w:val="20"/>
          <w:szCs w:val="20"/>
        </w:rPr>
        <w:t>190(4209)</w:t>
      </w:r>
      <w:r w:rsidRPr="00B44095">
        <w:rPr>
          <w:sz w:val="20"/>
          <w:szCs w:val="20"/>
        </w:rPr>
        <w:t>, 50–52, doi:</w:t>
      </w:r>
      <w:hyperlink r:id="rId736" w:history="1">
        <w:r w:rsidRPr="00B44095">
          <w:rPr>
            <w:rStyle w:val="Hyperlink"/>
            <w:sz w:val="20"/>
            <w:szCs w:val="20"/>
            <w:lang w:val="en-US" w:eastAsia="fr-FR"/>
          </w:rPr>
          <w:t>10.1126/science.190.4209.50</w:t>
        </w:r>
      </w:hyperlink>
      <w:r w:rsidRPr="00B44095">
        <w:rPr>
          <w:sz w:val="20"/>
          <w:szCs w:val="20"/>
        </w:rPr>
        <w:t>.</w:t>
      </w:r>
    </w:p>
    <w:p w14:paraId="109E306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Randall, D.A. and B.A. Wielicki, 1997: Measurements, Models, and Hypotheses in the Atmospheric Sciences. </w:t>
      </w:r>
      <w:r w:rsidRPr="00B44095">
        <w:rPr>
          <w:i/>
          <w:sz w:val="20"/>
          <w:szCs w:val="20"/>
        </w:rPr>
        <w:t>Bulletin of the American Meteorological Society</w:t>
      </w:r>
      <w:r w:rsidRPr="00B44095">
        <w:rPr>
          <w:sz w:val="20"/>
          <w:szCs w:val="20"/>
        </w:rPr>
        <w:t xml:space="preserve">, </w:t>
      </w:r>
      <w:r w:rsidRPr="00B44095">
        <w:rPr>
          <w:b/>
          <w:sz w:val="20"/>
          <w:szCs w:val="20"/>
        </w:rPr>
        <w:t>78(3)</w:t>
      </w:r>
      <w:r w:rsidRPr="00B44095">
        <w:rPr>
          <w:sz w:val="20"/>
          <w:szCs w:val="20"/>
        </w:rPr>
        <w:t>, 399–406, doi:</w:t>
      </w:r>
      <w:hyperlink r:id="rId737" w:history="1">
        <w:r w:rsidRPr="00B44095">
          <w:rPr>
            <w:rStyle w:val="Hyperlink"/>
            <w:sz w:val="20"/>
            <w:szCs w:val="20"/>
            <w:lang w:val="en-US" w:eastAsia="fr-FR"/>
          </w:rPr>
          <w:t>10.1175/1520-0477(1997)078&lt;0399:mmohit&gt;2.0.co;2</w:t>
        </w:r>
      </w:hyperlink>
      <w:r w:rsidRPr="00B44095">
        <w:rPr>
          <w:sz w:val="20"/>
          <w:szCs w:val="20"/>
        </w:rPr>
        <w:t>.</w:t>
      </w:r>
    </w:p>
    <w:p w14:paraId="1FB3FE9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Rao, S. et al., 2017: Future air pollution in the Shared Socio-economic Pathways. </w:t>
      </w:r>
      <w:r w:rsidRPr="00B44095">
        <w:rPr>
          <w:i/>
          <w:sz w:val="20"/>
          <w:szCs w:val="20"/>
        </w:rPr>
        <w:t>Global Environmental Change</w:t>
      </w:r>
      <w:r w:rsidRPr="00B44095">
        <w:rPr>
          <w:sz w:val="20"/>
          <w:szCs w:val="20"/>
        </w:rPr>
        <w:t xml:space="preserve">, </w:t>
      </w:r>
      <w:r w:rsidRPr="00B44095">
        <w:rPr>
          <w:b/>
          <w:sz w:val="20"/>
          <w:szCs w:val="20"/>
        </w:rPr>
        <w:t>42</w:t>
      </w:r>
      <w:r w:rsidRPr="00B44095">
        <w:rPr>
          <w:sz w:val="20"/>
          <w:szCs w:val="20"/>
        </w:rPr>
        <w:t>, 346–358, doi:</w:t>
      </w:r>
      <w:hyperlink r:id="rId738" w:history="1">
        <w:r w:rsidRPr="00B44095">
          <w:rPr>
            <w:rStyle w:val="Hyperlink"/>
            <w:sz w:val="20"/>
            <w:szCs w:val="20"/>
            <w:lang w:val="en-US" w:eastAsia="fr-FR"/>
          </w:rPr>
          <w:t>10.1016/j.gloenvcha.2016.05.012</w:t>
        </w:r>
      </w:hyperlink>
      <w:r w:rsidRPr="00B44095">
        <w:rPr>
          <w:sz w:val="20"/>
          <w:szCs w:val="20"/>
        </w:rPr>
        <w:t>.</w:t>
      </w:r>
    </w:p>
    <w:p w14:paraId="5739D30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lastRenderedPageBreak/>
        <w:t xml:space="preserve">Raper, S.C.B., J.M. Gregory, and T.J. Osborn, 2001: Use of an upwelling-diffusion energy balance climate model to simulate and diagnose A/OGCM results. </w:t>
      </w:r>
      <w:r w:rsidRPr="00B44095">
        <w:rPr>
          <w:i/>
          <w:sz w:val="20"/>
          <w:szCs w:val="20"/>
        </w:rPr>
        <w:t>Climate Dynamics</w:t>
      </w:r>
      <w:r w:rsidRPr="00B44095">
        <w:rPr>
          <w:sz w:val="20"/>
          <w:szCs w:val="20"/>
        </w:rPr>
        <w:t xml:space="preserve">, </w:t>
      </w:r>
      <w:r w:rsidRPr="00B44095">
        <w:rPr>
          <w:b/>
          <w:sz w:val="20"/>
          <w:szCs w:val="20"/>
        </w:rPr>
        <w:t>17(8)</w:t>
      </w:r>
      <w:r w:rsidRPr="00B44095">
        <w:rPr>
          <w:sz w:val="20"/>
          <w:szCs w:val="20"/>
        </w:rPr>
        <w:t>, 601–613, doi:</w:t>
      </w:r>
      <w:hyperlink r:id="rId739" w:history="1">
        <w:r w:rsidRPr="00B44095">
          <w:rPr>
            <w:rStyle w:val="Hyperlink"/>
            <w:sz w:val="20"/>
            <w:szCs w:val="20"/>
            <w:lang w:val="en-US" w:eastAsia="fr-FR"/>
          </w:rPr>
          <w:t>10.1007/pl00007931</w:t>
        </w:r>
      </w:hyperlink>
      <w:r w:rsidRPr="00B44095">
        <w:rPr>
          <w:sz w:val="20"/>
          <w:szCs w:val="20"/>
        </w:rPr>
        <w:t>.</w:t>
      </w:r>
    </w:p>
    <w:p w14:paraId="6061588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Raskin, P. and R. Swart, 2020: Excluded futures: the continuity bias in scenario assessments. </w:t>
      </w:r>
      <w:r w:rsidRPr="00B44095">
        <w:rPr>
          <w:i/>
          <w:sz w:val="20"/>
          <w:szCs w:val="20"/>
        </w:rPr>
        <w:t>Sustainable Earth</w:t>
      </w:r>
      <w:r w:rsidRPr="00B44095">
        <w:rPr>
          <w:sz w:val="20"/>
          <w:szCs w:val="20"/>
        </w:rPr>
        <w:t xml:space="preserve">, </w:t>
      </w:r>
      <w:r w:rsidRPr="00B44095">
        <w:rPr>
          <w:b/>
          <w:sz w:val="20"/>
          <w:szCs w:val="20"/>
        </w:rPr>
        <w:t>3(1)</w:t>
      </w:r>
      <w:r w:rsidRPr="00B44095">
        <w:rPr>
          <w:sz w:val="20"/>
          <w:szCs w:val="20"/>
        </w:rPr>
        <w:t>, 8, doi:</w:t>
      </w:r>
      <w:hyperlink r:id="rId740" w:history="1">
        <w:r w:rsidRPr="00B44095">
          <w:rPr>
            <w:rStyle w:val="Hyperlink"/>
            <w:sz w:val="20"/>
            <w:szCs w:val="20"/>
            <w:lang w:val="en-US" w:eastAsia="fr-FR"/>
          </w:rPr>
          <w:t>10.1186/s42055-020-00030-5</w:t>
        </w:r>
      </w:hyperlink>
      <w:r w:rsidRPr="00B44095">
        <w:rPr>
          <w:sz w:val="20"/>
          <w:szCs w:val="20"/>
        </w:rPr>
        <w:t>.</w:t>
      </w:r>
    </w:p>
    <w:p w14:paraId="118F357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Rasool, S.I. and S.H. Schneider, 1971: Atmospheric Carbon Dioxide and Aerosols: Effects of Large Increases on Global Climate. </w:t>
      </w:r>
      <w:r w:rsidRPr="00B44095">
        <w:rPr>
          <w:i/>
          <w:sz w:val="20"/>
          <w:szCs w:val="20"/>
        </w:rPr>
        <w:t>Science</w:t>
      </w:r>
      <w:r w:rsidRPr="00B44095">
        <w:rPr>
          <w:sz w:val="20"/>
          <w:szCs w:val="20"/>
        </w:rPr>
        <w:t xml:space="preserve">, </w:t>
      </w:r>
      <w:r w:rsidRPr="00B44095">
        <w:rPr>
          <w:b/>
          <w:sz w:val="20"/>
          <w:szCs w:val="20"/>
        </w:rPr>
        <w:t>173(3992)</w:t>
      </w:r>
      <w:r w:rsidRPr="00B44095">
        <w:rPr>
          <w:sz w:val="20"/>
          <w:szCs w:val="20"/>
        </w:rPr>
        <w:t>, 138–141, doi:</w:t>
      </w:r>
      <w:hyperlink r:id="rId741" w:history="1">
        <w:r w:rsidRPr="00B44095">
          <w:rPr>
            <w:rStyle w:val="Hyperlink"/>
            <w:sz w:val="20"/>
            <w:szCs w:val="20"/>
            <w:lang w:val="en-US" w:eastAsia="fr-FR"/>
          </w:rPr>
          <w:t>10.1126/science.173.3992.138</w:t>
        </w:r>
      </w:hyperlink>
      <w:r w:rsidRPr="00B44095">
        <w:rPr>
          <w:sz w:val="20"/>
          <w:szCs w:val="20"/>
        </w:rPr>
        <w:t>.</w:t>
      </w:r>
    </w:p>
    <w:p w14:paraId="3E024BE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Raupach, M.R. et al., 2007: Global and regional drivers of accelerating CO2 emissions. </w:t>
      </w:r>
      <w:r w:rsidRPr="00B44095">
        <w:rPr>
          <w:i/>
          <w:sz w:val="20"/>
          <w:szCs w:val="20"/>
        </w:rPr>
        <w:t>Proceedings of the National Academy of Sciences</w:t>
      </w:r>
      <w:r w:rsidRPr="00B44095">
        <w:rPr>
          <w:sz w:val="20"/>
          <w:szCs w:val="20"/>
        </w:rPr>
        <w:t xml:space="preserve">, </w:t>
      </w:r>
      <w:r w:rsidRPr="00B44095">
        <w:rPr>
          <w:b/>
          <w:sz w:val="20"/>
          <w:szCs w:val="20"/>
        </w:rPr>
        <w:t>104(24)</w:t>
      </w:r>
      <w:r w:rsidRPr="00B44095">
        <w:rPr>
          <w:sz w:val="20"/>
          <w:szCs w:val="20"/>
        </w:rPr>
        <w:t>, 10288–10293, doi:</w:t>
      </w:r>
      <w:hyperlink r:id="rId742" w:history="1">
        <w:r w:rsidRPr="00B44095">
          <w:rPr>
            <w:rStyle w:val="Hyperlink"/>
            <w:sz w:val="20"/>
            <w:szCs w:val="20"/>
            <w:lang w:val="en-US" w:eastAsia="fr-FR"/>
          </w:rPr>
          <w:t>10.1073/pnas.0700609104</w:t>
        </w:r>
      </w:hyperlink>
      <w:r w:rsidRPr="00B44095">
        <w:rPr>
          <w:sz w:val="20"/>
          <w:szCs w:val="20"/>
        </w:rPr>
        <w:t>.</w:t>
      </w:r>
    </w:p>
    <w:p w14:paraId="7926AF9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Ray, D.K., J.S. Gerber, G.K. Macdonald, and P.C. West, 2015: Climate variation explains a third of global crop yield variability. </w:t>
      </w:r>
      <w:r w:rsidRPr="00B44095">
        <w:rPr>
          <w:i/>
          <w:sz w:val="20"/>
          <w:szCs w:val="20"/>
        </w:rPr>
        <w:t>Nature Communications</w:t>
      </w:r>
      <w:r w:rsidRPr="00B44095">
        <w:rPr>
          <w:sz w:val="20"/>
          <w:szCs w:val="20"/>
        </w:rPr>
        <w:t xml:space="preserve">, </w:t>
      </w:r>
      <w:r w:rsidRPr="00B44095">
        <w:rPr>
          <w:b/>
          <w:sz w:val="20"/>
          <w:szCs w:val="20"/>
        </w:rPr>
        <w:t>6</w:t>
      </w:r>
      <w:r w:rsidRPr="00B44095">
        <w:rPr>
          <w:sz w:val="20"/>
          <w:szCs w:val="20"/>
        </w:rPr>
        <w:t>, doi:</w:t>
      </w:r>
      <w:hyperlink r:id="rId743" w:history="1">
        <w:r w:rsidRPr="00B44095">
          <w:rPr>
            <w:rStyle w:val="Hyperlink"/>
            <w:sz w:val="20"/>
            <w:szCs w:val="20"/>
            <w:lang w:val="en-US" w:eastAsia="fr-FR"/>
          </w:rPr>
          <w:t>10.1038/ncomms6989</w:t>
        </w:r>
      </w:hyperlink>
      <w:r w:rsidRPr="00B44095">
        <w:rPr>
          <w:sz w:val="20"/>
          <w:szCs w:val="20"/>
        </w:rPr>
        <w:t>.</w:t>
      </w:r>
    </w:p>
    <w:p w14:paraId="5C2A0E9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Rayner, N.A. et al., 2006: Improved Analyses of Changes and Uncertainties in Sea Surface Temperature Measured In Situ since the Mid-Nineteenth Century: The HadSST2 Dataset. </w:t>
      </w:r>
      <w:r w:rsidRPr="00B44095">
        <w:rPr>
          <w:i/>
          <w:sz w:val="20"/>
          <w:szCs w:val="20"/>
        </w:rPr>
        <w:t>Journal of Climate</w:t>
      </w:r>
      <w:r w:rsidRPr="00B44095">
        <w:rPr>
          <w:sz w:val="20"/>
          <w:szCs w:val="20"/>
        </w:rPr>
        <w:t xml:space="preserve">, </w:t>
      </w:r>
      <w:r w:rsidRPr="00B44095">
        <w:rPr>
          <w:b/>
          <w:sz w:val="20"/>
          <w:szCs w:val="20"/>
        </w:rPr>
        <w:t>19(3)</w:t>
      </w:r>
      <w:r w:rsidRPr="00B44095">
        <w:rPr>
          <w:sz w:val="20"/>
          <w:szCs w:val="20"/>
        </w:rPr>
        <w:t>, 446–469, doi:</w:t>
      </w:r>
      <w:hyperlink r:id="rId744" w:history="1">
        <w:r w:rsidRPr="00B44095">
          <w:rPr>
            <w:rStyle w:val="Hyperlink"/>
            <w:sz w:val="20"/>
            <w:szCs w:val="20"/>
            <w:lang w:val="en-US" w:eastAsia="fr-FR"/>
          </w:rPr>
          <w:t>10.1175/jcli3637.1</w:t>
        </w:r>
      </w:hyperlink>
      <w:r w:rsidRPr="00B44095">
        <w:rPr>
          <w:sz w:val="20"/>
          <w:szCs w:val="20"/>
        </w:rPr>
        <w:t>.</w:t>
      </w:r>
    </w:p>
    <w:p w14:paraId="547D8FD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Rayner, S. and E.L. Malone, 1998: </w:t>
      </w:r>
      <w:r w:rsidRPr="00B44095">
        <w:rPr>
          <w:i/>
          <w:sz w:val="20"/>
          <w:szCs w:val="20"/>
        </w:rPr>
        <w:t>Human Choice and Climate Change: The Societal Framework</w:t>
      </w:r>
      <w:r w:rsidRPr="00B44095">
        <w:rPr>
          <w:sz w:val="20"/>
          <w:szCs w:val="20"/>
        </w:rPr>
        <w:t>. Battelle Press, Columbus, OH, USA, 536 pp.</w:t>
      </w:r>
    </w:p>
    <w:p w14:paraId="700409A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Rebmann, C. et al., 2018: ICOS eddy covariance flux-station site setup: a review. </w:t>
      </w:r>
      <w:r w:rsidRPr="00B44095">
        <w:rPr>
          <w:i/>
          <w:sz w:val="20"/>
          <w:szCs w:val="20"/>
        </w:rPr>
        <w:t>International Agrophysics</w:t>
      </w:r>
      <w:r w:rsidRPr="00B44095">
        <w:rPr>
          <w:sz w:val="20"/>
          <w:szCs w:val="20"/>
        </w:rPr>
        <w:t xml:space="preserve">, </w:t>
      </w:r>
      <w:r w:rsidRPr="00B44095">
        <w:rPr>
          <w:b/>
          <w:sz w:val="20"/>
          <w:szCs w:val="20"/>
        </w:rPr>
        <w:t>32(4)</w:t>
      </w:r>
      <w:r w:rsidRPr="00B44095">
        <w:rPr>
          <w:sz w:val="20"/>
          <w:szCs w:val="20"/>
        </w:rPr>
        <w:t>, 471–494.</w:t>
      </w:r>
    </w:p>
    <w:p w14:paraId="65F3A17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Reimer, P.J. et al., 2020: The IntCal20 Northern Hemisphere Radiocarbon Age Calibration Curve (0–55 cal kBP). </w:t>
      </w:r>
      <w:r w:rsidRPr="00B44095">
        <w:rPr>
          <w:i/>
          <w:sz w:val="20"/>
          <w:szCs w:val="20"/>
        </w:rPr>
        <w:t>Radiocarbon</w:t>
      </w:r>
      <w:r w:rsidRPr="00B44095">
        <w:rPr>
          <w:sz w:val="20"/>
          <w:szCs w:val="20"/>
        </w:rPr>
        <w:t xml:space="preserve">, </w:t>
      </w:r>
      <w:r w:rsidRPr="00B44095">
        <w:rPr>
          <w:b/>
          <w:sz w:val="20"/>
          <w:szCs w:val="20"/>
        </w:rPr>
        <w:t>62(4)</w:t>
      </w:r>
      <w:r w:rsidRPr="00B44095">
        <w:rPr>
          <w:sz w:val="20"/>
          <w:szCs w:val="20"/>
        </w:rPr>
        <w:t>, 725–757, doi:</w:t>
      </w:r>
      <w:hyperlink r:id="rId745" w:history="1">
        <w:r w:rsidRPr="00B44095">
          <w:rPr>
            <w:rStyle w:val="Hyperlink"/>
            <w:sz w:val="20"/>
            <w:szCs w:val="20"/>
            <w:lang w:val="en-US" w:eastAsia="fr-FR"/>
          </w:rPr>
          <w:t>10.1017/rdc.2020.41</w:t>
        </w:r>
      </w:hyperlink>
      <w:r w:rsidRPr="00B44095">
        <w:rPr>
          <w:sz w:val="20"/>
          <w:szCs w:val="20"/>
        </w:rPr>
        <w:t>.</w:t>
      </w:r>
    </w:p>
    <w:p w14:paraId="4E85281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Reis, S. et al., 2012: From acid rain to climate change. </w:t>
      </w:r>
      <w:r w:rsidRPr="00B44095">
        <w:rPr>
          <w:i/>
          <w:sz w:val="20"/>
          <w:szCs w:val="20"/>
        </w:rPr>
        <w:t>Science</w:t>
      </w:r>
      <w:r w:rsidRPr="00B44095">
        <w:rPr>
          <w:sz w:val="20"/>
          <w:szCs w:val="20"/>
        </w:rPr>
        <w:t xml:space="preserve">, </w:t>
      </w:r>
      <w:r w:rsidRPr="00B44095">
        <w:rPr>
          <w:b/>
          <w:sz w:val="20"/>
          <w:szCs w:val="20"/>
        </w:rPr>
        <w:t>338(6111)</w:t>
      </w:r>
      <w:r w:rsidRPr="00B44095">
        <w:rPr>
          <w:sz w:val="20"/>
          <w:szCs w:val="20"/>
        </w:rPr>
        <w:t>, 1153–1154, doi:</w:t>
      </w:r>
      <w:hyperlink r:id="rId746" w:history="1">
        <w:r w:rsidRPr="00B44095">
          <w:rPr>
            <w:rStyle w:val="Hyperlink"/>
            <w:sz w:val="20"/>
            <w:szCs w:val="20"/>
            <w:lang w:val="en-US" w:eastAsia="fr-FR"/>
          </w:rPr>
          <w:t>10.1126/science.1226514</w:t>
        </w:r>
      </w:hyperlink>
      <w:r w:rsidRPr="00B44095">
        <w:rPr>
          <w:sz w:val="20"/>
          <w:szCs w:val="20"/>
        </w:rPr>
        <w:t>.</w:t>
      </w:r>
    </w:p>
    <w:p w14:paraId="655F00F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Reisinger, A. et al., 2020: </w:t>
      </w:r>
      <w:r w:rsidRPr="00B44095">
        <w:rPr>
          <w:i/>
          <w:sz w:val="20"/>
          <w:szCs w:val="20"/>
        </w:rPr>
        <w:t>The concept of risk in the IPCC Sixth Assessment Report: a summary of crossWorking Group discussions</w:t>
      </w:r>
      <w:r w:rsidRPr="00B44095">
        <w:rPr>
          <w:sz w:val="20"/>
          <w:szCs w:val="20"/>
        </w:rPr>
        <w:t>. Intergovernmental Panel on Climate Change (IPCC), Geneva, Switzerland, 15 pp.</w:t>
      </w:r>
    </w:p>
    <w:p w14:paraId="08B5206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Remedio, A.R. et al., 2019: Evaluation of New CORDEX Simulations Using an Updated Köppen-Trewartha Climate Classification. </w:t>
      </w:r>
      <w:r w:rsidRPr="00B44095">
        <w:rPr>
          <w:i/>
          <w:sz w:val="20"/>
          <w:szCs w:val="20"/>
        </w:rPr>
        <w:t>Atmosphere</w:t>
      </w:r>
      <w:r w:rsidRPr="00B44095">
        <w:rPr>
          <w:sz w:val="20"/>
          <w:szCs w:val="20"/>
        </w:rPr>
        <w:t xml:space="preserve">, </w:t>
      </w:r>
      <w:r w:rsidRPr="00B44095">
        <w:rPr>
          <w:b/>
          <w:sz w:val="20"/>
          <w:szCs w:val="20"/>
        </w:rPr>
        <w:t>10(11)</w:t>
      </w:r>
      <w:r w:rsidRPr="00B44095">
        <w:rPr>
          <w:sz w:val="20"/>
          <w:szCs w:val="20"/>
        </w:rPr>
        <w:t>, doi:</w:t>
      </w:r>
      <w:hyperlink r:id="rId747" w:history="1">
        <w:r w:rsidRPr="00B44095">
          <w:rPr>
            <w:rStyle w:val="Hyperlink"/>
            <w:sz w:val="20"/>
            <w:szCs w:val="20"/>
            <w:lang w:val="en-US" w:eastAsia="fr-FR"/>
          </w:rPr>
          <w:t>10.3390/atmos10110726</w:t>
        </w:r>
      </w:hyperlink>
      <w:r w:rsidRPr="00B44095">
        <w:rPr>
          <w:sz w:val="20"/>
          <w:szCs w:val="20"/>
        </w:rPr>
        <w:t>.</w:t>
      </w:r>
    </w:p>
    <w:p w14:paraId="27A9085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Reul, N. et al., 2020: Sea surface salinity estimates from spaceborne L-band radiometers: An overview of the first decade of observation (2010–2019). </w:t>
      </w:r>
      <w:r w:rsidRPr="00B44095">
        <w:rPr>
          <w:i/>
          <w:sz w:val="20"/>
          <w:szCs w:val="20"/>
        </w:rPr>
        <w:t>Remote Sensing of Environment</w:t>
      </w:r>
      <w:r w:rsidRPr="00B44095">
        <w:rPr>
          <w:sz w:val="20"/>
          <w:szCs w:val="20"/>
        </w:rPr>
        <w:t xml:space="preserve">, </w:t>
      </w:r>
      <w:r w:rsidRPr="00B44095">
        <w:rPr>
          <w:b/>
          <w:sz w:val="20"/>
          <w:szCs w:val="20"/>
        </w:rPr>
        <w:t>242</w:t>
      </w:r>
      <w:r w:rsidRPr="00B44095">
        <w:rPr>
          <w:sz w:val="20"/>
          <w:szCs w:val="20"/>
        </w:rPr>
        <w:t>, 111769, doi:</w:t>
      </w:r>
      <w:hyperlink r:id="rId748" w:history="1">
        <w:r w:rsidRPr="00B44095">
          <w:rPr>
            <w:rStyle w:val="Hyperlink"/>
            <w:sz w:val="20"/>
            <w:szCs w:val="20"/>
            <w:lang w:val="en-US" w:eastAsia="fr-FR"/>
          </w:rPr>
          <w:t>10.1016/j.rse.2020.111769</w:t>
        </w:r>
      </w:hyperlink>
      <w:r w:rsidRPr="00B44095">
        <w:rPr>
          <w:sz w:val="20"/>
          <w:szCs w:val="20"/>
        </w:rPr>
        <w:t>.</w:t>
      </w:r>
    </w:p>
    <w:p w14:paraId="1AB244F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Revelle, R. and H.E. Suess, 1957: Carbon Dioxide Exchange Between the Atmosphere and Ocean and the Question of an Increase of Atmospheric CO2 during the Past Decades. </w:t>
      </w:r>
      <w:r w:rsidRPr="00B44095">
        <w:rPr>
          <w:i/>
          <w:sz w:val="20"/>
          <w:szCs w:val="20"/>
        </w:rPr>
        <w:t>Tellus</w:t>
      </w:r>
      <w:r w:rsidRPr="00B44095">
        <w:rPr>
          <w:sz w:val="20"/>
          <w:szCs w:val="20"/>
        </w:rPr>
        <w:t xml:space="preserve">, </w:t>
      </w:r>
      <w:r w:rsidRPr="00B44095">
        <w:rPr>
          <w:b/>
          <w:sz w:val="20"/>
          <w:szCs w:val="20"/>
        </w:rPr>
        <w:t>9(1)</w:t>
      </w:r>
      <w:r w:rsidRPr="00B44095">
        <w:rPr>
          <w:sz w:val="20"/>
          <w:szCs w:val="20"/>
        </w:rPr>
        <w:t>, 18–27, doi:</w:t>
      </w:r>
      <w:hyperlink r:id="rId749" w:history="1">
        <w:r w:rsidRPr="00B44095">
          <w:rPr>
            <w:rStyle w:val="Hyperlink"/>
            <w:sz w:val="20"/>
            <w:szCs w:val="20"/>
            <w:lang w:val="en-US" w:eastAsia="fr-FR"/>
          </w:rPr>
          <w:t>10.1111/j.2153-3490.1957.tb01849.x</w:t>
        </w:r>
      </w:hyperlink>
      <w:r w:rsidRPr="00B44095">
        <w:rPr>
          <w:sz w:val="20"/>
          <w:szCs w:val="20"/>
        </w:rPr>
        <w:t>.</w:t>
      </w:r>
    </w:p>
    <w:p w14:paraId="440D145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Riahi, K. et al., 2017: The Shared Socioeconomic Pathways and their energy, land use, and greenhouse gas emissions implications: An overview. </w:t>
      </w:r>
      <w:r w:rsidRPr="00B44095">
        <w:rPr>
          <w:i/>
          <w:sz w:val="20"/>
          <w:szCs w:val="20"/>
        </w:rPr>
        <w:t>Global Environmental Change</w:t>
      </w:r>
      <w:r w:rsidRPr="00B44095">
        <w:rPr>
          <w:sz w:val="20"/>
          <w:szCs w:val="20"/>
        </w:rPr>
        <w:t xml:space="preserve">, </w:t>
      </w:r>
      <w:r w:rsidRPr="00B44095">
        <w:rPr>
          <w:b/>
          <w:sz w:val="20"/>
          <w:szCs w:val="20"/>
        </w:rPr>
        <w:t>42</w:t>
      </w:r>
      <w:r w:rsidRPr="00B44095">
        <w:rPr>
          <w:sz w:val="20"/>
          <w:szCs w:val="20"/>
        </w:rPr>
        <w:t>, 153–168, doi:</w:t>
      </w:r>
      <w:hyperlink r:id="rId750" w:history="1">
        <w:r w:rsidRPr="00B44095">
          <w:rPr>
            <w:rStyle w:val="Hyperlink"/>
            <w:sz w:val="20"/>
            <w:szCs w:val="20"/>
            <w:lang w:eastAsia="fr-FR"/>
          </w:rPr>
          <w:t>10.1016/j.gloenvcha.2016.05.009</w:t>
        </w:r>
      </w:hyperlink>
      <w:r w:rsidRPr="00B44095">
        <w:rPr>
          <w:sz w:val="20"/>
          <w:szCs w:val="20"/>
        </w:rPr>
        <w:t>.</w:t>
      </w:r>
    </w:p>
    <w:p w14:paraId="44D15E0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Ribes, A., S. Qasmi, and N.P. Gillett, 2021: Making climate projections conditional on historical observations. </w:t>
      </w:r>
      <w:r w:rsidRPr="00B44095">
        <w:rPr>
          <w:i/>
          <w:sz w:val="20"/>
          <w:szCs w:val="20"/>
        </w:rPr>
        <w:t>Science Advances</w:t>
      </w:r>
      <w:r w:rsidRPr="00B44095">
        <w:rPr>
          <w:sz w:val="20"/>
          <w:szCs w:val="20"/>
        </w:rPr>
        <w:t xml:space="preserve">, </w:t>
      </w:r>
      <w:r w:rsidRPr="00B44095">
        <w:rPr>
          <w:b/>
          <w:sz w:val="20"/>
          <w:szCs w:val="20"/>
        </w:rPr>
        <w:t>7(4)</w:t>
      </w:r>
      <w:r w:rsidRPr="00B44095">
        <w:rPr>
          <w:sz w:val="20"/>
          <w:szCs w:val="20"/>
        </w:rPr>
        <w:t>, 1–10, doi:</w:t>
      </w:r>
      <w:hyperlink r:id="rId751" w:history="1">
        <w:r w:rsidRPr="00B44095">
          <w:rPr>
            <w:rStyle w:val="Hyperlink"/>
            <w:sz w:val="20"/>
            <w:szCs w:val="20"/>
            <w:lang w:val="en-US" w:eastAsia="fr-FR"/>
          </w:rPr>
          <w:t>10.1126/sciadv.abc0671</w:t>
        </w:r>
      </w:hyperlink>
      <w:r w:rsidRPr="00B44095">
        <w:rPr>
          <w:sz w:val="20"/>
          <w:szCs w:val="20"/>
        </w:rPr>
        <w:t>.</w:t>
      </w:r>
    </w:p>
    <w:p w14:paraId="2F116DB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Richardson, L.F., 1922: </w:t>
      </w:r>
      <w:r w:rsidRPr="00B44095">
        <w:rPr>
          <w:i/>
          <w:sz w:val="20"/>
          <w:szCs w:val="20"/>
        </w:rPr>
        <w:t>Weather Prediction by Numerical Process</w:t>
      </w:r>
      <w:r w:rsidRPr="00B44095">
        <w:rPr>
          <w:sz w:val="20"/>
          <w:szCs w:val="20"/>
        </w:rPr>
        <w:t>. Cambridge University Press, Cambridge, UK, 236 pp.</w:t>
      </w:r>
    </w:p>
    <w:p w14:paraId="4AAAD54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Riedlinger, D. and F. Berkes, 2001: Contributions of traditional knowledge to understanding climate change in the Canadian Arctic. </w:t>
      </w:r>
      <w:r w:rsidRPr="00B44095">
        <w:rPr>
          <w:i/>
          <w:sz w:val="20"/>
          <w:szCs w:val="20"/>
        </w:rPr>
        <w:t>Polar Record</w:t>
      </w:r>
      <w:r w:rsidRPr="00B44095">
        <w:rPr>
          <w:sz w:val="20"/>
          <w:szCs w:val="20"/>
        </w:rPr>
        <w:t xml:space="preserve">, </w:t>
      </w:r>
      <w:r w:rsidRPr="00B44095">
        <w:rPr>
          <w:b/>
          <w:sz w:val="20"/>
          <w:szCs w:val="20"/>
        </w:rPr>
        <w:t>37(203)</w:t>
      </w:r>
      <w:r w:rsidRPr="00B44095">
        <w:rPr>
          <w:sz w:val="20"/>
          <w:szCs w:val="20"/>
        </w:rPr>
        <w:t>, 315–328.</w:t>
      </w:r>
    </w:p>
    <w:p w14:paraId="16C4EFC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Righi, M. et al., 2020: Earth System Model Evaluation Tool (ESMValTool) v2.0 – technical overview. </w:t>
      </w:r>
      <w:r w:rsidRPr="00B44095">
        <w:rPr>
          <w:i/>
          <w:sz w:val="20"/>
          <w:szCs w:val="20"/>
        </w:rPr>
        <w:t>Geoscientific Model Development</w:t>
      </w:r>
      <w:r w:rsidRPr="00B44095">
        <w:rPr>
          <w:sz w:val="20"/>
          <w:szCs w:val="20"/>
        </w:rPr>
        <w:t xml:space="preserve">, </w:t>
      </w:r>
      <w:r w:rsidRPr="00B44095">
        <w:rPr>
          <w:b/>
          <w:sz w:val="20"/>
          <w:szCs w:val="20"/>
        </w:rPr>
        <w:t>13(3)</w:t>
      </w:r>
      <w:r w:rsidRPr="00B44095">
        <w:rPr>
          <w:sz w:val="20"/>
          <w:szCs w:val="20"/>
        </w:rPr>
        <w:t>, 1179–1199, doi:</w:t>
      </w:r>
      <w:hyperlink r:id="rId752" w:history="1">
        <w:r w:rsidRPr="00B44095">
          <w:rPr>
            <w:rStyle w:val="Hyperlink"/>
            <w:sz w:val="20"/>
            <w:szCs w:val="20"/>
            <w:lang w:val="en-US" w:eastAsia="fr-FR"/>
          </w:rPr>
          <w:t>10.5194/gmd-13-1179-2020</w:t>
        </w:r>
      </w:hyperlink>
      <w:r w:rsidRPr="00B44095">
        <w:rPr>
          <w:sz w:val="20"/>
          <w:szCs w:val="20"/>
        </w:rPr>
        <w:t>.</w:t>
      </w:r>
    </w:p>
    <w:p w14:paraId="1C3000E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Rignot, E. and P. Kanagaratnam, 2006: Changes in the Velocity Structure of the Greenland Ice Sheet. </w:t>
      </w:r>
      <w:r w:rsidRPr="00B44095">
        <w:rPr>
          <w:i/>
          <w:sz w:val="20"/>
          <w:szCs w:val="20"/>
        </w:rPr>
        <w:t>Science</w:t>
      </w:r>
      <w:r w:rsidRPr="00B44095">
        <w:rPr>
          <w:sz w:val="20"/>
          <w:szCs w:val="20"/>
        </w:rPr>
        <w:t xml:space="preserve">, </w:t>
      </w:r>
      <w:r w:rsidRPr="00B44095">
        <w:rPr>
          <w:b/>
          <w:sz w:val="20"/>
          <w:szCs w:val="20"/>
        </w:rPr>
        <w:t>311(5763)</w:t>
      </w:r>
      <w:r w:rsidRPr="00B44095">
        <w:rPr>
          <w:sz w:val="20"/>
          <w:szCs w:val="20"/>
        </w:rPr>
        <w:t>, 986–990, doi:</w:t>
      </w:r>
      <w:hyperlink r:id="rId753" w:history="1">
        <w:r w:rsidRPr="00B44095">
          <w:rPr>
            <w:rStyle w:val="Hyperlink"/>
            <w:sz w:val="20"/>
            <w:szCs w:val="20"/>
            <w:lang w:val="en-US" w:eastAsia="fr-FR"/>
          </w:rPr>
          <w:t>10.1126/science.1121381</w:t>
        </w:r>
      </w:hyperlink>
      <w:r w:rsidRPr="00B44095">
        <w:rPr>
          <w:sz w:val="20"/>
          <w:szCs w:val="20"/>
        </w:rPr>
        <w:t>.</w:t>
      </w:r>
    </w:p>
    <w:p w14:paraId="789FAD0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Rind, D. and D. Peteet, 1985: Terrestrial Conditions at the Last Glacial Maximum and CLIMAP Sea-Surface Temperature Estimates: Are They Consistent? </w:t>
      </w:r>
      <w:r w:rsidRPr="00B44095">
        <w:rPr>
          <w:i/>
          <w:sz w:val="20"/>
          <w:szCs w:val="20"/>
        </w:rPr>
        <w:t>Quaternary Research</w:t>
      </w:r>
      <w:r w:rsidRPr="00B44095">
        <w:rPr>
          <w:sz w:val="20"/>
          <w:szCs w:val="20"/>
        </w:rPr>
        <w:t xml:space="preserve">, </w:t>
      </w:r>
      <w:r w:rsidRPr="00B44095">
        <w:rPr>
          <w:b/>
          <w:sz w:val="20"/>
          <w:szCs w:val="20"/>
        </w:rPr>
        <w:t>24(01)</w:t>
      </w:r>
      <w:r w:rsidRPr="00B44095">
        <w:rPr>
          <w:sz w:val="20"/>
          <w:szCs w:val="20"/>
        </w:rPr>
        <w:t>, 1–22, doi:</w:t>
      </w:r>
      <w:hyperlink r:id="rId754" w:history="1">
        <w:r w:rsidRPr="00B44095">
          <w:rPr>
            <w:rStyle w:val="Hyperlink"/>
            <w:sz w:val="20"/>
            <w:szCs w:val="20"/>
            <w:lang w:val="en-US" w:eastAsia="fr-FR"/>
          </w:rPr>
          <w:t>10.1016/0033-5894(85)90080-8</w:t>
        </w:r>
      </w:hyperlink>
      <w:r w:rsidRPr="00B44095">
        <w:rPr>
          <w:sz w:val="20"/>
          <w:szCs w:val="20"/>
        </w:rPr>
        <w:t>.</w:t>
      </w:r>
    </w:p>
    <w:p w14:paraId="20BDE33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Ritchie, P., Karabacak, and J. Sieber, 2019: Inverse-square law between time and amplitude for crossing tipping thresholds. </w:t>
      </w:r>
      <w:r w:rsidRPr="00B44095">
        <w:rPr>
          <w:i/>
          <w:sz w:val="20"/>
          <w:szCs w:val="20"/>
        </w:rPr>
        <w:t>Proceedings of the Royal Society A: Mathematical, Physical and Engineering Sciences</w:t>
      </w:r>
      <w:r w:rsidRPr="00B44095">
        <w:rPr>
          <w:sz w:val="20"/>
          <w:szCs w:val="20"/>
        </w:rPr>
        <w:t xml:space="preserve">, </w:t>
      </w:r>
      <w:r w:rsidRPr="00B44095">
        <w:rPr>
          <w:b/>
          <w:sz w:val="20"/>
          <w:szCs w:val="20"/>
        </w:rPr>
        <w:t>475(2222)</w:t>
      </w:r>
      <w:r w:rsidRPr="00B44095">
        <w:rPr>
          <w:sz w:val="20"/>
          <w:szCs w:val="20"/>
        </w:rPr>
        <w:t>, 20180504, doi:</w:t>
      </w:r>
      <w:hyperlink r:id="rId755" w:history="1">
        <w:r w:rsidRPr="00B44095">
          <w:rPr>
            <w:rStyle w:val="Hyperlink"/>
            <w:sz w:val="20"/>
            <w:szCs w:val="20"/>
            <w:lang w:val="en-US" w:eastAsia="fr-FR"/>
          </w:rPr>
          <w:t>10.1098/rspa.2018.0504</w:t>
        </w:r>
      </w:hyperlink>
      <w:r w:rsidRPr="00B44095">
        <w:rPr>
          <w:sz w:val="20"/>
          <w:szCs w:val="20"/>
        </w:rPr>
        <w:t>.</w:t>
      </w:r>
    </w:p>
    <w:p w14:paraId="2FC1E68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Roberts, M.J. et al., 2018: The benefits of global high-resolution for climate simulation: process-understanding and the enabling of stakeholder decisions at the regional scale.. </w:t>
      </w:r>
      <w:r w:rsidRPr="00B44095">
        <w:rPr>
          <w:i/>
          <w:sz w:val="20"/>
          <w:szCs w:val="20"/>
        </w:rPr>
        <w:t>Bulletin of the American Meteorological Society</w:t>
      </w:r>
      <w:r w:rsidRPr="00B44095">
        <w:rPr>
          <w:sz w:val="20"/>
          <w:szCs w:val="20"/>
        </w:rPr>
        <w:t>, null, doi:</w:t>
      </w:r>
      <w:hyperlink r:id="rId756" w:history="1">
        <w:r w:rsidRPr="00B44095">
          <w:rPr>
            <w:rStyle w:val="Hyperlink"/>
            <w:sz w:val="20"/>
            <w:szCs w:val="20"/>
            <w:lang w:val="en-US" w:eastAsia="fr-FR"/>
          </w:rPr>
          <w:t>10.1175/bams-d-15-00320.1</w:t>
        </w:r>
      </w:hyperlink>
      <w:r w:rsidRPr="00B44095">
        <w:rPr>
          <w:sz w:val="20"/>
          <w:szCs w:val="20"/>
        </w:rPr>
        <w:t>.</w:t>
      </w:r>
    </w:p>
    <w:p w14:paraId="3CB5C26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Roberts, M.J. et al., 2019: Description of the resolution hierarchy of the global coupled HadGEM3-GC3.1 model as used in CMIP6 HighResMIP experiments. </w:t>
      </w:r>
      <w:r w:rsidRPr="00B44095">
        <w:rPr>
          <w:i/>
          <w:sz w:val="20"/>
          <w:szCs w:val="20"/>
        </w:rPr>
        <w:t>Geoscientific Model Development</w:t>
      </w:r>
      <w:r w:rsidRPr="00B44095">
        <w:rPr>
          <w:sz w:val="20"/>
          <w:szCs w:val="20"/>
        </w:rPr>
        <w:t xml:space="preserve">, </w:t>
      </w:r>
      <w:r w:rsidRPr="00B44095">
        <w:rPr>
          <w:b/>
          <w:sz w:val="20"/>
          <w:szCs w:val="20"/>
        </w:rPr>
        <w:t>12(12)</w:t>
      </w:r>
      <w:r w:rsidRPr="00B44095">
        <w:rPr>
          <w:sz w:val="20"/>
          <w:szCs w:val="20"/>
        </w:rPr>
        <w:t>, 4999–5028, doi:</w:t>
      </w:r>
      <w:hyperlink r:id="rId757" w:history="1">
        <w:r w:rsidRPr="00B44095">
          <w:rPr>
            <w:rStyle w:val="Hyperlink"/>
            <w:sz w:val="20"/>
            <w:szCs w:val="20"/>
            <w:lang w:val="en-US" w:eastAsia="fr-FR"/>
          </w:rPr>
          <w:t>10.5194/gmd-12-4999-2019</w:t>
        </w:r>
      </w:hyperlink>
      <w:r w:rsidRPr="00B44095">
        <w:rPr>
          <w:sz w:val="20"/>
          <w:szCs w:val="20"/>
        </w:rPr>
        <w:t>.</w:t>
      </w:r>
    </w:p>
    <w:p w14:paraId="23F0B35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Robock, A., L. Oman, and G.L. Stenchikov, 2007: Nuclear winter revisited with a modern climate model and current nuclear arsenals: Still catastrophic consequences. </w:t>
      </w:r>
      <w:r w:rsidRPr="00B44095">
        <w:rPr>
          <w:i/>
          <w:sz w:val="20"/>
          <w:szCs w:val="20"/>
        </w:rPr>
        <w:t>Journal of Geophysical Research: Atmospheres</w:t>
      </w:r>
      <w:r w:rsidRPr="00B44095">
        <w:rPr>
          <w:sz w:val="20"/>
          <w:szCs w:val="20"/>
        </w:rPr>
        <w:t xml:space="preserve">, </w:t>
      </w:r>
      <w:r w:rsidRPr="00B44095">
        <w:rPr>
          <w:b/>
          <w:sz w:val="20"/>
          <w:szCs w:val="20"/>
        </w:rPr>
        <w:t>112(D13)</w:t>
      </w:r>
      <w:r w:rsidRPr="00B44095">
        <w:rPr>
          <w:sz w:val="20"/>
          <w:szCs w:val="20"/>
        </w:rPr>
        <w:t>, n/a–n/a, doi:</w:t>
      </w:r>
      <w:hyperlink r:id="rId758" w:history="1">
        <w:r w:rsidRPr="00B44095">
          <w:rPr>
            <w:rStyle w:val="Hyperlink"/>
            <w:sz w:val="20"/>
            <w:szCs w:val="20"/>
            <w:lang w:val="en-US" w:eastAsia="fr-FR"/>
          </w:rPr>
          <w:t>10.1029/2006jd008235</w:t>
        </w:r>
      </w:hyperlink>
      <w:r w:rsidRPr="00B44095">
        <w:rPr>
          <w:sz w:val="20"/>
          <w:szCs w:val="20"/>
        </w:rPr>
        <w:t>.</w:t>
      </w:r>
    </w:p>
    <w:p w14:paraId="641C6E4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Rodas, C.D.A. and G.M. Di Giulio, 2017: Mídia brasileira e mudanças climáticas: uma análise sobre tendências da cobertura jornalística, abordagens e critérios de noticiabilidade. </w:t>
      </w:r>
      <w:r w:rsidRPr="00B44095">
        <w:rPr>
          <w:i/>
          <w:sz w:val="20"/>
          <w:szCs w:val="20"/>
        </w:rPr>
        <w:t>Desenvolvimento e Meio Ambiente</w:t>
      </w:r>
      <w:r w:rsidRPr="00B44095">
        <w:rPr>
          <w:sz w:val="20"/>
          <w:szCs w:val="20"/>
        </w:rPr>
        <w:t xml:space="preserve">, </w:t>
      </w:r>
      <w:r w:rsidRPr="00B44095">
        <w:rPr>
          <w:b/>
          <w:sz w:val="20"/>
          <w:szCs w:val="20"/>
        </w:rPr>
        <w:t>40</w:t>
      </w:r>
      <w:r w:rsidRPr="00B44095">
        <w:rPr>
          <w:sz w:val="20"/>
          <w:szCs w:val="20"/>
        </w:rPr>
        <w:t>, 101–124, doi:</w:t>
      </w:r>
      <w:hyperlink r:id="rId759" w:history="1">
        <w:r w:rsidRPr="00B44095">
          <w:rPr>
            <w:rStyle w:val="Hyperlink"/>
            <w:sz w:val="20"/>
            <w:szCs w:val="20"/>
            <w:lang w:val="en-US" w:eastAsia="fr-FR"/>
          </w:rPr>
          <w:t>10.5380/dma.v40i0.49002</w:t>
        </w:r>
      </w:hyperlink>
      <w:r w:rsidRPr="00B44095">
        <w:rPr>
          <w:sz w:val="20"/>
          <w:szCs w:val="20"/>
        </w:rPr>
        <w:t>.</w:t>
      </w:r>
    </w:p>
    <w:p w14:paraId="31BFDF6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lastRenderedPageBreak/>
        <w:t xml:space="preserve">Roe, S. et al., 2019: Contribution of the land sector to a 1.5°C world. </w:t>
      </w:r>
      <w:r w:rsidRPr="00B44095">
        <w:rPr>
          <w:i/>
          <w:sz w:val="20"/>
          <w:szCs w:val="20"/>
        </w:rPr>
        <w:t>Nature Climate Change</w:t>
      </w:r>
      <w:r w:rsidRPr="00B44095">
        <w:rPr>
          <w:sz w:val="20"/>
          <w:szCs w:val="20"/>
        </w:rPr>
        <w:t xml:space="preserve">, </w:t>
      </w:r>
      <w:r w:rsidRPr="00B44095">
        <w:rPr>
          <w:b/>
          <w:sz w:val="20"/>
          <w:szCs w:val="20"/>
        </w:rPr>
        <w:t>9(11)</w:t>
      </w:r>
      <w:r w:rsidRPr="00B44095">
        <w:rPr>
          <w:sz w:val="20"/>
          <w:szCs w:val="20"/>
        </w:rPr>
        <w:t>, 817–828, doi:</w:t>
      </w:r>
      <w:hyperlink r:id="rId760" w:history="1">
        <w:r w:rsidRPr="00B44095">
          <w:rPr>
            <w:rStyle w:val="Hyperlink"/>
            <w:sz w:val="20"/>
            <w:szCs w:val="20"/>
            <w:lang w:val="en-US" w:eastAsia="fr-FR"/>
          </w:rPr>
          <w:t>10.1038/s41558-019-0591-9</w:t>
        </w:r>
      </w:hyperlink>
      <w:r w:rsidRPr="00B44095">
        <w:rPr>
          <w:sz w:val="20"/>
          <w:szCs w:val="20"/>
        </w:rPr>
        <w:t>.</w:t>
      </w:r>
    </w:p>
    <w:p w14:paraId="28E9658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Roemmich, D., W. John Gould, and J. Gilson, 2012: 135 years of global ocean warming between the Challenger expedition and the Argo Programme. </w:t>
      </w:r>
      <w:r w:rsidRPr="00B44095">
        <w:rPr>
          <w:i/>
          <w:sz w:val="20"/>
          <w:szCs w:val="20"/>
        </w:rPr>
        <w:t>Nature Climate Change</w:t>
      </w:r>
      <w:r w:rsidRPr="00B44095">
        <w:rPr>
          <w:sz w:val="20"/>
          <w:szCs w:val="20"/>
        </w:rPr>
        <w:t xml:space="preserve">, </w:t>
      </w:r>
      <w:r w:rsidRPr="00B44095">
        <w:rPr>
          <w:b/>
          <w:sz w:val="20"/>
          <w:szCs w:val="20"/>
        </w:rPr>
        <w:t>2(6)</w:t>
      </w:r>
      <w:r w:rsidRPr="00B44095">
        <w:rPr>
          <w:sz w:val="20"/>
          <w:szCs w:val="20"/>
        </w:rPr>
        <w:t>, 425–428, doi:</w:t>
      </w:r>
      <w:hyperlink r:id="rId761" w:history="1">
        <w:r w:rsidRPr="00B44095">
          <w:rPr>
            <w:rStyle w:val="Hyperlink"/>
            <w:sz w:val="20"/>
            <w:szCs w:val="20"/>
            <w:lang w:val="en-US" w:eastAsia="fr-FR"/>
          </w:rPr>
          <w:t>10.1038/nclimate1461</w:t>
        </w:r>
      </w:hyperlink>
      <w:r w:rsidRPr="00B44095">
        <w:rPr>
          <w:sz w:val="20"/>
          <w:szCs w:val="20"/>
        </w:rPr>
        <w:t>.</w:t>
      </w:r>
    </w:p>
    <w:p w14:paraId="1CE9BFD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Roemmich, D. et al., 2019: On the Future of Argo: A Global, Full-Depth, Multi-Disciplinary Array. </w:t>
      </w:r>
      <w:r w:rsidRPr="00B44095">
        <w:rPr>
          <w:i/>
          <w:sz w:val="20"/>
          <w:szCs w:val="20"/>
        </w:rPr>
        <w:t>Frontiers in Marine Science</w:t>
      </w:r>
      <w:r w:rsidRPr="00B44095">
        <w:rPr>
          <w:sz w:val="20"/>
          <w:szCs w:val="20"/>
        </w:rPr>
        <w:t xml:space="preserve">, </w:t>
      </w:r>
      <w:r w:rsidRPr="00B44095">
        <w:rPr>
          <w:b/>
          <w:sz w:val="20"/>
          <w:szCs w:val="20"/>
        </w:rPr>
        <w:t>6</w:t>
      </w:r>
      <w:r w:rsidRPr="00B44095">
        <w:rPr>
          <w:sz w:val="20"/>
          <w:szCs w:val="20"/>
        </w:rPr>
        <w:t>, 439, doi:</w:t>
      </w:r>
      <w:hyperlink r:id="rId762" w:history="1">
        <w:r w:rsidRPr="00B44095">
          <w:rPr>
            <w:rStyle w:val="Hyperlink"/>
            <w:sz w:val="20"/>
            <w:szCs w:val="20"/>
            <w:lang w:val="en-US" w:eastAsia="fr-FR"/>
          </w:rPr>
          <w:t>10.3389/fmars.2019.00439</w:t>
        </w:r>
      </w:hyperlink>
      <w:r w:rsidRPr="00B44095">
        <w:rPr>
          <w:sz w:val="20"/>
          <w:szCs w:val="20"/>
        </w:rPr>
        <w:t>.</w:t>
      </w:r>
    </w:p>
    <w:p w14:paraId="4E71915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Rogelj, J., P.M. Forster, E. Kriegler, C.J. Smith, and R. Séférian, 2019: Estimating and tracking the remaining carbon budget for stringent climate targets. </w:t>
      </w:r>
      <w:r w:rsidRPr="00B44095">
        <w:rPr>
          <w:i/>
          <w:sz w:val="20"/>
          <w:szCs w:val="20"/>
        </w:rPr>
        <w:t>Nature</w:t>
      </w:r>
      <w:r w:rsidRPr="00B44095">
        <w:rPr>
          <w:sz w:val="20"/>
          <w:szCs w:val="20"/>
        </w:rPr>
        <w:t xml:space="preserve">, </w:t>
      </w:r>
      <w:r w:rsidRPr="00B44095">
        <w:rPr>
          <w:b/>
          <w:sz w:val="20"/>
          <w:szCs w:val="20"/>
        </w:rPr>
        <w:t>571(7765)</w:t>
      </w:r>
      <w:r w:rsidRPr="00B44095">
        <w:rPr>
          <w:sz w:val="20"/>
          <w:szCs w:val="20"/>
        </w:rPr>
        <w:t>, 335–342, doi:</w:t>
      </w:r>
      <w:hyperlink r:id="rId763" w:history="1">
        <w:r w:rsidRPr="00B44095">
          <w:rPr>
            <w:rStyle w:val="Hyperlink"/>
            <w:sz w:val="20"/>
            <w:szCs w:val="20"/>
            <w:lang w:val="en-US" w:eastAsia="fr-FR"/>
          </w:rPr>
          <w:t>10.1038/s41586-019-1368-z</w:t>
        </w:r>
      </w:hyperlink>
      <w:r w:rsidRPr="00B44095">
        <w:rPr>
          <w:sz w:val="20"/>
          <w:szCs w:val="20"/>
        </w:rPr>
        <w:t>.</w:t>
      </w:r>
    </w:p>
    <w:p w14:paraId="75E1A89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Rogelj, J. et al., 2016: Paris Agreement climate proposals need a boost to keep warming well below 2°C. </w:t>
      </w:r>
      <w:r w:rsidRPr="00B44095">
        <w:rPr>
          <w:i/>
          <w:sz w:val="20"/>
          <w:szCs w:val="20"/>
        </w:rPr>
        <w:t>Nature</w:t>
      </w:r>
      <w:r w:rsidRPr="00B44095">
        <w:rPr>
          <w:sz w:val="20"/>
          <w:szCs w:val="20"/>
        </w:rPr>
        <w:t xml:space="preserve">, </w:t>
      </w:r>
      <w:r w:rsidRPr="00B44095">
        <w:rPr>
          <w:b/>
          <w:sz w:val="20"/>
          <w:szCs w:val="20"/>
        </w:rPr>
        <w:t>534(7609)</w:t>
      </w:r>
      <w:r w:rsidRPr="00B44095">
        <w:rPr>
          <w:sz w:val="20"/>
          <w:szCs w:val="20"/>
        </w:rPr>
        <w:t>, 631–639, doi:</w:t>
      </w:r>
      <w:hyperlink r:id="rId764" w:history="1">
        <w:r w:rsidRPr="00B44095">
          <w:rPr>
            <w:rStyle w:val="Hyperlink"/>
            <w:sz w:val="20"/>
            <w:szCs w:val="20"/>
            <w:lang w:val="en-US" w:eastAsia="fr-FR"/>
          </w:rPr>
          <w:t>10.1038/nature18307</w:t>
        </w:r>
      </w:hyperlink>
      <w:r w:rsidRPr="00B44095">
        <w:rPr>
          <w:sz w:val="20"/>
          <w:szCs w:val="20"/>
        </w:rPr>
        <w:t>.</w:t>
      </w:r>
    </w:p>
    <w:p w14:paraId="6D0CCD7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Rogelj, J. et al., 2017: Understanding the origin of Paris Agreement emission uncertainties. </w:t>
      </w:r>
      <w:r w:rsidRPr="00B44095">
        <w:rPr>
          <w:i/>
          <w:sz w:val="20"/>
          <w:szCs w:val="20"/>
        </w:rPr>
        <w:t>Nature Communications</w:t>
      </w:r>
      <w:r w:rsidRPr="00B44095">
        <w:rPr>
          <w:sz w:val="20"/>
          <w:szCs w:val="20"/>
        </w:rPr>
        <w:t xml:space="preserve">, </w:t>
      </w:r>
      <w:r w:rsidRPr="00B44095">
        <w:rPr>
          <w:b/>
          <w:sz w:val="20"/>
          <w:szCs w:val="20"/>
        </w:rPr>
        <w:t>8(1)</w:t>
      </w:r>
      <w:r w:rsidRPr="00B44095">
        <w:rPr>
          <w:sz w:val="20"/>
          <w:szCs w:val="20"/>
        </w:rPr>
        <w:t>, doi:</w:t>
      </w:r>
      <w:hyperlink r:id="rId765" w:history="1">
        <w:r w:rsidRPr="00B44095">
          <w:rPr>
            <w:rStyle w:val="Hyperlink"/>
            <w:sz w:val="20"/>
            <w:szCs w:val="20"/>
            <w:lang w:val="en-US" w:eastAsia="fr-FR"/>
          </w:rPr>
          <w:t>10.1038/ncomms15748</w:t>
        </w:r>
      </w:hyperlink>
      <w:r w:rsidRPr="00B44095">
        <w:rPr>
          <w:sz w:val="20"/>
          <w:szCs w:val="20"/>
        </w:rPr>
        <w:t>.</w:t>
      </w:r>
    </w:p>
    <w:p w14:paraId="1F32512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Rogelj, J. et al., 2018a: Scenarios towards limiting global mean temperature increase below 1.5°C. </w:t>
      </w:r>
      <w:r w:rsidRPr="00B44095">
        <w:rPr>
          <w:i/>
          <w:sz w:val="20"/>
          <w:szCs w:val="20"/>
        </w:rPr>
        <w:t>Nature Climate Change</w:t>
      </w:r>
      <w:r w:rsidRPr="00B44095">
        <w:rPr>
          <w:sz w:val="20"/>
          <w:szCs w:val="20"/>
        </w:rPr>
        <w:t xml:space="preserve">, </w:t>
      </w:r>
      <w:r w:rsidRPr="00B44095">
        <w:rPr>
          <w:b/>
          <w:sz w:val="20"/>
          <w:szCs w:val="20"/>
        </w:rPr>
        <w:t>8(4)</w:t>
      </w:r>
      <w:r w:rsidRPr="00B44095">
        <w:rPr>
          <w:sz w:val="20"/>
          <w:szCs w:val="20"/>
        </w:rPr>
        <w:t>, 325–332, doi:</w:t>
      </w:r>
      <w:hyperlink r:id="rId766" w:history="1">
        <w:r w:rsidRPr="00B44095">
          <w:rPr>
            <w:rStyle w:val="Hyperlink"/>
            <w:sz w:val="20"/>
            <w:szCs w:val="20"/>
            <w:lang w:val="en-US" w:eastAsia="fr-FR"/>
          </w:rPr>
          <w:t>10.1038/s41558-018-0091-3</w:t>
        </w:r>
      </w:hyperlink>
      <w:r w:rsidRPr="00B44095">
        <w:rPr>
          <w:sz w:val="20"/>
          <w:szCs w:val="20"/>
        </w:rPr>
        <w:t>.</w:t>
      </w:r>
    </w:p>
    <w:p w14:paraId="6860FF3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Rogelj, J. et al., 2018b: Mitigation Pathways Compatible with 1.5°C in the Context of Sustainable Development. In: </w:t>
      </w:r>
      <w:r w:rsidRPr="00B44095">
        <w:rPr>
          <w:i/>
          <w:sz w:val="20"/>
          <w:szCs w:val="20"/>
        </w:rPr>
        <w:t>Global Warming of 1.5°C. An IPCC Special Report on the impacts of global warming of 1.5°C above pre-industrial levels and related global greenhouse gas emission pathways, in the context of strengthening the global response to the threat of climate change,</w:t>
      </w:r>
      <w:r w:rsidRPr="00B44095">
        <w:rPr>
          <w:sz w:val="20"/>
          <w:szCs w:val="20"/>
        </w:rPr>
        <w:t xml:space="preserve"> [Masson-Delmotte, V., P. Zhai, H.-O. Pörtner, D. Roberts, J. Skea, P.R. Shukla, A. Pirani, W. Moufouma-Okia, C. Péan, R. Pidcock, S. Connors, J.B.R. Matthews, Y. Chen, X. Zhou, M.I. Gomis, E. Lonnoy, T. Maycock, M. Tignor, and T. Waterfield (eds.)]. In Press, pp. 93–174.</w:t>
      </w:r>
    </w:p>
    <w:p w14:paraId="6C2ADE7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Rohde, R., R.A. Muller, R. Jacobsen, E. Muller, and C. Wickham, 2013: A New Estimate of the Average Earth Surface Land Temperature Spanning 1753 to 2011. </w:t>
      </w:r>
      <w:r w:rsidRPr="00B44095">
        <w:rPr>
          <w:i/>
          <w:sz w:val="20"/>
          <w:szCs w:val="20"/>
        </w:rPr>
        <w:t>Geoinformatics &amp; Geostatistics: An Overview</w:t>
      </w:r>
      <w:r w:rsidRPr="00B44095">
        <w:rPr>
          <w:sz w:val="20"/>
          <w:szCs w:val="20"/>
        </w:rPr>
        <w:t xml:space="preserve">, </w:t>
      </w:r>
      <w:r w:rsidRPr="00B44095">
        <w:rPr>
          <w:b/>
          <w:sz w:val="20"/>
          <w:szCs w:val="20"/>
        </w:rPr>
        <w:t>01(01)</w:t>
      </w:r>
      <w:r w:rsidRPr="00B44095">
        <w:rPr>
          <w:sz w:val="20"/>
          <w:szCs w:val="20"/>
        </w:rPr>
        <w:t>, doi:</w:t>
      </w:r>
      <w:hyperlink r:id="rId767" w:history="1">
        <w:r w:rsidRPr="00B44095">
          <w:rPr>
            <w:rStyle w:val="Hyperlink"/>
            <w:sz w:val="20"/>
            <w:szCs w:val="20"/>
            <w:lang w:val="en-US" w:eastAsia="fr-FR"/>
          </w:rPr>
          <w:t>10.4172/2327-4581.1000101</w:t>
        </w:r>
      </w:hyperlink>
      <w:r w:rsidRPr="00B44095">
        <w:rPr>
          <w:sz w:val="20"/>
          <w:szCs w:val="20"/>
        </w:rPr>
        <w:t>.</w:t>
      </w:r>
    </w:p>
    <w:p w14:paraId="43A4F84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Rohde, R.A. and Z. Hausfather, 2020: The Berkeley Earth Land/Ocean Temperature Record. </w:t>
      </w:r>
      <w:r w:rsidRPr="00B44095">
        <w:rPr>
          <w:i/>
          <w:sz w:val="20"/>
          <w:szCs w:val="20"/>
        </w:rPr>
        <w:t>Earth System Science Data</w:t>
      </w:r>
      <w:r w:rsidRPr="00B44095">
        <w:rPr>
          <w:sz w:val="20"/>
          <w:szCs w:val="20"/>
        </w:rPr>
        <w:t xml:space="preserve">, </w:t>
      </w:r>
      <w:r w:rsidRPr="00B44095">
        <w:rPr>
          <w:b/>
          <w:sz w:val="20"/>
          <w:szCs w:val="20"/>
        </w:rPr>
        <w:t>12(4)</w:t>
      </w:r>
      <w:r w:rsidRPr="00B44095">
        <w:rPr>
          <w:sz w:val="20"/>
          <w:szCs w:val="20"/>
        </w:rPr>
        <w:t>, 3469–3479, doi:</w:t>
      </w:r>
      <w:hyperlink r:id="rId768" w:history="1">
        <w:r w:rsidRPr="00B44095">
          <w:rPr>
            <w:rStyle w:val="Hyperlink"/>
            <w:sz w:val="20"/>
            <w:szCs w:val="20"/>
            <w:lang w:val="en-US" w:eastAsia="fr-FR"/>
          </w:rPr>
          <w:t>10.5194/essd-12-3469-2020</w:t>
        </w:r>
      </w:hyperlink>
      <w:r w:rsidRPr="00B44095">
        <w:rPr>
          <w:sz w:val="20"/>
          <w:szCs w:val="20"/>
        </w:rPr>
        <w:t>.</w:t>
      </w:r>
    </w:p>
    <w:p w14:paraId="2AD6C56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Rohrschneider, T., B. Stevens, and T. Mauritsen, 2019: On simple representations of the climate response to external radiative forcing. </w:t>
      </w:r>
      <w:r w:rsidRPr="00B44095">
        <w:rPr>
          <w:i/>
          <w:sz w:val="20"/>
          <w:szCs w:val="20"/>
        </w:rPr>
        <w:t>Climate Dynamics</w:t>
      </w:r>
      <w:r w:rsidRPr="00B44095">
        <w:rPr>
          <w:sz w:val="20"/>
          <w:szCs w:val="20"/>
        </w:rPr>
        <w:t xml:space="preserve">, </w:t>
      </w:r>
      <w:r w:rsidRPr="00B44095">
        <w:rPr>
          <w:b/>
          <w:sz w:val="20"/>
          <w:szCs w:val="20"/>
        </w:rPr>
        <w:t>53(5)</w:t>
      </w:r>
      <w:r w:rsidRPr="00B44095">
        <w:rPr>
          <w:sz w:val="20"/>
          <w:szCs w:val="20"/>
        </w:rPr>
        <w:t>, 3131–3145, doi:</w:t>
      </w:r>
      <w:hyperlink r:id="rId769" w:history="1">
        <w:r w:rsidRPr="00B44095">
          <w:rPr>
            <w:rStyle w:val="Hyperlink"/>
            <w:sz w:val="20"/>
            <w:szCs w:val="20"/>
            <w:lang w:val="en-US" w:eastAsia="fr-FR"/>
          </w:rPr>
          <w:t>10.1007/s00382-019-04686-4</w:t>
        </w:r>
      </w:hyperlink>
      <w:r w:rsidRPr="00B44095">
        <w:rPr>
          <w:sz w:val="20"/>
          <w:szCs w:val="20"/>
        </w:rPr>
        <w:t>.</w:t>
      </w:r>
    </w:p>
    <w:p w14:paraId="0C5F6D3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Rojas, M., F. Lambert, J. Ramirez-Villegas, and A.J. Challinor, 2019: Emergence of robust precipitation changes across crop production areas in the 21st century. </w:t>
      </w:r>
      <w:r w:rsidRPr="00B44095">
        <w:rPr>
          <w:i/>
          <w:sz w:val="20"/>
          <w:szCs w:val="20"/>
        </w:rPr>
        <w:t>Proceedings of the National Academy of Sciences</w:t>
      </w:r>
      <w:r w:rsidRPr="00B44095">
        <w:rPr>
          <w:sz w:val="20"/>
          <w:szCs w:val="20"/>
        </w:rPr>
        <w:t xml:space="preserve">, </w:t>
      </w:r>
      <w:r w:rsidRPr="00B44095">
        <w:rPr>
          <w:b/>
          <w:sz w:val="20"/>
          <w:szCs w:val="20"/>
        </w:rPr>
        <w:t>116(14)</w:t>
      </w:r>
      <w:r w:rsidRPr="00B44095">
        <w:rPr>
          <w:sz w:val="20"/>
          <w:szCs w:val="20"/>
        </w:rPr>
        <w:t>, 6673–6678, doi:</w:t>
      </w:r>
      <w:hyperlink r:id="rId770" w:history="1">
        <w:r w:rsidRPr="00B44095">
          <w:rPr>
            <w:rStyle w:val="Hyperlink"/>
            <w:sz w:val="20"/>
            <w:szCs w:val="20"/>
            <w:lang w:val="en-US" w:eastAsia="fr-FR"/>
          </w:rPr>
          <w:t>10.1073/pnas.1811463116</w:t>
        </w:r>
      </w:hyperlink>
      <w:r w:rsidRPr="00B44095">
        <w:rPr>
          <w:sz w:val="20"/>
          <w:szCs w:val="20"/>
        </w:rPr>
        <w:t>.</w:t>
      </w:r>
    </w:p>
    <w:p w14:paraId="43EE83D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Rosa, E.A. and T. Dietz, 2012: Human drivers of national greenhouse-gas emissions. </w:t>
      </w:r>
      <w:r w:rsidRPr="00B44095">
        <w:rPr>
          <w:i/>
          <w:sz w:val="20"/>
          <w:szCs w:val="20"/>
        </w:rPr>
        <w:t>Nature Climate Change</w:t>
      </w:r>
      <w:r w:rsidRPr="00B44095">
        <w:rPr>
          <w:sz w:val="20"/>
          <w:szCs w:val="20"/>
        </w:rPr>
        <w:t xml:space="preserve">, </w:t>
      </w:r>
      <w:r w:rsidRPr="00B44095">
        <w:rPr>
          <w:b/>
          <w:sz w:val="20"/>
          <w:szCs w:val="20"/>
        </w:rPr>
        <w:t>2</w:t>
      </w:r>
      <w:r w:rsidRPr="00B44095">
        <w:rPr>
          <w:sz w:val="20"/>
          <w:szCs w:val="20"/>
        </w:rPr>
        <w:t>, 581–586.</w:t>
      </w:r>
    </w:p>
    <w:p w14:paraId="3043CDC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Rosenblum, E. and I. Eisenman, 2016: Faster Arctic Sea Ice Retreat in CMIP5 than in CMIP3 due to Volcanoes. </w:t>
      </w:r>
      <w:r w:rsidRPr="00B44095">
        <w:rPr>
          <w:i/>
          <w:sz w:val="20"/>
          <w:szCs w:val="20"/>
        </w:rPr>
        <w:t>Journal of Climate</w:t>
      </w:r>
      <w:r w:rsidRPr="00B44095">
        <w:rPr>
          <w:sz w:val="20"/>
          <w:szCs w:val="20"/>
        </w:rPr>
        <w:t xml:space="preserve">, </w:t>
      </w:r>
      <w:r w:rsidRPr="00B44095">
        <w:rPr>
          <w:b/>
          <w:sz w:val="20"/>
          <w:szCs w:val="20"/>
        </w:rPr>
        <w:t>29(24)</w:t>
      </w:r>
      <w:r w:rsidRPr="00B44095">
        <w:rPr>
          <w:sz w:val="20"/>
          <w:szCs w:val="20"/>
        </w:rPr>
        <w:t>, 9179–9188, doi:</w:t>
      </w:r>
      <w:hyperlink r:id="rId771" w:history="1">
        <w:r w:rsidRPr="00B44095">
          <w:rPr>
            <w:rStyle w:val="Hyperlink"/>
            <w:sz w:val="20"/>
            <w:szCs w:val="20"/>
            <w:lang w:val="en-US" w:eastAsia="fr-FR"/>
          </w:rPr>
          <w:t>10.1175/jcli-d-16-0391.1</w:t>
        </w:r>
      </w:hyperlink>
      <w:r w:rsidRPr="00B44095">
        <w:rPr>
          <w:sz w:val="20"/>
          <w:szCs w:val="20"/>
        </w:rPr>
        <w:t>.</w:t>
      </w:r>
    </w:p>
    <w:p w14:paraId="343A37D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Rosenblum, E. and I. Eisenman, 2017: Sea Ice Trends in Climate Models Only Accurate in Runs with Biased Global Warming. </w:t>
      </w:r>
      <w:r w:rsidRPr="00B44095">
        <w:rPr>
          <w:i/>
          <w:sz w:val="20"/>
          <w:szCs w:val="20"/>
        </w:rPr>
        <w:t>Journal of Climate</w:t>
      </w:r>
      <w:r w:rsidRPr="00B44095">
        <w:rPr>
          <w:sz w:val="20"/>
          <w:szCs w:val="20"/>
        </w:rPr>
        <w:t xml:space="preserve">, </w:t>
      </w:r>
      <w:r w:rsidRPr="00B44095">
        <w:rPr>
          <w:b/>
          <w:sz w:val="20"/>
          <w:szCs w:val="20"/>
        </w:rPr>
        <w:t>30(16)</w:t>
      </w:r>
      <w:r w:rsidRPr="00B44095">
        <w:rPr>
          <w:sz w:val="20"/>
          <w:szCs w:val="20"/>
        </w:rPr>
        <w:t>, 6265–6278, doi:</w:t>
      </w:r>
      <w:hyperlink r:id="rId772" w:history="1">
        <w:r w:rsidRPr="00B44095">
          <w:rPr>
            <w:rStyle w:val="Hyperlink"/>
            <w:sz w:val="20"/>
            <w:szCs w:val="20"/>
            <w:lang w:val="en-US" w:eastAsia="fr-FR"/>
          </w:rPr>
          <w:t>10.1175/jcli-d-16-0455.1</w:t>
        </w:r>
      </w:hyperlink>
      <w:r w:rsidRPr="00B44095">
        <w:rPr>
          <w:sz w:val="20"/>
          <w:szCs w:val="20"/>
        </w:rPr>
        <w:t>.</w:t>
      </w:r>
    </w:p>
    <w:p w14:paraId="387DFAB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Rothman, D.S., P. Romero-Lankao, V.J. Schweizer, and B.A. Bee, 2014: Challenges to adaptation: a fundamental concept for the shared socio-economic pathways and beyond. </w:t>
      </w:r>
      <w:r w:rsidRPr="00B44095">
        <w:rPr>
          <w:i/>
          <w:sz w:val="20"/>
          <w:szCs w:val="20"/>
        </w:rPr>
        <w:t>Climatic Change</w:t>
      </w:r>
      <w:r w:rsidRPr="00B44095">
        <w:rPr>
          <w:sz w:val="20"/>
          <w:szCs w:val="20"/>
        </w:rPr>
        <w:t xml:space="preserve">, </w:t>
      </w:r>
      <w:r w:rsidRPr="00B44095">
        <w:rPr>
          <w:b/>
          <w:sz w:val="20"/>
          <w:szCs w:val="20"/>
        </w:rPr>
        <w:t>122(3)</w:t>
      </w:r>
      <w:r w:rsidRPr="00B44095">
        <w:rPr>
          <w:sz w:val="20"/>
          <w:szCs w:val="20"/>
        </w:rPr>
        <w:t>, 495–507, doi:</w:t>
      </w:r>
      <w:hyperlink r:id="rId773" w:history="1">
        <w:r w:rsidRPr="00B44095">
          <w:rPr>
            <w:rStyle w:val="Hyperlink"/>
            <w:sz w:val="20"/>
            <w:szCs w:val="20"/>
            <w:lang w:val="en-US" w:eastAsia="fr-FR"/>
          </w:rPr>
          <w:t>10.1007/s10584-013-0907-0</w:t>
        </w:r>
      </w:hyperlink>
      <w:r w:rsidRPr="00B44095">
        <w:rPr>
          <w:sz w:val="20"/>
          <w:szCs w:val="20"/>
        </w:rPr>
        <w:t>.</w:t>
      </w:r>
    </w:p>
    <w:p w14:paraId="5407373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Rothrock, D.A., Y. Yu, and G.A. Maykut, 1999: Thinning of the Arctic sea-ice cover. </w:t>
      </w:r>
      <w:r w:rsidRPr="00B44095">
        <w:rPr>
          <w:i/>
          <w:sz w:val="20"/>
          <w:szCs w:val="20"/>
        </w:rPr>
        <w:t>Geophysical Research Letters</w:t>
      </w:r>
      <w:r w:rsidRPr="00B44095">
        <w:rPr>
          <w:sz w:val="20"/>
          <w:szCs w:val="20"/>
        </w:rPr>
        <w:t xml:space="preserve">, </w:t>
      </w:r>
      <w:r w:rsidRPr="00B44095">
        <w:rPr>
          <w:b/>
          <w:sz w:val="20"/>
          <w:szCs w:val="20"/>
        </w:rPr>
        <w:t>26(23)</w:t>
      </w:r>
      <w:r w:rsidRPr="00B44095">
        <w:rPr>
          <w:sz w:val="20"/>
          <w:szCs w:val="20"/>
        </w:rPr>
        <w:t>, 3469–3472, doi:</w:t>
      </w:r>
      <w:hyperlink r:id="rId774" w:history="1">
        <w:r w:rsidRPr="00B44095">
          <w:rPr>
            <w:rStyle w:val="Hyperlink"/>
            <w:sz w:val="20"/>
            <w:szCs w:val="20"/>
            <w:lang w:val="en-US" w:eastAsia="fr-FR"/>
          </w:rPr>
          <w:t>10.1029/1999gl010863</w:t>
        </w:r>
      </w:hyperlink>
      <w:r w:rsidRPr="00B44095">
        <w:rPr>
          <w:sz w:val="20"/>
          <w:szCs w:val="20"/>
        </w:rPr>
        <w:t>.</w:t>
      </w:r>
    </w:p>
    <w:p w14:paraId="33DED7F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Rougier, J., 2007: Probabilistic Inference for Future Climate Using an Ensemble of Climate Model Evaluations. </w:t>
      </w:r>
      <w:r w:rsidRPr="00B44095">
        <w:rPr>
          <w:i/>
          <w:sz w:val="20"/>
          <w:szCs w:val="20"/>
        </w:rPr>
        <w:t>Climatic Change</w:t>
      </w:r>
      <w:r w:rsidRPr="00B44095">
        <w:rPr>
          <w:sz w:val="20"/>
          <w:szCs w:val="20"/>
        </w:rPr>
        <w:t xml:space="preserve">, </w:t>
      </w:r>
      <w:r w:rsidRPr="00B44095">
        <w:rPr>
          <w:b/>
          <w:sz w:val="20"/>
          <w:szCs w:val="20"/>
        </w:rPr>
        <w:t>81(3–4)</w:t>
      </w:r>
      <w:r w:rsidRPr="00B44095">
        <w:rPr>
          <w:sz w:val="20"/>
          <w:szCs w:val="20"/>
        </w:rPr>
        <w:t>, 247–264, doi:</w:t>
      </w:r>
      <w:hyperlink r:id="rId775" w:history="1">
        <w:r w:rsidRPr="00B44095">
          <w:rPr>
            <w:rStyle w:val="Hyperlink"/>
            <w:sz w:val="20"/>
            <w:szCs w:val="20"/>
            <w:lang w:val="en-US" w:eastAsia="fr-FR"/>
          </w:rPr>
          <w:t>10.1007/s10584-006-9156-9</w:t>
        </w:r>
      </w:hyperlink>
      <w:r w:rsidRPr="00B44095">
        <w:rPr>
          <w:sz w:val="20"/>
          <w:szCs w:val="20"/>
        </w:rPr>
        <w:t>.</w:t>
      </w:r>
    </w:p>
    <w:p w14:paraId="070F9FB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Rounsevell, M.D.A. and M.J. Metzger, 2010: Developing qualitative scenario storylines for environmental change assessment. </w:t>
      </w:r>
      <w:r w:rsidRPr="00B44095">
        <w:rPr>
          <w:i/>
          <w:sz w:val="20"/>
          <w:szCs w:val="20"/>
        </w:rPr>
        <w:t>Wiley Interdisciplinary Reviews: Climate Change</w:t>
      </w:r>
      <w:r w:rsidRPr="00B44095">
        <w:rPr>
          <w:sz w:val="20"/>
          <w:szCs w:val="20"/>
        </w:rPr>
        <w:t xml:space="preserve">, </w:t>
      </w:r>
      <w:r w:rsidRPr="00B44095">
        <w:rPr>
          <w:b/>
          <w:sz w:val="20"/>
          <w:szCs w:val="20"/>
        </w:rPr>
        <w:t>1(4)</w:t>
      </w:r>
      <w:r w:rsidRPr="00B44095">
        <w:rPr>
          <w:sz w:val="20"/>
          <w:szCs w:val="20"/>
        </w:rPr>
        <w:t>, 606–619, doi:</w:t>
      </w:r>
      <w:hyperlink r:id="rId776" w:history="1">
        <w:r w:rsidRPr="00B44095">
          <w:rPr>
            <w:rStyle w:val="Hyperlink"/>
            <w:sz w:val="20"/>
            <w:szCs w:val="20"/>
            <w:lang w:val="en-US" w:eastAsia="fr-FR"/>
          </w:rPr>
          <w:t>10.1002/wcc.63</w:t>
        </w:r>
      </w:hyperlink>
      <w:r w:rsidRPr="00B44095">
        <w:rPr>
          <w:sz w:val="20"/>
          <w:szCs w:val="20"/>
        </w:rPr>
        <w:t>.</w:t>
      </w:r>
    </w:p>
    <w:p w14:paraId="7D6EA41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Ruane, A.C. et al., 2016: The Vulnerability, Impacts, Adaptation and Climate Services Advisory Board (VIACS AB v1.0) contribution to CMIP6. </w:t>
      </w:r>
      <w:r w:rsidRPr="00B44095">
        <w:rPr>
          <w:i/>
          <w:sz w:val="20"/>
          <w:szCs w:val="20"/>
        </w:rPr>
        <w:t>Geoscientific Model Development</w:t>
      </w:r>
      <w:r w:rsidRPr="00B44095">
        <w:rPr>
          <w:sz w:val="20"/>
          <w:szCs w:val="20"/>
        </w:rPr>
        <w:t xml:space="preserve">, </w:t>
      </w:r>
      <w:r w:rsidRPr="00B44095">
        <w:rPr>
          <w:b/>
          <w:sz w:val="20"/>
          <w:szCs w:val="20"/>
        </w:rPr>
        <w:t>9(9)</w:t>
      </w:r>
      <w:r w:rsidRPr="00B44095">
        <w:rPr>
          <w:sz w:val="20"/>
          <w:szCs w:val="20"/>
        </w:rPr>
        <w:t>, 3493–3515, doi:</w:t>
      </w:r>
      <w:hyperlink r:id="rId777" w:history="1">
        <w:r w:rsidRPr="00B44095">
          <w:rPr>
            <w:rStyle w:val="Hyperlink"/>
            <w:sz w:val="20"/>
            <w:szCs w:val="20"/>
            <w:lang w:val="en-US" w:eastAsia="fr-FR"/>
          </w:rPr>
          <w:t>10.5194/gmd-9-3493-2016</w:t>
        </w:r>
      </w:hyperlink>
      <w:r w:rsidRPr="00B44095">
        <w:rPr>
          <w:sz w:val="20"/>
          <w:szCs w:val="20"/>
        </w:rPr>
        <w:t>.</w:t>
      </w:r>
    </w:p>
    <w:p w14:paraId="1899EF2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Rubel, F. and M. Kottek, 2010: Observed and projected climate shifts 1901-2100 depicted by world maps of the Köppen-Geiger climate classification. </w:t>
      </w:r>
      <w:r w:rsidRPr="00B44095">
        <w:rPr>
          <w:i/>
          <w:sz w:val="20"/>
          <w:szCs w:val="20"/>
        </w:rPr>
        <w:t>Meteorologische Zeitschrift</w:t>
      </w:r>
      <w:r w:rsidRPr="00B44095">
        <w:rPr>
          <w:sz w:val="20"/>
          <w:szCs w:val="20"/>
        </w:rPr>
        <w:t xml:space="preserve">, </w:t>
      </w:r>
      <w:r w:rsidRPr="00B44095">
        <w:rPr>
          <w:b/>
          <w:sz w:val="20"/>
          <w:szCs w:val="20"/>
        </w:rPr>
        <w:t>19(2)</w:t>
      </w:r>
      <w:r w:rsidRPr="00B44095">
        <w:rPr>
          <w:sz w:val="20"/>
          <w:szCs w:val="20"/>
        </w:rPr>
        <w:t>, 135–141, doi:</w:t>
      </w:r>
      <w:hyperlink r:id="rId778" w:history="1">
        <w:r w:rsidRPr="00B44095">
          <w:rPr>
            <w:rStyle w:val="Hyperlink"/>
            <w:sz w:val="20"/>
            <w:szCs w:val="20"/>
            <w:lang w:val="en-US" w:eastAsia="fr-FR"/>
          </w:rPr>
          <w:t>10.1127/0941-2948/2010/0430</w:t>
        </w:r>
      </w:hyperlink>
      <w:r w:rsidRPr="00B44095">
        <w:rPr>
          <w:sz w:val="20"/>
          <w:szCs w:val="20"/>
        </w:rPr>
        <w:t>.</w:t>
      </w:r>
    </w:p>
    <w:p w14:paraId="6479960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Ruddiman, W.F. and A. McIntyre, 1981: The North Atlantic Ocean during the last deglaciation. </w:t>
      </w:r>
      <w:r w:rsidRPr="00B44095">
        <w:rPr>
          <w:i/>
          <w:sz w:val="20"/>
          <w:szCs w:val="20"/>
        </w:rPr>
        <w:t>Palaeogeography, Palaeoclimatology, Palaeoecology</w:t>
      </w:r>
      <w:r w:rsidRPr="00B44095">
        <w:rPr>
          <w:sz w:val="20"/>
          <w:szCs w:val="20"/>
        </w:rPr>
        <w:t xml:space="preserve">, </w:t>
      </w:r>
      <w:r w:rsidRPr="00B44095">
        <w:rPr>
          <w:b/>
          <w:sz w:val="20"/>
          <w:szCs w:val="20"/>
        </w:rPr>
        <w:t>35</w:t>
      </w:r>
      <w:r w:rsidRPr="00B44095">
        <w:rPr>
          <w:sz w:val="20"/>
          <w:szCs w:val="20"/>
        </w:rPr>
        <w:t>, 145–214, doi:</w:t>
      </w:r>
      <w:hyperlink r:id="rId779" w:history="1">
        <w:r w:rsidRPr="00B44095">
          <w:rPr>
            <w:rStyle w:val="Hyperlink"/>
            <w:sz w:val="20"/>
            <w:szCs w:val="20"/>
            <w:lang w:val="en-US" w:eastAsia="fr-FR"/>
          </w:rPr>
          <w:t>10.1016/0031-0182(81)90097-3</w:t>
        </w:r>
      </w:hyperlink>
      <w:r w:rsidRPr="00B44095">
        <w:rPr>
          <w:sz w:val="20"/>
          <w:szCs w:val="20"/>
        </w:rPr>
        <w:t>.</w:t>
      </w:r>
    </w:p>
    <w:p w14:paraId="277E182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Ruddiman, W.F. and J.S. Thomson, 2001: The case for human causes of increased atmospheric CH4 over the last 5000 years. </w:t>
      </w:r>
      <w:r w:rsidRPr="00B44095">
        <w:rPr>
          <w:i/>
          <w:sz w:val="20"/>
          <w:szCs w:val="20"/>
        </w:rPr>
        <w:t>Quaternary Science Reviews</w:t>
      </w:r>
      <w:r w:rsidRPr="00B44095">
        <w:rPr>
          <w:sz w:val="20"/>
          <w:szCs w:val="20"/>
        </w:rPr>
        <w:t xml:space="preserve">, </w:t>
      </w:r>
      <w:r w:rsidRPr="00B44095">
        <w:rPr>
          <w:b/>
          <w:sz w:val="20"/>
          <w:szCs w:val="20"/>
        </w:rPr>
        <w:t>20(18)</w:t>
      </w:r>
      <w:r w:rsidRPr="00B44095">
        <w:rPr>
          <w:sz w:val="20"/>
          <w:szCs w:val="20"/>
        </w:rPr>
        <w:t>, 1769–1777, doi:</w:t>
      </w:r>
      <w:hyperlink r:id="rId780" w:history="1">
        <w:r w:rsidRPr="00B44095">
          <w:rPr>
            <w:rStyle w:val="Hyperlink"/>
            <w:sz w:val="20"/>
            <w:szCs w:val="20"/>
            <w:lang w:val="en-US" w:eastAsia="fr-FR"/>
          </w:rPr>
          <w:t>10.1016/s0277-3791(01)00067-1</w:t>
        </w:r>
      </w:hyperlink>
      <w:r w:rsidRPr="00B44095">
        <w:rPr>
          <w:sz w:val="20"/>
          <w:szCs w:val="20"/>
        </w:rPr>
        <w:t>.</w:t>
      </w:r>
    </w:p>
    <w:p w14:paraId="2B70BF0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Ruiz, I., S.H. Faria, and M.B. Neumann, 2020: Climate change perception: Driving forces and their interactions. </w:t>
      </w:r>
      <w:r w:rsidRPr="00B44095">
        <w:rPr>
          <w:i/>
          <w:sz w:val="20"/>
          <w:szCs w:val="20"/>
        </w:rPr>
        <w:t>Environmental Science &amp; Policy</w:t>
      </w:r>
      <w:r w:rsidRPr="00B44095">
        <w:rPr>
          <w:sz w:val="20"/>
          <w:szCs w:val="20"/>
        </w:rPr>
        <w:t xml:space="preserve">, </w:t>
      </w:r>
      <w:r w:rsidRPr="00B44095">
        <w:rPr>
          <w:b/>
          <w:sz w:val="20"/>
          <w:szCs w:val="20"/>
        </w:rPr>
        <w:t>108</w:t>
      </w:r>
      <w:r w:rsidRPr="00B44095">
        <w:rPr>
          <w:sz w:val="20"/>
          <w:szCs w:val="20"/>
        </w:rPr>
        <w:t>, 112–120, doi:</w:t>
      </w:r>
      <w:hyperlink r:id="rId781" w:history="1">
        <w:r w:rsidRPr="00B44095">
          <w:rPr>
            <w:rStyle w:val="Hyperlink"/>
            <w:sz w:val="20"/>
            <w:szCs w:val="20"/>
            <w:lang w:val="en-US" w:eastAsia="fr-FR"/>
          </w:rPr>
          <w:t>10.1016/j.envsci.2020.03.020</w:t>
        </w:r>
      </w:hyperlink>
      <w:r w:rsidRPr="00B44095">
        <w:rPr>
          <w:sz w:val="20"/>
          <w:szCs w:val="20"/>
        </w:rPr>
        <w:t>.</w:t>
      </w:r>
    </w:p>
    <w:p w14:paraId="1F5D078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Russo, S. et al., 2019: Half a degree and rapid socioeconomic development matter for heatwave risk. </w:t>
      </w:r>
      <w:r w:rsidRPr="00B44095">
        <w:rPr>
          <w:i/>
          <w:sz w:val="20"/>
          <w:szCs w:val="20"/>
        </w:rPr>
        <w:t>Nature Communications</w:t>
      </w:r>
      <w:r w:rsidRPr="00B44095">
        <w:rPr>
          <w:sz w:val="20"/>
          <w:szCs w:val="20"/>
        </w:rPr>
        <w:t xml:space="preserve">, </w:t>
      </w:r>
      <w:r w:rsidRPr="00B44095">
        <w:rPr>
          <w:b/>
          <w:sz w:val="20"/>
          <w:szCs w:val="20"/>
        </w:rPr>
        <w:t>10(1)</w:t>
      </w:r>
      <w:r w:rsidRPr="00B44095">
        <w:rPr>
          <w:sz w:val="20"/>
          <w:szCs w:val="20"/>
        </w:rPr>
        <w:t>, 136, doi:</w:t>
      </w:r>
      <w:hyperlink r:id="rId782" w:history="1">
        <w:r w:rsidRPr="00B44095">
          <w:rPr>
            <w:rStyle w:val="Hyperlink"/>
            <w:sz w:val="20"/>
            <w:szCs w:val="20"/>
            <w:lang w:val="en-US" w:eastAsia="fr-FR"/>
          </w:rPr>
          <w:t>10.1038/s41467-018-08070-4</w:t>
        </w:r>
      </w:hyperlink>
      <w:r w:rsidRPr="00B44095">
        <w:rPr>
          <w:sz w:val="20"/>
          <w:szCs w:val="20"/>
        </w:rPr>
        <w:t>.</w:t>
      </w:r>
    </w:p>
    <w:p w14:paraId="4EF657F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Ryan, C. et al., 2018: Integrating Data Rescue into the Classroom. </w:t>
      </w:r>
      <w:r w:rsidRPr="00B44095">
        <w:rPr>
          <w:i/>
          <w:sz w:val="20"/>
          <w:szCs w:val="20"/>
        </w:rPr>
        <w:t>Bulletin of the American Meteorological Society</w:t>
      </w:r>
      <w:r w:rsidRPr="00B44095">
        <w:rPr>
          <w:sz w:val="20"/>
          <w:szCs w:val="20"/>
        </w:rPr>
        <w:t xml:space="preserve">, </w:t>
      </w:r>
      <w:r w:rsidRPr="00B44095">
        <w:rPr>
          <w:b/>
          <w:sz w:val="20"/>
          <w:szCs w:val="20"/>
        </w:rPr>
        <w:lastRenderedPageBreak/>
        <w:t>99(9)</w:t>
      </w:r>
      <w:r w:rsidRPr="00B44095">
        <w:rPr>
          <w:sz w:val="20"/>
          <w:szCs w:val="20"/>
        </w:rPr>
        <w:t>, 1757–1764, doi:</w:t>
      </w:r>
      <w:hyperlink r:id="rId783" w:history="1">
        <w:r w:rsidRPr="00B44095">
          <w:rPr>
            <w:rStyle w:val="Hyperlink"/>
            <w:sz w:val="20"/>
            <w:szCs w:val="20"/>
            <w:lang w:val="en-US" w:eastAsia="fr-FR"/>
          </w:rPr>
          <w:t>10.1175/bams-d-17-0147.1</w:t>
        </w:r>
      </w:hyperlink>
      <w:r w:rsidRPr="00B44095">
        <w:rPr>
          <w:sz w:val="20"/>
          <w:szCs w:val="20"/>
        </w:rPr>
        <w:t>.</w:t>
      </w:r>
    </w:p>
    <w:p w14:paraId="5B98EEE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Saha, S. et al., 2010: The NCEP climate forecast system reanalysis. </w:t>
      </w:r>
      <w:r w:rsidRPr="00B44095">
        <w:rPr>
          <w:i/>
          <w:sz w:val="20"/>
          <w:szCs w:val="20"/>
        </w:rPr>
        <w:t>Bulletin of the American Meteorological Society</w:t>
      </w:r>
      <w:r w:rsidRPr="00B44095">
        <w:rPr>
          <w:sz w:val="20"/>
          <w:szCs w:val="20"/>
        </w:rPr>
        <w:t xml:space="preserve">, </w:t>
      </w:r>
      <w:r w:rsidRPr="00B44095">
        <w:rPr>
          <w:b/>
          <w:sz w:val="20"/>
          <w:szCs w:val="20"/>
        </w:rPr>
        <w:t>91(8)</w:t>
      </w:r>
      <w:r w:rsidRPr="00B44095">
        <w:rPr>
          <w:sz w:val="20"/>
          <w:szCs w:val="20"/>
        </w:rPr>
        <w:t>, 1015–1057, doi:</w:t>
      </w:r>
      <w:hyperlink r:id="rId784" w:history="1">
        <w:r w:rsidRPr="00B44095">
          <w:rPr>
            <w:rStyle w:val="Hyperlink"/>
            <w:sz w:val="20"/>
            <w:szCs w:val="20"/>
            <w:lang w:val="en-US" w:eastAsia="fr-FR"/>
          </w:rPr>
          <w:t>10.1175/2010bams3001.1</w:t>
        </w:r>
      </w:hyperlink>
      <w:r w:rsidRPr="00B44095">
        <w:rPr>
          <w:sz w:val="20"/>
          <w:szCs w:val="20"/>
        </w:rPr>
        <w:t>.</w:t>
      </w:r>
    </w:p>
    <w:p w14:paraId="1512D84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Samir, K.C. and W. Lutz, 2017: The human core of the shared socioeconomic pathways: Population scenarios by age, sex and level of education for all countries to 2100. </w:t>
      </w:r>
      <w:r w:rsidRPr="00B44095">
        <w:rPr>
          <w:i/>
          <w:sz w:val="20"/>
          <w:szCs w:val="20"/>
        </w:rPr>
        <w:t>Global Environmental Change</w:t>
      </w:r>
      <w:r w:rsidRPr="00B44095">
        <w:rPr>
          <w:sz w:val="20"/>
          <w:szCs w:val="20"/>
        </w:rPr>
        <w:t xml:space="preserve">, </w:t>
      </w:r>
      <w:r w:rsidRPr="00B44095">
        <w:rPr>
          <w:b/>
          <w:sz w:val="20"/>
          <w:szCs w:val="20"/>
        </w:rPr>
        <w:t>42</w:t>
      </w:r>
      <w:r w:rsidRPr="00B44095">
        <w:rPr>
          <w:sz w:val="20"/>
          <w:szCs w:val="20"/>
        </w:rPr>
        <w:t>, 181–192, doi:</w:t>
      </w:r>
      <w:hyperlink r:id="rId785" w:history="1">
        <w:r w:rsidRPr="00B44095">
          <w:rPr>
            <w:rStyle w:val="Hyperlink"/>
            <w:sz w:val="20"/>
            <w:szCs w:val="20"/>
            <w:lang w:val="en-US" w:eastAsia="fr-FR"/>
          </w:rPr>
          <w:t>10.1016/j.gloenvcha.2014.06.004</w:t>
        </w:r>
      </w:hyperlink>
      <w:r w:rsidRPr="00B44095">
        <w:rPr>
          <w:sz w:val="20"/>
          <w:szCs w:val="20"/>
        </w:rPr>
        <w:t>.</w:t>
      </w:r>
    </w:p>
    <w:p w14:paraId="0F00285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Samset, B.H. et al., 2016: Fast and slow precipitation responses to individual climate forcers: A PDRMIP multimodel study. </w:t>
      </w:r>
      <w:r w:rsidRPr="00B44095">
        <w:rPr>
          <w:i/>
          <w:sz w:val="20"/>
          <w:szCs w:val="20"/>
        </w:rPr>
        <w:t>Geophysical Research Letters</w:t>
      </w:r>
      <w:r w:rsidRPr="00B44095">
        <w:rPr>
          <w:sz w:val="20"/>
          <w:szCs w:val="20"/>
        </w:rPr>
        <w:t xml:space="preserve">, </w:t>
      </w:r>
      <w:r w:rsidRPr="00B44095">
        <w:rPr>
          <w:b/>
          <w:sz w:val="20"/>
          <w:szCs w:val="20"/>
        </w:rPr>
        <w:t>43(6)</w:t>
      </w:r>
      <w:r w:rsidRPr="00B44095">
        <w:rPr>
          <w:sz w:val="20"/>
          <w:szCs w:val="20"/>
        </w:rPr>
        <w:t>, 2782–2791, doi:</w:t>
      </w:r>
      <w:hyperlink r:id="rId786" w:history="1">
        <w:r w:rsidRPr="00B44095">
          <w:rPr>
            <w:rStyle w:val="Hyperlink"/>
            <w:sz w:val="20"/>
            <w:szCs w:val="20"/>
            <w:lang w:val="en-US" w:eastAsia="fr-FR"/>
          </w:rPr>
          <w:t>10.1002/2016gl068064</w:t>
        </w:r>
      </w:hyperlink>
      <w:r w:rsidRPr="00B44095">
        <w:rPr>
          <w:sz w:val="20"/>
          <w:szCs w:val="20"/>
        </w:rPr>
        <w:t>.</w:t>
      </w:r>
    </w:p>
    <w:p w14:paraId="141921F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Sanchez, C., K.D. Williams, and M. Collins, 2016: Improved stochastic physics schemes for global weather and climate models. </w:t>
      </w:r>
      <w:r w:rsidRPr="00B44095">
        <w:rPr>
          <w:i/>
          <w:sz w:val="20"/>
          <w:szCs w:val="20"/>
        </w:rPr>
        <w:t>Quarterly Journal of the Royal Meteorological Society</w:t>
      </w:r>
      <w:r w:rsidRPr="00B44095">
        <w:rPr>
          <w:sz w:val="20"/>
          <w:szCs w:val="20"/>
        </w:rPr>
        <w:t xml:space="preserve">, </w:t>
      </w:r>
      <w:r w:rsidRPr="00B44095">
        <w:rPr>
          <w:b/>
          <w:sz w:val="20"/>
          <w:szCs w:val="20"/>
        </w:rPr>
        <w:t>142(694)</w:t>
      </w:r>
      <w:r w:rsidRPr="00B44095">
        <w:rPr>
          <w:sz w:val="20"/>
          <w:szCs w:val="20"/>
        </w:rPr>
        <w:t>, 147–159, doi:</w:t>
      </w:r>
      <w:hyperlink r:id="rId787" w:history="1">
        <w:r w:rsidRPr="00B44095">
          <w:rPr>
            <w:rStyle w:val="Hyperlink"/>
            <w:sz w:val="20"/>
            <w:szCs w:val="20"/>
            <w:lang w:val="en-US" w:eastAsia="fr-FR"/>
          </w:rPr>
          <w:t>10.1002/qj.2640</w:t>
        </w:r>
      </w:hyperlink>
      <w:r w:rsidRPr="00B44095">
        <w:rPr>
          <w:sz w:val="20"/>
          <w:szCs w:val="20"/>
        </w:rPr>
        <w:t>.</w:t>
      </w:r>
    </w:p>
    <w:p w14:paraId="23390B0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Sanderson, B.M., R. Knutti, and P. Caldwell, 2015a: A Representative Democracy to Reduce Interdependency in a Multimodel Ensemble. </w:t>
      </w:r>
      <w:r w:rsidRPr="00B44095">
        <w:rPr>
          <w:i/>
          <w:sz w:val="20"/>
          <w:szCs w:val="20"/>
        </w:rPr>
        <w:t>Journal of Climate</w:t>
      </w:r>
      <w:r w:rsidRPr="00B44095">
        <w:rPr>
          <w:sz w:val="20"/>
          <w:szCs w:val="20"/>
        </w:rPr>
        <w:t xml:space="preserve">, </w:t>
      </w:r>
      <w:r w:rsidRPr="00B44095">
        <w:rPr>
          <w:b/>
          <w:sz w:val="20"/>
          <w:szCs w:val="20"/>
        </w:rPr>
        <w:t>28(13)</w:t>
      </w:r>
      <w:r w:rsidRPr="00B44095">
        <w:rPr>
          <w:sz w:val="20"/>
          <w:szCs w:val="20"/>
        </w:rPr>
        <w:t>, 5171–5194, doi:</w:t>
      </w:r>
      <w:hyperlink r:id="rId788" w:history="1">
        <w:r w:rsidRPr="00B44095">
          <w:rPr>
            <w:rStyle w:val="Hyperlink"/>
            <w:sz w:val="20"/>
            <w:szCs w:val="20"/>
            <w:lang w:val="en-US" w:eastAsia="fr-FR"/>
          </w:rPr>
          <w:t>10.1175/jcli-d-14-00362.1</w:t>
        </w:r>
      </w:hyperlink>
      <w:r w:rsidRPr="00B44095">
        <w:rPr>
          <w:sz w:val="20"/>
          <w:szCs w:val="20"/>
        </w:rPr>
        <w:t>.</w:t>
      </w:r>
    </w:p>
    <w:p w14:paraId="5E69B10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Sanderson, B.M., R. Knutti, and P. Caldwell, 2015b: Addressing Interdependency in a Multimodel Ensemble by Interpolation of Model Properties. </w:t>
      </w:r>
      <w:r w:rsidRPr="00B44095">
        <w:rPr>
          <w:i/>
          <w:sz w:val="20"/>
          <w:szCs w:val="20"/>
        </w:rPr>
        <w:t>Journal of Climate</w:t>
      </w:r>
      <w:r w:rsidRPr="00B44095">
        <w:rPr>
          <w:sz w:val="20"/>
          <w:szCs w:val="20"/>
        </w:rPr>
        <w:t xml:space="preserve">, </w:t>
      </w:r>
      <w:r w:rsidRPr="00B44095">
        <w:rPr>
          <w:b/>
          <w:sz w:val="20"/>
          <w:szCs w:val="20"/>
        </w:rPr>
        <w:t>28(13)</w:t>
      </w:r>
      <w:r w:rsidRPr="00B44095">
        <w:rPr>
          <w:sz w:val="20"/>
          <w:szCs w:val="20"/>
        </w:rPr>
        <w:t>, 5150–5170, doi:</w:t>
      </w:r>
      <w:hyperlink r:id="rId789" w:history="1">
        <w:r w:rsidRPr="00B44095">
          <w:rPr>
            <w:rStyle w:val="Hyperlink"/>
            <w:sz w:val="20"/>
            <w:szCs w:val="20"/>
            <w:lang w:val="en-US" w:eastAsia="fr-FR"/>
          </w:rPr>
          <w:t>10.1175/jcli-d-14-00361.1</w:t>
        </w:r>
      </w:hyperlink>
      <w:r w:rsidRPr="00B44095">
        <w:rPr>
          <w:sz w:val="20"/>
          <w:szCs w:val="20"/>
        </w:rPr>
        <w:t>.</w:t>
      </w:r>
    </w:p>
    <w:p w14:paraId="17B992C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Sanderson, B.M., M. Wehner, and R. Knutti, 2017: Skill and independence weighting for multi-model assessments. </w:t>
      </w:r>
      <w:r w:rsidRPr="00B44095">
        <w:rPr>
          <w:i/>
          <w:sz w:val="20"/>
          <w:szCs w:val="20"/>
        </w:rPr>
        <w:t>Geosci. Model Dev</w:t>
      </w:r>
      <w:r w:rsidRPr="00B44095">
        <w:rPr>
          <w:sz w:val="20"/>
          <w:szCs w:val="20"/>
        </w:rPr>
        <w:t xml:space="preserve">, </w:t>
      </w:r>
      <w:r w:rsidRPr="00B44095">
        <w:rPr>
          <w:b/>
          <w:sz w:val="20"/>
          <w:szCs w:val="20"/>
        </w:rPr>
        <w:t>10</w:t>
      </w:r>
      <w:r w:rsidRPr="00B44095">
        <w:rPr>
          <w:sz w:val="20"/>
          <w:szCs w:val="20"/>
        </w:rPr>
        <w:t>, 2379–2395, doi:</w:t>
      </w:r>
      <w:hyperlink r:id="rId790" w:history="1">
        <w:r w:rsidRPr="00B44095">
          <w:rPr>
            <w:rStyle w:val="Hyperlink"/>
            <w:sz w:val="20"/>
            <w:szCs w:val="20"/>
            <w:lang w:val="en-US" w:eastAsia="fr-FR"/>
          </w:rPr>
          <w:t>10.5194/gmd-10-2379-2017</w:t>
        </w:r>
      </w:hyperlink>
      <w:r w:rsidRPr="00B44095">
        <w:rPr>
          <w:sz w:val="20"/>
          <w:szCs w:val="20"/>
        </w:rPr>
        <w:t>.</w:t>
      </w:r>
    </w:p>
    <w:p w14:paraId="454043A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Santer, B.D., 2003: Contributions of Anthropogenic and Natural Forcing to Recent Tropopause Height Changes. </w:t>
      </w:r>
      <w:r w:rsidRPr="00B44095">
        <w:rPr>
          <w:i/>
          <w:sz w:val="20"/>
          <w:szCs w:val="20"/>
        </w:rPr>
        <w:t>Science</w:t>
      </w:r>
      <w:r w:rsidRPr="00B44095">
        <w:rPr>
          <w:sz w:val="20"/>
          <w:szCs w:val="20"/>
        </w:rPr>
        <w:t xml:space="preserve">, </w:t>
      </w:r>
      <w:r w:rsidRPr="00B44095">
        <w:rPr>
          <w:b/>
          <w:sz w:val="20"/>
          <w:szCs w:val="20"/>
        </w:rPr>
        <w:t>301(5632)</w:t>
      </w:r>
      <w:r w:rsidRPr="00B44095">
        <w:rPr>
          <w:sz w:val="20"/>
          <w:szCs w:val="20"/>
        </w:rPr>
        <w:t>, 479–483, doi:</w:t>
      </w:r>
      <w:hyperlink r:id="rId791" w:history="1">
        <w:r w:rsidRPr="00B44095">
          <w:rPr>
            <w:rStyle w:val="Hyperlink"/>
            <w:sz w:val="20"/>
            <w:szCs w:val="20"/>
            <w:lang w:val="en-US" w:eastAsia="fr-FR"/>
          </w:rPr>
          <w:t>10.1126/science.1084123</w:t>
        </w:r>
      </w:hyperlink>
      <w:r w:rsidRPr="00B44095">
        <w:rPr>
          <w:sz w:val="20"/>
          <w:szCs w:val="20"/>
        </w:rPr>
        <w:t>.</w:t>
      </w:r>
    </w:p>
    <w:p w14:paraId="4D6FCDA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Santer, B.D. et al., 1995: Towards the detection and attribution of an anthropogenic effect on climate. </w:t>
      </w:r>
      <w:r w:rsidRPr="00B44095">
        <w:rPr>
          <w:i/>
          <w:sz w:val="20"/>
          <w:szCs w:val="20"/>
        </w:rPr>
        <w:t>Climate Dynamics</w:t>
      </w:r>
      <w:r w:rsidRPr="00B44095">
        <w:rPr>
          <w:sz w:val="20"/>
          <w:szCs w:val="20"/>
        </w:rPr>
        <w:t xml:space="preserve">, </w:t>
      </w:r>
      <w:r w:rsidRPr="00B44095">
        <w:rPr>
          <w:b/>
          <w:sz w:val="20"/>
          <w:szCs w:val="20"/>
        </w:rPr>
        <w:t>12(2)</w:t>
      </w:r>
      <w:r w:rsidRPr="00B44095">
        <w:rPr>
          <w:sz w:val="20"/>
          <w:szCs w:val="20"/>
        </w:rPr>
        <w:t>, 77–100, doi:</w:t>
      </w:r>
      <w:hyperlink r:id="rId792" w:history="1">
        <w:r w:rsidRPr="00B44095">
          <w:rPr>
            <w:rStyle w:val="Hyperlink"/>
            <w:sz w:val="20"/>
            <w:szCs w:val="20"/>
            <w:lang w:val="en-US" w:eastAsia="fr-FR"/>
          </w:rPr>
          <w:t>10.1007/bf00223722</w:t>
        </w:r>
      </w:hyperlink>
      <w:r w:rsidRPr="00B44095">
        <w:rPr>
          <w:sz w:val="20"/>
          <w:szCs w:val="20"/>
        </w:rPr>
        <w:t>.</w:t>
      </w:r>
    </w:p>
    <w:p w14:paraId="55309EA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Santer, B.D. et al., 2013: Human and natural influences on the changing thermal structure of the atmosphere. </w:t>
      </w:r>
      <w:r w:rsidRPr="00B44095">
        <w:rPr>
          <w:i/>
          <w:sz w:val="20"/>
          <w:szCs w:val="20"/>
        </w:rPr>
        <w:t>Proceedings of the National Academy of Sciences</w:t>
      </w:r>
      <w:r w:rsidRPr="00B44095">
        <w:rPr>
          <w:sz w:val="20"/>
          <w:szCs w:val="20"/>
        </w:rPr>
        <w:t xml:space="preserve">, </w:t>
      </w:r>
      <w:r w:rsidRPr="00B44095">
        <w:rPr>
          <w:b/>
          <w:sz w:val="20"/>
          <w:szCs w:val="20"/>
        </w:rPr>
        <w:t>110(43)</w:t>
      </w:r>
      <w:r w:rsidRPr="00B44095">
        <w:rPr>
          <w:sz w:val="20"/>
          <w:szCs w:val="20"/>
        </w:rPr>
        <w:t>, 17235–17240, doi:</w:t>
      </w:r>
      <w:hyperlink r:id="rId793" w:history="1">
        <w:r w:rsidRPr="00B44095">
          <w:rPr>
            <w:rStyle w:val="Hyperlink"/>
            <w:sz w:val="20"/>
            <w:szCs w:val="20"/>
            <w:lang w:val="en-US" w:eastAsia="fr-FR"/>
          </w:rPr>
          <w:t>10.1073/pnas.1305332110</w:t>
        </w:r>
      </w:hyperlink>
      <w:r w:rsidRPr="00B44095">
        <w:rPr>
          <w:sz w:val="20"/>
          <w:szCs w:val="20"/>
        </w:rPr>
        <w:t>.</w:t>
      </w:r>
    </w:p>
    <w:p w14:paraId="4542A47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Santer, B.D. et al., 2017: Causes of differences in model and satellite tropospheric warming rates. </w:t>
      </w:r>
      <w:r w:rsidRPr="00B44095">
        <w:rPr>
          <w:i/>
          <w:sz w:val="20"/>
          <w:szCs w:val="20"/>
        </w:rPr>
        <w:t>Nature Geoscience</w:t>
      </w:r>
      <w:r w:rsidRPr="00B44095">
        <w:rPr>
          <w:sz w:val="20"/>
          <w:szCs w:val="20"/>
        </w:rPr>
        <w:t xml:space="preserve">, </w:t>
      </w:r>
      <w:r w:rsidRPr="00B44095">
        <w:rPr>
          <w:b/>
          <w:sz w:val="20"/>
          <w:szCs w:val="20"/>
        </w:rPr>
        <w:t>10(7)</w:t>
      </w:r>
      <w:r w:rsidRPr="00B44095">
        <w:rPr>
          <w:sz w:val="20"/>
          <w:szCs w:val="20"/>
        </w:rPr>
        <w:t>, 478–485, doi:</w:t>
      </w:r>
      <w:hyperlink r:id="rId794" w:history="1">
        <w:r w:rsidRPr="00B44095">
          <w:rPr>
            <w:rStyle w:val="Hyperlink"/>
            <w:sz w:val="20"/>
            <w:szCs w:val="20"/>
            <w:lang w:val="en-US" w:eastAsia="fr-FR"/>
          </w:rPr>
          <w:t>10.1038/ngeo2973</w:t>
        </w:r>
      </w:hyperlink>
      <w:r w:rsidRPr="00B44095">
        <w:rPr>
          <w:sz w:val="20"/>
          <w:szCs w:val="20"/>
        </w:rPr>
        <w:t>.</w:t>
      </w:r>
    </w:p>
    <w:p w14:paraId="28AB32A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Santer, B.D. et al., 2019: Quantifying stochastic uncertainty in detection time of human-caused climate signals. </w:t>
      </w:r>
      <w:r w:rsidRPr="00B44095">
        <w:rPr>
          <w:i/>
          <w:sz w:val="20"/>
          <w:szCs w:val="20"/>
        </w:rPr>
        <w:t>Proceedings of the National Academy of Sciences</w:t>
      </w:r>
      <w:r w:rsidRPr="00B44095">
        <w:rPr>
          <w:sz w:val="20"/>
          <w:szCs w:val="20"/>
        </w:rPr>
        <w:t xml:space="preserve">, </w:t>
      </w:r>
      <w:r w:rsidRPr="00B44095">
        <w:rPr>
          <w:b/>
          <w:sz w:val="20"/>
          <w:szCs w:val="20"/>
        </w:rPr>
        <w:t>116(40)</w:t>
      </w:r>
      <w:r w:rsidRPr="00B44095">
        <w:rPr>
          <w:sz w:val="20"/>
          <w:szCs w:val="20"/>
        </w:rPr>
        <w:t>, 19821–19827, doi:</w:t>
      </w:r>
      <w:hyperlink r:id="rId795" w:history="1">
        <w:r w:rsidRPr="00B44095">
          <w:rPr>
            <w:rStyle w:val="Hyperlink"/>
            <w:sz w:val="20"/>
            <w:szCs w:val="20"/>
            <w:lang w:val="en-US" w:eastAsia="fr-FR"/>
          </w:rPr>
          <w:t>10.1073/pnas.1904586116</w:t>
        </w:r>
      </w:hyperlink>
      <w:r w:rsidRPr="00B44095">
        <w:rPr>
          <w:sz w:val="20"/>
          <w:szCs w:val="20"/>
        </w:rPr>
        <w:t>.</w:t>
      </w:r>
    </w:p>
    <w:p w14:paraId="4AC2317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Sapiains, R., R.J.S. Beeton, and I.A. Walker, 2016: Individual responses to climate change: Framing effects on pro-environmental behaviors. </w:t>
      </w:r>
      <w:r w:rsidRPr="00B44095">
        <w:rPr>
          <w:i/>
          <w:sz w:val="20"/>
          <w:szCs w:val="20"/>
        </w:rPr>
        <w:t>Journal of Applied Social Psychology</w:t>
      </w:r>
      <w:r w:rsidRPr="00B44095">
        <w:rPr>
          <w:sz w:val="20"/>
          <w:szCs w:val="20"/>
        </w:rPr>
        <w:t xml:space="preserve">, </w:t>
      </w:r>
      <w:r w:rsidRPr="00B44095">
        <w:rPr>
          <w:b/>
          <w:sz w:val="20"/>
          <w:szCs w:val="20"/>
        </w:rPr>
        <w:t>46(8)</w:t>
      </w:r>
      <w:r w:rsidRPr="00B44095">
        <w:rPr>
          <w:sz w:val="20"/>
          <w:szCs w:val="20"/>
        </w:rPr>
        <w:t>, 483–493, doi:</w:t>
      </w:r>
      <w:hyperlink r:id="rId796" w:history="1">
        <w:r w:rsidRPr="00B44095">
          <w:rPr>
            <w:rStyle w:val="Hyperlink"/>
            <w:sz w:val="20"/>
            <w:szCs w:val="20"/>
            <w:lang w:val="en-US" w:eastAsia="fr-FR"/>
          </w:rPr>
          <w:t>10.1111/jasp.12378</w:t>
        </w:r>
      </w:hyperlink>
      <w:r w:rsidRPr="00B44095">
        <w:rPr>
          <w:sz w:val="20"/>
          <w:szCs w:val="20"/>
        </w:rPr>
        <w:t>.</w:t>
      </w:r>
    </w:p>
    <w:p w14:paraId="16EF858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Sauer, I. et al., 2021: Climate Signals in River Flood Damages Emerge under Sound Regional Disaggregation. </w:t>
      </w:r>
      <w:r w:rsidRPr="00B44095">
        <w:rPr>
          <w:i/>
          <w:sz w:val="20"/>
          <w:szCs w:val="20"/>
        </w:rPr>
        <w:t>Nature Communications</w:t>
      </w:r>
      <w:r w:rsidRPr="00B44095">
        <w:rPr>
          <w:sz w:val="20"/>
          <w:szCs w:val="20"/>
        </w:rPr>
        <w:t>, 1–24, doi:</w:t>
      </w:r>
      <w:hyperlink r:id="rId797" w:history="1">
        <w:r w:rsidRPr="00B44095">
          <w:rPr>
            <w:rStyle w:val="Hyperlink"/>
            <w:sz w:val="20"/>
            <w:szCs w:val="20"/>
            <w:lang w:val="en-US" w:eastAsia="fr-FR"/>
          </w:rPr>
          <w:t>10.21203/rs.3.rs-37259/v1</w:t>
        </w:r>
      </w:hyperlink>
      <w:r w:rsidRPr="00B44095">
        <w:rPr>
          <w:sz w:val="20"/>
          <w:szCs w:val="20"/>
        </w:rPr>
        <w:t>.</w:t>
      </w:r>
    </w:p>
    <w:p w14:paraId="7DE379B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Scambos, T.A., J.A. Bohlander, C.A. Shuman, and P. Skvarca, 2004: Glacier acceleration and thinning after ice shelf collapse in the Larsen B embayment, Antarctica. </w:t>
      </w:r>
      <w:r w:rsidRPr="00B44095">
        <w:rPr>
          <w:i/>
          <w:sz w:val="20"/>
          <w:szCs w:val="20"/>
        </w:rPr>
        <w:t>Geophysical Research Letters</w:t>
      </w:r>
      <w:r w:rsidRPr="00B44095">
        <w:rPr>
          <w:sz w:val="20"/>
          <w:szCs w:val="20"/>
        </w:rPr>
        <w:t xml:space="preserve">, </w:t>
      </w:r>
      <w:r w:rsidRPr="00B44095">
        <w:rPr>
          <w:b/>
          <w:sz w:val="20"/>
          <w:szCs w:val="20"/>
        </w:rPr>
        <w:t>31(18)</w:t>
      </w:r>
      <w:r w:rsidRPr="00B44095">
        <w:rPr>
          <w:sz w:val="20"/>
          <w:szCs w:val="20"/>
        </w:rPr>
        <w:t>, L18402, doi:</w:t>
      </w:r>
      <w:hyperlink r:id="rId798" w:history="1">
        <w:r w:rsidRPr="00B44095">
          <w:rPr>
            <w:rStyle w:val="Hyperlink"/>
            <w:sz w:val="20"/>
            <w:szCs w:val="20"/>
            <w:lang w:val="en-US" w:eastAsia="fr-FR"/>
          </w:rPr>
          <w:t>10.1029/2004gl020670</w:t>
        </w:r>
      </w:hyperlink>
      <w:r w:rsidRPr="00B44095">
        <w:rPr>
          <w:sz w:val="20"/>
          <w:szCs w:val="20"/>
        </w:rPr>
        <w:t>.</w:t>
      </w:r>
    </w:p>
    <w:p w14:paraId="1AC064B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Schaller, N. et al., 2016: Human influence on climate in the 2014 southern England winter floods and their impacts. </w:t>
      </w:r>
      <w:r w:rsidRPr="00B44095">
        <w:rPr>
          <w:i/>
          <w:sz w:val="20"/>
          <w:szCs w:val="20"/>
        </w:rPr>
        <w:t>Nature Climate Change</w:t>
      </w:r>
      <w:r w:rsidRPr="00B44095">
        <w:rPr>
          <w:sz w:val="20"/>
          <w:szCs w:val="20"/>
        </w:rPr>
        <w:t xml:space="preserve">, </w:t>
      </w:r>
      <w:r w:rsidRPr="00B44095">
        <w:rPr>
          <w:b/>
          <w:sz w:val="20"/>
          <w:szCs w:val="20"/>
        </w:rPr>
        <w:t>6(6)</w:t>
      </w:r>
      <w:r w:rsidRPr="00B44095">
        <w:rPr>
          <w:sz w:val="20"/>
          <w:szCs w:val="20"/>
        </w:rPr>
        <w:t>, 627–634, doi:</w:t>
      </w:r>
      <w:hyperlink r:id="rId799" w:history="1">
        <w:r w:rsidRPr="00B44095">
          <w:rPr>
            <w:rStyle w:val="Hyperlink"/>
            <w:sz w:val="20"/>
            <w:szCs w:val="20"/>
            <w:lang w:val="en-US" w:eastAsia="fr-FR"/>
          </w:rPr>
          <w:t>10.1038/nclimate2927</w:t>
        </w:r>
      </w:hyperlink>
      <w:r w:rsidRPr="00B44095">
        <w:rPr>
          <w:sz w:val="20"/>
          <w:szCs w:val="20"/>
        </w:rPr>
        <w:t>.</w:t>
      </w:r>
    </w:p>
    <w:p w14:paraId="61E4FCE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Schaller, N. et al., 2018: Influence of blocking on Northern European and Western Russian heatwaves in large climate model ensembles. </w:t>
      </w:r>
      <w:r w:rsidRPr="00B44095">
        <w:rPr>
          <w:i/>
          <w:sz w:val="20"/>
          <w:szCs w:val="20"/>
        </w:rPr>
        <w:t>Environmental Research Letters</w:t>
      </w:r>
      <w:r w:rsidRPr="00B44095">
        <w:rPr>
          <w:sz w:val="20"/>
          <w:szCs w:val="20"/>
        </w:rPr>
        <w:t xml:space="preserve">, </w:t>
      </w:r>
      <w:r w:rsidRPr="00B44095">
        <w:rPr>
          <w:b/>
          <w:sz w:val="20"/>
          <w:szCs w:val="20"/>
        </w:rPr>
        <w:t>13(5)</w:t>
      </w:r>
      <w:r w:rsidRPr="00B44095">
        <w:rPr>
          <w:sz w:val="20"/>
          <w:szCs w:val="20"/>
        </w:rPr>
        <w:t>, 054015, doi:</w:t>
      </w:r>
      <w:hyperlink r:id="rId800" w:history="1">
        <w:r w:rsidRPr="00B44095">
          <w:rPr>
            <w:rStyle w:val="Hyperlink"/>
            <w:sz w:val="20"/>
            <w:szCs w:val="20"/>
            <w:lang w:eastAsia="fr-FR"/>
          </w:rPr>
          <w:t>10.1088/1748-9326/aaba55</w:t>
        </w:r>
      </w:hyperlink>
      <w:r w:rsidRPr="00B44095">
        <w:rPr>
          <w:sz w:val="20"/>
          <w:szCs w:val="20"/>
        </w:rPr>
        <w:t>.</w:t>
      </w:r>
    </w:p>
    <w:p w14:paraId="28C7E34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Scheffer, M. et al., 2012: Anticipating Critical Transitions. </w:t>
      </w:r>
      <w:r w:rsidRPr="00B44095">
        <w:rPr>
          <w:i/>
          <w:sz w:val="20"/>
          <w:szCs w:val="20"/>
        </w:rPr>
        <w:t>Science</w:t>
      </w:r>
      <w:r w:rsidRPr="00B44095">
        <w:rPr>
          <w:sz w:val="20"/>
          <w:szCs w:val="20"/>
        </w:rPr>
        <w:t xml:space="preserve">, </w:t>
      </w:r>
      <w:r w:rsidRPr="00B44095">
        <w:rPr>
          <w:b/>
          <w:sz w:val="20"/>
          <w:szCs w:val="20"/>
        </w:rPr>
        <w:t>338(6105)</w:t>
      </w:r>
      <w:r w:rsidRPr="00B44095">
        <w:rPr>
          <w:sz w:val="20"/>
          <w:szCs w:val="20"/>
        </w:rPr>
        <w:t>, 344–348, doi:</w:t>
      </w:r>
      <w:hyperlink r:id="rId801" w:history="1">
        <w:r w:rsidRPr="00B44095">
          <w:rPr>
            <w:rStyle w:val="Hyperlink"/>
            <w:sz w:val="20"/>
            <w:szCs w:val="20"/>
            <w:lang w:eastAsia="fr-FR"/>
          </w:rPr>
          <w:t>10.1126/science.1225244</w:t>
        </w:r>
      </w:hyperlink>
      <w:r w:rsidRPr="00B44095">
        <w:rPr>
          <w:sz w:val="20"/>
          <w:szCs w:val="20"/>
        </w:rPr>
        <w:t>.</w:t>
      </w:r>
    </w:p>
    <w:p w14:paraId="1766995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Schepers, D., E. de Boisseson, R. Eresmaa, C. Lupu, and P. Rosnay, 2018: CERA-SAT: A coupled satellite-era reanalysis. </w:t>
      </w:r>
      <w:r w:rsidRPr="00B44095">
        <w:rPr>
          <w:i/>
          <w:sz w:val="20"/>
          <w:szCs w:val="20"/>
        </w:rPr>
        <w:t>ECMWF Newsletter</w:t>
      </w:r>
      <w:r w:rsidRPr="00B44095">
        <w:rPr>
          <w:sz w:val="20"/>
          <w:szCs w:val="20"/>
        </w:rPr>
        <w:t xml:space="preserve">, </w:t>
      </w:r>
      <w:r w:rsidRPr="00B44095">
        <w:rPr>
          <w:b/>
          <w:sz w:val="20"/>
          <w:szCs w:val="20"/>
        </w:rPr>
        <w:t>155</w:t>
      </w:r>
      <w:r w:rsidRPr="00B44095">
        <w:rPr>
          <w:sz w:val="20"/>
          <w:szCs w:val="20"/>
        </w:rPr>
        <w:t>, 32–37, doi:</w:t>
      </w:r>
      <w:hyperlink r:id="rId802" w:history="1">
        <w:r w:rsidRPr="00B44095">
          <w:rPr>
            <w:rStyle w:val="Hyperlink"/>
            <w:sz w:val="20"/>
            <w:szCs w:val="20"/>
            <w:lang w:val="en-US" w:eastAsia="fr-FR"/>
          </w:rPr>
          <w:t>10.21957/sp619ds74g</w:t>
        </w:r>
      </w:hyperlink>
      <w:r w:rsidRPr="00B44095">
        <w:rPr>
          <w:sz w:val="20"/>
          <w:szCs w:val="20"/>
        </w:rPr>
        <w:t>.</w:t>
      </w:r>
    </w:p>
    <w:p w14:paraId="56169A0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Scherllin-Pirscher, B., A.K. Steiner, G. Kirchengast, M. Schwärz, and S.S. Leroy, 2017: The power of vertical geolocation of atmospheric profiles from GNSS radio occultation. </w:t>
      </w:r>
      <w:r w:rsidRPr="00B44095">
        <w:rPr>
          <w:i/>
          <w:sz w:val="20"/>
          <w:szCs w:val="20"/>
        </w:rPr>
        <w:t>Journal of Geophysical Research: Atmospheres</w:t>
      </w:r>
      <w:r w:rsidRPr="00B44095">
        <w:rPr>
          <w:sz w:val="20"/>
          <w:szCs w:val="20"/>
        </w:rPr>
        <w:t xml:space="preserve">, </w:t>
      </w:r>
      <w:r w:rsidRPr="00B44095">
        <w:rPr>
          <w:b/>
          <w:sz w:val="20"/>
          <w:szCs w:val="20"/>
        </w:rPr>
        <w:t>122(3)</w:t>
      </w:r>
      <w:r w:rsidRPr="00B44095">
        <w:rPr>
          <w:sz w:val="20"/>
          <w:szCs w:val="20"/>
        </w:rPr>
        <w:t>, 1595–1616, doi:</w:t>
      </w:r>
      <w:hyperlink r:id="rId803" w:history="1">
        <w:r w:rsidRPr="00B44095">
          <w:rPr>
            <w:rStyle w:val="Hyperlink"/>
            <w:sz w:val="20"/>
            <w:szCs w:val="20"/>
            <w:lang w:val="en-US" w:eastAsia="fr-FR"/>
          </w:rPr>
          <w:t>10.1002/2016jd025902</w:t>
        </w:r>
      </w:hyperlink>
      <w:r w:rsidRPr="00B44095">
        <w:rPr>
          <w:sz w:val="20"/>
          <w:szCs w:val="20"/>
        </w:rPr>
        <w:t>.</w:t>
      </w:r>
    </w:p>
    <w:p w14:paraId="3C206B3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Scherrer, S.C., 2020: Temperature monitoring in mountain regions using reanalyses: lessons from the Alps. </w:t>
      </w:r>
      <w:r w:rsidRPr="00B44095">
        <w:rPr>
          <w:i/>
          <w:sz w:val="20"/>
          <w:szCs w:val="20"/>
        </w:rPr>
        <w:t>Environmental Research Letters</w:t>
      </w:r>
      <w:r w:rsidRPr="00B44095">
        <w:rPr>
          <w:sz w:val="20"/>
          <w:szCs w:val="20"/>
        </w:rPr>
        <w:t xml:space="preserve">, </w:t>
      </w:r>
      <w:r w:rsidRPr="00B44095">
        <w:rPr>
          <w:b/>
          <w:sz w:val="20"/>
          <w:szCs w:val="20"/>
        </w:rPr>
        <w:t>15(4)</w:t>
      </w:r>
      <w:r w:rsidRPr="00B44095">
        <w:rPr>
          <w:sz w:val="20"/>
          <w:szCs w:val="20"/>
        </w:rPr>
        <w:t>, 044005, doi:</w:t>
      </w:r>
      <w:hyperlink r:id="rId804" w:history="1">
        <w:r w:rsidRPr="00B44095">
          <w:rPr>
            <w:rStyle w:val="Hyperlink"/>
            <w:sz w:val="20"/>
            <w:szCs w:val="20"/>
            <w:lang w:val="en-US" w:eastAsia="fr-FR"/>
          </w:rPr>
          <w:t>10.1088/1748-9326/ab702d</w:t>
        </w:r>
      </w:hyperlink>
      <w:r w:rsidRPr="00B44095">
        <w:rPr>
          <w:sz w:val="20"/>
          <w:szCs w:val="20"/>
        </w:rPr>
        <w:t>.</w:t>
      </w:r>
    </w:p>
    <w:p w14:paraId="42BEFBC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Schiemann, R. et al., 2020: Northern Hemisphere blocking simulation in current climate models: evaluating progress from the Climate Model Intercomparison Project Phase~5 to 6 and sensitivity to resolution. </w:t>
      </w:r>
      <w:r w:rsidRPr="00B44095">
        <w:rPr>
          <w:i/>
          <w:sz w:val="20"/>
          <w:szCs w:val="20"/>
        </w:rPr>
        <w:t>Weather and Climate Dynamics</w:t>
      </w:r>
      <w:r w:rsidRPr="00B44095">
        <w:rPr>
          <w:sz w:val="20"/>
          <w:szCs w:val="20"/>
        </w:rPr>
        <w:t xml:space="preserve">, </w:t>
      </w:r>
      <w:r w:rsidRPr="00B44095">
        <w:rPr>
          <w:b/>
          <w:sz w:val="20"/>
          <w:szCs w:val="20"/>
        </w:rPr>
        <w:t>1(1)</w:t>
      </w:r>
      <w:r w:rsidRPr="00B44095">
        <w:rPr>
          <w:sz w:val="20"/>
          <w:szCs w:val="20"/>
        </w:rPr>
        <w:t>, 277–292, doi:</w:t>
      </w:r>
      <w:hyperlink r:id="rId805" w:history="1">
        <w:r w:rsidRPr="00B44095">
          <w:rPr>
            <w:rStyle w:val="Hyperlink"/>
            <w:sz w:val="20"/>
            <w:szCs w:val="20"/>
            <w:lang w:val="en-US" w:eastAsia="fr-FR"/>
          </w:rPr>
          <w:t>10.5194/wcd-1-277-2020</w:t>
        </w:r>
      </w:hyperlink>
      <w:r w:rsidRPr="00B44095">
        <w:rPr>
          <w:sz w:val="20"/>
          <w:szCs w:val="20"/>
        </w:rPr>
        <w:t>.</w:t>
      </w:r>
    </w:p>
    <w:p w14:paraId="33CE858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Schleussner, C.-F. and C.L. Fyson, 2020: Scenarios science needed in UNFCCC periodic review. </w:t>
      </w:r>
      <w:r w:rsidRPr="00B44095">
        <w:rPr>
          <w:i/>
          <w:sz w:val="20"/>
          <w:szCs w:val="20"/>
        </w:rPr>
        <w:t>Nature Climate Change</w:t>
      </w:r>
      <w:r w:rsidRPr="00B44095">
        <w:rPr>
          <w:sz w:val="20"/>
          <w:szCs w:val="20"/>
        </w:rPr>
        <w:t xml:space="preserve">, </w:t>
      </w:r>
      <w:r w:rsidRPr="00B44095">
        <w:rPr>
          <w:b/>
          <w:sz w:val="20"/>
          <w:szCs w:val="20"/>
        </w:rPr>
        <w:t>10(4)</w:t>
      </w:r>
      <w:r w:rsidRPr="00B44095">
        <w:rPr>
          <w:sz w:val="20"/>
          <w:szCs w:val="20"/>
        </w:rPr>
        <w:t>, 272–272, doi:</w:t>
      </w:r>
      <w:hyperlink r:id="rId806" w:history="1">
        <w:r w:rsidRPr="00B44095">
          <w:rPr>
            <w:rStyle w:val="Hyperlink"/>
            <w:sz w:val="20"/>
            <w:szCs w:val="20"/>
            <w:lang w:val="en-US" w:eastAsia="fr-FR"/>
          </w:rPr>
          <w:t>10.1038/s41558-020-0729-9</w:t>
        </w:r>
      </w:hyperlink>
      <w:r w:rsidRPr="00B44095">
        <w:rPr>
          <w:sz w:val="20"/>
          <w:szCs w:val="20"/>
        </w:rPr>
        <w:t>.</w:t>
      </w:r>
    </w:p>
    <w:p w14:paraId="14E512F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Schleussner, C.-F. et al., 2016a: Differential climate impacts for policy-relevant limits to global warming: the case of 1.5°C and 2°C. </w:t>
      </w:r>
      <w:r w:rsidRPr="00B44095">
        <w:rPr>
          <w:i/>
          <w:sz w:val="20"/>
          <w:szCs w:val="20"/>
        </w:rPr>
        <w:t>Earth System Dynamics</w:t>
      </w:r>
      <w:r w:rsidRPr="00B44095">
        <w:rPr>
          <w:sz w:val="20"/>
          <w:szCs w:val="20"/>
        </w:rPr>
        <w:t xml:space="preserve">, </w:t>
      </w:r>
      <w:r w:rsidRPr="00B44095">
        <w:rPr>
          <w:b/>
          <w:sz w:val="20"/>
          <w:szCs w:val="20"/>
        </w:rPr>
        <w:t>7(2)</w:t>
      </w:r>
      <w:r w:rsidRPr="00B44095">
        <w:rPr>
          <w:sz w:val="20"/>
          <w:szCs w:val="20"/>
        </w:rPr>
        <w:t>, 327–351, doi:</w:t>
      </w:r>
      <w:hyperlink r:id="rId807" w:history="1">
        <w:r w:rsidRPr="00B44095">
          <w:rPr>
            <w:rStyle w:val="Hyperlink"/>
            <w:sz w:val="20"/>
            <w:szCs w:val="20"/>
            <w:lang w:val="en-US" w:eastAsia="fr-FR"/>
          </w:rPr>
          <w:t>10.5194/esd-7-327-2016</w:t>
        </w:r>
      </w:hyperlink>
      <w:r w:rsidRPr="00B44095">
        <w:rPr>
          <w:sz w:val="20"/>
          <w:szCs w:val="20"/>
        </w:rPr>
        <w:t>.</w:t>
      </w:r>
    </w:p>
    <w:p w14:paraId="33144FF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Schleussner, C.-F. et al., 2016b: Science and policy characteristics of the Paris Agreement temperature goal. </w:t>
      </w:r>
      <w:r w:rsidRPr="00B44095">
        <w:rPr>
          <w:i/>
          <w:sz w:val="20"/>
          <w:szCs w:val="20"/>
        </w:rPr>
        <w:t>Nature Climate Change</w:t>
      </w:r>
      <w:r w:rsidRPr="00B44095">
        <w:rPr>
          <w:sz w:val="20"/>
          <w:szCs w:val="20"/>
        </w:rPr>
        <w:t xml:space="preserve">, </w:t>
      </w:r>
      <w:r w:rsidRPr="00B44095">
        <w:rPr>
          <w:b/>
          <w:sz w:val="20"/>
          <w:szCs w:val="20"/>
        </w:rPr>
        <w:t>6(9)</w:t>
      </w:r>
      <w:r w:rsidRPr="00B44095">
        <w:rPr>
          <w:sz w:val="20"/>
          <w:szCs w:val="20"/>
        </w:rPr>
        <w:t>, 827–835, doi:</w:t>
      </w:r>
      <w:hyperlink r:id="rId808" w:history="1">
        <w:r w:rsidRPr="00B44095">
          <w:rPr>
            <w:rStyle w:val="Hyperlink"/>
            <w:sz w:val="20"/>
            <w:szCs w:val="20"/>
            <w:lang w:val="en-US" w:eastAsia="fr-FR"/>
          </w:rPr>
          <w:t>10.1038/nclimate3096</w:t>
        </w:r>
      </w:hyperlink>
      <w:r w:rsidRPr="00B44095">
        <w:rPr>
          <w:sz w:val="20"/>
          <w:szCs w:val="20"/>
        </w:rPr>
        <w:t>.</w:t>
      </w:r>
    </w:p>
    <w:p w14:paraId="2D4B805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Schmidt, G.A. et al., 2017: Practice and philosophy of climate model tuning across six US modeling centers. </w:t>
      </w:r>
      <w:r w:rsidRPr="00B44095">
        <w:rPr>
          <w:i/>
          <w:sz w:val="20"/>
          <w:szCs w:val="20"/>
        </w:rPr>
        <w:t>Geoscientific Model Development</w:t>
      </w:r>
      <w:r w:rsidRPr="00B44095">
        <w:rPr>
          <w:sz w:val="20"/>
          <w:szCs w:val="20"/>
        </w:rPr>
        <w:t xml:space="preserve">, </w:t>
      </w:r>
      <w:r w:rsidRPr="00B44095">
        <w:rPr>
          <w:b/>
          <w:sz w:val="20"/>
          <w:szCs w:val="20"/>
        </w:rPr>
        <w:t>10(9)</w:t>
      </w:r>
      <w:r w:rsidRPr="00B44095">
        <w:rPr>
          <w:sz w:val="20"/>
          <w:szCs w:val="20"/>
        </w:rPr>
        <w:t>, 3207–3223, doi:</w:t>
      </w:r>
      <w:hyperlink r:id="rId809" w:history="1">
        <w:r w:rsidRPr="00B44095">
          <w:rPr>
            <w:rStyle w:val="Hyperlink"/>
            <w:sz w:val="20"/>
            <w:szCs w:val="20"/>
            <w:lang w:val="en-US" w:eastAsia="fr-FR"/>
          </w:rPr>
          <w:t>10.5194/gmd-10-3207-2017</w:t>
        </w:r>
      </w:hyperlink>
      <w:r w:rsidRPr="00B44095">
        <w:rPr>
          <w:sz w:val="20"/>
          <w:szCs w:val="20"/>
        </w:rPr>
        <w:t>.</w:t>
      </w:r>
    </w:p>
    <w:p w14:paraId="4487F88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Schneider, S.H., 1975: On the Carbon Dioxide–Climate Confusion. </w:t>
      </w:r>
      <w:r w:rsidRPr="00B44095">
        <w:rPr>
          <w:i/>
          <w:sz w:val="20"/>
          <w:szCs w:val="20"/>
        </w:rPr>
        <w:t>Journal of the Atmospheric Sciences</w:t>
      </w:r>
      <w:r w:rsidRPr="00B44095">
        <w:rPr>
          <w:sz w:val="20"/>
          <w:szCs w:val="20"/>
        </w:rPr>
        <w:t xml:space="preserve">, </w:t>
      </w:r>
      <w:r w:rsidRPr="00B44095">
        <w:rPr>
          <w:b/>
          <w:sz w:val="20"/>
          <w:szCs w:val="20"/>
        </w:rPr>
        <w:t>32(11)</w:t>
      </w:r>
      <w:r w:rsidRPr="00B44095">
        <w:rPr>
          <w:sz w:val="20"/>
          <w:szCs w:val="20"/>
        </w:rPr>
        <w:t>, 2060–2066, doi:</w:t>
      </w:r>
      <w:hyperlink r:id="rId810" w:history="1">
        <w:r w:rsidRPr="00B44095">
          <w:rPr>
            <w:rStyle w:val="Hyperlink"/>
            <w:sz w:val="20"/>
            <w:szCs w:val="20"/>
            <w:lang w:val="en-US" w:eastAsia="fr-FR"/>
          </w:rPr>
          <w:t>10.1175/1520-0469(1975)032&lt;2060:otcdc&gt;2.0.co;2</w:t>
        </w:r>
      </w:hyperlink>
      <w:r w:rsidRPr="00B44095">
        <w:rPr>
          <w:sz w:val="20"/>
          <w:szCs w:val="20"/>
        </w:rPr>
        <w:t>.</w:t>
      </w:r>
    </w:p>
    <w:p w14:paraId="2F571CB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Schneider, S.H., 1994: Detecting Climatic Change Signals: Are There Any ”Fingerprints”? </w:t>
      </w:r>
      <w:r w:rsidRPr="00B44095">
        <w:rPr>
          <w:i/>
          <w:sz w:val="20"/>
          <w:szCs w:val="20"/>
        </w:rPr>
        <w:t>Science</w:t>
      </w:r>
      <w:r w:rsidRPr="00B44095">
        <w:rPr>
          <w:sz w:val="20"/>
          <w:szCs w:val="20"/>
        </w:rPr>
        <w:t xml:space="preserve">, </w:t>
      </w:r>
      <w:r w:rsidRPr="00B44095">
        <w:rPr>
          <w:b/>
          <w:sz w:val="20"/>
          <w:szCs w:val="20"/>
        </w:rPr>
        <w:t>263(5145)</w:t>
      </w:r>
      <w:r w:rsidRPr="00B44095">
        <w:rPr>
          <w:sz w:val="20"/>
          <w:szCs w:val="20"/>
        </w:rPr>
        <w:t>, 341–347, doi:</w:t>
      </w:r>
      <w:hyperlink r:id="rId811" w:history="1">
        <w:r w:rsidRPr="00B44095">
          <w:rPr>
            <w:rStyle w:val="Hyperlink"/>
            <w:sz w:val="20"/>
            <w:szCs w:val="20"/>
            <w:lang w:val="en-US" w:eastAsia="fr-FR"/>
          </w:rPr>
          <w:t>10.1126/science.263.5145.341</w:t>
        </w:r>
      </w:hyperlink>
      <w:r w:rsidRPr="00B44095">
        <w:rPr>
          <w:sz w:val="20"/>
          <w:szCs w:val="20"/>
        </w:rPr>
        <w:t>.</w:t>
      </w:r>
    </w:p>
    <w:p w14:paraId="3BF5EDC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Schneider, T., C.M. Kaul, and K.G. Pressel, 2019: Possible climate transitions from breakup of stratocumulus decks </w:t>
      </w:r>
      <w:r w:rsidRPr="00B44095">
        <w:rPr>
          <w:sz w:val="20"/>
          <w:szCs w:val="20"/>
        </w:rPr>
        <w:lastRenderedPageBreak/>
        <w:t xml:space="preserve">under greenhouse warming. </w:t>
      </w:r>
      <w:r w:rsidRPr="00B44095">
        <w:rPr>
          <w:i/>
          <w:sz w:val="20"/>
          <w:szCs w:val="20"/>
        </w:rPr>
        <w:t>Nature Geoscience</w:t>
      </w:r>
      <w:r w:rsidRPr="00B44095">
        <w:rPr>
          <w:sz w:val="20"/>
          <w:szCs w:val="20"/>
        </w:rPr>
        <w:t xml:space="preserve">, </w:t>
      </w:r>
      <w:r w:rsidRPr="00B44095">
        <w:rPr>
          <w:b/>
          <w:sz w:val="20"/>
          <w:szCs w:val="20"/>
        </w:rPr>
        <w:t>12(3)</w:t>
      </w:r>
      <w:r w:rsidRPr="00B44095">
        <w:rPr>
          <w:sz w:val="20"/>
          <w:szCs w:val="20"/>
        </w:rPr>
        <w:t>, 163–167, doi:</w:t>
      </w:r>
      <w:hyperlink r:id="rId812" w:history="1">
        <w:r w:rsidRPr="00B44095">
          <w:rPr>
            <w:rStyle w:val="Hyperlink"/>
            <w:sz w:val="20"/>
            <w:szCs w:val="20"/>
            <w:lang w:val="en-US" w:eastAsia="fr-FR"/>
          </w:rPr>
          <w:t>10.1038/s41561-019-0310-1</w:t>
        </w:r>
      </w:hyperlink>
      <w:r w:rsidRPr="00B44095">
        <w:rPr>
          <w:sz w:val="20"/>
          <w:szCs w:val="20"/>
        </w:rPr>
        <w:t>.</w:t>
      </w:r>
    </w:p>
    <w:p w14:paraId="64B0B05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Schurer, A.P., M.E. Mann, E. Hawkins, S.F.B. Tett, and G.C. Hegerl, 2017: Importance of the pre-industrial baseline for likelihood of exceeding Paris goals. </w:t>
      </w:r>
      <w:r w:rsidRPr="00B44095">
        <w:rPr>
          <w:i/>
          <w:sz w:val="20"/>
          <w:szCs w:val="20"/>
        </w:rPr>
        <w:t>Nature Climate Change</w:t>
      </w:r>
      <w:r w:rsidRPr="00B44095">
        <w:rPr>
          <w:sz w:val="20"/>
          <w:szCs w:val="20"/>
        </w:rPr>
        <w:t xml:space="preserve">, </w:t>
      </w:r>
      <w:r w:rsidRPr="00B44095">
        <w:rPr>
          <w:b/>
          <w:sz w:val="20"/>
          <w:szCs w:val="20"/>
        </w:rPr>
        <w:t>7(8)</w:t>
      </w:r>
      <w:r w:rsidRPr="00B44095">
        <w:rPr>
          <w:sz w:val="20"/>
          <w:szCs w:val="20"/>
        </w:rPr>
        <w:t>, doi:</w:t>
      </w:r>
      <w:hyperlink r:id="rId813" w:history="1">
        <w:r w:rsidRPr="00B44095">
          <w:rPr>
            <w:rStyle w:val="Hyperlink"/>
            <w:sz w:val="20"/>
            <w:szCs w:val="20"/>
            <w:lang w:eastAsia="fr-FR"/>
          </w:rPr>
          <w:t>10.1038/nclimate3345</w:t>
        </w:r>
      </w:hyperlink>
      <w:r w:rsidRPr="00B44095">
        <w:rPr>
          <w:sz w:val="20"/>
          <w:szCs w:val="20"/>
        </w:rPr>
        <w:t>.</w:t>
      </w:r>
    </w:p>
    <w:p w14:paraId="6969851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Schuur, E.A.G. et al., 2015: Climate change and the permafrost carbon feedback. </w:t>
      </w:r>
      <w:r w:rsidRPr="00B44095">
        <w:rPr>
          <w:i/>
          <w:sz w:val="20"/>
          <w:szCs w:val="20"/>
        </w:rPr>
        <w:t>Nature</w:t>
      </w:r>
      <w:r w:rsidRPr="00B44095">
        <w:rPr>
          <w:sz w:val="20"/>
          <w:szCs w:val="20"/>
        </w:rPr>
        <w:t xml:space="preserve">, </w:t>
      </w:r>
      <w:r w:rsidRPr="00B44095">
        <w:rPr>
          <w:b/>
          <w:sz w:val="20"/>
          <w:szCs w:val="20"/>
        </w:rPr>
        <w:t>520(7546)</w:t>
      </w:r>
      <w:r w:rsidRPr="00B44095">
        <w:rPr>
          <w:sz w:val="20"/>
          <w:szCs w:val="20"/>
        </w:rPr>
        <w:t>, 171–179, doi:</w:t>
      </w:r>
      <w:hyperlink r:id="rId814" w:history="1">
        <w:r w:rsidRPr="00B44095">
          <w:rPr>
            <w:rStyle w:val="Hyperlink"/>
            <w:sz w:val="20"/>
            <w:szCs w:val="20"/>
            <w:lang w:eastAsia="fr-FR"/>
          </w:rPr>
          <w:t>10.1038/nature14338</w:t>
        </w:r>
      </w:hyperlink>
      <w:r w:rsidRPr="00B44095">
        <w:rPr>
          <w:sz w:val="20"/>
          <w:szCs w:val="20"/>
        </w:rPr>
        <w:t>.</w:t>
      </w:r>
    </w:p>
    <w:p w14:paraId="1022D55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Schwarber, A.K., S.J. Smith, C.A. Hartin, B.A. Vega-Westhoff, and R. Sriver, 2019: Evaluating climate emulation: fundamental impulse testing of simple climate models. </w:t>
      </w:r>
      <w:r w:rsidRPr="00B44095">
        <w:rPr>
          <w:i/>
          <w:sz w:val="20"/>
          <w:szCs w:val="20"/>
        </w:rPr>
        <w:t>Earth System Dynamics</w:t>
      </w:r>
      <w:r w:rsidRPr="00B44095">
        <w:rPr>
          <w:sz w:val="20"/>
          <w:szCs w:val="20"/>
        </w:rPr>
        <w:t xml:space="preserve">, </w:t>
      </w:r>
      <w:r w:rsidRPr="00B44095">
        <w:rPr>
          <w:b/>
          <w:sz w:val="20"/>
          <w:szCs w:val="20"/>
        </w:rPr>
        <w:t>10(4)</w:t>
      </w:r>
      <w:r w:rsidRPr="00B44095">
        <w:rPr>
          <w:sz w:val="20"/>
          <w:szCs w:val="20"/>
        </w:rPr>
        <w:t>, 729–739, doi:</w:t>
      </w:r>
      <w:hyperlink r:id="rId815" w:history="1">
        <w:r w:rsidRPr="00B44095">
          <w:rPr>
            <w:rStyle w:val="Hyperlink"/>
            <w:sz w:val="20"/>
            <w:szCs w:val="20"/>
            <w:lang w:val="en-US" w:eastAsia="fr-FR"/>
          </w:rPr>
          <w:t>10.5194/esd-10-729-2019</w:t>
        </w:r>
      </w:hyperlink>
      <w:r w:rsidRPr="00B44095">
        <w:rPr>
          <w:sz w:val="20"/>
          <w:szCs w:val="20"/>
        </w:rPr>
        <w:t>.</w:t>
      </w:r>
    </w:p>
    <w:p w14:paraId="236011C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Schweizer, V.J. and B.C. O’Neill, 2014: Systematic construction of global socioeconomic pathways using internally consistent element combinations. </w:t>
      </w:r>
      <w:r w:rsidRPr="00B44095">
        <w:rPr>
          <w:i/>
          <w:sz w:val="20"/>
          <w:szCs w:val="20"/>
        </w:rPr>
        <w:t>Climatic Change</w:t>
      </w:r>
      <w:r w:rsidRPr="00B44095">
        <w:rPr>
          <w:sz w:val="20"/>
          <w:szCs w:val="20"/>
        </w:rPr>
        <w:t xml:space="preserve">, </w:t>
      </w:r>
      <w:r w:rsidRPr="00B44095">
        <w:rPr>
          <w:b/>
          <w:sz w:val="20"/>
          <w:szCs w:val="20"/>
        </w:rPr>
        <w:t>122(3)</w:t>
      </w:r>
      <w:r w:rsidRPr="00B44095">
        <w:rPr>
          <w:sz w:val="20"/>
          <w:szCs w:val="20"/>
        </w:rPr>
        <w:t>, 431–445, doi:</w:t>
      </w:r>
      <w:hyperlink r:id="rId816" w:history="1">
        <w:r w:rsidRPr="00B44095">
          <w:rPr>
            <w:rStyle w:val="Hyperlink"/>
            <w:sz w:val="20"/>
            <w:szCs w:val="20"/>
            <w:lang w:val="en-US" w:eastAsia="fr-FR"/>
          </w:rPr>
          <w:t>10.1007/s10584-013-0908-z</w:t>
        </w:r>
      </w:hyperlink>
      <w:r w:rsidRPr="00B44095">
        <w:rPr>
          <w:sz w:val="20"/>
          <w:szCs w:val="20"/>
        </w:rPr>
        <w:t>.</w:t>
      </w:r>
    </w:p>
    <w:p w14:paraId="3795B8B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Scott, D. et al., 2018: The Story of Water in Windhoek: A Narrative Approach to Interpreting a Transdisciplinary Process. </w:t>
      </w:r>
      <w:r w:rsidRPr="00B44095">
        <w:rPr>
          <w:i/>
          <w:sz w:val="20"/>
          <w:szCs w:val="20"/>
        </w:rPr>
        <w:t>Water</w:t>
      </w:r>
      <w:r w:rsidRPr="00B44095">
        <w:rPr>
          <w:sz w:val="20"/>
          <w:szCs w:val="20"/>
        </w:rPr>
        <w:t xml:space="preserve">, </w:t>
      </w:r>
      <w:r w:rsidRPr="00B44095">
        <w:rPr>
          <w:b/>
          <w:sz w:val="20"/>
          <w:szCs w:val="20"/>
        </w:rPr>
        <w:t>10(10)</w:t>
      </w:r>
      <w:r w:rsidRPr="00B44095">
        <w:rPr>
          <w:sz w:val="20"/>
          <w:szCs w:val="20"/>
        </w:rPr>
        <w:t>, 1366, doi:</w:t>
      </w:r>
      <w:hyperlink r:id="rId817" w:history="1">
        <w:r w:rsidRPr="00B44095">
          <w:rPr>
            <w:rStyle w:val="Hyperlink"/>
            <w:sz w:val="20"/>
            <w:szCs w:val="20"/>
            <w:lang w:val="en-US" w:eastAsia="fr-FR"/>
          </w:rPr>
          <w:t>10.3390/w10101366</w:t>
        </w:r>
      </w:hyperlink>
      <w:r w:rsidRPr="00B44095">
        <w:rPr>
          <w:sz w:val="20"/>
          <w:szCs w:val="20"/>
        </w:rPr>
        <w:t>.</w:t>
      </w:r>
    </w:p>
    <w:p w14:paraId="05DCD0C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Séférian, R. et al., 2016: Inconsistent strategies to spin up models in CMIP5: implications for ocean biogeochemical model performance assessment. </w:t>
      </w:r>
      <w:r w:rsidRPr="00B44095">
        <w:rPr>
          <w:i/>
          <w:sz w:val="20"/>
          <w:szCs w:val="20"/>
        </w:rPr>
        <w:t>Geoscientific Model Development</w:t>
      </w:r>
      <w:r w:rsidRPr="00B44095">
        <w:rPr>
          <w:sz w:val="20"/>
          <w:szCs w:val="20"/>
        </w:rPr>
        <w:t xml:space="preserve">, </w:t>
      </w:r>
      <w:r w:rsidRPr="00B44095">
        <w:rPr>
          <w:b/>
          <w:sz w:val="20"/>
          <w:szCs w:val="20"/>
        </w:rPr>
        <w:t>9(5)</w:t>
      </w:r>
      <w:r w:rsidRPr="00B44095">
        <w:rPr>
          <w:sz w:val="20"/>
          <w:szCs w:val="20"/>
        </w:rPr>
        <w:t>, 1827–1851, doi:</w:t>
      </w:r>
      <w:hyperlink r:id="rId818" w:history="1">
        <w:r w:rsidRPr="00B44095">
          <w:rPr>
            <w:rStyle w:val="Hyperlink"/>
            <w:sz w:val="20"/>
            <w:szCs w:val="20"/>
            <w:lang w:val="en-US" w:eastAsia="fr-FR"/>
          </w:rPr>
          <w:t>10.5194/gmd-9-1827-2016</w:t>
        </w:r>
      </w:hyperlink>
      <w:r w:rsidRPr="00B44095">
        <w:rPr>
          <w:sz w:val="20"/>
          <w:szCs w:val="20"/>
        </w:rPr>
        <w:t>.</w:t>
      </w:r>
    </w:p>
    <w:p w14:paraId="03430D6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Sellar, A.A. et al., 2019: UKESM1: Description and Evaluation of the U.K. Earth System Model. </w:t>
      </w:r>
      <w:r w:rsidRPr="00B44095">
        <w:rPr>
          <w:i/>
          <w:sz w:val="20"/>
          <w:szCs w:val="20"/>
        </w:rPr>
        <w:t>Journal of Advances in Modeling Earth Systems</w:t>
      </w:r>
      <w:r w:rsidRPr="00B44095">
        <w:rPr>
          <w:sz w:val="20"/>
          <w:szCs w:val="20"/>
        </w:rPr>
        <w:t xml:space="preserve">, </w:t>
      </w:r>
      <w:r w:rsidRPr="00B44095">
        <w:rPr>
          <w:b/>
          <w:sz w:val="20"/>
          <w:szCs w:val="20"/>
        </w:rPr>
        <w:t>n/a(n/a)</w:t>
      </w:r>
      <w:r w:rsidRPr="00B44095">
        <w:rPr>
          <w:sz w:val="20"/>
          <w:szCs w:val="20"/>
        </w:rPr>
        <w:t>, doi:</w:t>
      </w:r>
      <w:hyperlink r:id="rId819" w:history="1">
        <w:r w:rsidRPr="00B44095">
          <w:rPr>
            <w:rStyle w:val="Hyperlink"/>
            <w:sz w:val="20"/>
            <w:szCs w:val="20"/>
            <w:lang w:val="en-US" w:eastAsia="fr-FR"/>
          </w:rPr>
          <w:t>10.1029/2019ms001739</w:t>
        </w:r>
      </w:hyperlink>
      <w:r w:rsidRPr="00B44095">
        <w:rPr>
          <w:sz w:val="20"/>
          <w:szCs w:val="20"/>
        </w:rPr>
        <w:t>.</w:t>
      </w:r>
    </w:p>
    <w:p w14:paraId="3E662CD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Sellers, W.D., 1969: A Global Climatic Model Based on the Energy Balance of the Earth-Atmosphere System. </w:t>
      </w:r>
      <w:r w:rsidRPr="00B44095">
        <w:rPr>
          <w:i/>
          <w:sz w:val="20"/>
          <w:szCs w:val="20"/>
        </w:rPr>
        <w:t>Journal of Applied Meteorology</w:t>
      </w:r>
      <w:r w:rsidRPr="00B44095">
        <w:rPr>
          <w:sz w:val="20"/>
          <w:szCs w:val="20"/>
        </w:rPr>
        <w:t xml:space="preserve">, </w:t>
      </w:r>
      <w:r w:rsidRPr="00B44095">
        <w:rPr>
          <w:b/>
          <w:sz w:val="20"/>
          <w:szCs w:val="20"/>
        </w:rPr>
        <w:t>8(3)</w:t>
      </w:r>
      <w:r w:rsidRPr="00B44095">
        <w:rPr>
          <w:sz w:val="20"/>
          <w:szCs w:val="20"/>
        </w:rPr>
        <w:t>, 392–400, doi:</w:t>
      </w:r>
      <w:hyperlink r:id="rId820" w:history="1">
        <w:r w:rsidRPr="00B44095">
          <w:rPr>
            <w:rStyle w:val="Hyperlink"/>
            <w:sz w:val="20"/>
            <w:szCs w:val="20"/>
            <w:lang w:val="en-US" w:eastAsia="fr-FR"/>
          </w:rPr>
          <w:t>10.1175/1520-0450(1969)008&lt;0392:agcmbo&gt;2.0.co;2</w:t>
        </w:r>
      </w:hyperlink>
      <w:r w:rsidRPr="00B44095">
        <w:rPr>
          <w:sz w:val="20"/>
          <w:szCs w:val="20"/>
        </w:rPr>
        <w:t>.</w:t>
      </w:r>
    </w:p>
    <w:p w14:paraId="70D2263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Seneviratne, S.I. and M. Hauser, 2020: Regional Climate Sensitivity of Climate Extremes in CMIP6 Versus CMIP5 Multimodel Ensembles. </w:t>
      </w:r>
      <w:r w:rsidRPr="00B44095">
        <w:rPr>
          <w:i/>
          <w:sz w:val="20"/>
          <w:szCs w:val="20"/>
        </w:rPr>
        <w:t>Earth’s Future</w:t>
      </w:r>
      <w:r w:rsidRPr="00B44095">
        <w:rPr>
          <w:sz w:val="20"/>
          <w:szCs w:val="20"/>
        </w:rPr>
        <w:t xml:space="preserve">, </w:t>
      </w:r>
      <w:r w:rsidRPr="00B44095">
        <w:rPr>
          <w:b/>
          <w:sz w:val="20"/>
          <w:szCs w:val="20"/>
        </w:rPr>
        <w:t>8(9)</w:t>
      </w:r>
      <w:r w:rsidRPr="00B44095">
        <w:rPr>
          <w:sz w:val="20"/>
          <w:szCs w:val="20"/>
        </w:rPr>
        <w:t>, doi:</w:t>
      </w:r>
      <w:hyperlink r:id="rId821" w:history="1">
        <w:r w:rsidRPr="00B44095">
          <w:rPr>
            <w:rStyle w:val="Hyperlink"/>
            <w:sz w:val="20"/>
            <w:szCs w:val="20"/>
            <w:lang w:val="en-US" w:eastAsia="fr-FR"/>
          </w:rPr>
          <w:t>10.1029/2019ef001474</w:t>
        </w:r>
      </w:hyperlink>
      <w:r w:rsidRPr="00B44095">
        <w:rPr>
          <w:sz w:val="20"/>
          <w:szCs w:val="20"/>
        </w:rPr>
        <w:t>.</w:t>
      </w:r>
    </w:p>
    <w:p w14:paraId="4910159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Seneviratne, S.I., M.G. Donat, A.J. Pitman, R. Knutti, and R.L. Wilby, 2016: Allowable CO2 emissions based on regional and impact-related climate targets. </w:t>
      </w:r>
      <w:r w:rsidRPr="00B44095">
        <w:rPr>
          <w:i/>
          <w:sz w:val="20"/>
          <w:szCs w:val="20"/>
        </w:rPr>
        <w:t>Nature</w:t>
      </w:r>
      <w:r w:rsidRPr="00B44095">
        <w:rPr>
          <w:sz w:val="20"/>
          <w:szCs w:val="20"/>
        </w:rPr>
        <w:t xml:space="preserve">, </w:t>
      </w:r>
      <w:r w:rsidRPr="00B44095">
        <w:rPr>
          <w:b/>
          <w:sz w:val="20"/>
          <w:szCs w:val="20"/>
        </w:rPr>
        <w:t>529(7587)</w:t>
      </w:r>
      <w:r w:rsidRPr="00B44095">
        <w:rPr>
          <w:sz w:val="20"/>
          <w:szCs w:val="20"/>
        </w:rPr>
        <w:t>, 477–483, doi:</w:t>
      </w:r>
      <w:hyperlink r:id="rId822" w:history="1">
        <w:r w:rsidRPr="00B44095">
          <w:rPr>
            <w:rStyle w:val="Hyperlink"/>
            <w:sz w:val="20"/>
            <w:szCs w:val="20"/>
            <w:lang w:val="en-US" w:eastAsia="fr-FR"/>
          </w:rPr>
          <w:t>10.1038/nature16542</w:t>
        </w:r>
      </w:hyperlink>
      <w:r w:rsidRPr="00B44095">
        <w:rPr>
          <w:sz w:val="20"/>
          <w:szCs w:val="20"/>
        </w:rPr>
        <w:t>.</w:t>
      </w:r>
    </w:p>
    <w:p w14:paraId="0919425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Seneviratne, S.I. et al., 2018: Climate extremes, land–climate feedbacks and land-use forcing at 1.5°C. </w:t>
      </w:r>
      <w:r w:rsidRPr="00B44095">
        <w:rPr>
          <w:i/>
          <w:sz w:val="20"/>
          <w:szCs w:val="20"/>
        </w:rPr>
        <w:t>Philosophical Transactions of the Royal Society A: Mathematical,\n\t\t\t\tPhysical and Engineering Sciences</w:t>
      </w:r>
      <w:r w:rsidRPr="00B44095">
        <w:rPr>
          <w:sz w:val="20"/>
          <w:szCs w:val="20"/>
        </w:rPr>
        <w:t xml:space="preserve">, </w:t>
      </w:r>
      <w:r w:rsidRPr="00B44095">
        <w:rPr>
          <w:b/>
          <w:sz w:val="20"/>
          <w:szCs w:val="20"/>
        </w:rPr>
        <w:t>376(2119)</w:t>
      </w:r>
      <w:r w:rsidRPr="00B44095">
        <w:rPr>
          <w:sz w:val="20"/>
          <w:szCs w:val="20"/>
        </w:rPr>
        <w:t>, 20160450, doi:</w:t>
      </w:r>
      <w:hyperlink r:id="rId823" w:history="1">
        <w:r w:rsidRPr="00B44095">
          <w:rPr>
            <w:rStyle w:val="Hyperlink"/>
            <w:sz w:val="20"/>
            <w:szCs w:val="20"/>
            <w:lang w:val="en-US" w:eastAsia="fr-FR"/>
          </w:rPr>
          <w:t>10.1098/rsta.2016.0450</w:t>
        </w:r>
      </w:hyperlink>
      <w:r w:rsidRPr="00B44095">
        <w:rPr>
          <w:sz w:val="20"/>
          <w:szCs w:val="20"/>
        </w:rPr>
        <w:t>.</w:t>
      </w:r>
    </w:p>
    <w:p w14:paraId="29138A9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Sera, F. et al., 2020: Air Conditioning and Heat-related Mortality. </w:t>
      </w:r>
      <w:r w:rsidRPr="00B44095">
        <w:rPr>
          <w:i/>
          <w:sz w:val="20"/>
          <w:szCs w:val="20"/>
        </w:rPr>
        <w:t>Epidemiology</w:t>
      </w:r>
      <w:r w:rsidRPr="00B44095">
        <w:rPr>
          <w:sz w:val="20"/>
          <w:szCs w:val="20"/>
        </w:rPr>
        <w:t xml:space="preserve">, </w:t>
      </w:r>
      <w:r w:rsidRPr="00B44095">
        <w:rPr>
          <w:b/>
          <w:sz w:val="20"/>
          <w:szCs w:val="20"/>
        </w:rPr>
        <w:t>31(6)</w:t>
      </w:r>
      <w:r w:rsidRPr="00B44095">
        <w:rPr>
          <w:sz w:val="20"/>
          <w:szCs w:val="20"/>
        </w:rPr>
        <w:t>, 779–787, doi:</w:t>
      </w:r>
      <w:hyperlink r:id="rId824" w:history="1">
        <w:r w:rsidRPr="00B44095">
          <w:rPr>
            <w:rStyle w:val="Hyperlink"/>
            <w:sz w:val="20"/>
            <w:szCs w:val="20"/>
            <w:lang w:val="en-US" w:eastAsia="fr-FR"/>
          </w:rPr>
          <w:t>10.1097/ede.0000000000001241</w:t>
        </w:r>
      </w:hyperlink>
      <w:r w:rsidRPr="00B44095">
        <w:rPr>
          <w:sz w:val="20"/>
          <w:szCs w:val="20"/>
        </w:rPr>
        <w:t>.</w:t>
      </w:r>
    </w:p>
    <w:p w14:paraId="6DB9253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Setzer, J. and L.C. Vanhala, 2019: Climate change litigation: A review of research on courts and litigants in climate governance. </w:t>
      </w:r>
      <w:r w:rsidRPr="00B44095">
        <w:rPr>
          <w:i/>
          <w:sz w:val="20"/>
          <w:szCs w:val="20"/>
        </w:rPr>
        <w:t>Wiley Interdisciplinary Reviews: Climate Change</w:t>
      </w:r>
      <w:r w:rsidRPr="00B44095">
        <w:rPr>
          <w:sz w:val="20"/>
          <w:szCs w:val="20"/>
        </w:rPr>
        <w:t xml:space="preserve">, </w:t>
      </w:r>
      <w:r w:rsidRPr="00B44095">
        <w:rPr>
          <w:b/>
          <w:sz w:val="20"/>
          <w:szCs w:val="20"/>
        </w:rPr>
        <w:t>10(3)</w:t>
      </w:r>
      <w:r w:rsidRPr="00B44095">
        <w:rPr>
          <w:sz w:val="20"/>
          <w:szCs w:val="20"/>
        </w:rPr>
        <w:t>, e580, doi:</w:t>
      </w:r>
      <w:hyperlink r:id="rId825" w:history="1">
        <w:r w:rsidRPr="00B44095">
          <w:rPr>
            <w:rStyle w:val="Hyperlink"/>
            <w:sz w:val="20"/>
            <w:szCs w:val="20"/>
            <w:lang w:val="en-US" w:eastAsia="fr-FR"/>
          </w:rPr>
          <w:t>10.1002/wcc.580</w:t>
        </w:r>
      </w:hyperlink>
      <w:r w:rsidRPr="00B44095">
        <w:rPr>
          <w:sz w:val="20"/>
          <w:szCs w:val="20"/>
        </w:rPr>
        <w:t>.</w:t>
      </w:r>
    </w:p>
    <w:p w14:paraId="72D57EB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Sexton, D.M.H., J.M. Murphy, M. Collins, and M.J. Webb, 2012: Multivariate probabilistic projections using imperfect climate models part I: outline of methodology. </w:t>
      </w:r>
      <w:r w:rsidRPr="00B44095">
        <w:rPr>
          <w:i/>
          <w:sz w:val="20"/>
          <w:szCs w:val="20"/>
        </w:rPr>
        <w:t>Climate Dynamics</w:t>
      </w:r>
      <w:r w:rsidRPr="00B44095">
        <w:rPr>
          <w:sz w:val="20"/>
          <w:szCs w:val="20"/>
        </w:rPr>
        <w:t xml:space="preserve">, </w:t>
      </w:r>
      <w:r w:rsidRPr="00B44095">
        <w:rPr>
          <w:b/>
          <w:sz w:val="20"/>
          <w:szCs w:val="20"/>
        </w:rPr>
        <w:t>38(11–12)</w:t>
      </w:r>
      <w:r w:rsidRPr="00B44095">
        <w:rPr>
          <w:sz w:val="20"/>
          <w:szCs w:val="20"/>
        </w:rPr>
        <w:t>, 2513–2542, doi:</w:t>
      </w:r>
      <w:hyperlink r:id="rId826" w:history="1">
        <w:r w:rsidRPr="00B44095">
          <w:rPr>
            <w:rStyle w:val="Hyperlink"/>
            <w:sz w:val="20"/>
            <w:szCs w:val="20"/>
            <w:lang w:val="en-US" w:eastAsia="fr-FR"/>
          </w:rPr>
          <w:t>10.1007/s00382-011-1208-9</w:t>
        </w:r>
      </w:hyperlink>
      <w:r w:rsidRPr="00B44095">
        <w:rPr>
          <w:sz w:val="20"/>
          <w:szCs w:val="20"/>
        </w:rPr>
        <w:t>.</w:t>
      </w:r>
    </w:p>
    <w:p w14:paraId="036AA36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Sexton, D.M.H. et al., 2019: Finding plausible and diverse variants of a climate model. Part 1: establishing the relationship between errors at weather and climate time scales. </w:t>
      </w:r>
      <w:r w:rsidRPr="00B44095">
        <w:rPr>
          <w:i/>
          <w:sz w:val="20"/>
          <w:szCs w:val="20"/>
        </w:rPr>
        <w:t>Climate Dynamics</w:t>
      </w:r>
      <w:r w:rsidRPr="00B44095">
        <w:rPr>
          <w:sz w:val="20"/>
          <w:szCs w:val="20"/>
        </w:rPr>
        <w:t xml:space="preserve">, </w:t>
      </w:r>
      <w:r w:rsidRPr="00B44095">
        <w:rPr>
          <w:b/>
          <w:sz w:val="20"/>
          <w:szCs w:val="20"/>
        </w:rPr>
        <w:t>53(1)</w:t>
      </w:r>
      <w:r w:rsidRPr="00B44095">
        <w:rPr>
          <w:sz w:val="20"/>
          <w:szCs w:val="20"/>
        </w:rPr>
        <w:t>, 989–1022, doi:</w:t>
      </w:r>
      <w:hyperlink r:id="rId827" w:history="1">
        <w:r w:rsidRPr="00B44095">
          <w:rPr>
            <w:rStyle w:val="Hyperlink"/>
            <w:sz w:val="20"/>
            <w:szCs w:val="20"/>
            <w:lang w:val="en-US" w:eastAsia="fr-FR"/>
          </w:rPr>
          <w:t>10.1007/s00382-019-04625-3</w:t>
        </w:r>
      </w:hyperlink>
      <w:r w:rsidRPr="00B44095">
        <w:rPr>
          <w:sz w:val="20"/>
          <w:szCs w:val="20"/>
        </w:rPr>
        <w:t>.</w:t>
      </w:r>
    </w:p>
    <w:p w14:paraId="2D0C2C9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Shackleton, N.J. and N.D. Opdyke, 1973: Oxygen Isotope and Palaeomagnetic Stratigraphy of Equatorial Pacific Core V28-238: Oxygen Isotope Temperatures and Ice Volumes on a 105 Year and 106 Year Scale. </w:t>
      </w:r>
      <w:r w:rsidRPr="00B44095">
        <w:rPr>
          <w:i/>
          <w:sz w:val="20"/>
          <w:szCs w:val="20"/>
        </w:rPr>
        <w:t>Quaternary Research</w:t>
      </w:r>
      <w:r w:rsidRPr="00B44095">
        <w:rPr>
          <w:sz w:val="20"/>
          <w:szCs w:val="20"/>
        </w:rPr>
        <w:t xml:space="preserve">, </w:t>
      </w:r>
      <w:r w:rsidRPr="00B44095">
        <w:rPr>
          <w:b/>
          <w:sz w:val="20"/>
          <w:szCs w:val="20"/>
        </w:rPr>
        <w:t>3(01)</w:t>
      </w:r>
      <w:r w:rsidRPr="00B44095">
        <w:rPr>
          <w:sz w:val="20"/>
          <w:szCs w:val="20"/>
        </w:rPr>
        <w:t>, 39–55, doi:</w:t>
      </w:r>
      <w:hyperlink r:id="rId828" w:history="1">
        <w:r w:rsidRPr="00B44095">
          <w:rPr>
            <w:rStyle w:val="Hyperlink"/>
            <w:sz w:val="20"/>
            <w:szCs w:val="20"/>
            <w:lang w:val="en-US" w:eastAsia="fr-FR"/>
          </w:rPr>
          <w:t>10.1016/0033-5894(73)90052-5</w:t>
        </w:r>
      </w:hyperlink>
      <w:r w:rsidRPr="00B44095">
        <w:rPr>
          <w:sz w:val="20"/>
          <w:szCs w:val="20"/>
        </w:rPr>
        <w:t>.</w:t>
      </w:r>
    </w:p>
    <w:p w14:paraId="47178C3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Shan, Y. et al., 2020: Impacts of COVID-19 and fiscal stimuli on global emissions and the Paris Agreement. </w:t>
      </w:r>
      <w:r w:rsidRPr="00B44095">
        <w:rPr>
          <w:i/>
          <w:sz w:val="20"/>
          <w:szCs w:val="20"/>
        </w:rPr>
        <w:t>Nature Climate Change</w:t>
      </w:r>
      <w:r w:rsidRPr="00B44095">
        <w:rPr>
          <w:sz w:val="20"/>
          <w:szCs w:val="20"/>
        </w:rPr>
        <w:t>, doi:</w:t>
      </w:r>
      <w:hyperlink r:id="rId829" w:history="1">
        <w:r w:rsidRPr="00B44095">
          <w:rPr>
            <w:rStyle w:val="Hyperlink"/>
            <w:sz w:val="20"/>
            <w:szCs w:val="20"/>
            <w:lang w:val="en-US" w:eastAsia="fr-FR"/>
          </w:rPr>
          <w:t>10.1038/s41558-020-00977-5</w:t>
        </w:r>
      </w:hyperlink>
      <w:r w:rsidRPr="00B44095">
        <w:rPr>
          <w:sz w:val="20"/>
          <w:szCs w:val="20"/>
        </w:rPr>
        <w:t>.</w:t>
      </w:r>
    </w:p>
    <w:p w14:paraId="6D6A573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Shapiro, H.T. et al., 2010: </w:t>
      </w:r>
      <w:r w:rsidRPr="00B44095">
        <w:rPr>
          <w:i/>
          <w:sz w:val="20"/>
          <w:szCs w:val="20"/>
        </w:rPr>
        <w:t>Climate change assessments: Review of the processes and procedures of the IPCC</w:t>
      </w:r>
      <w:r w:rsidRPr="00B44095">
        <w:rPr>
          <w:sz w:val="20"/>
          <w:szCs w:val="20"/>
        </w:rPr>
        <w:t>. InterAcademy Council, Amsterdam, The Netherlands.</w:t>
      </w:r>
    </w:p>
    <w:p w14:paraId="23A0DF4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Shepherd, A. et al., 2012: A Reconciled Estimate of Ice-Sheet Mass Balance. </w:t>
      </w:r>
      <w:r w:rsidRPr="00B44095">
        <w:rPr>
          <w:i/>
          <w:sz w:val="20"/>
          <w:szCs w:val="20"/>
        </w:rPr>
        <w:t>Science</w:t>
      </w:r>
      <w:r w:rsidRPr="00B44095">
        <w:rPr>
          <w:sz w:val="20"/>
          <w:szCs w:val="20"/>
        </w:rPr>
        <w:t xml:space="preserve">, </w:t>
      </w:r>
      <w:r w:rsidRPr="00B44095">
        <w:rPr>
          <w:b/>
          <w:sz w:val="20"/>
          <w:szCs w:val="20"/>
        </w:rPr>
        <w:t>338(6111)</w:t>
      </w:r>
      <w:r w:rsidRPr="00B44095">
        <w:rPr>
          <w:sz w:val="20"/>
          <w:szCs w:val="20"/>
        </w:rPr>
        <w:t>, 1183–1189, doi:</w:t>
      </w:r>
      <w:hyperlink r:id="rId830" w:history="1">
        <w:r w:rsidRPr="00B44095">
          <w:rPr>
            <w:rStyle w:val="Hyperlink"/>
            <w:sz w:val="20"/>
            <w:szCs w:val="20"/>
            <w:lang w:val="en-US" w:eastAsia="fr-FR"/>
          </w:rPr>
          <w:t>10.1126/science.1228102</w:t>
        </w:r>
      </w:hyperlink>
      <w:r w:rsidRPr="00B44095">
        <w:rPr>
          <w:sz w:val="20"/>
          <w:szCs w:val="20"/>
        </w:rPr>
        <w:t>.</w:t>
      </w:r>
    </w:p>
    <w:p w14:paraId="6DA1874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Shepherd, A. et al., 2018: Mass balance of the Antarctic Ice Sheet from 1992 to 2017. </w:t>
      </w:r>
      <w:r w:rsidRPr="00B44095">
        <w:rPr>
          <w:i/>
          <w:sz w:val="20"/>
          <w:szCs w:val="20"/>
        </w:rPr>
        <w:t>Nature</w:t>
      </w:r>
      <w:r w:rsidRPr="00B44095">
        <w:rPr>
          <w:sz w:val="20"/>
          <w:szCs w:val="20"/>
        </w:rPr>
        <w:t xml:space="preserve">, </w:t>
      </w:r>
      <w:r w:rsidRPr="00B44095">
        <w:rPr>
          <w:b/>
          <w:sz w:val="20"/>
          <w:szCs w:val="20"/>
        </w:rPr>
        <w:t>558(7709)</w:t>
      </w:r>
      <w:r w:rsidRPr="00B44095">
        <w:rPr>
          <w:sz w:val="20"/>
          <w:szCs w:val="20"/>
        </w:rPr>
        <w:t>, 219–222, doi:</w:t>
      </w:r>
      <w:hyperlink r:id="rId831" w:history="1">
        <w:r w:rsidRPr="00B44095">
          <w:rPr>
            <w:rStyle w:val="Hyperlink"/>
            <w:sz w:val="20"/>
            <w:szCs w:val="20"/>
            <w:lang w:val="en-US" w:eastAsia="fr-FR"/>
          </w:rPr>
          <w:t>10.1038/s41586-018-0179-y</w:t>
        </w:r>
      </w:hyperlink>
      <w:r w:rsidRPr="00B44095">
        <w:rPr>
          <w:sz w:val="20"/>
          <w:szCs w:val="20"/>
        </w:rPr>
        <w:t>.</w:t>
      </w:r>
    </w:p>
    <w:p w14:paraId="68CF46E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Shepherd, A. et al., 2020: Mass balance of the Greenland Ice Sheet from 1992 to 2018. </w:t>
      </w:r>
      <w:r w:rsidRPr="00B44095">
        <w:rPr>
          <w:i/>
          <w:sz w:val="20"/>
          <w:szCs w:val="20"/>
        </w:rPr>
        <w:t>Nature</w:t>
      </w:r>
      <w:r w:rsidRPr="00B44095">
        <w:rPr>
          <w:sz w:val="20"/>
          <w:szCs w:val="20"/>
        </w:rPr>
        <w:t xml:space="preserve">, </w:t>
      </w:r>
      <w:r w:rsidRPr="00B44095">
        <w:rPr>
          <w:b/>
          <w:sz w:val="20"/>
          <w:szCs w:val="20"/>
        </w:rPr>
        <w:t>579(7798)</w:t>
      </w:r>
      <w:r w:rsidRPr="00B44095">
        <w:rPr>
          <w:sz w:val="20"/>
          <w:szCs w:val="20"/>
        </w:rPr>
        <w:t>, 233–239, doi:</w:t>
      </w:r>
      <w:hyperlink r:id="rId832" w:history="1">
        <w:r w:rsidRPr="00B44095">
          <w:rPr>
            <w:rStyle w:val="Hyperlink"/>
            <w:sz w:val="20"/>
            <w:szCs w:val="20"/>
            <w:lang w:val="en-US" w:eastAsia="fr-FR"/>
          </w:rPr>
          <w:t>10.1038/s41586-019-1855-2</w:t>
        </w:r>
      </w:hyperlink>
      <w:r w:rsidRPr="00B44095">
        <w:rPr>
          <w:sz w:val="20"/>
          <w:szCs w:val="20"/>
        </w:rPr>
        <w:t>.</w:t>
      </w:r>
    </w:p>
    <w:p w14:paraId="72E0921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Shepherd, T.G., 2016: A Common Framework for Approaches to Extreme Event Attribution. </w:t>
      </w:r>
      <w:r w:rsidRPr="00B44095">
        <w:rPr>
          <w:i/>
          <w:sz w:val="20"/>
          <w:szCs w:val="20"/>
        </w:rPr>
        <w:t>Current Climate Change Reports</w:t>
      </w:r>
      <w:r w:rsidRPr="00B44095">
        <w:rPr>
          <w:sz w:val="20"/>
          <w:szCs w:val="20"/>
        </w:rPr>
        <w:t xml:space="preserve">, </w:t>
      </w:r>
      <w:r w:rsidRPr="00B44095">
        <w:rPr>
          <w:b/>
          <w:sz w:val="20"/>
          <w:szCs w:val="20"/>
        </w:rPr>
        <w:t>2(1)</w:t>
      </w:r>
      <w:r w:rsidRPr="00B44095">
        <w:rPr>
          <w:sz w:val="20"/>
          <w:szCs w:val="20"/>
        </w:rPr>
        <w:t>, 28–38, doi:</w:t>
      </w:r>
      <w:hyperlink r:id="rId833" w:history="1">
        <w:r w:rsidRPr="00B44095">
          <w:rPr>
            <w:rStyle w:val="Hyperlink"/>
            <w:sz w:val="20"/>
            <w:szCs w:val="20"/>
            <w:lang w:val="en-US" w:eastAsia="fr-FR"/>
          </w:rPr>
          <w:t>10.1007/s40641-016-0033-y</w:t>
        </w:r>
      </w:hyperlink>
      <w:r w:rsidRPr="00B44095">
        <w:rPr>
          <w:sz w:val="20"/>
          <w:szCs w:val="20"/>
        </w:rPr>
        <w:t>.</w:t>
      </w:r>
    </w:p>
    <w:p w14:paraId="2C516BB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Shepherd, T.G., 2019: Storyline approach to the construction of regional climate change information. </w:t>
      </w:r>
      <w:r w:rsidRPr="00B44095">
        <w:rPr>
          <w:i/>
          <w:sz w:val="20"/>
          <w:szCs w:val="20"/>
        </w:rPr>
        <w:t>Proceedings of the Royal Society A: Mathematical, Physical and Engineering Sciences</w:t>
      </w:r>
      <w:r w:rsidRPr="00B44095">
        <w:rPr>
          <w:sz w:val="20"/>
          <w:szCs w:val="20"/>
        </w:rPr>
        <w:t xml:space="preserve">, </w:t>
      </w:r>
      <w:r w:rsidRPr="00B44095">
        <w:rPr>
          <w:b/>
          <w:sz w:val="20"/>
          <w:szCs w:val="20"/>
        </w:rPr>
        <w:t>475(2225)</w:t>
      </w:r>
      <w:r w:rsidRPr="00B44095">
        <w:rPr>
          <w:sz w:val="20"/>
          <w:szCs w:val="20"/>
        </w:rPr>
        <w:t>, 20190013, doi:</w:t>
      </w:r>
      <w:hyperlink r:id="rId834" w:history="1">
        <w:r w:rsidRPr="00B44095">
          <w:rPr>
            <w:rStyle w:val="Hyperlink"/>
            <w:sz w:val="20"/>
            <w:szCs w:val="20"/>
            <w:lang w:val="en-US" w:eastAsia="fr-FR"/>
          </w:rPr>
          <w:t>10.1098/rspa.2019.0013</w:t>
        </w:r>
      </w:hyperlink>
      <w:r w:rsidRPr="00B44095">
        <w:rPr>
          <w:sz w:val="20"/>
          <w:szCs w:val="20"/>
        </w:rPr>
        <w:t>.</w:t>
      </w:r>
    </w:p>
    <w:p w14:paraId="4A9D88D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Shepherd, T.G. and A.H. Sobel, 2020: Localness in Climate Change. </w:t>
      </w:r>
      <w:r w:rsidRPr="00B44095">
        <w:rPr>
          <w:i/>
          <w:sz w:val="20"/>
          <w:szCs w:val="20"/>
        </w:rPr>
        <w:t>Comparative Studies of South Asia, Africa and the Middle East</w:t>
      </w:r>
      <w:r w:rsidRPr="00B44095">
        <w:rPr>
          <w:sz w:val="20"/>
          <w:szCs w:val="20"/>
        </w:rPr>
        <w:t xml:space="preserve">, </w:t>
      </w:r>
      <w:r w:rsidRPr="00B44095">
        <w:rPr>
          <w:b/>
          <w:sz w:val="20"/>
          <w:szCs w:val="20"/>
        </w:rPr>
        <w:t>40(1)</w:t>
      </w:r>
      <w:r w:rsidRPr="00B44095">
        <w:rPr>
          <w:sz w:val="20"/>
          <w:szCs w:val="20"/>
        </w:rPr>
        <w:t>, 7–16, doi:</w:t>
      </w:r>
      <w:hyperlink r:id="rId835" w:history="1">
        <w:r w:rsidRPr="00B44095">
          <w:rPr>
            <w:rStyle w:val="Hyperlink"/>
            <w:sz w:val="20"/>
            <w:szCs w:val="20"/>
            <w:lang w:val="en-US" w:eastAsia="fr-FR"/>
          </w:rPr>
          <w:t>10.1215/1089201x-8185983</w:t>
        </w:r>
      </w:hyperlink>
      <w:r w:rsidRPr="00B44095">
        <w:rPr>
          <w:sz w:val="20"/>
          <w:szCs w:val="20"/>
        </w:rPr>
        <w:t>.</w:t>
      </w:r>
    </w:p>
    <w:p w14:paraId="18989A7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Shepherd, T.G. et al., 2018: Storylines: an alternative approach to representing uncertainty in physical aspects of climate change. </w:t>
      </w:r>
      <w:r w:rsidRPr="00B44095">
        <w:rPr>
          <w:i/>
          <w:sz w:val="20"/>
          <w:szCs w:val="20"/>
        </w:rPr>
        <w:t>Climatic Change</w:t>
      </w:r>
      <w:r w:rsidRPr="00B44095">
        <w:rPr>
          <w:sz w:val="20"/>
          <w:szCs w:val="20"/>
        </w:rPr>
        <w:t xml:space="preserve">, </w:t>
      </w:r>
      <w:r w:rsidRPr="00B44095">
        <w:rPr>
          <w:b/>
          <w:sz w:val="20"/>
          <w:szCs w:val="20"/>
        </w:rPr>
        <w:t>151(3–4)</w:t>
      </w:r>
      <w:r w:rsidRPr="00B44095">
        <w:rPr>
          <w:sz w:val="20"/>
          <w:szCs w:val="20"/>
        </w:rPr>
        <w:t>, 555–571, doi:</w:t>
      </w:r>
      <w:hyperlink r:id="rId836" w:history="1">
        <w:r w:rsidRPr="00B44095">
          <w:rPr>
            <w:rStyle w:val="Hyperlink"/>
            <w:sz w:val="20"/>
            <w:szCs w:val="20"/>
            <w:lang w:val="en-US" w:eastAsia="fr-FR"/>
          </w:rPr>
          <w:t>10.1007/s10584-018-2317-9</w:t>
        </w:r>
      </w:hyperlink>
      <w:r w:rsidRPr="00B44095">
        <w:rPr>
          <w:sz w:val="20"/>
          <w:szCs w:val="20"/>
        </w:rPr>
        <w:t>.</w:t>
      </w:r>
    </w:p>
    <w:p w14:paraId="316BB88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Sherley, C., M. Morrison, R. Duncan, and K. Parton, 2014: Using Segmentation and Prototyping in Engaging Politically-Salient Climate-Change Household Segments. </w:t>
      </w:r>
      <w:r w:rsidRPr="00B44095">
        <w:rPr>
          <w:i/>
          <w:sz w:val="20"/>
          <w:szCs w:val="20"/>
        </w:rPr>
        <w:t>Journal of Nonprofit &amp; Public Sector Marketing</w:t>
      </w:r>
      <w:r w:rsidRPr="00B44095">
        <w:rPr>
          <w:sz w:val="20"/>
          <w:szCs w:val="20"/>
        </w:rPr>
        <w:t xml:space="preserve">, </w:t>
      </w:r>
      <w:r w:rsidRPr="00B44095">
        <w:rPr>
          <w:b/>
          <w:sz w:val="20"/>
          <w:szCs w:val="20"/>
        </w:rPr>
        <w:t>26(3)</w:t>
      </w:r>
      <w:r w:rsidRPr="00B44095">
        <w:rPr>
          <w:sz w:val="20"/>
          <w:szCs w:val="20"/>
        </w:rPr>
        <w:t>, 258–280, doi:</w:t>
      </w:r>
      <w:hyperlink r:id="rId837" w:history="1">
        <w:r w:rsidRPr="00B44095">
          <w:rPr>
            <w:rStyle w:val="Hyperlink"/>
            <w:sz w:val="20"/>
            <w:szCs w:val="20"/>
            <w:lang w:val="en-US" w:eastAsia="fr-FR"/>
          </w:rPr>
          <w:t>10.1080/10495142.2014.918792</w:t>
        </w:r>
      </w:hyperlink>
      <w:r w:rsidRPr="00B44095">
        <w:rPr>
          <w:sz w:val="20"/>
          <w:szCs w:val="20"/>
        </w:rPr>
        <w:t>.</w:t>
      </w:r>
    </w:p>
    <w:p w14:paraId="0C93DED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lastRenderedPageBreak/>
        <w:t xml:space="preserve">Sherwood, S.C., C.L. Meyer, R.J. Allen, and H.A. Titchner, 2008: Robust Tropospheric Warming Revealed by Iteratively Homogenized Radiosonde Data. </w:t>
      </w:r>
      <w:r w:rsidRPr="00B44095">
        <w:rPr>
          <w:i/>
          <w:sz w:val="20"/>
          <w:szCs w:val="20"/>
        </w:rPr>
        <w:t>Journal of Climate</w:t>
      </w:r>
      <w:r w:rsidRPr="00B44095">
        <w:rPr>
          <w:sz w:val="20"/>
          <w:szCs w:val="20"/>
        </w:rPr>
        <w:t xml:space="preserve">, </w:t>
      </w:r>
      <w:r w:rsidRPr="00B44095">
        <w:rPr>
          <w:b/>
          <w:sz w:val="20"/>
          <w:szCs w:val="20"/>
        </w:rPr>
        <w:t>21(20)</w:t>
      </w:r>
      <w:r w:rsidRPr="00B44095">
        <w:rPr>
          <w:sz w:val="20"/>
          <w:szCs w:val="20"/>
        </w:rPr>
        <w:t>, 5336–5352, doi:</w:t>
      </w:r>
      <w:hyperlink r:id="rId838" w:history="1">
        <w:r w:rsidRPr="00B44095">
          <w:rPr>
            <w:rStyle w:val="Hyperlink"/>
            <w:sz w:val="20"/>
            <w:szCs w:val="20"/>
            <w:lang w:val="en-US" w:eastAsia="fr-FR"/>
          </w:rPr>
          <w:t>10.1175/2008jcli2320.1</w:t>
        </w:r>
      </w:hyperlink>
      <w:r w:rsidRPr="00B44095">
        <w:rPr>
          <w:sz w:val="20"/>
          <w:szCs w:val="20"/>
        </w:rPr>
        <w:t>.</w:t>
      </w:r>
    </w:p>
    <w:p w14:paraId="1FD82A2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Sherwood, S.C. et al., 2015: Adjustments in the Forcing-Feedback Framework for Understanding Climate Change. </w:t>
      </w:r>
      <w:r w:rsidRPr="00B44095">
        <w:rPr>
          <w:i/>
          <w:sz w:val="20"/>
          <w:szCs w:val="20"/>
        </w:rPr>
        <w:t>Bulletin of the American Meteorological Society</w:t>
      </w:r>
      <w:r w:rsidRPr="00B44095">
        <w:rPr>
          <w:sz w:val="20"/>
          <w:szCs w:val="20"/>
        </w:rPr>
        <w:t xml:space="preserve">, </w:t>
      </w:r>
      <w:r w:rsidRPr="00B44095">
        <w:rPr>
          <w:b/>
          <w:sz w:val="20"/>
          <w:szCs w:val="20"/>
        </w:rPr>
        <w:t>96(2)</w:t>
      </w:r>
      <w:r w:rsidRPr="00B44095">
        <w:rPr>
          <w:sz w:val="20"/>
          <w:szCs w:val="20"/>
        </w:rPr>
        <w:t>, 217–228, doi:</w:t>
      </w:r>
      <w:hyperlink r:id="rId839" w:history="1">
        <w:r w:rsidRPr="00B44095">
          <w:rPr>
            <w:rStyle w:val="Hyperlink"/>
            <w:sz w:val="20"/>
            <w:szCs w:val="20"/>
            <w:lang w:val="en-US" w:eastAsia="fr-FR"/>
          </w:rPr>
          <w:t>10.1175/bams-d-13-00167.1</w:t>
        </w:r>
      </w:hyperlink>
      <w:r w:rsidRPr="00B44095">
        <w:rPr>
          <w:sz w:val="20"/>
          <w:szCs w:val="20"/>
        </w:rPr>
        <w:t>.</w:t>
      </w:r>
    </w:p>
    <w:p w14:paraId="42D7054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Sherwood, S.C. et al., 2020: An Assessment of Earth’s Climate Sensitivity Using Multiple Lines of Evidence. </w:t>
      </w:r>
      <w:r w:rsidRPr="00B44095">
        <w:rPr>
          <w:i/>
          <w:sz w:val="20"/>
          <w:szCs w:val="20"/>
        </w:rPr>
        <w:t>Reviews of Geophysics</w:t>
      </w:r>
      <w:r w:rsidRPr="00B44095">
        <w:rPr>
          <w:sz w:val="20"/>
          <w:szCs w:val="20"/>
        </w:rPr>
        <w:t xml:space="preserve">, </w:t>
      </w:r>
      <w:r w:rsidRPr="00B44095">
        <w:rPr>
          <w:b/>
          <w:sz w:val="20"/>
          <w:szCs w:val="20"/>
        </w:rPr>
        <w:t>58(4)</w:t>
      </w:r>
      <w:r w:rsidRPr="00B44095">
        <w:rPr>
          <w:sz w:val="20"/>
          <w:szCs w:val="20"/>
        </w:rPr>
        <w:t>, doi:</w:t>
      </w:r>
      <w:hyperlink r:id="rId840" w:history="1">
        <w:r w:rsidRPr="00B44095">
          <w:rPr>
            <w:rStyle w:val="Hyperlink"/>
            <w:sz w:val="20"/>
            <w:szCs w:val="20"/>
            <w:lang w:val="en-US" w:eastAsia="fr-FR"/>
          </w:rPr>
          <w:t>10.1029/2019rg000678</w:t>
        </w:r>
      </w:hyperlink>
      <w:r w:rsidRPr="00B44095">
        <w:rPr>
          <w:sz w:val="20"/>
          <w:szCs w:val="20"/>
        </w:rPr>
        <w:t>.</w:t>
      </w:r>
    </w:p>
    <w:p w14:paraId="4DF20AB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Shi, L. et al., 2017: An assessment of upper ocean salinity content from the Ocean Reanalyses Inter-comparison Project (ORA-IP). </w:t>
      </w:r>
      <w:r w:rsidRPr="00B44095">
        <w:rPr>
          <w:i/>
          <w:sz w:val="20"/>
          <w:szCs w:val="20"/>
        </w:rPr>
        <w:t>Climate Dynamics</w:t>
      </w:r>
      <w:r w:rsidRPr="00B44095">
        <w:rPr>
          <w:sz w:val="20"/>
          <w:szCs w:val="20"/>
        </w:rPr>
        <w:t xml:space="preserve">, </w:t>
      </w:r>
      <w:r w:rsidRPr="00B44095">
        <w:rPr>
          <w:b/>
          <w:sz w:val="20"/>
          <w:szCs w:val="20"/>
        </w:rPr>
        <w:t>49(3)</w:t>
      </w:r>
      <w:r w:rsidRPr="00B44095">
        <w:rPr>
          <w:sz w:val="20"/>
          <w:szCs w:val="20"/>
        </w:rPr>
        <w:t>, 1009–1029, doi:</w:t>
      </w:r>
      <w:hyperlink r:id="rId841" w:history="1">
        <w:r w:rsidRPr="00B44095">
          <w:rPr>
            <w:rStyle w:val="Hyperlink"/>
            <w:sz w:val="20"/>
            <w:szCs w:val="20"/>
            <w:lang w:val="en-US" w:eastAsia="fr-FR"/>
          </w:rPr>
          <w:t>10.1007/s00382-015-2868-7</w:t>
        </w:r>
      </w:hyperlink>
      <w:r w:rsidRPr="00B44095">
        <w:rPr>
          <w:sz w:val="20"/>
          <w:szCs w:val="20"/>
        </w:rPr>
        <w:t>.</w:t>
      </w:r>
    </w:p>
    <w:p w14:paraId="599323B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Shine, K.P., R.P. Allan, W.J. Collins, and J.S. Fuglestvedt, 2015: Metrics for linking emissions of gases and aerosols to global precipitation changes. </w:t>
      </w:r>
      <w:r w:rsidRPr="00B44095">
        <w:rPr>
          <w:i/>
          <w:sz w:val="20"/>
          <w:szCs w:val="20"/>
        </w:rPr>
        <w:t>Earth System Dynamics</w:t>
      </w:r>
      <w:r w:rsidRPr="00B44095">
        <w:rPr>
          <w:sz w:val="20"/>
          <w:szCs w:val="20"/>
        </w:rPr>
        <w:t xml:space="preserve">, </w:t>
      </w:r>
      <w:r w:rsidRPr="00B44095">
        <w:rPr>
          <w:b/>
          <w:sz w:val="20"/>
          <w:szCs w:val="20"/>
        </w:rPr>
        <w:t>6(2)</w:t>
      </w:r>
      <w:r w:rsidRPr="00B44095">
        <w:rPr>
          <w:sz w:val="20"/>
          <w:szCs w:val="20"/>
        </w:rPr>
        <w:t>, 525–540, doi:</w:t>
      </w:r>
      <w:hyperlink r:id="rId842" w:history="1">
        <w:r w:rsidRPr="00B44095">
          <w:rPr>
            <w:rStyle w:val="Hyperlink"/>
            <w:sz w:val="20"/>
            <w:szCs w:val="20"/>
            <w:lang w:val="en-US" w:eastAsia="fr-FR"/>
          </w:rPr>
          <w:t>10.5194/esd-6-525-2015</w:t>
        </w:r>
      </w:hyperlink>
      <w:r w:rsidRPr="00B44095">
        <w:rPr>
          <w:sz w:val="20"/>
          <w:szCs w:val="20"/>
        </w:rPr>
        <w:t>.</w:t>
      </w:r>
    </w:p>
    <w:p w14:paraId="7CCD232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Shiogama, H., M. Watanabe, T. Ogura, T. Yokohata, and M. Kimoto, 2014: Multi-parameter multi-physics ensemble (MPMPE): a new approach exploring the uncertainties of climate sensitivity. </w:t>
      </w:r>
      <w:r w:rsidRPr="00B44095">
        <w:rPr>
          <w:i/>
          <w:sz w:val="20"/>
          <w:szCs w:val="20"/>
        </w:rPr>
        <w:t>Atmospheric Science Letters</w:t>
      </w:r>
      <w:r w:rsidRPr="00B44095">
        <w:rPr>
          <w:sz w:val="20"/>
          <w:szCs w:val="20"/>
        </w:rPr>
        <w:t xml:space="preserve">, </w:t>
      </w:r>
      <w:r w:rsidRPr="00B44095">
        <w:rPr>
          <w:b/>
          <w:sz w:val="20"/>
          <w:szCs w:val="20"/>
        </w:rPr>
        <w:t>15(2)</w:t>
      </w:r>
      <w:r w:rsidRPr="00B44095">
        <w:rPr>
          <w:sz w:val="20"/>
          <w:szCs w:val="20"/>
        </w:rPr>
        <w:t>, 97–102, doi:</w:t>
      </w:r>
      <w:hyperlink r:id="rId843" w:history="1">
        <w:r w:rsidRPr="00B44095">
          <w:rPr>
            <w:rStyle w:val="Hyperlink"/>
            <w:sz w:val="20"/>
            <w:szCs w:val="20"/>
            <w:lang w:val="en-US" w:eastAsia="fr-FR"/>
          </w:rPr>
          <w:t>10.1002/asl2.472</w:t>
        </w:r>
      </w:hyperlink>
      <w:r w:rsidRPr="00B44095">
        <w:rPr>
          <w:sz w:val="20"/>
          <w:szCs w:val="20"/>
        </w:rPr>
        <w:t>.</w:t>
      </w:r>
    </w:p>
    <w:p w14:paraId="64C97D0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Siddall, M. et al., 2003: Sea-level fluctuations during the last glacial cycle. </w:t>
      </w:r>
      <w:r w:rsidRPr="00B44095">
        <w:rPr>
          <w:i/>
          <w:sz w:val="20"/>
          <w:szCs w:val="20"/>
        </w:rPr>
        <w:t>Nature</w:t>
      </w:r>
      <w:r w:rsidRPr="00B44095">
        <w:rPr>
          <w:sz w:val="20"/>
          <w:szCs w:val="20"/>
        </w:rPr>
        <w:t xml:space="preserve">, </w:t>
      </w:r>
      <w:r w:rsidRPr="00B44095">
        <w:rPr>
          <w:b/>
          <w:sz w:val="20"/>
          <w:szCs w:val="20"/>
        </w:rPr>
        <w:t>423(6942)</w:t>
      </w:r>
      <w:r w:rsidRPr="00B44095">
        <w:rPr>
          <w:sz w:val="20"/>
          <w:szCs w:val="20"/>
        </w:rPr>
        <w:t>, 853–858, doi:</w:t>
      </w:r>
      <w:hyperlink r:id="rId844" w:history="1">
        <w:r w:rsidRPr="00B44095">
          <w:rPr>
            <w:rStyle w:val="Hyperlink"/>
            <w:sz w:val="20"/>
            <w:szCs w:val="20"/>
            <w:lang w:val="en-US" w:eastAsia="fr-FR"/>
          </w:rPr>
          <w:t>10.1038/nature01690</w:t>
        </w:r>
      </w:hyperlink>
      <w:r w:rsidRPr="00B44095">
        <w:rPr>
          <w:sz w:val="20"/>
          <w:szCs w:val="20"/>
        </w:rPr>
        <w:t>.</w:t>
      </w:r>
    </w:p>
    <w:p w14:paraId="20CF7AC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Sillmann, J., V. Kharin, X. Zhang, F.W. Zwiers, and D. Bronaugh, 2013: Climate extremes indices in the CMIP5 multimodel ensemble: Part 1. Model evaluation in the present climate. </w:t>
      </w:r>
      <w:r w:rsidRPr="00B44095">
        <w:rPr>
          <w:i/>
          <w:sz w:val="20"/>
          <w:szCs w:val="20"/>
        </w:rPr>
        <w:t>Journal of Geophysical Research: Atmospheres</w:t>
      </w:r>
      <w:r w:rsidRPr="00B44095">
        <w:rPr>
          <w:sz w:val="20"/>
          <w:szCs w:val="20"/>
        </w:rPr>
        <w:t xml:space="preserve">, </w:t>
      </w:r>
      <w:r w:rsidRPr="00B44095">
        <w:rPr>
          <w:b/>
          <w:sz w:val="20"/>
          <w:szCs w:val="20"/>
        </w:rPr>
        <w:t>118(4)</w:t>
      </w:r>
      <w:r w:rsidRPr="00B44095">
        <w:rPr>
          <w:sz w:val="20"/>
          <w:szCs w:val="20"/>
        </w:rPr>
        <w:t>, 1716–1733, doi:</w:t>
      </w:r>
      <w:hyperlink r:id="rId845" w:history="1">
        <w:r w:rsidRPr="00B44095">
          <w:rPr>
            <w:rStyle w:val="Hyperlink"/>
            <w:sz w:val="20"/>
            <w:szCs w:val="20"/>
            <w:lang w:val="en-US" w:eastAsia="fr-FR"/>
          </w:rPr>
          <w:t>10.1002/jgrd.50203</w:t>
        </w:r>
      </w:hyperlink>
      <w:r w:rsidRPr="00B44095">
        <w:rPr>
          <w:sz w:val="20"/>
          <w:szCs w:val="20"/>
        </w:rPr>
        <w:t>.</w:t>
      </w:r>
    </w:p>
    <w:p w14:paraId="52A6AF7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Sillmann, J. et al., 2021: Event-Based Storylines to Address Climate Risk. </w:t>
      </w:r>
      <w:r w:rsidRPr="00B44095">
        <w:rPr>
          <w:i/>
          <w:sz w:val="20"/>
          <w:szCs w:val="20"/>
        </w:rPr>
        <w:t>Earth’s Future</w:t>
      </w:r>
      <w:r w:rsidRPr="00B44095">
        <w:rPr>
          <w:sz w:val="20"/>
          <w:szCs w:val="20"/>
        </w:rPr>
        <w:t xml:space="preserve">, </w:t>
      </w:r>
      <w:r w:rsidRPr="00B44095">
        <w:rPr>
          <w:b/>
          <w:sz w:val="20"/>
          <w:szCs w:val="20"/>
        </w:rPr>
        <w:t>9(2)</w:t>
      </w:r>
      <w:r w:rsidRPr="00B44095">
        <w:rPr>
          <w:sz w:val="20"/>
          <w:szCs w:val="20"/>
        </w:rPr>
        <w:t>, doi:</w:t>
      </w:r>
      <w:hyperlink r:id="rId846" w:history="1">
        <w:r w:rsidRPr="00B44095">
          <w:rPr>
            <w:rStyle w:val="Hyperlink"/>
            <w:sz w:val="20"/>
            <w:szCs w:val="20"/>
            <w:lang w:val="en-US" w:eastAsia="fr-FR"/>
          </w:rPr>
          <w:t>10.1029/2020ef001783</w:t>
        </w:r>
      </w:hyperlink>
      <w:r w:rsidRPr="00B44095">
        <w:rPr>
          <w:sz w:val="20"/>
          <w:szCs w:val="20"/>
        </w:rPr>
        <w:t>.</w:t>
      </w:r>
    </w:p>
    <w:p w14:paraId="5FA71DE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Simmons, A.J. and P. Poli, 2015: Arctic warming in ERA-Interim and other analyses. </w:t>
      </w:r>
      <w:r w:rsidRPr="00B44095">
        <w:rPr>
          <w:i/>
          <w:sz w:val="20"/>
          <w:szCs w:val="20"/>
        </w:rPr>
        <w:t>Quarterly Journal of the Royal Meteorological Society</w:t>
      </w:r>
      <w:r w:rsidRPr="00B44095">
        <w:rPr>
          <w:sz w:val="20"/>
          <w:szCs w:val="20"/>
        </w:rPr>
        <w:t xml:space="preserve">, </w:t>
      </w:r>
      <w:r w:rsidRPr="00B44095">
        <w:rPr>
          <w:b/>
          <w:sz w:val="20"/>
          <w:szCs w:val="20"/>
        </w:rPr>
        <w:t>141(689)</w:t>
      </w:r>
      <w:r w:rsidRPr="00B44095">
        <w:rPr>
          <w:sz w:val="20"/>
          <w:szCs w:val="20"/>
        </w:rPr>
        <w:t>, 1147–1162, doi:</w:t>
      </w:r>
      <w:hyperlink r:id="rId847" w:history="1">
        <w:r w:rsidRPr="00B44095">
          <w:rPr>
            <w:rStyle w:val="Hyperlink"/>
            <w:sz w:val="20"/>
            <w:szCs w:val="20"/>
            <w:lang w:val="en-US" w:eastAsia="fr-FR"/>
          </w:rPr>
          <w:t>10.1002/qj.2422</w:t>
        </w:r>
      </w:hyperlink>
      <w:r w:rsidRPr="00B44095">
        <w:rPr>
          <w:sz w:val="20"/>
          <w:szCs w:val="20"/>
        </w:rPr>
        <w:t>.</w:t>
      </w:r>
    </w:p>
    <w:p w14:paraId="293342C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Skeie, R.B. et al., 2017: Perspective has a strong effect on the calculation of historical contributions to global warming. </w:t>
      </w:r>
      <w:r w:rsidRPr="00B44095">
        <w:rPr>
          <w:i/>
          <w:sz w:val="20"/>
          <w:szCs w:val="20"/>
        </w:rPr>
        <w:t>Environmental Research Letters</w:t>
      </w:r>
      <w:r w:rsidRPr="00B44095">
        <w:rPr>
          <w:sz w:val="20"/>
          <w:szCs w:val="20"/>
        </w:rPr>
        <w:t xml:space="preserve">, </w:t>
      </w:r>
      <w:r w:rsidRPr="00B44095">
        <w:rPr>
          <w:b/>
          <w:sz w:val="20"/>
          <w:szCs w:val="20"/>
        </w:rPr>
        <w:t>12(2)</w:t>
      </w:r>
      <w:r w:rsidRPr="00B44095">
        <w:rPr>
          <w:sz w:val="20"/>
          <w:szCs w:val="20"/>
        </w:rPr>
        <w:t>, 024022, doi:</w:t>
      </w:r>
      <w:hyperlink r:id="rId848" w:history="1">
        <w:r w:rsidRPr="00B44095">
          <w:rPr>
            <w:rStyle w:val="Hyperlink"/>
            <w:sz w:val="20"/>
            <w:szCs w:val="20"/>
            <w:lang w:val="en-US" w:eastAsia="fr-FR"/>
          </w:rPr>
          <w:t>10.1088/1748-9326/aa5b0a</w:t>
        </w:r>
      </w:hyperlink>
      <w:r w:rsidRPr="00B44095">
        <w:rPr>
          <w:sz w:val="20"/>
          <w:szCs w:val="20"/>
        </w:rPr>
        <w:t>.</w:t>
      </w:r>
    </w:p>
    <w:p w14:paraId="2E95523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Skelton, M., J.J. Porter, S. Dessai, D.N. Bresch, and R. Knutti, 2017: The social and scientific values that shape national climate scenarios: a comparison of the Netherlands, Switzerland and the UK. </w:t>
      </w:r>
      <w:r w:rsidRPr="00B44095">
        <w:rPr>
          <w:i/>
          <w:sz w:val="20"/>
          <w:szCs w:val="20"/>
        </w:rPr>
        <w:t>Regional Environmental Change</w:t>
      </w:r>
      <w:r w:rsidRPr="00B44095">
        <w:rPr>
          <w:sz w:val="20"/>
          <w:szCs w:val="20"/>
        </w:rPr>
        <w:t xml:space="preserve">, </w:t>
      </w:r>
      <w:r w:rsidRPr="00B44095">
        <w:rPr>
          <w:b/>
          <w:sz w:val="20"/>
          <w:szCs w:val="20"/>
        </w:rPr>
        <w:t>17(8)</w:t>
      </w:r>
      <w:r w:rsidRPr="00B44095">
        <w:rPr>
          <w:sz w:val="20"/>
          <w:szCs w:val="20"/>
        </w:rPr>
        <w:t>, 2325–2338, doi:</w:t>
      </w:r>
      <w:hyperlink r:id="rId849" w:history="1">
        <w:r w:rsidRPr="00B44095">
          <w:rPr>
            <w:rStyle w:val="Hyperlink"/>
            <w:sz w:val="20"/>
            <w:szCs w:val="20"/>
            <w:lang w:val="en-US" w:eastAsia="fr-FR"/>
          </w:rPr>
          <w:t>10.1007/s10113-017-1155-z</w:t>
        </w:r>
      </w:hyperlink>
      <w:r w:rsidRPr="00B44095">
        <w:rPr>
          <w:sz w:val="20"/>
          <w:szCs w:val="20"/>
        </w:rPr>
        <w:t>.</w:t>
      </w:r>
    </w:p>
    <w:p w14:paraId="317FC8D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Slivinski, L.C. et al., 2021: An Evaluation of the Performance of the Twentieth Century Reanalysis Version 3. </w:t>
      </w:r>
      <w:r w:rsidRPr="00B44095">
        <w:rPr>
          <w:i/>
          <w:sz w:val="20"/>
          <w:szCs w:val="20"/>
        </w:rPr>
        <w:t>Journal of Climate</w:t>
      </w:r>
      <w:r w:rsidRPr="00B44095">
        <w:rPr>
          <w:sz w:val="20"/>
          <w:szCs w:val="20"/>
        </w:rPr>
        <w:t xml:space="preserve">, </w:t>
      </w:r>
      <w:r w:rsidRPr="00B44095">
        <w:rPr>
          <w:b/>
          <w:sz w:val="20"/>
          <w:szCs w:val="20"/>
        </w:rPr>
        <w:t>34(4)</w:t>
      </w:r>
      <w:r w:rsidRPr="00B44095">
        <w:rPr>
          <w:sz w:val="20"/>
          <w:szCs w:val="20"/>
        </w:rPr>
        <w:t>, 1417–1438, doi:</w:t>
      </w:r>
      <w:hyperlink r:id="rId850" w:history="1">
        <w:r w:rsidRPr="00B44095">
          <w:rPr>
            <w:rStyle w:val="Hyperlink"/>
            <w:sz w:val="20"/>
            <w:szCs w:val="20"/>
            <w:lang w:val="en-US" w:eastAsia="fr-FR"/>
          </w:rPr>
          <w:t>10.1175/jcli-d-20-0505.1</w:t>
        </w:r>
      </w:hyperlink>
      <w:r w:rsidRPr="00B44095">
        <w:rPr>
          <w:sz w:val="20"/>
          <w:szCs w:val="20"/>
        </w:rPr>
        <w:t>.</w:t>
      </w:r>
    </w:p>
    <w:p w14:paraId="0E49D20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Smagorinsky, J., S. Manabe, and J.L. Holloway, 1965: Numerical results from a Nine-level General Circulation Model of the Atmosphere. </w:t>
      </w:r>
      <w:r w:rsidRPr="00B44095">
        <w:rPr>
          <w:i/>
          <w:sz w:val="20"/>
          <w:szCs w:val="20"/>
        </w:rPr>
        <w:t>Monthly Weather Review</w:t>
      </w:r>
      <w:r w:rsidRPr="00B44095">
        <w:rPr>
          <w:sz w:val="20"/>
          <w:szCs w:val="20"/>
        </w:rPr>
        <w:t xml:space="preserve">, </w:t>
      </w:r>
      <w:r w:rsidRPr="00B44095">
        <w:rPr>
          <w:b/>
          <w:sz w:val="20"/>
          <w:szCs w:val="20"/>
        </w:rPr>
        <w:t>93(12)</w:t>
      </w:r>
      <w:r w:rsidRPr="00B44095">
        <w:rPr>
          <w:sz w:val="20"/>
          <w:szCs w:val="20"/>
        </w:rPr>
        <w:t>, 727–768, doi:</w:t>
      </w:r>
      <w:hyperlink r:id="rId851" w:history="1">
        <w:r w:rsidRPr="00B44095">
          <w:rPr>
            <w:rStyle w:val="Hyperlink"/>
            <w:sz w:val="20"/>
            <w:szCs w:val="20"/>
            <w:lang w:val="en-US" w:eastAsia="fr-FR"/>
          </w:rPr>
          <w:t>10.1175/1520-0493(1965)093&lt;0727:nrfanl&gt;2.3.co;2</w:t>
        </w:r>
      </w:hyperlink>
      <w:r w:rsidRPr="00B44095">
        <w:rPr>
          <w:sz w:val="20"/>
          <w:szCs w:val="20"/>
        </w:rPr>
        <w:t>.</w:t>
      </w:r>
    </w:p>
    <w:p w14:paraId="410B272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SMIC, 1971: </w:t>
      </w:r>
      <w:r w:rsidRPr="00B44095">
        <w:rPr>
          <w:i/>
          <w:sz w:val="20"/>
          <w:szCs w:val="20"/>
        </w:rPr>
        <w:t>Inadvertent Climate Modification: Report of the Study of Man’s Impact on Climate</w:t>
      </w:r>
      <w:r w:rsidRPr="00B44095">
        <w:rPr>
          <w:sz w:val="20"/>
          <w:szCs w:val="20"/>
        </w:rPr>
        <w:t>. Study of Man’s Impact on Climate (SMIC). MIT Press, Cambridge, MA, USA, 334 pp.</w:t>
      </w:r>
    </w:p>
    <w:p w14:paraId="63EA612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Smith, C.J. et al., 2018: FAIR v1.3: a simple emissions-based impulse response and carbon cycle model. </w:t>
      </w:r>
      <w:r w:rsidRPr="00B44095">
        <w:rPr>
          <w:i/>
          <w:sz w:val="20"/>
          <w:szCs w:val="20"/>
        </w:rPr>
        <w:t>Geoscientific Model Development</w:t>
      </w:r>
      <w:r w:rsidRPr="00B44095">
        <w:rPr>
          <w:sz w:val="20"/>
          <w:szCs w:val="20"/>
        </w:rPr>
        <w:t xml:space="preserve">, </w:t>
      </w:r>
      <w:r w:rsidRPr="00B44095">
        <w:rPr>
          <w:b/>
          <w:sz w:val="20"/>
          <w:szCs w:val="20"/>
        </w:rPr>
        <w:t>11(6)</w:t>
      </w:r>
      <w:r w:rsidRPr="00B44095">
        <w:rPr>
          <w:sz w:val="20"/>
          <w:szCs w:val="20"/>
        </w:rPr>
        <w:t>, 2273–2297, doi:</w:t>
      </w:r>
      <w:hyperlink r:id="rId852" w:history="1">
        <w:r w:rsidRPr="00B44095">
          <w:rPr>
            <w:rStyle w:val="Hyperlink"/>
            <w:sz w:val="20"/>
            <w:szCs w:val="20"/>
            <w:lang w:val="en-US" w:eastAsia="fr-FR"/>
          </w:rPr>
          <w:t>10.5194/gmd-11-2273-2018</w:t>
        </w:r>
      </w:hyperlink>
      <w:r w:rsidRPr="00B44095">
        <w:rPr>
          <w:sz w:val="20"/>
          <w:szCs w:val="20"/>
        </w:rPr>
        <w:t>.</w:t>
      </w:r>
    </w:p>
    <w:p w14:paraId="319F034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Smith, D.M. et al., 2016: Role of volcanic and anthropogenic aerosols in the recent global surface warming slowdown. </w:t>
      </w:r>
      <w:r w:rsidRPr="00B44095">
        <w:rPr>
          <w:i/>
          <w:sz w:val="20"/>
          <w:szCs w:val="20"/>
        </w:rPr>
        <w:t>Nature Climate Change</w:t>
      </w:r>
      <w:r w:rsidRPr="00B44095">
        <w:rPr>
          <w:sz w:val="20"/>
          <w:szCs w:val="20"/>
        </w:rPr>
        <w:t xml:space="preserve">, </w:t>
      </w:r>
      <w:r w:rsidRPr="00B44095">
        <w:rPr>
          <w:b/>
          <w:sz w:val="20"/>
          <w:szCs w:val="20"/>
        </w:rPr>
        <w:t>6(10)</w:t>
      </w:r>
      <w:r w:rsidRPr="00B44095">
        <w:rPr>
          <w:sz w:val="20"/>
          <w:szCs w:val="20"/>
        </w:rPr>
        <w:t>, 936–940, doi:</w:t>
      </w:r>
      <w:hyperlink r:id="rId853" w:history="1">
        <w:r w:rsidRPr="00B44095">
          <w:rPr>
            <w:rStyle w:val="Hyperlink"/>
            <w:sz w:val="20"/>
            <w:szCs w:val="20"/>
            <w:lang w:val="en-US" w:eastAsia="fr-FR"/>
          </w:rPr>
          <w:t>10.1038/nclimate3058</w:t>
        </w:r>
      </w:hyperlink>
      <w:r w:rsidRPr="00B44095">
        <w:rPr>
          <w:sz w:val="20"/>
          <w:szCs w:val="20"/>
        </w:rPr>
        <w:t>.</w:t>
      </w:r>
    </w:p>
    <w:p w14:paraId="3C4D349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Smith, D.M. et al., 2019: The Polar Amplification Model Intercomparison Project (PAMIP) contribution to CMIP6: investigating the causes and consequences of polar amplification. </w:t>
      </w:r>
      <w:r w:rsidRPr="00B44095">
        <w:rPr>
          <w:i/>
          <w:sz w:val="20"/>
          <w:szCs w:val="20"/>
        </w:rPr>
        <w:t>Geoscientific Model Development</w:t>
      </w:r>
      <w:r w:rsidRPr="00B44095">
        <w:rPr>
          <w:sz w:val="20"/>
          <w:szCs w:val="20"/>
        </w:rPr>
        <w:t xml:space="preserve">, </w:t>
      </w:r>
      <w:r w:rsidRPr="00B44095">
        <w:rPr>
          <w:b/>
          <w:sz w:val="20"/>
          <w:szCs w:val="20"/>
        </w:rPr>
        <w:t>12(3)</w:t>
      </w:r>
      <w:r w:rsidRPr="00B44095">
        <w:rPr>
          <w:sz w:val="20"/>
          <w:szCs w:val="20"/>
        </w:rPr>
        <w:t>, 1139–1164, doi:</w:t>
      </w:r>
      <w:hyperlink r:id="rId854" w:history="1">
        <w:r w:rsidRPr="00B44095">
          <w:rPr>
            <w:rStyle w:val="Hyperlink"/>
            <w:sz w:val="20"/>
            <w:szCs w:val="20"/>
            <w:lang w:val="en-US" w:eastAsia="fr-FR"/>
          </w:rPr>
          <w:t>10.5194/gmd-12-1139-2019</w:t>
        </w:r>
      </w:hyperlink>
      <w:r w:rsidRPr="00B44095">
        <w:rPr>
          <w:sz w:val="20"/>
          <w:szCs w:val="20"/>
        </w:rPr>
        <w:t>.</w:t>
      </w:r>
    </w:p>
    <w:p w14:paraId="78E6C25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Smith, J.B. et al., 2009: Assessing dangerous climate change through an update of the Intergovernmental Panel on Climate Change (IPCC) ”reasons for concern”. </w:t>
      </w:r>
      <w:r w:rsidRPr="00B44095">
        <w:rPr>
          <w:i/>
          <w:sz w:val="20"/>
          <w:szCs w:val="20"/>
        </w:rPr>
        <w:t>Proceedings of the National Academy of Sciences</w:t>
      </w:r>
      <w:r w:rsidRPr="00B44095">
        <w:rPr>
          <w:sz w:val="20"/>
          <w:szCs w:val="20"/>
        </w:rPr>
        <w:t xml:space="preserve">, </w:t>
      </w:r>
      <w:r w:rsidRPr="00B44095">
        <w:rPr>
          <w:b/>
          <w:sz w:val="20"/>
          <w:szCs w:val="20"/>
        </w:rPr>
        <w:t>106(11)</w:t>
      </w:r>
      <w:r w:rsidRPr="00B44095">
        <w:rPr>
          <w:sz w:val="20"/>
          <w:szCs w:val="20"/>
        </w:rPr>
        <w:t>, 4133–4137, doi:</w:t>
      </w:r>
      <w:hyperlink r:id="rId855" w:history="1">
        <w:r w:rsidRPr="00B44095">
          <w:rPr>
            <w:rStyle w:val="Hyperlink"/>
            <w:sz w:val="20"/>
            <w:szCs w:val="20"/>
            <w:lang w:val="en-US" w:eastAsia="fr-FR"/>
          </w:rPr>
          <w:t>10.1073/pnas.0812355106</w:t>
        </w:r>
      </w:hyperlink>
      <w:r w:rsidRPr="00B44095">
        <w:rPr>
          <w:sz w:val="20"/>
          <w:szCs w:val="20"/>
        </w:rPr>
        <w:t>.</w:t>
      </w:r>
    </w:p>
    <w:p w14:paraId="47B9923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Smith, L.A. and N. Stern, 2011: Uncertainty in science and its role in climate policy. </w:t>
      </w:r>
      <w:r w:rsidRPr="00B44095">
        <w:rPr>
          <w:i/>
          <w:sz w:val="20"/>
          <w:szCs w:val="20"/>
        </w:rPr>
        <w:t>Philosophical Transactions of the Royal Society A: Mathematical, Physical and Engineering Sciences</w:t>
      </w:r>
      <w:r w:rsidRPr="00B44095">
        <w:rPr>
          <w:sz w:val="20"/>
          <w:szCs w:val="20"/>
        </w:rPr>
        <w:t xml:space="preserve">, </w:t>
      </w:r>
      <w:r w:rsidRPr="00B44095">
        <w:rPr>
          <w:b/>
          <w:sz w:val="20"/>
          <w:szCs w:val="20"/>
        </w:rPr>
        <w:t>369(1956)</w:t>
      </w:r>
      <w:r w:rsidRPr="00B44095">
        <w:rPr>
          <w:sz w:val="20"/>
          <w:szCs w:val="20"/>
        </w:rPr>
        <w:t>, 4818–4841, doi:</w:t>
      </w:r>
      <w:hyperlink r:id="rId856" w:history="1">
        <w:r w:rsidRPr="00B44095">
          <w:rPr>
            <w:rStyle w:val="Hyperlink"/>
            <w:sz w:val="20"/>
            <w:szCs w:val="20"/>
            <w:lang w:val="en-US" w:eastAsia="fr-FR"/>
          </w:rPr>
          <w:t>10.1098/rsta.2011.0149</w:t>
        </w:r>
      </w:hyperlink>
      <w:r w:rsidRPr="00B44095">
        <w:rPr>
          <w:sz w:val="20"/>
          <w:szCs w:val="20"/>
        </w:rPr>
        <w:t>.</w:t>
      </w:r>
    </w:p>
    <w:p w14:paraId="352C0EE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Smith, N. et al., 2019: Tropical Pacific Observing System. </w:t>
      </w:r>
      <w:r w:rsidRPr="00B44095">
        <w:rPr>
          <w:i/>
          <w:sz w:val="20"/>
          <w:szCs w:val="20"/>
        </w:rPr>
        <w:t>Frontiers in Marine Science</w:t>
      </w:r>
      <w:r w:rsidRPr="00B44095">
        <w:rPr>
          <w:sz w:val="20"/>
          <w:szCs w:val="20"/>
        </w:rPr>
        <w:t xml:space="preserve">, </w:t>
      </w:r>
      <w:r w:rsidRPr="00B44095">
        <w:rPr>
          <w:b/>
          <w:sz w:val="20"/>
          <w:szCs w:val="20"/>
        </w:rPr>
        <w:t>6</w:t>
      </w:r>
      <w:r w:rsidRPr="00B44095">
        <w:rPr>
          <w:sz w:val="20"/>
          <w:szCs w:val="20"/>
        </w:rPr>
        <w:t>, 31, doi:</w:t>
      </w:r>
      <w:hyperlink r:id="rId857" w:history="1">
        <w:r w:rsidRPr="00B44095">
          <w:rPr>
            <w:rStyle w:val="Hyperlink"/>
            <w:sz w:val="20"/>
            <w:szCs w:val="20"/>
            <w:lang w:eastAsia="fr-FR"/>
          </w:rPr>
          <w:t>10.3389/fmars.2019.00031</w:t>
        </w:r>
      </w:hyperlink>
      <w:r w:rsidRPr="00B44095">
        <w:rPr>
          <w:sz w:val="20"/>
          <w:szCs w:val="20"/>
        </w:rPr>
        <w:t>.</w:t>
      </w:r>
    </w:p>
    <w:p w14:paraId="76442DC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Smith, S.R. et al., 2019: Ship-Based Contributions to Global Ocean, Weather, and Climate Observing Systems. </w:t>
      </w:r>
      <w:r w:rsidRPr="00B44095">
        <w:rPr>
          <w:i/>
          <w:sz w:val="20"/>
          <w:szCs w:val="20"/>
        </w:rPr>
        <w:t>Frontiers in Marine Science</w:t>
      </w:r>
      <w:r w:rsidRPr="00B44095">
        <w:rPr>
          <w:sz w:val="20"/>
          <w:szCs w:val="20"/>
        </w:rPr>
        <w:t xml:space="preserve">, </w:t>
      </w:r>
      <w:r w:rsidRPr="00B44095">
        <w:rPr>
          <w:b/>
          <w:sz w:val="20"/>
          <w:szCs w:val="20"/>
        </w:rPr>
        <w:t>6</w:t>
      </w:r>
      <w:r w:rsidRPr="00B44095">
        <w:rPr>
          <w:sz w:val="20"/>
          <w:szCs w:val="20"/>
        </w:rPr>
        <w:t>, 434, doi:</w:t>
      </w:r>
      <w:hyperlink r:id="rId858" w:history="1">
        <w:r w:rsidRPr="00B44095">
          <w:rPr>
            <w:rStyle w:val="Hyperlink"/>
            <w:sz w:val="20"/>
            <w:szCs w:val="20"/>
            <w:lang w:val="en-US" w:eastAsia="fr-FR"/>
          </w:rPr>
          <w:t>10.3389/fmars.2019.00434</w:t>
        </w:r>
      </w:hyperlink>
      <w:r w:rsidRPr="00B44095">
        <w:rPr>
          <w:sz w:val="20"/>
          <w:szCs w:val="20"/>
        </w:rPr>
        <w:t>.</w:t>
      </w:r>
    </w:p>
    <w:p w14:paraId="309CE2D1" w14:textId="77777777" w:rsidR="0034470E" w:rsidRPr="00B44095" w:rsidRDefault="0034470E" w:rsidP="00B44095">
      <w:pPr>
        <w:pStyle w:val="Normal1"/>
        <w:pBdr>
          <w:top w:val="nil"/>
          <w:left w:val="nil"/>
          <w:bottom w:val="nil"/>
          <w:right w:val="nil"/>
          <w:between w:val="nil"/>
        </w:pBdr>
        <w:ind w:left="720" w:hanging="720"/>
        <w:rPr>
          <w:sz w:val="20"/>
          <w:szCs w:val="20"/>
          <w:lang w:val="fr-FR"/>
        </w:rPr>
      </w:pPr>
      <w:r w:rsidRPr="00B44095">
        <w:rPr>
          <w:sz w:val="20"/>
          <w:szCs w:val="20"/>
        </w:rPr>
        <w:t xml:space="preserve">Snyder, C.W., 2016: Evolution of global temperature over the past two million years. </w:t>
      </w:r>
      <w:r w:rsidRPr="00B44095">
        <w:rPr>
          <w:i/>
          <w:sz w:val="20"/>
          <w:szCs w:val="20"/>
          <w:lang w:val="fr-FR"/>
        </w:rPr>
        <w:t>Nature</w:t>
      </w:r>
      <w:r w:rsidRPr="00B44095">
        <w:rPr>
          <w:sz w:val="20"/>
          <w:szCs w:val="20"/>
          <w:lang w:val="fr-FR"/>
        </w:rPr>
        <w:t xml:space="preserve">, </w:t>
      </w:r>
      <w:r w:rsidRPr="00B44095">
        <w:rPr>
          <w:b/>
          <w:sz w:val="20"/>
          <w:szCs w:val="20"/>
          <w:lang w:val="fr-FR"/>
        </w:rPr>
        <w:t>538(7624)</w:t>
      </w:r>
      <w:r w:rsidRPr="00B44095">
        <w:rPr>
          <w:sz w:val="20"/>
          <w:szCs w:val="20"/>
          <w:lang w:val="fr-FR"/>
        </w:rPr>
        <w:t>, 226–228, doi:</w:t>
      </w:r>
      <w:hyperlink r:id="rId859" w:history="1">
        <w:r w:rsidRPr="00B44095">
          <w:rPr>
            <w:rStyle w:val="Hyperlink"/>
            <w:sz w:val="20"/>
            <w:szCs w:val="20"/>
            <w:lang w:val="fr-FR" w:eastAsia="fr-FR"/>
          </w:rPr>
          <w:t>10.1038/nature19798</w:t>
        </w:r>
      </w:hyperlink>
      <w:r w:rsidRPr="00B44095">
        <w:rPr>
          <w:sz w:val="20"/>
          <w:szCs w:val="20"/>
          <w:lang w:val="fr-FR"/>
        </w:rPr>
        <w:t>.</w:t>
      </w:r>
    </w:p>
    <w:p w14:paraId="0DB6365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lang w:val="fr-FR"/>
        </w:rPr>
        <w:t xml:space="preserve">Solomina, O.N. et al., 2015: Holocene glacier fluctuations. </w:t>
      </w:r>
      <w:r w:rsidRPr="00B44095">
        <w:rPr>
          <w:i/>
          <w:sz w:val="20"/>
          <w:szCs w:val="20"/>
        </w:rPr>
        <w:t>Quaternary Science Reviews</w:t>
      </w:r>
      <w:r w:rsidRPr="00B44095">
        <w:rPr>
          <w:sz w:val="20"/>
          <w:szCs w:val="20"/>
        </w:rPr>
        <w:t xml:space="preserve">, </w:t>
      </w:r>
      <w:r w:rsidRPr="00B44095">
        <w:rPr>
          <w:b/>
          <w:sz w:val="20"/>
          <w:szCs w:val="20"/>
        </w:rPr>
        <w:t>111</w:t>
      </w:r>
      <w:r w:rsidRPr="00B44095">
        <w:rPr>
          <w:sz w:val="20"/>
          <w:szCs w:val="20"/>
        </w:rPr>
        <w:t>, 9–34, doi:</w:t>
      </w:r>
      <w:hyperlink r:id="rId860" w:history="1">
        <w:r w:rsidRPr="00B44095">
          <w:rPr>
            <w:rStyle w:val="Hyperlink"/>
            <w:sz w:val="20"/>
            <w:szCs w:val="20"/>
            <w:lang w:val="en-US" w:eastAsia="fr-FR"/>
          </w:rPr>
          <w:t>10.1016/j.quascirev.2014.11.018</w:t>
        </w:r>
      </w:hyperlink>
      <w:r w:rsidRPr="00B44095">
        <w:rPr>
          <w:sz w:val="20"/>
          <w:szCs w:val="20"/>
        </w:rPr>
        <w:t>.</w:t>
      </w:r>
    </w:p>
    <w:p w14:paraId="224F1C8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Eyring, V., T.G. Shepherd, and D.W. Waugh (eds.), 2010: </w:t>
      </w:r>
      <w:r w:rsidRPr="00B44095">
        <w:rPr>
          <w:i/>
          <w:sz w:val="20"/>
          <w:szCs w:val="20"/>
        </w:rPr>
        <w:t>SPARC CCMVal Report on the Evaluation of Chemistry-Climate Models</w:t>
      </w:r>
      <w:r w:rsidRPr="00B44095">
        <w:rPr>
          <w:sz w:val="20"/>
          <w:szCs w:val="20"/>
        </w:rPr>
        <w:t>. SPARC Report No. 5, WCRP-30/2010, WMO/TD – No. 40, Stratosphere-troposphere Processes And their Role in Climate (SPARC), 426 pp.</w:t>
      </w:r>
    </w:p>
    <w:p w14:paraId="5005D24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Spratt, R.M. and L.E. Lisiecki, 2016: A Late Pleistocene sea level stack. </w:t>
      </w:r>
      <w:r w:rsidRPr="00B44095">
        <w:rPr>
          <w:i/>
          <w:sz w:val="20"/>
          <w:szCs w:val="20"/>
        </w:rPr>
        <w:t>Climate of the Past</w:t>
      </w:r>
      <w:r w:rsidRPr="00B44095">
        <w:rPr>
          <w:sz w:val="20"/>
          <w:szCs w:val="20"/>
        </w:rPr>
        <w:t xml:space="preserve">, </w:t>
      </w:r>
      <w:r w:rsidRPr="00B44095">
        <w:rPr>
          <w:b/>
          <w:sz w:val="20"/>
          <w:szCs w:val="20"/>
        </w:rPr>
        <w:t>12(4)</w:t>
      </w:r>
      <w:r w:rsidRPr="00B44095">
        <w:rPr>
          <w:sz w:val="20"/>
          <w:szCs w:val="20"/>
        </w:rPr>
        <w:t>, 1079–1092, doi:</w:t>
      </w:r>
      <w:hyperlink r:id="rId861" w:history="1">
        <w:r w:rsidRPr="00B44095">
          <w:rPr>
            <w:rStyle w:val="Hyperlink"/>
            <w:sz w:val="20"/>
            <w:szCs w:val="20"/>
            <w:lang w:val="en-US" w:eastAsia="fr-FR"/>
          </w:rPr>
          <w:t>10.5194/cp-12-1079-2016</w:t>
        </w:r>
      </w:hyperlink>
      <w:r w:rsidRPr="00B44095">
        <w:rPr>
          <w:sz w:val="20"/>
          <w:szCs w:val="20"/>
        </w:rPr>
        <w:t>.</w:t>
      </w:r>
    </w:p>
    <w:p w14:paraId="0A612EA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lastRenderedPageBreak/>
        <w:t xml:space="preserve">Stahle, D.W. et al., 2016: The Mexican Drought Atlas: Tree-ring reconstructions of the soil moisture balance during the late pre-Hispanic, colonial, and modern eras. </w:t>
      </w:r>
      <w:r w:rsidRPr="00B44095">
        <w:rPr>
          <w:i/>
          <w:sz w:val="20"/>
          <w:szCs w:val="20"/>
        </w:rPr>
        <w:t>Quaternary Science Reviews</w:t>
      </w:r>
      <w:r w:rsidRPr="00B44095">
        <w:rPr>
          <w:sz w:val="20"/>
          <w:szCs w:val="20"/>
        </w:rPr>
        <w:t xml:space="preserve">, </w:t>
      </w:r>
      <w:r w:rsidRPr="00B44095">
        <w:rPr>
          <w:b/>
          <w:sz w:val="20"/>
          <w:szCs w:val="20"/>
        </w:rPr>
        <w:t>149</w:t>
      </w:r>
      <w:r w:rsidRPr="00B44095">
        <w:rPr>
          <w:sz w:val="20"/>
          <w:szCs w:val="20"/>
        </w:rPr>
        <w:t>, 34–60, doi:</w:t>
      </w:r>
      <w:hyperlink r:id="rId862" w:history="1">
        <w:r w:rsidRPr="00B44095">
          <w:rPr>
            <w:rStyle w:val="Hyperlink"/>
            <w:sz w:val="20"/>
            <w:szCs w:val="20"/>
            <w:lang w:val="en-US" w:eastAsia="fr-FR"/>
          </w:rPr>
          <w:t>10.1016/j.quascirev.2016.06.018</w:t>
        </w:r>
      </w:hyperlink>
      <w:r w:rsidRPr="00B44095">
        <w:rPr>
          <w:sz w:val="20"/>
          <w:szCs w:val="20"/>
        </w:rPr>
        <w:t>.</w:t>
      </w:r>
    </w:p>
    <w:p w14:paraId="4D47D1B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Stammer, D. et al., 2018: Science Directions in a Post COP21 World of Transient Climate Change: Enabling Regional to Local Predictions in Support of Reliable Climate Information. </w:t>
      </w:r>
      <w:r w:rsidRPr="00B44095">
        <w:rPr>
          <w:i/>
          <w:sz w:val="20"/>
          <w:szCs w:val="20"/>
        </w:rPr>
        <w:t>Earth’s Future</w:t>
      </w:r>
      <w:r w:rsidRPr="00B44095">
        <w:rPr>
          <w:sz w:val="20"/>
          <w:szCs w:val="20"/>
        </w:rPr>
        <w:t xml:space="preserve">, </w:t>
      </w:r>
      <w:r w:rsidRPr="00B44095">
        <w:rPr>
          <w:b/>
          <w:sz w:val="20"/>
          <w:szCs w:val="20"/>
        </w:rPr>
        <w:t>6(11)</w:t>
      </w:r>
      <w:r w:rsidRPr="00B44095">
        <w:rPr>
          <w:sz w:val="20"/>
          <w:szCs w:val="20"/>
        </w:rPr>
        <w:t>, 1498–1507, doi:</w:t>
      </w:r>
      <w:hyperlink r:id="rId863" w:history="1">
        <w:r w:rsidRPr="00B44095">
          <w:rPr>
            <w:rStyle w:val="Hyperlink"/>
            <w:sz w:val="20"/>
            <w:szCs w:val="20"/>
            <w:lang w:val="en-US" w:eastAsia="fr-FR"/>
          </w:rPr>
          <w:t>10.1029/2018ef000979</w:t>
        </w:r>
      </w:hyperlink>
      <w:r w:rsidRPr="00B44095">
        <w:rPr>
          <w:sz w:val="20"/>
          <w:szCs w:val="20"/>
        </w:rPr>
        <w:t>.</w:t>
      </w:r>
    </w:p>
    <w:p w14:paraId="5744A4B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Staniforth, A. and J. Thuburn, 2012: Horizontal grids for global weather and climate prediction models: a review. </w:t>
      </w:r>
      <w:r w:rsidRPr="00B44095">
        <w:rPr>
          <w:i/>
          <w:sz w:val="20"/>
          <w:szCs w:val="20"/>
        </w:rPr>
        <w:t>Quarterly Journal of the Royal Meteorological Society</w:t>
      </w:r>
      <w:r w:rsidRPr="00B44095">
        <w:rPr>
          <w:sz w:val="20"/>
          <w:szCs w:val="20"/>
        </w:rPr>
        <w:t xml:space="preserve">, </w:t>
      </w:r>
      <w:r w:rsidRPr="00B44095">
        <w:rPr>
          <w:b/>
          <w:sz w:val="20"/>
          <w:szCs w:val="20"/>
        </w:rPr>
        <w:t>138(662)</w:t>
      </w:r>
      <w:r w:rsidRPr="00B44095">
        <w:rPr>
          <w:sz w:val="20"/>
          <w:szCs w:val="20"/>
        </w:rPr>
        <w:t>, 1–26, doi:</w:t>
      </w:r>
      <w:hyperlink r:id="rId864" w:history="1">
        <w:r w:rsidRPr="00B44095">
          <w:rPr>
            <w:rStyle w:val="Hyperlink"/>
            <w:sz w:val="20"/>
            <w:szCs w:val="20"/>
            <w:lang w:val="en-US" w:eastAsia="fr-FR"/>
          </w:rPr>
          <w:t>10.1002/qj.958</w:t>
        </w:r>
      </w:hyperlink>
      <w:r w:rsidRPr="00B44095">
        <w:rPr>
          <w:sz w:val="20"/>
          <w:szCs w:val="20"/>
        </w:rPr>
        <w:t>.</w:t>
      </w:r>
    </w:p>
    <w:p w14:paraId="7F70789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StatKnows-CR2, 2019: </w:t>
      </w:r>
      <w:r w:rsidRPr="00B44095">
        <w:rPr>
          <w:i/>
          <w:sz w:val="20"/>
          <w:szCs w:val="20"/>
        </w:rPr>
        <w:t>International Survey on Climate Change</w:t>
      </w:r>
      <w:r w:rsidRPr="00B44095">
        <w:rPr>
          <w:sz w:val="20"/>
          <w:szCs w:val="20"/>
        </w:rPr>
        <w:t>. StatKnows and the Center for Climate and Resilience Research (CR2), 30 pp.</w:t>
      </w:r>
    </w:p>
    <w:p w14:paraId="18CE3C5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Steen-Larsen, H.C. et al., 2015: Moisture sources and synoptic to seasonal variability of North Atlantic water vapor isotopic composition. </w:t>
      </w:r>
      <w:r w:rsidRPr="00B44095">
        <w:rPr>
          <w:i/>
          <w:sz w:val="20"/>
          <w:szCs w:val="20"/>
        </w:rPr>
        <w:t>Journal of Geophysical Research: Atmospheres</w:t>
      </w:r>
      <w:r w:rsidRPr="00B44095">
        <w:rPr>
          <w:sz w:val="20"/>
          <w:szCs w:val="20"/>
        </w:rPr>
        <w:t xml:space="preserve">, </w:t>
      </w:r>
      <w:r w:rsidRPr="00B44095">
        <w:rPr>
          <w:b/>
          <w:sz w:val="20"/>
          <w:szCs w:val="20"/>
        </w:rPr>
        <w:t>120(12)</w:t>
      </w:r>
      <w:r w:rsidRPr="00B44095">
        <w:rPr>
          <w:sz w:val="20"/>
          <w:szCs w:val="20"/>
        </w:rPr>
        <w:t>, 5757–5774, doi:</w:t>
      </w:r>
      <w:hyperlink r:id="rId865" w:history="1">
        <w:r w:rsidRPr="00B44095">
          <w:rPr>
            <w:rStyle w:val="Hyperlink"/>
            <w:sz w:val="20"/>
            <w:szCs w:val="20"/>
            <w:lang w:val="en-US" w:eastAsia="fr-FR"/>
          </w:rPr>
          <w:t>10.1002/2015jd023234</w:t>
        </w:r>
      </w:hyperlink>
      <w:r w:rsidRPr="00B44095">
        <w:rPr>
          <w:sz w:val="20"/>
          <w:szCs w:val="20"/>
        </w:rPr>
        <w:t>.</w:t>
      </w:r>
    </w:p>
    <w:p w14:paraId="3AED1A7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Steffen, W., P.J. Crutzen, and J.R. McNeill, 2007: The Anthropocene: Are Humans Now Overwhelming the Great Forces of Nature. </w:t>
      </w:r>
      <w:r w:rsidRPr="00B44095">
        <w:rPr>
          <w:i/>
          <w:sz w:val="20"/>
          <w:szCs w:val="20"/>
        </w:rPr>
        <w:t>AMBIO: A Journal of the Human Environment</w:t>
      </w:r>
      <w:r w:rsidRPr="00B44095">
        <w:rPr>
          <w:sz w:val="20"/>
          <w:szCs w:val="20"/>
        </w:rPr>
        <w:t xml:space="preserve">, </w:t>
      </w:r>
      <w:r w:rsidRPr="00B44095">
        <w:rPr>
          <w:b/>
          <w:sz w:val="20"/>
          <w:szCs w:val="20"/>
        </w:rPr>
        <w:t>36(8)</w:t>
      </w:r>
      <w:r w:rsidRPr="00B44095">
        <w:rPr>
          <w:sz w:val="20"/>
          <w:szCs w:val="20"/>
        </w:rPr>
        <w:t>, 614–621, doi:</w:t>
      </w:r>
      <w:hyperlink r:id="rId866" w:history="1">
        <w:r w:rsidRPr="00B44095">
          <w:rPr>
            <w:rStyle w:val="Hyperlink"/>
            <w:sz w:val="20"/>
            <w:szCs w:val="20"/>
            <w:lang w:val="en-US" w:eastAsia="fr-FR"/>
          </w:rPr>
          <w:t>10.1579/0044-7447(2007)36[614:taahno]2.0.co;2</w:t>
        </w:r>
      </w:hyperlink>
      <w:r w:rsidRPr="00B44095">
        <w:rPr>
          <w:sz w:val="20"/>
          <w:szCs w:val="20"/>
        </w:rPr>
        <w:t>.</w:t>
      </w:r>
    </w:p>
    <w:p w14:paraId="351DFB3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Steffen, W. et al., 2018: Trajectories of the Earth System in the Anthropocene. </w:t>
      </w:r>
      <w:r w:rsidRPr="00B44095">
        <w:rPr>
          <w:i/>
          <w:sz w:val="20"/>
          <w:szCs w:val="20"/>
        </w:rPr>
        <w:t>Proceedings of the National Academy of Sciences of the United States of America</w:t>
      </w:r>
      <w:r w:rsidRPr="00B44095">
        <w:rPr>
          <w:sz w:val="20"/>
          <w:szCs w:val="20"/>
        </w:rPr>
        <w:t>, doi:</w:t>
      </w:r>
      <w:hyperlink r:id="rId867" w:history="1">
        <w:r w:rsidRPr="00B44095">
          <w:rPr>
            <w:rStyle w:val="Hyperlink"/>
            <w:sz w:val="20"/>
            <w:szCs w:val="20"/>
            <w:lang w:val="en-US" w:eastAsia="fr-FR"/>
          </w:rPr>
          <w:t>10.1073/pnas.1810141115</w:t>
        </w:r>
      </w:hyperlink>
      <w:r w:rsidRPr="00B44095">
        <w:rPr>
          <w:sz w:val="20"/>
          <w:szCs w:val="20"/>
        </w:rPr>
        <w:t>.</w:t>
      </w:r>
    </w:p>
    <w:p w14:paraId="5A3A28B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Stehr, N. and H. Storch (eds.), 2000: </w:t>
      </w:r>
      <w:r w:rsidRPr="00B44095">
        <w:rPr>
          <w:i/>
          <w:sz w:val="20"/>
          <w:szCs w:val="20"/>
        </w:rPr>
        <w:t>Eduard Brückner: The Sources and Consequences of Climate Change and Climate Variability in Historical Times</w:t>
      </w:r>
      <w:r w:rsidRPr="00B44095">
        <w:rPr>
          <w:sz w:val="20"/>
          <w:szCs w:val="20"/>
        </w:rPr>
        <w:t>. Springer, Dordrecth, The Netherlands, 338 pp., doi:</w:t>
      </w:r>
      <w:hyperlink r:id="rId868" w:history="1">
        <w:r w:rsidRPr="00B44095">
          <w:rPr>
            <w:rStyle w:val="Hyperlink"/>
            <w:sz w:val="20"/>
            <w:szCs w:val="20"/>
            <w:lang w:val="en-US" w:eastAsia="fr-FR"/>
          </w:rPr>
          <w:t>10.1007/978-94-015-9612-1</w:t>
        </w:r>
      </w:hyperlink>
      <w:r w:rsidRPr="00B44095">
        <w:rPr>
          <w:sz w:val="20"/>
          <w:szCs w:val="20"/>
        </w:rPr>
        <w:t>.</w:t>
      </w:r>
    </w:p>
    <w:p w14:paraId="0439E5B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Steiger, N.J., J.E. Smerdon, E.R. Cook, and B.I. Cook, 2018: A reconstruction of global hydroclimate and dynamical variables over the Common Era. </w:t>
      </w:r>
      <w:r w:rsidRPr="00B44095">
        <w:rPr>
          <w:i/>
          <w:sz w:val="20"/>
          <w:szCs w:val="20"/>
        </w:rPr>
        <w:t>Scientific Data</w:t>
      </w:r>
      <w:r w:rsidRPr="00B44095">
        <w:rPr>
          <w:sz w:val="20"/>
          <w:szCs w:val="20"/>
        </w:rPr>
        <w:t xml:space="preserve">, </w:t>
      </w:r>
      <w:r w:rsidRPr="00B44095">
        <w:rPr>
          <w:b/>
          <w:sz w:val="20"/>
          <w:szCs w:val="20"/>
        </w:rPr>
        <w:t>5(1)</w:t>
      </w:r>
      <w:r w:rsidRPr="00B44095">
        <w:rPr>
          <w:sz w:val="20"/>
          <w:szCs w:val="20"/>
        </w:rPr>
        <w:t>, 180086, doi:</w:t>
      </w:r>
      <w:hyperlink r:id="rId869" w:history="1">
        <w:r w:rsidRPr="00B44095">
          <w:rPr>
            <w:rStyle w:val="Hyperlink"/>
            <w:sz w:val="20"/>
            <w:szCs w:val="20"/>
            <w:lang w:val="en-US" w:eastAsia="fr-FR"/>
          </w:rPr>
          <w:t>10.1038/sdata.2018.86</w:t>
        </w:r>
      </w:hyperlink>
      <w:r w:rsidRPr="00B44095">
        <w:rPr>
          <w:sz w:val="20"/>
          <w:szCs w:val="20"/>
        </w:rPr>
        <w:t>.</w:t>
      </w:r>
    </w:p>
    <w:p w14:paraId="3C2EEF3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Steiner, A.K. et al., 2019: Consistency and structural uncertainty of multi-mission GPS radio occultation records. </w:t>
      </w:r>
      <w:r w:rsidRPr="00B44095">
        <w:rPr>
          <w:i/>
          <w:sz w:val="20"/>
          <w:szCs w:val="20"/>
        </w:rPr>
        <w:t>Atmospheric Measurement Techniques Discussions</w:t>
      </w:r>
      <w:r w:rsidRPr="00B44095">
        <w:rPr>
          <w:sz w:val="20"/>
          <w:szCs w:val="20"/>
        </w:rPr>
        <w:t xml:space="preserve">, </w:t>
      </w:r>
      <w:r w:rsidRPr="00B44095">
        <w:rPr>
          <w:b/>
          <w:sz w:val="20"/>
          <w:szCs w:val="20"/>
        </w:rPr>
        <w:t>2019</w:t>
      </w:r>
      <w:r w:rsidRPr="00B44095">
        <w:rPr>
          <w:sz w:val="20"/>
          <w:szCs w:val="20"/>
        </w:rPr>
        <w:t>, 1–43, doi:</w:t>
      </w:r>
      <w:hyperlink r:id="rId870" w:history="1">
        <w:r w:rsidRPr="00B44095">
          <w:rPr>
            <w:rStyle w:val="Hyperlink"/>
            <w:sz w:val="20"/>
            <w:szCs w:val="20"/>
            <w:lang w:val="en-US" w:eastAsia="fr-FR"/>
          </w:rPr>
          <w:t>10.5194/amt-2019-358</w:t>
        </w:r>
      </w:hyperlink>
      <w:r w:rsidRPr="00B44095">
        <w:rPr>
          <w:sz w:val="20"/>
          <w:szCs w:val="20"/>
        </w:rPr>
        <w:t>.</w:t>
      </w:r>
    </w:p>
    <w:p w14:paraId="6F9B878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Stevens, B. and G. Feingold, 2009: Untangling aerosol effects on clouds and precipitation in a buffered system. </w:t>
      </w:r>
      <w:r w:rsidRPr="00B44095">
        <w:rPr>
          <w:i/>
          <w:sz w:val="20"/>
          <w:szCs w:val="20"/>
        </w:rPr>
        <w:t>Nature</w:t>
      </w:r>
      <w:r w:rsidRPr="00B44095">
        <w:rPr>
          <w:sz w:val="20"/>
          <w:szCs w:val="20"/>
        </w:rPr>
        <w:t xml:space="preserve">, </w:t>
      </w:r>
      <w:r w:rsidRPr="00B44095">
        <w:rPr>
          <w:b/>
          <w:sz w:val="20"/>
          <w:szCs w:val="20"/>
        </w:rPr>
        <w:t>461(7264)</w:t>
      </w:r>
      <w:r w:rsidRPr="00B44095">
        <w:rPr>
          <w:sz w:val="20"/>
          <w:szCs w:val="20"/>
        </w:rPr>
        <w:t>, 607–613, doi:</w:t>
      </w:r>
      <w:hyperlink r:id="rId871" w:history="1">
        <w:r w:rsidRPr="00B44095">
          <w:rPr>
            <w:rStyle w:val="Hyperlink"/>
            <w:sz w:val="20"/>
            <w:szCs w:val="20"/>
            <w:lang w:val="en-US" w:eastAsia="fr-FR"/>
          </w:rPr>
          <w:t>10.1038/nature08281</w:t>
        </w:r>
      </w:hyperlink>
      <w:r w:rsidRPr="00B44095">
        <w:rPr>
          <w:sz w:val="20"/>
          <w:szCs w:val="20"/>
        </w:rPr>
        <w:t>.</w:t>
      </w:r>
    </w:p>
    <w:p w14:paraId="3CAB975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Stevens, B. et al., 2017: MACv2-SP: a parameterization of anthropogenic aerosol optical properties and an associated Twomey effect for use in CMIP6. </w:t>
      </w:r>
      <w:r w:rsidRPr="00B44095">
        <w:rPr>
          <w:i/>
          <w:sz w:val="20"/>
          <w:szCs w:val="20"/>
        </w:rPr>
        <w:t>Geoscientific Model Development</w:t>
      </w:r>
      <w:r w:rsidRPr="00B44095">
        <w:rPr>
          <w:sz w:val="20"/>
          <w:szCs w:val="20"/>
        </w:rPr>
        <w:t xml:space="preserve">, </w:t>
      </w:r>
      <w:r w:rsidRPr="00B44095">
        <w:rPr>
          <w:b/>
          <w:sz w:val="20"/>
          <w:szCs w:val="20"/>
        </w:rPr>
        <w:t>10(1)</w:t>
      </w:r>
      <w:r w:rsidRPr="00B44095">
        <w:rPr>
          <w:sz w:val="20"/>
          <w:szCs w:val="20"/>
        </w:rPr>
        <w:t>, 433–452, doi:</w:t>
      </w:r>
      <w:hyperlink r:id="rId872" w:history="1">
        <w:r w:rsidRPr="00B44095">
          <w:rPr>
            <w:rStyle w:val="Hyperlink"/>
            <w:sz w:val="20"/>
            <w:szCs w:val="20"/>
            <w:lang w:val="en-US" w:eastAsia="fr-FR"/>
          </w:rPr>
          <w:t>10.5194/gmd-10-433-2017</w:t>
        </w:r>
      </w:hyperlink>
      <w:r w:rsidRPr="00B44095">
        <w:rPr>
          <w:sz w:val="20"/>
          <w:szCs w:val="20"/>
        </w:rPr>
        <w:t>.</w:t>
      </w:r>
    </w:p>
    <w:p w14:paraId="1DD8E4B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Stickler, A. et al., 2010: The Comprehensive Historical Upper-Air Network. </w:t>
      </w:r>
      <w:r w:rsidRPr="00B44095">
        <w:rPr>
          <w:i/>
          <w:sz w:val="20"/>
          <w:szCs w:val="20"/>
        </w:rPr>
        <w:t>Bulletin of the American Meteorological Society</w:t>
      </w:r>
      <w:r w:rsidRPr="00B44095">
        <w:rPr>
          <w:sz w:val="20"/>
          <w:szCs w:val="20"/>
        </w:rPr>
        <w:t xml:space="preserve">, </w:t>
      </w:r>
      <w:r w:rsidRPr="00B44095">
        <w:rPr>
          <w:b/>
          <w:sz w:val="20"/>
          <w:szCs w:val="20"/>
        </w:rPr>
        <w:t>91(6)</w:t>
      </w:r>
      <w:r w:rsidRPr="00B44095">
        <w:rPr>
          <w:sz w:val="20"/>
          <w:szCs w:val="20"/>
        </w:rPr>
        <w:t>, 741–752, doi:</w:t>
      </w:r>
      <w:hyperlink r:id="rId873" w:history="1">
        <w:r w:rsidRPr="00B44095">
          <w:rPr>
            <w:rStyle w:val="Hyperlink"/>
            <w:sz w:val="20"/>
            <w:szCs w:val="20"/>
            <w:lang w:val="en-US" w:eastAsia="fr-FR"/>
          </w:rPr>
          <w:t>10.1175/2009bams2852.1</w:t>
        </w:r>
      </w:hyperlink>
      <w:r w:rsidRPr="00B44095">
        <w:rPr>
          <w:sz w:val="20"/>
          <w:szCs w:val="20"/>
        </w:rPr>
        <w:t>.</w:t>
      </w:r>
    </w:p>
    <w:p w14:paraId="24CAA4E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Stjern, C.W. et al., 2017: Rapid Adjustments Cause Weak Surface Temperature Response to Increased Black Carbon Concentrations. </w:t>
      </w:r>
      <w:r w:rsidRPr="00B44095">
        <w:rPr>
          <w:i/>
          <w:sz w:val="20"/>
          <w:szCs w:val="20"/>
        </w:rPr>
        <w:t>Journal of Geophysical Research: Atmospheres</w:t>
      </w:r>
      <w:r w:rsidRPr="00B44095">
        <w:rPr>
          <w:sz w:val="20"/>
          <w:szCs w:val="20"/>
        </w:rPr>
        <w:t xml:space="preserve">, </w:t>
      </w:r>
      <w:r w:rsidRPr="00B44095">
        <w:rPr>
          <w:b/>
          <w:sz w:val="20"/>
          <w:szCs w:val="20"/>
        </w:rPr>
        <w:t>122(21)</w:t>
      </w:r>
      <w:r w:rsidRPr="00B44095">
        <w:rPr>
          <w:sz w:val="20"/>
          <w:szCs w:val="20"/>
        </w:rPr>
        <w:t>, 11,462–11,481, doi:</w:t>
      </w:r>
      <w:hyperlink r:id="rId874" w:history="1">
        <w:r w:rsidRPr="00B44095">
          <w:rPr>
            <w:rStyle w:val="Hyperlink"/>
            <w:sz w:val="20"/>
            <w:szCs w:val="20"/>
            <w:lang w:val="en-US" w:eastAsia="fr-FR"/>
          </w:rPr>
          <w:t>10.1002/2017jd027326</w:t>
        </w:r>
      </w:hyperlink>
      <w:r w:rsidRPr="00B44095">
        <w:rPr>
          <w:sz w:val="20"/>
          <w:szCs w:val="20"/>
        </w:rPr>
        <w:t>.</w:t>
      </w:r>
    </w:p>
    <w:p w14:paraId="0D25381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Stock, C.A., J.P. Dunne, and J.G. John, 2014: Global-scale carbon and energy flows through the marine planktonic food web: An analysis with a coupled physical–biological model. </w:t>
      </w:r>
      <w:r w:rsidRPr="00B44095">
        <w:rPr>
          <w:i/>
          <w:sz w:val="20"/>
          <w:szCs w:val="20"/>
        </w:rPr>
        <w:t>Progress in Oceanography</w:t>
      </w:r>
      <w:r w:rsidRPr="00B44095">
        <w:rPr>
          <w:sz w:val="20"/>
          <w:szCs w:val="20"/>
        </w:rPr>
        <w:t xml:space="preserve">, </w:t>
      </w:r>
      <w:r w:rsidRPr="00B44095">
        <w:rPr>
          <w:b/>
          <w:sz w:val="20"/>
          <w:szCs w:val="20"/>
        </w:rPr>
        <w:t>120(Complete)</w:t>
      </w:r>
      <w:r w:rsidRPr="00B44095">
        <w:rPr>
          <w:sz w:val="20"/>
          <w:szCs w:val="20"/>
        </w:rPr>
        <w:t>, 1–28, doi:</w:t>
      </w:r>
      <w:hyperlink r:id="rId875" w:history="1">
        <w:r w:rsidRPr="00B44095">
          <w:rPr>
            <w:rStyle w:val="Hyperlink"/>
            <w:sz w:val="20"/>
            <w:szCs w:val="20"/>
            <w:lang w:val="en-US" w:eastAsia="fr-FR"/>
          </w:rPr>
          <w:t>10.1016/j.pocean.2013.07.001</w:t>
        </w:r>
      </w:hyperlink>
      <w:r w:rsidRPr="00B44095">
        <w:rPr>
          <w:sz w:val="20"/>
          <w:szCs w:val="20"/>
        </w:rPr>
        <w:t>.</w:t>
      </w:r>
    </w:p>
    <w:p w14:paraId="67E6969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Stocker, T.F. and S.J. Johnsen, 2003: A minimum thermodynamic model for the bipolar seesaw. </w:t>
      </w:r>
      <w:r w:rsidRPr="00B44095">
        <w:rPr>
          <w:i/>
          <w:sz w:val="20"/>
          <w:szCs w:val="20"/>
        </w:rPr>
        <w:t>Paleoceanography</w:t>
      </w:r>
      <w:r w:rsidRPr="00B44095">
        <w:rPr>
          <w:sz w:val="20"/>
          <w:szCs w:val="20"/>
        </w:rPr>
        <w:t xml:space="preserve">, </w:t>
      </w:r>
      <w:r w:rsidRPr="00B44095">
        <w:rPr>
          <w:b/>
          <w:sz w:val="20"/>
          <w:szCs w:val="20"/>
        </w:rPr>
        <w:t>18(4)</w:t>
      </w:r>
      <w:r w:rsidRPr="00B44095">
        <w:rPr>
          <w:sz w:val="20"/>
          <w:szCs w:val="20"/>
        </w:rPr>
        <w:t>, n/a–n/a, doi:</w:t>
      </w:r>
      <w:hyperlink r:id="rId876" w:history="1">
        <w:r w:rsidRPr="00B44095">
          <w:rPr>
            <w:rStyle w:val="Hyperlink"/>
            <w:sz w:val="20"/>
            <w:szCs w:val="20"/>
            <w:lang w:val="en-US" w:eastAsia="fr-FR"/>
          </w:rPr>
          <w:t>10.1029/2003pa000920</w:t>
        </w:r>
      </w:hyperlink>
      <w:r w:rsidRPr="00B44095">
        <w:rPr>
          <w:sz w:val="20"/>
          <w:szCs w:val="20"/>
        </w:rPr>
        <w:t>.</w:t>
      </w:r>
    </w:p>
    <w:p w14:paraId="142BE17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Stone, D. et al., 2013: The challenge to detect and attribute effects of climate change on human and natural systems. </w:t>
      </w:r>
      <w:r w:rsidRPr="00B44095">
        <w:rPr>
          <w:i/>
          <w:sz w:val="20"/>
          <w:szCs w:val="20"/>
        </w:rPr>
        <w:t>Climatic Change</w:t>
      </w:r>
      <w:r w:rsidRPr="00B44095">
        <w:rPr>
          <w:sz w:val="20"/>
          <w:szCs w:val="20"/>
        </w:rPr>
        <w:t xml:space="preserve">, </w:t>
      </w:r>
      <w:r w:rsidRPr="00B44095">
        <w:rPr>
          <w:b/>
          <w:sz w:val="20"/>
          <w:szCs w:val="20"/>
        </w:rPr>
        <w:t>121(2)</w:t>
      </w:r>
      <w:r w:rsidRPr="00B44095">
        <w:rPr>
          <w:sz w:val="20"/>
          <w:szCs w:val="20"/>
        </w:rPr>
        <w:t>, 381–395, doi:</w:t>
      </w:r>
      <w:hyperlink r:id="rId877" w:history="1">
        <w:r w:rsidRPr="00B44095">
          <w:rPr>
            <w:rStyle w:val="Hyperlink"/>
            <w:sz w:val="20"/>
            <w:szCs w:val="20"/>
            <w:lang w:val="en-US" w:eastAsia="fr-FR"/>
          </w:rPr>
          <w:t>10.1007/s10584-013-0873-6</w:t>
        </w:r>
      </w:hyperlink>
      <w:r w:rsidRPr="00B44095">
        <w:rPr>
          <w:sz w:val="20"/>
          <w:szCs w:val="20"/>
        </w:rPr>
        <w:t>.</w:t>
      </w:r>
    </w:p>
    <w:p w14:paraId="72757E6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Stone, D.A., S.M. Rosier, and D.J. Frame, 2021: The question of life, the universe and event attribution. </w:t>
      </w:r>
      <w:r w:rsidRPr="00B44095">
        <w:rPr>
          <w:i/>
          <w:sz w:val="20"/>
          <w:szCs w:val="20"/>
        </w:rPr>
        <w:t>Nature Climate Change</w:t>
      </w:r>
      <w:r w:rsidRPr="00B44095">
        <w:rPr>
          <w:sz w:val="20"/>
          <w:szCs w:val="20"/>
        </w:rPr>
        <w:t xml:space="preserve">, </w:t>
      </w:r>
      <w:r w:rsidRPr="00B44095">
        <w:rPr>
          <w:b/>
          <w:sz w:val="20"/>
          <w:szCs w:val="20"/>
        </w:rPr>
        <w:t>11(4)</w:t>
      </w:r>
      <w:r w:rsidRPr="00B44095">
        <w:rPr>
          <w:sz w:val="20"/>
          <w:szCs w:val="20"/>
        </w:rPr>
        <w:t>, 276–278, doi:</w:t>
      </w:r>
      <w:hyperlink r:id="rId878" w:history="1">
        <w:r w:rsidRPr="00B44095">
          <w:rPr>
            <w:rStyle w:val="Hyperlink"/>
            <w:sz w:val="20"/>
            <w:szCs w:val="20"/>
            <w:lang w:val="en-US" w:eastAsia="fr-FR"/>
          </w:rPr>
          <w:t>10.1038/s41558-021-01012-x</w:t>
        </w:r>
      </w:hyperlink>
      <w:r w:rsidRPr="00B44095">
        <w:rPr>
          <w:sz w:val="20"/>
          <w:szCs w:val="20"/>
        </w:rPr>
        <w:t>.</w:t>
      </w:r>
    </w:p>
    <w:p w14:paraId="2080008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Storkey, D. et al., 2018: UK Global Ocean GO6 and GO7: a traceable hierarchy of model resolutions. </w:t>
      </w:r>
      <w:r w:rsidRPr="00B44095">
        <w:rPr>
          <w:i/>
          <w:sz w:val="20"/>
          <w:szCs w:val="20"/>
        </w:rPr>
        <w:t>Geoscientific Model Development</w:t>
      </w:r>
      <w:r w:rsidRPr="00B44095">
        <w:rPr>
          <w:sz w:val="20"/>
          <w:szCs w:val="20"/>
        </w:rPr>
        <w:t xml:space="preserve">, </w:t>
      </w:r>
      <w:r w:rsidRPr="00B44095">
        <w:rPr>
          <w:b/>
          <w:sz w:val="20"/>
          <w:szCs w:val="20"/>
        </w:rPr>
        <w:t>11(8)</w:t>
      </w:r>
      <w:r w:rsidRPr="00B44095">
        <w:rPr>
          <w:sz w:val="20"/>
          <w:szCs w:val="20"/>
        </w:rPr>
        <w:t>, 3187–3213, doi:</w:t>
      </w:r>
      <w:hyperlink r:id="rId879" w:history="1">
        <w:r w:rsidRPr="00B44095">
          <w:rPr>
            <w:rStyle w:val="Hyperlink"/>
            <w:sz w:val="20"/>
            <w:szCs w:val="20"/>
            <w:lang w:val="en-US" w:eastAsia="fr-FR"/>
          </w:rPr>
          <w:t>10.5194/gmd-11-3187-2018</w:t>
        </w:r>
      </w:hyperlink>
      <w:r w:rsidRPr="00B44095">
        <w:rPr>
          <w:sz w:val="20"/>
          <w:szCs w:val="20"/>
        </w:rPr>
        <w:t>.</w:t>
      </w:r>
    </w:p>
    <w:p w14:paraId="69A1084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Storto, A. et al., 2017: Steric sea level variability (1993–2010) in an ensemble of ocean reanalyses and objective analyses. </w:t>
      </w:r>
      <w:r w:rsidRPr="00B44095">
        <w:rPr>
          <w:i/>
          <w:sz w:val="20"/>
          <w:szCs w:val="20"/>
        </w:rPr>
        <w:t>Climate Dynamics</w:t>
      </w:r>
      <w:r w:rsidRPr="00B44095">
        <w:rPr>
          <w:sz w:val="20"/>
          <w:szCs w:val="20"/>
        </w:rPr>
        <w:t xml:space="preserve">, </w:t>
      </w:r>
      <w:r w:rsidRPr="00B44095">
        <w:rPr>
          <w:b/>
          <w:sz w:val="20"/>
          <w:szCs w:val="20"/>
        </w:rPr>
        <w:t>49(3)</w:t>
      </w:r>
      <w:r w:rsidRPr="00B44095">
        <w:rPr>
          <w:sz w:val="20"/>
          <w:szCs w:val="20"/>
        </w:rPr>
        <w:t>, 709–729, doi:</w:t>
      </w:r>
      <w:hyperlink r:id="rId880" w:history="1">
        <w:r w:rsidRPr="00B44095">
          <w:rPr>
            <w:rStyle w:val="Hyperlink"/>
            <w:sz w:val="20"/>
            <w:szCs w:val="20"/>
            <w:lang w:val="en-US" w:eastAsia="fr-FR"/>
          </w:rPr>
          <w:t>10.1007/s00382-015-2554-9</w:t>
        </w:r>
      </w:hyperlink>
      <w:r w:rsidRPr="00B44095">
        <w:rPr>
          <w:sz w:val="20"/>
          <w:szCs w:val="20"/>
        </w:rPr>
        <w:t>.</w:t>
      </w:r>
    </w:p>
    <w:p w14:paraId="61C8098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Storto, A. et al., 2019: The added value of the multi-system spread information for ocean heat content and steric sea level investigations in the CMEMS GREP ensemble reanalysis product. </w:t>
      </w:r>
      <w:r w:rsidRPr="00B44095">
        <w:rPr>
          <w:i/>
          <w:sz w:val="20"/>
          <w:szCs w:val="20"/>
        </w:rPr>
        <w:t>Climate Dynamics</w:t>
      </w:r>
      <w:r w:rsidRPr="00B44095">
        <w:rPr>
          <w:sz w:val="20"/>
          <w:szCs w:val="20"/>
        </w:rPr>
        <w:t xml:space="preserve">, </w:t>
      </w:r>
      <w:r w:rsidRPr="00B44095">
        <w:rPr>
          <w:b/>
          <w:sz w:val="20"/>
          <w:szCs w:val="20"/>
        </w:rPr>
        <w:t>53(1–2)</w:t>
      </w:r>
      <w:r w:rsidRPr="00B44095">
        <w:rPr>
          <w:sz w:val="20"/>
          <w:szCs w:val="20"/>
        </w:rPr>
        <w:t>, 287–312, doi:</w:t>
      </w:r>
      <w:hyperlink r:id="rId881" w:history="1">
        <w:r w:rsidRPr="00B44095">
          <w:rPr>
            <w:rStyle w:val="Hyperlink"/>
            <w:sz w:val="20"/>
            <w:szCs w:val="20"/>
            <w:lang w:val="en-US" w:eastAsia="fr-FR"/>
          </w:rPr>
          <w:t>10.1007/s00382-018-4585-5</w:t>
        </w:r>
      </w:hyperlink>
      <w:r w:rsidRPr="00B44095">
        <w:rPr>
          <w:sz w:val="20"/>
          <w:szCs w:val="20"/>
        </w:rPr>
        <w:t>.</w:t>
      </w:r>
    </w:p>
    <w:p w14:paraId="52214EB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Stott, P.A. et al., 2010: Detection and attribution of climate change: a regional perspective. </w:t>
      </w:r>
      <w:r w:rsidRPr="00B44095">
        <w:rPr>
          <w:i/>
          <w:sz w:val="20"/>
          <w:szCs w:val="20"/>
        </w:rPr>
        <w:t>Wiley Interdisciplinary Reviews: Climate Change</w:t>
      </w:r>
      <w:r w:rsidRPr="00B44095">
        <w:rPr>
          <w:sz w:val="20"/>
          <w:szCs w:val="20"/>
        </w:rPr>
        <w:t xml:space="preserve">, </w:t>
      </w:r>
      <w:r w:rsidRPr="00B44095">
        <w:rPr>
          <w:b/>
          <w:sz w:val="20"/>
          <w:szCs w:val="20"/>
        </w:rPr>
        <w:t>1(2)</w:t>
      </w:r>
      <w:r w:rsidRPr="00B44095">
        <w:rPr>
          <w:sz w:val="20"/>
          <w:szCs w:val="20"/>
        </w:rPr>
        <w:t>, 192–211, doi:</w:t>
      </w:r>
      <w:hyperlink r:id="rId882" w:history="1">
        <w:r w:rsidRPr="00B44095">
          <w:rPr>
            <w:rStyle w:val="Hyperlink"/>
            <w:sz w:val="20"/>
            <w:szCs w:val="20"/>
            <w:lang w:val="en-US" w:eastAsia="fr-FR"/>
          </w:rPr>
          <w:t>10.1002/wcc.34</w:t>
        </w:r>
      </w:hyperlink>
      <w:r w:rsidRPr="00B44095">
        <w:rPr>
          <w:sz w:val="20"/>
          <w:szCs w:val="20"/>
        </w:rPr>
        <w:t>.</w:t>
      </w:r>
    </w:p>
    <w:p w14:paraId="62D491F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Stott, P.A. et al., 2016: Attribution of extreme weather and climate-related events. </w:t>
      </w:r>
      <w:r w:rsidRPr="00B44095">
        <w:rPr>
          <w:i/>
          <w:sz w:val="20"/>
          <w:szCs w:val="20"/>
        </w:rPr>
        <w:t>Wiley Interdisciplinary Reviews: Climate Change</w:t>
      </w:r>
      <w:r w:rsidRPr="00B44095">
        <w:rPr>
          <w:sz w:val="20"/>
          <w:szCs w:val="20"/>
        </w:rPr>
        <w:t xml:space="preserve">, </w:t>
      </w:r>
      <w:r w:rsidRPr="00B44095">
        <w:rPr>
          <w:b/>
          <w:sz w:val="20"/>
          <w:szCs w:val="20"/>
        </w:rPr>
        <w:t>7(1)</w:t>
      </w:r>
      <w:r w:rsidRPr="00B44095">
        <w:rPr>
          <w:sz w:val="20"/>
          <w:szCs w:val="20"/>
        </w:rPr>
        <w:t>, 23–41, doi:</w:t>
      </w:r>
      <w:hyperlink r:id="rId883" w:history="1">
        <w:r w:rsidRPr="00B44095">
          <w:rPr>
            <w:rStyle w:val="Hyperlink"/>
            <w:sz w:val="20"/>
            <w:szCs w:val="20"/>
            <w:lang w:val="en-US" w:eastAsia="fr-FR"/>
          </w:rPr>
          <w:t>10.1002/wcc.380</w:t>
        </w:r>
      </w:hyperlink>
      <w:r w:rsidRPr="00B44095">
        <w:rPr>
          <w:sz w:val="20"/>
          <w:szCs w:val="20"/>
        </w:rPr>
        <w:t>.</w:t>
      </w:r>
    </w:p>
    <w:p w14:paraId="0FEFF33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Stouffer, R.J. and S. Manabe, 2017: Assessing temperature pattern projections made in 1989. </w:t>
      </w:r>
      <w:r w:rsidRPr="00B44095">
        <w:rPr>
          <w:i/>
          <w:sz w:val="20"/>
          <w:szCs w:val="20"/>
        </w:rPr>
        <w:t>Nature Climate Change</w:t>
      </w:r>
      <w:r w:rsidRPr="00B44095">
        <w:rPr>
          <w:sz w:val="20"/>
          <w:szCs w:val="20"/>
        </w:rPr>
        <w:t>, doi:</w:t>
      </w:r>
      <w:hyperlink r:id="rId884" w:history="1">
        <w:r w:rsidRPr="00B44095">
          <w:rPr>
            <w:rStyle w:val="Hyperlink"/>
            <w:sz w:val="20"/>
            <w:szCs w:val="20"/>
            <w:lang w:val="en-US" w:eastAsia="fr-FR"/>
          </w:rPr>
          <w:t>10.1038/nclimate3224</w:t>
        </w:r>
      </w:hyperlink>
      <w:r w:rsidRPr="00B44095">
        <w:rPr>
          <w:sz w:val="20"/>
          <w:szCs w:val="20"/>
        </w:rPr>
        <w:t>.</w:t>
      </w:r>
    </w:p>
    <w:p w14:paraId="035259F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Strommen, K., P.A.G. Watson, and T.N. Palmer, 2019: The Impact of a Stochastic Parameterization Scheme on Climate Sensitivity in EC-Earth. </w:t>
      </w:r>
      <w:r w:rsidRPr="00B44095">
        <w:rPr>
          <w:i/>
          <w:sz w:val="20"/>
          <w:szCs w:val="20"/>
        </w:rPr>
        <w:t>Journal of Geophysical Research: Atmospheres</w:t>
      </w:r>
      <w:r w:rsidRPr="00B44095">
        <w:rPr>
          <w:sz w:val="20"/>
          <w:szCs w:val="20"/>
        </w:rPr>
        <w:t xml:space="preserve">, </w:t>
      </w:r>
      <w:r w:rsidRPr="00B44095">
        <w:rPr>
          <w:b/>
          <w:sz w:val="20"/>
          <w:szCs w:val="20"/>
        </w:rPr>
        <w:t>124(23)</w:t>
      </w:r>
      <w:r w:rsidRPr="00B44095">
        <w:rPr>
          <w:sz w:val="20"/>
          <w:szCs w:val="20"/>
        </w:rPr>
        <w:t>, 12726–12740, doi:</w:t>
      </w:r>
      <w:hyperlink r:id="rId885" w:history="1">
        <w:r w:rsidRPr="00B44095">
          <w:rPr>
            <w:rStyle w:val="Hyperlink"/>
            <w:sz w:val="20"/>
            <w:szCs w:val="20"/>
            <w:lang w:val="en-US" w:eastAsia="fr-FR"/>
          </w:rPr>
          <w:t>10.1029/2019jd030732</w:t>
        </w:r>
      </w:hyperlink>
      <w:r w:rsidRPr="00B44095">
        <w:rPr>
          <w:sz w:val="20"/>
          <w:szCs w:val="20"/>
        </w:rPr>
        <w:t>.</w:t>
      </w:r>
    </w:p>
    <w:p w14:paraId="0951985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Stuiver, M., 1965: Carbon-14 Content of 18th- and 19th-Century Wood: Variations Correlated with Sunspot Activity. </w:t>
      </w:r>
      <w:r w:rsidRPr="00B44095">
        <w:rPr>
          <w:i/>
          <w:sz w:val="20"/>
          <w:szCs w:val="20"/>
        </w:rPr>
        <w:lastRenderedPageBreak/>
        <w:t>Science</w:t>
      </w:r>
      <w:r w:rsidRPr="00B44095">
        <w:rPr>
          <w:sz w:val="20"/>
          <w:szCs w:val="20"/>
        </w:rPr>
        <w:t xml:space="preserve">, </w:t>
      </w:r>
      <w:r w:rsidRPr="00B44095">
        <w:rPr>
          <w:b/>
          <w:sz w:val="20"/>
          <w:szCs w:val="20"/>
        </w:rPr>
        <w:t>149(3683)</w:t>
      </w:r>
      <w:r w:rsidRPr="00B44095">
        <w:rPr>
          <w:sz w:val="20"/>
          <w:szCs w:val="20"/>
        </w:rPr>
        <w:t>, 533–534, doi:</w:t>
      </w:r>
      <w:hyperlink r:id="rId886" w:history="1">
        <w:r w:rsidRPr="00B44095">
          <w:rPr>
            <w:rStyle w:val="Hyperlink"/>
            <w:sz w:val="20"/>
            <w:szCs w:val="20"/>
            <w:lang w:val="en-US" w:eastAsia="fr-FR"/>
          </w:rPr>
          <w:t>10.1126/science.149.3683.533</w:t>
        </w:r>
      </w:hyperlink>
      <w:r w:rsidRPr="00B44095">
        <w:rPr>
          <w:sz w:val="20"/>
          <w:szCs w:val="20"/>
        </w:rPr>
        <w:t>.</w:t>
      </w:r>
    </w:p>
    <w:p w14:paraId="1A4F26D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Su, C.-H. et al., 2019: BARRA v1.0: the Bureau of Meteorology Atmospheric high-resolution Regional Reanalysis for Australia. </w:t>
      </w:r>
      <w:r w:rsidRPr="00B44095">
        <w:rPr>
          <w:i/>
          <w:sz w:val="20"/>
          <w:szCs w:val="20"/>
        </w:rPr>
        <w:t>Geoscientific Model Development</w:t>
      </w:r>
      <w:r w:rsidRPr="00B44095">
        <w:rPr>
          <w:sz w:val="20"/>
          <w:szCs w:val="20"/>
        </w:rPr>
        <w:t xml:space="preserve">, </w:t>
      </w:r>
      <w:r w:rsidRPr="00B44095">
        <w:rPr>
          <w:b/>
          <w:sz w:val="20"/>
          <w:szCs w:val="20"/>
        </w:rPr>
        <w:t>12(5)</w:t>
      </w:r>
      <w:r w:rsidRPr="00B44095">
        <w:rPr>
          <w:sz w:val="20"/>
          <w:szCs w:val="20"/>
        </w:rPr>
        <w:t>, 2049–2068, doi:</w:t>
      </w:r>
      <w:hyperlink r:id="rId887" w:history="1">
        <w:r w:rsidRPr="00B44095">
          <w:rPr>
            <w:rStyle w:val="Hyperlink"/>
            <w:sz w:val="20"/>
            <w:szCs w:val="20"/>
            <w:lang w:val="en-US" w:eastAsia="fr-FR"/>
          </w:rPr>
          <w:t>10.5194/gmd-12-2049-2019</w:t>
        </w:r>
      </w:hyperlink>
      <w:r w:rsidRPr="00B44095">
        <w:rPr>
          <w:sz w:val="20"/>
          <w:szCs w:val="20"/>
        </w:rPr>
        <w:t>.</w:t>
      </w:r>
    </w:p>
    <w:p w14:paraId="6992DF8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Suess, H.E., 1955: Radiocarbon Concentration in Modern Wood. </w:t>
      </w:r>
      <w:r w:rsidRPr="00B44095">
        <w:rPr>
          <w:i/>
          <w:sz w:val="20"/>
          <w:szCs w:val="20"/>
        </w:rPr>
        <w:t>Science</w:t>
      </w:r>
      <w:r w:rsidRPr="00B44095">
        <w:rPr>
          <w:sz w:val="20"/>
          <w:szCs w:val="20"/>
        </w:rPr>
        <w:t xml:space="preserve">, </w:t>
      </w:r>
      <w:r w:rsidRPr="00B44095">
        <w:rPr>
          <w:b/>
          <w:sz w:val="20"/>
          <w:szCs w:val="20"/>
        </w:rPr>
        <w:t>122(3166)</w:t>
      </w:r>
      <w:r w:rsidRPr="00B44095">
        <w:rPr>
          <w:sz w:val="20"/>
          <w:szCs w:val="20"/>
        </w:rPr>
        <w:t>, 415–417, doi:</w:t>
      </w:r>
      <w:hyperlink r:id="rId888" w:history="1">
        <w:r w:rsidRPr="00B44095">
          <w:rPr>
            <w:rStyle w:val="Hyperlink"/>
            <w:sz w:val="20"/>
            <w:szCs w:val="20"/>
            <w:lang w:eastAsia="fr-FR"/>
          </w:rPr>
          <w:t>10.1126/science.122.3166.415-a</w:t>
        </w:r>
      </w:hyperlink>
      <w:r w:rsidRPr="00B44095">
        <w:rPr>
          <w:sz w:val="20"/>
          <w:szCs w:val="20"/>
        </w:rPr>
        <w:t>.</w:t>
      </w:r>
    </w:p>
    <w:p w14:paraId="4295A37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Sun, Q. et al., 2018: A Review of Global Precipitation Data Sets: Data Sources, Estimation, and Intercomparisons. </w:t>
      </w:r>
      <w:r w:rsidRPr="00B44095">
        <w:rPr>
          <w:i/>
          <w:sz w:val="20"/>
          <w:szCs w:val="20"/>
        </w:rPr>
        <w:t>Reviews of Geophysics</w:t>
      </w:r>
      <w:r w:rsidRPr="00B44095">
        <w:rPr>
          <w:sz w:val="20"/>
          <w:szCs w:val="20"/>
        </w:rPr>
        <w:t xml:space="preserve">, </w:t>
      </w:r>
      <w:r w:rsidRPr="00B44095">
        <w:rPr>
          <w:b/>
          <w:sz w:val="20"/>
          <w:szCs w:val="20"/>
        </w:rPr>
        <w:t>56(1)</w:t>
      </w:r>
      <w:r w:rsidRPr="00B44095">
        <w:rPr>
          <w:sz w:val="20"/>
          <w:szCs w:val="20"/>
        </w:rPr>
        <w:t>, 79–107, doi:</w:t>
      </w:r>
      <w:hyperlink r:id="rId889" w:history="1">
        <w:r w:rsidRPr="00B44095">
          <w:rPr>
            <w:rStyle w:val="Hyperlink"/>
            <w:sz w:val="20"/>
            <w:szCs w:val="20"/>
            <w:lang w:val="en-US" w:eastAsia="fr-FR"/>
          </w:rPr>
          <w:t>10.1002/2017rg000574</w:t>
        </w:r>
      </w:hyperlink>
      <w:r w:rsidRPr="00B44095">
        <w:rPr>
          <w:sz w:val="20"/>
          <w:szCs w:val="20"/>
        </w:rPr>
        <w:t>.</w:t>
      </w:r>
    </w:p>
    <w:p w14:paraId="01AD83A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Sun, Y. et al., 2017: OCO-2 advances photosynthesis observation from space via solar-induced chlorophyll fluorescence. </w:t>
      </w:r>
      <w:r w:rsidRPr="00B44095">
        <w:rPr>
          <w:i/>
          <w:sz w:val="20"/>
          <w:szCs w:val="20"/>
        </w:rPr>
        <w:t>Science</w:t>
      </w:r>
      <w:r w:rsidRPr="00B44095">
        <w:rPr>
          <w:sz w:val="20"/>
          <w:szCs w:val="20"/>
        </w:rPr>
        <w:t xml:space="preserve">, </w:t>
      </w:r>
      <w:r w:rsidRPr="00B44095">
        <w:rPr>
          <w:b/>
          <w:sz w:val="20"/>
          <w:szCs w:val="20"/>
        </w:rPr>
        <w:t>358(6360)</w:t>
      </w:r>
      <w:r w:rsidRPr="00B44095">
        <w:rPr>
          <w:sz w:val="20"/>
          <w:szCs w:val="20"/>
        </w:rPr>
        <w:t>, eaam5747, doi:</w:t>
      </w:r>
      <w:hyperlink r:id="rId890" w:history="1">
        <w:r w:rsidRPr="00B44095">
          <w:rPr>
            <w:rStyle w:val="Hyperlink"/>
            <w:sz w:val="20"/>
            <w:szCs w:val="20"/>
            <w:lang w:val="en-US" w:eastAsia="fr-FR"/>
          </w:rPr>
          <w:t>10.1126/science.aam5747</w:t>
        </w:r>
      </w:hyperlink>
      <w:r w:rsidRPr="00B44095">
        <w:rPr>
          <w:sz w:val="20"/>
          <w:szCs w:val="20"/>
        </w:rPr>
        <w:t>.</w:t>
      </w:r>
    </w:p>
    <w:p w14:paraId="78A0223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Sunyer, M.A., H. Madsen, D. Rosbjerg, and K. Arnbjerg-Nielsen, 2014: A Bayesian Approach for Uncertainty Quantification of Extreme Precipitation Projections Including Climate Model Interdependency and Nonstationary Bias. </w:t>
      </w:r>
      <w:r w:rsidRPr="00B44095">
        <w:rPr>
          <w:i/>
          <w:sz w:val="20"/>
          <w:szCs w:val="20"/>
        </w:rPr>
        <w:t>Journal of Climate</w:t>
      </w:r>
      <w:r w:rsidRPr="00B44095">
        <w:rPr>
          <w:sz w:val="20"/>
          <w:szCs w:val="20"/>
        </w:rPr>
        <w:t xml:space="preserve">, </w:t>
      </w:r>
      <w:r w:rsidRPr="00B44095">
        <w:rPr>
          <w:b/>
          <w:sz w:val="20"/>
          <w:szCs w:val="20"/>
        </w:rPr>
        <w:t>27(18)</w:t>
      </w:r>
      <w:r w:rsidRPr="00B44095">
        <w:rPr>
          <w:sz w:val="20"/>
          <w:szCs w:val="20"/>
        </w:rPr>
        <w:t>, 7113–7132, doi:</w:t>
      </w:r>
      <w:hyperlink r:id="rId891" w:history="1">
        <w:r w:rsidRPr="00B44095">
          <w:rPr>
            <w:rStyle w:val="Hyperlink"/>
            <w:sz w:val="20"/>
            <w:szCs w:val="20"/>
            <w:lang w:val="en-US" w:eastAsia="fr-FR"/>
          </w:rPr>
          <w:t>10.1175/jcli-d-13-00589.1</w:t>
        </w:r>
      </w:hyperlink>
      <w:r w:rsidRPr="00B44095">
        <w:rPr>
          <w:sz w:val="20"/>
          <w:szCs w:val="20"/>
        </w:rPr>
        <w:t>.</w:t>
      </w:r>
    </w:p>
    <w:p w14:paraId="324E5B1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Susskind, J., J.M. Blaisdell, and L. Iredell, 2014: Improved methodology for surface and atmospheric soundings, error estimates, and quality control procedures: the atmospheric infrared sounder science team version-6 retrieval algorithm. </w:t>
      </w:r>
      <w:r w:rsidRPr="00B44095">
        <w:rPr>
          <w:i/>
          <w:sz w:val="20"/>
          <w:szCs w:val="20"/>
        </w:rPr>
        <w:t>Journal of Applied Remote Sensing</w:t>
      </w:r>
      <w:r w:rsidRPr="00B44095">
        <w:rPr>
          <w:sz w:val="20"/>
          <w:szCs w:val="20"/>
        </w:rPr>
        <w:t xml:space="preserve">, </w:t>
      </w:r>
      <w:r w:rsidRPr="00B44095">
        <w:rPr>
          <w:b/>
          <w:sz w:val="20"/>
          <w:szCs w:val="20"/>
        </w:rPr>
        <w:t>8(1)</w:t>
      </w:r>
      <w:r w:rsidRPr="00B44095">
        <w:rPr>
          <w:sz w:val="20"/>
          <w:szCs w:val="20"/>
        </w:rPr>
        <w:t>, 1–34, doi:</w:t>
      </w:r>
      <w:hyperlink r:id="rId892" w:history="1">
        <w:r w:rsidRPr="00B44095">
          <w:rPr>
            <w:rStyle w:val="Hyperlink"/>
            <w:sz w:val="20"/>
            <w:szCs w:val="20"/>
            <w:lang w:val="en-US" w:eastAsia="fr-FR"/>
          </w:rPr>
          <w:t>10.1117/1.jrs.8.084994</w:t>
        </w:r>
      </w:hyperlink>
      <w:r w:rsidRPr="00B44095">
        <w:rPr>
          <w:sz w:val="20"/>
          <w:szCs w:val="20"/>
        </w:rPr>
        <w:t>.</w:t>
      </w:r>
    </w:p>
    <w:p w14:paraId="0308BB7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Sutton, R.T., 2018: ESD Ideas: a simple proposal to improve the contribution of IPCC WGI to the assessment and communication of climate change risks. </w:t>
      </w:r>
      <w:r w:rsidRPr="00B44095">
        <w:rPr>
          <w:i/>
          <w:sz w:val="20"/>
          <w:szCs w:val="20"/>
        </w:rPr>
        <w:t>Earth System Dynamics</w:t>
      </w:r>
      <w:r w:rsidRPr="00B44095">
        <w:rPr>
          <w:sz w:val="20"/>
          <w:szCs w:val="20"/>
        </w:rPr>
        <w:t xml:space="preserve">, </w:t>
      </w:r>
      <w:r w:rsidRPr="00B44095">
        <w:rPr>
          <w:b/>
          <w:sz w:val="20"/>
          <w:szCs w:val="20"/>
        </w:rPr>
        <w:t>9(4)</w:t>
      </w:r>
      <w:r w:rsidRPr="00B44095">
        <w:rPr>
          <w:sz w:val="20"/>
          <w:szCs w:val="20"/>
        </w:rPr>
        <w:t>, 1155–1158, doi:</w:t>
      </w:r>
      <w:hyperlink r:id="rId893" w:history="1">
        <w:r w:rsidRPr="00B44095">
          <w:rPr>
            <w:rStyle w:val="Hyperlink"/>
            <w:sz w:val="20"/>
            <w:szCs w:val="20"/>
            <w:lang w:val="en-US" w:eastAsia="fr-FR"/>
          </w:rPr>
          <w:t>10.5194/esd-9-1155-2018</w:t>
        </w:r>
      </w:hyperlink>
      <w:r w:rsidRPr="00B44095">
        <w:rPr>
          <w:sz w:val="20"/>
          <w:szCs w:val="20"/>
        </w:rPr>
        <w:t>.</w:t>
      </w:r>
    </w:p>
    <w:p w14:paraId="010BF29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Swales, D.J., R. Pincus, and A. Bodas-Salcedo, 2018: The Cloud Feedback Model Intercomparison Project Observational Simulator Package: Version 2. </w:t>
      </w:r>
      <w:r w:rsidRPr="00B44095">
        <w:rPr>
          <w:i/>
          <w:sz w:val="20"/>
          <w:szCs w:val="20"/>
        </w:rPr>
        <w:t>Geoscientific Model Development</w:t>
      </w:r>
      <w:r w:rsidRPr="00B44095">
        <w:rPr>
          <w:sz w:val="20"/>
          <w:szCs w:val="20"/>
        </w:rPr>
        <w:t xml:space="preserve">, </w:t>
      </w:r>
      <w:r w:rsidRPr="00B44095">
        <w:rPr>
          <w:b/>
          <w:sz w:val="20"/>
          <w:szCs w:val="20"/>
        </w:rPr>
        <w:t>11(1)</w:t>
      </w:r>
      <w:r w:rsidRPr="00B44095">
        <w:rPr>
          <w:sz w:val="20"/>
          <w:szCs w:val="20"/>
        </w:rPr>
        <w:t>, 77–81, doi:</w:t>
      </w:r>
      <w:hyperlink r:id="rId894" w:history="1">
        <w:r w:rsidRPr="00B44095">
          <w:rPr>
            <w:rStyle w:val="Hyperlink"/>
            <w:sz w:val="20"/>
            <w:szCs w:val="20"/>
            <w:lang w:val="en-US" w:eastAsia="fr-FR"/>
          </w:rPr>
          <w:t>10.5194/gmd-11-77-2018</w:t>
        </w:r>
      </w:hyperlink>
      <w:r w:rsidRPr="00B44095">
        <w:rPr>
          <w:sz w:val="20"/>
          <w:szCs w:val="20"/>
        </w:rPr>
        <w:t>.</w:t>
      </w:r>
    </w:p>
    <w:p w14:paraId="4265323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Swart, R., J. Mitchell, T. Morita, and S. Raper, 2002: Stabilisation scenarios for climate impact assessment. </w:t>
      </w:r>
      <w:r w:rsidRPr="00B44095">
        <w:rPr>
          <w:i/>
          <w:sz w:val="20"/>
          <w:szCs w:val="20"/>
        </w:rPr>
        <w:t>Global Environmental Change</w:t>
      </w:r>
      <w:r w:rsidRPr="00B44095">
        <w:rPr>
          <w:sz w:val="20"/>
          <w:szCs w:val="20"/>
        </w:rPr>
        <w:t xml:space="preserve">, </w:t>
      </w:r>
      <w:r w:rsidRPr="00B44095">
        <w:rPr>
          <w:b/>
          <w:sz w:val="20"/>
          <w:szCs w:val="20"/>
        </w:rPr>
        <w:t>12(3)</w:t>
      </w:r>
      <w:r w:rsidRPr="00B44095">
        <w:rPr>
          <w:sz w:val="20"/>
          <w:szCs w:val="20"/>
        </w:rPr>
        <w:t>, 155–165, doi:</w:t>
      </w:r>
      <w:hyperlink r:id="rId895" w:history="1">
        <w:r w:rsidRPr="00B44095">
          <w:rPr>
            <w:rStyle w:val="Hyperlink"/>
            <w:sz w:val="20"/>
            <w:szCs w:val="20"/>
            <w:lang w:val="en-US" w:eastAsia="fr-FR"/>
          </w:rPr>
          <w:t>10.1016/s0959-3780(02)00039-0</w:t>
        </w:r>
      </w:hyperlink>
      <w:r w:rsidRPr="00B44095">
        <w:rPr>
          <w:sz w:val="20"/>
          <w:szCs w:val="20"/>
        </w:rPr>
        <w:t>.</w:t>
      </w:r>
    </w:p>
    <w:p w14:paraId="3F453A4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Swindles, G.T. et al., 2018: Climatic control on Icelandic volcanic activity during the mid-Holocene. </w:t>
      </w:r>
      <w:r w:rsidRPr="00B44095">
        <w:rPr>
          <w:i/>
          <w:sz w:val="20"/>
          <w:szCs w:val="20"/>
        </w:rPr>
        <w:t>Geology</w:t>
      </w:r>
      <w:r w:rsidRPr="00B44095">
        <w:rPr>
          <w:sz w:val="20"/>
          <w:szCs w:val="20"/>
        </w:rPr>
        <w:t>, doi:</w:t>
      </w:r>
      <w:hyperlink r:id="rId896" w:history="1">
        <w:r w:rsidRPr="00B44095">
          <w:rPr>
            <w:rStyle w:val="Hyperlink"/>
            <w:sz w:val="20"/>
            <w:szCs w:val="20"/>
            <w:lang w:val="en-US" w:eastAsia="fr-FR"/>
          </w:rPr>
          <w:t>10.1130/g39633.1</w:t>
        </w:r>
      </w:hyperlink>
      <w:r w:rsidRPr="00B44095">
        <w:rPr>
          <w:sz w:val="20"/>
          <w:szCs w:val="20"/>
        </w:rPr>
        <w:t>.</w:t>
      </w:r>
    </w:p>
    <w:p w14:paraId="5DD980A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Tanoue, M., Y. Hirabayashi, and H. Ikeuchi, 2016: Global-scale river flood vulnerability in the last 50 years. </w:t>
      </w:r>
      <w:r w:rsidRPr="00B44095">
        <w:rPr>
          <w:i/>
          <w:sz w:val="20"/>
          <w:szCs w:val="20"/>
        </w:rPr>
        <w:t>Scientific Reports</w:t>
      </w:r>
      <w:r w:rsidRPr="00B44095">
        <w:rPr>
          <w:sz w:val="20"/>
          <w:szCs w:val="20"/>
        </w:rPr>
        <w:t xml:space="preserve">, </w:t>
      </w:r>
      <w:r w:rsidRPr="00B44095">
        <w:rPr>
          <w:b/>
          <w:sz w:val="20"/>
          <w:szCs w:val="20"/>
        </w:rPr>
        <w:t>6(1)</w:t>
      </w:r>
      <w:r w:rsidRPr="00B44095">
        <w:rPr>
          <w:sz w:val="20"/>
          <w:szCs w:val="20"/>
        </w:rPr>
        <w:t>, 36021, doi:</w:t>
      </w:r>
      <w:hyperlink r:id="rId897" w:history="1">
        <w:r w:rsidRPr="00B44095">
          <w:rPr>
            <w:rStyle w:val="Hyperlink"/>
            <w:sz w:val="20"/>
            <w:szCs w:val="20"/>
            <w:lang w:val="en-US" w:eastAsia="fr-FR"/>
          </w:rPr>
          <w:t>10.1038/srep36021</w:t>
        </w:r>
      </w:hyperlink>
      <w:r w:rsidRPr="00B44095">
        <w:rPr>
          <w:sz w:val="20"/>
          <w:szCs w:val="20"/>
        </w:rPr>
        <w:t>.</w:t>
      </w:r>
    </w:p>
    <w:p w14:paraId="7C29256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Tans, P. and R.F. Keeling, 2020: Trends in Atmospheric Carbon Dioxide. Global Monitoring Laboratory, National Oceanic &amp; Atmospheric Administration Earth System Research Laboratories (NOAA/ESRL). Retrieved from: </w:t>
      </w:r>
      <w:hyperlink r:id="rId898" w:history="1">
        <w:r w:rsidRPr="00B44095">
          <w:rPr>
            <w:rStyle w:val="Hyperlink"/>
            <w:sz w:val="20"/>
            <w:szCs w:val="20"/>
            <w:lang w:val="en-US" w:eastAsia="fr-FR"/>
          </w:rPr>
          <w:t>www.esrl.noaa.gov/gmd/ccgg/trends</w:t>
        </w:r>
      </w:hyperlink>
      <w:r w:rsidRPr="00B44095">
        <w:rPr>
          <w:sz w:val="20"/>
          <w:szCs w:val="20"/>
        </w:rPr>
        <w:t>.</w:t>
      </w:r>
    </w:p>
    <w:p w14:paraId="518C32F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Tapiador, F.J., A. Navarro, R. Moreno, J.L. Sánchez, and E. García-Ortega, 2020: Regional climate models: 30 years of dynamical downscaling. </w:t>
      </w:r>
      <w:r w:rsidRPr="00B44095">
        <w:rPr>
          <w:i/>
          <w:sz w:val="20"/>
          <w:szCs w:val="20"/>
        </w:rPr>
        <w:t>Atmospheric Research</w:t>
      </w:r>
      <w:r w:rsidRPr="00B44095">
        <w:rPr>
          <w:sz w:val="20"/>
          <w:szCs w:val="20"/>
        </w:rPr>
        <w:t xml:space="preserve">, </w:t>
      </w:r>
      <w:r w:rsidRPr="00B44095">
        <w:rPr>
          <w:b/>
          <w:sz w:val="20"/>
          <w:szCs w:val="20"/>
        </w:rPr>
        <w:t>235</w:t>
      </w:r>
      <w:r w:rsidRPr="00B44095">
        <w:rPr>
          <w:sz w:val="20"/>
          <w:szCs w:val="20"/>
        </w:rPr>
        <w:t>, 104785, doi:</w:t>
      </w:r>
      <w:hyperlink r:id="rId899" w:history="1">
        <w:r w:rsidRPr="00B44095">
          <w:rPr>
            <w:rStyle w:val="Hyperlink"/>
            <w:sz w:val="20"/>
            <w:szCs w:val="20"/>
            <w:lang w:val="en-US" w:eastAsia="fr-FR"/>
          </w:rPr>
          <w:t>10.1016/j.atmosres.2019.104785</w:t>
        </w:r>
      </w:hyperlink>
      <w:r w:rsidRPr="00B44095">
        <w:rPr>
          <w:sz w:val="20"/>
          <w:szCs w:val="20"/>
        </w:rPr>
        <w:t>.</w:t>
      </w:r>
    </w:p>
    <w:p w14:paraId="0A8AF14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Tapley, B.D. et al., 2019: Contributions of GRACE to understanding climate change. </w:t>
      </w:r>
      <w:r w:rsidRPr="00B44095">
        <w:rPr>
          <w:i/>
          <w:sz w:val="20"/>
          <w:szCs w:val="20"/>
        </w:rPr>
        <w:t>Nature Climate Change</w:t>
      </w:r>
      <w:r w:rsidRPr="00B44095">
        <w:rPr>
          <w:sz w:val="20"/>
          <w:szCs w:val="20"/>
        </w:rPr>
        <w:t xml:space="preserve">, </w:t>
      </w:r>
      <w:r w:rsidRPr="00B44095">
        <w:rPr>
          <w:b/>
          <w:sz w:val="20"/>
          <w:szCs w:val="20"/>
        </w:rPr>
        <w:t>9(5)</w:t>
      </w:r>
      <w:r w:rsidRPr="00B44095">
        <w:rPr>
          <w:sz w:val="20"/>
          <w:szCs w:val="20"/>
        </w:rPr>
        <w:t>, 358–369, doi:</w:t>
      </w:r>
      <w:hyperlink r:id="rId900" w:history="1">
        <w:r w:rsidRPr="00B44095">
          <w:rPr>
            <w:rStyle w:val="Hyperlink"/>
            <w:sz w:val="20"/>
            <w:szCs w:val="20"/>
            <w:lang w:val="en-US" w:eastAsia="fr-FR"/>
          </w:rPr>
          <w:t>10.1038/s41558-019-0456-2</w:t>
        </w:r>
      </w:hyperlink>
      <w:r w:rsidRPr="00B44095">
        <w:rPr>
          <w:sz w:val="20"/>
          <w:szCs w:val="20"/>
        </w:rPr>
        <w:t>.</w:t>
      </w:r>
    </w:p>
    <w:p w14:paraId="0F575E0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Tardif, R. et al., 2019: Last Millennium Reanalysis with an expanded proxy database and seasonal proxy modeling. </w:t>
      </w:r>
      <w:r w:rsidRPr="00B44095">
        <w:rPr>
          <w:i/>
          <w:sz w:val="20"/>
          <w:szCs w:val="20"/>
        </w:rPr>
        <w:t>Climate of the Past</w:t>
      </w:r>
      <w:r w:rsidRPr="00B44095">
        <w:rPr>
          <w:sz w:val="20"/>
          <w:szCs w:val="20"/>
        </w:rPr>
        <w:t xml:space="preserve">, </w:t>
      </w:r>
      <w:r w:rsidRPr="00B44095">
        <w:rPr>
          <w:b/>
          <w:sz w:val="20"/>
          <w:szCs w:val="20"/>
        </w:rPr>
        <w:t>15(4)</w:t>
      </w:r>
      <w:r w:rsidRPr="00B44095">
        <w:rPr>
          <w:sz w:val="20"/>
          <w:szCs w:val="20"/>
        </w:rPr>
        <w:t>, 1251–1273, doi:</w:t>
      </w:r>
      <w:hyperlink r:id="rId901" w:history="1">
        <w:r w:rsidRPr="00B44095">
          <w:rPr>
            <w:rStyle w:val="Hyperlink"/>
            <w:sz w:val="20"/>
            <w:szCs w:val="20"/>
            <w:lang w:val="en-US" w:eastAsia="fr-FR"/>
          </w:rPr>
          <w:t>10.5194/cp-15-1251-2019</w:t>
        </w:r>
      </w:hyperlink>
      <w:r w:rsidRPr="00B44095">
        <w:rPr>
          <w:sz w:val="20"/>
          <w:szCs w:val="20"/>
        </w:rPr>
        <w:t>.</w:t>
      </w:r>
    </w:p>
    <w:p w14:paraId="25BF0A9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Taylor, A.H., V. Trouet, C.N. Skinner, and S. Stephens, 2016: Socioecological transitions trigger fire regime shifts and modulate fire–climate interactions in the Sierra Nevada, USA, 1600–2015 CE. </w:t>
      </w:r>
      <w:r w:rsidRPr="00B44095">
        <w:rPr>
          <w:i/>
          <w:sz w:val="20"/>
          <w:szCs w:val="20"/>
        </w:rPr>
        <w:t>Proceedings of the National Academy of Sciences</w:t>
      </w:r>
      <w:r w:rsidRPr="00B44095">
        <w:rPr>
          <w:sz w:val="20"/>
          <w:szCs w:val="20"/>
        </w:rPr>
        <w:t xml:space="preserve">, </w:t>
      </w:r>
      <w:r w:rsidRPr="00B44095">
        <w:rPr>
          <w:b/>
          <w:sz w:val="20"/>
          <w:szCs w:val="20"/>
        </w:rPr>
        <w:t>113(48)</w:t>
      </w:r>
      <w:r w:rsidRPr="00B44095">
        <w:rPr>
          <w:sz w:val="20"/>
          <w:szCs w:val="20"/>
        </w:rPr>
        <w:t>, 13684 LP  – 13689, doi:</w:t>
      </w:r>
      <w:hyperlink r:id="rId902" w:history="1">
        <w:r w:rsidRPr="00B44095">
          <w:rPr>
            <w:rStyle w:val="Hyperlink"/>
            <w:sz w:val="20"/>
            <w:szCs w:val="20"/>
            <w:lang w:val="en-US" w:eastAsia="fr-FR"/>
          </w:rPr>
          <w:t>10.1073/pnas.1609775113</w:t>
        </w:r>
      </w:hyperlink>
      <w:r w:rsidRPr="00B44095">
        <w:rPr>
          <w:sz w:val="20"/>
          <w:szCs w:val="20"/>
        </w:rPr>
        <w:t>.</w:t>
      </w:r>
    </w:p>
    <w:p w14:paraId="2D05E06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Taylor, K.E., R.J. Stouffer, and G.A. Meehl, 2012: An Overview of CMIP5 and the Experiment Design. </w:t>
      </w:r>
      <w:r w:rsidRPr="00B44095">
        <w:rPr>
          <w:i/>
          <w:sz w:val="20"/>
          <w:szCs w:val="20"/>
        </w:rPr>
        <w:t>Bulletin of the American Meteorological Society</w:t>
      </w:r>
      <w:r w:rsidRPr="00B44095">
        <w:rPr>
          <w:sz w:val="20"/>
          <w:szCs w:val="20"/>
        </w:rPr>
        <w:t xml:space="preserve">, </w:t>
      </w:r>
      <w:r w:rsidRPr="00B44095">
        <w:rPr>
          <w:b/>
          <w:sz w:val="20"/>
          <w:szCs w:val="20"/>
        </w:rPr>
        <w:t>93(4)</w:t>
      </w:r>
      <w:r w:rsidRPr="00B44095">
        <w:rPr>
          <w:sz w:val="20"/>
          <w:szCs w:val="20"/>
        </w:rPr>
        <w:t>, 485–498, doi:</w:t>
      </w:r>
      <w:hyperlink r:id="rId903" w:history="1">
        <w:r w:rsidRPr="00B44095">
          <w:rPr>
            <w:rStyle w:val="Hyperlink"/>
            <w:sz w:val="20"/>
            <w:szCs w:val="20"/>
            <w:lang w:val="en-US" w:eastAsia="fr-FR"/>
          </w:rPr>
          <w:t>10.1175/bams-d-11-00094.1</w:t>
        </w:r>
      </w:hyperlink>
      <w:r w:rsidRPr="00B44095">
        <w:rPr>
          <w:sz w:val="20"/>
          <w:szCs w:val="20"/>
        </w:rPr>
        <w:t>.</w:t>
      </w:r>
    </w:p>
    <w:p w14:paraId="557DB27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Tebaldi, C., 2004: Regional probabilities of precipitation change: A Bayesian analysis of multimodel simulations. </w:t>
      </w:r>
      <w:r w:rsidRPr="00B44095">
        <w:rPr>
          <w:i/>
          <w:sz w:val="20"/>
          <w:szCs w:val="20"/>
        </w:rPr>
        <w:t>Geophysical Research Letters</w:t>
      </w:r>
      <w:r w:rsidRPr="00B44095">
        <w:rPr>
          <w:sz w:val="20"/>
          <w:szCs w:val="20"/>
        </w:rPr>
        <w:t xml:space="preserve">, </w:t>
      </w:r>
      <w:r w:rsidRPr="00B44095">
        <w:rPr>
          <w:b/>
          <w:sz w:val="20"/>
          <w:szCs w:val="20"/>
        </w:rPr>
        <w:t>31(24)</w:t>
      </w:r>
      <w:r w:rsidRPr="00B44095">
        <w:rPr>
          <w:sz w:val="20"/>
          <w:szCs w:val="20"/>
        </w:rPr>
        <w:t>, L24213, doi:</w:t>
      </w:r>
      <w:hyperlink r:id="rId904" w:history="1">
        <w:r w:rsidRPr="00B44095">
          <w:rPr>
            <w:rStyle w:val="Hyperlink"/>
            <w:sz w:val="20"/>
            <w:szCs w:val="20"/>
            <w:lang w:val="en-US" w:eastAsia="fr-FR"/>
          </w:rPr>
          <w:t>10.1029/2004gl021276</w:t>
        </w:r>
      </w:hyperlink>
      <w:r w:rsidRPr="00B44095">
        <w:rPr>
          <w:sz w:val="20"/>
          <w:szCs w:val="20"/>
        </w:rPr>
        <w:t>.</w:t>
      </w:r>
    </w:p>
    <w:p w14:paraId="523384A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Tebaldi, C. and P. Friedlingstein, 2013: Delayed detection of climate mitigation benefits due to climate inertia and variability. </w:t>
      </w:r>
      <w:r w:rsidRPr="00B44095">
        <w:rPr>
          <w:i/>
          <w:sz w:val="20"/>
          <w:szCs w:val="20"/>
        </w:rPr>
        <w:t>Proceedings of the National Academy of Sciences of the United States of America</w:t>
      </w:r>
      <w:r w:rsidRPr="00B44095">
        <w:rPr>
          <w:sz w:val="20"/>
          <w:szCs w:val="20"/>
        </w:rPr>
        <w:t>, doi:</w:t>
      </w:r>
      <w:hyperlink r:id="rId905" w:history="1">
        <w:r w:rsidRPr="00B44095">
          <w:rPr>
            <w:rStyle w:val="Hyperlink"/>
            <w:sz w:val="20"/>
            <w:szCs w:val="20"/>
            <w:lang w:val="en-US" w:eastAsia="fr-FR"/>
          </w:rPr>
          <w:t>10.1073/pnas.1300005110</w:t>
        </w:r>
      </w:hyperlink>
      <w:r w:rsidRPr="00B44095">
        <w:rPr>
          <w:sz w:val="20"/>
          <w:szCs w:val="20"/>
        </w:rPr>
        <w:t>.</w:t>
      </w:r>
    </w:p>
    <w:p w14:paraId="1D74A7D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Tebaldi, C. and J.M. Arblaster, 2014: Pattern scaling: Its strengths and limitations, and an update on the latest model simulations. </w:t>
      </w:r>
      <w:r w:rsidRPr="00B44095">
        <w:rPr>
          <w:i/>
          <w:sz w:val="20"/>
          <w:szCs w:val="20"/>
        </w:rPr>
        <w:t>Climatic Change</w:t>
      </w:r>
      <w:r w:rsidRPr="00B44095">
        <w:rPr>
          <w:sz w:val="20"/>
          <w:szCs w:val="20"/>
        </w:rPr>
        <w:t xml:space="preserve">, </w:t>
      </w:r>
      <w:r w:rsidRPr="00B44095">
        <w:rPr>
          <w:b/>
          <w:sz w:val="20"/>
          <w:szCs w:val="20"/>
        </w:rPr>
        <w:t>122(3)</w:t>
      </w:r>
      <w:r w:rsidRPr="00B44095">
        <w:rPr>
          <w:sz w:val="20"/>
          <w:szCs w:val="20"/>
        </w:rPr>
        <w:t>, 459–471, doi:</w:t>
      </w:r>
      <w:hyperlink r:id="rId906" w:history="1">
        <w:r w:rsidRPr="00B44095">
          <w:rPr>
            <w:rStyle w:val="Hyperlink"/>
            <w:sz w:val="20"/>
            <w:szCs w:val="20"/>
            <w:lang w:val="en-US" w:eastAsia="fr-FR"/>
          </w:rPr>
          <w:t>10.1007/s10584-013-1032-9</w:t>
        </w:r>
      </w:hyperlink>
      <w:r w:rsidRPr="00B44095">
        <w:rPr>
          <w:sz w:val="20"/>
          <w:szCs w:val="20"/>
        </w:rPr>
        <w:t>.</w:t>
      </w:r>
    </w:p>
    <w:p w14:paraId="1F581DF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Tebaldi, C. and R. Knutti, 2018: Evaluating the accuracy of climate change pattern emulation for low warming targets. </w:t>
      </w:r>
      <w:r w:rsidRPr="00B44095">
        <w:rPr>
          <w:i/>
          <w:sz w:val="20"/>
          <w:szCs w:val="20"/>
        </w:rPr>
        <w:t>Environmental Research Letters</w:t>
      </w:r>
      <w:r w:rsidRPr="00B44095">
        <w:rPr>
          <w:sz w:val="20"/>
          <w:szCs w:val="20"/>
        </w:rPr>
        <w:t xml:space="preserve">, </w:t>
      </w:r>
      <w:r w:rsidRPr="00B44095">
        <w:rPr>
          <w:b/>
          <w:sz w:val="20"/>
          <w:szCs w:val="20"/>
        </w:rPr>
        <w:t>13(5)</w:t>
      </w:r>
      <w:r w:rsidRPr="00B44095">
        <w:rPr>
          <w:sz w:val="20"/>
          <w:szCs w:val="20"/>
        </w:rPr>
        <w:t>, 055006, doi:</w:t>
      </w:r>
      <w:hyperlink r:id="rId907" w:history="1">
        <w:r w:rsidRPr="00B44095">
          <w:rPr>
            <w:rStyle w:val="Hyperlink"/>
            <w:sz w:val="20"/>
            <w:szCs w:val="20"/>
            <w:lang w:val="en-US" w:eastAsia="fr-FR"/>
          </w:rPr>
          <w:t>10.1088/1748-9326/aabef2</w:t>
        </w:r>
      </w:hyperlink>
      <w:r w:rsidRPr="00B44095">
        <w:rPr>
          <w:sz w:val="20"/>
          <w:szCs w:val="20"/>
        </w:rPr>
        <w:t>.</w:t>
      </w:r>
    </w:p>
    <w:p w14:paraId="1282DA1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Tebaldi, C. et al., 2021: Climate model projections from the Scenario Model Intercomparison Project (ScenarioMIP) of CMIP6. </w:t>
      </w:r>
      <w:r w:rsidRPr="00B44095">
        <w:rPr>
          <w:i/>
          <w:sz w:val="20"/>
          <w:szCs w:val="20"/>
        </w:rPr>
        <w:t>Earth System Dynamics</w:t>
      </w:r>
      <w:r w:rsidRPr="00B44095">
        <w:rPr>
          <w:sz w:val="20"/>
          <w:szCs w:val="20"/>
        </w:rPr>
        <w:t xml:space="preserve">, </w:t>
      </w:r>
      <w:r w:rsidRPr="00B44095">
        <w:rPr>
          <w:b/>
          <w:sz w:val="20"/>
          <w:szCs w:val="20"/>
        </w:rPr>
        <w:t>12(1)</w:t>
      </w:r>
      <w:r w:rsidRPr="00B44095">
        <w:rPr>
          <w:sz w:val="20"/>
          <w:szCs w:val="20"/>
        </w:rPr>
        <w:t>, 253–293, doi:</w:t>
      </w:r>
      <w:hyperlink r:id="rId908" w:history="1">
        <w:r w:rsidRPr="00B44095">
          <w:rPr>
            <w:rStyle w:val="Hyperlink"/>
            <w:sz w:val="20"/>
            <w:szCs w:val="20"/>
            <w:lang w:val="en-US" w:eastAsia="fr-FR"/>
          </w:rPr>
          <w:t>10.5194/esd-12-253-2021</w:t>
        </w:r>
      </w:hyperlink>
      <w:r w:rsidRPr="00B44095">
        <w:rPr>
          <w:sz w:val="20"/>
          <w:szCs w:val="20"/>
        </w:rPr>
        <w:t>.</w:t>
      </w:r>
    </w:p>
    <w:p w14:paraId="40F6394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Thackeray, S.J. et al., 2020: Civil disobedience movements such as School Strike for the Climate are raising public awareness of the climate change emergency. </w:t>
      </w:r>
      <w:r w:rsidRPr="00B44095">
        <w:rPr>
          <w:i/>
          <w:sz w:val="20"/>
          <w:szCs w:val="20"/>
        </w:rPr>
        <w:t>Global Change Biology</w:t>
      </w:r>
      <w:r w:rsidRPr="00B44095">
        <w:rPr>
          <w:sz w:val="20"/>
          <w:szCs w:val="20"/>
        </w:rPr>
        <w:t xml:space="preserve">, </w:t>
      </w:r>
      <w:r w:rsidRPr="00B44095">
        <w:rPr>
          <w:b/>
          <w:sz w:val="20"/>
          <w:szCs w:val="20"/>
        </w:rPr>
        <w:t>26(3)</w:t>
      </w:r>
      <w:r w:rsidRPr="00B44095">
        <w:rPr>
          <w:sz w:val="20"/>
          <w:szCs w:val="20"/>
        </w:rPr>
        <w:t>, 1042–1044, doi:</w:t>
      </w:r>
      <w:hyperlink r:id="rId909" w:history="1">
        <w:r w:rsidRPr="00B44095">
          <w:rPr>
            <w:rStyle w:val="Hyperlink"/>
            <w:sz w:val="20"/>
            <w:szCs w:val="20"/>
            <w:lang w:val="en-US" w:eastAsia="fr-FR"/>
          </w:rPr>
          <w:t>10.1111/gcb.14978</w:t>
        </w:r>
      </w:hyperlink>
      <w:r w:rsidRPr="00B44095">
        <w:rPr>
          <w:sz w:val="20"/>
          <w:szCs w:val="20"/>
        </w:rPr>
        <w:t>.</w:t>
      </w:r>
    </w:p>
    <w:p w14:paraId="4100B2E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Thiery, W. et al., 2020: Warming of hot extremes alleviated by expanding irrigation. </w:t>
      </w:r>
      <w:r w:rsidRPr="00B44095">
        <w:rPr>
          <w:i/>
          <w:sz w:val="20"/>
          <w:szCs w:val="20"/>
        </w:rPr>
        <w:t>Nature Communications</w:t>
      </w:r>
      <w:r w:rsidRPr="00B44095">
        <w:rPr>
          <w:sz w:val="20"/>
          <w:szCs w:val="20"/>
        </w:rPr>
        <w:t xml:space="preserve">, </w:t>
      </w:r>
      <w:r w:rsidRPr="00B44095">
        <w:rPr>
          <w:b/>
          <w:sz w:val="20"/>
          <w:szCs w:val="20"/>
        </w:rPr>
        <w:t>11(1)</w:t>
      </w:r>
      <w:r w:rsidRPr="00B44095">
        <w:rPr>
          <w:sz w:val="20"/>
          <w:szCs w:val="20"/>
        </w:rPr>
        <w:t>, 290, doi:</w:t>
      </w:r>
      <w:hyperlink r:id="rId910" w:history="1">
        <w:r w:rsidRPr="00B44095">
          <w:rPr>
            <w:rStyle w:val="Hyperlink"/>
            <w:sz w:val="20"/>
            <w:szCs w:val="20"/>
            <w:lang w:val="en-US" w:eastAsia="fr-FR"/>
          </w:rPr>
          <w:t>10.1038/s41467-019-14075-4</w:t>
        </w:r>
      </w:hyperlink>
      <w:r w:rsidRPr="00B44095">
        <w:rPr>
          <w:sz w:val="20"/>
          <w:szCs w:val="20"/>
        </w:rPr>
        <w:t>.</w:t>
      </w:r>
    </w:p>
    <w:p w14:paraId="52DC651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Thomason, L.W. et al., 2018: A global space-based stratospheric aerosol climatology: 1979–2016. </w:t>
      </w:r>
      <w:r w:rsidRPr="00B44095">
        <w:rPr>
          <w:i/>
          <w:sz w:val="20"/>
          <w:szCs w:val="20"/>
        </w:rPr>
        <w:t>Earth System Science Data</w:t>
      </w:r>
      <w:r w:rsidRPr="00B44095">
        <w:rPr>
          <w:sz w:val="20"/>
          <w:szCs w:val="20"/>
        </w:rPr>
        <w:t xml:space="preserve">, </w:t>
      </w:r>
      <w:r w:rsidRPr="00B44095">
        <w:rPr>
          <w:b/>
          <w:sz w:val="20"/>
          <w:szCs w:val="20"/>
        </w:rPr>
        <w:t>10(1)</w:t>
      </w:r>
      <w:r w:rsidRPr="00B44095">
        <w:rPr>
          <w:sz w:val="20"/>
          <w:szCs w:val="20"/>
        </w:rPr>
        <w:t>, 469–492, doi:</w:t>
      </w:r>
      <w:hyperlink r:id="rId911" w:history="1">
        <w:r w:rsidRPr="00B44095">
          <w:rPr>
            <w:rStyle w:val="Hyperlink"/>
            <w:sz w:val="20"/>
            <w:szCs w:val="20"/>
            <w:lang w:val="en-US" w:eastAsia="fr-FR"/>
          </w:rPr>
          <w:t>10.5194/essd-10-469-2018</w:t>
        </w:r>
      </w:hyperlink>
      <w:r w:rsidRPr="00B44095">
        <w:rPr>
          <w:sz w:val="20"/>
          <w:szCs w:val="20"/>
        </w:rPr>
        <w:t>.</w:t>
      </w:r>
    </w:p>
    <w:p w14:paraId="6C200CE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Thompson, D.W.J., J.J. Kennedy, J.M. Wallace, and P.D. Jones, 2008: A large discontinuity in the mid-twentieth century in observed global-mean surface temperature. </w:t>
      </w:r>
      <w:r w:rsidRPr="00B44095">
        <w:rPr>
          <w:i/>
          <w:sz w:val="20"/>
          <w:szCs w:val="20"/>
        </w:rPr>
        <w:t>Nature</w:t>
      </w:r>
      <w:r w:rsidRPr="00B44095">
        <w:rPr>
          <w:sz w:val="20"/>
          <w:szCs w:val="20"/>
        </w:rPr>
        <w:t xml:space="preserve">, </w:t>
      </w:r>
      <w:r w:rsidRPr="00B44095">
        <w:rPr>
          <w:b/>
          <w:sz w:val="20"/>
          <w:szCs w:val="20"/>
        </w:rPr>
        <w:t>453(7195)</w:t>
      </w:r>
      <w:r w:rsidRPr="00B44095">
        <w:rPr>
          <w:sz w:val="20"/>
          <w:szCs w:val="20"/>
        </w:rPr>
        <w:t>, 646–649, doi:</w:t>
      </w:r>
      <w:hyperlink r:id="rId912" w:history="1">
        <w:r w:rsidRPr="00B44095">
          <w:rPr>
            <w:rStyle w:val="Hyperlink"/>
            <w:sz w:val="20"/>
            <w:szCs w:val="20"/>
            <w:lang w:val="en-US" w:eastAsia="fr-FR"/>
          </w:rPr>
          <w:t>10.1038/nature06982</w:t>
        </w:r>
      </w:hyperlink>
      <w:r w:rsidRPr="00B44095">
        <w:rPr>
          <w:sz w:val="20"/>
          <w:szCs w:val="20"/>
        </w:rPr>
        <w:t>.</w:t>
      </w:r>
    </w:p>
    <w:p w14:paraId="249B23E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lastRenderedPageBreak/>
        <w:t xml:space="preserve">Thorne, P.W. and R.S. Vose, 2010: Reanalyses suitable for characterizing long-term trends. </w:t>
      </w:r>
      <w:r w:rsidRPr="00B44095">
        <w:rPr>
          <w:i/>
          <w:sz w:val="20"/>
          <w:szCs w:val="20"/>
        </w:rPr>
        <w:t>Bulletin of the American Meteorological Society</w:t>
      </w:r>
      <w:r w:rsidRPr="00B44095">
        <w:rPr>
          <w:sz w:val="20"/>
          <w:szCs w:val="20"/>
        </w:rPr>
        <w:t xml:space="preserve">, </w:t>
      </w:r>
      <w:r w:rsidRPr="00B44095">
        <w:rPr>
          <w:b/>
          <w:sz w:val="20"/>
          <w:szCs w:val="20"/>
        </w:rPr>
        <w:t>91(3)</w:t>
      </w:r>
      <w:r w:rsidRPr="00B44095">
        <w:rPr>
          <w:sz w:val="20"/>
          <w:szCs w:val="20"/>
        </w:rPr>
        <w:t>, 353–361, doi:</w:t>
      </w:r>
      <w:hyperlink r:id="rId913" w:history="1">
        <w:r w:rsidRPr="00B44095">
          <w:rPr>
            <w:rStyle w:val="Hyperlink"/>
            <w:sz w:val="20"/>
            <w:szCs w:val="20"/>
            <w:lang w:val="en-US" w:eastAsia="fr-FR"/>
          </w:rPr>
          <w:t>10.1175/2009bams2858.1</w:t>
        </w:r>
      </w:hyperlink>
      <w:r w:rsidRPr="00B44095">
        <w:rPr>
          <w:sz w:val="20"/>
          <w:szCs w:val="20"/>
        </w:rPr>
        <w:t>.</w:t>
      </w:r>
    </w:p>
    <w:p w14:paraId="6EBD1AA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Thorne, P.W., J.R. Lanzante, T.C. Peterson, D.J. Seidel, and K.P. Shine, 2011: Tropospheric temperature trends: history of an ongoing controversy. </w:t>
      </w:r>
      <w:r w:rsidRPr="00B44095">
        <w:rPr>
          <w:i/>
          <w:sz w:val="20"/>
          <w:szCs w:val="20"/>
        </w:rPr>
        <w:t>Wiley Interdisciplinary Reviews: Climate Change</w:t>
      </w:r>
      <w:r w:rsidRPr="00B44095">
        <w:rPr>
          <w:sz w:val="20"/>
          <w:szCs w:val="20"/>
        </w:rPr>
        <w:t xml:space="preserve">, </w:t>
      </w:r>
      <w:r w:rsidRPr="00B44095">
        <w:rPr>
          <w:b/>
          <w:sz w:val="20"/>
          <w:szCs w:val="20"/>
        </w:rPr>
        <w:t>2(1)</w:t>
      </w:r>
      <w:r w:rsidRPr="00B44095">
        <w:rPr>
          <w:sz w:val="20"/>
          <w:szCs w:val="20"/>
        </w:rPr>
        <w:t>, 66–88, doi:</w:t>
      </w:r>
      <w:hyperlink r:id="rId914" w:history="1">
        <w:r w:rsidRPr="00B44095">
          <w:rPr>
            <w:rStyle w:val="Hyperlink"/>
            <w:sz w:val="20"/>
            <w:szCs w:val="20"/>
            <w:lang w:val="en-US" w:eastAsia="fr-FR"/>
          </w:rPr>
          <w:t>10.1002/wcc.80</w:t>
        </w:r>
      </w:hyperlink>
      <w:r w:rsidRPr="00B44095">
        <w:rPr>
          <w:sz w:val="20"/>
          <w:szCs w:val="20"/>
        </w:rPr>
        <w:t>.</w:t>
      </w:r>
    </w:p>
    <w:p w14:paraId="67B53CC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Tian, B. and X. Dong, 2020: The Double-ITCZ Bias in CMIP3, CMIP5, and CMIP6 Models Based on Annual Mean Precipitation. </w:t>
      </w:r>
      <w:r w:rsidRPr="00B44095">
        <w:rPr>
          <w:i/>
          <w:sz w:val="20"/>
          <w:szCs w:val="20"/>
        </w:rPr>
        <w:t>Geophysical Research Letters</w:t>
      </w:r>
      <w:r w:rsidRPr="00B44095">
        <w:rPr>
          <w:sz w:val="20"/>
          <w:szCs w:val="20"/>
        </w:rPr>
        <w:t xml:space="preserve">, </w:t>
      </w:r>
      <w:r w:rsidRPr="00B44095">
        <w:rPr>
          <w:b/>
          <w:sz w:val="20"/>
          <w:szCs w:val="20"/>
        </w:rPr>
        <w:t>47(8)</w:t>
      </w:r>
      <w:r w:rsidRPr="00B44095">
        <w:rPr>
          <w:sz w:val="20"/>
          <w:szCs w:val="20"/>
        </w:rPr>
        <w:t>, e2020GL087232, doi:</w:t>
      </w:r>
      <w:hyperlink r:id="rId915" w:history="1">
        <w:r w:rsidRPr="00B44095">
          <w:rPr>
            <w:rStyle w:val="Hyperlink"/>
            <w:sz w:val="20"/>
            <w:szCs w:val="20"/>
            <w:lang w:val="en-US" w:eastAsia="fr-FR"/>
          </w:rPr>
          <w:t>10.1029/2020gl087232</w:t>
        </w:r>
      </w:hyperlink>
      <w:r w:rsidRPr="00B44095">
        <w:rPr>
          <w:sz w:val="20"/>
          <w:szCs w:val="20"/>
        </w:rPr>
        <w:t>.</w:t>
      </w:r>
    </w:p>
    <w:p w14:paraId="2EEAA2A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Tierney, J.E. et al., 2015: Tropical sea surface temperatures for the past four centuries reconstructed from coral archives. </w:t>
      </w:r>
      <w:r w:rsidRPr="00B44095">
        <w:rPr>
          <w:i/>
          <w:sz w:val="20"/>
          <w:szCs w:val="20"/>
        </w:rPr>
        <w:t>Paleoceanography</w:t>
      </w:r>
      <w:r w:rsidRPr="00B44095">
        <w:rPr>
          <w:sz w:val="20"/>
          <w:szCs w:val="20"/>
        </w:rPr>
        <w:t xml:space="preserve">, </w:t>
      </w:r>
      <w:r w:rsidRPr="00B44095">
        <w:rPr>
          <w:b/>
          <w:sz w:val="20"/>
          <w:szCs w:val="20"/>
        </w:rPr>
        <w:t>30(3)</w:t>
      </w:r>
      <w:r w:rsidRPr="00B44095">
        <w:rPr>
          <w:sz w:val="20"/>
          <w:szCs w:val="20"/>
        </w:rPr>
        <w:t>, 226–252, doi:</w:t>
      </w:r>
      <w:hyperlink r:id="rId916" w:history="1">
        <w:r w:rsidRPr="00B44095">
          <w:rPr>
            <w:rStyle w:val="Hyperlink"/>
            <w:sz w:val="20"/>
            <w:szCs w:val="20"/>
            <w:lang w:val="en-US" w:eastAsia="fr-FR"/>
          </w:rPr>
          <w:t>10.1002/2014pa002717</w:t>
        </w:r>
      </w:hyperlink>
      <w:r w:rsidRPr="00B44095">
        <w:rPr>
          <w:sz w:val="20"/>
          <w:szCs w:val="20"/>
        </w:rPr>
        <w:t>.</w:t>
      </w:r>
    </w:p>
    <w:p w14:paraId="7A6E7EC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Tierney, J.E. et al., 2020a: Past climates inform our future. </w:t>
      </w:r>
      <w:r w:rsidRPr="00B44095">
        <w:rPr>
          <w:i/>
          <w:sz w:val="20"/>
          <w:szCs w:val="20"/>
        </w:rPr>
        <w:t>Science</w:t>
      </w:r>
      <w:r w:rsidRPr="00B44095">
        <w:rPr>
          <w:sz w:val="20"/>
          <w:szCs w:val="20"/>
        </w:rPr>
        <w:t xml:space="preserve">, </w:t>
      </w:r>
      <w:r w:rsidRPr="00B44095">
        <w:rPr>
          <w:b/>
          <w:sz w:val="20"/>
          <w:szCs w:val="20"/>
        </w:rPr>
        <w:t>370(6517)</w:t>
      </w:r>
      <w:r w:rsidRPr="00B44095">
        <w:rPr>
          <w:sz w:val="20"/>
          <w:szCs w:val="20"/>
        </w:rPr>
        <w:t>, eaay3701, doi:</w:t>
      </w:r>
      <w:hyperlink r:id="rId917" w:history="1">
        <w:r w:rsidRPr="00B44095">
          <w:rPr>
            <w:rStyle w:val="Hyperlink"/>
            <w:sz w:val="20"/>
            <w:szCs w:val="20"/>
            <w:lang w:val="en-US" w:eastAsia="fr-FR"/>
          </w:rPr>
          <w:t>10.1126/science.aay3701</w:t>
        </w:r>
      </w:hyperlink>
      <w:r w:rsidRPr="00B44095">
        <w:rPr>
          <w:sz w:val="20"/>
          <w:szCs w:val="20"/>
        </w:rPr>
        <w:t>.</w:t>
      </w:r>
    </w:p>
    <w:p w14:paraId="7C02E5F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Tierney, J.E. et al., 2020b: Glacial cooling and climate sensitivity revisited. </w:t>
      </w:r>
      <w:r w:rsidRPr="00B44095">
        <w:rPr>
          <w:i/>
          <w:sz w:val="20"/>
          <w:szCs w:val="20"/>
        </w:rPr>
        <w:t>Nature</w:t>
      </w:r>
      <w:r w:rsidRPr="00B44095">
        <w:rPr>
          <w:sz w:val="20"/>
          <w:szCs w:val="20"/>
        </w:rPr>
        <w:t xml:space="preserve">, </w:t>
      </w:r>
      <w:r w:rsidRPr="00B44095">
        <w:rPr>
          <w:b/>
          <w:sz w:val="20"/>
          <w:szCs w:val="20"/>
        </w:rPr>
        <w:t>584(7822)</w:t>
      </w:r>
      <w:r w:rsidRPr="00B44095">
        <w:rPr>
          <w:sz w:val="20"/>
          <w:szCs w:val="20"/>
        </w:rPr>
        <w:t>, 569–573, doi:</w:t>
      </w:r>
      <w:hyperlink r:id="rId918" w:history="1">
        <w:r w:rsidRPr="00B44095">
          <w:rPr>
            <w:rStyle w:val="Hyperlink"/>
            <w:sz w:val="20"/>
            <w:szCs w:val="20"/>
            <w:lang w:val="en-US" w:eastAsia="fr-FR"/>
          </w:rPr>
          <w:t>10.1038/s41586-020-2617-x</w:t>
        </w:r>
      </w:hyperlink>
      <w:r w:rsidRPr="00B44095">
        <w:rPr>
          <w:sz w:val="20"/>
          <w:szCs w:val="20"/>
        </w:rPr>
        <w:t>.</w:t>
      </w:r>
    </w:p>
    <w:p w14:paraId="163D4C2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Tilbrook, B. et al., 2019: An Enhanced Ocean Acidification Observing Network: From People to Technology to Data Synthesis and Information Exchange. </w:t>
      </w:r>
      <w:r w:rsidRPr="00B44095">
        <w:rPr>
          <w:i/>
          <w:sz w:val="20"/>
          <w:szCs w:val="20"/>
        </w:rPr>
        <w:t>Frontiers in Marine Science</w:t>
      </w:r>
      <w:r w:rsidRPr="00B44095">
        <w:rPr>
          <w:sz w:val="20"/>
          <w:szCs w:val="20"/>
        </w:rPr>
        <w:t xml:space="preserve">, </w:t>
      </w:r>
      <w:r w:rsidRPr="00B44095">
        <w:rPr>
          <w:b/>
          <w:sz w:val="20"/>
          <w:szCs w:val="20"/>
        </w:rPr>
        <w:t>6</w:t>
      </w:r>
      <w:r w:rsidRPr="00B44095">
        <w:rPr>
          <w:sz w:val="20"/>
          <w:szCs w:val="20"/>
        </w:rPr>
        <w:t>, 337, doi:</w:t>
      </w:r>
      <w:hyperlink r:id="rId919" w:history="1">
        <w:r w:rsidRPr="00B44095">
          <w:rPr>
            <w:rStyle w:val="Hyperlink"/>
            <w:sz w:val="20"/>
            <w:szCs w:val="20"/>
            <w:lang w:val="en-US" w:eastAsia="fr-FR"/>
          </w:rPr>
          <w:t>10.3389/fmars.2019.00337</w:t>
        </w:r>
      </w:hyperlink>
      <w:r w:rsidRPr="00B44095">
        <w:rPr>
          <w:sz w:val="20"/>
          <w:szCs w:val="20"/>
        </w:rPr>
        <w:t>.</w:t>
      </w:r>
    </w:p>
    <w:p w14:paraId="489F9E7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Tilling, R.L., A. Ridout, and A. Shepherd, 2018: Estimating Arctic sea ice thickness and volume using CryoSat-2 radar altimeter data. </w:t>
      </w:r>
      <w:r w:rsidRPr="00B44095">
        <w:rPr>
          <w:i/>
          <w:sz w:val="20"/>
          <w:szCs w:val="20"/>
        </w:rPr>
        <w:t>Advances in Space Research</w:t>
      </w:r>
      <w:r w:rsidRPr="00B44095">
        <w:rPr>
          <w:sz w:val="20"/>
          <w:szCs w:val="20"/>
        </w:rPr>
        <w:t xml:space="preserve">, </w:t>
      </w:r>
      <w:r w:rsidRPr="00B44095">
        <w:rPr>
          <w:b/>
          <w:sz w:val="20"/>
          <w:szCs w:val="20"/>
        </w:rPr>
        <w:t>62(6)</w:t>
      </w:r>
      <w:r w:rsidRPr="00B44095">
        <w:rPr>
          <w:sz w:val="20"/>
          <w:szCs w:val="20"/>
        </w:rPr>
        <w:t>, 1203–1225, doi:</w:t>
      </w:r>
      <w:hyperlink r:id="rId920" w:history="1">
        <w:r w:rsidRPr="00B44095">
          <w:rPr>
            <w:rStyle w:val="Hyperlink"/>
            <w:sz w:val="20"/>
            <w:szCs w:val="20"/>
            <w:lang w:val="en-US" w:eastAsia="fr-FR"/>
          </w:rPr>
          <w:t>10.1016/j.asr.2017.10.051</w:t>
        </w:r>
      </w:hyperlink>
      <w:r w:rsidRPr="00B44095">
        <w:rPr>
          <w:sz w:val="20"/>
          <w:szCs w:val="20"/>
        </w:rPr>
        <w:t>.</w:t>
      </w:r>
    </w:p>
    <w:p w14:paraId="2E8FA98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Tokarska, K.B. et al., 2019: Recommended temperature metrics for carbon budget estimates, model evaluation and climate policy. </w:t>
      </w:r>
      <w:r w:rsidRPr="00B44095">
        <w:rPr>
          <w:i/>
          <w:sz w:val="20"/>
          <w:szCs w:val="20"/>
        </w:rPr>
        <w:t>Nature Geoscience</w:t>
      </w:r>
      <w:r w:rsidRPr="00B44095">
        <w:rPr>
          <w:sz w:val="20"/>
          <w:szCs w:val="20"/>
        </w:rPr>
        <w:t xml:space="preserve">, </w:t>
      </w:r>
      <w:r w:rsidRPr="00B44095">
        <w:rPr>
          <w:b/>
          <w:sz w:val="20"/>
          <w:szCs w:val="20"/>
        </w:rPr>
        <w:t>12(12)</w:t>
      </w:r>
      <w:r w:rsidRPr="00B44095">
        <w:rPr>
          <w:sz w:val="20"/>
          <w:szCs w:val="20"/>
        </w:rPr>
        <w:t>, 964–971, doi:</w:t>
      </w:r>
      <w:hyperlink r:id="rId921" w:history="1">
        <w:r w:rsidRPr="00B44095">
          <w:rPr>
            <w:rStyle w:val="Hyperlink"/>
            <w:sz w:val="20"/>
            <w:szCs w:val="20"/>
            <w:lang w:val="en-US" w:eastAsia="fr-FR"/>
          </w:rPr>
          <w:t>10.1038/s41561-019-0493-5</w:t>
        </w:r>
      </w:hyperlink>
      <w:r w:rsidRPr="00B44095">
        <w:rPr>
          <w:sz w:val="20"/>
          <w:szCs w:val="20"/>
        </w:rPr>
        <w:t>.</w:t>
      </w:r>
    </w:p>
    <w:p w14:paraId="5866850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Tolwinski-Ward, S.E., M.N. Evans, M.K. Hughes, and K.J. Anchukaitis, 2011: An efficient forward model of the climate controls on interannual variation in tree-ring width. </w:t>
      </w:r>
      <w:r w:rsidRPr="00B44095">
        <w:rPr>
          <w:i/>
          <w:sz w:val="20"/>
          <w:szCs w:val="20"/>
        </w:rPr>
        <w:t>Climate Dynamics</w:t>
      </w:r>
      <w:r w:rsidRPr="00B44095">
        <w:rPr>
          <w:sz w:val="20"/>
          <w:szCs w:val="20"/>
        </w:rPr>
        <w:t xml:space="preserve">, </w:t>
      </w:r>
      <w:r w:rsidRPr="00B44095">
        <w:rPr>
          <w:b/>
          <w:sz w:val="20"/>
          <w:szCs w:val="20"/>
        </w:rPr>
        <w:t>36(11)</w:t>
      </w:r>
      <w:r w:rsidRPr="00B44095">
        <w:rPr>
          <w:sz w:val="20"/>
          <w:szCs w:val="20"/>
        </w:rPr>
        <w:t>, 2419–2439, doi:</w:t>
      </w:r>
      <w:hyperlink r:id="rId922" w:history="1">
        <w:r w:rsidRPr="00B44095">
          <w:rPr>
            <w:rStyle w:val="Hyperlink"/>
            <w:sz w:val="20"/>
            <w:szCs w:val="20"/>
            <w:lang w:val="en-US" w:eastAsia="fr-FR"/>
          </w:rPr>
          <w:t>10.1007/s00382-010-0945-5</w:t>
        </w:r>
      </w:hyperlink>
      <w:r w:rsidRPr="00B44095">
        <w:rPr>
          <w:sz w:val="20"/>
          <w:szCs w:val="20"/>
        </w:rPr>
        <w:t>.</w:t>
      </w:r>
    </w:p>
    <w:p w14:paraId="7009CB6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Toon, O.B. and J.B. Pollack, 1976: A Global Average Model of Atmospheric Aerosols for Radiative Transfer Calculations. </w:t>
      </w:r>
      <w:r w:rsidRPr="00B44095">
        <w:rPr>
          <w:i/>
          <w:sz w:val="20"/>
          <w:szCs w:val="20"/>
        </w:rPr>
        <w:t>Journal of Applied Meteorology</w:t>
      </w:r>
      <w:r w:rsidRPr="00B44095">
        <w:rPr>
          <w:sz w:val="20"/>
          <w:szCs w:val="20"/>
        </w:rPr>
        <w:t xml:space="preserve">, </w:t>
      </w:r>
      <w:r w:rsidRPr="00B44095">
        <w:rPr>
          <w:b/>
          <w:sz w:val="20"/>
          <w:szCs w:val="20"/>
        </w:rPr>
        <w:t>15(3)</w:t>
      </w:r>
      <w:r w:rsidRPr="00B44095">
        <w:rPr>
          <w:sz w:val="20"/>
          <w:szCs w:val="20"/>
        </w:rPr>
        <w:t>, 225–246, doi:</w:t>
      </w:r>
      <w:hyperlink r:id="rId923" w:history="1">
        <w:r w:rsidRPr="00B44095">
          <w:rPr>
            <w:rStyle w:val="Hyperlink"/>
            <w:sz w:val="20"/>
            <w:szCs w:val="20"/>
            <w:lang w:val="en-US" w:eastAsia="fr-FR"/>
          </w:rPr>
          <w:t>10.1175/1520-0450(1976)015&lt;0225:agamoa&gt;2.0.co;2</w:t>
        </w:r>
      </w:hyperlink>
      <w:r w:rsidRPr="00B44095">
        <w:rPr>
          <w:sz w:val="20"/>
          <w:szCs w:val="20"/>
        </w:rPr>
        <w:t>.</w:t>
      </w:r>
    </w:p>
    <w:p w14:paraId="42CD56A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Touzé-Peiffer, L., A. Barberousse, and H. Le Treut, 2020: The Coupled Model Intercomparison Project: History, uses, and structural effects on climate research. </w:t>
      </w:r>
      <w:r w:rsidRPr="00B44095">
        <w:rPr>
          <w:i/>
          <w:sz w:val="20"/>
          <w:szCs w:val="20"/>
        </w:rPr>
        <w:t>WIREs Climate Change</w:t>
      </w:r>
      <w:r w:rsidRPr="00B44095">
        <w:rPr>
          <w:sz w:val="20"/>
          <w:szCs w:val="20"/>
        </w:rPr>
        <w:t xml:space="preserve">, </w:t>
      </w:r>
      <w:r w:rsidRPr="00B44095">
        <w:rPr>
          <w:b/>
          <w:sz w:val="20"/>
          <w:szCs w:val="20"/>
        </w:rPr>
        <w:t>11(4)</w:t>
      </w:r>
      <w:r w:rsidRPr="00B44095">
        <w:rPr>
          <w:sz w:val="20"/>
          <w:szCs w:val="20"/>
        </w:rPr>
        <w:t>, e648, doi:</w:t>
      </w:r>
      <w:hyperlink r:id="rId924" w:history="1">
        <w:r w:rsidRPr="00B44095">
          <w:rPr>
            <w:rStyle w:val="Hyperlink"/>
            <w:sz w:val="20"/>
            <w:szCs w:val="20"/>
            <w:lang w:val="en-US" w:eastAsia="fr-FR"/>
          </w:rPr>
          <w:t>10.1002/wcc.648</w:t>
        </w:r>
      </w:hyperlink>
      <w:r w:rsidRPr="00B44095">
        <w:rPr>
          <w:sz w:val="20"/>
          <w:szCs w:val="20"/>
        </w:rPr>
        <w:t>.</w:t>
      </w:r>
    </w:p>
    <w:p w14:paraId="5A81567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Toyoda, T. et al., 2017: Interannual-decadal variability of wintertime mixed layer depths in the North Pacific detected by an ensemble of ocean syntheses. </w:t>
      </w:r>
      <w:r w:rsidRPr="00B44095">
        <w:rPr>
          <w:i/>
          <w:sz w:val="20"/>
          <w:szCs w:val="20"/>
        </w:rPr>
        <w:t>Climate Dynamics</w:t>
      </w:r>
      <w:r w:rsidRPr="00B44095">
        <w:rPr>
          <w:sz w:val="20"/>
          <w:szCs w:val="20"/>
        </w:rPr>
        <w:t xml:space="preserve">, </w:t>
      </w:r>
      <w:r w:rsidRPr="00B44095">
        <w:rPr>
          <w:b/>
          <w:sz w:val="20"/>
          <w:szCs w:val="20"/>
        </w:rPr>
        <w:t>49(3)</w:t>
      </w:r>
      <w:r w:rsidRPr="00B44095">
        <w:rPr>
          <w:sz w:val="20"/>
          <w:szCs w:val="20"/>
        </w:rPr>
        <w:t>, 891–907, doi:</w:t>
      </w:r>
      <w:hyperlink r:id="rId925" w:history="1">
        <w:r w:rsidRPr="00B44095">
          <w:rPr>
            <w:rStyle w:val="Hyperlink"/>
            <w:sz w:val="20"/>
            <w:szCs w:val="20"/>
            <w:lang w:val="en-US" w:eastAsia="fr-FR"/>
          </w:rPr>
          <w:t>10.1007/s00382-015-2762-3</w:t>
        </w:r>
      </w:hyperlink>
      <w:r w:rsidRPr="00B44095">
        <w:rPr>
          <w:sz w:val="20"/>
          <w:szCs w:val="20"/>
        </w:rPr>
        <w:t>.</w:t>
      </w:r>
    </w:p>
    <w:p w14:paraId="2EDE4C3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Trenberth, K.E., M. Marquis, and S. Zebiak, 2016: The vital need for a climate information system. </w:t>
      </w:r>
      <w:r w:rsidRPr="00B44095">
        <w:rPr>
          <w:i/>
          <w:sz w:val="20"/>
          <w:szCs w:val="20"/>
        </w:rPr>
        <w:t>Nature Climate Change</w:t>
      </w:r>
      <w:r w:rsidRPr="00B44095">
        <w:rPr>
          <w:sz w:val="20"/>
          <w:szCs w:val="20"/>
        </w:rPr>
        <w:t>, doi:</w:t>
      </w:r>
      <w:hyperlink r:id="rId926" w:history="1">
        <w:r w:rsidRPr="00B44095">
          <w:rPr>
            <w:rStyle w:val="Hyperlink"/>
            <w:sz w:val="20"/>
            <w:szCs w:val="20"/>
            <w:lang w:val="en-US" w:eastAsia="fr-FR"/>
          </w:rPr>
          <w:t>10.1038/nclimate3170</w:t>
        </w:r>
      </w:hyperlink>
      <w:r w:rsidRPr="00B44095">
        <w:rPr>
          <w:sz w:val="20"/>
          <w:szCs w:val="20"/>
        </w:rPr>
        <w:t>.</w:t>
      </w:r>
    </w:p>
    <w:p w14:paraId="211E12E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Trenberth, K.E., Y. Zhang, J.T. Fasullo, and L. Cheng, 2019: Observation-based estimates of global and basin ocean meridional heat transport time series. </w:t>
      </w:r>
      <w:r w:rsidRPr="00B44095">
        <w:rPr>
          <w:i/>
          <w:sz w:val="20"/>
          <w:szCs w:val="20"/>
        </w:rPr>
        <w:t>Journal of Climate</w:t>
      </w:r>
      <w:r w:rsidRPr="00B44095">
        <w:rPr>
          <w:sz w:val="20"/>
          <w:szCs w:val="20"/>
        </w:rPr>
        <w:t xml:space="preserve">, </w:t>
      </w:r>
      <w:r w:rsidRPr="00B44095">
        <w:rPr>
          <w:b/>
          <w:sz w:val="20"/>
          <w:szCs w:val="20"/>
        </w:rPr>
        <w:t>32(14)</w:t>
      </w:r>
      <w:r w:rsidRPr="00B44095">
        <w:rPr>
          <w:sz w:val="20"/>
          <w:szCs w:val="20"/>
        </w:rPr>
        <w:t>, 4567–4583, doi:</w:t>
      </w:r>
      <w:hyperlink r:id="rId927" w:history="1">
        <w:r w:rsidRPr="00B44095">
          <w:rPr>
            <w:rStyle w:val="Hyperlink"/>
            <w:sz w:val="20"/>
            <w:szCs w:val="20"/>
            <w:lang w:val="en-US" w:eastAsia="fr-FR"/>
          </w:rPr>
          <w:t>10.1175/jcli-d-18-0872.1</w:t>
        </w:r>
      </w:hyperlink>
      <w:r w:rsidRPr="00B44095">
        <w:rPr>
          <w:sz w:val="20"/>
          <w:szCs w:val="20"/>
        </w:rPr>
        <w:t>.</w:t>
      </w:r>
    </w:p>
    <w:p w14:paraId="19C6E6C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Trewin, B. et al., 2021: Headline Indicators for Global Climate Monitoring. </w:t>
      </w:r>
      <w:r w:rsidRPr="00B44095">
        <w:rPr>
          <w:i/>
          <w:sz w:val="20"/>
          <w:szCs w:val="20"/>
        </w:rPr>
        <w:t>Bulletin of the American Meteorological Society</w:t>
      </w:r>
      <w:r w:rsidRPr="00B44095">
        <w:rPr>
          <w:sz w:val="20"/>
          <w:szCs w:val="20"/>
        </w:rPr>
        <w:t xml:space="preserve">, </w:t>
      </w:r>
      <w:r w:rsidRPr="00B44095">
        <w:rPr>
          <w:b/>
          <w:sz w:val="20"/>
          <w:szCs w:val="20"/>
        </w:rPr>
        <w:t>102(1)</w:t>
      </w:r>
      <w:r w:rsidRPr="00B44095">
        <w:rPr>
          <w:sz w:val="20"/>
          <w:szCs w:val="20"/>
        </w:rPr>
        <w:t>, E20–E37, doi:</w:t>
      </w:r>
      <w:hyperlink r:id="rId928" w:history="1">
        <w:r w:rsidRPr="00B44095">
          <w:rPr>
            <w:rStyle w:val="Hyperlink"/>
            <w:sz w:val="20"/>
            <w:szCs w:val="20"/>
            <w:lang w:val="en-US" w:eastAsia="fr-FR"/>
          </w:rPr>
          <w:t>10.1175/bams-d-19-0196.1</w:t>
        </w:r>
      </w:hyperlink>
      <w:r w:rsidRPr="00B44095">
        <w:rPr>
          <w:sz w:val="20"/>
          <w:szCs w:val="20"/>
        </w:rPr>
        <w:t>.</w:t>
      </w:r>
    </w:p>
    <w:p w14:paraId="7E8F499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Trouet, V., F. Babst, and M. Meko, 2018: Recent enhanced high-summer North Atlantic Jet variability emerges from three-century context. </w:t>
      </w:r>
      <w:r w:rsidRPr="00B44095">
        <w:rPr>
          <w:i/>
          <w:sz w:val="20"/>
          <w:szCs w:val="20"/>
        </w:rPr>
        <w:t>Nature Communications</w:t>
      </w:r>
      <w:r w:rsidRPr="00B44095">
        <w:rPr>
          <w:sz w:val="20"/>
          <w:szCs w:val="20"/>
        </w:rPr>
        <w:t xml:space="preserve">, </w:t>
      </w:r>
      <w:r w:rsidRPr="00B44095">
        <w:rPr>
          <w:b/>
          <w:sz w:val="20"/>
          <w:szCs w:val="20"/>
        </w:rPr>
        <w:t>9(1)</w:t>
      </w:r>
      <w:r w:rsidRPr="00B44095">
        <w:rPr>
          <w:sz w:val="20"/>
          <w:szCs w:val="20"/>
        </w:rPr>
        <w:t>, 180, doi:</w:t>
      </w:r>
      <w:hyperlink r:id="rId929" w:history="1">
        <w:r w:rsidRPr="00B44095">
          <w:rPr>
            <w:rStyle w:val="Hyperlink"/>
            <w:sz w:val="20"/>
            <w:szCs w:val="20"/>
            <w:lang w:val="en-US" w:eastAsia="fr-FR"/>
          </w:rPr>
          <w:t>10.1038/s41467-017-02699-3</w:t>
        </w:r>
      </w:hyperlink>
      <w:r w:rsidRPr="00B44095">
        <w:rPr>
          <w:sz w:val="20"/>
          <w:szCs w:val="20"/>
        </w:rPr>
        <w:t>.</w:t>
      </w:r>
    </w:p>
    <w:p w14:paraId="5A07DB2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Turner, J. and J. Comiso, 2017: Solve Antarctica’s sea-ice puzzle. </w:t>
      </w:r>
      <w:r w:rsidRPr="00B44095">
        <w:rPr>
          <w:i/>
          <w:sz w:val="20"/>
          <w:szCs w:val="20"/>
        </w:rPr>
        <w:t>Nature</w:t>
      </w:r>
      <w:r w:rsidRPr="00B44095">
        <w:rPr>
          <w:sz w:val="20"/>
          <w:szCs w:val="20"/>
        </w:rPr>
        <w:t xml:space="preserve">, </w:t>
      </w:r>
      <w:r w:rsidRPr="00B44095">
        <w:rPr>
          <w:b/>
          <w:sz w:val="20"/>
          <w:szCs w:val="20"/>
        </w:rPr>
        <w:t>547</w:t>
      </w:r>
      <w:r w:rsidRPr="00B44095">
        <w:rPr>
          <w:sz w:val="20"/>
          <w:szCs w:val="20"/>
        </w:rPr>
        <w:t>, 275–277, doi:</w:t>
      </w:r>
      <w:hyperlink r:id="rId930" w:history="1">
        <w:r w:rsidRPr="00B44095">
          <w:rPr>
            <w:rStyle w:val="Hyperlink"/>
            <w:sz w:val="20"/>
            <w:szCs w:val="20"/>
            <w:lang w:val="en-US" w:eastAsia="fr-FR"/>
          </w:rPr>
          <w:t>10.1038/547275a</w:t>
        </w:r>
      </w:hyperlink>
      <w:r w:rsidRPr="00B44095">
        <w:rPr>
          <w:sz w:val="20"/>
          <w:szCs w:val="20"/>
        </w:rPr>
        <w:t>.</w:t>
      </w:r>
    </w:p>
    <w:p w14:paraId="7A6F868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Twomey, S., 1959: The nuclei of natural cloud formation part II: The supersaturation in natural clouds and the variation of cloud droplet concentration. </w:t>
      </w:r>
      <w:r w:rsidRPr="00B44095">
        <w:rPr>
          <w:i/>
          <w:sz w:val="20"/>
          <w:szCs w:val="20"/>
        </w:rPr>
        <w:t>Geofisica Pura e Applicata</w:t>
      </w:r>
      <w:r w:rsidRPr="00B44095">
        <w:rPr>
          <w:sz w:val="20"/>
          <w:szCs w:val="20"/>
        </w:rPr>
        <w:t xml:space="preserve">, </w:t>
      </w:r>
      <w:r w:rsidRPr="00B44095">
        <w:rPr>
          <w:b/>
          <w:sz w:val="20"/>
          <w:szCs w:val="20"/>
        </w:rPr>
        <w:t>43(1)</w:t>
      </w:r>
      <w:r w:rsidRPr="00B44095">
        <w:rPr>
          <w:sz w:val="20"/>
          <w:szCs w:val="20"/>
        </w:rPr>
        <w:t>, 243–249, doi:</w:t>
      </w:r>
      <w:hyperlink r:id="rId931" w:history="1">
        <w:r w:rsidRPr="00B44095">
          <w:rPr>
            <w:rStyle w:val="Hyperlink"/>
            <w:sz w:val="20"/>
            <w:szCs w:val="20"/>
            <w:lang w:val="en-US" w:eastAsia="fr-FR"/>
          </w:rPr>
          <w:t>10.1007/bf01993560</w:t>
        </w:r>
      </w:hyperlink>
      <w:r w:rsidRPr="00B44095">
        <w:rPr>
          <w:sz w:val="20"/>
          <w:szCs w:val="20"/>
        </w:rPr>
        <w:t>.</w:t>
      </w:r>
    </w:p>
    <w:p w14:paraId="2389436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Twomey, S., 1991: Aerosols, clouds and radiation. </w:t>
      </w:r>
      <w:r w:rsidRPr="00B44095">
        <w:rPr>
          <w:i/>
          <w:sz w:val="20"/>
          <w:szCs w:val="20"/>
        </w:rPr>
        <w:t>Atmospheric Environment. Part A. General Topics</w:t>
      </w:r>
      <w:r w:rsidRPr="00B44095">
        <w:rPr>
          <w:sz w:val="20"/>
          <w:szCs w:val="20"/>
        </w:rPr>
        <w:t xml:space="preserve">, </w:t>
      </w:r>
      <w:r w:rsidRPr="00B44095">
        <w:rPr>
          <w:b/>
          <w:sz w:val="20"/>
          <w:szCs w:val="20"/>
        </w:rPr>
        <w:t>25(11)</w:t>
      </w:r>
      <w:r w:rsidRPr="00B44095">
        <w:rPr>
          <w:sz w:val="20"/>
          <w:szCs w:val="20"/>
        </w:rPr>
        <w:t>, 2435–2442, doi:</w:t>
      </w:r>
      <w:hyperlink r:id="rId932" w:history="1">
        <w:r w:rsidRPr="00B44095">
          <w:rPr>
            <w:rStyle w:val="Hyperlink"/>
            <w:sz w:val="20"/>
            <w:szCs w:val="20"/>
            <w:lang w:val="en-US" w:eastAsia="fr-FR"/>
          </w:rPr>
          <w:t>10.1016/0960-1686(91)90159-5</w:t>
        </w:r>
      </w:hyperlink>
      <w:r w:rsidRPr="00B44095">
        <w:rPr>
          <w:sz w:val="20"/>
          <w:szCs w:val="20"/>
        </w:rPr>
        <w:t>.</w:t>
      </w:r>
    </w:p>
    <w:p w14:paraId="63EAEC2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Tyndall, J., 1861: I. The Bakerian Lecture – On the absorption and radiation of heat by gases and vapours, and on the physical connexion of radiation, absorption, and conduction. </w:t>
      </w:r>
      <w:r w:rsidRPr="00B44095">
        <w:rPr>
          <w:i/>
          <w:sz w:val="20"/>
          <w:szCs w:val="20"/>
        </w:rPr>
        <w:t>Philosophical Transactions of the Royal Society of London</w:t>
      </w:r>
      <w:r w:rsidRPr="00B44095">
        <w:rPr>
          <w:sz w:val="20"/>
          <w:szCs w:val="20"/>
        </w:rPr>
        <w:t xml:space="preserve">, </w:t>
      </w:r>
      <w:r w:rsidRPr="00B44095">
        <w:rPr>
          <w:b/>
          <w:sz w:val="20"/>
          <w:szCs w:val="20"/>
        </w:rPr>
        <w:t>151</w:t>
      </w:r>
      <w:r w:rsidRPr="00B44095">
        <w:rPr>
          <w:sz w:val="20"/>
          <w:szCs w:val="20"/>
        </w:rPr>
        <w:t>, 1–36, doi:</w:t>
      </w:r>
      <w:hyperlink r:id="rId933" w:history="1">
        <w:r w:rsidRPr="00B44095">
          <w:rPr>
            <w:rStyle w:val="Hyperlink"/>
            <w:sz w:val="20"/>
            <w:szCs w:val="20"/>
            <w:lang w:val="en-US" w:eastAsia="fr-FR"/>
          </w:rPr>
          <w:t>10.1098/rstl.1861.0001</w:t>
        </w:r>
      </w:hyperlink>
      <w:r w:rsidRPr="00B44095">
        <w:rPr>
          <w:sz w:val="20"/>
          <w:szCs w:val="20"/>
        </w:rPr>
        <w:t>.</w:t>
      </w:r>
    </w:p>
    <w:p w14:paraId="46718C8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UN DESA, 2015: </w:t>
      </w:r>
      <w:r w:rsidRPr="00B44095">
        <w:rPr>
          <w:i/>
          <w:sz w:val="20"/>
          <w:szCs w:val="20"/>
        </w:rPr>
        <w:t>Addis Ababa Action Agenda of the Third International Conference on Financing for Development (Addis Ababa Action Agenda)</w:t>
      </w:r>
      <w:r w:rsidRPr="00B44095">
        <w:rPr>
          <w:sz w:val="20"/>
          <w:szCs w:val="20"/>
        </w:rPr>
        <w:t>. UN Department of Economic and Social Affairs (UN DESA), 61 pp.</w:t>
      </w:r>
    </w:p>
    <w:p w14:paraId="0D29B98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Undorf, S. et al., 2018: Detectable Impact of Local and Remote Anthropogenic Aerosols on the 20th Century Changes of West African and South Asian Monsoon Precipitation. </w:t>
      </w:r>
      <w:r w:rsidRPr="00B44095">
        <w:rPr>
          <w:i/>
          <w:sz w:val="20"/>
          <w:szCs w:val="20"/>
        </w:rPr>
        <w:t>Journal of Geophysical Research: Atmospheres</w:t>
      </w:r>
      <w:r w:rsidRPr="00B44095">
        <w:rPr>
          <w:sz w:val="20"/>
          <w:szCs w:val="20"/>
        </w:rPr>
        <w:t xml:space="preserve">, </w:t>
      </w:r>
      <w:r w:rsidRPr="00B44095">
        <w:rPr>
          <w:b/>
          <w:sz w:val="20"/>
          <w:szCs w:val="20"/>
        </w:rPr>
        <w:t>123(10)</w:t>
      </w:r>
      <w:r w:rsidRPr="00B44095">
        <w:rPr>
          <w:sz w:val="20"/>
          <w:szCs w:val="20"/>
        </w:rPr>
        <w:t>, 4871–4889, doi:</w:t>
      </w:r>
      <w:hyperlink r:id="rId934" w:history="1">
        <w:r w:rsidRPr="00B44095">
          <w:rPr>
            <w:rStyle w:val="Hyperlink"/>
            <w:sz w:val="20"/>
            <w:szCs w:val="20"/>
            <w:lang w:val="en-US" w:eastAsia="fr-FR"/>
          </w:rPr>
          <w:t>10.1029/2017jd027711</w:t>
        </w:r>
      </w:hyperlink>
      <w:r w:rsidRPr="00B44095">
        <w:rPr>
          <w:sz w:val="20"/>
          <w:szCs w:val="20"/>
        </w:rPr>
        <w:t>.</w:t>
      </w:r>
    </w:p>
    <w:p w14:paraId="14BFC571" w14:textId="77777777" w:rsidR="0034470E" w:rsidRPr="00B44095" w:rsidRDefault="0034470E" w:rsidP="00B44095">
      <w:pPr>
        <w:pStyle w:val="Normal1"/>
        <w:pBdr>
          <w:top w:val="nil"/>
          <w:left w:val="nil"/>
          <w:bottom w:val="nil"/>
          <w:right w:val="nil"/>
          <w:between w:val="nil"/>
        </w:pBdr>
        <w:ind w:left="720" w:hanging="720"/>
        <w:rPr>
          <w:sz w:val="20"/>
          <w:szCs w:val="20"/>
          <w:lang w:val="fr-FR"/>
        </w:rPr>
      </w:pPr>
      <w:r w:rsidRPr="00B44095">
        <w:rPr>
          <w:sz w:val="20"/>
          <w:szCs w:val="20"/>
        </w:rPr>
        <w:t xml:space="preserve">UNEP, 2012: </w:t>
      </w:r>
      <w:r w:rsidRPr="00B44095">
        <w:rPr>
          <w:i/>
          <w:sz w:val="20"/>
          <w:szCs w:val="20"/>
        </w:rPr>
        <w:t>Report of the second session of the plenary meeting to determine modalities and institutional arrangements for an intergovernmental science-policy platform on biodiversity and ecosystem services</w:t>
      </w:r>
      <w:r w:rsidRPr="00B44095">
        <w:rPr>
          <w:sz w:val="20"/>
          <w:szCs w:val="20"/>
        </w:rPr>
        <w:t xml:space="preserve">. </w:t>
      </w:r>
      <w:r w:rsidRPr="00B44095">
        <w:rPr>
          <w:sz w:val="20"/>
          <w:szCs w:val="20"/>
          <w:lang w:val="fr-FR"/>
        </w:rPr>
        <w:t>UNEP/IPBES.MI/2/9, United Nations Environment Programme (UNEP), Nairobi, Kenya, 26 pp.</w:t>
      </w:r>
    </w:p>
    <w:p w14:paraId="1C063F8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UNEP, 2016: </w:t>
      </w:r>
      <w:r w:rsidRPr="00B44095">
        <w:rPr>
          <w:i/>
          <w:sz w:val="20"/>
          <w:szCs w:val="20"/>
        </w:rPr>
        <w:t>The Montreal Protocol on Substances that Deplete the Ozone Layer – as adjusted and amended up to 15 October 2016 (Kigali Agreement)</w:t>
      </w:r>
      <w:r w:rsidRPr="00B44095">
        <w:rPr>
          <w:sz w:val="20"/>
          <w:szCs w:val="20"/>
        </w:rPr>
        <w:t>. United Nations Environment Programme (UNEP), Nairobi, Kenya, 33 pp.</w:t>
      </w:r>
    </w:p>
    <w:p w14:paraId="36BF7F0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UNFCCC, 1992: </w:t>
      </w:r>
      <w:r w:rsidRPr="00B44095">
        <w:rPr>
          <w:i/>
          <w:sz w:val="20"/>
          <w:szCs w:val="20"/>
        </w:rPr>
        <w:t>United Nations Framework Convention on Climate Change</w:t>
      </w:r>
      <w:r w:rsidRPr="00B44095">
        <w:rPr>
          <w:sz w:val="20"/>
          <w:szCs w:val="20"/>
        </w:rPr>
        <w:t>. FCCC/INFORMAL/84, United Nations Framework Convention on Climate Change (UNFCCC), 24 pp.</w:t>
      </w:r>
    </w:p>
    <w:p w14:paraId="6B78DB6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UNFCCC, 2015: </w:t>
      </w:r>
      <w:r w:rsidRPr="00B44095">
        <w:rPr>
          <w:i/>
          <w:sz w:val="20"/>
          <w:szCs w:val="20"/>
        </w:rPr>
        <w:t>Report on the Structured Expert Dialogue on the 2013–2015 Review</w:t>
      </w:r>
      <w:r w:rsidRPr="00B44095">
        <w:rPr>
          <w:sz w:val="20"/>
          <w:szCs w:val="20"/>
        </w:rPr>
        <w:t>. FCCC/SB/2015/INF.1, 182 pp.</w:t>
      </w:r>
    </w:p>
    <w:p w14:paraId="1684D5A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UNFCCC, 2016: </w:t>
      </w:r>
      <w:r w:rsidRPr="00B44095">
        <w:rPr>
          <w:i/>
          <w:sz w:val="20"/>
          <w:szCs w:val="20"/>
        </w:rPr>
        <w:t>Aggregate effect of the Intended Nationally Determined Contributions: An Update – Synthesis Report by the Secretariat</w:t>
      </w:r>
      <w:r w:rsidRPr="00B44095">
        <w:rPr>
          <w:sz w:val="20"/>
          <w:szCs w:val="20"/>
        </w:rPr>
        <w:t>. FCCC/CP/2016/2, United Nations Framework Convention on Climate Change (UNFCCC), 75 pp.</w:t>
      </w:r>
    </w:p>
    <w:p w14:paraId="01064BF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lastRenderedPageBreak/>
        <w:t xml:space="preserve">United Nations, 2017: </w:t>
      </w:r>
      <w:r w:rsidRPr="00B44095">
        <w:rPr>
          <w:i/>
          <w:sz w:val="20"/>
          <w:szCs w:val="20"/>
        </w:rPr>
        <w:t>New Urban Agenda</w:t>
      </w:r>
      <w:r w:rsidRPr="00B44095">
        <w:rPr>
          <w:sz w:val="20"/>
          <w:szCs w:val="20"/>
        </w:rPr>
        <w:t>. A/RES/71/256, Conference on Housing and Sustainable Urban Development (Habitat III) Secretariat, 66 pp.</w:t>
      </w:r>
    </w:p>
    <w:p w14:paraId="699C9E0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United Nations Environment Programme (UNEP), 2019: </w:t>
      </w:r>
      <w:r w:rsidRPr="00B44095">
        <w:rPr>
          <w:i/>
          <w:sz w:val="20"/>
          <w:szCs w:val="20"/>
        </w:rPr>
        <w:t>Emissions Gap Report 2018</w:t>
      </w:r>
      <w:r w:rsidRPr="00B44095">
        <w:rPr>
          <w:sz w:val="20"/>
          <w:szCs w:val="20"/>
        </w:rPr>
        <w:t>. United Nations Environment Programme (UNEP), Nairobi, Kenya, 112 pp.</w:t>
      </w:r>
    </w:p>
    <w:p w14:paraId="3866D92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Uotila, P. et al., 2019: An assessment of ten ocean reanalyses in the polar regions. </w:t>
      </w:r>
      <w:r w:rsidRPr="00B44095">
        <w:rPr>
          <w:i/>
          <w:sz w:val="20"/>
          <w:szCs w:val="20"/>
        </w:rPr>
        <w:t>Climate Dynamics</w:t>
      </w:r>
      <w:r w:rsidRPr="00B44095">
        <w:rPr>
          <w:sz w:val="20"/>
          <w:szCs w:val="20"/>
        </w:rPr>
        <w:t xml:space="preserve">, </w:t>
      </w:r>
      <w:r w:rsidRPr="00B44095">
        <w:rPr>
          <w:b/>
          <w:sz w:val="20"/>
          <w:szCs w:val="20"/>
        </w:rPr>
        <w:t>52(3–4)</w:t>
      </w:r>
      <w:r w:rsidRPr="00B44095">
        <w:rPr>
          <w:sz w:val="20"/>
          <w:szCs w:val="20"/>
        </w:rPr>
        <w:t>, 1613–1650, doi:</w:t>
      </w:r>
      <w:hyperlink r:id="rId935" w:history="1">
        <w:r w:rsidRPr="00B44095">
          <w:rPr>
            <w:rStyle w:val="Hyperlink"/>
            <w:sz w:val="20"/>
            <w:szCs w:val="20"/>
            <w:lang w:val="en-US" w:eastAsia="fr-FR"/>
          </w:rPr>
          <w:t>10.1007/s00382-018-4242-z</w:t>
        </w:r>
      </w:hyperlink>
      <w:r w:rsidRPr="00B44095">
        <w:rPr>
          <w:sz w:val="20"/>
          <w:szCs w:val="20"/>
        </w:rPr>
        <w:t>.</w:t>
      </w:r>
    </w:p>
    <w:p w14:paraId="5CA52FA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Valdivieso, M. et al., 2017: An assessment of air–sea heat fluxes from ocean and coupled reanalyses. </w:t>
      </w:r>
      <w:r w:rsidRPr="00B44095">
        <w:rPr>
          <w:i/>
          <w:sz w:val="20"/>
          <w:szCs w:val="20"/>
        </w:rPr>
        <w:t>Climate Dynamics</w:t>
      </w:r>
      <w:r w:rsidRPr="00B44095">
        <w:rPr>
          <w:sz w:val="20"/>
          <w:szCs w:val="20"/>
        </w:rPr>
        <w:t xml:space="preserve">, </w:t>
      </w:r>
      <w:r w:rsidRPr="00B44095">
        <w:rPr>
          <w:b/>
          <w:sz w:val="20"/>
          <w:szCs w:val="20"/>
        </w:rPr>
        <w:t>49(3)</w:t>
      </w:r>
      <w:r w:rsidRPr="00B44095">
        <w:rPr>
          <w:sz w:val="20"/>
          <w:szCs w:val="20"/>
        </w:rPr>
        <w:t>, 983–1008, doi:</w:t>
      </w:r>
      <w:hyperlink r:id="rId936" w:history="1">
        <w:r w:rsidRPr="00B44095">
          <w:rPr>
            <w:rStyle w:val="Hyperlink"/>
            <w:sz w:val="20"/>
            <w:szCs w:val="20"/>
            <w:lang w:val="en-US" w:eastAsia="fr-FR"/>
          </w:rPr>
          <w:t>10.1007/s00382-015-2843-3</w:t>
        </w:r>
      </w:hyperlink>
      <w:r w:rsidRPr="00B44095">
        <w:rPr>
          <w:sz w:val="20"/>
          <w:szCs w:val="20"/>
        </w:rPr>
        <w:t>.</w:t>
      </w:r>
    </w:p>
    <w:p w14:paraId="4821803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Van Asselt, M. and J. Rotmans, 1996: Uncertainty in perspective. </w:t>
      </w:r>
      <w:r w:rsidRPr="00B44095">
        <w:rPr>
          <w:i/>
          <w:sz w:val="20"/>
          <w:szCs w:val="20"/>
        </w:rPr>
        <w:t>Global Environmental Change</w:t>
      </w:r>
      <w:r w:rsidRPr="00B44095">
        <w:rPr>
          <w:sz w:val="20"/>
          <w:szCs w:val="20"/>
        </w:rPr>
        <w:t xml:space="preserve">, </w:t>
      </w:r>
      <w:r w:rsidRPr="00B44095">
        <w:rPr>
          <w:b/>
          <w:sz w:val="20"/>
          <w:szCs w:val="20"/>
        </w:rPr>
        <w:t>6(2)</w:t>
      </w:r>
      <w:r w:rsidRPr="00B44095">
        <w:rPr>
          <w:sz w:val="20"/>
          <w:szCs w:val="20"/>
        </w:rPr>
        <w:t>, 121–157, doi:</w:t>
      </w:r>
      <w:hyperlink r:id="rId937" w:history="1">
        <w:r w:rsidRPr="00B44095">
          <w:rPr>
            <w:rStyle w:val="Hyperlink"/>
            <w:sz w:val="20"/>
            <w:szCs w:val="20"/>
            <w:lang w:val="en-US" w:eastAsia="fr-FR"/>
          </w:rPr>
          <w:t>10.1016/0959-3780(96)00015-5</w:t>
        </w:r>
      </w:hyperlink>
      <w:r w:rsidRPr="00B44095">
        <w:rPr>
          <w:sz w:val="20"/>
          <w:szCs w:val="20"/>
        </w:rPr>
        <w:t>.</w:t>
      </w:r>
    </w:p>
    <w:p w14:paraId="483FBAE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van den Hurk, B. et al., 2016: LS3MIP (v1.0) contribution to CMIP6: the Land Surface, Snow and Soil moisture Model Intercomparison Project – aims, setup and expected outcome. </w:t>
      </w:r>
      <w:r w:rsidRPr="00B44095">
        <w:rPr>
          <w:i/>
          <w:sz w:val="20"/>
          <w:szCs w:val="20"/>
        </w:rPr>
        <w:t>Geoscientific Model Development</w:t>
      </w:r>
      <w:r w:rsidRPr="00B44095">
        <w:rPr>
          <w:sz w:val="20"/>
          <w:szCs w:val="20"/>
        </w:rPr>
        <w:t xml:space="preserve">, </w:t>
      </w:r>
      <w:r w:rsidRPr="00B44095">
        <w:rPr>
          <w:b/>
          <w:sz w:val="20"/>
          <w:szCs w:val="20"/>
        </w:rPr>
        <w:t>9(8)</w:t>
      </w:r>
      <w:r w:rsidRPr="00B44095">
        <w:rPr>
          <w:sz w:val="20"/>
          <w:szCs w:val="20"/>
        </w:rPr>
        <w:t>, 2809–2832, doi:</w:t>
      </w:r>
      <w:hyperlink r:id="rId938" w:history="1">
        <w:r w:rsidRPr="00B44095">
          <w:rPr>
            <w:rStyle w:val="Hyperlink"/>
            <w:sz w:val="20"/>
            <w:szCs w:val="20"/>
            <w:lang w:val="en-US" w:eastAsia="fr-FR"/>
          </w:rPr>
          <w:t>10.5194/gmd-9-2809-2016</w:t>
        </w:r>
      </w:hyperlink>
      <w:r w:rsidRPr="00B44095">
        <w:rPr>
          <w:sz w:val="20"/>
          <w:szCs w:val="20"/>
        </w:rPr>
        <w:t>.</w:t>
      </w:r>
    </w:p>
    <w:p w14:paraId="4FF3223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van der Ent, R.J. and O.A. Tuinenburg, 2017: The residence time of water in the atmosphere revisited. </w:t>
      </w:r>
      <w:r w:rsidRPr="00B44095">
        <w:rPr>
          <w:i/>
          <w:sz w:val="20"/>
          <w:szCs w:val="20"/>
        </w:rPr>
        <w:t>Hydrology and Earth System Sciences</w:t>
      </w:r>
      <w:r w:rsidRPr="00B44095">
        <w:rPr>
          <w:sz w:val="20"/>
          <w:szCs w:val="20"/>
        </w:rPr>
        <w:t xml:space="preserve">, </w:t>
      </w:r>
      <w:r w:rsidRPr="00B44095">
        <w:rPr>
          <w:b/>
          <w:sz w:val="20"/>
          <w:szCs w:val="20"/>
        </w:rPr>
        <w:t>21(2)</w:t>
      </w:r>
      <w:r w:rsidRPr="00B44095">
        <w:rPr>
          <w:sz w:val="20"/>
          <w:szCs w:val="20"/>
        </w:rPr>
        <w:t>, 779–790, doi:</w:t>
      </w:r>
      <w:hyperlink r:id="rId939" w:history="1">
        <w:r w:rsidRPr="00B44095">
          <w:rPr>
            <w:rStyle w:val="Hyperlink"/>
            <w:sz w:val="20"/>
            <w:szCs w:val="20"/>
            <w:lang w:val="en-US" w:eastAsia="fr-FR"/>
          </w:rPr>
          <w:t>10.5194/hess-21-779-2017</w:t>
        </w:r>
      </w:hyperlink>
      <w:r w:rsidRPr="00B44095">
        <w:rPr>
          <w:sz w:val="20"/>
          <w:szCs w:val="20"/>
        </w:rPr>
        <w:t>.</w:t>
      </w:r>
    </w:p>
    <w:p w14:paraId="3D74651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van Marle, M.J.E. et al., 2017: Historic global biomass burning emissions for CMIP6 (BB4CMIP) based on merging satellite observations with proxies and fire models (1750–2015). </w:t>
      </w:r>
      <w:r w:rsidRPr="00B44095">
        <w:rPr>
          <w:i/>
          <w:sz w:val="20"/>
          <w:szCs w:val="20"/>
        </w:rPr>
        <w:t>Geoscientific Model Development</w:t>
      </w:r>
      <w:r w:rsidRPr="00B44095">
        <w:rPr>
          <w:sz w:val="20"/>
          <w:szCs w:val="20"/>
        </w:rPr>
        <w:t xml:space="preserve">, </w:t>
      </w:r>
      <w:r w:rsidRPr="00B44095">
        <w:rPr>
          <w:b/>
          <w:sz w:val="20"/>
          <w:szCs w:val="20"/>
        </w:rPr>
        <w:t>10(9)</w:t>
      </w:r>
      <w:r w:rsidRPr="00B44095">
        <w:rPr>
          <w:sz w:val="20"/>
          <w:szCs w:val="20"/>
        </w:rPr>
        <w:t>, 3329–3357, doi:</w:t>
      </w:r>
      <w:hyperlink r:id="rId940" w:history="1">
        <w:r w:rsidRPr="00B44095">
          <w:rPr>
            <w:rStyle w:val="Hyperlink"/>
            <w:sz w:val="20"/>
            <w:szCs w:val="20"/>
            <w:lang w:val="en-US" w:eastAsia="fr-FR"/>
          </w:rPr>
          <w:t>10.5194/gmd-10-3329-2017</w:t>
        </w:r>
      </w:hyperlink>
      <w:r w:rsidRPr="00B44095">
        <w:rPr>
          <w:sz w:val="20"/>
          <w:szCs w:val="20"/>
        </w:rPr>
        <w:t>.</w:t>
      </w:r>
    </w:p>
    <w:p w14:paraId="3556ACF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van Vuuren, D.P. and K. Riahi, 2008: Do recent emission trends imply higher emissions forever? </w:t>
      </w:r>
      <w:r w:rsidRPr="00B44095">
        <w:rPr>
          <w:i/>
          <w:sz w:val="20"/>
          <w:szCs w:val="20"/>
        </w:rPr>
        <w:t>Climatic Change</w:t>
      </w:r>
      <w:r w:rsidRPr="00B44095">
        <w:rPr>
          <w:sz w:val="20"/>
          <w:szCs w:val="20"/>
        </w:rPr>
        <w:t xml:space="preserve">, </w:t>
      </w:r>
      <w:r w:rsidRPr="00B44095">
        <w:rPr>
          <w:b/>
          <w:sz w:val="20"/>
          <w:szCs w:val="20"/>
        </w:rPr>
        <w:t>91(3–4)</w:t>
      </w:r>
      <w:r w:rsidRPr="00B44095">
        <w:rPr>
          <w:sz w:val="20"/>
          <w:szCs w:val="20"/>
        </w:rPr>
        <w:t>, 237–248, doi:</w:t>
      </w:r>
      <w:hyperlink r:id="rId941" w:history="1">
        <w:r w:rsidRPr="00B44095">
          <w:rPr>
            <w:rStyle w:val="Hyperlink"/>
            <w:sz w:val="20"/>
            <w:szCs w:val="20"/>
            <w:lang w:val="en-US" w:eastAsia="fr-FR"/>
          </w:rPr>
          <w:t>10.1007/s10584-008-9485-y</w:t>
        </w:r>
      </w:hyperlink>
      <w:r w:rsidRPr="00B44095">
        <w:rPr>
          <w:sz w:val="20"/>
          <w:szCs w:val="20"/>
        </w:rPr>
        <w:t>.</w:t>
      </w:r>
    </w:p>
    <w:p w14:paraId="5935A35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van Vuuren, D.P. et al., 2010: What do near-term observations tell us about long-term developments in greenhouse gas emissions? </w:t>
      </w:r>
      <w:r w:rsidRPr="00B44095">
        <w:rPr>
          <w:i/>
          <w:sz w:val="20"/>
          <w:szCs w:val="20"/>
        </w:rPr>
        <w:t>Climatic Change</w:t>
      </w:r>
      <w:r w:rsidRPr="00B44095">
        <w:rPr>
          <w:sz w:val="20"/>
          <w:szCs w:val="20"/>
        </w:rPr>
        <w:t xml:space="preserve">, </w:t>
      </w:r>
      <w:r w:rsidRPr="00B44095">
        <w:rPr>
          <w:b/>
          <w:sz w:val="20"/>
          <w:szCs w:val="20"/>
        </w:rPr>
        <w:t>103(3–4)</w:t>
      </w:r>
      <w:r w:rsidRPr="00B44095">
        <w:rPr>
          <w:sz w:val="20"/>
          <w:szCs w:val="20"/>
        </w:rPr>
        <w:t>, 635–642, doi:</w:t>
      </w:r>
      <w:hyperlink r:id="rId942" w:history="1">
        <w:r w:rsidRPr="00B44095">
          <w:rPr>
            <w:rStyle w:val="Hyperlink"/>
            <w:sz w:val="20"/>
            <w:szCs w:val="20"/>
            <w:lang w:val="en-US" w:eastAsia="fr-FR"/>
          </w:rPr>
          <w:t>10.1007/s10584-010-9940-4</w:t>
        </w:r>
      </w:hyperlink>
      <w:r w:rsidRPr="00B44095">
        <w:rPr>
          <w:sz w:val="20"/>
          <w:szCs w:val="20"/>
        </w:rPr>
        <w:t>.</w:t>
      </w:r>
    </w:p>
    <w:p w14:paraId="79C8423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van Vuuren, D.P. et al., 2011: The representative concentration pathways: an overview. </w:t>
      </w:r>
      <w:r w:rsidRPr="00B44095">
        <w:rPr>
          <w:i/>
          <w:sz w:val="20"/>
          <w:szCs w:val="20"/>
        </w:rPr>
        <w:t>Climatic Change</w:t>
      </w:r>
      <w:r w:rsidRPr="00B44095">
        <w:rPr>
          <w:sz w:val="20"/>
          <w:szCs w:val="20"/>
        </w:rPr>
        <w:t xml:space="preserve">, </w:t>
      </w:r>
      <w:r w:rsidRPr="00B44095">
        <w:rPr>
          <w:b/>
          <w:sz w:val="20"/>
          <w:szCs w:val="20"/>
        </w:rPr>
        <w:t>109(1–2)</w:t>
      </w:r>
      <w:r w:rsidRPr="00B44095">
        <w:rPr>
          <w:sz w:val="20"/>
          <w:szCs w:val="20"/>
        </w:rPr>
        <w:t>, 5–31, doi:</w:t>
      </w:r>
      <w:hyperlink r:id="rId943" w:history="1">
        <w:r w:rsidRPr="00B44095">
          <w:rPr>
            <w:rStyle w:val="Hyperlink"/>
            <w:sz w:val="20"/>
            <w:szCs w:val="20"/>
            <w:lang w:val="en-US" w:eastAsia="fr-FR"/>
          </w:rPr>
          <w:t>10.1007/s10584-011-0148-z</w:t>
        </w:r>
      </w:hyperlink>
      <w:r w:rsidRPr="00B44095">
        <w:rPr>
          <w:sz w:val="20"/>
          <w:szCs w:val="20"/>
        </w:rPr>
        <w:t>.</w:t>
      </w:r>
    </w:p>
    <w:p w14:paraId="12A1B46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van Vuuren, D.P. et al., 2014: A new scenario framework for Climate Change Research: scenario matrix architecture. </w:t>
      </w:r>
      <w:r w:rsidRPr="00B44095">
        <w:rPr>
          <w:i/>
          <w:sz w:val="20"/>
          <w:szCs w:val="20"/>
        </w:rPr>
        <w:t>Climatic Change</w:t>
      </w:r>
      <w:r w:rsidRPr="00B44095">
        <w:rPr>
          <w:sz w:val="20"/>
          <w:szCs w:val="20"/>
        </w:rPr>
        <w:t xml:space="preserve">, </w:t>
      </w:r>
      <w:r w:rsidRPr="00B44095">
        <w:rPr>
          <w:b/>
          <w:sz w:val="20"/>
          <w:szCs w:val="20"/>
        </w:rPr>
        <w:t>122(3)</w:t>
      </w:r>
      <w:r w:rsidRPr="00B44095">
        <w:rPr>
          <w:sz w:val="20"/>
          <w:szCs w:val="20"/>
        </w:rPr>
        <w:t>, 373–386, doi:</w:t>
      </w:r>
      <w:hyperlink r:id="rId944" w:history="1">
        <w:r w:rsidRPr="00B44095">
          <w:rPr>
            <w:rStyle w:val="Hyperlink"/>
            <w:sz w:val="20"/>
            <w:szCs w:val="20"/>
            <w:lang w:val="en-US" w:eastAsia="fr-FR"/>
          </w:rPr>
          <w:t>10.1007/s10584-013-0906-1</w:t>
        </w:r>
      </w:hyperlink>
      <w:r w:rsidRPr="00B44095">
        <w:rPr>
          <w:sz w:val="20"/>
          <w:szCs w:val="20"/>
        </w:rPr>
        <w:t>.</w:t>
      </w:r>
    </w:p>
    <w:p w14:paraId="60931E6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Vanderkelen, I. et al., 2020: Global Heat Uptake by Inland Waters. </w:t>
      </w:r>
      <w:r w:rsidRPr="00B44095">
        <w:rPr>
          <w:i/>
          <w:sz w:val="20"/>
          <w:szCs w:val="20"/>
        </w:rPr>
        <w:t>Geophysical Research Letters</w:t>
      </w:r>
      <w:r w:rsidRPr="00B44095">
        <w:rPr>
          <w:sz w:val="20"/>
          <w:szCs w:val="20"/>
        </w:rPr>
        <w:t xml:space="preserve">, </w:t>
      </w:r>
      <w:r w:rsidRPr="00B44095">
        <w:rPr>
          <w:b/>
          <w:sz w:val="20"/>
          <w:szCs w:val="20"/>
        </w:rPr>
        <w:t>47(12)</w:t>
      </w:r>
      <w:r w:rsidRPr="00B44095">
        <w:rPr>
          <w:sz w:val="20"/>
          <w:szCs w:val="20"/>
        </w:rPr>
        <w:t>, e2020GL087867, doi:</w:t>
      </w:r>
      <w:hyperlink r:id="rId945" w:history="1">
        <w:r w:rsidRPr="00B44095">
          <w:rPr>
            <w:rStyle w:val="Hyperlink"/>
            <w:sz w:val="20"/>
            <w:szCs w:val="20"/>
            <w:lang w:val="en-US" w:eastAsia="fr-FR"/>
          </w:rPr>
          <w:t>10.1029/2020gl087867</w:t>
        </w:r>
      </w:hyperlink>
      <w:r w:rsidRPr="00B44095">
        <w:rPr>
          <w:sz w:val="20"/>
          <w:szCs w:val="20"/>
        </w:rPr>
        <w:t>.</w:t>
      </w:r>
    </w:p>
    <w:p w14:paraId="07020B5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Vannière, B., E. Guilyardi, T. Toniazzo, G. Madec, and S. Woolnough, 2014: A systematic approach to identify the sources of tropical SST errors in coupled models using the adjustment of initialised experiments. </w:t>
      </w:r>
      <w:r w:rsidRPr="00B44095">
        <w:rPr>
          <w:i/>
          <w:sz w:val="20"/>
          <w:szCs w:val="20"/>
        </w:rPr>
        <w:t>Climate Dynamics</w:t>
      </w:r>
      <w:r w:rsidRPr="00B44095">
        <w:rPr>
          <w:sz w:val="20"/>
          <w:szCs w:val="20"/>
        </w:rPr>
        <w:t xml:space="preserve">, </w:t>
      </w:r>
      <w:r w:rsidRPr="00B44095">
        <w:rPr>
          <w:b/>
          <w:sz w:val="20"/>
          <w:szCs w:val="20"/>
        </w:rPr>
        <w:t>43(7–8)</w:t>
      </w:r>
      <w:r w:rsidRPr="00B44095">
        <w:rPr>
          <w:sz w:val="20"/>
          <w:szCs w:val="20"/>
        </w:rPr>
        <w:t>, 2261–2282, doi:</w:t>
      </w:r>
      <w:hyperlink r:id="rId946" w:history="1">
        <w:r w:rsidRPr="00B44095">
          <w:rPr>
            <w:rStyle w:val="Hyperlink"/>
            <w:sz w:val="20"/>
            <w:szCs w:val="20"/>
            <w:lang w:val="en-US" w:eastAsia="fr-FR"/>
          </w:rPr>
          <w:t>10.1007/s00382-014-2051-6</w:t>
        </w:r>
      </w:hyperlink>
      <w:r w:rsidRPr="00B44095">
        <w:rPr>
          <w:sz w:val="20"/>
          <w:szCs w:val="20"/>
        </w:rPr>
        <w:t>.</w:t>
      </w:r>
    </w:p>
    <w:p w14:paraId="747AE69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Vaughan, C. and S. Dessai, 2014: Climate services for society: origins, institutional arrangements, and design elements for an evaluation framework. </w:t>
      </w:r>
      <w:r w:rsidRPr="00B44095">
        <w:rPr>
          <w:i/>
          <w:sz w:val="20"/>
          <w:szCs w:val="20"/>
        </w:rPr>
        <w:t>Wiley Interdisciplinary Reviews: Climate Change</w:t>
      </w:r>
      <w:r w:rsidRPr="00B44095">
        <w:rPr>
          <w:sz w:val="20"/>
          <w:szCs w:val="20"/>
        </w:rPr>
        <w:t xml:space="preserve">, </w:t>
      </w:r>
      <w:r w:rsidRPr="00B44095">
        <w:rPr>
          <w:b/>
          <w:sz w:val="20"/>
          <w:szCs w:val="20"/>
        </w:rPr>
        <w:t>5(5)</w:t>
      </w:r>
      <w:r w:rsidRPr="00B44095">
        <w:rPr>
          <w:sz w:val="20"/>
          <w:szCs w:val="20"/>
        </w:rPr>
        <w:t>, 587–603, doi:</w:t>
      </w:r>
      <w:hyperlink r:id="rId947" w:history="1">
        <w:r w:rsidRPr="00B44095">
          <w:rPr>
            <w:rStyle w:val="Hyperlink"/>
            <w:sz w:val="20"/>
            <w:szCs w:val="20"/>
            <w:lang w:val="en-US" w:eastAsia="fr-FR"/>
          </w:rPr>
          <w:t>10.1002/wcc.290</w:t>
        </w:r>
      </w:hyperlink>
      <w:r w:rsidRPr="00B44095">
        <w:rPr>
          <w:sz w:val="20"/>
          <w:szCs w:val="20"/>
        </w:rPr>
        <w:t>.</w:t>
      </w:r>
    </w:p>
    <w:p w14:paraId="29ED401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Vautard, R. et al., 2019: Evaluation of the HadGEM3-A simulations in view of detection and attribution of human influence on extreme events in Europe. </w:t>
      </w:r>
      <w:r w:rsidRPr="00B44095">
        <w:rPr>
          <w:i/>
          <w:sz w:val="20"/>
          <w:szCs w:val="20"/>
        </w:rPr>
        <w:t>Climate Dynamics</w:t>
      </w:r>
      <w:r w:rsidRPr="00B44095">
        <w:rPr>
          <w:sz w:val="20"/>
          <w:szCs w:val="20"/>
        </w:rPr>
        <w:t xml:space="preserve">, </w:t>
      </w:r>
      <w:r w:rsidRPr="00B44095">
        <w:rPr>
          <w:b/>
          <w:sz w:val="20"/>
          <w:szCs w:val="20"/>
        </w:rPr>
        <w:t>52(1–2)</w:t>
      </w:r>
      <w:r w:rsidRPr="00B44095">
        <w:rPr>
          <w:sz w:val="20"/>
          <w:szCs w:val="20"/>
        </w:rPr>
        <w:t>, 1187–1210, doi:</w:t>
      </w:r>
      <w:hyperlink r:id="rId948" w:history="1">
        <w:r w:rsidRPr="00B44095">
          <w:rPr>
            <w:rStyle w:val="Hyperlink"/>
            <w:sz w:val="20"/>
            <w:szCs w:val="20"/>
            <w:lang w:val="en-US" w:eastAsia="fr-FR"/>
          </w:rPr>
          <w:t>10.1007/s00382-018-4183-6</w:t>
        </w:r>
      </w:hyperlink>
      <w:r w:rsidRPr="00B44095">
        <w:rPr>
          <w:sz w:val="20"/>
          <w:szCs w:val="20"/>
        </w:rPr>
        <w:t>.</w:t>
      </w:r>
    </w:p>
    <w:p w14:paraId="0DBFA6E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Verschuur, J., S. Li, P. Wolski, and F.E.L. Otto, 2021: Climate change as a driver of food insecurity in the 2007 Lesotho-South Africa drought. </w:t>
      </w:r>
      <w:r w:rsidRPr="00B44095">
        <w:rPr>
          <w:i/>
          <w:sz w:val="20"/>
          <w:szCs w:val="20"/>
        </w:rPr>
        <w:t>Scientific Reports</w:t>
      </w:r>
      <w:r w:rsidRPr="00B44095">
        <w:rPr>
          <w:sz w:val="20"/>
          <w:szCs w:val="20"/>
        </w:rPr>
        <w:t xml:space="preserve">, </w:t>
      </w:r>
      <w:r w:rsidRPr="00B44095">
        <w:rPr>
          <w:b/>
          <w:sz w:val="20"/>
          <w:szCs w:val="20"/>
        </w:rPr>
        <w:t>11(1)</w:t>
      </w:r>
      <w:r w:rsidRPr="00B44095">
        <w:rPr>
          <w:sz w:val="20"/>
          <w:szCs w:val="20"/>
        </w:rPr>
        <w:t>, 3852, doi:</w:t>
      </w:r>
      <w:hyperlink r:id="rId949" w:history="1">
        <w:r w:rsidRPr="00B44095">
          <w:rPr>
            <w:rStyle w:val="Hyperlink"/>
            <w:sz w:val="20"/>
            <w:szCs w:val="20"/>
            <w:lang w:val="en-US" w:eastAsia="fr-FR"/>
          </w:rPr>
          <w:t>10.1038/s41598-021-83375-x</w:t>
        </w:r>
      </w:hyperlink>
      <w:r w:rsidRPr="00B44095">
        <w:rPr>
          <w:sz w:val="20"/>
          <w:szCs w:val="20"/>
        </w:rPr>
        <w:t>.</w:t>
      </w:r>
    </w:p>
    <w:p w14:paraId="0C73379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Very, F.W. and C. Abbe, 1901: Knut Angstrom on Atmospheric Absorption. 268 pp., doi:</w:t>
      </w:r>
      <w:hyperlink r:id="rId950" w:history="1">
        <w:r w:rsidRPr="00B44095">
          <w:rPr>
            <w:rStyle w:val="Hyperlink"/>
            <w:sz w:val="20"/>
            <w:szCs w:val="20"/>
            <w:lang w:val="en-US" w:eastAsia="fr-FR"/>
          </w:rPr>
          <w:t>10.1175/1520-0493(1901)29[268a:kaoaa]2.0.co;2</w:t>
        </w:r>
      </w:hyperlink>
      <w:r w:rsidRPr="00B44095">
        <w:rPr>
          <w:sz w:val="20"/>
          <w:szCs w:val="20"/>
        </w:rPr>
        <w:t>.</w:t>
      </w:r>
    </w:p>
    <w:p w14:paraId="3B27D0B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Vicedo-Cabrera, A.M. et al., 2018: A multi-country analysis on potential adaptive mechanisms to cold and heat in a changing climate. </w:t>
      </w:r>
      <w:r w:rsidRPr="00B44095">
        <w:rPr>
          <w:i/>
          <w:sz w:val="20"/>
          <w:szCs w:val="20"/>
        </w:rPr>
        <w:t>Environment International</w:t>
      </w:r>
      <w:r w:rsidRPr="00B44095">
        <w:rPr>
          <w:sz w:val="20"/>
          <w:szCs w:val="20"/>
        </w:rPr>
        <w:t xml:space="preserve">, </w:t>
      </w:r>
      <w:r w:rsidRPr="00B44095">
        <w:rPr>
          <w:b/>
          <w:sz w:val="20"/>
          <w:szCs w:val="20"/>
        </w:rPr>
        <w:t>111</w:t>
      </w:r>
      <w:r w:rsidRPr="00B44095">
        <w:rPr>
          <w:sz w:val="20"/>
          <w:szCs w:val="20"/>
        </w:rPr>
        <w:t>, 239–246, doi:</w:t>
      </w:r>
      <w:hyperlink r:id="rId951" w:history="1">
        <w:r w:rsidRPr="00B44095">
          <w:rPr>
            <w:rStyle w:val="Hyperlink"/>
            <w:sz w:val="20"/>
            <w:szCs w:val="20"/>
            <w:lang w:val="en-US" w:eastAsia="fr-FR"/>
          </w:rPr>
          <w:t>10.1016/j.envint.2017.11.006</w:t>
        </w:r>
      </w:hyperlink>
      <w:r w:rsidRPr="00B44095">
        <w:rPr>
          <w:sz w:val="20"/>
          <w:szCs w:val="20"/>
        </w:rPr>
        <w:t>.</w:t>
      </w:r>
    </w:p>
    <w:p w14:paraId="017E5C1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Vinogradova, N. et al., 2019: Satellite Salinity Observing System: Recent Discoveries and the Way Forward. </w:t>
      </w:r>
      <w:r w:rsidRPr="00B44095">
        <w:rPr>
          <w:i/>
          <w:sz w:val="20"/>
          <w:szCs w:val="20"/>
        </w:rPr>
        <w:t>Frontiers in Marine Science</w:t>
      </w:r>
      <w:r w:rsidRPr="00B44095">
        <w:rPr>
          <w:sz w:val="20"/>
          <w:szCs w:val="20"/>
        </w:rPr>
        <w:t xml:space="preserve">, </w:t>
      </w:r>
      <w:r w:rsidRPr="00B44095">
        <w:rPr>
          <w:b/>
          <w:sz w:val="20"/>
          <w:szCs w:val="20"/>
        </w:rPr>
        <w:t>6</w:t>
      </w:r>
      <w:r w:rsidRPr="00B44095">
        <w:rPr>
          <w:sz w:val="20"/>
          <w:szCs w:val="20"/>
        </w:rPr>
        <w:t>, 243, doi:</w:t>
      </w:r>
      <w:hyperlink r:id="rId952" w:history="1">
        <w:r w:rsidRPr="00B44095">
          <w:rPr>
            <w:rStyle w:val="Hyperlink"/>
            <w:sz w:val="20"/>
            <w:szCs w:val="20"/>
            <w:lang w:val="en-US" w:eastAsia="fr-FR"/>
          </w:rPr>
          <w:t>10.3389/fmars.2019.00243</w:t>
        </w:r>
      </w:hyperlink>
      <w:r w:rsidRPr="00B44095">
        <w:rPr>
          <w:sz w:val="20"/>
          <w:szCs w:val="20"/>
        </w:rPr>
        <w:t>.</w:t>
      </w:r>
    </w:p>
    <w:p w14:paraId="67A08C6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Vizcaino, M. et al., 2015: Coupled simulations of Greenland Ice Sheet and climate change up to A.D. 2300. </w:t>
      </w:r>
      <w:r w:rsidRPr="00B44095">
        <w:rPr>
          <w:i/>
          <w:sz w:val="20"/>
          <w:szCs w:val="20"/>
        </w:rPr>
        <w:t>Geophysical Research Letters</w:t>
      </w:r>
      <w:r w:rsidRPr="00B44095">
        <w:rPr>
          <w:sz w:val="20"/>
          <w:szCs w:val="20"/>
        </w:rPr>
        <w:t xml:space="preserve">, </w:t>
      </w:r>
      <w:r w:rsidRPr="00B44095">
        <w:rPr>
          <w:b/>
          <w:sz w:val="20"/>
          <w:szCs w:val="20"/>
        </w:rPr>
        <w:t>42(10)</w:t>
      </w:r>
      <w:r w:rsidRPr="00B44095">
        <w:rPr>
          <w:sz w:val="20"/>
          <w:szCs w:val="20"/>
        </w:rPr>
        <w:t>, 3927–3935, doi:</w:t>
      </w:r>
      <w:hyperlink r:id="rId953" w:history="1">
        <w:r w:rsidRPr="00B44095">
          <w:rPr>
            <w:rStyle w:val="Hyperlink"/>
            <w:sz w:val="20"/>
            <w:szCs w:val="20"/>
            <w:lang w:val="en-US" w:eastAsia="fr-FR"/>
          </w:rPr>
          <w:t>10.1002/2014gl061142</w:t>
        </w:r>
      </w:hyperlink>
      <w:r w:rsidRPr="00B44095">
        <w:rPr>
          <w:sz w:val="20"/>
          <w:szCs w:val="20"/>
        </w:rPr>
        <w:t>.</w:t>
      </w:r>
    </w:p>
    <w:p w14:paraId="1536B99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Vogel, M.M., J. Zscheischler, R. Wartenburger, D. Dee, and S.I. Seneviratne, 2019: Concurrent 2018 Hot Extremes Across Northern Hemisphere Due to Human-Induced Climate Change. </w:t>
      </w:r>
      <w:r w:rsidRPr="00B44095">
        <w:rPr>
          <w:i/>
          <w:sz w:val="20"/>
          <w:szCs w:val="20"/>
        </w:rPr>
        <w:t>Earth’s Future</w:t>
      </w:r>
      <w:r w:rsidRPr="00B44095">
        <w:rPr>
          <w:sz w:val="20"/>
          <w:szCs w:val="20"/>
        </w:rPr>
        <w:t xml:space="preserve">, </w:t>
      </w:r>
      <w:r w:rsidRPr="00B44095">
        <w:rPr>
          <w:b/>
          <w:sz w:val="20"/>
          <w:szCs w:val="20"/>
        </w:rPr>
        <w:t>7(7)</w:t>
      </w:r>
      <w:r w:rsidRPr="00B44095">
        <w:rPr>
          <w:sz w:val="20"/>
          <w:szCs w:val="20"/>
        </w:rPr>
        <w:t>, 692–703, doi:</w:t>
      </w:r>
      <w:hyperlink r:id="rId954" w:history="1">
        <w:r w:rsidRPr="00B44095">
          <w:rPr>
            <w:rStyle w:val="Hyperlink"/>
            <w:sz w:val="20"/>
            <w:szCs w:val="20"/>
            <w:lang w:val="en-US" w:eastAsia="fr-FR"/>
          </w:rPr>
          <w:t>10.1029/2019ef001189</w:t>
        </w:r>
      </w:hyperlink>
      <w:r w:rsidRPr="00B44095">
        <w:rPr>
          <w:sz w:val="20"/>
          <w:szCs w:val="20"/>
        </w:rPr>
        <w:t>.</w:t>
      </w:r>
    </w:p>
    <w:p w14:paraId="6F7A8BF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von Schuckmann, K. et al., 2019: Copernicus Marine Service Ocean State Report, Issue 3. </w:t>
      </w:r>
      <w:r w:rsidRPr="00B44095">
        <w:rPr>
          <w:i/>
          <w:sz w:val="20"/>
          <w:szCs w:val="20"/>
        </w:rPr>
        <w:t>Journal of Operational Oceanography</w:t>
      </w:r>
      <w:r w:rsidRPr="00B44095">
        <w:rPr>
          <w:sz w:val="20"/>
          <w:szCs w:val="20"/>
        </w:rPr>
        <w:t xml:space="preserve">, </w:t>
      </w:r>
      <w:r w:rsidRPr="00B44095">
        <w:rPr>
          <w:b/>
          <w:sz w:val="20"/>
          <w:szCs w:val="20"/>
        </w:rPr>
        <w:t>12(sup1)</w:t>
      </w:r>
      <w:r w:rsidRPr="00B44095">
        <w:rPr>
          <w:sz w:val="20"/>
          <w:szCs w:val="20"/>
        </w:rPr>
        <w:t>, S1–S123, doi:</w:t>
      </w:r>
      <w:hyperlink r:id="rId955" w:history="1">
        <w:r w:rsidRPr="00B44095">
          <w:rPr>
            <w:rStyle w:val="Hyperlink"/>
            <w:sz w:val="20"/>
            <w:szCs w:val="20"/>
            <w:lang w:val="en-US" w:eastAsia="fr-FR"/>
          </w:rPr>
          <w:t>10.1080/1755876x.2019.1633075</w:t>
        </w:r>
      </w:hyperlink>
      <w:r w:rsidRPr="00B44095">
        <w:rPr>
          <w:sz w:val="20"/>
          <w:szCs w:val="20"/>
        </w:rPr>
        <w:t>.</w:t>
      </w:r>
    </w:p>
    <w:p w14:paraId="4B57EF0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von Schuckmann, K. et al., 2020: Heat stored in the Earth system: where does the energy go? </w:t>
      </w:r>
      <w:r w:rsidRPr="00B44095">
        <w:rPr>
          <w:i/>
          <w:sz w:val="20"/>
          <w:szCs w:val="20"/>
        </w:rPr>
        <w:t>Earth System Science Data</w:t>
      </w:r>
      <w:r w:rsidRPr="00B44095">
        <w:rPr>
          <w:sz w:val="20"/>
          <w:szCs w:val="20"/>
        </w:rPr>
        <w:t xml:space="preserve">, </w:t>
      </w:r>
      <w:r w:rsidRPr="00B44095">
        <w:rPr>
          <w:b/>
          <w:sz w:val="20"/>
          <w:szCs w:val="20"/>
        </w:rPr>
        <w:t>12(3)</w:t>
      </w:r>
      <w:r w:rsidRPr="00B44095">
        <w:rPr>
          <w:sz w:val="20"/>
          <w:szCs w:val="20"/>
        </w:rPr>
        <w:t>, 2013–2041, doi:</w:t>
      </w:r>
      <w:hyperlink r:id="rId956" w:history="1">
        <w:r w:rsidRPr="00B44095">
          <w:rPr>
            <w:rStyle w:val="Hyperlink"/>
            <w:sz w:val="20"/>
            <w:szCs w:val="20"/>
            <w:lang w:val="en-US" w:eastAsia="fr-FR"/>
          </w:rPr>
          <w:t>10.5194/essd-12-2013-2020</w:t>
        </w:r>
      </w:hyperlink>
      <w:r w:rsidRPr="00B44095">
        <w:rPr>
          <w:sz w:val="20"/>
          <w:szCs w:val="20"/>
        </w:rPr>
        <w:t>.</w:t>
      </w:r>
    </w:p>
    <w:p w14:paraId="07799BD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Wagman, B.M. and C.S. Jackson, 2018: A Test of Emergent Constraints on Cloud Feedback and Climate Sensitivity Using a Calibrated Single-Model Ensemble. </w:t>
      </w:r>
      <w:r w:rsidRPr="00B44095">
        <w:rPr>
          <w:i/>
          <w:sz w:val="20"/>
          <w:szCs w:val="20"/>
        </w:rPr>
        <w:t>Journal of Climate</w:t>
      </w:r>
      <w:r w:rsidRPr="00B44095">
        <w:rPr>
          <w:sz w:val="20"/>
          <w:szCs w:val="20"/>
        </w:rPr>
        <w:t xml:space="preserve">, </w:t>
      </w:r>
      <w:r w:rsidRPr="00B44095">
        <w:rPr>
          <w:b/>
          <w:sz w:val="20"/>
          <w:szCs w:val="20"/>
        </w:rPr>
        <w:t>31(18)</w:t>
      </w:r>
      <w:r w:rsidRPr="00B44095">
        <w:rPr>
          <w:sz w:val="20"/>
          <w:szCs w:val="20"/>
        </w:rPr>
        <w:t>, 7515–7532, doi:</w:t>
      </w:r>
      <w:hyperlink r:id="rId957" w:history="1">
        <w:r w:rsidRPr="00B44095">
          <w:rPr>
            <w:rStyle w:val="Hyperlink"/>
            <w:sz w:val="20"/>
            <w:szCs w:val="20"/>
            <w:lang w:val="en-US" w:eastAsia="fr-FR"/>
          </w:rPr>
          <w:t>10.1175/jcli-d-17-0682.1</w:t>
        </w:r>
      </w:hyperlink>
      <w:r w:rsidRPr="00B44095">
        <w:rPr>
          <w:sz w:val="20"/>
          <w:szCs w:val="20"/>
        </w:rPr>
        <w:t>.</w:t>
      </w:r>
    </w:p>
    <w:p w14:paraId="5F5D293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Wahl, S. et al., 2017: A novel convective-scale regional reanalysis COSMO-REA2: Improving the representation of precipitation. </w:t>
      </w:r>
      <w:r w:rsidRPr="00B44095">
        <w:rPr>
          <w:i/>
          <w:sz w:val="20"/>
          <w:szCs w:val="20"/>
        </w:rPr>
        <w:t>Meteorologische Zeitschrift</w:t>
      </w:r>
      <w:r w:rsidRPr="00B44095">
        <w:rPr>
          <w:sz w:val="20"/>
          <w:szCs w:val="20"/>
        </w:rPr>
        <w:t xml:space="preserve">, </w:t>
      </w:r>
      <w:r w:rsidRPr="00B44095">
        <w:rPr>
          <w:b/>
          <w:sz w:val="20"/>
          <w:szCs w:val="20"/>
        </w:rPr>
        <w:t>26(4)</w:t>
      </w:r>
      <w:r w:rsidRPr="00B44095">
        <w:rPr>
          <w:sz w:val="20"/>
          <w:szCs w:val="20"/>
        </w:rPr>
        <w:t>, 345–361, doi:</w:t>
      </w:r>
      <w:hyperlink r:id="rId958" w:history="1">
        <w:r w:rsidRPr="00B44095">
          <w:rPr>
            <w:rStyle w:val="Hyperlink"/>
            <w:sz w:val="20"/>
            <w:szCs w:val="20"/>
            <w:lang w:val="en-US" w:eastAsia="fr-FR"/>
          </w:rPr>
          <w:t>10.1127/metz/2017/0824</w:t>
        </w:r>
      </w:hyperlink>
      <w:r w:rsidRPr="00B44095">
        <w:rPr>
          <w:sz w:val="20"/>
          <w:szCs w:val="20"/>
        </w:rPr>
        <w:t>.</w:t>
      </w:r>
    </w:p>
    <w:p w14:paraId="14037BE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Walsh, J.E., F. Fetterer, J. Scott Stewart, and W.L. Chapman, 2017: A database for depicting Arctic sea ice variations back to 1850. </w:t>
      </w:r>
      <w:r w:rsidRPr="00B44095">
        <w:rPr>
          <w:i/>
          <w:sz w:val="20"/>
          <w:szCs w:val="20"/>
        </w:rPr>
        <w:t>Geographical Review</w:t>
      </w:r>
      <w:r w:rsidRPr="00B44095">
        <w:rPr>
          <w:sz w:val="20"/>
          <w:szCs w:val="20"/>
        </w:rPr>
        <w:t xml:space="preserve">, </w:t>
      </w:r>
      <w:r w:rsidRPr="00B44095">
        <w:rPr>
          <w:b/>
          <w:sz w:val="20"/>
          <w:szCs w:val="20"/>
        </w:rPr>
        <w:t>107(1)</w:t>
      </w:r>
      <w:r w:rsidRPr="00B44095">
        <w:rPr>
          <w:sz w:val="20"/>
          <w:szCs w:val="20"/>
        </w:rPr>
        <w:t>, 89–107, doi:</w:t>
      </w:r>
      <w:hyperlink r:id="rId959" w:history="1">
        <w:r w:rsidRPr="00B44095">
          <w:rPr>
            <w:rStyle w:val="Hyperlink"/>
            <w:sz w:val="20"/>
            <w:szCs w:val="20"/>
            <w:lang w:val="en-US" w:eastAsia="fr-FR"/>
          </w:rPr>
          <w:t>10.1111/j.1931-0846.2016.12195.x</w:t>
        </w:r>
      </w:hyperlink>
      <w:r w:rsidRPr="00B44095">
        <w:rPr>
          <w:sz w:val="20"/>
          <w:szCs w:val="20"/>
        </w:rPr>
        <w:t>.</w:t>
      </w:r>
    </w:p>
    <w:p w14:paraId="64B4FA9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lastRenderedPageBreak/>
        <w:t xml:space="preserve">Wang, H. et al., 2020: Aerosols in the E3SM Version 1: New Developments and Their Impacts on Radiative Forcing. </w:t>
      </w:r>
      <w:r w:rsidRPr="00B44095">
        <w:rPr>
          <w:i/>
          <w:sz w:val="20"/>
          <w:szCs w:val="20"/>
        </w:rPr>
        <w:t>Journal of Advances in Modeling Earth Systems</w:t>
      </w:r>
      <w:r w:rsidRPr="00B44095">
        <w:rPr>
          <w:sz w:val="20"/>
          <w:szCs w:val="20"/>
        </w:rPr>
        <w:t xml:space="preserve">, </w:t>
      </w:r>
      <w:r w:rsidRPr="00B44095">
        <w:rPr>
          <w:b/>
          <w:sz w:val="20"/>
          <w:szCs w:val="20"/>
        </w:rPr>
        <w:t>12(1)</w:t>
      </w:r>
      <w:r w:rsidRPr="00B44095">
        <w:rPr>
          <w:sz w:val="20"/>
          <w:szCs w:val="20"/>
        </w:rPr>
        <w:t>, e2019MS001851, doi:</w:t>
      </w:r>
      <w:hyperlink r:id="rId960" w:history="1">
        <w:r w:rsidRPr="00B44095">
          <w:rPr>
            <w:rStyle w:val="Hyperlink"/>
            <w:sz w:val="20"/>
            <w:szCs w:val="20"/>
            <w:lang w:val="en-US" w:eastAsia="fr-FR"/>
          </w:rPr>
          <w:t>10.1029/2019ms001851</w:t>
        </w:r>
      </w:hyperlink>
      <w:r w:rsidRPr="00B44095">
        <w:rPr>
          <w:sz w:val="20"/>
          <w:szCs w:val="20"/>
        </w:rPr>
        <w:t>.</w:t>
      </w:r>
    </w:p>
    <w:p w14:paraId="0DFF9E5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Wang, Q. et al., 2014: The Finite Element Sea Ice-Ocean Model (FESOM) v.1.4: formulation of an ocean general circulation model. </w:t>
      </w:r>
      <w:r w:rsidRPr="00B44095">
        <w:rPr>
          <w:i/>
          <w:sz w:val="20"/>
          <w:szCs w:val="20"/>
        </w:rPr>
        <w:t>Geoscientific Model Development</w:t>
      </w:r>
      <w:r w:rsidRPr="00B44095">
        <w:rPr>
          <w:sz w:val="20"/>
          <w:szCs w:val="20"/>
        </w:rPr>
        <w:t xml:space="preserve">, </w:t>
      </w:r>
      <w:r w:rsidRPr="00B44095">
        <w:rPr>
          <w:b/>
          <w:sz w:val="20"/>
          <w:szCs w:val="20"/>
        </w:rPr>
        <w:t>7(2)</w:t>
      </w:r>
      <w:r w:rsidRPr="00B44095">
        <w:rPr>
          <w:sz w:val="20"/>
          <w:szCs w:val="20"/>
        </w:rPr>
        <w:t>, 663–693, doi:</w:t>
      </w:r>
      <w:hyperlink r:id="rId961" w:history="1">
        <w:r w:rsidRPr="00B44095">
          <w:rPr>
            <w:rStyle w:val="Hyperlink"/>
            <w:sz w:val="20"/>
            <w:szCs w:val="20"/>
            <w:lang w:val="en-US" w:eastAsia="fr-FR"/>
          </w:rPr>
          <w:t>10.5194/gmd-7-663-2014</w:t>
        </w:r>
      </w:hyperlink>
      <w:r w:rsidRPr="00B44095">
        <w:rPr>
          <w:sz w:val="20"/>
          <w:szCs w:val="20"/>
        </w:rPr>
        <w:t>.</w:t>
      </w:r>
    </w:p>
    <w:p w14:paraId="2269939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Wang, W.C., Y.L. Yung, A.A. Lacis, T. Mo, and J.E. Hansen, 1976: Greenhouse Effects due to Man-Made Perturbations of Trace Gases. </w:t>
      </w:r>
      <w:r w:rsidRPr="00B44095">
        <w:rPr>
          <w:i/>
          <w:sz w:val="20"/>
          <w:szCs w:val="20"/>
        </w:rPr>
        <w:t>Science</w:t>
      </w:r>
      <w:r w:rsidRPr="00B44095">
        <w:rPr>
          <w:sz w:val="20"/>
          <w:szCs w:val="20"/>
        </w:rPr>
        <w:t xml:space="preserve">, </w:t>
      </w:r>
      <w:r w:rsidRPr="00B44095">
        <w:rPr>
          <w:b/>
          <w:sz w:val="20"/>
          <w:szCs w:val="20"/>
        </w:rPr>
        <w:t>194(4266)</w:t>
      </w:r>
      <w:r w:rsidRPr="00B44095">
        <w:rPr>
          <w:sz w:val="20"/>
          <w:szCs w:val="20"/>
        </w:rPr>
        <w:t>, 685–690, doi:</w:t>
      </w:r>
      <w:hyperlink r:id="rId962" w:history="1">
        <w:r w:rsidRPr="00B44095">
          <w:rPr>
            <w:rStyle w:val="Hyperlink"/>
            <w:sz w:val="20"/>
            <w:szCs w:val="20"/>
            <w:lang w:val="en-US" w:eastAsia="fr-FR"/>
          </w:rPr>
          <w:t>10.1126/science.194.4266.685</w:t>
        </w:r>
      </w:hyperlink>
      <w:r w:rsidRPr="00B44095">
        <w:rPr>
          <w:sz w:val="20"/>
          <w:szCs w:val="20"/>
        </w:rPr>
        <w:t>.</w:t>
      </w:r>
    </w:p>
    <w:p w14:paraId="475005F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Wang, Y.J. et al., 2001: A high-resolution absolute-dated late pleistocene monsoon record from Hulu Cave, China. </w:t>
      </w:r>
      <w:r w:rsidRPr="00B44095">
        <w:rPr>
          <w:i/>
          <w:sz w:val="20"/>
          <w:szCs w:val="20"/>
        </w:rPr>
        <w:t>Science</w:t>
      </w:r>
      <w:r w:rsidRPr="00B44095">
        <w:rPr>
          <w:sz w:val="20"/>
          <w:szCs w:val="20"/>
        </w:rPr>
        <w:t xml:space="preserve">, </w:t>
      </w:r>
      <w:r w:rsidRPr="00B44095">
        <w:rPr>
          <w:b/>
          <w:sz w:val="20"/>
          <w:szCs w:val="20"/>
        </w:rPr>
        <w:t>294(5550)</w:t>
      </w:r>
      <w:r w:rsidRPr="00B44095">
        <w:rPr>
          <w:sz w:val="20"/>
          <w:szCs w:val="20"/>
        </w:rPr>
        <w:t>, 2345–2348, doi:</w:t>
      </w:r>
      <w:hyperlink r:id="rId963" w:history="1">
        <w:r w:rsidRPr="00B44095">
          <w:rPr>
            <w:rStyle w:val="Hyperlink"/>
            <w:sz w:val="20"/>
            <w:szCs w:val="20"/>
            <w:lang w:val="en-US" w:eastAsia="fr-FR"/>
          </w:rPr>
          <w:t>10.1126/science.1064618</w:t>
        </w:r>
      </w:hyperlink>
      <w:r w:rsidRPr="00B44095">
        <w:rPr>
          <w:sz w:val="20"/>
          <w:szCs w:val="20"/>
        </w:rPr>
        <w:t>.</w:t>
      </w:r>
    </w:p>
    <w:p w14:paraId="64017CB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Warszawski, L. et al., 2014: The Inter-Sectoral Impact Model Intercomparison Project (ISI-MIP): project framework.. </w:t>
      </w:r>
      <w:r w:rsidRPr="00B44095">
        <w:rPr>
          <w:i/>
          <w:sz w:val="20"/>
          <w:szCs w:val="20"/>
        </w:rPr>
        <w:t>Proceedings of the National Academy of Sciences of the United States of America</w:t>
      </w:r>
      <w:r w:rsidRPr="00B44095">
        <w:rPr>
          <w:sz w:val="20"/>
          <w:szCs w:val="20"/>
        </w:rPr>
        <w:t xml:space="preserve">, </w:t>
      </w:r>
      <w:r w:rsidRPr="00B44095">
        <w:rPr>
          <w:b/>
          <w:sz w:val="20"/>
          <w:szCs w:val="20"/>
        </w:rPr>
        <w:t>111(9)</w:t>
      </w:r>
      <w:r w:rsidRPr="00B44095">
        <w:rPr>
          <w:sz w:val="20"/>
          <w:szCs w:val="20"/>
        </w:rPr>
        <w:t>, 3228–32, doi:</w:t>
      </w:r>
      <w:hyperlink r:id="rId964" w:history="1">
        <w:r w:rsidRPr="00B44095">
          <w:rPr>
            <w:rStyle w:val="Hyperlink"/>
            <w:sz w:val="20"/>
            <w:szCs w:val="20"/>
            <w:lang w:val="en-US" w:eastAsia="fr-FR"/>
          </w:rPr>
          <w:t>10.1073/pnas.1312330110</w:t>
        </w:r>
      </w:hyperlink>
      <w:r w:rsidRPr="00B44095">
        <w:rPr>
          <w:sz w:val="20"/>
          <w:szCs w:val="20"/>
        </w:rPr>
        <w:t>.</w:t>
      </w:r>
    </w:p>
    <w:p w14:paraId="281B5EB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Wartenburger, R. et al., 2017: Changes in regional climate extremes as a function of global mean temperature: an interactive plotting framework. </w:t>
      </w:r>
      <w:r w:rsidRPr="00B44095">
        <w:rPr>
          <w:i/>
          <w:sz w:val="20"/>
          <w:szCs w:val="20"/>
        </w:rPr>
        <w:t>Geoscientific Model Development</w:t>
      </w:r>
      <w:r w:rsidRPr="00B44095">
        <w:rPr>
          <w:sz w:val="20"/>
          <w:szCs w:val="20"/>
        </w:rPr>
        <w:t xml:space="preserve">, </w:t>
      </w:r>
      <w:r w:rsidRPr="00B44095">
        <w:rPr>
          <w:b/>
          <w:sz w:val="20"/>
          <w:szCs w:val="20"/>
        </w:rPr>
        <w:t>10(9)</w:t>
      </w:r>
      <w:r w:rsidRPr="00B44095">
        <w:rPr>
          <w:sz w:val="20"/>
          <w:szCs w:val="20"/>
        </w:rPr>
        <w:t>, 3609–3634, doi:</w:t>
      </w:r>
      <w:hyperlink r:id="rId965" w:history="1">
        <w:r w:rsidRPr="00B44095">
          <w:rPr>
            <w:rStyle w:val="Hyperlink"/>
            <w:sz w:val="20"/>
            <w:szCs w:val="20"/>
            <w:lang w:val="en-US" w:eastAsia="fr-FR"/>
          </w:rPr>
          <w:t>10.5194/gmd-10-3609-2017</w:t>
        </w:r>
      </w:hyperlink>
      <w:r w:rsidRPr="00B44095">
        <w:rPr>
          <w:sz w:val="20"/>
          <w:szCs w:val="20"/>
        </w:rPr>
        <w:t>.</w:t>
      </w:r>
    </w:p>
    <w:p w14:paraId="3D0D563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Watson, C.S. et al., 2015: Unabated global mean sea-level rise over the satellite altimeter era. </w:t>
      </w:r>
      <w:r w:rsidRPr="00B44095">
        <w:rPr>
          <w:i/>
          <w:sz w:val="20"/>
          <w:szCs w:val="20"/>
        </w:rPr>
        <w:t>Nature Climate Change</w:t>
      </w:r>
      <w:r w:rsidRPr="00B44095">
        <w:rPr>
          <w:sz w:val="20"/>
          <w:szCs w:val="20"/>
        </w:rPr>
        <w:t xml:space="preserve">, </w:t>
      </w:r>
      <w:r w:rsidRPr="00B44095">
        <w:rPr>
          <w:b/>
          <w:sz w:val="20"/>
          <w:szCs w:val="20"/>
        </w:rPr>
        <w:t>5(6)</w:t>
      </w:r>
      <w:r w:rsidRPr="00B44095">
        <w:rPr>
          <w:sz w:val="20"/>
          <w:szCs w:val="20"/>
        </w:rPr>
        <w:t>, 565–568, doi:</w:t>
      </w:r>
      <w:hyperlink r:id="rId966" w:history="1">
        <w:r w:rsidRPr="00B44095">
          <w:rPr>
            <w:rStyle w:val="Hyperlink"/>
            <w:sz w:val="20"/>
            <w:szCs w:val="20"/>
            <w:lang w:eastAsia="fr-FR"/>
          </w:rPr>
          <w:t>10.1038/nclimate2635</w:t>
        </w:r>
      </w:hyperlink>
      <w:r w:rsidRPr="00B44095">
        <w:rPr>
          <w:sz w:val="20"/>
          <w:szCs w:val="20"/>
        </w:rPr>
        <w:t>.</w:t>
      </w:r>
    </w:p>
    <w:p w14:paraId="43B15D9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Watson-Parris, D. et al., 2019: In situ constraints on the vertical distribution of global aerosol. </w:t>
      </w:r>
      <w:r w:rsidRPr="00B44095">
        <w:rPr>
          <w:i/>
          <w:sz w:val="20"/>
          <w:szCs w:val="20"/>
        </w:rPr>
        <w:t>Atmospheric Chemistry and Physics</w:t>
      </w:r>
      <w:r w:rsidRPr="00B44095">
        <w:rPr>
          <w:sz w:val="20"/>
          <w:szCs w:val="20"/>
        </w:rPr>
        <w:t xml:space="preserve">, </w:t>
      </w:r>
      <w:r w:rsidRPr="00B44095">
        <w:rPr>
          <w:b/>
          <w:sz w:val="20"/>
          <w:szCs w:val="20"/>
        </w:rPr>
        <w:t>19(18)</w:t>
      </w:r>
      <w:r w:rsidRPr="00B44095">
        <w:rPr>
          <w:sz w:val="20"/>
          <w:szCs w:val="20"/>
        </w:rPr>
        <w:t>, 11765–11790, doi:</w:t>
      </w:r>
      <w:hyperlink r:id="rId967" w:history="1">
        <w:r w:rsidRPr="00B44095">
          <w:rPr>
            <w:rStyle w:val="Hyperlink"/>
            <w:sz w:val="20"/>
            <w:szCs w:val="20"/>
            <w:lang w:val="en-US" w:eastAsia="fr-FR"/>
          </w:rPr>
          <w:t>10.5194/acp-19-11765-2019</w:t>
        </w:r>
      </w:hyperlink>
      <w:r w:rsidRPr="00B44095">
        <w:rPr>
          <w:sz w:val="20"/>
          <w:szCs w:val="20"/>
        </w:rPr>
        <w:t>.</w:t>
      </w:r>
    </w:p>
    <w:p w14:paraId="06611D8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WCRP Global Sea Level Budget, 2018: Global sea-level budget 1993--present. </w:t>
      </w:r>
      <w:r w:rsidRPr="00B44095">
        <w:rPr>
          <w:i/>
          <w:sz w:val="20"/>
          <w:szCs w:val="20"/>
        </w:rPr>
        <w:t>Earth System Science Data</w:t>
      </w:r>
      <w:r w:rsidRPr="00B44095">
        <w:rPr>
          <w:sz w:val="20"/>
          <w:szCs w:val="20"/>
        </w:rPr>
        <w:t xml:space="preserve">, </w:t>
      </w:r>
      <w:r w:rsidRPr="00B44095">
        <w:rPr>
          <w:b/>
          <w:sz w:val="20"/>
          <w:szCs w:val="20"/>
        </w:rPr>
        <w:t>10(3)</w:t>
      </w:r>
      <w:r w:rsidRPr="00B44095">
        <w:rPr>
          <w:sz w:val="20"/>
          <w:szCs w:val="20"/>
        </w:rPr>
        <w:t>, 1551–1590, doi:</w:t>
      </w:r>
      <w:hyperlink r:id="rId968" w:history="1">
        <w:r w:rsidRPr="00B44095">
          <w:rPr>
            <w:rStyle w:val="Hyperlink"/>
            <w:sz w:val="20"/>
            <w:szCs w:val="20"/>
            <w:lang w:val="en-US" w:eastAsia="fr-FR"/>
          </w:rPr>
          <w:t>10.5194/essd-10-1551-2018</w:t>
        </w:r>
      </w:hyperlink>
      <w:r w:rsidRPr="00B44095">
        <w:rPr>
          <w:sz w:val="20"/>
          <w:szCs w:val="20"/>
        </w:rPr>
        <w:t>.</w:t>
      </w:r>
    </w:p>
    <w:p w14:paraId="56B5FD6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Weart, S.R., 2008: </w:t>
      </w:r>
      <w:r w:rsidRPr="00B44095">
        <w:rPr>
          <w:i/>
          <w:sz w:val="20"/>
          <w:szCs w:val="20"/>
        </w:rPr>
        <w:t>The Discovery of Global Warming: Revised and Expanded Edition (2nd edition)</w:t>
      </w:r>
      <w:r w:rsidRPr="00B44095">
        <w:rPr>
          <w:sz w:val="20"/>
          <w:szCs w:val="20"/>
        </w:rPr>
        <w:t>. Harvard University Press, Cambridge, MA, USA, 240 pp.</w:t>
      </w:r>
    </w:p>
    <w:p w14:paraId="1EC68DC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Webb, M.J. et al., 2017: The Cloud Feedback Model Intercomparison Project (CFMIP) contribution to CMIP6. </w:t>
      </w:r>
      <w:r w:rsidRPr="00B44095">
        <w:rPr>
          <w:i/>
          <w:sz w:val="20"/>
          <w:szCs w:val="20"/>
        </w:rPr>
        <w:t>Geoscientific Model Development</w:t>
      </w:r>
      <w:r w:rsidRPr="00B44095">
        <w:rPr>
          <w:sz w:val="20"/>
          <w:szCs w:val="20"/>
        </w:rPr>
        <w:t xml:space="preserve">, </w:t>
      </w:r>
      <w:r w:rsidRPr="00B44095">
        <w:rPr>
          <w:b/>
          <w:sz w:val="20"/>
          <w:szCs w:val="20"/>
        </w:rPr>
        <w:t>10(1)</w:t>
      </w:r>
      <w:r w:rsidRPr="00B44095">
        <w:rPr>
          <w:sz w:val="20"/>
          <w:szCs w:val="20"/>
        </w:rPr>
        <w:t>, 359–384, doi:</w:t>
      </w:r>
      <w:hyperlink r:id="rId969" w:history="1">
        <w:r w:rsidRPr="00B44095">
          <w:rPr>
            <w:rStyle w:val="Hyperlink"/>
            <w:sz w:val="20"/>
            <w:szCs w:val="20"/>
            <w:lang w:val="en-US" w:eastAsia="fr-FR"/>
          </w:rPr>
          <w:t>10.5194/gmd-10-359-2017</w:t>
        </w:r>
      </w:hyperlink>
      <w:r w:rsidRPr="00B44095">
        <w:rPr>
          <w:sz w:val="20"/>
          <w:szCs w:val="20"/>
        </w:rPr>
        <w:t>.</w:t>
      </w:r>
    </w:p>
    <w:p w14:paraId="423A5B8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Weedon, G.P. et al., 2014: The WFDEI meteorological forcing data set: WATCH Forcing data methodology applied to ERA-Interim reanalysis data. </w:t>
      </w:r>
      <w:r w:rsidRPr="00B44095">
        <w:rPr>
          <w:i/>
          <w:sz w:val="20"/>
          <w:szCs w:val="20"/>
        </w:rPr>
        <w:t>Water Resources Research</w:t>
      </w:r>
      <w:r w:rsidRPr="00B44095">
        <w:rPr>
          <w:sz w:val="20"/>
          <w:szCs w:val="20"/>
        </w:rPr>
        <w:t xml:space="preserve">, </w:t>
      </w:r>
      <w:r w:rsidRPr="00B44095">
        <w:rPr>
          <w:b/>
          <w:sz w:val="20"/>
          <w:szCs w:val="20"/>
        </w:rPr>
        <w:t>50(9)</w:t>
      </w:r>
      <w:r w:rsidRPr="00B44095">
        <w:rPr>
          <w:sz w:val="20"/>
          <w:szCs w:val="20"/>
        </w:rPr>
        <w:t>, 7505–7514, doi:</w:t>
      </w:r>
      <w:hyperlink r:id="rId970" w:history="1">
        <w:r w:rsidRPr="00B44095">
          <w:rPr>
            <w:rStyle w:val="Hyperlink"/>
            <w:sz w:val="20"/>
            <w:szCs w:val="20"/>
            <w:lang w:val="en-US" w:eastAsia="fr-FR"/>
          </w:rPr>
          <w:t>10.1002/2014wr015638</w:t>
        </w:r>
      </w:hyperlink>
      <w:r w:rsidRPr="00B44095">
        <w:rPr>
          <w:sz w:val="20"/>
          <w:szCs w:val="20"/>
        </w:rPr>
        <w:t>.</w:t>
      </w:r>
    </w:p>
    <w:p w14:paraId="53D5CEB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Wehner, M.F., C. Zarzycki, and C. Patricola, 2018: Estimating the human influence on tropical cyclone intensity as the climate changes. In: </w:t>
      </w:r>
      <w:r w:rsidRPr="00B44095">
        <w:rPr>
          <w:i/>
          <w:sz w:val="20"/>
          <w:szCs w:val="20"/>
        </w:rPr>
        <w:t>Hurricane Risk</w:t>
      </w:r>
      <w:r w:rsidRPr="00B44095">
        <w:rPr>
          <w:sz w:val="20"/>
          <w:szCs w:val="20"/>
        </w:rPr>
        <w:t xml:space="preserve"> [Collins, J.M. and K. Walsh (eds.)]. Springer, Cham, Switzerland, pp. 235–260, doi:</w:t>
      </w:r>
      <w:hyperlink r:id="rId971" w:history="1">
        <w:r w:rsidRPr="00B44095">
          <w:rPr>
            <w:rStyle w:val="Hyperlink"/>
            <w:sz w:val="20"/>
            <w:szCs w:val="20"/>
            <w:lang w:val="en-US" w:eastAsia="fr-FR"/>
          </w:rPr>
          <w:t>10.1007/978-3-030-02402-4_12</w:t>
        </w:r>
      </w:hyperlink>
      <w:r w:rsidRPr="00B44095">
        <w:rPr>
          <w:sz w:val="20"/>
          <w:szCs w:val="20"/>
        </w:rPr>
        <w:t>.</w:t>
      </w:r>
    </w:p>
    <w:p w14:paraId="4C6719D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Weijer, W. et al., 2019: Stability of the Atlantic Meridional Overturning Circulation: A Review and Synthesis. </w:t>
      </w:r>
      <w:r w:rsidRPr="00B44095">
        <w:rPr>
          <w:i/>
          <w:sz w:val="20"/>
          <w:szCs w:val="20"/>
        </w:rPr>
        <w:t>Journal of Geophysical Research: Oceans</w:t>
      </w:r>
      <w:r w:rsidRPr="00B44095">
        <w:rPr>
          <w:sz w:val="20"/>
          <w:szCs w:val="20"/>
        </w:rPr>
        <w:t xml:space="preserve">, </w:t>
      </w:r>
      <w:r w:rsidRPr="00B44095">
        <w:rPr>
          <w:b/>
          <w:sz w:val="20"/>
          <w:szCs w:val="20"/>
        </w:rPr>
        <w:t>124(8)</w:t>
      </w:r>
      <w:r w:rsidRPr="00B44095">
        <w:rPr>
          <w:sz w:val="20"/>
          <w:szCs w:val="20"/>
        </w:rPr>
        <w:t>, 5336–5375, doi:</w:t>
      </w:r>
      <w:hyperlink r:id="rId972" w:history="1">
        <w:r w:rsidRPr="00B44095">
          <w:rPr>
            <w:rStyle w:val="Hyperlink"/>
            <w:sz w:val="20"/>
            <w:szCs w:val="20"/>
            <w:lang w:val="en-US" w:eastAsia="fr-FR"/>
          </w:rPr>
          <w:t>10.1029/2019jc015083</w:t>
        </w:r>
      </w:hyperlink>
      <w:r w:rsidRPr="00B44095">
        <w:rPr>
          <w:sz w:val="20"/>
          <w:szCs w:val="20"/>
        </w:rPr>
        <w:t>.</w:t>
      </w:r>
    </w:p>
    <w:p w14:paraId="2A5645A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Weitzman, M.L., 2011: Fat-Tailed Uncertainty in the Economics of Catastrophic Climate Change. </w:t>
      </w:r>
      <w:r w:rsidRPr="00B44095">
        <w:rPr>
          <w:i/>
          <w:sz w:val="20"/>
          <w:szCs w:val="20"/>
        </w:rPr>
        <w:t>Review of Environmental Economics and Policy</w:t>
      </w:r>
      <w:r w:rsidRPr="00B44095">
        <w:rPr>
          <w:sz w:val="20"/>
          <w:szCs w:val="20"/>
        </w:rPr>
        <w:t xml:space="preserve">, </w:t>
      </w:r>
      <w:r w:rsidRPr="00B44095">
        <w:rPr>
          <w:b/>
          <w:sz w:val="20"/>
          <w:szCs w:val="20"/>
        </w:rPr>
        <w:t>5(2)</w:t>
      </w:r>
      <w:r w:rsidRPr="00B44095">
        <w:rPr>
          <w:sz w:val="20"/>
          <w:szCs w:val="20"/>
        </w:rPr>
        <w:t>, 275–292, doi:</w:t>
      </w:r>
      <w:hyperlink r:id="rId973" w:history="1">
        <w:r w:rsidRPr="00B44095">
          <w:rPr>
            <w:rStyle w:val="Hyperlink"/>
            <w:sz w:val="20"/>
            <w:szCs w:val="20"/>
            <w:lang w:val="en-US" w:eastAsia="fr-FR"/>
          </w:rPr>
          <w:t>10.1093/reep/rer006</w:t>
        </w:r>
      </w:hyperlink>
      <w:r w:rsidRPr="00B44095">
        <w:rPr>
          <w:sz w:val="20"/>
          <w:szCs w:val="20"/>
        </w:rPr>
        <w:t>.</w:t>
      </w:r>
    </w:p>
    <w:p w14:paraId="4ABA487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Wenzel, S., V. Eyring, E.P. Gerber, and A.Y. Karpechko, 2016: Constraining Future Summer Austral Jet Stream Positions in the CMIP5 Ensemble by Process-Oriented Multiple Diagnostic Regression. </w:t>
      </w:r>
      <w:r w:rsidRPr="00B44095">
        <w:rPr>
          <w:i/>
          <w:sz w:val="20"/>
          <w:szCs w:val="20"/>
        </w:rPr>
        <w:t>Journal of Climate</w:t>
      </w:r>
      <w:r w:rsidRPr="00B44095">
        <w:rPr>
          <w:sz w:val="20"/>
          <w:szCs w:val="20"/>
        </w:rPr>
        <w:t xml:space="preserve">, </w:t>
      </w:r>
      <w:r w:rsidRPr="00B44095">
        <w:rPr>
          <w:b/>
          <w:sz w:val="20"/>
          <w:szCs w:val="20"/>
        </w:rPr>
        <w:t>29(2)</w:t>
      </w:r>
      <w:r w:rsidRPr="00B44095">
        <w:rPr>
          <w:sz w:val="20"/>
          <w:szCs w:val="20"/>
        </w:rPr>
        <w:t>, 673–687, doi:</w:t>
      </w:r>
      <w:hyperlink r:id="rId974" w:history="1">
        <w:r w:rsidRPr="00B44095">
          <w:rPr>
            <w:rStyle w:val="Hyperlink"/>
            <w:sz w:val="20"/>
            <w:szCs w:val="20"/>
            <w:lang w:val="en-US" w:eastAsia="fr-FR"/>
          </w:rPr>
          <w:t>10.1175/jcli-d-15-0412.1</w:t>
        </w:r>
      </w:hyperlink>
      <w:r w:rsidRPr="00B44095">
        <w:rPr>
          <w:sz w:val="20"/>
          <w:szCs w:val="20"/>
        </w:rPr>
        <w:t>.</w:t>
      </w:r>
    </w:p>
    <w:p w14:paraId="677AFDA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Wigley, T.M.L. and P.D. Jones, 1981: Detecting CO2-induced climatic change. </w:t>
      </w:r>
      <w:r w:rsidRPr="00B44095">
        <w:rPr>
          <w:i/>
          <w:sz w:val="20"/>
          <w:szCs w:val="20"/>
        </w:rPr>
        <w:t>Nature</w:t>
      </w:r>
      <w:r w:rsidRPr="00B44095">
        <w:rPr>
          <w:sz w:val="20"/>
          <w:szCs w:val="20"/>
        </w:rPr>
        <w:t>, doi:</w:t>
      </w:r>
      <w:hyperlink r:id="rId975" w:history="1">
        <w:r w:rsidRPr="00B44095">
          <w:rPr>
            <w:rStyle w:val="Hyperlink"/>
            <w:sz w:val="20"/>
            <w:szCs w:val="20"/>
            <w:lang w:val="en-US" w:eastAsia="fr-FR"/>
          </w:rPr>
          <w:t>10.1038/292205a0</w:t>
        </w:r>
      </w:hyperlink>
      <w:r w:rsidRPr="00B44095">
        <w:rPr>
          <w:sz w:val="20"/>
          <w:szCs w:val="20"/>
        </w:rPr>
        <w:t>.</w:t>
      </w:r>
    </w:p>
    <w:p w14:paraId="7461FC9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Wigley, T.M.L., R. Richels, and J.A. Edmonds, 1996: Economic and environmental choices in the stabilization of atmospheric CO2concentrations. </w:t>
      </w:r>
      <w:r w:rsidRPr="00B44095">
        <w:rPr>
          <w:i/>
          <w:sz w:val="20"/>
          <w:szCs w:val="20"/>
        </w:rPr>
        <w:t>Nature</w:t>
      </w:r>
      <w:r w:rsidRPr="00B44095">
        <w:rPr>
          <w:sz w:val="20"/>
          <w:szCs w:val="20"/>
        </w:rPr>
        <w:t xml:space="preserve">, </w:t>
      </w:r>
      <w:r w:rsidRPr="00B44095">
        <w:rPr>
          <w:b/>
          <w:sz w:val="20"/>
          <w:szCs w:val="20"/>
        </w:rPr>
        <w:t>379(6562)</w:t>
      </w:r>
      <w:r w:rsidRPr="00B44095">
        <w:rPr>
          <w:sz w:val="20"/>
          <w:szCs w:val="20"/>
        </w:rPr>
        <w:t>, 240–243, doi:</w:t>
      </w:r>
      <w:hyperlink r:id="rId976" w:history="1">
        <w:r w:rsidRPr="00B44095">
          <w:rPr>
            <w:rStyle w:val="Hyperlink"/>
            <w:sz w:val="20"/>
            <w:szCs w:val="20"/>
            <w:lang w:val="en-US" w:eastAsia="fr-FR"/>
          </w:rPr>
          <w:t>10.1038/379240a0</w:t>
        </w:r>
      </w:hyperlink>
      <w:r w:rsidRPr="00B44095">
        <w:rPr>
          <w:sz w:val="20"/>
          <w:szCs w:val="20"/>
        </w:rPr>
        <w:t>.</w:t>
      </w:r>
    </w:p>
    <w:p w14:paraId="6E24B9B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Wigley, T.M.L. et al., 2009: Uncertainties in climate stabilization. </w:t>
      </w:r>
      <w:r w:rsidRPr="00B44095">
        <w:rPr>
          <w:i/>
          <w:sz w:val="20"/>
          <w:szCs w:val="20"/>
        </w:rPr>
        <w:t>Climatic Change</w:t>
      </w:r>
      <w:r w:rsidRPr="00B44095">
        <w:rPr>
          <w:sz w:val="20"/>
          <w:szCs w:val="20"/>
        </w:rPr>
        <w:t xml:space="preserve">, </w:t>
      </w:r>
      <w:r w:rsidRPr="00B44095">
        <w:rPr>
          <w:b/>
          <w:sz w:val="20"/>
          <w:szCs w:val="20"/>
        </w:rPr>
        <w:t>97(1–2)</w:t>
      </w:r>
      <w:r w:rsidRPr="00B44095">
        <w:rPr>
          <w:sz w:val="20"/>
          <w:szCs w:val="20"/>
        </w:rPr>
        <w:t>, 85–121, doi:</w:t>
      </w:r>
      <w:hyperlink r:id="rId977" w:history="1">
        <w:r w:rsidRPr="00B44095">
          <w:rPr>
            <w:rStyle w:val="Hyperlink"/>
            <w:sz w:val="20"/>
            <w:szCs w:val="20"/>
            <w:lang w:val="en-US" w:eastAsia="fr-FR"/>
          </w:rPr>
          <w:t>10.1007/s10584-009-9585-3</w:t>
        </w:r>
      </w:hyperlink>
      <w:r w:rsidRPr="00B44095">
        <w:rPr>
          <w:sz w:val="20"/>
          <w:szCs w:val="20"/>
        </w:rPr>
        <w:t>.</w:t>
      </w:r>
    </w:p>
    <w:p w14:paraId="11F4D76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Wilby, R.L. and S. Dessai, 2010: Robust adaptation to climate change. </w:t>
      </w:r>
      <w:r w:rsidRPr="00B44095">
        <w:rPr>
          <w:i/>
          <w:sz w:val="20"/>
          <w:szCs w:val="20"/>
        </w:rPr>
        <w:t>Weather</w:t>
      </w:r>
      <w:r w:rsidRPr="00B44095">
        <w:rPr>
          <w:sz w:val="20"/>
          <w:szCs w:val="20"/>
        </w:rPr>
        <w:t xml:space="preserve">, </w:t>
      </w:r>
      <w:r w:rsidRPr="00B44095">
        <w:rPr>
          <w:b/>
          <w:sz w:val="20"/>
          <w:szCs w:val="20"/>
        </w:rPr>
        <w:t>65(7)</w:t>
      </w:r>
      <w:r w:rsidRPr="00B44095">
        <w:rPr>
          <w:sz w:val="20"/>
          <w:szCs w:val="20"/>
        </w:rPr>
        <w:t>, 180–185, doi:</w:t>
      </w:r>
      <w:hyperlink r:id="rId978" w:history="1">
        <w:r w:rsidRPr="00B44095">
          <w:rPr>
            <w:rStyle w:val="Hyperlink"/>
            <w:sz w:val="20"/>
            <w:szCs w:val="20"/>
            <w:lang w:val="en-US" w:eastAsia="fr-FR"/>
          </w:rPr>
          <w:t>10.1002/wea.543</w:t>
        </w:r>
      </w:hyperlink>
      <w:r w:rsidRPr="00B44095">
        <w:rPr>
          <w:sz w:val="20"/>
          <w:szCs w:val="20"/>
        </w:rPr>
        <w:t>.</w:t>
      </w:r>
    </w:p>
    <w:p w14:paraId="78F7657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Wilcox, L.J. et al., 2020: Accelerated increases in global and Asian summer monsoon precipitation from future aerosol reductions. </w:t>
      </w:r>
      <w:r w:rsidRPr="00B44095">
        <w:rPr>
          <w:i/>
          <w:sz w:val="20"/>
          <w:szCs w:val="20"/>
        </w:rPr>
        <w:t>Atmospheric Chemistry and Physics</w:t>
      </w:r>
      <w:r w:rsidRPr="00B44095">
        <w:rPr>
          <w:sz w:val="20"/>
          <w:szCs w:val="20"/>
        </w:rPr>
        <w:t xml:space="preserve">, </w:t>
      </w:r>
      <w:r w:rsidRPr="00B44095">
        <w:rPr>
          <w:b/>
          <w:sz w:val="20"/>
          <w:szCs w:val="20"/>
        </w:rPr>
        <w:t>20(20)</w:t>
      </w:r>
      <w:r w:rsidRPr="00B44095">
        <w:rPr>
          <w:sz w:val="20"/>
          <w:szCs w:val="20"/>
        </w:rPr>
        <w:t>, 11955–11977, doi:</w:t>
      </w:r>
      <w:hyperlink r:id="rId979" w:history="1">
        <w:r w:rsidRPr="00B44095">
          <w:rPr>
            <w:rStyle w:val="Hyperlink"/>
            <w:sz w:val="20"/>
            <w:szCs w:val="20"/>
            <w:lang w:val="en-US" w:eastAsia="fr-FR"/>
          </w:rPr>
          <w:t>10.5194/acp-20-11955-2020</w:t>
        </w:r>
      </w:hyperlink>
      <w:r w:rsidRPr="00B44095">
        <w:rPr>
          <w:sz w:val="20"/>
          <w:szCs w:val="20"/>
        </w:rPr>
        <w:t>.</w:t>
      </w:r>
    </w:p>
    <w:p w14:paraId="45FDC15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Wilkinson, M.D. et al., 2016: The FAIR Guiding Principles for scientific data management and stewardship. </w:t>
      </w:r>
      <w:r w:rsidRPr="00B44095">
        <w:rPr>
          <w:i/>
          <w:sz w:val="20"/>
          <w:szCs w:val="20"/>
        </w:rPr>
        <w:t>Scientific Data</w:t>
      </w:r>
      <w:r w:rsidRPr="00B44095">
        <w:rPr>
          <w:sz w:val="20"/>
          <w:szCs w:val="20"/>
        </w:rPr>
        <w:t xml:space="preserve">, </w:t>
      </w:r>
      <w:r w:rsidRPr="00B44095">
        <w:rPr>
          <w:b/>
          <w:sz w:val="20"/>
          <w:szCs w:val="20"/>
        </w:rPr>
        <w:t>3(1)</w:t>
      </w:r>
      <w:r w:rsidRPr="00B44095">
        <w:rPr>
          <w:sz w:val="20"/>
          <w:szCs w:val="20"/>
        </w:rPr>
        <w:t>, 160018, doi:</w:t>
      </w:r>
      <w:hyperlink r:id="rId980" w:history="1">
        <w:r w:rsidRPr="00B44095">
          <w:rPr>
            <w:rStyle w:val="Hyperlink"/>
            <w:sz w:val="20"/>
            <w:szCs w:val="20"/>
            <w:lang w:val="en-US" w:eastAsia="fr-FR"/>
          </w:rPr>
          <w:t>10.1038/sdata.2016.18</w:t>
        </w:r>
      </w:hyperlink>
      <w:r w:rsidRPr="00B44095">
        <w:rPr>
          <w:sz w:val="20"/>
          <w:szCs w:val="20"/>
        </w:rPr>
        <w:t>.</w:t>
      </w:r>
    </w:p>
    <w:p w14:paraId="32EFA29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Williams, H.T.P., J.R. McMurray, T. Kurz, and F. Hugo Lambert, 2015: Network analysis reveals open forums and echo chambers in social media discussions of climate change. </w:t>
      </w:r>
      <w:r w:rsidRPr="00B44095">
        <w:rPr>
          <w:i/>
          <w:sz w:val="20"/>
          <w:szCs w:val="20"/>
        </w:rPr>
        <w:t>Global Environmental Change</w:t>
      </w:r>
      <w:r w:rsidRPr="00B44095">
        <w:rPr>
          <w:sz w:val="20"/>
          <w:szCs w:val="20"/>
        </w:rPr>
        <w:t xml:space="preserve">, </w:t>
      </w:r>
      <w:r w:rsidRPr="00B44095">
        <w:rPr>
          <w:b/>
          <w:sz w:val="20"/>
          <w:szCs w:val="20"/>
        </w:rPr>
        <w:t>32</w:t>
      </w:r>
      <w:r w:rsidRPr="00B44095">
        <w:rPr>
          <w:sz w:val="20"/>
          <w:szCs w:val="20"/>
        </w:rPr>
        <w:t>, 126–138, doi:</w:t>
      </w:r>
      <w:hyperlink r:id="rId981" w:history="1">
        <w:r w:rsidRPr="00B44095">
          <w:rPr>
            <w:rStyle w:val="Hyperlink"/>
            <w:sz w:val="20"/>
            <w:szCs w:val="20"/>
            <w:lang w:val="en-US" w:eastAsia="fr-FR"/>
          </w:rPr>
          <w:t>10.1016/j.gloenvcha.2015.03.006</w:t>
        </w:r>
      </w:hyperlink>
      <w:r w:rsidRPr="00B44095">
        <w:rPr>
          <w:sz w:val="20"/>
          <w:szCs w:val="20"/>
        </w:rPr>
        <w:t>.</w:t>
      </w:r>
    </w:p>
    <w:p w14:paraId="2E3D4F3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Williams, J. (ed.), 1978: Carbon Dioxide, Climate and Society: Proceedings of a IIASA Workshop cosponsored by WMO, UNEP, and SCOPE, February 21-24, 1978. Pergamon Press, Oxford, UK, 332 pp.</w:t>
      </w:r>
    </w:p>
    <w:p w14:paraId="01152BC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Williams, K.D. and M.J. Webb, 2009: A quantitative performance assessment of cloud regimes in climate models. </w:t>
      </w:r>
      <w:r w:rsidRPr="00B44095">
        <w:rPr>
          <w:i/>
          <w:sz w:val="20"/>
          <w:szCs w:val="20"/>
        </w:rPr>
        <w:t>Climate Dynamics</w:t>
      </w:r>
      <w:r w:rsidRPr="00B44095">
        <w:rPr>
          <w:sz w:val="20"/>
          <w:szCs w:val="20"/>
        </w:rPr>
        <w:t xml:space="preserve">, </w:t>
      </w:r>
      <w:r w:rsidRPr="00B44095">
        <w:rPr>
          <w:b/>
          <w:sz w:val="20"/>
          <w:szCs w:val="20"/>
        </w:rPr>
        <w:t>33(1)</w:t>
      </w:r>
      <w:r w:rsidRPr="00B44095">
        <w:rPr>
          <w:sz w:val="20"/>
          <w:szCs w:val="20"/>
        </w:rPr>
        <w:t>, 141–157, doi:</w:t>
      </w:r>
      <w:hyperlink r:id="rId982" w:history="1">
        <w:r w:rsidRPr="00B44095">
          <w:rPr>
            <w:rStyle w:val="Hyperlink"/>
            <w:sz w:val="20"/>
            <w:szCs w:val="20"/>
            <w:lang w:val="en-US" w:eastAsia="fr-FR"/>
          </w:rPr>
          <w:t>10.1007/s00382-008-0443-1</w:t>
        </w:r>
      </w:hyperlink>
      <w:r w:rsidRPr="00B44095">
        <w:rPr>
          <w:sz w:val="20"/>
          <w:szCs w:val="20"/>
        </w:rPr>
        <w:t>.</w:t>
      </w:r>
    </w:p>
    <w:p w14:paraId="243D449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Williams, K.D. et al., 2013: The Transpose-AMIP II Experiment and Its Application to the Understanding of Southern Ocean Cloud Biases in Climate Models. </w:t>
      </w:r>
      <w:r w:rsidRPr="00B44095">
        <w:rPr>
          <w:i/>
          <w:sz w:val="20"/>
          <w:szCs w:val="20"/>
        </w:rPr>
        <w:t>Journal of Climate</w:t>
      </w:r>
      <w:r w:rsidRPr="00B44095">
        <w:rPr>
          <w:sz w:val="20"/>
          <w:szCs w:val="20"/>
        </w:rPr>
        <w:t xml:space="preserve">, </w:t>
      </w:r>
      <w:r w:rsidRPr="00B44095">
        <w:rPr>
          <w:b/>
          <w:sz w:val="20"/>
          <w:szCs w:val="20"/>
        </w:rPr>
        <w:t>26(10)</w:t>
      </w:r>
      <w:r w:rsidRPr="00B44095">
        <w:rPr>
          <w:sz w:val="20"/>
          <w:szCs w:val="20"/>
        </w:rPr>
        <w:t>, 3258–3274, doi:</w:t>
      </w:r>
      <w:hyperlink r:id="rId983" w:history="1">
        <w:r w:rsidRPr="00B44095">
          <w:rPr>
            <w:rStyle w:val="Hyperlink"/>
            <w:sz w:val="20"/>
            <w:szCs w:val="20"/>
            <w:lang w:val="en-US" w:eastAsia="fr-FR"/>
          </w:rPr>
          <w:t>10.1175/jcli-d-12-00429.1</w:t>
        </w:r>
      </w:hyperlink>
      <w:r w:rsidRPr="00B44095">
        <w:rPr>
          <w:sz w:val="20"/>
          <w:szCs w:val="20"/>
        </w:rPr>
        <w:t>.</w:t>
      </w:r>
    </w:p>
    <w:p w14:paraId="5D7E144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Wilson, R. et al., 2016: Last millennium northern hemisphere summer temperatures from tree rings: Part I: The long term context. </w:t>
      </w:r>
      <w:r w:rsidRPr="00B44095">
        <w:rPr>
          <w:i/>
          <w:sz w:val="20"/>
          <w:szCs w:val="20"/>
        </w:rPr>
        <w:t>Quaternary Science Reviews</w:t>
      </w:r>
      <w:r w:rsidRPr="00B44095">
        <w:rPr>
          <w:sz w:val="20"/>
          <w:szCs w:val="20"/>
        </w:rPr>
        <w:t xml:space="preserve">, </w:t>
      </w:r>
      <w:r w:rsidRPr="00B44095">
        <w:rPr>
          <w:b/>
          <w:sz w:val="20"/>
          <w:szCs w:val="20"/>
        </w:rPr>
        <w:t>134</w:t>
      </w:r>
      <w:r w:rsidRPr="00B44095">
        <w:rPr>
          <w:sz w:val="20"/>
          <w:szCs w:val="20"/>
        </w:rPr>
        <w:t>, 1–18, doi:</w:t>
      </w:r>
      <w:hyperlink r:id="rId984" w:history="1">
        <w:r w:rsidRPr="00B44095">
          <w:rPr>
            <w:rStyle w:val="Hyperlink"/>
            <w:sz w:val="20"/>
            <w:szCs w:val="20"/>
            <w:lang w:val="en-US" w:eastAsia="fr-FR"/>
          </w:rPr>
          <w:t>10.1016/j.quascirev.2015.12.005</w:t>
        </w:r>
      </w:hyperlink>
      <w:r w:rsidRPr="00B44095">
        <w:rPr>
          <w:sz w:val="20"/>
          <w:szCs w:val="20"/>
        </w:rPr>
        <w:t>.</w:t>
      </w:r>
    </w:p>
    <w:p w14:paraId="48DCB39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Winkler, A.J., R.B. Myneni, and V. Brovkin, 2019: Investigating the applicability of emergent constraints. </w:t>
      </w:r>
      <w:r w:rsidRPr="00B44095">
        <w:rPr>
          <w:i/>
          <w:sz w:val="20"/>
          <w:szCs w:val="20"/>
        </w:rPr>
        <w:t>Earth System Dynamics</w:t>
      </w:r>
      <w:r w:rsidRPr="00B44095">
        <w:rPr>
          <w:sz w:val="20"/>
          <w:szCs w:val="20"/>
        </w:rPr>
        <w:t xml:space="preserve">, </w:t>
      </w:r>
      <w:r w:rsidRPr="00B44095">
        <w:rPr>
          <w:b/>
          <w:sz w:val="20"/>
          <w:szCs w:val="20"/>
        </w:rPr>
        <w:t>10(3)</w:t>
      </w:r>
      <w:r w:rsidRPr="00B44095">
        <w:rPr>
          <w:sz w:val="20"/>
          <w:szCs w:val="20"/>
        </w:rPr>
        <w:t>, 501–523, doi:</w:t>
      </w:r>
      <w:hyperlink r:id="rId985" w:history="1">
        <w:r w:rsidRPr="00B44095">
          <w:rPr>
            <w:rStyle w:val="Hyperlink"/>
            <w:sz w:val="20"/>
            <w:szCs w:val="20"/>
            <w:lang w:val="en-US" w:eastAsia="fr-FR"/>
          </w:rPr>
          <w:t>10.5194/esd-10-501-2019</w:t>
        </w:r>
      </w:hyperlink>
      <w:r w:rsidRPr="00B44095">
        <w:rPr>
          <w:sz w:val="20"/>
          <w:szCs w:val="20"/>
        </w:rPr>
        <w:t>.</w:t>
      </w:r>
    </w:p>
    <w:p w14:paraId="55E23DB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Winsberg, E., 2018: </w:t>
      </w:r>
      <w:r w:rsidRPr="00B44095">
        <w:rPr>
          <w:i/>
          <w:sz w:val="20"/>
          <w:szCs w:val="20"/>
        </w:rPr>
        <w:t>Philosophy and Climate Science</w:t>
      </w:r>
      <w:r w:rsidRPr="00B44095">
        <w:rPr>
          <w:sz w:val="20"/>
          <w:szCs w:val="20"/>
        </w:rPr>
        <w:t xml:space="preserve">. Cambridge University Press, Cambridge, UK, 270 pp., </w:t>
      </w:r>
      <w:r w:rsidRPr="00B44095">
        <w:rPr>
          <w:sz w:val="20"/>
          <w:szCs w:val="20"/>
        </w:rPr>
        <w:lastRenderedPageBreak/>
        <w:t>doi:</w:t>
      </w:r>
      <w:hyperlink r:id="rId986" w:history="1">
        <w:r w:rsidRPr="00B44095">
          <w:rPr>
            <w:rStyle w:val="Hyperlink"/>
            <w:sz w:val="20"/>
            <w:szCs w:val="20"/>
            <w:lang w:val="en-US" w:eastAsia="fr-FR"/>
          </w:rPr>
          <w:t>10.1017/9781108164290</w:t>
        </w:r>
      </w:hyperlink>
      <w:r w:rsidRPr="00B44095">
        <w:rPr>
          <w:sz w:val="20"/>
          <w:szCs w:val="20"/>
        </w:rPr>
        <w:t>.</w:t>
      </w:r>
    </w:p>
    <w:p w14:paraId="636730A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Winski, D. et al., 2018: A 400-Year Ice Core Melt Layer Record of Summertime Warming in the Alaska Range. </w:t>
      </w:r>
      <w:r w:rsidRPr="00B44095">
        <w:rPr>
          <w:i/>
          <w:sz w:val="20"/>
          <w:szCs w:val="20"/>
        </w:rPr>
        <w:t>Journal of Geophysical Research: Atmospheres</w:t>
      </w:r>
      <w:r w:rsidRPr="00B44095">
        <w:rPr>
          <w:sz w:val="20"/>
          <w:szCs w:val="20"/>
        </w:rPr>
        <w:t xml:space="preserve">, </w:t>
      </w:r>
      <w:r w:rsidRPr="00B44095">
        <w:rPr>
          <w:b/>
          <w:sz w:val="20"/>
          <w:szCs w:val="20"/>
        </w:rPr>
        <w:t>123(7)</w:t>
      </w:r>
      <w:r w:rsidRPr="00B44095">
        <w:rPr>
          <w:sz w:val="20"/>
          <w:szCs w:val="20"/>
        </w:rPr>
        <w:t>, 3594–3611, doi:</w:t>
      </w:r>
      <w:hyperlink r:id="rId987" w:history="1">
        <w:r w:rsidRPr="00B44095">
          <w:rPr>
            <w:rStyle w:val="Hyperlink"/>
            <w:sz w:val="20"/>
            <w:szCs w:val="20"/>
            <w:lang w:val="en-US" w:eastAsia="fr-FR"/>
          </w:rPr>
          <w:t>10.1002/2017jd027539</w:t>
        </w:r>
      </w:hyperlink>
      <w:r w:rsidRPr="00B44095">
        <w:rPr>
          <w:sz w:val="20"/>
          <w:szCs w:val="20"/>
        </w:rPr>
        <w:t>.</w:t>
      </w:r>
    </w:p>
    <w:p w14:paraId="08C1A0C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WMO, 2015: </w:t>
      </w:r>
      <w:r w:rsidRPr="00B44095">
        <w:rPr>
          <w:i/>
          <w:sz w:val="20"/>
          <w:szCs w:val="20"/>
        </w:rPr>
        <w:t>Seamless Prediction of the Earth System: From Minutes to Months</w:t>
      </w:r>
      <w:r w:rsidRPr="00B44095">
        <w:rPr>
          <w:sz w:val="20"/>
          <w:szCs w:val="20"/>
        </w:rPr>
        <w:t>. WMO-No. 1156, World Meteorological Organization (WMO), Geneva, Switzerland, 471 pp.</w:t>
      </w:r>
    </w:p>
    <w:p w14:paraId="0742AC2C"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WMO, 2016: </w:t>
      </w:r>
      <w:r w:rsidRPr="00B44095">
        <w:rPr>
          <w:i/>
          <w:sz w:val="20"/>
          <w:szCs w:val="20"/>
        </w:rPr>
        <w:t>The Global Observing System for Climate: Implementation Needs</w:t>
      </w:r>
      <w:r w:rsidRPr="00B44095">
        <w:rPr>
          <w:sz w:val="20"/>
          <w:szCs w:val="20"/>
        </w:rPr>
        <w:t>. GCOS No. 200, Global Climate Observing System (GCOS) Secretariat, World Meteorological Organization (WMO), Geneva, Switzerland, 315 pp.</w:t>
      </w:r>
    </w:p>
    <w:p w14:paraId="23D3C35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WMO, 2017: </w:t>
      </w:r>
      <w:r w:rsidRPr="00B44095">
        <w:rPr>
          <w:i/>
          <w:sz w:val="20"/>
          <w:szCs w:val="20"/>
        </w:rPr>
        <w:t>Challenges in the Transition from Conventional to Automatic Meteorological Observing Networks for Long-term Climate Records</w:t>
      </w:r>
      <w:r w:rsidRPr="00B44095">
        <w:rPr>
          <w:sz w:val="20"/>
          <w:szCs w:val="20"/>
        </w:rPr>
        <w:t>. WMO-No. 1202, World Meteorological Organization (WMO), Geneva, Switzerland, 20 pp.</w:t>
      </w:r>
    </w:p>
    <w:p w14:paraId="0DF9B2A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WMO, 2020a: </w:t>
      </w:r>
      <w:r w:rsidRPr="00B44095">
        <w:rPr>
          <w:i/>
          <w:sz w:val="20"/>
          <w:szCs w:val="20"/>
        </w:rPr>
        <w:t>State of Climate Services 2020: Risk Information and Early Warning Systems</w:t>
      </w:r>
      <w:r w:rsidRPr="00B44095">
        <w:rPr>
          <w:sz w:val="20"/>
          <w:szCs w:val="20"/>
        </w:rPr>
        <w:t>. WMO-No. 1252, World Meteorological Organization (WMO), Geneva, Switzerland, 47 pp.</w:t>
      </w:r>
    </w:p>
    <w:p w14:paraId="3F47868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WMO, 2020b: </w:t>
      </w:r>
      <w:r w:rsidRPr="00B44095">
        <w:rPr>
          <w:i/>
          <w:sz w:val="20"/>
          <w:szCs w:val="20"/>
        </w:rPr>
        <w:t>United In Science: A multi-organization high-level compilation of the latest climate science information</w:t>
      </w:r>
      <w:r w:rsidRPr="00B44095">
        <w:rPr>
          <w:sz w:val="20"/>
          <w:szCs w:val="20"/>
        </w:rPr>
        <w:t>. World Meteorological Organization (WMO), Geneva, Switzerland, 25 pp.</w:t>
      </w:r>
    </w:p>
    <w:p w14:paraId="360115C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WMO/UNEP/ICSU, 1986: </w:t>
      </w:r>
      <w:r w:rsidRPr="00B44095">
        <w:rPr>
          <w:i/>
          <w:sz w:val="20"/>
          <w:szCs w:val="20"/>
        </w:rPr>
        <w:t>Report of the International Conference on the Assessment of the Role of Carbon Dioxide and of Other Greenhouse Gases in Climate Variations and Associated Impacts, Villach, Austria, 9-15 October 1985</w:t>
      </w:r>
      <w:r w:rsidRPr="00B44095">
        <w:rPr>
          <w:sz w:val="20"/>
          <w:szCs w:val="20"/>
        </w:rPr>
        <w:t>. WMO - No.661, World Meteorological Organization (WMO), United Nations Environment Programme (UNEP), International Council of Scientific Unions (ICSU). WMO, Geneva, Switzerland, 78 pp.</w:t>
      </w:r>
    </w:p>
    <w:p w14:paraId="62AC5AB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Woodgate, R.A., 2018: Increases in the Pacific inflow to the Arctic from 1990 to 2015, and insights into seasonal trends and driving mechanisms from year-round Bering Strait mooring data. </w:t>
      </w:r>
      <w:r w:rsidRPr="00B44095">
        <w:rPr>
          <w:i/>
          <w:sz w:val="20"/>
          <w:szCs w:val="20"/>
        </w:rPr>
        <w:t>Progress in Oceanography</w:t>
      </w:r>
      <w:r w:rsidRPr="00B44095">
        <w:rPr>
          <w:sz w:val="20"/>
          <w:szCs w:val="20"/>
        </w:rPr>
        <w:t xml:space="preserve">, </w:t>
      </w:r>
      <w:r w:rsidRPr="00B44095">
        <w:rPr>
          <w:b/>
          <w:sz w:val="20"/>
          <w:szCs w:val="20"/>
        </w:rPr>
        <w:t>160</w:t>
      </w:r>
      <w:r w:rsidRPr="00B44095">
        <w:rPr>
          <w:sz w:val="20"/>
          <w:szCs w:val="20"/>
        </w:rPr>
        <w:t>, 124–154, doi:</w:t>
      </w:r>
      <w:hyperlink r:id="rId988" w:history="1">
        <w:r w:rsidRPr="00B44095">
          <w:rPr>
            <w:rStyle w:val="Hyperlink"/>
            <w:sz w:val="20"/>
            <w:szCs w:val="20"/>
            <w:lang w:val="en-US" w:eastAsia="fr-FR"/>
          </w:rPr>
          <w:t>10.1016/j.pocean.2017.12.007</w:t>
        </w:r>
      </w:hyperlink>
      <w:r w:rsidRPr="00B44095">
        <w:rPr>
          <w:sz w:val="20"/>
          <w:szCs w:val="20"/>
        </w:rPr>
        <w:t>.</w:t>
      </w:r>
    </w:p>
    <w:p w14:paraId="0921E56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Woodruff, S.D., R.J. Slutz, R.L. Jenne, and P.M. Steurer, 1987: A Comprehensive Ocean-Atmosphere Data Set. </w:t>
      </w:r>
      <w:r w:rsidRPr="00B44095">
        <w:rPr>
          <w:i/>
          <w:sz w:val="20"/>
          <w:szCs w:val="20"/>
        </w:rPr>
        <w:t>Bulletin of the American Meteorological Society</w:t>
      </w:r>
      <w:r w:rsidRPr="00B44095">
        <w:rPr>
          <w:sz w:val="20"/>
          <w:szCs w:val="20"/>
        </w:rPr>
        <w:t xml:space="preserve">, </w:t>
      </w:r>
      <w:r w:rsidRPr="00B44095">
        <w:rPr>
          <w:b/>
          <w:sz w:val="20"/>
          <w:szCs w:val="20"/>
        </w:rPr>
        <w:t>68(10)</w:t>
      </w:r>
      <w:r w:rsidRPr="00B44095">
        <w:rPr>
          <w:sz w:val="20"/>
          <w:szCs w:val="20"/>
        </w:rPr>
        <w:t>, 1239–1250, doi:</w:t>
      </w:r>
      <w:hyperlink r:id="rId989" w:history="1">
        <w:r w:rsidRPr="00B44095">
          <w:rPr>
            <w:rStyle w:val="Hyperlink"/>
            <w:sz w:val="20"/>
            <w:szCs w:val="20"/>
            <w:lang w:val="en-US" w:eastAsia="fr-FR"/>
          </w:rPr>
          <w:t>10.1175/1520-0477(1987)068&lt;1239:acoads&gt;2.0.co;2</w:t>
        </w:r>
      </w:hyperlink>
      <w:r w:rsidRPr="00B44095">
        <w:rPr>
          <w:sz w:val="20"/>
          <w:szCs w:val="20"/>
        </w:rPr>
        <w:t>.</w:t>
      </w:r>
    </w:p>
    <w:p w14:paraId="746A1A4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Woodruff, S.D., H.F. Diaz, J.D. Elms, and S.J. Worley, 1998: COADS Release 2 data and metadata enhancements for improvements of marine surface flux fields. </w:t>
      </w:r>
      <w:r w:rsidRPr="00B44095">
        <w:rPr>
          <w:i/>
          <w:sz w:val="20"/>
          <w:szCs w:val="20"/>
        </w:rPr>
        <w:t>Physics and Chemistry of the Earth</w:t>
      </w:r>
      <w:r w:rsidRPr="00B44095">
        <w:rPr>
          <w:sz w:val="20"/>
          <w:szCs w:val="20"/>
        </w:rPr>
        <w:t xml:space="preserve">, </w:t>
      </w:r>
      <w:r w:rsidRPr="00B44095">
        <w:rPr>
          <w:b/>
          <w:sz w:val="20"/>
          <w:szCs w:val="20"/>
        </w:rPr>
        <w:t>23(5–6)</w:t>
      </w:r>
      <w:r w:rsidRPr="00B44095">
        <w:rPr>
          <w:sz w:val="20"/>
          <w:szCs w:val="20"/>
        </w:rPr>
        <w:t>, 517–526, doi:</w:t>
      </w:r>
      <w:hyperlink r:id="rId990" w:history="1">
        <w:r w:rsidRPr="00B44095">
          <w:rPr>
            <w:rStyle w:val="Hyperlink"/>
            <w:sz w:val="20"/>
            <w:szCs w:val="20"/>
            <w:lang w:val="en-US" w:eastAsia="fr-FR"/>
          </w:rPr>
          <w:t>10.1016/s0079-1946(98)00064-0</w:t>
        </w:r>
      </w:hyperlink>
      <w:r w:rsidRPr="00B44095">
        <w:rPr>
          <w:sz w:val="20"/>
          <w:szCs w:val="20"/>
        </w:rPr>
        <w:t>.</w:t>
      </w:r>
    </w:p>
    <w:p w14:paraId="257ECD5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Woodruff, S.D., H.F. Diaz, S.J. Worley, R.W. Reynolds, and S.J. Lubker, 2005: Early Ship Observational Data and Icoads. </w:t>
      </w:r>
      <w:r w:rsidRPr="00B44095">
        <w:rPr>
          <w:i/>
          <w:sz w:val="20"/>
          <w:szCs w:val="20"/>
        </w:rPr>
        <w:t>Climatic Change</w:t>
      </w:r>
      <w:r w:rsidRPr="00B44095">
        <w:rPr>
          <w:sz w:val="20"/>
          <w:szCs w:val="20"/>
        </w:rPr>
        <w:t xml:space="preserve">, </w:t>
      </w:r>
      <w:r w:rsidRPr="00B44095">
        <w:rPr>
          <w:b/>
          <w:sz w:val="20"/>
          <w:szCs w:val="20"/>
        </w:rPr>
        <w:t>73(1–2)</w:t>
      </w:r>
      <w:r w:rsidRPr="00B44095">
        <w:rPr>
          <w:sz w:val="20"/>
          <w:szCs w:val="20"/>
        </w:rPr>
        <w:t>, 169–194, doi:</w:t>
      </w:r>
      <w:hyperlink r:id="rId991" w:history="1">
        <w:r w:rsidRPr="00B44095">
          <w:rPr>
            <w:rStyle w:val="Hyperlink"/>
            <w:sz w:val="20"/>
            <w:szCs w:val="20"/>
            <w:lang w:val="en-US" w:eastAsia="fr-FR"/>
          </w:rPr>
          <w:t>10.1007/s10584-005-3456-3</w:t>
        </w:r>
      </w:hyperlink>
      <w:r w:rsidRPr="00B44095">
        <w:rPr>
          <w:sz w:val="20"/>
          <w:szCs w:val="20"/>
        </w:rPr>
        <w:t>.</w:t>
      </w:r>
    </w:p>
    <w:p w14:paraId="0C9766D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Wu, C. et al., 2016: A process-oriented evaluation of dust emission parameterizations in CESM: Simulation of a typical severe dust storm in East Asia. </w:t>
      </w:r>
      <w:r w:rsidRPr="00B44095">
        <w:rPr>
          <w:i/>
          <w:sz w:val="20"/>
          <w:szCs w:val="20"/>
        </w:rPr>
        <w:t>Journal of Advances in Modeling Earth Systems</w:t>
      </w:r>
      <w:r w:rsidRPr="00B44095">
        <w:rPr>
          <w:sz w:val="20"/>
          <w:szCs w:val="20"/>
        </w:rPr>
        <w:t xml:space="preserve">, </w:t>
      </w:r>
      <w:r w:rsidRPr="00B44095">
        <w:rPr>
          <w:b/>
          <w:sz w:val="20"/>
          <w:szCs w:val="20"/>
        </w:rPr>
        <w:t>8(3)</w:t>
      </w:r>
      <w:r w:rsidRPr="00B44095">
        <w:rPr>
          <w:sz w:val="20"/>
          <w:szCs w:val="20"/>
        </w:rPr>
        <w:t>, 1432–1452, doi:</w:t>
      </w:r>
      <w:hyperlink r:id="rId992" w:history="1">
        <w:r w:rsidRPr="00B44095">
          <w:rPr>
            <w:rStyle w:val="Hyperlink"/>
            <w:sz w:val="20"/>
            <w:szCs w:val="20"/>
            <w:lang w:val="en-US" w:eastAsia="fr-FR"/>
          </w:rPr>
          <w:t>10.1002/2016ms000723</w:t>
        </w:r>
      </w:hyperlink>
      <w:r w:rsidRPr="00B44095">
        <w:rPr>
          <w:sz w:val="20"/>
          <w:szCs w:val="20"/>
        </w:rPr>
        <w:t>.</w:t>
      </w:r>
    </w:p>
    <w:p w14:paraId="2750BB0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Wu, H.C. et al., 2018: Surface ocean pH variations since 1689 CE and recent ocean acidification in the tropical South Pacific. </w:t>
      </w:r>
      <w:r w:rsidRPr="00B44095">
        <w:rPr>
          <w:i/>
          <w:sz w:val="20"/>
          <w:szCs w:val="20"/>
        </w:rPr>
        <w:t>Nature Communications</w:t>
      </w:r>
      <w:r w:rsidRPr="00B44095">
        <w:rPr>
          <w:sz w:val="20"/>
          <w:szCs w:val="20"/>
        </w:rPr>
        <w:t xml:space="preserve">, </w:t>
      </w:r>
      <w:r w:rsidRPr="00B44095">
        <w:rPr>
          <w:b/>
          <w:sz w:val="20"/>
          <w:szCs w:val="20"/>
        </w:rPr>
        <w:t>9(1)</w:t>
      </w:r>
      <w:r w:rsidRPr="00B44095">
        <w:rPr>
          <w:sz w:val="20"/>
          <w:szCs w:val="20"/>
        </w:rPr>
        <w:t>, 2543, doi:</w:t>
      </w:r>
      <w:hyperlink r:id="rId993" w:history="1">
        <w:r w:rsidRPr="00B44095">
          <w:rPr>
            <w:rStyle w:val="Hyperlink"/>
            <w:sz w:val="20"/>
            <w:szCs w:val="20"/>
            <w:lang w:val="en-US" w:eastAsia="fr-FR"/>
          </w:rPr>
          <w:t>10.1038/s41467-018-04922-1</w:t>
        </w:r>
      </w:hyperlink>
      <w:r w:rsidRPr="00B44095">
        <w:rPr>
          <w:sz w:val="20"/>
          <w:szCs w:val="20"/>
        </w:rPr>
        <w:t>.</w:t>
      </w:r>
    </w:p>
    <w:p w14:paraId="5F2366C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Wu, Y., L.M. Polvani, and R. Seager, 2013: The importance of the montreal protocol in protecting Earth’s hydroclimate. </w:t>
      </w:r>
      <w:r w:rsidRPr="00B44095">
        <w:rPr>
          <w:i/>
          <w:sz w:val="20"/>
          <w:szCs w:val="20"/>
        </w:rPr>
        <w:t>Journal of Climate</w:t>
      </w:r>
      <w:r w:rsidRPr="00B44095">
        <w:rPr>
          <w:sz w:val="20"/>
          <w:szCs w:val="20"/>
        </w:rPr>
        <w:t xml:space="preserve">, </w:t>
      </w:r>
      <w:r w:rsidRPr="00B44095">
        <w:rPr>
          <w:b/>
          <w:sz w:val="20"/>
          <w:szCs w:val="20"/>
        </w:rPr>
        <w:t>26(12)</w:t>
      </w:r>
      <w:r w:rsidRPr="00B44095">
        <w:rPr>
          <w:sz w:val="20"/>
          <w:szCs w:val="20"/>
        </w:rPr>
        <w:t>, 4049–4068, doi:</w:t>
      </w:r>
      <w:hyperlink r:id="rId994" w:history="1">
        <w:r w:rsidRPr="00B44095">
          <w:rPr>
            <w:rStyle w:val="Hyperlink"/>
            <w:sz w:val="20"/>
            <w:szCs w:val="20"/>
            <w:lang w:val="en-US" w:eastAsia="fr-FR"/>
          </w:rPr>
          <w:t>10.1175/jcli-d-12-00675.1</w:t>
        </w:r>
      </w:hyperlink>
      <w:r w:rsidRPr="00B44095">
        <w:rPr>
          <w:sz w:val="20"/>
          <w:szCs w:val="20"/>
        </w:rPr>
        <w:t>.</w:t>
      </w:r>
    </w:p>
    <w:p w14:paraId="6C2B212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Yang, H. and J. Zhu, 2011: Equilibrium thermal response timescale of global oceans. </w:t>
      </w:r>
      <w:r w:rsidRPr="00B44095">
        <w:rPr>
          <w:i/>
          <w:sz w:val="20"/>
          <w:szCs w:val="20"/>
        </w:rPr>
        <w:t>Geophysical Research Letters</w:t>
      </w:r>
      <w:r w:rsidRPr="00B44095">
        <w:rPr>
          <w:sz w:val="20"/>
          <w:szCs w:val="20"/>
        </w:rPr>
        <w:t xml:space="preserve">, </w:t>
      </w:r>
      <w:r w:rsidRPr="00B44095">
        <w:rPr>
          <w:b/>
          <w:sz w:val="20"/>
          <w:szCs w:val="20"/>
        </w:rPr>
        <w:t>38(14)</w:t>
      </w:r>
      <w:r w:rsidRPr="00B44095">
        <w:rPr>
          <w:sz w:val="20"/>
          <w:szCs w:val="20"/>
        </w:rPr>
        <w:t>, n/a–n/a, doi:</w:t>
      </w:r>
      <w:hyperlink r:id="rId995" w:history="1">
        <w:r w:rsidRPr="00B44095">
          <w:rPr>
            <w:rStyle w:val="Hyperlink"/>
            <w:sz w:val="20"/>
            <w:szCs w:val="20"/>
            <w:lang w:val="en-US" w:eastAsia="fr-FR"/>
          </w:rPr>
          <w:t>10.1029/2011gl048076</w:t>
        </w:r>
      </w:hyperlink>
      <w:r w:rsidRPr="00B44095">
        <w:rPr>
          <w:sz w:val="20"/>
          <w:szCs w:val="20"/>
        </w:rPr>
        <w:t>.</w:t>
      </w:r>
    </w:p>
    <w:p w14:paraId="4DA3EA3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Yang, X. et al., 2015: Solar-induced chlorophyll fluorescence that correlates with canopy photosynthesis on diurnal and seasonal scales in a temperate deciduous forest. </w:t>
      </w:r>
      <w:r w:rsidRPr="00B44095">
        <w:rPr>
          <w:i/>
          <w:sz w:val="20"/>
          <w:szCs w:val="20"/>
        </w:rPr>
        <w:t>Geophysical Research Letters</w:t>
      </w:r>
      <w:r w:rsidRPr="00B44095">
        <w:rPr>
          <w:sz w:val="20"/>
          <w:szCs w:val="20"/>
        </w:rPr>
        <w:t xml:space="preserve">, </w:t>
      </w:r>
      <w:r w:rsidRPr="00B44095">
        <w:rPr>
          <w:b/>
          <w:sz w:val="20"/>
          <w:szCs w:val="20"/>
        </w:rPr>
        <w:t>42(8)</w:t>
      </w:r>
      <w:r w:rsidRPr="00B44095">
        <w:rPr>
          <w:sz w:val="20"/>
          <w:szCs w:val="20"/>
        </w:rPr>
        <w:t>, 2977–2987, doi:</w:t>
      </w:r>
      <w:hyperlink r:id="rId996" w:history="1">
        <w:r w:rsidRPr="00B44095">
          <w:rPr>
            <w:rStyle w:val="Hyperlink"/>
            <w:sz w:val="20"/>
            <w:szCs w:val="20"/>
            <w:lang w:val="en-US" w:eastAsia="fr-FR"/>
          </w:rPr>
          <w:t>10.1002/2015gl063201</w:t>
        </w:r>
      </w:hyperlink>
      <w:r w:rsidRPr="00B44095">
        <w:rPr>
          <w:sz w:val="20"/>
          <w:szCs w:val="20"/>
        </w:rPr>
        <w:t>.</w:t>
      </w:r>
    </w:p>
    <w:p w14:paraId="245C8B4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Yeager, S.G. and J.I. Robson, 2017: Recent Progress in Understanding and Predicting Atlantic Decadal Climate Variability. </w:t>
      </w:r>
      <w:r w:rsidRPr="00B44095">
        <w:rPr>
          <w:i/>
          <w:sz w:val="20"/>
          <w:szCs w:val="20"/>
        </w:rPr>
        <w:t>Current Climate Change Reports</w:t>
      </w:r>
      <w:r w:rsidRPr="00B44095">
        <w:rPr>
          <w:sz w:val="20"/>
          <w:szCs w:val="20"/>
        </w:rPr>
        <w:t>, doi:</w:t>
      </w:r>
      <w:hyperlink r:id="rId997" w:history="1">
        <w:r w:rsidRPr="00B44095">
          <w:rPr>
            <w:rStyle w:val="Hyperlink"/>
            <w:sz w:val="20"/>
            <w:szCs w:val="20"/>
            <w:lang w:val="en-US" w:eastAsia="fr-FR"/>
          </w:rPr>
          <w:t>10.1007/s40641-017-0064-z</w:t>
        </w:r>
      </w:hyperlink>
      <w:r w:rsidRPr="00B44095">
        <w:rPr>
          <w:sz w:val="20"/>
          <w:szCs w:val="20"/>
        </w:rPr>
        <w:t>.</w:t>
      </w:r>
    </w:p>
    <w:p w14:paraId="0D5914F1"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Yokota, T. et al., 2009: Global Concentrations of CO&lt;SUB&gt;2&lt;/SUB&gt; and CH&lt;SUB&gt;4&lt;/SUB&gt; Retrieved from GOSAT: First Preliminary Results. </w:t>
      </w:r>
      <w:r w:rsidRPr="00B44095">
        <w:rPr>
          <w:i/>
          <w:sz w:val="20"/>
          <w:szCs w:val="20"/>
        </w:rPr>
        <w:t>SOLA</w:t>
      </w:r>
      <w:r w:rsidRPr="00B44095">
        <w:rPr>
          <w:sz w:val="20"/>
          <w:szCs w:val="20"/>
        </w:rPr>
        <w:t xml:space="preserve">, </w:t>
      </w:r>
      <w:r w:rsidRPr="00B44095">
        <w:rPr>
          <w:b/>
          <w:sz w:val="20"/>
          <w:szCs w:val="20"/>
        </w:rPr>
        <w:t>5</w:t>
      </w:r>
      <w:r w:rsidRPr="00B44095">
        <w:rPr>
          <w:sz w:val="20"/>
          <w:szCs w:val="20"/>
        </w:rPr>
        <w:t>, 160–163, doi:</w:t>
      </w:r>
      <w:hyperlink r:id="rId998" w:history="1">
        <w:r w:rsidRPr="00B44095">
          <w:rPr>
            <w:rStyle w:val="Hyperlink"/>
            <w:sz w:val="20"/>
            <w:szCs w:val="20"/>
            <w:lang w:val="en-US" w:eastAsia="fr-FR"/>
          </w:rPr>
          <w:t>10.2151/sola.2009-041</w:t>
        </w:r>
      </w:hyperlink>
      <w:r w:rsidRPr="00B44095">
        <w:rPr>
          <w:sz w:val="20"/>
          <w:szCs w:val="20"/>
        </w:rPr>
        <w:t>.</w:t>
      </w:r>
    </w:p>
    <w:p w14:paraId="2D8520B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Yoon, S., J.N. Carey, and J.D. Semrau, 2009: Feasibility of atmospheric methane removal using methanotrophic biotrickling filters. </w:t>
      </w:r>
      <w:r w:rsidRPr="00B44095">
        <w:rPr>
          <w:i/>
          <w:sz w:val="20"/>
          <w:szCs w:val="20"/>
        </w:rPr>
        <w:t>Applied Microbiology and Biotechnology</w:t>
      </w:r>
      <w:r w:rsidRPr="00B44095">
        <w:rPr>
          <w:sz w:val="20"/>
          <w:szCs w:val="20"/>
        </w:rPr>
        <w:t xml:space="preserve">, </w:t>
      </w:r>
      <w:r w:rsidRPr="00B44095">
        <w:rPr>
          <w:b/>
          <w:sz w:val="20"/>
          <w:szCs w:val="20"/>
        </w:rPr>
        <w:t>83(5)</w:t>
      </w:r>
      <w:r w:rsidRPr="00B44095">
        <w:rPr>
          <w:sz w:val="20"/>
          <w:szCs w:val="20"/>
        </w:rPr>
        <w:t>, 949–956, doi:</w:t>
      </w:r>
      <w:hyperlink r:id="rId999" w:history="1">
        <w:r w:rsidRPr="00B44095">
          <w:rPr>
            <w:rStyle w:val="Hyperlink"/>
            <w:sz w:val="20"/>
            <w:szCs w:val="20"/>
            <w:lang w:val="en-US" w:eastAsia="fr-FR"/>
          </w:rPr>
          <w:t>10.1007/s00253-009-1977-9</w:t>
        </w:r>
      </w:hyperlink>
      <w:r w:rsidRPr="00B44095">
        <w:rPr>
          <w:sz w:val="20"/>
          <w:szCs w:val="20"/>
        </w:rPr>
        <w:t>.</w:t>
      </w:r>
    </w:p>
    <w:p w14:paraId="6744EB0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Yousefvand, M., C.-T.M. Wu, R.-Q. Wang, J. Brodie, and N. Mandayam, 2020: Modeling the Impact of 5G Leakage on Weather Prediction. </w:t>
      </w:r>
      <w:r w:rsidRPr="00B44095">
        <w:rPr>
          <w:i/>
          <w:sz w:val="20"/>
          <w:szCs w:val="20"/>
        </w:rPr>
        <w:t>2020 IEEE 3rd 5G World Forum (5GWF)</w:t>
      </w:r>
      <w:r w:rsidRPr="00B44095">
        <w:rPr>
          <w:sz w:val="20"/>
          <w:szCs w:val="20"/>
        </w:rPr>
        <w:t>, 291–296, doi:</w:t>
      </w:r>
      <w:hyperlink r:id="rId1000" w:history="1">
        <w:r w:rsidRPr="00B44095">
          <w:rPr>
            <w:rStyle w:val="Hyperlink"/>
            <w:sz w:val="20"/>
            <w:szCs w:val="20"/>
            <w:lang w:val="en-US" w:eastAsia="fr-FR"/>
          </w:rPr>
          <w:t>10.1109/5gwf49715.2020.9221472</w:t>
        </w:r>
      </w:hyperlink>
      <w:r w:rsidRPr="00B44095">
        <w:rPr>
          <w:sz w:val="20"/>
          <w:szCs w:val="20"/>
        </w:rPr>
        <w:t>.</w:t>
      </w:r>
    </w:p>
    <w:p w14:paraId="59F9C15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Yukimoto, S. et al., 2019: The Meteorological Research Institute Earth System Model Version 2.0, MRI-ESM2.0: Description and Basic Evaluation of the Physical Component. </w:t>
      </w:r>
      <w:r w:rsidRPr="00B44095">
        <w:rPr>
          <w:i/>
          <w:sz w:val="20"/>
          <w:szCs w:val="20"/>
        </w:rPr>
        <w:t>Journal of the Meteorological Society of Japan. Ser. II</w:t>
      </w:r>
      <w:r w:rsidRPr="00B44095">
        <w:rPr>
          <w:sz w:val="20"/>
          <w:szCs w:val="20"/>
        </w:rPr>
        <w:t xml:space="preserve">, </w:t>
      </w:r>
      <w:r w:rsidRPr="00B44095">
        <w:rPr>
          <w:b/>
          <w:sz w:val="20"/>
          <w:szCs w:val="20"/>
        </w:rPr>
        <w:t>97(5)</w:t>
      </w:r>
      <w:r w:rsidRPr="00B44095">
        <w:rPr>
          <w:sz w:val="20"/>
          <w:szCs w:val="20"/>
        </w:rPr>
        <w:t>, 931–965, doi:</w:t>
      </w:r>
      <w:hyperlink r:id="rId1001" w:history="1">
        <w:r w:rsidRPr="00B44095">
          <w:rPr>
            <w:rStyle w:val="Hyperlink"/>
            <w:sz w:val="20"/>
            <w:szCs w:val="20"/>
            <w:lang w:val="en-US" w:eastAsia="fr-FR"/>
          </w:rPr>
          <w:t>10.2151/jmsj.2019-051</w:t>
        </w:r>
      </w:hyperlink>
      <w:r w:rsidRPr="00B44095">
        <w:rPr>
          <w:sz w:val="20"/>
          <w:szCs w:val="20"/>
        </w:rPr>
        <w:t>.</w:t>
      </w:r>
    </w:p>
    <w:p w14:paraId="5D79FC5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Zaehle, S., C.D. Jones, B. Houlton, J.-F. Lamarque, and E. Robertson, 2014: Nitrogen Availability Reduces CMIP5 Projections of Twenty-First-Century Land Carbon Uptake. </w:t>
      </w:r>
      <w:r w:rsidRPr="00B44095">
        <w:rPr>
          <w:i/>
          <w:sz w:val="20"/>
          <w:szCs w:val="20"/>
        </w:rPr>
        <w:t>Journal of Climate</w:t>
      </w:r>
      <w:r w:rsidRPr="00B44095">
        <w:rPr>
          <w:sz w:val="20"/>
          <w:szCs w:val="20"/>
        </w:rPr>
        <w:t xml:space="preserve">, </w:t>
      </w:r>
      <w:r w:rsidRPr="00B44095">
        <w:rPr>
          <w:b/>
          <w:sz w:val="20"/>
          <w:szCs w:val="20"/>
        </w:rPr>
        <w:t>28(6)</w:t>
      </w:r>
      <w:r w:rsidRPr="00B44095">
        <w:rPr>
          <w:sz w:val="20"/>
          <w:szCs w:val="20"/>
        </w:rPr>
        <w:t>, 2494–2511, doi:</w:t>
      </w:r>
      <w:hyperlink r:id="rId1002" w:history="1">
        <w:r w:rsidRPr="00B44095">
          <w:rPr>
            <w:rStyle w:val="Hyperlink"/>
            <w:sz w:val="20"/>
            <w:szCs w:val="20"/>
            <w:lang w:val="en-US" w:eastAsia="fr-FR"/>
          </w:rPr>
          <w:t>10.1175/jcli-d-13-00776.1</w:t>
        </w:r>
      </w:hyperlink>
      <w:r w:rsidRPr="00B44095">
        <w:rPr>
          <w:sz w:val="20"/>
          <w:szCs w:val="20"/>
        </w:rPr>
        <w:t>.</w:t>
      </w:r>
    </w:p>
    <w:p w14:paraId="2BD387F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Zanchettin, D., 2017: Aerosol and Solar Irradiance Effects on Decadal Climate Variability and Predictability. </w:t>
      </w:r>
      <w:r w:rsidRPr="00B44095">
        <w:rPr>
          <w:i/>
          <w:sz w:val="20"/>
          <w:szCs w:val="20"/>
        </w:rPr>
        <w:t>Current Climate Change Reports</w:t>
      </w:r>
      <w:r w:rsidRPr="00B44095">
        <w:rPr>
          <w:sz w:val="20"/>
          <w:szCs w:val="20"/>
        </w:rPr>
        <w:t>, doi:</w:t>
      </w:r>
      <w:hyperlink r:id="rId1003" w:history="1">
        <w:r w:rsidRPr="00B44095">
          <w:rPr>
            <w:rStyle w:val="Hyperlink"/>
            <w:sz w:val="20"/>
            <w:szCs w:val="20"/>
            <w:lang w:val="en-US" w:eastAsia="fr-FR"/>
          </w:rPr>
          <w:t>10.1007/s40641-017-0065-y</w:t>
        </w:r>
      </w:hyperlink>
      <w:r w:rsidRPr="00B44095">
        <w:rPr>
          <w:sz w:val="20"/>
          <w:szCs w:val="20"/>
        </w:rPr>
        <w:t>.</w:t>
      </w:r>
    </w:p>
    <w:p w14:paraId="6D1455E3"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Zanchettin, D. et al., 2016: The Model Intercomparison Project on the climatic response to Volcanic forcing (VolMIP): </w:t>
      </w:r>
      <w:r w:rsidRPr="00B44095">
        <w:rPr>
          <w:sz w:val="20"/>
          <w:szCs w:val="20"/>
        </w:rPr>
        <w:lastRenderedPageBreak/>
        <w:t xml:space="preserve">experimental design and forcing input data for CMIP6. </w:t>
      </w:r>
      <w:r w:rsidRPr="00B44095">
        <w:rPr>
          <w:i/>
          <w:sz w:val="20"/>
          <w:szCs w:val="20"/>
        </w:rPr>
        <w:t>Geoscientific Model Development</w:t>
      </w:r>
      <w:r w:rsidRPr="00B44095">
        <w:rPr>
          <w:sz w:val="20"/>
          <w:szCs w:val="20"/>
        </w:rPr>
        <w:t xml:space="preserve">, </w:t>
      </w:r>
      <w:r w:rsidRPr="00B44095">
        <w:rPr>
          <w:b/>
          <w:sz w:val="20"/>
          <w:szCs w:val="20"/>
        </w:rPr>
        <w:t>9(8)</w:t>
      </w:r>
      <w:r w:rsidRPr="00B44095">
        <w:rPr>
          <w:sz w:val="20"/>
          <w:szCs w:val="20"/>
        </w:rPr>
        <w:t>, 2701–2719, doi:</w:t>
      </w:r>
      <w:hyperlink r:id="rId1004" w:history="1">
        <w:r w:rsidRPr="00B44095">
          <w:rPr>
            <w:rStyle w:val="Hyperlink"/>
            <w:sz w:val="20"/>
            <w:szCs w:val="20"/>
            <w:lang w:val="en-US" w:eastAsia="fr-FR"/>
          </w:rPr>
          <w:t>10.5194/gmd-9-2701-2016</w:t>
        </w:r>
      </w:hyperlink>
      <w:r w:rsidRPr="00B44095">
        <w:rPr>
          <w:sz w:val="20"/>
          <w:szCs w:val="20"/>
        </w:rPr>
        <w:t>.</w:t>
      </w:r>
    </w:p>
    <w:p w14:paraId="402FDE06"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Zanna, L., S. Khatiwala, J.M. Gregory, J. Ison, and P. Heimbach, 2019: Global reconstruction of historical ocean heat storage and transport. </w:t>
      </w:r>
      <w:r w:rsidRPr="00B44095">
        <w:rPr>
          <w:i/>
          <w:sz w:val="20"/>
          <w:szCs w:val="20"/>
        </w:rPr>
        <w:t>Proceedings of the National Academy of Sciences of the United States of America</w:t>
      </w:r>
      <w:r w:rsidRPr="00B44095">
        <w:rPr>
          <w:sz w:val="20"/>
          <w:szCs w:val="20"/>
        </w:rPr>
        <w:t xml:space="preserve">, </w:t>
      </w:r>
      <w:r w:rsidRPr="00B44095">
        <w:rPr>
          <w:b/>
          <w:sz w:val="20"/>
          <w:szCs w:val="20"/>
        </w:rPr>
        <w:t>116(4)</w:t>
      </w:r>
      <w:r w:rsidRPr="00B44095">
        <w:rPr>
          <w:sz w:val="20"/>
          <w:szCs w:val="20"/>
        </w:rPr>
        <w:t>, 1126–1131, doi:</w:t>
      </w:r>
      <w:hyperlink r:id="rId1005" w:history="1">
        <w:r w:rsidRPr="00B44095">
          <w:rPr>
            <w:rStyle w:val="Hyperlink"/>
            <w:sz w:val="20"/>
            <w:szCs w:val="20"/>
            <w:lang w:val="en-US" w:eastAsia="fr-FR"/>
          </w:rPr>
          <w:t>10.1073/pnas.1808838115</w:t>
        </w:r>
      </w:hyperlink>
      <w:r w:rsidRPr="00B44095">
        <w:rPr>
          <w:sz w:val="20"/>
          <w:szCs w:val="20"/>
        </w:rPr>
        <w:t>.</w:t>
      </w:r>
    </w:p>
    <w:p w14:paraId="0765701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Zannoni, D. et al., 2019: The atmospheric water cycle of a coastal lagoon: An isotope study of the interactions between water vapor, precipitation and surface waters. </w:t>
      </w:r>
      <w:r w:rsidRPr="00B44095">
        <w:rPr>
          <w:i/>
          <w:sz w:val="20"/>
          <w:szCs w:val="20"/>
        </w:rPr>
        <w:t>Journal of Hydrology</w:t>
      </w:r>
      <w:r w:rsidRPr="00B44095">
        <w:rPr>
          <w:sz w:val="20"/>
          <w:szCs w:val="20"/>
        </w:rPr>
        <w:t xml:space="preserve">, </w:t>
      </w:r>
      <w:r w:rsidRPr="00B44095">
        <w:rPr>
          <w:b/>
          <w:sz w:val="20"/>
          <w:szCs w:val="20"/>
        </w:rPr>
        <w:t>572</w:t>
      </w:r>
      <w:r w:rsidRPr="00B44095">
        <w:rPr>
          <w:sz w:val="20"/>
          <w:szCs w:val="20"/>
        </w:rPr>
        <w:t>, 630–644, doi:</w:t>
      </w:r>
      <w:hyperlink r:id="rId1006" w:history="1">
        <w:r w:rsidRPr="00B44095">
          <w:rPr>
            <w:rStyle w:val="Hyperlink"/>
            <w:sz w:val="20"/>
            <w:szCs w:val="20"/>
            <w:lang w:val="en-US" w:eastAsia="fr-FR"/>
          </w:rPr>
          <w:t>10.1016/j.jhydrol.2019.03.033</w:t>
        </w:r>
      </w:hyperlink>
      <w:r w:rsidRPr="00B44095">
        <w:rPr>
          <w:sz w:val="20"/>
          <w:szCs w:val="20"/>
        </w:rPr>
        <w:t>.</w:t>
      </w:r>
    </w:p>
    <w:p w14:paraId="5988CE2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Zappa, G. and T.G. Shepherd, 2017: Storylines of atmospheric circulation change for European regional climate impact assessment. </w:t>
      </w:r>
      <w:r w:rsidRPr="00B44095">
        <w:rPr>
          <w:i/>
          <w:sz w:val="20"/>
          <w:szCs w:val="20"/>
        </w:rPr>
        <w:t>Journal of Climate</w:t>
      </w:r>
      <w:r w:rsidRPr="00B44095">
        <w:rPr>
          <w:sz w:val="20"/>
          <w:szCs w:val="20"/>
        </w:rPr>
        <w:t xml:space="preserve">, </w:t>
      </w:r>
      <w:r w:rsidRPr="00B44095">
        <w:rPr>
          <w:b/>
          <w:sz w:val="20"/>
          <w:szCs w:val="20"/>
        </w:rPr>
        <w:t>30(16)</w:t>
      </w:r>
      <w:r w:rsidRPr="00B44095">
        <w:rPr>
          <w:sz w:val="20"/>
          <w:szCs w:val="20"/>
        </w:rPr>
        <w:t>, 6561–6577, doi:</w:t>
      </w:r>
      <w:hyperlink r:id="rId1007" w:history="1">
        <w:r w:rsidRPr="00B44095">
          <w:rPr>
            <w:rStyle w:val="Hyperlink"/>
            <w:sz w:val="20"/>
            <w:szCs w:val="20"/>
            <w:lang w:val="en-US" w:eastAsia="fr-FR"/>
          </w:rPr>
          <w:t>10.1175/jcli-d-16-0807.1</w:t>
        </w:r>
      </w:hyperlink>
      <w:r w:rsidRPr="00B44095">
        <w:rPr>
          <w:sz w:val="20"/>
          <w:szCs w:val="20"/>
        </w:rPr>
        <w:t>.</w:t>
      </w:r>
    </w:p>
    <w:p w14:paraId="7059C52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Zappa, G., P. Ceppi, and T.G. Shepherd, 2020: Time-evolving sea-surface warming patterns modulate the climate change response of subtropical precipitation over land. </w:t>
      </w:r>
      <w:r w:rsidRPr="00B44095">
        <w:rPr>
          <w:i/>
          <w:sz w:val="20"/>
          <w:szCs w:val="20"/>
        </w:rPr>
        <w:t>Proceedings of the National Academy of Sciences</w:t>
      </w:r>
      <w:r w:rsidRPr="00B44095">
        <w:rPr>
          <w:sz w:val="20"/>
          <w:szCs w:val="20"/>
        </w:rPr>
        <w:t xml:space="preserve">, </w:t>
      </w:r>
      <w:r w:rsidRPr="00B44095">
        <w:rPr>
          <w:b/>
          <w:sz w:val="20"/>
          <w:szCs w:val="20"/>
        </w:rPr>
        <w:t>117(9)</w:t>
      </w:r>
      <w:r w:rsidRPr="00B44095">
        <w:rPr>
          <w:sz w:val="20"/>
          <w:szCs w:val="20"/>
        </w:rPr>
        <w:t>, 4539–4545, doi:</w:t>
      </w:r>
      <w:hyperlink r:id="rId1008" w:history="1">
        <w:r w:rsidRPr="00B44095">
          <w:rPr>
            <w:rStyle w:val="Hyperlink"/>
            <w:sz w:val="20"/>
            <w:szCs w:val="20"/>
            <w:lang w:val="en-US" w:eastAsia="fr-FR"/>
          </w:rPr>
          <w:t>10.1073/pnas.1911015117</w:t>
        </w:r>
      </w:hyperlink>
      <w:r w:rsidRPr="00B44095">
        <w:rPr>
          <w:sz w:val="20"/>
          <w:szCs w:val="20"/>
        </w:rPr>
        <w:t>.</w:t>
      </w:r>
    </w:p>
    <w:p w14:paraId="3EED1CDE"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Zaval, L., E.A. Keenan, E.J. Johnson, and E.U. Weber, 2014: How warm days increase belief in global warming. </w:t>
      </w:r>
      <w:r w:rsidRPr="00B44095">
        <w:rPr>
          <w:i/>
          <w:sz w:val="20"/>
          <w:szCs w:val="20"/>
        </w:rPr>
        <w:t>Nature Climate Change</w:t>
      </w:r>
      <w:r w:rsidRPr="00B44095">
        <w:rPr>
          <w:sz w:val="20"/>
          <w:szCs w:val="20"/>
        </w:rPr>
        <w:t xml:space="preserve">, </w:t>
      </w:r>
      <w:r w:rsidRPr="00B44095">
        <w:rPr>
          <w:b/>
          <w:sz w:val="20"/>
          <w:szCs w:val="20"/>
        </w:rPr>
        <w:t>4(2)</w:t>
      </w:r>
      <w:r w:rsidRPr="00B44095">
        <w:rPr>
          <w:sz w:val="20"/>
          <w:szCs w:val="20"/>
        </w:rPr>
        <w:t>, 143–147, doi:</w:t>
      </w:r>
      <w:hyperlink r:id="rId1009" w:history="1">
        <w:r w:rsidRPr="00B44095">
          <w:rPr>
            <w:rStyle w:val="Hyperlink"/>
            <w:sz w:val="20"/>
            <w:szCs w:val="20"/>
            <w:lang w:val="en-US" w:eastAsia="fr-FR"/>
          </w:rPr>
          <w:t>10.1038/nclimate2093</w:t>
        </w:r>
      </w:hyperlink>
      <w:r w:rsidRPr="00B44095">
        <w:rPr>
          <w:sz w:val="20"/>
          <w:szCs w:val="20"/>
        </w:rPr>
        <w:t>.</w:t>
      </w:r>
    </w:p>
    <w:p w14:paraId="2979576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Zeebe, R.E., A. Ridgwell, and J.C. Zachos, 2016: Anthropogenic carbon release rate unprecedented during the past 66 million years. </w:t>
      </w:r>
      <w:r w:rsidRPr="00B44095">
        <w:rPr>
          <w:i/>
          <w:sz w:val="20"/>
          <w:szCs w:val="20"/>
        </w:rPr>
        <w:t>Nature Geoscience</w:t>
      </w:r>
      <w:r w:rsidRPr="00B44095">
        <w:rPr>
          <w:sz w:val="20"/>
          <w:szCs w:val="20"/>
        </w:rPr>
        <w:t xml:space="preserve">, </w:t>
      </w:r>
      <w:r w:rsidRPr="00B44095">
        <w:rPr>
          <w:b/>
          <w:sz w:val="20"/>
          <w:szCs w:val="20"/>
        </w:rPr>
        <w:t>9(4)</w:t>
      </w:r>
      <w:r w:rsidRPr="00B44095">
        <w:rPr>
          <w:sz w:val="20"/>
          <w:szCs w:val="20"/>
        </w:rPr>
        <w:t>, 325–329, doi:</w:t>
      </w:r>
      <w:hyperlink r:id="rId1010" w:history="1">
        <w:r w:rsidRPr="00B44095">
          <w:rPr>
            <w:rStyle w:val="Hyperlink"/>
            <w:sz w:val="20"/>
            <w:szCs w:val="20"/>
            <w:lang w:val="en-US" w:eastAsia="fr-FR"/>
          </w:rPr>
          <w:t>10.1038/ngeo2681</w:t>
        </w:r>
      </w:hyperlink>
      <w:r w:rsidRPr="00B44095">
        <w:rPr>
          <w:sz w:val="20"/>
          <w:szCs w:val="20"/>
        </w:rPr>
        <w:t>.</w:t>
      </w:r>
    </w:p>
    <w:p w14:paraId="2F19D8D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Zeldin-O’Neill, S., 2019: ’It’s a crisis, not a change’: the six Guardian language changes on climate matters. </w:t>
      </w:r>
      <w:r w:rsidRPr="00B44095">
        <w:rPr>
          <w:i/>
          <w:sz w:val="20"/>
          <w:szCs w:val="20"/>
        </w:rPr>
        <w:t>The Guardian</w:t>
      </w:r>
      <w:r w:rsidRPr="00B44095">
        <w:rPr>
          <w:sz w:val="20"/>
          <w:szCs w:val="20"/>
        </w:rPr>
        <w:t>.</w:t>
      </w:r>
    </w:p>
    <w:p w14:paraId="0DA07737"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Zelinka, M.D. et al., 2020: Causes of Higher Climate Sensitivity in CMIP6 Models. </w:t>
      </w:r>
      <w:r w:rsidRPr="00B44095">
        <w:rPr>
          <w:i/>
          <w:sz w:val="20"/>
          <w:szCs w:val="20"/>
        </w:rPr>
        <w:t>Geophysical Research Letters</w:t>
      </w:r>
      <w:r w:rsidRPr="00B44095">
        <w:rPr>
          <w:sz w:val="20"/>
          <w:szCs w:val="20"/>
        </w:rPr>
        <w:t xml:space="preserve">, </w:t>
      </w:r>
      <w:r w:rsidRPr="00B44095">
        <w:rPr>
          <w:b/>
          <w:sz w:val="20"/>
          <w:szCs w:val="20"/>
        </w:rPr>
        <w:t>47(1)</w:t>
      </w:r>
      <w:r w:rsidRPr="00B44095">
        <w:rPr>
          <w:sz w:val="20"/>
          <w:szCs w:val="20"/>
        </w:rPr>
        <w:t>, e2019GL085782, doi:</w:t>
      </w:r>
      <w:hyperlink r:id="rId1011" w:history="1">
        <w:r w:rsidRPr="00B44095">
          <w:rPr>
            <w:rStyle w:val="Hyperlink"/>
            <w:sz w:val="20"/>
            <w:szCs w:val="20"/>
            <w:lang w:val="en-US" w:eastAsia="fr-FR"/>
          </w:rPr>
          <w:t>10.1029/2019gl085782</w:t>
        </w:r>
      </w:hyperlink>
      <w:r w:rsidRPr="00B44095">
        <w:rPr>
          <w:sz w:val="20"/>
          <w:szCs w:val="20"/>
        </w:rPr>
        <w:t>.</w:t>
      </w:r>
    </w:p>
    <w:p w14:paraId="600A3AEA"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Zemp, M. et al., 2015: Historically unprecedented global glacier decline in the early 21st century. </w:t>
      </w:r>
      <w:r w:rsidRPr="00B44095">
        <w:rPr>
          <w:i/>
          <w:sz w:val="20"/>
          <w:szCs w:val="20"/>
        </w:rPr>
        <w:t>Journal of Glaciology</w:t>
      </w:r>
      <w:r w:rsidRPr="00B44095">
        <w:rPr>
          <w:sz w:val="20"/>
          <w:szCs w:val="20"/>
        </w:rPr>
        <w:t xml:space="preserve">, </w:t>
      </w:r>
      <w:r w:rsidRPr="00B44095">
        <w:rPr>
          <w:b/>
          <w:sz w:val="20"/>
          <w:szCs w:val="20"/>
        </w:rPr>
        <w:t>61(228)</w:t>
      </w:r>
      <w:r w:rsidRPr="00B44095">
        <w:rPr>
          <w:sz w:val="20"/>
          <w:szCs w:val="20"/>
        </w:rPr>
        <w:t>, 745–762, doi:</w:t>
      </w:r>
      <w:hyperlink r:id="rId1012" w:history="1">
        <w:r w:rsidRPr="00B44095">
          <w:rPr>
            <w:rStyle w:val="Hyperlink"/>
            <w:sz w:val="20"/>
            <w:szCs w:val="20"/>
            <w:lang w:val="en-US" w:eastAsia="fr-FR"/>
          </w:rPr>
          <w:t>10.3189/2015jog15j017</w:t>
        </w:r>
      </w:hyperlink>
      <w:r w:rsidRPr="00B44095">
        <w:rPr>
          <w:sz w:val="20"/>
          <w:szCs w:val="20"/>
        </w:rPr>
        <w:t>.</w:t>
      </w:r>
    </w:p>
    <w:p w14:paraId="03831D38"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Zemp, M. et al., 2019: Global glacier mass changes and their contributions to sea-level rise from 1961 to 2016. </w:t>
      </w:r>
      <w:r w:rsidRPr="00B44095">
        <w:rPr>
          <w:i/>
          <w:sz w:val="20"/>
          <w:szCs w:val="20"/>
        </w:rPr>
        <w:t>Nature</w:t>
      </w:r>
      <w:r w:rsidRPr="00B44095">
        <w:rPr>
          <w:sz w:val="20"/>
          <w:szCs w:val="20"/>
        </w:rPr>
        <w:t xml:space="preserve">, </w:t>
      </w:r>
      <w:r w:rsidRPr="00B44095">
        <w:rPr>
          <w:b/>
          <w:sz w:val="20"/>
          <w:szCs w:val="20"/>
        </w:rPr>
        <w:t>568(7752)</w:t>
      </w:r>
      <w:r w:rsidRPr="00B44095">
        <w:rPr>
          <w:sz w:val="20"/>
          <w:szCs w:val="20"/>
        </w:rPr>
        <w:t>, 382–386, doi:</w:t>
      </w:r>
      <w:hyperlink r:id="rId1013" w:history="1">
        <w:r w:rsidRPr="00B44095">
          <w:rPr>
            <w:rStyle w:val="Hyperlink"/>
            <w:sz w:val="20"/>
            <w:szCs w:val="20"/>
            <w:lang w:val="en-US" w:eastAsia="fr-FR"/>
          </w:rPr>
          <w:t>10.1038/s41586-019-1071-0</w:t>
        </w:r>
      </w:hyperlink>
      <w:r w:rsidRPr="00B44095">
        <w:rPr>
          <w:sz w:val="20"/>
          <w:szCs w:val="20"/>
        </w:rPr>
        <w:t>.</w:t>
      </w:r>
    </w:p>
    <w:p w14:paraId="5804AAA2"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Zhang, X. et al., 2007: Detection of human influence on twentieth-century precipitation trends. </w:t>
      </w:r>
      <w:r w:rsidRPr="00B44095">
        <w:rPr>
          <w:i/>
          <w:sz w:val="20"/>
          <w:szCs w:val="20"/>
        </w:rPr>
        <w:t>Nature</w:t>
      </w:r>
      <w:r w:rsidRPr="00B44095">
        <w:rPr>
          <w:sz w:val="20"/>
          <w:szCs w:val="20"/>
        </w:rPr>
        <w:t xml:space="preserve">, </w:t>
      </w:r>
      <w:r w:rsidRPr="00B44095">
        <w:rPr>
          <w:b/>
          <w:sz w:val="20"/>
          <w:szCs w:val="20"/>
        </w:rPr>
        <w:t>448(7152)</w:t>
      </w:r>
      <w:r w:rsidRPr="00B44095">
        <w:rPr>
          <w:sz w:val="20"/>
          <w:szCs w:val="20"/>
        </w:rPr>
        <w:t>, 461–465, doi:</w:t>
      </w:r>
      <w:hyperlink r:id="rId1014" w:history="1">
        <w:r w:rsidRPr="00B44095">
          <w:rPr>
            <w:rStyle w:val="Hyperlink"/>
            <w:sz w:val="20"/>
            <w:szCs w:val="20"/>
            <w:lang w:val="en-US" w:eastAsia="fr-FR"/>
          </w:rPr>
          <w:t>10.1038/nature06025</w:t>
        </w:r>
      </w:hyperlink>
      <w:r w:rsidRPr="00B44095">
        <w:rPr>
          <w:sz w:val="20"/>
          <w:szCs w:val="20"/>
        </w:rPr>
        <w:t>.</w:t>
      </w:r>
    </w:p>
    <w:p w14:paraId="4612F90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Zhang, Y. et al., 2018: The ARM Cloud Radar Simulator for Global Climate Models: Bridging Field Data and Climate Models. </w:t>
      </w:r>
      <w:r w:rsidRPr="00B44095">
        <w:rPr>
          <w:i/>
          <w:sz w:val="20"/>
          <w:szCs w:val="20"/>
        </w:rPr>
        <w:t>Bulletin of the American Meteorological Society</w:t>
      </w:r>
      <w:r w:rsidRPr="00B44095">
        <w:rPr>
          <w:sz w:val="20"/>
          <w:szCs w:val="20"/>
        </w:rPr>
        <w:t xml:space="preserve">, </w:t>
      </w:r>
      <w:r w:rsidRPr="00B44095">
        <w:rPr>
          <w:b/>
          <w:sz w:val="20"/>
          <w:szCs w:val="20"/>
        </w:rPr>
        <w:t>99(1)</w:t>
      </w:r>
      <w:r w:rsidRPr="00B44095">
        <w:rPr>
          <w:sz w:val="20"/>
          <w:szCs w:val="20"/>
        </w:rPr>
        <w:t>, 21–26, doi:</w:t>
      </w:r>
      <w:hyperlink r:id="rId1015" w:history="1">
        <w:r w:rsidRPr="00B44095">
          <w:rPr>
            <w:rStyle w:val="Hyperlink"/>
            <w:sz w:val="20"/>
            <w:szCs w:val="20"/>
            <w:lang w:val="en-US" w:eastAsia="fr-FR"/>
          </w:rPr>
          <w:t>10.1175/bams-d-16-0258.1</w:t>
        </w:r>
      </w:hyperlink>
      <w:r w:rsidRPr="00B44095">
        <w:rPr>
          <w:sz w:val="20"/>
          <w:szCs w:val="20"/>
        </w:rPr>
        <w:t>.</w:t>
      </w:r>
    </w:p>
    <w:p w14:paraId="60E80B6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Zhao, M. et al., 2018: The GFDL Global Atmosphere and Land Model AM4.0/LM4.0: 1. Simulation Characteristics With Prescribed SSTs. </w:t>
      </w:r>
      <w:r w:rsidRPr="00B44095">
        <w:rPr>
          <w:i/>
          <w:sz w:val="20"/>
          <w:szCs w:val="20"/>
        </w:rPr>
        <w:t>Journal of Advances in Modeling Earth Systems</w:t>
      </w:r>
      <w:r w:rsidRPr="00B44095">
        <w:rPr>
          <w:sz w:val="20"/>
          <w:szCs w:val="20"/>
        </w:rPr>
        <w:t xml:space="preserve">, </w:t>
      </w:r>
      <w:r w:rsidRPr="00B44095">
        <w:rPr>
          <w:b/>
          <w:sz w:val="20"/>
          <w:szCs w:val="20"/>
        </w:rPr>
        <w:t>10(3)</w:t>
      </w:r>
      <w:r w:rsidRPr="00B44095">
        <w:rPr>
          <w:sz w:val="20"/>
          <w:szCs w:val="20"/>
        </w:rPr>
        <w:t>, 691–734, doi:</w:t>
      </w:r>
      <w:hyperlink r:id="rId1016" w:history="1">
        <w:r w:rsidRPr="00B44095">
          <w:rPr>
            <w:rStyle w:val="Hyperlink"/>
            <w:sz w:val="20"/>
            <w:szCs w:val="20"/>
            <w:lang w:val="en-US" w:eastAsia="fr-FR"/>
          </w:rPr>
          <w:t>10.1002/2017ms001208</w:t>
        </w:r>
      </w:hyperlink>
      <w:r w:rsidRPr="00B44095">
        <w:rPr>
          <w:sz w:val="20"/>
          <w:szCs w:val="20"/>
        </w:rPr>
        <w:t>.</w:t>
      </w:r>
    </w:p>
    <w:p w14:paraId="410B7A44"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Zhou, C. and K. Wang, 2017: Contrasting Daytime and Nighttime Precipitation Variability between Observations and Eight Reanalysis Products from 1979 to 2014 in China. </w:t>
      </w:r>
      <w:r w:rsidRPr="00B44095">
        <w:rPr>
          <w:i/>
          <w:sz w:val="20"/>
          <w:szCs w:val="20"/>
        </w:rPr>
        <w:t>Journal of Climate</w:t>
      </w:r>
      <w:r w:rsidRPr="00B44095">
        <w:rPr>
          <w:sz w:val="20"/>
          <w:szCs w:val="20"/>
        </w:rPr>
        <w:t xml:space="preserve">, </w:t>
      </w:r>
      <w:r w:rsidRPr="00B44095">
        <w:rPr>
          <w:b/>
          <w:sz w:val="20"/>
          <w:szCs w:val="20"/>
        </w:rPr>
        <w:t>30(16)</w:t>
      </w:r>
      <w:r w:rsidRPr="00B44095">
        <w:rPr>
          <w:sz w:val="20"/>
          <w:szCs w:val="20"/>
        </w:rPr>
        <w:t>, 6443–6464, doi:</w:t>
      </w:r>
      <w:hyperlink r:id="rId1017" w:history="1">
        <w:r w:rsidRPr="00B44095">
          <w:rPr>
            <w:rStyle w:val="Hyperlink"/>
            <w:sz w:val="20"/>
            <w:szCs w:val="20"/>
            <w:lang w:val="en-US" w:eastAsia="fr-FR"/>
          </w:rPr>
          <w:t>10.1175/jcli-d-16-0702.1</w:t>
        </w:r>
      </w:hyperlink>
      <w:r w:rsidRPr="00B44095">
        <w:rPr>
          <w:sz w:val="20"/>
          <w:szCs w:val="20"/>
        </w:rPr>
        <w:t>.</w:t>
      </w:r>
    </w:p>
    <w:p w14:paraId="705E4D7B"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Zhou, C., Y. He, and K. Wang, 2018: On the suitability of current atmospheric reanalyses for regional warming studies over China. </w:t>
      </w:r>
      <w:r w:rsidRPr="00B44095">
        <w:rPr>
          <w:i/>
          <w:sz w:val="20"/>
          <w:szCs w:val="20"/>
        </w:rPr>
        <w:t>Atmospheric Chemistry and Physics</w:t>
      </w:r>
      <w:r w:rsidRPr="00B44095">
        <w:rPr>
          <w:sz w:val="20"/>
          <w:szCs w:val="20"/>
        </w:rPr>
        <w:t xml:space="preserve">, </w:t>
      </w:r>
      <w:r w:rsidRPr="00B44095">
        <w:rPr>
          <w:b/>
          <w:sz w:val="20"/>
          <w:szCs w:val="20"/>
        </w:rPr>
        <w:t>18(11)</w:t>
      </w:r>
      <w:r w:rsidRPr="00B44095">
        <w:rPr>
          <w:sz w:val="20"/>
          <w:szCs w:val="20"/>
        </w:rPr>
        <w:t>, 8113–8136, doi:</w:t>
      </w:r>
      <w:hyperlink r:id="rId1018" w:history="1">
        <w:r w:rsidRPr="00B44095">
          <w:rPr>
            <w:rStyle w:val="Hyperlink"/>
            <w:sz w:val="20"/>
            <w:szCs w:val="20"/>
            <w:lang w:val="en-US" w:eastAsia="fr-FR"/>
          </w:rPr>
          <w:t>10.5194/acp-18-8113-2018</w:t>
        </w:r>
      </w:hyperlink>
      <w:r w:rsidRPr="00B44095">
        <w:rPr>
          <w:sz w:val="20"/>
          <w:szCs w:val="20"/>
        </w:rPr>
        <w:t>.</w:t>
      </w:r>
    </w:p>
    <w:p w14:paraId="6CCF4C29"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Zhou, T. et al., 2016: GMMIP (v1.0) contribution to CMIP6: Global Monsoons Model Inter-comparison Project. </w:t>
      </w:r>
      <w:r w:rsidRPr="00B44095">
        <w:rPr>
          <w:i/>
          <w:sz w:val="20"/>
          <w:szCs w:val="20"/>
        </w:rPr>
        <w:t>Geoscientific Model Development</w:t>
      </w:r>
      <w:r w:rsidRPr="00B44095">
        <w:rPr>
          <w:sz w:val="20"/>
          <w:szCs w:val="20"/>
        </w:rPr>
        <w:t xml:space="preserve">, </w:t>
      </w:r>
      <w:r w:rsidRPr="00B44095">
        <w:rPr>
          <w:b/>
          <w:sz w:val="20"/>
          <w:szCs w:val="20"/>
        </w:rPr>
        <w:t>9(10)</w:t>
      </w:r>
      <w:r w:rsidRPr="00B44095">
        <w:rPr>
          <w:sz w:val="20"/>
          <w:szCs w:val="20"/>
        </w:rPr>
        <w:t>, 3589–3604, doi:</w:t>
      </w:r>
      <w:hyperlink r:id="rId1019" w:history="1">
        <w:r w:rsidRPr="00B44095">
          <w:rPr>
            <w:rStyle w:val="Hyperlink"/>
            <w:sz w:val="20"/>
            <w:szCs w:val="20"/>
            <w:lang w:val="en-US" w:eastAsia="fr-FR"/>
          </w:rPr>
          <w:t>10.5194/gmd-9-3589-2016</w:t>
        </w:r>
      </w:hyperlink>
      <w:r w:rsidRPr="00B44095">
        <w:rPr>
          <w:sz w:val="20"/>
          <w:szCs w:val="20"/>
        </w:rPr>
        <w:t>.</w:t>
      </w:r>
    </w:p>
    <w:p w14:paraId="67A9B10F"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Zickfeld, K. et al., 2013: Long-Term Climate Change Commitment and Reversibility: An EMIC Intercomparison. </w:t>
      </w:r>
      <w:r w:rsidRPr="00B44095">
        <w:rPr>
          <w:i/>
          <w:sz w:val="20"/>
          <w:szCs w:val="20"/>
        </w:rPr>
        <w:t>Journal of Climate</w:t>
      </w:r>
      <w:r w:rsidRPr="00B44095">
        <w:rPr>
          <w:sz w:val="20"/>
          <w:szCs w:val="20"/>
        </w:rPr>
        <w:t xml:space="preserve">, </w:t>
      </w:r>
      <w:r w:rsidRPr="00B44095">
        <w:rPr>
          <w:b/>
          <w:sz w:val="20"/>
          <w:szCs w:val="20"/>
        </w:rPr>
        <w:t>26(16)</w:t>
      </w:r>
      <w:r w:rsidRPr="00B44095">
        <w:rPr>
          <w:sz w:val="20"/>
          <w:szCs w:val="20"/>
        </w:rPr>
        <w:t>, 5782–5809, doi:</w:t>
      </w:r>
      <w:hyperlink r:id="rId1020" w:history="1">
        <w:r w:rsidRPr="00B44095">
          <w:rPr>
            <w:rStyle w:val="Hyperlink"/>
            <w:sz w:val="20"/>
            <w:szCs w:val="20"/>
            <w:lang w:val="en-US" w:eastAsia="fr-FR"/>
          </w:rPr>
          <w:t>10.1175/jcli-d-12-00584.1</w:t>
        </w:r>
      </w:hyperlink>
      <w:r w:rsidRPr="00B44095">
        <w:rPr>
          <w:sz w:val="20"/>
          <w:szCs w:val="20"/>
        </w:rPr>
        <w:t>.</w:t>
      </w:r>
    </w:p>
    <w:p w14:paraId="73FA8980"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Zommers, Z. et al., 2020: Burning embers: towards more transparent and robust climate-change risk assessments. </w:t>
      </w:r>
      <w:r w:rsidRPr="00B44095">
        <w:rPr>
          <w:i/>
          <w:sz w:val="20"/>
          <w:szCs w:val="20"/>
        </w:rPr>
        <w:t>Nature Reviews Earth &amp; Environment</w:t>
      </w:r>
      <w:r w:rsidRPr="00B44095">
        <w:rPr>
          <w:sz w:val="20"/>
          <w:szCs w:val="20"/>
        </w:rPr>
        <w:t xml:space="preserve">, </w:t>
      </w:r>
      <w:r w:rsidRPr="00B44095">
        <w:rPr>
          <w:b/>
          <w:sz w:val="20"/>
          <w:szCs w:val="20"/>
        </w:rPr>
        <w:t>1(10)</w:t>
      </w:r>
      <w:r w:rsidRPr="00B44095">
        <w:rPr>
          <w:sz w:val="20"/>
          <w:szCs w:val="20"/>
        </w:rPr>
        <w:t>, 516–529, doi:</w:t>
      </w:r>
      <w:hyperlink r:id="rId1021" w:history="1">
        <w:r w:rsidRPr="00B44095">
          <w:rPr>
            <w:rStyle w:val="Hyperlink"/>
            <w:sz w:val="20"/>
            <w:szCs w:val="20"/>
            <w:lang w:val="en-US" w:eastAsia="fr-FR"/>
          </w:rPr>
          <w:t>10.1038/s43017-020-0088-0</w:t>
        </w:r>
      </w:hyperlink>
      <w:r w:rsidRPr="00B44095">
        <w:rPr>
          <w:sz w:val="20"/>
          <w:szCs w:val="20"/>
        </w:rPr>
        <w:t>.</w:t>
      </w:r>
    </w:p>
    <w:p w14:paraId="6D79F9C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Zuo, H., M.A. Balmaseda, and K. Mogensen, 2017: The new eddy-permitting ORAP5 ocean reanalysis: description, evaluation and uncertainties in climate signals. </w:t>
      </w:r>
      <w:r w:rsidRPr="00B44095">
        <w:rPr>
          <w:i/>
          <w:sz w:val="20"/>
          <w:szCs w:val="20"/>
        </w:rPr>
        <w:t>Climate Dynamics</w:t>
      </w:r>
      <w:r w:rsidRPr="00B44095">
        <w:rPr>
          <w:sz w:val="20"/>
          <w:szCs w:val="20"/>
        </w:rPr>
        <w:t xml:space="preserve">, </w:t>
      </w:r>
      <w:r w:rsidRPr="00B44095">
        <w:rPr>
          <w:b/>
          <w:sz w:val="20"/>
          <w:szCs w:val="20"/>
        </w:rPr>
        <w:t>49(3)</w:t>
      </w:r>
      <w:r w:rsidRPr="00B44095">
        <w:rPr>
          <w:sz w:val="20"/>
          <w:szCs w:val="20"/>
        </w:rPr>
        <w:t>, 791–811, doi:</w:t>
      </w:r>
      <w:hyperlink r:id="rId1022" w:history="1">
        <w:r w:rsidRPr="00B44095">
          <w:rPr>
            <w:rStyle w:val="Hyperlink"/>
            <w:sz w:val="20"/>
            <w:szCs w:val="20"/>
            <w:lang w:val="en-US" w:eastAsia="fr-FR"/>
          </w:rPr>
          <w:t>10.1007/s00382-015-2675-1</w:t>
        </w:r>
      </w:hyperlink>
      <w:r w:rsidRPr="00B44095">
        <w:rPr>
          <w:sz w:val="20"/>
          <w:szCs w:val="20"/>
        </w:rPr>
        <w:t>.</w:t>
      </w:r>
    </w:p>
    <w:p w14:paraId="7B6FE795"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Zuo, H., M.A. Balmaseda, S. Tietsche, K. Mogensen, and M. Mayer, 2019: The ECMWF operational ensemble reanalysis--analysis system for ocean and sea ice: a description of the system and assessment. </w:t>
      </w:r>
      <w:r w:rsidRPr="00B44095">
        <w:rPr>
          <w:i/>
          <w:sz w:val="20"/>
          <w:szCs w:val="20"/>
        </w:rPr>
        <w:t>Ocean Science</w:t>
      </w:r>
      <w:r w:rsidRPr="00B44095">
        <w:rPr>
          <w:sz w:val="20"/>
          <w:szCs w:val="20"/>
        </w:rPr>
        <w:t xml:space="preserve">, </w:t>
      </w:r>
      <w:r w:rsidRPr="00B44095">
        <w:rPr>
          <w:b/>
          <w:sz w:val="20"/>
          <w:szCs w:val="20"/>
        </w:rPr>
        <w:t>15(3)</w:t>
      </w:r>
      <w:r w:rsidRPr="00B44095">
        <w:rPr>
          <w:sz w:val="20"/>
          <w:szCs w:val="20"/>
        </w:rPr>
        <w:t>, 779–808, doi:</w:t>
      </w:r>
      <w:hyperlink r:id="rId1023" w:history="1">
        <w:r w:rsidRPr="00B44095">
          <w:rPr>
            <w:rStyle w:val="Hyperlink"/>
            <w:sz w:val="20"/>
            <w:szCs w:val="20"/>
            <w:lang w:val="en-US" w:eastAsia="fr-FR"/>
          </w:rPr>
          <w:t>10.5194/os-15-779-2019</w:t>
        </w:r>
      </w:hyperlink>
      <w:r w:rsidRPr="00B44095">
        <w:rPr>
          <w:sz w:val="20"/>
          <w:szCs w:val="20"/>
        </w:rPr>
        <w:t>.</w:t>
      </w:r>
    </w:p>
    <w:p w14:paraId="0F144A6D" w14:textId="77777777" w:rsidR="0034470E" w:rsidRPr="00B44095" w:rsidRDefault="0034470E" w:rsidP="00B44095">
      <w:pPr>
        <w:pStyle w:val="Normal1"/>
        <w:pBdr>
          <w:top w:val="nil"/>
          <w:left w:val="nil"/>
          <w:bottom w:val="nil"/>
          <w:right w:val="nil"/>
          <w:between w:val="nil"/>
        </w:pBdr>
        <w:ind w:left="720" w:hanging="720"/>
        <w:rPr>
          <w:sz w:val="20"/>
          <w:szCs w:val="20"/>
        </w:rPr>
      </w:pPr>
      <w:r w:rsidRPr="00B44095">
        <w:rPr>
          <w:sz w:val="20"/>
          <w:szCs w:val="20"/>
        </w:rPr>
        <w:t xml:space="preserve">Zuo, M., W. Man, T. Zhou, and Z. Guo, 2018: Different Impacts of Northern, Tropical, and Southern Volcanic Eruptions on the Tropical Pacific SST in the Last Millennium. </w:t>
      </w:r>
      <w:r w:rsidRPr="00B44095">
        <w:rPr>
          <w:i/>
          <w:sz w:val="20"/>
          <w:szCs w:val="20"/>
        </w:rPr>
        <w:t>Journal of Climate</w:t>
      </w:r>
      <w:r w:rsidRPr="00B44095">
        <w:rPr>
          <w:sz w:val="20"/>
          <w:szCs w:val="20"/>
        </w:rPr>
        <w:t xml:space="preserve">, </w:t>
      </w:r>
      <w:r w:rsidRPr="00B44095">
        <w:rPr>
          <w:b/>
          <w:sz w:val="20"/>
          <w:szCs w:val="20"/>
        </w:rPr>
        <w:t>31(17)</w:t>
      </w:r>
      <w:r w:rsidRPr="00B44095">
        <w:rPr>
          <w:sz w:val="20"/>
          <w:szCs w:val="20"/>
        </w:rPr>
        <w:t>, 6729–6744, doi:</w:t>
      </w:r>
      <w:hyperlink r:id="rId1024" w:history="1">
        <w:r w:rsidRPr="00B44095">
          <w:rPr>
            <w:rStyle w:val="Hyperlink"/>
            <w:sz w:val="20"/>
            <w:szCs w:val="20"/>
            <w:lang w:val="en-US" w:eastAsia="fr-FR"/>
          </w:rPr>
          <w:t>10.1175/jcli-d-17-0571.1</w:t>
        </w:r>
      </w:hyperlink>
      <w:r w:rsidRPr="00B44095">
        <w:rPr>
          <w:sz w:val="20"/>
          <w:szCs w:val="20"/>
        </w:rPr>
        <w:t>.</w:t>
      </w:r>
    </w:p>
    <w:p w14:paraId="1877DE7D" w14:textId="77777777" w:rsidR="0034470E" w:rsidRPr="00ED51D6" w:rsidRDefault="0034470E" w:rsidP="0034470E">
      <w:pPr>
        <w:pStyle w:val="Normal1"/>
        <w:pBdr>
          <w:top w:val="nil"/>
          <w:left w:val="nil"/>
          <w:bottom w:val="nil"/>
          <w:right w:val="nil"/>
          <w:between w:val="nil"/>
        </w:pBdr>
        <w:spacing w:after="240"/>
      </w:pPr>
    </w:p>
    <w:p w14:paraId="402F8050" w14:textId="08A85686" w:rsidR="007009D9" w:rsidRPr="000128A3" w:rsidRDefault="007009D9" w:rsidP="007C6E9C">
      <w:pPr>
        <w:autoSpaceDE w:val="0"/>
        <w:autoSpaceDN w:val="0"/>
        <w:adjustRightInd w:val="0"/>
        <w:ind w:left="480" w:hanging="480"/>
      </w:pPr>
    </w:p>
    <w:p w14:paraId="45D3BF4D" w14:textId="76B4E546" w:rsidR="007F1F02" w:rsidRPr="000128A3" w:rsidRDefault="007F1F02" w:rsidP="003133C1">
      <w:pPr>
        <w:pStyle w:val="AR6BodyText"/>
        <w:rPr>
          <w:lang w:val="en-GB"/>
        </w:rPr>
      </w:pPr>
    </w:p>
    <w:p w14:paraId="14CC9516" w14:textId="07801AC7" w:rsidR="007F1F02" w:rsidRDefault="007F1F02">
      <w:r w:rsidRPr="000128A3">
        <w:br w:type="page"/>
      </w:r>
    </w:p>
    <w:p w14:paraId="6A8C98BD" w14:textId="77777777" w:rsidR="007F1F02" w:rsidRDefault="007F1F02" w:rsidP="007F1F02">
      <w:pPr>
        <w:pStyle w:val="AR6BodyTextBold"/>
        <w:sectPr w:rsidR="007F1F02" w:rsidSect="00430A84">
          <w:headerReference w:type="even" r:id="rId1025"/>
          <w:headerReference w:type="default" r:id="rId1026"/>
          <w:footerReference w:type="even" r:id="rId1027"/>
          <w:footerReference w:type="default" r:id="rId1028"/>
          <w:headerReference w:type="first" r:id="rId1029"/>
          <w:footerReference w:type="first" r:id="rId1030"/>
          <w:pgSz w:w="11899" w:h="16838"/>
          <w:pgMar w:top="1134" w:right="1134" w:bottom="1134" w:left="1134" w:header="0" w:footer="720" w:gutter="0"/>
          <w:lnNumType w:countBy="1"/>
          <w:pgNumType w:start="1"/>
          <w:cols w:space="720"/>
          <w:docGrid w:linePitch="299"/>
        </w:sectPr>
      </w:pPr>
    </w:p>
    <w:p w14:paraId="3F25A86D" w14:textId="347E4769" w:rsidR="007F1F02" w:rsidRDefault="007F1F02" w:rsidP="009779EA">
      <w:pPr>
        <w:pStyle w:val="Title"/>
      </w:pPr>
      <w:bookmarkStart w:id="7791" w:name="_Toc69950035"/>
      <w:r>
        <w:lastRenderedPageBreak/>
        <w:t>Appendix 1.A</w:t>
      </w:r>
      <w:bookmarkEnd w:id="7791"/>
    </w:p>
    <w:p w14:paraId="22BB4513" w14:textId="77777777" w:rsidR="007F1F02" w:rsidRDefault="007F1F02" w:rsidP="007F1F02">
      <w:pPr>
        <w:pStyle w:val="Normal1"/>
        <w:pBdr>
          <w:top w:val="nil"/>
          <w:left w:val="nil"/>
          <w:bottom w:val="nil"/>
          <w:right w:val="nil"/>
          <w:between w:val="nil"/>
        </w:pBdr>
        <w:rPr>
          <w:b/>
          <w:color w:val="000000"/>
        </w:rPr>
      </w:pPr>
    </w:p>
    <w:p w14:paraId="0555BDD3" w14:textId="77777777" w:rsidR="007F1F02" w:rsidRDefault="007F1F02" w:rsidP="007F1F02">
      <w:pPr>
        <w:pStyle w:val="Normal1"/>
        <w:pBdr>
          <w:top w:val="nil"/>
          <w:left w:val="nil"/>
          <w:bottom w:val="nil"/>
          <w:right w:val="nil"/>
          <w:between w:val="nil"/>
        </w:pBdr>
        <w:rPr>
          <w:b/>
          <w:color w:val="000000"/>
        </w:rPr>
      </w:pPr>
    </w:p>
    <w:p w14:paraId="45600BE9" w14:textId="77777777" w:rsidR="007F1F02" w:rsidRDefault="007F1F02" w:rsidP="007F1F02">
      <w:pPr>
        <w:pStyle w:val="Normal1"/>
        <w:pBdr>
          <w:top w:val="nil"/>
          <w:left w:val="nil"/>
          <w:bottom w:val="nil"/>
          <w:right w:val="nil"/>
          <w:between w:val="nil"/>
        </w:pBdr>
        <w:spacing w:after="240"/>
        <w:rPr>
          <w:color w:val="000000"/>
        </w:rPr>
      </w:pPr>
      <w:r>
        <w:rPr>
          <w:b/>
          <w:color w:val="000000"/>
        </w:rPr>
        <w:t>[START TABLE 1.A.1 HERE]</w:t>
      </w:r>
    </w:p>
    <w:p w14:paraId="10B5D5B2" w14:textId="2970336A" w:rsidR="007F1F02" w:rsidRDefault="00CB44FA" w:rsidP="00AA5E7A">
      <w:pPr>
        <w:pStyle w:val="AR6Chap1Table"/>
        <w:numPr>
          <w:ilvl w:val="0"/>
          <w:numId w:val="0"/>
        </w:numPr>
        <w:ind w:left="1134" w:hanging="1134"/>
      </w:pPr>
      <w:r w:rsidRPr="00CB44FA">
        <w:rPr>
          <w:b/>
        </w:rPr>
        <w:t>Table 1.A.1</w:t>
      </w:r>
      <w:r w:rsidR="00AA5E7A">
        <w:t xml:space="preserve">: </w:t>
      </w:r>
      <w:r w:rsidR="007F1F02">
        <w:t xml:space="preserve">Historical overview of major conclusions of IPCC assessment reports. The table repeats Table 1.1 from the IPCC Fifth Assessment Report (AR5; </w:t>
      </w:r>
      <w:r w:rsidR="007F1F02">
        <w:fldChar w:fldCharType="begin" w:fldLock="1"/>
      </w:r>
      <w:r w:rsidR="00E81B0B">
        <w:instrText>ADDIN CSL_CITATION { "citationItems" : [ { "id" : "ITEM-1", "itemData" : { "DOI" : "10.1017/CBO9781107415324.007", "ISBN" : "978-1-107-66182-0", "author" : [ { "dropping-particle" : "", "family" : "Cubasch", "given" : "U", "non-dropping-particle" : "", "parse-names" : false, "suffix" : "" }, { "dropping-particle" : "", "family" : "Wuebbles", "given" : "D", "non-dropping-particle" : "", "parse-names" : false, "suffix" : "" }, { "dropping-particle" : "", "family" : "Chen", "given" : "D", "non-dropping-particle" : "", "parse-names" : false, "suffix" : "" }, { "dropping-particle" : "", "family" : "Facchini", "given" : "M C", "non-dropping-particle" : "", "parse-names" : false, "suffix" : "" }, { "dropping-particle" : "", "family" : "Frame", "given" : "D", "non-dropping-particle" : "", "parse-names" : false, "suffix" : "" }, { "dropping-particle" : "", "family" : "Mahowald", "given" : "N", "non-dropping-particle" : "", "parse-names" : false, "suffix" : "" }, { "dropping-particle" : "", "family" : "Winther", "given" : "J.-G.", "non-dropping-particle" : "", "parse-names" : false, "suffix" : "" } ], "chapter-number" : "1",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"119-158", "publisher" : "Cambridge University Press", "publisher-place" : "Cambridge, United Kingdom and New York, NY, USA", "title" : "Introduction", "translator" : [ { "dropping-particle" : "", "family" : "H3179", "given" : "Rt13", "non-dropping-particle" : "", "parse-names" : false, "suffix" : "" } ], "type" : "chapter" }, "uris" : [ "http://www.mendeley.com/documents/?uuid=422c9c18-f836-430d-a2cf-7dfd6dd5f054" ] } ], "mendeley" : { "formattedCitation" : "(Cubasch et al., 2013)", "manualFormatting" : "Cubasch et al., 2013)", "plainTextFormattedCitation" : "(Cubasch et al., 2013)", "previouslyFormattedCitation" : "(Cubasch et al., 2013)" }, "properties" : { "noteIndex" : 0 }, "schema" : "https://github.com/citation-style-language/schema/raw/master/csl-citation.json" }</w:instrText>
      </w:r>
      <w:r w:rsidR="007F1F02">
        <w:fldChar w:fldCharType="separate"/>
      </w:r>
      <w:ins w:id="7792" w:author="Robin Matthews" w:date="2021-05-18T16:08:00Z">
        <w:r w:rsidR="00602365">
          <w:rPr>
            <w:noProof/>
          </w:rPr>
          <w:t>Cubasch et al., 2013)</w:t>
        </w:r>
      </w:ins>
      <w:del w:id="7793" w:author="Robin Matthews" w:date="2021-05-18T16:08:00Z">
        <w:r w:rsidR="007F1F02" w:rsidRPr="00171EFE" w:rsidDel="00602365">
          <w:rPr>
            <w:noProof/>
          </w:rPr>
          <w:delText>Cubasch et al., 2013)</w:delText>
        </w:r>
      </w:del>
      <w:r w:rsidR="007F1F02">
        <w:fldChar w:fldCharType="end"/>
      </w:r>
      <w:r w:rsidR="007F1F02">
        <w:t xml:space="preserve"> and extends it with the AR5 and AR6 key findings. The table provides a non-comprehensive selection of key Summary for Policymakers (SPM) statements from previous assessment reports</w:t>
      </w:r>
      <w:del w:id="7794" w:author="Ian Blenkinsop" w:date="2021-07-12T11:10:00Z">
        <w:r w:rsidR="007F1F02" w:rsidDel="00877429">
          <w:delText>—</w:delText>
        </w:r>
      </w:del>
      <w:ins w:id="7795" w:author="Ian Blenkinsop" w:date="2021-07-12T11:10:00Z">
        <w:r w:rsidR="00877429">
          <w:t xml:space="preserve"> – </w:t>
        </w:r>
      </w:ins>
      <w:r w:rsidR="007F1F02">
        <w:t>IPCC First Assessment Report (FAR;</w:t>
      </w:r>
      <w:r w:rsidR="005D6E93">
        <w:t xml:space="preserve"> </w:t>
      </w:r>
      <w:r w:rsidR="007B6899">
        <w:fldChar w:fldCharType="begin" w:fldLock="1"/>
      </w:r>
      <w:r w:rsidR="00A94565">
        <w:instrText>ADDIN CSL_CITATION { "citationItems" : [ { "id" : "ITEM-1", "itemData" : { "DOI" : "https://www.ipcc.ch/report/ar1/wg1", "author" : [ { "dropping-particle" : "", "family" : "IPCC", "given" : "", "non-dropping-particle" : "", "parse-names" : false, "suffix" : "" } ], "container-title" : "Climate Change: The IPCC Scientific Assessment. Report Prepared for IPCC by Working Group 1", "editor" : [ { "dropping-particle" : "", "family" : "Houghton", "given" : "J.T.", "non-dropping-particle" : "", "parse-names" : false, "suffix" : "" }, { "dropping-particle" : "", "family" : "Jenkins", "given" : "G.J.", "non-dropping-particle" : "", "parse-names" : false, "suffix" : "" }, { "dropping-particle" : "", "family" : "Ephraums", "given" : "J.J.", "non-dropping-particle" : "", "parse-names" : false, "suffix" : "" } ], "id" : "ITEM-1", "issued" : { "date-parts" : [ [ "1990" ] ] }, "page" : "XI-XXXIV", "publisher" : "Cambridge University Press", "publisher-place" : "Cambridge, United Kingdom and New York, NY, USA", "title" : "Policymakers Summary", "translator" : [ { "dropping-particle" : "", "family" : "H4705", "given" : "Rt13", "non-dropping-particle" : "", "parse-names" : false, "suffix" : "" } ], "type" : "chapter" }, "uris" : [ "http://www.mendeley.com/documents/?uuid=57666d36-5047-46bc-80c1-fd0188280baf" ] } ], "mendeley" : { "formattedCitation" : "(IPCC, 1990b)", "manualFormatting" : "IPCC, 1990b)", "plainTextFormattedCitation" : "(IPCC, 1990b)", "previouslyFormattedCitation" : "(IPCC, 1990b)" }, "properties" : { "noteIndex" : 0 }, "schema" : "https://github.com/citation-style-language/schema/raw/master/csl-citation.json" }</w:instrText>
      </w:r>
      <w:r w:rsidR="007B6899">
        <w:fldChar w:fldCharType="separate"/>
      </w:r>
      <w:ins w:id="7796" w:author="Robin Matthews" w:date="2021-05-18T16:08:00Z">
        <w:r w:rsidR="00602365">
          <w:rPr>
            <w:noProof/>
          </w:rPr>
          <w:t>IPCC, 1990b)</w:t>
        </w:r>
      </w:ins>
      <w:del w:id="7797" w:author="Robin Matthews" w:date="2021-05-18T16:08:00Z">
        <w:r w:rsidR="007B6899" w:rsidRPr="007B6899" w:rsidDel="00602365">
          <w:rPr>
            <w:noProof/>
          </w:rPr>
          <w:delText>IPCC, 1990b)</w:delText>
        </w:r>
      </w:del>
      <w:r w:rsidR="007B6899">
        <w:fldChar w:fldCharType="end"/>
      </w:r>
      <w:r w:rsidR="007F1F02">
        <w:t>, IPCC Second Assessment Report (SAR;</w:t>
      </w:r>
      <w:r w:rsidR="005D6E93">
        <w:t xml:space="preserve"> </w:t>
      </w:r>
      <w:r w:rsidR="007B6899">
        <w:fldChar w:fldCharType="begin" w:fldLock="1"/>
      </w:r>
      <w:r w:rsidR="00E81B0B">
        <w:instrText>ADDIN CSL_CITATION { "citationItems" : [ { "id" : "ITEM-1", "itemData" : { "author" : [ { "dropping-particle" : "", "family" : "IPCC", "given" : "", "non-dropping-particle" : "", "parse-names" : false, "suffix" : "" } ], "container-title" : "Climate Change 1995: The Science of Climate Change. Contribution of Working Group I to the Second Assessment Report of the Intergovernmental Panel on Climate Change", "id" : "ITEM-1", "issued" : { "date-parts" : [ [ "1995" ] ] }, "page" : "6", "title" : "Summary for Policymakers", "translator" : [ { "dropping-particle" : "", "family" : "H4703", "given" : "", "non-dropping-particle" : "", "parse-names" : false, "suffix" : "" } ], "type" : "chapter" }, "uris" : [ "http://www.mendeley.com/documents/?uuid=08459179-289c-47cd-a3ba-354fdb9e518c" ] } ], "mendeley" : { "formattedCitation" : "(IPCC, 1995b)", "manualFormatting" : "IPCC, 1995b)", "plainTextFormattedCitation" : "(IPCC, 1995b)", "previouslyFormattedCitation" : "(IPCC, 1995b)" }, "properties" : { "noteIndex" : 0 }, "schema" : "https://github.com/citation-style-language/schema/raw/master/csl-citation.json" }</w:instrText>
      </w:r>
      <w:r w:rsidR="007B6899">
        <w:fldChar w:fldCharType="separate"/>
      </w:r>
      <w:ins w:id="7798" w:author="Robin Matthews" w:date="2021-05-18T16:08:00Z">
        <w:r w:rsidR="00602365">
          <w:rPr>
            <w:noProof/>
          </w:rPr>
          <w:t>IPCC, 1995b)</w:t>
        </w:r>
      </w:ins>
      <w:del w:id="7799" w:author="Robin Matthews" w:date="2021-05-18T16:08:00Z">
        <w:r w:rsidR="007B6899" w:rsidRPr="007B6899" w:rsidDel="00602365">
          <w:rPr>
            <w:noProof/>
          </w:rPr>
          <w:delText>IPCC, 1995b)</w:delText>
        </w:r>
      </w:del>
      <w:r w:rsidR="007B6899">
        <w:fldChar w:fldCharType="end"/>
      </w:r>
      <w:r w:rsidR="007F1F02">
        <w:t>, IPCC Third Assessment Report (TAR;</w:t>
      </w:r>
      <w:r w:rsidR="007B6899">
        <w:fldChar w:fldCharType="begin" w:fldLock="1"/>
      </w:r>
      <w:r w:rsidR="00A94565">
        <w:instrText>ADDIN CSL_CITATION { "citationItems" : [ { "id" : "ITEM-1", "itemData" : { "DOI" : "https://www.ipcc.ch/report/ar3/wg1", "author" : [ { "dropping-particle" : "", "family" : "IPCC", "given" : "", "non-dropping-particle" : "", "parse-names" : false, "suffix" : "" } ], "container-title" : "Climate Change 2001: The Scientific Basis. Contribution of Working Group I to the Third Assessment Report of the Intergovernmental Panel on Climate Change", "editor" : [ { "dropping-particle" : "", "family" : "Houghton", "given" : "J.T.", "non-dropping-particle" : "", "parse-names" : false, "suffix" : "" }, { "dropping-particle" : "", "family" : "Ding", "given" : "Y.", "non-dropping-particle" : "", "parse-names" : false, "suffix" : "" }, { "dropping-particle" : "", "family" : "Griggs", "given" : "D.J.", "non-dropping-particle" : "", "parse-names" : false, "suffix" : "" }, { "dropping-particle" : "", "family" : "Noguer", "given" : "M.", "non-dropping-particle" : "", "parse-names" : false, "suffix" : "" }, { "dropping-particle" : "van der", "family" : "Linden", "given" : "P.J.", "non-dropping-particle" : "", "parse-names" : false, "suffix" : "" }, { "dropping-particle" : "", "family" : "Dai", "given" : "X.", "non-dropping-particle" : "", "parse-names" : false, "suffix" : "" }, { "dropping-particle" : "", "family" : "Maskell", "given" : "K.", "non-dropping-particle" : "", "parse-names" : false, "suffix" : "" }, { "dropping-particle" : "", "family" : "Johnson", "given" : "C.A.", "non-dropping-particle" : "", "parse-names" : false, "suffix" : "" } ], "id" : "ITEM-1", "issued" : { "date-parts" : [ [ "2001" ] ] }, "page" : "1-20", "publisher-place" : "Cambridge, United Kingdom and New York, NY, USA", "title" : "Summary for Policymakers", "translator" : [ { "dropping-particle" : "", "family" : "H4706", "given" : "Rt13", "non-dropping-particle" : "", "parse-names" : false, "suffix" : "" } ], "type" : "chapter" }, "uris" : [ "http://www.mendeley.com/documents/?uuid=dbca2c7b-2827-4590-81a2-6d5465435264" ] } ], "mendeley" : { "formattedCitation" : "(IPCC, 2001b)", "manualFormatting" : " IPCC, 2001b)", "plainTextFormattedCitation" : "(IPCC, 2001b)", "previouslyFormattedCitation" : "(IPCC, 2001b)" }, "properties" : { "noteIndex" : 0 }, "schema" : "https://github.com/citation-style-language/schema/raw/master/csl-citation.json" }</w:instrText>
      </w:r>
      <w:r w:rsidR="007B6899">
        <w:fldChar w:fldCharType="separate"/>
      </w:r>
      <w:ins w:id="7800" w:author="Robin Matthews" w:date="2021-05-18T16:08:00Z">
        <w:r w:rsidR="00602365">
          <w:rPr>
            <w:noProof/>
          </w:rPr>
          <w:t xml:space="preserve"> IPCC, 2001b)</w:t>
        </w:r>
      </w:ins>
      <w:del w:id="7801" w:author="Robin Matthews" w:date="2021-05-18T16:08:00Z">
        <w:r w:rsidR="005D6E93" w:rsidDel="00602365">
          <w:rPr>
            <w:noProof/>
          </w:rPr>
          <w:delText xml:space="preserve"> </w:delText>
        </w:r>
        <w:r w:rsidR="007B6899" w:rsidRPr="007B6899" w:rsidDel="00602365">
          <w:rPr>
            <w:noProof/>
          </w:rPr>
          <w:delText>IPCC, 2001b)</w:delText>
        </w:r>
      </w:del>
      <w:r w:rsidR="007B6899">
        <w:fldChar w:fldCharType="end"/>
      </w:r>
      <w:r w:rsidR="007F1F02">
        <w:t>, IPCC Fourth Assessment Report (AR4;</w:t>
      </w:r>
      <w:r w:rsidR="005D6E93">
        <w:t xml:space="preserve"> </w:t>
      </w:r>
      <w:r w:rsidR="007B6899">
        <w:fldChar w:fldCharType="begin" w:fldLock="1"/>
      </w:r>
      <w:r w:rsidR="00A94565">
        <w:instrText>ADDIN CSL_CITATION { "citationItems" : [ { "id" : "ITEM-1", "itemData" : { "DOI" : "https://www.ipcc.ch/report/ar4/wg1", "ISBN" : "978-0-521-88009-1", "author" : [ { "dropping-particle" : "", "family" : "IPCC", "given" : "",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"K.B.", "non-dropping-particle" : "", "parse-names" : false, "suffix" : "" }, { "dropping-particle" : "", "family" : "M.Tignor", "given" : "", "non-dropping-particle" : "", "parse-names" : false, "suffix" : "" }, { "dropping-particle" : "", "family" : "Miller", "given" : "H.L.", "non-dropping-particle" : "", "parse-names" : false, "suffix" : "" } ], "id" : "ITEM-1", "issued" : { "date-parts" : [ [ "2007" ] ] }, "page" : "1-18", "publisher" : "Cambridge University Press", "publisher-place" : "Cambridge, United Kingdom and New York, NY, USA", "title" : "Summary for Policymakers", "translator" : [ { "dropping-particle" : "", "family" : "H4701", "given" : "Rt13", "non-dropping-particle" : "", "parse-names" : false, "suffix" : "" } ], "type" : "chapter" }, "uris" : [ "http://www.mendeley.com/documents/?uuid=9cb37654-996b-4b96-8207-5e651943b47c" ] } ], "mendeley" : { "formattedCitation" : "(IPCC, 2007b)", "manualFormatting" : "IPCC, 2007b)", "plainTextFormattedCitation" : "(IPCC, 2007b)", "previouslyFormattedCitation" : "(IPCC, 2007b)" }, "properties" : { "noteIndex" : 0 }, "schema" : "https://github.com/citation-style-language/schema/raw/master/csl-citation.json" }</w:instrText>
      </w:r>
      <w:r w:rsidR="007B6899">
        <w:fldChar w:fldCharType="separate"/>
      </w:r>
      <w:ins w:id="7802" w:author="Robin Matthews" w:date="2021-05-18T16:09:00Z">
        <w:r w:rsidR="00602365">
          <w:rPr>
            <w:noProof/>
          </w:rPr>
          <w:t>IPCC, 2007b)</w:t>
        </w:r>
      </w:ins>
      <w:del w:id="7803" w:author="Robin Matthews" w:date="2021-05-18T16:09:00Z">
        <w:r w:rsidR="007B6899" w:rsidRPr="007B6899" w:rsidDel="00602365">
          <w:rPr>
            <w:noProof/>
          </w:rPr>
          <w:delText>IPCC, 2007b)</w:delText>
        </w:r>
      </w:del>
      <w:r w:rsidR="007B6899">
        <w:fldChar w:fldCharType="end"/>
      </w:r>
      <w:del w:id="7804" w:author="Ian Blenkinsop" w:date="2021-07-12T11:10:00Z">
        <w:r w:rsidR="007B6899" w:rsidDel="00877429">
          <w:delText xml:space="preserve"> </w:delText>
        </w:r>
      </w:del>
      <w:r w:rsidR="007F1F02">
        <w:t xml:space="preserve">, IPCC Fifth Assessment Report (AR5; </w:t>
      </w:r>
      <w:r w:rsidR="007B6899">
        <w:fldChar w:fldCharType="begin" w:fldLock="1"/>
      </w:r>
      <w:r w:rsidR="00A94565">
        <w:instrText>ADDIN CSL_CITATION { "citationItems" : [ { "id" : "ITEM-1", "itemData" : { "DOI" : "10.1017/CBO9781107415324.004", "ISBN" : "9781107661820", "author" : [ { "dropping-particle" : "", "family" : "IPCC", "given" : "", "non-dropping-particle" : "", "parse-names" : false, "suffix" : "" } ], "chapter-number" : "SPM", "container-title" : "Climate Change 2013: The Physical Science Basis. Contribution of Working Group I to the Fifth Assessment Report of the Intergovernmental Panel on Climate Change", "editor" : [ { "dropping-particle" : "", "family" : "Stocker", "given" : "T F", "non-dropping-particle" : "", "parse-names" : false, "suffix" : "" }, { "dropping-particle" : "", "family" : "Qin", "given" : "D", "non-dropping-particle" : "", "parse-names" : false, "suffix" : "" }, { "dropping-particle" : "", "family" : "Plattner", "given" : "G.-K.", "non-dropping-particle" : "", "parse-names" : false, "suffix" : "" }, { "dropping-particle" : "", "family" : "Tignor", "given" : "M", "non-dropping-particle" : "", "parse-names" : false, "suffix" : "" }, { "dropping-particle" : "", "family" : "Allen", "given" : "S K", "non-dropping-particle" : "", "parse-names" : false, "suffix" : "" }, { "dropping-particle" : "", "family" : "Boschung", "given" : "J", "non-dropping-particle" : "", "parse-names" : false, "suffix" : "" }, { "dropping-particle" : "", "family" : "Nauels", "given" : "A", "non-dropping-particle" : "", "parse-names" : false, "suffix" : "" }, { "dropping-particle" : "", "family" : "Xia", "given" : "Y", "non-dropping-particle" : "", "parse-names" : false, "suffix" : "" }, { "dropping-particle" : "", "family" : "Bex", "given" : "V", "non-dropping-particle" : "", "parse-names" : false, "suffix" : "" }, { "dropping-particle" : "", "family" : "Midgley", "given" : "P M", "non-dropping-particle" : "", "parse-names" : false, "suffix" : "" } ], "id" : "ITEM-1", "issued" : { "date-parts" : [ [ "2013" ] ] }, "page" : "3-29", "publisher" : "Cambridge University Press", "publisher-place" : "Cambridge, United Kingdom and New York, NY, USA", "title" : "Summary for Policymakers", "translator" : [ { "dropping-particle" : "", "family" : "H3185", "given" : "Rt13", "non-dropping-particle" : "", "parse-names" : false, "suffix" : "" } ], "type" : "chapter" }, "uris" : [ "http://www.mendeley.com/documents/?uuid=5ce3e796-588b-4ad7-b106-6f7aace25aa3" ] } ], "mendeley" : { "formattedCitation" : "(IPCC, 2013b)", "manualFormatting" : "IPCC, 2013b)", "plainTextFormattedCitation" : "(IPCC, 2013b)", "previouslyFormattedCitation" : "(IPCC, 2013b)" }, "properties" : { "noteIndex" : 0 }, "schema" : "https://github.com/citation-style-language/schema/raw/master/csl-citation.json" }</w:instrText>
      </w:r>
      <w:r w:rsidR="007B6899">
        <w:fldChar w:fldCharType="separate"/>
      </w:r>
      <w:ins w:id="7805" w:author="Robin Matthews" w:date="2021-05-18T16:09:00Z">
        <w:r w:rsidR="00602365">
          <w:rPr>
            <w:noProof/>
          </w:rPr>
          <w:t>IPCC, 2013b)</w:t>
        </w:r>
      </w:ins>
      <w:del w:id="7806" w:author="Robin Matthews" w:date="2021-05-18T16:09:00Z">
        <w:r w:rsidR="00962E93" w:rsidRPr="00962E93" w:rsidDel="00602365">
          <w:rPr>
            <w:noProof/>
          </w:rPr>
          <w:delText>IPCC, 2013b)</w:delText>
        </w:r>
      </w:del>
      <w:r w:rsidR="007B6899">
        <w:fldChar w:fldCharType="end"/>
      </w:r>
      <w:r w:rsidR="007F1F02">
        <w:t xml:space="preserve">, and the IPCC Sixth Assessment Report (AR6; IPCC, 2021) </w:t>
      </w:r>
      <w:del w:id="7807" w:author="Ian Blenkinsop" w:date="2021-07-12T11:10:00Z">
        <w:r w:rsidR="007F1F02" w:rsidDel="00877429">
          <w:delText xml:space="preserve"> —</w:delText>
        </w:r>
      </w:del>
      <w:ins w:id="7808" w:author="Ian Blenkinsop" w:date="2021-07-12T11:10:00Z">
        <w:r w:rsidR="00877429">
          <w:t xml:space="preserve">– </w:t>
        </w:r>
      </w:ins>
      <w:r w:rsidR="007F1F02">
        <w:t xml:space="preserve">with a focus on global mean surface air temperature and sea level change as two </w:t>
      </w:r>
      <w:del w:id="7809" w:author="Ian Blenkinsop" w:date="2021-07-12T11:10:00Z">
        <w:r w:rsidR="007F1F02" w:rsidDel="00877429">
          <w:delText xml:space="preserve">policy </w:delText>
        </w:r>
      </w:del>
      <w:ins w:id="7810" w:author="Ian Blenkinsop" w:date="2021-07-12T11:10:00Z">
        <w:r w:rsidR="00877429">
          <w:t>policy-</w:t>
        </w:r>
      </w:ins>
      <w:r w:rsidR="007F1F02">
        <w:t>relevant quantities that have been covered in IPCC since the FAR. </w:t>
      </w:r>
    </w:p>
    <w:p w14:paraId="2AD3BE4B" w14:textId="77777777" w:rsidR="007F1F02" w:rsidRDefault="007F1F02" w:rsidP="007F1F02">
      <w:pPr>
        <w:pStyle w:val="Normal1"/>
        <w:pBdr>
          <w:top w:val="nil"/>
          <w:left w:val="nil"/>
          <w:bottom w:val="nil"/>
          <w:right w:val="nil"/>
          <w:between w:val="nil"/>
        </w:pBdr>
        <w:rPr>
          <w:b/>
          <w:color w:val="000000"/>
          <w:sz w:val="20"/>
          <w:szCs w:val="20"/>
        </w:rPr>
      </w:pPr>
    </w:p>
    <w:p w14:paraId="183818AB" w14:textId="77777777" w:rsidR="007F1F02" w:rsidRDefault="007F1F02" w:rsidP="007F1F02">
      <w:pPr>
        <w:pStyle w:val="Normal1"/>
        <w:pBdr>
          <w:top w:val="nil"/>
          <w:left w:val="nil"/>
          <w:bottom w:val="nil"/>
          <w:right w:val="nil"/>
          <w:between w:val="nil"/>
        </w:pBdr>
        <w:rPr>
          <w:b/>
          <w:color w:val="000000"/>
          <w:sz w:val="20"/>
          <w:szCs w:val="20"/>
        </w:rPr>
      </w:pPr>
      <w:commentRangeStart w:id="7811"/>
      <w:r>
        <w:rPr>
          <w:b/>
          <w:color w:val="000000"/>
          <w:sz w:val="20"/>
          <w:szCs w:val="20"/>
        </w:rPr>
        <w:t>[Placeholder:</w:t>
      </w:r>
      <w:r>
        <w:rPr>
          <w:color w:val="000000"/>
          <w:sz w:val="20"/>
          <w:szCs w:val="20"/>
        </w:rPr>
        <w:t xml:space="preserve"> the column for AR6 will be filled out once the SPM is drafted, and this column will be finalized once the final version of the AR6 SPM is approved]</w:t>
      </w:r>
      <w:commentRangeEnd w:id="7811"/>
      <w:r w:rsidR="00877429">
        <w:rPr>
          <w:rStyle w:val="CommentReference"/>
          <w:rFonts w:cstheme="minorBidi"/>
          <w:lang w:eastAsia="fr-FR"/>
        </w:rPr>
        <w:commentReference w:id="7811"/>
      </w:r>
    </w:p>
    <w:p w14:paraId="3B170E4B" w14:textId="77777777" w:rsidR="007F1F02" w:rsidRDefault="008961F1" w:rsidP="007F1F02">
      <w:pPr>
        <w:pStyle w:val="Normal1"/>
        <w:pBdr>
          <w:top w:val="nil"/>
          <w:left w:val="nil"/>
          <w:bottom w:val="nil"/>
          <w:right w:val="nil"/>
          <w:between w:val="nil"/>
        </w:pBdr>
        <w:rPr>
          <w:color w:val="000000"/>
        </w:rPr>
      </w:pPr>
      <w:commentRangeStart w:id="7812"/>
      <w:commentRangeEnd w:id="7812"/>
      <w:r>
        <w:rPr>
          <w:rStyle w:val="CommentReference"/>
          <w:rFonts w:cstheme="minorBidi"/>
          <w:lang w:eastAsia="fr-FR"/>
        </w:rPr>
        <w:commentReference w:id="7812"/>
      </w:r>
    </w:p>
    <w:tbl>
      <w:tblPr>
        <w:tblpPr w:leftFromText="141" w:rightFromText="141" w:vertAnchor="text" w:tblpY="1"/>
        <w:tblOverlap w:val="never"/>
        <w:tblW w:w="147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6"/>
        <w:gridCol w:w="2551"/>
        <w:gridCol w:w="2268"/>
        <w:gridCol w:w="2410"/>
        <w:gridCol w:w="2268"/>
        <w:gridCol w:w="2268"/>
        <w:gridCol w:w="1474"/>
      </w:tblGrid>
      <w:tr w:rsidR="007F1F02" w14:paraId="4DF9BB5A" w14:textId="77777777" w:rsidTr="009779EA">
        <w:trPr>
          <w:trHeight w:val="300"/>
        </w:trPr>
        <w:tc>
          <w:tcPr>
            <w:tcW w:w="1526" w:type="dxa"/>
          </w:tcPr>
          <w:p w14:paraId="7E8C3998" w14:textId="77777777" w:rsidR="007F1F02" w:rsidRDefault="007F1F02" w:rsidP="009779EA">
            <w:pPr>
              <w:pStyle w:val="Normal1"/>
              <w:pBdr>
                <w:top w:val="nil"/>
                <w:left w:val="nil"/>
                <w:bottom w:val="nil"/>
                <w:right w:val="nil"/>
                <w:between w:val="nil"/>
              </w:pBdr>
              <w:rPr>
                <w:b/>
                <w:color w:val="2D2829"/>
              </w:rPr>
            </w:pPr>
            <w:r>
              <w:rPr>
                <w:b/>
                <w:color w:val="2D2829"/>
              </w:rPr>
              <w:t>Topic </w:t>
            </w:r>
          </w:p>
        </w:tc>
        <w:tc>
          <w:tcPr>
            <w:tcW w:w="2551" w:type="dxa"/>
          </w:tcPr>
          <w:p w14:paraId="648A8111" w14:textId="77777777" w:rsidR="007F1F02" w:rsidRDefault="007F1F02" w:rsidP="009779EA">
            <w:pPr>
              <w:pStyle w:val="Normal1"/>
              <w:pBdr>
                <w:top w:val="nil"/>
                <w:left w:val="nil"/>
                <w:bottom w:val="nil"/>
                <w:right w:val="nil"/>
                <w:between w:val="nil"/>
              </w:pBdr>
              <w:rPr>
                <w:b/>
                <w:color w:val="2D2829"/>
              </w:rPr>
            </w:pPr>
            <w:r>
              <w:rPr>
                <w:b/>
                <w:color w:val="2D2829"/>
              </w:rPr>
              <w:t>FAR SPM Statement (1990)</w:t>
            </w:r>
          </w:p>
        </w:tc>
        <w:tc>
          <w:tcPr>
            <w:tcW w:w="2268" w:type="dxa"/>
          </w:tcPr>
          <w:p w14:paraId="308644F7" w14:textId="77777777" w:rsidR="007F1F02" w:rsidRDefault="007F1F02" w:rsidP="009779EA">
            <w:pPr>
              <w:pStyle w:val="Normal1"/>
              <w:pBdr>
                <w:top w:val="nil"/>
                <w:left w:val="nil"/>
                <w:bottom w:val="nil"/>
                <w:right w:val="nil"/>
                <w:between w:val="nil"/>
              </w:pBdr>
              <w:rPr>
                <w:b/>
                <w:color w:val="2D2829"/>
              </w:rPr>
            </w:pPr>
            <w:r>
              <w:rPr>
                <w:b/>
                <w:color w:val="2D2829"/>
              </w:rPr>
              <w:t>SAR SPM Statement  (1995)</w:t>
            </w:r>
          </w:p>
        </w:tc>
        <w:tc>
          <w:tcPr>
            <w:tcW w:w="2410" w:type="dxa"/>
          </w:tcPr>
          <w:p w14:paraId="2A107EC4" w14:textId="77777777" w:rsidR="007F1F02" w:rsidRDefault="007F1F02" w:rsidP="009779EA">
            <w:pPr>
              <w:pStyle w:val="Normal1"/>
              <w:pBdr>
                <w:top w:val="nil"/>
                <w:left w:val="nil"/>
                <w:bottom w:val="nil"/>
                <w:right w:val="nil"/>
                <w:between w:val="nil"/>
              </w:pBdr>
              <w:rPr>
                <w:b/>
                <w:color w:val="2D2829"/>
              </w:rPr>
            </w:pPr>
            <w:r>
              <w:rPr>
                <w:b/>
                <w:color w:val="2D2829"/>
              </w:rPr>
              <w:t>TAR SPM Statement (2001) </w:t>
            </w:r>
          </w:p>
        </w:tc>
        <w:tc>
          <w:tcPr>
            <w:tcW w:w="2268" w:type="dxa"/>
          </w:tcPr>
          <w:p w14:paraId="55DBE02C" w14:textId="77777777" w:rsidR="007F1F02" w:rsidRDefault="007F1F02" w:rsidP="009779EA">
            <w:pPr>
              <w:pStyle w:val="Normal1"/>
              <w:pBdr>
                <w:top w:val="nil"/>
                <w:left w:val="nil"/>
                <w:bottom w:val="nil"/>
                <w:right w:val="nil"/>
                <w:between w:val="nil"/>
              </w:pBdr>
              <w:rPr>
                <w:b/>
                <w:color w:val="2D2829"/>
              </w:rPr>
            </w:pPr>
            <w:r>
              <w:rPr>
                <w:b/>
                <w:color w:val="2D2829"/>
              </w:rPr>
              <w:t>AR4 SPM Statement (2007)</w:t>
            </w:r>
          </w:p>
        </w:tc>
        <w:tc>
          <w:tcPr>
            <w:tcW w:w="2268" w:type="dxa"/>
          </w:tcPr>
          <w:p w14:paraId="6F33CFF3" w14:textId="77777777" w:rsidR="007F1F02" w:rsidRDefault="007F1F02" w:rsidP="009779EA">
            <w:pPr>
              <w:pStyle w:val="Normal1"/>
              <w:pBdr>
                <w:top w:val="nil"/>
                <w:left w:val="nil"/>
                <w:bottom w:val="nil"/>
                <w:right w:val="nil"/>
                <w:between w:val="nil"/>
              </w:pBdr>
              <w:rPr>
                <w:b/>
                <w:color w:val="000000"/>
              </w:rPr>
            </w:pPr>
            <w:r>
              <w:rPr>
                <w:b/>
                <w:color w:val="000000"/>
              </w:rPr>
              <w:t>AR5 SPM statement (2013)</w:t>
            </w:r>
          </w:p>
        </w:tc>
        <w:tc>
          <w:tcPr>
            <w:tcW w:w="1474" w:type="dxa"/>
          </w:tcPr>
          <w:p w14:paraId="31BD808F" w14:textId="77777777" w:rsidR="007F1F02" w:rsidRDefault="007F1F02" w:rsidP="009779EA">
            <w:pPr>
              <w:pStyle w:val="Normal1"/>
              <w:pBdr>
                <w:top w:val="nil"/>
                <w:left w:val="nil"/>
                <w:bottom w:val="nil"/>
                <w:right w:val="nil"/>
                <w:between w:val="nil"/>
              </w:pBdr>
              <w:rPr>
                <w:b/>
                <w:color w:val="000000"/>
              </w:rPr>
            </w:pPr>
            <w:r>
              <w:rPr>
                <w:b/>
                <w:color w:val="000000"/>
              </w:rPr>
              <w:t>AR6 SPM statement (202</w:t>
            </w:r>
            <w:r>
              <w:rPr>
                <w:b/>
              </w:rPr>
              <w:t>1</w:t>
            </w:r>
            <w:r>
              <w:rPr>
                <w:b/>
                <w:color w:val="000000"/>
              </w:rPr>
              <w:t>)</w:t>
            </w:r>
          </w:p>
        </w:tc>
      </w:tr>
      <w:tr w:rsidR="007F1F02" w:rsidRPr="00512141" w14:paraId="1F889BD6" w14:textId="77777777" w:rsidTr="009779EA">
        <w:trPr>
          <w:gridAfter w:val="1"/>
          <w:wAfter w:w="1474" w:type="dxa"/>
          <w:trHeight w:val="300"/>
        </w:trPr>
        <w:tc>
          <w:tcPr>
            <w:tcW w:w="1526" w:type="dxa"/>
            <w:vMerge w:val="restart"/>
          </w:tcPr>
          <w:p w14:paraId="00953787" w14:textId="77777777" w:rsidR="007F1F02" w:rsidRDefault="007F1F02" w:rsidP="009779EA">
            <w:pPr>
              <w:pStyle w:val="Normal1"/>
              <w:pBdr>
                <w:top w:val="nil"/>
                <w:left w:val="nil"/>
                <w:bottom w:val="nil"/>
                <w:right w:val="nil"/>
                <w:between w:val="nil"/>
              </w:pBdr>
              <w:rPr>
                <w:b/>
                <w:color w:val="2D2829"/>
              </w:rPr>
            </w:pPr>
            <w:r>
              <w:rPr>
                <w:b/>
                <w:color w:val="2D2829"/>
              </w:rPr>
              <w:t>Human and Natural Drivers of Climate Change </w:t>
            </w:r>
          </w:p>
        </w:tc>
        <w:tc>
          <w:tcPr>
            <w:tcW w:w="2551" w:type="dxa"/>
          </w:tcPr>
          <w:p w14:paraId="777FE29F" w14:textId="77777777" w:rsidR="007F1F02" w:rsidRDefault="007F1F02" w:rsidP="009779EA">
            <w:pPr>
              <w:pStyle w:val="Normal1"/>
              <w:pBdr>
                <w:top w:val="nil"/>
                <w:left w:val="nil"/>
                <w:bottom w:val="nil"/>
                <w:right w:val="nil"/>
                <w:between w:val="nil"/>
              </w:pBdr>
              <w:rPr>
                <w:color w:val="2D2829"/>
              </w:rPr>
            </w:pPr>
            <w:r>
              <w:rPr>
                <w:color w:val="2D2829"/>
              </w:rPr>
              <w:t>There is a natural greenhouse effect, which already keeps the Earth warmer than it would otherwise be. Emissions resulting from human activities are substantially increasing the atmospheric concentrations of the greenhouse gases carbon dioxide, methane, chlorofluorocarbons and nitrous oxide. These increases will enhance the greenhouse effect, resulting on average in an additional warming of the Earth’s surface. </w:t>
            </w:r>
          </w:p>
        </w:tc>
        <w:tc>
          <w:tcPr>
            <w:tcW w:w="2268" w:type="dxa"/>
          </w:tcPr>
          <w:p w14:paraId="0025F0E4" w14:textId="77777777" w:rsidR="007F1F02" w:rsidRDefault="007F1F02" w:rsidP="009779EA">
            <w:pPr>
              <w:pStyle w:val="Normal1"/>
              <w:pBdr>
                <w:top w:val="nil"/>
                <w:left w:val="nil"/>
                <w:bottom w:val="nil"/>
                <w:right w:val="nil"/>
                <w:between w:val="nil"/>
              </w:pBdr>
              <w:rPr>
                <w:color w:val="2D2829"/>
              </w:rPr>
            </w:pPr>
            <w:r>
              <w:rPr>
                <w:color w:val="2D2829"/>
              </w:rPr>
              <w:t>Greenhouse gas concentrations have continued to increase. These trends can be attributed largely to human activities, mostly fossil fuel use, land use change and agriculture. </w:t>
            </w:r>
          </w:p>
        </w:tc>
        <w:tc>
          <w:tcPr>
            <w:tcW w:w="2410" w:type="dxa"/>
          </w:tcPr>
          <w:p w14:paraId="4A9714E6" w14:textId="77777777" w:rsidR="007F1F02" w:rsidRDefault="007F1F02" w:rsidP="009779EA">
            <w:pPr>
              <w:pStyle w:val="Normal1"/>
              <w:pBdr>
                <w:top w:val="nil"/>
                <w:left w:val="nil"/>
                <w:bottom w:val="nil"/>
                <w:right w:val="nil"/>
                <w:between w:val="nil"/>
              </w:pBdr>
              <w:rPr>
                <w:color w:val="2D2829"/>
              </w:rPr>
            </w:pPr>
            <w:r>
              <w:rPr>
                <w:color w:val="2D2829"/>
              </w:rPr>
              <w:t>Emissions of greenhouse gases and aerosols due to human activities continue to alter the atmosphere in ways that are expected to affect the climate. The atmospheric concentration of CO</w:t>
            </w:r>
            <w:r>
              <w:rPr>
                <w:color w:val="2D2829"/>
                <w:vertAlign w:val="subscript"/>
              </w:rPr>
              <w:t xml:space="preserve">2 </w:t>
            </w:r>
            <w:r>
              <w:rPr>
                <w:color w:val="2D2829"/>
              </w:rPr>
              <w:t>has increased by 31% since 1750 and that of methane by 151%. </w:t>
            </w:r>
          </w:p>
          <w:p w14:paraId="21098CA1" w14:textId="77777777" w:rsidR="007F1F02" w:rsidRDefault="007F1F02" w:rsidP="009779EA">
            <w:pPr>
              <w:pStyle w:val="Normal1"/>
            </w:pPr>
          </w:p>
          <w:p w14:paraId="0664D2E2" w14:textId="77777777" w:rsidR="007F1F02" w:rsidRDefault="007F1F02" w:rsidP="009779EA">
            <w:pPr>
              <w:pStyle w:val="Normal1"/>
            </w:pPr>
          </w:p>
          <w:p w14:paraId="64FAEC22" w14:textId="77777777" w:rsidR="007F1F02" w:rsidRDefault="007F1F02" w:rsidP="009779EA">
            <w:pPr>
              <w:pStyle w:val="Normal1"/>
            </w:pPr>
          </w:p>
          <w:p w14:paraId="0941D1DC" w14:textId="77777777" w:rsidR="007F1F02" w:rsidRDefault="007F1F02" w:rsidP="009779EA">
            <w:pPr>
              <w:pStyle w:val="Normal1"/>
            </w:pPr>
          </w:p>
          <w:p w14:paraId="3D1CA1EA" w14:textId="77777777" w:rsidR="007F1F02" w:rsidRDefault="007F1F02" w:rsidP="009779EA">
            <w:pPr>
              <w:pStyle w:val="Normal1"/>
            </w:pPr>
          </w:p>
          <w:p w14:paraId="0E7C624E" w14:textId="77777777" w:rsidR="007F1F02" w:rsidRDefault="007F1F02" w:rsidP="009779EA">
            <w:pPr>
              <w:pStyle w:val="Normal1"/>
              <w:ind w:firstLine="720"/>
            </w:pPr>
          </w:p>
        </w:tc>
        <w:tc>
          <w:tcPr>
            <w:tcW w:w="2268" w:type="dxa"/>
          </w:tcPr>
          <w:p w14:paraId="54D40B13" w14:textId="77777777" w:rsidR="007F1F02" w:rsidRDefault="007F1F02" w:rsidP="009779EA">
            <w:pPr>
              <w:pStyle w:val="Normal1"/>
              <w:pBdr>
                <w:top w:val="nil"/>
                <w:left w:val="nil"/>
                <w:bottom w:val="nil"/>
                <w:right w:val="nil"/>
                <w:between w:val="nil"/>
              </w:pBdr>
              <w:rPr>
                <w:color w:val="2D2829"/>
              </w:rPr>
            </w:pPr>
            <w:r>
              <w:rPr>
                <w:color w:val="2D2829"/>
              </w:rPr>
              <w:t xml:space="preserve">Global atmospheric concentrations of carbon dioxide, methane and nitrous oxide have increased markedly as a result of human activities since 1750 and now far exceed pre-industrial values determined from ice cores spanning many thousands of years. The global increases in carbon dioxide concentration are due primarily to fossil fuel use and land use change, while those of </w:t>
            </w:r>
            <w:r>
              <w:rPr>
                <w:color w:val="2D2829"/>
              </w:rPr>
              <w:lastRenderedPageBreak/>
              <w:t>methane and nitrous oxide are primarily due to agriculture. </w:t>
            </w:r>
          </w:p>
        </w:tc>
        <w:tc>
          <w:tcPr>
            <w:tcW w:w="2268" w:type="dxa"/>
          </w:tcPr>
          <w:p w14:paraId="65B9AF57" w14:textId="77777777" w:rsidR="007F1F02" w:rsidRDefault="007F1F02" w:rsidP="009779EA">
            <w:pPr>
              <w:pStyle w:val="Normal1"/>
              <w:pBdr>
                <w:top w:val="nil"/>
                <w:left w:val="nil"/>
                <w:bottom w:val="nil"/>
                <w:right w:val="nil"/>
                <w:between w:val="nil"/>
              </w:pBdr>
              <w:rPr>
                <w:color w:val="000000"/>
              </w:rPr>
            </w:pPr>
            <w:r>
              <w:rPr>
                <w:color w:val="000000"/>
              </w:rPr>
              <w:lastRenderedPageBreak/>
              <w:t>Total radiative forcing is positive, and has led to an uptake of energy by the climate system. The largest contribution to total radiative forcing is caused by the increase in the atmospheric concentration of CO</w:t>
            </w:r>
            <w:r>
              <w:rPr>
                <w:color w:val="000000"/>
                <w:vertAlign w:val="subscript"/>
              </w:rPr>
              <w:t>2</w:t>
            </w:r>
            <w:r>
              <w:rPr>
                <w:color w:val="000000"/>
              </w:rPr>
              <w:t xml:space="preserve"> since 1750.</w:t>
            </w:r>
          </w:p>
        </w:tc>
      </w:tr>
      <w:tr w:rsidR="007F1F02" w:rsidRPr="00512141" w14:paraId="661BFFB7" w14:textId="77777777" w:rsidTr="009779EA">
        <w:trPr>
          <w:trHeight w:val="300"/>
        </w:trPr>
        <w:tc>
          <w:tcPr>
            <w:tcW w:w="1526" w:type="dxa"/>
            <w:vMerge/>
          </w:tcPr>
          <w:p w14:paraId="56CF248D" w14:textId="77777777" w:rsidR="007F1F02" w:rsidRDefault="007F1F02" w:rsidP="009779EA">
            <w:pPr>
              <w:pStyle w:val="Normal1"/>
              <w:pBdr>
                <w:top w:val="nil"/>
                <w:left w:val="nil"/>
                <w:bottom w:val="nil"/>
                <w:right w:val="nil"/>
                <w:between w:val="nil"/>
              </w:pBdr>
              <w:spacing w:line="276" w:lineRule="auto"/>
              <w:rPr>
                <w:color w:val="000000"/>
              </w:rPr>
            </w:pPr>
          </w:p>
        </w:tc>
        <w:tc>
          <w:tcPr>
            <w:tcW w:w="2551" w:type="dxa"/>
          </w:tcPr>
          <w:p w14:paraId="63BA1DD2" w14:textId="77777777" w:rsidR="007F1F02" w:rsidRDefault="007F1F02" w:rsidP="009779EA">
            <w:pPr>
              <w:pStyle w:val="Normal1"/>
              <w:pBdr>
                <w:top w:val="nil"/>
                <w:left w:val="nil"/>
                <w:bottom w:val="nil"/>
                <w:right w:val="nil"/>
                <w:between w:val="nil"/>
              </w:pBdr>
              <w:rPr>
                <w:color w:val="2D2829"/>
              </w:rPr>
            </w:pPr>
            <w:r>
              <w:rPr>
                <w:color w:val="2D2829"/>
              </w:rPr>
              <w:t>Continued emissions of these gases at present rates would commit us to increased concentrations for centuries ahead. </w:t>
            </w:r>
          </w:p>
        </w:tc>
        <w:tc>
          <w:tcPr>
            <w:tcW w:w="2268" w:type="dxa"/>
          </w:tcPr>
          <w:p w14:paraId="7616F101" w14:textId="77777777" w:rsidR="007F1F02" w:rsidRDefault="007F1F02" w:rsidP="009779EA">
            <w:pPr>
              <w:pStyle w:val="Normal1"/>
              <w:pBdr>
                <w:top w:val="nil"/>
                <w:left w:val="nil"/>
                <w:bottom w:val="nil"/>
                <w:right w:val="nil"/>
                <w:between w:val="nil"/>
              </w:pBdr>
              <w:rPr>
                <w:color w:val="2D2829"/>
              </w:rPr>
            </w:pPr>
            <w:r>
              <w:rPr>
                <w:color w:val="2D2829"/>
              </w:rPr>
              <w:t>Anthropogenic aerosols are short-lived and tend to produce negative radiative forcing. </w:t>
            </w:r>
          </w:p>
        </w:tc>
        <w:tc>
          <w:tcPr>
            <w:tcW w:w="2410" w:type="dxa"/>
          </w:tcPr>
          <w:p w14:paraId="6928ACE5" w14:textId="77777777" w:rsidR="007F1F02" w:rsidRDefault="007F1F02" w:rsidP="009779EA">
            <w:pPr>
              <w:pStyle w:val="Normal1"/>
              <w:pBdr>
                <w:top w:val="nil"/>
                <w:left w:val="nil"/>
                <w:bottom w:val="nil"/>
                <w:right w:val="nil"/>
                <w:between w:val="nil"/>
              </w:pBdr>
              <w:rPr>
                <w:color w:val="2D2829"/>
              </w:rPr>
            </w:pPr>
            <w:r>
              <w:rPr>
                <w:color w:val="2D2829"/>
              </w:rPr>
              <w:t>Anthropogenic aerosols are short-lived and mostly produce negative radiative forcing by their direct effect. There is more evidence for their indirect effect, which is negative, although of very uncertain magnitude. </w:t>
            </w:r>
          </w:p>
        </w:tc>
        <w:tc>
          <w:tcPr>
            <w:tcW w:w="2268" w:type="dxa"/>
          </w:tcPr>
          <w:p w14:paraId="587DBF02" w14:textId="77777777" w:rsidR="007F1F02" w:rsidRDefault="007F1F02" w:rsidP="009779EA">
            <w:pPr>
              <w:pStyle w:val="Normal1"/>
              <w:pBdr>
                <w:top w:val="nil"/>
                <w:left w:val="nil"/>
                <w:bottom w:val="nil"/>
                <w:right w:val="nil"/>
                <w:between w:val="nil"/>
              </w:pBdr>
              <w:rPr>
                <w:color w:val="2D2829"/>
              </w:rPr>
            </w:pPr>
            <w:r>
              <w:rPr>
                <w:i/>
                <w:color w:val="2D2829"/>
              </w:rPr>
              <w:t>Very high confidence</w:t>
            </w:r>
            <w:r>
              <w:rPr>
                <w:color w:val="2D2829"/>
              </w:rPr>
              <w:t xml:space="preserve"> that the global average net effect of human activities since 1750 has been one of warming, with a radiative forcing of +1.6 [+0.6 to +2.4] W m</w:t>
            </w:r>
            <w:r w:rsidRPr="00666BF3">
              <w:rPr>
                <w:color w:val="2D2829"/>
                <w:vertAlign w:val="superscript"/>
              </w:rPr>
              <w:t>–2</w:t>
            </w:r>
            <w:r>
              <w:rPr>
                <w:color w:val="2D2829"/>
              </w:rPr>
              <w:t>. </w:t>
            </w:r>
          </w:p>
        </w:tc>
        <w:tc>
          <w:tcPr>
            <w:tcW w:w="2268" w:type="dxa"/>
          </w:tcPr>
          <w:p w14:paraId="6B158631" w14:textId="77777777" w:rsidR="007F1F02" w:rsidRDefault="007F1F02" w:rsidP="009779EA">
            <w:pPr>
              <w:pStyle w:val="Normal1"/>
              <w:pBdr>
                <w:top w:val="nil"/>
                <w:left w:val="nil"/>
                <w:bottom w:val="nil"/>
                <w:right w:val="nil"/>
                <w:between w:val="nil"/>
              </w:pBdr>
              <w:rPr>
                <w:color w:val="000000"/>
              </w:rPr>
            </w:pPr>
            <w:r>
              <w:rPr>
                <w:color w:val="000000"/>
              </w:rPr>
              <w:t xml:space="preserve">The total anthropogenic radiative forcing (RF) for 2011 relative to 1750 is 2.29 [1.13 to 3.33] W </w:t>
            </w:r>
            <w:r w:rsidRPr="00A87FBC">
              <w:rPr>
                <w:color w:val="000000"/>
              </w:rPr>
              <w:t>m</w:t>
            </w:r>
            <w:r w:rsidRPr="00A87FBC">
              <w:rPr>
                <w:rFonts w:eastAsia="Gungsuh"/>
                <w:color w:val="2D2829"/>
                <w:vertAlign w:val="superscript"/>
              </w:rPr>
              <w:t>−2</w:t>
            </w:r>
            <w:r w:rsidRPr="00A87FBC">
              <w:rPr>
                <w:rFonts w:eastAsia="Gungsuh"/>
                <w:color w:val="2D2829"/>
              </w:rPr>
              <w:t>), and it has increased more rapidly since 1970 than during prior decades. The total anthropogenic RF best estimate for 2011 is 43% higher than that reported in AR4 for the year 2005.</w:t>
            </w:r>
            <w:r>
              <w:rPr>
                <w:rFonts w:ascii="Gungsuh" w:eastAsia="Gungsuh" w:hAnsi="Gungsuh" w:cs="Gungsuh"/>
                <w:color w:val="2D2829"/>
              </w:rPr>
              <w:t xml:space="preserve"> </w:t>
            </w:r>
          </w:p>
        </w:tc>
        <w:tc>
          <w:tcPr>
            <w:tcW w:w="1474" w:type="dxa"/>
          </w:tcPr>
          <w:p w14:paraId="33C9F72B" w14:textId="77777777" w:rsidR="007F1F02" w:rsidRDefault="007F1F02" w:rsidP="009779EA">
            <w:pPr>
              <w:pStyle w:val="Normal1"/>
              <w:pBdr>
                <w:top w:val="nil"/>
                <w:left w:val="nil"/>
                <w:bottom w:val="nil"/>
                <w:right w:val="nil"/>
                <w:between w:val="nil"/>
              </w:pBdr>
              <w:rPr>
                <w:color w:val="000000"/>
              </w:rPr>
            </w:pPr>
          </w:p>
        </w:tc>
      </w:tr>
      <w:tr w:rsidR="007F1F02" w:rsidRPr="00512141" w14:paraId="46C7EB09" w14:textId="77777777" w:rsidTr="009779EA">
        <w:trPr>
          <w:trHeight w:val="300"/>
        </w:trPr>
        <w:tc>
          <w:tcPr>
            <w:tcW w:w="1526" w:type="dxa"/>
            <w:vMerge/>
          </w:tcPr>
          <w:p w14:paraId="5B2DFA2D" w14:textId="77777777" w:rsidR="007F1F02" w:rsidRDefault="007F1F02" w:rsidP="009779EA">
            <w:pPr>
              <w:pStyle w:val="Normal1"/>
              <w:pBdr>
                <w:top w:val="nil"/>
                <w:left w:val="nil"/>
                <w:bottom w:val="nil"/>
                <w:right w:val="nil"/>
                <w:between w:val="nil"/>
              </w:pBdr>
              <w:spacing w:line="276" w:lineRule="auto"/>
              <w:rPr>
                <w:color w:val="000000"/>
              </w:rPr>
            </w:pPr>
          </w:p>
        </w:tc>
        <w:tc>
          <w:tcPr>
            <w:tcW w:w="2551" w:type="dxa"/>
          </w:tcPr>
          <w:p w14:paraId="0DE3835E" w14:textId="77777777" w:rsidR="007F1F02" w:rsidRDefault="007F1F02" w:rsidP="009779EA">
            <w:pPr>
              <w:pStyle w:val="Normal1"/>
              <w:pBdr>
                <w:top w:val="nil"/>
                <w:left w:val="nil"/>
                <w:bottom w:val="nil"/>
                <w:right w:val="nil"/>
                <w:between w:val="nil"/>
              </w:pBdr>
              <w:rPr>
                <w:color w:val="000000"/>
              </w:rPr>
            </w:pPr>
          </w:p>
        </w:tc>
        <w:tc>
          <w:tcPr>
            <w:tcW w:w="2268" w:type="dxa"/>
          </w:tcPr>
          <w:p w14:paraId="6C3359A7" w14:textId="77777777" w:rsidR="007F1F02" w:rsidRDefault="007F1F02" w:rsidP="009779EA">
            <w:pPr>
              <w:pStyle w:val="Normal1"/>
              <w:pBdr>
                <w:top w:val="nil"/>
                <w:left w:val="nil"/>
                <w:bottom w:val="nil"/>
                <w:right w:val="nil"/>
                <w:between w:val="nil"/>
              </w:pBdr>
              <w:rPr>
                <w:color w:val="000000"/>
              </w:rPr>
            </w:pPr>
          </w:p>
        </w:tc>
        <w:tc>
          <w:tcPr>
            <w:tcW w:w="2410" w:type="dxa"/>
          </w:tcPr>
          <w:p w14:paraId="090357D4" w14:textId="77777777" w:rsidR="007F1F02" w:rsidRDefault="007F1F02" w:rsidP="009779EA">
            <w:pPr>
              <w:pStyle w:val="Normal1"/>
              <w:pBdr>
                <w:top w:val="nil"/>
                <w:left w:val="nil"/>
                <w:bottom w:val="nil"/>
                <w:right w:val="nil"/>
                <w:between w:val="nil"/>
              </w:pBdr>
              <w:rPr>
                <w:color w:val="2D2829"/>
              </w:rPr>
            </w:pPr>
            <w:r>
              <w:rPr>
                <w:color w:val="2D2829"/>
              </w:rPr>
              <w:t>Natural factors have made small contributions to radiative forcing over the past century. </w:t>
            </w:r>
          </w:p>
        </w:tc>
        <w:tc>
          <w:tcPr>
            <w:tcW w:w="2268" w:type="dxa"/>
          </w:tcPr>
          <w:p w14:paraId="604D12BE" w14:textId="77777777" w:rsidR="007F1F02" w:rsidRDefault="007F1F02" w:rsidP="009779EA">
            <w:pPr>
              <w:pStyle w:val="Normal1"/>
              <w:pBdr>
                <w:top w:val="nil"/>
                <w:left w:val="nil"/>
                <w:bottom w:val="nil"/>
                <w:right w:val="nil"/>
                <w:between w:val="nil"/>
              </w:pBdr>
              <w:rPr>
                <w:color w:val="2D2829"/>
              </w:rPr>
            </w:pPr>
          </w:p>
        </w:tc>
        <w:tc>
          <w:tcPr>
            <w:tcW w:w="2268" w:type="dxa"/>
          </w:tcPr>
          <w:p w14:paraId="07D4DBBE" w14:textId="77777777" w:rsidR="007F1F02" w:rsidRDefault="007F1F02" w:rsidP="009779EA">
            <w:pPr>
              <w:pStyle w:val="Normal1"/>
              <w:pBdr>
                <w:top w:val="nil"/>
                <w:left w:val="nil"/>
                <w:bottom w:val="nil"/>
                <w:right w:val="nil"/>
                <w:between w:val="nil"/>
              </w:pBdr>
              <w:rPr>
                <w:color w:val="000000"/>
              </w:rPr>
            </w:pPr>
            <w:r>
              <w:rPr>
                <w:color w:val="000000"/>
              </w:rPr>
              <w:t xml:space="preserve">The total natural RF from solar irradiance changes and stratospheric volcanic aerosols made only a small contribution to </w:t>
            </w:r>
            <w:r>
              <w:rPr>
                <w:color w:val="2D2829"/>
              </w:rPr>
              <w:t>the net radiative forcing throughout the last century, except for brief periods after large volcanic eruptions. </w:t>
            </w:r>
          </w:p>
        </w:tc>
        <w:tc>
          <w:tcPr>
            <w:tcW w:w="1474" w:type="dxa"/>
          </w:tcPr>
          <w:p w14:paraId="0BFEBDE6" w14:textId="77777777" w:rsidR="007F1F02" w:rsidRDefault="007F1F02" w:rsidP="009779EA">
            <w:pPr>
              <w:pStyle w:val="Normal1"/>
              <w:pBdr>
                <w:top w:val="nil"/>
                <w:left w:val="nil"/>
                <w:bottom w:val="nil"/>
                <w:right w:val="nil"/>
                <w:between w:val="nil"/>
              </w:pBdr>
              <w:rPr>
                <w:color w:val="000000"/>
              </w:rPr>
            </w:pPr>
          </w:p>
        </w:tc>
      </w:tr>
      <w:tr w:rsidR="007F1F02" w:rsidRPr="00512141" w14:paraId="796611CB" w14:textId="77777777" w:rsidTr="009779EA">
        <w:trPr>
          <w:trHeight w:val="300"/>
        </w:trPr>
        <w:tc>
          <w:tcPr>
            <w:tcW w:w="1526" w:type="dxa"/>
            <w:vMerge w:val="restart"/>
          </w:tcPr>
          <w:p w14:paraId="7E9080DF" w14:textId="07A3DD24" w:rsidR="007F1F02" w:rsidRDefault="007F1F02" w:rsidP="009779EA">
            <w:pPr>
              <w:pStyle w:val="Normal1"/>
              <w:pBdr>
                <w:top w:val="nil"/>
                <w:left w:val="nil"/>
                <w:bottom w:val="nil"/>
                <w:right w:val="nil"/>
                <w:between w:val="nil"/>
              </w:pBdr>
              <w:rPr>
                <w:b/>
                <w:color w:val="2D2829"/>
              </w:rPr>
            </w:pPr>
            <w:r>
              <w:rPr>
                <w:b/>
                <w:color w:val="2D2829"/>
              </w:rPr>
              <w:t>Observations of Recent Climate Change</w:t>
            </w:r>
            <w:del w:id="7813" w:author="Ian Blenkinsop" w:date="2021-07-12T11:11:00Z">
              <w:r w:rsidDel="00877429">
                <w:rPr>
                  <w:b/>
                  <w:color w:val="2D2829"/>
                </w:rPr>
                <w:delText> -</w:delText>
              </w:r>
            </w:del>
            <w:ins w:id="7814" w:author="Ian Blenkinsop" w:date="2021-07-12T11:11:00Z">
              <w:r w:rsidR="00877429">
                <w:rPr>
                  <w:b/>
                  <w:color w:val="2D2829"/>
                </w:rPr>
                <w:t>:</w:t>
              </w:r>
            </w:ins>
            <w:r>
              <w:rPr>
                <w:b/>
                <w:color w:val="2D2829"/>
              </w:rPr>
              <w:t xml:space="preserve"> Temperature</w:t>
            </w:r>
          </w:p>
        </w:tc>
        <w:tc>
          <w:tcPr>
            <w:tcW w:w="2551" w:type="dxa"/>
            <w:vMerge w:val="restart"/>
          </w:tcPr>
          <w:p w14:paraId="08ACEB98" w14:textId="77777777" w:rsidR="007F1F02" w:rsidRDefault="007F1F02" w:rsidP="009779EA">
            <w:pPr>
              <w:pStyle w:val="Normal1"/>
              <w:pBdr>
                <w:top w:val="nil"/>
                <w:left w:val="nil"/>
                <w:bottom w:val="nil"/>
                <w:right w:val="nil"/>
                <w:between w:val="nil"/>
              </w:pBdr>
              <w:rPr>
                <w:color w:val="2D2829"/>
              </w:rPr>
            </w:pPr>
            <w:r>
              <w:rPr>
                <w:color w:val="2D2829"/>
              </w:rPr>
              <w:t xml:space="preserve">Global mean surface air temperature has increased by 0.3°C to 0.6°C over the last 100 years, with the five global-average </w:t>
            </w:r>
            <w:r>
              <w:rPr>
                <w:color w:val="2D2829"/>
              </w:rPr>
              <w:lastRenderedPageBreak/>
              <w:t>warmest years being in the 1980s. </w:t>
            </w:r>
          </w:p>
        </w:tc>
        <w:tc>
          <w:tcPr>
            <w:tcW w:w="2268" w:type="dxa"/>
            <w:vMerge w:val="restart"/>
          </w:tcPr>
          <w:p w14:paraId="6CD6CE01" w14:textId="77777777" w:rsidR="007F1F02" w:rsidRDefault="007F1F02" w:rsidP="009779EA">
            <w:pPr>
              <w:pStyle w:val="Normal1"/>
              <w:pBdr>
                <w:top w:val="nil"/>
                <w:left w:val="nil"/>
                <w:bottom w:val="nil"/>
                <w:right w:val="nil"/>
                <w:between w:val="nil"/>
              </w:pBdr>
              <w:rPr>
                <w:color w:val="2D2829"/>
              </w:rPr>
            </w:pPr>
            <w:r>
              <w:rPr>
                <w:color w:val="2D2829"/>
              </w:rPr>
              <w:lastRenderedPageBreak/>
              <w:t xml:space="preserve">Climate has changed over the past century. Global mean surface temperature has increased by between </w:t>
            </w:r>
            <w:r>
              <w:rPr>
                <w:color w:val="2D2829"/>
              </w:rPr>
              <w:lastRenderedPageBreak/>
              <w:t>about 0.3 and 0.6°C since the late 19th century. Recent years have been among the warmest since 1860, despite the cooling effect of the 1991 Mt. Pinatubo volcanic eruption. </w:t>
            </w:r>
          </w:p>
        </w:tc>
        <w:tc>
          <w:tcPr>
            <w:tcW w:w="2410" w:type="dxa"/>
          </w:tcPr>
          <w:p w14:paraId="07A9E784" w14:textId="77777777" w:rsidR="007F1F02" w:rsidRDefault="007F1F02" w:rsidP="009779EA">
            <w:pPr>
              <w:pStyle w:val="Normal1"/>
              <w:pBdr>
                <w:top w:val="nil"/>
                <w:left w:val="nil"/>
                <w:bottom w:val="nil"/>
                <w:right w:val="nil"/>
                <w:between w:val="nil"/>
              </w:pBdr>
              <w:rPr>
                <w:color w:val="2D2829"/>
              </w:rPr>
            </w:pPr>
            <w:r>
              <w:rPr>
                <w:color w:val="2D2829"/>
              </w:rPr>
              <w:lastRenderedPageBreak/>
              <w:t xml:space="preserve">An increasing body of observations gives a collective picture of a warming world and other changes in the </w:t>
            </w:r>
            <w:r>
              <w:rPr>
                <w:color w:val="2D2829"/>
              </w:rPr>
              <w:lastRenderedPageBreak/>
              <w:t>climate system. </w:t>
            </w:r>
          </w:p>
        </w:tc>
        <w:tc>
          <w:tcPr>
            <w:tcW w:w="2268" w:type="dxa"/>
          </w:tcPr>
          <w:p w14:paraId="1C235CD7" w14:textId="77777777" w:rsidR="007F1F02" w:rsidRDefault="007F1F02" w:rsidP="009779EA">
            <w:pPr>
              <w:pStyle w:val="Normal1"/>
              <w:pBdr>
                <w:top w:val="nil"/>
                <w:left w:val="nil"/>
                <w:bottom w:val="nil"/>
                <w:right w:val="nil"/>
                <w:between w:val="nil"/>
              </w:pBdr>
              <w:rPr>
                <w:color w:val="2D2829"/>
              </w:rPr>
            </w:pPr>
            <w:r>
              <w:rPr>
                <w:color w:val="2D2829"/>
              </w:rPr>
              <w:lastRenderedPageBreak/>
              <w:t xml:space="preserve">Warming of the climate system is unequivocal, as is now evident from observations of </w:t>
            </w:r>
            <w:r>
              <w:rPr>
                <w:color w:val="2D2829"/>
              </w:rPr>
              <w:lastRenderedPageBreak/>
              <w:t>increases in global average air and ocean temperatures, widespread melting of snow and ice, and rising global average sea level. </w:t>
            </w:r>
          </w:p>
        </w:tc>
        <w:tc>
          <w:tcPr>
            <w:tcW w:w="2268" w:type="dxa"/>
          </w:tcPr>
          <w:p w14:paraId="13AD6C31" w14:textId="77777777" w:rsidR="007F1F02" w:rsidRDefault="007F1F02" w:rsidP="009779EA">
            <w:pPr>
              <w:pStyle w:val="Normal1"/>
              <w:pBdr>
                <w:top w:val="nil"/>
                <w:left w:val="nil"/>
                <w:bottom w:val="nil"/>
                <w:right w:val="nil"/>
                <w:between w:val="nil"/>
              </w:pBdr>
              <w:rPr>
                <w:color w:val="000000"/>
              </w:rPr>
            </w:pPr>
            <w:r>
              <w:rPr>
                <w:color w:val="000000"/>
              </w:rPr>
              <w:lastRenderedPageBreak/>
              <w:t xml:space="preserve">Warming of the climate system is unequivocal, and since the 1950s, many of the observed changes are </w:t>
            </w:r>
            <w:r>
              <w:rPr>
                <w:color w:val="000000"/>
              </w:rPr>
              <w:lastRenderedPageBreak/>
              <w:t>unprecedented over decades to millennia. The atmosphere and ocean have warmed, the amounts of snow and ice have diminished, sea level has risen, and the concentrations of greenhouse gases have increased.</w:t>
            </w:r>
          </w:p>
        </w:tc>
        <w:tc>
          <w:tcPr>
            <w:tcW w:w="1474" w:type="dxa"/>
          </w:tcPr>
          <w:p w14:paraId="7F1C3D3C" w14:textId="77777777" w:rsidR="007F1F02" w:rsidRDefault="007F1F02" w:rsidP="009779EA">
            <w:pPr>
              <w:pStyle w:val="Normal1"/>
              <w:pBdr>
                <w:top w:val="nil"/>
                <w:left w:val="nil"/>
                <w:bottom w:val="nil"/>
                <w:right w:val="nil"/>
                <w:between w:val="nil"/>
              </w:pBdr>
              <w:rPr>
                <w:color w:val="000000"/>
              </w:rPr>
            </w:pPr>
          </w:p>
        </w:tc>
      </w:tr>
      <w:tr w:rsidR="007F1F02" w:rsidRPr="00512141" w14:paraId="5204FF3A" w14:textId="77777777" w:rsidTr="009779EA">
        <w:trPr>
          <w:trHeight w:val="300"/>
        </w:trPr>
        <w:tc>
          <w:tcPr>
            <w:tcW w:w="1526" w:type="dxa"/>
            <w:vMerge/>
          </w:tcPr>
          <w:p w14:paraId="5BC58145" w14:textId="77777777" w:rsidR="007F1F02" w:rsidRDefault="007F1F02" w:rsidP="009779EA">
            <w:pPr>
              <w:pStyle w:val="Normal1"/>
              <w:pBdr>
                <w:top w:val="nil"/>
                <w:left w:val="nil"/>
                <w:bottom w:val="nil"/>
                <w:right w:val="nil"/>
                <w:between w:val="nil"/>
              </w:pBdr>
              <w:spacing w:line="276" w:lineRule="auto"/>
              <w:rPr>
                <w:color w:val="000000"/>
              </w:rPr>
            </w:pPr>
          </w:p>
        </w:tc>
        <w:tc>
          <w:tcPr>
            <w:tcW w:w="2551" w:type="dxa"/>
            <w:vMerge/>
          </w:tcPr>
          <w:p w14:paraId="42FD1CE4" w14:textId="77777777" w:rsidR="007F1F02" w:rsidRDefault="007F1F02" w:rsidP="009779EA">
            <w:pPr>
              <w:pStyle w:val="Normal1"/>
              <w:pBdr>
                <w:top w:val="nil"/>
                <w:left w:val="nil"/>
                <w:bottom w:val="nil"/>
                <w:right w:val="nil"/>
                <w:between w:val="nil"/>
              </w:pBdr>
              <w:spacing w:line="276" w:lineRule="auto"/>
              <w:rPr>
                <w:color w:val="000000"/>
              </w:rPr>
            </w:pPr>
          </w:p>
        </w:tc>
        <w:tc>
          <w:tcPr>
            <w:tcW w:w="2268" w:type="dxa"/>
            <w:vMerge/>
          </w:tcPr>
          <w:p w14:paraId="034A3518" w14:textId="77777777" w:rsidR="007F1F02" w:rsidRDefault="007F1F02" w:rsidP="009779EA">
            <w:pPr>
              <w:pStyle w:val="Normal1"/>
              <w:pBdr>
                <w:top w:val="nil"/>
                <w:left w:val="nil"/>
                <w:bottom w:val="nil"/>
                <w:right w:val="nil"/>
                <w:between w:val="nil"/>
              </w:pBdr>
              <w:spacing w:line="276" w:lineRule="auto"/>
              <w:rPr>
                <w:color w:val="000000"/>
              </w:rPr>
            </w:pPr>
          </w:p>
        </w:tc>
        <w:tc>
          <w:tcPr>
            <w:tcW w:w="2410" w:type="dxa"/>
          </w:tcPr>
          <w:p w14:paraId="50E37A29" w14:textId="77777777" w:rsidR="007F1F02" w:rsidRDefault="007F1F02" w:rsidP="009779EA">
            <w:pPr>
              <w:pStyle w:val="Normal1"/>
              <w:pBdr>
                <w:top w:val="nil"/>
                <w:left w:val="nil"/>
                <w:bottom w:val="nil"/>
                <w:right w:val="nil"/>
                <w:between w:val="nil"/>
              </w:pBdr>
              <w:rPr>
                <w:color w:val="2D2829"/>
              </w:rPr>
            </w:pPr>
            <w:r>
              <w:rPr>
                <w:color w:val="2D2829"/>
              </w:rPr>
              <w:t>The global average temperature has increased since 1861. Over the 20th century the increase has been 0.6°C. </w:t>
            </w:r>
          </w:p>
        </w:tc>
        <w:tc>
          <w:tcPr>
            <w:tcW w:w="2268" w:type="dxa"/>
          </w:tcPr>
          <w:p w14:paraId="41D269B0" w14:textId="77777777" w:rsidR="007F1F02" w:rsidRDefault="007F1F02" w:rsidP="009779EA">
            <w:pPr>
              <w:pStyle w:val="Normal1"/>
              <w:pBdr>
                <w:top w:val="nil"/>
                <w:left w:val="nil"/>
                <w:bottom w:val="nil"/>
                <w:right w:val="nil"/>
                <w:between w:val="nil"/>
              </w:pBdr>
              <w:rPr>
                <w:color w:val="2D2829"/>
              </w:rPr>
            </w:pPr>
            <w:r>
              <w:rPr>
                <w:color w:val="2D2829"/>
              </w:rPr>
              <w:t>Eleven of the last twelve years (1995–2006) rank among the 12 warmest years in the instrumental record of global surface temperature (since 1850). The updated 100-year linear trend (1906 to 2005) of 0.74°C [0.56°C to 0.92°C] is therefore larger than the corresponding trend for 1901 to 2000 given in the TAR of 0.6°C [0.4°C to 0.8°C]. </w:t>
            </w:r>
          </w:p>
        </w:tc>
        <w:tc>
          <w:tcPr>
            <w:tcW w:w="2268" w:type="dxa"/>
          </w:tcPr>
          <w:p w14:paraId="402D59E8" w14:textId="77777777" w:rsidR="007F1F02" w:rsidRDefault="007F1F02" w:rsidP="009779EA">
            <w:pPr>
              <w:pStyle w:val="Normal1"/>
              <w:pBdr>
                <w:top w:val="nil"/>
                <w:left w:val="nil"/>
                <w:bottom w:val="nil"/>
                <w:right w:val="nil"/>
                <w:between w:val="nil"/>
              </w:pBdr>
              <w:rPr>
                <w:color w:val="2D2829"/>
              </w:rPr>
            </w:pPr>
            <w:r>
              <w:rPr>
                <w:color w:val="2D2829"/>
              </w:rPr>
              <w:t xml:space="preserve">Each of the last three decades has been successively warmer at the Earth’s surface than any preceding decade since 1850. The globally averaged combined land and ocean surface temperature data as calculated by a linear trend, show a warming of 0.85 [0.65 to 1.06] °C, over the period 1880 to 2012. </w:t>
            </w:r>
          </w:p>
        </w:tc>
        <w:tc>
          <w:tcPr>
            <w:tcW w:w="1474" w:type="dxa"/>
          </w:tcPr>
          <w:p w14:paraId="26DEF25F" w14:textId="77777777" w:rsidR="007F1F02" w:rsidRDefault="007F1F02" w:rsidP="009779EA">
            <w:pPr>
              <w:pStyle w:val="Normal1"/>
              <w:pBdr>
                <w:top w:val="nil"/>
                <w:left w:val="nil"/>
                <w:bottom w:val="nil"/>
                <w:right w:val="nil"/>
                <w:between w:val="nil"/>
              </w:pBdr>
              <w:rPr>
                <w:color w:val="2D2829"/>
              </w:rPr>
            </w:pPr>
          </w:p>
        </w:tc>
      </w:tr>
      <w:tr w:rsidR="007F1F02" w:rsidRPr="00512141" w14:paraId="59F54D6D" w14:textId="77777777" w:rsidTr="009779EA">
        <w:trPr>
          <w:trHeight w:val="300"/>
        </w:trPr>
        <w:tc>
          <w:tcPr>
            <w:tcW w:w="1526" w:type="dxa"/>
            <w:vMerge/>
          </w:tcPr>
          <w:p w14:paraId="24C0304F" w14:textId="77777777" w:rsidR="007F1F02" w:rsidRDefault="007F1F02" w:rsidP="009779EA">
            <w:pPr>
              <w:pStyle w:val="Normal1"/>
              <w:pBdr>
                <w:top w:val="nil"/>
                <w:left w:val="nil"/>
                <w:bottom w:val="nil"/>
                <w:right w:val="nil"/>
                <w:between w:val="nil"/>
              </w:pBdr>
              <w:spacing w:line="276" w:lineRule="auto"/>
              <w:rPr>
                <w:color w:val="2D2829"/>
              </w:rPr>
            </w:pPr>
          </w:p>
        </w:tc>
        <w:tc>
          <w:tcPr>
            <w:tcW w:w="2551" w:type="dxa"/>
            <w:vMerge/>
          </w:tcPr>
          <w:p w14:paraId="7C0A112D" w14:textId="77777777" w:rsidR="007F1F02" w:rsidRDefault="007F1F02" w:rsidP="009779EA">
            <w:pPr>
              <w:pStyle w:val="Normal1"/>
              <w:pBdr>
                <w:top w:val="nil"/>
                <w:left w:val="nil"/>
                <w:bottom w:val="nil"/>
                <w:right w:val="nil"/>
                <w:between w:val="nil"/>
              </w:pBdr>
              <w:spacing w:line="276" w:lineRule="auto"/>
              <w:rPr>
                <w:color w:val="2D2829"/>
              </w:rPr>
            </w:pPr>
          </w:p>
        </w:tc>
        <w:tc>
          <w:tcPr>
            <w:tcW w:w="2268" w:type="dxa"/>
            <w:vMerge/>
          </w:tcPr>
          <w:p w14:paraId="2941DA51" w14:textId="77777777" w:rsidR="007F1F02" w:rsidRDefault="007F1F02" w:rsidP="009779EA">
            <w:pPr>
              <w:pStyle w:val="Normal1"/>
              <w:pBdr>
                <w:top w:val="nil"/>
                <w:left w:val="nil"/>
                <w:bottom w:val="nil"/>
                <w:right w:val="nil"/>
                <w:between w:val="nil"/>
              </w:pBdr>
              <w:spacing w:line="276" w:lineRule="auto"/>
              <w:rPr>
                <w:color w:val="2D2829"/>
              </w:rPr>
            </w:pPr>
          </w:p>
        </w:tc>
        <w:tc>
          <w:tcPr>
            <w:tcW w:w="2410" w:type="dxa"/>
          </w:tcPr>
          <w:p w14:paraId="5E612FB6" w14:textId="77777777" w:rsidR="007F1F02" w:rsidRDefault="007F1F02" w:rsidP="009779EA">
            <w:pPr>
              <w:pStyle w:val="Normal1"/>
              <w:pBdr>
                <w:top w:val="nil"/>
                <w:left w:val="nil"/>
                <w:bottom w:val="nil"/>
                <w:right w:val="nil"/>
                <w:between w:val="nil"/>
              </w:pBdr>
              <w:rPr>
                <w:color w:val="2D2829"/>
              </w:rPr>
            </w:pPr>
            <w:r>
              <w:rPr>
                <w:color w:val="2D2829"/>
              </w:rPr>
              <w:t>Some important aspects of climate appear not to have changed. </w:t>
            </w:r>
          </w:p>
        </w:tc>
        <w:tc>
          <w:tcPr>
            <w:tcW w:w="2268" w:type="dxa"/>
          </w:tcPr>
          <w:p w14:paraId="51705499" w14:textId="77777777" w:rsidR="007F1F02" w:rsidRDefault="007F1F02" w:rsidP="009779EA">
            <w:pPr>
              <w:pStyle w:val="Normal1"/>
              <w:pBdr>
                <w:top w:val="nil"/>
                <w:left w:val="nil"/>
                <w:bottom w:val="nil"/>
                <w:right w:val="nil"/>
                <w:between w:val="nil"/>
              </w:pBdr>
              <w:rPr>
                <w:color w:val="2D2829"/>
              </w:rPr>
            </w:pPr>
            <w:r>
              <w:rPr>
                <w:color w:val="2D2829"/>
              </w:rPr>
              <w:t>Some aspects of climate have not been observed to change.</w:t>
            </w:r>
          </w:p>
        </w:tc>
        <w:tc>
          <w:tcPr>
            <w:tcW w:w="2268" w:type="dxa"/>
          </w:tcPr>
          <w:p w14:paraId="5D6A589B" w14:textId="77777777" w:rsidR="007F1F02" w:rsidRDefault="007F1F02" w:rsidP="009779EA">
            <w:pPr>
              <w:pStyle w:val="Normal1"/>
              <w:pBdr>
                <w:top w:val="nil"/>
                <w:left w:val="nil"/>
                <w:bottom w:val="nil"/>
                <w:right w:val="nil"/>
                <w:between w:val="nil"/>
              </w:pBdr>
              <w:rPr>
                <w:color w:val="2D2829"/>
              </w:rPr>
            </w:pPr>
          </w:p>
        </w:tc>
        <w:tc>
          <w:tcPr>
            <w:tcW w:w="1474" w:type="dxa"/>
          </w:tcPr>
          <w:p w14:paraId="53D62925" w14:textId="77777777" w:rsidR="007F1F02" w:rsidRDefault="007F1F02" w:rsidP="009779EA">
            <w:pPr>
              <w:pStyle w:val="Normal1"/>
              <w:pBdr>
                <w:top w:val="nil"/>
                <w:left w:val="nil"/>
                <w:bottom w:val="nil"/>
                <w:right w:val="nil"/>
                <w:between w:val="nil"/>
              </w:pBdr>
              <w:rPr>
                <w:color w:val="000000"/>
              </w:rPr>
            </w:pPr>
          </w:p>
        </w:tc>
      </w:tr>
      <w:tr w:rsidR="007F1F02" w:rsidRPr="00512141" w14:paraId="0F857DD4" w14:textId="77777777" w:rsidTr="009779EA">
        <w:trPr>
          <w:trHeight w:val="300"/>
        </w:trPr>
        <w:tc>
          <w:tcPr>
            <w:tcW w:w="1526" w:type="dxa"/>
          </w:tcPr>
          <w:p w14:paraId="32A83866" w14:textId="69716F5B" w:rsidR="007F1F02" w:rsidRDefault="007F1F02" w:rsidP="009779EA">
            <w:pPr>
              <w:pStyle w:val="Normal1"/>
              <w:pBdr>
                <w:top w:val="nil"/>
                <w:left w:val="nil"/>
                <w:bottom w:val="nil"/>
                <w:right w:val="nil"/>
                <w:between w:val="nil"/>
              </w:pBdr>
              <w:rPr>
                <w:b/>
                <w:color w:val="000000"/>
              </w:rPr>
            </w:pPr>
            <w:r>
              <w:rPr>
                <w:b/>
                <w:color w:val="000000"/>
              </w:rPr>
              <w:t>Observations of Recent Climate Change</w:t>
            </w:r>
            <w:del w:id="7815" w:author="Ian Blenkinsop" w:date="2021-07-12T11:11:00Z">
              <w:r w:rsidDel="00877429">
                <w:rPr>
                  <w:b/>
                  <w:color w:val="000000"/>
                </w:rPr>
                <w:delText> -</w:delText>
              </w:r>
            </w:del>
            <w:ins w:id="7816" w:author="Ian Blenkinsop" w:date="2021-07-12T11:11:00Z">
              <w:r w:rsidR="00877429">
                <w:rPr>
                  <w:b/>
                  <w:color w:val="000000"/>
                </w:rPr>
                <w:t>:</w:t>
              </w:r>
            </w:ins>
            <w:r>
              <w:rPr>
                <w:b/>
                <w:color w:val="000000"/>
              </w:rPr>
              <w:t xml:space="preserve"> Sea </w:t>
            </w:r>
            <w:r>
              <w:rPr>
                <w:b/>
                <w:color w:val="000000"/>
              </w:rPr>
              <w:lastRenderedPageBreak/>
              <w:t>Level </w:t>
            </w:r>
          </w:p>
        </w:tc>
        <w:tc>
          <w:tcPr>
            <w:tcW w:w="2551" w:type="dxa"/>
          </w:tcPr>
          <w:p w14:paraId="7A8866CF" w14:textId="77777777" w:rsidR="007F1F02" w:rsidRDefault="007F1F02" w:rsidP="009779EA">
            <w:pPr>
              <w:pStyle w:val="Normal1"/>
              <w:pBdr>
                <w:top w:val="nil"/>
                <w:left w:val="nil"/>
                <w:bottom w:val="nil"/>
                <w:right w:val="nil"/>
                <w:between w:val="nil"/>
              </w:pBdr>
              <w:rPr>
                <w:color w:val="2D2829"/>
              </w:rPr>
            </w:pPr>
            <w:r>
              <w:rPr>
                <w:color w:val="2D2829"/>
              </w:rPr>
              <w:lastRenderedPageBreak/>
              <w:t xml:space="preserve">Over the same period global sea level has increased by 10 to 20 cm. These increases have not </w:t>
            </w:r>
            <w:r>
              <w:rPr>
                <w:color w:val="2D2829"/>
              </w:rPr>
              <w:lastRenderedPageBreak/>
              <w:t>been smooth with time nor uniform over the globe. </w:t>
            </w:r>
          </w:p>
        </w:tc>
        <w:tc>
          <w:tcPr>
            <w:tcW w:w="2268" w:type="dxa"/>
          </w:tcPr>
          <w:p w14:paraId="5DDD1785" w14:textId="77777777" w:rsidR="007F1F02" w:rsidRDefault="007F1F02" w:rsidP="009779EA">
            <w:pPr>
              <w:pStyle w:val="Normal1"/>
              <w:pBdr>
                <w:top w:val="nil"/>
                <w:left w:val="nil"/>
                <w:bottom w:val="nil"/>
                <w:right w:val="nil"/>
                <w:between w:val="nil"/>
              </w:pBdr>
              <w:rPr>
                <w:color w:val="2D2829"/>
              </w:rPr>
            </w:pPr>
            <w:r>
              <w:rPr>
                <w:color w:val="2D2829"/>
              </w:rPr>
              <w:lastRenderedPageBreak/>
              <w:t xml:space="preserve">Global sea level has risen by between 10 and 25 cm over the past 100 years and </w:t>
            </w:r>
            <w:r>
              <w:rPr>
                <w:color w:val="2D2829"/>
              </w:rPr>
              <w:lastRenderedPageBreak/>
              <w:t>much of the rise may be related to the increase in global mean temperature. </w:t>
            </w:r>
          </w:p>
        </w:tc>
        <w:tc>
          <w:tcPr>
            <w:tcW w:w="2410" w:type="dxa"/>
          </w:tcPr>
          <w:p w14:paraId="05DC4121" w14:textId="77777777" w:rsidR="007F1F02" w:rsidRDefault="007F1F02" w:rsidP="009779EA">
            <w:pPr>
              <w:pStyle w:val="Normal1"/>
              <w:pBdr>
                <w:top w:val="nil"/>
                <w:left w:val="nil"/>
                <w:bottom w:val="nil"/>
                <w:right w:val="nil"/>
                <w:between w:val="nil"/>
              </w:pBdr>
              <w:rPr>
                <w:color w:val="2D2829"/>
              </w:rPr>
            </w:pPr>
            <w:r>
              <w:rPr>
                <w:color w:val="2D2829"/>
              </w:rPr>
              <w:lastRenderedPageBreak/>
              <w:t xml:space="preserve">Tide gauge data show that global average sea level rose between 0.1 and 0.2 m during the </w:t>
            </w:r>
            <w:r>
              <w:rPr>
                <w:color w:val="2D2829"/>
              </w:rPr>
              <w:lastRenderedPageBreak/>
              <w:t>20th century. </w:t>
            </w:r>
          </w:p>
        </w:tc>
        <w:tc>
          <w:tcPr>
            <w:tcW w:w="2268" w:type="dxa"/>
          </w:tcPr>
          <w:p w14:paraId="6DBB5378" w14:textId="77777777" w:rsidR="007F1F02" w:rsidRDefault="007F1F02" w:rsidP="009779EA">
            <w:pPr>
              <w:pStyle w:val="Normal1"/>
              <w:pBdr>
                <w:top w:val="nil"/>
                <w:left w:val="nil"/>
                <w:bottom w:val="nil"/>
                <w:right w:val="nil"/>
                <w:between w:val="nil"/>
              </w:pBdr>
              <w:rPr>
                <w:color w:val="2D2829"/>
              </w:rPr>
            </w:pPr>
            <w:r>
              <w:rPr>
                <w:color w:val="2D2829"/>
              </w:rPr>
              <w:lastRenderedPageBreak/>
              <w:t>Global average sea level rose at an average rate of 1.8 [1.3 to 2.3] mm yr</w:t>
            </w:r>
            <w:r w:rsidRPr="00666BF3">
              <w:rPr>
                <w:color w:val="2D2829"/>
                <w:vertAlign w:val="superscript"/>
              </w:rPr>
              <w:t>-1</w:t>
            </w:r>
            <w:r>
              <w:rPr>
                <w:color w:val="2D2829"/>
              </w:rPr>
              <w:t xml:space="preserve"> </w:t>
            </w:r>
            <w:r w:rsidRPr="00A87FBC">
              <w:rPr>
                <w:color w:val="2D2829"/>
              </w:rPr>
              <w:t>over</w:t>
            </w:r>
            <w:r>
              <w:rPr>
                <w:color w:val="2D2829"/>
              </w:rPr>
              <w:t xml:space="preserve"> </w:t>
            </w:r>
            <w:r>
              <w:rPr>
                <w:color w:val="2D2829"/>
              </w:rPr>
              <w:lastRenderedPageBreak/>
              <w:t>1961 to 2003. The rate was faster over 1993 to 2003: about 3.1 [2.4 to 3.8] mm yr</w:t>
            </w:r>
            <w:r w:rsidRPr="00A54903">
              <w:rPr>
                <w:color w:val="2D2829"/>
                <w:vertAlign w:val="superscript"/>
              </w:rPr>
              <w:t>-1</w:t>
            </w:r>
            <w:r>
              <w:rPr>
                <w:color w:val="2D2829"/>
              </w:rPr>
              <w:t>. The total 20th century rise is estimated to be 0.17 [0.12 to 0.22] m. </w:t>
            </w:r>
          </w:p>
        </w:tc>
        <w:tc>
          <w:tcPr>
            <w:tcW w:w="2268" w:type="dxa"/>
          </w:tcPr>
          <w:p w14:paraId="467E238C" w14:textId="77777777" w:rsidR="007F1F02" w:rsidRDefault="007F1F02" w:rsidP="009779EA">
            <w:pPr>
              <w:pStyle w:val="Normal1"/>
              <w:pBdr>
                <w:top w:val="nil"/>
                <w:left w:val="nil"/>
                <w:bottom w:val="nil"/>
                <w:right w:val="nil"/>
                <w:between w:val="nil"/>
              </w:pBdr>
              <w:rPr>
                <w:color w:val="000000"/>
              </w:rPr>
            </w:pPr>
            <w:r>
              <w:rPr>
                <w:color w:val="000000"/>
              </w:rPr>
              <w:lastRenderedPageBreak/>
              <w:t xml:space="preserve">The rate of sea level rise since the mid-19th century has been larger than the mean rate </w:t>
            </w:r>
            <w:r>
              <w:rPr>
                <w:color w:val="000000"/>
              </w:rPr>
              <w:lastRenderedPageBreak/>
              <w:t>during the previous two millennia (</w:t>
            </w:r>
            <w:r>
              <w:rPr>
                <w:i/>
                <w:color w:val="000000"/>
              </w:rPr>
              <w:t>high confidence</w:t>
            </w:r>
            <w:r>
              <w:rPr>
                <w:color w:val="000000"/>
              </w:rPr>
              <w:t>). Over the period 1901 to 2010, global mean sea level rose by 0.19 [0.17 to 0.21] m.</w:t>
            </w:r>
          </w:p>
        </w:tc>
        <w:tc>
          <w:tcPr>
            <w:tcW w:w="1474" w:type="dxa"/>
          </w:tcPr>
          <w:p w14:paraId="70267C8F" w14:textId="77777777" w:rsidR="007F1F02" w:rsidRDefault="007F1F02" w:rsidP="009779EA">
            <w:pPr>
              <w:pStyle w:val="Normal1"/>
              <w:pBdr>
                <w:top w:val="nil"/>
                <w:left w:val="nil"/>
                <w:bottom w:val="nil"/>
                <w:right w:val="nil"/>
                <w:between w:val="nil"/>
              </w:pBdr>
              <w:rPr>
                <w:color w:val="000000"/>
              </w:rPr>
            </w:pPr>
          </w:p>
        </w:tc>
      </w:tr>
      <w:tr w:rsidR="007F1F02" w:rsidRPr="00512141" w14:paraId="2A647B0C" w14:textId="77777777" w:rsidTr="009779EA">
        <w:trPr>
          <w:trHeight w:val="300"/>
        </w:trPr>
        <w:tc>
          <w:tcPr>
            <w:tcW w:w="1526" w:type="dxa"/>
          </w:tcPr>
          <w:p w14:paraId="0F38D582" w14:textId="3D3950B8" w:rsidR="007F1F02" w:rsidRDefault="007F1F02" w:rsidP="009779EA">
            <w:pPr>
              <w:pStyle w:val="Normal1"/>
              <w:pBdr>
                <w:top w:val="nil"/>
                <w:left w:val="nil"/>
                <w:bottom w:val="nil"/>
                <w:right w:val="nil"/>
                <w:between w:val="nil"/>
              </w:pBdr>
              <w:rPr>
                <w:b/>
                <w:color w:val="000000"/>
              </w:rPr>
            </w:pPr>
            <w:r>
              <w:rPr>
                <w:b/>
                <w:color w:val="000000"/>
              </w:rPr>
              <w:t>Observations of Recent Climate Change</w:t>
            </w:r>
            <w:del w:id="7817" w:author="Ian Blenkinsop" w:date="2021-07-12T11:11:00Z">
              <w:r w:rsidDel="00877429">
                <w:rPr>
                  <w:b/>
                  <w:color w:val="000000"/>
                </w:rPr>
                <w:delText> -</w:delText>
              </w:r>
            </w:del>
            <w:ins w:id="7818" w:author="Ian Blenkinsop" w:date="2021-07-12T11:11:00Z">
              <w:r w:rsidR="00877429">
                <w:rPr>
                  <w:b/>
                  <w:color w:val="000000"/>
                </w:rPr>
                <w:t>:</w:t>
              </w:r>
            </w:ins>
            <w:r>
              <w:rPr>
                <w:b/>
                <w:color w:val="000000"/>
              </w:rPr>
              <w:t xml:space="preserve"> Ocean Heat Content</w:t>
            </w:r>
          </w:p>
        </w:tc>
        <w:tc>
          <w:tcPr>
            <w:tcW w:w="2551" w:type="dxa"/>
          </w:tcPr>
          <w:p w14:paraId="12638524" w14:textId="77777777" w:rsidR="007F1F02" w:rsidRDefault="007F1F02" w:rsidP="009779EA">
            <w:pPr>
              <w:pStyle w:val="Normal1"/>
              <w:pBdr>
                <w:top w:val="nil"/>
                <w:left w:val="nil"/>
                <w:bottom w:val="nil"/>
                <w:right w:val="nil"/>
                <w:between w:val="nil"/>
              </w:pBdr>
              <w:rPr>
                <w:b/>
                <w:color w:val="000000"/>
              </w:rPr>
            </w:pPr>
          </w:p>
        </w:tc>
        <w:tc>
          <w:tcPr>
            <w:tcW w:w="2268" w:type="dxa"/>
          </w:tcPr>
          <w:p w14:paraId="0EF7704D" w14:textId="77777777" w:rsidR="007F1F02" w:rsidRDefault="007F1F02" w:rsidP="009779EA">
            <w:pPr>
              <w:pStyle w:val="Normal1"/>
              <w:pBdr>
                <w:top w:val="nil"/>
                <w:left w:val="nil"/>
                <w:bottom w:val="nil"/>
                <w:right w:val="nil"/>
                <w:between w:val="nil"/>
              </w:pBdr>
              <w:rPr>
                <w:color w:val="000000"/>
              </w:rPr>
            </w:pPr>
          </w:p>
        </w:tc>
        <w:tc>
          <w:tcPr>
            <w:tcW w:w="2410" w:type="dxa"/>
          </w:tcPr>
          <w:p w14:paraId="459BF29E" w14:textId="77777777" w:rsidR="007F1F02" w:rsidRDefault="007F1F02" w:rsidP="009779EA">
            <w:pPr>
              <w:pStyle w:val="Normal1"/>
              <w:pBdr>
                <w:top w:val="nil"/>
                <w:left w:val="nil"/>
                <w:bottom w:val="nil"/>
                <w:right w:val="nil"/>
                <w:between w:val="nil"/>
              </w:pBdr>
              <w:rPr>
                <w:color w:val="2D2829"/>
              </w:rPr>
            </w:pPr>
            <w:r>
              <w:rPr>
                <w:color w:val="2D2829"/>
              </w:rPr>
              <w:t>Global ocean heat content has increased since the late1950s, the period for which adequate observations of sub-surface ocean temperatures have been available.</w:t>
            </w:r>
          </w:p>
        </w:tc>
        <w:tc>
          <w:tcPr>
            <w:tcW w:w="2268" w:type="dxa"/>
          </w:tcPr>
          <w:p w14:paraId="0AB77D87" w14:textId="77777777" w:rsidR="007F1F02" w:rsidRDefault="007F1F02" w:rsidP="009779EA">
            <w:pPr>
              <w:pStyle w:val="Normal1"/>
              <w:pBdr>
                <w:top w:val="nil"/>
                <w:left w:val="nil"/>
                <w:bottom w:val="nil"/>
                <w:right w:val="nil"/>
                <w:between w:val="nil"/>
              </w:pBdr>
              <w:rPr>
                <w:color w:val="2D2829"/>
              </w:rPr>
            </w:pPr>
            <w:r>
              <w:rPr>
                <w:color w:val="2D2829"/>
              </w:rPr>
              <w:t>Observations since 1961 show that the average temperature of the global ocean has increased to depths of at least 3000 m and that the ocean has been absorbing more than 80% of the heat added to the climate system. Such warming causes seawater to expand, contributing to sea level rise.</w:t>
            </w:r>
          </w:p>
        </w:tc>
        <w:tc>
          <w:tcPr>
            <w:tcW w:w="2268" w:type="dxa"/>
          </w:tcPr>
          <w:p w14:paraId="3C576DA0" w14:textId="77777777" w:rsidR="007F1F02" w:rsidRDefault="007F1F02" w:rsidP="009779EA">
            <w:pPr>
              <w:pStyle w:val="Normal1"/>
              <w:pBdr>
                <w:top w:val="nil"/>
                <w:left w:val="nil"/>
                <w:bottom w:val="nil"/>
                <w:right w:val="nil"/>
                <w:between w:val="nil"/>
              </w:pBdr>
              <w:rPr>
                <w:color w:val="000000"/>
              </w:rPr>
            </w:pPr>
            <w:r>
              <w:rPr>
                <w:color w:val="000000"/>
              </w:rPr>
              <w:t>Ocean warming dominates the increase in energy stored in the climate system, accounting for more than 90% of the energy accumulated between 1971 and 2010 (</w:t>
            </w:r>
            <w:r>
              <w:rPr>
                <w:i/>
                <w:color w:val="000000"/>
              </w:rPr>
              <w:t>high confidence</w:t>
            </w:r>
            <w:r>
              <w:rPr>
                <w:color w:val="000000"/>
              </w:rPr>
              <w:t>).</w:t>
            </w:r>
            <w:r>
              <w:rPr>
                <w:color w:val="000000"/>
              </w:rPr>
              <w:br/>
              <w:t xml:space="preserve">It is </w:t>
            </w:r>
            <w:r>
              <w:rPr>
                <w:i/>
                <w:color w:val="000000"/>
              </w:rPr>
              <w:t>virtually certain</w:t>
            </w:r>
            <w:r>
              <w:rPr>
                <w:rFonts w:ascii="Gungsuh" w:eastAsia="Gungsuh" w:hAnsi="Gungsuh" w:cs="Gungsuh"/>
                <w:color w:val="000000"/>
              </w:rPr>
              <w:t xml:space="preserve"> </w:t>
            </w:r>
            <w:r w:rsidRPr="00A87FBC">
              <w:rPr>
                <w:rStyle w:val="AR6BodyTextCar"/>
                <w:rFonts w:eastAsia="Gungsuh"/>
              </w:rPr>
              <w:t xml:space="preserve">that the upper ocean (0−700 m) warmed from 1971 to 2010, and it </w:t>
            </w:r>
            <w:r w:rsidRPr="00A071C3">
              <w:rPr>
                <w:rStyle w:val="AR6BodyTextCar"/>
                <w:i/>
                <w:iCs/>
              </w:rPr>
              <w:t>likely</w:t>
            </w:r>
            <w:r w:rsidRPr="00A87FBC">
              <w:rPr>
                <w:rStyle w:val="AR6BodyTextCar"/>
              </w:rPr>
              <w:t xml:space="preserve"> warmed</w:t>
            </w:r>
            <w:r>
              <w:rPr>
                <w:color w:val="000000"/>
              </w:rPr>
              <w:t xml:space="preserve"> between the 1870s and 1971. On a global scale, the ocean warming is largest near the surface, and the upper 75 m warmed by 0.11 [0.09 to 0.13] °C per decade over the period 1971 to 2010. Instrumental biases in upper-ocean temperature records have been identified </w:t>
            </w:r>
            <w:r>
              <w:rPr>
                <w:color w:val="000000"/>
              </w:rPr>
              <w:lastRenderedPageBreak/>
              <w:t>and reduced, enhancing confidence in the assessment of change.</w:t>
            </w:r>
          </w:p>
        </w:tc>
        <w:tc>
          <w:tcPr>
            <w:tcW w:w="1474" w:type="dxa"/>
          </w:tcPr>
          <w:p w14:paraId="011554D7" w14:textId="77777777" w:rsidR="007F1F02" w:rsidRDefault="007F1F02" w:rsidP="009779EA">
            <w:pPr>
              <w:pStyle w:val="Normal1"/>
              <w:pBdr>
                <w:top w:val="nil"/>
                <w:left w:val="nil"/>
                <w:bottom w:val="nil"/>
                <w:right w:val="nil"/>
                <w:between w:val="nil"/>
              </w:pBdr>
              <w:rPr>
                <w:color w:val="000000"/>
              </w:rPr>
            </w:pPr>
          </w:p>
        </w:tc>
      </w:tr>
      <w:tr w:rsidR="007F1F02" w:rsidRPr="00512141" w14:paraId="1A17C341" w14:textId="77777777" w:rsidTr="009779EA">
        <w:trPr>
          <w:trHeight w:val="300"/>
        </w:trPr>
        <w:tc>
          <w:tcPr>
            <w:tcW w:w="1526" w:type="dxa"/>
          </w:tcPr>
          <w:p w14:paraId="6BD14503" w14:textId="74280373" w:rsidR="007F1F02" w:rsidRDefault="007F1F02" w:rsidP="009779EA">
            <w:pPr>
              <w:pStyle w:val="Normal1"/>
              <w:pBdr>
                <w:top w:val="nil"/>
                <w:left w:val="nil"/>
                <w:bottom w:val="nil"/>
                <w:right w:val="nil"/>
                <w:between w:val="nil"/>
              </w:pBdr>
              <w:rPr>
                <w:b/>
                <w:color w:val="000000"/>
              </w:rPr>
            </w:pPr>
            <w:r>
              <w:rPr>
                <w:b/>
                <w:color w:val="000000"/>
              </w:rPr>
              <w:t>Observations of Recent Climate Change</w:t>
            </w:r>
            <w:del w:id="7819" w:author="Ian Blenkinsop" w:date="2021-07-12T11:12:00Z">
              <w:r w:rsidDel="00877429">
                <w:rPr>
                  <w:b/>
                  <w:color w:val="000000"/>
                </w:rPr>
                <w:delText> -</w:delText>
              </w:r>
            </w:del>
            <w:ins w:id="7820" w:author="Ian Blenkinsop" w:date="2021-07-12T11:12:00Z">
              <w:r w:rsidR="00877429">
                <w:rPr>
                  <w:b/>
                  <w:color w:val="000000"/>
                </w:rPr>
                <w:t>:</w:t>
              </w:r>
            </w:ins>
            <w:r>
              <w:rPr>
                <w:b/>
                <w:color w:val="000000"/>
              </w:rPr>
              <w:t xml:space="preserve"> Carbon Cycle</w:t>
            </w:r>
            <w:del w:id="7821" w:author="Ian Blenkinsop" w:date="2021-07-12T11:12:00Z">
              <w:r w:rsidDel="00877429">
                <w:rPr>
                  <w:b/>
                  <w:color w:val="000000"/>
                </w:rPr>
                <w:delText xml:space="preserve"> </w:delText>
              </w:r>
            </w:del>
            <w:r>
              <w:rPr>
                <w:b/>
                <w:color w:val="000000"/>
              </w:rPr>
              <w:t>/</w:t>
            </w:r>
            <w:del w:id="7822" w:author="Ian Blenkinsop" w:date="2021-07-12T11:12:00Z">
              <w:r w:rsidDel="00877429">
                <w:rPr>
                  <w:b/>
                  <w:color w:val="000000"/>
                </w:rPr>
                <w:delText xml:space="preserve"> </w:delText>
              </w:r>
            </w:del>
            <w:r>
              <w:rPr>
                <w:b/>
                <w:color w:val="000000"/>
              </w:rPr>
              <w:t>Ocean Acidification</w:t>
            </w:r>
          </w:p>
        </w:tc>
        <w:tc>
          <w:tcPr>
            <w:tcW w:w="2551" w:type="dxa"/>
          </w:tcPr>
          <w:p w14:paraId="56517EA2" w14:textId="77777777" w:rsidR="007F1F02" w:rsidRDefault="007F1F02" w:rsidP="009779EA">
            <w:pPr>
              <w:pStyle w:val="Normal1"/>
              <w:pBdr>
                <w:top w:val="nil"/>
                <w:left w:val="nil"/>
                <w:bottom w:val="nil"/>
                <w:right w:val="nil"/>
                <w:between w:val="nil"/>
              </w:pBdr>
              <w:rPr>
                <w:b/>
                <w:color w:val="000000"/>
              </w:rPr>
            </w:pPr>
          </w:p>
        </w:tc>
        <w:tc>
          <w:tcPr>
            <w:tcW w:w="2268" w:type="dxa"/>
          </w:tcPr>
          <w:p w14:paraId="0F73FCB9" w14:textId="77777777" w:rsidR="007F1F02" w:rsidRDefault="007F1F02" w:rsidP="009779EA">
            <w:pPr>
              <w:pStyle w:val="Normal1"/>
              <w:pBdr>
                <w:top w:val="nil"/>
                <w:left w:val="nil"/>
                <w:bottom w:val="nil"/>
                <w:right w:val="nil"/>
                <w:between w:val="nil"/>
              </w:pBdr>
              <w:rPr>
                <w:color w:val="000000"/>
              </w:rPr>
            </w:pPr>
          </w:p>
        </w:tc>
        <w:tc>
          <w:tcPr>
            <w:tcW w:w="2410" w:type="dxa"/>
          </w:tcPr>
          <w:p w14:paraId="6FB2FFF3" w14:textId="77777777" w:rsidR="007F1F02" w:rsidRDefault="007F1F02" w:rsidP="009779EA">
            <w:pPr>
              <w:pStyle w:val="Normal1"/>
              <w:pBdr>
                <w:top w:val="nil"/>
                <w:left w:val="nil"/>
                <w:bottom w:val="nil"/>
                <w:right w:val="nil"/>
                <w:between w:val="nil"/>
              </w:pBdr>
              <w:rPr>
                <w:color w:val="000000"/>
              </w:rPr>
            </w:pPr>
          </w:p>
        </w:tc>
        <w:tc>
          <w:tcPr>
            <w:tcW w:w="2268" w:type="dxa"/>
          </w:tcPr>
          <w:p w14:paraId="4111F6B4" w14:textId="77777777" w:rsidR="007F1F02" w:rsidRDefault="007F1F02" w:rsidP="009779EA">
            <w:pPr>
              <w:pStyle w:val="Normal1"/>
              <w:pBdr>
                <w:top w:val="nil"/>
                <w:left w:val="nil"/>
                <w:bottom w:val="nil"/>
                <w:right w:val="nil"/>
                <w:between w:val="nil"/>
              </w:pBdr>
              <w:rPr>
                <w:color w:val="2D2829"/>
              </w:rPr>
            </w:pPr>
            <w:r>
              <w:rPr>
                <w:color w:val="2D2829"/>
              </w:rPr>
              <w:t>Increasing atmospheric carbon dioxide concentrations lead to increasing acidification of the ocean. Projections based on SRES scenarios give reductions in average global surface ocean pH of between 0.14 and 0.35 units over the 21st century, adding to the present decrease of 0.1 units since pre-industrial times.</w:t>
            </w:r>
          </w:p>
        </w:tc>
        <w:tc>
          <w:tcPr>
            <w:tcW w:w="2268" w:type="dxa"/>
          </w:tcPr>
          <w:p w14:paraId="693220BE" w14:textId="77777777" w:rsidR="007F1F02" w:rsidRDefault="007F1F02" w:rsidP="009779EA">
            <w:pPr>
              <w:pStyle w:val="Normal1"/>
              <w:pBdr>
                <w:top w:val="nil"/>
                <w:left w:val="nil"/>
                <w:bottom w:val="nil"/>
                <w:right w:val="nil"/>
                <w:between w:val="nil"/>
              </w:pBdr>
              <w:rPr>
                <w:color w:val="000000"/>
              </w:rPr>
            </w:pPr>
            <w:r>
              <w:rPr>
                <w:color w:val="000000"/>
              </w:rPr>
              <w:t>The atmospheric concentrations of carbon dioxide, methane, and nitrous oxide have increased to levels unprecedented in at least the last 800,000 years. Carbon dioxide concentrations have increased by 40% since pre-industrial times, primarily from fossil fuel emissions and secondarily from net land use change emissions. The ocean has absorbed about 30% of the emitted anthropogenic carbon dioxide, causing ocean acidification.</w:t>
            </w:r>
          </w:p>
        </w:tc>
        <w:tc>
          <w:tcPr>
            <w:tcW w:w="1474" w:type="dxa"/>
          </w:tcPr>
          <w:p w14:paraId="431F128F" w14:textId="77777777" w:rsidR="007F1F02" w:rsidRDefault="007F1F02" w:rsidP="009779EA">
            <w:pPr>
              <w:pStyle w:val="Normal1"/>
              <w:pBdr>
                <w:top w:val="nil"/>
                <w:left w:val="nil"/>
                <w:bottom w:val="nil"/>
                <w:right w:val="nil"/>
                <w:between w:val="nil"/>
              </w:pBdr>
              <w:rPr>
                <w:color w:val="000000"/>
              </w:rPr>
            </w:pPr>
          </w:p>
        </w:tc>
      </w:tr>
      <w:tr w:rsidR="007F1F02" w:rsidRPr="00512141" w14:paraId="5EDBFFAF" w14:textId="77777777" w:rsidTr="009779EA">
        <w:trPr>
          <w:trHeight w:val="300"/>
        </w:trPr>
        <w:tc>
          <w:tcPr>
            <w:tcW w:w="1526" w:type="dxa"/>
            <w:vMerge w:val="restart"/>
          </w:tcPr>
          <w:p w14:paraId="1CAA5D25" w14:textId="77777777" w:rsidR="007F1F02" w:rsidRDefault="007F1F02" w:rsidP="009779EA">
            <w:pPr>
              <w:pStyle w:val="Normal1"/>
              <w:pBdr>
                <w:top w:val="nil"/>
                <w:left w:val="nil"/>
                <w:bottom w:val="nil"/>
                <w:right w:val="nil"/>
                <w:between w:val="nil"/>
              </w:pBdr>
              <w:rPr>
                <w:b/>
                <w:color w:val="2D2829"/>
              </w:rPr>
            </w:pPr>
            <w:r>
              <w:rPr>
                <w:b/>
                <w:color w:val="2D2829"/>
              </w:rPr>
              <w:t>A Pal</w:t>
            </w:r>
            <w:del w:id="7823" w:author="Ian Blenkinsop" w:date="2021-07-12T11:12:00Z">
              <w:r w:rsidDel="00877429">
                <w:rPr>
                  <w:b/>
                  <w:color w:val="2D2829"/>
                </w:rPr>
                <w:delText>a</w:delText>
              </w:r>
            </w:del>
            <w:r>
              <w:rPr>
                <w:b/>
                <w:color w:val="2D2829"/>
              </w:rPr>
              <w:t>eoclimatic Perspective </w:t>
            </w:r>
          </w:p>
        </w:tc>
        <w:tc>
          <w:tcPr>
            <w:tcW w:w="2551" w:type="dxa"/>
            <w:vMerge w:val="restart"/>
          </w:tcPr>
          <w:p w14:paraId="4EC427B0" w14:textId="71A26EB4" w:rsidR="007F1F02" w:rsidRDefault="007F1F02" w:rsidP="009779EA">
            <w:pPr>
              <w:pStyle w:val="Normal1"/>
              <w:pBdr>
                <w:top w:val="nil"/>
                <w:left w:val="nil"/>
                <w:bottom w:val="nil"/>
                <w:right w:val="nil"/>
                <w:between w:val="nil"/>
              </w:pBdr>
              <w:rPr>
                <w:color w:val="2D2829"/>
              </w:rPr>
            </w:pPr>
            <w:r>
              <w:rPr>
                <w:color w:val="2D2829"/>
              </w:rPr>
              <w:t xml:space="preserve">Climate varies naturally on all timescales from hundreds of millions of years down to the year-to-year. Prominent in the Earth’s history have been the 100,000-year glacial–interglacial cycles when climate was mostly cooler </w:t>
            </w:r>
            <w:r>
              <w:rPr>
                <w:color w:val="2D2829"/>
              </w:rPr>
              <w:lastRenderedPageBreak/>
              <w:t xml:space="preserve">than at present. Global surface temperatures have typically varied by 5°C to 7°C through these cycles, with large changes in ice volume and sea level, and temperature changes as great as 10°C to 15°C in some middle and high latitude regions of the Northern Hemisphere. Since the end of the last ice age, about 10,000 years ago, global surface temperatures have probably fluctuated by little more than 1°C. Some fluctuations have lasted several centuries, including the </w:t>
            </w:r>
            <w:r w:rsidR="00375F62" w:rsidRPr="00B32603">
              <w:rPr>
                <w:color w:val="2D2829"/>
              </w:rPr>
              <w:t>period 1400-</w:t>
            </w:r>
            <w:r w:rsidR="00375F62" w:rsidRPr="00B32603">
              <w:rPr>
                <w:color w:val="2D2829"/>
                <w:shd w:val="clear" w:color="auto" w:fill="FFFFFF" w:themeFill="background1"/>
              </w:rPr>
              <w:t>1900</w:t>
            </w:r>
            <w:r w:rsidRPr="00B32603">
              <w:rPr>
                <w:color w:val="2D2829"/>
                <w:shd w:val="clear" w:color="auto" w:fill="FFFFFF" w:themeFill="background1"/>
              </w:rPr>
              <w:t xml:space="preserve"> w</w:t>
            </w:r>
            <w:r>
              <w:rPr>
                <w:color w:val="2D2829"/>
              </w:rPr>
              <w:t>hich ended in the 19th century and which appears to have been global in extent. </w:t>
            </w:r>
          </w:p>
        </w:tc>
        <w:tc>
          <w:tcPr>
            <w:tcW w:w="2268" w:type="dxa"/>
            <w:vMerge w:val="restart"/>
          </w:tcPr>
          <w:p w14:paraId="56335D35" w14:textId="77777777" w:rsidR="007F1F02" w:rsidRDefault="007F1F02" w:rsidP="009779EA">
            <w:pPr>
              <w:pStyle w:val="Normal1"/>
              <w:pBdr>
                <w:top w:val="nil"/>
                <w:left w:val="nil"/>
                <w:bottom w:val="nil"/>
                <w:right w:val="nil"/>
                <w:between w:val="nil"/>
              </w:pBdr>
              <w:rPr>
                <w:color w:val="2D2829"/>
              </w:rPr>
            </w:pPr>
            <w:r>
              <w:rPr>
                <w:color w:val="2D2829"/>
              </w:rPr>
              <w:lastRenderedPageBreak/>
              <w:t xml:space="preserve">The limited available evidence from proxy climate indicators suggests that the 20th century global mean temperature is at least as warm as any other century since at least 1400 AD. Data prior to </w:t>
            </w:r>
            <w:r>
              <w:rPr>
                <w:color w:val="2D2829"/>
              </w:rPr>
              <w:lastRenderedPageBreak/>
              <w:t>1400 are too sparse to allow the reliable estimation of global mean temperature. </w:t>
            </w:r>
          </w:p>
        </w:tc>
        <w:tc>
          <w:tcPr>
            <w:tcW w:w="2410" w:type="dxa"/>
            <w:vMerge w:val="restart"/>
          </w:tcPr>
          <w:p w14:paraId="0B8BA508" w14:textId="77777777" w:rsidR="007F1F02" w:rsidRDefault="007F1F02" w:rsidP="009779EA">
            <w:pPr>
              <w:pStyle w:val="Normal1"/>
              <w:pBdr>
                <w:top w:val="nil"/>
                <w:left w:val="nil"/>
                <w:bottom w:val="nil"/>
                <w:right w:val="nil"/>
                <w:between w:val="nil"/>
              </w:pBdr>
              <w:rPr>
                <w:color w:val="2D2829"/>
              </w:rPr>
            </w:pPr>
            <w:r>
              <w:rPr>
                <w:color w:val="2D2829"/>
              </w:rPr>
              <w:lastRenderedPageBreak/>
              <w:t xml:space="preserve">New analyses of proxy data for the Northern Hemisphere indicate that the increase in temperature in the 20th century is </w:t>
            </w:r>
            <w:r>
              <w:rPr>
                <w:i/>
                <w:color w:val="2D2829"/>
              </w:rPr>
              <w:t>likely</w:t>
            </w:r>
            <w:r>
              <w:rPr>
                <w:color w:val="2D2829"/>
              </w:rPr>
              <w:t xml:space="preserve"> to have been the largest of any century during the past 1,000 years. It is also </w:t>
            </w:r>
            <w:r>
              <w:rPr>
                <w:i/>
                <w:color w:val="2D2829"/>
              </w:rPr>
              <w:lastRenderedPageBreak/>
              <w:t>likely</w:t>
            </w:r>
            <w:r>
              <w:rPr>
                <w:color w:val="2D2829"/>
              </w:rPr>
              <w:t xml:space="preserve"> that, in the Northern Hemisphere, the 1990s was the warmest decade and 1998 the warmest year. Because less data are available, less is known about annual averages prior to 1,000 years before present and for conditions prevailing in most of the Southern Hemisphere prior to 1861. </w:t>
            </w:r>
          </w:p>
        </w:tc>
        <w:tc>
          <w:tcPr>
            <w:tcW w:w="2268" w:type="dxa"/>
          </w:tcPr>
          <w:p w14:paraId="0746D12B" w14:textId="77777777" w:rsidR="007F1F02" w:rsidRDefault="007F1F02" w:rsidP="009779EA">
            <w:pPr>
              <w:pStyle w:val="Normal1"/>
              <w:pBdr>
                <w:top w:val="nil"/>
                <w:left w:val="nil"/>
                <w:bottom w:val="nil"/>
                <w:right w:val="nil"/>
                <w:between w:val="nil"/>
              </w:pBdr>
              <w:rPr>
                <w:color w:val="2D2829"/>
              </w:rPr>
            </w:pPr>
            <w:r>
              <w:rPr>
                <w:color w:val="2D2829"/>
              </w:rPr>
              <w:lastRenderedPageBreak/>
              <w:t>Palaeoclimatic information supports the interpretation that the warmth of the last half-century is unusual in at least the previous 1,300 years. </w:t>
            </w:r>
          </w:p>
        </w:tc>
        <w:tc>
          <w:tcPr>
            <w:tcW w:w="2268" w:type="dxa"/>
          </w:tcPr>
          <w:p w14:paraId="42D30702" w14:textId="77777777" w:rsidR="007F1F02" w:rsidRDefault="007F1F02" w:rsidP="009779EA">
            <w:pPr>
              <w:pStyle w:val="Normal1"/>
              <w:pBdr>
                <w:top w:val="nil"/>
                <w:left w:val="nil"/>
                <w:bottom w:val="nil"/>
                <w:right w:val="nil"/>
                <w:between w:val="nil"/>
              </w:pBdr>
              <w:rPr>
                <w:color w:val="000000"/>
              </w:rPr>
            </w:pPr>
            <w:r>
              <w:rPr>
                <w:color w:val="000000"/>
              </w:rPr>
              <w:t xml:space="preserve">In the Northern Hemisphere, 1983–2012 was </w:t>
            </w:r>
            <w:r>
              <w:rPr>
                <w:i/>
                <w:color w:val="000000"/>
              </w:rPr>
              <w:t>likely</w:t>
            </w:r>
            <w:r>
              <w:rPr>
                <w:color w:val="000000"/>
              </w:rPr>
              <w:t xml:space="preserve"> the warmest 30-year period of the last 1400 years (</w:t>
            </w:r>
            <w:r>
              <w:rPr>
                <w:i/>
                <w:color w:val="000000"/>
              </w:rPr>
              <w:t>medium confidence</w:t>
            </w:r>
            <w:r>
              <w:rPr>
                <w:color w:val="000000"/>
              </w:rPr>
              <w:t xml:space="preserve">). </w:t>
            </w:r>
          </w:p>
        </w:tc>
        <w:tc>
          <w:tcPr>
            <w:tcW w:w="1474" w:type="dxa"/>
          </w:tcPr>
          <w:p w14:paraId="34C0ADE5" w14:textId="77777777" w:rsidR="007F1F02" w:rsidRDefault="007F1F02" w:rsidP="009779EA">
            <w:pPr>
              <w:pStyle w:val="Normal1"/>
              <w:pBdr>
                <w:top w:val="nil"/>
                <w:left w:val="nil"/>
                <w:bottom w:val="nil"/>
                <w:right w:val="nil"/>
                <w:between w:val="nil"/>
              </w:pBdr>
              <w:rPr>
                <w:color w:val="000000"/>
              </w:rPr>
            </w:pPr>
          </w:p>
        </w:tc>
      </w:tr>
      <w:tr w:rsidR="007F1F02" w:rsidRPr="00512141" w14:paraId="20CDABEC" w14:textId="77777777" w:rsidTr="009779EA">
        <w:trPr>
          <w:trHeight w:val="300"/>
        </w:trPr>
        <w:tc>
          <w:tcPr>
            <w:tcW w:w="1526" w:type="dxa"/>
            <w:vMerge/>
          </w:tcPr>
          <w:p w14:paraId="38ECC014" w14:textId="77777777" w:rsidR="007F1F02" w:rsidRDefault="007F1F02" w:rsidP="009779EA">
            <w:pPr>
              <w:pStyle w:val="Normal1"/>
              <w:pBdr>
                <w:top w:val="nil"/>
                <w:left w:val="nil"/>
                <w:bottom w:val="nil"/>
                <w:right w:val="nil"/>
                <w:between w:val="nil"/>
              </w:pBdr>
              <w:spacing w:line="276" w:lineRule="auto"/>
              <w:rPr>
                <w:color w:val="000000"/>
              </w:rPr>
            </w:pPr>
          </w:p>
        </w:tc>
        <w:tc>
          <w:tcPr>
            <w:tcW w:w="2551" w:type="dxa"/>
            <w:vMerge/>
          </w:tcPr>
          <w:p w14:paraId="6D91A17F" w14:textId="77777777" w:rsidR="007F1F02" w:rsidRDefault="007F1F02" w:rsidP="009779EA">
            <w:pPr>
              <w:pStyle w:val="Normal1"/>
              <w:pBdr>
                <w:top w:val="nil"/>
                <w:left w:val="nil"/>
                <w:bottom w:val="nil"/>
                <w:right w:val="nil"/>
                <w:between w:val="nil"/>
              </w:pBdr>
              <w:spacing w:line="276" w:lineRule="auto"/>
              <w:rPr>
                <w:color w:val="000000"/>
              </w:rPr>
            </w:pPr>
          </w:p>
        </w:tc>
        <w:tc>
          <w:tcPr>
            <w:tcW w:w="2268" w:type="dxa"/>
            <w:vMerge/>
          </w:tcPr>
          <w:p w14:paraId="06ED6400" w14:textId="77777777" w:rsidR="007F1F02" w:rsidRDefault="007F1F02" w:rsidP="009779EA">
            <w:pPr>
              <w:pStyle w:val="Normal1"/>
              <w:pBdr>
                <w:top w:val="nil"/>
                <w:left w:val="nil"/>
                <w:bottom w:val="nil"/>
                <w:right w:val="nil"/>
                <w:between w:val="nil"/>
              </w:pBdr>
              <w:spacing w:line="276" w:lineRule="auto"/>
              <w:rPr>
                <w:color w:val="000000"/>
              </w:rPr>
            </w:pPr>
          </w:p>
        </w:tc>
        <w:tc>
          <w:tcPr>
            <w:tcW w:w="2410" w:type="dxa"/>
            <w:vMerge/>
          </w:tcPr>
          <w:p w14:paraId="5C2205FA" w14:textId="77777777" w:rsidR="007F1F02" w:rsidRDefault="007F1F02" w:rsidP="009779EA">
            <w:pPr>
              <w:pStyle w:val="Normal1"/>
              <w:pBdr>
                <w:top w:val="nil"/>
                <w:left w:val="nil"/>
                <w:bottom w:val="nil"/>
                <w:right w:val="nil"/>
                <w:between w:val="nil"/>
              </w:pBdr>
              <w:spacing w:line="276" w:lineRule="auto"/>
              <w:rPr>
                <w:color w:val="000000"/>
              </w:rPr>
            </w:pPr>
          </w:p>
        </w:tc>
        <w:tc>
          <w:tcPr>
            <w:tcW w:w="2268" w:type="dxa"/>
          </w:tcPr>
          <w:p w14:paraId="204C2795" w14:textId="77777777" w:rsidR="007F1F02" w:rsidRDefault="007F1F02" w:rsidP="009779EA">
            <w:pPr>
              <w:pStyle w:val="Normal1"/>
              <w:pBdr>
                <w:top w:val="nil"/>
                <w:left w:val="nil"/>
                <w:bottom w:val="nil"/>
                <w:right w:val="nil"/>
                <w:between w:val="nil"/>
              </w:pBdr>
              <w:rPr>
                <w:color w:val="2D2829"/>
              </w:rPr>
            </w:pPr>
            <w:r>
              <w:rPr>
                <w:color w:val="2D2829"/>
              </w:rPr>
              <w:t xml:space="preserve">The last time the polar regions were </w:t>
            </w:r>
            <w:r>
              <w:rPr>
                <w:color w:val="2D2829"/>
              </w:rPr>
              <w:lastRenderedPageBreak/>
              <w:t>significantly warmer than present for an extended period (about 125,000 years ago), reductions in polar ice volume led to 4 to 6 m of sea level rise. </w:t>
            </w:r>
          </w:p>
        </w:tc>
        <w:tc>
          <w:tcPr>
            <w:tcW w:w="2268" w:type="dxa"/>
          </w:tcPr>
          <w:p w14:paraId="249737DA" w14:textId="77777777" w:rsidR="007F1F02" w:rsidRDefault="007F1F02" w:rsidP="009779EA">
            <w:pPr>
              <w:pStyle w:val="Normal1"/>
              <w:pBdr>
                <w:top w:val="nil"/>
                <w:left w:val="nil"/>
                <w:bottom w:val="nil"/>
                <w:right w:val="nil"/>
                <w:between w:val="nil"/>
              </w:pBdr>
              <w:rPr>
                <w:color w:val="000000"/>
              </w:rPr>
            </w:pPr>
            <w:r>
              <w:rPr>
                <w:color w:val="000000"/>
              </w:rPr>
              <w:lastRenderedPageBreak/>
              <w:t xml:space="preserve">There is </w:t>
            </w:r>
            <w:r>
              <w:rPr>
                <w:i/>
                <w:color w:val="2D2829"/>
              </w:rPr>
              <w:t>very high confidence</w:t>
            </w:r>
            <w:r>
              <w:rPr>
                <w:color w:val="2D2829"/>
              </w:rPr>
              <w:t xml:space="preserve"> that </w:t>
            </w:r>
            <w:r>
              <w:rPr>
                <w:color w:val="2D2829"/>
              </w:rPr>
              <w:lastRenderedPageBreak/>
              <w:t xml:space="preserve">maximum global mean sea level during the last interglacial period (129,000 to 116,000 years ago) was, for several thousand years, at least 5 m higher than present, and </w:t>
            </w:r>
            <w:r>
              <w:rPr>
                <w:i/>
                <w:color w:val="2D2829"/>
              </w:rPr>
              <w:t>high confidence</w:t>
            </w:r>
            <w:r>
              <w:rPr>
                <w:color w:val="2D2829"/>
              </w:rPr>
              <w:t xml:space="preserve"> that it did not exceed 10 m above present. </w:t>
            </w:r>
          </w:p>
        </w:tc>
        <w:tc>
          <w:tcPr>
            <w:tcW w:w="1474" w:type="dxa"/>
          </w:tcPr>
          <w:p w14:paraId="58466CED" w14:textId="77777777" w:rsidR="007F1F02" w:rsidRDefault="007F1F02" w:rsidP="009779EA">
            <w:pPr>
              <w:pStyle w:val="Normal1"/>
              <w:pBdr>
                <w:top w:val="nil"/>
                <w:left w:val="nil"/>
                <w:bottom w:val="nil"/>
                <w:right w:val="nil"/>
                <w:between w:val="nil"/>
              </w:pBdr>
              <w:rPr>
                <w:color w:val="000000"/>
              </w:rPr>
            </w:pPr>
          </w:p>
        </w:tc>
      </w:tr>
      <w:tr w:rsidR="007F1F02" w:rsidRPr="00512141" w14:paraId="74C283D6" w14:textId="77777777" w:rsidTr="009779EA">
        <w:trPr>
          <w:trHeight w:val="300"/>
        </w:trPr>
        <w:tc>
          <w:tcPr>
            <w:tcW w:w="1526" w:type="dxa"/>
          </w:tcPr>
          <w:p w14:paraId="0D493ED3" w14:textId="77777777" w:rsidR="007F1F02" w:rsidRDefault="007F1F02" w:rsidP="009779EA">
            <w:pPr>
              <w:pStyle w:val="Normal1"/>
              <w:pBdr>
                <w:top w:val="nil"/>
                <w:left w:val="nil"/>
                <w:bottom w:val="nil"/>
                <w:right w:val="nil"/>
                <w:between w:val="nil"/>
              </w:pBdr>
              <w:rPr>
                <w:b/>
                <w:color w:val="2D2829"/>
              </w:rPr>
            </w:pPr>
            <w:r>
              <w:rPr>
                <w:b/>
                <w:color w:val="2D2829"/>
              </w:rPr>
              <w:t>Understanding and Attributing Climate Change </w:t>
            </w:r>
          </w:p>
        </w:tc>
        <w:tc>
          <w:tcPr>
            <w:tcW w:w="2551" w:type="dxa"/>
          </w:tcPr>
          <w:p w14:paraId="4DFBE012" w14:textId="77777777" w:rsidR="007F1F02" w:rsidRDefault="007F1F02" w:rsidP="009779EA">
            <w:pPr>
              <w:pStyle w:val="Normal1"/>
              <w:pBdr>
                <w:top w:val="nil"/>
                <w:left w:val="nil"/>
                <w:bottom w:val="nil"/>
                <w:right w:val="nil"/>
                <w:between w:val="nil"/>
              </w:pBdr>
              <w:rPr>
                <w:color w:val="2D2829"/>
              </w:rPr>
            </w:pPr>
            <w:r>
              <w:rPr>
                <w:color w:val="2D2829"/>
              </w:rPr>
              <w:t xml:space="preserve">The size of this warming is broadly consistent with predictions of climate models, but it is also of the same magnitude as natural climate variability. Thus, the observed increase could be largely due to this natural variability; alternatively, this variability and other </w:t>
            </w:r>
            <w:r>
              <w:rPr>
                <w:color w:val="2D2829"/>
              </w:rPr>
              <w:lastRenderedPageBreak/>
              <w:t xml:space="preserve">human factors could have offset a still larger human-induced greenhouse warming. The unequivocal detection of the enhanced greenhouse effect from observations is </w:t>
            </w:r>
            <w:r>
              <w:rPr>
                <w:i/>
                <w:color w:val="2D2829"/>
              </w:rPr>
              <w:t xml:space="preserve">not likely </w:t>
            </w:r>
            <w:r>
              <w:rPr>
                <w:color w:val="2D2829"/>
              </w:rPr>
              <w:t>for a decade or more. </w:t>
            </w:r>
          </w:p>
        </w:tc>
        <w:tc>
          <w:tcPr>
            <w:tcW w:w="2268" w:type="dxa"/>
          </w:tcPr>
          <w:p w14:paraId="52CFEDF3" w14:textId="77777777" w:rsidR="007F1F02" w:rsidRDefault="007F1F02" w:rsidP="009779EA">
            <w:pPr>
              <w:pStyle w:val="Normal1"/>
              <w:pBdr>
                <w:top w:val="nil"/>
                <w:left w:val="nil"/>
                <w:bottom w:val="nil"/>
                <w:right w:val="nil"/>
                <w:between w:val="nil"/>
              </w:pBdr>
              <w:rPr>
                <w:color w:val="2D2829"/>
              </w:rPr>
            </w:pPr>
            <w:r>
              <w:rPr>
                <w:color w:val="2D2829"/>
              </w:rPr>
              <w:lastRenderedPageBreak/>
              <w:t xml:space="preserve">The balance of evidence suggests a discernible human influence on global climate. Simulations with coupled atmosphere–ocean models have provided important information about decade to century timescale </w:t>
            </w:r>
            <w:r>
              <w:rPr>
                <w:color w:val="2D2829"/>
              </w:rPr>
              <w:lastRenderedPageBreak/>
              <w:t>natural internal climate variability. </w:t>
            </w:r>
          </w:p>
        </w:tc>
        <w:tc>
          <w:tcPr>
            <w:tcW w:w="2410" w:type="dxa"/>
          </w:tcPr>
          <w:p w14:paraId="0DE87433" w14:textId="77777777" w:rsidR="007F1F02" w:rsidRDefault="007F1F02" w:rsidP="009779EA">
            <w:pPr>
              <w:pStyle w:val="Normal1"/>
              <w:pBdr>
                <w:top w:val="nil"/>
                <w:left w:val="nil"/>
                <w:bottom w:val="nil"/>
                <w:right w:val="nil"/>
                <w:between w:val="nil"/>
              </w:pBdr>
              <w:rPr>
                <w:color w:val="2D2829"/>
              </w:rPr>
            </w:pPr>
            <w:r>
              <w:rPr>
                <w:color w:val="2D2829"/>
              </w:rPr>
              <w:lastRenderedPageBreak/>
              <w:t xml:space="preserve">There is new and stronger evidence that most of the warming observed over the last 50 years is attributable to human activities. There is a longer and more scrutinized temperature record and new model estimates of variability. </w:t>
            </w:r>
            <w:r>
              <w:rPr>
                <w:color w:val="2D2829"/>
              </w:rPr>
              <w:lastRenderedPageBreak/>
              <w:t xml:space="preserve">Reconstructions of climate data for the past 1,000 years indicate this warming was unusual and is </w:t>
            </w:r>
            <w:r>
              <w:rPr>
                <w:i/>
                <w:color w:val="2D2829"/>
              </w:rPr>
              <w:t>unlikely</w:t>
            </w:r>
            <w:r>
              <w:rPr>
                <w:color w:val="2D2829"/>
              </w:rPr>
              <w:t xml:space="preserve"> to be entirely natural in origin. </w:t>
            </w:r>
          </w:p>
        </w:tc>
        <w:tc>
          <w:tcPr>
            <w:tcW w:w="2268" w:type="dxa"/>
          </w:tcPr>
          <w:p w14:paraId="29BE71BD" w14:textId="77777777" w:rsidR="007F1F02" w:rsidRDefault="007F1F02" w:rsidP="009779EA">
            <w:pPr>
              <w:pStyle w:val="Normal1"/>
              <w:pBdr>
                <w:top w:val="nil"/>
                <w:left w:val="nil"/>
                <w:bottom w:val="nil"/>
                <w:right w:val="nil"/>
                <w:between w:val="nil"/>
              </w:pBdr>
              <w:rPr>
                <w:color w:val="2D2829"/>
              </w:rPr>
            </w:pPr>
            <w:r>
              <w:rPr>
                <w:color w:val="2D2829"/>
              </w:rPr>
              <w:lastRenderedPageBreak/>
              <w:t xml:space="preserve">Most of the observed increase in global average temperatures since the mid-20th century is </w:t>
            </w:r>
            <w:r>
              <w:rPr>
                <w:i/>
                <w:color w:val="2D2829"/>
              </w:rPr>
              <w:t xml:space="preserve">very likely </w:t>
            </w:r>
            <w:r>
              <w:rPr>
                <w:color w:val="2D2829"/>
              </w:rPr>
              <w:t xml:space="preserve">due to the observed increase in anthropogenic greenhouse gas concentrations. Discernible human </w:t>
            </w:r>
            <w:r>
              <w:rPr>
                <w:color w:val="2D2829"/>
              </w:rPr>
              <w:lastRenderedPageBreak/>
              <w:t>influences now extend to other aspects of climate, including ocean warming, continental-average temperatures, temperature extremes and wind patterns. </w:t>
            </w:r>
          </w:p>
        </w:tc>
        <w:tc>
          <w:tcPr>
            <w:tcW w:w="2268" w:type="dxa"/>
          </w:tcPr>
          <w:p w14:paraId="0A1E35C2" w14:textId="77777777" w:rsidR="007F1F02" w:rsidRDefault="007F1F02" w:rsidP="009779EA">
            <w:pPr>
              <w:pStyle w:val="Normal1"/>
              <w:pBdr>
                <w:top w:val="nil"/>
                <w:left w:val="nil"/>
                <w:bottom w:val="nil"/>
                <w:right w:val="nil"/>
                <w:between w:val="nil"/>
              </w:pBdr>
              <w:rPr>
                <w:color w:val="000000"/>
              </w:rPr>
            </w:pPr>
            <w:r>
              <w:rPr>
                <w:color w:val="000000"/>
              </w:rPr>
              <w:lastRenderedPageBreak/>
              <w:t xml:space="preserve">Human influence on the climate system is clear. It is </w:t>
            </w:r>
            <w:r>
              <w:rPr>
                <w:i/>
                <w:color w:val="000000"/>
              </w:rPr>
              <w:t>extremely likely</w:t>
            </w:r>
            <w:r>
              <w:rPr>
                <w:color w:val="000000"/>
              </w:rPr>
              <w:t xml:space="preserve"> that more than half of the observed increase in global average surface temperature from 1951 to 2010 was caused by the anthropogenic increase in greenhouse </w:t>
            </w:r>
            <w:r>
              <w:rPr>
                <w:color w:val="000000"/>
              </w:rPr>
              <w:lastRenderedPageBreak/>
              <w:t>gas concentrations and other anthropogenic forcings together. The best estimate of the human-induced contribution to warming is similar to the observed warming over this period.</w:t>
            </w:r>
          </w:p>
        </w:tc>
        <w:tc>
          <w:tcPr>
            <w:tcW w:w="1474" w:type="dxa"/>
          </w:tcPr>
          <w:p w14:paraId="4400FBA3" w14:textId="77777777" w:rsidR="007F1F02" w:rsidRDefault="007F1F02" w:rsidP="009779EA">
            <w:pPr>
              <w:pStyle w:val="Normal1"/>
              <w:pBdr>
                <w:top w:val="nil"/>
                <w:left w:val="nil"/>
                <w:bottom w:val="nil"/>
                <w:right w:val="nil"/>
                <w:between w:val="nil"/>
              </w:pBdr>
              <w:rPr>
                <w:color w:val="000000"/>
              </w:rPr>
            </w:pPr>
          </w:p>
        </w:tc>
      </w:tr>
      <w:tr w:rsidR="007F1F02" w:rsidRPr="00512141" w14:paraId="25BF7E57" w14:textId="77777777" w:rsidTr="009779EA">
        <w:trPr>
          <w:trHeight w:val="300"/>
        </w:trPr>
        <w:tc>
          <w:tcPr>
            <w:tcW w:w="1526" w:type="dxa"/>
            <w:vMerge w:val="restart"/>
          </w:tcPr>
          <w:p w14:paraId="6548B0F6" w14:textId="6CA837E5" w:rsidR="007F1F02" w:rsidRDefault="007F1F02" w:rsidP="009779EA">
            <w:pPr>
              <w:pStyle w:val="Normal1"/>
              <w:pBdr>
                <w:top w:val="nil"/>
                <w:left w:val="nil"/>
                <w:bottom w:val="nil"/>
                <w:right w:val="nil"/>
                <w:between w:val="nil"/>
              </w:pBdr>
              <w:rPr>
                <w:b/>
                <w:color w:val="2D2829"/>
              </w:rPr>
            </w:pPr>
            <w:r>
              <w:rPr>
                <w:b/>
                <w:color w:val="2D2829"/>
              </w:rPr>
              <w:t>Projections of Future Changes in Climate</w:t>
            </w:r>
            <w:del w:id="7824" w:author="Ian Blenkinsop" w:date="2021-07-12T11:12:00Z">
              <w:r w:rsidDel="00877429">
                <w:rPr>
                  <w:b/>
                  <w:color w:val="2D2829"/>
                </w:rPr>
                <w:delText> -</w:delText>
              </w:r>
            </w:del>
            <w:ins w:id="7825" w:author="Ian Blenkinsop" w:date="2021-07-12T11:12:00Z">
              <w:r w:rsidR="00877429">
                <w:rPr>
                  <w:b/>
                  <w:color w:val="2D2829"/>
                </w:rPr>
                <w:t>:</w:t>
              </w:r>
            </w:ins>
            <w:r>
              <w:rPr>
                <w:b/>
                <w:color w:val="2D2829"/>
              </w:rPr>
              <w:t xml:space="preserve"> Temperature</w:t>
            </w:r>
          </w:p>
        </w:tc>
        <w:tc>
          <w:tcPr>
            <w:tcW w:w="2551" w:type="dxa"/>
            <w:vMerge w:val="restart"/>
          </w:tcPr>
          <w:p w14:paraId="30B9AFE6" w14:textId="77777777" w:rsidR="007F1F02" w:rsidRDefault="007F1F02" w:rsidP="009779EA">
            <w:pPr>
              <w:pStyle w:val="Normal1"/>
              <w:pBdr>
                <w:top w:val="nil"/>
                <w:left w:val="nil"/>
                <w:bottom w:val="nil"/>
                <w:right w:val="nil"/>
                <w:between w:val="nil"/>
              </w:pBdr>
              <w:rPr>
                <w:color w:val="2D2829"/>
              </w:rPr>
            </w:pPr>
            <w:r>
              <w:rPr>
                <w:color w:val="2D2829"/>
              </w:rPr>
              <w:t>Under the IPCC Business-as-Usual emissions of greenhouse gases, a rate of increase of global mean temperature during the next century of about 0.3°C per decade (with an uncertainty range of 0.2°C to 0.5°C per decade); this is greater than that seen over the past 10,000 years. </w:t>
            </w:r>
          </w:p>
        </w:tc>
        <w:tc>
          <w:tcPr>
            <w:tcW w:w="2268" w:type="dxa"/>
            <w:vMerge w:val="restart"/>
          </w:tcPr>
          <w:p w14:paraId="5E9DDEEC" w14:textId="77777777" w:rsidR="007F1F02" w:rsidRDefault="007F1F02" w:rsidP="009779EA">
            <w:pPr>
              <w:pStyle w:val="Normal1"/>
              <w:pBdr>
                <w:top w:val="nil"/>
                <w:left w:val="nil"/>
                <w:bottom w:val="nil"/>
                <w:right w:val="nil"/>
                <w:between w:val="nil"/>
              </w:pBdr>
              <w:rPr>
                <w:color w:val="2D2829"/>
              </w:rPr>
            </w:pPr>
            <w:r>
              <w:rPr>
                <w:color w:val="2D2829"/>
              </w:rPr>
              <w:t>Climate is expected to continue to change in the future. For the mid-range IPCC emission scenario, IS92a, assuming the ‘best estimate’ value of climate sensitivity and including the effects of future increases in aerosols, models project an increase in global mean surface air temperature relative to 1990 of about 2°C by 2100. </w:t>
            </w:r>
          </w:p>
        </w:tc>
        <w:tc>
          <w:tcPr>
            <w:tcW w:w="2410" w:type="dxa"/>
          </w:tcPr>
          <w:p w14:paraId="697DF1CD" w14:textId="77777777" w:rsidR="007F1F02" w:rsidRDefault="007F1F02" w:rsidP="009779EA">
            <w:pPr>
              <w:pStyle w:val="Normal1"/>
              <w:pBdr>
                <w:top w:val="nil"/>
                <w:left w:val="nil"/>
                <w:bottom w:val="nil"/>
                <w:right w:val="nil"/>
                <w:between w:val="nil"/>
              </w:pBdr>
              <w:rPr>
                <w:color w:val="2D2829"/>
              </w:rPr>
            </w:pPr>
            <w:r>
              <w:rPr>
                <w:color w:val="2D2829"/>
              </w:rPr>
              <w:t>Global average temperature and sea level are projected to rise under all IPCC SRES scenarios. The globally averaged surface temperature is projected to increase by 1.4°C to 5.8°C over the period 1990 to 2100. </w:t>
            </w:r>
          </w:p>
        </w:tc>
        <w:tc>
          <w:tcPr>
            <w:tcW w:w="2268" w:type="dxa"/>
          </w:tcPr>
          <w:p w14:paraId="1FB23F29" w14:textId="77777777" w:rsidR="007F1F02" w:rsidRDefault="007F1F02" w:rsidP="009779EA">
            <w:pPr>
              <w:pStyle w:val="Normal1"/>
              <w:pBdr>
                <w:top w:val="nil"/>
                <w:left w:val="nil"/>
                <w:bottom w:val="nil"/>
                <w:right w:val="nil"/>
                <w:between w:val="nil"/>
              </w:pBdr>
              <w:rPr>
                <w:color w:val="2D2829"/>
              </w:rPr>
            </w:pPr>
            <w:r>
              <w:rPr>
                <w:color w:val="2D2829"/>
              </w:rPr>
              <w:t>For the next two decades, a warming of about 0.2°C per decade is projected for a range of SRES emission scenarios. Even if the concentrations of all greenhouse gases and aerosols had been kept constant at year 2000 levels, a further warming of about 0.1°C per decade would be expected. </w:t>
            </w:r>
          </w:p>
        </w:tc>
        <w:tc>
          <w:tcPr>
            <w:tcW w:w="2268" w:type="dxa"/>
          </w:tcPr>
          <w:p w14:paraId="142DBAC6" w14:textId="77777777" w:rsidR="007F1F02" w:rsidRDefault="007F1F02" w:rsidP="009779EA">
            <w:pPr>
              <w:pStyle w:val="Normal1"/>
              <w:pBdr>
                <w:top w:val="nil"/>
                <w:left w:val="nil"/>
                <w:bottom w:val="nil"/>
                <w:right w:val="nil"/>
                <w:between w:val="nil"/>
              </w:pBdr>
              <w:rPr>
                <w:color w:val="2D2829"/>
              </w:rPr>
            </w:pPr>
            <w:r>
              <w:rPr>
                <w:color w:val="2D2829"/>
              </w:rPr>
              <w:t xml:space="preserve">Global surface temperature change for the end of the 21st century is </w:t>
            </w:r>
            <w:r>
              <w:rPr>
                <w:i/>
                <w:color w:val="2D2829"/>
              </w:rPr>
              <w:t>likely</w:t>
            </w:r>
            <w:r>
              <w:rPr>
                <w:color w:val="2D2829"/>
              </w:rPr>
              <w:t xml:space="preserve"> to exceed 1.5°C relative to 1850 to 1900 for all RCP scenarios except RCP2.6. It is likely to exceed 2°C for RCP6.0 and RCP8.5, and </w:t>
            </w:r>
            <w:r>
              <w:rPr>
                <w:i/>
                <w:color w:val="2D2829"/>
              </w:rPr>
              <w:t>more likely than not</w:t>
            </w:r>
            <w:r>
              <w:rPr>
                <w:color w:val="2D2829"/>
              </w:rPr>
              <w:t xml:space="preserve"> to exceed 2°C for RCP4.5. Warming will continue beyond 2100 under all RCP scenarios except RCP2.6. Warming will continue to exhibit interannual-to-decadal variability and will not be regionally uniform.</w:t>
            </w:r>
          </w:p>
        </w:tc>
        <w:tc>
          <w:tcPr>
            <w:tcW w:w="1474" w:type="dxa"/>
          </w:tcPr>
          <w:p w14:paraId="3962FE38" w14:textId="77777777" w:rsidR="007F1F02" w:rsidRDefault="007F1F02" w:rsidP="009779EA">
            <w:pPr>
              <w:pStyle w:val="Normal1"/>
              <w:pBdr>
                <w:top w:val="nil"/>
                <w:left w:val="nil"/>
                <w:bottom w:val="nil"/>
                <w:right w:val="nil"/>
                <w:between w:val="nil"/>
              </w:pBdr>
              <w:rPr>
                <w:color w:val="2D2829"/>
              </w:rPr>
            </w:pPr>
          </w:p>
        </w:tc>
      </w:tr>
      <w:tr w:rsidR="007F1F02" w:rsidRPr="00512141" w14:paraId="562854B3" w14:textId="77777777" w:rsidTr="009779EA">
        <w:trPr>
          <w:trHeight w:val="300"/>
        </w:trPr>
        <w:tc>
          <w:tcPr>
            <w:tcW w:w="1526" w:type="dxa"/>
            <w:vMerge/>
          </w:tcPr>
          <w:p w14:paraId="3E5E9AD5" w14:textId="77777777" w:rsidR="007F1F02" w:rsidRDefault="007F1F02" w:rsidP="009779EA">
            <w:pPr>
              <w:pStyle w:val="Normal1"/>
              <w:pBdr>
                <w:top w:val="nil"/>
                <w:left w:val="nil"/>
                <w:bottom w:val="nil"/>
                <w:right w:val="nil"/>
                <w:between w:val="nil"/>
              </w:pBdr>
              <w:spacing w:line="276" w:lineRule="auto"/>
              <w:rPr>
                <w:color w:val="2D2829"/>
              </w:rPr>
            </w:pPr>
          </w:p>
        </w:tc>
        <w:tc>
          <w:tcPr>
            <w:tcW w:w="2551" w:type="dxa"/>
            <w:vMerge/>
          </w:tcPr>
          <w:p w14:paraId="4E66C54E" w14:textId="77777777" w:rsidR="007F1F02" w:rsidRDefault="007F1F02" w:rsidP="009779EA">
            <w:pPr>
              <w:pStyle w:val="Normal1"/>
              <w:pBdr>
                <w:top w:val="nil"/>
                <w:left w:val="nil"/>
                <w:bottom w:val="nil"/>
                <w:right w:val="nil"/>
                <w:between w:val="nil"/>
              </w:pBdr>
              <w:spacing w:line="276" w:lineRule="auto"/>
              <w:rPr>
                <w:color w:val="2D2829"/>
              </w:rPr>
            </w:pPr>
          </w:p>
        </w:tc>
        <w:tc>
          <w:tcPr>
            <w:tcW w:w="2268" w:type="dxa"/>
            <w:vMerge/>
          </w:tcPr>
          <w:p w14:paraId="57AC18B4" w14:textId="77777777" w:rsidR="007F1F02" w:rsidRDefault="007F1F02" w:rsidP="009779EA">
            <w:pPr>
              <w:pStyle w:val="Normal1"/>
              <w:pBdr>
                <w:top w:val="nil"/>
                <w:left w:val="nil"/>
                <w:bottom w:val="nil"/>
                <w:right w:val="nil"/>
                <w:between w:val="nil"/>
              </w:pBdr>
              <w:spacing w:line="276" w:lineRule="auto"/>
              <w:rPr>
                <w:color w:val="2D2829"/>
              </w:rPr>
            </w:pPr>
          </w:p>
        </w:tc>
        <w:tc>
          <w:tcPr>
            <w:tcW w:w="2410" w:type="dxa"/>
          </w:tcPr>
          <w:p w14:paraId="003C834B" w14:textId="77777777" w:rsidR="007F1F02" w:rsidRDefault="007F1F02" w:rsidP="009779EA">
            <w:pPr>
              <w:pStyle w:val="Normal1"/>
              <w:pBdr>
                <w:top w:val="nil"/>
                <w:left w:val="nil"/>
                <w:bottom w:val="nil"/>
                <w:right w:val="nil"/>
                <w:between w:val="nil"/>
              </w:pBdr>
              <w:rPr>
                <w:color w:val="2D2829"/>
              </w:rPr>
            </w:pPr>
            <w:r>
              <w:rPr>
                <w:color w:val="2D2829"/>
              </w:rPr>
              <w:t>Confidence in the ability of models to project future climate has increased. </w:t>
            </w:r>
          </w:p>
          <w:p w14:paraId="2C8575D1" w14:textId="77777777" w:rsidR="007F1F02" w:rsidRDefault="007F1F02" w:rsidP="009779EA">
            <w:pPr>
              <w:pStyle w:val="Normal1"/>
              <w:pBdr>
                <w:top w:val="nil"/>
                <w:left w:val="nil"/>
                <w:bottom w:val="nil"/>
                <w:right w:val="nil"/>
                <w:between w:val="nil"/>
              </w:pBdr>
              <w:rPr>
                <w:color w:val="000000"/>
              </w:rPr>
            </w:pPr>
          </w:p>
          <w:p w14:paraId="170594CB" w14:textId="77777777" w:rsidR="007F1F02" w:rsidRDefault="007F1F02" w:rsidP="009779EA">
            <w:pPr>
              <w:pStyle w:val="Normal1"/>
              <w:pBdr>
                <w:top w:val="nil"/>
                <w:left w:val="nil"/>
                <w:bottom w:val="nil"/>
                <w:right w:val="nil"/>
                <w:between w:val="nil"/>
              </w:pBdr>
              <w:rPr>
                <w:color w:val="000000"/>
              </w:rPr>
            </w:pPr>
          </w:p>
          <w:p w14:paraId="4C29E4A5" w14:textId="77777777" w:rsidR="007F1F02" w:rsidRDefault="007F1F02" w:rsidP="009779EA">
            <w:pPr>
              <w:pStyle w:val="Normal1"/>
              <w:pBdr>
                <w:top w:val="nil"/>
                <w:left w:val="nil"/>
                <w:bottom w:val="nil"/>
                <w:right w:val="nil"/>
                <w:between w:val="nil"/>
              </w:pBdr>
              <w:rPr>
                <w:color w:val="000000"/>
              </w:rPr>
            </w:pPr>
          </w:p>
          <w:p w14:paraId="7E3570EB" w14:textId="77777777" w:rsidR="007F1F02" w:rsidRDefault="007F1F02" w:rsidP="009779EA">
            <w:pPr>
              <w:pStyle w:val="Normal1"/>
              <w:pBdr>
                <w:top w:val="nil"/>
                <w:left w:val="nil"/>
                <w:bottom w:val="nil"/>
                <w:right w:val="nil"/>
                <w:between w:val="nil"/>
              </w:pBdr>
              <w:rPr>
                <w:color w:val="2D2829"/>
              </w:rPr>
            </w:pPr>
          </w:p>
          <w:p w14:paraId="6339E58C" w14:textId="77777777" w:rsidR="007F1F02" w:rsidRDefault="007F1F02" w:rsidP="009779EA">
            <w:pPr>
              <w:pStyle w:val="Normal1"/>
              <w:pBdr>
                <w:top w:val="nil"/>
                <w:left w:val="nil"/>
                <w:bottom w:val="nil"/>
                <w:right w:val="nil"/>
                <w:between w:val="nil"/>
              </w:pBdr>
              <w:jc w:val="center"/>
              <w:rPr>
                <w:color w:val="2D2829"/>
              </w:rPr>
            </w:pPr>
          </w:p>
          <w:p w14:paraId="3F282791" w14:textId="77777777" w:rsidR="007F1F02" w:rsidRDefault="007F1F02" w:rsidP="009779EA">
            <w:pPr>
              <w:pStyle w:val="Normal1"/>
              <w:pBdr>
                <w:top w:val="nil"/>
                <w:left w:val="nil"/>
                <w:bottom w:val="nil"/>
                <w:right w:val="nil"/>
                <w:between w:val="nil"/>
              </w:pBdr>
              <w:rPr>
                <w:color w:val="000000"/>
              </w:rPr>
            </w:pPr>
          </w:p>
        </w:tc>
        <w:tc>
          <w:tcPr>
            <w:tcW w:w="2268" w:type="dxa"/>
          </w:tcPr>
          <w:p w14:paraId="0282BB3F" w14:textId="77777777" w:rsidR="007F1F02" w:rsidRDefault="007F1F02" w:rsidP="009779EA">
            <w:pPr>
              <w:pStyle w:val="Normal1"/>
              <w:pBdr>
                <w:top w:val="nil"/>
                <w:left w:val="nil"/>
                <w:bottom w:val="nil"/>
                <w:right w:val="nil"/>
                <w:between w:val="nil"/>
              </w:pBdr>
              <w:rPr>
                <w:color w:val="2D2829"/>
              </w:rPr>
            </w:pPr>
            <w:r>
              <w:rPr>
                <w:color w:val="2D2829"/>
              </w:rPr>
              <w:lastRenderedPageBreak/>
              <w:t xml:space="preserve">There is now higher confidence in projected patterns of warming and other regional-scale features, </w:t>
            </w:r>
            <w:r>
              <w:rPr>
                <w:color w:val="2D2829"/>
              </w:rPr>
              <w:lastRenderedPageBreak/>
              <w:t>including changes in wind patterns, precipitation and some aspects of extremes and of ice. </w:t>
            </w:r>
          </w:p>
        </w:tc>
        <w:tc>
          <w:tcPr>
            <w:tcW w:w="2268" w:type="dxa"/>
          </w:tcPr>
          <w:p w14:paraId="6C5623FF" w14:textId="77777777" w:rsidR="007F1F02" w:rsidRDefault="007F1F02" w:rsidP="009779EA">
            <w:pPr>
              <w:pStyle w:val="Normal1"/>
              <w:pBdr>
                <w:top w:val="nil"/>
                <w:left w:val="nil"/>
                <w:bottom w:val="nil"/>
                <w:right w:val="nil"/>
                <w:between w:val="nil"/>
              </w:pBdr>
              <w:rPr>
                <w:color w:val="000000"/>
              </w:rPr>
            </w:pPr>
            <w:r>
              <w:rPr>
                <w:color w:val="000000"/>
              </w:rPr>
              <w:lastRenderedPageBreak/>
              <w:t xml:space="preserve">Climate models have improved since the AR4. Models reproduce observed continental-scale </w:t>
            </w:r>
            <w:r>
              <w:rPr>
                <w:color w:val="000000"/>
              </w:rPr>
              <w:lastRenderedPageBreak/>
              <w:t>surface temperature patterns and trends over many decades, including the more rapid warming since the mid-20th century and the cooling immediately following large volcanic eruptions. </w:t>
            </w:r>
          </w:p>
        </w:tc>
        <w:tc>
          <w:tcPr>
            <w:tcW w:w="1474" w:type="dxa"/>
          </w:tcPr>
          <w:p w14:paraId="3FAFCBC0" w14:textId="77777777" w:rsidR="007F1F02" w:rsidRDefault="007F1F02" w:rsidP="009779EA">
            <w:pPr>
              <w:pStyle w:val="Normal1"/>
              <w:pBdr>
                <w:top w:val="nil"/>
                <w:left w:val="nil"/>
                <w:bottom w:val="nil"/>
                <w:right w:val="nil"/>
                <w:between w:val="nil"/>
              </w:pBdr>
              <w:rPr>
                <w:color w:val="000000"/>
              </w:rPr>
            </w:pPr>
          </w:p>
        </w:tc>
      </w:tr>
      <w:tr w:rsidR="007F1F02" w:rsidRPr="00512141" w14:paraId="48D62C13" w14:textId="77777777" w:rsidTr="009779EA">
        <w:trPr>
          <w:trHeight w:val="300"/>
        </w:trPr>
        <w:tc>
          <w:tcPr>
            <w:tcW w:w="1526" w:type="dxa"/>
            <w:vMerge/>
          </w:tcPr>
          <w:p w14:paraId="64462999" w14:textId="77777777" w:rsidR="007F1F02" w:rsidRDefault="007F1F02" w:rsidP="009779EA">
            <w:pPr>
              <w:pStyle w:val="Normal1"/>
              <w:pBdr>
                <w:top w:val="nil"/>
                <w:left w:val="nil"/>
                <w:bottom w:val="nil"/>
                <w:right w:val="nil"/>
                <w:between w:val="nil"/>
              </w:pBdr>
              <w:spacing w:line="276" w:lineRule="auto"/>
              <w:rPr>
                <w:color w:val="000000"/>
              </w:rPr>
            </w:pPr>
          </w:p>
        </w:tc>
        <w:tc>
          <w:tcPr>
            <w:tcW w:w="2551" w:type="dxa"/>
            <w:vMerge/>
          </w:tcPr>
          <w:p w14:paraId="72B6B2DD" w14:textId="77777777" w:rsidR="007F1F02" w:rsidRDefault="007F1F02" w:rsidP="009779EA">
            <w:pPr>
              <w:pStyle w:val="Normal1"/>
              <w:pBdr>
                <w:top w:val="nil"/>
                <w:left w:val="nil"/>
                <w:bottom w:val="nil"/>
                <w:right w:val="nil"/>
                <w:between w:val="nil"/>
              </w:pBdr>
              <w:spacing w:line="276" w:lineRule="auto"/>
              <w:rPr>
                <w:color w:val="000000"/>
              </w:rPr>
            </w:pPr>
          </w:p>
        </w:tc>
        <w:tc>
          <w:tcPr>
            <w:tcW w:w="2268" w:type="dxa"/>
            <w:vMerge/>
          </w:tcPr>
          <w:p w14:paraId="65F8B1C8" w14:textId="77777777" w:rsidR="007F1F02" w:rsidRDefault="007F1F02" w:rsidP="009779EA">
            <w:pPr>
              <w:pStyle w:val="Normal1"/>
              <w:pBdr>
                <w:top w:val="nil"/>
                <w:left w:val="nil"/>
                <w:bottom w:val="nil"/>
                <w:right w:val="nil"/>
                <w:between w:val="nil"/>
              </w:pBdr>
              <w:spacing w:line="276" w:lineRule="auto"/>
              <w:rPr>
                <w:color w:val="000000"/>
              </w:rPr>
            </w:pPr>
          </w:p>
        </w:tc>
        <w:tc>
          <w:tcPr>
            <w:tcW w:w="2410" w:type="dxa"/>
          </w:tcPr>
          <w:p w14:paraId="10C93C45" w14:textId="77777777" w:rsidR="007F1F02" w:rsidRDefault="007F1F02" w:rsidP="009779EA">
            <w:pPr>
              <w:pStyle w:val="Normal1"/>
              <w:pBdr>
                <w:top w:val="nil"/>
                <w:left w:val="nil"/>
                <w:bottom w:val="nil"/>
                <w:right w:val="nil"/>
                <w:between w:val="nil"/>
              </w:pBdr>
              <w:rPr>
                <w:color w:val="2D2829"/>
              </w:rPr>
            </w:pPr>
            <w:r>
              <w:rPr>
                <w:color w:val="2D2829"/>
              </w:rPr>
              <w:t>Anthropogenic climate change will persist for many centuries. </w:t>
            </w:r>
          </w:p>
        </w:tc>
        <w:tc>
          <w:tcPr>
            <w:tcW w:w="2268" w:type="dxa"/>
          </w:tcPr>
          <w:p w14:paraId="1319EB27" w14:textId="77777777" w:rsidR="007F1F02" w:rsidRDefault="007F1F02" w:rsidP="009779EA">
            <w:pPr>
              <w:pStyle w:val="Normal1"/>
              <w:pBdr>
                <w:top w:val="nil"/>
                <w:left w:val="nil"/>
                <w:bottom w:val="nil"/>
                <w:right w:val="nil"/>
                <w:between w:val="nil"/>
              </w:pBdr>
              <w:rPr>
                <w:color w:val="2D2829"/>
              </w:rPr>
            </w:pPr>
            <w:r>
              <w:rPr>
                <w:color w:val="2D2829"/>
              </w:rPr>
              <w:t>Anthropogenic warming and sea level rise would continue for centuries, even if greenhouse gas concentrations were to be stabilised. </w:t>
            </w:r>
          </w:p>
        </w:tc>
        <w:tc>
          <w:tcPr>
            <w:tcW w:w="2268" w:type="dxa"/>
          </w:tcPr>
          <w:p w14:paraId="645EE09A" w14:textId="77777777" w:rsidR="007F1F02" w:rsidRDefault="007F1F02" w:rsidP="009779EA">
            <w:pPr>
              <w:pStyle w:val="Normal1"/>
              <w:pBdr>
                <w:top w:val="nil"/>
                <w:left w:val="nil"/>
                <w:bottom w:val="nil"/>
                <w:right w:val="nil"/>
                <w:between w:val="nil"/>
              </w:pBdr>
              <w:rPr>
                <w:color w:val="2D2829"/>
              </w:rPr>
            </w:pPr>
            <w:r>
              <w:rPr>
                <w:color w:val="2D2829"/>
              </w:rPr>
              <w:t>Cumulative emissions of CO</w:t>
            </w:r>
            <w:r>
              <w:rPr>
                <w:color w:val="2D2829"/>
                <w:vertAlign w:val="subscript"/>
              </w:rPr>
              <w:t>2</w:t>
            </w:r>
            <w:r>
              <w:rPr>
                <w:color w:val="2D2829"/>
              </w:rPr>
              <w:t xml:space="preserve"> largely determine global mean surface warming by the late 21</w:t>
            </w:r>
            <w:r w:rsidRPr="00CE293C">
              <w:rPr>
                <w:color w:val="2D2829"/>
              </w:rPr>
              <w:t>st</w:t>
            </w:r>
            <w:r>
              <w:rPr>
                <w:color w:val="2D2829"/>
              </w:rPr>
              <w:t xml:space="preserve"> century and beyond. Most aspects of climate change will persist for many centuries even if emissions of CO</w:t>
            </w:r>
            <w:r>
              <w:rPr>
                <w:color w:val="2D2829"/>
                <w:vertAlign w:val="subscript"/>
              </w:rPr>
              <w:t>2</w:t>
            </w:r>
            <w:r>
              <w:rPr>
                <w:color w:val="2D2829"/>
              </w:rPr>
              <w:t xml:space="preserve"> are stopped. This represents a substantial multi-century climate change commitment created by past, present and future emissions of CO</w:t>
            </w:r>
            <w:r>
              <w:rPr>
                <w:color w:val="2D2829"/>
                <w:vertAlign w:val="subscript"/>
              </w:rPr>
              <w:t>2</w:t>
            </w:r>
            <w:r>
              <w:rPr>
                <w:color w:val="2D2829"/>
              </w:rPr>
              <w:t>.</w:t>
            </w:r>
          </w:p>
        </w:tc>
        <w:tc>
          <w:tcPr>
            <w:tcW w:w="1474" w:type="dxa"/>
          </w:tcPr>
          <w:p w14:paraId="26DB5EF2" w14:textId="77777777" w:rsidR="007F1F02" w:rsidRDefault="007F1F02" w:rsidP="009779EA">
            <w:pPr>
              <w:pStyle w:val="Normal1"/>
              <w:pBdr>
                <w:top w:val="nil"/>
                <w:left w:val="nil"/>
                <w:bottom w:val="nil"/>
                <w:right w:val="nil"/>
                <w:between w:val="nil"/>
              </w:pBdr>
              <w:rPr>
                <w:color w:val="2D2829"/>
              </w:rPr>
            </w:pPr>
          </w:p>
        </w:tc>
      </w:tr>
      <w:tr w:rsidR="007F1F02" w:rsidRPr="00512141" w14:paraId="6D5652ED" w14:textId="77777777" w:rsidTr="009779EA">
        <w:trPr>
          <w:trHeight w:val="300"/>
        </w:trPr>
        <w:tc>
          <w:tcPr>
            <w:tcW w:w="1526" w:type="dxa"/>
          </w:tcPr>
          <w:p w14:paraId="5B65BDA7" w14:textId="0709DE2B" w:rsidR="007F1F02" w:rsidRDefault="007F1F02" w:rsidP="009779EA">
            <w:pPr>
              <w:pStyle w:val="Normal1"/>
              <w:pBdr>
                <w:top w:val="nil"/>
                <w:left w:val="nil"/>
                <w:bottom w:val="nil"/>
                <w:right w:val="nil"/>
                <w:between w:val="nil"/>
              </w:pBdr>
              <w:rPr>
                <w:b/>
                <w:color w:val="2D2829"/>
              </w:rPr>
            </w:pPr>
            <w:r>
              <w:rPr>
                <w:b/>
                <w:color w:val="2D2829"/>
              </w:rPr>
              <w:t>Projections of Future Changes in Climate</w:t>
            </w:r>
            <w:del w:id="7826" w:author="Ian Blenkinsop" w:date="2021-07-12T11:12:00Z">
              <w:r w:rsidDel="00877429">
                <w:rPr>
                  <w:b/>
                  <w:color w:val="2D2829"/>
                </w:rPr>
                <w:delText> -</w:delText>
              </w:r>
            </w:del>
            <w:ins w:id="7827" w:author="Ian Blenkinsop" w:date="2021-07-12T11:12:00Z">
              <w:r w:rsidR="00877429">
                <w:rPr>
                  <w:b/>
                  <w:color w:val="2D2829"/>
                </w:rPr>
                <w:t>:</w:t>
              </w:r>
            </w:ins>
            <w:r>
              <w:rPr>
                <w:b/>
                <w:color w:val="2D2829"/>
              </w:rPr>
              <w:t xml:space="preserve"> Sea Level </w:t>
            </w:r>
          </w:p>
        </w:tc>
        <w:tc>
          <w:tcPr>
            <w:tcW w:w="2551" w:type="dxa"/>
          </w:tcPr>
          <w:p w14:paraId="692986F5" w14:textId="77777777" w:rsidR="007F1F02" w:rsidRDefault="007F1F02" w:rsidP="009779EA">
            <w:pPr>
              <w:pStyle w:val="Normal1"/>
              <w:pBdr>
                <w:top w:val="nil"/>
                <w:left w:val="nil"/>
                <w:bottom w:val="nil"/>
                <w:right w:val="nil"/>
                <w:between w:val="nil"/>
              </w:pBdr>
              <w:rPr>
                <w:color w:val="2D2829"/>
              </w:rPr>
            </w:pPr>
            <w:r>
              <w:rPr>
                <w:color w:val="2D2829"/>
              </w:rPr>
              <w:t>An average rate of global mean sea level rise of about 6 cm per decade over the next century (with an uncertainty range of 3 to 10 cm per decade) is projected. </w:t>
            </w:r>
          </w:p>
        </w:tc>
        <w:tc>
          <w:tcPr>
            <w:tcW w:w="2268" w:type="dxa"/>
          </w:tcPr>
          <w:p w14:paraId="792B564B" w14:textId="77777777" w:rsidR="007F1F02" w:rsidRDefault="007F1F02" w:rsidP="009779EA">
            <w:pPr>
              <w:pStyle w:val="Normal1"/>
              <w:pBdr>
                <w:top w:val="nil"/>
                <w:left w:val="nil"/>
                <w:bottom w:val="nil"/>
                <w:right w:val="nil"/>
                <w:between w:val="nil"/>
              </w:pBdr>
              <w:rPr>
                <w:color w:val="2D2829"/>
              </w:rPr>
            </w:pPr>
            <w:r>
              <w:rPr>
                <w:color w:val="2D2829"/>
              </w:rPr>
              <w:t>For the IS92a scenario, assuming the ‘best estimate’ values of climate</w:t>
            </w:r>
          </w:p>
          <w:p w14:paraId="0E9A6DAA" w14:textId="77777777" w:rsidR="007F1F02" w:rsidRDefault="007F1F02" w:rsidP="009779EA">
            <w:pPr>
              <w:pStyle w:val="Normal1"/>
              <w:pBdr>
                <w:top w:val="nil"/>
                <w:left w:val="nil"/>
                <w:bottom w:val="nil"/>
                <w:right w:val="nil"/>
                <w:between w:val="nil"/>
              </w:pBdr>
              <w:rPr>
                <w:color w:val="2D2829"/>
              </w:rPr>
            </w:pPr>
            <w:r>
              <w:rPr>
                <w:color w:val="2D2829"/>
              </w:rPr>
              <w:t xml:space="preserve">sensitivity and of ice melt sensitivity to warming and including the effects of future </w:t>
            </w:r>
            <w:r>
              <w:rPr>
                <w:color w:val="2D2829"/>
              </w:rPr>
              <w:lastRenderedPageBreak/>
              <w:t>changes in aerosol concentrations, models project a sea level rise of about 50 cm from the present to 2100. The corresponding ‘low’ and ‘high’ projections are 15 and 95 cm.</w:t>
            </w:r>
          </w:p>
        </w:tc>
        <w:tc>
          <w:tcPr>
            <w:tcW w:w="2410" w:type="dxa"/>
          </w:tcPr>
          <w:p w14:paraId="556DD452" w14:textId="77777777" w:rsidR="007F1F02" w:rsidRDefault="007F1F02" w:rsidP="009779EA">
            <w:pPr>
              <w:pStyle w:val="Normal1"/>
              <w:pBdr>
                <w:top w:val="nil"/>
                <w:left w:val="nil"/>
                <w:bottom w:val="nil"/>
                <w:right w:val="nil"/>
                <w:between w:val="nil"/>
              </w:pBdr>
              <w:rPr>
                <w:color w:val="2D2829"/>
              </w:rPr>
            </w:pPr>
            <w:r>
              <w:rPr>
                <w:color w:val="2D2829"/>
              </w:rPr>
              <w:lastRenderedPageBreak/>
              <w:t>Global mean sea level is projected to rise by 0.09 to 0.88 m between 1990 and 2100. </w:t>
            </w:r>
          </w:p>
        </w:tc>
        <w:tc>
          <w:tcPr>
            <w:tcW w:w="2268" w:type="dxa"/>
          </w:tcPr>
          <w:p w14:paraId="71772527" w14:textId="77777777" w:rsidR="007F1F02" w:rsidRDefault="007F1F02" w:rsidP="009779EA">
            <w:pPr>
              <w:pStyle w:val="Normal1"/>
              <w:pBdr>
                <w:top w:val="nil"/>
                <w:left w:val="nil"/>
                <w:bottom w:val="nil"/>
                <w:right w:val="nil"/>
                <w:between w:val="nil"/>
              </w:pBdr>
              <w:rPr>
                <w:color w:val="2D2829"/>
              </w:rPr>
            </w:pPr>
            <w:r>
              <w:rPr>
                <w:color w:val="2D2829"/>
              </w:rPr>
              <w:t>Global sea level rise for the range of scenarios is projected as 0.18 to 0.59 m by the end of the 21st century.</w:t>
            </w:r>
          </w:p>
        </w:tc>
        <w:tc>
          <w:tcPr>
            <w:tcW w:w="2268" w:type="dxa"/>
          </w:tcPr>
          <w:p w14:paraId="02D9416F" w14:textId="77777777" w:rsidR="007F1F02" w:rsidRDefault="007F1F02" w:rsidP="009779EA">
            <w:pPr>
              <w:pStyle w:val="Normal1"/>
              <w:pBdr>
                <w:top w:val="nil"/>
                <w:left w:val="nil"/>
                <w:bottom w:val="nil"/>
                <w:right w:val="nil"/>
                <w:between w:val="nil"/>
              </w:pBdr>
              <w:rPr>
                <w:color w:val="000000"/>
              </w:rPr>
            </w:pPr>
            <w:r>
              <w:rPr>
                <w:color w:val="000000"/>
              </w:rPr>
              <w:t xml:space="preserve">Global mean sea level rise for 2081–2100 relative to 1986–2005 will </w:t>
            </w:r>
            <w:r>
              <w:rPr>
                <w:i/>
                <w:color w:val="000000"/>
              </w:rPr>
              <w:t>likely</w:t>
            </w:r>
            <w:r>
              <w:rPr>
                <w:color w:val="000000"/>
              </w:rPr>
              <w:t xml:space="preserve"> be in the ranges of 0.26 to 0.55 m for RCP2.6, 0.32 to 0.63 m for RCP4.5, 0.33 to 0.63 m for </w:t>
            </w:r>
            <w:r>
              <w:rPr>
                <w:color w:val="000000"/>
              </w:rPr>
              <w:lastRenderedPageBreak/>
              <w:t>RCP6.0, and 0.45 to 0.82 m for RCP8.5.</w:t>
            </w:r>
          </w:p>
        </w:tc>
        <w:tc>
          <w:tcPr>
            <w:tcW w:w="1474" w:type="dxa"/>
          </w:tcPr>
          <w:p w14:paraId="63AFE0F7" w14:textId="77777777" w:rsidR="007F1F02" w:rsidRDefault="007F1F02" w:rsidP="009779EA">
            <w:pPr>
              <w:pStyle w:val="Normal1"/>
              <w:pBdr>
                <w:top w:val="nil"/>
                <w:left w:val="nil"/>
                <w:bottom w:val="nil"/>
                <w:right w:val="nil"/>
                <w:between w:val="nil"/>
              </w:pBdr>
              <w:rPr>
                <w:color w:val="000000"/>
              </w:rPr>
            </w:pPr>
          </w:p>
        </w:tc>
      </w:tr>
      <w:tr w:rsidR="007F1F02" w:rsidRPr="00512141" w14:paraId="0E2CE3DA" w14:textId="77777777" w:rsidTr="009779EA">
        <w:trPr>
          <w:trHeight w:val="2640"/>
        </w:trPr>
        <w:tc>
          <w:tcPr>
            <w:tcW w:w="1526" w:type="dxa"/>
          </w:tcPr>
          <w:p w14:paraId="23B82DDC" w14:textId="3BB7DDC7" w:rsidR="007F1F02" w:rsidRDefault="007F1F02" w:rsidP="009779EA">
            <w:pPr>
              <w:pStyle w:val="Normal1"/>
              <w:pBdr>
                <w:top w:val="nil"/>
                <w:left w:val="nil"/>
                <w:bottom w:val="nil"/>
                <w:right w:val="nil"/>
                <w:between w:val="nil"/>
              </w:pBdr>
              <w:rPr>
                <w:b/>
                <w:color w:val="000000"/>
              </w:rPr>
            </w:pPr>
            <w:r>
              <w:rPr>
                <w:b/>
                <w:color w:val="000000"/>
              </w:rPr>
              <w:t>Projections of Future Changes in Climate</w:t>
            </w:r>
            <w:del w:id="7828" w:author="Ian Blenkinsop" w:date="2021-07-12T11:12:00Z">
              <w:r w:rsidDel="00877429">
                <w:rPr>
                  <w:b/>
                  <w:color w:val="000000"/>
                </w:rPr>
                <w:delText> -</w:delText>
              </w:r>
            </w:del>
            <w:ins w:id="7829" w:author="Ian Blenkinsop" w:date="2021-07-12T11:12:00Z">
              <w:r w:rsidR="00877429">
                <w:rPr>
                  <w:b/>
                  <w:color w:val="000000"/>
                </w:rPr>
                <w:t>:</w:t>
              </w:r>
            </w:ins>
            <w:r>
              <w:rPr>
                <w:b/>
                <w:color w:val="000000"/>
              </w:rPr>
              <w:t xml:space="preserve"> </w:t>
            </w:r>
            <w:commentRangeStart w:id="7830"/>
            <w:r>
              <w:rPr>
                <w:b/>
                <w:color w:val="000000"/>
              </w:rPr>
              <w:t>AMOC</w:t>
            </w:r>
            <w:commentRangeEnd w:id="7830"/>
            <w:r w:rsidR="00877429">
              <w:rPr>
                <w:rStyle w:val="CommentReference"/>
                <w:rFonts w:cstheme="minorBidi"/>
                <w:lang w:eastAsia="fr-FR"/>
              </w:rPr>
              <w:commentReference w:id="7830"/>
            </w:r>
            <w:r>
              <w:rPr>
                <w:b/>
                <w:color w:val="000000"/>
              </w:rPr>
              <w:t> </w:t>
            </w:r>
          </w:p>
        </w:tc>
        <w:tc>
          <w:tcPr>
            <w:tcW w:w="2551" w:type="dxa"/>
          </w:tcPr>
          <w:p w14:paraId="6BC409CA" w14:textId="77777777" w:rsidR="007F1F02" w:rsidRDefault="007F1F02" w:rsidP="009779EA">
            <w:pPr>
              <w:pStyle w:val="Normal1"/>
              <w:pBdr>
                <w:top w:val="nil"/>
                <w:left w:val="nil"/>
                <w:bottom w:val="nil"/>
                <w:right w:val="nil"/>
                <w:between w:val="nil"/>
              </w:pBdr>
              <w:rPr>
                <w:b/>
                <w:color w:val="000000"/>
              </w:rPr>
            </w:pPr>
          </w:p>
        </w:tc>
        <w:tc>
          <w:tcPr>
            <w:tcW w:w="2268" w:type="dxa"/>
          </w:tcPr>
          <w:p w14:paraId="5AB8856A" w14:textId="77777777" w:rsidR="007F1F02" w:rsidRDefault="007F1F02" w:rsidP="009779EA">
            <w:pPr>
              <w:pStyle w:val="Normal1"/>
              <w:pBdr>
                <w:top w:val="nil"/>
                <w:left w:val="nil"/>
                <w:bottom w:val="nil"/>
                <w:right w:val="nil"/>
                <w:between w:val="nil"/>
              </w:pBdr>
              <w:rPr>
                <w:color w:val="000000"/>
              </w:rPr>
            </w:pPr>
            <w:r>
              <w:rPr>
                <w:color w:val="000000"/>
              </w:rPr>
              <w:t>Most simulations show a reduction in the strength of the North Atlantic thermohaline circulation. Future unexpected, large and rapid climate system changes are difficult to predict. These arise from the non-linear nature of the climate system. Examples include rapid circulation changes in the North Atlantic.</w:t>
            </w:r>
          </w:p>
        </w:tc>
        <w:tc>
          <w:tcPr>
            <w:tcW w:w="2410" w:type="dxa"/>
          </w:tcPr>
          <w:p w14:paraId="73E3173C" w14:textId="77777777" w:rsidR="007F1F02" w:rsidRDefault="007F1F02" w:rsidP="009779EA">
            <w:pPr>
              <w:pStyle w:val="Normal1"/>
              <w:pBdr>
                <w:top w:val="nil"/>
                <w:left w:val="nil"/>
                <w:bottom w:val="nil"/>
                <w:right w:val="nil"/>
                <w:between w:val="nil"/>
              </w:pBdr>
              <w:rPr>
                <w:color w:val="000000"/>
              </w:rPr>
            </w:pPr>
            <w:r>
              <w:rPr>
                <w:color w:val="000000"/>
              </w:rPr>
              <w:t xml:space="preserve">Most models show weakening of the ocean thermohaline circulation, which leads to a reduction of the heat transport into high latitudes of the Northern Hemisphere. However, even in models where the thermohaline circulation weakens, there is still a warming over Europe due to increased greenhouse gases. The current projections using climate models do not exhibit a complete shut-down of the thermohaline circulation by 2100. Beyond 2100, the thermohaline circulation could completely, and possibly irreversibly, shut-down in either hemisphere if </w:t>
            </w:r>
            <w:r>
              <w:rPr>
                <w:color w:val="000000"/>
              </w:rPr>
              <w:lastRenderedPageBreak/>
              <w:t>the change in radiative forcing is large enough and applied long enough.</w:t>
            </w:r>
          </w:p>
        </w:tc>
        <w:tc>
          <w:tcPr>
            <w:tcW w:w="2268" w:type="dxa"/>
          </w:tcPr>
          <w:p w14:paraId="69FF4FEE" w14:textId="77777777" w:rsidR="007F1F02" w:rsidRDefault="007F1F02" w:rsidP="009779EA">
            <w:pPr>
              <w:pStyle w:val="Normal1"/>
              <w:pBdr>
                <w:top w:val="nil"/>
                <w:left w:val="nil"/>
                <w:bottom w:val="nil"/>
                <w:right w:val="nil"/>
                <w:between w:val="nil"/>
              </w:pBdr>
              <w:rPr>
                <w:color w:val="000000"/>
              </w:rPr>
            </w:pPr>
            <w:r>
              <w:rPr>
                <w:color w:val="000000"/>
              </w:rPr>
              <w:lastRenderedPageBreak/>
              <w:t xml:space="preserve">Based on current model simulations, it is </w:t>
            </w:r>
            <w:r>
              <w:rPr>
                <w:i/>
                <w:color w:val="000000"/>
              </w:rPr>
              <w:t>very likely</w:t>
            </w:r>
            <w:r>
              <w:rPr>
                <w:color w:val="000000"/>
              </w:rPr>
              <w:t xml:space="preserve"> that the meridional overturning circulation (MOC) of the Atlantic Ocean will slow down during the 21st century. It is </w:t>
            </w:r>
            <w:r>
              <w:rPr>
                <w:i/>
                <w:color w:val="000000"/>
              </w:rPr>
              <w:t>very unlikely</w:t>
            </w:r>
            <w:r>
              <w:rPr>
                <w:color w:val="000000"/>
              </w:rPr>
              <w:t xml:space="preserve"> that the MOC will undergo a large abrupt transition during the 21st century. Longer-term changes in the MOC cannot be assessed with confidence.</w:t>
            </w:r>
          </w:p>
        </w:tc>
        <w:tc>
          <w:tcPr>
            <w:tcW w:w="2268" w:type="dxa"/>
          </w:tcPr>
          <w:p w14:paraId="02AA5679" w14:textId="77777777" w:rsidR="007F1F02" w:rsidRDefault="007F1F02" w:rsidP="009779EA">
            <w:pPr>
              <w:pStyle w:val="Normal1"/>
              <w:pBdr>
                <w:top w:val="nil"/>
                <w:left w:val="nil"/>
                <w:bottom w:val="nil"/>
                <w:right w:val="nil"/>
                <w:between w:val="nil"/>
              </w:pBdr>
              <w:rPr>
                <w:color w:val="000000"/>
              </w:rPr>
            </w:pPr>
            <w:r>
              <w:rPr>
                <w:color w:val="000000"/>
              </w:rPr>
              <w:t xml:space="preserve">It is </w:t>
            </w:r>
            <w:r>
              <w:rPr>
                <w:i/>
                <w:color w:val="000000"/>
              </w:rPr>
              <w:t>very likely</w:t>
            </w:r>
            <w:r>
              <w:rPr>
                <w:color w:val="000000"/>
              </w:rPr>
              <w:t xml:space="preserve"> that the Atlantic Meridional Overturning Circulation (AMOC) will weaken over the 21st century. It is </w:t>
            </w:r>
            <w:r>
              <w:rPr>
                <w:i/>
                <w:color w:val="000000"/>
              </w:rPr>
              <w:t>very unlikely</w:t>
            </w:r>
            <w:r>
              <w:rPr>
                <w:color w:val="000000"/>
              </w:rPr>
              <w:t xml:space="preserve"> that the AMOC will undergo an abrupt transition or collapse in the 21st century for the scenarios considered. There is </w:t>
            </w:r>
            <w:r>
              <w:rPr>
                <w:i/>
                <w:color w:val="000000"/>
              </w:rPr>
              <w:t>low confidence</w:t>
            </w:r>
            <w:r>
              <w:rPr>
                <w:color w:val="000000"/>
              </w:rPr>
              <w:t xml:space="preserve"> in assessing the evolution of the AMOC beyond the 21st century because of the limited number of analyses and equivocal results. However, a collapse beyond the 21st century for large sustained warming cannot be excluded.</w:t>
            </w:r>
          </w:p>
        </w:tc>
        <w:tc>
          <w:tcPr>
            <w:tcW w:w="1474" w:type="dxa"/>
          </w:tcPr>
          <w:p w14:paraId="5BC420D8" w14:textId="77777777" w:rsidR="007F1F02" w:rsidRDefault="007F1F02" w:rsidP="009779EA">
            <w:pPr>
              <w:pStyle w:val="Normal1"/>
              <w:pBdr>
                <w:top w:val="nil"/>
                <w:left w:val="nil"/>
                <w:bottom w:val="nil"/>
                <w:right w:val="nil"/>
                <w:between w:val="nil"/>
              </w:pBdr>
              <w:rPr>
                <w:color w:val="000000"/>
              </w:rPr>
            </w:pPr>
          </w:p>
        </w:tc>
      </w:tr>
    </w:tbl>
    <w:p w14:paraId="6B2DE375" w14:textId="64334723" w:rsidR="007F1F02" w:rsidRDefault="009779EA" w:rsidP="007F1F02">
      <w:pPr>
        <w:pStyle w:val="Normal1"/>
        <w:pBdr>
          <w:top w:val="nil"/>
          <w:left w:val="nil"/>
          <w:bottom w:val="nil"/>
          <w:right w:val="nil"/>
          <w:between w:val="nil"/>
        </w:pBdr>
        <w:rPr>
          <w:color w:val="000000"/>
        </w:rPr>
      </w:pPr>
      <w:r>
        <w:rPr>
          <w:color w:val="000000"/>
        </w:rPr>
        <w:br w:type="textWrapping" w:clear="all"/>
      </w:r>
    </w:p>
    <w:p w14:paraId="69A0C945" w14:textId="62135F05" w:rsidR="00270A16" w:rsidRDefault="007F1F02">
      <w:pPr>
        <w:pStyle w:val="Normal1"/>
        <w:pBdr>
          <w:top w:val="nil"/>
          <w:left w:val="nil"/>
          <w:bottom w:val="nil"/>
          <w:right w:val="nil"/>
          <w:between w:val="nil"/>
        </w:pBdr>
        <w:spacing w:after="240"/>
        <w:ind w:left="1440" w:hanging="1440"/>
        <w:rPr>
          <w:ins w:id="7831" w:author="Robin Matthews" w:date="2021-05-18T16:00:00Z"/>
        </w:rPr>
        <w:pPrChange w:id="7832" w:author="Robin Matthews" w:date="2021-05-18T16:00:00Z">
          <w:pPr>
            <w:pStyle w:val="Normal1"/>
            <w:pBdr>
              <w:top w:val="nil"/>
              <w:left w:val="nil"/>
              <w:bottom w:val="nil"/>
              <w:right w:val="nil"/>
              <w:between w:val="nil"/>
            </w:pBdr>
            <w:spacing w:after="240"/>
            <w:ind w:left="720" w:hanging="720"/>
          </w:pPr>
        </w:pPrChange>
      </w:pPr>
      <w:r>
        <w:rPr>
          <w:b/>
          <w:color w:val="000000"/>
        </w:rPr>
        <w:t>[END TABLE 1.A.1 HERE]</w:t>
      </w:r>
      <w:r w:rsidR="00270A16">
        <w:t xml:space="preserve"> </w:t>
      </w:r>
    </w:p>
    <w:p w14:paraId="1C312CC4" w14:textId="77777777" w:rsidR="00602365" w:rsidRDefault="00602365" w:rsidP="00ED51D6">
      <w:pPr>
        <w:pStyle w:val="Normal1"/>
        <w:pBdr>
          <w:top w:val="nil"/>
          <w:left w:val="nil"/>
          <w:bottom w:val="nil"/>
          <w:right w:val="nil"/>
          <w:between w:val="nil"/>
        </w:pBdr>
        <w:spacing w:after="240"/>
        <w:ind w:left="720" w:hanging="720"/>
      </w:pPr>
      <w:bookmarkStart w:id="7833" w:name="endrefs"/>
      <w:bookmarkEnd w:id="7833"/>
    </w:p>
    <w:sectPr w:rsidR="00602365" w:rsidSect="00270A16">
      <w:pgSz w:w="16817" w:h="11901" w:orient="landscape"/>
      <w:pgMar w:top="1134" w:right="1134" w:bottom="1134" w:left="1134" w:header="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1" w:author="Ian Blenkinsop" w:date="2021-06-30T09:55:00Z" w:initials="IB">
    <w:p w14:paraId="00A206AD" w14:textId="5234B91C" w:rsidR="007351B2" w:rsidRDefault="007351B2" w:rsidP="0024577B">
      <w:pPr>
        <w:pStyle w:val="CommentText"/>
      </w:pPr>
      <w:r>
        <w:rPr>
          <w:rStyle w:val="CommentReference"/>
        </w:rPr>
        <w:annotationRef/>
      </w:r>
      <w:r>
        <w:t xml:space="preserve">QUERY: </w:t>
      </w:r>
      <w:r w:rsidR="0098796D">
        <w:t xml:space="preserve">assume this is </w:t>
      </w:r>
      <w:r>
        <w:t xml:space="preserve">correct as comma </w:t>
      </w:r>
      <w:r w:rsidR="0098796D">
        <w:t>as same format used in box later. (</w:t>
      </w:r>
      <w:r>
        <w:t>or use slash?</w:t>
      </w:r>
      <w:r w:rsidR="0098796D">
        <w:t>)</w:t>
      </w:r>
    </w:p>
  </w:comment>
  <w:comment w:id="23" w:author="Ian Blenkinsop" w:date="2021-07-13T15:50:00Z" w:initials="IB">
    <w:p w14:paraId="68EB542A" w14:textId="4F9BF46E" w:rsidR="00EC1BF8" w:rsidRDefault="00EC1BF8" w:rsidP="0024577B">
      <w:pPr>
        <w:pStyle w:val="CommentText"/>
      </w:pPr>
      <w:r>
        <w:rPr>
          <w:rStyle w:val="CommentReference"/>
        </w:rPr>
        <w:annotationRef/>
      </w:r>
      <w:r>
        <w:t>If formatting changes are accepted to citation, please copy across to other chapters.</w:t>
      </w:r>
    </w:p>
  </w:comment>
  <w:comment w:id="32" w:author="Ian Blenkinsop" w:date="2021-06-30T11:16:00Z" w:initials="IB">
    <w:p w14:paraId="12199A8C" w14:textId="4FF08C42" w:rsidR="00AD0B8F" w:rsidRDefault="00AD0B8F" w:rsidP="0024577B">
      <w:pPr>
        <w:pStyle w:val="CommentText"/>
      </w:pPr>
      <w:r>
        <w:rPr>
          <w:rStyle w:val="CommentReference"/>
        </w:rPr>
        <w:annotationRef/>
      </w:r>
      <w:r w:rsidR="00CA17BC">
        <w:t>Editors will not be checking the</w:t>
      </w:r>
      <w:r>
        <w:t xml:space="preserve"> Table</w:t>
      </w:r>
      <w:r w:rsidR="00CA17BC">
        <w:t>s</w:t>
      </w:r>
      <w:r>
        <w:t xml:space="preserve"> of Contents</w:t>
      </w:r>
      <w:r w:rsidR="00CA17BC">
        <w:t>:</w:t>
      </w:r>
      <w:r>
        <w:t xml:space="preserve"> </w:t>
      </w:r>
      <w:r w:rsidR="00CA17BC">
        <w:t>these w</w:t>
      </w:r>
      <w:r>
        <w:t>ill be recreated at typesetting stage.</w:t>
      </w:r>
      <w:r w:rsidR="00CA17BC">
        <w:softHyphen/>
      </w:r>
      <w:r w:rsidR="00CA17BC">
        <w:softHyphen/>
      </w:r>
      <w:r w:rsidR="00CA17BC">
        <w:softHyphen/>
      </w:r>
      <w:r w:rsidR="00CA17BC">
        <w:softHyphen/>
      </w:r>
      <w:r w:rsidR="00CA17BC">
        <w:softHyphen/>
      </w:r>
    </w:p>
  </w:comment>
  <w:comment w:id="45" w:author="Ian Blenkinsop" w:date="2021-06-30T11:45:00Z" w:initials="IB">
    <w:p w14:paraId="7B814967" w14:textId="1C17AD59" w:rsidR="00D54D7D" w:rsidRDefault="00D54D7D" w:rsidP="0024577B">
      <w:pPr>
        <w:pStyle w:val="CommentText"/>
      </w:pPr>
      <w:r>
        <w:rPr>
          <w:rStyle w:val="CommentReference"/>
        </w:rPr>
        <w:annotationRef/>
      </w:r>
      <w:r>
        <w:t>QUERY: Not sure if this word (or this phrase) is as clear as it could be.</w:t>
      </w:r>
    </w:p>
  </w:comment>
  <w:comment w:id="49" w:author="Ian Blenkinsop" w:date="2021-07-01T16:39:00Z" w:initials="IB">
    <w:p w14:paraId="437F76FB" w14:textId="52988335" w:rsidR="00E563C1" w:rsidRDefault="00E563C1" w:rsidP="0024577B">
      <w:pPr>
        <w:pStyle w:val="CommentText"/>
      </w:pPr>
      <w:r>
        <w:rPr>
          <w:rStyle w:val="CommentReference"/>
        </w:rPr>
        <w:annotationRef/>
      </w:r>
      <w:r>
        <w:t>carbon dioxide (</w:t>
      </w:r>
      <w:r w:rsidRPr="001F595F">
        <w:t>CO</w:t>
      </w:r>
      <w:r w:rsidRPr="001F595F">
        <w:rPr>
          <w:vertAlign w:val="subscript"/>
        </w:rPr>
        <w:t>2</w:t>
      </w:r>
      <w:r w:rsidRPr="00E563C1">
        <w:t>)</w:t>
      </w:r>
      <w:r>
        <w:rPr>
          <w:vertAlign w:val="subscript"/>
        </w:rPr>
        <w:br/>
      </w:r>
      <w:r w:rsidRPr="001F595F">
        <w:t>[?]</w:t>
      </w:r>
    </w:p>
  </w:comment>
  <w:comment w:id="58" w:author="Ian Blenkinsop" w:date="2021-07-12T11:15:00Z" w:initials="IB">
    <w:p w14:paraId="4502A121" w14:textId="4295C823" w:rsidR="00FA3AFF" w:rsidRDefault="00FA3AFF" w:rsidP="0024577B">
      <w:pPr>
        <w:pStyle w:val="CommentText"/>
      </w:pPr>
      <w:r>
        <w:rPr>
          <w:rStyle w:val="CommentReference"/>
        </w:rPr>
        <w:annotationRef/>
      </w:r>
      <w:r>
        <w:t xml:space="preserve">have kept ‘assessment reports’ lowercase throughout unless referring to a </w:t>
      </w:r>
      <w:r w:rsidRPr="00FA3AFF">
        <w:rPr>
          <w:i/>
          <w:iCs/>
        </w:rPr>
        <w:t>specific</w:t>
      </w:r>
      <w:r>
        <w:t xml:space="preserve"> report or reports</w:t>
      </w:r>
    </w:p>
  </w:comment>
  <w:comment w:id="62" w:author="Ian Blenkinsop" w:date="2021-06-30T14:02:00Z" w:initials="IB">
    <w:p w14:paraId="58E9ED68" w14:textId="19CB1AF0" w:rsidR="00C013F3" w:rsidRDefault="00C013F3" w:rsidP="0024577B">
      <w:pPr>
        <w:pStyle w:val="CommentText"/>
      </w:pPr>
      <w:r>
        <w:rPr>
          <w:rStyle w:val="CommentReference"/>
        </w:rPr>
        <w:annotationRef/>
      </w:r>
      <w:r>
        <w:t xml:space="preserve">QUERY: </w:t>
      </w:r>
      <w:r w:rsidR="00857DC7">
        <w:t xml:space="preserve">Left as </w:t>
      </w:r>
      <w:r w:rsidR="001B350D">
        <w:t>‘</w:t>
      </w:r>
      <w:r w:rsidR="00857DC7">
        <w:t>greenhouse gas</w:t>
      </w:r>
      <w:r w:rsidR="001B350D">
        <w:t>’</w:t>
      </w:r>
      <w:r w:rsidR="00857DC7">
        <w:t xml:space="preserve"> in summary.</w:t>
      </w:r>
      <w:r w:rsidR="00857DC7">
        <w:br/>
      </w:r>
      <w:r w:rsidR="001B350D">
        <w:t xml:space="preserve">Have changed to </w:t>
      </w:r>
      <w:r w:rsidR="00857DC7">
        <w:t>GHG in main chapter text.</w:t>
      </w:r>
    </w:p>
  </w:comment>
  <w:comment w:id="74" w:author="Ian Blenkinsop" w:date="2021-06-30T13:28:00Z" w:initials="IB">
    <w:p w14:paraId="56133162" w14:textId="123D648A" w:rsidR="0023633C" w:rsidRDefault="0023633C" w:rsidP="0024577B">
      <w:pPr>
        <w:pStyle w:val="CommentText"/>
      </w:pPr>
      <w:r>
        <w:rPr>
          <w:rStyle w:val="CommentReference"/>
        </w:rPr>
        <w:annotationRef/>
      </w:r>
      <w:r>
        <w:t xml:space="preserve">… allows </w:t>
      </w:r>
      <w:r w:rsidRPr="0023633C">
        <w:t>for</w:t>
      </w:r>
      <w:r>
        <w:t xml:space="preserve"> a more flexible…</w:t>
      </w:r>
      <w:r>
        <w:br/>
      </w:r>
      <w:r w:rsidRPr="0023633C">
        <w:t>[?]</w:t>
      </w:r>
    </w:p>
  </w:comment>
  <w:comment w:id="75" w:author="Ian Blenkinsop" w:date="2021-06-30T13:42:00Z" w:initials="IB">
    <w:p w14:paraId="28E244A9" w14:textId="44B66A3F" w:rsidR="00AC4C19" w:rsidRDefault="00AC4C19" w:rsidP="0024577B">
      <w:pPr>
        <w:pStyle w:val="CommentText"/>
      </w:pPr>
      <w:r>
        <w:rPr>
          <w:rStyle w:val="CommentReference"/>
        </w:rPr>
        <w:annotationRef/>
      </w:r>
      <w:r>
        <w:t>… may guide decisions that are taken during…</w:t>
      </w:r>
      <w:r>
        <w:br/>
        <w:t>[?]</w:t>
      </w:r>
    </w:p>
  </w:comment>
  <w:comment w:id="82" w:author="Ian Blenkinsop" w:date="2021-06-30T14:05:00Z" w:initials="IB">
    <w:p w14:paraId="75E1A54A" w14:textId="3CACE541" w:rsidR="00C013F3" w:rsidRDefault="00C013F3" w:rsidP="0024577B">
      <w:pPr>
        <w:pStyle w:val="CommentText"/>
      </w:pPr>
      <w:r>
        <w:rPr>
          <w:rStyle w:val="CommentReference"/>
        </w:rPr>
        <w:annotationRef/>
      </w:r>
      <w:r>
        <w:t>… models represents physical processes more accurately, and a wider range…</w:t>
      </w:r>
      <w:r>
        <w:br/>
        <w:t>[?]</w:t>
      </w:r>
    </w:p>
  </w:comment>
  <w:comment w:id="89" w:author="Ian Blenkinsop" w:date="2021-07-01T16:39:00Z" w:initials="IB">
    <w:p w14:paraId="61D3BB7B" w14:textId="1EEEC204" w:rsidR="00E563C1" w:rsidRDefault="00E563C1" w:rsidP="0024577B">
      <w:pPr>
        <w:pStyle w:val="CommentText"/>
      </w:pPr>
      <w:r>
        <w:rPr>
          <w:rStyle w:val="CommentReference"/>
        </w:rPr>
        <w:annotationRef/>
      </w:r>
      <w:r>
        <w:t>CO</w:t>
      </w:r>
      <w:r w:rsidRPr="00E563C1">
        <w:rPr>
          <w:vertAlign w:val="subscript"/>
        </w:rPr>
        <w:t>2</w:t>
      </w:r>
      <w:r>
        <w:rPr>
          <w:vertAlign w:val="subscript"/>
        </w:rPr>
        <w:br/>
      </w:r>
      <w:r w:rsidRPr="00E563C1">
        <w:t>[?]</w:t>
      </w:r>
    </w:p>
  </w:comment>
  <w:comment w:id="93" w:author="Ian Blenkinsop" w:date="2021-06-30T14:22:00Z" w:initials="IB">
    <w:p w14:paraId="09D22E4C" w14:textId="52E3DAB0" w:rsidR="00A8666E" w:rsidRDefault="00A8666E" w:rsidP="0024577B">
      <w:pPr>
        <w:pStyle w:val="CommentText"/>
      </w:pPr>
      <w:r>
        <w:rPr>
          <w:rStyle w:val="CommentReference"/>
        </w:rPr>
        <w:annotationRef/>
      </w:r>
      <w:r>
        <w:rPr>
          <w:rStyle w:val="CommentReference"/>
        </w:rPr>
        <w:t xml:space="preserve">… physical sciences, impact </w:t>
      </w:r>
      <w:r w:rsidRPr="00A8666E">
        <w:rPr>
          <w:rStyle w:val="CommentReference"/>
        </w:rPr>
        <w:t>research</w:t>
      </w:r>
      <w:r>
        <w:rPr>
          <w:rStyle w:val="CommentReference"/>
        </w:rPr>
        <w:t xml:space="preserve">, and adaptation and mitigation research. … </w:t>
      </w:r>
      <w:r>
        <w:rPr>
          <w:rStyle w:val="CommentReference"/>
        </w:rPr>
        <w:br/>
        <w:t>[?]</w:t>
      </w:r>
    </w:p>
  </w:comment>
  <w:comment w:id="94" w:author="Ian Blenkinsop" w:date="2021-07-01T16:40:00Z" w:initials="IB">
    <w:p w14:paraId="012CCE7F" w14:textId="4005A894" w:rsidR="00E563C1" w:rsidRDefault="00E563C1" w:rsidP="0024577B">
      <w:pPr>
        <w:pStyle w:val="CommentText"/>
      </w:pPr>
      <w:r>
        <w:rPr>
          <w:rStyle w:val="CommentReference"/>
        </w:rPr>
        <w:annotationRef/>
      </w:r>
      <w:r w:rsidRPr="002464A6">
        <w:t>CO</w:t>
      </w:r>
      <w:r w:rsidRPr="002464A6">
        <w:rPr>
          <w:vertAlign w:val="subscript"/>
        </w:rPr>
        <w:t>2</w:t>
      </w:r>
      <w:r w:rsidR="002464A6" w:rsidRPr="002464A6">
        <w:t>-emissions pathways</w:t>
      </w:r>
      <w:r w:rsidR="002464A6">
        <w:t>…</w:t>
      </w:r>
      <w:r w:rsidR="002464A6" w:rsidRPr="002464A6">
        <w:br/>
      </w:r>
      <w:r w:rsidRPr="001F595F">
        <w:t>[?]</w:t>
      </w:r>
    </w:p>
  </w:comment>
  <w:comment w:id="155" w:author="Ian Blenkinsop" w:date="2021-06-30T14:51:00Z" w:initials="IB">
    <w:p w14:paraId="1B944BD5" w14:textId="027B930F" w:rsidR="004502A1" w:rsidRDefault="004502A1" w:rsidP="0024577B">
      <w:pPr>
        <w:pStyle w:val="CommentText"/>
      </w:pPr>
      <w:r>
        <w:rPr>
          <w:rStyle w:val="CommentReference"/>
        </w:rPr>
        <w:annotationRef/>
      </w:r>
      <w:r>
        <w:t xml:space="preserve">Cross-Working Group Box: Attribution </w:t>
      </w:r>
      <w:r w:rsidRPr="004502A1">
        <w:t>in Chapter</w:t>
      </w:r>
      <w:r>
        <w:t xml:space="preserve"> </w:t>
      </w:r>
      <w:r w:rsidRPr="004502A1">
        <w:t>X</w:t>
      </w:r>
      <w:r>
        <w:br/>
      </w:r>
      <w:r w:rsidRPr="004502A1">
        <w:t>[?]</w:t>
      </w:r>
      <w:r>
        <w:br/>
      </w:r>
    </w:p>
  </w:comment>
  <w:comment w:id="171" w:author="Ian Blenkinsop" w:date="2021-06-30T15:50:00Z" w:initials="IB">
    <w:p w14:paraId="1EF777CB" w14:textId="77777777" w:rsidR="00D63573" w:rsidRDefault="00D63573" w:rsidP="0024577B">
      <w:pPr>
        <w:pStyle w:val="CommentText"/>
      </w:pPr>
      <w:r>
        <w:t>… sectors</w:t>
      </w:r>
      <w:r>
        <w:rPr>
          <w:rStyle w:val="CommentReference"/>
        </w:rPr>
        <w:annotationRef/>
      </w:r>
      <w:r>
        <w:t>, which will be assessed in WGII. …</w:t>
      </w:r>
    </w:p>
    <w:p w14:paraId="69903942" w14:textId="30FC72AD" w:rsidR="00D63573" w:rsidRDefault="00D63573" w:rsidP="0024577B">
      <w:pPr>
        <w:pStyle w:val="CommentText"/>
      </w:pPr>
      <w:r>
        <w:br/>
        <w:t>[?]</w:t>
      </w:r>
    </w:p>
  </w:comment>
  <w:comment w:id="176" w:author="Ian Blenkinsop" w:date="2021-06-30T15:53:00Z" w:initials="IB">
    <w:p w14:paraId="74EFD07F" w14:textId="19778D78" w:rsidR="0011253E" w:rsidRDefault="0011253E" w:rsidP="0024577B">
      <w:pPr>
        <w:pStyle w:val="CommentText"/>
      </w:pPr>
      <w:r>
        <w:rPr>
          <w:rStyle w:val="CommentReference"/>
        </w:rPr>
        <w:annotationRef/>
      </w:r>
      <w:r>
        <w:t>QUERY: add URL, if known?</w:t>
      </w:r>
    </w:p>
  </w:comment>
  <w:comment w:id="179" w:author="Ian Blenkinsop" w:date="2021-06-30T15:54:00Z" w:initials="IB">
    <w:p w14:paraId="59BC96C5" w14:textId="7E8B6838" w:rsidR="0011253E" w:rsidRDefault="0011253E" w:rsidP="0024577B">
      <w:pPr>
        <w:pStyle w:val="CommentText"/>
      </w:pPr>
      <w:r>
        <w:rPr>
          <w:rStyle w:val="CommentReference"/>
        </w:rPr>
        <w:annotationRef/>
      </w:r>
      <w:r>
        <w:t>inclusion</w:t>
      </w:r>
      <w:r>
        <w:br/>
        <w:t>[?]</w:t>
      </w:r>
    </w:p>
  </w:comment>
  <w:comment w:id="180" w:author="Ian Blenkinsop" w:date="2021-06-30T17:10:00Z" w:initials="IB">
    <w:p w14:paraId="648DD5E0" w14:textId="58365349" w:rsidR="009E2F61" w:rsidRDefault="009E2F61" w:rsidP="0024577B">
      <w:pPr>
        <w:pStyle w:val="CommentText"/>
      </w:pPr>
      <w:r>
        <w:rPr>
          <w:rStyle w:val="CommentReference"/>
        </w:rPr>
        <w:annotationRef/>
      </w:r>
      <w:r>
        <w:t xml:space="preserve">Figure titles and figures edited in separate FIGURES document. </w:t>
      </w:r>
    </w:p>
  </w:comment>
  <w:comment w:id="181" w:author="Ian Blenkinsop" w:date="2021-07-13T18:13:00Z" w:initials="IB">
    <w:p w14:paraId="35E84717" w14:textId="755A40B2" w:rsidR="007B5A50" w:rsidRPr="007B5A50" w:rsidRDefault="007B5A50" w:rsidP="0024577B">
      <w:pPr>
        <w:pStyle w:val="CommentText"/>
      </w:pPr>
      <w:r>
        <w:rPr>
          <w:rStyle w:val="CommentReference"/>
        </w:rPr>
        <w:annotationRef/>
      </w:r>
      <w:r>
        <w:t>TYPESETTING NOTE: global search/delete all</w:t>
      </w:r>
      <w:r>
        <w:br/>
      </w:r>
      <w:r w:rsidRPr="007B5A50">
        <w:rPr>
          <w:b/>
          <w:bCs/>
        </w:rPr>
        <w:t>[START…</w:t>
      </w:r>
      <w:r>
        <w:rPr>
          <w:b/>
          <w:bCs/>
        </w:rPr>
        <w:t xml:space="preserve"> HERE]</w:t>
      </w:r>
      <w:r w:rsidRPr="007B5A50">
        <w:rPr>
          <w:b/>
          <w:bCs/>
        </w:rPr>
        <w:br/>
        <w:t>[END…</w:t>
      </w:r>
      <w:r>
        <w:rPr>
          <w:b/>
          <w:bCs/>
        </w:rPr>
        <w:t xml:space="preserve"> HERE] </w:t>
      </w:r>
      <w:r>
        <w:rPr>
          <w:b/>
          <w:bCs/>
        </w:rPr>
        <w:br/>
      </w:r>
      <w:r>
        <w:t>directions.</w:t>
      </w:r>
    </w:p>
  </w:comment>
  <w:comment w:id="210" w:author="Ian Blenkinsop" w:date="2021-06-30T16:31:00Z" w:initials="IB">
    <w:p w14:paraId="54B73006" w14:textId="76B78BA0" w:rsidR="007E15A5" w:rsidRDefault="007E15A5" w:rsidP="0024577B">
      <w:pPr>
        <w:pStyle w:val="CommentText"/>
      </w:pPr>
      <w:r>
        <w:rPr>
          <w:rStyle w:val="CommentReference"/>
        </w:rPr>
        <w:annotationRef/>
      </w:r>
      <w:r>
        <w:t>TYPESETTING NOTE: Ensure part of column heading is bold, part is roman:</w:t>
      </w:r>
      <w:r>
        <w:br/>
      </w:r>
      <w:r>
        <w:br/>
      </w:r>
      <w:r w:rsidRPr="007E15A5">
        <w:t>Main Chapters;</w:t>
      </w:r>
      <w:r>
        <w:t xml:space="preserve"> Additional Chapters</w:t>
      </w:r>
    </w:p>
  </w:comment>
  <w:comment w:id="213" w:author="Ian Blenkinsop" w:date="2021-06-30T16:35:00Z" w:initials="IB">
    <w:p w14:paraId="5354D0C0" w14:textId="743522CE" w:rsidR="00FD0D8E" w:rsidRDefault="00FD0D8E" w:rsidP="0024577B">
      <w:pPr>
        <w:pStyle w:val="CommentText"/>
      </w:pPr>
      <w:r>
        <w:rPr>
          <w:rStyle w:val="CommentReference"/>
        </w:rPr>
        <w:annotationRef/>
      </w:r>
      <w:r>
        <w:t>Style guide has ‘row titles’ as all Title Case, so changed all instances.</w:t>
      </w:r>
    </w:p>
  </w:comment>
  <w:comment w:id="214" w:author="Ian Blenkinsop" w:date="2021-06-30T16:34:00Z" w:initials="IB">
    <w:p w14:paraId="366EB007" w14:textId="19BBB38A" w:rsidR="002372CD" w:rsidRDefault="002372CD" w:rsidP="0024577B">
      <w:pPr>
        <w:pStyle w:val="CommentText"/>
      </w:pPr>
      <w:r>
        <w:rPr>
          <w:rStyle w:val="CommentReference"/>
        </w:rPr>
        <w:annotationRef/>
      </w:r>
      <w:r>
        <w:t xml:space="preserve"> </w:t>
      </w:r>
      <w:r>
        <w:br/>
      </w:r>
    </w:p>
  </w:comment>
  <w:comment w:id="217" w:author="Ian Blenkinsop" w:date="2021-06-30T16:30:00Z" w:initials="IB">
    <w:p w14:paraId="03A99CC6" w14:textId="4D7E93EC" w:rsidR="007E15A5" w:rsidRDefault="007E15A5" w:rsidP="0024577B">
      <w:pPr>
        <w:pStyle w:val="CommentText"/>
      </w:pPr>
      <w:r>
        <w:rPr>
          <w:rStyle w:val="CommentReference"/>
        </w:rPr>
        <w:annotationRef/>
      </w:r>
      <w:r w:rsidRPr="00BA2010">
        <w:t>CO</w:t>
      </w:r>
      <w:r w:rsidRPr="00BA2010">
        <w:rPr>
          <w:vertAlign w:val="subscript"/>
        </w:rPr>
        <w:t>2</w:t>
      </w:r>
      <w:r>
        <w:rPr>
          <w:vertAlign w:val="subscript"/>
        </w:rPr>
        <w:br/>
        <w:t>[?]</w:t>
      </w:r>
    </w:p>
  </w:comment>
  <w:comment w:id="260" w:author="Ian Blenkinsop" w:date="2021-06-30T16:31:00Z" w:initials="IB">
    <w:p w14:paraId="7E86CC90" w14:textId="5E780803" w:rsidR="007E15A5" w:rsidRDefault="007E15A5" w:rsidP="0024577B">
      <w:pPr>
        <w:pStyle w:val="CommentText"/>
      </w:pPr>
      <w:r>
        <w:rPr>
          <w:rStyle w:val="CommentReference"/>
        </w:rPr>
        <w:annotationRef/>
      </w:r>
      <w:r>
        <w:t>Is this correct?</w:t>
      </w:r>
    </w:p>
  </w:comment>
  <w:comment w:id="329" w:author="Ian Blenkinsop" w:date="2021-07-02T10:02:00Z" w:initials="IB">
    <w:p w14:paraId="5061D520" w14:textId="1C6A0A11" w:rsidR="000A59ED" w:rsidRPr="000A59ED" w:rsidRDefault="000A59ED" w:rsidP="0024577B">
      <w:pPr>
        <w:pStyle w:val="CommentText"/>
      </w:pPr>
      <w:r>
        <w:rPr>
          <w:rStyle w:val="CommentReference"/>
        </w:rPr>
        <w:annotationRef/>
      </w:r>
      <w:r w:rsidRPr="000A59ED">
        <w:t>Global query</w:t>
      </w:r>
      <w:r>
        <w:t xml:space="preserve"> throughout the chapter: Style guide suggests that some uses of ‘emission scenarios’ </w:t>
      </w:r>
      <w:r w:rsidRPr="000A59ED">
        <w:rPr>
          <w:i/>
          <w:iCs/>
        </w:rPr>
        <w:t>might</w:t>
      </w:r>
      <w:r>
        <w:t xml:space="preserve"> be better as ‘CO</w:t>
      </w:r>
      <w:r w:rsidRPr="000A59ED">
        <w:rPr>
          <w:vertAlign w:val="subscript"/>
        </w:rPr>
        <w:t>2</w:t>
      </w:r>
      <w:r>
        <w:t>-emissions scenarios’</w:t>
      </w:r>
      <w:r>
        <w:br/>
        <w:t>Suggest that this is checked for consistency and accuracy throughout.</w:t>
      </w:r>
      <w:r>
        <w:br/>
        <w:t>I’ve flagged some instances, but far from all.</w:t>
      </w:r>
    </w:p>
  </w:comment>
  <w:comment w:id="396" w:author="Ian Blenkinsop" w:date="2021-07-12T15:18:00Z" w:initials="IB">
    <w:p w14:paraId="69359C26" w14:textId="23917F55" w:rsidR="00B852C0" w:rsidRDefault="00B852C0" w:rsidP="0024577B">
      <w:pPr>
        <w:pStyle w:val="CommentText"/>
      </w:pPr>
      <w:r>
        <w:rPr>
          <w:rStyle w:val="CommentReference"/>
        </w:rPr>
        <w:annotationRef/>
      </w:r>
      <w:r>
        <w:t xml:space="preserve">Both ‘greenhouse gases’ and GHGs seem to be used. I’ve opted for GHGs in most cases, unless it needs reintroducing in a Table/Figure/Box or hasn’t been used for a while. (Also, where it just reads better to have the phrase rather than the abbreviation. </w:t>
      </w:r>
      <w:r w:rsidR="003C2CFB">
        <w:t>For instance</w:t>
      </w:r>
      <w:r>
        <w:t xml:space="preserve"> “CO2 is a potent GHG” becomes quite acronym-heavy and not great to read.)</w:t>
      </w:r>
    </w:p>
  </w:comment>
  <w:comment w:id="491" w:author="Ian Blenkinsop" w:date="2021-07-01T11:32:00Z" w:initials="IB">
    <w:p w14:paraId="5A68A400" w14:textId="03042044" w:rsidR="00B22858" w:rsidRDefault="00B22858" w:rsidP="0024577B">
      <w:pPr>
        <w:pStyle w:val="CommentText"/>
      </w:pPr>
      <w:r w:rsidRPr="00B22858">
        <w:rPr>
          <w:rStyle w:val="CommentReference"/>
        </w:rPr>
        <w:annotationRef/>
      </w:r>
      <w:r w:rsidRPr="00B22858">
        <w:t>Perhaps</w:t>
      </w:r>
      <w:r>
        <w:br/>
      </w:r>
      <w:r w:rsidRPr="00B22858">
        <w:t>… the loss of glacier mass has been accelerating…</w:t>
      </w:r>
      <w:r>
        <w:br/>
        <w:t>[?]</w:t>
      </w:r>
    </w:p>
  </w:comment>
  <w:comment w:id="505" w:author="Ian Blenkinsop" w:date="2021-07-01T11:36:00Z" w:initials="IB">
    <w:p w14:paraId="00F784B3" w14:textId="5AD9FEE6" w:rsidR="00AD0A4A" w:rsidRDefault="00AD0A4A" w:rsidP="0024577B">
      <w:pPr>
        <w:pStyle w:val="CommentText"/>
      </w:pPr>
      <w:r>
        <w:rPr>
          <w:rStyle w:val="CommentReference"/>
        </w:rPr>
        <w:annotationRef/>
      </w:r>
      <w:r w:rsidRPr="00AD0A4A">
        <w:t>averaged</w:t>
      </w:r>
      <w:r>
        <w:t xml:space="preserve"> or </w:t>
      </w:r>
      <w:r w:rsidRPr="00AD0A4A">
        <w:t>average</w:t>
      </w:r>
      <w:r>
        <w:t xml:space="preserve"> [?]</w:t>
      </w:r>
    </w:p>
  </w:comment>
  <w:comment w:id="508" w:author="Ian Blenkinsop" w:date="2021-07-14T11:39:00Z" w:initials="IB">
    <w:p w14:paraId="653DE47E" w14:textId="30070FA4" w:rsidR="0024577B" w:rsidRDefault="0024577B">
      <w:pPr>
        <w:pStyle w:val="CommentText"/>
      </w:pPr>
      <w:r>
        <w:rPr>
          <w:rStyle w:val="CommentReference"/>
        </w:rPr>
        <w:annotationRef/>
      </w:r>
      <w:r>
        <w:t>QUERY: ranges  in uncertainty brackets – it  seems like “x to y” is usual style (rather than using en dashes) x–y, so have updated throughout. Is this correct?</w:t>
      </w:r>
      <w:r>
        <w:br/>
        <w:t xml:space="preserve">Seems as though this style is used in previous Ars, as in the quoted sections in the </w:t>
      </w:r>
      <w:r w:rsidR="00894E7C">
        <w:t>A</w:t>
      </w:r>
      <w:r>
        <w:t>nnex</w:t>
      </w:r>
    </w:p>
  </w:comment>
  <w:comment w:id="506" w:author="Ian Blenkinsop" w:date="2021-07-01T11:39:00Z" w:initials="IB">
    <w:p w14:paraId="17F2519F" w14:textId="0135A7F3" w:rsidR="00AD0A4A" w:rsidRDefault="00AD0A4A" w:rsidP="0024577B">
      <w:pPr>
        <w:pStyle w:val="CommentText"/>
      </w:pPr>
      <w:r>
        <w:rPr>
          <w:rStyle w:val="CommentReference"/>
        </w:rPr>
        <w:annotationRef/>
      </w:r>
      <w:r w:rsidR="000F715B">
        <w:rPr>
          <w:rStyle w:val="CommentReference"/>
        </w:rPr>
        <w:t xml:space="preserve">Assume as it relates to confidence intervals it’s correct to leave this range in </w:t>
      </w:r>
      <w:r>
        <w:t xml:space="preserve">brackets? </w:t>
      </w:r>
    </w:p>
  </w:comment>
  <w:comment w:id="561" w:author="Ian Blenkinsop" w:date="2021-07-01T12:28:00Z" w:initials="IB">
    <w:p w14:paraId="6276F4EF" w14:textId="5E780D5D" w:rsidR="009C0051" w:rsidRDefault="009C0051" w:rsidP="0024577B">
      <w:pPr>
        <w:pStyle w:val="CommentText"/>
      </w:pPr>
      <w:r>
        <w:rPr>
          <w:rStyle w:val="CommentReference"/>
        </w:rPr>
        <w:annotationRef/>
      </w:r>
      <w:r>
        <w:t>Have changed to kyr for ‘thousand years’ from here on, per style guide.</w:t>
      </w:r>
    </w:p>
  </w:comment>
  <w:comment w:id="604" w:author="Ian Blenkinsop" w:date="2021-07-01T12:20:00Z" w:initials="IB">
    <w:p w14:paraId="0E26E019" w14:textId="68EC2518" w:rsidR="002F54B0" w:rsidRDefault="002F54B0" w:rsidP="0024577B">
      <w:pPr>
        <w:pStyle w:val="CommentText"/>
      </w:pPr>
      <w:r>
        <w:rPr>
          <w:rStyle w:val="CommentReference"/>
        </w:rPr>
        <w:annotationRef/>
      </w:r>
      <w:r>
        <w:t>Perhaps clearer (if correct) as:</w:t>
      </w:r>
      <w:r>
        <w:br/>
      </w:r>
      <w:r w:rsidR="009C0051" w:rsidRPr="009C0051">
        <w:t>In high-resolution reconstructions from polar ice cores, t</w:t>
      </w:r>
      <w:r w:rsidRPr="009C0051">
        <w:t>he rate of increase in atmospheric CO</w:t>
      </w:r>
      <w:r w:rsidRPr="009C0051">
        <w:rPr>
          <w:vertAlign w:val="subscript"/>
        </w:rPr>
        <w:t>2</w:t>
      </w:r>
      <w:r w:rsidRPr="009C0051">
        <w:t xml:space="preserve"> observed over 1919–2019 CE is one order of magnitude higher than the fastest CO</w:t>
      </w:r>
      <w:r w:rsidRPr="009C0051">
        <w:rPr>
          <w:vertAlign w:val="subscript"/>
        </w:rPr>
        <w:t>2</w:t>
      </w:r>
      <w:r w:rsidRPr="009C0051">
        <w:t xml:space="preserve"> fluctuations documented during the last glacial maximum and the last deglacial transition</w:t>
      </w:r>
      <w:r w:rsidR="009C0051" w:rsidRPr="009C0051">
        <w:t>.</w:t>
      </w:r>
      <w:r w:rsidRPr="002F54B0">
        <w:t xml:space="preserve"> </w:t>
      </w:r>
    </w:p>
  </w:comment>
  <w:comment w:id="631" w:author="Robin Matthews" w:date="2021-05-18T19:06:00Z" w:initials="RM">
    <w:p w14:paraId="6D09F50C" w14:textId="465981EF" w:rsidR="008254BD" w:rsidRPr="008254BD" w:rsidRDefault="008254BD" w:rsidP="008254BD">
      <w:pPr>
        <w:rPr>
          <w:lang w:val="en-US"/>
        </w:rPr>
      </w:pPr>
      <w:r>
        <w:rPr>
          <w:rStyle w:val="CommentReference"/>
        </w:rPr>
        <w:annotationRef/>
      </w:r>
      <w:r>
        <w:rPr>
          <w:rStyle w:val="CommentReference"/>
        </w:rPr>
        <w:annotationRef/>
      </w:r>
      <w:r>
        <w:rPr>
          <w:rStyle w:val="CommentReference"/>
        </w:rPr>
        <w:annotationRef/>
      </w:r>
      <w:r w:rsidRPr="00AB0419">
        <w:rPr>
          <w:lang w:val="en-US"/>
        </w:rPr>
        <w:t>Did they want to change this to Zachos et al. 2008: 10.1038/nature06588?</w:t>
      </w:r>
    </w:p>
  </w:comment>
  <w:comment w:id="710" w:author="Ian Blenkinsop" w:date="2021-07-01T13:22:00Z" w:initials="IB">
    <w:p w14:paraId="064DB94D" w14:textId="0276DD4A" w:rsidR="0037189F" w:rsidRDefault="0037189F" w:rsidP="0024577B">
      <w:pPr>
        <w:pStyle w:val="CommentText"/>
      </w:pPr>
      <w:r>
        <w:rPr>
          <w:rStyle w:val="CommentReference"/>
        </w:rPr>
        <w:annotationRef/>
      </w:r>
      <w:r>
        <w:t>Delete SROCC, and just leave IPCC 20</w:t>
      </w:r>
      <w:r w:rsidR="00E12073">
        <w:rPr>
          <w:noProof/>
        </w:rPr>
        <w:t xml:space="preserve">19b reference , without parentheses?) We aren't checking references, but it appears that some IPCC reports are given thir abbreviation alongside the IPCC/year callout, while others are not. Might be something to check. </w:t>
      </w:r>
    </w:p>
  </w:comment>
  <w:comment w:id="764" w:author="Ian Blenkinsop" w:date="2021-07-01T13:31:00Z" w:initials="IB">
    <w:p w14:paraId="298D246E" w14:textId="6BCE3C85" w:rsidR="00E66F47" w:rsidRDefault="00E66F47" w:rsidP="0024577B">
      <w:pPr>
        <w:pStyle w:val="CommentText"/>
      </w:pPr>
      <w:r>
        <w:rPr>
          <w:rStyle w:val="CommentReference"/>
        </w:rPr>
        <w:annotationRef/>
      </w:r>
      <w:r>
        <w:t>QUERY: Should these bold ‘shoulder headings’ (UNFCC, Paris Agreement etc) be made into ‘proper’ subehads? (Delete full stops if so!)</w:t>
      </w:r>
      <w:r w:rsidR="00174E71">
        <w:rPr>
          <w:noProof/>
        </w:rPr>
        <w:t>=</w:t>
      </w:r>
      <w:r>
        <w:br/>
      </w:r>
      <w:r w:rsidR="00174E71">
        <w:rPr>
          <w:noProof/>
        </w:rPr>
        <w:t>the could be numbered as: eg</w:t>
      </w:r>
      <w:r>
        <w:br/>
      </w:r>
      <w:r w:rsidRPr="00E66F47">
        <w:t xml:space="preserve">1.2.2.3 IPCC reports and the UN </w:t>
      </w:r>
      <w:r w:rsidRPr="00E66F47">
        <w:rPr>
          <w:lang w:val="fr-FR"/>
        </w:rPr>
        <w:t>Framework Convention on Climate Change (UNFCCC)</w:t>
      </w:r>
      <w:r>
        <w:rPr>
          <w:lang w:val="fr-FR"/>
        </w:rPr>
        <w:br/>
      </w:r>
      <w:r w:rsidRPr="00E66F47">
        <w:t>1.2.2.</w:t>
      </w:r>
      <w:r>
        <w:t>4 The Paris Agreement (PA)</w:t>
      </w:r>
      <w:r w:rsidR="00174E71">
        <w:rPr>
          <w:noProof/>
        </w:rPr>
        <w:br/>
      </w:r>
      <w:r w:rsidR="00174E71">
        <w:rPr>
          <w:noProof/>
        </w:rPr>
        <w:br/>
        <w:t xml:space="preserve">Or we could have a H4 level heading </w:t>
      </w:r>
      <w:r w:rsidR="00174E71" w:rsidRPr="00536014">
        <w:rPr>
          <w:i/>
          <w:iCs/>
          <w:noProof/>
        </w:rPr>
        <w:t xml:space="preserve">without </w:t>
      </w:r>
      <w:r w:rsidR="00174E71" w:rsidRPr="00536014">
        <w:rPr>
          <w:noProof/>
        </w:rPr>
        <w:t xml:space="preserve">section </w:t>
      </w:r>
      <w:r w:rsidR="00174E71">
        <w:rPr>
          <w:noProof/>
        </w:rPr>
        <w:t>numbers if you prefer. We did this in SRCCL, for example.</w:t>
      </w:r>
    </w:p>
  </w:comment>
  <w:comment w:id="790" w:author="Ian Blenkinsop" w:date="2021-07-01T13:36:00Z" w:initials="IB">
    <w:p w14:paraId="499CE21D" w14:textId="228C0C79" w:rsidR="00360F7D" w:rsidRDefault="00360F7D" w:rsidP="0024577B">
      <w:pPr>
        <w:pStyle w:val="CommentText"/>
      </w:pPr>
      <w:r>
        <w:rPr>
          <w:rStyle w:val="CommentReference"/>
        </w:rPr>
        <w:annotationRef/>
      </w:r>
      <w:r>
        <w:t>QUERY: Section 1.6? Chapter 6?</w:t>
      </w:r>
    </w:p>
  </w:comment>
  <w:comment w:id="820" w:author="Ian Blenkinsop" w:date="2021-07-01T14:26:00Z" w:initials="IB">
    <w:p w14:paraId="22729A6B" w14:textId="6904CB4E" w:rsidR="00573FF3" w:rsidRDefault="00573FF3" w:rsidP="0024577B">
      <w:pPr>
        <w:pStyle w:val="CommentText"/>
      </w:pPr>
      <w:r>
        <w:rPr>
          <w:rStyle w:val="CommentReference"/>
        </w:rPr>
        <w:annotationRef/>
      </w:r>
      <w:r>
        <w:t>Lowercase?</w:t>
      </w:r>
      <w:r>
        <w:br/>
        <w:t>TSU to add to style guide</w:t>
      </w:r>
    </w:p>
  </w:comment>
  <w:comment w:id="827" w:author="Ian Blenkinsop" w:date="2021-07-01T14:28:00Z" w:initials="IB">
    <w:p w14:paraId="4302A551" w14:textId="36A26466" w:rsidR="00573FF3" w:rsidRDefault="00573FF3" w:rsidP="0024577B">
      <w:pPr>
        <w:pStyle w:val="CommentText"/>
      </w:pPr>
      <w:r w:rsidRPr="00573FF3">
        <w:rPr>
          <w:rStyle w:val="CommentReference"/>
        </w:rPr>
        <w:t xml:space="preserve">… </w:t>
      </w:r>
      <w:r w:rsidRPr="00573FF3">
        <w:rPr>
          <w:rStyle w:val="CommentReference"/>
        </w:rPr>
        <w:annotationRef/>
      </w:r>
      <w:r w:rsidRPr="00573FF3">
        <w:rPr>
          <w:rStyle w:val="CommentReference"/>
        </w:rPr>
        <w:t>a</w:t>
      </w:r>
      <w:r w:rsidRPr="00573FF3">
        <w:t>mong other things …</w:t>
      </w:r>
      <w:r w:rsidRPr="00573FF3">
        <w:br/>
      </w:r>
      <w:r>
        <w:t>[for clarity?]</w:t>
      </w:r>
    </w:p>
  </w:comment>
  <w:comment w:id="842" w:author="Ian Blenkinsop" w:date="2021-07-01T14:31:00Z" w:initials="IB">
    <w:p w14:paraId="1B920DCF" w14:textId="5ABF3B9F" w:rsidR="00573FF3" w:rsidRDefault="00573FF3" w:rsidP="0024577B">
      <w:pPr>
        <w:pStyle w:val="CommentText"/>
      </w:pPr>
      <w:r>
        <w:rPr>
          <w:rStyle w:val="CommentReference"/>
        </w:rPr>
        <w:annotationRef/>
      </w:r>
      <w:r>
        <w:t xml:space="preserve">Formatted as </w:t>
      </w:r>
      <w:r>
        <w:br/>
      </w:r>
      <w:r w:rsidRPr="00573FF3">
        <w:t>United States of America</w:t>
      </w:r>
      <w:r>
        <w:br/>
        <w:t>in main chapter-author list at the top. Change here?</w:t>
      </w:r>
    </w:p>
  </w:comment>
  <w:comment w:id="911" w:author="Ian Blenkinsop" w:date="2021-07-01T15:19:00Z" w:initials="IB">
    <w:p w14:paraId="19EB9567" w14:textId="7D3805A3" w:rsidR="00B9258B" w:rsidRDefault="00B9258B" w:rsidP="0024577B">
      <w:pPr>
        <w:pStyle w:val="CommentText"/>
      </w:pPr>
      <w:r>
        <w:rPr>
          <w:rStyle w:val="CommentReference"/>
        </w:rPr>
        <w:annotationRef/>
      </w:r>
      <w:r>
        <w:t>It looks as though most of these are listed in the order they appear in the Report – I have flagged where this looks like it might not be the case.</w:t>
      </w:r>
    </w:p>
  </w:comment>
  <w:comment w:id="913" w:author="Ian Blenkinsop" w:date="2021-07-01T15:29:00Z" w:initials="IB">
    <w:p w14:paraId="6CA501B9" w14:textId="23134E28" w:rsidR="00355EB0" w:rsidRDefault="00355EB0" w:rsidP="0024577B">
      <w:pPr>
        <w:pStyle w:val="CommentText"/>
      </w:pPr>
      <w:r>
        <w:rPr>
          <w:rStyle w:val="CommentReference"/>
        </w:rPr>
        <w:annotationRef/>
      </w:r>
      <w:r>
        <w:t>Assume this is distinct from GMSTs and GSATs?</w:t>
      </w:r>
    </w:p>
  </w:comment>
  <w:comment w:id="924" w:author="Ian Blenkinsop" w:date="2021-07-01T15:16:00Z" w:initials="IB">
    <w:p w14:paraId="7DBCAA74" w14:textId="43E61874" w:rsidR="00854CBA" w:rsidRDefault="00854CBA" w:rsidP="0024577B">
      <w:pPr>
        <w:pStyle w:val="CommentText"/>
      </w:pPr>
      <w:r>
        <w:rPr>
          <w:rStyle w:val="CommentReference"/>
        </w:rPr>
        <w:annotationRef/>
      </w:r>
      <w:r>
        <w:t>Are these in the correct order? Following Box 9.1?</w:t>
      </w:r>
    </w:p>
  </w:comment>
  <w:comment w:id="928" w:author="Ian Blenkinsop" w:date="2021-07-01T15:33:00Z" w:initials="IB">
    <w:p w14:paraId="7601238E" w14:textId="418E286B" w:rsidR="00355EB0" w:rsidRDefault="00355EB0" w:rsidP="0024577B">
      <w:pPr>
        <w:pStyle w:val="CommentText"/>
      </w:pPr>
      <w:r>
        <w:rPr>
          <w:rStyle w:val="CommentReference"/>
        </w:rPr>
        <w:annotationRef/>
      </w:r>
      <w:r>
        <w:t>Delete? Just ‘land areas’ without the ‘the’?</w:t>
      </w:r>
    </w:p>
  </w:comment>
  <w:comment w:id="944" w:author="Ian Blenkinsop" w:date="2021-07-01T15:35:00Z" w:initials="IB">
    <w:p w14:paraId="627C68FC" w14:textId="042FD438" w:rsidR="00E54348" w:rsidRDefault="00E54348" w:rsidP="0024577B">
      <w:pPr>
        <w:pStyle w:val="CommentText"/>
      </w:pPr>
      <w:r>
        <w:rPr>
          <w:rStyle w:val="CommentReference"/>
        </w:rPr>
        <w:annotationRef/>
      </w:r>
      <w:r>
        <w:t xml:space="preserve">QUERY: is this terminology </w:t>
      </w:r>
      <w:r w:rsidRPr="00E54348">
        <w:rPr>
          <w:i/>
          <w:iCs/>
        </w:rPr>
        <w:t>usually</w:t>
      </w:r>
      <w:r>
        <w:t xml:space="preserve"> specific to indigenous communities of Canada? Could widen it out to (e.g.)</w:t>
      </w:r>
      <w:r>
        <w:br/>
      </w:r>
      <w:r w:rsidRPr="00E54348">
        <w:t xml:space="preserve">… affect the livelihood of indigenous </w:t>
      </w:r>
      <w:r>
        <w:t xml:space="preserve">groups </w:t>
      </w:r>
      <w:r w:rsidRPr="00E54348">
        <w:t>[/peoples] in the Arctic…</w:t>
      </w:r>
    </w:p>
  </w:comment>
  <w:comment w:id="973" w:author="Ian Blenkinsop" w:date="2021-07-01T16:31:00Z" w:initials="IB">
    <w:p w14:paraId="26D6E775" w14:textId="595D81A4" w:rsidR="001F595F" w:rsidRDefault="001F595F" w:rsidP="0024577B">
      <w:pPr>
        <w:pStyle w:val="CommentText"/>
      </w:pPr>
      <w:r>
        <w:rPr>
          <w:rStyle w:val="CommentReference"/>
        </w:rPr>
        <w:annotationRef/>
      </w:r>
      <w:r w:rsidRPr="001F595F">
        <w:t>CO</w:t>
      </w:r>
      <w:r w:rsidRPr="001F595F">
        <w:rPr>
          <w:vertAlign w:val="subscript"/>
        </w:rPr>
        <w:t>2</w:t>
      </w:r>
      <w:r>
        <w:rPr>
          <w:vertAlign w:val="subscript"/>
        </w:rPr>
        <w:br/>
      </w:r>
      <w:r w:rsidRPr="001F595F">
        <w:t>[?]</w:t>
      </w:r>
    </w:p>
  </w:comment>
  <w:comment w:id="974" w:author="Ian Blenkinsop" w:date="2021-07-01T15:43:00Z" w:initials="IB">
    <w:p w14:paraId="45302A95" w14:textId="226C724F" w:rsidR="00D96172" w:rsidRDefault="00D96172" w:rsidP="0024577B">
      <w:pPr>
        <w:pStyle w:val="CommentText"/>
      </w:pPr>
      <w:r w:rsidRPr="00D96172">
        <w:rPr>
          <w:rStyle w:val="CommentReference"/>
        </w:rPr>
        <w:annotationRef/>
      </w:r>
      <w:r w:rsidRPr="00D96172">
        <w:t>… with a commitment to a multi-metre rise in sea level. …</w:t>
      </w:r>
      <w:r>
        <w:br/>
        <w:t>[?]</w:t>
      </w:r>
    </w:p>
  </w:comment>
  <w:comment w:id="993" w:author="Ian Blenkinsop" w:date="2021-07-01T15:18:00Z" w:initials="IB">
    <w:p w14:paraId="6B64FB44" w14:textId="0F761337" w:rsidR="00272925" w:rsidRPr="00272925" w:rsidRDefault="00272925" w:rsidP="0024577B">
      <w:pPr>
        <w:pStyle w:val="CommentText"/>
      </w:pPr>
      <w:r>
        <w:rPr>
          <w:rStyle w:val="CommentReference"/>
        </w:rPr>
        <w:annotationRef/>
      </w:r>
      <w:r>
        <w:t xml:space="preserve">Is order correct? </w:t>
      </w:r>
      <w:r w:rsidRPr="00272925">
        <w:t>8, 12, 10?</w:t>
      </w:r>
      <w:r>
        <w:br/>
        <w:t xml:space="preserve">Perhaps if 8 and 12 are chapters, we should call them </w:t>
      </w:r>
      <w:r w:rsidRPr="00272925">
        <w:t>Chapter 8; Chapter 10</w:t>
      </w:r>
      <w:r>
        <w:t xml:space="preserve"> – for clarity?</w:t>
      </w:r>
    </w:p>
  </w:comment>
  <w:comment w:id="1000" w:author="Ian Blenkinsop" w:date="2021-07-01T15:19:00Z" w:initials="IB">
    <w:p w14:paraId="1B0F3237" w14:textId="43617AE3" w:rsidR="00272925" w:rsidRDefault="00272925" w:rsidP="0024577B">
      <w:pPr>
        <w:pStyle w:val="CommentText"/>
      </w:pPr>
      <w:r>
        <w:rPr>
          <w:rStyle w:val="CommentReference"/>
        </w:rPr>
        <w:annotationRef/>
      </w:r>
      <w:r>
        <w:t>Again, is order correct here?</w:t>
      </w:r>
    </w:p>
  </w:comment>
  <w:comment w:id="1012" w:author="Ian Blenkinsop" w:date="2021-07-01T16:33:00Z" w:initials="IB">
    <w:p w14:paraId="4BFBCE35" w14:textId="2BCF8A65" w:rsidR="001F595F" w:rsidRPr="001F595F" w:rsidRDefault="001F595F" w:rsidP="0024577B">
      <w:pPr>
        <w:pStyle w:val="CommentText"/>
      </w:pPr>
      <w:r w:rsidRPr="001F595F">
        <w:rPr>
          <w:rStyle w:val="CommentReference"/>
        </w:rPr>
        <w:annotationRef/>
      </w:r>
      <w:r w:rsidRPr="001F595F">
        <w:rPr>
          <w:rStyle w:val="CommentReference"/>
        </w:rPr>
        <w:t>… e</w:t>
      </w:r>
      <w:r w:rsidRPr="001F595F">
        <w:t>xtreme sea level rise</w:t>
      </w:r>
      <w:r>
        <w:br/>
      </w:r>
      <w:r w:rsidRPr="001F595F">
        <w:t>[?]</w:t>
      </w:r>
    </w:p>
  </w:comment>
  <w:comment w:id="1025" w:author="Ian Blenkinsop" w:date="2021-07-01T15:21:00Z" w:initials="IB">
    <w:p w14:paraId="60821FBB" w14:textId="2623BC37" w:rsidR="00DA5392" w:rsidRDefault="00DA5392" w:rsidP="0024577B">
      <w:pPr>
        <w:pStyle w:val="CommentText"/>
      </w:pPr>
      <w:r>
        <w:rPr>
          <w:rStyle w:val="CommentReference"/>
        </w:rPr>
        <w:annotationRef/>
      </w:r>
      <w:r>
        <w:t>Check order is correct</w:t>
      </w:r>
    </w:p>
  </w:comment>
  <w:comment w:id="1038" w:author="Ian Blenkinsop" w:date="2021-07-01T15:22:00Z" w:initials="IB">
    <w:p w14:paraId="7F9E5F66" w14:textId="2B9BA95F" w:rsidR="005860C7" w:rsidRDefault="005860C7" w:rsidP="0024577B">
      <w:pPr>
        <w:pStyle w:val="CommentText"/>
      </w:pPr>
      <w:r>
        <w:rPr>
          <w:rStyle w:val="CommentReference"/>
        </w:rPr>
        <w:annotationRef/>
      </w:r>
      <w:r>
        <w:t>Chapter 9?</w:t>
      </w:r>
      <w:r>
        <w:br/>
        <w:t>Chapter 11?</w:t>
      </w:r>
    </w:p>
  </w:comment>
  <w:comment w:id="1042" w:author="Ian Blenkinsop" w:date="2021-07-01T16:23:00Z" w:initials="IB">
    <w:p w14:paraId="404E6B2B" w14:textId="2BB21261" w:rsidR="00E53776" w:rsidRDefault="00E53776" w:rsidP="0024577B">
      <w:pPr>
        <w:pStyle w:val="CommentText"/>
      </w:pPr>
      <w:r>
        <w:rPr>
          <w:rStyle w:val="CommentReference"/>
        </w:rPr>
        <w:annotationRef/>
      </w:r>
      <w:r>
        <w:t>I wonder if this could be any clearer? Not sure how to rephrase it as not quite sure what is meant.</w:t>
      </w:r>
    </w:p>
  </w:comment>
  <w:comment w:id="1043" w:author="Ian Blenkinsop" w:date="2021-07-01T16:27:00Z" w:initials="IB">
    <w:p w14:paraId="3AA067CC" w14:textId="6A0442BB" w:rsidR="001F595F" w:rsidRDefault="001F595F" w:rsidP="0024577B">
      <w:pPr>
        <w:pStyle w:val="CommentText"/>
      </w:pPr>
      <w:r>
        <w:rPr>
          <w:rStyle w:val="CommentReference"/>
        </w:rPr>
        <w:annotationRef/>
      </w:r>
      <w:r>
        <w:t>CO</w:t>
      </w:r>
      <w:r w:rsidRPr="001F595F">
        <w:rPr>
          <w:vertAlign w:val="subscript"/>
        </w:rPr>
        <w:t>2</w:t>
      </w:r>
      <w:r>
        <w:t xml:space="preserve"> (</w:t>
      </w:r>
      <w:r w:rsidRPr="001F595F">
        <w:t>very low CO</w:t>
      </w:r>
      <w:r w:rsidRPr="001F595F">
        <w:rPr>
          <w:vertAlign w:val="subscript"/>
        </w:rPr>
        <w:t>2</w:t>
      </w:r>
      <w:r w:rsidR="000A59ED">
        <w:t>-</w:t>
      </w:r>
      <w:r w:rsidRPr="001F595F">
        <w:t>emissions scenarios)</w:t>
      </w:r>
      <w:r>
        <w:br/>
      </w:r>
      <w:r w:rsidRPr="000A59ED">
        <w:rPr>
          <w:b/>
          <w:bCs/>
        </w:rPr>
        <w:t>[per style guide, if accurate?]</w:t>
      </w:r>
    </w:p>
  </w:comment>
  <w:comment w:id="1045" w:author="Ian Blenkinsop" w:date="2021-07-01T16:28:00Z" w:initials="IB">
    <w:p w14:paraId="45A159CE" w14:textId="1436AAF6" w:rsidR="001F595F" w:rsidRDefault="001F595F" w:rsidP="0024577B">
      <w:pPr>
        <w:pStyle w:val="CommentText"/>
      </w:pPr>
      <w:r>
        <w:rPr>
          <w:rStyle w:val="CommentReference"/>
        </w:rPr>
        <w:annotationRef/>
      </w:r>
      <w:r>
        <w:t>CO</w:t>
      </w:r>
      <w:r w:rsidRPr="001F595F">
        <w:rPr>
          <w:vertAlign w:val="subscript"/>
        </w:rPr>
        <w:t>2</w:t>
      </w:r>
      <w:r>
        <w:t xml:space="preserve"> (</w:t>
      </w:r>
      <w:r w:rsidRPr="001F595F">
        <w:t xml:space="preserve">very </w:t>
      </w:r>
      <w:r>
        <w:t>high</w:t>
      </w:r>
      <w:r w:rsidRPr="001F595F">
        <w:t xml:space="preserve"> CO</w:t>
      </w:r>
      <w:r w:rsidRPr="001F595F">
        <w:rPr>
          <w:vertAlign w:val="subscript"/>
        </w:rPr>
        <w:t>2</w:t>
      </w:r>
      <w:r w:rsidR="000A59ED">
        <w:t>-</w:t>
      </w:r>
      <w:r w:rsidRPr="001F595F">
        <w:t>emissions scenarios)</w:t>
      </w:r>
      <w:r>
        <w:br/>
        <w:t>[per style guide, if accurate?]</w:t>
      </w:r>
    </w:p>
  </w:comment>
  <w:comment w:id="1047" w:author="Ian Blenkinsop" w:date="2021-07-01T16:30:00Z" w:initials="IB">
    <w:p w14:paraId="3285CBB0" w14:textId="4AD70843" w:rsidR="001F595F" w:rsidRPr="001F595F" w:rsidRDefault="001F595F" w:rsidP="0024577B">
      <w:pPr>
        <w:pStyle w:val="CommentText"/>
      </w:pPr>
      <w:r>
        <w:rPr>
          <w:rStyle w:val="CommentReference"/>
        </w:rPr>
        <w:annotationRef/>
      </w:r>
      <w:r w:rsidRPr="001F595F">
        <w:t>CO</w:t>
      </w:r>
      <w:r w:rsidRPr="001F595F">
        <w:rPr>
          <w:vertAlign w:val="subscript"/>
        </w:rPr>
        <w:t>2</w:t>
      </w:r>
    </w:p>
  </w:comment>
  <w:comment w:id="1051" w:author="Ian Blenkinsop" w:date="2021-07-01T16:29:00Z" w:initials="IB">
    <w:p w14:paraId="65DA4F8E" w14:textId="5DAF5EDC" w:rsidR="001F595F" w:rsidRPr="001F595F" w:rsidRDefault="001F595F" w:rsidP="0024577B">
      <w:pPr>
        <w:pStyle w:val="CommentText"/>
      </w:pPr>
      <w:r>
        <w:rPr>
          <w:rStyle w:val="CommentReference"/>
        </w:rPr>
        <w:annotationRef/>
      </w:r>
      <w:r w:rsidRPr="001F595F">
        <w:t>CO</w:t>
      </w:r>
      <w:r w:rsidRPr="001F595F">
        <w:rPr>
          <w:vertAlign w:val="subscript"/>
        </w:rPr>
        <w:t>2</w:t>
      </w:r>
      <w:r>
        <w:rPr>
          <w:vertAlign w:val="subscript"/>
        </w:rPr>
        <w:br/>
      </w:r>
      <w:r w:rsidRPr="001F595F">
        <w:t>[?]</w:t>
      </w:r>
    </w:p>
  </w:comment>
  <w:comment w:id="1053" w:author="Ian Blenkinsop" w:date="2021-07-01T16:31:00Z" w:initials="IB">
    <w:p w14:paraId="64155DF5" w14:textId="73D8ABF4" w:rsidR="001F595F" w:rsidRDefault="001F595F" w:rsidP="0024577B">
      <w:pPr>
        <w:pStyle w:val="CommentText"/>
      </w:pPr>
      <w:r>
        <w:rPr>
          <w:rStyle w:val="CommentReference"/>
        </w:rPr>
        <w:annotationRef/>
      </w:r>
      <w:r w:rsidRPr="001F595F">
        <w:t>CO</w:t>
      </w:r>
      <w:r w:rsidRPr="001F595F">
        <w:rPr>
          <w:vertAlign w:val="subscript"/>
        </w:rPr>
        <w:t>2</w:t>
      </w:r>
      <w:r>
        <w:rPr>
          <w:vertAlign w:val="subscript"/>
        </w:rPr>
        <w:br/>
      </w:r>
      <w:r w:rsidRPr="001F595F">
        <w:t>[?]</w:t>
      </w:r>
    </w:p>
  </w:comment>
  <w:comment w:id="1060" w:author="Ian Blenkinsop" w:date="2021-07-01T16:35:00Z" w:initials="IB">
    <w:p w14:paraId="28E804DB" w14:textId="55940F2C" w:rsidR="001F595F" w:rsidRDefault="001F595F" w:rsidP="0024577B">
      <w:pPr>
        <w:pStyle w:val="CommentText"/>
      </w:pPr>
      <w:r>
        <w:rPr>
          <w:rStyle w:val="CommentReference"/>
        </w:rPr>
        <w:annotationRef/>
      </w:r>
      <w:r w:rsidRPr="001F595F">
        <w:t>CO</w:t>
      </w:r>
      <w:r w:rsidRPr="001F595F">
        <w:rPr>
          <w:vertAlign w:val="subscript"/>
        </w:rPr>
        <w:t>2</w:t>
      </w:r>
      <w:r>
        <w:rPr>
          <w:vertAlign w:val="subscript"/>
        </w:rPr>
        <w:br/>
      </w:r>
      <w:r w:rsidRPr="001F595F">
        <w:t>[?]</w:t>
      </w:r>
    </w:p>
  </w:comment>
  <w:comment w:id="1066" w:author="Ian Blenkinsop" w:date="2021-07-01T16:36:00Z" w:initials="IB">
    <w:p w14:paraId="6BF66A53" w14:textId="34934DD8" w:rsidR="001F595F" w:rsidRDefault="001F595F" w:rsidP="0024577B">
      <w:pPr>
        <w:pStyle w:val="CommentText"/>
      </w:pPr>
      <w:r>
        <w:rPr>
          <w:rStyle w:val="CommentReference"/>
        </w:rPr>
        <w:annotationRef/>
      </w:r>
      <w:r>
        <w:t>… lead to an approximate stabilization …</w:t>
      </w:r>
      <w:r>
        <w:br/>
      </w:r>
      <w:r w:rsidRPr="001F595F">
        <w:t>[?]</w:t>
      </w:r>
    </w:p>
  </w:comment>
  <w:comment w:id="1071" w:author="Ian Blenkinsop" w:date="2021-07-01T16:38:00Z" w:initials="IB">
    <w:p w14:paraId="329D1F74" w14:textId="2143536D" w:rsidR="00E563C1" w:rsidRDefault="00E563C1" w:rsidP="0024577B">
      <w:pPr>
        <w:pStyle w:val="CommentText"/>
      </w:pPr>
      <w:r>
        <w:rPr>
          <w:rStyle w:val="CommentReference"/>
        </w:rPr>
        <w:annotationRef/>
      </w:r>
      <w:r w:rsidRPr="001F595F">
        <w:t>CO</w:t>
      </w:r>
      <w:r w:rsidRPr="001F595F">
        <w:rPr>
          <w:vertAlign w:val="subscript"/>
        </w:rPr>
        <w:t>2</w:t>
      </w:r>
      <w:r>
        <w:rPr>
          <w:vertAlign w:val="subscript"/>
        </w:rPr>
        <w:br/>
      </w:r>
      <w:r w:rsidRPr="001F595F">
        <w:t>[?]</w:t>
      </w:r>
    </w:p>
  </w:comment>
  <w:comment w:id="1072" w:author="Ian Blenkinsop" w:date="2021-07-01T16:48:00Z" w:initials="IB">
    <w:p w14:paraId="4DC12CD6" w14:textId="326CA6A7" w:rsidR="00E563C1" w:rsidRDefault="00E563C1" w:rsidP="0024577B">
      <w:pPr>
        <w:pStyle w:val="CommentText"/>
      </w:pPr>
      <w:r>
        <w:rPr>
          <w:rStyle w:val="CommentReference"/>
        </w:rPr>
        <w:annotationRef/>
      </w:r>
      <w:r>
        <w:t>… to cumulative carbon emissions</w:t>
      </w:r>
      <w:r>
        <w:br/>
      </w:r>
      <w:r w:rsidRPr="00E563C1">
        <w:t>[?]</w:t>
      </w:r>
    </w:p>
  </w:comment>
  <w:comment w:id="1080" w:author="Ian Blenkinsop" w:date="2021-07-01T15:23:00Z" w:initials="IB">
    <w:p w14:paraId="4A659202" w14:textId="11B547CE" w:rsidR="005860C7" w:rsidRDefault="005860C7" w:rsidP="0024577B">
      <w:pPr>
        <w:pStyle w:val="CommentText"/>
      </w:pPr>
      <w:r>
        <w:rPr>
          <w:rStyle w:val="CommentReference"/>
        </w:rPr>
        <w:annotationRef/>
      </w:r>
      <w:r>
        <w:t>Chapter 11</w:t>
      </w:r>
      <w:r>
        <w:br/>
        <w:t>Chapter 12</w:t>
      </w:r>
      <w:r>
        <w:br/>
        <w:t>[?]</w:t>
      </w:r>
    </w:p>
  </w:comment>
  <w:comment w:id="1084" w:author="Ian Blenkinsop" w:date="2021-07-01T16:53:00Z" w:initials="IB">
    <w:p w14:paraId="14F9D51A" w14:textId="2FB65A0F" w:rsidR="00E646CD" w:rsidRPr="00E646CD" w:rsidRDefault="00E646CD" w:rsidP="0024577B">
      <w:pPr>
        <w:pStyle w:val="CommentText"/>
        <w:rPr>
          <w:b/>
          <w:bCs/>
        </w:rPr>
      </w:pPr>
      <w:r>
        <w:rPr>
          <w:rStyle w:val="CommentReference"/>
        </w:rPr>
        <w:annotationRef/>
      </w:r>
      <w:r>
        <w:t>Niño</w:t>
      </w:r>
      <w:r w:rsidR="002D42E0">
        <w:t xml:space="preserve"> </w:t>
      </w:r>
      <w:r>
        <w:t>3.4 index</w:t>
      </w:r>
      <w:r>
        <w:br/>
        <w:t>[?]</w:t>
      </w:r>
    </w:p>
  </w:comment>
  <w:comment w:id="1093" w:author="Ian Blenkinsop" w:date="2021-07-01T17:06:00Z" w:initials="IB">
    <w:p w14:paraId="62BE1939" w14:textId="32FE4568" w:rsidR="004E7483" w:rsidRPr="004E7483" w:rsidRDefault="004E7483" w:rsidP="0024577B">
      <w:pPr>
        <w:pStyle w:val="CommentText"/>
        <w:rPr>
          <w:b/>
          <w:bCs/>
        </w:rPr>
      </w:pPr>
      <w:r w:rsidRPr="004E7483">
        <w:rPr>
          <w:rStyle w:val="CommentReference"/>
        </w:rPr>
        <w:annotationRef/>
      </w:r>
      <w:r w:rsidRPr="004E7483">
        <w:t xml:space="preserve">This </w:t>
      </w:r>
      <w:r>
        <w:t>sentence becomes unclear at this point, for me.</w:t>
      </w:r>
    </w:p>
  </w:comment>
  <w:comment w:id="1100" w:author="Ian Blenkinsop" w:date="2021-07-01T17:07:00Z" w:initials="IB">
    <w:p w14:paraId="7892BC60" w14:textId="77777777" w:rsidR="00630493" w:rsidRPr="00630493" w:rsidRDefault="004E7483" w:rsidP="0024577B">
      <w:pPr>
        <w:pStyle w:val="CommentText"/>
        <w:rPr>
          <w:b/>
          <w:bCs/>
        </w:rPr>
      </w:pPr>
      <w:r>
        <w:rPr>
          <w:rStyle w:val="CommentReference"/>
        </w:rPr>
        <w:annotationRef/>
      </w:r>
      <w:r>
        <w:t xml:space="preserve">all </w:t>
      </w:r>
      <w:r w:rsidRPr="004E7483">
        <w:t>lowercase</w:t>
      </w:r>
      <w:r>
        <w:t>?</w:t>
      </w:r>
      <w:r w:rsidR="00630493">
        <w:br/>
        <w:t xml:space="preserve">Also: </w:t>
      </w:r>
      <w:r w:rsidR="00630493">
        <w:br/>
      </w:r>
      <w:r w:rsidR="00630493" w:rsidRPr="00630493">
        <w:t>transient climate response to cumulative emissions of CO</w:t>
      </w:r>
      <w:r w:rsidR="00630493" w:rsidRPr="00630493">
        <w:rPr>
          <w:vertAlign w:val="subscript"/>
        </w:rPr>
        <w:t>2</w:t>
      </w:r>
      <w:r w:rsidR="00630493" w:rsidRPr="00630493">
        <w:t xml:space="preserve"> (TCRE) [OR transient climate response to cumulative carbon emissions (TCRE)?</w:t>
      </w:r>
    </w:p>
    <w:p w14:paraId="57ACA411" w14:textId="3051A317" w:rsidR="004E7483" w:rsidRPr="004E7483" w:rsidRDefault="004E7483" w:rsidP="0024577B">
      <w:pPr>
        <w:pStyle w:val="CommentText"/>
      </w:pPr>
    </w:p>
  </w:comment>
  <w:comment w:id="1131" w:author="Ian Blenkinsop" w:date="2021-07-02T09:33:00Z" w:initials="IB">
    <w:p w14:paraId="0689EAE2" w14:textId="4EDCCF3B" w:rsidR="002D42E0" w:rsidRDefault="002D42E0" w:rsidP="0024577B">
      <w:pPr>
        <w:pStyle w:val="CommentText"/>
      </w:pPr>
      <w:r>
        <w:t xml:space="preserve">… </w:t>
      </w:r>
      <w:r>
        <w:rPr>
          <w:rStyle w:val="CommentReference"/>
        </w:rPr>
        <w:annotationRef/>
      </w:r>
      <w:r>
        <w:t>high CO</w:t>
      </w:r>
      <w:r w:rsidRPr="002D42E0">
        <w:rPr>
          <w:vertAlign w:val="subscript"/>
        </w:rPr>
        <w:t>2</w:t>
      </w:r>
      <w:r w:rsidR="000A59ED">
        <w:t>-</w:t>
      </w:r>
      <w:r w:rsidRPr="002D42E0">
        <w:t>emiss</w:t>
      </w:r>
      <w:r>
        <w:t xml:space="preserve">ions scenarios… </w:t>
      </w:r>
      <w:r>
        <w:br/>
      </w:r>
      <w:r w:rsidRPr="002D42E0">
        <w:rPr>
          <w:b/>
          <w:bCs/>
        </w:rPr>
        <w:t>[?]</w:t>
      </w:r>
    </w:p>
  </w:comment>
  <w:comment w:id="1136" w:author="Ian Blenkinsop" w:date="2021-07-02T09:34:00Z" w:initials="IB">
    <w:p w14:paraId="3D29B6A7" w14:textId="18893E2B" w:rsidR="002D42E0" w:rsidRPr="002D42E0" w:rsidRDefault="002D42E0" w:rsidP="0024577B">
      <w:pPr>
        <w:pStyle w:val="CommentText"/>
      </w:pPr>
      <w:r>
        <w:rPr>
          <w:rStyle w:val="CommentReference"/>
        </w:rPr>
        <w:annotationRef/>
      </w:r>
      <w:r>
        <w:t>… lowest CO</w:t>
      </w:r>
      <w:r w:rsidRPr="002D42E0">
        <w:rPr>
          <w:vertAlign w:val="subscript"/>
        </w:rPr>
        <w:t>2</w:t>
      </w:r>
      <w:r w:rsidR="000A59ED">
        <w:t>-</w:t>
      </w:r>
      <w:r>
        <w:t>emissions scenarios…</w:t>
      </w:r>
      <w:r>
        <w:br/>
      </w:r>
      <w:r w:rsidRPr="002D42E0">
        <w:rPr>
          <w:b/>
          <w:bCs/>
        </w:rPr>
        <w:t>[?]</w:t>
      </w:r>
    </w:p>
  </w:comment>
  <w:comment w:id="1139" w:author="Ian Blenkinsop" w:date="2021-07-02T09:48:00Z" w:initials="IB">
    <w:p w14:paraId="07FAA9FA" w14:textId="0BC37F5B" w:rsidR="009E5621" w:rsidRDefault="009E5621" w:rsidP="0024577B">
      <w:pPr>
        <w:pStyle w:val="CommentText"/>
      </w:pPr>
      <w:r>
        <w:rPr>
          <w:rStyle w:val="CommentReference"/>
        </w:rPr>
        <w:annotationRef/>
      </w:r>
      <w:r>
        <w:t xml:space="preserve">… lowest of the </w:t>
      </w:r>
      <w:r w:rsidRPr="009E5621">
        <w:rPr>
          <w:u w:val="single"/>
        </w:rPr>
        <w:t>CO</w:t>
      </w:r>
      <w:r w:rsidRPr="009E5621">
        <w:rPr>
          <w:u w:val="single"/>
          <w:vertAlign w:val="subscript"/>
        </w:rPr>
        <w:t>2</w:t>
      </w:r>
      <w:r w:rsidR="000A59ED">
        <w:t>-</w:t>
      </w:r>
      <w:r>
        <w:t>emission</w:t>
      </w:r>
      <w:r w:rsidRPr="009E5621">
        <w:rPr>
          <w:u w:val="single"/>
        </w:rPr>
        <w:t>s</w:t>
      </w:r>
      <w:r>
        <w:t xml:space="preserve"> scenarios.</w:t>
      </w:r>
      <w:r>
        <w:br/>
      </w:r>
      <w:r w:rsidRPr="009E5621">
        <w:rPr>
          <w:b/>
          <w:bCs/>
        </w:rPr>
        <w:t>[?]</w:t>
      </w:r>
    </w:p>
  </w:comment>
  <w:comment w:id="1140" w:author="Ian Blenkinsop" w:date="2021-07-01T15:24:00Z" w:initials="IB">
    <w:p w14:paraId="6201F4FE" w14:textId="002701C3" w:rsidR="00750324" w:rsidRDefault="00750324" w:rsidP="0024577B">
      <w:pPr>
        <w:pStyle w:val="CommentText"/>
      </w:pPr>
      <w:r>
        <w:rPr>
          <w:rStyle w:val="CommentReference"/>
        </w:rPr>
        <w:annotationRef/>
      </w:r>
      <w:r>
        <w:t>Chapter 11</w:t>
      </w:r>
      <w:r>
        <w:br/>
        <w:t>[?]</w:t>
      </w:r>
    </w:p>
  </w:comment>
  <w:comment w:id="1141" w:author="Ian Blenkinsop" w:date="2021-07-02T09:52:00Z" w:initials="IB">
    <w:p w14:paraId="7B17D28E" w14:textId="593C2DAB" w:rsidR="009E5621" w:rsidRDefault="009E5621" w:rsidP="0024577B">
      <w:pPr>
        <w:pStyle w:val="CommentText"/>
      </w:pPr>
      <w:r>
        <w:rPr>
          <w:rStyle w:val="CommentReference"/>
        </w:rPr>
        <w:annotationRef/>
      </w:r>
      <w:r>
        <w:t>… extreme climate events</w:t>
      </w:r>
      <w:r>
        <w:br/>
      </w:r>
      <w:r w:rsidRPr="009E5621">
        <w:rPr>
          <w:b/>
          <w:bCs/>
        </w:rPr>
        <w:t>[?]</w:t>
      </w:r>
    </w:p>
  </w:comment>
  <w:comment w:id="1156" w:author="Ian Blenkinsop" w:date="2021-07-02T09:56:00Z" w:initials="IB">
    <w:p w14:paraId="466C65DC" w14:textId="2D745756" w:rsidR="009E5621" w:rsidRDefault="009E5621" w:rsidP="0024577B">
      <w:pPr>
        <w:pStyle w:val="CommentText"/>
      </w:pPr>
      <w:r>
        <w:rPr>
          <w:rStyle w:val="CommentReference"/>
        </w:rPr>
        <w:annotationRef/>
      </w:r>
      <w:r>
        <w:t>… all of which can accelerate warming globally or yield particular…</w:t>
      </w:r>
      <w:r>
        <w:br/>
      </w:r>
      <w:r w:rsidRPr="009E5621">
        <w:rPr>
          <w:b/>
          <w:bCs/>
        </w:rPr>
        <w:t>[?]</w:t>
      </w:r>
    </w:p>
  </w:comment>
  <w:comment w:id="1167" w:author="Ian Blenkinsop" w:date="2021-07-02T10:10:00Z" w:initials="IB">
    <w:p w14:paraId="0D5B795F" w14:textId="22D4EA3F" w:rsidR="00F95E54" w:rsidRDefault="00F95E54" w:rsidP="0024577B">
      <w:pPr>
        <w:pStyle w:val="CommentText"/>
      </w:pPr>
      <w:r>
        <w:rPr>
          <w:rStyle w:val="CommentReference"/>
        </w:rPr>
        <w:annotationRef/>
      </w:r>
      <w:r>
        <w:t xml:space="preserve">Or </w:t>
      </w:r>
      <w:r>
        <w:br/>
      </w:r>
      <w:r w:rsidRPr="00F95E54">
        <w:t xml:space="preserve">low, medium and high </w:t>
      </w:r>
      <w:r w:rsidRPr="00F95E54">
        <w:rPr>
          <w:u w:val="single"/>
        </w:rPr>
        <w:t>CO</w:t>
      </w:r>
      <w:r w:rsidRPr="00F95E54">
        <w:rPr>
          <w:u w:val="single"/>
          <w:vertAlign w:val="subscript"/>
        </w:rPr>
        <w:t>2</w:t>
      </w:r>
      <w:r>
        <w:t>-</w:t>
      </w:r>
      <w:r w:rsidRPr="00F95E54">
        <w:t>emission</w:t>
      </w:r>
      <w:r w:rsidRPr="00F95E54">
        <w:rPr>
          <w:u w:val="single"/>
        </w:rPr>
        <w:t>s</w:t>
      </w:r>
      <w:r w:rsidRPr="00F95E54">
        <w:t xml:space="preserve"> scenarios.</w:t>
      </w:r>
    </w:p>
  </w:comment>
  <w:comment w:id="1179" w:author="Ian Blenkinsop" w:date="2021-07-02T10:14:00Z" w:initials="IB">
    <w:p w14:paraId="7450853B" w14:textId="5C539DF6" w:rsidR="00F95E54" w:rsidRDefault="00F95E54" w:rsidP="0024577B">
      <w:pPr>
        <w:pStyle w:val="CommentText"/>
      </w:pPr>
      <w:r>
        <w:rPr>
          <w:rStyle w:val="CommentReference"/>
        </w:rPr>
        <w:annotationRef/>
      </w:r>
      <w:r>
        <w:t>‘Updated’ and ‘investigated’ where? As part of AR6? WGI?</w:t>
      </w:r>
    </w:p>
  </w:comment>
  <w:comment w:id="1191" w:author="Ian Blenkinsop" w:date="2021-07-02T10:18:00Z" w:initials="IB">
    <w:p w14:paraId="4146FB54" w14:textId="247DD6F4" w:rsidR="003A729E" w:rsidRDefault="003A729E" w:rsidP="0024577B">
      <w:pPr>
        <w:pStyle w:val="CommentText"/>
      </w:pPr>
      <w:r>
        <w:rPr>
          <w:rStyle w:val="CommentReference"/>
        </w:rPr>
        <w:annotationRef/>
      </w:r>
      <w:r w:rsidR="00FF1BDB">
        <w:t>Does this need any further explanation for readers? E.g.</w:t>
      </w:r>
      <w:r w:rsidR="00FF1BDB">
        <w:br/>
      </w:r>
      <w:r w:rsidR="00FF1BDB" w:rsidRPr="00FF1BDB">
        <w:t>“Changing water volumes in rivers (‘river discharge’) can pose adap</w:t>
      </w:r>
      <w:r w:rsidR="00FF1BDB">
        <w:t>tation challenges.”</w:t>
      </w:r>
    </w:p>
  </w:comment>
  <w:comment w:id="1195" w:author="Ian Blenkinsop" w:date="2021-07-02T10:22:00Z" w:initials="IB">
    <w:p w14:paraId="47FCB1D3" w14:textId="1215D7EA" w:rsidR="00FF1BDB" w:rsidRDefault="00FF1BDB" w:rsidP="0024577B">
      <w:pPr>
        <w:pStyle w:val="CommentText"/>
      </w:pPr>
      <w:r>
        <w:rPr>
          <w:rStyle w:val="CommentReference"/>
        </w:rPr>
        <w:annotationRef/>
      </w:r>
      <w:r>
        <w:t>Is this in correct order?</w:t>
      </w:r>
    </w:p>
  </w:comment>
  <w:comment w:id="1196" w:author="Ian Blenkinsop" w:date="2021-07-02T10:24:00Z" w:initials="IB">
    <w:p w14:paraId="7413C047" w14:textId="4C17DEB8" w:rsidR="00C308D5" w:rsidRDefault="00C308D5" w:rsidP="0024577B">
      <w:pPr>
        <w:pStyle w:val="CommentText"/>
      </w:pPr>
      <w:r w:rsidRPr="00C308D5">
        <w:rPr>
          <w:rStyle w:val="CommentReference"/>
          <w:b/>
          <w:bCs/>
        </w:rPr>
        <w:annotationRef/>
      </w:r>
      <w:r w:rsidRPr="00C308D5">
        <w:t>… for regional adaptation purposes.</w:t>
      </w:r>
      <w:r>
        <w:br/>
        <w:t>[?]</w:t>
      </w:r>
    </w:p>
  </w:comment>
  <w:comment w:id="1197" w:author="Ian Blenkinsop" w:date="2021-07-02T10:25:00Z" w:initials="IB">
    <w:p w14:paraId="4AC813BB" w14:textId="015A5DCA" w:rsidR="00C308D5" w:rsidRDefault="00C308D5" w:rsidP="0024577B">
      <w:pPr>
        <w:pStyle w:val="CommentText"/>
      </w:pPr>
      <w:r>
        <w:rPr>
          <w:rStyle w:val="CommentReference"/>
        </w:rPr>
        <w:annotationRef/>
      </w:r>
      <w:r>
        <w:t>Assume this is correct without comma?</w:t>
      </w:r>
      <w:r>
        <w:br/>
      </w:r>
      <w:r w:rsidRPr="00C308D5">
        <w:rPr>
          <w:b/>
          <w:bCs/>
        </w:rPr>
        <w:t>monsoon</w:t>
      </w:r>
      <w:r w:rsidRPr="00C308D5">
        <w:rPr>
          <w:b/>
          <w:bCs/>
          <w:u w:val="single"/>
        </w:rPr>
        <w:t>,</w:t>
      </w:r>
      <w:r w:rsidRPr="00C308D5">
        <w:rPr>
          <w:b/>
          <w:bCs/>
        </w:rPr>
        <w:t xml:space="preserve"> drought and recovery</w:t>
      </w:r>
      <w:r w:rsidRPr="00C308D5">
        <w:rPr>
          <w:b/>
          <w:bCs/>
        </w:rPr>
        <w:br/>
      </w:r>
      <w:r>
        <w:t>[?]</w:t>
      </w:r>
    </w:p>
  </w:comment>
  <w:comment w:id="1203" w:author="Ian Blenkinsop" w:date="2021-07-02T10:29:00Z" w:initials="IB">
    <w:p w14:paraId="32020C6C" w14:textId="2031BB0D" w:rsidR="007606A0" w:rsidRDefault="007606A0" w:rsidP="0024577B">
      <w:pPr>
        <w:pStyle w:val="CommentText"/>
      </w:pPr>
      <w:r w:rsidRPr="007606A0">
        <w:rPr>
          <w:rStyle w:val="CommentReference"/>
          <w:b/>
          <w:bCs/>
        </w:rPr>
        <w:annotationRef/>
      </w:r>
      <w:r w:rsidRPr="007606A0">
        <w:t>sulfate (SO</w:t>
      </w:r>
      <w:r w:rsidRPr="007606A0">
        <w:rPr>
          <w:vertAlign w:val="subscript"/>
        </w:rPr>
        <w:t>4</w:t>
      </w:r>
      <w:r w:rsidRPr="007606A0">
        <w:t>)</w:t>
      </w:r>
      <w:r>
        <w:br/>
        <w:t>[?]</w:t>
      </w:r>
    </w:p>
  </w:comment>
  <w:comment w:id="1204" w:author="Ian Blenkinsop" w:date="2021-07-02T10:31:00Z" w:initials="IB">
    <w:p w14:paraId="5DADF532" w14:textId="38157C70" w:rsidR="007606A0" w:rsidRDefault="007606A0" w:rsidP="0024577B">
      <w:pPr>
        <w:pStyle w:val="CommentText"/>
      </w:pPr>
      <w:r>
        <w:rPr>
          <w:rStyle w:val="CommentReference"/>
        </w:rPr>
        <w:annotationRef/>
      </w:r>
      <w:r>
        <w:t>Just checking this is accurate?</w:t>
      </w:r>
      <w:r>
        <w:br/>
        <w:t xml:space="preserve">reducing something that tends toward cooling should </w:t>
      </w:r>
      <w:r w:rsidRPr="007606A0">
        <w:rPr>
          <w:i/>
          <w:iCs/>
        </w:rPr>
        <w:t>increase</w:t>
      </w:r>
      <w:r>
        <w:t xml:space="preserve"> the visibility (/reduce the masking) of GHG-induced warming?</w:t>
      </w:r>
    </w:p>
  </w:comment>
  <w:comment w:id="1215" w:author="Ian Blenkinsop" w:date="2021-07-02T10:36:00Z" w:initials="IB">
    <w:p w14:paraId="10637575" w14:textId="12FBC35D" w:rsidR="007606A0" w:rsidRDefault="007606A0" w:rsidP="0024577B">
      <w:pPr>
        <w:pStyle w:val="CommentText"/>
      </w:pPr>
      <w:r w:rsidRPr="007606A0">
        <w:rPr>
          <w:rStyle w:val="CommentReference"/>
          <w:b/>
          <w:bCs/>
        </w:rPr>
        <w:annotationRef/>
      </w:r>
      <w:r w:rsidRPr="007606A0">
        <w:t xml:space="preserve">…and ozone </w:t>
      </w:r>
      <w:r w:rsidRPr="007606A0">
        <w:rPr>
          <w:u w:val="single"/>
        </w:rPr>
        <w:t>(O</w:t>
      </w:r>
      <w:r w:rsidRPr="007606A0">
        <w:rPr>
          <w:u w:val="single"/>
          <w:vertAlign w:val="subscript"/>
        </w:rPr>
        <w:t>3</w:t>
      </w:r>
      <w:r w:rsidRPr="007606A0">
        <w:rPr>
          <w:u w:val="single"/>
        </w:rPr>
        <w:t>)</w:t>
      </w:r>
      <w:r w:rsidRPr="007606A0">
        <w:t>. …</w:t>
      </w:r>
      <w:r>
        <w:br/>
        <w:t>[?]</w:t>
      </w:r>
    </w:p>
  </w:comment>
  <w:comment w:id="1229" w:author="Ian Blenkinsop" w:date="2021-07-02T10:50:00Z" w:initials="IB">
    <w:p w14:paraId="7DFE989E" w14:textId="0719E6FC" w:rsidR="00536014" w:rsidRDefault="00536014" w:rsidP="0024577B">
      <w:pPr>
        <w:pStyle w:val="CommentText"/>
      </w:pPr>
      <w:r>
        <w:rPr>
          <w:rStyle w:val="CommentReference"/>
        </w:rPr>
        <w:annotationRef/>
      </w:r>
      <w:r>
        <w:rPr>
          <w:rStyle w:val="CommentReference"/>
        </w:rPr>
        <w:annotationRef/>
      </w:r>
      <w:r>
        <w:t>Suggest deleting LLGHG abbreviation as only used twice in chapter.</w:t>
      </w:r>
    </w:p>
  </w:comment>
  <w:comment w:id="1244" w:author="Ian Blenkinsop" w:date="2021-07-02T10:58:00Z" w:initials="IB">
    <w:p w14:paraId="3E174E3B" w14:textId="21202A31" w:rsidR="00536014" w:rsidRPr="00536014" w:rsidRDefault="00536014" w:rsidP="0024577B">
      <w:pPr>
        <w:pStyle w:val="CommentText"/>
      </w:pPr>
      <w:r>
        <w:rPr>
          <w:rStyle w:val="CommentReference"/>
        </w:rPr>
        <w:annotationRef/>
      </w:r>
      <w:r>
        <w:t>Style guide lists Sendai as:</w:t>
      </w:r>
      <w:r>
        <w:br/>
      </w:r>
      <w:r w:rsidRPr="00536014">
        <w:t>UN Sendai Framework for Disaster Risk Reduction (UNISDR)</w:t>
      </w:r>
      <w:r>
        <w:br/>
      </w:r>
      <w:r w:rsidRPr="00DF6FA9">
        <w:t xml:space="preserve">Or should it </w:t>
      </w:r>
      <w:r w:rsidR="00DF6FA9">
        <w:t xml:space="preserve">now </w:t>
      </w:r>
      <w:r w:rsidRPr="00DF6FA9">
        <w:t>be</w:t>
      </w:r>
      <w:r>
        <w:t xml:space="preserve"> (</w:t>
      </w:r>
      <w:r w:rsidR="00DF6FA9">
        <w:t>UNDRR</w:t>
      </w:r>
      <w:r>
        <w:t>)</w:t>
      </w:r>
      <w:r w:rsidR="00DF6FA9">
        <w:br/>
      </w:r>
      <w:r w:rsidR="00DF6FA9" w:rsidRPr="00DF6FA9">
        <w:t>[?]</w:t>
      </w:r>
    </w:p>
    <w:p w14:paraId="33D9A32B" w14:textId="1F210D32" w:rsidR="00536014" w:rsidRDefault="00536014" w:rsidP="0024577B">
      <w:pPr>
        <w:pStyle w:val="CommentText"/>
      </w:pPr>
    </w:p>
  </w:comment>
  <w:comment w:id="1245" w:author="Ian Blenkinsop" w:date="2021-07-02T11:02:00Z" w:initials="IB">
    <w:p w14:paraId="28FB8F57" w14:textId="0B5AE7F2" w:rsidR="00DF6FA9" w:rsidRDefault="00DF6FA9" w:rsidP="0024577B">
      <w:pPr>
        <w:pStyle w:val="CommentText"/>
      </w:pPr>
      <w:r>
        <w:rPr>
          <w:rStyle w:val="CommentReference"/>
        </w:rPr>
        <w:annotationRef/>
      </w:r>
      <w:r>
        <w:t>Please find-replace throughout depending on Acronym decision above.</w:t>
      </w:r>
    </w:p>
  </w:comment>
  <w:comment w:id="1271" w:author="Ian Blenkinsop" w:date="2021-07-02T11:23:00Z" w:initials="IB">
    <w:p w14:paraId="75740ECB" w14:textId="77518B1E" w:rsidR="00934493" w:rsidRDefault="00934493" w:rsidP="0024577B">
      <w:pPr>
        <w:pStyle w:val="CommentText"/>
      </w:pPr>
      <w:r>
        <w:rPr>
          <w:rStyle w:val="CommentReference"/>
        </w:rPr>
        <w:annotationRef/>
      </w:r>
      <w:r>
        <w:t>The IPBES assessment?</w:t>
      </w:r>
      <w:r>
        <w:br/>
        <w:t xml:space="preserve">Or </w:t>
      </w:r>
      <w:r w:rsidRPr="00934493">
        <w:rPr>
          <w:b/>
          <w:bCs/>
        </w:rPr>
        <w:t>this Report</w:t>
      </w:r>
      <w:r>
        <w:rPr>
          <w:b/>
          <w:bCs/>
        </w:rPr>
        <w:t xml:space="preserve"> (AR6/WGI) </w:t>
      </w:r>
      <w:r>
        <w:rPr>
          <w:b/>
          <w:bCs/>
        </w:rPr>
        <w:br/>
      </w:r>
      <w:r w:rsidRPr="00934493">
        <w:t>[?]</w:t>
      </w:r>
    </w:p>
  </w:comment>
  <w:comment w:id="1290" w:author="Ian Blenkinsop" w:date="2021-07-02T11:29:00Z" w:initials="IB">
    <w:p w14:paraId="11C7E4CD" w14:textId="6DC65C9E" w:rsidR="00934493" w:rsidRDefault="00934493" w:rsidP="0024577B">
      <w:pPr>
        <w:pStyle w:val="CommentText"/>
      </w:pPr>
      <w:r>
        <w:rPr>
          <w:rStyle w:val="CommentReference"/>
        </w:rPr>
        <w:annotationRef/>
      </w:r>
      <w:r>
        <w:t xml:space="preserve">OK to use this phrase? Not used elsewhere and distinct from climate </w:t>
      </w:r>
      <w:r w:rsidRPr="00934493">
        <w:rPr>
          <w:i/>
          <w:iCs/>
        </w:rPr>
        <w:t>change</w:t>
      </w:r>
      <w:r>
        <w:t>?</w:t>
      </w:r>
    </w:p>
  </w:comment>
  <w:comment w:id="1293" w:author="Ian Blenkinsop" w:date="2021-07-02T11:31:00Z" w:initials="IB">
    <w:p w14:paraId="635D5420" w14:textId="15C8016D" w:rsidR="00934493" w:rsidRDefault="00934493" w:rsidP="0024577B">
      <w:pPr>
        <w:pStyle w:val="CommentText"/>
      </w:pPr>
      <w:r>
        <w:rPr>
          <w:rStyle w:val="CommentReference"/>
        </w:rPr>
        <w:annotationRef/>
      </w:r>
      <w:r>
        <w:t>Could be clearer, I think? Perhaps</w:t>
      </w:r>
      <w:r>
        <w:br/>
      </w:r>
      <w:r w:rsidRPr="00934493">
        <w:br/>
        <w:t>… reduce ozone depletion, as the ozone layer</w:t>
      </w:r>
      <w:r>
        <w:t xml:space="preserve"> </w:t>
      </w:r>
      <w:r w:rsidRPr="00934493">
        <w:t xml:space="preserve">[/presence of ozone in the atmosphere] is known to modulate anthropogenic climate influence. … </w:t>
      </w:r>
    </w:p>
  </w:comment>
  <w:comment w:id="1296" w:author="Ian Blenkinsop" w:date="2021-07-02T11:34:00Z" w:initials="IB">
    <w:p w14:paraId="03555B63" w14:textId="77777777" w:rsidR="00934493" w:rsidRPr="00934493" w:rsidRDefault="00934493" w:rsidP="0024577B">
      <w:pPr>
        <w:pStyle w:val="CommentText"/>
      </w:pPr>
      <w:r w:rsidRPr="00934493">
        <w:rPr>
          <w:rStyle w:val="CommentReference"/>
          <w:b/>
          <w:bCs/>
        </w:rPr>
        <w:annotationRef/>
      </w:r>
      <w:r w:rsidRPr="00934493">
        <w:t>In the Montreal/Kigali process…</w:t>
      </w:r>
    </w:p>
    <w:p w14:paraId="6C1BBB1E" w14:textId="73230231" w:rsidR="00934493" w:rsidRDefault="00934493" w:rsidP="0024577B">
      <w:pPr>
        <w:pStyle w:val="CommentText"/>
      </w:pPr>
      <w:r>
        <w:t>[?]</w:t>
      </w:r>
    </w:p>
  </w:comment>
  <w:comment w:id="1337" w:author="Ian Blenkinsop" w:date="2021-07-02T11:37:00Z" w:initials="IB">
    <w:p w14:paraId="55C7D476" w14:textId="250BFB42" w:rsidR="005F4B15" w:rsidRDefault="005F4B15" w:rsidP="0024577B">
      <w:pPr>
        <w:pStyle w:val="CommentText"/>
      </w:pPr>
      <w:r>
        <w:rPr>
          <w:rStyle w:val="CommentReference"/>
        </w:rPr>
        <w:annotationRef/>
      </w:r>
      <w:r>
        <w:t>e</w:t>
      </w:r>
      <w:r w:rsidRPr="005F4B15">
        <w:t>nabled</w:t>
      </w:r>
      <w:r>
        <w:br/>
        <w:t>[?]</w:t>
      </w:r>
    </w:p>
  </w:comment>
  <w:comment w:id="1357" w:author="Ian Blenkinsop" w:date="2021-07-02T11:43:00Z" w:initials="IB">
    <w:p w14:paraId="1AD0FC40" w14:textId="20D4D172" w:rsidR="005F4B15" w:rsidRDefault="005F4B15" w:rsidP="0024577B">
      <w:pPr>
        <w:pStyle w:val="CommentText"/>
      </w:pPr>
      <w:r>
        <w:rPr>
          <w:rStyle w:val="CommentReference"/>
        </w:rPr>
        <w:annotationRef/>
      </w:r>
      <w:r>
        <w:t>Delete, as this is already clear from the sentence?</w:t>
      </w:r>
    </w:p>
  </w:comment>
  <w:comment w:id="1384" w:author="Ian Blenkinsop" w:date="2021-07-02T11:49:00Z" w:initials="IB">
    <w:p w14:paraId="0B3A8293" w14:textId="5C43DCAE" w:rsidR="005F4B15" w:rsidRDefault="005F4B15" w:rsidP="0024577B">
      <w:pPr>
        <w:pStyle w:val="CommentText"/>
      </w:pPr>
      <w:r>
        <w:rPr>
          <w:rStyle w:val="CommentReference"/>
        </w:rPr>
        <w:annotationRef/>
      </w:r>
      <w:r w:rsidR="001F34B3">
        <w:t>Have usually kept ‘Working Groups’ rather than WGs when it helps with readability, reverting to WGI WGII etc when useful to abbreviate.</w:t>
      </w:r>
    </w:p>
  </w:comment>
  <w:comment w:id="1387" w:author="Ian Blenkinsop" w:date="2021-07-02T11:49:00Z" w:initials="IB">
    <w:p w14:paraId="1E69864D" w14:textId="58328758" w:rsidR="005F4B15" w:rsidRDefault="005F4B15" w:rsidP="0024577B">
      <w:pPr>
        <w:pStyle w:val="CommentText"/>
      </w:pPr>
      <w:r>
        <w:rPr>
          <w:rStyle w:val="CommentReference"/>
        </w:rPr>
        <w:annotationRef/>
      </w:r>
      <w:r>
        <w:t xml:space="preserve">Add </w:t>
      </w:r>
      <w:r w:rsidRPr="005F4B15">
        <w:t>(</w:t>
      </w:r>
      <w:r w:rsidRPr="005F4B15">
        <w:rPr>
          <w:u w:val="single"/>
        </w:rPr>
        <w:t>FAR</w:t>
      </w:r>
      <w:r w:rsidRPr="005F4B15">
        <w:t>; IPCC, 1990a)</w:t>
      </w:r>
    </w:p>
  </w:comment>
  <w:comment w:id="1455" w:author="Ian Blenkinsop" w:date="2021-07-02T12:21:00Z" w:initials="IB">
    <w:p w14:paraId="51A772F1" w14:textId="76AE6A53" w:rsidR="00C30C4D" w:rsidRDefault="00C30C4D" w:rsidP="0024577B">
      <w:pPr>
        <w:pStyle w:val="CommentText"/>
      </w:pPr>
      <w:r>
        <w:rPr>
          <w:rStyle w:val="CommentReference"/>
        </w:rPr>
        <w:annotationRef/>
      </w:r>
      <w:r w:rsidRPr="000F715B">
        <w:rPr>
          <w:b/>
          <w:bCs/>
        </w:rPr>
        <w:t>or</w:t>
      </w:r>
      <w:r>
        <w:br/>
        <w:t>[?</w:t>
      </w:r>
      <w:r w:rsidR="000F715B">
        <w:t xml:space="preserve"> Though I think ‘and’ is accurate</w:t>
      </w:r>
      <w:r>
        <w:t>]</w:t>
      </w:r>
    </w:p>
  </w:comment>
  <w:comment w:id="1496" w:author="Ian Blenkinsop" w:date="2021-07-02T13:24:00Z" w:initials="IB">
    <w:p w14:paraId="449F45F3" w14:textId="04BCEDF6" w:rsidR="00D71BF2" w:rsidRDefault="00D71BF2" w:rsidP="0024577B">
      <w:pPr>
        <w:pStyle w:val="CommentText"/>
      </w:pPr>
      <w:r>
        <w:rPr>
          <w:rStyle w:val="CommentReference"/>
        </w:rPr>
        <w:annotationRef/>
      </w:r>
      <w:r>
        <w:rPr>
          <w:rStyle w:val="CommentReference"/>
        </w:rPr>
        <w:t>This isn’t</w:t>
      </w:r>
      <w:r>
        <w:t xml:space="preserve"> quite clear to me.</w:t>
      </w:r>
      <w:r>
        <w:br/>
        <w:t>Is it saying</w:t>
      </w:r>
      <w:r>
        <w:br/>
        <w:t>“… does not address how to handle ‘deep uncertainty’ when it is identified in the assessment.”</w:t>
      </w:r>
    </w:p>
  </w:comment>
  <w:comment w:id="1629" w:author="Robin Matthews" w:date="2021-05-18T16:48:00Z" w:initials="RM">
    <w:p w14:paraId="05509E4D" w14:textId="1F878616" w:rsidR="00863BE4" w:rsidRPr="00115C88" w:rsidRDefault="00863BE4" w:rsidP="0024577B">
      <w:pPr>
        <w:pStyle w:val="CommentText"/>
      </w:pPr>
      <w:r>
        <w:rPr>
          <w:rStyle w:val="CommentReference"/>
        </w:rPr>
        <w:annotationRef/>
      </w:r>
      <w:r w:rsidRPr="00115C88">
        <w:t>Hidden reference in Mendeley field:</w:t>
      </w:r>
      <w:r w:rsidRPr="00115C88">
        <w:br/>
        <w:t>Elliot, 2017. Do you want to cite it?</w:t>
      </w:r>
      <w:r w:rsidRPr="00115C88">
        <w:br/>
      </w:r>
      <w:r w:rsidRPr="00115C88">
        <w:br/>
      </w:r>
      <w:r w:rsidRPr="00115C88">
        <w:rPr>
          <w:noProof/>
        </w:rPr>
        <w:t xml:space="preserve">Elliott, K. C. (2017). </w:t>
      </w:r>
      <w:r w:rsidRPr="00115C88">
        <w:rPr>
          <w:i/>
          <w:iCs/>
          <w:noProof/>
        </w:rPr>
        <w:t>A Tapestry of Values: An Introduction to Values in Science</w:t>
      </w:r>
      <w:r w:rsidRPr="00115C88">
        <w:rPr>
          <w:noProof/>
        </w:rPr>
        <w:t>. Oxford, UK: Oxford University Press.</w:t>
      </w:r>
    </w:p>
  </w:comment>
  <w:comment w:id="1676" w:author="Ian Blenkinsop" w:date="2021-07-02T14:02:00Z" w:initials="IB">
    <w:p w14:paraId="368CE1E3" w14:textId="35DC7D9E" w:rsidR="00970065" w:rsidRDefault="00970065" w:rsidP="0024577B">
      <w:pPr>
        <w:pStyle w:val="CommentText"/>
      </w:pPr>
      <w:r>
        <w:rPr>
          <w:rStyle w:val="CommentReference"/>
        </w:rPr>
        <w:annotationRef/>
      </w:r>
      <w:r>
        <w:t xml:space="preserve">… mutually </w:t>
      </w:r>
      <w:r w:rsidRPr="00970065">
        <w:t>understandable</w:t>
      </w:r>
      <w:r>
        <w:t xml:space="preserve"> </w:t>
      </w:r>
      <w:r w:rsidRPr="00970065">
        <w:rPr>
          <w:u w:val="single"/>
        </w:rPr>
        <w:t>and</w:t>
      </w:r>
      <w:r w:rsidRPr="00970065">
        <w:t xml:space="preserve"> usable</w:t>
      </w:r>
      <w:r w:rsidRPr="00970065">
        <w:rPr>
          <w:u w:val="single"/>
        </w:rPr>
        <w:t xml:space="preserve"> </w:t>
      </w:r>
      <w:r w:rsidRPr="00970065">
        <w:t>task-related information and knowledge</w:t>
      </w:r>
      <w:r>
        <w:t>,…</w:t>
      </w:r>
      <w:r>
        <w:br/>
        <w:t>[Or consider breaking up this sentence for clarity?]</w:t>
      </w:r>
    </w:p>
  </w:comment>
  <w:comment w:id="1682" w:author="Ian Blenkinsop" w:date="2021-07-02T14:04:00Z" w:initials="IB">
    <w:p w14:paraId="0694C2EC" w14:textId="63F14772" w:rsidR="00036A5E" w:rsidRDefault="00036A5E" w:rsidP="0024577B">
      <w:pPr>
        <w:pStyle w:val="CommentText"/>
      </w:pPr>
      <w:r>
        <w:rPr>
          <w:rStyle w:val="CommentReference"/>
        </w:rPr>
        <w:annotationRef/>
      </w:r>
      <w:r>
        <w:t>Likely to be 6/7 lines when typeset – suggest setting as extract quote (quote marks removed)</w:t>
      </w:r>
    </w:p>
  </w:comment>
  <w:comment w:id="1687" w:author="Ian Blenkinsop" w:date="2021-07-02T14:08:00Z" w:initials="IB">
    <w:p w14:paraId="65F55598" w14:textId="0A1CEC20" w:rsidR="00036A5E" w:rsidRDefault="00036A5E" w:rsidP="0024577B">
      <w:pPr>
        <w:pStyle w:val="CommentText"/>
      </w:pPr>
      <w:r>
        <w:rPr>
          <w:rStyle w:val="CommentReference"/>
        </w:rPr>
        <w:annotationRef/>
      </w:r>
      <w:r>
        <w:t>Climate services have not been defined anywhwere to this point. Do we need to say (even briefly) what they encompass?</w:t>
      </w:r>
    </w:p>
  </w:comment>
  <w:comment w:id="1701" w:author="Robin Matthews [2]" w:date="2021-06-01T17:16:00Z" w:initials="RM">
    <w:p w14:paraId="64F62FF1" w14:textId="53AD5128" w:rsidR="007B2C50" w:rsidRPr="00115C88" w:rsidRDefault="007B2C50" w:rsidP="0024577B">
      <w:pPr>
        <w:pStyle w:val="CommentText"/>
      </w:pPr>
      <w:r>
        <w:rPr>
          <w:rStyle w:val="CommentReference"/>
        </w:rPr>
        <w:annotationRef/>
      </w:r>
      <w:r w:rsidRPr="00115C88">
        <w:t>Mendeley link needed. Provide DOI and I’ll add one. Be careful (it might not be 2020a in the reference list).</w:t>
      </w:r>
    </w:p>
  </w:comment>
  <w:comment w:id="1721" w:author="Ian Blenkinsop" w:date="2021-07-02T14:16:00Z" w:initials="IB">
    <w:p w14:paraId="17FD4D61" w14:textId="70D23906" w:rsidR="0001789A" w:rsidRDefault="0001789A" w:rsidP="0024577B">
      <w:pPr>
        <w:pStyle w:val="CommentText"/>
      </w:pPr>
      <w:r>
        <w:rPr>
          <w:rStyle w:val="CommentReference"/>
        </w:rPr>
        <w:annotationRef/>
      </w:r>
      <w:r>
        <w:t xml:space="preserve">… one study showed that television </w:t>
      </w:r>
      <w:r w:rsidR="00174E71">
        <w:rPr>
          <w:noProof/>
        </w:rPr>
        <w:t>coverage...</w:t>
      </w:r>
    </w:p>
  </w:comment>
  <w:comment w:id="1725" w:author="Ian Blenkinsop" w:date="2021-07-02T14:15:00Z" w:initials="IB">
    <w:p w14:paraId="2BB17896" w14:textId="623BA75B" w:rsidR="0001789A" w:rsidRPr="0001789A" w:rsidRDefault="0001789A" w:rsidP="0024577B">
      <w:pPr>
        <w:pStyle w:val="CommentText"/>
      </w:pPr>
      <w:r w:rsidRPr="0001789A">
        <w:rPr>
          <w:rStyle w:val="CommentReference"/>
          <w:b/>
          <w:bCs/>
        </w:rPr>
        <w:annotationRef/>
      </w:r>
      <w:r>
        <w:rPr>
          <w:rStyle w:val="CommentReference"/>
          <w:b/>
          <w:bCs/>
        </w:rPr>
        <w:t xml:space="preserve">…extended </w:t>
      </w:r>
      <w:r w:rsidRPr="0001789A">
        <w:rPr>
          <w:rStyle w:val="CommentReference"/>
          <w:b/>
          <w:bCs/>
        </w:rPr>
        <w:t>to AR6</w:t>
      </w:r>
      <w:r>
        <w:rPr>
          <w:rStyle w:val="CommentReference"/>
          <w:b/>
          <w:bCs/>
        </w:rPr>
        <w:br/>
      </w:r>
      <w:r w:rsidRPr="0001789A">
        <w:rPr>
          <w:rStyle w:val="CommentReference"/>
        </w:rPr>
        <w:t>[?]</w:t>
      </w:r>
    </w:p>
  </w:comment>
  <w:comment w:id="1735" w:author="Robin Matthews [2]" w:date="2021-06-01T17:17:00Z" w:initials="RM">
    <w:p w14:paraId="7696202F" w14:textId="6C803A1F" w:rsidR="007B2C50" w:rsidRPr="00115C88" w:rsidRDefault="007B2C50" w:rsidP="0024577B">
      <w:pPr>
        <w:pStyle w:val="CommentText"/>
      </w:pPr>
      <w:r>
        <w:rPr>
          <w:rStyle w:val="CommentReference"/>
        </w:rPr>
        <w:annotationRef/>
      </w:r>
      <w:r w:rsidRPr="00115C88">
        <w:t>Mendeley link needed. Provide DOIs and I’ll add them.</w:t>
      </w:r>
    </w:p>
  </w:comment>
  <w:comment w:id="1748" w:author="Ian Blenkinsop" w:date="2021-07-02T14:21:00Z" w:initials="IB">
    <w:p w14:paraId="4CEDB65B" w14:textId="5845EF79" w:rsidR="0001789A" w:rsidRDefault="0001789A" w:rsidP="0024577B">
      <w:pPr>
        <w:pStyle w:val="CommentText"/>
      </w:pPr>
      <w:r>
        <w:rPr>
          <w:rStyle w:val="CommentReference"/>
        </w:rPr>
        <w:annotationRef/>
      </w:r>
      <w:r w:rsidRPr="0001789A">
        <w:rPr>
          <w:b/>
          <w:bCs/>
        </w:rPr>
        <w:t>weather forecasters</w:t>
      </w:r>
      <w:r w:rsidRPr="0001789A">
        <w:rPr>
          <w:b/>
          <w:bCs/>
        </w:rPr>
        <w:br/>
      </w:r>
      <w:r>
        <w:t>or</w:t>
      </w:r>
      <w:r>
        <w:br/>
      </w:r>
      <w:r w:rsidRPr="0001789A">
        <w:rPr>
          <w:b/>
          <w:bCs/>
        </w:rPr>
        <w:t>weather presenters</w:t>
      </w:r>
      <w:r>
        <w:br/>
        <w:t>might be clearer for international readers.</w:t>
      </w:r>
    </w:p>
  </w:comment>
  <w:comment w:id="1752" w:author="Robin Matthews [2]" w:date="2021-06-01T17:18:00Z" w:initials="RM">
    <w:p w14:paraId="68399949" w14:textId="508D8DE2" w:rsidR="007B2C50" w:rsidRPr="00115C88" w:rsidRDefault="007B2C50" w:rsidP="0024577B">
      <w:pPr>
        <w:pStyle w:val="CommentText"/>
      </w:pPr>
      <w:r>
        <w:rPr>
          <w:rStyle w:val="CommentReference"/>
        </w:rPr>
        <w:annotationRef/>
      </w:r>
      <w:r w:rsidRPr="00115C88">
        <w:t>Mendeley link needed. Provide DOI and I’ll add one.</w:t>
      </w:r>
    </w:p>
  </w:comment>
  <w:comment w:id="1753" w:author="Robin Matthews" w:date="2021-05-18T16:52:00Z" w:initials="RM">
    <w:p w14:paraId="1CB5F04F" w14:textId="2E8CC0A0" w:rsidR="00863BE4" w:rsidRPr="00115C88" w:rsidRDefault="00863BE4" w:rsidP="0024577B">
      <w:pPr>
        <w:pStyle w:val="CommentText"/>
      </w:pPr>
      <w:r>
        <w:rPr>
          <w:rStyle w:val="CommentReference"/>
        </w:rPr>
        <w:annotationRef/>
      </w:r>
      <w:r w:rsidRPr="00115C88">
        <w:t>Missing Mendeley link. Please provide DOI and I’ll add it.</w:t>
      </w:r>
    </w:p>
  </w:comment>
  <w:comment w:id="1760" w:author="Robin Matthews [2]" w:date="2021-06-01T17:18:00Z" w:initials="RM">
    <w:p w14:paraId="16F45340" w14:textId="0F824B11" w:rsidR="007B2C50" w:rsidRPr="00115C88" w:rsidRDefault="007B2C50" w:rsidP="0024577B">
      <w:pPr>
        <w:pStyle w:val="CommentText"/>
      </w:pPr>
      <w:r>
        <w:rPr>
          <w:rStyle w:val="CommentReference"/>
        </w:rPr>
        <w:annotationRef/>
      </w:r>
      <w:r w:rsidRPr="00115C88">
        <w:t>Mendeley link needed. Provide DOI and I’ll add one.</w:t>
      </w:r>
    </w:p>
  </w:comment>
  <w:comment w:id="1830" w:author="Robin Matthews" w:date="2021-05-18T19:00:00Z" w:initials="RM">
    <w:p w14:paraId="58AE6447" w14:textId="5186B8E3" w:rsidR="00BD276D" w:rsidRPr="00115C88" w:rsidRDefault="00BD276D" w:rsidP="0024577B">
      <w:pPr>
        <w:pStyle w:val="CommentText"/>
      </w:pPr>
      <w:r>
        <w:rPr>
          <w:rStyle w:val="CommentReference"/>
        </w:rPr>
        <w:annotationRef/>
      </w:r>
      <w:r w:rsidRPr="00115C88">
        <w:t>Changed author to 'Meteorological Office', rather than 'Great Britain Meteorological Office'. Not sure i</w:t>
      </w:r>
      <w:r w:rsidR="00EB2995" w:rsidRPr="00115C88">
        <w:t xml:space="preserve">t’s been </w:t>
      </w:r>
      <w:r w:rsidRPr="00115C88">
        <w:t xml:space="preserve">called ‘Great Britain Meteorological Office’ – </w:t>
      </w:r>
      <w:r w:rsidR="00EB2995" w:rsidRPr="00115C88">
        <w:t>only</w:t>
      </w:r>
      <w:r w:rsidRPr="00115C88">
        <w:t xml:space="preserve"> ‘Meteorological Office’. Strange to have a person as well as institution in author list – correct? What should the page numbers be? Should the year be 1910?</w:t>
      </w:r>
    </w:p>
    <w:p w14:paraId="75243E25" w14:textId="3549DFB8" w:rsidR="00BD276D" w:rsidRPr="00115C88" w:rsidRDefault="00BD276D" w:rsidP="0024577B">
      <w:pPr>
        <w:pStyle w:val="CommentText"/>
      </w:pPr>
    </w:p>
  </w:comment>
  <w:comment w:id="1877" w:author="Ian Blenkinsop" w:date="2021-07-02T15:54:00Z" w:initials="IB">
    <w:p w14:paraId="6876E1D3" w14:textId="3ABFDFEA" w:rsidR="007628B3" w:rsidRPr="007628B3" w:rsidRDefault="007628B3" w:rsidP="0024577B">
      <w:pPr>
        <w:pStyle w:val="CommentText"/>
      </w:pPr>
      <w:r>
        <w:rPr>
          <w:rStyle w:val="CommentReference"/>
        </w:rPr>
        <w:annotationRef/>
      </w:r>
      <w:r>
        <w:t>Spell these out?</w:t>
      </w:r>
      <w:r>
        <w:br/>
        <w:t>(</w:t>
      </w:r>
      <w:r w:rsidRPr="007628B3">
        <w:t>University of Alabama in Huntsville (UAH), Remote Sensing Systems (RSS) and NOAA</w:t>
      </w:r>
      <w:r>
        <w:t>)</w:t>
      </w:r>
    </w:p>
    <w:p w14:paraId="644CFF58" w14:textId="33C25470" w:rsidR="007628B3" w:rsidRDefault="007628B3" w:rsidP="0024577B">
      <w:pPr>
        <w:pStyle w:val="CommentText"/>
      </w:pPr>
    </w:p>
  </w:comment>
  <w:comment w:id="1899" w:author="Ian Blenkinsop" w:date="2021-07-02T16:01:00Z" w:initials="IB">
    <w:p w14:paraId="60FB6B2E" w14:textId="13EA0D9B" w:rsidR="007628B3" w:rsidRDefault="007628B3" w:rsidP="0024577B">
      <w:pPr>
        <w:pStyle w:val="CommentText"/>
      </w:pPr>
      <w:r>
        <w:rPr>
          <w:rStyle w:val="CommentReference"/>
        </w:rPr>
        <w:annotationRef/>
      </w:r>
      <w:r>
        <w:t>deep-ocean</w:t>
      </w:r>
      <w:r>
        <w:br/>
        <w:t>[?]</w:t>
      </w:r>
    </w:p>
  </w:comment>
  <w:comment w:id="1942" w:author="Ian Blenkinsop" w:date="2021-07-02T16:10:00Z" w:initials="IB">
    <w:p w14:paraId="4E9C108E" w14:textId="61A190B4" w:rsidR="000911B4" w:rsidRDefault="000911B4" w:rsidP="0024577B">
      <w:pPr>
        <w:pStyle w:val="CommentText"/>
      </w:pPr>
      <w:r>
        <w:rPr>
          <w:rStyle w:val="CommentReference"/>
        </w:rPr>
        <w:annotationRef/>
      </w:r>
      <w:r>
        <w:t xml:space="preserve">delete? </w:t>
      </w:r>
    </w:p>
  </w:comment>
  <w:comment w:id="1943" w:author="Ian Blenkinsop" w:date="2021-07-02T16:11:00Z" w:initials="IB">
    <w:p w14:paraId="620DB571" w14:textId="515F7951" w:rsidR="005748AE" w:rsidRDefault="005748AE" w:rsidP="0024577B">
      <w:pPr>
        <w:pStyle w:val="CommentText"/>
      </w:pPr>
      <w:r>
        <w:rPr>
          <w:rStyle w:val="CommentReference"/>
        </w:rPr>
        <w:annotationRef/>
      </w:r>
      <w:r>
        <w:t>Lowercase t?</w:t>
      </w:r>
    </w:p>
  </w:comment>
  <w:comment w:id="1985" w:author="Ian Blenkinsop" w:date="2021-07-14T11:37:00Z" w:initials="IB">
    <w:p w14:paraId="635366B9" w14:textId="054AF03A" w:rsidR="0024577B" w:rsidRDefault="0024577B" w:rsidP="0024577B">
      <w:pPr>
        <w:pStyle w:val="CommentText"/>
      </w:pPr>
      <w:r>
        <w:rPr>
          <w:rStyle w:val="CommentReference"/>
        </w:rPr>
        <w:annotationRef/>
      </w:r>
      <w:r>
        <w:t>QUERY: uncertainty ranges in square brackets – have left ranges as “x to y” rather than changing to “x–y”, as this looked to be the usual style throughout. Is that correct?</w:t>
      </w:r>
    </w:p>
  </w:comment>
  <w:comment w:id="2017" w:author="Ian Blenkinsop" w:date="2021-07-02T16:31:00Z" w:initials="IB">
    <w:p w14:paraId="5AD1EF03" w14:textId="7CBB2F0E" w:rsidR="00551C36" w:rsidRDefault="00551C36" w:rsidP="0024577B">
      <w:pPr>
        <w:pStyle w:val="CommentText"/>
      </w:pPr>
      <w:r w:rsidRPr="00551C36">
        <w:rPr>
          <w:rStyle w:val="CommentReference"/>
          <w:b/>
          <w:bCs/>
        </w:rPr>
        <w:annotationRef/>
      </w:r>
      <w:r w:rsidRPr="00551C36">
        <w:t>… have been continuously monitored since 1979 via microwave</w:t>
      </w:r>
      <w:r>
        <w:t>…</w:t>
      </w:r>
      <w:r>
        <w:br/>
        <w:t>[?]</w:t>
      </w:r>
    </w:p>
  </w:comment>
  <w:comment w:id="2030" w:author="Ian Blenkinsop" w:date="2021-07-02T16:34:00Z" w:initials="IB">
    <w:p w14:paraId="5640D9B4" w14:textId="2F9E422A" w:rsidR="00551C36" w:rsidRDefault="00551C36" w:rsidP="0024577B">
      <w:pPr>
        <w:pStyle w:val="CommentText"/>
      </w:pPr>
      <w:r w:rsidRPr="00551C36">
        <w:rPr>
          <w:rStyle w:val="CommentReference"/>
          <w:b/>
          <w:bCs/>
        </w:rPr>
        <w:annotationRef/>
      </w:r>
      <w:r w:rsidRPr="00551C36">
        <w:t>mass-balance</w:t>
      </w:r>
      <w:r>
        <w:br/>
        <w:t>[?]</w:t>
      </w:r>
    </w:p>
  </w:comment>
  <w:comment w:id="2055" w:author="Ian Blenkinsop" w:date="2021-07-05T10:56:00Z" w:initials="IB">
    <w:p w14:paraId="30DF1E23" w14:textId="26BBEB07" w:rsidR="00504B14" w:rsidRDefault="00504B14" w:rsidP="0024577B">
      <w:pPr>
        <w:pStyle w:val="CommentText"/>
      </w:pPr>
      <w:r>
        <w:rPr>
          <w:rStyle w:val="CommentReference"/>
        </w:rPr>
        <w:annotationRef/>
      </w:r>
      <w:r>
        <w:t>Will this be readily understood? Perhaps just a few words to expand on it would be helpful to some readers?</w:t>
      </w:r>
    </w:p>
  </w:comment>
  <w:comment w:id="2056" w:author="Robin Matthews" w:date="2021-05-18T17:02:00Z" w:initials="RM">
    <w:p w14:paraId="080107E2" w14:textId="05C14F8B" w:rsidR="00D41CCB" w:rsidRDefault="00D41CCB" w:rsidP="0024577B">
      <w:pPr>
        <w:pStyle w:val="CommentText"/>
        <w:rPr>
          <w:noProof/>
        </w:rPr>
      </w:pPr>
      <w:r>
        <w:rPr>
          <w:rStyle w:val="CommentReference"/>
        </w:rPr>
        <w:annotationRef/>
      </w:r>
      <w:r w:rsidRPr="00115C88">
        <w:rPr>
          <w:lang w:val="en-US"/>
        </w:rPr>
        <w:t>Have changed ‘Brückner 2018 [1890]’ to ‘</w:t>
      </w:r>
      <w:r>
        <w:rPr>
          <w:noProof/>
        </w:rPr>
        <w:t>Brückner, 1890’ to avoid confusion as this is what the reference is for.</w:t>
      </w:r>
    </w:p>
    <w:p w14:paraId="41CD4CB4" w14:textId="77777777" w:rsidR="00D41CCB" w:rsidRDefault="00D41CCB" w:rsidP="0024577B">
      <w:pPr>
        <w:pStyle w:val="CommentText"/>
        <w:rPr>
          <w:noProof/>
        </w:rPr>
      </w:pPr>
    </w:p>
    <w:p w14:paraId="4FB65B6E" w14:textId="6FEF4410" w:rsidR="00D41CCB" w:rsidRPr="00115C88" w:rsidRDefault="00D41CCB" w:rsidP="0024577B">
      <w:pPr>
        <w:pStyle w:val="CommentText"/>
      </w:pPr>
      <w:r>
        <w:rPr>
          <w:rFonts w:cs="Times New Roman"/>
          <w:noProof/>
        </w:rPr>
        <w:t>The Mendeley field is missing the details for ‘</w:t>
      </w:r>
      <w:r w:rsidRPr="00115C88">
        <w:t>Brückner et al., 2000’. Please provide the DOI and I’ll fix this. Is ‘2000’ the correct year?</w:t>
      </w:r>
    </w:p>
    <w:p w14:paraId="0C60CB9C" w14:textId="77777777" w:rsidR="00D41CCB" w:rsidRPr="00115C88" w:rsidRDefault="00D41CCB" w:rsidP="0024577B">
      <w:pPr>
        <w:pStyle w:val="CommentText"/>
      </w:pPr>
    </w:p>
    <w:p w14:paraId="0401B02A" w14:textId="1917520D" w:rsidR="00D41CCB" w:rsidRPr="00115C88" w:rsidRDefault="00D41CCB" w:rsidP="0024577B">
      <w:pPr>
        <w:pStyle w:val="CommentText"/>
      </w:pPr>
      <w:r w:rsidRPr="00115C88">
        <w:t>There is a hidden reference in the Mendeley field ‘Stehr and Storch, 2000’. Do you want to cite it ?</w:t>
      </w:r>
    </w:p>
  </w:comment>
  <w:comment w:id="2066" w:author="Ian Blenkinsop" w:date="2021-07-05T10:59:00Z" w:initials="IB">
    <w:p w14:paraId="521806C0" w14:textId="61A38FAF" w:rsidR="00504B14" w:rsidRDefault="00504B14" w:rsidP="0024577B">
      <w:pPr>
        <w:pStyle w:val="CommentText"/>
      </w:pPr>
      <w:r>
        <w:rPr>
          <w:rStyle w:val="CommentReference"/>
        </w:rPr>
        <w:annotationRef/>
      </w:r>
      <w:r>
        <w:t>… exceptional nature of…</w:t>
      </w:r>
      <w:r>
        <w:br/>
        <w:t>[?]</w:t>
      </w:r>
    </w:p>
  </w:comment>
  <w:comment w:id="2090" w:author="Ian Blenkinsop" w:date="2021-07-05T11:14:00Z" w:initials="IB">
    <w:p w14:paraId="2AE9D78E" w14:textId="21BE2823" w:rsidR="00115220" w:rsidRDefault="00115220" w:rsidP="0024577B">
      <w:pPr>
        <w:pStyle w:val="CommentText"/>
      </w:pPr>
      <w:r>
        <w:rPr>
          <w:rStyle w:val="CommentReference"/>
        </w:rPr>
        <w:annotationRef/>
      </w:r>
      <w:r>
        <w:t>Perhaps move this to immediately before the China studies (one sentence earlier) – so the ‘original’ work is introduced first?</w:t>
      </w:r>
    </w:p>
  </w:comment>
  <w:comment w:id="2131" w:author="Ian Blenkinsop" w:date="2021-07-05T11:33:00Z" w:initials="IB">
    <w:p w14:paraId="3DC16EAF" w14:textId="34FF7513" w:rsidR="001F1EAE" w:rsidRPr="001F1EAE" w:rsidRDefault="001F1EAE" w:rsidP="0024577B">
      <w:pPr>
        <w:pStyle w:val="CommentText"/>
      </w:pPr>
      <w:r>
        <w:rPr>
          <w:rStyle w:val="CommentReference"/>
        </w:rPr>
        <w:annotationRef/>
      </w:r>
      <w:r>
        <w:t>Queried in style guide:</w:t>
      </w:r>
      <w:r>
        <w:br/>
      </w:r>
      <w:r w:rsidRPr="001F1EAE">
        <w:t> </w:t>
      </w:r>
      <w:r w:rsidRPr="001F1EAE">
        <w:rPr>
          <w:b/>
          <w:bCs/>
        </w:rPr>
        <w:t>δ</w:t>
      </w:r>
      <w:r w:rsidRPr="001F1EAE">
        <w:rPr>
          <w:b/>
          <w:bCs/>
          <w:vertAlign w:val="superscript"/>
        </w:rPr>
        <w:t>18</w:t>
      </w:r>
      <w:r w:rsidRPr="001F1EAE">
        <w:rPr>
          <w:b/>
          <w:bCs/>
        </w:rPr>
        <w:t>O</w:t>
      </w:r>
      <w:r w:rsidRPr="001F1EAE">
        <w:t xml:space="preserve">. or just </w:t>
      </w:r>
      <w:r w:rsidRPr="001F1EAE">
        <w:rPr>
          <w:b/>
          <w:bCs/>
          <w:vertAlign w:val="superscript"/>
        </w:rPr>
        <w:t>18</w:t>
      </w:r>
      <w:r w:rsidRPr="001F1EAE">
        <w:rPr>
          <w:b/>
          <w:bCs/>
        </w:rPr>
        <w:t>O</w:t>
      </w:r>
      <w:r>
        <w:t xml:space="preserve"> </w:t>
      </w:r>
      <w:r>
        <w:br/>
        <w:t>[?]</w:t>
      </w:r>
    </w:p>
    <w:p w14:paraId="4E00E5FC" w14:textId="40C017CD" w:rsidR="001F1EAE" w:rsidRDefault="001F1EAE" w:rsidP="0024577B">
      <w:pPr>
        <w:pStyle w:val="CommentText"/>
      </w:pPr>
    </w:p>
  </w:comment>
  <w:comment w:id="2155" w:author="Ian Blenkinsop" w:date="2021-07-05T11:38:00Z" w:initials="IB">
    <w:p w14:paraId="297C32CE" w14:textId="17C0C6AE" w:rsidR="00601329" w:rsidRPr="00601329" w:rsidRDefault="00601329" w:rsidP="0024577B">
      <w:pPr>
        <w:pStyle w:val="CommentText"/>
      </w:pPr>
      <w:r>
        <w:rPr>
          <w:rStyle w:val="CommentReference"/>
        </w:rPr>
        <w:annotationRef/>
      </w:r>
      <w:r>
        <w:t xml:space="preserve">As flagged once above – are we ok to use both </w:t>
      </w:r>
      <w:r w:rsidRPr="00601329">
        <w:rPr>
          <w:b/>
          <w:bCs/>
        </w:rPr>
        <w:t>deep-sea</w:t>
      </w:r>
      <w:r>
        <w:t xml:space="preserve"> and </w:t>
      </w:r>
      <w:r w:rsidRPr="00601329">
        <w:rPr>
          <w:b/>
          <w:bCs/>
        </w:rPr>
        <w:t>deep-ocean</w:t>
      </w:r>
      <w:r>
        <w:rPr>
          <w:b/>
          <w:bCs/>
        </w:rPr>
        <w:t xml:space="preserve"> </w:t>
      </w:r>
      <w:r>
        <w:rPr>
          <w:b/>
          <w:bCs/>
        </w:rPr>
        <w:br/>
      </w:r>
      <w:r>
        <w:t>[? I won’t continue to mark these but please do global-find-replace ]</w:t>
      </w:r>
    </w:p>
  </w:comment>
  <w:comment w:id="2167" w:author="Ian Blenkinsop" w:date="2021-07-05T11:46:00Z" w:initials="IB">
    <w:p w14:paraId="1BC885DB" w14:textId="77777777" w:rsidR="0031483F" w:rsidRDefault="0031483F" w:rsidP="0024577B">
      <w:pPr>
        <w:pStyle w:val="CommentText"/>
        <w:rPr>
          <w:noProof/>
        </w:rPr>
      </w:pPr>
      <w:r>
        <w:rPr>
          <w:rStyle w:val="CommentReference"/>
        </w:rPr>
        <w:annotationRef/>
      </w:r>
      <w:r>
        <w:t>Makes sense as-is, but could be simp</w:t>
      </w:r>
      <w:r w:rsidR="00B70F94">
        <w:rPr>
          <w:noProof/>
        </w:rPr>
        <w:t>lified? (Several complex terms in one sentence).</w:t>
      </w:r>
    </w:p>
    <w:p w14:paraId="4747E7E4" w14:textId="60E4509D" w:rsidR="00402D91" w:rsidRDefault="00B70F94" w:rsidP="0024577B">
      <w:pPr>
        <w:pStyle w:val="CommentText"/>
      </w:pPr>
      <w:r>
        <w:rPr>
          <w:noProof/>
        </w:rPr>
        <w:t>Also, do we need to introduce that this is known as the 'orbital cycles hypothesis', which is referenced two sentences later?</w:t>
      </w:r>
    </w:p>
  </w:comment>
  <w:comment w:id="2214" w:author="Robin Matthews" w:date="2021-05-18T17:09:00Z" w:initials="RM">
    <w:p w14:paraId="29CE41FD" w14:textId="594A7EE1" w:rsidR="00D41CCB" w:rsidRPr="00115C88" w:rsidRDefault="00D41CCB" w:rsidP="0024577B">
      <w:pPr>
        <w:pStyle w:val="CommentText"/>
      </w:pPr>
      <w:r>
        <w:rPr>
          <w:rStyle w:val="CommentReference"/>
        </w:rPr>
        <w:annotationRef/>
      </w:r>
      <w:r w:rsidRPr="00115C88">
        <w:t>There is a hidden reference in the Mendeley field: ‘Fleming, 1998’. Do you want to cite it?</w:t>
      </w:r>
    </w:p>
  </w:comment>
  <w:comment w:id="2277" w:author="Ian Blenkinsop" w:date="2021-07-12T14:16:00Z" w:initials="IB">
    <w:p w14:paraId="7DB24D8B" w14:textId="65C03AAA" w:rsidR="001465B6" w:rsidRDefault="001465B6" w:rsidP="0024577B">
      <w:pPr>
        <w:pStyle w:val="CommentText"/>
      </w:pPr>
      <w:r>
        <w:rPr>
          <w:rStyle w:val="CommentReference"/>
        </w:rPr>
        <w:annotationRef/>
      </w:r>
      <w:r>
        <w:t>Would definition in PM be useful?</w:t>
      </w:r>
    </w:p>
  </w:comment>
  <w:comment w:id="2305" w:author="Ian Blenkinsop" w:date="2021-07-05T12:27:00Z" w:initials="IB">
    <w:p w14:paraId="6BFDE90A" w14:textId="0BCE95E8" w:rsidR="00B368B5" w:rsidRDefault="00B368B5" w:rsidP="0024577B">
      <w:pPr>
        <w:pStyle w:val="CommentText"/>
      </w:pPr>
      <w:r>
        <w:rPr>
          <w:rStyle w:val="CommentReference"/>
        </w:rPr>
        <w:annotationRef/>
      </w:r>
      <w:r>
        <w:t>Can probably delete this here, as introduced several times already?</w:t>
      </w:r>
    </w:p>
  </w:comment>
  <w:comment w:id="2381" w:author="Ian Blenkinsop" w:date="2021-07-05T12:48:00Z" w:initials="IB">
    <w:p w14:paraId="193881BE" w14:textId="01AB4C48" w:rsidR="00E80CC4" w:rsidRDefault="00E80CC4" w:rsidP="0024577B">
      <w:pPr>
        <w:pStyle w:val="CommentText"/>
      </w:pPr>
      <w:r>
        <w:rPr>
          <w:rStyle w:val="CommentReference"/>
        </w:rPr>
        <w:annotationRef/>
      </w:r>
      <w:r>
        <w:t>Perhaps ‘aroused’ or ‘impelled’</w:t>
      </w:r>
      <w:r>
        <w:br/>
        <w:t>[?]</w:t>
      </w:r>
    </w:p>
  </w:comment>
  <w:comment w:id="2602" w:author="Ian Blenkinsop" w:date="2021-07-05T14:00:00Z" w:initials="IB">
    <w:p w14:paraId="3AEC7276" w14:textId="660944D4" w:rsidR="00E609EB" w:rsidRDefault="00E609EB" w:rsidP="0024577B">
      <w:pPr>
        <w:pStyle w:val="CommentText"/>
      </w:pPr>
      <w:r>
        <w:rPr>
          <w:rStyle w:val="CommentReference"/>
        </w:rPr>
        <w:annotationRef/>
      </w:r>
      <w:r>
        <w:t xml:space="preserve">Should this be “The Cross-Working Group Box on </w:t>
      </w:r>
      <w:r w:rsidR="00B70F94">
        <w:rPr>
          <w:noProof/>
        </w:rPr>
        <w:t>Attribution" {?}</w:t>
      </w:r>
    </w:p>
  </w:comment>
  <w:comment w:id="2607" w:author="Ian Blenkinsop" w:date="2021-07-05T14:01:00Z" w:initials="IB">
    <w:p w14:paraId="45D7422C" w14:textId="67F4D90D" w:rsidR="00612EFD" w:rsidRDefault="00612EFD" w:rsidP="0024577B">
      <w:pPr>
        <w:pStyle w:val="CommentText"/>
      </w:pPr>
      <w:r>
        <w:rPr>
          <w:rStyle w:val="CommentReference"/>
        </w:rPr>
        <w:annotationRef/>
      </w:r>
      <w:r>
        <w:t>Will this be easily understood by readers?</w:t>
      </w:r>
    </w:p>
  </w:comment>
  <w:comment w:id="2635" w:author="Ian Blenkinsop" w:date="2021-07-05T14:07:00Z" w:initials="IB">
    <w:p w14:paraId="47B28D33" w14:textId="77777777" w:rsidR="00612EFD" w:rsidRDefault="00612EFD" w:rsidP="0024577B">
      <w:pPr>
        <w:pStyle w:val="CommentText"/>
      </w:pPr>
      <w:r>
        <w:rPr>
          <w:rStyle w:val="CommentReference"/>
        </w:rPr>
        <w:annotationRef/>
      </w:r>
      <w:r>
        <w:t xml:space="preserve">Second Assessment Report (AR2) </w:t>
      </w:r>
    </w:p>
    <w:p w14:paraId="4A97A1D0" w14:textId="77777777" w:rsidR="00612EFD" w:rsidRDefault="00612EFD" w:rsidP="0024577B">
      <w:pPr>
        <w:pStyle w:val="CommentText"/>
      </w:pPr>
      <w:r>
        <w:t>[?]</w:t>
      </w:r>
    </w:p>
    <w:p w14:paraId="12CBB91D" w14:textId="46A5C1FE" w:rsidR="00612EFD" w:rsidRDefault="00612EFD" w:rsidP="0024577B">
      <w:pPr>
        <w:pStyle w:val="CommentText"/>
      </w:pPr>
      <w:r>
        <w:t>The Second Assessment Report (SAR)</w:t>
      </w:r>
      <w:r>
        <w:br/>
        <w:t>[?]</w:t>
      </w:r>
    </w:p>
  </w:comment>
  <w:comment w:id="2639" w:author="Ian Blenkinsop" w:date="2021-07-05T14:08:00Z" w:initials="IB">
    <w:p w14:paraId="675E9BA4" w14:textId="7E07B088" w:rsidR="001113C7" w:rsidRDefault="001113C7" w:rsidP="0024577B">
      <w:pPr>
        <w:pStyle w:val="CommentText"/>
      </w:pPr>
      <w:r>
        <w:rPr>
          <w:rStyle w:val="CommentReference"/>
        </w:rPr>
        <w:annotationRef/>
      </w:r>
      <w:r w:rsidR="00A87220">
        <w:t xml:space="preserve"> </w:t>
      </w:r>
      <w:r>
        <w:br/>
      </w:r>
      <w:r w:rsidRPr="001113C7">
        <w:t>Third Assessment Report (TAR)</w:t>
      </w:r>
    </w:p>
  </w:comment>
  <w:comment w:id="2669" w:author="Ian Blenkinsop" w:date="2021-07-05T14:13:00Z" w:initials="IB">
    <w:p w14:paraId="429863CA" w14:textId="647C9B1E" w:rsidR="004C489A" w:rsidRDefault="004C489A" w:rsidP="0024577B">
      <w:pPr>
        <w:pStyle w:val="CommentText"/>
      </w:pPr>
      <w:r w:rsidRPr="004C489A">
        <w:rPr>
          <w:rStyle w:val="CommentReference"/>
          <w:b/>
          <w:bCs/>
        </w:rPr>
        <w:annotationRef/>
      </w:r>
      <w:r w:rsidRPr="004C489A">
        <w:t>… was used as a starting point for</w:t>
      </w:r>
      <w:r w:rsidR="00B70F94" w:rsidRPr="004C489A">
        <w:rPr>
          <w:noProof/>
        </w:rPr>
        <w:t xml:space="preserve"> forecasts several years ahead.</w:t>
      </w:r>
      <w:r w:rsidR="00B70F94">
        <w:rPr>
          <w:noProof/>
        </w:rPr>
        <w:br/>
        <w:t>[?]</w:t>
      </w:r>
    </w:p>
  </w:comment>
  <w:comment w:id="2672" w:author="Ian Blenkinsop" w:date="2021-07-05T14:15:00Z" w:initials="IB">
    <w:p w14:paraId="191C83FA" w14:textId="58ACDE8D" w:rsidR="004C489A" w:rsidRDefault="004C489A" w:rsidP="0024577B">
      <w:pPr>
        <w:pStyle w:val="CommentText"/>
      </w:pPr>
      <w:r>
        <w:rPr>
          <w:rStyle w:val="CommentReference"/>
        </w:rPr>
        <w:annotationRef/>
      </w:r>
      <w:r>
        <w:t xml:space="preserve">As above: </w:t>
      </w:r>
      <w:r>
        <w:br/>
      </w:r>
      <w:r w:rsidRPr="004C489A">
        <w:rPr>
          <w:b/>
          <w:bCs/>
        </w:rPr>
        <w:t>CO</w:t>
      </w:r>
      <w:r w:rsidRPr="004C489A">
        <w:rPr>
          <w:b/>
          <w:bCs/>
          <w:vertAlign w:val="subscript"/>
        </w:rPr>
        <w:t>2</w:t>
      </w:r>
      <w:r w:rsidRPr="004C489A">
        <w:rPr>
          <w:b/>
          <w:bCs/>
        </w:rPr>
        <w:t xml:space="preserve"> emissions</w:t>
      </w:r>
      <w:r w:rsidR="00B70F94">
        <w:rPr>
          <w:b/>
          <w:bCs/>
          <w:noProof/>
        </w:rPr>
        <w:br/>
      </w:r>
      <w:r w:rsidR="00B70F94" w:rsidRPr="004C489A">
        <w:rPr>
          <w:noProof/>
        </w:rPr>
        <w:t>[?]</w:t>
      </w:r>
    </w:p>
  </w:comment>
  <w:comment w:id="2707" w:author="Ian Blenkinsop" w:date="2021-07-05T14:20:00Z" w:initials="IB">
    <w:p w14:paraId="5B049134" w14:textId="0A5001BA" w:rsidR="00815995" w:rsidRDefault="00815995" w:rsidP="0024577B">
      <w:pPr>
        <w:pStyle w:val="CommentText"/>
      </w:pPr>
      <w:r>
        <w:rPr>
          <w:rStyle w:val="CommentReference"/>
        </w:rPr>
        <w:annotationRef/>
      </w:r>
      <w:r>
        <w:t>There is no opening parenthesis to accompany this closing one.</w:t>
      </w:r>
    </w:p>
  </w:comment>
  <w:comment w:id="2736" w:author="Ian Blenkinsop" w:date="2021-07-05T14:30:00Z" w:initials="IB">
    <w:p w14:paraId="3F48F1C5" w14:textId="7E7C54D2" w:rsidR="00CC4C42" w:rsidRDefault="00CC4C42" w:rsidP="0024577B">
      <w:pPr>
        <w:pStyle w:val="CommentText"/>
      </w:pPr>
      <w:r>
        <w:rPr>
          <w:rStyle w:val="CommentReference"/>
        </w:rPr>
        <w:annotationRef/>
      </w:r>
      <w:r>
        <w:t>New paragraph here might be clearer, as we’ve moved away from the ‘other /new terms’ and back to the ESM/GCM and discussin of Table 1.2</w:t>
      </w:r>
    </w:p>
  </w:comment>
  <w:comment w:id="2824" w:author="Ian Blenkinsop" w:date="2021-07-05T14:43:00Z" w:initials="IB">
    <w:p w14:paraId="5C6C027F" w14:textId="1F742691" w:rsidR="002C7475" w:rsidRDefault="002C7475" w:rsidP="0024577B">
      <w:pPr>
        <w:pStyle w:val="CommentText"/>
      </w:pPr>
      <w:r w:rsidRPr="002C7475">
        <w:rPr>
          <w:rStyle w:val="CommentReference"/>
          <w:b/>
          <w:bCs/>
        </w:rPr>
        <w:annotationRef/>
      </w:r>
      <w:r w:rsidRPr="002C7475">
        <w:rPr>
          <w:rStyle w:val="CommentReference"/>
          <w:b/>
          <w:bCs/>
        </w:rPr>
        <w:t>l</w:t>
      </w:r>
      <w:r w:rsidRPr="002C7475">
        <w:t>ong-lived</w:t>
      </w:r>
      <w:r>
        <w:br/>
        <w:t>[?]</w:t>
      </w:r>
    </w:p>
  </w:comment>
  <w:comment w:id="2865" w:author="Ian Blenkinsop" w:date="2021-07-05T14:53:00Z" w:initials="IB">
    <w:p w14:paraId="2FDB5C60" w14:textId="06C59B1B" w:rsidR="002C7475" w:rsidRDefault="002C7475" w:rsidP="0024577B">
      <w:pPr>
        <w:pStyle w:val="CommentText"/>
      </w:pPr>
      <w:r>
        <w:rPr>
          <w:rStyle w:val="CommentReference"/>
        </w:rPr>
        <w:annotationRef/>
      </w:r>
      <w:r>
        <w:rPr>
          <w:rStyle w:val="CommentReference"/>
        </w:rPr>
        <w:t>Just checking this is the best terminology? They were ‘realistic’ in the sense of being ‘fairly accurate’ /’reasonably accurate’ or similar?</w:t>
      </w:r>
    </w:p>
  </w:comment>
  <w:comment w:id="2892" w:author="Ian Blenkinsop" w:date="2021-07-05T14:59:00Z" w:initials="IB">
    <w:p w14:paraId="677E3364" w14:textId="6AF165E2" w:rsidR="00322C3A" w:rsidRDefault="00322C3A" w:rsidP="0024577B">
      <w:pPr>
        <w:pStyle w:val="CommentText"/>
      </w:pPr>
      <w:r w:rsidRPr="00322C3A">
        <w:rPr>
          <w:rStyle w:val="CommentReference"/>
          <w:b/>
          <w:bCs/>
        </w:rPr>
        <w:t>‘</w:t>
      </w:r>
      <w:r w:rsidRPr="00322C3A">
        <w:rPr>
          <w:rStyle w:val="CommentReference"/>
          <w:b/>
          <w:bCs/>
        </w:rPr>
        <w:annotationRef/>
      </w:r>
      <w:r w:rsidRPr="00322C3A">
        <w:rPr>
          <w:rStyle w:val="CommentReference"/>
          <w:b/>
          <w:bCs/>
        </w:rPr>
        <w:t>no-mitigating-policy’</w:t>
      </w:r>
      <w:r w:rsidRPr="00322C3A">
        <w:rPr>
          <w:rStyle w:val="CommentReference"/>
          <w:b/>
          <w:bCs/>
        </w:rPr>
        <w:br/>
      </w:r>
      <w:r>
        <w:rPr>
          <w:rStyle w:val="CommentReference"/>
        </w:rPr>
        <w:t>[?]</w:t>
      </w:r>
    </w:p>
  </w:comment>
  <w:comment w:id="2996" w:author="Ian Blenkinsop" w:date="2021-07-12T11:30:00Z" w:initials="IB">
    <w:p w14:paraId="4E74AC3F" w14:textId="7F083CB1" w:rsidR="00126BAE" w:rsidRDefault="00126BAE" w:rsidP="0024577B">
      <w:pPr>
        <w:pStyle w:val="CommentText"/>
      </w:pPr>
      <w:r>
        <w:rPr>
          <w:rStyle w:val="CommentReference"/>
        </w:rPr>
        <w:annotationRef/>
      </w:r>
      <w:r>
        <w:t>Add citation?</w:t>
      </w:r>
    </w:p>
  </w:comment>
  <w:comment w:id="3007" w:author="Ian Blenkinsop" w:date="2021-07-12T11:30:00Z" w:initials="IB">
    <w:p w14:paraId="1D5E07FF" w14:textId="72D1AE1A" w:rsidR="006E1FE2" w:rsidRDefault="006E1FE2" w:rsidP="0024577B">
      <w:pPr>
        <w:pStyle w:val="CommentText"/>
      </w:pPr>
      <w:r>
        <w:rPr>
          <w:rStyle w:val="CommentReference"/>
        </w:rPr>
        <w:annotationRef/>
      </w:r>
      <w:r>
        <w:t>Citation? I won’t continue to mark</w:t>
      </w:r>
      <w:r w:rsidR="008B566C">
        <w:rPr>
          <w:noProof/>
        </w:rPr>
        <w:t xml:space="preserve"> up, but need to check if we need to cite previous ARs each time they are mentioned?</w:t>
      </w:r>
    </w:p>
  </w:comment>
  <w:comment w:id="3012" w:author="Ian Blenkinsop" w:date="2021-07-05T15:42:00Z" w:initials="IB">
    <w:p w14:paraId="5DDA4BEC" w14:textId="7E6DF13B" w:rsidR="00747B6D" w:rsidRDefault="00747B6D" w:rsidP="0024577B">
      <w:pPr>
        <w:pStyle w:val="CommentText"/>
      </w:pPr>
      <w:r>
        <w:rPr>
          <w:rStyle w:val="CommentReference"/>
        </w:rPr>
        <w:annotationRef/>
      </w:r>
      <w:r>
        <w:t>Feel like this could be clearer</w:t>
      </w:r>
    </w:p>
  </w:comment>
  <w:comment w:id="3024" w:author="Clotilde Pean" w:date="2021-06-21T11:46:00Z" w:initials="CP">
    <w:p w14:paraId="4F023C0E" w14:textId="448FC057" w:rsidR="00512141" w:rsidRPr="00512141" w:rsidRDefault="00512141" w:rsidP="0024577B">
      <w:pPr>
        <w:pStyle w:val="CommentText"/>
      </w:pPr>
      <w:r>
        <w:rPr>
          <w:rStyle w:val="CommentReference"/>
        </w:rPr>
        <w:annotationRef/>
      </w:r>
      <w:r w:rsidRPr="00512141">
        <w:t xml:space="preserve">Colors in the figure edited by Melissa. </w:t>
      </w:r>
      <w:r>
        <w:t>Caption updated accordingly (blue shade instead of red band)</w:t>
      </w:r>
    </w:p>
  </w:comment>
  <w:comment w:id="3065" w:author="Ian Blenkinsop" w:date="2021-07-05T16:23:00Z" w:initials="IB">
    <w:p w14:paraId="6BC40E47" w14:textId="52BBAC90" w:rsidR="00AD6727" w:rsidRDefault="00AD6727" w:rsidP="0024577B">
      <w:pPr>
        <w:pStyle w:val="CommentText"/>
      </w:pPr>
      <w:r>
        <w:rPr>
          <w:rStyle w:val="CommentReference"/>
        </w:rPr>
        <w:annotationRef/>
      </w:r>
      <w:r>
        <w:t>Do the box-subheadings need to be numbered?</w:t>
      </w:r>
    </w:p>
  </w:comment>
  <w:comment w:id="3123" w:author="Ian Blenkinsop" w:date="2021-07-05T16:14:00Z" w:initials="IB">
    <w:p w14:paraId="7A99E4B7" w14:textId="5BEA735F" w:rsidR="00F35376" w:rsidRDefault="00F35376" w:rsidP="0024577B">
      <w:pPr>
        <w:pStyle w:val="CommentText"/>
      </w:pPr>
      <w:r>
        <w:rPr>
          <w:rStyle w:val="CommentReference"/>
        </w:rPr>
        <w:annotationRef/>
      </w:r>
      <w:r>
        <w:t xml:space="preserve">… , as a proportion of all cyclones </w:t>
      </w:r>
      <w:r>
        <w:br/>
        <w:t>[?]</w:t>
      </w:r>
    </w:p>
  </w:comment>
  <w:comment w:id="3148" w:author="Ian Blenkinsop" w:date="2021-07-05T17:27:00Z" w:initials="IB">
    <w:p w14:paraId="210193F6" w14:textId="0DEDB16F" w:rsidR="007E44B8" w:rsidRDefault="007E44B8" w:rsidP="0024577B">
      <w:pPr>
        <w:pStyle w:val="CommentText"/>
      </w:pPr>
      <w:r>
        <w:rPr>
          <w:rStyle w:val="CommentReference"/>
        </w:rPr>
        <w:annotationRef/>
      </w:r>
      <w:r>
        <w:t>Does this need to be more specific?</w:t>
      </w:r>
    </w:p>
  </w:comment>
  <w:comment w:id="3152" w:author="Ian Blenkinsop" w:date="2021-07-05T17:30:00Z" w:initials="IB">
    <w:p w14:paraId="77176978" w14:textId="31B790AD" w:rsidR="00F2082A" w:rsidRDefault="00F2082A" w:rsidP="0024577B">
      <w:pPr>
        <w:pStyle w:val="CommentText"/>
      </w:pPr>
      <w:r>
        <w:rPr>
          <w:rStyle w:val="CommentReference"/>
        </w:rPr>
        <w:annotationRef/>
      </w:r>
      <w:r>
        <w:t>CO</w:t>
      </w:r>
      <w:r w:rsidRPr="00F2082A">
        <w:rPr>
          <w:vertAlign w:val="subscript"/>
        </w:rPr>
        <w:t>2</w:t>
      </w:r>
      <w:r>
        <w:t xml:space="preserve"> </w:t>
      </w:r>
      <w:r>
        <w:br/>
        <w:t>or</w:t>
      </w:r>
      <w:r>
        <w:br/>
        <w:t>GHG</w:t>
      </w:r>
      <w:r>
        <w:br/>
        <w:t>[or fine to leave?]</w:t>
      </w:r>
    </w:p>
  </w:comment>
  <w:comment w:id="3158" w:author="Ian Blenkinsop" w:date="2021-07-05T17:44:00Z" w:initials="IB">
    <w:p w14:paraId="3E4E9481" w14:textId="02653982" w:rsidR="00350037" w:rsidRDefault="00350037" w:rsidP="0024577B">
      <w:pPr>
        <w:pStyle w:val="CommentText"/>
      </w:pPr>
      <w:r>
        <w:rPr>
          <w:rStyle w:val="CommentReference"/>
        </w:rPr>
        <w:annotationRef/>
      </w:r>
      <w:r>
        <w:t xml:space="preserve">… a world that has warmed by </w:t>
      </w:r>
      <w:r w:rsidRPr="00350037">
        <w:rPr>
          <w:lang w:val="fr-FR"/>
        </w:rPr>
        <w:t>1.5°C</w:t>
      </w:r>
      <w:r>
        <w:rPr>
          <w:lang w:val="fr-FR"/>
        </w:rPr>
        <w:t xml:space="preserve">… </w:t>
      </w:r>
      <w:r>
        <w:rPr>
          <w:lang w:val="fr-FR"/>
        </w:rPr>
        <w:br/>
        <w:t>[?]</w:t>
      </w:r>
    </w:p>
  </w:comment>
  <w:comment w:id="3159" w:author="Ian Blenkinsop" w:date="2021-07-05T17:43:00Z" w:initials="IB">
    <w:p w14:paraId="4B293DDE" w14:textId="58BAB9EC" w:rsidR="00350037" w:rsidRDefault="00350037" w:rsidP="0024577B">
      <w:pPr>
        <w:pStyle w:val="CommentText"/>
      </w:pPr>
      <w:r>
        <w:rPr>
          <w:rStyle w:val="CommentReference"/>
        </w:rPr>
        <w:annotationRef/>
      </w:r>
      <w:r>
        <w:t>heat</w:t>
      </w:r>
      <w:r>
        <w:br/>
        <w:t>[?]</w:t>
      </w:r>
    </w:p>
  </w:comment>
  <w:comment w:id="3160" w:author="Ian Blenkinsop" w:date="2021-07-05T17:46:00Z" w:initials="IB">
    <w:p w14:paraId="6D75D8FD" w14:textId="1A97340F" w:rsidR="003239FE" w:rsidRDefault="003239FE" w:rsidP="0024577B">
      <w:pPr>
        <w:pStyle w:val="CommentText"/>
      </w:pPr>
      <w:r>
        <w:rPr>
          <w:rStyle w:val="CommentReference"/>
        </w:rPr>
        <w:annotationRef/>
      </w:r>
      <w:r>
        <w:t>near term defined in style guide as 2021–2040</w:t>
      </w:r>
    </w:p>
  </w:comment>
  <w:comment w:id="3170" w:author="Ian Blenkinsop" w:date="2021-07-05T17:49:00Z" w:initials="IB">
    <w:p w14:paraId="1AAEC9CD" w14:textId="6BE4F300" w:rsidR="00055691" w:rsidRDefault="00055691" w:rsidP="0024577B">
      <w:pPr>
        <w:pStyle w:val="CommentText"/>
      </w:pPr>
      <w:r>
        <w:rPr>
          <w:rStyle w:val="CommentReference"/>
        </w:rPr>
        <w:annotationRef/>
      </w:r>
      <w:r>
        <w:t xml:space="preserve">… and </w:t>
      </w:r>
      <w:r w:rsidRPr="00055691">
        <w:rPr>
          <w:u w:val="single"/>
        </w:rPr>
        <w:t>to</w:t>
      </w:r>
      <w:r>
        <w:t xml:space="preserve"> a lower magnitude…</w:t>
      </w:r>
      <w:r>
        <w:br/>
        <w:t>… and to a lower ‘final’ magnitude…</w:t>
      </w:r>
      <w:r>
        <w:br/>
        <w:t>[?]</w:t>
      </w:r>
    </w:p>
  </w:comment>
  <w:comment w:id="3192" w:author="Ian Blenkinsop" w:date="2021-07-05T17:57:00Z" w:initials="IB">
    <w:p w14:paraId="56E1098F" w14:textId="3D601C7F" w:rsidR="001867B9" w:rsidRDefault="001867B9" w:rsidP="0024577B">
      <w:pPr>
        <w:pStyle w:val="CommentText"/>
      </w:pPr>
      <w:r>
        <w:rPr>
          <w:rStyle w:val="CommentReference"/>
        </w:rPr>
        <w:annotationRef/>
      </w:r>
      <w:r>
        <w:rPr>
          <w:rStyle w:val="CommentReference"/>
        </w:rPr>
        <w:t xml:space="preserve">Perhaps clearer as </w:t>
      </w:r>
      <w:r w:rsidRPr="001867B9">
        <w:rPr>
          <w:rStyle w:val="CommentReference"/>
          <w:b/>
          <w:bCs/>
        </w:rPr>
        <w:t>50%</w:t>
      </w:r>
      <w:r>
        <w:rPr>
          <w:rStyle w:val="CommentReference"/>
        </w:rPr>
        <w:br/>
        <w:t>[?]</w:t>
      </w:r>
    </w:p>
  </w:comment>
  <w:comment w:id="3193" w:author="Ian Blenkinsop" w:date="2021-07-05T17:58:00Z" w:initials="IB">
    <w:p w14:paraId="36EED00E" w14:textId="62B60339" w:rsidR="001867B9" w:rsidRDefault="001867B9" w:rsidP="0024577B">
      <w:pPr>
        <w:pStyle w:val="CommentText"/>
      </w:pPr>
      <w:r>
        <w:rPr>
          <w:rStyle w:val="CommentReference"/>
        </w:rPr>
        <w:annotationRef/>
      </w:r>
      <w:r>
        <w:t>As above – clearer as %?</w:t>
      </w:r>
    </w:p>
  </w:comment>
  <w:comment w:id="3248" w:author="Ian Blenkinsop" w:date="2021-07-06T08:16:00Z" w:initials="IB">
    <w:p w14:paraId="18CF714C" w14:textId="34800931" w:rsidR="00171547" w:rsidRDefault="00171547" w:rsidP="0024577B">
      <w:pPr>
        <w:pStyle w:val="CommentText"/>
      </w:pPr>
      <w:r>
        <w:rPr>
          <w:rStyle w:val="CommentReference"/>
        </w:rPr>
        <w:annotationRef/>
      </w:r>
      <w:r>
        <w:t xml:space="preserve">… </w:t>
      </w:r>
      <w:r w:rsidRPr="00171547">
        <w:rPr>
          <w:u w:val="single"/>
        </w:rPr>
        <w:t>by</w:t>
      </w:r>
      <w:r>
        <w:t xml:space="preserve"> using anomalies</w:t>
      </w:r>
      <w:r>
        <w:br/>
        <w:t>[?]</w:t>
      </w:r>
    </w:p>
  </w:comment>
  <w:comment w:id="3280" w:author="Ian Blenkinsop" w:date="2021-07-01T16:32:00Z" w:initials="IB">
    <w:p w14:paraId="247B759B" w14:textId="3E796E0A" w:rsidR="001F595F" w:rsidRDefault="001F595F" w:rsidP="0024577B">
      <w:pPr>
        <w:pStyle w:val="CommentText"/>
      </w:pPr>
      <w:r>
        <w:rPr>
          <w:rStyle w:val="CommentReference"/>
        </w:rPr>
        <w:annotationRef/>
      </w:r>
      <w:r w:rsidRPr="001F595F">
        <w:t>CO</w:t>
      </w:r>
      <w:r w:rsidRPr="001F595F">
        <w:rPr>
          <w:vertAlign w:val="subscript"/>
        </w:rPr>
        <w:t>2</w:t>
      </w:r>
      <w:r>
        <w:rPr>
          <w:vertAlign w:val="subscript"/>
        </w:rPr>
        <w:br/>
      </w:r>
      <w:r w:rsidRPr="001F595F">
        <w:t>[?]</w:t>
      </w:r>
    </w:p>
  </w:comment>
  <w:comment w:id="3314" w:author="Ian Blenkinsop" w:date="2021-07-06T09:42:00Z" w:initials="IB">
    <w:p w14:paraId="00E8E67D" w14:textId="0A80EFD2" w:rsidR="00AD05A6" w:rsidRDefault="00AD05A6" w:rsidP="0024577B">
      <w:pPr>
        <w:pStyle w:val="CommentText"/>
      </w:pPr>
      <w:r>
        <w:rPr>
          <w:rStyle w:val="CommentReference"/>
        </w:rPr>
        <w:annotationRef/>
      </w:r>
      <w:r>
        <w:t>Can we agree on plural or singular for both of these? eg:</w:t>
      </w:r>
      <w:r>
        <w:br/>
        <w:t xml:space="preserve">… </w:t>
      </w:r>
      <w:r w:rsidRPr="00AD05A6">
        <w:t>land surface air temperature (LSAT) and sea surface temperature (SST)</w:t>
      </w:r>
      <w:r>
        <w:t>, …</w:t>
      </w:r>
    </w:p>
  </w:comment>
  <w:comment w:id="3315" w:author="Ian Blenkinsop" w:date="2021-07-06T09:43:00Z" w:initials="IB">
    <w:p w14:paraId="3A015E8A" w14:textId="4A0E3CF6" w:rsidR="000720F0" w:rsidRDefault="000720F0" w:rsidP="0024577B">
      <w:pPr>
        <w:pStyle w:val="CommentText"/>
      </w:pPr>
      <w:r>
        <w:rPr>
          <w:rStyle w:val="CommentReference"/>
        </w:rPr>
        <w:annotationRef/>
      </w:r>
      <w:r>
        <w:t>Will this be clear to readers?</w:t>
      </w:r>
    </w:p>
  </w:comment>
  <w:comment w:id="3324" w:author="Ian Blenkinsop" w:date="2021-07-06T10:26:00Z" w:initials="IB">
    <w:p w14:paraId="3E240CA2" w14:textId="5A991A28" w:rsidR="004C39EF" w:rsidRDefault="004C39EF" w:rsidP="0024577B">
      <w:pPr>
        <w:pStyle w:val="CommentText"/>
      </w:pPr>
      <w:r>
        <w:rPr>
          <w:rStyle w:val="CommentReference"/>
        </w:rPr>
        <w:annotationRef/>
      </w:r>
      <w:r>
        <w:t xml:space="preserve">Perhaps a cross-reference might be useful for some readers? i.e. </w:t>
      </w:r>
      <w:r>
        <w:br/>
      </w:r>
      <w:r w:rsidRPr="004C39EF">
        <w:rPr>
          <w:b/>
          <w:bCs/>
        </w:rPr>
        <w:t>(for more on ‘ensembles’ see Section 1.4.2.1)</w:t>
      </w:r>
    </w:p>
  </w:comment>
  <w:comment w:id="3353" w:author="Ian Blenkinsop" w:date="2021-07-14T08:17:00Z" w:initials="IB">
    <w:p w14:paraId="5E98D963" w14:textId="7CA3E5B7" w:rsidR="00BC4903" w:rsidRDefault="00BC4903" w:rsidP="0024577B">
      <w:pPr>
        <w:pStyle w:val="CommentText"/>
      </w:pPr>
      <w:r>
        <w:rPr>
          <w:rStyle w:val="CommentReference"/>
        </w:rPr>
        <w:annotationRef/>
      </w:r>
      <w:r>
        <w:t>QUERY for Robin and TSU: As discussed via email – we have moved cross-references to precede the external citations. I wondered if in instances like this, where the references are specifically pointed out as examples of what we’re saying in the text, these should precede the cross-references. Or is it simply clearer to the reader to stick to one style/order?</w:t>
      </w:r>
      <w:r>
        <w:br/>
        <w:t>I’ve left everthing as cross ref/external citation for now.</w:t>
      </w:r>
    </w:p>
  </w:comment>
  <w:comment w:id="3365" w:author="Ian Blenkinsop" w:date="2021-07-06T10:12:00Z" w:initials="IB">
    <w:p w14:paraId="1294C7CF" w14:textId="77777777" w:rsidR="00281C64" w:rsidRDefault="00281C64" w:rsidP="0024577B">
      <w:pPr>
        <w:pStyle w:val="CommentText"/>
      </w:pPr>
      <w:r>
        <w:rPr>
          <w:rStyle w:val="CommentReference"/>
        </w:rPr>
        <w:annotationRef/>
      </w:r>
      <w:r>
        <w:t xml:space="preserve">Could this be clearer? </w:t>
      </w:r>
      <w:r w:rsidR="00696AAD">
        <w:t>E.g.</w:t>
      </w:r>
      <w:r>
        <w:br/>
      </w:r>
      <w:r w:rsidRPr="00696AAD">
        <w:t>… to approximate</w:t>
      </w:r>
      <w:r w:rsidR="00696AAD" w:rsidRPr="00696AAD">
        <w:t xml:space="preserve"> pre-industrial global temperatures by </w:t>
      </w:r>
      <w:r w:rsidR="00696AAD" w:rsidRPr="00696AAD">
        <w:rPr>
          <w:u w:val="single"/>
        </w:rPr>
        <w:t>using</w:t>
      </w:r>
      <w:r w:rsidR="00696AAD" w:rsidRPr="00696AAD">
        <w:t xml:space="preserve"> </w:t>
      </w:r>
      <w:r w:rsidR="00696AAD">
        <w:t>[/</w:t>
      </w:r>
      <w:r w:rsidR="00696AAD" w:rsidRPr="00696AAD">
        <w:rPr>
          <w:u w:val="single"/>
        </w:rPr>
        <w:t>taking</w:t>
      </w:r>
      <w:r w:rsidR="00696AAD">
        <w:t xml:space="preserve">?] </w:t>
      </w:r>
      <w:r w:rsidR="00696AAD" w:rsidRPr="00696AAD">
        <w:t>the average of the 1850–1900 period…</w:t>
      </w:r>
      <w:r w:rsidR="0009158D">
        <w:br/>
      </w:r>
      <w:r w:rsidR="0009158D">
        <w:br/>
        <w:t>or</w:t>
      </w:r>
    </w:p>
    <w:p w14:paraId="79C2B09C" w14:textId="47185A8E" w:rsidR="0009158D" w:rsidRDefault="0009158D" w:rsidP="0024577B">
      <w:pPr>
        <w:pStyle w:val="CommentText"/>
      </w:pPr>
      <w:r>
        <w:t>… to use the average of the 1850–1900 period as a baseline [/proxy] for pre-industrial global temperatures…</w:t>
      </w:r>
    </w:p>
  </w:comment>
  <w:comment w:id="3371" w:author="Ian Blenkinsop" w:date="2021-07-06T10:14:00Z" w:initials="IB">
    <w:p w14:paraId="335C1830" w14:textId="17FE89CF" w:rsidR="00696AAD" w:rsidRDefault="00696AAD" w:rsidP="0024577B">
      <w:pPr>
        <w:pStyle w:val="CommentText"/>
      </w:pPr>
      <w:r>
        <w:rPr>
          <w:rStyle w:val="CommentReference"/>
        </w:rPr>
        <w:annotationRef/>
      </w:r>
      <w:r>
        <w:t>Again, perhaps</w:t>
      </w:r>
      <w:r>
        <w:br/>
        <w:t xml:space="preserve">‘by taking/using the average ‘ </w:t>
      </w:r>
      <w:r>
        <w:br/>
        <w:t>[?]</w:t>
      </w:r>
    </w:p>
  </w:comment>
  <w:comment w:id="3474" w:author="Ian Blenkinsop" w:date="2021-07-06T10:46:00Z" w:initials="IB">
    <w:p w14:paraId="3658126E" w14:textId="02ACF407" w:rsidR="00C95CA6" w:rsidRDefault="00C95CA6" w:rsidP="0024577B">
      <w:pPr>
        <w:pStyle w:val="CommentText"/>
      </w:pPr>
      <w:r>
        <w:rPr>
          <w:rStyle w:val="CommentReference"/>
        </w:rPr>
        <w:annotationRef/>
      </w:r>
      <w:r>
        <w:rPr>
          <w:rStyle w:val="CommentReference"/>
        </w:rPr>
        <w:t>Is there any way this could be simplified</w:t>
      </w:r>
      <w:r>
        <w:t>?</w:t>
      </w:r>
    </w:p>
  </w:comment>
  <w:comment w:id="3479" w:author="Ian Blenkinsop" w:date="2021-07-06T10:48:00Z" w:initials="IB">
    <w:p w14:paraId="4D7B65D5" w14:textId="789D462B" w:rsidR="00C95CA6" w:rsidRDefault="00C95CA6" w:rsidP="0024577B">
      <w:pPr>
        <w:pStyle w:val="CommentText"/>
      </w:pPr>
      <w:r>
        <w:rPr>
          <w:rStyle w:val="CommentReference"/>
        </w:rPr>
        <w:annotationRef/>
      </w:r>
      <w:r>
        <w:t>Could this be clearer?</w:t>
      </w:r>
    </w:p>
  </w:comment>
  <w:comment w:id="3567" w:author="Ian Blenkinsop" w:date="2021-07-06T12:42:00Z" w:initials="IB">
    <w:p w14:paraId="46DD9AF7" w14:textId="44F2E7B8" w:rsidR="005E5137" w:rsidRDefault="005E5137" w:rsidP="0024577B">
      <w:pPr>
        <w:pStyle w:val="CommentText"/>
      </w:pPr>
      <w:r>
        <w:rPr>
          <w:rStyle w:val="CommentReference"/>
        </w:rPr>
        <w:annotationRef/>
      </w:r>
      <w:r>
        <w:t>extremes of anything in particular?</w:t>
      </w:r>
      <w:r>
        <w:br/>
      </w:r>
      <w:r>
        <w:rPr>
          <w:b/>
          <w:bCs/>
        </w:rPr>
        <w:t>…</w:t>
      </w:r>
      <w:r w:rsidRPr="005E5137">
        <w:rPr>
          <w:b/>
          <w:bCs/>
        </w:rPr>
        <w:t>extremes of a number of variables…</w:t>
      </w:r>
      <w:r w:rsidRPr="005E5137">
        <w:br/>
        <w:t>[?]</w:t>
      </w:r>
    </w:p>
  </w:comment>
  <w:comment w:id="3586" w:author="Ian Blenkinsop" w:date="2021-07-06T12:45:00Z" w:initials="IB">
    <w:p w14:paraId="2108B539" w14:textId="197C59D1" w:rsidR="00F33FC5" w:rsidRDefault="00F33FC5" w:rsidP="0024577B">
      <w:pPr>
        <w:pStyle w:val="CommentText"/>
      </w:pPr>
      <w:r>
        <w:rPr>
          <w:rStyle w:val="CommentReference"/>
        </w:rPr>
        <w:annotationRef/>
      </w:r>
      <w:r>
        <w:t>Is this redundant? They’re more exposed… and more vulnerable?  Perhaps</w:t>
      </w:r>
      <w:r>
        <w:br/>
      </w:r>
      <w:r w:rsidRPr="00F33FC5">
        <w:rPr>
          <w:b/>
          <w:bCs/>
        </w:rPr>
        <w:t>… the most exposed and vulnerable, due to large populations.</w:t>
      </w:r>
      <w:r>
        <w:rPr>
          <w:b/>
          <w:bCs/>
        </w:rPr>
        <w:t xml:space="preserve"> … </w:t>
      </w:r>
    </w:p>
  </w:comment>
  <w:comment w:id="3591" w:author="Ian Blenkinsop" w:date="2021-07-06T12:47:00Z" w:initials="IB">
    <w:p w14:paraId="33933A15" w14:textId="7831C8B5" w:rsidR="00F33FC5" w:rsidRDefault="00F33FC5" w:rsidP="0024577B">
      <w:pPr>
        <w:pStyle w:val="CommentText"/>
      </w:pPr>
      <w:r>
        <w:rPr>
          <w:rStyle w:val="CommentReference"/>
        </w:rPr>
        <w:annotationRef/>
      </w:r>
      <w:r>
        <w:t>Not quite clear what the two factors are in that previous sentence</w:t>
      </w:r>
    </w:p>
  </w:comment>
  <w:comment w:id="3618" w:author="Ian Blenkinsop" w:date="2021-07-06T12:52:00Z" w:initials="IB">
    <w:p w14:paraId="5F75A8B4" w14:textId="5D45724E" w:rsidR="00262884" w:rsidRDefault="00262884" w:rsidP="0024577B">
      <w:pPr>
        <w:pStyle w:val="CommentText"/>
      </w:pPr>
      <w:r>
        <w:rPr>
          <w:rStyle w:val="CommentReference"/>
        </w:rPr>
        <w:annotationRef/>
      </w:r>
      <w:r>
        <w:t>Is this clear enough on the difference between models/scenarios and ‘predictions’?</w:t>
      </w:r>
    </w:p>
  </w:comment>
  <w:comment w:id="3622" w:author="Ian Blenkinsop" w:date="2021-07-06T12:55:00Z" w:initials="IB">
    <w:p w14:paraId="69FBBA80" w14:textId="1C8E2A3D" w:rsidR="00262884" w:rsidRDefault="00262884" w:rsidP="0024577B">
      <w:pPr>
        <w:pStyle w:val="CommentText"/>
      </w:pPr>
      <w:r>
        <w:rPr>
          <w:rStyle w:val="CommentReference"/>
        </w:rPr>
        <w:annotationRef/>
      </w:r>
      <w:r>
        <w:t xml:space="preserve">Do these subheadings need numbering? </w:t>
      </w:r>
      <w:r>
        <w:br/>
      </w:r>
      <w:r w:rsidRPr="00262884">
        <w:rPr>
          <w:b/>
          <w:bCs/>
        </w:rPr>
        <w:t>1.4.3.1.1</w:t>
      </w:r>
      <w:r>
        <w:rPr>
          <w:b/>
          <w:bCs/>
        </w:rPr>
        <w:t xml:space="preserve"> </w:t>
      </w:r>
      <w:r>
        <w:rPr>
          <w:b/>
          <w:bCs/>
        </w:rPr>
        <w:br/>
        <w:t>etc</w:t>
      </w:r>
    </w:p>
  </w:comment>
  <w:comment w:id="3644" w:author="Ian Blenkinsop" w:date="2021-07-01T16:32:00Z" w:initials="IB">
    <w:p w14:paraId="72275E73" w14:textId="5A428FC9" w:rsidR="001F595F" w:rsidRDefault="001F595F" w:rsidP="0024577B">
      <w:pPr>
        <w:pStyle w:val="CommentText"/>
      </w:pPr>
      <w:r>
        <w:rPr>
          <w:rStyle w:val="CommentReference"/>
        </w:rPr>
        <w:annotationRef/>
      </w:r>
      <w:r w:rsidRPr="001F595F">
        <w:t>CO</w:t>
      </w:r>
      <w:r w:rsidRPr="001F595F">
        <w:rPr>
          <w:vertAlign w:val="subscript"/>
        </w:rPr>
        <w:t>2</w:t>
      </w:r>
      <w:r>
        <w:rPr>
          <w:vertAlign w:val="subscript"/>
        </w:rPr>
        <w:br/>
      </w:r>
      <w:r w:rsidRPr="001F595F">
        <w:t>[?]</w:t>
      </w:r>
    </w:p>
  </w:comment>
  <w:comment w:id="3720" w:author="Ian Blenkinsop" w:date="2021-07-06T13:22:00Z" w:initials="IB">
    <w:p w14:paraId="2E21B12A" w14:textId="483012AB" w:rsidR="003C43F4" w:rsidRDefault="003C43F4" w:rsidP="0024577B">
      <w:pPr>
        <w:pStyle w:val="CommentText"/>
      </w:pPr>
      <w:r>
        <w:rPr>
          <w:rStyle w:val="CommentReference"/>
        </w:rPr>
        <w:annotationRef/>
      </w:r>
      <w:r>
        <w:t>Shown where?</w:t>
      </w:r>
    </w:p>
  </w:comment>
  <w:comment w:id="3721" w:author="Ian Blenkinsop" w:date="2021-07-06T13:22:00Z" w:initials="IB">
    <w:p w14:paraId="53265545" w14:textId="0B9380D1" w:rsidR="00E62D09" w:rsidRDefault="00E62D09" w:rsidP="0024577B">
      <w:pPr>
        <w:pStyle w:val="CommentText"/>
      </w:pPr>
      <w:r>
        <w:rPr>
          <w:rStyle w:val="CommentReference"/>
        </w:rPr>
        <w:annotationRef/>
      </w:r>
      <w:r>
        <w:t>Where?</w:t>
      </w:r>
    </w:p>
  </w:comment>
  <w:comment w:id="3751" w:author="Ian Blenkinsop" w:date="2021-07-06T13:38:00Z" w:initials="IB">
    <w:p w14:paraId="121A4D96" w14:textId="2E8DCF68" w:rsidR="009E5743" w:rsidRDefault="009E5743" w:rsidP="0024577B">
      <w:pPr>
        <w:pStyle w:val="CommentText"/>
      </w:pPr>
      <w:r>
        <w:rPr>
          <w:rStyle w:val="CommentReference"/>
        </w:rPr>
        <w:annotationRef/>
      </w:r>
      <w:r>
        <w:t xml:space="preserve">most likely </w:t>
      </w:r>
      <w:r>
        <w:br/>
        <w:t>[</w:t>
      </w:r>
      <w:r w:rsidRPr="009E5743">
        <w:t>/</w:t>
      </w:r>
      <w:r>
        <w:rPr>
          <w:i/>
          <w:iCs/>
        </w:rPr>
        <w:t>likely</w:t>
      </w:r>
      <w:r>
        <w:t>]</w:t>
      </w:r>
      <w:r>
        <w:br/>
        <w:t>[?]</w:t>
      </w:r>
    </w:p>
  </w:comment>
  <w:comment w:id="3764" w:author="Ian Blenkinsop" w:date="2021-07-06T13:40:00Z" w:initials="IB">
    <w:p w14:paraId="4E1B31A3" w14:textId="6EBCCB07" w:rsidR="009E5743" w:rsidRDefault="009E5743" w:rsidP="0024577B">
      <w:pPr>
        <w:pStyle w:val="CommentText"/>
      </w:pPr>
      <w:r>
        <w:t xml:space="preserve">‘ </w:t>
      </w:r>
      <w:r>
        <w:rPr>
          <w:rStyle w:val="CommentReference"/>
        </w:rPr>
        <w:annotationRef/>
      </w:r>
      <w:r>
        <w:t>outcomes’ in style guide</w:t>
      </w:r>
    </w:p>
  </w:comment>
  <w:comment w:id="3771" w:author="Ian Blenkinsop" w:date="2021-07-06T13:43:00Z" w:initials="IB">
    <w:p w14:paraId="7B32D2A3" w14:textId="01138EA0" w:rsidR="009E5743" w:rsidRDefault="009E5743" w:rsidP="0024577B">
      <w:pPr>
        <w:pStyle w:val="CommentText"/>
      </w:pPr>
      <w:r>
        <w:rPr>
          <w:rStyle w:val="CommentReference"/>
        </w:rPr>
        <w:annotationRef/>
      </w:r>
      <w:r>
        <w:t>Which section/figure etc are we referring to here?</w:t>
      </w:r>
    </w:p>
  </w:comment>
  <w:comment w:id="3805" w:author="Ian Blenkinsop" w:date="2021-07-06T13:55:00Z" w:initials="IB">
    <w:p w14:paraId="4B52E2F0" w14:textId="77777777" w:rsidR="008E2C3A" w:rsidRDefault="008E2C3A" w:rsidP="0024577B">
      <w:pPr>
        <w:pStyle w:val="CommentText"/>
      </w:pPr>
      <w:r>
        <w:rPr>
          <w:rStyle w:val="CommentReference"/>
        </w:rPr>
        <w:annotationRef/>
      </w:r>
      <w:r>
        <w:t>The AR6 WGI</w:t>
      </w:r>
    </w:p>
    <w:p w14:paraId="2AFC9982" w14:textId="3EAEA465" w:rsidR="008E2C3A" w:rsidRDefault="008E2C3A" w:rsidP="0024577B">
      <w:pPr>
        <w:pStyle w:val="CommentText"/>
      </w:pPr>
      <w:r>
        <w:t>Or</w:t>
      </w:r>
    </w:p>
    <w:p w14:paraId="7DBAFF72" w14:textId="47C8BC0E" w:rsidR="008E2C3A" w:rsidRDefault="008E2C3A" w:rsidP="0024577B">
      <w:pPr>
        <w:pStyle w:val="CommentText"/>
      </w:pPr>
      <w:r>
        <w:t>Working Group I</w:t>
      </w:r>
    </w:p>
  </w:comment>
  <w:comment w:id="3806" w:author="Ian Blenkinsop" w:date="2021-07-06T13:55:00Z" w:initials="IB">
    <w:p w14:paraId="5A40B4D1" w14:textId="0EDD25A1" w:rsidR="001304C0" w:rsidRDefault="001304C0" w:rsidP="0024577B">
      <w:pPr>
        <w:pStyle w:val="CommentText"/>
      </w:pPr>
      <w:r>
        <w:rPr>
          <w:rStyle w:val="CommentReference"/>
        </w:rPr>
        <w:annotationRef/>
      </w:r>
      <w:r>
        <w:t>Can this be clarified? Not quite sure of the meaning</w:t>
      </w:r>
    </w:p>
  </w:comment>
  <w:comment w:id="3866" w:author="Ian Blenkinsop" w:date="2021-07-06T14:06:00Z" w:initials="IB">
    <w:p w14:paraId="5C779FD5" w14:textId="50B4538D" w:rsidR="003F39B3" w:rsidRDefault="003F39B3" w:rsidP="0024577B">
      <w:pPr>
        <w:pStyle w:val="CommentText"/>
      </w:pPr>
      <w:r>
        <w:rPr>
          <w:rStyle w:val="CommentReference"/>
        </w:rPr>
        <w:annotationRef/>
      </w:r>
      <w:r>
        <w:t>Add full SREX/IPCC/year reference?</w:t>
      </w:r>
    </w:p>
  </w:comment>
  <w:comment w:id="3894" w:author="Ian Blenkinsop" w:date="2021-07-06T14:07:00Z" w:initials="IB">
    <w:p w14:paraId="57DF9C5E" w14:textId="77777777" w:rsidR="00B45380" w:rsidRDefault="00B45380" w:rsidP="0024577B">
      <w:pPr>
        <w:pStyle w:val="CommentText"/>
      </w:pPr>
      <w:r>
        <w:rPr>
          <w:rStyle w:val="CommentReference"/>
        </w:rPr>
        <w:annotationRef/>
      </w:r>
      <w:r w:rsidR="00F53567">
        <w:t>Does</w:t>
      </w:r>
      <w:r>
        <w:t xml:space="preserve"> this definition/quote </w:t>
      </w:r>
      <w:r w:rsidR="00F53567">
        <w:t>take up the following two paragraphs</w:t>
      </w:r>
      <w:r>
        <w:t>?</w:t>
      </w:r>
      <w:r w:rsidR="00F53567">
        <w:t xml:space="preserve"> (ending at … “</w:t>
      </w:r>
      <w:r w:rsidR="00F53567" w:rsidRPr="00F53567">
        <w:rPr>
          <w:b/>
          <w:bCs/>
        </w:rPr>
        <w:t>and system transitions.”</w:t>
      </w:r>
      <w:r w:rsidR="00F53567" w:rsidRPr="00F53567">
        <w:t>)</w:t>
      </w:r>
    </w:p>
    <w:p w14:paraId="2DFED460" w14:textId="5E6B549E" w:rsidR="00F53567" w:rsidRDefault="00F53567" w:rsidP="0024577B">
      <w:pPr>
        <w:pStyle w:val="CommentText"/>
      </w:pPr>
      <w:r>
        <w:t>If so, perhaps clearer to set as indented/extract quote</w:t>
      </w:r>
    </w:p>
  </w:comment>
  <w:comment w:id="3895" w:author="Ian Blenkinsop" w:date="2021-07-06T14:11:00Z" w:initials="IB">
    <w:p w14:paraId="1A008013" w14:textId="23638AD2" w:rsidR="00F53567" w:rsidRDefault="00F53567" w:rsidP="0024577B">
      <w:pPr>
        <w:pStyle w:val="CommentText"/>
      </w:pPr>
      <w:r>
        <w:rPr>
          <w:rStyle w:val="CommentReference"/>
        </w:rPr>
        <w:annotationRef/>
      </w:r>
      <w:r>
        <w:t>TYPESETTING NOTE: set from here and following two paragraphs as extract quote. (TBC in above query.)</w:t>
      </w:r>
    </w:p>
  </w:comment>
  <w:comment w:id="3896" w:author="Ian Blenkinsop" w:date="2021-07-06T14:07:00Z" w:initials="IB">
    <w:p w14:paraId="2B70C041" w14:textId="5C430FB5" w:rsidR="00F53567" w:rsidRDefault="00F53567" w:rsidP="0024577B">
      <w:pPr>
        <w:pStyle w:val="CommentText"/>
      </w:pPr>
      <w:r>
        <w:rPr>
          <w:rStyle w:val="CommentReference"/>
        </w:rPr>
        <w:annotationRef/>
      </w:r>
      <w:r>
        <w:t>QUERY: TSU: Bolding has not really been used so far – ok to keep and use sparingly?</w:t>
      </w:r>
      <w:r>
        <w:br/>
        <w:t>Please add to style guide if so.</w:t>
      </w:r>
    </w:p>
  </w:comment>
  <w:comment w:id="3924" w:author="Ian Blenkinsop" w:date="2021-07-06T14:20:00Z" w:initials="IB">
    <w:p w14:paraId="622848B1" w14:textId="021530F4" w:rsidR="00A7670D" w:rsidRDefault="00A7670D" w:rsidP="0024577B">
      <w:pPr>
        <w:pStyle w:val="CommentText"/>
      </w:pPr>
      <w:r>
        <w:rPr>
          <w:rStyle w:val="CommentReference"/>
        </w:rPr>
        <w:annotationRef/>
      </w:r>
      <w:r>
        <w:t>Not completely clear – is this saying that the drivers for risks may be mediated… or that the climate hazards are mediated?</w:t>
      </w:r>
      <w:r w:rsidR="008505E0">
        <w:t xml:space="preserve"> Perhaps breaking into two shorter sentences could help clarify?</w:t>
      </w:r>
    </w:p>
  </w:comment>
  <w:comment w:id="3936" w:author="Ian Blenkinsop" w:date="2021-07-06T14:24:00Z" w:initials="IB">
    <w:p w14:paraId="3B5A81FC" w14:textId="245425FE" w:rsidR="00390942" w:rsidRDefault="00390942" w:rsidP="0024577B">
      <w:pPr>
        <w:pStyle w:val="CommentText"/>
      </w:pPr>
      <w:r>
        <w:rPr>
          <w:rStyle w:val="CommentReference"/>
        </w:rPr>
        <w:annotationRef/>
      </w:r>
      <w:r>
        <w:t>Where does this quote end?</w:t>
      </w:r>
      <w:r>
        <w:br/>
        <w:t>Set as indented extract quote?</w:t>
      </w:r>
    </w:p>
  </w:comment>
  <w:comment w:id="3942" w:author="Ian Blenkinsop" w:date="2021-07-06T14:25:00Z" w:initials="IB">
    <w:p w14:paraId="0F8ECE1E" w14:textId="25698EA2" w:rsidR="004265E8" w:rsidRPr="004265E8" w:rsidRDefault="004265E8" w:rsidP="0024577B">
      <w:pPr>
        <w:pStyle w:val="CommentText"/>
        <w:rPr>
          <w:i/>
          <w:iCs/>
        </w:rPr>
      </w:pPr>
      <w:r>
        <w:rPr>
          <w:rStyle w:val="CommentReference"/>
        </w:rPr>
        <w:annotationRef/>
      </w:r>
      <w:r>
        <w:t>As above – expected or likely/</w:t>
      </w:r>
      <w:r>
        <w:rPr>
          <w:i/>
          <w:iCs/>
        </w:rPr>
        <w:t>likely</w:t>
      </w:r>
      <w:r>
        <w:rPr>
          <w:i/>
          <w:iCs/>
        </w:rPr>
        <w:br/>
      </w:r>
      <w:r w:rsidRPr="004265E8">
        <w:t>[?]</w:t>
      </w:r>
    </w:p>
  </w:comment>
  <w:comment w:id="3967" w:author="Ian Blenkinsop" w:date="2021-07-06T14:34:00Z" w:initials="IB">
    <w:p w14:paraId="7F3099D1" w14:textId="52696951" w:rsidR="009E7881" w:rsidRDefault="009E7881" w:rsidP="0024577B">
      <w:pPr>
        <w:pStyle w:val="CommentText"/>
      </w:pPr>
      <w:r>
        <w:rPr>
          <w:rStyle w:val="CommentReference"/>
        </w:rPr>
        <w:annotationRef/>
      </w:r>
      <w:r>
        <w:t>improve</w:t>
      </w:r>
      <w:r>
        <w:br/>
        <w:t>[?]</w:t>
      </w:r>
    </w:p>
  </w:comment>
  <w:comment w:id="4001" w:author="Robin Matthews" w:date="2021-05-18T17:30:00Z" w:initials="RM">
    <w:p w14:paraId="1EC8AA91" w14:textId="77777777" w:rsidR="0016652D" w:rsidRPr="00115C88" w:rsidRDefault="0016652D" w:rsidP="0024577B">
      <w:pPr>
        <w:pStyle w:val="CommentText"/>
      </w:pPr>
      <w:r>
        <w:rPr>
          <w:rStyle w:val="CommentReference"/>
        </w:rPr>
        <w:annotationRef/>
      </w:r>
      <w:r w:rsidRPr="00115C88">
        <w:t xml:space="preserve">Mendeley field contains hidden reference ‘Ditlevsen and Johnsen, 2010’. Do you want to cite it ? </w:t>
      </w:r>
    </w:p>
    <w:p w14:paraId="5338D3AA" w14:textId="77777777" w:rsidR="0016652D" w:rsidRPr="00115C88" w:rsidRDefault="0016652D" w:rsidP="0024577B">
      <w:pPr>
        <w:pStyle w:val="CommentText"/>
      </w:pPr>
    </w:p>
    <w:p w14:paraId="219D2EFA" w14:textId="7D87D576" w:rsidR="0016652D" w:rsidRPr="00115C88" w:rsidRDefault="0016652D" w:rsidP="0024577B">
      <w:pPr>
        <w:pStyle w:val="CommentText"/>
      </w:pPr>
      <w:r w:rsidRPr="00115C88">
        <w:rPr>
          <w:noProof/>
        </w:rPr>
        <w:t xml:space="preserve">Ditlevsen, P. D., and Johnsen, S. J. (2010). Tipping points: Early warning and wishful thinking. </w:t>
      </w:r>
      <w:r w:rsidRPr="00115C88">
        <w:rPr>
          <w:i/>
          <w:iCs/>
          <w:noProof/>
        </w:rPr>
        <w:t>Geophys. Res. Lett.</w:t>
      </w:r>
      <w:r w:rsidRPr="00115C88">
        <w:rPr>
          <w:noProof/>
        </w:rPr>
        <w:t xml:space="preserve"> 37, L19703. doi:10.1029/2010GL044486.</w:t>
      </w:r>
    </w:p>
  </w:comment>
  <w:comment w:id="4014" w:author="Ian Blenkinsop" w:date="2021-07-06T14:40:00Z" w:initials="IB">
    <w:p w14:paraId="2CF8B4D0" w14:textId="4F6421B1" w:rsidR="006D3A5D" w:rsidRDefault="006D3A5D" w:rsidP="0024577B">
      <w:pPr>
        <w:pStyle w:val="CommentText"/>
      </w:pPr>
      <w:r>
        <w:rPr>
          <w:rStyle w:val="CommentReference"/>
        </w:rPr>
        <w:annotationRef/>
      </w:r>
      <w:r>
        <w:t xml:space="preserve">Quotes for new term </w:t>
      </w:r>
      <w:r>
        <w:br/>
      </w:r>
      <w:r w:rsidRPr="006D3A5D">
        <w:rPr>
          <w:b/>
          <w:bCs/>
        </w:rPr>
        <w:t>‘hot state’</w:t>
      </w:r>
    </w:p>
  </w:comment>
  <w:comment w:id="4020" w:author="Ian Blenkinsop" w:date="2021-07-06T16:02:00Z" w:initials="IB">
    <w:p w14:paraId="1AE87A02" w14:textId="6C675D2B" w:rsidR="00D34FFE" w:rsidRDefault="00D34FFE" w:rsidP="0024577B">
      <w:pPr>
        <w:pStyle w:val="CommentText"/>
      </w:pPr>
      <w:r>
        <w:rPr>
          <w:rStyle w:val="CommentReference"/>
        </w:rPr>
        <w:annotationRef/>
      </w:r>
      <w:r>
        <w:t>rainforest [?]</w:t>
      </w:r>
    </w:p>
  </w:comment>
  <w:comment w:id="4105" w:author="Ian Blenkinsop" w:date="2021-07-06T16:08:00Z" w:initials="IB">
    <w:p w14:paraId="2411F251" w14:textId="5E35CE34" w:rsidR="00E30227" w:rsidRDefault="00E30227" w:rsidP="0024577B">
      <w:pPr>
        <w:pStyle w:val="CommentText"/>
      </w:pPr>
      <w:r>
        <w:rPr>
          <w:rStyle w:val="CommentReference"/>
        </w:rPr>
        <w:annotationRef/>
      </w:r>
      <w:r w:rsidRPr="00E30227">
        <w:t>… hole in the ozone layer …</w:t>
      </w:r>
      <w:r w:rsidRPr="00E30227">
        <w:br/>
      </w:r>
      <w:r>
        <w:t>[?]</w:t>
      </w:r>
    </w:p>
  </w:comment>
  <w:comment w:id="4106" w:author="Ian Blenkinsop" w:date="2021-07-06T16:10:00Z" w:initials="IB">
    <w:p w14:paraId="13C3700A" w14:textId="6B453CBB" w:rsidR="0098796D" w:rsidRPr="0098796D" w:rsidRDefault="0098796D" w:rsidP="0024577B">
      <w:pPr>
        <w:pStyle w:val="CommentText"/>
      </w:pPr>
      <w:r>
        <w:rPr>
          <w:rStyle w:val="CommentReference"/>
        </w:rPr>
        <w:annotationRef/>
      </w:r>
      <w:r>
        <w:t xml:space="preserve">Is this saying that unkown-unknowns are different to surprises? Surprises are well-understood but their occurrence is unanticipated; unknowns are </w:t>
      </w:r>
      <w:r>
        <w:rPr>
          <w:i/>
          <w:iCs/>
        </w:rPr>
        <w:t xml:space="preserve">neither </w:t>
      </w:r>
      <w:r>
        <w:t xml:space="preserve">well understood </w:t>
      </w:r>
      <w:r>
        <w:rPr>
          <w:i/>
          <w:iCs/>
        </w:rPr>
        <w:t xml:space="preserve">nor </w:t>
      </w:r>
      <w:r>
        <w:t>anticipated (i.e. they’re unknown)?</w:t>
      </w:r>
    </w:p>
  </w:comment>
  <w:comment w:id="4120" w:author="Ian Blenkinsop" w:date="2021-07-06T17:01:00Z" w:initials="IB">
    <w:p w14:paraId="7100F282" w14:textId="2178EE81" w:rsidR="009836DA" w:rsidRDefault="009836DA" w:rsidP="0024577B">
      <w:pPr>
        <w:pStyle w:val="CommentText"/>
      </w:pPr>
      <w:r>
        <w:rPr>
          <w:rStyle w:val="CommentReference"/>
        </w:rPr>
        <w:annotationRef/>
      </w:r>
      <w:r>
        <w:t>Change to extent to avoid confusion over temperature/degree</w:t>
      </w:r>
      <w:r w:rsidR="00F57D1F">
        <w:t>s?</w:t>
      </w:r>
    </w:p>
  </w:comment>
  <w:comment w:id="4133" w:author="Ian Blenkinsop" w:date="2021-07-06T17:04:00Z" w:initials="IB">
    <w:p w14:paraId="3F4DC597" w14:textId="702FB8DC" w:rsidR="00F57D1F" w:rsidRPr="00F471CD" w:rsidRDefault="00F57D1F" w:rsidP="0024577B">
      <w:pPr>
        <w:pStyle w:val="CommentText"/>
      </w:pPr>
      <w:r w:rsidRPr="00F471CD">
        <w:rPr>
          <w:rStyle w:val="CommentReference"/>
          <w:b/>
          <w:bCs/>
        </w:rPr>
        <w:annotationRef/>
      </w:r>
      <w:r w:rsidRPr="00F471CD">
        <w:t>Is this reference to this report?</w:t>
      </w:r>
      <w:r w:rsidR="00F471CD">
        <w:t xml:space="preserve"> Please check reference formatting (especially to other WG papers) throughout this box</w:t>
      </w:r>
    </w:p>
  </w:comment>
  <w:comment w:id="4137" w:author="Ian Blenkinsop" w:date="2021-07-06T17:04:00Z" w:initials="IB">
    <w:p w14:paraId="7D8E3BF3" w14:textId="0D8F2143" w:rsidR="00F57D1F" w:rsidRDefault="00F57D1F" w:rsidP="0024577B">
      <w:pPr>
        <w:pStyle w:val="CommentText"/>
      </w:pPr>
      <w:r>
        <w:rPr>
          <w:rStyle w:val="CommentReference"/>
        </w:rPr>
        <w:annotationRef/>
      </w:r>
      <w:r>
        <w:t>WGII forthcoming AR6 paper?</w:t>
      </w:r>
    </w:p>
  </w:comment>
  <w:comment w:id="4139" w:author="Ian Blenkinsop" w:date="2021-07-06T17:04:00Z" w:initials="IB">
    <w:p w14:paraId="624302D3" w14:textId="2DD925AB" w:rsidR="00F57D1F" w:rsidRDefault="00F57D1F" w:rsidP="0024577B">
      <w:pPr>
        <w:pStyle w:val="CommentText"/>
      </w:pPr>
      <w:r>
        <w:rPr>
          <w:rStyle w:val="CommentReference"/>
        </w:rPr>
        <w:annotationRef/>
      </w:r>
      <w:r>
        <w:t>Chapter 16 of which report?</w:t>
      </w:r>
    </w:p>
  </w:comment>
  <w:comment w:id="4148" w:author="Ian Blenkinsop" w:date="2021-07-06T17:06:00Z" w:initials="IB">
    <w:p w14:paraId="3797FA5D" w14:textId="4F732E11" w:rsidR="00F57D1F" w:rsidRDefault="00F57D1F" w:rsidP="0024577B">
      <w:pPr>
        <w:pStyle w:val="CommentText"/>
      </w:pPr>
      <w:r>
        <w:rPr>
          <w:rStyle w:val="CommentReference"/>
        </w:rPr>
        <w:annotationRef/>
      </w:r>
      <w:r>
        <w:t>References are not formatted like others in this chapter.</w:t>
      </w:r>
    </w:p>
  </w:comment>
  <w:comment w:id="4150" w:author="Ian Blenkinsop" w:date="2021-07-06T17:07:00Z" w:initials="IB">
    <w:p w14:paraId="59283B68" w14:textId="77777777" w:rsidR="00F57D1F" w:rsidRDefault="00F57D1F" w:rsidP="0024577B">
      <w:pPr>
        <w:pStyle w:val="CommentText"/>
      </w:pPr>
      <w:r>
        <w:rPr>
          <w:rStyle w:val="CommentReference"/>
        </w:rPr>
        <w:annotationRef/>
      </w:r>
      <w:r>
        <w:t>In this paper?</w:t>
      </w:r>
    </w:p>
  </w:comment>
  <w:comment w:id="4158" w:author="Ian Blenkinsop" w:date="2021-07-06T17:07:00Z" w:initials="IB">
    <w:p w14:paraId="040D1766" w14:textId="109FC322" w:rsidR="00F57D1F" w:rsidRDefault="00F57D1F" w:rsidP="0024577B">
      <w:pPr>
        <w:pStyle w:val="CommentText"/>
      </w:pPr>
      <w:r>
        <w:rPr>
          <w:rStyle w:val="CommentReference"/>
        </w:rPr>
        <w:annotationRef/>
      </w:r>
      <w:r>
        <w:t>In this paper?</w:t>
      </w:r>
    </w:p>
  </w:comment>
  <w:comment w:id="4174" w:author="Ian Blenkinsop" w:date="2021-07-06T17:09:00Z" w:initials="IB">
    <w:p w14:paraId="746062E3" w14:textId="77777777" w:rsidR="00B15E05" w:rsidRDefault="00B15E05" w:rsidP="0024577B">
      <w:pPr>
        <w:pStyle w:val="CommentText"/>
      </w:pPr>
      <w:r>
        <w:rPr>
          <w:rStyle w:val="CommentReference"/>
        </w:rPr>
        <w:annotationRef/>
      </w:r>
      <w:r w:rsidRPr="00B15E05">
        <w:t>This could be clearer –</w:t>
      </w:r>
      <w:r>
        <w:t xml:space="preserve"> </w:t>
      </w:r>
      <w:r w:rsidRPr="00B15E05">
        <w:t>perhaps something like</w:t>
      </w:r>
    </w:p>
    <w:p w14:paraId="5293A733" w14:textId="0C4E910C" w:rsidR="00B15E05" w:rsidRPr="00B15E05" w:rsidRDefault="00B15E05" w:rsidP="0024577B">
      <w:pPr>
        <w:pStyle w:val="CommentText"/>
      </w:pPr>
      <w:r w:rsidRPr="00B15E05">
        <w:t xml:space="preserve">… what changes are being attributed to what causal factors is a crucial… </w:t>
      </w:r>
      <w:r>
        <w:br/>
        <w:t>Or that might be getting ahead of ourselves.</w:t>
      </w:r>
    </w:p>
  </w:comment>
  <w:comment w:id="4193" w:author="Ian Blenkinsop" w:date="2021-07-06T17:16:00Z" w:initials="IB">
    <w:p w14:paraId="62547A44" w14:textId="41790CBF" w:rsidR="00F471CD" w:rsidRDefault="00F471CD" w:rsidP="0024577B">
      <w:pPr>
        <w:pStyle w:val="CommentText"/>
      </w:pPr>
      <w:r>
        <w:rPr>
          <w:rStyle w:val="CommentReference"/>
        </w:rPr>
        <w:annotationRef/>
      </w:r>
      <w:r>
        <w:t>Is there something missing here? eg</w:t>
      </w:r>
      <w:r>
        <w:br/>
      </w:r>
      <w:r w:rsidRPr="00F471CD">
        <w:rPr>
          <w:b/>
          <w:bCs/>
        </w:rPr>
        <w:t xml:space="preserve">… must </w:t>
      </w:r>
      <w:r>
        <w:rPr>
          <w:b/>
          <w:bCs/>
        </w:rPr>
        <w:t xml:space="preserve">all </w:t>
      </w:r>
      <w:r w:rsidRPr="00F471CD">
        <w:rPr>
          <w:b/>
          <w:bCs/>
        </w:rPr>
        <w:t>be taken into consideration</w:t>
      </w:r>
      <w:r>
        <w:rPr>
          <w:b/>
          <w:bCs/>
        </w:rPr>
        <w:br/>
      </w:r>
      <w:r w:rsidRPr="00F471CD">
        <w:t>[?]</w:t>
      </w:r>
    </w:p>
  </w:comment>
  <w:comment w:id="4198" w:author="Ian Blenkinsop" w:date="2021-07-06T17:17:00Z" w:initials="IB">
    <w:p w14:paraId="367C909A" w14:textId="4E9CF331" w:rsidR="00F471CD" w:rsidRPr="00F471CD" w:rsidRDefault="00F471CD" w:rsidP="0024577B">
      <w:pPr>
        <w:pStyle w:val="CommentText"/>
        <w:rPr>
          <w:b/>
          <w:bCs/>
        </w:rPr>
      </w:pPr>
      <w:r>
        <w:rPr>
          <w:rStyle w:val="CommentReference"/>
        </w:rPr>
        <w:annotationRef/>
      </w:r>
      <w:r>
        <w:t xml:space="preserve">If we’re referring to Chp 5 in this report, we can just start with </w:t>
      </w:r>
      <w:r>
        <w:rPr>
          <w:b/>
          <w:bCs/>
        </w:rPr>
        <w:t>Chapter 5</w:t>
      </w:r>
    </w:p>
  </w:comment>
  <w:comment w:id="4281" w:author="Ian Blenkinsop" w:date="2021-07-06T17:32:00Z" w:initials="IB">
    <w:p w14:paraId="2E3E0198" w14:textId="3421BA3A" w:rsidR="00DD768B" w:rsidRDefault="00DD768B" w:rsidP="0024577B">
      <w:pPr>
        <w:pStyle w:val="CommentText"/>
      </w:pPr>
      <w:r>
        <w:rPr>
          <w:rStyle w:val="CommentReference"/>
        </w:rPr>
        <w:annotationRef/>
      </w:r>
      <w:r>
        <w:t>Could this be made clearer?</w:t>
      </w:r>
    </w:p>
  </w:comment>
  <w:comment w:id="4283" w:author="Ian Blenkinsop" w:date="2021-07-06T17:31:00Z" w:initials="IB">
    <w:p w14:paraId="61CA6B63" w14:textId="3E50D1C7" w:rsidR="00DD768B" w:rsidRDefault="00DD768B" w:rsidP="0024577B">
      <w:pPr>
        <w:pStyle w:val="CommentText"/>
      </w:pPr>
      <w:r>
        <w:rPr>
          <w:rStyle w:val="CommentReference"/>
        </w:rPr>
        <w:annotationRef/>
      </w:r>
      <w:r>
        <w:t>SI?</w:t>
      </w:r>
      <w:r w:rsidR="007E1BF5">
        <w:t xml:space="preserve"> Supplementary Material SM?</w:t>
      </w:r>
    </w:p>
  </w:comment>
  <w:comment w:id="4307" w:author="Ian Blenkinsop" w:date="2021-07-06T17:36:00Z" w:initials="IB">
    <w:p w14:paraId="701E458A" w14:textId="4CFB8060" w:rsidR="007E1BF5" w:rsidRDefault="007E1BF5" w:rsidP="0024577B">
      <w:pPr>
        <w:pStyle w:val="CommentText"/>
      </w:pPr>
      <w:r>
        <w:rPr>
          <w:rStyle w:val="CommentReference"/>
        </w:rPr>
        <w:annotationRef/>
      </w:r>
      <w:r>
        <w:t>Delete the ‘and' ?</w:t>
      </w:r>
    </w:p>
  </w:comment>
  <w:comment w:id="4320" w:author="Ian Blenkinsop" w:date="2021-07-06T17:37:00Z" w:initials="IB">
    <w:p w14:paraId="5C6DE6AB" w14:textId="7B79F4B0" w:rsidR="007E1BF5" w:rsidRDefault="007E1BF5" w:rsidP="0024577B">
      <w:pPr>
        <w:pStyle w:val="CommentText"/>
      </w:pPr>
      <w:r>
        <w:rPr>
          <w:rStyle w:val="CommentReference"/>
        </w:rPr>
        <w:annotationRef/>
      </w:r>
      <w:r>
        <w:t>Link not ‘live’</w:t>
      </w:r>
    </w:p>
  </w:comment>
  <w:comment w:id="4328" w:author="Robin Matthews [2]" w:date="2021-06-01T17:40:00Z" w:initials="RM">
    <w:p w14:paraId="3492F99D" w14:textId="3CDAC51F" w:rsidR="001A4BFA" w:rsidRPr="00115C88" w:rsidRDefault="001A4BFA" w:rsidP="0024577B">
      <w:pPr>
        <w:pStyle w:val="CommentText"/>
      </w:pPr>
      <w:r>
        <w:rPr>
          <w:rStyle w:val="CommentReference"/>
        </w:rPr>
        <w:annotationRef/>
      </w:r>
      <w:r w:rsidRPr="00115C88">
        <w:t>Missing Mendeley link. Provide DOI and I’ll ad dit.</w:t>
      </w:r>
    </w:p>
  </w:comment>
  <w:comment w:id="4362" w:author="Ian Blenkinsop" w:date="2021-07-07T09:42:00Z" w:initials="IB">
    <w:p w14:paraId="2535A0FC" w14:textId="6BBB22D0" w:rsidR="00B73013" w:rsidRDefault="00B73013" w:rsidP="0024577B">
      <w:pPr>
        <w:pStyle w:val="CommentText"/>
      </w:pPr>
      <w:r>
        <w:rPr>
          <w:rStyle w:val="CommentReference"/>
        </w:rPr>
        <w:annotationRef/>
      </w:r>
      <w:r>
        <w:t>Easily understood by readers?</w:t>
      </w:r>
      <w:r>
        <w:br/>
      </w:r>
      <w:r w:rsidRPr="00B73013">
        <w:t>… in sign (i.e., whether those changes are positive or negative; e.g., Fischer….</w:t>
      </w:r>
    </w:p>
  </w:comment>
  <w:comment w:id="4402" w:author="Ian Blenkinsop" w:date="2021-07-02T11:50:00Z" w:initials="IB">
    <w:p w14:paraId="6BACC090" w14:textId="20242F53" w:rsidR="005F4B15" w:rsidRDefault="005F4B15" w:rsidP="0024577B">
      <w:pPr>
        <w:pStyle w:val="CommentText"/>
      </w:pPr>
      <w:r>
        <w:rPr>
          <w:rStyle w:val="CommentReference"/>
        </w:rPr>
        <w:annotationRef/>
      </w:r>
      <w:r>
        <w:t>(</w:t>
      </w:r>
      <w:r w:rsidRPr="005F4B15">
        <w:rPr>
          <w:b/>
          <w:bCs/>
          <w:u w:val="single"/>
        </w:rPr>
        <w:t>FAR;</w:t>
      </w:r>
      <w:r>
        <w:t xml:space="preserve"> IPCC, 1990a)</w:t>
      </w:r>
    </w:p>
  </w:comment>
  <w:comment w:id="4408" w:author="Ian Blenkinsop" w:date="2021-07-07T09:53:00Z" w:initials="IB">
    <w:p w14:paraId="1A144A5F" w14:textId="5B57C848" w:rsidR="00804CA8" w:rsidRDefault="00804CA8" w:rsidP="0024577B">
      <w:pPr>
        <w:pStyle w:val="CommentText"/>
      </w:pPr>
      <w:r>
        <w:rPr>
          <w:rStyle w:val="CommentReference"/>
        </w:rPr>
        <w:annotationRef/>
      </w:r>
      <w:r>
        <w:t xml:space="preserve">Add </w:t>
      </w:r>
      <w:r w:rsidRPr="00804CA8">
        <w:rPr>
          <w:b/>
          <w:bCs/>
        </w:rPr>
        <w:t>SRRICC</w:t>
      </w:r>
      <w:r>
        <w:t xml:space="preserve"> to the citation here, if that’s an officially used abbreviation? (Like SREX, SROCC etc)</w:t>
      </w:r>
    </w:p>
  </w:comment>
  <w:comment w:id="4422" w:author="Ian Blenkinsop" w:date="2021-07-07T10:16:00Z" w:initials="IB">
    <w:p w14:paraId="2241E7FE" w14:textId="6C5D6525" w:rsidR="007954CF" w:rsidRDefault="007954CF" w:rsidP="0024577B">
      <w:pPr>
        <w:pStyle w:val="CommentText"/>
      </w:pPr>
      <w:r>
        <w:rPr>
          <w:rStyle w:val="CommentReference"/>
        </w:rPr>
        <w:annotationRef/>
      </w:r>
      <w:r>
        <w:t>Figure title uses ‘Sets’ plural for this.</w:t>
      </w:r>
    </w:p>
  </w:comment>
  <w:comment w:id="4448" w:author="Ian Blenkinsop" w:date="2021-07-07T13:07:00Z" w:initials="IB">
    <w:p w14:paraId="752F1CB5" w14:textId="391B8AA3" w:rsidR="00E27EBA" w:rsidRDefault="00E27EBA" w:rsidP="0024577B">
      <w:pPr>
        <w:pStyle w:val="CommentText"/>
      </w:pPr>
      <w:r>
        <w:rPr>
          <w:rStyle w:val="CommentReference"/>
        </w:rPr>
        <w:annotationRef/>
      </w:r>
      <w:r>
        <w:t>The Reference Sets of Land…</w:t>
      </w:r>
      <w:r>
        <w:br/>
        <w:t>[?]</w:t>
      </w:r>
    </w:p>
  </w:comment>
  <w:comment w:id="4450" w:author="Ian Blenkinsop" w:date="2021-07-07T13:08:00Z" w:initials="IB">
    <w:p w14:paraId="21FAA552" w14:textId="7F3F2127" w:rsidR="009A0076" w:rsidRDefault="009A0076" w:rsidP="0024577B">
      <w:pPr>
        <w:pStyle w:val="CommentText"/>
      </w:pPr>
      <w:r>
        <w:rPr>
          <w:rStyle w:val="CommentReference"/>
        </w:rPr>
        <w:annotationRef/>
      </w:r>
      <w:r>
        <w:t>Correct as lowercase?</w:t>
      </w:r>
    </w:p>
  </w:comment>
  <w:comment w:id="4499" w:author="Ian Blenkinsop" w:date="2021-07-07T15:36:00Z" w:initials="IB">
    <w:p w14:paraId="6DB14EB7" w14:textId="0C6294FF" w:rsidR="003A1D34" w:rsidRDefault="003A1D34" w:rsidP="0024577B">
      <w:pPr>
        <w:pStyle w:val="CommentText"/>
      </w:pPr>
      <w:r>
        <w:rPr>
          <w:rStyle w:val="CommentReference"/>
        </w:rPr>
        <w:annotationRef/>
      </w:r>
      <w:r>
        <w:t>I don’ think this ‘subset’ is mentioned in Fig 1.18c – perhaps remove cross-ref to the figure here?</w:t>
      </w:r>
    </w:p>
  </w:comment>
  <w:comment w:id="4516" w:author="Ian Blenkinsop" w:date="2021-07-07T15:38:00Z" w:initials="IB">
    <w:p w14:paraId="33093CBD" w14:textId="77777777" w:rsidR="0045213C" w:rsidRPr="003978F0" w:rsidRDefault="0045213C" w:rsidP="0024577B">
      <w:pPr>
        <w:pStyle w:val="CommentText"/>
      </w:pPr>
      <w:r w:rsidRPr="003978F0">
        <w:rPr>
          <w:rStyle w:val="CommentReference"/>
          <w:b/>
          <w:bCs/>
        </w:rPr>
        <w:annotationRef/>
      </w:r>
      <w:r w:rsidRPr="003978F0">
        <w:t>Will readers understand why this is mentioned/included in the assessment?</w:t>
      </w:r>
      <w:r w:rsidR="00EE5662" w:rsidRPr="003978F0">
        <w:t xml:space="preserve"> </w:t>
      </w:r>
    </w:p>
    <w:p w14:paraId="69BA607C" w14:textId="77777777" w:rsidR="003978F0" w:rsidRDefault="003978F0" w:rsidP="0024577B">
      <w:pPr>
        <w:pStyle w:val="CommentText"/>
      </w:pPr>
    </w:p>
    <w:p w14:paraId="054D8358" w14:textId="138062D5" w:rsidR="003978F0" w:rsidRPr="003978F0" w:rsidRDefault="003978F0" w:rsidP="0024577B">
      <w:pPr>
        <w:pStyle w:val="CommentText"/>
      </w:pPr>
      <w:r w:rsidRPr="003978F0">
        <w:t>… an assessment of the growth – and potential future losses – of climate observational capacity.</w:t>
      </w:r>
      <w:r>
        <w:br/>
      </w:r>
      <w:r w:rsidRPr="003978F0">
        <w:t>[?]</w:t>
      </w:r>
    </w:p>
  </w:comment>
  <w:comment w:id="4544" w:author="Ian Blenkinsop" w:date="2021-07-07T15:52:00Z" w:initials="IB">
    <w:p w14:paraId="04380EA9" w14:textId="7D1F1068" w:rsidR="001943FC" w:rsidRDefault="001943FC" w:rsidP="0024577B">
      <w:pPr>
        <w:pStyle w:val="CommentText"/>
      </w:pPr>
      <w:r>
        <w:rPr>
          <w:rStyle w:val="CommentReference"/>
        </w:rPr>
        <w:annotationRef/>
      </w:r>
      <w:r>
        <w:t>Don’t think this phrase has been properly introduced – ok to use it here?</w:t>
      </w:r>
    </w:p>
  </w:comment>
  <w:comment w:id="4555" w:author="Ian Blenkinsop" w:date="2021-07-07T16:00:00Z" w:initials="IB">
    <w:p w14:paraId="7CA2F6BF" w14:textId="4298E609" w:rsidR="003978F0" w:rsidRPr="003978F0" w:rsidRDefault="003978F0" w:rsidP="0024577B">
      <w:pPr>
        <w:pStyle w:val="CommentText"/>
      </w:pPr>
      <w:r w:rsidRPr="003978F0">
        <w:rPr>
          <w:rStyle w:val="CommentReference"/>
          <w:b/>
          <w:bCs/>
        </w:rPr>
        <w:annotationRef/>
      </w:r>
      <w:r w:rsidRPr="003978F0">
        <w:t>Numb</w:t>
      </w:r>
      <w:r>
        <w:t>ered H5?</w:t>
      </w:r>
      <w:r>
        <w:br/>
      </w:r>
      <w:r w:rsidRPr="003978F0">
        <w:t>1.5.1.1.1</w:t>
      </w:r>
    </w:p>
  </w:comment>
  <w:comment w:id="4575" w:author="Ian Blenkinsop" w:date="2021-07-07T16:02:00Z" w:initials="IB">
    <w:p w14:paraId="2263F64B" w14:textId="5A46937C" w:rsidR="003978F0" w:rsidRPr="003978F0" w:rsidRDefault="003978F0" w:rsidP="0024577B">
      <w:pPr>
        <w:pStyle w:val="CommentText"/>
      </w:pPr>
      <w:r w:rsidRPr="003978F0">
        <w:rPr>
          <w:rStyle w:val="CommentReference"/>
          <w:b/>
          <w:bCs/>
        </w:rPr>
        <w:annotationRef/>
      </w:r>
      <w:r>
        <w:t xml:space="preserve">By </w:t>
      </w:r>
      <w:r w:rsidRPr="003978F0">
        <w:t>combining remote sensing and in situ measurements</w:t>
      </w:r>
      <w:r>
        <w:t xml:space="preserve">, </w:t>
      </w:r>
      <w:r w:rsidRPr="003978F0">
        <w:t>knowledge of fluxes between the atmosphere and land surface</w:t>
      </w:r>
      <w:r>
        <w:t xml:space="preserve"> has improved.</w:t>
      </w:r>
      <w:r>
        <w:br/>
        <w:t>[ ?]</w:t>
      </w:r>
    </w:p>
  </w:comment>
  <w:comment w:id="4576" w:author="Ian Blenkinsop" w:date="2021-07-07T16:03:00Z" w:initials="IB">
    <w:p w14:paraId="73A072B0" w14:textId="6D5CBF0C" w:rsidR="003978F0" w:rsidRDefault="003978F0" w:rsidP="0024577B">
      <w:pPr>
        <w:pStyle w:val="CommentText"/>
      </w:pPr>
      <w:r>
        <w:rPr>
          <w:rStyle w:val="CommentReference"/>
        </w:rPr>
        <w:annotationRef/>
      </w:r>
    </w:p>
  </w:comment>
  <w:comment w:id="4581" w:author="Ian Blenkinsop" w:date="2021-07-07T16:04:00Z" w:initials="IB">
    <w:p w14:paraId="727075D0" w14:textId="2B0B81D3" w:rsidR="001E273B" w:rsidRPr="001E273B" w:rsidRDefault="001E273B" w:rsidP="0024577B">
      <w:pPr>
        <w:pStyle w:val="CommentText"/>
      </w:pPr>
      <w:r w:rsidRPr="001E273B">
        <w:rPr>
          <w:rStyle w:val="CommentReference"/>
          <w:b/>
          <w:bCs/>
        </w:rPr>
        <w:annotationRef/>
      </w:r>
      <w:r w:rsidRPr="001E273B">
        <w:t xml:space="preserve">OK to </w:t>
      </w:r>
      <w:r>
        <w:t>include link?</w:t>
      </w:r>
    </w:p>
  </w:comment>
  <w:comment w:id="4582" w:author="Ian Blenkinsop" w:date="2021-07-12T14:41:00Z" w:initials="IB">
    <w:p w14:paraId="3FCB5AB6" w14:textId="7763C8BD" w:rsidR="002B41D5" w:rsidRDefault="002B41D5" w:rsidP="0024577B">
      <w:pPr>
        <w:pStyle w:val="CommentText"/>
      </w:pPr>
      <w:r>
        <w:rPr>
          <w:rStyle w:val="CommentReference"/>
        </w:rPr>
        <w:annotationRef/>
      </w:r>
    </w:p>
  </w:comment>
  <w:comment w:id="4622" w:author="Ian Blenkinsop" w:date="2021-07-07T16:11:00Z" w:initials="IB">
    <w:p w14:paraId="457960FB" w14:textId="5B351130" w:rsidR="001E273B" w:rsidRDefault="001E273B" w:rsidP="0024577B">
      <w:pPr>
        <w:pStyle w:val="CommentText"/>
      </w:pPr>
      <w:r>
        <w:rPr>
          <w:rStyle w:val="CommentReference"/>
        </w:rPr>
        <w:annotationRef/>
      </w:r>
      <w:r>
        <w:t>Add comma?</w:t>
      </w:r>
      <w:r>
        <w:br/>
      </w:r>
    </w:p>
  </w:comment>
  <w:comment w:id="4637" w:author="Ian Blenkinsop" w:date="2021-07-07T16:15:00Z" w:initials="IB">
    <w:p w14:paraId="64546A14" w14:textId="40050663" w:rsidR="00D672A6" w:rsidRDefault="00D672A6" w:rsidP="0024577B">
      <w:pPr>
        <w:pStyle w:val="CommentText"/>
      </w:pPr>
      <w:r>
        <w:rPr>
          <w:rStyle w:val="CommentReference"/>
        </w:rPr>
        <w:annotationRef/>
      </w:r>
      <w:r>
        <w:t>Add comma?</w:t>
      </w:r>
    </w:p>
  </w:comment>
  <w:comment w:id="4642" w:author="Ian Blenkinsop" w:date="2021-07-07T16:18:00Z" w:initials="IB">
    <w:p w14:paraId="6EE051F2" w14:textId="5DEBF509" w:rsidR="00395626" w:rsidRDefault="00395626" w:rsidP="0024577B">
      <w:pPr>
        <w:pStyle w:val="CommentText"/>
      </w:pPr>
      <w:r>
        <w:rPr>
          <w:rStyle w:val="CommentReference"/>
        </w:rPr>
        <w:annotationRef/>
      </w:r>
      <w:r>
        <w:t>Add ‘series’ or data series’ or similar?</w:t>
      </w:r>
    </w:p>
  </w:comment>
  <w:comment w:id="4645" w:author="Ian Blenkinsop" w:date="2021-07-07T16:18:00Z" w:initials="IB">
    <w:p w14:paraId="6883E96D" w14:textId="41A0CA02" w:rsidR="00395626" w:rsidRDefault="00395626" w:rsidP="0024577B">
      <w:pPr>
        <w:pStyle w:val="CommentText"/>
      </w:pPr>
      <w:r>
        <w:rPr>
          <w:rStyle w:val="CommentReference"/>
        </w:rPr>
        <w:annotationRef/>
      </w:r>
      <w:r>
        <w:t>Again, add ‘series’ or similar?</w:t>
      </w:r>
    </w:p>
  </w:comment>
  <w:comment w:id="4649" w:author="Ian Blenkinsop" w:date="2021-07-07T16:18:00Z" w:initials="IB">
    <w:p w14:paraId="7C62100B" w14:textId="2D1B473D" w:rsidR="00027754" w:rsidRDefault="00027754" w:rsidP="0024577B">
      <w:pPr>
        <w:pStyle w:val="CommentText"/>
      </w:pPr>
      <w:r>
        <w:rPr>
          <w:rStyle w:val="CommentReference"/>
        </w:rPr>
        <w:annotationRef/>
      </w:r>
      <w:r>
        <w:t>Add ‘data’</w:t>
      </w:r>
      <w:r w:rsidR="000754A2">
        <w:rPr>
          <w:noProof/>
        </w:rPr>
        <w:t xml:space="preserve"> or 'ob [?]</w:t>
      </w:r>
    </w:p>
  </w:comment>
  <w:comment w:id="4716" w:author="Ian Blenkinsop" w:date="2021-07-07T16:41:00Z" w:initials="IB">
    <w:p w14:paraId="59268174" w14:textId="34738F89" w:rsidR="00F25B79" w:rsidRDefault="00F25B79" w:rsidP="0024577B">
      <w:pPr>
        <w:pStyle w:val="CommentText"/>
      </w:pPr>
      <w:r>
        <w:t>i</w:t>
      </w:r>
      <w:r>
        <w:rPr>
          <w:rStyle w:val="CommentReference"/>
        </w:rPr>
        <w:annotationRef/>
      </w:r>
      <w:r>
        <w:t>nstrumental period</w:t>
      </w:r>
      <w:r>
        <w:br/>
        <w:t>[?]</w:t>
      </w:r>
    </w:p>
  </w:comment>
  <w:comment w:id="4719" w:author="Ian Blenkinsop" w:date="2021-07-07T16:42:00Z" w:initials="IB">
    <w:p w14:paraId="1993F919" w14:textId="38F1C0BE" w:rsidR="00B46FE0" w:rsidRDefault="00B46FE0" w:rsidP="0024577B">
      <w:pPr>
        <w:pStyle w:val="CommentText"/>
      </w:pPr>
      <w:r>
        <w:rPr>
          <w:rStyle w:val="CommentReference"/>
        </w:rPr>
        <w:annotationRef/>
      </w:r>
      <w:r>
        <w:t>number all H5s if necessary</w:t>
      </w:r>
    </w:p>
  </w:comment>
  <w:comment w:id="4746" w:author="Robin Matthews" w:date="2021-05-18T17:44:00Z" w:initials="RM">
    <w:p w14:paraId="785AAB8D" w14:textId="6A7C62AD" w:rsidR="00DE1ED4" w:rsidRPr="00115C88" w:rsidRDefault="00DE1ED4" w:rsidP="0024577B">
      <w:pPr>
        <w:pStyle w:val="CommentText"/>
      </w:pPr>
      <w:r>
        <w:rPr>
          <w:rStyle w:val="CommentReference"/>
        </w:rPr>
        <w:annotationRef/>
      </w:r>
      <w:r w:rsidRPr="00115C88">
        <w:t>Mendeley field contains hidden reference fo ‘Lozier et al., 2019’. I assume you want to remove it?</w:t>
      </w:r>
    </w:p>
  </w:comment>
  <w:comment w:id="4855" w:author="Ian Blenkinsop" w:date="2021-07-07T17:13:00Z" w:initials="IB">
    <w:p w14:paraId="426B9212" w14:textId="5EF79DB0" w:rsidR="004359B9" w:rsidRDefault="004359B9" w:rsidP="0024577B">
      <w:pPr>
        <w:pStyle w:val="CommentText"/>
      </w:pPr>
      <w:r>
        <w:rPr>
          <w:rStyle w:val="CommentReference"/>
        </w:rPr>
        <w:annotationRef/>
      </w:r>
      <w:r>
        <w:t>Lowercase?</w:t>
      </w:r>
    </w:p>
  </w:comment>
  <w:comment w:id="4877" w:author="Ian Blenkinsop" w:date="2021-07-07T17:16:00Z" w:initials="IB">
    <w:p w14:paraId="4FFDD324" w14:textId="41CC7356" w:rsidR="004359B9" w:rsidRDefault="004359B9" w:rsidP="0024577B">
      <w:pPr>
        <w:pStyle w:val="CommentText"/>
      </w:pPr>
      <w:r>
        <w:rPr>
          <w:rStyle w:val="CommentReference"/>
        </w:rPr>
        <w:annotationRef/>
      </w:r>
      <w:r>
        <w:t>Lowercase?</w:t>
      </w:r>
    </w:p>
  </w:comment>
  <w:comment w:id="4882" w:author="Ian Blenkinsop" w:date="2021-07-07T17:20:00Z" w:initials="IB">
    <w:p w14:paraId="6CA1C4E8" w14:textId="305CF475" w:rsidR="003D09F8" w:rsidRDefault="003D09F8" w:rsidP="0024577B">
      <w:pPr>
        <w:pStyle w:val="CommentText"/>
      </w:pPr>
      <w:r>
        <w:rPr>
          <w:rStyle w:val="CommentReference"/>
        </w:rPr>
        <w:annotationRef/>
      </w:r>
      <w:r>
        <w:t>multispectral?</w:t>
      </w:r>
    </w:p>
  </w:comment>
  <w:comment w:id="4904" w:author="Ian Blenkinsop" w:date="2021-07-07T17:24:00Z" w:initials="IB">
    <w:p w14:paraId="061F6047" w14:textId="3BC32915" w:rsidR="003D09F8" w:rsidRDefault="003D09F8" w:rsidP="0024577B">
      <w:pPr>
        <w:pStyle w:val="CommentText"/>
      </w:pPr>
      <w:r>
        <w:rPr>
          <w:rStyle w:val="CommentReference"/>
        </w:rPr>
        <w:annotationRef/>
      </w:r>
      <w:r>
        <w:t>… of the ways in which marine ecosystems are changing …</w:t>
      </w:r>
      <w:r>
        <w:br/>
        <w:t>[?]</w:t>
      </w:r>
    </w:p>
  </w:comment>
  <w:comment w:id="4916" w:author="Ian Blenkinsop" w:date="2021-07-08T08:10:00Z" w:initials="IB">
    <w:p w14:paraId="4B00C16F" w14:textId="16D9FFD1" w:rsidR="004A059A" w:rsidRDefault="004A059A" w:rsidP="0024577B">
      <w:pPr>
        <w:pStyle w:val="CommentText"/>
      </w:pPr>
      <w:r>
        <w:rPr>
          <w:rStyle w:val="CommentReference"/>
        </w:rPr>
        <w:annotationRef/>
      </w:r>
      <w:r>
        <w:t>Seems more common as a single word(?)</w:t>
      </w:r>
    </w:p>
  </w:comment>
  <w:comment w:id="4918" w:author="Ian Blenkinsop" w:date="2021-07-08T08:10:00Z" w:initials="IB">
    <w:p w14:paraId="2C2EE69F" w14:textId="68F912E6" w:rsidR="00923791" w:rsidRDefault="00923791" w:rsidP="0024577B">
      <w:pPr>
        <w:pStyle w:val="CommentText"/>
      </w:pPr>
      <w:r>
        <w:rPr>
          <w:rStyle w:val="CommentReference"/>
        </w:rPr>
        <w:annotationRef/>
      </w:r>
      <w:r>
        <w:t>2 kyr</w:t>
      </w:r>
    </w:p>
  </w:comment>
  <w:comment w:id="4929" w:author="Ian Blenkinsop" w:date="2021-07-08T08:11:00Z" w:initials="IB">
    <w:p w14:paraId="46667EB9" w14:textId="34D4E079" w:rsidR="00923791" w:rsidRDefault="00923791" w:rsidP="0024577B">
      <w:pPr>
        <w:pStyle w:val="CommentText"/>
      </w:pPr>
      <w:r>
        <w:rPr>
          <w:rStyle w:val="CommentReference"/>
        </w:rPr>
        <w:annotationRef/>
      </w:r>
      <w:r>
        <w:t>Is “</w:t>
      </w:r>
      <w:r w:rsidRPr="00923791">
        <w:rPr>
          <w:b/>
          <w:bCs/>
        </w:rPr>
        <w:t>Early Eocene Climat</w:t>
      </w:r>
      <w:r w:rsidRPr="00923791">
        <w:rPr>
          <w:b/>
          <w:bCs/>
          <w:u w:val="single"/>
        </w:rPr>
        <w:t>ic</w:t>
      </w:r>
      <w:r w:rsidRPr="00923791">
        <w:rPr>
          <w:b/>
          <w:bCs/>
        </w:rPr>
        <w:t xml:space="preserve"> Optimum</w:t>
      </w:r>
      <w:r w:rsidRPr="00923791">
        <w:t> (EECO)</w:t>
      </w:r>
      <w:r>
        <w:t>” more common?</w:t>
      </w:r>
      <w:r>
        <w:br/>
        <w:t>Please add to preference to style guide</w:t>
      </w:r>
    </w:p>
  </w:comment>
  <w:comment w:id="4948" w:author="Ian Blenkinsop" w:date="2021-07-08T08:15:00Z" w:initials="IB">
    <w:p w14:paraId="6AB9F5DC" w14:textId="2BCEB43F" w:rsidR="00923791" w:rsidRDefault="00923791" w:rsidP="0024577B">
      <w:pPr>
        <w:pStyle w:val="CommentText"/>
      </w:pPr>
      <w:r>
        <w:rPr>
          <w:rStyle w:val="CommentReference"/>
        </w:rPr>
        <w:annotationRef/>
      </w:r>
      <w:r>
        <w:t>2 kyr</w:t>
      </w:r>
      <w:r>
        <w:br/>
      </w:r>
      <w:r w:rsidR="004C4666">
        <w:rPr>
          <w:noProof/>
        </w:rPr>
        <w:t>[</w:t>
      </w:r>
      <w:r>
        <w:t>?</w:t>
      </w:r>
      <w:r w:rsidR="004C4666">
        <w:rPr>
          <w:noProof/>
        </w:rPr>
        <w:t>]</w:t>
      </w:r>
    </w:p>
  </w:comment>
  <w:comment w:id="4981" w:author="Ian Blenkinsop" w:date="2021-07-08T08:20:00Z" w:initials="IB">
    <w:p w14:paraId="7F990409" w14:textId="6F125D7D" w:rsidR="00635436" w:rsidRDefault="00635436" w:rsidP="0024577B">
      <w:pPr>
        <w:pStyle w:val="CommentText"/>
      </w:pPr>
      <w:r>
        <w:rPr>
          <w:rStyle w:val="CommentReference"/>
        </w:rPr>
        <w:annotationRef/>
      </w:r>
      <w:r>
        <w:rPr>
          <w:rStyle w:val="CommentReference"/>
        </w:rPr>
        <w:t>Could this sentence be made clearer? Perhaps break into two sentences?</w:t>
      </w:r>
    </w:p>
  </w:comment>
  <w:comment w:id="5009" w:author="Ian Blenkinsop" w:date="2021-07-08T08:22:00Z" w:initials="IB">
    <w:p w14:paraId="4B053E25" w14:textId="7A775EC6" w:rsidR="00635436" w:rsidRDefault="00635436" w:rsidP="0024577B">
      <w:pPr>
        <w:pStyle w:val="CommentText"/>
      </w:pPr>
      <w:r>
        <w:rPr>
          <w:rStyle w:val="CommentReference"/>
        </w:rPr>
        <w:annotationRef/>
      </w:r>
      <w:r>
        <w:t>Think WMO prefer paleo-ocean or “paleo ocean”</w:t>
      </w:r>
    </w:p>
  </w:comment>
  <w:comment w:id="5051" w:author="Ian Blenkinsop" w:date="2021-07-08T10:08:00Z" w:initials="IB">
    <w:p w14:paraId="5350EB22" w14:textId="18931E89" w:rsidR="00AC44F7" w:rsidRDefault="00AC44F7" w:rsidP="0024577B">
      <w:pPr>
        <w:pStyle w:val="CommentText"/>
      </w:pPr>
      <w:r>
        <w:rPr>
          <w:rStyle w:val="CommentReference"/>
        </w:rPr>
        <w:annotationRef/>
      </w:r>
      <w:r>
        <w:t>Please check my changes here – to keep this (and citations within the parentheses. ) is tha t correct?</w:t>
      </w:r>
    </w:p>
  </w:comment>
  <w:comment w:id="5077" w:author="Ian Blenkinsop" w:date="2021-07-08T10:13:00Z" w:initials="IB">
    <w:p w14:paraId="625C336E" w14:textId="18054D23" w:rsidR="00912041" w:rsidRPr="00912041" w:rsidRDefault="00C45F9A" w:rsidP="0024577B">
      <w:pPr>
        <w:pStyle w:val="CommentText"/>
      </w:pPr>
      <w:r>
        <w:rPr>
          <w:rStyle w:val="CommentReference"/>
        </w:rPr>
        <w:annotationRef/>
      </w:r>
      <w:r w:rsidR="00912041">
        <w:t>Seems as though ‘skill’ is used deliberately in a specific (non-layperson’s) sense several times.</w:t>
      </w:r>
    </w:p>
    <w:p w14:paraId="1B702787" w14:textId="086FE914" w:rsidR="00C45F9A" w:rsidRDefault="00912041" w:rsidP="0024577B">
      <w:pPr>
        <w:pStyle w:val="CommentText"/>
      </w:pPr>
      <w:r>
        <w:t>But j</w:t>
      </w:r>
      <w:r w:rsidRPr="00912041">
        <w:t>ust to check that something  like</w:t>
      </w:r>
      <w:r>
        <w:rPr>
          <w:b/>
          <w:bCs/>
        </w:rPr>
        <w:t xml:space="preserve"> “</w:t>
      </w:r>
      <w:r w:rsidR="00C45F9A" w:rsidRPr="00C45F9A">
        <w:rPr>
          <w:b/>
          <w:bCs/>
        </w:rPr>
        <w:t>accuracy</w:t>
      </w:r>
      <w:r>
        <w:rPr>
          <w:b/>
          <w:bCs/>
        </w:rPr>
        <w:t xml:space="preserve">” </w:t>
      </w:r>
      <w:r w:rsidRPr="00912041">
        <w:t>isn’t preferable</w:t>
      </w:r>
      <w:r w:rsidR="00C45F9A" w:rsidRPr="00C45F9A">
        <w:rPr>
          <w:b/>
          <w:bCs/>
        </w:rPr>
        <w:br/>
      </w:r>
      <w:r w:rsidR="00C45F9A">
        <w:t>[?]</w:t>
      </w:r>
    </w:p>
  </w:comment>
  <w:comment w:id="5089" w:author="Ian Blenkinsop" w:date="2021-07-08T10:15:00Z" w:initials="IB">
    <w:p w14:paraId="62420F08" w14:textId="003B38C6" w:rsidR="0002176C" w:rsidRDefault="0002176C" w:rsidP="0024577B">
      <w:pPr>
        <w:pStyle w:val="CommentText"/>
      </w:pPr>
      <w:r>
        <w:rPr>
          <w:rStyle w:val="CommentReference"/>
        </w:rPr>
        <w:annotationRef/>
      </w:r>
      <w:r>
        <w:t>Here and following sentence – are we talking about ‘decline’ due to COVID-19, or longer decline for other reasons?</w:t>
      </w:r>
    </w:p>
  </w:comment>
  <w:comment w:id="5101" w:author="Ian Blenkinsop" w:date="2021-07-08T10:17:00Z" w:initials="IB">
    <w:p w14:paraId="18F8B8E2" w14:textId="5252A51A" w:rsidR="004569B4" w:rsidRDefault="004569B4" w:rsidP="0024577B">
      <w:pPr>
        <w:pStyle w:val="CommentText"/>
      </w:pPr>
      <w:r>
        <w:rPr>
          <w:rStyle w:val="CommentReference"/>
        </w:rPr>
        <w:annotationRef/>
      </w:r>
      <w:r>
        <w:t>Do we need to explain 5G/5</w:t>
      </w:r>
      <w:r w:rsidRPr="004569B4">
        <w:t>th</w:t>
      </w:r>
      <w:r>
        <w:t xml:space="preserve"> generation at all? Or already clear to all readers?</w:t>
      </w:r>
    </w:p>
  </w:comment>
  <w:comment w:id="5105" w:author="Robin Matthews" w:date="2021-05-18T17:58:00Z" w:initials="RM">
    <w:p w14:paraId="4335359C" w14:textId="77777777" w:rsidR="00EB254E" w:rsidRPr="00115C88" w:rsidRDefault="00EB254E" w:rsidP="0024577B">
      <w:pPr>
        <w:pStyle w:val="CommentText"/>
      </w:pPr>
      <w:r>
        <w:rPr>
          <w:rStyle w:val="CommentReference"/>
        </w:rPr>
        <w:annotationRef/>
      </w:r>
      <w:r w:rsidRPr="00115C88">
        <w:t>Mendeley field contains hidden reference for Liu et al. (2021). Do you want to remove it?</w:t>
      </w:r>
    </w:p>
    <w:p w14:paraId="2EB1572A" w14:textId="77777777" w:rsidR="00EB254E" w:rsidRPr="00115C88" w:rsidRDefault="00EB254E" w:rsidP="00EB254E">
      <w:pPr>
        <w:autoSpaceDE w:val="0"/>
        <w:autoSpaceDN w:val="0"/>
        <w:adjustRightInd w:val="0"/>
        <w:spacing w:after="240"/>
        <w:rPr>
          <w:noProof/>
          <w:lang w:val="en-US"/>
        </w:rPr>
      </w:pPr>
    </w:p>
    <w:p w14:paraId="5BAB71FA" w14:textId="48E90ABA" w:rsidR="00EB254E" w:rsidRPr="00115C88" w:rsidRDefault="00EB254E" w:rsidP="00EB254E">
      <w:pPr>
        <w:autoSpaceDE w:val="0"/>
        <w:autoSpaceDN w:val="0"/>
        <w:adjustRightInd w:val="0"/>
        <w:spacing w:after="240"/>
        <w:rPr>
          <w:noProof/>
          <w:lang w:val="en-US"/>
        </w:rPr>
      </w:pPr>
      <w:r w:rsidRPr="00115C88">
        <w:rPr>
          <w:noProof/>
          <w:lang w:val="en-US"/>
        </w:rPr>
        <w:t xml:space="preserve">Liu, Q. M., Cao, C., Grassotti, C., and Lee, Y. K. (2021). How can microwave observations at 23.8 GHz help in acquiring water vapor in the atmosphere over land? </w:t>
      </w:r>
      <w:r w:rsidRPr="00115C88">
        <w:rPr>
          <w:i/>
          <w:iCs/>
          <w:noProof/>
          <w:lang w:val="en-US"/>
        </w:rPr>
        <w:t>Remote Sens.</w:t>
      </w:r>
      <w:r w:rsidRPr="00115C88">
        <w:rPr>
          <w:noProof/>
          <w:lang w:val="en-US"/>
        </w:rPr>
        <w:t xml:space="preserve"> 13, 1–10. doi:10.3390/rs13030489.</w:t>
      </w:r>
    </w:p>
  </w:comment>
  <w:comment w:id="5127" w:author="Ian Blenkinsop" w:date="2021-07-08T10:21:00Z" w:initials="IB">
    <w:p w14:paraId="5995E0BB" w14:textId="56CFE27A" w:rsidR="004569B4" w:rsidRDefault="004569B4" w:rsidP="0024577B">
      <w:pPr>
        <w:pStyle w:val="CommentText"/>
      </w:pPr>
      <w:r>
        <w:rPr>
          <w:rStyle w:val="CommentReference"/>
        </w:rPr>
        <w:annotationRef/>
      </w:r>
      <w:r>
        <w:rPr>
          <w:rStyle w:val="CommentReference"/>
        </w:rPr>
        <w:t xml:space="preserve">I’m not </w:t>
      </w:r>
      <w:r w:rsidR="000C0C77">
        <w:rPr>
          <w:rStyle w:val="CommentReference"/>
        </w:rPr>
        <w:t>quite clear what this is saying. Can it be rephrased?</w:t>
      </w:r>
    </w:p>
  </w:comment>
  <w:comment w:id="5165" w:author="Robin Matthews [2]" w:date="2021-06-01T17:42:00Z" w:initials="RM">
    <w:p w14:paraId="23AEE9EE" w14:textId="2D9C2EE2" w:rsidR="000C0564" w:rsidRPr="00115C88" w:rsidRDefault="000C0564" w:rsidP="0024577B">
      <w:pPr>
        <w:pStyle w:val="CommentText"/>
      </w:pPr>
      <w:r>
        <w:rPr>
          <w:rStyle w:val="CommentReference"/>
        </w:rPr>
        <w:annotationRef/>
      </w:r>
      <w:r w:rsidRPr="00115C88">
        <w:t>Missing Mendeley links. Provide DOIs and I’ll add them.</w:t>
      </w:r>
    </w:p>
  </w:comment>
  <w:comment w:id="5172" w:author="Ian Blenkinsop" w:date="2021-07-08T11:13:00Z" w:initials="IB">
    <w:p w14:paraId="64C857E4" w14:textId="543871F4" w:rsidR="005315F8" w:rsidRDefault="005315F8" w:rsidP="0024577B">
      <w:pPr>
        <w:pStyle w:val="CommentText"/>
      </w:pPr>
      <w:r>
        <w:rPr>
          <w:rStyle w:val="CommentReference"/>
        </w:rPr>
        <w:annotationRef/>
      </w:r>
      <w:r>
        <w:t xml:space="preserve">(add </w:t>
      </w:r>
      <w:r w:rsidRPr="005315F8">
        <w:rPr>
          <w:b/>
          <w:bCs/>
        </w:rPr>
        <w:t>Section x.x.</w:t>
      </w:r>
      <w:r>
        <w:t xml:space="preserve"> cross references?)</w:t>
      </w:r>
      <w:r w:rsidR="00D66B42">
        <w:br/>
        <w:t>I have made these Title Case as if they are meant to be H4 level ( 1.5.2.1), but if they are intended to be the lowest level (unnumbered H5s), they should remain Sentence case</w:t>
      </w:r>
    </w:p>
  </w:comment>
  <w:comment w:id="5176" w:author="Ian Blenkinsop" w:date="2021-07-08T11:15:00Z" w:initials="IB">
    <w:p w14:paraId="35646433" w14:textId="39B3CAB4" w:rsidR="005315F8" w:rsidRDefault="005315F8" w:rsidP="0024577B">
      <w:pPr>
        <w:pStyle w:val="CommentText"/>
      </w:pPr>
      <w:r>
        <w:rPr>
          <w:rStyle w:val="CommentReference"/>
        </w:rPr>
        <w:annotationRef/>
      </w:r>
      <w:r>
        <w:t>Numbered subhead? 1.5.2.1</w:t>
      </w:r>
      <w:r>
        <w:br/>
        <w:t>[?]</w:t>
      </w:r>
    </w:p>
  </w:comment>
  <w:comment w:id="5284" w:author="Ian Blenkinsop" w:date="2021-07-08T11:46:00Z" w:initials="IB">
    <w:p w14:paraId="16781D54" w14:textId="30B7CE5E" w:rsidR="00CA6A0C" w:rsidRDefault="00CA6A0C" w:rsidP="0024577B">
      <w:pPr>
        <w:pStyle w:val="CommentText"/>
      </w:pPr>
      <w:r>
        <w:rPr>
          <w:rStyle w:val="CommentReference"/>
        </w:rPr>
        <w:annotationRef/>
      </w:r>
      <w:r>
        <w:t>Numbered subheading?</w:t>
      </w:r>
      <w:r w:rsidR="00D66B42">
        <w:t xml:space="preserve"> (again, keep sentence case if these are intended to be H5 level headings)</w:t>
      </w:r>
    </w:p>
  </w:comment>
  <w:comment w:id="5285" w:author="Ian Blenkinsop" w:date="2021-07-08T11:52:00Z" w:initials="IB">
    <w:p w14:paraId="5E641C0E" w14:textId="41B17275" w:rsidR="00271314" w:rsidRDefault="00271314" w:rsidP="0024577B">
      <w:pPr>
        <w:pStyle w:val="CommentText"/>
      </w:pPr>
      <w:r>
        <w:rPr>
          <w:rStyle w:val="CommentReference"/>
        </w:rPr>
        <w:annotationRef/>
      </w:r>
      <w:r>
        <w:rPr>
          <w:rStyle w:val="CommentReference"/>
        </w:rPr>
        <w:t>sparse-input [hyphenated?]</w:t>
      </w:r>
    </w:p>
  </w:comment>
  <w:comment w:id="5307" w:author="Ian Blenkinsop" w:date="2021-07-08T11:55:00Z" w:initials="IB">
    <w:p w14:paraId="6011C159" w14:textId="3F2958F4" w:rsidR="00835A30" w:rsidRDefault="00835A30" w:rsidP="0024577B">
      <w:pPr>
        <w:pStyle w:val="CommentText"/>
      </w:pPr>
      <w:r>
        <w:rPr>
          <w:rStyle w:val="CommentReference"/>
        </w:rPr>
        <w:annotationRef/>
      </w:r>
      <w:r>
        <w:t>Just checking ‘skill’ is correct term?</w:t>
      </w:r>
      <w:r>
        <w:br/>
      </w:r>
    </w:p>
  </w:comment>
  <w:comment w:id="5313" w:author="Ian Blenkinsop" w:date="2021-07-08T11:56:00Z" w:initials="IB">
    <w:p w14:paraId="70E793BA" w14:textId="3A2DD903" w:rsidR="00835A30" w:rsidRDefault="00835A30" w:rsidP="0024577B">
      <w:pPr>
        <w:pStyle w:val="CommentText"/>
      </w:pPr>
      <w:r>
        <w:rPr>
          <w:rStyle w:val="CommentReference"/>
        </w:rPr>
        <w:annotationRef/>
      </w:r>
      <w:r>
        <w:t>Numbered?</w:t>
      </w:r>
    </w:p>
  </w:comment>
  <w:comment w:id="5320" w:author="Ian Blenkinsop" w:date="2021-07-08T11:56:00Z" w:initials="IB">
    <w:p w14:paraId="53723B10" w14:textId="2EDBEBCE" w:rsidR="00302C8E" w:rsidRPr="00302C8E" w:rsidRDefault="00302C8E" w:rsidP="0024577B">
      <w:pPr>
        <w:pStyle w:val="CommentText"/>
      </w:pPr>
      <w:r>
        <w:rPr>
          <w:rStyle w:val="CommentReference"/>
        </w:rPr>
        <w:annotationRef/>
      </w:r>
      <w:r>
        <w:t xml:space="preserve">If sections </w:t>
      </w:r>
      <w:r>
        <w:rPr>
          <w:i/>
          <w:iCs/>
        </w:rPr>
        <w:t xml:space="preserve">are </w:t>
      </w:r>
      <w:r>
        <w:t>numbered, alter cross-reference here</w:t>
      </w:r>
    </w:p>
  </w:comment>
  <w:comment w:id="5352" w:author="Ian Blenkinsop" w:date="2021-07-08T11:59:00Z" w:initials="IB">
    <w:p w14:paraId="7D28487D" w14:textId="30E74BE4" w:rsidR="00CC68E0" w:rsidRDefault="00CC68E0" w:rsidP="0024577B">
      <w:pPr>
        <w:pStyle w:val="CommentText"/>
      </w:pPr>
      <w:r>
        <w:rPr>
          <w:rStyle w:val="CommentReference"/>
        </w:rPr>
        <w:annotationRef/>
      </w:r>
      <w:r>
        <w:t>Perhaps repeat ‘eddy kinetic energy’ , if correct to do so, to make this clearer?</w:t>
      </w:r>
      <w:r>
        <w:br/>
      </w:r>
      <w:r w:rsidRPr="00CC68E0">
        <w:rPr>
          <w:b/>
          <w:bCs/>
        </w:rPr>
        <w:t>… eddy kinetic energy of the polar regions…</w:t>
      </w:r>
    </w:p>
  </w:comment>
  <w:comment w:id="5376" w:author="Ian Blenkinsop" w:date="2021-07-08T12:02:00Z" w:initials="IB">
    <w:p w14:paraId="7C8BDC49" w14:textId="1D4A64D3" w:rsidR="00CC68E0" w:rsidRDefault="00CC68E0" w:rsidP="0024577B">
      <w:pPr>
        <w:pStyle w:val="CommentText"/>
      </w:pPr>
      <w:r>
        <w:rPr>
          <w:rStyle w:val="CommentReference"/>
        </w:rPr>
        <w:annotationRef/>
      </w:r>
      <w:r>
        <w:t>Numbered?</w:t>
      </w:r>
    </w:p>
  </w:comment>
  <w:comment w:id="5383" w:author="Ian Blenkinsop" w:date="2021-07-08T12:04:00Z" w:initials="IB">
    <w:p w14:paraId="79BA418D" w14:textId="2B4C8AF7" w:rsidR="00536DB6" w:rsidRDefault="00536DB6" w:rsidP="0024577B">
      <w:pPr>
        <w:pStyle w:val="CommentText"/>
      </w:pPr>
      <w:r>
        <w:rPr>
          <w:rStyle w:val="CommentReference"/>
        </w:rPr>
        <w:annotationRef/>
      </w:r>
      <w:r>
        <w:t xml:space="preserve">Perhaps delete? The term is already in quotes, so perhaps not needed (and </w:t>
      </w:r>
      <w:r w:rsidRPr="00536DB6">
        <w:rPr>
          <w:i/>
          <w:iCs/>
        </w:rPr>
        <w:t>can</w:t>
      </w:r>
      <w:r>
        <w:t xml:space="preserve"> ready as sneer-ey)</w:t>
      </w:r>
    </w:p>
  </w:comment>
  <w:comment w:id="5386" w:author="Ian Blenkinsop" w:date="2021-07-08T12:05:00Z" w:initials="IB">
    <w:p w14:paraId="48336254" w14:textId="5CE0BA78" w:rsidR="009929F7" w:rsidRDefault="009929F7" w:rsidP="0024577B">
      <w:pPr>
        <w:pStyle w:val="CommentText"/>
      </w:pPr>
      <w:r>
        <w:rPr>
          <w:rStyle w:val="CommentReference"/>
        </w:rPr>
        <w:annotationRef/>
      </w:r>
      <w:r>
        <w:t>Can this be rephrased for clarity?</w:t>
      </w:r>
    </w:p>
  </w:comment>
  <w:comment w:id="5400" w:author="Ian Blenkinsop" w:date="2021-07-08T12:06:00Z" w:initials="IB">
    <w:p w14:paraId="5CAC7BCB" w14:textId="7C8760BF" w:rsidR="009929F7" w:rsidRDefault="009929F7" w:rsidP="0024577B">
      <w:pPr>
        <w:pStyle w:val="CommentText"/>
      </w:pPr>
      <w:r>
        <w:rPr>
          <w:rStyle w:val="CommentReference"/>
        </w:rPr>
        <w:annotationRef/>
      </w:r>
      <w:r>
        <w:t>Numbering</w:t>
      </w:r>
    </w:p>
  </w:comment>
  <w:comment w:id="5419" w:author="Ian Blenkinsop" w:date="2021-07-08T12:11:00Z" w:initials="IB">
    <w:p w14:paraId="2F204D89" w14:textId="2BDB274C" w:rsidR="00D0470C" w:rsidRDefault="00D0470C" w:rsidP="0024577B">
      <w:pPr>
        <w:pStyle w:val="CommentText"/>
      </w:pPr>
      <w:r>
        <w:rPr>
          <w:rStyle w:val="CommentReference"/>
        </w:rPr>
        <w:annotationRef/>
      </w:r>
      <w:r w:rsidR="00380BB5">
        <w:t>m</w:t>
      </w:r>
      <w:r>
        <w:t>ulti-decadal</w:t>
      </w:r>
      <w:r>
        <w:br/>
        <w:t>[?]</w:t>
      </w:r>
    </w:p>
  </w:comment>
  <w:comment w:id="5424" w:author="Ian Blenkinsop" w:date="2021-07-08T12:12:00Z" w:initials="IB">
    <w:p w14:paraId="1889AAAA" w14:textId="07D361A4" w:rsidR="004B7B77" w:rsidRDefault="004B7B77" w:rsidP="0024577B">
      <w:pPr>
        <w:pStyle w:val="CommentText"/>
      </w:pPr>
      <w:r>
        <w:rPr>
          <w:rStyle w:val="CommentReference"/>
        </w:rPr>
        <w:annotationRef/>
      </w:r>
      <w:r>
        <w:t>this Report</w:t>
      </w:r>
      <w:r>
        <w:br/>
        <w:t>[?]</w:t>
      </w:r>
    </w:p>
  </w:comment>
  <w:comment w:id="5442" w:author="Ian Blenkinsop" w:date="2021-07-08T12:14:00Z" w:initials="IB">
    <w:p w14:paraId="1C252C0B" w14:textId="2AACF57B" w:rsidR="00123953" w:rsidRDefault="00123953" w:rsidP="0024577B">
      <w:pPr>
        <w:pStyle w:val="CommentText"/>
      </w:pPr>
      <w:r>
        <w:rPr>
          <w:rStyle w:val="CommentReference"/>
        </w:rPr>
        <w:annotationRef/>
      </w:r>
      <w:r>
        <w:t>Live-linked citation missing? This is plain text.</w:t>
      </w:r>
    </w:p>
  </w:comment>
  <w:comment w:id="5450" w:author="Ian Blenkinsop" w:date="2021-07-08T12:16:00Z" w:initials="IB">
    <w:p w14:paraId="2F783CA4" w14:textId="3BE1D5D9" w:rsidR="002A37DE" w:rsidRDefault="002A37DE" w:rsidP="0024577B">
      <w:pPr>
        <w:pStyle w:val="CommentText"/>
      </w:pPr>
      <w:r>
        <w:rPr>
          <w:rStyle w:val="CommentReference"/>
        </w:rPr>
        <w:annotationRef/>
      </w:r>
      <w:r w:rsidRPr="00FA4D8D">
        <w:t>land, biosphere, and the carbon cycle</w:t>
      </w:r>
      <w:r>
        <w:br/>
        <w:t>[?]</w:t>
      </w:r>
    </w:p>
  </w:comment>
  <w:comment w:id="5466" w:author="Ian Blenkinsop" w:date="2021-07-08T12:18:00Z" w:initials="IB">
    <w:p w14:paraId="18247EB6" w14:textId="378F220B" w:rsidR="00B0584B" w:rsidRDefault="00B0584B" w:rsidP="0024577B">
      <w:pPr>
        <w:pStyle w:val="CommentText"/>
      </w:pPr>
      <w:r>
        <w:rPr>
          <w:rStyle w:val="CommentReference"/>
        </w:rPr>
        <w:annotationRef/>
      </w:r>
      <w:r>
        <w:t>subsection numbering?</w:t>
      </w:r>
    </w:p>
  </w:comment>
  <w:comment w:id="5477" w:author="Ian Blenkinsop" w:date="2021-07-08T12:20:00Z" w:initials="IB">
    <w:p w14:paraId="109C7360" w14:textId="251D24FE" w:rsidR="00B0584B" w:rsidRDefault="00B0584B" w:rsidP="0024577B">
      <w:pPr>
        <w:pStyle w:val="CommentText"/>
      </w:pPr>
      <w:r>
        <w:rPr>
          <w:rStyle w:val="CommentReference"/>
        </w:rPr>
        <w:annotationRef/>
      </w:r>
      <w:r>
        <w:t>Style guide prefers removing ‘~’ (in favour of ‘about’ – Ok to leave here, as would be clunky</w:t>
      </w:r>
    </w:p>
  </w:comment>
  <w:comment w:id="5486" w:author="Ian Blenkinsop" w:date="2021-07-08T12:23:00Z" w:initials="IB">
    <w:p w14:paraId="640C64B4" w14:textId="231309EA" w:rsidR="00D43A9C" w:rsidRDefault="00D43A9C" w:rsidP="0024577B">
      <w:pPr>
        <w:pStyle w:val="CommentText"/>
      </w:pPr>
      <w:r>
        <w:rPr>
          <w:rStyle w:val="CommentReference"/>
        </w:rPr>
        <w:annotationRef/>
      </w:r>
      <w:r>
        <w:t>Perhaps re-order (if correct) as:</w:t>
      </w:r>
      <w:r>
        <w:br/>
      </w:r>
      <w:r>
        <w:br/>
      </w:r>
      <w:r w:rsidRPr="00D43A9C">
        <w:t xml:space="preserve">Flexible grids allowing spatially variable resolution </w:t>
      </w:r>
      <w:r>
        <w:t xml:space="preserve">– </w:t>
      </w:r>
      <w:r w:rsidRPr="00D43A9C">
        <w:t xml:space="preserve">in the atmosphere </w:t>
      </w:r>
      <w:r w:rsidRPr="00D43A9C">
        <w:fldChar w:fldCharType="begin" w:fldLock="1"/>
      </w:r>
      <w:r w:rsidRPr="00D43A9C">
        <w:instrText>ADDIN CSL_CITATION { "citationItems" : [ { "id" : "ITEM-1", "itemData" : { "DOI" : "10.1007/s10584-013-0866-5", "ISSN" : "1573-1480", "abstract" : "An overview is provided of the design of the five currently-available variable-resolution global climate models. For producing high-resolution downscaled climate simulations from coupled global climate models, the models may be used in stand-alone mode, if modestly stretched, or be forced in one of a variety of ways by an intermediate simulation. The various downscaling methodologies are described along with examples of simulations that have been produced by these methods.", "author" : [ { "dropping-particle" : "", "family" : "McGregor", "given" : "John L", "non-dropping-particle" : "", "parse-names" : false, "suffix" : "" } ], "container-title" : "Climatic Change", "id" : "ITEM-1", "issue" : "3", "issued" : { "date-parts" : [ [ "2015" ] ] }, "page" : "369-380", "title" : "Recent developments in variable-resolution global climate modelling", "translator" : [ { "dropping-particle" : "", "family" : "H4074", "given" : "", "non-dropping-particle" : "", "parse-names" : false, "suffix" : "" } ], "type" : "article-journal", "volume" : "129" }, "uris" : [ "http://www.mendeley.com/documents/?uuid=1ec418bd-f44f-4e18-b2d9-df50c3a3e225" ] }, { "id" : "ITEM-2", "itemData" : { "DOI" : "10.1029/2017MS001242", "abstract" : "Abstract ICON-A is the new icosahedral nonhydrostatic (ICON) atmospheric general circulation model in a configuration using the Max Planck Institute physics package, which originates from the ECHAM6 general circulation model, and has been adapted to account for the changed dynamical core framework. The coupling scheme between dynamics and physics employs a sequential updating by dynamics and physics, and a fixed sequence of the physical processes similar to ECHAM6. To allow a meaningful initial comparison between ICON-A and the established ECHAM6-LR model, a setup with similar, low resolution in terms of number of grid points and levels is chosen. The ICON-A model is tuned on the base of the Atmospheric Model Intercomparison Project (AMIP) experiment aiming primarily at a well balanced top-of atmosphere energy budget to make the model suitable for coupled climate and Earth system modeling. The tuning addresses first the moisture and cloud distribution to achieve the top-of-atmosphere energy balance, followed by the tuning of the parameterized dynamic drag aiming at reduced wind errors in the troposphere. The resulting version of ICON-A has overall biases, which are comparable to those of ECHAM6. Problematic specific biases remain in the vertical distribution of clouds and in the stratospheric circulation, where the winter vortices are too weak. Biases in precipitable water and tropospheric temperature are, however, reduced compared to the ECHAM6. ICON-A will serve as the basis of further development and as the atmosphere component to the coupled model, ICON-Earth system model (ESM).", "author" : [ { "dropping-particle" : "", "family" : "Giorgetta", "given" : "M A", "non-dropping-particle" : "", "parse-names" : false, "suffix" : "" }, { "dropping-particle" : "", "family" : "Brokopf", "given" : "R", "non-dropping-particle" : "", "parse-names" : false, "suffix" : "" }, { "dropping-particle" : "", "family" : "Crueger", "given" : "T", "non-dropping-particle" : "", "parse-names" : false, "suffix" : "" }, { "dropping-particle" : "", "family" : "Esch", "given" : "M", "non-dropping-particle" : "", "parse-names" : false, "suffix" : "" }, { "dropping-particle" : "", "family" : "Fiedler", "given" : "S", "non-dropping-particle" : "", "parse-names" : false, "suffix" : "" }, { "dropping-particle" : "", "family" : "Helmert", "given" : "J", "non-dropping-particle" : "", "parse-names" : false, "suffix" : "" }, { "dropping-particle" : "", "family" : "Hohenegger", "given" : "C", "non-dropping-particle" : "", "parse-names" : false, "suffix" : "" }, { "dropping-particle" : "", "family" : "Kornblueh", "given" : "L", "non-dropping-particle" : "", "parse-names" : false, "suffix" : "" }, { "dropping-particle" : "", "family" : "K\u00f6hler", "given" : "M", "non-dropping-particle" : "", "parse-names" : false, "suffix" : "" }, { "dropping-particle" : "", "family" : "Manzini", "given" : "E", "non-dropping-particle" : "", "parse-names" : false, "suffix" : "" }, { "dropping-particle" : "", "family" : "Mauritsen", "given" : "T", "non-dropping-particle" : "", "parse-names" : false, "suffix" : "" }, { "dropping-particle" : "", "family" : "Nam", "given" : "C", "non-dropping-particle" : "", "parse-names" : false, "suffix" : "" }, { "dropping-particle" : "", "family" : "Raddatz", "given" : "T", "non-dropping-particle" : "", "parse-names" : false, "suffix" : "" }, { "dropping-particle" : "", "family" : "Rast", "given" : "S", "non-dropping-particle" : "", "parse-names" : false, "suffix" : "" }, { "dropping-particle" : "", "family" : "Reinert", "given" : "D", "non-dropping-particle" : "", "parse-names" : false, "suffix" : "" }, { "dropping-particle" : "", "family" : "Sakradzija", "given" : "M", "non-dropping-particle" : "", "parse-names" : false, "suffix" : "" }, { "dropping-particle" : "", "family" : "Schmidt", "given" : "H", "non-dropping-particle" : "", "parse-names" : false, "suffix" : "" }, { "dropping-particle" : "", "family" : "Schneck", "given" : "R", "non-dropping-particle" : "", "parse-names" : false, "suffix" : "" }, { "dropping-particle" : "", "family" : "Schnur", "given" : "R", "non-dropping-particle" : "", "parse-names" : false, "suffix" : "" }, { "dropping-particle" : "", "family" : "Silvers", "given" : "L", "non-dropping-particle" : "", "parse-names" : false, "suffix" : "" }, { "dropping-particle" : "", "family" : "Wan", "given" : "H", "non-dropping-particle" : "", "parse-names" : false, "suffix" : "" }, { "dropping-particle" : "", "family" : "Z\u00e4ngl", "given" : "G", "non-dropping-particle" : "", "parse-names" : false, "suffix" : "" }, { "dropping-particle" : "", "family" : "Stevens", "given" : "B", "non-dropping-particle" : "", "parse-names" : false, "suffix" : "" } ], "container-title" : "Journal of Advances in Modeling Earth Systems", "id" : "ITEM-2", "issue" : "7", "issued" : { "date-parts" : [ [ "2018" ] ] }, "page" : "1613-1637", "title" : "ICON-A, the Atmosphere Component of the ICON Earth System Model: I. Model Description", "translator" : [ { "dropping-particle" : "", "family" : "H2478", "given" : "", "non-dropping-particle" : "", "parse-names" : false, "suffix" : "" } ], "type" : "article-journal", "volume" : "10" }, "uris" : [ "http://www.mendeley.com/documents/?uuid=13ccedba-618c-4866-a58f-ff14d11e5d00" ] } ], "mendeley" : { "formattedCitation" : "(McGregor, 2015; Giorgetta et al., 2018)", "plainTextFormattedCitation" : "(McGregor, 2015; Giorgetta et al., 2018)", "previouslyFormattedCitation" : "(McGregor, 2015; Giorgetta et al., 2018)" }, "properties" : { "noteIndex" : 0 }, "schema" : "https://github.com/citation-style-language/schema/raw/master/csl-citation.json" }</w:instrText>
      </w:r>
      <w:r w:rsidRPr="00D43A9C">
        <w:fldChar w:fldCharType="separate"/>
      </w:r>
      <w:r w:rsidRPr="00D43A9C">
        <w:t>(McGregor, 2015; Giorgetta et al., 2018)</w:t>
      </w:r>
      <w:r w:rsidRPr="00D43A9C">
        <w:fldChar w:fldCharType="end"/>
      </w:r>
      <w:r w:rsidRPr="00D43A9C">
        <w:t xml:space="preserve"> and in the ocean </w:t>
      </w:r>
      <w:r w:rsidRPr="00D43A9C">
        <w:fldChar w:fldCharType="begin" w:fldLock="1"/>
      </w:r>
      <w:r w:rsidRPr="00D43A9C">
        <w:instrText>ADDIN CSL_CITATION { "citationItems" : [ { "id" : "ITEM-1", "itemData" : { "DOI" : "10.5194/gmd-7-663-2014", "author" : [ { "dropping-particle" : "", "family" : "Wang", "given" : "Q", "non-dropping-particle" : "", "parse-names" : false, "suffix" : "" }, { "dropping-particle" : "", "family" : "Danilov", "given" : "S", "non-dropping-particle" : "", "parse-names" : false, "suffix" : "" }, { "dropping-particle" : "", "family" : "Sidorenko", "given" : "D", "non-dropping-particle" : "", "parse-names" : false, "suffix" : "" }, { "dropping-particle" : "", "family" : "Timmermann", "given" : "R", "non-dropping-particle" : "", "parse-names" : false, "suffix" : "" }, { "dropping-particle" : "", "family" : "Wekerle", "given" : "C", "non-dropping-particle" : "", "parse-names" : false, "suffix" : "" }, { "dropping-particle" : "", "family" : "Wang", "given" : "X", "non-dropping-particle" : "", "parse-names" : false, "suffix" : "" }, { "dropping-particle" : "", "family" : "Jung", "given" : "T", "non-dropping-particle" : "", "parse-names" : false, "suffix" : "" }, { "dropping-particle" : "", "family" : "Schr\u00f6ter", "given" : "J", "non-dropping-particle" : "", "parse-names" : false, "suffix" : "" } ], "container-title" : "Geoscientific Model Development", "id" : "ITEM-1", "issue" : "2", "issued" : { "date-parts" : [ [ "2014" ] ] }, "page" : "663-693", "title" : "The Finite Element Sea Ice-Ocean Model (FESOM) v.1.4: formulation of an ocean general circulation model", "translator" : [ { "dropping-particle" : "", "family" : "H2476", "given" : "", "non-dropping-particle" : "", "parse-names" : false, "suffix" : "" } ], "type" : "article-journal", "volume" : "7" }, "uris" : [ "http://www.mendeley.com/documents/?uuid=4d672fdb-df16-4ab8-9988-d47983667a7b" ] }, { "id" : "ITEM-2", "itemData" : { "DOI" : "10.1029/2018MS001373", "abstract" : "Abstract The Energy Exascale Earth System Model (E3SM) is a new coupled Earth system model sponsored by the U.S Department of Energy. Here we present E3SM global simulations using active ocean and sea ice that are driven by the Coordinated Ocean-ice Reference Experiments II (CORE-II) interannual atmospheric forcing data set. The E3SM ocean and sea ice components are MPAS-Ocean and MPAS-Seaice, which use the Model for Prediction Across Scales (MPAS) framework and run on unstructured horizontal meshes. For this study, grid cells vary from 30 to 60 km for the low-resolution mesh and 6 to 18 km at high resolution. The vertical grid is a structured z-star coordinate and uses 60 and 80 layers for low and high resolution, respectively. The lower-resolution simulation was run for five CORE cycles (310 years) with little drift in sea surface temperature (SST) or heat content. The meridional heat transport (MHT) is within observational range, while the meridional overturning circulation at 26.5\u00b0N is low compared to observations. The largest temperature biases occur in the Labrador Sea and western boundary currents (WBCs), and the mixed layer is deeper than observations at northern high latitudes in the winter months. In the Antarctic, maximum mixed layer depths (MLD) compare well with observations, but the spatial MLD pattern is shifted relative to observations. Sea ice extent, volume, and concentration agree well with observations. At high resolution, the sea surface height compares well with satellite observations in mean and variability.", "author" : [ { "dropping-particle" : "", "family" : "Petersen", "given" : "Mark R", "non-dropping-particle" : "", "parse-names" : false, "suffix" : "" }, { "dropping-particle" : "", "family" : "Asay-Davis", "given" : "Xylar S", "non-dropping-particle" : "", "parse-names" : false, "suffix" : "" }, { "dropping-particle" : "", "family" : "Berres", "given" : "Anne S", "non-dropping-particle" : "", "parse-names" : false, "suffix" : "" }, { "dropping-particle" : "", "family" : "Chen", "given" : "Qingshan", "non-dropping-particle" : "", "parse-names" : false, "suffix" : "" }, { "dropping-particle" : "", "family" : "Feige", "given" : "Nils", "non-dropping-particle" : "", "parse-names" : false, "suffix" : "" }, { "dropping-particle" : "", "family" : "Hoffman", "given" : "Matthew J", "non-dropping-particle" : "", "parse-names" : false, "suffix" : "" }, { "dropping-particle" : "", "family" : "Jacobsen", "given" : "Douglas W", "non-dropping-particle" : "", "parse-names" : false, "suffix" : "" }, { "dropping-particle" : "", "family" : "Jones", "given" : "Philip W", "non-dropping-particle" : "", "parse-names" : false, "suffix" : "" }, { "dropping-particle" : "", "family" : "Maltrud", "given" : "Mathew E", "non-dropping-particle" : "", "parse-names" : false, "suffix" : "" }, { "dropping-particle" : "", "family" : "Price", "given" : "Stephen F", "non-dropping-particle" : "", "parse-names" : false, "suffix" : "" }, { "dropping-particle" : "", "family" : "Ringler", "given" : "Todd D", "non-dropping-particle" : "", "parse-names" : false, "suffix" : "" }, { "dropping-particle" : "", "family" : "Streletz", "given" : "Gregory J", "non-dropping-particle" : "", "parse-names" : false, "suffix" : "" }, { "dropping-particle" : "", "family" : "Turner", "given" : "Adrian K", "non-dropping-particle" : "", "parse-names" : false, "suffix" : "" }, { "dropping-particle" : "", "family" : "Roekel", "given" : "Luke P", "non-dropping-particle" : "Van", "parse-names" : false, "suffix" : "" }, { "dropping-particl</w:instrText>
      </w:r>
      <w:r w:rsidRPr="00D43A9C">
        <w:rPr>
          <w:lang w:val="en-US"/>
        </w:rPr>
        <w:instrText>e" : "", "family" : "Veneziani", "given" : "Milena", "non-dropping-particle" : "", "parse-names" : false, "suffix" : "" }, { "dropping-particle" : "", "family" : "Wolfe", "given" : "Jonathan D", "non-dropping-particle" : "", "parse-names" : false, "suffix" : "" }, { "dropping-particle" : "", "family" : "Wolfram", "given" : "Phillip J", "non-dropping-particle" : "", "parse-names" : false, "suffix" : "" }, { "dropping-particle" : "", "family" : "Woodring", "given" : "Jonathan L", "non-dropping-particle" : "", "parse-names" : false, "suffix" : "" } ], "container-title" : "Journal of Advances in Modeling Earth Systems", "id" : "ITEM-2", "issue" : "5", "issued" : { "date-parts" : [ [ "2019" ] ] }, "page" : "1438-1458", "title" : "An Evaluation of the Ocean and Sea Ice Climate of E3SM Using MPAS and Interannual CORE-II Forcing", "translator" : [ { "dropping-particle" : "", "family" : "H3604", "given" : "", "non-dropping-particle" : "", "parse-names" : false, "suffix" : "" } ], "type" : "article-journal", "volume" : "11" }, "uris" : [ "http://www.mendeley.com/documents/?uuid=5df1ee3e-f2df-4661-b25e-dfc6bc716ced" ] } ], "mendeley" : { "formattedCitation" : "(Wang et al., 2014; Petersen et al., 2019)", "plainTextFormattedCitation" : "(Wang et al., 2014; Petersen et al., 2019)", "previouslyFormattedCitation" : "(Wang et al., 2014; Petersen et al., 2019)" }, "properties" : { "noteIndex" : 0 }, "schema" : "https://github.com/citation-style-language/schema/raw/master/csl-citation.json" }</w:instrText>
      </w:r>
      <w:r w:rsidRPr="00D43A9C">
        <w:fldChar w:fldCharType="separate"/>
      </w:r>
      <w:r w:rsidRPr="00D43A9C">
        <w:t>(Wang et al., 2014; Petersen et al., 2019)</w:t>
      </w:r>
      <w:r w:rsidRPr="00D43A9C">
        <w:fldChar w:fldCharType="end"/>
      </w:r>
      <w:r>
        <w:t xml:space="preserve"> – </w:t>
      </w:r>
      <w:r w:rsidRPr="00D43A9C">
        <w:t>are more widely used</w:t>
      </w:r>
      <w:r>
        <w:t xml:space="preserve"> t</w:t>
      </w:r>
      <w:r w:rsidRPr="00D43A9C">
        <w:t>han at the time of the AR5</w:t>
      </w:r>
      <w:r>
        <w:t>.</w:t>
      </w:r>
      <w:r w:rsidRPr="00D43A9C">
        <w:t xml:space="preserve"> </w:t>
      </w:r>
    </w:p>
  </w:comment>
  <w:comment w:id="5494" w:author="Ian Blenkinsop" w:date="2021-07-08T13:02:00Z" w:initials="IB">
    <w:p w14:paraId="36A81D49" w14:textId="39CD68DC" w:rsidR="009A0819" w:rsidRDefault="009A0819" w:rsidP="0024577B">
      <w:pPr>
        <w:pStyle w:val="CommentText"/>
      </w:pPr>
      <w:r>
        <w:rPr>
          <w:rStyle w:val="CommentReference"/>
        </w:rPr>
        <w:annotationRef/>
      </w:r>
      <w:r>
        <w:t>Hyphenated high-top models in figure  caption 1.19.</w:t>
      </w:r>
    </w:p>
  </w:comment>
  <w:comment w:id="5539" w:author="Ian Blenkinsop" w:date="2021-07-08T13:15:00Z" w:initials="IB">
    <w:p w14:paraId="2C99CA6E" w14:textId="738D351C" w:rsidR="0026745F" w:rsidRDefault="0026745F" w:rsidP="0024577B">
      <w:pPr>
        <w:pStyle w:val="CommentText"/>
      </w:pPr>
      <w:r>
        <w:rPr>
          <w:rStyle w:val="CommentReference"/>
        </w:rPr>
        <w:annotationRef/>
      </w:r>
      <w:r>
        <w:t>TYPESETTING NOTE: check fraction pulls through correctly.</w:t>
      </w:r>
    </w:p>
  </w:comment>
  <w:comment w:id="5557" w:author="Ian Blenkinsop" w:date="2021-07-08T13:18:00Z" w:initials="IB">
    <w:p w14:paraId="59806E2F" w14:textId="16D636FD" w:rsidR="00DF779B" w:rsidRDefault="00DF779B" w:rsidP="0024577B">
      <w:pPr>
        <w:pStyle w:val="CommentText"/>
      </w:pPr>
      <w:r>
        <w:rPr>
          <w:rStyle w:val="CommentReference"/>
        </w:rPr>
        <w:annotationRef/>
      </w:r>
      <w:r>
        <w:t xml:space="preserve">En dash? </w:t>
      </w:r>
      <w:r>
        <w:br/>
        <w:t>height–mass</w:t>
      </w:r>
      <w:r w:rsidR="004C4666">
        <w:rPr>
          <w:noProof/>
        </w:rPr>
        <w:t>-</w:t>
      </w:r>
      <w:r>
        <w:t>balance</w:t>
      </w:r>
      <w:r w:rsidR="004C4666">
        <w:rPr>
          <w:noProof/>
        </w:rPr>
        <w:br/>
        <w:t>Or height/mass-balance</w:t>
      </w:r>
      <w:r w:rsidR="004C4666">
        <w:rPr>
          <w:noProof/>
        </w:rPr>
        <w:br/>
        <w:t>[?]</w:t>
      </w:r>
    </w:p>
  </w:comment>
  <w:comment w:id="5590" w:author="Ian Blenkinsop" w:date="2021-07-08T13:23:00Z" w:initials="IB">
    <w:p w14:paraId="671F043A" w14:textId="7A93C64A" w:rsidR="00EE13D3" w:rsidRDefault="00EE13D3" w:rsidP="0024577B">
      <w:pPr>
        <w:pStyle w:val="CommentText"/>
      </w:pPr>
      <w:r>
        <w:rPr>
          <w:rStyle w:val="CommentReference"/>
        </w:rPr>
        <w:annotationRef/>
      </w:r>
      <w:r>
        <w:t>Delete  ‘the’ ?</w:t>
      </w:r>
    </w:p>
  </w:comment>
  <w:comment w:id="5610" w:author="Ian Blenkinsop" w:date="2021-07-08T13:27:00Z" w:initials="IB">
    <w:p w14:paraId="33325BE6" w14:textId="2AFCEC8A" w:rsidR="00FF615C" w:rsidRDefault="00FF615C" w:rsidP="0024577B">
      <w:pPr>
        <w:pStyle w:val="CommentText"/>
      </w:pPr>
      <w:r>
        <w:rPr>
          <w:rStyle w:val="CommentReference"/>
        </w:rPr>
        <w:annotationRef/>
      </w:r>
      <w:r>
        <w:t>e.g., fire…</w:t>
      </w:r>
    </w:p>
  </w:comment>
  <w:comment w:id="5620" w:author="Ian Blenkinsop" w:date="2021-07-08T13:27:00Z" w:initials="IB">
    <w:p w14:paraId="3E221292" w14:textId="709A6BA8" w:rsidR="00D518F1" w:rsidRDefault="00D518F1" w:rsidP="0024577B">
      <w:pPr>
        <w:pStyle w:val="CommentText"/>
      </w:pPr>
      <w:r>
        <w:rPr>
          <w:rStyle w:val="CommentReference"/>
        </w:rPr>
        <w:annotationRef/>
      </w:r>
      <w:r>
        <w:t>Will this be clear to readers?</w:t>
      </w:r>
    </w:p>
  </w:comment>
  <w:comment w:id="5636" w:author="Ian Blenkinsop" w:date="2021-07-08T13:30:00Z" w:initials="IB">
    <w:p w14:paraId="33C1C531" w14:textId="3EC0B224" w:rsidR="003A53D5" w:rsidRDefault="003A53D5" w:rsidP="0024577B">
      <w:pPr>
        <w:pStyle w:val="CommentText"/>
      </w:pPr>
      <w:r>
        <w:rPr>
          <w:rStyle w:val="CommentReference"/>
        </w:rPr>
        <w:annotationRef/>
      </w:r>
      <w:r>
        <w:t>Can this be any clearer?</w:t>
      </w:r>
    </w:p>
  </w:comment>
  <w:comment w:id="5637" w:author="Ian Blenkinsop" w:date="2021-07-08T13:31:00Z" w:initials="IB">
    <w:p w14:paraId="05ACD0F3" w14:textId="01A8724D" w:rsidR="00E17996" w:rsidRDefault="00E17996" w:rsidP="0024577B">
      <w:pPr>
        <w:pStyle w:val="CommentText"/>
      </w:pPr>
      <w:r>
        <w:rPr>
          <w:rStyle w:val="CommentReference"/>
        </w:rPr>
        <w:annotationRef/>
      </w:r>
      <w:r>
        <w:t>This reads slightly awkwardly as well – Is it ok?</w:t>
      </w:r>
    </w:p>
  </w:comment>
  <w:comment w:id="5642" w:author="Ian Blenkinsop" w:date="2021-07-12T14:55:00Z" w:initials="IB">
    <w:p w14:paraId="48D3525B" w14:textId="656B0874" w:rsidR="00FC7F8F" w:rsidRDefault="00FC7F8F" w:rsidP="0024577B">
      <w:pPr>
        <w:pStyle w:val="CommentText"/>
      </w:pPr>
      <w:r>
        <w:rPr>
          <w:rStyle w:val="CommentReference"/>
        </w:rPr>
        <w:annotationRef/>
      </w:r>
      <w:r>
        <w:t>TYPESETTING NOTE: check urls pull through correctly</w:t>
      </w:r>
    </w:p>
  </w:comment>
  <w:comment w:id="5645" w:author="Ian Blenkinsop" w:date="2021-07-08T13:34:00Z" w:initials="IB">
    <w:p w14:paraId="44E6E15C" w14:textId="01534C31" w:rsidR="00871D5A" w:rsidRDefault="00871D5A" w:rsidP="0024577B">
      <w:pPr>
        <w:pStyle w:val="CommentText"/>
      </w:pPr>
      <w:r>
        <w:rPr>
          <w:rStyle w:val="CommentReference"/>
        </w:rPr>
        <w:annotationRef/>
      </w:r>
      <w:r>
        <w:t>Can this be clearer?</w:t>
      </w:r>
    </w:p>
  </w:comment>
  <w:comment w:id="5684" w:author="Ian Blenkinsop" w:date="2021-07-08T13:40:00Z" w:initials="IB">
    <w:p w14:paraId="20AF6400" w14:textId="77777777" w:rsidR="00912DAB" w:rsidRDefault="00252AD1" w:rsidP="0024577B">
      <w:pPr>
        <w:pStyle w:val="CommentText"/>
      </w:pPr>
      <w:r>
        <w:rPr>
          <w:rStyle w:val="CommentReference"/>
        </w:rPr>
        <w:annotationRef/>
      </w:r>
      <w:r>
        <w:t xml:space="preserve">Lowercase? </w:t>
      </w:r>
    </w:p>
    <w:p w14:paraId="5A9B61BF" w14:textId="3108263B" w:rsidR="00252AD1" w:rsidRDefault="00252AD1" w:rsidP="0024577B">
      <w:pPr>
        <w:pStyle w:val="CommentText"/>
      </w:pPr>
      <w:r>
        <w:t>[</w:t>
      </w:r>
      <w:r w:rsidR="00912DAB">
        <w:t xml:space="preserve">please </w:t>
      </w:r>
      <w:r>
        <w:t>add to style guide]</w:t>
      </w:r>
    </w:p>
  </w:comment>
  <w:comment w:id="5714" w:author="Ian Blenkinsop" w:date="2021-07-08T13:56:00Z" w:initials="IB">
    <w:p w14:paraId="16A430F4" w14:textId="77777777" w:rsidR="008930C8" w:rsidRDefault="008930C8" w:rsidP="0024577B">
      <w:pPr>
        <w:pStyle w:val="CommentText"/>
      </w:pPr>
      <w:r>
        <w:rPr>
          <w:rStyle w:val="CommentReference"/>
        </w:rPr>
        <w:annotationRef/>
      </w:r>
      <w:r>
        <w:t>We haven’t used bolding in this way in the report so far – ok to use here?</w:t>
      </w:r>
    </w:p>
    <w:p w14:paraId="09EDDD44" w14:textId="7AE30FC2" w:rsidR="008309AA" w:rsidRDefault="008309AA" w:rsidP="0024577B">
      <w:pPr>
        <w:pStyle w:val="CommentText"/>
      </w:pPr>
      <w:r>
        <w:t>(Alternative would be to pull these out as H5 headings)</w:t>
      </w:r>
    </w:p>
  </w:comment>
  <w:comment w:id="5735" w:author="Ian Blenkinsop" w:date="2021-07-08T14:02:00Z" w:initials="IB">
    <w:p w14:paraId="32EB59EA" w14:textId="1A31A257" w:rsidR="007A61E3" w:rsidRDefault="007A61E3" w:rsidP="0024577B">
      <w:pPr>
        <w:pStyle w:val="CommentText"/>
      </w:pPr>
      <w:r>
        <w:rPr>
          <w:rStyle w:val="CommentReference"/>
        </w:rPr>
        <w:annotationRef/>
      </w:r>
      <w:r>
        <w:t>En dash?</w:t>
      </w:r>
      <w:r>
        <w:br/>
      </w:r>
      <w:r w:rsidRPr="007A61E3">
        <w:t>global climate–carbon cycle systems</w:t>
      </w:r>
      <w:r w:rsidRPr="007A61E3">
        <w:br/>
      </w:r>
    </w:p>
  </w:comment>
  <w:comment w:id="5759" w:author="Ian Blenkinsop" w:date="2021-07-08T14:04:00Z" w:initials="IB">
    <w:p w14:paraId="091F2329" w14:textId="02EA7ED3" w:rsidR="00CD42CA" w:rsidRDefault="00CD42CA" w:rsidP="0024577B">
      <w:pPr>
        <w:pStyle w:val="CommentText"/>
      </w:pPr>
      <w:r>
        <w:rPr>
          <w:rStyle w:val="CommentReference"/>
        </w:rPr>
        <w:annotationRef/>
      </w:r>
      <w:r w:rsidR="00391C9C">
        <w:t>e</w:t>
      </w:r>
      <w:r>
        <w:t>mission</w:t>
      </w:r>
      <w:r w:rsidRPr="00CD42CA">
        <w:rPr>
          <w:u w:val="single"/>
        </w:rPr>
        <w:t>s</w:t>
      </w:r>
      <w:r>
        <w:rPr>
          <w:u w:val="single"/>
        </w:rPr>
        <w:br/>
      </w:r>
      <w:r w:rsidRPr="00CD42CA">
        <w:t>[?]</w:t>
      </w:r>
    </w:p>
  </w:comment>
  <w:comment w:id="5785" w:author="Ian Blenkinsop" w:date="2021-07-08T14:16:00Z" w:initials="IB">
    <w:p w14:paraId="41F82597" w14:textId="4D98AF41" w:rsidR="0060013F" w:rsidRDefault="0060013F" w:rsidP="0024577B">
      <w:pPr>
        <w:pStyle w:val="CommentText"/>
      </w:pPr>
      <w:r>
        <w:rPr>
          <w:rStyle w:val="CommentReference"/>
        </w:rPr>
        <w:annotationRef/>
      </w:r>
      <w:r>
        <w:t>Is this neede?</w:t>
      </w:r>
    </w:p>
  </w:comment>
  <w:comment w:id="5846" w:author="Ian Blenkinsop" w:date="2021-07-08T14:23:00Z" w:initials="IB">
    <w:p w14:paraId="42A6E601" w14:textId="52D6AF9E" w:rsidR="00BF2C1B" w:rsidRDefault="00BF2C1B" w:rsidP="0024577B">
      <w:pPr>
        <w:pStyle w:val="CommentText"/>
      </w:pPr>
      <w:r>
        <w:rPr>
          <w:rStyle w:val="CommentReference"/>
        </w:rPr>
        <w:annotationRef/>
      </w:r>
      <w:r>
        <w:t xml:space="preserve">Have tried to make this clearer, by </w:t>
      </w:r>
      <w:r w:rsidR="004C4666">
        <w:rPr>
          <w:noProof/>
        </w:rPr>
        <w:t>placing the examples in a separate clause. This might have altered the meaning thouhg, or not be quite accurate?</w:t>
      </w:r>
    </w:p>
  </w:comment>
  <w:comment w:id="5919" w:author="Ian Blenkinsop" w:date="2021-07-08T14:42:00Z" w:initials="IB">
    <w:p w14:paraId="5FA24D51" w14:textId="0C96A84B" w:rsidR="00D263ED" w:rsidRDefault="00D263ED" w:rsidP="0024577B">
      <w:pPr>
        <w:pStyle w:val="CommentText"/>
      </w:pPr>
      <w:r>
        <w:rPr>
          <w:rStyle w:val="CommentReference"/>
        </w:rPr>
        <w:annotationRef/>
      </w:r>
      <w:r>
        <w:t>Set as extract/indent? (&gt;6 lines long)</w:t>
      </w:r>
    </w:p>
  </w:comment>
  <w:comment w:id="5926" w:author="Ian Blenkinsop" w:date="2021-07-08T14:43:00Z" w:initials="IB">
    <w:p w14:paraId="7FACFC01" w14:textId="37634AD2" w:rsidR="00D14B3C" w:rsidRDefault="00D14B3C" w:rsidP="0024577B">
      <w:pPr>
        <w:pStyle w:val="CommentText"/>
      </w:pPr>
      <w:r>
        <w:rPr>
          <w:rStyle w:val="CommentReference"/>
        </w:rPr>
        <w:annotationRef/>
      </w:r>
      <w:r>
        <w:t>As earlier in the doc – please check style/prefere</w:t>
      </w:r>
      <w:r w:rsidR="004C4666">
        <w:rPr>
          <w:noProof/>
        </w:rPr>
        <w:t>nce for emisisno/emissions throughout.</w:t>
      </w:r>
    </w:p>
  </w:comment>
  <w:comment w:id="5956" w:author="Ian Blenkinsop" w:date="2021-07-08T14:49:00Z" w:initials="IB">
    <w:p w14:paraId="5C00076B" w14:textId="489D82A1" w:rsidR="009B4391" w:rsidRDefault="009B4391" w:rsidP="0024577B">
      <w:pPr>
        <w:pStyle w:val="CommentText"/>
      </w:pPr>
      <w:r>
        <w:rPr>
          <w:rStyle w:val="CommentReference"/>
        </w:rPr>
        <w:annotationRef/>
      </w:r>
      <w:r>
        <w:t>In this Report</w:t>
      </w:r>
      <w:r>
        <w:br/>
        <w:t>[?] Or also in the WGIII/AnnexB/Chp2?</w:t>
      </w:r>
    </w:p>
  </w:comment>
  <w:comment w:id="5995" w:author="Ian Blenkinsop" w:date="2021-07-08T14:56:00Z" w:initials="IB">
    <w:p w14:paraId="26D34FFC" w14:textId="001FA69D" w:rsidR="0043230D" w:rsidRDefault="0043230D" w:rsidP="0024577B">
      <w:pPr>
        <w:pStyle w:val="CommentText"/>
      </w:pPr>
      <w:r>
        <w:rPr>
          <w:rStyle w:val="CommentReference"/>
        </w:rPr>
        <w:annotationRef/>
      </w:r>
      <w:r>
        <w:t>large model ensemble</w:t>
      </w:r>
      <w:r w:rsidRPr="0043230D">
        <w:rPr>
          <w:u w:val="single"/>
        </w:rPr>
        <w:t>s</w:t>
      </w:r>
      <w:r>
        <w:br/>
        <w:t>[?]</w:t>
      </w:r>
    </w:p>
  </w:comment>
  <w:comment w:id="6007" w:author="Ian Blenkinsop" w:date="2021-07-08T14:57:00Z" w:initials="IB">
    <w:p w14:paraId="5E499B34" w14:textId="72656A58" w:rsidR="0043230D" w:rsidRDefault="0043230D" w:rsidP="0024577B">
      <w:pPr>
        <w:pStyle w:val="CommentText"/>
      </w:pPr>
      <w:r>
        <w:rPr>
          <w:rStyle w:val="CommentReference"/>
        </w:rPr>
        <w:annotationRef/>
      </w:r>
      <w:r>
        <w:t>adaptation of the model? Or adaptation ‘on the ground’ (to precipitation changes, in this example)</w:t>
      </w:r>
    </w:p>
  </w:comment>
  <w:comment w:id="6028" w:author="Ian Blenkinsop" w:date="2021-07-08T15:04:00Z" w:initials="IB">
    <w:p w14:paraId="48930136" w14:textId="125682EB" w:rsidR="006D26DD" w:rsidRDefault="006D26DD" w:rsidP="0024577B">
      <w:pPr>
        <w:pStyle w:val="CommentText"/>
      </w:pPr>
      <w:r>
        <w:rPr>
          <w:rStyle w:val="CommentReference"/>
        </w:rPr>
        <w:annotationRef/>
      </w:r>
      <w:r>
        <w:t>All lowercase (except the abbreviations)?</w:t>
      </w:r>
    </w:p>
  </w:comment>
  <w:comment w:id="6035" w:author="Ian Blenkinsop" w:date="2021-07-08T15:08:00Z" w:initials="IB">
    <w:p w14:paraId="28667EBA" w14:textId="21560A93" w:rsidR="00124920" w:rsidRDefault="00124920" w:rsidP="0024577B">
      <w:pPr>
        <w:pStyle w:val="CommentText"/>
      </w:pPr>
      <w:r>
        <w:rPr>
          <w:rStyle w:val="CommentReference"/>
        </w:rPr>
        <w:annotationRef/>
      </w:r>
      <w:r>
        <w:t>initial ocean conditions</w:t>
      </w:r>
      <w:r>
        <w:br/>
        <w:t>[?]</w:t>
      </w:r>
    </w:p>
  </w:comment>
  <w:comment w:id="6052" w:author="Ian Blenkinsop" w:date="2021-07-12T14:58:00Z" w:initials="IB">
    <w:p w14:paraId="78B420E2" w14:textId="5872A846" w:rsidR="0046434A" w:rsidRDefault="0046434A" w:rsidP="0024577B">
      <w:pPr>
        <w:pStyle w:val="CommentText"/>
      </w:pPr>
      <w:r>
        <w:rPr>
          <w:rStyle w:val="CommentReference"/>
        </w:rPr>
        <w:annotationRef/>
      </w:r>
      <w:r>
        <w:t>TYPESETTING NOTE: check url comes through</w:t>
      </w:r>
    </w:p>
  </w:comment>
  <w:comment w:id="6308" w:author="Ian Blenkinsop" w:date="2021-07-08T16:40:00Z" w:initials="IB">
    <w:p w14:paraId="49907160" w14:textId="24E2B34F" w:rsidR="00AA0DEA" w:rsidRDefault="00AA0DEA" w:rsidP="0024577B">
      <w:pPr>
        <w:pStyle w:val="CommentText"/>
      </w:pPr>
      <w:r>
        <w:rPr>
          <w:rStyle w:val="CommentReference"/>
        </w:rPr>
        <w:annotationRef/>
      </w:r>
      <w:r>
        <w:t>… used as part of CMIP… [?]</w:t>
      </w:r>
    </w:p>
  </w:comment>
  <w:comment w:id="6322" w:author="Ian Blenkinsop" w:date="2021-07-08T16:43:00Z" w:initials="IB">
    <w:p w14:paraId="0B8D15E6" w14:textId="384375E0" w:rsidR="00D66464" w:rsidRDefault="00D66464" w:rsidP="0024577B">
      <w:pPr>
        <w:pStyle w:val="CommentText"/>
      </w:pPr>
      <w:r>
        <w:rPr>
          <w:rStyle w:val="CommentReference"/>
        </w:rPr>
        <w:annotationRef/>
      </w:r>
      <w:r>
        <w:t>Delete?</w:t>
      </w:r>
    </w:p>
  </w:comment>
  <w:comment w:id="6345" w:author="Ian Blenkinsop" w:date="2021-07-08T16:48:00Z" w:initials="IB">
    <w:p w14:paraId="6439632E" w14:textId="716C7C47" w:rsidR="006612E0" w:rsidRDefault="006612E0" w:rsidP="0024577B">
      <w:pPr>
        <w:pStyle w:val="CommentText"/>
      </w:pPr>
      <w:r>
        <w:rPr>
          <w:rStyle w:val="CommentReference"/>
        </w:rPr>
        <w:annotationRef/>
      </w:r>
      <w:r>
        <w:t xml:space="preserve">… </w:t>
      </w:r>
      <w:r w:rsidRPr="006612E0">
        <w:rPr>
          <w:u w:val="single"/>
        </w:rPr>
        <w:t>and</w:t>
      </w:r>
      <w:r>
        <w:t xml:space="preserve"> for the right reasons</w:t>
      </w:r>
      <w:r>
        <w:br/>
        <w:t>[?]</w:t>
      </w:r>
    </w:p>
  </w:comment>
  <w:comment w:id="6515" w:author="Ian Blenkinsop" w:date="2021-07-08T17:05:00Z" w:initials="IB">
    <w:p w14:paraId="7AB3896B" w14:textId="1CE8ADD4" w:rsidR="009A44DA" w:rsidRDefault="009A44DA" w:rsidP="0024577B">
      <w:pPr>
        <w:pStyle w:val="CommentText"/>
      </w:pPr>
      <w:r>
        <w:rPr>
          <w:rStyle w:val="CommentReference"/>
        </w:rPr>
        <w:annotationRef/>
      </w:r>
      <w:r>
        <w:t>Carbon, rather than Carbon Dioxide, correct?</w:t>
      </w:r>
    </w:p>
  </w:comment>
  <w:comment w:id="6531" w:author="Ian Blenkinsop" w:date="2021-07-08T17:08:00Z" w:initials="IB">
    <w:p w14:paraId="6CB198F3" w14:textId="46EDC1B3" w:rsidR="004114D9" w:rsidRDefault="004114D9" w:rsidP="0024577B">
      <w:pPr>
        <w:pStyle w:val="CommentText"/>
      </w:pPr>
      <w:r>
        <w:rPr>
          <w:rStyle w:val="CommentReference"/>
        </w:rPr>
        <w:annotationRef/>
      </w:r>
      <w:r>
        <w:t>carbon or carbon dioxide</w:t>
      </w:r>
      <w:r w:rsidR="00B433B8">
        <w:t xml:space="preserve"> </w:t>
      </w:r>
      <w:r>
        <w:t>?</w:t>
      </w:r>
      <w:r w:rsidR="00B433B8">
        <w:t xml:space="preserve"> I won’t continue to mark these up, but please check whether these need to change (global find-replace if so)</w:t>
      </w:r>
    </w:p>
  </w:comment>
  <w:comment w:id="6545" w:author="Ian Blenkinsop" w:date="2021-07-08T17:14:00Z" w:initials="IB">
    <w:p w14:paraId="111F1F96" w14:textId="17B04C85" w:rsidR="00EA2736" w:rsidRDefault="00EA2736" w:rsidP="0024577B">
      <w:pPr>
        <w:pStyle w:val="CommentText"/>
      </w:pPr>
      <w:r>
        <w:rPr>
          <w:rStyle w:val="CommentReference"/>
        </w:rPr>
        <w:annotationRef/>
      </w:r>
      <w:r>
        <w:t>CO</w:t>
      </w:r>
      <w:r w:rsidRPr="00EA2736">
        <w:rPr>
          <w:vertAlign w:val="subscript"/>
        </w:rPr>
        <w:t>2</w:t>
      </w:r>
      <w:r>
        <w:rPr>
          <w:vertAlign w:val="subscript"/>
        </w:rPr>
        <w:br/>
      </w:r>
      <w:r w:rsidR="004C4666">
        <w:rPr>
          <w:noProof/>
        </w:rPr>
        <w:t>[?]</w:t>
      </w:r>
    </w:p>
  </w:comment>
  <w:comment w:id="6604" w:author="Ian Blenkinsop" w:date="2021-07-08T17:20:00Z" w:initials="IB">
    <w:p w14:paraId="1A16FDE2" w14:textId="198F10EB" w:rsidR="001B79DA" w:rsidRDefault="001B79DA" w:rsidP="0024577B">
      <w:pPr>
        <w:pStyle w:val="CommentText"/>
      </w:pPr>
      <w:r>
        <w:rPr>
          <w:rStyle w:val="CommentReference"/>
        </w:rPr>
        <w:annotationRef/>
      </w:r>
      <w:r>
        <w:t>In this Report?</w:t>
      </w:r>
    </w:p>
  </w:comment>
  <w:comment w:id="6620" w:author="Ian Blenkinsop" w:date="2021-07-08T17:24:00Z" w:initials="IB">
    <w:p w14:paraId="057DC735" w14:textId="4BDF4536" w:rsidR="001D6530" w:rsidRDefault="001D6530" w:rsidP="0024577B">
      <w:pPr>
        <w:pStyle w:val="CommentText"/>
      </w:pPr>
      <w:r>
        <w:rPr>
          <w:rStyle w:val="CommentReference"/>
        </w:rPr>
        <w:annotationRef/>
      </w:r>
      <w:r>
        <w:t>aspects of ?</w:t>
      </w:r>
    </w:p>
  </w:comment>
  <w:comment w:id="6629" w:author="Ian Blenkinsop" w:date="2021-07-08T17:25:00Z" w:initials="IB">
    <w:p w14:paraId="4B3A55FD" w14:textId="08438373" w:rsidR="00D703CE" w:rsidRDefault="00D703CE" w:rsidP="0024577B">
      <w:pPr>
        <w:pStyle w:val="CommentText"/>
      </w:pPr>
      <w:r>
        <w:rPr>
          <w:rStyle w:val="CommentReference"/>
        </w:rPr>
        <w:annotationRef/>
      </w:r>
      <w:r>
        <w:t>2 kyr?</w:t>
      </w:r>
    </w:p>
  </w:comment>
  <w:comment w:id="6633" w:author="Robin Matthews" w:date="2021-05-18T18:19:00Z" w:initials="RM">
    <w:p w14:paraId="1C9022F7" w14:textId="45C5C6E9" w:rsidR="00126595" w:rsidRPr="00115C88" w:rsidRDefault="00126595" w:rsidP="0024577B">
      <w:pPr>
        <w:pStyle w:val="CommentText"/>
      </w:pPr>
      <w:r>
        <w:rPr>
          <w:rStyle w:val="CommentReference"/>
        </w:rPr>
        <w:annotationRef/>
      </w:r>
      <w:r w:rsidRPr="00115C88">
        <w:t>Have added ‘PAGES 2k Consortium’ to the reference</w:t>
      </w:r>
    </w:p>
  </w:comment>
  <w:comment w:id="6710" w:author="Ian Blenkinsop" w:date="2021-07-09T09:53:00Z" w:initials="IB">
    <w:p w14:paraId="551EA029" w14:textId="5DAC1430" w:rsidR="00A02E57" w:rsidRDefault="00A02E57" w:rsidP="0024577B">
      <w:pPr>
        <w:pStyle w:val="CommentText"/>
      </w:pPr>
      <w:r>
        <w:rPr>
          <w:rStyle w:val="CommentReference"/>
        </w:rPr>
        <w:annotationRef/>
      </w:r>
      <w:r>
        <w:t>Add comma? If it’s (i) land use and (ii) GHG emissions developments</w:t>
      </w:r>
      <w:r>
        <w:br/>
        <w:t xml:space="preserve">or is it land-use emissions developments </w:t>
      </w:r>
      <w:r w:rsidRPr="00A02E57">
        <w:rPr>
          <w:i/>
          <w:iCs/>
        </w:rPr>
        <w:t>and</w:t>
      </w:r>
      <w:r>
        <w:t xml:space="preserve"> GHG emissions developments?</w:t>
      </w:r>
    </w:p>
  </w:comment>
  <w:comment w:id="6719" w:author="Ian Blenkinsop" w:date="2021-07-09T09:56:00Z" w:initials="IB">
    <w:p w14:paraId="1E99E430" w14:textId="4B3153C9" w:rsidR="00A02E57" w:rsidRDefault="00A02E57" w:rsidP="0024577B">
      <w:pPr>
        <w:pStyle w:val="CommentText"/>
      </w:pPr>
      <w:r w:rsidRPr="00A02E57">
        <w:rPr>
          <w:rStyle w:val="CommentReference"/>
          <w:b/>
          <w:bCs/>
        </w:rPr>
        <w:annotationRef/>
      </w:r>
      <w:r w:rsidRPr="00A02E57">
        <w:rPr>
          <w:rStyle w:val="CommentReference"/>
          <w:b/>
          <w:bCs/>
        </w:rPr>
        <w:t xml:space="preserve">… for each SSP </w:t>
      </w:r>
      <w:r w:rsidRPr="00A02E57">
        <w:rPr>
          <w:rStyle w:val="CommentReference"/>
          <w:b/>
          <w:bCs/>
        </w:rPr>
        <w:br/>
      </w:r>
      <w:r>
        <w:rPr>
          <w:rStyle w:val="CommentReference"/>
        </w:rPr>
        <w:t>[?]</w:t>
      </w:r>
    </w:p>
  </w:comment>
  <w:comment w:id="6735" w:author="Ian Blenkinsop" w:date="2021-07-09T09:59:00Z" w:initials="IB">
    <w:p w14:paraId="39D2A753" w14:textId="609A13C2" w:rsidR="00A8057A" w:rsidRDefault="00A8057A" w:rsidP="0024577B">
      <w:pPr>
        <w:pStyle w:val="CommentText"/>
      </w:pPr>
      <w:r>
        <w:rPr>
          <w:rStyle w:val="CommentReference"/>
        </w:rPr>
        <w:annotationRef/>
      </w:r>
      <w:r>
        <w:t>3, 4 or</w:t>
      </w:r>
    </w:p>
  </w:comment>
  <w:comment w:id="6777" w:author="Ian Blenkinsop" w:date="2021-07-09T10:13:00Z" w:initials="IB">
    <w:p w14:paraId="1BD766B0" w14:textId="35DAD428" w:rsidR="000C7EF4" w:rsidRDefault="000C7EF4" w:rsidP="0024577B">
      <w:pPr>
        <w:pStyle w:val="CommentText"/>
      </w:pPr>
      <w:r>
        <w:rPr>
          <w:rStyle w:val="CommentReference"/>
        </w:rPr>
        <w:annotationRef/>
      </w:r>
      <w:r>
        <w:rPr>
          <w:rStyle w:val="CommentReference"/>
        </w:rPr>
        <w:t>Full citation needed?</w:t>
      </w:r>
    </w:p>
  </w:comment>
  <w:comment w:id="6800" w:author="Ian Blenkinsop" w:date="2021-07-09T10:18:00Z" w:initials="IB">
    <w:p w14:paraId="43BFAF6D" w14:textId="16B30538" w:rsidR="000C7EF4" w:rsidRDefault="000C7EF4" w:rsidP="0024577B">
      <w:pPr>
        <w:pStyle w:val="CommentText"/>
      </w:pPr>
      <w:r>
        <w:rPr>
          <w:rStyle w:val="CommentReference"/>
        </w:rPr>
        <w:annotationRef/>
      </w:r>
      <w:r>
        <w:t>Correct? Not socio- [?]</w:t>
      </w:r>
    </w:p>
  </w:comment>
  <w:comment w:id="6819" w:author="Ian Blenkinsop" w:date="2021-07-09T10:29:00Z" w:initials="IB">
    <w:p w14:paraId="6AED6549" w14:textId="66A9AA90" w:rsidR="00D63319" w:rsidRDefault="00D63319" w:rsidP="0024577B">
      <w:pPr>
        <w:pStyle w:val="CommentText"/>
      </w:pPr>
      <w:r>
        <w:rPr>
          <w:rStyle w:val="CommentReference"/>
        </w:rPr>
        <w:annotationRef/>
      </w:r>
      <w:r>
        <w:rPr>
          <w:rStyle w:val="CommentReference"/>
        </w:rPr>
        <w:t>c</w:t>
      </w:r>
      <w:r>
        <w:t>arbon or CO</w:t>
      </w:r>
      <w:r w:rsidRPr="00D63319">
        <w:rPr>
          <w:vertAlign w:val="subscript"/>
        </w:rPr>
        <w:t>2</w:t>
      </w:r>
    </w:p>
  </w:comment>
  <w:comment w:id="6906" w:author="Ian Blenkinsop" w:date="2021-07-09T11:27:00Z" w:initials="IB">
    <w:p w14:paraId="716CDCBD" w14:textId="392C95F7" w:rsidR="007A4B06" w:rsidRDefault="007A4B06" w:rsidP="0024577B">
      <w:pPr>
        <w:pStyle w:val="CommentText"/>
      </w:pPr>
      <w:r>
        <w:rPr>
          <w:rStyle w:val="CommentReference"/>
        </w:rPr>
        <w:annotationRef/>
      </w:r>
      <w:r>
        <w:t>gobal surface air temperature</w:t>
      </w:r>
      <w:r>
        <w:br/>
        <w:t>[?]</w:t>
      </w:r>
    </w:p>
  </w:comment>
  <w:comment w:id="6910" w:author="Ian Blenkinsop" w:date="2021-07-09T11:41:00Z" w:initials="IB">
    <w:p w14:paraId="5067B2FF" w14:textId="253AF83E" w:rsidR="004508ED" w:rsidRDefault="004508ED" w:rsidP="0024577B">
      <w:pPr>
        <w:pStyle w:val="CommentText"/>
      </w:pPr>
      <w:r>
        <w:rPr>
          <w:rStyle w:val="CommentReference"/>
        </w:rPr>
        <w:annotationRef/>
      </w:r>
      <w:r>
        <w:t>TYPESETTING NOTE: make sure bolds pull through correctly for five correct rows in the table. 5 of the left-column rows should be bold; rest roman.</w:t>
      </w:r>
    </w:p>
  </w:comment>
  <w:comment w:id="6911" w:author="Ian Blenkinsop" w:date="2021-07-09T11:28:00Z" w:initials="IB">
    <w:p w14:paraId="09C49257" w14:textId="26716576" w:rsidR="00150E4C" w:rsidRDefault="00150E4C" w:rsidP="0024577B">
      <w:pPr>
        <w:pStyle w:val="CommentText"/>
      </w:pPr>
      <w:r>
        <w:rPr>
          <w:rStyle w:val="CommentReference"/>
        </w:rPr>
        <w:annotationRef/>
      </w:r>
      <w:r>
        <w:t>spell out? e.g. if accurate:</w:t>
      </w:r>
      <w:r>
        <w:br/>
        <w:t>(</w:t>
      </w:r>
      <w:r w:rsidRPr="00150E4C">
        <w:t xml:space="preserve">SSP3-7.0-lowNTCF, </w:t>
      </w:r>
      <w:r>
        <w:t>(</w:t>
      </w:r>
      <w:r w:rsidRPr="00150E4C">
        <w:t>near-term climate forcers</w:t>
      </w:r>
      <w:r>
        <w:t>))</w:t>
      </w:r>
    </w:p>
  </w:comment>
  <w:comment w:id="6931" w:author="Ian Blenkinsop" w:date="2021-07-09T11:33:00Z" w:initials="IB">
    <w:p w14:paraId="2C441A2F" w14:textId="04D9C3B6" w:rsidR="0069040C" w:rsidRDefault="0069040C" w:rsidP="0024577B">
      <w:pPr>
        <w:pStyle w:val="CommentText"/>
      </w:pPr>
      <w:r w:rsidRPr="0069040C">
        <w:rPr>
          <w:rStyle w:val="CommentReference"/>
          <w:b/>
          <w:bCs/>
        </w:rPr>
        <w:annotationRef/>
      </w:r>
      <w:r w:rsidRPr="0069040C">
        <w:rPr>
          <w:b/>
          <w:bCs/>
        </w:rPr>
        <w:t>… in those decades</w:t>
      </w:r>
      <w:r>
        <w:br/>
        <w:t>[to avoid repetition?]</w:t>
      </w:r>
    </w:p>
  </w:comment>
  <w:comment w:id="6944" w:author="Ian Blenkinsop" w:date="2021-07-09T11:36:00Z" w:initials="IB">
    <w:p w14:paraId="3ED837C9" w14:textId="1368D3EE" w:rsidR="004508ED" w:rsidRDefault="004508ED" w:rsidP="0024577B">
      <w:pPr>
        <w:pStyle w:val="CommentText"/>
      </w:pPr>
      <w:r>
        <w:rPr>
          <w:rStyle w:val="CommentReference"/>
        </w:rPr>
        <w:annotationRef/>
      </w:r>
      <w:r>
        <w:t>Is this the CC box in SR1.5 or in the current Report?</w:t>
      </w:r>
    </w:p>
  </w:comment>
  <w:comment w:id="6964" w:author="Ian Blenkinsop" w:date="2021-07-09T11:46:00Z" w:initials="IB">
    <w:p w14:paraId="59D93C99" w14:textId="12B6B550" w:rsidR="006A0707" w:rsidRDefault="006A0707" w:rsidP="0024577B">
      <w:pPr>
        <w:pStyle w:val="CommentText"/>
      </w:pPr>
      <w:r>
        <w:rPr>
          <w:rStyle w:val="CommentReference"/>
        </w:rPr>
        <w:annotationRef/>
      </w:r>
      <w:r>
        <w:t>Near-term climate forcers [?]</w:t>
      </w:r>
    </w:p>
  </w:comment>
  <w:comment w:id="6967" w:author="Ian Blenkinsop" w:date="2021-07-09T11:44:00Z" w:initials="IB">
    <w:p w14:paraId="6059C499" w14:textId="3F453A14" w:rsidR="006A0707" w:rsidRDefault="006A0707" w:rsidP="0024577B">
      <w:pPr>
        <w:pStyle w:val="CommentText"/>
      </w:pPr>
      <w:r>
        <w:rPr>
          <w:rStyle w:val="CommentReference"/>
        </w:rPr>
        <w:annotationRef/>
      </w:r>
      <w:r>
        <w:t>Query – keep as footnote, or move to a “Note:” immediately beneath the table?</w:t>
      </w:r>
      <w:r>
        <w:br/>
        <w:t xml:space="preserve">(We’ve previously used superscript </w:t>
      </w:r>
      <w:r w:rsidRPr="006A0707">
        <w:rPr>
          <w:vertAlign w:val="superscript"/>
        </w:rPr>
        <w:t>a, b</w:t>
      </w:r>
      <w:r>
        <w:t xml:space="preserve"> etc for in-table notes)</w:t>
      </w:r>
      <w:r>
        <w:br/>
        <w:t>Happy to leave as-is of course!</w:t>
      </w:r>
    </w:p>
  </w:comment>
  <w:comment w:id="6979" w:author="Ian Blenkinsop" w:date="2021-07-09T11:42:00Z" w:initials="IB">
    <w:p w14:paraId="40F3D668" w14:textId="30F38339" w:rsidR="006A0707" w:rsidRDefault="006A0707" w:rsidP="0024577B">
      <w:pPr>
        <w:pStyle w:val="CommentText"/>
      </w:pPr>
      <w:r>
        <w:rPr>
          <w:rStyle w:val="CommentReference"/>
        </w:rPr>
        <w:annotationRef/>
      </w:r>
      <w:r>
        <w:t>Close up or hypyhenate?</w:t>
      </w:r>
      <w:r>
        <w:br/>
        <w:t>SSP5-3.4-OS</w:t>
      </w:r>
      <w:r>
        <w:br/>
        <w:t>[as we have for ‘7.0-lowNTCF’]</w:t>
      </w:r>
    </w:p>
  </w:comment>
  <w:comment w:id="7036" w:author="Ian Blenkinsop" w:date="2021-07-09T11:57:00Z" w:initials="IB">
    <w:p w14:paraId="3CAD15C1" w14:textId="495DEB68" w:rsidR="00233915" w:rsidRDefault="00233915" w:rsidP="0024577B">
      <w:pPr>
        <w:pStyle w:val="CommentText"/>
      </w:pPr>
      <w:r>
        <w:rPr>
          <w:rStyle w:val="CommentReference"/>
        </w:rPr>
        <w:annotationRef/>
      </w:r>
      <w:r>
        <w:t>Spell out, as not introduced earlier?</w:t>
      </w:r>
    </w:p>
  </w:comment>
  <w:comment w:id="7057" w:author="Ian Blenkinsop" w:date="2021-07-09T11:58:00Z" w:initials="IB">
    <w:p w14:paraId="36E782E1" w14:textId="180FDB59" w:rsidR="001914FB" w:rsidRDefault="001914FB" w:rsidP="0024577B">
      <w:pPr>
        <w:pStyle w:val="CommentText"/>
      </w:pPr>
      <w:r>
        <w:rPr>
          <w:rStyle w:val="CommentReference"/>
        </w:rPr>
        <w:annotationRef/>
      </w:r>
      <w:r>
        <w:t>Spell out?</w:t>
      </w:r>
    </w:p>
  </w:comment>
  <w:comment w:id="7252" w:author="Robin Matthews [2]" w:date="2021-06-01T17:59:00Z" w:initials="RM">
    <w:p w14:paraId="38DD9C78" w14:textId="3F24F6E0" w:rsidR="007B0A0D" w:rsidRPr="00115C88" w:rsidRDefault="007B0A0D" w:rsidP="0024577B">
      <w:pPr>
        <w:pStyle w:val="CommentText"/>
      </w:pPr>
      <w:r>
        <w:rPr>
          <w:rStyle w:val="CommentReference"/>
        </w:rPr>
        <w:annotationRef/>
      </w:r>
      <w:r w:rsidRPr="00115C88">
        <w:t>Missing Mendeley links. Provide DOI and I’ll add.</w:t>
      </w:r>
    </w:p>
  </w:comment>
  <w:comment w:id="7253" w:author="Ian Blenkinsop" w:date="2021-07-09T14:04:00Z" w:initials="IB">
    <w:p w14:paraId="484877A9" w14:textId="04C29989" w:rsidR="008D73F2" w:rsidRDefault="008D73F2" w:rsidP="0024577B">
      <w:pPr>
        <w:pStyle w:val="CommentText"/>
      </w:pPr>
      <w:r>
        <w:rPr>
          <w:rStyle w:val="CommentReference"/>
        </w:rPr>
        <w:annotationRef/>
      </w:r>
      <w:r>
        <w:t xml:space="preserve">Could delete as fairly clear we’re talking about </w:t>
      </w:r>
      <w:r w:rsidRPr="008D73F2">
        <w:rPr>
          <w:i/>
          <w:iCs/>
        </w:rPr>
        <w:t>future</w:t>
      </w:r>
      <w:r>
        <w:t>?</w:t>
      </w:r>
    </w:p>
  </w:comment>
  <w:comment w:id="7260" w:author="Ian Blenkinsop" w:date="2021-07-09T14:05:00Z" w:initials="IB">
    <w:p w14:paraId="2BD4E7F9" w14:textId="071BF0A0" w:rsidR="003B68F4" w:rsidRDefault="003B68F4" w:rsidP="0024577B">
      <w:pPr>
        <w:pStyle w:val="CommentText"/>
      </w:pPr>
      <w:r>
        <w:rPr>
          <w:rStyle w:val="CommentReference"/>
        </w:rPr>
        <w:annotationRef/>
      </w:r>
      <w:r>
        <w:t>fossil fuel</w:t>
      </w:r>
      <w:r>
        <w:br/>
        <w:t>[?]</w:t>
      </w:r>
    </w:p>
  </w:comment>
  <w:comment w:id="7280" w:author="Ian Blenkinsop" w:date="2021-07-09T14:06:00Z" w:initials="IB">
    <w:p w14:paraId="1AE31971" w14:textId="191875CA" w:rsidR="00C30456" w:rsidRDefault="00C30456" w:rsidP="0024577B">
      <w:pPr>
        <w:pStyle w:val="CommentText"/>
      </w:pPr>
      <w:r>
        <w:rPr>
          <w:rStyle w:val="CommentReference"/>
        </w:rPr>
        <w:annotationRef/>
      </w:r>
      <w:r>
        <w:t xml:space="preserve">… allows </w:t>
      </w:r>
      <w:r w:rsidRPr="00C30456">
        <w:rPr>
          <w:u w:val="single"/>
        </w:rPr>
        <w:t>us</w:t>
      </w:r>
      <w:r>
        <w:t xml:space="preserve"> to explore…</w:t>
      </w:r>
      <w:r>
        <w:br/>
        <w:t>… allows the exploration of…</w:t>
      </w:r>
    </w:p>
  </w:comment>
  <w:comment w:id="7282" w:author="Ian Blenkinsop" w:date="2021-07-09T14:07:00Z" w:initials="IB">
    <w:p w14:paraId="1C0EDB54" w14:textId="77777777" w:rsidR="005A0A7A" w:rsidRDefault="005A0A7A" w:rsidP="0024577B">
      <w:pPr>
        <w:pStyle w:val="CommentText"/>
      </w:pPr>
      <w:r>
        <w:rPr>
          <w:rStyle w:val="CommentReference"/>
        </w:rPr>
        <w:annotationRef/>
      </w:r>
      <w:r>
        <w:t>Full citation?</w:t>
      </w:r>
    </w:p>
  </w:comment>
  <w:comment w:id="7287" w:author="Ian Blenkinsop" w:date="2021-07-09T14:07:00Z" w:initials="IB">
    <w:p w14:paraId="2A611231" w14:textId="45A31531" w:rsidR="00C30456" w:rsidRDefault="00C30456" w:rsidP="0024577B">
      <w:pPr>
        <w:pStyle w:val="CommentText"/>
      </w:pPr>
      <w:r>
        <w:rPr>
          <w:rStyle w:val="CommentReference"/>
        </w:rPr>
        <w:annotationRef/>
      </w:r>
      <w:r>
        <w:t>Full citation?</w:t>
      </w:r>
    </w:p>
  </w:comment>
  <w:comment w:id="7298" w:author="Ian Blenkinsop" w:date="2021-07-09T14:09:00Z" w:initials="IB">
    <w:p w14:paraId="60656E5B" w14:textId="01F011F2" w:rsidR="005A0A7A" w:rsidRDefault="005A0A7A" w:rsidP="0024577B">
      <w:pPr>
        <w:pStyle w:val="CommentText"/>
      </w:pPr>
      <w:r>
        <w:rPr>
          <w:rStyle w:val="CommentReference"/>
        </w:rPr>
        <w:annotationRef/>
      </w:r>
      <w:r>
        <w:t>no-</w:t>
      </w:r>
      <w:r w:rsidRPr="005A0A7A">
        <w:rPr>
          <w:u w:val="single"/>
        </w:rPr>
        <w:t>additional</w:t>
      </w:r>
      <w:r>
        <w:t>-climate-policy</w:t>
      </w:r>
      <w:r>
        <w:br/>
        <w:t>[?]</w:t>
      </w:r>
    </w:p>
  </w:comment>
  <w:comment w:id="7306" w:author="Ian Blenkinsop" w:date="2021-07-09T14:11:00Z" w:initials="IB">
    <w:p w14:paraId="705086CD" w14:textId="130B01B8" w:rsidR="005A0A7A" w:rsidRDefault="005A0A7A" w:rsidP="0024577B">
      <w:pPr>
        <w:pStyle w:val="CommentText"/>
      </w:pPr>
      <w:r>
        <w:rPr>
          <w:rStyle w:val="CommentReference"/>
        </w:rPr>
        <w:annotationRef/>
      </w:r>
      <w:r>
        <w:t xml:space="preserve">Just flagging this </w:t>
      </w:r>
      <w:r w:rsidR="00F00CF0">
        <w:t xml:space="preserve">as something to be double-checked (by TSU?) </w:t>
      </w:r>
      <w:r>
        <w:t xml:space="preserve">as it’s mentioned as ‘something to watch out for’ in style guide (and uppercase </w:t>
      </w:r>
      <w:r w:rsidRPr="005A0A7A">
        <w:rPr>
          <w:b/>
          <w:bCs/>
        </w:rPr>
        <w:t>Business-As-Usual scenario</w:t>
      </w:r>
      <w:r w:rsidRPr="005A0A7A">
        <w:t>)</w:t>
      </w:r>
    </w:p>
  </w:comment>
  <w:comment w:id="7307" w:author="Ian Blenkinsop" w:date="2021-07-09T14:12:00Z" w:initials="IB">
    <w:p w14:paraId="3C5BD88B" w14:textId="60D5BF4A" w:rsidR="00DE5233" w:rsidRDefault="00DE5233" w:rsidP="0024577B">
      <w:pPr>
        <w:pStyle w:val="CommentText"/>
      </w:pPr>
      <w:r>
        <w:rPr>
          <w:rStyle w:val="CommentReference"/>
        </w:rPr>
        <w:annotationRef/>
      </w:r>
      <w:r>
        <w:t>And once more  here.</w:t>
      </w:r>
    </w:p>
  </w:comment>
  <w:comment w:id="7321" w:author="Robin Matthews [2]" w:date="2021-06-01T18:01:00Z" w:initials="RM">
    <w:p w14:paraId="322C2450" w14:textId="6CA00528" w:rsidR="0036520B" w:rsidRPr="00115C88" w:rsidRDefault="0036520B" w:rsidP="0024577B">
      <w:pPr>
        <w:pStyle w:val="CommentText"/>
      </w:pPr>
      <w:r>
        <w:rPr>
          <w:rStyle w:val="CommentReference"/>
        </w:rPr>
        <w:annotationRef/>
      </w:r>
      <w:r w:rsidRPr="00115C88">
        <w:t>Missing Mendeley link. Provide DOIs and I’ll add.</w:t>
      </w:r>
    </w:p>
  </w:comment>
  <w:comment w:id="7322" w:author="Ian Blenkinsop" w:date="2021-07-09T14:14:00Z" w:initials="IB">
    <w:p w14:paraId="690D9389" w14:textId="09BE9DF9" w:rsidR="00DE5233" w:rsidRDefault="00DE5233" w:rsidP="0024577B">
      <w:pPr>
        <w:pStyle w:val="CommentText"/>
      </w:pPr>
      <w:r>
        <w:rPr>
          <w:rStyle w:val="CommentReference"/>
        </w:rPr>
        <w:annotationRef/>
      </w:r>
      <w:r>
        <w:t>fossil fuel</w:t>
      </w:r>
      <w:r>
        <w:br/>
        <w:t>[?]</w:t>
      </w:r>
    </w:p>
  </w:comment>
  <w:comment w:id="7379" w:author="Ian Blenkinsop" w:date="2021-07-09T15:03:00Z" w:initials="IB">
    <w:p w14:paraId="09FE197F" w14:textId="389BC4FB" w:rsidR="000B52B7" w:rsidRDefault="000B52B7" w:rsidP="0024577B">
      <w:pPr>
        <w:pStyle w:val="CommentText"/>
      </w:pPr>
      <w:r>
        <w:rPr>
          <w:rStyle w:val="CommentReference"/>
        </w:rPr>
        <w:annotationRef/>
      </w:r>
      <w:r>
        <w:t>…</w:t>
      </w:r>
      <w:r w:rsidR="007D2BAE">
        <w:t xml:space="preserve">metric </w:t>
      </w:r>
      <w:r>
        <w:t>by which</w:t>
      </w:r>
      <w:r w:rsidR="007D2BAE">
        <w:t xml:space="preserve"> the 1.5…</w:t>
      </w:r>
      <w:r>
        <w:br/>
        <w:t>[?]</w:t>
      </w:r>
    </w:p>
  </w:comment>
  <w:comment w:id="7394" w:author="Ian Blenkinsop" w:date="2021-07-09T15:47:00Z" w:initials="IB">
    <w:p w14:paraId="14F49DDF" w14:textId="4991EB91" w:rsidR="007D2BAE" w:rsidRDefault="007D2BAE" w:rsidP="0024577B">
      <w:pPr>
        <w:pStyle w:val="CommentText"/>
      </w:pPr>
      <w:r>
        <w:rPr>
          <w:rStyle w:val="CommentReference"/>
        </w:rPr>
        <w:annotationRef/>
      </w:r>
      <w:r>
        <w:t>AR6 WGII</w:t>
      </w:r>
      <w:r>
        <w:br/>
        <w:t>[?]</w:t>
      </w:r>
    </w:p>
  </w:comment>
  <w:comment w:id="7412" w:author="Ian Blenkinsop" w:date="2021-07-09T15:51:00Z" w:initials="IB">
    <w:p w14:paraId="5717458E" w14:textId="4E4BADC8" w:rsidR="00C8617F" w:rsidRDefault="00C8617F" w:rsidP="0024577B">
      <w:pPr>
        <w:pStyle w:val="CommentText"/>
      </w:pPr>
      <w:r>
        <w:t xml:space="preserve">… </w:t>
      </w:r>
      <w:r>
        <w:rPr>
          <w:rStyle w:val="CommentReference"/>
        </w:rPr>
        <w:annotationRef/>
      </w:r>
      <w:r>
        <w:t xml:space="preserve">GWL </w:t>
      </w:r>
      <w:r w:rsidRPr="00C8617F">
        <w:rPr>
          <w:u w:val="single"/>
        </w:rPr>
        <w:t>is</w:t>
      </w:r>
      <w:r>
        <w:t xml:space="preserve"> expressed</w:t>
      </w:r>
      <w:r>
        <w:br/>
      </w:r>
      <w:r w:rsidR="00F8010B">
        <w:rPr>
          <w:noProof/>
        </w:rPr>
        <w:t>[?]</w:t>
      </w:r>
    </w:p>
  </w:comment>
  <w:comment w:id="7534" w:author="Ian Blenkinsop" w:date="2021-07-09T16:06:00Z" w:initials="IB">
    <w:p w14:paraId="0E9FA82A" w14:textId="16C4E418" w:rsidR="00D92338" w:rsidRDefault="00D92338" w:rsidP="0024577B">
      <w:pPr>
        <w:pStyle w:val="CommentText"/>
      </w:pPr>
      <w:r>
        <w:rPr>
          <w:rStyle w:val="CommentReference"/>
        </w:rPr>
        <w:annotationRef/>
      </w:r>
      <w:r>
        <w:t>CO</w:t>
      </w:r>
      <w:r w:rsidRPr="00D92338">
        <w:rPr>
          <w:vertAlign w:val="subscript"/>
        </w:rPr>
        <w:t>2</w:t>
      </w:r>
      <w:r>
        <w:rPr>
          <w:vertAlign w:val="subscript"/>
        </w:rPr>
        <w:br/>
      </w:r>
      <w:r w:rsidRPr="00D92338">
        <w:t>[?]</w:t>
      </w:r>
    </w:p>
  </w:comment>
  <w:comment w:id="7539" w:author="Ian Blenkinsop" w:date="2021-07-09T16:07:00Z" w:initials="IB">
    <w:p w14:paraId="2E7C1049" w14:textId="2C4B7E33" w:rsidR="00D92338" w:rsidRDefault="00D92338" w:rsidP="0024577B">
      <w:pPr>
        <w:pStyle w:val="CommentText"/>
      </w:pPr>
      <w:r>
        <w:rPr>
          <w:rStyle w:val="CommentReference"/>
        </w:rPr>
        <w:annotationRef/>
      </w:r>
      <w:r>
        <w:t>CO</w:t>
      </w:r>
      <w:r w:rsidRPr="00D92338">
        <w:rPr>
          <w:vertAlign w:val="subscript"/>
        </w:rPr>
        <w:t>2</w:t>
      </w:r>
      <w:r>
        <w:br/>
        <w:t>[?]</w:t>
      </w:r>
    </w:p>
  </w:comment>
  <w:comment w:id="7560" w:author="Ian Blenkinsop" w:date="2021-07-09T16:09:00Z" w:initials="IB">
    <w:p w14:paraId="1930F733" w14:textId="62197938" w:rsidR="00D92338" w:rsidRDefault="00D92338" w:rsidP="0024577B">
      <w:pPr>
        <w:pStyle w:val="CommentText"/>
      </w:pPr>
      <w:r>
        <w:rPr>
          <w:rStyle w:val="CommentReference"/>
        </w:rPr>
        <w:annotationRef/>
      </w:r>
      <w:r>
        <w:t>CO2</w:t>
      </w:r>
      <w:r>
        <w:br/>
        <w:t>[?]</w:t>
      </w:r>
      <w:r w:rsidR="00F8010B">
        <w:rPr>
          <w:noProof/>
        </w:rPr>
        <w:br/>
        <w:t>(I won't continue to mark up, but please check all 'carbon' is correct, rather than CO2)</w:t>
      </w:r>
    </w:p>
  </w:comment>
  <w:comment w:id="7627" w:author="Ian Blenkinsop" w:date="2021-07-09T16:30:00Z" w:initials="IB">
    <w:p w14:paraId="3B54A81F" w14:textId="787408C2" w:rsidR="00521093" w:rsidRDefault="00521093" w:rsidP="0024577B">
      <w:pPr>
        <w:pStyle w:val="CommentText"/>
      </w:pPr>
      <w:r>
        <w:rPr>
          <w:rStyle w:val="CommentReference"/>
        </w:rPr>
        <w:annotationRef/>
      </w:r>
      <w:r>
        <w:t>Full citation?</w:t>
      </w:r>
    </w:p>
  </w:comment>
  <w:comment w:id="7649" w:author="Ian Blenkinsop" w:date="2021-07-09T16:32:00Z" w:initials="IB">
    <w:p w14:paraId="31714815" w14:textId="2E7AD316" w:rsidR="00871D25" w:rsidRDefault="00871D25" w:rsidP="0024577B">
      <w:pPr>
        <w:pStyle w:val="CommentText"/>
      </w:pPr>
      <w:r>
        <w:rPr>
          <w:rStyle w:val="CommentReference"/>
        </w:rPr>
        <w:annotationRef/>
      </w:r>
      <w:r>
        <w:t>the Sustainable Development Goals</w:t>
      </w:r>
      <w:r>
        <w:br/>
        <w:t>[?]</w:t>
      </w:r>
    </w:p>
  </w:comment>
  <w:comment w:id="7678" w:author="Ian Blenkinsop" w:date="2021-07-09T16:49:00Z" w:initials="IB">
    <w:p w14:paraId="019F9B27" w14:textId="71005F25" w:rsidR="008260D1" w:rsidRDefault="008260D1" w:rsidP="0024577B">
      <w:pPr>
        <w:pStyle w:val="CommentText"/>
      </w:pPr>
      <w:r>
        <w:rPr>
          <w:rStyle w:val="CommentReference"/>
        </w:rPr>
        <w:annotationRef/>
      </w:r>
      <w:r>
        <w:t>closed up, per WMO style</w:t>
      </w:r>
    </w:p>
  </w:comment>
  <w:comment w:id="7708" w:author="Ian Blenkinsop" w:date="2021-07-09T16:58:00Z" w:initials="IB">
    <w:p w14:paraId="45EE874B" w14:textId="6891040B" w:rsidR="00E74F71" w:rsidRDefault="00E74F71" w:rsidP="0024577B">
      <w:pPr>
        <w:pStyle w:val="CommentText"/>
      </w:pPr>
      <w:r>
        <w:rPr>
          <w:rStyle w:val="CommentReference"/>
        </w:rPr>
        <w:annotationRef/>
      </w:r>
      <w:r>
        <w:t>TYPESETTING NOTE</w:t>
      </w:r>
      <w:r>
        <w:br/>
        <w:t>And GENERAL QUERY:</w:t>
      </w:r>
      <w:r>
        <w:br/>
        <w:t>This FAQ text has come through with a number of ‘content control’ boxes throughout. I’ve deleted those I can find, but please be aware that this could affect typesetting, so these should be checked thoroughly.</w:t>
      </w:r>
    </w:p>
  </w:comment>
  <w:comment w:id="7735" w:author="Ian Blenkinsop" w:date="2021-07-12T11:02:00Z" w:initials="IB">
    <w:p w14:paraId="64179D5E" w14:textId="1DA871A1" w:rsidR="006D2C97" w:rsidRDefault="006D2C97" w:rsidP="0024577B">
      <w:pPr>
        <w:pStyle w:val="CommentText"/>
      </w:pPr>
      <w:r>
        <w:rPr>
          <w:rStyle w:val="CommentReference"/>
        </w:rPr>
        <w:annotationRef/>
      </w:r>
      <w:r>
        <w:rPr>
          <w:rStyle w:val="CommentReference"/>
        </w:rPr>
        <w:annotationRef/>
      </w:r>
      <w:r>
        <w:t>Single quote marks? (save italics for confidence language etc?) Or fine to leave in FAQs?</w:t>
      </w:r>
      <w:r>
        <w:br/>
      </w:r>
      <w:r>
        <w:br/>
      </w:r>
      <w:r w:rsidRPr="006D2C97">
        <w:rPr>
          <w:b/>
          <w:bCs/>
        </w:rPr>
        <w:t>… the ‘signal’ had ‘emerged’.</w:t>
      </w:r>
    </w:p>
    <w:p w14:paraId="7B8C6BA9" w14:textId="78FD0293" w:rsidR="006D2C97" w:rsidRDefault="006D2C97" w:rsidP="0024577B">
      <w:pPr>
        <w:pStyle w:val="CommentText"/>
      </w:pPr>
    </w:p>
  </w:comment>
  <w:comment w:id="7753" w:author="Ian Blenkinsop" w:date="2021-07-12T10:55:00Z" w:initials="IB">
    <w:p w14:paraId="21CA0062" w14:textId="48D704A3" w:rsidR="00696C00" w:rsidRDefault="00696C00" w:rsidP="0024577B">
      <w:pPr>
        <w:pStyle w:val="CommentText"/>
      </w:pPr>
      <w:r w:rsidRPr="00696C00">
        <w:rPr>
          <w:rStyle w:val="CommentReference"/>
          <w:b/>
          <w:bCs/>
        </w:rPr>
        <w:annotationRef/>
      </w:r>
      <w:r w:rsidRPr="00696C00">
        <w:t xml:space="preserve">… increasing emisssions of greenhouse gases … </w:t>
      </w:r>
      <w:r>
        <w:br/>
        <w:t>[?]</w:t>
      </w:r>
    </w:p>
  </w:comment>
  <w:comment w:id="7767" w:author="Ian Blenkinsop" w:date="2021-07-12T11:01:00Z" w:initials="IB">
    <w:p w14:paraId="11F49909" w14:textId="494936CF" w:rsidR="00823E26" w:rsidRDefault="00823E26" w:rsidP="0024577B">
      <w:pPr>
        <w:pStyle w:val="CommentText"/>
      </w:pPr>
      <w:r>
        <w:rPr>
          <w:rStyle w:val="CommentReference"/>
        </w:rPr>
        <w:annotationRef/>
      </w:r>
      <w:r>
        <w:t>Single quote marks? (save italics for confidence language etc?) Or fine to leave in FAQs?</w:t>
      </w:r>
    </w:p>
  </w:comment>
  <w:comment w:id="7790" w:author="Ian Blenkinsop" w:date="2021-07-12T11:05:00Z" w:initials="IB">
    <w:p w14:paraId="140F0153" w14:textId="262125FA" w:rsidR="00961804" w:rsidRDefault="00961804" w:rsidP="0024577B">
      <w:pPr>
        <w:pStyle w:val="CommentText"/>
      </w:pPr>
      <w:r>
        <w:rPr>
          <w:rStyle w:val="CommentReference"/>
        </w:rPr>
        <w:annotationRef/>
      </w:r>
      <w:r>
        <w:t>References not checked.</w:t>
      </w:r>
    </w:p>
  </w:comment>
  <w:comment w:id="7811" w:author="Ian Blenkinsop" w:date="2021-07-12T11:10:00Z" w:initials="IB">
    <w:p w14:paraId="50712201" w14:textId="02EEA00B" w:rsidR="00877429" w:rsidRDefault="00877429" w:rsidP="0024577B">
      <w:pPr>
        <w:pStyle w:val="CommentText"/>
      </w:pPr>
      <w:r>
        <w:rPr>
          <w:rStyle w:val="CommentReference"/>
        </w:rPr>
        <w:annotationRef/>
      </w:r>
      <w:r>
        <w:t>TYPESETTING NOTE: Delete this or place query on artboard?</w:t>
      </w:r>
    </w:p>
  </w:comment>
  <w:comment w:id="7812" w:author="Ian Blenkinsop" w:date="2021-07-12T11:13:00Z" w:initials="IB">
    <w:p w14:paraId="4CA9931E" w14:textId="0FA408F1" w:rsidR="008961F1" w:rsidRDefault="008961F1" w:rsidP="0024577B">
      <w:pPr>
        <w:pStyle w:val="CommentText"/>
      </w:pPr>
      <w:r>
        <w:rPr>
          <w:rStyle w:val="CommentReference"/>
        </w:rPr>
        <w:annotationRef/>
      </w:r>
      <w:r>
        <w:t>NOTE: table text not proofread as this is quoted verbatim material, so assume it should not be touched.</w:t>
      </w:r>
    </w:p>
  </w:comment>
  <w:comment w:id="7830" w:author="Ian Blenkinsop" w:date="2021-07-12T11:12:00Z" w:initials="IB">
    <w:p w14:paraId="17C3F74F" w14:textId="36E8B0B4" w:rsidR="00877429" w:rsidRDefault="00877429" w:rsidP="0024577B">
      <w:pPr>
        <w:pStyle w:val="CommentText"/>
      </w:pPr>
      <w:r>
        <w:rPr>
          <w:rStyle w:val="CommentReference"/>
        </w:rPr>
        <w:annotationRef/>
      </w:r>
      <w:r>
        <w:t>Spell 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A206AD" w15:done="0"/>
  <w15:commentEx w15:paraId="68EB542A" w15:done="0"/>
  <w15:commentEx w15:paraId="12199A8C" w15:done="0"/>
  <w15:commentEx w15:paraId="7B814967" w15:done="0"/>
  <w15:commentEx w15:paraId="437F76FB" w15:done="0"/>
  <w15:commentEx w15:paraId="4502A121" w15:done="0"/>
  <w15:commentEx w15:paraId="58E9ED68" w15:done="0"/>
  <w15:commentEx w15:paraId="56133162" w15:done="0"/>
  <w15:commentEx w15:paraId="28E244A9" w15:done="0"/>
  <w15:commentEx w15:paraId="75E1A54A" w15:done="0"/>
  <w15:commentEx w15:paraId="61D3BB7B" w15:done="0"/>
  <w15:commentEx w15:paraId="09D22E4C" w15:done="0"/>
  <w15:commentEx w15:paraId="012CCE7F" w15:done="0"/>
  <w15:commentEx w15:paraId="1B944BD5" w15:done="0"/>
  <w15:commentEx w15:paraId="69903942" w15:done="0"/>
  <w15:commentEx w15:paraId="74EFD07F" w15:done="0"/>
  <w15:commentEx w15:paraId="59BC96C5" w15:done="0"/>
  <w15:commentEx w15:paraId="648DD5E0" w15:done="0"/>
  <w15:commentEx w15:paraId="35E84717" w15:done="0"/>
  <w15:commentEx w15:paraId="54B73006" w15:done="0"/>
  <w15:commentEx w15:paraId="5354D0C0" w15:done="0"/>
  <w15:commentEx w15:paraId="366EB007" w15:done="0"/>
  <w15:commentEx w15:paraId="03A99CC6" w15:done="0"/>
  <w15:commentEx w15:paraId="7E86CC90" w15:done="0"/>
  <w15:commentEx w15:paraId="5061D520" w15:done="0"/>
  <w15:commentEx w15:paraId="69359C26" w15:done="0"/>
  <w15:commentEx w15:paraId="5A68A400" w15:done="0"/>
  <w15:commentEx w15:paraId="00F784B3" w15:done="0"/>
  <w15:commentEx w15:paraId="653DE47E" w15:done="0"/>
  <w15:commentEx w15:paraId="17F2519F" w15:done="0"/>
  <w15:commentEx w15:paraId="6276F4EF" w15:done="0"/>
  <w15:commentEx w15:paraId="0E26E019" w15:done="0"/>
  <w15:commentEx w15:paraId="6D09F50C" w15:done="0"/>
  <w15:commentEx w15:paraId="064DB94D" w15:done="0"/>
  <w15:commentEx w15:paraId="298D246E" w15:done="0"/>
  <w15:commentEx w15:paraId="499CE21D" w15:done="0"/>
  <w15:commentEx w15:paraId="22729A6B" w15:done="0"/>
  <w15:commentEx w15:paraId="4302A551" w15:done="0"/>
  <w15:commentEx w15:paraId="1B920DCF" w15:done="0"/>
  <w15:commentEx w15:paraId="19EB9567" w15:done="0"/>
  <w15:commentEx w15:paraId="6CA501B9" w15:done="0"/>
  <w15:commentEx w15:paraId="7DBCAA74" w15:done="0"/>
  <w15:commentEx w15:paraId="7601238E" w15:done="0"/>
  <w15:commentEx w15:paraId="627C68FC" w15:done="0"/>
  <w15:commentEx w15:paraId="26D6E775" w15:done="0"/>
  <w15:commentEx w15:paraId="45302A95" w15:done="0"/>
  <w15:commentEx w15:paraId="6B64FB44" w15:done="0"/>
  <w15:commentEx w15:paraId="1B0F3237" w15:done="0"/>
  <w15:commentEx w15:paraId="4BFBCE35" w15:done="0"/>
  <w15:commentEx w15:paraId="60821FBB" w15:done="0"/>
  <w15:commentEx w15:paraId="7F9E5F66" w15:done="0"/>
  <w15:commentEx w15:paraId="404E6B2B" w15:done="0"/>
  <w15:commentEx w15:paraId="3AA067CC" w15:done="0"/>
  <w15:commentEx w15:paraId="45A159CE" w15:done="0"/>
  <w15:commentEx w15:paraId="3285CBB0" w15:done="0"/>
  <w15:commentEx w15:paraId="65DA4F8E" w15:done="0"/>
  <w15:commentEx w15:paraId="64155DF5" w15:done="0"/>
  <w15:commentEx w15:paraId="28E804DB" w15:done="0"/>
  <w15:commentEx w15:paraId="6BF66A53" w15:done="0"/>
  <w15:commentEx w15:paraId="329D1F74" w15:done="0"/>
  <w15:commentEx w15:paraId="4DC12CD6" w15:done="0"/>
  <w15:commentEx w15:paraId="4A659202" w15:done="0"/>
  <w15:commentEx w15:paraId="14F9D51A" w15:done="0"/>
  <w15:commentEx w15:paraId="62BE1939" w15:done="0"/>
  <w15:commentEx w15:paraId="57ACA411" w15:done="0"/>
  <w15:commentEx w15:paraId="0689EAE2" w15:done="0"/>
  <w15:commentEx w15:paraId="3D29B6A7" w15:done="0"/>
  <w15:commentEx w15:paraId="07FAA9FA" w15:done="0"/>
  <w15:commentEx w15:paraId="6201F4FE" w15:done="0"/>
  <w15:commentEx w15:paraId="7B17D28E" w15:done="0"/>
  <w15:commentEx w15:paraId="466C65DC" w15:done="0"/>
  <w15:commentEx w15:paraId="0D5B795F" w15:done="0"/>
  <w15:commentEx w15:paraId="7450853B" w15:done="0"/>
  <w15:commentEx w15:paraId="4146FB54" w15:done="0"/>
  <w15:commentEx w15:paraId="47FCB1D3" w15:done="0"/>
  <w15:commentEx w15:paraId="7413C047" w15:done="0"/>
  <w15:commentEx w15:paraId="4AC813BB" w15:done="0"/>
  <w15:commentEx w15:paraId="32020C6C" w15:done="0"/>
  <w15:commentEx w15:paraId="5DADF532" w15:done="0"/>
  <w15:commentEx w15:paraId="10637575" w15:done="0"/>
  <w15:commentEx w15:paraId="7DFE989E" w15:done="0"/>
  <w15:commentEx w15:paraId="33D9A32B" w15:done="0"/>
  <w15:commentEx w15:paraId="28FB8F57" w15:done="0"/>
  <w15:commentEx w15:paraId="75740ECB" w15:done="0"/>
  <w15:commentEx w15:paraId="11C7E4CD" w15:done="0"/>
  <w15:commentEx w15:paraId="635D5420" w15:done="0"/>
  <w15:commentEx w15:paraId="6C1BBB1E" w15:done="0"/>
  <w15:commentEx w15:paraId="55C7D476" w15:done="0"/>
  <w15:commentEx w15:paraId="1AD0FC40" w15:done="0"/>
  <w15:commentEx w15:paraId="0B3A8293" w15:done="0"/>
  <w15:commentEx w15:paraId="1E69864D" w15:done="0"/>
  <w15:commentEx w15:paraId="51A772F1" w15:done="0"/>
  <w15:commentEx w15:paraId="449F45F3" w15:done="0"/>
  <w15:commentEx w15:paraId="05509E4D" w15:done="0"/>
  <w15:commentEx w15:paraId="368CE1E3" w15:done="0"/>
  <w15:commentEx w15:paraId="0694C2EC" w15:done="0"/>
  <w15:commentEx w15:paraId="65F55598" w15:done="0"/>
  <w15:commentEx w15:paraId="64F62FF1" w15:done="0"/>
  <w15:commentEx w15:paraId="17FD4D61" w15:done="0"/>
  <w15:commentEx w15:paraId="2BB17896" w15:done="0"/>
  <w15:commentEx w15:paraId="7696202F" w15:done="0"/>
  <w15:commentEx w15:paraId="4CEDB65B" w15:done="0"/>
  <w15:commentEx w15:paraId="68399949" w15:done="0"/>
  <w15:commentEx w15:paraId="1CB5F04F" w15:done="0"/>
  <w15:commentEx w15:paraId="16F45340" w15:done="0"/>
  <w15:commentEx w15:paraId="75243E25" w15:done="0"/>
  <w15:commentEx w15:paraId="644CFF58" w15:done="0"/>
  <w15:commentEx w15:paraId="60FB6B2E" w15:done="0"/>
  <w15:commentEx w15:paraId="4E9C108E" w15:done="0"/>
  <w15:commentEx w15:paraId="620DB571" w15:done="0"/>
  <w15:commentEx w15:paraId="635366B9" w15:done="0"/>
  <w15:commentEx w15:paraId="5AD1EF03" w15:done="0"/>
  <w15:commentEx w15:paraId="5640D9B4" w15:done="0"/>
  <w15:commentEx w15:paraId="30DF1E23" w15:done="0"/>
  <w15:commentEx w15:paraId="0401B02A" w15:done="0"/>
  <w15:commentEx w15:paraId="521806C0" w15:done="0"/>
  <w15:commentEx w15:paraId="2AE9D78E" w15:done="0"/>
  <w15:commentEx w15:paraId="4E00E5FC" w15:done="0"/>
  <w15:commentEx w15:paraId="297C32CE" w15:done="0"/>
  <w15:commentEx w15:paraId="4747E7E4" w15:done="0"/>
  <w15:commentEx w15:paraId="29CE41FD" w15:done="0"/>
  <w15:commentEx w15:paraId="7DB24D8B" w15:done="0"/>
  <w15:commentEx w15:paraId="6BFDE90A" w15:done="0"/>
  <w15:commentEx w15:paraId="193881BE" w15:done="0"/>
  <w15:commentEx w15:paraId="3AEC7276" w15:done="0"/>
  <w15:commentEx w15:paraId="45D7422C" w15:done="0"/>
  <w15:commentEx w15:paraId="12CBB91D" w15:done="0"/>
  <w15:commentEx w15:paraId="675E9BA4" w15:done="0"/>
  <w15:commentEx w15:paraId="429863CA" w15:done="0"/>
  <w15:commentEx w15:paraId="191C83FA" w15:done="0"/>
  <w15:commentEx w15:paraId="5B049134" w15:done="0"/>
  <w15:commentEx w15:paraId="3F48F1C5" w15:done="0"/>
  <w15:commentEx w15:paraId="5C6C027F" w15:done="0"/>
  <w15:commentEx w15:paraId="2FDB5C60" w15:done="0"/>
  <w15:commentEx w15:paraId="677E3364" w15:done="0"/>
  <w15:commentEx w15:paraId="4E74AC3F" w15:done="0"/>
  <w15:commentEx w15:paraId="1D5E07FF" w15:done="0"/>
  <w15:commentEx w15:paraId="5DDA4BEC" w15:done="0"/>
  <w15:commentEx w15:paraId="4F023C0E" w15:done="0"/>
  <w15:commentEx w15:paraId="6BC40E47" w15:done="0"/>
  <w15:commentEx w15:paraId="7A99E4B7" w15:done="0"/>
  <w15:commentEx w15:paraId="210193F6" w15:done="0"/>
  <w15:commentEx w15:paraId="77176978" w15:done="0"/>
  <w15:commentEx w15:paraId="3E4E9481" w15:done="0"/>
  <w15:commentEx w15:paraId="4B293DDE" w15:done="0"/>
  <w15:commentEx w15:paraId="6D75D8FD" w15:done="0"/>
  <w15:commentEx w15:paraId="1AAEC9CD" w15:done="0"/>
  <w15:commentEx w15:paraId="56E1098F" w15:done="0"/>
  <w15:commentEx w15:paraId="36EED00E" w15:done="0"/>
  <w15:commentEx w15:paraId="18CF714C" w15:done="0"/>
  <w15:commentEx w15:paraId="247B759B" w15:done="0"/>
  <w15:commentEx w15:paraId="00E8E67D" w15:done="0"/>
  <w15:commentEx w15:paraId="3A015E8A" w15:done="0"/>
  <w15:commentEx w15:paraId="3E240CA2" w15:done="0"/>
  <w15:commentEx w15:paraId="5E98D963" w15:done="0"/>
  <w15:commentEx w15:paraId="79C2B09C" w15:done="0"/>
  <w15:commentEx w15:paraId="335C1830" w15:done="0"/>
  <w15:commentEx w15:paraId="3658126E" w15:done="0"/>
  <w15:commentEx w15:paraId="4D7B65D5" w15:done="0"/>
  <w15:commentEx w15:paraId="46DD9AF7" w15:done="0"/>
  <w15:commentEx w15:paraId="2108B539" w15:done="0"/>
  <w15:commentEx w15:paraId="33933A15" w15:done="0"/>
  <w15:commentEx w15:paraId="5F75A8B4" w15:done="0"/>
  <w15:commentEx w15:paraId="69FBBA80" w15:done="0"/>
  <w15:commentEx w15:paraId="72275E73" w15:done="0"/>
  <w15:commentEx w15:paraId="2E21B12A" w15:done="0"/>
  <w15:commentEx w15:paraId="53265545" w15:done="0"/>
  <w15:commentEx w15:paraId="121A4D96" w15:done="0"/>
  <w15:commentEx w15:paraId="4E1B31A3" w15:done="0"/>
  <w15:commentEx w15:paraId="7B32D2A3" w15:done="0"/>
  <w15:commentEx w15:paraId="7DBAFF72" w15:done="0"/>
  <w15:commentEx w15:paraId="5A40B4D1" w15:done="0"/>
  <w15:commentEx w15:paraId="5C779FD5" w15:done="0"/>
  <w15:commentEx w15:paraId="2DFED460" w15:done="0"/>
  <w15:commentEx w15:paraId="1A008013" w15:done="0"/>
  <w15:commentEx w15:paraId="2B70C041" w15:done="0"/>
  <w15:commentEx w15:paraId="622848B1" w15:done="0"/>
  <w15:commentEx w15:paraId="3B5A81FC" w15:done="0"/>
  <w15:commentEx w15:paraId="0F8ECE1E" w15:done="0"/>
  <w15:commentEx w15:paraId="7F3099D1" w15:done="0"/>
  <w15:commentEx w15:paraId="219D2EFA" w15:done="0"/>
  <w15:commentEx w15:paraId="2CF8B4D0" w15:done="0"/>
  <w15:commentEx w15:paraId="1AE87A02" w15:done="0"/>
  <w15:commentEx w15:paraId="2411F251" w15:done="0"/>
  <w15:commentEx w15:paraId="13C3700A" w15:done="0"/>
  <w15:commentEx w15:paraId="7100F282" w15:done="0"/>
  <w15:commentEx w15:paraId="3F4DC597" w15:done="0"/>
  <w15:commentEx w15:paraId="7D8E3BF3" w15:done="0"/>
  <w15:commentEx w15:paraId="624302D3" w15:done="0"/>
  <w15:commentEx w15:paraId="3797FA5D" w15:done="0"/>
  <w15:commentEx w15:paraId="59283B68" w15:done="0"/>
  <w15:commentEx w15:paraId="040D1766" w15:done="0"/>
  <w15:commentEx w15:paraId="5293A733" w15:done="0"/>
  <w15:commentEx w15:paraId="62547A44" w15:done="0"/>
  <w15:commentEx w15:paraId="367C909A" w15:done="0"/>
  <w15:commentEx w15:paraId="2E3E0198" w15:done="0"/>
  <w15:commentEx w15:paraId="61CA6B63" w15:done="0"/>
  <w15:commentEx w15:paraId="701E458A" w15:done="0"/>
  <w15:commentEx w15:paraId="5C6DE6AB" w15:done="0"/>
  <w15:commentEx w15:paraId="3492F99D" w15:done="0"/>
  <w15:commentEx w15:paraId="2535A0FC" w15:done="0"/>
  <w15:commentEx w15:paraId="6BACC090" w15:done="0"/>
  <w15:commentEx w15:paraId="1A144A5F" w15:done="0"/>
  <w15:commentEx w15:paraId="2241E7FE" w15:done="0"/>
  <w15:commentEx w15:paraId="752F1CB5" w15:done="0"/>
  <w15:commentEx w15:paraId="21FAA552" w15:done="0"/>
  <w15:commentEx w15:paraId="6DB14EB7" w15:done="0"/>
  <w15:commentEx w15:paraId="054D8358" w15:done="0"/>
  <w15:commentEx w15:paraId="04380EA9" w15:done="0"/>
  <w15:commentEx w15:paraId="7CA2F6BF" w15:done="0"/>
  <w15:commentEx w15:paraId="2263F64B" w15:done="0"/>
  <w15:commentEx w15:paraId="73A072B0" w15:paraIdParent="2263F64B" w15:done="0"/>
  <w15:commentEx w15:paraId="727075D0" w15:done="0"/>
  <w15:commentEx w15:paraId="3FCB5AB6" w15:paraIdParent="727075D0" w15:done="0"/>
  <w15:commentEx w15:paraId="457960FB" w15:done="0"/>
  <w15:commentEx w15:paraId="64546A14" w15:done="0"/>
  <w15:commentEx w15:paraId="6EE051F2" w15:done="0"/>
  <w15:commentEx w15:paraId="6883E96D" w15:done="0"/>
  <w15:commentEx w15:paraId="7C62100B" w15:done="0"/>
  <w15:commentEx w15:paraId="59268174" w15:done="0"/>
  <w15:commentEx w15:paraId="1993F919" w15:done="0"/>
  <w15:commentEx w15:paraId="785AAB8D" w15:done="0"/>
  <w15:commentEx w15:paraId="426B9212" w15:done="0"/>
  <w15:commentEx w15:paraId="4FFDD324" w15:done="0"/>
  <w15:commentEx w15:paraId="6CA1C4E8" w15:done="0"/>
  <w15:commentEx w15:paraId="061F6047" w15:done="0"/>
  <w15:commentEx w15:paraId="4B00C16F" w15:done="0"/>
  <w15:commentEx w15:paraId="2C2EE69F" w15:done="0"/>
  <w15:commentEx w15:paraId="46667EB9" w15:done="0"/>
  <w15:commentEx w15:paraId="6AB9F5DC" w15:done="0"/>
  <w15:commentEx w15:paraId="7F990409" w15:done="0"/>
  <w15:commentEx w15:paraId="4B053E25" w15:done="0"/>
  <w15:commentEx w15:paraId="5350EB22" w15:done="0"/>
  <w15:commentEx w15:paraId="1B702787" w15:done="0"/>
  <w15:commentEx w15:paraId="62420F08" w15:done="0"/>
  <w15:commentEx w15:paraId="18F8B8E2" w15:done="0"/>
  <w15:commentEx w15:paraId="5BAB71FA" w15:done="0"/>
  <w15:commentEx w15:paraId="5995E0BB" w15:done="0"/>
  <w15:commentEx w15:paraId="23AEE9EE" w15:done="0"/>
  <w15:commentEx w15:paraId="64C857E4" w15:done="0"/>
  <w15:commentEx w15:paraId="35646433" w15:done="0"/>
  <w15:commentEx w15:paraId="16781D54" w15:done="0"/>
  <w15:commentEx w15:paraId="5E641C0E" w15:done="0"/>
  <w15:commentEx w15:paraId="6011C159" w15:done="0"/>
  <w15:commentEx w15:paraId="70E793BA" w15:done="0"/>
  <w15:commentEx w15:paraId="53723B10" w15:done="0"/>
  <w15:commentEx w15:paraId="7D28487D" w15:done="0"/>
  <w15:commentEx w15:paraId="7C8BDC49" w15:done="0"/>
  <w15:commentEx w15:paraId="79BA418D" w15:done="0"/>
  <w15:commentEx w15:paraId="48336254" w15:done="0"/>
  <w15:commentEx w15:paraId="5CAC7BCB" w15:done="0"/>
  <w15:commentEx w15:paraId="2F204D89" w15:done="0"/>
  <w15:commentEx w15:paraId="1889AAAA" w15:done="0"/>
  <w15:commentEx w15:paraId="1C252C0B" w15:done="0"/>
  <w15:commentEx w15:paraId="2F783CA4" w15:done="0"/>
  <w15:commentEx w15:paraId="18247EB6" w15:done="0"/>
  <w15:commentEx w15:paraId="109C7360" w15:done="0"/>
  <w15:commentEx w15:paraId="640C64B4" w15:done="0"/>
  <w15:commentEx w15:paraId="36A81D49" w15:done="0"/>
  <w15:commentEx w15:paraId="2C99CA6E" w15:done="0"/>
  <w15:commentEx w15:paraId="59806E2F" w15:done="0"/>
  <w15:commentEx w15:paraId="671F043A" w15:done="0"/>
  <w15:commentEx w15:paraId="33325BE6" w15:done="0"/>
  <w15:commentEx w15:paraId="3E221292" w15:done="0"/>
  <w15:commentEx w15:paraId="33C1C531" w15:done="0"/>
  <w15:commentEx w15:paraId="05ACD0F3" w15:done="0"/>
  <w15:commentEx w15:paraId="48D3525B" w15:done="0"/>
  <w15:commentEx w15:paraId="44E6E15C" w15:done="0"/>
  <w15:commentEx w15:paraId="5A9B61BF" w15:done="0"/>
  <w15:commentEx w15:paraId="09EDDD44" w15:done="0"/>
  <w15:commentEx w15:paraId="32EB59EA" w15:done="0"/>
  <w15:commentEx w15:paraId="091F2329" w15:done="0"/>
  <w15:commentEx w15:paraId="41F82597" w15:done="0"/>
  <w15:commentEx w15:paraId="42A6E601" w15:done="0"/>
  <w15:commentEx w15:paraId="5FA24D51" w15:done="0"/>
  <w15:commentEx w15:paraId="7FACFC01" w15:done="0"/>
  <w15:commentEx w15:paraId="5C00076B" w15:done="0"/>
  <w15:commentEx w15:paraId="26D34FFC" w15:done="0"/>
  <w15:commentEx w15:paraId="5E499B34" w15:done="0"/>
  <w15:commentEx w15:paraId="48930136" w15:done="0"/>
  <w15:commentEx w15:paraId="28667EBA" w15:done="0"/>
  <w15:commentEx w15:paraId="78B420E2" w15:done="0"/>
  <w15:commentEx w15:paraId="49907160" w15:done="0"/>
  <w15:commentEx w15:paraId="0B8D15E6" w15:done="0"/>
  <w15:commentEx w15:paraId="6439632E" w15:done="0"/>
  <w15:commentEx w15:paraId="7AB3896B" w15:done="0"/>
  <w15:commentEx w15:paraId="6CB198F3" w15:done="0"/>
  <w15:commentEx w15:paraId="111F1F96" w15:done="0"/>
  <w15:commentEx w15:paraId="1A16FDE2" w15:done="0"/>
  <w15:commentEx w15:paraId="057DC735" w15:done="0"/>
  <w15:commentEx w15:paraId="4B3A55FD" w15:done="0"/>
  <w15:commentEx w15:paraId="1C9022F7" w15:done="0"/>
  <w15:commentEx w15:paraId="551EA029" w15:done="0"/>
  <w15:commentEx w15:paraId="1E99E430" w15:done="0"/>
  <w15:commentEx w15:paraId="39D2A753" w15:done="0"/>
  <w15:commentEx w15:paraId="1BD766B0" w15:done="0"/>
  <w15:commentEx w15:paraId="43BFAF6D" w15:done="0"/>
  <w15:commentEx w15:paraId="6AED6549" w15:done="0"/>
  <w15:commentEx w15:paraId="716CDCBD" w15:done="0"/>
  <w15:commentEx w15:paraId="5067B2FF" w15:done="0"/>
  <w15:commentEx w15:paraId="09C49257" w15:done="0"/>
  <w15:commentEx w15:paraId="2C441A2F" w15:done="0"/>
  <w15:commentEx w15:paraId="3ED837C9" w15:done="0"/>
  <w15:commentEx w15:paraId="59D93C99" w15:done="0"/>
  <w15:commentEx w15:paraId="6059C499" w15:done="0"/>
  <w15:commentEx w15:paraId="40F3D668" w15:done="0"/>
  <w15:commentEx w15:paraId="3CAD15C1" w15:done="0"/>
  <w15:commentEx w15:paraId="36E782E1" w15:done="0"/>
  <w15:commentEx w15:paraId="38DD9C78" w15:done="0"/>
  <w15:commentEx w15:paraId="484877A9" w15:done="0"/>
  <w15:commentEx w15:paraId="2BD4E7F9" w15:done="0"/>
  <w15:commentEx w15:paraId="1AE31971" w15:done="0"/>
  <w15:commentEx w15:paraId="1C0EDB54" w15:done="0"/>
  <w15:commentEx w15:paraId="2A611231" w15:done="0"/>
  <w15:commentEx w15:paraId="60656E5B" w15:done="0"/>
  <w15:commentEx w15:paraId="705086CD" w15:done="0"/>
  <w15:commentEx w15:paraId="3C5BD88B" w15:done="0"/>
  <w15:commentEx w15:paraId="322C2450" w15:done="0"/>
  <w15:commentEx w15:paraId="690D9389" w15:done="0"/>
  <w15:commentEx w15:paraId="09FE197F" w15:done="0"/>
  <w15:commentEx w15:paraId="14F49DDF" w15:done="0"/>
  <w15:commentEx w15:paraId="5717458E" w15:done="0"/>
  <w15:commentEx w15:paraId="0E9FA82A" w15:done="0"/>
  <w15:commentEx w15:paraId="2E7C1049" w15:done="0"/>
  <w15:commentEx w15:paraId="1930F733" w15:done="0"/>
  <w15:commentEx w15:paraId="3B54A81F" w15:done="0"/>
  <w15:commentEx w15:paraId="31714815" w15:done="0"/>
  <w15:commentEx w15:paraId="019F9B27" w15:done="0"/>
  <w15:commentEx w15:paraId="45EE874B" w15:done="0"/>
  <w15:commentEx w15:paraId="7B8C6BA9" w15:done="0"/>
  <w15:commentEx w15:paraId="21CA0062" w15:done="0"/>
  <w15:commentEx w15:paraId="11F49909" w15:done="0"/>
  <w15:commentEx w15:paraId="140F0153" w15:done="0"/>
  <w15:commentEx w15:paraId="50712201" w15:done="0"/>
  <w15:commentEx w15:paraId="4CA9931E" w15:done="0"/>
  <w15:commentEx w15:paraId="17C3F74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86BE16" w16cex:dateUtc="2021-06-30T08:55:00Z"/>
  <w16cex:commentExtensible w16cex:durableId="249834C1" w16cex:dateUtc="2021-07-13T14:50:00Z"/>
  <w16cex:commentExtensible w16cex:durableId="2486D0F6" w16cex:dateUtc="2021-06-30T10:16:00Z"/>
  <w16cex:commentExtensible w16cex:durableId="2486D7F3" w16cex:dateUtc="2021-06-30T10:45:00Z"/>
  <w16cex:commentExtensible w16cex:durableId="24886E38" w16cex:dateUtc="2021-07-01T15:39:00Z"/>
  <w16cex:commentExtensible w16cex:durableId="2496A2C8" w16cex:dateUtc="2021-07-12T10:15:00Z"/>
  <w16cex:commentExtensible w16cex:durableId="2486F7F5" w16cex:dateUtc="2021-06-30T13:02:00Z"/>
  <w16cex:commentExtensible w16cex:durableId="2486EFF1" w16cex:dateUtc="2021-06-30T12:28:00Z"/>
  <w16cex:commentExtensible w16cex:durableId="2486F34B" w16cex:dateUtc="2021-06-30T12:42:00Z"/>
  <w16cex:commentExtensible w16cex:durableId="2486F8A2" w16cex:dateUtc="2021-06-30T13:05:00Z"/>
  <w16cex:commentExtensible w16cex:durableId="24886E5B" w16cex:dateUtc="2021-07-01T15:39:00Z"/>
  <w16cex:commentExtensible w16cex:durableId="2486FC9E" w16cex:dateUtc="2021-06-30T13:22:00Z"/>
  <w16cex:commentExtensible w16cex:durableId="24886E83" w16cex:dateUtc="2021-07-01T15:40:00Z"/>
  <w16cex:commentExtensible w16cex:durableId="24870376" w16cex:dateUtc="2021-06-30T13:51:00Z"/>
  <w16cex:commentExtensible w16cex:durableId="24871155" w16cex:dateUtc="2021-06-30T14:50:00Z"/>
  <w16cex:commentExtensible w16cex:durableId="24871207" w16cex:dateUtc="2021-06-30T14:53:00Z"/>
  <w16cex:commentExtensible w16cex:durableId="2487122F" w16cex:dateUtc="2021-06-30T14:54:00Z"/>
  <w16cex:commentExtensible w16cex:durableId="24872404" w16cex:dateUtc="2021-06-30T16:10:00Z"/>
  <w16cex:commentExtensible w16cex:durableId="2498585A" w16cex:dateUtc="2021-07-13T17:13:00Z"/>
  <w16cex:commentExtensible w16cex:durableId="24871AFA" w16cex:dateUtc="2021-06-30T15:31:00Z"/>
  <w16cex:commentExtensible w16cex:durableId="24871BEB" w16cex:dateUtc="2021-06-30T15:35:00Z"/>
  <w16cex:commentExtensible w16cex:durableId="24871B88" w16cex:dateUtc="2021-06-30T15:34:00Z"/>
  <w16cex:commentExtensible w16cex:durableId="24871A8E" w16cex:dateUtc="2021-06-30T15:30:00Z"/>
  <w16cex:commentExtensible w16cex:durableId="24871ADC" w16cex:dateUtc="2021-06-30T15:31:00Z"/>
  <w16cex:commentExtensible w16cex:durableId="248962CA" w16cex:dateUtc="2021-07-02T09:02:00Z"/>
  <w16cex:commentExtensible w16cex:durableId="2496DBAD" w16cex:dateUtc="2021-07-12T14:18:00Z"/>
  <w16cex:commentExtensible w16cex:durableId="24882632" w16cex:dateUtc="2021-07-01T10:32:00Z"/>
  <w16cex:commentExtensible w16cex:durableId="2488272E" w16cex:dateUtc="2021-07-01T10:36:00Z"/>
  <w16cex:commentExtensible w16cex:durableId="24994B8D" w16cex:dateUtc="2021-07-14T10:39:00Z"/>
  <w16cex:commentExtensible w16cex:durableId="2488280F" w16cex:dateUtc="2021-07-01T10:39:00Z"/>
  <w16cex:commentExtensible w16cex:durableId="24883388" w16cex:dateUtc="2021-07-01T11:28:00Z"/>
  <w16cex:commentExtensible w16cex:durableId="248831A1" w16cex:dateUtc="2021-07-01T11:20:00Z"/>
  <w16cex:commentExtensible w16cex:durableId="244E8EB0" w16cex:dateUtc="2021-05-18T17:06:00Z"/>
  <w16cex:commentExtensible w16cex:durableId="24884024" w16cex:dateUtc="2021-07-01T12:22:00Z"/>
  <w16cex:commentExtensible w16cex:durableId="24884230" w16cex:dateUtc="2021-07-01T12:31:00Z"/>
  <w16cex:commentExtensible w16cex:durableId="2488434D" w16cex:dateUtc="2021-07-01T12:36:00Z"/>
  <w16cex:commentExtensible w16cex:durableId="24884F11" w16cex:dateUtc="2021-07-01T13:26:00Z"/>
  <w16cex:commentExtensible w16cex:durableId="24884F7E" w16cex:dateUtc="2021-07-01T13:28:00Z"/>
  <w16cex:commentExtensible w16cex:durableId="24885042" w16cex:dateUtc="2021-07-01T13:31:00Z"/>
  <w16cex:commentExtensible w16cex:durableId="24885B7F" w16cex:dateUtc="2021-07-01T14:19:00Z"/>
  <w16cex:commentExtensible w16cex:durableId="24885DD7" w16cex:dateUtc="2021-07-01T14:29:00Z"/>
  <w16cex:commentExtensible w16cex:durableId="24885AEA" w16cex:dateUtc="2021-07-01T14:16:00Z"/>
  <w16cex:commentExtensible w16cex:durableId="24885EBF" w16cex:dateUtc="2021-07-01T14:33:00Z"/>
  <w16cex:commentExtensible w16cex:durableId="24885F31" w16cex:dateUtc="2021-07-01T14:35:00Z"/>
  <w16cex:commentExtensible w16cex:durableId="24886C6C" w16cex:dateUtc="2021-07-01T15:31:00Z"/>
  <w16cex:commentExtensible w16cex:durableId="24886126" w16cex:dateUtc="2021-07-01T14:43:00Z"/>
  <w16cex:commentExtensible w16cex:durableId="24885B2E" w16cex:dateUtc="2021-07-01T14:18:00Z"/>
  <w16cex:commentExtensible w16cex:durableId="24885B6B" w16cex:dateUtc="2021-07-01T14:19:00Z"/>
  <w16cex:commentExtensible w16cex:durableId="24886CEC" w16cex:dateUtc="2021-07-01T15:33:00Z"/>
  <w16cex:commentExtensible w16cex:durableId="24885C10" w16cex:dateUtc="2021-07-01T14:21:00Z"/>
  <w16cex:commentExtensible w16cex:durableId="24885C1D" w16cex:dateUtc="2021-07-01T14:22:00Z"/>
  <w16cex:commentExtensible w16cex:durableId="24886A8D" w16cex:dateUtc="2021-07-01T15:23:00Z"/>
  <w16cex:commentExtensible w16cex:durableId="24886B8C" w16cex:dateUtc="2021-07-01T15:27:00Z"/>
  <w16cex:commentExtensible w16cex:durableId="24886BC6" w16cex:dateUtc="2021-07-01T15:28:00Z"/>
  <w16cex:commentExtensible w16cex:durableId="24886C23" w16cex:dateUtc="2021-07-01T15:30:00Z"/>
  <w16cex:commentExtensible w16cex:durableId="24886C00" w16cex:dateUtc="2021-07-01T15:29:00Z"/>
  <w16cex:commentExtensible w16cex:durableId="24886C44" w16cex:dateUtc="2021-07-01T15:31:00Z"/>
  <w16cex:commentExtensible w16cex:durableId="24886D4D" w16cex:dateUtc="2021-07-01T15:35:00Z"/>
  <w16cex:commentExtensible w16cex:durableId="24886DA0" w16cex:dateUtc="2021-07-01T15:36:00Z"/>
  <w16cex:commentExtensible w16cex:durableId="24886DF5" w16cex:dateUtc="2021-07-01T15:38:00Z"/>
  <w16cex:commentExtensible w16cex:durableId="24887048" w16cex:dateUtc="2021-07-01T15:48:00Z"/>
  <w16cex:commentExtensible w16cex:durableId="24885C69" w16cex:dateUtc="2021-07-01T14:23:00Z"/>
  <w16cex:commentExtensible w16cex:durableId="2488716C" w16cex:dateUtc="2021-07-01T15:53:00Z"/>
  <w16cex:commentExtensible w16cex:durableId="2488747E" w16cex:dateUtc="2021-07-01T16:06:00Z"/>
  <w16cex:commentExtensible w16cex:durableId="248874D7" w16cex:dateUtc="2021-07-01T16:07:00Z"/>
  <w16cex:commentExtensible w16cex:durableId="24895C05" w16cex:dateUtc="2021-07-02T08:33:00Z"/>
  <w16cex:commentExtensible w16cex:durableId="24895C2F" w16cex:dateUtc="2021-07-02T08:34:00Z"/>
  <w16cex:commentExtensible w16cex:durableId="24895F7A" w16cex:dateUtc="2021-07-02T08:48:00Z"/>
  <w16cex:commentExtensible w16cex:durableId="24885C96" w16cex:dateUtc="2021-07-01T14:24:00Z"/>
  <w16cex:commentExtensible w16cex:durableId="2489605F" w16cex:dateUtc="2021-07-02T08:52:00Z"/>
  <w16cex:commentExtensible w16cex:durableId="24896163" w16cex:dateUtc="2021-07-02T08:56:00Z"/>
  <w16cex:commentExtensible w16cex:durableId="248964A3" w16cex:dateUtc="2021-07-02T09:10:00Z"/>
  <w16cex:commentExtensible w16cex:durableId="24896572" w16cex:dateUtc="2021-07-02T09:14:00Z"/>
  <w16cex:commentExtensible w16cex:durableId="24896669" w16cex:dateUtc="2021-07-02T09:18:00Z"/>
  <w16cex:commentExtensible w16cex:durableId="24896757" w16cex:dateUtc="2021-07-02T09:22:00Z"/>
  <w16cex:commentExtensible w16cex:durableId="248967D2" w16cex:dateUtc="2021-07-02T09:24:00Z"/>
  <w16cex:commentExtensible w16cex:durableId="24896828" w16cex:dateUtc="2021-07-02T09:25:00Z"/>
  <w16cex:commentExtensible w16cex:durableId="24896911" w16cex:dateUtc="2021-07-02T09:29:00Z"/>
  <w16cex:commentExtensible w16cex:durableId="24896979" w16cex:dateUtc="2021-07-02T09:31:00Z"/>
  <w16cex:commentExtensible w16cex:durableId="24896AB0" w16cex:dateUtc="2021-07-02T09:36:00Z"/>
  <w16cex:commentExtensible w16cex:durableId="24896DF3" w16cex:dateUtc="2021-07-02T09:50:00Z"/>
  <w16cex:commentExtensible w16cex:durableId="24896FC9" w16cex:dateUtc="2021-07-02T09:58:00Z"/>
  <w16cex:commentExtensible w16cex:durableId="248970AA" w16cex:dateUtc="2021-07-02T10:02:00Z"/>
  <w16cex:commentExtensible w16cex:durableId="2489759F" w16cex:dateUtc="2021-07-02T10:23:00Z"/>
  <w16cex:commentExtensible w16cex:durableId="24897714" w16cex:dateUtc="2021-07-02T10:29:00Z"/>
  <w16cex:commentExtensible w16cex:durableId="248977A1" w16cex:dateUtc="2021-07-02T10:31:00Z"/>
  <w16cex:commentExtensible w16cex:durableId="24897835" w16cex:dateUtc="2021-07-02T10:34:00Z"/>
  <w16cex:commentExtensible w16cex:durableId="24897915" w16cex:dateUtc="2021-07-02T10:37:00Z"/>
  <w16cex:commentExtensible w16cex:durableId="24897A61" w16cex:dateUtc="2021-07-02T10:43:00Z"/>
  <w16cex:commentExtensible w16cex:durableId="24897BC1" w16cex:dateUtc="2021-07-02T10:49:00Z"/>
  <w16cex:commentExtensible w16cex:durableId="24897BCE" w16cex:dateUtc="2021-07-02T10:49:00Z"/>
  <w16cex:commentExtensible w16cex:durableId="24898347" w16cex:dateUtc="2021-07-02T11:21:00Z"/>
  <w16cex:commentExtensible w16cex:durableId="2489920D" w16cex:dateUtc="2021-07-02T12:24:00Z"/>
  <w16cex:commentExtensible w16cex:durableId="244E6E6F" w16cex:dateUtc="2021-05-18T14:48:00Z"/>
  <w16cex:commentExtensible w16cex:durableId="24899B00" w16cex:dateUtc="2021-07-02T13:02:00Z"/>
  <w16cex:commentExtensible w16cex:durableId="24899B7B" w16cex:dateUtc="2021-07-02T13:04:00Z"/>
  <w16cex:commentExtensible w16cex:durableId="24899C48" w16cex:dateUtc="2021-07-02T13:08:00Z"/>
  <w16cex:commentExtensible w16cex:durableId="2460E9EF" w16cex:dateUtc="2021-06-01T15:16:00Z"/>
  <w16cex:commentExtensible w16cex:durableId="24899E23" w16cex:dateUtc="2021-07-02T13:16:00Z"/>
  <w16cex:commentExtensible w16cex:durableId="24899DF1" w16cex:dateUtc="2021-07-02T13:15:00Z"/>
  <w16cex:commentExtensible w16cex:durableId="2460EA32" w16cex:dateUtc="2021-06-01T15:17:00Z"/>
  <w16cex:commentExtensible w16cex:durableId="24899F4E" w16cex:dateUtc="2021-07-02T13:21:00Z"/>
  <w16cex:commentExtensible w16cex:durableId="2460EA5A" w16cex:dateUtc="2021-06-01T15:18:00Z"/>
  <w16cex:commentExtensible w16cex:durableId="244E6FBC" w16cex:dateUtc="2021-05-18T14:52:00Z"/>
  <w16cex:commentExtensible w16cex:durableId="2460EA6C" w16cex:dateUtc="2021-06-01T15:18:00Z"/>
  <w16cex:commentExtensible w16cex:durableId="244E8D4A" w16cex:dateUtc="2021-05-18T17:00:00Z"/>
  <w16cex:commentExtensible w16cex:durableId="2489B534" w16cex:dateUtc="2021-07-02T14:54:00Z"/>
  <w16cex:commentExtensible w16cex:durableId="2489B6BE" w16cex:dateUtc="2021-07-02T15:01:00Z"/>
  <w16cex:commentExtensible w16cex:durableId="2489B8F2" w16cex:dateUtc="2021-07-02T15:10:00Z"/>
  <w16cex:commentExtensible w16cex:durableId="2489B946" w16cex:dateUtc="2021-07-02T15:11:00Z"/>
  <w16cex:commentExtensible w16cex:durableId="24994B17" w16cex:dateUtc="2021-07-14T10:37:00Z"/>
  <w16cex:commentExtensible w16cex:durableId="2489BDD0" w16cex:dateUtc="2021-07-02T15:31:00Z"/>
  <w16cex:commentExtensible w16cex:durableId="2489BE7A" w16cex:dateUtc="2021-07-02T15:34:00Z"/>
  <w16cex:commentExtensible w16cex:durableId="248D63D6" w16cex:dateUtc="2021-07-05T09:56:00Z"/>
  <w16cex:commentExtensible w16cex:durableId="244E718F" w16cex:dateUtc="2021-05-18T15:02:00Z"/>
  <w16cex:commentExtensible w16cex:durableId="248D6493" w16cex:dateUtc="2021-07-05T09:59:00Z"/>
  <w16cex:commentExtensible w16cex:durableId="248D67FB" w16cex:dateUtc="2021-07-05T10:14:00Z"/>
  <w16cex:commentExtensible w16cex:durableId="248D6CA1" w16cex:dateUtc="2021-07-05T10:33:00Z"/>
  <w16cex:commentExtensible w16cex:durableId="248D6DD1" w16cex:dateUtc="2021-07-05T10:38:00Z"/>
  <w16cex:commentExtensible w16cex:durableId="248D6F78" w16cex:dateUtc="2021-07-05T10:46:00Z"/>
  <w16cex:commentExtensible w16cex:durableId="244E732E" w16cex:dateUtc="2021-05-18T15:09:00Z"/>
  <w16cex:commentExtensible w16cex:durableId="2496CD31" w16cex:dateUtc="2021-07-12T13:16:00Z"/>
  <w16cex:commentExtensible w16cex:durableId="248D7925" w16cex:dateUtc="2021-07-05T11:27:00Z"/>
  <w16cex:commentExtensible w16cex:durableId="248D7E2F" w16cex:dateUtc="2021-07-05T11:48:00Z"/>
  <w16cex:commentExtensible w16cex:durableId="248D8EEE" w16cex:dateUtc="2021-07-05T13:00:00Z"/>
  <w16cex:commentExtensible w16cex:durableId="248D8F4D" w16cex:dateUtc="2021-07-05T13:01:00Z"/>
  <w16cex:commentExtensible w16cex:durableId="248D909D" w16cex:dateUtc="2021-07-05T13:07:00Z"/>
  <w16cex:commentExtensible w16cex:durableId="248D90CD" w16cex:dateUtc="2021-07-05T13:08:00Z"/>
  <w16cex:commentExtensible w16cex:durableId="248D9226" w16cex:dateUtc="2021-07-05T13:13:00Z"/>
  <w16cex:commentExtensible w16cex:durableId="248D9265" w16cex:dateUtc="2021-07-05T13:15:00Z"/>
  <w16cex:commentExtensible w16cex:durableId="248D93C5" w16cex:dateUtc="2021-07-05T13:20:00Z"/>
  <w16cex:commentExtensible w16cex:durableId="248D9612" w16cex:dateUtc="2021-07-05T13:30:00Z"/>
  <w16cex:commentExtensible w16cex:durableId="248D9908" w16cex:dateUtc="2021-07-05T13:43:00Z"/>
  <w16cex:commentExtensible w16cex:durableId="248D9B57" w16cex:dateUtc="2021-07-05T13:53:00Z"/>
  <w16cex:commentExtensible w16cex:durableId="248D9CB8" w16cex:dateUtc="2021-07-05T13:59:00Z"/>
  <w16cex:commentExtensible w16cex:durableId="2496A658" w16cex:dateUtc="2021-07-12T10:30:00Z"/>
  <w16cex:commentExtensible w16cex:durableId="2496A669" w16cex:dateUtc="2021-07-12T10:30:00Z"/>
  <w16cex:commentExtensible w16cex:durableId="248DA6E2" w16cex:dateUtc="2021-07-05T14:42:00Z"/>
  <w16cex:commentExtensible w16cex:durableId="247AFAA7" w16cex:dateUtc="2021-06-21T09:46:00Z"/>
  <w16cex:commentExtensible w16cex:durableId="248DB066" w16cex:dateUtc="2021-07-05T15:23:00Z"/>
  <w16cex:commentExtensible w16cex:durableId="248DAE82" w16cex:dateUtc="2021-07-05T15:14:00Z"/>
  <w16cex:commentExtensible w16cex:durableId="248DBF6F" w16cex:dateUtc="2021-07-05T16:27:00Z"/>
  <w16cex:commentExtensible w16cex:durableId="248DC027" w16cex:dateUtc="2021-07-05T16:30:00Z"/>
  <w16cex:commentExtensible w16cex:durableId="248DC380" w16cex:dateUtc="2021-07-05T16:44:00Z"/>
  <w16cex:commentExtensible w16cex:durableId="248DC326" w16cex:dateUtc="2021-07-05T16:43:00Z"/>
  <w16cex:commentExtensible w16cex:durableId="248DC3F2" w16cex:dateUtc="2021-07-05T16:46:00Z"/>
  <w16cex:commentExtensible w16cex:durableId="248DC4BB" w16cex:dateUtc="2021-07-05T16:49:00Z"/>
  <w16cex:commentExtensible w16cex:durableId="248DC68C" w16cex:dateUtc="2021-07-05T16:57:00Z"/>
  <w16cex:commentExtensible w16cex:durableId="248DC6B4" w16cex:dateUtc="2021-07-05T16:58:00Z"/>
  <w16cex:commentExtensible w16cex:durableId="248E8FFB" w16cex:dateUtc="2021-07-06T07:16:00Z"/>
  <w16cex:commentExtensible w16cex:durableId="24886C85" w16cex:dateUtc="2021-07-01T15:32:00Z"/>
  <w16cex:commentExtensible w16cex:durableId="248EA3F6" w16cex:dateUtc="2021-07-06T08:42:00Z"/>
  <w16cex:commentExtensible w16cex:durableId="248EA44E" w16cex:dateUtc="2021-07-06T08:43:00Z"/>
  <w16cex:commentExtensible w16cex:durableId="248EAE4D" w16cex:dateUtc="2021-07-06T09:26:00Z"/>
  <w16cex:commentExtensible w16cex:durableId="24991F1E" w16cex:dateUtc="2021-07-14T07:17:00Z"/>
  <w16cex:commentExtensible w16cex:durableId="248EAB10" w16cex:dateUtc="2021-07-06T09:12:00Z"/>
  <w16cex:commentExtensible w16cex:durableId="248EAB99" w16cex:dateUtc="2021-07-06T09:14:00Z"/>
  <w16cex:commentExtensible w16cex:durableId="248EB2EC" w16cex:dateUtc="2021-07-06T09:46:00Z"/>
  <w16cex:commentExtensible w16cex:durableId="248EB37C" w16cex:dateUtc="2021-07-06T09:48:00Z"/>
  <w16cex:commentExtensible w16cex:durableId="248ECE4D" w16cex:dateUtc="2021-07-06T11:42:00Z"/>
  <w16cex:commentExtensible w16cex:durableId="248ECEF1" w16cex:dateUtc="2021-07-06T11:45:00Z"/>
  <w16cex:commentExtensible w16cex:durableId="248ECF71" w16cex:dateUtc="2021-07-06T11:47:00Z"/>
  <w16cex:commentExtensible w16cex:durableId="248ED087" w16cex:dateUtc="2021-07-06T11:52:00Z"/>
  <w16cex:commentExtensible w16cex:durableId="248ED13D" w16cex:dateUtc="2021-07-06T11:55:00Z"/>
  <w16cex:commentExtensible w16cex:durableId="24886CA2" w16cex:dateUtc="2021-07-01T15:32:00Z"/>
  <w16cex:commentExtensible w16cex:durableId="248ED797" w16cex:dateUtc="2021-07-06T12:22:00Z"/>
  <w16cex:commentExtensible w16cex:durableId="248ED7AD" w16cex:dateUtc="2021-07-06T12:22:00Z"/>
  <w16cex:commentExtensible w16cex:durableId="248EDB51" w16cex:dateUtc="2021-07-06T12:38:00Z"/>
  <w16cex:commentExtensible w16cex:durableId="248EDBEA" w16cex:dateUtc="2021-07-06T12:40:00Z"/>
  <w16cex:commentExtensible w16cex:durableId="248EDC68" w16cex:dateUtc="2021-07-06T12:43:00Z"/>
  <w16cex:commentExtensible w16cex:durableId="248EDF37" w16cex:dateUtc="2021-07-06T12:55:00Z"/>
  <w16cex:commentExtensible w16cex:durableId="248EDF5F" w16cex:dateUtc="2021-07-06T12:55:00Z"/>
  <w16cex:commentExtensible w16cex:durableId="248EE1C9" w16cex:dateUtc="2021-07-06T13:06:00Z"/>
  <w16cex:commentExtensible w16cex:durableId="248EE21B" w16cex:dateUtc="2021-07-06T13:07:00Z"/>
  <w16cex:commentExtensible w16cex:durableId="248EE312" w16cex:dateUtc="2021-07-06T13:11:00Z"/>
  <w16cex:commentExtensible w16cex:durableId="248EE23B" w16cex:dateUtc="2021-07-06T13:07:00Z"/>
  <w16cex:commentExtensible w16cex:durableId="248EE53A" w16cex:dateUtc="2021-07-06T13:20:00Z"/>
  <w16cex:commentExtensible w16cex:durableId="248EE630" w16cex:dateUtc="2021-07-06T13:24:00Z"/>
  <w16cex:commentExtensible w16cex:durableId="248EE676" w16cex:dateUtc="2021-07-06T13:25:00Z"/>
  <w16cex:commentExtensible w16cex:durableId="248EE873" w16cex:dateUtc="2021-07-06T13:34:00Z"/>
  <w16cex:commentExtensible w16cex:durableId="244E7848" w16cex:dateUtc="2021-05-18T15:30:00Z"/>
  <w16cex:commentExtensible w16cex:durableId="248EE9CD" w16cex:dateUtc="2021-07-06T13:40:00Z"/>
  <w16cex:commentExtensible w16cex:durableId="248EFD2A" w16cex:dateUtc="2021-07-06T15:02:00Z"/>
  <w16cex:commentExtensible w16cex:durableId="248EFE92" w16cex:dateUtc="2021-07-06T15:08:00Z"/>
  <w16cex:commentExtensible w16cex:durableId="248EFEE3" w16cex:dateUtc="2021-07-06T15:10:00Z"/>
  <w16cex:commentExtensible w16cex:durableId="248F0AFA" w16cex:dateUtc="2021-07-06T16:01:00Z"/>
  <w16cex:commentExtensible w16cex:durableId="248F0B8C" w16cex:dateUtc="2021-07-06T16:04:00Z"/>
  <w16cex:commentExtensible w16cex:durableId="248F0BA8" w16cex:dateUtc="2021-07-06T16:04:00Z"/>
  <w16cex:commentExtensible w16cex:durableId="248F0BBA" w16cex:dateUtc="2021-07-06T16:04:00Z"/>
  <w16cex:commentExtensible w16cex:durableId="248F0C22" w16cex:dateUtc="2021-07-06T16:06:00Z"/>
  <w16cex:commentExtensible w16cex:durableId="248F0C5F" w16cex:dateUtc="2021-07-06T16:07:00Z"/>
  <w16cex:commentExtensible w16cex:durableId="248F0C38" w16cex:dateUtc="2021-07-06T16:07:00Z"/>
  <w16cex:commentExtensible w16cex:durableId="248F0CE3" w16cex:dateUtc="2021-07-06T16:09:00Z"/>
  <w16cex:commentExtensible w16cex:durableId="248F0E58" w16cex:dateUtc="2021-07-06T16:16:00Z"/>
  <w16cex:commentExtensible w16cex:durableId="248F0E97" w16cex:dateUtc="2021-07-06T16:17:00Z"/>
  <w16cex:commentExtensible w16cex:durableId="248F121A" w16cex:dateUtc="2021-07-06T16:32:00Z"/>
  <w16cex:commentExtensible w16cex:durableId="248F1208" w16cex:dateUtc="2021-07-06T16:31:00Z"/>
  <w16cex:commentExtensible w16cex:durableId="248F1303" w16cex:dateUtc="2021-07-06T16:36:00Z"/>
  <w16cex:commentExtensible w16cex:durableId="248F135D" w16cex:dateUtc="2021-07-06T16:37:00Z"/>
  <w16cex:commentExtensible w16cex:durableId="2460EF70" w16cex:dateUtc="2021-06-01T15:40:00Z"/>
  <w16cex:commentExtensible w16cex:durableId="248FF592" w16cex:dateUtc="2021-07-07T08:42:00Z"/>
  <w16cex:commentExtensible w16cex:durableId="24897BF7" w16cex:dateUtc="2021-07-02T10:50:00Z"/>
  <w16cex:commentExtensible w16cex:durableId="248FF82D" w16cex:dateUtc="2021-07-07T08:53:00Z"/>
  <w16cex:commentExtensible w16cex:durableId="248FFD87" w16cex:dateUtc="2021-07-07T09:16:00Z"/>
  <w16cex:commentExtensible w16cex:durableId="24902576" w16cex:dateUtc="2021-07-07T12:07:00Z"/>
  <w16cex:commentExtensible w16cex:durableId="249025DA" w16cex:dateUtc="2021-07-07T12:08:00Z"/>
  <w16cex:commentExtensible w16cex:durableId="24904882" w16cex:dateUtc="2021-07-07T14:36:00Z"/>
  <w16cex:commentExtensible w16cex:durableId="2490490E" w16cex:dateUtc="2021-07-07T14:38:00Z"/>
  <w16cex:commentExtensible w16cex:durableId="24904C33" w16cex:dateUtc="2021-07-07T14:52:00Z"/>
  <w16cex:commentExtensible w16cex:durableId="24904E33" w16cex:dateUtc="2021-07-07T15:00:00Z"/>
  <w16cex:commentExtensible w16cex:durableId="24904EB3" w16cex:dateUtc="2021-07-07T15:02:00Z"/>
  <w16cex:commentExtensible w16cex:durableId="24904ECA" w16cex:dateUtc="2021-07-07T15:03:00Z"/>
  <w16cex:commentExtensible w16cex:durableId="24904EF0" w16cex:dateUtc="2021-07-07T15:04:00Z"/>
  <w16cex:commentExtensible w16cex:durableId="2496D32A" w16cex:dateUtc="2021-07-12T13:41:00Z"/>
  <w16cex:commentExtensible w16cex:durableId="249050BB" w16cex:dateUtc="2021-07-07T15:11:00Z"/>
  <w16cex:commentExtensible w16cex:durableId="24905191" w16cex:dateUtc="2021-07-07T15:15:00Z"/>
  <w16cex:commentExtensible w16cex:durableId="24905247" w16cex:dateUtc="2021-07-07T15:18:00Z"/>
  <w16cex:commentExtensible w16cex:durableId="24905259" w16cex:dateUtc="2021-07-07T15:18:00Z"/>
  <w16cex:commentExtensible w16cex:durableId="24905266" w16cex:dateUtc="2021-07-07T15:18:00Z"/>
  <w16cex:commentExtensible w16cex:durableId="249057B4" w16cex:dateUtc="2021-07-07T15:41:00Z"/>
  <w16cex:commentExtensible w16cex:durableId="249057ED" w16cex:dateUtc="2021-07-07T15:42:00Z"/>
  <w16cex:commentExtensible w16cex:durableId="244E7B8B" w16cex:dateUtc="2021-05-18T15:44:00Z"/>
  <w16cex:commentExtensible w16cex:durableId="24905F55" w16cex:dateUtc="2021-07-07T16:13:00Z"/>
  <w16cex:commentExtensible w16cex:durableId="24905FEC" w16cex:dateUtc="2021-07-07T16:16:00Z"/>
  <w16cex:commentExtensible w16cex:durableId="249060EF" w16cex:dateUtc="2021-07-07T16:20:00Z"/>
  <w16cex:commentExtensible w16cex:durableId="249061B0" w16cex:dateUtc="2021-07-07T16:24:00Z"/>
  <w16cex:commentExtensible w16cex:durableId="2491316F" w16cex:dateUtc="2021-07-08T07:10:00Z"/>
  <w16cex:commentExtensible w16cex:durableId="2491318D" w16cex:dateUtc="2021-07-08T07:10:00Z"/>
  <w16cex:commentExtensible w16cex:durableId="249131CD" w16cex:dateUtc="2021-07-08T07:11:00Z"/>
  <w16cex:commentExtensible w16cex:durableId="249132A0" w16cex:dateUtc="2021-07-08T07:15:00Z"/>
  <w16cex:commentExtensible w16cex:durableId="249133BC" w16cex:dateUtc="2021-07-08T07:20:00Z"/>
  <w16cex:commentExtensible w16cex:durableId="24913430" w16cex:dateUtc="2021-07-08T07:22:00Z"/>
  <w16cex:commentExtensible w16cex:durableId="24914D2A" w16cex:dateUtc="2021-07-08T09:08:00Z"/>
  <w16cex:commentExtensible w16cex:durableId="24914E31" w16cex:dateUtc="2021-07-08T09:13:00Z"/>
  <w16cex:commentExtensible w16cex:durableId="24914EB9" w16cex:dateUtc="2021-07-08T09:15:00Z"/>
  <w16cex:commentExtensible w16cex:durableId="24914F3F" w16cex:dateUtc="2021-07-08T09:17:00Z"/>
  <w16cex:commentExtensible w16cex:durableId="244E7EAA" w16cex:dateUtc="2021-05-18T15:58:00Z"/>
  <w16cex:commentExtensible w16cex:durableId="24915013" w16cex:dateUtc="2021-07-08T09:21:00Z"/>
  <w16cex:commentExtensible w16cex:durableId="2460EFFE" w16cex:dateUtc="2021-06-01T15:42:00Z"/>
  <w16cex:commentExtensible w16cex:durableId="24915C74" w16cex:dateUtc="2021-07-08T10:13:00Z"/>
  <w16cex:commentExtensible w16cex:durableId="24915CB8" w16cex:dateUtc="2021-07-08T10:15:00Z"/>
  <w16cex:commentExtensible w16cex:durableId="2491641A" w16cex:dateUtc="2021-07-08T10:46:00Z"/>
  <w16cex:commentExtensible w16cex:durableId="24916569" w16cex:dateUtc="2021-07-08T10:52:00Z"/>
  <w16cex:commentExtensible w16cex:durableId="24916615" w16cex:dateUtc="2021-07-08T10:55:00Z"/>
  <w16cex:commentExtensible w16cex:durableId="2491665B" w16cex:dateUtc="2021-07-08T10:56:00Z"/>
  <w16cex:commentExtensible w16cex:durableId="2491666B" w16cex:dateUtc="2021-07-08T10:56:00Z"/>
  <w16cex:commentExtensible w16cex:durableId="24916717" w16cex:dateUtc="2021-07-08T10:59:00Z"/>
  <w16cex:commentExtensible w16cex:durableId="249167EE" w16cex:dateUtc="2021-07-08T11:02:00Z"/>
  <w16cex:commentExtensible w16cex:durableId="2491683C" w16cex:dateUtc="2021-07-08T11:04:00Z"/>
  <w16cex:commentExtensible w16cex:durableId="2491687C" w16cex:dateUtc="2021-07-08T11:05:00Z"/>
  <w16cex:commentExtensible w16cex:durableId="249168C2" w16cex:dateUtc="2021-07-08T11:06:00Z"/>
  <w16cex:commentExtensible w16cex:durableId="249169E6" w16cex:dateUtc="2021-07-08T11:11:00Z"/>
  <w16cex:commentExtensible w16cex:durableId="24916A3B" w16cex:dateUtc="2021-07-08T11:12:00Z"/>
  <w16cex:commentExtensible w16cex:durableId="24916ABB" w16cex:dateUtc="2021-07-08T11:14:00Z"/>
  <w16cex:commentExtensible w16cex:durableId="24916B12" w16cex:dateUtc="2021-07-08T11:16:00Z"/>
  <w16cex:commentExtensible w16cex:durableId="24916B89" w16cex:dateUtc="2021-07-08T11:18:00Z"/>
  <w16cex:commentExtensible w16cex:durableId="24916BF6" w16cex:dateUtc="2021-07-08T11:20:00Z"/>
  <w16cex:commentExtensible w16cex:durableId="24916CD8" w16cex:dateUtc="2021-07-08T11:23:00Z"/>
  <w16cex:commentExtensible w16cex:durableId="249175E4" w16cex:dateUtc="2021-07-08T12:02:00Z"/>
  <w16cex:commentExtensible w16cex:durableId="249178E1" w16cex:dateUtc="2021-07-08T12:15:00Z"/>
  <w16cex:commentExtensible w16cex:durableId="249179A2" w16cex:dateUtc="2021-07-08T12:18:00Z"/>
  <w16cex:commentExtensible w16cex:durableId="24917ADC" w16cex:dateUtc="2021-07-08T12:23:00Z"/>
  <w16cex:commentExtensible w16cex:durableId="24917BA5" w16cex:dateUtc="2021-07-08T12:27:00Z"/>
  <w16cex:commentExtensible w16cex:durableId="24917BD0" w16cex:dateUtc="2021-07-08T12:27:00Z"/>
  <w16cex:commentExtensible w16cex:durableId="24917C77" w16cex:dateUtc="2021-07-08T12:30:00Z"/>
  <w16cex:commentExtensible w16cex:durableId="24917CBD" w16cex:dateUtc="2021-07-08T12:31:00Z"/>
  <w16cex:commentExtensible w16cex:durableId="2496D664" w16cex:dateUtc="2021-07-12T13:55:00Z"/>
  <w16cex:commentExtensible w16cex:durableId="24917D53" w16cex:dateUtc="2021-07-08T12:34:00Z"/>
  <w16cex:commentExtensible w16cex:durableId="24917EB2" w16cex:dateUtc="2021-07-08T12:40:00Z"/>
  <w16cex:commentExtensible w16cex:durableId="24918285" w16cex:dateUtc="2021-07-08T12:56:00Z"/>
  <w16cex:commentExtensible w16cex:durableId="249183E4" w16cex:dateUtc="2021-07-08T13:02:00Z"/>
  <w16cex:commentExtensible w16cex:durableId="24918478" w16cex:dateUtc="2021-07-08T13:04:00Z"/>
  <w16cex:commentExtensible w16cex:durableId="24918749" w16cex:dateUtc="2021-07-08T13:16:00Z"/>
  <w16cex:commentExtensible w16cex:durableId="249188F4" w16cex:dateUtc="2021-07-08T13:23:00Z"/>
  <w16cex:commentExtensible w16cex:durableId="24918D69" w16cex:dateUtc="2021-07-08T13:42:00Z"/>
  <w16cex:commentExtensible w16cex:durableId="24918DA7" w16cex:dateUtc="2021-07-08T13:43:00Z"/>
  <w16cex:commentExtensible w16cex:durableId="24918F10" w16cex:dateUtc="2021-07-08T13:49:00Z"/>
  <w16cex:commentExtensible w16cex:durableId="24919081" w16cex:dateUtc="2021-07-08T13:56:00Z"/>
  <w16cex:commentExtensible w16cex:durableId="249190F7" w16cex:dateUtc="2021-07-08T13:57:00Z"/>
  <w16cex:commentExtensible w16cex:durableId="2491928B" w16cex:dateUtc="2021-07-08T14:04:00Z"/>
  <w16cex:commentExtensible w16cex:durableId="24919352" w16cex:dateUtc="2021-07-08T14:08:00Z"/>
  <w16cex:commentExtensible w16cex:durableId="2496D6FF" w16cex:dateUtc="2021-07-12T13:58:00Z"/>
  <w16cex:commentExtensible w16cex:durableId="2491A8F5" w16cex:dateUtc="2021-07-08T15:40:00Z"/>
  <w16cex:commentExtensible w16cex:durableId="2491A9BC" w16cex:dateUtc="2021-07-08T15:43:00Z"/>
  <w16cex:commentExtensible w16cex:durableId="2491AAE4" w16cex:dateUtc="2021-07-08T15:48:00Z"/>
  <w16cex:commentExtensible w16cex:durableId="2491AECC" w16cex:dateUtc="2021-07-08T16:05:00Z"/>
  <w16cex:commentExtensible w16cex:durableId="2491AF8F" w16cex:dateUtc="2021-07-08T16:08:00Z"/>
  <w16cex:commentExtensible w16cex:durableId="2491B0EB" w16cex:dateUtc="2021-07-08T16:14:00Z"/>
  <w16cex:commentExtensible w16cex:durableId="2491B266" w16cex:dateUtc="2021-07-08T16:20:00Z"/>
  <w16cex:commentExtensible w16cex:durableId="2491B34C" w16cex:dateUtc="2021-07-08T16:24:00Z"/>
  <w16cex:commentExtensible w16cex:durableId="2491B391" w16cex:dateUtc="2021-07-08T16:25:00Z"/>
  <w16cex:commentExtensible w16cex:durableId="244E83A6" w16cex:dateUtc="2021-05-18T16:19:00Z"/>
  <w16cex:commentExtensible w16cex:durableId="24929B28" w16cex:dateUtc="2021-07-09T08:53:00Z"/>
  <w16cex:commentExtensible w16cex:durableId="24929BDF" w16cex:dateUtc="2021-07-09T08:56:00Z"/>
  <w16cex:commentExtensible w16cex:durableId="24929C85" w16cex:dateUtc="2021-07-09T08:59:00Z"/>
  <w16cex:commentExtensible w16cex:durableId="24929FD5" w16cex:dateUtc="2021-07-09T09:13:00Z"/>
  <w16cex:commentExtensible w16cex:durableId="2492A0E5" w16cex:dateUtc="2021-07-09T09:18:00Z"/>
  <w16cex:commentExtensible w16cex:durableId="2492A378" w16cex:dateUtc="2021-07-09T09:29:00Z"/>
  <w16cex:commentExtensible w16cex:durableId="2492B10B" w16cex:dateUtc="2021-07-09T10:27:00Z"/>
  <w16cex:commentExtensible w16cex:durableId="2492B45D" w16cex:dateUtc="2021-07-09T10:41:00Z"/>
  <w16cex:commentExtensible w16cex:durableId="2492B150" w16cex:dateUtc="2021-07-09T10:28:00Z"/>
  <w16cex:commentExtensible w16cex:durableId="2492B28C" w16cex:dateUtc="2021-07-09T10:33:00Z"/>
  <w16cex:commentExtensible w16cex:durableId="2492B33E" w16cex:dateUtc="2021-07-09T10:36:00Z"/>
  <w16cex:commentExtensible w16cex:durableId="2492B5AA" w16cex:dateUtc="2021-07-09T10:46:00Z"/>
  <w16cex:commentExtensible w16cex:durableId="2492B51B" w16cex:dateUtc="2021-07-09T10:44:00Z"/>
  <w16cex:commentExtensible w16cex:durableId="2492B4BA" w16cex:dateUtc="2021-07-09T10:42:00Z"/>
  <w16cex:commentExtensible w16cex:durableId="2492B846" w16cex:dateUtc="2021-07-09T10:57:00Z"/>
  <w16cex:commentExtensible w16cex:durableId="2492B871" w16cex:dateUtc="2021-07-09T10:58:00Z"/>
  <w16cex:commentExtensible w16cex:durableId="2460F419" w16cex:dateUtc="2021-06-01T15:59:00Z"/>
  <w16cex:commentExtensible w16cex:durableId="2492D5F1" w16cex:dateUtc="2021-07-09T13:04:00Z"/>
  <w16cex:commentExtensible w16cex:durableId="2492D61D" w16cex:dateUtc="2021-07-09T13:05:00Z"/>
  <w16cex:commentExtensible w16cex:durableId="2492D65F" w16cex:dateUtc="2021-07-09T13:06:00Z"/>
  <w16cex:commentExtensible w16cex:durableId="2492D6A7" w16cex:dateUtc="2021-07-09T13:07:00Z"/>
  <w16cex:commentExtensible w16cex:durableId="2492D684" w16cex:dateUtc="2021-07-09T13:07:00Z"/>
  <w16cex:commentExtensible w16cex:durableId="2492D72E" w16cex:dateUtc="2021-07-09T13:09:00Z"/>
  <w16cex:commentExtensible w16cex:durableId="2492D77E" w16cex:dateUtc="2021-07-09T13:11:00Z"/>
  <w16cex:commentExtensible w16cex:durableId="2492D7E7" w16cex:dateUtc="2021-07-09T13:12:00Z"/>
  <w16cex:commentExtensible w16cex:durableId="2460F475" w16cex:dateUtc="2021-06-01T16:01:00Z"/>
  <w16cex:commentExtensible w16cex:durableId="2492D82A" w16cex:dateUtc="2021-07-09T13:14:00Z"/>
  <w16cex:commentExtensible w16cex:durableId="2492E3C8" w16cex:dateUtc="2021-07-09T14:03:00Z"/>
  <w16cex:commentExtensible w16cex:durableId="2492EE23" w16cex:dateUtc="2021-07-09T14:47:00Z"/>
  <w16cex:commentExtensible w16cex:durableId="2492EEF1" w16cex:dateUtc="2021-07-09T14:51:00Z"/>
  <w16cex:commentExtensible w16cex:durableId="2492F27E" w16cex:dateUtc="2021-07-09T15:06:00Z"/>
  <w16cex:commentExtensible w16cex:durableId="2492F2B7" w16cex:dateUtc="2021-07-09T15:07:00Z"/>
  <w16cex:commentExtensible w16cex:durableId="2492F33A" w16cex:dateUtc="2021-07-09T15:09:00Z"/>
  <w16cex:commentExtensible w16cex:durableId="2492F812" w16cex:dateUtc="2021-07-09T15:30:00Z"/>
  <w16cex:commentExtensible w16cex:durableId="2492F888" w16cex:dateUtc="2021-07-09T15:32:00Z"/>
  <w16cex:commentExtensible w16cex:durableId="2492FC82" w16cex:dateUtc="2021-07-09T15:49:00Z"/>
  <w16cex:commentExtensible w16cex:durableId="2492FEA3" w16cex:dateUtc="2021-07-09T15:58:00Z"/>
  <w16cex:commentExtensible w16cex:durableId="24969FDB" w16cex:dateUtc="2021-07-12T10:02:00Z"/>
  <w16cex:commentExtensible w16cex:durableId="24969E0B" w16cex:dateUtc="2021-07-12T09:55:00Z"/>
  <w16cex:commentExtensible w16cex:durableId="24969FA1" w16cex:dateUtc="2021-07-12T10:01:00Z"/>
  <w16cex:commentExtensible w16cex:durableId="2496A08A" w16cex:dateUtc="2021-07-12T10:05:00Z"/>
  <w16cex:commentExtensible w16cex:durableId="2496A1B6" w16cex:dateUtc="2021-07-12T10:10:00Z"/>
  <w16cex:commentExtensible w16cex:durableId="2496A247" w16cex:dateUtc="2021-07-12T10:13:00Z"/>
  <w16cex:commentExtensible w16cex:durableId="2496A238" w16cex:dateUtc="2021-07-12T10: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A206AD" w16cid:durableId="2486BE16"/>
  <w16cid:commentId w16cid:paraId="68EB542A" w16cid:durableId="249834C1"/>
  <w16cid:commentId w16cid:paraId="12199A8C" w16cid:durableId="2486D0F6"/>
  <w16cid:commentId w16cid:paraId="7B814967" w16cid:durableId="2486D7F3"/>
  <w16cid:commentId w16cid:paraId="437F76FB" w16cid:durableId="24886E38"/>
  <w16cid:commentId w16cid:paraId="4502A121" w16cid:durableId="2496A2C8"/>
  <w16cid:commentId w16cid:paraId="58E9ED68" w16cid:durableId="2486F7F5"/>
  <w16cid:commentId w16cid:paraId="56133162" w16cid:durableId="2486EFF1"/>
  <w16cid:commentId w16cid:paraId="28E244A9" w16cid:durableId="2486F34B"/>
  <w16cid:commentId w16cid:paraId="75E1A54A" w16cid:durableId="2486F8A2"/>
  <w16cid:commentId w16cid:paraId="61D3BB7B" w16cid:durableId="24886E5B"/>
  <w16cid:commentId w16cid:paraId="09D22E4C" w16cid:durableId="2486FC9E"/>
  <w16cid:commentId w16cid:paraId="012CCE7F" w16cid:durableId="24886E83"/>
  <w16cid:commentId w16cid:paraId="1B944BD5" w16cid:durableId="24870376"/>
  <w16cid:commentId w16cid:paraId="69903942" w16cid:durableId="24871155"/>
  <w16cid:commentId w16cid:paraId="74EFD07F" w16cid:durableId="24871207"/>
  <w16cid:commentId w16cid:paraId="59BC96C5" w16cid:durableId="2487122F"/>
  <w16cid:commentId w16cid:paraId="648DD5E0" w16cid:durableId="24872404"/>
  <w16cid:commentId w16cid:paraId="35E84717" w16cid:durableId="2498585A"/>
  <w16cid:commentId w16cid:paraId="54B73006" w16cid:durableId="24871AFA"/>
  <w16cid:commentId w16cid:paraId="5354D0C0" w16cid:durableId="24871BEB"/>
  <w16cid:commentId w16cid:paraId="366EB007" w16cid:durableId="24871B88"/>
  <w16cid:commentId w16cid:paraId="03A99CC6" w16cid:durableId="24871A8E"/>
  <w16cid:commentId w16cid:paraId="7E86CC90" w16cid:durableId="24871ADC"/>
  <w16cid:commentId w16cid:paraId="5061D520" w16cid:durableId="248962CA"/>
  <w16cid:commentId w16cid:paraId="69359C26" w16cid:durableId="2496DBAD"/>
  <w16cid:commentId w16cid:paraId="5A68A400" w16cid:durableId="24882632"/>
  <w16cid:commentId w16cid:paraId="00F784B3" w16cid:durableId="2488272E"/>
  <w16cid:commentId w16cid:paraId="653DE47E" w16cid:durableId="24994B8D"/>
  <w16cid:commentId w16cid:paraId="17F2519F" w16cid:durableId="2488280F"/>
  <w16cid:commentId w16cid:paraId="6276F4EF" w16cid:durableId="24883388"/>
  <w16cid:commentId w16cid:paraId="0E26E019" w16cid:durableId="248831A1"/>
  <w16cid:commentId w16cid:paraId="6D09F50C" w16cid:durableId="244E8EB0"/>
  <w16cid:commentId w16cid:paraId="064DB94D" w16cid:durableId="24884024"/>
  <w16cid:commentId w16cid:paraId="298D246E" w16cid:durableId="24884230"/>
  <w16cid:commentId w16cid:paraId="499CE21D" w16cid:durableId="2488434D"/>
  <w16cid:commentId w16cid:paraId="22729A6B" w16cid:durableId="24884F11"/>
  <w16cid:commentId w16cid:paraId="4302A551" w16cid:durableId="24884F7E"/>
  <w16cid:commentId w16cid:paraId="1B920DCF" w16cid:durableId="24885042"/>
  <w16cid:commentId w16cid:paraId="19EB9567" w16cid:durableId="24885B7F"/>
  <w16cid:commentId w16cid:paraId="6CA501B9" w16cid:durableId="24885DD7"/>
  <w16cid:commentId w16cid:paraId="7DBCAA74" w16cid:durableId="24885AEA"/>
  <w16cid:commentId w16cid:paraId="7601238E" w16cid:durableId="24885EBF"/>
  <w16cid:commentId w16cid:paraId="627C68FC" w16cid:durableId="24885F31"/>
  <w16cid:commentId w16cid:paraId="26D6E775" w16cid:durableId="24886C6C"/>
  <w16cid:commentId w16cid:paraId="45302A95" w16cid:durableId="24886126"/>
  <w16cid:commentId w16cid:paraId="6B64FB44" w16cid:durableId="24885B2E"/>
  <w16cid:commentId w16cid:paraId="1B0F3237" w16cid:durableId="24885B6B"/>
  <w16cid:commentId w16cid:paraId="4BFBCE35" w16cid:durableId="24886CEC"/>
  <w16cid:commentId w16cid:paraId="60821FBB" w16cid:durableId="24885C10"/>
  <w16cid:commentId w16cid:paraId="7F9E5F66" w16cid:durableId="24885C1D"/>
  <w16cid:commentId w16cid:paraId="404E6B2B" w16cid:durableId="24886A8D"/>
  <w16cid:commentId w16cid:paraId="3AA067CC" w16cid:durableId="24886B8C"/>
  <w16cid:commentId w16cid:paraId="45A159CE" w16cid:durableId="24886BC6"/>
  <w16cid:commentId w16cid:paraId="3285CBB0" w16cid:durableId="24886C23"/>
  <w16cid:commentId w16cid:paraId="65DA4F8E" w16cid:durableId="24886C00"/>
  <w16cid:commentId w16cid:paraId="64155DF5" w16cid:durableId="24886C44"/>
  <w16cid:commentId w16cid:paraId="28E804DB" w16cid:durableId="24886D4D"/>
  <w16cid:commentId w16cid:paraId="6BF66A53" w16cid:durableId="24886DA0"/>
  <w16cid:commentId w16cid:paraId="329D1F74" w16cid:durableId="24886DF5"/>
  <w16cid:commentId w16cid:paraId="4DC12CD6" w16cid:durableId="24887048"/>
  <w16cid:commentId w16cid:paraId="4A659202" w16cid:durableId="24885C69"/>
  <w16cid:commentId w16cid:paraId="14F9D51A" w16cid:durableId="2488716C"/>
  <w16cid:commentId w16cid:paraId="62BE1939" w16cid:durableId="2488747E"/>
  <w16cid:commentId w16cid:paraId="57ACA411" w16cid:durableId="248874D7"/>
  <w16cid:commentId w16cid:paraId="0689EAE2" w16cid:durableId="24895C05"/>
  <w16cid:commentId w16cid:paraId="3D29B6A7" w16cid:durableId="24895C2F"/>
  <w16cid:commentId w16cid:paraId="07FAA9FA" w16cid:durableId="24895F7A"/>
  <w16cid:commentId w16cid:paraId="6201F4FE" w16cid:durableId="24885C96"/>
  <w16cid:commentId w16cid:paraId="7B17D28E" w16cid:durableId="2489605F"/>
  <w16cid:commentId w16cid:paraId="466C65DC" w16cid:durableId="24896163"/>
  <w16cid:commentId w16cid:paraId="0D5B795F" w16cid:durableId="248964A3"/>
  <w16cid:commentId w16cid:paraId="7450853B" w16cid:durableId="24896572"/>
  <w16cid:commentId w16cid:paraId="4146FB54" w16cid:durableId="24896669"/>
  <w16cid:commentId w16cid:paraId="47FCB1D3" w16cid:durableId="24896757"/>
  <w16cid:commentId w16cid:paraId="7413C047" w16cid:durableId="248967D2"/>
  <w16cid:commentId w16cid:paraId="4AC813BB" w16cid:durableId="24896828"/>
  <w16cid:commentId w16cid:paraId="32020C6C" w16cid:durableId="24896911"/>
  <w16cid:commentId w16cid:paraId="5DADF532" w16cid:durableId="24896979"/>
  <w16cid:commentId w16cid:paraId="10637575" w16cid:durableId="24896AB0"/>
  <w16cid:commentId w16cid:paraId="7DFE989E" w16cid:durableId="24896DF3"/>
  <w16cid:commentId w16cid:paraId="33D9A32B" w16cid:durableId="24896FC9"/>
  <w16cid:commentId w16cid:paraId="28FB8F57" w16cid:durableId="248970AA"/>
  <w16cid:commentId w16cid:paraId="75740ECB" w16cid:durableId="2489759F"/>
  <w16cid:commentId w16cid:paraId="11C7E4CD" w16cid:durableId="24897714"/>
  <w16cid:commentId w16cid:paraId="635D5420" w16cid:durableId="248977A1"/>
  <w16cid:commentId w16cid:paraId="6C1BBB1E" w16cid:durableId="24897835"/>
  <w16cid:commentId w16cid:paraId="55C7D476" w16cid:durableId="24897915"/>
  <w16cid:commentId w16cid:paraId="1AD0FC40" w16cid:durableId="24897A61"/>
  <w16cid:commentId w16cid:paraId="0B3A8293" w16cid:durableId="24897BC1"/>
  <w16cid:commentId w16cid:paraId="1E69864D" w16cid:durableId="24897BCE"/>
  <w16cid:commentId w16cid:paraId="51A772F1" w16cid:durableId="24898347"/>
  <w16cid:commentId w16cid:paraId="449F45F3" w16cid:durableId="2489920D"/>
  <w16cid:commentId w16cid:paraId="05509E4D" w16cid:durableId="244E6E6F"/>
  <w16cid:commentId w16cid:paraId="368CE1E3" w16cid:durableId="24899B00"/>
  <w16cid:commentId w16cid:paraId="0694C2EC" w16cid:durableId="24899B7B"/>
  <w16cid:commentId w16cid:paraId="65F55598" w16cid:durableId="24899C48"/>
  <w16cid:commentId w16cid:paraId="64F62FF1" w16cid:durableId="2460E9EF"/>
  <w16cid:commentId w16cid:paraId="17FD4D61" w16cid:durableId="24899E23"/>
  <w16cid:commentId w16cid:paraId="2BB17896" w16cid:durableId="24899DF1"/>
  <w16cid:commentId w16cid:paraId="7696202F" w16cid:durableId="2460EA32"/>
  <w16cid:commentId w16cid:paraId="4CEDB65B" w16cid:durableId="24899F4E"/>
  <w16cid:commentId w16cid:paraId="68399949" w16cid:durableId="2460EA5A"/>
  <w16cid:commentId w16cid:paraId="1CB5F04F" w16cid:durableId="244E6FBC"/>
  <w16cid:commentId w16cid:paraId="16F45340" w16cid:durableId="2460EA6C"/>
  <w16cid:commentId w16cid:paraId="75243E25" w16cid:durableId="244E8D4A"/>
  <w16cid:commentId w16cid:paraId="644CFF58" w16cid:durableId="2489B534"/>
  <w16cid:commentId w16cid:paraId="60FB6B2E" w16cid:durableId="2489B6BE"/>
  <w16cid:commentId w16cid:paraId="4E9C108E" w16cid:durableId="2489B8F2"/>
  <w16cid:commentId w16cid:paraId="620DB571" w16cid:durableId="2489B946"/>
  <w16cid:commentId w16cid:paraId="635366B9" w16cid:durableId="24994B17"/>
  <w16cid:commentId w16cid:paraId="5AD1EF03" w16cid:durableId="2489BDD0"/>
  <w16cid:commentId w16cid:paraId="5640D9B4" w16cid:durableId="2489BE7A"/>
  <w16cid:commentId w16cid:paraId="30DF1E23" w16cid:durableId="248D63D6"/>
  <w16cid:commentId w16cid:paraId="0401B02A" w16cid:durableId="244E718F"/>
  <w16cid:commentId w16cid:paraId="521806C0" w16cid:durableId="248D6493"/>
  <w16cid:commentId w16cid:paraId="2AE9D78E" w16cid:durableId="248D67FB"/>
  <w16cid:commentId w16cid:paraId="4E00E5FC" w16cid:durableId="248D6CA1"/>
  <w16cid:commentId w16cid:paraId="297C32CE" w16cid:durableId="248D6DD1"/>
  <w16cid:commentId w16cid:paraId="4747E7E4" w16cid:durableId="248D6F78"/>
  <w16cid:commentId w16cid:paraId="29CE41FD" w16cid:durableId="244E732E"/>
  <w16cid:commentId w16cid:paraId="7DB24D8B" w16cid:durableId="2496CD31"/>
  <w16cid:commentId w16cid:paraId="6BFDE90A" w16cid:durableId="248D7925"/>
  <w16cid:commentId w16cid:paraId="193881BE" w16cid:durableId="248D7E2F"/>
  <w16cid:commentId w16cid:paraId="3AEC7276" w16cid:durableId="248D8EEE"/>
  <w16cid:commentId w16cid:paraId="45D7422C" w16cid:durableId="248D8F4D"/>
  <w16cid:commentId w16cid:paraId="12CBB91D" w16cid:durableId="248D909D"/>
  <w16cid:commentId w16cid:paraId="675E9BA4" w16cid:durableId="248D90CD"/>
  <w16cid:commentId w16cid:paraId="429863CA" w16cid:durableId="248D9226"/>
  <w16cid:commentId w16cid:paraId="191C83FA" w16cid:durableId="248D9265"/>
  <w16cid:commentId w16cid:paraId="5B049134" w16cid:durableId="248D93C5"/>
  <w16cid:commentId w16cid:paraId="3F48F1C5" w16cid:durableId="248D9612"/>
  <w16cid:commentId w16cid:paraId="5C6C027F" w16cid:durableId="248D9908"/>
  <w16cid:commentId w16cid:paraId="2FDB5C60" w16cid:durableId="248D9B57"/>
  <w16cid:commentId w16cid:paraId="677E3364" w16cid:durableId="248D9CB8"/>
  <w16cid:commentId w16cid:paraId="4E74AC3F" w16cid:durableId="2496A658"/>
  <w16cid:commentId w16cid:paraId="1D5E07FF" w16cid:durableId="2496A669"/>
  <w16cid:commentId w16cid:paraId="5DDA4BEC" w16cid:durableId="248DA6E2"/>
  <w16cid:commentId w16cid:paraId="4F023C0E" w16cid:durableId="247AFAA7"/>
  <w16cid:commentId w16cid:paraId="6BC40E47" w16cid:durableId="248DB066"/>
  <w16cid:commentId w16cid:paraId="7A99E4B7" w16cid:durableId="248DAE82"/>
  <w16cid:commentId w16cid:paraId="210193F6" w16cid:durableId="248DBF6F"/>
  <w16cid:commentId w16cid:paraId="77176978" w16cid:durableId="248DC027"/>
  <w16cid:commentId w16cid:paraId="3E4E9481" w16cid:durableId="248DC380"/>
  <w16cid:commentId w16cid:paraId="4B293DDE" w16cid:durableId="248DC326"/>
  <w16cid:commentId w16cid:paraId="6D75D8FD" w16cid:durableId="248DC3F2"/>
  <w16cid:commentId w16cid:paraId="1AAEC9CD" w16cid:durableId="248DC4BB"/>
  <w16cid:commentId w16cid:paraId="56E1098F" w16cid:durableId="248DC68C"/>
  <w16cid:commentId w16cid:paraId="36EED00E" w16cid:durableId="248DC6B4"/>
  <w16cid:commentId w16cid:paraId="18CF714C" w16cid:durableId="248E8FFB"/>
  <w16cid:commentId w16cid:paraId="247B759B" w16cid:durableId="24886C85"/>
  <w16cid:commentId w16cid:paraId="00E8E67D" w16cid:durableId="248EA3F6"/>
  <w16cid:commentId w16cid:paraId="3A015E8A" w16cid:durableId="248EA44E"/>
  <w16cid:commentId w16cid:paraId="3E240CA2" w16cid:durableId="248EAE4D"/>
  <w16cid:commentId w16cid:paraId="5E98D963" w16cid:durableId="24991F1E"/>
  <w16cid:commentId w16cid:paraId="79C2B09C" w16cid:durableId="248EAB10"/>
  <w16cid:commentId w16cid:paraId="335C1830" w16cid:durableId="248EAB99"/>
  <w16cid:commentId w16cid:paraId="3658126E" w16cid:durableId="248EB2EC"/>
  <w16cid:commentId w16cid:paraId="4D7B65D5" w16cid:durableId="248EB37C"/>
  <w16cid:commentId w16cid:paraId="46DD9AF7" w16cid:durableId="248ECE4D"/>
  <w16cid:commentId w16cid:paraId="2108B539" w16cid:durableId="248ECEF1"/>
  <w16cid:commentId w16cid:paraId="33933A15" w16cid:durableId="248ECF71"/>
  <w16cid:commentId w16cid:paraId="5F75A8B4" w16cid:durableId="248ED087"/>
  <w16cid:commentId w16cid:paraId="69FBBA80" w16cid:durableId="248ED13D"/>
  <w16cid:commentId w16cid:paraId="72275E73" w16cid:durableId="24886CA2"/>
  <w16cid:commentId w16cid:paraId="2E21B12A" w16cid:durableId="248ED797"/>
  <w16cid:commentId w16cid:paraId="53265545" w16cid:durableId="248ED7AD"/>
  <w16cid:commentId w16cid:paraId="121A4D96" w16cid:durableId="248EDB51"/>
  <w16cid:commentId w16cid:paraId="4E1B31A3" w16cid:durableId="248EDBEA"/>
  <w16cid:commentId w16cid:paraId="7B32D2A3" w16cid:durableId="248EDC68"/>
  <w16cid:commentId w16cid:paraId="7DBAFF72" w16cid:durableId="248EDF37"/>
  <w16cid:commentId w16cid:paraId="5A40B4D1" w16cid:durableId="248EDF5F"/>
  <w16cid:commentId w16cid:paraId="5C779FD5" w16cid:durableId="248EE1C9"/>
  <w16cid:commentId w16cid:paraId="2DFED460" w16cid:durableId="248EE21B"/>
  <w16cid:commentId w16cid:paraId="1A008013" w16cid:durableId="248EE312"/>
  <w16cid:commentId w16cid:paraId="2B70C041" w16cid:durableId="248EE23B"/>
  <w16cid:commentId w16cid:paraId="622848B1" w16cid:durableId="248EE53A"/>
  <w16cid:commentId w16cid:paraId="3B5A81FC" w16cid:durableId="248EE630"/>
  <w16cid:commentId w16cid:paraId="0F8ECE1E" w16cid:durableId="248EE676"/>
  <w16cid:commentId w16cid:paraId="7F3099D1" w16cid:durableId="248EE873"/>
  <w16cid:commentId w16cid:paraId="219D2EFA" w16cid:durableId="244E7848"/>
  <w16cid:commentId w16cid:paraId="2CF8B4D0" w16cid:durableId="248EE9CD"/>
  <w16cid:commentId w16cid:paraId="1AE87A02" w16cid:durableId="248EFD2A"/>
  <w16cid:commentId w16cid:paraId="2411F251" w16cid:durableId="248EFE92"/>
  <w16cid:commentId w16cid:paraId="13C3700A" w16cid:durableId="248EFEE3"/>
  <w16cid:commentId w16cid:paraId="7100F282" w16cid:durableId="248F0AFA"/>
  <w16cid:commentId w16cid:paraId="3F4DC597" w16cid:durableId="248F0B8C"/>
  <w16cid:commentId w16cid:paraId="7D8E3BF3" w16cid:durableId="248F0BA8"/>
  <w16cid:commentId w16cid:paraId="624302D3" w16cid:durableId="248F0BBA"/>
  <w16cid:commentId w16cid:paraId="3797FA5D" w16cid:durableId="248F0C22"/>
  <w16cid:commentId w16cid:paraId="59283B68" w16cid:durableId="248F0C5F"/>
  <w16cid:commentId w16cid:paraId="040D1766" w16cid:durableId="248F0C38"/>
  <w16cid:commentId w16cid:paraId="5293A733" w16cid:durableId="248F0CE3"/>
  <w16cid:commentId w16cid:paraId="62547A44" w16cid:durableId="248F0E58"/>
  <w16cid:commentId w16cid:paraId="367C909A" w16cid:durableId="248F0E97"/>
  <w16cid:commentId w16cid:paraId="2E3E0198" w16cid:durableId="248F121A"/>
  <w16cid:commentId w16cid:paraId="61CA6B63" w16cid:durableId="248F1208"/>
  <w16cid:commentId w16cid:paraId="701E458A" w16cid:durableId="248F1303"/>
  <w16cid:commentId w16cid:paraId="5C6DE6AB" w16cid:durableId="248F135D"/>
  <w16cid:commentId w16cid:paraId="3492F99D" w16cid:durableId="2460EF70"/>
  <w16cid:commentId w16cid:paraId="2535A0FC" w16cid:durableId="248FF592"/>
  <w16cid:commentId w16cid:paraId="6BACC090" w16cid:durableId="24897BF7"/>
  <w16cid:commentId w16cid:paraId="1A144A5F" w16cid:durableId="248FF82D"/>
  <w16cid:commentId w16cid:paraId="2241E7FE" w16cid:durableId="248FFD87"/>
  <w16cid:commentId w16cid:paraId="752F1CB5" w16cid:durableId="24902576"/>
  <w16cid:commentId w16cid:paraId="21FAA552" w16cid:durableId="249025DA"/>
  <w16cid:commentId w16cid:paraId="6DB14EB7" w16cid:durableId="24904882"/>
  <w16cid:commentId w16cid:paraId="054D8358" w16cid:durableId="2490490E"/>
  <w16cid:commentId w16cid:paraId="04380EA9" w16cid:durableId="24904C33"/>
  <w16cid:commentId w16cid:paraId="7CA2F6BF" w16cid:durableId="24904E33"/>
  <w16cid:commentId w16cid:paraId="2263F64B" w16cid:durableId="24904EB3"/>
  <w16cid:commentId w16cid:paraId="73A072B0" w16cid:durableId="24904ECA"/>
  <w16cid:commentId w16cid:paraId="727075D0" w16cid:durableId="24904EF0"/>
  <w16cid:commentId w16cid:paraId="3FCB5AB6" w16cid:durableId="2496D32A"/>
  <w16cid:commentId w16cid:paraId="457960FB" w16cid:durableId="249050BB"/>
  <w16cid:commentId w16cid:paraId="64546A14" w16cid:durableId="24905191"/>
  <w16cid:commentId w16cid:paraId="6EE051F2" w16cid:durableId="24905247"/>
  <w16cid:commentId w16cid:paraId="6883E96D" w16cid:durableId="24905259"/>
  <w16cid:commentId w16cid:paraId="7C62100B" w16cid:durableId="24905266"/>
  <w16cid:commentId w16cid:paraId="59268174" w16cid:durableId="249057B4"/>
  <w16cid:commentId w16cid:paraId="1993F919" w16cid:durableId="249057ED"/>
  <w16cid:commentId w16cid:paraId="785AAB8D" w16cid:durableId="244E7B8B"/>
  <w16cid:commentId w16cid:paraId="426B9212" w16cid:durableId="24905F55"/>
  <w16cid:commentId w16cid:paraId="4FFDD324" w16cid:durableId="24905FEC"/>
  <w16cid:commentId w16cid:paraId="6CA1C4E8" w16cid:durableId="249060EF"/>
  <w16cid:commentId w16cid:paraId="061F6047" w16cid:durableId="249061B0"/>
  <w16cid:commentId w16cid:paraId="4B00C16F" w16cid:durableId="2491316F"/>
  <w16cid:commentId w16cid:paraId="2C2EE69F" w16cid:durableId="2491318D"/>
  <w16cid:commentId w16cid:paraId="46667EB9" w16cid:durableId="249131CD"/>
  <w16cid:commentId w16cid:paraId="6AB9F5DC" w16cid:durableId="249132A0"/>
  <w16cid:commentId w16cid:paraId="7F990409" w16cid:durableId="249133BC"/>
  <w16cid:commentId w16cid:paraId="4B053E25" w16cid:durableId="24913430"/>
  <w16cid:commentId w16cid:paraId="5350EB22" w16cid:durableId="24914D2A"/>
  <w16cid:commentId w16cid:paraId="1B702787" w16cid:durableId="24914E31"/>
  <w16cid:commentId w16cid:paraId="62420F08" w16cid:durableId="24914EB9"/>
  <w16cid:commentId w16cid:paraId="18F8B8E2" w16cid:durableId="24914F3F"/>
  <w16cid:commentId w16cid:paraId="5BAB71FA" w16cid:durableId="244E7EAA"/>
  <w16cid:commentId w16cid:paraId="5995E0BB" w16cid:durableId="24915013"/>
  <w16cid:commentId w16cid:paraId="23AEE9EE" w16cid:durableId="2460EFFE"/>
  <w16cid:commentId w16cid:paraId="64C857E4" w16cid:durableId="24915C74"/>
  <w16cid:commentId w16cid:paraId="35646433" w16cid:durableId="24915CB8"/>
  <w16cid:commentId w16cid:paraId="16781D54" w16cid:durableId="2491641A"/>
  <w16cid:commentId w16cid:paraId="5E641C0E" w16cid:durableId="24916569"/>
  <w16cid:commentId w16cid:paraId="6011C159" w16cid:durableId="24916615"/>
  <w16cid:commentId w16cid:paraId="70E793BA" w16cid:durableId="2491665B"/>
  <w16cid:commentId w16cid:paraId="53723B10" w16cid:durableId="2491666B"/>
  <w16cid:commentId w16cid:paraId="7D28487D" w16cid:durableId="24916717"/>
  <w16cid:commentId w16cid:paraId="7C8BDC49" w16cid:durableId="249167EE"/>
  <w16cid:commentId w16cid:paraId="79BA418D" w16cid:durableId="2491683C"/>
  <w16cid:commentId w16cid:paraId="48336254" w16cid:durableId="2491687C"/>
  <w16cid:commentId w16cid:paraId="5CAC7BCB" w16cid:durableId="249168C2"/>
  <w16cid:commentId w16cid:paraId="2F204D89" w16cid:durableId="249169E6"/>
  <w16cid:commentId w16cid:paraId="1889AAAA" w16cid:durableId="24916A3B"/>
  <w16cid:commentId w16cid:paraId="1C252C0B" w16cid:durableId="24916ABB"/>
  <w16cid:commentId w16cid:paraId="2F783CA4" w16cid:durableId="24916B12"/>
  <w16cid:commentId w16cid:paraId="18247EB6" w16cid:durableId="24916B89"/>
  <w16cid:commentId w16cid:paraId="109C7360" w16cid:durableId="24916BF6"/>
  <w16cid:commentId w16cid:paraId="640C64B4" w16cid:durableId="24916CD8"/>
  <w16cid:commentId w16cid:paraId="36A81D49" w16cid:durableId="249175E4"/>
  <w16cid:commentId w16cid:paraId="2C99CA6E" w16cid:durableId="249178E1"/>
  <w16cid:commentId w16cid:paraId="59806E2F" w16cid:durableId="249179A2"/>
  <w16cid:commentId w16cid:paraId="671F043A" w16cid:durableId="24917ADC"/>
  <w16cid:commentId w16cid:paraId="33325BE6" w16cid:durableId="24917BA5"/>
  <w16cid:commentId w16cid:paraId="3E221292" w16cid:durableId="24917BD0"/>
  <w16cid:commentId w16cid:paraId="33C1C531" w16cid:durableId="24917C77"/>
  <w16cid:commentId w16cid:paraId="05ACD0F3" w16cid:durableId="24917CBD"/>
  <w16cid:commentId w16cid:paraId="48D3525B" w16cid:durableId="2496D664"/>
  <w16cid:commentId w16cid:paraId="44E6E15C" w16cid:durableId="24917D53"/>
  <w16cid:commentId w16cid:paraId="5A9B61BF" w16cid:durableId="24917EB2"/>
  <w16cid:commentId w16cid:paraId="09EDDD44" w16cid:durableId="24918285"/>
  <w16cid:commentId w16cid:paraId="32EB59EA" w16cid:durableId="249183E4"/>
  <w16cid:commentId w16cid:paraId="091F2329" w16cid:durableId="24918478"/>
  <w16cid:commentId w16cid:paraId="41F82597" w16cid:durableId="24918749"/>
  <w16cid:commentId w16cid:paraId="42A6E601" w16cid:durableId="249188F4"/>
  <w16cid:commentId w16cid:paraId="5FA24D51" w16cid:durableId="24918D69"/>
  <w16cid:commentId w16cid:paraId="7FACFC01" w16cid:durableId="24918DA7"/>
  <w16cid:commentId w16cid:paraId="5C00076B" w16cid:durableId="24918F10"/>
  <w16cid:commentId w16cid:paraId="26D34FFC" w16cid:durableId="24919081"/>
  <w16cid:commentId w16cid:paraId="5E499B34" w16cid:durableId="249190F7"/>
  <w16cid:commentId w16cid:paraId="48930136" w16cid:durableId="2491928B"/>
  <w16cid:commentId w16cid:paraId="28667EBA" w16cid:durableId="24919352"/>
  <w16cid:commentId w16cid:paraId="78B420E2" w16cid:durableId="2496D6FF"/>
  <w16cid:commentId w16cid:paraId="49907160" w16cid:durableId="2491A8F5"/>
  <w16cid:commentId w16cid:paraId="0B8D15E6" w16cid:durableId="2491A9BC"/>
  <w16cid:commentId w16cid:paraId="6439632E" w16cid:durableId="2491AAE4"/>
  <w16cid:commentId w16cid:paraId="7AB3896B" w16cid:durableId="2491AECC"/>
  <w16cid:commentId w16cid:paraId="6CB198F3" w16cid:durableId="2491AF8F"/>
  <w16cid:commentId w16cid:paraId="111F1F96" w16cid:durableId="2491B0EB"/>
  <w16cid:commentId w16cid:paraId="1A16FDE2" w16cid:durableId="2491B266"/>
  <w16cid:commentId w16cid:paraId="057DC735" w16cid:durableId="2491B34C"/>
  <w16cid:commentId w16cid:paraId="4B3A55FD" w16cid:durableId="2491B391"/>
  <w16cid:commentId w16cid:paraId="1C9022F7" w16cid:durableId="244E83A6"/>
  <w16cid:commentId w16cid:paraId="551EA029" w16cid:durableId="24929B28"/>
  <w16cid:commentId w16cid:paraId="1E99E430" w16cid:durableId="24929BDF"/>
  <w16cid:commentId w16cid:paraId="39D2A753" w16cid:durableId="24929C85"/>
  <w16cid:commentId w16cid:paraId="1BD766B0" w16cid:durableId="24929FD5"/>
  <w16cid:commentId w16cid:paraId="43BFAF6D" w16cid:durableId="2492A0E5"/>
  <w16cid:commentId w16cid:paraId="6AED6549" w16cid:durableId="2492A378"/>
  <w16cid:commentId w16cid:paraId="716CDCBD" w16cid:durableId="2492B10B"/>
  <w16cid:commentId w16cid:paraId="5067B2FF" w16cid:durableId="2492B45D"/>
  <w16cid:commentId w16cid:paraId="09C49257" w16cid:durableId="2492B150"/>
  <w16cid:commentId w16cid:paraId="2C441A2F" w16cid:durableId="2492B28C"/>
  <w16cid:commentId w16cid:paraId="3ED837C9" w16cid:durableId="2492B33E"/>
  <w16cid:commentId w16cid:paraId="59D93C99" w16cid:durableId="2492B5AA"/>
  <w16cid:commentId w16cid:paraId="6059C499" w16cid:durableId="2492B51B"/>
  <w16cid:commentId w16cid:paraId="40F3D668" w16cid:durableId="2492B4BA"/>
  <w16cid:commentId w16cid:paraId="3CAD15C1" w16cid:durableId="2492B846"/>
  <w16cid:commentId w16cid:paraId="36E782E1" w16cid:durableId="2492B871"/>
  <w16cid:commentId w16cid:paraId="38DD9C78" w16cid:durableId="2460F419"/>
  <w16cid:commentId w16cid:paraId="484877A9" w16cid:durableId="2492D5F1"/>
  <w16cid:commentId w16cid:paraId="2BD4E7F9" w16cid:durableId="2492D61D"/>
  <w16cid:commentId w16cid:paraId="1AE31971" w16cid:durableId="2492D65F"/>
  <w16cid:commentId w16cid:paraId="1C0EDB54" w16cid:durableId="2492D6A7"/>
  <w16cid:commentId w16cid:paraId="2A611231" w16cid:durableId="2492D684"/>
  <w16cid:commentId w16cid:paraId="60656E5B" w16cid:durableId="2492D72E"/>
  <w16cid:commentId w16cid:paraId="705086CD" w16cid:durableId="2492D77E"/>
  <w16cid:commentId w16cid:paraId="3C5BD88B" w16cid:durableId="2492D7E7"/>
  <w16cid:commentId w16cid:paraId="322C2450" w16cid:durableId="2460F475"/>
  <w16cid:commentId w16cid:paraId="690D9389" w16cid:durableId="2492D82A"/>
  <w16cid:commentId w16cid:paraId="09FE197F" w16cid:durableId="2492E3C8"/>
  <w16cid:commentId w16cid:paraId="14F49DDF" w16cid:durableId="2492EE23"/>
  <w16cid:commentId w16cid:paraId="5717458E" w16cid:durableId="2492EEF1"/>
  <w16cid:commentId w16cid:paraId="0E9FA82A" w16cid:durableId="2492F27E"/>
  <w16cid:commentId w16cid:paraId="2E7C1049" w16cid:durableId="2492F2B7"/>
  <w16cid:commentId w16cid:paraId="1930F733" w16cid:durableId="2492F33A"/>
  <w16cid:commentId w16cid:paraId="3B54A81F" w16cid:durableId="2492F812"/>
  <w16cid:commentId w16cid:paraId="31714815" w16cid:durableId="2492F888"/>
  <w16cid:commentId w16cid:paraId="019F9B27" w16cid:durableId="2492FC82"/>
  <w16cid:commentId w16cid:paraId="45EE874B" w16cid:durableId="2492FEA3"/>
  <w16cid:commentId w16cid:paraId="7B8C6BA9" w16cid:durableId="24969FDB"/>
  <w16cid:commentId w16cid:paraId="21CA0062" w16cid:durableId="24969E0B"/>
  <w16cid:commentId w16cid:paraId="11F49909" w16cid:durableId="24969FA1"/>
  <w16cid:commentId w16cid:paraId="140F0153" w16cid:durableId="2496A08A"/>
  <w16cid:commentId w16cid:paraId="50712201" w16cid:durableId="2496A1B6"/>
  <w16cid:commentId w16cid:paraId="4CA9931E" w16cid:durableId="2496A247"/>
  <w16cid:commentId w16cid:paraId="17C3F74F" w16cid:durableId="2496A23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DCE023" w14:textId="77777777" w:rsidR="003A713F" w:rsidRDefault="003A713F">
      <w:r>
        <w:separator/>
      </w:r>
    </w:p>
  </w:endnote>
  <w:endnote w:type="continuationSeparator" w:id="0">
    <w:p w14:paraId="1607E623" w14:textId="77777777" w:rsidR="003A713F" w:rsidRDefault="003A71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ungsuh">
    <w:panose1 w:val="02030600000101010101"/>
    <w:charset w:val="81"/>
    <w:family w:val="roman"/>
    <w:pitch w:val="variable"/>
    <w:sig w:usb0="B00002AF" w:usb1="69D77CFB" w:usb2="00000030" w:usb3="00000000" w:csb0="0008009F" w:csb1="00000000"/>
  </w:font>
  <w:font w:name="Noteworthy Light">
    <w:altName w:val="NOTEWORTHY LIGHT"/>
    <w:panose1 w:val="02000400000000000000"/>
    <w:charset w:val="4D"/>
    <w:family w:val="auto"/>
    <w:pitch w:val="variable"/>
    <w:sig w:usb0="8000006F" w:usb1="08000048" w:usb2="14600000" w:usb3="00000000" w:csb0="00000111" w:csb1="00000000"/>
  </w:font>
  <w:font w:name="Cambria Math">
    <w:panose1 w:val="02040503050406030204"/>
    <w:charset w:val="00"/>
    <w:family w:val="roman"/>
    <w:pitch w:val="variable"/>
    <w:sig w:usb0="E00002FF" w:usb1="420024FF" w:usb2="00000000" w:usb3="00000000" w:csb0="0000019F" w:csb1="00000000"/>
  </w:font>
  <w:font w:name="Times">
    <w:altName w:val="﷽﷽﷽﷽﷽﷽﷽﷽怀"/>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BC21CA" w14:textId="77777777" w:rsidR="009365D4" w:rsidRDefault="009365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DD067C" w14:textId="3794C651" w:rsidR="00CE1C02" w:rsidRPr="005E6785" w:rsidRDefault="00CE1C02" w:rsidP="00555852">
    <w:pPr>
      <w:pStyle w:val="AR6Footpage"/>
      <w:jc w:val="center"/>
    </w:pPr>
    <w:r w:rsidRPr="005E6785">
      <w:t>Do Not Cite, Quote or Distribute</w:t>
    </w:r>
    <w:r w:rsidRPr="005E6785">
      <w:tab/>
    </w:r>
    <w:r w:rsidRPr="00241D33">
      <w:rPr>
        <w:b w:val="0"/>
      </w:rPr>
      <w:t>1-</w:t>
    </w:r>
    <w:r w:rsidRPr="00241D33">
      <w:rPr>
        <w:b w:val="0"/>
      </w:rPr>
      <w:fldChar w:fldCharType="begin"/>
    </w:r>
    <w:r w:rsidRPr="00241D33">
      <w:rPr>
        <w:b w:val="0"/>
      </w:rPr>
      <w:instrText>PAGE</w:instrText>
    </w:r>
    <w:r w:rsidRPr="00241D33">
      <w:rPr>
        <w:b w:val="0"/>
      </w:rPr>
      <w:fldChar w:fldCharType="separate"/>
    </w:r>
    <w:r w:rsidR="002079D8">
      <w:rPr>
        <w:b w:val="0"/>
        <w:noProof/>
      </w:rPr>
      <w:t>77</w:t>
    </w:r>
    <w:r w:rsidRPr="00241D33">
      <w:rPr>
        <w:b w:val="0"/>
      </w:rPr>
      <w:fldChar w:fldCharType="end"/>
    </w:r>
    <w:r w:rsidRPr="005E6785">
      <w:tab/>
    </w:r>
    <w:r w:rsidRPr="00241D33">
      <w:rPr>
        <w:b w:val="0"/>
      </w:rPr>
      <w:t xml:space="preserve">Total pages: </w:t>
    </w:r>
    <w:r w:rsidRPr="00241D33">
      <w:rPr>
        <w:b w:val="0"/>
      </w:rPr>
      <w:fldChar w:fldCharType="begin"/>
    </w:r>
    <w:r w:rsidRPr="00241D33">
      <w:rPr>
        <w:b w:val="0"/>
      </w:rPr>
      <w:instrText>NUMPAGES</w:instrText>
    </w:r>
    <w:r w:rsidRPr="00241D33">
      <w:rPr>
        <w:b w:val="0"/>
      </w:rPr>
      <w:fldChar w:fldCharType="separate"/>
    </w:r>
    <w:r w:rsidR="002079D8">
      <w:rPr>
        <w:b w:val="0"/>
        <w:noProof/>
      </w:rPr>
      <w:t>126</w:t>
    </w:r>
    <w:r w:rsidRPr="00241D33">
      <w:rPr>
        <w:b w:val="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3F387E" w14:textId="77777777" w:rsidR="009365D4" w:rsidRDefault="009365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12E55E" w14:textId="77777777" w:rsidR="003A713F" w:rsidRDefault="003A713F">
      <w:r>
        <w:separator/>
      </w:r>
    </w:p>
  </w:footnote>
  <w:footnote w:type="continuationSeparator" w:id="0">
    <w:p w14:paraId="7DA9CC94" w14:textId="77777777" w:rsidR="003A713F" w:rsidRDefault="003A713F">
      <w:r>
        <w:continuationSeparator/>
      </w:r>
    </w:p>
  </w:footnote>
  <w:footnote w:id="1">
    <w:p w14:paraId="10CA21B5" w14:textId="1435B9EF" w:rsidR="00CE1C02" w:rsidRPr="0036671B" w:rsidRDefault="00CE1C02" w:rsidP="0036671B">
      <w:pPr>
        <w:pStyle w:val="AR6Footpage"/>
        <w:rPr>
          <w:b w:val="0"/>
          <w:bCs/>
        </w:rPr>
      </w:pPr>
      <w:r w:rsidRPr="007F11F7">
        <w:rPr>
          <w:rStyle w:val="FootnoteReference"/>
        </w:rPr>
        <w:footnoteRef/>
      </w:r>
      <w:r w:rsidRPr="0036671B">
        <w:rPr>
          <w:b w:val="0"/>
          <w:bCs/>
        </w:rPr>
        <w:t xml:space="preserve"> Note that GMST and GSAT are physically distinct but closely related quantities</w:t>
      </w:r>
      <w:del w:id="455" w:author="Ian Blenkinsop" w:date="2021-07-01T11:30:00Z">
        <w:r w:rsidRPr="0036671B" w:rsidDel="00B22858">
          <w:rPr>
            <w:b w:val="0"/>
            <w:bCs/>
          </w:rPr>
          <w:delText>,</w:delText>
        </w:r>
      </w:del>
      <w:r w:rsidRPr="0036671B">
        <w:rPr>
          <w:b w:val="0"/>
          <w:bCs/>
        </w:rPr>
        <w:t xml:space="preserve"> </w:t>
      </w:r>
      <w:del w:id="456" w:author="Ian Blenkinsop" w:date="2021-07-01T11:30:00Z">
        <w:r w:rsidRPr="0036671B" w:rsidDel="00B22858">
          <w:rPr>
            <w:b w:val="0"/>
            <w:bCs/>
          </w:rPr>
          <w:delText xml:space="preserve">see </w:delText>
        </w:r>
      </w:del>
      <w:ins w:id="457" w:author="Ian Blenkinsop" w:date="2021-07-01T11:30:00Z">
        <w:r w:rsidR="00B22858">
          <w:rPr>
            <w:b w:val="0"/>
            <w:bCs/>
          </w:rPr>
          <w:t>(</w:t>
        </w:r>
      </w:ins>
      <w:r w:rsidRPr="0036671B">
        <w:rPr>
          <w:b w:val="0"/>
          <w:bCs/>
        </w:rPr>
        <w:t>Section 1.4.1 and Cross-Chapter Box 2.3</w:t>
      </w:r>
      <w:del w:id="458" w:author="Ian Blenkinsop" w:date="2021-07-01T11:30:00Z">
        <w:r w:rsidRPr="0036671B" w:rsidDel="00B22858">
          <w:rPr>
            <w:b w:val="0"/>
            <w:bCs/>
          </w:rPr>
          <w:delText xml:space="preserve"> in Chapter 2</w:delText>
        </w:r>
      </w:del>
      <w:ins w:id="459" w:author="Ian Blenkinsop" w:date="2021-07-01T11:30:00Z">
        <w:r w:rsidR="00B22858">
          <w:rPr>
            <w:b w:val="0"/>
            <w:bCs/>
          </w:rPr>
          <w:t>)</w:t>
        </w:r>
      </w:ins>
      <w:r w:rsidRPr="0036671B">
        <w:rPr>
          <w:b w:val="0"/>
          <w:bCs/>
        </w:rPr>
        <w:t>.</w:t>
      </w:r>
    </w:p>
  </w:footnote>
  <w:footnote w:id="2">
    <w:p w14:paraId="357BDE2B" w14:textId="72B874F7" w:rsidR="00CE1C02" w:rsidRDefault="00CE1C02" w:rsidP="0079149B">
      <w:pPr>
        <w:pStyle w:val="AR6Footpage"/>
      </w:pPr>
      <w:r w:rsidRPr="007F11F7">
        <w:rPr>
          <w:rStyle w:val="FootnoteReference"/>
        </w:rPr>
        <w:footnoteRef/>
      </w:r>
      <w:r>
        <w:t xml:space="preserve"> </w:t>
      </w:r>
      <w:del w:id="562" w:author="Ian Blenkinsop" w:date="2021-07-01T12:13:00Z">
        <w:r w:rsidRPr="00464027" w:rsidDel="002F54B0">
          <w:rPr>
            <w:b w:val="0"/>
          </w:rPr>
          <w:delText xml:space="preserve">as </w:delText>
        </w:r>
      </w:del>
      <w:ins w:id="563" w:author="Ian Blenkinsop" w:date="2021-07-01T12:13:00Z">
        <w:r w:rsidR="002F54B0">
          <w:rPr>
            <w:b w:val="0"/>
          </w:rPr>
          <w:t>A</w:t>
        </w:r>
        <w:r w:rsidR="002F54B0" w:rsidRPr="00464027">
          <w:rPr>
            <w:b w:val="0"/>
          </w:rPr>
          <w:t xml:space="preserve">s </w:t>
        </w:r>
      </w:ins>
      <w:r w:rsidRPr="00464027">
        <w:rPr>
          <w:b w:val="0"/>
        </w:rPr>
        <w:t>old as the longest continuous climate records</w:t>
      </w:r>
      <w:ins w:id="564" w:author="Ian Blenkinsop" w:date="2021-07-01T12:14:00Z">
        <w:r w:rsidR="002F54B0">
          <w:rPr>
            <w:b w:val="0"/>
          </w:rPr>
          <w:t>, which are</w:t>
        </w:r>
      </w:ins>
      <w:r w:rsidRPr="00464027">
        <w:rPr>
          <w:b w:val="0"/>
        </w:rPr>
        <w:t xml:space="preserve"> based on the ice core from EPICA Dome Concordia</w:t>
      </w:r>
      <w:del w:id="565" w:author="Ian Blenkinsop" w:date="2021-07-01T12:16:00Z">
        <w:r w:rsidRPr="00464027" w:rsidDel="002F54B0">
          <w:rPr>
            <w:b w:val="0"/>
          </w:rPr>
          <w:delText xml:space="preserve"> (</w:delText>
        </w:r>
      </w:del>
      <w:ins w:id="566" w:author="Ian Blenkinsop" w:date="2021-07-01T12:16:00Z">
        <w:r w:rsidR="002F54B0">
          <w:rPr>
            <w:b w:val="0"/>
          </w:rPr>
          <w:t xml:space="preserve">, </w:t>
        </w:r>
      </w:ins>
      <w:r w:rsidRPr="00464027">
        <w:rPr>
          <w:b w:val="0"/>
        </w:rPr>
        <w:t>Antarctica</w:t>
      </w:r>
      <w:del w:id="567" w:author="Ian Blenkinsop" w:date="2021-07-01T12:16:00Z">
        <w:r w:rsidRPr="00464027" w:rsidDel="002F54B0">
          <w:rPr>
            <w:b w:val="0"/>
          </w:rPr>
          <w:delText>)</w:delText>
        </w:r>
      </w:del>
      <w:r w:rsidRPr="00464027">
        <w:rPr>
          <w:b w:val="0"/>
        </w:rPr>
        <w:t>. Polar ice cores are the only paleoclimatic archive providing direct information on past greenhouse gas concentrations.</w:t>
      </w:r>
      <w:r>
        <w:t xml:space="preserve"> </w:t>
      </w:r>
    </w:p>
  </w:footnote>
  <w:footnote w:id="3">
    <w:p w14:paraId="6C06E10C" w14:textId="1EB53A5C" w:rsidR="00CE1C02" w:rsidRPr="00DA05E0" w:rsidRDefault="00CE1C02" w:rsidP="0079149B">
      <w:pPr>
        <w:pStyle w:val="AR6Footpage"/>
        <w:rPr>
          <w:b w:val="0"/>
          <w:bCs/>
        </w:rPr>
      </w:pPr>
      <w:r w:rsidRPr="007F11F7">
        <w:rPr>
          <w:rStyle w:val="FootnoteReference"/>
        </w:rPr>
        <w:footnoteRef/>
      </w:r>
      <w:r w:rsidRPr="00DA05E0">
        <w:rPr>
          <w:b w:val="0"/>
          <w:bCs/>
        </w:rPr>
        <w:t xml:space="preserve"> </w:t>
      </w:r>
      <w:del w:id="845" w:author="Ian Blenkinsop" w:date="2021-07-01T14:41:00Z">
        <w:r w:rsidRPr="00DA05E0" w:rsidDel="002C5199">
          <w:rPr>
            <w:b w:val="0"/>
            <w:bCs/>
          </w:rPr>
          <w:delText xml:space="preserve">the </w:delText>
        </w:r>
      </w:del>
      <w:ins w:id="846" w:author="Ian Blenkinsop" w:date="2021-07-01T14:41:00Z">
        <w:r w:rsidR="002C5199">
          <w:rPr>
            <w:b w:val="0"/>
            <w:bCs/>
          </w:rPr>
          <w:t>T</w:t>
        </w:r>
        <w:r w:rsidR="002C5199" w:rsidRPr="00DA05E0">
          <w:rPr>
            <w:b w:val="0"/>
            <w:bCs/>
          </w:rPr>
          <w:t xml:space="preserve">he </w:t>
        </w:r>
      </w:ins>
      <w:r w:rsidRPr="00DA05E0">
        <w:rPr>
          <w:b w:val="0"/>
          <w:bCs/>
        </w:rPr>
        <w:t xml:space="preserve">labels of </w:t>
      </w:r>
      <w:ins w:id="847" w:author="Ian Blenkinsop" w:date="2021-07-01T14:41:00Z">
        <w:r w:rsidR="002C5199">
          <w:rPr>
            <w:b w:val="0"/>
            <w:bCs/>
          </w:rPr>
          <w:t>‘</w:t>
        </w:r>
      </w:ins>
      <w:r w:rsidRPr="00DA05E0">
        <w:rPr>
          <w:b w:val="0"/>
          <w:bCs/>
        </w:rPr>
        <w:t>mitigation</w:t>
      </w:r>
      <w:ins w:id="848" w:author="Ian Blenkinsop" w:date="2021-07-01T14:41:00Z">
        <w:r w:rsidR="002C5199">
          <w:rPr>
            <w:b w:val="0"/>
            <w:bCs/>
          </w:rPr>
          <w:t>’</w:t>
        </w:r>
      </w:ins>
      <w:r w:rsidRPr="00DA05E0">
        <w:rPr>
          <w:b w:val="0"/>
          <w:bCs/>
        </w:rPr>
        <w:t xml:space="preserve">, </w:t>
      </w:r>
      <w:ins w:id="849" w:author="Ian Blenkinsop" w:date="2021-07-01T14:41:00Z">
        <w:r w:rsidR="002C5199">
          <w:rPr>
            <w:b w:val="0"/>
            <w:bCs/>
          </w:rPr>
          <w:t>‘</w:t>
        </w:r>
      </w:ins>
      <w:r w:rsidRPr="00DA05E0">
        <w:rPr>
          <w:b w:val="0"/>
          <w:bCs/>
        </w:rPr>
        <w:t>adaptation</w:t>
      </w:r>
      <w:ins w:id="850" w:author="Ian Blenkinsop" w:date="2021-07-01T14:41:00Z">
        <w:r w:rsidR="002C5199">
          <w:rPr>
            <w:b w:val="0"/>
            <w:bCs/>
          </w:rPr>
          <w:t>’</w:t>
        </w:r>
      </w:ins>
      <w:r w:rsidRPr="00DA05E0">
        <w:rPr>
          <w:b w:val="0"/>
          <w:bCs/>
        </w:rPr>
        <w:t xml:space="preserve"> and </w:t>
      </w:r>
      <w:ins w:id="851" w:author="Ian Blenkinsop" w:date="2021-07-01T14:42:00Z">
        <w:r w:rsidR="002C5199">
          <w:rPr>
            <w:b w:val="0"/>
            <w:bCs/>
          </w:rPr>
          <w:t>‘</w:t>
        </w:r>
      </w:ins>
      <w:r w:rsidRPr="00DA05E0">
        <w:rPr>
          <w:b w:val="0"/>
          <w:bCs/>
        </w:rPr>
        <w:t>means of implementation and support</w:t>
      </w:r>
      <w:ins w:id="852" w:author="Ian Blenkinsop" w:date="2021-07-01T14:42:00Z">
        <w:r w:rsidR="002C5199">
          <w:rPr>
            <w:b w:val="0"/>
            <w:bCs/>
          </w:rPr>
          <w:t>’</w:t>
        </w:r>
      </w:ins>
      <w:r w:rsidRPr="00DA05E0">
        <w:rPr>
          <w:b w:val="0"/>
          <w:bCs/>
        </w:rPr>
        <w:t xml:space="preserve"> are </w:t>
      </w:r>
      <w:del w:id="853" w:author="Ian Blenkinsop" w:date="2021-07-01T14:41:00Z">
        <w:r w:rsidRPr="00DA05E0" w:rsidDel="002C5199">
          <w:rPr>
            <w:b w:val="0"/>
            <w:bCs/>
          </w:rPr>
          <w:delText xml:space="preserve">here </w:delText>
        </w:r>
      </w:del>
      <w:r w:rsidRPr="00DA05E0">
        <w:rPr>
          <w:b w:val="0"/>
          <w:bCs/>
        </w:rPr>
        <w:t xml:space="preserve">provided </w:t>
      </w:r>
      <w:ins w:id="854" w:author="Ian Blenkinsop" w:date="2021-07-01T14:41:00Z">
        <w:r w:rsidR="002C5199" w:rsidRPr="00DA05E0">
          <w:rPr>
            <w:b w:val="0"/>
            <w:bCs/>
          </w:rPr>
          <w:t xml:space="preserve">here </w:t>
        </w:r>
      </w:ins>
      <w:r w:rsidRPr="00DA05E0">
        <w:rPr>
          <w:b w:val="0"/>
          <w:bCs/>
        </w:rPr>
        <w:t xml:space="preserve">for </w:t>
      </w:r>
      <w:del w:id="855" w:author="Ian Blenkinsop" w:date="2021-07-01T14:41:00Z">
        <w:r w:rsidRPr="00DA05E0" w:rsidDel="002C5199">
          <w:rPr>
            <w:b w:val="0"/>
            <w:bCs/>
          </w:rPr>
          <w:delText xml:space="preserve">reader's </w:delText>
        </w:r>
      </w:del>
      <w:r w:rsidRPr="00DA05E0">
        <w:rPr>
          <w:b w:val="0"/>
          <w:bCs/>
        </w:rPr>
        <w:t xml:space="preserve">guidance only, with no presumption about the actual legal content of the paragraphs and to </w:t>
      </w:r>
      <w:del w:id="856" w:author="Ian Blenkinsop" w:date="2021-07-01T14:41:00Z">
        <w:r w:rsidRPr="00DA05E0" w:rsidDel="002C5199">
          <w:rPr>
            <w:b w:val="0"/>
            <w:bCs/>
          </w:rPr>
          <w:delText xml:space="preserve">which </w:delText>
        </w:r>
      </w:del>
      <w:ins w:id="857" w:author="Ian Blenkinsop" w:date="2021-07-01T14:41:00Z">
        <w:r w:rsidR="002C5199">
          <w:rPr>
            <w:b w:val="0"/>
            <w:bCs/>
          </w:rPr>
          <w:t>what</w:t>
        </w:r>
        <w:r w:rsidR="002C5199" w:rsidRPr="00DA05E0">
          <w:rPr>
            <w:b w:val="0"/>
            <w:bCs/>
          </w:rPr>
          <w:t xml:space="preserve"> </w:t>
        </w:r>
      </w:ins>
      <w:r w:rsidRPr="00DA05E0">
        <w:rPr>
          <w:b w:val="0"/>
          <w:bCs/>
        </w:rPr>
        <w:t>extent they encompass</w:t>
      </w:r>
      <w:r w:rsidRPr="003C3ED6">
        <w:t xml:space="preserve"> </w:t>
      </w:r>
      <w:r w:rsidRPr="00DA05E0">
        <w:rPr>
          <w:b w:val="0"/>
          <w:bCs/>
        </w:rPr>
        <w:t>mitigation, adaptation and means of implementation in its entirety</w:t>
      </w:r>
      <w:r>
        <w:rPr>
          <w:b w:val="0"/>
          <w:bCs/>
        </w:rPr>
        <w:t>.</w:t>
      </w:r>
    </w:p>
  </w:footnote>
  <w:footnote w:id="4">
    <w:p w14:paraId="5EF489DC" w14:textId="033346BE" w:rsidR="00CE1C02" w:rsidRPr="00DA05E0" w:rsidRDefault="00CE1C02" w:rsidP="00DC25B1">
      <w:pPr>
        <w:pStyle w:val="AR6Footpage"/>
        <w:spacing w:after="120"/>
        <w:rPr>
          <w:b w:val="0"/>
          <w:bCs/>
        </w:rPr>
      </w:pPr>
      <w:r w:rsidRPr="007F11F7">
        <w:rPr>
          <w:rStyle w:val="FootnoteReference"/>
        </w:rPr>
        <w:footnoteRef/>
      </w:r>
      <w:r w:rsidRPr="00DA05E0">
        <w:rPr>
          <w:b w:val="0"/>
          <w:bCs/>
        </w:rPr>
        <w:t xml:space="preserve"> </w:t>
      </w:r>
      <w:del w:id="869" w:author="Ian Blenkinsop" w:date="2021-07-01T15:02:00Z">
        <w:r w:rsidRPr="00DA05E0" w:rsidDel="0011324E">
          <w:rPr>
            <w:b w:val="0"/>
            <w:bCs/>
          </w:rPr>
          <w:delText xml:space="preserve">paragraph </w:delText>
        </w:r>
      </w:del>
      <w:ins w:id="870" w:author="Ian Blenkinsop" w:date="2021-07-01T15:02:00Z">
        <w:r w:rsidR="0011324E">
          <w:rPr>
            <w:b w:val="0"/>
            <w:bCs/>
          </w:rPr>
          <w:t>P</w:t>
        </w:r>
        <w:r w:rsidR="0011324E" w:rsidRPr="00DA05E0">
          <w:rPr>
            <w:b w:val="0"/>
            <w:bCs/>
          </w:rPr>
          <w:t xml:space="preserve">aragraph </w:t>
        </w:r>
      </w:ins>
      <w:r w:rsidRPr="00DA05E0">
        <w:rPr>
          <w:b w:val="0"/>
          <w:bCs/>
        </w:rPr>
        <w:t xml:space="preserve">37b in 19/CMA.1 in FCCC/PA/CMA/2018/3/Add.2, pursuant decision 1/CP.21, paragraph 99 of the adoption of the PA in FCCC/CP/2015/10/Add.1, available at: </w:t>
      </w:r>
      <w:hyperlink r:id="rId1">
        <w:r w:rsidRPr="00DA05E0">
          <w:rPr>
            <w:b w:val="0"/>
            <w:bCs/>
            <w:color w:val="1155CC"/>
            <w:u w:val="single"/>
          </w:rPr>
          <w:t>https://unfccc.int/documents/193408</w:t>
        </w:r>
      </w:hyperlink>
      <w:del w:id="871" w:author="Ian Blenkinsop" w:date="2021-07-01T15:20:00Z">
        <w:r w:rsidRPr="00DA05E0" w:rsidDel="00DA5392">
          <w:rPr>
            <w:b w:val="0"/>
            <w:bCs/>
          </w:rPr>
          <w:delText xml:space="preserve"> </w:delText>
        </w:r>
      </w:del>
      <w:ins w:id="872" w:author="Ian Blenkinsop" w:date="2021-07-01T15:20:00Z">
        <w:r w:rsidR="00DA5392">
          <w:rPr>
            <w:b w:val="0"/>
            <w:bCs/>
          </w:rPr>
          <w:t>.</w:t>
        </w:r>
      </w:ins>
    </w:p>
  </w:footnote>
  <w:footnote w:id="5">
    <w:p w14:paraId="6659AA8A" w14:textId="77777777" w:rsidR="00CE1C02" w:rsidRPr="00DA05E0" w:rsidDel="0011324E" w:rsidRDefault="00CE1C02" w:rsidP="00DC25B1">
      <w:pPr>
        <w:pStyle w:val="AR6Footpage"/>
        <w:spacing w:after="120"/>
        <w:rPr>
          <w:del w:id="876" w:author="Ian Blenkinsop" w:date="2021-07-01T14:57:00Z"/>
          <w:b w:val="0"/>
          <w:bCs/>
        </w:rPr>
      </w:pPr>
      <w:del w:id="877" w:author="Ian Blenkinsop" w:date="2021-07-01T14:57:00Z">
        <w:r w:rsidRPr="007F11F7" w:rsidDel="0011324E">
          <w:rPr>
            <w:rStyle w:val="FootnoteReference"/>
          </w:rPr>
          <w:footnoteRef/>
        </w:r>
        <w:r w:rsidRPr="00DA05E0" w:rsidDel="0011324E">
          <w:delText xml:space="preserve"> </w:delText>
        </w:r>
        <w:r w:rsidRPr="00DA05E0" w:rsidDel="0011324E">
          <w:rPr>
            <w:b w:val="0"/>
            <w:bCs/>
          </w:rPr>
          <w:delText>Decision 5/CP.25, available at: https://unfccc.int/sites/default/files/resource/cp2019_13a01E.pdf</w:delText>
        </w:r>
      </w:del>
    </w:p>
  </w:footnote>
  <w:footnote w:id="6">
    <w:p w14:paraId="071BD457" w14:textId="06E51503" w:rsidR="0011324E" w:rsidRPr="00DA05E0" w:rsidRDefault="0011324E" w:rsidP="0011324E">
      <w:pPr>
        <w:pStyle w:val="AR6Footpage"/>
        <w:spacing w:after="120"/>
        <w:rPr>
          <w:ins w:id="879" w:author="Ian Blenkinsop" w:date="2021-07-01T14:57:00Z"/>
          <w:b w:val="0"/>
          <w:bCs/>
        </w:rPr>
      </w:pPr>
      <w:ins w:id="880" w:author="Ian Blenkinsop" w:date="2021-07-01T14:57:00Z">
        <w:r w:rsidRPr="007F11F7">
          <w:rPr>
            <w:rStyle w:val="FootnoteReference"/>
          </w:rPr>
          <w:footnoteRef/>
        </w:r>
        <w:r w:rsidRPr="00DA05E0">
          <w:t xml:space="preserve"> </w:t>
        </w:r>
        <w:r w:rsidRPr="00DA05E0">
          <w:rPr>
            <w:b w:val="0"/>
            <w:bCs/>
          </w:rPr>
          <w:t xml:space="preserve">Decision 5/CP.25, available at: </w:t>
        </w:r>
      </w:ins>
      <w:ins w:id="881" w:author="Ian Blenkinsop" w:date="2021-07-01T15:21:00Z">
        <w:r w:rsidR="00DA5392">
          <w:rPr>
            <w:b w:val="0"/>
            <w:bCs/>
          </w:rPr>
          <w:fldChar w:fldCharType="begin"/>
        </w:r>
        <w:r w:rsidR="00DA5392">
          <w:rPr>
            <w:b w:val="0"/>
            <w:bCs/>
          </w:rPr>
          <w:instrText xml:space="preserve"> HYPERLINK "</w:instrText>
        </w:r>
      </w:ins>
      <w:ins w:id="882" w:author="Ian Blenkinsop" w:date="2021-07-01T14:57:00Z">
        <w:r w:rsidR="00DA5392" w:rsidRPr="00DA05E0">
          <w:rPr>
            <w:b w:val="0"/>
            <w:bCs/>
          </w:rPr>
          <w:instrText>https://unfccc.int/sites/default/files/resource/cp2019_13a01E.pdf</w:instrText>
        </w:r>
      </w:ins>
      <w:ins w:id="883" w:author="Ian Blenkinsop" w:date="2021-07-01T15:21:00Z">
        <w:r w:rsidR="00DA5392">
          <w:rPr>
            <w:b w:val="0"/>
            <w:bCs/>
          </w:rPr>
          <w:instrText xml:space="preserve">" </w:instrText>
        </w:r>
        <w:r w:rsidR="00DA5392">
          <w:rPr>
            <w:b w:val="0"/>
            <w:bCs/>
          </w:rPr>
          <w:fldChar w:fldCharType="separate"/>
        </w:r>
      </w:ins>
      <w:ins w:id="884" w:author="Ian Blenkinsop" w:date="2021-07-01T14:57:00Z">
        <w:r w:rsidR="00DA5392" w:rsidRPr="001D44AF">
          <w:rPr>
            <w:rStyle w:val="Hyperlink"/>
            <w:b w:val="0"/>
            <w:bCs/>
          </w:rPr>
          <w:t>https://unfccc.int/sites/default/files/resource/cp2019_13a01E.pdf</w:t>
        </w:r>
      </w:ins>
      <w:ins w:id="885" w:author="Ian Blenkinsop" w:date="2021-07-01T15:21:00Z">
        <w:r w:rsidR="00DA5392">
          <w:rPr>
            <w:b w:val="0"/>
            <w:bCs/>
          </w:rPr>
          <w:fldChar w:fldCharType="end"/>
        </w:r>
      </w:ins>
      <w:ins w:id="886" w:author="Ian Blenkinsop" w:date="2021-07-01T15:20:00Z">
        <w:r w:rsidR="00DA5392">
          <w:rPr>
            <w:b w:val="0"/>
            <w:bCs/>
          </w:rPr>
          <w:t>.</w:t>
        </w:r>
      </w:ins>
    </w:p>
  </w:footnote>
  <w:footnote w:id="7">
    <w:p w14:paraId="18F0665F" w14:textId="2FB3E830" w:rsidR="00CE1C02" w:rsidRPr="00DA05E0" w:rsidRDefault="00CE1C02" w:rsidP="00DC25B1">
      <w:pPr>
        <w:pStyle w:val="AR6Footpage"/>
        <w:spacing w:after="120"/>
        <w:rPr>
          <w:b w:val="0"/>
          <w:bCs/>
        </w:rPr>
      </w:pPr>
      <w:r w:rsidRPr="007F11F7">
        <w:rPr>
          <w:rStyle w:val="FootnoteReference"/>
        </w:rPr>
        <w:footnoteRef/>
      </w:r>
      <w:r w:rsidRPr="00DA05E0">
        <w:rPr>
          <w:b w:val="0"/>
          <w:bCs/>
        </w:rPr>
        <w:t xml:space="preserve"> Decision 1/CP.23, in FCCC/CP/2017/L.13, available at </w:t>
      </w:r>
      <w:ins w:id="899" w:author="Ian Blenkinsop" w:date="2021-07-01T15:21:00Z">
        <w:r w:rsidR="00DA5392">
          <w:rPr>
            <w:b w:val="0"/>
            <w:bCs/>
          </w:rPr>
          <w:fldChar w:fldCharType="begin"/>
        </w:r>
        <w:r w:rsidR="00DA5392">
          <w:rPr>
            <w:b w:val="0"/>
            <w:bCs/>
          </w:rPr>
          <w:instrText xml:space="preserve"> HYPERLINK "</w:instrText>
        </w:r>
      </w:ins>
      <w:r w:rsidR="00DA5392" w:rsidRPr="00DA05E0">
        <w:rPr>
          <w:b w:val="0"/>
          <w:bCs/>
        </w:rPr>
        <w:instrText>https://unfccc.int/resource/docs/2017/cop23/eng/l13.pdf</w:instrText>
      </w:r>
      <w:ins w:id="900" w:author="Ian Blenkinsop" w:date="2021-07-01T15:21:00Z">
        <w:r w:rsidR="00DA5392">
          <w:rPr>
            <w:b w:val="0"/>
            <w:bCs/>
          </w:rPr>
          <w:instrText xml:space="preserve">" </w:instrText>
        </w:r>
        <w:r w:rsidR="00DA5392">
          <w:rPr>
            <w:b w:val="0"/>
            <w:bCs/>
          </w:rPr>
          <w:fldChar w:fldCharType="separate"/>
        </w:r>
      </w:ins>
      <w:r w:rsidR="00DA5392" w:rsidRPr="001D44AF">
        <w:rPr>
          <w:rStyle w:val="Hyperlink"/>
          <w:b w:val="0"/>
          <w:bCs/>
        </w:rPr>
        <w:t>https://unfccc.int/resource/docs/2017/cop23/eng/l13.pdf</w:t>
      </w:r>
      <w:ins w:id="901" w:author="Ian Blenkinsop" w:date="2021-07-01T15:21:00Z">
        <w:r w:rsidR="00DA5392">
          <w:rPr>
            <w:b w:val="0"/>
            <w:bCs/>
          </w:rPr>
          <w:fldChar w:fldCharType="end"/>
        </w:r>
        <w:r w:rsidR="00DA5392">
          <w:rPr>
            <w:b w:val="0"/>
            <w:bCs/>
          </w:rPr>
          <w:t>.</w:t>
        </w:r>
      </w:ins>
    </w:p>
  </w:footnote>
  <w:footnote w:id="8">
    <w:p w14:paraId="7DAC4DEC" w14:textId="78FE1EC4" w:rsidR="00CE1C02" w:rsidRDefault="00CE1C02" w:rsidP="00102875">
      <w:pPr>
        <w:pStyle w:val="Normal1"/>
        <w:rPr>
          <w:sz w:val="20"/>
          <w:szCs w:val="20"/>
        </w:rPr>
      </w:pPr>
      <w:r w:rsidRPr="007F11F7">
        <w:rPr>
          <w:rStyle w:val="FootnoteReference"/>
        </w:rPr>
        <w:footnoteRef/>
      </w:r>
      <w:r>
        <w:rPr>
          <w:sz w:val="20"/>
          <w:szCs w:val="20"/>
        </w:rPr>
        <w:t xml:space="preserve"> </w:t>
      </w:r>
      <w:r w:rsidRPr="00CD65C0">
        <w:rPr>
          <w:sz w:val="20"/>
          <w:szCs w:val="20"/>
        </w:rPr>
        <w:t>Box 1.2</w:t>
      </w:r>
      <w:r>
        <w:rPr>
          <w:sz w:val="20"/>
          <w:szCs w:val="20"/>
        </w:rPr>
        <w:t xml:space="preserve"> reproduces the temperature metrics as they appeared in the respective SPMs of the </w:t>
      </w:r>
      <w:del w:id="3069" w:author="Ian Blenkinsop" w:date="2021-07-05T15:59:00Z">
        <w:r w:rsidDel="00182F08">
          <w:rPr>
            <w:sz w:val="20"/>
            <w:szCs w:val="20"/>
          </w:rPr>
          <w:delText>SRs</w:delText>
        </w:r>
      </w:del>
      <w:ins w:id="3070" w:author="Ian Blenkinsop" w:date="2021-07-05T15:59:00Z">
        <w:r w:rsidR="00182F08">
          <w:rPr>
            <w:sz w:val="20"/>
            <w:szCs w:val="20"/>
          </w:rPr>
          <w:t>Special Reports</w:t>
        </w:r>
      </w:ins>
      <w:r>
        <w:rPr>
          <w:sz w:val="20"/>
          <w:szCs w:val="20"/>
        </w:rPr>
        <w:t>. In AR6 long-term changes of GMST (</w:t>
      </w:r>
      <w:del w:id="3071" w:author="Ian Blenkinsop" w:date="2021-07-05T16:02:00Z">
        <w:r w:rsidRPr="008B64B3" w:rsidDel="00182F08">
          <w:rPr>
            <w:sz w:val="20"/>
            <w:szCs w:val="20"/>
          </w:rPr>
          <w:delText xml:space="preserve">Global </w:delText>
        </w:r>
      </w:del>
      <w:ins w:id="3072" w:author="Ian Blenkinsop" w:date="2021-07-05T16:02:00Z">
        <w:r w:rsidR="00182F08">
          <w:rPr>
            <w:sz w:val="20"/>
            <w:szCs w:val="20"/>
          </w:rPr>
          <w:t>g</w:t>
        </w:r>
        <w:r w:rsidR="00182F08" w:rsidRPr="008B64B3">
          <w:rPr>
            <w:sz w:val="20"/>
            <w:szCs w:val="20"/>
          </w:rPr>
          <w:t xml:space="preserve">lobal </w:t>
        </w:r>
      </w:ins>
      <w:del w:id="3073" w:author="Ian Blenkinsop" w:date="2021-07-05T16:02:00Z">
        <w:r w:rsidRPr="008B64B3" w:rsidDel="00182F08">
          <w:rPr>
            <w:sz w:val="20"/>
            <w:szCs w:val="20"/>
          </w:rPr>
          <w:delText xml:space="preserve">Mean </w:delText>
        </w:r>
      </w:del>
      <w:ins w:id="3074" w:author="Ian Blenkinsop" w:date="2021-07-05T16:02:00Z">
        <w:r w:rsidR="00182F08">
          <w:rPr>
            <w:sz w:val="20"/>
            <w:szCs w:val="20"/>
          </w:rPr>
          <w:t>m</w:t>
        </w:r>
        <w:r w:rsidR="00182F08" w:rsidRPr="008B64B3">
          <w:rPr>
            <w:sz w:val="20"/>
            <w:szCs w:val="20"/>
          </w:rPr>
          <w:t xml:space="preserve">ean </w:t>
        </w:r>
      </w:ins>
      <w:del w:id="3075" w:author="Ian Blenkinsop" w:date="2021-07-05T16:02:00Z">
        <w:r w:rsidRPr="008B64B3" w:rsidDel="00182F08">
          <w:rPr>
            <w:sz w:val="20"/>
            <w:szCs w:val="20"/>
          </w:rPr>
          <w:delText xml:space="preserve">Surface </w:delText>
        </w:r>
      </w:del>
      <w:ins w:id="3076" w:author="Ian Blenkinsop" w:date="2021-07-05T16:02:00Z">
        <w:r w:rsidR="00182F08">
          <w:rPr>
            <w:sz w:val="20"/>
            <w:szCs w:val="20"/>
          </w:rPr>
          <w:t>s</w:t>
        </w:r>
        <w:r w:rsidR="00182F08" w:rsidRPr="008B64B3">
          <w:rPr>
            <w:sz w:val="20"/>
            <w:szCs w:val="20"/>
          </w:rPr>
          <w:t xml:space="preserve">urface </w:t>
        </w:r>
      </w:ins>
      <w:del w:id="3077" w:author="Ian Blenkinsop" w:date="2021-07-05T16:02:00Z">
        <w:r w:rsidRPr="008B64B3" w:rsidDel="00182F08">
          <w:rPr>
            <w:sz w:val="20"/>
            <w:szCs w:val="20"/>
          </w:rPr>
          <w:delText>Temperature</w:delText>
        </w:r>
      </w:del>
      <w:ins w:id="3078" w:author="Ian Blenkinsop" w:date="2021-07-05T16:02:00Z">
        <w:r w:rsidR="00182F08">
          <w:rPr>
            <w:sz w:val="20"/>
            <w:szCs w:val="20"/>
          </w:rPr>
          <w:t>t</w:t>
        </w:r>
        <w:r w:rsidR="00182F08" w:rsidRPr="008B64B3">
          <w:rPr>
            <w:sz w:val="20"/>
            <w:szCs w:val="20"/>
          </w:rPr>
          <w:t>emperature</w:t>
        </w:r>
      </w:ins>
      <w:r>
        <w:rPr>
          <w:sz w:val="20"/>
          <w:szCs w:val="20"/>
        </w:rPr>
        <w:t>) and GSAT (</w:t>
      </w:r>
      <w:del w:id="3079" w:author="Ian Blenkinsop" w:date="2021-07-05T15:59:00Z">
        <w:r w:rsidRPr="008B64B3" w:rsidDel="00182F08">
          <w:rPr>
            <w:sz w:val="20"/>
            <w:szCs w:val="20"/>
          </w:rPr>
          <w:delText xml:space="preserve">Global </w:delText>
        </w:r>
      </w:del>
      <w:ins w:id="3080" w:author="Ian Blenkinsop" w:date="2021-07-05T15:59:00Z">
        <w:r w:rsidR="00182F08">
          <w:rPr>
            <w:sz w:val="20"/>
            <w:szCs w:val="20"/>
          </w:rPr>
          <w:t>g</w:t>
        </w:r>
        <w:r w:rsidR="00182F08" w:rsidRPr="008B64B3">
          <w:rPr>
            <w:sz w:val="20"/>
            <w:szCs w:val="20"/>
          </w:rPr>
          <w:t xml:space="preserve">lobal </w:t>
        </w:r>
      </w:ins>
      <w:del w:id="3081" w:author="Ian Blenkinsop" w:date="2021-07-05T15:59:00Z">
        <w:r w:rsidRPr="008B64B3" w:rsidDel="00182F08">
          <w:rPr>
            <w:sz w:val="20"/>
            <w:szCs w:val="20"/>
          </w:rPr>
          <w:delText xml:space="preserve">Surface </w:delText>
        </w:r>
      </w:del>
      <w:ins w:id="3082" w:author="Ian Blenkinsop" w:date="2021-07-05T15:59:00Z">
        <w:r w:rsidR="00182F08">
          <w:rPr>
            <w:sz w:val="20"/>
            <w:szCs w:val="20"/>
          </w:rPr>
          <w:t>s</w:t>
        </w:r>
        <w:r w:rsidR="00182F08" w:rsidRPr="008B64B3">
          <w:rPr>
            <w:sz w:val="20"/>
            <w:szCs w:val="20"/>
          </w:rPr>
          <w:t xml:space="preserve">urface </w:t>
        </w:r>
      </w:ins>
      <w:del w:id="3083" w:author="Ian Blenkinsop" w:date="2021-07-05T15:59:00Z">
        <w:r w:rsidRPr="008B64B3" w:rsidDel="00182F08">
          <w:rPr>
            <w:sz w:val="20"/>
            <w:szCs w:val="20"/>
          </w:rPr>
          <w:delText xml:space="preserve">Air </w:delText>
        </w:r>
      </w:del>
      <w:ins w:id="3084" w:author="Ian Blenkinsop" w:date="2021-07-05T15:59:00Z">
        <w:r w:rsidR="00182F08">
          <w:rPr>
            <w:sz w:val="20"/>
            <w:szCs w:val="20"/>
          </w:rPr>
          <w:t>a</w:t>
        </w:r>
        <w:r w:rsidR="00182F08" w:rsidRPr="008B64B3">
          <w:rPr>
            <w:sz w:val="20"/>
            <w:szCs w:val="20"/>
          </w:rPr>
          <w:t xml:space="preserve">ir </w:t>
        </w:r>
      </w:ins>
      <w:del w:id="3085" w:author="Ian Blenkinsop" w:date="2021-07-05T15:59:00Z">
        <w:r w:rsidRPr="008B64B3" w:rsidDel="00182F08">
          <w:rPr>
            <w:sz w:val="20"/>
            <w:szCs w:val="20"/>
          </w:rPr>
          <w:delText>Temperature</w:delText>
        </w:r>
      </w:del>
      <w:ins w:id="3086" w:author="Ian Blenkinsop" w:date="2021-07-05T15:59:00Z">
        <w:r w:rsidR="00182F08">
          <w:rPr>
            <w:sz w:val="20"/>
            <w:szCs w:val="20"/>
          </w:rPr>
          <w:t>t</w:t>
        </w:r>
        <w:r w:rsidR="00182F08" w:rsidRPr="008B64B3">
          <w:rPr>
            <w:sz w:val="20"/>
            <w:szCs w:val="20"/>
          </w:rPr>
          <w:t>emperature</w:t>
        </w:r>
      </w:ins>
      <w:r>
        <w:rPr>
          <w:sz w:val="20"/>
          <w:szCs w:val="20"/>
        </w:rPr>
        <w:t>) are considered to be equivalent, differing in uncertainty estimates only (</w:t>
      </w:r>
      <w:del w:id="3087" w:author="Ian Blenkinsop" w:date="2021-07-05T15:59:00Z">
        <w:r w:rsidDel="00182F08">
          <w:rPr>
            <w:sz w:val="20"/>
            <w:szCs w:val="20"/>
          </w:rPr>
          <w:delText xml:space="preserve">see </w:delText>
        </w:r>
      </w:del>
      <w:r>
        <w:rPr>
          <w:sz w:val="20"/>
          <w:szCs w:val="20"/>
        </w:rPr>
        <w:t>Cross-Chapter Box 2.3</w:t>
      </w:r>
      <w:del w:id="3088" w:author="Ian Blenkinsop" w:date="2021-07-05T15:59:00Z">
        <w:r w:rsidDel="00182F08">
          <w:rPr>
            <w:sz w:val="20"/>
            <w:szCs w:val="20"/>
          </w:rPr>
          <w:delText xml:space="preserve"> in Chapter 2</w:delText>
        </w:r>
      </w:del>
      <w:r>
        <w:rPr>
          <w:sz w:val="20"/>
          <w:szCs w:val="20"/>
        </w:rPr>
        <w:t>).</w:t>
      </w:r>
    </w:p>
  </w:footnote>
  <w:footnote w:id="9">
    <w:p w14:paraId="732FA4A1" w14:textId="14A8D464" w:rsidR="00CE1C02" w:rsidRPr="00593B17" w:rsidRDefault="00CE1C02">
      <w:pPr>
        <w:pStyle w:val="FootnoteText"/>
        <w:rPr>
          <w:lang w:val="en-US"/>
        </w:rPr>
      </w:pPr>
      <w:r w:rsidRPr="007F11F7">
        <w:rPr>
          <w:rStyle w:val="FootnoteReference"/>
        </w:rPr>
        <w:footnoteRef/>
      </w:r>
      <w:r w:rsidRPr="002456BC">
        <w:rPr>
          <w:lang w:val="en-US"/>
        </w:rPr>
        <w:t xml:space="preserve"> </w:t>
      </w:r>
      <w:r>
        <w:rPr>
          <w:lang w:val="en-US"/>
        </w:rPr>
        <w:t xml:space="preserve">Note that the </w:t>
      </w:r>
      <w:r w:rsidRPr="000128A3">
        <w:rPr>
          <w:rFonts w:cs="Times New Roman"/>
          <w:lang w:val="en-GB"/>
        </w:rPr>
        <w:t>5–95%</w:t>
      </w:r>
      <w:r w:rsidRPr="00593B17">
        <w:rPr>
          <w:lang w:val="en-US"/>
        </w:rPr>
        <w:t xml:space="preserve"> is a </w:t>
      </w:r>
      <w:r w:rsidRPr="00593B17">
        <w:rPr>
          <w:i/>
          <w:iCs/>
          <w:lang w:val="en-US"/>
        </w:rPr>
        <w:t>very likely</w:t>
      </w:r>
      <w:r w:rsidRPr="00593B17">
        <w:rPr>
          <w:lang w:val="en-US"/>
        </w:rPr>
        <w:t xml:space="preserve"> range</w:t>
      </w:r>
      <w:r>
        <w:rPr>
          <w:lang w:val="en-US"/>
        </w:rPr>
        <w:t xml:space="preserve"> (</w:t>
      </w:r>
      <w:del w:id="6498" w:author="Ian Blenkinsop" w:date="2021-07-08T17:06:00Z">
        <w:r w:rsidDel="004D0A25">
          <w:rPr>
            <w:lang w:val="en-US"/>
          </w:rPr>
          <w:delText xml:space="preserve">See </w:delText>
        </w:r>
      </w:del>
      <w:ins w:id="6499" w:author="Ian Blenkinsop" w:date="2021-07-08T17:06:00Z">
        <w:r w:rsidR="004D0A25">
          <w:rPr>
            <w:lang w:val="en-US"/>
          </w:rPr>
          <w:t xml:space="preserve">see </w:t>
        </w:r>
      </w:ins>
      <w:r>
        <w:rPr>
          <w:lang w:val="en-US"/>
        </w:rPr>
        <w:t xml:space="preserve">Box 1.1 on the use of </w:t>
      </w:r>
      <w:r w:rsidRPr="00C421D6">
        <w:rPr>
          <w:lang w:val="en-GB"/>
        </w:rPr>
        <w:t>calibrated uncertainty language in AR6</w:t>
      </w:r>
      <w:r>
        <w:rPr>
          <w:lang w:val="en-GB"/>
        </w:rPr>
        <w:t>)</w:t>
      </w:r>
      <w:r w:rsidRPr="00593B17">
        <w:rPr>
          <w:lang w:val="en-US"/>
        </w:rPr>
        <w:t xml:space="preserve">, though if this is purely a multi-model likelihood range, it is generally treated as </w:t>
      </w:r>
      <w:r w:rsidRPr="00593B17">
        <w:rPr>
          <w:i/>
          <w:iCs/>
          <w:lang w:val="en-US"/>
        </w:rPr>
        <w:t>likely</w:t>
      </w:r>
      <w:r w:rsidRPr="00593B17">
        <w:rPr>
          <w:lang w:val="en-US"/>
        </w:rPr>
        <w:t xml:space="preserve">, in </w:t>
      </w:r>
      <w:ins w:id="6500" w:author="Ian Blenkinsop" w:date="2021-07-08T17:06:00Z">
        <w:r w:rsidR="004D0A25">
          <w:rPr>
            <w:lang w:val="en-US"/>
          </w:rPr>
          <w:t xml:space="preserve">the </w:t>
        </w:r>
      </w:ins>
      <w:r w:rsidRPr="00593B17">
        <w:rPr>
          <w:lang w:val="en-US"/>
        </w:rPr>
        <w:t>absence of other lines of evidence</w:t>
      </w:r>
      <w:ins w:id="6501" w:author="Ian Blenkinsop" w:date="2021-07-08T17:06:00Z">
        <w:r w:rsidR="004D0A25">
          <w:rPr>
            <w:lang w:val="en-US"/>
          </w:rPr>
          <w:t>.</w:t>
        </w:r>
      </w:ins>
    </w:p>
  </w:footnote>
  <w:footnote w:id="10">
    <w:p w14:paraId="6BF21E62" w14:textId="2B96E1E1" w:rsidR="00CE1C02" w:rsidRPr="00CC77D9" w:rsidRDefault="00CE1C02" w:rsidP="006409E5">
      <w:pPr>
        <w:pStyle w:val="AR6Footpage"/>
        <w:rPr>
          <w:b w:val="0"/>
          <w:bCs/>
        </w:rPr>
      </w:pPr>
      <w:r w:rsidRPr="007F11F7">
        <w:rPr>
          <w:rStyle w:val="FootnoteReference"/>
        </w:rPr>
        <w:footnoteRef/>
      </w:r>
      <w:r w:rsidRPr="00CC77D9">
        <w:rPr>
          <w:b w:val="0"/>
          <w:bCs/>
        </w:rPr>
        <w:t xml:space="preserve"> The AerChemMIP variant of SSP3-7.0-lowNTCF </w:t>
      </w:r>
      <w:r>
        <w:rPr>
          <w:b w:val="0"/>
          <w:bCs/>
        </w:rPr>
        <w:fldChar w:fldCharType="begin" w:fldLock="1"/>
      </w:r>
      <w:r>
        <w:rPr>
          <w:b w:val="0"/>
          <w:bCs/>
        </w:rPr>
        <w:instrText>ADDIN CSL_CITATION { "citationItems" : [ { "id" : "ITEM-1", "itemData" : { "DOI" : "10.5194/gmd-10-585-2017", "ISSN" : "1991-9603", "abstract" : "Abstract. The Aerosol Chemistry Model Intercomparison Project (AerChemMIP) is endorsed by the Coupled-Model Intercomparison Project 6 (CMIP6) and is designed to quantify the climate and air quality impacts of aerosols and chemically reactive gases. These are specifically near-term climate forcers (NTCFs: methane, tropospheric ozone and aerosols, and their precursors), nitrous oxide and ozone-depleting halocarbons. The aim of AerChemMIP is to answer four scientific questions. 1. How have anthropogenic emissions contributed to global radiative forcing and affected regional climate over the historical period? 2. How might future policies (on climate, air quality and land use) affect the abundances of NTCFs and their climate impacts? 3.How do uncertainties in historical NTCF emissions affect radiative forcing estimates? 4. How important are climate feedbacks to natural NTCF emissions, atmospheric composition, and radiative effects? These questions will be addressed through targeted simulations with CMIP6 climate models that include an interactive representation of tropospheric aerosols and atmospheric chemistry. These simulations build on the CMIP6 Diagnostic, Evaluation and Characterization of Klima (DECK) experiments, the CMIP6 historical simulations, and future projections performed elsewhere in CMIP6, allowing the contributions from aerosols and/or chemistry to be quantified. Specific diagnostics are requested as part of the CMIP6 data request to highlight the chemical composition of the atmosphere, to evaluate the performance of the models, and to understand differences in behaviour between them.", "author" : [ { "dropping-particle" : "", "family" : "Collins", "given" : "William J.", "non-dropping-particle" : "", "parse-names" : false, "suffix" : "" }, { "dropping-particle" : "", "family" : "Lamarque", "given" : "Jean-Fran\u00e7ois", "non-dropping-particle" : "", "parse-names" : false, "suffix" : "" }, { "dropping-particle" : "", "family" : "Schulz", "given" : "Michael", "non-dropping-particle" : "", "parse-names" : false, "suffix" : "" }, { "dropping-particle" : "", "family" : "Boucher", "given" : "Olivier", "non-dropping-particle" : "", "parse-names" : false, "suffix" : "" }, { "dropping-particle" : "", "family" : "Eyring", "given" : "Veronika", "non-dropping-particle" : "", "parse-names" : false, "suffix" : "" }, { "dropping-particle" : "", "family" : "Hegglin", "given" : "Michaela I.", "non-dropping-particle" : "", "parse-names" : false, "suffix" : "" }, { "dropping-particle" : "", "family" : "Maycock", "given" : "Amanda", "non-dropping-particle" : "", "parse-names" : false, "suffix" : "" }, { "dropping-particle" : "", "family" : "Myhre", "given" : "Gunnar", "non-dropping-particle" : "", "parse-names" : false, "suffix" : "" }, { "dropping-particle" : "", "family" : "Prather", "given" : "Michael", "non-dropping-particle" : "", "parse-names" : false, "suffix" : "" }, { "dropping-particle" : "", "family" : "Shindell", "given" : "Drew", "non-dropping-particle" : "", "parse-names" : false, "suffix" : "" }, { "dropping-particle" : "", "family" : "Smith", "given" : "Steven J.", "non-dropping-particle" : "", "parse-names" : false, "suffix" : "" } ], "container-title" : "Geoscientific Model Development", "id" : "ITEM-1", "issue" : "2", "issued" : { "date-parts" : [ [ "2017", "2", "9" ] ] }, "page" : "585-607", "title" : "AerChemMIP: quantifying the effects of chemistry and aerosols in CMIP6", "translator" : [ { "dropping-particle" : "", "family" : "H3386", "given" : "", "non-dropping-particle" : "", "parse-names" : false, "suffix" : "" } ], "type" : "article-journal", "volume" : "10" }, "uris" : [ "http://www.mendeley.com/documents/?uuid=29399c24-3418-45fc-947a-0c80aa3ebf4c" ] } ], "mendeley" : { "formattedCitation" : "(Collins et al., 2017)", "plainTextFormattedCitation" : "(Collins et al., 2017)", "previouslyFormattedCitation" : "(Collins et al., 2017)" }, "properties" : { "noteIndex" : 0 }, "schema" : "https://github.com/citation-style-language/schema/raw/master/csl-citation.json" }</w:instrText>
      </w:r>
      <w:r>
        <w:rPr>
          <w:b w:val="0"/>
          <w:bCs/>
        </w:rPr>
        <w:fldChar w:fldCharType="separate"/>
      </w:r>
      <w:r w:rsidRPr="00CC77D9">
        <w:rPr>
          <w:b w:val="0"/>
          <w:bCs/>
          <w:noProof/>
        </w:rPr>
        <w:t>(Collins et al., 2017)</w:t>
      </w:r>
      <w:r>
        <w:rPr>
          <w:b w:val="0"/>
          <w:bCs/>
        </w:rPr>
        <w:fldChar w:fldCharType="end"/>
      </w:r>
      <w:r w:rsidRPr="00CC77D9">
        <w:rPr>
          <w:b w:val="0"/>
          <w:bCs/>
        </w:rPr>
        <w:t xml:space="preserve"> only reduced aerosol and ozone precursors compared to SSP3-7.0, not methane. The SSP3-7.0-lowNTCF variant by the </w:t>
      </w:r>
      <w:del w:id="6968" w:author="Ian Blenkinsop" w:date="2021-07-09T11:55:00Z">
        <w:r w:rsidRPr="00CC77D9" w:rsidDel="00233915">
          <w:rPr>
            <w:b w:val="0"/>
            <w:bCs/>
          </w:rPr>
          <w:delText xml:space="preserve">Integrated </w:delText>
        </w:r>
      </w:del>
      <w:ins w:id="6969" w:author="Ian Blenkinsop" w:date="2021-07-09T11:55:00Z">
        <w:r w:rsidR="00233915">
          <w:rPr>
            <w:b w:val="0"/>
            <w:bCs/>
          </w:rPr>
          <w:t>i</w:t>
        </w:r>
        <w:r w:rsidR="00233915" w:rsidRPr="00CC77D9">
          <w:rPr>
            <w:b w:val="0"/>
            <w:bCs/>
          </w:rPr>
          <w:t xml:space="preserve">ntegrated </w:t>
        </w:r>
      </w:ins>
      <w:del w:id="6970" w:author="Ian Blenkinsop" w:date="2021-07-09T11:55:00Z">
        <w:r w:rsidRPr="00CC77D9" w:rsidDel="00233915">
          <w:rPr>
            <w:b w:val="0"/>
            <w:bCs/>
          </w:rPr>
          <w:delText xml:space="preserve">Assessment </w:delText>
        </w:r>
      </w:del>
      <w:ins w:id="6971" w:author="Ian Blenkinsop" w:date="2021-07-09T11:55:00Z">
        <w:r w:rsidR="00233915">
          <w:rPr>
            <w:b w:val="0"/>
            <w:bCs/>
          </w:rPr>
          <w:t>a</w:t>
        </w:r>
        <w:r w:rsidR="00233915" w:rsidRPr="00CC77D9">
          <w:rPr>
            <w:b w:val="0"/>
            <w:bCs/>
          </w:rPr>
          <w:t xml:space="preserve">ssessment </w:t>
        </w:r>
      </w:ins>
      <w:del w:id="6972" w:author="Ian Blenkinsop" w:date="2021-07-09T11:55:00Z">
        <w:r w:rsidRPr="00CC77D9" w:rsidDel="00233915">
          <w:rPr>
            <w:b w:val="0"/>
            <w:bCs/>
          </w:rPr>
          <w:delText xml:space="preserve">Models </w:delText>
        </w:r>
      </w:del>
      <w:ins w:id="6973" w:author="Ian Blenkinsop" w:date="2021-07-09T11:55:00Z">
        <w:r w:rsidR="00233915">
          <w:rPr>
            <w:b w:val="0"/>
            <w:bCs/>
          </w:rPr>
          <w:t>m</w:t>
        </w:r>
        <w:r w:rsidR="00233915" w:rsidRPr="00CC77D9">
          <w:rPr>
            <w:b w:val="0"/>
            <w:bCs/>
          </w:rPr>
          <w:t xml:space="preserve">odels </w:t>
        </w:r>
      </w:ins>
      <w:r w:rsidRPr="00CC77D9">
        <w:rPr>
          <w:b w:val="0"/>
          <w:bCs/>
        </w:rPr>
        <w:t xml:space="preserve">also reduced methane emissions </w:t>
      </w:r>
      <w:r>
        <w:rPr>
          <w:b w:val="0"/>
          <w:bCs/>
        </w:rPr>
        <w:fldChar w:fldCharType="begin" w:fldLock="1"/>
      </w:r>
      <w:r>
        <w:rPr>
          <w:b w:val="0"/>
          <w:bCs/>
        </w:rPr>
        <w:instrText>ADDIN CSL_CITATION { "citationItems" : [ { "id" : "ITEM-1", "itemData" : { "DOI" : "10.5194/gmd-12-1443-2019", "ISSN" : "1991-9603", "author" : [ { "dropping-particle" : "", "family" : "Gidden", "given" : "Matthew J.", "non-dropping-particle" : "", "parse-names" : false, "suffix" : "" }, { "dropping-particle" : "", "family" : "Riahi", "given" : "Keywan", "non-dropping-particle" : "", "parse-names" : false, "suffix" : "" }, { "dropping-particle" : "", "family" : "Smith", "given" : "Steven J.", "non-dropping-particle" : "", "parse-names" : false, "suffix" : "" }, { "dropping-particle" : "", "family" : "Fujimori", "given" : "Shinichiro", "non-dropping-particle" : "", "parse-names" : false, "suffix" : "" }, { "dropping-particle" : "", "family" : "Luderer", "given" : "Gunnar", "non-dropping-particle" : "", "parse-names" : false, "suffix" : "" }, { "dropping-particle" : "", "family" : "Kriegler", "given" : "Elmar", "non-dropping-particle" : "", "parse-names" : false, "suffix" : "" }, { "dropping-particle" : "", "family" : "Vuuren", "given" : "Detlef P.", "non-dropping-particle" : "van", "parse-names" : false, "suffix" : "" }, { "dropping-particle" : "", "family" : "Berg", "given" : "Maarten", "non-dropping-particle" : "van den", "parse-names" : false, "suffix" : "" }, { "dropping-particle" : "", "family" : "Feng", "given" : "Leyang", "non-dropping-particle" : "", "parse-names" : false, "suffix" : "" }, { "dropping-particle" : "", "family" : "Klein", "given" : "David", "non-dropping-particle" : "", "parse-names" : false, "suffix" : "" }, { "dropping-particle" : "", "family" : "Calvin", "given" : "Katherine", "non-dropping-particle" : "", "parse-names" : false, "suffix" : "" }, { "dropping-particle" : "", "family" : "Doelman", "given" : "Jonathan C.", "non-dropping-particle" : "", "parse-names" : false, "suffix" : "" }, { "dropping-particle" : "", "family" : "Frank", "given" : "Stefan", "non-dropping-particle" : "", "parse-names" : false, "suffix" : "" }, { "dropping-particle" : "", "family" : "Fricko", "given" : "Oliver", "non-dropping-particle" : "", "parse-names" : false, "suffix" : "" }, { "dropping-particle" : "", "family" : "Harmsen", "given" : "Mathijs", "non-dropping-particle" : "", "parse-names" : false, "suffix" : "" }, { "dropping-particle" : "", "family" : "Hasegawa", "given" : "Tomoko", "non-dropping-particle" : "", "parse-names" : false, "suffix" : "" }, { "dropping-particle" : "", "family" : "Havlik", "given" : "Petr", "non-dropping-particle" : "", "parse-names" : false, "suffix" : "" }, { "dropping-particle" : "", "family" : "Hilaire", "given" : "J\u00e9r\u00f4me", "non-dropping-particle" : "", "parse-names" : false, "suffix" : "" }, { "dropping-particle" : "", "family" : "Hoesly", "given" : "Rachel", "non-dropping-particle" : "", "parse-names" : false, "suffix" : "" }, { "dropping-particle" : "", "family" : "Horing", "given" : "Jill", "non-dropping-particle" : "", "parse-names" : false, "suffix" : "" }, { "dropping-particle" : "", "family" : "Popp", "given" : "Alexander", "non-dropping-particle" : "", "parse-names" : false, "suffix" : "" }, { "dropping-particle" : "", "family" : "Stehfest", "given" : "Elke", "non-dropping-particle" : "", "parse-names" : false, "suffix" : "" }, { "dropping-particle" : "", "family" : "Takahashi", "given" : "Kiyoshi", "non-dropping-particle" : "", "parse-names" : false, "suffix" : "" } ], "container-title" : "Geoscientific Model Development", "id" : "ITEM-1", "issue" : "4", "issued" : { "date-parts" : [ [ "2019", "4", "12" ] ] }, "page" : "1443-1475", "title" : "Global emissions pathways under different socioeconomic scenarios for use in CMIP6: a dataset of harmonized emissions trajectories through the end of the century", "translator" : [ { "dropping-particle" : "", "family" : "H4031", "given" : "", "non-dropping-particle" : "", "parse-names" : false, "suffix" : "" } ], "type" : "article-journal", "volume" : "12" }, "uris" : [ "http://www.mendeley.com/documents/?uuid=b2ab0ea4-396a-4375-8de4-fc34eaf6735f" ] } ], "mendeley" : { "formattedCitation" : "(Gidden et al., 2019)", "plainTextFormattedCitation" : "(Gidden et al., 2019)", "previouslyFormattedCitation" : "(Gidden et al., 2019)" }, "properties" : { "noteIndex" : 0 }, "schema" : "https://github.com/citation-style-language/schema/raw/master/csl-citation.json" }</w:instrText>
      </w:r>
      <w:r>
        <w:rPr>
          <w:b w:val="0"/>
          <w:bCs/>
        </w:rPr>
        <w:fldChar w:fldCharType="separate"/>
      </w:r>
      <w:r w:rsidRPr="00CC77D9">
        <w:rPr>
          <w:b w:val="0"/>
          <w:bCs/>
          <w:noProof/>
        </w:rPr>
        <w:t>(Gidden et al., 2019)</w:t>
      </w:r>
      <w:r>
        <w:rPr>
          <w:b w:val="0"/>
          <w:bCs/>
        </w:rPr>
        <w:fldChar w:fldCharType="end"/>
      </w:r>
      <w:r w:rsidRPr="00CC77D9">
        <w:rPr>
          <w:b w:val="0"/>
          <w:bCs/>
        </w:rPr>
        <w:t xml:space="preserve">, which creates differences between SSP3-7.0-lowNTCF and SSP3-7.0 also in terms of methane concentrations and some fluorinated gas concentrations that have </w:t>
      </w:r>
      <w:r w:rsidRPr="00F274BD">
        <w:rPr>
          <w:b w:val="0"/>
          <w:bCs/>
          <w:rPrChange w:id="6974" w:author="Ian Blenkinsop" w:date="2021-07-12T15:06:00Z">
            <w:rPr/>
          </w:rPrChange>
        </w:rPr>
        <w:t>OH</w:t>
      </w:r>
      <w:r w:rsidRPr="00CC77D9">
        <w:rPr>
          <w:b w:val="0"/>
          <w:bCs/>
        </w:rPr>
        <w:t xml:space="preserve"> related sinks </w:t>
      </w:r>
      <w:r>
        <w:rPr>
          <w:b w:val="0"/>
          <w:bCs/>
        </w:rPr>
        <w:fldChar w:fldCharType="begin" w:fldLock="1"/>
      </w:r>
      <w:r>
        <w:rPr>
          <w:b w:val="0"/>
          <w:bCs/>
        </w:rPr>
        <w:instrText>ADDIN CSL_CITATION { "citationItems" : [ { "id" : "ITEM-1", "itemData" : { "DOI" : "10.5194/gmd-13-3571-2020", "ISSN" : "1991-9603", "author" : [ { "dropping-particle" : "", "family" : "Meinshausen", "given" : "Malte", "non-dropping-particle" : "", "parse-names" : false, "suffix" : "" }, { "dropping-particle" : "", "family" : "Nicholls", "given" : "Zebedee R. J.", "non-dropping-particle" : "", "parse-names" : false, "suffix" : "" }, { "dropping-particle" : "", "family" : "Lewis", "given" : "Jared", "non-dropping-particle" : "", "parse-names" : false, "suffix" : "" }, { "dropping-particle" : "", "family" : "Gidden", "given" : "Matthew J.", "non-dropping-particle" : "", "parse-names" : false, "suffix" : "" }, { "dropping-particle" : "", "family" : "Vogel", "given" : "Elisabeth", "non-dropping-particle" : "", "parse-names" : false, "suffix" : "" }, { "dropping-particle" : "", "family" : "Freund", "given" : "Mandy", "non-dropping-particle" : "", "parse-names" : false, "suffix" : "" }, { "dropping-particle" : "", "family" : "Beyerle", "given" : "Urs", "non-dropping-particle" : "", "parse-names" : false, "suffix" : "" }, { "dropping-particle" : "", "family" : "Gessner", "given" : "Claudia", "non-dropping-particle" : "", "parse-names" : false, "suffix" : "" }, { "dropping-particle" : "", "family" : "Nauels", "given" : "Alexander", "non-dropping-particle" : "", "parse-names" : false, "suffix" : "" }, { "dropping-particle" : "", "family" : "Bauer", "given" : "Nico", "non-dropping-particle" : "", "parse-names" : false, "suffix" : "" }, { "dropping-particle" : "", "family" : "Canadell", "given" : "Josep G.", "non-dropping-particle" : "", "parse-names" : false, "suffix" : "" }, { "dropping-particle" : "", "family" : "Daniel", "given" : "John S.", "non-dropping-particle" : "", "parse-names" : false, "suffix" : "" }, { "dropping-particle" : "", "family" : "John", "given" : "Andrew", "non-dropping-particle" : "", "parse-names" : false, "suffix" : "" }, { "dropping-particle" : "", "family" : "Krummel", "given" : "Paul B.", "non-dropping-particle" : "", "parse-names" : false, "suffix" : "" }, { "dropping-particle" : "", "family" : "Luderer", "given" : "Gunnar", "non-dropping-particle" : "", "parse-names" : false, "suffix" : "" }, { "dropping-particle" : "", "family" : "Meinshausen", "given" : "Nicolai", "non-dropping-particle" : "", "parse-names" : false, "suffix" : "" }, { "dropping-particle" : "", "family" : "Montzka", "given" : "Stephen A.", "non-dropping-particle" : "", "parse-names" : false, "suffix" : "" }, { "dropping-particle" : "", "family" : "Rayner", "given" : "Peter J.", "non-dropping-particle" : "", "parse-names" : false, "suffix" : "" }, { "dropping-particle" : "", "family" : "Reimann", "given" : "Stefan", "non-dropping-particle" : "", "parse-names" : false, "suffix" : "" }, { "dropping-particle" : "", "family" : "Smith", "given" : "Steven J.", "non-dropping-particle" : "", "parse-names" : false, "suffix" : "" }, { "dropping-particle" : "", "family" : "Berg", "given" : "Marten", "non-dropping-particle" : "van den", "parse-names" : false, "suffix" : "" }, { "dropping-particle" : "", "family" : "Velders", "given" : "Guus J. M.", "non-dropping-particle" : "", "parse-names" : false, "suffix" : "" }, { "dropping-particle" : "", "family" : "Vollmer", "given" : "Martin K.", "non-dropping-particle" : "", "parse-names" : false, "suffix" : "" }, { "dropping-particle" : "", "family" : "Wang", "given" : "Ray H. J.", "non-dropping-particle" : "", "parse-names" : false, "suffix" : "" } ], "container-title" : "Geoscientific Model Development", "id" : "ITEM-1", "issue" : "8", "issued" : { "date-parts" : [ [ "2020", "8", "13" ] ] }, "page" : "3571-3605", "title" : "The shared socio-economic pathway (SSP) greenhouse gas concentrations and their extensions to 2500", "translator" : [ { "dropping-particle" : "", "family" : "H4156", "given" : "", "non-dropping-particle" : "", "parse-names" : false, "suffix" : "" } ], "type" : "article-journal", "volume" : "13" }, "uris" : [ "http://www.mendeley.com/documents/?uuid=62c52ac2-f094-4954-a9c7-afc037288ea0" ] } ], "mendeley" : { "formattedCitation" : "(Meinshausen et al., 2020)", "plainTextFormattedCitation" : "(Meinshausen et al., 2020)", "previouslyFormattedCitation" : "(Meinshausen et al., 2020)" }, "properties" : { "noteIndex" : 0 }, "schema" : "https://github.com/citation-style-language/schema/raw/master/csl-citation.json" }</w:instrText>
      </w:r>
      <w:r>
        <w:rPr>
          <w:b w:val="0"/>
          <w:bCs/>
        </w:rPr>
        <w:fldChar w:fldCharType="separate"/>
      </w:r>
      <w:r w:rsidRPr="00CC77D9">
        <w:rPr>
          <w:b w:val="0"/>
          <w:bCs/>
          <w:noProof/>
        </w:rPr>
        <w:t>(Meinshausen et al., 2020)</w:t>
      </w:r>
      <w:r>
        <w:rPr>
          <w:b w:val="0"/>
          <w:bCs/>
        </w:rPr>
        <w:fldChar w:fldCharType="end"/>
      </w:r>
      <w:r w:rsidRPr="00CC77D9">
        <w:rPr>
          <w:b w:val="0"/>
          <w:bC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A73956" w14:textId="77777777" w:rsidR="00C53B99" w:rsidRDefault="00C53B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46A182" w14:textId="5735F059" w:rsidR="00CE1C02" w:rsidRPr="000128A3" w:rsidRDefault="00CE1C02" w:rsidP="00555852">
    <w:pPr>
      <w:pStyle w:val="AR6Header"/>
      <w:jc w:val="center"/>
      <w:rPr>
        <w:lang w:val="en-GB"/>
      </w:rPr>
    </w:pPr>
    <w:r w:rsidRPr="000128A3">
      <w:rPr>
        <w:lang w:val="en-GB"/>
      </w:rPr>
      <w:t xml:space="preserve">Final Government </w:t>
    </w:r>
    <w:r>
      <w:rPr>
        <w:lang w:val="en-GB"/>
      </w:rPr>
      <w:t>Distribution</w:t>
    </w:r>
    <w:r w:rsidRPr="000128A3">
      <w:rPr>
        <w:lang w:val="en-GB"/>
      </w:rPr>
      <w:tab/>
      <w:t>Chapter 1</w:t>
    </w:r>
    <w:r w:rsidRPr="000128A3">
      <w:rPr>
        <w:lang w:val="en-GB"/>
      </w:rPr>
      <w:tab/>
      <w:t>IPCC AR6 WGI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9B5EBA" w14:textId="77777777" w:rsidR="00C53B99" w:rsidRDefault="00C53B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95C4EA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FB439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A4F5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E0A373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556B18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4F4C8B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6605CC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64476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7CC6D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9ACC4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5A6A8E"/>
    <w:multiLevelType w:val="hybridMultilevel"/>
    <w:tmpl w:val="F33AB88C"/>
    <w:lvl w:ilvl="0" w:tplc="0F1031CE">
      <w:start w:val="1"/>
      <w:numFmt w:val="decimal"/>
      <w:lvlText w:val="Table 2.%1:"/>
      <w:lvlJc w:val="left"/>
      <w:pPr>
        <w:ind w:left="36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047B0539"/>
    <w:multiLevelType w:val="hybridMultilevel"/>
    <w:tmpl w:val="7FC04C02"/>
    <w:lvl w:ilvl="0" w:tplc="EA043B4E">
      <w:start w:val="1"/>
      <w:numFmt w:val="decimal"/>
      <w:lvlText w:val="Box 3.%1:"/>
      <w:lvlJc w:val="left"/>
      <w:pPr>
        <w:ind w:left="360" w:hanging="360"/>
      </w:pPr>
      <w:rPr>
        <w:rFonts w:hint="default"/>
        <w:b/>
        <w:i w:val="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06F76305"/>
    <w:multiLevelType w:val="hybridMultilevel"/>
    <w:tmpl w:val="08FC1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0070AF"/>
    <w:multiLevelType w:val="hybridMultilevel"/>
    <w:tmpl w:val="46DCC050"/>
    <w:lvl w:ilvl="0" w:tplc="709A4A0C">
      <w:start w:val="1"/>
      <w:numFmt w:val="decimal"/>
      <w:lvlText w:val="SPM %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5382866"/>
    <w:multiLevelType w:val="hybridMultilevel"/>
    <w:tmpl w:val="E0C233D6"/>
    <w:lvl w:ilvl="0" w:tplc="0F9899BE">
      <w:start w:val="1"/>
      <w:numFmt w:val="decimal"/>
      <w:lvlText w:val="Box 5.%1:"/>
      <w:lvlJc w:val="left"/>
      <w:pPr>
        <w:ind w:left="36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5D94A86"/>
    <w:multiLevelType w:val="hybridMultilevel"/>
    <w:tmpl w:val="9338686C"/>
    <w:lvl w:ilvl="0" w:tplc="5D0E66B8">
      <w:start w:val="1"/>
      <w:numFmt w:val="decimal"/>
      <w:lvlText w:val="FAQ 3.%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9EC1812"/>
    <w:multiLevelType w:val="hybridMultilevel"/>
    <w:tmpl w:val="86CA6BF2"/>
    <w:lvl w:ilvl="0" w:tplc="56542FD0">
      <w:start w:val="1"/>
      <w:numFmt w:val="decimal"/>
      <w:lvlText w:val="%1)"/>
      <w:lvlJc w:val="left"/>
      <w:pPr>
        <w:ind w:left="520" w:hanging="4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7" w15:restartNumberingAfterBreak="0">
    <w:nsid w:val="1E73544B"/>
    <w:multiLevelType w:val="hybridMultilevel"/>
    <w:tmpl w:val="1958986A"/>
    <w:lvl w:ilvl="0" w:tplc="AC4C70A8">
      <w:start w:val="1"/>
      <w:numFmt w:val="decimal"/>
      <w:lvlText w:val="FAQ 5.%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21549C7"/>
    <w:multiLevelType w:val="hybridMultilevel"/>
    <w:tmpl w:val="549069DE"/>
    <w:lvl w:ilvl="0" w:tplc="09F2EB3A">
      <w:start w:val="1"/>
      <w:numFmt w:val="decimal"/>
      <w:lvlText w:val="Table 5.%1:"/>
      <w:lvlJc w:val="left"/>
      <w:pPr>
        <w:ind w:left="928" w:hanging="360"/>
      </w:pPr>
      <w:rPr>
        <w:rFonts w:hint="default"/>
        <w:b/>
      </w:rPr>
    </w:lvl>
    <w:lvl w:ilvl="1" w:tplc="040C0019" w:tentative="1">
      <w:start w:val="1"/>
      <w:numFmt w:val="lowerLetter"/>
      <w:lvlText w:val="%2."/>
      <w:lvlJc w:val="left"/>
      <w:pPr>
        <w:ind w:left="1648" w:hanging="360"/>
      </w:pPr>
    </w:lvl>
    <w:lvl w:ilvl="2" w:tplc="040C001B" w:tentative="1">
      <w:start w:val="1"/>
      <w:numFmt w:val="lowerRoman"/>
      <w:lvlText w:val="%3."/>
      <w:lvlJc w:val="right"/>
      <w:pPr>
        <w:ind w:left="2368" w:hanging="180"/>
      </w:pPr>
    </w:lvl>
    <w:lvl w:ilvl="3" w:tplc="040C000F" w:tentative="1">
      <w:start w:val="1"/>
      <w:numFmt w:val="decimal"/>
      <w:lvlText w:val="%4."/>
      <w:lvlJc w:val="left"/>
      <w:pPr>
        <w:ind w:left="3088" w:hanging="360"/>
      </w:pPr>
    </w:lvl>
    <w:lvl w:ilvl="4" w:tplc="040C0019" w:tentative="1">
      <w:start w:val="1"/>
      <w:numFmt w:val="lowerLetter"/>
      <w:lvlText w:val="%5."/>
      <w:lvlJc w:val="left"/>
      <w:pPr>
        <w:ind w:left="3808" w:hanging="360"/>
      </w:pPr>
    </w:lvl>
    <w:lvl w:ilvl="5" w:tplc="040C001B" w:tentative="1">
      <w:start w:val="1"/>
      <w:numFmt w:val="lowerRoman"/>
      <w:lvlText w:val="%6."/>
      <w:lvlJc w:val="right"/>
      <w:pPr>
        <w:ind w:left="4528" w:hanging="180"/>
      </w:pPr>
    </w:lvl>
    <w:lvl w:ilvl="6" w:tplc="040C000F" w:tentative="1">
      <w:start w:val="1"/>
      <w:numFmt w:val="decimal"/>
      <w:lvlText w:val="%7."/>
      <w:lvlJc w:val="left"/>
      <w:pPr>
        <w:ind w:left="5248" w:hanging="360"/>
      </w:pPr>
    </w:lvl>
    <w:lvl w:ilvl="7" w:tplc="040C0019" w:tentative="1">
      <w:start w:val="1"/>
      <w:numFmt w:val="lowerLetter"/>
      <w:lvlText w:val="%8."/>
      <w:lvlJc w:val="left"/>
      <w:pPr>
        <w:ind w:left="5968" w:hanging="360"/>
      </w:pPr>
    </w:lvl>
    <w:lvl w:ilvl="8" w:tplc="040C001B" w:tentative="1">
      <w:start w:val="1"/>
      <w:numFmt w:val="lowerRoman"/>
      <w:lvlText w:val="%9."/>
      <w:lvlJc w:val="right"/>
      <w:pPr>
        <w:ind w:left="6688" w:hanging="180"/>
      </w:pPr>
    </w:lvl>
  </w:abstractNum>
  <w:abstractNum w:abstractNumId="19" w15:restartNumberingAfterBreak="0">
    <w:nsid w:val="26764869"/>
    <w:multiLevelType w:val="hybridMultilevel"/>
    <w:tmpl w:val="5B0A13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79D7C3C"/>
    <w:multiLevelType w:val="hybridMultilevel"/>
    <w:tmpl w:val="791EF5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2505F96"/>
    <w:multiLevelType w:val="multilevel"/>
    <w:tmpl w:val="C896DDC4"/>
    <w:lvl w:ilvl="0">
      <w:start w:val="1"/>
      <w:numFmt w:val="decimal"/>
      <w:lvlText w:val="Box %1"/>
      <w:lvlJc w:val="left"/>
      <w:pPr>
        <w:ind w:left="0" w:firstLine="0"/>
      </w:pPr>
      <w:rPr>
        <w:rFonts w:hint="default"/>
        <w:b/>
        <w:i w:val="0"/>
        <w:sz w:val="22"/>
      </w:rPr>
    </w:lvl>
    <w:lvl w:ilvl="1">
      <w:start w:val="1"/>
      <w:numFmt w:val="decimal"/>
      <w:lvlText w:val="Box 1. %2:"/>
      <w:lvlJc w:val="left"/>
      <w:pPr>
        <w:ind w:left="0" w:firstLine="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22" w15:restartNumberingAfterBreak="0">
    <w:nsid w:val="33CB2D16"/>
    <w:multiLevelType w:val="hybridMultilevel"/>
    <w:tmpl w:val="148A79E0"/>
    <w:lvl w:ilvl="0" w:tplc="13226FF0">
      <w:start w:val="1"/>
      <w:numFmt w:val="decimal"/>
      <w:lvlText w:val="Box 2.%1:"/>
      <w:lvlJc w:val="left"/>
      <w:pPr>
        <w:ind w:left="644" w:hanging="36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3" w15:restartNumberingAfterBreak="0">
    <w:nsid w:val="3CA83A6D"/>
    <w:multiLevelType w:val="hybridMultilevel"/>
    <w:tmpl w:val="A90CC5E6"/>
    <w:lvl w:ilvl="0" w:tplc="9828A78E">
      <w:start w:val="1"/>
      <w:numFmt w:val="decimal"/>
      <w:lvlText w:val="Figure 5.%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CAF4F8A"/>
    <w:multiLevelType w:val="hybridMultilevel"/>
    <w:tmpl w:val="45321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B20010"/>
    <w:multiLevelType w:val="hybridMultilevel"/>
    <w:tmpl w:val="876E1BDC"/>
    <w:lvl w:ilvl="0" w:tplc="2352480C">
      <w:start w:val="1"/>
      <w:numFmt w:val="decimal"/>
      <w:pStyle w:val="AR6Chap1Figure"/>
      <w:lvlText w:val="Figure 1.%1:"/>
      <w:lvlJc w:val="left"/>
      <w:pPr>
        <w:ind w:left="360" w:hanging="360"/>
      </w:pPr>
      <w:rPr>
        <w:rFonts w:hint="default"/>
        <w:b/>
        <w:i w:val="0"/>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33B6CC8"/>
    <w:multiLevelType w:val="hybridMultilevel"/>
    <w:tmpl w:val="B162AB64"/>
    <w:lvl w:ilvl="0" w:tplc="206E6588">
      <w:start w:val="1"/>
      <w:numFmt w:val="decimal"/>
      <w:lvlText w:val="Figure 4.%1:"/>
      <w:lvlJc w:val="left"/>
      <w:pPr>
        <w:ind w:left="36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5A0492F"/>
    <w:multiLevelType w:val="multilevel"/>
    <w:tmpl w:val="06344236"/>
    <w:lvl w:ilvl="0">
      <w:start w:val="1"/>
      <w:numFmt w:val="decimal"/>
      <w:pStyle w:val="AR6Chap1Level0"/>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495A450D"/>
    <w:multiLevelType w:val="multilevel"/>
    <w:tmpl w:val="85907EF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9" w15:restartNumberingAfterBreak="0">
    <w:nsid w:val="4A753736"/>
    <w:multiLevelType w:val="hybridMultilevel"/>
    <w:tmpl w:val="4A9CA1EA"/>
    <w:lvl w:ilvl="0" w:tplc="AF8E8358">
      <w:start w:val="1"/>
      <w:numFmt w:val="decimal"/>
      <w:lvlText w:val="Figure 2.%1:"/>
      <w:lvlJc w:val="left"/>
      <w:pPr>
        <w:ind w:left="36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07276BA"/>
    <w:multiLevelType w:val="multilevel"/>
    <w:tmpl w:val="28DE58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34D057A"/>
    <w:multiLevelType w:val="hybridMultilevel"/>
    <w:tmpl w:val="D946CA5A"/>
    <w:lvl w:ilvl="0" w:tplc="F8324358">
      <w:start w:val="1"/>
      <w:numFmt w:val="decimal"/>
      <w:lvlText w:val="Figure 3.%1:"/>
      <w:lvlJc w:val="left"/>
      <w:pPr>
        <w:ind w:left="36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43E0E4F"/>
    <w:multiLevelType w:val="hybridMultilevel"/>
    <w:tmpl w:val="C040DFD2"/>
    <w:lvl w:ilvl="0" w:tplc="136C636E">
      <w:start w:val="1"/>
      <w:numFmt w:val="decimal"/>
      <w:pStyle w:val="AR6Chap1CrossChapterBox"/>
      <w:lvlText w:val="Cross-Chapter Box 1.%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9763DF5"/>
    <w:multiLevelType w:val="hybridMultilevel"/>
    <w:tmpl w:val="2EFE28C0"/>
    <w:lvl w:ilvl="0" w:tplc="B150E732">
      <w:start w:val="1"/>
      <w:numFmt w:val="decimal"/>
      <w:lvlText w:val="Table 4.%1:"/>
      <w:lvlJc w:val="left"/>
      <w:pPr>
        <w:ind w:left="36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FE517D3"/>
    <w:multiLevelType w:val="hybridMultilevel"/>
    <w:tmpl w:val="58704E36"/>
    <w:lvl w:ilvl="0" w:tplc="B1161DD2">
      <w:start w:val="1"/>
      <w:numFmt w:val="decimal"/>
      <w:lvlText w:val="Box 4.%1:"/>
      <w:lvlJc w:val="left"/>
      <w:pPr>
        <w:ind w:left="360" w:hanging="360"/>
      </w:pPr>
      <w:rPr>
        <w:rFonts w:hint="default"/>
        <w:b/>
        <w:i w:val="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3C01AA1"/>
    <w:multiLevelType w:val="hybridMultilevel"/>
    <w:tmpl w:val="7AF6910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15:restartNumberingAfterBreak="0">
    <w:nsid w:val="6A8C3CDE"/>
    <w:multiLevelType w:val="hybridMultilevel"/>
    <w:tmpl w:val="6D3876DC"/>
    <w:lvl w:ilvl="0" w:tplc="31B07848">
      <w:start w:val="1"/>
      <w:numFmt w:val="decimal"/>
      <w:pStyle w:val="AR6Chap1FAQ"/>
      <w:lvlText w:val="FAQ 1.%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FF84000"/>
    <w:multiLevelType w:val="hybridMultilevel"/>
    <w:tmpl w:val="265889CE"/>
    <w:lvl w:ilvl="0" w:tplc="6A2CA520">
      <w:start w:val="1"/>
      <w:numFmt w:val="decimal"/>
      <w:lvlText w:val="Table 3.%1:"/>
      <w:lvlJc w:val="left"/>
      <w:pPr>
        <w:ind w:left="36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3CE7B12"/>
    <w:multiLevelType w:val="hybridMultilevel"/>
    <w:tmpl w:val="DBF012DA"/>
    <w:lvl w:ilvl="0" w:tplc="81F29658">
      <w:start w:val="1"/>
      <w:numFmt w:val="decimal"/>
      <w:pStyle w:val="AR6Chap1Box"/>
      <w:lvlText w:val="Box 1.%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3E739FE"/>
    <w:multiLevelType w:val="hybridMultilevel"/>
    <w:tmpl w:val="0EFE684A"/>
    <w:lvl w:ilvl="0" w:tplc="6D42FE94">
      <w:start w:val="1"/>
      <w:numFmt w:val="decimal"/>
      <w:lvlText w:val="SPM 1.%1"/>
      <w:lvlJc w:val="left"/>
      <w:pPr>
        <w:ind w:left="720" w:hanging="360"/>
      </w:pPr>
      <w:rPr>
        <w:rFonts w:ascii="Times New Roman" w:hAnsi="Times New Roman" w:hint="default"/>
        <w:b w:val="0"/>
        <w:i w:val="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8EF361B"/>
    <w:multiLevelType w:val="hybridMultilevel"/>
    <w:tmpl w:val="DCA4FC8E"/>
    <w:lvl w:ilvl="0" w:tplc="81A4D18E">
      <w:start w:val="1"/>
      <w:numFmt w:val="decimal"/>
      <w:lvlText w:val="FAQ 2.%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A0556E5"/>
    <w:multiLevelType w:val="hybridMultilevel"/>
    <w:tmpl w:val="25AECB6C"/>
    <w:lvl w:ilvl="0" w:tplc="8CE25654">
      <w:start w:val="1"/>
      <w:numFmt w:val="decimal"/>
      <w:pStyle w:val="AR6Chap1Table"/>
      <w:lvlText w:val="Table 1.%1:"/>
      <w:lvlJc w:val="left"/>
      <w:pPr>
        <w:ind w:left="720" w:hanging="360"/>
      </w:pPr>
      <w:rPr>
        <w:rFonts w:hint="default"/>
        <w:b/>
        <w:i w:val="0"/>
        <w:sz w:val="2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B0A044C"/>
    <w:multiLevelType w:val="hybridMultilevel"/>
    <w:tmpl w:val="B1629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FE2B1D"/>
    <w:multiLevelType w:val="hybridMultilevel"/>
    <w:tmpl w:val="5C3016B4"/>
    <w:lvl w:ilvl="0" w:tplc="5CD85DA6">
      <w:start w:val="1"/>
      <w:numFmt w:val="decimal"/>
      <w:lvlText w:val="FAQ 4.%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F0B1D68"/>
    <w:multiLevelType w:val="hybridMultilevel"/>
    <w:tmpl w:val="CA022A4C"/>
    <w:lvl w:ilvl="0" w:tplc="2788E830">
      <w:start w:val="1"/>
      <w:numFmt w:val="decimal"/>
      <w:lvlText w:val="Box 2.%1:"/>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7"/>
  </w:num>
  <w:num w:numId="2">
    <w:abstractNumId w:val="41"/>
  </w:num>
  <w:num w:numId="3">
    <w:abstractNumId w:val="25"/>
  </w:num>
  <w:num w:numId="4">
    <w:abstractNumId w:val="38"/>
  </w:num>
  <w:num w:numId="5">
    <w:abstractNumId w:val="36"/>
  </w:num>
  <w:num w:numId="6">
    <w:abstractNumId w:val="32"/>
  </w:num>
  <w:num w:numId="7">
    <w:abstractNumId w:val="30"/>
  </w:num>
  <w:num w:numId="8">
    <w:abstractNumId w:val="28"/>
  </w:num>
  <w:num w:numId="9">
    <w:abstractNumId w:val="16"/>
  </w:num>
  <w:num w:numId="10">
    <w:abstractNumId w:val="14"/>
  </w:num>
  <w:num w:numId="11">
    <w:abstractNumId w:val="21"/>
  </w:num>
  <w:num w:numId="12">
    <w:abstractNumId w:val="34"/>
  </w:num>
  <w:num w:numId="13">
    <w:abstractNumId w:val="22"/>
  </w:num>
  <w:num w:numId="14">
    <w:abstractNumId w:val="11"/>
  </w:num>
  <w:num w:numId="15">
    <w:abstractNumId w:val="10"/>
  </w:num>
  <w:num w:numId="16">
    <w:abstractNumId w:val="37"/>
  </w:num>
  <w:num w:numId="17">
    <w:abstractNumId w:val="33"/>
  </w:num>
  <w:num w:numId="18">
    <w:abstractNumId w:val="18"/>
  </w:num>
  <w:num w:numId="19">
    <w:abstractNumId w:val="29"/>
  </w:num>
  <w:num w:numId="20">
    <w:abstractNumId w:val="31"/>
  </w:num>
  <w:num w:numId="21">
    <w:abstractNumId w:val="26"/>
  </w:num>
  <w:num w:numId="22">
    <w:abstractNumId w:val="23"/>
  </w:num>
  <w:num w:numId="23">
    <w:abstractNumId w:val="44"/>
  </w:num>
  <w:num w:numId="24">
    <w:abstractNumId w:val="40"/>
  </w:num>
  <w:num w:numId="25">
    <w:abstractNumId w:val="15"/>
  </w:num>
  <w:num w:numId="26">
    <w:abstractNumId w:val="43"/>
  </w:num>
  <w:num w:numId="27">
    <w:abstractNumId w:val="17"/>
  </w:num>
  <w:num w:numId="28">
    <w:abstractNumId w:val="13"/>
  </w:num>
  <w:num w:numId="29">
    <w:abstractNumId w:val="39"/>
  </w:num>
  <w:num w:numId="30">
    <w:abstractNumId w:val="8"/>
  </w:num>
  <w:num w:numId="31">
    <w:abstractNumId w:val="3"/>
  </w:num>
  <w:num w:numId="32">
    <w:abstractNumId w:val="2"/>
  </w:num>
  <w:num w:numId="33">
    <w:abstractNumId w:val="1"/>
  </w:num>
  <w:num w:numId="34">
    <w:abstractNumId w:val="0"/>
  </w:num>
  <w:num w:numId="35">
    <w:abstractNumId w:val="9"/>
  </w:num>
  <w:num w:numId="36">
    <w:abstractNumId w:val="7"/>
  </w:num>
  <w:num w:numId="37">
    <w:abstractNumId w:val="6"/>
  </w:num>
  <w:num w:numId="38">
    <w:abstractNumId w:val="5"/>
  </w:num>
  <w:num w:numId="39">
    <w:abstractNumId w:val="4"/>
  </w:num>
  <w:num w:numId="40">
    <w:abstractNumId w:val="20"/>
  </w:num>
  <w:num w:numId="41">
    <w:abstractNumId w:val="42"/>
  </w:num>
  <w:num w:numId="42">
    <w:abstractNumId w:val="12"/>
  </w:num>
  <w:num w:numId="43">
    <w:abstractNumId w:val="24"/>
  </w:num>
  <w:num w:numId="44">
    <w:abstractNumId w:val="19"/>
  </w:num>
  <w:num w:numId="45">
    <w:abstractNumId w:val="35"/>
  </w:num>
  <w:num w:numId="46">
    <w:abstractNumId w:val="36"/>
    <w:lvlOverride w:ilvl="0">
      <w:startOverride w:val="2"/>
    </w:lvlOverride>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Ian Blenkinsop">
    <w15:presenceInfo w15:providerId="Windows Live" w15:userId="ae277380452a39dc"/>
  </w15:person>
  <w15:person w15:author="Clotilde Pean">
    <w15:presenceInfo w15:providerId="AD" w15:userId="S::clotilde.pean@u-psud.fr::c050c0ec-398d-4838-b8df-c767cefae5b5"/>
  </w15:person>
  <w15:person w15:author="Robin Matthews">
    <w15:presenceInfo w15:providerId="Windows Live" w15:userId="57eb9ad1372aac54"/>
  </w15:person>
  <w15:person w15:author="Elisabeth Lonnoy">
    <w15:presenceInfo w15:providerId="AD" w15:userId="S-1-5-21-747297464-3559334963-3189168801-235147"/>
  </w15:person>
  <w15:person w15:author="Robin Matthews [2]">
    <w15:presenceInfo w15:providerId="AD" w15:userId="S::robin.matthews@u-psud.fr::02d9ccc2-8f9f-4f0e-b390-82a79e66f7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6"/>
  <w:hideSpellingErrors/>
  <w:attachedTemplate r:id="rId1"/>
  <w:linkStyles/>
  <w:stylePaneFormatFilter w:val="5704" w:allStyles="0" w:customStyles="0" w:latentStyles="1" w:stylesInUse="0" w:headingStyles="0" w:numberingStyles="0" w:tableStyles="0" w:directFormattingOnRuns="1" w:directFormattingOnParagraphs="1" w:directFormattingOnNumbering="1" w:directFormattingOnTables="0" w:clearFormatting="1" w:top3HeadingStyles="0" w:visibleStyles="1" w:alternateStyleNames="0"/>
  <w:stylePaneSortMethod w:val="000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AwNDIyMrM0MTQytrBQ0lEKTi0uzszPAykwqQUA++OwuSwAAAA="/>
  </w:docVars>
  <w:rsids>
    <w:rsidRoot w:val="00A93F6A"/>
    <w:rsid w:val="00000A81"/>
    <w:rsid w:val="00000F91"/>
    <w:rsid w:val="00001213"/>
    <w:rsid w:val="00004B5B"/>
    <w:rsid w:val="0000577A"/>
    <w:rsid w:val="0000757E"/>
    <w:rsid w:val="0000786A"/>
    <w:rsid w:val="00011443"/>
    <w:rsid w:val="0001251C"/>
    <w:rsid w:val="0001261F"/>
    <w:rsid w:val="000128A3"/>
    <w:rsid w:val="00013131"/>
    <w:rsid w:val="0001789A"/>
    <w:rsid w:val="00020374"/>
    <w:rsid w:val="0002176C"/>
    <w:rsid w:val="000243CD"/>
    <w:rsid w:val="0002450E"/>
    <w:rsid w:val="0002636A"/>
    <w:rsid w:val="00027186"/>
    <w:rsid w:val="00027754"/>
    <w:rsid w:val="00031ADE"/>
    <w:rsid w:val="00032506"/>
    <w:rsid w:val="00036A5E"/>
    <w:rsid w:val="000400D3"/>
    <w:rsid w:val="000402F7"/>
    <w:rsid w:val="0004120E"/>
    <w:rsid w:val="000413EC"/>
    <w:rsid w:val="00041E45"/>
    <w:rsid w:val="00042232"/>
    <w:rsid w:val="00051BFC"/>
    <w:rsid w:val="000532D9"/>
    <w:rsid w:val="00055691"/>
    <w:rsid w:val="00061E22"/>
    <w:rsid w:val="000629FA"/>
    <w:rsid w:val="00062DA3"/>
    <w:rsid w:val="00062EE8"/>
    <w:rsid w:val="00064792"/>
    <w:rsid w:val="000720F0"/>
    <w:rsid w:val="000754A2"/>
    <w:rsid w:val="00077609"/>
    <w:rsid w:val="00080929"/>
    <w:rsid w:val="000812E1"/>
    <w:rsid w:val="000827A4"/>
    <w:rsid w:val="00083C96"/>
    <w:rsid w:val="00086BCE"/>
    <w:rsid w:val="00086E19"/>
    <w:rsid w:val="0009119D"/>
    <w:rsid w:val="000911B4"/>
    <w:rsid w:val="0009158D"/>
    <w:rsid w:val="00092D1F"/>
    <w:rsid w:val="0009410F"/>
    <w:rsid w:val="00094229"/>
    <w:rsid w:val="00094467"/>
    <w:rsid w:val="00094520"/>
    <w:rsid w:val="00097AC3"/>
    <w:rsid w:val="000A03B0"/>
    <w:rsid w:val="000A13EA"/>
    <w:rsid w:val="000A2C0F"/>
    <w:rsid w:val="000A2F29"/>
    <w:rsid w:val="000A36B3"/>
    <w:rsid w:val="000A4141"/>
    <w:rsid w:val="000A59ED"/>
    <w:rsid w:val="000B1751"/>
    <w:rsid w:val="000B2346"/>
    <w:rsid w:val="000B364F"/>
    <w:rsid w:val="000B4512"/>
    <w:rsid w:val="000B4FB0"/>
    <w:rsid w:val="000B52B7"/>
    <w:rsid w:val="000B60B2"/>
    <w:rsid w:val="000B6AEE"/>
    <w:rsid w:val="000B7BA7"/>
    <w:rsid w:val="000C0564"/>
    <w:rsid w:val="000C0C77"/>
    <w:rsid w:val="000C2622"/>
    <w:rsid w:val="000C3C1C"/>
    <w:rsid w:val="000C56FF"/>
    <w:rsid w:val="000C6635"/>
    <w:rsid w:val="000C7A53"/>
    <w:rsid w:val="000C7EF4"/>
    <w:rsid w:val="000D01D1"/>
    <w:rsid w:val="000D2E1F"/>
    <w:rsid w:val="000E0308"/>
    <w:rsid w:val="000E42B2"/>
    <w:rsid w:val="000E5470"/>
    <w:rsid w:val="000E5CAD"/>
    <w:rsid w:val="000E684A"/>
    <w:rsid w:val="000F40D7"/>
    <w:rsid w:val="000F5F48"/>
    <w:rsid w:val="000F715B"/>
    <w:rsid w:val="000F7E59"/>
    <w:rsid w:val="00101E19"/>
    <w:rsid w:val="00102338"/>
    <w:rsid w:val="00102875"/>
    <w:rsid w:val="001037F5"/>
    <w:rsid w:val="00103B3D"/>
    <w:rsid w:val="00103F42"/>
    <w:rsid w:val="00104968"/>
    <w:rsid w:val="00105ECB"/>
    <w:rsid w:val="00106194"/>
    <w:rsid w:val="00106629"/>
    <w:rsid w:val="00110491"/>
    <w:rsid w:val="001111A0"/>
    <w:rsid w:val="001113C7"/>
    <w:rsid w:val="0011253E"/>
    <w:rsid w:val="0011259D"/>
    <w:rsid w:val="0011324E"/>
    <w:rsid w:val="00113BF1"/>
    <w:rsid w:val="00115100"/>
    <w:rsid w:val="00115220"/>
    <w:rsid w:val="001154F3"/>
    <w:rsid w:val="00115C88"/>
    <w:rsid w:val="00117528"/>
    <w:rsid w:val="0011771A"/>
    <w:rsid w:val="001220B5"/>
    <w:rsid w:val="00123953"/>
    <w:rsid w:val="00123C1F"/>
    <w:rsid w:val="0012433E"/>
    <w:rsid w:val="0012456C"/>
    <w:rsid w:val="001246ED"/>
    <w:rsid w:val="00124801"/>
    <w:rsid w:val="00124920"/>
    <w:rsid w:val="00124929"/>
    <w:rsid w:val="001254B3"/>
    <w:rsid w:val="00126595"/>
    <w:rsid w:val="001269C7"/>
    <w:rsid w:val="00126BAE"/>
    <w:rsid w:val="00127DC1"/>
    <w:rsid w:val="001304C0"/>
    <w:rsid w:val="001329F9"/>
    <w:rsid w:val="001354D2"/>
    <w:rsid w:val="0013610B"/>
    <w:rsid w:val="001372C3"/>
    <w:rsid w:val="00137C61"/>
    <w:rsid w:val="001410E2"/>
    <w:rsid w:val="001437B0"/>
    <w:rsid w:val="00143BBC"/>
    <w:rsid w:val="00144FF7"/>
    <w:rsid w:val="001465B6"/>
    <w:rsid w:val="001467AB"/>
    <w:rsid w:val="00150009"/>
    <w:rsid w:val="00150E4C"/>
    <w:rsid w:val="00151D87"/>
    <w:rsid w:val="00151E10"/>
    <w:rsid w:val="001524C5"/>
    <w:rsid w:val="00155FC6"/>
    <w:rsid w:val="00160FA8"/>
    <w:rsid w:val="00162A60"/>
    <w:rsid w:val="0016490C"/>
    <w:rsid w:val="0016652D"/>
    <w:rsid w:val="00167572"/>
    <w:rsid w:val="00171547"/>
    <w:rsid w:val="00172B1A"/>
    <w:rsid w:val="00174E71"/>
    <w:rsid w:val="001756A4"/>
    <w:rsid w:val="001800AE"/>
    <w:rsid w:val="00182F08"/>
    <w:rsid w:val="00183EEF"/>
    <w:rsid w:val="001849DA"/>
    <w:rsid w:val="001867B9"/>
    <w:rsid w:val="00187445"/>
    <w:rsid w:val="00190AD4"/>
    <w:rsid w:val="001914FB"/>
    <w:rsid w:val="00191D32"/>
    <w:rsid w:val="001943FC"/>
    <w:rsid w:val="001946C3"/>
    <w:rsid w:val="00195AC3"/>
    <w:rsid w:val="00197B9F"/>
    <w:rsid w:val="001A0A15"/>
    <w:rsid w:val="001A3783"/>
    <w:rsid w:val="001A48CD"/>
    <w:rsid w:val="001A4BFA"/>
    <w:rsid w:val="001A5F22"/>
    <w:rsid w:val="001A6246"/>
    <w:rsid w:val="001A64BD"/>
    <w:rsid w:val="001A7866"/>
    <w:rsid w:val="001B0AA5"/>
    <w:rsid w:val="001B350D"/>
    <w:rsid w:val="001B4942"/>
    <w:rsid w:val="001B7836"/>
    <w:rsid w:val="001B79DA"/>
    <w:rsid w:val="001C0032"/>
    <w:rsid w:val="001C25EB"/>
    <w:rsid w:val="001C4625"/>
    <w:rsid w:val="001C5874"/>
    <w:rsid w:val="001C60F8"/>
    <w:rsid w:val="001C765D"/>
    <w:rsid w:val="001D0B9A"/>
    <w:rsid w:val="001D0F42"/>
    <w:rsid w:val="001D244E"/>
    <w:rsid w:val="001D4787"/>
    <w:rsid w:val="001D6530"/>
    <w:rsid w:val="001D65D1"/>
    <w:rsid w:val="001D698E"/>
    <w:rsid w:val="001D7209"/>
    <w:rsid w:val="001D77A7"/>
    <w:rsid w:val="001E216B"/>
    <w:rsid w:val="001E273B"/>
    <w:rsid w:val="001E4BC6"/>
    <w:rsid w:val="001E6729"/>
    <w:rsid w:val="001E6A6B"/>
    <w:rsid w:val="001E6E1A"/>
    <w:rsid w:val="001F0956"/>
    <w:rsid w:val="001F1EAE"/>
    <w:rsid w:val="001F34B3"/>
    <w:rsid w:val="001F4F26"/>
    <w:rsid w:val="001F595F"/>
    <w:rsid w:val="001F6300"/>
    <w:rsid w:val="001F6EC4"/>
    <w:rsid w:val="001F7900"/>
    <w:rsid w:val="001F7B03"/>
    <w:rsid w:val="00201D8A"/>
    <w:rsid w:val="00204E9F"/>
    <w:rsid w:val="00206BD5"/>
    <w:rsid w:val="002079D8"/>
    <w:rsid w:val="002102A9"/>
    <w:rsid w:val="00212FAA"/>
    <w:rsid w:val="0021435B"/>
    <w:rsid w:val="00214E49"/>
    <w:rsid w:val="00215E7D"/>
    <w:rsid w:val="00216130"/>
    <w:rsid w:val="0022092E"/>
    <w:rsid w:val="002212A5"/>
    <w:rsid w:val="0022439D"/>
    <w:rsid w:val="00224EA5"/>
    <w:rsid w:val="002274E7"/>
    <w:rsid w:val="00227B26"/>
    <w:rsid w:val="0023034A"/>
    <w:rsid w:val="00231587"/>
    <w:rsid w:val="00232249"/>
    <w:rsid w:val="00232EEB"/>
    <w:rsid w:val="002335DB"/>
    <w:rsid w:val="00233915"/>
    <w:rsid w:val="0023587C"/>
    <w:rsid w:val="0023633C"/>
    <w:rsid w:val="002372CD"/>
    <w:rsid w:val="00237624"/>
    <w:rsid w:val="0024021A"/>
    <w:rsid w:val="00240B6E"/>
    <w:rsid w:val="00241C9D"/>
    <w:rsid w:val="00241D33"/>
    <w:rsid w:val="002424E4"/>
    <w:rsid w:val="002456BC"/>
    <w:rsid w:val="0024577B"/>
    <w:rsid w:val="002464A6"/>
    <w:rsid w:val="0024652C"/>
    <w:rsid w:val="00250751"/>
    <w:rsid w:val="00250B70"/>
    <w:rsid w:val="002511E7"/>
    <w:rsid w:val="00251545"/>
    <w:rsid w:val="00252AD1"/>
    <w:rsid w:val="00255837"/>
    <w:rsid w:val="0025754D"/>
    <w:rsid w:val="00262884"/>
    <w:rsid w:val="002635B6"/>
    <w:rsid w:val="00266094"/>
    <w:rsid w:val="00266662"/>
    <w:rsid w:val="00267126"/>
    <w:rsid w:val="0026745F"/>
    <w:rsid w:val="002674A5"/>
    <w:rsid w:val="002709AC"/>
    <w:rsid w:val="00270A16"/>
    <w:rsid w:val="00270EBB"/>
    <w:rsid w:val="00271314"/>
    <w:rsid w:val="00272070"/>
    <w:rsid w:val="00272925"/>
    <w:rsid w:val="0027458E"/>
    <w:rsid w:val="00274C5D"/>
    <w:rsid w:val="00275E0B"/>
    <w:rsid w:val="00276294"/>
    <w:rsid w:val="0027775C"/>
    <w:rsid w:val="002818D7"/>
    <w:rsid w:val="00281C64"/>
    <w:rsid w:val="00281E0F"/>
    <w:rsid w:val="00282503"/>
    <w:rsid w:val="00283812"/>
    <w:rsid w:val="00285BCA"/>
    <w:rsid w:val="00286029"/>
    <w:rsid w:val="00290ED4"/>
    <w:rsid w:val="00291537"/>
    <w:rsid w:val="0029364F"/>
    <w:rsid w:val="00294848"/>
    <w:rsid w:val="00294F83"/>
    <w:rsid w:val="00296752"/>
    <w:rsid w:val="00297842"/>
    <w:rsid w:val="002A0DB7"/>
    <w:rsid w:val="002A24C4"/>
    <w:rsid w:val="002A37DE"/>
    <w:rsid w:val="002A538F"/>
    <w:rsid w:val="002A5942"/>
    <w:rsid w:val="002A7AC8"/>
    <w:rsid w:val="002B0CF5"/>
    <w:rsid w:val="002B1E2D"/>
    <w:rsid w:val="002B2183"/>
    <w:rsid w:val="002B3097"/>
    <w:rsid w:val="002B41D5"/>
    <w:rsid w:val="002B52B3"/>
    <w:rsid w:val="002B53E5"/>
    <w:rsid w:val="002B6638"/>
    <w:rsid w:val="002B7092"/>
    <w:rsid w:val="002C331A"/>
    <w:rsid w:val="002C5199"/>
    <w:rsid w:val="002C52D0"/>
    <w:rsid w:val="002C7475"/>
    <w:rsid w:val="002D034C"/>
    <w:rsid w:val="002D0FAF"/>
    <w:rsid w:val="002D1B9B"/>
    <w:rsid w:val="002D3299"/>
    <w:rsid w:val="002D35C0"/>
    <w:rsid w:val="002D38ED"/>
    <w:rsid w:val="002D42E0"/>
    <w:rsid w:val="002D48B0"/>
    <w:rsid w:val="002E0001"/>
    <w:rsid w:val="002E1097"/>
    <w:rsid w:val="002E3169"/>
    <w:rsid w:val="002E4EDE"/>
    <w:rsid w:val="002E5FD0"/>
    <w:rsid w:val="002F0C10"/>
    <w:rsid w:val="002F2272"/>
    <w:rsid w:val="002F54B0"/>
    <w:rsid w:val="002F7298"/>
    <w:rsid w:val="00300810"/>
    <w:rsid w:val="00302C8E"/>
    <w:rsid w:val="0030351B"/>
    <w:rsid w:val="00304072"/>
    <w:rsid w:val="00310F29"/>
    <w:rsid w:val="00311162"/>
    <w:rsid w:val="003116AA"/>
    <w:rsid w:val="00311828"/>
    <w:rsid w:val="003133C1"/>
    <w:rsid w:val="00313A28"/>
    <w:rsid w:val="00313E60"/>
    <w:rsid w:val="0031483F"/>
    <w:rsid w:val="00321325"/>
    <w:rsid w:val="00322102"/>
    <w:rsid w:val="0032225E"/>
    <w:rsid w:val="00322C3A"/>
    <w:rsid w:val="003239FE"/>
    <w:rsid w:val="003255A3"/>
    <w:rsid w:val="0032627D"/>
    <w:rsid w:val="003311C6"/>
    <w:rsid w:val="00332794"/>
    <w:rsid w:val="00332BDD"/>
    <w:rsid w:val="00336C29"/>
    <w:rsid w:val="0034071F"/>
    <w:rsid w:val="00341C15"/>
    <w:rsid w:val="0034470E"/>
    <w:rsid w:val="00350037"/>
    <w:rsid w:val="003519D1"/>
    <w:rsid w:val="00355EB0"/>
    <w:rsid w:val="00355F6D"/>
    <w:rsid w:val="003562BA"/>
    <w:rsid w:val="0035638E"/>
    <w:rsid w:val="003575EC"/>
    <w:rsid w:val="00360F7D"/>
    <w:rsid w:val="0036223C"/>
    <w:rsid w:val="003646E2"/>
    <w:rsid w:val="0036520B"/>
    <w:rsid w:val="0036671B"/>
    <w:rsid w:val="00366961"/>
    <w:rsid w:val="00367093"/>
    <w:rsid w:val="0036773B"/>
    <w:rsid w:val="00367A39"/>
    <w:rsid w:val="003704A8"/>
    <w:rsid w:val="0037189F"/>
    <w:rsid w:val="00371E6B"/>
    <w:rsid w:val="0037390B"/>
    <w:rsid w:val="00375229"/>
    <w:rsid w:val="00375873"/>
    <w:rsid w:val="00375B1F"/>
    <w:rsid w:val="00375F62"/>
    <w:rsid w:val="00377DFE"/>
    <w:rsid w:val="00380371"/>
    <w:rsid w:val="00380BB5"/>
    <w:rsid w:val="0038467A"/>
    <w:rsid w:val="003863DC"/>
    <w:rsid w:val="00386A7B"/>
    <w:rsid w:val="00390942"/>
    <w:rsid w:val="00391A5B"/>
    <w:rsid w:val="00391C9C"/>
    <w:rsid w:val="003928EB"/>
    <w:rsid w:val="003933A4"/>
    <w:rsid w:val="00393967"/>
    <w:rsid w:val="00395626"/>
    <w:rsid w:val="00396414"/>
    <w:rsid w:val="00396FDC"/>
    <w:rsid w:val="003978F0"/>
    <w:rsid w:val="00397C32"/>
    <w:rsid w:val="003A1693"/>
    <w:rsid w:val="003A1D34"/>
    <w:rsid w:val="003A4919"/>
    <w:rsid w:val="003A53D5"/>
    <w:rsid w:val="003A713F"/>
    <w:rsid w:val="003A729E"/>
    <w:rsid w:val="003B03AC"/>
    <w:rsid w:val="003B2348"/>
    <w:rsid w:val="003B2709"/>
    <w:rsid w:val="003B340D"/>
    <w:rsid w:val="003B68F4"/>
    <w:rsid w:val="003C2754"/>
    <w:rsid w:val="003C2CFB"/>
    <w:rsid w:val="003C33BF"/>
    <w:rsid w:val="003C43F4"/>
    <w:rsid w:val="003C4788"/>
    <w:rsid w:val="003C6A70"/>
    <w:rsid w:val="003C6D3C"/>
    <w:rsid w:val="003D07A2"/>
    <w:rsid w:val="003D09F8"/>
    <w:rsid w:val="003D15AC"/>
    <w:rsid w:val="003D19D0"/>
    <w:rsid w:val="003D1EBD"/>
    <w:rsid w:val="003D268D"/>
    <w:rsid w:val="003D328A"/>
    <w:rsid w:val="003D7316"/>
    <w:rsid w:val="003E0A18"/>
    <w:rsid w:val="003E2B7B"/>
    <w:rsid w:val="003F1527"/>
    <w:rsid w:val="003F17A9"/>
    <w:rsid w:val="003F39B3"/>
    <w:rsid w:val="003F5FFC"/>
    <w:rsid w:val="003F7334"/>
    <w:rsid w:val="003F7B9A"/>
    <w:rsid w:val="00402D91"/>
    <w:rsid w:val="00407186"/>
    <w:rsid w:val="004114D9"/>
    <w:rsid w:val="00413820"/>
    <w:rsid w:val="00417058"/>
    <w:rsid w:val="00424098"/>
    <w:rsid w:val="00424506"/>
    <w:rsid w:val="004256B8"/>
    <w:rsid w:val="004262C5"/>
    <w:rsid w:val="004265E8"/>
    <w:rsid w:val="00430A84"/>
    <w:rsid w:val="0043103A"/>
    <w:rsid w:val="0043230D"/>
    <w:rsid w:val="004333F4"/>
    <w:rsid w:val="004335A7"/>
    <w:rsid w:val="00433A7D"/>
    <w:rsid w:val="00434EAB"/>
    <w:rsid w:val="004359B9"/>
    <w:rsid w:val="00443B11"/>
    <w:rsid w:val="00444167"/>
    <w:rsid w:val="00444781"/>
    <w:rsid w:val="004502A1"/>
    <w:rsid w:val="004508ED"/>
    <w:rsid w:val="0045213C"/>
    <w:rsid w:val="00453344"/>
    <w:rsid w:val="00453527"/>
    <w:rsid w:val="00454121"/>
    <w:rsid w:val="004569B4"/>
    <w:rsid w:val="0046066D"/>
    <w:rsid w:val="00461C4F"/>
    <w:rsid w:val="00462D83"/>
    <w:rsid w:val="0046434A"/>
    <w:rsid w:val="00467AEF"/>
    <w:rsid w:val="00474C35"/>
    <w:rsid w:val="00475CE7"/>
    <w:rsid w:val="00476335"/>
    <w:rsid w:val="0047709A"/>
    <w:rsid w:val="00481909"/>
    <w:rsid w:val="0048332D"/>
    <w:rsid w:val="00484FE0"/>
    <w:rsid w:val="004856B2"/>
    <w:rsid w:val="00485C97"/>
    <w:rsid w:val="00487834"/>
    <w:rsid w:val="00487837"/>
    <w:rsid w:val="00487AFA"/>
    <w:rsid w:val="00490A82"/>
    <w:rsid w:val="0049163A"/>
    <w:rsid w:val="00493F74"/>
    <w:rsid w:val="00497BED"/>
    <w:rsid w:val="00497E98"/>
    <w:rsid w:val="004A0288"/>
    <w:rsid w:val="004A059A"/>
    <w:rsid w:val="004A0B6A"/>
    <w:rsid w:val="004A5088"/>
    <w:rsid w:val="004A5A15"/>
    <w:rsid w:val="004B2162"/>
    <w:rsid w:val="004B436D"/>
    <w:rsid w:val="004B4EC2"/>
    <w:rsid w:val="004B6F8A"/>
    <w:rsid w:val="004B7B77"/>
    <w:rsid w:val="004C2668"/>
    <w:rsid w:val="004C39EF"/>
    <w:rsid w:val="004C44DB"/>
    <w:rsid w:val="004C4666"/>
    <w:rsid w:val="004C489A"/>
    <w:rsid w:val="004C61F9"/>
    <w:rsid w:val="004C64C0"/>
    <w:rsid w:val="004C6D48"/>
    <w:rsid w:val="004C6E16"/>
    <w:rsid w:val="004C7707"/>
    <w:rsid w:val="004D0A25"/>
    <w:rsid w:val="004D26F9"/>
    <w:rsid w:val="004D46CC"/>
    <w:rsid w:val="004D584B"/>
    <w:rsid w:val="004D6C17"/>
    <w:rsid w:val="004D6F64"/>
    <w:rsid w:val="004E7483"/>
    <w:rsid w:val="004F108F"/>
    <w:rsid w:val="004F1CA2"/>
    <w:rsid w:val="004F32CF"/>
    <w:rsid w:val="004F3641"/>
    <w:rsid w:val="004F5C0A"/>
    <w:rsid w:val="004F745C"/>
    <w:rsid w:val="005019E9"/>
    <w:rsid w:val="00503356"/>
    <w:rsid w:val="00504B14"/>
    <w:rsid w:val="00505257"/>
    <w:rsid w:val="005056BE"/>
    <w:rsid w:val="005061F5"/>
    <w:rsid w:val="00507168"/>
    <w:rsid w:val="00507F5B"/>
    <w:rsid w:val="00511D69"/>
    <w:rsid w:val="00512141"/>
    <w:rsid w:val="00512FAF"/>
    <w:rsid w:val="00513B00"/>
    <w:rsid w:val="00514564"/>
    <w:rsid w:val="00515A21"/>
    <w:rsid w:val="005160ED"/>
    <w:rsid w:val="00516200"/>
    <w:rsid w:val="00517910"/>
    <w:rsid w:val="00520C72"/>
    <w:rsid w:val="00521093"/>
    <w:rsid w:val="00521C0B"/>
    <w:rsid w:val="00522ACA"/>
    <w:rsid w:val="00522B26"/>
    <w:rsid w:val="005240DD"/>
    <w:rsid w:val="0052692E"/>
    <w:rsid w:val="005315F8"/>
    <w:rsid w:val="00531C60"/>
    <w:rsid w:val="00534FF2"/>
    <w:rsid w:val="00535DA8"/>
    <w:rsid w:val="00536014"/>
    <w:rsid w:val="0053691C"/>
    <w:rsid w:val="00536DB6"/>
    <w:rsid w:val="005407FB"/>
    <w:rsid w:val="00541039"/>
    <w:rsid w:val="00541C6A"/>
    <w:rsid w:val="00542CEA"/>
    <w:rsid w:val="00545C64"/>
    <w:rsid w:val="00546C46"/>
    <w:rsid w:val="0055099D"/>
    <w:rsid w:val="005519C5"/>
    <w:rsid w:val="00551A25"/>
    <w:rsid w:val="00551C36"/>
    <w:rsid w:val="005533AB"/>
    <w:rsid w:val="00555852"/>
    <w:rsid w:val="0055754D"/>
    <w:rsid w:val="005611F4"/>
    <w:rsid w:val="005650AB"/>
    <w:rsid w:val="00565A6C"/>
    <w:rsid w:val="00565F1C"/>
    <w:rsid w:val="00566BB0"/>
    <w:rsid w:val="00573612"/>
    <w:rsid w:val="00573FF3"/>
    <w:rsid w:val="005745F2"/>
    <w:rsid w:val="005748AE"/>
    <w:rsid w:val="00574A53"/>
    <w:rsid w:val="0058018F"/>
    <w:rsid w:val="00581859"/>
    <w:rsid w:val="00581A4A"/>
    <w:rsid w:val="00582EB2"/>
    <w:rsid w:val="005847A8"/>
    <w:rsid w:val="005848F2"/>
    <w:rsid w:val="005860C7"/>
    <w:rsid w:val="00593B17"/>
    <w:rsid w:val="00596027"/>
    <w:rsid w:val="005A0A7A"/>
    <w:rsid w:val="005A272A"/>
    <w:rsid w:val="005A2AA6"/>
    <w:rsid w:val="005A3403"/>
    <w:rsid w:val="005A40E8"/>
    <w:rsid w:val="005A5642"/>
    <w:rsid w:val="005A6C62"/>
    <w:rsid w:val="005A7DAD"/>
    <w:rsid w:val="005B0251"/>
    <w:rsid w:val="005B2679"/>
    <w:rsid w:val="005B34F1"/>
    <w:rsid w:val="005B454D"/>
    <w:rsid w:val="005B5407"/>
    <w:rsid w:val="005C03CC"/>
    <w:rsid w:val="005C1EF3"/>
    <w:rsid w:val="005C2047"/>
    <w:rsid w:val="005C3BAE"/>
    <w:rsid w:val="005C44A7"/>
    <w:rsid w:val="005C6921"/>
    <w:rsid w:val="005D11F0"/>
    <w:rsid w:val="005D4267"/>
    <w:rsid w:val="005D5200"/>
    <w:rsid w:val="005D5964"/>
    <w:rsid w:val="005D6E93"/>
    <w:rsid w:val="005E180E"/>
    <w:rsid w:val="005E221C"/>
    <w:rsid w:val="005E28E3"/>
    <w:rsid w:val="005E5137"/>
    <w:rsid w:val="005E56CD"/>
    <w:rsid w:val="005E6785"/>
    <w:rsid w:val="005F0619"/>
    <w:rsid w:val="005F1127"/>
    <w:rsid w:val="005F4B15"/>
    <w:rsid w:val="005F501C"/>
    <w:rsid w:val="005F5050"/>
    <w:rsid w:val="005F55C1"/>
    <w:rsid w:val="005F5FCF"/>
    <w:rsid w:val="005F6E73"/>
    <w:rsid w:val="0060013F"/>
    <w:rsid w:val="00601329"/>
    <w:rsid w:val="00602365"/>
    <w:rsid w:val="00604C8A"/>
    <w:rsid w:val="00605047"/>
    <w:rsid w:val="006053B8"/>
    <w:rsid w:val="00606796"/>
    <w:rsid w:val="006111CB"/>
    <w:rsid w:val="00612191"/>
    <w:rsid w:val="00612EFD"/>
    <w:rsid w:val="00615644"/>
    <w:rsid w:val="006162CD"/>
    <w:rsid w:val="00620FE4"/>
    <w:rsid w:val="006212FD"/>
    <w:rsid w:val="00623721"/>
    <w:rsid w:val="00625DCA"/>
    <w:rsid w:val="006267A0"/>
    <w:rsid w:val="0062688B"/>
    <w:rsid w:val="00630493"/>
    <w:rsid w:val="00634B45"/>
    <w:rsid w:val="00634C15"/>
    <w:rsid w:val="00635436"/>
    <w:rsid w:val="00637E57"/>
    <w:rsid w:val="006409E5"/>
    <w:rsid w:val="006462D8"/>
    <w:rsid w:val="00646A8D"/>
    <w:rsid w:val="00651BBE"/>
    <w:rsid w:val="00651EA1"/>
    <w:rsid w:val="006563F3"/>
    <w:rsid w:val="00656C33"/>
    <w:rsid w:val="006572E9"/>
    <w:rsid w:val="006612E0"/>
    <w:rsid w:val="00662F20"/>
    <w:rsid w:val="00665221"/>
    <w:rsid w:val="006655CB"/>
    <w:rsid w:val="006710A7"/>
    <w:rsid w:val="006714BB"/>
    <w:rsid w:val="00671CBD"/>
    <w:rsid w:val="00676F4F"/>
    <w:rsid w:val="00677495"/>
    <w:rsid w:val="00680D8B"/>
    <w:rsid w:val="00683C68"/>
    <w:rsid w:val="00684AF2"/>
    <w:rsid w:val="006853F7"/>
    <w:rsid w:val="0069040C"/>
    <w:rsid w:val="006909E1"/>
    <w:rsid w:val="00692584"/>
    <w:rsid w:val="00692AD6"/>
    <w:rsid w:val="00693B3F"/>
    <w:rsid w:val="00696AAD"/>
    <w:rsid w:val="00696C00"/>
    <w:rsid w:val="006A0707"/>
    <w:rsid w:val="006A2A67"/>
    <w:rsid w:val="006B183C"/>
    <w:rsid w:val="006B22B2"/>
    <w:rsid w:val="006B3323"/>
    <w:rsid w:val="006B3DE1"/>
    <w:rsid w:val="006B53FC"/>
    <w:rsid w:val="006B563D"/>
    <w:rsid w:val="006B5744"/>
    <w:rsid w:val="006C0387"/>
    <w:rsid w:val="006C240D"/>
    <w:rsid w:val="006C26BB"/>
    <w:rsid w:val="006C5542"/>
    <w:rsid w:val="006C6775"/>
    <w:rsid w:val="006C71B7"/>
    <w:rsid w:val="006C71FE"/>
    <w:rsid w:val="006C7B0C"/>
    <w:rsid w:val="006D04EF"/>
    <w:rsid w:val="006D08AB"/>
    <w:rsid w:val="006D1C61"/>
    <w:rsid w:val="006D22C4"/>
    <w:rsid w:val="006D22C5"/>
    <w:rsid w:val="006D26DD"/>
    <w:rsid w:val="006D2C97"/>
    <w:rsid w:val="006D3A5D"/>
    <w:rsid w:val="006D5B48"/>
    <w:rsid w:val="006D69FC"/>
    <w:rsid w:val="006D71CE"/>
    <w:rsid w:val="006D7FED"/>
    <w:rsid w:val="006E0F30"/>
    <w:rsid w:val="006E159B"/>
    <w:rsid w:val="006E1FE2"/>
    <w:rsid w:val="006E2E84"/>
    <w:rsid w:val="006E3026"/>
    <w:rsid w:val="006E4862"/>
    <w:rsid w:val="006E54B5"/>
    <w:rsid w:val="006E6C92"/>
    <w:rsid w:val="006F3ADE"/>
    <w:rsid w:val="007009D9"/>
    <w:rsid w:val="00701F66"/>
    <w:rsid w:val="0070202B"/>
    <w:rsid w:val="00702582"/>
    <w:rsid w:val="00704677"/>
    <w:rsid w:val="007047D1"/>
    <w:rsid w:val="007055E5"/>
    <w:rsid w:val="00705780"/>
    <w:rsid w:val="0071005F"/>
    <w:rsid w:val="007174D1"/>
    <w:rsid w:val="00720869"/>
    <w:rsid w:val="007308E8"/>
    <w:rsid w:val="007325EC"/>
    <w:rsid w:val="00732E80"/>
    <w:rsid w:val="007351B2"/>
    <w:rsid w:val="00735562"/>
    <w:rsid w:val="00737C1A"/>
    <w:rsid w:val="00737D34"/>
    <w:rsid w:val="00740405"/>
    <w:rsid w:val="0074136A"/>
    <w:rsid w:val="00741B98"/>
    <w:rsid w:val="00741D3C"/>
    <w:rsid w:val="00743A6F"/>
    <w:rsid w:val="007441C1"/>
    <w:rsid w:val="00745EAB"/>
    <w:rsid w:val="00745EEF"/>
    <w:rsid w:val="0074707D"/>
    <w:rsid w:val="00747336"/>
    <w:rsid w:val="00747B6D"/>
    <w:rsid w:val="00750324"/>
    <w:rsid w:val="00752319"/>
    <w:rsid w:val="00752A29"/>
    <w:rsid w:val="00754350"/>
    <w:rsid w:val="00754E80"/>
    <w:rsid w:val="00755FEA"/>
    <w:rsid w:val="007606A0"/>
    <w:rsid w:val="0076103B"/>
    <w:rsid w:val="00761116"/>
    <w:rsid w:val="00761215"/>
    <w:rsid w:val="007628B3"/>
    <w:rsid w:val="007646B5"/>
    <w:rsid w:val="00765CFF"/>
    <w:rsid w:val="00767376"/>
    <w:rsid w:val="00767F3A"/>
    <w:rsid w:val="00772BAC"/>
    <w:rsid w:val="00773AB4"/>
    <w:rsid w:val="007747F7"/>
    <w:rsid w:val="00774C5D"/>
    <w:rsid w:val="0078066F"/>
    <w:rsid w:val="007829C6"/>
    <w:rsid w:val="0079149B"/>
    <w:rsid w:val="0079353D"/>
    <w:rsid w:val="00793600"/>
    <w:rsid w:val="007954CF"/>
    <w:rsid w:val="00795D45"/>
    <w:rsid w:val="00796CFF"/>
    <w:rsid w:val="007A1728"/>
    <w:rsid w:val="007A4B06"/>
    <w:rsid w:val="007A61E3"/>
    <w:rsid w:val="007B0A0D"/>
    <w:rsid w:val="007B2C50"/>
    <w:rsid w:val="007B3CD8"/>
    <w:rsid w:val="007B407B"/>
    <w:rsid w:val="007B5A50"/>
    <w:rsid w:val="007B62D9"/>
    <w:rsid w:val="007B6899"/>
    <w:rsid w:val="007B7DA9"/>
    <w:rsid w:val="007C2596"/>
    <w:rsid w:val="007C384E"/>
    <w:rsid w:val="007C436E"/>
    <w:rsid w:val="007C535F"/>
    <w:rsid w:val="007C6E9C"/>
    <w:rsid w:val="007D0D2A"/>
    <w:rsid w:val="007D219C"/>
    <w:rsid w:val="007D21FF"/>
    <w:rsid w:val="007D2BAE"/>
    <w:rsid w:val="007D411B"/>
    <w:rsid w:val="007D7637"/>
    <w:rsid w:val="007D7AC3"/>
    <w:rsid w:val="007E15A5"/>
    <w:rsid w:val="007E1BF5"/>
    <w:rsid w:val="007E3267"/>
    <w:rsid w:val="007E434A"/>
    <w:rsid w:val="007E44B8"/>
    <w:rsid w:val="007F11F7"/>
    <w:rsid w:val="007F1F02"/>
    <w:rsid w:val="007F2319"/>
    <w:rsid w:val="007F2D67"/>
    <w:rsid w:val="007F3914"/>
    <w:rsid w:val="007F397E"/>
    <w:rsid w:val="007F6794"/>
    <w:rsid w:val="00800757"/>
    <w:rsid w:val="0080487C"/>
    <w:rsid w:val="008048F7"/>
    <w:rsid w:val="00804CA8"/>
    <w:rsid w:val="0081163C"/>
    <w:rsid w:val="0081533C"/>
    <w:rsid w:val="00815995"/>
    <w:rsid w:val="00815BCF"/>
    <w:rsid w:val="00816801"/>
    <w:rsid w:val="00817068"/>
    <w:rsid w:val="00817F7A"/>
    <w:rsid w:val="00821933"/>
    <w:rsid w:val="00821BD3"/>
    <w:rsid w:val="00823712"/>
    <w:rsid w:val="00823E26"/>
    <w:rsid w:val="00824329"/>
    <w:rsid w:val="008254BD"/>
    <w:rsid w:val="008260D1"/>
    <w:rsid w:val="008309AA"/>
    <w:rsid w:val="00832528"/>
    <w:rsid w:val="00832BD9"/>
    <w:rsid w:val="00834275"/>
    <w:rsid w:val="008350CB"/>
    <w:rsid w:val="00835A30"/>
    <w:rsid w:val="00836B3E"/>
    <w:rsid w:val="00836F56"/>
    <w:rsid w:val="0083799B"/>
    <w:rsid w:val="0084357E"/>
    <w:rsid w:val="00844D33"/>
    <w:rsid w:val="00845242"/>
    <w:rsid w:val="00846764"/>
    <w:rsid w:val="008478EE"/>
    <w:rsid w:val="00850444"/>
    <w:rsid w:val="008505E0"/>
    <w:rsid w:val="0085284B"/>
    <w:rsid w:val="00854CBA"/>
    <w:rsid w:val="008555E5"/>
    <w:rsid w:val="00855727"/>
    <w:rsid w:val="00857DC7"/>
    <w:rsid w:val="00860B29"/>
    <w:rsid w:val="00862BE6"/>
    <w:rsid w:val="008631AC"/>
    <w:rsid w:val="00863BE4"/>
    <w:rsid w:val="008654B8"/>
    <w:rsid w:val="00866AC2"/>
    <w:rsid w:val="00871D25"/>
    <w:rsid w:val="00871D5A"/>
    <w:rsid w:val="008749E7"/>
    <w:rsid w:val="00877429"/>
    <w:rsid w:val="00882A18"/>
    <w:rsid w:val="00886B83"/>
    <w:rsid w:val="008930C8"/>
    <w:rsid w:val="00893C84"/>
    <w:rsid w:val="00894E7C"/>
    <w:rsid w:val="00895330"/>
    <w:rsid w:val="00896127"/>
    <w:rsid w:val="008961F1"/>
    <w:rsid w:val="008A0BED"/>
    <w:rsid w:val="008A0F4D"/>
    <w:rsid w:val="008A131C"/>
    <w:rsid w:val="008B045F"/>
    <w:rsid w:val="008B5386"/>
    <w:rsid w:val="008B566C"/>
    <w:rsid w:val="008B63B5"/>
    <w:rsid w:val="008B7A68"/>
    <w:rsid w:val="008C41CC"/>
    <w:rsid w:val="008C5327"/>
    <w:rsid w:val="008C6085"/>
    <w:rsid w:val="008C6F45"/>
    <w:rsid w:val="008D0499"/>
    <w:rsid w:val="008D0BB4"/>
    <w:rsid w:val="008D0CC5"/>
    <w:rsid w:val="008D59E8"/>
    <w:rsid w:val="008D6964"/>
    <w:rsid w:val="008D70BE"/>
    <w:rsid w:val="008D73F2"/>
    <w:rsid w:val="008E2C3A"/>
    <w:rsid w:val="008E52F9"/>
    <w:rsid w:val="008E5BEE"/>
    <w:rsid w:val="008E7187"/>
    <w:rsid w:val="008F00F6"/>
    <w:rsid w:val="008F1FA0"/>
    <w:rsid w:val="008F3D1B"/>
    <w:rsid w:val="008F55BB"/>
    <w:rsid w:val="008F610B"/>
    <w:rsid w:val="008F6602"/>
    <w:rsid w:val="008F7EC0"/>
    <w:rsid w:val="009003AB"/>
    <w:rsid w:val="009020FD"/>
    <w:rsid w:val="0090307F"/>
    <w:rsid w:val="00904A15"/>
    <w:rsid w:val="00904D46"/>
    <w:rsid w:val="00905F94"/>
    <w:rsid w:val="00906AF6"/>
    <w:rsid w:val="009105AD"/>
    <w:rsid w:val="00912041"/>
    <w:rsid w:val="00912DAB"/>
    <w:rsid w:val="00916AA9"/>
    <w:rsid w:val="00917386"/>
    <w:rsid w:val="00917C0A"/>
    <w:rsid w:val="0092063A"/>
    <w:rsid w:val="009212D1"/>
    <w:rsid w:val="00921C92"/>
    <w:rsid w:val="00922F4F"/>
    <w:rsid w:val="00923791"/>
    <w:rsid w:val="00926E05"/>
    <w:rsid w:val="0092715B"/>
    <w:rsid w:val="009278D4"/>
    <w:rsid w:val="00927F9C"/>
    <w:rsid w:val="009310FD"/>
    <w:rsid w:val="00934493"/>
    <w:rsid w:val="00935931"/>
    <w:rsid w:val="009365D4"/>
    <w:rsid w:val="00936E29"/>
    <w:rsid w:val="009372E3"/>
    <w:rsid w:val="00941696"/>
    <w:rsid w:val="00944BB8"/>
    <w:rsid w:val="00953C0A"/>
    <w:rsid w:val="00954442"/>
    <w:rsid w:val="0095537D"/>
    <w:rsid w:val="00961804"/>
    <w:rsid w:val="00962E93"/>
    <w:rsid w:val="00963CE8"/>
    <w:rsid w:val="00964056"/>
    <w:rsid w:val="00967667"/>
    <w:rsid w:val="00970065"/>
    <w:rsid w:val="00970831"/>
    <w:rsid w:val="00974ECB"/>
    <w:rsid w:val="009779EA"/>
    <w:rsid w:val="0098039D"/>
    <w:rsid w:val="009836DA"/>
    <w:rsid w:val="00987613"/>
    <w:rsid w:val="0098780F"/>
    <w:rsid w:val="0098796D"/>
    <w:rsid w:val="00987C6D"/>
    <w:rsid w:val="00991156"/>
    <w:rsid w:val="009918FA"/>
    <w:rsid w:val="009929F7"/>
    <w:rsid w:val="0099474F"/>
    <w:rsid w:val="00994888"/>
    <w:rsid w:val="00994B6D"/>
    <w:rsid w:val="00996049"/>
    <w:rsid w:val="00997371"/>
    <w:rsid w:val="009A0076"/>
    <w:rsid w:val="009A0819"/>
    <w:rsid w:val="009A10C8"/>
    <w:rsid w:val="009A1A34"/>
    <w:rsid w:val="009A22B0"/>
    <w:rsid w:val="009A44DA"/>
    <w:rsid w:val="009B01A3"/>
    <w:rsid w:val="009B1FAE"/>
    <w:rsid w:val="009B4391"/>
    <w:rsid w:val="009B4C26"/>
    <w:rsid w:val="009B6EF8"/>
    <w:rsid w:val="009C0051"/>
    <w:rsid w:val="009C094D"/>
    <w:rsid w:val="009C15A3"/>
    <w:rsid w:val="009C447C"/>
    <w:rsid w:val="009C55F7"/>
    <w:rsid w:val="009C5C5D"/>
    <w:rsid w:val="009C639D"/>
    <w:rsid w:val="009C768A"/>
    <w:rsid w:val="009D0727"/>
    <w:rsid w:val="009D23D7"/>
    <w:rsid w:val="009D4C53"/>
    <w:rsid w:val="009D6435"/>
    <w:rsid w:val="009D7504"/>
    <w:rsid w:val="009E0F82"/>
    <w:rsid w:val="009E2F61"/>
    <w:rsid w:val="009E36C2"/>
    <w:rsid w:val="009E3F80"/>
    <w:rsid w:val="009E40D2"/>
    <w:rsid w:val="009E5621"/>
    <w:rsid w:val="009E5743"/>
    <w:rsid w:val="009E7881"/>
    <w:rsid w:val="009F0E6A"/>
    <w:rsid w:val="009F1DF6"/>
    <w:rsid w:val="009F45B4"/>
    <w:rsid w:val="009F7184"/>
    <w:rsid w:val="00A00130"/>
    <w:rsid w:val="00A0057E"/>
    <w:rsid w:val="00A01625"/>
    <w:rsid w:val="00A02ADC"/>
    <w:rsid w:val="00A02E57"/>
    <w:rsid w:val="00A0315F"/>
    <w:rsid w:val="00A03DEB"/>
    <w:rsid w:val="00A0682F"/>
    <w:rsid w:val="00A071C3"/>
    <w:rsid w:val="00A10098"/>
    <w:rsid w:val="00A11537"/>
    <w:rsid w:val="00A1237E"/>
    <w:rsid w:val="00A12A50"/>
    <w:rsid w:val="00A14093"/>
    <w:rsid w:val="00A14437"/>
    <w:rsid w:val="00A163F4"/>
    <w:rsid w:val="00A17BB7"/>
    <w:rsid w:val="00A203C4"/>
    <w:rsid w:val="00A20D52"/>
    <w:rsid w:val="00A21337"/>
    <w:rsid w:val="00A23E0A"/>
    <w:rsid w:val="00A352D8"/>
    <w:rsid w:val="00A365CD"/>
    <w:rsid w:val="00A3795C"/>
    <w:rsid w:val="00A37B05"/>
    <w:rsid w:val="00A41CFB"/>
    <w:rsid w:val="00A43887"/>
    <w:rsid w:val="00A43946"/>
    <w:rsid w:val="00A43BE2"/>
    <w:rsid w:val="00A441BD"/>
    <w:rsid w:val="00A5201B"/>
    <w:rsid w:val="00A52919"/>
    <w:rsid w:val="00A5586D"/>
    <w:rsid w:val="00A55E37"/>
    <w:rsid w:val="00A57CC0"/>
    <w:rsid w:val="00A60FC4"/>
    <w:rsid w:val="00A618D7"/>
    <w:rsid w:val="00A6204F"/>
    <w:rsid w:val="00A6488C"/>
    <w:rsid w:val="00A75C8D"/>
    <w:rsid w:val="00A766F9"/>
    <w:rsid w:val="00A7670D"/>
    <w:rsid w:val="00A77847"/>
    <w:rsid w:val="00A80065"/>
    <w:rsid w:val="00A8057A"/>
    <w:rsid w:val="00A808C2"/>
    <w:rsid w:val="00A811C2"/>
    <w:rsid w:val="00A8178D"/>
    <w:rsid w:val="00A81E2D"/>
    <w:rsid w:val="00A825E0"/>
    <w:rsid w:val="00A857BF"/>
    <w:rsid w:val="00A85889"/>
    <w:rsid w:val="00A8666E"/>
    <w:rsid w:val="00A87220"/>
    <w:rsid w:val="00A9126D"/>
    <w:rsid w:val="00A93F6A"/>
    <w:rsid w:val="00A94565"/>
    <w:rsid w:val="00A945A9"/>
    <w:rsid w:val="00A94FC5"/>
    <w:rsid w:val="00A9536D"/>
    <w:rsid w:val="00A9671B"/>
    <w:rsid w:val="00A9695A"/>
    <w:rsid w:val="00AA0D5C"/>
    <w:rsid w:val="00AA0DEA"/>
    <w:rsid w:val="00AA1649"/>
    <w:rsid w:val="00AA1F71"/>
    <w:rsid w:val="00AA341C"/>
    <w:rsid w:val="00AA5E7A"/>
    <w:rsid w:val="00AA71EA"/>
    <w:rsid w:val="00AA7240"/>
    <w:rsid w:val="00AB0419"/>
    <w:rsid w:val="00AB1014"/>
    <w:rsid w:val="00AB18F1"/>
    <w:rsid w:val="00AB5F6B"/>
    <w:rsid w:val="00AB63DF"/>
    <w:rsid w:val="00AB6E9F"/>
    <w:rsid w:val="00AB77D2"/>
    <w:rsid w:val="00AC44F7"/>
    <w:rsid w:val="00AC4BF0"/>
    <w:rsid w:val="00AC4C19"/>
    <w:rsid w:val="00AC5DA4"/>
    <w:rsid w:val="00AC7ABB"/>
    <w:rsid w:val="00AD05A6"/>
    <w:rsid w:val="00AD0A4A"/>
    <w:rsid w:val="00AD0B8F"/>
    <w:rsid w:val="00AD1A15"/>
    <w:rsid w:val="00AD47D7"/>
    <w:rsid w:val="00AD5740"/>
    <w:rsid w:val="00AD6727"/>
    <w:rsid w:val="00AD7084"/>
    <w:rsid w:val="00AD7486"/>
    <w:rsid w:val="00AD777A"/>
    <w:rsid w:val="00AE0472"/>
    <w:rsid w:val="00AE0B1B"/>
    <w:rsid w:val="00AE2D51"/>
    <w:rsid w:val="00AE4080"/>
    <w:rsid w:val="00AE43CA"/>
    <w:rsid w:val="00AE77D4"/>
    <w:rsid w:val="00AF11D1"/>
    <w:rsid w:val="00AF1421"/>
    <w:rsid w:val="00AF49D4"/>
    <w:rsid w:val="00AF5A8D"/>
    <w:rsid w:val="00AF6579"/>
    <w:rsid w:val="00B00A33"/>
    <w:rsid w:val="00B01FE4"/>
    <w:rsid w:val="00B0584B"/>
    <w:rsid w:val="00B072C7"/>
    <w:rsid w:val="00B07860"/>
    <w:rsid w:val="00B10F35"/>
    <w:rsid w:val="00B13ABD"/>
    <w:rsid w:val="00B14506"/>
    <w:rsid w:val="00B1596D"/>
    <w:rsid w:val="00B15E05"/>
    <w:rsid w:val="00B16F6B"/>
    <w:rsid w:val="00B179DD"/>
    <w:rsid w:val="00B22858"/>
    <w:rsid w:val="00B22AF2"/>
    <w:rsid w:val="00B246BD"/>
    <w:rsid w:val="00B26821"/>
    <w:rsid w:val="00B27A92"/>
    <w:rsid w:val="00B32603"/>
    <w:rsid w:val="00B368B5"/>
    <w:rsid w:val="00B3746C"/>
    <w:rsid w:val="00B407F6"/>
    <w:rsid w:val="00B41C15"/>
    <w:rsid w:val="00B41EAC"/>
    <w:rsid w:val="00B433B8"/>
    <w:rsid w:val="00B44095"/>
    <w:rsid w:val="00B45380"/>
    <w:rsid w:val="00B46FE0"/>
    <w:rsid w:val="00B47B90"/>
    <w:rsid w:val="00B5322E"/>
    <w:rsid w:val="00B548E1"/>
    <w:rsid w:val="00B5543B"/>
    <w:rsid w:val="00B55C28"/>
    <w:rsid w:val="00B61D49"/>
    <w:rsid w:val="00B63A5E"/>
    <w:rsid w:val="00B6407F"/>
    <w:rsid w:val="00B64D1F"/>
    <w:rsid w:val="00B64F07"/>
    <w:rsid w:val="00B6597C"/>
    <w:rsid w:val="00B67E16"/>
    <w:rsid w:val="00B70954"/>
    <w:rsid w:val="00B70F94"/>
    <w:rsid w:val="00B71C49"/>
    <w:rsid w:val="00B73013"/>
    <w:rsid w:val="00B748F5"/>
    <w:rsid w:val="00B753DA"/>
    <w:rsid w:val="00B76004"/>
    <w:rsid w:val="00B769A1"/>
    <w:rsid w:val="00B8132A"/>
    <w:rsid w:val="00B82123"/>
    <w:rsid w:val="00B830C0"/>
    <w:rsid w:val="00B835EA"/>
    <w:rsid w:val="00B839CB"/>
    <w:rsid w:val="00B852C0"/>
    <w:rsid w:val="00B86685"/>
    <w:rsid w:val="00B90677"/>
    <w:rsid w:val="00B9258B"/>
    <w:rsid w:val="00B93C31"/>
    <w:rsid w:val="00B94A6C"/>
    <w:rsid w:val="00B94DE1"/>
    <w:rsid w:val="00B97156"/>
    <w:rsid w:val="00B9746F"/>
    <w:rsid w:val="00BA2010"/>
    <w:rsid w:val="00BA2E5B"/>
    <w:rsid w:val="00BA355B"/>
    <w:rsid w:val="00BA4436"/>
    <w:rsid w:val="00BA4B34"/>
    <w:rsid w:val="00BA7A85"/>
    <w:rsid w:val="00BB204F"/>
    <w:rsid w:val="00BB2C88"/>
    <w:rsid w:val="00BB43C5"/>
    <w:rsid w:val="00BB60A1"/>
    <w:rsid w:val="00BB6DAD"/>
    <w:rsid w:val="00BC0343"/>
    <w:rsid w:val="00BC4903"/>
    <w:rsid w:val="00BC4A3E"/>
    <w:rsid w:val="00BC63A9"/>
    <w:rsid w:val="00BC7D90"/>
    <w:rsid w:val="00BD276D"/>
    <w:rsid w:val="00BD434A"/>
    <w:rsid w:val="00BD46D2"/>
    <w:rsid w:val="00BE016C"/>
    <w:rsid w:val="00BE119C"/>
    <w:rsid w:val="00BE1A09"/>
    <w:rsid w:val="00BE1B24"/>
    <w:rsid w:val="00BE2D87"/>
    <w:rsid w:val="00BE3231"/>
    <w:rsid w:val="00BE5B51"/>
    <w:rsid w:val="00BE79B7"/>
    <w:rsid w:val="00BF0A0E"/>
    <w:rsid w:val="00BF1E70"/>
    <w:rsid w:val="00BF2C1B"/>
    <w:rsid w:val="00BF53B3"/>
    <w:rsid w:val="00BF76A9"/>
    <w:rsid w:val="00C00DF5"/>
    <w:rsid w:val="00C00E84"/>
    <w:rsid w:val="00C013F3"/>
    <w:rsid w:val="00C0690C"/>
    <w:rsid w:val="00C12050"/>
    <w:rsid w:val="00C147F5"/>
    <w:rsid w:val="00C1628A"/>
    <w:rsid w:val="00C16D1F"/>
    <w:rsid w:val="00C17251"/>
    <w:rsid w:val="00C17513"/>
    <w:rsid w:val="00C1752B"/>
    <w:rsid w:val="00C21D7A"/>
    <w:rsid w:val="00C23E1E"/>
    <w:rsid w:val="00C260B2"/>
    <w:rsid w:val="00C30456"/>
    <w:rsid w:val="00C308D5"/>
    <w:rsid w:val="00C30C4D"/>
    <w:rsid w:val="00C34B81"/>
    <w:rsid w:val="00C35A9B"/>
    <w:rsid w:val="00C41086"/>
    <w:rsid w:val="00C421D6"/>
    <w:rsid w:val="00C43D72"/>
    <w:rsid w:val="00C45F3B"/>
    <w:rsid w:val="00C45F9A"/>
    <w:rsid w:val="00C46A76"/>
    <w:rsid w:val="00C5064A"/>
    <w:rsid w:val="00C53B99"/>
    <w:rsid w:val="00C55003"/>
    <w:rsid w:val="00C60857"/>
    <w:rsid w:val="00C60BC8"/>
    <w:rsid w:val="00C63340"/>
    <w:rsid w:val="00C642B9"/>
    <w:rsid w:val="00C64493"/>
    <w:rsid w:val="00C64FF8"/>
    <w:rsid w:val="00C65430"/>
    <w:rsid w:val="00C672B7"/>
    <w:rsid w:val="00C7575C"/>
    <w:rsid w:val="00C76964"/>
    <w:rsid w:val="00C77F36"/>
    <w:rsid w:val="00C80804"/>
    <w:rsid w:val="00C81A84"/>
    <w:rsid w:val="00C8617F"/>
    <w:rsid w:val="00C87246"/>
    <w:rsid w:val="00C93D0A"/>
    <w:rsid w:val="00C9426E"/>
    <w:rsid w:val="00C95CA6"/>
    <w:rsid w:val="00C976B4"/>
    <w:rsid w:val="00CA0019"/>
    <w:rsid w:val="00CA10E2"/>
    <w:rsid w:val="00CA17BC"/>
    <w:rsid w:val="00CA353E"/>
    <w:rsid w:val="00CA35BB"/>
    <w:rsid w:val="00CA3899"/>
    <w:rsid w:val="00CA5BD0"/>
    <w:rsid w:val="00CA63BE"/>
    <w:rsid w:val="00CA63EE"/>
    <w:rsid w:val="00CA6A0C"/>
    <w:rsid w:val="00CB04C3"/>
    <w:rsid w:val="00CB04F5"/>
    <w:rsid w:val="00CB3230"/>
    <w:rsid w:val="00CB44FA"/>
    <w:rsid w:val="00CB5761"/>
    <w:rsid w:val="00CB6DE8"/>
    <w:rsid w:val="00CC219B"/>
    <w:rsid w:val="00CC4C42"/>
    <w:rsid w:val="00CC68E0"/>
    <w:rsid w:val="00CD0F17"/>
    <w:rsid w:val="00CD1CBD"/>
    <w:rsid w:val="00CD42CA"/>
    <w:rsid w:val="00CE1C02"/>
    <w:rsid w:val="00CE26C3"/>
    <w:rsid w:val="00CE287C"/>
    <w:rsid w:val="00CE4F3A"/>
    <w:rsid w:val="00CF0A5C"/>
    <w:rsid w:val="00CF1B49"/>
    <w:rsid w:val="00CF5C45"/>
    <w:rsid w:val="00CF7006"/>
    <w:rsid w:val="00D008EE"/>
    <w:rsid w:val="00D01FA1"/>
    <w:rsid w:val="00D02C9B"/>
    <w:rsid w:val="00D0377C"/>
    <w:rsid w:val="00D03CED"/>
    <w:rsid w:val="00D03EAE"/>
    <w:rsid w:val="00D0470C"/>
    <w:rsid w:val="00D05C98"/>
    <w:rsid w:val="00D06F5D"/>
    <w:rsid w:val="00D07BBB"/>
    <w:rsid w:val="00D10E3A"/>
    <w:rsid w:val="00D11271"/>
    <w:rsid w:val="00D11C06"/>
    <w:rsid w:val="00D13D27"/>
    <w:rsid w:val="00D14B3C"/>
    <w:rsid w:val="00D164D2"/>
    <w:rsid w:val="00D168EF"/>
    <w:rsid w:val="00D16C13"/>
    <w:rsid w:val="00D172B0"/>
    <w:rsid w:val="00D17E0D"/>
    <w:rsid w:val="00D263ED"/>
    <w:rsid w:val="00D34FFE"/>
    <w:rsid w:val="00D3620C"/>
    <w:rsid w:val="00D37669"/>
    <w:rsid w:val="00D37E29"/>
    <w:rsid w:val="00D40E10"/>
    <w:rsid w:val="00D40FA4"/>
    <w:rsid w:val="00D41CCB"/>
    <w:rsid w:val="00D43A9C"/>
    <w:rsid w:val="00D44B81"/>
    <w:rsid w:val="00D518F1"/>
    <w:rsid w:val="00D54D7D"/>
    <w:rsid w:val="00D604C7"/>
    <w:rsid w:val="00D60B48"/>
    <w:rsid w:val="00D61526"/>
    <w:rsid w:val="00D63319"/>
    <w:rsid w:val="00D63573"/>
    <w:rsid w:val="00D64808"/>
    <w:rsid w:val="00D648C9"/>
    <w:rsid w:val="00D65512"/>
    <w:rsid w:val="00D66464"/>
    <w:rsid w:val="00D66B42"/>
    <w:rsid w:val="00D672A6"/>
    <w:rsid w:val="00D67768"/>
    <w:rsid w:val="00D7023D"/>
    <w:rsid w:val="00D703CE"/>
    <w:rsid w:val="00D70889"/>
    <w:rsid w:val="00D717C1"/>
    <w:rsid w:val="00D71BF2"/>
    <w:rsid w:val="00D72DF2"/>
    <w:rsid w:val="00D74AC1"/>
    <w:rsid w:val="00D7681E"/>
    <w:rsid w:val="00D771D4"/>
    <w:rsid w:val="00D77782"/>
    <w:rsid w:val="00D844F3"/>
    <w:rsid w:val="00D86044"/>
    <w:rsid w:val="00D866AF"/>
    <w:rsid w:val="00D871CB"/>
    <w:rsid w:val="00D873C6"/>
    <w:rsid w:val="00D87FDE"/>
    <w:rsid w:val="00D91E49"/>
    <w:rsid w:val="00D92338"/>
    <w:rsid w:val="00D924B7"/>
    <w:rsid w:val="00D92766"/>
    <w:rsid w:val="00D9308B"/>
    <w:rsid w:val="00D9335F"/>
    <w:rsid w:val="00D95B65"/>
    <w:rsid w:val="00D96172"/>
    <w:rsid w:val="00D97109"/>
    <w:rsid w:val="00DA030D"/>
    <w:rsid w:val="00DA282C"/>
    <w:rsid w:val="00DA2F49"/>
    <w:rsid w:val="00DA3946"/>
    <w:rsid w:val="00DA3F36"/>
    <w:rsid w:val="00DA497B"/>
    <w:rsid w:val="00DA4E84"/>
    <w:rsid w:val="00DA5392"/>
    <w:rsid w:val="00DB400F"/>
    <w:rsid w:val="00DB405B"/>
    <w:rsid w:val="00DB51E7"/>
    <w:rsid w:val="00DB5A67"/>
    <w:rsid w:val="00DB6FF4"/>
    <w:rsid w:val="00DB708C"/>
    <w:rsid w:val="00DB74A3"/>
    <w:rsid w:val="00DC25B1"/>
    <w:rsid w:val="00DC3C49"/>
    <w:rsid w:val="00DC4947"/>
    <w:rsid w:val="00DC74C1"/>
    <w:rsid w:val="00DD19F0"/>
    <w:rsid w:val="00DD1D9F"/>
    <w:rsid w:val="00DD6605"/>
    <w:rsid w:val="00DD708B"/>
    <w:rsid w:val="00DD768B"/>
    <w:rsid w:val="00DE1A1F"/>
    <w:rsid w:val="00DE1ED4"/>
    <w:rsid w:val="00DE2933"/>
    <w:rsid w:val="00DE5233"/>
    <w:rsid w:val="00DE5A8C"/>
    <w:rsid w:val="00DE7D03"/>
    <w:rsid w:val="00DF06CD"/>
    <w:rsid w:val="00DF1814"/>
    <w:rsid w:val="00DF18CF"/>
    <w:rsid w:val="00DF5E2A"/>
    <w:rsid w:val="00DF6417"/>
    <w:rsid w:val="00DF6FA9"/>
    <w:rsid w:val="00DF779B"/>
    <w:rsid w:val="00E017AA"/>
    <w:rsid w:val="00E04466"/>
    <w:rsid w:val="00E05641"/>
    <w:rsid w:val="00E0761E"/>
    <w:rsid w:val="00E10BE8"/>
    <w:rsid w:val="00E12073"/>
    <w:rsid w:val="00E141AE"/>
    <w:rsid w:val="00E14AAC"/>
    <w:rsid w:val="00E17996"/>
    <w:rsid w:val="00E2204B"/>
    <w:rsid w:val="00E24401"/>
    <w:rsid w:val="00E27805"/>
    <w:rsid w:val="00E27EBA"/>
    <w:rsid w:val="00E301A0"/>
    <w:rsid w:val="00E30227"/>
    <w:rsid w:val="00E35E42"/>
    <w:rsid w:val="00E378AC"/>
    <w:rsid w:val="00E37BA6"/>
    <w:rsid w:val="00E41A60"/>
    <w:rsid w:val="00E44B68"/>
    <w:rsid w:val="00E53776"/>
    <w:rsid w:val="00E54348"/>
    <w:rsid w:val="00E563C1"/>
    <w:rsid w:val="00E60939"/>
    <w:rsid w:val="00E609EB"/>
    <w:rsid w:val="00E62D09"/>
    <w:rsid w:val="00E646CD"/>
    <w:rsid w:val="00E652F8"/>
    <w:rsid w:val="00E66E5B"/>
    <w:rsid w:val="00E66F47"/>
    <w:rsid w:val="00E67DAD"/>
    <w:rsid w:val="00E716D0"/>
    <w:rsid w:val="00E71CB2"/>
    <w:rsid w:val="00E73C0E"/>
    <w:rsid w:val="00E74F71"/>
    <w:rsid w:val="00E76578"/>
    <w:rsid w:val="00E77C55"/>
    <w:rsid w:val="00E80CC4"/>
    <w:rsid w:val="00E81B0B"/>
    <w:rsid w:val="00E834F2"/>
    <w:rsid w:val="00E83556"/>
    <w:rsid w:val="00E87C33"/>
    <w:rsid w:val="00E90271"/>
    <w:rsid w:val="00E91EEC"/>
    <w:rsid w:val="00E93A7F"/>
    <w:rsid w:val="00E93EA9"/>
    <w:rsid w:val="00E9624D"/>
    <w:rsid w:val="00E97BD7"/>
    <w:rsid w:val="00EA0888"/>
    <w:rsid w:val="00EA2736"/>
    <w:rsid w:val="00EA3B6A"/>
    <w:rsid w:val="00EA4B51"/>
    <w:rsid w:val="00EA71BE"/>
    <w:rsid w:val="00EB254E"/>
    <w:rsid w:val="00EB2995"/>
    <w:rsid w:val="00EB45CE"/>
    <w:rsid w:val="00EB5527"/>
    <w:rsid w:val="00EB7CC2"/>
    <w:rsid w:val="00EC1BF8"/>
    <w:rsid w:val="00EC2D6D"/>
    <w:rsid w:val="00EC4070"/>
    <w:rsid w:val="00EC436A"/>
    <w:rsid w:val="00EC4728"/>
    <w:rsid w:val="00ED1C62"/>
    <w:rsid w:val="00ED1E99"/>
    <w:rsid w:val="00ED470F"/>
    <w:rsid w:val="00ED51D6"/>
    <w:rsid w:val="00ED6804"/>
    <w:rsid w:val="00EE055B"/>
    <w:rsid w:val="00EE1327"/>
    <w:rsid w:val="00EE13D3"/>
    <w:rsid w:val="00EE3071"/>
    <w:rsid w:val="00EE3287"/>
    <w:rsid w:val="00EE463F"/>
    <w:rsid w:val="00EE4668"/>
    <w:rsid w:val="00EE5662"/>
    <w:rsid w:val="00EE5F65"/>
    <w:rsid w:val="00EF0442"/>
    <w:rsid w:val="00EF265E"/>
    <w:rsid w:val="00EF3FAB"/>
    <w:rsid w:val="00EF783C"/>
    <w:rsid w:val="00EF7EDC"/>
    <w:rsid w:val="00EF7EFC"/>
    <w:rsid w:val="00F00522"/>
    <w:rsid w:val="00F00CF0"/>
    <w:rsid w:val="00F03FF1"/>
    <w:rsid w:val="00F043AE"/>
    <w:rsid w:val="00F05343"/>
    <w:rsid w:val="00F06160"/>
    <w:rsid w:val="00F2082A"/>
    <w:rsid w:val="00F25325"/>
    <w:rsid w:val="00F25B79"/>
    <w:rsid w:val="00F26C0C"/>
    <w:rsid w:val="00F274BD"/>
    <w:rsid w:val="00F27EBD"/>
    <w:rsid w:val="00F30546"/>
    <w:rsid w:val="00F30BA2"/>
    <w:rsid w:val="00F31CD0"/>
    <w:rsid w:val="00F332BD"/>
    <w:rsid w:val="00F33FC5"/>
    <w:rsid w:val="00F35376"/>
    <w:rsid w:val="00F37D7E"/>
    <w:rsid w:val="00F403BD"/>
    <w:rsid w:val="00F42279"/>
    <w:rsid w:val="00F471CD"/>
    <w:rsid w:val="00F51AA4"/>
    <w:rsid w:val="00F52A43"/>
    <w:rsid w:val="00F53567"/>
    <w:rsid w:val="00F57A51"/>
    <w:rsid w:val="00F57D1F"/>
    <w:rsid w:val="00F61D8D"/>
    <w:rsid w:val="00F636BE"/>
    <w:rsid w:val="00F65A82"/>
    <w:rsid w:val="00F67A12"/>
    <w:rsid w:val="00F67E9F"/>
    <w:rsid w:val="00F70725"/>
    <w:rsid w:val="00F70BB1"/>
    <w:rsid w:val="00F717E7"/>
    <w:rsid w:val="00F74175"/>
    <w:rsid w:val="00F7577F"/>
    <w:rsid w:val="00F772CF"/>
    <w:rsid w:val="00F8010B"/>
    <w:rsid w:val="00F8014B"/>
    <w:rsid w:val="00F816B7"/>
    <w:rsid w:val="00F81C72"/>
    <w:rsid w:val="00F8677F"/>
    <w:rsid w:val="00F86B84"/>
    <w:rsid w:val="00F87CDE"/>
    <w:rsid w:val="00F9346A"/>
    <w:rsid w:val="00F94953"/>
    <w:rsid w:val="00F95DED"/>
    <w:rsid w:val="00F95E54"/>
    <w:rsid w:val="00F9694B"/>
    <w:rsid w:val="00F97FA6"/>
    <w:rsid w:val="00FA0AF2"/>
    <w:rsid w:val="00FA2FCB"/>
    <w:rsid w:val="00FA3243"/>
    <w:rsid w:val="00FA3AFF"/>
    <w:rsid w:val="00FA488E"/>
    <w:rsid w:val="00FA4D8D"/>
    <w:rsid w:val="00FA7194"/>
    <w:rsid w:val="00FB1A7D"/>
    <w:rsid w:val="00FB1B32"/>
    <w:rsid w:val="00FB4AA9"/>
    <w:rsid w:val="00FC0EB2"/>
    <w:rsid w:val="00FC4F8A"/>
    <w:rsid w:val="00FC7F8F"/>
    <w:rsid w:val="00FD0D8E"/>
    <w:rsid w:val="00FD1129"/>
    <w:rsid w:val="00FD48AC"/>
    <w:rsid w:val="00FD59E1"/>
    <w:rsid w:val="00FE038C"/>
    <w:rsid w:val="00FE0468"/>
    <w:rsid w:val="00FE0966"/>
    <w:rsid w:val="00FE323E"/>
    <w:rsid w:val="00FE4728"/>
    <w:rsid w:val="00FE527A"/>
    <w:rsid w:val="00FE6894"/>
    <w:rsid w:val="00FE7F56"/>
    <w:rsid w:val="00FE7F82"/>
    <w:rsid w:val="00FF1BDB"/>
    <w:rsid w:val="00FF39A0"/>
    <w:rsid w:val="00FF3AA1"/>
    <w:rsid w:val="00FF43EB"/>
    <w:rsid w:val="00FF4A54"/>
    <w:rsid w:val="00FF4CE8"/>
    <w:rsid w:val="00FF615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5B7DA7"/>
  <w15:docId w15:val="{5C31DA1D-3CDA-7840-BD89-5F52C0E26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heme="minorBidi"/>
        <w:sz w:val="22"/>
        <w:szCs w:val="22"/>
        <w:lang w:val="fr-FR" w:eastAsia="fr-F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lsdException w:name="envelope return" w:semiHidden="1"/>
    <w:lsdException w:name="footnote reference" w:semiHidden="1"/>
    <w:lsdException w:name="annotation reference" w:semiHidden="1" w:unhideWhenUsed="1" w:qFormat="1"/>
    <w:lsdException w:name="line number" w:semiHidden="1" w:unhideWhenUsed="1"/>
    <w:lsdException w:name="page number" w:semiHidden="1" w:unhideWhenUsed="1"/>
    <w:lsdException w:name="endnote reference" w:semiHidden="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F9A"/>
    <w:pPr>
      <w:widowControl/>
    </w:pPr>
    <w:rPr>
      <w:rFonts w:cs="Times New Roman"/>
      <w:sz w:val="24"/>
      <w:szCs w:val="24"/>
      <w:lang w:val="en-GB" w:eastAsia="en-GB"/>
    </w:rPr>
  </w:style>
  <w:style w:type="paragraph" w:styleId="Heading1">
    <w:name w:val="heading 1"/>
    <w:basedOn w:val="Normal"/>
    <w:next w:val="Normal"/>
    <w:link w:val="Heading1Char"/>
    <w:rsid w:val="00513B00"/>
    <w:pPr>
      <w:keepNext/>
      <w:keepLines/>
      <w:widowControl w:val="0"/>
      <w:jc w:val="center"/>
      <w:outlineLvl w:val="0"/>
    </w:pPr>
    <w:rPr>
      <w:rFonts w:eastAsiaTheme="majorEastAsia" w:cstheme="majorBidi"/>
      <w:b/>
      <w:szCs w:val="32"/>
      <w:lang w:val="fr-FR" w:eastAsia="fr-FR"/>
    </w:rPr>
  </w:style>
  <w:style w:type="paragraph" w:styleId="Heading2">
    <w:name w:val="heading 2"/>
    <w:next w:val="Normal"/>
    <w:link w:val="Heading2Char"/>
    <w:qFormat/>
    <w:rsid w:val="00513B00"/>
    <w:pPr>
      <w:keepNext/>
      <w:keepLines/>
      <w:widowControl/>
      <w:numPr>
        <w:ilvl w:val="1"/>
        <w:numId w:val="1"/>
      </w:numPr>
      <w:spacing w:line="259" w:lineRule="auto"/>
      <w:ind w:left="567" w:hanging="567"/>
      <w:outlineLvl w:val="1"/>
    </w:pPr>
    <w:rPr>
      <w:rFonts w:eastAsiaTheme="majorEastAsia" w:cstheme="majorBidi"/>
      <w:b/>
      <w:szCs w:val="26"/>
      <w:lang w:eastAsia="en-US"/>
    </w:rPr>
  </w:style>
  <w:style w:type="paragraph" w:styleId="Heading3">
    <w:name w:val="heading 3"/>
    <w:next w:val="Normal"/>
    <w:link w:val="Heading3Char"/>
    <w:qFormat/>
    <w:rsid w:val="00513B00"/>
    <w:pPr>
      <w:keepNext/>
      <w:keepLines/>
      <w:widowControl/>
      <w:numPr>
        <w:ilvl w:val="2"/>
        <w:numId w:val="1"/>
      </w:numPr>
      <w:spacing w:line="259" w:lineRule="auto"/>
      <w:ind w:left="709" w:hanging="709"/>
      <w:outlineLvl w:val="2"/>
    </w:pPr>
    <w:rPr>
      <w:rFonts w:eastAsiaTheme="majorEastAsia" w:cstheme="majorBidi"/>
      <w:b/>
      <w:i/>
      <w:szCs w:val="24"/>
      <w:lang w:eastAsia="en-US"/>
    </w:rPr>
  </w:style>
  <w:style w:type="paragraph" w:styleId="Heading4">
    <w:name w:val="heading 4"/>
    <w:next w:val="Normal"/>
    <w:link w:val="Heading4Char"/>
    <w:qFormat/>
    <w:rsid w:val="00513B00"/>
    <w:pPr>
      <w:keepNext/>
      <w:keepLines/>
      <w:widowControl/>
      <w:numPr>
        <w:ilvl w:val="3"/>
        <w:numId w:val="1"/>
      </w:numPr>
      <w:spacing w:line="259" w:lineRule="auto"/>
      <w:ind w:left="851" w:hanging="851"/>
      <w:outlineLvl w:val="3"/>
    </w:pPr>
    <w:rPr>
      <w:rFonts w:eastAsiaTheme="majorEastAsia" w:cstheme="majorBidi"/>
      <w:i/>
      <w:iCs/>
      <w:lang w:eastAsia="en-US"/>
    </w:rPr>
  </w:style>
  <w:style w:type="paragraph" w:styleId="Heading5">
    <w:name w:val="heading 5"/>
    <w:next w:val="Normal"/>
    <w:link w:val="Heading5Char"/>
    <w:qFormat/>
    <w:rsid w:val="00513B00"/>
    <w:pPr>
      <w:keepNext/>
      <w:keepLines/>
      <w:widowControl/>
      <w:numPr>
        <w:ilvl w:val="4"/>
        <w:numId w:val="1"/>
      </w:numPr>
      <w:spacing w:line="259" w:lineRule="auto"/>
      <w:ind w:left="992" w:hanging="992"/>
      <w:outlineLvl w:val="4"/>
    </w:pPr>
    <w:rPr>
      <w:rFonts w:eastAsiaTheme="majorEastAsia" w:cstheme="majorBidi"/>
      <w:i/>
      <w:lang w:eastAsia="en-US"/>
    </w:rPr>
  </w:style>
  <w:style w:type="paragraph" w:styleId="Heading6">
    <w:name w:val="heading 6"/>
    <w:basedOn w:val="Normal"/>
    <w:next w:val="Normal"/>
    <w:link w:val="Heading6Char"/>
    <w:uiPriority w:val="9"/>
    <w:qFormat/>
    <w:rsid w:val="00513B00"/>
    <w:pPr>
      <w:keepNext/>
      <w:keepLines/>
      <w:widowControl w:val="0"/>
      <w:numPr>
        <w:ilvl w:val="5"/>
        <w:numId w:val="1"/>
      </w:numPr>
      <w:spacing w:before="40"/>
      <w:outlineLvl w:val="5"/>
    </w:pPr>
    <w:rPr>
      <w:rFonts w:asciiTheme="majorHAnsi" w:eastAsiaTheme="majorEastAsia" w:hAnsiTheme="majorHAnsi" w:cstheme="majorBidi"/>
      <w:color w:val="1F4D78" w:themeColor="accent1" w:themeShade="7F"/>
      <w:sz w:val="22"/>
      <w:szCs w:val="22"/>
      <w:lang w:val="fr-FR" w:eastAsia="fr-FR"/>
    </w:rPr>
  </w:style>
  <w:style w:type="paragraph" w:styleId="Heading7">
    <w:name w:val="heading 7"/>
    <w:basedOn w:val="Normal"/>
    <w:next w:val="Normal"/>
    <w:link w:val="Heading7Char"/>
    <w:uiPriority w:val="9"/>
    <w:semiHidden/>
    <w:unhideWhenUsed/>
    <w:qFormat/>
    <w:rsid w:val="00513B00"/>
    <w:pPr>
      <w:keepNext/>
      <w:keepLines/>
      <w:widowControl w:val="0"/>
      <w:numPr>
        <w:ilvl w:val="6"/>
        <w:numId w:val="1"/>
      </w:numPr>
      <w:spacing w:before="40"/>
      <w:outlineLvl w:val="6"/>
    </w:pPr>
    <w:rPr>
      <w:rFonts w:asciiTheme="majorHAnsi" w:eastAsiaTheme="majorEastAsia" w:hAnsiTheme="majorHAnsi" w:cstheme="majorBidi"/>
      <w:i/>
      <w:iCs/>
      <w:color w:val="1F4D78" w:themeColor="accent1" w:themeShade="7F"/>
      <w:sz w:val="22"/>
      <w:szCs w:val="22"/>
      <w:lang w:val="fr-FR" w:eastAsia="fr-FR"/>
    </w:rPr>
  </w:style>
  <w:style w:type="paragraph" w:styleId="Heading8">
    <w:name w:val="heading 8"/>
    <w:basedOn w:val="Normal"/>
    <w:next w:val="Normal"/>
    <w:link w:val="Heading8Char"/>
    <w:uiPriority w:val="9"/>
    <w:semiHidden/>
    <w:unhideWhenUsed/>
    <w:qFormat/>
    <w:rsid w:val="00513B00"/>
    <w:pPr>
      <w:keepNext/>
      <w:keepLines/>
      <w:widowControl w:val="0"/>
      <w:numPr>
        <w:ilvl w:val="7"/>
        <w:numId w:val="1"/>
      </w:numPr>
      <w:spacing w:before="40"/>
      <w:outlineLvl w:val="7"/>
    </w:pPr>
    <w:rPr>
      <w:rFonts w:asciiTheme="majorHAnsi" w:eastAsiaTheme="majorEastAsia" w:hAnsiTheme="majorHAnsi" w:cstheme="majorBidi"/>
      <w:color w:val="272727" w:themeColor="text1" w:themeTint="D8"/>
      <w:sz w:val="21"/>
      <w:szCs w:val="21"/>
      <w:lang w:val="fr-FR" w:eastAsia="fr-FR"/>
    </w:rPr>
  </w:style>
  <w:style w:type="paragraph" w:styleId="Heading9">
    <w:name w:val="heading 9"/>
    <w:basedOn w:val="Normal"/>
    <w:next w:val="Normal"/>
    <w:link w:val="Heading9Char"/>
    <w:uiPriority w:val="9"/>
    <w:semiHidden/>
    <w:unhideWhenUsed/>
    <w:qFormat/>
    <w:rsid w:val="00513B00"/>
    <w:pPr>
      <w:keepNext/>
      <w:keepLines/>
      <w:widowControl w:val="0"/>
      <w:numPr>
        <w:ilvl w:val="8"/>
        <w:numId w:val="1"/>
      </w:numPr>
      <w:spacing w:before="40"/>
      <w:outlineLvl w:val="8"/>
    </w:pPr>
    <w:rPr>
      <w:rFonts w:asciiTheme="majorHAnsi" w:eastAsiaTheme="majorEastAsia" w:hAnsiTheme="majorHAnsi" w:cstheme="majorBidi"/>
      <w:i/>
      <w:iCs/>
      <w:color w:val="272727" w:themeColor="text1" w:themeTint="D8"/>
      <w:sz w:val="21"/>
      <w:szCs w:val="21"/>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re1Car">
    <w:name w:val="Titre 1 Car"/>
    <w:basedOn w:val="DefaultParagraphFont"/>
    <w:rsid w:val="00E14AAC"/>
    <w:rPr>
      <w:rFonts w:eastAsiaTheme="majorEastAsia" w:cstheme="majorBidi"/>
      <w:b/>
      <w:sz w:val="24"/>
      <w:szCs w:val="32"/>
    </w:rPr>
  </w:style>
  <w:style w:type="character" w:customStyle="1" w:styleId="Titre2Car">
    <w:name w:val="Titre 2 Car"/>
    <w:basedOn w:val="DefaultParagraphFont"/>
    <w:rsid w:val="00E14AAC"/>
    <w:rPr>
      <w:rFonts w:eastAsiaTheme="majorEastAsia" w:cstheme="majorBidi"/>
      <w:b/>
      <w:szCs w:val="26"/>
      <w:lang w:eastAsia="en-US"/>
    </w:rPr>
  </w:style>
  <w:style w:type="character" w:customStyle="1" w:styleId="Titre3Car">
    <w:name w:val="Titre 3 Car"/>
    <w:basedOn w:val="DefaultParagraphFont"/>
    <w:rsid w:val="00E14AAC"/>
    <w:rPr>
      <w:rFonts w:eastAsiaTheme="majorEastAsia" w:cstheme="majorBidi"/>
      <w:b/>
      <w:i/>
      <w:szCs w:val="24"/>
      <w:lang w:eastAsia="en-US"/>
    </w:rPr>
  </w:style>
  <w:style w:type="character" w:customStyle="1" w:styleId="Titre4Car">
    <w:name w:val="Titre 4 Car"/>
    <w:basedOn w:val="DefaultParagraphFont"/>
    <w:rsid w:val="00E14AAC"/>
    <w:rPr>
      <w:rFonts w:eastAsiaTheme="majorEastAsia" w:cstheme="majorBidi"/>
      <w:i/>
      <w:iCs/>
      <w:lang w:eastAsia="en-US"/>
    </w:rPr>
  </w:style>
  <w:style w:type="character" w:customStyle="1" w:styleId="Titre5Car">
    <w:name w:val="Titre 5 Car"/>
    <w:basedOn w:val="DefaultParagraphFont"/>
    <w:rsid w:val="00E14AAC"/>
    <w:rPr>
      <w:rFonts w:eastAsiaTheme="majorEastAsia" w:cstheme="majorBidi"/>
      <w:i/>
      <w:lang w:eastAsia="en-US"/>
    </w:rPr>
  </w:style>
  <w:style w:type="character" w:customStyle="1" w:styleId="Titre6Car">
    <w:name w:val="Titre 6 Car"/>
    <w:basedOn w:val="DefaultParagraphFont"/>
    <w:uiPriority w:val="9"/>
    <w:rsid w:val="00E14AAC"/>
    <w:rPr>
      <w:rFonts w:asciiTheme="majorHAnsi" w:eastAsiaTheme="majorEastAsia" w:hAnsiTheme="majorHAnsi" w:cstheme="majorBidi"/>
      <w:color w:val="1F4D78" w:themeColor="accent1" w:themeShade="7F"/>
    </w:rPr>
  </w:style>
  <w:style w:type="character" w:customStyle="1" w:styleId="Titre7Car">
    <w:name w:val="Titre 7 Car"/>
    <w:basedOn w:val="DefaultParagraphFont"/>
    <w:uiPriority w:val="9"/>
    <w:semiHidden/>
    <w:rsid w:val="00E14AAC"/>
    <w:rPr>
      <w:rFonts w:asciiTheme="majorHAnsi" w:eastAsiaTheme="majorEastAsia" w:hAnsiTheme="majorHAnsi" w:cstheme="majorBidi"/>
      <w:i/>
      <w:iCs/>
      <w:color w:val="1F4D78" w:themeColor="accent1" w:themeShade="7F"/>
    </w:rPr>
  </w:style>
  <w:style w:type="character" w:customStyle="1" w:styleId="Titre8Car">
    <w:name w:val="Titre 8 Car"/>
    <w:basedOn w:val="DefaultParagraphFont"/>
    <w:uiPriority w:val="9"/>
    <w:semiHidden/>
    <w:rsid w:val="00E14AAC"/>
    <w:rPr>
      <w:rFonts w:asciiTheme="majorHAnsi" w:eastAsiaTheme="majorEastAsia" w:hAnsiTheme="majorHAnsi" w:cstheme="majorBidi"/>
      <w:color w:val="272727" w:themeColor="text1" w:themeTint="D8"/>
      <w:sz w:val="21"/>
      <w:szCs w:val="21"/>
    </w:rPr>
  </w:style>
  <w:style w:type="character" w:customStyle="1" w:styleId="Titre9Car">
    <w:name w:val="Titre 9 Car"/>
    <w:basedOn w:val="DefaultParagraphFont"/>
    <w:uiPriority w:val="9"/>
    <w:semiHidden/>
    <w:rsid w:val="00E14AAC"/>
    <w:rPr>
      <w:rFonts w:asciiTheme="majorHAnsi" w:eastAsiaTheme="majorEastAsia" w:hAnsiTheme="majorHAnsi" w:cstheme="majorBidi"/>
      <w:i/>
      <w:iCs/>
      <w:color w:val="272727" w:themeColor="text1" w:themeTint="D8"/>
      <w:sz w:val="21"/>
      <w:szCs w:val="21"/>
    </w:rPr>
  </w:style>
  <w:style w:type="table" w:customStyle="1" w:styleId="a">
    <w:basedOn w:val="TableNormal"/>
    <w:rsid w:val="00CB5761"/>
    <w:tblPr>
      <w:tblStyleRowBandSize w:val="1"/>
      <w:tblStyleColBandSize w:val="1"/>
      <w:tblCellMar>
        <w:top w:w="28" w:type="dxa"/>
        <w:left w:w="28" w:type="dxa"/>
        <w:bottom w:w="28" w:type="dxa"/>
        <w:right w:w="28" w:type="dxa"/>
      </w:tblCellMar>
    </w:tblPr>
  </w:style>
  <w:style w:type="paragraph" w:customStyle="1" w:styleId="AR6Chap1Level0">
    <w:name w:val="AR6 Chap 1 Level 0"/>
    <w:next w:val="AR6BodyText"/>
    <w:link w:val="AR6Chap1Level0Car"/>
    <w:qFormat/>
    <w:rsid w:val="00513B00"/>
    <w:pPr>
      <w:numPr>
        <w:numId w:val="1"/>
      </w:numPr>
      <w:jc w:val="center"/>
    </w:pPr>
    <w:rPr>
      <w:rFonts w:eastAsiaTheme="majorEastAsia" w:cstheme="majorBidi"/>
      <w:b/>
      <w:sz w:val="24"/>
      <w:szCs w:val="32"/>
      <w:lang w:val="en-US"/>
    </w:rPr>
  </w:style>
  <w:style w:type="paragraph" w:customStyle="1" w:styleId="AR6BodyText">
    <w:name w:val="AR6 Body Text"/>
    <w:link w:val="AR6BodyTextCar"/>
    <w:qFormat/>
    <w:rsid w:val="00513B00"/>
  </w:style>
  <w:style w:type="character" w:customStyle="1" w:styleId="AR6BodyTextCar">
    <w:name w:val="AR6 Body Text Car"/>
    <w:basedOn w:val="DefaultParagraphFont"/>
    <w:link w:val="AR6BodyText"/>
    <w:rsid w:val="00513B00"/>
  </w:style>
  <w:style w:type="character" w:customStyle="1" w:styleId="AR6Chap1Level0Car">
    <w:name w:val="AR6 Chap 1 Level 0 Car"/>
    <w:basedOn w:val="Heading1Char"/>
    <w:link w:val="AR6Chap1Level0"/>
    <w:rsid w:val="00513B00"/>
    <w:rPr>
      <w:rFonts w:eastAsiaTheme="majorEastAsia" w:cstheme="majorBidi"/>
      <w:b/>
      <w:sz w:val="24"/>
      <w:szCs w:val="32"/>
      <w:lang w:val="en-US"/>
    </w:rPr>
  </w:style>
  <w:style w:type="paragraph" w:customStyle="1" w:styleId="AR6Chap1Level111">
    <w:name w:val="AR6 Chap 1 Level 1 (1.1)"/>
    <w:basedOn w:val="Heading2"/>
    <w:next w:val="AR6BodyText"/>
    <w:link w:val="AR6Chap1Level111Car"/>
    <w:qFormat/>
    <w:rsid w:val="00513B00"/>
  </w:style>
  <w:style w:type="character" w:customStyle="1" w:styleId="AR6Chap1Level111Car">
    <w:name w:val="AR6 Chap 1 Level 1 (1.1) Car"/>
    <w:basedOn w:val="Heading2Char"/>
    <w:link w:val="AR6Chap1Level111"/>
    <w:rsid w:val="00513B00"/>
    <w:rPr>
      <w:rFonts w:eastAsiaTheme="majorEastAsia" w:cstheme="majorBidi"/>
      <w:b/>
      <w:szCs w:val="26"/>
      <w:lang w:eastAsia="en-US"/>
    </w:rPr>
  </w:style>
  <w:style w:type="paragraph" w:customStyle="1" w:styleId="AR6Chap1Level2111">
    <w:name w:val="AR6 Chap 1 Level 2 (1.1.1)"/>
    <w:basedOn w:val="Heading3"/>
    <w:link w:val="AR6Chap1Level2111Car"/>
    <w:qFormat/>
    <w:rsid w:val="00513B00"/>
  </w:style>
  <w:style w:type="character" w:customStyle="1" w:styleId="AR6Chap1Level2111Car">
    <w:name w:val="AR6 Chap 1 Level 2 (1.1.1) Car"/>
    <w:basedOn w:val="Heading3Char"/>
    <w:link w:val="AR6Chap1Level2111"/>
    <w:rsid w:val="00513B00"/>
    <w:rPr>
      <w:rFonts w:eastAsiaTheme="majorEastAsia" w:cstheme="majorBidi"/>
      <w:b/>
      <w:i/>
      <w:szCs w:val="24"/>
      <w:lang w:eastAsia="en-US"/>
    </w:rPr>
  </w:style>
  <w:style w:type="paragraph" w:customStyle="1" w:styleId="AR6Chap1Level31111">
    <w:name w:val="AR6 Chap 1 Level 3 (1.1.1.1)"/>
    <w:basedOn w:val="Heading4"/>
    <w:next w:val="AR6BodyText"/>
    <w:link w:val="AR6Chap1Level31111Car"/>
    <w:qFormat/>
    <w:rsid w:val="00513B00"/>
  </w:style>
  <w:style w:type="character" w:customStyle="1" w:styleId="AR6Chap1Level31111Car">
    <w:name w:val="AR6 Chap 1 Level 3 (1.1.1.1) Car"/>
    <w:basedOn w:val="Heading4Char"/>
    <w:link w:val="AR6Chap1Level31111"/>
    <w:rsid w:val="00513B00"/>
    <w:rPr>
      <w:rFonts w:eastAsiaTheme="majorEastAsia" w:cstheme="majorBidi"/>
      <w:i/>
      <w:iCs/>
      <w:lang w:eastAsia="en-US"/>
    </w:rPr>
  </w:style>
  <w:style w:type="paragraph" w:customStyle="1" w:styleId="AR6Chap1Level411111">
    <w:name w:val="AR6 Chap 1 Level 4 (1.1.1.1.1)"/>
    <w:basedOn w:val="Heading5"/>
    <w:next w:val="AR6BodyText"/>
    <w:link w:val="AR6Chap1Level411111Car"/>
    <w:qFormat/>
    <w:rsid w:val="00513B00"/>
  </w:style>
  <w:style w:type="character" w:customStyle="1" w:styleId="AR6Chap1Level411111Car">
    <w:name w:val="AR6 Chap 1 Level 4 (1.1.1.1.1) Car"/>
    <w:basedOn w:val="Heading5Char"/>
    <w:link w:val="AR6Chap1Level411111"/>
    <w:rsid w:val="00513B00"/>
    <w:rPr>
      <w:rFonts w:eastAsiaTheme="majorEastAsia" w:cstheme="majorBidi"/>
      <w:i/>
      <w:lang w:eastAsia="en-US"/>
    </w:rPr>
  </w:style>
  <w:style w:type="paragraph" w:customStyle="1" w:styleId="AR6References">
    <w:name w:val="AR6 References"/>
    <w:basedOn w:val="Normal"/>
    <w:link w:val="AR6ReferencesCar"/>
    <w:qFormat/>
    <w:rsid w:val="00513B00"/>
    <w:pPr>
      <w:widowControl w:val="0"/>
    </w:pPr>
    <w:rPr>
      <w:rFonts w:cstheme="minorBidi"/>
      <w:sz w:val="20"/>
      <w:szCs w:val="20"/>
      <w:lang w:val="en-US" w:eastAsia="fr-FR"/>
    </w:rPr>
  </w:style>
  <w:style w:type="character" w:customStyle="1" w:styleId="AR6ReferencesCar">
    <w:name w:val="AR6 References Car"/>
    <w:basedOn w:val="DefaultParagraphFont"/>
    <w:link w:val="AR6References"/>
    <w:rsid w:val="00513B00"/>
    <w:rPr>
      <w:sz w:val="20"/>
      <w:szCs w:val="20"/>
      <w:lang w:val="en-US"/>
    </w:rPr>
  </w:style>
  <w:style w:type="paragraph" w:customStyle="1" w:styleId="AR6Chap1Box">
    <w:name w:val="AR6 Chap 1 Box"/>
    <w:basedOn w:val="AR6BodyText"/>
    <w:next w:val="AR6BodyText"/>
    <w:link w:val="AR6Chap1BoxCar"/>
    <w:qFormat/>
    <w:rsid w:val="00513B00"/>
    <w:pPr>
      <w:keepNext/>
      <w:keepLines/>
      <w:widowControl/>
      <w:numPr>
        <w:numId w:val="4"/>
      </w:numPr>
      <w:tabs>
        <w:tab w:val="left" w:pos="992"/>
      </w:tabs>
      <w:spacing w:line="259" w:lineRule="auto"/>
      <w:ind w:left="992" w:hanging="992"/>
      <w:outlineLvl w:val="0"/>
    </w:pPr>
    <w:rPr>
      <w:b/>
    </w:rPr>
  </w:style>
  <w:style w:type="character" w:customStyle="1" w:styleId="AR6Chap1BoxCar">
    <w:name w:val="AR6 Chap 1 Box Car"/>
    <w:basedOn w:val="DefaultParagraphFont"/>
    <w:link w:val="AR6Chap1Box"/>
    <w:rsid w:val="00513B00"/>
    <w:rPr>
      <w:b/>
    </w:rPr>
  </w:style>
  <w:style w:type="paragraph" w:customStyle="1" w:styleId="AR6Chap1FAQ">
    <w:name w:val="AR6 Chap 1 FAQ"/>
    <w:basedOn w:val="AR6BodyText"/>
    <w:next w:val="AR6BodyText"/>
    <w:link w:val="AR6Chap1FAQCar"/>
    <w:qFormat/>
    <w:rsid w:val="00513B00"/>
    <w:pPr>
      <w:widowControl/>
      <w:numPr>
        <w:numId w:val="5"/>
      </w:numPr>
      <w:tabs>
        <w:tab w:val="left" w:pos="992"/>
      </w:tabs>
      <w:spacing w:line="259" w:lineRule="auto"/>
      <w:ind w:left="992" w:hanging="992"/>
    </w:pPr>
    <w:rPr>
      <w:b/>
    </w:rPr>
  </w:style>
  <w:style w:type="character" w:customStyle="1" w:styleId="AR6Chap1FAQCar">
    <w:name w:val="AR6 Chap 1 FAQ Car"/>
    <w:basedOn w:val="DefaultParagraphFont"/>
    <w:link w:val="AR6Chap1FAQ"/>
    <w:rsid w:val="00513B00"/>
    <w:rPr>
      <w:b/>
    </w:rPr>
  </w:style>
  <w:style w:type="paragraph" w:customStyle="1" w:styleId="AR6Chap1Figure">
    <w:name w:val="AR6 Chap 1 Figure"/>
    <w:basedOn w:val="AR6BodyText"/>
    <w:next w:val="AR6BodyText"/>
    <w:link w:val="AR6Chap1FigureCar"/>
    <w:qFormat/>
    <w:rsid w:val="00513B00"/>
    <w:pPr>
      <w:numPr>
        <w:numId w:val="3"/>
      </w:numPr>
      <w:ind w:left="1134" w:hanging="1134"/>
    </w:pPr>
    <w:rPr>
      <w:sz w:val="20"/>
    </w:rPr>
  </w:style>
  <w:style w:type="character" w:customStyle="1" w:styleId="AR6Chap1FigureCar">
    <w:name w:val="AR6 Chap 1 Figure Car"/>
    <w:basedOn w:val="DefaultParagraphFont"/>
    <w:link w:val="AR6Chap1Figure"/>
    <w:rsid w:val="00513B00"/>
    <w:rPr>
      <w:sz w:val="20"/>
    </w:rPr>
  </w:style>
  <w:style w:type="paragraph" w:customStyle="1" w:styleId="AR6Chap1Table">
    <w:name w:val="AR6 Chap 1 Table"/>
    <w:basedOn w:val="AR6BodyText"/>
    <w:next w:val="AR6BodyText"/>
    <w:link w:val="AR6Chap1TableCar"/>
    <w:qFormat/>
    <w:rsid w:val="00513B00"/>
    <w:pPr>
      <w:widowControl/>
      <w:numPr>
        <w:numId w:val="2"/>
      </w:numPr>
      <w:tabs>
        <w:tab w:val="left" w:pos="1021"/>
      </w:tabs>
      <w:spacing w:line="259" w:lineRule="auto"/>
      <w:ind w:left="0" w:firstLine="0"/>
    </w:pPr>
    <w:rPr>
      <w:sz w:val="20"/>
      <w:lang w:val="en-US"/>
    </w:rPr>
  </w:style>
  <w:style w:type="character" w:customStyle="1" w:styleId="AR6Chap1TableCar">
    <w:name w:val="AR6 Chap 1 Table Car"/>
    <w:basedOn w:val="DefaultParagraphFont"/>
    <w:link w:val="AR6Chap1Table"/>
    <w:rsid w:val="00513B00"/>
    <w:rPr>
      <w:sz w:val="20"/>
      <w:lang w:val="en-US"/>
    </w:rPr>
  </w:style>
  <w:style w:type="paragraph" w:customStyle="1" w:styleId="AR6BodyTextBold">
    <w:name w:val="AR6 Body Text Bold"/>
    <w:basedOn w:val="AR6BodyText"/>
    <w:next w:val="AR6BodyText"/>
    <w:link w:val="AR6BodyTextBoldCar"/>
    <w:qFormat/>
    <w:rsid w:val="00513B00"/>
    <w:rPr>
      <w:b/>
      <w:lang w:val="en-US"/>
    </w:rPr>
  </w:style>
  <w:style w:type="character" w:customStyle="1" w:styleId="AR6BodyTextBoldCar">
    <w:name w:val="AR6 Body Text Bold Car"/>
    <w:basedOn w:val="AR6BodyTextCar"/>
    <w:link w:val="AR6BodyTextBold"/>
    <w:rsid w:val="00513B00"/>
    <w:rPr>
      <w:b/>
      <w:lang w:val="en-US"/>
    </w:rPr>
  </w:style>
  <w:style w:type="paragraph" w:customStyle="1" w:styleId="AR6Equation">
    <w:name w:val="AR6 Equation"/>
    <w:basedOn w:val="AR6BodyText"/>
    <w:next w:val="AR6BodyText"/>
    <w:link w:val="AR6EquationCar"/>
    <w:qFormat/>
    <w:rsid w:val="00513B00"/>
    <w:pPr>
      <w:tabs>
        <w:tab w:val="right" w:pos="9631"/>
      </w:tabs>
      <w:ind w:left="709"/>
    </w:pPr>
    <w:rPr>
      <w:i/>
      <w:lang w:val="en-US"/>
    </w:rPr>
  </w:style>
  <w:style w:type="character" w:customStyle="1" w:styleId="AR6EquationCar">
    <w:name w:val="AR6 Equation Car"/>
    <w:basedOn w:val="DefaultParagraphFont"/>
    <w:link w:val="AR6Equation"/>
    <w:rsid w:val="00513B00"/>
    <w:rPr>
      <w:i/>
      <w:lang w:val="en-US"/>
    </w:rPr>
  </w:style>
  <w:style w:type="paragraph" w:customStyle="1" w:styleId="AR6Table">
    <w:name w:val="AR6 Table"/>
    <w:basedOn w:val="AR6BodyText"/>
    <w:rsid w:val="00513B00"/>
    <w:rPr>
      <w:sz w:val="20"/>
      <w:szCs w:val="20"/>
    </w:rPr>
  </w:style>
  <w:style w:type="paragraph" w:customStyle="1" w:styleId="AR6Header">
    <w:name w:val="AR6 Header"/>
    <w:basedOn w:val="Normal"/>
    <w:link w:val="AR6HeaderCar"/>
    <w:qFormat/>
    <w:rsid w:val="00513B00"/>
    <w:pPr>
      <w:widowControl w:val="0"/>
      <w:tabs>
        <w:tab w:val="center" w:pos="4824"/>
        <w:tab w:val="right" w:pos="9619"/>
      </w:tabs>
      <w:spacing w:before="709"/>
    </w:pPr>
    <w:rPr>
      <w:rFonts w:cstheme="minorBidi"/>
      <w:sz w:val="20"/>
      <w:szCs w:val="20"/>
      <w:lang w:val="fr-FR" w:eastAsia="fr-FR"/>
    </w:rPr>
  </w:style>
  <w:style w:type="character" w:customStyle="1" w:styleId="AR6HeaderCar">
    <w:name w:val="AR6 Header Car"/>
    <w:basedOn w:val="DefaultParagraphFont"/>
    <w:link w:val="AR6Header"/>
    <w:rsid w:val="00513B00"/>
    <w:rPr>
      <w:sz w:val="20"/>
      <w:szCs w:val="20"/>
    </w:rPr>
  </w:style>
  <w:style w:type="paragraph" w:customStyle="1" w:styleId="AR6Footpage">
    <w:name w:val="AR6 Foot page"/>
    <w:basedOn w:val="AR6BodyText"/>
    <w:link w:val="AR6FootpageCar"/>
    <w:qFormat/>
    <w:rsid w:val="00513B00"/>
    <w:pPr>
      <w:tabs>
        <w:tab w:val="center" w:pos="4824"/>
        <w:tab w:val="right" w:pos="9619"/>
      </w:tabs>
      <w:spacing w:after="706"/>
    </w:pPr>
    <w:rPr>
      <w:b/>
      <w:sz w:val="20"/>
      <w:szCs w:val="20"/>
      <w:lang w:val="en-US"/>
    </w:rPr>
  </w:style>
  <w:style w:type="character" w:customStyle="1" w:styleId="AR6FootpageCar">
    <w:name w:val="AR6 Foot page Car"/>
    <w:basedOn w:val="DefaultParagraphFont"/>
    <w:link w:val="AR6Footpage"/>
    <w:rsid w:val="00513B00"/>
    <w:rPr>
      <w:b/>
      <w:sz w:val="20"/>
      <w:szCs w:val="20"/>
      <w:lang w:val="en-US"/>
    </w:rPr>
  </w:style>
  <w:style w:type="paragraph" w:customStyle="1" w:styleId="AR6Chap1CrossChapterBox">
    <w:name w:val="AR6 Chap 1 Cross Chapter Box"/>
    <w:next w:val="AR6BodyText"/>
    <w:link w:val="AR6Chap1CrossChapterBoxCar"/>
    <w:qFormat/>
    <w:rsid w:val="00513B00"/>
    <w:pPr>
      <w:numPr>
        <w:numId w:val="6"/>
      </w:numPr>
      <w:ind w:left="2552" w:hanging="2552"/>
    </w:pPr>
    <w:rPr>
      <w:b/>
      <w:lang w:val="en-US"/>
    </w:rPr>
  </w:style>
  <w:style w:type="character" w:customStyle="1" w:styleId="AR6Chap1CrossChapterBoxCar">
    <w:name w:val="AR6 Chap 1 Cross Chapter Box Car"/>
    <w:basedOn w:val="AR6Chap1BoxCar"/>
    <w:link w:val="AR6Chap1CrossChapterBox"/>
    <w:rsid w:val="00513B00"/>
    <w:rPr>
      <w:b/>
      <w:lang w:val="en-US"/>
    </w:rPr>
  </w:style>
  <w:style w:type="paragraph" w:styleId="Header">
    <w:name w:val="header"/>
    <w:basedOn w:val="Normal"/>
    <w:link w:val="HeaderChar"/>
    <w:uiPriority w:val="99"/>
    <w:unhideWhenUsed/>
    <w:rsid w:val="00A93F6A"/>
    <w:pPr>
      <w:widowControl w:val="0"/>
      <w:tabs>
        <w:tab w:val="center" w:pos="4320"/>
        <w:tab w:val="right" w:pos="8640"/>
      </w:tabs>
    </w:pPr>
    <w:rPr>
      <w:rFonts w:cstheme="minorBidi"/>
      <w:sz w:val="22"/>
      <w:szCs w:val="22"/>
      <w:lang w:val="fr-FR" w:eastAsia="fr-FR"/>
    </w:rPr>
  </w:style>
  <w:style w:type="character" w:customStyle="1" w:styleId="HeaderChar">
    <w:name w:val="Header Char"/>
    <w:basedOn w:val="DefaultParagraphFont"/>
    <w:link w:val="Header"/>
    <w:uiPriority w:val="99"/>
    <w:rsid w:val="00A93F6A"/>
  </w:style>
  <w:style w:type="paragraph" w:styleId="Footer">
    <w:name w:val="footer"/>
    <w:basedOn w:val="Normal"/>
    <w:link w:val="FooterChar"/>
    <w:uiPriority w:val="99"/>
    <w:unhideWhenUsed/>
    <w:rsid w:val="00A93F6A"/>
    <w:pPr>
      <w:widowControl w:val="0"/>
      <w:tabs>
        <w:tab w:val="center" w:pos="4320"/>
        <w:tab w:val="right" w:pos="8640"/>
      </w:tabs>
    </w:pPr>
    <w:rPr>
      <w:rFonts w:cstheme="minorBidi"/>
      <w:sz w:val="22"/>
      <w:szCs w:val="22"/>
      <w:lang w:val="fr-FR" w:eastAsia="fr-FR"/>
    </w:rPr>
  </w:style>
  <w:style w:type="character" w:customStyle="1" w:styleId="FooterChar">
    <w:name w:val="Footer Char"/>
    <w:basedOn w:val="DefaultParagraphFont"/>
    <w:link w:val="Footer"/>
    <w:uiPriority w:val="99"/>
    <w:rsid w:val="00A93F6A"/>
  </w:style>
  <w:style w:type="character" w:styleId="CommentReference">
    <w:name w:val="annotation reference"/>
    <w:basedOn w:val="DefaultParagraphFont"/>
    <w:uiPriority w:val="99"/>
    <w:unhideWhenUsed/>
    <w:qFormat/>
    <w:rsid w:val="002D3299"/>
    <w:rPr>
      <w:sz w:val="16"/>
      <w:szCs w:val="16"/>
      <w:lang w:val="en-GB"/>
    </w:rPr>
  </w:style>
  <w:style w:type="paragraph" w:styleId="CommentText">
    <w:name w:val="annotation text"/>
    <w:basedOn w:val="Normal"/>
    <w:link w:val="CommentTextChar"/>
    <w:autoRedefine/>
    <w:uiPriority w:val="99"/>
    <w:unhideWhenUsed/>
    <w:qFormat/>
    <w:rsid w:val="0024577B"/>
    <w:pPr>
      <w:widowControl w:val="0"/>
      <w:spacing w:before="240" w:after="200"/>
      <w:pPrChange w:id="0" w:author="Ian Blenkinsop" w:date="2021-07-14T11:39:00Z">
        <w:pPr>
          <w:widowControl w:val="0"/>
          <w:spacing w:before="240" w:after="200"/>
        </w:pPr>
      </w:pPrChange>
    </w:pPr>
    <w:rPr>
      <w:rFonts w:cstheme="minorBidi"/>
      <w:sz w:val="22"/>
      <w:szCs w:val="20"/>
      <w:lang w:eastAsia="fr-FR"/>
      <w:rPrChange w:id="0" w:author="Ian Blenkinsop" w:date="2021-07-14T11:39:00Z">
        <w:rPr>
          <w:rFonts w:cstheme="minorBidi"/>
          <w:sz w:val="22"/>
          <w:lang w:val="en-GB" w:eastAsia="fr-FR" w:bidi="ar-SA"/>
        </w:rPr>
      </w:rPrChange>
    </w:rPr>
  </w:style>
  <w:style w:type="character" w:customStyle="1" w:styleId="CommentTextChar">
    <w:name w:val="Comment Text Char"/>
    <w:basedOn w:val="DefaultParagraphFont"/>
    <w:link w:val="CommentText"/>
    <w:uiPriority w:val="99"/>
    <w:qFormat/>
    <w:rsid w:val="0024577B"/>
    <w:rPr>
      <w:szCs w:val="20"/>
      <w:lang w:val="en-GB"/>
    </w:rPr>
  </w:style>
  <w:style w:type="paragraph" w:styleId="CommentSubject">
    <w:name w:val="annotation subject"/>
    <w:basedOn w:val="CommentText"/>
    <w:next w:val="CommentText"/>
    <w:link w:val="CommentSubjectChar"/>
    <w:uiPriority w:val="99"/>
    <w:semiHidden/>
    <w:unhideWhenUsed/>
    <w:rsid w:val="009B6EF8"/>
    <w:rPr>
      <w:b/>
      <w:bCs/>
    </w:rPr>
  </w:style>
  <w:style w:type="character" w:customStyle="1" w:styleId="CommentSubjectChar">
    <w:name w:val="Comment Subject Char"/>
    <w:basedOn w:val="CommentTextChar"/>
    <w:link w:val="CommentSubject"/>
    <w:uiPriority w:val="99"/>
    <w:semiHidden/>
    <w:rsid w:val="009B6EF8"/>
    <w:rPr>
      <w:rFonts w:ascii="Calibri" w:eastAsiaTheme="minorHAnsi" w:hAnsi="Calibri" w:cs="Tahoma"/>
      <w:b/>
      <w:bCs/>
      <w:sz w:val="20"/>
      <w:szCs w:val="20"/>
      <w:lang w:val="en-GB" w:eastAsia="en-US"/>
    </w:rPr>
  </w:style>
  <w:style w:type="paragraph" w:styleId="Revision">
    <w:name w:val="Revision"/>
    <w:hidden/>
    <w:uiPriority w:val="99"/>
    <w:semiHidden/>
    <w:rsid w:val="003F7334"/>
    <w:pPr>
      <w:widowControl/>
    </w:pPr>
  </w:style>
  <w:style w:type="paragraph" w:styleId="BalloonText">
    <w:name w:val="Balloon Text"/>
    <w:basedOn w:val="Normal"/>
    <w:link w:val="BalloonTextChar"/>
    <w:autoRedefine/>
    <w:uiPriority w:val="99"/>
    <w:unhideWhenUsed/>
    <w:qFormat/>
    <w:rsid w:val="00B839CB"/>
    <w:pPr>
      <w:widowControl w:val="0"/>
    </w:pPr>
    <w:rPr>
      <w:rFonts w:cstheme="minorBidi"/>
      <w:sz w:val="22"/>
      <w:szCs w:val="22"/>
      <w:lang w:val="fr-FR" w:eastAsia="fr-FR"/>
    </w:rPr>
  </w:style>
  <w:style w:type="character" w:customStyle="1" w:styleId="BalloonTextChar">
    <w:name w:val="Balloon Text Char"/>
    <w:basedOn w:val="DefaultParagraphFont"/>
    <w:link w:val="BalloonText"/>
    <w:uiPriority w:val="99"/>
    <w:qFormat/>
    <w:rsid w:val="00B839CB"/>
    <w:rPr>
      <w:rFonts w:ascii="Calibri" w:eastAsiaTheme="minorHAnsi" w:hAnsi="Calibri" w:cs="Tahoma"/>
      <w:szCs w:val="16"/>
      <w:lang w:val="en-GB" w:eastAsia="en-US"/>
    </w:rPr>
  </w:style>
  <w:style w:type="paragraph" w:styleId="ListParagraph">
    <w:name w:val="List Paragraph"/>
    <w:basedOn w:val="Normal"/>
    <w:uiPriority w:val="34"/>
    <w:qFormat/>
    <w:rsid w:val="00B839CB"/>
    <w:pPr>
      <w:widowControl w:val="0"/>
    </w:pPr>
    <w:rPr>
      <w:rFonts w:cstheme="minorBidi"/>
      <w:sz w:val="22"/>
      <w:szCs w:val="22"/>
      <w:lang w:val="fr-FR" w:eastAsia="fr-FR"/>
    </w:rPr>
  </w:style>
  <w:style w:type="paragraph" w:styleId="NormalWeb">
    <w:name w:val="Normal (Web)"/>
    <w:basedOn w:val="Normal"/>
    <w:uiPriority w:val="99"/>
    <w:unhideWhenUsed/>
    <w:rsid w:val="0079149B"/>
    <w:pPr>
      <w:widowControl w:val="0"/>
      <w:spacing w:before="100" w:beforeAutospacing="1" w:after="100" w:afterAutospacing="1"/>
    </w:pPr>
    <w:rPr>
      <w:rFonts w:cstheme="minorBidi"/>
      <w:sz w:val="22"/>
      <w:szCs w:val="22"/>
      <w:lang w:val="fr-FR" w:eastAsia="fr-FR"/>
    </w:rPr>
  </w:style>
  <w:style w:type="character" w:styleId="Hyperlink">
    <w:name w:val="Hyperlink"/>
    <w:basedOn w:val="DefaultParagraphFont"/>
    <w:uiPriority w:val="99"/>
    <w:unhideWhenUsed/>
    <w:rsid w:val="0079149B"/>
    <w:rPr>
      <w:color w:val="0563C1" w:themeColor="hyperlink"/>
      <w:u w:val="single"/>
    </w:rPr>
  </w:style>
  <w:style w:type="paragraph" w:styleId="FootnoteText">
    <w:name w:val="footnote text"/>
    <w:basedOn w:val="Normal"/>
    <w:link w:val="FootnoteTextChar"/>
    <w:uiPriority w:val="99"/>
    <w:semiHidden/>
    <w:unhideWhenUsed/>
    <w:rsid w:val="0079149B"/>
    <w:pPr>
      <w:widowControl w:val="0"/>
    </w:pPr>
    <w:rPr>
      <w:rFonts w:cstheme="minorBidi"/>
      <w:sz w:val="20"/>
      <w:szCs w:val="20"/>
      <w:lang w:val="fr-FR" w:eastAsia="fr-FR"/>
    </w:rPr>
  </w:style>
  <w:style w:type="character" w:customStyle="1" w:styleId="FootnoteTextChar">
    <w:name w:val="Footnote Text Char"/>
    <w:basedOn w:val="DefaultParagraphFont"/>
    <w:link w:val="FootnoteText"/>
    <w:uiPriority w:val="99"/>
    <w:semiHidden/>
    <w:rsid w:val="0079149B"/>
    <w:rPr>
      <w:rFonts w:asciiTheme="minorHAnsi" w:eastAsiaTheme="minorEastAsia" w:hAnsiTheme="minorHAnsi"/>
      <w:sz w:val="20"/>
      <w:szCs w:val="20"/>
      <w:lang w:val="en-US" w:eastAsia="zh-TW"/>
    </w:rPr>
  </w:style>
  <w:style w:type="character" w:styleId="FootnoteReference">
    <w:name w:val="footnote reference"/>
    <w:basedOn w:val="DefaultParagraphFont"/>
    <w:uiPriority w:val="99"/>
    <w:semiHidden/>
    <w:rsid w:val="0079149B"/>
    <w:rPr>
      <w:vertAlign w:val="superscript"/>
    </w:rPr>
  </w:style>
  <w:style w:type="paragraph" w:customStyle="1" w:styleId="Normal1">
    <w:name w:val="Normal1"/>
    <w:rsid w:val="00102875"/>
    <w:rPr>
      <w:rFonts w:cs="Times New Roman"/>
      <w:lang w:val="en-GB" w:eastAsia="en-US"/>
    </w:rPr>
  </w:style>
  <w:style w:type="character" w:styleId="FollowedHyperlink">
    <w:name w:val="FollowedHyperlink"/>
    <w:basedOn w:val="DefaultParagraphFont"/>
    <w:uiPriority w:val="99"/>
    <w:semiHidden/>
    <w:unhideWhenUsed/>
    <w:rsid w:val="00102875"/>
    <w:rPr>
      <w:color w:val="954F72" w:themeColor="followedHyperlink"/>
      <w:u w:val="single"/>
    </w:rPr>
  </w:style>
  <w:style w:type="character" w:customStyle="1" w:styleId="UnresolvedMention1">
    <w:name w:val="Unresolved Mention1"/>
    <w:basedOn w:val="DefaultParagraphFont"/>
    <w:uiPriority w:val="99"/>
    <w:semiHidden/>
    <w:unhideWhenUsed/>
    <w:rsid w:val="00102875"/>
    <w:rPr>
      <w:color w:val="605E5C"/>
      <w:shd w:val="clear" w:color="auto" w:fill="E1DFDD"/>
    </w:rPr>
  </w:style>
  <w:style w:type="character" w:styleId="Emphasis">
    <w:name w:val="Emphasis"/>
    <w:basedOn w:val="DefaultParagraphFont"/>
    <w:uiPriority w:val="20"/>
    <w:qFormat/>
    <w:rsid w:val="00102875"/>
    <w:rPr>
      <w:i/>
      <w:iCs/>
    </w:rPr>
  </w:style>
  <w:style w:type="character" w:customStyle="1" w:styleId="Rubrik7Char">
    <w:name w:val="Rubrik 7 Char"/>
    <w:basedOn w:val="DefaultParagraphFont"/>
    <w:uiPriority w:val="9"/>
    <w:semiHidden/>
    <w:rsid w:val="006409E5"/>
    <w:rPr>
      <w:rFonts w:asciiTheme="majorHAnsi" w:eastAsiaTheme="majorEastAsia" w:hAnsiTheme="majorHAnsi" w:cstheme="majorBidi"/>
      <w:i/>
      <w:iCs/>
      <w:color w:val="1F4D78" w:themeColor="accent1" w:themeShade="7F"/>
    </w:rPr>
  </w:style>
  <w:style w:type="character" w:customStyle="1" w:styleId="Rubrik8Char">
    <w:name w:val="Rubrik 8 Char"/>
    <w:basedOn w:val="DefaultParagraphFont"/>
    <w:uiPriority w:val="9"/>
    <w:semiHidden/>
    <w:rsid w:val="006409E5"/>
    <w:rPr>
      <w:rFonts w:asciiTheme="majorHAnsi" w:eastAsiaTheme="majorEastAsia" w:hAnsiTheme="majorHAnsi" w:cstheme="majorBidi"/>
      <w:color w:val="272727" w:themeColor="text1" w:themeTint="D8"/>
      <w:sz w:val="21"/>
      <w:szCs w:val="21"/>
    </w:rPr>
  </w:style>
  <w:style w:type="character" w:customStyle="1" w:styleId="Rubrik9Char">
    <w:name w:val="Rubrik 9 Char"/>
    <w:basedOn w:val="DefaultParagraphFont"/>
    <w:uiPriority w:val="9"/>
    <w:semiHidden/>
    <w:rsid w:val="006409E5"/>
    <w:rPr>
      <w:rFonts w:asciiTheme="majorHAnsi" w:eastAsiaTheme="majorEastAsia" w:hAnsiTheme="majorHAnsi" w:cstheme="majorBidi"/>
      <w:i/>
      <w:iCs/>
      <w:color w:val="272727" w:themeColor="text1" w:themeTint="D8"/>
      <w:sz w:val="21"/>
      <w:szCs w:val="21"/>
    </w:rPr>
  </w:style>
  <w:style w:type="character" w:customStyle="1" w:styleId="Rubrik1Char">
    <w:name w:val="Rubrik 1 Char"/>
    <w:basedOn w:val="DefaultParagraphFont"/>
    <w:rsid w:val="006409E5"/>
    <w:rPr>
      <w:rFonts w:eastAsiaTheme="majorEastAsia" w:cstheme="majorBidi"/>
      <w:b/>
      <w:sz w:val="24"/>
      <w:szCs w:val="32"/>
    </w:rPr>
  </w:style>
  <w:style w:type="character" w:customStyle="1" w:styleId="Rubrik2Char">
    <w:name w:val="Rubrik 2 Char"/>
    <w:basedOn w:val="DefaultParagraphFont"/>
    <w:rsid w:val="006409E5"/>
    <w:rPr>
      <w:rFonts w:eastAsiaTheme="majorEastAsia" w:cstheme="majorBidi"/>
      <w:b/>
      <w:szCs w:val="26"/>
      <w:lang w:eastAsia="en-US"/>
    </w:rPr>
  </w:style>
  <w:style w:type="character" w:customStyle="1" w:styleId="Rubrik3Char">
    <w:name w:val="Rubrik 3 Char"/>
    <w:basedOn w:val="DefaultParagraphFont"/>
    <w:rsid w:val="006409E5"/>
    <w:rPr>
      <w:rFonts w:eastAsiaTheme="majorEastAsia" w:cstheme="majorBidi"/>
      <w:b/>
      <w:i/>
      <w:szCs w:val="24"/>
      <w:lang w:eastAsia="en-US"/>
    </w:rPr>
  </w:style>
  <w:style w:type="character" w:customStyle="1" w:styleId="Rubrik4Char">
    <w:name w:val="Rubrik 4 Char"/>
    <w:basedOn w:val="DefaultParagraphFont"/>
    <w:rsid w:val="006409E5"/>
    <w:rPr>
      <w:rFonts w:eastAsiaTheme="majorEastAsia" w:cstheme="majorBidi"/>
      <w:i/>
      <w:iCs/>
      <w:lang w:eastAsia="en-US"/>
    </w:rPr>
  </w:style>
  <w:style w:type="character" w:customStyle="1" w:styleId="Rubrik5Char">
    <w:name w:val="Rubrik 5 Char"/>
    <w:basedOn w:val="DefaultParagraphFont"/>
    <w:rsid w:val="006409E5"/>
    <w:rPr>
      <w:rFonts w:eastAsiaTheme="majorEastAsia" w:cstheme="majorBidi"/>
      <w:i/>
      <w:lang w:eastAsia="en-US"/>
    </w:rPr>
  </w:style>
  <w:style w:type="character" w:customStyle="1" w:styleId="Rubrik6Char">
    <w:name w:val="Rubrik 6 Char"/>
    <w:basedOn w:val="DefaultParagraphFont"/>
    <w:uiPriority w:val="9"/>
    <w:rsid w:val="006409E5"/>
    <w:rPr>
      <w:rFonts w:asciiTheme="majorHAnsi" w:eastAsiaTheme="majorEastAsia" w:hAnsiTheme="majorHAnsi" w:cstheme="majorBidi"/>
      <w:color w:val="1F4D78" w:themeColor="accent1" w:themeShade="7F"/>
    </w:rPr>
  </w:style>
  <w:style w:type="paragraph" w:styleId="Title">
    <w:name w:val="Title"/>
    <w:aliases w:val="AR6 ES Ref"/>
    <w:basedOn w:val="Normal1"/>
    <w:next w:val="Normal1"/>
    <w:link w:val="TitleChar"/>
    <w:rsid w:val="00106629"/>
    <w:pPr>
      <w:keepNext/>
      <w:keepLines/>
      <w:widowControl/>
    </w:pPr>
    <w:rPr>
      <w:rFonts w:eastAsia="Calibri" w:cs="Calibri"/>
      <w:b/>
      <w:szCs w:val="72"/>
    </w:rPr>
  </w:style>
  <w:style w:type="character" w:customStyle="1" w:styleId="TitleChar">
    <w:name w:val="Title Char"/>
    <w:aliases w:val="AR6 ES Ref Char"/>
    <w:basedOn w:val="DefaultParagraphFont"/>
    <w:link w:val="Title"/>
    <w:rsid w:val="00106629"/>
    <w:rPr>
      <w:rFonts w:eastAsia="Calibri" w:cs="Calibri"/>
      <w:b/>
      <w:szCs w:val="72"/>
      <w:lang w:val="en-GB" w:eastAsia="en-US"/>
    </w:rPr>
  </w:style>
  <w:style w:type="paragraph" w:styleId="Subtitle">
    <w:name w:val="Subtitle"/>
    <w:basedOn w:val="Normal1"/>
    <w:next w:val="Normal1"/>
    <w:link w:val="SubtitleChar"/>
    <w:rsid w:val="006409E5"/>
    <w:pPr>
      <w:keepNext/>
      <w:keepLines/>
      <w:widowControl/>
      <w:spacing w:before="360" w:after="80" w:line="259" w:lineRule="auto"/>
    </w:pPr>
    <w:rPr>
      <w:rFonts w:ascii="Georgia" w:eastAsia="Georgia" w:hAnsi="Georgia" w:cs="Georgia"/>
      <w:i/>
      <w:color w:val="666666"/>
      <w:sz w:val="48"/>
      <w:szCs w:val="48"/>
    </w:rPr>
  </w:style>
  <w:style w:type="character" w:customStyle="1" w:styleId="SubtitleChar">
    <w:name w:val="Subtitle Char"/>
    <w:basedOn w:val="DefaultParagraphFont"/>
    <w:link w:val="Subtitle"/>
    <w:rsid w:val="006409E5"/>
    <w:rPr>
      <w:rFonts w:ascii="Georgia" w:eastAsia="Georgia" w:hAnsi="Georgia" w:cs="Georgia"/>
      <w:i/>
      <w:color w:val="666666"/>
      <w:sz w:val="48"/>
      <w:szCs w:val="48"/>
      <w:lang w:val="en-GB" w:eastAsia="en-US"/>
    </w:rPr>
  </w:style>
  <w:style w:type="character" w:customStyle="1" w:styleId="SidhuvudChar">
    <w:name w:val="Sidhuvud Char"/>
    <w:basedOn w:val="DefaultParagraphFont"/>
    <w:uiPriority w:val="99"/>
    <w:rsid w:val="006409E5"/>
    <w:rPr>
      <w:rFonts w:cs="Times New Roman"/>
      <w:lang w:val="en-GB" w:eastAsia="en-US"/>
    </w:rPr>
  </w:style>
  <w:style w:type="character" w:customStyle="1" w:styleId="SidfotChar">
    <w:name w:val="Sidfot Char"/>
    <w:basedOn w:val="DefaultParagraphFont"/>
    <w:uiPriority w:val="99"/>
    <w:rsid w:val="006409E5"/>
    <w:rPr>
      <w:rFonts w:cs="Times New Roman"/>
      <w:lang w:val="en-GB" w:eastAsia="en-US"/>
    </w:rPr>
  </w:style>
  <w:style w:type="character" w:customStyle="1" w:styleId="UnresolvedMention2">
    <w:name w:val="Unresolved Mention2"/>
    <w:basedOn w:val="DefaultParagraphFont"/>
    <w:uiPriority w:val="99"/>
    <w:semiHidden/>
    <w:unhideWhenUsed/>
    <w:rsid w:val="006409E5"/>
    <w:rPr>
      <w:color w:val="605E5C"/>
      <w:shd w:val="clear" w:color="auto" w:fill="E1DFDD"/>
    </w:rPr>
  </w:style>
  <w:style w:type="paragraph" w:styleId="BodyText">
    <w:name w:val="Body Text"/>
    <w:basedOn w:val="Normal"/>
    <w:link w:val="BodyTextChar"/>
    <w:uiPriority w:val="1"/>
    <w:qFormat/>
    <w:rsid w:val="006409E5"/>
    <w:pPr>
      <w:widowControl w:val="0"/>
      <w:autoSpaceDE w:val="0"/>
      <w:autoSpaceDN w:val="0"/>
      <w:adjustRightInd w:val="0"/>
      <w:spacing w:line="140" w:lineRule="exact"/>
      <w:ind w:left="32"/>
    </w:pPr>
    <w:rPr>
      <w:rFonts w:ascii="Calibri" w:hAnsi="Calibri" w:cs="Calibri"/>
      <w:sz w:val="14"/>
      <w:szCs w:val="14"/>
      <w:lang w:val="fr-FR" w:eastAsia="fr-FR"/>
    </w:rPr>
  </w:style>
  <w:style w:type="character" w:customStyle="1" w:styleId="BodyTextChar">
    <w:name w:val="Body Text Char"/>
    <w:basedOn w:val="DefaultParagraphFont"/>
    <w:link w:val="BodyText"/>
    <w:uiPriority w:val="1"/>
    <w:rsid w:val="006409E5"/>
    <w:rPr>
      <w:rFonts w:ascii="Calibri" w:hAnsi="Calibri" w:cs="Calibri"/>
      <w:sz w:val="14"/>
      <w:szCs w:val="14"/>
      <w:lang w:val="en-US"/>
    </w:rPr>
  </w:style>
  <w:style w:type="character" w:styleId="EndnoteReference">
    <w:name w:val="endnote reference"/>
    <w:basedOn w:val="DefaultParagraphFont"/>
    <w:uiPriority w:val="99"/>
    <w:semiHidden/>
    <w:rsid w:val="006409E5"/>
    <w:rPr>
      <w:vertAlign w:val="superscript"/>
    </w:rPr>
  </w:style>
  <w:style w:type="character" w:customStyle="1" w:styleId="Olstomnmnande1">
    <w:name w:val="Olöst omnämnande1"/>
    <w:basedOn w:val="DefaultParagraphFont"/>
    <w:uiPriority w:val="99"/>
    <w:semiHidden/>
    <w:unhideWhenUsed/>
    <w:rsid w:val="006409E5"/>
    <w:rPr>
      <w:color w:val="605E5C"/>
      <w:shd w:val="clear" w:color="auto" w:fill="E1DFDD"/>
    </w:rPr>
  </w:style>
  <w:style w:type="paragraph" w:styleId="TOCHeading">
    <w:name w:val="TOC Heading"/>
    <w:basedOn w:val="Heading1"/>
    <w:next w:val="Normal"/>
    <w:uiPriority w:val="39"/>
    <w:unhideWhenUsed/>
    <w:qFormat/>
    <w:rsid w:val="00097AC3"/>
    <w:pPr>
      <w:spacing w:before="240"/>
      <w:jc w:val="left"/>
      <w:outlineLvl w:val="9"/>
    </w:pPr>
    <w:rPr>
      <w:rFonts w:asciiTheme="majorHAnsi" w:hAnsiTheme="majorHAnsi"/>
      <w:b w:val="0"/>
      <w:color w:val="2E74B5" w:themeColor="accent1" w:themeShade="BF"/>
      <w:sz w:val="32"/>
    </w:rPr>
  </w:style>
  <w:style w:type="paragraph" w:styleId="TOC2">
    <w:name w:val="toc 2"/>
    <w:basedOn w:val="Normal"/>
    <w:next w:val="Normal"/>
    <w:autoRedefine/>
    <w:uiPriority w:val="39"/>
    <w:unhideWhenUsed/>
    <w:rsid w:val="0036773B"/>
    <w:pPr>
      <w:widowControl w:val="0"/>
      <w:tabs>
        <w:tab w:val="left" w:pos="851"/>
        <w:tab w:val="right" w:leader="dot" w:pos="9621"/>
      </w:tabs>
      <w:spacing w:after="100"/>
      <w:ind w:left="1134" w:hanging="914"/>
    </w:pPr>
    <w:rPr>
      <w:rFonts w:cstheme="minorBidi"/>
      <w:noProof/>
      <w:sz w:val="22"/>
      <w:szCs w:val="22"/>
      <w:lang w:val="en-US" w:eastAsia="fr-FR"/>
    </w:rPr>
  </w:style>
  <w:style w:type="paragraph" w:styleId="TOC3">
    <w:name w:val="toc 3"/>
    <w:basedOn w:val="Normal"/>
    <w:next w:val="Normal"/>
    <w:autoRedefine/>
    <w:uiPriority w:val="39"/>
    <w:unhideWhenUsed/>
    <w:rsid w:val="00097AC3"/>
    <w:pPr>
      <w:widowControl w:val="0"/>
      <w:spacing w:after="100"/>
      <w:ind w:left="440"/>
    </w:pPr>
    <w:rPr>
      <w:rFonts w:cstheme="minorBidi"/>
      <w:sz w:val="22"/>
      <w:szCs w:val="22"/>
      <w:lang w:val="fr-FR" w:eastAsia="fr-FR"/>
    </w:rPr>
  </w:style>
  <w:style w:type="paragraph" w:styleId="TOC1">
    <w:name w:val="toc 1"/>
    <w:basedOn w:val="Normal"/>
    <w:next w:val="Normal"/>
    <w:autoRedefine/>
    <w:uiPriority w:val="39"/>
    <w:unhideWhenUsed/>
    <w:rsid w:val="00B90677"/>
    <w:pPr>
      <w:widowControl w:val="0"/>
      <w:tabs>
        <w:tab w:val="left" w:pos="567"/>
        <w:tab w:val="right" w:leader="dot" w:pos="9621"/>
      </w:tabs>
      <w:spacing w:after="100"/>
      <w:ind w:left="1985" w:hanging="1985"/>
    </w:pPr>
    <w:rPr>
      <w:rFonts w:cstheme="minorBidi"/>
      <w:b/>
      <w:noProof/>
      <w:sz w:val="22"/>
      <w:szCs w:val="22"/>
      <w:lang w:eastAsia="fr-FR"/>
    </w:rPr>
  </w:style>
  <w:style w:type="paragraph" w:styleId="TOC4">
    <w:name w:val="toc 4"/>
    <w:basedOn w:val="Normal"/>
    <w:next w:val="Normal"/>
    <w:autoRedefine/>
    <w:uiPriority w:val="39"/>
    <w:unhideWhenUsed/>
    <w:rsid w:val="00097AC3"/>
    <w:pPr>
      <w:widowControl w:val="0"/>
      <w:spacing w:after="100"/>
      <w:ind w:left="660"/>
    </w:pPr>
    <w:rPr>
      <w:rFonts w:cstheme="minorBidi"/>
      <w:sz w:val="22"/>
      <w:szCs w:val="22"/>
      <w:lang w:val="fr-FR" w:eastAsia="fr-FR"/>
    </w:rPr>
  </w:style>
  <w:style w:type="character" w:styleId="Strong">
    <w:name w:val="Strong"/>
    <w:basedOn w:val="DefaultParagraphFont"/>
    <w:uiPriority w:val="22"/>
    <w:qFormat/>
    <w:rsid w:val="00097AC3"/>
    <w:rPr>
      <w:b/>
      <w:bCs/>
    </w:rPr>
  </w:style>
  <w:style w:type="paragraph" w:customStyle="1" w:styleId="Crossing-WorkingGroup">
    <w:name w:val="Crossing-Working Group"/>
    <w:basedOn w:val="AR6BodyTextBold"/>
    <w:link w:val="Crossing-WorkingGroupChar"/>
    <w:qFormat/>
    <w:rsid w:val="00097AC3"/>
    <w:pPr>
      <w:shd w:val="clear" w:color="auto" w:fill="DEEAF6" w:themeFill="accent1" w:themeFillTint="33"/>
    </w:pPr>
  </w:style>
  <w:style w:type="character" w:customStyle="1" w:styleId="Crossing-WorkingGroupChar">
    <w:name w:val="Crossing-Working Group Char"/>
    <w:basedOn w:val="AR6BodyTextBoldCar"/>
    <w:link w:val="Crossing-WorkingGroup"/>
    <w:rsid w:val="00097AC3"/>
    <w:rPr>
      <w:b/>
      <w:shd w:val="clear" w:color="auto" w:fill="DEEAF6" w:themeFill="accent1" w:themeFillTint="33"/>
      <w:lang w:val="en-US"/>
    </w:rPr>
  </w:style>
  <w:style w:type="paragraph" w:customStyle="1" w:styleId="AR6Chap12FAQ">
    <w:name w:val="AR6 Chap 12 FAQ"/>
    <w:basedOn w:val="Normal"/>
    <w:rsid w:val="00651BBE"/>
    <w:pPr>
      <w:widowControl w:val="0"/>
    </w:pPr>
    <w:rPr>
      <w:rFonts w:cstheme="minorBidi"/>
      <w:sz w:val="22"/>
      <w:szCs w:val="22"/>
      <w:lang w:val="fr-FR" w:eastAsia="fr-FR"/>
    </w:rPr>
  </w:style>
  <w:style w:type="table" w:styleId="TableGrid">
    <w:name w:val="Table Grid"/>
    <w:basedOn w:val="TableNormal"/>
    <w:uiPriority w:val="39"/>
    <w:rsid w:val="005D6E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FA4D8D"/>
    <w:pPr>
      <w:widowControl w:val="0"/>
      <w:spacing w:after="100"/>
      <w:ind w:left="880"/>
    </w:pPr>
    <w:rPr>
      <w:rFonts w:eastAsiaTheme="minorEastAsia" w:cstheme="minorBidi"/>
      <w:sz w:val="22"/>
      <w:szCs w:val="22"/>
      <w:lang w:val="fr-FR" w:eastAsia="fr-FR"/>
    </w:rPr>
  </w:style>
  <w:style w:type="paragraph" w:styleId="TOC6">
    <w:name w:val="toc 6"/>
    <w:basedOn w:val="Normal"/>
    <w:next w:val="Normal"/>
    <w:autoRedefine/>
    <w:uiPriority w:val="39"/>
    <w:unhideWhenUsed/>
    <w:rsid w:val="00FA4D8D"/>
    <w:pPr>
      <w:widowControl w:val="0"/>
      <w:spacing w:after="100"/>
      <w:ind w:left="1100"/>
    </w:pPr>
    <w:rPr>
      <w:rFonts w:eastAsiaTheme="minorEastAsia" w:cstheme="minorBidi"/>
      <w:sz w:val="22"/>
      <w:szCs w:val="22"/>
      <w:lang w:val="fr-FR" w:eastAsia="fr-FR"/>
    </w:rPr>
  </w:style>
  <w:style w:type="paragraph" w:styleId="TOC7">
    <w:name w:val="toc 7"/>
    <w:basedOn w:val="Normal"/>
    <w:next w:val="Normal"/>
    <w:autoRedefine/>
    <w:uiPriority w:val="39"/>
    <w:unhideWhenUsed/>
    <w:rsid w:val="00FA4D8D"/>
    <w:pPr>
      <w:widowControl w:val="0"/>
      <w:spacing w:after="100"/>
      <w:ind w:left="1320"/>
    </w:pPr>
    <w:rPr>
      <w:rFonts w:eastAsiaTheme="minorEastAsia" w:cstheme="minorBidi"/>
      <w:sz w:val="22"/>
      <w:szCs w:val="22"/>
      <w:lang w:val="fr-FR" w:eastAsia="fr-FR"/>
    </w:rPr>
  </w:style>
  <w:style w:type="paragraph" w:styleId="TOC8">
    <w:name w:val="toc 8"/>
    <w:basedOn w:val="Normal"/>
    <w:next w:val="Normal"/>
    <w:autoRedefine/>
    <w:uiPriority w:val="39"/>
    <w:unhideWhenUsed/>
    <w:rsid w:val="00FA4D8D"/>
    <w:pPr>
      <w:widowControl w:val="0"/>
      <w:spacing w:after="100"/>
      <w:ind w:left="1540"/>
    </w:pPr>
    <w:rPr>
      <w:rFonts w:eastAsiaTheme="minorEastAsia" w:cstheme="minorBidi"/>
      <w:sz w:val="22"/>
      <w:szCs w:val="22"/>
      <w:lang w:val="fr-FR" w:eastAsia="fr-FR"/>
    </w:rPr>
  </w:style>
  <w:style w:type="paragraph" w:styleId="TOC9">
    <w:name w:val="toc 9"/>
    <w:basedOn w:val="Normal"/>
    <w:next w:val="Normal"/>
    <w:autoRedefine/>
    <w:uiPriority w:val="39"/>
    <w:unhideWhenUsed/>
    <w:rsid w:val="00FA4D8D"/>
    <w:pPr>
      <w:widowControl w:val="0"/>
      <w:spacing w:after="100"/>
      <w:ind w:left="1760"/>
    </w:pPr>
    <w:rPr>
      <w:rFonts w:eastAsiaTheme="minorEastAsia" w:cstheme="minorBidi"/>
      <w:sz w:val="22"/>
      <w:szCs w:val="22"/>
      <w:lang w:val="fr-FR" w:eastAsia="fr-FR"/>
    </w:rPr>
  </w:style>
  <w:style w:type="table" w:customStyle="1" w:styleId="Grilledutableau1">
    <w:name w:val="Grille du tableau1"/>
    <w:basedOn w:val="TableNormal"/>
    <w:next w:val="TableGrid"/>
    <w:uiPriority w:val="39"/>
    <w:rsid w:val="001467AB"/>
    <w:pPr>
      <w:widowControl/>
    </w:pPr>
    <w:rPr>
      <w:rFonts w:asciiTheme="minorHAnsi" w:eastAsiaTheme="minorHAnsi" w:hAnsi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430A84"/>
  </w:style>
  <w:style w:type="character" w:customStyle="1" w:styleId="UnresolvedMention3">
    <w:name w:val="Unresolved Mention3"/>
    <w:basedOn w:val="DefaultParagraphFont"/>
    <w:uiPriority w:val="99"/>
    <w:semiHidden/>
    <w:unhideWhenUsed/>
    <w:rsid w:val="000D2E1F"/>
    <w:rPr>
      <w:color w:val="605E5C"/>
      <w:shd w:val="clear" w:color="auto" w:fill="E1DFDD"/>
    </w:rPr>
  </w:style>
  <w:style w:type="character" w:customStyle="1" w:styleId="Titre7Car1">
    <w:name w:val="Titre 7 Car1"/>
    <w:basedOn w:val="DefaultParagraphFont"/>
    <w:uiPriority w:val="9"/>
    <w:semiHidden/>
    <w:rsid w:val="00604C8A"/>
    <w:rPr>
      <w:rFonts w:asciiTheme="majorHAnsi" w:eastAsiaTheme="majorEastAsia" w:hAnsiTheme="majorHAnsi" w:cstheme="majorBidi"/>
      <w:i/>
      <w:iCs/>
      <w:color w:val="1F4D78" w:themeColor="accent1" w:themeShade="7F"/>
    </w:rPr>
  </w:style>
  <w:style w:type="character" w:customStyle="1" w:styleId="Titre8Car1">
    <w:name w:val="Titre 8 Car1"/>
    <w:basedOn w:val="DefaultParagraphFont"/>
    <w:uiPriority w:val="9"/>
    <w:semiHidden/>
    <w:rsid w:val="00604C8A"/>
    <w:rPr>
      <w:rFonts w:asciiTheme="majorHAnsi" w:eastAsiaTheme="majorEastAsia" w:hAnsiTheme="majorHAnsi" w:cstheme="majorBidi"/>
      <w:color w:val="272727" w:themeColor="text1" w:themeTint="D8"/>
      <w:sz w:val="21"/>
      <w:szCs w:val="21"/>
    </w:rPr>
  </w:style>
  <w:style w:type="character" w:customStyle="1" w:styleId="Titre9Car1">
    <w:name w:val="Titre 9 Car1"/>
    <w:basedOn w:val="DefaultParagraphFont"/>
    <w:uiPriority w:val="9"/>
    <w:semiHidden/>
    <w:rsid w:val="00604C8A"/>
    <w:rPr>
      <w:rFonts w:asciiTheme="majorHAnsi" w:eastAsiaTheme="majorEastAsia" w:hAnsiTheme="majorHAnsi" w:cstheme="majorBidi"/>
      <w:i/>
      <w:iCs/>
      <w:color w:val="272727" w:themeColor="text1" w:themeTint="D8"/>
      <w:sz w:val="21"/>
      <w:szCs w:val="21"/>
    </w:rPr>
  </w:style>
  <w:style w:type="character" w:customStyle="1" w:styleId="Titre1Car1">
    <w:name w:val="Titre 1 Car1"/>
    <w:basedOn w:val="DefaultParagraphFont"/>
    <w:rsid w:val="00604C8A"/>
    <w:rPr>
      <w:rFonts w:eastAsiaTheme="majorEastAsia" w:cstheme="majorBidi"/>
      <w:b/>
      <w:sz w:val="24"/>
      <w:szCs w:val="32"/>
    </w:rPr>
  </w:style>
  <w:style w:type="character" w:customStyle="1" w:styleId="Titre2Car1">
    <w:name w:val="Titre 2 Car1"/>
    <w:basedOn w:val="DefaultParagraphFont"/>
    <w:rsid w:val="00604C8A"/>
    <w:rPr>
      <w:rFonts w:eastAsiaTheme="majorEastAsia" w:cstheme="majorBidi"/>
      <w:b/>
      <w:szCs w:val="26"/>
      <w:lang w:eastAsia="en-US"/>
    </w:rPr>
  </w:style>
  <w:style w:type="character" w:customStyle="1" w:styleId="Titre3Car1">
    <w:name w:val="Titre 3 Car1"/>
    <w:basedOn w:val="DefaultParagraphFont"/>
    <w:rsid w:val="00604C8A"/>
    <w:rPr>
      <w:rFonts w:eastAsiaTheme="majorEastAsia" w:cstheme="majorBidi"/>
      <w:b/>
      <w:i/>
      <w:szCs w:val="24"/>
      <w:lang w:eastAsia="en-US"/>
    </w:rPr>
  </w:style>
  <w:style w:type="character" w:customStyle="1" w:styleId="Titre4Car1">
    <w:name w:val="Titre 4 Car1"/>
    <w:basedOn w:val="DefaultParagraphFont"/>
    <w:rsid w:val="00604C8A"/>
    <w:rPr>
      <w:rFonts w:eastAsiaTheme="majorEastAsia" w:cstheme="majorBidi"/>
      <w:i/>
      <w:iCs/>
      <w:lang w:eastAsia="en-US"/>
    </w:rPr>
  </w:style>
  <w:style w:type="character" w:customStyle="1" w:styleId="Titre5Car1">
    <w:name w:val="Titre 5 Car1"/>
    <w:basedOn w:val="DefaultParagraphFont"/>
    <w:rsid w:val="00604C8A"/>
    <w:rPr>
      <w:rFonts w:eastAsiaTheme="majorEastAsia" w:cstheme="majorBidi"/>
      <w:i/>
      <w:lang w:eastAsia="en-US"/>
    </w:rPr>
  </w:style>
  <w:style w:type="character" w:customStyle="1" w:styleId="Titre6Car1">
    <w:name w:val="Titre 6 Car1"/>
    <w:basedOn w:val="DefaultParagraphFont"/>
    <w:uiPriority w:val="9"/>
    <w:rsid w:val="00604C8A"/>
    <w:rPr>
      <w:rFonts w:asciiTheme="majorHAnsi" w:eastAsiaTheme="majorEastAsia" w:hAnsiTheme="majorHAnsi" w:cstheme="majorBidi"/>
      <w:color w:val="1F4D78" w:themeColor="accent1" w:themeShade="7F"/>
    </w:rPr>
  </w:style>
  <w:style w:type="character" w:customStyle="1" w:styleId="UnresolvedMention4">
    <w:name w:val="Unresolved Mention4"/>
    <w:basedOn w:val="DefaultParagraphFont"/>
    <w:uiPriority w:val="99"/>
    <w:semiHidden/>
    <w:unhideWhenUsed/>
    <w:rsid w:val="00ED51D6"/>
    <w:rPr>
      <w:color w:val="605E5C"/>
      <w:shd w:val="clear" w:color="auto" w:fill="E1DFDD"/>
    </w:rPr>
  </w:style>
  <w:style w:type="character" w:customStyle="1" w:styleId="Titre7Car2">
    <w:name w:val="Titre 7 Car2"/>
    <w:basedOn w:val="DefaultParagraphFont"/>
    <w:uiPriority w:val="9"/>
    <w:semiHidden/>
    <w:rsid w:val="00EB2995"/>
    <w:rPr>
      <w:rFonts w:asciiTheme="majorHAnsi" w:eastAsiaTheme="majorEastAsia" w:hAnsiTheme="majorHAnsi" w:cstheme="majorBidi"/>
      <w:i/>
      <w:iCs/>
      <w:color w:val="1F4D78" w:themeColor="accent1" w:themeShade="7F"/>
    </w:rPr>
  </w:style>
  <w:style w:type="character" w:customStyle="1" w:styleId="Titre8Car2">
    <w:name w:val="Titre 8 Car2"/>
    <w:basedOn w:val="DefaultParagraphFont"/>
    <w:uiPriority w:val="9"/>
    <w:semiHidden/>
    <w:rsid w:val="00EB2995"/>
    <w:rPr>
      <w:rFonts w:asciiTheme="majorHAnsi" w:eastAsiaTheme="majorEastAsia" w:hAnsiTheme="majorHAnsi" w:cstheme="majorBidi"/>
      <w:color w:val="272727" w:themeColor="text1" w:themeTint="D8"/>
      <w:sz w:val="21"/>
      <w:szCs w:val="21"/>
    </w:rPr>
  </w:style>
  <w:style w:type="character" w:customStyle="1" w:styleId="Titre9Car2">
    <w:name w:val="Titre 9 Car2"/>
    <w:basedOn w:val="DefaultParagraphFont"/>
    <w:uiPriority w:val="9"/>
    <w:semiHidden/>
    <w:rsid w:val="00EB2995"/>
    <w:rPr>
      <w:rFonts w:asciiTheme="majorHAnsi" w:eastAsiaTheme="majorEastAsia" w:hAnsiTheme="majorHAnsi" w:cstheme="majorBidi"/>
      <w:i/>
      <w:iCs/>
      <w:color w:val="272727" w:themeColor="text1" w:themeTint="D8"/>
      <w:sz w:val="21"/>
      <w:szCs w:val="21"/>
    </w:rPr>
  </w:style>
  <w:style w:type="character" w:customStyle="1" w:styleId="Titre1Car2">
    <w:name w:val="Titre 1 Car2"/>
    <w:basedOn w:val="DefaultParagraphFont"/>
    <w:rsid w:val="00EB2995"/>
    <w:rPr>
      <w:rFonts w:eastAsiaTheme="majorEastAsia" w:cstheme="majorBidi"/>
      <w:b/>
      <w:sz w:val="24"/>
      <w:szCs w:val="32"/>
    </w:rPr>
  </w:style>
  <w:style w:type="character" w:customStyle="1" w:styleId="Titre2Car2">
    <w:name w:val="Titre 2 Car2"/>
    <w:basedOn w:val="DefaultParagraphFont"/>
    <w:rsid w:val="00EB2995"/>
    <w:rPr>
      <w:rFonts w:eastAsiaTheme="majorEastAsia" w:cstheme="majorBidi"/>
      <w:b/>
      <w:szCs w:val="26"/>
      <w:lang w:eastAsia="en-US"/>
    </w:rPr>
  </w:style>
  <w:style w:type="character" w:customStyle="1" w:styleId="Titre3Car2">
    <w:name w:val="Titre 3 Car2"/>
    <w:basedOn w:val="DefaultParagraphFont"/>
    <w:rsid w:val="00EB2995"/>
    <w:rPr>
      <w:rFonts w:eastAsiaTheme="majorEastAsia" w:cstheme="majorBidi"/>
      <w:b/>
      <w:i/>
      <w:szCs w:val="24"/>
      <w:lang w:eastAsia="en-US"/>
    </w:rPr>
  </w:style>
  <w:style w:type="character" w:customStyle="1" w:styleId="Titre4Car2">
    <w:name w:val="Titre 4 Car2"/>
    <w:basedOn w:val="DefaultParagraphFont"/>
    <w:rsid w:val="00EB2995"/>
    <w:rPr>
      <w:rFonts w:eastAsiaTheme="majorEastAsia" w:cstheme="majorBidi"/>
      <w:i/>
      <w:iCs/>
      <w:lang w:eastAsia="en-US"/>
    </w:rPr>
  </w:style>
  <w:style w:type="character" w:customStyle="1" w:styleId="Titre5Car2">
    <w:name w:val="Titre 5 Car2"/>
    <w:basedOn w:val="DefaultParagraphFont"/>
    <w:rsid w:val="00EB2995"/>
    <w:rPr>
      <w:rFonts w:eastAsiaTheme="majorEastAsia" w:cstheme="majorBidi"/>
      <w:i/>
      <w:lang w:eastAsia="en-US"/>
    </w:rPr>
  </w:style>
  <w:style w:type="character" w:customStyle="1" w:styleId="Titre6Car2">
    <w:name w:val="Titre 6 Car2"/>
    <w:basedOn w:val="DefaultParagraphFont"/>
    <w:uiPriority w:val="9"/>
    <w:rsid w:val="00EB2995"/>
    <w:rPr>
      <w:rFonts w:asciiTheme="majorHAnsi" w:eastAsiaTheme="majorEastAsia" w:hAnsiTheme="majorHAnsi" w:cstheme="majorBidi"/>
      <w:color w:val="1F4D78" w:themeColor="accent1" w:themeShade="7F"/>
    </w:rPr>
  </w:style>
  <w:style w:type="table" w:customStyle="1" w:styleId="Grilledutableau2">
    <w:name w:val="Grille du tableau2"/>
    <w:basedOn w:val="TableNormal"/>
    <w:next w:val="TableGrid"/>
    <w:uiPriority w:val="39"/>
    <w:rsid w:val="002079D8"/>
    <w:pPr>
      <w:widowControl/>
    </w:pPr>
    <w:rPr>
      <w:rFonts w:asciiTheme="minorHAnsi" w:eastAsiaTheme="minorHAnsi" w:hAnsi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rsid w:val="00513B0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13B0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3B00"/>
    <w:rPr>
      <w:rFonts w:asciiTheme="majorHAnsi" w:eastAsiaTheme="majorEastAsia" w:hAnsiTheme="majorHAnsi" w:cstheme="majorBidi"/>
      <w:i/>
      <w:iCs/>
      <w:color w:val="272727" w:themeColor="text1" w:themeTint="D8"/>
      <w:sz w:val="21"/>
      <w:szCs w:val="21"/>
    </w:rPr>
  </w:style>
  <w:style w:type="character" w:customStyle="1" w:styleId="Heading1Char">
    <w:name w:val="Heading 1 Char"/>
    <w:basedOn w:val="DefaultParagraphFont"/>
    <w:link w:val="Heading1"/>
    <w:rsid w:val="00513B00"/>
    <w:rPr>
      <w:rFonts w:eastAsiaTheme="majorEastAsia" w:cstheme="majorBidi"/>
      <w:b/>
      <w:sz w:val="24"/>
      <w:szCs w:val="32"/>
    </w:rPr>
  </w:style>
  <w:style w:type="character" w:customStyle="1" w:styleId="Heading2Char">
    <w:name w:val="Heading 2 Char"/>
    <w:basedOn w:val="DefaultParagraphFont"/>
    <w:link w:val="Heading2"/>
    <w:rsid w:val="00513B00"/>
    <w:rPr>
      <w:rFonts w:eastAsiaTheme="majorEastAsia" w:cstheme="majorBidi"/>
      <w:b/>
      <w:szCs w:val="26"/>
      <w:lang w:eastAsia="en-US"/>
    </w:rPr>
  </w:style>
  <w:style w:type="character" w:customStyle="1" w:styleId="Heading3Char">
    <w:name w:val="Heading 3 Char"/>
    <w:basedOn w:val="DefaultParagraphFont"/>
    <w:link w:val="Heading3"/>
    <w:rsid w:val="00513B00"/>
    <w:rPr>
      <w:rFonts w:eastAsiaTheme="majorEastAsia" w:cstheme="majorBidi"/>
      <w:b/>
      <w:i/>
      <w:szCs w:val="24"/>
      <w:lang w:eastAsia="en-US"/>
    </w:rPr>
  </w:style>
  <w:style w:type="character" w:customStyle="1" w:styleId="Heading4Char">
    <w:name w:val="Heading 4 Char"/>
    <w:basedOn w:val="DefaultParagraphFont"/>
    <w:link w:val="Heading4"/>
    <w:rsid w:val="00513B00"/>
    <w:rPr>
      <w:rFonts w:eastAsiaTheme="majorEastAsia" w:cstheme="majorBidi"/>
      <w:i/>
      <w:iCs/>
      <w:lang w:eastAsia="en-US"/>
    </w:rPr>
  </w:style>
  <w:style w:type="character" w:customStyle="1" w:styleId="Heading5Char">
    <w:name w:val="Heading 5 Char"/>
    <w:basedOn w:val="DefaultParagraphFont"/>
    <w:link w:val="Heading5"/>
    <w:rsid w:val="00513B00"/>
    <w:rPr>
      <w:rFonts w:eastAsiaTheme="majorEastAsia" w:cstheme="majorBidi"/>
      <w:i/>
      <w:lang w:eastAsia="en-US"/>
    </w:rPr>
  </w:style>
  <w:style w:type="character" w:customStyle="1" w:styleId="Heading6Char">
    <w:name w:val="Heading 6 Char"/>
    <w:basedOn w:val="DefaultParagraphFont"/>
    <w:link w:val="Heading6"/>
    <w:uiPriority w:val="9"/>
    <w:rsid w:val="00513B00"/>
    <w:rPr>
      <w:rFonts w:asciiTheme="majorHAnsi" w:eastAsiaTheme="majorEastAsia" w:hAnsiTheme="majorHAnsi" w:cstheme="majorBidi"/>
      <w:color w:val="1F4D78" w:themeColor="accent1" w:themeShade="7F"/>
    </w:rPr>
  </w:style>
  <w:style w:type="character" w:styleId="UnresolvedMention">
    <w:name w:val="Unresolved Mention"/>
    <w:basedOn w:val="DefaultParagraphFont"/>
    <w:uiPriority w:val="99"/>
    <w:semiHidden/>
    <w:unhideWhenUsed/>
    <w:rsid w:val="00DA53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0913761">
      <w:bodyDiv w:val="1"/>
      <w:marLeft w:val="0"/>
      <w:marRight w:val="0"/>
      <w:marTop w:val="0"/>
      <w:marBottom w:val="0"/>
      <w:divBdr>
        <w:top w:val="none" w:sz="0" w:space="0" w:color="auto"/>
        <w:left w:val="none" w:sz="0" w:space="0" w:color="auto"/>
        <w:bottom w:val="none" w:sz="0" w:space="0" w:color="auto"/>
        <w:right w:val="none" w:sz="0" w:space="0" w:color="auto"/>
      </w:divBdr>
    </w:div>
    <w:div w:id="338433853">
      <w:bodyDiv w:val="1"/>
      <w:marLeft w:val="0"/>
      <w:marRight w:val="0"/>
      <w:marTop w:val="0"/>
      <w:marBottom w:val="0"/>
      <w:divBdr>
        <w:top w:val="none" w:sz="0" w:space="0" w:color="auto"/>
        <w:left w:val="none" w:sz="0" w:space="0" w:color="auto"/>
        <w:bottom w:val="none" w:sz="0" w:space="0" w:color="auto"/>
        <w:right w:val="none" w:sz="0" w:space="0" w:color="auto"/>
      </w:divBdr>
    </w:div>
    <w:div w:id="388261770">
      <w:bodyDiv w:val="1"/>
      <w:marLeft w:val="0"/>
      <w:marRight w:val="0"/>
      <w:marTop w:val="0"/>
      <w:marBottom w:val="0"/>
      <w:divBdr>
        <w:top w:val="none" w:sz="0" w:space="0" w:color="auto"/>
        <w:left w:val="none" w:sz="0" w:space="0" w:color="auto"/>
        <w:bottom w:val="none" w:sz="0" w:space="0" w:color="auto"/>
        <w:right w:val="none" w:sz="0" w:space="0" w:color="auto"/>
      </w:divBdr>
    </w:div>
    <w:div w:id="544870092">
      <w:bodyDiv w:val="1"/>
      <w:marLeft w:val="0"/>
      <w:marRight w:val="0"/>
      <w:marTop w:val="0"/>
      <w:marBottom w:val="0"/>
      <w:divBdr>
        <w:top w:val="none" w:sz="0" w:space="0" w:color="auto"/>
        <w:left w:val="none" w:sz="0" w:space="0" w:color="auto"/>
        <w:bottom w:val="none" w:sz="0" w:space="0" w:color="auto"/>
        <w:right w:val="none" w:sz="0" w:space="0" w:color="auto"/>
      </w:divBdr>
    </w:div>
    <w:div w:id="666834529">
      <w:bodyDiv w:val="1"/>
      <w:marLeft w:val="0"/>
      <w:marRight w:val="0"/>
      <w:marTop w:val="0"/>
      <w:marBottom w:val="0"/>
      <w:divBdr>
        <w:top w:val="none" w:sz="0" w:space="0" w:color="auto"/>
        <w:left w:val="none" w:sz="0" w:space="0" w:color="auto"/>
        <w:bottom w:val="none" w:sz="0" w:space="0" w:color="auto"/>
        <w:right w:val="none" w:sz="0" w:space="0" w:color="auto"/>
      </w:divBdr>
    </w:div>
    <w:div w:id="678308958">
      <w:bodyDiv w:val="1"/>
      <w:marLeft w:val="0"/>
      <w:marRight w:val="0"/>
      <w:marTop w:val="0"/>
      <w:marBottom w:val="0"/>
      <w:divBdr>
        <w:top w:val="none" w:sz="0" w:space="0" w:color="auto"/>
        <w:left w:val="none" w:sz="0" w:space="0" w:color="auto"/>
        <w:bottom w:val="none" w:sz="0" w:space="0" w:color="auto"/>
        <w:right w:val="none" w:sz="0" w:space="0" w:color="auto"/>
      </w:divBdr>
    </w:div>
    <w:div w:id="689838173">
      <w:bodyDiv w:val="1"/>
      <w:marLeft w:val="0"/>
      <w:marRight w:val="0"/>
      <w:marTop w:val="0"/>
      <w:marBottom w:val="0"/>
      <w:divBdr>
        <w:top w:val="none" w:sz="0" w:space="0" w:color="auto"/>
        <w:left w:val="none" w:sz="0" w:space="0" w:color="auto"/>
        <w:bottom w:val="none" w:sz="0" w:space="0" w:color="auto"/>
        <w:right w:val="none" w:sz="0" w:space="0" w:color="auto"/>
      </w:divBdr>
    </w:div>
    <w:div w:id="784467307">
      <w:bodyDiv w:val="1"/>
      <w:marLeft w:val="0"/>
      <w:marRight w:val="0"/>
      <w:marTop w:val="0"/>
      <w:marBottom w:val="0"/>
      <w:divBdr>
        <w:top w:val="none" w:sz="0" w:space="0" w:color="auto"/>
        <w:left w:val="none" w:sz="0" w:space="0" w:color="auto"/>
        <w:bottom w:val="none" w:sz="0" w:space="0" w:color="auto"/>
        <w:right w:val="none" w:sz="0" w:space="0" w:color="auto"/>
      </w:divBdr>
    </w:div>
    <w:div w:id="1051005186">
      <w:bodyDiv w:val="1"/>
      <w:marLeft w:val="0"/>
      <w:marRight w:val="0"/>
      <w:marTop w:val="0"/>
      <w:marBottom w:val="0"/>
      <w:divBdr>
        <w:top w:val="none" w:sz="0" w:space="0" w:color="auto"/>
        <w:left w:val="none" w:sz="0" w:space="0" w:color="auto"/>
        <w:bottom w:val="none" w:sz="0" w:space="0" w:color="auto"/>
        <w:right w:val="none" w:sz="0" w:space="0" w:color="auto"/>
      </w:divBdr>
    </w:div>
    <w:div w:id="1069502539">
      <w:bodyDiv w:val="1"/>
      <w:marLeft w:val="0"/>
      <w:marRight w:val="0"/>
      <w:marTop w:val="0"/>
      <w:marBottom w:val="0"/>
      <w:divBdr>
        <w:top w:val="none" w:sz="0" w:space="0" w:color="auto"/>
        <w:left w:val="none" w:sz="0" w:space="0" w:color="auto"/>
        <w:bottom w:val="none" w:sz="0" w:space="0" w:color="auto"/>
        <w:right w:val="none" w:sz="0" w:space="0" w:color="auto"/>
      </w:divBdr>
    </w:div>
    <w:div w:id="1086344458">
      <w:bodyDiv w:val="1"/>
      <w:marLeft w:val="0"/>
      <w:marRight w:val="0"/>
      <w:marTop w:val="0"/>
      <w:marBottom w:val="0"/>
      <w:divBdr>
        <w:top w:val="none" w:sz="0" w:space="0" w:color="auto"/>
        <w:left w:val="none" w:sz="0" w:space="0" w:color="auto"/>
        <w:bottom w:val="none" w:sz="0" w:space="0" w:color="auto"/>
        <w:right w:val="none" w:sz="0" w:space="0" w:color="auto"/>
      </w:divBdr>
    </w:div>
    <w:div w:id="1109616790">
      <w:bodyDiv w:val="1"/>
      <w:marLeft w:val="0"/>
      <w:marRight w:val="0"/>
      <w:marTop w:val="0"/>
      <w:marBottom w:val="0"/>
      <w:divBdr>
        <w:top w:val="none" w:sz="0" w:space="0" w:color="auto"/>
        <w:left w:val="none" w:sz="0" w:space="0" w:color="auto"/>
        <w:bottom w:val="none" w:sz="0" w:space="0" w:color="auto"/>
        <w:right w:val="none" w:sz="0" w:space="0" w:color="auto"/>
      </w:divBdr>
    </w:div>
    <w:div w:id="1197547398">
      <w:bodyDiv w:val="1"/>
      <w:marLeft w:val="0"/>
      <w:marRight w:val="0"/>
      <w:marTop w:val="0"/>
      <w:marBottom w:val="0"/>
      <w:divBdr>
        <w:top w:val="none" w:sz="0" w:space="0" w:color="auto"/>
        <w:left w:val="none" w:sz="0" w:space="0" w:color="auto"/>
        <w:bottom w:val="none" w:sz="0" w:space="0" w:color="auto"/>
        <w:right w:val="none" w:sz="0" w:space="0" w:color="auto"/>
      </w:divBdr>
    </w:div>
    <w:div w:id="1279874518">
      <w:bodyDiv w:val="1"/>
      <w:marLeft w:val="0"/>
      <w:marRight w:val="0"/>
      <w:marTop w:val="0"/>
      <w:marBottom w:val="0"/>
      <w:divBdr>
        <w:top w:val="none" w:sz="0" w:space="0" w:color="auto"/>
        <w:left w:val="none" w:sz="0" w:space="0" w:color="auto"/>
        <w:bottom w:val="none" w:sz="0" w:space="0" w:color="auto"/>
        <w:right w:val="none" w:sz="0" w:space="0" w:color="auto"/>
      </w:divBdr>
    </w:div>
    <w:div w:id="1312053911">
      <w:bodyDiv w:val="1"/>
      <w:marLeft w:val="0"/>
      <w:marRight w:val="0"/>
      <w:marTop w:val="0"/>
      <w:marBottom w:val="0"/>
      <w:divBdr>
        <w:top w:val="none" w:sz="0" w:space="0" w:color="auto"/>
        <w:left w:val="none" w:sz="0" w:space="0" w:color="auto"/>
        <w:bottom w:val="none" w:sz="0" w:space="0" w:color="auto"/>
        <w:right w:val="none" w:sz="0" w:space="0" w:color="auto"/>
      </w:divBdr>
    </w:div>
    <w:div w:id="1319576430">
      <w:bodyDiv w:val="1"/>
      <w:marLeft w:val="0"/>
      <w:marRight w:val="0"/>
      <w:marTop w:val="0"/>
      <w:marBottom w:val="0"/>
      <w:divBdr>
        <w:top w:val="none" w:sz="0" w:space="0" w:color="auto"/>
        <w:left w:val="none" w:sz="0" w:space="0" w:color="auto"/>
        <w:bottom w:val="none" w:sz="0" w:space="0" w:color="auto"/>
        <w:right w:val="none" w:sz="0" w:space="0" w:color="auto"/>
      </w:divBdr>
    </w:div>
    <w:div w:id="1332563844">
      <w:bodyDiv w:val="1"/>
      <w:marLeft w:val="0"/>
      <w:marRight w:val="0"/>
      <w:marTop w:val="0"/>
      <w:marBottom w:val="0"/>
      <w:divBdr>
        <w:top w:val="none" w:sz="0" w:space="0" w:color="auto"/>
        <w:left w:val="none" w:sz="0" w:space="0" w:color="auto"/>
        <w:bottom w:val="none" w:sz="0" w:space="0" w:color="auto"/>
        <w:right w:val="none" w:sz="0" w:space="0" w:color="auto"/>
      </w:divBdr>
    </w:div>
    <w:div w:id="1422406375">
      <w:bodyDiv w:val="1"/>
      <w:marLeft w:val="0"/>
      <w:marRight w:val="0"/>
      <w:marTop w:val="0"/>
      <w:marBottom w:val="0"/>
      <w:divBdr>
        <w:top w:val="none" w:sz="0" w:space="0" w:color="auto"/>
        <w:left w:val="none" w:sz="0" w:space="0" w:color="auto"/>
        <w:bottom w:val="none" w:sz="0" w:space="0" w:color="auto"/>
        <w:right w:val="none" w:sz="0" w:space="0" w:color="auto"/>
      </w:divBdr>
    </w:div>
    <w:div w:id="1440103468">
      <w:bodyDiv w:val="1"/>
      <w:marLeft w:val="0"/>
      <w:marRight w:val="0"/>
      <w:marTop w:val="0"/>
      <w:marBottom w:val="0"/>
      <w:divBdr>
        <w:top w:val="none" w:sz="0" w:space="0" w:color="auto"/>
        <w:left w:val="none" w:sz="0" w:space="0" w:color="auto"/>
        <w:bottom w:val="none" w:sz="0" w:space="0" w:color="auto"/>
        <w:right w:val="none" w:sz="0" w:space="0" w:color="auto"/>
      </w:divBdr>
    </w:div>
    <w:div w:id="1448430807">
      <w:bodyDiv w:val="1"/>
      <w:marLeft w:val="0"/>
      <w:marRight w:val="0"/>
      <w:marTop w:val="0"/>
      <w:marBottom w:val="0"/>
      <w:divBdr>
        <w:top w:val="none" w:sz="0" w:space="0" w:color="auto"/>
        <w:left w:val="none" w:sz="0" w:space="0" w:color="auto"/>
        <w:bottom w:val="none" w:sz="0" w:space="0" w:color="auto"/>
        <w:right w:val="none" w:sz="0" w:space="0" w:color="auto"/>
      </w:divBdr>
    </w:div>
    <w:div w:id="1476288822">
      <w:bodyDiv w:val="1"/>
      <w:marLeft w:val="0"/>
      <w:marRight w:val="0"/>
      <w:marTop w:val="0"/>
      <w:marBottom w:val="0"/>
      <w:divBdr>
        <w:top w:val="none" w:sz="0" w:space="0" w:color="auto"/>
        <w:left w:val="none" w:sz="0" w:space="0" w:color="auto"/>
        <w:bottom w:val="none" w:sz="0" w:space="0" w:color="auto"/>
        <w:right w:val="none" w:sz="0" w:space="0" w:color="auto"/>
      </w:divBdr>
    </w:div>
    <w:div w:id="1478760244">
      <w:bodyDiv w:val="1"/>
      <w:marLeft w:val="0"/>
      <w:marRight w:val="0"/>
      <w:marTop w:val="0"/>
      <w:marBottom w:val="0"/>
      <w:divBdr>
        <w:top w:val="none" w:sz="0" w:space="0" w:color="auto"/>
        <w:left w:val="none" w:sz="0" w:space="0" w:color="auto"/>
        <w:bottom w:val="none" w:sz="0" w:space="0" w:color="auto"/>
        <w:right w:val="none" w:sz="0" w:space="0" w:color="auto"/>
      </w:divBdr>
    </w:div>
    <w:div w:id="1536775573">
      <w:bodyDiv w:val="1"/>
      <w:marLeft w:val="0"/>
      <w:marRight w:val="0"/>
      <w:marTop w:val="0"/>
      <w:marBottom w:val="0"/>
      <w:divBdr>
        <w:top w:val="none" w:sz="0" w:space="0" w:color="auto"/>
        <w:left w:val="none" w:sz="0" w:space="0" w:color="auto"/>
        <w:bottom w:val="none" w:sz="0" w:space="0" w:color="auto"/>
        <w:right w:val="none" w:sz="0" w:space="0" w:color="auto"/>
      </w:divBdr>
    </w:div>
    <w:div w:id="1636832566">
      <w:bodyDiv w:val="1"/>
      <w:marLeft w:val="0"/>
      <w:marRight w:val="0"/>
      <w:marTop w:val="0"/>
      <w:marBottom w:val="0"/>
      <w:divBdr>
        <w:top w:val="none" w:sz="0" w:space="0" w:color="auto"/>
        <w:left w:val="none" w:sz="0" w:space="0" w:color="auto"/>
        <w:bottom w:val="none" w:sz="0" w:space="0" w:color="auto"/>
        <w:right w:val="none" w:sz="0" w:space="0" w:color="auto"/>
      </w:divBdr>
    </w:div>
    <w:div w:id="1777482213">
      <w:bodyDiv w:val="1"/>
      <w:marLeft w:val="0"/>
      <w:marRight w:val="0"/>
      <w:marTop w:val="0"/>
      <w:marBottom w:val="0"/>
      <w:divBdr>
        <w:top w:val="none" w:sz="0" w:space="0" w:color="auto"/>
        <w:left w:val="none" w:sz="0" w:space="0" w:color="auto"/>
        <w:bottom w:val="none" w:sz="0" w:space="0" w:color="auto"/>
        <w:right w:val="none" w:sz="0" w:space="0" w:color="auto"/>
      </w:divBdr>
    </w:div>
    <w:div w:id="1802843198">
      <w:bodyDiv w:val="1"/>
      <w:marLeft w:val="0"/>
      <w:marRight w:val="0"/>
      <w:marTop w:val="0"/>
      <w:marBottom w:val="0"/>
      <w:divBdr>
        <w:top w:val="none" w:sz="0" w:space="0" w:color="auto"/>
        <w:left w:val="none" w:sz="0" w:space="0" w:color="auto"/>
        <w:bottom w:val="none" w:sz="0" w:space="0" w:color="auto"/>
        <w:right w:val="none" w:sz="0" w:space="0" w:color="auto"/>
      </w:divBdr>
    </w:div>
    <w:div w:id="1904220031">
      <w:bodyDiv w:val="1"/>
      <w:marLeft w:val="0"/>
      <w:marRight w:val="0"/>
      <w:marTop w:val="0"/>
      <w:marBottom w:val="0"/>
      <w:divBdr>
        <w:top w:val="none" w:sz="0" w:space="0" w:color="auto"/>
        <w:left w:val="none" w:sz="0" w:space="0" w:color="auto"/>
        <w:bottom w:val="none" w:sz="0" w:space="0" w:color="auto"/>
        <w:right w:val="none" w:sz="0" w:space="0" w:color="auto"/>
      </w:divBdr>
    </w:div>
    <w:div w:id="1917351399">
      <w:bodyDiv w:val="1"/>
      <w:marLeft w:val="0"/>
      <w:marRight w:val="0"/>
      <w:marTop w:val="0"/>
      <w:marBottom w:val="0"/>
      <w:divBdr>
        <w:top w:val="none" w:sz="0" w:space="0" w:color="auto"/>
        <w:left w:val="none" w:sz="0" w:space="0" w:color="auto"/>
        <w:bottom w:val="none" w:sz="0" w:space="0" w:color="auto"/>
        <w:right w:val="none" w:sz="0" w:space="0" w:color="auto"/>
      </w:divBdr>
      <w:divsChild>
        <w:div w:id="533225784">
          <w:marLeft w:val="0"/>
          <w:marRight w:val="0"/>
          <w:marTop w:val="0"/>
          <w:marBottom w:val="0"/>
          <w:divBdr>
            <w:top w:val="none" w:sz="0" w:space="0" w:color="auto"/>
            <w:left w:val="none" w:sz="0" w:space="0" w:color="auto"/>
            <w:bottom w:val="none" w:sz="0" w:space="0" w:color="auto"/>
            <w:right w:val="none" w:sz="0" w:space="0" w:color="auto"/>
          </w:divBdr>
          <w:divsChild>
            <w:div w:id="794564997">
              <w:marLeft w:val="0"/>
              <w:marRight w:val="0"/>
              <w:marTop w:val="0"/>
              <w:marBottom w:val="0"/>
              <w:divBdr>
                <w:top w:val="none" w:sz="0" w:space="0" w:color="auto"/>
                <w:left w:val="none" w:sz="0" w:space="0" w:color="auto"/>
                <w:bottom w:val="none" w:sz="0" w:space="0" w:color="auto"/>
                <w:right w:val="none" w:sz="0" w:space="0" w:color="auto"/>
              </w:divBdr>
            </w:div>
          </w:divsChild>
        </w:div>
        <w:div w:id="278293690">
          <w:marLeft w:val="0"/>
          <w:marRight w:val="0"/>
          <w:marTop w:val="0"/>
          <w:marBottom w:val="0"/>
          <w:divBdr>
            <w:top w:val="none" w:sz="0" w:space="0" w:color="auto"/>
            <w:left w:val="none" w:sz="0" w:space="0" w:color="auto"/>
            <w:bottom w:val="none" w:sz="0" w:space="0" w:color="auto"/>
            <w:right w:val="none" w:sz="0" w:space="0" w:color="auto"/>
          </w:divBdr>
          <w:divsChild>
            <w:div w:id="130574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02512">
      <w:bodyDiv w:val="1"/>
      <w:marLeft w:val="0"/>
      <w:marRight w:val="0"/>
      <w:marTop w:val="0"/>
      <w:marBottom w:val="0"/>
      <w:divBdr>
        <w:top w:val="none" w:sz="0" w:space="0" w:color="auto"/>
        <w:left w:val="none" w:sz="0" w:space="0" w:color="auto"/>
        <w:bottom w:val="none" w:sz="0" w:space="0" w:color="auto"/>
        <w:right w:val="none" w:sz="0" w:space="0" w:color="auto"/>
      </w:divBdr>
    </w:div>
    <w:div w:id="2096435347">
      <w:bodyDiv w:val="1"/>
      <w:marLeft w:val="0"/>
      <w:marRight w:val="0"/>
      <w:marTop w:val="0"/>
      <w:marBottom w:val="0"/>
      <w:divBdr>
        <w:top w:val="none" w:sz="0" w:space="0" w:color="auto"/>
        <w:left w:val="none" w:sz="0" w:space="0" w:color="auto"/>
        <w:bottom w:val="none" w:sz="0" w:space="0" w:color="auto"/>
        <w:right w:val="none" w:sz="0" w:space="0" w:color="auto"/>
      </w:divBdr>
    </w:div>
    <w:div w:id="21071887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hyperlink" Target="https://dx.doi.org/10.1088/1748-9326/ab79e2" TargetMode="External"/><Relationship Id="rId170" Type="http://schemas.openxmlformats.org/officeDocument/2006/relationships/hyperlink" Target="https://dx.doi.org/10.5194/gmd-10-585-2017" TargetMode="External"/><Relationship Id="rId268" Type="http://schemas.openxmlformats.org/officeDocument/2006/relationships/hyperlink" Target="https://dx.doi.org/10.1175/jcli-d-12-00579.1" TargetMode="External"/><Relationship Id="rId475" Type="http://schemas.openxmlformats.org/officeDocument/2006/relationships/hyperlink" Target="https://dx.doi.org/10.1175/jcli-d-17-0649.1" TargetMode="External"/><Relationship Id="rId682" Type="http://schemas.openxmlformats.org/officeDocument/2006/relationships/hyperlink" Target="https://dx.doi.org/10.1175/bams-89-4-459" TargetMode="External"/><Relationship Id="rId903" Type="http://schemas.openxmlformats.org/officeDocument/2006/relationships/hyperlink" Target="https://dx.doi.org/10.1175/bams-d-11-00094.1" TargetMode="External"/><Relationship Id="rId32" Type="http://schemas.openxmlformats.org/officeDocument/2006/relationships/hyperlink" Target="https://dx.doi.org/10.1175/bams-d-13-00098.1" TargetMode="External"/><Relationship Id="rId128" Type="http://schemas.openxmlformats.org/officeDocument/2006/relationships/hyperlink" Target="https://dx.doi.org/10.1073/pnas.1808035115" TargetMode="External"/><Relationship Id="rId335" Type="http://schemas.openxmlformats.org/officeDocument/2006/relationships/hyperlink" Target="https://dx.doi.org/10.1029/jd093id08p09341" TargetMode="External"/><Relationship Id="rId542" Type="http://schemas.openxmlformats.org/officeDocument/2006/relationships/hyperlink" Target="https://dx.doi.org/10.1006/jhge.2001.0453" TargetMode="External"/><Relationship Id="rId987" Type="http://schemas.openxmlformats.org/officeDocument/2006/relationships/hyperlink" Target="https://dx.doi.org/10.1002/2017jd027539" TargetMode="External"/><Relationship Id="rId181" Type="http://schemas.openxmlformats.org/officeDocument/2006/relationships/hyperlink" Target="https://dx.doi.org/10.1017/cbo9781107415324.007" TargetMode="External"/><Relationship Id="rId402" Type="http://schemas.openxmlformats.org/officeDocument/2006/relationships/hyperlink" Target="https://dx.doi.org/10.5194/gmd-13-5425-2020" TargetMode="External"/><Relationship Id="rId847" Type="http://schemas.openxmlformats.org/officeDocument/2006/relationships/hyperlink" Target="https://dx.doi.org/10.1002/qj.2422" TargetMode="External"/><Relationship Id="rId1032" Type="http://schemas.microsoft.com/office/2011/relationships/people" Target="people.xml"/><Relationship Id="rId279" Type="http://schemas.openxmlformats.org/officeDocument/2006/relationships/hyperlink" Target="https://dx.doi.org/10.5194/gmd-10-271-2017" TargetMode="External"/><Relationship Id="rId486" Type="http://schemas.openxmlformats.org/officeDocument/2006/relationships/hyperlink" Target="https://dx.doi.org/10.1175/2007jcli2119.1" TargetMode="External"/><Relationship Id="rId693" Type="http://schemas.openxmlformats.org/officeDocument/2006/relationships/hyperlink" Target="https://dx.doi.org/10.1093/0195155491.001.0001" TargetMode="External"/><Relationship Id="rId707" Type="http://schemas.openxmlformats.org/officeDocument/2006/relationships/hyperlink" Target="https://dx.doi.org/10.3389/fmars.2019.00391" TargetMode="External"/><Relationship Id="rId914" Type="http://schemas.openxmlformats.org/officeDocument/2006/relationships/hyperlink" Target="https://dx.doi.org/10.1002/wcc.80" TargetMode="External"/><Relationship Id="rId43" Type="http://schemas.openxmlformats.org/officeDocument/2006/relationships/hyperlink" Target="https://dx.doi.org/10.1007/s40641-017-0071-0" TargetMode="External"/><Relationship Id="rId139" Type="http://schemas.openxmlformats.org/officeDocument/2006/relationships/hyperlink" Target="https://dx.doi.org/10.1073/pnas.1704949114" TargetMode="External"/><Relationship Id="rId346" Type="http://schemas.openxmlformats.org/officeDocument/2006/relationships/hyperlink" Target="https://dx.doi.org/10.1371/journal.pone.0160393" TargetMode="External"/><Relationship Id="rId553" Type="http://schemas.openxmlformats.org/officeDocument/2006/relationships/hyperlink" Target="https://dx.doi.org/10.5194/bg-17-2987-2020" TargetMode="External"/><Relationship Id="rId760" Type="http://schemas.openxmlformats.org/officeDocument/2006/relationships/hyperlink" Target="https://dx.doi.org/10.1038/s41558-019-0591-9" TargetMode="External"/><Relationship Id="rId998" Type="http://schemas.openxmlformats.org/officeDocument/2006/relationships/hyperlink" Target="https://dx.doi.org/10.2151/sola.2009-041" TargetMode="External"/><Relationship Id="rId192" Type="http://schemas.openxmlformats.org/officeDocument/2006/relationships/hyperlink" Target="https://dx.doi.org/10.1177/1750481318817620" TargetMode="External"/><Relationship Id="rId206" Type="http://schemas.openxmlformats.org/officeDocument/2006/relationships/hyperlink" Target="https://dx.doi.org/10.1029/2010gl044486" TargetMode="External"/><Relationship Id="rId413" Type="http://schemas.openxmlformats.org/officeDocument/2006/relationships/hyperlink" Target="https://dx.doi.org/10.1017/cbo9781107415379" TargetMode="External"/><Relationship Id="rId858" Type="http://schemas.openxmlformats.org/officeDocument/2006/relationships/hyperlink" Target="https://dx.doi.org/10.3389/fmars.2019.00434" TargetMode="External"/><Relationship Id="rId497" Type="http://schemas.openxmlformats.org/officeDocument/2006/relationships/hyperlink" Target="https://dx.doi.org/10.1016/j.gloenvcha.2012.05.005" TargetMode="External"/><Relationship Id="rId620" Type="http://schemas.openxmlformats.org/officeDocument/2006/relationships/hyperlink" Target="https://dx.doi.org/10.1073/pnas.2002411117" TargetMode="External"/><Relationship Id="rId718" Type="http://schemas.openxmlformats.org/officeDocument/2006/relationships/hyperlink" Target="https://dx.doi.org/10.1088/1748-9326/aac319" TargetMode="External"/><Relationship Id="rId925" Type="http://schemas.openxmlformats.org/officeDocument/2006/relationships/hyperlink" Target="https://dx.doi.org/10.1007/s00382-015-2762-3" TargetMode="External"/><Relationship Id="rId357" Type="http://schemas.openxmlformats.org/officeDocument/2006/relationships/hyperlink" Target="https://dx.doi.org/10.1175/bams-d-16-0007.1" TargetMode="External"/><Relationship Id="rId54" Type="http://schemas.openxmlformats.org/officeDocument/2006/relationships/hyperlink" Target="https://dx.doi.org/10.1088/1748-9326/aac2f0" TargetMode="External"/><Relationship Id="rId217" Type="http://schemas.openxmlformats.org/officeDocument/2006/relationships/hyperlink" Target="https://dx.doi.org/10.1016/j.rse.2019.02.020" TargetMode="External"/><Relationship Id="rId564" Type="http://schemas.openxmlformats.org/officeDocument/2006/relationships/hyperlink" Target="https://dx.doi.org/10.1007/978-94-010-3290-2_4" TargetMode="External"/><Relationship Id="rId771" Type="http://schemas.openxmlformats.org/officeDocument/2006/relationships/hyperlink" Target="https://dx.doi.org/10.1175/jcli-d-16-0391.1" TargetMode="External"/><Relationship Id="rId869" Type="http://schemas.openxmlformats.org/officeDocument/2006/relationships/hyperlink" Target="https://dx.doi.org/10.1038/sdata.2018.86" TargetMode="External"/><Relationship Id="rId424" Type="http://schemas.openxmlformats.org/officeDocument/2006/relationships/hyperlink" Target="https://dx.doi.org/10.1177/0263276409361497" TargetMode="External"/><Relationship Id="rId631" Type="http://schemas.openxmlformats.org/officeDocument/2006/relationships/hyperlink" Target="https://dx.doi.org/10.1111/gcb.13217" TargetMode="External"/><Relationship Id="rId729" Type="http://schemas.openxmlformats.org/officeDocument/2006/relationships/hyperlink" Target="https://dx.doi.org/10.1111/gcb.13988" TargetMode="External"/><Relationship Id="rId270" Type="http://schemas.openxmlformats.org/officeDocument/2006/relationships/hyperlink" Target="https://dx.doi.org/10.1088/1748-9326/10/7/075002" TargetMode="External"/><Relationship Id="rId936" Type="http://schemas.openxmlformats.org/officeDocument/2006/relationships/hyperlink" Target="https://dx.doi.org/10.1007/s00382-015-2843-3" TargetMode="External"/><Relationship Id="rId65" Type="http://schemas.openxmlformats.org/officeDocument/2006/relationships/hyperlink" Target="https://dx.doi.org/10.3354/cr01418" TargetMode="External"/><Relationship Id="rId130" Type="http://schemas.openxmlformats.org/officeDocument/2006/relationships/hyperlink" Target="https://dx.doi.org/10.1175/jcli-d-17-0631.1" TargetMode="External"/><Relationship Id="rId368" Type="http://schemas.openxmlformats.org/officeDocument/2006/relationships/hyperlink" Target="https://dx.doi.org/10.1175/2009jcli3466.1" TargetMode="External"/><Relationship Id="rId575" Type="http://schemas.openxmlformats.org/officeDocument/2006/relationships/hyperlink" Target="https://dx.doi.org/10.5194/gmd-13-4159-2020" TargetMode="External"/><Relationship Id="rId782" Type="http://schemas.openxmlformats.org/officeDocument/2006/relationships/hyperlink" Target="https://dx.doi.org/10.1038/s41467-018-08070-4" TargetMode="External"/><Relationship Id="rId228" Type="http://schemas.openxmlformats.org/officeDocument/2006/relationships/hyperlink" Target="https://dx.doi.org/10.1002/qj.49702711702" TargetMode="External"/><Relationship Id="rId435" Type="http://schemas.openxmlformats.org/officeDocument/2006/relationships/hyperlink" Target="https://dx.doi.org/10.5194/gmd-9-2853-2016" TargetMode="External"/><Relationship Id="rId642" Type="http://schemas.openxmlformats.org/officeDocument/2006/relationships/hyperlink" Target="https://dx.doi.org/10.1098/rsta.2014.0164" TargetMode="External"/><Relationship Id="rId281" Type="http://schemas.openxmlformats.org/officeDocument/2006/relationships/hyperlink" Target="https://dx.doi.org/10.1002/joc.1552" TargetMode="External"/><Relationship Id="rId502" Type="http://schemas.openxmlformats.org/officeDocument/2006/relationships/hyperlink" Target="https://dx.doi.org/10.1029/2018ms001273" TargetMode="External"/><Relationship Id="rId947" Type="http://schemas.openxmlformats.org/officeDocument/2006/relationships/hyperlink" Target="https://dx.doi.org/10.1002/wcc.290" TargetMode="External"/><Relationship Id="rId76" Type="http://schemas.openxmlformats.org/officeDocument/2006/relationships/hyperlink" Target="https://dx.doi.org/10.1038/nclimate3394" TargetMode="External"/><Relationship Id="rId141" Type="http://schemas.openxmlformats.org/officeDocument/2006/relationships/hyperlink" Target="https://dx.doi.org/10.1175/bams-87-7-911" TargetMode="External"/><Relationship Id="rId379" Type="http://schemas.openxmlformats.org/officeDocument/2006/relationships/hyperlink" Target="https://dx.doi.org/10.1016/j.ocemod.2017.11.002" TargetMode="External"/><Relationship Id="rId586" Type="http://schemas.openxmlformats.org/officeDocument/2006/relationships/hyperlink" Target="https://dx.doi.org/10.1029/2018ms001400" TargetMode="External"/><Relationship Id="rId793" Type="http://schemas.openxmlformats.org/officeDocument/2006/relationships/hyperlink" Target="https://dx.doi.org/10.1073/pnas.1305332110" TargetMode="External"/><Relationship Id="rId807" Type="http://schemas.openxmlformats.org/officeDocument/2006/relationships/hyperlink" Target="https://dx.doi.org/10.5194/esd-7-327-2016" TargetMode="External"/><Relationship Id="rId7" Type="http://schemas.openxmlformats.org/officeDocument/2006/relationships/endnotes" Target="endnotes.xml"/><Relationship Id="rId239" Type="http://schemas.openxmlformats.org/officeDocument/2006/relationships/hyperlink" Target="https://dx.doi.org/10.1016/j.jsg.2013.11.003" TargetMode="External"/><Relationship Id="rId446" Type="http://schemas.openxmlformats.org/officeDocument/2006/relationships/hyperlink" Target="https://dx.doi.org/10.5194/gmd-10-4005-2017" TargetMode="External"/><Relationship Id="rId653" Type="http://schemas.openxmlformats.org/officeDocument/2006/relationships/hyperlink" Target="https://dx.doi.org/10.1038/s41558-020-00952-0" TargetMode="External"/><Relationship Id="rId292" Type="http://schemas.openxmlformats.org/officeDocument/2006/relationships/hyperlink" Target="https://dx.doi.org/10.1029/2017ms001242" TargetMode="External"/><Relationship Id="rId306" Type="http://schemas.openxmlformats.org/officeDocument/2006/relationships/hyperlink" Target="https://dx.doi.org/10.1007/s00382-016-3055-1" TargetMode="External"/><Relationship Id="rId860" Type="http://schemas.openxmlformats.org/officeDocument/2006/relationships/hyperlink" Target="https://dx.doi.org/10.1016/j.quascirev.2014.11.018" TargetMode="External"/><Relationship Id="rId958" Type="http://schemas.openxmlformats.org/officeDocument/2006/relationships/hyperlink" Target="https://dx.doi.org/10.1127/metz/2017/0824" TargetMode="External"/><Relationship Id="rId87" Type="http://schemas.openxmlformats.org/officeDocument/2006/relationships/hyperlink" Target="https://dx.doi.org/10.1175/bams-d-14-00072.1" TargetMode="External"/><Relationship Id="rId513" Type="http://schemas.openxmlformats.org/officeDocument/2006/relationships/hyperlink" Target="https://dx.doi.org/10.1175/jamc-d-18-0021.1" TargetMode="External"/><Relationship Id="rId597" Type="http://schemas.openxmlformats.org/officeDocument/2006/relationships/hyperlink" Target="https://dx.doi.org/10.1007/s00382-014-2418-8" TargetMode="External"/><Relationship Id="rId720" Type="http://schemas.openxmlformats.org/officeDocument/2006/relationships/hyperlink" Target="https://dx.doi.org/10.1175/bams-85-12-1903" TargetMode="External"/><Relationship Id="rId818" Type="http://schemas.openxmlformats.org/officeDocument/2006/relationships/hyperlink" Target="https://dx.doi.org/10.5194/gmd-9-1827-2016" TargetMode="External"/><Relationship Id="rId152" Type="http://schemas.openxmlformats.org/officeDocument/2006/relationships/hyperlink" Target="https://dx.doi.org/10.1038/srep36975" TargetMode="External"/><Relationship Id="rId457" Type="http://schemas.openxmlformats.org/officeDocument/2006/relationships/hyperlink" Target="https://dx.doi.org/10.1175/jas-d-18-0206.1" TargetMode="External"/><Relationship Id="rId1003" Type="http://schemas.openxmlformats.org/officeDocument/2006/relationships/hyperlink" Target="https://dx.doi.org/10.1007/s40641-017-0065-y" TargetMode="External"/><Relationship Id="rId664" Type="http://schemas.openxmlformats.org/officeDocument/2006/relationships/hyperlink" Target="https://dx.doi.org/10.1007/s00199-010-0558-6" TargetMode="External"/><Relationship Id="rId871" Type="http://schemas.openxmlformats.org/officeDocument/2006/relationships/hyperlink" Target="https://dx.doi.org/10.1038/nature08281" TargetMode="External"/><Relationship Id="rId969" Type="http://schemas.openxmlformats.org/officeDocument/2006/relationships/hyperlink" Target="https://dx.doi.org/10.5194/gmd-10-359-2017" TargetMode="External"/><Relationship Id="rId14" Type="http://schemas.openxmlformats.org/officeDocument/2006/relationships/hyperlink" Target="https://dx.doi.org/10.5194/esd-10-91-2019" TargetMode="External"/><Relationship Id="rId317" Type="http://schemas.openxmlformats.org/officeDocument/2006/relationships/hyperlink" Target="https://dx.doi.org/10.1175/bams-d-15-00287.1" TargetMode="External"/><Relationship Id="rId524" Type="http://schemas.openxmlformats.org/officeDocument/2006/relationships/hyperlink" Target="https://dx.doi.org/10.1175/wcas-d-13-00044.1" TargetMode="External"/><Relationship Id="rId731" Type="http://schemas.openxmlformats.org/officeDocument/2006/relationships/hyperlink" Target="https://dx.doi.org/10.1029/2019jd030711" TargetMode="External"/><Relationship Id="rId98" Type="http://schemas.openxmlformats.org/officeDocument/2006/relationships/hyperlink" Target="https://dx.doi.org/10.1017/cbo9781107415324.016" TargetMode="External"/><Relationship Id="rId163" Type="http://schemas.openxmlformats.org/officeDocument/2006/relationships/hyperlink" Target="https://dx.doi.org/10.5194/cp-16-699-2020" TargetMode="External"/><Relationship Id="rId370" Type="http://schemas.openxmlformats.org/officeDocument/2006/relationships/hyperlink" Target="https://dx.doi.org/10.5194/esd-9-135-2018" TargetMode="External"/><Relationship Id="rId829" Type="http://schemas.openxmlformats.org/officeDocument/2006/relationships/hyperlink" Target="https://dx.doi.org/10.1038/s41558-020-00977-5" TargetMode="External"/><Relationship Id="rId1014" Type="http://schemas.openxmlformats.org/officeDocument/2006/relationships/hyperlink" Target="https://dx.doi.org/10.1038/nature06025" TargetMode="External"/><Relationship Id="rId230" Type="http://schemas.openxmlformats.org/officeDocument/2006/relationships/hyperlink" Target="https://dx.doi.org/10.1086/626295" TargetMode="External"/><Relationship Id="rId468" Type="http://schemas.openxmlformats.org/officeDocument/2006/relationships/hyperlink" Target="https://dx.doi.org/10.1016/j.quascirev.2019.07.016" TargetMode="External"/><Relationship Id="rId675" Type="http://schemas.openxmlformats.org/officeDocument/2006/relationships/hyperlink" Target="https://dx.doi.org/10.7203/metode.85.4179" TargetMode="External"/><Relationship Id="rId882" Type="http://schemas.openxmlformats.org/officeDocument/2006/relationships/hyperlink" Target="https://dx.doi.org/10.1002/wcc.34" TargetMode="External"/><Relationship Id="rId25" Type="http://schemas.openxmlformats.org/officeDocument/2006/relationships/hyperlink" Target="https://dx.doi.org/10.1038/nature01092" TargetMode="External"/><Relationship Id="rId328" Type="http://schemas.openxmlformats.org/officeDocument/2006/relationships/hyperlink" Target="https://dx.doi.org/10.1038/s41467-018-05592-9" TargetMode="External"/><Relationship Id="rId535" Type="http://schemas.openxmlformats.org/officeDocument/2006/relationships/hyperlink" Target="https://dx.doi.org/10.1038/nclimate2581" TargetMode="External"/><Relationship Id="rId742" Type="http://schemas.openxmlformats.org/officeDocument/2006/relationships/hyperlink" Target="https://dx.doi.org/10.1073/pnas.0700609104" TargetMode="External"/><Relationship Id="rId174" Type="http://schemas.openxmlformats.org/officeDocument/2006/relationships/hyperlink" Target="https://dx.doi.org/10.1007/s00382-018-4521-8" TargetMode="External"/><Relationship Id="rId381" Type="http://schemas.openxmlformats.org/officeDocument/2006/relationships/hyperlink" Target="https://dx.doi.org/10.1007/s10584-019-02500-y" TargetMode="External"/><Relationship Id="rId602" Type="http://schemas.openxmlformats.org/officeDocument/2006/relationships/hyperlink" Target="https://dx.doi.org/10.5194/acp-11-1417-2011" TargetMode="External"/><Relationship Id="rId1025" Type="http://schemas.openxmlformats.org/officeDocument/2006/relationships/header" Target="header1.xml"/><Relationship Id="rId241" Type="http://schemas.openxmlformats.org/officeDocument/2006/relationships/hyperlink" Target="https://dx.doi.org/10.1126/science.aad5761" TargetMode="External"/><Relationship Id="rId479" Type="http://schemas.openxmlformats.org/officeDocument/2006/relationships/hyperlink" Target="https://dx.doi.org/10.1175/1520-0477(2001)082%3c0247:tnnyrm%3e2.3.co;2" TargetMode="External"/><Relationship Id="rId686" Type="http://schemas.openxmlformats.org/officeDocument/2006/relationships/hyperlink" Target="https://dx.doi.org/10.1111/j.1467-8349.2009.00180.x" TargetMode="External"/><Relationship Id="rId893" Type="http://schemas.openxmlformats.org/officeDocument/2006/relationships/hyperlink" Target="https://dx.doi.org/10.5194/esd-9-1155-2018" TargetMode="External"/><Relationship Id="rId907" Type="http://schemas.openxmlformats.org/officeDocument/2006/relationships/hyperlink" Target="https://dx.doi.org/10.1088/1748-9326/aabef2" TargetMode="External"/><Relationship Id="rId36" Type="http://schemas.openxmlformats.org/officeDocument/2006/relationships/hyperlink" Target="https://dx.doi.org/10.3402/tellusa.v16i1.8885" TargetMode="External"/><Relationship Id="rId339" Type="http://schemas.openxmlformats.org/officeDocument/2006/relationships/hyperlink" Target="https://dx.doi.org/10.1088/1748-9326/aaaa99" TargetMode="External"/><Relationship Id="rId546" Type="http://schemas.openxmlformats.org/officeDocument/2006/relationships/hyperlink" Target="https://dx.doi.org/10.5194/esd-11-977-2020" TargetMode="External"/><Relationship Id="rId753" Type="http://schemas.openxmlformats.org/officeDocument/2006/relationships/hyperlink" Target="https://dx.doi.org/10.1126/science.1121381" TargetMode="External"/><Relationship Id="rId101" Type="http://schemas.openxmlformats.org/officeDocument/2006/relationships/hyperlink" Target="https://dx.doi.org/10.1038/ngeo2316" TargetMode="External"/><Relationship Id="rId185" Type="http://schemas.openxmlformats.org/officeDocument/2006/relationships/hyperlink" Target="https://dx.doi.org/10.1073/pnas.0802430105" TargetMode="External"/><Relationship Id="rId406" Type="http://schemas.openxmlformats.org/officeDocument/2006/relationships/hyperlink" Target="https://dx.doi.org/10.5194/acp-19-3515-2019" TargetMode="External"/><Relationship Id="rId960" Type="http://schemas.openxmlformats.org/officeDocument/2006/relationships/hyperlink" Target="https://dx.doi.org/10.1029/2019ms001851" TargetMode="External"/><Relationship Id="rId392" Type="http://schemas.openxmlformats.org/officeDocument/2006/relationships/hyperlink" Target="https://dx.doi.org/10.1029/rg024i002p00357" TargetMode="External"/><Relationship Id="rId613" Type="http://schemas.openxmlformats.org/officeDocument/2006/relationships/hyperlink" Target="https://dx.doi.org/10.1088/1748-9326/aabf9b" TargetMode="External"/><Relationship Id="rId697" Type="http://schemas.openxmlformats.org/officeDocument/2006/relationships/hyperlink" Target="https://dx.doi.org/10.1029/2017eo071597" TargetMode="External"/><Relationship Id="rId820" Type="http://schemas.openxmlformats.org/officeDocument/2006/relationships/hyperlink" Target="https://dx.doi.org/10.1175/1520-0450(1969)008%3c0392:agcmbo%3e2.0.co;2" TargetMode="External"/><Relationship Id="rId918" Type="http://schemas.openxmlformats.org/officeDocument/2006/relationships/hyperlink" Target="https://dx.doi.org/10.1038/s41586-020-2617-x" TargetMode="External"/><Relationship Id="rId252" Type="http://schemas.openxmlformats.org/officeDocument/2006/relationships/hyperlink" Target="https://dx.doi.org/10.1002/2016wr020175" TargetMode="External"/><Relationship Id="rId47" Type="http://schemas.openxmlformats.org/officeDocument/2006/relationships/hyperlink" Target="https://dx.doi.org/10.1126/science.aam5962" TargetMode="External"/><Relationship Id="rId112" Type="http://schemas.openxmlformats.org/officeDocument/2006/relationships/hyperlink" Target="https://dx.doi.org/10.1175/bams-d-19-0040.1" TargetMode="External"/><Relationship Id="rId557" Type="http://schemas.openxmlformats.org/officeDocument/2006/relationships/hyperlink" Target="https://dx.doi.org/10.1029/2019ms001639" TargetMode="External"/><Relationship Id="rId764" Type="http://schemas.openxmlformats.org/officeDocument/2006/relationships/hyperlink" Target="https://dx.doi.org/10.1038/nature18307" TargetMode="External"/><Relationship Id="rId971" Type="http://schemas.openxmlformats.org/officeDocument/2006/relationships/hyperlink" Target="https://dx.doi.org/10.1007/978-3-030-02402-4_12" TargetMode="External"/><Relationship Id="rId196" Type="http://schemas.openxmlformats.org/officeDocument/2006/relationships/hyperlink" Target="https://dx.doi.org/10.1002/qj.828" TargetMode="External"/><Relationship Id="rId417" Type="http://schemas.openxmlformats.org/officeDocument/2006/relationships/hyperlink" Target="https://dx.doi.org/10.1016/j.crm.2020.100239" TargetMode="External"/><Relationship Id="rId624" Type="http://schemas.openxmlformats.org/officeDocument/2006/relationships/hyperlink" Target="https://dx.doi.org/10.1038/nature08823" TargetMode="External"/><Relationship Id="rId831" Type="http://schemas.openxmlformats.org/officeDocument/2006/relationships/hyperlink" Target="https://dx.doi.org/10.1038/s41586-018-0179-y" TargetMode="External"/><Relationship Id="rId263" Type="http://schemas.openxmlformats.org/officeDocument/2006/relationships/hyperlink" Target="https://dx.doi.org/10.1038/nclimate3297" TargetMode="External"/><Relationship Id="rId470" Type="http://schemas.openxmlformats.org/officeDocument/2006/relationships/hyperlink" Target="https://dx.doi.org/10.1175/jcli-d-17-0193.1" TargetMode="External"/><Relationship Id="rId929" Type="http://schemas.openxmlformats.org/officeDocument/2006/relationships/hyperlink" Target="https://dx.doi.org/10.1038/s41467-017-02699-3" TargetMode="External"/><Relationship Id="rId58" Type="http://schemas.openxmlformats.org/officeDocument/2006/relationships/hyperlink" Target="https://dx.doi.org/10.1007/s00382-017-3797-4" TargetMode="External"/><Relationship Id="rId123" Type="http://schemas.openxmlformats.org/officeDocument/2006/relationships/hyperlink" Target="https://dx.doi.org/10.5194/tc-14-2387-2020" TargetMode="External"/><Relationship Id="rId330" Type="http://schemas.openxmlformats.org/officeDocument/2006/relationships/hyperlink" Target="https://dx.doi.org/10.1016/j.earscirev.2019.102976" TargetMode="External"/><Relationship Id="rId568" Type="http://schemas.openxmlformats.org/officeDocument/2006/relationships/hyperlink" Target="https://dx.doi.org/10.1038/364215a0" TargetMode="External"/><Relationship Id="rId775" Type="http://schemas.openxmlformats.org/officeDocument/2006/relationships/hyperlink" Target="https://dx.doi.org/10.1007/s10584-006-9156-9" TargetMode="External"/><Relationship Id="rId982" Type="http://schemas.openxmlformats.org/officeDocument/2006/relationships/hyperlink" Target="https://dx.doi.org/10.1007/s00382-008-0443-1" TargetMode="External"/><Relationship Id="rId428" Type="http://schemas.openxmlformats.org/officeDocument/2006/relationships/hyperlink" Target="https://dx.doi.org/10.1007/s10584-018-2252-9" TargetMode="External"/><Relationship Id="rId635" Type="http://schemas.openxmlformats.org/officeDocument/2006/relationships/hyperlink" Target="https://dx.doi.org/10.1073/pnas.1907461116" TargetMode="External"/><Relationship Id="rId842" Type="http://schemas.openxmlformats.org/officeDocument/2006/relationships/hyperlink" Target="https://dx.doi.org/10.5194/esd-6-525-2015" TargetMode="External"/><Relationship Id="rId274" Type="http://schemas.openxmlformats.org/officeDocument/2006/relationships/hyperlink" Target="https://dx.doi.org/10.1038/ncomms14996" TargetMode="External"/><Relationship Id="rId481" Type="http://schemas.openxmlformats.org/officeDocument/2006/relationships/hyperlink" Target="https://dx.doi.org/10.1002/jgrd.50141" TargetMode="External"/><Relationship Id="rId702" Type="http://schemas.openxmlformats.org/officeDocument/2006/relationships/hyperlink" Target="https://dx.doi.org/10.1038/s43247-020-00045-y" TargetMode="External"/><Relationship Id="rId69" Type="http://schemas.openxmlformats.org/officeDocument/2006/relationships/hyperlink" Target="https://dx.doi.org/10.1002/2014gl061957" TargetMode="External"/><Relationship Id="rId134" Type="http://schemas.openxmlformats.org/officeDocument/2006/relationships/hyperlink" Target="https://dx.doi.org/10.1002/qj.49708737102" TargetMode="External"/><Relationship Id="rId579" Type="http://schemas.openxmlformats.org/officeDocument/2006/relationships/hyperlink" Target="https://dx.doi.org/10.1017/cbo9781107415324.013" TargetMode="External"/><Relationship Id="rId786" Type="http://schemas.openxmlformats.org/officeDocument/2006/relationships/hyperlink" Target="https://dx.doi.org/10.1002/2016gl068064" TargetMode="External"/><Relationship Id="rId993" Type="http://schemas.openxmlformats.org/officeDocument/2006/relationships/hyperlink" Target="https://dx.doi.org/10.1038/s41467-018-04922-1" TargetMode="External"/><Relationship Id="rId341" Type="http://schemas.openxmlformats.org/officeDocument/2006/relationships/hyperlink" Target="https://dx.doi.org/10.1007/s10584-013-0975-1" TargetMode="External"/><Relationship Id="rId439" Type="http://schemas.openxmlformats.org/officeDocument/2006/relationships/hyperlink" Target="https://dx.doi.org/10.1023/a:1005551626280" TargetMode="External"/><Relationship Id="rId646" Type="http://schemas.openxmlformats.org/officeDocument/2006/relationships/hyperlink" Target="https://dx.doi.org/10.17226/12181" TargetMode="External"/><Relationship Id="rId201" Type="http://schemas.openxmlformats.org/officeDocument/2006/relationships/hyperlink" Target="https://dx.doi.org/10.1088/1748-9326/aabcdd" TargetMode="External"/><Relationship Id="rId285" Type="http://schemas.openxmlformats.org/officeDocument/2006/relationships/hyperlink" Target="https://dx.doi.org/10.1007/s40641-016-0052-8" TargetMode="External"/><Relationship Id="rId506" Type="http://schemas.openxmlformats.org/officeDocument/2006/relationships/hyperlink" Target="https://dx.doi.org/10.5880/pik.2019.023" TargetMode="External"/><Relationship Id="rId853" Type="http://schemas.openxmlformats.org/officeDocument/2006/relationships/hyperlink" Target="https://dx.doi.org/10.1038/nclimate3058" TargetMode="External"/><Relationship Id="rId492" Type="http://schemas.openxmlformats.org/officeDocument/2006/relationships/hyperlink" Target="https://dx.doi.org/10.1007/s00382-012-1533-7" TargetMode="External"/><Relationship Id="rId713" Type="http://schemas.openxmlformats.org/officeDocument/2006/relationships/hyperlink" Target="https://dx.doi.org/10.3402/tellusb.v67.28452" TargetMode="External"/><Relationship Id="rId797" Type="http://schemas.openxmlformats.org/officeDocument/2006/relationships/hyperlink" Target="https://dx.doi.org/10.21203/rs.3.rs-37259/v1" TargetMode="External"/><Relationship Id="rId920" Type="http://schemas.openxmlformats.org/officeDocument/2006/relationships/hyperlink" Target="https://dx.doi.org/10.1016/j.asr.2017.10.051" TargetMode="External"/><Relationship Id="rId145" Type="http://schemas.openxmlformats.org/officeDocument/2006/relationships/hyperlink" Target="https://dx.doi.org/10.1126/science.255.5043.423" TargetMode="External"/><Relationship Id="rId352" Type="http://schemas.openxmlformats.org/officeDocument/2006/relationships/hyperlink" Target="https://dx.doi.org/10.1175/2009bams2607.1" TargetMode="External"/><Relationship Id="rId212" Type="http://schemas.openxmlformats.org/officeDocument/2006/relationships/hyperlink" Target="https://dx.doi.org/10.1016/j.rse.2017.07.001" TargetMode="External"/><Relationship Id="rId657" Type="http://schemas.openxmlformats.org/officeDocument/2006/relationships/hyperlink" Target="https://dx.doi.org/10.1175/jcli-d-16-0428.1" TargetMode="External"/><Relationship Id="rId864" Type="http://schemas.openxmlformats.org/officeDocument/2006/relationships/hyperlink" Target="https://dx.doi.org/10.1002/qj.958" TargetMode="External"/><Relationship Id="rId296" Type="http://schemas.openxmlformats.org/officeDocument/2006/relationships/hyperlink" Target="https://dx.doi.org/10.5194/tc-12-1433-2018" TargetMode="External"/><Relationship Id="rId517" Type="http://schemas.openxmlformats.org/officeDocument/2006/relationships/hyperlink" Target="https://dx.doi.org/10.1175/jcli-d-16-0792.1" TargetMode="External"/><Relationship Id="rId724" Type="http://schemas.openxmlformats.org/officeDocument/2006/relationships/hyperlink" Target="https://dx.doi.org/10.1119/1.1934233" TargetMode="External"/><Relationship Id="rId931" Type="http://schemas.openxmlformats.org/officeDocument/2006/relationships/hyperlink" Target="https://dx.doi.org/10.1007/bf01993560" TargetMode="External"/><Relationship Id="rId60" Type="http://schemas.openxmlformats.org/officeDocument/2006/relationships/hyperlink" Target="https://dx.doi.org/10.1002/wcc.454" TargetMode="External"/><Relationship Id="rId156" Type="http://schemas.openxmlformats.org/officeDocument/2006/relationships/hyperlink" Target="https://dx.doi.org/10.1017/cbo9781107415324.026" TargetMode="External"/><Relationship Id="rId363" Type="http://schemas.openxmlformats.org/officeDocument/2006/relationships/hyperlink" Target="https://dx.doi.org/10.1175/jhm-d-19-0071.1" TargetMode="External"/><Relationship Id="rId570" Type="http://schemas.openxmlformats.org/officeDocument/2006/relationships/hyperlink" Target="https://dx.doi.org/10.1002/2017gl074056" TargetMode="External"/><Relationship Id="rId1007" Type="http://schemas.openxmlformats.org/officeDocument/2006/relationships/hyperlink" Target="https://dx.doi.org/10.1175/jcli-d-16-0807.1" TargetMode="External"/><Relationship Id="rId223" Type="http://schemas.openxmlformats.org/officeDocument/2006/relationships/hyperlink" Target="https://dx.doi.org/10.2151/sola.2011-038" TargetMode="External"/><Relationship Id="rId430" Type="http://schemas.openxmlformats.org/officeDocument/2006/relationships/hyperlink" Target="https://dx.doi.org/10.1175/jcli-d-17-0671.1" TargetMode="External"/><Relationship Id="rId668" Type="http://schemas.openxmlformats.org/officeDocument/2006/relationships/hyperlink" Target="https://dx.doi.org/10.1007/s10584-018-2258-3" TargetMode="External"/><Relationship Id="rId875" Type="http://schemas.openxmlformats.org/officeDocument/2006/relationships/hyperlink" Target="https://dx.doi.org/10.1016/j.pocean.2013.07.001" TargetMode="External"/><Relationship Id="rId18" Type="http://schemas.openxmlformats.org/officeDocument/2006/relationships/hyperlink" Target="https://dx.doi.org/10.1017/s0080456800017592" TargetMode="External"/><Relationship Id="rId528" Type="http://schemas.openxmlformats.org/officeDocument/2006/relationships/hyperlink" Target="https://dx.doi.org/10.1029/2019ef001273" TargetMode="External"/><Relationship Id="rId735" Type="http://schemas.openxmlformats.org/officeDocument/2006/relationships/hyperlink" Target="https://dx.doi.org/10.1126/science.1136843" TargetMode="External"/><Relationship Id="rId942" Type="http://schemas.openxmlformats.org/officeDocument/2006/relationships/hyperlink" Target="https://dx.doi.org/10.1007/s10584-010-9940-4" TargetMode="External"/><Relationship Id="rId167" Type="http://schemas.openxmlformats.org/officeDocument/2006/relationships/hyperlink" Target="https://dx.doi.org/10.1038/s41558-018-0067-3" TargetMode="External"/><Relationship Id="rId374" Type="http://schemas.openxmlformats.org/officeDocument/2006/relationships/hyperlink" Target="https://dx.doi.org/10.1175/bams-explainingextremeevents2019.1" TargetMode="External"/><Relationship Id="rId581" Type="http://schemas.openxmlformats.org/officeDocument/2006/relationships/hyperlink" Target="https://dx.doi.org/10.1007/s10584-011-0178-6" TargetMode="External"/><Relationship Id="rId1018" Type="http://schemas.openxmlformats.org/officeDocument/2006/relationships/hyperlink" Target="https://dx.doi.org/10.5194/acp-18-8113-2018" TargetMode="External"/><Relationship Id="rId71" Type="http://schemas.openxmlformats.org/officeDocument/2006/relationships/hyperlink" Target="https://dx.doi.org/10.1175/1520-0469(1978)035%3c2362:ltvodi%3e2.0.co;2" TargetMode="External"/><Relationship Id="rId234" Type="http://schemas.openxmlformats.org/officeDocument/2006/relationships/hyperlink" Target="https://dx.doi.org/10.1038/ngeo1999" TargetMode="External"/><Relationship Id="rId679" Type="http://schemas.openxmlformats.org/officeDocument/2006/relationships/hyperlink" Target="https://dx.doi.org/10.1007/s00382-015-2801-0" TargetMode="External"/><Relationship Id="rId802" Type="http://schemas.openxmlformats.org/officeDocument/2006/relationships/hyperlink" Target="https://dx.doi.org/10.21957/sp619ds74g" TargetMode="External"/><Relationship Id="rId886" Type="http://schemas.openxmlformats.org/officeDocument/2006/relationships/hyperlink" Target="https://dx.doi.org/10.1126/science.149.3683.533" TargetMode="External"/><Relationship Id="rId2" Type="http://schemas.openxmlformats.org/officeDocument/2006/relationships/numbering" Target="numbering.xml"/><Relationship Id="rId29" Type="http://schemas.openxmlformats.org/officeDocument/2006/relationships/hyperlink" Target="https://dx.doi.org/10.1175/jcli-d-12-00417.1" TargetMode="External"/><Relationship Id="rId441" Type="http://schemas.openxmlformats.org/officeDocument/2006/relationships/hyperlink" Target="https://dx.doi.org/10.5194/acp-13-2793-2013" TargetMode="External"/><Relationship Id="rId539" Type="http://schemas.openxmlformats.org/officeDocument/2006/relationships/hyperlink" Target="https://dx.doi.org/10.1111/1758-5899.12295" TargetMode="External"/><Relationship Id="rId746" Type="http://schemas.openxmlformats.org/officeDocument/2006/relationships/hyperlink" Target="https://dx.doi.org/10.1126/science.1226514" TargetMode="External"/><Relationship Id="rId178" Type="http://schemas.openxmlformats.org/officeDocument/2006/relationships/hyperlink" Target="https://dx.doi.org/10.1175/jcli-d-15-0664.1" TargetMode="External"/><Relationship Id="rId301" Type="http://schemas.openxmlformats.org/officeDocument/2006/relationships/hyperlink" Target="https://dx.doi.org/10.5670/oceanog.2003.05" TargetMode="External"/><Relationship Id="rId953" Type="http://schemas.openxmlformats.org/officeDocument/2006/relationships/hyperlink" Target="https://dx.doi.org/10.1002/2014gl061142" TargetMode="External"/><Relationship Id="rId1029" Type="http://schemas.openxmlformats.org/officeDocument/2006/relationships/header" Target="header3.xml"/><Relationship Id="rId82" Type="http://schemas.openxmlformats.org/officeDocument/2006/relationships/hyperlink" Target="https://dx.doi.org/10.1175/jpo-d-15-0177.1" TargetMode="External"/><Relationship Id="rId385" Type="http://schemas.openxmlformats.org/officeDocument/2006/relationships/hyperlink" Target="https://dx.doi.org/10.1016/s0140-9883(02)00059-2" TargetMode="External"/><Relationship Id="rId592" Type="http://schemas.openxmlformats.org/officeDocument/2006/relationships/hyperlink" Target="https://dx.doi.org/10.1016/j.erss.2016.08.003" TargetMode="External"/><Relationship Id="rId606" Type="http://schemas.openxmlformats.org/officeDocument/2006/relationships/hyperlink" Target="https://dx.doi.org/10.1038/nature14401" TargetMode="External"/><Relationship Id="rId813" Type="http://schemas.openxmlformats.org/officeDocument/2006/relationships/hyperlink" Target="https://dx.doi.org/10.1038/nclimate3345" TargetMode="External"/><Relationship Id="rId245" Type="http://schemas.openxmlformats.org/officeDocument/2006/relationships/hyperlink" Target="https://dx.doi.org/10.1175/bams-d-14-00216.1" TargetMode="External"/><Relationship Id="rId452" Type="http://schemas.openxmlformats.org/officeDocument/2006/relationships/hyperlink" Target="https://dx.doi.org/10.1007/bf00210339" TargetMode="External"/><Relationship Id="rId897" Type="http://schemas.openxmlformats.org/officeDocument/2006/relationships/hyperlink" Target="https://dx.doi.org/10.1038/srep36021" TargetMode="External"/><Relationship Id="rId105" Type="http://schemas.openxmlformats.org/officeDocument/2006/relationships/hyperlink" Target="https://dx.doi.org/10.1002/2015ef000338" TargetMode="External"/><Relationship Id="rId312" Type="http://schemas.openxmlformats.org/officeDocument/2006/relationships/hyperlink" Target="https://dx.doi.org/10.1071/es19011" TargetMode="External"/><Relationship Id="rId757" Type="http://schemas.openxmlformats.org/officeDocument/2006/relationships/hyperlink" Target="https://dx.doi.org/10.5194/gmd-12-4999-2019" TargetMode="External"/><Relationship Id="rId964" Type="http://schemas.openxmlformats.org/officeDocument/2006/relationships/hyperlink" Target="https://dx.doi.org/10.1073/pnas.1312330110" TargetMode="External"/><Relationship Id="rId93" Type="http://schemas.openxmlformats.org/officeDocument/2006/relationships/hyperlink" Target="https://dx.doi.org/10.1111/j.2153-3490.1970.tb00508.x" TargetMode="External"/><Relationship Id="rId189" Type="http://schemas.openxmlformats.org/officeDocument/2006/relationships/hyperlink" Target="https://dx.doi.org/10.1175/jcli-d-19-0862.1" TargetMode="External"/><Relationship Id="rId396" Type="http://schemas.openxmlformats.org/officeDocument/2006/relationships/hyperlink" Target="https://dx.doi.org/10.1007/s10584-015-1441-z" TargetMode="External"/><Relationship Id="rId617" Type="http://schemas.openxmlformats.org/officeDocument/2006/relationships/hyperlink" Target="https://dx.doi.org/10.1038/s41598-019-52076-x" TargetMode="External"/><Relationship Id="rId824" Type="http://schemas.openxmlformats.org/officeDocument/2006/relationships/hyperlink" Target="https://dx.doi.org/10.1097/ede.0000000000001241" TargetMode="External"/><Relationship Id="rId256" Type="http://schemas.openxmlformats.org/officeDocument/2006/relationships/hyperlink" Target="https://dx.doi.org/10.1002/wcc.429" TargetMode="External"/><Relationship Id="rId463" Type="http://schemas.openxmlformats.org/officeDocument/2006/relationships/hyperlink" Target="https://dx.doi.org/10.1890/1540-9295(2008)6%5b282:acsftn%5d2.0.co;2" TargetMode="External"/><Relationship Id="rId670" Type="http://schemas.openxmlformats.org/officeDocument/2006/relationships/hyperlink" Target="https://dx.doi.org/10.5194/gmd-10-3979-2017" TargetMode="External"/><Relationship Id="rId116" Type="http://schemas.openxmlformats.org/officeDocument/2006/relationships/hyperlink" Target="https://dx.doi.org/10.1007/s10584-012-0403-y" TargetMode="External"/><Relationship Id="rId323" Type="http://schemas.openxmlformats.org/officeDocument/2006/relationships/hyperlink" Target="https://dx.doi.org/10.1186/s40645-014-0029-y" TargetMode="External"/><Relationship Id="rId530" Type="http://schemas.openxmlformats.org/officeDocument/2006/relationships/hyperlink" Target="https://dx.doi.org/10.1029/2019gl086757" TargetMode="External"/><Relationship Id="rId768" Type="http://schemas.openxmlformats.org/officeDocument/2006/relationships/hyperlink" Target="https://dx.doi.org/10.5194/essd-12-3469-2020" TargetMode="External"/><Relationship Id="rId975" Type="http://schemas.openxmlformats.org/officeDocument/2006/relationships/hyperlink" Target="https://dx.doi.org/10.1038/292205a0" TargetMode="External"/><Relationship Id="rId20" Type="http://schemas.openxmlformats.org/officeDocument/2006/relationships/hyperlink" Target="https://dx.doi.org/10.1525/bio.2011.61.6.10" TargetMode="External"/><Relationship Id="rId628" Type="http://schemas.openxmlformats.org/officeDocument/2006/relationships/hyperlink" Target="https://dx.doi.org/10.3389/fmars.2018.00211" TargetMode="External"/><Relationship Id="rId835" Type="http://schemas.openxmlformats.org/officeDocument/2006/relationships/hyperlink" Target="https://dx.doi.org/10.1215/1089201x-8185983" TargetMode="External"/><Relationship Id="rId267" Type="http://schemas.openxmlformats.org/officeDocument/2006/relationships/hyperlink" Target="https://dx.doi.org/10.1038/s41561-019-0353-3" TargetMode="External"/><Relationship Id="rId474" Type="http://schemas.openxmlformats.org/officeDocument/2006/relationships/hyperlink" Target="https://dx.doi.org/10.1088/1748-9326/10/9/094015" TargetMode="External"/><Relationship Id="rId1020" Type="http://schemas.openxmlformats.org/officeDocument/2006/relationships/hyperlink" Target="https://dx.doi.org/10.1175/jcli-d-12-00584.1" TargetMode="External"/><Relationship Id="rId127" Type="http://schemas.openxmlformats.org/officeDocument/2006/relationships/hyperlink" Target="https://dx.doi.org/10.2138/rmg.2013.75.11" TargetMode="External"/><Relationship Id="rId681" Type="http://schemas.openxmlformats.org/officeDocument/2006/relationships/hyperlink" Target="https://dx.doi.org/10.1038/s42254-019-0062-2" TargetMode="External"/><Relationship Id="rId779" Type="http://schemas.openxmlformats.org/officeDocument/2006/relationships/hyperlink" Target="https://dx.doi.org/10.1016/0031-0182(81)90097-3" TargetMode="External"/><Relationship Id="rId902" Type="http://schemas.openxmlformats.org/officeDocument/2006/relationships/hyperlink" Target="https://dx.doi.org/10.1073/pnas.1609775113" TargetMode="External"/><Relationship Id="rId986" Type="http://schemas.openxmlformats.org/officeDocument/2006/relationships/hyperlink" Target="https://dx.doi.org/10.1017/9781108164290" TargetMode="External"/><Relationship Id="rId31" Type="http://schemas.openxmlformats.org/officeDocument/2006/relationships/hyperlink" Target="https://dx.doi.org/10.1177/1075547017735113" TargetMode="External"/><Relationship Id="rId334" Type="http://schemas.openxmlformats.org/officeDocument/2006/relationships/hyperlink" Target="https://dx.doi.org/10.1126/science.213.4511.957" TargetMode="External"/><Relationship Id="rId541" Type="http://schemas.openxmlformats.org/officeDocument/2006/relationships/hyperlink" Target="https://dx.doi.org/10.5194/cp-14-515-2018" TargetMode="External"/><Relationship Id="rId639" Type="http://schemas.openxmlformats.org/officeDocument/2006/relationships/hyperlink" Target="https://dx.doi.org/10.1038/s41586-019-1401-2" TargetMode="External"/><Relationship Id="rId180" Type="http://schemas.openxmlformats.org/officeDocument/2006/relationships/hyperlink" Target="https://dx.doi.org/10.1017/cbo9781107415379.023" TargetMode="External"/><Relationship Id="rId278" Type="http://schemas.openxmlformats.org/officeDocument/2006/relationships/hyperlink" Target="https://dx.doi.org/10.1016/j.gloplacha.2014.09.003" TargetMode="External"/><Relationship Id="rId401" Type="http://schemas.openxmlformats.org/officeDocument/2006/relationships/hyperlink" Target="https://dx.doi.org/10.1007/s10584-011-0153-2" TargetMode="External"/><Relationship Id="rId846" Type="http://schemas.openxmlformats.org/officeDocument/2006/relationships/hyperlink" Target="https://dx.doi.org/10.1029/2020ef001783" TargetMode="External"/><Relationship Id="rId1031" Type="http://schemas.openxmlformats.org/officeDocument/2006/relationships/fontTable" Target="fontTable.xml"/><Relationship Id="rId485" Type="http://schemas.openxmlformats.org/officeDocument/2006/relationships/hyperlink" Target="https://dx.doi.org/10.1175/2009jcli3361.1" TargetMode="External"/><Relationship Id="rId692" Type="http://schemas.openxmlformats.org/officeDocument/2006/relationships/hyperlink" Target="https://dx.doi.org/10.1111/ele.12098" TargetMode="External"/><Relationship Id="rId706" Type="http://schemas.openxmlformats.org/officeDocument/2006/relationships/hyperlink" Target="https://dx.doi.org/10.1175/jcli-d-16-0684.1" TargetMode="External"/><Relationship Id="rId913" Type="http://schemas.openxmlformats.org/officeDocument/2006/relationships/hyperlink" Target="https://dx.doi.org/10.1175/2009bams2858.1" TargetMode="External"/><Relationship Id="rId42" Type="http://schemas.openxmlformats.org/officeDocument/2006/relationships/hyperlink" Target="https://dx.doi.org/10.1080/14786449608620846" TargetMode="External"/><Relationship Id="rId138" Type="http://schemas.openxmlformats.org/officeDocument/2006/relationships/hyperlink" Target="https://blogs.reading.ac.uk/ccmi/forcing-databases-in-support-of-cmip6" TargetMode="External"/><Relationship Id="rId345" Type="http://schemas.openxmlformats.org/officeDocument/2006/relationships/hyperlink" Target="https://dx.doi.org/10.1007/s00382-015-2531-3" TargetMode="External"/><Relationship Id="rId552" Type="http://schemas.openxmlformats.org/officeDocument/2006/relationships/hyperlink" Target="https://dx.doi.org/10.5194/gmd-13-3203-2020" TargetMode="External"/><Relationship Id="rId997" Type="http://schemas.openxmlformats.org/officeDocument/2006/relationships/hyperlink" Target="https://dx.doi.org/10.1007/s40641-017-0064-z" TargetMode="External"/><Relationship Id="rId191" Type="http://schemas.openxmlformats.org/officeDocument/2006/relationships/hyperlink" Target="https://dx.doi.org/10.1002/joc.4688" TargetMode="External"/><Relationship Id="rId205" Type="http://schemas.openxmlformats.org/officeDocument/2006/relationships/hyperlink" Target="https://dx.doi.org/10.1073/pnas.1816020116" TargetMode="External"/><Relationship Id="rId412" Type="http://schemas.openxmlformats.org/officeDocument/2006/relationships/hyperlink" Target="https://dx.doi.org/10.1017/cbo9781107415324.004" TargetMode="External"/><Relationship Id="rId857" Type="http://schemas.openxmlformats.org/officeDocument/2006/relationships/hyperlink" Target="https://dx.doi.org/10.3389/fmars.2019.00031" TargetMode="External"/><Relationship Id="rId289" Type="http://schemas.openxmlformats.org/officeDocument/2006/relationships/hyperlink" Target="https://dx.doi.org/10.1038/nature01487" TargetMode="External"/><Relationship Id="rId496" Type="http://schemas.openxmlformats.org/officeDocument/2006/relationships/hyperlink" Target="https://dx.doi.org/10.5194/gmd-8-3379-2015" TargetMode="External"/><Relationship Id="rId717" Type="http://schemas.openxmlformats.org/officeDocument/2006/relationships/hyperlink" Target="https://dx.doi.org/10.1088/1748-9326/aaebae" TargetMode="External"/><Relationship Id="rId924" Type="http://schemas.openxmlformats.org/officeDocument/2006/relationships/hyperlink" Target="https://dx.doi.org/10.1002/wcc.648" TargetMode="External"/><Relationship Id="rId53" Type="http://schemas.openxmlformats.org/officeDocument/2006/relationships/hyperlink" Target="https://dx.doi.org/10.1080/1755876x.2015.1022329" TargetMode="External"/><Relationship Id="rId149" Type="http://schemas.openxmlformats.org/officeDocument/2006/relationships/hyperlink" Target="https://dx.doi.org/10.1093/nsr/nwy137" TargetMode="External"/><Relationship Id="rId356" Type="http://schemas.openxmlformats.org/officeDocument/2006/relationships/hyperlink" Target="https://dx.doi.org/10.1007/s00382-015-2806-8" TargetMode="External"/><Relationship Id="rId563" Type="http://schemas.openxmlformats.org/officeDocument/2006/relationships/hyperlink" Target="https://dx.doi.org/10.1016/j.envsci.2018.06.014" TargetMode="External"/><Relationship Id="rId770" Type="http://schemas.openxmlformats.org/officeDocument/2006/relationships/hyperlink" Target="https://dx.doi.org/10.1073/pnas.1811463116" TargetMode="External"/><Relationship Id="rId216" Type="http://schemas.openxmlformats.org/officeDocument/2006/relationships/hyperlink" Target="https://dx.doi.org/10.1073/pnas.1511451112" TargetMode="External"/><Relationship Id="rId423" Type="http://schemas.openxmlformats.org/officeDocument/2006/relationships/hyperlink" Target="https://dx.doi.org/10.1007/s10584-020-02746-x" TargetMode="External"/><Relationship Id="rId868" Type="http://schemas.openxmlformats.org/officeDocument/2006/relationships/hyperlink" Target="https://dx.doi.org/10.1007/978-94-015-9612-1" TargetMode="External"/><Relationship Id="rId630" Type="http://schemas.openxmlformats.org/officeDocument/2006/relationships/hyperlink" Target="https://dx.doi.org/10.1175/wcas-d-20-0026.1" TargetMode="External"/><Relationship Id="rId728" Type="http://schemas.openxmlformats.org/officeDocument/2006/relationships/hyperlink" Target="https://dx.doi.org/10.1038/nclimate1958" TargetMode="External"/><Relationship Id="rId935" Type="http://schemas.openxmlformats.org/officeDocument/2006/relationships/hyperlink" Target="https://dx.doi.org/10.1007/s00382-018-4242-z" TargetMode="External"/><Relationship Id="rId64" Type="http://schemas.openxmlformats.org/officeDocument/2006/relationships/hyperlink" Target="https://dx.doi.org/10.3354/cr01204" TargetMode="External"/><Relationship Id="rId367" Type="http://schemas.openxmlformats.org/officeDocument/2006/relationships/hyperlink" Target="https://dx.doi.org/10.3389/fmars.2019.00055" TargetMode="External"/><Relationship Id="rId574" Type="http://schemas.openxmlformats.org/officeDocument/2006/relationships/hyperlink" Target="https://dx.doi.org/10.1038/ngeo3019" TargetMode="External"/><Relationship Id="rId227" Type="http://schemas.openxmlformats.org/officeDocument/2006/relationships/hyperlink" Target="https://dx.doi.org/10.1177/0096340212451574" TargetMode="External"/><Relationship Id="rId781" Type="http://schemas.openxmlformats.org/officeDocument/2006/relationships/hyperlink" Target="https://dx.doi.org/10.1016/j.envsci.2020.03.020" TargetMode="External"/><Relationship Id="rId879" Type="http://schemas.openxmlformats.org/officeDocument/2006/relationships/hyperlink" Target="https://dx.doi.org/10.5194/gmd-11-3187-2018" TargetMode="External"/><Relationship Id="rId434" Type="http://schemas.openxmlformats.org/officeDocument/2006/relationships/hyperlink" Target="https://dx.doi.org/10.5194/gmd-2016-36" TargetMode="External"/><Relationship Id="rId641" Type="http://schemas.openxmlformats.org/officeDocument/2006/relationships/hyperlink" Target="https://dx.doi.org/10.1038/s41597-019-0068-8" TargetMode="External"/><Relationship Id="rId739" Type="http://schemas.openxmlformats.org/officeDocument/2006/relationships/hyperlink" Target="https://dx.doi.org/10.1007/pl00007931" TargetMode="External"/><Relationship Id="rId280" Type="http://schemas.openxmlformats.org/officeDocument/2006/relationships/hyperlink" Target="https://dx.doi.org/10.1175/1520-0477(1999)080%3c0029:aootro%3e2.0.co;2" TargetMode="External"/><Relationship Id="rId501" Type="http://schemas.openxmlformats.org/officeDocument/2006/relationships/hyperlink" Target="https://dx.doi.org/10.1007/s10584-006-9064-z" TargetMode="External"/><Relationship Id="rId946" Type="http://schemas.openxmlformats.org/officeDocument/2006/relationships/hyperlink" Target="https://dx.doi.org/10.1007/s00382-014-2051-6" TargetMode="External"/><Relationship Id="rId75" Type="http://schemas.openxmlformats.org/officeDocument/2006/relationships/hyperlink" Target="https://dx.doi.org/10.2151/jmsj.2016-009" TargetMode="External"/><Relationship Id="rId140" Type="http://schemas.openxmlformats.org/officeDocument/2006/relationships/hyperlink" Target="https://dx.doi.org/10.1002/2016gl070515" TargetMode="External"/><Relationship Id="rId378" Type="http://schemas.openxmlformats.org/officeDocument/2006/relationships/hyperlink" Target="https://dx.doi.org/10.1038/nclimate3378" TargetMode="External"/><Relationship Id="rId585" Type="http://schemas.openxmlformats.org/officeDocument/2006/relationships/hyperlink" Target="https://dx.doi.org/10.1029/2012ms000154" TargetMode="External"/><Relationship Id="rId792" Type="http://schemas.openxmlformats.org/officeDocument/2006/relationships/hyperlink" Target="https://dx.doi.org/10.1007/bf00223722" TargetMode="External"/><Relationship Id="rId806" Type="http://schemas.openxmlformats.org/officeDocument/2006/relationships/hyperlink" Target="https://dx.doi.org/10.1038/s41558-020-0729-9" TargetMode="External"/><Relationship Id="rId6" Type="http://schemas.openxmlformats.org/officeDocument/2006/relationships/footnotes" Target="footnotes.xml"/><Relationship Id="rId238" Type="http://schemas.openxmlformats.org/officeDocument/2006/relationships/hyperlink" Target="https://dx.doi.org/10.5194/gmd-13-3383-2020" TargetMode="External"/><Relationship Id="rId445" Type="http://schemas.openxmlformats.org/officeDocument/2006/relationships/hyperlink" Target="https://dx.doi.org/10.1007/s10584-020-02737-y" TargetMode="External"/><Relationship Id="rId652" Type="http://schemas.openxmlformats.org/officeDocument/2006/relationships/hyperlink" Target="https://dx.doi.org/10.1038/nclimate3179" TargetMode="External"/><Relationship Id="rId291" Type="http://schemas.openxmlformats.org/officeDocument/2006/relationships/hyperlink" Target="https://dx.doi.org/10.1038/s41558-020-00965-9" TargetMode="External"/><Relationship Id="rId305" Type="http://schemas.openxmlformats.org/officeDocument/2006/relationships/hyperlink" Target="https://dx.doi.org/10.1007/s10584-010-9803-z" TargetMode="External"/><Relationship Id="rId512" Type="http://schemas.openxmlformats.org/officeDocument/2006/relationships/hyperlink" Target="https://dx.doi.org/10.1038/s41558-020-0797-x" TargetMode="External"/><Relationship Id="rId957" Type="http://schemas.openxmlformats.org/officeDocument/2006/relationships/hyperlink" Target="https://dx.doi.org/10.1175/jcli-d-17-0682.1" TargetMode="External"/><Relationship Id="rId86" Type="http://schemas.openxmlformats.org/officeDocument/2006/relationships/hyperlink" Target="https://dx.doi.org/10.1029/2019ms001688" TargetMode="External"/><Relationship Id="rId151" Type="http://schemas.openxmlformats.org/officeDocument/2006/relationships/hyperlink" Target="https://dx.doi.org/10.1016/j.epsl.2013.04.006" TargetMode="External"/><Relationship Id="rId389" Type="http://schemas.openxmlformats.org/officeDocument/2006/relationships/hyperlink" Target="https://dx.doi.org/10.1175/bams-d-11-00254.1" TargetMode="External"/><Relationship Id="rId596" Type="http://schemas.openxmlformats.org/officeDocument/2006/relationships/hyperlink" Target="https://dx.doi.org/10.1175/jcli-d-17-0901.1" TargetMode="External"/><Relationship Id="rId817" Type="http://schemas.openxmlformats.org/officeDocument/2006/relationships/hyperlink" Target="https://dx.doi.org/10.3390/w10101366" TargetMode="External"/><Relationship Id="rId1002" Type="http://schemas.openxmlformats.org/officeDocument/2006/relationships/hyperlink" Target="https://dx.doi.org/10.1175/jcli-d-13-00776.1" TargetMode="External"/><Relationship Id="rId249" Type="http://schemas.openxmlformats.org/officeDocument/2006/relationships/hyperlink" Target="https://dx.doi.org/10.1002/2014gl062018" TargetMode="External"/><Relationship Id="rId456" Type="http://schemas.openxmlformats.org/officeDocument/2006/relationships/hyperlink" Target="https://dx.doi.org/10.1038/s41597-020-0445-3" TargetMode="External"/><Relationship Id="rId663" Type="http://schemas.openxmlformats.org/officeDocument/2006/relationships/hyperlink" Target="https://dx.doi.org/10.1016/0305-750x(96)00023-x" TargetMode="External"/><Relationship Id="rId870" Type="http://schemas.openxmlformats.org/officeDocument/2006/relationships/hyperlink" Target="https://dx.doi.org/10.5194/amt-2019-358" TargetMode="External"/><Relationship Id="rId13" Type="http://schemas.openxmlformats.org/officeDocument/2006/relationships/hyperlink" Target="https://dx.doi.org/10.1038/nature19082" TargetMode="External"/><Relationship Id="rId109" Type="http://schemas.openxmlformats.org/officeDocument/2006/relationships/hyperlink" Target="https://dx.doi.org/10.1126/science.189.4201.460" TargetMode="External"/><Relationship Id="rId316" Type="http://schemas.openxmlformats.org/officeDocument/2006/relationships/hyperlink" Target="https://dx.doi.org/10.1073/pnas.1320008111" TargetMode="External"/><Relationship Id="rId523" Type="http://schemas.openxmlformats.org/officeDocument/2006/relationships/hyperlink" Target="https://dx.doi.org/10.1038/nclimate1614" TargetMode="External"/><Relationship Id="rId968" Type="http://schemas.openxmlformats.org/officeDocument/2006/relationships/hyperlink" Target="https://dx.doi.org/10.5194/essd-10-1551-2018" TargetMode="External"/><Relationship Id="rId97" Type="http://schemas.openxmlformats.org/officeDocument/2006/relationships/hyperlink" Target="https://dx.doi.org/10.5194/asr-13-151-2016" TargetMode="External"/><Relationship Id="rId730" Type="http://schemas.openxmlformats.org/officeDocument/2006/relationships/hyperlink" Target="https://dx.doi.org/10.1016/j.envsci.2017.07.004" TargetMode="External"/><Relationship Id="rId828" Type="http://schemas.openxmlformats.org/officeDocument/2006/relationships/hyperlink" Target="https://dx.doi.org/10.1016/0033-5894(73)90052-5" TargetMode="External"/><Relationship Id="rId1013" Type="http://schemas.openxmlformats.org/officeDocument/2006/relationships/hyperlink" Target="https://dx.doi.org/10.1038/s41586-019-1071-0" TargetMode="External"/><Relationship Id="rId162" Type="http://schemas.openxmlformats.org/officeDocument/2006/relationships/hyperlink" Target="https://dx.doi.org/10.3390/rs8030263" TargetMode="External"/><Relationship Id="rId467" Type="http://schemas.openxmlformats.org/officeDocument/2006/relationships/hyperlink" Target="https://dx.doi.org/10.3389/fmars.2019.00441" TargetMode="External"/><Relationship Id="rId674" Type="http://schemas.openxmlformats.org/officeDocument/2006/relationships/hyperlink" Target="https://dx.doi.org/10.1038/s41561-019-0400-0" TargetMode="External"/><Relationship Id="rId881" Type="http://schemas.openxmlformats.org/officeDocument/2006/relationships/hyperlink" Target="https://dx.doi.org/10.1007/s00382-018-4585-5" TargetMode="External"/><Relationship Id="rId979" Type="http://schemas.openxmlformats.org/officeDocument/2006/relationships/hyperlink" Target="https://dx.doi.org/10.5194/acp-20-11955-2020" TargetMode="External"/><Relationship Id="rId24" Type="http://schemas.openxmlformats.org/officeDocument/2006/relationships/hyperlink" Target="https://dx.doi.org/10.1111/nyas.14337" TargetMode="External"/><Relationship Id="rId327" Type="http://schemas.openxmlformats.org/officeDocument/2006/relationships/hyperlink" Target="https://dx.doi.org/10.1007/s10584-018-2323-y" TargetMode="External"/><Relationship Id="rId534" Type="http://schemas.openxmlformats.org/officeDocument/2006/relationships/hyperlink" Target="https://dx.doi.org/10.3390/rs13030489" TargetMode="External"/><Relationship Id="rId741" Type="http://schemas.openxmlformats.org/officeDocument/2006/relationships/hyperlink" Target="https://dx.doi.org/10.1126/science.173.3992.138" TargetMode="External"/><Relationship Id="rId839" Type="http://schemas.openxmlformats.org/officeDocument/2006/relationships/hyperlink" Target="https://dx.doi.org/10.1175/bams-d-13-00167.1" TargetMode="External"/><Relationship Id="rId173" Type="http://schemas.openxmlformats.org/officeDocument/2006/relationships/hyperlink" Target="https://dx.doi.org/10.1126/sciadv.1500561" TargetMode="External"/><Relationship Id="rId380" Type="http://schemas.openxmlformats.org/officeDocument/2006/relationships/hyperlink" Target="https://dx.doi.org/10.1007/s41810-019-00039-0" TargetMode="External"/><Relationship Id="rId601" Type="http://schemas.openxmlformats.org/officeDocument/2006/relationships/hyperlink" Target="https://dx.doi.org/10.1126/sciadv.aba1981" TargetMode="External"/><Relationship Id="rId1024" Type="http://schemas.openxmlformats.org/officeDocument/2006/relationships/hyperlink" Target="https://dx.doi.org/10.1175/jcli-d-17-0571.1" TargetMode="External"/><Relationship Id="rId240" Type="http://schemas.openxmlformats.org/officeDocument/2006/relationships/hyperlink" Target="https://dx.doi.org/10.1007/978-3-662-55308-4" TargetMode="External"/><Relationship Id="rId478" Type="http://schemas.openxmlformats.org/officeDocument/2006/relationships/hyperlink" Target="https://dx.doi.org/10.1017/cbo9781107415324.023" TargetMode="External"/><Relationship Id="rId685" Type="http://schemas.openxmlformats.org/officeDocument/2006/relationships/hyperlink" Target="https://dx.doi.org/10.1016/j.aeolia.2016.02.002" TargetMode="External"/><Relationship Id="rId892" Type="http://schemas.openxmlformats.org/officeDocument/2006/relationships/hyperlink" Target="https://dx.doi.org/10.1117/1.jrs.8.084994" TargetMode="External"/><Relationship Id="rId906" Type="http://schemas.openxmlformats.org/officeDocument/2006/relationships/hyperlink" Target="https://dx.doi.org/10.1007/s10584-013-1032-9" TargetMode="External"/><Relationship Id="rId35" Type="http://schemas.openxmlformats.org/officeDocument/2006/relationships/hyperlink" Target="https://dx.doi.org/10.1080/20014422.1929.11880498" TargetMode="External"/><Relationship Id="rId100" Type="http://schemas.openxmlformats.org/officeDocument/2006/relationships/hyperlink" Target="https://dx.doi.org/10.1029/2018ea000428" TargetMode="External"/><Relationship Id="rId338" Type="http://schemas.openxmlformats.org/officeDocument/2006/relationships/hyperlink" Target="https://dx.doi.org/10.1038/35066553" TargetMode="External"/><Relationship Id="rId545" Type="http://schemas.openxmlformats.org/officeDocument/2006/relationships/hyperlink" Target="https://dx.doi.org/10.1038/s41558-018-0198-6" TargetMode="External"/><Relationship Id="rId752" Type="http://schemas.openxmlformats.org/officeDocument/2006/relationships/hyperlink" Target="https://dx.doi.org/10.5194/gmd-13-1179-2020" TargetMode="External"/><Relationship Id="rId184" Type="http://schemas.openxmlformats.org/officeDocument/2006/relationships/hyperlink" Target="https://dx.doi.org/10.1175/jhm-d-17-0029.1" TargetMode="External"/><Relationship Id="rId391" Type="http://schemas.openxmlformats.org/officeDocument/2006/relationships/hyperlink" Target="https://dx.doi.org/10.1175/bams-d-15-00135.1" TargetMode="External"/><Relationship Id="rId405" Type="http://schemas.openxmlformats.org/officeDocument/2006/relationships/hyperlink" Target="https://dx.doi.org/10.1029/2020gl090699" TargetMode="External"/><Relationship Id="rId612" Type="http://schemas.openxmlformats.org/officeDocument/2006/relationships/hyperlink" Target="https://dx.doi.org/10.1007/s11356-016-6103-9" TargetMode="External"/><Relationship Id="rId251" Type="http://schemas.openxmlformats.org/officeDocument/2006/relationships/hyperlink" Target="https://dx.doi.org/10.1038/s41561-018-0146-0" TargetMode="External"/><Relationship Id="rId489" Type="http://schemas.openxmlformats.org/officeDocument/2006/relationships/hyperlink" Target="https://dx.doi.org/10.1016/j.quascirev.2018.12.004" TargetMode="External"/><Relationship Id="rId696" Type="http://schemas.openxmlformats.org/officeDocument/2006/relationships/hyperlink" Target="https://dx.doi.org/10.1002/2015rg000482" TargetMode="External"/><Relationship Id="rId917" Type="http://schemas.openxmlformats.org/officeDocument/2006/relationships/hyperlink" Target="https://dx.doi.org/10.1126/science.aay3701" TargetMode="External"/><Relationship Id="rId46" Type="http://schemas.openxmlformats.org/officeDocument/2006/relationships/hyperlink" Target="https://dx.doi.org/10.5194/gmd-8-2465-2015" TargetMode="External"/><Relationship Id="rId349" Type="http://schemas.openxmlformats.org/officeDocument/2006/relationships/hyperlink" Target="https://dx.doi.org/10.1073/pnas.2017124117" TargetMode="External"/><Relationship Id="rId556" Type="http://schemas.openxmlformats.org/officeDocument/2006/relationships/hyperlink" Target="https://dx.doi.org/10.1002/2015gl064751" TargetMode="External"/><Relationship Id="rId763" Type="http://schemas.openxmlformats.org/officeDocument/2006/relationships/hyperlink" Target="https://dx.doi.org/10.1038/s41586-019-1368-z" TargetMode="External"/><Relationship Id="rId111" Type="http://schemas.openxmlformats.org/officeDocument/2006/relationships/hyperlink" Target="https://dx.doi.org/10.1029/2005jd006548" TargetMode="External"/><Relationship Id="rId195" Type="http://schemas.openxmlformats.org/officeDocument/2006/relationships/hyperlink" Target="https://dx.doi.org/10.5194/acp-18-4935-2018" TargetMode="External"/><Relationship Id="rId209" Type="http://schemas.openxmlformats.org/officeDocument/2006/relationships/hyperlink" Target="https://dx.doi.org/10.1146/annurev.marine.010908.163834" TargetMode="External"/><Relationship Id="rId416" Type="http://schemas.openxmlformats.org/officeDocument/2006/relationships/hyperlink" Target="https://dx.doi.org/10.5194/essd-12-2959-2020" TargetMode="External"/><Relationship Id="rId970" Type="http://schemas.openxmlformats.org/officeDocument/2006/relationships/hyperlink" Target="https://dx.doi.org/10.1002/2014wr015638" TargetMode="External"/><Relationship Id="rId623" Type="http://schemas.openxmlformats.org/officeDocument/2006/relationships/hyperlink" Target="https://dx.doi.org/10.5194/tc-14-1579-2020" TargetMode="External"/><Relationship Id="rId830" Type="http://schemas.openxmlformats.org/officeDocument/2006/relationships/hyperlink" Target="https://dx.doi.org/10.1126/science.1228102" TargetMode="External"/><Relationship Id="rId928" Type="http://schemas.openxmlformats.org/officeDocument/2006/relationships/hyperlink" Target="https://dx.doi.org/10.1175/bams-d-19-0196.1" TargetMode="External"/><Relationship Id="rId57" Type="http://schemas.openxmlformats.org/officeDocument/2006/relationships/hyperlink" Target="https://dx.doi.org/10.1029/jd092id12p14772" TargetMode="External"/><Relationship Id="rId262" Type="http://schemas.openxmlformats.org/officeDocument/2006/relationships/hyperlink" Target="https://dx.doi.org/10.1007/s10584-020-02692-8" TargetMode="External"/><Relationship Id="rId567" Type="http://schemas.openxmlformats.org/officeDocument/2006/relationships/hyperlink" Target="https://dx.doi.org/10.1175/1520-0442(1988)001%3c0841:tseoac%3e2.0.co;2" TargetMode="External"/><Relationship Id="rId122" Type="http://schemas.openxmlformats.org/officeDocument/2006/relationships/hyperlink" Target="https://dx.doi.org/10.3402/tellusa.v21i5.10109" TargetMode="External"/><Relationship Id="rId774" Type="http://schemas.openxmlformats.org/officeDocument/2006/relationships/hyperlink" Target="https://dx.doi.org/10.1029/1999gl010863" TargetMode="External"/><Relationship Id="rId981" Type="http://schemas.openxmlformats.org/officeDocument/2006/relationships/hyperlink" Target="https://dx.doi.org/10.1016/j.gloenvcha.2015.03.006" TargetMode="External"/><Relationship Id="rId427" Type="http://schemas.openxmlformats.org/officeDocument/2006/relationships/hyperlink" Target="https://dx.doi.org/10.1002/qj.2733" TargetMode="External"/><Relationship Id="rId634" Type="http://schemas.openxmlformats.org/officeDocument/2006/relationships/hyperlink" Target="https://dx.doi.org/10.17226/18714" TargetMode="External"/><Relationship Id="rId841" Type="http://schemas.openxmlformats.org/officeDocument/2006/relationships/hyperlink" Target="https://dx.doi.org/10.1007/s00382-015-2868-7" TargetMode="External"/><Relationship Id="rId273" Type="http://schemas.openxmlformats.org/officeDocument/2006/relationships/hyperlink" Target="https://dx.doi.org/10.1088/1748-9326/aabf9f" TargetMode="External"/><Relationship Id="rId480" Type="http://schemas.openxmlformats.org/officeDocument/2006/relationships/hyperlink" Target="https://dx.doi.org/10.1007/s40641-015-0027-1" TargetMode="External"/><Relationship Id="rId701" Type="http://schemas.openxmlformats.org/officeDocument/2006/relationships/hyperlink" Target="https://dx.doi.org/10.1002/wcc.569" TargetMode="External"/><Relationship Id="rId939" Type="http://schemas.openxmlformats.org/officeDocument/2006/relationships/hyperlink" Target="https://dx.doi.org/10.5194/hess-21-779-2017" TargetMode="External"/><Relationship Id="rId68" Type="http://schemas.openxmlformats.org/officeDocument/2006/relationships/hyperlink" Target="https://dx.doi.org/10.1088/1748-9326/aaa0b9" TargetMode="External"/><Relationship Id="rId133" Type="http://schemas.openxmlformats.org/officeDocument/2006/relationships/hyperlink" Target="https://dx.doi.org/10.1002/j.1477-8696.1949.tb00952.x" TargetMode="External"/><Relationship Id="rId340" Type="http://schemas.openxmlformats.org/officeDocument/2006/relationships/hyperlink" Target="https://dx.doi.org/10.1088/1748-9326/11/5/055007" TargetMode="External"/><Relationship Id="rId578" Type="http://schemas.openxmlformats.org/officeDocument/2006/relationships/hyperlink" Target="https://dx.doi.org/10.1029/2011gl046864" TargetMode="External"/><Relationship Id="rId785" Type="http://schemas.openxmlformats.org/officeDocument/2006/relationships/hyperlink" Target="https://dx.doi.org/10.1016/j.gloenvcha.2014.06.004" TargetMode="External"/><Relationship Id="rId992" Type="http://schemas.openxmlformats.org/officeDocument/2006/relationships/hyperlink" Target="https://dx.doi.org/10.1002/2016ms000723" TargetMode="External"/><Relationship Id="rId200" Type="http://schemas.openxmlformats.org/officeDocument/2006/relationships/hyperlink" Target="https://dx.doi.org/10.1038/nclimate1562" TargetMode="External"/><Relationship Id="rId438" Type="http://schemas.openxmlformats.org/officeDocument/2006/relationships/hyperlink" Target="https://dx.doi.org/10.1177/0959683608098952" TargetMode="External"/><Relationship Id="rId645" Type="http://schemas.openxmlformats.org/officeDocument/2006/relationships/hyperlink" Target="https://dx.doi.org/10.5194/gmd-9-4521-2016" TargetMode="External"/><Relationship Id="rId852" Type="http://schemas.openxmlformats.org/officeDocument/2006/relationships/hyperlink" Target="https://dx.doi.org/10.5194/gmd-11-2273-2018" TargetMode="External"/><Relationship Id="rId284" Type="http://schemas.openxmlformats.org/officeDocument/2006/relationships/hyperlink" Target="https://dx.doi.org/10.5194/gmd-9-3413-2016" TargetMode="External"/><Relationship Id="rId491" Type="http://schemas.openxmlformats.org/officeDocument/2006/relationships/hyperlink" Target="https://dx.doi.org/10.5194/essd-12-2261-2020" TargetMode="External"/><Relationship Id="rId505" Type="http://schemas.openxmlformats.org/officeDocument/2006/relationships/hyperlink" Target="https://dx.doi.org/10.1016/0038-092x(61)90051-2" TargetMode="External"/><Relationship Id="rId712" Type="http://schemas.openxmlformats.org/officeDocument/2006/relationships/hyperlink" Target="https://dx.doi.org/10.1038/20859" TargetMode="External"/><Relationship Id="rId79" Type="http://schemas.openxmlformats.org/officeDocument/2006/relationships/hyperlink" Target="https://dx.doi.org/10.1017/cbo9781107415324.022" TargetMode="External"/><Relationship Id="rId144" Type="http://schemas.openxmlformats.org/officeDocument/2006/relationships/hyperlink" Target="https://dx.doi.org/10.1038/326655a0" TargetMode="External"/><Relationship Id="rId589" Type="http://schemas.openxmlformats.org/officeDocument/2006/relationships/hyperlink" Target="https://dx.doi.org/10.5194/hess-21-3879-2017" TargetMode="External"/><Relationship Id="rId796" Type="http://schemas.openxmlformats.org/officeDocument/2006/relationships/hyperlink" Target="https://dx.doi.org/10.1111/jasp.12378" TargetMode="External"/><Relationship Id="rId351" Type="http://schemas.openxmlformats.org/officeDocument/2006/relationships/hyperlink" Target="https://dx.doi.org/10.1038/s41598-017-14828-5" TargetMode="External"/><Relationship Id="rId449" Type="http://schemas.openxmlformats.org/officeDocument/2006/relationships/hyperlink" Target="https://dx.doi.org/10.5194/gmd-11-1033-2018" TargetMode="External"/><Relationship Id="rId656" Type="http://schemas.openxmlformats.org/officeDocument/2006/relationships/hyperlink" Target="https://dx.doi.org/10.1016/j.rse.2016.01.013" TargetMode="External"/><Relationship Id="rId863" Type="http://schemas.openxmlformats.org/officeDocument/2006/relationships/hyperlink" Target="https://dx.doi.org/10.1029/2018ef000979" TargetMode="External"/><Relationship Id="rId211" Type="http://schemas.openxmlformats.org/officeDocument/2006/relationships/hyperlink" Target="https://dx.doi.org/10.4324/9781315442365" TargetMode="External"/><Relationship Id="rId295" Type="http://schemas.openxmlformats.org/officeDocument/2006/relationships/hyperlink" Target="https://dx.doi.org/10.5194/amt-13-3081-2020" TargetMode="External"/><Relationship Id="rId309" Type="http://schemas.openxmlformats.org/officeDocument/2006/relationships/hyperlink" Target="https://dx.doi.org/10.5194/gmd-9-3231-2016" TargetMode="External"/><Relationship Id="rId516" Type="http://schemas.openxmlformats.org/officeDocument/2006/relationships/hyperlink" Target="https://dx.doi.org/10.1038/nclimate2660" TargetMode="External"/><Relationship Id="rId723" Type="http://schemas.openxmlformats.org/officeDocument/2006/relationships/hyperlink" Target="https://dx.doi.org/10.1175/bams-d-19-0337.1" TargetMode="External"/><Relationship Id="rId930" Type="http://schemas.openxmlformats.org/officeDocument/2006/relationships/hyperlink" Target="https://dx.doi.org/10.1038/547275a" TargetMode="External"/><Relationship Id="rId1006" Type="http://schemas.openxmlformats.org/officeDocument/2006/relationships/hyperlink" Target="https://dx.doi.org/10.1016/j.jhydrol.2019.03.033" TargetMode="External"/><Relationship Id="rId155" Type="http://schemas.openxmlformats.org/officeDocument/2006/relationships/hyperlink" Target="https://dx.doi.org/10.1073/pnas.1713628115" TargetMode="External"/><Relationship Id="rId362" Type="http://schemas.openxmlformats.org/officeDocument/2006/relationships/hyperlink" Target="https://dx.doi.org/10.1002/wcc.255" TargetMode="External"/><Relationship Id="rId222" Type="http://schemas.openxmlformats.org/officeDocument/2006/relationships/hyperlink" Target="https://dx.doi.org/10.1016/j.wace.2016.01.001" TargetMode="External"/><Relationship Id="rId667" Type="http://schemas.openxmlformats.org/officeDocument/2006/relationships/hyperlink" Target="https://dx.doi.org/10.1038/nclimate3419" TargetMode="External"/><Relationship Id="rId874" Type="http://schemas.openxmlformats.org/officeDocument/2006/relationships/hyperlink" Target="https://dx.doi.org/10.1002/2017jd027326" TargetMode="External"/><Relationship Id="rId17" Type="http://schemas.openxmlformats.org/officeDocument/2006/relationships/hyperlink" Target="https://dx.doi.org/10.1007/s00382-017-3558-4" TargetMode="External"/><Relationship Id="rId527" Type="http://schemas.openxmlformats.org/officeDocument/2006/relationships/hyperlink" Target="https://dx.doi.org/10.1002/wcc.252" TargetMode="External"/><Relationship Id="rId734" Type="http://schemas.openxmlformats.org/officeDocument/2006/relationships/hyperlink" Target="https://dx.doi.org/10.1029/2005gl023655" TargetMode="External"/><Relationship Id="rId941" Type="http://schemas.openxmlformats.org/officeDocument/2006/relationships/hyperlink" Target="https://dx.doi.org/10.1007/s10584-008-9485-y" TargetMode="External"/><Relationship Id="rId70" Type="http://schemas.openxmlformats.org/officeDocument/2006/relationships/hyperlink" Target="https://dx.doi.org/10.1038/269044a0" TargetMode="External"/><Relationship Id="rId166" Type="http://schemas.openxmlformats.org/officeDocument/2006/relationships/hyperlink" Target="https://dx.doi.org/10.1093/acrefore/9780190228620.013.716" TargetMode="External"/><Relationship Id="rId373" Type="http://schemas.openxmlformats.org/officeDocument/2006/relationships/hyperlink" Target="https://dx.doi.org/10.1016/j.earscirev.2020.103286" TargetMode="External"/><Relationship Id="rId580" Type="http://schemas.openxmlformats.org/officeDocument/2006/relationships/hyperlink" Target="https://dx.doi.org/10.1007/s10584-011-0177-7" TargetMode="External"/><Relationship Id="rId801" Type="http://schemas.openxmlformats.org/officeDocument/2006/relationships/hyperlink" Target="https://dx.doi.org/10.1126/science.1225244" TargetMode="External"/><Relationship Id="rId1017" Type="http://schemas.openxmlformats.org/officeDocument/2006/relationships/hyperlink" Target="https://dx.doi.org/10.1175/jcli-d-16-0702.1" TargetMode="External"/><Relationship Id="rId1" Type="http://schemas.openxmlformats.org/officeDocument/2006/relationships/customXml" Target="../customXml/item1.xml"/><Relationship Id="rId233" Type="http://schemas.openxmlformats.org/officeDocument/2006/relationships/hyperlink" Target="https://esgf-node.llnl.gov/search/input4mips" TargetMode="External"/><Relationship Id="rId440" Type="http://schemas.openxmlformats.org/officeDocument/2006/relationships/hyperlink" Target="https://dx.doi.org/10.1029/2003gb002156" TargetMode="External"/><Relationship Id="rId678" Type="http://schemas.openxmlformats.org/officeDocument/2006/relationships/hyperlink" Target="https://dx.doi.org/10.1088/1748-9326/abdaec" TargetMode="External"/><Relationship Id="rId885" Type="http://schemas.openxmlformats.org/officeDocument/2006/relationships/hyperlink" Target="https://dx.doi.org/10.1029/2019jd030732" TargetMode="External"/><Relationship Id="rId28" Type="http://schemas.openxmlformats.org/officeDocument/2006/relationships/hyperlink" Target="https://dx.doi.org/10.1038/s41467-020-17887-x" TargetMode="External"/><Relationship Id="rId300" Type="http://schemas.openxmlformats.org/officeDocument/2006/relationships/hyperlink" Target="https://dx.doi.org/10.1017/rdc.2018.3" TargetMode="External"/><Relationship Id="rId538" Type="http://schemas.openxmlformats.org/officeDocument/2006/relationships/hyperlink" Target="https://dx.doi.org/10.1175/wcas-d-18-0136.1" TargetMode="External"/><Relationship Id="rId745" Type="http://schemas.openxmlformats.org/officeDocument/2006/relationships/hyperlink" Target="https://dx.doi.org/10.1017/rdc.2020.41" TargetMode="External"/><Relationship Id="rId952" Type="http://schemas.openxmlformats.org/officeDocument/2006/relationships/hyperlink" Target="https://dx.doi.org/10.3389/fmars.2019.00243" TargetMode="External"/><Relationship Id="rId81" Type="http://schemas.openxmlformats.org/officeDocument/2006/relationships/hyperlink" Target="https://dx.doi.org/10.1007/s00382-012-1610-y" TargetMode="External"/><Relationship Id="rId177" Type="http://schemas.openxmlformats.org/officeDocument/2006/relationships/hyperlink" Target="https://dx.doi.org/10.1016/s0921-8181(02)00193-5" TargetMode="External"/><Relationship Id="rId384" Type="http://schemas.openxmlformats.org/officeDocument/2006/relationships/hyperlink" Target="https://dx.doi.org/10.1126/science.aaw6974" TargetMode="External"/><Relationship Id="rId591" Type="http://schemas.openxmlformats.org/officeDocument/2006/relationships/hyperlink" Target="https://dx.doi.org/10.5194/cp-16-1599-2020" TargetMode="External"/><Relationship Id="rId605" Type="http://schemas.openxmlformats.org/officeDocument/2006/relationships/hyperlink" Target="https://dx.doi.org/10.5194/gmd-13-3571-2020" TargetMode="External"/><Relationship Id="rId812" Type="http://schemas.openxmlformats.org/officeDocument/2006/relationships/hyperlink" Target="https://dx.doi.org/10.1038/s41561-019-0310-1" TargetMode="External"/><Relationship Id="rId1028" Type="http://schemas.openxmlformats.org/officeDocument/2006/relationships/footer" Target="footer2.xml"/><Relationship Id="rId244" Type="http://schemas.openxmlformats.org/officeDocument/2006/relationships/hyperlink" Target="https://dx.doi.org/10.1016/j.gloplacha.2013.11.002" TargetMode="External"/><Relationship Id="rId689" Type="http://schemas.openxmlformats.org/officeDocument/2006/relationships/hyperlink" Target="https://dx.doi.org/10.1098/rsta.2014.0453" TargetMode="External"/><Relationship Id="rId896" Type="http://schemas.openxmlformats.org/officeDocument/2006/relationships/hyperlink" Target="https://dx.doi.org/10.1130/g39633.1" TargetMode="External"/><Relationship Id="rId39" Type="http://schemas.openxmlformats.org/officeDocument/2006/relationships/hyperlink" Target="https://dx.doi.org/10.5194/amt-4-1077-2011" TargetMode="External"/><Relationship Id="rId451" Type="http://schemas.openxmlformats.org/officeDocument/2006/relationships/hyperlink" Target="https://dx.doi.org/10.1088/2515-7620/ab2ec3" TargetMode="External"/><Relationship Id="rId549" Type="http://schemas.openxmlformats.org/officeDocument/2006/relationships/hyperlink" Target="https://dx.doi.org/10.1038/nclimate2397" TargetMode="External"/><Relationship Id="rId756" Type="http://schemas.openxmlformats.org/officeDocument/2006/relationships/hyperlink" Target="https://dx.doi.org/10.1175/bams-d-15-00320.1" TargetMode="External"/><Relationship Id="rId104" Type="http://schemas.openxmlformats.org/officeDocument/2006/relationships/hyperlink" Target="https://dx.doi.org/10.1016/c2009-0-18310-1" TargetMode="External"/><Relationship Id="rId188" Type="http://schemas.openxmlformats.org/officeDocument/2006/relationships/hyperlink" Target="https://dx.doi.org/10.1126/science.166.3903.377" TargetMode="External"/><Relationship Id="rId311" Type="http://schemas.openxmlformats.org/officeDocument/2006/relationships/hyperlink" Target="https://dx.doi.org/10.1002/2017gl075742" TargetMode="External"/><Relationship Id="rId395" Type="http://schemas.openxmlformats.org/officeDocument/2006/relationships/hyperlink" Target="https://dx.doi.org/10.1175/jcli-d-16-0836.1" TargetMode="External"/><Relationship Id="rId409" Type="http://schemas.openxmlformats.org/officeDocument/2006/relationships/hyperlink" Target="https://dx.doi.org/10.5281/zenodo.3553579" TargetMode="External"/><Relationship Id="rId963" Type="http://schemas.openxmlformats.org/officeDocument/2006/relationships/hyperlink" Target="https://dx.doi.org/10.1126/science.1064618" TargetMode="External"/><Relationship Id="rId92" Type="http://schemas.openxmlformats.org/officeDocument/2006/relationships/hyperlink" Target="https://dx.doi.org/10.1175/bams-d-13-00047.1" TargetMode="External"/><Relationship Id="rId616" Type="http://schemas.openxmlformats.org/officeDocument/2006/relationships/hyperlink" Target="https://dx.doi.org/10.1023/a:1026035305597" TargetMode="External"/><Relationship Id="rId823" Type="http://schemas.openxmlformats.org/officeDocument/2006/relationships/hyperlink" Target="https://dx.doi.org/10.1098/rsta.2016.0450" TargetMode="External"/><Relationship Id="rId255" Type="http://schemas.openxmlformats.org/officeDocument/2006/relationships/hyperlink" Target="https://dx.doi.org/10.1017/cbo9781107415416.010" TargetMode="External"/><Relationship Id="rId462" Type="http://schemas.openxmlformats.org/officeDocument/2006/relationships/hyperlink" Target="https://dx.doi.org/10.5194/gmd-11-1133-2018" TargetMode="External"/><Relationship Id="rId115" Type="http://schemas.openxmlformats.org/officeDocument/2006/relationships/hyperlink" Target="https://dx.doi.org/10.1111/soin.12333" TargetMode="External"/><Relationship Id="rId322" Type="http://schemas.openxmlformats.org/officeDocument/2006/relationships/hyperlink" Target="https://dx.doi.org/10.1175/jcli-d-11-00668.1" TargetMode="External"/><Relationship Id="rId767" Type="http://schemas.openxmlformats.org/officeDocument/2006/relationships/hyperlink" Target="https://dx.doi.org/10.4172/2327-4581.1000101" TargetMode="External"/><Relationship Id="rId974" Type="http://schemas.openxmlformats.org/officeDocument/2006/relationships/hyperlink" Target="https://dx.doi.org/10.1175/jcli-d-15-0412.1" TargetMode="External"/><Relationship Id="rId199" Type="http://schemas.openxmlformats.org/officeDocument/2006/relationships/hyperlink" Target="https://dx.doi.org/10.1038/srep34485" TargetMode="External"/><Relationship Id="rId627" Type="http://schemas.openxmlformats.org/officeDocument/2006/relationships/hyperlink" Target="https://dx.doi.org/10.5194/tc-14-2495-2020" TargetMode="External"/><Relationship Id="rId834" Type="http://schemas.openxmlformats.org/officeDocument/2006/relationships/hyperlink" Target="https://dx.doi.org/10.1098/rspa.2019.0013" TargetMode="External"/><Relationship Id="rId266" Type="http://schemas.openxmlformats.org/officeDocument/2006/relationships/hyperlink" Target="https://dx.doi.org/10.1002/joc.4775" TargetMode="External"/><Relationship Id="rId473" Type="http://schemas.openxmlformats.org/officeDocument/2006/relationships/hyperlink" Target="https://dx.doi.org/10.1038/s41558-019-0658-7" TargetMode="External"/><Relationship Id="rId680" Type="http://schemas.openxmlformats.org/officeDocument/2006/relationships/hyperlink" Target="https://dx.doi.org/10.1073/pnas.1906691116" TargetMode="External"/><Relationship Id="rId901" Type="http://schemas.openxmlformats.org/officeDocument/2006/relationships/hyperlink" Target="https://dx.doi.org/10.5194/cp-15-1251-2019" TargetMode="External"/><Relationship Id="rId30" Type="http://schemas.openxmlformats.org/officeDocument/2006/relationships/hyperlink" Target="https://dx.doi.org/10.1016/j.quascirev.2017.02.020" TargetMode="External"/><Relationship Id="rId126" Type="http://schemas.openxmlformats.org/officeDocument/2006/relationships/hyperlink" Target="https://dx.doi.org/10.1007/s00376-018-7300-x" TargetMode="External"/><Relationship Id="rId333" Type="http://schemas.openxmlformats.org/officeDocument/2006/relationships/hyperlink" Target="https://dx.doi.org/10.1098/rsta.2012.0294" TargetMode="External"/><Relationship Id="rId540" Type="http://schemas.openxmlformats.org/officeDocument/2006/relationships/hyperlink" Target="https://dx.doi.org/10.1029/2017jd027992" TargetMode="External"/><Relationship Id="rId778" Type="http://schemas.openxmlformats.org/officeDocument/2006/relationships/hyperlink" Target="https://dx.doi.org/10.1127/0941-2948/2010/0430" TargetMode="External"/><Relationship Id="rId985" Type="http://schemas.openxmlformats.org/officeDocument/2006/relationships/hyperlink" Target="https://dx.doi.org/10.5194/esd-10-501-2019" TargetMode="External"/><Relationship Id="rId638" Type="http://schemas.openxmlformats.org/officeDocument/2006/relationships/hyperlink" Target="https://dx.doi.org/10.1126/science.aay8178" TargetMode="External"/><Relationship Id="rId845" Type="http://schemas.openxmlformats.org/officeDocument/2006/relationships/hyperlink" Target="https://dx.doi.org/10.1002/jgrd.50203" TargetMode="External"/><Relationship Id="rId1030" Type="http://schemas.openxmlformats.org/officeDocument/2006/relationships/footer" Target="footer3.xml"/><Relationship Id="rId277" Type="http://schemas.openxmlformats.org/officeDocument/2006/relationships/hyperlink" Target="https://dx.doi.org/10.1088/1748-9326/ab88fa" TargetMode="External"/><Relationship Id="rId400" Type="http://schemas.openxmlformats.org/officeDocument/2006/relationships/hyperlink" Target="https://dx.doi.org/10.1175/2009bams2752.1" TargetMode="External"/><Relationship Id="rId484" Type="http://schemas.openxmlformats.org/officeDocument/2006/relationships/hyperlink" Target="https://dx.doi.org/10.1038/416719a" TargetMode="External"/><Relationship Id="rId705" Type="http://schemas.openxmlformats.org/officeDocument/2006/relationships/hyperlink" Target="https://dx.doi.org/10.5194/hess-11-1633-2007" TargetMode="External"/><Relationship Id="rId137" Type="http://schemas.openxmlformats.org/officeDocument/2006/relationships/hyperlink" Target="https://dx.doi.org/10.1007/s40641-017-0061-2" TargetMode="External"/><Relationship Id="rId344" Type="http://schemas.openxmlformats.org/officeDocument/2006/relationships/hyperlink" Target="https://dx.doi.org/10.1126/science.1059725" TargetMode="External"/><Relationship Id="rId691" Type="http://schemas.openxmlformats.org/officeDocument/2006/relationships/hyperlink" Target="https://dx.doi.org/10.1038/nature01286" TargetMode="External"/><Relationship Id="rId789" Type="http://schemas.openxmlformats.org/officeDocument/2006/relationships/hyperlink" Target="https://dx.doi.org/10.1175/jcli-d-14-00361.1" TargetMode="External"/><Relationship Id="rId912" Type="http://schemas.openxmlformats.org/officeDocument/2006/relationships/hyperlink" Target="https://dx.doi.org/10.1038/nature06982" TargetMode="External"/><Relationship Id="rId996" Type="http://schemas.openxmlformats.org/officeDocument/2006/relationships/hyperlink" Target="https://dx.doi.org/10.1002/2015gl063201" TargetMode="External"/><Relationship Id="rId41" Type="http://schemas.openxmlformats.org/officeDocument/2006/relationships/hyperlink" Target="https://dx.doi.org/10.5194/bg-17-4173-2020" TargetMode="External"/><Relationship Id="rId551" Type="http://schemas.openxmlformats.org/officeDocument/2006/relationships/hyperlink" Target="https://dx.doi.org/10.5194/gmd-13-3203-2020" TargetMode="External"/><Relationship Id="rId649" Type="http://schemas.openxmlformats.org/officeDocument/2006/relationships/hyperlink" Target="https://dx.doi.org/10.1007/s10584-013-0905-2" TargetMode="External"/><Relationship Id="rId856" Type="http://schemas.openxmlformats.org/officeDocument/2006/relationships/hyperlink" Target="https://dx.doi.org/10.1098/rsta.2011.0149" TargetMode="External"/><Relationship Id="rId190" Type="http://schemas.openxmlformats.org/officeDocument/2006/relationships/hyperlink" Target="https://dx.doi.org/10.1126/science.1188566" TargetMode="External"/><Relationship Id="rId204" Type="http://schemas.openxmlformats.org/officeDocument/2006/relationships/hyperlink" Target="https://dx.doi.org/10.1007/s10584-011-0112-y" TargetMode="External"/><Relationship Id="rId288" Type="http://schemas.openxmlformats.org/officeDocument/2006/relationships/hyperlink" Target="https://dx.doi.org/10.5194/gmd-12-1443-2019" TargetMode="External"/><Relationship Id="rId411" Type="http://schemas.openxmlformats.org/officeDocument/2006/relationships/hyperlink" Target="https://dx.doi.org/10.1017/cbo9781107415324.004" TargetMode="External"/><Relationship Id="rId509" Type="http://schemas.openxmlformats.org/officeDocument/2006/relationships/hyperlink" Target="https://dx.doi.org/10.1038/nature02050" TargetMode="External"/><Relationship Id="rId495" Type="http://schemas.openxmlformats.org/officeDocument/2006/relationships/hyperlink" Target="https://dx.doi.org/10.1073/pnas.1517056113" TargetMode="External"/><Relationship Id="rId716" Type="http://schemas.openxmlformats.org/officeDocument/2006/relationships/hyperlink" Target="https://dx.doi.org/10.1002/2017gl075457" TargetMode="External"/><Relationship Id="rId923" Type="http://schemas.openxmlformats.org/officeDocument/2006/relationships/hyperlink" Target="https://dx.doi.org/10.1175/1520-0450(1976)015%3c0225:agamoa%3e2.0.co;2" TargetMode="External"/><Relationship Id="rId52" Type="http://schemas.openxmlformats.org/officeDocument/2006/relationships/hyperlink" Target="https://dx.doi.org/10.5194/gchron-2-169-2020" TargetMode="External"/><Relationship Id="rId148" Type="http://schemas.openxmlformats.org/officeDocument/2006/relationships/hyperlink" Target="https://dx.doi.org/10.1002/2017gl076770" TargetMode="External"/><Relationship Id="rId355" Type="http://schemas.openxmlformats.org/officeDocument/2006/relationships/hyperlink" Target="https://dx.doi.org/10.1175/bams-d-14-00154.1" TargetMode="External"/><Relationship Id="rId562" Type="http://schemas.openxmlformats.org/officeDocument/2006/relationships/hyperlink" Target="https://dx.doi.org/10.1371/journal.pone.0017571" TargetMode="External"/><Relationship Id="rId215" Type="http://schemas.openxmlformats.org/officeDocument/2006/relationships/hyperlink" Target="https://dx.doi.org/10.5194/essd-10-1491-2018" TargetMode="External"/><Relationship Id="rId422" Type="http://schemas.openxmlformats.org/officeDocument/2006/relationships/hyperlink" Target="https://dx.doi.org/10.1007/978-3-319-72026-5_5" TargetMode="External"/><Relationship Id="rId867" Type="http://schemas.openxmlformats.org/officeDocument/2006/relationships/hyperlink" Target="https://dx.doi.org/10.1073/pnas.1810141115" TargetMode="External"/><Relationship Id="rId299" Type="http://schemas.openxmlformats.org/officeDocument/2006/relationships/hyperlink" Target="https://dx.doi.org/10.1175/jcli-d-11-00366.1" TargetMode="External"/><Relationship Id="rId727" Type="http://schemas.openxmlformats.org/officeDocument/2006/relationships/hyperlink" Target="https://dx.doi.org/10.1175/jcli-d-15-0556.1" TargetMode="External"/><Relationship Id="rId934" Type="http://schemas.openxmlformats.org/officeDocument/2006/relationships/hyperlink" Target="https://dx.doi.org/10.1029/2017jd027711" TargetMode="External"/><Relationship Id="rId63" Type="http://schemas.openxmlformats.org/officeDocument/2006/relationships/hyperlink" Target="https://dx.doi.org/10.5194/essd-5-71-2013" TargetMode="External"/><Relationship Id="rId159" Type="http://schemas.openxmlformats.org/officeDocument/2006/relationships/hyperlink" Target="https://dx.doi.org/10.1017/cbo9781107415324.015" TargetMode="External"/><Relationship Id="rId366" Type="http://schemas.openxmlformats.org/officeDocument/2006/relationships/hyperlink" Target="https://dx.doi.org/10.1007/s003820050186" TargetMode="External"/><Relationship Id="rId573" Type="http://schemas.openxmlformats.org/officeDocument/2006/relationships/hyperlink" Target="https://dx.doi.org/10.1038/nature13799" TargetMode="External"/><Relationship Id="rId780" Type="http://schemas.openxmlformats.org/officeDocument/2006/relationships/hyperlink" Target="https://dx.doi.org/10.1016/s0277-3791(01)00067-1" TargetMode="External"/><Relationship Id="rId226" Type="http://schemas.openxmlformats.org/officeDocument/2006/relationships/hyperlink" Target="https://dx.doi.org/10.1002/wcc.95" TargetMode="External"/><Relationship Id="rId433" Type="http://schemas.openxmlformats.org/officeDocument/2006/relationships/hyperlink" Target="https://dx.doi.org/10.1088/1748-9326/ab858a" TargetMode="External"/><Relationship Id="rId878" Type="http://schemas.openxmlformats.org/officeDocument/2006/relationships/hyperlink" Target="https://dx.doi.org/10.1038/s41558-021-01012-x" TargetMode="External"/><Relationship Id="rId640" Type="http://schemas.openxmlformats.org/officeDocument/2006/relationships/hyperlink" Target="https://dx.doi.org/10.5194/gmd-13-5175-2020" TargetMode="External"/><Relationship Id="rId738" Type="http://schemas.openxmlformats.org/officeDocument/2006/relationships/hyperlink" Target="https://dx.doi.org/10.1016/j.gloenvcha.2016.05.012" TargetMode="External"/><Relationship Id="rId945" Type="http://schemas.openxmlformats.org/officeDocument/2006/relationships/hyperlink" Target="https://dx.doi.org/10.1029/2020gl087867" TargetMode="External"/><Relationship Id="rId74" Type="http://schemas.openxmlformats.org/officeDocument/2006/relationships/hyperlink" Target="https://dx.doi.org/10.1007/s00382-008-0429-z" TargetMode="External"/><Relationship Id="rId377" Type="http://schemas.openxmlformats.org/officeDocument/2006/relationships/hyperlink" Target="https://dx.doi.org/10.1038/nclimate1745" TargetMode="External"/><Relationship Id="rId500" Type="http://schemas.openxmlformats.org/officeDocument/2006/relationships/hyperlink" Target="https://dx.doi.org/10.3402/tellusb.v65i0.19734" TargetMode="External"/><Relationship Id="rId584" Type="http://schemas.openxmlformats.org/officeDocument/2006/relationships/hyperlink" Target="https://dx.doi.org/10.1029/2019ms002037" TargetMode="External"/><Relationship Id="rId805" Type="http://schemas.openxmlformats.org/officeDocument/2006/relationships/hyperlink" Target="https://dx.doi.org/10.5194/wcd-1-277-2020" TargetMode="External"/><Relationship Id="rId5" Type="http://schemas.openxmlformats.org/officeDocument/2006/relationships/webSettings" Target="webSettings.xml"/><Relationship Id="rId237" Type="http://schemas.openxmlformats.org/officeDocument/2006/relationships/hyperlink" Target="https://dx.doi.org/10.1038/s41558-018-0355-y" TargetMode="External"/><Relationship Id="rId791" Type="http://schemas.openxmlformats.org/officeDocument/2006/relationships/hyperlink" Target="https://dx.doi.org/10.1126/science.1084123" TargetMode="External"/><Relationship Id="rId889" Type="http://schemas.openxmlformats.org/officeDocument/2006/relationships/hyperlink" Target="https://dx.doi.org/10.1002/2017rg000574" TargetMode="External"/><Relationship Id="rId444" Type="http://schemas.openxmlformats.org/officeDocument/2006/relationships/hyperlink" Target="https://dx.doi.org/10.1126/science.1141038" TargetMode="External"/><Relationship Id="rId651" Type="http://schemas.openxmlformats.org/officeDocument/2006/relationships/hyperlink" Target="https://dx.doi.org/10.1016/j.gloenvcha.2015.01.004" TargetMode="External"/><Relationship Id="rId749" Type="http://schemas.openxmlformats.org/officeDocument/2006/relationships/hyperlink" Target="https://dx.doi.org/10.1111/j.2153-3490.1957.tb01849.x" TargetMode="External"/><Relationship Id="rId290" Type="http://schemas.openxmlformats.org/officeDocument/2006/relationships/hyperlink" Target="https://dx.doi.org/10.5194/gmd-9-3685-2016" TargetMode="External"/><Relationship Id="rId304" Type="http://schemas.openxmlformats.org/officeDocument/2006/relationships/hyperlink" Target="https://dx.doi.org/10.1038/nclimate3227" TargetMode="External"/><Relationship Id="rId388" Type="http://schemas.openxmlformats.org/officeDocument/2006/relationships/hyperlink" Target="https://dx.doi.org/10.5194/gmd-12-3149-2019" TargetMode="External"/><Relationship Id="rId511" Type="http://schemas.openxmlformats.org/officeDocument/2006/relationships/hyperlink" Target="https://dx.doi.org/10.5194/essd-10-2141-2018" TargetMode="External"/><Relationship Id="rId609" Type="http://schemas.openxmlformats.org/officeDocument/2006/relationships/hyperlink" Target="https://dx.doi.org/10.1002/2013ef000205" TargetMode="External"/><Relationship Id="rId956" Type="http://schemas.openxmlformats.org/officeDocument/2006/relationships/hyperlink" Target="https://dx.doi.org/10.5194/essd-12-2013-2020" TargetMode="External"/><Relationship Id="rId85" Type="http://schemas.openxmlformats.org/officeDocument/2006/relationships/hyperlink" Target="https://dx.doi.org/10.1029/2019jd032321" TargetMode="External"/><Relationship Id="rId150" Type="http://schemas.openxmlformats.org/officeDocument/2006/relationships/hyperlink" Target="https://dx.doi.org/10.1038/nclimate3325" TargetMode="External"/><Relationship Id="rId595" Type="http://schemas.openxmlformats.org/officeDocument/2006/relationships/hyperlink" Target="https://dx.doi.org/10.1007/s10584-013-0866-5" TargetMode="External"/><Relationship Id="rId816" Type="http://schemas.openxmlformats.org/officeDocument/2006/relationships/hyperlink" Target="https://dx.doi.org/10.1007/s10584-013-0908-z" TargetMode="External"/><Relationship Id="rId1001" Type="http://schemas.openxmlformats.org/officeDocument/2006/relationships/hyperlink" Target="https://dx.doi.org/10.2151/jmsj.2019-051" TargetMode="External"/><Relationship Id="rId248" Type="http://schemas.openxmlformats.org/officeDocument/2006/relationships/hyperlink" Target="https://dx.doi.org/10.1038/nclimate2051" TargetMode="External"/><Relationship Id="rId455" Type="http://schemas.openxmlformats.org/officeDocument/2006/relationships/hyperlink" Target="https://dx.doi.org/10.1175/1520-0477(1991)072%3c0967:lotsmf%3e2.0.co;2" TargetMode="External"/><Relationship Id="rId662" Type="http://schemas.openxmlformats.org/officeDocument/2006/relationships/hyperlink" Target="https://dx.doi.org/10.1029/2019jd032352" TargetMode="External"/><Relationship Id="rId12" Type="http://schemas.openxmlformats.org/officeDocument/2006/relationships/hyperlink" Target="https://dx.doi.org/10.1002/rog.20022" TargetMode="External"/><Relationship Id="rId108" Type="http://schemas.openxmlformats.org/officeDocument/2006/relationships/hyperlink" Target="https://dx.doi.org/10.4324/9781315442365" TargetMode="External"/><Relationship Id="rId315" Type="http://schemas.openxmlformats.org/officeDocument/2006/relationships/hyperlink" Target="https://dx.doi.org/10.1002/2016jd026174" TargetMode="External"/><Relationship Id="rId522" Type="http://schemas.openxmlformats.org/officeDocument/2006/relationships/hyperlink" Target="https://dx.doi.org/10.1016/j.gloenvcha.2004.09.004" TargetMode="External"/><Relationship Id="rId967" Type="http://schemas.openxmlformats.org/officeDocument/2006/relationships/hyperlink" Target="https://dx.doi.org/10.5194/acp-19-11765-2019" TargetMode="External"/><Relationship Id="rId96" Type="http://schemas.openxmlformats.org/officeDocument/2006/relationships/hyperlink" Target="https://dx.doi.org/10.1175/jcli-d-16-0178.1" TargetMode="External"/><Relationship Id="rId161" Type="http://schemas.openxmlformats.org/officeDocument/2006/relationships/hyperlink" Target="https://dx.doi.org/10.1007/s00382-001-0200-1" TargetMode="External"/><Relationship Id="rId399" Type="http://schemas.openxmlformats.org/officeDocument/2006/relationships/hyperlink" Target="https://dx.doi.org/10.1038/s41558-018-0317-4" TargetMode="External"/><Relationship Id="rId827" Type="http://schemas.openxmlformats.org/officeDocument/2006/relationships/hyperlink" Target="https://dx.doi.org/10.1007/s00382-019-04625-3" TargetMode="External"/><Relationship Id="rId1012" Type="http://schemas.openxmlformats.org/officeDocument/2006/relationships/hyperlink" Target="https://dx.doi.org/10.3189/2015jog15j017" TargetMode="External"/><Relationship Id="rId259" Type="http://schemas.openxmlformats.org/officeDocument/2006/relationships/hyperlink" Target="https://dx.doi.org/10.1038/s41558-020-0883-0" TargetMode="External"/><Relationship Id="rId466" Type="http://schemas.openxmlformats.org/officeDocument/2006/relationships/hyperlink" Target="https://dx.doi.org/10.1002/jgrd.50152" TargetMode="External"/><Relationship Id="rId673" Type="http://schemas.openxmlformats.org/officeDocument/2006/relationships/hyperlink" Target="https://dx.doi.org/10.1038/sdata.2017.88" TargetMode="External"/><Relationship Id="rId880" Type="http://schemas.openxmlformats.org/officeDocument/2006/relationships/hyperlink" Target="https://dx.doi.org/10.1007/s00382-015-2554-9" TargetMode="External"/><Relationship Id="rId23" Type="http://schemas.openxmlformats.org/officeDocument/2006/relationships/hyperlink" Target="https://dx.doi.org/10.1175/2011bams3218.1" TargetMode="External"/><Relationship Id="rId119" Type="http://schemas.openxmlformats.org/officeDocument/2006/relationships/hyperlink" Target="https://dx.doi.org/10.1111/j.1467-9280.2009.02284.x" TargetMode="External"/><Relationship Id="rId326" Type="http://schemas.openxmlformats.org/officeDocument/2006/relationships/hyperlink" Target="https://dx.doi.org/10.1098/rstl.1686.0026" TargetMode="External"/><Relationship Id="rId533" Type="http://schemas.openxmlformats.org/officeDocument/2006/relationships/hyperlink" Target="https://dx.doi.org/10.1029/2004pa001071" TargetMode="External"/><Relationship Id="rId978" Type="http://schemas.openxmlformats.org/officeDocument/2006/relationships/hyperlink" Target="https://dx.doi.org/10.1002/wea.543" TargetMode="External"/><Relationship Id="rId740" Type="http://schemas.openxmlformats.org/officeDocument/2006/relationships/hyperlink" Target="https://dx.doi.org/10.1186/s42055-020-00030-5" TargetMode="External"/><Relationship Id="rId838" Type="http://schemas.openxmlformats.org/officeDocument/2006/relationships/hyperlink" Target="https://dx.doi.org/10.1175/2008jcli2320.1" TargetMode="External"/><Relationship Id="rId1023" Type="http://schemas.openxmlformats.org/officeDocument/2006/relationships/hyperlink" Target="https://dx.doi.org/10.5194/os-15-779-2019" TargetMode="External"/><Relationship Id="rId172" Type="http://schemas.openxmlformats.org/officeDocument/2006/relationships/hyperlink" Target="https://dx.doi.org/10.1002/qj.776" TargetMode="External"/><Relationship Id="rId477" Type="http://schemas.openxmlformats.org/officeDocument/2006/relationships/hyperlink" Target="https://dx.doi.org/10.1029/2019ef001253" TargetMode="External"/><Relationship Id="rId600" Type="http://schemas.openxmlformats.org/officeDocument/2006/relationships/hyperlink" Target="https://dx.doi.org/10.1175/bams-d-12-00241.1" TargetMode="External"/><Relationship Id="rId684" Type="http://schemas.openxmlformats.org/officeDocument/2006/relationships/hyperlink" Target="https://dx.doi.org/10.5194/gmd-11-4139-2018" TargetMode="External"/><Relationship Id="rId337" Type="http://schemas.openxmlformats.org/officeDocument/2006/relationships/hyperlink" Target="https://dx.doi.org/10.3389/fmars.2019.00326" TargetMode="External"/><Relationship Id="rId891" Type="http://schemas.openxmlformats.org/officeDocument/2006/relationships/hyperlink" Target="https://dx.doi.org/10.1175/jcli-d-13-00589.1" TargetMode="External"/><Relationship Id="rId905" Type="http://schemas.openxmlformats.org/officeDocument/2006/relationships/hyperlink" Target="https://dx.doi.org/10.1073/pnas.1300005110" TargetMode="External"/><Relationship Id="rId989" Type="http://schemas.openxmlformats.org/officeDocument/2006/relationships/hyperlink" Target="https://dx.doi.org/10.1175/1520-0477(1987)068%3c1239:acoads%3e2.0.co;2" TargetMode="External"/><Relationship Id="rId34" Type="http://schemas.openxmlformats.org/officeDocument/2006/relationships/hyperlink" Target="https://dx.doi.org/10.5194/amt-10-4845-2017" TargetMode="External"/><Relationship Id="rId544" Type="http://schemas.openxmlformats.org/officeDocument/2006/relationships/hyperlink" Target="https://dx.doi.org/10.1016/j.cliser.2016.09.001" TargetMode="External"/><Relationship Id="rId751" Type="http://schemas.openxmlformats.org/officeDocument/2006/relationships/hyperlink" Target="https://dx.doi.org/10.1126/sciadv.abc0671" TargetMode="External"/><Relationship Id="rId849" Type="http://schemas.openxmlformats.org/officeDocument/2006/relationships/hyperlink" Target="https://dx.doi.org/10.1007/s10113-017-1155-z" TargetMode="External"/><Relationship Id="rId183" Type="http://schemas.openxmlformats.org/officeDocument/2006/relationships/hyperlink" Target="https://dx.doi.org/10.5194/cp-15-1099-2019" TargetMode="External"/><Relationship Id="rId390" Type="http://schemas.openxmlformats.org/officeDocument/2006/relationships/hyperlink" Target="https://dx.doi.org/10.1126/science.1208277" TargetMode="External"/><Relationship Id="rId404" Type="http://schemas.openxmlformats.org/officeDocument/2006/relationships/hyperlink" Target="http://iconics-ssp.org" TargetMode="External"/><Relationship Id="rId611" Type="http://schemas.openxmlformats.org/officeDocument/2006/relationships/hyperlink" Target="https://dx.doi.org/10.1007/s00382-020-05234-1" TargetMode="External"/><Relationship Id="rId250" Type="http://schemas.openxmlformats.org/officeDocument/2006/relationships/hyperlink" Target="https://dx.doi.org/10.1029/2018gl079176" TargetMode="External"/><Relationship Id="rId488" Type="http://schemas.openxmlformats.org/officeDocument/2006/relationships/hyperlink" Target="https://dx.doi.org/10.2151/jmsj.2015-001" TargetMode="External"/><Relationship Id="rId695" Type="http://schemas.openxmlformats.org/officeDocument/2006/relationships/hyperlink" Target="https://dx.doi.org/10.5194/gmd-2019-98" TargetMode="External"/><Relationship Id="rId709" Type="http://schemas.openxmlformats.org/officeDocument/2006/relationships/hyperlink" Target="https://dx.doi.org/10.1073/pnas.1822037116" TargetMode="External"/><Relationship Id="rId916" Type="http://schemas.openxmlformats.org/officeDocument/2006/relationships/hyperlink" Target="https://dx.doi.org/10.1002/2014pa002717" TargetMode="External"/><Relationship Id="rId45" Type="http://schemas.openxmlformats.org/officeDocument/2006/relationships/hyperlink" Target="https://dx.doi.org/10.1016/j.rsase.2019.01.006" TargetMode="External"/><Relationship Id="rId110" Type="http://schemas.openxmlformats.org/officeDocument/2006/relationships/hyperlink" Target="https://dx.doi.org/10.1038/315021a0" TargetMode="External"/><Relationship Id="rId348" Type="http://schemas.openxmlformats.org/officeDocument/2006/relationships/hyperlink" Target="https://dx.doi.org/10.1038/d41586-020-00177-3" TargetMode="External"/><Relationship Id="rId555" Type="http://schemas.openxmlformats.org/officeDocument/2006/relationships/hyperlink" Target="https://dx.doi.org/10.1126/science.209.4458.763" TargetMode="External"/><Relationship Id="rId762" Type="http://schemas.openxmlformats.org/officeDocument/2006/relationships/hyperlink" Target="https://dx.doi.org/10.3389/fmars.2019.00439" TargetMode="External"/><Relationship Id="rId194" Type="http://schemas.openxmlformats.org/officeDocument/2006/relationships/hyperlink" Target="https://dx.doi.org/10.5670/oceanog.2018.109" TargetMode="External"/><Relationship Id="rId208" Type="http://schemas.openxmlformats.org/officeDocument/2006/relationships/hyperlink" Target="https://dx.doi.org/10.5194/cp-14-1851-2018" TargetMode="External"/><Relationship Id="rId415" Type="http://schemas.openxmlformats.org/officeDocument/2006/relationships/hyperlink" Target="https://dx.doi.org/10.4337/9781784710644" TargetMode="External"/><Relationship Id="rId622" Type="http://schemas.openxmlformats.org/officeDocument/2006/relationships/hyperlink" Target="https://dx.doi.org/10.1029/2019jd032361" TargetMode="External"/><Relationship Id="rId261" Type="http://schemas.openxmlformats.org/officeDocument/2006/relationships/hyperlink" Target="https://dx.doi.org/10.1017/cbo9780511628948" TargetMode="External"/><Relationship Id="rId499" Type="http://schemas.openxmlformats.org/officeDocument/2006/relationships/hyperlink" Target="https://dx.doi.org/10.1126/science.1190653" TargetMode="External"/><Relationship Id="rId927" Type="http://schemas.openxmlformats.org/officeDocument/2006/relationships/hyperlink" Target="https://dx.doi.org/10.1175/jcli-d-18-0872.1" TargetMode="External"/><Relationship Id="rId56" Type="http://schemas.openxmlformats.org/officeDocument/2006/relationships/hyperlink" Target="https://dx.doi.org/10.1175/1520-0442(2002)015%3c0879:wtlfac%3e2.0.co;2" TargetMode="External"/><Relationship Id="rId359" Type="http://schemas.openxmlformats.org/officeDocument/2006/relationships/hyperlink" Target="https://dx.doi.org/10.1126/science.194.4270.1121" TargetMode="External"/><Relationship Id="rId566" Type="http://schemas.openxmlformats.org/officeDocument/2006/relationships/hyperlink" Target="https://dx.doi.org/10.1175/1520-0469(1967)024%3c0241:teotaw%3e2.0.co;2" TargetMode="External"/><Relationship Id="rId773" Type="http://schemas.openxmlformats.org/officeDocument/2006/relationships/hyperlink" Target="https://dx.doi.org/10.1007/s10584-013-0907-0" TargetMode="External"/><Relationship Id="rId121" Type="http://schemas.openxmlformats.org/officeDocument/2006/relationships/hyperlink" Target="https://dx.doi.org/10.1038/nclimate2194" TargetMode="External"/><Relationship Id="rId219" Type="http://schemas.openxmlformats.org/officeDocument/2006/relationships/hyperlink" Target="https://dx.doi.org/10.1177/0002764213477096" TargetMode="External"/><Relationship Id="rId426" Type="http://schemas.openxmlformats.org/officeDocument/2006/relationships/hyperlink" Target="https://dx.doi.org/10.1080/17524032.2013.846270" TargetMode="External"/><Relationship Id="rId633" Type="http://schemas.openxmlformats.org/officeDocument/2006/relationships/hyperlink" Target="https://dx.doi.org/10.1007/s10584-013-0982-2" TargetMode="External"/><Relationship Id="rId980" Type="http://schemas.openxmlformats.org/officeDocument/2006/relationships/hyperlink" Target="https://dx.doi.org/10.1038/sdata.2016.18" TargetMode="External"/><Relationship Id="rId840" Type="http://schemas.openxmlformats.org/officeDocument/2006/relationships/hyperlink" Target="https://dx.doi.org/10.1029/2019rg000678" TargetMode="External"/><Relationship Id="rId938" Type="http://schemas.openxmlformats.org/officeDocument/2006/relationships/hyperlink" Target="https://dx.doi.org/10.5194/gmd-9-2809-2016" TargetMode="External"/><Relationship Id="rId67" Type="http://schemas.openxmlformats.org/officeDocument/2006/relationships/hyperlink" Target="https://dx.doi.org/10.1007/s00382-013-1783-z" TargetMode="External"/><Relationship Id="rId272" Type="http://schemas.openxmlformats.org/officeDocument/2006/relationships/hyperlink" Target="https://dx.doi.org/10.1038/s41467-019-12730-4" TargetMode="External"/><Relationship Id="rId577" Type="http://schemas.openxmlformats.org/officeDocument/2006/relationships/hyperlink" Target="https://dx.doi.org/10.1002/qj.2455" TargetMode="External"/><Relationship Id="rId700" Type="http://schemas.openxmlformats.org/officeDocument/2006/relationships/hyperlink" Target="https://dx.doi.org/10.1371/journal.pone.0094785" TargetMode="External"/><Relationship Id="rId132" Type="http://schemas.openxmlformats.org/officeDocument/2006/relationships/hyperlink" Target="https://dx.doi.org/10.1002/qj.49706427503" TargetMode="External"/><Relationship Id="rId784" Type="http://schemas.openxmlformats.org/officeDocument/2006/relationships/hyperlink" Target="https://dx.doi.org/10.1175/2010bams3001.1" TargetMode="External"/><Relationship Id="rId991" Type="http://schemas.openxmlformats.org/officeDocument/2006/relationships/hyperlink" Target="https://dx.doi.org/10.1007/s10584-005-3456-3" TargetMode="External"/><Relationship Id="rId437" Type="http://schemas.openxmlformats.org/officeDocument/2006/relationships/hyperlink" Target="https://dx.doi.org/10.1029/1999rg900002" TargetMode="External"/><Relationship Id="rId644" Type="http://schemas.openxmlformats.org/officeDocument/2006/relationships/hyperlink" Target="https://dx.doi.org/10.5194/gmd-9-3427-2016" TargetMode="External"/><Relationship Id="rId851" Type="http://schemas.openxmlformats.org/officeDocument/2006/relationships/hyperlink" Target="https://dx.doi.org/10.1175/1520-0493(1965)093%3c0727:nrfanl%3e2.3.co;2" TargetMode="External"/><Relationship Id="rId283" Type="http://schemas.openxmlformats.org/officeDocument/2006/relationships/hyperlink" Target="https://dx.doi.org/10.1175/jcli-d-16-0758.1" TargetMode="External"/><Relationship Id="rId490" Type="http://schemas.openxmlformats.org/officeDocument/2006/relationships/hyperlink" Target="https://dx.doi.org/10.1017/cbo9781107415416.009" TargetMode="External"/><Relationship Id="rId504" Type="http://schemas.openxmlformats.org/officeDocument/2006/relationships/hyperlink" Target="https://dx.doi.org/10.1016/0031-0182(65)90004-0" TargetMode="External"/><Relationship Id="rId711" Type="http://schemas.openxmlformats.org/officeDocument/2006/relationships/hyperlink" Target="https://dx.doi.org/10.1175/2008bams2370.1" TargetMode="External"/><Relationship Id="rId949" Type="http://schemas.openxmlformats.org/officeDocument/2006/relationships/hyperlink" Target="https://dx.doi.org/10.1038/s41598-021-83375-x" TargetMode="External"/><Relationship Id="rId78" Type="http://schemas.openxmlformats.org/officeDocument/2006/relationships/hyperlink" Target="https://dx.doi.org/10.5194/esd-11-139-2020" TargetMode="External"/><Relationship Id="rId143" Type="http://schemas.openxmlformats.org/officeDocument/2006/relationships/hyperlink" Target="https://dx.doi.org/10.1086/608185" TargetMode="External"/><Relationship Id="rId350" Type="http://schemas.openxmlformats.org/officeDocument/2006/relationships/hyperlink" Target="https://dx.doi.org/10.1029/2019gl085378" TargetMode="External"/><Relationship Id="rId588" Type="http://schemas.openxmlformats.org/officeDocument/2006/relationships/hyperlink" Target="https://dx.doi.org/10.1029/2018gl078035" TargetMode="External"/><Relationship Id="rId795" Type="http://schemas.openxmlformats.org/officeDocument/2006/relationships/hyperlink" Target="https://dx.doi.org/10.1073/pnas.1904586116" TargetMode="External"/><Relationship Id="rId809" Type="http://schemas.openxmlformats.org/officeDocument/2006/relationships/hyperlink" Target="https://dx.doi.org/10.5194/gmd-10-3207-2017" TargetMode="External"/><Relationship Id="rId9" Type="http://schemas.microsoft.com/office/2011/relationships/commentsExtended" Target="commentsExtended.xml"/><Relationship Id="rId210" Type="http://schemas.openxmlformats.org/officeDocument/2006/relationships/hyperlink" Target="https://dx.doi.org/10.1002/2014ef000274" TargetMode="External"/><Relationship Id="rId448" Type="http://schemas.openxmlformats.org/officeDocument/2006/relationships/hyperlink" Target="https://dx.doi.org/10.1038/s41561-020-0582-5" TargetMode="External"/><Relationship Id="rId655" Type="http://schemas.openxmlformats.org/officeDocument/2006/relationships/hyperlink" Target="https://dx.doi.org/10.1175/1520-0477(1998)079%3c2115:bsrnbw%3e2.0.co;2" TargetMode="External"/><Relationship Id="rId862" Type="http://schemas.openxmlformats.org/officeDocument/2006/relationships/hyperlink" Target="https://dx.doi.org/10.1016/j.quascirev.2016.06.018" TargetMode="External"/><Relationship Id="rId294" Type="http://schemas.openxmlformats.org/officeDocument/2006/relationships/hyperlink" Target="https://dx.doi.org/10.1146/annurev-environ-102014-021217" TargetMode="External"/><Relationship Id="rId308" Type="http://schemas.openxmlformats.org/officeDocument/2006/relationships/hyperlink" Target="https://dx.doi.org/10.5194/gmd-9-3993-2016" TargetMode="External"/><Relationship Id="rId515" Type="http://schemas.openxmlformats.org/officeDocument/2006/relationships/hyperlink" Target="https://dx.doi.org/10.1038/nclimate2728" TargetMode="External"/><Relationship Id="rId722" Type="http://schemas.openxmlformats.org/officeDocument/2006/relationships/hyperlink" Target="https://dx.doi.org/10.5194/gmd-9-3447-2016" TargetMode="External"/><Relationship Id="rId89" Type="http://schemas.openxmlformats.org/officeDocument/2006/relationships/hyperlink" Target="https://dx.doi.org/10.1088/1748-9326/ab8a89" TargetMode="External"/><Relationship Id="rId154" Type="http://schemas.openxmlformats.org/officeDocument/2006/relationships/hyperlink" Target="https://dx.doi.org/10.1007/s00382-016-2985-y" TargetMode="External"/><Relationship Id="rId361" Type="http://schemas.openxmlformats.org/officeDocument/2006/relationships/hyperlink" Target="https://dx.doi.org/10.1038/nclimate2450" TargetMode="External"/><Relationship Id="rId599" Type="http://schemas.openxmlformats.org/officeDocument/2006/relationships/hyperlink" Target="https://dx.doi.org/10.1175/bams-88-9-1383" TargetMode="External"/><Relationship Id="rId1005" Type="http://schemas.openxmlformats.org/officeDocument/2006/relationships/hyperlink" Target="https://dx.doi.org/10.1073/pnas.1808838115" TargetMode="External"/><Relationship Id="rId459" Type="http://schemas.openxmlformats.org/officeDocument/2006/relationships/hyperlink" Target="https://dx.doi.org/10.1175/bams-d-13-00255.1" TargetMode="External"/><Relationship Id="rId666" Type="http://schemas.openxmlformats.org/officeDocument/2006/relationships/hyperlink" Target="https://dx.doi.org/10.1146/annurev-environ-102016-060847" TargetMode="External"/><Relationship Id="rId873" Type="http://schemas.openxmlformats.org/officeDocument/2006/relationships/hyperlink" Target="https://dx.doi.org/10.1175/2009bams2852.1" TargetMode="External"/><Relationship Id="rId16" Type="http://schemas.openxmlformats.org/officeDocument/2006/relationships/hyperlink" Target="https://dx.doi.org/10.3959/1536-1098-73.1.53" TargetMode="External"/><Relationship Id="rId221" Type="http://schemas.openxmlformats.org/officeDocument/2006/relationships/hyperlink" Target="https://dx.doi.org/10.1126/science.aaa4019" TargetMode="External"/><Relationship Id="rId319" Type="http://schemas.openxmlformats.org/officeDocument/2006/relationships/hyperlink" Target="https://dx.doi.org/10.1002/2017ef000781" TargetMode="External"/><Relationship Id="rId526" Type="http://schemas.openxmlformats.org/officeDocument/2006/relationships/hyperlink" Target="https://dx.doi.org/10.1073/pnas.0705414105" TargetMode="External"/><Relationship Id="rId733" Type="http://schemas.openxmlformats.org/officeDocument/2006/relationships/hyperlink" Target="https://dx.doi.org/10.1088/1748-9326/7/4/044035" TargetMode="External"/><Relationship Id="rId940" Type="http://schemas.openxmlformats.org/officeDocument/2006/relationships/hyperlink" Target="https://dx.doi.org/10.5194/gmd-10-3329-2017" TargetMode="External"/><Relationship Id="rId1016" Type="http://schemas.openxmlformats.org/officeDocument/2006/relationships/hyperlink" Target="https://dx.doi.org/10.1002/2017ms001208" TargetMode="External"/><Relationship Id="rId165" Type="http://schemas.openxmlformats.org/officeDocument/2006/relationships/hyperlink" Target="https://dx.doi.org/10.7208/chicago/9780226555027.001.0001" TargetMode="External"/><Relationship Id="rId372" Type="http://schemas.openxmlformats.org/officeDocument/2006/relationships/hyperlink" Target="https://dx.doi.org/10.3389/fmars.2019.00355" TargetMode="External"/><Relationship Id="rId677" Type="http://schemas.openxmlformats.org/officeDocument/2006/relationships/hyperlink" Target="https://dx.doi.org/10.1088/1748-9326/9/3/034016" TargetMode="External"/><Relationship Id="rId800" Type="http://schemas.openxmlformats.org/officeDocument/2006/relationships/hyperlink" Target="https://dx.doi.org/10.1088/1748-9326/aaba55" TargetMode="External"/><Relationship Id="rId232" Type="http://schemas.openxmlformats.org/officeDocument/2006/relationships/hyperlink" Target="https://dx.doi.org/10.1038/nature05301" TargetMode="External"/><Relationship Id="rId884" Type="http://schemas.openxmlformats.org/officeDocument/2006/relationships/hyperlink" Target="https://dx.doi.org/10.1038/nclimate3224" TargetMode="External"/><Relationship Id="rId27" Type="http://schemas.openxmlformats.org/officeDocument/2006/relationships/hyperlink" Target="https://dx.doi.org/10.1038/nclimate2998" TargetMode="External"/><Relationship Id="rId537" Type="http://schemas.openxmlformats.org/officeDocument/2006/relationships/hyperlink" Target="https://dx.doi.org/10.1038/nature08649" TargetMode="External"/><Relationship Id="rId744" Type="http://schemas.openxmlformats.org/officeDocument/2006/relationships/hyperlink" Target="https://dx.doi.org/10.1175/jcli3637.1" TargetMode="External"/><Relationship Id="rId951" Type="http://schemas.openxmlformats.org/officeDocument/2006/relationships/hyperlink" Target="https://dx.doi.org/10.1016/j.envint.2017.11.006" TargetMode="External"/><Relationship Id="rId80" Type="http://schemas.openxmlformats.org/officeDocument/2006/relationships/hyperlink" Target="https://dx.doi.org/10.1038/s41612-018-0036-6" TargetMode="External"/><Relationship Id="rId176" Type="http://schemas.openxmlformats.org/officeDocument/2006/relationships/hyperlink" Target="https://dx.doi.org/%2010.1017/aog.2016.13" TargetMode="External"/><Relationship Id="rId383" Type="http://schemas.openxmlformats.org/officeDocument/2006/relationships/hyperlink" Target="https://dx.doi.org/10.1126/science.1189930" TargetMode="External"/><Relationship Id="rId590" Type="http://schemas.openxmlformats.org/officeDocument/2006/relationships/hyperlink" Target="https://dx.doi.org/10.1029/2019rg000654" TargetMode="External"/><Relationship Id="rId604" Type="http://schemas.openxmlformats.org/officeDocument/2006/relationships/hyperlink" Target="https://dx.doi.org/10.5194/gmd-10-2057-2017" TargetMode="External"/><Relationship Id="rId811" Type="http://schemas.openxmlformats.org/officeDocument/2006/relationships/hyperlink" Target="https://dx.doi.org/10.1126/science.263.5145.341" TargetMode="External"/><Relationship Id="rId1027" Type="http://schemas.openxmlformats.org/officeDocument/2006/relationships/footer" Target="footer1.xml"/><Relationship Id="rId243" Type="http://schemas.openxmlformats.org/officeDocument/2006/relationships/hyperlink" Target="https://dx.doi.org/10.5194/gmd-13-461-2020" TargetMode="External"/><Relationship Id="rId450" Type="http://schemas.openxmlformats.org/officeDocument/2006/relationships/hyperlink" Target="https://dx.doi.org/10.5194/asr-12-187-2015" TargetMode="External"/><Relationship Id="rId688" Type="http://schemas.openxmlformats.org/officeDocument/2006/relationships/hyperlink" Target="https://dx.doi.org/10.1086/708691" TargetMode="External"/><Relationship Id="rId895" Type="http://schemas.openxmlformats.org/officeDocument/2006/relationships/hyperlink" Target="https://dx.doi.org/10.1016/s0959-3780(02)00039-0" TargetMode="External"/><Relationship Id="rId909" Type="http://schemas.openxmlformats.org/officeDocument/2006/relationships/hyperlink" Target="https://dx.doi.org/10.1111/gcb.14978" TargetMode="External"/><Relationship Id="rId38" Type="http://schemas.openxmlformats.org/officeDocument/2006/relationships/hyperlink" Target="https://dx.doi.org/10.1016/j.rse.2016.02.007" TargetMode="External"/><Relationship Id="rId103" Type="http://schemas.openxmlformats.org/officeDocument/2006/relationships/hyperlink" Target="https://dx.doi.org/10.1175/jcli-d-12-00537.1" TargetMode="External"/><Relationship Id="rId310" Type="http://schemas.openxmlformats.org/officeDocument/2006/relationships/hyperlink" Target="https://dx.doi.org/10.1007/s10584-016-1840-9" TargetMode="External"/><Relationship Id="rId548" Type="http://schemas.openxmlformats.org/officeDocument/2006/relationships/hyperlink" Target="https://dx.doi.org/10.1146/annurev-marine-010816-060415" TargetMode="External"/><Relationship Id="rId755" Type="http://schemas.openxmlformats.org/officeDocument/2006/relationships/hyperlink" Target="https://dx.doi.org/10.1098/rspa.2018.0504" TargetMode="External"/><Relationship Id="rId962" Type="http://schemas.openxmlformats.org/officeDocument/2006/relationships/hyperlink" Target="https://dx.doi.org/10.1126/science.194.4266.685" TargetMode="External"/><Relationship Id="rId91" Type="http://schemas.openxmlformats.org/officeDocument/2006/relationships/hyperlink" Target="https://dx.doi.org/10.1007/s10584-017-1934-z" TargetMode="External"/><Relationship Id="rId187" Type="http://schemas.openxmlformats.org/officeDocument/2006/relationships/hyperlink" Target="https://dx.doi.org/10.1038/s41558-019-0531-8" TargetMode="External"/><Relationship Id="rId394" Type="http://schemas.openxmlformats.org/officeDocument/2006/relationships/hyperlink" Target="https://dx.doi.org/10.1016/j.gloenvcha.2012.10.015" TargetMode="External"/><Relationship Id="rId408" Type="http://schemas.openxmlformats.org/officeDocument/2006/relationships/hyperlink" Target="https://dx.doi.org/10.1007/s13194-014-0105-6" TargetMode="External"/><Relationship Id="rId615" Type="http://schemas.openxmlformats.org/officeDocument/2006/relationships/hyperlink" Target="https://dx.doi.org/10.1029/1999gl011213" TargetMode="External"/><Relationship Id="rId822" Type="http://schemas.openxmlformats.org/officeDocument/2006/relationships/hyperlink" Target="https://dx.doi.org/10.1038/nature16542" TargetMode="External"/><Relationship Id="rId254" Type="http://schemas.openxmlformats.org/officeDocument/2006/relationships/hyperlink" Target="https://dx.doi.org/10.1002/wcc.148" TargetMode="External"/><Relationship Id="rId699" Type="http://schemas.openxmlformats.org/officeDocument/2006/relationships/hyperlink" Target="https://dx.doi.org/10.1002/2016ms000737" TargetMode="External"/><Relationship Id="rId49" Type="http://schemas.openxmlformats.org/officeDocument/2006/relationships/hyperlink" Target="https://dx.doi.org/10.5194/gmd-10-19-2017" TargetMode="External"/><Relationship Id="rId114" Type="http://schemas.openxmlformats.org/officeDocument/2006/relationships/hyperlink" Target="https://dx.doi.org/10.1175/bams-d-12-00018.1" TargetMode="External"/><Relationship Id="rId461" Type="http://schemas.openxmlformats.org/officeDocument/2006/relationships/hyperlink" Target="https://dx.doi.org/10.1038/358723a0" TargetMode="External"/><Relationship Id="rId559" Type="http://schemas.openxmlformats.org/officeDocument/2006/relationships/hyperlink" Target="https://dx.doi.org/10.1088/1748-9326/6/3/034009" TargetMode="External"/><Relationship Id="rId766" Type="http://schemas.openxmlformats.org/officeDocument/2006/relationships/hyperlink" Target="https://dx.doi.org/10.1038/s41558-018-0091-3" TargetMode="External"/><Relationship Id="rId198" Type="http://schemas.openxmlformats.org/officeDocument/2006/relationships/hyperlink" Target="https://dx.doi.org/10.1016/j.gloenvcha.2015.06.004" TargetMode="External"/><Relationship Id="rId321" Type="http://schemas.openxmlformats.org/officeDocument/2006/relationships/hyperlink" Target="https://dx.doi.org/10.1098/rstl.1735.0014" TargetMode="External"/><Relationship Id="rId419" Type="http://schemas.openxmlformats.org/officeDocument/2006/relationships/hyperlink" Target="https://dx.doi.org/10.1175/jamc-d-20-0010.1" TargetMode="External"/><Relationship Id="rId626" Type="http://schemas.openxmlformats.org/officeDocument/2006/relationships/hyperlink" Target="https://dx.doi.org/10.1038/s41561-019-0473-9" TargetMode="External"/><Relationship Id="rId973" Type="http://schemas.openxmlformats.org/officeDocument/2006/relationships/hyperlink" Target="https://dx.doi.org/10.1093/reep/rer006" TargetMode="External"/><Relationship Id="rId833" Type="http://schemas.openxmlformats.org/officeDocument/2006/relationships/hyperlink" Target="https://dx.doi.org/10.1007/s40641-016-0033-y" TargetMode="External"/><Relationship Id="rId265" Type="http://schemas.openxmlformats.org/officeDocument/2006/relationships/hyperlink" Target="https://dx.doi.org/10.3390/rs10060829" TargetMode="External"/><Relationship Id="rId472" Type="http://schemas.openxmlformats.org/officeDocument/2006/relationships/hyperlink" Target="https://dx.doi.org/10.1038/nclimate3296" TargetMode="External"/><Relationship Id="rId900" Type="http://schemas.openxmlformats.org/officeDocument/2006/relationships/hyperlink" Target="https://dx.doi.org/10.1038/s41558-019-0456-2" TargetMode="External"/><Relationship Id="rId125" Type="http://schemas.openxmlformats.org/officeDocument/2006/relationships/hyperlink" Target="https://dx.doi.org/10.1038/srep12838" TargetMode="External"/><Relationship Id="rId332" Type="http://schemas.openxmlformats.org/officeDocument/2006/relationships/hyperlink" Target="https://dx.doi.org/10.1029/jd092id11p13345" TargetMode="External"/><Relationship Id="rId777" Type="http://schemas.openxmlformats.org/officeDocument/2006/relationships/hyperlink" Target="https://dx.doi.org/10.5194/gmd-9-3493-2016" TargetMode="External"/><Relationship Id="rId984" Type="http://schemas.openxmlformats.org/officeDocument/2006/relationships/hyperlink" Target="https://dx.doi.org/10.1016/j.quascirev.2015.12.005" TargetMode="External"/><Relationship Id="rId637" Type="http://schemas.openxmlformats.org/officeDocument/2006/relationships/hyperlink" Target="https://dx.doi.org/10.1175/jcli-d-16-0752.1" TargetMode="External"/><Relationship Id="rId844" Type="http://schemas.openxmlformats.org/officeDocument/2006/relationships/hyperlink" Target="https://dx.doi.org/10.1038/nature01690" TargetMode="External"/><Relationship Id="rId276" Type="http://schemas.openxmlformats.org/officeDocument/2006/relationships/hyperlink" Target="https://dx.doi.org/10.1073/pnas.1423917112" TargetMode="External"/><Relationship Id="rId483" Type="http://schemas.openxmlformats.org/officeDocument/2006/relationships/hyperlink" Target="https://dx.doi.org/10.1002/grl.50256" TargetMode="External"/><Relationship Id="rId690" Type="http://schemas.openxmlformats.org/officeDocument/2006/relationships/hyperlink" Target="https://dx.doi.org/10.1007/s13194-017-0180-6" TargetMode="External"/><Relationship Id="rId704" Type="http://schemas.openxmlformats.org/officeDocument/2006/relationships/hyperlink" Target="https://dx.doi.org/10.1017/s2047102517000292" TargetMode="External"/><Relationship Id="rId911" Type="http://schemas.openxmlformats.org/officeDocument/2006/relationships/hyperlink" Target="https://dx.doi.org/10.5194/essd-10-469-2018" TargetMode="External"/><Relationship Id="rId40" Type="http://schemas.openxmlformats.org/officeDocument/2006/relationships/hyperlink" Target="https://dx.doi.org/10.1126/science.110.2869.678" TargetMode="External"/><Relationship Id="rId136" Type="http://schemas.openxmlformats.org/officeDocument/2006/relationships/hyperlink" Target="https://dx.doi.org/10.1017/cbo9781139177245.005" TargetMode="External"/><Relationship Id="rId343" Type="http://schemas.openxmlformats.org/officeDocument/2006/relationships/hyperlink" Target="https://dx.doi.org/10.1088/1748-9326/aa9938" TargetMode="External"/><Relationship Id="rId550" Type="http://schemas.openxmlformats.org/officeDocument/2006/relationships/hyperlink" Target="https://dx.doi.org/10.1175/jcli-d-13-00474.1" TargetMode="External"/><Relationship Id="rId788" Type="http://schemas.openxmlformats.org/officeDocument/2006/relationships/hyperlink" Target="https://dx.doi.org/10.1175/jcli-d-14-00362.1" TargetMode="External"/><Relationship Id="rId995" Type="http://schemas.openxmlformats.org/officeDocument/2006/relationships/hyperlink" Target="https://dx.doi.org/10.1029/2011gl048076" TargetMode="External"/><Relationship Id="rId203" Type="http://schemas.openxmlformats.org/officeDocument/2006/relationships/hyperlink" Target="https://dx.doi.org/10.1002/wcc.227" TargetMode="External"/><Relationship Id="rId648" Type="http://schemas.openxmlformats.org/officeDocument/2006/relationships/hyperlink" Target="https://dx.doi.org/10.1080/00049182.2015.1077539" TargetMode="External"/><Relationship Id="rId855" Type="http://schemas.openxmlformats.org/officeDocument/2006/relationships/hyperlink" Target="https://dx.doi.org/10.1073/pnas.0812355106" TargetMode="External"/><Relationship Id="rId287" Type="http://schemas.openxmlformats.org/officeDocument/2006/relationships/hyperlink" Target="https://dx.doi.org/10.1016/j.envsoft.2018.04.002" TargetMode="External"/><Relationship Id="rId410" Type="http://schemas.openxmlformats.org/officeDocument/2006/relationships/hyperlink" Target="https://dx.doi.org/10.1017/cbo9781139177245" TargetMode="External"/><Relationship Id="rId494" Type="http://schemas.openxmlformats.org/officeDocument/2006/relationships/hyperlink" Target="https://dx.doi.org/10.1002/2014ef000239" TargetMode="External"/><Relationship Id="rId508" Type="http://schemas.openxmlformats.org/officeDocument/2006/relationships/hyperlink" Target="https://dx.doi.org/10.5194/gmd-9-2973-2016" TargetMode="External"/><Relationship Id="rId715" Type="http://schemas.openxmlformats.org/officeDocument/2006/relationships/hyperlink" Target="https://dx.doi.org/10.1088/1748-9326/11/1/014010" TargetMode="External"/><Relationship Id="rId922" Type="http://schemas.openxmlformats.org/officeDocument/2006/relationships/hyperlink" Target="https://dx.doi.org/10.1007/s00382-010-0945-5" TargetMode="External"/><Relationship Id="rId147" Type="http://schemas.openxmlformats.org/officeDocument/2006/relationships/hyperlink" Target="https://dx.doi.org/10.1111/j.2153-3490.1950.tb00336.x" TargetMode="External"/><Relationship Id="rId354" Type="http://schemas.openxmlformats.org/officeDocument/2006/relationships/hyperlink" Target="https://dx.doi.org/10.1002/qj.2178" TargetMode="External"/><Relationship Id="rId799" Type="http://schemas.openxmlformats.org/officeDocument/2006/relationships/hyperlink" Target="https://dx.doi.org/10.1038/nclimate2927" TargetMode="External"/><Relationship Id="rId51" Type="http://schemas.openxmlformats.org/officeDocument/2006/relationships/hyperlink" Target="https://dx.doi.org/10.1146/annurev-earth-081619-052609" TargetMode="External"/><Relationship Id="rId561" Type="http://schemas.openxmlformats.org/officeDocument/2006/relationships/hyperlink" Target="https://dx.doi.org/10.1111/tran.12064" TargetMode="External"/><Relationship Id="rId659" Type="http://schemas.openxmlformats.org/officeDocument/2006/relationships/hyperlink" Target="https://dx.doi.org/10.1007/s10584-009-9586-2" TargetMode="External"/><Relationship Id="rId866" Type="http://schemas.openxmlformats.org/officeDocument/2006/relationships/hyperlink" Target="https://dx.doi.org/10.1579/0044-7447(2007)36%5b614:taahno%5d2.0.co;2" TargetMode="External"/><Relationship Id="rId214" Type="http://schemas.openxmlformats.org/officeDocument/2006/relationships/hyperlink" Target="https://dx.doi.org/10.2307/201814" TargetMode="External"/><Relationship Id="rId298" Type="http://schemas.openxmlformats.org/officeDocument/2006/relationships/hyperlink" Target="https://dx.doi.org/10.3389/fmars.2019.00452" TargetMode="External"/><Relationship Id="rId421" Type="http://schemas.openxmlformats.org/officeDocument/2006/relationships/hyperlink" Target="https://dx.doi.org/10.1002/wcc.457" TargetMode="External"/><Relationship Id="rId519" Type="http://schemas.openxmlformats.org/officeDocument/2006/relationships/hyperlink" Target="https://dx.doi.org/10.1007/s10584-006-9059-9" TargetMode="External"/><Relationship Id="rId158" Type="http://schemas.openxmlformats.org/officeDocument/2006/relationships/hyperlink" Target="https://dx.doi.org/10.1016/j.atmosenv.2013.07.008" TargetMode="External"/><Relationship Id="rId726" Type="http://schemas.openxmlformats.org/officeDocument/2006/relationships/hyperlink" Target="https://dx.doi.org/10.1175/2007jcli1905.1" TargetMode="External"/><Relationship Id="rId933" Type="http://schemas.openxmlformats.org/officeDocument/2006/relationships/hyperlink" Target="https://dx.doi.org/10.1098/rstl.1861.0001" TargetMode="External"/><Relationship Id="rId1009" Type="http://schemas.openxmlformats.org/officeDocument/2006/relationships/hyperlink" Target="https://dx.doi.org/10.1038/nclimate2093" TargetMode="External"/><Relationship Id="rId62" Type="http://schemas.openxmlformats.org/officeDocument/2006/relationships/hyperlink" Target="https://dx.doi.org/10.5194/bg-15-7155-2018" TargetMode="External"/><Relationship Id="rId365" Type="http://schemas.openxmlformats.org/officeDocument/2006/relationships/hyperlink" Target="https://dx.doi.org/10.1175/1520-0442(1996)009%3c2281:dggicc%3e2.0.co;2" TargetMode="External"/><Relationship Id="rId572" Type="http://schemas.openxmlformats.org/officeDocument/2006/relationships/hyperlink" Target="https://dx.doi.org/10.1017/9781107588783" TargetMode="External"/><Relationship Id="rId225" Type="http://schemas.openxmlformats.org/officeDocument/2006/relationships/hyperlink" Target="https://dx.doi.org/10.1126/science.192.4245.1189" TargetMode="External"/><Relationship Id="rId432" Type="http://schemas.openxmlformats.org/officeDocument/2006/relationships/hyperlink" Target="https://dx.doi.org/10.1007/s00382-016-3064-0" TargetMode="External"/><Relationship Id="rId877" Type="http://schemas.openxmlformats.org/officeDocument/2006/relationships/hyperlink" Target="https://dx.doi.org/10.1007/s10584-013-0873-6" TargetMode="External"/><Relationship Id="rId737" Type="http://schemas.openxmlformats.org/officeDocument/2006/relationships/hyperlink" Target="https://dx.doi.org/10.1175/1520-0477(1997)078%3c0399:mmohit%3e2.0.co;2" TargetMode="External"/><Relationship Id="rId944" Type="http://schemas.openxmlformats.org/officeDocument/2006/relationships/hyperlink" Target="https://dx.doi.org/10.1007/s10584-013-0906-1" TargetMode="External"/><Relationship Id="rId73" Type="http://schemas.openxmlformats.org/officeDocument/2006/relationships/hyperlink" Target="https://dx.doi.org/10.2475/ajs.295.5.491" TargetMode="External"/><Relationship Id="rId169" Type="http://schemas.openxmlformats.org/officeDocument/2006/relationships/hyperlink" Target="https://dx.doi.org/10.1088/1748-9326/ab6039" TargetMode="External"/><Relationship Id="rId376" Type="http://schemas.openxmlformats.org/officeDocument/2006/relationships/hyperlink" Target="https://dx.doi.org/10.1017/cbo9781107415386.001" TargetMode="External"/><Relationship Id="rId583" Type="http://schemas.openxmlformats.org/officeDocument/2006/relationships/hyperlink" Target="https://dx.doi.org/10.1038/nclimate2774" TargetMode="External"/><Relationship Id="rId790" Type="http://schemas.openxmlformats.org/officeDocument/2006/relationships/hyperlink" Target="https://dx.doi.org/10.5194/gmd-10-2379-2017" TargetMode="External"/><Relationship Id="rId804" Type="http://schemas.openxmlformats.org/officeDocument/2006/relationships/hyperlink" Target="https://dx.doi.org/10.1088/1748-9326/ab702d" TargetMode="External"/><Relationship Id="rId4" Type="http://schemas.openxmlformats.org/officeDocument/2006/relationships/settings" Target="settings.xml"/><Relationship Id="rId236" Type="http://schemas.openxmlformats.org/officeDocument/2006/relationships/hyperlink" Target="https://dx.doi.org/10.5194/gmd-9-1937-2016" TargetMode="External"/><Relationship Id="rId443" Type="http://schemas.openxmlformats.org/officeDocument/2006/relationships/hyperlink" Target="https://dx.doi.org/10.5194/cp-9-2525-2013" TargetMode="External"/><Relationship Id="rId650" Type="http://schemas.openxmlformats.org/officeDocument/2006/relationships/hyperlink" Target="https://dx.doi.org/10.5194/gmd-9-3461-2016" TargetMode="External"/><Relationship Id="rId888" Type="http://schemas.openxmlformats.org/officeDocument/2006/relationships/hyperlink" Target="https://dx.doi.org/10.1126/science.122.3166.415-a" TargetMode="External"/><Relationship Id="rId303" Type="http://schemas.openxmlformats.org/officeDocument/2006/relationships/hyperlink" Target="https://dx.doi.org/10.1038/s41586-019-1619-z" TargetMode="External"/><Relationship Id="rId748" Type="http://schemas.openxmlformats.org/officeDocument/2006/relationships/hyperlink" Target="https://dx.doi.org/10.1016/j.rse.2020.111769" TargetMode="External"/><Relationship Id="rId955" Type="http://schemas.openxmlformats.org/officeDocument/2006/relationships/hyperlink" Target="https://dx.doi.org/10.1080/1755876x.2019.1633075" TargetMode="External"/><Relationship Id="rId84" Type="http://schemas.openxmlformats.org/officeDocument/2006/relationships/hyperlink" Target="https://dx.doi.org/10.1109/jstars.2014.2304701" TargetMode="External"/><Relationship Id="rId387" Type="http://schemas.openxmlformats.org/officeDocument/2006/relationships/hyperlink" Target="https://dx.doi.org/10.5194/acp-19-3097-2019" TargetMode="External"/><Relationship Id="rId510" Type="http://schemas.openxmlformats.org/officeDocument/2006/relationships/hyperlink" Target="https://dx.doi.org/10.5194/gmd-12-2481-2019" TargetMode="External"/><Relationship Id="rId594" Type="http://schemas.openxmlformats.org/officeDocument/2006/relationships/hyperlink" Target="https://dx.doi.org/10.1038/ngeo2510" TargetMode="External"/><Relationship Id="rId608" Type="http://schemas.openxmlformats.org/officeDocument/2006/relationships/hyperlink" Target="https://dx.doi.org/10.1038/ngeo3031" TargetMode="External"/><Relationship Id="rId815" Type="http://schemas.openxmlformats.org/officeDocument/2006/relationships/hyperlink" Target="https://dx.doi.org/10.5194/esd-10-729-2019" TargetMode="External"/><Relationship Id="rId247" Type="http://schemas.openxmlformats.org/officeDocument/2006/relationships/hyperlink" Target="https://dx.doi.org/10.1002/2017ms000932" TargetMode="External"/><Relationship Id="rId899" Type="http://schemas.openxmlformats.org/officeDocument/2006/relationships/hyperlink" Target="https://dx.doi.org/10.1016/j.atmosres.2019.104785" TargetMode="External"/><Relationship Id="rId1000" Type="http://schemas.openxmlformats.org/officeDocument/2006/relationships/hyperlink" Target="https://dx.doi.org/10.1109/5gwf49715.2020.9221472" TargetMode="External"/><Relationship Id="rId107" Type="http://schemas.openxmlformats.org/officeDocument/2006/relationships/hyperlink" Target="https://dx.doi.org/10.1007/s10584-005-5924-1" TargetMode="External"/><Relationship Id="rId454" Type="http://schemas.openxmlformats.org/officeDocument/2006/relationships/hyperlink" Target="https://dx.doi.org/10.5194/asr-12-57-2015" TargetMode="External"/><Relationship Id="rId661" Type="http://schemas.openxmlformats.org/officeDocument/2006/relationships/hyperlink" Target="https://dx.doi.org/10.5194/gmd-10-2169-2017" TargetMode="External"/><Relationship Id="rId759" Type="http://schemas.openxmlformats.org/officeDocument/2006/relationships/hyperlink" Target="https://dx.doi.org/10.5380/dma.v40i0.49002" TargetMode="External"/><Relationship Id="rId966" Type="http://schemas.openxmlformats.org/officeDocument/2006/relationships/hyperlink" Target="https://dx.doi.org/10.1038/nclimate2635" TargetMode="External"/><Relationship Id="rId11" Type="http://schemas.microsoft.com/office/2018/08/relationships/commentsExtensible" Target="commentsExtensible.xml"/><Relationship Id="rId314" Type="http://schemas.openxmlformats.org/officeDocument/2006/relationships/hyperlink" Target="https://dx.doi.org/10.1029/2012gl053221" TargetMode="External"/><Relationship Id="rId398" Type="http://schemas.openxmlformats.org/officeDocument/2006/relationships/hyperlink" Target="https://dx.doi.org/10.1215/22011919-4385599" TargetMode="External"/><Relationship Id="rId521" Type="http://schemas.openxmlformats.org/officeDocument/2006/relationships/hyperlink" Target="https://dx.doi.org/10.5194/os-14-1093-2018" TargetMode="External"/><Relationship Id="rId619" Type="http://schemas.openxmlformats.org/officeDocument/2006/relationships/hyperlink" Target="https://dx.doi.org/10.1016/j.erss.2017.06.034" TargetMode="External"/><Relationship Id="rId95" Type="http://schemas.openxmlformats.org/officeDocument/2006/relationships/hyperlink" Target="https://dx.doi.org/10.1029/2010jd014737" TargetMode="External"/><Relationship Id="rId160" Type="http://schemas.openxmlformats.org/officeDocument/2006/relationships/hyperlink" Target="https://dx.doi.org/10.1038/nclimate2923" TargetMode="External"/><Relationship Id="rId826" Type="http://schemas.openxmlformats.org/officeDocument/2006/relationships/hyperlink" Target="https://dx.doi.org/10.1007/s00382-011-1208-9" TargetMode="External"/><Relationship Id="rId1011" Type="http://schemas.openxmlformats.org/officeDocument/2006/relationships/hyperlink" Target="https://dx.doi.org/10.1029/2019gl085782" TargetMode="External"/><Relationship Id="rId258" Type="http://schemas.openxmlformats.org/officeDocument/2006/relationships/hyperlink" Target="https://dx.doi.org/10.1002/jgrd.50174" TargetMode="External"/><Relationship Id="rId465" Type="http://schemas.openxmlformats.org/officeDocument/2006/relationships/hyperlink" Target="https://dx.doi.org/10.1029/2018jd029867" TargetMode="External"/><Relationship Id="rId672" Type="http://schemas.openxmlformats.org/officeDocument/2006/relationships/hyperlink" Target="https://dx.doi.org/10.1038/ngeo1797" TargetMode="External"/><Relationship Id="rId22" Type="http://schemas.openxmlformats.org/officeDocument/2006/relationships/hyperlink" Target="https://dx.doi.org/10.1098/rspa.2019.0051" TargetMode="External"/><Relationship Id="rId118" Type="http://schemas.openxmlformats.org/officeDocument/2006/relationships/hyperlink" Target="https://dx.doi.org/10.1007/978-94-010-3290-2_14" TargetMode="External"/><Relationship Id="rId325" Type="http://schemas.openxmlformats.org/officeDocument/2006/relationships/hyperlink" Target="https://dx.doi.org/10.1038/s41558-019-0436-6" TargetMode="External"/><Relationship Id="rId532" Type="http://schemas.openxmlformats.org/officeDocument/2006/relationships/hyperlink" Target="https://dx.doi.org/10.5270/oceanobs09-foo" TargetMode="External"/><Relationship Id="rId977" Type="http://schemas.openxmlformats.org/officeDocument/2006/relationships/hyperlink" Target="https://dx.doi.org/10.1007/s10584-009-9585-3" TargetMode="External"/><Relationship Id="rId171" Type="http://schemas.openxmlformats.org/officeDocument/2006/relationships/hyperlink" Target="https://dx.doi.org/10.3390/quat2010007" TargetMode="External"/><Relationship Id="rId837" Type="http://schemas.openxmlformats.org/officeDocument/2006/relationships/hyperlink" Target="https://dx.doi.org/10.1080/10495142.2014.918792" TargetMode="External"/><Relationship Id="rId1022" Type="http://schemas.openxmlformats.org/officeDocument/2006/relationships/hyperlink" Target="https://dx.doi.org/10.1007/s00382-015-2675-1" TargetMode="External"/><Relationship Id="rId269" Type="http://schemas.openxmlformats.org/officeDocument/2006/relationships/hyperlink" Target="https://dx.doi.org/10.1175/jcli-d-11-00199.1" TargetMode="External"/><Relationship Id="rId476" Type="http://schemas.openxmlformats.org/officeDocument/2006/relationships/hyperlink" Target="https://dx.doi.org/10.1175/jcli-d-16-0412.1" TargetMode="External"/><Relationship Id="rId683" Type="http://schemas.openxmlformats.org/officeDocument/2006/relationships/hyperlink" Target="https://dx.doi.org/10.5194/acp-18-7877-2018" TargetMode="External"/><Relationship Id="rId890" Type="http://schemas.openxmlformats.org/officeDocument/2006/relationships/hyperlink" Target="https://dx.doi.org/10.1126/science.aam5747" TargetMode="External"/><Relationship Id="rId904" Type="http://schemas.openxmlformats.org/officeDocument/2006/relationships/hyperlink" Target="https://dx.doi.org/10.1029/2004gl021276" TargetMode="External"/><Relationship Id="rId33" Type="http://schemas.openxmlformats.org/officeDocument/2006/relationships/hyperlink" Target="https://dx.doi.org/10.1029/2010gl043991" TargetMode="External"/><Relationship Id="rId129" Type="http://schemas.openxmlformats.org/officeDocument/2006/relationships/hyperlink" Target="https://dx.doi.org/10.1038/s41612-019-0086-4" TargetMode="External"/><Relationship Id="rId336" Type="http://schemas.openxmlformats.org/officeDocument/2006/relationships/hyperlink" Target="https://dx.doi.org/10.2151/jmsj.2016-015" TargetMode="External"/><Relationship Id="rId543" Type="http://schemas.openxmlformats.org/officeDocument/2006/relationships/hyperlink" Target="https://dx.doi.org/10.1126/science.aau6592" TargetMode="External"/><Relationship Id="rId988" Type="http://schemas.openxmlformats.org/officeDocument/2006/relationships/hyperlink" Target="https://dx.doi.org/10.1016/j.pocean.2017.12.007" TargetMode="External"/><Relationship Id="rId182" Type="http://schemas.openxmlformats.org/officeDocument/2006/relationships/hyperlink" Target="https://dx.doi.org/10.5194/essd-12-2097-2020" TargetMode="External"/><Relationship Id="rId403" Type="http://schemas.openxmlformats.org/officeDocument/2006/relationships/hyperlink" Target="https://dx.doi.org/10.1038/s41467-018-05634-2" TargetMode="External"/><Relationship Id="rId750" Type="http://schemas.openxmlformats.org/officeDocument/2006/relationships/hyperlink" Target="https://dx.doi.org/10.1016/j.gloenvcha.2016.05.009" TargetMode="External"/><Relationship Id="rId848" Type="http://schemas.openxmlformats.org/officeDocument/2006/relationships/hyperlink" Target="https://dx.doi.org/10.1088/1748-9326/aa5b0a" TargetMode="External"/><Relationship Id="rId1033" Type="http://schemas.openxmlformats.org/officeDocument/2006/relationships/theme" Target="theme/theme1.xml"/><Relationship Id="rId487" Type="http://schemas.openxmlformats.org/officeDocument/2006/relationships/hyperlink" Target="https://dx.doi.org/10.1002/2016gl072012" TargetMode="External"/><Relationship Id="rId610" Type="http://schemas.openxmlformats.org/officeDocument/2006/relationships/hyperlink" Target="https://dx.doi.org/10.1038/nature09763" TargetMode="External"/><Relationship Id="rId694" Type="http://schemas.openxmlformats.org/officeDocument/2006/relationships/hyperlink" Target="https://dx.doi.org/10.1029/2019jd030426" TargetMode="External"/><Relationship Id="rId708" Type="http://schemas.openxmlformats.org/officeDocument/2006/relationships/hyperlink" Target="https://dx.doi.org/10.1126/science.1229931" TargetMode="External"/><Relationship Id="rId915" Type="http://schemas.openxmlformats.org/officeDocument/2006/relationships/hyperlink" Target="https://dx.doi.org/10.1029/2020gl087232" TargetMode="External"/><Relationship Id="rId347" Type="http://schemas.openxmlformats.org/officeDocument/2006/relationships/hyperlink" Target="https://dx.doi.org/10.1002/2016gl068036" TargetMode="External"/><Relationship Id="rId999" Type="http://schemas.openxmlformats.org/officeDocument/2006/relationships/hyperlink" Target="https://dx.doi.org/10.1007/s00253-009-1977-9" TargetMode="External"/><Relationship Id="rId44" Type="http://schemas.openxmlformats.org/officeDocument/2006/relationships/hyperlink" Target="https://dx.doi.org/10.1098/rsta.2011.0306" TargetMode="External"/><Relationship Id="rId554" Type="http://schemas.openxmlformats.org/officeDocument/2006/relationships/hyperlink" Target="https://dx.doi.org/10.1016/j.gloenvcha.2017.02.005" TargetMode="External"/><Relationship Id="rId761" Type="http://schemas.openxmlformats.org/officeDocument/2006/relationships/hyperlink" Target="https://dx.doi.org/10.1038/nclimate1461" TargetMode="External"/><Relationship Id="rId859" Type="http://schemas.openxmlformats.org/officeDocument/2006/relationships/hyperlink" Target="https://dx.doi.org/10.1038/nature19798" TargetMode="External"/><Relationship Id="rId193" Type="http://schemas.openxmlformats.org/officeDocument/2006/relationships/hyperlink" Target="https://dx.doi.org/10.1007/s11069-015-2074-2" TargetMode="External"/><Relationship Id="rId207" Type="http://schemas.openxmlformats.org/officeDocument/2006/relationships/hyperlink" Target="https://dx.doi.org/10.1029/2019gl085806" TargetMode="External"/><Relationship Id="rId414" Type="http://schemas.openxmlformats.org/officeDocument/2006/relationships/hyperlink" Target="https://dx.doi.org/10.1017/cbo9781107415379.003" TargetMode="External"/><Relationship Id="rId498" Type="http://schemas.openxmlformats.org/officeDocument/2006/relationships/hyperlink" Target="https://dx.doi.org/10.1038/s41598-017-12138-4" TargetMode="External"/><Relationship Id="rId621" Type="http://schemas.openxmlformats.org/officeDocument/2006/relationships/hyperlink" Target="https://dx.doi.org/10.5194/tc-15-1157-2021" TargetMode="External"/><Relationship Id="rId260" Type="http://schemas.openxmlformats.org/officeDocument/2006/relationships/hyperlink" Target="https://dx.doi.org/10.1038/ncomms14845" TargetMode="External"/><Relationship Id="rId719" Type="http://schemas.openxmlformats.org/officeDocument/2006/relationships/hyperlink" Target="https://dx.doi.org/10.5194/ascmo-6-177-2020" TargetMode="External"/><Relationship Id="rId926" Type="http://schemas.openxmlformats.org/officeDocument/2006/relationships/hyperlink" Target="https://dx.doi.org/10.1038/nclimate3170" TargetMode="External"/><Relationship Id="rId55" Type="http://schemas.openxmlformats.org/officeDocument/2006/relationships/hyperlink" Target="https://dx.doi.org/10.1038/s41586-020-2120-4" TargetMode="External"/><Relationship Id="rId120" Type="http://schemas.openxmlformats.org/officeDocument/2006/relationships/hyperlink" Target="https://dx.doi.org/10.1007/s10584-011-0330-3" TargetMode="External"/><Relationship Id="rId358" Type="http://schemas.openxmlformats.org/officeDocument/2006/relationships/hyperlink" Target="https://dx.doi.org/10.1002/gdj3.79" TargetMode="External"/><Relationship Id="rId565" Type="http://schemas.openxmlformats.org/officeDocument/2006/relationships/hyperlink" Target="https://dx.doi.org/10.1175/1520-0493(1961)089%3c0503:otreah%3e2.0.co;2" TargetMode="External"/><Relationship Id="rId772" Type="http://schemas.openxmlformats.org/officeDocument/2006/relationships/hyperlink" Target="https://dx.doi.org/10.1175/jcli-d-16-0455.1" TargetMode="External"/><Relationship Id="rId218" Type="http://schemas.openxmlformats.org/officeDocument/2006/relationships/hyperlink" Target="https://dx.doi.org/10.1038/s41586-019-1543-2" TargetMode="External"/><Relationship Id="rId425" Type="http://schemas.openxmlformats.org/officeDocument/2006/relationships/hyperlink" Target="https://dx.doi.org/10.1177/0963662512440219" TargetMode="External"/><Relationship Id="rId632" Type="http://schemas.openxmlformats.org/officeDocument/2006/relationships/hyperlink" Target="https://dx.doi.org/10.17226/21852" TargetMode="External"/><Relationship Id="rId271" Type="http://schemas.openxmlformats.org/officeDocument/2006/relationships/hyperlink" Target="https://dx.doi.org/10.1029/94jc01761" TargetMode="External"/><Relationship Id="rId937" Type="http://schemas.openxmlformats.org/officeDocument/2006/relationships/hyperlink" Target="https://dx.doi.org/10.1016/0959-3780(96)00015-5" TargetMode="External"/><Relationship Id="rId66" Type="http://schemas.openxmlformats.org/officeDocument/2006/relationships/hyperlink" Target="https://dx.doi.org/10.3354/cr01316" TargetMode="External"/><Relationship Id="rId131" Type="http://schemas.openxmlformats.org/officeDocument/2006/relationships/hyperlink" Target="https://dx.doi.org/10.1002/2014gl059205" TargetMode="External"/><Relationship Id="rId369" Type="http://schemas.openxmlformats.org/officeDocument/2006/relationships/hyperlink" Target="https://dx.doi.org/10.1002/2015gl063569" TargetMode="External"/><Relationship Id="rId576" Type="http://schemas.openxmlformats.org/officeDocument/2006/relationships/hyperlink" Target="https://dx.doi.org/10.1007/s00382-015-2728-5" TargetMode="External"/><Relationship Id="rId783" Type="http://schemas.openxmlformats.org/officeDocument/2006/relationships/hyperlink" Target="https://dx.doi.org/10.1175/bams-d-17-0147.1" TargetMode="External"/><Relationship Id="rId990" Type="http://schemas.openxmlformats.org/officeDocument/2006/relationships/hyperlink" Target="https://dx.doi.org/10.1016/s0079-1946(98)00064-0" TargetMode="External"/><Relationship Id="rId229" Type="http://schemas.openxmlformats.org/officeDocument/2006/relationships/hyperlink" Target="https://dx.doi.org/10.5194/amt-10-549-2017" TargetMode="External"/><Relationship Id="rId436" Type="http://schemas.openxmlformats.org/officeDocument/2006/relationships/hyperlink" Target="https://dx.doi.org/10.1002/jgrd.50239" TargetMode="External"/><Relationship Id="rId643" Type="http://schemas.openxmlformats.org/officeDocument/2006/relationships/hyperlink" Target="https://dx.doi.org/10.1007/s40641-018-0113-2" TargetMode="External"/><Relationship Id="rId850" Type="http://schemas.openxmlformats.org/officeDocument/2006/relationships/hyperlink" Target="https://dx.doi.org/10.1175/jcli-d-20-0505.1" TargetMode="External"/><Relationship Id="rId948" Type="http://schemas.openxmlformats.org/officeDocument/2006/relationships/hyperlink" Target="https://dx.doi.org/10.1007/s00382-018-4183-6" TargetMode="External"/><Relationship Id="rId77" Type="http://schemas.openxmlformats.org/officeDocument/2006/relationships/hyperlink" Target="https://dx.doi.org/10.1029/2019gl086812" TargetMode="External"/><Relationship Id="rId282" Type="http://schemas.openxmlformats.org/officeDocument/2006/relationships/hyperlink" Target="https://dx.doi.org/10.1007/s10584-009-9587-1" TargetMode="External"/><Relationship Id="rId503" Type="http://schemas.openxmlformats.org/officeDocument/2006/relationships/hyperlink" Target="https://dx.doi.org/10.1007/s10584-011-0155-0" TargetMode="External"/><Relationship Id="rId587" Type="http://schemas.openxmlformats.org/officeDocument/2006/relationships/hyperlink" Target="https://dx.doi.org/10.1002/2014jd022022" TargetMode="External"/><Relationship Id="rId710" Type="http://schemas.openxmlformats.org/officeDocument/2006/relationships/hyperlink" Target="https://dx.doi.org/10.1029/2018ms001373" TargetMode="External"/><Relationship Id="rId808" Type="http://schemas.openxmlformats.org/officeDocument/2006/relationships/hyperlink" Target="https://dx.doi.org/10.1038/nclimate3096" TargetMode="External"/><Relationship Id="rId8" Type="http://schemas.openxmlformats.org/officeDocument/2006/relationships/comments" Target="comments.xml"/><Relationship Id="rId142" Type="http://schemas.openxmlformats.org/officeDocument/2006/relationships/hyperlink" Target="https://dx.doi.org/10.1086/607921" TargetMode="External"/><Relationship Id="rId447" Type="http://schemas.openxmlformats.org/officeDocument/2006/relationships/hyperlink" Target="https://dx.doi.org/10.1002/joc.6354" TargetMode="External"/><Relationship Id="rId794" Type="http://schemas.openxmlformats.org/officeDocument/2006/relationships/hyperlink" Target="https://dx.doi.org/10.1038/ngeo2973" TargetMode="External"/><Relationship Id="rId654" Type="http://schemas.openxmlformats.org/officeDocument/2006/relationships/hyperlink" Target="https://dx.doi.org/10.3389/fmars.2019.00580" TargetMode="External"/><Relationship Id="rId861" Type="http://schemas.openxmlformats.org/officeDocument/2006/relationships/hyperlink" Target="https://dx.doi.org/10.5194/cp-12-1079-2016" TargetMode="External"/><Relationship Id="rId959" Type="http://schemas.openxmlformats.org/officeDocument/2006/relationships/hyperlink" Target="https://dx.doi.org/10.1111/j.1931-0846.2016.12195.x" TargetMode="External"/><Relationship Id="rId293" Type="http://schemas.openxmlformats.org/officeDocument/2006/relationships/hyperlink" Target="https://dx.doi.org/10.1029/2009gl037593" TargetMode="External"/><Relationship Id="rId307" Type="http://schemas.openxmlformats.org/officeDocument/2006/relationships/hyperlink" Target="https://dx.doi.org/10.1029/2003gl018747" TargetMode="External"/><Relationship Id="rId514" Type="http://schemas.openxmlformats.org/officeDocument/2006/relationships/hyperlink" Target="https://dx.doi.org/10.5194/acp-11-12253-2011" TargetMode="External"/><Relationship Id="rId721" Type="http://schemas.openxmlformats.org/officeDocument/2006/relationships/hyperlink" Target="https://dx.doi.org/10.1038/452531a" TargetMode="External"/><Relationship Id="rId88" Type="http://schemas.openxmlformats.org/officeDocument/2006/relationships/hyperlink" Target="https://dx.doi.org/10.1002/2017gl076829" TargetMode="External"/><Relationship Id="rId153" Type="http://schemas.openxmlformats.org/officeDocument/2006/relationships/hyperlink" Target="https://dx.doi.org/10.1002/2017jd027742" TargetMode="External"/><Relationship Id="rId360" Type="http://schemas.openxmlformats.org/officeDocument/2006/relationships/hyperlink" Target="https://dx.doi.org/10.5194/cp-12-663-2016" TargetMode="External"/><Relationship Id="rId598" Type="http://schemas.openxmlformats.org/officeDocument/2006/relationships/hyperlink" Target="https://dx.doi.org/10.1175/1520-0477(2000)081%3c0313:tcmipc%3e2.3.co;2" TargetMode="External"/><Relationship Id="rId819" Type="http://schemas.openxmlformats.org/officeDocument/2006/relationships/hyperlink" Target="https://dx.doi.org/10.1029/2019ms001739" TargetMode="External"/><Relationship Id="rId1004" Type="http://schemas.openxmlformats.org/officeDocument/2006/relationships/hyperlink" Target="https://dx.doi.org/10.5194/gmd-9-2701-2016" TargetMode="External"/><Relationship Id="rId220" Type="http://schemas.openxmlformats.org/officeDocument/2006/relationships/hyperlink" Target="https://dx.doi.org/10.1029/2018eo101751" TargetMode="External"/><Relationship Id="rId458" Type="http://schemas.openxmlformats.org/officeDocument/2006/relationships/hyperlink" Target="https://dx.doi.org/10.1029/2011gl048008" TargetMode="External"/><Relationship Id="rId665" Type="http://schemas.openxmlformats.org/officeDocument/2006/relationships/hyperlink" Target="https://dx.doi.org/10.1038/ngeo955" TargetMode="External"/><Relationship Id="rId872" Type="http://schemas.openxmlformats.org/officeDocument/2006/relationships/hyperlink" Target="https://dx.doi.org/10.5194/gmd-10-433-2017" TargetMode="External"/><Relationship Id="rId15" Type="http://schemas.openxmlformats.org/officeDocument/2006/relationships/hyperlink" Target="https://dx.doi.org/10.1002/wcc.297" TargetMode="External"/><Relationship Id="rId318" Type="http://schemas.openxmlformats.org/officeDocument/2006/relationships/hyperlink" Target="https://dx.doi.org/10.5194/gmd-9-4087-2016" TargetMode="External"/><Relationship Id="rId525" Type="http://schemas.openxmlformats.org/officeDocument/2006/relationships/hyperlink" Target="https://dx.doi.org/10.1038/s41893-018-0191-0" TargetMode="External"/><Relationship Id="rId732" Type="http://schemas.openxmlformats.org/officeDocument/2006/relationships/hyperlink" Target="https://dx.doi.org/10.1038/s41586-020-2258-0" TargetMode="External"/><Relationship Id="rId99" Type="http://schemas.openxmlformats.org/officeDocument/2006/relationships/hyperlink" Target="https://dx.doi.org/10.1029/2019ms002010" TargetMode="External"/><Relationship Id="rId164" Type="http://schemas.openxmlformats.org/officeDocument/2006/relationships/hyperlink" Target="https://dx.doi.org/10.1126/science.191.4232.1131" TargetMode="External"/><Relationship Id="rId371" Type="http://schemas.openxmlformats.org/officeDocument/2006/relationships/hyperlink" Target="https://dx.doi.org/10.1029/2018jd028549" TargetMode="External"/><Relationship Id="rId1015" Type="http://schemas.openxmlformats.org/officeDocument/2006/relationships/hyperlink" Target="https://dx.doi.org/10.1175/bams-d-16-0258.1" TargetMode="External"/><Relationship Id="rId469" Type="http://schemas.openxmlformats.org/officeDocument/2006/relationships/hyperlink" Target="https://dx.doi.org/10.1038/s41467-017-00755-6" TargetMode="External"/><Relationship Id="rId676" Type="http://schemas.openxmlformats.org/officeDocument/2006/relationships/hyperlink" Target="https://dx.doi.org/10.5194/tc-8-1577-2014" TargetMode="External"/><Relationship Id="rId883" Type="http://schemas.openxmlformats.org/officeDocument/2006/relationships/hyperlink" Target="https://dx.doi.org/10.1002/wcc.380" TargetMode="External"/><Relationship Id="rId26" Type="http://schemas.openxmlformats.org/officeDocument/2006/relationships/hyperlink" Target="https://dx.doi.org/10.1038/nature08019" TargetMode="External"/><Relationship Id="rId231" Type="http://schemas.openxmlformats.org/officeDocument/2006/relationships/hyperlink" Target="https://dx.doi.org/10.1038/nature02599" TargetMode="External"/><Relationship Id="rId329" Type="http://schemas.openxmlformats.org/officeDocument/2006/relationships/hyperlink" Target="https://dx.doi.org/10.1175/wcas-d-12-00048.1" TargetMode="External"/><Relationship Id="rId536" Type="http://schemas.openxmlformats.org/officeDocument/2006/relationships/hyperlink" Target="https://dx.doi.org/10.1002/2017ef000665" TargetMode="External"/><Relationship Id="rId175" Type="http://schemas.openxmlformats.org/officeDocument/2006/relationships/hyperlink" Target="https://dx.doi.org/10.1002/gdj3.100" TargetMode="External"/><Relationship Id="rId743" Type="http://schemas.openxmlformats.org/officeDocument/2006/relationships/hyperlink" Target="https://dx.doi.org/10.1038/ncomms6989" TargetMode="External"/><Relationship Id="rId950" Type="http://schemas.openxmlformats.org/officeDocument/2006/relationships/hyperlink" Target="https://dx.doi.org/10.1175/1520-0493(1901)29%5b268a:kaoaa%5d2.0.co;2" TargetMode="External"/><Relationship Id="rId1026" Type="http://schemas.openxmlformats.org/officeDocument/2006/relationships/header" Target="header2.xml"/><Relationship Id="rId382" Type="http://schemas.openxmlformats.org/officeDocument/2006/relationships/hyperlink" Target="https://dx.doi.org/10.1111/gcb.13604" TargetMode="External"/><Relationship Id="rId603" Type="http://schemas.openxmlformats.org/officeDocument/2006/relationships/hyperlink" Target="https://dx.doi.org/10.1007/s10584-011-0156-z" TargetMode="External"/><Relationship Id="rId687" Type="http://schemas.openxmlformats.org/officeDocument/2006/relationships/hyperlink" Target="https://dx.doi.org/10.1002/wcc.220" TargetMode="External"/><Relationship Id="rId810" Type="http://schemas.openxmlformats.org/officeDocument/2006/relationships/hyperlink" Target="https://dx.doi.org/10.1175/1520-0469(1975)032%3c2060:otcdc%3e2.0.co;2" TargetMode="External"/><Relationship Id="rId908" Type="http://schemas.openxmlformats.org/officeDocument/2006/relationships/hyperlink" Target="https://dx.doi.org/10.5194/esd-12-253-2021" TargetMode="External"/><Relationship Id="rId242" Type="http://schemas.openxmlformats.org/officeDocument/2006/relationships/hyperlink" Target="https://dx.doi.org/10.5194/gmd-2019-195" TargetMode="External"/><Relationship Id="rId894" Type="http://schemas.openxmlformats.org/officeDocument/2006/relationships/hyperlink" Target="https://dx.doi.org/10.5194/gmd-11-77-2018" TargetMode="External"/><Relationship Id="rId37" Type="http://schemas.openxmlformats.org/officeDocument/2006/relationships/hyperlink" Target="https://dx.doi.org/10.5194/esd-8-211-2017" TargetMode="External"/><Relationship Id="rId102" Type="http://schemas.openxmlformats.org/officeDocument/2006/relationships/hyperlink" Target="https://dx.doi.org/10.1038/330035a0" TargetMode="External"/><Relationship Id="rId547" Type="http://schemas.openxmlformats.org/officeDocument/2006/relationships/hyperlink" Target="https://dx.doi.org/10.1038/nature06949" TargetMode="External"/><Relationship Id="rId754" Type="http://schemas.openxmlformats.org/officeDocument/2006/relationships/hyperlink" Target="https://dx.doi.org/10.1016/0033-5894(85)90080-8" TargetMode="External"/><Relationship Id="rId961" Type="http://schemas.openxmlformats.org/officeDocument/2006/relationships/hyperlink" Target="https://dx.doi.org/10.5194/gmd-7-663-2014" TargetMode="External"/><Relationship Id="rId90" Type="http://schemas.openxmlformats.org/officeDocument/2006/relationships/hyperlink" Target="https://dx.doi.org/10.5194/gmd-9-3751-2016" TargetMode="External"/><Relationship Id="rId186" Type="http://schemas.openxmlformats.org/officeDocument/2006/relationships/hyperlink" Target="https://dx.doi.org/10.1002/qj.2398" TargetMode="External"/><Relationship Id="rId393" Type="http://schemas.openxmlformats.org/officeDocument/2006/relationships/hyperlink" Target="https://dx.doi.org/10.1038/nclimate2583" TargetMode="External"/><Relationship Id="rId407" Type="http://schemas.openxmlformats.org/officeDocument/2006/relationships/hyperlink" Target="https://dx.doi.org/10.5194/amt-9-3491-2016" TargetMode="External"/><Relationship Id="rId614" Type="http://schemas.openxmlformats.org/officeDocument/2006/relationships/hyperlink" Target="https://dx.doi.org/10.5194/gmd-10-571-2017" TargetMode="External"/><Relationship Id="rId821" Type="http://schemas.openxmlformats.org/officeDocument/2006/relationships/hyperlink" Target="https://dx.doi.org/10.1029/2019ef001474" TargetMode="External"/><Relationship Id="rId253" Type="http://schemas.openxmlformats.org/officeDocument/2006/relationships/hyperlink" Target="https://dx.doi.org/10.1017/cbo9781107415324.020" TargetMode="External"/><Relationship Id="rId460" Type="http://schemas.openxmlformats.org/officeDocument/2006/relationships/hyperlink" Target="https://dx.doi.org/10.3402/tellusa.v12i2.9366" TargetMode="External"/><Relationship Id="rId698" Type="http://schemas.openxmlformats.org/officeDocument/2006/relationships/hyperlink" Target="https://dx.doi.org/10.1038/s41467-018-05003-z" TargetMode="External"/><Relationship Id="rId919" Type="http://schemas.openxmlformats.org/officeDocument/2006/relationships/hyperlink" Target="https://dx.doi.org/10.3389/fmars.2019.00337" TargetMode="External"/><Relationship Id="rId48" Type="http://schemas.openxmlformats.org/officeDocument/2006/relationships/hyperlink" Target="https://dx.doi.org/10.1029/2019jd032184" TargetMode="External"/><Relationship Id="rId113" Type="http://schemas.openxmlformats.org/officeDocument/2006/relationships/hyperlink" Target="https://dx.doi.org/10.1038/s41561-019-0402-y" TargetMode="External"/><Relationship Id="rId320" Type="http://schemas.openxmlformats.org/officeDocument/2006/relationships/hyperlink" Target="https://dx.doi.org/10.5194/gmd-9-4185-2016" TargetMode="External"/><Relationship Id="rId558" Type="http://schemas.openxmlformats.org/officeDocument/2006/relationships/hyperlink" Target="https://dx.doi.org/10.1029/2012gl053952" TargetMode="External"/><Relationship Id="rId765" Type="http://schemas.openxmlformats.org/officeDocument/2006/relationships/hyperlink" Target="https://dx.doi.org/10.1038/ncomms15748" TargetMode="External"/><Relationship Id="rId972" Type="http://schemas.openxmlformats.org/officeDocument/2006/relationships/hyperlink" Target="https://dx.doi.org/10.1029/2019jc015083" TargetMode="External"/><Relationship Id="rId197" Type="http://schemas.openxmlformats.org/officeDocument/2006/relationships/hyperlink" Target="https://dx.doi.org/10.1002/2015ms000447" TargetMode="External"/><Relationship Id="rId418" Type="http://schemas.openxmlformats.org/officeDocument/2006/relationships/hyperlink" Target="https://dx.doi.org/10.1029/2019jc015210" TargetMode="External"/><Relationship Id="rId625" Type="http://schemas.openxmlformats.org/officeDocument/2006/relationships/hyperlink" Target="https://dx.doi.org/10.1175/bams-d-14-00090.1" TargetMode="External"/><Relationship Id="rId832" Type="http://schemas.openxmlformats.org/officeDocument/2006/relationships/hyperlink" Target="https://dx.doi.org/10.1038/s41586-019-1855-2" TargetMode="External"/><Relationship Id="rId264" Type="http://schemas.openxmlformats.org/officeDocument/2006/relationships/hyperlink" Target="https://dx.doi.org/10.1038/sdata.2017.76" TargetMode="External"/><Relationship Id="rId471" Type="http://schemas.openxmlformats.org/officeDocument/2006/relationships/hyperlink" Target="https://dx.doi.org/10.1175/1520-0493(1933)61%3c251:ioccas%3e2.0.co;2" TargetMode="External"/><Relationship Id="rId59" Type="http://schemas.openxmlformats.org/officeDocument/2006/relationships/hyperlink" Target="https://dx.doi.org/10.1175/jcli-d-19-0449.1" TargetMode="External"/><Relationship Id="rId124" Type="http://schemas.openxmlformats.org/officeDocument/2006/relationships/hyperlink" Target="https://dx.doi.org/10.1017/cbo9781107415379.006" TargetMode="External"/><Relationship Id="rId569" Type="http://schemas.openxmlformats.org/officeDocument/2006/relationships/hyperlink" Target="https://dx.doi.org/10.1175/1520-0485(1975)005%3c0003:agoacm%3e2.0.co;2" TargetMode="External"/><Relationship Id="rId776" Type="http://schemas.openxmlformats.org/officeDocument/2006/relationships/hyperlink" Target="https://dx.doi.org/10.1002/wcc.63" TargetMode="External"/><Relationship Id="rId983" Type="http://schemas.openxmlformats.org/officeDocument/2006/relationships/hyperlink" Target="https://dx.doi.org/10.1175/jcli-d-12-00429.1" TargetMode="External"/><Relationship Id="rId331" Type="http://schemas.openxmlformats.org/officeDocument/2006/relationships/hyperlink" Target="https://dx.doi.org/10.1007/s10113-015-0760-y" TargetMode="External"/><Relationship Id="rId429" Type="http://schemas.openxmlformats.org/officeDocument/2006/relationships/hyperlink" Target="https://dx.doi.org/10.1016/j.gloenvcha.2015.03.008" TargetMode="External"/><Relationship Id="rId636" Type="http://schemas.openxmlformats.org/officeDocument/2006/relationships/hyperlink" Target="https://dx.doi.org/10.1016/j.cosust.2018.02.005" TargetMode="External"/><Relationship Id="rId843" Type="http://schemas.openxmlformats.org/officeDocument/2006/relationships/hyperlink" Target="https://dx.doi.org/10.1002/asl2.472" TargetMode="External"/><Relationship Id="rId275" Type="http://schemas.openxmlformats.org/officeDocument/2006/relationships/hyperlink" Target="https://dx.doi.org/10.5194/tc-10-2779-2016" TargetMode="External"/><Relationship Id="rId482" Type="http://schemas.openxmlformats.org/officeDocument/2006/relationships/hyperlink" Target="https://dx.doi.org/10.1007/978-3-319-65058-6_11" TargetMode="External"/><Relationship Id="rId703" Type="http://schemas.openxmlformats.org/officeDocument/2006/relationships/hyperlink" Target="https://dx.doi.org/10.1016/j.quascirev.2018.05.005" TargetMode="External"/><Relationship Id="rId910" Type="http://schemas.openxmlformats.org/officeDocument/2006/relationships/hyperlink" Target="https://dx.doi.org/10.1038/s41467-019-14075-4" TargetMode="External"/><Relationship Id="rId135" Type="http://schemas.openxmlformats.org/officeDocument/2006/relationships/hyperlink" Target="https://dx.doi.org/10.3389/fmars.2019.00367" TargetMode="External"/><Relationship Id="rId342" Type="http://schemas.openxmlformats.org/officeDocument/2006/relationships/hyperlink" Target="https://dx.doi.org/10.1017/cbo9781107415324.008" TargetMode="External"/><Relationship Id="rId787" Type="http://schemas.openxmlformats.org/officeDocument/2006/relationships/hyperlink" Target="https://dx.doi.org/10.1002/qj.2640" TargetMode="External"/><Relationship Id="rId994" Type="http://schemas.openxmlformats.org/officeDocument/2006/relationships/hyperlink" Target="https://dx.doi.org/10.1175/jcli-d-12-00675.1" TargetMode="External"/><Relationship Id="rId202" Type="http://schemas.openxmlformats.org/officeDocument/2006/relationships/hyperlink" Target="https://dx.doi.org/10.1029/2018jd028481" TargetMode="External"/><Relationship Id="rId647" Type="http://schemas.openxmlformats.org/officeDocument/2006/relationships/hyperlink" Target="https://dx.doi.org/10.17226/13430" TargetMode="External"/><Relationship Id="rId854" Type="http://schemas.openxmlformats.org/officeDocument/2006/relationships/hyperlink" Target="https://dx.doi.org/10.5194/gmd-12-1139-2019" TargetMode="External"/><Relationship Id="rId286" Type="http://schemas.openxmlformats.org/officeDocument/2006/relationships/hyperlink" Target="https://dx.doi.org/10.1029/2019gl083978" TargetMode="External"/><Relationship Id="rId493" Type="http://schemas.openxmlformats.org/officeDocument/2006/relationships/hyperlink" Target="https://dx.doi.org/10.1007/s00382-015-2900-y" TargetMode="External"/><Relationship Id="rId507" Type="http://schemas.openxmlformats.org/officeDocument/2006/relationships/hyperlink" Target="https://dx.doi.org/10.5194/gmd-13-4205-2020" TargetMode="External"/><Relationship Id="rId714" Type="http://schemas.openxmlformats.org/officeDocument/2006/relationships/hyperlink" Target="https://dx.doi.org/10.3189/2014jog13j176" TargetMode="External"/><Relationship Id="rId921" Type="http://schemas.openxmlformats.org/officeDocument/2006/relationships/hyperlink" Target="https://dx.doi.org/10.1038/s41561-019-0493-5" TargetMode="External"/><Relationship Id="rId50" Type="http://schemas.openxmlformats.org/officeDocument/2006/relationships/hyperlink" Target="https://dx.doi.org/10.5194/gmd-11-3659-2018" TargetMode="External"/><Relationship Id="rId146" Type="http://schemas.openxmlformats.org/officeDocument/2006/relationships/hyperlink" Target="https://dx.doi.org/10.1002/jgrd.50125" TargetMode="External"/><Relationship Id="rId353" Type="http://schemas.openxmlformats.org/officeDocument/2006/relationships/hyperlink" Target="https://dx.doi.org/10.1029/2011gl050087" TargetMode="External"/><Relationship Id="rId560" Type="http://schemas.openxmlformats.org/officeDocument/2006/relationships/hyperlink" Target="https://dx.doi.org/10.1177/0306312713501407" TargetMode="External"/><Relationship Id="rId798" Type="http://schemas.openxmlformats.org/officeDocument/2006/relationships/hyperlink" Target="https://dx.doi.org/10.1029/2004gl020670" TargetMode="External"/><Relationship Id="rId213" Type="http://schemas.openxmlformats.org/officeDocument/2006/relationships/hyperlink" Target="https://dx.doi.org/10.1525/hsps.2006.37.1.87" TargetMode="External"/><Relationship Id="rId420" Type="http://schemas.openxmlformats.org/officeDocument/2006/relationships/hyperlink" Target="https://dx.doi.org/10.1002/2014jd022513" TargetMode="External"/><Relationship Id="rId658" Type="http://schemas.openxmlformats.org/officeDocument/2006/relationships/hyperlink" Target="https://dx.doi.org/10.1038/nclimate2959" TargetMode="External"/><Relationship Id="rId865" Type="http://schemas.openxmlformats.org/officeDocument/2006/relationships/hyperlink" Target="https://dx.doi.org/10.1002/2015jd023234" TargetMode="External"/><Relationship Id="rId297" Type="http://schemas.openxmlformats.org/officeDocument/2006/relationships/hyperlink" Target="https://dx.doi.org/10.1029/2018ms001603" TargetMode="External"/><Relationship Id="rId518" Type="http://schemas.openxmlformats.org/officeDocument/2006/relationships/hyperlink" Target="https://dx.doi.org/10.5194/esd-11-491-2020" TargetMode="External"/><Relationship Id="rId725" Type="http://schemas.openxmlformats.org/officeDocument/2006/relationships/hyperlink" Target="https://dx.doi.org/10.1111/j.1749-6632.1961.tb50025.x" TargetMode="External"/><Relationship Id="rId932" Type="http://schemas.openxmlformats.org/officeDocument/2006/relationships/hyperlink" Target="https://dx.doi.org/10.1016/0960-1686(91)90159-5" TargetMode="External"/><Relationship Id="rId157" Type="http://schemas.openxmlformats.org/officeDocument/2006/relationships/hyperlink" Target="https://dx.doi.org/10.1016/j.rse.2019.02.013" TargetMode="External"/><Relationship Id="rId364" Type="http://schemas.openxmlformats.org/officeDocument/2006/relationships/hyperlink" Target="https://dx.doi.org/10.1038/ngeo1057" TargetMode="External"/><Relationship Id="rId1008" Type="http://schemas.openxmlformats.org/officeDocument/2006/relationships/hyperlink" Target="https://dx.doi.org/10.1073/pnas.1911015117" TargetMode="External"/><Relationship Id="rId61" Type="http://schemas.openxmlformats.org/officeDocument/2006/relationships/hyperlink" Target="https://dx.doi.org/10.5194/hess-21-589-2017" TargetMode="External"/><Relationship Id="rId571" Type="http://schemas.openxmlformats.org/officeDocument/2006/relationships/hyperlink" Target="https://dx.doi.org/10.1088/1748-9326/8/1/014004" TargetMode="External"/><Relationship Id="rId669" Type="http://schemas.openxmlformats.org/officeDocument/2006/relationships/hyperlink" Target="https://dx.doi.org/10.1175/bams-d-20-0027.1" TargetMode="External"/><Relationship Id="rId876" Type="http://schemas.openxmlformats.org/officeDocument/2006/relationships/hyperlink" Target="https://dx.doi.org/10.1029/2003pa000920" TargetMode="External"/><Relationship Id="rId19" Type="http://schemas.openxmlformats.org/officeDocument/2006/relationships/hyperlink" Target="https://dx.doi.org/10.1126/science.245.4923.1227" TargetMode="External"/><Relationship Id="rId224" Type="http://schemas.openxmlformats.org/officeDocument/2006/relationships/hyperlink" Target="https://dx.doi.org/10.5194/cp-9-1111-2013" TargetMode="External"/><Relationship Id="rId431" Type="http://schemas.openxmlformats.org/officeDocument/2006/relationships/hyperlink" Target="https://dx.doi.org/10.1038/s41561-019-0463-y" TargetMode="External"/><Relationship Id="rId529" Type="http://schemas.openxmlformats.org/officeDocument/2006/relationships/hyperlink" Target="https://dx.doi.org/10.1088/1748-9326/ab7d04" TargetMode="External"/><Relationship Id="rId736" Type="http://schemas.openxmlformats.org/officeDocument/2006/relationships/hyperlink" Target="https://dx.doi.org/10.1126/science.190.4209.50" TargetMode="External"/><Relationship Id="rId168" Type="http://schemas.openxmlformats.org/officeDocument/2006/relationships/hyperlink" Target="https://dx.doi.org/10.1017/cbo9781107415324.024" TargetMode="External"/><Relationship Id="rId943" Type="http://schemas.openxmlformats.org/officeDocument/2006/relationships/hyperlink" Target="https://dx.doi.org/10.1007/s10584-011-0148-z" TargetMode="External"/><Relationship Id="rId1019" Type="http://schemas.openxmlformats.org/officeDocument/2006/relationships/hyperlink" Target="https://dx.doi.org/10.5194/gmd-9-3589-2016" TargetMode="External"/><Relationship Id="rId72" Type="http://schemas.openxmlformats.org/officeDocument/2006/relationships/hyperlink" Target="https://dx.doi.org/10.1175/bams-d-15-00268.1" TargetMode="External"/><Relationship Id="rId375" Type="http://schemas.openxmlformats.org/officeDocument/2006/relationships/hyperlink" Target="https://dx.doi.org/10.1002/qj.3803" TargetMode="External"/><Relationship Id="rId582" Type="http://schemas.openxmlformats.org/officeDocument/2006/relationships/hyperlink" Target="https://dx.doi.org/10.5194/gmd-10-2247-2017" TargetMode="External"/><Relationship Id="rId803" Type="http://schemas.openxmlformats.org/officeDocument/2006/relationships/hyperlink" Target="https://dx.doi.org/10.1002/2016jd025902" TargetMode="External"/><Relationship Id="rId3" Type="http://schemas.openxmlformats.org/officeDocument/2006/relationships/styles" Target="styles.xml"/><Relationship Id="rId235" Type="http://schemas.openxmlformats.org/officeDocument/2006/relationships/hyperlink" Target="https://dx.doi.org/10.1016/j.quascirev.2013.05.024" TargetMode="External"/><Relationship Id="rId442" Type="http://schemas.openxmlformats.org/officeDocument/2006/relationships/hyperlink" Target="https://dx.doi.org/10.1126/science.1249055" TargetMode="External"/><Relationship Id="rId887" Type="http://schemas.openxmlformats.org/officeDocument/2006/relationships/hyperlink" Target="https://dx.doi.org/10.5194/gmd-12-2049-2019" TargetMode="External"/><Relationship Id="rId302" Type="http://schemas.openxmlformats.org/officeDocument/2006/relationships/hyperlink" Target="https://dx.doi.org/10.1029/2019ms001720" TargetMode="External"/><Relationship Id="rId747" Type="http://schemas.openxmlformats.org/officeDocument/2006/relationships/hyperlink" Target="https://dx.doi.org/10.3390/atmos10110726" TargetMode="External"/><Relationship Id="rId954" Type="http://schemas.openxmlformats.org/officeDocument/2006/relationships/hyperlink" Target="https://dx.doi.org/10.1029/2019ef001189" TargetMode="External"/><Relationship Id="rId83" Type="http://schemas.openxmlformats.org/officeDocument/2006/relationships/hyperlink" Target="https://dx.doi.org/10.5194/essd-7-245-2015" TargetMode="External"/><Relationship Id="rId179" Type="http://schemas.openxmlformats.org/officeDocument/2006/relationships/hyperlink" Target="https://dx.doi.org/10.1002/qj.2297" TargetMode="External"/><Relationship Id="rId386" Type="http://schemas.openxmlformats.org/officeDocument/2006/relationships/hyperlink" Target="https://dx.doi.org/10.5194/gmd-11-369-2018" TargetMode="External"/><Relationship Id="rId593" Type="http://schemas.openxmlformats.org/officeDocument/2006/relationships/hyperlink" Target="https://dx.doi.org/10.1126/science.aaz9463" TargetMode="External"/><Relationship Id="rId607" Type="http://schemas.openxmlformats.org/officeDocument/2006/relationships/hyperlink" Target="https://dx.doi.org/10.5194/acp-17-7213-2017" TargetMode="External"/><Relationship Id="rId814" Type="http://schemas.openxmlformats.org/officeDocument/2006/relationships/hyperlink" Target="https://dx.doi.org/10.1038/nature14338" TargetMode="External"/><Relationship Id="rId246" Type="http://schemas.openxmlformats.org/officeDocument/2006/relationships/hyperlink" Target="https://dx.doi.org/10.1029/2010gl042710" TargetMode="External"/><Relationship Id="rId453" Type="http://schemas.openxmlformats.org/officeDocument/2006/relationships/hyperlink" Target="https://dx.doi.org/10.1007/s00382-015-2787-7" TargetMode="External"/><Relationship Id="rId660" Type="http://schemas.openxmlformats.org/officeDocument/2006/relationships/hyperlink" Target="https://dx.doi.org/10.5194/hess-17-1765-2013" TargetMode="External"/><Relationship Id="rId898" Type="http://schemas.openxmlformats.org/officeDocument/2006/relationships/hyperlink" Target="http://www.esrl.noaa.gov/gmd/ccgg/trends" TargetMode="External"/><Relationship Id="rId106" Type="http://schemas.openxmlformats.org/officeDocument/2006/relationships/hyperlink" Target="https://dx.doi.org/10.1038/s41558-018-0375-7" TargetMode="External"/><Relationship Id="rId313" Type="http://schemas.openxmlformats.org/officeDocument/2006/relationships/hyperlink" Target="https://dx.doi.org/10.1029/2019gl083906" TargetMode="External"/><Relationship Id="rId758" Type="http://schemas.openxmlformats.org/officeDocument/2006/relationships/hyperlink" Target="https://dx.doi.org/10.1029/2006jd008235" TargetMode="External"/><Relationship Id="rId965" Type="http://schemas.openxmlformats.org/officeDocument/2006/relationships/hyperlink" Target="https://dx.doi.org/10.5194/gmd-10-3609-2017" TargetMode="External"/><Relationship Id="rId10" Type="http://schemas.microsoft.com/office/2016/09/relationships/commentsIds" Target="commentsIds.xml"/><Relationship Id="rId94" Type="http://schemas.openxmlformats.org/officeDocument/2006/relationships/hyperlink" Target="https://dx.doi.org/10.1038/ngeo2398" TargetMode="External"/><Relationship Id="rId397" Type="http://schemas.openxmlformats.org/officeDocument/2006/relationships/hyperlink" Target="https://dx.doi.org/10.1126/science.aan8048" TargetMode="External"/><Relationship Id="rId520" Type="http://schemas.openxmlformats.org/officeDocument/2006/relationships/hyperlink" Target="https://dx.doi.org/10.1038/s41558-018-0131-z" TargetMode="External"/><Relationship Id="rId618" Type="http://schemas.openxmlformats.org/officeDocument/2006/relationships/hyperlink" Target="https://dx.doi.org/10.1175/bams-d-16-0099.1" TargetMode="External"/><Relationship Id="rId825" Type="http://schemas.openxmlformats.org/officeDocument/2006/relationships/hyperlink" Target="https://dx.doi.org/10.1002/wcc.580" TargetMode="External"/><Relationship Id="rId257" Type="http://schemas.openxmlformats.org/officeDocument/2006/relationships/hyperlink" Target="https://dx.doi.org/10.1029/2007jd009231" TargetMode="External"/><Relationship Id="rId464" Type="http://schemas.openxmlformats.org/officeDocument/2006/relationships/hyperlink" Target="https://dx.doi.org/10.1016/j.quascirev.2018.10.012" TargetMode="External"/><Relationship Id="rId1010" Type="http://schemas.openxmlformats.org/officeDocument/2006/relationships/hyperlink" Target="https://dx.doi.org/10.1038/ngeo2681" TargetMode="External"/><Relationship Id="rId117" Type="http://schemas.openxmlformats.org/officeDocument/2006/relationships/hyperlink" Target="https://dx.doi.org/10.1175/1520-0485(1975)005%3c0030:agoacm%3e2.0.co;2" TargetMode="External"/><Relationship Id="rId671" Type="http://schemas.openxmlformats.org/officeDocument/2006/relationships/hyperlink" Target="https://dx.doi.org/10.1051/swsc/2017034" TargetMode="External"/><Relationship Id="rId769" Type="http://schemas.openxmlformats.org/officeDocument/2006/relationships/hyperlink" Target="https://dx.doi.org/10.1007/s00382-019-04686-4" TargetMode="External"/><Relationship Id="rId976" Type="http://schemas.openxmlformats.org/officeDocument/2006/relationships/hyperlink" Target="https://dx.doi.org/10.1038/379240a0" TargetMode="External"/><Relationship Id="rId324" Type="http://schemas.openxmlformats.org/officeDocument/2006/relationships/hyperlink" Target="https://dx.doi.org/10.1002/2016jd024751" TargetMode="External"/><Relationship Id="rId531" Type="http://schemas.openxmlformats.org/officeDocument/2006/relationships/hyperlink" Target="https://dx.doi.org/10.1029/2018gl079709" TargetMode="External"/><Relationship Id="rId629" Type="http://schemas.openxmlformats.org/officeDocument/2006/relationships/hyperlink" Target="https://dx.doi.org/10.1038/nature02771" TargetMode="External"/><Relationship Id="rId836" Type="http://schemas.openxmlformats.org/officeDocument/2006/relationships/hyperlink" Target="https://dx.doi.org/10.1007/s10584-018-2317-9" TargetMode="External"/><Relationship Id="rId1021" Type="http://schemas.openxmlformats.org/officeDocument/2006/relationships/hyperlink" Target="https://dx.doi.org/10.1038/s43017-020-0088-0"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unfccc.int/documents/193408"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in.matthews\AppData\Roaming\Microsoft\Templates\Template%20AR6%20Chapter%201.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F3669-F10A-44CF-AC4C-FA7B75D04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C:\Users\robin.matthews\AppData\Roaming\Microsoft\Templates\Template AR6 Chapter 1.dotx</Template>
  <TotalTime>1747</TotalTime>
  <Pages>178</Pages>
  <Words>852762</Words>
  <Characters>4860748</Characters>
  <Application>Microsoft Office Word</Application>
  <DocSecurity>0</DocSecurity>
  <Lines>40506</Lines>
  <Paragraphs>11404</Paragraphs>
  <ScaleCrop>false</ScaleCrop>
  <HeadingPairs>
    <vt:vector size="6" baseType="variant">
      <vt:variant>
        <vt:lpstr>Title</vt:lpstr>
      </vt:variant>
      <vt:variant>
        <vt:i4>1</vt:i4>
      </vt:variant>
      <vt:variant>
        <vt:lpstr>Titre</vt:lpstr>
      </vt:variant>
      <vt:variant>
        <vt:i4>1</vt:i4>
      </vt:variant>
      <vt:variant>
        <vt:lpstr>Rubrik</vt:lpstr>
      </vt:variant>
      <vt:variant>
        <vt:i4>1</vt:i4>
      </vt:variant>
    </vt:vector>
  </HeadingPairs>
  <TitlesOfParts>
    <vt:vector size="3" baseType="lpstr">
      <vt:lpstr/>
      <vt:lpstr/>
      <vt:lpstr/>
    </vt:vector>
  </TitlesOfParts>
  <Company/>
  <LinksUpToDate>false</LinksUpToDate>
  <CharactersWithSpaces>5702106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Tania Villaseñor</dc:creator>
  <cp:lastModifiedBy>Ian Blenkinsop</cp:lastModifiedBy>
  <cp:revision>368</cp:revision>
  <dcterms:created xsi:type="dcterms:W3CDTF">2021-06-21T09:48:00Z</dcterms:created>
  <dcterms:modified xsi:type="dcterms:W3CDTF">2021-07-14T10:54:00Z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5ff9cbb-4420-4a74-98ee-ea9f614d2d61_Enabled">
    <vt:lpwstr>True</vt:lpwstr>
  </property>
  <property fmtid="{D5CDD505-2E9C-101B-9397-08002B2CF9AE}" pid="3" name="MSIP_Label_d5ff9cbb-4420-4a74-98ee-ea9f614d2d61_SiteId">
    <vt:lpwstr>7ea05697-f606-4171-b91e-6fe742926267</vt:lpwstr>
  </property>
  <property fmtid="{D5CDD505-2E9C-101B-9397-08002B2CF9AE}" pid="4" name="MSIP_Label_d5ff9cbb-4420-4a74-98ee-ea9f614d2d61_Owner">
    <vt:lpwstr>tim@ipcc-wg1.fr</vt:lpwstr>
  </property>
  <property fmtid="{D5CDD505-2E9C-101B-9397-08002B2CF9AE}" pid="5" name="MSIP_Label_d5ff9cbb-4420-4a74-98ee-ea9f614d2d61_SetDate">
    <vt:lpwstr>2018-06-06T12:46:38.0958753Z</vt:lpwstr>
  </property>
  <property fmtid="{D5CDD505-2E9C-101B-9397-08002B2CF9AE}" pid="6" name="MSIP_Label_d5ff9cbb-4420-4a74-98ee-ea9f614d2d61_Name">
    <vt:lpwstr>Personal</vt:lpwstr>
  </property>
  <property fmtid="{D5CDD505-2E9C-101B-9397-08002B2CF9AE}" pid="7" name="MSIP_Label_d5ff9cbb-4420-4a74-98ee-ea9f614d2d61_Application">
    <vt:lpwstr>Microsoft Azure Information Protection</vt:lpwstr>
  </property>
  <property fmtid="{D5CDD505-2E9C-101B-9397-08002B2CF9AE}" pid="8" name="MSIP_Label_d5ff9cbb-4420-4a74-98ee-ea9f614d2d61_Extended_MSFT_Method">
    <vt:lpwstr>Automatic</vt:lpwstr>
  </property>
  <property fmtid="{D5CDD505-2E9C-101B-9397-08002B2CF9AE}" pid="9" name="Sensitivity">
    <vt:lpwstr>Personal</vt:lpwstr>
  </property>
  <property fmtid="{D5CDD505-2E9C-101B-9397-08002B2CF9AE}" pid="10" name="Mendeley Document_1">
    <vt:lpwstr>True</vt:lpwstr>
  </property>
  <property fmtid="{D5CDD505-2E9C-101B-9397-08002B2CF9AE}" pid="11" name="Mendeley Unique User Id_1">
    <vt:lpwstr>91ece11b-3a10-3582-8268-b52a36c96b00</vt:lpwstr>
  </property>
  <property fmtid="{D5CDD505-2E9C-101B-9397-08002B2CF9AE}" pid="12" name="Mendeley Citation Style_1">
    <vt:lpwstr>http://csl.mendeley.com/styles/488731821/frontiers-wg1tsu</vt:lpwstr>
  </property>
  <property fmtid="{D5CDD505-2E9C-101B-9397-08002B2CF9AE}" pid="13" name="Mendeley Recent Style Id 0_1">
    <vt:lpwstr>http://www.zotero.org/styles/american-medical-association</vt:lpwstr>
  </property>
  <property fmtid="{D5CDD505-2E9C-101B-9397-08002B2CF9AE}" pid="14" name="Mendeley Recent Style Name 0_1">
    <vt:lpwstr>American Medical Association</vt:lpwstr>
  </property>
  <property fmtid="{D5CDD505-2E9C-101B-9397-08002B2CF9AE}" pid="15" name="Mendeley Recent Style Id 1_1">
    <vt:lpwstr>http://www.zotero.org/styles/american-political-science-association</vt:lpwstr>
  </property>
  <property fmtid="{D5CDD505-2E9C-101B-9397-08002B2CF9AE}" pid="16" name="Mendeley Recent Style Name 1_1">
    <vt:lpwstr>American Political Science Association</vt:lpwstr>
  </property>
  <property fmtid="{D5CDD505-2E9C-101B-9397-08002B2CF9AE}" pid="17" name="Mendeley Recent Style Id 2_1">
    <vt:lpwstr>http://www.zotero.org/styles/apa</vt:lpwstr>
  </property>
  <property fmtid="{D5CDD505-2E9C-101B-9397-08002B2CF9AE}" pid="18" name="Mendeley Recent Style Name 2_1">
    <vt:lpwstr>American Psychological Association 6th edition</vt:lpwstr>
  </property>
  <property fmtid="{D5CDD505-2E9C-101B-9397-08002B2CF9AE}" pid="19" name="Mendeley Recent Style Id 3_1">
    <vt:lpwstr>http://www.zotero.org/styles/american-sociological-association</vt:lpwstr>
  </property>
  <property fmtid="{D5CDD505-2E9C-101B-9397-08002B2CF9AE}" pid="20" name="Mendeley Recent Style Name 3_1">
    <vt:lpwstr>American Sociological Association</vt:lpwstr>
  </property>
  <property fmtid="{D5CDD505-2E9C-101B-9397-08002B2CF9AE}" pid="21" name="Mendeley Recent Style Id 4_1">
    <vt:lpwstr>http://www.zotero.org/styles/chicago-author-date</vt:lpwstr>
  </property>
  <property fmtid="{D5CDD505-2E9C-101B-9397-08002B2CF9AE}" pid="22" name="Mendeley Recent Style Name 4_1">
    <vt:lpwstr>Chicago Manual of Style 16th edition (author-date)</vt:lpwstr>
  </property>
  <property fmtid="{D5CDD505-2E9C-101B-9397-08002B2CF9AE}" pid="23" name="Mendeley Recent Style Id 5_1">
    <vt:lpwstr>http://www.zotero.org/styles/frontiers</vt:lpwstr>
  </property>
  <property fmtid="{D5CDD505-2E9C-101B-9397-08002B2CF9AE}" pid="24" name="Mendeley Recent Style Name 5_1">
    <vt:lpwstr>Frontiers journals</vt:lpwstr>
  </property>
  <property fmtid="{D5CDD505-2E9C-101B-9397-08002B2CF9AE}" pid="25" name="Mendeley Recent Style Id 6_1">
    <vt:lpwstr>http://csl.mendeley.com/styles/519256681/frontiers</vt:lpwstr>
  </property>
  <property fmtid="{D5CDD505-2E9C-101B-9397-08002B2CF9AE}" pid="26" name="Mendeley Recent Style Name 6_1">
    <vt:lpwstr>Frontiers journals - WGI TSU</vt:lpwstr>
  </property>
  <property fmtid="{D5CDD505-2E9C-101B-9397-08002B2CF9AE}" pid="27" name="Mendeley Recent Style Id 7_1">
    <vt:lpwstr>http://csl.mendeley.com/styles/488731821/frontiers-wg1tsu</vt:lpwstr>
  </property>
  <property fmtid="{D5CDD505-2E9C-101B-9397-08002B2CF9AE}" pid="28" name="Mendeley Recent Style Name 7_1">
    <vt:lpwstr>Frontiers journals - WGI TSU</vt:lpwstr>
  </property>
  <property fmtid="{D5CDD505-2E9C-101B-9397-08002B2CF9AE}" pid="29" name="Mendeley Recent Style Id 8_1">
    <vt:lpwstr>http://www.zotero.org/styles/harvard1</vt:lpwstr>
  </property>
  <property fmtid="{D5CDD505-2E9C-101B-9397-08002B2CF9AE}" pid="30" name="Mendeley Recent Style Name 8_1">
    <vt:lpwstr>Harvard Reference format 1 (author-date)</vt:lpwstr>
  </property>
  <property fmtid="{D5CDD505-2E9C-101B-9397-08002B2CF9AE}" pid="31" name="Mendeley Recent Style Id 9_1">
    <vt:lpwstr>http://www.zotero.org/styles/ieee</vt:lpwstr>
  </property>
  <property fmtid="{D5CDD505-2E9C-101B-9397-08002B2CF9AE}" pid="32" name="Mendeley Recent Style Name 9_1">
    <vt:lpwstr>IEEE</vt:lpwstr>
  </property>
</Properties>
</file>